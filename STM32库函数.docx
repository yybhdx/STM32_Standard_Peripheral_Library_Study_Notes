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25F1" w14:textId="77777777" w:rsidR="00EF4676" w:rsidRDefault="00EF4676" w:rsidP="00EF4676">
      <w:pPr>
        <w:pStyle w:val="1"/>
      </w:pPr>
      <w:r>
        <w:rPr>
          <w:rFonts w:hint="eastAsia"/>
        </w:rPr>
        <w:t>NVIC(</w:t>
      </w:r>
      <w:r w:rsidRPr="0034631C">
        <w:t>嵌套向量中断控制器</w:t>
      </w:r>
      <w:r>
        <w:rPr>
          <w:rFonts w:hint="eastAsia"/>
        </w:rPr>
        <w:t>)</w:t>
      </w:r>
    </w:p>
    <w:p w14:paraId="09F19348" w14:textId="7F353C2F" w:rsidR="00A42CB1" w:rsidRDefault="00350307" w:rsidP="00A42CB1">
      <w:pPr>
        <w:pStyle w:val="2"/>
      </w:pPr>
      <w:proofErr w:type="spellStart"/>
      <w:r w:rsidRPr="00350307">
        <w:t>NVIC_Init</w:t>
      </w:r>
      <w:r w:rsidR="00A42CB1" w:rsidRPr="004578AF">
        <w:t>NVIC_PriorityGroupConfig</w:t>
      </w:r>
      <w:proofErr w:type="spellEnd"/>
      <w:r w:rsidR="00A42CB1">
        <w:rPr>
          <w:rFonts w:hint="eastAsia"/>
        </w:rPr>
        <w:t>()</w:t>
      </w:r>
      <w:r w:rsidR="00A42CB1">
        <w:br/>
      </w:r>
      <w:r w:rsidR="00A42CB1" w:rsidRPr="00095EE2">
        <w:t>设置优先级分组方案</w:t>
      </w:r>
    </w:p>
    <w:p w14:paraId="13ABDCB1" w14:textId="77777777" w:rsidR="00A42CB1" w:rsidRPr="00095EE2" w:rsidRDefault="00A42CB1" w:rsidP="00A42CB1">
      <w:r w:rsidRPr="00095EE2">
        <w:t xml:space="preserve">好的，我们来详细讲 </w:t>
      </w:r>
      <w:proofErr w:type="spellStart"/>
      <w:r w:rsidRPr="00095EE2">
        <w:rPr>
          <w:b/>
          <w:bCs/>
        </w:rPr>
        <w:t>NVIC_PriorityGroupConfig</w:t>
      </w:r>
      <w:proofErr w:type="spellEnd"/>
      <w:r w:rsidRPr="00095EE2">
        <w:rPr>
          <w:b/>
          <w:bCs/>
        </w:rPr>
        <w:t>()</w:t>
      </w:r>
      <w:r w:rsidRPr="00095EE2">
        <w:t>，这是 STM32 标准外设库中用来配置中断优先级分组的函数。</w:t>
      </w:r>
    </w:p>
    <w:p w14:paraId="433E3A3B" w14:textId="77777777" w:rsidR="00A42CB1" w:rsidRPr="00095EE2" w:rsidRDefault="00000000" w:rsidP="00A42CB1">
      <w:r>
        <w:pict w14:anchorId="1E30BB92">
          <v:rect id="_x0000_i1026" style="width:0;height:1.5pt" o:hralign="center" o:hrstd="t" o:hr="t" fillcolor="#a0a0a0" stroked="f"/>
        </w:pict>
      </w:r>
    </w:p>
    <w:p w14:paraId="454CD1A9" w14:textId="77777777" w:rsidR="00A42CB1" w:rsidRPr="00095EE2" w:rsidRDefault="00A42CB1" w:rsidP="00A42CB1">
      <w:pPr>
        <w:pStyle w:val="3"/>
      </w:pPr>
      <w:r w:rsidRPr="00095EE2">
        <w:t>1. 函数原型</w:t>
      </w:r>
    </w:p>
    <w:p w14:paraId="2F140D46" w14:textId="77777777" w:rsidR="00A42CB1" w:rsidRPr="00095EE2" w:rsidRDefault="00A42CB1" w:rsidP="00A42CB1">
      <w:r w:rsidRPr="00095EE2">
        <w:t xml:space="preserve">void </w:t>
      </w:r>
      <w:proofErr w:type="spellStart"/>
      <w:r w:rsidRPr="00095EE2">
        <w:t>NVIC_</w:t>
      </w:r>
      <w:proofErr w:type="gramStart"/>
      <w:r w:rsidRPr="00095EE2">
        <w:t>PriorityGroupConfig</w:t>
      </w:r>
      <w:proofErr w:type="spellEnd"/>
      <w:r w:rsidRPr="00095EE2">
        <w:t>(</w:t>
      </w:r>
      <w:proofErr w:type="gramEnd"/>
      <w:r w:rsidRPr="00095EE2">
        <w:t xml:space="preserve">uint32_t </w:t>
      </w:r>
      <w:proofErr w:type="spellStart"/>
      <w:r w:rsidRPr="00095EE2">
        <w:t>NVIC_PriorityGroup</w:t>
      </w:r>
      <w:proofErr w:type="spellEnd"/>
      <w:r w:rsidRPr="00095EE2">
        <w:t>);</w:t>
      </w:r>
    </w:p>
    <w:p w14:paraId="2F4DF7D8" w14:textId="77777777" w:rsidR="00A42CB1" w:rsidRPr="00095EE2" w:rsidRDefault="00000000" w:rsidP="00A42CB1">
      <w:r>
        <w:pict w14:anchorId="4E988C35">
          <v:rect id="_x0000_i1027" style="width:0;height:1.5pt" o:hralign="center" o:hrstd="t" o:hr="t" fillcolor="#a0a0a0" stroked="f"/>
        </w:pict>
      </w:r>
    </w:p>
    <w:p w14:paraId="5D29E2E6" w14:textId="77777777" w:rsidR="00A42CB1" w:rsidRPr="00095EE2" w:rsidRDefault="00A42CB1" w:rsidP="00A42CB1">
      <w:pPr>
        <w:pStyle w:val="3"/>
      </w:pPr>
      <w:r w:rsidRPr="00095EE2">
        <w:t>2. 作用</w:t>
      </w:r>
    </w:p>
    <w:p w14:paraId="2AF26BB2" w14:textId="77777777" w:rsidR="00A42CB1" w:rsidRPr="00095EE2" w:rsidRDefault="00A42CB1" w:rsidP="00A42CB1">
      <w:r w:rsidRPr="00095EE2">
        <w:t xml:space="preserve">STM32 的 NVIC（Nested Vectored Interrupt Controller）支持 </w:t>
      </w:r>
      <w:r w:rsidRPr="00095EE2">
        <w:rPr>
          <w:b/>
          <w:bCs/>
          <w:color w:val="EE0000"/>
        </w:rPr>
        <w:t>中断抢占优先级</w:t>
      </w:r>
      <w:r w:rsidRPr="00095EE2">
        <w:t xml:space="preserve"> 和 </w:t>
      </w:r>
      <w:r w:rsidRPr="00095EE2">
        <w:rPr>
          <w:b/>
          <w:bCs/>
          <w:color w:val="EE0000"/>
        </w:rPr>
        <w:t>子优先级</w:t>
      </w:r>
      <w:r w:rsidRPr="00095EE2">
        <w:t>。</w:t>
      </w:r>
    </w:p>
    <w:p w14:paraId="311A52D9" w14:textId="77777777" w:rsidR="00A42CB1" w:rsidRPr="00095EE2" w:rsidRDefault="00A42CB1" w:rsidP="00A42CB1">
      <w:proofErr w:type="spellStart"/>
      <w:r w:rsidRPr="00095EE2">
        <w:t>NVIC_PriorityGroupConfig</w:t>
      </w:r>
      <w:proofErr w:type="spellEnd"/>
      <w:r w:rsidRPr="00095EE2">
        <w:t xml:space="preserve">() 的作用就是 </w:t>
      </w:r>
      <w:r w:rsidRPr="00095EE2">
        <w:rPr>
          <w:b/>
          <w:bCs/>
        </w:rPr>
        <w:t>设置优先级分组方案</w:t>
      </w:r>
      <w:r w:rsidRPr="00095EE2">
        <w:t xml:space="preserve">，决定一个中断的 </w:t>
      </w:r>
      <w:r w:rsidRPr="001C3664">
        <w:rPr>
          <w:b/>
          <w:bCs/>
          <w:color w:val="EE0000"/>
        </w:rPr>
        <w:t>4 位</w:t>
      </w:r>
      <w:r w:rsidRPr="00095EE2">
        <w:t>优先级是如何分配给：</w:t>
      </w:r>
    </w:p>
    <w:p w14:paraId="59E917BC" w14:textId="77777777" w:rsidR="00A42CB1" w:rsidRPr="00095EE2" w:rsidRDefault="00A42CB1" w:rsidP="00A42CB1">
      <w:pPr>
        <w:numPr>
          <w:ilvl w:val="0"/>
          <w:numId w:val="1"/>
        </w:numPr>
      </w:pPr>
      <w:r w:rsidRPr="00095EE2">
        <w:rPr>
          <w:b/>
          <w:bCs/>
        </w:rPr>
        <w:t>抢占优先级（Preemption Priority）</w:t>
      </w:r>
    </w:p>
    <w:p w14:paraId="5E407D62" w14:textId="77777777" w:rsidR="00A42CB1" w:rsidRPr="00095EE2" w:rsidRDefault="00A42CB1" w:rsidP="00A42CB1">
      <w:pPr>
        <w:numPr>
          <w:ilvl w:val="0"/>
          <w:numId w:val="1"/>
        </w:numPr>
      </w:pPr>
      <w:r w:rsidRPr="00095EE2">
        <w:rPr>
          <w:b/>
          <w:bCs/>
        </w:rPr>
        <w:t>子优先级（</w:t>
      </w:r>
      <w:proofErr w:type="spellStart"/>
      <w:r w:rsidRPr="00095EE2">
        <w:rPr>
          <w:b/>
          <w:bCs/>
        </w:rPr>
        <w:t>SubPriority</w:t>
      </w:r>
      <w:proofErr w:type="spellEnd"/>
      <w:r w:rsidRPr="00095EE2">
        <w:rPr>
          <w:b/>
          <w:bCs/>
        </w:rPr>
        <w:t>）</w:t>
      </w:r>
    </w:p>
    <w:p w14:paraId="6B16FCA1" w14:textId="77777777" w:rsidR="00A42CB1" w:rsidRPr="00095EE2" w:rsidRDefault="00A42CB1" w:rsidP="00A42CB1">
      <w:r w:rsidRPr="00095EE2">
        <w:t>换句话说，它决定了“哪个中断可以打断哪个中断”，以及“同级中断哪个先执行”。</w:t>
      </w:r>
    </w:p>
    <w:p w14:paraId="6BE69922" w14:textId="77777777" w:rsidR="00A42CB1" w:rsidRPr="00095EE2" w:rsidRDefault="00000000" w:rsidP="00A42CB1">
      <w:r>
        <w:pict w14:anchorId="4D47A19F">
          <v:rect id="_x0000_i1028" style="width:0;height:1.5pt" o:hralign="center" o:hrstd="t" o:hr="t" fillcolor="#a0a0a0" stroked="f"/>
        </w:pict>
      </w:r>
    </w:p>
    <w:p w14:paraId="088D95E1" w14:textId="77777777" w:rsidR="00A42CB1" w:rsidRPr="00095EE2" w:rsidRDefault="00A42CB1" w:rsidP="00A42CB1">
      <w:pPr>
        <w:pStyle w:val="3"/>
      </w:pPr>
      <w:r w:rsidRPr="00095EE2">
        <w:t>3. 参数说明</w:t>
      </w:r>
    </w:p>
    <w:p w14:paraId="3ABB9B33" w14:textId="77777777" w:rsidR="00A42CB1" w:rsidRDefault="00A42CB1" w:rsidP="00A42CB1">
      <w:proofErr w:type="spellStart"/>
      <w:r w:rsidRPr="00095EE2">
        <w:t>NVIC_PriorityGroup</w:t>
      </w:r>
      <w:proofErr w:type="spellEnd"/>
      <w:r w:rsidRPr="00095EE2">
        <w:t xml:space="preserve"> 可选值（STM32F1 为例）：</w:t>
      </w:r>
    </w:p>
    <w:p w14:paraId="4A3DD1C9" w14:textId="77777777" w:rsidR="00A42CB1" w:rsidRPr="00095EE2" w:rsidRDefault="00A42CB1" w:rsidP="00A42CB1">
      <w:r>
        <w:rPr>
          <w:rFonts w:hint="eastAsia"/>
        </w:rPr>
        <w:t>第一个值代表</w:t>
      </w:r>
      <w:r w:rsidRPr="001C3664">
        <w:rPr>
          <w:rFonts w:hint="eastAsia"/>
          <w:b/>
          <w:bCs/>
          <w:color w:val="EE0000"/>
        </w:rPr>
        <w:t>抢占优先级</w:t>
      </w:r>
      <w:r>
        <w:rPr>
          <w:rFonts w:hint="eastAsia"/>
        </w:rPr>
        <w:t>的位数，那么子优先级位数则为</w:t>
      </w:r>
      <w:r w:rsidRPr="001C3664">
        <w:rPr>
          <w:rFonts w:hint="eastAsia"/>
          <w:b/>
          <w:bCs/>
          <w:color w:val="EE0000"/>
        </w:rPr>
        <w:t>4-</w:t>
      </w:r>
      <w:r w:rsidRPr="001C3664">
        <w:rPr>
          <w:b/>
          <w:bCs/>
          <w:color w:val="EE0000"/>
        </w:rPr>
        <w:t>抢占优先级位数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031"/>
        <w:gridCol w:w="1395"/>
      </w:tblGrid>
      <w:tr w:rsidR="00A42CB1" w:rsidRPr="00095EE2" w14:paraId="4C3B6D36" w14:textId="77777777" w:rsidTr="004B7671">
        <w:trPr>
          <w:tblHeader/>
          <w:tblCellSpacing w:w="15" w:type="dxa"/>
        </w:trPr>
        <w:tc>
          <w:tcPr>
            <w:tcW w:w="2649" w:type="dxa"/>
            <w:vAlign w:val="center"/>
            <w:hideMark/>
          </w:tcPr>
          <w:p w14:paraId="40A5F931" w14:textId="77777777" w:rsidR="00A42CB1" w:rsidRPr="00095EE2" w:rsidRDefault="00A42CB1" w:rsidP="004B7671">
            <w:pPr>
              <w:rPr>
                <w:b/>
                <w:bCs/>
              </w:rPr>
            </w:pPr>
            <w:r w:rsidRPr="00095EE2">
              <w:rPr>
                <w:b/>
                <w:bCs/>
              </w:rPr>
              <w:t>参数</w:t>
            </w:r>
          </w:p>
        </w:tc>
        <w:tc>
          <w:tcPr>
            <w:tcW w:w="1001" w:type="dxa"/>
            <w:vAlign w:val="center"/>
            <w:hideMark/>
          </w:tcPr>
          <w:p w14:paraId="3A55993A" w14:textId="77777777" w:rsidR="00A42CB1" w:rsidRPr="00095EE2" w:rsidRDefault="00A42CB1" w:rsidP="004B7671">
            <w:pPr>
              <w:rPr>
                <w:b/>
                <w:bCs/>
              </w:rPr>
            </w:pPr>
            <w:r w:rsidRPr="00095EE2">
              <w:rPr>
                <w:b/>
                <w:bCs/>
              </w:rPr>
              <w:t>抢占优先级位数</w:t>
            </w:r>
          </w:p>
        </w:tc>
        <w:tc>
          <w:tcPr>
            <w:tcW w:w="0" w:type="auto"/>
            <w:vAlign w:val="center"/>
            <w:hideMark/>
          </w:tcPr>
          <w:p w14:paraId="00E42A67" w14:textId="77777777" w:rsidR="00A42CB1" w:rsidRPr="00095EE2" w:rsidRDefault="00A42CB1" w:rsidP="004B7671">
            <w:pPr>
              <w:rPr>
                <w:b/>
                <w:bCs/>
              </w:rPr>
            </w:pPr>
            <w:r w:rsidRPr="00095EE2">
              <w:rPr>
                <w:b/>
                <w:bCs/>
              </w:rPr>
              <w:t>子优先级位数</w:t>
            </w:r>
          </w:p>
        </w:tc>
      </w:tr>
      <w:tr w:rsidR="00A42CB1" w:rsidRPr="00095EE2" w14:paraId="115C7BE3" w14:textId="77777777" w:rsidTr="004B7671">
        <w:trPr>
          <w:tblCellSpacing w:w="15" w:type="dxa"/>
        </w:trPr>
        <w:tc>
          <w:tcPr>
            <w:tcW w:w="2649" w:type="dxa"/>
            <w:vAlign w:val="center"/>
            <w:hideMark/>
          </w:tcPr>
          <w:p w14:paraId="1ED98883" w14:textId="77777777" w:rsidR="00A42CB1" w:rsidRPr="00095EE2" w:rsidRDefault="00A42CB1" w:rsidP="004B7671">
            <w:r w:rsidRPr="00095EE2">
              <w:t>NVIC_PriorityGroup_0</w:t>
            </w:r>
          </w:p>
        </w:tc>
        <w:tc>
          <w:tcPr>
            <w:tcW w:w="1001" w:type="dxa"/>
            <w:vAlign w:val="center"/>
            <w:hideMark/>
          </w:tcPr>
          <w:p w14:paraId="1A56CB01" w14:textId="77777777" w:rsidR="00A42CB1" w:rsidRPr="00095EE2" w:rsidRDefault="00A42CB1" w:rsidP="004B7671">
            <w:r w:rsidRPr="00095EE2">
              <w:t>0</w:t>
            </w:r>
          </w:p>
        </w:tc>
        <w:tc>
          <w:tcPr>
            <w:tcW w:w="0" w:type="auto"/>
            <w:vAlign w:val="center"/>
            <w:hideMark/>
          </w:tcPr>
          <w:p w14:paraId="0EB6AECC" w14:textId="77777777" w:rsidR="00A42CB1" w:rsidRPr="00095EE2" w:rsidRDefault="00A42CB1" w:rsidP="004B7671">
            <w:r w:rsidRPr="00095EE2">
              <w:t>4</w:t>
            </w:r>
          </w:p>
        </w:tc>
      </w:tr>
      <w:tr w:rsidR="00A42CB1" w:rsidRPr="00095EE2" w14:paraId="6AD1EBA2" w14:textId="77777777" w:rsidTr="004B7671">
        <w:trPr>
          <w:tblCellSpacing w:w="15" w:type="dxa"/>
        </w:trPr>
        <w:tc>
          <w:tcPr>
            <w:tcW w:w="2649" w:type="dxa"/>
            <w:vAlign w:val="center"/>
            <w:hideMark/>
          </w:tcPr>
          <w:p w14:paraId="24097AA6" w14:textId="77777777" w:rsidR="00A42CB1" w:rsidRPr="00095EE2" w:rsidRDefault="00A42CB1" w:rsidP="004B7671">
            <w:r w:rsidRPr="00095EE2">
              <w:lastRenderedPageBreak/>
              <w:t>NVIC_PriorityGroup_1</w:t>
            </w:r>
          </w:p>
        </w:tc>
        <w:tc>
          <w:tcPr>
            <w:tcW w:w="1001" w:type="dxa"/>
            <w:vAlign w:val="center"/>
            <w:hideMark/>
          </w:tcPr>
          <w:p w14:paraId="1AB2FB36" w14:textId="77777777" w:rsidR="00A42CB1" w:rsidRPr="00095EE2" w:rsidRDefault="00A42CB1" w:rsidP="004B7671">
            <w:r w:rsidRPr="00095EE2">
              <w:t>1</w:t>
            </w:r>
          </w:p>
        </w:tc>
        <w:tc>
          <w:tcPr>
            <w:tcW w:w="0" w:type="auto"/>
            <w:vAlign w:val="center"/>
            <w:hideMark/>
          </w:tcPr>
          <w:p w14:paraId="5F5C1657" w14:textId="77777777" w:rsidR="00A42CB1" w:rsidRPr="00095EE2" w:rsidRDefault="00A42CB1" w:rsidP="004B7671">
            <w:r w:rsidRPr="00095EE2">
              <w:t>3</w:t>
            </w:r>
          </w:p>
        </w:tc>
      </w:tr>
      <w:tr w:rsidR="00A42CB1" w:rsidRPr="00095EE2" w14:paraId="40A178BC" w14:textId="77777777" w:rsidTr="004B7671">
        <w:trPr>
          <w:tblCellSpacing w:w="15" w:type="dxa"/>
        </w:trPr>
        <w:tc>
          <w:tcPr>
            <w:tcW w:w="2649" w:type="dxa"/>
            <w:vAlign w:val="center"/>
            <w:hideMark/>
          </w:tcPr>
          <w:p w14:paraId="12499280" w14:textId="77777777" w:rsidR="00A42CB1" w:rsidRPr="00095EE2" w:rsidRDefault="00A42CB1" w:rsidP="004B7671">
            <w:r w:rsidRPr="00095EE2">
              <w:t>NVIC_PriorityGroup_2</w:t>
            </w:r>
          </w:p>
        </w:tc>
        <w:tc>
          <w:tcPr>
            <w:tcW w:w="1001" w:type="dxa"/>
            <w:vAlign w:val="center"/>
            <w:hideMark/>
          </w:tcPr>
          <w:p w14:paraId="2B85FAAA" w14:textId="77777777" w:rsidR="00A42CB1" w:rsidRPr="00095EE2" w:rsidRDefault="00A42CB1" w:rsidP="004B7671">
            <w:r w:rsidRPr="00095EE2">
              <w:t>2</w:t>
            </w:r>
          </w:p>
        </w:tc>
        <w:tc>
          <w:tcPr>
            <w:tcW w:w="0" w:type="auto"/>
            <w:vAlign w:val="center"/>
            <w:hideMark/>
          </w:tcPr>
          <w:p w14:paraId="4DEE0E25" w14:textId="77777777" w:rsidR="00A42CB1" w:rsidRPr="00095EE2" w:rsidRDefault="00A42CB1" w:rsidP="004B7671">
            <w:r w:rsidRPr="00095EE2">
              <w:t>2</w:t>
            </w:r>
          </w:p>
        </w:tc>
      </w:tr>
      <w:tr w:rsidR="00A42CB1" w:rsidRPr="00095EE2" w14:paraId="486751EF" w14:textId="77777777" w:rsidTr="004B7671">
        <w:trPr>
          <w:tblCellSpacing w:w="15" w:type="dxa"/>
        </w:trPr>
        <w:tc>
          <w:tcPr>
            <w:tcW w:w="2649" w:type="dxa"/>
            <w:vAlign w:val="center"/>
            <w:hideMark/>
          </w:tcPr>
          <w:p w14:paraId="0DA18F3B" w14:textId="77777777" w:rsidR="00A42CB1" w:rsidRPr="00095EE2" w:rsidRDefault="00A42CB1" w:rsidP="004B7671">
            <w:r w:rsidRPr="00095EE2">
              <w:t>NVIC_PriorityGroup_3</w:t>
            </w:r>
          </w:p>
        </w:tc>
        <w:tc>
          <w:tcPr>
            <w:tcW w:w="1001" w:type="dxa"/>
            <w:vAlign w:val="center"/>
            <w:hideMark/>
          </w:tcPr>
          <w:p w14:paraId="0A007020" w14:textId="77777777" w:rsidR="00A42CB1" w:rsidRPr="00095EE2" w:rsidRDefault="00A42CB1" w:rsidP="004B7671">
            <w:r w:rsidRPr="00095EE2">
              <w:t>3</w:t>
            </w:r>
          </w:p>
        </w:tc>
        <w:tc>
          <w:tcPr>
            <w:tcW w:w="0" w:type="auto"/>
            <w:vAlign w:val="center"/>
            <w:hideMark/>
          </w:tcPr>
          <w:p w14:paraId="4DDA3D1D" w14:textId="77777777" w:rsidR="00A42CB1" w:rsidRPr="00095EE2" w:rsidRDefault="00A42CB1" w:rsidP="004B7671">
            <w:r w:rsidRPr="00095EE2">
              <w:t>1</w:t>
            </w:r>
          </w:p>
        </w:tc>
      </w:tr>
      <w:tr w:rsidR="00A42CB1" w:rsidRPr="00095EE2" w14:paraId="2B4F8795" w14:textId="77777777" w:rsidTr="004B7671">
        <w:trPr>
          <w:tblCellSpacing w:w="15" w:type="dxa"/>
        </w:trPr>
        <w:tc>
          <w:tcPr>
            <w:tcW w:w="2649" w:type="dxa"/>
            <w:vAlign w:val="center"/>
            <w:hideMark/>
          </w:tcPr>
          <w:p w14:paraId="3EBF13D8" w14:textId="77777777" w:rsidR="00A42CB1" w:rsidRPr="00095EE2" w:rsidRDefault="00A42CB1" w:rsidP="004B7671">
            <w:r w:rsidRPr="00095EE2">
              <w:t>NVIC_PriorityGroup_4</w:t>
            </w:r>
          </w:p>
        </w:tc>
        <w:tc>
          <w:tcPr>
            <w:tcW w:w="1001" w:type="dxa"/>
            <w:vAlign w:val="center"/>
            <w:hideMark/>
          </w:tcPr>
          <w:p w14:paraId="43690D06" w14:textId="77777777" w:rsidR="00A42CB1" w:rsidRPr="00095EE2" w:rsidRDefault="00A42CB1" w:rsidP="004B7671">
            <w:r w:rsidRPr="00095EE2">
              <w:t>4</w:t>
            </w:r>
          </w:p>
        </w:tc>
        <w:tc>
          <w:tcPr>
            <w:tcW w:w="0" w:type="auto"/>
            <w:vAlign w:val="center"/>
            <w:hideMark/>
          </w:tcPr>
          <w:p w14:paraId="30258AEE" w14:textId="77777777" w:rsidR="00A42CB1" w:rsidRPr="00095EE2" w:rsidRDefault="00A42CB1" w:rsidP="004B7671">
            <w:r w:rsidRPr="00095EE2">
              <w:t>0</w:t>
            </w:r>
          </w:p>
        </w:tc>
      </w:tr>
    </w:tbl>
    <w:p w14:paraId="25111EAC" w14:textId="77777777" w:rsidR="00A42CB1" w:rsidRPr="00095EE2" w:rsidRDefault="00A42CB1" w:rsidP="00A42CB1">
      <w:pPr>
        <w:numPr>
          <w:ilvl w:val="0"/>
          <w:numId w:val="2"/>
        </w:numPr>
      </w:pPr>
      <w:r w:rsidRPr="00095EE2">
        <w:rPr>
          <w:b/>
          <w:bCs/>
        </w:rPr>
        <w:t>抢占优先级位数</w:t>
      </w:r>
      <w:r w:rsidRPr="00095EE2">
        <w:t>：决</w:t>
      </w:r>
      <w:r w:rsidRPr="00AD1413">
        <w:t>定</w:t>
      </w:r>
      <w:r w:rsidRPr="00095EE2">
        <w:t>中断</w:t>
      </w:r>
      <w:r w:rsidRPr="00AD1413">
        <w:rPr>
          <w:b/>
          <w:bCs/>
          <w:color w:val="EE0000"/>
        </w:rPr>
        <w:t>能否抢占其他中断</w:t>
      </w:r>
    </w:p>
    <w:p w14:paraId="1CD26129" w14:textId="77777777" w:rsidR="00A42CB1" w:rsidRPr="00095EE2" w:rsidRDefault="00A42CB1" w:rsidP="00A42CB1">
      <w:pPr>
        <w:numPr>
          <w:ilvl w:val="0"/>
          <w:numId w:val="2"/>
        </w:numPr>
      </w:pPr>
      <w:r w:rsidRPr="00095EE2">
        <w:rPr>
          <w:b/>
          <w:bCs/>
        </w:rPr>
        <w:t>子优先级位数</w:t>
      </w:r>
      <w:r w:rsidRPr="00095EE2">
        <w:t>：决定</w:t>
      </w:r>
      <w:r w:rsidRPr="00AD1413">
        <w:rPr>
          <w:b/>
          <w:bCs/>
          <w:color w:val="EE0000"/>
        </w:rPr>
        <w:t>同抢占优先级</w:t>
      </w:r>
      <w:r w:rsidRPr="00AD1413">
        <w:t>下</w:t>
      </w:r>
      <w:r w:rsidRPr="00095EE2">
        <w:t>的</w:t>
      </w:r>
      <w:r w:rsidRPr="00AD1413">
        <w:rPr>
          <w:b/>
          <w:bCs/>
          <w:color w:val="EE0000"/>
        </w:rPr>
        <w:t>中断先后顺序</w:t>
      </w:r>
    </w:p>
    <w:p w14:paraId="4DE62FF8" w14:textId="77777777" w:rsidR="00A42CB1" w:rsidRPr="00095EE2" w:rsidRDefault="00000000" w:rsidP="00A42CB1">
      <w:r>
        <w:pict w14:anchorId="50103ED5">
          <v:rect id="_x0000_i1029" style="width:0;height:1.5pt" o:hralign="center" o:hrstd="t" o:hr="t" fillcolor="#a0a0a0" stroked="f"/>
        </w:pict>
      </w:r>
    </w:p>
    <w:p w14:paraId="12CB2147" w14:textId="77777777" w:rsidR="00A42CB1" w:rsidRPr="00095EE2" w:rsidRDefault="00A42CB1" w:rsidP="00A42CB1">
      <w:pPr>
        <w:pStyle w:val="3"/>
      </w:pPr>
      <w:r w:rsidRPr="00095EE2">
        <w:t>4. 使用示例</w:t>
      </w:r>
    </w:p>
    <w:p w14:paraId="15C84EA7" w14:textId="77777777" w:rsidR="00A42CB1" w:rsidRPr="00095EE2" w:rsidRDefault="00A42CB1" w:rsidP="00A42CB1">
      <w:pPr>
        <w:pStyle w:val="4"/>
      </w:pPr>
      <w:r w:rsidRPr="00095EE2">
        <w:t>例子 1：设置</w:t>
      </w:r>
      <w:r w:rsidRPr="001C3664">
        <w:rPr>
          <w:b/>
          <w:bCs/>
          <w:color w:val="EE0000"/>
        </w:rPr>
        <w:t xml:space="preserve"> 2 位</w:t>
      </w:r>
      <w:r w:rsidRPr="00095EE2">
        <w:t xml:space="preserve">抢占优先级 + </w:t>
      </w:r>
      <w:r w:rsidRPr="001C3664">
        <w:rPr>
          <w:b/>
          <w:bCs/>
          <w:color w:val="EE0000"/>
        </w:rPr>
        <w:t>2 位</w:t>
      </w:r>
      <w:r w:rsidRPr="00095EE2">
        <w:t>子优先级</w:t>
      </w:r>
    </w:p>
    <w:p w14:paraId="407E1670" w14:textId="77777777" w:rsidR="00A42CB1" w:rsidRPr="00095EE2" w:rsidRDefault="00A42CB1" w:rsidP="00A42CB1">
      <w:proofErr w:type="spellStart"/>
      <w:r w:rsidRPr="00095EE2">
        <w:t>NVIC_</w:t>
      </w:r>
      <w:proofErr w:type="gramStart"/>
      <w:r w:rsidRPr="00095EE2">
        <w:t>PriorityGroupConfig</w:t>
      </w:r>
      <w:proofErr w:type="spellEnd"/>
      <w:r w:rsidRPr="00095EE2">
        <w:t>(</w:t>
      </w:r>
      <w:proofErr w:type="gramEnd"/>
      <w:r w:rsidRPr="00095EE2">
        <w:t>NVIC_PriorityGroup_2);</w:t>
      </w:r>
    </w:p>
    <w:p w14:paraId="402FA240" w14:textId="77777777" w:rsidR="00A42CB1" w:rsidRPr="00095EE2" w:rsidRDefault="00A42CB1" w:rsidP="00A42CB1">
      <w:pPr>
        <w:numPr>
          <w:ilvl w:val="0"/>
          <w:numId w:val="3"/>
        </w:numPr>
      </w:pPr>
      <w:r w:rsidRPr="00095EE2">
        <w:t>抢占优先级：2 位（可取 0~3）</w:t>
      </w:r>
    </w:p>
    <w:p w14:paraId="7E7049BD" w14:textId="77777777" w:rsidR="00A42CB1" w:rsidRPr="00095EE2" w:rsidRDefault="00A42CB1" w:rsidP="00A42CB1">
      <w:pPr>
        <w:numPr>
          <w:ilvl w:val="0"/>
          <w:numId w:val="3"/>
        </w:numPr>
      </w:pPr>
      <w:r w:rsidRPr="00095EE2">
        <w:t>子优先级：2 位（可取 0~3）</w:t>
      </w:r>
    </w:p>
    <w:p w14:paraId="34C9C55B" w14:textId="77777777" w:rsidR="00A42CB1" w:rsidRPr="00095EE2" w:rsidRDefault="00A42CB1" w:rsidP="00A42CB1">
      <w:pPr>
        <w:pStyle w:val="4"/>
      </w:pPr>
      <w:r w:rsidRPr="00095EE2">
        <w:t xml:space="preserve">例子 2：设置 </w:t>
      </w:r>
      <w:r w:rsidRPr="001C3664">
        <w:rPr>
          <w:b/>
          <w:bCs/>
          <w:color w:val="EE0000"/>
        </w:rPr>
        <w:t>4 位</w:t>
      </w:r>
      <w:r w:rsidRPr="00095EE2">
        <w:t xml:space="preserve">抢占优先级 + </w:t>
      </w:r>
      <w:r w:rsidRPr="001C3664">
        <w:rPr>
          <w:b/>
          <w:bCs/>
          <w:color w:val="EE0000"/>
        </w:rPr>
        <w:t>0 位</w:t>
      </w:r>
      <w:r w:rsidRPr="00095EE2">
        <w:t>子优先级</w:t>
      </w:r>
    </w:p>
    <w:p w14:paraId="3BA50AE7" w14:textId="77777777" w:rsidR="00A42CB1" w:rsidRPr="00095EE2" w:rsidRDefault="00A42CB1" w:rsidP="00A42CB1">
      <w:proofErr w:type="spellStart"/>
      <w:r w:rsidRPr="00095EE2">
        <w:t>NVIC_</w:t>
      </w:r>
      <w:proofErr w:type="gramStart"/>
      <w:r w:rsidRPr="00095EE2">
        <w:t>PriorityGroupConfig</w:t>
      </w:r>
      <w:proofErr w:type="spellEnd"/>
      <w:r w:rsidRPr="00095EE2">
        <w:t>(</w:t>
      </w:r>
      <w:proofErr w:type="gramEnd"/>
      <w:r w:rsidRPr="00095EE2">
        <w:t>NVIC_PriorityGroup_4);</w:t>
      </w:r>
    </w:p>
    <w:p w14:paraId="45A00766" w14:textId="77777777" w:rsidR="00A42CB1" w:rsidRPr="00095EE2" w:rsidRDefault="00A42CB1" w:rsidP="00A42CB1">
      <w:pPr>
        <w:numPr>
          <w:ilvl w:val="0"/>
          <w:numId w:val="4"/>
        </w:numPr>
      </w:pPr>
      <w:r w:rsidRPr="00095EE2">
        <w:t>所有 4 位都用于抢占优先级</w:t>
      </w:r>
    </w:p>
    <w:p w14:paraId="2748B8D6" w14:textId="77777777" w:rsidR="00A42CB1" w:rsidRPr="00095EE2" w:rsidRDefault="00A42CB1" w:rsidP="00A42CB1">
      <w:pPr>
        <w:numPr>
          <w:ilvl w:val="0"/>
          <w:numId w:val="4"/>
        </w:numPr>
      </w:pPr>
      <w:r w:rsidRPr="00095EE2">
        <w:t>没有子优先级概念，同级中断按硬件固定顺序执行</w:t>
      </w:r>
    </w:p>
    <w:p w14:paraId="2BE7A8FC" w14:textId="77777777" w:rsidR="00A42CB1" w:rsidRPr="00095EE2" w:rsidRDefault="00000000" w:rsidP="00A42CB1">
      <w:r>
        <w:pict w14:anchorId="1A4744B4">
          <v:rect id="_x0000_i1030" style="width:0;height:1.5pt" o:hralign="center" o:hrstd="t" o:hr="t" fillcolor="#a0a0a0" stroked="f"/>
        </w:pict>
      </w:r>
    </w:p>
    <w:p w14:paraId="714A8AB5" w14:textId="77777777" w:rsidR="00A42CB1" w:rsidRPr="00095EE2" w:rsidRDefault="00A42CB1" w:rsidP="00A42CB1">
      <w:pPr>
        <w:pStyle w:val="3"/>
      </w:pPr>
      <w:r w:rsidRPr="00095EE2">
        <w:t xml:space="preserve">5. 配合 </w:t>
      </w:r>
      <w:proofErr w:type="spellStart"/>
      <w:r w:rsidRPr="00095EE2">
        <w:t>NVIC_Init</w:t>
      </w:r>
      <w:proofErr w:type="spellEnd"/>
      <w:r w:rsidRPr="00095EE2">
        <w:t xml:space="preserve"> 使用</w:t>
      </w:r>
    </w:p>
    <w:p w14:paraId="53B846AD" w14:textId="77777777" w:rsidR="00A42CB1" w:rsidRPr="00095EE2" w:rsidRDefault="00A42CB1" w:rsidP="00A42CB1">
      <w:r w:rsidRPr="00095EE2">
        <w:t>设置优先级分组后，再配置每条中断的抢占和子优先级：</w:t>
      </w:r>
    </w:p>
    <w:p w14:paraId="5F7C3DAD" w14:textId="77777777" w:rsidR="00A42CB1" w:rsidRPr="00095EE2" w:rsidRDefault="00A42CB1" w:rsidP="00A42CB1">
      <w:proofErr w:type="spellStart"/>
      <w:r w:rsidRPr="00095EE2">
        <w:t>NVIC_InitTypeDef</w:t>
      </w:r>
      <w:proofErr w:type="spellEnd"/>
      <w:r w:rsidRPr="00095EE2">
        <w:t xml:space="preserve"> </w:t>
      </w:r>
      <w:proofErr w:type="spellStart"/>
      <w:r w:rsidRPr="00095EE2">
        <w:t>NVIC_InitStructure</w:t>
      </w:r>
      <w:proofErr w:type="spellEnd"/>
      <w:r w:rsidRPr="00095EE2">
        <w:t>;</w:t>
      </w:r>
    </w:p>
    <w:p w14:paraId="3C570617" w14:textId="77777777" w:rsidR="00A42CB1" w:rsidRPr="00095EE2" w:rsidRDefault="00A42CB1" w:rsidP="00A42CB1"/>
    <w:p w14:paraId="71917DF0" w14:textId="77777777" w:rsidR="00A42CB1" w:rsidRPr="00095EE2" w:rsidRDefault="00A42CB1" w:rsidP="00A42CB1">
      <w:proofErr w:type="spellStart"/>
      <w:r w:rsidRPr="00095EE2">
        <w:t>NVIC_PriorityGroupConfig</w:t>
      </w:r>
      <w:proofErr w:type="spellEnd"/>
      <w:r w:rsidRPr="00095EE2">
        <w:t>(NVIC_PriorityGroup_2); // 设置优先级分组</w:t>
      </w:r>
    </w:p>
    <w:p w14:paraId="75995B5E" w14:textId="77777777" w:rsidR="00A42CB1" w:rsidRPr="00095EE2" w:rsidRDefault="00A42CB1" w:rsidP="00A42CB1"/>
    <w:p w14:paraId="175316AB" w14:textId="77777777" w:rsidR="00A42CB1" w:rsidRPr="00095EE2" w:rsidRDefault="00A42CB1" w:rsidP="00A42CB1">
      <w:proofErr w:type="spellStart"/>
      <w:r w:rsidRPr="00095EE2">
        <w:lastRenderedPageBreak/>
        <w:t>NVIC_InitStructure.NVIC_IRQChannel</w:t>
      </w:r>
      <w:proofErr w:type="spellEnd"/>
      <w:r w:rsidRPr="00095EE2">
        <w:t xml:space="preserve"> = EXTI0_IRQn;</w:t>
      </w:r>
    </w:p>
    <w:p w14:paraId="699958CA" w14:textId="77777777" w:rsidR="00A42CB1" w:rsidRPr="00095EE2" w:rsidRDefault="00A42CB1" w:rsidP="00A42CB1">
      <w:proofErr w:type="spellStart"/>
      <w:r w:rsidRPr="00095EE2">
        <w:t>NVIC_InitStructure.NVIC_IRQChannelPreemptionPriority</w:t>
      </w:r>
      <w:proofErr w:type="spellEnd"/>
      <w:r w:rsidRPr="00095EE2">
        <w:t xml:space="preserve"> = 1; // 抢占优先级</w:t>
      </w:r>
    </w:p>
    <w:p w14:paraId="3AF01FD7" w14:textId="77777777" w:rsidR="00A42CB1" w:rsidRPr="00095EE2" w:rsidRDefault="00A42CB1" w:rsidP="00A42CB1">
      <w:proofErr w:type="spellStart"/>
      <w:r w:rsidRPr="00095EE2">
        <w:t>NVIC_InitStructure.NVIC_IRQChannelSubPriority</w:t>
      </w:r>
      <w:proofErr w:type="spellEnd"/>
      <w:r w:rsidRPr="00095EE2">
        <w:t xml:space="preserve"> = 2;         // 子优先级</w:t>
      </w:r>
    </w:p>
    <w:p w14:paraId="29024882" w14:textId="77777777" w:rsidR="00A42CB1" w:rsidRPr="00095EE2" w:rsidRDefault="00A42CB1" w:rsidP="00A42CB1">
      <w:proofErr w:type="spellStart"/>
      <w:r w:rsidRPr="00095EE2">
        <w:t>NVIC_InitStructure.NVIC_IRQChannelCmd</w:t>
      </w:r>
      <w:proofErr w:type="spellEnd"/>
      <w:r w:rsidRPr="00095EE2">
        <w:t xml:space="preserve"> = ENABLE;</w:t>
      </w:r>
    </w:p>
    <w:p w14:paraId="57A46F0E" w14:textId="77777777" w:rsidR="00A42CB1" w:rsidRPr="00095EE2" w:rsidRDefault="00A42CB1" w:rsidP="00A42CB1">
      <w:proofErr w:type="spellStart"/>
      <w:r w:rsidRPr="00095EE2">
        <w:t>NVIC_Init</w:t>
      </w:r>
      <w:proofErr w:type="spellEnd"/>
      <w:r w:rsidRPr="00095EE2">
        <w:t>(&amp;</w:t>
      </w:r>
      <w:proofErr w:type="spellStart"/>
      <w:r w:rsidRPr="00095EE2">
        <w:t>NVIC_InitStructure</w:t>
      </w:r>
      <w:proofErr w:type="spellEnd"/>
      <w:r w:rsidRPr="00095EE2">
        <w:t>);</w:t>
      </w:r>
    </w:p>
    <w:p w14:paraId="5A453F08" w14:textId="77777777" w:rsidR="00A42CB1" w:rsidRPr="00095EE2" w:rsidRDefault="00A42CB1" w:rsidP="00A42CB1">
      <w:r w:rsidRPr="00095EE2">
        <w:t>这样配置后，如果有另一个 EXTI0 抢占优先级为 0 的中断，它会打断当前中断。</w:t>
      </w:r>
    </w:p>
    <w:p w14:paraId="2D8FF2AB" w14:textId="77777777" w:rsidR="00A42CB1" w:rsidRPr="00095EE2" w:rsidRDefault="00000000" w:rsidP="00A42CB1">
      <w:r>
        <w:pict w14:anchorId="3B236044">
          <v:rect id="_x0000_i1031" style="width:0;height:1.5pt" o:hralign="center" o:hrstd="t" o:hr="t" fillcolor="#a0a0a0" stroked="f"/>
        </w:pict>
      </w:r>
    </w:p>
    <w:p w14:paraId="065D5F05" w14:textId="77777777" w:rsidR="00A42CB1" w:rsidRPr="00095EE2" w:rsidRDefault="00A42CB1" w:rsidP="00A42CB1">
      <w:pPr>
        <w:pStyle w:val="3"/>
      </w:pPr>
      <w:r w:rsidRPr="00095EE2">
        <w:t>6. 小结</w:t>
      </w:r>
    </w:p>
    <w:p w14:paraId="4712EE93" w14:textId="77777777" w:rsidR="00A42CB1" w:rsidRPr="00095EE2" w:rsidRDefault="00A42CB1" w:rsidP="00A42CB1">
      <w:pPr>
        <w:numPr>
          <w:ilvl w:val="0"/>
          <w:numId w:val="5"/>
        </w:numPr>
      </w:pPr>
      <w:proofErr w:type="spellStart"/>
      <w:r w:rsidRPr="00095EE2">
        <w:t>NVIC_PriorityGroupConfig</w:t>
      </w:r>
      <w:proofErr w:type="spellEnd"/>
      <w:r w:rsidRPr="00095EE2">
        <w:t>() = 设置 NVIC 优先级分组</w:t>
      </w:r>
    </w:p>
    <w:p w14:paraId="3C575A3D" w14:textId="77777777" w:rsidR="00A42CB1" w:rsidRPr="00095EE2" w:rsidRDefault="00A42CB1" w:rsidP="00A42CB1">
      <w:pPr>
        <w:numPr>
          <w:ilvl w:val="0"/>
          <w:numId w:val="5"/>
        </w:numPr>
      </w:pPr>
      <w:r w:rsidRPr="00095EE2">
        <w:t>决定抢占优先级位数 vs 子优先级位数</w:t>
      </w:r>
    </w:p>
    <w:p w14:paraId="7E2DB205" w14:textId="77777777" w:rsidR="00A42CB1" w:rsidRPr="00095EE2" w:rsidRDefault="00A42CB1" w:rsidP="00A42CB1">
      <w:pPr>
        <w:numPr>
          <w:ilvl w:val="0"/>
          <w:numId w:val="5"/>
        </w:numPr>
      </w:pPr>
      <w:r w:rsidRPr="00095EE2">
        <w:t xml:space="preserve">配合 </w:t>
      </w:r>
      <w:proofErr w:type="spellStart"/>
      <w:r w:rsidRPr="00095EE2">
        <w:t>NVIC_Init</w:t>
      </w:r>
      <w:proofErr w:type="spellEnd"/>
      <w:r w:rsidRPr="00095EE2">
        <w:t>() 为每条中断设置具体优先级</w:t>
      </w:r>
    </w:p>
    <w:p w14:paraId="3A135E2E" w14:textId="77777777" w:rsidR="00A42CB1" w:rsidRPr="00095EE2" w:rsidRDefault="00A42CB1" w:rsidP="00A42CB1">
      <w:pPr>
        <w:numPr>
          <w:ilvl w:val="0"/>
          <w:numId w:val="5"/>
        </w:numPr>
      </w:pPr>
      <w:r w:rsidRPr="00095EE2">
        <w:t>影响中断能否互相打断以及同级中断先后顺序</w:t>
      </w:r>
    </w:p>
    <w:p w14:paraId="1410E800" w14:textId="77777777" w:rsidR="00A42CB1" w:rsidRDefault="00A42CB1" w:rsidP="00A42CB1">
      <w:pPr>
        <w:pStyle w:val="2"/>
      </w:pPr>
      <w:proofErr w:type="spellStart"/>
      <w:r w:rsidRPr="00AF25BA">
        <w:t>NVIC_Ini</w:t>
      </w:r>
      <w:r>
        <w:rPr>
          <w:rFonts w:hint="eastAsia"/>
        </w:rPr>
        <w:t>t</w:t>
      </w:r>
      <w:proofErr w:type="spellEnd"/>
      <w:r>
        <w:rPr>
          <w:rFonts w:hint="eastAsia"/>
        </w:rPr>
        <w:t>()</w:t>
      </w:r>
      <w:r w:rsidRPr="009005AA">
        <w:t>中断控制器（NVIC）中单条中断优先级和使能状态</w:t>
      </w:r>
    </w:p>
    <w:p w14:paraId="67A100F2" w14:textId="77777777" w:rsidR="00A42CB1" w:rsidRPr="00A048E1" w:rsidRDefault="00A42CB1" w:rsidP="00A42CB1">
      <w:r w:rsidRPr="00A048E1">
        <w:t>你贴的这一行是 STM32 标准库（</w:t>
      </w:r>
      <w:proofErr w:type="spellStart"/>
      <w:r w:rsidRPr="00A048E1">
        <w:t>StdPeriph</w:t>
      </w:r>
      <w:proofErr w:type="spellEnd"/>
      <w:r w:rsidRPr="00A048E1">
        <w:t xml:space="preserve"> 或 SPL）中 </w:t>
      </w:r>
      <w:r w:rsidRPr="00A048E1">
        <w:rPr>
          <w:b/>
          <w:bCs/>
        </w:rPr>
        <w:t>NVIC 初始化函数</w:t>
      </w:r>
      <w:r w:rsidRPr="00A048E1">
        <w:t>的函数原型。我们可以逐步分析它的作用和用法。</w:t>
      </w:r>
    </w:p>
    <w:p w14:paraId="26AE1F8E" w14:textId="77777777" w:rsidR="00A42CB1" w:rsidRPr="00A048E1" w:rsidRDefault="00000000" w:rsidP="00A42CB1">
      <w:r>
        <w:pict w14:anchorId="5730F75B">
          <v:rect id="_x0000_i1032" style="width:0;height:1.5pt" o:hralign="center" o:hrstd="t" o:hr="t" fillcolor="#a0a0a0" stroked="f"/>
        </w:pict>
      </w:r>
    </w:p>
    <w:p w14:paraId="00FD43AF" w14:textId="77777777" w:rsidR="00A42CB1" w:rsidRPr="00A048E1" w:rsidRDefault="00A42CB1" w:rsidP="00A42CB1">
      <w:pPr>
        <w:pStyle w:val="3"/>
      </w:pPr>
      <w:r w:rsidRPr="00A048E1">
        <w:t>1. 函数原型</w:t>
      </w:r>
    </w:p>
    <w:p w14:paraId="0F1A53CA" w14:textId="77777777" w:rsidR="00A42CB1" w:rsidRPr="00A048E1" w:rsidRDefault="00A42CB1" w:rsidP="00A42CB1">
      <w:r w:rsidRPr="00A048E1">
        <w:t xml:space="preserve">void </w:t>
      </w:r>
      <w:proofErr w:type="spellStart"/>
      <w:r w:rsidRPr="00A048E1">
        <w:t>NVIC_</w:t>
      </w:r>
      <w:proofErr w:type="gramStart"/>
      <w:r w:rsidRPr="00A048E1">
        <w:t>Init</w:t>
      </w:r>
      <w:proofErr w:type="spellEnd"/>
      <w:r w:rsidRPr="00A048E1">
        <w:t>(</w:t>
      </w:r>
      <w:proofErr w:type="spellStart"/>
      <w:proofErr w:type="gramEnd"/>
      <w:r w:rsidRPr="00A048E1">
        <w:t>NVIC_InitTypeDef</w:t>
      </w:r>
      <w:proofErr w:type="spellEnd"/>
      <w:r w:rsidRPr="00A048E1">
        <w:t xml:space="preserve">* </w:t>
      </w:r>
      <w:proofErr w:type="spellStart"/>
      <w:r w:rsidRPr="00A048E1">
        <w:t>NVIC_InitStruct</w:t>
      </w:r>
      <w:proofErr w:type="spellEnd"/>
      <w:r w:rsidRPr="00A048E1">
        <w:t>);</w:t>
      </w:r>
    </w:p>
    <w:p w14:paraId="000D1D3E" w14:textId="77777777" w:rsidR="00A42CB1" w:rsidRPr="00A048E1" w:rsidRDefault="00A42CB1" w:rsidP="00A42CB1">
      <w:pPr>
        <w:numPr>
          <w:ilvl w:val="0"/>
          <w:numId w:val="6"/>
        </w:numPr>
      </w:pPr>
      <w:r w:rsidRPr="00A048E1">
        <w:rPr>
          <w:b/>
          <w:bCs/>
        </w:rPr>
        <w:t>功能</w:t>
      </w:r>
      <w:r w:rsidRPr="00A048E1">
        <w:t>：配置 NVIC（Nested Vectored Interrupt Controller，</w:t>
      </w:r>
      <w:r w:rsidRPr="009D17B5">
        <w:rPr>
          <w:color w:val="EE0000"/>
        </w:rPr>
        <w:t>嵌套向量中断控制器</w:t>
      </w:r>
      <w:r w:rsidRPr="00A048E1">
        <w:t>）</w:t>
      </w:r>
      <w:r w:rsidRPr="009D17B5">
        <w:rPr>
          <w:color w:val="EE0000"/>
        </w:rPr>
        <w:t>中断优先级</w:t>
      </w:r>
      <w:r w:rsidRPr="00A048E1">
        <w:t>和</w:t>
      </w:r>
      <w:r w:rsidRPr="009D17B5">
        <w:rPr>
          <w:color w:val="EE0000"/>
        </w:rPr>
        <w:t>使能状态</w:t>
      </w:r>
      <w:r w:rsidRPr="00A048E1">
        <w:t>。</w:t>
      </w:r>
    </w:p>
    <w:p w14:paraId="12277CA0" w14:textId="77777777" w:rsidR="00A42CB1" w:rsidRPr="00A048E1" w:rsidRDefault="00A42CB1" w:rsidP="00A42CB1">
      <w:pPr>
        <w:numPr>
          <w:ilvl w:val="0"/>
          <w:numId w:val="6"/>
        </w:numPr>
      </w:pPr>
      <w:r w:rsidRPr="00A048E1">
        <w:rPr>
          <w:b/>
          <w:bCs/>
        </w:rPr>
        <w:t>参数</w:t>
      </w:r>
      <w:r w:rsidRPr="00A048E1">
        <w:t>：</w:t>
      </w:r>
      <w:r w:rsidRPr="00A048E1">
        <w:br/>
      </w:r>
      <w:proofErr w:type="spellStart"/>
      <w:r w:rsidRPr="00A048E1">
        <w:t>NVIC_InitStruct</w:t>
      </w:r>
      <w:proofErr w:type="spellEnd"/>
      <w:r w:rsidRPr="00A048E1">
        <w:t xml:space="preserve"> —— 指向一个 </w:t>
      </w:r>
      <w:proofErr w:type="spellStart"/>
      <w:r w:rsidRPr="00A048E1">
        <w:t>NVIC_InitTypeDef</w:t>
      </w:r>
      <w:proofErr w:type="spellEnd"/>
      <w:r w:rsidRPr="00A048E1">
        <w:t xml:space="preserve"> 结构体的指针，里面包含了中断号、优先级以及是否使能等信息。</w:t>
      </w:r>
    </w:p>
    <w:p w14:paraId="0FE4BE97" w14:textId="77777777" w:rsidR="00A42CB1" w:rsidRPr="00A048E1" w:rsidRDefault="00000000" w:rsidP="00A42CB1">
      <w:r>
        <w:pict w14:anchorId="0C8E320F">
          <v:rect id="_x0000_i1033" style="width:0;height:1.5pt" o:hralign="center" o:hrstd="t" o:hr="t" fillcolor="#a0a0a0" stroked="f"/>
        </w:pict>
      </w:r>
    </w:p>
    <w:p w14:paraId="55704FAC" w14:textId="77777777" w:rsidR="00A42CB1" w:rsidRPr="00A048E1" w:rsidRDefault="00A42CB1" w:rsidP="00A42CB1">
      <w:pPr>
        <w:pStyle w:val="3"/>
      </w:pPr>
      <w:r w:rsidRPr="00A048E1">
        <w:lastRenderedPageBreak/>
        <w:t xml:space="preserve">2. </w:t>
      </w:r>
      <w:proofErr w:type="spellStart"/>
      <w:r w:rsidRPr="00A048E1">
        <w:t>NVIC_InitTypeDef</w:t>
      </w:r>
      <w:proofErr w:type="spellEnd"/>
      <w:r w:rsidRPr="00A048E1">
        <w:t xml:space="preserve"> 结构体</w:t>
      </w:r>
    </w:p>
    <w:p w14:paraId="50AD5AF2" w14:textId="77777777" w:rsidR="00A42CB1" w:rsidRPr="00A048E1" w:rsidRDefault="00A42CB1" w:rsidP="00A42CB1">
      <w:r w:rsidRPr="00A048E1">
        <w:t xml:space="preserve">这个结构体定义在 stm32f10x.h 或 </w:t>
      </w:r>
      <w:proofErr w:type="spellStart"/>
      <w:r w:rsidRPr="00A048E1">
        <w:t>misc.h</w:t>
      </w:r>
      <w:proofErr w:type="spellEnd"/>
      <w:r w:rsidRPr="00A048E1">
        <w:t xml:space="preserve"> 中，典型定义如下：</w:t>
      </w:r>
    </w:p>
    <w:p w14:paraId="2586E3B0" w14:textId="77777777" w:rsidR="00A42CB1" w:rsidRPr="00A048E1" w:rsidRDefault="00A42CB1" w:rsidP="00A42CB1">
      <w:r w:rsidRPr="00A048E1">
        <w:t>typedef struct</w:t>
      </w:r>
    </w:p>
    <w:p w14:paraId="42D98E62" w14:textId="77777777" w:rsidR="00A42CB1" w:rsidRPr="00A048E1" w:rsidRDefault="00A42CB1" w:rsidP="00A42CB1">
      <w:r w:rsidRPr="00A048E1">
        <w:t>{</w:t>
      </w:r>
    </w:p>
    <w:p w14:paraId="2F382F54" w14:textId="77777777" w:rsidR="00A42CB1" w:rsidRPr="00A048E1" w:rsidRDefault="00A42CB1" w:rsidP="00A42CB1">
      <w:r w:rsidRPr="00A048E1">
        <w:t xml:space="preserve">  uint8_t </w:t>
      </w:r>
      <w:proofErr w:type="spellStart"/>
      <w:r w:rsidRPr="00A048E1">
        <w:t>NVIC_IRQChannel</w:t>
      </w:r>
      <w:proofErr w:type="spellEnd"/>
      <w:r w:rsidRPr="00A048E1">
        <w:t xml:space="preserve">;                    // </w:t>
      </w:r>
      <w:r w:rsidRPr="00824587">
        <w:rPr>
          <w:b/>
          <w:bCs/>
        </w:rPr>
        <w:t>中断通道号</w:t>
      </w:r>
      <w:r>
        <w:rPr>
          <w:rFonts w:hint="eastAsia"/>
        </w:rPr>
        <w:t>(末尾为</w:t>
      </w:r>
      <w:proofErr w:type="spellStart"/>
      <w:r w:rsidRPr="00F96483">
        <w:rPr>
          <w:rFonts w:hint="eastAsia"/>
          <w:b/>
          <w:color w:val="FF0000"/>
        </w:rPr>
        <w:t>IRQn</w:t>
      </w:r>
      <w:proofErr w:type="spellEnd"/>
      <w:r>
        <w:rPr>
          <w:rFonts w:hint="eastAsia"/>
        </w:rPr>
        <w:t>)</w:t>
      </w:r>
    </w:p>
    <w:p w14:paraId="197C684F" w14:textId="77777777" w:rsidR="00A42CB1" w:rsidRPr="00A048E1" w:rsidRDefault="00A42CB1" w:rsidP="00A42CB1">
      <w:r w:rsidRPr="00A048E1">
        <w:t xml:space="preserve">  uint8_t </w:t>
      </w:r>
      <w:proofErr w:type="spellStart"/>
      <w:r w:rsidRPr="00A048E1">
        <w:t>NVIC_IRQChannelPreemptionPriority</w:t>
      </w:r>
      <w:proofErr w:type="spellEnd"/>
      <w:r w:rsidRPr="00A048E1">
        <w:t>;  // 抢占优先级</w:t>
      </w:r>
    </w:p>
    <w:p w14:paraId="54BA5A6B" w14:textId="77777777" w:rsidR="00A42CB1" w:rsidRPr="00A048E1" w:rsidRDefault="00A42CB1" w:rsidP="00A42CB1">
      <w:r w:rsidRPr="00A048E1">
        <w:t xml:space="preserve">  uint8_t </w:t>
      </w:r>
      <w:proofErr w:type="spellStart"/>
      <w:r w:rsidRPr="00A048E1">
        <w:t>NVIC_IRQChannelSubPriority</w:t>
      </w:r>
      <w:proofErr w:type="spellEnd"/>
      <w:r w:rsidRPr="00A048E1">
        <w:t>;         // 响应优先级（同优先级时的顺序）</w:t>
      </w:r>
    </w:p>
    <w:p w14:paraId="0C2B8BCC" w14:textId="77777777" w:rsidR="00A42CB1" w:rsidRPr="00A048E1" w:rsidRDefault="00A42CB1" w:rsidP="00A42CB1">
      <w:r w:rsidRPr="00A048E1">
        <w:t xml:space="preserve">  </w:t>
      </w:r>
      <w:proofErr w:type="spellStart"/>
      <w:r w:rsidRPr="00A048E1">
        <w:t>FunctionalState</w:t>
      </w:r>
      <w:proofErr w:type="spellEnd"/>
      <w:r w:rsidRPr="00A048E1">
        <w:t xml:space="preserve"> </w:t>
      </w:r>
      <w:proofErr w:type="spellStart"/>
      <w:r w:rsidRPr="00A048E1">
        <w:t>NVIC_IRQChannelCmd</w:t>
      </w:r>
      <w:proofErr w:type="spellEnd"/>
      <w:r w:rsidRPr="00A048E1">
        <w:t>;         // ENABLE 或 DISABLE</w:t>
      </w:r>
    </w:p>
    <w:p w14:paraId="7D9ECB2D" w14:textId="77777777" w:rsidR="00A42CB1" w:rsidRDefault="00A42CB1" w:rsidP="00A42CB1">
      <w:r w:rsidRPr="00A048E1">
        <w:t xml:space="preserve">} </w:t>
      </w:r>
      <w:proofErr w:type="spellStart"/>
      <w:r w:rsidRPr="00A048E1">
        <w:t>NVIC_InitTypeDef</w:t>
      </w:r>
      <w:proofErr w:type="spellEnd"/>
      <w:r w:rsidRPr="00A048E1">
        <w:t>;</w:t>
      </w:r>
    </w:p>
    <w:p w14:paraId="4FE574C8" w14:textId="77777777" w:rsidR="00A42CB1" w:rsidRPr="00A048E1" w:rsidRDefault="00A42CB1" w:rsidP="00A42CB1">
      <w:pPr>
        <w:pStyle w:val="3"/>
      </w:pPr>
      <w:r>
        <w:rPr>
          <w:rFonts w:hint="eastAsia"/>
        </w:rPr>
        <w:t>3.参数说明</w:t>
      </w:r>
    </w:p>
    <w:p w14:paraId="30BE0B2D" w14:textId="77777777" w:rsidR="00A42CB1" w:rsidRDefault="00A42CB1" w:rsidP="00A42CB1">
      <w:pPr>
        <w:pStyle w:val="4"/>
      </w:pPr>
      <w:proofErr w:type="spellStart"/>
      <w:r w:rsidRPr="00A048E1">
        <w:t>NVIC_IRQChannel</w:t>
      </w:r>
      <w:proofErr w:type="spellEnd"/>
      <w:r w:rsidRPr="00A048E1">
        <w:t>：</w:t>
      </w:r>
    </w:p>
    <w:p w14:paraId="05BF941E" w14:textId="77777777" w:rsidR="00A42CB1" w:rsidRDefault="00A42CB1" w:rsidP="00A42CB1">
      <w:r w:rsidRPr="00A048E1">
        <w:t>对应 STM32 外设中断编号，比如 TIM2_</w:t>
      </w:r>
      <w:r w:rsidRPr="00242CDC">
        <w:rPr>
          <w:b/>
          <w:bCs/>
          <w:color w:val="EE0000"/>
        </w:rPr>
        <w:t>IRQn</w:t>
      </w:r>
      <w:r w:rsidRPr="00A048E1">
        <w:t>、</w:t>
      </w:r>
      <w:r w:rsidRPr="00242CDC">
        <w:t>USART1_</w:t>
      </w:r>
      <w:r w:rsidRPr="00242CDC">
        <w:rPr>
          <w:b/>
          <w:bCs/>
          <w:color w:val="EE0000"/>
        </w:rPr>
        <w:t>IRQn</w:t>
      </w:r>
      <w:r w:rsidRPr="00A048E1">
        <w:t>。</w:t>
      </w:r>
    </w:p>
    <w:p w14:paraId="21A2036A" w14:textId="77777777" w:rsidR="00A42CB1" w:rsidRDefault="00A42CB1" w:rsidP="00A42CB1">
      <w:r>
        <w:rPr>
          <w:noProof/>
        </w:rPr>
        <w:drawing>
          <wp:inline distT="0" distB="0" distL="0" distR="0" wp14:anchorId="75A7B2C4" wp14:editId="3D81F686">
            <wp:extent cx="4796584" cy="3585600"/>
            <wp:effectExtent l="0" t="0" r="4445" b="0"/>
            <wp:docPr id="103343657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6578" name="图片 1" descr="表格&#10;&#10;AI 生成的内容可能不正确。"/>
                    <pic:cNvPicPr/>
                  </pic:nvPicPr>
                  <pic:blipFill>
                    <a:blip r:embed="rId7"/>
                    <a:stretch>
                      <a:fillRect/>
                    </a:stretch>
                  </pic:blipFill>
                  <pic:spPr>
                    <a:xfrm>
                      <a:off x="0" y="0"/>
                      <a:ext cx="4796584" cy="3585600"/>
                    </a:xfrm>
                    <a:prstGeom prst="rect">
                      <a:avLst/>
                    </a:prstGeom>
                  </pic:spPr>
                </pic:pic>
              </a:graphicData>
            </a:graphic>
          </wp:inline>
        </w:drawing>
      </w:r>
    </w:p>
    <w:p w14:paraId="5F69BC0B" w14:textId="77777777" w:rsidR="00A42CB1" w:rsidRPr="00A048E1" w:rsidRDefault="00A42CB1" w:rsidP="00A42CB1">
      <w:r>
        <w:rPr>
          <w:noProof/>
        </w:rPr>
        <w:lastRenderedPageBreak/>
        <w:drawing>
          <wp:inline distT="0" distB="0" distL="0" distR="0" wp14:anchorId="3DDB4D1E" wp14:editId="212A5AF5">
            <wp:extent cx="5274310" cy="3397885"/>
            <wp:effectExtent l="0" t="0" r="2540" b="0"/>
            <wp:docPr id="87741499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14996" name="图片 1" descr="表格&#10;&#10;AI 生成的内容可能不正确。"/>
                    <pic:cNvPicPr/>
                  </pic:nvPicPr>
                  <pic:blipFill>
                    <a:blip r:embed="rId8"/>
                    <a:stretch>
                      <a:fillRect/>
                    </a:stretch>
                  </pic:blipFill>
                  <pic:spPr>
                    <a:xfrm>
                      <a:off x="0" y="0"/>
                      <a:ext cx="5274310" cy="3397885"/>
                    </a:xfrm>
                    <a:prstGeom prst="rect">
                      <a:avLst/>
                    </a:prstGeom>
                  </pic:spPr>
                </pic:pic>
              </a:graphicData>
            </a:graphic>
          </wp:inline>
        </w:drawing>
      </w:r>
    </w:p>
    <w:p w14:paraId="765FD739" w14:textId="77777777" w:rsidR="00A42CB1" w:rsidRDefault="00A42CB1" w:rsidP="00A42CB1">
      <w:pPr>
        <w:pStyle w:val="4"/>
      </w:pPr>
      <w:proofErr w:type="spellStart"/>
      <w:r w:rsidRPr="00A048E1">
        <w:t>NVIC_IRQChannelPreemptionPriority</w:t>
      </w:r>
      <w:proofErr w:type="spellEnd"/>
      <w:r w:rsidRPr="00A048E1">
        <w:t>：</w:t>
      </w:r>
    </w:p>
    <w:p w14:paraId="55D08EC1" w14:textId="77777777" w:rsidR="00A42CB1" w:rsidRPr="00A048E1" w:rsidRDefault="00A42CB1" w:rsidP="00A42CB1">
      <w:r w:rsidRPr="00A048E1">
        <w:t>抢占优先级，</w:t>
      </w:r>
      <w:r w:rsidRPr="00016DFF">
        <w:rPr>
          <w:b/>
          <w:bCs/>
          <w:color w:val="EE0000"/>
        </w:rPr>
        <w:t>值越小</w:t>
      </w:r>
      <w:r w:rsidRPr="00A048E1">
        <w:t>优先级</w:t>
      </w:r>
      <w:r w:rsidRPr="00016DFF">
        <w:rPr>
          <w:b/>
          <w:bCs/>
          <w:color w:val="EE0000"/>
        </w:rPr>
        <w:t>越高</w:t>
      </w:r>
      <w:r w:rsidRPr="00A048E1">
        <w:t>。</w:t>
      </w:r>
    </w:p>
    <w:p w14:paraId="3D01756E" w14:textId="77777777" w:rsidR="00A42CB1" w:rsidRDefault="00A42CB1" w:rsidP="00A42CB1">
      <w:pPr>
        <w:pStyle w:val="4"/>
      </w:pPr>
      <w:proofErr w:type="spellStart"/>
      <w:r w:rsidRPr="00A048E1">
        <w:t>NVIC_IRQChannelSubPriority</w:t>
      </w:r>
      <w:proofErr w:type="spellEnd"/>
      <w:r w:rsidRPr="00A048E1">
        <w:t>：</w:t>
      </w:r>
    </w:p>
    <w:p w14:paraId="7C02C557" w14:textId="77777777" w:rsidR="00A42CB1" w:rsidRDefault="00A42CB1" w:rsidP="00A42CB1">
      <w:r w:rsidRPr="00A048E1">
        <w:t>响应优先级，决定相同抢占优先级下谁先响应。</w:t>
      </w:r>
    </w:p>
    <w:p w14:paraId="11598648" w14:textId="77777777" w:rsidR="00A42CB1" w:rsidRPr="00A048E1" w:rsidRDefault="00A42CB1" w:rsidP="00A42CB1">
      <w:pPr>
        <w:ind w:left="360"/>
      </w:pPr>
      <w:r>
        <w:rPr>
          <w:noProof/>
        </w:rPr>
        <w:drawing>
          <wp:inline distT="0" distB="0" distL="0" distR="0" wp14:anchorId="70F0216C" wp14:editId="473F23D2">
            <wp:extent cx="5274310" cy="2937510"/>
            <wp:effectExtent l="0" t="0" r="2540" b="0"/>
            <wp:docPr id="210290768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07689" name="图片 1" descr="表格&#10;&#10;AI 生成的内容可能不正确。"/>
                    <pic:cNvPicPr/>
                  </pic:nvPicPr>
                  <pic:blipFill>
                    <a:blip r:embed="rId9"/>
                    <a:stretch>
                      <a:fillRect/>
                    </a:stretch>
                  </pic:blipFill>
                  <pic:spPr>
                    <a:xfrm>
                      <a:off x="0" y="0"/>
                      <a:ext cx="5274310" cy="2937510"/>
                    </a:xfrm>
                    <a:prstGeom prst="rect">
                      <a:avLst/>
                    </a:prstGeom>
                  </pic:spPr>
                </pic:pic>
              </a:graphicData>
            </a:graphic>
          </wp:inline>
        </w:drawing>
      </w:r>
    </w:p>
    <w:p w14:paraId="32812C62" w14:textId="77777777" w:rsidR="00A42CB1" w:rsidRDefault="00A42CB1" w:rsidP="00A42CB1">
      <w:pPr>
        <w:pStyle w:val="4"/>
      </w:pPr>
      <w:proofErr w:type="spellStart"/>
      <w:r w:rsidRPr="00A048E1">
        <w:lastRenderedPageBreak/>
        <w:t>NVIC_IRQChannelCmd</w:t>
      </w:r>
      <w:proofErr w:type="spellEnd"/>
      <w:r w:rsidRPr="00A048E1">
        <w:t>：</w:t>
      </w:r>
    </w:p>
    <w:p w14:paraId="2090763B" w14:textId="77777777" w:rsidR="00A42CB1" w:rsidRPr="00A048E1" w:rsidRDefault="00A42CB1" w:rsidP="00A42CB1">
      <w:r w:rsidRPr="00A048E1">
        <w:t>中断</w:t>
      </w:r>
      <w:r w:rsidRPr="00D170C3">
        <w:rPr>
          <w:b/>
          <w:bCs/>
        </w:rPr>
        <w:t>是否使能</w:t>
      </w:r>
      <w:r w:rsidRPr="00A048E1">
        <w:t xml:space="preserve">，取值 </w:t>
      </w:r>
      <w:r w:rsidRPr="00016DFF">
        <w:rPr>
          <w:color w:val="EE0000"/>
        </w:rPr>
        <w:t>ENABLE</w:t>
      </w:r>
      <w:r w:rsidRPr="00A048E1">
        <w:t xml:space="preserve"> 或 </w:t>
      </w:r>
      <w:r w:rsidRPr="00016DFF">
        <w:rPr>
          <w:color w:val="EE0000"/>
        </w:rPr>
        <w:t>DISABLE</w:t>
      </w:r>
      <w:r w:rsidRPr="00A048E1">
        <w:t>。</w:t>
      </w:r>
    </w:p>
    <w:p w14:paraId="61148BF9" w14:textId="77777777" w:rsidR="00A42CB1" w:rsidRPr="007C0165" w:rsidRDefault="00000000" w:rsidP="00A42CB1">
      <w:r>
        <w:pict w14:anchorId="46230E50">
          <v:rect id="_x0000_i1034" style="width:0;height:1.5pt" o:hralign="center" o:bullet="t" o:hrstd="t" o:hr="t" fillcolor="#a0a0a0" stroked="f"/>
        </w:pict>
      </w:r>
    </w:p>
    <w:p w14:paraId="6C4AC7CA" w14:textId="77777777" w:rsidR="00A42CB1" w:rsidRPr="00A048E1" w:rsidRDefault="00A42CB1" w:rsidP="00A42CB1">
      <w:pPr>
        <w:pStyle w:val="3"/>
      </w:pPr>
      <w:r>
        <w:rPr>
          <w:rFonts w:hint="eastAsia"/>
        </w:rPr>
        <w:t>4</w:t>
      </w:r>
      <w:r w:rsidRPr="00A048E1">
        <w:t>. 使用示例</w:t>
      </w:r>
    </w:p>
    <w:p w14:paraId="0BDF85A6" w14:textId="77777777" w:rsidR="00A42CB1" w:rsidRPr="00A048E1" w:rsidRDefault="00A42CB1" w:rsidP="00A42CB1">
      <w:r w:rsidRPr="00A048E1">
        <w:t>假设你要使能 TIM2 中断，并设置优先级：</w:t>
      </w:r>
    </w:p>
    <w:p w14:paraId="1916EF20" w14:textId="77777777" w:rsidR="00A42CB1" w:rsidRPr="00A048E1" w:rsidRDefault="00A42CB1" w:rsidP="00A42CB1">
      <w:proofErr w:type="spellStart"/>
      <w:r w:rsidRPr="00A048E1">
        <w:t>NVIC_InitTypeDef</w:t>
      </w:r>
      <w:proofErr w:type="spellEnd"/>
      <w:r w:rsidRPr="00A048E1">
        <w:t xml:space="preserve"> </w:t>
      </w:r>
      <w:proofErr w:type="spellStart"/>
      <w:r w:rsidRPr="00A048E1">
        <w:t>NVIC_InitStructure</w:t>
      </w:r>
      <w:proofErr w:type="spellEnd"/>
      <w:r w:rsidRPr="00A048E1">
        <w:t>;</w:t>
      </w:r>
    </w:p>
    <w:p w14:paraId="1FE04C7C" w14:textId="77777777" w:rsidR="00A42CB1" w:rsidRPr="00A048E1" w:rsidRDefault="00A42CB1" w:rsidP="00A42CB1"/>
    <w:p w14:paraId="7AE2EAD0" w14:textId="77777777" w:rsidR="00A42CB1" w:rsidRPr="00A048E1" w:rsidRDefault="00A42CB1" w:rsidP="00A42CB1">
      <w:proofErr w:type="spellStart"/>
      <w:r w:rsidRPr="00A048E1">
        <w:t>NVIC_InitStructure.NVIC_IRQChannel</w:t>
      </w:r>
      <w:proofErr w:type="spellEnd"/>
      <w:r w:rsidRPr="00A048E1">
        <w:t xml:space="preserve"> = TIM2_IRQn;</w:t>
      </w:r>
    </w:p>
    <w:p w14:paraId="6E572F7C" w14:textId="77777777" w:rsidR="00A42CB1" w:rsidRPr="00A048E1" w:rsidRDefault="00A42CB1" w:rsidP="00A42CB1">
      <w:proofErr w:type="spellStart"/>
      <w:r w:rsidRPr="00A048E1">
        <w:t>NVIC_InitStructure.NVIC_IRQChannelPreemptionPriority</w:t>
      </w:r>
      <w:proofErr w:type="spellEnd"/>
      <w:r w:rsidRPr="00A048E1">
        <w:t xml:space="preserve"> = 1;</w:t>
      </w:r>
    </w:p>
    <w:p w14:paraId="21C5A70D" w14:textId="77777777" w:rsidR="00A42CB1" w:rsidRPr="00A048E1" w:rsidRDefault="00A42CB1" w:rsidP="00A42CB1">
      <w:proofErr w:type="spellStart"/>
      <w:r w:rsidRPr="00A048E1">
        <w:t>NVIC_InitStructure.NVIC_IRQChannelSubPriority</w:t>
      </w:r>
      <w:proofErr w:type="spellEnd"/>
      <w:r w:rsidRPr="00A048E1">
        <w:t xml:space="preserve"> = 1;</w:t>
      </w:r>
    </w:p>
    <w:p w14:paraId="36A67311" w14:textId="77777777" w:rsidR="00A42CB1" w:rsidRPr="00A048E1" w:rsidRDefault="00A42CB1" w:rsidP="00A42CB1">
      <w:proofErr w:type="spellStart"/>
      <w:r w:rsidRPr="00A048E1">
        <w:t>NVIC_InitStructure.NVIC_IRQChannelCmd</w:t>
      </w:r>
      <w:proofErr w:type="spellEnd"/>
      <w:r w:rsidRPr="00A048E1">
        <w:t xml:space="preserve"> = ENABLE;</w:t>
      </w:r>
    </w:p>
    <w:p w14:paraId="2A9928BF" w14:textId="77777777" w:rsidR="00A42CB1" w:rsidRPr="00A048E1" w:rsidRDefault="00A42CB1" w:rsidP="00A42CB1"/>
    <w:p w14:paraId="50BCEB7F" w14:textId="77777777" w:rsidR="00A42CB1" w:rsidRPr="00A048E1" w:rsidRDefault="00A42CB1" w:rsidP="00A42CB1">
      <w:proofErr w:type="spellStart"/>
      <w:r w:rsidRPr="00A048E1">
        <w:t>NVIC_Init</w:t>
      </w:r>
      <w:proofErr w:type="spellEnd"/>
      <w:r w:rsidRPr="00A048E1">
        <w:t>(&amp;</w:t>
      </w:r>
      <w:proofErr w:type="spellStart"/>
      <w:r w:rsidRPr="00A048E1">
        <w:t>NVIC_InitStructure</w:t>
      </w:r>
      <w:proofErr w:type="spellEnd"/>
      <w:r w:rsidRPr="00A048E1">
        <w:t>);</w:t>
      </w:r>
    </w:p>
    <w:p w14:paraId="7AA3453E" w14:textId="77777777" w:rsidR="00A42CB1" w:rsidRPr="00A048E1" w:rsidRDefault="00A42CB1" w:rsidP="00A42CB1">
      <w:pPr>
        <w:numPr>
          <w:ilvl w:val="0"/>
          <w:numId w:val="7"/>
        </w:numPr>
      </w:pPr>
      <w:r w:rsidRPr="00A048E1">
        <w:t>这段代码会把 TIM2 的中断使能，并设置抢占优先级和响应优先级。</w:t>
      </w:r>
    </w:p>
    <w:p w14:paraId="64A4611E" w14:textId="77777777" w:rsidR="00A42CB1" w:rsidRPr="00A048E1" w:rsidRDefault="00A42CB1" w:rsidP="00A42CB1">
      <w:pPr>
        <w:numPr>
          <w:ilvl w:val="0"/>
          <w:numId w:val="7"/>
        </w:numPr>
      </w:pPr>
      <w:r w:rsidRPr="00A048E1">
        <w:t xml:space="preserve">注意，STM32 的中断优先级分为 </w:t>
      </w:r>
      <w:r w:rsidRPr="00A048E1">
        <w:rPr>
          <w:b/>
          <w:bCs/>
        </w:rPr>
        <w:t>抢占优先级（Preemption）</w:t>
      </w:r>
      <w:r w:rsidRPr="00A048E1">
        <w:t xml:space="preserve"> 和 </w:t>
      </w:r>
      <w:r w:rsidRPr="00A048E1">
        <w:rPr>
          <w:b/>
          <w:bCs/>
        </w:rPr>
        <w:t>子优先级（Sub）</w:t>
      </w:r>
      <w:r w:rsidRPr="00A048E1">
        <w:t>，在 NVIC 配置中可灵活组合。</w:t>
      </w:r>
    </w:p>
    <w:p w14:paraId="112EB702" w14:textId="77777777" w:rsidR="00A42CB1" w:rsidRPr="00A048E1" w:rsidRDefault="00000000" w:rsidP="00A42CB1">
      <w:r>
        <w:pict w14:anchorId="49E8FAFD">
          <v:rect id="_x0000_i1035" style="width:0;height:1.5pt" o:hralign="center" o:hrstd="t" o:hr="t" fillcolor="#a0a0a0" stroked="f"/>
        </w:pict>
      </w:r>
    </w:p>
    <w:p w14:paraId="482F8BE9" w14:textId="77777777" w:rsidR="00A42CB1" w:rsidRPr="00A048E1" w:rsidRDefault="00A42CB1" w:rsidP="00A42CB1">
      <w:pPr>
        <w:pStyle w:val="3"/>
      </w:pPr>
      <w:r>
        <w:rPr>
          <w:rFonts w:hint="eastAsia"/>
        </w:rPr>
        <w:t>5</w:t>
      </w:r>
      <w:r w:rsidRPr="00A048E1">
        <w:t>. 总结</w:t>
      </w:r>
    </w:p>
    <w:p w14:paraId="63174EB9" w14:textId="77777777" w:rsidR="00A42CB1" w:rsidRPr="00A048E1" w:rsidRDefault="00A42CB1" w:rsidP="00A42CB1">
      <w:pPr>
        <w:numPr>
          <w:ilvl w:val="0"/>
          <w:numId w:val="8"/>
        </w:numPr>
      </w:pPr>
      <w:proofErr w:type="spellStart"/>
      <w:r w:rsidRPr="00A048E1">
        <w:t>NVIC_Init</w:t>
      </w:r>
      <w:proofErr w:type="spellEnd"/>
      <w:r w:rsidRPr="00A048E1">
        <w:t xml:space="preserve"> 是 STM32 标准库中</w:t>
      </w:r>
      <w:r w:rsidRPr="00A048E1">
        <w:rPr>
          <w:color w:val="EE0000"/>
        </w:rPr>
        <w:t>配置中断的入口函数</w:t>
      </w:r>
      <w:r w:rsidRPr="00A048E1">
        <w:t>。</w:t>
      </w:r>
    </w:p>
    <w:p w14:paraId="1033EA53" w14:textId="77777777" w:rsidR="00A42CB1" w:rsidRPr="00A048E1" w:rsidRDefault="00A42CB1" w:rsidP="00A42CB1">
      <w:pPr>
        <w:numPr>
          <w:ilvl w:val="0"/>
          <w:numId w:val="8"/>
        </w:numPr>
      </w:pPr>
      <w:r w:rsidRPr="00A048E1">
        <w:t xml:space="preserve">通过填充 </w:t>
      </w:r>
      <w:proofErr w:type="spellStart"/>
      <w:r w:rsidRPr="00A048E1">
        <w:t>NVIC_InitTypeDef</w:t>
      </w:r>
      <w:proofErr w:type="spellEnd"/>
      <w:r w:rsidRPr="00A048E1">
        <w:t xml:space="preserve"> 结构体，你可以：</w:t>
      </w:r>
    </w:p>
    <w:p w14:paraId="32B120D5" w14:textId="77777777" w:rsidR="00A42CB1" w:rsidRPr="00A048E1" w:rsidRDefault="00A42CB1" w:rsidP="00A42CB1">
      <w:pPr>
        <w:numPr>
          <w:ilvl w:val="1"/>
          <w:numId w:val="8"/>
        </w:numPr>
      </w:pPr>
      <w:r w:rsidRPr="00A048E1">
        <w:t>选择中断源</w:t>
      </w:r>
    </w:p>
    <w:p w14:paraId="50456B70" w14:textId="77777777" w:rsidR="00A42CB1" w:rsidRPr="00A048E1" w:rsidRDefault="00A42CB1" w:rsidP="00A42CB1">
      <w:pPr>
        <w:numPr>
          <w:ilvl w:val="1"/>
          <w:numId w:val="8"/>
        </w:numPr>
      </w:pPr>
      <w:r w:rsidRPr="00A048E1">
        <w:t>设置优先级</w:t>
      </w:r>
    </w:p>
    <w:p w14:paraId="12377C49" w14:textId="77777777" w:rsidR="00A42CB1" w:rsidRDefault="00A42CB1" w:rsidP="00A42CB1">
      <w:pPr>
        <w:numPr>
          <w:ilvl w:val="1"/>
          <w:numId w:val="8"/>
        </w:numPr>
      </w:pPr>
      <w:r w:rsidRPr="00A048E1">
        <w:t>使能或禁用中断</w:t>
      </w:r>
    </w:p>
    <w:p w14:paraId="7573CF86" w14:textId="77777777" w:rsidR="006F4AA9" w:rsidRDefault="006F4AA9" w:rsidP="006F4AA9">
      <w:pPr>
        <w:pStyle w:val="1"/>
      </w:pPr>
      <w:r>
        <w:rPr>
          <w:rFonts w:hint="eastAsia"/>
        </w:rPr>
        <w:lastRenderedPageBreak/>
        <w:t>中断函数</w:t>
      </w:r>
    </w:p>
    <w:p w14:paraId="76ED3B84" w14:textId="77777777" w:rsidR="006F4AA9" w:rsidRDefault="006F4AA9" w:rsidP="006F4AA9">
      <w:r>
        <w:rPr>
          <w:noProof/>
        </w:rPr>
        <w:drawing>
          <wp:inline distT="0" distB="0" distL="0" distR="0" wp14:anchorId="1A4787F8" wp14:editId="4537F36F">
            <wp:extent cx="4846740" cy="2598645"/>
            <wp:effectExtent l="0" t="0" r="0" b="0"/>
            <wp:docPr id="943569308"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69308" name="图片 1" descr="手机屏幕截图&#10;&#10;AI 生成的内容可能不正确。"/>
                    <pic:cNvPicPr/>
                  </pic:nvPicPr>
                  <pic:blipFill>
                    <a:blip r:embed="rId10"/>
                    <a:stretch>
                      <a:fillRect/>
                    </a:stretch>
                  </pic:blipFill>
                  <pic:spPr>
                    <a:xfrm>
                      <a:off x="0" y="0"/>
                      <a:ext cx="4846740" cy="2598645"/>
                    </a:xfrm>
                    <a:prstGeom prst="rect">
                      <a:avLst/>
                    </a:prstGeom>
                  </pic:spPr>
                </pic:pic>
              </a:graphicData>
            </a:graphic>
          </wp:inline>
        </w:drawing>
      </w:r>
    </w:p>
    <w:p w14:paraId="06113044" w14:textId="77777777" w:rsidR="006F4AA9" w:rsidRPr="00333EA5" w:rsidRDefault="006F4AA9" w:rsidP="006F4AA9">
      <w:r w:rsidRPr="00333EA5">
        <w:t>STM32的中断函数确实是嵌入式开发中的核心概念。为了让你清晰理解，我先用一个表格汇总STM32主要的中断函数，然后详细解释它们如何工作。</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536"/>
        <w:gridCol w:w="1299"/>
        <w:gridCol w:w="4704"/>
        <w:gridCol w:w="1751"/>
      </w:tblGrid>
      <w:tr w:rsidR="006F4AA9" w:rsidRPr="00333EA5" w14:paraId="46DE3103"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5C75572D" w14:textId="77777777" w:rsidR="006F4AA9" w:rsidRPr="00333EA5" w:rsidRDefault="006F4AA9" w:rsidP="004B7671">
            <w:pPr>
              <w:rPr>
                <w:b/>
                <w:bCs/>
              </w:rPr>
            </w:pPr>
            <w:r w:rsidRPr="00333EA5">
              <w:rPr>
                <w:b/>
                <w:bCs/>
              </w:rPr>
              <w:t>中断类型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C9E3536" w14:textId="77777777" w:rsidR="006F4AA9" w:rsidRPr="00333EA5" w:rsidRDefault="006F4AA9" w:rsidP="004B7671">
            <w:pPr>
              <w:rPr>
                <w:b/>
                <w:bCs/>
              </w:rPr>
            </w:pPr>
            <w:r w:rsidRPr="00333EA5">
              <w:rPr>
                <w:b/>
                <w:bCs/>
              </w:rPr>
              <w:t>中断线</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C6C269D" w14:textId="77777777" w:rsidR="006F4AA9" w:rsidRPr="00333EA5" w:rsidRDefault="006F4AA9" w:rsidP="004B7671">
            <w:pPr>
              <w:rPr>
                <w:b/>
                <w:bCs/>
              </w:rPr>
            </w:pPr>
            <w:r w:rsidRPr="00333EA5">
              <w:rPr>
                <w:b/>
                <w:bCs/>
              </w:rPr>
              <w:t>中断服务函数（ISR）名称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C12589C" w14:textId="77777777" w:rsidR="006F4AA9" w:rsidRPr="00333EA5" w:rsidRDefault="006F4AA9" w:rsidP="004B7671">
            <w:pPr>
              <w:rPr>
                <w:b/>
                <w:bCs/>
              </w:rPr>
            </w:pPr>
            <w:r w:rsidRPr="00333EA5">
              <w:rPr>
                <w:b/>
                <w:bCs/>
              </w:rPr>
              <w:t>说明</w:t>
            </w:r>
          </w:p>
        </w:tc>
      </w:tr>
      <w:tr w:rsidR="006F4AA9" w:rsidRPr="00333EA5" w14:paraId="1635B228"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550B1FD9" w14:textId="77777777" w:rsidR="006F4AA9" w:rsidRPr="00333EA5" w:rsidRDefault="006F4AA9" w:rsidP="004B7671">
            <w:r w:rsidRPr="00333EA5">
              <w:rPr>
                <w:rFonts w:ascii="Times New Roman" w:hAnsi="Times New Roman" w:cs="Times New Roman"/>
              </w:rPr>
              <w:t>​</w:t>
            </w:r>
            <w:r w:rsidRPr="00333EA5">
              <w:rPr>
                <w:b/>
                <w:bCs/>
              </w:rPr>
              <w:t>外部中断</w:t>
            </w:r>
            <w:r w:rsidRPr="00333EA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D1A6EB" w14:textId="77777777" w:rsidR="006F4AA9" w:rsidRPr="00333EA5" w:rsidRDefault="006F4AA9" w:rsidP="004B7671">
            <w:r w:rsidRPr="00333EA5">
              <w:t>线 0-4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FD4C1A" w14:textId="77777777" w:rsidR="006F4AA9" w:rsidRPr="00333EA5" w:rsidRDefault="006F4AA9" w:rsidP="004B7671">
            <w:r w:rsidRPr="00333EA5">
              <w:t>EXTI0_IRQHandler、EXTI1_IRQHandler、EXTI2_IRQHandler、EXTI3_IRQHandler、EXTI4_IRQHandler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75D6D45" w14:textId="77777777" w:rsidR="006F4AA9" w:rsidRPr="00333EA5" w:rsidRDefault="006F4AA9" w:rsidP="004B7671">
            <w:r w:rsidRPr="00333EA5">
              <w:t>每个中断线有</w:t>
            </w:r>
            <w:r w:rsidRPr="00333EA5">
              <w:rPr>
                <w:b/>
                <w:bCs/>
                <w:color w:val="EE0000"/>
              </w:rPr>
              <w:t>独立的</w:t>
            </w:r>
            <w:r w:rsidRPr="00333EA5">
              <w:t>中断函数。</w:t>
            </w:r>
          </w:p>
        </w:tc>
      </w:tr>
      <w:tr w:rsidR="006F4AA9" w:rsidRPr="00333EA5" w14:paraId="6A7D6797"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250063F4" w14:textId="77777777" w:rsidR="006F4AA9" w:rsidRPr="00333EA5" w:rsidRDefault="006F4AA9" w:rsidP="004B7671">
            <w:r w:rsidRPr="00333EA5">
              <w:rPr>
                <w:rFonts w:ascii="Times New Roman" w:hAnsi="Times New Roman" w:cs="Times New Roman"/>
              </w:rPr>
              <w:t>​</w:t>
            </w:r>
            <w:r w:rsidRPr="00333EA5">
              <w:rPr>
                <w:b/>
                <w:bCs/>
              </w:rPr>
              <w:t>外部中断</w:t>
            </w:r>
            <w:r w:rsidRPr="00333EA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B073CB1" w14:textId="77777777" w:rsidR="006F4AA9" w:rsidRPr="00333EA5" w:rsidRDefault="006F4AA9" w:rsidP="004B7671">
            <w:r w:rsidRPr="00333EA5">
              <w:t>线 5-9</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FB01CDA" w14:textId="77777777" w:rsidR="006F4AA9" w:rsidRPr="00333EA5" w:rsidRDefault="006F4AA9" w:rsidP="004B7671">
            <w:r w:rsidRPr="00333EA5">
              <w:t>EXTI9_5_IRQHandler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24FCD22" w14:textId="77777777" w:rsidR="006F4AA9" w:rsidRPr="00333EA5" w:rsidRDefault="006F4AA9" w:rsidP="004B7671">
            <w:r w:rsidRPr="00333EA5">
              <w:t>中断线</w:t>
            </w:r>
            <w:r w:rsidRPr="00824587">
              <w:rPr>
                <w:b/>
                <w:bCs/>
              </w:rPr>
              <w:t>5、6、7、8、9</w:t>
            </w:r>
            <w:r w:rsidRPr="00333EA5">
              <w:rPr>
                <w:b/>
                <w:bCs/>
                <w:color w:val="EE0000"/>
              </w:rPr>
              <w:t>共用一个</w:t>
            </w:r>
            <w:r w:rsidRPr="00333EA5">
              <w:t>中断函数。</w:t>
            </w:r>
          </w:p>
        </w:tc>
      </w:tr>
      <w:tr w:rsidR="006F4AA9" w:rsidRPr="00333EA5" w14:paraId="4751A1EF"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67FC0EAE" w14:textId="77777777" w:rsidR="006F4AA9" w:rsidRPr="00333EA5" w:rsidRDefault="006F4AA9" w:rsidP="004B7671">
            <w:r w:rsidRPr="00333EA5">
              <w:rPr>
                <w:rFonts w:ascii="Times New Roman" w:hAnsi="Times New Roman" w:cs="Times New Roman"/>
              </w:rPr>
              <w:t>​</w:t>
            </w:r>
            <w:r w:rsidRPr="00333EA5">
              <w:rPr>
                <w:b/>
                <w:bCs/>
              </w:rPr>
              <w:t>外部中断</w:t>
            </w:r>
            <w:r w:rsidRPr="00333EA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BCC0898" w14:textId="77777777" w:rsidR="006F4AA9" w:rsidRPr="00333EA5" w:rsidRDefault="006F4AA9" w:rsidP="004B7671">
            <w:r w:rsidRPr="00333EA5">
              <w:t>线 10-15</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7291D2" w14:textId="77777777" w:rsidR="006F4AA9" w:rsidRPr="00333EA5" w:rsidRDefault="006F4AA9" w:rsidP="004B7671">
            <w:r w:rsidRPr="00333EA5">
              <w:t>EXTI15_10_IRQHandler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5126FD" w14:textId="77777777" w:rsidR="006F4AA9" w:rsidRPr="00333EA5" w:rsidRDefault="006F4AA9" w:rsidP="004B7671">
            <w:r w:rsidRPr="00333EA5">
              <w:t>中断线</w:t>
            </w:r>
            <w:r w:rsidRPr="00824587">
              <w:rPr>
                <w:b/>
                <w:bCs/>
              </w:rPr>
              <w:t>10至15</w:t>
            </w:r>
            <w:r w:rsidRPr="00333EA5">
              <w:rPr>
                <w:b/>
                <w:bCs/>
                <w:color w:val="EE0000"/>
              </w:rPr>
              <w:t>共用一个</w:t>
            </w:r>
            <w:r w:rsidRPr="00333EA5">
              <w:t>中断函数。</w:t>
            </w:r>
          </w:p>
        </w:tc>
      </w:tr>
      <w:tr w:rsidR="006F4AA9" w:rsidRPr="00333EA5" w14:paraId="31B1578C"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21BE287D" w14:textId="77777777" w:rsidR="006F4AA9" w:rsidRPr="00333EA5" w:rsidRDefault="006F4AA9" w:rsidP="004B7671">
            <w:r w:rsidRPr="00333EA5">
              <w:rPr>
                <w:rFonts w:ascii="Times New Roman" w:hAnsi="Times New Roman" w:cs="Times New Roman"/>
              </w:rPr>
              <w:t>​</w:t>
            </w:r>
            <w:r w:rsidRPr="00824587">
              <w:rPr>
                <w:b/>
                <w:bCs/>
                <w:color w:val="EE0000"/>
              </w:rPr>
              <w:t>定时器中断</w:t>
            </w:r>
            <w:r w:rsidRPr="00824587">
              <w:rPr>
                <w:rFonts w:ascii="Times New Roman" w:hAnsi="Times New Roman" w:cs="Times New Roman"/>
                <w:color w:val="EE0000"/>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7241503" w14:textId="77777777" w:rsidR="006F4AA9" w:rsidRPr="00333EA5" w:rsidRDefault="006F4AA9" w:rsidP="004B7671">
            <w:r w:rsidRPr="00333EA5">
              <w:t>定时器更新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E46C025" w14:textId="77777777" w:rsidR="006F4AA9" w:rsidRPr="00333EA5" w:rsidRDefault="006F4AA9" w:rsidP="004B7671">
            <w:r w:rsidRPr="00333EA5">
              <w:t>TIM1_UP_IRQHandler、TIM2_IRQHandler、TIM3_IRQHandler等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B464426" w14:textId="77777777" w:rsidR="006F4AA9" w:rsidRPr="00333EA5" w:rsidRDefault="006F4AA9" w:rsidP="004B7671">
            <w:r w:rsidRPr="00333EA5">
              <w:t>每个定时器有自己</w:t>
            </w:r>
            <w:r w:rsidRPr="00333EA5">
              <w:rPr>
                <w:b/>
                <w:bCs/>
                <w:color w:val="EE0000"/>
              </w:rPr>
              <w:t>专属</w:t>
            </w:r>
            <w:r w:rsidRPr="00333EA5">
              <w:t>的中断函数。</w:t>
            </w:r>
          </w:p>
        </w:tc>
      </w:tr>
      <w:tr w:rsidR="006F4AA9" w:rsidRPr="00333EA5" w14:paraId="67C46BE9"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7B78655B" w14:textId="77777777" w:rsidR="006F4AA9" w:rsidRPr="00333EA5" w:rsidRDefault="006F4AA9" w:rsidP="004B7671">
            <w:r w:rsidRPr="00333EA5">
              <w:rPr>
                <w:rFonts w:ascii="Times New Roman" w:hAnsi="Times New Roman" w:cs="Times New Roman"/>
              </w:rPr>
              <w:t>​</w:t>
            </w:r>
            <w:r w:rsidRPr="00824587">
              <w:rPr>
                <w:b/>
                <w:bCs/>
                <w:color w:val="EE0000"/>
              </w:rPr>
              <w:t>串口中断</w:t>
            </w:r>
            <w:r w:rsidRPr="00333EA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D5498C" w14:textId="77777777" w:rsidR="006F4AA9" w:rsidRPr="00333EA5" w:rsidRDefault="006F4AA9" w:rsidP="004B7671">
            <w:r w:rsidRPr="00333EA5">
              <w:t>USART1、USART2...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5735282" w14:textId="77777777" w:rsidR="006F4AA9" w:rsidRPr="00333EA5" w:rsidRDefault="006F4AA9" w:rsidP="004B7671">
            <w:r w:rsidRPr="00333EA5">
              <w:t>USART1_IRQHandler、USART2_IRQHandler等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431061E" w14:textId="77777777" w:rsidR="006F4AA9" w:rsidRPr="00333EA5" w:rsidRDefault="006F4AA9" w:rsidP="004B7671">
            <w:r w:rsidRPr="00333EA5">
              <w:t>每个串口有自己</w:t>
            </w:r>
            <w:r w:rsidRPr="00333EA5">
              <w:rPr>
                <w:b/>
                <w:bCs/>
                <w:color w:val="EE0000"/>
              </w:rPr>
              <w:t>专属</w:t>
            </w:r>
            <w:r w:rsidRPr="00333EA5">
              <w:t>的中断函数。</w:t>
            </w:r>
          </w:p>
        </w:tc>
      </w:tr>
    </w:tbl>
    <w:p w14:paraId="756CC0A1" w14:textId="77777777" w:rsidR="006F4AA9" w:rsidRPr="00333EA5" w:rsidRDefault="006F4AA9" w:rsidP="006F4AA9">
      <w:pPr>
        <w:pStyle w:val="2"/>
      </w:pPr>
      <w:r w:rsidRPr="00333EA5">
        <w:rPr>
          <w:rFonts w:ascii="Segoe UI Emoji" w:hAnsi="Segoe UI Emoji" w:cs="Segoe UI Emoji"/>
        </w:rPr>
        <w:lastRenderedPageBreak/>
        <w:t>🧠</w:t>
      </w:r>
      <w:r w:rsidRPr="00333EA5">
        <w:t xml:space="preserve"> 理解中断：一个生动的比喻 </w:t>
      </w:r>
    </w:p>
    <w:p w14:paraId="6826CB69" w14:textId="77777777" w:rsidR="006F4AA9" w:rsidRPr="00333EA5" w:rsidRDefault="006F4AA9" w:rsidP="006F4AA9">
      <w:r w:rsidRPr="00333EA5">
        <w:t>你可以把STM32的</w:t>
      </w:r>
      <w:r w:rsidRPr="00333EA5">
        <w:rPr>
          <w:b/>
          <w:bCs/>
        </w:rPr>
        <w:t>主程序（main函数）</w:t>
      </w:r>
      <w:r w:rsidRPr="00333EA5">
        <w:rPr>
          <w:rFonts w:ascii="Times New Roman" w:hAnsi="Times New Roman" w:cs="Times New Roman"/>
          <w:b/>
          <w:bCs/>
        </w:rPr>
        <w:t>​</w:t>
      </w:r>
      <w:r w:rsidRPr="00333EA5">
        <w:rPr>
          <w:rFonts w:ascii="Times New Roman" w:hAnsi="Times New Roman" w:cs="Times New Roman"/>
        </w:rPr>
        <w:t>​</w:t>
      </w:r>
      <w:r w:rsidRPr="00333EA5">
        <w:t xml:space="preserve"> 想象成一位正在厨房</w:t>
      </w:r>
      <w:r w:rsidRPr="00333EA5">
        <w:rPr>
          <w:color w:val="EE0000"/>
        </w:rPr>
        <w:t>专心做饭</w:t>
      </w:r>
      <w:r w:rsidRPr="00333EA5">
        <w:t>的</w:t>
      </w:r>
      <w:r w:rsidRPr="00333EA5">
        <w:rPr>
          <w:b/>
          <w:bCs/>
          <w:color w:val="EE0000"/>
        </w:rPr>
        <w:t>大厨</w:t>
      </w:r>
      <w:r w:rsidRPr="00333EA5">
        <w:t>。</w:t>
      </w:r>
    </w:p>
    <w:p w14:paraId="33565CC7" w14:textId="77777777" w:rsidR="006F4AA9" w:rsidRPr="00333EA5" w:rsidRDefault="006F4AA9" w:rsidP="006F4AA9">
      <w:pPr>
        <w:numPr>
          <w:ilvl w:val="0"/>
          <w:numId w:val="9"/>
        </w:numPr>
      </w:pPr>
      <w:r w:rsidRPr="00333EA5">
        <w:rPr>
          <w:rFonts w:ascii="Times New Roman" w:hAnsi="Times New Roman" w:cs="Times New Roman"/>
        </w:rPr>
        <w:t>​</w:t>
      </w:r>
      <w:r w:rsidRPr="00333EA5">
        <w:rPr>
          <w:b/>
          <w:bCs/>
        </w:rPr>
        <w:t>中断</w:t>
      </w:r>
      <w:r w:rsidRPr="00333EA5">
        <w:rPr>
          <w:rFonts w:ascii="Times New Roman" w:hAnsi="Times New Roman" w:cs="Times New Roman"/>
        </w:rPr>
        <w:t>​</w:t>
      </w:r>
      <w:r w:rsidRPr="00333EA5">
        <w:t>：就像突然有人按</w:t>
      </w:r>
      <w:r w:rsidRPr="00333EA5">
        <w:rPr>
          <w:b/>
          <w:bCs/>
        </w:rPr>
        <w:t>门铃</w:t>
      </w:r>
      <w:r w:rsidRPr="00333EA5">
        <w:t>。大厨不会对门铃置之不理，他会</w:t>
      </w:r>
      <w:r w:rsidRPr="00333EA5">
        <w:rPr>
          <w:b/>
          <w:bCs/>
          <w:color w:val="EE0000"/>
        </w:rPr>
        <w:t>暂时放下</w:t>
      </w:r>
      <w:r w:rsidRPr="00333EA5">
        <w:t>手中的活儿（</w:t>
      </w:r>
      <w:r w:rsidRPr="00333EA5">
        <w:rPr>
          <w:b/>
          <w:bCs/>
          <w:color w:val="EE0000"/>
        </w:rPr>
        <w:t>主程序被暂停</w:t>
      </w:r>
      <w:r w:rsidRPr="00333EA5">
        <w:t>），跑去看看是谁来了（</w:t>
      </w:r>
      <w:r w:rsidRPr="00333EA5">
        <w:rPr>
          <w:b/>
          <w:bCs/>
          <w:color w:val="EE0000"/>
        </w:rPr>
        <w:t>执行中断服务函数</w:t>
      </w:r>
      <w:r w:rsidRPr="00333EA5">
        <w:t>），处理完门口的事情后（比如签收快递），再回到厨房继续做饭（</w:t>
      </w:r>
      <w:r w:rsidRPr="00333EA5">
        <w:rPr>
          <w:b/>
          <w:bCs/>
          <w:color w:val="EE0000"/>
        </w:rPr>
        <w:t>返回主程序继续运行</w:t>
      </w:r>
      <w:r w:rsidRPr="00333EA5">
        <w:t>）。</w:t>
      </w:r>
    </w:p>
    <w:p w14:paraId="13320BC6" w14:textId="77777777" w:rsidR="006F4AA9" w:rsidRPr="00333EA5" w:rsidRDefault="006F4AA9" w:rsidP="006F4AA9">
      <w:pPr>
        <w:numPr>
          <w:ilvl w:val="0"/>
          <w:numId w:val="9"/>
        </w:numPr>
      </w:pPr>
      <w:r w:rsidRPr="00333EA5">
        <w:rPr>
          <w:rFonts w:ascii="Times New Roman" w:hAnsi="Times New Roman" w:cs="Times New Roman"/>
        </w:rPr>
        <w:t>​</w:t>
      </w:r>
      <w:r w:rsidRPr="00333EA5">
        <w:rPr>
          <w:b/>
          <w:bCs/>
        </w:rPr>
        <w:t>中断服务</w:t>
      </w:r>
      <w:proofErr w:type="gramStart"/>
      <w:r w:rsidRPr="00333EA5">
        <w:rPr>
          <w:b/>
          <w:bCs/>
        </w:rPr>
        <w:t>函数</w:t>
      </w:r>
      <w:r w:rsidRPr="00333EA5">
        <w:rPr>
          <w:rFonts w:ascii="Times New Roman" w:hAnsi="Times New Roman" w:cs="Times New Roman"/>
        </w:rPr>
        <w:t>​</w:t>
      </w:r>
      <w:r w:rsidRPr="00333EA5">
        <w:t>：</w:t>
      </w:r>
      <w:proofErr w:type="gramEnd"/>
      <w:r w:rsidRPr="00333EA5">
        <w:t>就是大厨处理“门铃事件”的</w:t>
      </w:r>
      <w:r w:rsidRPr="00333EA5">
        <w:rPr>
          <w:b/>
          <w:bCs/>
          <w:color w:val="EE0000"/>
        </w:rPr>
        <w:t>具体流程</w:t>
      </w:r>
      <w:r w:rsidRPr="00333EA5">
        <w:t>，比如“走到门口、看清来人、决定开门还是不开、然后返回”。在代码里，这就是一个特定的函数。</w:t>
      </w:r>
    </w:p>
    <w:p w14:paraId="01FA575E" w14:textId="77777777" w:rsidR="006F4AA9" w:rsidRPr="00333EA5" w:rsidRDefault="006F4AA9" w:rsidP="006F4AA9">
      <w:pPr>
        <w:pStyle w:val="2"/>
      </w:pPr>
      <w:r w:rsidRPr="00333EA5">
        <w:rPr>
          <w:rFonts w:ascii="Segoe UI Emoji" w:hAnsi="Segoe UI Emoji" w:cs="Segoe UI Emoji"/>
        </w:rPr>
        <w:t>🔌</w:t>
      </w:r>
      <w:r w:rsidRPr="00333EA5">
        <w:t xml:space="preserve"> 中断的“接线规则”：中断线 </w:t>
      </w:r>
    </w:p>
    <w:p w14:paraId="7BF6599B" w14:textId="77777777" w:rsidR="006F4AA9" w:rsidRPr="00333EA5" w:rsidRDefault="006F4AA9" w:rsidP="006F4AA9">
      <w:r w:rsidRPr="00333EA5">
        <w:t>STM32有非常多可以触发中断的源头（比如多个GPIO引脚、定时器、串口等），但直接通向CPU的“中断通道”是有限的。这些通道就是</w:t>
      </w:r>
      <w:r w:rsidRPr="00333EA5">
        <w:rPr>
          <w:b/>
          <w:bCs/>
        </w:rPr>
        <w:t>中断线</w:t>
      </w:r>
      <w:r w:rsidRPr="00333EA5">
        <w:t>。</w:t>
      </w:r>
    </w:p>
    <w:p w14:paraId="34D892D0" w14:textId="77777777" w:rsidR="006F4AA9" w:rsidRPr="00333EA5" w:rsidRDefault="006F4AA9" w:rsidP="006F4AA9">
      <w:pPr>
        <w:numPr>
          <w:ilvl w:val="0"/>
          <w:numId w:val="10"/>
        </w:numPr>
      </w:pPr>
      <w:r w:rsidRPr="00333EA5">
        <w:rPr>
          <w:rFonts w:ascii="Times New Roman" w:hAnsi="Times New Roman" w:cs="Times New Roman"/>
        </w:rPr>
        <w:t>​</w:t>
      </w:r>
      <w:r w:rsidRPr="00333EA5">
        <w:rPr>
          <w:b/>
          <w:bCs/>
        </w:rPr>
        <w:t>共用中断线</w:t>
      </w:r>
      <w:r w:rsidRPr="00333EA5">
        <w:rPr>
          <w:rFonts w:ascii="Times New Roman" w:hAnsi="Times New Roman" w:cs="Times New Roman"/>
        </w:rPr>
        <w:t>​</w:t>
      </w:r>
      <w:r w:rsidRPr="00333EA5">
        <w:t>：例如，GPIO引脚PA0、PB0、PC0……都连接到</w:t>
      </w:r>
      <w:r w:rsidRPr="00333EA5">
        <w:rPr>
          <w:b/>
          <w:bCs/>
          <w:color w:val="EE0000"/>
        </w:rPr>
        <w:t>同一根中断线</w:t>
      </w:r>
      <w:r w:rsidRPr="00333EA5">
        <w:rPr>
          <w:b/>
          <w:bCs/>
        </w:rPr>
        <w:t>（</w:t>
      </w:r>
      <w:r w:rsidRPr="00333EA5">
        <w:rPr>
          <w:b/>
          <w:bCs/>
          <w:color w:val="EE0000"/>
        </w:rPr>
        <w:t>EXTI0</w:t>
      </w:r>
      <w:r w:rsidRPr="00333EA5">
        <w:rPr>
          <w:b/>
          <w:bCs/>
        </w:rPr>
        <w:t>）</w:t>
      </w:r>
      <w:r w:rsidRPr="00333EA5">
        <w:rPr>
          <w:rFonts w:ascii="Times New Roman" w:hAnsi="Times New Roman" w:cs="Times New Roman"/>
          <w:b/>
          <w:bCs/>
        </w:rPr>
        <w:t>​</w:t>
      </w:r>
      <w:r w:rsidRPr="00333EA5">
        <w:rPr>
          <w:rFonts w:ascii="Times New Roman" w:hAnsi="Times New Roman" w:cs="Times New Roman"/>
        </w:rPr>
        <w:t>​</w:t>
      </w:r>
      <w:r w:rsidRPr="00333EA5">
        <w:t xml:space="preserve"> 上。这好比小区里好几户人家的门铃都接在了同一个总铃上。当这个总铃响了，保安（CPU）需要逐户检查才知道到底是哪一家需要服务。</w:t>
      </w:r>
    </w:p>
    <w:p w14:paraId="7384F792" w14:textId="77777777" w:rsidR="006F4AA9" w:rsidRPr="00333EA5" w:rsidRDefault="006F4AA9" w:rsidP="006F4AA9">
      <w:pPr>
        <w:numPr>
          <w:ilvl w:val="0"/>
          <w:numId w:val="10"/>
        </w:numPr>
      </w:pPr>
      <w:r w:rsidRPr="00333EA5">
        <w:rPr>
          <w:rFonts w:ascii="Times New Roman" w:hAnsi="Times New Roman" w:cs="Times New Roman"/>
        </w:rPr>
        <w:t>​</w:t>
      </w:r>
      <w:r w:rsidRPr="00333EA5">
        <w:rPr>
          <w:b/>
          <w:bCs/>
          <w:color w:val="EE0000"/>
        </w:rPr>
        <w:t>独享</w:t>
      </w:r>
      <w:r w:rsidRPr="00333EA5">
        <w:rPr>
          <w:b/>
          <w:bCs/>
        </w:rPr>
        <w:t>中断</w:t>
      </w:r>
      <w:proofErr w:type="gramStart"/>
      <w:r w:rsidRPr="00333EA5">
        <w:rPr>
          <w:b/>
          <w:bCs/>
        </w:rPr>
        <w:t>线</w:t>
      </w:r>
      <w:r w:rsidRPr="00333EA5">
        <w:rPr>
          <w:rFonts w:ascii="Times New Roman" w:hAnsi="Times New Roman" w:cs="Times New Roman"/>
        </w:rPr>
        <w:t>​</w:t>
      </w:r>
      <w:r w:rsidRPr="00333EA5">
        <w:t>：</w:t>
      </w:r>
      <w:proofErr w:type="gramEnd"/>
      <w:r w:rsidRPr="00333EA5">
        <w:t>像高级定时器（TIM1）、系统异常（如复位）等重要源头的</w:t>
      </w:r>
      <w:r w:rsidRPr="00333EA5">
        <w:rPr>
          <w:b/>
          <w:bCs/>
        </w:rPr>
        <w:t>中断线是</w:t>
      </w:r>
      <w:r w:rsidRPr="00333EA5">
        <w:rPr>
          <w:b/>
          <w:bCs/>
          <w:color w:val="EE0000"/>
        </w:rPr>
        <w:t>独立</w:t>
      </w:r>
      <w:r w:rsidRPr="00333EA5">
        <w:rPr>
          <w:b/>
          <w:bCs/>
        </w:rPr>
        <w:t>的</w:t>
      </w:r>
      <w:r w:rsidRPr="00333EA5">
        <w:t>，一旦触发，CPU能</w:t>
      </w:r>
      <w:r w:rsidRPr="00333EA5">
        <w:rPr>
          <w:b/>
          <w:bCs/>
          <w:color w:val="EE0000"/>
        </w:rPr>
        <w:t>立刻知道是谁</w:t>
      </w:r>
      <w:r w:rsidRPr="00333EA5">
        <w:t>。</w:t>
      </w:r>
    </w:p>
    <w:p w14:paraId="4F1A9D37" w14:textId="77777777" w:rsidR="006F4AA9" w:rsidRPr="00333EA5" w:rsidRDefault="006F4AA9" w:rsidP="006F4AA9">
      <w:pPr>
        <w:pStyle w:val="2"/>
      </w:pPr>
      <w:r w:rsidRPr="00333EA5">
        <w:rPr>
          <w:rFonts w:ascii="Segoe UI Emoji" w:hAnsi="Segoe UI Emoji" w:cs="Segoe UI Emoji"/>
        </w:rPr>
        <w:t>📝</w:t>
      </w:r>
      <w:r w:rsidRPr="00333EA5">
        <w:t xml:space="preserve"> 如何正确配置和使用中断函数 </w:t>
      </w:r>
    </w:p>
    <w:p w14:paraId="4B0E2684" w14:textId="77777777" w:rsidR="006F4AA9" w:rsidRPr="00333EA5" w:rsidRDefault="006F4AA9" w:rsidP="006F4AA9">
      <w:r w:rsidRPr="00333EA5">
        <w:t>配置一个中断，需要遵循清晰的步骤，我们以配置一个按键中断（使用GPIO引脚PA0，对应中断线0）为例：</w:t>
      </w:r>
    </w:p>
    <w:p w14:paraId="78E86021" w14:textId="77777777" w:rsidR="006F4AA9" w:rsidRPr="00333EA5" w:rsidRDefault="006F4AA9" w:rsidP="006F4AA9">
      <w:pPr>
        <w:numPr>
          <w:ilvl w:val="0"/>
          <w:numId w:val="11"/>
        </w:numPr>
      </w:pPr>
      <w:r w:rsidRPr="00333EA5">
        <w:rPr>
          <w:rFonts w:ascii="Times New Roman" w:hAnsi="Times New Roman" w:cs="Times New Roman"/>
        </w:rPr>
        <w:t>​</w:t>
      </w:r>
      <w:r w:rsidRPr="00333EA5">
        <w:rPr>
          <w:b/>
          <w:bCs/>
        </w:rPr>
        <w:t>配置GPIO引脚</w:t>
      </w:r>
      <w:r w:rsidRPr="00333EA5">
        <w:rPr>
          <w:rFonts w:ascii="Times New Roman" w:hAnsi="Times New Roman" w:cs="Times New Roman"/>
        </w:rPr>
        <w:t>​</w:t>
      </w:r>
      <w:r w:rsidRPr="00333EA5">
        <w:t>：首先设置PA0为输入模式，并选择上拉或下拉电阻。</w:t>
      </w:r>
    </w:p>
    <w:p w14:paraId="05BCCB73" w14:textId="77777777" w:rsidR="006F4AA9" w:rsidRPr="00333EA5" w:rsidRDefault="006F4AA9" w:rsidP="006F4AA9">
      <w:pPr>
        <w:numPr>
          <w:ilvl w:val="0"/>
          <w:numId w:val="11"/>
        </w:numPr>
        <w:tabs>
          <w:tab w:val="clear" w:pos="720"/>
        </w:tabs>
      </w:pPr>
      <w:proofErr w:type="spellStart"/>
      <w:r w:rsidRPr="00333EA5">
        <w:t>GPIO_InitStructure.GPIO_Pin</w:t>
      </w:r>
      <w:proofErr w:type="spellEnd"/>
      <w:r w:rsidRPr="00333EA5">
        <w:t xml:space="preserve"> = GPIO_Pin_0;</w:t>
      </w:r>
    </w:p>
    <w:p w14:paraId="36D5BF30" w14:textId="77777777" w:rsidR="006F4AA9" w:rsidRPr="00333EA5" w:rsidRDefault="006F4AA9" w:rsidP="006F4AA9">
      <w:pPr>
        <w:numPr>
          <w:ilvl w:val="0"/>
          <w:numId w:val="11"/>
        </w:numPr>
        <w:tabs>
          <w:tab w:val="clear" w:pos="720"/>
        </w:tabs>
      </w:pPr>
      <w:proofErr w:type="spellStart"/>
      <w:r w:rsidRPr="00333EA5">
        <w:t>GPIO_InitStructure.GPIO_Mode</w:t>
      </w:r>
      <w:proofErr w:type="spellEnd"/>
      <w:r w:rsidRPr="00333EA5">
        <w:t xml:space="preserve"> = </w:t>
      </w:r>
      <w:proofErr w:type="spellStart"/>
      <w:r w:rsidRPr="00333EA5">
        <w:t>GPIO_Mode_IN_FLOATING</w:t>
      </w:r>
      <w:proofErr w:type="spellEnd"/>
      <w:r w:rsidRPr="00333EA5">
        <w:t>; // 浮空输入</w:t>
      </w:r>
    </w:p>
    <w:p w14:paraId="4114680F" w14:textId="77777777" w:rsidR="006F4AA9" w:rsidRPr="00333EA5" w:rsidRDefault="006F4AA9" w:rsidP="006F4AA9">
      <w:proofErr w:type="spellStart"/>
      <w:r w:rsidRPr="00333EA5">
        <w:t>GPIO_</w:t>
      </w:r>
      <w:proofErr w:type="gramStart"/>
      <w:r w:rsidRPr="00333EA5">
        <w:t>Init</w:t>
      </w:r>
      <w:proofErr w:type="spellEnd"/>
      <w:r w:rsidRPr="00333EA5">
        <w:t>(</w:t>
      </w:r>
      <w:proofErr w:type="gramEnd"/>
      <w:r w:rsidRPr="00333EA5">
        <w:t>GPIOA, &amp;</w:t>
      </w:r>
      <w:proofErr w:type="spellStart"/>
      <w:r w:rsidRPr="00333EA5">
        <w:t>GPIO_InitStructure</w:t>
      </w:r>
      <w:proofErr w:type="spellEnd"/>
      <w:r w:rsidRPr="00333EA5">
        <w:t>);</w:t>
      </w:r>
    </w:p>
    <w:p w14:paraId="46E8D633" w14:textId="77777777" w:rsidR="006F4AA9" w:rsidRPr="00333EA5" w:rsidRDefault="006F4AA9" w:rsidP="006F4AA9">
      <w:pPr>
        <w:numPr>
          <w:ilvl w:val="0"/>
          <w:numId w:val="11"/>
        </w:numPr>
      </w:pPr>
      <w:r w:rsidRPr="00333EA5">
        <w:rPr>
          <w:rFonts w:ascii="Times New Roman" w:hAnsi="Times New Roman" w:cs="Times New Roman"/>
        </w:rPr>
        <w:t>​</w:t>
      </w:r>
      <w:r w:rsidRPr="00333EA5">
        <w:rPr>
          <w:b/>
          <w:bCs/>
        </w:rPr>
        <w:t>配置中断线（EXTI</w:t>
      </w:r>
      <w:proofErr w:type="gramStart"/>
      <w:r w:rsidRPr="00333EA5">
        <w:rPr>
          <w:b/>
          <w:bCs/>
        </w:rPr>
        <w:t>）</w:t>
      </w:r>
      <w:r w:rsidRPr="00333EA5">
        <w:rPr>
          <w:rFonts w:ascii="Times New Roman" w:hAnsi="Times New Roman" w:cs="Times New Roman"/>
          <w:b/>
          <w:bCs/>
        </w:rPr>
        <w:t>​</w:t>
      </w:r>
      <w:r w:rsidRPr="00333EA5">
        <w:rPr>
          <w:rFonts w:ascii="Times New Roman" w:hAnsi="Times New Roman" w:cs="Times New Roman"/>
        </w:rPr>
        <w:t>​</w:t>
      </w:r>
      <w:r w:rsidRPr="00333EA5">
        <w:t>：</w:t>
      </w:r>
      <w:proofErr w:type="gramEnd"/>
      <w:r w:rsidRPr="00333EA5">
        <w:t>告诉STM32，你希望用PA0来触发中断，并设置触发条件（如下降沿触发，即按键按下时电平从高变低）。</w:t>
      </w:r>
    </w:p>
    <w:p w14:paraId="6D6E38B1" w14:textId="77777777" w:rsidR="006F4AA9" w:rsidRPr="00333EA5" w:rsidRDefault="006F4AA9" w:rsidP="006F4AA9">
      <w:pPr>
        <w:numPr>
          <w:ilvl w:val="0"/>
          <w:numId w:val="11"/>
        </w:numPr>
        <w:tabs>
          <w:tab w:val="clear" w:pos="720"/>
        </w:tabs>
      </w:pPr>
      <w:proofErr w:type="spellStart"/>
      <w:r w:rsidRPr="00333EA5">
        <w:t>GPIO_EXTILineConfig</w:t>
      </w:r>
      <w:proofErr w:type="spellEnd"/>
      <w:r w:rsidRPr="00333EA5">
        <w:t>(</w:t>
      </w:r>
      <w:proofErr w:type="spellStart"/>
      <w:r w:rsidRPr="00333EA5">
        <w:t>GPIO_PortSourceGPIOA</w:t>
      </w:r>
      <w:proofErr w:type="spellEnd"/>
      <w:r w:rsidRPr="00333EA5">
        <w:t>, GPIO_PinSource0); // 将PA0映射到EXTI0</w:t>
      </w:r>
    </w:p>
    <w:p w14:paraId="3881DA28" w14:textId="77777777" w:rsidR="006F4AA9" w:rsidRPr="00333EA5" w:rsidRDefault="006F4AA9" w:rsidP="006F4AA9">
      <w:pPr>
        <w:numPr>
          <w:ilvl w:val="0"/>
          <w:numId w:val="11"/>
        </w:numPr>
        <w:tabs>
          <w:tab w:val="clear" w:pos="720"/>
        </w:tabs>
      </w:pPr>
      <w:proofErr w:type="spellStart"/>
      <w:r w:rsidRPr="00333EA5">
        <w:t>EXTI_InitStructure.EXTI_Line</w:t>
      </w:r>
      <w:proofErr w:type="spellEnd"/>
      <w:r w:rsidRPr="00333EA5">
        <w:t xml:space="preserve"> = EXTI_Line0;</w:t>
      </w:r>
    </w:p>
    <w:p w14:paraId="689B141C" w14:textId="77777777" w:rsidR="006F4AA9" w:rsidRPr="00333EA5" w:rsidRDefault="006F4AA9" w:rsidP="006F4AA9">
      <w:pPr>
        <w:numPr>
          <w:ilvl w:val="0"/>
          <w:numId w:val="11"/>
        </w:numPr>
        <w:tabs>
          <w:tab w:val="clear" w:pos="720"/>
        </w:tabs>
      </w:pPr>
      <w:proofErr w:type="spellStart"/>
      <w:r w:rsidRPr="00333EA5">
        <w:t>EXTI_InitStructure.EXTI_Trigger</w:t>
      </w:r>
      <w:proofErr w:type="spellEnd"/>
      <w:r w:rsidRPr="00333EA5">
        <w:t xml:space="preserve"> = </w:t>
      </w:r>
      <w:proofErr w:type="spellStart"/>
      <w:r w:rsidRPr="00333EA5">
        <w:t>EXTI_Trigger_Falling</w:t>
      </w:r>
      <w:proofErr w:type="spellEnd"/>
      <w:r w:rsidRPr="00333EA5">
        <w:t>; // 下降沿触发</w:t>
      </w:r>
    </w:p>
    <w:p w14:paraId="205F5F60" w14:textId="77777777" w:rsidR="006F4AA9" w:rsidRPr="00333EA5" w:rsidRDefault="006F4AA9" w:rsidP="006F4AA9">
      <w:pPr>
        <w:numPr>
          <w:ilvl w:val="0"/>
          <w:numId w:val="11"/>
        </w:numPr>
        <w:tabs>
          <w:tab w:val="clear" w:pos="720"/>
        </w:tabs>
      </w:pPr>
      <w:proofErr w:type="spellStart"/>
      <w:r w:rsidRPr="00333EA5">
        <w:t>EXTI_InitStructure.EXTI_LineCmd</w:t>
      </w:r>
      <w:proofErr w:type="spellEnd"/>
      <w:r w:rsidRPr="00333EA5">
        <w:t xml:space="preserve"> = ENABLE;</w:t>
      </w:r>
    </w:p>
    <w:p w14:paraId="05DA9A41" w14:textId="77777777" w:rsidR="006F4AA9" w:rsidRPr="00333EA5" w:rsidRDefault="006F4AA9" w:rsidP="006F4AA9">
      <w:proofErr w:type="spellStart"/>
      <w:r w:rsidRPr="00333EA5">
        <w:lastRenderedPageBreak/>
        <w:t>EXTI_Init</w:t>
      </w:r>
      <w:proofErr w:type="spellEnd"/>
      <w:r w:rsidRPr="00333EA5">
        <w:t>(&amp;</w:t>
      </w:r>
      <w:proofErr w:type="spellStart"/>
      <w:r w:rsidRPr="00333EA5">
        <w:t>EXTI_InitStructure</w:t>
      </w:r>
      <w:proofErr w:type="spellEnd"/>
      <w:r w:rsidRPr="00333EA5">
        <w:t>);</w:t>
      </w:r>
    </w:p>
    <w:p w14:paraId="2E5C61D1" w14:textId="77777777" w:rsidR="006F4AA9" w:rsidRPr="00333EA5" w:rsidRDefault="006F4AA9" w:rsidP="006F4AA9">
      <w:pPr>
        <w:numPr>
          <w:ilvl w:val="0"/>
          <w:numId w:val="11"/>
        </w:numPr>
      </w:pPr>
      <w:r w:rsidRPr="00333EA5">
        <w:rPr>
          <w:rFonts w:ascii="Times New Roman" w:hAnsi="Times New Roman" w:cs="Times New Roman"/>
        </w:rPr>
        <w:t>​</w:t>
      </w:r>
      <w:r w:rsidRPr="00333EA5">
        <w:rPr>
          <w:b/>
          <w:bCs/>
        </w:rPr>
        <w:t>配置中断控制器（NVIC）</w:t>
      </w:r>
      <w:r w:rsidRPr="00333EA5">
        <w:rPr>
          <w:rFonts w:ascii="Times New Roman" w:hAnsi="Times New Roman" w:cs="Times New Roman"/>
          <w:b/>
          <w:bCs/>
        </w:rPr>
        <w:t>​</w:t>
      </w:r>
      <w:r w:rsidRPr="00333EA5">
        <w:rPr>
          <w:rFonts w:ascii="Times New Roman" w:hAnsi="Times New Roman" w:cs="Times New Roman"/>
        </w:rPr>
        <w:t>​</w:t>
      </w:r>
      <w:r w:rsidRPr="00333EA5">
        <w:t>：设置这个中断的“紧急程度”（优先级），并最终打开这个中断的“开关”。</w:t>
      </w:r>
    </w:p>
    <w:p w14:paraId="29215D3A" w14:textId="77777777" w:rsidR="006F4AA9" w:rsidRPr="00333EA5" w:rsidRDefault="006F4AA9" w:rsidP="006F4AA9">
      <w:pPr>
        <w:numPr>
          <w:ilvl w:val="0"/>
          <w:numId w:val="11"/>
        </w:numPr>
        <w:tabs>
          <w:tab w:val="clear" w:pos="720"/>
        </w:tabs>
      </w:pPr>
      <w:proofErr w:type="spellStart"/>
      <w:r w:rsidRPr="00333EA5">
        <w:t>NVIC_InitStructure.NVIC_IRQChannel</w:t>
      </w:r>
      <w:proofErr w:type="spellEnd"/>
      <w:r w:rsidRPr="00333EA5">
        <w:t xml:space="preserve"> = EXTI0_IRQn; // 中断通道号</w:t>
      </w:r>
    </w:p>
    <w:p w14:paraId="00024CCC" w14:textId="77777777" w:rsidR="006F4AA9" w:rsidRPr="00333EA5" w:rsidRDefault="006F4AA9" w:rsidP="006F4AA9">
      <w:pPr>
        <w:numPr>
          <w:ilvl w:val="0"/>
          <w:numId w:val="11"/>
        </w:numPr>
        <w:tabs>
          <w:tab w:val="clear" w:pos="720"/>
        </w:tabs>
      </w:pPr>
      <w:proofErr w:type="spellStart"/>
      <w:r w:rsidRPr="00333EA5">
        <w:t>NVIC_InitStructure.NVIC_IRQChannelPreemptionPriority</w:t>
      </w:r>
      <w:proofErr w:type="spellEnd"/>
      <w:r w:rsidRPr="00333EA5">
        <w:t xml:space="preserve"> = 0x01; // 抢占优先级</w:t>
      </w:r>
    </w:p>
    <w:p w14:paraId="7348CF99" w14:textId="77777777" w:rsidR="006F4AA9" w:rsidRPr="00333EA5" w:rsidRDefault="006F4AA9" w:rsidP="006F4AA9">
      <w:pPr>
        <w:numPr>
          <w:ilvl w:val="0"/>
          <w:numId w:val="11"/>
        </w:numPr>
        <w:tabs>
          <w:tab w:val="clear" w:pos="720"/>
        </w:tabs>
      </w:pPr>
      <w:proofErr w:type="spellStart"/>
      <w:r w:rsidRPr="00333EA5">
        <w:t>NVIC_InitStructure.NVIC_IRQChannelCmd</w:t>
      </w:r>
      <w:proofErr w:type="spellEnd"/>
      <w:r w:rsidRPr="00333EA5">
        <w:t xml:space="preserve"> = ENABLE; // 使能中断通道</w:t>
      </w:r>
    </w:p>
    <w:p w14:paraId="4B512834" w14:textId="77777777" w:rsidR="006F4AA9" w:rsidRPr="00333EA5" w:rsidRDefault="006F4AA9" w:rsidP="006F4AA9">
      <w:proofErr w:type="spellStart"/>
      <w:r w:rsidRPr="00333EA5">
        <w:t>NVIC_Init</w:t>
      </w:r>
      <w:proofErr w:type="spellEnd"/>
      <w:r w:rsidRPr="00333EA5">
        <w:t>(&amp;</w:t>
      </w:r>
      <w:proofErr w:type="spellStart"/>
      <w:r w:rsidRPr="00333EA5">
        <w:t>NVIC_InitStructure</w:t>
      </w:r>
      <w:proofErr w:type="spellEnd"/>
      <w:r w:rsidRPr="00333EA5">
        <w:t>);</w:t>
      </w:r>
    </w:p>
    <w:p w14:paraId="038031D4" w14:textId="77777777" w:rsidR="006F4AA9" w:rsidRPr="00333EA5" w:rsidRDefault="006F4AA9" w:rsidP="006F4AA9">
      <w:pPr>
        <w:numPr>
          <w:ilvl w:val="0"/>
          <w:numId w:val="11"/>
        </w:numPr>
      </w:pPr>
      <w:r w:rsidRPr="00333EA5">
        <w:rPr>
          <w:rFonts w:ascii="Times New Roman" w:hAnsi="Times New Roman" w:cs="Times New Roman"/>
        </w:rPr>
        <w:t>​</w:t>
      </w:r>
      <w:r w:rsidRPr="00333EA5">
        <w:rPr>
          <w:b/>
          <w:bCs/>
        </w:rPr>
        <w:t>编写中断服务函数（最重要的一步）</w:t>
      </w:r>
      <w:r w:rsidRPr="00333EA5">
        <w:rPr>
          <w:rFonts w:ascii="Times New Roman" w:hAnsi="Times New Roman" w:cs="Times New Roman"/>
          <w:b/>
          <w:bCs/>
        </w:rPr>
        <w:t>​</w:t>
      </w:r>
      <w:r w:rsidRPr="00333EA5">
        <w:rPr>
          <w:rFonts w:ascii="Times New Roman" w:hAnsi="Times New Roman" w:cs="Times New Roman"/>
        </w:rPr>
        <w:t>​</w:t>
      </w:r>
      <w:r w:rsidRPr="00333EA5">
        <w:t>：这是中断发生后真正要执行的代码。</w:t>
      </w:r>
      <w:r w:rsidRPr="00333EA5">
        <w:rPr>
          <w:rFonts w:ascii="Times New Roman" w:hAnsi="Times New Roman" w:cs="Times New Roman"/>
        </w:rPr>
        <w:t>​</w:t>
      </w:r>
      <w:r w:rsidRPr="00333EA5">
        <w:rPr>
          <w:b/>
          <w:bCs/>
        </w:rPr>
        <w:t>函数名必须完全正确</w:t>
      </w:r>
      <w:r w:rsidRPr="00333EA5">
        <w:t>，否则中断发生时程序找不到它。</w:t>
      </w:r>
    </w:p>
    <w:p w14:paraId="68044ACF" w14:textId="77777777" w:rsidR="006F4AA9" w:rsidRPr="00333EA5" w:rsidRDefault="006F4AA9" w:rsidP="006F4AA9">
      <w:pPr>
        <w:numPr>
          <w:ilvl w:val="0"/>
          <w:numId w:val="11"/>
        </w:numPr>
        <w:tabs>
          <w:tab w:val="clear" w:pos="720"/>
        </w:tabs>
      </w:pPr>
      <w:r w:rsidRPr="00333EA5">
        <w:t>void EXTI0_IRQHandler(void) // 函数名必须与启动文件里定义的一模一样</w:t>
      </w:r>
    </w:p>
    <w:p w14:paraId="07B6DB44" w14:textId="77777777" w:rsidR="006F4AA9" w:rsidRPr="00333EA5" w:rsidRDefault="006F4AA9" w:rsidP="006F4AA9">
      <w:pPr>
        <w:numPr>
          <w:ilvl w:val="0"/>
          <w:numId w:val="11"/>
        </w:numPr>
        <w:tabs>
          <w:tab w:val="clear" w:pos="720"/>
        </w:tabs>
      </w:pPr>
      <w:r w:rsidRPr="00333EA5">
        <w:t>{</w:t>
      </w:r>
    </w:p>
    <w:p w14:paraId="0D06810B" w14:textId="77777777" w:rsidR="006F4AA9" w:rsidRPr="00333EA5" w:rsidRDefault="006F4AA9" w:rsidP="006F4AA9">
      <w:pPr>
        <w:numPr>
          <w:ilvl w:val="0"/>
          <w:numId w:val="11"/>
        </w:numPr>
        <w:tabs>
          <w:tab w:val="clear" w:pos="720"/>
        </w:tabs>
      </w:pPr>
      <w:r w:rsidRPr="00333EA5">
        <w:t xml:space="preserve">    if (</w:t>
      </w:r>
      <w:proofErr w:type="spellStart"/>
      <w:r w:rsidRPr="00333EA5">
        <w:t>EXTI_</w:t>
      </w:r>
      <w:proofErr w:type="gramStart"/>
      <w:r w:rsidRPr="00333EA5">
        <w:t>GetITStatus</w:t>
      </w:r>
      <w:proofErr w:type="spellEnd"/>
      <w:r w:rsidRPr="00333EA5">
        <w:t>(</w:t>
      </w:r>
      <w:proofErr w:type="gramEnd"/>
      <w:r w:rsidRPr="00333EA5">
        <w:t>EXTI_Line0</w:t>
      </w:r>
      <w:proofErr w:type="gramStart"/>
      <w:r w:rsidRPr="00333EA5">
        <w:t>) !</w:t>
      </w:r>
      <w:proofErr w:type="gramEnd"/>
      <w:r w:rsidRPr="00333EA5">
        <w:t>= RESET) // 检查是否是EXTI线0产生的中断</w:t>
      </w:r>
    </w:p>
    <w:p w14:paraId="4D914575" w14:textId="77777777" w:rsidR="006F4AA9" w:rsidRPr="00333EA5" w:rsidRDefault="006F4AA9" w:rsidP="006F4AA9">
      <w:pPr>
        <w:numPr>
          <w:ilvl w:val="0"/>
          <w:numId w:val="11"/>
        </w:numPr>
        <w:tabs>
          <w:tab w:val="clear" w:pos="720"/>
        </w:tabs>
      </w:pPr>
      <w:r w:rsidRPr="00333EA5">
        <w:t xml:space="preserve">    {</w:t>
      </w:r>
    </w:p>
    <w:p w14:paraId="592277C3" w14:textId="77777777" w:rsidR="006F4AA9" w:rsidRPr="00333EA5" w:rsidRDefault="006F4AA9" w:rsidP="006F4AA9">
      <w:pPr>
        <w:numPr>
          <w:ilvl w:val="0"/>
          <w:numId w:val="11"/>
        </w:numPr>
        <w:tabs>
          <w:tab w:val="clear" w:pos="720"/>
        </w:tabs>
      </w:pPr>
      <w:r w:rsidRPr="00333EA5">
        <w:t xml:space="preserve">        // 这里是你的中断处理逻辑，例如点亮一个LED</w:t>
      </w:r>
    </w:p>
    <w:p w14:paraId="1A596103" w14:textId="77777777" w:rsidR="006F4AA9" w:rsidRPr="00333EA5" w:rsidRDefault="006F4AA9" w:rsidP="006F4AA9">
      <w:pPr>
        <w:numPr>
          <w:ilvl w:val="0"/>
          <w:numId w:val="11"/>
        </w:numPr>
        <w:tabs>
          <w:tab w:val="clear" w:pos="720"/>
        </w:tabs>
      </w:pPr>
      <w:r w:rsidRPr="00333EA5">
        <w:t xml:space="preserve">        </w:t>
      </w:r>
      <w:proofErr w:type="spellStart"/>
      <w:r w:rsidRPr="00333EA5">
        <w:t>LED_</w:t>
      </w:r>
      <w:proofErr w:type="gramStart"/>
      <w:r w:rsidRPr="00333EA5">
        <w:t>Toggle</w:t>
      </w:r>
      <w:proofErr w:type="spellEnd"/>
      <w:r w:rsidRPr="00333EA5">
        <w:t>(</w:t>
      </w:r>
      <w:proofErr w:type="gramEnd"/>
      <w:r w:rsidRPr="00333EA5">
        <w:t>);</w:t>
      </w:r>
    </w:p>
    <w:p w14:paraId="71EB7C84" w14:textId="77777777" w:rsidR="006F4AA9" w:rsidRPr="00333EA5" w:rsidRDefault="006F4AA9" w:rsidP="006F4AA9">
      <w:pPr>
        <w:numPr>
          <w:ilvl w:val="0"/>
          <w:numId w:val="11"/>
        </w:numPr>
        <w:tabs>
          <w:tab w:val="clear" w:pos="720"/>
        </w:tabs>
      </w:pPr>
      <w:r w:rsidRPr="00333EA5">
        <w:t xml:space="preserve">        </w:t>
      </w:r>
      <w:proofErr w:type="spellStart"/>
      <w:r w:rsidRPr="00333EA5">
        <w:t>EXTI_ClearITPendingBit</w:t>
      </w:r>
      <w:proofErr w:type="spellEnd"/>
      <w:r w:rsidRPr="00333EA5">
        <w:t>(EXTI_Line0); // 【关键】清除中断标志位</w:t>
      </w:r>
    </w:p>
    <w:p w14:paraId="7214B848" w14:textId="77777777" w:rsidR="006F4AA9" w:rsidRPr="00333EA5" w:rsidRDefault="006F4AA9" w:rsidP="006F4AA9">
      <w:pPr>
        <w:numPr>
          <w:ilvl w:val="0"/>
          <w:numId w:val="11"/>
        </w:numPr>
        <w:tabs>
          <w:tab w:val="clear" w:pos="720"/>
        </w:tabs>
      </w:pPr>
      <w:r w:rsidRPr="00333EA5">
        <w:t xml:space="preserve">    }</w:t>
      </w:r>
    </w:p>
    <w:p w14:paraId="1FEE8464" w14:textId="77777777" w:rsidR="006F4AA9" w:rsidRPr="00333EA5" w:rsidRDefault="006F4AA9" w:rsidP="006F4AA9">
      <w:r w:rsidRPr="00333EA5">
        <w:t>}</w:t>
      </w:r>
    </w:p>
    <w:p w14:paraId="1C59A8E7" w14:textId="77777777" w:rsidR="006F4AA9" w:rsidRPr="00333EA5" w:rsidRDefault="006F4AA9" w:rsidP="006F4AA9">
      <w:pPr>
        <w:pStyle w:val="2"/>
      </w:pPr>
      <w:r w:rsidRPr="00333EA5">
        <w:rPr>
          <w:rFonts w:ascii="Segoe UI Emoji" w:hAnsi="Segoe UI Emoji" w:cs="Segoe UI Emoji"/>
        </w:rPr>
        <w:t>💡</w:t>
      </w:r>
      <w:r w:rsidRPr="00333EA5">
        <w:t xml:space="preserve"> 特别注意事项 </w:t>
      </w:r>
    </w:p>
    <w:p w14:paraId="36B15EB7" w14:textId="77777777" w:rsidR="006F4AA9" w:rsidRPr="00333EA5" w:rsidRDefault="006F4AA9" w:rsidP="006F4AA9">
      <w:pPr>
        <w:numPr>
          <w:ilvl w:val="0"/>
          <w:numId w:val="12"/>
        </w:numPr>
      </w:pPr>
      <w:r w:rsidRPr="00333EA5">
        <w:rPr>
          <w:rFonts w:ascii="Times New Roman" w:hAnsi="Times New Roman" w:cs="Times New Roman"/>
        </w:rPr>
        <w:t>​</w:t>
      </w:r>
      <w:r w:rsidRPr="00333EA5">
        <w:rPr>
          <w:b/>
          <w:bCs/>
        </w:rPr>
        <w:t>函数名必须精确匹配</w:t>
      </w:r>
      <w:r w:rsidRPr="00333EA5">
        <w:rPr>
          <w:rFonts w:ascii="Times New Roman" w:hAnsi="Times New Roman" w:cs="Times New Roman"/>
        </w:rPr>
        <w:t>​</w:t>
      </w:r>
      <w:r w:rsidRPr="00333EA5">
        <w:t>：中断服务函数的名称由芯片厂商在启动文件中定义好了，</w:t>
      </w:r>
      <w:r w:rsidRPr="00333EA5">
        <w:rPr>
          <w:rFonts w:ascii="Times New Roman" w:hAnsi="Times New Roman" w:cs="Times New Roman"/>
        </w:rPr>
        <w:t>​</w:t>
      </w:r>
      <w:r w:rsidRPr="00333EA5">
        <w:rPr>
          <w:b/>
          <w:bCs/>
        </w:rPr>
        <w:t>绝对不能写错或自己创造</w:t>
      </w:r>
      <w:r w:rsidRPr="00333EA5">
        <w:t>。例如，EXTI线0的中断函数就叫 EXTI0_IRQHandler。</w:t>
      </w:r>
    </w:p>
    <w:p w14:paraId="4D8B602E" w14:textId="77777777" w:rsidR="006F4AA9" w:rsidRPr="00333EA5" w:rsidRDefault="006F4AA9" w:rsidP="006F4AA9">
      <w:pPr>
        <w:numPr>
          <w:ilvl w:val="0"/>
          <w:numId w:val="12"/>
        </w:numPr>
      </w:pPr>
      <w:r w:rsidRPr="00333EA5">
        <w:rPr>
          <w:rFonts w:ascii="Times New Roman" w:hAnsi="Times New Roman" w:cs="Times New Roman"/>
        </w:rPr>
        <w:t>​</w:t>
      </w:r>
      <w:r w:rsidRPr="00333EA5">
        <w:rPr>
          <w:b/>
          <w:bCs/>
        </w:rPr>
        <w:t>及时清除中断标志</w:t>
      </w:r>
      <w:r w:rsidRPr="00333EA5">
        <w:rPr>
          <w:rFonts w:ascii="Times New Roman" w:hAnsi="Times New Roman" w:cs="Times New Roman"/>
        </w:rPr>
        <w:t>​</w:t>
      </w:r>
      <w:r w:rsidRPr="00333EA5">
        <w:t>：在中断服务函数结束前，</w:t>
      </w:r>
      <w:r w:rsidRPr="00333EA5">
        <w:rPr>
          <w:rFonts w:ascii="Times New Roman" w:hAnsi="Times New Roman" w:cs="Times New Roman"/>
        </w:rPr>
        <w:t>​</w:t>
      </w:r>
      <w:r w:rsidRPr="00333EA5">
        <w:rPr>
          <w:b/>
          <w:bCs/>
        </w:rPr>
        <w:t>必须</w:t>
      </w:r>
      <w:r w:rsidRPr="00333EA5">
        <w:t xml:space="preserve">调用像 </w:t>
      </w:r>
      <w:proofErr w:type="spellStart"/>
      <w:r w:rsidRPr="00333EA5">
        <w:t>EXTI_ClearITPendingBit</w:t>
      </w:r>
      <w:proofErr w:type="spellEnd"/>
      <w:r w:rsidRPr="00333EA5">
        <w:t>这样的函数来清除标志位。这就像是按掉门铃的响声，如果不按掉，CPU会认为中断一直在发生，导致函数反复执行，就像门铃一直在响。</w:t>
      </w:r>
    </w:p>
    <w:p w14:paraId="76F5AC69" w14:textId="77777777" w:rsidR="006F4AA9" w:rsidRPr="00333EA5" w:rsidRDefault="006F4AA9" w:rsidP="006F4AA9">
      <w:pPr>
        <w:numPr>
          <w:ilvl w:val="0"/>
          <w:numId w:val="12"/>
        </w:numPr>
      </w:pPr>
      <w:r w:rsidRPr="00333EA5">
        <w:rPr>
          <w:rFonts w:ascii="Times New Roman" w:hAnsi="Times New Roman" w:cs="Times New Roman"/>
        </w:rPr>
        <w:t>​</w:t>
      </w:r>
      <w:r w:rsidRPr="00333EA5">
        <w:rPr>
          <w:b/>
          <w:bCs/>
        </w:rPr>
        <w:t>代码要简短高效</w:t>
      </w:r>
      <w:r w:rsidRPr="00333EA5">
        <w:rPr>
          <w:rFonts w:ascii="Times New Roman" w:hAnsi="Times New Roman" w:cs="Times New Roman"/>
        </w:rPr>
        <w:t>​</w:t>
      </w:r>
      <w:r w:rsidRPr="00333EA5">
        <w:t>：中断服务函数应尽可能快地执行完毕然后退出，不要在里面做延时等耗时操作，以免影响对其他紧急事件的响应。</w:t>
      </w:r>
    </w:p>
    <w:p w14:paraId="49E420F8" w14:textId="77777777" w:rsidR="006F4AA9" w:rsidRPr="00333EA5" w:rsidRDefault="006F4AA9" w:rsidP="006F4AA9">
      <w:pPr>
        <w:pStyle w:val="2"/>
      </w:pPr>
      <w:r w:rsidRPr="00333EA5">
        <w:rPr>
          <w:rFonts w:ascii="Segoe UI Emoji" w:hAnsi="Segoe UI Emoji" w:cs="Segoe UI Emoji"/>
        </w:rPr>
        <w:lastRenderedPageBreak/>
        <w:t>💎</w:t>
      </w:r>
      <w:r w:rsidRPr="00333EA5">
        <w:t xml:space="preserve"> 总结 </w:t>
      </w:r>
    </w:p>
    <w:p w14:paraId="4FD1A86E" w14:textId="77777777" w:rsidR="006F4AA9" w:rsidRPr="00333EA5" w:rsidRDefault="006F4AA9" w:rsidP="006F4AA9">
      <w:r w:rsidRPr="00333EA5">
        <w:t>对于STM32中断函数，你可以这样理解：</w:t>
      </w:r>
      <w:r w:rsidRPr="00333EA5">
        <w:rPr>
          <w:rFonts w:ascii="Times New Roman" w:hAnsi="Times New Roman" w:cs="Times New Roman"/>
        </w:rPr>
        <w:t>​</w:t>
      </w:r>
      <w:r w:rsidRPr="00333EA5">
        <w:rPr>
          <w:b/>
          <w:bCs/>
        </w:rPr>
        <w:t>中断线像是有限的紧急通道号码，而中断服务函数则是每个号码对应的唯一且固定的处理预案。</w:t>
      </w:r>
      <w:r w:rsidRPr="00333EA5">
        <w:rPr>
          <w:rFonts w:ascii="Times New Roman" w:hAnsi="Times New Roman" w:cs="Times New Roman"/>
          <w:b/>
          <w:bCs/>
        </w:rPr>
        <w:t>​</w:t>
      </w:r>
      <w:r w:rsidRPr="00333EA5">
        <w:rPr>
          <w:rFonts w:ascii="Times New Roman" w:hAnsi="Times New Roman" w:cs="Times New Roman"/>
        </w:rPr>
        <w:t>​</w:t>
      </w:r>
      <w:r w:rsidRPr="00333EA5">
        <w:t xml:space="preserve"> 你的任务就是正确地把外部事件（如按键）连接到正确的通道上，并写好对应的处理预案。</w:t>
      </w:r>
    </w:p>
    <w:p w14:paraId="393751BD" w14:textId="77777777" w:rsidR="006F4AA9" w:rsidRPr="00333EA5" w:rsidRDefault="006F4AA9" w:rsidP="006F4AA9">
      <w:r w:rsidRPr="00333EA5">
        <w:t>希望这个解释能帮你打下坚实的基础！当你实际在代码中配置和编写这些函数时，感受会更深刻。</w:t>
      </w:r>
    </w:p>
    <w:p w14:paraId="7598300A" w14:textId="5FBBB95A" w:rsidR="00575AAE" w:rsidRDefault="00173114" w:rsidP="00173114">
      <w:pPr>
        <w:pStyle w:val="1"/>
      </w:pPr>
      <w:r>
        <w:rPr>
          <w:rFonts w:hint="eastAsia"/>
        </w:rPr>
        <w:t>RCC</w:t>
      </w:r>
      <w:r w:rsidR="0023084D">
        <w:rPr>
          <w:rFonts w:hint="eastAsia"/>
        </w:rPr>
        <w:t>(</w:t>
      </w:r>
      <w:r w:rsidR="0023084D" w:rsidRPr="00D62178">
        <w:t>复位和时钟设置</w:t>
      </w:r>
      <w:r w:rsidR="0023084D">
        <w:rPr>
          <w:rFonts w:hint="eastAsia"/>
        </w:rPr>
        <w:t>)</w:t>
      </w:r>
    </w:p>
    <w:p w14:paraId="6B4EEEB5" w14:textId="77777777" w:rsidR="00B252A0" w:rsidRDefault="00B252A0" w:rsidP="00B252A0">
      <w:pPr>
        <w:pStyle w:val="2"/>
      </w:pPr>
      <w:r w:rsidRPr="00476FE7">
        <w:t>RCC_APB2ENR</w:t>
      </w:r>
    </w:p>
    <w:p w14:paraId="4E288087" w14:textId="77777777" w:rsidR="00B252A0" w:rsidRPr="007324C8" w:rsidRDefault="00B252A0" w:rsidP="00B252A0">
      <w:r w:rsidRPr="007324C8">
        <w:t xml:space="preserve">好问题 </w:t>
      </w:r>
      <w:r w:rsidRPr="007324C8">
        <w:rPr>
          <w:rFonts w:ascii="Segoe UI Emoji" w:hAnsi="Segoe UI Emoji" w:cs="Segoe UI Emoji"/>
        </w:rPr>
        <w:t>👍</w:t>
      </w:r>
      <w:r w:rsidRPr="007324C8">
        <w:br/>
        <w:t xml:space="preserve">你问的 </w:t>
      </w:r>
      <w:r w:rsidRPr="007324C8">
        <w:rPr>
          <w:b/>
          <w:bCs/>
        </w:rPr>
        <w:t>RCC_APB2ENR</w:t>
      </w:r>
      <w:r w:rsidRPr="007324C8">
        <w:t xml:space="preserve">，它是 STM32 里 </w:t>
      </w:r>
      <w:r w:rsidRPr="007324C8">
        <w:rPr>
          <w:b/>
          <w:bCs/>
        </w:rPr>
        <w:t>时钟控制器 RCC</w:t>
      </w:r>
      <w:r w:rsidRPr="007324C8">
        <w:t xml:space="preserve"> 的一个寄存器。</w:t>
      </w:r>
      <w:r w:rsidRPr="007324C8">
        <w:br/>
        <w:t>我给你分步骤讲清楚：</w:t>
      </w:r>
    </w:p>
    <w:p w14:paraId="02D78EBE" w14:textId="77777777" w:rsidR="00B252A0" w:rsidRPr="007324C8" w:rsidRDefault="00000000" w:rsidP="00B252A0">
      <w:r>
        <w:pict w14:anchorId="56E137D5">
          <v:rect id="_x0000_i1036" style="width:0;height:1.5pt" o:hralign="center" o:hrstd="t" o:hr="t" fillcolor="#a0a0a0" stroked="f"/>
        </w:pict>
      </w:r>
    </w:p>
    <w:p w14:paraId="228BBE61" w14:textId="77777777" w:rsidR="00B252A0" w:rsidRPr="007324C8" w:rsidRDefault="00B252A0" w:rsidP="00B252A0">
      <w:pPr>
        <w:pStyle w:val="3"/>
      </w:pPr>
      <w:r w:rsidRPr="007324C8">
        <w:t>1. RCC_APB2ENR 是什么？</w:t>
      </w:r>
    </w:p>
    <w:p w14:paraId="66136149" w14:textId="77777777" w:rsidR="00B252A0" w:rsidRPr="007324C8" w:rsidRDefault="00B252A0">
      <w:pPr>
        <w:numPr>
          <w:ilvl w:val="0"/>
          <w:numId w:val="93"/>
        </w:numPr>
      </w:pPr>
      <w:r w:rsidRPr="007324C8">
        <w:rPr>
          <w:b/>
          <w:bCs/>
        </w:rPr>
        <w:t>RCC</w:t>
      </w:r>
      <w:r w:rsidRPr="007324C8">
        <w:t xml:space="preserve"> = Reset and Clock Control（</w:t>
      </w:r>
      <w:r w:rsidRPr="007324C8">
        <w:rPr>
          <w:color w:val="EE0000"/>
        </w:rPr>
        <w:t>复位和时钟控制器</w:t>
      </w:r>
      <w:r w:rsidRPr="007324C8">
        <w:t>）。</w:t>
      </w:r>
    </w:p>
    <w:p w14:paraId="10881A65" w14:textId="77777777" w:rsidR="00B252A0" w:rsidRPr="007324C8" w:rsidRDefault="00B252A0">
      <w:pPr>
        <w:numPr>
          <w:ilvl w:val="0"/>
          <w:numId w:val="93"/>
        </w:numPr>
      </w:pPr>
      <w:r w:rsidRPr="007324C8">
        <w:rPr>
          <w:b/>
          <w:bCs/>
        </w:rPr>
        <w:t>APB2</w:t>
      </w:r>
      <w:r w:rsidRPr="007324C8">
        <w:t xml:space="preserve"> = </w:t>
      </w:r>
      <w:r w:rsidRPr="007324C8">
        <w:rPr>
          <w:color w:val="EE0000"/>
        </w:rPr>
        <w:t>高速外设总线 2</w:t>
      </w:r>
      <w:r w:rsidRPr="007324C8">
        <w:t>（Advanced Peripheral Bus 2）。</w:t>
      </w:r>
    </w:p>
    <w:p w14:paraId="5069453F" w14:textId="77777777" w:rsidR="00B252A0" w:rsidRPr="007324C8" w:rsidRDefault="00B252A0">
      <w:pPr>
        <w:numPr>
          <w:ilvl w:val="0"/>
          <w:numId w:val="93"/>
        </w:numPr>
      </w:pPr>
      <w:r w:rsidRPr="007324C8">
        <w:rPr>
          <w:b/>
          <w:bCs/>
        </w:rPr>
        <w:t>ENR</w:t>
      </w:r>
      <w:r w:rsidRPr="007324C8">
        <w:t xml:space="preserve"> = Enable Register（</w:t>
      </w:r>
      <w:r w:rsidRPr="007324C8">
        <w:rPr>
          <w:color w:val="EE0000"/>
        </w:rPr>
        <w:t>使能寄存器</w:t>
      </w:r>
      <w:r w:rsidRPr="007324C8">
        <w:t>）。</w:t>
      </w:r>
    </w:p>
    <w:p w14:paraId="71925055" w14:textId="77777777" w:rsidR="00B252A0" w:rsidRPr="007324C8" w:rsidRDefault="00B252A0" w:rsidP="00B252A0">
      <w:r w:rsidRPr="007324C8">
        <w:rPr>
          <w:rFonts w:ascii="Segoe UI Emoji" w:hAnsi="Segoe UI Emoji" w:cs="Segoe UI Emoji"/>
        </w:rPr>
        <w:t>👉</w:t>
      </w:r>
      <w:r w:rsidRPr="007324C8">
        <w:t xml:space="preserve"> </w:t>
      </w:r>
      <w:r w:rsidRPr="007324C8">
        <w:rPr>
          <w:b/>
          <w:bCs/>
        </w:rPr>
        <w:t>RCC_APB2ENR 就是用来</w:t>
      </w:r>
      <w:r w:rsidRPr="007324C8">
        <w:rPr>
          <w:b/>
          <w:bCs/>
          <w:color w:val="EE0000"/>
        </w:rPr>
        <w:t>控制 APB2 总线上外设的时钟开关的寄存器</w:t>
      </w:r>
      <w:r w:rsidRPr="007324C8">
        <w:t>。</w:t>
      </w:r>
    </w:p>
    <w:p w14:paraId="1520D3E7" w14:textId="77777777" w:rsidR="00B252A0" w:rsidRPr="007324C8" w:rsidRDefault="00000000" w:rsidP="00B252A0">
      <w:r>
        <w:pict w14:anchorId="1927D101">
          <v:rect id="_x0000_i1037" style="width:0;height:1.5pt" o:hralign="center" o:hrstd="t" o:hr="t" fillcolor="#a0a0a0" stroked="f"/>
        </w:pict>
      </w:r>
    </w:p>
    <w:p w14:paraId="276E04AF" w14:textId="77777777" w:rsidR="00B252A0" w:rsidRPr="007324C8" w:rsidRDefault="00B252A0" w:rsidP="00B252A0">
      <w:pPr>
        <w:pStyle w:val="3"/>
      </w:pPr>
      <w:r w:rsidRPr="007324C8">
        <w:t>2. 它的作用</w:t>
      </w:r>
    </w:p>
    <w:p w14:paraId="42B67727" w14:textId="77777777" w:rsidR="00B252A0" w:rsidRPr="007324C8" w:rsidRDefault="00B252A0" w:rsidP="00B252A0">
      <w:r w:rsidRPr="007324C8">
        <w:t>STM32 的外设（GPIO、USART、ADC、TIM…）要想工作，必须</w:t>
      </w:r>
      <w:r w:rsidRPr="007324C8">
        <w:rPr>
          <w:color w:val="EE0000"/>
        </w:rPr>
        <w:t>先给它们“开时钟”</w:t>
      </w:r>
      <w:r w:rsidRPr="007324C8">
        <w:t>。</w:t>
      </w:r>
    </w:p>
    <w:p w14:paraId="6D05FB3E" w14:textId="77777777" w:rsidR="00B252A0" w:rsidRPr="007324C8" w:rsidRDefault="00B252A0">
      <w:pPr>
        <w:numPr>
          <w:ilvl w:val="0"/>
          <w:numId w:val="94"/>
        </w:numPr>
      </w:pPr>
      <w:r w:rsidRPr="007324C8">
        <w:t>如果某个外设的时钟没有打开，即使你配置了它的寄存器，它也不会工作。</w:t>
      </w:r>
    </w:p>
    <w:p w14:paraId="19845ED4" w14:textId="77777777" w:rsidR="00B252A0" w:rsidRPr="007324C8" w:rsidRDefault="00B252A0">
      <w:pPr>
        <w:numPr>
          <w:ilvl w:val="0"/>
          <w:numId w:val="94"/>
        </w:numPr>
      </w:pPr>
      <w:r w:rsidRPr="007324C8">
        <w:rPr>
          <w:b/>
          <w:bCs/>
        </w:rPr>
        <w:t>RCC_APB2ENR</w:t>
      </w:r>
      <w:r w:rsidRPr="007324C8">
        <w:t xml:space="preserve"> 就是专门用来 </w:t>
      </w:r>
      <w:r w:rsidRPr="007324C8">
        <w:rPr>
          <w:b/>
          <w:bCs/>
          <w:color w:val="EE0000"/>
        </w:rPr>
        <w:t>打开/关闭 APB2 总线外设时钟</w:t>
      </w:r>
      <w:r w:rsidRPr="007324C8">
        <w:t xml:space="preserve"> 的。</w:t>
      </w:r>
    </w:p>
    <w:p w14:paraId="0636B4AD" w14:textId="77777777" w:rsidR="00B252A0" w:rsidRPr="007324C8" w:rsidRDefault="00000000" w:rsidP="00B252A0">
      <w:r>
        <w:pict w14:anchorId="2789D90C">
          <v:rect id="_x0000_i1038" style="width:0;height:1.5pt" o:hralign="center" o:hrstd="t" o:hr="t" fillcolor="#a0a0a0" stroked="f"/>
        </w:pict>
      </w:r>
    </w:p>
    <w:p w14:paraId="7BBDF329" w14:textId="77777777" w:rsidR="00B252A0" w:rsidRPr="007324C8" w:rsidRDefault="00B252A0" w:rsidP="00B252A0">
      <w:pPr>
        <w:pStyle w:val="3"/>
      </w:pPr>
      <w:r w:rsidRPr="007324C8">
        <w:lastRenderedPageBreak/>
        <w:t>3. 内部分布（以 STM32F103 为例）</w:t>
      </w:r>
    </w:p>
    <w:p w14:paraId="41267371" w14:textId="77777777" w:rsidR="00B252A0" w:rsidRPr="007324C8" w:rsidRDefault="00B252A0" w:rsidP="00B252A0">
      <w:r w:rsidRPr="007324C8">
        <w:t>RCC_APB2ENR 是一个 32 位寄存器，每一位控制一个外设的时钟。</w:t>
      </w:r>
    </w:p>
    <w:p w14:paraId="7B278027" w14:textId="77777777" w:rsidR="00B252A0" w:rsidRPr="007324C8" w:rsidRDefault="00B252A0" w:rsidP="00B252A0">
      <w:r w:rsidRPr="007324C8">
        <w:t>常见位如下（不同型号略有差别）：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088"/>
        <w:gridCol w:w="2430"/>
      </w:tblGrid>
      <w:tr w:rsidR="00B252A0" w:rsidRPr="007324C8" w14:paraId="7514D859" w14:textId="77777777" w:rsidTr="004B7671">
        <w:trPr>
          <w:tblHeader/>
          <w:tblCellSpacing w:w="15" w:type="dxa"/>
        </w:trPr>
        <w:tc>
          <w:tcPr>
            <w:tcW w:w="0" w:type="auto"/>
            <w:vAlign w:val="center"/>
            <w:hideMark/>
          </w:tcPr>
          <w:p w14:paraId="356C4AA9" w14:textId="77777777" w:rsidR="00B252A0" w:rsidRPr="007324C8" w:rsidRDefault="00B252A0" w:rsidP="004B7671">
            <w:pPr>
              <w:rPr>
                <w:b/>
                <w:bCs/>
              </w:rPr>
            </w:pPr>
            <w:r w:rsidRPr="007324C8">
              <w:rPr>
                <w:b/>
                <w:bCs/>
              </w:rPr>
              <w:t>位号</w:t>
            </w:r>
          </w:p>
        </w:tc>
        <w:tc>
          <w:tcPr>
            <w:tcW w:w="0" w:type="auto"/>
            <w:vAlign w:val="center"/>
            <w:hideMark/>
          </w:tcPr>
          <w:p w14:paraId="1678FDDA" w14:textId="77777777" w:rsidR="00B252A0" w:rsidRPr="007324C8" w:rsidRDefault="00B252A0" w:rsidP="004B7671">
            <w:pPr>
              <w:rPr>
                <w:b/>
                <w:bCs/>
              </w:rPr>
            </w:pPr>
            <w:r w:rsidRPr="007324C8">
              <w:rPr>
                <w:b/>
                <w:bCs/>
              </w:rPr>
              <w:t>名字</w:t>
            </w:r>
          </w:p>
        </w:tc>
        <w:tc>
          <w:tcPr>
            <w:tcW w:w="0" w:type="auto"/>
            <w:vAlign w:val="center"/>
            <w:hideMark/>
          </w:tcPr>
          <w:p w14:paraId="3AAF6079" w14:textId="77777777" w:rsidR="00B252A0" w:rsidRPr="007324C8" w:rsidRDefault="00B252A0" w:rsidP="004B7671">
            <w:pPr>
              <w:rPr>
                <w:b/>
                <w:bCs/>
              </w:rPr>
            </w:pPr>
            <w:r w:rsidRPr="007324C8">
              <w:rPr>
                <w:b/>
                <w:bCs/>
              </w:rPr>
              <w:t>作用</w:t>
            </w:r>
          </w:p>
        </w:tc>
      </w:tr>
      <w:tr w:rsidR="00B252A0" w:rsidRPr="007324C8" w14:paraId="69642145" w14:textId="77777777" w:rsidTr="004B7671">
        <w:trPr>
          <w:tblCellSpacing w:w="15" w:type="dxa"/>
        </w:trPr>
        <w:tc>
          <w:tcPr>
            <w:tcW w:w="0" w:type="auto"/>
            <w:vAlign w:val="center"/>
            <w:hideMark/>
          </w:tcPr>
          <w:p w14:paraId="3BBCB8BB" w14:textId="77777777" w:rsidR="00B252A0" w:rsidRPr="007324C8" w:rsidRDefault="00B252A0" w:rsidP="004B7671">
            <w:r w:rsidRPr="007324C8">
              <w:t>0</w:t>
            </w:r>
          </w:p>
        </w:tc>
        <w:tc>
          <w:tcPr>
            <w:tcW w:w="0" w:type="auto"/>
            <w:vAlign w:val="center"/>
            <w:hideMark/>
          </w:tcPr>
          <w:p w14:paraId="5207B513" w14:textId="77777777" w:rsidR="00B252A0" w:rsidRPr="007324C8" w:rsidRDefault="00B252A0" w:rsidP="004B7671">
            <w:r w:rsidRPr="007324C8">
              <w:t>AFIOEN</w:t>
            </w:r>
          </w:p>
        </w:tc>
        <w:tc>
          <w:tcPr>
            <w:tcW w:w="0" w:type="auto"/>
            <w:vAlign w:val="center"/>
            <w:hideMark/>
          </w:tcPr>
          <w:p w14:paraId="0CBA7D43" w14:textId="77777777" w:rsidR="00B252A0" w:rsidRPr="007324C8" w:rsidRDefault="00B252A0" w:rsidP="004B7671">
            <w:r w:rsidRPr="007324C8">
              <w:t>使能复用功能(AFIO)时钟</w:t>
            </w:r>
          </w:p>
        </w:tc>
      </w:tr>
      <w:tr w:rsidR="00B252A0" w:rsidRPr="007324C8" w14:paraId="66D7D505" w14:textId="77777777" w:rsidTr="004B7671">
        <w:trPr>
          <w:tblCellSpacing w:w="15" w:type="dxa"/>
        </w:trPr>
        <w:tc>
          <w:tcPr>
            <w:tcW w:w="0" w:type="auto"/>
            <w:vAlign w:val="center"/>
            <w:hideMark/>
          </w:tcPr>
          <w:p w14:paraId="415D3B2B" w14:textId="77777777" w:rsidR="00B252A0" w:rsidRPr="007324C8" w:rsidRDefault="00B252A0" w:rsidP="004B7671">
            <w:r w:rsidRPr="007324C8">
              <w:t>2</w:t>
            </w:r>
          </w:p>
        </w:tc>
        <w:tc>
          <w:tcPr>
            <w:tcW w:w="0" w:type="auto"/>
            <w:vAlign w:val="center"/>
            <w:hideMark/>
          </w:tcPr>
          <w:p w14:paraId="30B3B810" w14:textId="77777777" w:rsidR="00B252A0" w:rsidRPr="007324C8" w:rsidRDefault="00B252A0" w:rsidP="004B7671">
            <w:r w:rsidRPr="007324C8">
              <w:t>IOPAEN</w:t>
            </w:r>
          </w:p>
        </w:tc>
        <w:tc>
          <w:tcPr>
            <w:tcW w:w="0" w:type="auto"/>
            <w:vAlign w:val="center"/>
            <w:hideMark/>
          </w:tcPr>
          <w:p w14:paraId="79A916AD" w14:textId="77777777" w:rsidR="00B252A0" w:rsidRPr="007324C8" w:rsidRDefault="00B252A0" w:rsidP="004B7671">
            <w:r w:rsidRPr="007324C8">
              <w:t>使能 GPIOA 时钟</w:t>
            </w:r>
          </w:p>
        </w:tc>
      </w:tr>
      <w:tr w:rsidR="00B252A0" w:rsidRPr="007324C8" w14:paraId="7CE274A4" w14:textId="77777777" w:rsidTr="004B7671">
        <w:trPr>
          <w:tblCellSpacing w:w="15" w:type="dxa"/>
        </w:trPr>
        <w:tc>
          <w:tcPr>
            <w:tcW w:w="0" w:type="auto"/>
            <w:vAlign w:val="center"/>
            <w:hideMark/>
          </w:tcPr>
          <w:p w14:paraId="0114097F" w14:textId="77777777" w:rsidR="00B252A0" w:rsidRPr="007324C8" w:rsidRDefault="00B252A0" w:rsidP="004B7671">
            <w:r w:rsidRPr="007324C8">
              <w:t>3</w:t>
            </w:r>
          </w:p>
        </w:tc>
        <w:tc>
          <w:tcPr>
            <w:tcW w:w="0" w:type="auto"/>
            <w:vAlign w:val="center"/>
            <w:hideMark/>
          </w:tcPr>
          <w:p w14:paraId="78BCF718" w14:textId="77777777" w:rsidR="00B252A0" w:rsidRPr="007324C8" w:rsidRDefault="00B252A0" w:rsidP="004B7671">
            <w:r w:rsidRPr="007324C8">
              <w:t>IOPBEN</w:t>
            </w:r>
          </w:p>
        </w:tc>
        <w:tc>
          <w:tcPr>
            <w:tcW w:w="0" w:type="auto"/>
            <w:vAlign w:val="center"/>
            <w:hideMark/>
          </w:tcPr>
          <w:p w14:paraId="04604923" w14:textId="77777777" w:rsidR="00B252A0" w:rsidRPr="007324C8" w:rsidRDefault="00B252A0" w:rsidP="004B7671">
            <w:r w:rsidRPr="007324C8">
              <w:t>使能 GPIOB 时钟</w:t>
            </w:r>
          </w:p>
        </w:tc>
      </w:tr>
      <w:tr w:rsidR="00B252A0" w:rsidRPr="007324C8" w14:paraId="686FBA27" w14:textId="77777777" w:rsidTr="004B7671">
        <w:trPr>
          <w:tblCellSpacing w:w="15" w:type="dxa"/>
        </w:trPr>
        <w:tc>
          <w:tcPr>
            <w:tcW w:w="0" w:type="auto"/>
            <w:vAlign w:val="center"/>
            <w:hideMark/>
          </w:tcPr>
          <w:p w14:paraId="16A1A8DF" w14:textId="77777777" w:rsidR="00B252A0" w:rsidRPr="007324C8" w:rsidRDefault="00B252A0" w:rsidP="004B7671">
            <w:r w:rsidRPr="007324C8">
              <w:t>4</w:t>
            </w:r>
          </w:p>
        </w:tc>
        <w:tc>
          <w:tcPr>
            <w:tcW w:w="0" w:type="auto"/>
            <w:vAlign w:val="center"/>
            <w:hideMark/>
          </w:tcPr>
          <w:p w14:paraId="52D83F10" w14:textId="77777777" w:rsidR="00B252A0" w:rsidRPr="007324C8" w:rsidRDefault="00B252A0" w:rsidP="004B7671">
            <w:r w:rsidRPr="007324C8">
              <w:t>IOPCEN</w:t>
            </w:r>
          </w:p>
        </w:tc>
        <w:tc>
          <w:tcPr>
            <w:tcW w:w="0" w:type="auto"/>
            <w:vAlign w:val="center"/>
            <w:hideMark/>
          </w:tcPr>
          <w:p w14:paraId="4CF830AA" w14:textId="77777777" w:rsidR="00B252A0" w:rsidRPr="007324C8" w:rsidRDefault="00B252A0" w:rsidP="004B7671">
            <w:r w:rsidRPr="007324C8">
              <w:t>使能 GPIOC 时钟</w:t>
            </w:r>
          </w:p>
        </w:tc>
      </w:tr>
      <w:tr w:rsidR="00B252A0" w:rsidRPr="007324C8" w14:paraId="2FBB8D44" w14:textId="77777777" w:rsidTr="004B7671">
        <w:trPr>
          <w:tblCellSpacing w:w="15" w:type="dxa"/>
        </w:trPr>
        <w:tc>
          <w:tcPr>
            <w:tcW w:w="0" w:type="auto"/>
            <w:vAlign w:val="center"/>
            <w:hideMark/>
          </w:tcPr>
          <w:p w14:paraId="2145668D" w14:textId="77777777" w:rsidR="00B252A0" w:rsidRPr="007324C8" w:rsidRDefault="00B252A0" w:rsidP="004B7671">
            <w:r w:rsidRPr="007324C8">
              <w:t>5</w:t>
            </w:r>
          </w:p>
        </w:tc>
        <w:tc>
          <w:tcPr>
            <w:tcW w:w="0" w:type="auto"/>
            <w:vAlign w:val="center"/>
            <w:hideMark/>
          </w:tcPr>
          <w:p w14:paraId="7E7BF6C7" w14:textId="77777777" w:rsidR="00B252A0" w:rsidRPr="007324C8" w:rsidRDefault="00B252A0" w:rsidP="004B7671">
            <w:r w:rsidRPr="007324C8">
              <w:t>IOPDEN</w:t>
            </w:r>
          </w:p>
        </w:tc>
        <w:tc>
          <w:tcPr>
            <w:tcW w:w="0" w:type="auto"/>
            <w:vAlign w:val="center"/>
            <w:hideMark/>
          </w:tcPr>
          <w:p w14:paraId="74B71C09" w14:textId="77777777" w:rsidR="00B252A0" w:rsidRPr="007324C8" w:rsidRDefault="00B252A0" w:rsidP="004B7671">
            <w:r w:rsidRPr="007324C8">
              <w:t>使能 GPIOD 时钟</w:t>
            </w:r>
          </w:p>
        </w:tc>
      </w:tr>
      <w:tr w:rsidR="00B252A0" w:rsidRPr="007324C8" w14:paraId="0363C411" w14:textId="77777777" w:rsidTr="004B7671">
        <w:trPr>
          <w:tblCellSpacing w:w="15" w:type="dxa"/>
        </w:trPr>
        <w:tc>
          <w:tcPr>
            <w:tcW w:w="0" w:type="auto"/>
            <w:vAlign w:val="center"/>
            <w:hideMark/>
          </w:tcPr>
          <w:p w14:paraId="49273741" w14:textId="77777777" w:rsidR="00B252A0" w:rsidRPr="007324C8" w:rsidRDefault="00B252A0" w:rsidP="004B7671">
            <w:r w:rsidRPr="007324C8">
              <w:t>6</w:t>
            </w:r>
          </w:p>
        </w:tc>
        <w:tc>
          <w:tcPr>
            <w:tcW w:w="0" w:type="auto"/>
            <w:vAlign w:val="center"/>
            <w:hideMark/>
          </w:tcPr>
          <w:p w14:paraId="007F9262" w14:textId="77777777" w:rsidR="00B252A0" w:rsidRPr="007324C8" w:rsidRDefault="00B252A0" w:rsidP="004B7671">
            <w:r w:rsidRPr="007324C8">
              <w:t>IOPEEN</w:t>
            </w:r>
          </w:p>
        </w:tc>
        <w:tc>
          <w:tcPr>
            <w:tcW w:w="0" w:type="auto"/>
            <w:vAlign w:val="center"/>
            <w:hideMark/>
          </w:tcPr>
          <w:p w14:paraId="391F5DF1" w14:textId="77777777" w:rsidR="00B252A0" w:rsidRPr="007324C8" w:rsidRDefault="00B252A0" w:rsidP="004B7671">
            <w:r w:rsidRPr="007324C8">
              <w:t>使能 GPIOE 时钟</w:t>
            </w:r>
          </w:p>
        </w:tc>
      </w:tr>
      <w:tr w:rsidR="00B252A0" w:rsidRPr="007324C8" w14:paraId="6311C471" w14:textId="77777777" w:rsidTr="004B7671">
        <w:trPr>
          <w:tblCellSpacing w:w="15" w:type="dxa"/>
        </w:trPr>
        <w:tc>
          <w:tcPr>
            <w:tcW w:w="0" w:type="auto"/>
            <w:vAlign w:val="center"/>
            <w:hideMark/>
          </w:tcPr>
          <w:p w14:paraId="25657321" w14:textId="77777777" w:rsidR="00B252A0" w:rsidRPr="007324C8" w:rsidRDefault="00B252A0" w:rsidP="004B7671">
            <w:r w:rsidRPr="007324C8">
              <w:t>8</w:t>
            </w:r>
          </w:p>
        </w:tc>
        <w:tc>
          <w:tcPr>
            <w:tcW w:w="0" w:type="auto"/>
            <w:vAlign w:val="center"/>
            <w:hideMark/>
          </w:tcPr>
          <w:p w14:paraId="3FFE803F" w14:textId="77777777" w:rsidR="00B252A0" w:rsidRPr="007324C8" w:rsidRDefault="00B252A0" w:rsidP="004B7671">
            <w:r w:rsidRPr="007324C8">
              <w:t>ADC1EN</w:t>
            </w:r>
          </w:p>
        </w:tc>
        <w:tc>
          <w:tcPr>
            <w:tcW w:w="0" w:type="auto"/>
            <w:vAlign w:val="center"/>
            <w:hideMark/>
          </w:tcPr>
          <w:p w14:paraId="218AC0C3" w14:textId="77777777" w:rsidR="00B252A0" w:rsidRPr="007324C8" w:rsidRDefault="00B252A0" w:rsidP="004B7671">
            <w:r w:rsidRPr="007324C8">
              <w:t>使能 ADC1 时钟</w:t>
            </w:r>
          </w:p>
        </w:tc>
      </w:tr>
      <w:tr w:rsidR="00B252A0" w:rsidRPr="007324C8" w14:paraId="3F0578A5" w14:textId="77777777" w:rsidTr="004B7671">
        <w:trPr>
          <w:tblCellSpacing w:w="15" w:type="dxa"/>
        </w:trPr>
        <w:tc>
          <w:tcPr>
            <w:tcW w:w="0" w:type="auto"/>
            <w:vAlign w:val="center"/>
            <w:hideMark/>
          </w:tcPr>
          <w:p w14:paraId="3BAA0775" w14:textId="77777777" w:rsidR="00B252A0" w:rsidRPr="007324C8" w:rsidRDefault="00B252A0" w:rsidP="004B7671">
            <w:r w:rsidRPr="007324C8">
              <w:t>9</w:t>
            </w:r>
          </w:p>
        </w:tc>
        <w:tc>
          <w:tcPr>
            <w:tcW w:w="0" w:type="auto"/>
            <w:vAlign w:val="center"/>
            <w:hideMark/>
          </w:tcPr>
          <w:p w14:paraId="04ECD645" w14:textId="77777777" w:rsidR="00B252A0" w:rsidRPr="007324C8" w:rsidRDefault="00B252A0" w:rsidP="004B7671">
            <w:r w:rsidRPr="007324C8">
              <w:t>ADC2EN</w:t>
            </w:r>
          </w:p>
        </w:tc>
        <w:tc>
          <w:tcPr>
            <w:tcW w:w="0" w:type="auto"/>
            <w:vAlign w:val="center"/>
            <w:hideMark/>
          </w:tcPr>
          <w:p w14:paraId="0CE4C27A" w14:textId="77777777" w:rsidR="00B252A0" w:rsidRPr="007324C8" w:rsidRDefault="00B252A0" w:rsidP="004B7671">
            <w:r w:rsidRPr="007324C8">
              <w:t>使能 ADC2 时钟</w:t>
            </w:r>
          </w:p>
        </w:tc>
      </w:tr>
      <w:tr w:rsidR="00B252A0" w:rsidRPr="007324C8" w14:paraId="018E8645" w14:textId="77777777" w:rsidTr="004B7671">
        <w:trPr>
          <w:tblCellSpacing w:w="15" w:type="dxa"/>
        </w:trPr>
        <w:tc>
          <w:tcPr>
            <w:tcW w:w="0" w:type="auto"/>
            <w:vAlign w:val="center"/>
            <w:hideMark/>
          </w:tcPr>
          <w:p w14:paraId="4FF21FDE" w14:textId="77777777" w:rsidR="00B252A0" w:rsidRPr="007324C8" w:rsidRDefault="00B252A0" w:rsidP="004B7671">
            <w:r w:rsidRPr="007324C8">
              <w:t>11</w:t>
            </w:r>
          </w:p>
        </w:tc>
        <w:tc>
          <w:tcPr>
            <w:tcW w:w="0" w:type="auto"/>
            <w:vAlign w:val="center"/>
            <w:hideMark/>
          </w:tcPr>
          <w:p w14:paraId="16BD5DE5" w14:textId="77777777" w:rsidR="00B252A0" w:rsidRPr="007324C8" w:rsidRDefault="00B252A0" w:rsidP="004B7671">
            <w:r w:rsidRPr="007324C8">
              <w:t>TIM1EN</w:t>
            </w:r>
          </w:p>
        </w:tc>
        <w:tc>
          <w:tcPr>
            <w:tcW w:w="0" w:type="auto"/>
            <w:vAlign w:val="center"/>
            <w:hideMark/>
          </w:tcPr>
          <w:p w14:paraId="79C7D049" w14:textId="77777777" w:rsidR="00B252A0" w:rsidRPr="007324C8" w:rsidRDefault="00B252A0" w:rsidP="004B7671">
            <w:r w:rsidRPr="007324C8">
              <w:t>使能 TIM1 时钟</w:t>
            </w:r>
          </w:p>
        </w:tc>
      </w:tr>
      <w:tr w:rsidR="00B252A0" w:rsidRPr="007324C8" w14:paraId="76983274" w14:textId="77777777" w:rsidTr="004B7671">
        <w:trPr>
          <w:tblCellSpacing w:w="15" w:type="dxa"/>
        </w:trPr>
        <w:tc>
          <w:tcPr>
            <w:tcW w:w="0" w:type="auto"/>
            <w:vAlign w:val="center"/>
            <w:hideMark/>
          </w:tcPr>
          <w:p w14:paraId="53C1C162" w14:textId="77777777" w:rsidR="00B252A0" w:rsidRPr="007324C8" w:rsidRDefault="00B252A0" w:rsidP="004B7671">
            <w:r w:rsidRPr="007324C8">
              <w:t>14</w:t>
            </w:r>
          </w:p>
        </w:tc>
        <w:tc>
          <w:tcPr>
            <w:tcW w:w="0" w:type="auto"/>
            <w:vAlign w:val="center"/>
            <w:hideMark/>
          </w:tcPr>
          <w:p w14:paraId="4B24AEE9" w14:textId="77777777" w:rsidR="00B252A0" w:rsidRPr="007324C8" w:rsidRDefault="00B252A0" w:rsidP="004B7671">
            <w:r w:rsidRPr="007324C8">
              <w:t>SPI1EN</w:t>
            </w:r>
          </w:p>
        </w:tc>
        <w:tc>
          <w:tcPr>
            <w:tcW w:w="0" w:type="auto"/>
            <w:vAlign w:val="center"/>
            <w:hideMark/>
          </w:tcPr>
          <w:p w14:paraId="5956EB92" w14:textId="77777777" w:rsidR="00B252A0" w:rsidRPr="007324C8" w:rsidRDefault="00B252A0" w:rsidP="004B7671">
            <w:r w:rsidRPr="007324C8">
              <w:t>使能 SPI1 时钟</w:t>
            </w:r>
          </w:p>
        </w:tc>
      </w:tr>
      <w:tr w:rsidR="00B252A0" w:rsidRPr="007324C8" w14:paraId="442BBB34" w14:textId="77777777" w:rsidTr="004B7671">
        <w:trPr>
          <w:tblCellSpacing w:w="15" w:type="dxa"/>
        </w:trPr>
        <w:tc>
          <w:tcPr>
            <w:tcW w:w="0" w:type="auto"/>
            <w:vAlign w:val="center"/>
            <w:hideMark/>
          </w:tcPr>
          <w:p w14:paraId="47D473FE" w14:textId="77777777" w:rsidR="00B252A0" w:rsidRPr="007324C8" w:rsidRDefault="00B252A0" w:rsidP="004B7671">
            <w:r w:rsidRPr="007324C8">
              <w:t>17</w:t>
            </w:r>
          </w:p>
        </w:tc>
        <w:tc>
          <w:tcPr>
            <w:tcW w:w="0" w:type="auto"/>
            <w:vAlign w:val="center"/>
            <w:hideMark/>
          </w:tcPr>
          <w:p w14:paraId="3C72A7D2" w14:textId="77777777" w:rsidR="00B252A0" w:rsidRPr="007324C8" w:rsidRDefault="00B252A0" w:rsidP="004B7671">
            <w:r w:rsidRPr="007324C8">
              <w:t>USART1EN</w:t>
            </w:r>
          </w:p>
        </w:tc>
        <w:tc>
          <w:tcPr>
            <w:tcW w:w="0" w:type="auto"/>
            <w:vAlign w:val="center"/>
            <w:hideMark/>
          </w:tcPr>
          <w:p w14:paraId="159D073F" w14:textId="77777777" w:rsidR="00B252A0" w:rsidRPr="007324C8" w:rsidRDefault="00B252A0" w:rsidP="004B7671">
            <w:r w:rsidRPr="007324C8">
              <w:t>使能 USART1 时钟</w:t>
            </w:r>
          </w:p>
        </w:tc>
      </w:tr>
    </w:tbl>
    <w:p w14:paraId="5CB98006" w14:textId="77777777" w:rsidR="00B252A0" w:rsidRPr="007324C8" w:rsidRDefault="00000000" w:rsidP="00B252A0">
      <w:r>
        <w:pict w14:anchorId="6E587859">
          <v:rect id="_x0000_i1039" style="width:0;height:1.5pt" o:hralign="center" o:hrstd="t" o:hr="t" fillcolor="#a0a0a0" stroked="f"/>
        </w:pict>
      </w:r>
    </w:p>
    <w:p w14:paraId="5371409E" w14:textId="77777777" w:rsidR="00B252A0" w:rsidRPr="007324C8" w:rsidRDefault="00B252A0" w:rsidP="00B252A0">
      <w:pPr>
        <w:pStyle w:val="3"/>
      </w:pPr>
      <w:r w:rsidRPr="007324C8">
        <w:t>4. 举例</w:t>
      </w:r>
    </w:p>
    <w:p w14:paraId="3AC8D074" w14:textId="77777777" w:rsidR="00B252A0" w:rsidRPr="007324C8" w:rsidRDefault="00B252A0" w:rsidP="00B252A0">
      <w:r w:rsidRPr="007324C8">
        <w:t xml:space="preserve">比如我要用 </w:t>
      </w:r>
      <w:r w:rsidRPr="007324C8">
        <w:rPr>
          <w:b/>
          <w:bCs/>
        </w:rPr>
        <w:t>GPIOA</w:t>
      </w:r>
      <w:r w:rsidRPr="007324C8">
        <w:t>，就必须先打开 GPIOA 的时钟：</w:t>
      </w:r>
    </w:p>
    <w:p w14:paraId="44F1D0ED" w14:textId="77777777" w:rsidR="00B252A0" w:rsidRPr="007324C8" w:rsidRDefault="00B252A0" w:rsidP="00B252A0">
      <w:r w:rsidRPr="007324C8">
        <w:t>RCC-&gt;APB2ENR |= (1 &lt;&lt; 2);   // 置位第2位，打开 GPIOA 时钟</w:t>
      </w:r>
    </w:p>
    <w:p w14:paraId="0BE8E553" w14:textId="77777777" w:rsidR="00B252A0" w:rsidRPr="007324C8" w:rsidRDefault="00B252A0" w:rsidP="00B252A0">
      <w:r w:rsidRPr="007324C8">
        <w:t>如果要打开 USART1 时钟：</w:t>
      </w:r>
    </w:p>
    <w:p w14:paraId="00B250BC" w14:textId="77777777" w:rsidR="00B252A0" w:rsidRPr="007324C8" w:rsidRDefault="00B252A0" w:rsidP="00B252A0">
      <w:r w:rsidRPr="007324C8">
        <w:t>RCC-&gt;APB2ENR |= (1 &lt;&lt; 17);  // 打开 USART1 时钟</w:t>
      </w:r>
    </w:p>
    <w:p w14:paraId="53CFFCE2" w14:textId="77777777" w:rsidR="00B252A0" w:rsidRPr="007324C8" w:rsidRDefault="00000000" w:rsidP="00B252A0">
      <w:r>
        <w:pict w14:anchorId="530DEA1D">
          <v:rect id="_x0000_i1040" style="width:0;height:1.5pt" o:hralign="center" o:hrstd="t" o:hr="t" fillcolor="#a0a0a0" stroked="f"/>
        </w:pict>
      </w:r>
    </w:p>
    <w:p w14:paraId="6D2559F8" w14:textId="77777777" w:rsidR="00B252A0" w:rsidRPr="007324C8" w:rsidRDefault="00B252A0" w:rsidP="00B252A0">
      <w:pPr>
        <w:pStyle w:val="3"/>
      </w:pPr>
      <w:r w:rsidRPr="007324C8">
        <w:t>5. 总结</w:t>
      </w:r>
    </w:p>
    <w:p w14:paraId="4CF96BAA" w14:textId="77777777" w:rsidR="00B252A0" w:rsidRPr="007324C8" w:rsidRDefault="00B252A0">
      <w:pPr>
        <w:numPr>
          <w:ilvl w:val="0"/>
          <w:numId w:val="95"/>
        </w:numPr>
      </w:pPr>
      <w:r w:rsidRPr="007324C8">
        <w:rPr>
          <w:b/>
          <w:bCs/>
        </w:rPr>
        <w:t>RCC_APB2ENR</w:t>
      </w:r>
      <w:r w:rsidRPr="007324C8">
        <w:t>：APB2 外设时钟使能寄存器</w:t>
      </w:r>
    </w:p>
    <w:p w14:paraId="17A43A3E" w14:textId="77777777" w:rsidR="00B252A0" w:rsidRPr="007324C8" w:rsidRDefault="00B252A0">
      <w:pPr>
        <w:numPr>
          <w:ilvl w:val="0"/>
          <w:numId w:val="95"/>
        </w:numPr>
      </w:pPr>
      <w:r w:rsidRPr="007324C8">
        <w:lastRenderedPageBreak/>
        <w:t>每一位对应一个外设，写 1 就打开它的时钟</w:t>
      </w:r>
    </w:p>
    <w:p w14:paraId="125B1C11" w14:textId="77777777" w:rsidR="00B252A0" w:rsidRPr="007324C8" w:rsidRDefault="00B252A0">
      <w:pPr>
        <w:numPr>
          <w:ilvl w:val="0"/>
          <w:numId w:val="95"/>
        </w:numPr>
      </w:pPr>
      <w:r w:rsidRPr="007324C8">
        <w:t>常见外设：GPIOA~E、USART1、SPI1、TIM1、ADC1/2、AFIO</w:t>
      </w:r>
    </w:p>
    <w:p w14:paraId="4C506CDA" w14:textId="47016851" w:rsidR="00B252A0" w:rsidRDefault="00B252A0" w:rsidP="00B252A0">
      <w:pPr>
        <w:pStyle w:val="2"/>
      </w:pPr>
      <w:r w:rsidRPr="007C4916">
        <w:t>RCC_APB1PeriphClockCmd</w:t>
      </w:r>
      <w:r>
        <w:rPr>
          <w:rFonts w:hint="eastAsia"/>
        </w:rPr>
        <w:t>()</w:t>
      </w:r>
      <w:r w:rsidR="00C63311">
        <w:br/>
      </w:r>
      <w:r w:rsidRPr="00BC27C6">
        <w:t xml:space="preserve">打开 </w:t>
      </w:r>
      <w:r w:rsidRPr="00327386">
        <w:t>APB</w:t>
      </w:r>
      <w:r w:rsidRPr="00327386">
        <w:rPr>
          <w:rFonts w:hint="eastAsia"/>
        </w:rPr>
        <w:t>1</w:t>
      </w:r>
      <w:r w:rsidRPr="00327386">
        <w:t xml:space="preserve"> 总线外设</w:t>
      </w:r>
      <w:r w:rsidRPr="00BC27C6">
        <w:t>的时钟</w:t>
      </w:r>
    </w:p>
    <w:p w14:paraId="446CB545" w14:textId="77777777" w:rsidR="00B252A0" w:rsidRPr="00BC27C6" w:rsidRDefault="00B252A0" w:rsidP="00B252A0">
      <w:r w:rsidRPr="00BC27C6">
        <w:t xml:space="preserve">好问题 </w:t>
      </w:r>
      <w:r w:rsidRPr="00BC27C6">
        <w:rPr>
          <w:rFonts w:ascii="Segoe UI Emoji" w:hAnsi="Segoe UI Emoji" w:cs="Segoe UI Emoji"/>
        </w:rPr>
        <w:t>👍</w:t>
      </w:r>
    </w:p>
    <w:p w14:paraId="1972FC40" w14:textId="77777777" w:rsidR="00B252A0" w:rsidRPr="00BC27C6" w:rsidRDefault="00B252A0" w:rsidP="00B252A0">
      <w:r w:rsidRPr="00BC27C6">
        <w:t xml:space="preserve">你刚学了 </w:t>
      </w:r>
      <w:r w:rsidRPr="00BC27C6">
        <w:rPr>
          <w:b/>
          <w:bCs/>
        </w:rPr>
        <w:t>RCC_APB2PeriphClockCmd</w:t>
      </w:r>
      <w:r w:rsidRPr="00BC27C6">
        <w:t xml:space="preserve">，它是用来打开 </w:t>
      </w:r>
      <w:r w:rsidRPr="00BC27C6">
        <w:rPr>
          <w:b/>
          <w:bCs/>
        </w:rPr>
        <w:t>APB2 总线外设</w:t>
      </w:r>
      <w:r w:rsidRPr="00BC27C6">
        <w:t>的时钟。</w:t>
      </w:r>
      <w:r w:rsidRPr="00BC27C6">
        <w:br/>
        <w:t xml:space="preserve">那 </w:t>
      </w:r>
      <w:r w:rsidRPr="00BC27C6">
        <w:rPr>
          <w:b/>
          <w:bCs/>
        </w:rPr>
        <w:t>RCC_APB1PeriphClockCmd</w:t>
      </w:r>
      <w:r w:rsidRPr="00BC27C6">
        <w:t xml:space="preserve"> 就是它的“兄弟函数”，用来控制 </w:t>
      </w:r>
      <w:r w:rsidRPr="00BC27C6">
        <w:rPr>
          <w:b/>
          <w:bCs/>
        </w:rPr>
        <w:t>APB1 总线外设</w:t>
      </w:r>
      <w:r w:rsidRPr="00BC27C6">
        <w:t>的时钟。</w:t>
      </w:r>
    </w:p>
    <w:p w14:paraId="6B43D11B" w14:textId="77777777" w:rsidR="00B252A0" w:rsidRPr="00BC27C6" w:rsidRDefault="00000000" w:rsidP="00B252A0">
      <w:r>
        <w:pict w14:anchorId="57DB3712">
          <v:rect id="_x0000_i1041" style="width:0;height:1.5pt" o:hralign="center" o:hrstd="t" o:hr="t" fillcolor="#a0a0a0" stroked="f"/>
        </w:pict>
      </w:r>
    </w:p>
    <w:p w14:paraId="23B9D8F2" w14:textId="77777777" w:rsidR="00B252A0" w:rsidRPr="00BC27C6" w:rsidRDefault="00B252A0" w:rsidP="00B252A0">
      <w:pPr>
        <w:pStyle w:val="3"/>
      </w:pPr>
      <w:r w:rsidRPr="00BC27C6">
        <w:t>1. 函数原型</w:t>
      </w:r>
    </w:p>
    <w:p w14:paraId="2BC47131" w14:textId="77777777" w:rsidR="00B252A0" w:rsidRPr="00BC27C6" w:rsidRDefault="00B252A0" w:rsidP="00B252A0">
      <w:r w:rsidRPr="00BC27C6">
        <w:t xml:space="preserve">在 </w:t>
      </w:r>
      <w:r w:rsidRPr="00BC27C6">
        <w:rPr>
          <w:b/>
          <w:bCs/>
        </w:rPr>
        <w:t>stm32f10x_rcc.h</w:t>
      </w:r>
      <w:r w:rsidRPr="00BC27C6">
        <w:t xml:space="preserve"> 里能找到：</w:t>
      </w:r>
    </w:p>
    <w:p w14:paraId="2A371DE6" w14:textId="77777777" w:rsidR="00B252A0" w:rsidRPr="00BC27C6" w:rsidRDefault="00B252A0" w:rsidP="00B252A0">
      <w:r w:rsidRPr="00BC27C6">
        <w:t>void RCC_APB1</w:t>
      </w:r>
      <w:proofErr w:type="gramStart"/>
      <w:r w:rsidRPr="00BC27C6">
        <w:t>PeriphClockCmd(</w:t>
      </w:r>
      <w:proofErr w:type="gramEnd"/>
      <w:r w:rsidRPr="00BC27C6">
        <w:t xml:space="preserve">uint32_t RCC_APB1Periph, </w:t>
      </w:r>
      <w:proofErr w:type="spellStart"/>
      <w:r w:rsidRPr="00BC27C6">
        <w:t>FunctionalState</w:t>
      </w:r>
      <w:proofErr w:type="spellEnd"/>
      <w:r w:rsidRPr="00BC27C6">
        <w:t xml:space="preserve"> </w:t>
      </w:r>
      <w:proofErr w:type="spellStart"/>
      <w:r w:rsidRPr="00BC27C6">
        <w:t>NewState</w:t>
      </w:r>
      <w:proofErr w:type="spellEnd"/>
      <w:r w:rsidRPr="00BC27C6">
        <w:t>);</w:t>
      </w:r>
    </w:p>
    <w:p w14:paraId="1F82C3C5" w14:textId="77777777" w:rsidR="00B252A0" w:rsidRPr="00BC27C6" w:rsidRDefault="00000000" w:rsidP="00B252A0">
      <w:r>
        <w:pict w14:anchorId="0FDC93E5">
          <v:rect id="_x0000_i1042" style="width:0;height:1.5pt" o:hralign="center" o:hrstd="t" o:hr="t" fillcolor="#a0a0a0" stroked="f"/>
        </w:pict>
      </w:r>
    </w:p>
    <w:p w14:paraId="769D0D6B" w14:textId="77777777" w:rsidR="00B252A0" w:rsidRPr="00BC27C6" w:rsidRDefault="00B252A0" w:rsidP="00B252A0">
      <w:pPr>
        <w:pStyle w:val="3"/>
      </w:pPr>
      <w:r w:rsidRPr="00BC27C6">
        <w:t>2. 参数解释</w:t>
      </w:r>
    </w:p>
    <w:p w14:paraId="0218AC33" w14:textId="77777777" w:rsidR="00B252A0" w:rsidRPr="00BC27C6" w:rsidRDefault="00B252A0">
      <w:pPr>
        <w:numPr>
          <w:ilvl w:val="0"/>
          <w:numId w:val="102"/>
        </w:numPr>
      </w:pPr>
      <w:r w:rsidRPr="00BC27C6">
        <w:rPr>
          <w:b/>
          <w:bCs/>
        </w:rPr>
        <w:t>RCC_APB1Periph</w:t>
      </w:r>
      <w:r w:rsidRPr="00BC27C6">
        <w:br/>
        <w:t>你要使能的 APB1 总线外设，可以是这些宏：</w:t>
      </w:r>
    </w:p>
    <w:p w14:paraId="0792CA6B" w14:textId="77777777" w:rsidR="00B252A0" w:rsidRPr="00BC27C6" w:rsidRDefault="00B252A0">
      <w:pPr>
        <w:numPr>
          <w:ilvl w:val="1"/>
          <w:numId w:val="102"/>
        </w:numPr>
      </w:pPr>
      <w:r w:rsidRPr="00BC27C6">
        <w:t>定时器：</w:t>
      </w:r>
    </w:p>
    <w:p w14:paraId="256C0C98" w14:textId="77777777" w:rsidR="00B252A0" w:rsidRPr="00BC27C6" w:rsidRDefault="00B252A0">
      <w:pPr>
        <w:numPr>
          <w:ilvl w:val="2"/>
          <w:numId w:val="102"/>
        </w:numPr>
      </w:pPr>
      <w:r w:rsidRPr="00BC27C6">
        <w:t>RCC_APB1Periph_TIM2</w:t>
      </w:r>
    </w:p>
    <w:p w14:paraId="3D2BE3A6" w14:textId="77777777" w:rsidR="00B252A0" w:rsidRPr="00BC27C6" w:rsidRDefault="00B252A0">
      <w:pPr>
        <w:numPr>
          <w:ilvl w:val="2"/>
          <w:numId w:val="102"/>
        </w:numPr>
      </w:pPr>
      <w:r w:rsidRPr="00BC27C6">
        <w:t>RCC_APB1Periph_TIM3</w:t>
      </w:r>
    </w:p>
    <w:p w14:paraId="57C929FD" w14:textId="77777777" w:rsidR="00B252A0" w:rsidRPr="00BC27C6" w:rsidRDefault="00B252A0">
      <w:pPr>
        <w:numPr>
          <w:ilvl w:val="2"/>
          <w:numId w:val="102"/>
        </w:numPr>
      </w:pPr>
      <w:r w:rsidRPr="00BC27C6">
        <w:t>RCC_APB1Periph_TIM4</w:t>
      </w:r>
    </w:p>
    <w:p w14:paraId="5B5CA66D" w14:textId="77777777" w:rsidR="00B252A0" w:rsidRPr="00BC27C6" w:rsidRDefault="00B252A0">
      <w:pPr>
        <w:numPr>
          <w:ilvl w:val="2"/>
          <w:numId w:val="102"/>
        </w:numPr>
      </w:pPr>
      <w:r w:rsidRPr="00BC27C6">
        <w:t>RCC_APB1Periph_TIM5</w:t>
      </w:r>
    </w:p>
    <w:p w14:paraId="0C69836F" w14:textId="77777777" w:rsidR="00B252A0" w:rsidRPr="00BC27C6" w:rsidRDefault="00B252A0">
      <w:pPr>
        <w:numPr>
          <w:ilvl w:val="2"/>
          <w:numId w:val="102"/>
        </w:numPr>
      </w:pPr>
      <w:r w:rsidRPr="00BC27C6">
        <w:t>RCC_APB1Periph_TIM6</w:t>
      </w:r>
    </w:p>
    <w:p w14:paraId="46E3F903" w14:textId="77777777" w:rsidR="00B252A0" w:rsidRPr="00BC27C6" w:rsidRDefault="00B252A0">
      <w:pPr>
        <w:numPr>
          <w:ilvl w:val="2"/>
          <w:numId w:val="102"/>
        </w:numPr>
      </w:pPr>
      <w:r w:rsidRPr="00BC27C6">
        <w:t>RCC_APB1Periph_TIM7</w:t>
      </w:r>
    </w:p>
    <w:p w14:paraId="32D4D111" w14:textId="77777777" w:rsidR="00B252A0" w:rsidRPr="00BC27C6" w:rsidRDefault="00B252A0">
      <w:pPr>
        <w:numPr>
          <w:ilvl w:val="1"/>
          <w:numId w:val="102"/>
        </w:numPr>
      </w:pPr>
      <w:r w:rsidRPr="00BC27C6">
        <w:t>通讯接口：</w:t>
      </w:r>
    </w:p>
    <w:p w14:paraId="29653F03" w14:textId="77777777" w:rsidR="00B252A0" w:rsidRPr="00BC27C6" w:rsidRDefault="00B252A0">
      <w:pPr>
        <w:numPr>
          <w:ilvl w:val="2"/>
          <w:numId w:val="102"/>
        </w:numPr>
      </w:pPr>
      <w:r w:rsidRPr="00BC27C6">
        <w:t>RCC_APB1Periph_USART2</w:t>
      </w:r>
    </w:p>
    <w:p w14:paraId="2C2F14A8" w14:textId="77777777" w:rsidR="00B252A0" w:rsidRPr="00BC27C6" w:rsidRDefault="00B252A0">
      <w:pPr>
        <w:numPr>
          <w:ilvl w:val="2"/>
          <w:numId w:val="102"/>
        </w:numPr>
      </w:pPr>
      <w:r w:rsidRPr="00BC27C6">
        <w:t>RCC_APB1Periph_USART3</w:t>
      </w:r>
    </w:p>
    <w:p w14:paraId="25383E36" w14:textId="77777777" w:rsidR="00B252A0" w:rsidRPr="00BC27C6" w:rsidRDefault="00B252A0">
      <w:pPr>
        <w:numPr>
          <w:ilvl w:val="2"/>
          <w:numId w:val="102"/>
        </w:numPr>
      </w:pPr>
      <w:r w:rsidRPr="00BC27C6">
        <w:lastRenderedPageBreak/>
        <w:t>RCC_APB1Periph_UART4</w:t>
      </w:r>
    </w:p>
    <w:p w14:paraId="79B75489" w14:textId="77777777" w:rsidR="00B252A0" w:rsidRPr="00BC27C6" w:rsidRDefault="00B252A0">
      <w:pPr>
        <w:numPr>
          <w:ilvl w:val="2"/>
          <w:numId w:val="102"/>
        </w:numPr>
      </w:pPr>
      <w:r w:rsidRPr="00BC27C6">
        <w:t>RCC_APB1Periph_UART5</w:t>
      </w:r>
    </w:p>
    <w:p w14:paraId="09331172" w14:textId="77777777" w:rsidR="00B252A0" w:rsidRPr="00BC27C6" w:rsidRDefault="00B252A0">
      <w:pPr>
        <w:numPr>
          <w:ilvl w:val="2"/>
          <w:numId w:val="102"/>
        </w:numPr>
      </w:pPr>
      <w:r w:rsidRPr="00BC27C6">
        <w:t>RCC_APB1Periph_I2C1</w:t>
      </w:r>
    </w:p>
    <w:p w14:paraId="0730F7B1" w14:textId="77777777" w:rsidR="00B252A0" w:rsidRPr="00BC27C6" w:rsidRDefault="00B252A0">
      <w:pPr>
        <w:numPr>
          <w:ilvl w:val="2"/>
          <w:numId w:val="102"/>
        </w:numPr>
      </w:pPr>
      <w:r w:rsidRPr="00BC27C6">
        <w:t>RCC_APB1Periph_I2C2</w:t>
      </w:r>
    </w:p>
    <w:p w14:paraId="7C9AFA65" w14:textId="77777777" w:rsidR="00B252A0" w:rsidRPr="00BC27C6" w:rsidRDefault="00B252A0">
      <w:pPr>
        <w:numPr>
          <w:ilvl w:val="2"/>
          <w:numId w:val="102"/>
        </w:numPr>
      </w:pPr>
      <w:r w:rsidRPr="00BC27C6">
        <w:t>RCC_APB1Periph_SPI2</w:t>
      </w:r>
    </w:p>
    <w:p w14:paraId="6084DE44" w14:textId="77777777" w:rsidR="00B252A0" w:rsidRPr="00BC27C6" w:rsidRDefault="00B252A0">
      <w:pPr>
        <w:numPr>
          <w:ilvl w:val="2"/>
          <w:numId w:val="102"/>
        </w:numPr>
      </w:pPr>
      <w:r w:rsidRPr="00BC27C6">
        <w:t>RCC_APB1Periph_SPI3</w:t>
      </w:r>
    </w:p>
    <w:p w14:paraId="644FADFE" w14:textId="77777777" w:rsidR="00B252A0" w:rsidRPr="00BC27C6" w:rsidRDefault="00B252A0">
      <w:pPr>
        <w:numPr>
          <w:ilvl w:val="2"/>
          <w:numId w:val="102"/>
        </w:numPr>
      </w:pPr>
      <w:r w:rsidRPr="00BC27C6">
        <w:t>RCC_APB1Periph_CAN1</w:t>
      </w:r>
    </w:p>
    <w:p w14:paraId="5FD2DA90" w14:textId="77777777" w:rsidR="00B252A0" w:rsidRPr="00BC27C6" w:rsidRDefault="00B252A0">
      <w:pPr>
        <w:numPr>
          <w:ilvl w:val="1"/>
          <w:numId w:val="102"/>
        </w:numPr>
      </w:pPr>
      <w:r w:rsidRPr="00BC27C6">
        <w:t>其他：</w:t>
      </w:r>
    </w:p>
    <w:p w14:paraId="3717B8BB" w14:textId="77777777" w:rsidR="00B252A0" w:rsidRPr="00BC27C6" w:rsidRDefault="00B252A0">
      <w:pPr>
        <w:numPr>
          <w:ilvl w:val="2"/>
          <w:numId w:val="102"/>
        </w:numPr>
      </w:pPr>
      <w:r w:rsidRPr="00BC27C6">
        <w:t>RCC_APB1Periph_PWR（</w:t>
      </w:r>
      <w:r w:rsidRPr="007D691C">
        <w:rPr>
          <w:b/>
          <w:bCs/>
        </w:rPr>
        <w:t>电源管理</w:t>
      </w:r>
      <w:r w:rsidRPr="00BC27C6">
        <w:t>）</w:t>
      </w:r>
    </w:p>
    <w:p w14:paraId="24169F6C" w14:textId="77777777" w:rsidR="00B252A0" w:rsidRPr="00BC27C6" w:rsidRDefault="00B252A0">
      <w:pPr>
        <w:numPr>
          <w:ilvl w:val="2"/>
          <w:numId w:val="102"/>
        </w:numPr>
      </w:pPr>
      <w:r w:rsidRPr="00BC27C6">
        <w:t>RCC_APB1Periph_BKP（</w:t>
      </w:r>
      <w:r w:rsidRPr="007D691C">
        <w:rPr>
          <w:b/>
          <w:bCs/>
        </w:rPr>
        <w:t>备份寄存器</w:t>
      </w:r>
      <w:r w:rsidRPr="00BC27C6">
        <w:t>）</w:t>
      </w:r>
    </w:p>
    <w:p w14:paraId="12EEC2A3" w14:textId="77777777" w:rsidR="00B252A0" w:rsidRPr="00BC27C6" w:rsidRDefault="00B252A0">
      <w:pPr>
        <w:numPr>
          <w:ilvl w:val="0"/>
          <w:numId w:val="102"/>
        </w:numPr>
      </w:pPr>
      <w:proofErr w:type="spellStart"/>
      <w:r w:rsidRPr="00BC27C6">
        <w:rPr>
          <w:b/>
          <w:bCs/>
        </w:rPr>
        <w:t>NewState</w:t>
      </w:r>
      <w:proofErr w:type="spellEnd"/>
    </w:p>
    <w:p w14:paraId="6CAD96DE" w14:textId="77777777" w:rsidR="00B252A0" w:rsidRPr="00BC27C6" w:rsidRDefault="00B252A0">
      <w:pPr>
        <w:numPr>
          <w:ilvl w:val="1"/>
          <w:numId w:val="102"/>
        </w:numPr>
      </w:pPr>
      <w:r w:rsidRPr="00BC27C6">
        <w:t>ENABLE → 打开时钟</w:t>
      </w:r>
    </w:p>
    <w:p w14:paraId="5A81B091" w14:textId="77777777" w:rsidR="00B252A0" w:rsidRPr="00BC27C6" w:rsidRDefault="00B252A0">
      <w:pPr>
        <w:numPr>
          <w:ilvl w:val="1"/>
          <w:numId w:val="102"/>
        </w:numPr>
      </w:pPr>
      <w:r w:rsidRPr="00BC27C6">
        <w:t>DISABLE → 关闭时钟</w:t>
      </w:r>
    </w:p>
    <w:p w14:paraId="3C5F9680" w14:textId="77777777" w:rsidR="00B252A0" w:rsidRPr="00BC27C6" w:rsidRDefault="00000000" w:rsidP="00B252A0">
      <w:r>
        <w:pict w14:anchorId="1C227051">
          <v:rect id="_x0000_i1043" style="width:0;height:1.5pt" o:hralign="center" o:hrstd="t" o:hr="t" fillcolor="#a0a0a0" stroked="f"/>
        </w:pict>
      </w:r>
    </w:p>
    <w:p w14:paraId="3A1D6E96" w14:textId="77777777" w:rsidR="00B252A0" w:rsidRPr="00BC27C6" w:rsidRDefault="00B252A0" w:rsidP="00B252A0">
      <w:pPr>
        <w:pStyle w:val="3"/>
      </w:pPr>
      <w:r w:rsidRPr="00BC27C6">
        <w:t>3. 本质</w:t>
      </w:r>
    </w:p>
    <w:p w14:paraId="16285247" w14:textId="77777777" w:rsidR="00B252A0" w:rsidRPr="00BC27C6" w:rsidRDefault="00B252A0" w:rsidP="00B252A0">
      <w:r w:rsidRPr="00BC27C6">
        <w:t xml:space="preserve">本质上就是操作 </w:t>
      </w:r>
      <w:r w:rsidRPr="00BC27C6">
        <w:rPr>
          <w:b/>
          <w:bCs/>
        </w:rPr>
        <w:t>RCC-&gt;APB1ENR</w:t>
      </w:r>
      <w:r w:rsidRPr="00BC27C6">
        <w:t xml:space="preserve"> 寄存器的某一位。</w:t>
      </w:r>
    </w:p>
    <w:p w14:paraId="23E922D8" w14:textId="77777777" w:rsidR="00B252A0" w:rsidRPr="00BC27C6" w:rsidRDefault="00B252A0">
      <w:pPr>
        <w:numPr>
          <w:ilvl w:val="0"/>
          <w:numId w:val="103"/>
        </w:numPr>
      </w:pPr>
      <w:r w:rsidRPr="00BC27C6">
        <w:t xml:space="preserve">ENABLE </w:t>
      </w:r>
      <w:proofErr w:type="gramStart"/>
      <w:r w:rsidRPr="00BC27C6">
        <w:t>→ 把</w:t>
      </w:r>
      <w:proofErr w:type="gramEnd"/>
      <w:r w:rsidRPr="00BC27C6">
        <w:t>对应位写 1</w:t>
      </w:r>
    </w:p>
    <w:p w14:paraId="41EA8306" w14:textId="77777777" w:rsidR="00B252A0" w:rsidRPr="00BC27C6" w:rsidRDefault="00B252A0">
      <w:pPr>
        <w:numPr>
          <w:ilvl w:val="0"/>
          <w:numId w:val="103"/>
        </w:numPr>
      </w:pPr>
      <w:r w:rsidRPr="00BC27C6">
        <w:t xml:space="preserve">DISABLE </w:t>
      </w:r>
      <w:proofErr w:type="gramStart"/>
      <w:r w:rsidRPr="00BC27C6">
        <w:t>→ 把</w:t>
      </w:r>
      <w:proofErr w:type="gramEnd"/>
      <w:r w:rsidRPr="00BC27C6">
        <w:t>对应位清 0</w:t>
      </w:r>
    </w:p>
    <w:p w14:paraId="5CB14CC1" w14:textId="77777777" w:rsidR="00B252A0" w:rsidRPr="00BC27C6" w:rsidRDefault="00B252A0" w:rsidP="00B252A0">
      <w:r w:rsidRPr="00BC27C6">
        <w:t>比如：</w:t>
      </w:r>
    </w:p>
    <w:p w14:paraId="18DA5E35" w14:textId="77777777" w:rsidR="00B252A0" w:rsidRPr="00BC27C6" w:rsidRDefault="00B252A0" w:rsidP="00B252A0">
      <w:r w:rsidRPr="00BC27C6">
        <w:t>RCC_APB1</w:t>
      </w:r>
      <w:proofErr w:type="gramStart"/>
      <w:r w:rsidRPr="00BC27C6">
        <w:t>PeriphClockCmd(</w:t>
      </w:r>
      <w:proofErr w:type="gramEnd"/>
      <w:r w:rsidRPr="00BC27C6">
        <w:t>RCC_APB1Periph_USART2, ENABLE);</w:t>
      </w:r>
    </w:p>
    <w:p w14:paraId="0C5CE5C8" w14:textId="77777777" w:rsidR="00B252A0" w:rsidRPr="00BC27C6" w:rsidRDefault="00B252A0" w:rsidP="00B252A0">
      <w:r w:rsidRPr="00BC27C6">
        <w:t>等价于：</w:t>
      </w:r>
    </w:p>
    <w:p w14:paraId="62E7EAEB" w14:textId="77777777" w:rsidR="00B252A0" w:rsidRPr="00BC27C6" w:rsidRDefault="00B252A0" w:rsidP="00B252A0">
      <w:r w:rsidRPr="00BC27C6">
        <w:t>RCC-&gt;APB1ENR |= (1 &lt;&lt; 17);   // 第17位是 USART2 时钟开关</w:t>
      </w:r>
    </w:p>
    <w:p w14:paraId="762C1B39" w14:textId="77777777" w:rsidR="00B252A0" w:rsidRPr="00BC27C6" w:rsidRDefault="00000000" w:rsidP="00B252A0">
      <w:r>
        <w:pict w14:anchorId="703B88C6">
          <v:rect id="_x0000_i1044" style="width:0;height:1.5pt" o:hralign="center" o:hrstd="t" o:hr="t" fillcolor="#a0a0a0" stroked="f"/>
        </w:pict>
      </w:r>
    </w:p>
    <w:p w14:paraId="151D6274" w14:textId="77777777" w:rsidR="00B252A0" w:rsidRPr="00BC27C6" w:rsidRDefault="00B252A0" w:rsidP="00B252A0">
      <w:pPr>
        <w:pStyle w:val="3"/>
      </w:pPr>
      <w:r w:rsidRPr="00BC27C6">
        <w:t>4. 使用举例</w:t>
      </w:r>
    </w:p>
    <w:p w14:paraId="2356C2A6" w14:textId="77777777" w:rsidR="00B252A0" w:rsidRPr="00BC27C6" w:rsidRDefault="00B252A0" w:rsidP="00B252A0">
      <w:r w:rsidRPr="00BC27C6">
        <w:t xml:space="preserve">如果我要用 </w:t>
      </w:r>
      <w:r w:rsidRPr="00BC27C6">
        <w:rPr>
          <w:b/>
          <w:bCs/>
        </w:rPr>
        <w:t>USART2</w:t>
      </w:r>
      <w:r w:rsidRPr="00BC27C6">
        <w:t>：</w:t>
      </w:r>
    </w:p>
    <w:p w14:paraId="52763139" w14:textId="77777777" w:rsidR="00B252A0" w:rsidRPr="00BC27C6" w:rsidRDefault="00B252A0" w:rsidP="00B252A0">
      <w:r w:rsidRPr="00BC27C6">
        <w:t>// 1. 打开 USART2 时钟</w:t>
      </w:r>
    </w:p>
    <w:p w14:paraId="1B4B2629" w14:textId="77777777" w:rsidR="00B252A0" w:rsidRPr="00BC27C6" w:rsidRDefault="00B252A0" w:rsidP="00B252A0">
      <w:r w:rsidRPr="00BC27C6">
        <w:lastRenderedPageBreak/>
        <w:t>RCC_APB1</w:t>
      </w:r>
      <w:proofErr w:type="gramStart"/>
      <w:r w:rsidRPr="00BC27C6">
        <w:t>PeriphClockCmd(</w:t>
      </w:r>
      <w:proofErr w:type="gramEnd"/>
      <w:r w:rsidRPr="00BC27C6">
        <w:t>RCC_APB1Periph_USART2, ENABLE);</w:t>
      </w:r>
    </w:p>
    <w:p w14:paraId="2D03AD31" w14:textId="77777777" w:rsidR="00B252A0" w:rsidRPr="00BC27C6" w:rsidRDefault="00B252A0" w:rsidP="00B252A0"/>
    <w:p w14:paraId="0117F06B" w14:textId="77777777" w:rsidR="00B252A0" w:rsidRPr="00BC27C6" w:rsidRDefault="00B252A0" w:rsidP="00B252A0">
      <w:r w:rsidRPr="00BC27C6">
        <w:t>// 2. 配置 GPIO（TX PA2, RX PA3）</w:t>
      </w:r>
    </w:p>
    <w:p w14:paraId="0E6EF484" w14:textId="77777777" w:rsidR="00B252A0" w:rsidRPr="00BC27C6" w:rsidRDefault="00B252A0" w:rsidP="00B252A0">
      <w:proofErr w:type="spellStart"/>
      <w:r w:rsidRPr="00BC27C6">
        <w:t>GPIO_InitTypeDef</w:t>
      </w:r>
      <w:proofErr w:type="spellEnd"/>
      <w:r w:rsidRPr="00BC27C6">
        <w:t xml:space="preserve"> </w:t>
      </w:r>
      <w:proofErr w:type="spellStart"/>
      <w:r w:rsidRPr="00BC27C6">
        <w:t>GPIO_InitStructure</w:t>
      </w:r>
      <w:proofErr w:type="spellEnd"/>
      <w:r w:rsidRPr="00BC27C6">
        <w:t>;</w:t>
      </w:r>
    </w:p>
    <w:p w14:paraId="51A735E8" w14:textId="77777777" w:rsidR="00B252A0" w:rsidRPr="00BC27C6" w:rsidRDefault="00B252A0" w:rsidP="00B252A0">
      <w:proofErr w:type="spellStart"/>
      <w:r w:rsidRPr="00BC27C6">
        <w:t>GPIO_InitStructure.GPIO_Pin</w:t>
      </w:r>
      <w:proofErr w:type="spellEnd"/>
      <w:r w:rsidRPr="00BC27C6">
        <w:t xml:space="preserve"> = GPIO_Pin_2 | GPIO_Pin_3;</w:t>
      </w:r>
    </w:p>
    <w:p w14:paraId="16CBF557" w14:textId="77777777" w:rsidR="00B252A0" w:rsidRPr="00BC27C6" w:rsidRDefault="00B252A0" w:rsidP="00B252A0">
      <w:proofErr w:type="spellStart"/>
      <w:r w:rsidRPr="00BC27C6">
        <w:t>GPIO_InitStructure.GPIO_Speed</w:t>
      </w:r>
      <w:proofErr w:type="spellEnd"/>
      <w:r w:rsidRPr="00BC27C6">
        <w:t xml:space="preserve"> = GPIO_Speed_50MHz;</w:t>
      </w:r>
    </w:p>
    <w:p w14:paraId="298FC38D" w14:textId="77777777" w:rsidR="00B252A0" w:rsidRPr="00BC27C6" w:rsidRDefault="00B252A0" w:rsidP="00B252A0">
      <w:proofErr w:type="spellStart"/>
      <w:r w:rsidRPr="00BC27C6">
        <w:t>GPIO_InitStructure.GPIO_Mode</w:t>
      </w:r>
      <w:proofErr w:type="spellEnd"/>
      <w:r w:rsidRPr="00BC27C6">
        <w:t xml:space="preserve"> = </w:t>
      </w:r>
      <w:proofErr w:type="spellStart"/>
      <w:r w:rsidRPr="00BC27C6">
        <w:t>GPIO_Mode_AF_PP</w:t>
      </w:r>
      <w:proofErr w:type="spellEnd"/>
      <w:r w:rsidRPr="00BC27C6">
        <w:t>;  // TX: 复用推挽</w:t>
      </w:r>
    </w:p>
    <w:p w14:paraId="0B4DD3DD" w14:textId="77777777" w:rsidR="00B252A0" w:rsidRPr="00BC27C6" w:rsidRDefault="00B252A0" w:rsidP="00B252A0">
      <w:proofErr w:type="spellStart"/>
      <w:r w:rsidRPr="00BC27C6">
        <w:t>GPIO_</w:t>
      </w:r>
      <w:proofErr w:type="gramStart"/>
      <w:r w:rsidRPr="00BC27C6">
        <w:t>Init</w:t>
      </w:r>
      <w:proofErr w:type="spellEnd"/>
      <w:r w:rsidRPr="00BC27C6">
        <w:t>(</w:t>
      </w:r>
      <w:proofErr w:type="gramEnd"/>
      <w:r w:rsidRPr="00BC27C6">
        <w:t>GPIOA, &amp;</w:t>
      </w:r>
      <w:proofErr w:type="spellStart"/>
      <w:r w:rsidRPr="00BC27C6">
        <w:t>GPIO_InitStructure</w:t>
      </w:r>
      <w:proofErr w:type="spellEnd"/>
      <w:r w:rsidRPr="00BC27C6">
        <w:t>);</w:t>
      </w:r>
    </w:p>
    <w:p w14:paraId="43C57E61" w14:textId="77777777" w:rsidR="00B252A0" w:rsidRPr="00BC27C6" w:rsidRDefault="00B252A0" w:rsidP="00B252A0"/>
    <w:p w14:paraId="0A8E38D1" w14:textId="77777777" w:rsidR="00B252A0" w:rsidRPr="00BC27C6" w:rsidRDefault="00B252A0" w:rsidP="00B252A0">
      <w:r w:rsidRPr="00BC27C6">
        <w:t>// 3. 配置 USART2 ...</w:t>
      </w:r>
    </w:p>
    <w:p w14:paraId="0D265AC8" w14:textId="77777777" w:rsidR="00B252A0" w:rsidRPr="00BC27C6" w:rsidRDefault="00000000" w:rsidP="00B252A0">
      <w:r>
        <w:pict w14:anchorId="36FAFA5C">
          <v:rect id="_x0000_i1045" style="width:0;height:1.5pt" o:hralign="center" o:hrstd="t" o:hr="t" fillcolor="#a0a0a0" stroked="f"/>
        </w:pict>
      </w:r>
    </w:p>
    <w:p w14:paraId="13756E9F" w14:textId="77777777" w:rsidR="00B252A0" w:rsidRPr="00BC27C6" w:rsidRDefault="00B252A0" w:rsidP="00B252A0">
      <w:pPr>
        <w:pStyle w:val="3"/>
      </w:pPr>
      <w:r w:rsidRPr="00BC27C6">
        <w:t>5. 总结</w:t>
      </w:r>
    </w:p>
    <w:p w14:paraId="1B217393" w14:textId="77777777" w:rsidR="00B252A0" w:rsidRPr="00BC27C6" w:rsidRDefault="00B252A0">
      <w:pPr>
        <w:numPr>
          <w:ilvl w:val="0"/>
          <w:numId w:val="104"/>
        </w:numPr>
      </w:pPr>
      <w:r w:rsidRPr="00BC27C6">
        <w:rPr>
          <w:b/>
          <w:bCs/>
        </w:rPr>
        <w:t>RCC_APB1PeriphClockCmd()</w:t>
      </w:r>
      <w:r w:rsidRPr="00BC27C6">
        <w:t xml:space="preserve"> → 控制 APB1 外设的时钟开关</w:t>
      </w:r>
    </w:p>
    <w:p w14:paraId="6D5B8F83" w14:textId="77777777" w:rsidR="00B252A0" w:rsidRPr="00BC27C6" w:rsidRDefault="00B252A0">
      <w:pPr>
        <w:numPr>
          <w:ilvl w:val="0"/>
          <w:numId w:val="104"/>
        </w:numPr>
      </w:pPr>
      <w:r w:rsidRPr="00BC27C6">
        <w:t>常见 APB1 外设：USART2/3/4/5、I2C1/2、SPI2/3、TIM2~7、CAN1、PWR、BKP</w:t>
      </w:r>
    </w:p>
    <w:p w14:paraId="6C9D8EDF" w14:textId="77777777" w:rsidR="00B252A0" w:rsidRPr="007C4916" w:rsidRDefault="00B252A0">
      <w:pPr>
        <w:numPr>
          <w:ilvl w:val="0"/>
          <w:numId w:val="104"/>
        </w:numPr>
      </w:pPr>
      <w:r w:rsidRPr="00BC27C6">
        <w:t xml:space="preserve">本质：操作 </w:t>
      </w:r>
      <w:r w:rsidRPr="00BC27C6">
        <w:rPr>
          <w:b/>
          <w:bCs/>
        </w:rPr>
        <w:t>RCC-&gt;APB1ENR</w:t>
      </w:r>
    </w:p>
    <w:p w14:paraId="737EEBA2" w14:textId="1E97F792" w:rsidR="00B252A0" w:rsidRDefault="00B252A0" w:rsidP="00B252A0">
      <w:pPr>
        <w:pStyle w:val="2"/>
      </w:pPr>
      <w:r w:rsidRPr="004B6F6F">
        <w:t>RCC_APB2PeriphClockCmd</w:t>
      </w:r>
      <w:r>
        <w:rPr>
          <w:rFonts w:hint="eastAsia"/>
        </w:rPr>
        <w:t>()</w:t>
      </w:r>
      <w:r w:rsidR="00C63311">
        <w:br/>
      </w:r>
      <w:r w:rsidRPr="00BC27C6">
        <w:t xml:space="preserve">打开 </w:t>
      </w:r>
      <w:r w:rsidRPr="00327386">
        <w:t>APB</w:t>
      </w:r>
      <w:r>
        <w:rPr>
          <w:rFonts w:hint="eastAsia"/>
        </w:rPr>
        <w:t>2</w:t>
      </w:r>
      <w:r w:rsidRPr="00327386">
        <w:t xml:space="preserve"> 总线外设</w:t>
      </w:r>
      <w:r w:rsidRPr="00BC27C6">
        <w:t>的时钟</w:t>
      </w:r>
    </w:p>
    <w:p w14:paraId="672291F9" w14:textId="77777777" w:rsidR="00B252A0" w:rsidRPr="00172711" w:rsidRDefault="00B252A0" w:rsidP="00B252A0">
      <w:r w:rsidRPr="00172711">
        <w:t xml:space="preserve">很好 </w:t>
      </w:r>
      <w:r w:rsidRPr="00172711">
        <w:rPr>
          <w:rFonts w:ascii="Segoe UI Emoji" w:hAnsi="Segoe UI Emoji" w:cs="Segoe UI Emoji"/>
        </w:rPr>
        <w:t>👍</w:t>
      </w:r>
      <w:r w:rsidRPr="00172711">
        <w:t xml:space="preserve"> 你现在问的 </w:t>
      </w:r>
      <w:r w:rsidRPr="00172711">
        <w:rPr>
          <w:b/>
          <w:bCs/>
        </w:rPr>
        <w:t>RCC_APB2PeriphClockCmd</w:t>
      </w:r>
      <w:r w:rsidRPr="00172711">
        <w:t xml:space="preserve"> 就是 STM32F1 系列里常用的一个函数，它用来 </w:t>
      </w:r>
      <w:r w:rsidRPr="00172711">
        <w:rPr>
          <w:b/>
          <w:bCs/>
        </w:rPr>
        <w:t>打开或关闭 APB2 总线外设的时钟</w:t>
      </w:r>
      <w:r w:rsidRPr="00172711">
        <w:t>。</w:t>
      </w:r>
    </w:p>
    <w:p w14:paraId="3446DB7E" w14:textId="77777777" w:rsidR="00B252A0" w:rsidRPr="00172711" w:rsidRDefault="00B252A0" w:rsidP="00B252A0">
      <w:r w:rsidRPr="00172711">
        <w:t>我分步骤给你讲</w:t>
      </w:r>
      <w:r w:rsidRPr="00172711">
        <w:rPr>
          <w:rFonts w:ascii="Segoe UI Emoji" w:hAnsi="Segoe UI Emoji" w:cs="Segoe UI Emoji"/>
        </w:rPr>
        <w:t>👇</w:t>
      </w:r>
    </w:p>
    <w:p w14:paraId="1D5F490B" w14:textId="77777777" w:rsidR="00B252A0" w:rsidRPr="00172711" w:rsidRDefault="00000000" w:rsidP="00B252A0">
      <w:r>
        <w:pict w14:anchorId="55635A96">
          <v:rect id="_x0000_i1046" style="width:0;height:1.5pt" o:hralign="center" o:hrstd="t" o:hr="t" fillcolor="#a0a0a0" stroked="f"/>
        </w:pict>
      </w:r>
    </w:p>
    <w:p w14:paraId="6B81DD6C" w14:textId="77777777" w:rsidR="00B252A0" w:rsidRPr="00172711" w:rsidRDefault="00B252A0" w:rsidP="00B252A0">
      <w:pPr>
        <w:pStyle w:val="3"/>
      </w:pPr>
      <w:r w:rsidRPr="00172711">
        <w:t>1. 函数原型</w:t>
      </w:r>
    </w:p>
    <w:p w14:paraId="70185B70" w14:textId="77777777" w:rsidR="00B252A0" w:rsidRPr="00172711" w:rsidRDefault="00B252A0" w:rsidP="00B252A0">
      <w:r w:rsidRPr="00172711">
        <w:t xml:space="preserve">在 </w:t>
      </w:r>
      <w:r w:rsidRPr="00172711">
        <w:rPr>
          <w:b/>
          <w:bCs/>
        </w:rPr>
        <w:t>stm32f10x_rcc.h</w:t>
      </w:r>
      <w:r w:rsidRPr="00172711">
        <w:t xml:space="preserve"> 里能找到：</w:t>
      </w:r>
    </w:p>
    <w:p w14:paraId="7178C468" w14:textId="77777777" w:rsidR="00B252A0" w:rsidRPr="00172711" w:rsidRDefault="00B252A0" w:rsidP="00B252A0">
      <w:r w:rsidRPr="00172711">
        <w:t>void RCC_APB2</w:t>
      </w:r>
      <w:proofErr w:type="gramStart"/>
      <w:r w:rsidRPr="00172711">
        <w:t>PeriphClockCmd(</w:t>
      </w:r>
      <w:proofErr w:type="gramEnd"/>
      <w:r w:rsidRPr="00172711">
        <w:t xml:space="preserve">uint32_t RCC_APB2Periph, </w:t>
      </w:r>
      <w:proofErr w:type="spellStart"/>
      <w:r w:rsidRPr="00172711">
        <w:t>FunctionalState</w:t>
      </w:r>
      <w:proofErr w:type="spellEnd"/>
      <w:r w:rsidRPr="00172711">
        <w:t xml:space="preserve"> </w:t>
      </w:r>
      <w:proofErr w:type="spellStart"/>
      <w:r w:rsidRPr="00172711">
        <w:t>NewState</w:t>
      </w:r>
      <w:proofErr w:type="spellEnd"/>
      <w:r w:rsidRPr="00172711">
        <w:t>);</w:t>
      </w:r>
    </w:p>
    <w:p w14:paraId="4113B933" w14:textId="77777777" w:rsidR="00B252A0" w:rsidRPr="00172711" w:rsidRDefault="00000000" w:rsidP="00B252A0">
      <w:r>
        <w:lastRenderedPageBreak/>
        <w:pict w14:anchorId="5F970B0D">
          <v:rect id="_x0000_i1047" style="width:0;height:1.5pt" o:hralign="center" o:hrstd="t" o:hr="t" fillcolor="#a0a0a0" stroked="f"/>
        </w:pict>
      </w:r>
    </w:p>
    <w:p w14:paraId="2CB4B744" w14:textId="77777777" w:rsidR="00B252A0" w:rsidRPr="00172711" w:rsidRDefault="00B252A0" w:rsidP="00B252A0">
      <w:pPr>
        <w:pStyle w:val="3"/>
      </w:pPr>
      <w:r w:rsidRPr="00172711">
        <w:t>2. 参数解释</w:t>
      </w:r>
    </w:p>
    <w:p w14:paraId="2BE76819" w14:textId="77777777" w:rsidR="00B252A0" w:rsidRPr="00172711" w:rsidRDefault="00B252A0">
      <w:pPr>
        <w:numPr>
          <w:ilvl w:val="0"/>
          <w:numId w:val="99"/>
        </w:numPr>
      </w:pPr>
      <w:r w:rsidRPr="00172711">
        <w:rPr>
          <w:b/>
          <w:bCs/>
        </w:rPr>
        <w:t>RCC_APB2Periph</w:t>
      </w:r>
      <w:r w:rsidRPr="00172711">
        <w:br/>
        <w:t>你要使能的外设，可以是以下宏之一（或者组合）：</w:t>
      </w:r>
    </w:p>
    <w:p w14:paraId="679149FE" w14:textId="77777777" w:rsidR="00B252A0" w:rsidRPr="00172711" w:rsidRDefault="00B252A0">
      <w:pPr>
        <w:numPr>
          <w:ilvl w:val="1"/>
          <w:numId w:val="99"/>
        </w:numPr>
      </w:pPr>
      <w:r w:rsidRPr="00172711">
        <w:t>RCC_APB2Periph_AFIO → 复用功能(AFIO)</w:t>
      </w:r>
    </w:p>
    <w:p w14:paraId="4BD076FB" w14:textId="77777777" w:rsidR="00B252A0" w:rsidRPr="00172711" w:rsidRDefault="00B252A0">
      <w:pPr>
        <w:numPr>
          <w:ilvl w:val="1"/>
          <w:numId w:val="99"/>
        </w:numPr>
      </w:pPr>
      <w:r w:rsidRPr="00172711">
        <w:t>RCC_APB2Periph_GPIOA → GPIOA</w:t>
      </w:r>
    </w:p>
    <w:p w14:paraId="17714FA1" w14:textId="77777777" w:rsidR="00B252A0" w:rsidRPr="00172711" w:rsidRDefault="00B252A0">
      <w:pPr>
        <w:numPr>
          <w:ilvl w:val="1"/>
          <w:numId w:val="99"/>
        </w:numPr>
      </w:pPr>
      <w:r w:rsidRPr="00172711">
        <w:t>RCC_APB2Periph_GPIOB → GPIOB</w:t>
      </w:r>
    </w:p>
    <w:p w14:paraId="7108A229" w14:textId="77777777" w:rsidR="00B252A0" w:rsidRPr="00172711" w:rsidRDefault="00B252A0">
      <w:pPr>
        <w:numPr>
          <w:ilvl w:val="1"/>
          <w:numId w:val="99"/>
        </w:numPr>
      </w:pPr>
      <w:r w:rsidRPr="00172711">
        <w:t>RCC_APB2Periph_GPIOC → GPIOC</w:t>
      </w:r>
    </w:p>
    <w:p w14:paraId="7341F474" w14:textId="77777777" w:rsidR="00B252A0" w:rsidRPr="00172711" w:rsidRDefault="00B252A0">
      <w:pPr>
        <w:numPr>
          <w:ilvl w:val="1"/>
          <w:numId w:val="99"/>
        </w:numPr>
      </w:pPr>
      <w:r w:rsidRPr="00172711">
        <w:t>RCC_APB2Periph_GPIOD → GPIOD</w:t>
      </w:r>
    </w:p>
    <w:p w14:paraId="444C0631" w14:textId="77777777" w:rsidR="00B252A0" w:rsidRPr="00172711" w:rsidRDefault="00B252A0">
      <w:pPr>
        <w:numPr>
          <w:ilvl w:val="1"/>
          <w:numId w:val="99"/>
        </w:numPr>
      </w:pPr>
      <w:r w:rsidRPr="00172711">
        <w:t>RCC_APB2Periph_GPIOE → GPIOE</w:t>
      </w:r>
    </w:p>
    <w:p w14:paraId="33966FFA" w14:textId="77777777" w:rsidR="00B252A0" w:rsidRPr="00172711" w:rsidRDefault="00B252A0">
      <w:pPr>
        <w:numPr>
          <w:ilvl w:val="1"/>
          <w:numId w:val="99"/>
        </w:numPr>
      </w:pPr>
      <w:r w:rsidRPr="00172711">
        <w:t>RCC_APB2Periph_ADC1 → ADC1</w:t>
      </w:r>
    </w:p>
    <w:p w14:paraId="2D528C0F" w14:textId="77777777" w:rsidR="00B252A0" w:rsidRPr="00172711" w:rsidRDefault="00B252A0">
      <w:pPr>
        <w:numPr>
          <w:ilvl w:val="1"/>
          <w:numId w:val="99"/>
        </w:numPr>
      </w:pPr>
      <w:r w:rsidRPr="00172711">
        <w:t>RCC_APB2Periph_ADC2 → ADC2</w:t>
      </w:r>
    </w:p>
    <w:p w14:paraId="52D3E4CE" w14:textId="77777777" w:rsidR="00B252A0" w:rsidRPr="00172711" w:rsidRDefault="00B252A0">
      <w:pPr>
        <w:numPr>
          <w:ilvl w:val="1"/>
          <w:numId w:val="99"/>
        </w:numPr>
      </w:pPr>
      <w:r w:rsidRPr="00172711">
        <w:t>RCC_APB2Periph_TIM1 → TIM1</w:t>
      </w:r>
    </w:p>
    <w:p w14:paraId="25FD8602" w14:textId="77777777" w:rsidR="00B252A0" w:rsidRPr="00172711" w:rsidRDefault="00B252A0">
      <w:pPr>
        <w:numPr>
          <w:ilvl w:val="1"/>
          <w:numId w:val="99"/>
        </w:numPr>
      </w:pPr>
      <w:r w:rsidRPr="00172711">
        <w:t>RCC_APB2Periph_USART1 → USART1</w:t>
      </w:r>
    </w:p>
    <w:p w14:paraId="0A0AC608" w14:textId="77777777" w:rsidR="00B252A0" w:rsidRPr="00172711" w:rsidRDefault="00B252A0">
      <w:pPr>
        <w:numPr>
          <w:ilvl w:val="1"/>
          <w:numId w:val="99"/>
        </w:numPr>
      </w:pPr>
      <w:r w:rsidRPr="00172711">
        <w:t>等等……</w:t>
      </w:r>
    </w:p>
    <w:p w14:paraId="5A5BE970" w14:textId="77777777" w:rsidR="00B252A0" w:rsidRPr="00172711" w:rsidRDefault="00B252A0">
      <w:pPr>
        <w:numPr>
          <w:ilvl w:val="0"/>
          <w:numId w:val="99"/>
        </w:numPr>
      </w:pPr>
      <w:proofErr w:type="spellStart"/>
      <w:r w:rsidRPr="00172711">
        <w:rPr>
          <w:b/>
          <w:bCs/>
        </w:rPr>
        <w:t>NewState</w:t>
      </w:r>
      <w:proofErr w:type="spellEnd"/>
    </w:p>
    <w:p w14:paraId="131740F0" w14:textId="77777777" w:rsidR="00B252A0" w:rsidRPr="00172711" w:rsidRDefault="00B252A0">
      <w:pPr>
        <w:numPr>
          <w:ilvl w:val="1"/>
          <w:numId w:val="99"/>
        </w:numPr>
      </w:pPr>
      <w:r w:rsidRPr="00172711">
        <w:t>ENABLE → 打开时钟</w:t>
      </w:r>
    </w:p>
    <w:p w14:paraId="7E22E318" w14:textId="77777777" w:rsidR="00B252A0" w:rsidRPr="00172711" w:rsidRDefault="00B252A0">
      <w:pPr>
        <w:numPr>
          <w:ilvl w:val="1"/>
          <w:numId w:val="99"/>
        </w:numPr>
      </w:pPr>
      <w:r w:rsidRPr="00172711">
        <w:t>DISABLE → 关闭时钟</w:t>
      </w:r>
    </w:p>
    <w:p w14:paraId="1B6EFA7E" w14:textId="77777777" w:rsidR="00B252A0" w:rsidRPr="00172711" w:rsidRDefault="00000000" w:rsidP="00B252A0">
      <w:r>
        <w:pict w14:anchorId="408FD467">
          <v:rect id="_x0000_i1048" style="width:0;height:1.5pt" o:hralign="center" o:hrstd="t" o:hr="t" fillcolor="#a0a0a0" stroked="f"/>
        </w:pict>
      </w:r>
    </w:p>
    <w:p w14:paraId="0B8C8779" w14:textId="77777777" w:rsidR="00B252A0" w:rsidRPr="00172711" w:rsidRDefault="00B252A0" w:rsidP="00B252A0">
      <w:pPr>
        <w:pStyle w:val="3"/>
      </w:pPr>
      <w:r w:rsidRPr="00172711">
        <w:t>3. 本质</w:t>
      </w:r>
    </w:p>
    <w:p w14:paraId="2935DC50" w14:textId="77777777" w:rsidR="00B252A0" w:rsidRPr="00172711" w:rsidRDefault="00B252A0" w:rsidP="00B252A0">
      <w:r w:rsidRPr="00172711">
        <w:t xml:space="preserve">它其实就是操作寄存器 </w:t>
      </w:r>
      <w:r w:rsidRPr="00172711">
        <w:rPr>
          <w:b/>
          <w:bCs/>
        </w:rPr>
        <w:t>RCC-&gt;APB2ENR</w:t>
      </w:r>
      <w:r w:rsidRPr="00172711">
        <w:t xml:space="preserve"> 的某一位：</w:t>
      </w:r>
    </w:p>
    <w:p w14:paraId="1251BB1D" w14:textId="77777777" w:rsidR="00B252A0" w:rsidRPr="00172711" w:rsidRDefault="00B252A0">
      <w:pPr>
        <w:numPr>
          <w:ilvl w:val="0"/>
          <w:numId w:val="100"/>
        </w:numPr>
      </w:pPr>
      <w:r w:rsidRPr="00172711">
        <w:t xml:space="preserve">ENABLE </w:t>
      </w:r>
      <w:proofErr w:type="gramStart"/>
      <w:r w:rsidRPr="00172711">
        <w:t>→ 把</w:t>
      </w:r>
      <w:proofErr w:type="gramEnd"/>
      <w:r w:rsidRPr="00172711">
        <w:t>对应位写 1</w:t>
      </w:r>
    </w:p>
    <w:p w14:paraId="6483F70A" w14:textId="77777777" w:rsidR="00B252A0" w:rsidRPr="00172711" w:rsidRDefault="00B252A0">
      <w:pPr>
        <w:numPr>
          <w:ilvl w:val="0"/>
          <w:numId w:val="100"/>
        </w:numPr>
      </w:pPr>
      <w:r w:rsidRPr="00172711">
        <w:t xml:space="preserve">DISABLE </w:t>
      </w:r>
      <w:proofErr w:type="gramStart"/>
      <w:r w:rsidRPr="00172711">
        <w:t>→ 把</w:t>
      </w:r>
      <w:proofErr w:type="gramEnd"/>
      <w:r w:rsidRPr="00172711">
        <w:t>对应位清 0</w:t>
      </w:r>
    </w:p>
    <w:p w14:paraId="35A91A9E" w14:textId="77777777" w:rsidR="00B252A0" w:rsidRPr="00172711" w:rsidRDefault="00B252A0" w:rsidP="00B252A0">
      <w:r w:rsidRPr="00172711">
        <w:t>比如：</w:t>
      </w:r>
    </w:p>
    <w:p w14:paraId="336EED06" w14:textId="77777777" w:rsidR="00B252A0" w:rsidRPr="00172711" w:rsidRDefault="00B252A0" w:rsidP="00B252A0">
      <w:r w:rsidRPr="00172711">
        <w:t>RCC_APB2</w:t>
      </w:r>
      <w:proofErr w:type="gramStart"/>
      <w:r w:rsidRPr="00172711">
        <w:t>PeriphClockCmd(</w:t>
      </w:r>
      <w:proofErr w:type="gramEnd"/>
      <w:r w:rsidRPr="00172711">
        <w:t>RCC_APB2Periph_GPIOC, ENABLE);</w:t>
      </w:r>
    </w:p>
    <w:p w14:paraId="4187DFEA" w14:textId="77777777" w:rsidR="00B252A0" w:rsidRPr="00172711" w:rsidRDefault="00B252A0" w:rsidP="00B252A0">
      <w:r w:rsidRPr="00172711">
        <w:t>等价于：</w:t>
      </w:r>
    </w:p>
    <w:p w14:paraId="14A5DA98" w14:textId="77777777" w:rsidR="00B252A0" w:rsidRPr="00172711" w:rsidRDefault="00B252A0" w:rsidP="00B252A0">
      <w:r w:rsidRPr="00172711">
        <w:lastRenderedPageBreak/>
        <w:t>RCC-&gt;APB2ENR |= (1 &lt;&lt; 4);   // 第4位是 GPIOC 时钟开关</w:t>
      </w:r>
    </w:p>
    <w:p w14:paraId="39BFB0BE" w14:textId="77777777" w:rsidR="00B252A0" w:rsidRPr="00172711" w:rsidRDefault="00000000" w:rsidP="00B252A0">
      <w:r>
        <w:pict w14:anchorId="68D455B9">
          <v:rect id="_x0000_i1049" style="width:0;height:1.5pt" o:hralign="center" o:hrstd="t" o:hr="t" fillcolor="#a0a0a0" stroked="f"/>
        </w:pict>
      </w:r>
    </w:p>
    <w:p w14:paraId="09EC335B" w14:textId="77777777" w:rsidR="00B252A0" w:rsidRPr="00172711" w:rsidRDefault="00B252A0" w:rsidP="00B252A0">
      <w:pPr>
        <w:pStyle w:val="3"/>
      </w:pPr>
      <w:r w:rsidRPr="00172711">
        <w:t>4. 使用举例</w:t>
      </w:r>
    </w:p>
    <w:p w14:paraId="457AE4BA" w14:textId="77777777" w:rsidR="00B252A0" w:rsidRPr="00172711" w:rsidRDefault="00B252A0" w:rsidP="00B252A0">
      <w:r w:rsidRPr="00172711">
        <w:t xml:space="preserve">如果我要用 </w:t>
      </w:r>
      <w:r w:rsidRPr="00172711">
        <w:rPr>
          <w:b/>
          <w:bCs/>
        </w:rPr>
        <w:t>GPIOC 的 PC13</w:t>
      </w:r>
      <w:r w:rsidRPr="00172711">
        <w:t>（常见的按键输入）：</w:t>
      </w:r>
    </w:p>
    <w:p w14:paraId="16A59607" w14:textId="77777777" w:rsidR="00B252A0" w:rsidRPr="00172711" w:rsidRDefault="00B252A0" w:rsidP="00B252A0">
      <w:r w:rsidRPr="00172711">
        <w:t>RCC_APB2PeriphClockCmd(RCC_APB2Periph_GPIOC, ENABLE); // 打开GPIOC时钟</w:t>
      </w:r>
    </w:p>
    <w:p w14:paraId="697957F1" w14:textId="77777777" w:rsidR="00B252A0" w:rsidRPr="00172711" w:rsidRDefault="00B252A0" w:rsidP="00B252A0"/>
    <w:p w14:paraId="6F2FAABD" w14:textId="77777777" w:rsidR="00B252A0" w:rsidRPr="00172711" w:rsidRDefault="00B252A0" w:rsidP="00B252A0">
      <w:proofErr w:type="spellStart"/>
      <w:r w:rsidRPr="00172711">
        <w:t>GPIO_InitTypeDef</w:t>
      </w:r>
      <w:proofErr w:type="spellEnd"/>
      <w:r w:rsidRPr="00172711">
        <w:t xml:space="preserve"> </w:t>
      </w:r>
      <w:proofErr w:type="spellStart"/>
      <w:r w:rsidRPr="00172711">
        <w:t>GPIO_InitStructure</w:t>
      </w:r>
      <w:proofErr w:type="spellEnd"/>
      <w:r w:rsidRPr="00172711">
        <w:t>;</w:t>
      </w:r>
    </w:p>
    <w:p w14:paraId="12B60DF9" w14:textId="77777777" w:rsidR="00B252A0" w:rsidRPr="00172711" w:rsidRDefault="00B252A0" w:rsidP="00B252A0">
      <w:proofErr w:type="spellStart"/>
      <w:r w:rsidRPr="00172711">
        <w:t>GPIO_InitStructure.GPIO_Pin</w:t>
      </w:r>
      <w:proofErr w:type="spellEnd"/>
      <w:r w:rsidRPr="00172711">
        <w:t xml:space="preserve"> = GPIO_Pin_13;</w:t>
      </w:r>
    </w:p>
    <w:p w14:paraId="6D42BFED" w14:textId="77777777" w:rsidR="00B252A0" w:rsidRPr="00172711" w:rsidRDefault="00B252A0" w:rsidP="00B252A0">
      <w:proofErr w:type="spellStart"/>
      <w:r w:rsidRPr="00172711">
        <w:t>GPIO_InitStructure.GPIO_Mode</w:t>
      </w:r>
      <w:proofErr w:type="spellEnd"/>
      <w:r w:rsidRPr="00172711">
        <w:t xml:space="preserve"> = </w:t>
      </w:r>
      <w:proofErr w:type="spellStart"/>
      <w:r w:rsidRPr="00172711">
        <w:t>GPIO_Mode_IPU</w:t>
      </w:r>
      <w:proofErr w:type="spellEnd"/>
      <w:r w:rsidRPr="00172711">
        <w:t>; // 输入上拉</w:t>
      </w:r>
    </w:p>
    <w:p w14:paraId="34C9E953" w14:textId="77777777" w:rsidR="00B252A0" w:rsidRPr="00172711" w:rsidRDefault="00B252A0" w:rsidP="00B252A0">
      <w:proofErr w:type="spellStart"/>
      <w:r w:rsidRPr="00172711">
        <w:t>GPIO_</w:t>
      </w:r>
      <w:proofErr w:type="gramStart"/>
      <w:r w:rsidRPr="00172711">
        <w:t>Init</w:t>
      </w:r>
      <w:proofErr w:type="spellEnd"/>
      <w:r w:rsidRPr="00172711">
        <w:t>(</w:t>
      </w:r>
      <w:proofErr w:type="gramEnd"/>
      <w:r w:rsidRPr="00172711">
        <w:t>GPIOC, &amp;</w:t>
      </w:r>
      <w:proofErr w:type="spellStart"/>
      <w:r w:rsidRPr="00172711">
        <w:t>GPIO_InitStructure</w:t>
      </w:r>
      <w:proofErr w:type="spellEnd"/>
      <w:r w:rsidRPr="00172711">
        <w:t>);</w:t>
      </w:r>
    </w:p>
    <w:p w14:paraId="4108E34E" w14:textId="77777777" w:rsidR="00B252A0" w:rsidRPr="00172711" w:rsidRDefault="00000000" w:rsidP="00B252A0">
      <w:r>
        <w:pict w14:anchorId="34E98009">
          <v:rect id="_x0000_i1050" style="width:0;height:1.5pt" o:hralign="center" o:hrstd="t" o:hr="t" fillcolor="#a0a0a0" stroked="f"/>
        </w:pict>
      </w:r>
    </w:p>
    <w:p w14:paraId="0D04EC20" w14:textId="77777777" w:rsidR="00B252A0" w:rsidRPr="00172711" w:rsidRDefault="00B252A0" w:rsidP="00B252A0">
      <w:pPr>
        <w:pStyle w:val="3"/>
      </w:pPr>
      <w:r w:rsidRPr="00172711">
        <w:t>5. 总结</w:t>
      </w:r>
    </w:p>
    <w:p w14:paraId="10E3315D" w14:textId="77777777" w:rsidR="00B252A0" w:rsidRPr="00172711" w:rsidRDefault="00B252A0">
      <w:pPr>
        <w:numPr>
          <w:ilvl w:val="0"/>
          <w:numId w:val="101"/>
        </w:numPr>
      </w:pPr>
      <w:r w:rsidRPr="00172711">
        <w:rPr>
          <w:b/>
          <w:bCs/>
        </w:rPr>
        <w:t>RCC_APB2PeriphClockCmd()</w:t>
      </w:r>
      <w:r w:rsidRPr="00172711">
        <w:t>：控制 APB2 外设时钟的开关</w:t>
      </w:r>
    </w:p>
    <w:p w14:paraId="76E976ED" w14:textId="77777777" w:rsidR="00B252A0" w:rsidRPr="00172711" w:rsidRDefault="00B252A0">
      <w:pPr>
        <w:numPr>
          <w:ilvl w:val="0"/>
          <w:numId w:val="101"/>
        </w:numPr>
      </w:pPr>
      <w:r w:rsidRPr="00172711">
        <w:t>常见的 APB2 外设：GPIOA~E、AFIO、ADC1/2、TIM1、USART1</w:t>
      </w:r>
    </w:p>
    <w:p w14:paraId="75846080" w14:textId="77777777" w:rsidR="00B252A0" w:rsidRPr="004B6F6F" w:rsidRDefault="00B252A0">
      <w:pPr>
        <w:numPr>
          <w:ilvl w:val="0"/>
          <w:numId w:val="101"/>
        </w:numPr>
      </w:pPr>
      <w:r w:rsidRPr="00172711">
        <w:t xml:space="preserve">本质上就是写 </w:t>
      </w:r>
      <w:r w:rsidRPr="00172711">
        <w:rPr>
          <w:b/>
          <w:bCs/>
        </w:rPr>
        <w:t>RCC-&gt;APB2ENR</w:t>
      </w:r>
    </w:p>
    <w:p w14:paraId="542C98AC" w14:textId="38CEC0F2" w:rsidR="0002452C" w:rsidRDefault="0002452C" w:rsidP="00B252A0">
      <w:pPr>
        <w:pStyle w:val="2"/>
      </w:pPr>
      <w:proofErr w:type="spellStart"/>
      <w:r w:rsidRPr="0002452C">
        <w:t>RCC_AHBPeriphClockCmd</w:t>
      </w:r>
      <w:proofErr w:type="spellEnd"/>
      <w:r w:rsidRPr="0002452C">
        <w:t>(</w:t>
      </w:r>
      <w:r>
        <w:rPr>
          <w:rFonts w:hint="eastAsia"/>
        </w:rPr>
        <w:t>)</w:t>
      </w:r>
      <w:r w:rsidR="004D60E2">
        <w:br/>
      </w:r>
      <w:r w:rsidR="004D60E2" w:rsidRPr="004D60E2">
        <w:rPr>
          <w:b/>
          <w:bCs/>
        </w:rPr>
        <w:t>使能（开启）或失能（关闭）连接到AHB（高级高性能总线）上的外设时钟</w:t>
      </w:r>
    </w:p>
    <w:p w14:paraId="75E755B6" w14:textId="77777777" w:rsidR="004D60E2" w:rsidRPr="004D60E2" w:rsidRDefault="004D60E2" w:rsidP="004D60E2">
      <w:r w:rsidRPr="004D60E2">
        <w:t xml:space="preserve">在STM32的标准外设库中，void </w:t>
      </w:r>
      <w:proofErr w:type="spellStart"/>
      <w:r w:rsidRPr="004D60E2">
        <w:t>RCC_AHBPeriphClockCmd</w:t>
      </w:r>
      <w:proofErr w:type="spellEnd"/>
      <w:r w:rsidRPr="004D60E2">
        <w:t xml:space="preserve">(uint32_t </w:t>
      </w:r>
      <w:proofErr w:type="spellStart"/>
      <w:r w:rsidRPr="004D60E2">
        <w:t>RCC_AHBPeriph</w:t>
      </w:r>
      <w:proofErr w:type="spellEnd"/>
      <w:r w:rsidRPr="004D60E2">
        <w:t xml:space="preserve">, </w:t>
      </w:r>
      <w:proofErr w:type="spellStart"/>
      <w:r w:rsidRPr="004D60E2">
        <w:t>FunctionalState</w:t>
      </w:r>
      <w:proofErr w:type="spellEnd"/>
      <w:r w:rsidRPr="004D60E2">
        <w:t xml:space="preserve"> </w:t>
      </w:r>
      <w:proofErr w:type="spellStart"/>
      <w:r w:rsidRPr="004D60E2">
        <w:t>NewState</w:t>
      </w:r>
      <w:proofErr w:type="spellEnd"/>
      <w:r w:rsidRPr="004D60E2">
        <w:t>)是一个非常重要的函数，它的核心功能是</w:t>
      </w:r>
      <w:r w:rsidRPr="004D60E2">
        <w:rPr>
          <w:b/>
          <w:bCs/>
        </w:rPr>
        <w:t>使能（开启）或失能（关闭）连接到AHB（高级高性能总线）上的外设时钟</w:t>
      </w:r>
      <w:r w:rsidRPr="004D60E2">
        <w:t>。</w:t>
      </w:r>
    </w:p>
    <w:p w14:paraId="46D016FC" w14:textId="77777777" w:rsidR="004D60E2" w:rsidRPr="004D60E2" w:rsidRDefault="004D60E2" w:rsidP="004D60E2">
      <w:pPr>
        <w:pStyle w:val="3"/>
      </w:pPr>
      <w:r w:rsidRPr="004D60E2">
        <w:rPr>
          <w:rFonts w:ascii="Segoe UI Emoji" w:hAnsi="Segoe UI Emoji" w:cs="Segoe UI Emoji"/>
        </w:rPr>
        <w:t>⚙️</w:t>
      </w:r>
      <w:r w:rsidRPr="004D60E2">
        <w:t xml:space="preserve"> 函数详解 </w:t>
      </w:r>
    </w:p>
    <w:p w14:paraId="380EA2BB" w14:textId="77777777" w:rsidR="004D60E2" w:rsidRPr="004D60E2" w:rsidRDefault="004D60E2">
      <w:pPr>
        <w:numPr>
          <w:ilvl w:val="0"/>
          <w:numId w:val="530"/>
        </w:numPr>
      </w:pPr>
      <w:r w:rsidRPr="004D60E2">
        <w:rPr>
          <w:rFonts w:ascii="Times New Roman" w:hAnsi="Times New Roman" w:cs="Times New Roman"/>
        </w:rPr>
        <w:t>​</w:t>
      </w:r>
      <w:r w:rsidRPr="004D60E2">
        <w:rPr>
          <w:b/>
          <w:bCs/>
        </w:rPr>
        <w:t>作用</w:t>
      </w:r>
      <w:r w:rsidRPr="004D60E2">
        <w:rPr>
          <w:rFonts w:ascii="Times New Roman" w:hAnsi="Times New Roman" w:cs="Times New Roman"/>
        </w:rPr>
        <w:t>​</w:t>
      </w:r>
      <w:r w:rsidRPr="004D60E2">
        <w:t>：控制STM32芯片内部AHB总线上各种外设的时钟供给。在使用任何外设之前，必须首先使其时钟使能，否则该外设将无法正常工作。</w:t>
      </w:r>
    </w:p>
    <w:p w14:paraId="2485A9F7" w14:textId="77777777" w:rsidR="004D60E2" w:rsidRPr="004D60E2" w:rsidRDefault="004D60E2">
      <w:pPr>
        <w:numPr>
          <w:ilvl w:val="0"/>
          <w:numId w:val="530"/>
        </w:numPr>
      </w:pPr>
      <w:r w:rsidRPr="004D60E2">
        <w:rPr>
          <w:rFonts w:ascii="Times New Roman" w:hAnsi="Times New Roman" w:cs="Times New Roman"/>
        </w:rPr>
        <w:t>​</w:t>
      </w:r>
      <w:r w:rsidRPr="004D60E2">
        <w:rPr>
          <w:b/>
          <w:bCs/>
        </w:rPr>
        <w:t>参数</w:t>
      </w:r>
      <w:proofErr w:type="spellStart"/>
      <w:r w:rsidRPr="004D60E2">
        <w:rPr>
          <w:b/>
          <w:bCs/>
        </w:rPr>
        <w:t>RCC_AHBPeriph</w:t>
      </w:r>
      <w:proofErr w:type="spellEnd"/>
      <w:r w:rsidRPr="004D60E2">
        <w:rPr>
          <w:rFonts w:ascii="Times New Roman" w:hAnsi="Times New Roman" w:cs="Times New Roman"/>
        </w:rPr>
        <w:t>​</w:t>
      </w:r>
      <w:r w:rsidRPr="004D60E2">
        <w:t>：指定要操作哪个AHB外设的时钟。这个参数可以使用一个或多个由宏定义的外设标识符，通过按位或操作|来组合。</w:t>
      </w:r>
    </w:p>
    <w:p w14:paraId="36D62DE4" w14:textId="77777777" w:rsidR="004D60E2" w:rsidRPr="004D60E2" w:rsidRDefault="004D60E2">
      <w:pPr>
        <w:numPr>
          <w:ilvl w:val="1"/>
          <w:numId w:val="530"/>
        </w:numPr>
      </w:pPr>
      <w:r w:rsidRPr="004D60E2">
        <w:lastRenderedPageBreak/>
        <w:t>在STM32F1系列中，常见的AHB外设包括：</w:t>
      </w:r>
    </w:p>
    <w:p w14:paraId="51AB5067" w14:textId="77777777" w:rsidR="004D60E2" w:rsidRPr="004D60E2" w:rsidRDefault="004D60E2">
      <w:pPr>
        <w:numPr>
          <w:ilvl w:val="2"/>
          <w:numId w:val="530"/>
        </w:numPr>
      </w:pPr>
      <w:r w:rsidRPr="004D60E2">
        <w:t>RCC_AHBPeriph_DMA1</w:t>
      </w:r>
    </w:p>
    <w:p w14:paraId="343871AF" w14:textId="77777777" w:rsidR="004D60E2" w:rsidRPr="004D60E2" w:rsidRDefault="004D60E2">
      <w:pPr>
        <w:numPr>
          <w:ilvl w:val="2"/>
          <w:numId w:val="530"/>
        </w:numPr>
      </w:pPr>
      <w:r w:rsidRPr="004D60E2">
        <w:t>RCC_AHBPeriph_DMA2</w:t>
      </w:r>
    </w:p>
    <w:p w14:paraId="746E207C" w14:textId="77777777" w:rsidR="004D60E2" w:rsidRPr="004D60E2" w:rsidRDefault="004D60E2">
      <w:pPr>
        <w:numPr>
          <w:ilvl w:val="2"/>
          <w:numId w:val="530"/>
        </w:numPr>
      </w:pPr>
      <w:proofErr w:type="spellStart"/>
      <w:r w:rsidRPr="004D60E2">
        <w:t>RCC_AHBPeriph_SRAM</w:t>
      </w:r>
      <w:proofErr w:type="spellEnd"/>
    </w:p>
    <w:p w14:paraId="3FE1340D" w14:textId="77777777" w:rsidR="004D60E2" w:rsidRPr="004D60E2" w:rsidRDefault="004D60E2">
      <w:pPr>
        <w:numPr>
          <w:ilvl w:val="2"/>
          <w:numId w:val="530"/>
        </w:numPr>
      </w:pPr>
      <w:proofErr w:type="spellStart"/>
      <w:r w:rsidRPr="004D60E2">
        <w:t>RCC_AHBPeriph_FLITF</w:t>
      </w:r>
      <w:proofErr w:type="spellEnd"/>
      <w:r w:rsidRPr="004D60E2">
        <w:t>(Flash接口)</w:t>
      </w:r>
    </w:p>
    <w:p w14:paraId="3D96AC11" w14:textId="77777777" w:rsidR="004D60E2" w:rsidRPr="004D60E2" w:rsidRDefault="004D60E2">
      <w:pPr>
        <w:numPr>
          <w:ilvl w:val="2"/>
          <w:numId w:val="530"/>
        </w:numPr>
      </w:pPr>
      <w:proofErr w:type="spellStart"/>
      <w:r w:rsidRPr="004D60E2">
        <w:t>RCC_AHBPeriph_CRC</w:t>
      </w:r>
      <w:proofErr w:type="spellEnd"/>
    </w:p>
    <w:p w14:paraId="5853DDBE" w14:textId="77777777" w:rsidR="004D60E2" w:rsidRPr="004D60E2" w:rsidRDefault="004D60E2">
      <w:pPr>
        <w:numPr>
          <w:ilvl w:val="2"/>
          <w:numId w:val="530"/>
        </w:numPr>
      </w:pPr>
      <w:proofErr w:type="spellStart"/>
      <w:r w:rsidRPr="004D60E2">
        <w:t>RCC_AHBPeriph_FSMC</w:t>
      </w:r>
      <w:proofErr w:type="spellEnd"/>
    </w:p>
    <w:p w14:paraId="246EAC80" w14:textId="77777777" w:rsidR="004D60E2" w:rsidRPr="004D60E2" w:rsidRDefault="004D60E2">
      <w:pPr>
        <w:numPr>
          <w:ilvl w:val="2"/>
          <w:numId w:val="530"/>
        </w:numPr>
      </w:pPr>
      <w:proofErr w:type="spellStart"/>
      <w:r w:rsidRPr="004D60E2">
        <w:t>RCC_AHBPeriph_SDIO</w:t>
      </w:r>
      <w:proofErr w:type="spellEnd"/>
    </w:p>
    <w:p w14:paraId="44DC623F" w14:textId="77777777" w:rsidR="004D60E2" w:rsidRPr="004D60E2" w:rsidRDefault="004D60E2">
      <w:pPr>
        <w:numPr>
          <w:ilvl w:val="0"/>
          <w:numId w:val="530"/>
        </w:numPr>
      </w:pPr>
      <w:r w:rsidRPr="004D60E2">
        <w:rPr>
          <w:rFonts w:ascii="Times New Roman" w:hAnsi="Times New Roman" w:cs="Times New Roman"/>
        </w:rPr>
        <w:t>​</w:t>
      </w:r>
      <w:r w:rsidRPr="004D60E2">
        <w:rPr>
          <w:b/>
          <w:bCs/>
        </w:rPr>
        <w:t>参数</w:t>
      </w:r>
      <w:proofErr w:type="spellStart"/>
      <w:r w:rsidRPr="004D60E2">
        <w:rPr>
          <w:b/>
          <w:bCs/>
        </w:rPr>
        <w:t>NewState</w:t>
      </w:r>
      <w:proofErr w:type="spellEnd"/>
      <w:r w:rsidRPr="004D60E2">
        <w:rPr>
          <w:rFonts w:ascii="Times New Roman" w:hAnsi="Times New Roman" w:cs="Times New Roman"/>
        </w:rPr>
        <w:t>​</w:t>
      </w:r>
      <w:r w:rsidRPr="004D60E2">
        <w:t>：指定对时钟的操作是开启还是关闭。只能取两个值：ENABLE（使能）或 DISABLE（失能）。</w:t>
      </w:r>
    </w:p>
    <w:p w14:paraId="55B1EA1F" w14:textId="77777777" w:rsidR="004D60E2" w:rsidRPr="004D60E2" w:rsidRDefault="004D60E2" w:rsidP="004D60E2">
      <w:pPr>
        <w:pStyle w:val="3"/>
      </w:pPr>
      <w:r w:rsidRPr="004D60E2">
        <w:rPr>
          <w:rFonts w:ascii="Segoe UI Emoji" w:hAnsi="Segoe UI Emoji" w:cs="Segoe UI Emoji"/>
        </w:rPr>
        <w:t>💡</w:t>
      </w:r>
      <w:r w:rsidRPr="004D60E2">
        <w:t xml:space="preserve"> 使用场景与示例 </w:t>
      </w:r>
    </w:p>
    <w:p w14:paraId="256F7BEF" w14:textId="77777777" w:rsidR="004D60E2" w:rsidRPr="004D60E2" w:rsidRDefault="004D60E2" w:rsidP="004D60E2">
      <w:r w:rsidRPr="004D60E2">
        <w:t>这个函数通常在外设初始化步骤的第一步被调用。</w:t>
      </w:r>
    </w:p>
    <w:p w14:paraId="40F23D0A" w14:textId="77777777" w:rsidR="004D60E2" w:rsidRPr="004D60E2" w:rsidRDefault="004D60E2" w:rsidP="004D60E2">
      <w:r w:rsidRPr="004D60E2">
        <w:rPr>
          <w:rFonts w:ascii="Times New Roman" w:hAnsi="Times New Roman" w:cs="Times New Roman"/>
        </w:rPr>
        <w:t>​</w:t>
      </w:r>
      <w:r w:rsidRPr="004D60E2">
        <w:rPr>
          <w:b/>
          <w:bCs/>
        </w:rPr>
        <w:t>示例1：使能DMA1的时钟</w:t>
      </w:r>
      <w:r w:rsidRPr="004D60E2">
        <w:rPr>
          <w:rFonts w:ascii="Times New Roman" w:hAnsi="Times New Roman" w:cs="Times New Roman"/>
        </w:rPr>
        <w:t>​</w:t>
      </w:r>
    </w:p>
    <w:p w14:paraId="281C91D5" w14:textId="77777777" w:rsidR="004D60E2" w:rsidRPr="004D60E2" w:rsidRDefault="004D60E2" w:rsidP="004D60E2">
      <w:r w:rsidRPr="004D60E2">
        <w:t>// 开启DMA1的时钟</w:t>
      </w:r>
    </w:p>
    <w:p w14:paraId="6B13731D" w14:textId="77777777" w:rsidR="004D60E2" w:rsidRPr="004D60E2" w:rsidRDefault="004D60E2" w:rsidP="004D60E2">
      <w:proofErr w:type="spellStart"/>
      <w:r w:rsidRPr="004D60E2">
        <w:t>RCC_</w:t>
      </w:r>
      <w:proofErr w:type="gramStart"/>
      <w:r w:rsidRPr="004D60E2">
        <w:t>AHBPeriphClockCmd</w:t>
      </w:r>
      <w:proofErr w:type="spellEnd"/>
      <w:r w:rsidRPr="004D60E2">
        <w:t>(</w:t>
      </w:r>
      <w:proofErr w:type="gramEnd"/>
      <w:r w:rsidRPr="004D60E2">
        <w:t>RCC_AHBPeriph_DMA1, ENABLE);</w:t>
      </w:r>
    </w:p>
    <w:p w14:paraId="64341E76" w14:textId="77777777" w:rsidR="004D60E2" w:rsidRPr="004D60E2" w:rsidRDefault="004D60E2" w:rsidP="004D60E2">
      <w:r w:rsidRPr="004D60E2">
        <w:rPr>
          <w:rFonts w:ascii="Times New Roman" w:hAnsi="Times New Roman" w:cs="Times New Roman"/>
        </w:rPr>
        <w:t>​</w:t>
      </w:r>
      <w:r w:rsidRPr="004D60E2">
        <w:rPr>
          <w:b/>
          <w:bCs/>
        </w:rPr>
        <w:t>示例2：同时使能DMA1和CRC的时钟</w:t>
      </w:r>
      <w:r w:rsidRPr="004D60E2">
        <w:rPr>
          <w:rFonts w:ascii="Times New Roman" w:hAnsi="Times New Roman" w:cs="Times New Roman"/>
        </w:rPr>
        <w:t>​</w:t>
      </w:r>
    </w:p>
    <w:p w14:paraId="3E8189AE" w14:textId="77777777" w:rsidR="004D60E2" w:rsidRPr="004D60E2" w:rsidRDefault="004D60E2" w:rsidP="004D60E2">
      <w:r w:rsidRPr="004D60E2">
        <w:t>// 同时开启DMA1和CRC的时钟</w:t>
      </w:r>
    </w:p>
    <w:p w14:paraId="0A8BB8DF" w14:textId="77777777" w:rsidR="004D60E2" w:rsidRPr="004D60E2" w:rsidRDefault="004D60E2" w:rsidP="004D60E2">
      <w:proofErr w:type="spellStart"/>
      <w:r w:rsidRPr="004D60E2">
        <w:t>RCC_</w:t>
      </w:r>
      <w:proofErr w:type="gramStart"/>
      <w:r w:rsidRPr="004D60E2">
        <w:t>AHBPeriphClockCmd</w:t>
      </w:r>
      <w:proofErr w:type="spellEnd"/>
      <w:r w:rsidRPr="004D60E2">
        <w:t>(</w:t>
      </w:r>
      <w:proofErr w:type="gramEnd"/>
      <w:r w:rsidRPr="004D60E2">
        <w:t xml:space="preserve">RCC_AHBPeriph_DMA1 | </w:t>
      </w:r>
      <w:proofErr w:type="spellStart"/>
      <w:r w:rsidRPr="004D60E2">
        <w:t>RCC_AHBPeriph_CRC</w:t>
      </w:r>
      <w:proofErr w:type="spellEnd"/>
      <w:r w:rsidRPr="004D60E2">
        <w:t>, ENABLE);</w:t>
      </w:r>
    </w:p>
    <w:p w14:paraId="2D4002A1" w14:textId="77777777" w:rsidR="004D60E2" w:rsidRPr="004D60E2" w:rsidRDefault="004D60E2" w:rsidP="004D60E2">
      <w:r w:rsidRPr="004D60E2">
        <w:rPr>
          <w:rFonts w:ascii="Times New Roman" w:hAnsi="Times New Roman" w:cs="Times New Roman"/>
        </w:rPr>
        <w:t>​</w:t>
      </w:r>
      <w:r w:rsidRPr="004D60E2">
        <w:rPr>
          <w:b/>
          <w:bCs/>
        </w:rPr>
        <w:t>示例3：工作完成后失能某个外设时钟以节能</w:t>
      </w:r>
      <w:r w:rsidRPr="004D60E2">
        <w:rPr>
          <w:rFonts w:ascii="Times New Roman" w:hAnsi="Times New Roman" w:cs="Times New Roman"/>
        </w:rPr>
        <w:t>​</w:t>
      </w:r>
    </w:p>
    <w:p w14:paraId="0BB19622" w14:textId="77777777" w:rsidR="004D60E2" w:rsidRPr="004D60E2" w:rsidRDefault="004D60E2" w:rsidP="004D60E2">
      <w:r w:rsidRPr="004D60E2">
        <w:t>// 关闭DMA1的时钟以降低功耗</w:t>
      </w:r>
    </w:p>
    <w:p w14:paraId="36D9604F" w14:textId="77777777" w:rsidR="004D60E2" w:rsidRPr="004D60E2" w:rsidRDefault="004D60E2" w:rsidP="004D60E2">
      <w:proofErr w:type="spellStart"/>
      <w:r w:rsidRPr="004D60E2">
        <w:t>RCC_</w:t>
      </w:r>
      <w:proofErr w:type="gramStart"/>
      <w:r w:rsidRPr="004D60E2">
        <w:t>AHBPeriphClockCmd</w:t>
      </w:r>
      <w:proofErr w:type="spellEnd"/>
      <w:r w:rsidRPr="004D60E2">
        <w:t>(</w:t>
      </w:r>
      <w:proofErr w:type="gramEnd"/>
      <w:r w:rsidRPr="004D60E2">
        <w:t>RCC_AHBPeriph_DMA1, DISABLE);</w:t>
      </w:r>
    </w:p>
    <w:p w14:paraId="4C5074E4" w14:textId="77777777" w:rsidR="004D60E2" w:rsidRPr="004D60E2" w:rsidRDefault="004D60E2" w:rsidP="004D60E2">
      <w:pPr>
        <w:pStyle w:val="3"/>
      </w:pPr>
      <w:r w:rsidRPr="004D60E2">
        <w:rPr>
          <w:rFonts w:ascii="Segoe UI Emoji" w:hAnsi="Segoe UI Emoji" w:cs="Segoe UI Emoji"/>
        </w:rPr>
        <w:t>⚠️</w:t>
      </w:r>
      <w:r w:rsidRPr="004D60E2">
        <w:t xml:space="preserve"> 重要注意事项 </w:t>
      </w:r>
    </w:p>
    <w:p w14:paraId="45A11F87" w14:textId="77777777" w:rsidR="004D60E2" w:rsidRPr="004D60E2" w:rsidRDefault="004D60E2">
      <w:pPr>
        <w:numPr>
          <w:ilvl w:val="0"/>
          <w:numId w:val="531"/>
        </w:numPr>
      </w:pPr>
      <w:r w:rsidRPr="004D60E2">
        <w:rPr>
          <w:rFonts w:ascii="Times New Roman" w:hAnsi="Times New Roman" w:cs="Times New Roman"/>
        </w:rPr>
        <w:t>​</w:t>
      </w:r>
      <w:r w:rsidRPr="004D60E2">
        <w:rPr>
          <w:b/>
          <w:bCs/>
        </w:rPr>
        <w:t>时钟使能是前提</w:t>
      </w:r>
      <w:r w:rsidRPr="004D60E2">
        <w:rPr>
          <w:rFonts w:ascii="Times New Roman" w:hAnsi="Times New Roman" w:cs="Times New Roman"/>
        </w:rPr>
        <w:t>​</w:t>
      </w:r>
      <w:r w:rsidRPr="004D60E2">
        <w:t>：在配置或使用任何外设（如读写其寄存器）之前，</w:t>
      </w:r>
      <w:r w:rsidRPr="004D60E2">
        <w:rPr>
          <w:rFonts w:ascii="Times New Roman" w:hAnsi="Times New Roman" w:cs="Times New Roman"/>
        </w:rPr>
        <w:t>​</w:t>
      </w:r>
      <w:r w:rsidRPr="004D60E2">
        <w:rPr>
          <w:b/>
          <w:bCs/>
        </w:rPr>
        <w:t>必须</w:t>
      </w:r>
      <w:r w:rsidRPr="004D60E2">
        <w:t>先使用对应的时钟使能函数开启其时钟，否则操作不会生效。</w:t>
      </w:r>
    </w:p>
    <w:p w14:paraId="51434992" w14:textId="77777777" w:rsidR="004D60E2" w:rsidRPr="004D60E2" w:rsidRDefault="004D60E2">
      <w:pPr>
        <w:numPr>
          <w:ilvl w:val="0"/>
          <w:numId w:val="531"/>
        </w:numPr>
      </w:pPr>
      <w:r w:rsidRPr="004D60E2">
        <w:rPr>
          <w:rFonts w:ascii="Times New Roman" w:hAnsi="Times New Roman" w:cs="Times New Roman"/>
        </w:rPr>
        <w:t>​</w:t>
      </w:r>
      <w:r w:rsidRPr="004D60E2">
        <w:rPr>
          <w:b/>
          <w:bCs/>
        </w:rPr>
        <w:t>区分总线</w:t>
      </w:r>
      <w:r w:rsidRPr="004D60E2">
        <w:rPr>
          <w:rFonts w:ascii="Times New Roman" w:hAnsi="Times New Roman" w:cs="Times New Roman"/>
        </w:rPr>
        <w:t>​</w:t>
      </w:r>
      <w:r w:rsidRPr="004D60E2">
        <w:t>：一定要根据外设挂载的总线来选择正确的时钟使能函数。例如，在STM32F1系列中，GPIO挂载在APB2总线上，因此应使用RCC_APB2PeriphClockCmd来使能GPIO时钟，而不是本函数。不同系列的</w:t>
      </w:r>
      <w:r w:rsidRPr="004D60E2">
        <w:lastRenderedPageBreak/>
        <w:t>STM32，外设挂载的总线可能不同（例如STM32F4系列的GPIO就挂载在AHB1总线上），需参考具体芯片的参考手册。</w:t>
      </w:r>
    </w:p>
    <w:p w14:paraId="1D6A437A" w14:textId="77777777" w:rsidR="004D60E2" w:rsidRPr="004D60E2" w:rsidRDefault="004D60E2" w:rsidP="004D60E2">
      <w:pPr>
        <w:pStyle w:val="3"/>
      </w:pPr>
      <w:r w:rsidRPr="004D60E2">
        <w:rPr>
          <w:rFonts w:ascii="Segoe UI Emoji" w:hAnsi="Segoe UI Emoji" w:cs="Segoe UI Emoji"/>
        </w:rPr>
        <w:t>🔄</w:t>
      </w:r>
      <w:r w:rsidRPr="004D60E2">
        <w:t xml:space="preserve"> 相关函数 </w:t>
      </w:r>
    </w:p>
    <w:p w14:paraId="10AB6635" w14:textId="77777777" w:rsidR="004D60E2" w:rsidRPr="004D60E2" w:rsidRDefault="004D60E2" w:rsidP="004D60E2">
      <w:r w:rsidRPr="004D60E2">
        <w:t>STM32的RCC库提供了针对不同总线的时钟使能函数，它们功能类似，但管理的总线不同：</w:t>
      </w:r>
    </w:p>
    <w:p w14:paraId="1A7CAC4A" w14:textId="77777777" w:rsidR="004D60E2" w:rsidRPr="004D60E2" w:rsidRDefault="004D60E2">
      <w:pPr>
        <w:numPr>
          <w:ilvl w:val="0"/>
          <w:numId w:val="532"/>
        </w:numPr>
      </w:pPr>
      <w:r w:rsidRPr="004D60E2">
        <w:rPr>
          <w:rFonts w:ascii="Times New Roman" w:hAnsi="Times New Roman" w:cs="Times New Roman"/>
        </w:rPr>
        <w:t>​</w:t>
      </w:r>
      <w:r w:rsidRPr="004D60E2">
        <w:rPr>
          <w:b/>
          <w:bCs/>
        </w:rPr>
        <w:t>RCC_APB2PeriphClockCmd</w:t>
      </w:r>
      <w:r w:rsidRPr="004D60E2">
        <w:rPr>
          <w:rFonts w:ascii="Times New Roman" w:hAnsi="Times New Roman" w:cs="Times New Roman"/>
        </w:rPr>
        <w:t>​</w:t>
      </w:r>
      <w:r w:rsidRPr="004D60E2">
        <w:t>：用于控制高速APB2总线上的外设时钟，如GPIOA-G, USART1, ADC1等。</w:t>
      </w:r>
    </w:p>
    <w:p w14:paraId="3BEA4CBA" w14:textId="77777777" w:rsidR="004D60E2" w:rsidRPr="004D60E2" w:rsidRDefault="004D60E2">
      <w:pPr>
        <w:numPr>
          <w:ilvl w:val="0"/>
          <w:numId w:val="532"/>
        </w:numPr>
      </w:pPr>
      <w:r w:rsidRPr="004D60E2">
        <w:rPr>
          <w:rFonts w:ascii="Times New Roman" w:hAnsi="Times New Roman" w:cs="Times New Roman"/>
        </w:rPr>
        <w:t>​</w:t>
      </w:r>
      <w:r w:rsidRPr="004D60E2">
        <w:rPr>
          <w:b/>
          <w:bCs/>
        </w:rPr>
        <w:t>RCC_APB1PeriphClockCmd</w:t>
      </w:r>
      <w:r w:rsidRPr="004D60E2">
        <w:rPr>
          <w:rFonts w:ascii="Times New Roman" w:hAnsi="Times New Roman" w:cs="Times New Roman"/>
        </w:rPr>
        <w:t>​</w:t>
      </w:r>
      <w:r w:rsidRPr="004D60E2">
        <w:t>：用于控制低速APB1总线上的外设时钟，如USART2/3, I2C1/2, TIM2/3/4等。</w:t>
      </w:r>
    </w:p>
    <w:p w14:paraId="268E5E1A" w14:textId="77777777" w:rsidR="004D60E2" w:rsidRPr="004D60E2" w:rsidRDefault="004D60E2" w:rsidP="004D60E2">
      <w:r w:rsidRPr="004D60E2">
        <w:t>简单来说，</w:t>
      </w:r>
      <w:proofErr w:type="spellStart"/>
      <w:r w:rsidRPr="004D60E2">
        <w:t>RCC_AHBPeriphClockCmd</w:t>
      </w:r>
      <w:proofErr w:type="spellEnd"/>
      <w:r w:rsidRPr="004D60E2">
        <w:t>是你控制DMA、内存控制器等高速AHB外设时钟的“开关”，在使用这些外设前记得先打开它。</w:t>
      </w:r>
    </w:p>
    <w:p w14:paraId="08683A17" w14:textId="3A828E97" w:rsidR="0002452C" w:rsidRPr="0002452C" w:rsidRDefault="004D60E2" w:rsidP="0002452C">
      <w:r w:rsidRPr="004D60E2">
        <w:t>希望这些解释能帮助你更好地理解和使用这个函数。</w:t>
      </w:r>
    </w:p>
    <w:p w14:paraId="7276F8D2" w14:textId="528F07D7" w:rsidR="00B252A0" w:rsidRDefault="00B252A0" w:rsidP="00B252A0">
      <w:pPr>
        <w:pStyle w:val="2"/>
      </w:pPr>
      <w:r w:rsidRPr="00A824AC">
        <w:t>RCC_AHB1PeriphClockCmd</w:t>
      </w:r>
      <w:r>
        <w:rPr>
          <w:rFonts w:hint="eastAsia"/>
        </w:rPr>
        <w:t>()</w:t>
      </w:r>
      <w:r w:rsidR="00C63311">
        <w:br/>
      </w:r>
      <w:r w:rsidRPr="00211BF7">
        <w:t>开启时钟的 AHB</w:t>
      </w:r>
      <w:r>
        <w:rPr>
          <w:rFonts w:hint="eastAsia"/>
        </w:rPr>
        <w:t>1</w:t>
      </w:r>
      <w:r w:rsidRPr="00211BF7">
        <w:t xml:space="preserve"> 外设</w:t>
      </w:r>
    </w:p>
    <w:p w14:paraId="593486E6" w14:textId="77777777" w:rsidR="00B252A0" w:rsidRPr="00F65E40" w:rsidRDefault="00B252A0" w:rsidP="00B252A0">
      <w:proofErr w:type="gramStart"/>
      <w:r w:rsidRPr="00F65E40">
        <w:t xml:space="preserve">好 </w:t>
      </w:r>
      <w:r w:rsidRPr="00F65E40">
        <w:rPr>
          <w:rFonts w:ascii="Segoe UI Emoji" w:hAnsi="Segoe UI Emoji" w:cs="Segoe UI Emoji"/>
        </w:rPr>
        <w:t>👍</w:t>
      </w:r>
      <w:proofErr w:type="gramEnd"/>
      <w:r w:rsidRPr="00F65E40">
        <w:t>，我们专门来讲</w:t>
      </w:r>
      <w:proofErr w:type="gramStart"/>
      <w:r w:rsidRPr="00F65E40">
        <w:t xml:space="preserve">讲 </w:t>
      </w:r>
      <w:r w:rsidRPr="00F65E40">
        <w:rPr>
          <w:b/>
          <w:bCs/>
        </w:rPr>
        <w:t>RCC_AHB1PeriphClockCmd</w:t>
      </w:r>
      <w:proofErr w:type="gramEnd"/>
      <w:r w:rsidRPr="00F65E40">
        <w:t>，这</w:t>
      </w:r>
      <w:proofErr w:type="gramStart"/>
      <w:r w:rsidRPr="00F65E40">
        <w:t xml:space="preserve">是 STM32 </w:t>
      </w:r>
      <w:proofErr w:type="gramEnd"/>
      <w:r w:rsidRPr="00F65E40">
        <w:t>标准外设库里一个特别常用的函数。</w:t>
      </w:r>
    </w:p>
    <w:p w14:paraId="4F281413" w14:textId="77777777" w:rsidR="00B252A0" w:rsidRPr="00F65E40" w:rsidRDefault="00000000" w:rsidP="00B252A0">
      <w:r>
        <w:pict w14:anchorId="7CE1AD56">
          <v:rect id="_x0000_i1051" style="width:0;height:1.5pt" o:hralign="center" o:hrstd="t" o:hr="t" fillcolor="#a0a0a0" stroked="f"/>
        </w:pict>
      </w:r>
    </w:p>
    <w:p w14:paraId="4F96F3AB" w14:textId="77777777" w:rsidR="00B252A0" w:rsidRPr="00F65E40" w:rsidRDefault="00B252A0" w:rsidP="00B252A0">
      <w:pPr>
        <w:pStyle w:val="3"/>
      </w:pPr>
      <w:r w:rsidRPr="00F65E40">
        <w:t>1. 函数原型</w:t>
      </w:r>
    </w:p>
    <w:p w14:paraId="6D0ECDFF" w14:textId="77777777" w:rsidR="00B252A0" w:rsidRPr="00F65E40" w:rsidRDefault="00B252A0" w:rsidP="00B252A0">
      <w:r w:rsidRPr="00F65E40">
        <w:t>void RCC_AHB1</w:t>
      </w:r>
      <w:proofErr w:type="gramStart"/>
      <w:r w:rsidRPr="00F65E40">
        <w:t>PeriphClockCmd(</w:t>
      </w:r>
      <w:proofErr w:type="gramEnd"/>
      <w:r w:rsidRPr="00F65E40">
        <w:t xml:space="preserve">uint32_t RCC_AHB1Periph, </w:t>
      </w:r>
      <w:proofErr w:type="spellStart"/>
      <w:r w:rsidRPr="00F65E40">
        <w:t>FunctionalState</w:t>
      </w:r>
      <w:proofErr w:type="spellEnd"/>
      <w:r w:rsidRPr="00F65E40">
        <w:t xml:space="preserve"> </w:t>
      </w:r>
      <w:proofErr w:type="spellStart"/>
      <w:r w:rsidRPr="00F65E40">
        <w:t>NewState</w:t>
      </w:r>
      <w:proofErr w:type="spellEnd"/>
      <w:r w:rsidRPr="00F65E40">
        <w:t>);</w:t>
      </w:r>
    </w:p>
    <w:p w14:paraId="6C019889" w14:textId="77777777" w:rsidR="00B252A0" w:rsidRPr="00F65E40" w:rsidRDefault="00B252A0">
      <w:pPr>
        <w:numPr>
          <w:ilvl w:val="0"/>
          <w:numId w:val="53"/>
        </w:numPr>
      </w:pPr>
      <w:r w:rsidRPr="00F65E40">
        <w:rPr>
          <w:b/>
          <w:bCs/>
        </w:rPr>
        <w:t>RCC_AHB1Periph</w:t>
      </w:r>
      <w:r w:rsidRPr="00F65E40">
        <w:t>：要使能的外设（比如 GPIOA、GPIOB、DMA1 等）</w:t>
      </w:r>
    </w:p>
    <w:p w14:paraId="1445A500" w14:textId="77777777" w:rsidR="00B252A0" w:rsidRPr="00F65E40" w:rsidRDefault="00B252A0">
      <w:pPr>
        <w:numPr>
          <w:ilvl w:val="0"/>
          <w:numId w:val="53"/>
        </w:numPr>
      </w:pPr>
      <w:proofErr w:type="spellStart"/>
      <w:r w:rsidRPr="00F65E40">
        <w:rPr>
          <w:b/>
          <w:bCs/>
        </w:rPr>
        <w:t>NewState</w:t>
      </w:r>
      <w:proofErr w:type="spellEnd"/>
      <w:r w:rsidRPr="00F65E40">
        <w:t>：ENABLE 打开时钟 / DISABLE 关闭时钟</w:t>
      </w:r>
    </w:p>
    <w:p w14:paraId="4ED7B3C3" w14:textId="77777777" w:rsidR="00B252A0" w:rsidRPr="00F65E40" w:rsidRDefault="00000000" w:rsidP="00B252A0">
      <w:r>
        <w:pict w14:anchorId="78C3B4CC">
          <v:rect id="_x0000_i1052" style="width:0;height:1.5pt" o:hralign="center" o:hrstd="t" o:hr="t" fillcolor="#a0a0a0" stroked="f"/>
        </w:pict>
      </w:r>
    </w:p>
    <w:p w14:paraId="4418139C" w14:textId="77777777" w:rsidR="00B252A0" w:rsidRPr="00F65E40" w:rsidRDefault="00B252A0" w:rsidP="00B252A0">
      <w:pPr>
        <w:pStyle w:val="3"/>
      </w:pPr>
      <w:r w:rsidRPr="00F65E40">
        <w:t>2. 它是干嘛的？</w:t>
      </w:r>
    </w:p>
    <w:p w14:paraId="6AB5245B" w14:textId="77777777" w:rsidR="00B252A0" w:rsidRPr="00F65E40" w:rsidRDefault="00B252A0" w:rsidP="00B252A0">
      <w:r w:rsidRPr="00F65E40">
        <w:rPr>
          <w:rFonts w:ascii="Segoe UI Emoji" w:hAnsi="Segoe UI Emoji" w:cs="Segoe UI Emoji"/>
        </w:rPr>
        <w:t>👉</w:t>
      </w:r>
      <w:r w:rsidRPr="00F65E40">
        <w:t xml:space="preserve"> </w:t>
      </w:r>
      <w:r w:rsidRPr="00F65E40">
        <w:rPr>
          <w:b/>
          <w:bCs/>
        </w:rPr>
        <w:t>给外设开时钟</w:t>
      </w:r>
      <w:r w:rsidRPr="00F65E40">
        <w:t>。</w:t>
      </w:r>
    </w:p>
    <w:p w14:paraId="4240AB59" w14:textId="77777777" w:rsidR="00B252A0" w:rsidRPr="00F65E40" w:rsidRDefault="00B252A0" w:rsidP="00B252A0">
      <w:r w:rsidRPr="00F65E40">
        <w:t>STM32 的外设（GPIO、USART、I2C、SPI …）都挂在不同的总线上，要工作必须先得到时钟信号。</w:t>
      </w:r>
      <w:r w:rsidRPr="00F65E40">
        <w:br/>
      </w:r>
      <w:r w:rsidRPr="00F65E40">
        <w:lastRenderedPageBreak/>
        <w:t>如果不打开时钟：</w:t>
      </w:r>
    </w:p>
    <w:p w14:paraId="45FA4B93" w14:textId="77777777" w:rsidR="00B252A0" w:rsidRPr="00F65E40" w:rsidRDefault="00B252A0">
      <w:pPr>
        <w:numPr>
          <w:ilvl w:val="0"/>
          <w:numId w:val="54"/>
        </w:numPr>
      </w:pPr>
      <w:r w:rsidRPr="00F65E40">
        <w:t>这个外设的</w:t>
      </w:r>
      <w:r w:rsidRPr="00F83B06">
        <w:rPr>
          <w:color w:val="EE0000"/>
        </w:rPr>
        <w:t>寄存器读写无效</w:t>
      </w:r>
    </w:p>
    <w:p w14:paraId="2E3222DE" w14:textId="77777777" w:rsidR="00B252A0" w:rsidRPr="00F65E40" w:rsidRDefault="00B252A0">
      <w:pPr>
        <w:numPr>
          <w:ilvl w:val="0"/>
          <w:numId w:val="54"/>
        </w:numPr>
      </w:pPr>
      <w:r w:rsidRPr="00F65E40">
        <w:t>相当于外设“断电”了</w:t>
      </w:r>
    </w:p>
    <w:p w14:paraId="547057AB" w14:textId="77777777" w:rsidR="00B252A0" w:rsidRPr="00F65E40" w:rsidRDefault="00B252A0" w:rsidP="00B252A0">
      <w:r w:rsidRPr="00F65E40">
        <w:t>所以一般写代码的第一步就是开时钟。</w:t>
      </w:r>
    </w:p>
    <w:p w14:paraId="74E01DB9" w14:textId="77777777" w:rsidR="00B252A0" w:rsidRPr="00F65E40" w:rsidRDefault="00000000" w:rsidP="00B252A0">
      <w:r>
        <w:pict w14:anchorId="06FC005B">
          <v:rect id="_x0000_i1053" style="width:0;height:1.5pt" o:hralign="center" o:hrstd="t" o:hr="t" fillcolor="#a0a0a0" stroked="f"/>
        </w:pict>
      </w:r>
    </w:p>
    <w:p w14:paraId="54E143E8" w14:textId="77777777" w:rsidR="00B252A0" w:rsidRPr="00F65E40" w:rsidRDefault="00B252A0" w:rsidP="00B252A0">
      <w:pPr>
        <w:pStyle w:val="3"/>
      </w:pPr>
      <w:r w:rsidRPr="00F65E40">
        <w:t>3. 举个例子</w:t>
      </w:r>
    </w:p>
    <w:p w14:paraId="60F7054E" w14:textId="77777777" w:rsidR="00B252A0" w:rsidRPr="00F65E40" w:rsidRDefault="00B252A0" w:rsidP="00B252A0">
      <w:r w:rsidRPr="00F65E40">
        <w:t>假设我要用 GPIOA：</w:t>
      </w:r>
    </w:p>
    <w:p w14:paraId="7F935BFF" w14:textId="77777777" w:rsidR="00B252A0" w:rsidRPr="00F65E40" w:rsidRDefault="00B252A0" w:rsidP="00B252A0">
      <w:r w:rsidRPr="00F65E40">
        <w:t>RCC_AHB1</w:t>
      </w:r>
      <w:proofErr w:type="gramStart"/>
      <w:r w:rsidRPr="00F65E40">
        <w:t>PeriphClockCmd(</w:t>
      </w:r>
      <w:proofErr w:type="gramEnd"/>
      <w:r w:rsidRPr="00F65E40">
        <w:t>RCC_AHB1Periph_GPIOA, ENABLE);</w:t>
      </w:r>
    </w:p>
    <w:p w14:paraId="533D3D99" w14:textId="77777777" w:rsidR="00B252A0" w:rsidRPr="00F65E40" w:rsidRDefault="00B252A0" w:rsidP="00B252A0">
      <w:r w:rsidRPr="00F65E40">
        <w:t>意思是：</w:t>
      </w:r>
      <w:r w:rsidRPr="00F65E40">
        <w:br/>
      </w:r>
      <w:r w:rsidRPr="00F65E40">
        <w:rPr>
          <w:b/>
          <w:bCs/>
        </w:rPr>
        <w:t>打开 GPIOA 模块的时钟，让它能正常工作。</w:t>
      </w:r>
    </w:p>
    <w:p w14:paraId="6F70E913" w14:textId="77777777" w:rsidR="00B252A0" w:rsidRPr="00F65E40" w:rsidRDefault="00B252A0" w:rsidP="00B252A0">
      <w:r w:rsidRPr="00F65E40">
        <w:t>如果你想关掉（很少用）：</w:t>
      </w:r>
    </w:p>
    <w:p w14:paraId="59AA7D94" w14:textId="77777777" w:rsidR="00B252A0" w:rsidRPr="00F65E40" w:rsidRDefault="00B252A0" w:rsidP="00B252A0">
      <w:r w:rsidRPr="00F65E40">
        <w:t>RCC_AHB1</w:t>
      </w:r>
      <w:proofErr w:type="gramStart"/>
      <w:r w:rsidRPr="00F65E40">
        <w:t>PeriphClockCmd(</w:t>
      </w:r>
      <w:proofErr w:type="gramEnd"/>
      <w:r w:rsidRPr="00F65E40">
        <w:t>RCC_AHB1Periph_GPIOA, DISABLE);</w:t>
      </w:r>
    </w:p>
    <w:p w14:paraId="7CA08462" w14:textId="77777777" w:rsidR="00B252A0" w:rsidRPr="00F65E40" w:rsidRDefault="00000000" w:rsidP="00B252A0">
      <w:r>
        <w:pict w14:anchorId="0CA65B7C">
          <v:rect id="_x0000_i1054" style="width:0;height:1.5pt" o:hralign="center" o:hrstd="t" o:hr="t" fillcolor="#a0a0a0" stroked="f"/>
        </w:pict>
      </w:r>
    </w:p>
    <w:p w14:paraId="350399D7" w14:textId="77777777" w:rsidR="00B252A0" w:rsidRPr="00F65E40" w:rsidRDefault="00B252A0" w:rsidP="00B252A0">
      <w:pPr>
        <w:pStyle w:val="3"/>
      </w:pPr>
      <w:r w:rsidRPr="00F65E40">
        <w:t>4. 常见的参数</w:t>
      </w:r>
    </w:p>
    <w:p w14:paraId="663198DB" w14:textId="77777777" w:rsidR="00B252A0" w:rsidRPr="00F65E40" w:rsidRDefault="00B252A0">
      <w:pPr>
        <w:numPr>
          <w:ilvl w:val="0"/>
          <w:numId w:val="55"/>
        </w:numPr>
      </w:pPr>
      <w:r w:rsidRPr="00F65E40">
        <w:t>RCC_AHB1Periph_GPIOA</w:t>
      </w:r>
    </w:p>
    <w:p w14:paraId="17C1FBE7" w14:textId="77777777" w:rsidR="00B252A0" w:rsidRPr="00F65E40" w:rsidRDefault="00B252A0">
      <w:pPr>
        <w:numPr>
          <w:ilvl w:val="0"/>
          <w:numId w:val="55"/>
        </w:numPr>
      </w:pPr>
      <w:r w:rsidRPr="00F65E40">
        <w:t>RCC_AHB1Periph_GPIOB</w:t>
      </w:r>
    </w:p>
    <w:p w14:paraId="07E98771" w14:textId="77777777" w:rsidR="00B252A0" w:rsidRPr="00F65E40" w:rsidRDefault="00B252A0">
      <w:pPr>
        <w:numPr>
          <w:ilvl w:val="0"/>
          <w:numId w:val="55"/>
        </w:numPr>
      </w:pPr>
      <w:r w:rsidRPr="00F65E40">
        <w:t>RCC_AHB1Periph_GPIOC</w:t>
      </w:r>
    </w:p>
    <w:p w14:paraId="24FDA835" w14:textId="77777777" w:rsidR="00B252A0" w:rsidRPr="00F65E40" w:rsidRDefault="00B252A0">
      <w:pPr>
        <w:numPr>
          <w:ilvl w:val="0"/>
          <w:numId w:val="55"/>
        </w:numPr>
      </w:pPr>
      <w:r w:rsidRPr="00F65E40">
        <w:t>RCC_AHB1Periph_DMA1</w:t>
      </w:r>
    </w:p>
    <w:p w14:paraId="322ACEE6" w14:textId="77777777" w:rsidR="00B252A0" w:rsidRPr="00F65E40" w:rsidRDefault="00B252A0">
      <w:pPr>
        <w:numPr>
          <w:ilvl w:val="0"/>
          <w:numId w:val="55"/>
        </w:numPr>
      </w:pPr>
      <w:r w:rsidRPr="00F65E40">
        <w:t>RCC_AHB1Periph_DMA2</w:t>
      </w:r>
      <w:r w:rsidRPr="00F65E40">
        <w:br/>
        <w:t>…（还有更多，具体看芯片手册）</w:t>
      </w:r>
    </w:p>
    <w:p w14:paraId="2F5018A2" w14:textId="77777777" w:rsidR="00B252A0" w:rsidRPr="00F65E40" w:rsidRDefault="00000000" w:rsidP="00B252A0">
      <w:r>
        <w:pict w14:anchorId="65104EE7">
          <v:rect id="_x0000_i1055" style="width:0;height:1.5pt" o:hralign="center" o:hrstd="t" o:hr="t" fillcolor="#a0a0a0" stroked="f"/>
        </w:pict>
      </w:r>
    </w:p>
    <w:p w14:paraId="2ECDD8D8" w14:textId="77777777" w:rsidR="00B252A0" w:rsidRPr="00F65E40" w:rsidRDefault="00B252A0" w:rsidP="00B252A0">
      <w:pPr>
        <w:pStyle w:val="3"/>
      </w:pPr>
      <w:r w:rsidRPr="00F65E40">
        <w:t>5. 底层原理</w:t>
      </w:r>
    </w:p>
    <w:p w14:paraId="2A048FB7" w14:textId="77777777" w:rsidR="00B252A0" w:rsidRPr="00F65E40" w:rsidRDefault="00B252A0" w:rsidP="00B252A0">
      <w:r w:rsidRPr="00F65E40">
        <w:t xml:space="preserve">实际上它就是操作 </w:t>
      </w:r>
      <w:r w:rsidRPr="00F65E40">
        <w:rPr>
          <w:b/>
          <w:bCs/>
        </w:rPr>
        <w:t>RCC-&gt;AHB1ENR</w:t>
      </w:r>
      <w:r w:rsidRPr="00F65E40">
        <w:t xml:space="preserve"> 寄存器。</w:t>
      </w:r>
    </w:p>
    <w:p w14:paraId="0C0A30A2" w14:textId="77777777" w:rsidR="00B252A0" w:rsidRPr="00F65E40" w:rsidRDefault="00B252A0" w:rsidP="00B252A0">
      <w:r w:rsidRPr="00F65E40">
        <w:t>例如：</w:t>
      </w:r>
    </w:p>
    <w:p w14:paraId="7DF85F76" w14:textId="77777777" w:rsidR="00B252A0" w:rsidRPr="00F65E40" w:rsidRDefault="00B252A0" w:rsidP="00B252A0">
      <w:r w:rsidRPr="00F65E40">
        <w:t>RCC_AHB1</w:t>
      </w:r>
      <w:proofErr w:type="gramStart"/>
      <w:r w:rsidRPr="00F65E40">
        <w:t>PeriphClockCmd(</w:t>
      </w:r>
      <w:proofErr w:type="gramEnd"/>
      <w:r w:rsidRPr="00F65E40">
        <w:t>RCC_AHB1Periph_GPIOA, ENABLE);</w:t>
      </w:r>
    </w:p>
    <w:p w14:paraId="3C731CF1" w14:textId="77777777" w:rsidR="00B252A0" w:rsidRPr="00F65E40" w:rsidRDefault="00B252A0" w:rsidP="00B252A0">
      <w:r w:rsidRPr="00F65E40">
        <w:t>等效于：</w:t>
      </w:r>
    </w:p>
    <w:p w14:paraId="272A12C2" w14:textId="77777777" w:rsidR="00B252A0" w:rsidRPr="00F65E40" w:rsidRDefault="00B252A0" w:rsidP="00B252A0">
      <w:r w:rsidRPr="00F65E40">
        <w:lastRenderedPageBreak/>
        <w:t>RCC-&gt;AHB1ENR |= RCC_AHB1Periph_GPIOA; // 把 GPIOAEN 位置 1</w:t>
      </w:r>
    </w:p>
    <w:p w14:paraId="141E61B7" w14:textId="77777777" w:rsidR="00B252A0" w:rsidRPr="00F65E40" w:rsidRDefault="00000000" w:rsidP="00B252A0">
      <w:r>
        <w:pict w14:anchorId="3DAFF039">
          <v:rect id="_x0000_i1056" style="width:0;height:1.5pt" o:hralign="center" o:hrstd="t" o:hr="t" fillcolor="#a0a0a0" stroked="f"/>
        </w:pict>
      </w:r>
    </w:p>
    <w:p w14:paraId="6C9756A9" w14:textId="77777777" w:rsidR="00B252A0" w:rsidRPr="00F65E40" w:rsidRDefault="00B252A0" w:rsidP="00B252A0">
      <w:pPr>
        <w:pStyle w:val="3"/>
      </w:pPr>
      <w:r w:rsidRPr="00F65E40">
        <w:t>6. 注意</w:t>
      </w:r>
    </w:p>
    <w:p w14:paraId="04E47F8B" w14:textId="77777777" w:rsidR="00B252A0" w:rsidRPr="00F65E40" w:rsidRDefault="00B252A0">
      <w:pPr>
        <w:numPr>
          <w:ilvl w:val="0"/>
          <w:numId w:val="56"/>
        </w:numPr>
      </w:pPr>
      <w:r w:rsidRPr="00F65E40">
        <w:t>不同系列的 STM32 外设挂在的总线不一样</w:t>
      </w:r>
    </w:p>
    <w:p w14:paraId="4CFDAB92" w14:textId="77777777" w:rsidR="00B252A0" w:rsidRPr="00F65E40" w:rsidRDefault="00B252A0">
      <w:pPr>
        <w:numPr>
          <w:ilvl w:val="1"/>
          <w:numId w:val="56"/>
        </w:numPr>
      </w:pPr>
      <w:r w:rsidRPr="00F65E40">
        <w:rPr>
          <w:b/>
          <w:bCs/>
        </w:rPr>
        <w:t>F1 系列</w:t>
      </w:r>
      <w:r w:rsidRPr="00F65E40">
        <w:t>：GPIO 挂在 APB2 → 用 RCC_APB2PeriphClockCmd</w:t>
      </w:r>
    </w:p>
    <w:p w14:paraId="3AABE318" w14:textId="77777777" w:rsidR="00B252A0" w:rsidRPr="00F65E40" w:rsidRDefault="00B252A0">
      <w:pPr>
        <w:numPr>
          <w:ilvl w:val="1"/>
          <w:numId w:val="56"/>
        </w:numPr>
      </w:pPr>
      <w:r w:rsidRPr="00F65E40">
        <w:rPr>
          <w:b/>
          <w:bCs/>
        </w:rPr>
        <w:t>F4 系列</w:t>
      </w:r>
      <w:r w:rsidRPr="00F65E40">
        <w:t>：GPIO 挂在 AHB1 → 用 RCC_AHB1PeriphClockCmd</w:t>
      </w:r>
    </w:p>
    <w:p w14:paraId="6F33EE80" w14:textId="77777777" w:rsidR="00B252A0" w:rsidRPr="00F65E40" w:rsidRDefault="00B252A0">
      <w:pPr>
        <w:numPr>
          <w:ilvl w:val="0"/>
          <w:numId w:val="56"/>
        </w:numPr>
      </w:pPr>
      <w:r w:rsidRPr="00F65E40">
        <w:t>所以函数名字带 AHB1、APB1、APB2，其实就是告诉你这个外设在哪条总线上。</w:t>
      </w:r>
    </w:p>
    <w:p w14:paraId="36519C16" w14:textId="77777777" w:rsidR="00B252A0" w:rsidRPr="00F65E40" w:rsidRDefault="00000000" w:rsidP="00B252A0">
      <w:r>
        <w:pict w14:anchorId="219FA1A9">
          <v:rect id="_x0000_i1057" style="width:0;height:1.5pt" o:hralign="center" o:hrstd="t" o:hr="t" fillcolor="#a0a0a0" stroked="f"/>
        </w:pict>
      </w:r>
    </w:p>
    <w:p w14:paraId="73DDCDEF" w14:textId="77777777" w:rsidR="00B252A0" w:rsidRDefault="00B252A0" w:rsidP="00B252A0">
      <w:pPr>
        <w:pStyle w:val="3"/>
      </w:pPr>
      <w:r w:rsidRPr="00F65E40">
        <w:rPr>
          <w:rFonts w:ascii="Segoe UI Emoji" w:hAnsi="Segoe UI Emoji" w:cs="Segoe UI Emoji"/>
        </w:rPr>
        <w:t>✅</w:t>
      </w:r>
      <w:r w:rsidRPr="00F65E40">
        <w:t xml:space="preserve"> 总结：</w:t>
      </w:r>
    </w:p>
    <w:p w14:paraId="1F3230C7" w14:textId="77777777" w:rsidR="00B252A0" w:rsidRPr="00F65E40" w:rsidRDefault="00B252A0" w:rsidP="00B252A0">
      <w:r w:rsidRPr="00F65E40">
        <w:rPr>
          <w:b/>
          <w:bCs/>
        </w:rPr>
        <w:t>RCC_AHB1PeriphClockCmd = 打开/关闭 AHB1 总线上某个外设的时钟。</w:t>
      </w:r>
      <w:r w:rsidRPr="00F65E40">
        <w:rPr>
          <w:b/>
          <w:bCs/>
        </w:rPr>
        <w:br/>
        <w:t>不用它，外设寄存器不会工作，</w:t>
      </w:r>
      <w:proofErr w:type="spellStart"/>
      <w:r w:rsidRPr="00F65E40">
        <w:rPr>
          <w:b/>
          <w:bCs/>
        </w:rPr>
        <w:t>GPIO_Init</w:t>
      </w:r>
      <w:proofErr w:type="spellEnd"/>
      <w:r w:rsidRPr="00F65E40">
        <w:rPr>
          <w:b/>
          <w:bCs/>
        </w:rPr>
        <w:t xml:space="preserve"> 也没用。</w:t>
      </w:r>
    </w:p>
    <w:p w14:paraId="63860BF2" w14:textId="0A175954" w:rsidR="00B252A0" w:rsidRDefault="00B252A0" w:rsidP="00B252A0">
      <w:pPr>
        <w:pStyle w:val="2"/>
      </w:pPr>
      <w:r w:rsidRPr="00645AED">
        <w:t>RCC_AHB2PeriphClockCmd()</w:t>
      </w:r>
      <w:r w:rsidR="00C63311">
        <w:br/>
      </w:r>
      <w:r w:rsidRPr="00211BF7">
        <w:t>开启时钟的 AHB2 外设</w:t>
      </w:r>
    </w:p>
    <w:p w14:paraId="288531F6" w14:textId="77777777" w:rsidR="00B252A0" w:rsidRPr="00211BF7" w:rsidRDefault="00B252A0" w:rsidP="00B252A0">
      <w:r w:rsidRPr="00211BF7">
        <w:t xml:space="preserve">好，你问的 </w:t>
      </w:r>
      <w:r w:rsidRPr="00211BF7">
        <w:rPr>
          <w:b/>
          <w:bCs/>
        </w:rPr>
        <w:t>RCC_AHB2PeriphClockCmd()</w:t>
      </w:r>
      <w:r w:rsidRPr="00211BF7">
        <w:t xml:space="preserve"> 其实不是寄存器，而是 </w:t>
      </w:r>
      <w:r w:rsidRPr="00211BF7">
        <w:rPr>
          <w:b/>
          <w:bCs/>
        </w:rPr>
        <w:t>标准外设库（</w:t>
      </w:r>
      <w:proofErr w:type="spellStart"/>
      <w:r w:rsidRPr="00211BF7">
        <w:rPr>
          <w:b/>
          <w:bCs/>
        </w:rPr>
        <w:t>StdPeriph</w:t>
      </w:r>
      <w:proofErr w:type="spellEnd"/>
      <w:r w:rsidRPr="00211BF7">
        <w:rPr>
          <w:b/>
          <w:bCs/>
        </w:rPr>
        <w:t xml:space="preserve"> Lib）里的一个</w:t>
      </w:r>
      <w:r w:rsidRPr="00211BF7">
        <w:rPr>
          <w:b/>
          <w:bCs/>
          <w:color w:val="EE0000"/>
        </w:rPr>
        <w:t>函数</w:t>
      </w:r>
      <w:r w:rsidRPr="00211BF7">
        <w:t>，它本质上就是对</w:t>
      </w:r>
      <w:r w:rsidRPr="00211BF7">
        <w:rPr>
          <w:color w:val="EE0000"/>
        </w:rPr>
        <w:t xml:space="preserve"> </w:t>
      </w:r>
      <w:r w:rsidRPr="00211BF7">
        <w:rPr>
          <w:b/>
          <w:bCs/>
          <w:color w:val="EE0000"/>
        </w:rPr>
        <w:t>RCC_AHB2ENR</w:t>
      </w:r>
      <w:r w:rsidRPr="00211BF7">
        <w:rPr>
          <w:b/>
          <w:bCs/>
        </w:rPr>
        <w:t xml:space="preserve"> 寄存器</w:t>
      </w:r>
      <w:r w:rsidRPr="00211BF7">
        <w:t xml:space="preserve"> 的封装。</w:t>
      </w:r>
    </w:p>
    <w:p w14:paraId="18DA6530" w14:textId="77777777" w:rsidR="00B252A0" w:rsidRPr="00211BF7" w:rsidRDefault="00B252A0" w:rsidP="00B252A0">
      <w:r w:rsidRPr="00211BF7">
        <w:t>我分层次给你讲</w:t>
      </w:r>
      <w:r w:rsidRPr="00211BF7">
        <w:rPr>
          <w:rFonts w:ascii="Segoe UI Emoji" w:hAnsi="Segoe UI Emoji" w:cs="Segoe UI Emoji"/>
        </w:rPr>
        <w:t>👇</w:t>
      </w:r>
    </w:p>
    <w:p w14:paraId="0D68AC78" w14:textId="77777777" w:rsidR="00B252A0" w:rsidRPr="00211BF7" w:rsidRDefault="00000000" w:rsidP="00B252A0">
      <w:r>
        <w:pict w14:anchorId="040999E7">
          <v:rect id="_x0000_i1058" style="width:0;height:1.5pt" o:hralign="center" o:hrstd="t" o:hr="t" fillcolor="#a0a0a0" stroked="f"/>
        </w:pict>
      </w:r>
    </w:p>
    <w:p w14:paraId="03AD3CC2" w14:textId="77777777" w:rsidR="00B252A0" w:rsidRPr="00211BF7" w:rsidRDefault="00B252A0" w:rsidP="00B252A0">
      <w:pPr>
        <w:pStyle w:val="3"/>
      </w:pPr>
      <w:r w:rsidRPr="00211BF7">
        <w:t>1. 函数原型</w:t>
      </w:r>
    </w:p>
    <w:p w14:paraId="280084B1" w14:textId="77777777" w:rsidR="00B252A0" w:rsidRPr="00211BF7" w:rsidRDefault="00B252A0" w:rsidP="00B252A0">
      <w:r w:rsidRPr="00211BF7">
        <w:t xml:space="preserve">在 </w:t>
      </w:r>
      <w:r w:rsidRPr="00211BF7">
        <w:rPr>
          <w:b/>
          <w:bCs/>
        </w:rPr>
        <w:t>stm32f4xx_rcc.h</w:t>
      </w:r>
      <w:r w:rsidRPr="00211BF7">
        <w:t xml:space="preserve"> 或者对应芯片的头文件里可以看到：</w:t>
      </w:r>
    </w:p>
    <w:p w14:paraId="36EF4634" w14:textId="77777777" w:rsidR="00B252A0" w:rsidRPr="00211BF7" w:rsidRDefault="00B252A0" w:rsidP="00B252A0">
      <w:r w:rsidRPr="00211BF7">
        <w:t>void RCC_AHB2</w:t>
      </w:r>
      <w:proofErr w:type="gramStart"/>
      <w:r w:rsidRPr="00211BF7">
        <w:t>PeriphClockCmd(</w:t>
      </w:r>
      <w:proofErr w:type="gramEnd"/>
      <w:r w:rsidRPr="00211BF7">
        <w:t xml:space="preserve">uint32_t RCC_AHB2Periph, </w:t>
      </w:r>
      <w:proofErr w:type="spellStart"/>
      <w:r w:rsidRPr="00211BF7">
        <w:t>FunctionalState</w:t>
      </w:r>
      <w:proofErr w:type="spellEnd"/>
      <w:r w:rsidRPr="00211BF7">
        <w:t xml:space="preserve"> </w:t>
      </w:r>
      <w:proofErr w:type="spellStart"/>
      <w:r w:rsidRPr="00211BF7">
        <w:t>NewState</w:t>
      </w:r>
      <w:proofErr w:type="spellEnd"/>
      <w:r w:rsidRPr="00211BF7">
        <w:t>);</w:t>
      </w:r>
    </w:p>
    <w:p w14:paraId="146512CF" w14:textId="77777777" w:rsidR="00B252A0" w:rsidRPr="00211BF7" w:rsidRDefault="00000000" w:rsidP="00B252A0">
      <w:r>
        <w:pict w14:anchorId="7F61EDA9">
          <v:rect id="_x0000_i1059" style="width:0;height:1.5pt" o:hralign="center" o:hrstd="t" o:hr="t" fillcolor="#a0a0a0" stroked="f"/>
        </w:pict>
      </w:r>
    </w:p>
    <w:p w14:paraId="048F417B" w14:textId="77777777" w:rsidR="00B252A0" w:rsidRPr="00211BF7" w:rsidRDefault="00B252A0" w:rsidP="00B252A0">
      <w:pPr>
        <w:pStyle w:val="3"/>
      </w:pPr>
      <w:r w:rsidRPr="00211BF7">
        <w:t>2. 参数含义</w:t>
      </w:r>
    </w:p>
    <w:p w14:paraId="06CFBA98" w14:textId="77777777" w:rsidR="00B252A0" w:rsidRPr="00211BF7" w:rsidRDefault="00B252A0">
      <w:pPr>
        <w:numPr>
          <w:ilvl w:val="0"/>
          <w:numId w:val="96"/>
        </w:numPr>
      </w:pPr>
      <w:r w:rsidRPr="00211BF7">
        <w:rPr>
          <w:b/>
          <w:bCs/>
        </w:rPr>
        <w:t>RCC_AHB2Periph</w:t>
      </w:r>
      <w:r w:rsidRPr="00211BF7">
        <w:br/>
        <w:t>指定要开启时钟</w:t>
      </w:r>
      <w:proofErr w:type="gramStart"/>
      <w:r w:rsidRPr="00211BF7">
        <w:t xml:space="preserve">的 AHB2 </w:t>
      </w:r>
      <w:proofErr w:type="gramEnd"/>
      <w:r w:rsidRPr="00211BF7">
        <w:t>外设，可以是以下宏的组合（不同芯片略有差别）：</w:t>
      </w:r>
    </w:p>
    <w:p w14:paraId="6A360174" w14:textId="77777777" w:rsidR="00B252A0" w:rsidRPr="00211BF7" w:rsidRDefault="00B252A0">
      <w:pPr>
        <w:numPr>
          <w:ilvl w:val="1"/>
          <w:numId w:val="96"/>
        </w:numPr>
      </w:pPr>
      <w:r w:rsidRPr="00211BF7">
        <w:lastRenderedPageBreak/>
        <w:t>RCC_AHB2Periph_GPIOA</w:t>
      </w:r>
    </w:p>
    <w:p w14:paraId="34E2ADBC" w14:textId="77777777" w:rsidR="00B252A0" w:rsidRPr="00211BF7" w:rsidRDefault="00B252A0">
      <w:pPr>
        <w:numPr>
          <w:ilvl w:val="1"/>
          <w:numId w:val="96"/>
        </w:numPr>
      </w:pPr>
      <w:r w:rsidRPr="00211BF7">
        <w:t>RCC_AHB2Periph_GPIOB</w:t>
      </w:r>
    </w:p>
    <w:p w14:paraId="772FE307" w14:textId="77777777" w:rsidR="00B252A0" w:rsidRPr="00211BF7" w:rsidRDefault="00B252A0">
      <w:pPr>
        <w:numPr>
          <w:ilvl w:val="1"/>
          <w:numId w:val="96"/>
        </w:numPr>
      </w:pPr>
      <w:r w:rsidRPr="00211BF7">
        <w:t>RCC_AHB2Periph_GPIOC</w:t>
      </w:r>
    </w:p>
    <w:p w14:paraId="03258CAA" w14:textId="77777777" w:rsidR="00B252A0" w:rsidRPr="00211BF7" w:rsidRDefault="00B252A0">
      <w:pPr>
        <w:numPr>
          <w:ilvl w:val="1"/>
          <w:numId w:val="96"/>
        </w:numPr>
      </w:pPr>
      <w:r w:rsidRPr="00211BF7">
        <w:t>RCC_AHB2Periph_GPIOD</w:t>
      </w:r>
    </w:p>
    <w:p w14:paraId="529218D1" w14:textId="77777777" w:rsidR="00B252A0" w:rsidRPr="00211BF7" w:rsidRDefault="00B252A0">
      <w:pPr>
        <w:numPr>
          <w:ilvl w:val="1"/>
          <w:numId w:val="96"/>
        </w:numPr>
      </w:pPr>
      <w:r w:rsidRPr="00211BF7">
        <w:t>RCC_AHB2Periph_OTG_FS（USB OTG FS 控制器）</w:t>
      </w:r>
    </w:p>
    <w:p w14:paraId="49CEF992" w14:textId="77777777" w:rsidR="00B252A0" w:rsidRPr="00211BF7" w:rsidRDefault="00B252A0">
      <w:pPr>
        <w:numPr>
          <w:ilvl w:val="1"/>
          <w:numId w:val="96"/>
        </w:numPr>
      </w:pPr>
      <w:r w:rsidRPr="00211BF7">
        <w:t>等等……</w:t>
      </w:r>
    </w:p>
    <w:p w14:paraId="2449393F" w14:textId="77777777" w:rsidR="00B252A0" w:rsidRPr="00211BF7" w:rsidRDefault="00B252A0">
      <w:pPr>
        <w:numPr>
          <w:ilvl w:val="0"/>
          <w:numId w:val="96"/>
        </w:numPr>
      </w:pPr>
      <w:proofErr w:type="spellStart"/>
      <w:r w:rsidRPr="00211BF7">
        <w:rPr>
          <w:b/>
          <w:bCs/>
        </w:rPr>
        <w:t>NewState</w:t>
      </w:r>
      <w:proofErr w:type="spellEnd"/>
      <w:r w:rsidRPr="00211BF7">
        <w:br/>
        <w:t xml:space="preserve">选择 </w:t>
      </w:r>
      <w:r w:rsidRPr="00211BF7">
        <w:rPr>
          <w:b/>
          <w:bCs/>
        </w:rPr>
        <w:t>ENABLE</w:t>
      </w:r>
      <w:r w:rsidRPr="00211BF7">
        <w:t xml:space="preserve"> 或 </w:t>
      </w:r>
      <w:r w:rsidRPr="00211BF7">
        <w:rPr>
          <w:b/>
          <w:bCs/>
        </w:rPr>
        <w:t>DISABLE</w:t>
      </w:r>
    </w:p>
    <w:p w14:paraId="2825EC3F" w14:textId="77777777" w:rsidR="00B252A0" w:rsidRPr="00211BF7" w:rsidRDefault="00B252A0">
      <w:pPr>
        <w:numPr>
          <w:ilvl w:val="1"/>
          <w:numId w:val="96"/>
        </w:numPr>
      </w:pPr>
      <w:r w:rsidRPr="00211BF7">
        <w:t>ENABLE → 打开外设时钟</w:t>
      </w:r>
    </w:p>
    <w:p w14:paraId="51E4F5DE" w14:textId="77777777" w:rsidR="00B252A0" w:rsidRPr="00211BF7" w:rsidRDefault="00B252A0">
      <w:pPr>
        <w:numPr>
          <w:ilvl w:val="1"/>
          <w:numId w:val="96"/>
        </w:numPr>
      </w:pPr>
      <w:r w:rsidRPr="00211BF7">
        <w:t>DISABLE → 关闭外设时钟</w:t>
      </w:r>
    </w:p>
    <w:p w14:paraId="57B91C57" w14:textId="77777777" w:rsidR="00B252A0" w:rsidRPr="00211BF7" w:rsidRDefault="00000000" w:rsidP="00B252A0">
      <w:r>
        <w:pict w14:anchorId="6AE755D1">
          <v:rect id="_x0000_i1060" style="width:0;height:1.5pt" o:hralign="center" o:hrstd="t" o:hr="t" fillcolor="#a0a0a0" stroked="f"/>
        </w:pict>
      </w:r>
    </w:p>
    <w:p w14:paraId="73811583" w14:textId="77777777" w:rsidR="00B252A0" w:rsidRPr="00211BF7" w:rsidRDefault="00B252A0" w:rsidP="00B252A0">
      <w:pPr>
        <w:pStyle w:val="3"/>
      </w:pPr>
      <w:r w:rsidRPr="00211BF7">
        <w:t>3. 函数作用</w:t>
      </w:r>
    </w:p>
    <w:p w14:paraId="3A232F9C" w14:textId="77777777" w:rsidR="00B252A0" w:rsidRPr="00211BF7" w:rsidRDefault="00B252A0" w:rsidP="00B252A0">
      <w:r w:rsidRPr="00211BF7">
        <w:t>它其实就是操作寄存器 RCC-&gt;AHB2ENR 的某一位：</w:t>
      </w:r>
    </w:p>
    <w:p w14:paraId="72E65899" w14:textId="77777777" w:rsidR="00B252A0" w:rsidRPr="00211BF7" w:rsidRDefault="00B252A0">
      <w:pPr>
        <w:numPr>
          <w:ilvl w:val="0"/>
          <w:numId w:val="97"/>
        </w:numPr>
      </w:pPr>
      <w:r w:rsidRPr="00211BF7">
        <w:t>ENABLE → 对应位置 1</w:t>
      </w:r>
    </w:p>
    <w:p w14:paraId="09E1D920" w14:textId="77777777" w:rsidR="00B252A0" w:rsidRPr="00211BF7" w:rsidRDefault="00B252A0">
      <w:pPr>
        <w:numPr>
          <w:ilvl w:val="0"/>
          <w:numId w:val="97"/>
        </w:numPr>
      </w:pPr>
      <w:r w:rsidRPr="00211BF7">
        <w:t xml:space="preserve">DISABLE </w:t>
      </w:r>
      <w:proofErr w:type="gramStart"/>
      <w:r w:rsidRPr="00211BF7">
        <w:t>→ 对应</w:t>
      </w:r>
      <w:proofErr w:type="gramEnd"/>
      <w:r w:rsidRPr="00211BF7">
        <w:t>位清 0</w:t>
      </w:r>
    </w:p>
    <w:p w14:paraId="385357B3" w14:textId="77777777" w:rsidR="00B252A0" w:rsidRPr="00211BF7" w:rsidRDefault="00B252A0" w:rsidP="00B252A0">
      <w:r w:rsidRPr="00211BF7">
        <w:rPr>
          <w:rFonts w:ascii="Segoe UI Emoji" w:hAnsi="Segoe UI Emoji" w:cs="Segoe UI Emoji"/>
        </w:rPr>
        <w:t>👉</w:t>
      </w:r>
      <w:r w:rsidRPr="00211BF7">
        <w:t xml:space="preserve"> 相当于帮你写了一层 API，让你不用直接操作寄存器位。</w:t>
      </w:r>
    </w:p>
    <w:p w14:paraId="705834E8" w14:textId="77777777" w:rsidR="00B252A0" w:rsidRPr="00211BF7" w:rsidRDefault="00000000" w:rsidP="00B252A0">
      <w:r>
        <w:pict w14:anchorId="47D422A5">
          <v:rect id="_x0000_i1061" style="width:0;height:1.5pt" o:hralign="center" o:hrstd="t" o:hr="t" fillcolor="#a0a0a0" stroked="f"/>
        </w:pict>
      </w:r>
    </w:p>
    <w:p w14:paraId="02F2A20B" w14:textId="77777777" w:rsidR="00B252A0" w:rsidRPr="00211BF7" w:rsidRDefault="00B252A0" w:rsidP="00B252A0">
      <w:pPr>
        <w:pStyle w:val="3"/>
      </w:pPr>
      <w:r w:rsidRPr="00211BF7">
        <w:t>4. 使用举例</w:t>
      </w:r>
    </w:p>
    <w:p w14:paraId="313F39EB" w14:textId="77777777" w:rsidR="00B252A0" w:rsidRPr="00211BF7" w:rsidRDefault="00B252A0" w:rsidP="00B252A0">
      <w:r w:rsidRPr="00211BF7">
        <w:t xml:space="preserve">比如我要打开 </w:t>
      </w:r>
      <w:r w:rsidRPr="00211BF7">
        <w:rPr>
          <w:b/>
          <w:bCs/>
        </w:rPr>
        <w:t>GPIOA</w:t>
      </w:r>
      <w:r w:rsidRPr="00211BF7">
        <w:t xml:space="preserve"> 时钟：</w:t>
      </w:r>
    </w:p>
    <w:p w14:paraId="619DAF82" w14:textId="77777777" w:rsidR="00B252A0" w:rsidRPr="00211BF7" w:rsidRDefault="00B252A0" w:rsidP="00B252A0">
      <w:r w:rsidRPr="00211BF7">
        <w:t>RCC_AHB2</w:t>
      </w:r>
      <w:proofErr w:type="gramStart"/>
      <w:r w:rsidRPr="00211BF7">
        <w:t>PeriphClockCmd(</w:t>
      </w:r>
      <w:proofErr w:type="gramEnd"/>
      <w:r w:rsidRPr="00211BF7">
        <w:t>RCC_AHB2Periph_GPIOA, ENABLE);</w:t>
      </w:r>
    </w:p>
    <w:p w14:paraId="7962F579" w14:textId="77777777" w:rsidR="00B252A0" w:rsidRPr="00211BF7" w:rsidRDefault="00B252A0" w:rsidP="00B252A0">
      <w:r w:rsidRPr="00211BF7">
        <w:t>等价于底层寄存器写法：</w:t>
      </w:r>
    </w:p>
    <w:p w14:paraId="64702EB2" w14:textId="77777777" w:rsidR="00B252A0" w:rsidRPr="00211BF7" w:rsidRDefault="00B252A0" w:rsidP="00B252A0">
      <w:r w:rsidRPr="00211BF7">
        <w:t>RCC-&gt;AHB2ENR |= RCC_AHB2Periph_GPIOA;</w:t>
      </w:r>
    </w:p>
    <w:p w14:paraId="3EBC59BA" w14:textId="77777777" w:rsidR="00B252A0" w:rsidRPr="00211BF7" w:rsidRDefault="00B252A0" w:rsidP="00B252A0">
      <w:r w:rsidRPr="00211BF7">
        <w:t>如果要关闭：</w:t>
      </w:r>
    </w:p>
    <w:p w14:paraId="5ACB0019" w14:textId="77777777" w:rsidR="00B252A0" w:rsidRPr="00211BF7" w:rsidRDefault="00B252A0" w:rsidP="00B252A0">
      <w:r w:rsidRPr="00211BF7">
        <w:t>RCC_AHB2</w:t>
      </w:r>
      <w:proofErr w:type="gramStart"/>
      <w:r w:rsidRPr="00211BF7">
        <w:t>PeriphClockCmd(</w:t>
      </w:r>
      <w:proofErr w:type="gramEnd"/>
      <w:r w:rsidRPr="00211BF7">
        <w:t>RCC_AHB2Periph_GPIOA, DISABLE);</w:t>
      </w:r>
    </w:p>
    <w:p w14:paraId="38CF9C85" w14:textId="77777777" w:rsidR="00B252A0" w:rsidRPr="00211BF7" w:rsidRDefault="00B252A0" w:rsidP="00B252A0">
      <w:r w:rsidRPr="00211BF7">
        <w:t>等价于：</w:t>
      </w:r>
    </w:p>
    <w:p w14:paraId="0FB46134" w14:textId="77777777" w:rsidR="00B252A0" w:rsidRPr="00211BF7" w:rsidRDefault="00B252A0" w:rsidP="00B252A0">
      <w:r w:rsidRPr="00211BF7">
        <w:t>RCC-&gt;AHB2ENR &amp;= ~RCC_AHB2Periph_GPIOA;</w:t>
      </w:r>
    </w:p>
    <w:p w14:paraId="1601B4ED" w14:textId="77777777" w:rsidR="00B252A0" w:rsidRPr="00211BF7" w:rsidRDefault="00000000" w:rsidP="00B252A0">
      <w:r>
        <w:lastRenderedPageBreak/>
        <w:pict w14:anchorId="3041E730">
          <v:rect id="_x0000_i1062" style="width:0;height:1.5pt" o:hralign="center" o:hrstd="t" o:hr="t" fillcolor="#a0a0a0" stroked="f"/>
        </w:pict>
      </w:r>
    </w:p>
    <w:p w14:paraId="5A86A1F1" w14:textId="77777777" w:rsidR="00B252A0" w:rsidRPr="00211BF7" w:rsidRDefault="00B252A0" w:rsidP="00B252A0">
      <w:pPr>
        <w:pStyle w:val="3"/>
      </w:pPr>
      <w:r w:rsidRPr="00211BF7">
        <w:t>5. 总结</w:t>
      </w:r>
    </w:p>
    <w:p w14:paraId="79FF7D14" w14:textId="77777777" w:rsidR="00B252A0" w:rsidRPr="00211BF7" w:rsidRDefault="00B252A0">
      <w:pPr>
        <w:numPr>
          <w:ilvl w:val="0"/>
          <w:numId w:val="98"/>
        </w:numPr>
      </w:pPr>
      <w:r w:rsidRPr="00211BF7">
        <w:t xml:space="preserve">RCC_AHB2PeriphClockCmd() → 开关 </w:t>
      </w:r>
      <w:r w:rsidRPr="00211BF7">
        <w:rPr>
          <w:b/>
          <w:bCs/>
        </w:rPr>
        <w:t>AHB2 总线外设</w:t>
      </w:r>
      <w:r w:rsidRPr="00211BF7">
        <w:t xml:space="preserve"> 的时钟</w:t>
      </w:r>
    </w:p>
    <w:p w14:paraId="596E62FF" w14:textId="77777777" w:rsidR="00B252A0" w:rsidRPr="00211BF7" w:rsidRDefault="00B252A0">
      <w:pPr>
        <w:numPr>
          <w:ilvl w:val="0"/>
          <w:numId w:val="98"/>
        </w:numPr>
      </w:pPr>
      <w:r w:rsidRPr="00211BF7">
        <w:t>参数 = 哪个外设，状态 = 开/关</w:t>
      </w:r>
    </w:p>
    <w:p w14:paraId="7AD8BEDA" w14:textId="77777777" w:rsidR="00B252A0" w:rsidRPr="00C44A25" w:rsidRDefault="00B252A0">
      <w:pPr>
        <w:numPr>
          <w:ilvl w:val="0"/>
          <w:numId w:val="98"/>
        </w:numPr>
      </w:pPr>
      <w:r w:rsidRPr="00211BF7">
        <w:t xml:space="preserve">本质就是操作 </w:t>
      </w:r>
      <w:r w:rsidRPr="00211BF7">
        <w:rPr>
          <w:b/>
          <w:bCs/>
        </w:rPr>
        <w:t>RCC_AHB2ENR 寄存器</w:t>
      </w:r>
    </w:p>
    <w:p w14:paraId="681EB8D0" w14:textId="77777777" w:rsidR="00B252A0" w:rsidRDefault="00B252A0" w:rsidP="00B252A0">
      <w:pPr>
        <w:pStyle w:val="2"/>
      </w:pPr>
      <w:proofErr w:type="spellStart"/>
      <w:r w:rsidRPr="0089486D">
        <w:t>RCC_GetFlagStatus</w:t>
      </w:r>
      <w:proofErr w:type="spellEnd"/>
      <w:r>
        <w:rPr>
          <w:rFonts w:hint="eastAsia"/>
        </w:rPr>
        <w:t>()</w:t>
      </w:r>
      <w:r>
        <w:br/>
      </w:r>
      <w:r w:rsidRPr="00276D40">
        <w:rPr>
          <w:b/>
          <w:bCs/>
        </w:rPr>
        <w:t>获取 STM32 RCC（复位和时钟控制）模块的各种状态标志</w:t>
      </w:r>
    </w:p>
    <w:p w14:paraId="7DA4FB12" w14:textId="77777777" w:rsidR="00B252A0" w:rsidRPr="00276D40" w:rsidRDefault="00B252A0" w:rsidP="00B252A0">
      <w:r w:rsidRPr="00276D40">
        <w:t xml:space="preserve">这个函数 </w:t>
      </w:r>
      <w:proofErr w:type="spellStart"/>
      <w:r w:rsidRPr="00276D40">
        <w:t>RCC_GetFlagStatus</w:t>
      </w:r>
      <w:proofErr w:type="spellEnd"/>
      <w:r w:rsidRPr="00276D40">
        <w:t>(uint8_t RCC_FLAG)用于</w:t>
      </w:r>
      <w:r w:rsidRPr="00276D40">
        <w:rPr>
          <w:b/>
          <w:bCs/>
        </w:rPr>
        <w:t>获取 STM32 RCC（复位和时钟控制）模块的各种状态标志</w:t>
      </w:r>
      <w:r w:rsidRPr="00276D40">
        <w:t>。让我为您详细解释：</w:t>
      </w:r>
    </w:p>
    <w:p w14:paraId="3D40D6E1" w14:textId="77777777" w:rsidR="00B252A0" w:rsidRPr="00276D40" w:rsidRDefault="00B252A0" w:rsidP="00B252A0">
      <w:pPr>
        <w:pStyle w:val="3"/>
      </w:pPr>
      <w:r w:rsidRPr="00276D40">
        <w:t>函数功能</w:t>
      </w:r>
    </w:p>
    <w:p w14:paraId="7B803A98" w14:textId="77777777" w:rsidR="00B252A0" w:rsidRPr="00276D40" w:rsidRDefault="00B252A0" w:rsidP="00B252A0">
      <w:r w:rsidRPr="00276D40">
        <w:rPr>
          <w:rFonts w:ascii="Times New Roman" w:hAnsi="Times New Roman" w:cs="Times New Roman"/>
        </w:rPr>
        <w:t>​</w:t>
      </w:r>
      <w:r w:rsidRPr="00276D40">
        <w:rPr>
          <w:b/>
          <w:bCs/>
        </w:rPr>
        <w:t>读取 RCC 模块的状态标志</w:t>
      </w:r>
      <w:r w:rsidRPr="00276D40">
        <w:t>，用于检查时钟系统、复位源和各种错误状态。</w:t>
      </w:r>
    </w:p>
    <w:p w14:paraId="0154D6A7" w14:textId="77777777" w:rsidR="00B252A0" w:rsidRPr="00276D40" w:rsidRDefault="00B252A0" w:rsidP="00B252A0">
      <w:pPr>
        <w:pStyle w:val="3"/>
      </w:pPr>
      <w:r w:rsidRPr="00276D40">
        <w:t>函数原型</w:t>
      </w:r>
    </w:p>
    <w:p w14:paraId="2EBB7AD8" w14:textId="77777777" w:rsidR="00B252A0" w:rsidRPr="00276D40" w:rsidRDefault="00B252A0" w:rsidP="00B252A0">
      <w:proofErr w:type="spellStart"/>
      <w:r w:rsidRPr="00276D40">
        <w:t>FlagStatus</w:t>
      </w:r>
      <w:proofErr w:type="spellEnd"/>
      <w:r w:rsidRPr="00276D40">
        <w:t xml:space="preserve"> </w:t>
      </w:r>
      <w:proofErr w:type="spellStart"/>
      <w:r w:rsidRPr="00276D40">
        <w:t>RCC_</w:t>
      </w:r>
      <w:proofErr w:type="gramStart"/>
      <w:r w:rsidRPr="00276D40">
        <w:t>GetFlagStatus</w:t>
      </w:r>
      <w:proofErr w:type="spellEnd"/>
      <w:r w:rsidRPr="00276D40">
        <w:t>(</w:t>
      </w:r>
      <w:proofErr w:type="gramEnd"/>
      <w:r w:rsidRPr="00276D40">
        <w:t>uint8_t RCC_FLAG);</w:t>
      </w:r>
    </w:p>
    <w:p w14:paraId="69647075" w14:textId="77777777" w:rsidR="00B252A0" w:rsidRPr="00276D40" w:rsidRDefault="00B252A0" w:rsidP="00B252A0">
      <w:pPr>
        <w:pStyle w:val="3"/>
      </w:pPr>
      <w:r w:rsidRPr="00276D40">
        <w:t>参数说明</w:t>
      </w:r>
    </w:p>
    <w:p w14:paraId="4D3B227D" w14:textId="77777777" w:rsidR="00B252A0" w:rsidRPr="00276D40" w:rsidRDefault="00B252A0" w:rsidP="00B252A0">
      <w:r w:rsidRPr="00276D40">
        <w:t>RCC_FLAG：要检查的状态标志，可以是以下值：</w:t>
      </w:r>
    </w:p>
    <w:p w14:paraId="70A6FFCE" w14:textId="77777777" w:rsidR="00B252A0" w:rsidRPr="00276D40" w:rsidRDefault="00B252A0" w:rsidP="00B252A0">
      <w:pPr>
        <w:pStyle w:val="3"/>
      </w:pPr>
      <w:r w:rsidRPr="00276D40">
        <w:t>时钟相关标志</w:t>
      </w:r>
    </w:p>
    <w:p w14:paraId="51B07F57" w14:textId="77777777" w:rsidR="00B252A0" w:rsidRPr="00276D40" w:rsidRDefault="00B252A0">
      <w:pPr>
        <w:numPr>
          <w:ilvl w:val="0"/>
          <w:numId w:val="339"/>
        </w:numPr>
      </w:pPr>
      <w:r w:rsidRPr="00276D40">
        <w:t>RCC_FLAG_HSIRDY：HSI 时钟就绪标志</w:t>
      </w:r>
    </w:p>
    <w:p w14:paraId="7B121008" w14:textId="77777777" w:rsidR="00B252A0" w:rsidRPr="00276D40" w:rsidRDefault="00B252A0">
      <w:pPr>
        <w:numPr>
          <w:ilvl w:val="0"/>
          <w:numId w:val="339"/>
        </w:numPr>
      </w:pPr>
      <w:r w:rsidRPr="00276D40">
        <w:t>RCC_FLAG_HSERDY：HSE 时钟就绪标志</w:t>
      </w:r>
    </w:p>
    <w:p w14:paraId="7EFE0487" w14:textId="77777777" w:rsidR="00B252A0" w:rsidRPr="00276D40" w:rsidRDefault="00B252A0">
      <w:pPr>
        <w:numPr>
          <w:ilvl w:val="0"/>
          <w:numId w:val="339"/>
        </w:numPr>
      </w:pPr>
      <w:r w:rsidRPr="00276D40">
        <w:t>RCC_FLAG_PLLRDY：PLL 时钟就绪标志</w:t>
      </w:r>
    </w:p>
    <w:p w14:paraId="7200B889" w14:textId="77777777" w:rsidR="00B252A0" w:rsidRPr="00276D40" w:rsidRDefault="00B252A0">
      <w:pPr>
        <w:numPr>
          <w:ilvl w:val="0"/>
          <w:numId w:val="339"/>
        </w:numPr>
      </w:pPr>
      <w:r w:rsidRPr="00276D40">
        <w:t>RCC_FLAG_LSIRDY：LSI 时钟就绪标志</w:t>
      </w:r>
    </w:p>
    <w:p w14:paraId="20B44599" w14:textId="77777777" w:rsidR="00B252A0" w:rsidRPr="00276D40" w:rsidRDefault="00B252A0">
      <w:pPr>
        <w:numPr>
          <w:ilvl w:val="0"/>
          <w:numId w:val="339"/>
        </w:numPr>
      </w:pPr>
      <w:r w:rsidRPr="00276D40">
        <w:t>RCC_FLAG_LSERDY：LSE 时钟就绪标志</w:t>
      </w:r>
    </w:p>
    <w:p w14:paraId="3EDED2BA" w14:textId="77777777" w:rsidR="00B252A0" w:rsidRPr="00276D40" w:rsidRDefault="00B252A0" w:rsidP="00B252A0">
      <w:pPr>
        <w:pStyle w:val="3"/>
      </w:pPr>
      <w:r w:rsidRPr="00276D40">
        <w:t>复位源标志</w:t>
      </w:r>
    </w:p>
    <w:p w14:paraId="054702BD" w14:textId="77777777" w:rsidR="00B252A0" w:rsidRPr="00276D40" w:rsidRDefault="00B252A0">
      <w:pPr>
        <w:numPr>
          <w:ilvl w:val="0"/>
          <w:numId w:val="340"/>
        </w:numPr>
      </w:pPr>
      <w:r w:rsidRPr="00276D40">
        <w:t>RCC_FLAG_PINRST：引脚复位标志</w:t>
      </w:r>
    </w:p>
    <w:p w14:paraId="1040C5FC" w14:textId="77777777" w:rsidR="00B252A0" w:rsidRPr="00276D40" w:rsidRDefault="00B252A0">
      <w:pPr>
        <w:numPr>
          <w:ilvl w:val="0"/>
          <w:numId w:val="340"/>
        </w:numPr>
      </w:pPr>
      <w:r w:rsidRPr="00276D40">
        <w:lastRenderedPageBreak/>
        <w:t>RCC_FLAG_PORRST：上电/掉电复位标志</w:t>
      </w:r>
    </w:p>
    <w:p w14:paraId="1FF8064D" w14:textId="77777777" w:rsidR="00B252A0" w:rsidRPr="00276D40" w:rsidRDefault="00B252A0">
      <w:pPr>
        <w:numPr>
          <w:ilvl w:val="0"/>
          <w:numId w:val="340"/>
        </w:numPr>
      </w:pPr>
      <w:r w:rsidRPr="00276D40">
        <w:t>RCC_FLAG_SFTRST：软件复位标志</w:t>
      </w:r>
    </w:p>
    <w:p w14:paraId="091682D4" w14:textId="77777777" w:rsidR="00B252A0" w:rsidRPr="00276D40" w:rsidRDefault="00B252A0">
      <w:pPr>
        <w:numPr>
          <w:ilvl w:val="0"/>
          <w:numId w:val="340"/>
        </w:numPr>
      </w:pPr>
      <w:r w:rsidRPr="00276D40">
        <w:t>RCC_FLAG_IWDGRST：独立看门狗复位标志</w:t>
      </w:r>
    </w:p>
    <w:p w14:paraId="3FA5C41A" w14:textId="77777777" w:rsidR="00B252A0" w:rsidRPr="00276D40" w:rsidRDefault="00B252A0">
      <w:pPr>
        <w:numPr>
          <w:ilvl w:val="0"/>
          <w:numId w:val="340"/>
        </w:numPr>
      </w:pPr>
      <w:r w:rsidRPr="00276D40">
        <w:t>RCC_FLAG_WWDGRST：窗口看门狗复位标志</w:t>
      </w:r>
    </w:p>
    <w:p w14:paraId="5560DF0D" w14:textId="77777777" w:rsidR="00B252A0" w:rsidRPr="00276D40" w:rsidRDefault="00B252A0">
      <w:pPr>
        <w:numPr>
          <w:ilvl w:val="0"/>
          <w:numId w:val="340"/>
        </w:numPr>
      </w:pPr>
      <w:r w:rsidRPr="00276D40">
        <w:t>RCC_FLAG_LPWRRST：低功耗复位标志</w:t>
      </w:r>
    </w:p>
    <w:p w14:paraId="0059EC1D" w14:textId="77777777" w:rsidR="00B252A0" w:rsidRPr="00276D40" w:rsidRDefault="00B252A0" w:rsidP="00B252A0">
      <w:pPr>
        <w:pStyle w:val="3"/>
      </w:pPr>
      <w:r w:rsidRPr="00276D40">
        <w:t>时钟安全系统标志</w:t>
      </w:r>
    </w:p>
    <w:p w14:paraId="14C3C7B7" w14:textId="77777777" w:rsidR="00B252A0" w:rsidRPr="00276D40" w:rsidRDefault="00B252A0">
      <w:pPr>
        <w:numPr>
          <w:ilvl w:val="0"/>
          <w:numId w:val="341"/>
        </w:numPr>
      </w:pPr>
      <w:r w:rsidRPr="00276D40">
        <w:t>RCC_FLAG_HSECSS：HSE 时钟安全系统标志</w:t>
      </w:r>
    </w:p>
    <w:p w14:paraId="35D16D48" w14:textId="77777777" w:rsidR="00B252A0" w:rsidRPr="00276D40" w:rsidRDefault="00B252A0" w:rsidP="00B252A0">
      <w:pPr>
        <w:pStyle w:val="3"/>
      </w:pPr>
      <w:r w:rsidRPr="00276D40">
        <w:t>返回值</w:t>
      </w:r>
    </w:p>
    <w:p w14:paraId="3E5A3509" w14:textId="77777777" w:rsidR="00B252A0" w:rsidRPr="00276D40" w:rsidRDefault="00B252A0">
      <w:pPr>
        <w:numPr>
          <w:ilvl w:val="0"/>
          <w:numId w:val="342"/>
        </w:numPr>
      </w:pPr>
      <w:r w:rsidRPr="00276D40">
        <w:t>SET：标志位被设置（1）</w:t>
      </w:r>
    </w:p>
    <w:p w14:paraId="25B16A12" w14:textId="77777777" w:rsidR="00B252A0" w:rsidRPr="00276D40" w:rsidRDefault="00B252A0">
      <w:pPr>
        <w:numPr>
          <w:ilvl w:val="0"/>
          <w:numId w:val="342"/>
        </w:numPr>
      </w:pPr>
      <w:r w:rsidRPr="00276D40">
        <w:t>RESET：标志位被清除（0）</w:t>
      </w:r>
    </w:p>
    <w:p w14:paraId="223EF92D" w14:textId="77777777" w:rsidR="00B252A0" w:rsidRPr="00276D40" w:rsidRDefault="00B252A0" w:rsidP="00B252A0">
      <w:pPr>
        <w:pStyle w:val="3"/>
      </w:pPr>
      <w:r w:rsidRPr="00276D40">
        <w:t>工作原理</w:t>
      </w:r>
    </w:p>
    <w:p w14:paraId="64E9F582" w14:textId="77777777" w:rsidR="00B252A0" w:rsidRPr="00276D40" w:rsidRDefault="00B252A0" w:rsidP="00B252A0">
      <w:r w:rsidRPr="00276D40">
        <w:t>这个函数检查 RCC 控制寄存器（RCC_CR）和时钟控制/状态寄存器（RCC_CSR）中的标志位：</w:t>
      </w:r>
    </w:p>
    <w:p w14:paraId="7E7C64F9" w14:textId="77777777" w:rsidR="00B252A0" w:rsidRPr="00276D40" w:rsidRDefault="00B252A0" w:rsidP="00B252A0">
      <w:proofErr w:type="spellStart"/>
      <w:r w:rsidRPr="00276D40">
        <w:t>FlagStatus</w:t>
      </w:r>
      <w:proofErr w:type="spellEnd"/>
      <w:r w:rsidRPr="00276D40">
        <w:t xml:space="preserve"> </w:t>
      </w:r>
      <w:proofErr w:type="spellStart"/>
      <w:r w:rsidRPr="00276D40">
        <w:t>RCC_</w:t>
      </w:r>
      <w:proofErr w:type="gramStart"/>
      <w:r w:rsidRPr="00276D40">
        <w:t>GetFlagStatus</w:t>
      </w:r>
      <w:proofErr w:type="spellEnd"/>
      <w:r w:rsidRPr="00276D40">
        <w:t>(</w:t>
      </w:r>
      <w:proofErr w:type="gramEnd"/>
      <w:r w:rsidRPr="00276D40">
        <w:t>uint8_t RCC_FLAG)</w:t>
      </w:r>
    </w:p>
    <w:p w14:paraId="053AA21E" w14:textId="77777777" w:rsidR="00B252A0" w:rsidRPr="00276D40" w:rsidRDefault="00B252A0" w:rsidP="00B252A0">
      <w:r w:rsidRPr="00276D40">
        <w:t>{</w:t>
      </w:r>
    </w:p>
    <w:p w14:paraId="3569FD8A" w14:textId="77777777" w:rsidR="00B252A0" w:rsidRPr="00276D40" w:rsidRDefault="00B252A0" w:rsidP="00B252A0">
      <w:r w:rsidRPr="00276D40">
        <w:t xml:space="preserve">    uint32_t </w:t>
      </w:r>
      <w:proofErr w:type="spellStart"/>
      <w:r w:rsidRPr="00276D40">
        <w:t>tmp</w:t>
      </w:r>
      <w:proofErr w:type="spellEnd"/>
      <w:r w:rsidRPr="00276D40">
        <w:t xml:space="preserve"> = 0;</w:t>
      </w:r>
    </w:p>
    <w:p w14:paraId="3E306A27" w14:textId="77777777" w:rsidR="00B252A0" w:rsidRPr="00276D40" w:rsidRDefault="00B252A0" w:rsidP="00B252A0">
      <w:r w:rsidRPr="00276D40">
        <w:t xml:space="preserve">    </w:t>
      </w:r>
      <w:proofErr w:type="spellStart"/>
      <w:r w:rsidRPr="00276D40">
        <w:t>FlagStatus</w:t>
      </w:r>
      <w:proofErr w:type="spellEnd"/>
      <w:r w:rsidRPr="00276D40">
        <w:t xml:space="preserve"> status = RESET;</w:t>
      </w:r>
    </w:p>
    <w:p w14:paraId="62653DE5" w14:textId="77777777" w:rsidR="00B252A0" w:rsidRPr="00276D40" w:rsidRDefault="00B252A0" w:rsidP="00B252A0">
      <w:r w:rsidRPr="00276D40">
        <w:t xml:space="preserve">    </w:t>
      </w:r>
    </w:p>
    <w:p w14:paraId="61047153" w14:textId="77777777" w:rsidR="00B252A0" w:rsidRPr="00276D40" w:rsidRDefault="00B252A0" w:rsidP="00B252A0">
      <w:r w:rsidRPr="00276D40">
        <w:t xml:space="preserve">    // 检查标志位属于哪个寄存器</w:t>
      </w:r>
    </w:p>
    <w:p w14:paraId="027C7604" w14:textId="77777777" w:rsidR="00B252A0" w:rsidRPr="00276D40" w:rsidRDefault="00B252A0" w:rsidP="00B252A0">
      <w:r w:rsidRPr="00276D40">
        <w:t xml:space="preserve">    if (RCC_FLAG &amp; </w:t>
      </w:r>
      <w:proofErr w:type="gramStart"/>
      <w:r w:rsidRPr="00276D40">
        <w:t>0x80) {</w:t>
      </w:r>
      <w:proofErr w:type="gramEnd"/>
    </w:p>
    <w:p w14:paraId="7BC82A67" w14:textId="77777777" w:rsidR="00B252A0" w:rsidRPr="00276D40" w:rsidRDefault="00B252A0" w:rsidP="00B252A0">
      <w:r w:rsidRPr="00276D40">
        <w:t xml:space="preserve">        // CSR 寄存器中的标志位</w:t>
      </w:r>
    </w:p>
    <w:p w14:paraId="490F9F0A" w14:textId="77777777" w:rsidR="00B252A0" w:rsidRPr="00276D40" w:rsidRDefault="00B252A0" w:rsidP="00B252A0">
      <w:r w:rsidRPr="00276D40">
        <w:t xml:space="preserve">        </w:t>
      </w:r>
      <w:proofErr w:type="spellStart"/>
      <w:r w:rsidRPr="00276D40">
        <w:t>tmp</w:t>
      </w:r>
      <w:proofErr w:type="spellEnd"/>
      <w:r w:rsidRPr="00276D40">
        <w:t xml:space="preserve"> = RCC-&gt;CSR &amp; (RCC_FLAG &amp; 0x7F);</w:t>
      </w:r>
    </w:p>
    <w:p w14:paraId="77552982" w14:textId="77777777" w:rsidR="00B252A0" w:rsidRPr="00276D40" w:rsidRDefault="00B252A0" w:rsidP="00B252A0">
      <w:r w:rsidRPr="00276D40">
        <w:t xml:space="preserve">    } else {</w:t>
      </w:r>
    </w:p>
    <w:p w14:paraId="19264921" w14:textId="77777777" w:rsidR="00B252A0" w:rsidRPr="00276D40" w:rsidRDefault="00B252A0" w:rsidP="00B252A0">
      <w:r w:rsidRPr="00276D40">
        <w:t xml:space="preserve">        // CR 寄存器中的标志位</w:t>
      </w:r>
    </w:p>
    <w:p w14:paraId="6CD035DA" w14:textId="77777777" w:rsidR="00B252A0" w:rsidRPr="00276D40" w:rsidRDefault="00B252A0" w:rsidP="00B252A0">
      <w:r w:rsidRPr="00276D40">
        <w:t xml:space="preserve">        </w:t>
      </w:r>
      <w:proofErr w:type="spellStart"/>
      <w:r w:rsidRPr="00276D40">
        <w:t>tmp</w:t>
      </w:r>
      <w:proofErr w:type="spellEnd"/>
      <w:r w:rsidRPr="00276D40">
        <w:t xml:space="preserve"> = RCC-&gt;CR &amp; RCC_FLAG;</w:t>
      </w:r>
    </w:p>
    <w:p w14:paraId="0AAED540" w14:textId="77777777" w:rsidR="00B252A0" w:rsidRPr="00276D40" w:rsidRDefault="00B252A0" w:rsidP="00B252A0">
      <w:r w:rsidRPr="00276D40">
        <w:t xml:space="preserve">    }</w:t>
      </w:r>
    </w:p>
    <w:p w14:paraId="70379ED6" w14:textId="77777777" w:rsidR="00B252A0" w:rsidRPr="00276D40" w:rsidRDefault="00B252A0" w:rsidP="00B252A0">
      <w:r w:rsidRPr="00276D40">
        <w:lastRenderedPageBreak/>
        <w:t xml:space="preserve">    </w:t>
      </w:r>
    </w:p>
    <w:p w14:paraId="20D5667D" w14:textId="77777777" w:rsidR="00B252A0" w:rsidRPr="00276D40" w:rsidRDefault="00B252A0" w:rsidP="00B252A0">
      <w:r w:rsidRPr="00276D40">
        <w:t xml:space="preserve">    if (</w:t>
      </w:r>
      <w:proofErr w:type="spellStart"/>
      <w:proofErr w:type="gramStart"/>
      <w:r w:rsidRPr="00276D40">
        <w:t>tmp</w:t>
      </w:r>
      <w:proofErr w:type="spellEnd"/>
      <w:r w:rsidRPr="00276D40">
        <w:t xml:space="preserve"> !</w:t>
      </w:r>
      <w:proofErr w:type="gramEnd"/>
      <w:r w:rsidRPr="00276D40">
        <w:t xml:space="preserve">= </w:t>
      </w:r>
      <w:proofErr w:type="gramStart"/>
      <w:r w:rsidRPr="00276D40">
        <w:t>0) {</w:t>
      </w:r>
      <w:proofErr w:type="gramEnd"/>
    </w:p>
    <w:p w14:paraId="35C98EDF" w14:textId="77777777" w:rsidR="00B252A0" w:rsidRPr="00276D40" w:rsidRDefault="00B252A0" w:rsidP="00B252A0">
      <w:r w:rsidRPr="00276D40">
        <w:t xml:space="preserve">        status = SET;</w:t>
      </w:r>
    </w:p>
    <w:p w14:paraId="107AC31A" w14:textId="77777777" w:rsidR="00B252A0" w:rsidRPr="00276D40" w:rsidRDefault="00B252A0" w:rsidP="00B252A0">
      <w:r w:rsidRPr="00276D40">
        <w:t xml:space="preserve">    } else {</w:t>
      </w:r>
    </w:p>
    <w:p w14:paraId="509B77DD" w14:textId="77777777" w:rsidR="00B252A0" w:rsidRPr="00276D40" w:rsidRDefault="00B252A0" w:rsidP="00B252A0">
      <w:r w:rsidRPr="00276D40">
        <w:t xml:space="preserve">        status = RESET;</w:t>
      </w:r>
    </w:p>
    <w:p w14:paraId="775234B2" w14:textId="77777777" w:rsidR="00B252A0" w:rsidRPr="00276D40" w:rsidRDefault="00B252A0" w:rsidP="00B252A0">
      <w:r w:rsidRPr="00276D40">
        <w:t xml:space="preserve">    }</w:t>
      </w:r>
    </w:p>
    <w:p w14:paraId="27BC8195" w14:textId="77777777" w:rsidR="00B252A0" w:rsidRPr="00276D40" w:rsidRDefault="00B252A0" w:rsidP="00B252A0">
      <w:r w:rsidRPr="00276D40">
        <w:t xml:space="preserve">    </w:t>
      </w:r>
    </w:p>
    <w:p w14:paraId="05C400C8" w14:textId="77777777" w:rsidR="00B252A0" w:rsidRPr="00276D40" w:rsidRDefault="00B252A0" w:rsidP="00B252A0">
      <w:r w:rsidRPr="00276D40">
        <w:t xml:space="preserve">    return status;</w:t>
      </w:r>
    </w:p>
    <w:p w14:paraId="4B5EAF5B" w14:textId="77777777" w:rsidR="00B252A0" w:rsidRPr="00276D40" w:rsidRDefault="00B252A0" w:rsidP="00B252A0">
      <w:r w:rsidRPr="00276D40">
        <w:t>}</w:t>
      </w:r>
    </w:p>
    <w:p w14:paraId="0A7A0077" w14:textId="77777777" w:rsidR="00B252A0" w:rsidRPr="00276D40" w:rsidRDefault="00B252A0" w:rsidP="00B252A0">
      <w:pPr>
        <w:pStyle w:val="3"/>
      </w:pPr>
      <w:r w:rsidRPr="00276D40">
        <w:t>完整示例代码</w:t>
      </w:r>
    </w:p>
    <w:p w14:paraId="057096DF" w14:textId="77777777" w:rsidR="00B252A0" w:rsidRPr="00276D40" w:rsidRDefault="00B252A0" w:rsidP="00B252A0">
      <w:proofErr w:type="gramStart"/>
      <w:r w:rsidRPr="00276D40">
        <w:t>#include</w:t>
      </w:r>
      <w:proofErr w:type="gramEnd"/>
      <w:r w:rsidRPr="00276D40">
        <w:t xml:space="preserve"> "stm32f10x.h"</w:t>
      </w:r>
    </w:p>
    <w:p w14:paraId="4B58A0FC" w14:textId="77777777" w:rsidR="00B252A0" w:rsidRPr="00276D40" w:rsidRDefault="00B252A0" w:rsidP="00B252A0">
      <w:proofErr w:type="gramStart"/>
      <w:r w:rsidRPr="00276D40">
        <w:t>#include</w:t>
      </w:r>
      <w:proofErr w:type="gramEnd"/>
      <w:r w:rsidRPr="00276D40">
        <w:t xml:space="preserve"> "stm32f10x_rcc.h"</w:t>
      </w:r>
    </w:p>
    <w:p w14:paraId="2224B153" w14:textId="77777777" w:rsidR="00B252A0" w:rsidRPr="00276D40" w:rsidRDefault="00B252A0" w:rsidP="00B252A0"/>
    <w:p w14:paraId="74B38575" w14:textId="77777777" w:rsidR="00B252A0" w:rsidRPr="00276D40" w:rsidRDefault="00B252A0" w:rsidP="00B252A0">
      <w:r w:rsidRPr="00276D40">
        <w:t>// 系统启动时的时钟状态检查</w:t>
      </w:r>
    </w:p>
    <w:p w14:paraId="2613BE36" w14:textId="77777777" w:rsidR="00B252A0" w:rsidRPr="00276D40" w:rsidRDefault="00B252A0" w:rsidP="00B252A0">
      <w:r w:rsidRPr="00276D40">
        <w:t xml:space="preserve">void </w:t>
      </w:r>
      <w:proofErr w:type="spellStart"/>
      <w:r w:rsidRPr="00276D40">
        <w:t>CheckSystemClocks</w:t>
      </w:r>
      <w:proofErr w:type="spellEnd"/>
      <w:r w:rsidRPr="00276D40">
        <w:t>(void)</w:t>
      </w:r>
    </w:p>
    <w:p w14:paraId="5E74D5E3" w14:textId="77777777" w:rsidR="00B252A0" w:rsidRPr="00276D40" w:rsidRDefault="00B252A0" w:rsidP="00B252A0">
      <w:r w:rsidRPr="00276D40">
        <w:t>{</w:t>
      </w:r>
    </w:p>
    <w:p w14:paraId="433E4F1D"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"Checking system clocks...\n");</w:t>
      </w:r>
    </w:p>
    <w:p w14:paraId="486DE9B8" w14:textId="77777777" w:rsidR="00B252A0" w:rsidRPr="00276D40" w:rsidRDefault="00B252A0" w:rsidP="00B252A0">
      <w:r w:rsidRPr="00276D40">
        <w:t xml:space="preserve">    </w:t>
      </w:r>
    </w:p>
    <w:p w14:paraId="3BAC1E0C" w14:textId="77777777" w:rsidR="00B252A0" w:rsidRPr="00276D40" w:rsidRDefault="00B252A0" w:rsidP="00B252A0">
      <w:r w:rsidRPr="00276D40">
        <w:t xml:space="preserve">    // 检查 HSI 时钟</w:t>
      </w:r>
    </w:p>
    <w:p w14:paraId="550982E8"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RCC_FLAG_HSIRDY) == SET) {</w:t>
      </w:r>
    </w:p>
    <w:p w14:paraId="68EFE23C"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"HSI clock ready\n");</w:t>
      </w:r>
    </w:p>
    <w:p w14:paraId="55C6FD79" w14:textId="77777777" w:rsidR="00B252A0" w:rsidRPr="00276D40" w:rsidRDefault="00B252A0" w:rsidP="00B252A0">
      <w:r w:rsidRPr="00276D40">
        <w:t xml:space="preserve">    } else {</w:t>
      </w:r>
    </w:p>
    <w:p w14:paraId="4DF6F774"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 xml:space="preserve">"HSI clock not </w:t>
      </w:r>
      <w:proofErr w:type="gramStart"/>
      <w:r w:rsidRPr="00276D40">
        <w:t>ready!\</w:t>
      </w:r>
      <w:proofErr w:type="gramEnd"/>
      <w:r w:rsidRPr="00276D40">
        <w:t>n");</w:t>
      </w:r>
    </w:p>
    <w:p w14:paraId="167FF795" w14:textId="77777777" w:rsidR="00B252A0" w:rsidRPr="00276D40" w:rsidRDefault="00B252A0" w:rsidP="00B252A0">
      <w:r w:rsidRPr="00276D40">
        <w:t xml:space="preserve">    }</w:t>
      </w:r>
    </w:p>
    <w:p w14:paraId="4649CBD2" w14:textId="77777777" w:rsidR="00B252A0" w:rsidRPr="00276D40" w:rsidRDefault="00B252A0" w:rsidP="00B252A0">
      <w:r w:rsidRPr="00276D40">
        <w:t xml:space="preserve">    </w:t>
      </w:r>
    </w:p>
    <w:p w14:paraId="181D1613" w14:textId="77777777" w:rsidR="00B252A0" w:rsidRPr="00276D40" w:rsidRDefault="00B252A0" w:rsidP="00B252A0">
      <w:r w:rsidRPr="00276D40">
        <w:t xml:space="preserve">    // 检查 HSE 时钟</w:t>
      </w:r>
    </w:p>
    <w:p w14:paraId="2EE4A820" w14:textId="77777777" w:rsidR="00B252A0" w:rsidRPr="00276D40" w:rsidRDefault="00B252A0" w:rsidP="00B252A0">
      <w:r w:rsidRPr="00276D40">
        <w:lastRenderedPageBreak/>
        <w:t xml:space="preserve">    if (</w:t>
      </w:r>
      <w:proofErr w:type="spellStart"/>
      <w:r w:rsidRPr="00276D40">
        <w:t>RCC_</w:t>
      </w:r>
      <w:proofErr w:type="gramStart"/>
      <w:r w:rsidRPr="00276D40">
        <w:t>GetFlagStatus</w:t>
      </w:r>
      <w:proofErr w:type="spellEnd"/>
      <w:r w:rsidRPr="00276D40">
        <w:t>(</w:t>
      </w:r>
      <w:proofErr w:type="gramEnd"/>
      <w:r w:rsidRPr="00276D40">
        <w:t>RCC_FLAG_HSERDY) == SET) {</w:t>
      </w:r>
    </w:p>
    <w:p w14:paraId="1512A992"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"HSE clock ready\n");</w:t>
      </w:r>
    </w:p>
    <w:p w14:paraId="080006A2" w14:textId="77777777" w:rsidR="00B252A0" w:rsidRPr="00276D40" w:rsidRDefault="00B252A0" w:rsidP="00B252A0">
      <w:r w:rsidRPr="00276D40">
        <w:t xml:space="preserve">    } else {</w:t>
      </w:r>
    </w:p>
    <w:p w14:paraId="040B17FF"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 xml:space="preserve">"HSE clock not </w:t>
      </w:r>
      <w:proofErr w:type="gramStart"/>
      <w:r w:rsidRPr="00276D40">
        <w:t>ready!\</w:t>
      </w:r>
      <w:proofErr w:type="gramEnd"/>
      <w:r w:rsidRPr="00276D40">
        <w:t>n");</w:t>
      </w:r>
    </w:p>
    <w:p w14:paraId="38A44C62" w14:textId="77777777" w:rsidR="00B252A0" w:rsidRPr="00276D40" w:rsidRDefault="00B252A0" w:rsidP="00B252A0">
      <w:r w:rsidRPr="00276D40">
        <w:t xml:space="preserve">    }</w:t>
      </w:r>
    </w:p>
    <w:p w14:paraId="12130EAA" w14:textId="77777777" w:rsidR="00B252A0" w:rsidRPr="00276D40" w:rsidRDefault="00B252A0" w:rsidP="00B252A0">
      <w:r w:rsidRPr="00276D40">
        <w:t xml:space="preserve">    </w:t>
      </w:r>
    </w:p>
    <w:p w14:paraId="0026590B" w14:textId="77777777" w:rsidR="00B252A0" w:rsidRPr="00276D40" w:rsidRDefault="00B252A0" w:rsidP="00B252A0">
      <w:r w:rsidRPr="00276D40">
        <w:t xml:space="preserve">    // 检查 PLL 时钟</w:t>
      </w:r>
    </w:p>
    <w:p w14:paraId="5A32A0D5"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 xml:space="preserve">RCC_FLAG_PLLRDY) == </w:t>
      </w:r>
      <w:proofErr w:type="gramStart"/>
      <w:r w:rsidRPr="00276D40">
        <w:t>SET) {</w:t>
      </w:r>
      <w:proofErr w:type="gramEnd"/>
    </w:p>
    <w:p w14:paraId="6351012A"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"PLL clock ready\n");</w:t>
      </w:r>
    </w:p>
    <w:p w14:paraId="35A6A52A" w14:textId="77777777" w:rsidR="00B252A0" w:rsidRPr="00276D40" w:rsidRDefault="00B252A0" w:rsidP="00B252A0">
      <w:r w:rsidRPr="00276D40">
        <w:t xml:space="preserve">    } else {</w:t>
      </w:r>
    </w:p>
    <w:p w14:paraId="551B0E3A"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 xml:space="preserve">"PLL clock not </w:t>
      </w:r>
      <w:proofErr w:type="gramStart"/>
      <w:r w:rsidRPr="00276D40">
        <w:t>ready!\</w:t>
      </w:r>
      <w:proofErr w:type="gramEnd"/>
      <w:r w:rsidRPr="00276D40">
        <w:t>n");</w:t>
      </w:r>
    </w:p>
    <w:p w14:paraId="09FDBC56" w14:textId="77777777" w:rsidR="00B252A0" w:rsidRPr="00276D40" w:rsidRDefault="00B252A0" w:rsidP="00B252A0">
      <w:r w:rsidRPr="00276D40">
        <w:t xml:space="preserve">    }</w:t>
      </w:r>
    </w:p>
    <w:p w14:paraId="662EECFB" w14:textId="77777777" w:rsidR="00B252A0" w:rsidRPr="00276D40" w:rsidRDefault="00B252A0" w:rsidP="00B252A0">
      <w:r w:rsidRPr="00276D40">
        <w:t>}</w:t>
      </w:r>
    </w:p>
    <w:p w14:paraId="31464CCD" w14:textId="77777777" w:rsidR="00B252A0" w:rsidRPr="00276D40" w:rsidRDefault="00B252A0" w:rsidP="00B252A0"/>
    <w:p w14:paraId="70FD125C" w14:textId="77777777" w:rsidR="00B252A0" w:rsidRPr="00276D40" w:rsidRDefault="00B252A0" w:rsidP="00B252A0">
      <w:r w:rsidRPr="00276D40">
        <w:t>/</w:t>
      </w:r>
      <w:proofErr w:type="gramStart"/>
      <w:r w:rsidRPr="00276D40">
        <w:t>/ 复位</w:t>
      </w:r>
      <w:proofErr w:type="gramEnd"/>
      <w:r w:rsidRPr="00276D40">
        <w:t>源分析函数</w:t>
      </w:r>
    </w:p>
    <w:p w14:paraId="37B654F9" w14:textId="77777777" w:rsidR="00B252A0" w:rsidRPr="00276D40" w:rsidRDefault="00B252A0" w:rsidP="00B252A0">
      <w:r w:rsidRPr="00276D40">
        <w:t xml:space="preserve">void </w:t>
      </w:r>
      <w:proofErr w:type="spellStart"/>
      <w:r w:rsidRPr="00276D40">
        <w:t>AnalyzeResetSource</w:t>
      </w:r>
      <w:proofErr w:type="spellEnd"/>
      <w:r w:rsidRPr="00276D40">
        <w:t>(void)</w:t>
      </w:r>
    </w:p>
    <w:p w14:paraId="68E6B08B" w14:textId="77777777" w:rsidR="00B252A0" w:rsidRPr="00276D40" w:rsidRDefault="00B252A0" w:rsidP="00B252A0">
      <w:r w:rsidRPr="00276D40">
        <w:t>{</w:t>
      </w:r>
    </w:p>
    <w:p w14:paraId="750FA766"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"Reset source analysis:\n");</w:t>
      </w:r>
    </w:p>
    <w:p w14:paraId="7495EB43" w14:textId="77777777" w:rsidR="00B252A0" w:rsidRPr="00276D40" w:rsidRDefault="00B252A0" w:rsidP="00B252A0">
      <w:r w:rsidRPr="00276D40">
        <w:t xml:space="preserve">    </w:t>
      </w:r>
    </w:p>
    <w:p w14:paraId="366F693E"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RCC_FLAG_PINRST) == SET) {</w:t>
      </w:r>
    </w:p>
    <w:p w14:paraId="6B254BC2" w14:textId="77777777" w:rsidR="00B252A0" w:rsidRPr="00276D40" w:rsidRDefault="00B252A0" w:rsidP="00B252A0">
      <w:r w:rsidRPr="00276D40">
        <w:t xml:space="preserve">        </w:t>
      </w:r>
      <w:proofErr w:type="spellStart"/>
      <w:proofErr w:type="gramStart"/>
      <w:r w:rsidRPr="00276D40">
        <w:t>printf</w:t>
      </w:r>
      <w:proofErr w:type="spellEnd"/>
      <w:r w:rsidRPr="00276D40">
        <w:t>("  -</w:t>
      </w:r>
      <w:proofErr w:type="gramEnd"/>
      <w:r w:rsidRPr="00276D40">
        <w:t xml:space="preserve"> NRST pin reset\n");</w:t>
      </w:r>
    </w:p>
    <w:p w14:paraId="10D84252" w14:textId="77777777" w:rsidR="00B252A0" w:rsidRPr="00276D40" w:rsidRDefault="00B252A0" w:rsidP="00B252A0">
      <w:r w:rsidRPr="00276D40">
        <w:t xml:space="preserve">    }</w:t>
      </w:r>
    </w:p>
    <w:p w14:paraId="53750C8B"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RCC_FLAG_PORRST) == SET) {</w:t>
      </w:r>
    </w:p>
    <w:p w14:paraId="4C6F18A5" w14:textId="77777777" w:rsidR="00B252A0" w:rsidRPr="00276D40" w:rsidRDefault="00B252A0" w:rsidP="00B252A0">
      <w:r w:rsidRPr="00276D40">
        <w:t xml:space="preserve">        </w:t>
      </w:r>
      <w:proofErr w:type="spellStart"/>
      <w:proofErr w:type="gramStart"/>
      <w:r w:rsidRPr="00276D40">
        <w:t>printf</w:t>
      </w:r>
      <w:proofErr w:type="spellEnd"/>
      <w:r w:rsidRPr="00276D40">
        <w:t>("  -</w:t>
      </w:r>
      <w:proofErr w:type="gramEnd"/>
      <w:r w:rsidRPr="00276D40">
        <w:t xml:space="preserve"> Power On/Off reset\n");</w:t>
      </w:r>
    </w:p>
    <w:p w14:paraId="5D115E36" w14:textId="77777777" w:rsidR="00B252A0" w:rsidRPr="00276D40" w:rsidRDefault="00B252A0" w:rsidP="00B252A0">
      <w:r w:rsidRPr="00276D40">
        <w:t xml:space="preserve">    }</w:t>
      </w:r>
    </w:p>
    <w:p w14:paraId="7E582983"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RCC_FLAG_SFTRST) == SET) {</w:t>
      </w:r>
    </w:p>
    <w:p w14:paraId="173D7603" w14:textId="77777777" w:rsidR="00B252A0" w:rsidRPr="00276D40" w:rsidRDefault="00B252A0" w:rsidP="00B252A0">
      <w:r w:rsidRPr="00276D40">
        <w:t xml:space="preserve">        </w:t>
      </w:r>
      <w:proofErr w:type="spellStart"/>
      <w:proofErr w:type="gramStart"/>
      <w:r w:rsidRPr="00276D40">
        <w:t>printf</w:t>
      </w:r>
      <w:proofErr w:type="spellEnd"/>
      <w:r w:rsidRPr="00276D40">
        <w:t>("  -</w:t>
      </w:r>
      <w:proofErr w:type="gramEnd"/>
      <w:r w:rsidRPr="00276D40">
        <w:t xml:space="preserve"> Software reset\n");</w:t>
      </w:r>
    </w:p>
    <w:p w14:paraId="2BE50877" w14:textId="77777777" w:rsidR="00B252A0" w:rsidRPr="00276D40" w:rsidRDefault="00B252A0" w:rsidP="00B252A0">
      <w:r w:rsidRPr="00276D40">
        <w:lastRenderedPageBreak/>
        <w:t xml:space="preserve">    }</w:t>
      </w:r>
    </w:p>
    <w:p w14:paraId="0C8279A0"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RCC_FLAG_IWDGRST) == SET) {</w:t>
      </w:r>
    </w:p>
    <w:p w14:paraId="0480B20A" w14:textId="77777777" w:rsidR="00B252A0" w:rsidRPr="00276D40" w:rsidRDefault="00B252A0" w:rsidP="00B252A0">
      <w:r w:rsidRPr="00276D40">
        <w:t xml:space="preserve">        </w:t>
      </w:r>
      <w:proofErr w:type="spellStart"/>
      <w:proofErr w:type="gramStart"/>
      <w:r w:rsidRPr="00276D40">
        <w:t>printf</w:t>
      </w:r>
      <w:proofErr w:type="spellEnd"/>
      <w:r w:rsidRPr="00276D40">
        <w:t>("  -</w:t>
      </w:r>
      <w:proofErr w:type="gramEnd"/>
      <w:r w:rsidRPr="00276D40">
        <w:t xml:space="preserve"> Independent Watchdog reset\n");</w:t>
      </w:r>
    </w:p>
    <w:p w14:paraId="583AE4FA" w14:textId="77777777" w:rsidR="00B252A0" w:rsidRPr="00276D40" w:rsidRDefault="00B252A0" w:rsidP="00B252A0">
      <w:r w:rsidRPr="00276D40">
        <w:t xml:space="preserve">    }</w:t>
      </w:r>
    </w:p>
    <w:p w14:paraId="666F1F43"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RCC_FLAG_WWDGRST) == SET) {</w:t>
      </w:r>
    </w:p>
    <w:p w14:paraId="500F4261" w14:textId="77777777" w:rsidR="00B252A0" w:rsidRPr="00276D40" w:rsidRDefault="00B252A0" w:rsidP="00B252A0">
      <w:r w:rsidRPr="00276D40">
        <w:t xml:space="preserve">        </w:t>
      </w:r>
      <w:proofErr w:type="spellStart"/>
      <w:proofErr w:type="gramStart"/>
      <w:r w:rsidRPr="00276D40">
        <w:t>printf</w:t>
      </w:r>
      <w:proofErr w:type="spellEnd"/>
      <w:r w:rsidRPr="00276D40">
        <w:t>("  -</w:t>
      </w:r>
      <w:proofErr w:type="gramEnd"/>
      <w:r w:rsidRPr="00276D40">
        <w:t xml:space="preserve"> Window Watchdog reset\n");</w:t>
      </w:r>
    </w:p>
    <w:p w14:paraId="7472526F" w14:textId="77777777" w:rsidR="00B252A0" w:rsidRPr="00276D40" w:rsidRDefault="00B252A0" w:rsidP="00B252A0">
      <w:r w:rsidRPr="00276D40">
        <w:t xml:space="preserve">    }</w:t>
      </w:r>
    </w:p>
    <w:p w14:paraId="60D16C4D"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RCC_FLAG_LPWRRST) == SET) {</w:t>
      </w:r>
    </w:p>
    <w:p w14:paraId="5D34A91A" w14:textId="77777777" w:rsidR="00B252A0" w:rsidRPr="00276D40" w:rsidRDefault="00B252A0" w:rsidP="00B252A0">
      <w:r w:rsidRPr="00276D40">
        <w:t xml:space="preserve">        </w:t>
      </w:r>
      <w:proofErr w:type="spellStart"/>
      <w:proofErr w:type="gramStart"/>
      <w:r w:rsidRPr="00276D40">
        <w:t>printf</w:t>
      </w:r>
      <w:proofErr w:type="spellEnd"/>
      <w:r w:rsidRPr="00276D40">
        <w:t>("  -</w:t>
      </w:r>
      <w:proofErr w:type="gramEnd"/>
      <w:r w:rsidRPr="00276D40">
        <w:t xml:space="preserve"> Low Power reset\n");</w:t>
      </w:r>
    </w:p>
    <w:p w14:paraId="48483033" w14:textId="77777777" w:rsidR="00B252A0" w:rsidRPr="00276D40" w:rsidRDefault="00B252A0" w:rsidP="00B252A0">
      <w:r w:rsidRPr="00276D40">
        <w:t xml:space="preserve">    }</w:t>
      </w:r>
    </w:p>
    <w:p w14:paraId="146DE1A2" w14:textId="77777777" w:rsidR="00B252A0" w:rsidRPr="00276D40" w:rsidRDefault="00B252A0" w:rsidP="00B252A0">
      <w:r w:rsidRPr="00276D40">
        <w:t xml:space="preserve">    </w:t>
      </w:r>
    </w:p>
    <w:p w14:paraId="5675B3CE" w14:textId="77777777" w:rsidR="00B252A0" w:rsidRPr="00276D40" w:rsidRDefault="00B252A0" w:rsidP="00B252A0">
      <w:r w:rsidRPr="00276D40">
        <w:t xml:space="preserve">    // 清除复位标志（可选）</w:t>
      </w:r>
    </w:p>
    <w:p w14:paraId="7C7FC943" w14:textId="77777777" w:rsidR="00B252A0" w:rsidRPr="00276D40" w:rsidRDefault="00B252A0" w:rsidP="00B252A0">
      <w:r w:rsidRPr="00276D40">
        <w:t xml:space="preserve">    </w:t>
      </w:r>
      <w:proofErr w:type="spellStart"/>
      <w:r w:rsidRPr="00276D40">
        <w:t>RCC_</w:t>
      </w:r>
      <w:proofErr w:type="gramStart"/>
      <w:r w:rsidRPr="00276D40">
        <w:t>ClearFlag</w:t>
      </w:r>
      <w:proofErr w:type="spellEnd"/>
      <w:r w:rsidRPr="00276D40">
        <w:t>(</w:t>
      </w:r>
      <w:proofErr w:type="gramEnd"/>
      <w:r w:rsidRPr="00276D40">
        <w:t>);</w:t>
      </w:r>
    </w:p>
    <w:p w14:paraId="4D5910F7" w14:textId="77777777" w:rsidR="00B252A0" w:rsidRPr="00276D40" w:rsidRDefault="00B252A0" w:rsidP="00B252A0">
      <w:r w:rsidRPr="00276D40">
        <w:t>}</w:t>
      </w:r>
    </w:p>
    <w:p w14:paraId="6CECB6DC" w14:textId="77777777" w:rsidR="00B252A0" w:rsidRPr="00276D40" w:rsidRDefault="00B252A0" w:rsidP="00B252A0"/>
    <w:p w14:paraId="502FFBAD" w14:textId="77777777" w:rsidR="00B252A0" w:rsidRPr="00276D40" w:rsidRDefault="00B252A0" w:rsidP="00B252A0">
      <w:r w:rsidRPr="00276D40">
        <w:t>// 安全的时钟切换函数</w:t>
      </w:r>
    </w:p>
    <w:p w14:paraId="5BD6E919" w14:textId="77777777" w:rsidR="00B252A0" w:rsidRPr="00276D40" w:rsidRDefault="00B252A0" w:rsidP="00B252A0">
      <w:r w:rsidRPr="00276D40">
        <w:t xml:space="preserve">uint8_t </w:t>
      </w:r>
      <w:proofErr w:type="spellStart"/>
      <w:r w:rsidRPr="00276D40">
        <w:t>SwitchToPLLClock</w:t>
      </w:r>
      <w:proofErr w:type="spellEnd"/>
      <w:r w:rsidRPr="00276D40">
        <w:t>(void)</w:t>
      </w:r>
    </w:p>
    <w:p w14:paraId="5EB94856" w14:textId="77777777" w:rsidR="00B252A0" w:rsidRPr="00276D40" w:rsidRDefault="00B252A0" w:rsidP="00B252A0">
      <w:r w:rsidRPr="00276D40">
        <w:t>{</w:t>
      </w:r>
    </w:p>
    <w:p w14:paraId="0518E66F"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"Switching to PLL clock...\n");</w:t>
      </w:r>
    </w:p>
    <w:p w14:paraId="274CE5FA" w14:textId="77777777" w:rsidR="00B252A0" w:rsidRPr="00276D40" w:rsidRDefault="00B252A0" w:rsidP="00B252A0">
      <w:r w:rsidRPr="00276D40">
        <w:t xml:space="preserve">    </w:t>
      </w:r>
    </w:p>
    <w:p w14:paraId="4C1F5D65" w14:textId="77777777" w:rsidR="00B252A0" w:rsidRPr="00276D40" w:rsidRDefault="00B252A0" w:rsidP="00B252A0">
      <w:r w:rsidRPr="00276D40">
        <w:t xml:space="preserve">    // 1. 检查 PLL 是否就绪</w:t>
      </w:r>
    </w:p>
    <w:p w14:paraId="6A4EC0A8"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RCC_FLAG_PLLRDY</w:t>
      </w:r>
      <w:proofErr w:type="gramStart"/>
      <w:r w:rsidRPr="00276D40">
        <w:t>) !</w:t>
      </w:r>
      <w:proofErr w:type="gramEnd"/>
      <w:r w:rsidRPr="00276D40">
        <w:t xml:space="preserve">= </w:t>
      </w:r>
      <w:proofErr w:type="gramStart"/>
      <w:r w:rsidRPr="00276D40">
        <w:t>SET) {</w:t>
      </w:r>
      <w:proofErr w:type="gramEnd"/>
    </w:p>
    <w:p w14:paraId="6A41EC7B"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"PLL not ready! Cannot switch.\n");</w:t>
      </w:r>
    </w:p>
    <w:p w14:paraId="7E1A29C2" w14:textId="77777777" w:rsidR="00B252A0" w:rsidRPr="00276D40" w:rsidRDefault="00B252A0" w:rsidP="00B252A0">
      <w:r w:rsidRPr="00276D40">
        <w:t xml:space="preserve">        return 0;</w:t>
      </w:r>
    </w:p>
    <w:p w14:paraId="4CC0FA13" w14:textId="77777777" w:rsidR="00B252A0" w:rsidRPr="00276D40" w:rsidRDefault="00B252A0" w:rsidP="00B252A0">
      <w:r w:rsidRPr="00276D40">
        <w:t xml:space="preserve">    }</w:t>
      </w:r>
    </w:p>
    <w:p w14:paraId="22469BD2" w14:textId="77777777" w:rsidR="00B252A0" w:rsidRPr="00276D40" w:rsidRDefault="00B252A0" w:rsidP="00B252A0">
      <w:r w:rsidRPr="00276D40">
        <w:t xml:space="preserve">    </w:t>
      </w:r>
    </w:p>
    <w:p w14:paraId="09D496DE" w14:textId="77777777" w:rsidR="00B252A0" w:rsidRPr="00276D40" w:rsidRDefault="00B252A0" w:rsidP="00B252A0">
      <w:r w:rsidRPr="00276D40">
        <w:t xml:space="preserve">    // 2. 切换到 PLL</w:t>
      </w:r>
    </w:p>
    <w:p w14:paraId="3BAC7261" w14:textId="77777777" w:rsidR="00B252A0" w:rsidRPr="00276D40" w:rsidRDefault="00B252A0" w:rsidP="00B252A0">
      <w:r w:rsidRPr="00276D40">
        <w:lastRenderedPageBreak/>
        <w:t xml:space="preserve">    </w:t>
      </w:r>
      <w:proofErr w:type="spellStart"/>
      <w:r w:rsidRPr="00276D40">
        <w:t>RCC_</w:t>
      </w:r>
      <w:proofErr w:type="gramStart"/>
      <w:r w:rsidRPr="00276D40">
        <w:t>SYSCLKConfig</w:t>
      </w:r>
      <w:proofErr w:type="spellEnd"/>
      <w:r w:rsidRPr="00276D40">
        <w:t>(</w:t>
      </w:r>
      <w:proofErr w:type="spellStart"/>
      <w:proofErr w:type="gramEnd"/>
      <w:r w:rsidRPr="00276D40">
        <w:t>RCC_SYSCLKSource_PLLCLK</w:t>
      </w:r>
      <w:proofErr w:type="spellEnd"/>
      <w:r w:rsidRPr="00276D40">
        <w:t>);</w:t>
      </w:r>
    </w:p>
    <w:p w14:paraId="61ACC1C3" w14:textId="77777777" w:rsidR="00B252A0" w:rsidRPr="00276D40" w:rsidRDefault="00B252A0" w:rsidP="00B252A0">
      <w:r w:rsidRPr="00276D40">
        <w:t xml:space="preserve">    </w:t>
      </w:r>
    </w:p>
    <w:p w14:paraId="3B923D77" w14:textId="77777777" w:rsidR="00B252A0" w:rsidRPr="00276D40" w:rsidRDefault="00B252A0" w:rsidP="00B252A0">
      <w:r w:rsidRPr="00276D40">
        <w:t xml:space="preserve">    // 3. 等待切换完成</w:t>
      </w:r>
    </w:p>
    <w:p w14:paraId="744CE015" w14:textId="77777777" w:rsidR="00B252A0" w:rsidRPr="00276D40" w:rsidRDefault="00B252A0" w:rsidP="00B252A0">
      <w:r w:rsidRPr="00276D40">
        <w:t xml:space="preserve">    while (</w:t>
      </w:r>
      <w:proofErr w:type="spellStart"/>
      <w:r w:rsidRPr="00276D40">
        <w:t>RCC_</w:t>
      </w:r>
      <w:proofErr w:type="gramStart"/>
      <w:r w:rsidRPr="00276D40">
        <w:t>GetSYSCLKSource</w:t>
      </w:r>
      <w:proofErr w:type="spellEnd"/>
      <w:r w:rsidRPr="00276D40">
        <w:t>() !</w:t>
      </w:r>
      <w:proofErr w:type="gramEnd"/>
      <w:r w:rsidRPr="00276D40">
        <w:t xml:space="preserve">= </w:t>
      </w:r>
      <w:proofErr w:type="gramStart"/>
      <w:r w:rsidRPr="00276D40">
        <w:t>0x08) {</w:t>
      </w:r>
      <w:proofErr w:type="gramEnd"/>
    </w:p>
    <w:p w14:paraId="443D8E60" w14:textId="77777777" w:rsidR="00B252A0" w:rsidRPr="00276D40" w:rsidRDefault="00B252A0" w:rsidP="00B252A0">
      <w:r w:rsidRPr="00276D40">
        <w:t xml:space="preserve">        // 等待系统时钟源变为 PLL</w:t>
      </w:r>
    </w:p>
    <w:p w14:paraId="088BBF63" w14:textId="77777777" w:rsidR="00B252A0" w:rsidRPr="00276D40" w:rsidRDefault="00B252A0" w:rsidP="00B252A0">
      <w:r w:rsidRPr="00276D40">
        <w:t xml:space="preserve">    }</w:t>
      </w:r>
    </w:p>
    <w:p w14:paraId="7439E984" w14:textId="77777777" w:rsidR="00B252A0" w:rsidRPr="00276D40" w:rsidRDefault="00B252A0" w:rsidP="00B252A0">
      <w:r w:rsidRPr="00276D40">
        <w:t xml:space="preserve">    </w:t>
      </w:r>
    </w:p>
    <w:p w14:paraId="6CC061C4"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"Successfully switched to PLL clock\n");</w:t>
      </w:r>
    </w:p>
    <w:p w14:paraId="2B737CF0" w14:textId="77777777" w:rsidR="00B252A0" w:rsidRPr="00276D40" w:rsidRDefault="00B252A0" w:rsidP="00B252A0">
      <w:r w:rsidRPr="00276D40">
        <w:t xml:space="preserve">    return 1;</w:t>
      </w:r>
    </w:p>
    <w:p w14:paraId="088CC9D9" w14:textId="77777777" w:rsidR="00B252A0" w:rsidRPr="00276D40" w:rsidRDefault="00B252A0" w:rsidP="00B252A0">
      <w:r w:rsidRPr="00276D40">
        <w:t>}</w:t>
      </w:r>
    </w:p>
    <w:p w14:paraId="1C284853" w14:textId="77777777" w:rsidR="00B252A0" w:rsidRPr="00276D40" w:rsidRDefault="00B252A0" w:rsidP="00B252A0"/>
    <w:p w14:paraId="506B5E5C" w14:textId="77777777" w:rsidR="00B252A0" w:rsidRPr="00276D40" w:rsidRDefault="00B252A0" w:rsidP="00B252A0">
      <w:r w:rsidRPr="00276D40">
        <w:t>// 时钟监控任务</w:t>
      </w:r>
    </w:p>
    <w:p w14:paraId="420FD0D4" w14:textId="77777777" w:rsidR="00B252A0" w:rsidRPr="00276D40" w:rsidRDefault="00B252A0" w:rsidP="00B252A0">
      <w:r w:rsidRPr="00276D40">
        <w:t xml:space="preserve">void </w:t>
      </w:r>
      <w:proofErr w:type="spellStart"/>
      <w:r w:rsidRPr="00276D40">
        <w:t>ClockMonitorTask</w:t>
      </w:r>
      <w:proofErr w:type="spellEnd"/>
      <w:r w:rsidRPr="00276D40">
        <w:t>(void)</w:t>
      </w:r>
    </w:p>
    <w:p w14:paraId="73CB33F2" w14:textId="77777777" w:rsidR="00B252A0" w:rsidRPr="00276D40" w:rsidRDefault="00B252A0" w:rsidP="00B252A0">
      <w:r w:rsidRPr="00276D40">
        <w:t>{</w:t>
      </w:r>
    </w:p>
    <w:p w14:paraId="5594D06F" w14:textId="77777777" w:rsidR="00B252A0" w:rsidRPr="00276D40" w:rsidRDefault="00B252A0" w:rsidP="00B252A0">
      <w:r w:rsidRPr="00276D40">
        <w:t xml:space="preserve">    static uint32_t </w:t>
      </w:r>
      <w:proofErr w:type="spellStart"/>
      <w:r w:rsidRPr="00276D40">
        <w:t>lastCheck</w:t>
      </w:r>
      <w:proofErr w:type="spellEnd"/>
      <w:r w:rsidRPr="00276D40">
        <w:t xml:space="preserve"> = 0;</w:t>
      </w:r>
    </w:p>
    <w:p w14:paraId="490D268A" w14:textId="77777777" w:rsidR="00B252A0" w:rsidRPr="00276D40" w:rsidRDefault="00B252A0" w:rsidP="00B252A0">
      <w:r w:rsidRPr="00276D40">
        <w:t xml:space="preserve">    </w:t>
      </w:r>
    </w:p>
    <w:p w14:paraId="188C4B69" w14:textId="77777777" w:rsidR="00B252A0" w:rsidRPr="00276D40" w:rsidRDefault="00B252A0" w:rsidP="00B252A0">
      <w:r w:rsidRPr="00276D40">
        <w:t xml:space="preserve">    if (</w:t>
      </w:r>
      <w:proofErr w:type="spellStart"/>
      <w:r w:rsidRPr="00276D40">
        <w:t>HAL_GetTick</w:t>
      </w:r>
      <w:proofErr w:type="spellEnd"/>
      <w:r w:rsidRPr="00276D40">
        <w:t xml:space="preserve">() - </w:t>
      </w:r>
      <w:proofErr w:type="spellStart"/>
      <w:r w:rsidRPr="00276D40">
        <w:t>lastCheck</w:t>
      </w:r>
      <w:proofErr w:type="spellEnd"/>
      <w:r w:rsidRPr="00276D40">
        <w:t xml:space="preserve"> &gt; 5000) { // 每5秒检查一次</w:t>
      </w:r>
    </w:p>
    <w:p w14:paraId="5935B55D" w14:textId="77777777" w:rsidR="00B252A0" w:rsidRPr="00276D40" w:rsidRDefault="00B252A0" w:rsidP="00B252A0">
      <w:r w:rsidRPr="00276D40">
        <w:t xml:space="preserve">        </w:t>
      </w:r>
      <w:proofErr w:type="spellStart"/>
      <w:r w:rsidRPr="00276D40">
        <w:t>lastCheck</w:t>
      </w:r>
      <w:proofErr w:type="spellEnd"/>
      <w:r w:rsidRPr="00276D40">
        <w:t xml:space="preserve"> = </w:t>
      </w:r>
      <w:proofErr w:type="spellStart"/>
      <w:r w:rsidRPr="00276D40">
        <w:t>HAL_</w:t>
      </w:r>
      <w:proofErr w:type="gramStart"/>
      <w:r w:rsidRPr="00276D40">
        <w:t>GetTick</w:t>
      </w:r>
      <w:proofErr w:type="spellEnd"/>
      <w:r w:rsidRPr="00276D40">
        <w:t>(</w:t>
      </w:r>
      <w:proofErr w:type="gramEnd"/>
      <w:r w:rsidRPr="00276D40">
        <w:t>);</w:t>
      </w:r>
    </w:p>
    <w:p w14:paraId="7C7B8FCA" w14:textId="77777777" w:rsidR="00B252A0" w:rsidRPr="00276D40" w:rsidRDefault="00B252A0" w:rsidP="00B252A0">
      <w:r w:rsidRPr="00276D40">
        <w:t xml:space="preserve">        </w:t>
      </w:r>
    </w:p>
    <w:p w14:paraId="2B4844E0" w14:textId="77777777" w:rsidR="00B252A0" w:rsidRPr="00276D40" w:rsidRDefault="00B252A0" w:rsidP="00B252A0">
      <w:r w:rsidRPr="00276D40">
        <w:t xml:space="preserve">        // 检查 HSE 时钟安全系统</w:t>
      </w:r>
    </w:p>
    <w:p w14:paraId="0E870F08"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RCC_FLAG_HSECSS) == SET) {</w:t>
      </w:r>
    </w:p>
    <w:p w14:paraId="6E586E96"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 xml:space="preserve">"HSE Clock Security System </w:t>
      </w:r>
      <w:proofErr w:type="gramStart"/>
      <w:r w:rsidRPr="00276D40">
        <w:t>triggered!\</w:t>
      </w:r>
      <w:proofErr w:type="gramEnd"/>
      <w:r w:rsidRPr="00276D40">
        <w:t>n");</w:t>
      </w:r>
    </w:p>
    <w:p w14:paraId="519751AC"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"HSE failure detected, switching to HSI...\n");</w:t>
      </w:r>
    </w:p>
    <w:p w14:paraId="352523F4" w14:textId="77777777" w:rsidR="00B252A0" w:rsidRPr="00276D40" w:rsidRDefault="00B252A0" w:rsidP="00B252A0">
      <w:r w:rsidRPr="00276D40">
        <w:t xml:space="preserve">            </w:t>
      </w:r>
    </w:p>
    <w:p w14:paraId="6CE113C4" w14:textId="77777777" w:rsidR="00B252A0" w:rsidRPr="00276D40" w:rsidRDefault="00B252A0" w:rsidP="00B252A0">
      <w:r w:rsidRPr="00276D40">
        <w:t xml:space="preserve">            // 处理时钟故障</w:t>
      </w:r>
    </w:p>
    <w:p w14:paraId="11C03506" w14:textId="77777777" w:rsidR="00B252A0" w:rsidRPr="00276D40" w:rsidRDefault="00B252A0" w:rsidP="00B252A0">
      <w:r w:rsidRPr="00276D40">
        <w:t xml:space="preserve">            </w:t>
      </w:r>
      <w:proofErr w:type="spellStart"/>
      <w:proofErr w:type="gramStart"/>
      <w:r w:rsidRPr="00276D40">
        <w:t>HandleClockFailure</w:t>
      </w:r>
      <w:proofErr w:type="spellEnd"/>
      <w:r w:rsidRPr="00276D40">
        <w:t>(</w:t>
      </w:r>
      <w:proofErr w:type="gramEnd"/>
      <w:r w:rsidRPr="00276D40">
        <w:t>);</w:t>
      </w:r>
    </w:p>
    <w:p w14:paraId="15BEF389" w14:textId="77777777" w:rsidR="00B252A0" w:rsidRPr="00276D40" w:rsidRDefault="00B252A0" w:rsidP="00B252A0">
      <w:r w:rsidRPr="00276D40">
        <w:t xml:space="preserve">        }</w:t>
      </w:r>
    </w:p>
    <w:p w14:paraId="599185C4" w14:textId="77777777" w:rsidR="00B252A0" w:rsidRPr="00276D40" w:rsidRDefault="00B252A0" w:rsidP="00B252A0">
      <w:r w:rsidRPr="00276D40">
        <w:lastRenderedPageBreak/>
        <w:t xml:space="preserve">        </w:t>
      </w:r>
    </w:p>
    <w:p w14:paraId="3EC5967B" w14:textId="77777777" w:rsidR="00B252A0" w:rsidRPr="00276D40" w:rsidRDefault="00B252A0" w:rsidP="00B252A0">
      <w:r w:rsidRPr="00276D40">
        <w:t xml:space="preserve">        // 检查所有时钟状态</w:t>
      </w:r>
    </w:p>
    <w:p w14:paraId="3D2AC433" w14:textId="77777777" w:rsidR="00B252A0" w:rsidRPr="00276D40" w:rsidRDefault="00B252A0" w:rsidP="00B252A0">
      <w:r w:rsidRPr="00276D40">
        <w:t xml:space="preserve">        </w:t>
      </w:r>
      <w:proofErr w:type="spellStart"/>
      <w:proofErr w:type="gramStart"/>
      <w:r w:rsidRPr="00276D40">
        <w:t>CheckSystemClocks</w:t>
      </w:r>
      <w:proofErr w:type="spellEnd"/>
      <w:r w:rsidRPr="00276D40">
        <w:t>(</w:t>
      </w:r>
      <w:proofErr w:type="gramEnd"/>
      <w:r w:rsidRPr="00276D40">
        <w:t>);</w:t>
      </w:r>
    </w:p>
    <w:p w14:paraId="2CB5B85D" w14:textId="77777777" w:rsidR="00B252A0" w:rsidRPr="00276D40" w:rsidRDefault="00B252A0" w:rsidP="00B252A0">
      <w:r w:rsidRPr="00276D40">
        <w:t xml:space="preserve">    }</w:t>
      </w:r>
    </w:p>
    <w:p w14:paraId="526E8779" w14:textId="77777777" w:rsidR="00B252A0" w:rsidRPr="00276D40" w:rsidRDefault="00B252A0" w:rsidP="00B252A0">
      <w:r w:rsidRPr="00276D40">
        <w:t>}</w:t>
      </w:r>
    </w:p>
    <w:p w14:paraId="755015EE" w14:textId="77777777" w:rsidR="00B252A0" w:rsidRPr="00276D40" w:rsidRDefault="00B252A0" w:rsidP="00B252A0">
      <w:pPr>
        <w:pStyle w:val="3"/>
      </w:pPr>
      <w:r w:rsidRPr="00276D40">
        <w:t>应用场景示例</w:t>
      </w:r>
    </w:p>
    <w:p w14:paraId="1C6637A9" w14:textId="77777777" w:rsidR="00B252A0" w:rsidRPr="00276D40" w:rsidRDefault="00B252A0" w:rsidP="00B252A0">
      <w:pPr>
        <w:pStyle w:val="4"/>
      </w:pPr>
      <w:r w:rsidRPr="00276D40">
        <w:t xml:space="preserve">1. </w:t>
      </w:r>
      <w:r w:rsidRPr="00276D40">
        <w:rPr>
          <w:rFonts w:ascii="Times New Roman" w:hAnsi="Times New Roman" w:cs="Times New Roman"/>
        </w:rPr>
        <w:t>​</w:t>
      </w:r>
      <w:r w:rsidRPr="00276D40">
        <w:t>系统启动诊断</w:t>
      </w:r>
      <w:r w:rsidRPr="00276D40">
        <w:rPr>
          <w:rFonts w:ascii="Times New Roman" w:hAnsi="Times New Roman" w:cs="Times New Roman"/>
        </w:rPr>
        <w:t>​</w:t>
      </w:r>
    </w:p>
    <w:p w14:paraId="18720CF6" w14:textId="77777777" w:rsidR="00B252A0" w:rsidRPr="00276D40" w:rsidRDefault="00B252A0" w:rsidP="00B252A0">
      <w:r w:rsidRPr="00276D40">
        <w:t xml:space="preserve">void </w:t>
      </w:r>
      <w:proofErr w:type="spellStart"/>
      <w:r w:rsidRPr="00276D40">
        <w:t>SystemStartupDiagnostics</w:t>
      </w:r>
      <w:proofErr w:type="spellEnd"/>
      <w:r w:rsidRPr="00276D40">
        <w:t>(void)</w:t>
      </w:r>
    </w:p>
    <w:p w14:paraId="6A68068B" w14:textId="77777777" w:rsidR="00B252A0" w:rsidRPr="00276D40" w:rsidRDefault="00B252A0" w:rsidP="00B252A0">
      <w:r w:rsidRPr="00276D40">
        <w:t>{</w:t>
      </w:r>
    </w:p>
    <w:p w14:paraId="33CFDFC8" w14:textId="77777777" w:rsidR="00B252A0" w:rsidRPr="00276D40" w:rsidRDefault="00B252A0" w:rsidP="00B252A0">
      <w:r w:rsidRPr="00276D40">
        <w:t xml:space="preserve">    // 分析复位原因</w:t>
      </w:r>
    </w:p>
    <w:p w14:paraId="48C8DAF7" w14:textId="77777777" w:rsidR="00B252A0" w:rsidRPr="00276D40" w:rsidRDefault="00B252A0" w:rsidP="00B252A0">
      <w:r w:rsidRPr="00276D40">
        <w:t xml:space="preserve">    </w:t>
      </w:r>
      <w:proofErr w:type="spellStart"/>
      <w:proofErr w:type="gramStart"/>
      <w:r w:rsidRPr="00276D40">
        <w:t>AnalyzeResetSource</w:t>
      </w:r>
      <w:proofErr w:type="spellEnd"/>
      <w:r w:rsidRPr="00276D40">
        <w:t>(</w:t>
      </w:r>
      <w:proofErr w:type="gramEnd"/>
      <w:r w:rsidRPr="00276D40">
        <w:t>);</w:t>
      </w:r>
    </w:p>
    <w:p w14:paraId="5C85115E" w14:textId="77777777" w:rsidR="00B252A0" w:rsidRPr="00276D40" w:rsidRDefault="00B252A0" w:rsidP="00B252A0">
      <w:r w:rsidRPr="00276D40">
        <w:t xml:space="preserve">    </w:t>
      </w:r>
    </w:p>
    <w:p w14:paraId="77F8229B" w14:textId="77777777" w:rsidR="00B252A0" w:rsidRPr="00276D40" w:rsidRDefault="00B252A0" w:rsidP="00B252A0">
      <w:r w:rsidRPr="00276D40">
        <w:t xml:space="preserve">    // 检查时钟状态</w:t>
      </w:r>
    </w:p>
    <w:p w14:paraId="05547DE3" w14:textId="77777777" w:rsidR="00B252A0" w:rsidRPr="00276D40" w:rsidRDefault="00B252A0" w:rsidP="00B252A0">
      <w:r w:rsidRPr="00276D40">
        <w:t xml:space="preserve">    </w:t>
      </w:r>
      <w:proofErr w:type="spellStart"/>
      <w:proofErr w:type="gramStart"/>
      <w:r w:rsidRPr="00276D40">
        <w:t>CheckSystemClocks</w:t>
      </w:r>
      <w:proofErr w:type="spellEnd"/>
      <w:r w:rsidRPr="00276D40">
        <w:t>(</w:t>
      </w:r>
      <w:proofErr w:type="gramEnd"/>
      <w:r w:rsidRPr="00276D40">
        <w:t>);</w:t>
      </w:r>
    </w:p>
    <w:p w14:paraId="156E1E65" w14:textId="77777777" w:rsidR="00B252A0" w:rsidRPr="00276D40" w:rsidRDefault="00B252A0" w:rsidP="00B252A0">
      <w:r w:rsidRPr="00276D40">
        <w:t xml:space="preserve">    </w:t>
      </w:r>
    </w:p>
    <w:p w14:paraId="3C90D39F" w14:textId="77777777" w:rsidR="00B252A0" w:rsidRPr="00276D40" w:rsidRDefault="00B252A0" w:rsidP="00B252A0">
      <w:r w:rsidRPr="00276D40">
        <w:t xml:space="preserve">    // 如果是看门狗复位，记录错误</w:t>
      </w:r>
    </w:p>
    <w:p w14:paraId="1B1346D1"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RCC_FLAG_IWDGRST) == SET) {</w:t>
      </w:r>
    </w:p>
    <w:p w14:paraId="4D90816A"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"System was reset by IWDG - possible software hang\n");</w:t>
      </w:r>
    </w:p>
    <w:p w14:paraId="3BC18FE8" w14:textId="77777777" w:rsidR="00B252A0" w:rsidRPr="00276D40" w:rsidRDefault="00B252A0" w:rsidP="00B252A0">
      <w:r w:rsidRPr="00276D40">
        <w:t xml:space="preserve">        </w:t>
      </w:r>
      <w:proofErr w:type="spellStart"/>
      <w:proofErr w:type="gramStart"/>
      <w:r w:rsidRPr="00276D40">
        <w:t>LogError</w:t>
      </w:r>
      <w:proofErr w:type="spellEnd"/>
      <w:r w:rsidRPr="00276D40">
        <w:t>(</w:t>
      </w:r>
      <w:proofErr w:type="gramEnd"/>
      <w:r w:rsidRPr="00276D40">
        <w:t>"Watchdog reset occurred");</w:t>
      </w:r>
    </w:p>
    <w:p w14:paraId="0BBA8D4D" w14:textId="77777777" w:rsidR="00B252A0" w:rsidRPr="00276D40" w:rsidRDefault="00B252A0" w:rsidP="00B252A0">
      <w:r w:rsidRPr="00276D40">
        <w:t xml:space="preserve">    }</w:t>
      </w:r>
    </w:p>
    <w:p w14:paraId="0ECB8A88" w14:textId="77777777" w:rsidR="00B252A0" w:rsidRPr="00276D40" w:rsidRDefault="00B252A0" w:rsidP="00B252A0">
      <w:r w:rsidRPr="00276D40">
        <w:t xml:space="preserve">    </w:t>
      </w:r>
    </w:p>
    <w:p w14:paraId="318E48CB" w14:textId="77777777" w:rsidR="00B252A0" w:rsidRPr="00276D40" w:rsidRDefault="00B252A0" w:rsidP="00B252A0">
      <w:r w:rsidRPr="00276D40">
        <w:t xml:space="preserve">    // 清除所有复位标志</w:t>
      </w:r>
    </w:p>
    <w:p w14:paraId="3A8B4EDD" w14:textId="77777777" w:rsidR="00B252A0" w:rsidRPr="00276D40" w:rsidRDefault="00B252A0" w:rsidP="00B252A0">
      <w:r w:rsidRPr="00276D40">
        <w:t xml:space="preserve">    </w:t>
      </w:r>
      <w:proofErr w:type="spellStart"/>
      <w:r w:rsidRPr="00276D40">
        <w:t>RCC_</w:t>
      </w:r>
      <w:proofErr w:type="gramStart"/>
      <w:r w:rsidRPr="00276D40">
        <w:t>ClearFlag</w:t>
      </w:r>
      <w:proofErr w:type="spellEnd"/>
      <w:r w:rsidRPr="00276D40">
        <w:t>(</w:t>
      </w:r>
      <w:proofErr w:type="gramEnd"/>
      <w:r w:rsidRPr="00276D40">
        <w:t>);</w:t>
      </w:r>
    </w:p>
    <w:p w14:paraId="0D5D5A31" w14:textId="77777777" w:rsidR="00B252A0" w:rsidRPr="00276D40" w:rsidRDefault="00B252A0" w:rsidP="00B252A0">
      <w:r w:rsidRPr="00276D40">
        <w:t>}</w:t>
      </w:r>
    </w:p>
    <w:p w14:paraId="5159BE7A" w14:textId="77777777" w:rsidR="00B252A0" w:rsidRPr="00276D40" w:rsidRDefault="00B252A0" w:rsidP="00B252A0">
      <w:pPr>
        <w:pStyle w:val="4"/>
      </w:pPr>
      <w:r w:rsidRPr="00276D40">
        <w:t xml:space="preserve">2. </w:t>
      </w:r>
      <w:r w:rsidRPr="00276D40">
        <w:rPr>
          <w:rFonts w:ascii="Times New Roman" w:hAnsi="Times New Roman" w:cs="Times New Roman"/>
        </w:rPr>
        <w:t>​</w:t>
      </w:r>
      <w:r w:rsidRPr="00276D40">
        <w:t>时钟安全监控</w:t>
      </w:r>
      <w:r w:rsidRPr="00276D40">
        <w:rPr>
          <w:rFonts w:ascii="Times New Roman" w:hAnsi="Times New Roman" w:cs="Times New Roman"/>
        </w:rPr>
        <w:t>​</w:t>
      </w:r>
    </w:p>
    <w:p w14:paraId="7AED1C64" w14:textId="77777777" w:rsidR="00B252A0" w:rsidRPr="00276D40" w:rsidRDefault="00B252A0" w:rsidP="00B252A0">
      <w:r w:rsidRPr="00276D40">
        <w:t xml:space="preserve">void </w:t>
      </w:r>
      <w:proofErr w:type="spellStart"/>
      <w:r w:rsidRPr="00276D40">
        <w:t>HandleClockFailure</w:t>
      </w:r>
      <w:proofErr w:type="spellEnd"/>
      <w:r w:rsidRPr="00276D40">
        <w:t>(void)</w:t>
      </w:r>
    </w:p>
    <w:p w14:paraId="756732DE" w14:textId="77777777" w:rsidR="00B252A0" w:rsidRPr="00276D40" w:rsidRDefault="00B252A0" w:rsidP="00B252A0">
      <w:r w:rsidRPr="00276D40">
        <w:lastRenderedPageBreak/>
        <w:t>{</w:t>
      </w:r>
    </w:p>
    <w:p w14:paraId="1317694F" w14:textId="77777777" w:rsidR="00B252A0" w:rsidRPr="00276D40" w:rsidRDefault="00B252A0" w:rsidP="00B252A0">
      <w:r w:rsidRPr="00276D40">
        <w:t xml:space="preserve">    // HSE 时钟失效处理</w:t>
      </w:r>
    </w:p>
    <w:p w14:paraId="042FBC84"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RCC_FLAG_HSECSS) == SET) {</w:t>
      </w:r>
    </w:p>
    <w:p w14:paraId="365FCC00"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 xml:space="preserve">"HSE clock failure </w:t>
      </w:r>
      <w:proofErr w:type="gramStart"/>
      <w:r w:rsidRPr="00276D40">
        <w:t>detected!\</w:t>
      </w:r>
      <w:proofErr w:type="gramEnd"/>
      <w:r w:rsidRPr="00276D40">
        <w:t>n");</w:t>
      </w:r>
    </w:p>
    <w:p w14:paraId="1421F0BF" w14:textId="77777777" w:rsidR="00B252A0" w:rsidRPr="00276D40" w:rsidRDefault="00B252A0" w:rsidP="00B252A0">
      <w:r w:rsidRPr="00276D40">
        <w:t xml:space="preserve">        </w:t>
      </w:r>
    </w:p>
    <w:p w14:paraId="751D9392" w14:textId="77777777" w:rsidR="00B252A0" w:rsidRPr="00276D40" w:rsidRDefault="00B252A0" w:rsidP="00B252A0">
      <w:r w:rsidRPr="00276D40">
        <w:t xml:space="preserve">        // 自动切换到 HSI</w:t>
      </w:r>
    </w:p>
    <w:p w14:paraId="0AB32D1F" w14:textId="77777777" w:rsidR="00B252A0" w:rsidRPr="00276D40" w:rsidRDefault="00B252A0" w:rsidP="00B252A0">
      <w:r w:rsidRPr="00276D40">
        <w:t xml:space="preserve">        </w:t>
      </w:r>
      <w:proofErr w:type="spellStart"/>
      <w:r w:rsidRPr="00276D40">
        <w:t>RCC_</w:t>
      </w:r>
      <w:proofErr w:type="gramStart"/>
      <w:r w:rsidRPr="00276D40">
        <w:t>HSEConfig</w:t>
      </w:r>
      <w:proofErr w:type="spellEnd"/>
      <w:r w:rsidRPr="00276D40">
        <w:t>(</w:t>
      </w:r>
      <w:proofErr w:type="gramEnd"/>
      <w:r w:rsidRPr="00276D40">
        <w:t>RCC_HSE_OFF);</w:t>
      </w:r>
    </w:p>
    <w:p w14:paraId="16D6B317" w14:textId="77777777" w:rsidR="00B252A0" w:rsidRPr="00276D40" w:rsidRDefault="00B252A0" w:rsidP="00B252A0">
      <w:r w:rsidRPr="00276D40">
        <w:t xml:space="preserve">        </w:t>
      </w:r>
      <w:proofErr w:type="spellStart"/>
      <w:r w:rsidRPr="00276D40">
        <w:t>RCC_</w:t>
      </w:r>
      <w:proofErr w:type="gramStart"/>
      <w:r w:rsidRPr="00276D40">
        <w:t>HSICmd</w:t>
      </w:r>
      <w:proofErr w:type="spellEnd"/>
      <w:r w:rsidRPr="00276D40">
        <w:t>(</w:t>
      </w:r>
      <w:proofErr w:type="gramEnd"/>
      <w:r w:rsidRPr="00276D40">
        <w:t>ENABLE);</w:t>
      </w:r>
    </w:p>
    <w:p w14:paraId="45A12F01" w14:textId="77777777" w:rsidR="00B252A0" w:rsidRPr="00276D40" w:rsidRDefault="00B252A0" w:rsidP="00B252A0">
      <w:r w:rsidRPr="00276D40">
        <w:t xml:space="preserve">        </w:t>
      </w:r>
    </w:p>
    <w:p w14:paraId="5395154D" w14:textId="77777777" w:rsidR="00B252A0" w:rsidRPr="00276D40" w:rsidRDefault="00B252A0" w:rsidP="00B252A0">
      <w:r w:rsidRPr="00276D40">
        <w:t xml:space="preserve">        // 等待 HSI 就绪</w:t>
      </w:r>
    </w:p>
    <w:p w14:paraId="195EFFF2" w14:textId="77777777" w:rsidR="00B252A0" w:rsidRPr="00276D40" w:rsidRDefault="00B252A0" w:rsidP="00B252A0">
      <w:r w:rsidRPr="00276D40">
        <w:t xml:space="preserve">        while (</w:t>
      </w:r>
      <w:proofErr w:type="spellStart"/>
      <w:r w:rsidRPr="00276D40">
        <w:t>RCC_</w:t>
      </w:r>
      <w:proofErr w:type="gramStart"/>
      <w:r w:rsidRPr="00276D40">
        <w:t>GetFlagStatus</w:t>
      </w:r>
      <w:proofErr w:type="spellEnd"/>
      <w:r w:rsidRPr="00276D40">
        <w:t>(</w:t>
      </w:r>
      <w:proofErr w:type="gramEnd"/>
      <w:r w:rsidRPr="00276D40">
        <w:t>RCC_FLAG_HSIRDY</w:t>
      </w:r>
      <w:proofErr w:type="gramStart"/>
      <w:r w:rsidRPr="00276D40">
        <w:t>) !</w:t>
      </w:r>
      <w:proofErr w:type="gramEnd"/>
      <w:r w:rsidRPr="00276D40">
        <w:t>= SET);</w:t>
      </w:r>
    </w:p>
    <w:p w14:paraId="6C8D99A3" w14:textId="77777777" w:rsidR="00B252A0" w:rsidRPr="00276D40" w:rsidRDefault="00B252A0" w:rsidP="00B252A0">
      <w:r w:rsidRPr="00276D40">
        <w:t xml:space="preserve">        </w:t>
      </w:r>
    </w:p>
    <w:p w14:paraId="0F4C014C" w14:textId="77777777" w:rsidR="00B252A0" w:rsidRPr="00276D40" w:rsidRDefault="00B252A0" w:rsidP="00B252A0">
      <w:r w:rsidRPr="00276D40">
        <w:t xml:space="preserve">        // 切换到 HSI</w:t>
      </w:r>
    </w:p>
    <w:p w14:paraId="71DA767B" w14:textId="77777777" w:rsidR="00B252A0" w:rsidRPr="00276D40" w:rsidRDefault="00B252A0" w:rsidP="00B252A0">
      <w:r w:rsidRPr="00276D40">
        <w:t xml:space="preserve">        </w:t>
      </w:r>
      <w:proofErr w:type="spellStart"/>
      <w:r w:rsidRPr="00276D40">
        <w:t>RCC_</w:t>
      </w:r>
      <w:proofErr w:type="gramStart"/>
      <w:r w:rsidRPr="00276D40">
        <w:t>SYSCLKConfig</w:t>
      </w:r>
      <w:proofErr w:type="spellEnd"/>
      <w:r w:rsidRPr="00276D40">
        <w:t>(</w:t>
      </w:r>
      <w:proofErr w:type="spellStart"/>
      <w:proofErr w:type="gramEnd"/>
      <w:r w:rsidRPr="00276D40">
        <w:t>RCC_SYSCLKSource_HSI</w:t>
      </w:r>
      <w:proofErr w:type="spellEnd"/>
      <w:r w:rsidRPr="00276D40">
        <w:t>);</w:t>
      </w:r>
    </w:p>
    <w:p w14:paraId="65003D86" w14:textId="77777777" w:rsidR="00B252A0" w:rsidRPr="00276D40" w:rsidRDefault="00B252A0" w:rsidP="00B252A0">
      <w:r w:rsidRPr="00276D40">
        <w:t xml:space="preserve">        </w:t>
      </w:r>
    </w:p>
    <w:p w14:paraId="55452CCC" w14:textId="77777777" w:rsidR="00B252A0" w:rsidRPr="00276D40" w:rsidRDefault="00B252A0" w:rsidP="00B252A0">
      <w:r w:rsidRPr="00276D40">
        <w:t xml:space="preserve">        // 触发安全处理程序</w:t>
      </w:r>
    </w:p>
    <w:p w14:paraId="59D47642" w14:textId="77777777" w:rsidR="00B252A0" w:rsidRPr="00276D40" w:rsidRDefault="00B252A0" w:rsidP="00B252A0">
      <w:r w:rsidRPr="00276D40">
        <w:t xml:space="preserve">        </w:t>
      </w:r>
      <w:proofErr w:type="spellStart"/>
      <w:proofErr w:type="gramStart"/>
      <w:r w:rsidRPr="00276D40">
        <w:t>EnterSafeMode</w:t>
      </w:r>
      <w:proofErr w:type="spellEnd"/>
      <w:r w:rsidRPr="00276D40">
        <w:t>(</w:t>
      </w:r>
      <w:proofErr w:type="gramEnd"/>
      <w:r w:rsidRPr="00276D40">
        <w:t>);</w:t>
      </w:r>
    </w:p>
    <w:p w14:paraId="46C9AE3F" w14:textId="77777777" w:rsidR="00B252A0" w:rsidRPr="00276D40" w:rsidRDefault="00B252A0" w:rsidP="00B252A0">
      <w:r w:rsidRPr="00276D40">
        <w:t xml:space="preserve">    }</w:t>
      </w:r>
    </w:p>
    <w:p w14:paraId="422E92C9" w14:textId="77777777" w:rsidR="00B252A0" w:rsidRPr="00276D40" w:rsidRDefault="00B252A0" w:rsidP="00B252A0">
      <w:r w:rsidRPr="00276D40">
        <w:t>}</w:t>
      </w:r>
    </w:p>
    <w:p w14:paraId="0FC1F214" w14:textId="77777777" w:rsidR="00B252A0" w:rsidRPr="00276D40" w:rsidRDefault="00B252A0" w:rsidP="00B252A0">
      <w:pPr>
        <w:pStyle w:val="4"/>
      </w:pPr>
      <w:r w:rsidRPr="00276D40">
        <w:t xml:space="preserve">3. </w:t>
      </w:r>
      <w:r w:rsidRPr="00276D40">
        <w:rPr>
          <w:rFonts w:ascii="Times New Roman" w:hAnsi="Times New Roman" w:cs="Times New Roman"/>
        </w:rPr>
        <w:t>​</w:t>
      </w:r>
      <w:r w:rsidRPr="00276D40">
        <w:t>低功耗模式管理</w:t>
      </w:r>
      <w:r w:rsidRPr="00276D40">
        <w:rPr>
          <w:rFonts w:ascii="Times New Roman" w:hAnsi="Times New Roman" w:cs="Times New Roman"/>
        </w:rPr>
        <w:t>​</w:t>
      </w:r>
    </w:p>
    <w:p w14:paraId="1E70A091" w14:textId="77777777" w:rsidR="00B252A0" w:rsidRPr="00276D40" w:rsidRDefault="00B252A0" w:rsidP="00B252A0">
      <w:r w:rsidRPr="00276D40">
        <w:t xml:space="preserve">void </w:t>
      </w:r>
      <w:proofErr w:type="spellStart"/>
      <w:r w:rsidRPr="00276D40">
        <w:t>EnterLowPowerMode</w:t>
      </w:r>
      <w:proofErr w:type="spellEnd"/>
      <w:r w:rsidRPr="00276D40">
        <w:t>(void)</w:t>
      </w:r>
    </w:p>
    <w:p w14:paraId="61CC9019" w14:textId="77777777" w:rsidR="00B252A0" w:rsidRPr="00276D40" w:rsidRDefault="00B252A0" w:rsidP="00B252A0">
      <w:r w:rsidRPr="00276D40">
        <w:t>{</w:t>
      </w:r>
    </w:p>
    <w:p w14:paraId="7FC0FC79" w14:textId="77777777" w:rsidR="00B252A0" w:rsidRPr="00276D40" w:rsidRDefault="00B252A0" w:rsidP="00B252A0">
      <w:r w:rsidRPr="00276D40">
        <w:t xml:space="preserve">    // 检查 LSI 或 LSE 是否就绪（用于RTC或看门狗）</w:t>
      </w:r>
    </w:p>
    <w:p w14:paraId="29A2B5A7"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RCC_FLAG_LSIRDY) == SET) {</w:t>
      </w:r>
    </w:p>
    <w:p w14:paraId="621F9FB5"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"LSI ready for watchdog\n");</w:t>
      </w:r>
    </w:p>
    <w:p w14:paraId="723ECD00" w14:textId="77777777" w:rsidR="00B252A0" w:rsidRPr="00276D40" w:rsidRDefault="00B252A0" w:rsidP="00B252A0">
      <w:r w:rsidRPr="00276D40">
        <w:t xml:space="preserve">    }</w:t>
      </w:r>
    </w:p>
    <w:p w14:paraId="6E4B6891" w14:textId="77777777" w:rsidR="00B252A0" w:rsidRPr="00276D40" w:rsidRDefault="00B252A0" w:rsidP="00B252A0">
      <w:r w:rsidRPr="00276D40">
        <w:lastRenderedPageBreak/>
        <w:t xml:space="preserve">    </w:t>
      </w:r>
    </w:p>
    <w:p w14:paraId="5DF76E59"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RCC_FLAG_LSERDY) == SET) {</w:t>
      </w:r>
    </w:p>
    <w:p w14:paraId="785126EB"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"LSE ready for RTC\n");</w:t>
      </w:r>
    </w:p>
    <w:p w14:paraId="5C4EF65D" w14:textId="77777777" w:rsidR="00B252A0" w:rsidRPr="00276D40" w:rsidRDefault="00B252A0" w:rsidP="00B252A0">
      <w:r w:rsidRPr="00276D40">
        <w:t xml:space="preserve">    }</w:t>
      </w:r>
    </w:p>
    <w:p w14:paraId="5C4E2453" w14:textId="77777777" w:rsidR="00B252A0" w:rsidRPr="00276D40" w:rsidRDefault="00B252A0" w:rsidP="00B252A0">
      <w:r w:rsidRPr="00276D40">
        <w:t xml:space="preserve">    </w:t>
      </w:r>
    </w:p>
    <w:p w14:paraId="3CD47C7D" w14:textId="77777777" w:rsidR="00B252A0" w:rsidRPr="00276D40" w:rsidRDefault="00B252A0" w:rsidP="00B252A0">
      <w:r w:rsidRPr="00276D40">
        <w:t xml:space="preserve">    // 进入低功耗模式</w:t>
      </w:r>
    </w:p>
    <w:p w14:paraId="3EB8964F" w14:textId="77777777" w:rsidR="00B252A0" w:rsidRPr="00276D40" w:rsidRDefault="00B252A0" w:rsidP="00B252A0">
      <w:r w:rsidRPr="00276D40">
        <w:t xml:space="preserve">    // ...</w:t>
      </w:r>
    </w:p>
    <w:p w14:paraId="4A6B38CE" w14:textId="77777777" w:rsidR="00B252A0" w:rsidRPr="00276D40" w:rsidRDefault="00B252A0" w:rsidP="00B252A0">
      <w:r w:rsidRPr="00276D40">
        <w:t>}</w:t>
      </w:r>
    </w:p>
    <w:p w14:paraId="0E6F0417" w14:textId="77777777" w:rsidR="00B252A0" w:rsidRPr="00276D40" w:rsidRDefault="00B252A0" w:rsidP="00B252A0">
      <w:pPr>
        <w:pStyle w:val="3"/>
      </w:pPr>
      <w:r w:rsidRPr="00276D40">
        <w:t>重要注意事项</w:t>
      </w:r>
    </w:p>
    <w:p w14:paraId="53FCA43F" w14:textId="77777777" w:rsidR="00B252A0" w:rsidRPr="00276D40" w:rsidRDefault="00B252A0">
      <w:pPr>
        <w:numPr>
          <w:ilvl w:val="0"/>
          <w:numId w:val="343"/>
        </w:numPr>
      </w:pPr>
      <w:r w:rsidRPr="00276D40">
        <w:rPr>
          <w:rFonts w:ascii="Times New Roman" w:hAnsi="Times New Roman" w:cs="Times New Roman"/>
        </w:rPr>
        <w:t>​</w:t>
      </w:r>
      <w:r w:rsidRPr="00276D40">
        <w:rPr>
          <w:b/>
          <w:bCs/>
        </w:rPr>
        <w:t>标志位清除</w:t>
      </w:r>
      <w:r w:rsidRPr="00276D40">
        <w:rPr>
          <w:rFonts w:ascii="Times New Roman" w:hAnsi="Times New Roman" w:cs="Times New Roman"/>
        </w:rPr>
        <w:t>​</w:t>
      </w:r>
      <w:r w:rsidRPr="00276D40">
        <w:t>：某些标志位需要手动清除</w:t>
      </w:r>
    </w:p>
    <w:p w14:paraId="1E35E014" w14:textId="77777777" w:rsidR="00B252A0" w:rsidRPr="00276D40" w:rsidRDefault="00B252A0">
      <w:pPr>
        <w:numPr>
          <w:ilvl w:val="0"/>
          <w:numId w:val="343"/>
        </w:numPr>
        <w:tabs>
          <w:tab w:val="clear" w:pos="720"/>
        </w:tabs>
      </w:pPr>
      <w:r w:rsidRPr="00276D40">
        <w:t>// 清除所有复位标志</w:t>
      </w:r>
    </w:p>
    <w:p w14:paraId="13E214EB" w14:textId="77777777" w:rsidR="00B252A0" w:rsidRPr="00276D40" w:rsidRDefault="00B252A0" w:rsidP="00B252A0">
      <w:proofErr w:type="spellStart"/>
      <w:r w:rsidRPr="00276D40">
        <w:t>RCC_</w:t>
      </w:r>
      <w:proofErr w:type="gramStart"/>
      <w:r w:rsidRPr="00276D40">
        <w:t>ClearFlag</w:t>
      </w:r>
      <w:proofErr w:type="spellEnd"/>
      <w:r w:rsidRPr="00276D40">
        <w:t>(</w:t>
      </w:r>
      <w:proofErr w:type="gramEnd"/>
      <w:r w:rsidRPr="00276D40">
        <w:t>);</w:t>
      </w:r>
    </w:p>
    <w:p w14:paraId="634930F1" w14:textId="77777777" w:rsidR="00B252A0" w:rsidRPr="00276D40" w:rsidRDefault="00B252A0">
      <w:pPr>
        <w:numPr>
          <w:ilvl w:val="0"/>
          <w:numId w:val="343"/>
        </w:numPr>
      </w:pPr>
      <w:r w:rsidRPr="00276D40">
        <w:rPr>
          <w:rFonts w:ascii="Times New Roman" w:hAnsi="Times New Roman" w:cs="Times New Roman"/>
        </w:rPr>
        <w:t>​</w:t>
      </w:r>
      <w:r w:rsidRPr="00276D40">
        <w:rPr>
          <w:b/>
          <w:bCs/>
        </w:rPr>
        <w:t>时钟就绪</w:t>
      </w:r>
      <w:proofErr w:type="gramStart"/>
      <w:r w:rsidRPr="00276D40">
        <w:rPr>
          <w:b/>
          <w:bCs/>
        </w:rPr>
        <w:t>等待</w:t>
      </w:r>
      <w:r w:rsidRPr="00276D40">
        <w:rPr>
          <w:rFonts w:ascii="Times New Roman" w:hAnsi="Times New Roman" w:cs="Times New Roman"/>
        </w:rPr>
        <w:t>​</w:t>
      </w:r>
      <w:r w:rsidRPr="00276D40">
        <w:t>：</w:t>
      </w:r>
      <w:proofErr w:type="gramEnd"/>
      <w:r w:rsidRPr="00276D40">
        <w:t>在切换时钟源前必须检查时钟就绪标志</w:t>
      </w:r>
    </w:p>
    <w:p w14:paraId="09E788E3" w14:textId="77777777" w:rsidR="00B252A0" w:rsidRPr="00276D40" w:rsidRDefault="00B252A0">
      <w:pPr>
        <w:numPr>
          <w:ilvl w:val="0"/>
          <w:numId w:val="343"/>
        </w:numPr>
        <w:tabs>
          <w:tab w:val="clear" w:pos="720"/>
        </w:tabs>
      </w:pPr>
      <w:r w:rsidRPr="00276D40">
        <w:t>// 等待 HSE 就绪</w:t>
      </w:r>
    </w:p>
    <w:p w14:paraId="127B1F32" w14:textId="77777777" w:rsidR="00B252A0" w:rsidRPr="00276D40" w:rsidRDefault="00B252A0" w:rsidP="00B252A0">
      <w:r w:rsidRPr="00276D40">
        <w:t>while (</w:t>
      </w:r>
      <w:proofErr w:type="spellStart"/>
      <w:r w:rsidRPr="00276D40">
        <w:t>RCC_</w:t>
      </w:r>
      <w:proofErr w:type="gramStart"/>
      <w:r w:rsidRPr="00276D40">
        <w:t>GetFlagStatus</w:t>
      </w:r>
      <w:proofErr w:type="spellEnd"/>
      <w:r w:rsidRPr="00276D40">
        <w:t>(</w:t>
      </w:r>
      <w:proofErr w:type="gramEnd"/>
      <w:r w:rsidRPr="00276D40">
        <w:t>RCC_FLAG_HSERDY</w:t>
      </w:r>
      <w:proofErr w:type="gramStart"/>
      <w:r w:rsidRPr="00276D40">
        <w:t>) !</w:t>
      </w:r>
      <w:proofErr w:type="gramEnd"/>
      <w:r w:rsidRPr="00276D40">
        <w:t>= SET);</w:t>
      </w:r>
    </w:p>
    <w:p w14:paraId="18687385" w14:textId="77777777" w:rsidR="00B252A0" w:rsidRPr="00276D40" w:rsidRDefault="00B252A0">
      <w:pPr>
        <w:numPr>
          <w:ilvl w:val="0"/>
          <w:numId w:val="343"/>
        </w:numPr>
      </w:pPr>
      <w:r w:rsidRPr="00276D40">
        <w:rPr>
          <w:rFonts w:ascii="Times New Roman" w:hAnsi="Times New Roman" w:cs="Times New Roman"/>
        </w:rPr>
        <w:t>​</w:t>
      </w:r>
      <w:r w:rsidRPr="00276D40">
        <w:rPr>
          <w:b/>
          <w:bCs/>
        </w:rPr>
        <w:t>复位标志持久性</w:t>
      </w:r>
      <w:r w:rsidRPr="00276D40">
        <w:rPr>
          <w:rFonts w:ascii="Times New Roman" w:hAnsi="Times New Roman" w:cs="Times New Roman"/>
        </w:rPr>
        <w:t>​</w:t>
      </w:r>
      <w:r w:rsidRPr="00276D40">
        <w:t>：复位标志在电源复位后仍然保持，需要手动清除</w:t>
      </w:r>
    </w:p>
    <w:p w14:paraId="7A246B30" w14:textId="77777777" w:rsidR="00B252A0" w:rsidRPr="00276D40" w:rsidRDefault="00B252A0">
      <w:pPr>
        <w:numPr>
          <w:ilvl w:val="0"/>
          <w:numId w:val="343"/>
        </w:numPr>
      </w:pPr>
      <w:r w:rsidRPr="00276D40">
        <w:rPr>
          <w:rFonts w:ascii="Times New Roman" w:hAnsi="Times New Roman" w:cs="Times New Roman"/>
        </w:rPr>
        <w:t>​</w:t>
      </w:r>
      <w:r w:rsidRPr="00276D40">
        <w:rPr>
          <w:b/>
          <w:bCs/>
        </w:rPr>
        <w:t>时钟安全系统</w:t>
      </w:r>
      <w:r w:rsidRPr="00276D40">
        <w:rPr>
          <w:rFonts w:ascii="Times New Roman" w:hAnsi="Times New Roman" w:cs="Times New Roman"/>
        </w:rPr>
        <w:t>​</w:t>
      </w:r>
      <w:r w:rsidRPr="00276D40">
        <w:t>：HSE CSS 标志需要特殊处理</w:t>
      </w:r>
    </w:p>
    <w:p w14:paraId="62310147" w14:textId="77777777" w:rsidR="00B252A0" w:rsidRPr="00276D40" w:rsidRDefault="00B252A0" w:rsidP="00B252A0">
      <w:pPr>
        <w:pStyle w:val="3"/>
      </w:pPr>
      <w:r w:rsidRPr="00276D40">
        <w:t>高级使用示例</w:t>
      </w:r>
    </w:p>
    <w:p w14:paraId="0D0AEFEA" w14:textId="77777777" w:rsidR="00B252A0" w:rsidRPr="00276D40" w:rsidRDefault="00B252A0" w:rsidP="00B252A0">
      <w:pPr>
        <w:pStyle w:val="4"/>
      </w:pPr>
      <w:r w:rsidRPr="00276D40">
        <w:t>系统健康监控</w:t>
      </w:r>
    </w:p>
    <w:p w14:paraId="77A2A5CB" w14:textId="77777777" w:rsidR="00B252A0" w:rsidRPr="00276D40" w:rsidRDefault="00B252A0" w:rsidP="00B252A0">
      <w:r w:rsidRPr="00276D40">
        <w:t>typedef struct {</w:t>
      </w:r>
    </w:p>
    <w:p w14:paraId="35BF4905" w14:textId="77777777" w:rsidR="00B252A0" w:rsidRPr="00276D40" w:rsidRDefault="00B252A0" w:rsidP="00B252A0">
      <w:r w:rsidRPr="00276D40">
        <w:t xml:space="preserve">    uint32_t </w:t>
      </w:r>
      <w:proofErr w:type="spellStart"/>
      <w:r w:rsidRPr="00276D40">
        <w:t>lastWatchdogReset</w:t>
      </w:r>
      <w:proofErr w:type="spellEnd"/>
      <w:r w:rsidRPr="00276D40">
        <w:t>;</w:t>
      </w:r>
    </w:p>
    <w:p w14:paraId="06610A6E" w14:textId="77777777" w:rsidR="00B252A0" w:rsidRPr="00276D40" w:rsidRDefault="00B252A0" w:rsidP="00B252A0">
      <w:r w:rsidRPr="00276D40">
        <w:t xml:space="preserve">    uint32_t </w:t>
      </w:r>
      <w:proofErr w:type="spellStart"/>
      <w:r w:rsidRPr="00276D40">
        <w:t>lastPowerReset</w:t>
      </w:r>
      <w:proofErr w:type="spellEnd"/>
      <w:r w:rsidRPr="00276D40">
        <w:t>;</w:t>
      </w:r>
    </w:p>
    <w:p w14:paraId="53D9C79F" w14:textId="77777777" w:rsidR="00B252A0" w:rsidRPr="00276D40" w:rsidRDefault="00B252A0" w:rsidP="00B252A0">
      <w:r w:rsidRPr="00276D40">
        <w:t xml:space="preserve">    uint32_t </w:t>
      </w:r>
      <w:proofErr w:type="spellStart"/>
      <w:r w:rsidRPr="00276D40">
        <w:t>totalResets</w:t>
      </w:r>
      <w:proofErr w:type="spellEnd"/>
      <w:r w:rsidRPr="00276D40">
        <w:t>;</w:t>
      </w:r>
    </w:p>
    <w:p w14:paraId="64CBF84D" w14:textId="77777777" w:rsidR="00B252A0" w:rsidRPr="00276D40" w:rsidRDefault="00B252A0" w:rsidP="00B252A0">
      <w:r w:rsidRPr="00276D40">
        <w:t xml:space="preserve">} </w:t>
      </w:r>
      <w:proofErr w:type="spellStart"/>
      <w:r w:rsidRPr="00276D40">
        <w:t>SystemHealthData</w:t>
      </w:r>
      <w:proofErr w:type="spellEnd"/>
      <w:r w:rsidRPr="00276D40">
        <w:t>;</w:t>
      </w:r>
    </w:p>
    <w:p w14:paraId="00017E24" w14:textId="77777777" w:rsidR="00B252A0" w:rsidRPr="00276D40" w:rsidRDefault="00B252A0" w:rsidP="00B252A0"/>
    <w:p w14:paraId="5450C839" w14:textId="77777777" w:rsidR="00B252A0" w:rsidRPr="00276D40" w:rsidRDefault="00B252A0" w:rsidP="00B252A0">
      <w:proofErr w:type="spellStart"/>
      <w:r w:rsidRPr="00276D40">
        <w:t>SystemHealthData</w:t>
      </w:r>
      <w:proofErr w:type="spellEnd"/>
      <w:r w:rsidRPr="00276D40">
        <w:t xml:space="preserve"> </w:t>
      </w:r>
      <w:proofErr w:type="spellStart"/>
      <w:r w:rsidRPr="00276D40">
        <w:t>systemHealth</w:t>
      </w:r>
      <w:proofErr w:type="spellEnd"/>
      <w:r w:rsidRPr="00276D40">
        <w:t>;</w:t>
      </w:r>
    </w:p>
    <w:p w14:paraId="3A1E25CD" w14:textId="77777777" w:rsidR="00B252A0" w:rsidRPr="00276D40" w:rsidRDefault="00B252A0" w:rsidP="00B252A0"/>
    <w:p w14:paraId="319CEAD0" w14:textId="77777777" w:rsidR="00B252A0" w:rsidRPr="00276D40" w:rsidRDefault="00B252A0" w:rsidP="00B252A0">
      <w:r w:rsidRPr="00276D40">
        <w:t xml:space="preserve">void </w:t>
      </w:r>
      <w:proofErr w:type="spellStart"/>
      <w:r w:rsidRPr="00276D40">
        <w:t>MonitorSystemHealth</w:t>
      </w:r>
      <w:proofErr w:type="spellEnd"/>
      <w:r w:rsidRPr="00276D40">
        <w:t>(void)</w:t>
      </w:r>
    </w:p>
    <w:p w14:paraId="6BE8F006" w14:textId="77777777" w:rsidR="00B252A0" w:rsidRPr="00276D40" w:rsidRDefault="00B252A0" w:rsidP="00B252A0">
      <w:r w:rsidRPr="00276D40">
        <w:t>{</w:t>
      </w:r>
    </w:p>
    <w:p w14:paraId="624CF470"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RCC_FLAG_IWDGRST) == SET) {</w:t>
      </w:r>
    </w:p>
    <w:p w14:paraId="3D4A5A02" w14:textId="77777777" w:rsidR="00B252A0" w:rsidRPr="00276D40" w:rsidRDefault="00B252A0" w:rsidP="00B252A0">
      <w:r w:rsidRPr="00276D40">
        <w:t xml:space="preserve">        </w:t>
      </w:r>
      <w:proofErr w:type="spellStart"/>
      <w:r w:rsidRPr="00276D40">
        <w:t>systemHealth.lastWatchdogReset</w:t>
      </w:r>
      <w:proofErr w:type="spellEnd"/>
      <w:r w:rsidRPr="00276D40">
        <w:t xml:space="preserve"> = </w:t>
      </w:r>
      <w:proofErr w:type="spellStart"/>
      <w:r w:rsidRPr="00276D40">
        <w:t>HAL_</w:t>
      </w:r>
      <w:proofErr w:type="gramStart"/>
      <w:r w:rsidRPr="00276D40">
        <w:t>GetTick</w:t>
      </w:r>
      <w:proofErr w:type="spellEnd"/>
      <w:r w:rsidRPr="00276D40">
        <w:t>(</w:t>
      </w:r>
      <w:proofErr w:type="gramEnd"/>
      <w:r w:rsidRPr="00276D40">
        <w:t>);</w:t>
      </w:r>
    </w:p>
    <w:p w14:paraId="686BD917" w14:textId="77777777" w:rsidR="00B252A0" w:rsidRPr="00276D40" w:rsidRDefault="00B252A0" w:rsidP="00B252A0">
      <w:r w:rsidRPr="00276D40">
        <w:t xml:space="preserve">        </w:t>
      </w:r>
      <w:proofErr w:type="spellStart"/>
      <w:r w:rsidRPr="00276D40">
        <w:t>systemHealth.totalResets</w:t>
      </w:r>
      <w:proofErr w:type="spellEnd"/>
      <w:r w:rsidRPr="00276D40">
        <w:t>++;</w:t>
      </w:r>
    </w:p>
    <w:p w14:paraId="0C742372"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"Watchdog reset count: %</w:t>
      </w:r>
      <w:proofErr w:type="spellStart"/>
      <w:r w:rsidRPr="00276D40">
        <w:t>lu</w:t>
      </w:r>
      <w:proofErr w:type="spellEnd"/>
      <w:r w:rsidRPr="00276D40">
        <w:t xml:space="preserve">\n", </w:t>
      </w:r>
      <w:proofErr w:type="spellStart"/>
      <w:r w:rsidRPr="00276D40">
        <w:t>systemHealth.totalResets</w:t>
      </w:r>
      <w:proofErr w:type="spellEnd"/>
      <w:r w:rsidRPr="00276D40">
        <w:t>);</w:t>
      </w:r>
    </w:p>
    <w:p w14:paraId="5E8088F4" w14:textId="77777777" w:rsidR="00B252A0" w:rsidRPr="00276D40" w:rsidRDefault="00B252A0" w:rsidP="00B252A0">
      <w:r w:rsidRPr="00276D40">
        <w:t xml:space="preserve">    }</w:t>
      </w:r>
    </w:p>
    <w:p w14:paraId="0412EFDB" w14:textId="77777777" w:rsidR="00B252A0" w:rsidRPr="00276D40" w:rsidRDefault="00B252A0" w:rsidP="00B252A0">
      <w:r w:rsidRPr="00276D40">
        <w:t xml:space="preserve">    </w:t>
      </w:r>
    </w:p>
    <w:p w14:paraId="658857A8"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RCC_FLAG_PORRST) == SET) {</w:t>
      </w:r>
    </w:p>
    <w:p w14:paraId="3A97C397" w14:textId="77777777" w:rsidR="00B252A0" w:rsidRPr="00276D40" w:rsidRDefault="00B252A0" w:rsidP="00B252A0">
      <w:r w:rsidRPr="00276D40">
        <w:t xml:space="preserve">        </w:t>
      </w:r>
      <w:proofErr w:type="spellStart"/>
      <w:r w:rsidRPr="00276D40">
        <w:t>systemHealth.lastPowerReset</w:t>
      </w:r>
      <w:proofErr w:type="spellEnd"/>
      <w:r w:rsidRPr="00276D40">
        <w:t xml:space="preserve"> = </w:t>
      </w:r>
      <w:proofErr w:type="spellStart"/>
      <w:r w:rsidRPr="00276D40">
        <w:t>HAL_</w:t>
      </w:r>
      <w:proofErr w:type="gramStart"/>
      <w:r w:rsidRPr="00276D40">
        <w:t>GetTick</w:t>
      </w:r>
      <w:proofErr w:type="spellEnd"/>
      <w:r w:rsidRPr="00276D40">
        <w:t>(</w:t>
      </w:r>
      <w:proofErr w:type="gramEnd"/>
      <w:r w:rsidRPr="00276D40">
        <w:t>);</w:t>
      </w:r>
    </w:p>
    <w:p w14:paraId="6B373F7C" w14:textId="77777777" w:rsidR="00B252A0" w:rsidRPr="00276D40" w:rsidRDefault="00B252A0" w:rsidP="00B252A0">
      <w:r w:rsidRPr="00276D40">
        <w:t xml:space="preserve">        </w:t>
      </w:r>
      <w:proofErr w:type="spellStart"/>
      <w:proofErr w:type="gramStart"/>
      <w:r w:rsidRPr="00276D40">
        <w:t>printf</w:t>
      </w:r>
      <w:proofErr w:type="spellEnd"/>
      <w:r w:rsidRPr="00276D40">
        <w:t>(</w:t>
      </w:r>
      <w:proofErr w:type="gramEnd"/>
      <w:r w:rsidRPr="00276D40">
        <w:t>"Power cycle detected\n");</w:t>
      </w:r>
    </w:p>
    <w:p w14:paraId="418B6AC3" w14:textId="77777777" w:rsidR="00B252A0" w:rsidRPr="00276D40" w:rsidRDefault="00B252A0" w:rsidP="00B252A0">
      <w:r w:rsidRPr="00276D40">
        <w:t xml:space="preserve">    }</w:t>
      </w:r>
    </w:p>
    <w:p w14:paraId="1C8B9847" w14:textId="77777777" w:rsidR="00B252A0" w:rsidRPr="00276D40" w:rsidRDefault="00B252A0" w:rsidP="00B252A0">
      <w:r w:rsidRPr="00276D40">
        <w:t xml:space="preserve">    </w:t>
      </w:r>
    </w:p>
    <w:p w14:paraId="325DA2AD" w14:textId="77777777" w:rsidR="00B252A0" w:rsidRPr="00276D40" w:rsidRDefault="00B252A0" w:rsidP="00B252A0">
      <w:r w:rsidRPr="00276D40">
        <w:t xml:space="preserve">    // 定期清除标志</w:t>
      </w:r>
    </w:p>
    <w:p w14:paraId="4D369A3E" w14:textId="77777777" w:rsidR="00B252A0" w:rsidRPr="00276D40" w:rsidRDefault="00B252A0" w:rsidP="00B252A0">
      <w:r w:rsidRPr="00276D40">
        <w:t xml:space="preserve">    static uint32_t </w:t>
      </w:r>
      <w:proofErr w:type="spellStart"/>
      <w:r w:rsidRPr="00276D40">
        <w:t>lastClear</w:t>
      </w:r>
      <w:proofErr w:type="spellEnd"/>
      <w:r w:rsidRPr="00276D40">
        <w:t xml:space="preserve"> = 0;</w:t>
      </w:r>
    </w:p>
    <w:p w14:paraId="42C81CBB" w14:textId="77777777" w:rsidR="00B252A0" w:rsidRPr="00276D40" w:rsidRDefault="00B252A0" w:rsidP="00B252A0">
      <w:r w:rsidRPr="00276D40">
        <w:t xml:space="preserve">    if (</w:t>
      </w:r>
      <w:proofErr w:type="spellStart"/>
      <w:r w:rsidRPr="00276D40">
        <w:t>HAL_GetTick</w:t>
      </w:r>
      <w:proofErr w:type="spellEnd"/>
      <w:r w:rsidRPr="00276D40">
        <w:t xml:space="preserve">() - </w:t>
      </w:r>
      <w:proofErr w:type="spellStart"/>
      <w:r w:rsidRPr="00276D40">
        <w:t>lastClear</w:t>
      </w:r>
      <w:proofErr w:type="spellEnd"/>
      <w:r w:rsidRPr="00276D40">
        <w:t xml:space="preserve"> &gt; 60000) { // 每分钟清除一次</w:t>
      </w:r>
    </w:p>
    <w:p w14:paraId="12031478" w14:textId="77777777" w:rsidR="00B252A0" w:rsidRPr="00276D40" w:rsidRDefault="00B252A0" w:rsidP="00B252A0">
      <w:r w:rsidRPr="00276D40">
        <w:t xml:space="preserve">        </w:t>
      </w:r>
      <w:proofErr w:type="spellStart"/>
      <w:r w:rsidRPr="00276D40">
        <w:t>RCC_</w:t>
      </w:r>
      <w:proofErr w:type="gramStart"/>
      <w:r w:rsidRPr="00276D40">
        <w:t>ClearFlag</w:t>
      </w:r>
      <w:proofErr w:type="spellEnd"/>
      <w:r w:rsidRPr="00276D40">
        <w:t>(</w:t>
      </w:r>
      <w:proofErr w:type="gramEnd"/>
      <w:r w:rsidRPr="00276D40">
        <w:t>);</w:t>
      </w:r>
    </w:p>
    <w:p w14:paraId="1B34ED9A" w14:textId="77777777" w:rsidR="00B252A0" w:rsidRPr="00276D40" w:rsidRDefault="00B252A0" w:rsidP="00B252A0">
      <w:r w:rsidRPr="00276D40">
        <w:t xml:space="preserve">        </w:t>
      </w:r>
      <w:proofErr w:type="spellStart"/>
      <w:r w:rsidRPr="00276D40">
        <w:t>lastClear</w:t>
      </w:r>
      <w:proofErr w:type="spellEnd"/>
      <w:r w:rsidRPr="00276D40">
        <w:t xml:space="preserve"> = </w:t>
      </w:r>
      <w:proofErr w:type="spellStart"/>
      <w:r w:rsidRPr="00276D40">
        <w:t>HAL_</w:t>
      </w:r>
      <w:proofErr w:type="gramStart"/>
      <w:r w:rsidRPr="00276D40">
        <w:t>GetTick</w:t>
      </w:r>
      <w:proofErr w:type="spellEnd"/>
      <w:r w:rsidRPr="00276D40">
        <w:t>(</w:t>
      </w:r>
      <w:proofErr w:type="gramEnd"/>
      <w:r w:rsidRPr="00276D40">
        <w:t>);</w:t>
      </w:r>
    </w:p>
    <w:p w14:paraId="588BF4A7" w14:textId="77777777" w:rsidR="00B252A0" w:rsidRPr="00276D40" w:rsidRDefault="00B252A0" w:rsidP="00B252A0">
      <w:r w:rsidRPr="00276D40">
        <w:t xml:space="preserve">    }</w:t>
      </w:r>
    </w:p>
    <w:p w14:paraId="0C357DFE" w14:textId="77777777" w:rsidR="00B252A0" w:rsidRPr="00276D40" w:rsidRDefault="00B252A0" w:rsidP="00B252A0">
      <w:r w:rsidRPr="00276D40">
        <w:t>}</w:t>
      </w:r>
    </w:p>
    <w:p w14:paraId="7B2F2C25" w14:textId="77777777" w:rsidR="00B252A0" w:rsidRPr="00276D40" w:rsidRDefault="00B252A0" w:rsidP="00B252A0">
      <w:pPr>
        <w:pStyle w:val="4"/>
      </w:pPr>
      <w:r w:rsidRPr="00276D40">
        <w:t>安全关键应用</w:t>
      </w:r>
    </w:p>
    <w:p w14:paraId="5BBD9475" w14:textId="77777777" w:rsidR="00B252A0" w:rsidRPr="00276D40" w:rsidRDefault="00B252A0" w:rsidP="00B252A0">
      <w:r w:rsidRPr="00276D40">
        <w:t xml:space="preserve">uint8_t </w:t>
      </w:r>
      <w:proofErr w:type="spellStart"/>
      <w:r w:rsidRPr="00276D40">
        <w:t>IsSystemClockStable</w:t>
      </w:r>
      <w:proofErr w:type="spellEnd"/>
      <w:r w:rsidRPr="00276D40">
        <w:t>(void)</w:t>
      </w:r>
    </w:p>
    <w:p w14:paraId="12F520A7" w14:textId="77777777" w:rsidR="00B252A0" w:rsidRPr="00276D40" w:rsidRDefault="00B252A0" w:rsidP="00B252A0">
      <w:r w:rsidRPr="00276D40">
        <w:t>{</w:t>
      </w:r>
    </w:p>
    <w:p w14:paraId="60F25978" w14:textId="77777777" w:rsidR="00B252A0" w:rsidRPr="00276D40" w:rsidRDefault="00B252A0" w:rsidP="00B252A0">
      <w:r w:rsidRPr="00276D40">
        <w:t xml:space="preserve">    // 检查所有主要时钟</w:t>
      </w:r>
    </w:p>
    <w:p w14:paraId="4C5F3047"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RCC_FLAG_HSIRDY</w:t>
      </w:r>
      <w:proofErr w:type="gramStart"/>
      <w:r w:rsidRPr="00276D40">
        <w:t>) !</w:t>
      </w:r>
      <w:proofErr w:type="gramEnd"/>
      <w:r w:rsidRPr="00276D40">
        <w:t>= SET &amp;&amp;</w:t>
      </w:r>
    </w:p>
    <w:p w14:paraId="7ACBEBE8" w14:textId="77777777" w:rsidR="00B252A0" w:rsidRPr="00276D40" w:rsidRDefault="00B252A0" w:rsidP="00B252A0">
      <w:r w:rsidRPr="00276D40">
        <w:lastRenderedPageBreak/>
        <w:t xml:space="preserve">        </w:t>
      </w:r>
      <w:proofErr w:type="spellStart"/>
      <w:r w:rsidRPr="00276D40">
        <w:t>RCC_</w:t>
      </w:r>
      <w:proofErr w:type="gramStart"/>
      <w:r w:rsidRPr="00276D40">
        <w:t>GetFlagStatus</w:t>
      </w:r>
      <w:proofErr w:type="spellEnd"/>
      <w:r w:rsidRPr="00276D40">
        <w:t>(</w:t>
      </w:r>
      <w:proofErr w:type="gramEnd"/>
      <w:r w:rsidRPr="00276D40">
        <w:t>RCC_FLAG_HSERDY</w:t>
      </w:r>
      <w:proofErr w:type="gramStart"/>
      <w:r w:rsidRPr="00276D40">
        <w:t>) !</w:t>
      </w:r>
      <w:proofErr w:type="gramEnd"/>
      <w:r w:rsidRPr="00276D40">
        <w:t xml:space="preserve">= </w:t>
      </w:r>
      <w:proofErr w:type="gramStart"/>
      <w:r w:rsidRPr="00276D40">
        <w:t>SET) {</w:t>
      </w:r>
      <w:proofErr w:type="gramEnd"/>
    </w:p>
    <w:p w14:paraId="7C26147F" w14:textId="77777777" w:rsidR="00B252A0" w:rsidRPr="00276D40" w:rsidRDefault="00B252A0" w:rsidP="00B252A0">
      <w:r w:rsidRPr="00276D40">
        <w:t xml:space="preserve">        return 0; // 没有稳定的时钟源</w:t>
      </w:r>
    </w:p>
    <w:p w14:paraId="5BED37A8" w14:textId="77777777" w:rsidR="00B252A0" w:rsidRPr="00276D40" w:rsidRDefault="00B252A0" w:rsidP="00B252A0">
      <w:r w:rsidRPr="00276D40">
        <w:t xml:space="preserve">    }</w:t>
      </w:r>
    </w:p>
    <w:p w14:paraId="367D1B0C" w14:textId="77777777" w:rsidR="00B252A0" w:rsidRPr="00276D40" w:rsidRDefault="00B252A0" w:rsidP="00B252A0">
      <w:r w:rsidRPr="00276D40">
        <w:t xml:space="preserve">    </w:t>
      </w:r>
    </w:p>
    <w:p w14:paraId="78836E3A" w14:textId="77777777" w:rsidR="00B252A0" w:rsidRPr="00276D40" w:rsidRDefault="00B252A0" w:rsidP="00B252A0">
      <w:r w:rsidRPr="00276D40">
        <w:t xml:space="preserve">    // 检查 PLL 如果使用</w:t>
      </w:r>
    </w:p>
    <w:p w14:paraId="6528A339" w14:textId="77777777" w:rsidR="00B252A0" w:rsidRPr="00276D40" w:rsidRDefault="00B252A0" w:rsidP="00B252A0">
      <w:r w:rsidRPr="00276D40">
        <w:t xml:space="preserve">    if (</w:t>
      </w:r>
      <w:proofErr w:type="spellStart"/>
      <w:r w:rsidRPr="00276D40">
        <w:t>RCC_</w:t>
      </w:r>
      <w:proofErr w:type="gramStart"/>
      <w:r w:rsidRPr="00276D40">
        <w:t>GetSYSCLKSource</w:t>
      </w:r>
      <w:proofErr w:type="spellEnd"/>
      <w:r w:rsidRPr="00276D40">
        <w:t>(</w:t>
      </w:r>
      <w:proofErr w:type="gramEnd"/>
      <w:r w:rsidRPr="00276D40">
        <w:t xml:space="preserve">) == </w:t>
      </w:r>
      <w:proofErr w:type="spellStart"/>
      <w:r w:rsidRPr="00276D40">
        <w:t>RCC_SYSCLKSource_PLLCLK</w:t>
      </w:r>
      <w:proofErr w:type="spellEnd"/>
      <w:r w:rsidRPr="00276D40">
        <w:t>) {</w:t>
      </w:r>
    </w:p>
    <w:p w14:paraId="630AC129" w14:textId="77777777" w:rsidR="00B252A0" w:rsidRPr="00276D40" w:rsidRDefault="00B252A0" w:rsidP="00B252A0">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RCC_FLAG_PLLRDY</w:t>
      </w:r>
      <w:proofErr w:type="gramStart"/>
      <w:r w:rsidRPr="00276D40">
        <w:t>) !</w:t>
      </w:r>
      <w:proofErr w:type="gramEnd"/>
      <w:r w:rsidRPr="00276D40">
        <w:t xml:space="preserve">= </w:t>
      </w:r>
      <w:proofErr w:type="gramStart"/>
      <w:r w:rsidRPr="00276D40">
        <w:t>SET) {</w:t>
      </w:r>
      <w:proofErr w:type="gramEnd"/>
    </w:p>
    <w:p w14:paraId="2EA11A9C" w14:textId="77777777" w:rsidR="00B252A0" w:rsidRPr="00276D40" w:rsidRDefault="00B252A0" w:rsidP="00B252A0">
      <w:r w:rsidRPr="00276D40">
        <w:t xml:space="preserve">            return 0; // PLL 不稳定</w:t>
      </w:r>
    </w:p>
    <w:p w14:paraId="7586AEE8" w14:textId="77777777" w:rsidR="00B252A0" w:rsidRPr="00276D40" w:rsidRDefault="00B252A0" w:rsidP="00B252A0">
      <w:r w:rsidRPr="00276D40">
        <w:t xml:space="preserve">        }</w:t>
      </w:r>
    </w:p>
    <w:p w14:paraId="4AF0EB1F" w14:textId="77777777" w:rsidR="00B252A0" w:rsidRPr="00276D40" w:rsidRDefault="00B252A0" w:rsidP="00B252A0">
      <w:r w:rsidRPr="00276D40">
        <w:t xml:space="preserve">    }</w:t>
      </w:r>
    </w:p>
    <w:p w14:paraId="1778F362" w14:textId="77777777" w:rsidR="00B252A0" w:rsidRPr="00276D40" w:rsidRDefault="00B252A0" w:rsidP="00B252A0">
      <w:r w:rsidRPr="00276D40">
        <w:t xml:space="preserve">    </w:t>
      </w:r>
    </w:p>
    <w:p w14:paraId="161DB864" w14:textId="77777777" w:rsidR="00B252A0" w:rsidRPr="00276D40" w:rsidRDefault="00B252A0" w:rsidP="00B252A0">
      <w:r w:rsidRPr="00276D40">
        <w:t xml:space="preserve">    return 1; // 时钟系统稳定</w:t>
      </w:r>
    </w:p>
    <w:p w14:paraId="0D379A3D" w14:textId="77777777" w:rsidR="00B252A0" w:rsidRPr="00276D40" w:rsidRDefault="00B252A0" w:rsidP="00B252A0">
      <w:r w:rsidRPr="00276D40">
        <w:t>}</w:t>
      </w:r>
    </w:p>
    <w:p w14:paraId="2924DBB2" w14:textId="77777777" w:rsidR="00B252A0" w:rsidRPr="00276D40" w:rsidRDefault="00B252A0" w:rsidP="00B252A0">
      <w:r w:rsidRPr="00276D40">
        <w:t>这个函数在系统诊断、故障分析和安全监控中非常重要，特别是在需要了解系统状态和故障原因的应用程序中。</w:t>
      </w:r>
    </w:p>
    <w:p w14:paraId="060D04B9" w14:textId="77777777" w:rsidR="00B252A0" w:rsidRDefault="00B252A0" w:rsidP="00B252A0">
      <w:pPr>
        <w:pStyle w:val="2"/>
      </w:pPr>
      <w:proofErr w:type="spellStart"/>
      <w:r w:rsidRPr="00276D40">
        <w:t>RCC_ClearFlag</w:t>
      </w:r>
      <w:proofErr w:type="spellEnd"/>
      <w:r>
        <w:rPr>
          <w:rFonts w:hint="eastAsia"/>
        </w:rPr>
        <w:t>()</w:t>
      </w:r>
      <w:r>
        <w:br/>
      </w:r>
      <w:r w:rsidRPr="00276FA3">
        <w:rPr>
          <w:b/>
          <w:bCs/>
        </w:rPr>
        <w:t>清除 RCC 模块中的所有复位标志</w:t>
      </w:r>
    </w:p>
    <w:p w14:paraId="3C7AE481" w14:textId="77777777" w:rsidR="00B252A0" w:rsidRPr="00276FA3" w:rsidRDefault="00B252A0" w:rsidP="00B252A0">
      <w:r w:rsidRPr="00276FA3">
        <w:t xml:space="preserve">这个函数 </w:t>
      </w:r>
      <w:proofErr w:type="spellStart"/>
      <w:r w:rsidRPr="00276FA3">
        <w:t>RCC_ClearFlag</w:t>
      </w:r>
      <w:proofErr w:type="spellEnd"/>
      <w:r w:rsidRPr="00276FA3">
        <w:t>(void)用于</w:t>
      </w:r>
      <w:r w:rsidRPr="00276FA3">
        <w:rPr>
          <w:b/>
          <w:bCs/>
          <w:color w:val="EE0000"/>
        </w:rPr>
        <w:t>清除 RCC 模块中的所有复位标志</w:t>
      </w:r>
      <w:r w:rsidRPr="00276FA3">
        <w:t>。让我为您详细解释：</w:t>
      </w:r>
    </w:p>
    <w:p w14:paraId="519D04A6" w14:textId="77777777" w:rsidR="00B252A0" w:rsidRPr="00276FA3" w:rsidRDefault="00B252A0" w:rsidP="00B252A0">
      <w:pPr>
        <w:pStyle w:val="3"/>
      </w:pPr>
      <w:r w:rsidRPr="00276FA3">
        <w:t>函数功能</w:t>
      </w:r>
    </w:p>
    <w:p w14:paraId="0FC841B4" w14:textId="77777777" w:rsidR="00B252A0" w:rsidRPr="00276FA3" w:rsidRDefault="00B252A0" w:rsidP="00B252A0">
      <w:r w:rsidRPr="00276FA3">
        <w:rPr>
          <w:rFonts w:ascii="Times New Roman" w:hAnsi="Times New Roman" w:cs="Times New Roman"/>
        </w:rPr>
        <w:t>​</w:t>
      </w:r>
      <w:r w:rsidRPr="00276FA3">
        <w:rPr>
          <w:b/>
          <w:bCs/>
        </w:rPr>
        <w:t>清除 RCC 控制/状态寄存器（RCC_CSR）中的所有复位源标志</w:t>
      </w:r>
      <w:r w:rsidRPr="00276FA3">
        <w:t>，用于复位后清除之前的复位状态信息。</w:t>
      </w:r>
    </w:p>
    <w:p w14:paraId="108D515D" w14:textId="77777777" w:rsidR="00B252A0" w:rsidRPr="00276FA3" w:rsidRDefault="00B252A0" w:rsidP="00B252A0">
      <w:pPr>
        <w:pStyle w:val="3"/>
      </w:pPr>
      <w:r w:rsidRPr="00276FA3">
        <w:t>函数原型</w:t>
      </w:r>
    </w:p>
    <w:p w14:paraId="18770E64" w14:textId="77777777" w:rsidR="00B252A0" w:rsidRPr="00276FA3" w:rsidRDefault="00B252A0" w:rsidP="00B252A0">
      <w:r w:rsidRPr="00276FA3">
        <w:t xml:space="preserve">void </w:t>
      </w:r>
      <w:proofErr w:type="spellStart"/>
      <w:r w:rsidRPr="00276FA3">
        <w:t>RCC_ClearFlag</w:t>
      </w:r>
      <w:proofErr w:type="spellEnd"/>
      <w:r w:rsidRPr="00276FA3">
        <w:t>(void);</w:t>
      </w:r>
    </w:p>
    <w:p w14:paraId="2A6FCF3F" w14:textId="77777777" w:rsidR="00B252A0" w:rsidRPr="00276FA3" w:rsidRDefault="00B252A0" w:rsidP="00B252A0">
      <w:pPr>
        <w:pStyle w:val="3"/>
      </w:pPr>
      <w:r w:rsidRPr="00276FA3">
        <w:t>工作原理</w:t>
      </w:r>
    </w:p>
    <w:p w14:paraId="1E6E7137" w14:textId="77777777" w:rsidR="00B252A0" w:rsidRPr="00276FA3" w:rsidRDefault="00B252A0" w:rsidP="00B252A0">
      <w:r w:rsidRPr="00276FA3">
        <w:t>这个函数通过向 RCC 控制/状态寄存器（RCC_CSR）的复位标志位写入特定值来清除</w:t>
      </w:r>
      <w:r w:rsidRPr="00276FA3">
        <w:lastRenderedPageBreak/>
        <w:t>所有复位标志：</w:t>
      </w:r>
    </w:p>
    <w:p w14:paraId="0DFA0FD8" w14:textId="77777777" w:rsidR="00B252A0" w:rsidRPr="00276FA3" w:rsidRDefault="00B252A0" w:rsidP="00B252A0">
      <w:proofErr w:type="gramStart"/>
      <w:r w:rsidRPr="00276FA3">
        <w:t>void</w:t>
      </w:r>
      <w:proofErr w:type="gramEnd"/>
      <w:r w:rsidRPr="00276FA3">
        <w:t xml:space="preserve"> </w:t>
      </w:r>
      <w:proofErr w:type="spellStart"/>
      <w:r w:rsidRPr="00276FA3">
        <w:t>RCC_ClearFlag</w:t>
      </w:r>
      <w:proofErr w:type="spellEnd"/>
      <w:r w:rsidRPr="00276FA3">
        <w:t>(void)</w:t>
      </w:r>
    </w:p>
    <w:p w14:paraId="4D3E822C" w14:textId="77777777" w:rsidR="00B252A0" w:rsidRPr="00276FA3" w:rsidRDefault="00B252A0" w:rsidP="00B252A0">
      <w:r w:rsidRPr="00276FA3">
        <w:t>{</w:t>
      </w:r>
    </w:p>
    <w:p w14:paraId="7214AE5E" w14:textId="77777777" w:rsidR="00B252A0" w:rsidRPr="00276FA3" w:rsidRDefault="00B252A0" w:rsidP="00B252A0">
      <w:r w:rsidRPr="00276FA3">
        <w:t xml:space="preserve">    // 设置 RMVF 位（复位标志清除位）来清除所有复位标志</w:t>
      </w:r>
    </w:p>
    <w:p w14:paraId="1E724AEE" w14:textId="77777777" w:rsidR="00B252A0" w:rsidRPr="00276FA3" w:rsidRDefault="00B252A0" w:rsidP="00B252A0">
      <w:r w:rsidRPr="00276FA3">
        <w:t xml:space="preserve">    RCC-&gt;CSR |= RCC_CSR_RMVF;</w:t>
      </w:r>
    </w:p>
    <w:p w14:paraId="21B14CD4" w14:textId="77777777" w:rsidR="00B252A0" w:rsidRPr="00276FA3" w:rsidRDefault="00B252A0" w:rsidP="00B252A0">
      <w:r w:rsidRPr="00276FA3">
        <w:t>}</w:t>
      </w:r>
    </w:p>
    <w:p w14:paraId="29DD159E" w14:textId="77777777" w:rsidR="00B252A0" w:rsidRPr="00276FA3" w:rsidRDefault="00B252A0" w:rsidP="00B252A0">
      <w:pPr>
        <w:pStyle w:val="3"/>
      </w:pPr>
      <w:r w:rsidRPr="00276FA3">
        <w:t>清除的标志位</w:t>
      </w:r>
    </w:p>
    <w:p w14:paraId="21931582" w14:textId="77777777" w:rsidR="00B252A0" w:rsidRPr="00276FA3" w:rsidRDefault="00B252A0" w:rsidP="00B252A0">
      <w:r w:rsidRPr="00276FA3">
        <w:t>这个函数会清除以下所有复位标志：</w:t>
      </w:r>
    </w:p>
    <w:p w14:paraId="22ACDE2A" w14:textId="77777777" w:rsidR="00B252A0" w:rsidRPr="00276FA3" w:rsidRDefault="00B252A0">
      <w:pPr>
        <w:numPr>
          <w:ilvl w:val="0"/>
          <w:numId w:val="344"/>
        </w:numPr>
      </w:pPr>
      <w:r w:rsidRPr="00276FA3">
        <w:t>RCC_FLAG_PINRST- 引脚复位标志</w:t>
      </w:r>
    </w:p>
    <w:p w14:paraId="5CD3C51A" w14:textId="77777777" w:rsidR="00B252A0" w:rsidRPr="00276FA3" w:rsidRDefault="00B252A0">
      <w:pPr>
        <w:numPr>
          <w:ilvl w:val="0"/>
          <w:numId w:val="344"/>
        </w:numPr>
      </w:pPr>
      <w:r w:rsidRPr="00276FA3">
        <w:t>RCC_FLAG_PORRST- 上电/掉电复位标志</w:t>
      </w:r>
    </w:p>
    <w:p w14:paraId="433D5A1A" w14:textId="77777777" w:rsidR="00B252A0" w:rsidRPr="00276FA3" w:rsidRDefault="00B252A0">
      <w:pPr>
        <w:numPr>
          <w:ilvl w:val="0"/>
          <w:numId w:val="344"/>
        </w:numPr>
      </w:pPr>
      <w:r w:rsidRPr="00276FA3">
        <w:t>RCC_FLAG_SFTRST- 软件复位标志</w:t>
      </w:r>
    </w:p>
    <w:p w14:paraId="23B66140" w14:textId="77777777" w:rsidR="00B252A0" w:rsidRPr="00276FA3" w:rsidRDefault="00B252A0">
      <w:pPr>
        <w:numPr>
          <w:ilvl w:val="0"/>
          <w:numId w:val="344"/>
        </w:numPr>
      </w:pPr>
      <w:r w:rsidRPr="00276FA3">
        <w:t>RCC_FLAG_IWDGRST- 独立看门狗复位标志</w:t>
      </w:r>
    </w:p>
    <w:p w14:paraId="26BDAADE" w14:textId="77777777" w:rsidR="00B252A0" w:rsidRPr="00276FA3" w:rsidRDefault="00B252A0">
      <w:pPr>
        <w:numPr>
          <w:ilvl w:val="0"/>
          <w:numId w:val="344"/>
        </w:numPr>
      </w:pPr>
      <w:r w:rsidRPr="00276FA3">
        <w:t>RCC_FLAG_WWDGRST- 窗口看门狗复位标志</w:t>
      </w:r>
    </w:p>
    <w:p w14:paraId="5550DF96" w14:textId="77777777" w:rsidR="00B252A0" w:rsidRPr="00276FA3" w:rsidRDefault="00B252A0">
      <w:pPr>
        <w:numPr>
          <w:ilvl w:val="0"/>
          <w:numId w:val="344"/>
        </w:numPr>
      </w:pPr>
      <w:r w:rsidRPr="00276FA3">
        <w:t>RCC_FLAG_LPWRRST- 低功耗复位标志</w:t>
      </w:r>
    </w:p>
    <w:p w14:paraId="1A9E6EA3" w14:textId="77777777" w:rsidR="00B252A0" w:rsidRPr="00276FA3" w:rsidRDefault="00B252A0" w:rsidP="00B252A0">
      <w:pPr>
        <w:pStyle w:val="3"/>
      </w:pPr>
      <w:r w:rsidRPr="00276FA3">
        <w:t>典型使用流程</w:t>
      </w:r>
    </w:p>
    <w:p w14:paraId="4B072154" w14:textId="77777777" w:rsidR="00B252A0" w:rsidRPr="00276FA3" w:rsidRDefault="00B252A0" w:rsidP="00B252A0">
      <w:r w:rsidRPr="00276FA3">
        <w:t>// 系统启动初始化</w:t>
      </w:r>
    </w:p>
    <w:p w14:paraId="6B96839B" w14:textId="77777777" w:rsidR="00B252A0" w:rsidRPr="00276FA3" w:rsidRDefault="00B252A0" w:rsidP="00B252A0">
      <w:r w:rsidRPr="00276FA3">
        <w:t xml:space="preserve">void </w:t>
      </w:r>
      <w:proofErr w:type="spellStart"/>
      <w:r w:rsidRPr="00276FA3">
        <w:t>System_Init</w:t>
      </w:r>
      <w:proofErr w:type="spellEnd"/>
      <w:r w:rsidRPr="00276FA3">
        <w:t>(void)</w:t>
      </w:r>
    </w:p>
    <w:p w14:paraId="0843C753" w14:textId="77777777" w:rsidR="00B252A0" w:rsidRPr="00276FA3" w:rsidRDefault="00B252A0" w:rsidP="00B252A0">
      <w:r w:rsidRPr="00276FA3">
        <w:t>{</w:t>
      </w:r>
    </w:p>
    <w:p w14:paraId="2B4271ED" w14:textId="77777777" w:rsidR="00B252A0" w:rsidRPr="00276FA3" w:rsidRDefault="00B252A0" w:rsidP="00B252A0">
      <w:r w:rsidRPr="00276FA3">
        <w:t xml:space="preserve">    // 1. 首先分析复位原因（可选）</w:t>
      </w:r>
    </w:p>
    <w:p w14:paraId="2F196279" w14:textId="77777777" w:rsidR="00B252A0" w:rsidRPr="00276FA3" w:rsidRDefault="00B252A0" w:rsidP="00B252A0">
      <w:r w:rsidRPr="00276FA3">
        <w:t xml:space="preserve">    </w:t>
      </w:r>
      <w:proofErr w:type="spellStart"/>
      <w:proofErr w:type="gramStart"/>
      <w:r w:rsidRPr="00276FA3">
        <w:t>AnalyzeResetSource</w:t>
      </w:r>
      <w:proofErr w:type="spellEnd"/>
      <w:r w:rsidRPr="00276FA3">
        <w:t>(</w:t>
      </w:r>
      <w:proofErr w:type="gramEnd"/>
      <w:r w:rsidRPr="00276FA3">
        <w:t>);</w:t>
      </w:r>
    </w:p>
    <w:p w14:paraId="7BE37978" w14:textId="77777777" w:rsidR="00B252A0" w:rsidRPr="00276FA3" w:rsidRDefault="00B252A0" w:rsidP="00B252A0">
      <w:r w:rsidRPr="00276FA3">
        <w:t xml:space="preserve">    </w:t>
      </w:r>
    </w:p>
    <w:p w14:paraId="60B7F5AA" w14:textId="77777777" w:rsidR="00B252A0" w:rsidRPr="00276FA3" w:rsidRDefault="00B252A0" w:rsidP="00B252A0">
      <w:r w:rsidRPr="00276FA3">
        <w:t xml:space="preserve">    // 2. 清除所有复位标志</w:t>
      </w:r>
    </w:p>
    <w:p w14:paraId="0C586B61" w14:textId="77777777" w:rsidR="00B252A0" w:rsidRPr="00276FA3" w:rsidRDefault="00B252A0" w:rsidP="00B252A0">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371C1BF1" w14:textId="77777777" w:rsidR="00B252A0" w:rsidRPr="00276FA3" w:rsidRDefault="00B252A0" w:rsidP="00B252A0">
      <w:r w:rsidRPr="00276FA3">
        <w:t xml:space="preserve">    </w:t>
      </w:r>
    </w:p>
    <w:p w14:paraId="4C68ACC4" w14:textId="77777777" w:rsidR="00B252A0" w:rsidRPr="00276FA3" w:rsidRDefault="00B252A0" w:rsidP="00B252A0">
      <w:r w:rsidRPr="00276FA3">
        <w:t xml:space="preserve">    // 3. 继续其他初始化</w:t>
      </w:r>
    </w:p>
    <w:p w14:paraId="66B8A83A" w14:textId="77777777" w:rsidR="00B252A0" w:rsidRPr="00276FA3" w:rsidRDefault="00B252A0" w:rsidP="00B252A0">
      <w:r w:rsidRPr="00276FA3">
        <w:t xml:space="preserve">    </w:t>
      </w:r>
      <w:proofErr w:type="spellStart"/>
      <w:r w:rsidRPr="00276FA3">
        <w:t>Clock_</w:t>
      </w:r>
      <w:proofErr w:type="gramStart"/>
      <w:r w:rsidRPr="00276FA3">
        <w:t>Init</w:t>
      </w:r>
      <w:proofErr w:type="spellEnd"/>
      <w:r w:rsidRPr="00276FA3">
        <w:t>(</w:t>
      </w:r>
      <w:proofErr w:type="gramEnd"/>
      <w:r w:rsidRPr="00276FA3">
        <w:t>);</w:t>
      </w:r>
    </w:p>
    <w:p w14:paraId="551AAEC8" w14:textId="77777777" w:rsidR="00B252A0" w:rsidRPr="00276FA3" w:rsidRDefault="00B252A0" w:rsidP="00B252A0">
      <w:r w:rsidRPr="00276FA3">
        <w:lastRenderedPageBreak/>
        <w:t xml:space="preserve">    </w:t>
      </w:r>
      <w:proofErr w:type="spellStart"/>
      <w:r w:rsidRPr="00276FA3">
        <w:t>GPIO_</w:t>
      </w:r>
      <w:proofErr w:type="gramStart"/>
      <w:r w:rsidRPr="00276FA3">
        <w:t>Init</w:t>
      </w:r>
      <w:proofErr w:type="spellEnd"/>
      <w:r w:rsidRPr="00276FA3">
        <w:t>(</w:t>
      </w:r>
      <w:proofErr w:type="gramEnd"/>
      <w:r w:rsidRPr="00276FA3">
        <w:t>);</w:t>
      </w:r>
    </w:p>
    <w:p w14:paraId="7BB01634" w14:textId="77777777" w:rsidR="00B252A0" w:rsidRPr="00276FA3" w:rsidRDefault="00B252A0" w:rsidP="00B252A0">
      <w:r w:rsidRPr="00276FA3">
        <w:t xml:space="preserve">    // ...</w:t>
      </w:r>
    </w:p>
    <w:p w14:paraId="2D50CA25" w14:textId="77777777" w:rsidR="00B252A0" w:rsidRPr="00276FA3" w:rsidRDefault="00B252A0" w:rsidP="00B252A0">
      <w:r w:rsidRPr="00276FA3">
        <w:t>}</w:t>
      </w:r>
    </w:p>
    <w:p w14:paraId="0F67ADA9" w14:textId="77777777" w:rsidR="00B252A0" w:rsidRPr="00276FA3" w:rsidRDefault="00B252A0" w:rsidP="00B252A0">
      <w:pPr>
        <w:pStyle w:val="3"/>
      </w:pPr>
      <w:r w:rsidRPr="00276FA3">
        <w:t>完整示例代码</w:t>
      </w:r>
    </w:p>
    <w:p w14:paraId="177DD30F" w14:textId="77777777" w:rsidR="00B252A0" w:rsidRPr="00276FA3" w:rsidRDefault="00B252A0" w:rsidP="00B252A0">
      <w:proofErr w:type="gramStart"/>
      <w:r w:rsidRPr="00276FA3">
        <w:t>#include</w:t>
      </w:r>
      <w:proofErr w:type="gramEnd"/>
      <w:r w:rsidRPr="00276FA3">
        <w:t xml:space="preserve"> "stm32f10x.h"</w:t>
      </w:r>
    </w:p>
    <w:p w14:paraId="5116B5CC" w14:textId="77777777" w:rsidR="00B252A0" w:rsidRPr="00276FA3" w:rsidRDefault="00B252A0" w:rsidP="00B252A0">
      <w:proofErr w:type="gramStart"/>
      <w:r w:rsidRPr="00276FA3">
        <w:t>#include</w:t>
      </w:r>
      <w:proofErr w:type="gramEnd"/>
      <w:r w:rsidRPr="00276FA3">
        <w:t xml:space="preserve"> "stm32f10x_rcc.h"</w:t>
      </w:r>
    </w:p>
    <w:p w14:paraId="6F493AA8" w14:textId="77777777" w:rsidR="00B252A0" w:rsidRPr="00276FA3" w:rsidRDefault="00B252A0" w:rsidP="00B252A0"/>
    <w:p w14:paraId="675C4048" w14:textId="77777777" w:rsidR="00B252A0" w:rsidRPr="00276FA3" w:rsidRDefault="00B252A0" w:rsidP="00B252A0">
      <w:r w:rsidRPr="00276FA3">
        <w:t>/</w:t>
      </w:r>
      <w:proofErr w:type="gramStart"/>
      <w:r w:rsidRPr="00276FA3">
        <w:t>/ 复位</w:t>
      </w:r>
      <w:proofErr w:type="gramEnd"/>
      <w:r w:rsidRPr="00276FA3">
        <w:t>源分析函数</w:t>
      </w:r>
    </w:p>
    <w:p w14:paraId="591AF0BB" w14:textId="77777777" w:rsidR="00B252A0" w:rsidRPr="00276FA3" w:rsidRDefault="00B252A0" w:rsidP="00B252A0">
      <w:r w:rsidRPr="00276FA3">
        <w:t xml:space="preserve">void </w:t>
      </w:r>
      <w:proofErr w:type="spellStart"/>
      <w:r w:rsidRPr="00276FA3">
        <w:t>AnalyzeAndClearResetFlags</w:t>
      </w:r>
      <w:proofErr w:type="spellEnd"/>
      <w:r w:rsidRPr="00276FA3">
        <w:t>(void)</w:t>
      </w:r>
    </w:p>
    <w:p w14:paraId="79922952" w14:textId="77777777" w:rsidR="00B252A0" w:rsidRPr="00276FA3" w:rsidRDefault="00B252A0" w:rsidP="00B252A0">
      <w:r w:rsidRPr="00276FA3">
        <w:t>{</w:t>
      </w:r>
    </w:p>
    <w:p w14:paraId="77482480"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 Reset Source Analysis ===\n");</w:t>
      </w:r>
    </w:p>
    <w:p w14:paraId="25AD2A21" w14:textId="77777777" w:rsidR="00B252A0" w:rsidRPr="00276FA3" w:rsidRDefault="00B252A0" w:rsidP="00B252A0">
      <w:r w:rsidRPr="00276FA3">
        <w:t xml:space="preserve">    </w:t>
      </w:r>
    </w:p>
    <w:p w14:paraId="7F35EF8E" w14:textId="77777777" w:rsidR="00B252A0" w:rsidRPr="00276FA3" w:rsidRDefault="00B252A0" w:rsidP="00B252A0">
      <w:r w:rsidRPr="00276FA3">
        <w:t xml:space="preserve">    // 分析复位原因（在清除前读取）</w:t>
      </w:r>
    </w:p>
    <w:p w14:paraId="533403EF"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RCC_FLAG_PINRST) == SET) {</w:t>
      </w:r>
    </w:p>
    <w:p w14:paraId="0D87D0A7" w14:textId="77777777" w:rsidR="00B252A0" w:rsidRPr="00276FA3" w:rsidRDefault="00B252A0" w:rsidP="00B252A0">
      <w:r w:rsidRPr="00276FA3">
        <w:t xml:space="preserve">        </w:t>
      </w:r>
      <w:proofErr w:type="spellStart"/>
      <w:proofErr w:type="gramStart"/>
      <w:r w:rsidRPr="00276FA3">
        <w:t>printf</w:t>
      </w:r>
      <w:proofErr w:type="spellEnd"/>
      <w:r w:rsidRPr="00276FA3">
        <w:t>("  -</w:t>
      </w:r>
      <w:proofErr w:type="gramEnd"/>
      <w:r w:rsidRPr="00276FA3">
        <w:t xml:space="preserve"> NRST pin reset\n");</w:t>
      </w:r>
    </w:p>
    <w:p w14:paraId="2E5C4E91" w14:textId="77777777" w:rsidR="00B252A0" w:rsidRPr="00276FA3" w:rsidRDefault="00B252A0" w:rsidP="00B252A0">
      <w:r w:rsidRPr="00276FA3">
        <w:t xml:space="preserve">    }</w:t>
      </w:r>
    </w:p>
    <w:p w14:paraId="263ED77C"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RCC_FLAG_PORRST) == SET) {</w:t>
      </w:r>
    </w:p>
    <w:p w14:paraId="53DD7C79" w14:textId="77777777" w:rsidR="00B252A0" w:rsidRPr="00276FA3" w:rsidRDefault="00B252A0" w:rsidP="00B252A0">
      <w:r w:rsidRPr="00276FA3">
        <w:t xml:space="preserve">        </w:t>
      </w:r>
      <w:proofErr w:type="spellStart"/>
      <w:proofErr w:type="gramStart"/>
      <w:r w:rsidRPr="00276FA3">
        <w:t>printf</w:t>
      </w:r>
      <w:proofErr w:type="spellEnd"/>
      <w:r w:rsidRPr="00276FA3">
        <w:t>("  -</w:t>
      </w:r>
      <w:proofErr w:type="gramEnd"/>
      <w:r w:rsidRPr="00276FA3">
        <w:t xml:space="preserve"> Power On/Off reset\n");</w:t>
      </w:r>
    </w:p>
    <w:p w14:paraId="72FD1249" w14:textId="77777777" w:rsidR="00B252A0" w:rsidRPr="00276FA3" w:rsidRDefault="00B252A0" w:rsidP="00B252A0">
      <w:r w:rsidRPr="00276FA3">
        <w:t xml:space="preserve">    }</w:t>
      </w:r>
    </w:p>
    <w:p w14:paraId="71B35CAC"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RCC_FLAG_SFTRST) == SET) {</w:t>
      </w:r>
    </w:p>
    <w:p w14:paraId="08F730E4" w14:textId="77777777" w:rsidR="00B252A0" w:rsidRPr="00276FA3" w:rsidRDefault="00B252A0" w:rsidP="00B252A0">
      <w:r w:rsidRPr="00276FA3">
        <w:t xml:space="preserve">        </w:t>
      </w:r>
      <w:proofErr w:type="spellStart"/>
      <w:proofErr w:type="gramStart"/>
      <w:r w:rsidRPr="00276FA3">
        <w:t>printf</w:t>
      </w:r>
      <w:proofErr w:type="spellEnd"/>
      <w:r w:rsidRPr="00276FA3">
        <w:t>("  -</w:t>
      </w:r>
      <w:proofErr w:type="gramEnd"/>
      <w:r w:rsidRPr="00276FA3">
        <w:t xml:space="preserve"> Software reset\n");</w:t>
      </w:r>
    </w:p>
    <w:p w14:paraId="0E1B5ECB" w14:textId="77777777" w:rsidR="00B252A0" w:rsidRPr="00276FA3" w:rsidRDefault="00B252A0" w:rsidP="00B252A0">
      <w:r w:rsidRPr="00276FA3">
        <w:t xml:space="preserve">    }</w:t>
      </w:r>
    </w:p>
    <w:p w14:paraId="4B103B8E"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48C99E10" w14:textId="77777777" w:rsidR="00B252A0" w:rsidRPr="00276FA3" w:rsidRDefault="00B252A0" w:rsidP="00B252A0">
      <w:r w:rsidRPr="00276FA3">
        <w:t xml:space="preserve">        </w:t>
      </w:r>
      <w:proofErr w:type="spellStart"/>
      <w:proofErr w:type="gramStart"/>
      <w:r w:rsidRPr="00276FA3">
        <w:t>printf</w:t>
      </w:r>
      <w:proofErr w:type="spellEnd"/>
      <w:r w:rsidRPr="00276FA3">
        <w:t>("  -</w:t>
      </w:r>
      <w:proofErr w:type="gramEnd"/>
      <w:r w:rsidRPr="00276FA3">
        <w:t xml:space="preserve"> Independent Watchdog reset\n");</w:t>
      </w:r>
    </w:p>
    <w:p w14:paraId="79C19FBB" w14:textId="77777777" w:rsidR="00B252A0" w:rsidRPr="00276FA3" w:rsidRDefault="00B252A0" w:rsidP="00B252A0">
      <w:r w:rsidRPr="00276FA3">
        <w:t xml:space="preserve">        </w:t>
      </w:r>
      <w:proofErr w:type="spellStart"/>
      <w:proofErr w:type="gramStart"/>
      <w:r w:rsidRPr="00276FA3">
        <w:t>LogError</w:t>
      </w:r>
      <w:proofErr w:type="spellEnd"/>
      <w:r w:rsidRPr="00276FA3">
        <w:t>(</w:t>
      </w:r>
      <w:proofErr w:type="gramEnd"/>
      <w:r w:rsidRPr="00276FA3">
        <w:t>"Watchdog reset occurred");</w:t>
      </w:r>
    </w:p>
    <w:p w14:paraId="1419B38F" w14:textId="77777777" w:rsidR="00B252A0" w:rsidRPr="00276FA3" w:rsidRDefault="00B252A0" w:rsidP="00B252A0">
      <w:r w:rsidRPr="00276FA3">
        <w:t xml:space="preserve">    }</w:t>
      </w:r>
    </w:p>
    <w:p w14:paraId="390A3AB5" w14:textId="77777777" w:rsidR="00B252A0" w:rsidRPr="00276FA3" w:rsidRDefault="00B252A0" w:rsidP="00B252A0">
      <w:r w:rsidRPr="00276FA3">
        <w:lastRenderedPageBreak/>
        <w:t xml:space="preserve">    if (</w:t>
      </w:r>
      <w:proofErr w:type="spellStart"/>
      <w:r w:rsidRPr="00276FA3">
        <w:t>RCC_</w:t>
      </w:r>
      <w:proofErr w:type="gramStart"/>
      <w:r w:rsidRPr="00276FA3">
        <w:t>GetFlagStatus</w:t>
      </w:r>
      <w:proofErr w:type="spellEnd"/>
      <w:r w:rsidRPr="00276FA3">
        <w:t>(</w:t>
      </w:r>
      <w:proofErr w:type="gramEnd"/>
      <w:r w:rsidRPr="00276FA3">
        <w:t>RCC_FLAG_WWDGRST) == SET) {</w:t>
      </w:r>
    </w:p>
    <w:p w14:paraId="587B0FB6" w14:textId="77777777" w:rsidR="00B252A0" w:rsidRPr="00276FA3" w:rsidRDefault="00B252A0" w:rsidP="00B252A0">
      <w:r w:rsidRPr="00276FA3">
        <w:t xml:space="preserve">        </w:t>
      </w:r>
      <w:proofErr w:type="spellStart"/>
      <w:proofErr w:type="gramStart"/>
      <w:r w:rsidRPr="00276FA3">
        <w:t>printf</w:t>
      </w:r>
      <w:proofErr w:type="spellEnd"/>
      <w:r w:rsidRPr="00276FA3">
        <w:t>("  -</w:t>
      </w:r>
      <w:proofErr w:type="gramEnd"/>
      <w:r w:rsidRPr="00276FA3">
        <w:t xml:space="preserve"> Window Watchdog reset\n");</w:t>
      </w:r>
    </w:p>
    <w:p w14:paraId="0416B0C8" w14:textId="77777777" w:rsidR="00B252A0" w:rsidRPr="00276FA3" w:rsidRDefault="00B252A0" w:rsidP="00B252A0">
      <w:r w:rsidRPr="00276FA3">
        <w:t xml:space="preserve">    }</w:t>
      </w:r>
    </w:p>
    <w:p w14:paraId="75889F33"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RCC_FLAG_LPWRRST) == SET) {</w:t>
      </w:r>
    </w:p>
    <w:p w14:paraId="155070B9" w14:textId="77777777" w:rsidR="00B252A0" w:rsidRPr="00276FA3" w:rsidRDefault="00B252A0" w:rsidP="00B252A0">
      <w:r w:rsidRPr="00276FA3">
        <w:t xml:space="preserve">        </w:t>
      </w:r>
      <w:proofErr w:type="spellStart"/>
      <w:proofErr w:type="gramStart"/>
      <w:r w:rsidRPr="00276FA3">
        <w:t>printf</w:t>
      </w:r>
      <w:proofErr w:type="spellEnd"/>
      <w:r w:rsidRPr="00276FA3">
        <w:t>("  -</w:t>
      </w:r>
      <w:proofErr w:type="gramEnd"/>
      <w:r w:rsidRPr="00276FA3">
        <w:t xml:space="preserve"> Low Power reset\n");</w:t>
      </w:r>
    </w:p>
    <w:p w14:paraId="4A013329" w14:textId="77777777" w:rsidR="00B252A0" w:rsidRPr="00276FA3" w:rsidRDefault="00B252A0" w:rsidP="00B252A0">
      <w:r w:rsidRPr="00276FA3">
        <w:t xml:space="preserve">    }</w:t>
      </w:r>
    </w:p>
    <w:p w14:paraId="2B149073" w14:textId="77777777" w:rsidR="00B252A0" w:rsidRPr="00276FA3" w:rsidRDefault="00B252A0" w:rsidP="00B252A0">
      <w:r w:rsidRPr="00276FA3">
        <w:t xml:space="preserve">    </w:t>
      </w:r>
    </w:p>
    <w:p w14:paraId="4EF65C79" w14:textId="77777777" w:rsidR="00B252A0" w:rsidRPr="00276FA3" w:rsidRDefault="00B252A0" w:rsidP="00B252A0">
      <w:r w:rsidRPr="00276FA3">
        <w:t xml:space="preserve">    // 清除所有复位标志</w:t>
      </w:r>
    </w:p>
    <w:p w14:paraId="5C467FD9" w14:textId="77777777" w:rsidR="00B252A0" w:rsidRPr="00276FA3" w:rsidRDefault="00B252A0" w:rsidP="00B252A0">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17A38545"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"All reset flags cleared\n");</w:t>
      </w:r>
    </w:p>
    <w:p w14:paraId="773C6EF2" w14:textId="77777777" w:rsidR="00B252A0" w:rsidRPr="00276FA3" w:rsidRDefault="00B252A0" w:rsidP="00B252A0">
      <w:r w:rsidRPr="00276FA3">
        <w:t>}</w:t>
      </w:r>
    </w:p>
    <w:p w14:paraId="647933AC" w14:textId="77777777" w:rsidR="00B252A0" w:rsidRPr="00276FA3" w:rsidRDefault="00B252A0" w:rsidP="00B252A0"/>
    <w:p w14:paraId="18C02DC5" w14:textId="77777777" w:rsidR="00B252A0" w:rsidRPr="00276FA3" w:rsidRDefault="00B252A0" w:rsidP="00B252A0">
      <w:r w:rsidRPr="00276FA3">
        <w:t>// 系统启动诊断</w:t>
      </w:r>
    </w:p>
    <w:p w14:paraId="1FA8A1B4" w14:textId="77777777" w:rsidR="00B252A0" w:rsidRPr="00276FA3" w:rsidRDefault="00B252A0" w:rsidP="00B252A0">
      <w:r w:rsidRPr="00276FA3">
        <w:t xml:space="preserve">void </w:t>
      </w:r>
      <w:proofErr w:type="spellStart"/>
      <w:r w:rsidRPr="00276FA3">
        <w:t>SystemStartupDiagnostics</w:t>
      </w:r>
      <w:proofErr w:type="spellEnd"/>
      <w:r w:rsidRPr="00276FA3">
        <w:t>(void)</w:t>
      </w:r>
    </w:p>
    <w:p w14:paraId="235046A4" w14:textId="77777777" w:rsidR="00B252A0" w:rsidRPr="00276FA3" w:rsidRDefault="00B252A0" w:rsidP="00B252A0">
      <w:r w:rsidRPr="00276FA3">
        <w:t>{</w:t>
      </w:r>
    </w:p>
    <w:p w14:paraId="59B2C9A8" w14:textId="77777777" w:rsidR="00B252A0" w:rsidRPr="00276FA3" w:rsidRDefault="00B252A0" w:rsidP="00B252A0">
      <w:r w:rsidRPr="00276FA3">
        <w:t xml:space="preserve">    // 记录启动时间</w:t>
      </w:r>
    </w:p>
    <w:p w14:paraId="3AEF2832" w14:textId="77777777" w:rsidR="00B252A0" w:rsidRPr="00276FA3" w:rsidRDefault="00B252A0" w:rsidP="00B252A0">
      <w:r w:rsidRPr="00276FA3">
        <w:t xml:space="preserve">    uint32_t </w:t>
      </w:r>
      <w:proofErr w:type="spellStart"/>
      <w:r w:rsidRPr="00276FA3">
        <w:t>startupTime</w:t>
      </w:r>
      <w:proofErr w:type="spellEnd"/>
      <w:r w:rsidRPr="00276FA3">
        <w:t xml:space="preserve"> = </w:t>
      </w:r>
      <w:proofErr w:type="spellStart"/>
      <w:r w:rsidRPr="00276FA3">
        <w:t>HAL_</w:t>
      </w:r>
      <w:proofErr w:type="gramStart"/>
      <w:r w:rsidRPr="00276FA3">
        <w:t>GetTick</w:t>
      </w:r>
      <w:proofErr w:type="spellEnd"/>
      <w:r w:rsidRPr="00276FA3">
        <w:t>(</w:t>
      </w:r>
      <w:proofErr w:type="gramEnd"/>
      <w:r w:rsidRPr="00276FA3">
        <w:t>);</w:t>
      </w:r>
    </w:p>
    <w:p w14:paraId="03E5CACD" w14:textId="77777777" w:rsidR="00B252A0" w:rsidRPr="00276FA3" w:rsidRDefault="00B252A0" w:rsidP="00B252A0">
      <w:r w:rsidRPr="00276FA3">
        <w:t xml:space="preserve">    </w:t>
      </w:r>
    </w:p>
    <w:p w14:paraId="21A1DCA3" w14:textId="77777777" w:rsidR="00B252A0" w:rsidRPr="00276FA3" w:rsidRDefault="00B252A0" w:rsidP="00B252A0">
      <w:r w:rsidRPr="00276FA3">
        <w:t xml:space="preserve">    // 分析并清除复位标志</w:t>
      </w:r>
    </w:p>
    <w:p w14:paraId="599A1B9A" w14:textId="77777777" w:rsidR="00B252A0" w:rsidRPr="00276FA3" w:rsidRDefault="00B252A0" w:rsidP="00B252A0">
      <w:r w:rsidRPr="00276FA3">
        <w:t xml:space="preserve">    </w:t>
      </w:r>
      <w:proofErr w:type="spellStart"/>
      <w:proofErr w:type="gramStart"/>
      <w:r w:rsidRPr="00276FA3">
        <w:t>AnalyzeAndClearResetFlags</w:t>
      </w:r>
      <w:proofErr w:type="spellEnd"/>
      <w:r w:rsidRPr="00276FA3">
        <w:t>(</w:t>
      </w:r>
      <w:proofErr w:type="gramEnd"/>
      <w:r w:rsidRPr="00276FA3">
        <w:t>);</w:t>
      </w:r>
    </w:p>
    <w:p w14:paraId="0821BA3E" w14:textId="77777777" w:rsidR="00B252A0" w:rsidRPr="00276FA3" w:rsidRDefault="00B252A0" w:rsidP="00B252A0">
      <w:r w:rsidRPr="00276FA3">
        <w:t xml:space="preserve">    </w:t>
      </w:r>
    </w:p>
    <w:p w14:paraId="10F28117" w14:textId="77777777" w:rsidR="00B252A0" w:rsidRPr="00276FA3" w:rsidRDefault="00B252A0" w:rsidP="00B252A0">
      <w:r w:rsidRPr="00276FA3">
        <w:t xml:space="preserve">    // 如果是看门狗复位，执行特殊处理</w:t>
      </w:r>
    </w:p>
    <w:p w14:paraId="424F1B68"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6FDB4CA1" w14:textId="77777777" w:rsidR="00B252A0" w:rsidRPr="00276FA3" w:rsidRDefault="00B252A0" w:rsidP="00B252A0">
      <w:r w:rsidRPr="00276FA3">
        <w:t xml:space="preserve">        // 注意：虽然标志已清除，但我们已经在上面记录了</w:t>
      </w:r>
    </w:p>
    <w:p w14:paraId="4B17B340"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"Recovering from watchdog reset...\n");</w:t>
      </w:r>
    </w:p>
    <w:p w14:paraId="67447457" w14:textId="77777777" w:rsidR="00B252A0" w:rsidRPr="00276FA3" w:rsidRDefault="00B252A0" w:rsidP="00B252A0">
      <w:r w:rsidRPr="00276FA3">
        <w:t xml:space="preserve">        </w:t>
      </w:r>
      <w:proofErr w:type="spellStart"/>
      <w:proofErr w:type="gramStart"/>
      <w:r w:rsidRPr="00276FA3">
        <w:t>PerformSystemRecovery</w:t>
      </w:r>
      <w:proofErr w:type="spellEnd"/>
      <w:r w:rsidRPr="00276FA3">
        <w:t>(</w:t>
      </w:r>
      <w:proofErr w:type="gramEnd"/>
      <w:r w:rsidRPr="00276FA3">
        <w:t>);</w:t>
      </w:r>
    </w:p>
    <w:p w14:paraId="4830227E" w14:textId="77777777" w:rsidR="00B252A0" w:rsidRPr="00276FA3" w:rsidRDefault="00B252A0" w:rsidP="00B252A0">
      <w:r w:rsidRPr="00276FA3">
        <w:t xml:space="preserve">    }</w:t>
      </w:r>
    </w:p>
    <w:p w14:paraId="79A82365" w14:textId="77777777" w:rsidR="00B252A0" w:rsidRPr="00276FA3" w:rsidRDefault="00B252A0" w:rsidP="00B252A0">
      <w:r w:rsidRPr="00276FA3">
        <w:lastRenderedPageBreak/>
        <w:t xml:space="preserve">    </w:t>
      </w:r>
    </w:p>
    <w:p w14:paraId="4262E1E9"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"System started in %</w:t>
      </w:r>
      <w:proofErr w:type="spellStart"/>
      <w:r w:rsidRPr="00276FA3">
        <w:t>lu</w:t>
      </w:r>
      <w:proofErr w:type="spellEnd"/>
      <w:r w:rsidRPr="00276FA3">
        <w:t xml:space="preserve"> </w:t>
      </w:r>
      <w:proofErr w:type="spellStart"/>
      <w:r w:rsidRPr="00276FA3">
        <w:t>ms</w:t>
      </w:r>
      <w:proofErr w:type="spellEnd"/>
      <w:r w:rsidRPr="00276FA3">
        <w:t xml:space="preserve">\n", </w:t>
      </w:r>
      <w:proofErr w:type="spellStart"/>
      <w:r w:rsidRPr="00276FA3">
        <w:t>HAL_</w:t>
      </w:r>
      <w:proofErr w:type="gramStart"/>
      <w:r w:rsidRPr="00276FA3">
        <w:t>GetTick</w:t>
      </w:r>
      <w:proofErr w:type="spellEnd"/>
      <w:r w:rsidRPr="00276FA3">
        <w:t>(</w:t>
      </w:r>
      <w:proofErr w:type="gramEnd"/>
      <w:r w:rsidRPr="00276FA3">
        <w:t xml:space="preserve">) - </w:t>
      </w:r>
      <w:proofErr w:type="spellStart"/>
      <w:r w:rsidRPr="00276FA3">
        <w:t>startupTime</w:t>
      </w:r>
      <w:proofErr w:type="spellEnd"/>
      <w:r w:rsidRPr="00276FA3">
        <w:t>);</w:t>
      </w:r>
    </w:p>
    <w:p w14:paraId="66818A2C" w14:textId="77777777" w:rsidR="00B252A0" w:rsidRPr="00276FA3" w:rsidRDefault="00B252A0" w:rsidP="00B252A0">
      <w:r w:rsidRPr="00276FA3">
        <w:t>}</w:t>
      </w:r>
    </w:p>
    <w:p w14:paraId="129EB4B8" w14:textId="77777777" w:rsidR="00B252A0" w:rsidRPr="00276FA3" w:rsidRDefault="00B252A0" w:rsidP="00B252A0">
      <w:pPr>
        <w:pStyle w:val="3"/>
      </w:pPr>
      <w:r w:rsidRPr="00276FA3">
        <w:t>应用场景示例</w:t>
      </w:r>
    </w:p>
    <w:p w14:paraId="6D87BE8C" w14:textId="77777777" w:rsidR="00B252A0" w:rsidRPr="00276FA3" w:rsidRDefault="00B252A0" w:rsidP="00B252A0">
      <w:pPr>
        <w:pStyle w:val="4"/>
      </w:pPr>
      <w:r w:rsidRPr="00276FA3">
        <w:t xml:space="preserve">1. </w:t>
      </w:r>
      <w:r w:rsidRPr="00276FA3">
        <w:rPr>
          <w:rFonts w:ascii="Times New Roman" w:hAnsi="Times New Roman" w:cs="Times New Roman"/>
        </w:rPr>
        <w:t>​</w:t>
      </w:r>
      <w:r w:rsidRPr="00276FA3">
        <w:t>系统监控和恢复</w:t>
      </w:r>
      <w:r w:rsidRPr="00276FA3">
        <w:rPr>
          <w:rFonts w:ascii="Times New Roman" w:hAnsi="Times New Roman" w:cs="Times New Roman"/>
        </w:rPr>
        <w:t>​</w:t>
      </w:r>
    </w:p>
    <w:p w14:paraId="0BA5FA8C" w14:textId="77777777" w:rsidR="00B252A0" w:rsidRPr="00276FA3" w:rsidRDefault="00B252A0" w:rsidP="00B252A0">
      <w:r w:rsidRPr="00276FA3">
        <w:t>// 系统健康监控结构体</w:t>
      </w:r>
    </w:p>
    <w:p w14:paraId="79897FBC" w14:textId="77777777" w:rsidR="00B252A0" w:rsidRPr="00276FA3" w:rsidRDefault="00B252A0" w:rsidP="00B252A0">
      <w:r w:rsidRPr="00276FA3">
        <w:t>typedef struct {</w:t>
      </w:r>
    </w:p>
    <w:p w14:paraId="2AF635F3" w14:textId="77777777" w:rsidR="00B252A0" w:rsidRPr="00276FA3" w:rsidRDefault="00B252A0" w:rsidP="00B252A0">
      <w:r w:rsidRPr="00276FA3">
        <w:t xml:space="preserve">    uint32_t </w:t>
      </w:r>
      <w:proofErr w:type="spellStart"/>
      <w:r w:rsidRPr="00276FA3">
        <w:t>watchdogResets</w:t>
      </w:r>
      <w:proofErr w:type="spellEnd"/>
      <w:r w:rsidRPr="00276FA3">
        <w:t>;</w:t>
      </w:r>
    </w:p>
    <w:p w14:paraId="42807F6C" w14:textId="77777777" w:rsidR="00B252A0" w:rsidRPr="00276FA3" w:rsidRDefault="00B252A0" w:rsidP="00B252A0">
      <w:r w:rsidRPr="00276FA3">
        <w:t xml:space="preserve">    uint32_t </w:t>
      </w:r>
      <w:proofErr w:type="spellStart"/>
      <w:r w:rsidRPr="00276FA3">
        <w:t>powerCycles</w:t>
      </w:r>
      <w:proofErr w:type="spellEnd"/>
      <w:r w:rsidRPr="00276FA3">
        <w:t>;</w:t>
      </w:r>
    </w:p>
    <w:p w14:paraId="56A52B66" w14:textId="77777777" w:rsidR="00B252A0" w:rsidRPr="00276FA3" w:rsidRDefault="00B252A0" w:rsidP="00B252A0">
      <w:r w:rsidRPr="00276FA3">
        <w:t xml:space="preserve">    uint32_t </w:t>
      </w:r>
      <w:proofErr w:type="spellStart"/>
      <w:r w:rsidRPr="00276FA3">
        <w:t>lastResetTime</w:t>
      </w:r>
      <w:proofErr w:type="spellEnd"/>
      <w:r w:rsidRPr="00276FA3">
        <w:t>;</w:t>
      </w:r>
    </w:p>
    <w:p w14:paraId="197EC7BE" w14:textId="77777777" w:rsidR="00B252A0" w:rsidRPr="00276FA3" w:rsidRDefault="00B252A0" w:rsidP="00B252A0">
      <w:r w:rsidRPr="00276FA3">
        <w:t xml:space="preserve">    uint8_t </w:t>
      </w:r>
      <w:proofErr w:type="spellStart"/>
      <w:r w:rsidRPr="00276FA3">
        <w:t>unstableCount</w:t>
      </w:r>
      <w:proofErr w:type="spellEnd"/>
      <w:r w:rsidRPr="00276FA3">
        <w:t>;</w:t>
      </w:r>
    </w:p>
    <w:p w14:paraId="2FC175C7" w14:textId="77777777" w:rsidR="00B252A0" w:rsidRPr="00276FA3" w:rsidRDefault="00B252A0" w:rsidP="00B252A0">
      <w:r w:rsidRPr="00276FA3">
        <w:t xml:space="preserve">} </w:t>
      </w:r>
      <w:proofErr w:type="spellStart"/>
      <w:r w:rsidRPr="00276FA3">
        <w:t>SystemHealthMonitor</w:t>
      </w:r>
      <w:proofErr w:type="spellEnd"/>
      <w:r w:rsidRPr="00276FA3">
        <w:t>;</w:t>
      </w:r>
    </w:p>
    <w:p w14:paraId="2BD01E26" w14:textId="77777777" w:rsidR="00B252A0" w:rsidRPr="00276FA3" w:rsidRDefault="00B252A0" w:rsidP="00B252A0"/>
    <w:p w14:paraId="6A215CE3" w14:textId="77777777" w:rsidR="00B252A0" w:rsidRPr="00276FA3" w:rsidRDefault="00B252A0" w:rsidP="00B252A0">
      <w:proofErr w:type="spellStart"/>
      <w:r w:rsidRPr="00276FA3">
        <w:t>SystemHealthMonitor</w:t>
      </w:r>
      <w:proofErr w:type="spellEnd"/>
      <w:r w:rsidRPr="00276FA3">
        <w:t xml:space="preserve"> </w:t>
      </w:r>
      <w:proofErr w:type="spellStart"/>
      <w:r w:rsidRPr="00276FA3">
        <w:t>sysHealth</w:t>
      </w:r>
      <w:proofErr w:type="spellEnd"/>
      <w:r w:rsidRPr="00276FA3">
        <w:t>;</w:t>
      </w:r>
    </w:p>
    <w:p w14:paraId="1CF55C70" w14:textId="77777777" w:rsidR="00B252A0" w:rsidRPr="00276FA3" w:rsidRDefault="00B252A0" w:rsidP="00B252A0"/>
    <w:p w14:paraId="0BE804B7" w14:textId="77777777" w:rsidR="00B252A0" w:rsidRPr="00276FA3" w:rsidRDefault="00B252A0" w:rsidP="00B252A0">
      <w:r w:rsidRPr="00276FA3">
        <w:t xml:space="preserve">void </w:t>
      </w:r>
      <w:proofErr w:type="spellStart"/>
      <w:r w:rsidRPr="00276FA3">
        <w:t>MonitorSystemHealth</w:t>
      </w:r>
      <w:proofErr w:type="spellEnd"/>
      <w:r w:rsidRPr="00276FA3">
        <w:t>(void)</w:t>
      </w:r>
    </w:p>
    <w:p w14:paraId="5F0993A8" w14:textId="77777777" w:rsidR="00B252A0" w:rsidRPr="00276FA3" w:rsidRDefault="00B252A0" w:rsidP="00B252A0">
      <w:r w:rsidRPr="00276FA3">
        <w:t>{</w:t>
      </w:r>
    </w:p>
    <w:p w14:paraId="0D727032" w14:textId="77777777" w:rsidR="00B252A0" w:rsidRPr="00276FA3" w:rsidRDefault="00B252A0" w:rsidP="00B252A0">
      <w:r w:rsidRPr="00276FA3">
        <w:t xml:space="preserve">    // 检查复位标志（在清除前）</w:t>
      </w:r>
    </w:p>
    <w:p w14:paraId="7A46F1AC"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0EB24694" w14:textId="77777777" w:rsidR="00B252A0" w:rsidRPr="00276FA3" w:rsidRDefault="00B252A0" w:rsidP="00B252A0">
      <w:r w:rsidRPr="00276FA3">
        <w:t xml:space="preserve">        </w:t>
      </w:r>
      <w:proofErr w:type="spellStart"/>
      <w:r w:rsidRPr="00276FA3">
        <w:t>sysHealth.watchdogResets</w:t>
      </w:r>
      <w:proofErr w:type="spellEnd"/>
      <w:r w:rsidRPr="00276FA3">
        <w:t>++;</w:t>
      </w:r>
    </w:p>
    <w:p w14:paraId="684A4F3D" w14:textId="77777777" w:rsidR="00B252A0" w:rsidRPr="00276FA3" w:rsidRDefault="00B252A0" w:rsidP="00B252A0">
      <w:r w:rsidRPr="00276FA3">
        <w:t xml:space="preserve">        </w:t>
      </w:r>
      <w:proofErr w:type="spellStart"/>
      <w:r w:rsidRPr="00276FA3">
        <w:t>sysHealth.lastResetTime</w:t>
      </w:r>
      <w:proofErr w:type="spellEnd"/>
      <w:r w:rsidRPr="00276FA3">
        <w:t xml:space="preserve"> = </w:t>
      </w:r>
      <w:proofErr w:type="spellStart"/>
      <w:r w:rsidRPr="00276FA3">
        <w:t>HAL_</w:t>
      </w:r>
      <w:proofErr w:type="gramStart"/>
      <w:r w:rsidRPr="00276FA3">
        <w:t>GetTick</w:t>
      </w:r>
      <w:proofErr w:type="spellEnd"/>
      <w:r w:rsidRPr="00276FA3">
        <w:t>(</w:t>
      </w:r>
      <w:proofErr w:type="gramEnd"/>
      <w:r w:rsidRPr="00276FA3">
        <w:t>);</w:t>
      </w:r>
    </w:p>
    <w:p w14:paraId="05CECF33"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 xml:space="preserve">"Watchdog </w:t>
      </w:r>
      <w:proofErr w:type="gramStart"/>
      <w:r w:rsidRPr="00276FA3">
        <w:t>reset #%</w:t>
      </w:r>
      <w:proofErr w:type="gramEnd"/>
      <w:r w:rsidRPr="00276FA3">
        <w:t xml:space="preserve">lu\n", </w:t>
      </w:r>
      <w:proofErr w:type="spellStart"/>
      <w:r w:rsidRPr="00276FA3">
        <w:t>sysHealth.watchdogResets</w:t>
      </w:r>
      <w:proofErr w:type="spellEnd"/>
      <w:r w:rsidRPr="00276FA3">
        <w:t>);</w:t>
      </w:r>
    </w:p>
    <w:p w14:paraId="69EF8A8D" w14:textId="77777777" w:rsidR="00B252A0" w:rsidRPr="00276FA3" w:rsidRDefault="00B252A0" w:rsidP="00B252A0">
      <w:r w:rsidRPr="00276FA3">
        <w:t xml:space="preserve">        </w:t>
      </w:r>
    </w:p>
    <w:p w14:paraId="25A337D0" w14:textId="77777777" w:rsidR="00B252A0" w:rsidRPr="00276FA3" w:rsidRDefault="00B252A0" w:rsidP="00B252A0">
      <w:r w:rsidRPr="00276FA3">
        <w:t xml:space="preserve">        // 如果频繁看门狗复位，进入安全模式</w:t>
      </w:r>
    </w:p>
    <w:p w14:paraId="01A0F252" w14:textId="77777777" w:rsidR="00B252A0" w:rsidRPr="00276FA3" w:rsidRDefault="00B252A0" w:rsidP="00B252A0">
      <w:r w:rsidRPr="00276FA3">
        <w:t xml:space="preserve">        if (</w:t>
      </w:r>
      <w:proofErr w:type="spellStart"/>
      <w:r w:rsidRPr="00276FA3">
        <w:t>sysHealth.watchdogResets</w:t>
      </w:r>
      <w:proofErr w:type="spellEnd"/>
      <w:r w:rsidRPr="00276FA3">
        <w:t xml:space="preserve"> &gt; </w:t>
      </w:r>
      <w:proofErr w:type="gramStart"/>
      <w:r w:rsidRPr="00276FA3">
        <w:t>3) {</w:t>
      </w:r>
      <w:proofErr w:type="gramEnd"/>
    </w:p>
    <w:p w14:paraId="167CD968" w14:textId="77777777" w:rsidR="00B252A0" w:rsidRPr="00276FA3" w:rsidRDefault="00B252A0" w:rsidP="00B252A0">
      <w:r w:rsidRPr="00276FA3">
        <w:t xml:space="preserve">            </w:t>
      </w:r>
      <w:proofErr w:type="spellStart"/>
      <w:proofErr w:type="gramStart"/>
      <w:r w:rsidRPr="00276FA3">
        <w:t>EnterSafeRecoveryMode</w:t>
      </w:r>
      <w:proofErr w:type="spellEnd"/>
      <w:r w:rsidRPr="00276FA3">
        <w:t>(</w:t>
      </w:r>
      <w:proofErr w:type="gramEnd"/>
      <w:r w:rsidRPr="00276FA3">
        <w:t>);</w:t>
      </w:r>
    </w:p>
    <w:p w14:paraId="4EAD254D" w14:textId="77777777" w:rsidR="00B252A0" w:rsidRPr="00276FA3" w:rsidRDefault="00B252A0" w:rsidP="00B252A0">
      <w:r w:rsidRPr="00276FA3">
        <w:lastRenderedPageBreak/>
        <w:t xml:space="preserve">        }</w:t>
      </w:r>
    </w:p>
    <w:p w14:paraId="637CDAFE" w14:textId="77777777" w:rsidR="00B252A0" w:rsidRPr="00276FA3" w:rsidRDefault="00B252A0" w:rsidP="00B252A0">
      <w:r w:rsidRPr="00276FA3">
        <w:t xml:space="preserve">    }</w:t>
      </w:r>
    </w:p>
    <w:p w14:paraId="47EA2687" w14:textId="77777777" w:rsidR="00B252A0" w:rsidRPr="00276FA3" w:rsidRDefault="00B252A0" w:rsidP="00B252A0">
      <w:r w:rsidRPr="00276FA3">
        <w:t xml:space="preserve">    </w:t>
      </w:r>
    </w:p>
    <w:p w14:paraId="7CD4E43A"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RCC_FLAG_PORRST) == SET) {</w:t>
      </w:r>
    </w:p>
    <w:p w14:paraId="0E448773" w14:textId="77777777" w:rsidR="00B252A0" w:rsidRPr="00276FA3" w:rsidRDefault="00B252A0" w:rsidP="00B252A0">
      <w:r w:rsidRPr="00276FA3">
        <w:t xml:space="preserve">        </w:t>
      </w:r>
      <w:proofErr w:type="spellStart"/>
      <w:r w:rsidRPr="00276FA3">
        <w:t>sysHealth.powerCycles</w:t>
      </w:r>
      <w:proofErr w:type="spellEnd"/>
      <w:r w:rsidRPr="00276FA3">
        <w:t>++;</w:t>
      </w:r>
    </w:p>
    <w:p w14:paraId="760CFC59"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 xml:space="preserve">"Power </w:t>
      </w:r>
      <w:proofErr w:type="gramStart"/>
      <w:r w:rsidRPr="00276FA3">
        <w:t>cycle #%</w:t>
      </w:r>
      <w:proofErr w:type="gramEnd"/>
      <w:r w:rsidRPr="00276FA3">
        <w:t xml:space="preserve">lu\n", </w:t>
      </w:r>
      <w:proofErr w:type="spellStart"/>
      <w:r w:rsidRPr="00276FA3">
        <w:t>sysHealth.powerCycles</w:t>
      </w:r>
      <w:proofErr w:type="spellEnd"/>
      <w:r w:rsidRPr="00276FA3">
        <w:t>);</w:t>
      </w:r>
    </w:p>
    <w:p w14:paraId="6B39DDA9" w14:textId="77777777" w:rsidR="00B252A0" w:rsidRPr="00276FA3" w:rsidRDefault="00B252A0" w:rsidP="00B252A0">
      <w:r w:rsidRPr="00276FA3">
        <w:t xml:space="preserve">    }</w:t>
      </w:r>
    </w:p>
    <w:p w14:paraId="25F99C00" w14:textId="77777777" w:rsidR="00B252A0" w:rsidRPr="00276FA3" w:rsidRDefault="00B252A0" w:rsidP="00B252A0">
      <w:r w:rsidRPr="00276FA3">
        <w:t xml:space="preserve">    </w:t>
      </w:r>
    </w:p>
    <w:p w14:paraId="73E26C5C" w14:textId="77777777" w:rsidR="00B252A0" w:rsidRPr="00276FA3" w:rsidRDefault="00B252A0" w:rsidP="00B252A0">
      <w:r w:rsidRPr="00276FA3">
        <w:t xml:space="preserve">    // 清除所有复位标志</w:t>
      </w:r>
    </w:p>
    <w:p w14:paraId="506406BF" w14:textId="77777777" w:rsidR="00B252A0" w:rsidRPr="00276FA3" w:rsidRDefault="00B252A0" w:rsidP="00B252A0">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2863BB02" w14:textId="77777777" w:rsidR="00B252A0" w:rsidRPr="00276FA3" w:rsidRDefault="00B252A0" w:rsidP="00B252A0">
      <w:r w:rsidRPr="00276FA3">
        <w:t>}</w:t>
      </w:r>
    </w:p>
    <w:p w14:paraId="150A0B9A" w14:textId="77777777" w:rsidR="00B252A0" w:rsidRPr="00276FA3" w:rsidRDefault="00B252A0" w:rsidP="00B252A0">
      <w:pPr>
        <w:pStyle w:val="4"/>
      </w:pPr>
      <w:r w:rsidRPr="00276FA3">
        <w:t xml:space="preserve">2. </w:t>
      </w:r>
      <w:r w:rsidRPr="00276FA3">
        <w:rPr>
          <w:rFonts w:ascii="Times New Roman" w:hAnsi="Times New Roman" w:cs="Times New Roman"/>
        </w:rPr>
        <w:t>​</w:t>
      </w:r>
      <w:r w:rsidRPr="00276FA3">
        <w:t>生产测试程序</w:t>
      </w:r>
      <w:r w:rsidRPr="00276FA3">
        <w:rPr>
          <w:rFonts w:ascii="Times New Roman" w:hAnsi="Times New Roman" w:cs="Times New Roman"/>
        </w:rPr>
        <w:t>​</w:t>
      </w:r>
    </w:p>
    <w:p w14:paraId="3D6BDE8C" w14:textId="77777777" w:rsidR="00B252A0" w:rsidRPr="00276FA3" w:rsidRDefault="00B252A0" w:rsidP="00B252A0">
      <w:r w:rsidRPr="00276FA3">
        <w:t xml:space="preserve">void </w:t>
      </w:r>
      <w:proofErr w:type="spellStart"/>
      <w:r w:rsidRPr="00276FA3">
        <w:t>ProductionTest</w:t>
      </w:r>
      <w:proofErr w:type="spellEnd"/>
      <w:r w:rsidRPr="00276FA3">
        <w:t>(void)</w:t>
      </w:r>
    </w:p>
    <w:p w14:paraId="6E458543" w14:textId="77777777" w:rsidR="00B252A0" w:rsidRPr="00276FA3" w:rsidRDefault="00B252A0" w:rsidP="00B252A0">
      <w:r w:rsidRPr="00276FA3">
        <w:t>{</w:t>
      </w:r>
    </w:p>
    <w:p w14:paraId="7C164476"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 Production Test Mode ===\n");</w:t>
      </w:r>
    </w:p>
    <w:p w14:paraId="7D4D5D12" w14:textId="77777777" w:rsidR="00B252A0" w:rsidRPr="00276FA3" w:rsidRDefault="00B252A0" w:rsidP="00B252A0">
      <w:r w:rsidRPr="00276FA3">
        <w:t xml:space="preserve">    </w:t>
      </w:r>
    </w:p>
    <w:p w14:paraId="1BF885A2" w14:textId="77777777" w:rsidR="00B252A0" w:rsidRPr="00276FA3" w:rsidRDefault="00B252A0" w:rsidP="00B252A0">
      <w:r w:rsidRPr="00276FA3">
        <w:t xml:space="preserve">    // 测试看门狗复位功能</w:t>
      </w:r>
    </w:p>
    <w:p w14:paraId="282B68B3"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"Testing watchdog functionality...\n");</w:t>
      </w:r>
    </w:p>
    <w:p w14:paraId="245C747E" w14:textId="77777777" w:rsidR="00B252A0" w:rsidRPr="00276FA3" w:rsidRDefault="00B252A0" w:rsidP="00B252A0">
      <w:r w:rsidRPr="00276FA3">
        <w:t xml:space="preserve">    </w:t>
      </w:r>
      <w:proofErr w:type="spellStart"/>
      <w:proofErr w:type="gramStart"/>
      <w:r w:rsidRPr="00276FA3">
        <w:t>TestWatchdogReset</w:t>
      </w:r>
      <w:proofErr w:type="spellEnd"/>
      <w:r w:rsidRPr="00276FA3">
        <w:t>(</w:t>
      </w:r>
      <w:proofErr w:type="gramEnd"/>
      <w:r w:rsidRPr="00276FA3">
        <w:t>);</w:t>
      </w:r>
    </w:p>
    <w:p w14:paraId="09EDDAF8" w14:textId="77777777" w:rsidR="00B252A0" w:rsidRPr="00276FA3" w:rsidRDefault="00B252A0" w:rsidP="00B252A0">
      <w:r w:rsidRPr="00276FA3">
        <w:t xml:space="preserve">    </w:t>
      </w:r>
    </w:p>
    <w:p w14:paraId="04F623BB" w14:textId="77777777" w:rsidR="00B252A0" w:rsidRPr="00276FA3" w:rsidRDefault="00B252A0" w:rsidP="00B252A0">
      <w:r w:rsidRPr="00276FA3">
        <w:t xml:space="preserve">    // 检查看门狗复位标志</w:t>
      </w:r>
    </w:p>
    <w:p w14:paraId="71C562EB"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3C70D518"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w:t>
      </w:r>
      <w:r w:rsidRPr="00276FA3">
        <w:rPr>
          <w:rFonts w:ascii="Segoe UI Symbol" w:hAnsi="Segoe UI Symbol" w:cs="Segoe UI Symbol"/>
        </w:rPr>
        <w:t>✓</w:t>
      </w:r>
      <w:r w:rsidRPr="00276FA3">
        <w:t xml:space="preserve"> Watchdog reset test PASSED\n");</w:t>
      </w:r>
    </w:p>
    <w:p w14:paraId="4FABE025" w14:textId="77777777" w:rsidR="00B252A0" w:rsidRPr="00276FA3" w:rsidRDefault="00B252A0" w:rsidP="00B252A0">
      <w:r w:rsidRPr="00276FA3">
        <w:t xml:space="preserve">    } else {</w:t>
      </w:r>
    </w:p>
    <w:p w14:paraId="0FC2D0E6"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w:t>
      </w:r>
      <w:r w:rsidRPr="00276FA3">
        <w:rPr>
          <w:rFonts w:ascii="Segoe UI Symbol" w:hAnsi="Segoe UI Symbol" w:cs="Segoe UI Symbol"/>
        </w:rPr>
        <w:t>✗</w:t>
      </w:r>
      <w:r w:rsidRPr="00276FA3">
        <w:t xml:space="preserve"> Watchdog reset test FAILED\n");</w:t>
      </w:r>
    </w:p>
    <w:p w14:paraId="3FD4B8C8" w14:textId="77777777" w:rsidR="00B252A0" w:rsidRPr="00276FA3" w:rsidRDefault="00B252A0" w:rsidP="00B252A0">
      <w:r w:rsidRPr="00276FA3">
        <w:lastRenderedPageBreak/>
        <w:t xml:space="preserve">    }</w:t>
      </w:r>
    </w:p>
    <w:p w14:paraId="5EC1B775" w14:textId="77777777" w:rsidR="00B252A0" w:rsidRPr="00276FA3" w:rsidRDefault="00B252A0" w:rsidP="00B252A0">
      <w:r w:rsidRPr="00276FA3">
        <w:t xml:space="preserve">    </w:t>
      </w:r>
    </w:p>
    <w:p w14:paraId="48A7E56F" w14:textId="77777777" w:rsidR="00B252A0" w:rsidRPr="00276FA3" w:rsidRDefault="00B252A0" w:rsidP="00B252A0">
      <w:r w:rsidRPr="00276FA3">
        <w:t xml:space="preserve">    // 清除标志</w:t>
      </w:r>
    </w:p>
    <w:p w14:paraId="6C19BCAC" w14:textId="77777777" w:rsidR="00B252A0" w:rsidRPr="00276FA3" w:rsidRDefault="00B252A0" w:rsidP="00B252A0">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3267FB29" w14:textId="77777777" w:rsidR="00B252A0" w:rsidRPr="00276FA3" w:rsidRDefault="00B252A0" w:rsidP="00B252A0">
      <w:r w:rsidRPr="00276FA3">
        <w:t xml:space="preserve">    </w:t>
      </w:r>
    </w:p>
    <w:p w14:paraId="5A1B244B" w14:textId="77777777" w:rsidR="00B252A0" w:rsidRPr="00276FA3" w:rsidRDefault="00B252A0" w:rsidP="00B252A0">
      <w:r w:rsidRPr="00276FA3">
        <w:t xml:space="preserve">    // 测试软件复位</w:t>
      </w:r>
    </w:p>
    <w:p w14:paraId="5E4C2743"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"Testing software reset...\n");</w:t>
      </w:r>
    </w:p>
    <w:p w14:paraId="2A8B2343" w14:textId="77777777" w:rsidR="00B252A0" w:rsidRPr="00276FA3" w:rsidRDefault="00B252A0" w:rsidP="00B252A0">
      <w:r w:rsidRPr="00276FA3">
        <w:t xml:space="preserve">    </w:t>
      </w:r>
      <w:proofErr w:type="spellStart"/>
      <w:proofErr w:type="gramStart"/>
      <w:r w:rsidRPr="00276FA3">
        <w:t>TestSoftwareReset</w:t>
      </w:r>
      <w:proofErr w:type="spellEnd"/>
      <w:r w:rsidRPr="00276FA3">
        <w:t>(</w:t>
      </w:r>
      <w:proofErr w:type="gramEnd"/>
      <w:r w:rsidRPr="00276FA3">
        <w:t>);</w:t>
      </w:r>
    </w:p>
    <w:p w14:paraId="36D486B9" w14:textId="77777777" w:rsidR="00B252A0" w:rsidRPr="00276FA3" w:rsidRDefault="00B252A0" w:rsidP="00B252A0">
      <w:r w:rsidRPr="00276FA3">
        <w:t xml:space="preserve">    </w:t>
      </w:r>
    </w:p>
    <w:p w14:paraId="124148B1" w14:textId="77777777" w:rsidR="00B252A0" w:rsidRPr="00276FA3" w:rsidRDefault="00B252A0" w:rsidP="00B252A0">
      <w:r w:rsidRPr="00276FA3">
        <w:t xml:space="preserve">    // 继续其他测试...</w:t>
      </w:r>
    </w:p>
    <w:p w14:paraId="6D8E6DD6" w14:textId="77777777" w:rsidR="00B252A0" w:rsidRPr="00276FA3" w:rsidRDefault="00B252A0" w:rsidP="00B252A0">
      <w:r w:rsidRPr="00276FA3">
        <w:t>}</w:t>
      </w:r>
    </w:p>
    <w:p w14:paraId="0C18AC26" w14:textId="77777777" w:rsidR="00B252A0" w:rsidRPr="00276FA3" w:rsidRDefault="00B252A0" w:rsidP="00B252A0">
      <w:pPr>
        <w:pStyle w:val="4"/>
      </w:pPr>
      <w:r w:rsidRPr="00276FA3">
        <w:t xml:space="preserve">3. </w:t>
      </w:r>
      <w:r w:rsidRPr="00276FA3">
        <w:rPr>
          <w:rFonts w:ascii="Times New Roman" w:hAnsi="Times New Roman" w:cs="Times New Roman"/>
        </w:rPr>
        <w:t>​</w:t>
      </w:r>
      <w:r w:rsidRPr="00276FA3">
        <w:t>安全关键系统</w:t>
      </w:r>
      <w:r w:rsidRPr="00276FA3">
        <w:rPr>
          <w:rFonts w:ascii="Times New Roman" w:hAnsi="Times New Roman" w:cs="Times New Roman"/>
        </w:rPr>
        <w:t>​</w:t>
      </w:r>
    </w:p>
    <w:p w14:paraId="2990D598" w14:textId="77777777" w:rsidR="00B252A0" w:rsidRPr="00276FA3" w:rsidRDefault="00B252A0" w:rsidP="00B252A0">
      <w:r w:rsidRPr="00276FA3">
        <w:t xml:space="preserve">void </w:t>
      </w:r>
      <w:proofErr w:type="spellStart"/>
      <w:r w:rsidRPr="00276FA3">
        <w:t>SafetyCriticalStartup</w:t>
      </w:r>
      <w:proofErr w:type="spellEnd"/>
      <w:r w:rsidRPr="00276FA3">
        <w:t>(void)</w:t>
      </w:r>
    </w:p>
    <w:p w14:paraId="345EED01" w14:textId="77777777" w:rsidR="00B252A0" w:rsidRPr="00276FA3" w:rsidRDefault="00B252A0" w:rsidP="00B252A0">
      <w:r w:rsidRPr="00276FA3">
        <w:t>{</w:t>
      </w:r>
    </w:p>
    <w:p w14:paraId="38B70F76" w14:textId="77777777" w:rsidR="00B252A0" w:rsidRPr="00276FA3" w:rsidRDefault="00B252A0" w:rsidP="00B252A0">
      <w:r w:rsidRPr="00276FA3">
        <w:t xml:space="preserve">    // 记录复位原因到非易失存储器</w:t>
      </w:r>
    </w:p>
    <w:p w14:paraId="61D90260" w14:textId="77777777" w:rsidR="00B252A0" w:rsidRPr="00276FA3" w:rsidRDefault="00B252A0" w:rsidP="00B252A0">
      <w:r w:rsidRPr="00276FA3">
        <w:t xml:space="preserve">    </w:t>
      </w:r>
      <w:proofErr w:type="spellStart"/>
      <w:r w:rsidRPr="00276FA3">
        <w:t>BackupRegisterTypeDef</w:t>
      </w:r>
      <w:proofErr w:type="spellEnd"/>
      <w:r w:rsidRPr="00276FA3">
        <w:t xml:space="preserve"> backup;</w:t>
      </w:r>
    </w:p>
    <w:p w14:paraId="5D3CF4EA" w14:textId="77777777" w:rsidR="00B252A0" w:rsidRPr="00276FA3" w:rsidRDefault="00B252A0" w:rsidP="00B252A0">
      <w:r w:rsidRPr="00276FA3">
        <w:t xml:space="preserve">    </w:t>
      </w:r>
    </w:p>
    <w:p w14:paraId="068C9F43"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5BC6702E" w14:textId="77777777" w:rsidR="00B252A0" w:rsidRPr="00276FA3" w:rsidRDefault="00B252A0" w:rsidP="00B252A0">
      <w:r w:rsidRPr="00276FA3">
        <w:t xml:space="preserve">        backup.DR1 = 0xDEADBEEF; // 标记看门狗复位</w:t>
      </w:r>
    </w:p>
    <w:p w14:paraId="66CA804E"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"Safety critical system recovered from watchdog reset\n");</w:t>
      </w:r>
    </w:p>
    <w:p w14:paraId="01A92A40" w14:textId="77777777" w:rsidR="00B252A0" w:rsidRPr="00276FA3" w:rsidRDefault="00B252A0" w:rsidP="00B252A0">
      <w:r w:rsidRPr="00276FA3">
        <w:t xml:space="preserve">    }</w:t>
      </w:r>
    </w:p>
    <w:p w14:paraId="51C67AAB" w14:textId="77777777" w:rsidR="00B252A0" w:rsidRPr="00276FA3" w:rsidRDefault="00B252A0" w:rsidP="00B252A0">
      <w:r w:rsidRPr="00276FA3">
        <w:t xml:space="preserve">    </w:t>
      </w:r>
    </w:p>
    <w:p w14:paraId="465CCC69"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RCC_FLAG_PORRST) == SET) {</w:t>
      </w:r>
    </w:p>
    <w:p w14:paraId="711AB8B9" w14:textId="77777777" w:rsidR="00B252A0" w:rsidRPr="00276FA3" w:rsidRDefault="00B252A0" w:rsidP="00B252A0">
      <w:r w:rsidRPr="00276FA3">
        <w:t xml:space="preserve">        backup.DR1 = 0xCAFEBABE; // 标记电源复位</w:t>
      </w:r>
    </w:p>
    <w:p w14:paraId="292D9695"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"Power cycle detected in safety critical system\n");</w:t>
      </w:r>
    </w:p>
    <w:p w14:paraId="54F691E4" w14:textId="77777777" w:rsidR="00B252A0" w:rsidRPr="00276FA3" w:rsidRDefault="00B252A0" w:rsidP="00B252A0">
      <w:r w:rsidRPr="00276FA3">
        <w:t xml:space="preserve">    }</w:t>
      </w:r>
    </w:p>
    <w:p w14:paraId="1247C7C6" w14:textId="77777777" w:rsidR="00B252A0" w:rsidRPr="00276FA3" w:rsidRDefault="00B252A0" w:rsidP="00B252A0">
      <w:r w:rsidRPr="00276FA3">
        <w:lastRenderedPageBreak/>
        <w:t xml:space="preserve">    </w:t>
      </w:r>
    </w:p>
    <w:p w14:paraId="66C7B8A4" w14:textId="77777777" w:rsidR="00B252A0" w:rsidRPr="00276FA3" w:rsidRDefault="00B252A0" w:rsidP="00B252A0">
      <w:r w:rsidRPr="00276FA3">
        <w:t xml:space="preserve">    // 清除标志</w:t>
      </w:r>
    </w:p>
    <w:p w14:paraId="170350E2" w14:textId="77777777" w:rsidR="00B252A0" w:rsidRPr="00276FA3" w:rsidRDefault="00B252A0" w:rsidP="00B252A0">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7542B7C1" w14:textId="77777777" w:rsidR="00B252A0" w:rsidRPr="00276FA3" w:rsidRDefault="00B252A0" w:rsidP="00B252A0">
      <w:r w:rsidRPr="00276FA3">
        <w:t xml:space="preserve">    </w:t>
      </w:r>
    </w:p>
    <w:p w14:paraId="1B905629" w14:textId="77777777" w:rsidR="00B252A0" w:rsidRPr="00276FA3" w:rsidRDefault="00B252A0" w:rsidP="00B252A0">
      <w:r w:rsidRPr="00276FA3">
        <w:t xml:space="preserve">    // 执行完整性检查</w:t>
      </w:r>
    </w:p>
    <w:p w14:paraId="0B461DDE" w14:textId="77777777" w:rsidR="00B252A0" w:rsidRPr="00276FA3" w:rsidRDefault="00B252A0" w:rsidP="00B252A0">
      <w:r w:rsidRPr="00276FA3">
        <w:t xml:space="preserve">    if </w:t>
      </w:r>
      <w:proofErr w:type="gramStart"/>
      <w:r w:rsidRPr="00276FA3">
        <w:t>(!</w:t>
      </w:r>
      <w:proofErr w:type="spellStart"/>
      <w:r w:rsidRPr="00276FA3">
        <w:t>VerifySystemIntegrity</w:t>
      </w:r>
      <w:proofErr w:type="spellEnd"/>
      <w:proofErr w:type="gramEnd"/>
      <w:r w:rsidRPr="00276FA3">
        <w:t>(</w:t>
      </w:r>
      <w:proofErr w:type="gramStart"/>
      <w:r w:rsidRPr="00276FA3">
        <w:t>)) {</w:t>
      </w:r>
      <w:proofErr w:type="gramEnd"/>
    </w:p>
    <w:p w14:paraId="1BF47F41"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 xml:space="preserve">"System integrity check </w:t>
      </w:r>
      <w:proofErr w:type="gramStart"/>
      <w:r w:rsidRPr="00276FA3">
        <w:t>failed!\</w:t>
      </w:r>
      <w:proofErr w:type="gramEnd"/>
      <w:r w:rsidRPr="00276FA3">
        <w:t>n");</w:t>
      </w:r>
    </w:p>
    <w:p w14:paraId="0DC29D89" w14:textId="77777777" w:rsidR="00B252A0" w:rsidRPr="00276FA3" w:rsidRDefault="00B252A0" w:rsidP="00B252A0">
      <w:r w:rsidRPr="00276FA3">
        <w:t xml:space="preserve">        </w:t>
      </w:r>
      <w:proofErr w:type="spellStart"/>
      <w:proofErr w:type="gramStart"/>
      <w:r w:rsidRPr="00276FA3">
        <w:t>EnterFailSafeMode</w:t>
      </w:r>
      <w:proofErr w:type="spellEnd"/>
      <w:r w:rsidRPr="00276FA3">
        <w:t>(</w:t>
      </w:r>
      <w:proofErr w:type="gramEnd"/>
      <w:r w:rsidRPr="00276FA3">
        <w:t>);</w:t>
      </w:r>
    </w:p>
    <w:p w14:paraId="7E2237BB" w14:textId="77777777" w:rsidR="00B252A0" w:rsidRPr="00276FA3" w:rsidRDefault="00B252A0" w:rsidP="00B252A0">
      <w:r w:rsidRPr="00276FA3">
        <w:t xml:space="preserve">    }</w:t>
      </w:r>
    </w:p>
    <w:p w14:paraId="01C0EC29" w14:textId="77777777" w:rsidR="00B252A0" w:rsidRPr="00276FA3" w:rsidRDefault="00B252A0" w:rsidP="00B252A0">
      <w:r w:rsidRPr="00276FA3">
        <w:t>}</w:t>
      </w:r>
    </w:p>
    <w:p w14:paraId="613091AC" w14:textId="77777777" w:rsidR="00B252A0" w:rsidRPr="00276FA3" w:rsidRDefault="00B252A0" w:rsidP="00B252A0">
      <w:pPr>
        <w:pStyle w:val="3"/>
      </w:pPr>
      <w:r w:rsidRPr="00276FA3">
        <w:t>重要注意事项</w:t>
      </w:r>
    </w:p>
    <w:p w14:paraId="1F5156D8" w14:textId="77777777" w:rsidR="00B252A0" w:rsidRPr="00276FA3" w:rsidRDefault="00B252A0" w:rsidP="00B252A0">
      <w:pPr>
        <w:pStyle w:val="4"/>
      </w:pPr>
      <w:r w:rsidRPr="00276FA3">
        <w:t xml:space="preserve">1. </w:t>
      </w:r>
      <w:r w:rsidRPr="00276FA3">
        <w:rPr>
          <w:rFonts w:ascii="Times New Roman" w:hAnsi="Times New Roman" w:cs="Times New Roman"/>
        </w:rPr>
        <w:t>​</w:t>
      </w:r>
      <w:r w:rsidRPr="00276FA3">
        <w:t>清除时机</w:t>
      </w:r>
      <w:r w:rsidRPr="00276FA3">
        <w:rPr>
          <w:rFonts w:ascii="Times New Roman" w:hAnsi="Times New Roman" w:cs="Times New Roman"/>
        </w:rPr>
        <w:t>​</w:t>
      </w:r>
    </w:p>
    <w:p w14:paraId="0E7D6168" w14:textId="77777777" w:rsidR="00B252A0" w:rsidRPr="00276FA3" w:rsidRDefault="00B252A0" w:rsidP="00B252A0">
      <w:r w:rsidRPr="00276FA3">
        <w:t>// 正确的清除时机</w:t>
      </w:r>
    </w:p>
    <w:p w14:paraId="7B0E8A73" w14:textId="77777777" w:rsidR="00B252A0" w:rsidRPr="00276FA3" w:rsidRDefault="00B252A0" w:rsidP="00B252A0">
      <w:r w:rsidRPr="00276FA3">
        <w:t>void CorrectUsage(void)</w:t>
      </w:r>
    </w:p>
    <w:p w14:paraId="77E25C67" w14:textId="77777777" w:rsidR="00B252A0" w:rsidRPr="00276FA3" w:rsidRDefault="00B252A0" w:rsidP="00B252A0">
      <w:r w:rsidRPr="00276FA3">
        <w:t>{</w:t>
      </w:r>
    </w:p>
    <w:p w14:paraId="41FFDAB9" w14:textId="77777777" w:rsidR="00B252A0" w:rsidRPr="00276FA3" w:rsidRDefault="00B252A0" w:rsidP="00B252A0">
      <w:r w:rsidRPr="00276FA3">
        <w:t xml:space="preserve">    // 先读取标志（如果需要）</w:t>
      </w:r>
    </w:p>
    <w:p w14:paraId="0F76B610" w14:textId="77777777" w:rsidR="00B252A0" w:rsidRPr="00276FA3" w:rsidRDefault="00B252A0" w:rsidP="00B252A0">
      <w:r w:rsidRPr="00276FA3">
        <w:t xml:space="preserve">    </w:t>
      </w:r>
      <w:proofErr w:type="spellStart"/>
      <w:r w:rsidRPr="00276FA3">
        <w:t>FlagStatus</w:t>
      </w:r>
      <w:proofErr w:type="spellEnd"/>
      <w:r w:rsidRPr="00276FA3">
        <w:t xml:space="preserve"> </w:t>
      </w:r>
      <w:proofErr w:type="spellStart"/>
      <w:r w:rsidRPr="00276FA3">
        <w:t>wdgReset</w:t>
      </w:r>
      <w:proofErr w:type="spellEnd"/>
      <w:r w:rsidRPr="00276FA3">
        <w:t xml:space="preserve"> = </w:t>
      </w:r>
      <w:proofErr w:type="spellStart"/>
      <w:r w:rsidRPr="00276FA3">
        <w:t>RCC_</w:t>
      </w:r>
      <w:proofErr w:type="gramStart"/>
      <w:r w:rsidRPr="00276FA3">
        <w:t>GetFlagStatus</w:t>
      </w:r>
      <w:proofErr w:type="spellEnd"/>
      <w:r w:rsidRPr="00276FA3">
        <w:t>(</w:t>
      </w:r>
      <w:proofErr w:type="gramEnd"/>
      <w:r w:rsidRPr="00276FA3">
        <w:t>RCC_FLAG_IWDGRST);</w:t>
      </w:r>
    </w:p>
    <w:p w14:paraId="583348E5" w14:textId="77777777" w:rsidR="00B252A0" w:rsidRPr="00276FA3" w:rsidRDefault="00B252A0" w:rsidP="00B252A0">
      <w:r w:rsidRPr="00276FA3">
        <w:t xml:space="preserve">    </w:t>
      </w:r>
    </w:p>
    <w:p w14:paraId="4280652A" w14:textId="77777777" w:rsidR="00B252A0" w:rsidRPr="00276FA3" w:rsidRDefault="00B252A0" w:rsidP="00B252A0">
      <w:r w:rsidRPr="00276FA3">
        <w:t xml:space="preserve">    // 然后清除标志</w:t>
      </w:r>
    </w:p>
    <w:p w14:paraId="52B5CC48" w14:textId="77777777" w:rsidR="00B252A0" w:rsidRPr="00276FA3" w:rsidRDefault="00B252A0" w:rsidP="00B252A0">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236ABFB3" w14:textId="77777777" w:rsidR="00B252A0" w:rsidRPr="00276FA3" w:rsidRDefault="00B252A0" w:rsidP="00B252A0">
      <w:r w:rsidRPr="00276FA3">
        <w:t xml:space="preserve">    </w:t>
      </w:r>
    </w:p>
    <w:p w14:paraId="5148EBD3" w14:textId="77777777" w:rsidR="00B252A0" w:rsidRPr="00276FA3" w:rsidRDefault="00B252A0" w:rsidP="00B252A0">
      <w:r w:rsidRPr="00276FA3">
        <w:t xml:space="preserve">    // 使用之前读取的值</w:t>
      </w:r>
    </w:p>
    <w:p w14:paraId="758BE786" w14:textId="77777777" w:rsidR="00B252A0" w:rsidRPr="00276FA3" w:rsidRDefault="00B252A0" w:rsidP="00B252A0">
      <w:r w:rsidRPr="00276FA3">
        <w:t xml:space="preserve">    if (</w:t>
      </w:r>
      <w:proofErr w:type="spellStart"/>
      <w:r w:rsidRPr="00276FA3">
        <w:t>wdgReset</w:t>
      </w:r>
      <w:proofErr w:type="spellEnd"/>
      <w:r w:rsidRPr="00276FA3">
        <w:t xml:space="preserve"> == </w:t>
      </w:r>
      <w:proofErr w:type="gramStart"/>
      <w:r w:rsidRPr="00276FA3">
        <w:t>SET) {</w:t>
      </w:r>
      <w:proofErr w:type="gramEnd"/>
    </w:p>
    <w:p w14:paraId="133DF2C6" w14:textId="77777777" w:rsidR="00B252A0" w:rsidRPr="00276FA3" w:rsidRDefault="00B252A0" w:rsidP="00B252A0">
      <w:r w:rsidRPr="00276FA3">
        <w:t xml:space="preserve">        </w:t>
      </w:r>
      <w:proofErr w:type="spellStart"/>
      <w:proofErr w:type="gramStart"/>
      <w:r w:rsidRPr="00276FA3">
        <w:t>HandleWatchdogReset</w:t>
      </w:r>
      <w:proofErr w:type="spellEnd"/>
      <w:r w:rsidRPr="00276FA3">
        <w:t>(</w:t>
      </w:r>
      <w:proofErr w:type="gramEnd"/>
      <w:r w:rsidRPr="00276FA3">
        <w:t>);</w:t>
      </w:r>
    </w:p>
    <w:p w14:paraId="4A974968" w14:textId="77777777" w:rsidR="00B252A0" w:rsidRPr="00276FA3" w:rsidRDefault="00B252A0" w:rsidP="00B252A0">
      <w:r w:rsidRPr="00276FA3">
        <w:t xml:space="preserve">    }</w:t>
      </w:r>
    </w:p>
    <w:p w14:paraId="28E7EC74" w14:textId="77777777" w:rsidR="00B252A0" w:rsidRPr="00276FA3" w:rsidRDefault="00B252A0" w:rsidP="00B252A0">
      <w:r w:rsidRPr="00276FA3">
        <w:t>}</w:t>
      </w:r>
    </w:p>
    <w:p w14:paraId="6466F787" w14:textId="77777777" w:rsidR="00B252A0" w:rsidRPr="00276FA3" w:rsidRDefault="00B252A0" w:rsidP="00B252A0">
      <w:pPr>
        <w:pStyle w:val="4"/>
      </w:pPr>
      <w:r w:rsidRPr="00276FA3">
        <w:lastRenderedPageBreak/>
        <w:t xml:space="preserve">2. </w:t>
      </w:r>
      <w:r w:rsidRPr="00276FA3">
        <w:rPr>
          <w:rFonts w:ascii="Times New Roman" w:hAnsi="Times New Roman" w:cs="Times New Roman"/>
        </w:rPr>
        <w:t>​</w:t>
      </w:r>
      <w:r w:rsidRPr="00276FA3">
        <w:t>错误用法</w:t>
      </w:r>
      <w:r w:rsidRPr="00276FA3">
        <w:rPr>
          <w:rFonts w:ascii="Times New Roman" w:hAnsi="Times New Roman" w:cs="Times New Roman"/>
        </w:rPr>
        <w:t>​</w:t>
      </w:r>
    </w:p>
    <w:p w14:paraId="5D32EAA1" w14:textId="77777777" w:rsidR="00B252A0" w:rsidRPr="00276FA3" w:rsidRDefault="00B252A0" w:rsidP="00B252A0">
      <w:r w:rsidRPr="00276FA3">
        <w:t>// 错误的用法：清除后读取</w:t>
      </w:r>
    </w:p>
    <w:p w14:paraId="0560149C" w14:textId="77777777" w:rsidR="00B252A0" w:rsidRPr="00276FA3" w:rsidRDefault="00B252A0" w:rsidP="00B252A0">
      <w:r w:rsidRPr="00276FA3">
        <w:t xml:space="preserve">void </w:t>
      </w:r>
      <w:proofErr w:type="spellStart"/>
      <w:r w:rsidRPr="00276FA3">
        <w:t>WrongUsage</w:t>
      </w:r>
      <w:proofErr w:type="spellEnd"/>
      <w:r w:rsidRPr="00276FA3">
        <w:t>(void)</w:t>
      </w:r>
    </w:p>
    <w:p w14:paraId="52034A49" w14:textId="77777777" w:rsidR="00B252A0" w:rsidRPr="00276FA3" w:rsidRDefault="00B252A0" w:rsidP="00B252A0">
      <w:r w:rsidRPr="00276FA3">
        <w:t>{</w:t>
      </w:r>
    </w:p>
    <w:p w14:paraId="6345B366" w14:textId="77777777" w:rsidR="00B252A0" w:rsidRPr="00276FA3" w:rsidRDefault="00B252A0" w:rsidP="00B252A0">
      <w:r w:rsidRPr="00276FA3">
        <w:t xml:space="preserve">    </w:t>
      </w:r>
      <w:proofErr w:type="spellStart"/>
      <w:r w:rsidRPr="00276FA3">
        <w:t>RCC_ClearFlag</w:t>
      </w:r>
      <w:proofErr w:type="spellEnd"/>
      <w:r w:rsidRPr="00276FA3">
        <w:t>();  // 先清除</w:t>
      </w:r>
    </w:p>
    <w:p w14:paraId="04004AF1" w14:textId="77777777" w:rsidR="00B252A0" w:rsidRPr="00276FA3" w:rsidRDefault="00B252A0" w:rsidP="00B252A0">
      <w:r w:rsidRPr="00276FA3">
        <w:t xml:space="preserve">    </w:t>
      </w:r>
    </w:p>
    <w:p w14:paraId="1A47AED5" w14:textId="77777777" w:rsidR="00B252A0" w:rsidRPr="00276FA3" w:rsidRDefault="00B252A0" w:rsidP="00B252A0">
      <w:r w:rsidRPr="00276FA3">
        <w:t xml:space="preserve">    // 这里读取的标志总是 RESET！</w:t>
      </w:r>
    </w:p>
    <w:p w14:paraId="4B0AEC75"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7D1E1E7D" w14:textId="77777777" w:rsidR="00B252A0" w:rsidRPr="00276FA3" w:rsidRDefault="00B252A0" w:rsidP="00B252A0">
      <w:r w:rsidRPr="00276FA3">
        <w:t xml:space="preserve">        // 这个代码永远不会执行</w:t>
      </w:r>
    </w:p>
    <w:p w14:paraId="0784A763" w14:textId="77777777" w:rsidR="00B252A0" w:rsidRPr="00276FA3" w:rsidRDefault="00B252A0" w:rsidP="00B252A0">
      <w:r w:rsidRPr="00276FA3">
        <w:t xml:space="preserve">    }</w:t>
      </w:r>
    </w:p>
    <w:p w14:paraId="07162BC1" w14:textId="77777777" w:rsidR="00B252A0" w:rsidRPr="00276FA3" w:rsidRDefault="00B252A0" w:rsidP="00B252A0">
      <w:r w:rsidRPr="00276FA3">
        <w:t>}</w:t>
      </w:r>
    </w:p>
    <w:p w14:paraId="789933B9" w14:textId="77777777" w:rsidR="00B252A0" w:rsidRPr="00276FA3" w:rsidRDefault="00B252A0" w:rsidP="00B252A0">
      <w:pPr>
        <w:pStyle w:val="4"/>
      </w:pPr>
      <w:r w:rsidRPr="00276FA3">
        <w:t>3</w:t>
      </w:r>
      <w:proofErr w:type="gramStart"/>
      <w:r w:rsidRPr="00276FA3">
        <w:t xml:space="preserve">. </w:t>
      </w:r>
      <w:r w:rsidRPr="00276FA3">
        <w:rPr>
          <w:rFonts w:ascii="Times New Roman" w:hAnsi="Times New Roman" w:cs="Times New Roman"/>
        </w:rPr>
        <w:t>​</w:t>
      </w:r>
      <w:r w:rsidRPr="00276FA3">
        <w:t>多</w:t>
      </w:r>
      <w:proofErr w:type="gramEnd"/>
      <w:r w:rsidRPr="00276FA3">
        <w:t>复位源处理</w:t>
      </w:r>
      <w:r w:rsidRPr="00276FA3">
        <w:rPr>
          <w:rFonts w:ascii="Times New Roman" w:hAnsi="Times New Roman" w:cs="Times New Roman"/>
        </w:rPr>
        <w:t>​</w:t>
      </w:r>
    </w:p>
    <w:p w14:paraId="28622B48" w14:textId="77777777" w:rsidR="00B252A0" w:rsidRPr="00276FA3" w:rsidRDefault="00B252A0" w:rsidP="00B252A0">
      <w:r w:rsidRPr="00276FA3">
        <w:t xml:space="preserve">void </w:t>
      </w:r>
      <w:proofErr w:type="spellStart"/>
      <w:r w:rsidRPr="00276FA3">
        <w:t>HandleMultipleResetSources</w:t>
      </w:r>
      <w:proofErr w:type="spellEnd"/>
      <w:r w:rsidRPr="00276FA3">
        <w:t>(void)</w:t>
      </w:r>
    </w:p>
    <w:p w14:paraId="5923325C" w14:textId="77777777" w:rsidR="00B252A0" w:rsidRPr="00276FA3" w:rsidRDefault="00B252A0" w:rsidP="00B252A0">
      <w:r w:rsidRPr="00276FA3">
        <w:t>{</w:t>
      </w:r>
    </w:p>
    <w:p w14:paraId="364FDF05" w14:textId="77777777" w:rsidR="00B252A0" w:rsidRPr="00276FA3" w:rsidRDefault="00B252A0" w:rsidP="00B252A0">
      <w:r w:rsidRPr="00276FA3">
        <w:t xml:space="preserve">    // 保存所有复位标志状态</w:t>
      </w:r>
    </w:p>
    <w:p w14:paraId="312B965D" w14:textId="77777777" w:rsidR="00B252A0" w:rsidRPr="00276FA3" w:rsidRDefault="00B252A0" w:rsidP="00B252A0">
      <w:r w:rsidRPr="00276FA3">
        <w:t xml:space="preserve">    uint8_t </w:t>
      </w:r>
      <w:proofErr w:type="spellStart"/>
      <w:r w:rsidRPr="00276FA3">
        <w:t>pinReset</w:t>
      </w:r>
      <w:proofErr w:type="spellEnd"/>
      <w:r w:rsidRPr="00276FA3">
        <w:t xml:space="preserve">    = (</w:t>
      </w:r>
      <w:proofErr w:type="spellStart"/>
      <w:r w:rsidRPr="00276FA3">
        <w:t>RCC_</w:t>
      </w:r>
      <w:proofErr w:type="gramStart"/>
      <w:r w:rsidRPr="00276FA3">
        <w:t>GetFlagStatus</w:t>
      </w:r>
      <w:proofErr w:type="spellEnd"/>
      <w:r w:rsidRPr="00276FA3">
        <w:t>(</w:t>
      </w:r>
      <w:proofErr w:type="gramEnd"/>
      <w:r w:rsidRPr="00276FA3">
        <w:t>RCC_FLAG_PINRST) == SET);</w:t>
      </w:r>
    </w:p>
    <w:p w14:paraId="70343590" w14:textId="77777777" w:rsidR="00B252A0" w:rsidRPr="00276FA3" w:rsidRDefault="00B252A0" w:rsidP="00B252A0">
      <w:r w:rsidRPr="00276FA3">
        <w:t xml:space="preserve">    uint8_t </w:t>
      </w:r>
      <w:proofErr w:type="spellStart"/>
      <w:proofErr w:type="gramStart"/>
      <w:r w:rsidRPr="00276FA3">
        <w:t>powerReset</w:t>
      </w:r>
      <w:proofErr w:type="spellEnd"/>
      <w:r w:rsidRPr="00276FA3">
        <w:t xml:space="preserve">  =</w:t>
      </w:r>
      <w:proofErr w:type="gramEnd"/>
      <w:r w:rsidRPr="00276FA3">
        <w:t xml:space="preserve"> (</w:t>
      </w:r>
      <w:proofErr w:type="spellStart"/>
      <w:r w:rsidRPr="00276FA3">
        <w:t>RCC_</w:t>
      </w:r>
      <w:proofErr w:type="gramStart"/>
      <w:r w:rsidRPr="00276FA3">
        <w:t>GetFlagStatus</w:t>
      </w:r>
      <w:proofErr w:type="spellEnd"/>
      <w:r w:rsidRPr="00276FA3">
        <w:t>(</w:t>
      </w:r>
      <w:proofErr w:type="gramEnd"/>
      <w:r w:rsidRPr="00276FA3">
        <w:t>RCC_FLAG_PORRST) == SET);</w:t>
      </w:r>
    </w:p>
    <w:p w14:paraId="1DF7D5F7" w14:textId="77777777" w:rsidR="00B252A0" w:rsidRPr="00276FA3" w:rsidRDefault="00B252A0" w:rsidP="00B252A0">
      <w:r w:rsidRPr="00276FA3">
        <w:t xml:space="preserve">    uint8_t </w:t>
      </w:r>
      <w:proofErr w:type="spellStart"/>
      <w:r w:rsidRPr="00276FA3">
        <w:t>wdgReset</w:t>
      </w:r>
      <w:proofErr w:type="spellEnd"/>
      <w:r w:rsidRPr="00276FA3">
        <w:t xml:space="preserve">    = (</w:t>
      </w:r>
      <w:proofErr w:type="spellStart"/>
      <w:r w:rsidRPr="00276FA3">
        <w:t>RCC_</w:t>
      </w:r>
      <w:proofErr w:type="gramStart"/>
      <w:r w:rsidRPr="00276FA3">
        <w:t>GetFlagStatus</w:t>
      </w:r>
      <w:proofErr w:type="spellEnd"/>
      <w:r w:rsidRPr="00276FA3">
        <w:t>(</w:t>
      </w:r>
      <w:proofErr w:type="gramEnd"/>
      <w:r w:rsidRPr="00276FA3">
        <w:t>RCC_FLAG_IWDGRST) == SET);</w:t>
      </w:r>
    </w:p>
    <w:p w14:paraId="47D839EC" w14:textId="77777777" w:rsidR="00B252A0" w:rsidRPr="00276FA3" w:rsidRDefault="00B252A0" w:rsidP="00B252A0">
      <w:r w:rsidRPr="00276FA3">
        <w:t xml:space="preserve">    uint8_t </w:t>
      </w:r>
      <w:proofErr w:type="spellStart"/>
      <w:r w:rsidRPr="00276FA3">
        <w:t>softReset</w:t>
      </w:r>
      <w:proofErr w:type="spellEnd"/>
      <w:r w:rsidRPr="00276FA3">
        <w:t xml:space="preserve">   = (</w:t>
      </w:r>
      <w:proofErr w:type="spellStart"/>
      <w:r w:rsidRPr="00276FA3">
        <w:t>RCC_</w:t>
      </w:r>
      <w:proofErr w:type="gramStart"/>
      <w:r w:rsidRPr="00276FA3">
        <w:t>GetFlagStatus</w:t>
      </w:r>
      <w:proofErr w:type="spellEnd"/>
      <w:r w:rsidRPr="00276FA3">
        <w:t>(</w:t>
      </w:r>
      <w:proofErr w:type="gramEnd"/>
      <w:r w:rsidRPr="00276FA3">
        <w:t>RCC_FLAG_SFTRST) == SET);</w:t>
      </w:r>
    </w:p>
    <w:p w14:paraId="4D3300BB" w14:textId="77777777" w:rsidR="00B252A0" w:rsidRPr="00276FA3" w:rsidRDefault="00B252A0" w:rsidP="00B252A0">
      <w:r w:rsidRPr="00276FA3">
        <w:t xml:space="preserve">    </w:t>
      </w:r>
    </w:p>
    <w:p w14:paraId="38AFD249" w14:textId="77777777" w:rsidR="00B252A0" w:rsidRPr="00276FA3" w:rsidRDefault="00B252A0" w:rsidP="00B252A0">
      <w:r w:rsidRPr="00276FA3">
        <w:t xml:space="preserve">    // 清除标志</w:t>
      </w:r>
    </w:p>
    <w:p w14:paraId="4C2317E1" w14:textId="77777777" w:rsidR="00B252A0" w:rsidRPr="00276FA3" w:rsidRDefault="00B252A0" w:rsidP="00B252A0">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7957F903" w14:textId="77777777" w:rsidR="00B252A0" w:rsidRPr="00276FA3" w:rsidRDefault="00B252A0" w:rsidP="00B252A0">
      <w:r w:rsidRPr="00276FA3">
        <w:t xml:space="preserve">    </w:t>
      </w:r>
    </w:p>
    <w:p w14:paraId="3EF8E5F8" w14:textId="77777777" w:rsidR="00B252A0" w:rsidRPr="00276FA3" w:rsidRDefault="00B252A0" w:rsidP="00B252A0">
      <w:r w:rsidRPr="00276FA3">
        <w:t xml:space="preserve">    // 根据保存的状态处理</w:t>
      </w:r>
    </w:p>
    <w:p w14:paraId="6D9B3AED" w14:textId="77777777" w:rsidR="00B252A0" w:rsidRPr="00276FA3" w:rsidRDefault="00B252A0" w:rsidP="00B252A0">
      <w:r w:rsidRPr="00276FA3">
        <w:t xml:space="preserve">    if (</w:t>
      </w:r>
      <w:proofErr w:type="spellStart"/>
      <w:r w:rsidRPr="00276FA3">
        <w:t>wdgReset</w:t>
      </w:r>
      <w:proofErr w:type="spellEnd"/>
      <w:r w:rsidRPr="00276FA3">
        <w:t>) {</w:t>
      </w:r>
    </w:p>
    <w:p w14:paraId="77307C26"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"Watchdog reset handled\n");</w:t>
      </w:r>
    </w:p>
    <w:p w14:paraId="1A17A6EF" w14:textId="77777777" w:rsidR="00B252A0" w:rsidRPr="00276FA3" w:rsidRDefault="00B252A0" w:rsidP="00B252A0">
      <w:r w:rsidRPr="00276FA3">
        <w:lastRenderedPageBreak/>
        <w:t xml:space="preserve">    }</w:t>
      </w:r>
    </w:p>
    <w:p w14:paraId="186BCC4F" w14:textId="77777777" w:rsidR="00B252A0" w:rsidRPr="00276FA3" w:rsidRDefault="00B252A0" w:rsidP="00B252A0">
      <w:r w:rsidRPr="00276FA3">
        <w:t xml:space="preserve">    if (</w:t>
      </w:r>
      <w:proofErr w:type="spellStart"/>
      <w:proofErr w:type="gramStart"/>
      <w:r w:rsidRPr="00276FA3">
        <w:t>powerReset</w:t>
      </w:r>
      <w:proofErr w:type="spellEnd"/>
      <w:r w:rsidRPr="00276FA3">
        <w:t>) {</w:t>
      </w:r>
      <w:proofErr w:type="gramEnd"/>
    </w:p>
    <w:p w14:paraId="7A89AFFD"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"Power reset handled\n");</w:t>
      </w:r>
    </w:p>
    <w:p w14:paraId="0F316D15" w14:textId="77777777" w:rsidR="00B252A0" w:rsidRPr="00276FA3" w:rsidRDefault="00B252A0" w:rsidP="00B252A0">
      <w:r w:rsidRPr="00276FA3">
        <w:t xml:space="preserve">    }</w:t>
      </w:r>
    </w:p>
    <w:p w14:paraId="76326EF4" w14:textId="77777777" w:rsidR="00B252A0" w:rsidRPr="00276FA3" w:rsidRDefault="00B252A0" w:rsidP="00B252A0">
      <w:r w:rsidRPr="00276FA3">
        <w:t xml:space="preserve">    // ... 其他复位源处理</w:t>
      </w:r>
    </w:p>
    <w:p w14:paraId="07D78CEA" w14:textId="77777777" w:rsidR="00B252A0" w:rsidRPr="00276FA3" w:rsidRDefault="00B252A0" w:rsidP="00B252A0">
      <w:r w:rsidRPr="00276FA3">
        <w:t>}</w:t>
      </w:r>
    </w:p>
    <w:p w14:paraId="7345B3AA" w14:textId="77777777" w:rsidR="00B252A0" w:rsidRPr="00276FA3" w:rsidRDefault="00B252A0" w:rsidP="00B252A0">
      <w:pPr>
        <w:pStyle w:val="3"/>
      </w:pPr>
      <w:r w:rsidRPr="00276FA3">
        <w:t>高级使用示例</w:t>
      </w:r>
    </w:p>
    <w:p w14:paraId="540A659C" w14:textId="77777777" w:rsidR="00B252A0" w:rsidRPr="00276FA3" w:rsidRDefault="00B252A0" w:rsidP="00B252A0">
      <w:pPr>
        <w:pStyle w:val="4"/>
      </w:pPr>
      <w:r w:rsidRPr="00276FA3">
        <w:t>系统状态机管理</w:t>
      </w:r>
    </w:p>
    <w:p w14:paraId="2DE8FE65" w14:textId="77777777" w:rsidR="00B252A0" w:rsidRPr="00276FA3" w:rsidRDefault="00B252A0" w:rsidP="00B252A0">
      <w:r w:rsidRPr="00276FA3">
        <w:t xml:space="preserve">typedef </w:t>
      </w:r>
      <w:proofErr w:type="spellStart"/>
      <w:r w:rsidRPr="00276FA3">
        <w:t>enum</w:t>
      </w:r>
      <w:proofErr w:type="spellEnd"/>
      <w:r w:rsidRPr="00276FA3">
        <w:t xml:space="preserve"> {</w:t>
      </w:r>
    </w:p>
    <w:p w14:paraId="5E7431AC" w14:textId="77777777" w:rsidR="00B252A0" w:rsidRPr="00276FA3" w:rsidRDefault="00B252A0" w:rsidP="00B252A0">
      <w:r w:rsidRPr="00276FA3">
        <w:t xml:space="preserve">    SYS_STARTUP,</w:t>
      </w:r>
    </w:p>
    <w:p w14:paraId="2AA26A2E" w14:textId="77777777" w:rsidR="00B252A0" w:rsidRPr="00276FA3" w:rsidRDefault="00B252A0" w:rsidP="00B252A0">
      <w:r w:rsidRPr="00276FA3">
        <w:t xml:space="preserve">    SYS_NORMAL,</w:t>
      </w:r>
    </w:p>
    <w:p w14:paraId="33D02042" w14:textId="77777777" w:rsidR="00B252A0" w:rsidRPr="00276FA3" w:rsidRDefault="00B252A0" w:rsidP="00B252A0">
      <w:r w:rsidRPr="00276FA3">
        <w:t xml:space="preserve">    SYS_RECOVERY,</w:t>
      </w:r>
    </w:p>
    <w:p w14:paraId="52724AA2" w14:textId="77777777" w:rsidR="00B252A0" w:rsidRPr="00276FA3" w:rsidRDefault="00B252A0" w:rsidP="00B252A0">
      <w:r w:rsidRPr="00276FA3">
        <w:t xml:space="preserve">    SYS_FAULT</w:t>
      </w:r>
    </w:p>
    <w:p w14:paraId="05A60DB5" w14:textId="77777777" w:rsidR="00B252A0" w:rsidRPr="00276FA3" w:rsidRDefault="00B252A0" w:rsidP="00B252A0">
      <w:r w:rsidRPr="00276FA3">
        <w:t xml:space="preserve">} </w:t>
      </w:r>
      <w:proofErr w:type="spellStart"/>
      <w:r w:rsidRPr="00276FA3">
        <w:t>SystemState</w:t>
      </w:r>
      <w:proofErr w:type="spellEnd"/>
      <w:r w:rsidRPr="00276FA3">
        <w:t>;</w:t>
      </w:r>
    </w:p>
    <w:p w14:paraId="4E689EF6" w14:textId="77777777" w:rsidR="00B252A0" w:rsidRPr="00276FA3" w:rsidRDefault="00B252A0" w:rsidP="00B252A0"/>
    <w:p w14:paraId="1EA724C7" w14:textId="77777777" w:rsidR="00B252A0" w:rsidRPr="00276FA3" w:rsidRDefault="00B252A0" w:rsidP="00B252A0">
      <w:proofErr w:type="spellStart"/>
      <w:r w:rsidRPr="00276FA3">
        <w:t>SystemState</w:t>
      </w:r>
      <w:proofErr w:type="spellEnd"/>
      <w:r w:rsidRPr="00276FA3">
        <w:t xml:space="preserve"> </w:t>
      </w:r>
      <w:proofErr w:type="spellStart"/>
      <w:r w:rsidRPr="00276FA3">
        <w:t>currentState</w:t>
      </w:r>
      <w:proofErr w:type="spellEnd"/>
      <w:r w:rsidRPr="00276FA3">
        <w:t xml:space="preserve"> = SYS_STARTUP;</w:t>
      </w:r>
    </w:p>
    <w:p w14:paraId="0D3A9EDE" w14:textId="77777777" w:rsidR="00B252A0" w:rsidRPr="00276FA3" w:rsidRDefault="00B252A0" w:rsidP="00B252A0"/>
    <w:p w14:paraId="1CED6372" w14:textId="77777777" w:rsidR="00B252A0" w:rsidRPr="00276FA3" w:rsidRDefault="00B252A0" w:rsidP="00B252A0">
      <w:r w:rsidRPr="00276FA3">
        <w:t xml:space="preserve">void </w:t>
      </w:r>
      <w:proofErr w:type="spellStart"/>
      <w:r w:rsidRPr="00276FA3">
        <w:t>SystemStateManager</w:t>
      </w:r>
      <w:proofErr w:type="spellEnd"/>
      <w:r w:rsidRPr="00276FA3">
        <w:t>(void)</w:t>
      </w:r>
    </w:p>
    <w:p w14:paraId="5A0CDA1D" w14:textId="77777777" w:rsidR="00B252A0" w:rsidRPr="00276FA3" w:rsidRDefault="00B252A0" w:rsidP="00B252A0">
      <w:r w:rsidRPr="00276FA3">
        <w:t>{</w:t>
      </w:r>
    </w:p>
    <w:p w14:paraId="3A18723D" w14:textId="77777777" w:rsidR="00B252A0" w:rsidRPr="00276FA3" w:rsidRDefault="00B252A0" w:rsidP="00B252A0">
      <w:r w:rsidRPr="00276FA3">
        <w:t xml:space="preserve">    // 检查复位标志</w:t>
      </w:r>
    </w:p>
    <w:p w14:paraId="56E3509F"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6998C205" w14:textId="77777777" w:rsidR="00B252A0" w:rsidRPr="00276FA3" w:rsidRDefault="00B252A0" w:rsidP="00B252A0">
      <w:r w:rsidRPr="00276FA3">
        <w:t xml:space="preserve">        </w:t>
      </w:r>
      <w:proofErr w:type="spellStart"/>
      <w:r w:rsidRPr="00276FA3">
        <w:t>currentState</w:t>
      </w:r>
      <w:proofErr w:type="spellEnd"/>
      <w:r w:rsidRPr="00276FA3">
        <w:t xml:space="preserve"> = SYS_RECOVERY;</w:t>
      </w:r>
    </w:p>
    <w:p w14:paraId="245826FD"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"Entering recovery state after watchdog reset\n");</w:t>
      </w:r>
    </w:p>
    <w:p w14:paraId="64DC8456" w14:textId="77777777" w:rsidR="00B252A0" w:rsidRPr="00276FA3" w:rsidRDefault="00B252A0" w:rsidP="00B252A0">
      <w:r w:rsidRPr="00276FA3">
        <w:t xml:space="preserve">    }</w:t>
      </w:r>
    </w:p>
    <w:p w14:paraId="7ACDBB91" w14:textId="77777777" w:rsidR="00B252A0" w:rsidRPr="00276FA3" w:rsidRDefault="00B252A0" w:rsidP="00B252A0">
      <w:r w:rsidRPr="00276FA3">
        <w:t xml:space="preserve">    </w:t>
      </w:r>
    </w:p>
    <w:p w14:paraId="41A1B232" w14:textId="77777777" w:rsidR="00B252A0" w:rsidRPr="00276FA3" w:rsidRDefault="00B252A0" w:rsidP="00B252A0">
      <w:r w:rsidRPr="00276FA3">
        <w:t xml:space="preserve">    // 清除标志</w:t>
      </w:r>
    </w:p>
    <w:p w14:paraId="733E0034" w14:textId="77777777" w:rsidR="00B252A0" w:rsidRPr="00276FA3" w:rsidRDefault="00B252A0" w:rsidP="00B252A0">
      <w:r w:rsidRPr="00276FA3">
        <w:lastRenderedPageBreak/>
        <w:t xml:space="preserve">    </w:t>
      </w:r>
      <w:proofErr w:type="spellStart"/>
      <w:r w:rsidRPr="00276FA3">
        <w:t>RCC_</w:t>
      </w:r>
      <w:proofErr w:type="gramStart"/>
      <w:r w:rsidRPr="00276FA3">
        <w:t>ClearFlag</w:t>
      </w:r>
      <w:proofErr w:type="spellEnd"/>
      <w:r w:rsidRPr="00276FA3">
        <w:t>(</w:t>
      </w:r>
      <w:proofErr w:type="gramEnd"/>
      <w:r w:rsidRPr="00276FA3">
        <w:t>);</w:t>
      </w:r>
    </w:p>
    <w:p w14:paraId="2C9AB524" w14:textId="77777777" w:rsidR="00B252A0" w:rsidRPr="00276FA3" w:rsidRDefault="00B252A0" w:rsidP="00B252A0">
      <w:r w:rsidRPr="00276FA3">
        <w:t xml:space="preserve">    </w:t>
      </w:r>
    </w:p>
    <w:p w14:paraId="4623EF6F" w14:textId="77777777" w:rsidR="00B252A0" w:rsidRPr="00276FA3" w:rsidRDefault="00B252A0" w:rsidP="00B252A0">
      <w:r w:rsidRPr="00276FA3">
        <w:t xml:space="preserve">    // 状态机处理</w:t>
      </w:r>
    </w:p>
    <w:p w14:paraId="6BA5487E" w14:textId="77777777" w:rsidR="00B252A0" w:rsidRPr="00276FA3" w:rsidRDefault="00B252A0" w:rsidP="00B252A0">
      <w:r w:rsidRPr="00276FA3">
        <w:t xml:space="preserve">    switch (</w:t>
      </w:r>
      <w:proofErr w:type="spellStart"/>
      <w:proofErr w:type="gramStart"/>
      <w:r w:rsidRPr="00276FA3">
        <w:t>currentState</w:t>
      </w:r>
      <w:proofErr w:type="spellEnd"/>
      <w:r w:rsidRPr="00276FA3">
        <w:t>) {</w:t>
      </w:r>
      <w:proofErr w:type="gramEnd"/>
    </w:p>
    <w:p w14:paraId="3EDAFB71" w14:textId="77777777" w:rsidR="00B252A0" w:rsidRPr="00276FA3" w:rsidRDefault="00B252A0" w:rsidP="00B252A0">
      <w:r w:rsidRPr="00276FA3">
        <w:t xml:space="preserve">        case SYS_STARTUP:</w:t>
      </w:r>
    </w:p>
    <w:p w14:paraId="71ECE6A7" w14:textId="77777777" w:rsidR="00B252A0" w:rsidRPr="00276FA3" w:rsidRDefault="00B252A0" w:rsidP="00B252A0">
      <w:r w:rsidRPr="00276FA3">
        <w:t xml:space="preserve">            </w:t>
      </w:r>
      <w:proofErr w:type="spellStart"/>
      <w:proofErr w:type="gramStart"/>
      <w:r w:rsidRPr="00276FA3">
        <w:t>InitializeSystem</w:t>
      </w:r>
      <w:proofErr w:type="spellEnd"/>
      <w:r w:rsidRPr="00276FA3">
        <w:t>(</w:t>
      </w:r>
      <w:proofErr w:type="gramEnd"/>
      <w:r w:rsidRPr="00276FA3">
        <w:t>);</w:t>
      </w:r>
    </w:p>
    <w:p w14:paraId="2859953F" w14:textId="77777777" w:rsidR="00B252A0" w:rsidRPr="00276FA3" w:rsidRDefault="00B252A0" w:rsidP="00B252A0">
      <w:r w:rsidRPr="00276FA3">
        <w:t xml:space="preserve">            </w:t>
      </w:r>
      <w:proofErr w:type="spellStart"/>
      <w:r w:rsidRPr="00276FA3">
        <w:t>currentState</w:t>
      </w:r>
      <w:proofErr w:type="spellEnd"/>
      <w:r w:rsidRPr="00276FA3">
        <w:t xml:space="preserve"> = SYS_NORMAL;</w:t>
      </w:r>
    </w:p>
    <w:p w14:paraId="0FBF600A" w14:textId="77777777" w:rsidR="00B252A0" w:rsidRPr="00276FA3" w:rsidRDefault="00B252A0" w:rsidP="00B252A0">
      <w:r w:rsidRPr="00276FA3">
        <w:t xml:space="preserve">            break;</w:t>
      </w:r>
    </w:p>
    <w:p w14:paraId="3BD4246B" w14:textId="77777777" w:rsidR="00B252A0" w:rsidRPr="00276FA3" w:rsidRDefault="00B252A0" w:rsidP="00B252A0">
      <w:r w:rsidRPr="00276FA3">
        <w:t xml:space="preserve">            </w:t>
      </w:r>
    </w:p>
    <w:p w14:paraId="5485ECF8" w14:textId="77777777" w:rsidR="00B252A0" w:rsidRPr="00276FA3" w:rsidRDefault="00B252A0" w:rsidP="00B252A0">
      <w:r w:rsidRPr="00276FA3">
        <w:t xml:space="preserve">        case SYS_RECOVERY:</w:t>
      </w:r>
    </w:p>
    <w:p w14:paraId="30E0C69A" w14:textId="77777777" w:rsidR="00B252A0" w:rsidRPr="00276FA3" w:rsidRDefault="00B252A0" w:rsidP="00B252A0">
      <w:r w:rsidRPr="00276FA3">
        <w:t xml:space="preserve">            </w:t>
      </w:r>
      <w:proofErr w:type="spellStart"/>
      <w:proofErr w:type="gramStart"/>
      <w:r w:rsidRPr="00276FA3">
        <w:t>PerformRecovery</w:t>
      </w:r>
      <w:proofErr w:type="spellEnd"/>
      <w:r w:rsidRPr="00276FA3">
        <w:t>(</w:t>
      </w:r>
      <w:proofErr w:type="gramEnd"/>
      <w:r w:rsidRPr="00276FA3">
        <w:t>);</w:t>
      </w:r>
    </w:p>
    <w:p w14:paraId="3A2FD9FD" w14:textId="77777777" w:rsidR="00B252A0" w:rsidRPr="00276FA3" w:rsidRDefault="00B252A0" w:rsidP="00B252A0">
      <w:r w:rsidRPr="00276FA3">
        <w:t xml:space="preserve">            </w:t>
      </w:r>
      <w:proofErr w:type="spellStart"/>
      <w:r w:rsidRPr="00276FA3">
        <w:t>currentState</w:t>
      </w:r>
      <w:proofErr w:type="spellEnd"/>
      <w:r w:rsidRPr="00276FA3">
        <w:t xml:space="preserve"> = SYS_NORMAL;</w:t>
      </w:r>
    </w:p>
    <w:p w14:paraId="58CA82CB" w14:textId="77777777" w:rsidR="00B252A0" w:rsidRPr="00276FA3" w:rsidRDefault="00B252A0" w:rsidP="00B252A0">
      <w:r w:rsidRPr="00276FA3">
        <w:t xml:space="preserve">            break;</w:t>
      </w:r>
    </w:p>
    <w:p w14:paraId="6C089550" w14:textId="77777777" w:rsidR="00B252A0" w:rsidRPr="00276FA3" w:rsidRDefault="00B252A0" w:rsidP="00B252A0">
      <w:r w:rsidRPr="00276FA3">
        <w:t xml:space="preserve">            </w:t>
      </w:r>
    </w:p>
    <w:p w14:paraId="205509A9" w14:textId="77777777" w:rsidR="00B252A0" w:rsidRPr="00276FA3" w:rsidRDefault="00B252A0" w:rsidP="00B252A0">
      <w:r w:rsidRPr="00276FA3">
        <w:t xml:space="preserve">        case SYS_NORMAL:</w:t>
      </w:r>
    </w:p>
    <w:p w14:paraId="79606BF0" w14:textId="77777777" w:rsidR="00B252A0" w:rsidRPr="00276FA3" w:rsidRDefault="00B252A0" w:rsidP="00B252A0">
      <w:r w:rsidRPr="00276FA3">
        <w:t xml:space="preserve">            </w:t>
      </w:r>
      <w:proofErr w:type="spellStart"/>
      <w:proofErr w:type="gramStart"/>
      <w:r w:rsidRPr="00276FA3">
        <w:t>RunNormalOperations</w:t>
      </w:r>
      <w:proofErr w:type="spellEnd"/>
      <w:r w:rsidRPr="00276FA3">
        <w:t>(</w:t>
      </w:r>
      <w:proofErr w:type="gramEnd"/>
      <w:r w:rsidRPr="00276FA3">
        <w:t>);</w:t>
      </w:r>
    </w:p>
    <w:p w14:paraId="0319C456" w14:textId="77777777" w:rsidR="00B252A0" w:rsidRPr="00276FA3" w:rsidRDefault="00B252A0" w:rsidP="00B252A0">
      <w:r w:rsidRPr="00276FA3">
        <w:t xml:space="preserve">            break;</w:t>
      </w:r>
    </w:p>
    <w:p w14:paraId="0E8DCB52" w14:textId="77777777" w:rsidR="00B252A0" w:rsidRPr="00276FA3" w:rsidRDefault="00B252A0" w:rsidP="00B252A0">
      <w:r w:rsidRPr="00276FA3">
        <w:t xml:space="preserve">            </w:t>
      </w:r>
    </w:p>
    <w:p w14:paraId="70BDC57B" w14:textId="77777777" w:rsidR="00B252A0" w:rsidRPr="00276FA3" w:rsidRDefault="00B252A0" w:rsidP="00B252A0">
      <w:r w:rsidRPr="00276FA3">
        <w:t xml:space="preserve">        case SYS_FAULT:</w:t>
      </w:r>
    </w:p>
    <w:p w14:paraId="3B4DF579" w14:textId="77777777" w:rsidR="00B252A0" w:rsidRPr="00276FA3" w:rsidRDefault="00B252A0" w:rsidP="00B252A0">
      <w:r w:rsidRPr="00276FA3">
        <w:t xml:space="preserve">            </w:t>
      </w:r>
      <w:proofErr w:type="spellStart"/>
      <w:proofErr w:type="gramStart"/>
      <w:r w:rsidRPr="00276FA3">
        <w:t>HandleFaultCondition</w:t>
      </w:r>
      <w:proofErr w:type="spellEnd"/>
      <w:r w:rsidRPr="00276FA3">
        <w:t>(</w:t>
      </w:r>
      <w:proofErr w:type="gramEnd"/>
      <w:r w:rsidRPr="00276FA3">
        <w:t>);</w:t>
      </w:r>
    </w:p>
    <w:p w14:paraId="38CEEB1D" w14:textId="77777777" w:rsidR="00B252A0" w:rsidRPr="00276FA3" w:rsidRDefault="00B252A0" w:rsidP="00B252A0">
      <w:r w:rsidRPr="00276FA3">
        <w:t xml:space="preserve">            break;</w:t>
      </w:r>
    </w:p>
    <w:p w14:paraId="751E8E4D" w14:textId="77777777" w:rsidR="00B252A0" w:rsidRPr="00276FA3" w:rsidRDefault="00B252A0" w:rsidP="00B252A0">
      <w:r w:rsidRPr="00276FA3">
        <w:t xml:space="preserve">    }</w:t>
      </w:r>
    </w:p>
    <w:p w14:paraId="304606DA" w14:textId="77777777" w:rsidR="00B252A0" w:rsidRPr="00276FA3" w:rsidRDefault="00B252A0" w:rsidP="00B252A0">
      <w:r w:rsidRPr="00276FA3">
        <w:t>}</w:t>
      </w:r>
    </w:p>
    <w:p w14:paraId="09819BCF" w14:textId="77777777" w:rsidR="00B252A0" w:rsidRPr="00276FA3" w:rsidRDefault="00B252A0" w:rsidP="00B252A0">
      <w:pPr>
        <w:pStyle w:val="4"/>
      </w:pPr>
      <w:r w:rsidRPr="00276FA3">
        <w:t>看门狗复位统计</w:t>
      </w:r>
    </w:p>
    <w:p w14:paraId="4C431A08" w14:textId="77777777" w:rsidR="00B252A0" w:rsidRPr="00276FA3" w:rsidRDefault="00B252A0" w:rsidP="00B252A0">
      <w:r w:rsidRPr="00276FA3">
        <w:t>// 在备份寄存器中存储复位统计</w:t>
      </w:r>
    </w:p>
    <w:p w14:paraId="454A89D6" w14:textId="77777777" w:rsidR="00B252A0" w:rsidRPr="00276FA3" w:rsidRDefault="00B252A0" w:rsidP="00B252A0">
      <w:r w:rsidRPr="00276FA3">
        <w:t xml:space="preserve">void </w:t>
      </w:r>
      <w:proofErr w:type="spellStart"/>
      <w:r w:rsidRPr="00276FA3">
        <w:t>UpdateResetStatistics</w:t>
      </w:r>
      <w:proofErr w:type="spellEnd"/>
      <w:r w:rsidRPr="00276FA3">
        <w:t>(void)</w:t>
      </w:r>
    </w:p>
    <w:p w14:paraId="5796A3EB" w14:textId="77777777" w:rsidR="00B252A0" w:rsidRPr="00276FA3" w:rsidRDefault="00B252A0" w:rsidP="00B252A0">
      <w:r w:rsidRPr="00276FA3">
        <w:lastRenderedPageBreak/>
        <w:t>{</w:t>
      </w:r>
    </w:p>
    <w:p w14:paraId="491B4BA8" w14:textId="77777777" w:rsidR="00B252A0" w:rsidRPr="00276FA3" w:rsidRDefault="00B252A0" w:rsidP="00B252A0">
      <w:r w:rsidRPr="00276FA3">
        <w:t xml:space="preserve">    // 读取当前统计</w:t>
      </w:r>
    </w:p>
    <w:p w14:paraId="37324B57" w14:textId="77777777" w:rsidR="00B252A0" w:rsidRPr="00276FA3" w:rsidRDefault="00B252A0" w:rsidP="00B252A0">
      <w:r w:rsidRPr="00276FA3">
        <w:t xml:space="preserve">    uint32_t </w:t>
      </w:r>
      <w:proofErr w:type="spellStart"/>
      <w:r w:rsidRPr="00276FA3">
        <w:t>totalResets</w:t>
      </w:r>
      <w:proofErr w:type="spellEnd"/>
      <w:r w:rsidRPr="00276FA3">
        <w:t xml:space="preserve"> = </w:t>
      </w:r>
      <w:proofErr w:type="spellStart"/>
      <w:r w:rsidRPr="00276FA3">
        <w:t>RTC_</w:t>
      </w:r>
      <w:proofErr w:type="gramStart"/>
      <w:r w:rsidRPr="00276FA3">
        <w:t>ReadBackupRegister</w:t>
      </w:r>
      <w:proofErr w:type="spellEnd"/>
      <w:r w:rsidRPr="00276FA3">
        <w:t>(</w:t>
      </w:r>
      <w:proofErr w:type="gramEnd"/>
      <w:r w:rsidRPr="00276FA3">
        <w:t>RTC_BKP_DR1);</w:t>
      </w:r>
    </w:p>
    <w:p w14:paraId="1F81243F" w14:textId="77777777" w:rsidR="00B252A0" w:rsidRPr="00276FA3" w:rsidRDefault="00B252A0" w:rsidP="00B252A0">
      <w:r w:rsidRPr="00276FA3">
        <w:t xml:space="preserve">    uint32_t </w:t>
      </w:r>
      <w:proofErr w:type="spellStart"/>
      <w:r w:rsidRPr="00276FA3">
        <w:t>wdgResets</w:t>
      </w:r>
      <w:proofErr w:type="spellEnd"/>
      <w:r w:rsidRPr="00276FA3">
        <w:t xml:space="preserve"> = </w:t>
      </w:r>
      <w:proofErr w:type="spellStart"/>
      <w:r w:rsidRPr="00276FA3">
        <w:t>RTC_</w:t>
      </w:r>
      <w:proofErr w:type="gramStart"/>
      <w:r w:rsidRPr="00276FA3">
        <w:t>ReadBackupRegister</w:t>
      </w:r>
      <w:proofErr w:type="spellEnd"/>
      <w:r w:rsidRPr="00276FA3">
        <w:t>(</w:t>
      </w:r>
      <w:proofErr w:type="gramEnd"/>
      <w:r w:rsidRPr="00276FA3">
        <w:t>RTC_BKP_DR2);</w:t>
      </w:r>
    </w:p>
    <w:p w14:paraId="38583DFC" w14:textId="77777777" w:rsidR="00B252A0" w:rsidRPr="00276FA3" w:rsidRDefault="00B252A0" w:rsidP="00B252A0">
      <w:r w:rsidRPr="00276FA3">
        <w:t xml:space="preserve">    </w:t>
      </w:r>
    </w:p>
    <w:p w14:paraId="2C4EAFC2" w14:textId="77777777" w:rsidR="00B252A0" w:rsidRPr="00276FA3" w:rsidRDefault="00B252A0" w:rsidP="00B252A0">
      <w:r w:rsidRPr="00276FA3">
        <w:t xml:space="preserve">    // 更新统计</w:t>
      </w:r>
    </w:p>
    <w:p w14:paraId="61B97CB1"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23F17CA0" w14:textId="77777777" w:rsidR="00B252A0" w:rsidRPr="00276FA3" w:rsidRDefault="00B252A0" w:rsidP="00B252A0">
      <w:r w:rsidRPr="00276FA3">
        <w:t xml:space="preserve">        </w:t>
      </w:r>
      <w:proofErr w:type="spellStart"/>
      <w:r w:rsidRPr="00276FA3">
        <w:t>wdgResets</w:t>
      </w:r>
      <w:proofErr w:type="spellEnd"/>
      <w:r w:rsidRPr="00276FA3">
        <w:t>++;</w:t>
      </w:r>
    </w:p>
    <w:p w14:paraId="0246D64D" w14:textId="77777777" w:rsidR="00B252A0" w:rsidRPr="00276FA3" w:rsidRDefault="00B252A0" w:rsidP="00B252A0">
      <w:r w:rsidRPr="00276FA3">
        <w:t xml:space="preserve">        </w:t>
      </w:r>
      <w:proofErr w:type="spellStart"/>
      <w:r w:rsidRPr="00276FA3">
        <w:t>totalResets</w:t>
      </w:r>
      <w:proofErr w:type="spellEnd"/>
      <w:r w:rsidRPr="00276FA3">
        <w:t>++;</w:t>
      </w:r>
    </w:p>
    <w:p w14:paraId="72980915" w14:textId="77777777" w:rsidR="00B252A0" w:rsidRPr="00276FA3" w:rsidRDefault="00B252A0" w:rsidP="00B252A0">
      <w:r w:rsidRPr="00276FA3">
        <w:t xml:space="preserve">        </w:t>
      </w:r>
      <w:proofErr w:type="spellStart"/>
      <w:r w:rsidRPr="00276FA3">
        <w:t>RTC_</w:t>
      </w:r>
      <w:proofErr w:type="gramStart"/>
      <w:r w:rsidRPr="00276FA3">
        <w:t>WriteBackupRegister</w:t>
      </w:r>
      <w:proofErr w:type="spellEnd"/>
      <w:r w:rsidRPr="00276FA3">
        <w:t>(</w:t>
      </w:r>
      <w:proofErr w:type="gramEnd"/>
      <w:r w:rsidRPr="00276FA3">
        <w:t xml:space="preserve">RTC_BKP_DR2, </w:t>
      </w:r>
      <w:proofErr w:type="spellStart"/>
      <w:r w:rsidRPr="00276FA3">
        <w:t>wdgResets</w:t>
      </w:r>
      <w:proofErr w:type="spellEnd"/>
      <w:r w:rsidRPr="00276FA3">
        <w:t>);</w:t>
      </w:r>
    </w:p>
    <w:p w14:paraId="4DA164EA" w14:textId="77777777" w:rsidR="00B252A0" w:rsidRPr="00276FA3" w:rsidRDefault="00B252A0" w:rsidP="00B252A0">
      <w:r w:rsidRPr="00276FA3">
        <w:t xml:space="preserve">    }</w:t>
      </w:r>
    </w:p>
    <w:p w14:paraId="43A94058" w14:textId="77777777" w:rsidR="00B252A0" w:rsidRPr="00276FA3" w:rsidRDefault="00B252A0" w:rsidP="00B252A0">
      <w:r w:rsidRPr="00276FA3">
        <w:t xml:space="preserve">    </w:t>
      </w:r>
    </w:p>
    <w:p w14:paraId="4F1659EB" w14:textId="77777777" w:rsidR="00B252A0" w:rsidRPr="00276FA3" w:rsidRDefault="00B252A0" w:rsidP="00B252A0">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RCC_FLAG_PORRST) == SET) {</w:t>
      </w:r>
    </w:p>
    <w:p w14:paraId="27846011" w14:textId="77777777" w:rsidR="00B252A0" w:rsidRPr="00276FA3" w:rsidRDefault="00B252A0" w:rsidP="00B252A0">
      <w:r w:rsidRPr="00276FA3">
        <w:t xml:space="preserve">        </w:t>
      </w:r>
      <w:proofErr w:type="spellStart"/>
      <w:r w:rsidRPr="00276FA3">
        <w:t>totalResets</w:t>
      </w:r>
      <w:proofErr w:type="spellEnd"/>
      <w:r w:rsidRPr="00276FA3">
        <w:t>++;</w:t>
      </w:r>
    </w:p>
    <w:p w14:paraId="1C6641E5" w14:textId="77777777" w:rsidR="00B252A0" w:rsidRPr="00276FA3" w:rsidRDefault="00B252A0" w:rsidP="00B252A0">
      <w:r w:rsidRPr="00276FA3">
        <w:t xml:space="preserve">    }</w:t>
      </w:r>
    </w:p>
    <w:p w14:paraId="19FAC03E" w14:textId="77777777" w:rsidR="00B252A0" w:rsidRPr="00276FA3" w:rsidRDefault="00B252A0" w:rsidP="00B252A0">
      <w:r w:rsidRPr="00276FA3">
        <w:t xml:space="preserve">    </w:t>
      </w:r>
    </w:p>
    <w:p w14:paraId="43ADBA07" w14:textId="77777777" w:rsidR="00B252A0" w:rsidRPr="00276FA3" w:rsidRDefault="00B252A0" w:rsidP="00B252A0">
      <w:r w:rsidRPr="00276FA3">
        <w:t xml:space="preserve">    /</w:t>
      </w:r>
      <w:proofErr w:type="gramStart"/>
      <w:r w:rsidRPr="00276FA3">
        <w:t>/ 保存</w:t>
      </w:r>
      <w:proofErr w:type="gramEnd"/>
      <w:r w:rsidRPr="00276FA3">
        <w:t>总复位次数</w:t>
      </w:r>
    </w:p>
    <w:p w14:paraId="7AC67E86" w14:textId="77777777" w:rsidR="00B252A0" w:rsidRPr="00276FA3" w:rsidRDefault="00B252A0" w:rsidP="00B252A0">
      <w:r w:rsidRPr="00276FA3">
        <w:t xml:space="preserve">    </w:t>
      </w:r>
      <w:proofErr w:type="spellStart"/>
      <w:r w:rsidRPr="00276FA3">
        <w:t>RTC_</w:t>
      </w:r>
      <w:proofErr w:type="gramStart"/>
      <w:r w:rsidRPr="00276FA3">
        <w:t>WriteBackupRegister</w:t>
      </w:r>
      <w:proofErr w:type="spellEnd"/>
      <w:r w:rsidRPr="00276FA3">
        <w:t>(</w:t>
      </w:r>
      <w:proofErr w:type="gramEnd"/>
      <w:r w:rsidRPr="00276FA3">
        <w:t xml:space="preserve">RTC_BKP_DR1, </w:t>
      </w:r>
      <w:proofErr w:type="spellStart"/>
      <w:r w:rsidRPr="00276FA3">
        <w:t>totalResets</w:t>
      </w:r>
      <w:proofErr w:type="spellEnd"/>
      <w:r w:rsidRPr="00276FA3">
        <w:t>);</w:t>
      </w:r>
    </w:p>
    <w:p w14:paraId="2BF0CEAC" w14:textId="77777777" w:rsidR="00B252A0" w:rsidRPr="00276FA3" w:rsidRDefault="00B252A0" w:rsidP="00B252A0">
      <w:r w:rsidRPr="00276FA3">
        <w:t xml:space="preserve">    </w:t>
      </w:r>
    </w:p>
    <w:p w14:paraId="503556DA" w14:textId="77777777" w:rsidR="00B252A0" w:rsidRPr="00276FA3" w:rsidRDefault="00B252A0" w:rsidP="00B252A0">
      <w:r w:rsidRPr="00276FA3">
        <w:t xml:space="preserve">    // 清除标志</w:t>
      </w:r>
    </w:p>
    <w:p w14:paraId="2951D625" w14:textId="77777777" w:rsidR="00B252A0" w:rsidRPr="00276FA3" w:rsidRDefault="00B252A0" w:rsidP="00B252A0">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439100F7" w14:textId="77777777" w:rsidR="00B252A0" w:rsidRPr="00276FA3" w:rsidRDefault="00B252A0" w:rsidP="00B252A0">
      <w:r w:rsidRPr="00276FA3">
        <w:t xml:space="preserve">    </w:t>
      </w:r>
    </w:p>
    <w:p w14:paraId="2CDECE10" w14:textId="77777777" w:rsidR="00B252A0" w:rsidRPr="00276FA3" w:rsidRDefault="00B252A0" w:rsidP="00B252A0">
      <w:r w:rsidRPr="00276FA3">
        <w:t xml:space="preserve">    </w:t>
      </w:r>
      <w:proofErr w:type="spellStart"/>
      <w:proofErr w:type="gramStart"/>
      <w:r w:rsidRPr="00276FA3">
        <w:t>printf</w:t>
      </w:r>
      <w:proofErr w:type="spellEnd"/>
      <w:r w:rsidRPr="00276FA3">
        <w:t>(</w:t>
      </w:r>
      <w:proofErr w:type="gramEnd"/>
      <w:r w:rsidRPr="00276FA3">
        <w:t>"System statistics: Total resets=%</w:t>
      </w:r>
      <w:proofErr w:type="spellStart"/>
      <w:r w:rsidRPr="00276FA3">
        <w:t>lu</w:t>
      </w:r>
      <w:proofErr w:type="spellEnd"/>
      <w:r w:rsidRPr="00276FA3">
        <w:t>, Watchdog resets=%</w:t>
      </w:r>
      <w:proofErr w:type="spellStart"/>
      <w:r w:rsidRPr="00276FA3">
        <w:t>lu</w:t>
      </w:r>
      <w:proofErr w:type="spellEnd"/>
      <w:r w:rsidRPr="00276FA3">
        <w:t>\n",</w:t>
      </w:r>
    </w:p>
    <w:p w14:paraId="7A93F67A" w14:textId="77777777" w:rsidR="00B252A0" w:rsidRPr="00276FA3" w:rsidRDefault="00B252A0" w:rsidP="00B252A0">
      <w:r w:rsidRPr="00276FA3">
        <w:t xml:space="preserve">           </w:t>
      </w:r>
      <w:proofErr w:type="spellStart"/>
      <w:r w:rsidRPr="00276FA3">
        <w:t>totalResets</w:t>
      </w:r>
      <w:proofErr w:type="spellEnd"/>
      <w:r w:rsidRPr="00276FA3">
        <w:t xml:space="preserve">, </w:t>
      </w:r>
      <w:proofErr w:type="spellStart"/>
      <w:r w:rsidRPr="00276FA3">
        <w:t>wdgResets</w:t>
      </w:r>
      <w:proofErr w:type="spellEnd"/>
      <w:r w:rsidRPr="00276FA3">
        <w:t>);</w:t>
      </w:r>
    </w:p>
    <w:p w14:paraId="1963AF24" w14:textId="77777777" w:rsidR="00B252A0" w:rsidRPr="00276FA3" w:rsidRDefault="00B252A0" w:rsidP="00B252A0">
      <w:r w:rsidRPr="00276FA3">
        <w:t>}</w:t>
      </w:r>
    </w:p>
    <w:p w14:paraId="2042C5A2" w14:textId="77777777" w:rsidR="00B252A0" w:rsidRDefault="00B252A0" w:rsidP="00B252A0">
      <w:r w:rsidRPr="00276FA3">
        <w:t>这个函数在系统诊断、故障分析和状态管理中非常重要，特别是在需要了解复位原因和执行相应恢复操作的应用程序中。正确的使用可以大大提高系统的可靠性和可维护</w:t>
      </w:r>
      <w:r w:rsidRPr="00276FA3">
        <w:lastRenderedPageBreak/>
        <w:t>性。</w:t>
      </w:r>
    </w:p>
    <w:p w14:paraId="21093A36" w14:textId="78B83C0E" w:rsidR="00454EB2" w:rsidRDefault="00454EB2" w:rsidP="00B252A0">
      <w:pPr>
        <w:pStyle w:val="2"/>
      </w:pPr>
      <w:proofErr w:type="spellStart"/>
      <w:r w:rsidRPr="00454EB2">
        <w:t>RCC_ADCCLKConfig</w:t>
      </w:r>
      <w:proofErr w:type="spellEnd"/>
      <w:r w:rsidRPr="00454EB2">
        <w:t>()</w:t>
      </w:r>
      <w:r w:rsidR="00217CE6">
        <w:br/>
      </w:r>
      <w:r w:rsidR="00217CE6" w:rsidRPr="00217CE6">
        <w:rPr>
          <w:b/>
          <w:bCs/>
        </w:rPr>
        <w:t>配置ADC模块的时钟源（ADCCLK）的分频系数</w:t>
      </w:r>
    </w:p>
    <w:p w14:paraId="73A3859C" w14:textId="77777777" w:rsidR="00217CE6" w:rsidRPr="00217CE6" w:rsidRDefault="00217CE6" w:rsidP="00217CE6">
      <w:r w:rsidRPr="00217CE6">
        <w:t xml:space="preserve">关于STM32标准库中的void </w:t>
      </w:r>
      <w:proofErr w:type="spellStart"/>
      <w:r w:rsidRPr="00217CE6">
        <w:t>RCC_ADCCLKConfig</w:t>
      </w:r>
      <w:proofErr w:type="spellEnd"/>
      <w:r w:rsidRPr="00217CE6">
        <w:t>(uint32_t RCC_PCLK2)函数，它的核心作用是</w:t>
      </w:r>
      <w:r w:rsidRPr="00217CE6">
        <w:rPr>
          <w:b/>
          <w:bCs/>
        </w:rPr>
        <w:t>配置ADC模块的时钟源（ADCCLK）的</w:t>
      </w:r>
      <w:r w:rsidRPr="00217CE6">
        <w:rPr>
          <w:b/>
          <w:bCs/>
          <w:color w:val="EE0000"/>
        </w:rPr>
        <w:t>分频系数</w:t>
      </w:r>
      <w:r w:rsidRPr="00217CE6">
        <w:t>。</w:t>
      </w:r>
    </w:p>
    <w:p w14:paraId="6349AB81" w14:textId="77777777" w:rsidR="00217CE6" w:rsidRPr="00217CE6" w:rsidRDefault="00217CE6" w:rsidP="00437279">
      <w:pPr>
        <w:pStyle w:val="3"/>
      </w:pPr>
      <w:r w:rsidRPr="00217CE6">
        <w:rPr>
          <w:rFonts w:ascii="Segoe UI Emoji" w:hAnsi="Segoe UI Emoji" w:cs="Segoe UI Emoji"/>
        </w:rPr>
        <w:t>🔧</w:t>
      </w:r>
      <w:r w:rsidRPr="00217CE6">
        <w:t xml:space="preserve"> 函数详解 </w:t>
      </w:r>
    </w:p>
    <w:p w14:paraId="1C455B31" w14:textId="77777777" w:rsidR="00217CE6" w:rsidRPr="00217CE6" w:rsidRDefault="00217CE6">
      <w:pPr>
        <w:numPr>
          <w:ilvl w:val="0"/>
          <w:numId w:val="400"/>
        </w:numPr>
      </w:pPr>
      <w:r w:rsidRPr="00217CE6">
        <w:rPr>
          <w:rFonts w:ascii="Times New Roman" w:hAnsi="Times New Roman" w:cs="Times New Roman"/>
        </w:rPr>
        <w:t>​</w:t>
      </w:r>
      <w:r w:rsidRPr="00217CE6">
        <w:rPr>
          <w:b/>
          <w:bCs/>
        </w:rPr>
        <w:t>功能</w:t>
      </w:r>
      <w:r w:rsidRPr="00217CE6">
        <w:rPr>
          <w:rFonts w:ascii="Times New Roman" w:hAnsi="Times New Roman" w:cs="Times New Roman"/>
        </w:rPr>
        <w:t>​</w:t>
      </w:r>
      <w:r w:rsidRPr="00217CE6">
        <w:t>：该函数用于设置ADC时钟（ADCCLK）的分频器。由于ADC时钟源自</w:t>
      </w:r>
      <w:r w:rsidRPr="003A21BD">
        <w:rPr>
          <w:b/>
        </w:rPr>
        <w:t>APB2总线时钟（PCLK2）</w:t>
      </w:r>
      <w:r w:rsidRPr="00217CE6">
        <w:t>，而ADC模块有</w:t>
      </w:r>
      <w:r w:rsidRPr="003A21BD">
        <w:rPr>
          <w:b/>
        </w:rPr>
        <w:t>最大工作频率限制</w:t>
      </w:r>
      <w:r w:rsidRPr="00217CE6">
        <w:t>（通常为</w:t>
      </w:r>
      <w:r w:rsidRPr="003A21BD">
        <w:rPr>
          <w:b/>
        </w:rPr>
        <w:t>14MHz</w:t>
      </w:r>
      <w:r w:rsidRPr="00217CE6">
        <w:t>），因此需要通过分频来确保ADC在安全频率下工作。</w:t>
      </w:r>
    </w:p>
    <w:p w14:paraId="2BC82CC9" w14:textId="77777777" w:rsidR="00217CE6" w:rsidRDefault="00217CE6">
      <w:pPr>
        <w:numPr>
          <w:ilvl w:val="0"/>
          <w:numId w:val="400"/>
        </w:numPr>
      </w:pPr>
      <w:r w:rsidRPr="00217CE6">
        <w:rPr>
          <w:rFonts w:ascii="Times New Roman" w:hAnsi="Times New Roman" w:cs="Times New Roman"/>
        </w:rPr>
        <w:t>​</w:t>
      </w:r>
      <w:proofErr w:type="gramStart"/>
      <w:r w:rsidRPr="00217CE6">
        <w:rPr>
          <w:b/>
          <w:bCs/>
        </w:rPr>
        <w:t>参数 (RCC_PCLK2)</w:t>
      </w:r>
      <w:r w:rsidRPr="00217CE6">
        <w:rPr>
          <w:rFonts w:ascii="Times New Roman" w:hAnsi="Times New Roman" w:cs="Times New Roman"/>
          <w:b/>
          <w:bCs/>
        </w:rPr>
        <w:t>​</w:t>
      </w:r>
      <w:r w:rsidRPr="00217CE6">
        <w:rPr>
          <w:rFonts w:ascii="Times New Roman" w:hAnsi="Times New Roman" w:cs="Times New Roman"/>
        </w:rPr>
        <w:t>​</w:t>
      </w:r>
      <w:proofErr w:type="gramEnd"/>
      <w:r w:rsidRPr="00217CE6">
        <w:t>：指定</w:t>
      </w:r>
      <w:r w:rsidRPr="00217CE6">
        <w:rPr>
          <w:color w:val="EE0000"/>
        </w:rPr>
        <w:t>分频系数</w:t>
      </w:r>
      <w:r w:rsidRPr="00217CE6">
        <w:t>，可以是以下预定义值之一：</w:t>
      </w:r>
    </w:p>
    <w:p w14:paraId="05F070FD" w14:textId="760726BF" w:rsidR="00C63311" w:rsidRPr="00217CE6" w:rsidRDefault="00C63311" w:rsidP="00C63311">
      <w:pPr>
        <w:ind w:left="720"/>
      </w:pPr>
      <w:r w:rsidRPr="00217CE6">
        <w:t>PCLK2</w:t>
      </w:r>
      <w:r>
        <w:rPr>
          <w:rFonts w:hint="eastAsia"/>
        </w:rPr>
        <w:t>是ADC对应的APB1或APB2时钟</w:t>
      </w:r>
    </w:p>
    <w:p w14:paraId="396AE786" w14:textId="77777777" w:rsidR="00217CE6" w:rsidRPr="00217CE6" w:rsidRDefault="00217CE6">
      <w:pPr>
        <w:numPr>
          <w:ilvl w:val="1"/>
          <w:numId w:val="400"/>
        </w:numPr>
      </w:pPr>
      <w:r w:rsidRPr="00217CE6">
        <w:t>RCC_PCLK2_Div2: ADC时钟 = PCLK2 / 2</w:t>
      </w:r>
    </w:p>
    <w:p w14:paraId="5540C49D" w14:textId="77777777" w:rsidR="00217CE6" w:rsidRPr="00217CE6" w:rsidRDefault="00217CE6">
      <w:pPr>
        <w:numPr>
          <w:ilvl w:val="1"/>
          <w:numId w:val="400"/>
        </w:numPr>
      </w:pPr>
      <w:r w:rsidRPr="00217CE6">
        <w:t>RCC_PCLK2_Div4: ADC时钟 = PCLK2 / 4</w:t>
      </w:r>
    </w:p>
    <w:p w14:paraId="30C39912" w14:textId="77777777" w:rsidR="00217CE6" w:rsidRPr="00217CE6" w:rsidRDefault="00217CE6">
      <w:pPr>
        <w:numPr>
          <w:ilvl w:val="1"/>
          <w:numId w:val="400"/>
        </w:numPr>
      </w:pPr>
      <w:r w:rsidRPr="00217CE6">
        <w:t>RCC_PCLK2_Div6: ADC时钟 = PCLK2 / 6</w:t>
      </w:r>
    </w:p>
    <w:p w14:paraId="5AD41FCE" w14:textId="77777777" w:rsidR="00217CE6" w:rsidRPr="00217CE6" w:rsidRDefault="00217CE6">
      <w:pPr>
        <w:numPr>
          <w:ilvl w:val="1"/>
          <w:numId w:val="400"/>
        </w:numPr>
      </w:pPr>
      <w:r w:rsidRPr="00217CE6">
        <w:t>RCC_PCLK2_Div8: ADC时钟 = PCLK2 / 8</w:t>
      </w:r>
    </w:p>
    <w:p w14:paraId="16D4FAA1" w14:textId="77777777" w:rsidR="00217CE6" w:rsidRPr="00217CE6" w:rsidRDefault="00217CE6">
      <w:pPr>
        <w:numPr>
          <w:ilvl w:val="0"/>
          <w:numId w:val="400"/>
        </w:numPr>
      </w:pPr>
      <w:r w:rsidRPr="00217CE6">
        <w:rPr>
          <w:rFonts w:ascii="Times New Roman" w:hAnsi="Times New Roman" w:cs="Times New Roman"/>
        </w:rPr>
        <w:t>​</w:t>
      </w:r>
      <w:r w:rsidRPr="00217CE6">
        <w:rPr>
          <w:b/>
          <w:bCs/>
        </w:rPr>
        <w:t>返回值</w:t>
      </w:r>
      <w:r w:rsidRPr="00217CE6">
        <w:rPr>
          <w:rFonts w:ascii="Times New Roman" w:hAnsi="Times New Roman" w:cs="Times New Roman"/>
        </w:rPr>
        <w:t>​</w:t>
      </w:r>
      <w:r w:rsidRPr="00217CE6">
        <w:t>：无。</w:t>
      </w:r>
    </w:p>
    <w:p w14:paraId="039FAF56" w14:textId="77777777" w:rsidR="00217CE6" w:rsidRPr="00217CE6" w:rsidRDefault="00217CE6" w:rsidP="00437279">
      <w:pPr>
        <w:pStyle w:val="3"/>
      </w:pPr>
      <w:r w:rsidRPr="00217CE6">
        <w:rPr>
          <w:rFonts w:ascii="Segoe UI Emoji" w:hAnsi="Segoe UI Emoji" w:cs="Segoe UI Emoji"/>
        </w:rPr>
        <w:t>⚙️</w:t>
      </w:r>
      <w:r w:rsidRPr="00217CE6">
        <w:t xml:space="preserve"> 使用场景与配置示例 </w:t>
      </w:r>
    </w:p>
    <w:p w14:paraId="2016163D" w14:textId="77777777" w:rsidR="00217CE6" w:rsidRPr="00217CE6" w:rsidRDefault="00217CE6" w:rsidP="00217CE6">
      <w:r w:rsidRPr="00217CE6">
        <w:t>这个函数通常在ADC初始化过程中，在配置ADC参数之前调用。</w:t>
      </w:r>
    </w:p>
    <w:p w14:paraId="0A5FEB25" w14:textId="77777777" w:rsidR="00217CE6" w:rsidRPr="00217CE6" w:rsidRDefault="00217CE6" w:rsidP="00217CE6">
      <w:r w:rsidRPr="00217CE6">
        <w:t>例如，在STM32F103系列中，APB2总线时钟（PCLK2）通常为72MHz。为了满足ADC时钟不超过14MHz的推荐值，一个常见的配置是选择6分频：</w:t>
      </w:r>
    </w:p>
    <w:p w14:paraId="1CCC9AC6" w14:textId="77777777" w:rsidR="00217CE6" w:rsidRPr="00217CE6" w:rsidRDefault="00217CE6" w:rsidP="00217CE6">
      <w:proofErr w:type="spellStart"/>
      <w:r w:rsidRPr="00217CE6">
        <w:t>RCC_ADCCLKConfig</w:t>
      </w:r>
      <w:proofErr w:type="spellEnd"/>
      <w:r w:rsidRPr="00217CE6">
        <w:t>(RCC_PCLK2_Div6); // 设置ADCCLK = 72MHz / 6 = 12MHz</w:t>
      </w:r>
    </w:p>
    <w:p w14:paraId="705A5779" w14:textId="77777777" w:rsidR="00217CE6" w:rsidRPr="00217CE6" w:rsidRDefault="00217CE6" w:rsidP="00217CE6">
      <w:r w:rsidRPr="00217CE6">
        <w:t>下表展示了不同分频系数下ADC时钟的计算示例（假设PCLK2 = 72MHz）：</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614"/>
        <w:gridCol w:w="1071"/>
        <w:gridCol w:w="1774"/>
        <w:gridCol w:w="895"/>
      </w:tblGrid>
      <w:tr w:rsidR="00217CE6" w:rsidRPr="00217CE6" w14:paraId="5D192DE9"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54DAA9FA" w14:textId="77777777" w:rsidR="00217CE6" w:rsidRPr="00217CE6" w:rsidRDefault="00217CE6" w:rsidP="00217CE6">
            <w:pPr>
              <w:rPr>
                <w:b/>
                <w:bCs/>
              </w:rPr>
            </w:pPr>
            <w:r w:rsidRPr="00217CE6">
              <w:rPr>
                <w:b/>
                <w:bCs/>
              </w:rPr>
              <w:t>分频系数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3B7C0BF" w14:textId="77777777" w:rsidR="00217CE6" w:rsidRPr="00217CE6" w:rsidRDefault="00217CE6" w:rsidP="00217CE6">
            <w:pPr>
              <w:rPr>
                <w:b/>
                <w:bCs/>
              </w:rPr>
            </w:pPr>
            <w:r w:rsidRPr="00217CE6">
              <w:rPr>
                <w:b/>
                <w:bCs/>
              </w:rPr>
              <w:t>计算公式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B6A52EE" w14:textId="77777777" w:rsidR="00217CE6" w:rsidRPr="00217CE6" w:rsidRDefault="00217CE6" w:rsidP="00217CE6">
            <w:pPr>
              <w:rPr>
                <w:b/>
                <w:bCs/>
              </w:rPr>
            </w:pPr>
            <w:r w:rsidRPr="00217CE6">
              <w:rPr>
                <w:b/>
                <w:bCs/>
              </w:rPr>
              <w:t>resulting ADCCLK</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8FC2B62" w14:textId="77777777" w:rsidR="00217CE6" w:rsidRPr="00217CE6" w:rsidRDefault="00217CE6" w:rsidP="00217CE6">
            <w:pPr>
              <w:rPr>
                <w:b/>
                <w:bCs/>
              </w:rPr>
            </w:pPr>
            <w:r w:rsidRPr="00217CE6">
              <w:rPr>
                <w:b/>
                <w:bCs/>
              </w:rPr>
              <w:t>是否安全</w:t>
            </w:r>
          </w:p>
        </w:tc>
      </w:tr>
      <w:tr w:rsidR="00217CE6" w:rsidRPr="00217CE6" w14:paraId="5A5075C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A031F49" w14:textId="77777777" w:rsidR="00217CE6" w:rsidRPr="00217CE6" w:rsidRDefault="00217CE6" w:rsidP="00217CE6">
            <w:r w:rsidRPr="00217CE6">
              <w:t>RCC_PCLK2_Div2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D3EC9D" w14:textId="77777777" w:rsidR="00217CE6" w:rsidRPr="00217CE6" w:rsidRDefault="00217CE6" w:rsidP="00217CE6">
            <w:r w:rsidRPr="00217CE6">
              <w:t>72 MHz / 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1292C9B" w14:textId="77777777" w:rsidR="00217CE6" w:rsidRPr="00217CE6" w:rsidRDefault="00217CE6" w:rsidP="00217CE6">
            <w:r w:rsidRPr="00217CE6">
              <w:t>36 MHz</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A133E4" w14:textId="77777777" w:rsidR="00217CE6" w:rsidRPr="00217CE6" w:rsidRDefault="00217CE6" w:rsidP="00217CE6">
            <w:r w:rsidRPr="00217CE6">
              <w:rPr>
                <w:rFonts w:ascii="Times New Roman" w:hAnsi="Times New Roman" w:cs="Times New Roman"/>
              </w:rPr>
              <w:t>​</w:t>
            </w:r>
            <w:r w:rsidRPr="00217CE6">
              <w:rPr>
                <w:b/>
                <w:bCs/>
              </w:rPr>
              <w:t>超频</w:t>
            </w:r>
            <w:r w:rsidRPr="00217CE6">
              <w:rPr>
                <w:rFonts w:ascii="Times New Roman" w:hAnsi="Times New Roman" w:cs="Times New Roman"/>
              </w:rPr>
              <w:t>​</w:t>
            </w:r>
          </w:p>
        </w:tc>
      </w:tr>
      <w:tr w:rsidR="00217CE6" w:rsidRPr="00217CE6" w14:paraId="651485A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BC3968E" w14:textId="77777777" w:rsidR="00217CE6" w:rsidRPr="00217CE6" w:rsidRDefault="00217CE6" w:rsidP="00217CE6">
            <w:r w:rsidRPr="00217CE6">
              <w:t>RCC_PCLK2_Div4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973AD0F" w14:textId="77777777" w:rsidR="00217CE6" w:rsidRPr="00217CE6" w:rsidRDefault="00217CE6" w:rsidP="00217CE6">
            <w:r w:rsidRPr="00217CE6">
              <w:t>72 MHz / 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5C312BB" w14:textId="77777777" w:rsidR="00217CE6" w:rsidRPr="00217CE6" w:rsidRDefault="00217CE6" w:rsidP="00217CE6">
            <w:r w:rsidRPr="00217CE6">
              <w:t>18 MHz</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7B27A8F" w14:textId="77777777" w:rsidR="00217CE6" w:rsidRPr="00217CE6" w:rsidRDefault="00217CE6" w:rsidP="00217CE6">
            <w:r w:rsidRPr="00217CE6">
              <w:t>超频</w:t>
            </w:r>
          </w:p>
        </w:tc>
      </w:tr>
      <w:tr w:rsidR="00217CE6" w:rsidRPr="00217CE6" w14:paraId="50365F2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F576ED7" w14:textId="77777777" w:rsidR="00217CE6" w:rsidRPr="00217CE6" w:rsidRDefault="00217CE6" w:rsidP="00217CE6">
            <w:r w:rsidRPr="00217CE6">
              <w:lastRenderedPageBreak/>
              <w:t>RCC_PCLK2_Div6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84429E3" w14:textId="77777777" w:rsidR="00217CE6" w:rsidRPr="00217CE6" w:rsidRDefault="00217CE6" w:rsidP="00217CE6">
            <w:r w:rsidRPr="00217CE6">
              <w:t>72 MHz / 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A07C601" w14:textId="77777777" w:rsidR="00217CE6" w:rsidRPr="00217CE6" w:rsidRDefault="00217CE6" w:rsidP="00217CE6">
            <w:r w:rsidRPr="00217CE6">
              <w:rPr>
                <w:rFonts w:ascii="Times New Roman" w:hAnsi="Times New Roman" w:cs="Times New Roman"/>
              </w:rPr>
              <w:t>​</w:t>
            </w:r>
            <w:r w:rsidRPr="00217CE6">
              <w:rPr>
                <w:b/>
                <w:bCs/>
              </w:rPr>
              <w:t>12 MHz</w:t>
            </w:r>
            <w:r w:rsidRPr="00217CE6">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743D45B" w14:textId="77777777" w:rsidR="00217CE6" w:rsidRPr="00217CE6" w:rsidRDefault="00217CE6" w:rsidP="00217CE6">
            <w:r w:rsidRPr="00217CE6">
              <w:rPr>
                <w:rFonts w:ascii="Times New Roman" w:hAnsi="Times New Roman" w:cs="Times New Roman"/>
              </w:rPr>
              <w:t>​</w:t>
            </w:r>
            <w:r w:rsidRPr="00217CE6">
              <w:rPr>
                <w:b/>
                <w:bCs/>
              </w:rPr>
              <w:t>安全</w:t>
            </w:r>
            <w:r w:rsidRPr="00217CE6">
              <w:rPr>
                <w:rFonts w:ascii="Times New Roman" w:hAnsi="Times New Roman" w:cs="Times New Roman"/>
              </w:rPr>
              <w:t>​</w:t>
            </w:r>
          </w:p>
        </w:tc>
      </w:tr>
      <w:tr w:rsidR="00217CE6" w:rsidRPr="00217CE6" w14:paraId="650C960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0EE436C" w14:textId="77777777" w:rsidR="00217CE6" w:rsidRPr="00217CE6" w:rsidRDefault="00217CE6" w:rsidP="00217CE6">
            <w:r w:rsidRPr="00217CE6">
              <w:t>RCC_PCLK2_Div8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9D6CA9" w14:textId="77777777" w:rsidR="00217CE6" w:rsidRPr="00217CE6" w:rsidRDefault="00217CE6" w:rsidP="00217CE6">
            <w:r w:rsidRPr="00217CE6">
              <w:t>72 MHz / 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55E74D9" w14:textId="77777777" w:rsidR="00217CE6" w:rsidRPr="00217CE6" w:rsidRDefault="00217CE6" w:rsidP="00217CE6">
            <w:r w:rsidRPr="00217CE6">
              <w:t>9 MHz</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B5806D" w14:textId="77777777" w:rsidR="00217CE6" w:rsidRPr="00217CE6" w:rsidRDefault="00217CE6" w:rsidP="00217CE6">
            <w:r w:rsidRPr="00217CE6">
              <w:t>安全</w:t>
            </w:r>
          </w:p>
        </w:tc>
      </w:tr>
    </w:tbl>
    <w:p w14:paraId="2EE4B934" w14:textId="77777777" w:rsidR="00217CE6" w:rsidRPr="00217CE6" w:rsidRDefault="00217CE6" w:rsidP="00437279">
      <w:pPr>
        <w:pStyle w:val="3"/>
      </w:pPr>
      <w:r w:rsidRPr="00217CE6">
        <w:rPr>
          <w:rFonts w:ascii="Segoe UI Emoji" w:hAnsi="Segoe UI Emoji" w:cs="Segoe UI Emoji"/>
        </w:rPr>
        <w:t>💡</w:t>
      </w:r>
      <w:r w:rsidRPr="00217CE6">
        <w:t xml:space="preserve"> 重要提醒 </w:t>
      </w:r>
    </w:p>
    <w:p w14:paraId="17A1C2E1" w14:textId="77777777" w:rsidR="00217CE6" w:rsidRPr="00217CE6" w:rsidRDefault="00217CE6" w:rsidP="00217CE6">
      <w:r w:rsidRPr="00217CE6">
        <w:t>配置ADC时钟时，务必确保最终的ADCCLK频率不超过您所用STM32型号数据手册中规定的</w:t>
      </w:r>
      <w:r w:rsidRPr="00217CE6">
        <w:rPr>
          <w:b/>
          <w:bCs/>
        </w:rPr>
        <w:t>最大允许值</w:t>
      </w:r>
      <w:r w:rsidRPr="00217CE6">
        <w:rPr>
          <w:rFonts w:ascii="Times New Roman" w:hAnsi="Times New Roman" w:cs="Times New Roman"/>
        </w:rPr>
        <w:t>​</w:t>
      </w:r>
      <w:r w:rsidRPr="00217CE6">
        <w:t>（通常为14MHz）。超频可能导致ADC转换结果不准确或损坏模块。</w:t>
      </w:r>
    </w:p>
    <w:p w14:paraId="36813564" w14:textId="23A56A98" w:rsidR="0014656A" w:rsidRPr="0014656A" w:rsidRDefault="00217CE6" w:rsidP="0014656A">
      <w:r w:rsidRPr="00217CE6">
        <w:t>希望这些信息能帮助您更好地理解和使用这个函数！</w:t>
      </w:r>
    </w:p>
    <w:p w14:paraId="3CA48B41" w14:textId="0AC41FEB" w:rsidR="00B252A0" w:rsidRDefault="00B252A0" w:rsidP="00B252A0">
      <w:pPr>
        <w:pStyle w:val="2"/>
      </w:pPr>
      <w:r w:rsidRPr="007E7DE4">
        <w:lastRenderedPageBreak/>
        <w:t>RCC_APB2PeriphClockCmd(RCC_APB2Periph_AFIO,ENABLE);</w:t>
      </w:r>
      <w:r>
        <w:br/>
      </w:r>
      <w:r w:rsidRPr="007E7DE4">
        <w:t>开启AFIO的时钟</w:t>
      </w:r>
    </w:p>
    <w:p w14:paraId="4D75E789" w14:textId="46C1CE78" w:rsidR="00547D61" w:rsidRDefault="00547D61" w:rsidP="00547D61">
      <w:pPr>
        <w:pStyle w:val="2"/>
      </w:pPr>
      <w:r>
        <w:rPr>
          <w:rFonts w:hint="eastAsia"/>
        </w:rPr>
        <w:t>时钟树讲解</w:t>
      </w:r>
    </w:p>
    <w:p w14:paraId="0E5ED6B5" w14:textId="0CCD95B3" w:rsidR="00547D61" w:rsidRDefault="00547D61" w:rsidP="00547D61">
      <w:r>
        <w:rPr>
          <w:noProof/>
        </w:rPr>
        <w:drawing>
          <wp:inline distT="0" distB="0" distL="0" distR="0" wp14:anchorId="79B7CAF2" wp14:editId="1AF1B1CF">
            <wp:extent cx="5143946" cy="5166808"/>
            <wp:effectExtent l="0" t="0" r="0" b="0"/>
            <wp:docPr id="1857346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6763" name=""/>
                    <pic:cNvPicPr/>
                  </pic:nvPicPr>
                  <pic:blipFill>
                    <a:blip r:embed="rId11"/>
                    <a:stretch>
                      <a:fillRect/>
                    </a:stretch>
                  </pic:blipFill>
                  <pic:spPr>
                    <a:xfrm>
                      <a:off x="0" y="0"/>
                      <a:ext cx="5143946" cy="5166808"/>
                    </a:xfrm>
                    <a:prstGeom prst="rect">
                      <a:avLst/>
                    </a:prstGeom>
                  </pic:spPr>
                </pic:pic>
              </a:graphicData>
            </a:graphic>
          </wp:inline>
        </w:drawing>
      </w:r>
    </w:p>
    <w:p w14:paraId="1950E185" w14:textId="77777777" w:rsidR="00547D61" w:rsidRPr="00547D61" w:rsidRDefault="00547D61" w:rsidP="00547D61">
      <w:r w:rsidRPr="00547D61">
        <w:t>这张图清晰地展示了微控制器（MCU）的</w:t>
      </w:r>
      <w:r w:rsidRPr="00547D61">
        <w:rPr>
          <w:b/>
          <w:bCs/>
        </w:rPr>
        <w:t>时钟系统架构</w:t>
      </w:r>
      <w:r w:rsidRPr="00547D61">
        <w:t>，它负责为芯片内部各个模块提供同步工作的基准脉冲。其核心工作流程可以概括为：</w:t>
      </w:r>
      <w:r w:rsidRPr="00547D61">
        <w:rPr>
          <w:rFonts w:ascii="Times New Roman" w:hAnsi="Times New Roman" w:cs="Times New Roman"/>
        </w:rPr>
        <w:t>​</w:t>
      </w:r>
      <w:r w:rsidRPr="00547D61">
        <w:rPr>
          <w:b/>
          <w:bCs/>
        </w:rPr>
        <w:t>选择</w:t>
      </w:r>
      <w:r w:rsidRPr="00547D61">
        <w:rPr>
          <w:b/>
          <w:bCs/>
          <w:color w:val="EE0000"/>
        </w:rPr>
        <w:t>时钟源</w:t>
      </w:r>
      <w:r w:rsidRPr="00547D61">
        <w:rPr>
          <w:b/>
          <w:bCs/>
        </w:rPr>
        <w:t xml:space="preserve"> -&gt; </w:t>
      </w:r>
      <w:r w:rsidRPr="00547D61">
        <w:rPr>
          <w:b/>
          <w:bCs/>
          <w:color w:val="EE0000"/>
        </w:rPr>
        <w:t>倍频/分频</w:t>
      </w:r>
      <w:r w:rsidRPr="00547D61">
        <w:rPr>
          <w:b/>
          <w:bCs/>
        </w:rPr>
        <w:t xml:space="preserve"> -&gt; 分配至</w:t>
      </w:r>
      <w:r w:rsidRPr="00547D61">
        <w:rPr>
          <w:b/>
          <w:bCs/>
          <w:color w:val="EE0000"/>
        </w:rPr>
        <w:t>各外设</w:t>
      </w:r>
      <w:r w:rsidRPr="00547D61">
        <w:t>。</w:t>
      </w:r>
    </w:p>
    <w:p w14:paraId="4EE85FC4" w14:textId="77777777" w:rsidR="00547D61" w:rsidRPr="00547D61" w:rsidRDefault="00547D61" w:rsidP="00547D61">
      <w:pPr>
        <w:pStyle w:val="3"/>
      </w:pPr>
      <w:r w:rsidRPr="00547D61">
        <w:rPr>
          <w:rFonts w:ascii="Segoe UI Emoji" w:hAnsi="Segoe UI Emoji" w:cs="Segoe UI Emoji"/>
        </w:rPr>
        <w:t>⏰</w:t>
      </w:r>
      <w:r w:rsidRPr="00547D61">
        <w:t xml:space="preserve"> 1. 时钟源 (Clock Sources) </w:t>
      </w:r>
    </w:p>
    <w:p w14:paraId="43AEC1BD" w14:textId="77777777" w:rsidR="00547D61" w:rsidRPr="00547D61" w:rsidRDefault="00547D61" w:rsidP="00547D61">
      <w:r w:rsidRPr="00547D61">
        <w:t>系统有多个时钟源，提供了不同的精度和功耗选择：</w:t>
      </w:r>
    </w:p>
    <w:p w14:paraId="224B39D7" w14:textId="77777777" w:rsidR="00547D61" w:rsidRPr="00547D61" w:rsidRDefault="00547D61">
      <w:pPr>
        <w:numPr>
          <w:ilvl w:val="0"/>
          <w:numId w:val="533"/>
        </w:numPr>
      </w:pPr>
      <w:r w:rsidRPr="00547D61">
        <w:rPr>
          <w:rFonts w:ascii="Times New Roman" w:hAnsi="Times New Roman" w:cs="Times New Roman"/>
        </w:rPr>
        <w:lastRenderedPageBreak/>
        <w:t>​</w:t>
      </w:r>
      <w:r w:rsidRPr="00547D61">
        <w:rPr>
          <w:b/>
          <w:bCs/>
        </w:rPr>
        <w:t>HSI (</w:t>
      </w:r>
      <w:r w:rsidRPr="00547D61">
        <w:rPr>
          <w:b/>
          <w:bCs/>
          <w:color w:val="EE0000"/>
        </w:rPr>
        <w:t>高速内部</w:t>
      </w:r>
      <w:r w:rsidRPr="00547D61">
        <w:rPr>
          <w:b/>
          <w:bCs/>
        </w:rPr>
        <w:t>时钟)</w:t>
      </w:r>
      <w:r w:rsidRPr="00547D61">
        <w:rPr>
          <w:rFonts w:ascii="Times New Roman" w:hAnsi="Times New Roman" w:cs="Times New Roman"/>
          <w:b/>
          <w:bCs/>
        </w:rPr>
        <w:t>​</w:t>
      </w:r>
      <w:r w:rsidRPr="00547D61">
        <w:rPr>
          <w:rFonts w:ascii="Times New Roman" w:hAnsi="Times New Roman" w:cs="Times New Roman"/>
        </w:rPr>
        <w:t>​</w:t>
      </w:r>
      <w:r w:rsidRPr="00547D61">
        <w:t>： 图中央的 8 MHz HSI RC，由内部RC振荡电路产生，速度快但精度相对较低。</w:t>
      </w:r>
    </w:p>
    <w:p w14:paraId="3AF6C034" w14:textId="77777777" w:rsidR="00547D61" w:rsidRPr="00547D61" w:rsidRDefault="00547D61">
      <w:pPr>
        <w:numPr>
          <w:ilvl w:val="0"/>
          <w:numId w:val="533"/>
        </w:numPr>
      </w:pPr>
      <w:r w:rsidRPr="00547D61">
        <w:rPr>
          <w:rFonts w:ascii="Times New Roman" w:hAnsi="Times New Roman" w:cs="Times New Roman"/>
        </w:rPr>
        <w:t>​</w:t>
      </w:r>
      <w:r w:rsidRPr="00547D61">
        <w:rPr>
          <w:b/>
          <w:bCs/>
        </w:rPr>
        <w:t xml:space="preserve">HSE </w:t>
      </w:r>
      <w:r w:rsidRPr="00547D61">
        <w:rPr>
          <w:b/>
          <w:bCs/>
          <w:color w:val="EE0000"/>
        </w:rPr>
        <w:t>(高速外部</w:t>
      </w:r>
      <w:r w:rsidRPr="00547D61">
        <w:rPr>
          <w:b/>
          <w:bCs/>
        </w:rPr>
        <w:t>时钟)</w:t>
      </w:r>
      <w:r w:rsidRPr="00547D61">
        <w:rPr>
          <w:rFonts w:ascii="Times New Roman" w:hAnsi="Times New Roman" w:cs="Times New Roman"/>
          <w:b/>
          <w:bCs/>
        </w:rPr>
        <w:t>​</w:t>
      </w:r>
      <w:r w:rsidRPr="00547D61">
        <w:rPr>
          <w:rFonts w:ascii="Times New Roman" w:hAnsi="Times New Roman" w:cs="Times New Roman"/>
        </w:rPr>
        <w:t>​</w:t>
      </w:r>
      <w:r w:rsidRPr="00547D61">
        <w:t>： 图左上角的 4-16 MHz HSE OSC，需外接晶振，精度高，是主要时钟源。</w:t>
      </w:r>
    </w:p>
    <w:p w14:paraId="27384F3A" w14:textId="77777777" w:rsidR="00547D61" w:rsidRPr="00547D61" w:rsidRDefault="00547D61">
      <w:pPr>
        <w:numPr>
          <w:ilvl w:val="0"/>
          <w:numId w:val="533"/>
        </w:numPr>
      </w:pPr>
      <w:r w:rsidRPr="00547D61">
        <w:rPr>
          <w:rFonts w:ascii="Times New Roman" w:hAnsi="Times New Roman" w:cs="Times New Roman"/>
        </w:rPr>
        <w:t>​</w:t>
      </w:r>
      <w:r w:rsidRPr="00547D61">
        <w:rPr>
          <w:b/>
          <w:bCs/>
        </w:rPr>
        <w:t>LSI (</w:t>
      </w:r>
      <w:r w:rsidRPr="00547D61">
        <w:rPr>
          <w:b/>
          <w:bCs/>
          <w:color w:val="EE0000"/>
        </w:rPr>
        <w:t>低速内部</w:t>
      </w:r>
      <w:r w:rsidRPr="00547D61">
        <w:rPr>
          <w:b/>
          <w:bCs/>
        </w:rPr>
        <w:t>时钟)</w:t>
      </w:r>
      <w:r w:rsidRPr="00547D61">
        <w:rPr>
          <w:rFonts w:ascii="Times New Roman" w:hAnsi="Times New Roman" w:cs="Times New Roman"/>
          <w:b/>
          <w:bCs/>
        </w:rPr>
        <w:t>​</w:t>
      </w:r>
      <w:r w:rsidRPr="00547D61">
        <w:rPr>
          <w:rFonts w:ascii="Times New Roman" w:hAnsi="Times New Roman" w:cs="Times New Roman"/>
        </w:rPr>
        <w:t>​</w:t>
      </w:r>
      <w:r w:rsidRPr="00547D61">
        <w:t>： 图中的 LSI RC (40 kHz)，用于独立看门狗(IWDG)等，低功耗。</w:t>
      </w:r>
    </w:p>
    <w:p w14:paraId="364430B9" w14:textId="77777777" w:rsidR="00547D61" w:rsidRPr="00547D61" w:rsidRDefault="00547D61">
      <w:pPr>
        <w:numPr>
          <w:ilvl w:val="0"/>
          <w:numId w:val="533"/>
        </w:numPr>
      </w:pPr>
      <w:r w:rsidRPr="00547D61">
        <w:rPr>
          <w:rFonts w:ascii="Times New Roman" w:hAnsi="Times New Roman" w:cs="Times New Roman"/>
        </w:rPr>
        <w:t>​</w:t>
      </w:r>
      <w:r w:rsidRPr="00547D61">
        <w:rPr>
          <w:b/>
          <w:bCs/>
        </w:rPr>
        <w:t>LSE (</w:t>
      </w:r>
      <w:r w:rsidRPr="00547D61">
        <w:rPr>
          <w:b/>
          <w:bCs/>
          <w:color w:val="EE0000"/>
        </w:rPr>
        <w:t>低速外部</w:t>
      </w:r>
      <w:r w:rsidRPr="00547D61">
        <w:rPr>
          <w:b/>
          <w:bCs/>
        </w:rPr>
        <w:t>时钟)</w:t>
      </w:r>
      <w:r w:rsidRPr="00547D61">
        <w:rPr>
          <w:rFonts w:ascii="Times New Roman" w:hAnsi="Times New Roman" w:cs="Times New Roman"/>
          <w:b/>
          <w:bCs/>
        </w:rPr>
        <w:t>​</w:t>
      </w:r>
      <w:r w:rsidRPr="00547D61">
        <w:rPr>
          <w:rFonts w:ascii="Times New Roman" w:hAnsi="Times New Roman" w:cs="Times New Roman"/>
        </w:rPr>
        <w:t>​</w:t>
      </w:r>
      <w:r w:rsidRPr="00547D61">
        <w:t>： 图中的 LSE OSC (32.768 kHz)，外接晶振，主要用于实时时钟(RTC)，精准计时。</w:t>
      </w:r>
    </w:p>
    <w:p w14:paraId="710DFC13" w14:textId="77777777" w:rsidR="00547D61" w:rsidRPr="00547D61" w:rsidRDefault="00547D61" w:rsidP="00547D61">
      <w:pPr>
        <w:pStyle w:val="3"/>
      </w:pPr>
      <w:r w:rsidRPr="00547D61">
        <w:rPr>
          <w:rFonts w:ascii="Segoe UI Emoji" w:hAnsi="Segoe UI Emoji" w:cs="Segoe UI Emoji"/>
        </w:rPr>
        <w:t>🔁</w:t>
      </w:r>
      <w:r w:rsidRPr="00547D61">
        <w:t xml:space="preserve"> 2. 核心时钟生成 (Core Clock Generation) </w:t>
      </w:r>
    </w:p>
    <w:p w14:paraId="408C610F" w14:textId="77777777" w:rsidR="00547D61" w:rsidRPr="00547D61" w:rsidRDefault="00547D61" w:rsidP="00547D61">
      <w:r w:rsidRPr="00547D61">
        <w:t>这是</w:t>
      </w:r>
      <w:r w:rsidRPr="00547D61">
        <w:rPr>
          <w:b/>
          <w:bCs/>
          <w:color w:val="EE0000"/>
        </w:rPr>
        <w:t>最关键</w:t>
      </w:r>
      <w:r w:rsidRPr="00547D61">
        <w:t>的部分，它决定了CPU的主频（性能）：</w:t>
      </w:r>
    </w:p>
    <w:p w14:paraId="64745589" w14:textId="77777777" w:rsidR="00547D61" w:rsidRPr="00547D61" w:rsidRDefault="00547D61">
      <w:pPr>
        <w:numPr>
          <w:ilvl w:val="0"/>
          <w:numId w:val="534"/>
        </w:numPr>
      </w:pPr>
      <w:r w:rsidRPr="00547D61">
        <w:rPr>
          <w:rFonts w:ascii="Times New Roman" w:hAnsi="Times New Roman" w:cs="Times New Roman"/>
        </w:rPr>
        <w:t>​</w:t>
      </w:r>
      <w:r w:rsidRPr="00547D61">
        <w:rPr>
          <w:b/>
          <w:bCs/>
          <w:color w:val="EE0000"/>
        </w:rPr>
        <w:t>PLL (锁相环)</w:t>
      </w:r>
      <w:r w:rsidRPr="00547D61">
        <w:rPr>
          <w:rFonts w:ascii="Times New Roman" w:hAnsi="Times New Roman" w:cs="Times New Roman"/>
          <w:b/>
          <w:bCs/>
        </w:rPr>
        <w:t>​</w:t>
      </w:r>
      <w:r w:rsidRPr="00547D61">
        <w:rPr>
          <w:rFonts w:ascii="Times New Roman" w:hAnsi="Times New Roman" w:cs="Times New Roman"/>
        </w:rPr>
        <w:t>​</w:t>
      </w:r>
      <w:r w:rsidRPr="00547D61">
        <w:t>： 多个时钟源（HSI或HSE）可通过图中的 PLL SRC选择器作为PLL的</w:t>
      </w:r>
      <w:r w:rsidRPr="00547D61">
        <w:rPr>
          <w:color w:val="EE0000"/>
        </w:rPr>
        <w:t>输入</w:t>
      </w:r>
      <w:r w:rsidRPr="00547D61">
        <w:t>。输入时钟经 PLL MUL</w:t>
      </w:r>
      <w:r w:rsidRPr="00547D61">
        <w:rPr>
          <w:b/>
          <w:bCs/>
          <w:color w:val="EE0000"/>
        </w:rPr>
        <w:t>倍频</w:t>
      </w:r>
      <w:r w:rsidRPr="00547D61">
        <w:t>（可x2, x3, x4...x16）后，产生出</w:t>
      </w:r>
      <w:r w:rsidRPr="00547D61">
        <w:rPr>
          <w:b/>
          <w:bCs/>
          <w:color w:val="EE0000"/>
        </w:rPr>
        <w:t>最高</w:t>
      </w:r>
      <w:r w:rsidRPr="00547D61">
        <w:rPr>
          <w:color w:val="EE0000"/>
        </w:rPr>
        <w:t>的</w:t>
      </w:r>
      <w:r w:rsidRPr="00547D61">
        <w:rPr>
          <w:b/>
          <w:bCs/>
          <w:color w:val="EE0000"/>
        </w:rPr>
        <w:t>系统时钟</w:t>
      </w:r>
      <w:r w:rsidRPr="00547D61">
        <w:t>。</w:t>
      </w:r>
    </w:p>
    <w:p w14:paraId="5E0267D9" w14:textId="77777777" w:rsidR="00547D61" w:rsidRPr="00547D61" w:rsidRDefault="00547D61">
      <w:pPr>
        <w:numPr>
          <w:ilvl w:val="0"/>
          <w:numId w:val="534"/>
        </w:numPr>
      </w:pPr>
      <w:r w:rsidRPr="00547D61">
        <w:rPr>
          <w:rFonts w:ascii="Times New Roman" w:hAnsi="Times New Roman" w:cs="Times New Roman"/>
        </w:rPr>
        <w:t>​</w:t>
      </w:r>
      <w:r w:rsidRPr="00547D61">
        <w:rPr>
          <w:b/>
          <w:bCs/>
        </w:rPr>
        <w:t>SYSCLK (系统时钟)</w:t>
      </w:r>
      <w:r w:rsidRPr="00547D61">
        <w:rPr>
          <w:rFonts w:ascii="Times New Roman" w:hAnsi="Times New Roman" w:cs="Times New Roman"/>
          <w:b/>
          <w:bCs/>
        </w:rPr>
        <w:t>​</w:t>
      </w:r>
      <w:r w:rsidRPr="00547D61">
        <w:rPr>
          <w:rFonts w:ascii="Times New Roman" w:hAnsi="Times New Roman" w:cs="Times New Roman"/>
        </w:rPr>
        <w:t>​</w:t>
      </w:r>
      <w:r w:rsidRPr="00547D61">
        <w:t>： 通过 SW开关选择HSI、HSE或PLL输出之一作为</w:t>
      </w:r>
      <w:r w:rsidRPr="00547D61">
        <w:rPr>
          <w:color w:val="EE0000"/>
        </w:rPr>
        <w:t>整个系统的核心时钟源</w:t>
      </w:r>
      <w:r w:rsidRPr="00547D61">
        <w:t>，</w:t>
      </w:r>
      <w:r w:rsidRPr="00547D61">
        <w:rPr>
          <w:rFonts w:ascii="Times New Roman" w:hAnsi="Times New Roman" w:cs="Times New Roman"/>
        </w:rPr>
        <w:t>​</w:t>
      </w:r>
      <w:r w:rsidRPr="00547D61">
        <w:rPr>
          <w:b/>
          <w:bCs/>
        </w:rPr>
        <w:t>最高可达</w:t>
      </w:r>
      <w:r w:rsidRPr="00547D61">
        <w:t>72MHz</w:t>
      </w:r>
      <w:r w:rsidRPr="00547D61">
        <w:rPr>
          <w:rFonts w:ascii="Times New Roman" w:hAnsi="Times New Roman" w:cs="Times New Roman"/>
        </w:rPr>
        <w:t>​</w:t>
      </w:r>
      <w:r w:rsidRPr="00547D61">
        <w:t>（图中 72 MHz max）。</w:t>
      </w:r>
    </w:p>
    <w:p w14:paraId="1D56CC12" w14:textId="77777777" w:rsidR="00547D61" w:rsidRPr="00547D61" w:rsidRDefault="00547D61" w:rsidP="00547D61">
      <w:pPr>
        <w:pStyle w:val="3"/>
      </w:pPr>
      <w:r w:rsidRPr="00547D61">
        <w:rPr>
          <w:rFonts w:ascii="Segoe UI Emoji" w:hAnsi="Segoe UI Emoji" w:cs="Segoe UI Emoji"/>
        </w:rPr>
        <w:t>📊</w:t>
      </w:r>
      <w:r w:rsidRPr="00547D61">
        <w:t xml:space="preserve"> 3. 时钟分配 (Clock Distribution) </w:t>
      </w:r>
    </w:p>
    <w:p w14:paraId="25DF9905" w14:textId="77777777" w:rsidR="00547D61" w:rsidRPr="00547D61" w:rsidRDefault="00547D61" w:rsidP="00547D61">
      <w:r w:rsidRPr="00547D61">
        <w:t>系统时钟（SYSCLK）通过不同的</w:t>
      </w:r>
      <w:r w:rsidRPr="00547D61">
        <w:rPr>
          <w:b/>
          <w:bCs/>
          <w:color w:val="EE0000"/>
        </w:rPr>
        <w:t>预分频器</w:t>
      </w:r>
      <w:r w:rsidRPr="00547D61">
        <w:rPr>
          <w:b/>
          <w:bCs/>
        </w:rPr>
        <w:t xml:space="preserve"> (</w:t>
      </w:r>
      <w:proofErr w:type="spellStart"/>
      <w:r w:rsidRPr="00547D61">
        <w:rPr>
          <w:b/>
          <w:bCs/>
        </w:rPr>
        <w:t>Prescaler</w:t>
      </w:r>
      <w:proofErr w:type="spellEnd"/>
      <w:r w:rsidRPr="00547D61">
        <w:rPr>
          <w:b/>
          <w:bCs/>
        </w:rPr>
        <w:t>)</w:t>
      </w:r>
      <w:r w:rsidRPr="00547D61">
        <w:rPr>
          <w:rFonts w:ascii="Times New Roman" w:hAnsi="Times New Roman" w:cs="Times New Roman"/>
          <w:b/>
          <w:bCs/>
        </w:rPr>
        <w:t>​</w:t>
      </w:r>
      <w:r w:rsidRPr="00547D61">
        <w:rPr>
          <w:rFonts w:ascii="Times New Roman" w:hAnsi="Times New Roman" w:cs="Times New Roman"/>
        </w:rPr>
        <w:t>​</w:t>
      </w:r>
      <w:r w:rsidRPr="00547D61">
        <w:t xml:space="preserve"> 分频后，分配给不同速度的总线和外设：</w:t>
      </w:r>
    </w:p>
    <w:p w14:paraId="0DFE1D6D" w14:textId="77777777" w:rsidR="00547D61" w:rsidRPr="00547D61" w:rsidRDefault="00547D61">
      <w:pPr>
        <w:numPr>
          <w:ilvl w:val="0"/>
          <w:numId w:val="535"/>
        </w:numPr>
      </w:pPr>
      <w:r w:rsidRPr="00547D61">
        <w:rPr>
          <w:rFonts w:ascii="Times New Roman" w:hAnsi="Times New Roman" w:cs="Times New Roman"/>
        </w:rPr>
        <w:t>​</w:t>
      </w:r>
      <w:r w:rsidRPr="00547D61">
        <w:rPr>
          <w:b/>
          <w:bCs/>
          <w:color w:val="EE0000"/>
        </w:rPr>
        <w:t>HCLK</w:t>
      </w:r>
      <w:r w:rsidRPr="00547D61">
        <w:rPr>
          <w:rFonts w:ascii="Times New Roman" w:hAnsi="Times New Roman" w:cs="Times New Roman"/>
        </w:rPr>
        <w:t>​</w:t>
      </w:r>
      <w:r w:rsidRPr="00547D61">
        <w:t>： 为</w:t>
      </w:r>
      <w:r w:rsidRPr="00547D61">
        <w:rPr>
          <w:color w:val="EE0000"/>
        </w:rPr>
        <w:t>高速AHB总线</w:t>
      </w:r>
      <w:r w:rsidRPr="00547D61">
        <w:t>、</w:t>
      </w:r>
      <w:r w:rsidRPr="00547D61">
        <w:rPr>
          <w:color w:val="EE0000"/>
        </w:rPr>
        <w:t>CPU内核</w:t>
      </w:r>
      <w:r w:rsidRPr="00547D61">
        <w:t>、</w:t>
      </w:r>
      <w:r w:rsidRPr="00547D61">
        <w:rPr>
          <w:color w:val="EE0000"/>
        </w:rPr>
        <w:t>内存</w:t>
      </w:r>
      <w:r w:rsidRPr="00547D61">
        <w:t>和</w:t>
      </w:r>
      <w:r w:rsidRPr="00547D61">
        <w:rPr>
          <w:color w:val="EE0000"/>
        </w:rPr>
        <w:t>DMA</w:t>
      </w:r>
      <w:r w:rsidRPr="00547D61">
        <w:t>提供时钟，与</w:t>
      </w:r>
      <w:r w:rsidRPr="00547D61">
        <w:rPr>
          <w:color w:val="EE0000"/>
        </w:rPr>
        <w:t>SYSCLK</w:t>
      </w:r>
      <w:r w:rsidRPr="00547D61">
        <w:rPr>
          <w:b/>
          <w:bCs/>
          <w:color w:val="EE0000"/>
        </w:rPr>
        <w:t>同频</w:t>
      </w:r>
      <w:r w:rsidRPr="00547D61">
        <w:t>。</w:t>
      </w:r>
    </w:p>
    <w:p w14:paraId="68BB9272" w14:textId="77777777" w:rsidR="00547D61" w:rsidRPr="00547D61" w:rsidRDefault="00547D61">
      <w:pPr>
        <w:numPr>
          <w:ilvl w:val="0"/>
          <w:numId w:val="535"/>
        </w:numPr>
      </w:pPr>
      <w:r w:rsidRPr="00547D61">
        <w:rPr>
          <w:rFonts w:ascii="Times New Roman" w:hAnsi="Times New Roman" w:cs="Times New Roman"/>
        </w:rPr>
        <w:t>​</w:t>
      </w:r>
      <w:r w:rsidRPr="00547D61">
        <w:rPr>
          <w:b/>
          <w:bCs/>
        </w:rPr>
        <w:t>APB1/APB2</w:t>
      </w:r>
      <w:r w:rsidRPr="00547D61">
        <w:rPr>
          <w:rFonts w:ascii="Times New Roman" w:hAnsi="Times New Roman" w:cs="Times New Roman"/>
        </w:rPr>
        <w:t>​</w:t>
      </w:r>
      <w:r w:rsidRPr="00547D61">
        <w:t>： 两条</w:t>
      </w:r>
      <w:r w:rsidRPr="00547D61">
        <w:rPr>
          <w:color w:val="EE0000"/>
        </w:rPr>
        <w:t>低速外设总线</w:t>
      </w:r>
      <w:r w:rsidRPr="00547D61">
        <w:t>。APB1最高</w:t>
      </w:r>
      <w:r w:rsidRPr="00547D61">
        <w:rPr>
          <w:b/>
          <w:bCs/>
          <w:color w:val="EE0000"/>
        </w:rPr>
        <w:t>36MHz</w:t>
      </w:r>
      <w:r w:rsidRPr="00547D61">
        <w:t>，用于连接TIM2/3/4等外设；APB2最高</w:t>
      </w:r>
      <w:r w:rsidRPr="00547D61">
        <w:rPr>
          <w:b/>
          <w:bCs/>
          <w:color w:val="EE0000"/>
        </w:rPr>
        <w:t>72MHz</w:t>
      </w:r>
      <w:r w:rsidRPr="00547D61">
        <w:t>，用于连接TIM1、ADC等</w:t>
      </w:r>
      <w:r w:rsidRPr="00547D61">
        <w:rPr>
          <w:b/>
          <w:bCs/>
          <w:color w:val="EE0000"/>
        </w:rPr>
        <w:t>高速外设</w:t>
      </w:r>
      <w:r w:rsidRPr="00547D61">
        <w:t>。</w:t>
      </w:r>
    </w:p>
    <w:p w14:paraId="7EEE13ED" w14:textId="77777777" w:rsidR="00547D61" w:rsidRPr="00547D61" w:rsidRDefault="00547D61">
      <w:pPr>
        <w:numPr>
          <w:ilvl w:val="0"/>
          <w:numId w:val="535"/>
        </w:numPr>
      </w:pPr>
      <w:r w:rsidRPr="00547D61">
        <w:rPr>
          <w:rFonts w:ascii="Times New Roman" w:hAnsi="Times New Roman" w:cs="Times New Roman"/>
        </w:rPr>
        <w:t>​</w:t>
      </w:r>
      <w:r w:rsidRPr="00547D61">
        <w:rPr>
          <w:b/>
          <w:bCs/>
        </w:rPr>
        <w:t>特殊时钟</w:t>
      </w:r>
      <w:r w:rsidRPr="00547D61">
        <w:rPr>
          <w:rFonts w:ascii="Times New Roman" w:hAnsi="Times New Roman" w:cs="Times New Roman"/>
        </w:rPr>
        <w:t>​</w:t>
      </w:r>
      <w:r w:rsidRPr="00547D61">
        <w:t>：</w:t>
      </w:r>
    </w:p>
    <w:p w14:paraId="0E7F5640" w14:textId="77777777" w:rsidR="00547D61" w:rsidRPr="00547D61" w:rsidRDefault="00547D61">
      <w:pPr>
        <w:numPr>
          <w:ilvl w:val="1"/>
          <w:numId w:val="535"/>
        </w:numPr>
      </w:pPr>
      <w:r w:rsidRPr="00547D61">
        <w:rPr>
          <w:rFonts w:ascii="Times New Roman" w:hAnsi="Times New Roman" w:cs="Times New Roman"/>
        </w:rPr>
        <w:t>​</w:t>
      </w:r>
      <w:r w:rsidRPr="00547D61">
        <w:rPr>
          <w:b/>
          <w:bCs/>
        </w:rPr>
        <w:t>USB</w:t>
      </w:r>
      <w:r w:rsidRPr="00547D61">
        <w:rPr>
          <w:rFonts w:ascii="Times New Roman" w:hAnsi="Times New Roman" w:cs="Times New Roman"/>
        </w:rPr>
        <w:t>​</w:t>
      </w:r>
      <w:r w:rsidRPr="00547D61">
        <w:t>： 需要精确的</w:t>
      </w:r>
      <w:r w:rsidRPr="00547D61">
        <w:rPr>
          <w:b/>
          <w:bCs/>
          <w:color w:val="EE0000"/>
        </w:rPr>
        <w:t>48MHz</w:t>
      </w:r>
      <w:r w:rsidRPr="00547D61">
        <w:t>时钟，由PLL时钟经过一个专用的</w:t>
      </w:r>
      <w:r w:rsidRPr="00547D61">
        <w:rPr>
          <w:color w:val="EE0000"/>
        </w:rPr>
        <w:t xml:space="preserve"> /1, 1.5分频器</w:t>
      </w:r>
      <w:r w:rsidRPr="00547D61">
        <w:t>产生。</w:t>
      </w:r>
    </w:p>
    <w:p w14:paraId="461C7F23" w14:textId="77777777" w:rsidR="00547D61" w:rsidRPr="00547D61" w:rsidRDefault="00547D61">
      <w:pPr>
        <w:numPr>
          <w:ilvl w:val="1"/>
          <w:numId w:val="535"/>
        </w:numPr>
      </w:pPr>
      <w:r w:rsidRPr="00547D61">
        <w:rPr>
          <w:rFonts w:ascii="Times New Roman" w:hAnsi="Times New Roman" w:cs="Times New Roman"/>
        </w:rPr>
        <w:t>​</w:t>
      </w:r>
      <w:r w:rsidRPr="00547D61">
        <w:rPr>
          <w:b/>
          <w:bCs/>
        </w:rPr>
        <w:t>ADC</w:t>
      </w:r>
      <w:r w:rsidRPr="00547D61">
        <w:rPr>
          <w:rFonts w:ascii="Times New Roman" w:hAnsi="Times New Roman" w:cs="Times New Roman"/>
        </w:rPr>
        <w:t>​</w:t>
      </w:r>
      <w:r w:rsidRPr="00547D61">
        <w:t>： 由</w:t>
      </w:r>
      <w:r w:rsidRPr="00547D61">
        <w:rPr>
          <w:color w:val="EE0000"/>
        </w:rPr>
        <w:t>APB2时钟</w:t>
      </w:r>
      <w:r w:rsidRPr="00547D61">
        <w:rPr>
          <w:b/>
          <w:bCs/>
          <w:color w:val="EE0000"/>
        </w:rPr>
        <w:t>再分频</w:t>
      </w:r>
      <w:r w:rsidRPr="00547D61">
        <w:t>（/2,4,6,8）得到，以确保采样时钟满足要求。</w:t>
      </w:r>
    </w:p>
    <w:p w14:paraId="4E4629CC" w14:textId="77777777" w:rsidR="00547D61" w:rsidRPr="00547D61" w:rsidRDefault="00547D61">
      <w:pPr>
        <w:numPr>
          <w:ilvl w:val="1"/>
          <w:numId w:val="535"/>
        </w:numPr>
      </w:pPr>
      <w:r w:rsidRPr="00547D61">
        <w:rPr>
          <w:rFonts w:ascii="Times New Roman" w:hAnsi="Times New Roman" w:cs="Times New Roman"/>
        </w:rPr>
        <w:t>​</w:t>
      </w:r>
      <w:r w:rsidRPr="00547D61">
        <w:rPr>
          <w:b/>
          <w:bCs/>
        </w:rPr>
        <w:t>定时器</w:t>
      </w:r>
      <w:r w:rsidRPr="00547D61">
        <w:rPr>
          <w:rFonts w:ascii="Times New Roman" w:hAnsi="Times New Roman" w:cs="Times New Roman"/>
        </w:rPr>
        <w:t>​</w:t>
      </w:r>
      <w:r w:rsidRPr="00547D61">
        <w:t>： 特别注意，定时器的时钟可能被倍频。如果</w:t>
      </w:r>
      <w:r w:rsidRPr="00547D61">
        <w:rPr>
          <w:color w:val="EE0000"/>
        </w:rPr>
        <w:t>APB分频系数不为1</w:t>
      </w:r>
      <w:r w:rsidRPr="00547D61">
        <w:t xml:space="preserve">，则定时器时钟 = </w:t>
      </w:r>
      <w:r w:rsidRPr="00547D61">
        <w:rPr>
          <w:color w:val="EE0000"/>
        </w:rPr>
        <w:t xml:space="preserve">APB时钟 x </w:t>
      </w:r>
      <w:r w:rsidRPr="00547D61">
        <w:rPr>
          <w:b/>
          <w:bCs/>
          <w:color w:val="EE0000"/>
        </w:rPr>
        <w:t>2</w:t>
      </w:r>
      <w:r w:rsidRPr="00547D61">
        <w:t>，以获得</w:t>
      </w:r>
      <w:r w:rsidRPr="00547D61">
        <w:rPr>
          <w:color w:val="EE0000"/>
        </w:rPr>
        <w:t>更高的计时精度</w:t>
      </w:r>
      <w:r w:rsidRPr="00547D61">
        <w:t>（图中 If (</w:t>
      </w:r>
      <w:proofErr w:type="spellStart"/>
      <w:r w:rsidRPr="00547D61">
        <w:t>APBx</w:t>
      </w:r>
      <w:proofErr w:type="spellEnd"/>
      <w:r w:rsidRPr="00547D61">
        <w:t xml:space="preserve"> </w:t>
      </w:r>
      <w:proofErr w:type="spellStart"/>
      <w:r w:rsidRPr="00547D61">
        <w:t>prescaler</w:t>
      </w:r>
      <w:proofErr w:type="spellEnd"/>
      <w:r w:rsidRPr="00547D61">
        <w:t xml:space="preserve"> =1) x1 else x2）。</w:t>
      </w:r>
    </w:p>
    <w:p w14:paraId="74BE46E8" w14:textId="77777777" w:rsidR="00547D61" w:rsidRPr="00547D61" w:rsidRDefault="00547D61" w:rsidP="00547D61">
      <w:pPr>
        <w:pStyle w:val="3"/>
      </w:pPr>
      <w:r w:rsidRPr="00547D61">
        <w:rPr>
          <w:rFonts w:ascii="Segoe UI Emoji" w:hAnsi="Segoe UI Emoji" w:cs="Segoe UI Emoji"/>
        </w:rPr>
        <w:lastRenderedPageBreak/>
        <w:t>🚀</w:t>
      </w:r>
      <w:r w:rsidRPr="00547D61">
        <w:t xml:space="preserve"> 4. 时钟输出 (Clock Output) </w:t>
      </w:r>
    </w:p>
    <w:p w14:paraId="42B31D47" w14:textId="77777777" w:rsidR="00547D61" w:rsidRPr="00547D61" w:rsidRDefault="00547D61">
      <w:pPr>
        <w:numPr>
          <w:ilvl w:val="0"/>
          <w:numId w:val="536"/>
        </w:numPr>
      </w:pPr>
      <w:r w:rsidRPr="00547D61">
        <w:rPr>
          <w:rFonts w:ascii="Times New Roman" w:hAnsi="Times New Roman" w:cs="Times New Roman"/>
        </w:rPr>
        <w:t>​</w:t>
      </w:r>
      <w:r w:rsidRPr="00547D61">
        <w:rPr>
          <w:b/>
          <w:bCs/>
        </w:rPr>
        <w:t>MCO (主时钟输出)</w:t>
      </w:r>
      <w:r w:rsidRPr="00547D61">
        <w:rPr>
          <w:rFonts w:ascii="Times New Roman" w:hAnsi="Times New Roman" w:cs="Times New Roman"/>
          <w:b/>
          <w:bCs/>
        </w:rPr>
        <w:t>​</w:t>
      </w:r>
      <w:r w:rsidRPr="00547D61">
        <w:rPr>
          <w:rFonts w:ascii="Times New Roman" w:hAnsi="Times New Roman" w:cs="Times New Roman"/>
        </w:rPr>
        <w:t>​</w:t>
      </w:r>
      <w:r w:rsidRPr="00547D61">
        <w:t>： 可以将内部时钟（如HSE、SYSCLK、PLL时钟等）通过一个引脚输出到芯片外部，用于同步其他设备或进行测量。</w:t>
      </w:r>
    </w:p>
    <w:p w14:paraId="6C771551" w14:textId="68981E15" w:rsidR="00547D61" w:rsidRPr="00547D61" w:rsidRDefault="00547D61" w:rsidP="00547D61">
      <w:pPr>
        <w:pStyle w:val="3"/>
      </w:pPr>
      <w:r w:rsidRPr="00547D61">
        <w:rPr>
          <w:rFonts w:ascii="Segoe UI Emoji" w:hAnsi="Segoe UI Emoji" w:cs="Segoe UI Emoji"/>
        </w:rPr>
        <w:t>💡</w:t>
      </w:r>
      <w:r w:rsidRPr="00547D61">
        <w:t xml:space="preserve"> 总结与应用 </w:t>
      </w:r>
      <w:r>
        <w:tab/>
      </w:r>
    </w:p>
    <w:p w14:paraId="2F79AD2D" w14:textId="77777777" w:rsidR="00547D61" w:rsidRPr="00547D61" w:rsidRDefault="00547D61" w:rsidP="00547D61">
      <w:r w:rsidRPr="00547D61">
        <w:t>这张“时钟树”图是理解和配置微控制器底层性能的关键。通过配置不同的</w:t>
      </w:r>
      <w:r w:rsidRPr="00547D61">
        <w:rPr>
          <w:b/>
          <w:bCs/>
        </w:rPr>
        <w:t>时钟源、PLL倍频系数、各级分频器</w:t>
      </w:r>
      <w:r w:rsidRPr="00547D61">
        <w:t>，开发者可以在</w:t>
      </w:r>
      <w:r w:rsidRPr="00547D61">
        <w:rPr>
          <w:b/>
          <w:bCs/>
        </w:rPr>
        <w:t>性能</w:t>
      </w:r>
      <w:r w:rsidRPr="00547D61">
        <w:t>和</w:t>
      </w:r>
      <w:r w:rsidRPr="00547D61">
        <w:rPr>
          <w:b/>
          <w:bCs/>
        </w:rPr>
        <w:t>功耗</w:t>
      </w:r>
      <w:r w:rsidRPr="00547D61">
        <w:t>之间取得平衡。例如，在需要高速运算时，会选择HSE+PLL倍频到72MHz；在低功耗应用时，可能选择HSI或更低的主频。</w:t>
      </w:r>
    </w:p>
    <w:p w14:paraId="69F56EC9" w14:textId="77777777" w:rsidR="00547D61" w:rsidRPr="00547D61" w:rsidRDefault="00547D61" w:rsidP="00547D61">
      <w:r w:rsidRPr="00547D61">
        <w:t>你提供的这张图非常经典，常见于基于Cortex-M内核的微控制器（如STM32F1系列）的数据手册中。</w:t>
      </w:r>
    </w:p>
    <w:p w14:paraId="18621FD7" w14:textId="77777777" w:rsidR="00C500AD" w:rsidRPr="00C500AD" w:rsidRDefault="00C500AD" w:rsidP="00C500AD">
      <w:r>
        <w:rPr>
          <w:rFonts w:hint="eastAsia"/>
        </w:rPr>
        <w:t>RCC时钟的函数</w:t>
      </w:r>
    </w:p>
    <w:p w14:paraId="39F43279" w14:textId="386FAF4E" w:rsidR="00C500AD" w:rsidRDefault="00C500AD" w:rsidP="00C500AD">
      <w:pPr>
        <w:pStyle w:val="2"/>
      </w:pPr>
      <w:r>
        <w:rPr>
          <w:rFonts w:hint="eastAsia"/>
        </w:rPr>
        <w:t>RCC时钟的函数</w:t>
      </w:r>
    </w:p>
    <w:p w14:paraId="076C46F0" w14:textId="2C0E858F" w:rsidR="00C500AD" w:rsidRDefault="00C500AD" w:rsidP="00C500AD">
      <w:pPr>
        <w:pStyle w:val="2"/>
      </w:pPr>
      <w:proofErr w:type="spellStart"/>
      <w:r w:rsidRPr="00E51B63">
        <w:t>RCC_LSEConfig</w:t>
      </w:r>
      <w:proofErr w:type="spellEnd"/>
      <w:r w:rsidRPr="00E51B63">
        <w:t>(</w:t>
      </w:r>
      <w:r>
        <w:rPr>
          <w:rFonts w:hint="eastAsia"/>
        </w:rPr>
        <w:t>)</w:t>
      </w:r>
      <w:r w:rsidR="001F2CEA">
        <w:br/>
      </w:r>
      <w:r w:rsidR="001F2CEA" w:rsidRPr="001F2CEA">
        <w:t>配置外部低速晶振（LSE）</w:t>
      </w:r>
    </w:p>
    <w:p w14:paraId="77E3E031" w14:textId="77777777" w:rsidR="001F2CEA" w:rsidRPr="001F2CEA" w:rsidRDefault="001F2CEA" w:rsidP="001F2CEA">
      <w:proofErr w:type="spellStart"/>
      <w:r w:rsidRPr="001F2CEA">
        <w:t>RCC_LSEConfig</w:t>
      </w:r>
      <w:proofErr w:type="spellEnd"/>
      <w:r w:rsidRPr="001F2CEA">
        <w:t>(uint8_t RCC_LSE)是STM32标准外设库中用于配置外部低速晶振（LSE）的函数。LSE通常为32.768kHz的晶振，主要为实时时钟（RTC）和独立看门狗（IWDG）提供低功耗且精确的时钟源。</w:t>
      </w:r>
    </w:p>
    <w:p w14:paraId="7C1CB2D4" w14:textId="77777777" w:rsidR="001F2CEA" w:rsidRPr="001F2CEA" w:rsidRDefault="001F2CEA" w:rsidP="008B6140">
      <w:pPr>
        <w:pStyle w:val="3"/>
      </w:pPr>
      <w:r w:rsidRPr="001F2CEA">
        <w:rPr>
          <w:rFonts w:ascii="Segoe UI Emoji" w:hAnsi="Segoe UI Emoji" w:cs="Segoe UI Emoji"/>
        </w:rPr>
        <w:t>🔧</w:t>
      </w:r>
      <w:r w:rsidRPr="001F2CEA">
        <w:t xml:space="preserve"> 函数原型与参数</w:t>
      </w:r>
    </w:p>
    <w:p w14:paraId="7405791B" w14:textId="77777777" w:rsidR="001F2CEA" w:rsidRPr="001F2CEA" w:rsidRDefault="001F2CEA" w:rsidP="001F2CEA">
      <w:r w:rsidRPr="001F2CEA">
        <w:t>函数原型通常定义在相应的头文件（如 stm32f10x_rcc.h）中：</w:t>
      </w:r>
    </w:p>
    <w:p w14:paraId="1103F806" w14:textId="77777777" w:rsidR="001F2CEA" w:rsidRPr="001F2CEA" w:rsidRDefault="001F2CEA" w:rsidP="001F2CEA">
      <w:r w:rsidRPr="001F2CEA">
        <w:t xml:space="preserve">void </w:t>
      </w:r>
      <w:proofErr w:type="spellStart"/>
      <w:r w:rsidRPr="001F2CEA">
        <w:t>RCC_</w:t>
      </w:r>
      <w:proofErr w:type="gramStart"/>
      <w:r w:rsidRPr="001F2CEA">
        <w:t>LSEConfig</w:t>
      </w:r>
      <w:proofErr w:type="spellEnd"/>
      <w:r w:rsidRPr="001F2CEA">
        <w:t>(</w:t>
      </w:r>
      <w:proofErr w:type="gramEnd"/>
      <w:r w:rsidRPr="001F2CEA">
        <w:t>uint8_t RCC_LSE);</w:t>
      </w:r>
    </w:p>
    <w:p w14:paraId="604EB15B" w14:textId="77777777" w:rsidR="001F2CEA" w:rsidRPr="001F2CEA" w:rsidRDefault="001F2CEA" w:rsidP="001F2CEA">
      <w:r w:rsidRPr="001F2CEA">
        <w:rPr>
          <w:rFonts w:ascii="Times New Roman" w:hAnsi="Times New Roman" w:cs="Times New Roman"/>
        </w:rPr>
        <w:t>​</w:t>
      </w:r>
      <w:r w:rsidRPr="001F2CEA">
        <w:rPr>
          <w:b/>
          <w:bCs/>
        </w:rPr>
        <w:t>输入参数</w:t>
      </w:r>
      <w:r w:rsidRPr="001F2CEA">
        <w:rPr>
          <w:rFonts w:ascii="Times New Roman" w:hAnsi="Times New Roman" w:cs="Times New Roman"/>
        </w:rPr>
        <w:t>​</w:t>
      </w:r>
      <w:r w:rsidRPr="001F2CEA">
        <w:t xml:space="preserve"> RCC_LSE用于指定</w:t>
      </w:r>
      <w:r w:rsidRPr="001F2CEA">
        <w:rPr>
          <w:b/>
          <w:bCs/>
        </w:rPr>
        <w:t>LSE的状态</w:t>
      </w:r>
      <w:r w:rsidRPr="001F2CEA">
        <w:t>，可以是以下预定义值之一：</w:t>
      </w:r>
    </w:p>
    <w:p w14:paraId="45F6CC38" w14:textId="77777777" w:rsidR="001F2CEA" w:rsidRPr="001F2CEA" w:rsidRDefault="001F2CEA">
      <w:pPr>
        <w:numPr>
          <w:ilvl w:val="0"/>
          <w:numId w:val="812"/>
        </w:numPr>
      </w:pPr>
      <w:r w:rsidRPr="001F2CEA">
        <w:t>RCC_LSE_OFF：关闭LSE振荡器。</w:t>
      </w:r>
    </w:p>
    <w:p w14:paraId="28056A38" w14:textId="77777777" w:rsidR="001F2CEA" w:rsidRPr="001F2CEA" w:rsidRDefault="001F2CEA">
      <w:pPr>
        <w:numPr>
          <w:ilvl w:val="0"/>
          <w:numId w:val="812"/>
        </w:numPr>
      </w:pPr>
      <w:r w:rsidRPr="001F2CEA">
        <w:t>RCC_LSE_ON：开启LSE振荡器。</w:t>
      </w:r>
    </w:p>
    <w:p w14:paraId="72C8B311" w14:textId="77777777" w:rsidR="001F2CEA" w:rsidRPr="001F2CEA" w:rsidRDefault="001F2CEA">
      <w:pPr>
        <w:numPr>
          <w:ilvl w:val="0"/>
          <w:numId w:val="812"/>
        </w:numPr>
      </w:pPr>
      <w:proofErr w:type="spellStart"/>
      <w:r w:rsidRPr="001F2CEA">
        <w:t>RCC_LSE_Bypass</w:t>
      </w:r>
      <w:proofErr w:type="spellEnd"/>
      <w:r w:rsidRPr="001F2CEA">
        <w:t>：启用</w:t>
      </w:r>
      <w:r w:rsidRPr="001F2CEA">
        <w:rPr>
          <w:b/>
          <w:bCs/>
        </w:rPr>
        <w:t>LSE旁路模式</w:t>
      </w:r>
      <w:r w:rsidRPr="001F2CEA">
        <w:t>。在此模式下，外部时钟源（如方波信号）可</w:t>
      </w:r>
      <w:r w:rsidRPr="001F2CEA">
        <w:rPr>
          <w:b/>
          <w:bCs/>
        </w:rPr>
        <w:t>直接从OSC32_IN引脚输入</w:t>
      </w:r>
      <w:r w:rsidRPr="001F2CEA">
        <w:t>，绕过芯片内部的LSE振荡器电路。</w:t>
      </w:r>
    </w:p>
    <w:p w14:paraId="188A9361" w14:textId="77777777" w:rsidR="001F2CEA" w:rsidRPr="001F2CEA" w:rsidRDefault="001F2CEA" w:rsidP="008B6140">
      <w:pPr>
        <w:pStyle w:val="3"/>
      </w:pPr>
      <w:r w:rsidRPr="001F2CEA">
        <w:rPr>
          <w:rFonts w:ascii="Segoe UI Emoji" w:hAnsi="Segoe UI Emoji" w:cs="Segoe UI Emoji"/>
        </w:rPr>
        <w:t>⚙️</w:t>
      </w:r>
      <w:r w:rsidRPr="001F2CEA">
        <w:t xml:space="preserve"> 功能详解</w:t>
      </w:r>
    </w:p>
    <w:p w14:paraId="1744C1FD" w14:textId="77777777" w:rsidR="001F2CEA" w:rsidRPr="001F2CEA" w:rsidRDefault="001F2CEA" w:rsidP="001F2CEA">
      <w:r w:rsidRPr="001F2CEA">
        <w:t>此函数通过配置RCC备份域控制寄存器（RCC_BDCR）中的相关位来控制LSE振荡</w:t>
      </w:r>
      <w:r w:rsidRPr="001F2CEA">
        <w:lastRenderedPageBreak/>
        <w:t>器。其主要应用场景包括：</w:t>
      </w:r>
    </w:p>
    <w:p w14:paraId="43D2C0E8" w14:textId="77777777" w:rsidR="001F2CEA" w:rsidRPr="001F2CEA" w:rsidRDefault="001F2CEA">
      <w:pPr>
        <w:numPr>
          <w:ilvl w:val="0"/>
          <w:numId w:val="813"/>
        </w:numPr>
      </w:pPr>
      <w:r w:rsidRPr="001F2CEA">
        <w:rPr>
          <w:rFonts w:ascii="Times New Roman" w:hAnsi="Times New Roman" w:cs="Times New Roman"/>
        </w:rPr>
        <w:t>​</w:t>
      </w:r>
      <w:r w:rsidRPr="001F2CEA">
        <w:rPr>
          <w:b/>
          <w:bCs/>
        </w:rPr>
        <w:t>为RTC提供时钟</w:t>
      </w:r>
      <w:r w:rsidRPr="001F2CEA">
        <w:rPr>
          <w:rFonts w:ascii="Times New Roman" w:hAnsi="Times New Roman" w:cs="Times New Roman"/>
        </w:rPr>
        <w:t>​</w:t>
      </w:r>
      <w:r w:rsidRPr="001F2CEA">
        <w:t>：LSE是RTC的首选时钟源，因其频率精准且功耗极低，能确保在系统主电源关闭（由备用电池VBAT供电）时，实时时钟仍能持续精确计时。</w:t>
      </w:r>
    </w:p>
    <w:p w14:paraId="073F4E64" w14:textId="77777777" w:rsidR="001F2CEA" w:rsidRPr="001F2CEA" w:rsidRDefault="001F2CEA">
      <w:pPr>
        <w:numPr>
          <w:ilvl w:val="0"/>
          <w:numId w:val="813"/>
        </w:numPr>
      </w:pPr>
      <w:r w:rsidRPr="001F2CEA">
        <w:rPr>
          <w:rFonts w:ascii="Times New Roman" w:hAnsi="Times New Roman" w:cs="Times New Roman"/>
        </w:rPr>
        <w:t>​</w:t>
      </w:r>
      <w:r w:rsidRPr="001F2CEA">
        <w:rPr>
          <w:b/>
          <w:bCs/>
        </w:rPr>
        <w:t>低功耗应用</w:t>
      </w:r>
      <w:r w:rsidRPr="001F2CEA">
        <w:rPr>
          <w:rFonts w:ascii="Times New Roman" w:hAnsi="Times New Roman" w:cs="Times New Roman"/>
        </w:rPr>
        <w:t>​</w:t>
      </w:r>
      <w:r w:rsidRPr="001F2CEA">
        <w:t>：在需要精确计时的低功耗模式下，LSE可以维持RTC运行，同时系统其他部分进入休眠。</w:t>
      </w:r>
    </w:p>
    <w:p w14:paraId="22AEF818" w14:textId="77777777" w:rsidR="001F2CEA" w:rsidRPr="001F2CEA" w:rsidRDefault="001F2CEA" w:rsidP="002E6579">
      <w:pPr>
        <w:pStyle w:val="3"/>
      </w:pPr>
      <w:r w:rsidRPr="001F2CEA">
        <w:rPr>
          <w:rFonts w:ascii="Segoe UI Emoji" w:hAnsi="Segoe UI Emoji" w:cs="Segoe UI Emoji"/>
        </w:rPr>
        <w:t>📝</w:t>
      </w:r>
      <w:r w:rsidRPr="001F2CEA">
        <w:t xml:space="preserve"> 典型使用流程</w:t>
      </w:r>
    </w:p>
    <w:p w14:paraId="2D70792D" w14:textId="77777777" w:rsidR="001F2CEA" w:rsidRPr="001F2CEA" w:rsidRDefault="001F2CEA" w:rsidP="001F2CEA">
      <w:r w:rsidRPr="001F2CEA">
        <w:t>使用LSE通常遵循以下步骤，其中涉及备份域访问使能以及状态检查：</w:t>
      </w:r>
    </w:p>
    <w:p w14:paraId="4EE57FA0" w14:textId="77777777" w:rsidR="001F2CEA" w:rsidRPr="001F2CEA" w:rsidRDefault="001F2CEA">
      <w:pPr>
        <w:numPr>
          <w:ilvl w:val="0"/>
          <w:numId w:val="814"/>
        </w:numPr>
      </w:pPr>
      <w:r w:rsidRPr="001F2CEA">
        <w:rPr>
          <w:rFonts w:ascii="Times New Roman" w:hAnsi="Times New Roman" w:cs="Times New Roman"/>
        </w:rPr>
        <w:t>​</w:t>
      </w:r>
      <w:r w:rsidRPr="001F2CEA">
        <w:rPr>
          <w:b/>
          <w:bCs/>
        </w:rPr>
        <w:t>使能PWR和BKP时钟并解除备份域写保护</w:t>
      </w:r>
      <w:r w:rsidRPr="001F2CEA">
        <w:rPr>
          <w:rFonts w:ascii="Times New Roman" w:hAnsi="Times New Roman" w:cs="Times New Roman"/>
        </w:rPr>
        <w:t>​</w:t>
      </w:r>
    </w:p>
    <w:p w14:paraId="555DF384" w14:textId="77777777" w:rsidR="001F2CEA" w:rsidRPr="001F2CEA" w:rsidRDefault="001F2CEA" w:rsidP="001F2CEA">
      <w:r w:rsidRPr="001F2CEA">
        <w:t>由于LSE和RTC属于备份域，操作前必须先使能电源接口（PWR）和备份寄存器（BKP）的时钟，并解除备份域的写保护。</w:t>
      </w:r>
    </w:p>
    <w:p w14:paraId="1053F95B" w14:textId="77777777" w:rsidR="001F2CEA" w:rsidRPr="001F2CEA" w:rsidRDefault="001F2CEA" w:rsidP="001F2CEA">
      <w:r w:rsidRPr="001F2CEA">
        <w:t>RCC_APB1</w:t>
      </w:r>
      <w:proofErr w:type="gramStart"/>
      <w:r w:rsidRPr="001F2CEA">
        <w:t>PeriphClockCmd(</w:t>
      </w:r>
      <w:proofErr w:type="gramEnd"/>
      <w:r w:rsidRPr="001F2CEA">
        <w:t>RCC_APB1Periph_PWR | RCC_APB1Periph_BKP, ENABLE);</w:t>
      </w:r>
    </w:p>
    <w:p w14:paraId="0091C8D7" w14:textId="77777777" w:rsidR="001F2CEA" w:rsidRPr="001F2CEA" w:rsidRDefault="001F2CEA" w:rsidP="001F2CEA">
      <w:proofErr w:type="spellStart"/>
      <w:r w:rsidRPr="001F2CEA">
        <w:t>PWR_BackupAccessCmd</w:t>
      </w:r>
      <w:proofErr w:type="spellEnd"/>
      <w:r w:rsidRPr="001F2CEA">
        <w:t>(ENABLE); // 解除备份域写保护</w:t>
      </w:r>
    </w:p>
    <w:p w14:paraId="73D29D18" w14:textId="77777777" w:rsidR="001F2CEA" w:rsidRPr="001F2CEA" w:rsidRDefault="001F2CEA">
      <w:pPr>
        <w:numPr>
          <w:ilvl w:val="0"/>
          <w:numId w:val="814"/>
        </w:numPr>
      </w:pPr>
      <w:r w:rsidRPr="001F2CEA">
        <w:rPr>
          <w:rFonts w:ascii="Times New Roman" w:hAnsi="Times New Roman" w:cs="Times New Roman"/>
        </w:rPr>
        <w:t>​</w:t>
      </w:r>
      <w:r w:rsidRPr="001F2CEA">
        <w:rPr>
          <w:b/>
          <w:bCs/>
        </w:rPr>
        <w:t>配置并启动LSE</w:t>
      </w:r>
      <w:r w:rsidRPr="001F2CEA">
        <w:rPr>
          <w:rFonts w:ascii="Times New Roman" w:hAnsi="Times New Roman" w:cs="Times New Roman"/>
        </w:rPr>
        <w:t>​</w:t>
      </w:r>
    </w:p>
    <w:p w14:paraId="71E19C60" w14:textId="77777777" w:rsidR="001F2CEA" w:rsidRPr="001F2CEA" w:rsidRDefault="001F2CEA" w:rsidP="001F2CEA">
      <w:r w:rsidRPr="001F2CEA">
        <w:t xml:space="preserve">调用 </w:t>
      </w:r>
      <w:proofErr w:type="spellStart"/>
      <w:r w:rsidRPr="001F2CEA">
        <w:t>RCC_LSEConfig</w:t>
      </w:r>
      <w:proofErr w:type="spellEnd"/>
      <w:r w:rsidRPr="001F2CEA">
        <w:t>开启LSE。</w:t>
      </w:r>
    </w:p>
    <w:p w14:paraId="77390196" w14:textId="77777777" w:rsidR="001F2CEA" w:rsidRPr="001F2CEA" w:rsidRDefault="001F2CEA" w:rsidP="001F2CEA">
      <w:proofErr w:type="spellStart"/>
      <w:r w:rsidRPr="001F2CEA">
        <w:t>RCC_LSEConfig</w:t>
      </w:r>
      <w:proofErr w:type="spellEnd"/>
      <w:r w:rsidRPr="001F2CEA">
        <w:t>(RCC_LSE_ON); // 启动LSE振荡器</w:t>
      </w:r>
    </w:p>
    <w:p w14:paraId="60FEDB4A" w14:textId="77777777" w:rsidR="001F2CEA" w:rsidRPr="001F2CEA" w:rsidRDefault="001F2CEA">
      <w:pPr>
        <w:numPr>
          <w:ilvl w:val="0"/>
          <w:numId w:val="814"/>
        </w:numPr>
      </w:pPr>
      <w:r w:rsidRPr="001F2CEA">
        <w:rPr>
          <w:rFonts w:ascii="Times New Roman" w:hAnsi="Times New Roman" w:cs="Times New Roman"/>
        </w:rPr>
        <w:t>​</w:t>
      </w:r>
      <w:r w:rsidRPr="001F2CEA">
        <w:rPr>
          <w:b/>
          <w:bCs/>
        </w:rPr>
        <w:t>等待LSE就绪</w:t>
      </w:r>
      <w:r w:rsidRPr="001F2CEA">
        <w:rPr>
          <w:rFonts w:ascii="Times New Roman" w:hAnsi="Times New Roman" w:cs="Times New Roman"/>
        </w:rPr>
        <w:t>​</w:t>
      </w:r>
    </w:p>
    <w:p w14:paraId="2C2F9334" w14:textId="77777777" w:rsidR="001F2CEA" w:rsidRPr="001F2CEA" w:rsidRDefault="001F2CEA" w:rsidP="001F2CEA">
      <w:r w:rsidRPr="001F2CEA">
        <w:t>启动LSE后，必须等待其稳定振荡。可以通过循环检查</w:t>
      </w:r>
      <w:proofErr w:type="spellStart"/>
      <w:r w:rsidRPr="001F2CEA">
        <w:t>RCC_GetFlagStatus</w:t>
      </w:r>
      <w:proofErr w:type="spellEnd"/>
      <w:r w:rsidRPr="001F2CEA">
        <w:t>函数返回的RCC_FLAG_LSERDY（LSE就绪标志位）来实现。</w:t>
      </w:r>
    </w:p>
    <w:p w14:paraId="382F0C41" w14:textId="77777777" w:rsidR="001F2CEA" w:rsidRPr="001F2CEA" w:rsidRDefault="001F2CEA" w:rsidP="001F2CEA">
      <w:r w:rsidRPr="001F2CEA">
        <w:t>while (</w:t>
      </w:r>
      <w:proofErr w:type="spellStart"/>
      <w:r w:rsidRPr="001F2CEA">
        <w:t>RCC_</w:t>
      </w:r>
      <w:proofErr w:type="gramStart"/>
      <w:r w:rsidRPr="001F2CEA">
        <w:t>GetFlagStatus</w:t>
      </w:r>
      <w:proofErr w:type="spellEnd"/>
      <w:r w:rsidRPr="001F2CEA">
        <w:t>(</w:t>
      </w:r>
      <w:proofErr w:type="gramEnd"/>
      <w:r w:rsidRPr="001F2CEA">
        <w:t xml:space="preserve">RCC_FLAG_LSERDY) == </w:t>
      </w:r>
      <w:proofErr w:type="gramStart"/>
      <w:r w:rsidRPr="001F2CEA">
        <w:t>RESET) {</w:t>
      </w:r>
      <w:proofErr w:type="gramEnd"/>
    </w:p>
    <w:p w14:paraId="7FF5F5B2" w14:textId="77777777" w:rsidR="001F2CEA" w:rsidRPr="001F2CEA" w:rsidRDefault="001F2CEA" w:rsidP="001F2CEA">
      <w:r w:rsidRPr="001F2CEA">
        <w:t xml:space="preserve">    // 等待直到LSERDY标志置位，表示LSE已稳定</w:t>
      </w:r>
    </w:p>
    <w:p w14:paraId="19DFB6EF" w14:textId="77777777" w:rsidR="001F2CEA" w:rsidRPr="001F2CEA" w:rsidRDefault="001F2CEA" w:rsidP="001F2CEA">
      <w:r w:rsidRPr="001F2CEA">
        <w:t>}</w:t>
      </w:r>
    </w:p>
    <w:p w14:paraId="3679BFAC" w14:textId="77777777" w:rsidR="001F2CEA" w:rsidRPr="001F2CEA" w:rsidRDefault="001F2CEA">
      <w:pPr>
        <w:numPr>
          <w:ilvl w:val="0"/>
          <w:numId w:val="814"/>
        </w:numPr>
      </w:pPr>
      <w:r w:rsidRPr="001F2CEA">
        <w:rPr>
          <w:rFonts w:ascii="Times New Roman" w:hAnsi="Times New Roman" w:cs="Times New Roman"/>
        </w:rPr>
        <w:t>​</w:t>
      </w:r>
      <w:r w:rsidRPr="001F2CEA">
        <w:rPr>
          <w:b/>
          <w:bCs/>
        </w:rPr>
        <w:t>选择RTC时钟源并使能RTC</w:t>
      </w:r>
      <w:r w:rsidRPr="001F2CEA">
        <w:rPr>
          <w:rFonts w:ascii="Times New Roman" w:hAnsi="Times New Roman" w:cs="Times New Roman"/>
        </w:rPr>
        <w:t>​</w:t>
      </w:r>
    </w:p>
    <w:p w14:paraId="77BB02F2" w14:textId="77777777" w:rsidR="001F2CEA" w:rsidRPr="001F2CEA" w:rsidRDefault="001F2CEA" w:rsidP="001F2CEA">
      <w:r w:rsidRPr="001F2CEA">
        <w:t>LSE准备就绪后，将其选为RTC的时钟源，然后使能RTC时钟。</w:t>
      </w:r>
    </w:p>
    <w:p w14:paraId="5C6CF978" w14:textId="77777777" w:rsidR="001F2CEA" w:rsidRPr="001F2CEA" w:rsidRDefault="001F2CEA" w:rsidP="001F2CEA">
      <w:proofErr w:type="spellStart"/>
      <w:r w:rsidRPr="001F2CEA">
        <w:t>RCC_RTCCLKConfig</w:t>
      </w:r>
      <w:proofErr w:type="spellEnd"/>
      <w:r w:rsidRPr="001F2CEA">
        <w:t>(RCC_RTCCLKSOURCE_LSE); // 选择LSE作为RTC时钟</w:t>
      </w:r>
    </w:p>
    <w:p w14:paraId="5BAB5EA9" w14:textId="77777777" w:rsidR="001F2CEA" w:rsidRPr="001F2CEA" w:rsidRDefault="001F2CEA" w:rsidP="001F2CEA">
      <w:proofErr w:type="spellStart"/>
      <w:r w:rsidRPr="001F2CEA">
        <w:t>RCC_RTCCLKCmd</w:t>
      </w:r>
      <w:proofErr w:type="spellEnd"/>
      <w:r w:rsidRPr="001F2CEA">
        <w:t>(ENABLE); // 使能RTC时钟</w:t>
      </w:r>
    </w:p>
    <w:p w14:paraId="585B7314" w14:textId="77777777" w:rsidR="001F2CEA" w:rsidRPr="001F2CEA" w:rsidRDefault="001F2CEA" w:rsidP="002E6579">
      <w:pPr>
        <w:pStyle w:val="3"/>
      </w:pPr>
      <w:r w:rsidRPr="001F2CEA">
        <w:rPr>
          <w:rFonts w:ascii="Segoe UI Emoji" w:hAnsi="Segoe UI Emoji" w:cs="Segoe UI Emoji"/>
        </w:rPr>
        <w:lastRenderedPageBreak/>
        <w:t>💡</w:t>
      </w:r>
      <w:r w:rsidRPr="001F2CEA">
        <w:t xml:space="preserve"> 旁路模式的应用</w:t>
      </w:r>
    </w:p>
    <w:p w14:paraId="475A9F81" w14:textId="77777777" w:rsidR="001F2CEA" w:rsidRPr="001F2CEA" w:rsidRDefault="001F2CEA" w:rsidP="001F2CEA">
      <w:r w:rsidRPr="001F2CEA">
        <w:t xml:space="preserve">当参数设置为 </w:t>
      </w:r>
      <w:proofErr w:type="spellStart"/>
      <w:r w:rsidRPr="001F2CEA">
        <w:t>RCC_LSE_Bypass</w:t>
      </w:r>
      <w:proofErr w:type="spellEnd"/>
      <w:r w:rsidRPr="001F2CEA">
        <w:t>时，表示使用LSE旁路模式。此模式适用于需要外接有源时钟信号的场景，可以节省LSE晶振起振时间并避免因外部晶振或负载电容不匹配导致的起振问题。例如，在某些对时钟源精度和稳定性有特殊要求或需要快速启动的设计中可能会用到。</w:t>
      </w:r>
    </w:p>
    <w:p w14:paraId="7AA5FE83" w14:textId="77777777" w:rsidR="001F2CEA" w:rsidRPr="001F2CEA" w:rsidRDefault="001F2CEA" w:rsidP="002E6579">
      <w:pPr>
        <w:pStyle w:val="3"/>
      </w:pPr>
      <w:r w:rsidRPr="001F2CEA">
        <w:rPr>
          <w:rFonts w:ascii="Segoe UI Emoji" w:hAnsi="Segoe UI Emoji" w:cs="Segoe UI Emoji"/>
        </w:rPr>
        <w:t>⚠️</w:t>
      </w:r>
      <w:r w:rsidRPr="001F2CEA">
        <w:t xml:space="preserve"> 重要注意事项</w:t>
      </w:r>
    </w:p>
    <w:p w14:paraId="4D21E1F3" w14:textId="77777777" w:rsidR="001F2CEA" w:rsidRPr="001F2CEA" w:rsidRDefault="001F2CEA">
      <w:pPr>
        <w:numPr>
          <w:ilvl w:val="0"/>
          <w:numId w:val="815"/>
        </w:numPr>
      </w:pPr>
      <w:r w:rsidRPr="001F2CEA">
        <w:rPr>
          <w:rFonts w:ascii="Times New Roman" w:hAnsi="Times New Roman" w:cs="Times New Roman"/>
        </w:rPr>
        <w:t>​</w:t>
      </w:r>
      <w:r w:rsidRPr="001F2CEA">
        <w:rPr>
          <w:b/>
          <w:bCs/>
        </w:rPr>
        <w:t>备份域</w:t>
      </w:r>
      <w:proofErr w:type="gramStart"/>
      <w:r w:rsidRPr="001F2CEA">
        <w:rPr>
          <w:b/>
          <w:bCs/>
        </w:rPr>
        <w:t>访问</w:t>
      </w:r>
      <w:r w:rsidRPr="001F2CEA">
        <w:rPr>
          <w:rFonts w:ascii="Times New Roman" w:hAnsi="Times New Roman" w:cs="Times New Roman"/>
        </w:rPr>
        <w:t>​</w:t>
      </w:r>
      <w:r w:rsidRPr="001F2CEA">
        <w:t>：</w:t>
      </w:r>
      <w:proofErr w:type="gramEnd"/>
      <w:r w:rsidRPr="001F2CEA">
        <w:t xml:space="preserve">在对LSE或RTC进行配置前，务必确保已通过 </w:t>
      </w:r>
      <w:proofErr w:type="spellStart"/>
      <w:r w:rsidRPr="001F2CEA">
        <w:t>PWR_BackupAccessCmd</w:t>
      </w:r>
      <w:proofErr w:type="spellEnd"/>
      <w:proofErr w:type="gramStart"/>
      <w:r w:rsidRPr="001F2CEA">
        <w:t>(ENABLE)</w:t>
      </w:r>
      <w:proofErr w:type="gramEnd"/>
      <w:r w:rsidRPr="001F2CEA">
        <w:t>解除了备份域的写保护，否则配置无法生效。</w:t>
      </w:r>
    </w:p>
    <w:p w14:paraId="27E5F295" w14:textId="77777777" w:rsidR="001F2CEA" w:rsidRPr="001F2CEA" w:rsidRDefault="001F2CEA">
      <w:pPr>
        <w:numPr>
          <w:ilvl w:val="0"/>
          <w:numId w:val="815"/>
        </w:numPr>
      </w:pPr>
      <w:r w:rsidRPr="001F2CEA">
        <w:rPr>
          <w:rFonts w:ascii="Times New Roman" w:hAnsi="Times New Roman" w:cs="Times New Roman"/>
        </w:rPr>
        <w:t>​</w:t>
      </w:r>
      <w:r w:rsidRPr="001F2CEA">
        <w:rPr>
          <w:b/>
          <w:bCs/>
        </w:rPr>
        <w:t>等待就绪</w:t>
      </w:r>
      <w:r w:rsidRPr="001F2CEA">
        <w:rPr>
          <w:rFonts w:ascii="Times New Roman" w:hAnsi="Times New Roman" w:cs="Times New Roman"/>
        </w:rPr>
        <w:t>​</w:t>
      </w:r>
      <w:r w:rsidRPr="001F2CEA">
        <w:t>：启动LSE后，</w:t>
      </w:r>
      <w:r w:rsidRPr="001F2CEA">
        <w:rPr>
          <w:rFonts w:ascii="Times New Roman" w:hAnsi="Times New Roman" w:cs="Times New Roman"/>
        </w:rPr>
        <w:t>​</w:t>
      </w:r>
      <w:r w:rsidRPr="001F2CEA">
        <w:rPr>
          <w:b/>
          <w:bCs/>
        </w:rPr>
        <w:t>必须等待</w:t>
      </w:r>
      <w:r w:rsidRPr="001F2CEA">
        <w:rPr>
          <w:rFonts w:ascii="Times New Roman" w:hAnsi="Times New Roman" w:cs="Times New Roman"/>
        </w:rPr>
        <w:t>​</w:t>
      </w:r>
      <w:r w:rsidRPr="001F2CEA">
        <w:t xml:space="preserve"> RCC_FLAG_LSERDY标志位置位，才能进行后续依赖LSE的操作。直接进行后续操作可能导致RTC时钟配置不正确。</w:t>
      </w:r>
    </w:p>
    <w:p w14:paraId="3B9806A9" w14:textId="77777777" w:rsidR="001F2CEA" w:rsidRPr="001F2CEA" w:rsidRDefault="001F2CEA">
      <w:pPr>
        <w:numPr>
          <w:ilvl w:val="0"/>
          <w:numId w:val="815"/>
        </w:numPr>
      </w:pPr>
      <w:r w:rsidRPr="001F2CEA">
        <w:rPr>
          <w:rFonts w:ascii="Times New Roman" w:hAnsi="Times New Roman" w:cs="Times New Roman"/>
        </w:rPr>
        <w:t>​</w:t>
      </w:r>
      <w:r w:rsidRPr="001F2CEA">
        <w:rPr>
          <w:b/>
          <w:bCs/>
        </w:rPr>
        <w:t>硬件</w:t>
      </w:r>
      <w:proofErr w:type="gramStart"/>
      <w:r w:rsidRPr="001F2CEA">
        <w:rPr>
          <w:b/>
          <w:bCs/>
        </w:rPr>
        <w:t>连接</w:t>
      </w:r>
      <w:r w:rsidRPr="001F2CEA">
        <w:rPr>
          <w:rFonts w:ascii="Times New Roman" w:hAnsi="Times New Roman" w:cs="Times New Roman"/>
        </w:rPr>
        <w:t>​</w:t>
      </w:r>
      <w:r w:rsidRPr="001F2CEA">
        <w:t>：</w:t>
      </w:r>
      <w:proofErr w:type="gramEnd"/>
      <w:r w:rsidRPr="001F2CEA">
        <w:t>若使用晶振模式（RCC_LSE_ON），需确保外部32.768kHz晶振及其匹配电容在PCB上正确连接并靠近芯片引脚，以获得最佳性能。若使用旁路模式（</w:t>
      </w:r>
      <w:proofErr w:type="spellStart"/>
      <w:r w:rsidRPr="001F2CEA">
        <w:t>RCC_LSE_Bypass</w:t>
      </w:r>
      <w:proofErr w:type="spellEnd"/>
      <w:r w:rsidRPr="001F2CEA">
        <w:t>），则需确保外部时钟信号满足芯片手册要求的电平和时序特性。</w:t>
      </w:r>
    </w:p>
    <w:p w14:paraId="524454A4" w14:textId="77777777" w:rsidR="001F2CEA" w:rsidRPr="001F2CEA" w:rsidRDefault="001F2CEA" w:rsidP="001F2CEA">
      <w:r w:rsidRPr="001F2CEA">
        <w:t xml:space="preserve">希望这些信息能帮助你更好地理解和使用 </w:t>
      </w:r>
      <w:proofErr w:type="spellStart"/>
      <w:r w:rsidRPr="001F2CEA">
        <w:t>RCC_LSEConfig</w:t>
      </w:r>
      <w:proofErr w:type="spellEnd"/>
      <w:r w:rsidRPr="001F2CEA">
        <w:t>函数。</w:t>
      </w:r>
    </w:p>
    <w:p w14:paraId="54AD4CAC" w14:textId="77777777" w:rsidR="001F2CEA" w:rsidRPr="001F2CEA" w:rsidRDefault="001F2CEA" w:rsidP="001F2CEA"/>
    <w:p w14:paraId="5FEA11C5" w14:textId="7F7ED149" w:rsidR="00C500AD" w:rsidRDefault="00C500AD" w:rsidP="00C500AD">
      <w:pPr>
        <w:pStyle w:val="2"/>
      </w:pPr>
      <w:proofErr w:type="spellStart"/>
      <w:r w:rsidRPr="00ED5D57">
        <w:t>RCC_LSICmd</w:t>
      </w:r>
      <w:proofErr w:type="spellEnd"/>
      <w:r w:rsidRPr="00ED5D57">
        <w:t>(</w:t>
      </w:r>
      <w:r>
        <w:rPr>
          <w:rFonts w:hint="eastAsia"/>
        </w:rPr>
        <w:t>)</w:t>
      </w:r>
      <w:r w:rsidR="001E4561">
        <w:br/>
      </w:r>
      <w:r w:rsidR="001E4561" w:rsidRPr="001E4561">
        <w:rPr>
          <w:b/>
          <w:bCs/>
        </w:rPr>
        <w:t>使能或失能内部低速时钟（LSI）</w:t>
      </w:r>
      <w:r w:rsidR="001E4561" w:rsidRPr="001E4561">
        <w:rPr>
          <w:rFonts w:ascii="Times New Roman" w:hAnsi="Times New Roman" w:cs="Times New Roman"/>
          <w:b/>
          <w:bCs/>
        </w:rPr>
        <w:t>​</w:t>
      </w:r>
    </w:p>
    <w:p w14:paraId="04F81F8E" w14:textId="77777777" w:rsidR="001E4561" w:rsidRPr="001E4561" w:rsidRDefault="001E4561" w:rsidP="001E4561">
      <w:proofErr w:type="spellStart"/>
      <w:r w:rsidRPr="001E4561">
        <w:t>RCC_LSICmd</w:t>
      </w:r>
      <w:proofErr w:type="spellEnd"/>
      <w:r w:rsidRPr="001E4561">
        <w:t>(</w:t>
      </w:r>
      <w:proofErr w:type="spellStart"/>
      <w:r w:rsidRPr="001E4561">
        <w:t>FunctionalState</w:t>
      </w:r>
      <w:proofErr w:type="spellEnd"/>
      <w:r w:rsidRPr="001E4561">
        <w:t xml:space="preserve"> </w:t>
      </w:r>
      <w:proofErr w:type="spellStart"/>
      <w:r w:rsidRPr="001E4561">
        <w:t>NewState</w:t>
      </w:r>
      <w:proofErr w:type="spellEnd"/>
      <w:r w:rsidRPr="001E4561">
        <w:t>)是STM32标准外设库中用于</w:t>
      </w:r>
      <w:r w:rsidRPr="001E4561">
        <w:rPr>
          <w:b/>
          <w:bCs/>
        </w:rPr>
        <w:t>使能或失能内部低速时钟（LSI）</w:t>
      </w:r>
      <w:r w:rsidRPr="001E4561">
        <w:rPr>
          <w:rFonts w:ascii="Times New Roman" w:hAnsi="Times New Roman" w:cs="Times New Roman"/>
          <w:b/>
          <w:bCs/>
        </w:rPr>
        <w:t>​</w:t>
      </w:r>
      <w:r w:rsidRPr="001E4561">
        <w:t>的函数。</w:t>
      </w:r>
    </w:p>
    <w:p w14:paraId="3DDF4FE5" w14:textId="77777777" w:rsidR="001E4561" w:rsidRPr="001E4561" w:rsidRDefault="001E4561" w:rsidP="00B53BCA">
      <w:pPr>
        <w:pStyle w:val="3"/>
      </w:pPr>
      <w:r w:rsidRPr="001E4561">
        <w:rPr>
          <w:rFonts w:ascii="Segoe UI Emoji" w:hAnsi="Segoe UI Emoji" w:cs="Segoe UI Emoji"/>
        </w:rPr>
        <w:t>🔍</w:t>
      </w:r>
      <w:r w:rsidRPr="001E4561">
        <w:t xml:space="preserve"> 函数详解</w:t>
      </w:r>
    </w:p>
    <w:p w14:paraId="3B08DEB5" w14:textId="77777777" w:rsidR="001E4561" w:rsidRPr="001E4561" w:rsidRDefault="001E4561">
      <w:pPr>
        <w:numPr>
          <w:ilvl w:val="0"/>
          <w:numId w:val="816"/>
        </w:numPr>
      </w:pPr>
      <w:r w:rsidRPr="001E4561">
        <w:rPr>
          <w:rFonts w:ascii="Times New Roman" w:hAnsi="Times New Roman" w:cs="Times New Roman"/>
        </w:rPr>
        <w:t>​</w:t>
      </w:r>
      <w:r w:rsidRPr="001E4561">
        <w:rPr>
          <w:b/>
          <w:bCs/>
        </w:rPr>
        <w:t>函数原型</w:t>
      </w:r>
      <w:r w:rsidRPr="001E4561">
        <w:rPr>
          <w:rFonts w:ascii="Times New Roman" w:hAnsi="Times New Roman" w:cs="Times New Roman"/>
        </w:rPr>
        <w:t>​</w:t>
      </w:r>
      <w:r w:rsidRPr="001E4561">
        <w:t xml:space="preserve">：void </w:t>
      </w:r>
      <w:proofErr w:type="spellStart"/>
      <w:r w:rsidRPr="001E4561">
        <w:t>RCC_LSICmd</w:t>
      </w:r>
      <w:proofErr w:type="spellEnd"/>
      <w:r w:rsidRPr="001E4561">
        <w:t>(</w:t>
      </w:r>
      <w:proofErr w:type="spellStart"/>
      <w:r w:rsidRPr="001E4561">
        <w:t>FunctionalState</w:t>
      </w:r>
      <w:proofErr w:type="spellEnd"/>
      <w:r w:rsidRPr="001E4561">
        <w:t xml:space="preserve"> </w:t>
      </w:r>
      <w:proofErr w:type="spellStart"/>
      <w:r w:rsidRPr="001E4561">
        <w:t>NewState</w:t>
      </w:r>
      <w:proofErr w:type="spellEnd"/>
      <w:r w:rsidRPr="001E4561">
        <w:t>)。</w:t>
      </w:r>
    </w:p>
    <w:p w14:paraId="5E54896A" w14:textId="77777777" w:rsidR="001E4561" w:rsidRPr="001E4561" w:rsidRDefault="001E4561">
      <w:pPr>
        <w:numPr>
          <w:ilvl w:val="0"/>
          <w:numId w:val="816"/>
        </w:numPr>
      </w:pPr>
      <w:r w:rsidRPr="001E4561">
        <w:rPr>
          <w:rFonts w:ascii="Times New Roman" w:hAnsi="Times New Roman" w:cs="Times New Roman"/>
        </w:rPr>
        <w:t>​</w:t>
      </w:r>
      <w:r w:rsidRPr="001E4561">
        <w:rPr>
          <w:b/>
          <w:bCs/>
        </w:rPr>
        <w:t>参数</w:t>
      </w:r>
      <w:r w:rsidRPr="001E4561">
        <w:rPr>
          <w:rFonts w:ascii="Times New Roman" w:hAnsi="Times New Roman" w:cs="Times New Roman"/>
        </w:rPr>
        <w:t>​</w:t>
      </w:r>
      <w:r w:rsidRPr="001E4561">
        <w:t>：</w:t>
      </w:r>
      <w:proofErr w:type="spellStart"/>
      <w:r w:rsidRPr="001E4561">
        <w:t>NewState</w:t>
      </w:r>
      <w:proofErr w:type="spellEnd"/>
      <w:r w:rsidRPr="001E4561">
        <w:t>，指定LSI的新状态。该参数取值为 ENABLE或 DISABLE。</w:t>
      </w:r>
    </w:p>
    <w:p w14:paraId="6C28822B" w14:textId="77777777" w:rsidR="001E4561" w:rsidRPr="001E4561" w:rsidRDefault="001E4561">
      <w:pPr>
        <w:numPr>
          <w:ilvl w:val="0"/>
          <w:numId w:val="816"/>
        </w:numPr>
      </w:pPr>
      <w:r w:rsidRPr="001E4561">
        <w:rPr>
          <w:rFonts w:ascii="Times New Roman" w:hAnsi="Times New Roman" w:cs="Times New Roman"/>
        </w:rPr>
        <w:t>​</w:t>
      </w:r>
      <w:r w:rsidRPr="001E4561">
        <w:rPr>
          <w:b/>
          <w:bCs/>
        </w:rPr>
        <w:t>功能</w:t>
      </w:r>
      <w:r w:rsidRPr="001E4561">
        <w:rPr>
          <w:rFonts w:ascii="Times New Roman" w:hAnsi="Times New Roman" w:cs="Times New Roman"/>
        </w:rPr>
        <w:t>​</w:t>
      </w:r>
      <w:r w:rsidRPr="001E4561">
        <w:t>：用于启动或关闭内部低速RC振荡器（LSI）。使能后，LSI可作为独立看门狗或实时时钟的时钟源。</w:t>
      </w:r>
    </w:p>
    <w:p w14:paraId="6916A394" w14:textId="77777777" w:rsidR="001E4561" w:rsidRPr="001E4561" w:rsidRDefault="001E4561" w:rsidP="00B53BCA">
      <w:pPr>
        <w:pStyle w:val="3"/>
      </w:pPr>
      <w:r w:rsidRPr="001E4561">
        <w:rPr>
          <w:rFonts w:ascii="Segoe UI Emoji" w:hAnsi="Segoe UI Emoji" w:cs="Segoe UI Emoji"/>
        </w:rPr>
        <w:t>⚙️</w:t>
      </w:r>
      <w:r w:rsidRPr="001E4561">
        <w:t xml:space="preserve"> LSI时钟源特性</w:t>
      </w:r>
    </w:p>
    <w:p w14:paraId="248E5DA1" w14:textId="77777777" w:rsidR="001E4561" w:rsidRPr="001E4561" w:rsidRDefault="001E4561" w:rsidP="001E4561">
      <w:r w:rsidRPr="001E4561">
        <w:t>LSI时钟源具有以下特点：</w:t>
      </w:r>
    </w:p>
    <w:p w14:paraId="04AA9C72" w14:textId="77777777" w:rsidR="001E4561" w:rsidRPr="001E4561" w:rsidRDefault="001E4561">
      <w:pPr>
        <w:numPr>
          <w:ilvl w:val="0"/>
          <w:numId w:val="817"/>
        </w:numPr>
      </w:pPr>
      <w:r w:rsidRPr="001E4561">
        <w:rPr>
          <w:rFonts w:ascii="Times New Roman" w:hAnsi="Times New Roman" w:cs="Times New Roman"/>
        </w:rPr>
        <w:t>​</w:t>
      </w:r>
      <w:r w:rsidRPr="001E4561">
        <w:rPr>
          <w:b/>
          <w:bCs/>
        </w:rPr>
        <w:t>类型</w:t>
      </w:r>
      <w:r w:rsidRPr="001E4561">
        <w:rPr>
          <w:rFonts w:ascii="Times New Roman" w:hAnsi="Times New Roman" w:cs="Times New Roman"/>
        </w:rPr>
        <w:t>​</w:t>
      </w:r>
      <w:r w:rsidRPr="001E4561">
        <w:t>：低速内部RC振荡器。</w:t>
      </w:r>
    </w:p>
    <w:p w14:paraId="2040624F" w14:textId="77777777" w:rsidR="001E4561" w:rsidRPr="001E4561" w:rsidRDefault="001E4561">
      <w:pPr>
        <w:numPr>
          <w:ilvl w:val="0"/>
          <w:numId w:val="817"/>
        </w:numPr>
      </w:pPr>
      <w:r w:rsidRPr="001E4561">
        <w:rPr>
          <w:rFonts w:ascii="Times New Roman" w:hAnsi="Times New Roman" w:cs="Times New Roman"/>
        </w:rPr>
        <w:lastRenderedPageBreak/>
        <w:t>​</w:t>
      </w:r>
      <w:r w:rsidRPr="001E4561">
        <w:rPr>
          <w:b/>
          <w:bCs/>
        </w:rPr>
        <w:t>频率</w:t>
      </w:r>
      <w:r w:rsidRPr="001E4561">
        <w:rPr>
          <w:rFonts w:ascii="Times New Roman" w:hAnsi="Times New Roman" w:cs="Times New Roman"/>
        </w:rPr>
        <w:t>​</w:t>
      </w:r>
      <w:r w:rsidRPr="001E4561">
        <w:t>：约32 kHz（不同STM32系列可能存在细微差异）。</w:t>
      </w:r>
    </w:p>
    <w:p w14:paraId="61084092" w14:textId="77777777" w:rsidR="001E4561" w:rsidRPr="001E4561" w:rsidRDefault="001E4561">
      <w:pPr>
        <w:numPr>
          <w:ilvl w:val="0"/>
          <w:numId w:val="817"/>
        </w:numPr>
      </w:pPr>
      <w:r w:rsidRPr="001E4561">
        <w:rPr>
          <w:rFonts w:ascii="Times New Roman" w:hAnsi="Times New Roman" w:cs="Times New Roman"/>
        </w:rPr>
        <w:t>​</w:t>
      </w:r>
      <w:proofErr w:type="gramStart"/>
      <w:r w:rsidRPr="001E4561">
        <w:rPr>
          <w:b/>
          <w:bCs/>
        </w:rPr>
        <w:t>用途</w:t>
      </w:r>
      <w:r w:rsidRPr="001E4561">
        <w:rPr>
          <w:rFonts w:ascii="Times New Roman" w:hAnsi="Times New Roman" w:cs="Times New Roman"/>
        </w:rPr>
        <w:t>​</w:t>
      </w:r>
      <w:r w:rsidRPr="001E4561">
        <w:t>：</w:t>
      </w:r>
      <w:proofErr w:type="gramEnd"/>
      <w:r w:rsidRPr="001E4561">
        <w:t>主要供</w:t>
      </w:r>
      <w:r w:rsidRPr="001E4561">
        <w:rPr>
          <w:b/>
          <w:bCs/>
        </w:rPr>
        <w:t>独立看门</w:t>
      </w:r>
      <w:proofErr w:type="gramStart"/>
      <w:r w:rsidRPr="001E4561">
        <w:rPr>
          <w:b/>
          <w:bCs/>
        </w:rPr>
        <w:t>狗</w:t>
      </w:r>
      <w:r w:rsidRPr="001E4561">
        <w:rPr>
          <w:rFonts w:ascii="Times New Roman" w:hAnsi="Times New Roman" w:cs="Times New Roman"/>
        </w:rPr>
        <w:t>​</w:t>
      </w:r>
      <w:r w:rsidRPr="001E4561">
        <w:t xml:space="preserve"> 和</w:t>
      </w:r>
      <w:proofErr w:type="gramEnd"/>
      <w:r w:rsidRPr="001E4561">
        <w:rPr>
          <w:b/>
          <w:bCs/>
        </w:rPr>
        <w:t>实时</w:t>
      </w:r>
      <w:proofErr w:type="gramStart"/>
      <w:r w:rsidRPr="001E4561">
        <w:rPr>
          <w:b/>
          <w:bCs/>
        </w:rPr>
        <w:t>时钟</w:t>
      </w:r>
      <w:r w:rsidRPr="001E4561">
        <w:rPr>
          <w:rFonts w:ascii="Times New Roman" w:hAnsi="Times New Roman" w:cs="Times New Roman"/>
        </w:rPr>
        <w:t>​</w:t>
      </w:r>
      <w:r w:rsidRPr="001E4561">
        <w:t xml:space="preserve"> 单元</w:t>
      </w:r>
      <w:proofErr w:type="gramEnd"/>
      <w:r w:rsidRPr="001E4561">
        <w:t>使用。在精度要求不高的场景下，也可作为RTC的时钟源。</w:t>
      </w:r>
    </w:p>
    <w:p w14:paraId="14A21302" w14:textId="77777777" w:rsidR="001E4561" w:rsidRPr="001E4561" w:rsidRDefault="001E4561">
      <w:pPr>
        <w:numPr>
          <w:ilvl w:val="0"/>
          <w:numId w:val="817"/>
        </w:numPr>
      </w:pPr>
      <w:r w:rsidRPr="001E4561">
        <w:rPr>
          <w:rFonts w:ascii="Times New Roman" w:hAnsi="Times New Roman" w:cs="Times New Roman"/>
        </w:rPr>
        <w:t>​</w:t>
      </w:r>
      <w:r w:rsidRPr="001E4561">
        <w:rPr>
          <w:b/>
          <w:bCs/>
        </w:rPr>
        <w:t>特点</w:t>
      </w:r>
      <w:r w:rsidRPr="001E4561">
        <w:rPr>
          <w:rFonts w:ascii="Times New Roman" w:hAnsi="Times New Roman" w:cs="Times New Roman"/>
        </w:rPr>
        <w:t>​</w:t>
      </w:r>
      <w:r w:rsidRPr="001E4561">
        <w:t>：无需外接晶振，节省成本和PCB空间；但精度相对于外部低速晶振较低。</w:t>
      </w:r>
    </w:p>
    <w:p w14:paraId="28BFF1C5" w14:textId="77777777" w:rsidR="001E4561" w:rsidRPr="001E4561" w:rsidRDefault="001E4561" w:rsidP="00B53BCA">
      <w:pPr>
        <w:pStyle w:val="3"/>
      </w:pPr>
      <w:r w:rsidRPr="001E4561">
        <w:rPr>
          <w:rFonts w:ascii="Segoe UI Emoji" w:hAnsi="Segoe UI Emoji" w:cs="Segoe UI Emoji"/>
        </w:rPr>
        <w:t>⚠️</w:t>
      </w:r>
      <w:r w:rsidRPr="001E4561">
        <w:t xml:space="preserve"> 重要注意事项</w:t>
      </w:r>
    </w:p>
    <w:p w14:paraId="66AAD553" w14:textId="77777777" w:rsidR="001E4561" w:rsidRPr="001E4561" w:rsidRDefault="001E4561">
      <w:pPr>
        <w:numPr>
          <w:ilvl w:val="0"/>
          <w:numId w:val="818"/>
        </w:numPr>
      </w:pPr>
      <w:r w:rsidRPr="001E4561">
        <w:rPr>
          <w:rFonts w:ascii="Times New Roman" w:hAnsi="Times New Roman" w:cs="Times New Roman"/>
        </w:rPr>
        <w:t>​</w:t>
      </w:r>
      <w:r w:rsidRPr="001E4561">
        <w:rPr>
          <w:b/>
          <w:bCs/>
        </w:rPr>
        <w:t>看门狗依赖</w:t>
      </w:r>
      <w:r w:rsidRPr="001E4561">
        <w:rPr>
          <w:rFonts w:ascii="Times New Roman" w:hAnsi="Times New Roman" w:cs="Times New Roman"/>
        </w:rPr>
        <w:t>​</w:t>
      </w:r>
      <w:r w:rsidRPr="001E4561">
        <w:t>：如果独立看门狗已启动，则</w:t>
      </w:r>
      <w:r w:rsidRPr="001E4561">
        <w:rPr>
          <w:b/>
          <w:bCs/>
        </w:rPr>
        <w:t>无法禁用LSI</w:t>
      </w:r>
      <w:r w:rsidRPr="001E4561">
        <w:rPr>
          <w:rFonts w:ascii="Times New Roman" w:hAnsi="Times New Roman" w:cs="Times New Roman"/>
        </w:rPr>
        <w:t>​</w:t>
      </w:r>
      <w:r w:rsidRPr="001E4561">
        <w:t>（IWDG运行时，LSI不能被关闭）。</w:t>
      </w:r>
    </w:p>
    <w:p w14:paraId="42C6CB49" w14:textId="77777777" w:rsidR="001E4561" w:rsidRPr="001E4561" w:rsidRDefault="001E4561">
      <w:pPr>
        <w:numPr>
          <w:ilvl w:val="0"/>
          <w:numId w:val="818"/>
        </w:numPr>
      </w:pPr>
      <w:r w:rsidRPr="001E4561">
        <w:rPr>
          <w:rFonts w:ascii="Times New Roman" w:hAnsi="Times New Roman" w:cs="Times New Roman"/>
        </w:rPr>
        <w:t>​</w:t>
      </w:r>
      <w:r w:rsidRPr="001E4561">
        <w:rPr>
          <w:b/>
          <w:bCs/>
        </w:rPr>
        <w:t>时钟就绪检查</w:t>
      </w:r>
      <w:r w:rsidRPr="001E4561">
        <w:rPr>
          <w:rFonts w:ascii="Times New Roman" w:hAnsi="Times New Roman" w:cs="Times New Roman"/>
        </w:rPr>
        <w:t>​</w:t>
      </w:r>
      <w:r w:rsidRPr="001E4561">
        <w:t>：使能LSI后，需通过检查</w:t>
      </w:r>
      <w:proofErr w:type="spellStart"/>
      <w:r w:rsidRPr="001E4561">
        <w:t>RCC_GetFlagStatus</w:t>
      </w:r>
      <w:proofErr w:type="spellEnd"/>
      <w:r w:rsidRPr="001E4561">
        <w:t>(RCC_FLAG_LSIRDY)判断其是否稳定，之后再将其配置为相关外设的时钟源。</w:t>
      </w:r>
    </w:p>
    <w:p w14:paraId="5F718C34" w14:textId="77777777" w:rsidR="001E4561" w:rsidRPr="001E4561" w:rsidRDefault="001E4561">
      <w:pPr>
        <w:numPr>
          <w:ilvl w:val="0"/>
          <w:numId w:val="818"/>
        </w:numPr>
      </w:pPr>
      <w:r w:rsidRPr="001E4561">
        <w:rPr>
          <w:rFonts w:ascii="Times New Roman" w:hAnsi="Times New Roman" w:cs="Times New Roman"/>
        </w:rPr>
        <w:t>​</w:t>
      </w:r>
      <w:r w:rsidRPr="001E4561">
        <w:rPr>
          <w:b/>
          <w:bCs/>
        </w:rPr>
        <w:t>备份域</w:t>
      </w:r>
      <w:proofErr w:type="gramStart"/>
      <w:r w:rsidRPr="001E4561">
        <w:rPr>
          <w:b/>
          <w:bCs/>
        </w:rPr>
        <w:t>访问</w:t>
      </w:r>
      <w:r w:rsidRPr="001E4561">
        <w:rPr>
          <w:rFonts w:ascii="Times New Roman" w:hAnsi="Times New Roman" w:cs="Times New Roman"/>
        </w:rPr>
        <w:t>​</w:t>
      </w:r>
      <w:r w:rsidRPr="001E4561">
        <w:t>：</w:t>
      </w:r>
      <w:proofErr w:type="gramEnd"/>
      <w:r w:rsidRPr="001E4561">
        <w:t>若将LSI用于RTC，操作前可能需要先使能</w:t>
      </w:r>
      <w:r w:rsidRPr="001E4561">
        <w:rPr>
          <w:b/>
          <w:bCs/>
        </w:rPr>
        <w:t>备份域</w:t>
      </w:r>
      <w:proofErr w:type="gramStart"/>
      <w:r w:rsidRPr="001E4561">
        <w:rPr>
          <w:b/>
          <w:bCs/>
        </w:rPr>
        <w:t>访问</w:t>
      </w:r>
      <w:r w:rsidRPr="001E4561">
        <w:rPr>
          <w:rFonts w:ascii="Times New Roman" w:hAnsi="Times New Roman" w:cs="Times New Roman"/>
        </w:rPr>
        <w:t>​</w:t>
      </w:r>
      <w:r w:rsidRPr="001E4561">
        <w:t>（</w:t>
      </w:r>
      <w:proofErr w:type="gramEnd"/>
      <w:r w:rsidRPr="001E4561">
        <w:t>调用</w:t>
      </w:r>
      <w:proofErr w:type="spellStart"/>
      <w:r w:rsidRPr="001E4561">
        <w:t>PWR_BackupAccessCmd</w:t>
      </w:r>
      <w:proofErr w:type="spellEnd"/>
      <w:proofErr w:type="gramStart"/>
      <w:r w:rsidRPr="001E4561">
        <w:t>(ENABLE)</w:t>
      </w:r>
      <w:proofErr w:type="gramEnd"/>
      <w:r w:rsidRPr="001E4561">
        <w:t>）。</w:t>
      </w:r>
    </w:p>
    <w:p w14:paraId="221C9B2E" w14:textId="77777777" w:rsidR="001E4561" w:rsidRPr="001E4561" w:rsidRDefault="001E4561" w:rsidP="00B53BCA">
      <w:pPr>
        <w:pStyle w:val="3"/>
      </w:pPr>
      <w:r w:rsidRPr="001E4561">
        <w:rPr>
          <w:rFonts w:ascii="Segoe UI Emoji" w:hAnsi="Segoe UI Emoji" w:cs="Segoe UI Emoji"/>
        </w:rPr>
        <w:t>💡</w:t>
      </w:r>
      <w:r w:rsidRPr="001E4561">
        <w:t xml:space="preserve"> 应用示例：配置LSI作为RTC时钟源</w:t>
      </w:r>
    </w:p>
    <w:p w14:paraId="3E7A09F4" w14:textId="77777777" w:rsidR="001E4561" w:rsidRPr="001E4561" w:rsidRDefault="001E4561" w:rsidP="001E4561">
      <w:r w:rsidRPr="001E4561">
        <w:t>以下代码演示了如何使能LSI并将其配置为RTC的时钟源：</w:t>
      </w:r>
    </w:p>
    <w:p w14:paraId="6ADCB21A" w14:textId="77777777" w:rsidR="001E4561" w:rsidRPr="001E4561" w:rsidRDefault="001E4561" w:rsidP="001E4561">
      <w:r w:rsidRPr="001E4561">
        <w:t>// 使能PWR和BKP时钟（操作备份域的前提）</w:t>
      </w:r>
    </w:p>
    <w:p w14:paraId="2FA96ED5" w14:textId="77777777" w:rsidR="001E4561" w:rsidRPr="001E4561" w:rsidRDefault="001E4561" w:rsidP="001E4561">
      <w:r w:rsidRPr="001E4561">
        <w:t>RCC_APB1</w:t>
      </w:r>
      <w:proofErr w:type="gramStart"/>
      <w:r w:rsidRPr="001E4561">
        <w:t>PeriphClockCmd(</w:t>
      </w:r>
      <w:proofErr w:type="gramEnd"/>
      <w:r w:rsidRPr="001E4561">
        <w:t>RCC_APB1Periph_PWR | RCC_APB1Periph_BKP, ENABLE);</w:t>
      </w:r>
    </w:p>
    <w:p w14:paraId="120D9DB3" w14:textId="77777777" w:rsidR="001E4561" w:rsidRPr="001E4561" w:rsidRDefault="001E4561" w:rsidP="001E4561">
      <w:r w:rsidRPr="001E4561">
        <w:t>// 允许访问备份域</w:t>
      </w:r>
    </w:p>
    <w:p w14:paraId="2F6797F9" w14:textId="77777777" w:rsidR="001E4561" w:rsidRPr="001E4561" w:rsidRDefault="001E4561" w:rsidP="001E4561">
      <w:proofErr w:type="spellStart"/>
      <w:r w:rsidRPr="001E4561">
        <w:t>PWR_</w:t>
      </w:r>
      <w:proofErr w:type="gramStart"/>
      <w:r w:rsidRPr="001E4561">
        <w:t>BackupAccessCmd</w:t>
      </w:r>
      <w:proofErr w:type="spellEnd"/>
      <w:r w:rsidRPr="001E4561">
        <w:t>(</w:t>
      </w:r>
      <w:proofErr w:type="gramEnd"/>
      <w:r w:rsidRPr="001E4561">
        <w:t>ENABLE);</w:t>
      </w:r>
    </w:p>
    <w:p w14:paraId="343DEAEC" w14:textId="77777777" w:rsidR="001E4561" w:rsidRPr="001E4561" w:rsidRDefault="001E4561" w:rsidP="001E4561"/>
    <w:p w14:paraId="466A33CE" w14:textId="77777777" w:rsidR="001E4561" w:rsidRPr="001E4561" w:rsidRDefault="001E4561" w:rsidP="001E4561">
      <w:r w:rsidRPr="001E4561">
        <w:t>// 使能LSI</w:t>
      </w:r>
    </w:p>
    <w:p w14:paraId="73523808" w14:textId="77777777" w:rsidR="001E4561" w:rsidRPr="001E4561" w:rsidRDefault="001E4561" w:rsidP="001E4561">
      <w:proofErr w:type="spellStart"/>
      <w:r w:rsidRPr="001E4561">
        <w:t>RCC_</w:t>
      </w:r>
      <w:proofErr w:type="gramStart"/>
      <w:r w:rsidRPr="001E4561">
        <w:t>LSICmd</w:t>
      </w:r>
      <w:proofErr w:type="spellEnd"/>
      <w:r w:rsidRPr="001E4561">
        <w:t>(</w:t>
      </w:r>
      <w:proofErr w:type="gramEnd"/>
      <w:r w:rsidRPr="001E4561">
        <w:t>ENABLE);</w:t>
      </w:r>
    </w:p>
    <w:p w14:paraId="343C6EB6" w14:textId="77777777" w:rsidR="001E4561" w:rsidRPr="001E4561" w:rsidRDefault="001E4561" w:rsidP="001E4561">
      <w:r w:rsidRPr="001E4561">
        <w:t>// 等待LSI准备就绪</w:t>
      </w:r>
    </w:p>
    <w:p w14:paraId="0D7013DD" w14:textId="77777777" w:rsidR="001E4561" w:rsidRPr="001E4561" w:rsidRDefault="001E4561" w:rsidP="001E4561">
      <w:r w:rsidRPr="001E4561">
        <w:t>while (</w:t>
      </w:r>
      <w:proofErr w:type="spellStart"/>
      <w:r w:rsidRPr="001E4561">
        <w:t>RCC_</w:t>
      </w:r>
      <w:proofErr w:type="gramStart"/>
      <w:r w:rsidRPr="001E4561">
        <w:t>GetFlagStatus</w:t>
      </w:r>
      <w:proofErr w:type="spellEnd"/>
      <w:r w:rsidRPr="001E4561">
        <w:t>(</w:t>
      </w:r>
      <w:proofErr w:type="gramEnd"/>
      <w:r w:rsidRPr="001E4561">
        <w:t>RCC_FLAG_LSIRDY) == RESET);</w:t>
      </w:r>
    </w:p>
    <w:p w14:paraId="1FB6AD4D" w14:textId="77777777" w:rsidR="001E4561" w:rsidRPr="001E4561" w:rsidRDefault="001E4561" w:rsidP="001E4561"/>
    <w:p w14:paraId="3E23164D" w14:textId="77777777" w:rsidR="001E4561" w:rsidRPr="001E4561" w:rsidRDefault="001E4561" w:rsidP="001E4561">
      <w:r w:rsidRPr="001E4561">
        <w:t>// 选择LSI作为RTC时钟源</w:t>
      </w:r>
    </w:p>
    <w:p w14:paraId="631B4BB5" w14:textId="77777777" w:rsidR="001E4561" w:rsidRPr="001E4561" w:rsidRDefault="001E4561" w:rsidP="001E4561">
      <w:proofErr w:type="spellStart"/>
      <w:r w:rsidRPr="001E4561">
        <w:t>RCC_</w:t>
      </w:r>
      <w:proofErr w:type="gramStart"/>
      <w:r w:rsidRPr="001E4561">
        <w:t>RTCCLKConfig</w:t>
      </w:r>
      <w:proofErr w:type="spellEnd"/>
      <w:r w:rsidRPr="001E4561">
        <w:t>(</w:t>
      </w:r>
      <w:proofErr w:type="spellStart"/>
      <w:proofErr w:type="gramEnd"/>
      <w:r w:rsidRPr="001E4561">
        <w:t>RCC_RTCCLKSource_LSI</w:t>
      </w:r>
      <w:proofErr w:type="spellEnd"/>
      <w:r w:rsidRPr="001E4561">
        <w:t>);</w:t>
      </w:r>
    </w:p>
    <w:p w14:paraId="29344063" w14:textId="77777777" w:rsidR="001E4561" w:rsidRPr="001E4561" w:rsidRDefault="001E4561" w:rsidP="001E4561">
      <w:r w:rsidRPr="001E4561">
        <w:t>// 使能RTC时钟</w:t>
      </w:r>
    </w:p>
    <w:p w14:paraId="5496E371" w14:textId="77777777" w:rsidR="001E4561" w:rsidRPr="001E4561" w:rsidRDefault="001E4561" w:rsidP="001E4561">
      <w:proofErr w:type="spellStart"/>
      <w:r w:rsidRPr="001E4561">
        <w:lastRenderedPageBreak/>
        <w:t>RCC_</w:t>
      </w:r>
      <w:proofErr w:type="gramStart"/>
      <w:r w:rsidRPr="001E4561">
        <w:t>RTCCLKCmd</w:t>
      </w:r>
      <w:proofErr w:type="spellEnd"/>
      <w:r w:rsidRPr="001E4561">
        <w:t>(</w:t>
      </w:r>
      <w:proofErr w:type="gramEnd"/>
      <w:r w:rsidRPr="001E4561">
        <w:t>ENABLE);</w:t>
      </w:r>
    </w:p>
    <w:p w14:paraId="3BA038D9" w14:textId="77777777" w:rsidR="001E4561" w:rsidRPr="001E4561" w:rsidRDefault="001E4561" w:rsidP="001E4561"/>
    <w:p w14:paraId="0CB1ABA9" w14:textId="77777777" w:rsidR="001E4561" w:rsidRPr="001E4561" w:rsidRDefault="001E4561" w:rsidP="001E4561">
      <w:r w:rsidRPr="001E4561">
        <w:t>// ... (此处配置RTC预分频器和初始时间等)</w:t>
      </w:r>
    </w:p>
    <w:p w14:paraId="1713292C" w14:textId="77777777" w:rsidR="001E4561" w:rsidRPr="001E4561" w:rsidRDefault="001E4561" w:rsidP="001E4561">
      <w:r w:rsidRPr="001E4561">
        <w:t xml:space="preserve">希望这些信息能帮助你更好地理解和使用 </w:t>
      </w:r>
      <w:proofErr w:type="spellStart"/>
      <w:r w:rsidRPr="001E4561">
        <w:t>RCC_LSICmd</w:t>
      </w:r>
      <w:proofErr w:type="spellEnd"/>
      <w:r w:rsidRPr="001E4561">
        <w:t>函数。</w:t>
      </w:r>
    </w:p>
    <w:p w14:paraId="26E6045D" w14:textId="77777777" w:rsidR="001E4561" w:rsidRPr="001E4561" w:rsidRDefault="001E4561" w:rsidP="001E4561"/>
    <w:p w14:paraId="31B88F54" w14:textId="2CC23AB1" w:rsidR="00C500AD" w:rsidRDefault="00C500AD" w:rsidP="00C500AD">
      <w:pPr>
        <w:pStyle w:val="2"/>
      </w:pPr>
      <w:proofErr w:type="spellStart"/>
      <w:r w:rsidRPr="0087176F">
        <w:t>RCC_RTCCLKConfig</w:t>
      </w:r>
      <w:proofErr w:type="spellEnd"/>
      <w:r w:rsidRPr="0087176F">
        <w:t>(</w:t>
      </w:r>
      <w:r>
        <w:rPr>
          <w:rFonts w:hint="eastAsia"/>
        </w:rPr>
        <w:t>)</w:t>
      </w:r>
      <w:r w:rsidR="00B53BCA">
        <w:br/>
      </w:r>
      <w:r w:rsidR="00B53BCA" w:rsidRPr="00B53BCA">
        <w:t>选择实时时钟 (RTC) 的时钟源</w:t>
      </w:r>
    </w:p>
    <w:p w14:paraId="7537E276" w14:textId="77777777" w:rsidR="00B53BCA" w:rsidRPr="00B53BCA" w:rsidRDefault="00B53BCA" w:rsidP="00B53BCA">
      <w:proofErr w:type="spellStart"/>
      <w:r w:rsidRPr="00B53BCA">
        <w:t>RCC_RTCCLKConfig</w:t>
      </w:r>
      <w:proofErr w:type="spellEnd"/>
      <w:r w:rsidRPr="00B53BCA">
        <w:t xml:space="preserve">(uint32_t </w:t>
      </w:r>
      <w:proofErr w:type="spellStart"/>
      <w:r w:rsidRPr="00B53BCA">
        <w:t>RCC_RTCCLKSource</w:t>
      </w:r>
      <w:proofErr w:type="spellEnd"/>
      <w:r w:rsidRPr="00B53BCA">
        <w:t>)函数用于选择实时时钟 (RTC) 的时钟源。以下是关于此函数的详细说明：</w:t>
      </w:r>
    </w:p>
    <w:p w14:paraId="7BF7C9D1" w14:textId="77777777" w:rsidR="00B53BCA" w:rsidRPr="00B53BCA" w:rsidRDefault="00B53BCA" w:rsidP="00E77F32">
      <w:pPr>
        <w:pStyle w:val="3"/>
      </w:pPr>
      <w:r w:rsidRPr="00B53BCA">
        <w:rPr>
          <w:rFonts w:ascii="Segoe UI Emoji" w:hAnsi="Segoe UI Emoji" w:cs="Segoe UI Emoji"/>
        </w:rPr>
        <w:t>⚙️</w:t>
      </w:r>
      <w:r w:rsidRPr="00B53BCA">
        <w:t xml:space="preserve"> 函数功能</w:t>
      </w:r>
    </w:p>
    <w:p w14:paraId="6C0647FD" w14:textId="77777777" w:rsidR="00B53BCA" w:rsidRDefault="00B53BCA" w:rsidP="00B53BCA">
      <w:proofErr w:type="spellStart"/>
      <w:r w:rsidRPr="00B53BCA">
        <w:t>RCC_RTCCLKConfig</w:t>
      </w:r>
      <w:proofErr w:type="spellEnd"/>
      <w:r w:rsidRPr="00B53BCA">
        <w:t xml:space="preserve">函数用于设置 RTC 的时钟源 (RTCCLK)。该函数通过配置备份域控制寄存器 </w:t>
      </w:r>
      <w:proofErr w:type="gramStart"/>
      <w:r w:rsidRPr="00B53BCA">
        <w:t>(RCC_BDCR)</w:t>
      </w:r>
      <w:proofErr w:type="gramEnd"/>
      <w:r w:rsidRPr="00B53BCA">
        <w:t xml:space="preserve"> 中的 RTCSEL[1:0</w:t>
      </w:r>
      <w:proofErr w:type="gramStart"/>
      <w:r w:rsidRPr="00B53BCA">
        <w:t>] 位</w:t>
      </w:r>
      <w:proofErr w:type="gramEnd"/>
      <w:r w:rsidRPr="00B53BCA">
        <w:t>来选择 RTC 的时钟源</w:t>
      </w:r>
      <w:proofErr w:type="gramStart"/>
      <w:r w:rsidRPr="00B53BCA">
        <w:t xml:space="preserve"> 。</w:t>
      </w:r>
      <w:proofErr w:type="gramEnd"/>
      <w:r w:rsidRPr="00B53BCA">
        <w:t>RTC 内核完全独立于 APB1 接口，软件通过 APB1 接口访问 RTC 的预分频值、计数器值和闹钟值 。</w:t>
      </w:r>
    </w:p>
    <w:p w14:paraId="56D533C0" w14:textId="05D0D9AA" w:rsidR="00BD2DFF" w:rsidRDefault="00BD2DFF" w:rsidP="00B53BCA">
      <w:r>
        <w:rPr>
          <w:rFonts w:hint="eastAsia"/>
        </w:rPr>
        <w:t>就是下图这样</w:t>
      </w:r>
    </w:p>
    <w:p w14:paraId="2CABB817" w14:textId="2BB834B6" w:rsidR="00BD2DFF" w:rsidRPr="00B53BCA" w:rsidRDefault="00BD2DFF" w:rsidP="00B53BCA">
      <w:r>
        <w:rPr>
          <w:noProof/>
        </w:rPr>
        <w:drawing>
          <wp:inline distT="0" distB="0" distL="0" distR="0" wp14:anchorId="54CB03BB" wp14:editId="1A48B698">
            <wp:extent cx="5274310" cy="2345690"/>
            <wp:effectExtent l="0" t="0" r="2540" b="0"/>
            <wp:docPr id="605116049"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16049" name="图片 1" descr="图片包含 图表&#10;&#10;AI 生成的内容可能不正确。"/>
                    <pic:cNvPicPr/>
                  </pic:nvPicPr>
                  <pic:blipFill>
                    <a:blip r:embed="rId12"/>
                    <a:stretch>
                      <a:fillRect/>
                    </a:stretch>
                  </pic:blipFill>
                  <pic:spPr>
                    <a:xfrm>
                      <a:off x="0" y="0"/>
                      <a:ext cx="5274310" cy="2345690"/>
                    </a:xfrm>
                    <a:prstGeom prst="rect">
                      <a:avLst/>
                    </a:prstGeom>
                  </pic:spPr>
                </pic:pic>
              </a:graphicData>
            </a:graphic>
          </wp:inline>
        </w:drawing>
      </w:r>
    </w:p>
    <w:p w14:paraId="4804B8DC" w14:textId="77777777" w:rsidR="00B53BCA" w:rsidRPr="00B53BCA" w:rsidRDefault="00B53BCA" w:rsidP="00E77F32">
      <w:pPr>
        <w:pStyle w:val="3"/>
      </w:pPr>
      <w:r w:rsidRPr="00B53BCA">
        <w:rPr>
          <w:rFonts w:ascii="Segoe UI Emoji" w:hAnsi="Segoe UI Emoji" w:cs="Segoe UI Emoji"/>
        </w:rPr>
        <w:t>📜</w:t>
      </w:r>
      <w:r w:rsidRPr="00B53BCA">
        <w:t xml:space="preserve"> 输入参数</w:t>
      </w:r>
    </w:p>
    <w:p w14:paraId="7834A4D0" w14:textId="77777777" w:rsidR="00B53BCA" w:rsidRPr="00B53BCA" w:rsidRDefault="00B53BCA" w:rsidP="00B53BCA">
      <w:r w:rsidRPr="00B53BCA">
        <w:t xml:space="preserve">参数 </w:t>
      </w:r>
      <w:proofErr w:type="spellStart"/>
      <w:r w:rsidRPr="00B53BCA">
        <w:t>RCC_RTCCLKSource</w:t>
      </w:r>
      <w:proofErr w:type="spellEnd"/>
      <w:r w:rsidRPr="00B53BCA">
        <w:t>指定了 RTC 的时钟源，可以是以下预定义值之一</w:t>
      </w:r>
      <w:proofErr w:type="gramStart"/>
      <w:r w:rsidRPr="00B53BCA">
        <w:t xml:space="preserve"> ：</w:t>
      </w:r>
      <w:proofErr w:type="gramEnd"/>
    </w:p>
    <w:p w14:paraId="16A3B80D" w14:textId="77777777" w:rsidR="00B53BCA" w:rsidRPr="00B53BCA" w:rsidRDefault="00B53BCA">
      <w:pPr>
        <w:numPr>
          <w:ilvl w:val="0"/>
          <w:numId w:val="819"/>
        </w:numPr>
      </w:pPr>
      <w:proofErr w:type="spellStart"/>
      <w:r w:rsidRPr="00B53BCA">
        <w:t>RCC_RTCCLKSource_LSE</w:t>
      </w:r>
      <w:proofErr w:type="spellEnd"/>
      <w:r w:rsidRPr="00B53BCA">
        <w:t>：选择外部低速晶振 (LSE，通常为 32.768kHz) 作为 RTC 时钟。LSE 位于后备区域，在</w:t>
      </w:r>
      <w:r w:rsidRPr="00B53BCA">
        <w:rPr>
          <w:b/>
          <w:bCs/>
        </w:rPr>
        <w:t xml:space="preserve"> VBAT </w:t>
      </w:r>
      <w:r w:rsidRPr="00B53BCA">
        <w:t>维持供电的情况下，即使 VDD 断电，RTC 也能</w:t>
      </w:r>
      <w:r w:rsidRPr="00B53BCA">
        <w:rPr>
          <w:b/>
          <w:bCs/>
        </w:rPr>
        <w:t>继续工作</w:t>
      </w:r>
      <w:r w:rsidRPr="00B53BCA">
        <w:t>，适合需要</w:t>
      </w:r>
      <w:r w:rsidRPr="00B53BCA">
        <w:rPr>
          <w:b/>
          <w:bCs/>
        </w:rPr>
        <w:t>高精度</w:t>
      </w:r>
      <w:r w:rsidRPr="00B53BCA">
        <w:t>和</w:t>
      </w:r>
      <w:r w:rsidRPr="00B53BCA">
        <w:rPr>
          <w:b/>
          <w:bCs/>
        </w:rPr>
        <w:t>低功耗</w:t>
      </w:r>
      <w:r w:rsidRPr="00B53BCA">
        <w:t>的时钟日历应用 。</w:t>
      </w:r>
    </w:p>
    <w:p w14:paraId="21D88133" w14:textId="77777777" w:rsidR="00B53BCA" w:rsidRPr="00B53BCA" w:rsidRDefault="00B53BCA">
      <w:pPr>
        <w:numPr>
          <w:ilvl w:val="0"/>
          <w:numId w:val="819"/>
        </w:numPr>
      </w:pPr>
      <w:proofErr w:type="spellStart"/>
      <w:r w:rsidRPr="00B53BCA">
        <w:lastRenderedPageBreak/>
        <w:t>RCC_RTCCLKSource_LSI</w:t>
      </w:r>
      <w:proofErr w:type="spellEnd"/>
      <w:r w:rsidRPr="00B53BCA">
        <w:t>：选择内部低速 RC 振荡器 (LSI，频率约为 40kHz) 作为 RTC 时钟。LSI 的成本较低，但精度相对较差，适合对时钟精度要求不高的场合 。</w:t>
      </w:r>
    </w:p>
    <w:p w14:paraId="09E13708" w14:textId="77777777" w:rsidR="00B53BCA" w:rsidRPr="00B53BCA" w:rsidRDefault="00B53BCA">
      <w:pPr>
        <w:numPr>
          <w:ilvl w:val="0"/>
          <w:numId w:val="819"/>
        </w:numPr>
      </w:pPr>
      <w:r w:rsidRPr="00B53BCA">
        <w:t>RCC_RTCCLKSource_HSE_Div128：选择高速外部时钟 (HSE) 经过 128 分频后的信号作为 RTC 时钟。当 VDD 供电被切断时，RTC 状态可能不确定 。</w:t>
      </w:r>
    </w:p>
    <w:p w14:paraId="2008D58C" w14:textId="77777777" w:rsidR="00B53BCA" w:rsidRPr="00B53BCA" w:rsidRDefault="00B53BCA" w:rsidP="00EB6560">
      <w:pPr>
        <w:pStyle w:val="3"/>
      </w:pPr>
      <w:r w:rsidRPr="00B53BCA">
        <w:rPr>
          <w:rFonts w:ascii="Segoe UI Emoji" w:hAnsi="Segoe UI Emoji" w:cs="Segoe UI Emoji"/>
        </w:rPr>
        <w:t>🔄</w:t>
      </w:r>
      <w:r w:rsidRPr="00B53BCA">
        <w:t xml:space="preserve"> 配置流程与示例</w:t>
      </w:r>
    </w:p>
    <w:p w14:paraId="0DF512B6" w14:textId="77777777" w:rsidR="00B53BCA" w:rsidRPr="00B53BCA" w:rsidRDefault="00B53BCA" w:rsidP="00B53BCA">
      <w:r w:rsidRPr="00B53BCA">
        <w:t>配置 RTC 时钟源通常需要遵循特定的步骤，并配合其他函数使用 。以下是一个典型配置流程的代码示例，假设使用 LSE 作为时钟源：</w:t>
      </w:r>
    </w:p>
    <w:p w14:paraId="0DDB8219" w14:textId="77777777" w:rsidR="00B53BCA" w:rsidRPr="00B53BCA" w:rsidRDefault="00B53BCA" w:rsidP="00B53BCA">
      <w:r w:rsidRPr="00B53BCA">
        <w:t>// 1. 使能PWR（电源控制）和BKP（备份寄存器）的时钟</w:t>
      </w:r>
    </w:p>
    <w:p w14:paraId="391AB27A" w14:textId="77777777" w:rsidR="00B53BCA" w:rsidRPr="00B53BCA" w:rsidRDefault="00B53BCA" w:rsidP="00B53BCA">
      <w:r w:rsidRPr="00B53BCA">
        <w:t>RCC_APB1</w:t>
      </w:r>
      <w:proofErr w:type="gramStart"/>
      <w:r w:rsidRPr="00B53BCA">
        <w:t>PeriphClockCmd(</w:t>
      </w:r>
      <w:proofErr w:type="gramEnd"/>
      <w:r w:rsidRPr="00B53BCA">
        <w:t>RCC_APB1Periph_PWR | RCC_APB1Periph_BKP, ENABLE);</w:t>
      </w:r>
    </w:p>
    <w:p w14:paraId="503DD167" w14:textId="77777777" w:rsidR="00B53BCA" w:rsidRPr="00B53BCA" w:rsidRDefault="00B53BCA" w:rsidP="00B53BCA"/>
    <w:p w14:paraId="6E974983" w14:textId="77777777" w:rsidR="00B53BCA" w:rsidRPr="00B53BCA" w:rsidRDefault="00B53BCA" w:rsidP="00B53BCA">
      <w:r w:rsidRPr="00B53BCA">
        <w:t>// 2. 使能对后备寄存器和RTC的访问（解除备份域写保护）</w:t>
      </w:r>
    </w:p>
    <w:p w14:paraId="3CEC126A" w14:textId="77777777" w:rsidR="00B53BCA" w:rsidRPr="00B53BCA" w:rsidRDefault="00B53BCA" w:rsidP="00B53BCA">
      <w:proofErr w:type="spellStart"/>
      <w:r w:rsidRPr="00B53BCA">
        <w:t>PWR_</w:t>
      </w:r>
      <w:proofErr w:type="gramStart"/>
      <w:r w:rsidRPr="00B53BCA">
        <w:t>BackupAccessCmd</w:t>
      </w:r>
      <w:proofErr w:type="spellEnd"/>
      <w:r w:rsidRPr="00B53BCA">
        <w:t>(</w:t>
      </w:r>
      <w:proofErr w:type="gramEnd"/>
      <w:r w:rsidRPr="00B53BCA">
        <w:t>ENABLE);</w:t>
      </w:r>
    </w:p>
    <w:p w14:paraId="478B2EAB" w14:textId="77777777" w:rsidR="00B53BCA" w:rsidRPr="00B53BCA" w:rsidRDefault="00B53BCA" w:rsidP="00B53BCA"/>
    <w:p w14:paraId="418A3EDF" w14:textId="77777777" w:rsidR="00B53BCA" w:rsidRPr="00B53BCA" w:rsidRDefault="00B53BCA" w:rsidP="00B53BCA">
      <w:r w:rsidRPr="00B53BCA">
        <w:t>// 3. （可选）复位备份区域（谨慎使用，会清除备份数据）</w:t>
      </w:r>
    </w:p>
    <w:p w14:paraId="6F9AC84D" w14:textId="77777777" w:rsidR="00B53BCA" w:rsidRPr="00B53BCA" w:rsidRDefault="00B53BCA" w:rsidP="00B53BCA">
      <w:r w:rsidRPr="00B53BCA">
        <w:t xml:space="preserve">// </w:t>
      </w:r>
      <w:proofErr w:type="spellStart"/>
      <w:r w:rsidRPr="00B53BCA">
        <w:t>BKP_</w:t>
      </w:r>
      <w:proofErr w:type="gramStart"/>
      <w:r w:rsidRPr="00B53BCA">
        <w:t>DeInit</w:t>
      </w:r>
      <w:proofErr w:type="spellEnd"/>
      <w:r w:rsidRPr="00B53BCA">
        <w:t>(</w:t>
      </w:r>
      <w:proofErr w:type="gramEnd"/>
      <w:r w:rsidRPr="00B53BCA">
        <w:t>);</w:t>
      </w:r>
    </w:p>
    <w:p w14:paraId="20032344" w14:textId="77777777" w:rsidR="00B53BCA" w:rsidRPr="00B53BCA" w:rsidRDefault="00B53BCA" w:rsidP="00B53BCA"/>
    <w:p w14:paraId="336CB3C2" w14:textId="77777777" w:rsidR="00B53BCA" w:rsidRPr="00B53BCA" w:rsidRDefault="00B53BCA" w:rsidP="00B53BCA">
      <w:r w:rsidRPr="00B53BCA">
        <w:t>// 4. 开启LSE振荡器，并等待其就绪</w:t>
      </w:r>
    </w:p>
    <w:p w14:paraId="6C38DAF6" w14:textId="77777777" w:rsidR="00B53BCA" w:rsidRPr="00B53BCA" w:rsidRDefault="00B53BCA" w:rsidP="00B53BCA">
      <w:proofErr w:type="spellStart"/>
      <w:r w:rsidRPr="00B53BCA">
        <w:t>RCC_</w:t>
      </w:r>
      <w:proofErr w:type="gramStart"/>
      <w:r w:rsidRPr="00B53BCA">
        <w:t>LSEConfig</w:t>
      </w:r>
      <w:proofErr w:type="spellEnd"/>
      <w:r w:rsidRPr="00B53BCA">
        <w:t>(</w:t>
      </w:r>
      <w:proofErr w:type="gramEnd"/>
      <w:r w:rsidRPr="00B53BCA">
        <w:t>RCC_LSE_ON);</w:t>
      </w:r>
    </w:p>
    <w:p w14:paraId="5C350621" w14:textId="77777777" w:rsidR="00B53BCA" w:rsidRPr="00B53BCA" w:rsidRDefault="00B53BCA" w:rsidP="00B53BCA">
      <w:r w:rsidRPr="00B53BCA">
        <w:t>while (</w:t>
      </w:r>
      <w:proofErr w:type="spellStart"/>
      <w:r w:rsidRPr="00B53BCA">
        <w:t>RCC_</w:t>
      </w:r>
      <w:proofErr w:type="gramStart"/>
      <w:r w:rsidRPr="00B53BCA">
        <w:t>GetFlagStatus</w:t>
      </w:r>
      <w:proofErr w:type="spellEnd"/>
      <w:r w:rsidRPr="00B53BCA">
        <w:t>(</w:t>
      </w:r>
      <w:proofErr w:type="gramEnd"/>
      <w:r w:rsidRPr="00B53BCA">
        <w:t>RCC_FLAG_LSERDY) == RESET);</w:t>
      </w:r>
    </w:p>
    <w:p w14:paraId="7938F614" w14:textId="77777777" w:rsidR="00B53BCA" w:rsidRPr="00B53BCA" w:rsidRDefault="00B53BCA" w:rsidP="00B53BCA"/>
    <w:p w14:paraId="19455228" w14:textId="77777777" w:rsidR="00B53BCA" w:rsidRPr="00B53BCA" w:rsidRDefault="00B53BCA" w:rsidP="00B53BCA">
      <w:r w:rsidRPr="00B53BCA">
        <w:t>// 5. 使用本函数选择LSE作为RTC时钟源</w:t>
      </w:r>
    </w:p>
    <w:p w14:paraId="136D89CC" w14:textId="77777777" w:rsidR="00B53BCA" w:rsidRPr="00B53BCA" w:rsidRDefault="00B53BCA" w:rsidP="00B53BCA">
      <w:proofErr w:type="spellStart"/>
      <w:r w:rsidRPr="00B53BCA">
        <w:t>RCC_</w:t>
      </w:r>
      <w:proofErr w:type="gramStart"/>
      <w:r w:rsidRPr="00B53BCA">
        <w:t>RTCCLKConfig</w:t>
      </w:r>
      <w:proofErr w:type="spellEnd"/>
      <w:r w:rsidRPr="00B53BCA">
        <w:t>(</w:t>
      </w:r>
      <w:proofErr w:type="spellStart"/>
      <w:proofErr w:type="gramEnd"/>
      <w:r w:rsidRPr="00B53BCA">
        <w:t>RCC_RTCCLKSource_LSE</w:t>
      </w:r>
      <w:proofErr w:type="spellEnd"/>
      <w:r w:rsidRPr="00B53BCA">
        <w:t>);</w:t>
      </w:r>
    </w:p>
    <w:p w14:paraId="6C4C129A" w14:textId="77777777" w:rsidR="00B53BCA" w:rsidRPr="00B53BCA" w:rsidRDefault="00B53BCA" w:rsidP="00B53BCA"/>
    <w:p w14:paraId="3D728054" w14:textId="77777777" w:rsidR="00B53BCA" w:rsidRPr="00B53BCA" w:rsidRDefault="00B53BCA" w:rsidP="00B53BCA">
      <w:r w:rsidRPr="00B53BCA">
        <w:t>// 6. 使能RTC时钟</w:t>
      </w:r>
    </w:p>
    <w:p w14:paraId="6CB1DD05" w14:textId="77777777" w:rsidR="00B53BCA" w:rsidRPr="00B53BCA" w:rsidRDefault="00B53BCA" w:rsidP="00B53BCA">
      <w:proofErr w:type="spellStart"/>
      <w:r w:rsidRPr="00B53BCA">
        <w:t>RCC_</w:t>
      </w:r>
      <w:proofErr w:type="gramStart"/>
      <w:r w:rsidRPr="00B53BCA">
        <w:t>RTCCLKCmd</w:t>
      </w:r>
      <w:proofErr w:type="spellEnd"/>
      <w:r w:rsidRPr="00B53BCA">
        <w:t>(</w:t>
      </w:r>
      <w:proofErr w:type="gramEnd"/>
      <w:r w:rsidRPr="00B53BCA">
        <w:t>ENABLE);</w:t>
      </w:r>
    </w:p>
    <w:p w14:paraId="7E790618" w14:textId="77777777" w:rsidR="00B53BCA" w:rsidRPr="00B53BCA" w:rsidRDefault="00B53BCA" w:rsidP="00B53BCA"/>
    <w:p w14:paraId="03EBBB89" w14:textId="77777777" w:rsidR="00B53BCA" w:rsidRPr="00B53BCA" w:rsidRDefault="00B53BCA" w:rsidP="00B53BCA">
      <w:r w:rsidRPr="00B53BCA">
        <w:t>// 7. 等待RTC寄存器操作完成及同步（后续RTC初始化步骤中会涉及）</w:t>
      </w:r>
    </w:p>
    <w:p w14:paraId="05863124" w14:textId="77777777" w:rsidR="00B53BCA" w:rsidRPr="00B53BCA" w:rsidRDefault="00B53BCA" w:rsidP="00B53BCA">
      <w:r w:rsidRPr="00B53BCA">
        <w:lastRenderedPageBreak/>
        <w:t xml:space="preserve">// </w:t>
      </w:r>
      <w:proofErr w:type="spellStart"/>
      <w:r w:rsidRPr="00B53BCA">
        <w:t>RTC_</w:t>
      </w:r>
      <w:proofErr w:type="gramStart"/>
      <w:r w:rsidRPr="00B53BCA">
        <w:t>WaitForSynchro</w:t>
      </w:r>
      <w:proofErr w:type="spellEnd"/>
      <w:r w:rsidRPr="00B53BCA">
        <w:t>(</w:t>
      </w:r>
      <w:proofErr w:type="gramEnd"/>
      <w:r w:rsidRPr="00B53BCA">
        <w:t>);</w:t>
      </w:r>
    </w:p>
    <w:p w14:paraId="0817F8AA" w14:textId="77777777" w:rsidR="00B53BCA" w:rsidRPr="00B53BCA" w:rsidRDefault="00B53BCA" w:rsidP="00EB6560">
      <w:pPr>
        <w:pStyle w:val="3"/>
      </w:pPr>
      <w:r w:rsidRPr="00B53BCA">
        <w:rPr>
          <w:rFonts w:ascii="Segoe UI Emoji" w:hAnsi="Segoe UI Emoji" w:cs="Segoe UI Emoji"/>
        </w:rPr>
        <w:t>⚠️</w:t>
      </w:r>
      <w:r w:rsidRPr="00B53BCA">
        <w:t xml:space="preserve"> 重要注意事项</w:t>
      </w:r>
    </w:p>
    <w:p w14:paraId="1AAB4948" w14:textId="77777777" w:rsidR="00B53BCA" w:rsidRPr="00B53BCA" w:rsidRDefault="00B53BCA">
      <w:pPr>
        <w:numPr>
          <w:ilvl w:val="0"/>
          <w:numId w:val="820"/>
        </w:numPr>
      </w:pPr>
      <w:r w:rsidRPr="00B53BCA">
        <w:rPr>
          <w:rFonts w:ascii="Times New Roman" w:hAnsi="Times New Roman" w:cs="Times New Roman"/>
        </w:rPr>
        <w:t>​</w:t>
      </w:r>
      <w:r w:rsidRPr="00B53BCA">
        <w:rPr>
          <w:b/>
          <w:bCs/>
        </w:rPr>
        <w:t>备份域</w:t>
      </w:r>
      <w:proofErr w:type="gramStart"/>
      <w:r w:rsidRPr="00B53BCA">
        <w:rPr>
          <w:b/>
          <w:bCs/>
        </w:rPr>
        <w:t>访问</w:t>
      </w:r>
      <w:r w:rsidRPr="00B53BCA">
        <w:rPr>
          <w:rFonts w:ascii="Times New Roman" w:hAnsi="Times New Roman" w:cs="Times New Roman"/>
        </w:rPr>
        <w:t>​</w:t>
      </w:r>
      <w:r w:rsidRPr="00B53BCA">
        <w:t>：</w:t>
      </w:r>
      <w:proofErr w:type="gramEnd"/>
      <w:r w:rsidRPr="00B53BCA">
        <w:t>在配置 RTC 时钟源之前</w:t>
      </w:r>
      <w:proofErr w:type="gramStart"/>
      <w:r w:rsidRPr="00B53BCA">
        <w:t>，</w:t>
      </w:r>
      <w:r w:rsidRPr="00B53BCA">
        <w:rPr>
          <w:rFonts w:ascii="Times New Roman" w:hAnsi="Times New Roman" w:cs="Times New Roman"/>
        </w:rPr>
        <w:t>​</w:t>
      </w:r>
      <w:r w:rsidRPr="00B53BCA">
        <w:rPr>
          <w:b/>
          <w:bCs/>
        </w:rPr>
        <w:t>必须</w:t>
      </w:r>
      <w:proofErr w:type="gramEnd"/>
      <w:r w:rsidRPr="00B53BCA">
        <w:t>先使能电源时钟和备份区域时钟，并使能对后备寄存器的访问（取消写保护）。</w:t>
      </w:r>
    </w:p>
    <w:p w14:paraId="3827197C" w14:textId="77777777" w:rsidR="00B53BCA" w:rsidRPr="00B53BCA" w:rsidRDefault="00B53BCA">
      <w:pPr>
        <w:numPr>
          <w:ilvl w:val="0"/>
          <w:numId w:val="820"/>
        </w:numPr>
      </w:pPr>
      <w:r w:rsidRPr="00B53BCA">
        <w:rPr>
          <w:rFonts w:ascii="Times New Roman" w:hAnsi="Times New Roman" w:cs="Times New Roman"/>
        </w:rPr>
        <w:t>​</w:t>
      </w:r>
      <w:r w:rsidRPr="00B53BCA">
        <w:rPr>
          <w:b/>
          <w:bCs/>
        </w:rPr>
        <w:t>时钟源唯一性</w:t>
      </w:r>
      <w:r w:rsidRPr="00B53BCA">
        <w:rPr>
          <w:rFonts w:ascii="Times New Roman" w:hAnsi="Times New Roman" w:cs="Times New Roman"/>
        </w:rPr>
        <w:t>​</w:t>
      </w:r>
      <w:r w:rsidRPr="00B53BCA">
        <w:t>：一旦选择了 RTC 时钟源，除非发生备份域复位，否则无法更改 。</w:t>
      </w:r>
    </w:p>
    <w:p w14:paraId="4F098B14" w14:textId="77777777" w:rsidR="00B53BCA" w:rsidRPr="00B53BCA" w:rsidRDefault="00B53BCA">
      <w:pPr>
        <w:numPr>
          <w:ilvl w:val="0"/>
          <w:numId w:val="820"/>
        </w:numPr>
      </w:pPr>
      <w:r w:rsidRPr="00B53BCA">
        <w:rPr>
          <w:rFonts w:ascii="Times New Roman" w:hAnsi="Times New Roman" w:cs="Times New Roman"/>
        </w:rPr>
        <w:t>​</w:t>
      </w:r>
      <w:r w:rsidRPr="00B53BCA">
        <w:rPr>
          <w:b/>
          <w:bCs/>
        </w:rPr>
        <w:t>LSE就绪等待</w:t>
      </w:r>
      <w:r w:rsidRPr="00B53BCA">
        <w:rPr>
          <w:rFonts w:ascii="Times New Roman" w:hAnsi="Times New Roman" w:cs="Times New Roman"/>
        </w:rPr>
        <w:t>​</w:t>
      </w:r>
      <w:r w:rsidRPr="00B53BCA">
        <w:t>：如果选择 LSE 作为时钟源，在启动 LSE 后，务必使用循环等待其就绪标志位（RCC_FLAG_LSERDY）被置位，确保时钟稳定 。</w:t>
      </w:r>
    </w:p>
    <w:p w14:paraId="3C2960B9" w14:textId="77777777" w:rsidR="00B53BCA" w:rsidRPr="00B53BCA" w:rsidRDefault="00B53BCA">
      <w:pPr>
        <w:numPr>
          <w:ilvl w:val="0"/>
          <w:numId w:val="820"/>
        </w:numPr>
      </w:pPr>
      <w:r w:rsidRPr="00B53BCA">
        <w:rPr>
          <w:rFonts w:ascii="Times New Roman" w:hAnsi="Times New Roman" w:cs="Times New Roman"/>
        </w:rPr>
        <w:t>​</w:t>
      </w:r>
      <w:r w:rsidRPr="00B53BCA">
        <w:rPr>
          <w:b/>
          <w:bCs/>
        </w:rPr>
        <w:t>时钟特性差异</w:t>
      </w:r>
      <w:r w:rsidRPr="00B53BCA">
        <w:rPr>
          <w:rFonts w:ascii="Times New Roman" w:hAnsi="Times New Roman" w:cs="Times New Roman"/>
        </w:rPr>
        <w:t>​</w:t>
      </w:r>
      <w:r w:rsidRPr="00B53BCA">
        <w:t>：LSE 精度高、功耗低，是 RTC 的首选时钟源；LSI 成本低但精度较差；HSE_Div128 通常作为备用选择 。</w:t>
      </w:r>
    </w:p>
    <w:p w14:paraId="1A70669C" w14:textId="77777777" w:rsidR="00B53BCA" w:rsidRPr="00B53BCA" w:rsidRDefault="00B53BCA" w:rsidP="00B53BCA">
      <w:r w:rsidRPr="00B53BCA">
        <w:t xml:space="preserve">希望这些信息能帮助您正确使用 </w:t>
      </w:r>
      <w:proofErr w:type="spellStart"/>
      <w:r w:rsidRPr="00B53BCA">
        <w:t>RCC_RTCCLKConfig</w:t>
      </w:r>
      <w:proofErr w:type="spellEnd"/>
      <w:r w:rsidRPr="00B53BCA">
        <w:t>函数。</w:t>
      </w:r>
    </w:p>
    <w:p w14:paraId="5823090E" w14:textId="77777777" w:rsidR="00B53BCA" w:rsidRPr="00B53BCA" w:rsidRDefault="00B53BCA" w:rsidP="00B53BCA"/>
    <w:p w14:paraId="105F5E6A" w14:textId="6E90EC25" w:rsidR="00C500AD" w:rsidRDefault="00C500AD" w:rsidP="00C500AD">
      <w:pPr>
        <w:pStyle w:val="2"/>
      </w:pPr>
      <w:proofErr w:type="spellStart"/>
      <w:r w:rsidRPr="00D347B4">
        <w:t>RCC_RTCCLKCmd</w:t>
      </w:r>
      <w:proofErr w:type="spellEnd"/>
      <w:r w:rsidRPr="00D347B4">
        <w:t>(</w:t>
      </w:r>
      <w:r>
        <w:rPr>
          <w:rFonts w:hint="eastAsia"/>
        </w:rPr>
        <w:t>)</w:t>
      </w:r>
      <w:r w:rsidR="00C25C94">
        <w:br/>
      </w:r>
      <w:r w:rsidR="00C25C94" w:rsidRPr="00321E8B">
        <w:rPr>
          <w:b/>
          <w:bCs/>
        </w:rPr>
        <w:t>使能或失能RTC（实时时钟）的时钟</w:t>
      </w:r>
    </w:p>
    <w:p w14:paraId="276E2252" w14:textId="77777777" w:rsidR="00321E8B" w:rsidRPr="00321E8B" w:rsidRDefault="00321E8B" w:rsidP="00321E8B">
      <w:r w:rsidRPr="00321E8B">
        <w:t>在STM32开发中，</w:t>
      </w:r>
      <w:proofErr w:type="spellStart"/>
      <w:r w:rsidRPr="00321E8B">
        <w:t>RCC_RTCCLKCmd</w:t>
      </w:r>
      <w:proofErr w:type="spellEnd"/>
      <w:r w:rsidRPr="00321E8B">
        <w:t>(</w:t>
      </w:r>
      <w:proofErr w:type="spellStart"/>
      <w:r w:rsidRPr="00321E8B">
        <w:t>FunctionalState</w:t>
      </w:r>
      <w:proofErr w:type="spellEnd"/>
      <w:r w:rsidRPr="00321E8B">
        <w:t xml:space="preserve"> </w:t>
      </w:r>
      <w:proofErr w:type="spellStart"/>
      <w:r w:rsidRPr="00321E8B">
        <w:t>NewState</w:t>
      </w:r>
      <w:proofErr w:type="spellEnd"/>
      <w:r w:rsidRPr="00321E8B">
        <w:t>)函数用于</w:t>
      </w:r>
      <w:r w:rsidRPr="00321E8B">
        <w:rPr>
          <w:b/>
          <w:bCs/>
        </w:rPr>
        <w:t>使能或失能RTC（实时时钟）的时钟</w:t>
      </w:r>
      <w:r w:rsidRPr="00321E8B">
        <w:t>。这是一个关键步骤，只有在使能RTC时钟后，实时时钟模块才能开始工作。</w:t>
      </w:r>
    </w:p>
    <w:p w14:paraId="4727588A" w14:textId="77777777" w:rsidR="00321E8B" w:rsidRPr="00321E8B" w:rsidRDefault="00321E8B" w:rsidP="00D01C8B">
      <w:pPr>
        <w:pStyle w:val="3"/>
      </w:pPr>
      <w:r w:rsidRPr="00321E8B">
        <w:t>下面是该函数的核心信息摘要：</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16"/>
        <w:gridCol w:w="7474"/>
      </w:tblGrid>
      <w:tr w:rsidR="00321E8B" w:rsidRPr="00321E8B" w14:paraId="4B3C6360"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B7C7B2D" w14:textId="77777777" w:rsidR="00321E8B" w:rsidRPr="00321E8B" w:rsidRDefault="00321E8B" w:rsidP="00321E8B">
            <w:pPr>
              <w:rPr>
                <w:b/>
                <w:bCs/>
              </w:rPr>
            </w:pPr>
            <w:r w:rsidRPr="00321E8B">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18E4D69" w14:textId="77777777" w:rsidR="00321E8B" w:rsidRPr="00321E8B" w:rsidRDefault="00321E8B" w:rsidP="00321E8B">
            <w:pPr>
              <w:rPr>
                <w:b/>
                <w:bCs/>
              </w:rPr>
            </w:pPr>
            <w:r w:rsidRPr="00321E8B">
              <w:rPr>
                <w:b/>
                <w:bCs/>
              </w:rPr>
              <w:t>说明</w:t>
            </w:r>
          </w:p>
        </w:tc>
      </w:tr>
      <w:tr w:rsidR="00321E8B" w:rsidRPr="00321E8B" w14:paraId="49FE5CB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6BD367C" w14:textId="77777777" w:rsidR="00321E8B" w:rsidRPr="00321E8B" w:rsidRDefault="00321E8B" w:rsidP="00321E8B">
            <w:r w:rsidRPr="00321E8B">
              <w:rPr>
                <w:rFonts w:ascii="Times New Roman" w:hAnsi="Times New Roman" w:cs="Times New Roman"/>
              </w:rPr>
              <w:t>​</w:t>
            </w:r>
            <w:r w:rsidRPr="00321E8B">
              <w:rPr>
                <w:b/>
                <w:bCs/>
              </w:rPr>
              <w:t>函数原型</w:t>
            </w:r>
            <w:r w:rsidRPr="00321E8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E02BD6" w14:textId="77777777" w:rsidR="00321E8B" w:rsidRPr="00321E8B" w:rsidRDefault="00321E8B" w:rsidP="00321E8B">
            <w:r w:rsidRPr="00321E8B">
              <w:t xml:space="preserve">void </w:t>
            </w:r>
            <w:proofErr w:type="spellStart"/>
            <w:r w:rsidRPr="00321E8B">
              <w:t>RCC_</w:t>
            </w:r>
            <w:proofErr w:type="gramStart"/>
            <w:r w:rsidRPr="00321E8B">
              <w:t>RTCCLKCmd</w:t>
            </w:r>
            <w:proofErr w:type="spellEnd"/>
            <w:r w:rsidRPr="00321E8B">
              <w:t>(</w:t>
            </w:r>
            <w:proofErr w:type="spellStart"/>
            <w:proofErr w:type="gramEnd"/>
            <w:r w:rsidRPr="00321E8B">
              <w:t>FunctionalState</w:t>
            </w:r>
            <w:proofErr w:type="spellEnd"/>
            <w:r w:rsidRPr="00321E8B">
              <w:t xml:space="preserve"> </w:t>
            </w:r>
            <w:proofErr w:type="spellStart"/>
            <w:r w:rsidRPr="00321E8B">
              <w:t>NewState</w:t>
            </w:r>
            <w:proofErr w:type="spellEnd"/>
            <w:r w:rsidRPr="00321E8B">
              <w:t>)</w:t>
            </w:r>
          </w:p>
        </w:tc>
      </w:tr>
      <w:tr w:rsidR="00321E8B" w:rsidRPr="00321E8B" w14:paraId="76C99C6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E3816F3" w14:textId="77777777" w:rsidR="00321E8B" w:rsidRPr="00321E8B" w:rsidRDefault="00321E8B" w:rsidP="00321E8B">
            <w:r w:rsidRPr="00321E8B">
              <w:rPr>
                <w:rFonts w:ascii="Times New Roman" w:hAnsi="Times New Roman" w:cs="Times New Roman"/>
              </w:rPr>
              <w:t>​</w:t>
            </w:r>
            <w:r w:rsidRPr="00321E8B">
              <w:rPr>
                <w:b/>
                <w:bCs/>
              </w:rPr>
              <w:t>功能描述</w:t>
            </w:r>
            <w:r w:rsidRPr="00321E8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8D537C8" w14:textId="77777777" w:rsidR="00321E8B" w:rsidRPr="00321E8B" w:rsidRDefault="00321E8B" w:rsidP="00321E8B">
            <w:r w:rsidRPr="00321E8B">
              <w:t>启动或关闭提供给RTC模块的时钟信号。</w:t>
            </w:r>
          </w:p>
        </w:tc>
      </w:tr>
      <w:tr w:rsidR="00321E8B" w:rsidRPr="00321E8B" w14:paraId="3418222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F828785" w14:textId="77777777" w:rsidR="00321E8B" w:rsidRPr="00321E8B" w:rsidRDefault="00321E8B" w:rsidP="00321E8B">
            <w:r w:rsidRPr="00321E8B">
              <w:rPr>
                <w:rFonts w:ascii="Times New Roman" w:hAnsi="Times New Roman" w:cs="Times New Roman"/>
              </w:rPr>
              <w:t>​</w:t>
            </w:r>
            <w:r w:rsidRPr="00321E8B">
              <w:rPr>
                <w:b/>
                <w:bCs/>
              </w:rPr>
              <w:t>输入参数</w:t>
            </w:r>
            <w:r w:rsidRPr="00321E8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D95BA48" w14:textId="77777777" w:rsidR="00321E8B" w:rsidRPr="00321E8B" w:rsidRDefault="00321E8B" w:rsidP="00321E8B">
            <w:proofErr w:type="spellStart"/>
            <w:r w:rsidRPr="00321E8B">
              <w:t>NewState</w:t>
            </w:r>
            <w:proofErr w:type="spellEnd"/>
            <w:r w:rsidRPr="00321E8B">
              <w:t>: 指定RTC时钟的新状态，取值为 ENABLE（使能）或 DISABLE（失能）。</w:t>
            </w:r>
          </w:p>
        </w:tc>
      </w:tr>
      <w:tr w:rsidR="00321E8B" w:rsidRPr="00321E8B" w14:paraId="50037BD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CE28B95" w14:textId="77777777" w:rsidR="00321E8B" w:rsidRPr="00321E8B" w:rsidRDefault="00321E8B" w:rsidP="00321E8B">
            <w:r w:rsidRPr="00321E8B">
              <w:rPr>
                <w:rFonts w:ascii="Times New Roman" w:hAnsi="Times New Roman" w:cs="Times New Roman"/>
              </w:rPr>
              <w:t>​</w:t>
            </w:r>
            <w:r w:rsidRPr="00321E8B">
              <w:rPr>
                <w:b/>
                <w:bCs/>
              </w:rPr>
              <w:t>关键前提</w:t>
            </w:r>
            <w:r w:rsidRPr="00321E8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A119810" w14:textId="77777777" w:rsidR="00321E8B" w:rsidRPr="00321E8B" w:rsidRDefault="00321E8B" w:rsidP="00321E8B">
            <w:r w:rsidRPr="00321E8B">
              <w:t>必须在调用</w:t>
            </w:r>
            <w:proofErr w:type="spellStart"/>
            <w:r w:rsidRPr="00321E8B">
              <w:rPr>
                <w:b/>
                <w:bCs/>
              </w:rPr>
              <w:t>RCC_RTCCLKConfig</w:t>
            </w:r>
            <w:proofErr w:type="spellEnd"/>
            <w:r w:rsidRPr="00321E8B">
              <w:rPr>
                <w:b/>
                <w:bCs/>
              </w:rPr>
              <w:t>()</w:t>
            </w:r>
            <w:r w:rsidRPr="00321E8B">
              <w:t>函数选择了RTC时钟源</w:t>
            </w:r>
            <w:r w:rsidRPr="00321E8B">
              <w:rPr>
                <w:b/>
                <w:bCs/>
              </w:rPr>
              <w:t>之后</w:t>
            </w:r>
            <w:r w:rsidRPr="00321E8B">
              <w:t>才能使用本函数。</w:t>
            </w:r>
          </w:p>
        </w:tc>
      </w:tr>
      <w:tr w:rsidR="00321E8B" w:rsidRPr="00321E8B" w14:paraId="470F953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0B30C19" w14:textId="77777777" w:rsidR="00321E8B" w:rsidRPr="00321E8B" w:rsidRDefault="00321E8B" w:rsidP="00321E8B">
            <w:r w:rsidRPr="00321E8B">
              <w:rPr>
                <w:rFonts w:ascii="Times New Roman" w:hAnsi="Times New Roman" w:cs="Times New Roman"/>
              </w:rPr>
              <w:t>​</w:t>
            </w:r>
            <w:r w:rsidRPr="00321E8B">
              <w:rPr>
                <w:b/>
                <w:bCs/>
              </w:rPr>
              <w:t>关联操</w:t>
            </w:r>
            <w:r w:rsidRPr="00321E8B">
              <w:rPr>
                <w:b/>
                <w:bCs/>
              </w:rPr>
              <w:lastRenderedPageBreak/>
              <w:t>作</w:t>
            </w:r>
            <w:r w:rsidRPr="00321E8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E3F3DF" w14:textId="77777777" w:rsidR="00321E8B" w:rsidRPr="00321E8B" w:rsidRDefault="00321E8B" w:rsidP="00321E8B">
            <w:r w:rsidRPr="00321E8B">
              <w:lastRenderedPageBreak/>
              <w:t>需要先使能电源接口（PWR）和备份区域（BKP）的时钟，并允许访问备份</w:t>
            </w:r>
            <w:r w:rsidRPr="00321E8B">
              <w:lastRenderedPageBreak/>
              <w:t>域。</w:t>
            </w:r>
          </w:p>
        </w:tc>
      </w:tr>
    </w:tbl>
    <w:p w14:paraId="3BDC4BB4" w14:textId="77777777" w:rsidR="00321E8B" w:rsidRPr="00321E8B" w:rsidRDefault="00321E8B" w:rsidP="00D01C8B">
      <w:pPr>
        <w:pStyle w:val="3"/>
      </w:pPr>
      <w:r w:rsidRPr="00321E8B">
        <w:rPr>
          <w:rFonts w:ascii="Segoe UI Emoji" w:hAnsi="Segoe UI Emoji" w:cs="Segoe UI Emoji"/>
        </w:rPr>
        <w:lastRenderedPageBreak/>
        <w:t>🔄</w:t>
      </w:r>
      <w:r w:rsidRPr="00321E8B">
        <w:t xml:space="preserve"> 工作流程与配置步骤</w:t>
      </w:r>
    </w:p>
    <w:p w14:paraId="0D510160" w14:textId="77777777" w:rsidR="00321E8B" w:rsidRPr="00321E8B" w:rsidRDefault="00321E8B" w:rsidP="00321E8B">
      <w:r w:rsidRPr="00321E8B">
        <w:t>配置RTC时钟通常遵循一个标准的流程，</w:t>
      </w:r>
      <w:proofErr w:type="spellStart"/>
      <w:r w:rsidRPr="00321E8B">
        <w:t>RCC_RTCCLKCmd</w:t>
      </w:r>
      <w:proofErr w:type="spellEnd"/>
      <w:r w:rsidRPr="00321E8B">
        <w:t>是其中的一步。以下是基于搜索结果的典型配置顺序：</w:t>
      </w:r>
    </w:p>
    <w:p w14:paraId="77AE7033" w14:textId="77777777" w:rsidR="00321E8B" w:rsidRPr="00321E8B" w:rsidRDefault="00321E8B">
      <w:pPr>
        <w:numPr>
          <w:ilvl w:val="0"/>
          <w:numId w:val="821"/>
        </w:numPr>
      </w:pPr>
      <w:r w:rsidRPr="00321E8B">
        <w:rPr>
          <w:rFonts w:ascii="Times New Roman" w:hAnsi="Times New Roman" w:cs="Times New Roman"/>
        </w:rPr>
        <w:t>​</w:t>
      </w:r>
      <w:r w:rsidRPr="00321E8B">
        <w:rPr>
          <w:b/>
          <w:bCs/>
        </w:rPr>
        <w:t>使能PWR和BKP时钟，并允许访问备份域</w:t>
      </w:r>
      <w:r w:rsidRPr="00321E8B">
        <w:rPr>
          <w:rFonts w:ascii="Times New Roman" w:hAnsi="Times New Roman" w:cs="Times New Roman"/>
        </w:rPr>
        <w:t>​</w:t>
      </w:r>
    </w:p>
    <w:p w14:paraId="7A135ACC" w14:textId="77777777" w:rsidR="00321E8B" w:rsidRPr="00321E8B" w:rsidRDefault="00321E8B" w:rsidP="00321E8B">
      <w:r w:rsidRPr="00321E8B">
        <w:t>由于RTC属于备份域，操作前必须先解锁。</w:t>
      </w:r>
    </w:p>
    <w:p w14:paraId="538F3121" w14:textId="77777777" w:rsidR="00321E8B" w:rsidRPr="00321E8B" w:rsidRDefault="00321E8B" w:rsidP="00321E8B">
      <w:r w:rsidRPr="00321E8B">
        <w:t>RCC_APB1</w:t>
      </w:r>
      <w:proofErr w:type="gramStart"/>
      <w:r w:rsidRPr="00321E8B">
        <w:t>PeriphClockCmd(</w:t>
      </w:r>
      <w:proofErr w:type="gramEnd"/>
      <w:r w:rsidRPr="00321E8B">
        <w:t>RCC_APB1Periph_PWR | RCC_APB1Periph_BKP, ENABLE);</w:t>
      </w:r>
    </w:p>
    <w:p w14:paraId="375CA3EB" w14:textId="77777777" w:rsidR="00321E8B" w:rsidRPr="00321E8B" w:rsidRDefault="00321E8B" w:rsidP="00321E8B">
      <w:proofErr w:type="spellStart"/>
      <w:r w:rsidRPr="00321E8B">
        <w:t>PWR_BackupAccessCmd</w:t>
      </w:r>
      <w:proofErr w:type="spellEnd"/>
      <w:r w:rsidRPr="00321E8B">
        <w:t>(ENABLE); // 解除备份域的写保护</w:t>
      </w:r>
    </w:p>
    <w:p w14:paraId="78093B8B" w14:textId="77777777" w:rsidR="00321E8B" w:rsidRPr="00321E8B" w:rsidRDefault="00321E8B">
      <w:pPr>
        <w:numPr>
          <w:ilvl w:val="0"/>
          <w:numId w:val="821"/>
        </w:numPr>
      </w:pPr>
      <w:r w:rsidRPr="00321E8B">
        <w:rPr>
          <w:rFonts w:ascii="Times New Roman" w:hAnsi="Times New Roman" w:cs="Times New Roman"/>
        </w:rPr>
        <w:t>​</w:t>
      </w:r>
      <w:r w:rsidRPr="00321E8B">
        <w:rPr>
          <w:b/>
          <w:bCs/>
        </w:rPr>
        <w:t>配置并启动RTC的时钟源（如LSE）</w:t>
      </w:r>
      <w:r w:rsidRPr="00321E8B">
        <w:rPr>
          <w:rFonts w:ascii="Times New Roman" w:hAnsi="Times New Roman" w:cs="Times New Roman"/>
          <w:b/>
          <w:bCs/>
        </w:rPr>
        <w:t>​</w:t>
      </w:r>
      <w:r w:rsidRPr="00321E8B">
        <w:rPr>
          <w:rFonts w:ascii="Times New Roman" w:hAnsi="Times New Roman" w:cs="Times New Roman"/>
        </w:rPr>
        <w:t>​</w:t>
      </w:r>
    </w:p>
    <w:p w14:paraId="153E4726" w14:textId="77777777" w:rsidR="00321E8B" w:rsidRPr="00321E8B" w:rsidRDefault="00321E8B" w:rsidP="00321E8B">
      <w:r w:rsidRPr="00321E8B">
        <w:t>选择一个时钟源（例如外部低速晶振LSE）并启动它。</w:t>
      </w:r>
    </w:p>
    <w:p w14:paraId="113C35D4" w14:textId="77777777" w:rsidR="00321E8B" w:rsidRPr="00321E8B" w:rsidRDefault="00321E8B" w:rsidP="00321E8B">
      <w:proofErr w:type="spellStart"/>
      <w:r w:rsidRPr="00321E8B">
        <w:t>RCC_LSEConfig</w:t>
      </w:r>
      <w:proofErr w:type="spellEnd"/>
      <w:r w:rsidRPr="00321E8B">
        <w:t>(RCC_LSE_ON); // 开启LSE</w:t>
      </w:r>
    </w:p>
    <w:p w14:paraId="4DE9C242" w14:textId="77777777" w:rsidR="00321E8B" w:rsidRPr="00321E8B" w:rsidRDefault="00321E8B" w:rsidP="00321E8B">
      <w:r w:rsidRPr="00321E8B">
        <w:t>while (</w:t>
      </w:r>
      <w:proofErr w:type="spellStart"/>
      <w:r w:rsidRPr="00321E8B">
        <w:t>RCC_GetFlagStatus</w:t>
      </w:r>
      <w:proofErr w:type="spellEnd"/>
      <w:r w:rsidRPr="00321E8B">
        <w:t>(RCC_FLAG_LSERDY) == RESET); // 等待LSE准备就绪</w:t>
      </w:r>
    </w:p>
    <w:p w14:paraId="1BCE3951" w14:textId="77777777" w:rsidR="00321E8B" w:rsidRPr="00321E8B" w:rsidRDefault="00321E8B">
      <w:pPr>
        <w:numPr>
          <w:ilvl w:val="0"/>
          <w:numId w:val="821"/>
        </w:numPr>
      </w:pPr>
      <w:r w:rsidRPr="00321E8B">
        <w:rPr>
          <w:rFonts w:ascii="Times New Roman" w:hAnsi="Times New Roman" w:cs="Times New Roman"/>
        </w:rPr>
        <w:t>​</w:t>
      </w:r>
      <w:r w:rsidRPr="00321E8B">
        <w:rPr>
          <w:b/>
          <w:bCs/>
        </w:rPr>
        <w:t>选择RTC时钟源</w:t>
      </w:r>
      <w:r w:rsidRPr="00321E8B">
        <w:rPr>
          <w:rFonts w:ascii="Times New Roman" w:hAnsi="Times New Roman" w:cs="Times New Roman"/>
        </w:rPr>
        <w:t>​</w:t>
      </w:r>
    </w:p>
    <w:p w14:paraId="51799C03" w14:textId="77777777" w:rsidR="00321E8B" w:rsidRPr="00321E8B" w:rsidRDefault="00321E8B" w:rsidP="00321E8B">
      <w:r w:rsidRPr="00321E8B">
        <w:t>将上一步启动的时钟源（如LSE）指定为RTC的时钟。</w:t>
      </w:r>
    </w:p>
    <w:p w14:paraId="4162F2C9" w14:textId="77777777" w:rsidR="00321E8B" w:rsidRPr="00321E8B" w:rsidRDefault="00321E8B" w:rsidP="00321E8B">
      <w:proofErr w:type="spellStart"/>
      <w:r w:rsidRPr="00321E8B">
        <w:t>RCC_RTCCLKConfig</w:t>
      </w:r>
      <w:proofErr w:type="spellEnd"/>
      <w:r w:rsidRPr="00321E8B">
        <w:t>(</w:t>
      </w:r>
      <w:proofErr w:type="spellStart"/>
      <w:r w:rsidRPr="00321E8B">
        <w:t>RCC_RTCCLKSource_LSE</w:t>
      </w:r>
      <w:proofErr w:type="spellEnd"/>
      <w:r w:rsidRPr="00321E8B">
        <w:t>); // 选择LSE作为RTC时钟</w:t>
      </w:r>
    </w:p>
    <w:p w14:paraId="0C08DEBE" w14:textId="77777777" w:rsidR="00321E8B" w:rsidRPr="00321E8B" w:rsidRDefault="00321E8B">
      <w:pPr>
        <w:numPr>
          <w:ilvl w:val="0"/>
          <w:numId w:val="821"/>
        </w:numPr>
      </w:pPr>
      <w:r w:rsidRPr="00321E8B">
        <w:rPr>
          <w:rFonts w:ascii="Times New Roman" w:hAnsi="Times New Roman" w:cs="Times New Roman"/>
        </w:rPr>
        <w:t>​</w:t>
      </w:r>
      <w:r w:rsidRPr="00321E8B">
        <w:rPr>
          <w:b/>
          <w:bCs/>
        </w:rPr>
        <w:t>使能RTC时钟（本函数）</w:t>
      </w:r>
      <w:r w:rsidRPr="00321E8B">
        <w:rPr>
          <w:rFonts w:ascii="Times New Roman" w:hAnsi="Times New Roman" w:cs="Times New Roman"/>
          <w:b/>
          <w:bCs/>
        </w:rPr>
        <w:t>​</w:t>
      </w:r>
      <w:r w:rsidRPr="00321E8B">
        <w:rPr>
          <w:rFonts w:ascii="Times New Roman" w:hAnsi="Times New Roman" w:cs="Times New Roman"/>
        </w:rPr>
        <w:t>​</w:t>
      </w:r>
    </w:p>
    <w:p w14:paraId="4B55CAB5" w14:textId="77777777" w:rsidR="00321E8B" w:rsidRPr="00321E8B" w:rsidRDefault="00321E8B" w:rsidP="00321E8B">
      <w:r w:rsidRPr="00321E8B">
        <w:t>在完成时钟源选择后，使能RTC时钟。</w:t>
      </w:r>
    </w:p>
    <w:p w14:paraId="354E579F" w14:textId="77777777" w:rsidR="00321E8B" w:rsidRPr="00321E8B" w:rsidRDefault="00321E8B" w:rsidP="00321E8B">
      <w:proofErr w:type="spellStart"/>
      <w:r w:rsidRPr="00321E8B">
        <w:t>RCC_RTCCLKCmd</w:t>
      </w:r>
      <w:proofErr w:type="spellEnd"/>
      <w:r w:rsidRPr="00321E8B">
        <w:t>(ENABLE); // 使能RTC时钟</w:t>
      </w:r>
    </w:p>
    <w:p w14:paraId="19844EBF" w14:textId="77777777" w:rsidR="00321E8B" w:rsidRPr="00321E8B" w:rsidRDefault="00321E8B">
      <w:pPr>
        <w:numPr>
          <w:ilvl w:val="0"/>
          <w:numId w:val="821"/>
        </w:numPr>
      </w:pPr>
      <w:r w:rsidRPr="00321E8B">
        <w:rPr>
          <w:rFonts w:ascii="Times New Roman" w:hAnsi="Times New Roman" w:cs="Times New Roman"/>
        </w:rPr>
        <w:t>​</w:t>
      </w:r>
      <w:r w:rsidRPr="00321E8B">
        <w:rPr>
          <w:b/>
          <w:bCs/>
        </w:rPr>
        <w:t>后续RTC模块配置</w:t>
      </w:r>
      <w:r w:rsidRPr="00321E8B">
        <w:rPr>
          <w:rFonts w:ascii="Times New Roman" w:hAnsi="Times New Roman" w:cs="Times New Roman"/>
        </w:rPr>
        <w:t>​</w:t>
      </w:r>
    </w:p>
    <w:p w14:paraId="03CDC304" w14:textId="77777777" w:rsidR="00321E8B" w:rsidRPr="00321E8B" w:rsidRDefault="00321E8B" w:rsidP="00321E8B">
      <w:r w:rsidRPr="00321E8B">
        <w:t>RTC时钟使能后，即可进行RTC本身的初始化，如设置预分频器和时间日期等。</w:t>
      </w:r>
    </w:p>
    <w:p w14:paraId="07BF2AD3" w14:textId="77777777" w:rsidR="00321E8B" w:rsidRPr="00321E8B" w:rsidRDefault="00321E8B" w:rsidP="00321E8B">
      <w:proofErr w:type="spellStart"/>
      <w:r w:rsidRPr="00321E8B">
        <w:t>RTC_WaitForSynchro</w:t>
      </w:r>
      <w:proofErr w:type="spellEnd"/>
      <w:r w:rsidRPr="00321E8B">
        <w:t>(); // 等待RTC寄存器同步</w:t>
      </w:r>
    </w:p>
    <w:p w14:paraId="4BDAA73C" w14:textId="77777777" w:rsidR="00321E8B" w:rsidRPr="00321E8B" w:rsidRDefault="00321E8B" w:rsidP="00321E8B">
      <w:r w:rsidRPr="00321E8B">
        <w:t>// ... 后续进行RTC预分频器、计数器等的配置</w:t>
      </w:r>
    </w:p>
    <w:p w14:paraId="1E4E86AF" w14:textId="77777777" w:rsidR="00321E8B" w:rsidRPr="00321E8B" w:rsidRDefault="00321E8B" w:rsidP="00D01C8B">
      <w:pPr>
        <w:pStyle w:val="3"/>
      </w:pPr>
      <w:r w:rsidRPr="00321E8B">
        <w:rPr>
          <w:rFonts w:ascii="Segoe UI Emoji" w:hAnsi="Segoe UI Emoji" w:cs="Segoe UI Emoji"/>
        </w:rPr>
        <w:t>⚠️</w:t>
      </w:r>
      <w:r w:rsidRPr="00321E8B">
        <w:t xml:space="preserve"> 重要注意事项</w:t>
      </w:r>
    </w:p>
    <w:p w14:paraId="4591B1E7" w14:textId="77777777" w:rsidR="00321E8B" w:rsidRPr="00321E8B" w:rsidRDefault="00321E8B">
      <w:pPr>
        <w:numPr>
          <w:ilvl w:val="0"/>
          <w:numId w:val="822"/>
        </w:numPr>
      </w:pPr>
      <w:r w:rsidRPr="00321E8B">
        <w:rPr>
          <w:rFonts w:ascii="Times New Roman" w:hAnsi="Times New Roman" w:cs="Times New Roman"/>
        </w:rPr>
        <w:t>​</w:t>
      </w:r>
      <w:r w:rsidRPr="00321E8B">
        <w:rPr>
          <w:b/>
          <w:bCs/>
        </w:rPr>
        <w:t>调用顺序不可颠倒</w:t>
      </w:r>
      <w:r w:rsidRPr="00321E8B">
        <w:rPr>
          <w:rFonts w:ascii="Times New Roman" w:hAnsi="Times New Roman" w:cs="Times New Roman"/>
        </w:rPr>
        <w:t>​</w:t>
      </w:r>
      <w:r w:rsidRPr="00321E8B">
        <w:t xml:space="preserve">：务必牢记 </w:t>
      </w:r>
      <w:r w:rsidRPr="00321E8B">
        <w:rPr>
          <w:rFonts w:ascii="Times New Roman" w:hAnsi="Times New Roman" w:cs="Times New Roman"/>
        </w:rPr>
        <w:t>​</w:t>
      </w:r>
      <w:r w:rsidRPr="00321E8B">
        <w:rPr>
          <w:b/>
          <w:bCs/>
        </w:rPr>
        <w:t>先选源，后使能</w:t>
      </w:r>
      <w:r w:rsidRPr="00321E8B">
        <w:rPr>
          <w:rFonts w:ascii="Times New Roman" w:hAnsi="Times New Roman" w:cs="Times New Roman"/>
        </w:rPr>
        <w:t>​</w:t>
      </w:r>
      <w:r w:rsidRPr="00321E8B">
        <w:t xml:space="preserve"> 的原则。即必须先使用 </w:t>
      </w:r>
      <w:proofErr w:type="spellStart"/>
      <w:r w:rsidRPr="00321E8B">
        <w:t>RCC_RTCCLKConfig</w:t>
      </w:r>
      <w:proofErr w:type="spellEnd"/>
      <w:r w:rsidRPr="00321E8B">
        <w:t xml:space="preserve">选择时钟源，然后再调用 </w:t>
      </w:r>
      <w:proofErr w:type="spellStart"/>
      <w:r w:rsidRPr="00321E8B">
        <w:t>RCC_RTCCLKCmd</w:t>
      </w:r>
      <w:proofErr w:type="spellEnd"/>
      <w:r w:rsidRPr="00321E8B">
        <w:t>(ENABLE)。</w:t>
      </w:r>
    </w:p>
    <w:p w14:paraId="0162CBF4" w14:textId="77777777" w:rsidR="00321E8B" w:rsidRPr="00321E8B" w:rsidRDefault="00321E8B">
      <w:pPr>
        <w:numPr>
          <w:ilvl w:val="0"/>
          <w:numId w:val="822"/>
        </w:numPr>
      </w:pPr>
      <w:r w:rsidRPr="00321E8B">
        <w:rPr>
          <w:rFonts w:ascii="Times New Roman" w:hAnsi="Times New Roman" w:cs="Times New Roman"/>
        </w:rPr>
        <w:lastRenderedPageBreak/>
        <w:t>​</w:t>
      </w:r>
      <w:r w:rsidRPr="00321E8B">
        <w:rPr>
          <w:b/>
          <w:bCs/>
        </w:rPr>
        <w:t>时钟源唯一性</w:t>
      </w:r>
      <w:r w:rsidRPr="00321E8B">
        <w:rPr>
          <w:rFonts w:ascii="Times New Roman" w:hAnsi="Times New Roman" w:cs="Times New Roman"/>
        </w:rPr>
        <w:t>​</w:t>
      </w:r>
      <w:r w:rsidRPr="00321E8B">
        <w:t>：一旦选择了RTC时钟源并使其运行，</w:t>
      </w:r>
      <w:r w:rsidRPr="00321E8B">
        <w:rPr>
          <w:rFonts w:ascii="Times New Roman" w:hAnsi="Times New Roman" w:cs="Times New Roman"/>
        </w:rPr>
        <w:t>​</w:t>
      </w:r>
      <w:r w:rsidRPr="00321E8B">
        <w:rPr>
          <w:b/>
          <w:bCs/>
        </w:rPr>
        <w:t>除非发生备份域复位，否则无法更改</w:t>
      </w:r>
      <w:r w:rsidRPr="00321E8B">
        <w:t>时钟源。</w:t>
      </w:r>
    </w:p>
    <w:p w14:paraId="46370BBC" w14:textId="77777777" w:rsidR="00321E8B" w:rsidRPr="00321E8B" w:rsidRDefault="00321E8B">
      <w:pPr>
        <w:numPr>
          <w:ilvl w:val="0"/>
          <w:numId w:val="822"/>
        </w:numPr>
      </w:pPr>
      <w:r w:rsidRPr="00321E8B">
        <w:rPr>
          <w:rFonts w:ascii="Times New Roman" w:hAnsi="Times New Roman" w:cs="Times New Roman"/>
        </w:rPr>
        <w:t>​</w:t>
      </w:r>
      <w:r w:rsidRPr="00321E8B">
        <w:rPr>
          <w:b/>
          <w:bCs/>
        </w:rPr>
        <w:t>低功耗特性</w:t>
      </w:r>
      <w:r w:rsidRPr="00321E8B">
        <w:rPr>
          <w:rFonts w:ascii="Times New Roman" w:hAnsi="Times New Roman" w:cs="Times New Roman"/>
        </w:rPr>
        <w:t>​</w:t>
      </w:r>
      <w:r w:rsidRPr="00321E8B">
        <w:t>：RTC模块和其配置寄存器位于备份域。这意味着只要备份电源（如电池）正常，即使在主电源关闭、系统复位或进入低功耗模式的情况下，RTC的设置和时间也能保持。</w:t>
      </w:r>
    </w:p>
    <w:p w14:paraId="48C9F8B3" w14:textId="77777777" w:rsidR="00321E8B" w:rsidRPr="00321E8B" w:rsidRDefault="00321E8B" w:rsidP="00D01C8B">
      <w:pPr>
        <w:pStyle w:val="3"/>
      </w:pPr>
      <w:r w:rsidRPr="00321E8B">
        <w:rPr>
          <w:rFonts w:ascii="Segoe UI Emoji" w:hAnsi="Segoe UI Emoji" w:cs="Segoe UI Emoji"/>
        </w:rPr>
        <w:t>💡</w:t>
      </w:r>
      <w:r w:rsidRPr="00321E8B">
        <w:t xml:space="preserve"> 代码示例片段</w:t>
      </w:r>
    </w:p>
    <w:p w14:paraId="0756C253" w14:textId="77777777" w:rsidR="00321E8B" w:rsidRPr="00321E8B" w:rsidRDefault="00321E8B" w:rsidP="00321E8B">
      <w:r w:rsidRPr="00321E8B">
        <w:t>下面的代码片段展示了在完整的RTC初始化函数中，</w:t>
      </w:r>
      <w:proofErr w:type="spellStart"/>
      <w:r w:rsidRPr="00321E8B">
        <w:t>RCC_RTCCLKCmd</w:t>
      </w:r>
      <w:proofErr w:type="spellEnd"/>
      <w:r w:rsidRPr="00321E8B">
        <w:t>的典型用法：</w:t>
      </w:r>
    </w:p>
    <w:p w14:paraId="26698EB8" w14:textId="77777777" w:rsidR="00321E8B" w:rsidRPr="00321E8B" w:rsidRDefault="00321E8B" w:rsidP="00321E8B">
      <w:r w:rsidRPr="00321E8B">
        <w:t>// 使能PWR和BKP时钟</w:t>
      </w:r>
    </w:p>
    <w:p w14:paraId="3A94F4E6" w14:textId="77777777" w:rsidR="00321E8B" w:rsidRPr="00321E8B" w:rsidRDefault="00321E8B" w:rsidP="00321E8B">
      <w:r w:rsidRPr="00321E8B">
        <w:t>RCC_APB1</w:t>
      </w:r>
      <w:proofErr w:type="gramStart"/>
      <w:r w:rsidRPr="00321E8B">
        <w:t>PeriphClockCmd(</w:t>
      </w:r>
      <w:proofErr w:type="gramEnd"/>
      <w:r w:rsidRPr="00321E8B">
        <w:t>RCC_APB1Periph_PWR | RCC_APB1Periph_BKP, ENABLE);</w:t>
      </w:r>
    </w:p>
    <w:p w14:paraId="7F83DD0A" w14:textId="77777777" w:rsidR="00321E8B" w:rsidRPr="00321E8B" w:rsidRDefault="00321E8B" w:rsidP="00321E8B">
      <w:proofErr w:type="spellStart"/>
      <w:r w:rsidRPr="00321E8B">
        <w:t>PWR_BackupAccessCmd</w:t>
      </w:r>
      <w:proofErr w:type="spellEnd"/>
      <w:r w:rsidRPr="00321E8B">
        <w:t>(ENABLE); // 允许访问备份域</w:t>
      </w:r>
    </w:p>
    <w:p w14:paraId="00C3BF66" w14:textId="77777777" w:rsidR="00321E8B" w:rsidRPr="00321E8B" w:rsidRDefault="00321E8B" w:rsidP="00321E8B"/>
    <w:p w14:paraId="70925BC8" w14:textId="77777777" w:rsidR="00321E8B" w:rsidRPr="00321E8B" w:rsidRDefault="00321E8B" w:rsidP="00321E8B">
      <w:r w:rsidRPr="00321E8B">
        <w:t>// 启动LSE并等待就绪</w:t>
      </w:r>
    </w:p>
    <w:p w14:paraId="39D7FC8C" w14:textId="77777777" w:rsidR="00321E8B" w:rsidRPr="00321E8B" w:rsidRDefault="00321E8B" w:rsidP="00321E8B">
      <w:proofErr w:type="spellStart"/>
      <w:r w:rsidRPr="00321E8B">
        <w:t>RCC_</w:t>
      </w:r>
      <w:proofErr w:type="gramStart"/>
      <w:r w:rsidRPr="00321E8B">
        <w:t>LSEConfig</w:t>
      </w:r>
      <w:proofErr w:type="spellEnd"/>
      <w:r w:rsidRPr="00321E8B">
        <w:t>(</w:t>
      </w:r>
      <w:proofErr w:type="gramEnd"/>
      <w:r w:rsidRPr="00321E8B">
        <w:t>RCC_LSE_ON);</w:t>
      </w:r>
    </w:p>
    <w:p w14:paraId="2E0053AA" w14:textId="77777777" w:rsidR="00321E8B" w:rsidRPr="00321E8B" w:rsidRDefault="00321E8B" w:rsidP="00321E8B">
      <w:r w:rsidRPr="00321E8B">
        <w:t>while (</w:t>
      </w:r>
      <w:proofErr w:type="spellStart"/>
      <w:r w:rsidRPr="00321E8B">
        <w:t>RCC_</w:t>
      </w:r>
      <w:proofErr w:type="gramStart"/>
      <w:r w:rsidRPr="00321E8B">
        <w:t>GetFlagStatus</w:t>
      </w:r>
      <w:proofErr w:type="spellEnd"/>
      <w:r w:rsidRPr="00321E8B">
        <w:t>(</w:t>
      </w:r>
      <w:proofErr w:type="gramEnd"/>
      <w:r w:rsidRPr="00321E8B">
        <w:t>RCC_FLAG_LSERDY) == RESET);</w:t>
      </w:r>
    </w:p>
    <w:p w14:paraId="5D965B33" w14:textId="77777777" w:rsidR="00321E8B" w:rsidRPr="00321E8B" w:rsidRDefault="00321E8B" w:rsidP="00321E8B"/>
    <w:p w14:paraId="6C35A770" w14:textId="77777777" w:rsidR="00321E8B" w:rsidRPr="00321E8B" w:rsidRDefault="00321E8B" w:rsidP="00321E8B">
      <w:r w:rsidRPr="00321E8B">
        <w:t>// 选择LSE作为RTC的时钟源</w:t>
      </w:r>
    </w:p>
    <w:p w14:paraId="616573D0" w14:textId="77777777" w:rsidR="00321E8B" w:rsidRPr="00321E8B" w:rsidRDefault="00321E8B" w:rsidP="00321E8B">
      <w:proofErr w:type="spellStart"/>
      <w:r w:rsidRPr="00321E8B">
        <w:t>RCC_</w:t>
      </w:r>
      <w:proofErr w:type="gramStart"/>
      <w:r w:rsidRPr="00321E8B">
        <w:t>RTCCLKConfig</w:t>
      </w:r>
      <w:proofErr w:type="spellEnd"/>
      <w:r w:rsidRPr="00321E8B">
        <w:t>(</w:t>
      </w:r>
      <w:proofErr w:type="spellStart"/>
      <w:proofErr w:type="gramEnd"/>
      <w:r w:rsidRPr="00321E8B">
        <w:t>RCC_RTCCLKSource_LSE</w:t>
      </w:r>
      <w:proofErr w:type="spellEnd"/>
      <w:r w:rsidRPr="00321E8B">
        <w:t>);</w:t>
      </w:r>
    </w:p>
    <w:p w14:paraId="0C18E3C8" w14:textId="77777777" w:rsidR="00321E8B" w:rsidRPr="00321E8B" w:rsidRDefault="00321E8B" w:rsidP="00321E8B"/>
    <w:p w14:paraId="31E734BE" w14:textId="77777777" w:rsidR="00321E8B" w:rsidRPr="00321E8B" w:rsidRDefault="00321E8B" w:rsidP="00321E8B">
      <w:r w:rsidRPr="00321E8B">
        <w:t>// ！！！在选择了时钟源后，使能RTC时钟！！！</w:t>
      </w:r>
    </w:p>
    <w:p w14:paraId="0DDF22A3" w14:textId="77777777" w:rsidR="00321E8B" w:rsidRPr="00321E8B" w:rsidRDefault="00321E8B" w:rsidP="00321E8B">
      <w:proofErr w:type="spellStart"/>
      <w:r w:rsidRPr="00321E8B">
        <w:t>RCC_</w:t>
      </w:r>
      <w:proofErr w:type="gramStart"/>
      <w:r w:rsidRPr="00321E8B">
        <w:t>RTCCLKCmd</w:t>
      </w:r>
      <w:proofErr w:type="spellEnd"/>
      <w:r w:rsidRPr="00321E8B">
        <w:t>(</w:t>
      </w:r>
      <w:proofErr w:type="gramEnd"/>
      <w:r w:rsidRPr="00321E8B">
        <w:t>ENABLE);</w:t>
      </w:r>
    </w:p>
    <w:p w14:paraId="444070E0" w14:textId="77777777" w:rsidR="00321E8B" w:rsidRPr="00321E8B" w:rsidRDefault="00321E8B" w:rsidP="00321E8B"/>
    <w:p w14:paraId="77371AE9" w14:textId="77777777" w:rsidR="00321E8B" w:rsidRPr="00321E8B" w:rsidRDefault="00321E8B" w:rsidP="00321E8B">
      <w:r w:rsidRPr="00321E8B">
        <w:t>// 之后可以进行RTC的后续配置</w:t>
      </w:r>
    </w:p>
    <w:p w14:paraId="18105F2C" w14:textId="77777777" w:rsidR="00321E8B" w:rsidRPr="00321E8B" w:rsidRDefault="00321E8B" w:rsidP="00321E8B">
      <w:r w:rsidRPr="00321E8B">
        <w:t xml:space="preserve">// </w:t>
      </w:r>
      <w:proofErr w:type="spellStart"/>
      <w:r w:rsidRPr="00321E8B">
        <w:t>RTC_</w:t>
      </w:r>
      <w:proofErr w:type="gramStart"/>
      <w:r w:rsidRPr="00321E8B">
        <w:t>WaitForSynchro</w:t>
      </w:r>
      <w:proofErr w:type="spellEnd"/>
      <w:r w:rsidRPr="00321E8B">
        <w:t>(</w:t>
      </w:r>
      <w:proofErr w:type="gramEnd"/>
      <w:r w:rsidRPr="00321E8B">
        <w:t>);</w:t>
      </w:r>
    </w:p>
    <w:p w14:paraId="471FDEA5" w14:textId="77777777" w:rsidR="00321E8B" w:rsidRPr="00321E8B" w:rsidRDefault="00321E8B" w:rsidP="00321E8B">
      <w:r w:rsidRPr="00321E8B">
        <w:t>// ... 配置RTC预分频器、设置时间等</w:t>
      </w:r>
    </w:p>
    <w:p w14:paraId="2CAD3A9B" w14:textId="77777777" w:rsidR="00321E8B" w:rsidRPr="00321E8B" w:rsidRDefault="00321E8B" w:rsidP="00321E8B">
      <w:r w:rsidRPr="00321E8B">
        <w:t xml:space="preserve">希望这些详细的解释能帮助你更好地理解和使用 </w:t>
      </w:r>
      <w:proofErr w:type="spellStart"/>
      <w:r w:rsidRPr="00321E8B">
        <w:t>RCC_RTCCLKCmd</w:t>
      </w:r>
      <w:proofErr w:type="spellEnd"/>
      <w:r w:rsidRPr="00321E8B">
        <w:t>函数。</w:t>
      </w:r>
    </w:p>
    <w:p w14:paraId="2F7C8BA7" w14:textId="77777777" w:rsidR="00321E8B" w:rsidRPr="00321E8B" w:rsidRDefault="00321E8B" w:rsidP="00321E8B"/>
    <w:p w14:paraId="35B5B444" w14:textId="3C4FC0A2" w:rsidR="00C500AD" w:rsidRPr="00E51B63" w:rsidRDefault="00C500AD" w:rsidP="00C500AD">
      <w:pPr>
        <w:pStyle w:val="2"/>
      </w:pPr>
      <w:proofErr w:type="spellStart"/>
      <w:r w:rsidRPr="00B743E0">
        <w:lastRenderedPageBreak/>
        <w:t>RCC_GetFlagStatus</w:t>
      </w:r>
      <w:proofErr w:type="spellEnd"/>
      <w:r w:rsidRPr="00B743E0">
        <w:t>(</w:t>
      </w:r>
      <w:r>
        <w:rPr>
          <w:rFonts w:hint="eastAsia"/>
        </w:rPr>
        <w:t>)</w:t>
      </w:r>
      <w:r w:rsidR="000F1625">
        <w:br/>
      </w:r>
      <w:r w:rsidR="000F1625" w:rsidRPr="000F1625">
        <w:t>检查复位与时钟控制单元（RCC）中各种状态标志位的当前状态</w:t>
      </w:r>
    </w:p>
    <w:p w14:paraId="0105E6CC" w14:textId="77777777" w:rsidR="000F1625" w:rsidRPr="000F1625" w:rsidRDefault="000F1625" w:rsidP="000F1625">
      <w:r w:rsidRPr="000F1625">
        <w:t>在STM32开发中，</w:t>
      </w:r>
      <w:proofErr w:type="spellStart"/>
      <w:r w:rsidRPr="000F1625">
        <w:t>FlagStatus</w:t>
      </w:r>
      <w:proofErr w:type="spellEnd"/>
      <w:r w:rsidRPr="000F1625">
        <w:t xml:space="preserve"> </w:t>
      </w:r>
      <w:proofErr w:type="spellStart"/>
      <w:r w:rsidRPr="000F1625">
        <w:t>RCC_GetFlagStatus</w:t>
      </w:r>
      <w:proofErr w:type="spellEnd"/>
      <w:r w:rsidRPr="000F1625">
        <w:t>(uint8_t RCC_FLAG)是一个非常重要的库函数，用于检查复位与时钟控制单元（RCC）中各种状态标志位的当前状态。</w:t>
      </w:r>
    </w:p>
    <w:p w14:paraId="5A73D395" w14:textId="77777777" w:rsidR="000F1625" w:rsidRPr="000F1625" w:rsidRDefault="000F1625" w:rsidP="00936926">
      <w:pPr>
        <w:pStyle w:val="3"/>
      </w:pPr>
      <w:r w:rsidRPr="000F1625">
        <w:t>下面这个表格汇总了该函数的核心信息，方便您快速了解：</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6220"/>
      </w:tblGrid>
      <w:tr w:rsidR="000F1625" w:rsidRPr="000F1625" w14:paraId="061759BF"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2888F32B" w14:textId="77777777" w:rsidR="000F1625" w:rsidRPr="000F1625" w:rsidRDefault="000F1625" w:rsidP="000F1625">
            <w:pPr>
              <w:rPr>
                <w:b/>
                <w:bCs/>
              </w:rPr>
            </w:pPr>
            <w:r w:rsidRPr="000F1625">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8E5771D" w14:textId="77777777" w:rsidR="000F1625" w:rsidRPr="000F1625" w:rsidRDefault="000F1625" w:rsidP="000F1625">
            <w:pPr>
              <w:rPr>
                <w:b/>
                <w:bCs/>
              </w:rPr>
            </w:pPr>
            <w:r w:rsidRPr="000F1625">
              <w:rPr>
                <w:b/>
                <w:bCs/>
              </w:rPr>
              <w:t>说明</w:t>
            </w:r>
          </w:p>
        </w:tc>
      </w:tr>
      <w:tr w:rsidR="000F1625" w:rsidRPr="000F1625" w14:paraId="081B495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8DAAF6E" w14:textId="77777777" w:rsidR="000F1625" w:rsidRPr="000F1625" w:rsidRDefault="000F1625" w:rsidP="000F1625">
            <w:r w:rsidRPr="000F1625">
              <w:rPr>
                <w:rFonts w:ascii="Times New Roman" w:hAnsi="Times New Roman" w:cs="Times New Roman"/>
              </w:rPr>
              <w:t>​</w:t>
            </w:r>
            <w:r w:rsidRPr="000F1625">
              <w:rPr>
                <w:b/>
                <w:bCs/>
              </w:rPr>
              <w:t>函数功能</w:t>
            </w:r>
            <w:r w:rsidRPr="000F162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888EDE6" w14:textId="77777777" w:rsidR="000F1625" w:rsidRPr="000F1625" w:rsidRDefault="000F1625" w:rsidP="000F1625">
            <w:r w:rsidRPr="000F1625">
              <w:t>检查指定的RCC标志位是否被置位。</w:t>
            </w:r>
          </w:p>
        </w:tc>
      </w:tr>
      <w:tr w:rsidR="000F1625" w:rsidRPr="000F1625" w14:paraId="289E0E2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9D9CF66" w14:textId="77777777" w:rsidR="000F1625" w:rsidRPr="000F1625" w:rsidRDefault="000F1625" w:rsidP="000F1625">
            <w:r w:rsidRPr="000F1625">
              <w:rPr>
                <w:rFonts w:ascii="Times New Roman" w:hAnsi="Times New Roman" w:cs="Times New Roman"/>
              </w:rPr>
              <w:t>​</w:t>
            </w:r>
            <w:r w:rsidRPr="000F1625">
              <w:rPr>
                <w:b/>
                <w:bCs/>
              </w:rPr>
              <w:t>输入参数</w:t>
            </w:r>
            <w:r w:rsidRPr="000F162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F63D64" w14:textId="77777777" w:rsidR="000F1625" w:rsidRPr="000F1625" w:rsidRDefault="000F1625" w:rsidP="000F1625">
            <w:r w:rsidRPr="000F1625">
              <w:t>uint8_t RCC_FLAG：指定要检查的标志位。</w:t>
            </w:r>
          </w:p>
        </w:tc>
      </w:tr>
      <w:tr w:rsidR="000F1625" w:rsidRPr="000F1625" w14:paraId="78AC77F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291CC6D" w14:textId="77777777" w:rsidR="000F1625" w:rsidRPr="000F1625" w:rsidRDefault="000F1625" w:rsidP="000F1625">
            <w:r w:rsidRPr="000F1625">
              <w:rPr>
                <w:rFonts w:ascii="Times New Roman" w:hAnsi="Times New Roman" w:cs="Times New Roman"/>
              </w:rPr>
              <w:t>​</w:t>
            </w:r>
            <w:r w:rsidRPr="000F1625">
              <w:rPr>
                <w:b/>
                <w:bCs/>
              </w:rPr>
              <w:t>返回值</w:t>
            </w:r>
            <w:r w:rsidRPr="000F162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E5C5EC5" w14:textId="77777777" w:rsidR="000F1625" w:rsidRPr="000F1625" w:rsidRDefault="000F1625" w:rsidP="000F1625">
            <w:proofErr w:type="spellStart"/>
            <w:r w:rsidRPr="000F1625">
              <w:t>FlagStatus</w:t>
            </w:r>
            <w:proofErr w:type="spellEnd"/>
            <w:r w:rsidRPr="000F1625">
              <w:t>：返回标志位状态，通常是SET(置位)或RESET(复位)。</w:t>
            </w:r>
          </w:p>
        </w:tc>
      </w:tr>
      <w:tr w:rsidR="000F1625" w:rsidRPr="000F1625" w14:paraId="0023E23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B842F9B" w14:textId="77777777" w:rsidR="000F1625" w:rsidRPr="000F1625" w:rsidRDefault="000F1625" w:rsidP="000F1625">
            <w:r w:rsidRPr="000F1625">
              <w:rPr>
                <w:rFonts w:ascii="Times New Roman" w:hAnsi="Times New Roman" w:cs="Times New Roman"/>
              </w:rPr>
              <w:t>​</w:t>
            </w:r>
            <w:r w:rsidRPr="000F1625">
              <w:rPr>
                <w:b/>
                <w:bCs/>
              </w:rPr>
              <w:t>关键操作</w:t>
            </w:r>
            <w:r w:rsidRPr="000F162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23092D" w14:textId="77777777" w:rsidR="000F1625" w:rsidRPr="000F1625" w:rsidRDefault="000F1625" w:rsidP="000F1625">
            <w:r w:rsidRPr="000F1625">
              <w:t>使用后需调用</w:t>
            </w:r>
            <w:proofErr w:type="spellStart"/>
            <w:r w:rsidRPr="000F1625">
              <w:t>RCC_ClearFlag</w:t>
            </w:r>
            <w:proofErr w:type="spellEnd"/>
            <w:r w:rsidRPr="000F1625">
              <w:t>()清除复位标志。</w:t>
            </w:r>
          </w:p>
        </w:tc>
      </w:tr>
    </w:tbl>
    <w:p w14:paraId="7BA9E371" w14:textId="77777777" w:rsidR="000F1625" w:rsidRPr="000F1625" w:rsidRDefault="000F1625" w:rsidP="00936926">
      <w:pPr>
        <w:pStyle w:val="3"/>
      </w:pPr>
      <w:proofErr w:type="gramStart"/>
      <w:r w:rsidRPr="000F1625">
        <w:rPr>
          <w:rFonts w:ascii="Segoe UI Emoji" w:hAnsi="Segoe UI Emoji" w:cs="Segoe UI Emoji"/>
        </w:rPr>
        <w:t>🔍</w:t>
      </w:r>
      <w:r w:rsidRPr="000F1625">
        <w:t xml:space="preserve"> 标志</w:t>
      </w:r>
      <w:proofErr w:type="gramEnd"/>
      <w:r w:rsidRPr="000F1625">
        <w:t>位类型详解</w:t>
      </w:r>
    </w:p>
    <w:p w14:paraId="3F875E3D" w14:textId="77777777" w:rsidR="000F1625" w:rsidRPr="000F1625" w:rsidRDefault="000F1625" w:rsidP="000F1625">
      <w:r w:rsidRPr="000F1625">
        <w:t>您可以检查的标志位主要分为两大类：</w:t>
      </w:r>
    </w:p>
    <w:p w14:paraId="47371982" w14:textId="77777777" w:rsidR="000F1625" w:rsidRPr="000F1625" w:rsidRDefault="000F1625">
      <w:pPr>
        <w:numPr>
          <w:ilvl w:val="0"/>
          <w:numId w:val="810"/>
        </w:numPr>
      </w:pPr>
      <w:r w:rsidRPr="000F1625">
        <w:rPr>
          <w:rFonts w:ascii="Times New Roman" w:hAnsi="Times New Roman" w:cs="Times New Roman"/>
        </w:rPr>
        <w:t>​</w:t>
      </w:r>
      <w:r w:rsidRPr="000F1625">
        <w:rPr>
          <w:b/>
          <w:bCs/>
        </w:rPr>
        <w:t>时钟状态</w:t>
      </w:r>
      <w:proofErr w:type="gramStart"/>
      <w:r w:rsidRPr="000F1625">
        <w:rPr>
          <w:b/>
          <w:bCs/>
        </w:rPr>
        <w:t>标志</w:t>
      </w:r>
      <w:r w:rsidRPr="000F1625">
        <w:rPr>
          <w:rFonts w:ascii="Times New Roman" w:hAnsi="Times New Roman" w:cs="Times New Roman"/>
        </w:rPr>
        <w:t>​</w:t>
      </w:r>
      <w:r w:rsidRPr="000F1625">
        <w:t>：</w:t>
      </w:r>
      <w:proofErr w:type="gramEnd"/>
      <w:r w:rsidRPr="000F1625">
        <w:t>用于判断芯片的各种时钟源是否已经稳定准备就绪。</w:t>
      </w:r>
    </w:p>
    <w:p w14:paraId="27DA77C7" w14:textId="77777777" w:rsidR="000F1625" w:rsidRPr="000F1625" w:rsidRDefault="000F1625">
      <w:pPr>
        <w:numPr>
          <w:ilvl w:val="1"/>
          <w:numId w:val="810"/>
        </w:numPr>
      </w:pPr>
      <w:r w:rsidRPr="000F1625">
        <w:t>RCC_FLAG_HSIRDY：内部高速时钟（HSI）就绪。</w:t>
      </w:r>
    </w:p>
    <w:p w14:paraId="0331E82F" w14:textId="77777777" w:rsidR="000F1625" w:rsidRPr="000F1625" w:rsidRDefault="000F1625">
      <w:pPr>
        <w:numPr>
          <w:ilvl w:val="1"/>
          <w:numId w:val="810"/>
        </w:numPr>
      </w:pPr>
      <w:r w:rsidRPr="000F1625">
        <w:t>RCC_FLAG_HSERDY：外部高速时钟（HSE）就绪。</w:t>
      </w:r>
    </w:p>
    <w:p w14:paraId="2CA51337" w14:textId="77777777" w:rsidR="000F1625" w:rsidRPr="000F1625" w:rsidRDefault="000F1625">
      <w:pPr>
        <w:numPr>
          <w:ilvl w:val="1"/>
          <w:numId w:val="810"/>
        </w:numPr>
      </w:pPr>
      <w:r w:rsidRPr="000F1625">
        <w:t>RCC_FLAG_PLLRDY：锁相环（PLL）时钟就绪。</w:t>
      </w:r>
    </w:p>
    <w:p w14:paraId="53DEEB0A" w14:textId="77777777" w:rsidR="000F1625" w:rsidRPr="000F1625" w:rsidRDefault="000F1625">
      <w:pPr>
        <w:numPr>
          <w:ilvl w:val="1"/>
          <w:numId w:val="810"/>
        </w:numPr>
      </w:pPr>
      <w:r w:rsidRPr="000F1625">
        <w:t>RCC_FLAG_LSIRDY：内部低速时钟（LSI）就绪。</w:t>
      </w:r>
    </w:p>
    <w:p w14:paraId="29EBC91C" w14:textId="77777777" w:rsidR="000F1625" w:rsidRPr="000F1625" w:rsidRDefault="000F1625">
      <w:pPr>
        <w:numPr>
          <w:ilvl w:val="1"/>
          <w:numId w:val="810"/>
        </w:numPr>
      </w:pPr>
      <w:r w:rsidRPr="000F1625">
        <w:t>RCC_FLAG_LSERDY：外部低速时钟（LSE）就绪。在配置RTC（实时时钟）时，常用来等待LSE起振稳定。</w:t>
      </w:r>
    </w:p>
    <w:p w14:paraId="558EEEEB" w14:textId="77777777" w:rsidR="000F1625" w:rsidRPr="000F1625" w:rsidRDefault="000F1625">
      <w:pPr>
        <w:numPr>
          <w:ilvl w:val="0"/>
          <w:numId w:val="810"/>
        </w:numPr>
      </w:pPr>
      <w:r w:rsidRPr="000F1625">
        <w:rPr>
          <w:rFonts w:ascii="Times New Roman" w:hAnsi="Times New Roman" w:cs="Times New Roman"/>
        </w:rPr>
        <w:t>​</w:t>
      </w:r>
      <w:r w:rsidRPr="000F1625">
        <w:rPr>
          <w:b/>
          <w:bCs/>
        </w:rPr>
        <w:t>复位源</w:t>
      </w:r>
      <w:proofErr w:type="gramStart"/>
      <w:r w:rsidRPr="000F1625">
        <w:rPr>
          <w:b/>
          <w:bCs/>
        </w:rPr>
        <w:t>标志</w:t>
      </w:r>
      <w:r w:rsidRPr="000F1625">
        <w:rPr>
          <w:rFonts w:ascii="Times New Roman" w:hAnsi="Times New Roman" w:cs="Times New Roman"/>
        </w:rPr>
        <w:t>​</w:t>
      </w:r>
      <w:r w:rsidRPr="000F1625">
        <w:t>：</w:t>
      </w:r>
      <w:proofErr w:type="gramEnd"/>
      <w:r w:rsidRPr="000F1625">
        <w:t>用于判断 microcontroller（MCU）上一次重启的具体原因，对于系统故障诊断非常关键。</w:t>
      </w:r>
    </w:p>
    <w:p w14:paraId="67708C9A" w14:textId="77777777" w:rsidR="000F1625" w:rsidRPr="000F1625" w:rsidRDefault="000F1625">
      <w:pPr>
        <w:numPr>
          <w:ilvl w:val="1"/>
          <w:numId w:val="810"/>
        </w:numPr>
      </w:pPr>
      <w:r w:rsidRPr="000F1625">
        <w:t>RCC_FLAG_PINRST：外部复位引脚（NRST）引起的复位。</w:t>
      </w:r>
    </w:p>
    <w:p w14:paraId="63CEEAFA" w14:textId="77777777" w:rsidR="000F1625" w:rsidRPr="000F1625" w:rsidRDefault="000F1625">
      <w:pPr>
        <w:numPr>
          <w:ilvl w:val="1"/>
          <w:numId w:val="810"/>
        </w:numPr>
      </w:pPr>
      <w:r w:rsidRPr="000F1625">
        <w:t>RCC_FLAG_PORRST：上电/掉电复位。</w:t>
      </w:r>
    </w:p>
    <w:p w14:paraId="14195C67" w14:textId="77777777" w:rsidR="000F1625" w:rsidRPr="000F1625" w:rsidRDefault="000F1625">
      <w:pPr>
        <w:numPr>
          <w:ilvl w:val="1"/>
          <w:numId w:val="810"/>
        </w:numPr>
      </w:pPr>
      <w:r w:rsidRPr="000F1625">
        <w:lastRenderedPageBreak/>
        <w:t>RCC_FLAG_SFTRST：软件复位。</w:t>
      </w:r>
    </w:p>
    <w:p w14:paraId="2BFA9E41" w14:textId="77777777" w:rsidR="000F1625" w:rsidRPr="000F1625" w:rsidRDefault="000F1625">
      <w:pPr>
        <w:numPr>
          <w:ilvl w:val="1"/>
          <w:numId w:val="810"/>
        </w:numPr>
      </w:pPr>
      <w:r w:rsidRPr="000F1625">
        <w:t>RCC_FLAG_IWDGRST：独立看门狗复位。</w:t>
      </w:r>
    </w:p>
    <w:p w14:paraId="4895FE5A" w14:textId="77777777" w:rsidR="000F1625" w:rsidRPr="000F1625" w:rsidRDefault="000F1625">
      <w:pPr>
        <w:numPr>
          <w:ilvl w:val="1"/>
          <w:numId w:val="810"/>
        </w:numPr>
      </w:pPr>
      <w:r w:rsidRPr="000F1625">
        <w:t>RCC_FLAG_WWDGRST：窗口看门狗复位。</w:t>
      </w:r>
    </w:p>
    <w:p w14:paraId="3D4B9B43" w14:textId="77777777" w:rsidR="000F1625" w:rsidRPr="000F1625" w:rsidRDefault="000F1625">
      <w:pPr>
        <w:numPr>
          <w:ilvl w:val="1"/>
          <w:numId w:val="810"/>
        </w:numPr>
      </w:pPr>
      <w:r w:rsidRPr="000F1625">
        <w:t>RCC_FLAG_LPWRRST：低功耗模式唤醒复位。</w:t>
      </w:r>
    </w:p>
    <w:p w14:paraId="189027A5" w14:textId="77777777" w:rsidR="000F1625" w:rsidRPr="000F1625" w:rsidRDefault="000F1625" w:rsidP="00936926">
      <w:pPr>
        <w:pStyle w:val="3"/>
      </w:pPr>
      <w:r w:rsidRPr="000F1625">
        <w:rPr>
          <w:rFonts w:ascii="Segoe UI Emoji" w:hAnsi="Segoe UI Emoji" w:cs="Segoe UI Emoji"/>
        </w:rPr>
        <w:t>🛠️</w:t>
      </w:r>
      <w:r w:rsidRPr="000F1625">
        <w:t xml:space="preserve"> 使用示例</w:t>
      </w:r>
    </w:p>
    <w:p w14:paraId="6D4D914C" w14:textId="77777777" w:rsidR="000F1625" w:rsidRPr="000F1625" w:rsidRDefault="000F1625" w:rsidP="000F1625">
      <w:r w:rsidRPr="000F1625">
        <w:t>在实际编程中，这个函数最典型的应用场景之一就是在程序开始时判断复位原因，并据此执行不同的处理逻辑。</w:t>
      </w:r>
    </w:p>
    <w:p w14:paraId="53CBFED4" w14:textId="77777777" w:rsidR="000F1625" w:rsidRPr="000F1625" w:rsidRDefault="000F1625" w:rsidP="000F1625">
      <w:r w:rsidRPr="000F1625">
        <w:t>// 在main函数开始处检查复位原因</w:t>
      </w:r>
    </w:p>
    <w:p w14:paraId="53FBEC59" w14:textId="77777777" w:rsidR="000F1625" w:rsidRPr="000F1625" w:rsidRDefault="000F1625" w:rsidP="000F1625">
      <w:r w:rsidRPr="000F1625">
        <w:t>if (</w:t>
      </w:r>
      <w:proofErr w:type="spellStart"/>
      <w:r w:rsidRPr="000F1625">
        <w:t>RCC_</w:t>
      </w:r>
      <w:proofErr w:type="gramStart"/>
      <w:r w:rsidRPr="000F1625">
        <w:t>GetFlagStatus</w:t>
      </w:r>
      <w:proofErr w:type="spellEnd"/>
      <w:r w:rsidRPr="000F1625">
        <w:t>(</w:t>
      </w:r>
      <w:proofErr w:type="gramEnd"/>
      <w:r w:rsidRPr="000F1625">
        <w:t>RCC_FLAG_PORRST</w:t>
      </w:r>
      <w:proofErr w:type="gramStart"/>
      <w:r w:rsidRPr="000F1625">
        <w:t>) !</w:t>
      </w:r>
      <w:proofErr w:type="gramEnd"/>
      <w:r w:rsidRPr="000F1625">
        <w:t>= RESET) {</w:t>
      </w:r>
    </w:p>
    <w:p w14:paraId="02A6EA4D" w14:textId="77777777" w:rsidR="000F1625" w:rsidRPr="000F1625" w:rsidRDefault="000F1625" w:rsidP="000F1625">
      <w:r w:rsidRPr="000F1625">
        <w:t xml:space="preserve">  // 处理上电复位后的特定操作</w:t>
      </w:r>
    </w:p>
    <w:p w14:paraId="587748E3" w14:textId="77777777" w:rsidR="000F1625" w:rsidRPr="000F1625" w:rsidRDefault="000F1625" w:rsidP="000F1625">
      <w:r w:rsidRPr="000F1625">
        <w:t>} else if (</w:t>
      </w:r>
      <w:proofErr w:type="spellStart"/>
      <w:r w:rsidRPr="000F1625">
        <w:t>RCC_</w:t>
      </w:r>
      <w:proofErr w:type="gramStart"/>
      <w:r w:rsidRPr="000F1625">
        <w:t>GetFlagStatus</w:t>
      </w:r>
      <w:proofErr w:type="spellEnd"/>
      <w:r w:rsidRPr="000F1625">
        <w:t>(</w:t>
      </w:r>
      <w:proofErr w:type="gramEnd"/>
      <w:r w:rsidRPr="000F1625">
        <w:t>RCC_FLAG_IWDGRST</w:t>
      </w:r>
      <w:proofErr w:type="gramStart"/>
      <w:r w:rsidRPr="000F1625">
        <w:t>) !</w:t>
      </w:r>
      <w:proofErr w:type="gramEnd"/>
      <w:r w:rsidRPr="000F1625">
        <w:t>= RESET) {</w:t>
      </w:r>
    </w:p>
    <w:p w14:paraId="73342027" w14:textId="77777777" w:rsidR="000F1625" w:rsidRPr="000F1625" w:rsidRDefault="000F1625" w:rsidP="000F1625">
      <w:r w:rsidRPr="000F1625">
        <w:t xml:space="preserve">  // 独立看门狗复位，可能意味着程序跑飞，需要进行错误记录等处理</w:t>
      </w:r>
    </w:p>
    <w:p w14:paraId="31C27A65" w14:textId="77777777" w:rsidR="000F1625" w:rsidRPr="000F1625" w:rsidRDefault="000F1625" w:rsidP="000F1625">
      <w:r w:rsidRPr="000F1625">
        <w:t>} else if (</w:t>
      </w:r>
      <w:proofErr w:type="spellStart"/>
      <w:r w:rsidRPr="000F1625">
        <w:t>RCC_</w:t>
      </w:r>
      <w:proofErr w:type="gramStart"/>
      <w:r w:rsidRPr="000F1625">
        <w:t>GetFlagStatus</w:t>
      </w:r>
      <w:proofErr w:type="spellEnd"/>
      <w:r w:rsidRPr="000F1625">
        <w:t>(</w:t>
      </w:r>
      <w:proofErr w:type="gramEnd"/>
      <w:r w:rsidRPr="000F1625">
        <w:t>RCC_FLAG_SFTRST</w:t>
      </w:r>
      <w:proofErr w:type="gramStart"/>
      <w:r w:rsidRPr="000F1625">
        <w:t>) !</w:t>
      </w:r>
      <w:proofErr w:type="gramEnd"/>
      <w:r w:rsidRPr="000F1625">
        <w:t>= RESET) {</w:t>
      </w:r>
    </w:p>
    <w:p w14:paraId="0CDE42D8" w14:textId="77777777" w:rsidR="000F1625" w:rsidRPr="000F1625" w:rsidRDefault="000F1625" w:rsidP="000F1625">
      <w:r w:rsidRPr="000F1625">
        <w:t xml:space="preserve">  // 软件复位</w:t>
      </w:r>
    </w:p>
    <w:p w14:paraId="45B71D41" w14:textId="77777777" w:rsidR="000F1625" w:rsidRPr="000F1625" w:rsidRDefault="000F1625" w:rsidP="000F1625">
      <w:r w:rsidRPr="000F1625">
        <w:t>}</w:t>
      </w:r>
    </w:p>
    <w:p w14:paraId="1CEA16B7" w14:textId="77777777" w:rsidR="000F1625" w:rsidRPr="000F1625" w:rsidRDefault="000F1625" w:rsidP="000F1625"/>
    <w:p w14:paraId="5B7624A0" w14:textId="77777777" w:rsidR="000F1625" w:rsidRPr="000F1625" w:rsidRDefault="000F1625" w:rsidP="000F1625">
      <w:r w:rsidRPr="000F1625">
        <w:t>// ... 检查其他复位源</w:t>
      </w:r>
    </w:p>
    <w:p w14:paraId="5E67E62A" w14:textId="77777777" w:rsidR="000F1625" w:rsidRPr="000F1625" w:rsidRDefault="000F1625" w:rsidP="000F1625"/>
    <w:p w14:paraId="52F5C381" w14:textId="77777777" w:rsidR="000F1625" w:rsidRPr="000F1625" w:rsidRDefault="000F1625" w:rsidP="000F1625">
      <w:r w:rsidRPr="000F1625">
        <w:t>// 非常重要：在读取完所有复位标志后，必须清除它们，为下一次复位事件做准备</w:t>
      </w:r>
    </w:p>
    <w:p w14:paraId="395A1B6F" w14:textId="77777777" w:rsidR="000F1625" w:rsidRPr="000F1625" w:rsidRDefault="000F1625" w:rsidP="000F1625">
      <w:proofErr w:type="spellStart"/>
      <w:r w:rsidRPr="000F1625">
        <w:t>RCC_</w:t>
      </w:r>
      <w:proofErr w:type="gramStart"/>
      <w:r w:rsidRPr="000F1625">
        <w:t>ClearFlag</w:t>
      </w:r>
      <w:proofErr w:type="spellEnd"/>
      <w:r w:rsidRPr="000F1625">
        <w:t>(</w:t>
      </w:r>
      <w:proofErr w:type="gramEnd"/>
      <w:r w:rsidRPr="000F1625">
        <w:t>);</w:t>
      </w:r>
    </w:p>
    <w:p w14:paraId="50DB368F" w14:textId="77777777" w:rsidR="000F1625" w:rsidRPr="000F1625" w:rsidRDefault="000F1625" w:rsidP="00936926">
      <w:pPr>
        <w:pStyle w:val="3"/>
      </w:pPr>
      <w:r w:rsidRPr="000F1625">
        <w:rPr>
          <w:rFonts w:ascii="Segoe UI Emoji" w:hAnsi="Segoe UI Emoji" w:cs="Segoe UI Emoji"/>
        </w:rPr>
        <w:t>💡</w:t>
      </w:r>
      <w:r w:rsidRPr="000F1625">
        <w:t xml:space="preserve"> 重要注意事项</w:t>
      </w:r>
    </w:p>
    <w:p w14:paraId="04C8DF80" w14:textId="77777777" w:rsidR="000F1625" w:rsidRPr="000F1625" w:rsidRDefault="000F1625">
      <w:pPr>
        <w:numPr>
          <w:ilvl w:val="0"/>
          <w:numId w:val="811"/>
        </w:numPr>
      </w:pPr>
      <w:r w:rsidRPr="000F1625">
        <w:rPr>
          <w:rFonts w:ascii="Times New Roman" w:hAnsi="Times New Roman" w:cs="Times New Roman"/>
        </w:rPr>
        <w:t>​</w:t>
      </w:r>
      <w:r w:rsidRPr="000F1625">
        <w:rPr>
          <w:b/>
          <w:bCs/>
        </w:rPr>
        <w:t>务必清除标志</w:t>
      </w:r>
      <w:r w:rsidRPr="000F1625">
        <w:rPr>
          <w:rFonts w:ascii="Times New Roman" w:hAnsi="Times New Roman" w:cs="Times New Roman"/>
        </w:rPr>
        <w:t>​</w:t>
      </w:r>
      <w:r w:rsidRPr="000F1625">
        <w:t>：在检查完复位标志后，</w:t>
      </w:r>
      <w:r w:rsidRPr="000F1625">
        <w:rPr>
          <w:rFonts w:ascii="Times New Roman" w:hAnsi="Times New Roman" w:cs="Times New Roman"/>
        </w:rPr>
        <w:t>​</w:t>
      </w:r>
      <w:r w:rsidRPr="000F1625">
        <w:rPr>
          <w:b/>
          <w:bCs/>
        </w:rPr>
        <w:t>必须</w:t>
      </w:r>
      <w:r w:rsidRPr="000F1625">
        <w:t xml:space="preserve">调用 </w:t>
      </w:r>
      <w:proofErr w:type="spellStart"/>
      <w:r w:rsidRPr="000F1625">
        <w:t>RCC_ClearFlag</w:t>
      </w:r>
      <w:proofErr w:type="spellEnd"/>
      <w:r w:rsidRPr="000F1625">
        <w:t>()函数来清除这些标志位。如果不清除，这些标志会一直保留，影响对下一次复位原因的正确判断。</w:t>
      </w:r>
    </w:p>
    <w:p w14:paraId="2932D2EB" w14:textId="77777777" w:rsidR="000F1625" w:rsidRPr="000F1625" w:rsidRDefault="000F1625">
      <w:pPr>
        <w:numPr>
          <w:ilvl w:val="0"/>
          <w:numId w:val="811"/>
        </w:numPr>
      </w:pPr>
      <w:r w:rsidRPr="000F1625">
        <w:rPr>
          <w:rFonts w:ascii="Times New Roman" w:hAnsi="Times New Roman" w:cs="Times New Roman"/>
        </w:rPr>
        <w:t>​</w:t>
      </w:r>
      <w:r w:rsidRPr="000F1625">
        <w:rPr>
          <w:b/>
          <w:bCs/>
        </w:rPr>
        <w:t>函数内部机制</w:t>
      </w:r>
      <w:r w:rsidRPr="000F1625">
        <w:rPr>
          <w:rFonts w:ascii="Times New Roman" w:hAnsi="Times New Roman" w:cs="Times New Roman"/>
        </w:rPr>
        <w:t>​</w:t>
      </w:r>
      <w:r w:rsidRPr="000F1625">
        <w:t>：该函数内部会根据传入的 RCC_FLAG参数，确定该标志位于哪个具体的RCC寄存器（如控制寄存器CR或控制状态寄存器CSR）中，然后读取相应位的状态。</w:t>
      </w:r>
    </w:p>
    <w:p w14:paraId="1DD25BA9" w14:textId="77777777" w:rsidR="000F1625" w:rsidRPr="000F1625" w:rsidRDefault="000F1625" w:rsidP="000F1625">
      <w:r w:rsidRPr="000F1625">
        <w:lastRenderedPageBreak/>
        <w:t>希望这份详细的中文解释能帮助你更好地理解和使用这个函数！如果你对特定标志位的使用有更多疑问，我很乐意提供进一步的说明。</w:t>
      </w:r>
    </w:p>
    <w:p w14:paraId="0A01AC9C" w14:textId="77777777" w:rsidR="00547D61" w:rsidRPr="000F1625" w:rsidRDefault="00547D61" w:rsidP="00547D61"/>
    <w:p w14:paraId="4B2EA0F2" w14:textId="7BAA6B27" w:rsidR="00B252A0" w:rsidRDefault="004478AA" w:rsidP="004478AA">
      <w:pPr>
        <w:pStyle w:val="1"/>
      </w:pPr>
      <w:r>
        <w:rPr>
          <w:rFonts w:hint="eastAsia"/>
        </w:rPr>
        <w:t>GPIO</w:t>
      </w:r>
      <w:r w:rsidR="001725A2">
        <w:rPr>
          <w:rFonts w:hint="eastAsia"/>
        </w:rPr>
        <w:t>(</w:t>
      </w:r>
      <w:r w:rsidR="001725A2" w:rsidRPr="00900246">
        <w:t>通用输入</w:t>
      </w:r>
      <w:r w:rsidR="001725A2" w:rsidRPr="00900246">
        <w:rPr>
          <w:b/>
          <w:bCs/>
        </w:rPr>
        <w:t>/</w:t>
      </w:r>
      <w:r w:rsidR="001725A2" w:rsidRPr="00900246">
        <w:t>输出</w:t>
      </w:r>
      <w:r w:rsidR="001725A2">
        <w:rPr>
          <w:rFonts w:hint="eastAsia"/>
        </w:rPr>
        <w:t>)</w:t>
      </w:r>
    </w:p>
    <w:p w14:paraId="629FF43C" w14:textId="77777777" w:rsidR="004478AA" w:rsidRDefault="004478AA" w:rsidP="004478AA">
      <w:pPr>
        <w:pStyle w:val="2"/>
      </w:pPr>
      <w:r>
        <w:rPr>
          <w:rFonts w:hint="eastAsia"/>
        </w:rPr>
        <w:t>GPIO寄存器</w:t>
      </w:r>
    </w:p>
    <w:p w14:paraId="2D69981C" w14:textId="77777777" w:rsidR="004478AA" w:rsidRDefault="004478AA" w:rsidP="004478AA">
      <w:pPr>
        <w:pStyle w:val="2"/>
        <w:rPr>
          <w:b/>
          <w:bCs/>
          <w:color w:val="EE0000"/>
        </w:rPr>
      </w:pPr>
      <w:proofErr w:type="spellStart"/>
      <w:r w:rsidRPr="00505AA7">
        <w:t>GPIOx_CRL</w:t>
      </w:r>
      <w:proofErr w:type="spellEnd"/>
      <w:r>
        <w:rPr>
          <w:rFonts w:hint="eastAsia"/>
        </w:rPr>
        <w:t>()</w:t>
      </w:r>
      <w:r w:rsidRPr="00C04FCA">
        <w:t xml:space="preserve">配置 </w:t>
      </w:r>
      <w:proofErr w:type="gramStart"/>
      <w:r w:rsidRPr="00581546">
        <w:rPr>
          <w:rFonts w:hint="eastAsia"/>
        </w:rPr>
        <w:t>低</w:t>
      </w:r>
      <w:r w:rsidRPr="00581546">
        <w:t xml:space="preserve"> 8 </w:t>
      </w:r>
      <w:proofErr w:type="gramEnd"/>
      <w:r w:rsidRPr="00581546">
        <w:t>个引脚</w:t>
      </w:r>
    </w:p>
    <w:p w14:paraId="46FD3CBE" w14:textId="77777777" w:rsidR="004478AA" w:rsidRPr="00FD3BCE" w:rsidRDefault="004478AA" w:rsidP="004478AA">
      <w:r w:rsidRPr="00FD3BCE">
        <w:t xml:space="preserve">你问的 </w:t>
      </w:r>
      <w:proofErr w:type="spellStart"/>
      <w:r w:rsidRPr="00FD3BCE">
        <w:rPr>
          <w:b/>
          <w:bCs/>
        </w:rPr>
        <w:t>GPIOx_CRL</w:t>
      </w:r>
      <w:proofErr w:type="spellEnd"/>
      <w:r w:rsidRPr="00FD3BCE">
        <w:t xml:space="preserve"> 是 STM32 </w:t>
      </w:r>
      <w:r w:rsidRPr="00FD3BCE">
        <w:rPr>
          <w:b/>
          <w:bCs/>
        </w:rPr>
        <w:t>寄存器</w:t>
      </w:r>
      <w:r w:rsidRPr="00FD3BCE">
        <w:t xml:space="preserve"> 里的一个名字。</w:t>
      </w:r>
      <w:r w:rsidRPr="00FD3BCE">
        <w:br/>
        <w:t>我给你用大白话讲一下它：</w:t>
      </w:r>
    </w:p>
    <w:p w14:paraId="7C10254E" w14:textId="77777777" w:rsidR="004478AA" w:rsidRPr="00FD3BCE" w:rsidRDefault="00000000" w:rsidP="004478AA">
      <w:r>
        <w:pict w14:anchorId="0521658F">
          <v:rect id="_x0000_i1063" style="width:0;height:1.5pt" o:hralign="center" o:hrstd="t" o:hr="t" fillcolor="#a0a0a0" stroked="f"/>
        </w:pict>
      </w:r>
    </w:p>
    <w:p w14:paraId="12740AD7" w14:textId="77777777" w:rsidR="004478AA" w:rsidRPr="00FD3BCE" w:rsidRDefault="004478AA" w:rsidP="004478AA">
      <w:pPr>
        <w:pStyle w:val="3"/>
      </w:pPr>
      <w:r w:rsidRPr="00FD3BCE">
        <w:t xml:space="preserve">1. </w:t>
      </w:r>
      <w:proofErr w:type="spellStart"/>
      <w:r w:rsidRPr="00FD3BCE">
        <w:t>GPIOx_CRL</w:t>
      </w:r>
      <w:proofErr w:type="spellEnd"/>
      <w:r w:rsidRPr="00FD3BCE">
        <w:t xml:space="preserve"> 是什么？</w:t>
      </w:r>
    </w:p>
    <w:p w14:paraId="08D083FE" w14:textId="77777777" w:rsidR="004478AA" w:rsidRPr="00FD3BCE" w:rsidRDefault="004478AA">
      <w:pPr>
        <w:numPr>
          <w:ilvl w:val="0"/>
          <w:numId w:val="82"/>
        </w:numPr>
      </w:pPr>
      <w:r w:rsidRPr="00FD3BCE">
        <w:rPr>
          <w:b/>
          <w:bCs/>
        </w:rPr>
        <w:t>GPIO</w:t>
      </w:r>
      <w:r w:rsidRPr="00FD3BCE">
        <w:t xml:space="preserve"> = 通用输入输出端口（General Purpose Input/Output）。</w:t>
      </w:r>
    </w:p>
    <w:p w14:paraId="42646F5B" w14:textId="77777777" w:rsidR="004478AA" w:rsidRPr="00FD3BCE" w:rsidRDefault="004478AA">
      <w:pPr>
        <w:numPr>
          <w:ilvl w:val="0"/>
          <w:numId w:val="82"/>
        </w:numPr>
      </w:pPr>
      <w:r w:rsidRPr="00FD3BCE">
        <w:rPr>
          <w:b/>
          <w:bCs/>
        </w:rPr>
        <w:t>x</w:t>
      </w:r>
      <w:r w:rsidRPr="00FD3BCE">
        <w:t xml:space="preserve"> = A、B、C … 对应不同的端口（GPIOA、GPIOB、GPIOC…）。</w:t>
      </w:r>
    </w:p>
    <w:p w14:paraId="2210C5DC" w14:textId="77777777" w:rsidR="004478AA" w:rsidRPr="00FD3BCE" w:rsidRDefault="004478AA">
      <w:pPr>
        <w:numPr>
          <w:ilvl w:val="0"/>
          <w:numId w:val="82"/>
        </w:numPr>
      </w:pPr>
      <w:r w:rsidRPr="00FD3BCE">
        <w:rPr>
          <w:b/>
          <w:bCs/>
        </w:rPr>
        <w:t>CRL</w:t>
      </w:r>
      <w:r w:rsidRPr="00FD3BCE">
        <w:t xml:space="preserve"> = 配置寄存器 Low（Control Register Low）。</w:t>
      </w:r>
    </w:p>
    <w:p w14:paraId="78834D8E" w14:textId="77777777" w:rsidR="004478AA" w:rsidRPr="00FD3BCE" w:rsidRDefault="004478AA" w:rsidP="004478AA">
      <w:proofErr w:type="gramStart"/>
      <w:r w:rsidRPr="00FD3BCE">
        <w:rPr>
          <w:rFonts w:ascii="Segoe UI Emoji" w:hAnsi="Segoe UI Emoji" w:cs="Segoe UI Emoji"/>
        </w:rPr>
        <w:t>👉</w:t>
      </w:r>
      <w:r w:rsidRPr="00FD3BCE">
        <w:t xml:space="preserve"> 所以 </w:t>
      </w:r>
      <w:proofErr w:type="spellStart"/>
      <w:proofErr w:type="gramEnd"/>
      <w:r w:rsidRPr="00FD3BCE">
        <w:rPr>
          <w:b/>
          <w:bCs/>
        </w:rPr>
        <w:t>GPIOx_CRL</w:t>
      </w:r>
      <w:proofErr w:type="spellEnd"/>
      <w:r w:rsidRPr="00FD3BCE">
        <w:t xml:space="preserve"> 就是 </w:t>
      </w:r>
      <w:r w:rsidRPr="00FD3BCE">
        <w:rPr>
          <w:b/>
          <w:bCs/>
        </w:rPr>
        <w:t>GPIO端口的</w:t>
      </w:r>
      <w:proofErr w:type="gramStart"/>
      <w:r w:rsidRPr="00FD3BCE">
        <w:rPr>
          <w:b/>
          <w:bCs/>
          <w:color w:val="EE0000"/>
        </w:rPr>
        <w:t xml:space="preserve">低 8 </w:t>
      </w:r>
      <w:proofErr w:type="gramEnd"/>
      <w:r w:rsidRPr="00FD3BCE">
        <w:rPr>
          <w:b/>
          <w:bCs/>
          <w:color w:val="EE0000"/>
        </w:rPr>
        <w:t>个引脚</w:t>
      </w:r>
      <w:r w:rsidRPr="00FD3BCE">
        <w:rPr>
          <w:b/>
          <w:bCs/>
        </w:rPr>
        <w:t>（</w:t>
      </w:r>
      <w:proofErr w:type="gramStart"/>
      <w:r w:rsidRPr="00FD3BCE">
        <w:rPr>
          <w:b/>
          <w:bCs/>
        </w:rPr>
        <w:t>0~</w:t>
      </w:r>
      <w:proofErr w:type="gramEnd"/>
      <w:r w:rsidRPr="00FD3BCE">
        <w:rPr>
          <w:b/>
          <w:bCs/>
        </w:rPr>
        <w:t>7）的配置寄存器</w:t>
      </w:r>
      <w:r w:rsidRPr="00FD3BCE">
        <w:t>。</w:t>
      </w:r>
    </w:p>
    <w:p w14:paraId="6043291C" w14:textId="77777777" w:rsidR="004478AA" w:rsidRPr="00FD3BCE" w:rsidRDefault="00000000" w:rsidP="004478AA">
      <w:r>
        <w:pict w14:anchorId="6D41CF0D">
          <v:rect id="_x0000_i1064" style="width:0;height:1.5pt" o:hralign="center" o:hrstd="t" o:hr="t" fillcolor="#a0a0a0" stroked="f"/>
        </w:pict>
      </w:r>
    </w:p>
    <w:p w14:paraId="0B8D0000" w14:textId="77777777" w:rsidR="004478AA" w:rsidRPr="00FD3BCE" w:rsidRDefault="004478AA" w:rsidP="004478AA">
      <w:pPr>
        <w:pStyle w:val="3"/>
      </w:pPr>
      <w:r w:rsidRPr="00FD3BCE">
        <w:t>2. 它的作用</w:t>
      </w:r>
    </w:p>
    <w:p w14:paraId="3B45B7E6" w14:textId="77777777" w:rsidR="004478AA" w:rsidRPr="00FD3BCE" w:rsidRDefault="004478AA">
      <w:pPr>
        <w:numPr>
          <w:ilvl w:val="0"/>
          <w:numId w:val="83"/>
        </w:numPr>
      </w:pPr>
      <w:r w:rsidRPr="00FD3BCE">
        <w:t xml:space="preserve">用来设置 </w:t>
      </w:r>
      <w:r w:rsidRPr="00FD3BCE">
        <w:rPr>
          <w:b/>
          <w:bCs/>
        </w:rPr>
        <w:t>GPIO0 ~ GPIO7</w:t>
      </w:r>
      <w:r w:rsidRPr="00FD3BCE">
        <w:t xml:space="preserve"> 每个引脚的 </w:t>
      </w:r>
      <w:r w:rsidRPr="00FD3BCE">
        <w:rPr>
          <w:b/>
          <w:bCs/>
        </w:rPr>
        <w:t>工作模式</w:t>
      </w:r>
      <w:r w:rsidRPr="00FD3BCE">
        <w:t xml:space="preserve"> 和 </w:t>
      </w:r>
      <w:r w:rsidRPr="00FD3BCE">
        <w:rPr>
          <w:b/>
          <w:bCs/>
        </w:rPr>
        <w:t>配置参数</w:t>
      </w:r>
      <w:r w:rsidRPr="00FD3BCE">
        <w:t>。</w:t>
      </w:r>
    </w:p>
    <w:p w14:paraId="7CACB95C" w14:textId="77777777" w:rsidR="004478AA" w:rsidRPr="00FD3BCE" w:rsidRDefault="004478AA">
      <w:pPr>
        <w:numPr>
          <w:ilvl w:val="0"/>
          <w:numId w:val="83"/>
        </w:numPr>
      </w:pPr>
      <w:r w:rsidRPr="00FD3BCE">
        <w:t>包括：</w:t>
      </w:r>
    </w:p>
    <w:p w14:paraId="094FF137" w14:textId="77777777" w:rsidR="004478AA" w:rsidRPr="00FD3BCE" w:rsidRDefault="004478AA">
      <w:pPr>
        <w:numPr>
          <w:ilvl w:val="1"/>
          <w:numId w:val="83"/>
        </w:numPr>
      </w:pPr>
      <w:r w:rsidRPr="00FD3BCE">
        <w:t>输入/输出</w:t>
      </w:r>
    </w:p>
    <w:p w14:paraId="5AE588F2" w14:textId="77777777" w:rsidR="004478AA" w:rsidRPr="00FD3BCE" w:rsidRDefault="004478AA">
      <w:pPr>
        <w:numPr>
          <w:ilvl w:val="1"/>
          <w:numId w:val="83"/>
        </w:numPr>
      </w:pPr>
      <w:r w:rsidRPr="00FD3BCE">
        <w:t>上拉/下拉/浮空</w:t>
      </w:r>
    </w:p>
    <w:p w14:paraId="32C38E12" w14:textId="77777777" w:rsidR="004478AA" w:rsidRPr="00FD3BCE" w:rsidRDefault="004478AA">
      <w:pPr>
        <w:numPr>
          <w:ilvl w:val="1"/>
          <w:numId w:val="83"/>
        </w:numPr>
      </w:pPr>
      <w:r w:rsidRPr="00FD3BCE">
        <w:t>推挽/开漏</w:t>
      </w:r>
    </w:p>
    <w:p w14:paraId="132E206F" w14:textId="77777777" w:rsidR="004478AA" w:rsidRPr="00FD3BCE" w:rsidRDefault="004478AA">
      <w:pPr>
        <w:numPr>
          <w:ilvl w:val="1"/>
          <w:numId w:val="83"/>
        </w:numPr>
      </w:pPr>
      <w:r w:rsidRPr="00FD3BCE">
        <w:t>输出速度（2MHz、10MHz、50MHz）</w:t>
      </w:r>
    </w:p>
    <w:p w14:paraId="6B9EF845" w14:textId="77777777" w:rsidR="004478AA" w:rsidRPr="00FD3BCE" w:rsidRDefault="00000000" w:rsidP="004478AA">
      <w:r>
        <w:pict w14:anchorId="10B11718">
          <v:rect id="_x0000_i1065" style="width:0;height:1.5pt" o:hralign="center" o:hrstd="t" o:hr="t" fillcolor="#a0a0a0" stroked="f"/>
        </w:pict>
      </w:r>
    </w:p>
    <w:p w14:paraId="4CA766E0" w14:textId="77777777" w:rsidR="004478AA" w:rsidRPr="00FD3BCE" w:rsidRDefault="004478AA" w:rsidP="004478AA">
      <w:pPr>
        <w:pStyle w:val="3"/>
      </w:pPr>
      <w:r w:rsidRPr="00FD3BCE">
        <w:lastRenderedPageBreak/>
        <w:t>3. 内部分布</w:t>
      </w:r>
    </w:p>
    <w:p w14:paraId="4D228A4C" w14:textId="77777777" w:rsidR="004478AA" w:rsidRPr="00FD3BCE" w:rsidRDefault="004478AA">
      <w:pPr>
        <w:numPr>
          <w:ilvl w:val="0"/>
          <w:numId w:val="84"/>
        </w:numPr>
      </w:pPr>
      <w:proofErr w:type="spellStart"/>
      <w:r w:rsidRPr="00FD3BCE">
        <w:rPr>
          <w:b/>
          <w:bCs/>
        </w:rPr>
        <w:t>GPIOx_CRL</w:t>
      </w:r>
      <w:proofErr w:type="spellEnd"/>
      <w:r w:rsidRPr="00FD3BCE">
        <w:rPr>
          <w:b/>
          <w:bCs/>
        </w:rPr>
        <w:t xml:space="preserve"> 一共</w:t>
      </w:r>
      <w:proofErr w:type="gramStart"/>
      <w:r w:rsidRPr="00FD3BCE">
        <w:rPr>
          <w:b/>
          <w:bCs/>
        </w:rPr>
        <w:t xml:space="preserve">有 32 </w:t>
      </w:r>
      <w:proofErr w:type="gramEnd"/>
      <w:r w:rsidRPr="00FD3BCE">
        <w:rPr>
          <w:b/>
          <w:bCs/>
        </w:rPr>
        <w:t>位</w:t>
      </w:r>
      <w:r w:rsidRPr="00FD3BCE">
        <w:t>，被</w:t>
      </w:r>
      <w:proofErr w:type="gramStart"/>
      <w:r w:rsidRPr="00FD3BCE">
        <w:t xml:space="preserve">分成 8 </w:t>
      </w:r>
      <w:proofErr w:type="gramEnd"/>
      <w:r w:rsidRPr="00FD3BCE">
        <w:t>组，每</w:t>
      </w:r>
      <w:proofErr w:type="gramStart"/>
      <w:r w:rsidRPr="00FD3BCE">
        <w:t xml:space="preserve">组 4 </w:t>
      </w:r>
      <w:proofErr w:type="gramEnd"/>
      <w:r w:rsidRPr="00FD3BCE">
        <w:t>位，</w:t>
      </w:r>
      <w:proofErr w:type="gramStart"/>
      <w:r w:rsidRPr="00FD3BCE">
        <w:t xml:space="preserve">对应 1 </w:t>
      </w:r>
      <w:proofErr w:type="gramEnd"/>
      <w:r w:rsidRPr="00FD3BCE">
        <w:t>个引脚。</w:t>
      </w:r>
    </w:p>
    <w:p w14:paraId="4120672B" w14:textId="77777777" w:rsidR="004478AA" w:rsidRPr="00FD3BCE" w:rsidRDefault="004478AA">
      <w:pPr>
        <w:numPr>
          <w:ilvl w:val="0"/>
          <w:numId w:val="84"/>
        </w:numPr>
      </w:pPr>
      <w:r w:rsidRPr="00FD3BCE">
        <w:t>每组的 4 位分为：</w:t>
      </w:r>
    </w:p>
    <w:p w14:paraId="1322A322" w14:textId="77777777" w:rsidR="004478AA" w:rsidRPr="00FD3BCE" w:rsidRDefault="004478AA">
      <w:pPr>
        <w:numPr>
          <w:ilvl w:val="1"/>
          <w:numId w:val="84"/>
        </w:numPr>
      </w:pPr>
      <w:r w:rsidRPr="00FD3BCE">
        <w:rPr>
          <w:b/>
          <w:bCs/>
        </w:rPr>
        <w:t>MODE[1:0]</w:t>
      </w:r>
      <w:r w:rsidRPr="00FD3BCE">
        <w:t>：输出模式/速度</w:t>
      </w:r>
    </w:p>
    <w:p w14:paraId="32D8FFE8" w14:textId="77777777" w:rsidR="004478AA" w:rsidRPr="00FD3BCE" w:rsidRDefault="004478AA">
      <w:pPr>
        <w:numPr>
          <w:ilvl w:val="1"/>
          <w:numId w:val="84"/>
        </w:numPr>
      </w:pPr>
      <w:r w:rsidRPr="00FD3BCE">
        <w:rPr>
          <w:b/>
          <w:bCs/>
        </w:rPr>
        <w:t>CNF[1:0]</w:t>
      </w:r>
      <w:r w:rsidRPr="00FD3BCE">
        <w:t>：配置（推挽、开漏、上拉下拉、复用功能等）</w:t>
      </w:r>
    </w:p>
    <w:p w14:paraId="49DE35BB" w14:textId="77777777" w:rsidR="004478AA" w:rsidRPr="00FD3BCE" w:rsidRDefault="004478AA" w:rsidP="004478AA">
      <w:r w:rsidRPr="00FD3BCE">
        <w:t>举个例子：</w:t>
      </w:r>
    </w:p>
    <w:p w14:paraId="6CC02797" w14:textId="77777777" w:rsidR="004478AA" w:rsidRPr="00FD3BCE" w:rsidRDefault="004478AA" w:rsidP="004478AA">
      <w:proofErr w:type="spellStart"/>
      <w:r w:rsidRPr="00FD3BCE">
        <w:t>GPIOx_CRL</w:t>
      </w:r>
      <w:proofErr w:type="spellEnd"/>
      <w:r w:rsidRPr="00FD3BCE">
        <w:t xml:space="preserve"> 寄存器 (低 8 位引脚配置)</w:t>
      </w:r>
    </w:p>
    <w:p w14:paraId="22BBB1D6" w14:textId="77777777" w:rsidR="004478AA" w:rsidRPr="00FD3BCE" w:rsidRDefault="004478AA" w:rsidP="004478AA">
      <w:r w:rsidRPr="00FD3BCE">
        <w:t>---------------------------------------------------------</w:t>
      </w:r>
    </w:p>
    <w:p w14:paraId="15A21A77" w14:textId="77777777" w:rsidR="004478AA" w:rsidRPr="00FD3BCE" w:rsidRDefault="004478AA" w:rsidP="004478AA">
      <w:r w:rsidRPr="00FD3BCE">
        <w:t>位 [3:0]   -&gt; 配置 GPIOx_PIN0</w:t>
      </w:r>
    </w:p>
    <w:p w14:paraId="06DDF1CB" w14:textId="77777777" w:rsidR="004478AA" w:rsidRPr="00FD3BCE" w:rsidRDefault="004478AA" w:rsidP="004478AA">
      <w:r w:rsidRPr="00FD3BCE">
        <w:t>位 [7:4]   -&gt; 配置 GPIOx_PIN1</w:t>
      </w:r>
    </w:p>
    <w:p w14:paraId="0B91B2D2" w14:textId="77777777" w:rsidR="004478AA" w:rsidRPr="00FD3BCE" w:rsidRDefault="004478AA" w:rsidP="004478AA">
      <w:r w:rsidRPr="00FD3BCE">
        <w:t>位 [11:8]  -&gt; 配置 GPIOx_PIN2</w:t>
      </w:r>
    </w:p>
    <w:p w14:paraId="6F85CCFF" w14:textId="77777777" w:rsidR="004478AA" w:rsidRPr="00FD3BCE" w:rsidRDefault="004478AA" w:rsidP="004478AA">
      <w:r w:rsidRPr="00FD3BCE">
        <w:t>...</w:t>
      </w:r>
    </w:p>
    <w:p w14:paraId="7B164101" w14:textId="77777777" w:rsidR="004478AA" w:rsidRPr="00FD3BCE" w:rsidRDefault="004478AA" w:rsidP="004478AA">
      <w:r w:rsidRPr="00FD3BCE">
        <w:t>位 [31:28] -&gt; 配置 GPIOx_PIN7</w:t>
      </w:r>
    </w:p>
    <w:p w14:paraId="1FC8B2A2" w14:textId="77777777" w:rsidR="004478AA" w:rsidRPr="00FD3BCE" w:rsidRDefault="00000000" w:rsidP="004478AA">
      <w:r>
        <w:pict w14:anchorId="74CFA073">
          <v:rect id="_x0000_i1066" style="width:0;height:1.5pt" o:hralign="center" o:hrstd="t" o:hr="t" fillcolor="#a0a0a0" stroked="f"/>
        </w:pict>
      </w:r>
    </w:p>
    <w:p w14:paraId="7179C0A6" w14:textId="77777777" w:rsidR="004478AA" w:rsidRPr="00FD3BCE" w:rsidRDefault="004478AA" w:rsidP="004478AA">
      <w:pPr>
        <w:pStyle w:val="3"/>
      </w:pPr>
      <w:r w:rsidRPr="00FD3BCE">
        <w:t>4. 举例</w:t>
      </w:r>
    </w:p>
    <w:p w14:paraId="66E08B4D" w14:textId="77777777" w:rsidR="004478AA" w:rsidRPr="00FD3BCE" w:rsidRDefault="004478AA" w:rsidP="004478AA">
      <w:r w:rsidRPr="00FD3BCE">
        <w:t xml:space="preserve">假设我要把 </w:t>
      </w:r>
      <w:r w:rsidRPr="00FD3BCE">
        <w:rPr>
          <w:b/>
          <w:bCs/>
        </w:rPr>
        <w:t>PA0 配置为推挽输出 50MHz</w:t>
      </w:r>
      <w:r w:rsidRPr="00FD3BCE">
        <w:t>：</w:t>
      </w:r>
    </w:p>
    <w:p w14:paraId="4F4CF17F" w14:textId="77777777" w:rsidR="004478AA" w:rsidRPr="00FD3BCE" w:rsidRDefault="004478AA">
      <w:pPr>
        <w:numPr>
          <w:ilvl w:val="0"/>
          <w:numId w:val="85"/>
        </w:numPr>
      </w:pPr>
      <w:r w:rsidRPr="00FD3BCE">
        <w:t xml:space="preserve">PA0 → 对应 </w:t>
      </w:r>
      <w:r w:rsidRPr="00FD3BCE">
        <w:rPr>
          <w:b/>
          <w:bCs/>
        </w:rPr>
        <w:t>GPIOA_CRL 的 [3:0]</w:t>
      </w:r>
    </w:p>
    <w:p w14:paraId="55D97DE3" w14:textId="77777777" w:rsidR="004478AA" w:rsidRPr="00FD3BCE" w:rsidRDefault="004478AA">
      <w:pPr>
        <w:numPr>
          <w:ilvl w:val="0"/>
          <w:numId w:val="85"/>
        </w:numPr>
      </w:pPr>
      <w:r w:rsidRPr="00FD3BCE">
        <w:t>设置：</w:t>
      </w:r>
    </w:p>
    <w:p w14:paraId="13BF44C2" w14:textId="77777777" w:rsidR="004478AA" w:rsidRPr="00FD3BCE" w:rsidRDefault="004478AA">
      <w:pPr>
        <w:numPr>
          <w:ilvl w:val="1"/>
          <w:numId w:val="85"/>
        </w:numPr>
      </w:pPr>
      <w:r w:rsidRPr="00FD3BCE">
        <w:t>MODE = 11（二进制） = 50MHz 输出</w:t>
      </w:r>
    </w:p>
    <w:p w14:paraId="2BBD9168" w14:textId="77777777" w:rsidR="004478AA" w:rsidRPr="00FD3BCE" w:rsidRDefault="004478AA">
      <w:pPr>
        <w:numPr>
          <w:ilvl w:val="1"/>
          <w:numId w:val="85"/>
        </w:numPr>
      </w:pPr>
      <w:r w:rsidRPr="00FD3BCE">
        <w:t>CNF = 00（二进制） = 通用推挽输出</w:t>
      </w:r>
    </w:p>
    <w:p w14:paraId="22800ED6" w14:textId="77777777" w:rsidR="004478AA" w:rsidRPr="00FD3BCE" w:rsidRDefault="004478AA">
      <w:pPr>
        <w:numPr>
          <w:ilvl w:val="0"/>
          <w:numId w:val="85"/>
        </w:numPr>
      </w:pPr>
      <w:r w:rsidRPr="00FD3BCE">
        <w:t>结果：GPIOA-&gt;CRL |= 0x00000003;</w:t>
      </w:r>
    </w:p>
    <w:p w14:paraId="25C5E93B" w14:textId="77777777" w:rsidR="004478AA" w:rsidRPr="00FD3BCE" w:rsidRDefault="00000000" w:rsidP="004478AA">
      <w:r>
        <w:pict w14:anchorId="5C4B4679">
          <v:rect id="_x0000_i1067" style="width:0;height:1.5pt" o:hralign="center" o:hrstd="t" o:hr="t" fillcolor="#a0a0a0" stroked="f"/>
        </w:pict>
      </w:r>
    </w:p>
    <w:p w14:paraId="34914CD5" w14:textId="77777777" w:rsidR="004478AA" w:rsidRPr="00FD3BCE" w:rsidRDefault="004478AA" w:rsidP="004478AA">
      <w:pPr>
        <w:pStyle w:val="3"/>
      </w:pPr>
      <w:r w:rsidRPr="00FD3BCE">
        <w:t>5. 注意</w:t>
      </w:r>
    </w:p>
    <w:p w14:paraId="453D5D66" w14:textId="77777777" w:rsidR="004478AA" w:rsidRPr="00FD3BCE" w:rsidRDefault="004478AA">
      <w:pPr>
        <w:numPr>
          <w:ilvl w:val="0"/>
          <w:numId w:val="86"/>
        </w:numPr>
      </w:pPr>
      <w:r w:rsidRPr="00FD3BCE">
        <w:rPr>
          <w:b/>
          <w:bCs/>
        </w:rPr>
        <w:t>CRL 控制的是 0~7 引脚</w:t>
      </w:r>
    </w:p>
    <w:p w14:paraId="5E34D99C" w14:textId="77777777" w:rsidR="004478AA" w:rsidRPr="00FD3BCE" w:rsidRDefault="004478AA">
      <w:pPr>
        <w:numPr>
          <w:ilvl w:val="0"/>
          <w:numId w:val="86"/>
        </w:numPr>
      </w:pPr>
      <w:r w:rsidRPr="00FD3BCE">
        <w:rPr>
          <w:b/>
          <w:bCs/>
        </w:rPr>
        <w:t>CRH 控制的是 8~15 引脚</w:t>
      </w:r>
    </w:p>
    <w:p w14:paraId="2C8D216C" w14:textId="77777777" w:rsidR="004478AA" w:rsidRPr="00FD3BCE" w:rsidRDefault="004478AA">
      <w:pPr>
        <w:numPr>
          <w:ilvl w:val="0"/>
          <w:numId w:val="86"/>
        </w:numPr>
      </w:pPr>
      <w:r w:rsidRPr="00FD3BCE">
        <w:t xml:space="preserve">在 </w:t>
      </w:r>
      <w:r w:rsidRPr="00FD3BCE">
        <w:rPr>
          <w:b/>
          <w:bCs/>
        </w:rPr>
        <w:t>STM32F1 系列</w:t>
      </w:r>
      <w:r w:rsidRPr="00FD3BCE">
        <w:t>里才有这种 CRL/CRH 配置方式。</w:t>
      </w:r>
    </w:p>
    <w:p w14:paraId="3D47E75A" w14:textId="77777777" w:rsidR="004478AA" w:rsidRPr="00FD3BCE" w:rsidRDefault="004478AA">
      <w:pPr>
        <w:numPr>
          <w:ilvl w:val="0"/>
          <w:numId w:val="86"/>
        </w:numPr>
      </w:pPr>
      <w:r w:rsidRPr="00FD3BCE">
        <w:lastRenderedPageBreak/>
        <w:t xml:space="preserve">在 </w:t>
      </w:r>
      <w:r w:rsidRPr="00FD3BCE">
        <w:rPr>
          <w:b/>
          <w:bCs/>
        </w:rPr>
        <w:t>STM32F4/F7/H7 等新系列</w:t>
      </w:r>
      <w:r w:rsidRPr="00FD3BCE">
        <w:t xml:space="preserve">里，已经换成了 </w:t>
      </w:r>
      <w:r w:rsidRPr="00FD3BCE">
        <w:rPr>
          <w:b/>
          <w:bCs/>
        </w:rPr>
        <w:t>MODER、OTYPER、PUPDR</w:t>
      </w:r>
      <w:r w:rsidRPr="00FD3BCE">
        <w:t xml:space="preserve"> 等寄存器，更直观。</w:t>
      </w:r>
    </w:p>
    <w:p w14:paraId="0A834D9A" w14:textId="77777777" w:rsidR="004478AA" w:rsidRDefault="004478AA" w:rsidP="004478AA">
      <w:pPr>
        <w:pStyle w:val="2"/>
      </w:pPr>
      <w:proofErr w:type="spellStart"/>
      <w:r w:rsidRPr="00FD3BCE">
        <w:t>GPIOx_CRH</w:t>
      </w:r>
      <w:proofErr w:type="spellEnd"/>
      <w:r>
        <w:rPr>
          <w:rFonts w:hint="eastAsia"/>
        </w:rPr>
        <w:t>()</w:t>
      </w:r>
      <w:r w:rsidRPr="00C04FCA">
        <w:t>配置</w:t>
      </w:r>
      <w:r w:rsidRPr="00581546">
        <w:t>高</w:t>
      </w:r>
      <w:proofErr w:type="gramStart"/>
      <w:r w:rsidRPr="00581546">
        <w:t>8 个</w:t>
      </w:r>
      <w:proofErr w:type="gramEnd"/>
      <w:r w:rsidRPr="00581546">
        <w:t>引脚</w:t>
      </w:r>
    </w:p>
    <w:p w14:paraId="6A44C19E" w14:textId="77777777" w:rsidR="004478AA" w:rsidRPr="00C04FCA" w:rsidRDefault="004478AA" w:rsidP="004478AA">
      <w:r w:rsidRPr="00C04FCA">
        <w:rPr>
          <w:rFonts w:ascii="Segoe UI Emoji" w:hAnsi="Segoe UI Emoji" w:cs="Segoe UI Emoji"/>
        </w:rPr>
        <w:t>👌</w:t>
      </w:r>
      <w:r w:rsidRPr="00C04FCA">
        <w:t xml:space="preserve"> 你问的 </w:t>
      </w:r>
      <w:proofErr w:type="spellStart"/>
      <w:r w:rsidRPr="00C04FCA">
        <w:rPr>
          <w:b/>
          <w:bCs/>
        </w:rPr>
        <w:t>GPIOx_CRH</w:t>
      </w:r>
      <w:proofErr w:type="spellEnd"/>
      <w:r w:rsidRPr="00C04FCA">
        <w:t xml:space="preserve">，它和 </w:t>
      </w:r>
      <w:proofErr w:type="spellStart"/>
      <w:r w:rsidRPr="00C04FCA">
        <w:rPr>
          <w:b/>
          <w:bCs/>
        </w:rPr>
        <w:t>GPIOx_CRL</w:t>
      </w:r>
      <w:proofErr w:type="spellEnd"/>
      <w:r w:rsidRPr="00C04FCA">
        <w:t xml:space="preserve"> 是一对寄存器。</w:t>
      </w:r>
    </w:p>
    <w:p w14:paraId="6AC4BED6" w14:textId="77777777" w:rsidR="004478AA" w:rsidRPr="00C04FCA" w:rsidRDefault="00000000" w:rsidP="004478AA">
      <w:r>
        <w:pict w14:anchorId="4EDB82F9">
          <v:rect id="_x0000_i1068" style="width:0;height:1.5pt" o:hralign="center" o:hrstd="t" o:hr="t" fillcolor="#a0a0a0" stroked="f"/>
        </w:pict>
      </w:r>
    </w:p>
    <w:p w14:paraId="18D9FBED" w14:textId="77777777" w:rsidR="004478AA" w:rsidRPr="00C04FCA" w:rsidRDefault="004478AA" w:rsidP="004478AA">
      <w:pPr>
        <w:pStyle w:val="3"/>
      </w:pPr>
      <w:r w:rsidRPr="00C04FCA">
        <w:t xml:space="preserve">1. 什么是 </w:t>
      </w:r>
      <w:proofErr w:type="spellStart"/>
      <w:r w:rsidRPr="00C04FCA">
        <w:t>GPIOx_CRH</w:t>
      </w:r>
      <w:proofErr w:type="spellEnd"/>
      <w:r w:rsidRPr="00C04FCA">
        <w:t>？</w:t>
      </w:r>
    </w:p>
    <w:p w14:paraId="7DA26106" w14:textId="77777777" w:rsidR="004478AA" w:rsidRPr="00C04FCA" w:rsidRDefault="004478AA">
      <w:pPr>
        <w:numPr>
          <w:ilvl w:val="0"/>
          <w:numId w:val="87"/>
        </w:numPr>
      </w:pPr>
      <w:proofErr w:type="spellStart"/>
      <w:r w:rsidRPr="00C04FCA">
        <w:rPr>
          <w:b/>
          <w:bCs/>
        </w:rPr>
        <w:t>GPIOx_CRH</w:t>
      </w:r>
      <w:proofErr w:type="spellEnd"/>
      <w:r w:rsidRPr="00C04FCA">
        <w:t xml:space="preserve"> = GPIO 端口 </w:t>
      </w:r>
      <w:r w:rsidRPr="00C04FCA">
        <w:rPr>
          <w:b/>
          <w:bCs/>
        </w:rPr>
        <w:t>配置寄存器 High</w:t>
      </w:r>
      <w:r w:rsidRPr="00C04FCA">
        <w:t>（Control Register High）。</w:t>
      </w:r>
    </w:p>
    <w:p w14:paraId="597130A5" w14:textId="77777777" w:rsidR="004478AA" w:rsidRPr="00C04FCA" w:rsidRDefault="004478AA">
      <w:pPr>
        <w:numPr>
          <w:ilvl w:val="0"/>
          <w:numId w:val="87"/>
        </w:numPr>
      </w:pPr>
      <w:r w:rsidRPr="00C04FCA">
        <w:t xml:space="preserve">用来配置 </w:t>
      </w:r>
      <w:proofErr w:type="gramStart"/>
      <w:r w:rsidRPr="00C04FCA">
        <w:rPr>
          <w:b/>
          <w:bCs/>
          <w:color w:val="EE0000"/>
        </w:rPr>
        <w:t xml:space="preserve">高 8 </w:t>
      </w:r>
      <w:proofErr w:type="gramEnd"/>
      <w:r w:rsidRPr="00C04FCA">
        <w:rPr>
          <w:b/>
          <w:bCs/>
          <w:color w:val="EE0000"/>
        </w:rPr>
        <w:t>个引脚</w:t>
      </w:r>
      <w:r w:rsidRPr="00C04FCA">
        <w:rPr>
          <w:b/>
          <w:bCs/>
        </w:rPr>
        <w:t xml:space="preserve">（PIN8 </w:t>
      </w:r>
      <w:proofErr w:type="gramStart"/>
      <w:r w:rsidRPr="00C04FCA">
        <w:rPr>
          <w:b/>
          <w:bCs/>
        </w:rPr>
        <w:t>~ PIN15</w:t>
      </w:r>
      <w:proofErr w:type="gramEnd"/>
      <w:r w:rsidRPr="00C04FCA">
        <w:rPr>
          <w:b/>
          <w:bCs/>
        </w:rPr>
        <w:t>）</w:t>
      </w:r>
      <w:r w:rsidRPr="00C04FCA">
        <w:t xml:space="preserve"> 的模式和功能。</w:t>
      </w:r>
    </w:p>
    <w:p w14:paraId="66640161" w14:textId="77777777" w:rsidR="004478AA" w:rsidRPr="00C04FCA" w:rsidRDefault="004478AA" w:rsidP="004478AA">
      <w:r w:rsidRPr="00C04FCA">
        <w:t>也就是说：</w:t>
      </w:r>
    </w:p>
    <w:p w14:paraId="2595E578" w14:textId="77777777" w:rsidR="004478AA" w:rsidRPr="00C04FCA" w:rsidRDefault="004478AA">
      <w:pPr>
        <w:numPr>
          <w:ilvl w:val="0"/>
          <w:numId w:val="88"/>
        </w:numPr>
      </w:pPr>
      <w:r w:rsidRPr="00C04FCA">
        <w:rPr>
          <w:b/>
          <w:bCs/>
        </w:rPr>
        <w:t>CRL</w:t>
      </w:r>
      <w:r w:rsidRPr="00C04FCA">
        <w:t xml:space="preserve"> → 控制 GPIO0 ~ GPIO7</w:t>
      </w:r>
    </w:p>
    <w:p w14:paraId="0290F068" w14:textId="77777777" w:rsidR="004478AA" w:rsidRPr="00C04FCA" w:rsidRDefault="004478AA">
      <w:pPr>
        <w:numPr>
          <w:ilvl w:val="0"/>
          <w:numId w:val="88"/>
        </w:numPr>
      </w:pPr>
      <w:r w:rsidRPr="00C04FCA">
        <w:rPr>
          <w:b/>
          <w:bCs/>
        </w:rPr>
        <w:t>CRH</w:t>
      </w:r>
      <w:r w:rsidRPr="00C04FCA">
        <w:t xml:space="preserve"> → 控制 GPIO8 ~ GPIO15</w:t>
      </w:r>
    </w:p>
    <w:p w14:paraId="0D638805" w14:textId="77777777" w:rsidR="004478AA" w:rsidRPr="00C04FCA" w:rsidRDefault="00000000" w:rsidP="004478AA">
      <w:r>
        <w:pict w14:anchorId="563C5D54">
          <v:rect id="_x0000_i1069" style="width:0;height:1.5pt" o:hralign="center" o:hrstd="t" o:hr="t" fillcolor="#a0a0a0" stroked="f"/>
        </w:pict>
      </w:r>
    </w:p>
    <w:p w14:paraId="3E65F12D" w14:textId="77777777" w:rsidR="004478AA" w:rsidRPr="00C04FCA" w:rsidRDefault="004478AA" w:rsidP="004478AA">
      <w:pPr>
        <w:pStyle w:val="3"/>
      </w:pPr>
      <w:r w:rsidRPr="00C04FCA">
        <w:t>2. 内部分布</w:t>
      </w:r>
    </w:p>
    <w:p w14:paraId="67E20F28" w14:textId="77777777" w:rsidR="004478AA" w:rsidRPr="00C04FCA" w:rsidRDefault="004478AA">
      <w:pPr>
        <w:numPr>
          <w:ilvl w:val="0"/>
          <w:numId w:val="89"/>
        </w:numPr>
      </w:pPr>
      <w:r w:rsidRPr="00C04FCA">
        <w:rPr>
          <w:b/>
          <w:bCs/>
        </w:rPr>
        <w:t>32 位寄存器</w:t>
      </w:r>
      <w:r w:rsidRPr="00C04FCA">
        <w:t>，分成 8 组（每组 4 位），每组对应一个引脚。</w:t>
      </w:r>
    </w:p>
    <w:p w14:paraId="666C5A21" w14:textId="77777777" w:rsidR="004478AA" w:rsidRPr="00C04FCA" w:rsidRDefault="004478AA">
      <w:pPr>
        <w:numPr>
          <w:ilvl w:val="0"/>
          <w:numId w:val="89"/>
        </w:numPr>
      </w:pPr>
      <w:r w:rsidRPr="00C04FCA">
        <w:t>每组 4 位拆成：</w:t>
      </w:r>
    </w:p>
    <w:p w14:paraId="65CA93B4" w14:textId="77777777" w:rsidR="004478AA" w:rsidRPr="00C04FCA" w:rsidRDefault="004478AA">
      <w:pPr>
        <w:numPr>
          <w:ilvl w:val="1"/>
          <w:numId w:val="89"/>
        </w:numPr>
      </w:pPr>
      <w:r w:rsidRPr="00C04FCA">
        <w:rPr>
          <w:b/>
          <w:bCs/>
        </w:rPr>
        <w:t>MODE[1:0]</w:t>
      </w:r>
      <w:r w:rsidRPr="00C04FCA">
        <w:t>：输出速度 / 输入模式</w:t>
      </w:r>
    </w:p>
    <w:p w14:paraId="279159ED" w14:textId="77777777" w:rsidR="004478AA" w:rsidRPr="00C04FCA" w:rsidRDefault="004478AA">
      <w:pPr>
        <w:numPr>
          <w:ilvl w:val="1"/>
          <w:numId w:val="89"/>
        </w:numPr>
      </w:pPr>
      <w:r w:rsidRPr="00C04FCA">
        <w:rPr>
          <w:b/>
          <w:bCs/>
        </w:rPr>
        <w:t>CNF[1:0]</w:t>
      </w:r>
      <w:r w:rsidRPr="00C04FCA">
        <w:t>：配置（推挽、开漏、上拉/下拉、浮空、复用等）</w:t>
      </w:r>
    </w:p>
    <w:p w14:paraId="0E33A467" w14:textId="77777777" w:rsidR="004478AA" w:rsidRPr="00C04FCA" w:rsidRDefault="004478AA" w:rsidP="004478AA">
      <w:r w:rsidRPr="00C04FCA">
        <w:t>表格说明：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701"/>
        <w:gridCol w:w="1873"/>
      </w:tblGrid>
      <w:tr w:rsidR="004478AA" w:rsidRPr="00C04FCA" w14:paraId="55A79EEB" w14:textId="77777777" w:rsidTr="004B7671">
        <w:trPr>
          <w:tblHeader/>
          <w:tblCellSpacing w:w="15" w:type="dxa"/>
        </w:trPr>
        <w:tc>
          <w:tcPr>
            <w:tcW w:w="0" w:type="auto"/>
            <w:vAlign w:val="center"/>
            <w:hideMark/>
          </w:tcPr>
          <w:p w14:paraId="6E36CBF2" w14:textId="77777777" w:rsidR="004478AA" w:rsidRPr="00C04FCA" w:rsidRDefault="004478AA" w:rsidP="004B7671">
            <w:pPr>
              <w:rPr>
                <w:b/>
                <w:bCs/>
              </w:rPr>
            </w:pPr>
            <w:r w:rsidRPr="00C04FCA">
              <w:rPr>
                <w:b/>
                <w:bCs/>
              </w:rPr>
              <w:t>引脚</w:t>
            </w:r>
          </w:p>
        </w:tc>
        <w:tc>
          <w:tcPr>
            <w:tcW w:w="0" w:type="auto"/>
            <w:vAlign w:val="center"/>
            <w:hideMark/>
          </w:tcPr>
          <w:p w14:paraId="473AFC86" w14:textId="77777777" w:rsidR="004478AA" w:rsidRPr="00C04FCA" w:rsidRDefault="004478AA" w:rsidP="004B7671">
            <w:pPr>
              <w:rPr>
                <w:b/>
                <w:bCs/>
              </w:rPr>
            </w:pPr>
            <w:r w:rsidRPr="00C04FCA">
              <w:rPr>
                <w:b/>
                <w:bCs/>
              </w:rPr>
              <w:t>位段</w:t>
            </w:r>
          </w:p>
        </w:tc>
        <w:tc>
          <w:tcPr>
            <w:tcW w:w="0" w:type="auto"/>
            <w:vAlign w:val="center"/>
            <w:hideMark/>
          </w:tcPr>
          <w:p w14:paraId="3CF67307" w14:textId="77777777" w:rsidR="004478AA" w:rsidRPr="00C04FCA" w:rsidRDefault="004478AA" w:rsidP="004B7671">
            <w:pPr>
              <w:rPr>
                <w:b/>
                <w:bCs/>
              </w:rPr>
            </w:pPr>
            <w:r w:rsidRPr="00C04FCA">
              <w:rPr>
                <w:b/>
                <w:bCs/>
              </w:rPr>
              <w:t>说明</w:t>
            </w:r>
          </w:p>
        </w:tc>
      </w:tr>
      <w:tr w:rsidR="004478AA" w:rsidRPr="00C04FCA" w14:paraId="12F8EB7E" w14:textId="77777777" w:rsidTr="004B7671">
        <w:trPr>
          <w:tblCellSpacing w:w="15" w:type="dxa"/>
        </w:trPr>
        <w:tc>
          <w:tcPr>
            <w:tcW w:w="0" w:type="auto"/>
            <w:vAlign w:val="center"/>
            <w:hideMark/>
          </w:tcPr>
          <w:p w14:paraId="1A88933C" w14:textId="77777777" w:rsidR="004478AA" w:rsidRPr="00C04FCA" w:rsidRDefault="004478AA" w:rsidP="004B7671">
            <w:r w:rsidRPr="00C04FCA">
              <w:t>PIN8</w:t>
            </w:r>
          </w:p>
        </w:tc>
        <w:tc>
          <w:tcPr>
            <w:tcW w:w="0" w:type="auto"/>
            <w:vAlign w:val="center"/>
            <w:hideMark/>
          </w:tcPr>
          <w:p w14:paraId="048533ED" w14:textId="77777777" w:rsidR="004478AA" w:rsidRPr="00C04FCA" w:rsidRDefault="004478AA" w:rsidP="004B7671">
            <w:r w:rsidRPr="00C04FCA">
              <w:t>[3:0]</w:t>
            </w:r>
          </w:p>
        </w:tc>
        <w:tc>
          <w:tcPr>
            <w:tcW w:w="0" w:type="auto"/>
            <w:vAlign w:val="center"/>
            <w:hideMark/>
          </w:tcPr>
          <w:p w14:paraId="0525B762" w14:textId="77777777" w:rsidR="004478AA" w:rsidRPr="00C04FCA" w:rsidRDefault="004478AA" w:rsidP="004B7671">
            <w:r w:rsidRPr="00C04FCA">
              <w:t>配置 GPIOx_PIN8</w:t>
            </w:r>
          </w:p>
        </w:tc>
      </w:tr>
      <w:tr w:rsidR="004478AA" w:rsidRPr="00C04FCA" w14:paraId="0DD24014" w14:textId="77777777" w:rsidTr="004B7671">
        <w:trPr>
          <w:tblCellSpacing w:w="15" w:type="dxa"/>
        </w:trPr>
        <w:tc>
          <w:tcPr>
            <w:tcW w:w="0" w:type="auto"/>
            <w:vAlign w:val="center"/>
            <w:hideMark/>
          </w:tcPr>
          <w:p w14:paraId="726EFFC9" w14:textId="77777777" w:rsidR="004478AA" w:rsidRPr="00C04FCA" w:rsidRDefault="004478AA" w:rsidP="004B7671">
            <w:r w:rsidRPr="00C04FCA">
              <w:t>PIN9</w:t>
            </w:r>
          </w:p>
        </w:tc>
        <w:tc>
          <w:tcPr>
            <w:tcW w:w="0" w:type="auto"/>
            <w:vAlign w:val="center"/>
            <w:hideMark/>
          </w:tcPr>
          <w:p w14:paraId="2757B902" w14:textId="77777777" w:rsidR="004478AA" w:rsidRPr="00C04FCA" w:rsidRDefault="004478AA" w:rsidP="004B7671">
            <w:r w:rsidRPr="00C04FCA">
              <w:t>[7:4]</w:t>
            </w:r>
          </w:p>
        </w:tc>
        <w:tc>
          <w:tcPr>
            <w:tcW w:w="0" w:type="auto"/>
            <w:vAlign w:val="center"/>
            <w:hideMark/>
          </w:tcPr>
          <w:p w14:paraId="6B614649" w14:textId="77777777" w:rsidR="004478AA" w:rsidRPr="00C04FCA" w:rsidRDefault="004478AA" w:rsidP="004B7671">
            <w:r w:rsidRPr="00C04FCA">
              <w:t>配置 GPIOx_PIN9</w:t>
            </w:r>
          </w:p>
        </w:tc>
      </w:tr>
      <w:tr w:rsidR="004478AA" w:rsidRPr="00C04FCA" w14:paraId="08709D39" w14:textId="77777777" w:rsidTr="004B7671">
        <w:trPr>
          <w:tblCellSpacing w:w="15" w:type="dxa"/>
        </w:trPr>
        <w:tc>
          <w:tcPr>
            <w:tcW w:w="0" w:type="auto"/>
            <w:vAlign w:val="center"/>
            <w:hideMark/>
          </w:tcPr>
          <w:p w14:paraId="55F105EC" w14:textId="77777777" w:rsidR="004478AA" w:rsidRPr="00C04FCA" w:rsidRDefault="004478AA" w:rsidP="004B7671">
            <w:r w:rsidRPr="00C04FCA">
              <w:t>PIN10</w:t>
            </w:r>
          </w:p>
        </w:tc>
        <w:tc>
          <w:tcPr>
            <w:tcW w:w="0" w:type="auto"/>
            <w:vAlign w:val="center"/>
            <w:hideMark/>
          </w:tcPr>
          <w:p w14:paraId="1A7D1397" w14:textId="77777777" w:rsidR="004478AA" w:rsidRPr="00C04FCA" w:rsidRDefault="004478AA" w:rsidP="004B7671">
            <w:r w:rsidRPr="00C04FCA">
              <w:t>[11:8]</w:t>
            </w:r>
          </w:p>
        </w:tc>
        <w:tc>
          <w:tcPr>
            <w:tcW w:w="0" w:type="auto"/>
            <w:vAlign w:val="center"/>
            <w:hideMark/>
          </w:tcPr>
          <w:p w14:paraId="4B654E10" w14:textId="77777777" w:rsidR="004478AA" w:rsidRPr="00C04FCA" w:rsidRDefault="004478AA" w:rsidP="004B7671">
            <w:r w:rsidRPr="00C04FCA">
              <w:t>配置 GPIOx_PIN10</w:t>
            </w:r>
          </w:p>
        </w:tc>
      </w:tr>
      <w:tr w:rsidR="004478AA" w:rsidRPr="00C04FCA" w14:paraId="1E49A54F" w14:textId="77777777" w:rsidTr="004B7671">
        <w:trPr>
          <w:tblCellSpacing w:w="15" w:type="dxa"/>
        </w:trPr>
        <w:tc>
          <w:tcPr>
            <w:tcW w:w="0" w:type="auto"/>
            <w:vAlign w:val="center"/>
            <w:hideMark/>
          </w:tcPr>
          <w:p w14:paraId="634C4C47" w14:textId="77777777" w:rsidR="004478AA" w:rsidRPr="00C04FCA" w:rsidRDefault="004478AA" w:rsidP="004B7671">
            <w:r w:rsidRPr="00C04FCA">
              <w:t>PIN11</w:t>
            </w:r>
          </w:p>
        </w:tc>
        <w:tc>
          <w:tcPr>
            <w:tcW w:w="0" w:type="auto"/>
            <w:vAlign w:val="center"/>
            <w:hideMark/>
          </w:tcPr>
          <w:p w14:paraId="01171EF5" w14:textId="77777777" w:rsidR="004478AA" w:rsidRPr="00C04FCA" w:rsidRDefault="004478AA" w:rsidP="004B7671">
            <w:r w:rsidRPr="00C04FCA">
              <w:t>[15:12]</w:t>
            </w:r>
          </w:p>
        </w:tc>
        <w:tc>
          <w:tcPr>
            <w:tcW w:w="0" w:type="auto"/>
            <w:vAlign w:val="center"/>
            <w:hideMark/>
          </w:tcPr>
          <w:p w14:paraId="6F0B4457" w14:textId="77777777" w:rsidR="004478AA" w:rsidRPr="00C04FCA" w:rsidRDefault="004478AA" w:rsidP="004B7671">
            <w:r w:rsidRPr="00C04FCA">
              <w:t>配置 GPIOx_PIN11</w:t>
            </w:r>
          </w:p>
        </w:tc>
      </w:tr>
      <w:tr w:rsidR="004478AA" w:rsidRPr="00C04FCA" w14:paraId="13BBB343" w14:textId="77777777" w:rsidTr="004B7671">
        <w:trPr>
          <w:tblCellSpacing w:w="15" w:type="dxa"/>
        </w:trPr>
        <w:tc>
          <w:tcPr>
            <w:tcW w:w="0" w:type="auto"/>
            <w:vAlign w:val="center"/>
            <w:hideMark/>
          </w:tcPr>
          <w:p w14:paraId="0A5795B4" w14:textId="77777777" w:rsidR="004478AA" w:rsidRPr="00C04FCA" w:rsidRDefault="004478AA" w:rsidP="004B7671">
            <w:r w:rsidRPr="00C04FCA">
              <w:t>PIN12</w:t>
            </w:r>
          </w:p>
        </w:tc>
        <w:tc>
          <w:tcPr>
            <w:tcW w:w="0" w:type="auto"/>
            <w:vAlign w:val="center"/>
            <w:hideMark/>
          </w:tcPr>
          <w:p w14:paraId="5D16D13D" w14:textId="77777777" w:rsidR="004478AA" w:rsidRPr="00C04FCA" w:rsidRDefault="004478AA" w:rsidP="004B7671">
            <w:r w:rsidRPr="00C04FCA">
              <w:t>[19:16]</w:t>
            </w:r>
          </w:p>
        </w:tc>
        <w:tc>
          <w:tcPr>
            <w:tcW w:w="0" w:type="auto"/>
            <w:vAlign w:val="center"/>
            <w:hideMark/>
          </w:tcPr>
          <w:p w14:paraId="4F65E980" w14:textId="77777777" w:rsidR="004478AA" w:rsidRPr="00C04FCA" w:rsidRDefault="004478AA" w:rsidP="004B7671">
            <w:r w:rsidRPr="00C04FCA">
              <w:t>配置 GPIOx_PIN12</w:t>
            </w:r>
          </w:p>
        </w:tc>
      </w:tr>
      <w:tr w:rsidR="004478AA" w:rsidRPr="00C04FCA" w14:paraId="494D49F3" w14:textId="77777777" w:rsidTr="004B7671">
        <w:trPr>
          <w:tblCellSpacing w:w="15" w:type="dxa"/>
        </w:trPr>
        <w:tc>
          <w:tcPr>
            <w:tcW w:w="0" w:type="auto"/>
            <w:vAlign w:val="center"/>
            <w:hideMark/>
          </w:tcPr>
          <w:p w14:paraId="22D8CA10" w14:textId="77777777" w:rsidR="004478AA" w:rsidRPr="00C04FCA" w:rsidRDefault="004478AA" w:rsidP="004B7671">
            <w:r w:rsidRPr="00C04FCA">
              <w:lastRenderedPageBreak/>
              <w:t>PIN13</w:t>
            </w:r>
          </w:p>
        </w:tc>
        <w:tc>
          <w:tcPr>
            <w:tcW w:w="0" w:type="auto"/>
            <w:vAlign w:val="center"/>
            <w:hideMark/>
          </w:tcPr>
          <w:p w14:paraId="71CC8E8B" w14:textId="77777777" w:rsidR="004478AA" w:rsidRPr="00C04FCA" w:rsidRDefault="004478AA" w:rsidP="004B7671">
            <w:r w:rsidRPr="00C04FCA">
              <w:t>[23:20]</w:t>
            </w:r>
          </w:p>
        </w:tc>
        <w:tc>
          <w:tcPr>
            <w:tcW w:w="0" w:type="auto"/>
            <w:vAlign w:val="center"/>
            <w:hideMark/>
          </w:tcPr>
          <w:p w14:paraId="4F855651" w14:textId="77777777" w:rsidR="004478AA" w:rsidRPr="00C04FCA" w:rsidRDefault="004478AA" w:rsidP="004B7671">
            <w:r w:rsidRPr="00C04FCA">
              <w:t>配置 GPIOx_PIN13</w:t>
            </w:r>
          </w:p>
        </w:tc>
      </w:tr>
      <w:tr w:rsidR="004478AA" w:rsidRPr="00C04FCA" w14:paraId="08DEF18A" w14:textId="77777777" w:rsidTr="004B7671">
        <w:trPr>
          <w:tblCellSpacing w:w="15" w:type="dxa"/>
        </w:trPr>
        <w:tc>
          <w:tcPr>
            <w:tcW w:w="0" w:type="auto"/>
            <w:vAlign w:val="center"/>
            <w:hideMark/>
          </w:tcPr>
          <w:p w14:paraId="351AD807" w14:textId="77777777" w:rsidR="004478AA" w:rsidRPr="00C04FCA" w:rsidRDefault="004478AA" w:rsidP="004B7671">
            <w:r w:rsidRPr="00C04FCA">
              <w:t>PIN14</w:t>
            </w:r>
          </w:p>
        </w:tc>
        <w:tc>
          <w:tcPr>
            <w:tcW w:w="0" w:type="auto"/>
            <w:vAlign w:val="center"/>
            <w:hideMark/>
          </w:tcPr>
          <w:p w14:paraId="61DE5BD5" w14:textId="77777777" w:rsidR="004478AA" w:rsidRPr="00C04FCA" w:rsidRDefault="004478AA" w:rsidP="004B7671">
            <w:r w:rsidRPr="00C04FCA">
              <w:t>[27:24]</w:t>
            </w:r>
          </w:p>
        </w:tc>
        <w:tc>
          <w:tcPr>
            <w:tcW w:w="0" w:type="auto"/>
            <w:vAlign w:val="center"/>
            <w:hideMark/>
          </w:tcPr>
          <w:p w14:paraId="2A75EBAC" w14:textId="77777777" w:rsidR="004478AA" w:rsidRPr="00C04FCA" w:rsidRDefault="004478AA" w:rsidP="004B7671">
            <w:r w:rsidRPr="00C04FCA">
              <w:t>配置 GPIOx_PIN14</w:t>
            </w:r>
          </w:p>
        </w:tc>
      </w:tr>
      <w:tr w:rsidR="004478AA" w:rsidRPr="00C04FCA" w14:paraId="2F653A70" w14:textId="77777777" w:rsidTr="004B7671">
        <w:trPr>
          <w:tblCellSpacing w:w="15" w:type="dxa"/>
        </w:trPr>
        <w:tc>
          <w:tcPr>
            <w:tcW w:w="0" w:type="auto"/>
            <w:vAlign w:val="center"/>
            <w:hideMark/>
          </w:tcPr>
          <w:p w14:paraId="6BE4FC9E" w14:textId="77777777" w:rsidR="004478AA" w:rsidRPr="00C04FCA" w:rsidRDefault="004478AA" w:rsidP="004B7671">
            <w:r w:rsidRPr="00C04FCA">
              <w:t>PIN15</w:t>
            </w:r>
          </w:p>
        </w:tc>
        <w:tc>
          <w:tcPr>
            <w:tcW w:w="0" w:type="auto"/>
            <w:vAlign w:val="center"/>
            <w:hideMark/>
          </w:tcPr>
          <w:p w14:paraId="4ABC3029" w14:textId="77777777" w:rsidR="004478AA" w:rsidRPr="00C04FCA" w:rsidRDefault="004478AA" w:rsidP="004B7671">
            <w:r w:rsidRPr="00C04FCA">
              <w:t>[31:28]</w:t>
            </w:r>
          </w:p>
        </w:tc>
        <w:tc>
          <w:tcPr>
            <w:tcW w:w="0" w:type="auto"/>
            <w:vAlign w:val="center"/>
            <w:hideMark/>
          </w:tcPr>
          <w:p w14:paraId="30906AFD" w14:textId="77777777" w:rsidR="004478AA" w:rsidRPr="00C04FCA" w:rsidRDefault="004478AA" w:rsidP="004B7671">
            <w:r w:rsidRPr="00C04FCA">
              <w:t>配置 GPIOx_PIN15</w:t>
            </w:r>
          </w:p>
        </w:tc>
      </w:tr>
    </w:tbl>
    <w:p w14:paraId="597F9BF3" w14:textId="77777777" w:rsidR="004478AA" w:rsidRPr="00C04FCA" w:rsidRDefault="00000000" w:rsidP="004478AA">
      <w:r>
        <w:pict w14:anchorId="64D5354E">
          <v:rect id="_x0000_i1070" style="width:0;height:1.5pt" o:hralign="center" o:hrstd="t" o:hr="t" fillcolor="#a0a0a0" stroked="f"/>
        </w:pict>
      </w:r>
    </w:p>
    <w:p w14:paraId="0F8E9B23" w14:textId="77777777" w:rsidR="004478AA" w:rsidRPr="00C04FCA" w:rsidRDefault="004478AA" w:rsidP="004478AA">
      <w:pPr>
        <w:pStyle w:val="3"/>
      </w:pPr>
      <w:r w:rsidRPr="00C04FCA">
        <w:t>3. MODE 与 CNF 编码</w:t>
      </w:r>
    </w:p>
    <w:p w14:paraId="6CE249BB" w14:textId="77777777" w:rsidR="004478AA" w:rsidRPr="00C04FCA" w:rsidRDefault="004478AA" w:rsidP="004478AA">
      <w:pPr>
        <w:rPr>
          <w:b/>
          <w:bCs/>
        </w:rPr>
      </w:pPr>
      <w:r w:rsidRPr="00C04FCA">
        <w:rPr>
          <w:b/>
          <w:bCs/>
        </w:rPr>
        <w:t>MODE[1:0]（输出速度 / 输入模式）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2841"/>
      </w:tblGrid>
      <w:tr w:rsidR="004478AA" w:rsidRPr="00C04FCA" w14:paraId="38E580AC" w14:textId="77777777" w:rsidTr="004B7671">
        <w:trPr>
          <w:tblHeader/>
          <w:tblCellSpacing w:w="15" w:type="dxa"/>
        </w:trPr>
        <w:tc>
          <w:tcPr>
            <w:tcW w:w="0" w:type="auto"/>
            <w:vAlign w:val="center"/>
            <w:hideMark/>
          </w:tcPr>
          <w:p w14:paraId="403377BB" w14:textId="77777777" w:rsidR="004478AA" w:rsidRPr="00C04FCA" w:rsidRDefault="004478AA" w:rsidP="004B7671">
            <w:pPr>
              <w:rPr>
                <w:b/>
                <w:bCs/>
              </w:rPr>
            </w:pPr>
            <w:r w:rsidRPr="00C04FCA">
              <w:rPr>
                <w:b/>
                <w:bCs/>
              </w:rPr>
              <w:t>MODE</w:t>
            </w:r>
          </w:p>
        </w:tc>
        <w:tc>
          <w:tcPr>
            <w:tcW w:w="0" w:type="auto"/>
            <w:vAlign w:val="center"/>
            <w:hideMark/>
          </w:tcPr>
          <w:p w14:paraId="118510E3" w14:textId="77777777" w:rsidR="004478AA" w:rsidRPr="00C04FCA" w:rsidRDefault="004478AA" w:rsidP="004B7671">
            <w:pPr>
              <w:rPr>
                <w:b/>
                <w:bCs/>
              </w:rPr>
            </w:pPr>
            <w:r w:rsidRPr="00C04FCA">
              <w:rPr>
                <w:b/>
                <w:bCs/>
              </w:rPr>
              <w:t>含义</w:t>
            </w:r>
          </w:p>
        </w:tc>
      </w:tr>
      <w:tr w:rsidR="004478AA" w:rsidRPr="00C04FCA" w14:paraId="5C95C7A3" w14:textId="77777777" w:rsidTr="004B7671">
        <w:trPr>
          <w:tblCellSpacing w:w="15" w:type="dxa"/>
        </w:trPr>
        <w:tc>
          <w:tcPr>
            <w:tcW w:w="0" w:type="auto"/>
            <w:vAlign w:val="center"/>
            <w:hideMark/>
          </w:tcPr>
          <w:p w14:paraId="578626C4" w14:textId="77777777" w:rsidR="004478AA" w:rsidRPr="00C04FCA" w:rsidRDefault="004478AA" w:rsidP="004B7671">
            <w:r w:rsidRPr="00C04FCA">
              <w:t>00</w:t>
            </w:r>
          </w:p>
        </w:tc>
        <w:tc>
          <w:tcPr>
            <w:tcW w:w="0" w:type="auto"/>
            <w:vAlign w:val="center"/>
            <w:hideMark/>
          </w:tcPr>
          <w:p w14:paraId="508A16B4" w14:textId="77777777" w:rsidR="004478AA" w:rsidRPr="00C04FCA" w:rsidRDefault="004478AA" w:rsidP="004B7671">
            <w:r w:rsidRPr="00C04FCA">
              <w:t>输入模式</w:t>
            </w:r>
          </w:p>
        </w:tc>
      </w:tr>
      <w:tr w:rsidR="004478AA" w:rsidRPr="00C04FCA" w14:paraId="42094FE0" w14:textId="77777777" w:rsidTr="004B7671">
        <w:trPr>
          <w:tblCellSpacing w:w="15" w:type="dxa"/>
        </w:trPr>
        <w:tc>
          <w:tcPr>
            <w:tcW w:w="0" w:type="auto"/>
            <w:vAlign w:val="center"/>
            <w:hideMark/>
          </w:tcPr>
          <w:p w14:paraId="7918A6A8" w14:textId="77777777" w:rsidR="004478AA" w:rsidRPr="00C04FCA" w:rsidRDefault="004478AA" w:rsidP="004B7671">
            <w:r w:rsidRPr="00C04FCA">
              <w:t>01</w:t>
            </w:r>
          </w:p>
        </w:tc>
        <w:tc>
          <w:tcPr>
            <w:tcW w:w="0" w:type="auto"/>
            <w:vAlign w:val="center"/>
            <w:hideMark/>
          </w:tcPr>
          <w:p w14:paraId="41BE7132" w14:textId="77777777" w:rsidR="004478AA" w:rsidRPr="00C04FCA" w:rsidRDefault="004478AA" w:rsidP="004B7671">
            <w:r w:rsidRPr="00C04FCA">
              <w:t>输出模式，最大速度 10MHz</w:t>
            </w:r>
          </w:p>
        </w:tc>
      </w:tr>
      <w:tr w:rsidR="004478AA" w:rsidRPr="00C04FCA" w14:paraId="2107A384" w14:textId="77777777" w:rsidTr="004B7671">
        <w:trPr>
          <w:tblCellSpacing w:w="15" w:type="dxa"/>
        </w:trPr>
        <w:tc>
          <w:tcPr>
            <w:tcW w:w="0" w:type="auto"/>
            <w:vAlign w:val="center"/>
            <w:hideMark/>
          </w:tcPr>
          <w:p w14:paraId="7A4A0D80" w14:textId="77777777" w:rsidR="004478AA" w:rsidRPr="00C04FCA" w:rsidRDefault="004478AA" w:rsidP="004B7671">
            <w:r w:rsidRPr="00C04FCA">
              <w:t>10</w:t>
            </w:r>
          </w:p>
        </w:tc>
        <w:tc>
          <w:tcPr>
            <w:tcW w:w="0" w:type="auto"/>
            <w:vAlign w:val="center"/>
            <w:hideMark/>
          </w:tcPr>
          <w:p w14:paraId="05F4F27F" w14:textId="77777777" w:rsidR="004478AA" w:rsidRPr="00C04FCA" w:rsidRDefault="004478AA" w:rsidP="004B7671">
            <w:r w:rsidRPr="00C04FCA">
              <w:t>输出模式，最大速度 2MHz</w:t>
            </w:r>
          </w:p>
        </w:tc>
      </w:tr>
      <w:tr w:rsidR="004478AA" w:rsidRPr="00C04FCA" w14:paraId="74C459FC" w14:textId="77777777" w:rsidTr="004B7671">
        <w:trPr>
          <w:tblCellSpacing w:w="15" w:type="dxa"/>
        </w:trPr>
        <w:tc>
          <w:tcPr>
            <w:tcW w:w="0" w:type="auto"/>
            <w:vAlign w:val="center"/>
            <w:hideMark/>
          </w:tcPr>
          <w:p w14:paraId="3D18CD54" w14:textId="77777777" w:rsidR="004478AA" w:rsidRPr="00C04FCA" w:rsidRDefault="004478AA" w:rsidP="004B7671">
            <w:r w:rsidRPr="00C04FCA">
              <w:t>11</w:t>
            </w:r>
          </w:p>
        </w:tc>
        <w:tc>
          <w:tcPr>
            <w:tcW w:w="0" w:type="auto"/>
            <w:vAlign w:val="center"/>
            <w:hideMark/>
          </w:tcPr>
          <w:p w14:paraId="7B89E934" w14:textId="77777777" w:rsidR="004478AA" w:rsidRPr="00C04FCA" w:rsidRDefault="004478AA" w:rsidP="004B7671">
            <w:r w:rsidRPr="00C04FCA">
              <w:t>输出模式，最大速度 50MHz</w:t>
            </w:r>
          </w:p>
        </w:tc>
      </w:tr>
    </w:tbl>
    <w:p w14:paraId="2BBD208B" w14:textId="77777777" w:rsidR="004478AA" w:rsidRPr="00C04FCA" w:rsidRDefault="004478AA" w:rsidP="004478AA">
      <w:pPr>
        <w:rPr>
          <w:b/>
          <w:bCs/>
        </w:rPr>
      </w:pPr>
      <w:r w:rsidRPr="00C04FCA">
        <w:rPr>
          <w:b/>
          <w:bCs/>
        </w:rPr>
        <w:t>CNF[1:0]（配置）</w:t>
      </w:r>
    </w:p>
    <w:p w14:paraId="1196420D" w14:textId="77777777" w:rsidR="004478AA" w:rsidRPr="00C04FCA" w:rsidRDefault="004478AA">
      <w:pPr>
        <w:numPr>
          <w:ilvl w:val="0"/>
          <w:numId w:val="90"/>
        </w:numPr>
      </w:pPr>
      <w:r w:rsidRPr="00C04FCA">
        <w:rPr>
          <w:b/>
          <w:bCs/>
        </w:rPr>
        <w:t>输入模式时</w:t>
      </w:r>
      <w:r w:rsidRPr="00C04FCA">
        <w:t>：</w:t>
      </w:r>
    </w:p>
    <w:p w14:paraId="4C70A01F" w14:textId="77777777" w:rsidR="004478AA" w:rsidRPr="00C04FCA" w:rsidRDefault="004478AA">
      <w:pPr>
        <w:numPr>
          <w:ilvl w:val="1"/>
          <w:numId w:val="90"/>
        </w:numPr>
      </w:pPr>
      <w:r w:rsidRPr="00C04FCA">
        <w:t>00 = 模拟输入</w:t>
      </w:r>
    </w:p>
    <w:p w14:paraId="17BBB655" w14:textId="77777777" w:rsidR="004478AA" w:rsidRPr="00C04FCA" w:rsidRDefault="004478AA">
      <w:pPr>
        <w:numPr>
          <w:ilvl w:val="1"/>
          <w:numId w:val="90"/>
        </w:numPr>
      </w:pPr>
      <w:r w:rsidRPr="00C04FCA">
        <w:t>01 = 浮空输入</w:t>
      </w:r>
    </w:p>
    <w:p w14:paraId="174E9207" w14:textId="77777777" w:rsidR="004478AA" w:rsidRPr="00C04FCA" w:rsidRDefault="004478AA">
      <w:pPr>
        <w:numPr>
          <w:ilvl w:val="1"/>
          <w:numId w:val="90"/>
        </w:numPr>
      </w:pPr>
      <w:r w:rsidRPr="00C04FCA">
        <w:t>10 = 上拉/下拉输入（配合 ODR 设置）</w:t>
      </w:r>
    </w:p>
    <w:p w14:paraId="3C44E465" w14:textId="77777777" w:rsidR="004478AA" w:rsidRPr="00C04FCA" w:rsidRDefault="004478AA">
      <w:pPr>
        <w:numPr>
          <w:ilvl w:val="1"/>
          <w:numId w:val="90"/>
        </w:numPr>
      </w:pPr>
      <w:r w:rsidRPr="00C04FCA">
        <w:t>11 = 保留</w:t>
      </w:r>
    </w:p>
    <w:p w14:paraId="39FAC5F7" w14:textId="77777777" w:rsidR="004478AA" w:rsidRPr="00C04FCA" w:rsidRDefault="004478AA">
      <w:pPr>
        <w:numPr>
          <w:ilvl w:val="0"/>
          <w:numId w:val="90"/>
        </w:numPr>
      </w:pPr>
      <w:r w:rsidRPr="00C04FCA">
        <w:rPr>
          <w:b/>
          <w:bCs/>
        </w:rPr>
        <w:t>输出模式时</w:t>
      </w:r>
      <w:r w:rsidRPr="00C04FCA">
        <w:t>：</w:t>
      </w:r>
    </w:p>
    <w:p w14:paraId="64897550" w14:textId="77777777" w:rsidR="004478AA" w:rsidRPr="00C04FCA" w:rsidRDefault="004478AA">
      <w:pPr>
        <w:numPr>
          <w:ilvl w:val="1"/>
          <w:numId w:val="90"/>
        </w:numPr>
      </w:pPr>
      <w:r w:rsidRPr="00C04FCA">
        <w:t>00 = 通用推挽输出</w:t>
      </w:r>
    </w:p>
    <w:p w14:paraId="08665D13" w14:textId="77777777" w:rsidR="004478AA" w:rsidRPr="00C04FCA" w:rsidRDefault="004478AA">
      <w:pPr>
        <w:numPr>
          <w:ilvl w:val="1"/>
          <w:numId w:val="90"/>
        </w:numPr>
      </w:pPr>
      <w:r w:rsidRPr="00C04FCA">
        <w:t>01 = 通用开漏输出</w:t>
      </w:r>
    </w:p>
    <w:p w14:paraId="5A0D61AA" w14:textId="77777777" w:rsidR="004478AA" w:rsidRPr="00C04FCA" w:rsidRDefault="004478AA">
      <w:pPr>
        <w:numPr>
          <w:ilvl w:val="1"/>
          <w:numId w:val="90"/>
        </w:numPr>
      </w:pPr>
      <w:r w:rsidRPr="00C04FCA">
        <w:t>10 = 复用功能推挽输出（比如 USART、SPI…）</w:t>
      </w:r>
    </w:p>
    <w:p w14:paraId="4E68A6B3" w14:textId="77777777" w:rsidR="004478AA" w:rsidRPr="00C04FCA" w:rsidRDefault="004478AA">
      <w:pPr>
        <w:numPr>
          <w:ilvl w:val="1"/>
          <w:numId w:val="90"/>
        </w:numPr>
      </w:pPr>
      <w:r w:rsidRPr="00C04FCA">
        <w:t>11 = 复用功能开漏输出</w:t>
      </w:r>
    </w:p>
    <w:p w14:paraId="1FD0091B" w14:textId="77777777" w:rsidR="004478AA" w:rsidRPr="00C04FCA" w:rsidRDefault="00000000" w:rsidP="004478AA">
      <w:r>
        <w:pict w14:anchorId="626AF0B6">
          <v:rect id="_x0000_i1071" style="width:0;height:1.5pt" o:hralign="center" o:hrstd="t" o:hr="t" fillcolor="#a0a0a0" stroked="f"/>
        </w:pict>
      </w:r>
    </w:p>
    <w:p w14:paraId="0AFA0FC0" w14:textId="77777777" w:rsidR="004478AA" w:rsidRPr="00C04FCA" w:rsidRDefault="004478AA" w:rsidP="004478AA">
      <w:pPr>
        <w:pStyle w:val="3"/>
      </w:pPr>
      <w:r w:rsidRPr="00C04FCA">
        <w:lastRenderedPageBreak/>
        <w:t>4. 举例</w:t>
      </w:r>
    </w:p>
    <w:p w14:paraId="363B0268" w14:textId="77777777" w:rsidR="004478AA" w:rsidRPr="00C04FCA" w:rsidRDefault="004478AA" w:rsidP="004478AA">
      <w:r w:rsidRPr="00C04FCA">
        <w:t xml:space="preserve">假设要把 </w:t>
      </w:r>
      <w:r w:rsidRPr="00C04FCA">
        <w:rPr>
          <w:b/>
          <w:bCs/>
        </w:rPr>
        <w:t>PC13 配置成输入上拉</w:t>
      </w:r>
      <w:r w:rsidRPr="00C04FCA">
        <w:t>：</w:t>
      </w:r>
    </w:p>
    <w:p w14:paraId="10D81877" w14:textId="77777777" w:rsidR="004478AA" w:rsidRPr="00C04FCA" w:rsidRDefault="004478AA">
      <w:pPr>
        <w:numPr>
          <w:ilvl w:val="0"/>
          <w:numId w:val="91"/>
        </w:numPr>
      </w:pPr>
      <w:r w:rsidRPr="00C04FCA">
        <w:t>PC13 → 对应 CRH 的 [23:20]</w:t>
      </w:r>
    </w:p>
    <w:p w14:paraId="4D2F480C" w14:textId="77777777" w:rsidR="004478AA" w:rsidRPr="00C04FCA" w:rsidRDefault="004478AA">
      <w:pPr>
        <w:numPr>
          <w:ilvl w:val="0"/>
          <w:numId w:val="91"/>
        </w:numPr>
      </w:pPr>
      <w:r w:rsidRPr="00C04FCA">
        <w:t>设置：</w:t>
      </w:r>
    </w:p>
    <w:p w14:paraId="29EBE4C1" w14:textId="77777777" w:rsidR="004478AA" w:rsidRPr="00C04FCA" w:rsidRDefault="004478AA">
      <w:pPr>
        <w:numPr>
          <w:ilvl w:val="1"/>
          <w:numId w:val="91"/>
        </w:numPr>
      </w:pPr>
      <w:r w:rsidRPr="00C04FCA">
        <w:t>MODE = 00（输入模式）</w:t>
      </w:r>
    </w:p>
    <w:p w14:paraId="59B38545" w14:textId="77777777" w:rsidR="004478AA" w:rsidRPr="00C04FCA" w:rsidRDefault="004478AA">
      <w:pPr>
        <w:numPr>
          <w:ilvl w:val="1"/>
          <w:numId w:val="91"/>
        </w:numPr>
      </w:pPr>
      <w:r w:rsidRPr="00C04FCA">
        <w:t>CNF = 10（上拉/下拉输入）</w:t>
      </w:r>
    </w:p>
    <w:p w14:paraId="570C9B01" w14:textId="77777777" w:rsidR="004478AA" w:rsidRPr="00C04FCA" w:rsidRDefault="004478AA">
      <w:pPr>
        <w:numPr>
          <w:ilvl w:val="0"/>
          <w:numId w:val="91"/>
        </w:numPr>
      </w:pPr>
      <w:r w:rsidRPr="00C04FCA">
        <w:t xml:space="preserve">然后在 </w:t>
      </w:r>
      <w:r w:rsidRPr="00C04FCA">
        <w:rPr>
          <w:b/>
          <w:bCs/>
        </w:rPr>
        <w:t>ODR 寄存器</w:t>
      </w:r>
      <w:r w:rsidRPr="00C04FCA">
        <w:t>里写 1（上拉）或 0（下拉）</w:t>
      </w:r>
    </w:p>
    <w:p w14:paraId="19A367A2" w14:textId="77777777" w:rsidR="004478AA" w:rsidRPr="00C04FCA" w:rsidRDefault="004478AA">
      <w:pPr>
        <w:numPr>
          <w:ilvl w:val="0"/>
          <w:numId w:val="91"/>
        </w:numPr>
      </w:pPr>
      <w:r w:rsidRPr="00C04FCA">
        <w:t>代码：</w:t>
      </w:r>
    </w:p>
    <w:p w14:paraId="2CCB6567" w14:textId="77777777" w:rsidR="004478AA" w:rsidRPr="00C04FCA" w:rsidRDefault="004478AA">
      <w:pPr>
        <w:numPr>
          <w:ilvl w:val="0"/>
          <w:numId w:val="91"/>
        </w:numPr>
        <w:tabs>
          <w:tab w:val="clear" w:pos="720"/>
        </w:tabs>
      </w:pPr>
      <w:r w:rsidRPr="00C04FCA">
        <w:t>GPIOC-&gt;CRH &amp;= ~(0xF &lt;&lt; 20);   // 清除 PC13 的4位</w:t>
      </w:r>
    </w:p>
    <w:p w14:paraId="11FDF910" w14:textId="77777777" w:rsidR="004478AA" w:rsidRPr="00C04FCA" w:rsidRDefault="004478AA">
      <w:pPr>
        <w:numPr>
          <w:ilvl w:val="0"/>
          <w:numId w:val="91"/>
        </w:numPr>
        <w:tabs>
          <w:tab w:val="clear" w:pos="720"/>
        </w:tabs>
      </w:pPr>
      <w:r w:rsidRPr="00C04FCA">
        <w:t>GPIOC-&gt;CRH |=  (0x8 &lt;&lt; 20);   // 设置 CNF=10, MODE=00</w:t>
      </w:r>
    </w:p>
    <w:p w14:paraId="574889B7" w14:textId="77777777" w:rsidR="004478AA" w:rsidRPr="00C04FCA" w:rsidRDefault="004478AA">
      <w:pPr>
        <w:numPr>
          <w:ilvl w:val="0"/>
          <w:numId w:val="91"/>
        </w:numPr>
        <w:tabs>
          <w:tab w:val="clear" w:pos="720"/>
        </w:tabs>
      </w:pPr>
      <w:r w:rsidRPr="00C04FCA">
        <w:t>GPIOC-&gt;ODR |=  (1 &lt;&lt; 13);     // 上拉</w:t>
      </w:r>
    </w:p>
    <w:p w14:paraId="14D82672" w14:textId="77777777" w:rsidR="004478AA" w:rsidRPr="00C04FCA" w:rsidRDefault="00000000" w:rsidP="004478AA">
      <w:r>
        <w:pict w14:anchorId="3BA16E3A">
          <v:rect id="_x0000_i1072" style="width:0;height:1.5pt" o:hralign="center" o:hrstd="t" o:hr="t" fillcolor="#a0a0a0" stroked="f"/>
        </w:pict>
      </w:r>
    </w:p>
    <w:p w14:paraId="4347ABA5" w14:textId="77777777" w:rsidR="004478AA" w:rsidRPr="00C04FCA" w:rsidRDefault="004478AA" w:rsidP="004478AA">
      <w:pPr>
        <w:pStyle w:val="3"/>
      </w:pPr>
      <w:r w:rsidRPr="00C04FCA">
        <w:rPr>
          <w:rFonts w:ascii="Segoe UI Emoji" w:hAnsi="Segoe UI Emoji" w:cs="Segoe UI Emoji"/>
        </w:rPr>
        <w:t>🔑</w:t>
      </w:r>
      <w:r w:rsidRPr="00C04FCA">
        <w:t xml:space="preserve"> 总结：</w:t>
      </w:r>
    </w:p>
    <w:p w14:paraId="2F90B6AE" w14:textId="77777777" w:rsidR="004478AA" w:rsidRPr="00C04FCA" w:rsidRDefault="004478AA">
      <w:pPr>
        <w:numPr>
          <w:ilvl w:val="0"/>
          <w:numId w:val="92"/>
        </w:numPr>
      </w:pPr>
      <w:proofErr w:type="spellStart"/>
      <w:r w:rsidRPr="00C04FCA">
        <w:rPr>
          <w:b/>
          <w:bCs/>
        </w:rPr>
        <w:t>GPIOx_CRL</w:t>
      </w:r>
      <w:proofErr w:type="spellEnd"/>
      <w:r w:rsidRPr="00C04FCA">
        <w:t xml:space="preserve"> → 配置 PIN0~7</w:t>
      </w:r>
    </w:p>
    <w:p w14:paraId="5DBCED9A" w14:textId="77777777" w:rsidR="004478AA" w:rsidRPr="00C04FCA" w:rsidRDefault="004478AA">
      <w:pPr>
        <w:numPr>
          <w:ilvl w:val="0"/>
          <w:numId w:val="92"/>
        </w:numPr>
      </w:pPr>
      <w:proofErr w:type="spellStart"/>
      <w:r w:rsidRPr="00C04FCA">
        <w:rPr>
          <w:b/>
          <w:bCs/>
        </w:rPr>
        <w:t>GPIOx_CRH</w:t>
      </w:r>
      <w:proofErr w:type="spellEnd"/>
      <w:r w:rsidRPr="00C04FCA">
        <w:t xml:space="preserve"> → 配置 PIN8~15</w:t>
      </w:r>
    </w:p>
    <w:p w14:paraId="33F41638" w14:textId="77777777" w:rsidR="004478AA" w:rsidRPr="00FD3BCE" w:rsidRDefault="004478AA">
      <w:pPr>
        <w:numPr>
          <w:ilvl w:val="0"/>
          <w:numId w:val="92"/>
        </w:numPr>
      </w:pPr>
      <w:r w:rsidRPr="00C04FCA">
        <w:t>每个引脚用 4 位（MODE+CNF）控制</w:t>
      </w:r>
    </w:p>
    <w:p w14:paraId="3605440D" w14:textId="77777777" w:rsidR="004478AA" w:rsidRDefault="004478AA" w:rsidP="004478AA">
      <w:pPr>
        <w:pStyle w:val="2"/>
      </w:pPr>
      <w:proofErr w:type="spellStart"/>
      <w:r w:rsidRPr="00196B5B">
        <w:t>GPIOx_</w:t>
      </w:r>
      <w:r>
        <w:rPr>
          <w:rFonts w:hint="eastAsia"/>
        </w:rPr>
        <w:t>IDR</w:t>
      </w:r>
      <w:proofErr w:type="spellEnd"/>
      <w:r>
        <w:rPr>
          <w:rFonts w:hint="eastAsia"/>
        </w:rPr>
        <w:t>(</w:t>
      </w:r>
      <w:r w:rsidRPr="00B958EA">
        <w:t>Input Data Register</w:t>
      </w:r>
      <w:r w:rsidRPr="00F65425">
        <w:rPr>
          <w:rFonts w:hint="eastAsia"/>
        </w:rPr>
        <w:t xml:space="preserve"> </w:t>
      </w:r>
      <w:r w:rsidRPr="00B958EA">
        <w:t>输入数据寄存器</w:t>
      </w:r>
      <w:r>
        <w:rPr>
          <w:rFonts w:hint="eastAsia"/>
        </w:rPr>
        <w:t>(</w:t>
      </w:r>
      <w:r w:rsidRPr="00A12D74">
        <w:t>别的设备向STM23输入数据</w:t>
      </w:r>
      <w:r>
        <w:rPr>
          <w:rFonts w:hint="eastAsia"/>
        </w:rPr>
        <w:t>))</w:t>
      </w:r>
    </w:p>
    <w:p w14:paraId="03107B2C" w14:textId="77777777" w:rsidR="004478AA" w:rsidRPr="009F172B" w:rsidRDefault="004478AA" w:rsidP="004478AA">
      <w:r>
        <w:rPr>
          <w:noProof/>
        </w:rPr>
        <w:drawing>
          <wp:inline distT="0" distB="0" distL="0" distR="0" wp14:anchorId="5389EB28" wp14:editId="6D0F3053">
            <wp:extent cx="5274310" cy="2315210"/>
            <wp:effectExtent l="0" t="0" r="2540" b="8890"/>
            <wp:docPr id="203027896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78964" name="图片 1" descr="表格&#10;&#10;AI 生成的内容可能不正确。"/>
                    <pic:cNvPicPr/>
                  </pic:nvPicPr>
                  <pic:blipFill>
                    <a:blip r:embed="rId13"/>
                    <a:stretch>
                      <a:fillRect/>
                    </a:stretch>
                  </pic:blipFill>
                  <pic:spPr>
                    <a:xfrm>
                      <a:off x="0" y="0"/>
                      <a:ext cx="5274310" cy="2315210"/>
                    </a:xfrm>
                    <a:prstGeom prst="rect">
                      <a:avLst/>
                    </a:prstGeom>
                  </pic:spPr>
                </pic:pic>
              </a:graphicData>
            </a:graphic>
          </wp:inline>
        </w:drawing>
      </w:r>
    </w:p>
    <w:p w14:paraId="2A51EF4C" w14:textId="77777777" w:rsidR="004478AA" w:rsidRPr="00B958EA" w:rsidRDefault="004478AA" w:rsidP="004478AA">
      <w:r w:rsidRPr="00B958EA">
        <w:lastRenderedPageBreak/>
        <w:t>当然可以！我们现在来</w:t>
      </w:r>
      <w:r w:rsidRPr="00B958EA">
        <w:rPr>
          <w:b/>
          <w:bCs/>
        </w:rPr>
        <w:t>详细讲解 STM32 中的 IDR 寄存器（Input Data Register）</w:t>
      </w:r>
      <w:r w:rsidRPr="00B958EA">
        <w:t>，这是你操作和读取 GPIO 输入状态时非常关键的一个寄存器。</w:t>
      </w:r>
    </w:p>
    <w:p w14:paraId="245605D0" w14:textId="77777777" w:rsidR="004478AA" w:rsidRPr="00B958EA" w:rsidRDefault="00000000" w:rsidP="004478AA">
      <w:r>
        <w:pict w14:anchorId="3B0E876E">
          <v:rect id="_x0000_i1073" style="width:0;height:1.5pt" o:hralign="center" o:hrstd="t" o:hr="t" fillcolor="#a0a0a0" stroked="f"/>
        </w:pict>
      </w:r>
    </w:p>
    <w:p w14:paraId="1329C6D2" w14:textId="77777777" w:rsidR="004478AA" w:rsidRPr="00B958EA" w:rsidRDefault="004478AA" w:rsidP="004478AA">
      <w:pPr>
        <w:pStyle w:val="3"/>
      </w:pPr>
      <w:r w:rsidRPr="00B958EA">
        <w:rPr>
          <w:rFonts w:ascii="Segoe UI Emoji" w:hAnsi="Segoe UI Emoji" w:cs="Segoe UI Emoji"/>
        </w:rPr>
        <w:t>🟩</w:t>
      </w:r>
      <w:r w:rsidRPr="00B958EA">
        <w:t>一、IDR 是什么？</w:t>
      </w:r>
    </w:p>
    <w:p w14:paraId="44BD19FD" w14:textId="77777777" w:rsidR="004478AA" w:rsidRPr="00B958EA" w:rsidRDefault="004478AA" w:rsidP="004478AA">
      <w:r w:rsidRPr="00B958EA">
        <w:t xml:space="preserve">IDR 全称是 </w:t>
      </w:r>
      <w:r w:rsidRPr="00B958EA">
        <w:rPr>
          <w:b/>
          <w:bCs/>
        </w:rPr>
        <w:t>Input Data Register</w:t>
      </w:r>
      <w:r w:rsidRPr="00B958EA">
        <w:t xml:space="preserve">，中文叫 </w:t>
      </w:r>
      <w:r w:rsidRPr="00B958EA">
        <w:rPr>
          <w:b/>
          <w:bCs/>
        </w:rPr>
        <w:t>输入数据寄存器</w:t>
      </w:r>
      <w:r w:rsidRPr="00B958EA">
        <w:t>。</w:t>
      </w:r>
    </w:p>
    <w:p w14:paraId="259AE57D" w14:textId="77777777" w:rsidR="004478AA" w:rsidRPr="00B958EA" w:rsidRDefault="004478AA" w:rsidP="004478AA">
      <w:r w:rsidRPr="00B958EA">
        <w:t>它的功能是：</w:t>
      </w:r>
    </w:p>
    <w:p w14:paraId="4262B970" w14:textId="77777777" w:rsidR="004478AA" w:rsidRPr="00B958EA" w:rsidRDefault="004478AA" w:rsidP="004478AA">
      <w:r w:rsidRPr="00B958EA">
        <w:rPr>
          <w:rFonts w:ascii="Segoe UI Emoji" w:hAnsi="Segoe UI Emoji" w:cs="Segoe UI Emoji"/>
        </w:rPr>
        <w:t>✅</w:t>
      </w:r>
      <w:r w:rsidRPr="00B958EA">
        <w:t xml:space="preserve"> </w:t>
      </w:r>
      <w:r w:rsidRPr="00B958EA">
        <w:rPr>
          <w:b/>
          <w:bCs/>
        </w:rPr>
        <w:t>读取当前 GPIO 引脚的</w:t>
      </w:r>
      <w:r w:rsidRPr="00B958EA">
        <w:rPr>
          <w:b/>
          <w:bCs/>
          <w:color w:val="EE0000"/>
        </w:rPr>
        <w:t>电平状态</w:t>
      </w:r>
      <w:r w:rsidRPr="00B958EA">
        <w:rPr>
          <w:b/>
          <w:bCs/>
        </w:rPr>
        <w:t>（高或低）</w:t>
      </w:r>
    </w:p>
    <w:p w14:paraId="6070CD09" w14:textId="77777777" w:rsidR="004478AA" w:rsidRPr="00B958EA" w:rsidRDefault="00000000" w:rsidP="004478AA">
      <w:r>
        <w:pict w14:anchorId="376E5111">
          <v:rect id="_x0000_i1074" style="width:0;height:1.5pt" o:hralign="center" o:hrstd="t" o:hr="t" fillcolor="#a0a0a0" stroked="f"/>
        </w:pict>
      </w:r>
    </w:p>
    <w:p w14:paraId="6276B9D2" w14:textId="77777777" w:rsidR="004478AA" w:rsidRPr="00B958EA" w:rsidRDefault="004478AA" w:rsidP="004478AA">
      <w:pPr>
        <w:pStyle w:val="3"/>
      </w:pPr>
      <w:r w:rsidRPr="00B958EA">
        <w:rPr>
          <w:rFonts w:ascii="Segoe UI Emoji" w:hAnsi="Segoe UI Emoji" w:cs="Segoe UI Emoji"/>
        </w:rPr>
        <w:t>🟩</w:t>
      </w:r>
      <w:r w:rsidRPr="00B958EA">
        <w:t>二、IDR 的位结构（32 位）</w:t>
      </w:r>
    </w:p>
    <w:p w14:paraId="7FC3882C" w14:textId="77777777" w:rsidR="004478AA" w:rsidRPr="00B958EA" w:rsidRDefault="004478AA" w:rsidP="004478AA">
      <w:r w:rsidRPr="00B958EA">
        <w:t>每一位对应一个 GPIO 引脚：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1308"/>
        <w:gridCol w:w="1999"/>
      </w:tblGrid>
      <w:tr w:rsidR="004478AA" w:rsidRPr="00B958EA" w14:paraId="03BFAEF6" w14:textId="77777777" w:rsidTr="004B7671">
        <w:trPr>
          <w:tblHeader/>
          <w:tblCellSpacing w:w="15" w:type="dxa"/>
        </w:trPr>
        <w:tc>
          <w:tcPr>
            <w:tcW w:w="0" w:type="auto"/>
            <w:vAlign w:val="center"/>
            <w:hideMark/>
          </w:tcPr>
          <w:p w14:paraId="0B4C0CDA" w14:textId="77777777" w:rsidR="004478AA" w:rsidRPr="00B958EA" w:rsidRDefault="004478AA" w:rsidP="004B7671">
            <w:pPr>
              <w:rPr>
                <w:b/>
                <w:bCs/>
              </w:rPr>
            </w:pPr>
            <w:r w:rsidRPr="00B958EA">
              <w:rPr>
                <w:b/>
                <w:bCs/>
              </w:rPr>
              <w:t>位号</w:t>
            </w:r>
          </w:p>
        </w:tc>
        <w:tc>
          <w:tcPr>
            <w:tcW w:w="0" w:type="auto"/>
            <w:vAlign w:val="center"/>
            <w:hideMark/>
          </w:tcPr>
          <w:p w14:paraId="7F95CD40" w14:textId="77777777" w:rsidR="004478AA" w:rsidRPr="00B958EA" w:rsidRDefault="004478AA" w:rsidP="004B7671">
            <w:pPr>
              <w:rPr>
                <w:b/>
                <w:bCs/>
              </w:rPr>
            </w:pPr>
            <w:r w:rsidRPr="00B958EA">
              <w:rPr>
                <w:b/>
                <w:bCs/>
              </w:rPr>
              <w:t>对应引脚</w:t>
            </w:r>
          </w:p>
        </w:tc>
        <w:tc>
          <w:tcPr>
            <w:tcW w:w="0" w:type="auto"/>
            <w:vAlign w:val="center"/>
            <w:hideMark/>
          </w:tcPr>
          <w:p w14:paraId="30F00A16" w14:textId="77777777" w:rsidR="004478AA" w:rsidRPr="00B958EA" w:rsidRDefault="004478AA" w:rsidP="004B7671">
            <w:pPr>
              <w:rPr>
                <w:b/>
                <w:bCs/>
              </w:rPr>
            </w:pPr>
            <w:r w:rsidRPr="00B958EA">
              <w:rPr>
                <w:b/>
                <w:bCs/>
              </w:rPr>
              <w:t>读取值含义</w:t>
            </w:r>
          </w:p>
        </w:tc>
      </w:tr>
      <w:tr w:rsidR="004478AA" w:rsidRPr="00B958EA" w14:paraId="1DD8B7F5" w14:textId="77777777" w:rsidTr="004B7671">
        <w:trPr>
          <w:tblCellSpacing w:w="15" w:type="dxa"/>
        </w:trPr>
        <w:tc>
          <w:tcPr>
            <w:tcW w:w="0" w:type="auto"/>
            <w:vAlign w:val="center"/>
            <w:hideMark/>
          </w:tcPr>
          <w:p w14:paraId="6BA7B2FC" w14:textId="77777777" w:rsidR="004478AA" w:rsidRPr="00B958EA" w:rsidRDefault="004478AA" w:rsidP="004B7671">
            <w:r w:rsidRPr="00B958EA">
              <w:t>IDR0</w:t>
            </w:r>
          </w:p>
        </w:tc>
        <w:tc>
          <w:tcPr>
            <w:tcW w:w="0" w:type="auto"/>
            <w:vAlign w:val="center"/>
            <w:hideMark/>
          </w:tcPr>
          <w:p w14:paraId="1B8A606A" w14:textId="77777777" w:rsidR="004478AA" w:rsidRPr="00B958EA" w:rsidRDefault="004478AA" w:rsidP="004B7671">
            <w:r w:rsidRPr="00B958EA">
              <w:t>GPIOx_PIN0</w:t>
            </w:r>
          </w:p>
        </w:tc>
        <w:tc>
          <w:tcPr>
            <w:tcW w:w="0" w:type="auto"/>
            <w:vAlign w:val="center"/>
            <w:hideMark/>
          </w:tcPr>
          <w:p w14:paraId="26A18785" w14:textId="77777777" w:rsidR="004478AA" w:rsidRPr="00B958EA" w:rsidRDefault="004478AA" w:rsidP="004B7671">
            <w:r w:rsidRPr="00B958EA">
              <w:t>1: 高电平0: 低电平</w:t>
            </w:r>
          </w:p>
        </w:tc>
      </w:tr>
      <w:tr w:rsidR="004478AA" w:rsidRPr="00B958EA" w14:paraId="0E3C6769" w14:textId="77777777" w:rsidTr="004B7671">
        <w:trPr>
          <w:tblCellSpacing w:w="15" w:type="dxa"/>
        </w:trPr>
        <w:tc>
          <w:tcPr>
            <w:tcW w:w="0" w:type="auto"/>
            <w:vAlign w:val="center"/>
            <w:hideMark/>
          </w:tcPr>
          <w:p w14:paraId="1E160627" w14:textId="77777777" w:rsidR="004478AA" w:rsidRPr="00B958EA" w:rsidRDefault="004478AA" w:rsidP="004B7671">
            <w:r w:rsidRPr="00B958EA">
              <w:t>IDR1</w:t>
            </w:r>
          </w:p>
        </w:tc>
        <w:tc>
          <w:tcPr>
            <w:tcW w:w="0" w:type="auto"/>
            <w:vAlign w:val="center"/>
            <w:hideMark/>
          </w:tcPr>
          <w:p w14:paraId="4DF6B8F8" w14:textId="77777777" w:rsidR="004478AA" w:rsidRPr="00B958EA" w:rsidRDefault="004478AA" w:rsidP="004B7671">
            <w:r w:rsidRPr="00B958EA">
              <w:t>GPIOx_PIN1</w:t>
            </w:r>
          </w:p>
        </w:tc>
        <w:tc>
          <w:tcPr>
            <w:tcW w:w="0" w:type="auto"/>
            <w:vAlign w:val="center"/>
            <w:hideMark/>
          </w:tcPr>
          <w:p w14:paraId="0D22E1C8" w14:textId="77777777" w:rsidR="004478AA" w:rsidRPr="00B958EA" w:rsidRDefault="004478AA" w:rsidP="004B7671">
            <w:r w:rsidRPr="00B958EA">
              <w:t>同上</w:t>
            </w:r>
          </w:p>
        </w:tc>
      </w:tr>
      <w:tr w:rsidR="004478AA" w:rsidRPr="00B958EA" w14:paraId="5ABF77F8" w14:textId="77777777" w:rsidTr="004B7671">
        <w:trPr>
          <w:tblCellSpacing w:w="15" w:type="dxa"/>
        </w:trPr>
        <w:tc>
          <w:tcPr>
            <w:tcW w:w="0" w:type="auto"/>
            <w:vAlign w:val="center"/>
            <w:hideMark/>
          </w:tcPr>
          <w:p w14:paraId="3E57F200" w14:textId="77777777" w:rsidR="004478AA" w:rsidRPr="00B958EA" w:rsidRDefault="004478AA" w:rsidP="004B7671">
            <w:r w:rsidRPr="00B958EA">
              <w:t>...</w:t>
            </w:r>
          </w:p>
        </w:tc>
        <w:tc>
          <w:tcPr>
            <w:tcW w:w="0" w:type="auto"/>
            <w:vAlign w:val="center"/>
            <w:hideMark/>
          </w:tcPr>
          <w:p w14:paraId="4EEBAF15" w14:textId="77777777" w:rsidR="004478AA" w:rsidRPr="00B958EA" w:rsidRDefault="004478AA" w:rsidP="004B7671">
            <w:r w:rsidRPr="00B958EA">
              <w:t>...</w:t>
            </w:r>
          </w:p>
        </w:tc>
        <w:tc>
          <w:tcPr>
            <w:tcW w:w="0" w:type="auto"/>
            <w:vAlign w:val="center"/>
            <w:hideMark/>
          </w:tcPr>
          <w:p w14:paraId="42A8A49A" w14:textId="77777777" w:rsidR="004478AA" w:rsidRPr="00B958EA" w:rsidRDefault="004478AA" w:rsidP="004B7671">
            <w:r w:rsidRPr="00B958EA">
              <w:t>...</w:t>
            </w:r>
          </w:p>
        </w:tc>
      </w:tr>
      <w:tr w:rsidR="004478AA" w:rsidRPr="00B958EA" w14:paraId="553CAD33" w14:textId="77777777" w:rsidTr="004B7671">
        <w:trPr>
          <w:tblCellSpacing w:w="15" w:type="dxa"/>
        </w:trPr>
        <w:tc>
          <w:tcPr>
            <w:tcW w:w="0" w:type="auto"/>
            <w:vAlign w:val="center"/>
            <w:hideMark/>
          </w:tcPr>
          <w:p w14:paraId="7E6A3EA1" w14:textId="77777777" w:rsidR="004478AA" w:rsidRPr="00B958EA" w:rsidRDefault="004478AA" w:rsidP="004B7671">
            <w:r w:rsidRPr="00B958EA">
              <w:t>IDR15</w:t>
            </w:r>
          </w:p>
        </w:tc>
        <w:tc>
          <w:tcPr>
            <w:tcW w:w="0" w:type="auto"/>
            <w:vAlign w:val="center"/>
            <w:hideMark/>
          </w:tcPr>
          <w:p w14:paraId="4CF1A903" w14:textId="77777777" w:rsidR="004478AA" w:rsidRPr="00B958EA" w:rsidRDefault="004478AA" w:rsidP="004B7671">
            <w:r w:rsidRPr="00B958EA">
              <w:t>GPIOx_PIN15</w:t>
            </w:r>
          </w:p>
        </w:tc>
        <w:tc>
          <w:tcPr>
            <w:tcW w:w="0" w:type="auto"/>
            <w:vAlign w:val="center"/>
            <w:hideMark/>
          </w:tcPr>
          <w:p w14:paraId="6DEDC21C" w14:textId="77777777" w:rsidR="004478AA" w:rsidRPr="00B958EA" w:rsidRDefault="004478AA" w:rsidP="004B7671">
            <w:r w:rsidRPr="00B958EA">
              <w:t>同上</w:t>
            </w:r>
          </w:p>
        </w:tc>
      </w:tr>
    </w:tbl>
    <w:p w14:paraId="13CD4F47" w14:textId="77777777" w:rsidR="004478AA" w:rsidRPr="00B958EA" w:rsidRDefault="004478AA" w:rsidP="004478AA">
      <w:r w:rsidRPr="00B958EA">
        <w:rPr>
          <w:rFonts w:ascii="Segoe UI Emoji" w:hAnsi="Segoe UI Emoji" w:cs="Segoe UI Emoji"/>
        </w:rPr>
        <w:t>⚠️</w:t>
      </w:r>
      <w:r w:rsidRPr="00B958EA">
        <w:t xml:space="preserve"> 注意：</w:t>
      </w:r>
      <w:r w:rsidRPr="00B958EA">
        <w:rPr>
          <w:b/>
          <w:bCs/>
        </w:rPr>
        <w:t>IDR 是只读寄存器（用户只能读，不能写）</w:t>
      </w:r>
    </w:p>
    <w:p w14:paraId="466710CA" w14:textId="77777777" w:rsidR="004478AA" w:rsidRPr="00B958EA" w:rsidRDefault="00000000" w:rsidP="004478AA">
      <w:r>
        <w:pict w14:anchorId="1E28C54E">
          <v:rect id="_x0000_i1075" style="width:0;height:1.5pt" o:hralign="center" o:hrstd="t" o:hr="t" fillcolor="#a0a0a0" stroked="f"/>
        </w:pict>
      </w:r>
    </w:p>
    <w:p w14:paraId="7AFBDF7C" w14:textId="77777777" w:rsidR="004478AA" w:rsidRPr="00B958EA" w:rsidRDefault="004478AA" w:rsidP="004478AA">
      <w:pPr>
        <w:pStyle w:val="3"/>
      </w:pPr>
      <w:r w:rsidRPr="00B958EA">
        <w:rPr>
          <w:rFonts w:ascii="Segoe UI Emoji" w:hAnsi="Segoe UI Emoji" w:cs="Segoe UI Emoji"/>
        </w:rPr>
        <w:t>🟩</w:t>
      </w:r>
      <w:r w:rsidRPr="00B958EA">
        <w:t>三、使用前提</w:t>
      </w:r>
    </w:p>
    <w:p w14:paraId="2BB98A8A" w14:textId="77777777" w:rsidR="004478AA" w:rsidRPr="00B958EA" w:rsidRDefault="004478AA" w:rsidP="004478AA">
      <w:r w:rsidRPr="00B958EA">
        <w:t>想要通过 IDR 读取引脚状态，必须满足以下条件：</w:t>
      </w:r>
    </w:p>
    <w:p w14:paraId="08049898" w14:textId="77777777" w:rsidR="004478AA" w:rsidRPr="00B958EA" w:rsidRDefault="004478AA">
      <w:pPr>
        <w:numPr>
          <w:ilvl w:val="0"/>
          <w:numId w:val="40"/>
        </w:numPr>
      </w:pPr>
      <w:r w:rsidRPr="00B958EA">
        <w:rPr>
          <w:b/>
          <w:bCs/>
        </w:rPr>
        <w:t>引脚配置为输入模式（很关键）</w:t>
      </w:r>
      <w:r w:rsidRPr="00B958EA">
        <w:t>：</w:t>
      </w:r>
    </w:p>
    <w:p w14:paraId="335EA522" w14:textId="77777777" w:rsidR="004478AA" w:rsidRPr="00B958EA" w:rsidRDefault="004478AA">
      <w:pPr>
        <w:numPr>
          <w:ilvl w:val="1"/>
          <w:numId w:val="40"/>
        </w:numPr>
      </w:pPr>
      <w:r w:rsidRPr="00B958EA">
        <w:t>GPIO_MODE_INPUT（浮空输入）</w:t>
      </w:r>
    </w:p>
    <w:p w14:paraId="50F1DFBE" w14:textId="77777777" w:rsidR="004478AA" w:rsidRPr="00B958EA" w:rsidRDefault="004478AA">
      <w:pPr>
        <w:numPr>
          <w:ilvl w:val="1"/>
          <w:numId w:val="40"/>
        </w:numPr>
      </w:pPr>
      <w:r w:rsidRPr="00B958EA">
        <w:t>GPIO_MODE_IT_RISING/FALLING/BOTH（中断模式）</w:t>
      </w:r>
    </w:p>
    <w:p w14:paraId="6A21666B" w14:textId="77777777" w:rsidR="004478AA" w:rsidRPr="00B958EA" w:rsidRDefault="004478AA">
      <w:pPr>
        <w:numPr>
          <w:ilvl w:val="1"/>
          <w:numId w:val="40"/>
        </w:numPr>
      </w:pPr>
      <w:r w:rsidRPr="00B958EA">
        <w:t>GPIO_MODE_ANALOG</w:t>
      </w:r>
    </w:p>
    <w:p w14:paraId="1E631461" w14:textId="77777777" w:rsidR="004478AA" w:rsidRPr="00B958EA" w:rsidRDefault="004478AA">
      <w:pPr>
        <w:numPr>
          <w:ilvl w:val="1"/>
          <w:numId w:val="40"/>
        </w:numPr>
      </w:pPr>
      <w:r w:rsidRPr="00B958EA">
        <w:t>GPIO_MODE_INPUT_PULLUP/PULLDOWN</w:t>
      </w:r>
    </w:p>
    <w:p w14:paraId="5A118A3B" w14:textId="77777777" w:rsidR="004478AA" w:rsidRPr="00B958EA" w:rsidRDefault="004478AA">
      <w:pPr>
        <w:numPr>
          <w:ilvl w:val="0"/>
          <w:numId w:val="40"/>
        </w:numPr>
      </w:pPr>
      <w:r w:rsidRPr="00B958EA">
        <w:rPr>
          <w:b/>
          <w:bCs/>
        </w:rPr>
        <w:lastRenderedPageBreak/>
        <w:t>引脚电平状态需要被外部驱动电路控制</w:t>
      </w:r>
      <w:r w:rsidRPr="00B958EA">
        <w:t>（比如按钮、传感器等）。</w:t>
      </w:r>
    </w:p>
    <w:p w14:paraId="6DF0CDBA" w14:textId="77777777" w:rsidR="004478AA" w:rsidRPr="00B958EA" w:rsidRDefault="00000000" w:rsidP="004478AA">
      <w:r>
        <w:pict w14:anchorId="1D2609CB">
          <v:rect id="_x0000_i1076" style="width:0;height:1.5pt" o:hralign="center" o:hrstd="t" o:hr="t" fillcolor="#a0a0a0" stroked="f"/>
        </w:pict>
      </w:r>
    </w:p>
    <w:p w14:paraId="4A113FAC" w14:textId="77777777" w:rsidR="004478AA" w:rsidRPr="00B958EA" w:rsidRDefault="004478AA" w:rsidP="004478AA">
      <w:pPr>
        <w:pStyle w:val="3"/>
      </w:pPr>
      <w:r w:rsidRPr="00B958EA">
        <w:rPr>
          <w:rFonts w:ascii="Segoe UI Emoji" w:hAnsi="Segoe UI Emoji" w:cs="Segoe UI Emoji"/>
        </w:rPr>
        <w:t>🟩</w:t>
      </w:r>
      <w:r w:rsidRPr="00B958EA">
        <w:t>四、读取 IDR 的方式</w:t>
      </w:r>
    </w:p>
    <w:p w14:paraId="12C480EE" w14:textId="77777777" w:rsidR="004478AA" w:rsidRPr="00B958EA" w:rsidRDefault="004478AA" w:rsidP="004478AA">
      <w:pPr>
        <w:rPr>
          <w:b/>
          <w:bCs/>
        </w:rPr>
      </w:pPr>
      <w:r w:rsidRPr="00B958EA">
        <w:rPr>
          <w:rFonts w:ascii="Segoe UI Emoji" w:hAnsi="Segoe UI Emoji" w:cs="Segoe UI Emoji"/>
          <w:b/>
          <w:bCs/>
        </w:rPr>
        <w:t>✅</w:t>
      </w:r>
      <w:r w:rsidRPr="00B958EA">
        <w:rPr>
          <w:b/>
          <w:bCs/>
        </w:rPr>
        <w:t xml:space="preserve"> 读取整个寄存器（全部引脚状态）：</w:t>
      </w:r>
    </w:p>
    <w:p w14:paraId="1792DCF7" w14:textId="77777777" w:rsidR="004478AA" w:rsidRPr="00B958EA" w:rsidRDefault="004478AA" w:rsidP="004478AA">
      <w:r w:rsidRPr="00B958EA">
        <w:t xml:space="preserve">uint32_t </w:t>
      </w:r>
      <w:proofErr w:type="spellStart"/>
      <w:r w:rsidRPr="00B958EA">
        <w:t>all_pins</w:t>
      </w:r>
      <w:proofErr w:type="spellEnd"/>
      <w:r w:rsidRPr="00B958EA">
        <w:t xml:space="preserve"> = GPIOA-&gt;IDR;  // 获取 GPIOA 所有引脚的电平状态</w:t>
      </w:r>
    </w:p>
    <w:p w14:paraId="7833B38A" w14:textId="77777777" w:rsidR="004478AA" w:rsidRPr="00B958EA" w:rsidRDefault="004478AA" w:rsidP="004478AA">
      <w:r w:rsidRPr="00B958EA">
        <w:t>比如，假设返回值是 0x0020，那么表示 PA5 为高电平，其他引脚为低电平。</w:t>
      </w:r>
    </w:p>
    <w:p w14:paraId="727B9DBB" w14:textId="77777777" w:rsidR="004478AA" w:rsidRPr="00B958EA" w:rsidRDefault="00000000" w:rsidP="004478AA">
      <w:r>
        <w:pict w14:anchorId="57527D06">
          <v:rect id="_x0000_i1077" style="width:0;height:1.5pt" o:hralign="center" o:hrstd="t" o:hr="t" fillcolor="#a0a0a0" stroked="f"/>
        </w:pict>
      </w:r>
    </w:p>
    <w:p w14:paraId="0B5EFEA8" w14:textId="77777777" w:rsidR="004478AA" w:rsidRPr="00B958EA" w:rsidRDefault="004478AA" w:rsidP="004478AA">
      <w:pPr>
        <w:rPr>
          <w:b/>
          <w:bCs/>
        </w:rPr>
      </w:pPr>
      <w:r w:rsidRPr="00B958EA">
        <w:rPr>
          <w:rFonts w:ascii="Segoe UI Emoji" w:hAnsi="Segoe UI Emoji" w:cs="Segoe UI Emoji"/>
          <w:b/>
          <w:bCs/>
        </w:rPr>
        <w:t>✅</w:t>
      </w:r>
      <w:r w:rsidRPr="00B958EA">
        <w:rPr>
          <w:b/>
          <w:bCs/>
        </w:rPr>
        <w:t xml:space="preserve"> 读取某一个引脚：</w:t>
      </w:r>
    </w:p>
    <w:p w14:paraId="565C1FEA" w14:textId="77777777" w:rsidR="004478AA" w:rsidRPr="00B958EA" w:rsidRDefault="004478AA" w:rsidP="004478AA">
      <w:r w:rsidRPr="00B958EA">
        <w:t xml:space="preserve">uint8_t </w:t>
      </w:r>
      <w:proofErr w:type="spellStart"/>
      <w:r w:rsidRPr="00B958EA">
        <w:t>pin_state</w:t>
      </w:r>
      <w:proofErr w:type="spellEnd"/>
      <w:r w:rsidRPr="00B958EA">
        <w:t xml:space="preserve"> = (GPIOA-&gt;IDR &amp; (1 &lt;&lt; 5)</w:t>
      </w:r>
      <w:proofErr w:type="gramStart"/>
      <w:r w:rsidRPr="00B958EA">
        <w:t>) ?</w:t>
      </w:r>
      <w:proofErr w:type="gramEnd"/>
      <w:r w:rsidRPr="00B958EA">
        <w:t xml:space="preserve"> 1 : 0;  // 读取 PA5 电平</w:t>
      </w:r>
    </w:p>
    <w:p w14:paraId="27412648" w14:textId="77777777" w:rsidR="004478AA" w:rsidRPr="00B958EA" w:rsidRDefault="004478AA" w:rsidP="004478AA">
      <w:r w:rsidRPr="00B958EA">
        <w:t>这个写法的意思是：</w:t>
      </w:r>
    </w:p>
    <w:p w14:paraId="09665C92" w14:textId="77777777" w:rsidR="004478AA" w:rsidRPr="00B958EA" w:rsidRDefault="004478AA">
      <w:pPr>
        <w:numPr>
          <w:ilvl w:val="0"/>
          <w:numId w:val="41"/>
        </w:numPr>
      </w:pPr>
      <w:r w:rsidRPr="00B958EA">
        <w:t>如果 PA5 为高电平，结果是 1</w:t>
      </w:r>
    </w:p>
    <w:p w14:paraId="36F9FA4C" w14:textId="77777777" w:rsidR="004478AA" w:rsidRPr="00B958EA" w:rsidRDefault="004478AA">
      <w:pPr>
        <w:numPr>
          <w:ilvl w:val="0"/>
          <w:numId w:val="41"/>
        </w:numPr>
      </w:pPr>
      <w:r w:rsidRPr="00B958EA">
        <w:t>如果 PA5 为低电平，结果是 0</w:t>
      </w:r>
    </w:p>
    <w:p w14:paraId="2F04045C" w14:textId="77777777" w:rsidR="004478AA" w:rsidRPr="00B958EA" w:rsidRDefault="00000000" w:rsidP="004478AA">
      <w:r>
        <w:pict w14:anchorId="12932593">
          <v:rect id="_x0000_i1078" style="width:0;height:1.5pt" o:hralign="center" o:hrstd="t" o:hr="t" fillcolor="#a0a0a0" stroked="f"/>
        </w:pict>
      </w:r>
    </w:p>
    <w:p w14:paraId="48281397" w14:textId="77777777" w:rsidR="004478AA" w:rsidRPr="00B958EA" w:rsidRDefault="004478AA" w:rsidP="004478AA">
      <w:pPr>
        <w:rPr>
          <w:b/>
          <w:bCs/>
        </w:rPr>
      </w:pPr>
      <w:r w:rsidRPr="00B958EA">
        <w:rPr>
          <w:rFonts w:ascii="Segoe UI Emoji" w:hAnsi="Segoe UI Emoji" w:cs="Segoe UI Emoji"/>
          <w:b/>
          <w:bCs/>
        </w:rPr>
        <w:t>✅</w:t>
      </w:r>
      <w:r w:rsidRPr="00B958EA">
        <w:rPr>
          <w:b/>
          <w:bCs/>
        </w:rPr>
        <w:t xml:space="preserve"> HAL库封装读取方式：</w:t>
      </w:r>
    </w:p>
    <w:p w14:paraId="44845D59" w14:textId="77777777" w:rsidR="004478AA" w:rsidRPr="00B958EA" w:rsidRDefault="004478AA" w:rsidP="004478AA">
      <w:proofErr w:type="spellStart"/>
      <w:r w:rsidRPr="00B958EA">
        <w:t>GPIO_PinState</w:t>
      </w:r>
      <w:proofErr w:type="spellEnd"/>
      <w:r w:rsidRPr="00B958EA">
        <w:t xml:space="preserve"> state = </w:t>
      </w:r>
      <w:proofErr w:type="spellStart"/>
      <w:r w:rsidRPr="00B958EA">
        <w:t>HAL_GPIO_</w:t>
      </w:r>
      <w:proofErr w:type="gramStart"/>
      <w:r w:rsidRPr="00B958EA">
        <w:t>ReadPin</w:t>
      </w:r>
      <w:proofErr w:type="spellEnd"/>
      <w:r w:rsidRPr="00B958EA">
        <w:t>(</w:t>
      </w:r>
      <w:proofErr w:type="gramEnd"/>
      <w:r w:rsidRPr="00B958EA">
        <w:t>GPIOA, GPIO_PIN_5);</w:t>
      </w:r>
    </w:p>
    <w:p w14:paraId="24FE02D7" w14:textId="77777777" w:rsidR="004478AA" w:rsidRPr="00B958EA" w:rsidRDefault="004478AA" w:rsidP="004478AA">
      <w:r w:rsidRPr="00B958EA">
        <w:t>其底层本质就是读取 IDR 对应位：</w:t>
      </w:r>
    </w:p>
    <w:p w14:paraId="3FBFADF9" w14:textId="77777777" w:rsidR="004478AA" w:rsidRPr="00B958EA" w:rsidRDefault="004478AA" w:rsidP="004478AA">
      <w:proofErr w:type="spellStart"/>
      <w:r w:rsidRPr="00B958EA">
        <w:t>GPIO_PinState</w:t>
      </w:r>
      <w:proofErr w:type="spellEnd"/>
      <w:r w:rsidRPr="00B958EA">
        <w:t xml:space="preserve"> </w:t>
      </w:r>
      <w:proofErr w:type="spellStart"/>
      <w:r w:rsidRPr="00B958EA">
        <w:t>HAL_GPIO_</w:t>
      </w:r>
      <w:proofErr w:type="gramStart"/>
      <w:r w:rsidRPr="00B958EA">
        <w:t>ReadPin</w:t>
      </w:r>
      <w:proofErr w:type="spellEnd"/>
      <w:r w:rsidRPr="00B958EA">
        <w:t>(</w:t>
      </w:r>
      <w:proofErr w:type="spellStart"/>
      <w:proofErr w:type="gramEnd"/>
      <w:r w:rsidRPr="00B958EA">
        <w:t>GPIO_TypeDef</w:t>
      </w:r>
      <w:proofErr w:type="spellEnd"/>
      <w:r w:rsidRPr="00B958EA">
        <w:t xml:space="preserve">* </w:t>
      </w:r>
      <w:proofErr w:type="spellStart"/>
      <w:r w:rsidRPr="00B958EA">
        <w:t>GPIOx</w:t>
      </w:r>
      <w:proofErr w:type="spellEnd"/>
      <w:r w:rsidRPr="00B958EA">
        <w:t xml:space="preserve">, uint16_t </w:t>
      </w:r>
      <w:proofErr w:type="spellStart"/>
      <w:r w:rsidRPr="00B958EA">
        <w:t>GPIO_Pin</w:t>
      </w:r>
      <w:proofErr w:type="spellEnd"/>
      <w:r w:rsidRPr="00B958EA">
        <w:t>)</w:t>
      </w:r>
    </w:p>
    <w:p w14:paraId="37820851" w14:textId="77777777" w:rsidR="004478AA" w:rsidRPr="00B958EA" w:rsidRDefault="004478AA" w:rsidP="004478AA">
      <w:r w:rsidRPr="00B958EA">
        <w:t>{</w:t>
      </w:r>
    </w:p>
    <w:p w14:paraId="1285E39F" w14:textId="77777777" w:rsidR="004478AA" w:rsidRPr="00B958EA" w:rsidRDefault="004478AA" w:rsidP="004478AA">
      <w:r w:rsidRPr="00B958EA">
        <w:t xml:space="preserve">  return (</w:t>
      </w:r>
      <w:proofErr w:type="spellStart"/>
      <w:r w:rsidRPr="00B958EA">
        <w:t>GPIOx</w:t>
      </w:r>
      <w:proofErr w:type="spellEnd"/>
      <w:r w:rsidRPr="00B958EA">
        <w:t xml:space="preserve">-&gt;IDR &amp; </w:t>
      </w:r>
      <w:proofErr w:type="spellStart"/>
      <w:r w:rsidRPr="00B958EA">
        <w:t>GPIO_Pin</w:t>
      </w:r>
      <w:proofErr w:type="spellEnd"/>
      <w:proofErr w:type="gramStart"/>
      <w:r w:rsidRPr="00B958EA">
        <w:t>) ?</w:t>
      </w:r>
      <w:proofErr w:type="gramEnd"/>
      <w:r w:rsidRPr="00B958EA">
        <w:t xml:space="preserve"> GPIO_PIN_</w:t>
      </w:r>
      <w:proofErr w:type="gramStart"/>
      <w:r w:rsidRPr="00B958EA">
        <w:t>SET :</w:t>
      </w:r>
      <w:proofErr w:type="gramEnd"/>
      <w:r w:rsidRPr="00B958EA">
        <w:t xml:space="preserve"> GPIO_PIN_RESET;</w:t>
      </w:r>
    </w:p>
    <w:p w14:paraId="3579F639" w14:textId="77777777" w:rsidR="004478AA" w:rsidRPr="00B958EA" w:rsidRDefault="004478AA" w:rsidP="004478AA">
      <w:r w:rsidRPr="00B958EA">
        <w:t>}</w:t>
      </w:r>
    </w:p>
    <w:p w14:paraId="22E7A9AC" w14:textId="77777777" w:rsidR="004478AA" w:rsidRPr="00B958EA" w:rsidRDefault="00000000" w:rsidP="004478AA">
      <w:r>
        <w:pict w14:anchorId="32153C70">
          <v:rect id="_x0000_i1079" style="width:0;height:1.5pt" o:hralign="center" o:hrstd="t" o:hr="t" fillcolor="#a0a0a0" stroked="f"/>
        </w:pict>
      </w:r>
    </w:p>
    <w:p w14:paraId="2C64F178" w14:textId="77777777" w:rsidR="004478AA" w:rsidRPr="00B958EA" w:rsidRDefault="004478AA" w:rsidP="004478AA">
      <w:pPr>
        <w:pStyle w:val="3"/>
      </w:pPr>
      <w:r w:rsidRPr="00B958EA">
        <w:rPr>
          <w:rFonts w:ascii="Segoe UI Emoji" w:hAnsi="Segoe UI Emoji" w:cs="Segoe UI Emoji"/>
        </w:rPr>
        <w:t>🟩</w:t>
      </w:r>
      <w:r w:rsidRPr="00B958EA">
        <w:t>五、IDR 的常见应用举例</w:t>
      </w:r>
    </w:p>
    <w:p w14:paraId="37905519" w14:textId="77777777" w:rsidR="004478AA" w:rsidRPr="00B958EA" w:rsidRDefault="004478AA" w:rsidP="004478AA">
      <w:pPr>
        <w:pStyle w:val="4"/>
      </w:pPr>
      <w:r w:rsidRPr="00B958EA">
        <w:rPr>
          <w:rFonts w:ascii="Segoe UI Emoji" w:hAnsi="Segoe UI Emoji" w:cs="Segoe UI Emoji"/>
        </w:rPr>
        <w:t>✅</w:t>
      </w:r>
      <w:r w:rsidRPr="00B958EA">
        <w:t xml:space="preserve"> 1. 读取按键状态（非中断方式）：</w:t>
      </w:r>
    </w:p>
    <w:p w14:paraId="371D6504" w14:textId="77777777" w:rsidR="004478AA" w:rsidRPr="00B958EA" w:rsidRDefault="004478AA" w:rsidP="004478AA">
      <w:r w:rsidRPr="00B958EA">
        <w:t>if ((GPIOA-&gt;IDR &amp; GPIO_PIN_0) == 0)  // 如果PA0为低电平（按键按下）</w:t>
      </w:r>
    </w:p>
    <w:p w14:paraId="7DB9287C" w14:textId="77777777" w:rsidR="004478AA" w:rsidRPr="00B958EA" w:rsidRDefault="004478AA" w:rsidP="004478AA">
      <w:r w:rsidRPr="00B958EA">
        <w:lastRenderedPageBreak/>
        <w:t>{</w:t>
      </w:r>
    </w:p>
    <w:p w14:paraId="43531BAD" w14:textId="77777777" w:rsidR="004478AA" w:rsidRPr="00B958EA" w:rsidRDefault="004478AA" w:rsidP="004478AA">
      <w:r w:rsidRPr="00B958EA">
        <w:t xml:space="preserve">    // 执行按键按下逻辑</w:t>
      </w:r>
    </w:p>
    <w:p w14:paraId="665994C9" w14:textId="77777777" w:rsidR="004478AA" w:rsidRPr="00B958EA" w:rsidRDefault="004478AA" w:rsidP="004478AA">
      <w:r w:rsidRPr="00B958EA">
        <w:t>}</w:t>
      </w:r>
    </w:p>
    <w:p w14:paraId="15ADD42A" w14:textId="77777777" w:rsidR="004478AA" w:rsidRPr="00B958EA" w:rsidRDefault="004478AA" w:rsidP="004478AA">
      <w:r w:rsidRPr="00B958EA">
        <w:t>或使用 HAL：</w:t>
      </w:r>
    </w:p>
    <w:p w14:paraId="48B10D60" w14:textId="77777777" w:rsidR="004478AA" w:rsidRPr="00B958EA" w:rsidRDefault="004478AA" w:rsidP="004478AA">
      <w:r w:rsidRPr="00B958EA">
        <w:t>if (</w:t>
      </w:r>
      <w:proofErr w:type="spellStart"/>
      <w:r w:rsidRPr="00B958EA">
        <w:t>HAL_GPIO_</w:t>
      </w:r>
      <w:proofErr w:type="gramStart"/>
      <w:r w:rsidRPr="00B958EA">
        <w:t>ReadPin</w:t>
      </w:r>
      <w:proofErr w:type="spellEnd"/>
      <w:r w:rsidRPr="00B958EA">
        <w:t>(</w:t>
      </w:r>
      <w:proofErr w:type="gramEnd"/>
      <w:r w:rsidRPr="00B958EA">
        <w:t>GPIOA, GPIO_PIN_0) == GPIO_PIN_RESET)</w:t>
      </w:r>
    </w:p>
    <w:p w14:paraId="4B5AE59B" w14:textId="77777777" w:rsidR="004478AA" w:rsidRPr="00B958EA" w:rsidRDefault="004478AA" w:rsidP="004478AA">
      <w:r w:rsidRPr="00B958EA">
        <w:t>{</w:t>
      </w:r>
    </w:p>
    <w:p w14:paraId="79273AF4" w14:textId="77777777" w:rsidR="004478AA" w:rsidRPr="00B958EA" w:rsidRDefault="004478AA" w:rsidP="004478AA">
      <w:r w:rsidRPr="00B958EA">
        <w:t xml:space="preserve">    // 执行按键处理</w:t>
      </w:r>
    </w:p>
    <w:p w14:paraId="710DA610" w14:textId="77777777" w:rsidR="004478AA" w:rsidRPr="00B958EA" w:rsidRDefault="004478AA" w:rsidP="004478AA">
      <w:r w:rsidRPr="00B958EA">
        <w:t>}</w:t>
      </w:r>
    </w:p>
    <w:p w14:paraId="33A8A4BB" w14:textId="77777777" w:rsidR="004478AA" w:rsidRPr="00B958EA" w:rsidRDefault="00000000" w:rsidP="004478AA">
      <w:r>
        <w:pict w14:anchorId="73BC6BD4">
          <v:rect id="_x0000_i1080" style="width:0;height:1.5pt" o:hralign="center" o:hrstd="t" o:hr="t" fillcolor="#a0a0a0" stroked="f"/>
        </w:pict>
      </w:r>
    </w:p>
    <w:p w14:paraId="67C46995" w14:textId="77777777" w:rsidR="004478AA" w:rsidRPr="00B958EA" w:rsidRDefault="004478AA" w:rsidP="004478AA">
      <w:pPr>
        <w:pStyle w:val="4"/>
      </w:pPr>
      <w:r w:rsidRPr="00B958EA">
        <w:rPr>
          <w:rFonts w:ascii="Segoe UI Emoji" w:hAnsi="Segoe UI Emoji" w:cs="Segoe UI Emoji"/>
        </w:rPr>
        <w:t>✅</w:t>
      </w:r>
      <w:r w:rsidRPr="00B958EA">
        <w:t xml:space="preserve"> 2. 判断外部电平输入（例如传感器）</w:t>
      </w:r>
    </w:p>
    <w:p w14:paraId="75135630" w14:textId="77777777" w:rsidR="004478AA" w:rsidRPr="00B958EA" w:rsidRDefault="004478AA" w:rsidP="004478AA">
      <w:proofErr w:type="gramStart"/>
      <w:r w:rsidRPr="00B958EA">
        <w:t>if ((</w:t>
      </w:r>
      <w:proofErr w:type="gramEnd"/>
      <w:r w:rsidRPr="00B958EA">
        <w:t>GPIOB-&gt;IDR &amp; GPIO_PIN_12</w:t>
      </w:r>
      <w:proofErr w:type="gramStart"/>
      <w:r w:rsidRPr="00B958EA">
        <w:t>) !</w:t>
      </w:r>
      <w:proofErr w:type="gramEnd"/>
      <w:r w:rsidRPr="00B958EA">
        <w:t>= 0)</w:t>
      </w:r>
    </w:p>
    <w:p w14:paraId="01DE6035" w14:textId="77777777" w:rsidR="004478AA" w:rsidRPr="00B958EA" w:rsidRDefault="004478AA" w:rsidP="004478AA">
      <w:r w:rsidRPr="00B958EA">
        <w:t>{</w:t>
      </w:r>
    </w:p>
    <w:p w14:paraId="4B1D92F7" w14:textId="77777777" w:rsidR="004478AA" w:rsidRPr="00B958EA" w:rsidRDefault="004478AA" w:rsidP="004478AA">
      <w:r w:rsidRPr="00B958EA">
        <w:t xml:space="preserve">    // 表示传感器有信号输入（高电平）</w:t>
      </w:r>
    </w:p>
    <w:p w14:paraId="489BF309" w14:textId="77777777" w:rsidR="004478AA" w:rsidRPr="00B958EA" w:rsidRDefault="004478AA" w:rsidP="004478AA">
      <w:r w:rsidRPr="00B958EA">
        <w:t>}</w:t>
      </w:r>
    </w:p>
    <w:p w14:paraId="21C780EE" w14:textId="77777777" w:rsidR="004478AA" w:rsidRPr="00B958EA" w:rsidRDefault="00000000" w:rsidP="004478AA">
      <w:r>
        <w:pict w14:anchorId="1E81875F">
          <v:rect id="_x0000_i1081" style="width:0;height:1.5pt" o:hralign="center" o:hrstd="t" o:hr="t" fillcolor="#a0a0a0" stroked="f"/>
        </w:pict>
      </w:r>
    </w:p>
    <w:p w14:paraId="7DA9EA12" w14:textId="77777777" w:rsidR="004478AA" w:rsidRPr="00B958EA" w:rsidRDefault="004478AA" w:rsidP="004478AA">
      <w:pPr>
        <w:pStyle w:val="3"/>
      </w:pPr>
      <w:r w:rsidRPr="00B958EA">
        <w:rPr>
          <w:rFonts w:ascii="Segoe UI Emoji" w:hAnsi="Segoe UI Emoji" w:cs="Segoe UI Emoji"/>
        </w:rPr>
        <w:t>🟩</w:t>
      </w:r>
      <w:r w:rsidRPr="00B958EA">
        <w:t>六、IDR 与其他 GPIO 寄存器对比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2045"/>
        <w:gridCol w:w="1799"/>
        <w:gridCol w:w="1830"/>
        <w:gridCol w:w="1899"/>
      </w:tblGrid>
      <w:tr w:rsidR="004478AA" w:rsidRPr="00B958EA" w14:paraId="582107F2" w14:textId="77777777" w:rsidTr="004B7671">
        <w:trPr>
          <w:tblHeader/>
          <w:tblCellSpacing w:w="15" w:type="dxa"/>
        </w:trPr>
        <w:tc>
          <w:tcPr>
            <w:tcW w:w="0" w:type="auto"/>
            <w:vAlign w:val="center"/>
            <w:hideMark/>
          </w:tcPr>
          <w:p w14:paraId="7A85BCE8" w14:textId="77777777" w:rsidR="004478AA" w:rsidRPr="00B958EA" w:rsidRDefault="004478AA" w:rsidP="004B7671">
            <w:pPr>
              <w:rPr>
                <w:b/>
                <w:bCs/>
              </w:rPr>
            </w:pPr>
            <w:r w:rsidRPr="00B958EA">
              <w:rPr>
                <w:b/>
                <w:bCs/>
              </w:rPr>
              <w:t>寄存器</w:t>
            </w:r>
          </w:p>
        </w:tc>
        <w:tc>
          <w:tcPr>
            <w:tcW w:w="0" w:type="auto"/>
            <w:vAlign w:val="center"/>
            <w:hideMark/>
          </w:tcPr>
          <w:p w14:paraId="77AD0098" w14:textId="77777777" w:rsidR="004478AA" w:rsidRPr="00B958EA" w:rsidRDefault="004478AA" w:rsidP="004B7671">
            <w:pPr>
              <w:rPr>
                <w:b/>
                <w:bCs/>
              </w:rPr>
            </w:pPr>
            <w:r w:rsidRPr="00B958EA">
              <w:rPr>
                <w:b/>
                <w:bCs/>
              </w:rPr>
              <w:t>英文全称</w:t>
            </w:r>
          </w:p>
        </w:tc>
        <w:tc>
          <w:tcPr>
            <w:tcW w:w="0" w:type="auto"/>
            <w:vAlign w:val="center"/>
            <w:hideMark/>
          </w:tcPr>
          <w:p w14:paraId="42FCD236" w14:textId="77777777" w:rsidR="004478AA" w:rsidRPr="00B958EA" w:rsidRDefault="004478AA" w:rsidP="004B7671">
            <w:pPr>
              <w:rPr>
                <w:b/>
                <w:bCs/>
              </w:rPr>
            </w:pPr>
            <w:r w:rsidRPr="00B958EA">
              <w:rPr>
                <w:b/>
                <w:bCs/>
              </w:rPr>
              <w:t>功能</w:t>
            </w:r>
          </w:p>
        </w:tc>
        <w:tc>
          <w:tcPr>
            <w:tcW w:w="0" w:type="auto"/>
            <w:vAlign w:val="center"/>
            <w:hideMark/>
          </w:tcPr>
          <w:p w14:paraId="7819395B" w14:textId="77777777" w:rsidR="004478AA" w:rsidRPr="00B958EA" w:rsidRDefault="004478AA" w:rsidP="004B7671">
            <w:pPr>
              <w:rPr>
                <w:b/>
                <w:bCs/>
              </w:rPr>
            </w:pPr>
            <w:r w:rsidRPr="00B958EA">
              <w:rPr>
                <w:b/>
                <w:bCs/>
              </w:rPr>
              <w:t>是否可写</w:t>
            </w:r>
          </w:p>
        </w:tc>
        <w:tc>
          <w:tcPr>
            <w:tcW w:w="0" w:type="auto"/>
            <w:vAlign w:val="center"/>
            <w:hideMark/>
          </w:tcPr>
          <w:p w14:paraId="7ABA4CCB" w14:textId="77777777" w:rsidR="004478AA" w:rsidRPr="00B958EA" w:rsidRDefault="004478AA" w:rsidP="004B7671">
            <w:pPr>
              <w:rPr>
                <w:b/>
                <w:bCs/>
              </w:rPr>
            </w:pPr>
            <w:r w:rsidRPr="00B958EA">
              <w:rPr>
                <w:b/>
                <w:bCs/>
              </w:rPr>
              <w:t>典型用途</w:t>
            </w:r>
          </w:p>
        </w:tc>
      </w:tr>
      <w:tr w:rsidR="004478AA" w:rsidRPr="00B958EA" w14:paraId="2B2781E2" w14:textId="77777777" w:rsidTr="004B7671">
        <w:trPr>
          <w:tblCellSpacing w:w="15" w:type="dxa"/>
        </w:trPr>
        <w:tc>
          <w:tcPr>
            <w:tcW w:w="0" w:type="auto"/>
            <w:vAlign w:val="center"/>
            <w:hideMark/>
          </w:tcPr>
          <w:p w14:paraId="063AC707" w14:textId="77777777" w:rsidR="004478AA" w:rsidRPr="00B958EA" w:rsidRDefault="004478AA" w:rsidP="004B7671">
            <w:r w:rsidRPr="00B958EA">
              <w:rPr>
                <w:b/>
                <w:bCs/>
              </w:rPr>
              <w:t>IDR</w:t>
            </w:r>
          </w:p>
        </w:tc>
        <w:tc>
          <w:tcPr>
            <w:tcW w:w="0" w:type="auto"/>
            <w:vAlign w:val="center"/>
            <w:hideMark/>
          </w:tcPr>
          <w:p w14:paraId="17F2118A" w14:textId="77777777" w:rsidR="004478AA" w:rsidRPr="00B958EA" w:rsidRDefault="004478AA" w:rsidP="004B7671">
            <w:r w:rsidRPr="00B958EA">
              <w:t>Input Data Register</w:t>
            </w:r>
          </w:p>
        </w:tc>
        <w:tc>
          <w:tcPr>
            <w:tcW w:w="0" w:type="auto"/>
            <w:vAlign w:val="center"/>
            <w:hideMark/>
          </w:tcPr>
          <w:p w14:paraId="3C97A53D" w14:textId="77777777" w:rsidR="004478AA" w:rsidRPr="00B958EA" w:rsidRDefault="004478AA" w:rsidP="004B7671">
            <w:r w:rsidRPr="00B958EA">
              <w:t>读取引脚电平</w:t>
            </w:r>
          </w:p>
        </w:tc>
        <w:tc>
          <w:tcPr>
            <w:tcW w:w="0" w:type="auto"/>
            <w:vAlign w:val="center"/>
            <w:hideMark/>
          </w:tcPr>
          <w:p w14:paraId="20AAE14A" w14:textId="77777777" w:rsidR="004478AA" w:rsidRPr="00B958EA" w:rsidRDefault="004478AA" w:rsidP="004B7671">
            <w:r w:rsidRPr="00B958EA">
              <w:rPr>
                <w:rFonts w:ascii="Segoe UI Emoji" w:hAnsi="Segoe UI Emoji" w:cs="Segoe UI Emoji"/>
              </w:rPr>
              <w:t>❌</w:t>
            </w:r>
            <w:r w:rsidRPr="00B958EA">
              <w:t xml:space="preserve"> 只读</w:t>
            </w:r>
          </w:p>
        </w:tc>
        <w:tc>
          <w:tcPr>
            <w:tcW w:w="0" w:type="auto"/>
            <w:vAlign w:val="center"/>
            <w:hideMark/>
          </w:tcPr>
          <w:p w14:paraId="56919C56" w14:textId="77777777" w:rsidR="004478AA" w:rsidRPr="00B958EA" w:rsidRDefault="004478AA" w:rsidP="004B7671">
            <w:r w:rsidRPr="00B958EA">
              <w:t>判断按钮/信号状态</w:t>
            </w:r>
          </w:p>
        </w:tc>
      </w:tr>
      <w:tr w:rsidR="004478AA" w:rsidRPr="00B958EA" w14:paraId="5FCACE7F" w14:textId="77777777" w:rsidTr="004B7671">
        <w:trPr>
          <w:tblCellSpacing w:w="15" w:type="dxa"/>
        </w:trPr>
        <w:tc>
          <w:tcPr>
            <w:tcW w:w="0" w:type="auto"/>
            <w:vAlign w:val="center"/>
            <w:hideMark/>
          </w:tcPr>
          <w:p w14:paraId="25AE917F" w14:textId="77777777" w:rsidR="004478AA" w:rsidRPr="00B958EA" w:rsidRDefault="004478AA" w:rsidP="004B7671">
            <w:r w:rsidRPr="00B958EA">
              <w:rPr>
                <w:b/>
                <w:bCs/>
              </w:rPr>
              <w:t>ODR</w:t>
            </w:r>
          </w:p>
        </w:tc>
        <w:tc>
          <w:tcPr>
            <w:tcW w:w="0" w:type="auto"/>
            <w:vAlign w:val="center"/>
            <w:hideMark/>
          </w:tcPr>
          <w:p w14:paraId="3510792C" w14:textId="77777777" w:rsidR="004478AA" w:rsidRPr="00B958EA" w:rsidRDefault="004478AA" w:rsidP="004B7671">
            <w:r w:rsidRPr="00B958EA">
              <w:t>Output Data Register</w:t>
            </w:r>
          </w:p>
        </w:tc>
        <w:tc>
          <w:tcPr>
            <w:tcW w:w="0" w:type="auto"/>
            <w:vAlign w:val="center"/>
            <w:hideMark/>
          </w:tcPr>
          <w:p w14:paraId="54056420" w14:textId="77777777" w:rsidR="004478AA" w:rsidRPr="00B958EA" w:rsidRDefault="004478AA" w:rsidP="004B7671">
            <w:r w:rsidRPr="00B958EA">
              <w:t>设置输出电平</w:t>
            </w:r>
          </w:p>
        </w:tc>
        <w:tc>
          <w:tcPr>
            <w:tcW w:w="0" w:type="auto"/>
            <w:vAlign w:val="center"/>
            <w:hideMark/>
          </w:tcPr>
          <w:p w14:paraId="6DDF02FA" w14:textId="77777777" w:rsidR="004478AA" w:rsidRPr="00B958EA" w:rsidRDefault="004478AA" w:rsidP="004B7671">
            <w:r w:rsidRPr="00B958EA">
              <w:rPr>
                <w:rFonts w:ascii="Segoe UI Emoji" w:hAnsi="Segoe UI Emoji" w:cs="Segoe UI Emoji"/>
              </w:rPr>
              <w:t>✅</w:t>
            </w:r>
            <w:r w:rsidRPr="00B958EA">
              <w:t xml:space="preserve"> 可写</w:t>
            </w:r>
          </w:p>
        </w:tc>
        <w:tc>
          <w:tcPr>
            <w:tcW w:w="0" w:type="auto"/>
            <w:vAlign w:val="center"/>
            <w:hideMark/>
          </w:tcPr>
          <w:p w14:paraId="1F822B7B" w14:textId="77777777" w:rsidR="004478AA" w:rsidRPr="00B958EA" w:rsidRDefault="004478AA" w:rsidP="004B7671">
            <w:r w:rsidRPr="00B958EA">
              <w:t>控制LED等外设</w:t>
            </w:r>
          </w:p>
        </w:tc>
      </w:tr>
      <w:tr w:rsidR="004478AA" w:rsidRPr="00B958EA" w14:paraId="1CBCCD2E" w14:textId="77777777" w:rsidTr="004B7671">
        <w:trPr>
          <w:tblCellSpacing w:w="15" w:type="dxa"/>
        </w:trPr>
        <w:tc>
          <w:tcPr>
            <w:tcW w:w="0" w:type="auto"/>
            <w:vAlign w:val="center"/>
            <w:hideMark/>
          </w:tcPr>
          <w:p w14:paraId="0260BC8D" w14:textId="77777777" w:rsidR="004478AA" w:rsidRPr="00B958EA" w:rsidRDefault="004478AA" w:rsidP="004B7671">
            <w:r w:rsidRPr="00B958EA">
              <w:rPr>
                <w:b/>
                <w:bCs/>
              </w:rPr>
              <w:t>BSRR</w:t>
            </w:r>
          </w:p>
        </w:tc>
        <w:tc>
          <w:tcPr>
            <w:tcW w:w="0" w:type="auto"/>
            <w:vAlign w:val="center"/>
            <w:hideMark/>
          </w:tcPr>
          <w:p w14:paraId="542E1B9A" w14:textId="77777777" w:rsidR="004478AA" w:rsidRPr="00B958EA" w:rsidRDefault="004478AA" w:rsidP="004B7671">
            <w:r w:rsidRPr="00B958EA">
              <w:t>Bit Set/Reset Reg</w:t>
            </w:r>
          </w:p>
        </w:tc>
        <w:tc>
          <w:tcPr>
            <w:tcW w:w="0" w:type="auto"/>
            <w:vAlign w:val="center"/>
            <w:hideMark/>
          </w:tcPr>
          <w:p w14:paraId="07E5CD80" w14:textId="77777777" w:rsidR="004478AA" w:rsidRPr="00B958EA" w:rsidRDefault="004478AA" w:rsidP="004B7671">
            <w:r w:rsidRPr="00B958EA">
              <w:t>原子控制输出电平</w:t>
            </w:r>
          </w:p>
        </w:tc>
        <w:tc>
          <w:tcPr>
            <w:tcW w:w="0" w:type="auto"/>
            <w:vAlign w:val="center"/>
            <w:hideMark/>
          </w:tcPr>
          <w:p w14:paraId="160956DC" w14:textId="77777777" w:rsidR="004478AA" w:rsidRPr="00B958EA" w:rsidRDefault="004478AA" w:rsidP="004B7671">
            <w:r w:rsidRPr="00B958EA">
              <w:rPr>
                <w:rFonts w:ascii="Segoe UI Emoji" w:hAnsi="Segoe UI Emoji" w:cs="Segoe UI Emoji"/>
              </w:rPr>
              <w:t>✅</w:t>
            </w:r>
            <w:r w:rsidRPr="00B958EA">
              <w:t xml:space="preserve"> 可写</w:t>
            </w:r>
          </w:p>
        </w:tc>
        <w:tc>
          <w:tcPr>
            <w:tcW w:w="0" w:type="auto"/>
            <w:vAlign w:val="center"/>
            <w:hideMark/>
          </w:tcPr>
          <w:p w14:paraId="7F55E19A" w14:textId="77777777" w:rsidR="004478AA" w:rsidRPr="00B958EA" w:rsidRDefault="004478AA" w:rsidP="004B7671">
            <w:r w:rsidRPr="00B958EA">
              <w:t>安全设置/清除输出</w:t>
            </w:r>
          </w:p>
        </w:tc>
      </w:tr>
      <w:tr w:rsidR="004478AA" w:rsidRPr="00B958EA" w14:paraId="6A7112A8" w14:textId="77777777" w:rsidTr="004B7671">
        <w:trPr>
          <w:tblCellSpacing w:w="15" w:type="dxa"/>
        </w:trPr>
        <w:tc>
          <w:tcPr>
            <w:tcW w:w="0" w:type="auto"/>
            <w:vAlign w:val="center"/>
            <w:hideMark/>
          </w:tcPr>
          <w:p w14:paraId="1218177C" w14:textId="77777777" w:rsidR="004478AA" w:rsidRPr="00B958EA" w:rsidRDefault="004478AA" w:rsidP="004B7671">
            <w:r w:rsidRPr="00B958EA">
              <w:rPr>
                <w:b/>
                <w:bCs/>
              </w:rPr>
              <w:t>BRR</w:t>
            </w:r>
          </w:p>
        </w:tc>
        <w:tc>
          <w:tcPr>
            <w:tcW w:w="0" w:type="auto"/>
            <w:vAlign w:val="center"/>
            <w:hideMark/>
          </w:tcPr>
          <w:p w14:paraId="4149A53F" w14:textId="77777777" w:rsidR="004478AA" w:rsidRPr="00B958EA" w:rsidRDefault="004478AA" w:rsidP="004B7671">
            <w:r w:rsidRPr="00B958EA">
              <w:t>Bit Reset Register</w:t>
            </w:r>
          </w:p>
        </w:tc>
        <w:tc>
          <w:tcPr>
            <w:tcW w:w="0" w:type="auto"/>
            <w:vAlign w:val="center"/>
            <w:hideMark/>
          </w:tcPr>
          <w:p w14:paraId="41553A61" w14:textId="77777777" w:rsidR="004478AA" w:rsidRPr="00B958EA" w:rsidRDefault="004478AA" w:rsidP="004B7671">
            <w:r w:rsidRPr="00B958EA">
              <w:t>清除输出为低电平</w:t>
            </w:r>
          </w:p>
        </w:tc>
        <w:tc>
          <w:tcPr>
            <w:tcW w:w="0" w:type="auto"/>
            <w:vAlign w:val="center"/>
            <w:hideMark/>
          </w:tcPr>
          <w:p w14:paraId="7DAD6291" w14:textId="77777777" w:rsidR="004478AA" w:rsidRPr="00B958EA" w:rsidRDefault="004478AA" w:rsidP="004B7671">
            <w:r w:rsidRPr="00B958EA">
              <w:rPr>
                <w:rFonts w:ascii="Segoe UI Emoji" w:hAnsi="Segoe UI Emoji" w:cs="Segoe UI Emoji"/>
              </w:rPr>
              <w:t>✅</w:t>
            </w:r>
            <w:r w:rsidRPr="00B958EA">
              <w:t xml:space="preserve"> 可写（仅F1）</w:t>
            </w:r>
          </w:p>
        </w:tc>
        <w:tc>
          <w:tcPr>
            <w:tcW w:w="0" w:type="auto"/>
            <w:vAlign w:val="center"/>
            <w:hideMark/>
          </w:tcPr>
          <w:p w14:paraId="7FAB51E1" w14:textId="77777777" w:rsidR="004478AA" w:rsidRPr="00B958EA" w:rsidRDefault="004478AA" w:rsidP="004B7671"/>
        </w:tc>
      </w:tr>
    </w:tbl>
    <w:p w14:paraId="0EE5A2DB" w14:textId="77777777" w:rsidR="004478AA" w:rsidRPr="00B958EA" w:rsidRDefault="00000000" w:rsidP="004478AA">
      <w:r>
        <w:pict w14:anchorId="6A331BF4">
          <v:rect id="_x0000_i1082" style="width:0;height:1.5pt" o:hralign="center" o:hrstd="t" o:hr="t" fillcolor="#a0a0a0" stroked="f"/>
        </w:pict>
      </w:r>
    </w:p>
    <w:p w14:paraId="1AA56DA6" w14:textId="77777777" w:rsidR="004478AA" w:rsidRPr="00B958EA" w:rsidRDefault="004478AA" w:rsidP="004478AA">
      <w:pPr>
        <w:pStyle w:val="3"/>
      </w:pPr>
      <w:r w:rsidRPr="00B958EA">
        <w:rPr>
          <w:rFonts w:ascii="Segoe UI Emoji" w:hAnsi="Segoe UI Emoji" w:cs="Segoe UI Emoji"/>
        </w:rPr>
        <w:lastRenderedPageBreak/>
        <w:t>✅</w:t>
      </w:r>
      <w:r w:rsidRPr="00B958EA">
        <w:t>总结：IDR 速查表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3815"/>
      </w:tblGrid>
      <w:tr w:rsidR="004478AA" w:rsidRPr="00B958EA" w14:paraId="51333651" w14:textId="77777777" w:rsidTr="004B7671">
        <w:trPr>
          <w:tblHeader/>
          <w:tblCellSpacing w:w="15" w:type="dxa"/>
        </w:trPr>
        <w:tc>
          <w:tcPr>
            <w:tcW w:w="0" w:type="auto"/>
            <w:vAlign w:val="center"/>
            <w:hideMark/>
          </w:tcPr>
          <w:p w14:paraId="576C34B9" w14:textId="77777777" w:rsidR="004478AA" w:rsidRPr="00B958EA" w:rsidRDefault="004478AA" w:rsidP="004B7671">
            <w:pPr>
              <w:rPr>
                <w:b/>
                <w:bCs/>
              </w:rPr>
            </w:pPr>
            <w:r w:rsidRPr="00B958EA">
              <w:rPr>
                <w:b/>
                <w:bCs/>
              </w:rPr>
              <w:t>属性</w:t>
            </w:r>
          </w:p>
        </w:tc>
        <w:tc>
          <w:tcPr>
            <w:tcW w:w="0" w:type="auto"/>
            <w:vAlign w:val="center"/>
            <w:hideMark/>
          </w:tcPr>
          <w:p w14:paraId="6D2F789E" w14:textId="77777777" w:rsidR="004478AA" w:rsidRPr="00B958EA" w:rsidRDefault="004478AA" w:rsidP="004B7671">
            <w:pPr>
              <w:rPr>
                <w:b/>
                <w:bCs/>
              </w:rPr>
            </w:pPr>
            <w:r w:rsidRPr="00B958EA">
              <w:rPr>
                <w:b/>
                <w:bCs/>
              </w:rPr>
              <w:t>内容</w:t>
            </w:r>
          </w:p>
        </w:tc>
      </w:tr>
      <w:tr w:rsidR="004478AA" w:rsidRPr="00B958EA" w14:paraId="5DF26822" w14:textId="77777777" w:rsidTr="004B7671">
        <w:trPr>
          <w:tblCellSpacing w:w="15" w:type="dxa"/>
        </w:trPr>
        <w:tc>
          <w:tcPr>
            <w:tcW w:w="0" w:type="auto"/>
            <w:vAlign w:val="center"/>
            <w:hideMark/>
          </w:tcPr>
          <w:p w14:paraId="34B79113" w14:textId="77777777" w:rsidR="004478AA" w:rsidRPr="00B958EA" w:rsidRDefault="004478AA" w:rsidP="004B7671">
            <w:r w:rsidRPr="00B958EA">
              <w:t>寄存器全名</w:t>
            </w:r>
          </w:p>
        </w:tc>
        <w:tc>
          <w:tcPr>
            <w:tcW w:w="0" w:type="auto"/>
            <w:vAlign w:val="center"/>
            <w:hideMark/>
          </w:tcPr>
          <w:p w14:paraId="014562F8" w14:textId="77777777" w:rsidR="004478AA" w:rsidRPr="00B958EA" w:rsidRDefault="004478AA" w:rsidP="004B7671">
            <w:r w:rsidRPr="00B958EA">
              <w:t>Input Data Register</w:t>
            </w:r>
          </w:p>
        </w:tc>
      </w:tr>
      <w:tr w:rsidR="004478AA" w:rsidRPr="00B958EA" w14:paraId="58F8E3E5" w14:textId="77777777" w:rsidTr="004B7671">
        <w:trPr>
          <w:tblCellSpacing w:w="15" w:type="dxa"/>
        </w:trPr>
        <w:tc>
          <w:tcPr>
            <w:tcW w:w="0" w:type="auto"/>
            <w:vAlign w:val="center"/>
            <w:hideMark/>
          </w:tcPr>
          <w:p w14:paraId="3791C85B" w14:textId="77777777" w:rsidR="004478AA" w:rsidRPr="00B958EA" w:rsidRDefault="004478AA" w:rsidP="004B7671">
            <w:r w:rsidRPr="00B958EA">
              <w:t>地址偏移</w:t>
            </w:r>
          </w:p>
        </w:tc>
        <w:tc>
          <w:tcPr>
            <w:tcW w:w="0" w:type="auto"/>
            <w:vAlign w:val="center"/>
            <w:hideMark/>
          </w:tcPr>
          <w:p w14:paraId="6EC00E7E" w14:textId="77777777" w:rsidR="004478AA" w:rsidRPr="00B958EA" w:rsidRDefault="004478AA" w:rsidP="004B7671">
            <w:proofErr w:type="spellStart"/>
            <w:r w:rsidRPr="00B958EA">
              <w:t>GPIOx</w:t>
            </w:r>
            <w:proofErr w:type="spellEnd"/>
            <w:r w:rsidRPr="00B958EA">
              <w:t xml:space="preserve"> + 0x10（在 STM32F1）</w:t>
            </w:r>
          </w:p>
        </w:tc>
      </w:tr>
      <w:tr w:rsidR="004478AA" w:rsidRPr="00B958EA" w14:paraId="2A35D709" w14:textId="77777777" w:rsidTr="004B7671">
        <w:trPr>
          <w:tblCellSpacing w:w="15" w:type="dxa"/>
        </w:trPr>
        <w:tc>
          <w:tcPr>
            <w:tcW w:w="0" w:type="auto"/>
            <w:vAlign w:val="center"/>
            <w:hideMark/>
          </w:tcPr>
          <w:p w14:paraId="5F4BA63A" w14:textId="77777777" w:rsidR="004478AA" w:rsidRPr="00B958EA" w:rsidRDefault="004478AA" w:rsidP="004B7671">
            <w:r w:rsidRPr="00B958EA">
              <w:t>数据宽度</w:t>
            </w:r>
          </w:p>
        </w:tc>
        <w:tc>
          <w:tcPr>
            <w:tcW w:w="0" w:type="auto"/>
            <w:vAlign w:val="center"/>
            <w:hideMark/>
          </w:tcPr>
          <w:p w14:paraId="7434D755" w14:textId="77777777" w:rsidR="004478AA" w:rsidRPr="00B958EA" w:rsidRDefault="004478AA" w:rsidP="004B7671">
            <w:r w:rsidRPr="00B958EA">
              <w:t>32 位（IDR0 ~ IDR15 有效）</w:t>
            </w:r>
          </w:p>
        </w:tc>
      </w:tr>
      <w:tr w:rsidR="004478AA" w:rsidRPr="00B958EA" w14:paraId="0F73E311" w14:textId="77777777" w:rsidTr="004B7671">
        <w:trPr>
          <w:tblCellSpacing w:w="15" w:type="dxa"/>
        </w:trPr>
        <w:tc>
          <w:tcPr>
            <w:tcW w:w="0" w:type="auto"/>
            <w:vAlign w:val="center"/>
            <w:hideMark/>
          </w:tcPr>
          <w:p w14:paraId="6E87312F" w14:textId="77777777" w:rsidR="004478AA" w:rsidRPr="00B958EA" w:rsidRDefault="004478AA" w:rsidP="004B7671">
            <w:r w:rsidRPr="00B958EA">
              <w:t>是否可写</w:t>
            </w:r>
          </w:p>
        </w:tc>
        <w:tc>
          <w:tcPr>
            <w:tcW w:w="0" w:type="auto"/>
            <w:vAlign w:val="center"/>
            <w:hideMark/>
          </w:tcPr>
          <w:p w14:paraId="5376CBC3" w14:textId="77777777" w:rsidR="004478AA" w:rsidRPr="00B958EA" w:rsidRDefault="004478AA" w:rsidP="004B7671">
            <w:r w:rsidRPr="00B958EA">
              <w:rPr>
                <w:rFonts w:ascii="Segoe UI Emoji" w:hAnsi="Segoe UI Emoji" w:cs="Segoe UI Emoji"/>
              </w:rPr>
              <w:t>❌</w:t>
            </w:r>
            <w:r w:rsidRPr="00B958EA">
              <w:t xml:space="preserve"> 只读</w:t>
            </w:r>
          </w:p>
        </w:tc>
      </w:tr>
      <w:tr w:rsidR="004478AA" w:rsidRPr="00B958EA" w14:paraId="16D2F31E" w14:textId="77777777" w:rsidTr="004B7671">
        <w:trPr>
          <w:tblCellSpacing w:w="15" w:type="dxa"/>
        </w:trPr>
        <w:tc>
          <w:tcPr>
            <w:tcW w:w="0" w:type="auto"/>
            <w:vAlign w:val="center"/>
            <w:hideMark/>
          </w:tcPr>
          <w:p w14:paraId="6BDAB3E0" w14:textId="77777777" w:rsidR="004478AA" w:rsidRPr="00B958EA" w:rsidRDefault="004478AA" w:rsidP="004B7671">
            <w:r w:rsidRPr="00B958EA">
              <w:t>每位含义</w:t>
            </w:r>
          </w:p>
        </w:tc>
        <w:tc>
          <w:tcPr>
            <w:tcW w:w="0" w:type="auto"/>
            <w:vAlign w:val="center"/>
            <w:hideMark/>
          </w:tcPr>
          <w:p w14:paraId="40339B20" w14:textId="77777777" w:rsidR="004478AA" w:rsidRPr="00B958EA" w:rsidRDefault="004478AA" w:rsidP="004B7671">
            <w:r w:rsidRPr="00B958EA">
              <w:t>1 = 高电平，0 = 低电平</w:t>
            </w:r>
          </w:p>
        </w:tc>
      </w:tr>
      <w:tr w:rsidR="004478AA" w:rsidRPr="00B958EA" w14:paraId="6E005646" w14:textId="77777777" w:rsidTr="004B7671">
        <w:trPr>
          <w:tblCellSpacing w:w="15" w:type="dxa"/>
        </w:trPr>
        <w:tc>
          <w:tcPr>
            <w:tcW w:w="0" w:type="auto"/>
            <w:vAlign w:val="center"/>
            <w:hideMark/>
          </w:tcPr>
          <w:p w14:paraId="35C58D3B" w14:textId="77777777" w:rsidR="004478AA" w:rsidRPr="00B958EA" w:rsidRDefault="004478AA" w:rsidP="004B7671">
            <w:r w:rsidRPr="00B958EA">
              <w:t>使用前提</w:t>
            </w:r>
          </w:p>
        </w:tc>
        <w:tc>
          <w:tcPr>
            <w:tcW w:w="0" w:type="auto"/>
            <w:vAlign w:val="center"/>
            <w:hideMark/>
          </w:tcPr>
          <w:p w14:paraId="76C7E746" w14:textId="77777777" w:rsidR="004478AA" w:rsidRPr="00B958EA" w:rsidRDefault="004478AA" w:rsidP="004B7671">
            <w:r w:rsidRPr="00B958EA">
              <w:t>引脚必须配置为输入模式</w:t>
            </w:r>
          </w:p>
        </w:tc>
      </w:tr>
      <w:tr w:rsidR="004478AA" w:rsidRPr="00B958EA" w14:paraId="57FAC8BD" w14:textId="77777777" w:rsidTr="004B7671">
        <w:trPr>
          <w:tblCellSpacing w:w="15" w:type="dxa"/>
        </w:trPr>
        <w:tc>
          <w:tcPr>
            <w:tcW w:w="0" w:type="auto"/>
            <w:vAlign w:val="center"/>
            <w:hideMark/>
          </w:tcPr>
          <w:p w14:paraId="1DFAA05C" w14:textId="77777777" w:rsidR="004478AA" w:rsidRPr="00B958EA" w:rsidRDefault="004478AA" w:rsidP="004B7671">
            <w:r w:rsidRPr="00B958EA">
              <w:t>应用场景</w:t>
            </w:r>
          </w:p>
        </w:tc>
        <w:tc>
          <w:tcPr>
            <w:tcW w:w="0" w:type="auto"/>
            <w:vAlign w:val="center"/>
            <w:hideMark/>
          </w:tcPr>
          <w:p w14:paraId="32E6B6AD" w14:textId="77777777" w:rsidR="004478AA" w:rsidRPr="00B958EA" w:rsidRDefault="004478AA" w:rsidP="004B7671">
            <w:r w:rsidRPr="00B958EA">
              <w:t>按键检测、外部信号读取、状态判断等</w:t>
            </w:r>
          </w:p>
        </w:tc>
      </w:tr>
    </w:tbl>
    <w:p w14:paraId="4AF3D5D9" w14:textId="77777777" w:rsidR="004478AA" w:rsidRPr="00B958EA" w:rsidRDefault="00000000" w:rsidP="004478AA">
      <w:r>
        <w:pict w14:anchorId="45C454AE">
          <v:rect id="_x0000_i1083" style="width:0;height:1.5pt" o:hralign="center" o:hrstd="t" o:hr="t" fillcolor="#a0a0a0" stroked="f"/>
        </w:pict>
      </w:r>
    </w:p>
    <w:p w14:paraId="075FC1D9" w14:textId="77777777" w:rsidR="004478AA" w:rsidRPr="00B958EA" w:rsidRDefault="004478AA" w:rsidP="004478AA">
      <w:r w:rsidRPr="00B958EA">
        <w:t>如果你需要我举一个完整的按键读取程序（比如用轮询或中断方式），或者讲讲 IDR 在输入捕获、逻辑电平判断、电平检测的实战场景，我可以进一步展开讲解！</w:t>
      </w:r>
    </w:p>
    <w:p w14:paraId="7F9C5767" w14:textId="77777777" w:rsidR="004478AA" w:rsidRPr="00B958EA" w:rsidRDefault="004478AA" w:rsidP="004478AA"/>
    <w:p w14:paraId="2BD205C0" w14:textId="77777777" w:rsidR="004478AA" w:rsidRDefault="004478AA" w:rsidP="004478AA">
      <w:pPr>
        <w:pStyle w:val="2"/>
      </w:pPr>
      <w:proofErr w:type="spellStart"/>
      <w:r w:rsidRPr="00427B66">
        <w:t>GPIOx_</w:t>
      </w:r>
      <w:r w:rsidRPr="00EE2643">
        <w:t>ODR</w:t>
      </w:r>
      <w:proofErr w:type="spellEnd"/>
      <w:r w:rsidRPr="00E03457">
        <w:t>（Output Data Register，输出数据寄存器）</w:t>
      </w:r>
    </w:p>
    <w:p w14:paraId="33336FFE" w14:textId="77777777" w:rsidR="004478AA" w:rsidRPr="00890B79" w:rsidRDefault="004478AA" w:rsidP="004478AA">
      <w:r>
        <w:rPr>
          <w:noProof/>
        </w:rPr>
        <w:drawing>
          <wp:inline distT="0" distB="0" distL="0" distR="0" wp14:anchorId="7ABDD556" wp14:editId="6B724299">
            <wp:extent cx="5274310" cy="2214880"/>
            <wp:effectExtent l="0" t="0" r="2540" b="0"/>
            <wp:docPr id="354082577"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82577" name="图片 1" descr="日程表&#10;&#10;AI 生成的内容可能不正确。"/>
                    <pic:cNvPicPr/>
                  </pic:nvPicPr>
                  <pic:blipFill>
                    <a:blip r:embed="rId14"/>
                    <a:stretch>
                      <a:fillRect/>
                    </a:stretch>
                  </pic:blipFill>
                  <pic:spPr>
                    <a:xfrm>
                      <a:off x="0" y="0"/>
                      <a:ext cx="5274310" cy="2214880"/>
                    </a:xfrm>
                    <a:prstGeom prst="rect">
                      <a:avLst/>
                    </a:prstGeom>
                  </pic:spPr>
                </pic:pic>
              </a:graphicData>
            </a:graphic>
          </wp:inline>
        </w:drawing>
      </w:r>
    </w:p>
    <w:p w14:paraId="575C2390" w14:textId="77777777" w:rsidR="004478AA" w:rsidRPr="00E03457" w:rsidRDefault="004478AA" w:rsidP="004478AA">
      <w:r w:rsidRPr="00E03457">
        <w:t xml:space="preserve">当然可以！我们来详细讲解一下 </w:t>
      </w:r>
      <w:r w:rsidRPr="00E03457">
        <w:rPr>
          <w:b/>
          <w:bCs/>
        </w:rPr>
        <w:t>STM32 中 GPIO 的 ODR 寄存器（Output Data Register，输出数据寄存器）</w:t>
      </w:r>
      <w:r w:rsidRPr="00E03457">
        <w:t>。</w:t>
      </w:r>
    </w:p>
    <w:p w14:paraId="04CD1F50" w14:textId="77777777" w:rsidR="004478AA" w:rsidRPr="00E03457" w:rsidRDefault="00000000" w:rsidP="004478AA">
      <w:r>
        <w:pict w14:anchorId="17F1666A">
          <v:rect id="_x0000_i1084" style="width:0;height:1.5pt" o:hralign="center" o:hrstd="t" o:hr="t" fillcolor="#a0a0a0" stroked="f"/>
        </w:pict>
      </w:r>
    </w:p>
    <w:p w14:paraId="4C36E4ED" w14:textId="77777777" w:rsidR="004478AA" w:rsidRPr="00E03457" w:rsidRDefault="004478AA" w:rsidP="004478AA">
      <w:pPr>
        <w:pStyle w:val="3"/>
      </w:pPr>
      <w:r w:rsidRPr="00E03457">
        <w:rPr>
          <w:rFonts w:ascii="Segoe UI Emoji" w:hAnsi="Segoe UI Emoji" w:cs="Segoe UI Emoji"/>
        </w:rPr>
        <w:lastRenderedPageBreak/>
        <w:t>🔹</w:t>
      </w:r>
      <w:r w:rsidRPr="00E03457">
        <w:t>一、ODR 寄存器简介</w:t>
      </w:r>
    </w:p>
    <w:p w14:paraId="70F94005" w14:textId="77777777" w:rsidR="004478AA" w:rsidRPr="00E03457" w:rsidRDefault="004478AA" w:rsidP="004478AA">
      <w:r w:rsidRPr="00E03457">
        <w:t xml:space="preserve">ODR（Output Data Register）是 </w:t>
      </w:r>
      <w:r w:rsidRPr="00E03457">
        <w:rPr>
          <w:b/>
          <w:bCs/>
        </w:rPr>
        <w:t xml:space="preserve">GPIO </w:t>
      </w:r>
      <w:r w:rsidRPr="00E03457">
        <w:rPr>
          <w:b/>
          <w:bCs/>
          <w:color w:val="EE0000"/>
        </w:rPr>
        <w:t>输出数据</w:t>
      </w:r>
      <w:r w:rsidRPr="00E03457">
        <w:rPr>
          <w:b/>
          <w:bCs/>
        </w:rPr>
        <w:t>寄存器</w:t>
      </w:r>
      <w:r w:rsidRPr="00E03457">
        <w:t>，用来</w:t>
      </w:r>
      <w:r w:rsidRPr="00E03457">
        <w:rPr>
          <w:b/>
          <w:bCs/>
        </w:rPr>
        <w:t>控制 GPIO 引脚的输出电平</w:t>
      </w:r>
      <w:r w:rsidRPr="00E03457">
        <w:t>。</w:t>
      </w:r>
    </w:p>
    <w:p w14:paraId="2519FD8C" w14:textId="77777777" w:rsidR="004478AA" w:rsidRPr="00E03457" w:rsidRDefault="004478AA" w:rsidP="004478AA">
      <w:r w:rsidRPr="00E03457">
        <w:t>它的本质是一个</w:t>
      </w:r>
      <w:r w:rsidRPr="00E03457">
        <w:rPr>
          <w:color w:val="EE0000"/>
        </w:rPr>
        <w:t xml:space="preserve"> 32 位</w:t>
      </w:r>
      <w:r w:rsidRPr="00E03457">
        <w:t>的寄存器，每一位对应一个 GPIO 引脚的输出电平。</w:t>
      </w:r>
    </w:p>
    <w:p w14:paraId="7120B5E7" w14:textId="77777777" w:rsidR="004478AA" w:rsidRPr="00E03457" w:rsidRDefault="004478AA" w:rsidP="004478AA">
      <w:r w:rsidRPr="00E03457">
        <w:t>比如：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308"/>
        <w:gridCol w:w="1118"/>
        <w:gridCol w:w="1133"/>
      </w:tblGrid>
      <w:tr w:rsidR="004478AA" w:rsidRPr="00E03457" w14:paraId="23B279DB" w14:textId="77777777" w:rsidTr="004B7671">
        <w:trPr>
          <w:tblHeader/>
          <w:tblCellSpacing w:w="15" w:type="dxa"/>
        </w:trPr>
        <w:tc>
          <w:tcPr>
            <w:tcW w:w="0" w:type="auto"/>
            <w:vAlign w:val="center"/>
            <w:hideMark/>
          </w:tcPr>
          <w:p w14:paraId="0EEF5B27" w14:textId="77777777" w:rsidR="004478AA" w:rsidRPr="00E03457" w:rsidRDefault="004478AA" w:rsidP="004B7671">
            <w:pPr>
              <w:rPr>
                <w:b/>
                <w:bCs/>
              </w:rPr>
            </w:pPr>
            <w:r w:rsidRPr="00E03457">
              <w:rPr>
                <w:b/>
                <w:bCs/>
              </w:rPr>
              <w:t>位号</w:t>
            </w:r>
          </w:p>
        </w:tc>
        <w:tc>
          <w:tcPr>
            <w:tcW w:w="0" w:type="auto"/>
            <w:vAlign w:val="center"/>
            <w:hideMark/>
          </w:tcPr>
          <w:p w14:paraId="0F88A0F1" w14:textId="77777777" w:rsidR="004478AA" w:rsidRPr="00E03457" w:rsidRDefault="004478AA" w:rsidP="004B7671">
            <w:pPr>
              <w:rPr>
                <w:b/>
                <w:bCs/>
              </w:rPr>
            </w:pPr>
            <w:r w:rsidRPr="00E03457">
              <w:rPr>
                <w:b/>
                <w:bCs/>
              </w:rPr>
              <w:t>对应引脚</w:t>
            </w:r>
          </w:p>
        </w:tc>
        <w:tc>
          <w:tcPr>
            <w:tcW w:w="0" w:type="auto"/>
            <w:vAlign w:val="center"/>
            <w:hideMark/>
          </w:tcPr>
          <w:p w14:paraId="0792F2C1" w14:textId="77777777" w:rsidR="004478AA" w:rsidRPr="00E03457" w:rsidRDefault="004478AA" w:rsidP="004B7671">
            <w:pPr>
              <w:rPr>
                <w:b/>
                <w:bCs/>
              </w:rPr>
            </w:pPr>
            <w:r w:rsidRPr="00E03457">
              <w:rPr>
                <w:b/>
                <w:bCs/>
              </w:rPr>
              <w:t>输出值为1</w:t>
            </w:r>
          </w:p>
        </w:tc>
        <w:tc>
          <w:tcPr>
            <w:tcW w:w="0" w:type="auto"/>
            <w:vAlign w:val="center"/>
            <w:hideMark/>
          </w:tcPr>
          <w:p w14:paraId="2B77883E" w14:textId="77777777" w:rsidR="004478AA" w:rsidRPr="00E03457" w:rsidRDefault="004478AA" w:rsidP="004B7671">
            <w:pPr>
              <w:rPr>
                <w:b/>
                <w:bCs/>
              </w:rPr>
            </w:pPr>
            <w:r w:rsidRPr="00E03457">
              <w:rPr>
                <w:b/>
                <w:bCs/>
              </w:rPr>
              <w:t>输出值为0</w:t>
            </w:r>
          </w:p>
        </w:tc>
      </w:tr>
      <w:tr w:rsidR="004478AA" w:rsidRPr="00E03457" w14:paraId="3247A536" w14:textId="77777777" w:rsidTr="004B7671">
        <w:trPr>
          <w:tblCellSpacing w:w="15" w:type="dxa"/>
        </w:trPr>
        <w:tc>
          <w:tcPr>
            <w:tcW w:w="0" w:type="auto"/>
            <w:vAlign w:val="center"/>
            <w:hideMark/>
          </w:tcPr>
          <w:p w14:paraId="10F99D67" w14:textId="77777777" w:rsidR="004478AA" w:rsidRPr="00E03457" w:rsidRDefault="004478AA" w:rsidP="004B7671">
            <w:r w:rsidRPr="00E03457">
              <w:t>ODR0</w:t>
            </w:r>
          </w:p>
        </w:tc>
        <w:tc>
          <w:tcPr>
            <w:tcW w:w="0" w:type="auto"/>
            <w:vAlign w:val="center"/>
            <w:hideMark/>
          </w:tcPr>
          <w:p w14:paraId="53183FE6" w14:textId="77777777" w:rsidR="004478AA" w:rsidRPr="00E03457" w:rsidRDefault="004478AA" w:rsidP="004B7671">
            <w:r w:rsidRPr="00E03457">
              <w:t>GPIOx_PIN0</w:t>
            </w:r>
          </w:p>
        </w:tc>
        <w:tc>
          <w:tcPr>
            <w:tcW w:w="0" w:type="auto"/>
            <w:vAlign w:val="center"/>
            <w:hideMark/>
          </w:tcPr>
          <w:p w14:paraId="64583F55" w14:textId="77777777" w:rsidR="004478AA" w:rsidRPr="00E03457" w:rsidRDefault="004478AA" w:rsidP="004B7671">
            <w:r w:rsidRPr="00E03457">
              <w:t>高电平</w:t>
            </w:r>
          </w:p>
        </w:tc>
        <w:tc>
          <w:tcPr>
            <w:tcW w:w="0" w:type="auto"/>
            <w:vAlign w:val="center"/>
            <w:hideMark/>
          </w:tcPr>
          <w:p w14:paraId="2882857C" w14:textId="77777777" w:rsidR="004478AA" w:rsidRPr="00E03457" w:rsidRDefault="004478AA" w:rsidP="004B7671">
            <w:r w:rsidRPr="00E03457">
              <w:t>低电平</w:t>
            </w:r>
          </w:p>
        </w:tc>
      </w:tr>
      <w:tr w:rsidR="004478AA" w:rsidRPr="00E03457" w14:paraId="7D817F9C" w14:textId="77777777" w:rsidTr="004B7671">
        <w:trPr>
          <w:tblCellSpacing w:w="15" w:type="dxa"/>
        </w:trPr>
        <w:tc>
          <w:tcPr>
            <w:tcW w:w="0" w:type="auto"/>
            <w:vAlign w:val="center"/>
            <w:hideMark/>
          </w:tcPr>
          <w:p w14:paraId="0199E72E" w14:textId="77777777" w:rsidR="004478AA" w:rsidRPr="00E03457" w:rsidRDefault="004478AA" w:rsidP="004B7671">
            <w:r w:rsidRPr="00E03457">
              <w:t>ODR1</w:t>
            </w:r>
          </w:p>
        </w:tc>
        <w:tc>
          <w:tcPr>
            <w:tcW w:w="0" w:type="auto"/>
            <w:vAlign w:val="center"/>
            <w:hideMark/>
          </w:tcPr>
          <w:p w14:paraId="08468C08" w14:textId="77777777" w:rsidR="004478AA" w:rsidRPr="00E03457" w:rsidRDefault="004478AA" w:rsidP="004B7671">
            <w:r w:rsidRPr="00E03457">
              <w:t>GPIOx_PIN1</w:t>
            </w:r>
          </w:p>
        </w:tc>
        <w:tc>
          <w:tcPr>
            <w:tcW w:w="0" w:type="auto"/>
            <w:vAlign w:val="center"/>
            <w:hideMark/>
          </w:tcPr>
          <w:p w14:paraId="1576CADA" w14:textId="77777777" w:rsidR="004478AA" w:rsidRPr="00E03457" w:rsidRDefault="004478AA" w:rsidP="004B7671">
            <w:r w:rsidRPr="00E03457">
              <w:t>高电平</w:t>
            </w:r>
          </w:p>
        </w:tc>
        <w:tc>
          <w:tcPr>
            <w:tcW w:w="0" w:type="auto"/>
            <w:vAlign w:val="center"/>
            <w:hideMark/>
          </w:tcPr>
          <w:p w14:paraId="0950D82A" w14:textId="77777777" w:rsidR="004478AA" w:rsidRPr="00E03457" w:rsidRDefault="004478AA" w:rsidP="004B7671">
            <w:r w:rsidRPr="00E03457">
              <w:t>低电平</w:t>
            </w:r>
          </w:p>
        </w:tc>
      </w:tr>
      <w:tr w:rsidR="004478AA" w:rsidRPr="00E03457" w14:paraId="47BFCBA9" w14:textId="77777777" w:rsidTr="004B7671">
        <w:trPr>
          <w:tblCellSpacing w:w="15" w:type="dxa"/>
        </w:trPr>
        <w:tc>
          <w:tcPr>
            <w:tcW w:w="0" w:type="auto"/>
            <w:vAlign w:val="center"/>
            <w:hideMark/>
          </w:tcPr>
          <w:p w14:paraId="6C097CA4" w14:textId="77777777" w:rsidR="004478AA" w:rsidRPr="00E03457" w:rsidRDefault="004478AA" w:rsidP="004B7671">
            <w:r w:rsidRPr="00E03457">
              <w:t>...</w:t>
            </w:r>
          </w:p>
        </w:tc>
        <w:tc>
          <w:tcPr>
            <w:tcW w:w="0" w:type="auto"/>
            <w:vAlign w:val="center"/>
            <w:hideMark/>
          </w:tcPr>
          <w:p w14:paraId="42FF96A4" w14:textId="77777777" w:rsidR="004478AA" w:rsidRPr="00E03457" w:rsidRDefault="004478AA" w:rsidP="004B7671">
            <w:r w:rsidRPr="00E03457">
              <w:t>...</w:t>
            </w:r>
          </w:p>
        </w:tc>
        <w:tc>
          <w:tcPr>
            <w:tcW w:w="0" w:type="auto"/>
            <w:vAlign w:val="center"/>
            <w:hideMark/>
          </w:tcPr>
          <w:p w14:paraId="6242DD2E" w14:textId="77777777" w:rsidR="004478AA" w:rsidRPr="00E03457" w:rsidRDefault="004478AA" w:rsidP="004B7671">
            <w:r w:rsidRPr="00E03457">
              <w:t>...</w:t>
            </w:r>
          </w:p>
        </w:tc>
        <w:tc>
          <w:tcPr>
            <w:tcW w:w="0" w:type="auto"/>
            <w:vAlign w:val="center"/>
            <w:hideMark/>
          </w:tcPr>
          <w:p w14:paraId="3A2C121E" w14:textId="77777777" w:rsidR="004478AA" w:rsidRPr="00E03457" w:rsidRDefault="004478AA" w:rsidP="004B7671">
            <w:r w:rsidRPr="00E03457">
              <w:t>...</w:t>
            </w:r>
          </w:p>
        </w:tc>
      </w:tr>
      <w:tr w:rsidR="004478AA" w:rsidRPr="00E03457" w14:paraId="32F12ADF" w14:textId="77777777" w:rsidTr="004B7671">
        <w:trPr>
          <w:tblCellSpacing w:w="15" w:type="dxa"/>
        </w:trPr>
        <w:tc>
          <w:tcPr>
            <w:tcW w:w="0" w:type="auto"/>
            <w:vAlign w:val="center"/>
            <w:hideMark/>
          </w:tcPr>
          <w:p w14:paraId="23F4E62B" w14:textId="77777777" w:rsidR="004478AA" w:rsidRPr="00E03457" w:rsidRDefault="004478AA" w:rsidP="004B7671">
            <w:r w:rsidRPr="00E03457">
              <w:t>ODR15</w:t>
            </w:r>
          </w:p>
        </w:tc>
        <w:tc>
          <w:tcPr>
            <w:tcW w:w="0" w:type="auto"/>
            <w:vAlign w:val="center"/>
            <w:hideMark/>
          </w:tcPr>
          <w:p w14:paraId="052EB5F3" w14:textId="77777777" w:rsidR="004478AA" w:rsidRPr="00E03457" w:rsidRDefault="004478AA" w:rsidP="004B7671">
            <w:r w:rsidRPr="00E03457">
              <w:t>GPIOx_PIN15</w:t>
            </w:r>
          </w:p>
        </w:tc>
        <w:tc>
          <w:tcPr>
            <w:tcW w:w="0" w:type="auto"/>
            <w:vAlign w:val="center"/>
            <w:hideMark/>
          </w:tcPr>
          <w:p w14:paraId="6C06D2D6" w14:textId="77777777" w:rsidR="004478AA" w:rsidRPr="00E03457" w:rsidRDefault="004478AA" w:rsidP="004B7671">
            <w:r w:rsidRPr="00E03457">
              <w:t>高电平</w:t>
            </w:r>
          </w:p>
        </w:tc>
        <w:tc>
          <w:tcPr>
            <w:tcW w:w="0" w:type="auto"/>
            <w:vAlign w:val="center"/>
            <w:hideMark/>
          </w:tcPr>
          <w:p w14:paraId="5CD35859" w14:textId="77777777" w:rsidR="004478AA" w:rsidRPr="00E03457" w:rsidRDefault="004478AA" w:rsidP="004B7671">
            <w:r w:rsidRPr="00E03457">
              <w:t>低电平</w:t>
            </w:r>
          </w:p>
        </w:tc>
      </w:tr>
    </w:tbl>
    <w:p w14:paraId="69066D00" w14:textId="77777777" w:rsidR="004478AA" w:rsidRPr="00E03457" w:rsidRDefault="004478AA" w:rsidP="004478AA">
      <w:r w:rsidRPr="00E03457">
        <w:t xml:space="preserve">所以 ODR 是 </w:t>
      </w:r>
      <w:r w:rsidRPr="009330D8">
        <w:rPr>
          <w:b/>
          <w:bCs/>
          <w:color w:val="EE0000"/>
        </w:rPr>
        <w:t>写操作</w:t>
      </w:r>
      <w:r w:rsidRPr="00E03457">
        <w:t>，用于控制 GPIO 输出高/低电平的一个直接寄存器。</w:t>
      </w:r>
    </w:p>
    <w:p w14:paraId="3690777C" w14:textId="77777777" w:rsidR="004478AA" w:rsidRPr="00E03457" w:rsidRDefault="00000000" w:rsidP="004478AA">
      <w:r>
        <w:pict w14:anchorId="22F2A3C3">
          <v:rect id="_x0000_i1085" style="width:0;height:1.5pt" o:hralign="center" o:hrstd="t" o:hr="t" fillcolor="#a0a0a0" stroked="f"/>
        </w:pict>
      </w:r>
    </w:p>
    <w:p w14:paraId="5F44ABC2" w14:textId="77777777" w:rsidR="004478AA" w:rsidRPr="00E03457" w:rsidRDefault="004478AA" w:rsidP="004478AA">
      <w:pPr>
        <w:pStyle w:val="3"/>
      </w:pPr>
      <w:r w:rsidRPr="00E03457">
        <w:rPr>
          <w:rFonts w:ascii="Segoe UI Emoji" w:hAnsi="Segoe UI Emoji" w:cs="Segoe UI Emoji"/>
        </w:rPr>
        <w:t>🔹</w:t>
      </w:r>
      <w:r w:rsidRPr="00E03457">
        <w:t>二、使用 ODR 的前提</w:t>
      </w:r>
    </w:p>
    <w:p w14:paraId="687E17E7" w14:textId="77777777" w:rsidR="004478AA" w:rsidRPr="00E03457" w:rsidRDefault="004478AA" w:rsidP="004478AA">
      <w:r w:rsidRPr="00E03457">
        <w:t>使用 ODR 控制引脚输出前，需要满足以下几个前提：</w:t>
      </w:r>
    </w:p>
    <w:p w14:paraId="4867DE5F" w14:textId="77777777" w:rsidR="004478AA" w:rsidRPr="00E03457" w:rsidRDefault="004478AA">
      <w:pPr>
        <w:numPr>
          <w:ilvl w:val="0"/>
          <w:numId w:val="36"/>
        </w:numPr>
      </w:pPr>
      <w:r w:rsidRPr="00E03457">
        <w:rPr>
          <w:b/>
          <w:bCs/>
        </w:rPr>
        <w:t>GPIO 引脚必须配置为</w:t>
      </w:r>
      <w:r w:rsidRPr="009330D8">
        <w:rPr>
          <w:b/>
          <w:bCs/>
          <w:color w:val="EE0000"/>
        </w:rPr>
        <w:t>输出模式</w:t>
      </w:r>
      <w:r w:rsidRPr="00E03457">
        <w:t>：</w:t>
      </w:r>
    </w:p>
    <w:p w14:paraId="53CABA1A" w14:textId="77777777" w:rsidR="004478AA" w:rsidRPr="00E03457" w:rsidRDefault="004478AA">
      <w:pPr>
        <w:numPr>
          <w:ilvl w:val="1"/>
          <w:numId w:val="36"/>
        </w:numPr>
      </w:pPr>
      <w:r w:rsidRPr="00E03457">
        <w:t>比如 GPIO_MODE_OUTPUT_PP（推挽输出</w:t>
      </w:r>
      <w:proofErr w:type="gramStart"/>
      <w:r w:rsidRPr="00E03457">
        <w:t xml:space="preserve">） 或 </w:t>
      </w:r>
      <w:proofErr w:type="gramEnd"/>
      <w:r w:rsidRPr="00E03457">
        <w:t>GPIO_MODE_OUTPUT_OD（开漏输出）。</w:t>
      </w:r>
    </w:p>
    <w:p w14:paraId="23525E40" w14:textId="77777777" w:rsidR="004478AA" w:rsidRPr="00E03457" w:rsidRDefault="004478AA">
      <w:pPr>
        <w:numPr>
          <w:ilvl w:val="0"/>
          <w:numId w:val="36"/>
        </w:numPr>
      </w:pPr>
      <w:r w:rsidRPr="00E03457">
        <w:rPr>
          <w:b/>
          <w:bCs/>
        </w:rPr>
        <w:t>不能用 ODR 控制输入引脚</w:t>
      </w:r>
      <w:r w:rsidRPr="00E03457">
        <w:t>，输入模式下 ODR 对引脚没有控制作用。</w:t>
      </w:r>
    </w:p>
    <w:p w14:paraId="29F678D2" w14:textId="77777777" w:rsidR="004478AA" w:rsidRPr="00E03457" w:rsidRDefault="00000000" w:rsidP="004478AA">
      <w:r>
        <w:pict w14:anchorId="51812C9B">
          <v:rect id="_x0000_i1086" style="width:0;height:1.5pt" o:hralign="center" o:hrstd="t" o:hr="t" fillcolor="#a0a0a0" stroked="f"/>
        </w:pict>
      </w:r>
    </w:p>
    <w:p w14:paraId="6F85D346" w14:textId="77777777" w:rsidR="004478AA" w:rsidRPr="00E03457" w:rsidRDefault="004478AA" w:rsidP="004478AA">
      <w:pPr>
        <w:pStyle w:val="3"/>
      </w:pPr>
      <w:r w:rsidRPr="00E03457">
        <w:rPr>
          <w:rFonts w:ascii="Segoe UI Emoji" w:hAnsi="Segoe UI Emoji" w:cs="Segoe UI Emoji"/>
        </w:rPr>
        <w:t>🔹</w:t>
      </w:r>
      <w:r w:rsidRPr="00E03457">
        <w:t>三、ODR 的读取和写入方式</w:t>
      </w:r>
    </w:p>
    <w:p w14:paraId="7C070D1A" w14:textId="77777777" w:rsidR="004478AA" w:rsidRPr="00E03457" w:rsidRDefault="004478AA" w:rsidP="004478AA">
      <w:pPr>
        <w:pStyle w:val="4"/>
      </w:pPr>
      <w:r w:rsidRPr="00E03457">
        <w:rPr>
          <w:rFonts w:ascii="Segoe UI Emoji" w:hAnsi="Segoe UI Emoji" w:cs="Segoe UI Emoji"/>
        </w:rPr>
        <w:t>✅</w:t>
      </w:r>
      <w:r w:rsidRPr="00E03457">
        <w:t xml:space="preserve"> 1. 写入 ODR（设置引脚电平）：</w:t>
      </w:r>
    </w:p>
    <w:p w14:paraId="358E9535" w14:textId="77777777" w:rsidR="004478AA" w:rsidRPr="00E03457" w:rsidRDefault="004478AA" w:rsidP="004478AA">
      <w:r w:rsidRPr="00E03457">
        <w:t>GPIOA-&gt;ODR |= (1 &lt;&lt; 5);  // 设置 PA5 为高电平</w:t>
      </w:r>
    </w:p>
    <w:p w14:paraId="39FEE859" w14:textId="77777777" w:rsidR="004478AA" w:rsidRPr="00E03457" w:rsidRDefault="004478AA" w:rsidP="004478AA">
      <w:r w:rsidRPr="00E03457">
        <w:t>GPIOA-&gt;ODR &amp;= ~(1 &lt;&lt; 5); // 设置 PA5 为低电平</w:t>
      </w:r>
    </w:p>
    <w:p w14:paraId="03246CDC" w14:textId="77777777" w:rsidR="004478AA" w:rsidRPr="00E03457" w:rsidRDefault="004478AA" w:rsidP="004478AA">
      <w:r w:rsidRPr="00E03457">
        <w:t>也可以直接赋值整个寄存器（注意会影响所有引脚）：</w:t>
      </w:r>
    </w:p>
    <w:p w14:paraId="2770F530" w14:textId="77777777" w:rsidR="004478AA" w:rsidRPr="00E03457" w:rsidRDefault="004478AA" w:rsidP="004478AA">
      <w:r w:rsidRPr="00E03457">
        <w:t>GPIOA-&gt;ODR = 0x00FF;  // 设置PA0~PA7为高电平，PA8~PA15为低电平</w:t>
      </w:r>
    </w:p>
    <w:p w14:paraId="337AEDEF" w14:textId="77777777" w:rsidR="004478AA" w:rsidRPr="00E03457" w:rsidRDefault="00000000" w:rsidP="004478AA">
      <w:r>
        <w:lastRenderedPageBreak/>
        <w:pict w14:anchorId="63991C0F">
          <v:rect id="_x0000_i1087" style="width:0;height:1.5pt" o:hralign="center" o:hrstd="t" o:hr="t" fillcolor="#a0a0a0" stroked="f"/>
        </w:pict>
      </w:r>
    </w:p>
    <w:p w14:paraId="0E06BCD9" w14:textId="77777777" w:rsidR="004478AA" w:rsidRPr="00E03457" w:rsidRDefault="004478AA" w:rsidP="004478AA">
      <w:pPr>
        <w:pStyle w:val="4"/>
      </w:pPr>
      <w:r w:rsidRPr="00E03457">
        <w:rPr>
          <w:rFonts w:ascii="Segoe UI Emoji" w:hAnsi="Segoe UI Emoji" w:cs="Segoe UI Emoji"/>
        </w:rPr>
        <w:t>✅</w:t>
      </w:r>
      <w:r w:rsidRPr="00E03457">
        <w:t xml:space="preserve"> 2. 读取 ODR（</w:t>
      </w:r>
      <w:r w:rsidRPr="005F0A00">
        <w:rPr>
          <w:color w:val="EE0000"/>
        </w:rPr>
        <w:t>读取</w:t>
      </w:r>
      <w:r w:rsidRPr="00E03457">
        <w:t>当前输出电平值）：</w:t>
      </w:r>
    </w:p>
    <w:p w14:paraId="33878E33" w14:textId="77777777" w:rsidR="004478AA" w:rsidRPr="00E03457" w:rsidRDefault="004478AA" w:rsidP="004478AA">
      <w:r w:rsidRPr="00E03457">
        <w:t xml:space="preserve">uint32_t </w:t>
      </w:r>
      <w:proofErr w:type="spellStart"/>
      <w:r w:rsidRPr="00E03457">
        <w:t>val</w:t>
      </w:r>
      <w:proofErr w:type="spellEnd"/>
      <w:r w:rsidRPr="00E03457">
        <w:t xml:space="preserve"> = GPIOA-&gt;ODR;  // 读取整个ODR寄存器的当前状态</w:t>
      </w:r>
    </w:p>
    <w:p w14:paraId="72670B4C" w14:textId="77777777" w:rsidR="004478AA" w:rsidRPr="00E03457" w:rsidRDefault="004478AA" w:rsidP="004478AA">
      <w:r w:rsidRPr="00E03457">
        <w:t>uint8_t pin5 = (GPIOA-&gt;ODR &amp; (1 &lt;&lt; 5)</w:t>
      </w:r>
      <w:proofErr w:type="gramStart"/>
      <w:r w:rsidRPr="00E03457">
        <w:t>) ?</w:t>
      </w:r>
      <w:proofErr w:type="gramEnd"/>
      <w:r w:rsidRPr="00E03457">
        <w:t xml:space="preserve"> 1 : 0;  // 读取PA5当前输出状态</w:t>
      </w:r>
    </w:p>
    <w:p w14:paraId="76295B77" w14:textId="77777777" w:rsidR="004478AA" w:rsidRPr="00E03457" w:rsidRDefault="00000000" w:rsidP="004478AA">
      <w:r>
        <w:pict w14:anchorId="03D65EEB">
          <v:rect id="_x0000_i1088" style="width:0;height:1.5pt" o:hralign="center" o:hrstd="t" o:hr="t" fillcolor="#a0a0a0" stroked="f"/>
        </w:pict>
      </w:r>
    </w:p>
    <w:p w14:paraId="2BA6E3FC" w14:textId="77777777" w:rsidR="004478AA" w:rsidRPr="00E03457" w:rsidRDefault="004478AA" w:rsidP="004478AA">
      <w:pPr>
        <w:pStyle w:val="3"/>
      </w:pPr>
      <w:r w:rsidRPr="00E03457">
        <w:rPr>
          <w:rFonts w:ascii="Segoe UI Emoji" w:hAnsi="Segoe UI Emoji" w:cs="Segoe UI Emoji"/>
        </w:rPr>
        <w:t>🔹</w:t>
      </w:r>
      <w:r w:rsidRPr="00E03457">
        <w:t>四、ODR 与其他寄存器的区别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3537"/>
        <w:gridCol w:w="4020"/>
      </w:tblGrid>
      <w:tr w:rsidR="004478AA" w:rsidRPr="00E03457" w14:paraId="7264BA4E" w14:textId="77777777" w:rsidTr="004B7671">
        <w:trPr>
          <w:tblHeader/>
          <w:tblCellSpacing w:w="15" w:type="dxa"/>
        </w:trPr>
        <w:tc>
          <w:tcPr>
            <w:tcW w:w="0" w:type="auto"/>
            <w:vAlign w:val="center"/>
            <w:hideMark/>
          </w:tcPr>
          <w:p w14:paraId="3C8508D9" w14:textId="77777777" w:rsidR="004478AA" w:rsidRPr="00E03457" w:rsidRDefault="004478AA" w:rsidP="004B7671">
            <w:pPr>
              <w:rPr>
                <w:b/>
                <w:bCs/>
              </w:rPr>
            </w:pPr>
            <w:r w:rsidRPr="00E03457">
              <w:rPr>
                <w:b/>
                <w:bCs/>
              </w:rPr>
              <w:t>寄存器</w:t>
            </w:r>
          </w:p>
        </w:tc>
        <w:tc>
          <w:tcPr>
            <w:tcW w:w="0" w:type="auto"/>
            <w:vAlign w:val="center"/>
            <w:hideMark/>
          </w:tcPr>
          <w:p w14:paraId="56B13F8D" w14:textId="77777777" w:rsidR="004478AA" w:rsidRPr="00E03457" w:rsidRDefault="004478AA" w:rsidP="004B7671">
            <w:pPr>
              <w:rPr>
                <w:b/>
                <w:bCs/>
              </w:rPr>
            </w:pPr>
            <w:r w:rsidRPr="00E03457">
              <w:rPr>
                <w:b/>
                <w:bCs/>
              </w:rPr>
              <w:t>作用</w:t>
            </w:r>
          </w:p>
        </w:tc>
        <w:tc>
          <w:tcPr>
            <w:tcW w:w="0" w:type="auto"/>
            <w:vAlign w:val="center"/>
            <w:hideMark/>
          </w:tcPr>
          <w:p w14:paraId="68DFF271" w14:textId="77777777" w:rsidR="004478AA" w:rsidRPr="00E03457" w:rsidRDefault="004478AA" w:rsidP="004B7671">
            <w:pPr>
              <w:rPr>
                <w:b/>
                <w:bCs/>
              </w:rPr>
            </w:pPr>
            <w:r w:rsidRPr="00E03457">
              <w:rPr>
                <w:b/>
                <w:bCs/>
              </w:rPr>
              <w:t>特点</w:t>
            </w:r>
          </w:p>
        </w:tc>
      </w:tr>
      <w:tr w:rsidR="004478AA" w:rsidRPr="00E03457" w14:paraId="357DCA43" w14:textId="77777777" w:rsidTr="004B7671">
        <w:trPr>
          <w:tblCellSpacing w:w="15" w:type="dxa"/>
        </w:trPr>
        <w:tc>
          <w:tcPr>
            <w:tcW w:w="0" w:type="auto"/>
            <w:vAlign w:val="center"/>
            <w:hideMark/>
          </w:tcPr>
          <w:p w14:paraId="1D4C39B3" w14:textId="77777777" w:rsidR="004478AA" w:rsidRPr="00E03457" w:rsidRDefault="004478AA" w:rsidP="004B7671">
            <w:r w:rsidRPr="00E03457">
              <w:rPr>
                <w:b/>
                <w:bCs/>
              </w:rPr>
              <w:t>ODR</w:t>
            </w:r>
          </w:p>
        </w:tc>
        <w:tc>
          <w:tcPr>
            <w:tcW w:w="0" w:type="auto"/>
            <w:vAlign w:val="center"/>
            <w:hideMark/>
          </w:tcPr>
          <w:p w14:paraId="104E4925" w14:textId="77777777" w:rsidR="004478AA" w:rsidRPr="00E03457" w:rsidRDefault="004478AA" w:rsidP="004B7671">
            <w:r w:rsidRPr="00E03457">
              <w:t>控制输出电平</w:t>
            </w:r>
          </w:p>
        </w:tc>
        <w:tc>
          <w:tcPr>
            <w:tcW w:w="0" w:type="auto"/>
            <w:vAlign w:val="center"/>
            <w:hideMark/>
          </w:tcPr>
          <w:p w14:paraId="2658BE00" w14:textId="77777777" w:rsidR="004478AA" w:rsidRPr="00E03457" w:rsidRDefault="004478AA" w:rsidP="004B7671">
            <w:r w:rsidRPr="00E03457">
              <w:t>直接写/读32位寄存器；适合全端口操作</w:t>
            </w:r>
          </w:p>
        </w:tc>
      </w:tr>
      <w:tr w:rsidR="004478AA" w:rsidRPr="00E03457" w14:paraId="0A9543F5" w14:textId="77777777" w:rsidTr="004B7671">
        <w:trPr>
          <w:tblCellSpacing w:w="15" w:type="dxa"/>
        </w:trPr>
        <w:tc>
          <w:tcPr>
            <w:tcW w:w="0" w:type="auto"/>
            <w:vAlign w:val="center"/>
            <w:hideMark/>
          </w:tcPr>
          <w:p w14:paraId="35C53206" w14:textId="77777777" w:rsidR="004478AA" w:rsidRPr="00E03457" w:rsidRDefault="004478AA" w:rsidP="004B7671">
            <w:r w:rsidRPr="00E03457">
              <w:rPr>
                <w:b/>
                <w:bCs/>
              </w:rPr>
              <w:t>BSRR</w:t>
            </w:r>
          </w:p>
        </w:tc>
        <w:tc>
          <w:tcPr>
            <w:tcW w:w="0" w:type="auto"/>
            <w:vAlign w:val="center"/>
            <w:hideMark/>
          </w:tcPr>
          <w:p w14:paraId="691CE72B" w14:textId="77777777" w:rsidR="004478AA" w:rsidRPr="00E03457" w:rsidRDefault="004478AA" w:rsidP="004B7671">
            <w:r w:rsidRPr="00E03457">
              <w:t>单独设置/清除输出引脚</w:t>
            </w:r>
          </w:p>
        </w:tc>
        <w:tc>
          <w:tcPr>
            <w:tcW w:w="0" w:type="auto"/>
            <w:vAlign w:val="center"/>
            <w:hideMark/>
          </w:tcPr>
          <w:p w14:paraId="14DD5868" w14:textId="77777777" w:rsidR="004478AA" w:rsidRPr="00E03457" w:rsidRDefault="004478AA" w:rsidP="004B7671">
            <w:r w:rsidRPr="00E03457">
              <w:t>原子操作，写1有效，不影响其他位</w:t>
            </w:r>
          </w:p>
        </w:tc>
      </w:tr>
      <w:tr w:rsidR="004478AA" w:rsidRPr="00E03457" w14:paraId="394E6CDD" w14:textId="77777777" w:rsidTr="004B7671">
        <w:trPr>
          <w:tblCellSpacing w:w="15" w:type="dxa"/>
        </w:trPr>
        <w:tc>
          <w:tcPr>
            <w:tcW w:w="0" w:type="auto"/>
            <w:vAlign w:val="center"/>
            <w:hideMark/>
          </w:tcPr>
          <w:p w14:paraId="1B5CCDFF" w14:textId="77777777" w:rsidR="004478AA" w:rsidRPr="00E03457" w:rsidRDefault="004478AA" w:rsidP="004B7671">
            <w:r w:rsidRPr="00E03457">
              <w:rPr>
                <w:b/>
                <w:bCs/>
              </w:rPr>
              <w:t>BRR</w:t>
            </w:r>
          </w:p>
        </w:tc>
        <w:tc>
          <w:tcPr>
            <w:tcW w:w="0" w:type="auto"/>
            <w:vAlign w:val="center"/>
            <w:hideMark/>
          </w:tcPr>
          <w:p w14:paraId="525767C2" w14:textId="77777777" w:rsidR="004478AA" w:rsidRPr="00E03457" w:rsidRDefault="004478AA" w:rsidP="004B7671">
            <w:r w:rsidRPr="00E03457">
              <w:t>清零输出引脚（写1则对应位清0）</w:t>
            </w:r>
          </w:p>
        </w:tc>
        <w:tc>
          <w:tcPr>
            <w:tcW w:w="0" w:type="auto"/>
            <w:vAlign w:val="center"/>
            <w:hideMark/>
          </w:tcPr>
          <w:p w14:paraId="7E34592F" w14:textId="77777777" w:rsidR="004478AA" w:rsidRPr="00E03457" w:rsidRDefault="004478AA" w:rsidP="004B7671">
            <w:r w:rsidRPr="00E03457">
              <w:t>只能清除，不能置位（STM32F1特有）</w:t>
            </w:r>
          </w:p>
        </w:tc>
      </w:tr>
    </w:tbl>
    <w:p w14:paraId="10B33FD1" w14:textId="77777777" w:rsidR="004478AA" w:rsidRPr="00E03457" w:rsidRDefault="004478AA" w:rsidP="004478AA">
      <w:r w:rsidRPr="00E03457">
        <w:rPr>
          <w:rFonts w:ascii="Segoe UI Emoji" w:hAnsi="Segoe UI Emoji" w:cs="Segoe UI Emoji"/>
        </w:rPr>
        <w:t>🧠</w:t>
      </w:r>
      <w:r w:rsidRPr="00E03457">
        <w:rPr>
          <w:b/>
          <w:bCs/>
        </w:rPr>
        <w:t>注意</w:t>
      </w:r>
      <w:r w:rsidRPr="00E03457">
        <w:t>：</w:t>
      </w:r>
    </w:p>
    <w:p w14:paraId="47A3ED1F" w14:textId="77777777" w:rsidR="004478AA" w:rsidRPr="00E03457" w:rsidRDefault="004478AA">
      <w:pPr>
        <w:numPr>
          <w:ilvl w:val="0"/>
          <w:numId w:val="37"/>
        </w:numPr>
      </w:pPr>
      <w:r w:rsidRPr="00E03457">
        <w:t>在中断等并发场景下，不推荐直接写 ODR，推荐使用 BSRR（更安全）。</w:t>
      </w:r>
    </w:p>
    <w:p w14:paraId="76CCA0F0" w14:textId="77777777" w:rsidR="004478AA" w:rsidRPr="00E03457" w:rsidRDefault="004478AA">
      <w:pPr>
        <w:numPr>
          <w:ilvl w:val="0"/>
          <w:numId w:val="37"/>
        </w:numPr>
      </w:pPr>
      <w:r w:rsidRPr="00E03457">
        <w:t>BSRR 是专为避免“读-改-写冲突”设计的，它能</w:t>
      </w:r>
      <w:r w:rsidRPr="00E03457">
        <w:rPr>
          <w:b/>
          <w:bCs/>
        </w:rPr>
        <w:t>单独置1/清0</w:t>
      </w:r>
      <w:r w:rsidRPr="00E03457">
        <w:t>。</w:t>
      </w:r>
    </w:p>
    <w:p w14:paraId="23471FDC" w14:textId="77777777" w:rsidR="004478AA" w:rsidRPr="00E03457" w:rsidRDefault="00000000" w:rsidP="004478AA">
      <w:r>
        <w:pict w14:anchorId="52040D53">
          <v:rect id="_x0000_i1089" style="width:0;height:1.5pt" o:hralign="center" o:hrstd="t" o:hr="t" fillcolor="#a0a0a0" stroked="f"/>
        </w:pict>
      </w:r>
    </w:p>
    <w:p w14:paraId="7A9DFA62" w14:textId="77777777" w:rsidR="004478AA" w:rsidRPr="00E03457" w:rsidRDefault="004478AA" w:rsidP="004478AA">
      <w:pPr>
        <w:pStyle w:val="3"/>
      </w:pPr>
      <w:r w:rsidRPr="00E03457">
        <w:rPr>
          <w:rFonts w:ascii="Segoe UI Emoji" w:hAnsi="Segoe UI Emoji" w:cs="Segoe UI Emoji"/>
        </w:rPr>
        <w:t>🔹</w:t>
      </w:r>
      <w:r w:rsidRPr="00E03457">
        <w:t>五、举个实际例子：点亮 LED</w:t>
      </w:r>
    </w:p>
    <w:p w14:paraId="199B7C09" w14:textId="77777777" w:rsidR="004478AA" w:rsidRPr="00E03457" w:rsidRDefault="004478AA" w:rsidP="004478AA">
      <w:r w:rsidRPr="00E03457">
        <w:t xml:space="preserve">假设 PA5 控制一个 LED，LED 是 </w:t>
      </w:r>
      <w:r w:rsidRPr="00E03457">
        <w:rPr>
          <w:b/>
          <w:bCs/>
        </w:rPr>
        <w:t>低电平点亮</w:t>
      </w:r>
      <w:r w:rsidRPr="00E03457">
        <w:t>（接法：PA5 → LED → 电阻 → GND）：</w:t>
      </w:r>
    </w:p>
    <w:p w14:paraId="7CF2379D" w14:textId="77777777" w:rsidR="004478AA" w:rsidRPr="00E03457" w:rsidRDefault="004478AA" w:rsidP="004478AA">
      <w:r w:rsidRPr="00E03457">
        <w:t>// 配置为输出模式</w:t>
      </w:r>
    </w:p>
    <w:p w14:paraId="734C73C6" w14:textId="77777777" w:rsidR="004478AA" w:rsidRPr="00E03457" w:rsidRDefault="004478AA" w:rsidP="004478AA">
      <w:proofErr w:type="spellStart"/>
      <w:r w:rsidRPr="00E03457">
        <w:t>HAL_GPIO_WritePin</w:t>
      </w:r>
      <w:proofErr w:type="spellEnd"/>
      <w:r w:rsidRPr="00E03457">
        <w:t>(GPIOA, GPIO_PIN_5, GPIO_PIN_RESET);  // 置低，点亮LED</w:t>
      </w:r>
    </w:p>
    <w:p w14:paraId="570268F1" w14:textId="77777777" w:rsidR="004478AA" w:rsidRPr="00E03457" w:rsidRDefault="004478AA" w:rsidP="004478AA">
      <w:proofErr w:type="spellStart"/>
      <w:r w:rsidRPr="00E03457">
        <w:t>HAL_GPIO_WritePin</w:t>
      </w:r>
      <w:proofErr w:type="spellEnd"/>
      <w:r w:rsidRPr="00E03457">
        <w:t>(GPIOA, GPIO_PIN_5, GPIO_PIN_SET);    // 置高，熄灭LED</w:t>
      </w:r>
    </w:p>
    <w:p w14:paraId="1280C2B1" w14:textId="77777777" w:rsidR="004478AA" w:rsidRPr="00E03457" w:rsidRDefault="004478AA" w:rsidP="004478AA">
      <w:r w:rsidRPr="00E03457">
        <w:t>等效地，你也可以用 ODR 实现：</w:t>
      </w:r>
    </w:p>
    <w:p w14:paraId="70B9AB4F" w14:textId="77777777" w:rsidR="004478AA" w:rsidRPr="00E03457" w:rsidRDefault="004478AA" w:rsidP="004478AA">
      <w:r w:rsidRPr="00E03457">
        <w:t>GPIOA-&gt;ODR &amp;= ~</w:t>
      </w:r>
      <w:proofErr w:type="gramStart"/>
      <w:r w:rsidRPr="00E03457">
        <w:t>(1 &lt;&lt; 5);  // 输出</w:t>
      </w:r>
      <w:proofErr w:type="gramEnd"/>
      <w:r w:rsidRPr="00E03457">
        <w:t>低电平，点亮LED</w:t>
      </w:r>
    </w:p>
    <w:p w14:paraId="1DEDD995" w14:textId="77777777" w:rsidR="004478AA" w:rsidRPr="00E03457" w:rsidRDefault="004478AA" w:rsidP="004478AA">
      <w:r w:rsidRPr="00E03457">
        <w:t>GPIOA-&gt;ODR |=  (1 &lt;&lt; 5);  // 输出高电平，熄灭LED</w:t>
      </w:r>
    </w:p>
    <w:p w14:paraId="48C0E18D" w14:textId="77777777" w:rsidR="004478AA" w:rsidRPr="00E03457" w:rsidRDefault="00000000" w:rsidP="004478AA">
      <w:r>
        <w:pict w14:anchorId="00800C96">
          <v:rect id="_x0000_i1090" style="width:0;height:1.5pt" o:hralign="center" o:hrstd="t" o:hr="t" fillcolor="#a0a0a0" stroked="f"/>
        </w:pict>
      </w:r>
    </w:p>
    <w:p w14:paraId="2A99AF72" w14:textId="77777777" w:rsidR="004478AA" w:rsidRPr="00E03457" w:rsidRDefault="004478AA" w:rsidP="004478AA">
      <w:pPr>
        <w:pStyle w:val="3"/>
      </w:pPr>
      <w:r w:rsidRPr="00E03457">
        <w:rPr>
          <w:rFonts w:ascii="Segoe UI Emoji" w:hAnsi="Segoe UI Emoji" w:cs="Segoe UI Emoji"/>
        </w:rPr>
        <w:lastRenderedPageBreak/>
        <w:t>🔹</w:t>
      </w:r>
      <w:r w:rsidRPr="00E03457">
        <w:t>六、ODR 寄存器的位图结构（以 32 位为例）</w:t>
      </w:r>
    </w:p>
    <w:p w14:paraId="64EC7E5B" w14:textId="77777777" w:rsidR="004478AA" w:rsidRPr="00E03457" w:rsidRDefault="004478AA" w:rsidP="004478AA">
      <w:r w:rsidRPr="00E03457">
        <w:t xml:space="preserve">ODR (地址: </w:t>
      </w:r>
      <w:proofErr w:type="spellStart"/>
      <w:r w:rsidRPr="00E03457">
        <w:t>GPIOx</w:t>
      </w:r>
      <w:proofErr w:type="spellEnd"/>
      <w:r w:rsidRPr="00E03457">
        <w:t xml:space="preserve"> + 0x14)</w:t>
      </w:r>
    </w:p>
    <w:p w14:paraId="5FB85002" w14:textId="77777777" w:rsidR="004478AA" w:rsidRPr="00E03457" w:rsidRDefault="004478AA" w:rsidP="004478AA">
      <w:r w:rsidRPr="00E03457">
        <w:t>位号:   31   30 ...    15      14 ...     1      0</w:t>
      </w:r>
    </w:p>
    <w:p w14:paraId="3CE24C98" w14:textId="77777777" w:rsidR="004478AA" w:rsidRPr="00E03457" w:rsidRDefault="004478AA" w:rsidP="004478AA">
      <w:proofErr w:type="gramStart"/>
      <w:r w:rsidRPr="00E03457">
        <w:t>含义:</w:t>
      </w:r>
      <w:proofErr w:type="gramEnd"/>
      <w:r w:rsidRPr="00E03457">
        <w:t xml:space="preserve">   保留 </w:t>
      </w:r>
      <w:proofErr w:type="gramStart"/>
      <w:r w:rsidRPr="00E03457">
        <w:t>保留 ...</w:t>
      </w:r>
      <w:proofErr w:type="gramEnd"/>
      <w:r w:rsidRPr="00E03457">
        <w:t xml:space="preserve"> ODR15   </w:t>
      </w:r>
      <w:proofErr w:type="gramStart"/>
      <w:r w:rsidRPr="00E03457">
        <w:t>ODR14 ...</w:t>
      </w:r>
      <w:proofErr w:type="gramEnd"/>
      <w:r w:rsidRPr="00E03457">
        <w:t xml:space="preserve"> ODR</w:t>
      </w:r>
      <w:proofErr w:type="gramStart"/>
      <w:r w:rsidRPr="00E03457">
        <w:t>1  ODR</w:t>
      </w:r>
      <w:proofErr w:type="gramEnd"/>
      <w:r w:rsidRPr="00E03457">
        <w:t>0</w:t>
      </w:r>
    </w:p>
    <w:p w14:paraId="50A14453" w14:textId="77777777" w:rsidR="004478AA" w:rsidRPr="00E03457" w:rsidRDefault="004478AA" w:rsidP="004478AA">
      <w:r w:rsidRPr="00E03457">
        <w:t xml:space="preserve">每一位控制一个 </w:t>
      </w:r>
      <w:proofErr w:type="spellStart"/>
      <w:r w:rsidRPr="00E03457">
        <w:t>GPIOx</w:t>
      </w:r>
      <w:proofErr w:type="spellEnd"/>
      <w:r w:rsidRPr="00E03457">
        <w:t xml:space="preserve"> 的引脚。写 1 </w:t>
      </w:r>
      <w:proofErr w:type="gramStart"/>
      <w:r w:rsidRPr="00E03457">
        <w:t>→ 输出</w:t>
      </w:r>
      <w:proofErr w:type="gramEnd"/>
      <w:r w:rsidRPr="00E03457">
        <w:t>高电平，</w:t>
      </w:r>
      <w:proofErr w:type="gramStart"/>
      <w:r w:rsidRPr="00E03457">
        <w:t xml:space="preserve">写 0 </w:t>
      </w:r>
      <w:proofErr w:type="gramEnd"/>
      <w:r w:rsidRPr="00E03457">
        <w:t>→ 输出低电平。</w:t>
      </w:r>
    </w:p>
    <w:p w14:paraId="55C70D93" w14:textId="77777777" w:rsidR="004478AA" w:rsidRPr="00E03457" w:rsidRDefault="00000000" w:rsidP="004478AA">
      <w:r>
        <w:pict w14:anchorId="4B6F8B64">
          <v:rect id="_x0000_i1091" style="width:0;height:1.5pt" o:hralign="center" o:hrstd="t" o:hr="t" fillcolor="#a0a0a0" stroked="f"/>
        </w:pict>
      </w:r>
    </w:p>
    <w:p w14:paraId="5060B00B" w14:textId="77777777" w:rsidR="004478AA" w:rsidRPr="00E03457" w:rsidRDefault="004478AA" w:rsidP="004478AA">
      <w:pPr>
        <w:pStyle w:val="3"/>
      </w:pPr>
      <w:r w:rsidRPr="00E03457">
        <w:rPr>
          <w:rFonts w:ascii="Segoe UI Emoji" w:hAnsi="Segoe UI Emoji" w:cs="Segoe UI Emoji"/>
        </w:rPr>
        <w:t>✅</w:t>
      </w:r>
      <w:r w:rsidRPr="00E03457">
        <w:t>总结一下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5795"/>
      </w:tblGrid>
      <w:tr w:rsidR="004478AA" w:rsidRPr="00E03457" w14:paraId="2969D9D1" w14:textId="77777777" w:rsidTr="004B7671">
        <w:trPr>
          <w:tblHeader/>
          <w:tblCellSpacing w:w="15" w:type="dxa"/>
        </w:trPr>
        <w:tc>
          <w:tcPr>
            <w:tcW w:w="0" w:type="auto"/>
            <w:vAlign w:val="center"/>
            <w:hideMark/>
          </w:tcPr>
          <w:p w14:paraId="284E8890" w14:textId="77777777" w:rsidR="004478AA" w:rsidRPr="00E03457" w:rsidRDefault="004478AA" w:rsidP="004B7671">
            <w:pPr>
              <w:rPr>
                <w:b/>
                <w:bCs/>
              </w:rPr>
            </w:pPr>
            <w:r w:rsidRPr="00E03457">
              <w:rPr>
                <w:b/>
                <w:bCs/>
              </w:rPr>
              <w:t>内容</w:t>
            </w:r>
          </w:p>
        </w:tc>
        <w:tc>
          <w:tcPr>
            <w:tcW w:w="0" w:type="auto"/>
            <w:vAlign w:val="center"/>
            <w:hideMark/>
          </w:tcPr>
          <w:p w14:paraId="67D9CBBC" w14:textId="77777777" w:rsidR="004478AA" w:rsidRPr="00E03457" w:rsidRDefault="004478AA" w:rsidP="004B7671">
            <w:pPr>
              <w:rPr>
                <w:b/>
                <w:bCs/>
              </w:rPr>
            </w:pPr>
            <w:r w:rsidRPr="00E03457">
              <w:rPr>
                <w:b/>
                <w:bCs/>
              </w:rPr>
              <w:t>说明</w:t>
            </w:r>
          </w:p>
        </w:tc>
      </w:tr>
      <w:tr w:rsidR="004478AA" w:rsidRPr="00E03457" w14:paraId="7560E53F" w14:textId="77777777" w:rsidTr="004B7671">
        <w:trPr>
          <w:tblCellSpacing w:w="15" w:type="dxa"/>
        </w:trPr>
        <w:tc>
          <w:tcPr>
            <w:tcW w:w="0" w:type="auto"/>
            <w:vAlign w:val="center"/>
            <w:hideMark/>
          </w:tcPr>
          <w:p w14:paraId="5CD5FDB1" w14:textId="77777777" w:rsidR="004478AA" w:rsidRPr="00E03457" w:rsidRDefault="004478AA" w:rsidP="004B7671">
            <w:r w:rsidRPr="00E03457">
              <w:rPr>
                <w:b/>
                <w:bCs/>
              </w:rPr>
              <w:t>寄存器名</w:t>
            </w:r>
          </w:p>
        </w:tc>
        <w:tc>
          <w:tcPr>
            <w:tcW w:w="0" w:type="auto"/>
            <w:vAlign w:val="center"/>
            <w:hideMark/>
          </w:tcPr>
          <w:p w14:paraId="1872562E" w14:textId="77777777" w:rsidR="004478AA" w:rsidRPr="00E03457" w:rsidRDefault="004478AA" w:rsidP="004B7671">
            <w:r w:rsidRPr="00E03457">
              <w:t>ODR（Output Data Register）</w:t>
            </w:r>
          </w:p>
        </w:tc>
      </w:tr>
      <w:tr w:rsidR="004478AA" w:rsidRPr="00E03457" w14:paraId="28E4C32B" w14:textId="77777777" w:rsidTr="004B7671">
        <w:trPr>
          <w:tblCellSpacing w:w="15" w:type="dxa"/>
        </w:trPr>
        <w:tc>
          <w:tcPr>
            <w:tcW w:w="0" w:type="auto"/>
            <w:vAlign w:val="center"/>
            <w:hideMark/>
          </w:tcPr>
          <w:p w14:paraId="2147871E" w14:textId="77777777" w:rsidR="004478AA" w:rsidRPr="00E03457" w:rsidRDefault="004478AA" w:rsidP="004B7671">
            <w:r w:rsidRPr="00E03457">
              <w:rPr>
                <w:b/>
                <w:bCs/>
              </w:rPr>
              <w:t>功能</w:t>
            </w:r>
          </w:p>
        </w:tc>
        <w:tc>
          <w:tcPr>
            <w:tcW w:w="0" w:type="auto"/>
            <w:vAlign w:val="center"/>
            <w:hideMark/>
          </w:tcPr>
          <w:p w14:paraId="50174CA9" w14:textId="77777777" w:rsidR="004478AA" w:rsidRPr="00E03457" w:rsidRDefault="004478AA" w:rsidP="004B7671">
            <w:r w:rsidRPr="00E03457">
              <w:t>控制 GPIO 引脚输出电平（高/低）</w:t>
            </w:r>
          </w:p>
        </w:tc>
      </w:tr>
      <w:tr w:rsidR="004478AA" w:rsidRPr="00E03457" w14:paraId="012AA95A" w14:textId="77777777" w:rsidTr="004B7671">
        <w:trPr>
          <w:tblCellSpacing w:w="15" w:type="dxa"/>
        </w:trPr>
        <w:tc>
          <w:tcPr>
            <w:tcW w:w="0" w:type="auto"/>
            <w:vAlign w:val="center"/>
            <w:hideMark/>
          </w:tcPr>
          <w:p w14:paraId="6B1FFEF1" w14:textId="77777777" w:rsidR="004478AA" w:rsidRPr="00E03457" w:rsidRDefault="004478AA" w:rsidP="004B7671">
            <w:r w:rsidRPr="00E03457">
              <w:rPr>
                <w:b/>
                <w:bCs/>
              </w:rPr>
              <w:t>位宽</w:t>
            </w:r>
          </w:p>
        </w:tc>
        <w:tc>
          <w:tcPr>
            <w:tcW w:w="0" w:type="auto"/>
            <w:vAlign w:val="center"/>
            <w:hideMark/>
          </w:tcPr>
          <w:p w14:paraId="458457D7" w14:textId="77777777" w:rsidR="004478AA" w:rsidRPr="00E03457" w:rsidRDefault="004478AA" w:rsidP="004B7671">
            <w:r w:rsidRPr="00E03457">
              <w:t>32 位，每位对应一个引脚</w:t>
            </w:r>
          </w:p>
        </w:tc>
      </w:tr>
      <w:tr w:rsidR="004478AA" w:rsidRPr="00E03457" w14:paraId="7846AE0E" w14:textId="77777777" w:rsidTr="004B7671">
        <w:trPr>
          <w:tblCellSpacing w:w="15" w:type="dxa"/>
        </w:trPr>
        <w:tc>
          <w:tcPr>
            <w:tcW w:w="0" w:type="auto"/>
            <w:vAlign w:val="center"/>
            <w:hideMark/>
          </w:tcPr>
          <w:p w14:paraId="5CAF97CB" w14:textId="77777777" w:rsidR="004478AA" w:rsidRPr="00E03457" w:rsidRDefault="004478AA" w:rsidP="004B7671">
            <w:r w:rsidRPr="00E03457">
              <w:rPr>
                <w:b/>
                <w:bCs/>
              </w:rPr>
              <w:t>适用场景</w:t>
            </w:r>
          </w:p>
        </w:tc>
        <w:tc>
          <w:tcPr>
            <w:tcW w:w="0" w:type="auto"/>
            <w:vAlign w:val="center"/>
            <w:hideMark/>
          </w:tcPr>
          <w:p w14:paraId="575F2621" w14:textId="77777777" w:rsidR="004478AA" w:rsidRPr="00E03457" w:rsidRDefault="004478AA" w:rsidP="004B7671">
            <w:r w:rsidRPr="00E03457">
              <w:t>批量或直接控制输出引脚的电平状态</w:t>
            </w:r>
          </w:p>
        </w:tc>
      </w:tr>
      <w:tr w:rsidR="004478AA" w:rsidRPr="00E03457" w14:paraId="0BF4737E" w14:textId="77777777" w:rsidTr="004B7671">
        <w:trPr>
          <w:tblCellSpacing w:w="15" w:type="dxa"/>
        </w:trPr>
        <w:tc>
          <w:tcPr>
            <w:tcW w:w="0" w:type="auto"/>
            <w:vAlign w:val="center"/>
            <w:hideMark/>
          </w:tcPr>
          <w:p w14:paraId="4A9048C5" w14:textId="77777777" w:rsidR="004478AA" w:rsidRPr="00E03457" w:rsidRDefault="004478AA" w:rsidP="004B7671">
            <w:r w:rsidRPr="00E03457">
              <w:rPr>
                <w:b/>
                <w:bCs/>
              </w:rPr>
              <w:t>不适用场景</w:t>
            </w:r>
          </w:p>
        </w:tc>
        <w:tc>
          <w:tcPr>
            <w:tcW w:w="0" w:type="auto"/>
            <w:vAlign w:val="center"/>
            <w:hideMark/>
          </w:tcPr>
          <w:p w14:paraId="1C4486CF" w14:textId="77777777" w:rsidR="004478AA" w:rsidRPr="00E03457" w:rsidRDefault="004478AA" w:rsidP="004B7671">
            <w:r w:rsidRPr="00E03457">
              <w:t>不适合在中断或多任务下修改个别引脚，可能发生竞态问题</w:t>
            </w:r>
          </w:p>
        </w:tc>
      </w:tr>
    </w:tbl>
    <w:p w14:paraId="3BFF5668" w14:textId="77777777" w:rsidR="004478AA" w:rsidRPr="000A2BA6" w:rsidRDefault="004478AA" w:rsidP="004478AA"/>
    <w:p w14:paraId="4DA29F02" w14:textId="77777777" w:rsidR="004478AA" w:rsidRDefault="004478AA" w:rsidP="004478AA">
      <w:pPr>
        <w:pStyle w:val="2"/>
      </w:pPr>
      <w:proofErr w:type="spellStart"/>
      <w:r w:rsidRPr="00427B66">
        <w:lastRenderedPageBreak/>
        <w:t>GPIOx_</w:t>
      </w:r>
      <w:r w:rsidRPr="0063181D">
        <w:t>BSRR</w:t>
      </w:r>
      <w:proofErr w:type="spellEnd"/>
      <w:proofErr w:type="gramStart"/>
      <w:r>
        <w:rPr>
          <w:rFonts w:hint="eastAsia"/>
        </w:rPr>
        <w:t>(</w:t>
      </w:r>
      <w:r w:rsidRPr="00753F12">
        <w:t>Bit Set/Reset Register</w:t>
      </w:r>
      <w:r>
        <w:rPr>
          <w:rFonts w:hint="eastAsia"/>
        </w:rPr>
        <w:t xml:space="preserve"> </w:t>
      </w:r>
      <w:r w:rsidRPr="00753F12">
        <w:t>位设置/清除寄存器</w:t>
      </w:r>
      <w:r>
        <w:rPr>
          <w:rFonts w:hint="eastAsia"/>
        </w:rPr>
        <w:t>)</w:t>
      </w:r>
      <w:proofErr w:type="gramEnd"/>
    </w:p>
    <w:p w14:paraId="72BAF7A6" w14:textId="77777777" w:rsidR="004478AA" w:rsidRPr="008B088A" w:rsidRDefault="004478AA" w:rsidP="004478AA">
      <w:r>
        <w:rPr>
          <w:noProof/>
        </w:rPr>
        <w:drawing>
          <wp:inline distT="0" distB="0" distL="0" distR="0" wp14:anchorId="3C031579" wp14:editId="1971C71E">
            <wp:extent cx="5274310" cy="2893695"/>
            <wp:effectExtent l="0" t="0" r="2540" b="1905"/>
            <wp:docPr id="170295345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53459" name="图片 1" descr="日程表&#10;&#10;AI 生成的内容可能不正确。"/>
                    <pic:cNvPicPr/>
                  </pic:nvPicPr>
                  <pic:blipFill>
                    <a:blip r:embed="rId15"/>
                    <a:stretch>
                      <a:fillRect/>
                    </a:stretch>
                  </pic:blipFill>
                  <pic:spPr>
                    <a:xfrm>
                      <a:off x="0" y="0"/>
                      <a:ext cx="5274310" cy="2893695"/>
                    </a:xfrm>
                    <a:prstGeom prst="rect">
                      <a:avLst/>
                    </a:prstGeom>
                  </pic:spPr>
                </pic:pic>
              </a:graphicData>
            </a:graphic>
          </wp:inline>
        </w:drawing>
      </w:r>
    </w:p>
    <w:p w14:paraId="09BB990A" w14:textId="77777777" w:rsidR="004478AA" w:rsidRPr="008B088A" w:rsidRDefault="004478AA" w:rsidP="004478AA">
      <w:r w:rsidRPr="008B088A">
        <w:t>当然可以！我们来</w:t>
      </w:r>
      <w:r w:rsidRPr="008B088A">
        <w:rPr>
          <w:b/>
          <w:bCs/>
        </w:rPr>
        <w:t>深入详细讲解 STM32 中的 BSRR 寄存器（</w:t>
      </w:r>
      <w:proofErr w:type="spellStart"/>
      <w:r w:rsidRPr="008B088A">
        <w:rPr>
          <w:b/>
          <w:bCs/>
        </w:rPr>
        <w:t>GPIOx_BSRR</w:t>
      </w:r>
      <w:proofErr w:type="spellEnd"/>
      <w:r w:rsidRPr="008B088A">
        <w:rPr>
          <w:b/>
          <w:bCs/>
        </w:rPr>
        <w:t>）</w:t>
      </w:r>
      <w:r w:rsidRPr="008B088A">
        <w:t>。</w:t>
      </w:r>
    </w:p>
    <w:p w14:paraId="7CEAC050" w14:textId="77777777" w:rsidR="004478AA" w:rsidRPr="008B088A" w:rsidRDefault="00000000" w:rsidP="004478AA">
      <w:r>
        <w:pict w14:anchorId="11435E50">
          <v:rect id="_x0000_i1092" style="width:0;height:1.5pt" o:hralign="center" o:hrstd="t" o:hr="t" fillcolor="#a0a0a0" stroked="f"/>
        </w:pict>
      </w:r>
    </w:p>
    <w:p w14:paraId="54E0B94B" w14:textId="77777777" w:rsidR="004478AA" w:rsidRPr="008B088A" w:rsidRDefault="004478AA" w:rsidP="004478AA">
      <w:pPr>
        <w:pStyle w:val="3"/>
      </w:pPr>
      <w:r w:rsidRPr="008B088A">
        <w:rPr>
          <w:rFonts w:ascii="Segoe UI Emoji" w:hAnsi="Segoe UI Emoji" w:cs="Segoe UI Emoji"/>
        </w:rPr>
        <w:t>🔷</w:t>
      </w:r>
      <w:r w:rsidRPr="008B088A">
        <w:t>一、BSRR 是什么？</w:t>
      </w:r>
    </w:p>
    <w:p w14:paraId="4C315261" w14:textId="77777777" w:rsidR="004478AA" w:rsidRPr="008B088A" w:rsidRDefault="004478AA" w:rsidP="004478AA">
      <w:r w:rsidRPr="008B088A">
        <w:t xml:space="preserve">BSRR 全称是 </w:t>
      </w:r>
      <w:r w:rsidRPr="008B088A">
        <w:rPr>
          <w:b/>
          <w:bCs/>
        </w:rPr>
        <w:t>Bit Set/Reset Register</w:t>
      </w:r>
      <w:r w:rsidRPr="008B088A">
        <w:t>，</w:t>
      </w:r>
      <w:proofErr w:type="gramStart"/>
      <w:r w:rsidRPr="008B088A">
        <w:t xml:space="preserve">即 </w:t>
      </w:r>
      <w:r w:rsidRPr="008B088A">
        <w:rPr>
          <w:b/>
          <w:bCs/>
        </w:rPr>
        <w:t>位</w:t>
      </w:r>
      <w:proofErr w:type="gramEnd"/>
      <w:r w:rsidRPr="008B088A">
        <w:rPr>
          <w:b/>
          <w:bCs/>
        </w:rPr>
        <w:t>设置/清除寄存器</w:t>
      </w:r>
      <w:r w:rsidRPr="008B088A">
        <w:t>，用于：</w:t>
      </w:r>
    </w:p>
    <w:p w14:paraId="1B322ECE" w14:textId="77777777" w:rsidR="004478AA" w:rsidRPr="008B088A" w:rsidRDefault="004478AA" w:rsidP="004478AA">
      <w:r w:rsidRPr="008B088A">
        <w:rPr>
          <w:rFonts w:ascii="Segoe UI Emoji" w:hAnsi="Segoe UI Emoji" w:cs="Segoe UI Emoji"/>
        </w:rPr>
        <w:t>✅</w:t>
      </w:r>
      <w:r w:rsidRPr="008B088A">
        <w:t xml:space="preserve"> </w:t>
      </w:r>
      <w:r w:rsidRPr="008B088A">
        <w:rPr>
          <w:b/>
          <w:bCs/>
        </w:rPr>
        <w:t>设置或清除 GPIO 输出引脚的电平（高/低）</w:t>
      </w:r>
      <w:r w:rsidRPr="008B088A">
        <w:t>，而且是</w:t>
      </w:r>
      <w:r w:rsidRPr="008B088A">
        <w:rPr>
          <w:b/>
          <w:bCs/>
        </w:rPr>
        <w:t>原子操作（单指令完成，不会被打断）</w:t>
      </w:r>
      <w:r w:rsidRPr="008B088A">
        <w:t>。</w:t>
      </w:r>
    </w:p>
    <w:p w14:paraId="6F3A46F6" w14:textId="77777777" w:rsidR="004478AA" w:rsidRPr="008B088A" w:rsidRDefault="004478AA" w:rsidP="004478AA">
      <w:r w:rsidRPr="008B088A">
        <w:t xml:space="preserve">STM32 中的 BSRR 是 GPIO 控制中非常推荐的寄存器，特别是在 </w:t>
      </w:r>
      <w:r w:rsidRPr="008B088A">
        <w:rPr>
          <w:b/>
          <w:bCs/>
        </w:rPr>
        <w:t>中断/多任务/高可靠性</w:t>
      </w:r>
      <w:r w:rsidRPr="008B088A">
        <w:t>场景中！</w:t>
      </w:r>
    </w:p>
    <w:p w14:paraId="29C13910" w14:textId="77777777" w:rsidR="004478AA" w:rsidRPr="008B088A" w:rsidRDefault="00000000" w:rsidP="004478AA">
      <w:r>
        <w:pict w14:anchorId="6085DFFA">
          <v:rect id="_x0000_i1093" style="width:0;height:1.5pt" o:hralign="center" o:hrstd="t" o:hr="t" fillcolor="#a0a0a0" stroked="f"/>
        </w:pict>
      </w:r>
    </w:p>
    <w:p w14:paraId="74B6F1A7" w14:textId="77777777" w:rsidR="004478AA" w:rsidRPr="008B088A" w:rsidRDefault="004478AA" w:rsidP="004478AA">
      <w:pPr>
        <w:pStyle w:val="3"/>
      </w:pPr>
      <w:r w:rsidRPr="008B088A">
        <w:rPr>
          <w:rFonts w:ascii="Segoe UI Emoji" w:hAnsi="Segoe UI Emoji" w:cs="Segoe UI Emoji"/>
        </w:rPr>
        <w:t>🔷</w:t>
      </w:r>
      <w:r w:rsidRPr="008B088A">
        <w:t>二、BSRR 的结构（重点）</w:t>
      </w:r>
    </w:p>
    <w:p w14:paraId="29618184" w14:textId="77777777" w:rsidR="004478AA" w:rsidRPr="008B088A" w:rsidRDefault="004478AA" w:rsidP="004478AA">
      <w:r w:rsidRPr="008B088A">
        <w:t>BSRR 是一个 32 位的寄存器，分为两部分：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1221"/>
        <w:gridCol w:w="1820"/>
        <w:gridCol w:w="2618"/>
      </w:tblGrid>
      <w:tr w:rsidR="004478AA" w:rsidRPr="008B088A" w14:paraId="393F5C1E" w14:textId="77777777" w:rsidTr="004B7671">
        <w:trPr>
          <w:tblHeader/>
          <w:tblCellSpacing w:w="15" w:type="dxa"/>
        </w:trPr>
        <w:tc>
          <w:tcPr>
            <w:tcW w:w="0" w:type="auto"/>
            <w:vAlign w:val="center"/>
            <w:hideMark/>
          </w:tcPr>
          <w:p w14:paraId="1CB26385" w14:textId="77777777" w:rsidR="004478AA" w:rsidRPr="008B088A" w:rsidRDefault="004478AA" w:rsidP="004B7671">
            <w:pPr>
              <w:rPr>
                <w:b/>
                <w:bCs/>
              </w:rPr>
            </w:pPr>
            <w:r w:rsidRPr="008B088A">
              <w:rPr>
                <w:b/>
                <w:bCs/>
              </w:rPr>
              <w:t>区域</w:t>
            </w:r>
          </w:p>
        </w:tc>
        <w:tc>
          <w:tcPr>
            <w:tcW w:w="0" w:type="auto"/>
            <w:vAlign w:val="center"/>
            <w:hideMark/>
          </w:tcPr>
          <w:p w14:paraId="02A0B27F" w14:textId="77777777" w:rsidR="004478AA" w:rsidRPr="008B088A" w:rsidRDefault="004478AA" w:rsidP="004B7671">
            <w:pPr>
              <w:rPr>
                <w:b/>
                <w:bCs/>
              </w:rPr>
            </w:pPr>
            <w:r w:rsidRPr="008B088A">
              <w:rPr>
                <w:b/>
                <w:bCs/>
              </w:rPr>
              <w:t>位数</w:t>
            </w:r>
          </w:p>
        </w:tc>
        <w:tc>
          <w:tcPr>
            <w:tcW w:w="0" w:type="auto"/>
            <w:vAlign w:val="center"/>
            <w:hideMark/>
          </w:tcPr>
          <w:p w14:paraId="69EC690F" w14:textId="77777777" w:rsidR="004478AA" w:rsidRPr="008B088A" w:rsidRDefault="004478AA" w:rsidP="004B7671">
            <w:pPr>
              <w:rPr>
                <w:b/>
                <w:bCs/>
              </w:rPr>
            </w:pPr>
            <w:r w:rsidRPr="008B088A">
              <w:rPr>
                <w:b/>
                <w:bCs/>
              </w:rPr>
              <w:t>作用</w:t>
            </w:r>
          </w:p>
        </w:tc>
        <w:tc>
          <w:tcPr>
            <w:tcW w:w="0" w:type="auto"/>
            <w:vAlign w:val="center"/>
            <w:hideMark/>
          </w:tcPr>
          <w:p w14:paraId="2D8743C3" w14:textId="77777777" w:rsidR="004478AA" w:rsidRPr="008B088A" w:rsidRDefault="004478AA" w:rsidP="004B7671">
            <w:pPr>
              <w:rPr>
                <w:b/>
                <w:bCs/>
              </w:rPr>
            </w:pPr>
            <w:r w:rsidRPr="008B088A">
              <w:rPr>
                <w:b/>
                <w:bCs/>
              </w:rPr>
              <w:t>写入 1 的效果</w:t>
            </w:r>
          </w:p>
        </w:tc>
      </w:tr>
      <w:tr w:rsidR="004478AA" w:rsidRPr="008B088A" w14:paraId="40A3452D" w14:textId="77777777" w:rsidTr="004B7671">
        <w:trPr>
          <w:tblCellSpacing w:w="15" w:type="dxa"/>
        </w:trPr>
        <w:tc>
          <w:tcPr>
            <w:tcW w:w="0" w:type="auto"/>
            <w:vAlign w:val="center"/>
            <w:hideMark/>
          </w:tcPr>
          <w:p w14:paraId="4EBDC14A" w14:textId="77777777" w:rsidR="004478AA" w:rsidRPr="008B088A" w:rsidRDefault="004478AA" w:rsidP="004B7671">
            <w:proofErr w:type="gramStart"/>
            <w:r w:rsidRPr="008B088A">
              <w:t>BSRR[</w:t>
            </w:r>
            <w:proofErr w:type="gramEnd"/>
            <w:r w:rsidRPr="008B088A">
              <w:t>15:0]</w:t>
            </w:r>
          </w:p>
        </w:tc>
        <w:tc>
          <w:tcPr>
            <w:tcW w:w="0" w:type="auto"/>
            <w:vAlign w:val="center"/>
            <w:hideMark/>
          </w:tcPr>
          <w:p w14:paraId="60AD1E48" w14:textId="77777777" w:rsidR="004478AA" w:rsidRPr="008B088A" w:rsidRDefault="004478AA" w:rsidP="004B7671">
            <w:r w:rsidRPr="008B088A">
              <w:t>第</w:t>
            </w:r>
            <w:r w:rsidRPr="00E46C99">
              <w:rPr>
                <w:color w:val="EE0000"/>
              </w:rPr>
              <w:t xml:space="preserve"> 0~15</w:t>
            </w:r>
            <w:r w:rsidRPr="008B088A">
              <w:t xml:space="preserve"> 位</w:t>
            </w:r>
          </w:p>
        </w:tc>
        <w:tc>
          <w:tcPr>
            <w:tcW w:w="0" w:type="auto"/>
            <w:vAlign w:val="center"/>
            <w:hideMark/>
          </w:tcPr>
          <w:p w14:paraId="6C6F874C" w14:textId="77777777" w:rsidR="004478AA" w:rsidRPr="008B088A" w:rsidRDefault="004478AA" w:rsidP="004B7671">
            <w:r w:rsidRPr="008B088A">
              <w:rPr>
                <w:b/>
                <w:bCs/>
              </w:rPr>
              <w:t>设置输出为</w:t>
            </w:r>
            <w:r w:rsidRPr="00E46C99">
              <w:rPr>
                <w:b/>
                <w:bCs/>
                <w:color w:val="EE0000"/>
              </w:rPr>
              <w:t>高电平</w:t>
            </w:r>
          </w:p>
        </w:tc>
        <w:tc>
          <w:tcPr>
            <w:tcW w:w="0" w:type="auto"/>
            <w:vAlign w:val="center"/>
            <w:hideMark/>
          </w:tcPr>
          <w:p w14:paraId="0DA651F8" w14:textId="77777777" w:rsidR="004478AA" w:rsidRPr="008B088A" w:rsidRDefault="004478AA" w:rsidP="004B7671">
            <w:r w:rsidRPr="008B088A">
              <w:t xml:space="preserve">对应引脚 </w:t>
            </w:r>
            <w:r w:rsidRPr="008B088A">
              <w:rPr>
                <w:b/>
                <w:bCs/>
              </w:rPr>
              <w:t>置 1（高电平）</w:t>
            </w:r>
          </w:p>
        </w:tc>
      </w:tr>
      <w:tr w:rsidR="004478AA" w:rsidRPr="008B088A" w14:paraId="03C464E9" w14:textId="77777777" w:rsidTr="004B7671">
        <w:trPr>
          <w:tblCellSpacing w:w="15" w:type="dxa"/>
        </w:trPr>
        <w:tc>
          <w:tcPr>
            <w:tcW w:w="0" w:type="auto"/>
            <w:vAlign w:val="center"/>
            <w:hideMark/>
          </w:tcPr>
          <w:p w14:paraId="52A19E06" w14:textId="77777777" w:rsidR="004478AA" w:rsidRPr="008B088A" w:rsidRDefault="004478AA" w:rsidP="004B7671">
            <w:proofErr w:type="gramStart"/>
            <w:r w:rsidRPr="008B088A">
              <w:lastRenderedPageBreak/>
              <w:t>BSRR[</w:t>
            </w:r>
            <w:proofErr w:type="gramEnd"/>
            <w:r w:rsidRPr="008B088A">
              <w:t>31:16]</w:t>
            </w:r>
          </w:p>
        </w:tc>
        <w:tc>
          <w:tcPr>
            <w:tcW w:w="0" w:type="auto"/>
            <w:vAlign w:val="center"/>
            <w:hideMark/>
          </w:tcPr>
          <w:p w14:paraId="1D381B62" w14:textId="77777777" w:rsidR="004478AA" w:rsidRPr="008B088A" w:rsidRDefault="004478AA" w:rsidP="004B7671">
            <w:r w:rsidRPr="008B088A">
              <w:t>第</w:t>
            </w:r>
            <w:r w:rsidRPr="00E46C99">
              <w:rPr>
                <w:color w:val="EE0000"/>
              </w:rPr>
              <w:t>16~31</w:t>
            </w:r>
            <w:r w:rsidRPr="008B088A">
              <w:t>位</w:t>
            </w:r>
          </w:p>
        </w:tc>
        <w:tc>
          <w:tcPr>
            <w:tcW w:w="0" w:type="auto"/>
            <w:vAlign w:val="center"/>
            <w:hideMark/>
          </w:tcPr>
          <w:p w14:paraId="0C7F31DB" w14:textId="77777777" w:rsidR="004478AA" w:rsidRPr="008B088A" w:rsidRDefault="004478AA" w:rsidP="004B7671">
            <w:r w:rsidRPr="008B088A">
              <w:rPr>
                <w:b/>
                <w:bCs/>
              </w:rPr>
              <w:t>清除输出为</w:t>
            </w:r>
            <w:r w:rsidRPr="00E46C99">
              <w:rPr>
                <w:b/>
                <w:bCs/>
                <w:color w:val="EE0000"/>
              </w:rPr>
              <w:t>低电平</w:t>
            </w:r>
          </w:p>
        </w:tc>
        <w:tc>
          <w:tcPr>
            <w:tcW w:w="0" w:type="auto"/>
            <w:vAlign w:val="center"/>
            <w:hideMark/>
          </w:tcPr>
          <w:p w14:paraId="06A85B54" w14:textId="77777777" w:rsidR="004478AA" w:rsidRPr="008B088A" w:rsidRDefault="004478AA" w:rsidP="004B7671">
            <w:r w:rsidRPr="008B088A">
              <w:t xml:space="preserve">对应引脚 </w:t>
            </w:r>
            <w:r w:rsidRPr="008B088A">
              <w:rPr>
                <w:b/>
                <w:bCs/>
              </w:rPr>
              <w:t>清 0（低电平）</w:t>
            </w:r>
          </w:p>
        </w:tc>
      </w:tr>
    </w:tbl>
    <w:p w14:paraId="205FE562" w14:textId="77777777" w:rsidR="004478AA" w:rsidRPr="008B088A" w:rsidRDefault="004478AA" w:rsidP="004478AA">
      <w:r w:rsidRPr="008B088A">
        <w:rPr>
          <w:rFonts w:ascii="Segoe UI Emoji" w:hAnsi="Segoe UI Emoji" w:cs="Segoe UI Emoji"/>
        </w:rPr>
        <w:t>🧠</w:t>
      </w:r>
      <w:r w:rsidRPr="008B088A">
        <w:t xml:space="preserve"> </w:t>
      </w:r>
      <w:r w:rsidRPr="008B088A">
        <w:rPr>
          <w:b/>
          <w:bCs/>
        </w:rPr>
        <w:t>关键点：写 1 有效，写 0 无效！</w:t>
      </w:r>
      <w:r w:rsidRPr="008B088A">
        <w:br/>
        <w:t>也就是说，只有你</w:t>
      </w:r>
      <w:r w:rsidRPr="008B088A">
        <w:rPr>
          <w:b/>
          <w:bCs/>
        </w:rPr>
        <w:t>写 1</w:t>
      </w:r>
      <w:r w:rsidRPr="008B088A">
        <w:t>，才会对某个位产生影响，写 0 不改变状态。</w:t>
      </w:r>
    </w:p>
    <w:p w14:paraId="19EFB6EC" w14:textId="77777777" w:rsidR="004478AA" w:rsidRPr="008B088A" w:rsidRDefault="00000000" w:rsidP="004478AA">
      <w:r>
        <w:pict w14:anchorId="0AEE6D83">
          <v:rect id="_x0000_i1094" style="width:0;height:1.5pt" o:hralign="center" o:hrstd="t" o:hr="t" fillcolor="#a0a0a0" stroked="f"/>
        </w:pict>
      </w:r>
    </w:p>
    <w:p w14:paraId="1C4938CE" w14:textId="77777777" w:rsidR="004478AA" w:rsidRPr="008B088A" w:rsidRDefault="004478AA" w:rsidP="004478AA">
      <w:pPr>
        <w:pStyle w:val="3"/>
      </w:pPr>
      <w:r w:rsidRPr="008B088A">
        <w:rPr>
          <w:rFonts w:ascii="Segoe UI Emoji" w:hAnsi="Segoe UI Emoji" w:cs="Segoe UI Emoji"/>
        </w:rPr>
        <w:t>🔷</w:t>
      </w:r>
      <w:r w:rsidRPr="008B088A">
        <w:t>三、BSRR 的使用方式</w:t>
      </w:r>
    </w:p>
    <w:p w14:paraId="4014EBBC" w14:textId="77777777" w:rsidR="004478AA" w:rsidRPr="008B088A" w:rsidRDefault="004478AA" w:rsidP="004478AA">
      <w:pPr>
        <w:pStyle w:val="4"/>
      </w:pPr>
      <w:r w:rsidRPr="008B088A">
        <w:rPr>
          <w:rFonts w:ascii="Segoe UI Emoji" w:hAnsi="Segoe UI Emoji" w:cs="Segoe UI Emoji"/>
        </w:rPr>
        <w:t>✅</w:t>
      </w:r>
      <w:r w:rsidRPr="008B088A">
        <w:t xml:space="preserve"> 设置某个 GPIO 引脚为高电平：</w:t>
      </w:r>
    </w:p>
    <w:p w14:paraId="7DA46E46" w14:textId="77777777" w:rsidR="004478AA" w:rsidRPr="008B088A" w:rsidRDefault="004478AA" w:rsidP="004478AA">
      <w:r w:rsidRPr="008B088A">
        <w:t>GPIOA-&gt;BSRR = (1 &lt;&lt; 5);  // 设置 PA5 输出高电平</w:t>
      </w:r>
    </w:p>
    <w:p w14:paraId="2827719C" w14:textId="77777777" w:rsidR="004478AA" w:rsidRPr="008B088A" w:rsidRDefault="004478AA" w:rsidP="004478AA">
      <w:r w:rsidRPr="008B088A">
        <w:t>等效于：</w:t>
      </w:r>
    </w:p>
    <w:p w14:paraId="0C3E4305" w14:textId="77777777" w:rsidR="004478AA" w:rsidRPr="008B088A" w:rsidRDefault="004478AA" w:rsidP="004478AA">
      <w:proofErr w:type="spellStart"/>
      <w:r w:rsidRPr="008B088A">
        <w:t>HAL_GPIO_</w:t>
      </w:r>
      <w:proofErr w:type="gramStart"/>
      <w:r w:rsidRPr="008B088A">
        <w:t>WritePin</w:t>
      </w:r>
      <w:proofErr w:type="spellEnd"/>
      <w:r w:rsidRPr="008B088A">
        <w:t>(</w:t>
      </w:r>
      <w:proofErr w:type="gramEnd"/>
      <w:r w:rsidRPr="008B088A">
        <w:t>GPIOA, GPIO_PIN_5, GPIO_PIN_SET);</w:t>
      </w:r>
    </w:p>
    <w:p w14:paraId="4B9DC605" w14:textId="77777777" w:rsidR="004478AA" w:rsidRPr="008B088A" w:rsidRDefault="00000000" w:rsidP="004478AA">
      <w:r>
        <w:pict w14:anchorId="77EBFF72">
          <v:rect id="_x0000_i1095" style="width:0;height:1.5pt" o:hralign="center" o:hrstd="t" o:hr="t" fillcolor="#a0a0a0" stroked="f"/>
        </w:pict>
      </w:r>
    </w:p>
    <w:p w14:paraId="7EC29849" w14:textId="77777777" w:rsidR="004478AA" w:rsidRPr="008B088A" w:rsidRDefault="004478AA" w:rsidP="004478AA">
      <w:pPr>
        <w:pStyle w:val="4"/>
      </w:pPr>
      <w:r w:rsidRPr="008B088A">
        <w:rPr>
          <w:rFonts w:ascii="Segoe UI Emoji" w:hAnsi="Segoe UI Emoji" w:cs="Segoe UI Emoji"/>
        </w:rPr>
        <w:t>✅</w:t>
      </w:r>
      <w:r w:rsidRPr="008B088A">
        <w:t xml:space="preserve"> 设置某个 GPIO 引脚为低电平：</w:t>
      </w:r>
    </w:p>
    <w:p w14:paraId="0A592CFF" w14:textId="77777777" w:rsidR="004478AA" w:rsidRPr="008B088A" w:rsidRDefault="004478AA" w:rsidP="004478AA">
      <w:r w:rsidRPr="008B088A">
        <w:t xml:space="preserve">GPIOA-&gt;BSRR = (1 &lt;&lt; </w:t>
      </w:r>
      <w:proofErr w:type="gramStart"/>
      <w:r w:rsidRPr="008B088A">
        <w:t xml:space="preserve">(5 </w:t>
      </w:r>
      <w:r w:rsidRPr="00E46C99">
        <w:rPr>
          <w:color w:val="EE0000"/>
        </w:rPr>
        <w:t>+ 16</w:t>
      </w:r>
      <w:r w:rsidRPr="008B088A">
        <w:t>)</w:t>
      </w:r>
      <w:proofErr w:type="gramEnd"/>
      <w:r w:rsidRPr="008B088A">
        <w:t>)</w:t>
      </w:r>
      <w:proofErr w:type="gramStart"/>
      <w:r w:rsidRPr="008B088A">
        <w:t>;  /</w:t>
      </w:r>
      <w:proofErr w:type="gramEnd"/>
      <w:r w:rsidRPr="008B088A">
        <w:t xml:space="preserve">/ </w:t>
      </w:r>
      <w:proofErr w:type="gramStart"/>
      <w:r w:rsidRPr="008B088A">
        <w:t xml:space="preserve">设置 PA5 </w:t>
      </w:r>
      <w:proofErr w:type="gramEnd"/>
      <w:r w:rsidRPr="008B088A">
        <w:t>输出低电平（清零）</w:t>
      </w:r>
    </w:p>
    <w:p w14:paraId="1A1FEB83" w14:textId="77777777" w:rsidR="004478AA" w:rsidRPr="008B088A" w:rsidRDefault="004478AA" w:rsidP="004478AA">
      <w:r w:rsidRPr="008B088A">
        <w:t>也等效于：</w:t>
      </w:r>
    </w:p>
    <w:p w14:paraId="559AAEE5" w14:textId="77777777" w:rsidR="004478AA" w:rsidRPr="008B088A" w:rsidRDefault="004478AA" w:rsidP="004478AA">
      <w:proofErr w:type="spellStart"/>
      <w:r w:rsidRPr="008B088A">
        <w:t>HAL_GPIO_</w:t>
      </w:r>
      <w:proofErr w:type="gramStart"/>
      <w:r w:rsidRPr="008B088A">
        <w:t>WritePin</w:t>
      </w:r>
      <w:proofErr w:type="spellEnd"/>
      <w:r w:rsidRPr="008B088A">
        <w:t>(</w:t>
      </w:r>
      <w:proofErr w:type="gramEnd"/>
      <w:r w:rsidRPr="008B088A">
        <w:t>GPIOA, GPIO_PIN_5, GPIO_PIN_RESET);</w:t>
      </w:r>
    </w:p>
    <w:p w14:paraId="2A346AC6" w14:textId="77777777" w:rsidR="004478AA" w:rsidRPr="008B088A" w:rsidRDefault="00000000" w:rsidP="004478AA">
      <w:r>
        <w:pict w14:anchorId="33B3B5D8">
          <v:rect id="_x0000_i1096" style="width:0;height:1.5pt" o:hralign="center" o:hrstd="t" o:hr="t" fillcolor="#a0a0a0" stroked="f"/>
        </w:pict>
      </w:r>
    </w:p>
    <w:p w14:paraId="37F0F0C4" w14:textId="77777777" w:rsidR="004478AA" w:rsidRPr="008B088A" w:rsidRDefault="004478AA" w:rsidP="004478AA">
      <w:pPr>
        <w:pStyle w:val="4"/>
      </w:pPr>
      <w:r w:rsidRPr="008B088A">
        <w:rPr>
          <w:rFonts w:ascii="Segoe UI Emoji" w:hAnsi="Segoe UI Emoji" w:cs="Segoe UI Emoji"/>
        </w:rPr>
        <w:t>✅</w:t>
      </w:r>
      <w:r w:rsidRPr="008B088A">
        <w:t xml:space="preserve"> 同时设置多个引脚高电平：</w:t>
      </w:r>
    </w:p>
    <w:p w14:paraId="315169F1" w14:textId="77777777" w:rsidR="004478AA" w:rsidRPr="008B088A" w:rsidRDefault="004478AA" w:rsidP="004478AA">
      <w:r w:rsidRPr="008B088A">
        <w:t>GPIOA-&gt;BSRR = (1 &lt;&lt; 3) | (1 &lt;&lt; 5);  // 设置 PA3 和 PA5 输出高电平</w:t>
      </w:r>
    </w:p>
    <w:p w14:paraId="1B5A1B1E" w14:textId="77777777" w:rsidR="004478AA" w:rsidRPr="008B088A" w:rsidRDefault="00000000" w:rsidP="004478AA">
      <w:r>
        <w:pict w14:anchorId="1053FC02">
          <v:rect id="_x0000_i1097" style="width:0;height:1.5pt" o:hralign="center" o:hrstd="t" o:hr="t" fillcolor="#a0a0a0" stroked="f"/>
        </w:pict>
      </w:r>
    </w:p>
    <w:p w14:paraId="6ACF1C32" w14:textId="77777777" w:rsidR="004478AA" w:rsidRPr="008B088A" w:rsidRDefault="004478AA" w:rsidP="004478AA">
      <w:pPr>
        <w:pStyle w:val="4"/>
      </w:pPr>
      <w:r w:rsidRPr="008B088A">
        <w:rPr>
          <w:rFonts w:ascii="Segoe UI Emoji" w:hAnsi="Segoe UI Emoji" w:cs="Segoe UI Emoji"/>
        </w:rPr>
        <w:t>✅</w:t>
      </w:r>
      <w:r w:rsidRPr="008B088A">
        <w:t xml:space="preserve"> 同时设置多个引脚低电平：</w:t>
      </w:r>
    </w:p>
    <w:p w14:paraId="2679A340" w14:textId="77777777" w:rsidR="004478AA" w:rsidRPr="008B088A" w:rsidRDefault="004478AA" w:rsidP="004478AA">
      <w:r w:rsidRPr="008B088A">
        <w:t xml:space="preserve">GPIOA-&gt;BSRR = (1 &lt;&lt; </w:t>
      </w:r>
      <w:proofErr w:type="gramStart"/>
      <w:r w:rsidRPr="008B088A">
        <w:t>(3 + 16)</w:t>
      </w:r>
      <w:proofErr w:type="gramEnd"/>
      <w:r w:rsidRPr="008B088A">
        <w:t xml:space="preserve">) </w:t>
      </w:r>
      <w:proofErr w:type="gramStart"/>
      <w:r w:rsidRPr="008B088A">
        <w:t>| (</w:t>
      </w:r>
      <w:proofErr w:type="gramEnd"/>
      <w:r w:rsidRPr="008B088A">
        <w:t xml:space="preserve">1 &lt;&lt; </w:t>
      </w:r>
      <w:proofErr w:type="gramStart"/>
      <w:r w:rsidRPr="008B088A">
        <w:t>(5 + 16)</w:t>
      </w:r>
      <w:proofErr w:type="gramEnd"/>
      <w:r w:rsidRPr="008B088A">
        <w:t>)</w:t>
      </w:r>
      <w:proofErr w:type="gramStart"/>
      <w:r w:rsidRPr="008B088A">
        <w:t>;  /</w:t>
      </w:r>
      <w:proofErr w:type="gramEnd"/>
      <w:r w:rsidRPr="008B088A">
        <w:t xml:space="preserve">/ </w:t>
      </w:r>
      <w:proofErr w:type="gramStart"/>
      <w:r w:rsidRPr="008B088A">
        <w:t xml:space="preserve">清除 PA3 </w:t>
      </w:r>
      <w:proofErr w:type="gramEnd"/>
      <w:r w:rsidRPr="008B088A">
        <w:t>和 PA5 输出低电平</w:t>
      </w:r>
    </w:p>
    <w:p w14:paraId="2378961C" w14:textId="77777777" w:rsidR="004478AA" w:rsidRPr="008B088A" w:rsidRDefault="00000000" w:rsidP="004478AA">
      <w:r>
        <w:pict w14:anchorId="00F798B8">
          <v:rect id="_x0000_i1098" style="width:0;height:1.5pt" o:hralign="center" o:hrstd="t" o:hr="t" fillcolor="#a0a0a0" stroked="f"/>
        </w:pict>
      </w:r>
    </w:p>
    <w:p w14:paraId="64236B10" w14:textId="77777777" w:rsidR="004478AA" w:rsidRPr="008B088A" w:rsidRDefault="004478AA" w:rsidP="004478AA">
      <w:pPr>
        <w:pStyle w:val="4"/>
      </w:pPr>
      <w:r w:rsidRPr="008B088A">
        <w:rPr>
          <w:rFonts w:ascii="Segoe UI Emoji" w:hAnsi="Segoe UI Emoji" w:cs="Segoe UI Emoji"/>
        </w:rPr>
        <w:t>✅</w:t>
      </w:r>
      <w:r w:rsidRPr="008B088A">
        <w:t xml:space="preserve"> 同时设置某些引脚高电平、某些引脚低电平：</w:t>
      </w:r>
    </w:p>
    <w:p w14:paraId="3DCF3C2C" w14:textId="77777777" w:rsidR="004478AA" w:rsidRPr="008B088A" w:rsidRDefault="004478AA" w:rsidP="004478AA">
      <w:r w:rsidRPr="008B088A">
        <w:t>GPIOA-&gt;BSRR = (1 &lt;&lt; 5) | (1 &lt;&lt; (3 + 16));  // PA5 输出高，PA3 输出低</w:t>
      </w:r>
    </w:p>
    <w:p w14:paraId="52444B62" w14:textId="77777777" w:rsidR="004478AA" w:rsidRPr="008B088A" w:rsidRDefault="00000000" w:rsidP="004478AA">
      <w:r>
        <w:pict w14:anchorId="35AA82F7">
          <v:rect id="_x0000_i1099" style="width:0;height:1.5pt" o:hralign="center" o:hrstd="t" o:hr="t" fillcolor="#a0a0a0" stroked="f"/>
        </w:pict>
      </w:r>
    </w:p>
    <w:p w14:paraId="210CE1EB" w14:textId="77777777" w:rsidR="004478AA" w:rsidRPr="008B088A" w:rsidRDefault="004478AA" w:rsidP="004478AA">
      <w:pPr>
        <w:pStyle w:val="3"/>
      </w:pPr>
      <w:r w:rsidRPr="008B088A">
        <w:rPr>
          <w:rFonts w:ascii="Segoe UI Emoji" w:hAnsi="Segoe UI Emoji" w:cs="Segoe UI Emoji"/>
        </w:rPr>
        <w:lastRenderedPageBreak/>
        <w:t>🔷</w:t>
      </w:r>
      <w:r w:rsidRPr="008B088A">
        <w:t>四、为什么推荐用 BSRR？</w:t>
      </w:r>
    </w:p>
    <w:p w14:paraId="0643BCC1" w14:textId="77777777" w:rsidR="004478AA" w:rsidRPr="008B088A" w:rsidRDefault="004478AA" w:rsidP="004478AA">
      <w:pPr>
        <w:rPr>
          <w:b/>
          <w:bCs/>
        </w:rPr>
      </w:pPr>
      <w:r w:rsidRPr="008B088A">
        <w:rPr>
          <w:rFonts w:ascii="Segoe UI Emoji" w:hAnsi="Segoe UI Emoji" w:cs="Segoe UI Emoji"/>
          <w:b/>
          <w:bCs/>
        </w:rPr>
        <w:t>✅</w:t>
      </w:r>
      <w:r w:rsidRPr="008B088A">
        <w:rPr>
          <w:b/>
          <w:bCs/>
        </w:rPr>
        <w:t xml:space="preserve"> 相比 ODR 的优势：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536"/>
        <w:gridCol w:w="2111"/>
      </w:tblGrid>
      <w:tr w:rsidR="004478AA" w:rsidRPr="008B088A" w14:paraId="6F035DCE" w14:textId="77777777" w:rsidTr="004B7671">
        <w:trPr>
          <w:tblHeader/>
          <w:tblCellSpacing w:w="15" w:type="dxa"/>
        </w:trPr>
        <w:tc>
          <w:tcPr>
            <w:tcW w:w="0" w:type="auto"/>
            <w:vAlign w:val="center"/>
            <w:hideMark/>
          </w:tcPr>
          <w:p w14:paraId="6FACFD6B" w14:textId="77777777" w:rsidR="004478AA" w:rsidRPr="008B088A" w:rsidRDefault="004478AA" w:rsidP="004B7671">
            <w:pPr>
              <w:rPr>
                <w:b/>
                <w:bCs/>
              </w:rPr>
            </w:pPr>
            <w:r w:rsidRPr="008B088A">
              <w:rPr>
                <w:b/>
                <w:bCs/>
              </w:rPr>
              <w:t>特性</w:t>
            </w:r>
          </w:p>
        </w:tc>
        <w:tc>
          <w:tcPr>
            <w:tcW w:w="0" w:type="auto"/>
            <w:vAlign w:val="center"/>
            <w:hideMark/>
          </w:tcPr>
          <w:p w14:paraId="5A82F2BF" w14:textId="77777777" w:rsidR="004478AA" w:rsidRPr="008B088A" w:rsidRDefault="004478AA" w:rsidP="004B7671">
            <w:pPr>
              <w:rPr>
                <w:b/>
                <w:bCs/>
              </w:rPr>
            </w:pPr>
            <w:r w:rsidRPr="008B088A">
              <w:rPr>
                <w:b/>
                <w:bCs/>
              </w:rPr>
              <w:t>ODR</w:t>
            </w:r>
          </w:p>
        </w:tc>
        <w:tc>
          <w:tcPr>
            <w:tcW w:w="0" w:type="auto"/>
            <w:vAlign w:val="center"/>
            <w:hideMark/>
          </w:tcPr>
          <w:p w14:paraId="6CA77368" w14:textId="77777777" w:rsidR="004478AA" w:rsidRPr="008B088A" w:rsidRDefault="004478AA" w:rsidP="004B7671">
            <w:pPr>
              <w:rPr>
                <w:b/>
                <w:bCs/>
              </w:rPr>
            </w:pPr>
            <w:r w:rsidRPr="008B088A">
              <w:rPr>
                <w:b/>
                <w:bCs/>
              </w:rPr>
              <w:t>BSRR</w:t>
            </w:r>
          </w:p>
        </w:tc>
      </w:tr>
      <w:tr w:rsidR="004478AA" w:rsidRPr="008B088A" w14:paraId="17C7C7A9" w14:textId="77777777" w:rsidTr="004B7671">
        <w:trPr>
          <w:tblCellSpacing w:w="15" w:type="dxa"/>
        </w:trPr>
        <w:tc>
          <w:tcPr>
            <w:tcW w:w="0" w:type="auto"/>
            <w:vAlign w:val="center"/>
            <w:hideMark/>
          </w:tcPr>
          <w:p w14:paraId="6F329FF2" w14:textId="77777777" w:rsidR="004478AA" w:rsidRPr="008B088A" w:rsidRDefault="004478AA" w:rsidP="004B7671">
            <w:r w:rsidRPr="008B088A">
              <w:t>是否原子操作</w:t>
            </w:r>
          </w:p>
        </w:tc>
        <w:tc>
          <w:tcPr>
            <w:tcW w:w="0" w:type="auto"/>
            <w:vAlign w:val="center"/>
            <w:hideMark/>
          </w:tcPr>
          <w:p w14:paraId="042EE75A" w14:textId="77777777" w:rsidR="004478AA" w:rsidRPr="008B088A" w:rsidRDefault="004478AA" w:rsidP="004B7671">
            <w:r w:rsidRPr="008B088A">
              <w:rPr>
                <w:rFonts w:ascii="Segoe UI Emoji" w:hAnsi="Segoe UI Emoji" w:cs="Segoe UI Emoji"/>
              </w:rPr>
              <w:t>❌</w:t>
            </w:r>
            <w:r w:rsidRPr="008B088A">
              <w:t xml:space="preserve"> 否，可能被打断</w:t>
            </w:r>
          </w:p>
        </w:tc>
        <w:tc>
          <w:tcPr>
            <w:tcW w:w="0" w:type="auto"/>
            <w:vAlign w:val="center"/>
            <w:hideMark/>
          </w:tcPr>
          <w:p w14:paraId="166E127B" w14:textId="77777777" w:rsidR="004478AA" w:rsidRPr="008B088A" w:rsidRDefault="004478AA" w:rsidP="004B7671">
            <w:r w:rsidRPr="008B088A">
              <w:rPr>
                <w:rFonts w:ascii="Segoe UI Emoji" w:hAnsi="Segoe UI Emoji" w:cs="Segoe UI Emoji"/>
              </w:rPr>
              <w:t>✅</w:t>
            </w:r>
            <w:r w:rsidRPr="008B088A">
              <w:t xml:space="preserve"> 是，安全稳定</w:t>
            </w:r>
          </w:p>
        </w:tc>
      </w:tr>
      <w:tr w:rsidR="004478AA" w:rsidRPr="008B088A" w14:paraId="52D11B97" w14:textId="77777777" w:rsidTr="004B7671">
        <w:trPr>
          <w:tblCellSpacing w:w="15" w:type="dxa"/>
        </w:trPr>
        <w:tc>
          <w:tcPr>
            <w:tcW w:w="0" w:type="auto"/>
            <w:vAlign w:val="center"/>
            <w:hideMark/>
          </w:tcPr>
          <w:p w14:paraId="6643631A" w14:textId="77777777" w:rsidR="004478AA" w:rsidRPr="008B088A" w:rsidRDefault="004478AA" w:rsidP="004B7671">
            <w:r w:rsidRPr="008B088A">
              <w:t>是否适合并发</w:t>
            </w:r>
          </w:p>
        </w:tc>
        <w:tc>
          <w:tcPr>
            <w:tcW w:w="0" w:type="auto"/>
            <w:vAlign w:val="center"/>
            <w:hideMark/>
          </w:tcPr>
          <w:p w14:paraId="423DCBF0" w14:textId="77777777" w:rsidR="004478AA" w:rsidRPr="008B088A" w:rsidRDefault="004478AA" w:rsidP="004B7671">
            <w:r w:rsidRPr="008B088A">
              <w:rPr>
                <w:rFonts w:ascii="Segoe UI Emoji" w:hAnsi="Segoe UI Emoji" w:cs="Segoe UI Emoji"/>
              </w:rPr>
              <w:t>❌</w:t>
            </w:r>
            <w:r w:rsidRPr="008B088A">
              <w:t xml:space="preserve"> 不适合中断/任务切换</w:t>
            </w:r>
          </w:p>
        </w:tc>
        <w:tc>
          <w:tcPr>
            <w:tcW w:w="0" w:type="auto"/>
            <w:vAlign w:val="center"/>
            <w:hideMark/>
          </w:tcPr>
          <w:p w14:paraId="57C59AD1" w14:textId="77777777" w:rsidR="004478AA" w:rsidRPr="008B088A" w:rsidRDefault="004478AA" w:rsidP="004B7671">
            <w:r w:rsidRPr="008B088A">
              <w:rPr>
                <w:rFonts w:ascii="Segoe UI Emoji" w:hAnsi="Segoe UI Emoji" w:cs="Segoe UI Emoji"/>
              </w:rPr>
              <w:t>✅</w:t>
            </w:r>
            <w:r w:rsidRPr="008B088A">
              <w:t xml:space="preserve"> 适合多任务/中断</w:t>
            </w:r>
          </w:p>
        </w:tc>
      </w:tr>
      <w:tr w:rsidR="004478AA" w:rsidRPr="008B088A" w14:paraId="1A4F1204" w14:textId="77777777" w:rsidTr="004B7671">
        <w:trPr>
          <w:tblCellSpacing w:w="15" w:type="dxa"/>
        </w:trPr>
        <w:tc>
          <w:tcPr>
            <w:tcW w:w="0" w:type="auto"/>
            <w:vAlign w:val="center"/>
            <w:hideMark/>
          </w:tcPr>
          <w:p w14:paraId="3B1C5DA0" w14:textId="77777777" w:rsidR="004478AA" w:rsidRPr="008B088A" w:rsidRDefault="004478AA" w:rsidP="004B7671">
            <w:r w:rsidRPr="008B088A">
              <w:t>控制方式</w:t>
            </w:r>
          </w:p>
        </w:tc>
        <w:tc>
          <w:tcPr>
            <w:tcW w:w="0" w:type="auto"/>
            <w:vAlign w:val="center"/>
            <w:hideMark/>
          </w:tcPr>
          <w:p w14:paraId="4A40A0EF" w14:textId="77777777" w:rsidR="004478AA" w:rsidRPr="008B088A" w:rsidRDefault="004478AA" w:rsidP="004B7671">
            <w:r w:rsidRPr="008B088A">
              <w:t>全寄存器读改写</w:t>
            </w:r>
          </w:p>
        </w:tc>
        <w:tc>
          <w:tcPr>
            <w:tcW w:w="0" w:type="auto"/>
            <w:vAlign w:val="center"/>
            <w:hideMark/>
          </w:tcPr>
          <w:p w14:paraId="2C6ADA8D" w14:textId="77777777" w:rsidR="004478AA" w:rsidRPr="008B088A" w:rsidRDefault="004478AA" w:rsidP="004B7671">
            <w:r w:rsidRPr="008B088A">
              <w:t>指定位写入即可</w:t>
            </w:r>
          </w:p>
        </w:tc>
      </w:tr>
      <w:tr w:rsidR="004478AA" w:rsidRPr="008B088A" w14:paraId="4749D48E" w14:textId="77777777" w:rsidTr="004B7671">
        <w:trPr>
          <w:tblCellSpacing w:w="15" w:type="dxa"/>
        </w:trPr>
        <w:tc>
          <w:tcPr>
            <w:tcW w:w="0" w:type="auto"/>
            <w:vAlign w:val="center"/>
            <w:hideMark/>
          </w:tcPr>
          <w:p w14:paraId="6672DF2B" w14:textId="77777777" w:rsidR="004478AA" w:rsidRPr="008B088A" w:rsidRDefault="004478AA" w:rsidP="004B7671">
            <w:r w:rsidRPr="008B088A">
              <w:t>设置低电平方式</w:t>
            </w:r>
          </w:p>
        </w:tc>
        <w:tc>
          <w:tcPr>
            <w:tcW w:w="0" w:type="auto"/>
            <w:vAlign w:val="center"/>
            <w:hideMark/>
          </w:tcPr>
          <w:p w14:paraId="5FE86BE8" w14:textId="77777777" w:rsidR="004478AA" w:rsidRPr="008B088A" w:rsidRDefault="004478AA" w:rsidP="004B7671">
            <w:r w:rsidRPr="008B088A">
              <w:t>清除位（AND掩码）</w:t>
            </w:r>
          </w:p>
        </w:tc>
        <w:tc>
          <w:tcPr>
            <w:tcW w:w="0" w:type="auto"/>
            <w:vAlign w:val="center"/>
            <w:hideMark/>
          </w:tcPr>
          <w:p w14:paraId="728083B6" w14:textId="77777777" w:rsidR="004478AA" w:rsidRPr="008B088A" w:rsidRDefault="004478AA" w:rsidP="004B7671">
            <w:r w:rsidRPr="008B088A">
              <w:t>写高 16 位</w:t>
            </w:r>
          </w:p>
        </w:tc>
      </w:tr>
    </w:tbl>
    <w:p w14:paraId="766C13BD" w14:textId="77777777" w:rsidR="004478AA" w:rsidRPr="008B088A" w:rsidRDefault="004478AA" w:rsidP="004478AA">
      <w:pPr>
        <w:rPr>
          <w:b/>
          <w:bCs/>
        </w:rPr>
      </w:pPr>
      <w:r w:rsidRPr="008B088A">
        <w:rPr>
          <w:rFonts w:ascii="Segoe UI Emoji" w:hAnsi="Segoe UI Emoji" w:cs="Segoe UI Emoji"/>
          <w:b/>
          <w:bCs/>
        </w:rPr>
        <w:t>✅</w:t>
      </w:r>
      <w:r w:rsidRPr="008B088A">
        <w:rPr>
          <w:b/>
          <w:bCs/>
        </w:rPr>
        <w:t xml:space="preserve"> 举个中断场景的问题：</w:t>
      </w:r>
    </w:p>
    <w:p w14:paraId="2B3E36CB" w14:textId="77777777" w:rsidR="004478AA" w:rsidRPr="008B088A" w:rsidRDefault="004478AA" w:rsidP="004478AA">
      <w:r w:rsidRPr="008B088A">
        <w:t>你用 ODR 清除 PA5 时：</w:t>
      </w:r>
    </w:p>
    <w:p w14:paraId="0CC8CA6A" w14:textId="77777777" w:rsidR="004478AA" w:rsidRPr="008B088A" w:rsidRDefault="004478AA" w:rsidP="004478AA">
      <w:r w:rsidRPr="008B088A">
        <w:t xml:space="preserve">GPIOA-&gt;ODR &amp;= </w:t>
      </w:r>
      <w:proofErr w:type="gramStart"/>
      <w:r w:rsidRPr="008B088A">
        <w:t>~(</w:t>
      </w:r>
      <w:proofErr w:type="gramEnd"/>
      <w:r w:rsidRPr="008B088A">
        <w:t>1 &lt;&lt; 5);</w:t>
      </w:r>
    </w:p>
    <w:p w14:paraId="0E09EE9F" w14:textId="77777777" w:rsidR="004478AA" w:rsidRPr="008B088A" w:rsidRDefault="004478AA" w:rsidP="004478AA">
      <w:r w:rsidRPr="008B088A">
        <w:t>如果在执行这句代码时被打断，别的中断可能改动了 ODR 的其它位，导致你写回的是错误的值（</w:t>
      </w:r>
      <w:r w:rsidRPr="008B088A">
        <w:rPr>
          <w:b/>
          <w:bCs/>
        </w:rPr>
        <w:t>“读-改-写冲突”问题</w:t>
      </w:r>
      <w:r w:rsidRPr="008B088A">
        <w:t>）。</w:t>
      </w:r>
    </w:p>
    <w:p w14:paraId="2E140063" w14:textId="77777777" w:rsidR="004478AA" w:rsidRPr="008B088A" w:rsidRDefault="004478AA" w:rsidP="004478AA">
      <w:r w:rsidRPr="008B088A">
        <w:rPr>
          <w:b/>
          <w:bCs/>
        </w:rPr>
        <w:t>用 BSRR 写是原子操作，不读取原值，直接写入结果，不会有并发冲突。</w:t>
      </w:r>
    </w:p>
    <w:p w14:paraId="505F9966" w14:textId="77777777" w:rsidR="004478AA" w:rsidRPr="008B088A" w:rsidRDefault="00000000" w:rsidP="004478AA">
      <w:r>
        <w:pict w14:anchorId="696F1971">
          <v:rect id="_x0000_i1100" style="width:0;height:1.5pt" o:hralign="center" o:hrstd="t" o:hr="t" fillcolor="#a0a0a0" stroked="f"/>
        </w:pict>
      </w:r>
    </w:p>
    <w:p w14:paraId="7E8CCA2C" w14:textId="77777777" w:rsidR="004478AA" w:rsidRPr="008B088A" w:rsidRDefault="004478AA" w:rsidP="004478AA">
      <w:pPr>
        <w:pStyle w:val="3"/>
      </w:pPr>
      <w:r w:rsidRPr="008B088A">
        <w:rPr>
          <w:rFonts w:ascii="Segoe UI Emoji" w:hAnsi="Segoe UI Emoji" w:cs="Segoe UI Emoji"/>
        </w:rPr>
        <w:t>🔷</w:t>
      </w:r>
      <w:r w:rsidRPr="008B088A">
        <w:t>五、BSRR 的位图结构图（以 32 位表示）</w:t>
      </w:r>
    </w:p>
    <w:p w14:paraId="7A34FE4E" w14:textId="77777777" w:rsidR="004478AA" w:rsidRPr="008B088A" w:rsidRDefault="004478AA" w:rsidP="004478AA">
      <w:r w:rsidRPr="008B088A">
        <w:t xml:space="preserve">BSRR (地址: </w:t>
      </w:r>
      <w:proofErr w:type="spellStart"/>
      <w:r w:rsidRPr="008B088A">
        <w:t>GPIOx</w:t>
      </w:r>
      <w:proofErr w:type="spellEnd"/>
      <w:r w:rsidRPr="008B088A">
        <w:t xml:space="preserve"> + 0x18)</w:t>
      </w:r>
    </w:p>
    <w:p w14:paraId="5E0CEE25" w14:textId="77777777" w:rsidR="004478AA" w:rsidRPr="008B088A" w:rsidRDefault="004478AA" w:rsidP="004478AA">
      <w:r w:rsidRPr="008B088A">
        <w:t>位号: 31    30    ...   16      | 15    14    ...   0</w:t>
      </w:r>
    </w:p>
    <w:p w14:paraId="3118EC5E" w14:textId="77777777" w:rsidR="004478AA" w:rsidRPr="008B088A" w:rsidRDefault="004478AA" w:rsidP="004478AA">
      <w:r w:rsidRPr="008B088A">
        <w:t>含义: BR</w:t>
      </w:r>
      <w:proofErr w:type="gramStart"/>
      <w:r w:rsidRPr="008B088A">
        <w:t>15  BR14  ...</w:t>
      </w:r>
      <w:proofErr w:type="gramEnd"/>
      <w:r w:rsidRPr="008B088A">
        <w:t xml:space="preserve">  BR0      | BS</w:t>
      </w:r>
      <w:proofErr w:type="gramStart"/>
      <w:r w:rsidRPr="008B088A">
        <w:t>15  BS14  ...</w:t>
      </w:r>
      <w:proofErr w:type="gramEnd"/>
      <w:r w:rsidRPr="008B088A">
        <w:t xml:space="preserve">  BS0</w:t>
      </w:r>
    </w:p>
    <w:p w14:paraId="24308D58" w14:textId="77777777" w:rsidR="004478AA" w:rsidRPr="008B088A" w:rsidRDefault="004478AA" w:rsidP="004478AA">
      <w:r w:rsidRPr="008B088A">
        <w:t xml:space="preserve">      ↓      ↓          ↓       ↓      ↓         ↓</w:t>
      </w:r>
    </w:p>
    <w:p w14:paraId="75AB2F79" w14:textId="77777777" w:rsidR="004478AA" w:rsidRPr="008B088A" w:rsidRDefault="004478AA" w:rsidP="004478AA">
      <w:r w:rsidRPr="008B088A">
        <w:t xml:space="preserve">     清0   清0        清0       置1    置1       置1</w:t>
      </w:r>
    </w:p>
    <w:p w14:paraId="4349323D" w14:textId="77777777" w:rsidR="004478AA" w:rsidRPr="008B088A" w:rsidRDefault="004478AA">
      <w:pPr>
        <w:numPr>
          <w:ilvl w:val="0"/>
          <w:numId w:val="38"/>
        </w:numPr>
      </w:pPr>
      <w:proofErr w:type="spellStart"/>
      <w:r w:rsidRPr="008B088A">
        <w:t>BSx</w:t>
      </w:r>
      <w:proofErr w:type="spellEnd"/>
      <w:r w:rsidRPr="008B088A">
        <w:t xml:space="preserve">（0~15位）: 写1将 </w:t>
      </w:r>
      <w:proofErr w:type="spellStart"/>
      <w:r w:rsidRPr="008B088A">
        <w:t>GPIOx</w:t>
      </w:r>
      <w:proofErr w:type="spellEnd"/>
      <w:r w:rsidRPr="008B088A">
        <w:t xml:space="preserve"> 输出置为高电平</w:t>
      </w:r>
    </w:p>
    <w:p w14:paraId="6A191C9C" w14:textId="77777777" w:rsidR="004478AA" w:rsidRPr="008B088A" w:rsidRDefault="004478AA">
      <w:pPr>
        <w:numPr>
          <w:ilvl w:val="0"/>
          <w:numId w:val="38"/>
        </w:numPr>
      </w:pPr>
      <w:proofErr w:type="spellStart"/>
      <w:r w:rsidRPr="008B088A">
        <w:t>BRx</w:t>
      </w:r>
      <w:proofErr w:type="spellEnd"/>
      <w:r w:rsidRPr="008B088A">
        <w:t xml:space="preserve">（16~31位）: 写1将 </w:t>
      </w:r>
      <w:proofErr w:type="spellStart"/>
      <w:r w:rsidRPr="008B088A">
        <w:t>GPIOx</w:t>
      </w:r>
      <w:proofErr w:type="spellEnd"/>
      <w:r w:rsidRPr="008B088A">
        <w:t xml:space="preserve"> 输出清为低电平</w:t>
      </w:r>
    </w:p>
    <w:p w14:paraId="606B6D54" w14:textId="77777777" w:rsidR="004478AA" w:rsidRPr="008B088A" w:rsidRDefault="00000000" w:rsidP="004478AA">
      <w:r>
        <w:pict w14:anchorId="662FF5F1">
          <v:rect id="_x0000_i1101" style="width:0;height:1.5pt" o:hralign="center" o:hrstd="t" o:hr="t" fillcolor="#a0a0a0" stroked="f"/>
        </w:pict>
      </w:r>
    </w:p>
    <w:p w14:paraId="144E157F" w14:textId="77777777" w:rsidR="004478AA" w:rsidRPr="008B088A" w:rsidRDefault="004478AA" w:rsidP="004478AA">
      <w:pPr>
        <w:pStyle w:val="3"/>
      </w:pPr>
      <w:r w:rsidRPr="008B088A">
        <w:rPr>
          <w:rFonts w:ascii="Segoe UI Emoji" w:hAnsi="Segoe UI Emoji" w:cs="Segoe UI Emoji"/>
        </w:rPr>
        <w:lastRenderedPageBreak/>
        <w:t>🔷</w:t>
      </w:r>
      <w:r w:rsidRPr="008B088A">
        <w:t>六、HAL库中的 BSRR 操作</w:t>
      </w:r>
    </w:p>
    <w:p w14:paraId="129B64C8" w14:textId="77777777" w:rsidR="004478AA" w:rsidRPr="008B088A" w:rsidRDefault="004478AA" w:rsidP="004478AA">
      <w:r w:rsidRPr="008B088A">
        <w:t>在 HAL 库中：</w:t>
      </w:r>
    </w:p>
    <w:p w14:paraId="6E76169C" w14:textId="77777777" w:rsidR="004478AA" w:rsidRPr="008B088A" w:rsidRDefault="004478AA" w:rsidP="004478AA">
      <w:proofErr w:type="spellStart"/>
      <w:r w:rsidRPr="008B088A">
        <w:t>HAL_GPIO_</w:t>
      </w:r>
      <w:proofErr w:type="gramStart"/>
      <w:r w:rsidRPr="008B088A">
        <w:t>WritePin</w:t>
      </w:r>
      <w:proofErr w:type="spellEnd"/>
      <w:r w:rsidRPr="008B088A">
        <w:t>(</w:t>
      </w:r>
      <w:proofErr w:type="gramEnd"/>
      <w:r w:rsidRPr="008B088A">
        <w:t>GPIOA, GPIO_PIN_5, GPIO_PIN_SET);</w:t>
      </w:r>
    </w:p>
    <w:p w14:paraId="434E433A" w14:textId="77777777" w:rsidR="004478AA" w:rsidRPr="008B088A" w:rsidRDefault="004478AA" w:rsidP="004478AA">
      <w:r w:rsidRPr="008B088A">
        <w:t>内部实际执行类似下面的代码：</w:t>
      </w:r>
    </w:p>
    <w:p w14:paraId="2C75D8EB" w14:textId="77777777" w:rsidR="004478AA" w:rsidRPr="008B088A" w:rsidRDefault="004478AA" w:rsidP="004478AA">
      <w:r w:rsidRPr="008B088A">
        <w:t>GPIOA-&gt;BSRR = GPIO_PIN_5;  // 设置 PA5 高电平</w:t>
      </w:r>
    </w:p>
    <w:p w14:paraId="400F88D6" w14:textId="77777777" w:rsidR="004478AA" w:rsidRPr="008B088A" w:rsidRDefault="004478AA" w:rsidP="004478AA">
      <w:r w:rsidRPr="008B088A">
        <w:t>而：</w:t>
      </w:r>
    </w:p>
    <w:p w14:paraId="2F014EF0" w14:textId="77777777" w:rsidR="004478AA" w:rsidRPr="008B088A" w:rsidRDefault="004478AA" w:rsidP="004478AA">
      <w:proofErr w:type="spellStart"/>
      <w:r w:rsidRPr="008B088A">
        <w:t>HAL_GPIO_</w:t>
      </w:r>
      <w:proofErr w:type="gramStart"/>
      <w:r w:rsidRPr="008B088A">
        <w:t>WritePin</w:t>
      </w:r>
      <w:proofErr w:type="spellEnd"/>
      <w:r w:rsidRPr="008B088A">
        <w:t>(</w:t>
      </w:r>
      <w:proofErr w:type="gramEnd"/>
      <w:r w:rsidRPr="008B088A">
        <w:t>GPIOA, GPIO_PIN_5, GPIO_PIN_RESET);</w:t>
      </w:r>
    </w:p>
    <w:p w14:paraId="603E14D1" w14:textId="77777777" w:rsidR="004478AA" w:rsidRPr="008B088A" w:rsidRDefault="004478AA" w:rsidP="004478AA">
      <w:r w:rsidRPr="008B088A">
        <w:t>等价于：</w:t>
      </w:r>
    </w:p>
    <w:p w14:paraId="48B188A4" w14:textId="77777777" w:rsidR="004478AA" w:rsidRPr="008B088A" w:rsidRDefault="004478AA" w:rsidP="004478AA">
      <w:r w:rsidRPr="008B088A">
        <w:t>GPIOA-&gt;BSRR = (uint32_t)GPIO_PIN_5 &lt;&lt; 16;  // 设置 PA5 低电平</w:t>
      </w:r>
    </w:p>
    <w:p w14:paraId="5DD3D8F0" w14:textId="77777777" w:rsidR="004478AA" w:rsidRPr="008B088A" w:rsidRDefault="00000000" w:rsidP="004478AA">
      <w:r>
        <w:pict w14:anchorId="58FAFBFC">
          <v:rect id="_x0000_i1102" style="width:0;height:1.5pt" o:hralign="center" o:hrstd="t" o:hr="t" fillcolor="#a0a0a0" stroked="f"/>
        </w:pict>
      </w:r>
    </w:p>
    <w:p w14:paraId="23365577" w14:textId="77777777" w:rsidR="004478AA" w:rsidRPr="008B088A" w:rsidRDefault="004478AA" w:rsidP="004478AA">
      <w:pPr>
        <w:pStyle w:val="3"/>
      </w:pPr>
      <w:r w:rsidRPr="008B088A">
        <w:rPr>
          <w:rFonts w:ascii="Segoe UI Emoji" w:hAnsi="Segoe UI Emoji" w:cs="Segoe UI Emoji"/>
        </w:rPr>
        <w:t>✅</w:t>
      </w:r>
      <w:r w:rsidRPr="008B088A">
        <w:t>总结：BSRR 优点速查表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3375"/>
      </w:tblGrid>
      <w:tr w:rsidR="004478AA" w:rsidRPr="008B088A" w14:paraId="178B2279" w14:textId="77777777" w:rsidTr="004B7671">
        <w:trPr>
          <w:tblHeader/>
          <w:tblCellSpacing w:w="15" w:type="dxa"/>
        </w:trPr>
        <w:tc>
          <w:tcPr>
            <w:tcW w:w="0" w:type="auto"/>
            <w:vAlign w:val="center"/>
            <w:hideMark/>
          </w:tcPr>
          <w:p w14:paraId="76798DBE" w14:textId="77777777" w:rsidR="004478AA" w:rsidRPr="008B088A" w:rsidRDefault="004478AA" w:rsidP="004B7671">
            <w:pPr>
              <w:rPr>
                <w:b/>
                <w:bCs/>
              </w:rPr>
            </w:pPr>
            <w:r w:rsidRPr="008B088A">
              <w:rPr>
                <w:b/>
                <w:bCs/>
              </w:rPr>
              <w:t>优点</w:t>
            </w:r>
          </w:p>
        </w:tc>
        <w:tc>
          <w:tcPr>
            <w:tcW w:w="0" w:type="auto"/>
            <w:vAlign w:val="center"/>
            <w:hideMark/>
          </w:tcPr>
          <w:p w14:paraId="303FB839" w14:textId="77777777" w:rsidR="004478AA" w:rsidRPr="008B088A" w:rsidRDefault="004478AA" w:rsidP="004B7671">
            <w:pPr>
              <w:rPr>
                <w:b/>
                <w:bCs/>
              </w:rPr>
            </w:pPr>
            <w:r w:rsidRPr="008B088A">
              <w:rPr>
                <w:b/>
                <w:bCs/>
              </w:rPr>
              <w:t>说明</w:t>
            </w:r>
          </w:p>
        </w:tc>
      </w:tr>
      <w:tr w:rsidR="004478AA" w:rsidRPr="008B088A" w14:paraId="0ED9C3C6" w14:textId="77777777" w:rsidTr="004B7671">
        <w:trPr>
          <w:tblCellSpacing w:w="15" w:type="dxa"/>
        </w:trPr>
        <w:tc>
          <w:tcPr>
            <w:tcW w:w="0" w:type="auto"/>
            <w:vAlign w:val="center"/>
            <w:hideMark/>
          </w:tcPr>
          <w:p w14:paraId="4FB64589" w14:textId="77777777" w:rsidR="004478AA" w:rsidRPr="008B088A" w:rsidRDefault="004478AA" w:rsidP="004B7671">
            <w:r w:rsidRPr="008B088A">
              <w:t>原子操作</w:t>
            </w:r>
          </w:p>
        </w:tc>
        <w:tc>
          <w:tcPr>
            <w:tcW w:w="0" w:type="auto"/>
            <w:vAlign w:val="center"/>
            <w:hideMark/>
          </w:tcPr>
          <w:p w14:paraId="1E9680D9" w14:textId="77777777" w:rsidR="004478AA" w:rsidRPr="008B088A" w:rsidRDefault="004478AA" w:rsidP="004B7671">
            <w:r w:rsidRPr="008B088A">
              <w:t>写入不会被打断，不会受并发影响</w:t>
            </w:r>
          </w:p>
        </w:tc>
      </w:tr>
      <w:tr w:rsidR="004478AA" w:rsidRPr="008B088A" w14:paraId="4E247C2A" w14:textId="77777777" w:rsidTr="004B7671">
        <w:trPr>
          <w:tblCellSpacing w:w="15" w:type="dxa"/>
        </w:trPr>
        <w:tc>
          <w:tcPr>
            <w:tcW w:w="0" w:type="auto"/>
            <w:vAlign w:val="center"/>
            <w:hideMark/>
          </w:tcPr>
          <w:p w14:paraId="53384C95" w14:textId="77777777" w:rsidR="004478AA" w:rsidRPr="008B088A" w:rsidRDefault="004478AA" w:rsidP="004B7671">
            <w:r w:rsidRPr="008B088A">
              <w:t>单独控制引脚</w:t>
            </w:r>
          </w:p>
        </w:tc>
        <w:tc>
          <w:tcPr>
            <w:tcW w:w="0" w:type="auto"/>
            <w:vAlign w:val="center"/>
            <w:hideMark/>
          </w:tcPr>
          <w:p w14:paraId="31DEDF2C" w14:textId="77777777" w:rsidR="004478AA" w:rsidRPr="008B088A" w:rsidRDefault="004478AA" w:rsidP="004B7671">
            <w:r w:rsidRPr="008B088A">
              <w:t>不影响其他位</w:t>
            </w:r>
          </w:p>
        </w:tc>
      </w:tr>
      <w:tr w:rsidR="004478AA" w:rsidRPr="008B088A" w14:paraId="49480F98" w14:textId="77777777" w:rsidTr="004B7671">
        <w:trPr>
          <w:tblCellSpacing w:w="15" w:type="dxa"/>
        </w:trPr>
        <w:tc>
          <w:tcPr>
            <w:tcW w:w="0" w:type="auto"/>
            <w:vAlign w:val="center"/>
            <w:hideMark/>
          </w:tcPr>
          <w:p w14:paraId="68BC47A6" w14:textId="77777777" w:rsidR="004478AA" w:rsidRPr="008B088A" w:rsidRDefault="004478AA" w:rsidP="004B7671">
            <w:r w:rsidRPr="008B088A">
              <w:t>快速</w:t>
            </w:r>
          </w:p>
        </w:tc>
        <w:tc>
          <w:tcPr>
            <w:tcW w:w="0" w:type="auto"/>
            <w:vAlign w:val="center"/>
            <w:hideMark/>
          </w:tcPr>
          <w:p w14:paraId="1A1596D4" w14:textId="77777777" w:rsidR="004478AA" w:rsidRPr="008B088A" w:rsidRDefault="004478AA" w:rsidP="004B7671">
            <w:r w:rsidRPr="008B088A">
              <w:t>一次写入可同时设置多个引脚</w:t>
            </w:r>
          </w:p>
        </w:tc>
      </w:tr>
      <w:tr w:rsidR="004478AA" w:rsidRPr="008B088A" w14:paraId="5FDE6FFC" w14:textId="77777777" w:rsidTr="004B7671">
        <w:trPr>
          <w:tblCellSpacing w:w="15" w:type="dxa"/>
        </w:trPr>
        <w:tc>
          <w:tcPr>
            <w:tcW w:w="0" w:type="auto"/>
            <w:vAlign w:val="center"/>
            <w:hideMark/>
          </w:tcPr>
          <w:p w14:paraId="6C8B061E" w14:textId="77777777" w:rsidR="004478AA" w:rsidRPr="008B088A" w:rsidRDefault="004478AA" w:rsidP="004B7671">
            <w:r w:rsidRPr="008B088A">
              <w:t>安全</w:t>
            </w:r>
          </w:p>
        </w:tc>
        <w:tc>
          <w:tcPr>
            <w:tcW w:w="0" w:type="auto"/>
            <w:vAlign w:val="center"/>
            <w:hideMark/>
          </w:tcPr>
          <w:p w14:paraId="2C76AD2D" w14:textId="77777777" w:rsidR="004478AA" w:rsidRPr="008B088A" w:rsidRDefault="004478AA" w:rsidP="004B7671">
            <w:r w:rsidRPr="008B088A">
              <w:t>强烈推荐用于中断/实时系统</w:t>
            </w:r>
          </w:p>
        </w:tc>
      </w:tr>
    </w:tbl>
    <w:p w14:paraId="737B122D" w14:textId="77777777" w:rsidR="004478AA" w:rsidRPr="008B088A" w:rsidRDefault="004478AA" w:rsidP="004478AA"/>
    <w:p w14:paraId="53753D4F" w14:textId="77777777" w:rsidR="004478AA" w:rsidRPr="0063181D" w:rsidRDefault="004478AA" w:rsidP="004478AA"/>
    <w:p w14:paraId="53BDEE5E" w14:textId="77777777" w:rsidR="004478AA" w:rsidRDefault="004478AA" w:rsidP="004478AA">
      <w:pPr>
        <w:pStyle w:val="2"/>
      </w:pPr>
      <w:proofErr w:type="spellStart"/>
      <w:r w:rsidRPr="00427B66">
        <w:lastRenderedPageBreak/>
        <w:t>GPIOx_</w:t>
      </w:r>
      <w:r>
        <w:rPr>
          <w:rFonts w:hint="eastAsia"/>
        </w:rPr>
        <w:t>BRR</w:t>
      </w:r>
      <w:proofErr w:type="spellEnd"/>
      <w:r>
        <w:rPr>
          <w:rFonts w:hint="eastAsia"/>
        </w:rPr>
        <w:t>(</w:t>
      </w:r>
      <w:r w:rsidRPr="00DB172E">
        <w:t>Bit Reset Register</w:t>
      </w:r>
      <w:r w:rsidRPr="00DB172E">
        <w:rPr>
          <w:rFonts w:hint="eastAsia"/>
        </w:rPr>
        <w:t xml:space="preserve"> </w:t>
      </w:r>
      <w:r w:rsidRPr="00DB172E">
        <w:t>位清除寄存器</w:t>
      </w:r>
      <w:r>
        <w:rPr>
          <w:rFonts w:hint="eastAsia"/>
        </w:rPr>
        <w:t>)</w:t>
      </w:r>
    </w:p>
    <w:p w14:paraId="386E70DA" w14:textId="77777777" w:rsidR="004478AA" w:rsidRPr="00B958EA" w:rsidRDefault="004478AA" w:rsidP="004478AA">
      <w:r>
        <w:rPr>
          <w:noProof/>
        </w:rPr>
        <w:drawing>
          <wp:inline distT="0" distB="0" distL="0" distR="0" wp14:anchorId="1B67D4A4" wp14:editId="3CF09427">
            <wp:extent cx="5274310" cy="3655695"/>
            <wp:effectExtent l="0" t="0" r="2540" b="1905"/>
            <wp:docPr id="154766044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60447" name="图片 1" descr="图形用户界面&#10;&#10;AI 生成的内容可能不正确。"/>
                    <pic:cNvPicPr/>
                  </pic:nvPicPr>
                  <pic:blipFill>
                    <a:blip r:embed="rId16"/>
                    <a:stretch>
                      <a:fillRect/>
                    </a:stretch>
                  </pic:blipFill>
                  <pic:spPr>
                    <a:xfrm>
                      <a:off x="0" y="0"/>
                      <a:ext cx="5274310" cy="3655695"/>
                    </a:xfrm>
                    <a:prstGeom prst="rect">
                      <a:avLst/>
                    </a:prstGeom>
                  </pic:spPr>
                </pic:pic>
              </a:graphicData>
            </a:graphic>
          </wp:inline>
        </w:drawing>
      </w:r>
    </w:p>
    <w:p w14:paraId="7FEC39D3" w14:textId="77777777" w:rsidR="004478AA" w:rsidRPr="00DB172E" w:rsidRDefault="004478AA" w:rsidP="004478AA">
      <w:r w:rsidRPr="00DB172E">
        <w:t>当然可以！下面我们来</w:t>
      </w:r>
      <w:r w:rsidRPr="00DB172E">
        <w:rPr>
          <w:b/>
          <w:bCs/>
        </w:rPr>
        <w:t>深入讲解 STM32 中的 BRR 寄存器（</w:t>
      </w:r>
      <w:proofErr w:type="spellStart"/>
      <w:r w:rsidRPr="00DB172E">
        <w:rPr>
          <w:b/>
          <w:bCs/>
        </w:rPr>
        <w:t>GPIOx_BRR</w:t>
      </w:r>
      <w:proofErr w:type="spellEnd"/>
      <w:r w:rsidRPr="00DB172E">
        <w:rPr>
          <w:b/>
          <w:bCs/>
        </w:rPr>
        <w:t>）</w:t>
      </w:r>
      <w:r w:rsidRPr="00DB172E">
        <w:t>。</w:t>
      </w:r>
    </w:p>
    <w:p w14:paraId="247363AB" w14:textId="77777777" w:rsidR="004478AA" w:rsidRPr="00DB172E" w:rsidRDefault="00000000" w:rsidP="004478AA">
      <w:r>
        <w:pict w14:anchorId="2FA1DFCB">
          <v:rect id="_x0000_i1103" style="width:0;height:1.5pt" o:hralign="center" o:hrstd="t" o:hr="t" fillcolor="#a0a0a0" stroked="f"/>
        </w:pict>
      </w:r>
    </w:p>
    <w:p w14:paraId="79C34F17" w14:textId="77777777" w:rsidR="004478AA" w:rsidRPr="00DB172E" w:rsidRDefault="004478AA" w:rsidP="004478AA">
      <w:pPr>
        <w:pStyle w:val="3"/>
      </w:pPr>
      <w:r w:rsidRPr="00DB172E">
        <w:rPr>
          <w:rFonts w:ascii="Segoe UI Emoji" w:hAnsi="Segoe UI Emoji" w:cs="Segoe UI Emoji"/>
        </w:rPr>
        <w:t>🟦</w:t>
      </w:r>
      <w:r w:rsidRPr="00DB172E">
        <w:t>一、BRR 是什么？</w:t>
      </w:r>
    </w:p>
    <w:p w14:paraId="54BE197E" w14:textId="77777777" w:rsidR="004478AA" w:rsidRPr="00DB172E" w:rsidRDefault="004478AA" w:rsidP="004478AA">
      <w:r w:rsidRPr="00DB172E">
        <w:t xml:space="preserve">BRR，全称是 </w:t>
      </w:r>
      <w:r w:rsidRPr="00DB172E">
        <w:rPr>
          <w:b/>
          <w:bCs/>
        </w:rPr>
        <w:t>Bit Reset Register（位清除寄存器）</w:t>
      </w:r>
      <w:r w:rsidRPr="00DB172E">
        <w:t>，用于：</w:t>
      </w:r>
    </w:p>
    <w:p w14:paraId="1BE4E598" w14:textId="77777777" w:rsidR="004478AA" w:rsidRPr="00DB172E" w:rsidRDefault="004478AA" w:rsidP="004478AA">
      <w:r w:rsidRPr="00DB172E">
        <w:rPr>
          <w:rFonts w:ascii="Segoe UI Emoji" w:hAnsi="Segoe UI Emoji" w:cs="Segoe UI Emoji"/>
        </w:rPr>
        <w:t>✅</w:t>
      </w:r>
      <w:r w:rsidRPr="00DB172E">
        <w:t xml:space="preserve"> </w:t>
      </w:r>
      <w:r w:rsidRPr="00DB172E">
        <w:rPr>
          <w:b/>
          <w:bCs/>
        </w:rPr>
        <w:t>将 GPIO 输出引脚置为低电平（输出 0）</w:t>
      </w:r>
    </w:p>
    <w:p w14:paraId="3748C47F" w14:textId="77777777" w:rsidR="004478AA" w:rsidRPr="00DB172E" w:rsidRDefault="004478AA" w:rsidP="004478AA">
      <w:r w:rsidRPr="00DB172E">
        <w:t xml:space="preserve">它的作用是让对应的引脚输出为 </w:t>
      </w:r>
      <w:r w:rsidRPr="00E46C99">
        <w:rPr>
          <w:b/>
          <w:bCs/>
          <w:color w:val="EE0000"/>
        </w:rPr>
        <w:t>低电平</w:t>
      </w:r>
      <w:r w:rsidRPr="00DB172E">
        <w:t>，功能类似于 BSRR 的</w:t>
      </w:r>
      <w:r w:rsidRPr="00E46C99">
        <w:rPr>
          <w:color w:val="EE0000"/>
        </w:rPr>
        <w:t>高 16 位</w:t>
      </w:r>
      <w:r w:rsidRPr="00DB172E">
        <w:t>。</w:t>
      </w:r>
    </w:p>
    <w:p w14:paraId="7DA71287" w14:textId="77777777" w:rsidR="004478AA" w:rsidRPr="00DB172E" w:rsidRDefault="00000000" w:rsidP="004478AA">
      <w:r>
        <w:pict w14:anchorId="70134224">
          <v:rect id="_x0000_i1104" style="width:0;height:1.5pt" o:hralign="center" o:hrstd="t" o:hr="t" fillcolor="#a0a0a0" stroked="f"/>
        </w:pict>
      </w:r>
    </w:p>
    <w:p w14:paraId="0D7EAF72" w14:textId="77777777" w:rsidR="004478AA" w:rsidRPr="00DB172E" w:rsidRDefault="004478AA" w:rsidP="004478AA">
      <w:pPr>
        <w:pStyle w:val="3"/>
      </w:pPr>
      <w:r w:rsidRPr="00DB172E">
        <w:rPr>
          <w:rFonts w:ascii="Segoe UI Emoji" w:hAnsi="Segoe UI Emoji" w:cs="Segoe UI Emoji"/>
        </w:rPr>
        <w:t>🟦</w:t>
      </w:r>
      <w:r w:rsidRPr="00DB172E">
        <w:t>二、BRR 寄存器在哪些 STM32 系列中存在？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3664"/>
      </w:tblGrid>
      <w:tr w:rsidR="004478AA" w:rsidRPr="00DB172E" w14:paraId="6AEE22D3" w14:textId="77777777" w:rsidTr="004B7671">
        <w:trPr>
          <w:tblHeader/>
          <w:tblCellSpacing w:w="15" w:type="dxa"/>
        </w:trPr>
        <w:tc>
          <w:tcPr>
            <w:tcW w:w="0" w:type="auto"/>
            <w:vAlign w:val="center"/>
            <w:hideMark/>
          </w:tcPr>
          <w:p w14:paraId="501D5931" w14:textId="77777777" w:rsidR="004478AA" w:rsidRPr="00DB172E" w:rsidRDefault="004478AA" w:rsidP="004B7671">
            <w:pPr>
              <w:rPr>
                <w:b/>
                <w:bCs/>
              </w:rPr>
            </w:pPr>
            <w:r w:rsidRPr="00DB172E">
              <w:rPr>
                <w:b/>
                <w:bCs/>
              </w:rPr>
              <w:t>系列</w:t>
            </w:r>
          </w:p>
        </w:tc>
        <w:tc>
          <w:tcPr>
            <w:tcW w:w="0" w:type="auto"/>
            <w:vAlign w:val="center"/>
            <w:hideMark/>
          </w:tcPr>
          <w:p w14:paraId="10F39029" w14:textId="77777777" w:rsidR="004478AA" w:rsidRPr="00DB172E" w:rsidRDefault="004478AA" w:rsidP="004B7671">
            <w:pPr>
              <w:rPr>
                <w:b/>
                <w:bCs/>
              </w:rPr>
            </w:pPr>
            <w:r w:rsidRPr="00DB172E">
              <w:rPr>
                <w:b/>
                <w:bCs/>
              </w:rPr>
              <w:t>是否存在 BRR</w:t>
            </w:r>
          </w:p>
        </w:tc>
      </w:tr>
      <w:tr w:rsidR="004478AA" w:rsidRPr="00DB172E" w14:paraId="429C0E73" w14:textId="77777777" w:rsidTr="004B7671">
        <w:trPr>
          <w:tblCellSpacing w:w="15" w:type="dxa"/>
        </w:trPr>
        <w:tc>
          <w:tcPr>
            <w:tcW w:w="0" w:type="auto"/>
            <w:vAlign w:val="center"/>
            <w:hideMark/>
          </w:tcPr>
          <w:p w14:paraId="4CBADFC1" w14:textId="77777777" w:rsidR="004478AA" w:rsidRPr="00DB172E" w:rsidRDefault="004478AA" w:rsidP="004B7671">
            <w:r w:rsidRPr="00DB172E">
              <w:rPr>
                <w:b/>
                <w:bCs/>
              </w:rPr>
              <w:t>STM32F1</w:t>
            </w:r>
          </w:p>
        </w:tc>
        <w:tc>
          <w:tcPr>
            <w:tcW w:w="0" w:type="auto"/>
            <w:vAlign w:val="center"/>
            <w:hideMark/>
          </w:tcPr>
          <w:p w14:paraId="3826C68E" w14:textId="77777777" w:rsidR="004478AA" w:rsidRPr="00DB172E" w:rsidRDefault="004478AA" w:rsidP="004B7671">
            <w:r w:rsidRPr="00DB172E">
              <w:rPr>
                <w:rFonts w:ascii="Segoe UI Emoji" w:hAnsi="Segoe UI Emoji" w:cs="Segoe UI Emoji"/>
              </w:rPr>
              <w:t>✅</w:t>
            </w:r>
            <w:r w:rsidRPr="00DB172E">
              <w:t xml:space="preserve"> 有 BRR 寄存器</w:t>
            </w:r>
          </w:p>
        </w:tc>
      </w:tr>
      <w:tr w:rsidR="004478AA" w:rsidRPr="00DB172E" w14:paraId="373D9E18" w14:textId="77777777" w:rsidTr="004B7671">
        <w:trPr>
          <w:tblCellSpacing w:w="15" w:type="dxa"/>
        </w:trPr>
        <w:tc>
          <w:tcPr>
            <w:tcW w:w="0" w:type="auto"/>
            <w:vAlign w:val="center"/>
            <w:hideMark/>
          </w:tcPr>
          <w:p w14:paraId="77E33BF3" w14:textId="77777777" w:rsidR="004478AA" w:rsidRPr="00DB172E" w:rsidRDefault="004478AA" w:rsidP="004B7671">
            <w:r w:rsidRPr="00DB172E">
              <w:rPr>
                <w:b/>
                <w:bCs/>
              </w:rPr>
              <w:t>STM32F4/F3/F0/L0 等新系列</w:t>
            </w:r>
          </w:p>
        </w:tc>
        <w:tc>
          <w:tcPr>
            <w:tcW w:w="0" w:type="auto"/>
            <w:vAlign w:val="center"/>
            <w:hideMark/>
          </w:tcPr>
          <w:p w14:paraId="637FC1E0" w14:textId="77777777" w:rsidR="004478AA" w:rsidRPr="00DB172E" w:rsidRDefault="004478AA" w:rsidP="004B7671">
            <w:r w:rsidRPr="00DB172E">
              <w:rPr>
                <w:rFonts w:ascii="Segoe UI Emoji" w:hAnsi="Segoe UI Emoji" w:cs="Segoe UI Emoji"/>
              </w:rPr>
              <w:t>❌</w:t>
            </w:r>
            <w:r w:rsidRPr="00DB172E">
              <w:t xml:space="preserve"> 没有独立 BRR，使用 BSRR 替代</w:t>
            </w:r>
          </w:p>
        </w:tc>
      </w:tr>
    </w:tbl>
    <w:p w14:paraId="51E6D1E3" w14:textId="77777777" w:rsidR="004478AA" w:rsidRPr="00DB172E" w:rsidRDefault="004478AA" w:rsidP="004478AA">
      <w:r w:rsidRPr="00DB172E">
        <w:rPr>
          <w:rFonts w:ascii="Segoe UI Emoji" w:hAnsi="Segoe UI Emoji" w:cs="Segoe UI Emoji"/>
        </w:rPr>
        <w:lastRenderedPageBreak/>
        <w:t>👉</w:t>
      </w:r>
      <w:r w:rsidRPr="00DB172E">
        <w:t xml:space="preserve"> 所以，</w:t>
      </w:r>
      <w:r w:rsidRPr="00DB172E">
        <w:rPr>
          <w:b/>
          <w:bCs/>
        </w:rPr>
        <w:t xml:space="preserve">BRR 是 </w:t>
      </w:r>
      <w:r w:rsidRPr="00EF3A08">
        <w:rPr>
          <w:b/>
          <w:bCs/>
          <w:color w:val="EE0000"/>
        </w:rPr>
        <w:t>STM32F1 系列独有的寄存器</w:t>
      </w:r>
      <w:r w:rsidRPr="00DB172E">
        <w:t>，在新一代 STM32 中已被 BSRR 完全取代。</w:t>
      </w:r>
    </w:p>
    <w:p w14:paraId="1F0EE322" w14:textId="77777777" w:rsidR="004478AA" w:rsidRPr="00DB172E" w:rsidRDefault="00000000" w:rsidP="004478AA">
      <w:r>
        <w:pict w14:anchorId="2DDD3F4A">
          <v:rect id="_x0000_i1105" style="width:0;height:1.5pt" o:hralign="center" o:hrstd="t" o:hr="t" fillcolor="#a0a0a0" stroked="f"/>
        </w:pict>
      </w:r>
    </w:p>
    <w:p w14:paraId="192C57E3" w14:textId="77777777" w:rsidR="004478AA" w:rsidRPr="00DB172E" w:rsidRDefault="004478AA" w:rsidP="004478AA">
      <w:pPr>
        <w:pStyle w:val="3"/>
      </w:pPr>
      <w:r w:rsidRPr="00DB172E">
        <w:rPr>
          <w:rFonts w:ascii="Segoe UI Emoji" w:hAnsi="Segoe UI Emoji" w:cs="Segoe UI Emoji"/>
        </w:rPr>
        <w:t>🟦</w:t>
      </w:r>
      <w:r w:rsidRPr="00DB172E">
        <w:t>三、BRR 的结构（STM32F1 系列）</w:t>
      </w:r>
    </w:p>
    <w:p w14:paraId="55344C59" w14:textId="77777777" w:rsidR="004478AA" w:rsidRPr="00DB172E" w:rsidRDefault="004478AA" w:rsidP="004478AA">
      <w:proofErr w:type="spellStart"/>
      <w:r w:rsidRPr="00DB172E">
        <w:t>GPIOx_BRR</w:t>
      </w:r>
      <w:proofErr w:type="spellEnd"/>
      <w:r w:rsidRPr="00DB172E">
        <w:t>（地址偏移：0x10）</w:t>
      </w:r>
    </w:p>
    <w:p w14:paraId="5261C49A" w14:textId="77777777" w:rsidR="004478AA" w:rsidRPr="00DB172E" w:rsidRDefault="004478AA" w:rsidP="004478AA">
      <w:r w:rsidRPr="00DB172E">
        <w:t>位数：16 位（BR0~BR15）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308"/>
        <w:gridCol w:w="2941"/>
      </w:tblGrid>
      <w:tr w:rsidR="004478AA" w:rsidRPr="00DB172E" w14:paraId="595CBA5A" w14:textId="77777777" w:rsidTr="004B7671">
        <w:trPr>
          <w:tblHeader/>
          <w:tblCellSpacing w:w="15" w:type="dxa"/>
        </w:trPr>
        <w:tc>
          <w:tcPr>
            <w:tcW w:w="0" w:type="auto"/>
            <w:vAlign w:val="center"/>
            <w:hideMark/>
          </w:tcPr>
          <w:p w14:paraId="0BC032B9" w14:textId="77777777" w:rsidR="004478AA" w:rsidRPr="00DB172E" w:rsidRDefault="004478AA" w:rsidP="004B7671">
            <w:pPr>
              <w:rPr>
                <w:b/>
                <w:bCs/>
              </w:rPr>
            </w:pPr>
            <w:r w:rsidRPr="00DB172E">
              <w:rPr>
                <w:b/>
                <w:bCs/>
              </w:rPr>
              <w:t>位号</w:t>
            </w:r>
          </w:p>
        </w:tc>
        <w:tc>
          <w:tcPr>
            <w:tcW w:w="0" w:type="auto"/>
            <w:vAlign w:val="center"/>
            <w:hideMark/>
          </w:tcPr>
          <w:p w14:paraId="67669076" w14:textId="77777777" w:rsidR="004478AA" w:rsidRPr="00DB172E" w:rsidRDefault="004478AA" w:rsidP="004B7671">
            <w:pPr>
              <w:rPr>
                <w:b/>
                <w:bCs/>
              </w:rPr>
            </w:pPr>
            <w:r w:rsidRPr="00DB172E">
              <w:rPr>
                <w:b/>
                <w:bCs/>
              </w:rPr>
              <w:t>对应引脚</w:t>
            </w:r>
          </w:p>
        </w:tc>
        <w:tc>
          <w:tcPr>
            <w:tcW w:w="0" w:type="auto"/>
            <w:vAlign w:val="center"/>
            <w:hideMark/>
          </w:tcPr>
          <w:p w14:paraId="64C0F3FA" w14:textId="77777777" w:rsidR="004478AA" w:rsidRPr="00DB172E" w:rsidRDefault="004478AA" w:rsidP="004B7671">
            <w:pPr>
              <w:rPr>
                <w:b/>
                <w:bCs/>
              </w:rPr>
            </w:pPr>
            <w:r w:rsidRPr="00DB172E">
              <w:rPr>
                <w:b/>
                <w:bCs/>
              </w:rPr>
              <w:t>写入 1 的作用</w:t>
            </w:r>
          </w:p>
        </w:tc>
      </w:tr>
      <w:tr w:rsidR="004478AA" w:rsidRPr="00DB172E" w14:paraId="7476A283" w14:textId="77777777" w:rsidTr="004B7671">
        <w:trPr>
          <w:tblCellSpacing w:w="15" w:type="dxa"/>
        </w:trPr>
        <w:tc>
          <w:tcPr>
            <w:tcW w:w="0" w:type="auto"/>
            <w:vAlign w:val="center"/>
            <w:hideMark/>
          </w:tcPr>
          <w:p w14:paraId="5565E430" w14:textId="77777777" w:rsidR="004478AA" w:rsidRPr="00DB172E" w:rsidRDefault="004478AA" w:rsidP="004B7671">
            <w:r w:rsidRPr="00DB172E">
              <w:t>BR0</w:t>
            </w:r>
          </w:p>
        </w:tc>
        <w:tc>
          <w:tcPr>
            <w:tcW w:w="0" w:type="auto"/>
            <w:vAlign w:val="center"/>
            <w:hideMark/>
          </w:tcPr>
          <w:p w14:paraId="40EFE8F1" w14:textId="77777777" w:rsidR="004478AA" w:rsidRPr="00DB172E" w:rsidRDefault="004478AA" w:rsidP="004B7671">
            <w:r w:rsidRPr="00DB172E">
              <w:t>GPIOx_PIN0</w:t>
            </w:r>
          </w:p>
        </w:tc>
        <w:tc>
          <w:tcPr>
            <w:tcW w:w="0" w:type="auto"/>
            <w:vAlign w:val="center"/>
            <w:hideMark/>
          </w:tcPr>
          <w:p w14:paraId="4EC847C8" w14:textId="77777777" w:rsidR="004478AA" w:rsidRPr="00DB172E" w:rsidRDefault="004478AA" w:rsidP="004B7671">
            <w:r w:rsidRPr="00DB172E">
              <w:t>将该引脚输出置 0（低电平）</w:t>
            </w:r>
          </w:p>
        </w:tc>
      </w:tr>
      <w:tr w:rsidR="004478AA" w:rsidRPr="00DB172E" w14:paraId="7047C3FE" w14:textId="77777777" w:rsidTr="004B7671">
        <w:trPr>
          <w:tblCellSpacing w:w="15" w:type="dxa"/>
        </w:trPr>
        <w:tc>
          <w:tcPr>
            <w:tcW w:w="0" w:type="auto"/>
            <w:vAlign w:val="center"/>
            <w:hideMark/>
          </w:tcPr>
          <w:p w14:paraId="06457A26" w14:textId="77777777" w:rsidR="004478AA" w:rsidRPr="00DB172E" w:rsidRDefault="004478AA" w:rsidP="004B7671">
            <w:r w:rsidRPr="00DB172E">
              <w:t>BR1</w:t>
            </w:r>
          </w:p>
        </w:tc>
        <w:tc>
          <w:tcPr>
            <w:tcW w:w="0" w:type="auto"/>
            <w:vAlign w:val="center"/>
            <w:hideMark/>
          </w:tcPr>
          <w:p w14:paraId="326BAF57" w14:textId="77777777" w:rsidR="004478AA" w:rsidRPr="00DB172E" w:rsidRDefault="004478AA" w:rsidP="004B7671">
            <w:r w:rsidRPr="00DB172E">
              <w:t>GPIOx_PIN1</w:t>
            </w:r>
          </w:p>
        </w:tc>
        <w:tc>
          <w:tcPr>
            <w:tcW w:w="0" w:type="auto"/>
            <w:vAlign w:val="center"/>
            <w:hideMark/>
          </w:tcPr>
          <w:p w14:paraId="68326489" w14:textId="77777777" w:rsidR="004478AA" w:rsidRPr="00DB172E" w:rsidRDefault="004478AA" w:rsidP="004B7671">
            <w:r w:rsidRPr="00DB172E">
              <w:t>将该引脚输出置 0（低电平）</w:t>
            </w:r>
          </w:p>
        </w:tc>
      </w:tr>
      <w:tr w:rsidR="004478AA" w:rsidRPr="00DB172E" w14:paraId="1B9FB1B0" w14:textId="77777777" w:rsidTr="004B7671">
        <w:trPr>
          <w:tblCellSpacing w:w="15" w:type="dxa"/>
        </w:trPr>
        <w:tc>
          <w:tcPr>
            <w:tcW w:w="0" w:type="auto"/>
            <w:vAlign w:val="center"/>
            <w:hideMark/>
          </w:tcPr>
          <w:p w14:paraId="0C36DA84" w14:textId="77777777" w:rsidR="004478AA" w:rsidRPr="00DB172E" w:rsidRDefault="004478AA" w:rsidP="004B7671">
            <w:r w:rsidRPr="00DB172E">
              <w:t>...</w:t>
            </w:r>
          </w:p>
        </w:tc>
        <w:tc>
          <w:tcPr>
            <w:tcW w:w="0" w:type="auto"/>
            <w:vAlign w:val="center"/>
            <w:hideMark/>
          </w:tcPr>
          <w:p w14:paraId="2F69BB84" w14:textId="77777777" w:rsidR="004478AA" w:rsidRPr="00DB172E" w:rsidRDefault="004478AA" w:rsidP="004B7671">
            <w:r w:rsidRPr="00DB172E">
              <w:t>...</w:t>
            </w:r>
          </w:p>
        </w:tc>
        <w:tc>
          <w:tcPr>
            <w:tcW w:w="0" w:type="auto"/>
            <w:vAlign w:val="center"/>
            <w:hideMark/>
          </w:tcPr>
          <w:p w14:paraId="064B8E53" w14:textId="77777777" w:rsidR="004478AA" w:rsidRPr="00DB172E" w:rsidRDefault="004478AA" w:rsidP="004B7671">
            <w:r w:rsidRPr="00DB172E">
              <w:t>...</w:t>
            </w:r>
          </w:p>
        </w:tc>
      </w:tr>
      <w:tr w:rsidR="004478AA" w:rsidRPr="00DB172E" w14:paraId="4F71752D" w14:textId="77777777" w:rsidTr="004B7671">
        <w:trPr>
          <w:tblCellSpacing w:w="15" w:type="dxa"/>
        </w:trPr>
        <w:tc>
          <w:tcPr>
            <w:tcW w:w="0" w:type="auto"/>
            <w:vAlign w:val="center"/>
            <w:hideMark/>
          </w:tcPr>
          <w:p w14:paraId="587074DE" w14:textId="77777777" w:rsidR="004478AA" w:rsidRPr="00DB172E" w:rsidRDefault="004478AA" w:rsidP="004B7671">
            <w:r w:rsidRPr="00DB172E">
              <w:t>BR15</w:t>
            </w:r>
          </w:p>
        </w:tc>
        <w:tc>
          <w:tcPr>
            <w:tcW w:w="0" w:type="auto"/>
            <w:vAlign w:val="center"/>
            <w:hideMark/>
          </w:tcPr>
          <w:p w14:paraId="6D4050DF" w14:textId="77777777" w:rsidR="004478AA" w:rsidRPr="00DB172E" w:rsidRDefault="004478AA" w:rsidP="004B7671">
            <w:r w:rsidRPr="00DB172E">
              <w:t>GPIOx_PIN15</w:t>
            </w:r>
          </w:p>
        </w:tc>
        <w:tc>
          <w:tcPr>
            <w:tcW w:w="0" w:type="auto"/>
            <w:vAlign w:val="center"/>
            <w:hideMark/>
          </w:tcPr>
          <w:p w14:paraId="576B6E40" w14:textId="77777777" w:rsidR="004478AA" w:rsidRPr="00DB172E" w:rsidRDefault="004478AA" w:rsidP="004B7671">
            <w:r w:rsidRPr="00DB172E">
              <w:t>将该引脚输出置 0（低电平）</w:t>
            </w:r>
          </w:p>
        </w:tc>
      </w:tr>
    </w:tbl>
    <w:p w14:paraId="4EA916B7" w14:textId="77777777" w:rsidR="004478AA" w:rsidRPr="00DB172E" w:rsidRDefault="004478AA" w:rsidP="004478AA">
      <w:r w:rsidRPr="00DB172E">
        <w:rPr>
          <w:rFonts w:ascii="Segoe UI Emoji" w:hAnsi="Segoe UI Emoji" w:cs="Segoe UI Emoji"/>
        </w:rPr>
        <w:t>⚠️</w:t>
      </w:r>
      <w:r w:rsidRPr="00DB172E">
        <w:t xml:space="preserve"> 注意：</w:t>
      </w:r>
      <w:r w:rsidRPr="00DB172E">
        <w:rPr>
          <w:b/>
          <w:bCs/>
        </w:rPr>
        <w:t>写 1 有效，写 0 无效</w:t>
      </w:r>
      <w:r w:rsidRPr="00DB172E">
        <w:t>（不影响当前状态）</w:t>
      </w:r>
    </w:p>
    <w:p w14:paraId="47D93C60" w14:textId="77777777" w:rsidR="004478AA" w:rsidRPr="00DB172E" w:rsidRDefault="00000000" w:rsidP="004478AA">
      <w:r>
        <w:pict w14:anchorId="1BD1B60E">
          <v:rect id="_x0000_i1106" style="width:0;height:1.5pt" o:hralign="center" o:hrstd="t" o:hr="t" fillcolor="#a0a0a0" stroked="f"/>
        </w:pict>
      </w:r>
    </w:p>
    <w:p w14:paraId="73EE1D2B" w14:textId="77777777" w:rsidR="004478AA" w:rsidRPr="00DB172E" w:rsidRDefault="004478AA" w:rsidP="004478AA">
      <w:pPr>
        <w:pStyle w:val="3"/>
      </w:pPr>
      <w:r w:rsidRPr="00DB172E">
        <w:rPr>
          <w:rFonts w:ascii="Segoe UI Emoji" w:hAnsi="Segoe UI Emoji" w:cs="Segoe UI Emoji"/>
        </w:rPr>
        <w:t>🟦</w:t>
      </w:r>
      <w:r w:rsidRPr="00DB172E">
        <w:t>四、使用方法</w:t>
      </w:r>
    </w:p>
    <w:p w14:paraId="10E1E2D9" w14:textId="77777777" w:rsidR="004478AA" w:rsidRPr="00DB172E" w:rsidRDefault="004478AA" w:rsidP="004478AA">
      <w:pPr>
        <w:rPr>
          <w:b/>
          <w:bCs/>
        </w:rPr>
      </w:pPr>
      <w:r w:rsidRPr="00DB172E">
        <w:rPr>
          <w:rFonts w:ascii="Segoe UI Emoji" w:hAnsi="Segoe UI Emoji" w:cs="Segoe UI Emoji"/>
          <w:b/>
          <w:bCs/>
        </w:rPr>
        <w:t>✅</w:t>
      </w:r>
      <w:r w:rsidRPr="00DB172E">
        <w:rPr>
          <w:b/>
          <w:bCs/>
        </w:rPr>
        <w:t xml:space="preserve"> 清除某个引脚（输出为低电平）：</w:t>
      </w:r>
    </w:p>
    <w:p w14:paraId="44C86BC9" w14:textId="77777777" w:rsidR="004478AA" w:rsidRPr="00DB172E" w:rsidRDefault="004478AA" w:rsidP="004478AA">
      <w:r w:rsidRPr="00DB172E">
        <w:t>GPIOA-&gt;BRR = (1 &lt;&lt; 5);  // 将 PA5 输出设置为低电平</w:t>
      </w:r>
    </w:p>
    <w:p w14:paraId="57DBC666" w14:textId="77777777" w:rsidR="004478AA" w:rsidRPr="00DB172E" w:rsidRDefault="004478AA" w:rsidP="004478AA">
      <w:r w:rsidRPr="00DB172E">
        <w:t>等效于：</w:t>
      </w:r>
    </w:p>
    <w:p w14:paraId="255722BB" w14:textId="77777777" w:rsidR="004478AA" w:rsidRPr="00DB172E" w:rsidRDefault="004478AA" w:rsidP="004478AA">
      <w:proofErr w:type="spellStart"/>
      <w:r w:rsidRPr="00DB172E">
        <w:t>HAL_GPIO_</w:t>
      </w:r>
      <w:proofErr w:type="gramStart"/>
      <w:r w:rsidRPr="00DB172E">
        <w:t>WritePin</w:t>
      </w:r>
      <w:proofErr w:type="spellEnd"/>
      <w:r w:rsidRPr="00DB172E">
        <w:t>(</w:t>
      </w:r>
      <w:proofErr w:type="gramEnd"/>
      <w:r w:rsidRPr="00DB172E">
        <w:t>GPIOA, GPIO_PIN_5, GPIO_PIN_RESET);</w:t>
      </w:r>
    </w:p>
    <w:p w14:paraId="1ADC1416" w14:textId="77777777" w:rsidR="004478AA" w:rsidRPr="00DB172E" w:rsidRDefault="004478AA" w:rsidP="004478AA">
      <w:pPr>
        <w:rPr>
          <w:b/>
          <w:bCs/>
        </w:rPr>
      </w:pPr>
      <w:r w:rsidRPr="00DB172E">
        <w:rPr>
          <w:rFonts w:ascii="Segoe UI Emoji" w:hAnsi="Segoe UI Emoji" w:cs="Segoe UI Emoji"/>
          <w:b/>
          <w:bCs/>
        </w:rPr>
        <w:t>✅</w:t>
      </w:r>
      <w:r w:rsidRPr="00DB172E">
        <w:rPr>
          <w:b/>
          <w:bCs/>
        </w:rPr>
        <w:t xml:space="preserve"> 同时清除多个引脚：</w:t>
      </w:r>
    </w:p>
    <w:p w14:paraId="07FB53A8" w14:textId="77777777" w:rsidR="004478AA" w:rsidRPr="00DB172E" w:rsidRDefault="004478AA" w:rsidP="004478AA">
      <w:r w:rsidRPr="00DB172E">
        <w:t>GPIOA-&gt;BRR = (1 &lt;&lt; 3) | (1 &lt;&lt; 5);  // 清除 PA3 和 PA5 为低电平</w:t>
      </w:r>
    </w:p>
    <w:p w14:paraId="4FC50855" w14:textId="77777777" w:rsidR="004478AA" w:rsidRPr="00DB172E" w:rsidRDefault="00000000" w:rsidP="004478AA">
      <w:r>
        <w:pict w14:anchorId="5741E517">
          <v:rect id="_x0000_i1107" style="width:0;height:1.5pt" o:hralign="center" o:hrstd="t" o:hr="t" fillcolor="#a0a0a0" stroked="f"/>
        </w:pict>
      </w:r>
    </w:p>
    <w:p w14:paraId="54DD767A" w14:textId="77777777" w:rsidR="004478AA" w:rsidRPr="00DB172E" w:rsidRDefault="004478AA" w:rsidP="004478AA">
      <w:pPr>
        <w:pStyle w:val="3"/>
      </w:pPr>
      <w:r w:rsidRPr="00DB172E">
        <w:rPr>
          <w:rFonts w:ascii="Segoe UI Emoji" w:hAnsi="Segoe UI Emoji" w:cs="Segoe UI Emoji"/>
        </w:rPr>
        <w:lastRenderedPageBreak/>
        <w:t>🟦</w:t>
      </w:r>
      <w:r w:rsidRPr="00DB172E">
        <w:t>五、与 ODR、BSRR 的区别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237"/>
        <w:gridCol w:w="2361"/>
        <w:gridCol w:w="1650"/>
      </w:tblGrid>
      <w:tr w:rsidR="004478AA" w:rsidRPr="00DB172E" w14:paraId="5498A5A4" w14:textId="77777777" w:rsidTr="004B7671">
        <w:trPr>
          <w:tblHeader/>
          <w:tblCellSpacing w:w="15" w:type="dxa"/>
        </w:trPr>
        <w:tc>
          <w:tcPr>
            <w:tcW w:w="0" w:type="auto"/>
            <w:vAlign w:val="center"/>
            <w:hideMark/>
          </w:tcPr>
          <w:p w14:paraId="4F16F8BE" w14:textId="77777777" w:rsidR="004478AA" w:rsidRPr="00DB172E" w:rsidRDefault="004478AA" w:rsidP="004B7671">
            <w:pPr>
              <w:rPr>
                <w:b/>
                <w:bCs/>
              </w:rPr>
            </w:pPr>
            <w:r w:rsidRPr="00DB172E">
              <w:rPr>
                <w:b/>
                <w:bCs/>
              </w:rPr>
              <w:t>功能</w:t>
            </w:r>
          </w:p>
        </w:tc>
        <w:tc>
          <w:tcPr>
            <w:tcW w:w="0" w:type="auto"/>
            <w:vAlign w:val="center"/>
            <w:hideMark/>
          </w:tcPr>
          <w:p w14:paraId="3F51635F" w14:textId="77777777" w:rsidR="004478AA" w:rsidRPr="00DB172E" w:rsidRDefault="004478AA" w:rsidP="004B7671">
            <w:pPr>
              <w:rPr>
                <w:b/>
                <w:bCs/>
              </w:rPr>
            </w:pPr>
            <w:r w:rsidRPr="00DB172E">
              <w:rPr>
                <w:b/>
                <w:bCs/>
              </w:rPr>
              <w:t>ODR</w:t>
            </w:r>
          </w:p>
        </w:tc>
        <w:tc>
          <w:tcPr>
            <w:tcW w:w="0" w:type="auto"/>
            <w:vAlign w:val="center"/>
            <w:hideMark/>
          </w:tcPr>
          <w:p w14:paraId="305DFEE4" w14:textId="77777777" w:rsidR="004478AA" w:rsidRPr="00DB172E" w:rsidRDefault="004478AA" w:rsidP="004B7671">
            <w:pPr>
              <w:rPr>
                <w:b/>
                <w:bCs/>
              </w:rPr>
            </w:pPr>
            <w:r w:rsidRPr="00DB172E">
              <w:rPr>
                <w:b/>
                <w:bCs/>
              </w:rPr>
              <w:t>BSRR</w:t>
            </w:r>
          </w:p>
        </w:tc>
        <w:tc>
          <w:tcPr>
            <w:tcW w:w="0" w:type="auto"/>
            <w:vAlign w:val="center"/>
            <w:hideMark/>
          </w:tcPr>
          <w:p w14:paraId="21084054" w14:textId="77777777" w:rsidR="004478AA" w:rsidRPr="00DB172E" w:rsidRDefault="004478AA" w:rsidP="004B7671">
            <w:pPr>
              <w:rPr>
                <w:b/>
                <w:bCs/>
              </w:rPr>
            </w:pPr>
            <w:r w:rsidRPr="00DB172E">
              <w:rPr>
                <w:b/>
                <w:bCs/>
              </w:rPr>
              <w:t>BRR（F1专用）</w:t>
            </w:r>
          </w:p>
        </w:tc>
      </w:tr>
      <w:tr w:rsidR="004478AA" w:rsidRPr="00DB172E" w14:paraId="34818169" w14:textId="77777777" w:rsidTr="004B7671">
        <w:trPr>
          <w:tblCellSpacing w:w="15" w:type="dxa"/>
        </w:trPr>
        <w:tc>
          <w:tcPr>
            <w:tcW w:w="0" w:type="auto"/>
            <w:vAlign w:val="center"/>
            <w:hideMark/>
          </w:tcPr>
          <w:p w14:paraId="7F175738" w14:textId="77777777" w:rsidR="004478AA" w:rsidRPr="00DB172E" w:rsidRDefault="004478AA" w:rsidP="004B7671">
            <w:r w:rsidRPr="00DB172E">
              <w:t>控制方式</w:t>
            </w:r>
          </w:p>
        </w:tc>
        <w:tc>
          <w:tcPr>
            <w:tcW w:w="0" w:type="auto"/>
            <w:vAlign w:val="center"/>
            <w:hideMark/>
          </w:tcPr>
          <w:p w14:paraId="3D7A0CF5" w14:textId="77777777" w:rsidR="004478AA" w:rsidRPr="00DB172E" w:rsidRDefault="004478AA" w:rsidP="004B7671">
            <w:r w:rsidRPr="00DB172E">
              <w:t>写 ODR 的位</w:t>
            </w:r>
          </w:p>
        </w:tc>
        <w:tc>
          <w:tcPr>
            <w:tcW w:w="0" w:type="auto"/>
            <w:vAlign w:val="center"/>
            <w:hideMark/>
          </w:tcPr>
          <w:p w14:paraId="0E4FF889" w14:textId="77777777" w:rsidR="004478AA" w:rsidRPr="00DB172E" w:rsidRDefault="004478AA" w:rsidP="004B7671">
            <w:r w:rsidRPr="00DB172E">
              <w:t>写 BSRR 设置/清除位</w:t>
            </w:r>
          </w:p>
        </w:tc>
        <w:tc>
          <w:tcPr>
            <w:tcW w:w="0" w:type="auto"/>
            <w:vAlign w:val="center"/>
            <w:hideMark/>
          </w:tcPr>
          <w:p w14:paraId="2CFE57F8" w14:textId="77777777" w:rsidR="004478AA" w:rsidRPr="00DB172E" w:rsidRDefault="004478AA" w:rsidP="004B7671">
            <w:r w:rsidRPr="00DB172E">
              <w:t>写入位清零</w:t>
            </w:r>
          </w:p>
        </w:tc>
      </w:tr>
      <w:tr w:rsidR="004478AA" w:rsidRPr="00DB172E" w14:paraId="7222A320" w14:textId="77777777" w:rsidTr="004B7671">
        <w:trPr>
          <w:tblCellSpacing w:w="15" w:type="dxa"/>
        </w:trPr>
        <w:tc>
          <w:tcPr>
            <w:tcW w:w="0" w:type="auto"/>
            <w:vAlign w:val="center"/>
            <w:hideMark/>
          </w:tcPr>
          <w:p w14:paraId="674E7B73" w14:textId="77777777" w:rsidR="004478AA" w:rsidRPr="00DB172E" w:rsidRDefault="004478AA" w:rsidP="004B7671">
            <w:r w:rsidRPr="00DB172E">
              <w:t>是否支持设置高电平</w:t>
            </w:r>
          </w:p>
        </w:tc>
        <w:tc>
          <w:tcPr>
            <w:tcW w:w="0" w:type="auto"/>
            <w:vAlign w:val="center"/>
            <w:hideMark/>
          </w:tcPr>
          <w:p w14:paraId="48E2D09B" w14:textId="77777777" w:rsidR="004478AA" w:rsidRPr="00DB172E" w:rsidRDefault="004478AA" w:rsidP="004B7671">
            <w:r w:rsidRPr="00DB172E">
              <w:rPr>
                <w:rFonts w:ascii="Segoe UI Emoji" w:hAnsi="Segoe UI Emoji" w:cs="Segoe UI Emoji"/>
              </w:rPr>
              <w:t>✅</w:t>
            </w:r>
            <w:r w:rsidRPr="00DB172E">
              <w:t xml:space="preserve"> 是</w:t>
            </w:r>
          </w:p>
        </w:tc>
        <w:tc>
          <w:tcPr>
            <w:tcW w:w="0" w:type="auto"/>
            <w:vAlign w:val="center"/>
            <w:hideMark/>
          </w:tcPr>
          <w:p w14:paraId="40699E61" w14:textId="77777777" w:rsidR="004478AA" w:rsidRPr="00DB172E" w:rsidRDefault="004478AA" w:rsidP="004B7671">
            <w:r w:rsidRPr="00DB172E">
              <w:rPr>
                <w:rFonts w:ascii="Segoe UI Emoji" w:hAnsi="Segoe UI Emoji" w:cs="Segoe UI Emoji"/>
              </w:rPr>
              <w:t>✅</w:t>
            </w:r>
            <w:r w:rsidRPr="00DB172E">
              <w:t xml:space="preserve"> 是（BSRR[0~15]）</w:t>
            </w:r>
          </w:p>
        </w:tc>
        <w:tc>
          <w:tcPr>
            <w:tcW w:w="0" w:type="auto"/>
            <w:vAlign w:val="center"/>
            <w:hideMark/>
          </w:tcPr>
          <w:p w14:paraId="2EEDC170" w14:textId="77777777" w:rsidR="004478AA" w:rsidRPr="00DB172E" w:rsidRDefault="004478AA" w:rsidP="004B7671">
            <w:r w:rsidRPr="00DB172E">
              <w:rPr>
                <w:rFonts w:ascii="Segoe UI Emoji" w:hAnsi="Segoe UI Emoji" w:cs="Segoe UI Emoji"/>
              </w:rPr>
              <w:t>❌</w:t>
            </w:r>
            <w:r w:rsidRPr="00DB172E">
              <w:t xml:space="preserve"> 否</w:t>
            </w:r>
          </w:p>
        </w:tc>
      </w:tr>
      <w:tr w:rsidR="004478AA" w:rsidRPr="00DB172E" w14:paraId="54D7ABA5" w14:textId="77777777" w:rsidTr="004B7671">
        <w:trPr>
          <w:tblCellSpacing w:w="15" w:type="dxa"/>
        </w:trPr>
        <w:tc>
          <w:tcPr>
            <w:tcW w:w="0" w:type="auto"/>
            <w:vAlign w:val="center"/>
            <w:hideMark/>
          </w:tcPr>
          <w:p w14:paraId="35D900BB" w14:textId="77777777" w:rsidR="004478AA" w:rsidRPr="00DB172E" w:rsidRDefault="004478AA" w:rsidP="004B7671">
            <w:r w:rsidRPr="00DB172E">
              <w:t>是否支持清零</w:t>
            </w:r>
          </w:p>
        </w:tc>
        <w:tc>
          <w:tcPr>
            <w:tcW w:w="0" w:type="auto"/>
            <w:vAlign w:val="center"/>
            <w:hideMark/>
          </w:tcPr>
          <w:p w14:paraId="60FDD462" w14:textId="77777777" w:rsidR="004478AA" w:rsidRPr="00DB172E" w:rsidRDefault="004478AA" w:rsidP="004B7671">
            <w:r w:rsidRPr="00DB172E">
              <w:rPr>
                <w:rFonts w:ascii="Segoe UI Emoji" w:hAnsi="Segoe UI Emoji" w:cs="Segoe UI Emoji"/>
              </w:rPr>
              <w:t>✅</w:t>
            </w:r>
            <w:r w:rsidRPr="00DB172E">
              <w:t xml:space="preserve"> 是（清 ODR 位）</w:t>
            </w:r>
          </w:p>
        </w:tc>
        <w:tc>
          <w:tcPr>
            <w:tcW w:w="0" w:type="auto"/>
            <w:vAlign w:val="center"/>
            <w:hideMark/>
          </w:tcPr>
          <w:p w14:paraId="04C99443" w14:textId="77777777" w:rsidR="004478AA" w:rsidRPr="00DB172E" w:rsidRDefault="004478AA" w:rsidP="004B7671">
            <w:r w:rsidRPr="00DB172E">
              <w:rPr>
                <w:rFonts w:ascii="Segoe UI Emoji" w:hAnsi="Segoe UI Emoji" w:cs="Segoe UI Emoji"/>
              </w:rPr>
              <w:t>✅</w:t>
            </w:r>
            <w:r w:rsidRPr="00DB172E">
              <w:t xml:space="preserve"> 是（BSRR[16~31]）</w:t>
            </w:r>
          </w:p>
        </w:tc>
        <w:tc>
          <w:tcPr>
            <w:tcW w:w="0" w:type="auto"/>
            <w:vAlign w:val="center"/>
            <w:hideMark/>
          </w:tcPr>
          <w:p w14:paraId="44498DF4" w14:textId="77777777" w:rsidR="004478AA" w:rsidRPr="00DB172E" w:rsidRDefault="004478AA" w:rsidP="004B7671">
            <w:r w:rsidRPr="00DB172E">
              <w:rPr>
                <w:rFonts w:ascii="Segoe UI Emoji" w:hAnsi="Segoe UI Emoji" w:cs="Segoe UI Emoji"/>
              </w:rPr>
              <w:t>✅</w:t>
            </w:r>
            <w:r w:rsidRPr="00DB172E">
              <w:t xml:space="preserve"> 是</w:t>
            </w:r>
          </w:p>
        </w:tc>
      </w:tr>
      <w:tr w:rsidR="004478AA" w:rsidRPr="00DB172E" w14:paraId="4DC0D254" w14:textId="77777777" w:rsidTr="004B7671">
        <w:trPr>
          <w:tblCellSpacing w:w="15" w:type="dxa"/>
        </w:trPr>
        <w:tc>
          <w:tcPr>
            <w:tcW w:w="0" w:type="auto"/>
            <w:vAlign w:val="center"/>
            <w:hideMark/>
          </w:tcPr>
          <w:p w14:paraId="70E0C942" w14:textId="77777777" w:rsidR="004478AA" w:rsidRPr="00DB172E" w:rsidRDefault="004478AA" w:rsidP="004B7671">
            <w:r w:rsidRPr="00DB172E">
              <w:t>是否原子操作</w:t>
            </w:r>
          </w:p>
        </w:tc>
        <w:tc>
          <w:tcPr>
            <w:tcW w:w="0" w:type="auto"/>
            <w:vAlign w:val="center"/>
            <w:hideMark/>
          </w:tcPr>
          <w:p w14:paraId="7A95CD87" w14:textId="77777777" w:rsidR="004478AA" w:rsidRPr="00DB172E" w:rsidRDefault="004478AA" w:rsidP="004B7671">
            <w:r w:rsidRPr="00DB172E">
              <w:rPr>
                <w:rFonts w:ascii="Segoe UI Emoji" w:hAnsi="Segoe UI Emoji" w:cs="Segoe UI Emoji"/>
              </w:rPr>
              <w:t>❌</w:t>
            </w:r>
            <w:r w:rsidRPr="00DB172E">
              <w:t xml:space="preserve"> 否（读改写）</w:t>
            </w:r>
          </w:p>
        </w:tc>
        <w:tc>
          <w:tcPr>
            <w:tcW w:w="0" w:type="auto"/>
            <w:vAlign w:val="center"/>
            <w:hideMark/>
          </w:tcPr>
          <w:p w14:paraId="5FFAAB41" w14:textId="77777777" w:rsidR="004478AA" w:rsidRPr="00DB172E" w:rsidRDefault="004478AA" w:rsidP="004B7671">
            <w:r w:rsidRPr="00DB172E">
              <w:rPr>
                <w:rFonts w:ascii="Segoe UI Emoji" w:hAnsi="Segoe UI Emoji" w:cs="Segoe UI Emoji"/>
              </w:rPr>
              <w:t>✅</w:t>
            </w:r>
            <w:r w:rsidRPr="00DB172E">
              <w:t xml:space="preserve"> 是</w:t>
            </w:r>
          </w:p>
        </w:tc>
        <w:tc>
          <w:tcPr>
            <w:tcW w:w="0" w:type="auto"/>
            <w:vAlign w:val="center"/>
            <w:hideMark/>
          </w:tcPr>
          <w:p w14:paraId="2E88B627" w14:textId="77777777" w:rsidR="004478AA" w:rsidRPr="00DB172E" w:rsidRDefault="004478AA" w:rsidP="004B7671">
            <w:r w:rsidRPr="00DB172E">
              <w:rPr>
                <w:rFonts w:ascii="Segoe UI Emoji" w:hAnsi="Segoe UI Emoji" w:cs="Segoe UI Emoji"/>
              </w:rPr>
              <w:t>✅</w:t>
            </w:r>
            <w:r w:rsidRPr="00DB172E">
              <w:t xml:space="preserve"> 是</w:t>
            </w:r>
          </w:p>
        </w:tc>
      </w:tr>
      <w:tr w:rsidR="004478AA" w:rsidRPr="00DB172E" w14:paraId="195C191C" w14:textId="77777777" w:rsidTr="004B7671">
        <w:trPr>
          <w:tblCellSpacing w:w="15" w:type="dxa"/>
        </w:trPr>
        <w:tc>
          <w:tcPr>
            <w:tcW w:w="0" w:type="auto"/>
            <w:vAlign w:val="center"/>
            <w:hideMark/>
          </w:tcPr>
          <w:p w14:paraId="7951CA63" w14:textId="77777777" w:rsidR="004478AA" w:rsidRPr="00DB172E" w:rsidRDefault="004478AA" w:rsidP="004B7671">
            <w:r w:rsidRPr="00DB172E">
              <w:t>存在系列</w:t>
            </w:r>
          </w:p>
        </w:tc>
        <w:tc>
          <w:tcPr>
            <w:tcW w:w="0" w:type="auto"/>
            <w:vAlign w:val="center"/>
            <w:hideMark/>
          </w:tcPr>
          <w:p w14:paraId="51CE2B0E" w14:textId="77777777" w:rsidR="004478AA" w:rsidRPr="00DB172E" w:rsidRDefault="004478AA" w:rsidP="004B7671">
            <w:r w:rsidRPr="00DB172E">
              <w:t>所有 STM32</w:t>
            </w:r>
          </w:p>
        </w:tc>
        <w:tc>
          <w:tcPr>
            <w:tcW w:w="0" w:type="auto"/>
            <w:vAlign w:val="center"/>
            <w:hideMark/>
          </w:tcPr>
          <w:p w14:paraId="6D5691EC" w14:textId="77777777" w:rsidR="004478AA" w:rsidRPr="00DB172E" w:rsidRDefault="004478AA" w:rsidP="004B7671">
            <w:r w:rsidRPr="00DB172E">
              <w:t>所有 STM32</w:t>
            </w:r>
          </w:p>
        </w:tc>
        <w:tc>
          <w:tcPr>
            <w:tcW w:w="0" w:type="auto"/>
            <w:vAlign w:val="center"/>
            <w:hideMark/>
          </w:tcPr>
          <w:p w14:paraId="2D2902C5" w14:textId="77777777" w:rsidR="004478AA" w:rsidRPr="00DB172E" w:rsidRDefault="004478AA" w:rsidP="004B7671">
            <w:r w:rsidRPr="00DB172E">
              <w:t>仅 STM32F1</w:t>
            </w:r>
          </w:p>
        </w:tc>
      </w:tr>
    </w:tbl>
    <w:p w14:paraId="7D3BFCF8" w14:textId="77777777" w:rsidR="004478AA" w:rsidRPr="00DB172E" w:rsidRDefault="00000000" w:rsidP="004478AA">
      <w:r>
        <w:pict w14:anchorId="15FE916E">
          <v:rect id="_x0000_i1108" style="width:0;height:1.5pt" o:hralign="center" o:hrstd="t" o:hr="t" fillcolor="#a0a0a0" stroked="f"/>
        </w:pict>
      </w:r>
    </w:p>
    <w:p w14:paraId="01649FF9" w14:textId="77777777" w:rsidR="004478AA" w:rsidRPr="00DB172E" w:rsidRDefault="004478AA" w:rsidP="004478AA">
      <w:pPr>
        <w:pStyle w:val="3"/>
      </w:pPr>
      <w:r w:rsidRPr="00DB172E">
        <w:rPr>
          <w:rFonts w:ascii="Segoe UI Emoji" w:hAnsi="Segoe UI Emoji" w:cs="Segoe UI Emoji"/>
        </w:rPr>
        <w:t>🟦</w:t>
      </w:r>
      <w:r w:rsidRPr="00DB172E">
        <w:t>六、与 BSRR 的清除功能对比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988"/>
        <w:gridCol w:w="1600"/>
        <w:gridCol w:w="1808"/>
      </w:tblGrid>
      <w:tr w:rsidR="004478AA" w:rsidRPr="00DB172E" w14:paraId="2FF16CEB" w14:textId="77777777" w:rsidTr="004B7671">
        <w:trPr>
          <w:tblHeader/>
          <w:tblCellSpacing w:w="15" w:type="dxa"/>
        </w:trPr>
        <w:tc>
          <w:tcPr>
            <w:tcW w:w="0" w:type="auto"/>
            <w:vAlign w:val="center"/>
            <w:hideMark/>
          </w:tcPr>
          <w:p w14:paraId="0C59B9E6" w14:textId="77777777" w:rsidR="004478AA" w:rsidRPr="00DB172E" w:rsidRDefault="004478AA" w:rsidP="004B7671">
            <w:pPr>
              <w:rPr>
                <w:b/>
                <w:bCs/>
              </w:rPr>
            </w:pPr>
            <w:r w:rsidRPr="00DB172E">
              <w:rPr>
                <w:b/>
                <w:bCs/>
              </w:rPr>
              <w:t>方法</w:t>
            </w:r>
          </w:p>
        </w:tc>
        <w:tc>
          <w:tcPr>
            <w:tcW w:w="0" w:type="auto"/>
            <w:vAlign w:val="center"/>
            <w:hideMark/>
          </w:tcPr>
          <w:p w14:paraId="693D66FF" w14:textId="77777777" w:rsidR="004478AA" w:rsidRPr="00DB172E" w:rsidRDefault="004478AA" w:rsidP="004B7671">
            <w:pPr>
              <w:rPr>
                <w:b/>
                <w:bCs/>
              </w:rPr>
            </w:pPr>
            <w:r w:rsidRPr="00DB172E">
              <w:rPr>
                <w:b/>
                <w:bCs/>
              </w:rPr>
              <w:t>示例</w:t>
            </w:r>
          </w:p>
        </w:tc>
        <w:tc>
          <w:tcPr>
            <w:tcW w:w="0" w:type="auto"/>
            <w:vAlign w:val="center"/>
            <w:hideMark/>
          </w:tcPr>
          <w:p w14:paraId="73A5440D" w14:textId="77777777" w:rsidR="004478AA" w:rsidRPr="00DB172E" w:rsidRDefault="004478AA" w:rsidP="004B7671">
            <w:pPr>
              <w:rPr>
                <w:b/>
                <w:bCs/>
              </w:rPr>
            </w:pPr>
            <w:r w:rsidRPr="00DB172E">
              <w:rPr>
                <w:b/>
                <w:bCs/>
              </w:rPr>
              <w:t>效果</w:t>
            </w:r>
          </w:p>
        </w:tc>
        <w:tc>
          <w:tcPr>
            <w:tcW w:w="0" w:type="auto"/>
            <w:vAlign w:val="center"/>
            <w:hideMark/>
          </w:tcPr>
          <w:p w14:paraId="26308F2D" w14:textId="77777777" w:rsidR="004478AA" w:rsidRPr="00DB172E" w:rsidRDefault="004478AA" w:rsidP="004B7671">
            <w:pPr>
              <w:rPr>
                <w:b/>
                <w:bCs/>
              </w:rPr>
            </w:pPr>
            <w:r w:rsidRPr="00DB172E">
              <w:rPr>
                <w:b/>
                <w:bCs/>
              </w:rPr>
              <w:t>是否推荐</w:t>
            </w:r>
          </w:p>
        </w:tc>
      </w:tr>
      <w:tr w:rsidR="004478AA" w:rsidRPr="00DB172E" w14:paraId="2B6F7A3E" w14:textId="77777777" w:rsidTr="004B7671">
        <w:trPr>
          <w:tblCellSpacing w:w="15" w:type="dxa"/>
        </w:trPr>
        <w:tc>
          <w:tcPr>
            <w:tcW w:w="0" w:type="auto"/>
            <w:vAlign w:val="center"/>
            <w:hideMark/>
          </w:tcPr>
          <w:p w14:paraId="5BEC365B" w14:textId="77777777" w:rsidR="004478AA" w:rsidRPr="00DB172E" w:rsidRDefault="004478AA" w:rsidP="004B7671">
            <w:r w:rsidRPr="00DB172E">
              <w:t xml:space="preserve">GPIOA-&gt;ODR &amp;= </w:t>
            </w:r>
            <w:proofErr w:type="gramStart"/>
            <w:r w:rsidRPr="00DB172E">
              <w:t>~(</w:t>
            </w:r>
            <w:proofErr w:type="gramEnd"/>
            <w:r w:rsidRPr="00DB172E">
              <w:t>1 &lt;&lt; 5);</w:t>
            </w:r>
          </w:p>
        </w:tc>
        <w:tc>
          <w:tcPr>
            <w:tcW w:w="0" w:type="auto"/>
            <w:vAlign w:val="center"/>
            <w:hideMark/>
          </w:tcPr>
          <w:p w14:paraId="0FEE29BD" w14:textId="77777777" w:rsidR="004478AA" w:rsidRPr="00DB172E" w:rsidRDefault="004478AA" w:rsidP="004B7671">
            <w:r w:rsidRPr="00DB172E">
              <w:t>清除 PA5</w:t>
            </w:r>
          </w:p>
        </w:tc>
        <w:tc>
          <w:tcPr>
            <w:tcW w:w="0" w:type="auto"/>
            <w:vAlign w:val="center"/>
            <w:hideMark/>
          </w:tcPr>
          <w:p w14:paraId="3EC3E19F" w14:textId="77777777" w:rsidR="004478AA" w:rsidRPr="00DB172E" w:rsidRDefault="004478AA" w:rsidP="004B7671">
            <w:r w:rsidRPr="00DB172E">
              <w:t>低电平，非原子</w:t>
            </w:r>
          </w:p>
        </w:tc>
        <w:tc>
          <w:tcPr>
            <w:tcW w:w="0" w:type="auto"/>
            <w:vAlign w:val="center"/>
            <w:hideMark/>
          </w:tcPr>
          <w:p w14:paraId="7BB35FCF" w14:textId="77777777" w:rsidR="004478AA" w:rsidRPr="00DB172E" w:rsidRDefault="004478AA" w:rsidP="004B7671">
            <w:r w:rsidRPr="00DB172E">
              <w:rPr>
                <w:rFonts w:ascii="Segoe UI Emoji" w:hAnsi="Segoe UI Emoji" w:cs="Segoe UI Emoji"/>
              </w:rPr>
              <w:t>❌</w:t>
            </w:r>
            <w:r w:rsidRPr="00DB172E">
              <w:t xml:space="preserve"> 不推荐</w:t>
            </w:r>
          </w:p>
        </w:tc>
      </w:tr>
      <w:tr w:rsidR="004478AA" w:rsidRPr="00DB172E" w14:paraId="4F19FD90" w14:textId="77777777" w:rsidTr="004B7671">
        <w:trPr>
          <w:tblCellSpacing w:w="15" w:type="dxa"/>
        </w:trPr>
        <w:tc>
          <w:tcPr>
            <w:tcW w:w="0" w:type="auto"/>
            <w:vAlign w:val="center"/>
            <w:hideMark/>
          </w:tcPr>
          <w:p w14:paraId="6EB161AE" w14:textId="77777777" w:rsidR="004478AA" w:rsidRPr="00DB172E" w:rsidRDefault="004478AA" w:rsidP="004B7671">
            <w:r w:rsidRPr="00DB172E">
              <w:t>GPIOA-&gt;BRR = (1 &lt;&lt; 5);</w:t>
            </w:r>
          </w:p>
        </w:tc>
        <w:tc>
          <w:tcPr>
            <w:tcW w:w="0" w:type="auto"/>
            <w:vAlign w:val="center"/>
            <w:hideMark/>
          </w:tcPr>
          <w:p w14:paraId="25FD4327" w14:textId="77777777" w:rsidR="004478AA" w:rsidRPr="00DB172E" w:rsidRDefault="004478AA" w:rsidP="004B7671">
            <w:r w:rsidRPr="00DB172E">
              <w:t>清除 PA5</w:t>
            </w:r>
          </w:p>
        </w:tc>
        <w:tc>
          <w:tcPr>
            <w:tcW w:w="0" w:type="auto"/>
            <w:vAlign w:val="center"/>
            <w:hideMark/>
          </w:tcPr>
          <w:p w14:paraId="0005FB39" w14:textId="77777777" w:rsidR="004478AA" w:rsidRPr="00DB172E" w:rsidRDefault="004478AA" w:rsidP="004B7671">
            <w:r w:rsidRPr="00DB172E">
              <w:t>低电平，原子</w:t>
            </w:r>
          </w:p>
        </w:tc>
        <w:tc>
          <w:tcPr>
            <w:tcW w:w="0" w:type="auto"/>
            <w:vAlign w:val="center"/>
            <w:hideMark/>
          </w:tcPr>
          <w:p w14:paraId="00837B33" w14:textId="77777777" w:rsidR="004478AA" w:rsidRPr="00DB172E" w:rsidRDefault="004478AA" w:rsidP="004B7671">
            <w:r w:rsidRPr="00DB172E">
              <w:rPr>
                <w:rFonts w:ascii="Segoe UI Emoji" w:hAnsi="Segoe UI Emoji" w:cs="Segoe UI Emoji"/>
              </w:rPr>
              <w:t>✅</w:t>
            </w:r>
            <w:r w:rsidRPr="00DB172E">
              <w:t xml:space="preserve"> 推荐（F1）</w:t>
            </w:r>
          </w:p>
        </w:tc>
      </w:tr>
      <w:tr w:rsidR="004478AA" w:rsidRPr="00DB172E" w14:paraId="7378AE41" w14:textId="77777777" w:rsidTr="004B7671">
        <w:trPr>
          <w:tblCellSpacing w:w="15" w:type="dxa"/>
        </w:trPr>
        <w:tc>
          <w:tcPr>
            <w:tcW w:w="0" w:type="auto"/>
            <w:vAlign w:val="center"/>
            <w:hideMark/>
          </w:tcPr>
          <w:p w14:paraId="332160FD" w14:textId="77777777" w:rsidR="004478AA" w:rsidRPr="00DB172E" w:rsidRDefault="004478AA" w:rsidP="004B7671">
            <w:r w:rsidRPr="00DB172E">
              <w:t>GPIOA-&gt;BSRR = (1 &lt;&lt; (5 + 16));</w:t>
            </w:r>
          </w:p>
        </w:tc>
        <w:tc>
          <w:tcPr>
            <w:tcW w:w="0" w:type="auto"/>
            <w:vAlign w:val="center"/>
            <w:hideMark/>
          </w:tcPr>
          <w:p w14:paraId="22928628" w14:textId="77777777" w:rsidR="004478AA" w:rsidRPr="00DB172E" w:rsidRDefault="004478AA" w:rsidP="004B7671">
            <w:r w:rsidRPr="00DB172E">
              <w:t>清除 PA5</w:t>
            </w:r>
          </w:p>
        </w:tc>
        <w:tc>
          <w:tcPr>
            <w:tcW w:w="0" w:type="auto"/>
            <w:vAlign w:val="center"/>
            <w:hideMark/>
          </w:tcPr>
          <w:p w14:paraId="6A316181" w14:textId="77777777" w:rsidR="004478AA" w:rsidRPr="00DB172E" w:rsidRDefault="004478AA" w:rsidP="004B7671">
            <w:r w:rsidRPr="00DB172E">
              <w:t>低电平，原子</w:t>
            </w:r>
          </w:p>
        </w:tc>
        <w:tc>
          <w:tcPr>
            <w:tcW w:w="0" w:type="auto"/>
            <w:vAlign w:val="center"/>
            <w:hideMark/>
          </w:tcPr>
          <w:p w14:paraId="03767BD1" w14:textId="77777777" w:rsidR="004478AA" w:rsidRPr="00DB172E" w:rsidRDefault="004478AA" w:rsidP="004B7671">
            <w:r w:rsidRPr="00DB172E">
              <w:rPr>
                <w:rFonts w:ascii="Segoe UI Emoji" w:hAnsi="Segoe UI Emoji" w:cs="Segoe UI Emoji"/>
              </w:rPr>
              <w:t>✅</w:t>
            </w:r>
            <w:r w:rsidRPr="00DB172E">
              <w:t xml:space="preserve"> 推荐（通用）</w:t>
            </w:r>
          </w:p>
        </w:tc>
      </w:tr>
    </w:tbl>
    <w:p w14:paraId="77C1EFB1" w14:textId="77777777" w:rsidR="004478AA" w:rsidRPr="00DB172E" w:rsidRDefault="00000000" w:rsidP="004478AA">
      <w:r>
        <w:pict w14:anchorId="621DD5EB">
          <v:rect id="_x0000_i1109" style="width:0;height:1.5pt" o:hralign="center" o:hrstd="t" o:hr="t" fillcolor="#a0a0a0" stroked="f"/>
        </w:pict>
      </w:r>
    </w:p>
    <w:p w14:paraId="661551B5" w14:textId="77777777" w:rsidR="004478AA" w:rsidRPr="00DB172E" w:rsidRDefault="004478AA" w:rsidP="004478AA">
      <w:pPr>
        <w:pStyle w:val="3"/>
      </w:pPr>
      <w:r w:rsidRPr="00DB172E">
        <w:rPr>
          <w:rFonts w:ascii="Segoe UI Emoji" w:hAnsi="Segoe UI Emoji" w:cs="Segoe UI Emoji"/>
        </w:rPr>
        <w:t>🟦</w:t>
      </w:r>
      <w:r w:rsidRPr="00DB172E">
        <w:t>七、BRR 的 HAL 封装</w:t>
      </w:r>
    </w:p>
    <w:p w14:paraId="5AEC890F" w14:textId="77777777" w:rsidR="004478AA" w:rsidRPr="00DB172E" w:rsidRDefault="004478AA" w:rsidP="004478AA">
      <w:r w:rsidRPr="00DB172E">
        <w:t xml:space="preserve">虽然 HAL 库并不会直接暴露 BRR，但在底层 </w:t>
      </w:r>
      <w:proofErr w:type="spellStart"/>
      <w:r w:rsidRPr="00DB172E">
        <w:t>HAL_GPIO_WritePin</w:t>
      </w:r>
      <w:proofErr w:type="spellEnd"/>
      <w:r w:rsidRPr="00DB172E">
        <w:t>(</w:t>
      </w:r>
      <w:proofErr w:type="gramStart"/>
      <w:r w:rsidRPr="00DB172E">
        <w:t>) 中</w:t>
      </w:r>
      <w:proofErr w:type="gramEnd"/>
      <w:r w:rsidRPr="00DB172E">
        <w:t>，如果设置为 RESET，它会：</w:t>
      </w:r>
    </w:p>
    <w:p w14:paraId="3F52EB67" w14:textId="77777777" w:rsidR="004478AA" w:rsidRPr="00DB172E" w:rsidRDefault="004478AA">
      <w:pPr>
        <w:numPr>
          <w:ilvl w:val="0"/>
          <w:numId w:val="39"/>
        </w:numPr>
      </w:pPr>
      <w:r w:rsidRPr="00DB172E">
        <w:t xml:space="preserve">在 STM32F1 中调用 </w:t>
      </w:r>
      <w:proofErr w:type="spellStart"/>
      <w:r w:rsidRPr="00DB172E">
        <w:t>GPIOx</w:t>
      </w:r>
      <w:proofErr w:type="spellEnd"/>
      <w:r w:rsidRPr="00DB172E">
        <w:t>-&gt;BRR = pin</w:t>
      </w:r>
    </w:p>
    <w:p w14:paraId="6B1D97EC" w14:textId="77777777" w:rsidR="004478AA" w:rsidRPr="00DB172E" w:rsidRDefault="004478AA">
      <w:pPr>
        <w:numPr>
          <w:ilvl w:val="0"/>
          <w:numId w:val="39"/>
        </w:numPr>
      </w:pPr>
      <w:r w:rsidRPr="00DB172E">
        <w:t xml:space="preserve">在其他系列中调用 </w:t>
      </w:r>
      <w:proofErr w:type="spellStart"/>
      <w:r w:rsidRPr="00DB172E">
        <w:t>GPIOx</w:t>
      </w:r>
      <w:proofErr w:type="spellEnd"/>
      <w:r w:rsidRPr="00DB172E">
        <w:t>-&gt;BSRR = pin &lt;&lt; 16</w:t>
      </w:r>
    </w:p>
    <w:p w14:paraId="695A19D7" w14:textId="77777777" w:rsidR="004478AA" w:rsidRPr="00DB172E" w:rsidRDefault="004478AA" w:rsidP="004478AA">
      <w:r w:rsidRPr="00DB172E">
        <w:t xml:space="preserve">void </w:t>
      </w:r>
      <w:proofErr w:type="spellStart"/>
      <w:r w:rsidRPr="00DB172E">
        <w:t>HAL_GPIO_</w:t>
      </w:r>
      <w:proofErr w:type="gramStart"/>
      <w:r w:rsidRPr="00DB172E">
        <w:t>WritePin</w:t>
      </w:r>
      <w:proofErr w:type="spellEnd"/>
      <w:r w:rsidRPr="00DB172E">
        <w:t>(</w:t>
      </w:r>
      <w:proofErr w:type="spellStart"/>
      <w:proofErr w:type="gramEnd"/>
      <w:r w:rsidRPr="00DB172E">
        <w:t>GPIO_TypeDef</w:t>
      </w:r>
      <w:proofErr w:type="spellEnd"/>
      <w:r w:rsidRPr="00DB172E">
        <w:t xml:space="preserve">* </w:t>
      </w:r>
      <w:proofErr w:type="spellStart"/>
      <w:r w:rsidRPr="00DB172E">
        <w:t>GPIOx</w:t>
      </w:r>
      <w:proofErr w:type="spellEnd"/>
      <w:r w:rsidRPr="00DB172E">
        <w:t xml:space="preserve">, uint16_t </w:t>
      </w:r>
      <w:proofErr w:type="spellStart"/>
      <w:r w:rsidRPr="00DB172E">
        <w:t>GPIO_Pin</w:t>
      </w:r>
      <w:proofErr w:type="spellEnd"/>
      <w:r w:rsidRPr="00DB172E">
        <w:t xml:space="preserve">, </w:t>
      </w:r>
      <w:proofErr w:type="spellStart"/>
      <w:r w:rsidRPr="00DB172E">
        <w:t>GPIO_PinState</w:t>
      </w:r>
      <w:proofErr w:type="spellEnd"/>
      <w:r w:rsidRPr="00DB172E">
        <w:t xml:space="preserve"> </w:t>
      </w:r>
      <w:proofErr w:type="spellStart"/>
      <w:r w:rsidRPr="00DB172E">
        <w:t>PinState</w:t>
      </w:r>
      <w:proofErr w:type="spellEnd"/>
      <w:r w:rsidRPr="00DB172E">
        <w:t>)</w:t>
      </w:r>
    </w:p>
    <w:p w14:paraId="409E3688" w14:textId="77777777" w:rsidR="004478AA" w:rsidRPr="00DB172E" w:rsidRDefault="004478AA" w:rsidP="004478AA">
      <w:r w:rsidRPr="00DB172E">
        <w:t>{</w:t>
      </w:r>
    </w:p>
    <w:p w14:paraId="109EC8B0" w14:textId="77777777" w:rsidR="004478AA" w:rsidRPr="00DB172E" w:rsidRDefault="004478AA" w:rsidP="004478AA">
      <w:r w:rsidRPr="00DB172E">
        <w:lastRenderedPageBreak/>
        <w:t xml:space="preserve">    if (</w:t>
      </w:r>
      <w:proofErr w:type="spellStart"/>
      <w:r w:rsidRPr="00DB172E">
        <w:t>PinState</w:t>
      </w:r>
      <w:proofErr w:type="spellEnd"/>
      <w:r w:rsidRPr="00DB172E">
        <w:t xml:space="preserve"> == GPIO_PIN_SET)</w:t>
      </w:r>
    </w:p>
    <w:p w14:paraId="3685D424" w14:textId="77777777" w:rsidR="004478AA" w:rsidRPr="00DB172E" w:rsidRDefault="004478AA" w:rsidP="004478AA">
      <w:r w:rsidRPr="00DB172E">
        <w:t xml:space="preserve">    {</w:t>
      </w:r>
    </w:p>
    <w:p w14:paraId="47283881" w14:textId="77777777" w:rsidR="004478AA" w:rsidRPr="00DB172E" w:rsidRDefault="004478AA" w:rsidP="004478AA">
      <w:r w:rsidRPr="00DB172E">
        <w:t xml:space="preserve">        </w:t>
      </w:r>
      <w:proofErr w:type="spellStart"/>
      <w:r w:rsidRPr="00DB172E">
        <w:t>GPIOx</w:t>
      </w:r>
      <w:proofErr w:type="spellEnd"/>
      <w:r w:rsidRPr="00DB172E">
        <w:t xml:space="preserve">-&gt;BSRR = </w:t>
      </w:r>
      <w:proofErr w:type="spellStart"/>
      <w:r w:rsidRPr="00DB172E">
        <w:t>GPIO_Pin</w:t>
      </w:r>
      <w:proofErr w:type="spellEnd"/>
      <w:r w:rsidRPr="00DB172E">
        <w:t>;</w:t>
      </w:r>
    </w:p>
    <w:p w14:paraId="6D0C7504" w14:textId="77777777" w:rsidR="004478AA" w:rsidRPr="00DB172E" w:rsidRDefault="004478AA" w:rsidP="004478AA">
      <w:r w:rsidRPr="00DB172E">
        <w:t xml:space="preserve">    }</w:t>
      </w:r>
    </w:p>
    <w:p w14:paraId="11F21796" w14:textId="77777777" w:rsidR="004478AA" w:rsidRPr="00DB172E" w:rsidRDefault="004478AA" w:rsidP="004478AA">
      <w:r w:rsidRPr="00DB172E">
        <w:t xml:space="preserve">    else</w:t>
      </w:r>
    </w:p>
    <w:p w14:paraId="0F7F9629" w14:textId="77777777" w:rsidR="004478AA" w:rsidRPr="00DB172E" w:rsidRDefault="004478AA" w:rsidP="004478AA">
      <w:r w:rsidRPr="00DB172E">
        <w:t xml:space="preserve">    {</w:t>
      </w:r>
    </w:p>
    <w:p w14:paraId="2CB04D01" w14:textId="77777777" w:rsidR="004478AA" w:rsidRPr="00DB172E" w:rsidRDefault="004478AA" w:rsidP="004478AA">
      <w:r w:rsidRPr="00DB172E">
        <w:t>#</w:t>
      </w:r>
      <w:proofErr w:type="gramStart"/>
      <w:r w:rsidRPr="00DB172E">
        <w:t>if</w:t>
      </w:r>
      <w:proofErr w:type="gramEnd"/>
      <w:r w:rsidRPr="00DB172E">
        <w:t xml:space="preserve"> </w:t>
      </w:r>
      <w:proofErr w:type="gramStart"/>
      <w:r w:rsidRPr="00DB172E">
        <w:t>defined(</w:t>
      </w:r>
      <w:proofErr w:type="gramEnd"/>
      <w:r w:rsidRPr="00DB172E">
        <w:t>STM32F1xx)</w:t>
      </w:r>
    </w:p>
    <w:p w14:paraId="0286FC5A" w14:textId="77777777" w:rsidR="004478AA" w:rsidRPr="00DB172E" w:rsidRDefault="004478AA" w:rsidP="004478AA">
      <w:r w:rsidRPr="00DB172E">
        <w:t xml:space="preserve">        </w:t>
      </w:r>
      <w:proofErr w:type="spellStart"/>
      <w:r w:rsidRPr="00DB172E">
        <w:t>GPIOx</w:t>
      </w:r>
      <w:proofErr w:type="spellEnd"/>
      <w:r w:rsidRPr="00DB172E">
        <w:t xml:space="preserve">-&gt;BRR = </w:t>
      </w:r>
      <w:proofErr w:type="spellStart"/>
      <w:r w:rsidRPr="00DB172E">
        <w:t>GPIO_Pin</w:t>
      </w:r>
      <w:proofErr w:type="spellEnd"/>
      <w:r w:rsidRPr="00DB172E">
        <w:t>;   // STM32F1 使用 BRR</w:t>
      </w:r>
    </w:p>
    <w:p w14:paraId="0F8BCC22" w14:textId="77777777" w:rsidR="004478AA" w:rsidRPr="00DB172E" w:rsidRDefault="004478AA" w:rsidP="004478AA">
      <w:r w:rsidRPr="00DB172E">
        <w:t>#else</w:t>
      </w:r>
    </w:p>
    <w:p w14:paraId="0122FA1E" w14:textId="77777777" w:rsidR="004478AA" w:rsidRPr="00DB172E" w:rsidRDefault="004478AA" w:rsidP="004478AA">
      <w:r w:rsidRPr="00DB172E">
        <w:t xml:space="preserve">        </w:t>
      </w:r>
      <w:proofErr w:type="spellStart"/>
      <w:r w:rsidRPr="00DB172E">
        <w:t>GPIOx</w:t>
      </w:r>
      <w:proofErr w:type="spellEnd"/>
      <w:r w:rsidRPr="00DB172E">
        <w:t>-&gt;BSRR = (uint32_t)</w:t>
      </w:r>
      <w:proofErr w:type="spellStart"/>
      <w:r w:rsidRPr="00DB172E">
        <w:t>GPIO_Pin</w:t>
      </w:r>
      <w:proofErr w:type="spellEnd"/>
      <w:r w:rsidRPr="00DB172E">
        <w:t xml:space="preserve"> &lt;&lt; 16U;  // 其他系列用 BSRR 高16位</w:t>
      </w:r>
    </w:p>
    <w:p w14:paraId="35E1F923" w14:textId="77777777" w:rsidR="004478AA" w:rsidRPr="00DB172E" w:rsidRDefault="004478AA" w:rsidP="004478AA">
      <w:r w:rsidRPr="00DB172E">
        <w:t>#endif</w:t>
      </w:r>
    </w:p>
    <w:p w14:paraId="391F7BF3" w14:textId="77777777" w:rsidR="004478AA" w:rsidRPr="00DB172E" w:rsidRDefault="004478AA" w:rsidP="004478AA">
      <w:r w:rsidRPr="00DB172E">
        <w:t xml:space="preserve">    }</w:t>
      </w:r>
    </w:p>
    <w:p w14:paraId="07E2DC1E" w14:textId="77777777" w:rsidR="004478AA" w:rsidRPr="00DB172E" w:rsidRDefault="004478AA" w:rsidP="004478AA">
      <w:r w:rsidRPr="00DB172E">
        <w:t>}</w:t>
      </w:r>
    </w:p>
    <w:p w14:paraId="25231F46" w14:textId="77777777" w:rsidR="004478AA" w:rsidRPr="00DB172E" w:rsidRDefault="00000000" w:rsidP="004478AA">
      <w:r>
        <w:pict w14:anchorId="2DA4719D">
          <v:rect id="_x0000_i1110" style="width:0;height:1.5pt" o:hralign="center" o:hrstd="t" o:hr="t" fillcolor="#a0a0a0" stroked="f"/>
        </w:pict>
      </w:r>
    </w:p>
    <w:p w14:paraId="4F7398FF" w14:textId="77777777" w:rsidR="004478AA" w:rsidRPr="00DB172E" w:rsidRDefault="004478AA" w:rsidP="004478AA">
      <w:pPr>
        <w:pStyle w:val="3"/>
      </w:pPr>
      <w:r w:rsidRPr="00DB172E">
        <w:rPr>
          <w:rFonts w:ascii="Segoe UI Emoji" w:hAnsi="Segoe UI Emoji" w:cs="Segoe UI Emoji"/>
        </w:rPr>
        <w:t>✅</w:t>
      </w:r>
      <w:r w:rsidRPr="00DB172E">
        <w:t>总结：BRR 的知识点速查表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4198"/>
      </w:tblGrid>
      <w:tr w:rsidR="004478AA" w:rsidRPr="00DB172E" w14:paraId="5EC2D380" w14:textId="77777777" w:rsidTr="004B7671">
        <w:trPr>
          <w:tblHeader/>
          <w:tblCellSpacing w:w="15" w:type="dxa"/>
        </w:trPr>
        <w:tc>
          <w:tcPr>
            <w:tcW w:w="0" w:type="auto"/>
            <w:vAlign w:val="center"/>
            <w:hideMark/>
          </w:tcPr>
          <w:p w14:paraId="20C13CF0" w14:textId="77777777" w:rsidR="004478AA" w:rsidRPr="00DB172E" w:rsidRDefault="004478AA" w:rsidP="004B7671">
            <w:pPr>
              <w:rPr>
                <w:b/>
                <w:bCs/>
              </w:rPr>
            </w:pPr>
            <w:r w:rsidRPr="00DB172E">
              <w:rPr>
                <w:b/>
                <w:bCs/>
              </w:rPr>
              <w:t>项目</w:t>
            </w:r>
          </w:p>
        </w:tc>
        <w:tc>
          <w:tcPr>
            <w:tcW w:w="0" w:type="auto"/>
            <w:vAlign w:val="center"/>
            <w:hideMark/>
          </w:tcPr>
          <w:p w14:paraId="304B95E9" w14:textId="77777777" w:rsidR="004478AA" w:rsidRPr="00DB172E" w:rsidRDefault="004478AA" w:rsidP="004B7671">
            <w:pPr>
              <w:rPr>
                <w:b/>
                <w:bCs/>
              </w:rPr>
            </w:pPr>
            <w:r w:rsidRPr="00DB172E">
              <w:rPr>
                <w:b/>
                <w:bCs/>
              </w:rPr>
              <w:t>内容</w:t>
            </w:r>
          </w:p>
        </w:tc>
      </w:tr>
      <w:tr w:rsidR="004478AA" w:rsidRPr="00DB172E" w14:paraId="50ED666F" w14:textId="77777777" w:rsidTr="004B7671">
        <w:trPr>
          <w:tblCellSpacing w:w="15" w:type="dxa"/>
        </w:trPr>
        <w:tc>
          <w:tcPr>
            <w:tcW w:w="0" w:type="auto"/>
            <w:vAlign w:val="center"/>
            <w:hideMark/>
          </w:tcPr>
          <w:p w14:paraId="7338B6C1" w14:textId="77777777" w:rsidR="004478AA" w:rsidRPr="00DB172E" w:rsidRDefault="004478AA" w:rsidP="004B7671">
            <w:r w:rsidRPr="00DB172E">
              <w:t>全称</w:t>
            </w:r>
          </w:p>
        </w:tc>
        <w:tc>
          <w:tcPr>
            <w:tcW w:w="0" w:type="auto"/>
            <w:vAlign w:val="center"/>
            <w:hideMark/>
          </w:tcPr>
          <w:p w14:paraId="61C80179" w14:textId="77777777" w:rsidR="004478AA" w:rsidRPr="00DB172E" w:rsidRDefault="004478AA" w:rsidP="004B7671">
            <w:r w:rsidRPr="00DB172E">
              <w:t>Bit Reset Register</w:t>
            </w:r>
          </w:p>
        </w:tc>
      </w:tr>
      <w:tr w:rsidR="004478AA" w:rsidRPr="00DB172E" w14:paraId="70945C7C" w14:textId="77777777" w:rsidTr="004B7671">
        <w:trPr>
          <w:tblCellSpacing w:w="15" w:type="dxa"/>
        </w:trPr>
        <w:tc>
          <w:tcPr>
            <w:tcW w:w="0" w:type="auto"/>
            <w:vAlign w:val="center"/>
            <w:hideMark/>
          </w:tcPr>
          <w:p w14:paraId="3E7F843F" w14:textId="77777777" w:rsidR="004478AA" w:rsidRPr="00DB172E" w:rsidRDefault="004478AA" w:rsidP="004B7671">
            <w:r w:rsidRPr="00DB172E">
              <w:t>作用</w:t>
            </w:r>
          </w:p>
        </w:tc>
        <w:tc>
          <w:tcPr>
            <w:tcW w:w="0" w:type="auto"/>
            <w:vAlign w:val="center"/>
            <w:hideMark/>
          </w:tcPr>
          <w:p w14:paraId="3D012926" w14:textId="77777777" w:rsidR="004478AA" w:rsidRPr="00DB172E" w:rsidRDefault="004478AA" w:rsidP="004B7671">
            <w:r w:rsidRPr="00DB172E">
              <w:t>将 GPIO 输出置为低电平</w:t>
            </w:r>
          </w:p>
        </w:tc>
      </w:tr>
      <w:tr w:rsidR="004478AA" w:rsidRPr="00DB172E" w14:paraId="1DE5F027" w14:textId="77777777" w:rsidTr="004B7671">
        <w:trPr>
          <w:tblCellSpacing w:w="15" w:type="dxa"/>
        </w:trPr>
        <w:tc>
          <w:tcPr>
            <w:tcW w:w="0" w:type="auto"/>
            <w:vAlign w:val="center"/>
            <w:hideMark/>
          </w:tcPr>
          <w:p w14:paraId="06ACFE68" w14:textId="77777777" w:rsidR="004478AA" w:rsidRPr="00DB172E" w:rsidRDefault="004478AA" w:rsidP="004B7671">
            <w:r w:rsidRPr="00DB172E">
              <w:t>存在系列</w:t>
            </w:r>
          </w:p>
        </w:tc>
        <w:tc>
          <w:tcPr>
            <w:tcW w:w="0" w:type="auto"/>
            <w:vAlign w:val="center"/>
            <w:hideMark/>
          </w:tcPr>
          <w:p w14:paraId="35A88AE9" w14:textId="77777777" w:rsidR="004478AA" w:rsidRPr="00DB172E" w:rsidRDefault="004478AA" w:rsidP="004B7671">
            <w:r w:rsidRPr="00DB172E">
              <w:t>仅 STM32F1</w:t>
            </w:r>
          </w:p>
        </w:tc>
      </w:tr>
      <w:tr w:rsidR="004478AA" w:rsidRPr="00DB172E" w14:paraId="7964062D" w14:textId="77777777" w:rsidTr="004B7671">
        <w:trPr>
          <w:tblCellSpacing w:w="15" w:type="dxa"/>
        </w:trPr>
        <w:tc>
          <w:tcPr>
            <w:tcW w:w="0" w:type="auto"/>
            <w:vAlign w:val="center"/>
            <w:hideMark/>
          </w:tcPr>
          <w:p w14:paraId="193AC40A" w14:textId="77777777" w:rsidR="004478AA" w:rsidRPr="00DB172E" w:rsidRDefault="004478AA" w:rsidP="004B7671">
            <w:r w:rsidRPr="00DB172E">
              <w:t>位数</w:t>
            </w:r>
          </w:p>
        </w:tc>
        <w:tc>
          <w:tcPr>
            <w:tcW w:w="0" w:type="auto"/>
            <w:vAlign w:val="center"/>
            <w:hideMark/>
          </w:tcPr>
          <w:p w14:paraId="7E7F6C20" w14:textId="77777777" w:rsidR="004478AA" w:rsidRPr="00DB172E" w:rsidRDefault="004478AA" w:rsidP="004B7671">
            <w:r w:rsidRPr="00DB172E">
              <w:t>16 位（BR0~BR15）</w:t>
            </w:r>
          </w:p>
        </w:tc>
      </w:tr>
      <w:tr w:rsidR="004478AA" w:rsidRPr="00DB172E" w14:paraId="64B5680A" w14:textId="77777777" w:rsidTr="004B7671">
        <w:trPr>
          <w:tblCellSpacing w:w="15" w:type="dxa"/>
        </w:trPr>
        <w:tc>
          <w:tcPr>
            <w:tcW w:w="0" w:type="auto"/>
            <w:vAlign w:val="center"/>
            <w:hideMark/>
          </w:tcPr>
          <w:p w14:paraId="0D4DE49C" w14:textId="77777777" w:rsidR="004478AA" w:rsidRPr="00DB172E" w:rsidRDefault="004478AA" w:rsidP="004B7671">
            <w:r w:rsidRPr="00DB172E">
              <w:t>写入方式</w:t>
            </w:r>
          </w:p>
        </w:tc>
        <w:tc>
          <w:tcPr>
            <w:tcW w:w="0" w:type="auto"/>
            <w:vAlign w:val="center"/>
            <w:hideMark/>
          </w:tcPr>
          <w:p w14:paraId="0047FCAF" w14:textId="77777777" w:rsidR="004478AA" w:rsidRPr="00DB172E" w:rsidRDefault="004478AA" w:rsidP="004B7671">
            <w:r w:rsidRPr="00DB172E">
              <w:t xml:space="preserve">写 1 </w:t>
            </w:r>
            <w:proofErr w:type="gramStart"/>
            <w:r w:rsidRPr="00DB172E">
              <w:t>→ 输出</w:t>
            </w:r>
            <w:proofErr w:type="gramEnd"/>
            <w:r w:rsidRPr="00DB172E">
              <w:t>低电平，</w:t>
            </w:r>
            <w:proofErr w:type="gramStart"/>
            <w:r w:rsidRPr="00DB172E">
              <w:t xml:space="preserve">写 0 </w:t>
            </w:r>
            <w:proofErr w:type="gramEnd"/>
            <w:r w:rsidRPr="00DB172E">
              <w:t>→ 无效</w:t>
            </w:r>
          </w:p>
        </w:tc>
      </w:tr>
      <w:tr w:rsidR="004478AA" w:rsidRPr="00DB172E" w14:paraId="0B7E8A00" w14:textId="77777777" w:rsidTr="004B7671">
        <w:trPr>
          <w:tblCellSpacing w:w="15" w:type="dxa"/>
        </w:trPr>
        <w:tc>
          <w:tcPr>
            <w:tcW w:w="0" w:type="auto"/>
            <w:vAlign w:val="center"/>
            <w:hideMark/>
          </w:tcPr>
          <w:p w14:paraId="1E6536C1" w14:textId="77777777" w:rsidR="004478AA" w:rsidRPr="00DB172E" w:rsidRDefault="004478AA" w:rsidP="004B7671">
            <w:r w:rsidRPr="00DB172E">
              <w:t>特点</w:t>
            </w:r>
          </w:p>
        </w:tc>
        <w:tc>
          <w:tcPr>
            <w:tcW w:w="0" w:type="auto"/>
            <w:vAlign w:val="center"/>
            <w:hideMark/>
          </w:tcPr>
          <w:p w14:paraId="2BF25A4A" w14:textId="77777777" w:rsidR="004478AA" w:rsidRPr="00DB172E" w:rsidRDefault="004478AA" w:rsidP="004B7671">
            <w:r w:rsidRPr="00DB172E">
              <w:t>原子操作，适合中断或实时控制</w:t>
            </w:r>
          </w:p>
        </w:tc>
      </w:tr>
      <w:tr w:rsidR="004478AA" w:rsidRPr="00DB172E" w14:paraId="08E28E4E" w14:textId="77777777" w:rsidTr="004B7671">
        <w:trPr>
          <w:tblCellSpacing w:w="15" w:type="dxa"/>
        </w:trPr>
        <w:tc>
          <w:tcPr>
            <w:tcW w:w="0" w:type="auto"/>
            <w:vAlign w:val="center"/>
            <w:hideMark/>
          </w:tcPr>
          <w:p w14:paraId="1080CF8F" w14:textId="77777777" w:rsidR="004478AA" w:rsidRPr="00DB172E" w:rsidRDefault="004478AA" w:rsidP="004B7671">
            <w:r w:rsidRPr="00DB172E">
              <w:t>替代方案</w:t>
            </w:r>
          </w:p>
        </w:tc>
        <w:tc>
          <w:tcPr>
            <w:tcW w:w="0" w:type="auto"/>
            <w:vAlign w:val="center"/>
            <w:hideMark/>
          </w:tcPr>
          <w:p w14:paraId="38A76536" w14:textId="77777777" w:rsidR="004478AA" w:rsidRPr="00DB172E" w:rsidRDefault="004478AA" w:rsidP="004B7671">
            <w:r w:rsidRPr="00DB172E">
              <w:t>BSRR 高 16 位可完全替代</w:t>
            </w:r>
          </w:p>
        </w:tc>
      </w:tr>
      <w:tr w:rsidR="004478AA" w:rsidRPr="00DB172E" w14:paraId="7CC48956" w14:textId="77777777" w:rsidTr="004B7671">
        <w:trPr>
          <w:tblCellSpacing w:w="15" w:type="dxa"/>
        </w:trPr>
        <w:tc>
          <w:tcPr>
            <w:tcW w:w="0" w:type="auto"/>
            <w:vAlign w:val="center"/>
            <w:hideMark/>
          </w:tcPr>
          <w:p w14:paraId="7679F6F6" w14:textId="77777777" w:rsidR="004478AA" w:rsidRPr="00DB172E" w:rsidRDefault="004478AA" w:rsidP="004B7671">
            <w:r w:rsidRPr="00DB172E">
              <w:t>推荐使用场景</w:t>
            </w:r>
          </w:p>
        </w:tc>
        <w:tc>
          <w:tcPr>
            <w:tcW w:w="0" w:type="auto"/>
            <w:vAlign w:val="center"/>
            <w:hideMark/>
          </w:tcPr>
          <w:p w14:paraId="40043726" w14:textId="77777777" w:rsidR="004478AA" w:rsidRPr="00DB172E" w:rsidRDefault="004478AA" w:rsidP="004B7671">
            <w:r w:rsidRPr="00DB172E">
              <w:t>F1 系列中替代 ODR &amp;= ~() 的更安全方法</w:t>
            </w:r>
          </w:p>
        </w:tc>
      </w:tr>
    </w:tbl>
    <w:p w14:paraId="1AD5B4F6" w14:textId="77777777" w:rsidR="004478AA" w:rsidRPr="00DB172E" w:rsidRDefault="00000000" w:rsidP="004478AA">
      <w:r>
        <w:pict w14:anchorId="18A75454">
          <v:rect id="_x0000_i1111" style="width:0;height:1.5pt" o:hralign="center" o:hrstd="t" o:hr="t" fillcolor="#a0a0a0" stroked="f"/>
        </w:pict>
      </w:r>
    </w:p>
    <w:p w14:paraId="138BF9A4" w14:textId="77777777" w:rsidR="004478AA" w:rsidRDefault="004478AA" w:rsidP="004478AA">
      <w:r w:rsidRPr="00DB172E">
        <w:lastRenderedPageBreak/>
        <w:t>如果你希望我帮你总结一张图对比 ODR、BSRR 和 BRR 的结构和使用方法，或者你想深入分析在实战（比如 LED、继电器控制、频繁翻转）中三者的选择，我可以继续讲解！</w:t>
      </w:r>
    </w:p>
    <w:p w14:paraId="7BF4CBDC" w14:textId="77777777" w:rsidR="004478AA" w:rsidRPr="00E75AA3" w:rsidRDefault="004478AA" w:rsidP="004478AA">
      <w:pPr>
        <w:pStyle w:val="2"/>
      </w:pPr>
      <w:proofErr w:type="spellStart"/>
      <w:r w:rsidRPr="00E75AA3">
        <w:t>GPIOx_LCKR</w:t>
      </w:r>
      <w:proofErr w:type="spellEnd"/>
      <w:r w:rsidRPr="00E75AA3">
        <w:rPr>
          <w:rFonts w:hint="eastAsia"/>
        </w:rPr>
        <w:t>()</w:t>
      </w:r>
      <w:r w:rsidRPr="00FD2FA5">
        <w:t>GPIO 端口配置锁定寄存器</w:t>
      </w:r>
    </w:p>
    <w:p w14:paraId="793DBB78" w14:textId="77777777" w:rsidR="004478AA" w:rsidRPr="00FD2FA5" w:rsidRDefault="004478AA" w:rsidP="004478AA">
      <w:r w:rsidRPr="00FD2FA5">
        <w:t xml:space="preserve">好问题 </w:t>
      </w:r>
      <w:r w:rsidRPr="00FD2FA5">
        <w:rPr>
          <w:rFonts w:ascii="Segoe UI Emoji" w:hAnsi="Segoe UI Emoji" w:cs="Segoe UI Emoji"/>
        </w:rPr>
        <w:t>👍</w:t>
      </w:r>
      <w:r w:rsidRPr="00FD2FA5">
        <w:t>，</w:t>
      </w:r>
      <w:proofErr w:type="spellStart"/>
      <w:r w:rsidRPr="00FD2FA5">
        <w:t>GPIOx_LCKR</w:t>
      </w:r>
      <w:proofErr w:type="spellEnd"/>
      <w:r w:rsidRPr="00FD2FA5">
        <w:t xml:space="preserve"> 就是 STM32 的 </w:t>
      </w:r>
      <w:r w:rsidRPr="00FD2FA5">
        <w:rPr>
          <w:b/>
          <w:bCs/>
        </w:rPr>
        <w:t>GPIO 端口配置锁定寄存器</w:t>
      </w:r>
      <w:r w:rsidRPr="00FD2FA5">
        <w:t>。我给你详细讲一下。</w:t>
      </w:r>
    </w:p>
    <w:p w14:paraId="504DD0DF" w14:textId="77777777" w:rsidR="004478AA" w:rsidRPr="00FD2FA5" w:rsidRDefault="00000000" w:rsidP="004478AA">
      <w:r>
        <w:pict w14:anchorId="665AC825">
          <v:rect id="_x0000_i1112" style="width:0;height:1.5pt" o:hralign="center" o:hrstd="t" o:hr="t" fillcolor="#a0a0a0" stroked="f"/>
        </w:pict>
      </w:r>
    </w:p>
    <w:p w14:paraId="5452D29A" w14:textId="77777777" w:rsidR="004478AA" w:rsidRPr="00FD2FA5" w:rsidRDefault="004478AA" w:rsidP="004478AA">
      <w:pPr>
        <w:pStyle w:val="3"/>
      </w:pPr>
      <w:r w:rsidRPr="00FD2FA5">
        <w:t xml:space="preserve">1. </w:t>
      </w:r>
      <w:proofErr w:type="spellStart"/>
      <w:r w:rsidRPr="00FD2FA5">
        <w:t>GPIOx_LCKR</w:t>
      </w:r>
      <w:proofErr w:type="spellEnd"/>
      <w:r w:rsidRPr="00FD2FA5">
        <w:t xml:space="preserve"> 的基本信息</w:t>
      </w:r>
    </w:p>
    <w:p w14:paraId="086644C0" w14:textId="77777777" w:rsidR="004478AA" w:rsidRPr="00FD2FA5" w:rsidRDefault="004478AA">
      <w:pPr>
        <w:numPr>
          <w:ilvl w:val="0"/>
          <w:numId w:val="125"/>
        </w:numPr>
      </w:pPr>
      <w:r w:rsidRPr="00FD2FA5">
        <w:t>全称：</w:t>
      </w:r>
      <w:r w:rsidRPr="00FD2FA5">
        <w:rPr>
          <w:b/>
          <w:bCs/>
        </w:rPr>
        <w:t>Port configuration lock register</w:t>
      </w:r>
    </w:p>
    <w:p w14:paraId="56683551" w14:textId="77777777" w:rsidR="004478AA" w:rsidRPr="00FD2FA5" w:rsidRDefault="004478AA">
      <w:pPr>
        <w:numPr>
          <w:ilvl w:val="0"/>
          <w:numId w:val="125"/>
        </w:numPr>
      </w:pPr>
      <w:r w:rsidRPr="00FD2FA5">
        <w:t>每个 GPIO 端口（GPIOA、GPIOB …）都有</w:t>
      </w:r>
      <w:r w:rsidRPr="00FD2FA5">
        <w:rPr>
          <w:color w:val="EE0000"/>
        </w:rPr>
        <w:t>一个 LCKR 寄存器</w:t>
      </w:r>
    </w:p>
    <w:p w14:paraId="76D24DC6" w14:textId="77777777" w:rsidR="004478AA" w:rsidRPr="00FD2FA5" w:rsidRDefault="004478AA">
      <w:pPr>
        <w:numPr>
          <w:ilvl w:val="0"/>
          <w:numId w:val="125"/>
        </w:numPr>
      </w:pPr>
      <w:r w:rsidRPr="00FD2FA5">
        <w:t xml:space="preserve">作用：用来 </w:t>
      </w:r>
      <w:r w:rsidRPr="00FD2FA5">
        <w:rPr>
          <w:b/>
          <w:bCs/>
          <w:color w:val="EE0000"/>
        </w:rPr>
        <w:t>锁定 GPIO 引脚的配置</w:t>
      </w:r>
      <w:r w:rsidRPr="00FD2FA5">
        <w:t>（模式、上下拉、复用、输入输出方向等）</w:t>
      </w:r>
    </w:p>
    <w:p w14:paraId="7CFE8D9A" w14:textId="77777777" w:rsidR="004478AA" w:rsidRPr="00FD2FA5" w:rsidRDefault="004478AA">
      <w:pPr>
        <w:numPr>
          <w:ilvl w:val="0"/>
          <w:numId w:val="125"/>
        </w:numPr>
      </w:pPr>
      <w:r w:rsidRPr="00FD2FA5">
        <w:t>一旦某个引脚被锁定，就</w:t>
      </w:r>
      <w:r w:rsidRPr="00FD2FA5">
        <w:rPr>
          <w:b/>
          <w:bCs/>
          <w:color w:val="EE0000"/>
        </w:rPr>
        <w:t>不能再通过软件修改</w:t>
      </w:r>
      <w:r w:rsidRPr="00FD2FA5">
        <w:t>，直到</w:t>
      </w:r>
      <w:r w:rsidRPr="00FD2FA5">
        <w:rPr>
          <w:color w:val="EE0000"/>
        </w:rPr>
        <w:t>芯片复位</w:t>
      </w:r>
    </w:p>
    <w:p w14:paraId="4C8B43B5" w14:textId="77777777" w:rsidR="004478AA" w:rsidRPr="00FD2FA5" w:rsidRDefault="00000000" w:rsidP="004478AA">
      <w:r>
        <w:pict w14:anchorId="43BD2508">
          <v:rect id="_x0000_i1113" style="width:0;height:1.5pt" o:hralign="center" o:hrstd="t" o:hr="t" fillcolor="#a0a0a0" stroked="f"/>
        </w:pict>
      </w:r>
    </w:p>
    <w:p w14:paraId="15B14CD9" w14:textId="77777777" w:rsidR="004478AA" w:rsidRPr="00FD2FA5" w:rsidRDefault="004478AA" w:rsidP="004478AA">
      <w:pPr>
        <w:pStyle w:val="3"/>
      </w:pPr>
      <w:r w:rsidRPr="00FD2FA5">
        <w:t>2. 寄存器结构（以 STM32F1 为例）</w:t>
      </w:r>
    </w:p>
    <w:p w14:paraId="4DDDEF5B" w14:textId="77777777" w:rsidR="004478AA" w:rsidRPr="00FD2FA5" w:rsidRDefault="004478AA" w:rsidP="004478AA">
      <w:r w:rsidRPr="00FD2FA5">
        <w:t xml:space="preserve">位 15..0  </w:t>
      </w:r>
      <w:proofErr w:type="spellStart"/>
      <w:r w:rsidRPr="00FD2FA5">
        <w:t>LCKy</w:t>
      </w:r>
      <w:proofErr w:type="spellEnd"/>
      <w:r w:rsidRPr="00FD2FA5">
        <w:t xml:space="preserve">   (y = 0..15)   // 对应 GPIO 的 16 根引脚</w:t>
      </w:r>
    </w:p>
    <w:p w14:paraId="56345DAF" w14:textId="77777777" w:rsidR="004478AA" w:rsidRPr="00FD2FA5" w:rsidRDefault="004478AA" w:rsidP="004478AA">
      <w:r w:rsidRPr="00FD2FA5">
        <w:t>位 16     LCKK                // 锁定关键位 (Lock key)</w:t>
      </w:r>
    </w:p>
    <w:p w14:paraId="31FAE46F" w14:textId="77777777" w:rsidR="004478AA" w:rsidRPr="00FD2FA5" w:rsidRDefault="004478AA">
      <w:pPr>
        <w:numPr>
          <w:ilvl w:val="0"/>
          <w:numId w:val="126"/>
        </w:numPr>
      </w:pPr>
      <w:proofErr w:type="spellStart"/>
      <w:r w:rsidRPr="00FD2FA5">
        <w:rPr>
          <w:b/>
          <w:bCs/>
        </w:rPr>
        <w:t>LCKy</w:t>
      </w:r>
      <w:proofErr w:type="spellEnd"/>
      <w:r w:rsidRPr="00FD2FA5">
        <w:rPr>
          <w:b/>
          <w:bCs/>
        </w:rPr>
        <w:t>（0~15）</w:t>
      </w:r>
    </w:p>
    <w:p w14:paraId="011A3259" w14:textId="77777777" w:rsidR="004478AA" w:rsidRPr="00FD2FA5" w:rsidRDefault="004478AA">
      <w:pPr>
        <w:numPr>
          <w:ilvl w:val="1"/>
          <w:numId w:val="126"/>
        </w:numPr>
      </w:pPr>
      <w:r w:rsidRPr="00FD2FA5">
        <w:rPr>
          <w:color w:val="EE0000"/>
        </w:rPr>
        <w:t>写 1 → 表示要锁定</w:t>
      </w:r>
      <w:r w:rsidRPr="00FD2FA5">
        <w:t>该引脚</w:t>
      </w:r>
    </w:p>
    <w:p w14:paraId="650A2066" w14:textId="77777777" w:rsidR="004478AA" w:rsidRPr="00FD2FA5" w:rsidRDefault="004478AA">
      <w:pPr>
        <w:numPr>
          <w:ilvl w:val="1"/>
          <w:numId w:val="126"/>
        </w:numPr>
      </w:pPr>
      <w:r w:rsidRPr="00FD2FA5">
        <w:rPr>
          <w:color w:val="EE0000"/>
        </w:rPr>
        <w:t xml:space="preserve">写 0 </w:t>
      </w:r>
      <w:proofErr w:type="gramStart"/>
      <w:r w:rsidRPr="00FD2FA5">
        <w:rPr>
          <w:color w:val="EE0000"/>
        </w:rPr>
        <w:t>→ 不</w:t>
      </w:r>
      <w:proofErr w:type="gramEnd"/>
      <w:r w:rsidRPr="00FD2FA5">
        <w:rPr>
          <w:color w:val="EE0000"/>
        </w:rPr>
        <w:t>锁</w:t>
      </w:r>
      <w:r w:rsidRPr="00FD2FA5">
        <w:t>定</w:t>
      </w:r>
    </w:p>
    <w:p w14:paraId="5089DF5E" w14:textId="77777777" w:rsidR="004478AA" w:rsidRPr="00FD2FA5" w:rsidRDefault="004478AA">
      <w:pPr>
        <w:numPr>
          <w:ilvl w:val="0"/>
          <w:numId w:val="126"/>
        </w:numPr>
      </w:pPr>
      <w:r w:rsidRPr="00FD2FA5">
        <w:rPr>
          <w:b/>
          <w:bCs/>
        </w:rPr>
        <w:t>LCKK（bit16）</w:t>
      </w:r>
    </w:p>
    <w:p w14:paraId="544AF72F" w14:textId="77777777" w:rsidR="004478AA" w:rsidRPr="00FD2FA5" w:rsidRDefault="004478AA">
      <w:pPr>
        <w:numPr>
          <w:ilvl w:val="1"/>
          <w:numId w:val="126"/>
        </w:numPr>
      </w:pPr>
      <w:r w:rsidRPr="00FD2FA5">
        <w:t>必须按照规定的“锁定序列”操作，才能真正完成锁定</w:t>
      </w:r>
    </w:p>
    <w:p w14:paraId="5AF99E57" w14:textId="77777777" w:rsidR="004478AA" w:rsidRPr="00FD2FA5" w:rsidRDefault="004478AA">
      <w:pPr>
        <w:numPr>
          <w:ilvl w:val="1"/>
          <w:numId w:val="126"/>
        </w:numPr>
      </w:pPr>
      <w:r w:rsidRPr="00FD2FA5">
        <w:t>一旦锁定成功，LCKK 会</w:t>
      </w:r>
      <w:r w:rsidRPr="00FD2FA5">
        <w:rPr>
          <w:color w:val="EE0000"/>
        </w:rPr>
        <w:t>保持为 1</w:t>
      </w:r>
      <w:r w:rsidRPr="00FD2FA5">
        <w:t>，</w:t>
      </w:r>
      <w:r w:rsidRPr="00FD2FA5">
        <w:rPr>
          <w:color w:val="EE0000"/>
        </w:rPr>
        <w:t>直到芯片复位</w:t>
      </w:r>
    </w:p>
    <w:p w14:paraId="353C4865" w14:textId="77777777" w:rsidR="004478AA" w:rsidRPr="00FD2FA5" w:rsidRDefault="00000000" w:rsidP="004478AA">
      <w:r>
        <w:pict w14:anchorId="4A428BD5">
          <v:rect id="_x0000_i1114" style="width:0;height:1.5pt" o:hralign="center" o:hrstd="t" o:hr="t" fillcolor="#a0a0a0" stroked="f"/>
        </w:pict>
      </w:r>
    </w:p>
    <w:p w14:paraId="64B22DE5" w14:textId="77777777" w:rsidR="004478AA" w:rsidRPr="00FD2FA5" w:rsidRDefault="004478AA" w:rsidP="004478AA">
      <w:pPr>
        <w:pStyle w:val="3"/>
      </w:pPr>
      <w:r w:rsidRPr="00FD2FA5">
        <w:t>3. 锁定序列（官方规定）</w:t>
      </w:r>
    </w:p>
    <w:p w14:paraId="229796EA" w14:textId="77777777" w:rsidR="004478AA" w:rsidRPr="00FD2FA5" w:rsidRDefault="004478AA" w:rsidP="004478AA">
      <w:r w:rsidRPr="00FD2FA5">
        <w:t xml:space="preserve">要让锁定生效，必须按以下顺序操作 </w:t>
      </w:r>
      <w:proofErr w:type="spellStart"/>
      <w:r w:rsidRPr="00FD2FA5">
        <w:t>GPIOx_LCKR</w:t>
      </w:r>
      <w:proofErr w:type="spellEnd"/>
      <w:r w:rsidRPr="00FD2FA5">
        <w:t>：</w:t>
      </w:r>
    </w:p>
    <w:p w14:paraId="2C8557FD" w14:textId="77777777" w:rsidR="004478AA" w:rsidRPr="00FD2FA5" w:rsidRDefault="004478AA">
      <w:pPr>
        <w:numPr>
          <w:ilvl w:val="0"/>
          <w:numId w:val="127"/>
        </w:numPr>
      </w:pPr>
      <w:r w:rsidRPr="00FD2FA5">
        <w:lastRenderedPageBreak/>
        <w:t xml:space="preserve">往 </w:t>
      </w:r>
      <w:proofErr w:type="spellStart"/>
      <w:r w:rsidRPr="00FD2FA5">
        <w:t>GPIOx_LCKR</w:t>
      </w:r>
      <w:proofErr w:type="spellEnd"/>
      <w:r w:rsidRPr="00FD2FA5">
        <w:t xml:space="preserve"> 写：LCKK=1，同时选择要锁定的引脚位（</w:t>
      </w:r>
      <w:proofErr w:type="spellStart"/>
      <w:r w:rsidRPr="00FD2FA5">
        <w:t>LCKy</w:t>
      </w:r>
      <w:proofErr w:type="spellEnd"/>
      <w:r w:rsidRPr="00FD2FA5">
        <w:t>=1）</w:t>
      </w:r>
    </w:p>
    <w:p w14:paraId="128D5B9B" w14:textId="77777777" w:rsidR="004478AA" w:rsidRPr="00FD2FA5" w:rsidRDefault="004478AA">
      <w:pPr>
        <w:numPr>
          <w:ilvl w:val="0"/>
          <w:numId w:val="127"/>
        </w:numPr>
      </w:pPr>
      <w:r w:rsidRPr="00FD2FA5">
        <w:t xml:space="preserve">往 </w:t>
      </w:r>
      <w:proofErr w:type="spellStart"/>
      <w:r w:rsidRPr="00FD2FA5">
        <w:t>GPIOx_LCKR</w:t>
      </w:r>
      <w:proofErr w:type="spellEnd"/>
      <w:r w:rsidRPr="00FD2FA5">
        <w:t xml:space="preserve"> 写：LCKK=0，同时保持引脚位（</w:t>
      </w:r>
      <w:proofErr w:type="spellStart"/>
      <w:r w:rsidRPr="00FD2FA5">
        <w:t>LCKy</w:t>
      </w:r>
      <w:proofErr w:type="spellEnd"/>
      <w:r w:rsidRPr="00FD2FA5">
        <w:t>=1）</w:t>
      </w:r>
    </w:p>
    <w:p w14:paraId="540002DA" w14:textId="77777777" w:rsidR="004478AA" w:rsidRPr="00FD2FA5" w:rsidRDefault="004478AA">
      <w:pPr>
        <w:numPr>
          <w:ilvl w:val="0"/>
          <w:numId w:val="127"/>
        </w:numPr>
      </w:pPr>
      <w:r w:rsidRPr="00FD2FA5">
        <w:t xml:space="preserve">往 </w:t>
      </w:r>
      <w:proofErr w:type="spellStart"/>
      <w:r w:rsidRPr="00FD2FA5">
        <w:t>GPIOx_LCKR</w:t>
      </w:r>
      <w:proofErr w:type="spellEnd"/>
      <w:r w:rsidRPr="00FD2FA5">
        <w:t xml:space="preserve"> 写：LCKK=1，同时保持引脚位（</w:t>
      </w:r>
      <w:proofErr w:type="spellStart"/>
      <w:r w:rsidRPr="00FD2FA5">
        <w:t>LCKy</w:t>
      </w:r>
      <w:proofErr w:type="spellEnd"/>
      <w:r w:rsidRPr="00FD2FA5">
        <w:t>=1）</w:t>
      </w:r>
    </w:p>
    <w:p w14:paraId="1F7A5238" w14:textId="77777777" w:rsidR="004478AA" w:rsidRPr="00FD2FA5" w:rsidRDefault="004478AA">
      <w:pPr>
        <w:numPr>
          <w:ilvl w:val="0"/>
          <w:numId w:val="127"/>
        </w:numPr>
      </w:pPr>
      <w:r w:rsidRPr="00FD2FA5">
        <w:t xml:space="preserve">读 </w:t>
      </w:r>
      <w:proofErr w:type="spellStart"/>
      <w:r w:rsidRPr="00FD2FA5">
        <w:t>GPIOx_LCKR</w:t>
      </w:r>
      <w:proofErr w:type="spellEnd"/>
      <w:r w:rsidRPr="00FD2FA5">
        <w:t>（LCKK 位）一次</w:t>
      </w:r>
    </w:p>
    <w:p w14:paraId="32B0ECD6" w14:textId="77777777" w:rsidR="004478AA" w:rsidRPr="00FD2FA5" w:rsidRDefault="004478AA">
      <w:pPr>
        <w:numPr>
          <w:ilvl w:val="0"/>
          <w:numId w:val="127"/>
        </w:numPr>
      </w:pPr>
      <w:r w:rsidRPr="00FD2FA5">
        <w:t xml:space="preserve">再读 </w:t>
      </w:r>
      <w:proofErr w:type="spellStart"/>
      <w:r w:rsidRPr="00FD2FA5">
        <w:t>GPIOx_LCKR</w:t>
      </w:r>
      <w:proofErr w:type="spellEnd"/>
      <w:r w:rsidRPr="00FD2FA5">
        <w:t>，确认锁定生效（LCKK=1）</w:t>
      </w:r>
    </w:p>
    <w:p w14:paraId="487A93F3" w14:textId="77777777" w:rsidR="004478AA" w:rsidRPr="00FD2FA5" w:rsidRDefault="004478AA" w:rsidP="004478AA">
      <w:r w:rsidRPr="00FD2FA5">
        <w:rPr>
          <w:rFonts w:ascii="Segoe UI Emoji" w:hAnsi="Segoe UI Emoji" w:cs="Segoe UI Emoji"/>
        </w:rPr>
        <w:t>✅</w:t>
      </w:r>
      <w:r w:rsidRPr="00FD2FA5">
        <w:t xml:space="preserve"> 注意：一旦锁定成功，这些引脚的配置寄存器（CRL/CRH）就不能改，只有复位才能解锁。</w:t>
      </w:r>
    </w:p>
    <w:p w14:paraId="218AB2B0" w14:textId="77777777" w:rsidR="004478AA" w:rsidRPr="00FD2FA5" w:rsidRDefault="00000000" w:rsidP="004478AA">
      <w:r>
        <w:pict w14:anchorId="75FB41BE">
          <v:rect id="_x0000_i1115" style="width:0;height:1.5pt" o:hralign="center" o:hrstd="t" o:hr="t" fillcolor="#a0a0a0" stroked="f"/>
        </w:pict>
      </w:r>
    </w:p>
    <w:p w14:paraId="60F5C282" w14:textId="77777777" w:rsidR="004478AA" w:rsidRPr="00FD2FA5" w:rsidRDefault="004478AA" w:rsidP="004478AA">
      <w:pPr>
        <w:pStyle w:val="3"/>
      </w:pPr>
      <w:r w:rsidRPr="00FD2FA5">
        <w:t>4. 例子</w:t>
      </w:r>
    </w:p>
    <w:p w14:paraId="4F33D463" w14:textId="77777777" w:rsidR="004478AA" w:rsidRPr="00FD2FA5" w:rsidRDefault="004478AA" w:rsidP="004478AA">
      <w:r w:rsidRPr="00FD2FA5">
        <w:t>比如，要锁定 GPIOA 的 PA0 和 PA1：</w:t>
      </w:r>
    </w:p>
    <w:p w14:paraId="1267A7AB" w14:textId="77777777" w:rsidR="004478AA" w:rsidRPr="00FD2FA5" w:rsidRDefault="004478AA" w:rsidP="004478AA">
      <w:r w:rsidRPr="00FD2FA5">
        <w:t>// Step1: 先准备锁定位</w:t>
      </w:r>
    </w:p>
    <w:p w14:paraId="2D980C76" w14:textId="77777777" w:rsidR="004478AA" w:rsidRPr="00FD2FA5" w:rsidRDefault="004478AA" w:rsidP="004478AA">
      <w:r w:rsidRPr="00FD2FA5">
        <w:t xml:space="preserve">uint32_t </w:t>
      </w:r>
      <w:proofErr w:type="spellStart"/>
      <w:r w:rsidRPr="00FD2FA5">
        <w:t>tmp</w:t>
      </w:r>
      <w:proofErr w:type="spellEnd"/>
      <w:r w:rsidRPr="00FD2FA5">
        <w:t xml:space="preserve"> = (1&lt;&lt;0) | (1&lt;&lt;1) | (1&lt;&lt;16</w:t>
      </w:r>
      <w:proofErr w:type="gramStart"/>
      <w:r w:rsidRPr="00FD2FA5">
        <w:t>);  /</w:t>
      </w:r>
      <w:proofErr w:type="gramEnd"/>
      <w:r w:rsidRPr="00FD2FA5">
        <w:t>/ PA0, PA1, LCKK=1</w:t>
      </w:r>
    </w:p>
    <w:p w14:paraId="3D22CD54" w14:textId="77777777" w:rsidR="004478AA" w:rsidRPr="00FD2FA5" w:rsidRDefault="004478AA" w:rsidP="004478AA"/>
    <w:p w14:paraId="7B2BEDC6" w14:textId="77777777" w:rsidR="004478AA" w:rsidRPr="00FD2FA5" w:rsidRDefault="004478AA" w:rsidP="004478AA">
      <w:r w:rsidRPr="00FD2FA5">
        <w:t xml:space="preserve">GPIOA-&gt;LCKR = </w:t>
      </w:r>
      <w:proofErr w:type="spellStart"/>
      <w:proofErr w:type="gramStart"/>
      <w:r w:rsidRPr="00FD2FA5">
        <w:t>tmp</w:t>
      </w:r>
      <w:proofErr w:type="spellEnd"/>
      <w:r w:rsidRPr="00FD2FA5">
        <w:t xml:space="preserve">;   </w:t>
      </w:r>
      <w:proofErr w:type="gramEnd"/>
      <w:r w:rsidRPr="00FD2FA5">
        <w:t xml:space="preserve">             // Step1</w:t>
      </w:r>
    </w:p>
    <w:p w14:paraId="5F4DB219" w14:textId="77777777" w:rsidR="004478AA" w:rsidRPr="00FD2FA5" w:rsidRDefault="004478AA" w:rsidP="004478AA">
      <w:r w:rsidRPr="00FD2FA5">
        <w:t>GPIOA-&gt;LCKR = (1&lt;&lt;0) | (1&lt;&lt;1</w:t>
      </w:r>
      <w:proofErr w:type="gramStart"/>
      <w:r w:rsidRPr="00FD2FA5">
        <w:t xml:space="preserve">);   </w:t>
      </w:r>
      <w:proofErr w:type="gramEnd"/>
      <w:r w:rsidRPr="00FD2FA5">
        <w:t xml:space="preserve"> // Step2</w:t>
      </w:r>
    </w:p>
    <w:p w14:paraId="42B65BF2" w14:textId="77777777" w:rsidR="004478AA" w:rsidRPr="00FD2FA5" w:rsidRDefault="004478AA" w:rsidP="004478AA">
      <w:r w:rsidRPr="00FD2FA5">
        <w:t xml:space="preserve">GPIOA-&gt;LCKR = </w:t>
      </w:r>
      <w:proofErr w:type="spellStart"/>
      <w:proofErr w:type="gramStart"/>
      <w:r w:rsidRPr="00FD2FA5">
        <w:t>tmp</w:t>
      </w:r>
      <w:proofErr w:type="spellEnd"/>
      <w:r w:rsidRPr="00FD2FA5">
        <w:t xml:space="preserve">;   </w:t>
      </w:r>
      <w:proofErr w:type="gramEnd"/>
      <w:r w:rsidRPr="00FD2FA5">
        <w:t xml:space="preserve">             // Step3</w:t>
      </w:r>
    </w:p>
    <w:p w14:paraId="68F23E36" w14:textId="77777777" w:rsidR="004478AA" w:rsidRPr="00FD2FA5" w:rsidRDefault="004478AA" w:rsidP="004478AA">
      <w:r w:rsidRPr="00FD2FA5">
        <w:t>uint32_t tmp2 = GPIOA-&gt;LCKR;      // Step4: 读一次</w:t>
      </w:r>
    </w:p>
    <w:p w14:paraId="30497BA7" w14:textId="77777777" w:rsidR="004478AA" w:rsidRPr="00FD2FA5" w:rsidRDefault="004478AA" w:rsidP="004478AA">
      <w:r w:rsidRPr="00FD2FA5">
        <w:t>tmp2 = GPIOA-&gt;LCKR;               // Step5: 再读一次确认</w:t>
      </w:r>
    </w:p>
    <w:p w14:paraId="0E198DF0" w14:textId="77777777" w:rsidR="004478AA" w:rsidRPr="00FD2FA5" w:rsidRDefault="004478AA" w:rsidP="004478AA">
      <w:r w:rsidRPr="00FD2FA5">
        <w:t>// 现在 PA0 和 PA1 配置已经锁定</w:t>
      </w:r>
    </w:p>
    <w:p w14:paraId="0566E29E" w14:textId="77777777" w:rsidR="004478AA" w:rsidRPr="00FD2FA5" w:rsidRDefault="00000000" w:rsidP="004478AA">
      <w:r>
        <w:pict w14:anchorId="43160E49">
          <v:rect id="_x0000_i1116" style="width:0;height:1.5pt" o:hralign="center" o:hrstd="t" o:hr="t" fillcolor="#a0a0a0" stroked="f"/>
        </w:pict>
      </w:r>
    </w:p>
    <w:p w14:paraId="5710843D" w14:textId="77777777" w:rsidR="004478AA" w:rsidRPr="00FD2FA5" w:rsidRDefault="004478AA" w:rsidP="004478AA">
      <w:pPr>
        <w:pStyle w:val="3"/>
      </w:pPr>
      <w:r w:rsidRPr="00FD2FA5">
        <w:t>5. 应用场景</w:t>
      </w:r>
    </w:p>
    <w:p w14:paraId="2FAE04E2" w14:textId="77777777" w:rsidR="004478AA" w:rsidRPr="00FD2FA5" w:rsidRDefault="004478AA">
      <w:pPr>
        <w:numPr>
          <w:ilvl w:val="0"/>
          <w:numId w:val="128"/>
        </w:numPr>
      </w:pPr>
      <w:r w:rsidRPr="00FD2FA5">
        <w:t>防止关键引脚配置被误修改</w:t>
      </w:r>
    </w:p>
    <w:p w14:paraId="41FE1B15" w14:textId="77777777" w:rsidR="004478AA" w:rsidRPr="00FD2FA5" w:rsidRDefault="004478AA">
      <w:pPr>
        <w:numPr>
          <w:ilvl w:val="0"/>
          <w:numId w:val="128"/>
        </w:numPr>
      </w:pPr>
      <w:r w:rsidRPr="00FD2FA5">
        <w:t>提高系统安全性和可靠性</w:t>
      </w:r>
    </w:p>
    <w:p w14:paraId="4C61CB52" w14:textId="77777777" w:rsidR="004478AA" w:rsidRPr="00FD2FA5" w:rsidRDefault="004478AA">
      <w:pPr>
        <w:numPr>
          <w:ilvl w:val="0"/>
          <w:numId w:val="128"/>
        </w:numPr>
      </w:pPr>
      <w:r w:rsidRPr="00FD2FA5">
        <w:t>常见用法：</w:t>
      </w:r>
    </w:p>
    <w:p w14:paraId="5EC1E8B2" w14:textId="77777777" w:rsidR="004478AA" w:rsidRPr="00FD2FA5" w:rsidRDefault="004478AA">
      <w:pPr>
        <w:numPr>
          <w:ilvl w:val="1"/>
          <w:numId w:val="128"/>
        </w:numPr>
      </w:pPr>
      <w:r w:rsidRPr="00FD2FA5">
        <w:t>锁定 SWD/JTAG 引脚，避免代码意外关闭调试口</w:t>
      </w:r>
    </w:p>
    <w:p w14:paraId="5008E1AF" w14:textId="77777777" w:rsidR="004478AA" w:rsidRPr="00FD2FA5" w:rsidRDefault="004478AA">
      <w:pPr>
        <w:numPr>
          <w:ilvl w:val="1"/>
          <w:numId w:val="128"/>
        </w:numPr>
      </w:pPr>
      <w:r w:rsidRPr="00FD2FA5">
        <w:t>锁定关键电源、复位或外设 IO</w:t>
      </w:r>
    </w:p>
    <w:p w14:paraId="7FC6DB6D" w14:textId="77777777" w:rsidR="004478AA" w:rsidRPr="00FD2FA5" w:rsidRDefault="00000000" w:rsidP="004478AA">
      <w:r>
        <w:lastRenderedPageBreak/>
        <w:pict w14:anchorId="402ECE87">
          <v:rect id="_x0000_i1117" style="width:0;height:1.5pt" o:hralign="center" o:hrstd="t" o:hr="t" fillcolor="#a0a0a0" stroked="f"/>
        </w:pict>
      </w:r>
    </w:p>
    <w:p w14:paraId="0ADCD12C" w14:textId="77777777" w:rsidR="004478AA" w:rsidRDefault="004478AA" w:rsidP="004478AA">
      <w:pPr>
        <w:pStyle w:val="3"/>
      </w:pPr>
      <w:r w:rsidRPr="00FD2FA5">
        <w:rPr>
          <w:rFonts w:ascii="Segoe UI Emoji" w:hAnsi="Segoe UI Emoji" w:cs="Segoe UI Emoji"/>
        </w:rPr>
        <w:t>✅</w:t>
      </w:r>
      <w:r w:rsidRPr="00FD2FA5">
        <w:t xml:space="preserve"> 一句话总结：</w:t>
      </w:r>
    </w:p>
    <w:p w14:paraId="5451401A" w14:textId="77777777" w:rsidR="004478AA" w:rsidRPr="00303EE4" w:rsidRDefault="004478AA" w:rsidP="004478AA">
      <w:proofErr w:type="spellStart"/>
      <w:r w:rsidRPr="00FD2FA5">
        <w:t>GPIOx_LCKR</w:t>
      </w:r>
      <w:proofErr w:type="spellEnd"/>
      <w:r w:rsidRPr="00FD2FA5">
        <w:t xml:space="preserve"> 用来把 GPIO 的引脚配置永久锁定（直到复位），通过一个特殊的“写-读”序列保证锁定动作的可靠性。</w:t>
      </w:r>
    </w:p>
    <w:p w14:paraId="4C150B59" w14:textId="77777777" w:rsidR="004478AA" w:rsidRDefault="004478AA" w:rsidP="004478AA">
      <w:pPr>
        <w:pStyle w:val="2"/>
      </w:pPr>
      <w:r>
        <w:rPr>
          <w:rFonts w:hint="eastAsia"/>
        </w:rPr>
        <w:t>GPIO库函数</w:t>
      </w:r>
    </w:p>
    <w:p w14:paraId="5E61305E" w14:textId="77777777" w:rsidR="004478AA" w:rsidRDefault="004478AA" w:rsidP="004478AA">
      <w:pPr>
        <w:pStyle w:val="2"/>
      </w:pPr>
      <w:proofErr w:type="spellStart"/>
      <w:r w:rsidRPr="006E5F71">
        <w:t>GPIO_Init</w:t>
      </w:r>
      <w:proofErr w:type="spellEnd"/>
      <w:r>
        <w:rPr>
          <w:rFonts w:hint="eastAsia"/>
        </w:rPr>
        <w:t>()初始化引脚</w:t>
      </w:r>
    </w:p>
    <w:p w14:paraId="51897A96" w14:textId="77777777" w:rsidR="004478AA" w:rsidRPr="00002CEA" w:rsidRDefault="004478AA" w:rsidP="004478AA">
      <w:r w:rsidRPr="00002CEA">
        <w:t>一句话：</w:t>
      </w:r>
      <w:r w:rsidRPr="00002CEA">
        <w:br/>
      </w:r>
      <w:r w:rsidRPr="00002CEA">
        <w:rPr>
          <w:rFonts w:ascii="Segoe UI Emoji" w:hAnsi="Segoe UI Emoji" w:cs="Segoe UI Emoji"/>
        </w:rPr>
        <w:t>👉</w:t>
      </w:r>
      <w:r w:rsidRPr="00002CEA">
        <w:t xml:space="preserve"> </w:t>
      </w:r>
      <w:proofErr w:type="spellStart"/>
      <w:r w:rsidRPr="00002CEA">
        <w:rPr>
          <w:b/>
          <w:bCs/>
        </w:rPr>
        <w:t>GPIO_Init</w:t>
      </w:r>
      <w:proofErr w:type="spellEnd"/>
      <w:r w:rsidRPr="00002CEA">
        <w:rPr>
          <w:b/>
          <w:bCs/>
        </w:rPr>
        <w:t xml:space="preserve"> 就是用你写好的配置（</w:t>
      </w:r>
      <w:proofErr w:type="spellStart"/>
      <w:r w:rsidRPr="00002CEA">
        <w:rPr>
          <w:b/>
          <w:bCs/>
        </w:rPr>
        <w:t>GPIO_InitTypeDef</w:t>
      </w:r>
      <w:proofErr w:type="spellEnd"/>
      <w:r w:rsidRPr="00002CEA">
        <w:rPr>
          <w:b/>
          <w:bCs/>
        </w:rPr>
        <w:t xml:space="preserve"> 结构体），把某个引脚的模式/速度/上下拉/推挽开漏一次性写进寄存器，让引脚具备你想要的功能。</w:t>
      </w:r>
    </w:p>
    <w:p w14:paraId="2230B0AC" w14:textId="77777777" w:rsidR="004478AA" w:rsidRPr="006E5F71" w:rsidRDefault="004478AA" w:rsidP="004478AA">
      <w:pPr>
        <w:pStyle w:val="3"/>
      </w:pPr>
      <w:r w:rsidRPr="006E5F71">
        <w:t>1. 函数原型</w:t>
      </w:r>
    </w:p>
    <w:p w14:paraId="40F68AB4" w14:textId="77777777" w:rsidR="004478AA" w:rsidRPr="006E5F71" w:rsidRDefault="004478AA" w:rsidP="004478AA">
      <w:r w:rsidRPr="006E5F71">
        <w:t xml:space="preserve">这是 </w:t>
      </w:r>
      <w:r w:rsidRPr="006E5F71">
        <w:rPr>
          <w:b/>
          <w:bCs/>
        </w:rPr>
        <w:t>标准外设库（</w:t>
      </w:r>
      <w:proofErr w:type="spellStart"/>
      <w:r w:rsidRPr="006E5F71">
        <w:rPr>
          <w:b/>
          <w:bCs/>
        </w:rPr>
        <w:t>StdPeriph</w:t>
      </w:r>
      <w:proofErr w:type="spellEnd"/>
      <w:r w:rsidRPr="006E5F71">
        <w:rPr>
          <w:b/>
          <w:bCs/>
        </w:rPr>
        <w:t xml:space="preserve"> Lib）</w:t>
      </w:r>
      <w:r w:rsidRPr="006E5F71">
        <w:t xml:space="preserve"> 里的函数：</w:t>
      </w:r>
    </w:p>
    <w:p w14:paraId="4D33FB86" w14:textId="77777777" w:rsidR="004478AA" w:rsidRPr="006E5F71" w:rsidRDefault="004478AA" w:rsidP="004478AA">
      <w:r w:rsidRPr="006E5F71">
        <w:t xml:space="preserve">void </w:t>
      </w:r>
      <w:proofErr w:type="spellStart"/>
      <w:r w:rsidRPr="006E5F71">
        <w:t>GPIO_</w:t>
      </w:r>
      <w:proofErr w:type="gramStart"/>
      <w:r w:rsidRPr="006E5F71">
        <w:t>Init</w:t>
      </w:r>
      <w:proofErr w:type="spellEnd"/>
      <w:r w:rsidRPr="006E5F71">
        <w:t>(</w:t>
      </w:r>
      <w:proofErr w:type="spellStart"/>
      <w:proofErr w:type="gramEnd"/>
      <w:r w:rsidRPr="006E5F71">
        <w:t>GPIO_TypeDef</w:t>
      </w:r>
      <w:proofErr w:type="spellEnd"/>
      <w:r w:rsidRPr="006E5F71">
        <w:t xml:space="preserve">* </w:t>
      </w:r>
      <w:proofErr w:type="spellStart"/>
      <w:r w:rsidRPr="006E5F71">
        <w:t>GPIOx</w:t>
      </w:r>
      <w:proofErr w:type="spellEnd"/>
      <w:r w:rsidRPr="006E5F71">
        <w:t xml:space="preserve">, </w:t>
      </w:r>
      <w:proofErr w:type="spellStart"/>
      <w:r w:rsidRPr="006E5F71">
        <w:t>GPIO_InitTypeDef</w:t>
      </w:r>
      <w:proofErr w:type="spellEnd"/>
      <w:r w:rsidRPr="006E5F71">
        <w:t xml:space="preserve">* </w:t>
      </w:r>
      <w:proofErr w:type="spellStart"/>
      <w:r w:rsidRPr="006E5F71">
        <w:t>GPIO_InitStruct</w:t>
      </w:r>
      <w:proofErr w:type="spellEnd"/>
      <w:r w:rsidRPr="006E5F71">
        <w:t>);</w:t>
      </w:r>
    </w:p>
    <w:p w14:paraId="5E451F3E" w14:textId="77777777" w:rsidR="004478AA" w:rsidRPr="006E5F71" w:rsidRDefault="004478AA">
      <w:pPr>
        <w:numPr>
          <w:ilvl w:val="0"/>
          <w:numId w:val="48"/>
        </w:numPr>
      </w:pPr>
      <w:proofErr w:type="spellStart"/>
      <w:r w:rsidRPr="006E5F71">
        <w:rPr>
          <w:b/>
          <w:bCs/>
        </w:rPr>
        <w:t>GPIOx</w:t>
      </w:r>
      <w:proofErr w:type="spellEnd"/>
      <w:r w:rsidRPr="006E5F71">
        <w:t>：端口，比如 GPIOA、GPIOB、GPIOC …</w:t>
      </w:r>
    </w:p>
    <w:p w14:paraId="1CCC6604" w14:textId="77777777" w:rsidR="004478AA" w:rsidRPr="006E5F71" w:rsidRDefault="004478AA">
      <w:pPr>
        <w:numPr>
          <w:ilvl w:val="0"/>
          <w:numId w:val="48"/>
        </w:numPr>
      </w:pPr>
      <w:proofErr w:type="spellStart"/>
      <w:r w:rsidRPr="006E5F71">
        <w:rPr>
          <w:b/>
          <w:bCs/>
        </w:rPr>
        <w:t>GPIO_InitStruct</w:t>
      </w:r>
      <w:proofErr w:type="spellEnd"/>
      <w:r w:rsidRPr="006E5F71">
        <w:t>：一个结构体，</w:t>
      </w:r>
      <w:r w:rsidRPr="006E5F71">
        <w:rPr>
          <w:color w:val="EE0000"/>
        </w:rPr>
        <w:t>里面写好引脚号、模式、速度等配置</w:t>
      </w:r>
      <w:r w:rsidRPr="006E5F71">
        <w:t>。</w:t>
      </w:r>
    </w:p>
    <w:p w14:paraId="68726EC8" w14:textId="77777777" w:rsidR="004478AA" w:rsidRPr="006E5F71" w:rsidRDefault="00000000" w:rsidP="004478AA">
      <w:r>
        <w:pict w14:anchorId="5EB5D9DF">
          <v:rect id="_x0000_i1118" style="width:0;height:1.5pt" o:hralign="center" o:hrstd="t" o:hr="t" fillcolor="#a0a0a0" stroked="f"/>
        </w:pict>
      </w:r>
    </w:p>
    <w:p w14:paraId="0910EBDD" w14:textId="77777777" w:rsidR="004478AA" w:rsidRPr="006E5F71" w:rsidRDefault="004478AA" w:rsidP="004478AA">
      <w:pPr>
        <w:pStyle w:val="3"/>
      </w:pPr>
      <w:r w:rsidRPr="006E5F71">
        <w:t>2. 结构体定义</w:t>
      </w:r>
    </w:p>
    <w:p w14:paraId="693544C4" w14:textId="77777777" w:rsidR="004478AA" w:rsidRPr="006E5F71" w:rsidRDefault="004478AA" w:rsidP="004478AA">
      <w:proofErr w:type="spellStart"/>
      <w:r w:rsidRPr="006E5F71">
        <w:t>GPIO_InitTypeDef</w:t>
      </w:r>
      <w:proofErr w:type="spellEnd"/>
      <w:r w:rsidRPr="006E5F71">
        <w:t xml:space="preserve"> 长这样：</w:t>
      </w:r>
    </w:p>
    <w:p w14:paraId="3B9BF7FB" w14:textId="77777777" w:rsidR="004478AA" w:rsidRPr="006E5F71" w:rsidRDefault="004478AA" w:rsidP="004478AA">
      <w:r w:rsidRPr="006E5F71">
        <w:t>typedef struct</w:t>
      </w:r>
    </w:p>
    <w:p w14:paraId="69853DC9" w14:textId="77777777" w:rsidR="004478AA" w:rsidRPr="006E5F71" w:rsidRDefault="004478AA" w:rsidP="004478AA">
      <w:r w:rsidRPr="006E5F71">
        <w:t>{</w:t>
      </w:r>
    </w:p>
    <w:p w14:paraId="37A02D8C" w14:textId="77777777" w:rsidR="004478AA" w:rsidRPr="006E5F71" w:rsidRDefault="004478AA" w:rsidP="004478AA">
      <w:r w:rsidRPr="006E5F71">
        <w:t xml:space="preserve">  uint16_t </w:t>
      </w:r>
      <w:proofErr w:type="spellStart"/>
      <w:r w:rsidRPr="006E5F71">
        <w:t>GPIO_Pin</w:t>
      </w:r>
      <w:proofErr w:type="spellEnd"/>
      <w:r w:rsidRPr="006E5F71">
        <w:t>;              // 要</w:t>
      </w:r>
      <w:r w:rsidRPr="00824587">
        <w:rPr>
          <w:b/>
          <w:bCs/>
        </w:rPr>
        <w:t>初始化的引脚</w:t>
      </w:r>
      <w:r w:rsidRPr="006E5F71">
        <w:t>，比如 GPIO_Pin_0 | GPIO_Pin_1</w:t>
      </w:r>
    </w:p>
    <w:p w14:paraId="1700326C" w14:textId="77777777" w:rsidR="004478AA" w:rsidRPr="006E5F71" w:rsidRDefault="004478AA" w:rsidP="004478AA">
      <w:r w:rsidRPr="006E5F71">
        <w:t xml:space="preserve">  </w:t>
      </w:r>
      <w:proofErr w:type="spellStart"/>
      <w:r w:rsidRPr="006E5F71">
        <w:t>GPIOSpeed_TypeDef</w:t>
      </w:r>
      <w:proofErr w:type="spellEnd"/>
      <w:r w:rsidRPr="006E5F71">
        <w:t xml:space="preserve"> </w:t>
      </w:r>
      <w:proofErr w:type="spellStart"/>
      <w:r w:rsidRPr="006E5F71">
        <w:t>GPIO_Speed</w:t>
      </w:r>
      <w:proofErr w:type="spellEnd"/>
      <w:r w:rsidRPr="006E5F71">
        <w:t>;   // 引脚</w:t>
      </w:r>
      <w:r w:rsidRPr="00824587">
        <w:rPr>
          <w:b/>
          <w:bCs/>
        </w:rPr>
        <w:t>速度</w:t>
      </w:r>
      <w:r w:rsidRPr="006E5F71">
        <w:t>（2MHz、10MHz、50MHz）</w:t>
      </w:r>
    </w:p>
    <w:p w14:paraId="7D9B158C" w14:textId="77777777" w:rsidR="004478AA" w:rsidRPr="006E5F71" w:rsidRDefault="004478AA" w:rsidP="004478AA">
      <w:r w:rsidRPr="006E5F71">
        <w:t xml:space="preserve">  </w:t>
      </w:r>
      <w:proofErr w:type="spellStart"/>
      <w:r w:rsidRPr="006E5F71">
        <w:t>GPIOMode_TypeDef</w:t>
      </w:r>
      <w:proofErr w:type="spellEnd"/>
      <w:r w:rsidRPr="006E5F71">
        <w:t xml:space="preserve"> </w:t>
      </w:r>
      <w:proofErr w:type="spellStart"/>
      <w:r w:rsidRPr="006E5F71">
        <w:t>GPIO_Mode</w:t>
      </w:r>
      <w:proofErr w:type="spellEnd"/>
      <w:r w:rsidRPr="006E5F71">
        <w:t>;     // 引脚</w:t>
      </w:r>
      <w:r w:rsidRPr="00824587">
        <w:rPr>
          <w:b/>
          <w:bCs/>
        </w:rPr>
        <w:t>模式</w:t>
      </w:r>
      <w:r w:rsidRPr="006E5F71">
        <w:t>（输入、输出、复用、模拟）</w:t>
      </w:r>
    </w:p>
    <w:p w14:paraId="4196A487" w14:textId="77777777" w:rsidR="004478AA" w:rsidRPr="006E5F71" w:rsidRDefault="004478AA" w:rsidP="004478AA">
      <w:r w:rsidRPr="006E5F71">
        <w:t xml:space="preserve">} </w:t>
      </w:r>
      <w:proofErr w:type="spellStart"/>
      <w:r w:rsidRPr="006E5F71">
        <w:t>GPIO_InitTypeDef</w:t>
      </w:r>
      <w:proofErr w:type="spellEnd"/>
      <w:r w:rsidRPr="006E5F71">
        <w:t>;</w:t>
      </w:r>
    </w:p>
    <w:p w14:paraId="4B32B4DF" w14:textId="77777777" w:rsidR="004478AA" w:rsidRPr="006E5F71" w:rsidRDefault="00000000" w:rsidP="004478AA">
      <w:r>
        <w:pict w14:anchorId="01742F22">
          <v:rect id="_x0000_i1119" style="width:0;height:1.5pt" o:hralign="center" o:hrstd="t" o:hr="t" fillcolor="#a0a0a0" stroked="f"/>
        </w:pict>
      </w:r>
    </w:p>
    <w:p w14:paraId="7351A314" w14:textId="77777777" w:rsidR="004478AA" w:rsidRPr="006E5F71" w:rsidRDefault="004478AA" w:rsidP="004478AA">
      <w:pPr>
        <w:pStyle w:val="3"/>
      </w:pPr>
      <w:r w:rsidRPr="006E5F71">
        <w:lastRenderedPageBreak/>
        <w:t>3. 常见参数</w:t>
      </w:r>
    </w:p>
    <w:p w14:paraId="1DEA2ED4" w14:textId="77777777" w:rsidR="004478AA" w:rsidRPr="006E5F71" w:rsidRDefault="004478AA">
      <w:pPr>
        <w:numPr>
          <w:ilvl w:val="0"/>
          <w:numId w:val="49"/>
        </w:numPr>
      </w:pPr>
      <w:proofErr w:type="spellStart"/>
      <w:r w:rsidRPr="006E5F71">
        <w:rPr>
          <w:b/>
          <w:bCs/>
        </w:rPr>
        <w:t>GPIO_Pin</w:t>
      </w:r>
      <w:proofErr w:type="spellEnd"/>
    </w:p>
    <w:p w14:paraId="3C133888" w14:textId="77777777" w:rsidR="004478AA" w:rsidRPr="006E5F71" w:rsidRDefault="004478AA">
      <w:pPr>
        <w:numPr>
          <w:ilvl w:val="1"/>
          <w:numId w:val="49"/>
        </w:numPr>
      </w:pPr>
      <w:r w:rsidRPr="006E5F71">
        <w:t>GPIO_Pin_0 ~ GPIO_Pin_15</w:t>
      </w:r>
    </w:p>
    <w:p w14:paraId="486C981E" w14:textId="77777777" w:rsidR="004478AA" w:rsidRPr="006E5F71" w:rsidRDefault="004478AA">
      <w:pPr>
        <w:numPr>
          <w:ilvl w:val="1"/>
          <w:numId w:val="49"/>
        </w:numPr>
      </w:pPr>
      <w:r w:rsidRPr="006E5F71">
        <w:t>可以用 | 一起配置多个，比如 GPIO_Pin_0 | GPIO_Pin_1</w:t>
      </w:r>
    </w:p>
    <w:p w14:paraId="09148128" w14:textId="77777777" w:rsidR="004478AA" w:rsidRPr="006E5F71" w:rsidRDefault="004478AA">
      <w:pPr>
        <w:numPr>
          <w:ilvl w:val="0"/>
          <w:numId w:val="49"/>
        </w:numPr>
      </w:pPr>
      <w:proofErr w:type="spellStart"/>
      <w:r w:rsidRPr="006E5F71">
        <w:rPr>
          <w:b/>
          <w:bCs/>
        </w:rPr>
        <w:t>GPIO_Speed</w:t>
      </w:r>
      <w:proofErr w:type="spellEnd"/>
      <w:r w:rsidRPr="006E5F71">
        <w:t>（只对输出有效）</w:t>
      </w:r>
    </w:p>
    <w:p w14:paraId="72AB8F3B" w14:textId="77777777" w:rsidR="004478AA" w:rsidRPr="006E5F71" w:rsidRDefault="004478AA">
      <w:pPr>
        <w:numPr>
          <w:ilvl w:val="1"/>
          <w:numId w:val="49"/>
        </w:numPr>
      </w:pPr>
      <w:r w:rsidRPr="006E5F71">
        <w:t>GPIO_Speed_2MHz</w:t>
      </w:r>
    </w:p>
    <w:p w14:paraId="3AA2B103" w14:textId="77777777" w:rsidR="004478AA" w:rsidRPr="006E5F71" w:rsidRDefault="004478AA">
      <w:pPr>
        <w:numPr>
          <w:ilvl w:val="1"/>
          <w:numId w:val="49"/>
        </w:numPr>
      </w:pPr>
      <w:r w:rsidRPr="006E5F71">
        <w:t>GPIO_Speed_10MHz</w:t>
      </w:r>
    </w:p>
    <w:p w14:paraId="0E6D8D32" w14:textId="77777777" w:rsidR="004478AA" w:rsidRDefault="004478AA">
      <w:pPr>
        <w:numPr>
          <w:ilvl w:val="1"/>
          <w:numId w:val="49"/>
        </w:numPr>
      </w:pPr>
      <w:r w:rsidRPr="006E5F71">
        <w:t>GPIO_Speed_50MHz</w:t>
      </w:r>
    </w:p>
    <w:p w14:paraId="1BCE671F" w14:textId="77777777" w:rsidR="004478AA" w:rsidRPr="006E5F71" w:rsidRDefault="004478AA" w:rsidP="004478AA">
      <w:r>
        <w:rPr>
          <w:noProof/>
        </w:rPr>
        <w:drawing>
          <wp:inline distT="0" distB="0" distL="0" distR="0" wp14:anchorId="5BA561CB" wp14:editId="5E4DD85D">
            <wp:extent cx="3711262" cy="1676545"/>
            <wp:effectExtent l="0" t="0" r="3810" b="0"/>
            <wp:docPr id="35235880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58801" name="图片 1" descr="文本&#10;&#10;AI 生成的内容可能不正确。"/>
                    <pic:cNvPicPr/>
                  </pic:nvPicPr>
                  <pic:blipFill>
                    <a:blip r:embed="rId17"/>
                    <a:stretch>
                      <a:fillRect/>
                    </a:stretch>
                  </pic:blipFill>
                  <pic:spPr>
                    <a:xfrm>
                      <a:off x="0" y="0"/>
                      <a:ext cx="3711262" cy="1676545"/>
                    </a:xfrm>
                    <a:prstGeom prst="rect">
                      <a:avLst/>
                    </a:prstGeom>
                  </pic:spPr>
                </pic:pic>
              </a:graphicData>
            </a:graphic>
          </wp:inline>
        </w:drawing>
      </w:r>
    </w:p>
    <w:p w14:paraId="5856CD54" w14:textId="77777777" w:rsidR="004478AA" w:rsidRPr="006E5F71" w:rsidRDefault="004478AA">
      <w:pPr>
        <w:numPr>
          <w:ilvl w:val="0"/>
          <w:numId w:val="49"/>
        </w:numPr>
      </w:pPr>
      <w:proofErr w:type="spellStart"/>
      <w:r w:rsidRPr="006E5F71">
        <w:rPr>
          <w:b/>
          <w:bCs/>
        </w:rPr>
        <w:t>GPIO_Mode</w:t>
      </w:r>
      <w:proofErr w:type="spellEnd"/>
    </w:p>
    <w:p w14:paraId="150FEAC8" w14:textId="26B6DE83" w:rsidR="004478AA" w:rsidRPr="006E5F71" w:rsidRDefault="004478AA">
      <w:pPr>
        <w:numPr>
          <w:ilvl w:val="1"/>
          <w:numId w:val="49"/>
        </w:numPr>
      </w:pPr>
      <w:proofErr w:type="spellStart"/>
      <w:r w:rsidRPr="006E5F71">
        <w:t>GPIO_Mode_AIN</w:t>
      </w:r>
      <w:proofErr w:type="spellEnd"/>
      <w:r w:rsidRPr="006E5F71">
        <w:t>（模拟输入</w:t>
      </w:r>
      <w:r w:rsidR="001C26A5">
        <w:rPr>
          <w:rFonts w:hint="eastAsia"/>
        </w:rPr>
        <w:t>，比如A</w:t>
      </w:r>
      <w:r w:rsidR="001C26A5">
        <w:t>DC</w:t>
      </w:r>
      <w:r w:rsidRPr="006E5F71">
        <w:t>）</w:t>
      </w:r>
    </w:p>
    <w:p w14:paraId="1EAEB747" w14:textId="77777777" w:rsidR="004478AA" w:rsidRPr="006E5F71" w:rsidRDefault="004478AA">
      <w:pPr>
        <w:numPr>
          <w:ilvl w:val="1"/>
          <w:numId w:val="49"/>
        </w:numPr>
      </w:pPr>
      <w:proofErr w:type="spellStart"/>
      <w:r w:rsidRPr="006E5F71">
        <w:t>GPIO_Mode_IN_FLOATING</w:t>
      </w:r>
      <w:proofErr w:type="spellEnd"/>
      <w:r w:rsidRPr="006E5F71">
        <w:t>（浮空输入）</w:t>
      </w:r>
    </w:p>
    <w:p w14:paraId="2FB9D03F" w14:textId="77777777" w:rsidR="004478AA" w:rsidRPr="006E5F71" w:rsidRDefault="004478AA">
      <w:pPr>
        <w:numPr>
          <w:ilvl w:val="1"/>
          <w:numId w:val="49"/>
        </w:numPr>
      </w:pPr>
      <w:proofErr w:type="spellStart"/>
      <w:r w:rsidRPr="006E5F71">
        <w:t>GPIO_Mode_IPU</w:t>
      </w:r>
      <w:proofErr w:type="spellEnd"/>
      <w:r w:rsidRPr="006E5F71">
        <w:t>（上拉输入）</w:t>
      </w:r>
    </w:p>
    <w:p w14:paraId="0676D63C" w14:textId="77777777" w:rsidR="004478AA" w:rsidRPr="006E5F71" w:rsidRDefault="004478AA">
      <w:pPr>
        <w:numPr>
          <w:ilvl w:val="1"/>
          <w:numId w:val="49"/>
        </w:numPr>
      </w:pPr>
      <w:proofErr w:type="spellStart"/>
      <w:r w:rsidRPr="006E5F71">
        <w:t>GPIO_Mode_IPD</w:t>
      </w:r>
      <w:proofErr w:type="spellEnd"/>
      <w:r w:rsidRPr="006E5F71">
        <w:t>（下拉输入）</w:t>
      </w:r>
    </w:p>
    <w:p w14:paraId="18056B01" w14:textId="18CF448E" w:rsidR="004478AA" w:rsidRPr="006E5F71" w:rsidRDefault="004478AA">
      <w:pPr>
        <w:numPr>
          <w:ilvl w:val="1"/>
          <w:numId w:val="49"/>
        </w:numPr>
      </w:pPr>
      <w:proofErr w:type="spellStart"/>
      <w:r w:rsidRPr="006E5F71">
        <w:t>GPIO_Mode_Out_OD</w:t>
      </w:r>
      <w:proofErr w:type="spellEnd"/>
      <w:r w:rsidRPr="006E5F71">
        <w:t>（开漏输出）</w:t>
      </w:r>
      <w:r>
        <w:rPr>
          <w:rFonts w:hint="eastAsia"/>
        </w:rPr>
        <w:t>开漏输出的名字虽然是输出，但是并不代表它</w:t>
      </w:r>
      <w:r w:rsidRPr="007032A0">
        <w:rPr>
          <w:rFonts w:hint="eastAsia"/>
          <w:b/>
          <w:bCs/>
          <w:color w:val="EE0000"/>
        </w:rPr>
        <w:t>只能输出</w:t>
      </w:r>
      <w:r>
        <w:rPr>
          <w:rFonts w:hint="eastAsia"/>
        </w:rPr>
        <w:t>，开漏输出模式仍然</w:t>
      </w:r>
      <w:r w:rsidRPr="007032A0">
        <w:rPr>
          <w:rFonts w:hint="eastAsia"/>
          <w:b/>
          <w:bCs/>
          <w:color w:val="EE0000"/>
        </w:rPr>
        <w:t>可以输入</w:t>
      </w:r>
      <w:r>
        <w:rPr>
          <w:rFonts w:hint="eastAsia"/>
        </w:rPr>
        <w:t>。输入时，</w:t>
      </w:r>
      <w:r w:rsidRPr="009450A2">
        <w:rPr>
          <w:rFonts w:hint="eastAsia"/>
          <w:color w:val="EE0000"/>
        </w:rPr>
        <w:t>先</w:t>
      </w:r>
      <w:r w:rsidRPr="00824587">
        <w:rPr>
          <w:rFonts w:hint="eastAsia"/>
          <w:b/>
          <w:bCs/>
          <w:color w:val="EE0000"/>
        </w:rPr>
        <w:t>输出1</w:t>
      </w:r>
      <w:r>
        <w:rPr>
          <w:rFonts w:hint="eastAsia"/>
        </w:rPr>
        <w:t>，再</w:t>
      </w:r>
      <w:r w:rsidRPr="009450A2">
        <w:rPr>
          <w:rFonts w:hint="eastAsia"/>
          <w:color w:val="EE0000"/>
        </w:rPr>
        <w:t>直接读取输入数据寄存器就行了</w:t>
      </w:r>
      <w:r>
        <w:rPr>
          <w:rFonts w:hint="eastAsia"/>
        </w:rPr>
        <w:t>。</w:t>
      </w:r>
    </w:p>
    <w:p w14:paraId="22E6C97A" w14:textId="77777777" w:rsidR="004478AA" w:rsidRPr="006E5F71" w:rsidRDefault="004478AA">
      <w:pPr>
        <w:numPr>
          <w:ilvl w:val="1"/>
          <w:numId w:val="49"/>
        </w:numPr>
      </w:pPr>
      <w:proofErr w:type="spellStart"/>
      <w:r w:rsidRPr="006E5F71">
        <w:t>GPIO_Mode_Out_PP</w:t>
      </w:r>
      <w:proofErr w:type="spellEnd"/>
      <w:r w:rsidRPr="006E5F71">
        <w:t>（推挽输出）</w:t>
      </w:r>
    </w:p>
    <w:p w14:paraId="0ACC0512" w14:textId="77777777" w:rsidR="004478AA" w:rsidRPr="006E5F71" w:rsidRDefault="004478AA">
      <w:pPr>
        <w:numPr>
          <w:ilvl w:val="1"/>
          <w:numId w:val="49"/>
        </w:numPr>
      </w:pPr>
      <w:proofErr w:type="spellStart"/>
      <w:r w:rsidRPr="006E5F71">
        <w:t>GPIO_Mode_AF_PP</w:t>
      </w:r>
      <w:proofErr w:type="spellEnd"/>
      <w:r w:rsidRPr="006E5F71">
        <w:t>（复用推挽，比如 USART TX, SPI SCK）</w:t>
      </w:r>
    </w:p>
    <w:p w14:paraId="4FEB3C69" w14:textId="77777777" w:rsidR="004478AA" w:rsidRPr="006E5F71" w:rsidRDefault="004478AA">
      <w:pPr>
        <w:numPr>
          <w:ilvl w:val="1"/>
          <w:numId w:val="49"/>
        </w:numPr>
      </w:pPr>
      <w:proofErr w:type="spellStart"/>
      <w:r w:rsidRPr="006E5F71">
        <w:t>GPIO_Mode_AF_OD</w:t>
      </w:r>
      <w:proofErr w:type="spellEnd"/>
      <w:r w:rsidRPr="006E5F71">
        <w:t>（复用开漏，比如 I²C SDA/SCL）</w:t>
      </w:r>
    </w:p>
    <w:p w14:paraId="0E795CD1" w14:textId="77777777" w:rsidR="004478AA" w:rsidRPr="006E5F71" w:rsidRDefault="00000000" w:rsidP="004478AA">
      <w:r>
        <w:pict w14:anchorId="6140ED23">
          <v:rect id="_x0000_i1120" style="width:0;height:1.5pt" o:hralign="center" o:hrstd="t" o:hr="t" fillcolor="#a0a0a0" stroked="f"/>
        </w:pict>
      </w:r>
    </w:p>
    <w:p w14:paraId="60EA7B24" w14:textId="77777777" w:rsidR="004478AA" w:rsidRPr="006E5F71" w:rsidRDefault="004478AA" w:rsidP="004478AA">
      <w:pPr>
        <w:pStyle w:val="3"/>
      </w:pPr>
      <w:r w:rsidRPr="006E5F71">
        <w:lastRenderedPageBreak/>
        <w:t>4. 使用步骤</w:t>
      </w:r>
    </w:p>
    <w:p w14:paraId="1E82FD48" w14:textId="77777777" w:rsidR="004478AA" w:rsidRPr="006E5F71" w:rsidRDefault="004478AA" w:rsidP="004478AA">
      <w:r w:rsidRPr="006E5F71">
        <w:t xml:space="preserve">比如我要配置 </w:t>
      </w:r>
      <w:r w:rsidRPr="006E5F71">
        <w:rPr>
          <w:b/>
          <w:bCs/>
        </w:rPr>
        <w:t>PA5</w:t>
      </w:r>
      <w:r w:rsidRPr="006E5F71">
        <w:t xml:space="preserve"> 为 </w:t>
      </w:r>
      <w:r w:rsidRPr="006E5F71">
        <w:rPr>
          <w:b/>
          <w:bCs/>
        </w:rPr>
        <w:t>推挽输出</w:t>
      </w:r>
      <w:r w:rsidRPr="006E5F71">
        <w:t>，点亮 LED：</w:t>
      </w:r>
    </w:p>
    <w:p w14:paraId="223B6789" w14:textId="77777777" w:rsidR="004478AA" w:rsidRPr="006E5F71" w:rsidRDefault="004478AA" w:rsidP="004478AA">
      <w:proofErr w:type="spellStart"/>
      <w:r w:rsidRPr="006E5F71">
        <w:t>GPIO_InitTypeDef</w:t>
      </w:r>
      <w:proofErr w:type="spellEnd"/>
      <w:r w:rsidRPr="006E5F71">
        <w:t xml:space="preserve"> </w:t>
      </w:r>
      <w:proofErr w:type="spellStart"/>
      <w:r w:rsidRPr="006E5F71">
        <w:t>GPIO_InitStructure</w:t>
      </w:r>
      <w:proofErr w:type="spellEnd"/>
      <w:r w:rsidRPr="006E5F71">
        <w:t>;</w:t>
      </w:r>
    </w:p>
    <w:p w14:paraId="5BFFA4F8" w14:textId="77777777" w:rsidR="004478AA" w:rsidRPr="006E5F71" w:rsidRDefault="004478AA" w:rsidP="004478AA"/>
    <w:p w14:paraId="7968B2C1" w14:textId="77777777" w:rsidR="004478AA" w:rsidRPr="006E5F71" w:rsidRDefault="004478AA" w:rsidP="004478AA">
      <w:r w:rsidRPr="006E5F71">
        <w:t>// 使能 GPIOA 时钟</w:t>
      </w:r>
    </w:p>
    <w:p w14:paraId="409E8F33" w14:textId="77777777" w:rsidR="004478AA" w:rsidRPr="006E5F71" w:rsidRDefault="004478AA" w:rsidP="004478AA">
      <w:r w:rsidRPr="006E5F71">
        <w:t>RCC_APB2</w:t>
      </w:r>
      <w:proofErr w:type="gramStart"/>
      <w:r w:rsidRPr="006E5F71">
        <w:t>PeriphClockCmd(</w:t>
      </w:r>
      <w:proofErr w:type="gramEnd"/>
      <w:r w:rsidRPr="006E5F71">
        <w:t>RCC_APB2Periph_GPIOA, ENABLE);</w:t>
      </w:r>
    </w:p>
    <w:p w14:paraId="1DE85F63" w14:textId="77777777" w:rsidR="004478AA" w:rsidRPr="006E5F71" w:rsidRDefault="004478AA" w:rsidP="004478AA"/>
    <w:p w14:paraId="76A013DB" w14:textId="77777777" w:rsidR="004478AA" w:rsidRPr="006E5F71" w:rsidRDefault="004478AA" w:rsidP="004478AA">
      <w:r w:rsidRPr="006E5F71">
        <w:t>// 配置 PA5</w:t>
      </w:r>
    </w:p>
    <w:p w14:paraId="7626AFEB" w14:textId="77777777" w:rsidR="004478AA" w:rsidRPr="006E5F71" w:rsidRDefault="004478AA" w:rsidP="004478AA">
      <w:proofErr w:type="spellStart"/>
      <w:r w:rsidRPr="006E5F71">
        <w:t>GPIO_InitStructure.GPIO_Pin</w:t>
      </w:r>
      <w:proofErr w:type="spellEnd"/>
      <w:r w:rsidRPr="006E5F71">
        <w:t xml:space="preserve"> = GPIO_Pin_5;              // 引脚</w:t>
      </w:r>
    </w:p>
    <w:p w14:paraId="4537B1D9" w14:textId="77777777" w:rsidR="004478AA" w:rsidRPr="006E5F71" w:rsidRDefault="004478AA" w:rsidP="004478AA">
      <w:proofErr w:type="spellStart"/>
      <w:r w:rsidRPr="006E5F71">
        <w:t>GPIO_InitStructure.GPIO_Mode</w:t>
      </w:r>
      <w:proofErr w:type="spellEnd"/>
      <w:r w:rsidRPr="006E5F71">
        <w:t xml:space="preserve"> = </w:t>
      </w:r>
      <w:proofErr w:type="spellStart"/>
      <w:r w:rsidRPr="006E5F71">
        <w:t>GPIO_Mode_Out_PP</w:t>
      </w:r>
      <w:proofErr w:type="spellEnd"/>
      <w:r w:rsidRPr="006E5F71">
        <w:t>;       // 推挽输出</w:t>
      </w:r>
    </w:p>
    <w:p w14:paraId="04AEA5D5" w14:textId="77777777" w:rsidR="004478AA" w:rsidRPr="006E5F71" w:rsidRDefault="004478AA" w:rsidP="004478AA">
      <w:proofErr w:type="spellStart"/>
      <w:r w:rsidRPr="006E5F71">
        <w:t>GPIO_InitStructure.GPIO_Speed</w:t>
      </w:r>
      <w:proofErr w:type="spellEnd"/>
      <w:r w:rsidRPr="006E5F71">
        <w:t xml:space="preserve"> = GPIO_Speed_50MHz;      // 输出速度</w:t>
      </w:r>
    </w:p>
    <w:p w14:paraId="3B1C813F" w14:textId="77777777" w:rsidR="004478AA" w:rsidRPr="006E5F71" w:rsidRDefault="004478AA" w:rsidP="004478AA">
      <w:proofErr w:type="spellStart"/>
      <w:r w:rsidRPr="006E5F71">
        <w:t>GPIO_Init</w:t>
      </w:r>
      <w:proofErr w:type="spellEnd"/>
      <w:r w:rsidRPr="006E5F71">
        <w:t>(GPIOA, &amp;</w:t>
      </w:r>
      <w:proofErr w:type="spellStart"/>
      <w:r w:rsidRPr="006E5F71">
        <w:t>GPIO_InitStructure</w:t>
      </w:r>
      <w:proofErr w:type="spellEnd"/>
      <w:r w:rsidRPr="006E5F71">
        <w:t>);                 // 初始化</w:t>
      </w:r>
    </w:p>
    <w:p w14:paraId="4F970F73" w14:textId="77777777" w:rsidR="004478AA" w:rsidRPr="006E5F71" w:rsidRDefault="004478AA" w:rsidP="004478AA">
      <w:r w:rsidRPr="006E5F71">
        <w:t>这样 PA5 就被配置成普通输出口，之后你就能用：</w:t>
      </w:r>
    </w:p>
    <w:p w14:paraId="71388624" w14:textId="77777777" w:rsidR="004478AA" w:rsidRPr="006E5F71" w:rsidRDefault="004478AA" w:rsidP="004478AA">
      <w:proofErr w:type="spellStart"/>
      <w:r w:rsidRPr="006E5F71">
        <w:t>GPIO_SetBits</w:t>
      </w:r>
      <w:proofErr w:type="spellEnd"/>
      <w:r w:rsidRPr="006E5F71">
        <w:t>(GPIOA, GPIO_Pin_5);   // PA5 = 高电平</w:t>
      </w:r>
    </w:p>
    <w:p w14:paraId="207F0B57" w14:textId="77777777" w:rsidR="004478AA" w:rsidRPr="006E5F71" w:rsidRDefault="004478AA" w:rsidP="004478AA">
      <w:proofErr w:type="spellStart"/>
      <w:r w:rsidRPr="006E5F71">
        <w:t>GPIO_ResetBits</w:t>
      </w:r>
      <w:proofErr w:type="spellEnd"/>
      <w:r w:rsidRPr="006E5F71">
        <w:t>(GPIOA, GPIO_Pin_5); // PA5 = 低电平</w:t>
      </w:r>
    </w:p>
    <w:p w14:paraId="44E2D09D" w14:textId="77777777" w:rsidR="004478AA" w:rsidRPr="006E5F71" w:rsidRDefault="00000000" w:rsidP="004478AA">
      <w:r>
        <w:pict w14:anchorId="12D643FE">
          <v:rect id="_x0000_i1121" style="width:0;height:1.5pt" o:hralign="center" o:hrstd="t" o:hr="t" fillcolor="#a0a0a0" stroked="f"/>
        </w:pict>
      </w:r>
    </w:p>
    <w:p w14:paraId="4C69DFDD" w14:textId="77777777" w:rsidR="004478AA" w:rsidRPr="006E5F71" w:rsidRDefault="004478AA" w:rsidP="004478AA">
      <w:pPr>
        <w:pStyle w:val="3"/>
      </w:pPr>
      <w:r w:rsidRPr="006E5F71">
        <w:t>5. 总结</w:t>
      </w:r>
    </w:p>
    <w:p w14:paraId="14BE1068" w14:textId="77777777" w:rsidR="004478AA" w:rsidRPr="006E5F71" w:rsidRDefault="004478AA">
      <w:pPr>
        <w:numPr>
          <w:ilvl w:val="0"/>
          <w:numId w:val="50"/>
        </w:numPr>
      </w:pPr>
      <w:proofErr w:type="spellStart"/>
      <w:r w:rsidRPr="006E5F71">
        <w:t>GPIO_Init</w:t>
      </w:r>
      <w:proofErr w:type="spellEnd"/>
      <w:r w:rsidRPr="006E5F71">
        <w:t xml:space="preserve"> = 配置引脚的“身份”（</w:t>
      </w:r>
      <w:r w:rsidRPr="006E5F71">
        <w:rPr>
          <w:color w:val="EE0000"/>
        </w:rPr>
        <w:t>输入、输出、复用、模拟</w:t>
      </w:r>
      <w:r w:rsidRPr="006E5F71">
        <w:t>）和参数（</w:t>
      </w:r>
      <w:r w:rsidRPr="006E5F71">
        <w:rPr>
          <w:color w:val="EE0000"/>
        </w:rPr>
        <w:t>速度、上拉/下拉</w:t>
      </w:r>
      <w:r w:rsidRPr="006E5F71">
        <w:t>）。</w:t>
      </w:r>
    </w:p>
    <w:p w14:paraId="5A882791" w14:textId="77777777" w:rsidR="004478AA" w:rsidRPr="006E5F71" w:rsidRDefault="004478AA">
      <w:pPr>
        <w:numPr>
          <w:ilvl w:val="0"/>
          <w:numId w:val="50"/>
        </w:numPr>
      </w:pPr>
      <w:proofErr w:type="spellStart"/>
      <w:r w:rsidRPr="006E5F71">
        <w:t>GPIO_SetBits</w:t>
      </w:r>
      <w:proofErr w:type="spellEnd"/>
      <w:r w:rsidRPr="006E5F71">
        <w:t xml:space="preserve"> / </w:t>
      </w:r>
      <w:proofErr w:type="spellStart"/>
      <w:r w:rsidRPr="006E5F71">
        <w:t>ResetBits</w:t>
      </w:r>
      <w:proofErr w:type="spellEnd"/>
      <w:r w:rsidRPr="006E5F71">
        <w:t xml:space="preserve"> = 真正去操作这个引脚电平。</w:t>
      </w:r>
    </w:p>
    <w:p w14:paraId="3462D1F3" w14:textId="77777777" w:rsidR="004478AA" w:rsidRDefault="004478AA">
      <w:pPr>
        <w:numPr>
          <w:ilvl w:val="0"/>
          <w:numId w:val="50"/>
        </w:numPr>
      </w:pPr>
      <w:r w:rsidRPr="006E5F71">
        <w:t xml:space="preserve">先 </w:t>
      </w:r>
      <w:r w:rsidRPr="006E5F71">
        <w:rPr>
          <w:b/>
          <w:bCs/>
        </w:rPr>
        <w:t>Init</w:t>
      </w:r>
      <w:r w:rsidRPr="006E5F71">
        <w:t xml:space="preserve"> </w:t>
      </w:r>
      <w:proofErr w:type="gramStart"/>
      <w:r w:rsidRPr="006E5F71">
        <w:t xml:space="preserve">→ 再 </w:t>
      </w:r>
      <w:proofErr w:type="gramEnd"/>
      <w:r w:rsidRPr="006E5F71">
        <w:rPr>
          <w:b/>
          <w:bCs/>
        </w:rPr>
        <w:t>Set/Reset</w:t>
      </w:r>
      <w:r w:rsidRPr="006E5F71">
        <w:t>。</w:t>
      </w:r>
    </w:p>
    <w:p w14:paraId="41C48FFD" w14:textId="067201EB" w:rsidR="00EF7641" w:rsidRPr="00EF7641" w:rsidRDefault="00EF7641" w:rsidP="00EF7641">
      <w:pPr>
        <w:pStyle w:val="3"/>
        <w:rPr>
          <w:rFonts w:hint="eastAsia"/>
        </w:rPr>
      </w:pPr>
      <w:r>
        <w:rPr>
          <w:rFonts w:hint="eastAsia"/>
        </w:rPr>
        <w:t>F2/F4</w:t>
      </w:r>
      <w:r w:rsidR="00514702">
        <w:rPr>
          <w:rFonts w:hint="eastAsia"/>
        </w:rPr>
        <w:t xml:space="preserve"> </w:t>
      </w:r>
      <w:proofErr w:type="spellStart"/>
      <w:r w:rsidR="00514702">
        <w:rPr>
          <w:rFonts w:hint="eastAsia"/>
        </w:rPr>
        <w:t>GPIO_</w:t>
      </w:r>
      <w:proofErr w:type="gramStart"/>
      <w:r w:rsidR="00514702">
        <w:rPr>
          <w:rFonts w:hint="eastAsia"/>
        </w:rPr>
        <w:t>Init</w:t>
      </w:r>
      <w:proofErr w:type="spellEnd"/>
      <w:r w:rsidR="00514702">
        <w:rPr>
          <w:rFonts w:hint="eastAsia"/>
        </w:rPr>
        <w:t>(</w:t>
      </w:r>
      <w:proofErr w:type="gramEnd"/>
      <w:r w:rsidR="00514702">
        <w:rPr>
          <w:rFonts w:hint="eastAsia"/>
        </w:rPr>
        <w:t>)</w:t>
      </w:r>
    </w:p>
    <w:p w14:paraId="0561CB93" w14:textId="77777777" w:rsidR="00EF7641" w:rsidRPr="00EF7641" w:rsidRDefault="00EF7641" w:rsidP="00EF7641">
      <w:r w:rsidRPr="00EF7641">
        <w:t xml:space="preserve">STM32F4/F2 </w:t>
      </w:r>
      <w:proofErr w:type="gramStart"/>
      <w:r w:rsidRPr="00EF7641">
        <w:t xml:space="preserve">与 STM32F1 </w:t>
      </w:r>
      <w:proofErr w:type="gramEnd"/>
      <w:r w:rsidRPr="00EF7641">
        <w:t>在 GPIO 架构上最大的差异在于</w:t>
      </w:r>
      <w:r w:rsidRPr="00EF7641">
        <w:rPr>
          <w:b/>
          <w:bCs/>
        </w:rPr>
        <w:t>寄存器设计解耦</w:t>
      </w:r>
      <w:r w:rsidRPr="00EF7641">
        <w:t>与</w:t>
      </w:r>
      <w:r w:rsidRPr="00EF7641">
        <w:rPr>
          <w:b/>
          <w:bCs/>
        </w:rPr>
        <w:t>复用引脚映射机制</w:t>
      </w:r>
      <w:r w:rsidRPr="00EF7641">
        <w:t>。F1 将模式与输出类型混</w:t>
      </w:r>
      <w:proofErr w:type="gramStart"/>
      <w:r w:rsidRPr="00EF7641">
        <w:t xml:space="preserve">在 4 </w:t>
      </w:r>
      <w:proofErr w:type="gramEnd"/>
      <w:r w:rsidRPr="00EF7641">
        <w:t>位的 CRL/CRH 中，且复用功能通过 AFIO 重映射；</w:t>
      </w:r>
      <w:proofErr w:type="gramStart"/>
      <w:r w:rsidRPr="00EF7641">
        <w:t>而 F4</w:t>
      </w:r>
      <w:proofErr w:type="gramEnd"/>
      <w:r w:rsidRPr="00EF7641">
        <w:t>/F2 将引脚拆分为独立寄存器（模式 MODER、类型 OTYPER、速度 OSPEEDR、上下拉 PUPDR），并通过专门的复用寄存器（AFR[0]/AFR[1]）按通道映射。</w:t>
      </w:r>
    </w:p>
    <w:p w14:paraId="13CB66D9" w14:textId="77777777" w:rsidR="00EF7641" w:rsidRPr="00EF7641" w:rsidRDefault="00EF7641" w:rsidP="00EF7641">
      <w:r w:rsidRPr="00EF7641">
        <w:lastRenderedPageBreak/>
        <w:br/>
      </w:r>
    </w:p>
    <w:p w14:paraId="7D355F41" w14:textId="77777777" w:rsidR="00EF7641" w:rsidRPr="00EF7641" w:rsidRDefault="00EF7641" w:rsidP="00DB2E1A">
      <w:pPr>
        <w:pStyle w:val="4"/>
      </w:pPr>
      <w:r w:rsidRPr="00EF7641">
        <w:t>函数原型与返回值</w:t>
      </w:r>
    </w:p>
    <w:p w14:paraId="03944B4F" w14:textId="77777777" w:rsidR="00EF7641" w:rsidRPr="00EF7641" w:rsidRDefault="00EF7641" w:rsidP="00EF7641">
      <w:r w:rsidRPr="00EF7641">
        <w:t>C</w:t>
      </w:r>
    </w:p>
    <w:p w14:paraId="6B19D191" w14:textId="77777777" w:rsidR="00EF7641" w:rsidRPr="00EF7641" w:rsidRDefault="00EF7641" w:rsidP="00EF7641">
      <w:r w:rsidRPr="00EF7641">
        <w:t xml:space="preserve">void </w:t>
      </w:r>
      <w:proofErr w:type="spellStart"/>
      <w:r w:rsidRPr="00EF7641">
        <w:t>GPIO_</w:t>
      </w:r>
      <w:proofErr w:type="gramStart"/>
      <w:r w:rsidRPr="00EF7641">
        <w:t>Init</w:t>
      </w:r>
      <w:proofErr w:type="spellEnd"/>
      <w:r w:rsidRPr="00EF7641">
        <w:t>(</w:t>
      </w:r>
      <w:proofErr w:type="spellStart"/>
      <w:proofErr w:type="gramEnd"/>
      <w:r w:rsidRPr="00EF7641">
        <w:t>GPIO_TypeDef</w:t>
      </w:r>
      <w:proofErr w:type="spellEnd"/>
      <w:r w:rsidRPr="00EF7641">
        <w:t xml:space="preserve">* </w:t>
      </w:r>
      <w:proofErr w:type="spellStart"/>
      <w:r w:rsidRPr="00EF7641">
        <w:t>GPIOx</w:t>
      </w:r>
      <w:proofErr w:type="spellEnd"/>
      <w:r w:rsidRPr="00EF7641">
        <w:t xml:space="preserve">, </w:t>
      </w:r>
      <w:proofErr w:type="spellStart"/>
      <w:r w:rsidRPr="00EF7641">
        <w:t>GPIO_InitTypeDef</w:t>
      </w:r>
      <w:proofErr w:type="spellEnd"/>
      <w:r w:rsidRPr="00EF7641">
        <w:t xml:space="preserve">* </w:t>
      </w:r>
      <w:proofErr w:type="spellStart"/>
      <w:r w:rsidRPr="00EF7641">
        <w:t>GPIO_InitStruct</w:t>
      </w:r>
      <w:proofErr w:type="spellEnd"/>
      <w:r w:rsidRPr="00EF7641">
        <w:t>);</w:t>
      </w:r>
    </w:p>
    <w:p w14:paraId="2EFB0E1D" w14:textId="27EC1379" w:rsidR="00EF7641" w:rsidRPr="00EF7641" w:rsidRDefault="00EF7641" w:rsidP="00EF7641">
      <w:pPr>
        <w:numPr>
          <w:ilvl w:val="0"/>
          <w:numId w:val="908"/>
        </w:numPr>
        <w:rPr>
          <w:rFonts w:hint="eastAsia"/>
        </w:rPr>
      </w:pPr>
      <w:r w:rsidRPr="00EF7641">
        <w:rPr>
          <w:b/>
          <w:bCs/>
        </w:rPr>
        <w:t>返回值</w:t>
      </w:r>
      <w:r w:rsidRPr="00EF7641">
        <w:t>：void（无返回值）。</w:t>
      </w:r>
    </w:p>
    <w:p w14:paraId="275DB48C" w14:textId="4D2EA51B" w:rsidR="00EF7641" w:rsidRPr="00EF7641" w:rsidRDefault="00EF7641" w:rsidP="00EF7641">
      <w:pPr>
        <w:numPr>
          <w:ilvl w:val="0"/>
          <w:numId w:val="908"/>
        </w:numPr>
      </w:pPr>
      <w:r w:rsidRPr="00EF7641">
        <w:rPr>
          <w:b/>
          <w:bCs/>
        </w:rPr>
        <w:t xml:space="preserve">参数 1 </w:t>
      </w:r>
      <w:proofErr w:type="gramStart"/>
      <w:r w:rsidRPr="00EF7641">
        <w:rPr>
          <w:b/>
          <w:bCs/>
        </w:rPr>
        <w:t>(</w:t>
      </w:r>
      <w:proofErr w:type="spellStart"/>
      <w:r w:rsidRPr="00EF7641">
        <w:t>GPIOx</w:t>
      </w:r>
      <w:proofErr w:type="spellEnd"/>
      <w:r w:rsidRPr="00EF7641">
        <w:rPr>
          <w:b/>
          <w:bCs/>
        </w:rPr>
        <w:t>)</w:t>
      </w:r>
      <w:proofErr w:type="gramEnd"/>
      <w:r w:rsidRPr="00EF7641">
        <w:t>：目标 GPIO 端口基地址。</w:t>
      </w:r>
    </w:p>
    <w:p w14:paraId="5B85DD8C" w14:textId="19D2CB11" w:rsidR="00EF7641" w:rsidRPr="00EF7641" w:rsidRDefault="00EF7641" w:rsidP="00EF7641">
      <w:pPr>
        <w:numPr>
          <w:ilvl w:val="1"/>
          <w:numId w:val="908"/>
        </w:numPr>
        <w:rPr>
          <w:rFonts w:hint="eastAsia"/>
        </w:rPr>
      </w:pPr>
      <w:r w:rsidRPr="00EF7641">
        <w:t>可选值：GPIOA, GPIOB, GPIOC, GPIOD, GPIOE, GPIOF, GPIOG, GPIOH, GPIOI（具体视芯片封装而定）。</w:t>
      </w:r>
    </w:p>
    <w:p w14:paraId="10BF9B99" w14:textId="15BE6A07" w:rsidR="00EF7641" w:rsidRPr="00EF7641" w:rsidRDefault="00EF7641" w:rsidP="00EF7641">
      <w:pPr>
        <w:numPr>
          <w:ilvl w:val="0"/>
          <w:numId w:val="908"/>
        </w:numPr>
        <w:rPr>
          <w:rFonts w:hint="eastAsia"/>
        </w:rPr>
      </w:pPr>
      <w:r w:rsidRPr="00EF7641">
        <w:rPr>
          <w:b/>
          <w:bCs/>
        </w:rPr>
        <w:t xml:space="preserve">参数 2 </w:t>
      </w:r>
      <w:proofErr w:type="gramStart"/>
      <w:r w:rsidRPr="00EF7641">
        <w:rPr>
          <w:b/>
          <w:bCs/>
        </w:rPr>
        <w:t>(</w:t>
      </w:r>
      <w:proofErr w:type="spellStart"/>
      <w:r w:rsidRPr="00EF7641">
        <w:t>GPIO_InitStruct</w:t>
      </w:r>
      <w:proofErr w:type="spellEnd"/>
      <w:r w:rsidRPr="00EF7641">
        <w:rPr>
          <w:b/>
          <w:bCs/>
        </w:rPr>
        <w:t>)</w:t>
      </w:r>
      <w:proofErr w:type="gramEnd"/>
      <w:r w:rsidRPr="00EF7641">
        <w:t xml:space="preserve">：指向配置结构体 </w:t>
      </w:r>
      <w:proofErr w:type="spellStart"/>
      <w:r w:rsidRPr="00EF7641">
        <w:t>GPIO_InitTypeDef</w:t>
      </w:r>
      <w:proofErr w:type="spellEnd"/>
      <w:r w:rsidRPr="00EF7641">
        <w:t xml:space="preserve"> 的指针。</w:t>
      </w:r>
    </w:p>
    <w:p w14:paraId="21C0EE1D" w14:textId="77777777" w:rsidR="00EF7641" w:rsidRPr="00EF7641" w:rsidRDefault="00EF7641" w:rsidP="00DB2E1A">
      <w:pPr>
        <w:pStyle w:val="4"/>
        <w:rPr>
          <w:b/>
          <w:bCs/>
        </w:rPr>
      </w:pPr>
      <w:r w:rsidRPr="00EF7641">
        <w:rPr>
          <w:b/>
          <w:bCs/>
        </w:rPr>
        <w:t xml:space="preserve">配置结构体详解 </w:t>
      </w:r>
      <w:proofErr w:type="gramStart"/>
      <w:r w:rsidRPr="00EF7641">
        <w:rPr>
          <w:b/>
          <w:bCs/>
        </w:rPr>
        <w:t>(</w:t>
      </w:r>
      <w:proofErr w:type="spellStart"/>
      <w:r w:rsidRPr="00EF7641">
        <w:t>GPIO_InitTypeDef</w:t>
      </w:r>
      <w:proofErr w:type="spellEnd"/>
      <w:r w:rsidRPr="00EF7641">
        <w:rPr>
          <w:b/>
          <w:bCs/>
        </w:rPr>
        <w:t>)</w:t>
      </w:r>
      <w:proofErr w:type="gramEnd"/>
    </w:p>
    <w:p w14:paraId="7A965A7E" w14:textId="103D0CA3" w:rsidR="00EF7641" w:rsidRPr="00EF7641" w:rsidRDefault="00EF7641" w:rsidP="00EF7641">
      <w:pPr>
        <w:rPr>
          <w:rFonts w:hint="eastAsia"/>
        </w:rPr>
      </w:pPr>
      <w:r w:rsidRPr="00EF7641">
        <w:t>F4 标准外设库（Standard Peripheral Library）中，该结构体</w:t>
      </w:r>
      <w:proofErr w:type="gramStart"/>
      <w:r w:rsidRPr="00EF7641">
        <w:t xml:space="preserve">包含 5 </w:t>
      </w:r>
      <w:proofErr w:type="gramEnd"/>
      <w:r w:rsidRPr="00EF7641">
        <w:t>个成员变量：</w:t>
      </w:r>
    </w:p>
    <w:p w14:paraId="751A7E9F" w14:textId="77777777" w:rsidR="00EF7641" w:rsidRPr="00EF7641" w:rsidRDefault="00EF7641" w:rsidP="00EF7641">
      <w:r w:rsidRPr="00EF7641">
        <w:t>C</w:t>
      </w:r>
    </w:p>
    <w:p w14:paraId="14787FE4" w14:textId="77777777" w:rsidR="00EF7641" w:rsidRPr="00EF7641" w:rsidRDefault="00EF7641" w:rsidP="00EF7641">
      <w:r w:rsidRPr="00EF7641">
        <w:t>typedef struct {</w:t>
      </w:r>
    </w:p>
    <w:p w14:paraId="6DCF177B" w14:textId="77777777" w:rsidR="00EF7641" w:rsidRPr="00EF7641" w:rsidRDefault="00EF7641" w:rsidP="00EF7641">
      <w:r w:rsidRPr="00EF7641">
        <w:t xml:space="preserve">  uint32_t </w:t>
      </w:r>
      <w:proofErr w:type="spellStart"/>
      <w:r w:rsidRPr="00EF7641">
        <w:t>GPIO_Pin</w:t>
      </w:r>
      <w:proofErr w:type="spellEnd"/>
      <w:proofErr w:type="gramStart"/>
      <w:r w:rsidRPr="00EF7641">
        <w:t>;              // 引脚</w:t>
      </w:r>
      <w:proofErr w:type="gramEnd"/>
      <w:r w:rsidRPr="00EF7641">
        <w:t>编号</w:t>
      </w:r>
    </w:p>
    <w:p w14:paraId="3CC4B8BA" w14:textId="77777777" w:rsidR="00EF7641" w:rsidRPr="00EF7641" w:rsidRDefault="00EF7641" w:rsidP="00EF7641">
      <w:r w:rsidRPr="00EF7641">
        <w:t xml:space="preserve">  </w:t>
      </w:r>
      <w:proofErr w:type="spellStart"/>
      <w:r w:rsidRPr="00EF7641">
        <w:t>GPIOMode_TypeDef</w:t>
      </w:r>
      <w:proofErr w:type="spellEnd"/>
      <w:r w:rsidRPr="00EF7641">
        <w:t xml:space="preserve"> </w:t>
      </w:r>
      <w:proofErr w:type="spellStart"/>
      <w:r w:rsidRPr="00EF7641">
        <w:t>GPIO_Mode</w:t>
      </w:r>
      <w:proofErr w:type="spellEnd"/>
      <w:proofErr w:type="gramStart"/>
      <w:r w:rsidRPr="00EF7641">
        <w:t>;      // 工作</w:t>
      </w:r>
      <w:proofErr w:type="gramEnd"/>
      <w:r w:rsidRPr="00EF7641">
        <w:t>模式（输入/输出/复用/模拟）</w:t>
      </w:r>
    </w:p>
    <w:p w14:paraId="61EF98E7" w14:textId="77777777" w:rsidR="00EF7641" w:rsidRPr="00EF7641" w:rsidRDefault="00EF7641" w:rsidP="00EF7641">
      <w:r w:rsidRPr="00EF7641">
        <w:t xml:space="preserve">  </w:t>
      </w:r>
      <w:proofErr w:type="spellStart"/>
      <w:r w:rsidRPr="00EF7641">
        <w:t>GPIOSpeed_TypeDef</w:t>
      </w:r>
      <w:proofErr w:type="spellEnd"/>
      <w:r w:rsidRPr="00EF7641">
        <w:t xml:space="preserve"> </w:t>
      </w:r>
      <w:proofErr w:type="spellStart"/>
      <w:r w:rsidRPr="00EF7641">
        <w:t>GPIO_Speed</w:t>
      </w:r>
      <w:proofErr w:type="spellEnd"/>
      <w:proofErr w:type="gramStart"/>
      <w:r w:rsidRPr="00EF7641">
        <w:t>;    // 压</w:t>
      </w:r>
      <w:proofErr w:type="gramEnd"/>
      <w:r w:rsidRPr="00EF7641">
        <w:t>摆率/输出速度</w:t>
      </w:r>
    </w:p>
    <w:p w14:paraId="3FC9ADE2" w14:textId="77777777" w:rsidR="00EF7641" w:rsidRPr="00EF7641" w:rsidRDefault="00EF7641" w:rsidP="00EF7641">
      <w:r w:rsidRPr="00EF7641">
        <w:t xml:space="preserve">  </w:t>
      </w:r>
      <w:proofErr w:type="spellStart"/>
      <w:r w:rsidRPr="00EF7641">
        <w:t>GPIOOType_TypeDef</w:t>
      </w:r>
      <w:proofErr w:type="spellEnd"/>
      <w:r w:rsidRPr="00EF7641">
        <w:t xml:space="preserve"> </w:t>
      </w:r>
      <w:proofErr w:type="spellStart"/>
      <w:r w:rsidRPr="00EF7641">
        <w:t>GPIO_OType</w:t>
      </w:r>
      <w:proofErr w:type="spellEnd"/>
      <w:proofErr w:type="gramStart"/>
      <w:r w:rsidRPr="00EF7641">
        <w:t>;    // 输出</w:t>
      </w:r>
      <w:proofErr w:type="gramEnd"/>
      <w:r w:rsidRPr="00EF7641">
        <w:t>电路类型（推挽/开漏）</w:t>
      </w:r>
    </w:p>
    <w:p w14:paraId="37209A62" w14:textId="77777777" w:rsidR="00EF7641" w:rsidRPr="00EF7641" w:rsidRDefault="00EF7641" w:rsidP="00EF7641">
      <w:r w:rsidRPr="00EF7641">
        <w:t xml:space="preserve">  </w:t>
      </w:r>
      <w:proofErr w:type="spellStart"/>
      <w:r w:rsidRPr="00EF7641">
        <w:t>GPIOPuPd_TypeDef</w:t>
      </w:r>
      <w:proofErr w:type="spellEnd"/>
      <w:r w:rsidRPr="00EF7641">
        <w:t xml:space="preserve"> </w:t>
      </w:r>
      <w:proofErr w:type="spellStart"/>
      <w:r w:rsidRPr="00EF7641">
        <w:t>GPIO_PuPd</w:t>
      </w:r>
      <w:proofErr w:type="spellEnd"/>
      <w:proofErr w:type="gramStart"/>
      <w:r w:rsidRPr="00EF7641">
        <w:t>;      // 内部</w:t>
      </w:r>
      <w:proofErr w:type="gramEnd"/>
      <w:r w:rsidRPr="00EF7641">
        <w:t>上下拉电阻配置</w:t>
      </w:r>
    </w:p>
    <w:p w14:paraId="78CF6EED" w14:textId="77777777" w:rsidR="00EF7641" w:rsidRPr="00EF7641" w:rsidRDefault="00EF7641" w:rsidP="00EF7641">
      <w:r w:rsidRPr="00EF7641">
        <w:t xml:space="preserve">} </w:t>
      </w:r>
      <w:proofErr w:type="spellStart"/>
      <w:r w:rsidRPr="00EF7641">
        <w:t>GPIO_InitTypeDef</w:t>
      </w:r>
      <w:proofErr w:type="spellEnd"/>
      <w:r w:rsidRPr="00EF7641">
        <w:t>;</w:t>
      </w:r>
    </w:p>
    <w:p w14:paraId="48DF6552" w14:textId="77777777" w:rsidR="00EF7641" w:rsidRPr="00EF7641" w:rsidRDefault="00EF7641" w:rsidP="00DB2E1A">
      <w:pPr>
        <w:pStyle w:val="5"/>
      </w:pPr>
      <w:r w:rsidRPr="00EF7641">
        <w:t xml:space="preserve">1. </w:t>
      </w:r>
      <w:proofErr w:type="spellStart"/>
      <w:r w:rsidRPr="00EF7641">
        <w:t>GPIO_Pin</w:t>
      </w:r>
      <w:proofErr w:type="spellEnd"/>
      <w:r w:rsidRPr="00EF7641">
        <w:t xml:space="preserve"> </w:t>
      </w:r>
      <w:proofErr w:type="gramStart"/>
      <w:r w:rsidRPr="00EF7641">
        <w:t>(引脚选择)</w:t>
      </w:r>
      <w:proofErr w:type="gramEnd"/>
    </w:p>
    <w:p w14:paraId="2E087AD1" w14:textId="11B20F73" w:rsidR="00EF7641" w:rsidRPr="00EF7641" w:rsidRDefault="00EF7641" w:rsidP="00EF7641">
      <w:pPr>
        <w:rPr>
          <w:rFonts w:hint="eastAsia"/>
        </w:rPr>
      </w:pPr>
      <w:r w:rsidRPr="00EF7641">
        <w:t>指定需要配置的具体引脚，支持按位或（|）同时操作多个引脚：</w:t>
      </w:r>
    </w:p>
    <w:p w14:paraId="747CE371" w14:textId="46386390" w:rsidR="00EF7641" w:rsidRPr="00EF7641" w:rsidRDefault="00EF7641" w:rsidP="00EF7641">
      <w:pPr>
        <w:numPr>
          <w:ilvl w:val="0"/>
          <w:numId w:val="909"/>
        </w:numPr>
        <w:rPr>
          <w:rFonts w:hint="eastAsia"/>
        </w:rPr>
      </w:pPr>
      <w:r w:rsidRPr="00EF7641">
        <w:t>GPIO_Pin_0 ~ GPIO_Pin_15</w:t>
      </w:r>
    </w:p>
    <w:p w14:paraId="6CB9A17F" w14:textId="7F2E2A5C" w:rsidR="00EF7641" w:rsidRPr="00EF7641" w:rsidRDefault="00EF7641" w:rsidP="00EF7641">
      <w:pPr>
        <w:numPr>
          <w:ilvl w:val="0"/>
          <w:numId w:val="909"/>
        </w:numPr>
        <w:rPr>
          <w:rFonts w:hint="eastAsia"/>
        </w:rPr>
      </w:pPr>
      <w:proofErr w:type="spellStart"/>
      <w:r w:rsidRPr="00EF7641">
        <w:t>GPIO_Pin_All</w:t>
      </w:r>
      <w:proofErr w:type="spellEnd"/>
    </w:p>
    <w:p w14:paraId="2875765B" w14:textId="77777777" w:rsidR="00EF7641" w:rsidRPr="00EF7641" w:rsidRDefault="00EF7641" w:rsidP="00DB2E1A">
      <w:pPr>
        <w:pStyle w:val="5"/>
      </w:pPr>
      <w:r w:rsidRPr="00EF7641">
        <w:t xml:space="preserve">2. </w:t>
      </w:r>
      <w:proofErr w:type="spellStart"/>
      <w:r w:rsidRPr="00EF7641">
        <w:t>GPIO_Mode</w:t>
      </w:r>
      <w:proofErr w:type="spellEnd"/>
      <w:r w:rsidRPr="00EF7641">
        <w:t xml:space="preserve"> </w:t>
      </w:r>
      <w:proofErr w:type="gramStart"/>
      <w:r w:rsidRPr="00EF7641">
        <w:t>(基本工作模式)</w:t>
      </w:r>
      <w:proofErr w:type="gramEnd"/>
    </w:p>
    <w:p w14:paraId="65749EEB" w14:textId="5509F4F0" w:rsidR="00EF7641" w:rsidRPr="00EF7641" w:rsidRDefault="00EF7641" w:rsidP="00EF7641">
      <w:pPr>
        <w:rPr>
          <w:rFonts w:hint="eastAsia"/>
        </w:rPr>
      </w:pPr>
      <w:r w:rsidRPr="00EF7641">
        <w:t>F4 将“模式”精简</w:t>
      </w:r>
      <w:proofErr w:type="gramStart"/>
      <w:r w:rsidRPr="00EF7641">
        <w:t xml:space="preserve">为 4 </w:t>
      </w:r>
      <w:proofErr w:type="gramEnd"/>
      <w:r w:rsidRPr="00EF7641">
        <w:t>种基础电气状态：</w:t>
      </w:r>
    </w:p>
    <w:p w14:paraId="44F03A21" w14:textId="548FCA32" w:rsidR="00EF7641" w:rsidRPr="00EF7641" w:rsidRDefault="00EF7641" w:rsidP="00EF7641">
      <w:pPr>
        <w:numPr>
          <w:ilvl w:val="0"/>
          <w:numId w:val="910"/>
        </w:numPr>
        <w:rPr>
          <w:rFonts w:hint="eastAsia"/>
        </w:rPr>
      </w:pPr>
      <w:proofErr w:type="spellStart"/>
      <w:r w:rsidRPr="00EF7641">
        <w:lastRenderedPageBreak/>
        <w:t>GPIO_Mode_IN</w:t>
      </w:r>
      <w:proofErr w:type="spellEnd"/>
      <w:r w:rsidRPr="00EF7641">
        <w:t>：普通输入模式。</w:t>
      </w:r>
    </w:p>
    <w:p w14:paraId="5606E1C1" w14:textId="2786E0F5" w:rsidR="00EF7641" w:rsidRPr="00EF7641" w:rsidRDefault="00EF7641" w:rsidP="00EF7641">
      <w:pPr>
        <w:numPr>
          <w:ilvl w:val="0"/>
          <w:numId w:val="910"/>
        </w:numPr>
        <w:rPr>
          <w:rFonts w:hint="eastAsia"/>
        </w:rPr>
      </w:pPr>
      <w:proofErr w:type="spellStart"/>
      <w:r w:rsidRPr="00EF7641">
        <w:t>GPIO_Mode_OUT</w:t>
      </w:r>
      <w:proofErr w:type="spellEnd"/>
      <w:r w:rsidRPr="00EF7641">
        <w:t xml:space="preserve">：通用输出模式（推挽/开漏由 </w:t>
      </w:r>
      <w:proofErr w:type="spellStart"/>
      <w:r w:rsidRPr="00EF7641">
        <w:t>GPIO_OType</w:t>
      </w:r>
      <w:proofErr w:type="spellEnd"/>
      <w:r w:rsidRPr="00EF7641">
        <w:t xml:space="preserve"> 决定）。</w:t>
      </w:r>
    </w:p>
    <w:p w14:paraId="2F302D7F" w14:textId="750256EA" w:rsidR="00EF7641" w:rsidRPr="00EF7641" w:rsidRDefault="00EF7641" w:rsidP="00EF7641">
      <w:pPr>
        <w:numPr>
          <w:ilvl w:val="0"/>
          <w:numId w:val="910"/>
        </w:numPr>
        <w:rPr>
          <w:rFonts w:hint="eastAsia"/>
        </w:rPr>
      </w:pPr>
      <w:proofErr w:type="spellStart"/>
      <w:r w:rsidRPr="00EF7641">
        <w:t>GPIO_Mode_AF</w:t>
      </w:r>
      <w:proofErr w:type="spellEnd"/>
      <w:r w:rsidRPr="00EF7641">
        <w:t>：</w:t>
      </w:r>
      <w:r w:rsidRPr="00EF7641">
        <w:rPr>
          <w:b/>
          <w:bCs/>
        </w:rPr>
        <w:t>复用功能模式</w:t>
      </w:r>
      <w:r w:rsidRPr="00EF7641">
        <w:t xml:space="preserve">（如 USART、SPI、TIM 等引脚必须设为 AF，且需配合 </w:t>
      </w:r>
      <w:proofErr w:type="spellStart"/>
      <w:r w:rsidRPr="00EF7641">
        <w:t>GPIO_PinAFConfig</w:t>
      </w:r>
      <w:proofErr w:type="spellEnd"/>
      <w:r w:rsidRPr="00EF7641">
        <w:t>()）。</w:t>
      </w:r>
    </w:p>
    <w:p w14:paraId="62CED3C4" w14:textId="2355D3F3" w:rsidR="00EF7641" w:rsidRPr="00EF7641" w:rsidRDefault="00EF7641" w:rsidP="00EF7641">
      <w:pPr>
        <w:numPr>
          <w:ilvl w:val="0"/>
          <w:numId w:val="910"/>
        </w:numPr>
        <w:rPr>
          <w:rFonts w:hint="eastAsia"/>
        </w:rPr>
      </w:pPr>
      <w:proofErr w:type="spellStart"/>
      <w:r w:rsidRPr="00EF7641">
        <w:t>GPIO_Mode_AN</w:t>
      </w:r>
      <w:proofErr w:type="spellEnd"/>
      <w:r w:rsidRPr="00EF7641">
        <w:t>：模拟输入模式（用于 ADC/DAC，关闭施密特触发器以降低功耗）。</w:t>
      </w:r>
    </w:p>
    <w:p w14:paraId="339EEF7A" w14:textId="77777777" w:rsidR="00EF7641" w:rsidRPr="00EF7641" w:rsidRDefault="00EF7641" w:rsidP="00DB2E1A">
      <w:pPr>
        <w:pStyle w:val="5"/>
      </w:pPr>
      <w:r w:rsidRPr="00EF7641">
        <w:t xml:space="preserve">3. </w:t>
      </w:r>
      <w:proofErr w:type="spellStart"/>
      <w:r w:rsidRPr="00EF7641">
        <w:t>GPIO_OType</w:t>
      </w:r>
      <w:proofErr w:type="spellEnd"/>
      <w:r w:rsidRPr="00EF7641">
        <w:t xml:space="preserve"> </w:t>
      </w:r>
      <w:proofErr w:type="gramStart"/>
      <w:r w:rsidRPr="00EF7641">
        <w:t>(输出电路类型)</w:t>
      </w:r>
      <w:proofErr w:type="gramEnd"/>
    </w:p>
    <w:p w14:paraId="44D8C9FD" w14:textId="3C3C07C0" w:rsidR="00EF7641" w:rsidRPr="00EF7641" w:rsidRDefault="00EF7641" w:rsidP="00EF7641">
      <w:pPr>
        <w:rPr>
          <w:rFonts w:hint="eastAsia"/>
        </w:rPr>
      </w:pPr>
      <w:r w:rsidRPr="00EF7641">
        <w:t xml:space="preserve">仅在 </w:t>
      </w:r>
      <w:proofErr w:type="spellStart"/>
      <w:r w:rsidRPr="00EF7641">
        <w:t>GPIO_Mode</w:t>
      </w:r>
      <w:proofErr w:type="spellEnd"/>
      <w:r w:rsidRPr="00EF7641">
        <w:t xml:space="preserve"> 为 </w:t>
      </w:r>
      <w:proofErr w:type="spellStart"/>
      <w:r w:rsidRPr="00EF7641">
        <w:t>GPIO_Mode_OUT</w:t>
      </w:r>
      <w:proofErr w:type="spellEnd"/>
      <w:r w:rsidRPr="00EF7641">
        <w:t xml:space="preserve"> 或 </w:t>
      </w:r>
      <w:proofErr w:type="spellStart"/>
      <w:r w:rsidRPr="00EF7641">
        <w:t>GPIO_Mode_AF</w:t>
      </w:r>
      <w:proofErr w:type="spellEnd"/>
      <w:r w:rsidRPr="00EF7641">
        <w:t xml:space="preserve"> 时生效：</w:t>
      </w:r>
    </w:p>
    <w:p w14:paraId="157DD291" w14:textId="2E1367AD" w:rsidR="00EF7641" w:rsidRPr="00EF7641" w:rsidRDefault="00EF7641" w:rsidP="00EF7641">
      <w:pPr>
        <w:numPr>
          <w:ilvl w:val="0"/>
          <w:numId w:val="911"/>
        </w:numPr>
        <w:rPr>
          <w:rFonts w:hint="eastAsia"/>
        </w:rPr>
      </w:pPr>
      <w:proofErr w:type="spellStart"/>
      <w:r w:rsidRPr="00EF7641">
        <w:t>GPIO_OType_PP</w:t>
      </w:r>
      <w:proofErr w:type="spellEnd"/>
      <w:r w:rsidRPr="00EF7641">
        <w:t>：推挽输出（Push-Pull），驱动高/低电平能力强。</w:t>
      </w:r>
    </w:p>
    <w:p w14:paraId="0415C958" w14:textId="2A10F624" w:rsidR="00EF7641" w:rsidRPr="00EF7641" w:rsidRDefault="00EF7641" w:rsidP="00EF7641">
      <w:pPr>
        <w:numPr>
          <w:ilvl w:val="0"/>
          <w:numId w:val="911"/>
        </w:numPr>
        <w:rPr>
          <w:rFonts w:hint="eastAsia"/>
        </w:rPr>
      </w:pPr>
      <w:proofErr w:type="spellStart"/>
      <w:r w:rsidRPr="00EF7641">
        <w:t>GPIO_OType_OD</w:t>
      </w:r>
      <w:proofErr w:type="spellEnd"/>
      <w:r w:rsidRPr="00EF7641">
        <w:t>：开漏输出（Open-Drain），通常用</w:t>
      </w:r>
      <w:proofErr w:type="gramStart"/>
      <w:r w:rsidRPr="00EF7641">
        <w:t xml:space="preserve">于 I2C </w:t>
      </w:r>
      <w:proofErr w:type="gramEnd"/>
      <w:r w:rsidRPr="00EF7641">
        <w:t>或电平匹配，需外接上拉。</w:t>
      </w:r>
    </w:p>
    <w:p w14:paraId="52D9F0D6" w14:textId="77777777" w:rsidR="00EF7641" w:rsidRPr="00EF7641" w:rsidRDefault="00EF7641" w:rsidP="00DB2E1A">
      <w:pPr>
        <w:pStyle w:val="5"/>
      </w:pPr>
      <w:r w:rsidRPr="00EF7641">
        <w:t xml:space="preserve">4. </w:t>
      </w:r>
      <w:proofErr w:type="spellStart"/>
      <w:r w:rsidRPr="00EF7641">
        <w:t>GPIO_PuPd</w:t>
      </w:r>
      <w:proofErr w:type="spellEnd"/>
      <w:r w:rsidRPr="00EF7641">
        <w:t xml:space="preserve"> </w:t>
      </w:r>
      <w:proofErr w:type="gramStart"/>
      <w:r w:rsidRPr="00EF7641">
        <w:t>(内部上下拉电阻)</w:t>
      </w:r>
      <w:proofErr w:type="gramEnd"/>
    </w:p>
    <w:p w14:paraId="29648C23" w14:textId="7E83B4B8" w:rsidR="00EF7641" w:rsidRPr="00EF7641" w:rsidRDefault="00EF7641" w:rsidP="00EF7641">
      <w:pPr>
        <w:rPr>
          <w:rFonts w:hint="eastAsia"/>
        </w:rPr>
      </w:pPr>
      <w:r w:rsidRPr="00EF7641">
        <w:t>F4 允许在</w:t>
      </w:r>
      <w:r w:rsidRPr="00EF7641">
        <w:rPr>
          <w:b/>
          <w:bCs/>
        </w:rPr>
        <w:t>输入、输出以及复用模式</w:t>
      </w:r>
      <w:r w:rsidRPr="00EF7641">
        <w:t>下独立配置内部上下拉（F1 的输出模式不支持配置内部上下拉）：</w:t>
      </w:r>
    </w:p>
    <w:p w14:paraId="4E5F2B18" w14:textId="40F76189" w:rsidR="00EF7641" w:rsidRPr="00EF7641" w:rsidRDefault="00EF7641" w:rsidP="00EF7641">
      <w:pPr>
        <w:numPr>
          <w:ilvl w:val="0"/>
          <w:numId w:val="912"/>
        </w:numPr>
        <w:rPr>
          <w:rFonts w:hint="eastAsia"/>
        </w:rPr>
      </w:pPr>
      <w:proofErr w:type="spellStart"/>
      <w:r w:rsidRPr="00EF7641">
        <w:t>GPIO_PuPd_NOPULL</w:t>
      </w:r>
      <w:proofErr w:type="spellEnd"/>
      <w:r w:rsidRPr="00EF7641">
        <w:t>：浮空，无内部上下拉。</w:t>
      </w:r>
    </w:p>
    <w:p w14:paraId="44456CAD" w14:textId="7DACCACE" w:rsidR="00EF7641" w:rsidRPr="00EF7641" w:rsidRDefault="00EF7641" w:rsidP="00EF7641">
      <w:pPr>
        <w:numPr>
          <w:ilvl w:val="0"/>
          <w:numId w:val="912"/>
        </w:numPr>
        <w:rPr>
          <w:rFonts w:hint="eastAsia"/>
        </w:rPr>
      </w:pPr>
      <w:proofErr w:type="spellStart"/>
      <w:r w:rsidRPr="00EF7641">
        <w:t>GPIO_PuPd_UP</w:t>
      </w:r>
      <w:proofErr w:type="spellEnd"/>
      <w:r w:rsidRPr="00EF7641">
        <w:t>：启用内部上拉电阻（弱上拉，</w:t>
      </w:r>
      <w:proofErr w:type="gramStart"/>
      <w:r w:rsidRPr="00EF7641">
        <w:t>约 30k</w:t>
      </w:r>
      <w:proofErr w:type="gramEnd"/>
      <w:r w:rsidRPr="00EF7641">
        <w:t>Ω~50kΩ）。</w:t>
      </w:r>
    </w:p>
    <w:p w14:paraId="2B7CAD7A" w14:textId="4749B03B" w:rsidR="00EF7641" w:rsidRPr="00EF7641" w:rsidRDefault="00EF7641" w:rsidP="00EF7641">
      <w:pPr>
        <w:numPr>
          <w:ilvl w:val="0"/>
          <w:numId w:val="912"/>
        </w:numPr>
        <w:rPr>
          <w:rFonts w:hint="eastAsia"/>
        </w:rPr>
      </w:pPr>
      <w:proofErr w:type="spellStart"/>
      <w:r w:rsidRPr="00EF7641">
        <w:t>GPIO_PuPd_DOWN</w:t>
      </w:r>
      <w:proofErr w:type="spellEnd"/>
      <w:r w:rsidRPr="00EF7641">
        <w:t>：启用内部下拉电阻（弱下拉）。</w:t>
      </w:r>
    </w:p>
    <w:p w14:paraId="6917F995" w14:textId="77777777" w:rsidR="00EF7641" w:rsidRPr="00EF7641" w:rsidRDefault="00EF7641" w:rsidP="00DB2E1A">
      <w:pPr>
        <w:pStyle w:val="5"/>
      </w:pPr>
      <w:r w:rsidRPr="00EF7641">
        <w:t xml:space="preserve">5. </w:t>
      </w:r>
      <w:proofErr w:type="spellStart"/>
      <w:r w:rsidRPr="00EF7641">
        <w:t>GPIO_Speed</w:t>
      </w:r>
      <w:proofErr w:type="spellEnd"/>
      <w:r w:rsidRPr="00EF7641">
        <w:t xml:space="preserve"> </w:t>
      </w:r>
      <w:proofErr w:type="gramStart"/>
      <w:r w:rsidRPr="00EF7641">
        <w:t>(输出速度/压摆率)</w:t>
      </w:r>
      <w:proofErr w:type="gramEnd"/>
    </w:p>
    <w:p w14:paraId="32E6555D" w14:textId="1D72F4F3" w:rsidR="00EF7641" w:rsidRPr="00EF7641" w:rsidRDefault="00EF7641" w:rsidP="00EF7641">
      <w:pPr>
        <w:rPr>
          <w:rFonts w:hint="eastAsia"/>
        </w:rPr>
      </w:pPr>
      <w:r w:rsidRPr="00EF7641">
        <w:t>控制输出驱动器的上升/下降沿时间（压摆率），兼顾 EMC 辐射与最高翻转频率：</w:t>
      </w:r>
    </w:p>
    <w:p w14:paraId="59642F6C" w14:textId="514CB612" w:rsidR="00EF7641" w:rsidRPr="00EF7641" w:rsidRDefault="00EF7641" w:rsidP="00EF7641">
      <w:pPr>
        <w:numPr>
          <w:ilvl w:val="0"/>
          <w:numId w:val="913"/>
        </w:numPr>
        <w:rPr>
          <w:rFonts w:hint="eastAsia"/>
        </w:rPr>
      </w:pPr>
      <w:r w:rsidRPr="00EF7641">
        <w:t>GPIO_Speed_2MHz（低速）</w:t>
      </w:r>
    </w:p>
    <w:p w14:paraId="7AD51C01" w14:textId="1745F033" w:rsidR="00EF7641" w:rsidRPr="00EF7641" w:rsidRDefault="00EF7641" w:rsidP="00EF7641">
      <w:pPr>
        <w:numPr>
          <w:ilvl w:val="0"/>
          <w:numId w:val="913"/>
        </w:numPr>
        <w:rPr>
          <w:rFonts w:hint="eastAsia"/>
        </w:rPr>
      </w:pPr>
      <w:r w:rsidRPr="00EF7641">
        <w:t>GPIO_Speed_25MHz（中速）</w:t>
      </w:r>
    </w:p>
    <w:p w14:paraId="0AAC7789" w14:textId="4B923270" w:rsidR="00EF7641" w:rsidRPr="00EF7641" w:rsidRDefault="00EF7641" w:rsidP="00EF7641">
      <w:pPr>
        <w:numPr>
          <w:ilvl w:val="0"/>
          <w:numId w:val="913"/>
        </w:numPr>
        <w:rPr>
          <w:rFonts w:hint="eastAsia"/>
        </w:rPr>
      </w:pPr>
      <w:r w:rsidRPr="00EF7641">
        <w:t>GPIO_Speed_50MHz（快速）</w:t>
      </w:r>
    </w:p>
    <w:p w14:paraId="6149566A" w14:textId="693A26BD" w:rsidR="00EF7641" w:rsidRPr="00EF7641" w:rsidRDefault="00EF7641" w:rsidP="00EF7641">
      <w:pPr>
        <w:numPr>
          <w:ilvl w:val="0"/>
          <w:numId w:val="913"/>
        </w:numPr>
        <w:rPr>
          <w:rFonts w:hint="eastAsia"/>
        </w:rPr>
      </w:pPr>
      <w:r w:rsidRPr="00EF7641">
        <w:t>GPIO_Speed_100MHz（高速）</w:t>
      </w:r>
    </w:p>
    <w:p w14:paraId="5584FFD1" w14:textId="77777777" w:rsidR="00EF7641" w:rsidRPr="00EF7641" w:rsidRDefault="00EF7641" w:rsidP="00DB2E1A">
      <w:pPr>
        <w:pStyle w:val="5"/>
      </w:pPr>
      <w:r w:rsidRPr="00EF7641">
        <w:lastRenderedPageBreak/>
        <w:t xml:space="preserve">F1 </w:t>
      </w:r>
      <w:proofErr w:type="gramStart"/>
      <w:r w:rsidRPr="00EF7641">
        <w:t>与 F4</w:t>
      </w:r>
      <w:proofErr w:type="gramEnd"/>
      <w:r w:rsidRPr="00EF7641">
        <w:t>/F2 核心差异对比</w:t>
      </w:r>
    </w:p>
    <w:tbl>
      <w:tblPr>
        <w:tblW w:w="0" w:type="auto"/>
        <w:tblCellSpacing w:w="15" w:type="dxa"/>
        <w:tblCellMar>
          <w:left w:w="0" w:type="dxa"/>
          <w:right w:w="0" w:type="dxa"/>
        </w:tblCellMar>
        <w:tblLook w:val="04A0" w:firstRow="1" w:lastRow="0" w:firstColumn="1" w:lastColumn="0" w:noHBand="0" w:noVBand="1"/>
      </w:tblPr>
      <w:tblGrid>
        <w:gridCol w:w="796"/>
        <w:gridCol w:w="3736"/>
        <w:gridCol w:w="3758"/>
      </w:tblGrid>
      <w:tr w:rsidR="00EF7641" w:rsidRPr="00EF7641" w14:paraId="261BEA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6D090" w14:textId="77777777" w:rsidR="00EF7641" w:rsidRPr="00EF7641" w:rsidRDefault="00EF7641" w:rsidP="00EF7641">
            <w:proofErr w:type="gramStart"/>
            <w:r w:rsidRPr="00EF7641">
              <w:rPr>
                <w:b/>
                <w:bCs/>
              </w:rPr>
              <w:t xml:space="preserve">特性 / </w:t>
            </w:r>
            <w:proofErr w:type="gramEnd"/>
            <w:r w:rsidRPr="00EF7641">
              <w:rPr>
                <w:b/>
                <w:bCs/>
              </w:rPr>
              <w:t>配置项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C03C6" w14:textId="77777777" w:rsidR="00EF7641" w:rsidRPr="00EF7641" w:rsidRDefault="00EF7641" w:rsidP="00EF7641">
            <w:r w:rsidRPr="00EF7641">
              <w:rPr>
                <w:b/>
                <w:bCs/>
              </w:rPr>
              <w:t>STM32F1 系列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98624" w14:textId="77777777" w:rsidR="00EF7641" w:rsidRPr="00EF7641" w:rsidRDefault="00EF7641" w:rsidP="00EF7641">
            <w:r w:rsidRPr="00EF7641">
              <w:rPr>
                <w:b/>
                <w:bCs/>
              </w:rPr>
              <w:t>STM32F4/F2 系列</w:t>
            </w:r>
          </w:p>
        </w:tc>
      </w:tr>
      <w:tr w:rsidR="00EF7641" w:rsidRPr="00EF7641" w14:paraId="2C55D5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82992" w14:textId="77777777" w:rsidR="00EF7641" w:rsidRPr="00EF7641" w:rsidRDefault="00EF7641" w:rsidP="00EF7641">
            <w:r w:rsidRPr="00EF7641">
              <w:rPr>
                <w:b/>
                <w:bCs/>
              </w:rPr>
              <w:t>时钟总线挂载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F9637" w14:textId="77777777" w:rsidR="00EF7641" w:rsidRPr="00EF7641" w:rsidRDefault="00EF7641" w:rsidP="00EF7641">
            <w:r w:rsidRPr="00EF7641">
              <w:t>挂载</w:t>
            </w:r>
            <w:proofErr w:type="gramStart"/>
            <w:r w:rsidRPr="00EF7641">
              <w:t xml:space="preserve">于 </w:t>
            </w:r>
            <w:r w:rsidRPr="00EF7641">
              <w:rPr>
                <w:b/>
                <w:bCs/>
              </w:rPr>
              <w:t>APB2</w:t>
            </w:r>
            <w:proofErr w:type="gramEnd"/>
            <w:r w:rsidRPr="00EF7641">
              <w:t>（RCC_APB2PeriphClockCmd）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27D18" w14:textId="77777777" w:rsidR="00EF7641" w:rsidRPr="00EF7641" w:rsidRDefault="00EF7641" w:rsidP="00EF7641">
            <w:r w:rsidRPr="00EF7641">
              <w:t>挂载</w:t>
            </w:r>
            <w:proofErr w:type="gramStart"/>
            <w:r w:rsidRPr="00EF7641">
              <w:t xml:space="preserve">于 </w:t>
            </w:r>
            <w:r w:rsidRPr="00EF7641">
              <w:rPr>
                <w:b/>
                <w:bCs/>
              </w:rPr>
              <w:t>AHB1</w:t>
            </w:r>
            <w:proofErr w:type="gramEnd"/>
            <w:r w:rsidRPr="00EF7641">
              <w:t>（RCC_AHB1PeriphClockCmd）</w:t>
            </w:r>
          </w:p>
        </w:tc>
      </w:tr>
      <w:tr w:rsidR="00EF7641" w:rsidRPr="00EF7641" w14:paraId="738661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1B8D6" w14:textId="77777777" w:rsidR="00EF7641" w:rsidRPr="00EF7641" w:rsidRDefault="00EF7641" w:rsidP="00EF7641">
            <w:r w:rsidRPr="00EF7641">
              <w:rPr>
                <w:b/>
                <w:bCs/>
              </w:rPr>
              <w:t>模式划分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CD5CB" w14:textId="77777777" w:rsidR="00EF7641" w:rsidRPr="00EF7641" w:rsidRDefault="00EF7641" w:rsidP="00EF7641">
            <w:proofErr w:type="gramStart"/>
            <w:r w:rsidRPr="00EF7641">
              <w:t>8 种</w:t>
            </w:r>
            <w:proofErr w:type="gramEnd"/>
            <w:r w:rsidRPr="00EF7641">
              <w:t xml:space="preserve">复合模式（如 </w:t>
            </w:r>
            <w:proofErr w:type="spellStart"/>
            <w:r w:rsidRPr="00EF7641">
              <w:t>GPIO_Mode_IPU</w:t>
            </w:r>
            <w:proofErr w:type="spellEnd"/>
            <w:r w:rsidRPr="00EF7641">
              <w:t xml:space="preserve">, </w:t>
            </w:r>
            <w:proofErr w:type="spellStart"/>
            <w:r w:rsidRPr="00EF7641">
              <w:t>GPIO_Mode_Out_PP</w:t>
            </w:r>
            <w:proofErr w:type="spellEnd"/>
            <w:r w:rsidRPr="00EF764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27D86" w14:textId="77777777" w:rsidR="00EF7641" w:rsidRPr="00EF7641" w:rsidRDefault="00EF7641" w:rsidP="00EF7641">
            <w:r w:rsidRPr="00EF7641">
              <w:t xml:space="preserve">解耦为 Mode </w:t>
            </w:r>
            <w:proofErr w:type="gramStart"/>
            <w:r w:rsidRPr="00EF7641">
              <w:t>(4种)</w:t>
            </w:r>
            <w:proofErr w:type="gramEnd"/>
            <w:r w:rsidRPr="00EF7641">
              <w:t xml:space="preserve"> + </w:t>
            </w:r>
            <w:proofErr w:type="spellStart"/>
            <w:r w:rsidRPr="00EF7641">
              <w:t>OType</w:t>
            </w:r>
            <w:proofErr w:type="spellEnd"/>
            <w:r w:rsidRPr="00EF7641">
              <w:t xml:space="preserve"> </w:t>
            </w:r>
            <w:proofErr w:type="gramStart"/>
            <w:r w:rsidRPr="00EF7641">
              <w:t>(2种)</w:t>
            </w:r>
            <w:proofErr w:type="gramEnd"/>
            <w:r w:rsidRPr="00EF7641">
              <w:t xml:space="preserve"> + </w:t>
            </w:r>
            <w:proofErr w:type="spellStart"/>
            <w:r w:rsidRPr="00EF7641">
              <w:t>PuPd</w:t>
            </w:r>
            <w:proofErr w:type="spellEnd"/>
            <w:r w:rsidRPr="00EF7641">
              <w:t xml:space="preserve"> </w:t>
            </w:r>
            <w:proofErr w:type="gramStart"/>
            <w:r w:rsidRPr="00EF7641">
              <w:t>(3种)</w:t>
            </w:r>
            <w:proofErr w:type="gramEnd"/>
          </w:p>
        </w:tc>
      </w:tr>
      <w:tr w:rsidR="00EF7641" w:rsidRPr="00EF7641" w14:paraId="680227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56AB8" w14:textId="77777777" w:rsidR="00EF7641" w:rsidRPr="00EF7641" w:rsidRDefault="00EF7641" w:rsidP="00EF7641">
            <w:r w:rsidRPr="00EF7641">
              <w:rPr>
                <w:b/>
                <w:bCs/>
              </w:rPr>
              <w:t>输出态上下拉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BBD3B" w14:textId="77777777" w:rsidR="00EF7641" w:rsidRPr="00EF7641" w:rsidRDefault="00EF7641" w:rsidP="00EF7641">
            <w:r w:rsidRPr="00EF7641">
              <w:t>不支持（推挽/开漏输出时上下拉不可选）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75699" w14:textId="77777777" w:rsidR="00EF7641" w:rsidRPr="00EF7641" w:rsidRDefault="00EF7641" w:rsidP="00EF7641">
            <w:r w:rsidRPr="00EF7641">
              <w:rPr>
                <w:b/>
                <w:bCs/>
              </w:rPr>
              <w:t>支持</w:t>
            </w:r>
            <w:r w:rsidRPr="00EF7641">
              <w:t xml:space="preserve">（如开漏输出可直接使能内部上拉 </w:t>
            </w:r>
            <w:proofErr w:type="spellStart"/>
            <w:r w:rsidRPr="00EF7641">
              <w:t>GPIO_PuPd_UP</w:t>
            </w:r>
            <w:proofErr w:type="spellEnd"/>
            <w:r w:rsidRPr="00EF7641">
              <w:t>）</w:t>
            </w:r>
          </w:p>
        </w:tc>
      </w:tr>
      <w:tr w:rsidR="00EF7641" w:rsidRPr="00EF7641" w14:paraId="1EE721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FD731" w14:textId="77777777" w:rsidR="00EF7641" w:rsidRPr="00EF7641" w:rsidRDefault="00EF7641" w:rsidP="00EF7641">
            <w:r w:rsidRPr="00EF7641">
              <w:rPr>
                <w:b/>
                <w:bCs/>
              </w:rPr>
              <w:t>复用引脚配置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F5508" w14:textId="77777777" w:rsidR="00EF7641" w:rsidRPr="00EF7641" w:rsidRDefault="00EF7641" w:rsidP="00EF7641">
            <w:r w:rsidRPr="00EF7641">
              <w:t xml:space="preserve">模式设为 </w:t>
            </w:r>
            <w:proofErr w:type="spellStart"/>
            <w:r w:rsidRPr="00EF7641">
              <w:t>GPIO_Mode_AF_PP</w:t>
            </w:r>
            <w:proofErr w:type="spellEnd"/>
            <w:r w:rsidRPr="00EF7641">
              <w:t>，重映射靠 AFIO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DF2C4" w14:textId="77777777" w:rsidR="00EF7641" w:rsidRPr="00EF7641" w:rsidRDefault="00EF7641" w:rsidP="00EF7641">
            <w:r w:rsidRPr="00EF7641">
              <w:t xml:space="preserve">模式设为 </w:t>
            </w:r>
            <w:proofErr w:type="spellStart"/>
            <w:r w:rsidRPr="00EF7641">
              <w:t>GPIO_Mode_AF</w:t>
            </w:r>
            <w:proofErr w:type="spellEnd"/>
            <w:r w:rsidRPr="00EF7641">
              <w:t xml:space="preserve">，映射靠 </w:t>
            </w:r>
            <w:proofErr w:type="spellStart"/>
            <w:r w:rsidRPr="00EF7641">
              <w:t>GPIO_PinAFConfig</w:t>
            </w:r>
            <w:proofErr w:type="spellEnd"/>
            <w:r w:rsidRPr="00EF7641">
              <w:t>()</w:t>
            </w:r>
          </w:p>
        </w:tc>
      </w:tr>
    </w:tbl>
    <w:p w14:paraId="23F8F184" w14:textId="77777777" w:rsidR="00EF7641" w:rsidRPr="00EF7641" w:rsidRDefault="00EF7641" w:rsidP="003D2F63">
      <w:pPr>
        <w:pStyle w:val="5"/>
      </w:pPr>
      <w:r w:rsidRPr="00EF7641">
        <w:lastRenderedPageBreak/>
        <w:t>代码示例</w:t>
      </w:r>
    </w:p>
    <w:p w14:paraId="205615EB" w14:textId="77777777" w:rsidR="00EF7641" w:rsidRPr="00EF7641" w:rsidRDefault="00EF7641" w:rsidP="00EF7641">
      <w:pPr>
        <w:rPr>
          <w:b/>
          <w:bCs/>
        </w:rPr>
      </w:pPr>
      <w:r w:rsidRPr="00EF7641">
        <w:rPr>
          <w:b/>
          <w:bCs/>
        </w:rPr>
        <w:t>1</w:t>
      </w:r>
      <w:proofErr w:type="gramStart"/>
      <w:r w:rsidRPr="00EF7641">
        <w:rPr>
          <w:b/>
          <w:bCs/>
        </w:rPr>
        <w:t>. 通用</w:t>
      </w:r>
      <w:proofErr w:type="gramEnd"/>
      <w:r w:rsidRPr="00EF7641">
        <w:rPr>
          <w:b/>
          <w:bCs/>
        </w:rPr>
        <w:t>推挽输出（</w:t>
      </w:r>
      <w:proofErr w:type="gramStart"/>
      <w:r w:rsidRPr="00EF7641">
        <w:rPr>
          <w:b/>
          <w:bCs/>
        </w:rPr>
        <w:t xml:space="preserve">以 PA5 </w:t>
      </w:r>
      <w:proofErr w:type="gramEnd"/>
      <w:r w:rsidRPr="00EF7641">
        <w:rPr>
          <w:b/>
          <w:bCs/>
        </w:rPr>
        <w:t>点亮 LED 为例）</w:t>
      </w:r>
    </w:p>
    <w:p w14:paraId="21939E5B" w14:textId="77777777" w:rsidR="00EF7641" w:rsidRPr="00EF7641" w:rsidRDefault="00EF7641" w:rsidP="00EF7641">
      <w:r w:rsidRPr="00EF7641">
        <w:t>C</w:t>
      </w:r>
    </w:p>
    <w:p w14:paraId="372ED590" w14:textId="77777777" w:rsidR="00EF7641" w:rsidRPr="00EF7641" w:rsidRDefault="00EF7641" w:rsidP="00EF7641">
      <w:proofErr w:type="gramStart"/>
      <w:r w:rsidRPr="00EF7641">
        <w:t>#</w:t>
      </w:r>
      <w:r w:rsidRPr="00EF7641">
        <w:rPr>
          <w:b/>
          <w:bCs/>
        </w:rPr>
        <w:t>include</w:t>
      </w:r>
      <w:proofErr w:type="gramEnd"/>
      <w:r w:rsidRPr="00EF7641">
        <w:t xml:space="preserve"> "stm32f4xx</w:t>
      </w:r>
      <w:proofErr w:type="gramStart"/>
      <w:r w:rsidRPr="00EF7641">
        <w:t>.h</w:t>
      </w:r>
      <w:proofErr w:type="gramEnd"/>
      <w:r w:rsidRPr="00EF7641">
        <w:t>"</w:t>
      </w:r>
    </w:p>
    <w:p w14:paraId="1AC3BA40" w14:textId="77777777" w:rsidR="00EF7641" w:rsidRPr="00EF7641" w:rsidRDefault="00EF7641" w:rsidP="00EF7641"/>
    <w:p w14:paraId="61CCE0EC" w14:textId="77777777" w:rsidR="00EF7641" w:rsidRPr="00EF7641" w:rsidRDefault="00EF7641" w:rsidP="00EF7641">
      <w:r w:rsidRPr="00EF7641">
        <w:t xml:space="preserve">void </w:t>
      </w:r>
      <w:proofErr w:type="spellStart"/>
      <w:r w:rsidRPr="00EF7641">
        <w:t>LED_Init</w:t>
      </w:r>
      <w:proofErr w:type="spellEnd"/>
      <w:r w:rsidRPr="00EF7641">
        <w:t>(void) {</w:t>
      </w:r>
    </w:p>
    <w:p w14:paraId="0BDD9601" w14:textId="77777777" w:rsidR="00EF7641" w:rsidRPr="00EF7641" w:rsidRDefault="00EF7641" w:rsidP="00EF7641">
      <w:r w:rsidRPr="00EF7641">
        <w:t xml:space="preserve">    </w:t>
      </w:r>
      <w:proofErr w:type="spellStart"/>
      <w:r w:rsidRPr="00EF7641">
        <w:t>GPIO_InitTypeDef</w:t>
      </w:r>
      <w:proofErr w:type="spellEnd"/>
      <w:r w:rsidRPr="00EF7641">
        <w:t xml:space="preserve"> </w:t>
      </w:r>
      <w:proofErr w:type="spellStart"/>
      <w:r w:rsidRPr="00EF7641">
        <w:t>GPIO_InitStruct</w:t>
      </w:r>
      <w:proofErr w:type="spellEnd"/>
      <w:r w:rsidRPr="00EF7641">
        <w:t>;</w:t>
      </w:r>
    </w:p>
    <w:p w14:paraId="4ED056CA" w14:textId="77777777" w:rsidR="00EF7641" w:rsidRPr="00EF7641" w:rsidRDefault="00EF7641" w:rsidP="00EF7641"/>
    <w:p w14:paraId="299E6697" w14:textId="77777777" w:rsidR="00EF7641" w:rsidRPr="00EF7641" w:rsidRDefault="00EF7641" w:rsidP="00EF7641">
      <w:r w:rsidRPr="00EF7641">
        <w:t xml:space="preserve">    /</w:t>
      </w:r>
      <w:proofErr w:type="gramStart"/>
      <w:r w:rsidRPr="00EF7641">
        <w:t>/ 1</w:t>
      </w:r>
      <w:proofErr w:type="gramEnd"/>
      <w:r w:rsidRPr="00EF7641">
        <w:t>. 开启 GPIOA 时钟（注意：F4 必须</w:t>
      </w:r>
      <w:proofErr w:type="gramStart"/>
      <w:r w:rsidRPr="00EF7641">
        <w:t xml:space="preserve">使用 AHB1 </w:t>
      </w:r>
      <w:proofErr w:type="gramEnd"/>
      <w:r w:rsidRPr="00EF7641">
        <w:t>总线）</w:t>
      </w:r>
    </w:p>
    <w:p w14:paraId="3CD27537" w14:textId="77777777" w:rsidR="00EF7641" w:rsidRPr="00EF7641" w:rsidRDefault="00EF7641" w:rsidP="00EF7641">
      <w:r w:rsidRPr="00EF7641">
        <w:t xml:space="preserve">    RCC_AHB1</w:t>
      </w:r>
      <w:proofErr w:type="gramStart"/>
      <w:r w:rsidRPr="00EF7641">
        <w:t>PeriphClockCmd(</w:t>
      </w:r>
      <w:proofErr w:type="gramEnd"/>
      <w:r w:rsidRPr="00EF7641">
        <w:t>RCC_AHB1Periph_GPIOA, ENABLE);</w:t>
      </w:r>
    </w:p>
    <w:p w14:paraId="70E787F5" w14:textId="77777777" w:rsidR="00EF7641" w:rsidRPr="00EF7641" w:rsidRDefault="00EF7641" w:rsidP="00EF7641"/>
    <w:p w14:paraId="7D57BF0E" w14:textId="77777777" w:rsidR="00EF7641" w:rsidRPr="00EF7641" w:rsidRDefault="00EF7641" w:rsidP="00EF7641">
      <w:r w:rsidRPr="00EF7641">
        <w:t xml:space="preserve">    /</w:t>
      </w:r>
      <w:proofErr w:type="gramStart"/>
      <w:r w:rsidRPr="00EF7641">
        <w:t>/ 2</w:t>
      </w:r>
      <w:proofErr w:type="gramEnd"/>
      <w:r w:rsidRPr="00EF7641">
        <w:t>. 填充初始化参数</w:t>
      </w:r>
    </w:p>
    <w:p w14:paraId="2A49826F" w14:textId="77777777" w:rsidR="00EF7641" w:rsidRPr="00EF7641" w:rsidRDefault="00EF7641" w:rsidP="00EF7641">
      <w:r w:rsidRPr="00EF7641">
        <w:t xml:space="preserve">    </w:t>
      </w:r>
      <w:proofErr w:type="spellStart"/>
      <w:r w:rsidRPr="00EF7641">
        <w:t>GPIO_InitStruct.GPIO_Pin</w:t>
      </w:r>
      <w:proofErr w:type="spellEnd"/>
      <w:r w:rsidRPr="00EF7641">
        <w:t xml:space="preserve"> = GPIO_Pin_5;</w:t>
      </w:r>
    </w:p>
    <w:p w14:paraId="611DAA06" w14:textId="77777777" w:rsidR="00EF7641" w:rsidRPr="00EF7641" w:rsidRDefault="00EF7641" w:rsidP="00EF7641">
      <w:r w:rsidRPr="00EF7641">
        <w:t xml:space="preserve">    </w:t>
      </w:r>
      <w:proofErr w:type="spellStart"/>
      <w:r w:rsidRPr="00EF7641">
        <w:t>GPIO_InitStruct.GPIO_Mode</w:t>
      </w:r>
      <w:proofErr w:type="spellEnd"/>
      <w:r w:rsidRPr="00EF7641">
        <w:t xml:space="preserve"> = </w:t>
      </w:r>
      <w:proofErr w:type="spellStart"/>
      <w:r w:rsidRPr="00EF7641">
        <w:t>GPIO_Mode_OUT</w:t>
      </w:r>
      <w:proofErr w:type="spellEnd"/>
      <w:proofErr w:type="gramStart"/>
      <w:r w:rsidRPr="00EF7641">
        <w:t>;          // 通用</w:t>
      </w:r>
      <w:proofErr w:type="gramEnd"/>
      <w:r w:rsidRPr="00EF7641">
        <w:t>输出</w:t>
      </w:r>
    </w:p>
    <w:p w14:paraId="4A108FE1" w14:textId="77777777" w:rsidR="00EF7641" w:rsidRPr="00EF7641" w:rsidRDefault="00EF7641" w:rsidP="00EF7641">
      <w:r w:rsidRPr="00EF7641">
        <w:t xml:space="preserve">    </w:t>
      </w:r>
      <w:proofErr w:type="spellStart"/>
      <w:r w:rsidRPr="00EF7641">
        <w:t>GPIO_InitStruct.GPIO_OType</w:t>
      </w:r>
      <w:proofErr w:type="spellEnd"/>
      <w:r w:rsidRPr="00EF7641">
        <w:t xml:space="preserve"> = </w:t>
      </w:r>
      <w:proofErr w:type="spellStart"/>
      <w:r w:rsidRPr="00EF7641">
        <w:t>GPIO_OType_PP</w:t>
      </w:r>
      <w:proofErr w:type="spellEnd"/>
      <w:proofErr w:type="gramStart"/>
      <w:r w:rsidRPr="00EF7641">
        <w:t>;         // 推</w:t>
      </w:r>
      <w:proofErr w:type="gramEnd"/>
      <w:r w:rsidRPr="00EF7641">
        <w:t>挽</w:t>
      </w:r>
    </w:p>
    <w:p w14:paraId="786C938F" w14:textId="77777777" w:rsidR="00EF7641" w:rsidRPr="00EF7641" w:rsidRDefault="00EF7641" w:rsidP="00EF7641">
      <w:r w:rsidRPr="00EF7641">
        <w:t xml:space="preserve">    </w:t>
      </w:r>
      <w:proofErr w:type="spellStart"/>
      <w:r w:rsidRPr="00EF7641">
        <w:t>GPIO_InitStruct.GPIO_PuPd</w:t>
      </w:r>
      <w:proofErr w:type="spellEnd"/>
      <w:r w:rsidRPr="00EF7641">
        <w:t xml:space="preserve"> = </w:t>
      </w:r>
      <w:proofErr w:type="spellStart"/>
      <w:r w:rsidRPr="00EF7641">
        <w:t>GPIO_PuPd_NOPULL</w:t>
      </w:r>
      <w:proofErr w:type="spellEnd"/>
      <w:proofErr w:type="gramStart"/>
      <w:r w:rsidRPr="00EF7641">
        <w:t>;       // 无</w:t>
      </w:r>
      <w:proofErr w:type="gramEnd"/>
      <w:r w:rsidRPr="00EF7641">
        <w:t>上下拉</w:t>
      </w:r>
    </w:p>
    <w:p w14:paraId="7865D992" w14:textId="77777777" w:rsidR="00EF7641" w:rsidRPr="00EF7641" w:rsidRDefault="00EF7641" w:rsidP="00EF7641">
      <w:r w:rsidRPr="00EF7641">
        <w:t xml:space="preserve">    </w:t>
      </w:r>
      <w:proofErr w:type="spellStart"/>
      <w:r w:rsidRPr="00EF7641">
        <w:t>GPIO_InitStruct.GPIO_Speed</w:t>
      </w:r>
      <w:proofErr w:type="spellEnd"/>
      <w:r w:rsidRPr="00EF7641">
        <w:t xml:space="preserve"> = GPIO_Speed_50MHz</w:t>
      </w:r>
      <w:proofErr w:type="gramStart"/>
      <w:r w:rsidRPr="00EF7641">
        <w:t>;      /</w:t>
      </w:r>
      <w:proofErr w:type="gramEnd"/>
      <w:r w:rsidRPr="00EF7641">
        <w:t>/ 50MHz 速度</w:t>
      </w:r>
    </w:p>
    <w:p w14:paraId="7658A35B" w14:textId="77777777" w:rsidR="00EF7641" w:rsidRPr="00EF7641" w:rsidRDefault="00EF7641" w:rsidP="00EF7641"/>
    <w:p w14:paraId="417FDADC" w14:textId="77777777" w:rsidR="00EF7641" w:rsidRPr="00EF7641" w:rsidRDefault="00EF7641" w:rsidP="00EF7641">
      <w:r w:rsidRPr="00EF7641">
        <w:t xml:space="preserve">    /</w:t>
      </w:r>
      <w:proofErr w:type="gramStart"/>
      <w:r w:rsidRPr="00EF7641">
        <w:t>/ 3</w:t>
      </w:r>
      <w:proofErr w:type="gramEnd"/>
      <w:r w:rsidRPr="00EF7641">
        <w:t>. 执行初始化</w:t>
      </w:r>
    </w:p>
    <w:p w14:paraId="60FC0D0D" w14:textId="77777777" w:rsidR="00EF7641" w:rsidRPr="00EF7641" w:rsidRDefault="00EF7641" w:rsidP="00EF7641">
      <w:r w:rsidRPr="00EF7641">
        <w:t xml:space="preserve">    </w:t>
      </w:r>
      <w:proofErr w:type="spellStart"/>
      <w:r w:rsidRPr="00EF7641">
        <w:t>GPIO_</w:t>
      </w:r>
      <w:proofErr w:type="gramStart"/>
      <w:r w:rsidRPr="00EF7641">
        <w:t>Init</w:t>
      </w:r>
      <w:proofErr w:type="spellEnd"/>
      <w:r w:rsidRPr="00EF7641">
        <w:t>(</w:t>
      </w:r>
      <w:proofErr w:type="gramEnd"/>
      <w:r w:rsidRPr="00EF7641">
        <w:t>GPIOA, &amp;</w:t>
      </w:r>
      <w:proofErr w:type="spellStart"/>
      <w:r w:rsidRPr="00EF7641">
        <w:t>GPIO_InitStruct</w:t>
      </w:r>
      <w:proofErr w:type="spellEnd"/>
      <w:r w:rsidRPr="00EF7641">
        <w:t>);</w:t>
      </w:r>
    </w:p>
    <w:p w14:paraId="408D917A" w14:textId="77777777" w:rsidR="00EF7641" w:rsidRPr="00EF7641" w:rsidRDefault="00EF7641" w:rsidP="00EF7641">
      <w:r w:rsidRPr="00EF7641">
        <w:t>}</w:t>
      </w:r>
    </w:p>
    <w:p w14:paraId="1212C26D" w14:textId="77777777" w:rsidR="00EF7641" w:rsidRPr="00EF7641" w:rsidRDefault="00EF7641" w:rsidP="00EF7641">
      <w:pPr>
        <w:rPr>
          <w:b/>
          <w:bCs/>
        </w:rPr>
      </w:pPr>
      <w:r w:rsidRPr="00EF7641">
        <w:rPr>
          <w:b/>
          <w:bCs/>
        </w:rPr>
        <w:t>2</w:t>
      </w:r>
      <w:proofErr w:type="gramStart"/>
      <w:r w:rsidRPr="00EF7641">
        <w:rPr>
          <w:b/>
          <w:bCs/>
        </w:rPr>
        <w:t>. 复用</w:t>
      </w:r>
      <w:proofErr w:type="gramEnd"/>
      <w:r w:rsidRPr="00EF7641">
        <w:rPr>
          <w:b/>
          <w:bCs/>
        </w:rPr>
        <w:t>功能配置（</w:t>
      </w:r>
      <w:proofErr w:type="gramStart"/>
      <w:r w:rsidRPr="00EF7641">
        <w:rPr>
          <w:b/>
          <w:bCs/>
        </w:rPr>
        <w:t xml:space="preserve">以 PA9 </w:t>
      </w:r>
      <w:proofErr w:type="gramEnd"/>
      <w:r w:rsidRPr="00EF7641">
        <w:rPr>
          <w:b/>
          <w:bCs/>
        </w:rPr>
        <w:t>复用为 USART1_TX 为例）</w:t>
      </w:r>
    </w:p>
    <w:p w14:paraId="74B97F8D" w14:textId="77777777" w:rsidR="00EF7641" w:rsidRPr="00EF7641" w:rsidRDefault="00EF7641" w:rsidP="00EF7641">
      <w:r w:rsidRPr="00EF7641">
        <w:t xml:space="preserve">在 F4 中，将引脚用于外设功能时，除了调用 </w:t>
      </w:r>
      <w:proofErr w:type="spellStart"/>
      <w:r w:rsidRPr="00EF7641">
        <w:t>GPIO_Init</w:t>
      </w:r>
      <w:proofErr w:type="spellEnd"/>
      <w:r w:rsidRPr="00EF7641">
        <w:t>(</w:t>
      </w:r>
      <w:proofErr w:type="gramStart"/>
      <w:r w:rsidRPr="00EF7641">
        <w:t>) 设</w:t>
      </w:r>
      <w:proofErr w:type="gramEnd"/>
      <w:r w:rsidRPr="00EF7641">
        <w:t xml:space="preserve">为 </w:t>
      </w:r>
      <w:proofErr w:type="spellStart"/>
      <w:r w:rsidRPr="00EF7641">
        <w:t>GPIO_Mode_AF</w:t>
      </w:r>
      <w:proofErr w:type="spellEnd"/>
      <w:r w:rsidRPr="00EF7641">
        <w:t xml:space="preserve"> 外，</w:t>
      </w:r>
      <w:r w:rsidRPr="00EF7641">
        <w:rPr>
          <w:b/>
          <w:bCs/>
        </w:rPr>
        <w:t xml:space="preserve">必须调用 </w:t>
      </w:r>
      <w:proofErr w:type="spellStart"/>
      <w:r w:rsidRPr="0077274D">
        <w:rPr>
          <w:color w:val="EE0000"/>
        </w:rPr>
        <w:t>GPIO_PinAFConfig</w:t>
      </w:r>
      <w:proofErr w:type="spellEnd"/>
      <w:r w:rsidRPr="0077274D">
        <w:rPr>
          <w:color w:val="EE0000"/>
        </w:rPr>
        <w:t>(</w:t>
      </w:r>
      <w:proofErr w:type="gramStart"/>
      <w:r w:rsidRPr="0077274D">
        <w:rPr>
          <w:color w:val="EE0000"/>
        </w:rPr>
        <w:t>)</w:t>
      </w:r>
      <w:r w:rsidRPr="00EF7641">
        <w:rPr>
          <w:b/>
          <w:bCs/>
        </w:rPr>
        <w:t xml:space="preserve"> 显</w:t>
      </w:r>
      <w:proofErr w:type="gramEnd"/>
      <w:r w:rsidRPr="00EF7641">
        <w:rPr>
          <w:b/>
          <w:bCs/>
        </w:rPr>
        <w:t>式指定具体外设复用通道</w:t>
      </w:r>
      <w:r w:rsidRPr="00EF7641">
        <w:t>：</w:t>
      </w:r>
    </w:p>
    <w:p w14:paraId="0B5F27A8" w14:textId="77777777" w:rsidR="00EF7641" w:rsidRPr="00EF7641" w:rsidRDefault="00EF7641" w:rsidP="00EF7641">
      <w:r w:rsidRPr="00EF7641">
        <w:t>C</w:t>
      </w:r>
    </w:p>
    <w:p w14:paraId="5C810D01" w14:textId="77777777" w:rsidR="00EF7641" w:rsidRPr="00EF7641" w:rsidRDefault="00EF7641" w:rsidP="00EF7641">
      <w:r w:rsidRPr="00EF7641">
        <w:t>void USART1_GPIO_Init(</w:t>
      </w:r>
      <w:proofErr w:type="gramStart"/>
      <w:r w:rsidRPr="00EF7641">
        <w:t>void) {</w:t>
      </w:r>
      <w:proofErr w:type="gramEnd"/>
    </w:p>
    <w:p w14:paraId="5DDCC94F" w14:textId="77777777" w:rsidR="00EF7641" w:rsidRPr="00EF7641" w:rsidRDefault="00EF7641" w:rsidP="00EF7641">
      <w:r w:rsidRPr="00EF7641">
        <w:t xml:space="preserve">    </w:t>
      </w:r>
      <w:proofErr w:type="spellStart"/>
      <w:r w:rsidRPr="00EF7641">
        <w:t>GPIO_InitTypeDef</w:t>
      </w:r>
      <w:proofErr w:type="spellEnd"/>
      <w:r w:rsidRPr="00EF7641">
        <w:t xml:space="preserve"> </w:t>
      </w:r>
      <w:proofErr w:type="spellStart"/>
      <w:r w:rsidRPr="00EF7641">
        <w:t>GPIO_InitStruct</w:t>
      </w:r>
      <w:proofErr w:type="spellEnd"/>
      <w:r w:rsidRPr="00EF7641">
        <w:t>;</w:t>
      </w:r>
    </w:p>
    <w:p w14:paraId="7A23D5C1" w14:textId="77777777" w:rsidR="00EF7641" w:rsidRPr="00EF7641" w:rsidRDefault="00EF7641" w:rsidP="00EF7641"/>
    <w:p w14:paraId="4BCC4932" w14:textId="77777777" w:rsidR="00EF7641" w:rsidRPr="00EF7641" w:rsidRDefault="00EF7641" w:rsidP="00EF7641">
      <w:r w:rsidRPr="00EF7641">
        <w:t xml:space="preserve">    /</w:t>
      </w:r>
      <w:proofErr w:type="gramStart"/>
      <w:r w:rsidRPr="00EF7641">
        <w:t>/ 1</w:t>
      </w:r>
      <w:proofErr w:type="gramEnd"/>
      <w:r w:rsidRPr="00EF7641">
        <w:t>. 开启 GPIOA 时钟</w:t>
      </w:r>
    </w:p>
    <w:p w14:paraId="7720D535" w14:textId="77777777" w:rsidR="00EF7641" w:rsidRPr="00EF7641" w:rsidRDefault="00EF7641" w:rsidP="00EF7641">
      <w:r w:rsidRPr="00EF7641">
        <w:t xml:space="preserve">    RCC_AHB1</w:t>
      </w:r>
      <w:proofErr w:type="gramStart"/>
      <w:r w:rsidRPr="00EF7641">
        <w:t>PeriphClockCmd(</w:t>
      </w:r>
      <w:proofErr w:type="gramEnd"/>
      <w:r w:rsidRPr="00EF7641">
        <w:t>RCC_AHB1Periph_GPIOA, ENABLE);</w:t>
      </w:r>
    </w:p>
    <w:p w14:paraId="41A04E7C" w14:textId="77777777" w:rsidR="00EF7641" w:rsidRPr="00EF7641" w:rsidRDefault="00EF7641" w:rsidP="00EF7641"/>
    <w:p w14:paraId="3DEFCB2E" w14:textId="77777777" w:rsidR="00EF7641" w:rsidRPr="00EF7641" w:rsidRDefault="00EF7641" w:rsidP="00EF7641">
      <w:r w:rsidRPr="00EF7641">
        <w:t xml:space="preserve">    /</w:t>
      </w:r>
      <w:proofErr w:type="gramStart"/>
      <w:r w:rsidRPr="00EF7641">
        <w:t>/ 2</w:t>
      </w:r>
      <w:proofErr w:type="gramEnd"/>
      <w:r w:rsidRPr="00EF7641">
        <w:t>. 将 PA9 引脚连接</w:t>
      </w:r>
      <w:proofErr w:type="gramStart"/>
      <w:r w:rsidRPr="00EF7641">
        <w:t xml:space="preserve">到 USART1 </w:t>
      </w:r>
      <w:proofErr w:type="gramEnd"/>
      <w:r w:rsidRPr="00EF7641">
        <w:t>复用通道（F4 特有的引脚复用选择器）</w:t>
      </w:r>
    </w:p>
    <w:p w14:paraId="33527F46" w14:textId="77777777" w:rsidR="00EF7641" w:rsidRPr="00EF7641" w:rsidRDefault="00EF7641" w:rsidP="00EF7641">
      <w:r w:rsidRPr="00EF7641">
        <w:t xml:space="preserve">    </w:t>
      </w:r>
      <w:proofErr w:type="spellStart"/>
      <w:r w:rsidRPr="00EF7641">
        <w:t>GPIO_</w:t>
      </w:r>
      <w:proofErr w:type="gramStart"/>
      <w:r w:rsidRPr="00EF7641">
        <w:t>PinAFConfig</w:t>
      </w:r>
      <w:proofErr w:type="spellEnd"/>
      <w:r w:rsidRPr="00EF7641">
        <w:t>(</w:t>
      </w:r>
      <w:proofErr w:type="gramEnd"/>
      <w:r w:rsidRPr="00EF7641">
        <w:t>GPIOA, GPIO_PinSource9, GPIO_AF_USART1);</w:t>
      </w:r>
    </w:p>
    <w:p w14:paraId="7EE978EB" w14:textId="77777777" w:rsidR="00EF7641" w:rsidRPr="00EF7641" w:rsidRDefault="00EF7641" w:rsidP="00EF7641"/>
    <w:p w14:paraId="5DD0BD11" w14:textId="77777777" w:rsidR="00EF7641" w:rsidRPr="00EF7641" w:rsidRDefault="00EF7641" w:rsidP="00EF7641">
      <w:r w:rsidRPr="00EF7641">
        <w:t xml:space="preserve">    /</w:t>
      </w:r>
      <w:proofErr w:type="gramStart"/>
      <w:r w:rsidRPr="00EF7641">
        <w:t>/ 3</w:t>
      </w:r>
      <w:proofErr w:type="gramEnd"/>
      <w:r w:rsidRPr="00EF7641">
        <w:t>. 配置引脚电气属性</w:t>
      </w:r>
    </w:p>
    <w:p w14:paraId="2BF20C05" w14:textId="77777777" w:rsidR="00EF7641" w:rsidRPr="00EF7641" w:rsidRDefault="00EF7641" w:rsidP="00EF7641">
      <w:r w:rsidRPr="00EF7641">
        <w:t xml:space="preserve">    </w:t>
      </w:r>
      <w:proofErr w:type="spellStart"/>
      <w:r w:rsidRPr="00EF7641">
        <w:t>GPIO_InitStruct.GPIO_Pin</w:t>
      </w:r>
      <w:proofErr w:type="spellEnd"/>
      <w:r w:rsidRPr="00EF7641">
        <w:t xml:space="preserve"> = GPIO_Pin_9;</w:t>
      </w:r>
    </w:p>
    <w:p w14:paraId="7FC3E34B" w14:textId="77777777" w:rsidR="00EF7641" w:rsidRPr="00EF7641" w:rsidRDefault="00EF7641" w:rsidP="00EF7641">
      <w:r w:rsidRPr="00EF7641">
        <w:t xml:space="preserve">    </w:t>
      </w:r>
      <w:proofErr w:type="spellStart"/>
      <w:r w:rsidRPr="00EF7641">
        <w:t>GPIO_InitStruct.GPIO_Mode</w:t>
      </w:r>
      <w:proofErr w:type="spellEnd"/>
      <w:r w:rsidRPr="00EF7641">
        <w:t xml:space="preserve"> = </w:t>
      </w:r>
      <w:proofErr w:type="spellStart"/>
      <w:r w:rsidRPr="00EF7641">
        <w:t>GPIO_Mode_AF</w:t>
      </w:r>
      <w:proofErr w:type="spellEnd"/>
      <w:proofErr w:type="gramStart"/>
      <w:r w:rsidRPr="00EF7641">
        <w:t>;           // 复用</w:t>
      </w:r>
      <w:proofErr w:type="gramEnd"/>
      <w:r w:rsidRPr="00EF7641">
        <w:t>功能模式</w:t>
      </w:r>
    </w:p>
    <w:p w14:paraId="18F3BF64" w14:textId="77777777" w:rsidR="00EF7641" w:rsidRPr="00EF7641" w:rsidRDefault="00EF7641" w:rsidP="00EF7641">
      <w:r w:rsidRPr="00EF7641">
        <w:t xml:space="preserve">    </w:t>
      </w:r>
      <w:proofErr w:type="spellStart"/>
      <w:r w:rsidRPr="00EF7641">
        <w:t>GPIO_InitStruct.GPIO_OType</w:t>
      </w:r>
      <w:proofErr w:type="spellEnd"/>
      <w:r w:rsidRPr="00EF7641">
        <w:t xml:space="preserve"> = </w:t>
      </w:r>
      <w:proofErr w:type="spellStart"/>
      <w:r w:rsidRPr="00EF7641">
        <w:t>GPIO_OType_PP</w:t>
      </w:r>
      <w:proofErr w:type="spellEnd"/>
      <w:proofErr w:type="gramStart"/>
      <w:r w:rsidRPr="00EF7641">
        <w:t>;         // 复用</w:t>
      </w:r>
      <w:proofErr w:type="gramEnd"/>
      <w:r w:rsidRPr="00EF7641">
        <w:t>推挽</w:t>
      </w:r>
    </w:p>
    <w:p w14:paraId="5A021EA4" w14:textId="77777777" w:rsidR="00EF7641" w:rsidRPr="00EF7641" w:rsidRDefault="00EF7641" w:rsidP="00EF7641">
      <w:r w:rsidRPr="00EF7641">
        <w:t xml:space="preserve">    </w:t>
      </w:r>
      <w:proofErr w:type="spellStart"/>
      <w:r w:rsidRPr="00EF7641">
        <w:t>GPIO_InitStruct.GPIO_PuPd</w:t>
      </w:r>
      <w:proofErr w:type="spellEnd"/>
      <w:r w:rsidRPr="00EF7641">
        <w:t xml:space="preserve"> = </w:t>
      </w:r>
      <w:proofErr w:type="spellStart"/>
      <w:r w:rsidRPr="00EF7641">
        <w:t>GPIO_PuPd_UP</w:t>
      </w:r>
      <w:proofErr w:type="spellEnd"/>
      <w:proofErr w:type="gramStart"/>
      <w:r w:rsidRPr="00EF7641">
        <w:t>;           // 内部</w:t>
      </w:r>
      <w:proofErr w:type="gramEnd"/>
      <w:r w:rsidRPr="00EF7641">
        <w:t>上拉</w:t>
      </w:r>
    </w:p>
    <w:p w14:paraId="1E5E6614" w14:textId="77777777" w:rsidR="00EF7641" w:rsidRPr="00EF7641" w:rsidRDefault="00EF7641" w:rsidP="00EF7641">
      <w:r w:rsidRPr="00EF7641">
        <w:t xml:space="preserve">    </w:t>
      </w:r>
      <w:proofErr w:type="spellStart"/>
      <w:r w:rsidRPr="00EF7641">
        <w:t>GPIO_InitStruct.GPIO_Speed</w:t>
      </w:r>
      <w:proofErr w:type="spellEnd"/>
      <w:r w:rsidRPr="00EF7641">
        <w:t xml:space="preserve"> = GPIO_Speed_50MHz;</w:t>
      </w:r>
    </w:p>
    <w:p w14:paraId="267EC158" w14:textId="77777777" w:rsidR="00EF7641" w:rsidRPr="00EF7641" w:rsidRDefault="00EF7641" w:rsidP="00EF7641"/>
    <w:p w14:paraId="67CC09A9" w14:textId="77777777" w:rsidR="00EF7641" w:rsidRPr="00EF7641" w:rsidRDefault="00EF7641" w:rsidP="00EF7641">
      <w:r w:rsidRPr="00EF7641">
        <w:t xml:space="preserve">    </w:t>
      </w:r>
      <w:proofErr w:type="spellStart"/>
      <w:r w:rsidRPr="00EF7641">
        <w:t>GPIO_</w:t>
      </w:r>
      <w:proofErr w:type="gramStart"/>
      <w:r w:rsidRPr="00EF7641">
        <w:t>Init</w:t>
      </w:r>
      <w:proofErr w:type="spellEnd"/>
      <w:r w:rsidRPr="00EF7641">
        <w:t>(</w:t>
      </w:r>
      <w:proofErr w:type="gramEnd"/>
      <w:r w:rsidRPr="00EF7641">
        <w:t>GPIOA, &amp;</w:t>
      </w:r>
      <w:proofErr w:type="spellStart"/>
      <w:r w:rsidRPr="00EF7641">
        <w:t>GPIO_InitStruct</w:t>
      </w:r>
      <w:proofErr w:type="spellEnd"/>
      <w:r w:rsidRPr="00EF7641">
        <w:t>);</w:t>
      </w:r>
    </w:p>
    <w:p w14:paraId="199B772E" w14:textId="77777777" w:rsidR="00EF7641" w:rsidRPr="00EF7641" w:rsidRDefault="00EF7641" w:rsidP="00EF7641">
      <w:r w:rsidRPr="00EF7641">
        <w:t>}</w:t>
      </w:r>
    </w:p>
    <w:p w14:paraId="24213500" w14:textId="77777777" w:rsidR="00EF7641" w:rsidRPr="006E5F71" w:rsidRDefault="00EF7641" w:rsidP="00EF7641">
      <w:pPr>
        <w:rPr>
          <w:rFonts w:hint="eastAsia"/>
        </w:rPr>
      </w:pPr>
    </w:p>
    <w:p w14:paraId="4E1D1CCF" w14:textId="77777777" w:rsidR="004478AA" w:rsidRDefault="004478AA" w:rsidP="004478AA">
      <w:pPr>
        <w:pStyle w:val="3"/>
      </w:pPr>
      <w:proofErr w:type="spellStart"/>
      <w:r w:rsidRPr="00710984">
        <w:t>GPIO_InitTypeDef</w:t>
      </w:r>
      <w:proofErr w:type="spellEnd"/>
      <w:r>
        <w:rPr>
          <w:rFonts w:hint="eastAsia"/>
        </w:rPr>
        <w:t>结构体</w:t>
      </w:r>
    </w:p>
    <w:p w14:paraId="4DE7209E" w14:textId="77777777" w:rsidR="004478AA" w:rsidRPr="00EF7CC2" w:rsidRDefault="004478AA" w:rsidP="004478AA">
      <w:r w:rsidRPr="00EF7CC2">
        <w:t xml:space="preserve">好 </w:t>
      </w:r>
      <w:r w:rsidRPr="00EF7CC2">
        <w:rPr>
          <w:rFonts w:ascii="Segoe UI Emoji" w:hAnsi="Segoe UI Emoji" w:cs="Segoe UI Emoji"/>
        </w:rPr>
        <w:t>👍</w:t>
      </w:r>
      <w:r w:rsidRPr="00EF7CC2">
        <w:t xml:space="preserve">，你问到 </w:t>
      </w:r>
      <w:proofErr w:type="spellStart"/>
      <w:r w:rsidRPr="00EF7CC2">
        <w:rPr>
          <w:b/>
          <w:bCs/>
        </w:rPr>
        <w:t>GPIO_InitTypeDef</w:t>
      </w:r>
      <w:proofErr w:type="spellEnd"/>
      <w:r w:rsidRPr="00EF7CC2">
        <w:t>，它就是 STM32 标准外设库里</w:t>
      </w:r>
      <w:r w:rsidRPr="00EF7CC2">
        <w:rPr>
          <w:color w:val="EE0000"/>
        </w:rPr>
        <w:t>配置 GPIO 的“配置包”</w:t>
      </w:r>
      <w:r w:rsidRPr="00EF7CC2">
        <w:t>。</w:t>
      </w:r>
      <w:r w:rsidRPr="00EF7CC2">
        <w:br/>
        <w:t xml:space="preserve">理解了它，你就知道 </w:t>
      </w:r>
      <w:proofErr w:type="spellStart"/>
      <w:r w:rsidRPr="00EF7CC2">
        <w:rPr>
          <w:b/>
          <w:bCs/>
        </w:rPr>
        <w:t>GPIO_Init</w:t>
      </w:r>
      <w:proofErr w:type="spellEnd"/>
      <w:r w:rsidRPr="00EF7CC2">
        <w:t xml:space="preserve"> 为什么能一次性把一个引脚配置好。</w:t>
      </w:r>
    </w:p>
    <w:p w14:paraId="36DB2B0F" w14:textId="77777777" w:rsidR="004478AA" w:rsidRPr="00EF7CC2" w:rsidRDefault="00000000" w:rsidP="004478AA">
      <w:r>
        <w:pict w14:anchorId="40FB11E8">
          <v:rect id="_x0000_i1122" style="width:0;height:1.5pt" o:hralign="center" o:hrstd="t" o:hr="t" fillcolor="#a0a0a0" stroked="f"/>
        </w:pict>
      </w:r>
    </w:p>
    <w:p w14:paraId="110FBA3D" w14:textId="77777777" w:rsidR="004478AA" w:rsidRPr="00EF7CC2" w:rsidRDefault="004478AA" w:rsidP="004478AA">
      <w:pPr>
        <w:pStyle w:val="4"/>
      </w:pPr>
      <w:r w:rsidRPr="00EF7CC2">
        <w:t>1. 定义</w:t>
      </w:r>
    </w:p>
    <w:p w14:paraId="23687D32" w14:textId="77777777" w:rsidR="004478AA" w:rsidRPr="00EF7CC2" w:rsidRDefault="004478AA" w:rsidP="004478AA">
      <w:r w:rsidRPr="00EF7CC2">
        <w:t xml:space="preserve">在 </w:t>
      </w:r>
      <w:r w:rsidRPr="00EF7CC2">
        <w:rPr>
          <w:b/>
          <w:bCs/>
        </w:rPr>
        <w:t>stm32f4xx_gpio.h</w:t>
      </w:r>
      <w:r w:rsidRPr="00EF7CC2">
        <w:t>（以 F4 为例）里长这样：</w:t>
      </w:r>
    </w:p>
    <w:p w14:paraId="7A97A221" w14:textId="77777777" w:rsidR="004478AA" w:rsidRPr="00EF7CC2" w:rsidRDefault="004478AA" w:rsidP="004478AA">
      <w:r w:rsidRPr="00EF7CC2">
        <w:t>typedef struct</w:t>
      </w:r>
    </w:p>
    <w:p w14:paraId="2633CA52" w14:textId="77777777" w:rsidR="004478AA" w:rsidRPr="00EF7CC2" w:rsidRDefault="004478AA" w:rsidP="004478AA">
      <w:r w:rsidRPr="00EF7CC2">
        <w:t>{</w:t>
      </w:r>
    </w:p>
    <w:p w14:paraId="2BE568DB" w14:textId="77777777" w:rsidR="004478AA" w:rsidRPr="00EF7CC2" w:rsidRDefault="004478AA" w:rsidP="004478AA">
      <w:r w:rsidRPr="00EF7CC2">
        <w:lastRenderedPageBreak/>
        <w:t xml:space="preserve">  uint32_t </w:t>
      </w:r>
      <w:proofErr w:type="spellStart"/>
      <w:r w:rsidRPr="00EF7CC2">
        <w:t>GPIO_Pin</w:t>
      </w:r>
      <w:proofErr w:type="spellEnd"/>
      <w:r w:rsidRPr="00EF7CC2">
        <w:t>;   // 要配置的引脚</w:t>
      </w:r>
    </w:p>
    <w:p w14:paraId="1AF474D3" w14:textId="77777777" w:rsidR="004478AA" w:rsidRPr="00EF7CC2" w:rsidRDefault="004478AA" w:rsidP="004478AA">
      <w:r w:rsidRPr="00EF7CC2">
        <w:t xml:space="preserve">  </w:t>
      </w:r>
      <w:proofErr w:type="spellStart"/>
      <w:r w:rsidRPr="00EF7CC2">
        <w:t>GPIOSpeed_TypeDef</w:t>
      </w:r>
      <w:proofErr w:type="spellEnd"/>
      <w:r w:rsidRPr="00EF7CC2">
        <w:t xml:space="preserve"> </w:t>
      </w:r>
      <w:proofErr w:type="spellStart"/>
      <w:r w:rsidRPr="00EF7CC2">
        <w:t>GPIO_Speed</w:t>
      </w:r>
      <w:proofErr w:type="spellEnd"/>
      <w:r w:rsidRPr="00EF7CC2">
        <w:t>; // 输出速度</w:t>
      </w:r>
    </w:p>
    <w:p w14:paraId="2F327F45" w14:textId="77777777" w:rsidR="004478AA" w:rsidRPr="00EF7CC2" w:rsidRDefault="004478AA" w:rsidP="004478AA">
      <w:r w:rsidRPr="00EF7CC2">
        <w:t xml:space="preserve">  </w:t>
      </w:r>
      <w:proofErr w:type="spellStart"/>
      <w:r w:rsidRPr="00EF7CC2">
        <w:t>GPIOMode_TypeDef</w:t>
      </w:r>
      <w:proofErr w:type="spellEnd"/>
      <w:r w:rsidRPr="00EF7CC2">
        <w:t xml:space="preserve"> </w:t>
      </w:r>
      <w:proofErr w:type="spellStart"/>
      <w:r w:rsidRPr="00EF7CC2">
        <w:t>GPIO_Mode</w:t>
      </w:r>
      <w:proofErr w:type="spellEnd"/>
      <w:r w:rsidRPr="00EF7CC2">
        <w:t>;   // 引脚模式</w:t>
      </w:r>
    </w:p>
    <w:p w14:paraId="3F4951E2" w14:textId="77777777" w:rsidR="004478AA" w:rsidRPr="00EF7CC2" w:rsidRDefault="004478AA" w:rsidP="004478AA">
      <w:r w:rsidRPr="00EF7CC2">
        <w:t xml:space="preserve">  </w:t>
      </w:r>
      <w:proofErr w:type="spellStart"/>
      <w:r w:rsidRPr="00EF7CC2">
        <w:t>GPIOOType_TypeDef</w:t>
      </w:r>
      <w:proofErr w:type="spellEnd"/>
      <w:r w:rsidRPr="00EF7CC2">
        <w:t xml:space="preserve"> </w:t>
      </w:r>
      <w:proofErr w:type="spellStart"/>
      <w:r w:rsidRPr="00EF7CC2">
        <w:t>GPIO_OType</w:t>
      </w:r>
      <w:proofErr w:type="spellEnd"/>
      <w:r w:rsidRPr="00EF7CC2">
        <w:t>; // 输出类型（推挽/开漏）</w:t>
      </w:r>
    </w:p>
    <w:p w14:paraId="7AD72071" w14:textId="77777777" w:rsidR="004478AA" w:rsidRPr="00EF7CC2" w:rsidRDefault="004478AA" w:rsidP="004478AA">
      <w:r w:rsidRPr="00EF7CC2">
        <w:t xml:space="preserve">  </w:t>
      </w:r>
      <w:proofErr w:type="spellStart"/>
      <w:r w:rsidRPr="00EF7CC2">
        <w:t>GPIOPuPd_TypeDef</w:t>
      </w:r>
      <w:proofErr w:type="spellEnd"/>
      <w:r w:rsidRPr="00EF7CC2">
        <w:t xml:space="preserve"> </w:t>
      </w:r>
      <w:proofErr w:type="spellStart"/>
      <w:r w:rsidRPr="00EF7CC2">
        <w:t>GPIO_PuPd</w:t>
      </w:r>
      <w:proofErr w:type="spellEnd"/>
      <w:r w:rsidRPr="00EF7CC2">
        <w:t>;   // 上拉/下拉</w:t>
      </w:r>
    </w:p>
    <w:p w14:paraId="2A048AFC" w14:textId="77777777" w:rsidR="004478AA" w:rsidRDefault="004478AA" w:rsidP="004478AA">
      <w:r w:rsidRPr="00EF7CC2">
        <w:t xml:space="preserve">} </w:t>
      </w:r>
      <w:proofErr w:type="spellStart"/>
      <w:r w:rsidRPr="00EF7CC2">
        <w:t>GPIO_InitTypeDef</w:t>
      </w:r>
      <w:proofErr w:type="spellEnd"/>
      <w:r w:rsidRPr="00EF7CC2">
        <w:t>;</w:t>
      </w:r>
    </w:p>
    <w:p w14:paraId="0B54A9CF" w14:textId="77777777" w:rsidR="004478AA" w:rsidRPr="00EF7CC2" w:rsidRDefault="004478AA" w:rsidP="004478AA">
      <w:r>
        <w:rPr>
          <w:noProof/>
        </w:rPr>
        <w:drawing>
          <wp:inline distT="0" distB="0" distL="0" distR="0" wp14:anchorId="57245166" wp14:editId="27539631">
            <wp:extent cx="5265420" cy="1219200"/>
            <wp:effectExtent l="0" t="0" r="0" b="0"/>
            <wp:docPr id="186388565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5654" name="图片 1" descr="文本&#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5420" cy="1219200"/>
                    </a:xfrm>
                    <a:prstGeom prst="rect">
                      <a:avLst/>
                    </a:prstGeom>
                    <a:noFill/>
                    <a:ln>
                      <a:noFill/>
                    </a:ln>
                  </pic:spPr>
                </pic:pic>
              </a:graphicData>
            </a:graphic>
          </wp:inline>
        </w:drawing>
      </w:r>
    </w:p>
    <w:p w14:paraId="4A032FE2" w14:textId="77777777" w:rsidR="004478AA" w:rsidRPr="00EF7CC2" w:rsidRDefault="00000000" w:rsidP="004478AA">
      <w:r>
        <w:pict w14:anchorId="7AEAD8AE">
          <v:rect id="_x0000_i1123" style="width:0;height:1.5pt" o:hralign="center" o:hrstd="t" o:hr="t" fillcolor="#a0a0a0" stroked="f"/>
        </w:pict>
      </w:r>
    </w:p>
    <w:p w14:paraId="7750C817" w14:textId="77777777" w:rsidR="004478AA" w:rsidRPr="00EF7CC2" w:rsidRDefault="004478AA" w:rsidP="004478AA">
      <w:pPr>
        <w:pStyle w:val="4"/>
      </w:pPr>
      <w:r w:rsidRPr="00EF7CC2">
        <w:t>2. 每个成员的作用</w:t>
      </w:r>
    </w:p>
    <w:p w14:paraId="71191622" w14:textId="77777777" w:rsidR="004478AA" w:rsidRPr="00EF7CC2" w:rsidRDefault="004478AA">
      <w:pPr>
        <w:numPr>
          <w:ilvl w:val="0"/>
          <w:numId w:val="51"/>
        </w:numPr>
      </w:pPr>
      <w:proofErr w:type="spellStart"/>
      <w:r w:rsidRPr="00EF7CC2">
        <w:rPr>
          <w:b/>
          <w:bCs/>
        </w:rPr>
        <w:t>GPIO_Pin</w:t>
      </w:r>
      <w:proofErr w:type="spellEnd"/>
    </w:p>
    <w:p w14:paraId="6A731940" w14:textId="77777777" w:rsidR="004478AA" w:rsidRPr="00EF7CC2" w:rsidRDefault="004478AA">
      <w:pPr>
        <w:numPr>
          <w:ilvl w:val="1"/>
          <w:numId w:val="51"/>
        </w:numPr>
      </w:pPr>
      <w:r w:rsidRPr="00EF7CC2">
        <w:t>选择具体的引脚，例如 GPIO_Pin_0、GPIO_Pin_5。</w:t>
      </w:r>
    </w:p>
    <w:p w14:paraId="5C9C92AD" w14:textId="77777777" w:rsidR="004478AA" w:rsidRPr="00EF7CC2" w:rsidRDefault="004478AA">
      <w:pPr>
        <w:numPr>
          <w:ilvl w:val="1"/>
          <w:numId w:val="51"/>
        </w:numPr>
      </w:pPr>
      <w:r w:rsidRPr="00EF7CC2">
        <w:t>可以用 | 同时选多个，比如 GPIO_Pin_0 | GPIO_Pin_1。</w:t>
      </w:r>
    </w:p>
    <w:p w14:paraId="7DB3DC4C" w14:textId="77777777" w:rsidR="004478AA" w:rsidRPr="00EF7CC2" w:rsidRDefault="004478AA">
      <w:pPr>
        <w:numPr>
          <w:ilvl w:val="0"/>
          <w:numId w:val="51"/>
        </w:numPr>
      </w:pPr>
      <w:proofErr w:type="spellStart"/>
      <w:r w:rsidRPr="00EF7CC2">
        <w:rPr>
          <w:b/>
          <w:bCs/>
        </w:rPr>
        <w:t>GPIO_Mode</w:t>
      </w:r>
      <w:proofErr w:type="spellEnd"/>
      <w:r w:rsidRPr="00EF7CC2">
        <w:t>（模式选择）</w:t>
      </w:r>
    </w:p>
    <w:p w14:paraId="78174D90" w14:textId="77777777" w:rsidR="004478AA" w:rsidRPr="00EF7CC2" w:rsidRDefault="004478AA">
      <w:pPr>
        <w:numPr>
          <w:ilvl w:val="1"/>
          <w:numId w:val="51"/>
        </w:numPr>
      </w:pPr>
      <w:proofErr w:type="spellStart"/>
      <w:r w:rsidRPr="00EF7CC2">
        <w:t>GPIO_Mode_IN</w:t>
      </w:r>
      <w:proofErr w:type="spellEnd"/>
      <w:r w:rsidRPr="00EF7CC2">
        <w:t>（输入）</w:t>
      </w:r>
    </w:p>
    <w:p w14:paraId="31077431" w14:textId="77777777" w:rsidR="004478AA" w:rsidRPr="00EF7CC2" w:rsidRDefault="004478AA">
      <w:pPr>
        <w:numPr>
          <w:ilvl w:val="1"/>
          <w:numId w:val="51"/>
        </w:numPr>
      </w:pPr>
      <w:proofErr w:type="spellStart"/>
      <w:r w:rsidRPr="00EF7CC2">
        <w:t>GPIO_Mode_OUT</w:t>
      </w:r>
      <w:proofErr w:type="spellEnd"/>
      <w:r w:rsidRPr="00EF7CC2">
        <w:t>（输出）</w:t>
      </w:r>
    </w:p>
    <w:p w14:paraId="06013E6A" w14:textId="77777777" w:rsidR="004478AA" w:rsidRPr="00EF7CC2" w:rsidRDefault="004478AA">
      <w:pPr>
        <w:numPr>
          <w:ilvl w:val="1"/>
          <w:numId w:val="51"/>
        </w:numPr>
      </w:pPr>
      <w:proofErr w:type="spellStart"/>
      <w:r w:rsidRPr="00EF7CC2">
        <w:t>GPIO_Mode_AF</w:t>
      </w:r>
      <w:proofErr w:type="spellEnd"/>
      <w:r w:rsidRPr="00EF7CC2">
        <w:t>（复用，比如 I²C、USART、SPI）</w:t>
      </w:r>
    </w:p>
    <w:p w14:paraId="78C42E56" w14:textId="77777777" w:rsidR="004478AA" w:rsidRPr="00EF7CC2" w:rsidRDefault="004478AA">
      <w:pPr>
        <w:numPr>
          <w:ilvl w:val="1"/>
          <w:numId w:val="51"/>
        </w:numPr>
      </w:pPr>
      <w:proofErr w:type="spellStart"/>
      <w:r w:rsidRPr="00EF7CC2">
        <w:t>GPIO_Mode_AN</w:t>
      </w:r>
      <w:proofErr w:type="spellEnd"/>
      <w:r w:rsidRPr="00EF7CC2">
        <w:t>（模拟，比如 ADC 输入）</w:t>
      </w:r>
    </w:p>
    <w:p w14:paraId="1932A489" w14:textId="77777777" w:rsidR="004478AA" w:rsidRPr="00EF7CC2" w:rsidRDefault="004478AA">
      <w:pPr>
        <w:numPr>
          <w:ilvl w:val="0"/>
          <w:numId w:val="51"/>
        </w:numPr>
      </w:pPr>
      <w:proofErr w:type="spellStart"/>
      <w:r w:rsidRPr="00EF7CC2">
        <w:rPr>
          <w:b/>
          <w:bCs/>
        </w:rPr>
        <w:t>GPIO_Speed</w:t>
      </w:r>
      <w:proofErr w:type="spellEnd"/>
      <w:r w:rsidRPr="00EF7CC2">
        <w:t>（输出速度，决定上升/下降沿的快慢，影响驱动能力）</w:t>
      </w:r>
    </w:p>
    <w:p w14:paraId="46DEE905" w14:textId="77777777" w:rsidR="004478AA" w:rsidRPr="00EF7CC2" w:rsidRDefault="004478AA">
      <w:pPr>
        <w:numPr>
          <w:ilvl w:val="1"/>
          <w:numId w:val="51"/>
        </w:numPr>
      </w:pPr>
      <w:r w:rsidRPr="00EF7CC2">
        <w:t>GPIO_Speed_2MHz（低速）</w:t>
      </w:r>
    </w:p>
    <w:p w14:paraId="709E4911" w14:textId="77777777" w:rsidR="004478AA" w:rsidRPr="00EF7CC2" w:rsidRDefault="004478AA">
      <w:pPr>
        <w:numPr>
          <w:ilvl w:val="1"/>
          <w:numId w:val="51"/>
        </w:numPr>
      </w:pPr>
      <w:r w:rsidRPr="00EF7CC2">
        <w:t>GPIO_Speed_25MHz（中速）</w:t>
      </w:r>
    </w:p>
    <w:p w14:paraId="036612BB" w14:textId="77777777" w:rsidR="004478AA" w:rsidRPr="00EF7CC2" w:rsidRDefault="004478AA">
      <w:pPr>
        <w:numPr>
          <w:ilvl w:val="1"/>
          <w:numId w:val="51"/>
        </w:numPr>
      </w:pPr>
      <w:r w:rsidRPr="00EF7CC2">
        <w:t>GPIO_Speed_50MHz（快速）</w:t>
      </w:r>
    </w:p>
    <w:p w14:paraId="7DE945A7" w14:textId="77777777" w:rsidR="004478AA" w:rsidRPr="00EF7CC2" w:rsidRDefault="004478AA">
      <w:pPr>
        <w:numPr>
          <w:ilvl w:val="1"/>
          <w:numId w:val="51"/>
        </w:numPr>
      </w:pPr>
      <w:r w:rsidRPr="00EF7CC2">
        <w:t>GPIO_Speed_100MHz（高速）</w:t>
      </w:r>
    </w:p>
    <w:p w14:paraId="792220EF" w14:textId="77777777" w:rsidR="004478AA" w:rsidRPr="00EF7CC2" w:rsidRDefault="004478AA">
      <w:pPr>
        <w:numPr>
          <w:ilvl w:val="0"/>
          <w:numId w:val="51"/>
        </w:numPr>
      </w:pPr>
      <w:proofErr w:type="spellStart"/>
      <w:r w:rsidRPr="00EF7CC2">
        <w:rPr>
          <w:b/>
          <w:bCs/>
        </w:rPr>
        <w:t>GPIO_OType</w:t>
      </w:r>
      <w:proofErr w:type="spellEnd"/>
      <w:r w:rsidRPr="00EF7CC2">
        <w:t>（输出类型）</w:t>
      </w:r>
    </w:p>
    <w:p w14:paraId="2D566809" w14:textId="77777777" w:rsidR="004478AA" w:rsidRPr="00EF7CC2" w:rsidRDefault="004478AA">
      <w:pPr>
        <w:numPr>
          <w:ilvl w:val="1"/>
          <w:numId w:val="51"/>
        </w:numPr>
      </w:pPr>
      <w:r w:rsidRPr="00EF7CC2">
        <w:lastRenderedPageBreak/>
        <w:t>GPIO_OType_PP（推挽输出，既能拉高又能拉低）</w:t>
      </w:r>
    </w:p>
    <w:p w14:paraId="66E1FACF" w14:textId="77777777" w:rsidR="004478AA" w:rsidRPr="00EF7CC2" w:rsidRDefault="004478AA">
      <w:pPr>
        <w:numPr>
          <w:ilvl w:val="1"/>
          <w:numId w:val="51"/>
        </w:numPr>
      </w:pPr>
      <w:proofErr w:type="spellStart"/>
      <w:r w:rsidRPr="00EF7CC2">
        <w:t>GPIO_OType_OD</w:t>
      </w:r>
      <w:proofErr w:type="spellEnd"/>
      <w:r w:rsidRPr="00EF7CC2">
        <w:t>（开漏输出，只能拉低，上拉靠外部电阻）</w:t>
      </w:r>
    </w:p>
    <w:p w14:paraId="065FB35D" w14:textId="77777777" w:rsidR="004478AA" w:rsidRPr="00EF7CC2" w:rsidRDefault="004478AA">
      <w:pPr>
        <w:numPr>
          <w:ilvl w:val="0"/>
          <w:numId w:val="51"/>
        </w:numPr>
      </w:pPr>
      <w:proofErr w:type="spellStart"/>
      <w:r w:rsidRPr="00EF7CC2">
        <w:rPr>
          <w:b/>
          <w:bCs/>
        </w:rPr>
        <w:t>GPIO_PuPd</w:t>
      </w:r>
      <w:proofErr w:type="spellEnd"/>
      <w:r w:rsidRPr="00EF7CC2">
        <w:t>（上下拉电阻设置，只对输入/开漏有意义）</w:t>
      </w:r>
    </w:p>
    <w:p w14:paraId="2070BA4C" w14:textId="77777777" w:rsidR="004478AA" w:rsidRPr="00EF7CC2" w:rsidRDefault="004478AA">
      <w:pPr>
        <w:numPr>
          <w:ilvl w:val="1"/>
          <w:numId w:val="51"/>
        </w:numPr>
      </w:pPr>
      <w:proofErr w:type="spellStart"/>
      <w:r w:rsidRPr="00EF7CC2">
        <w:t>GPIO_PuPd_NOPULL</w:t>
      </w:r>
      <w:proofErr w:type="spellEnd"/>
      <w:r w:rsidRPr="00EF7CC2">
        <w:t>（不使能上下拉）</w:t>
      </w:r>
    </w:p>
    <w:p w14:paraId="1FA7C257" w14:textId="77777777" w:rsidR="004478AA" w:rsidRPr="00EF7CC2" w:rsidRDefault="004478AA">
      <w:pPr>
        <w:numPr>
          <w:ilvl w:val="1"/>
          <w:numId w:val="51"/>
        </w:numPr>
      </w:pPr>
      <w:proofErr w:type="spellStart"/>
      <w:r w:rsidRPr="00EF7CC2">
        <w:t>GPIO_PuPd_UP</w:t>
      </w:r>
      <w:proofErr w:type="spellEnd"/>
      <w:r w:rsidRPr="00EF7CC2">
        <w:t>（上拉）</w:t>
      </w:r>
    </w:p>
    <w:p w14:paraId="01D73716" w14:textId="77777777" w:rsidR="004478AA" w:rsidRPr="00EF7CC2" w:rsidRDefault="004478AA">
      <w:pPr>
        <w:numPr>
          <w:ilvl w:val="1"/>
          <w:numId w:val="51"/>
        </w:numPr>
      </w:pPr>
      <w:proofErr w:type="spellStart"/>
      <w:r w:rsidRPr="00EF7CC2">
        <w:t>GPIO_PuPd_DOWN</w:t>
      </w:r>
      <w:proofErr w:type="spellEnd"/>
      <w:r w:rsidRPr="00EF7CC2">
        <w:t>（下拉）</w:t>
      </w:r>
    </w:p>
    <w:p w14:paraId="3868F24D" w14:textId="77777777" w:rsidR="004478AA" w:rsidRPr="00EF7CC2" w:rsidRDefault="00000000" w:rsidP="004478AA">
      <w:r>
        <w:pict w14:anchorId="1E877E87">
          <v:rect id="_x0000_i1124" style="width:0;height:1.5pt" o:hralign="center" o:hrstd="t" o:hr="t" fillcolor="#a0a0a0" stroked="f"/>
        </w:pict>
      </w:r>
    </w:p>
    <w:p w14:paraId="2D244D5E" w14:textId="77777777" w:rsidR="004478AA" w:rsidRPr="00EF7CC2" w:rsidRDefault="004478AA" w:rsidP="004478AA">
      <w:pPr>
        <w:pStyle w:val="4"/>
      </w:pPr>
      <w:r w:rsidRPr="00EF7CC2">
        <w:t>3. 使用举例</w:t>
      </w:r>
    </w:p>
    <w:p w14:paraId="64B8CE03" w14:textId="77777777" w:rsidR="004478AA" w:rsidRPr="00EF7CC2" w:rsidRDefault="004478AA" w:rsidP="004478AA">
      <w:pPr>
        <w:pStyle w:val="5"/>
      </w:pPr>
      <w:r w:rsidRPr="00EF7CC2">
        <w:t>例1：配置 LED 引脚（PA5）为推挽输出</w:t>
      </w:r>
    </w:p>
    <w:p w14:paraId="20C43224" w14:textId="77777777" w:rsidR="004478AA" w:rsidRPr="00EF7CC2" w:rsidRDefault="004478AA" w:rsidP="004478AA">
      <w:proofErr w:type="spellStart"/>
      <w:r w:rsidRPr="00EF7CC2">
        <w:t>GPIO_InitTypeDef</w:t>
      </w:r>
      <w:proofErr w:type="spellEnd"/>
      <w:r w:rsidRPr="00EF7CC2">
        <w:t xml:space="preserve"> </w:t>
      </w:r>
      <w:proofErr w:type="spellStart"/>
      <w:r w:rsidRPr="00EF7CC2">
        <w:t>GPIO_InitStructure</w:t>
      </w:r>
      <w:proofErr w:type="spellEnd"/>
      <w:r w:rsidRPr="00EF7CC2">
        <w:t>;</w:t>
      </w:r>
    </w:p>
    <w:p w14:paraId="21C45BE2" w14:textId="77777777" w:rsidR="004478AA" w:rsidRPr="00EF7CC2" w:rsidRDefault="004478AA" w:rsidP="004478AA"/>
    <w:p w14:paraId="0505A78D" w14:textId="77777777" w:rsidR="004478AA" w:rsidRPr="00EF7CC2" w:rsidRDefault="004478AA" w:rsidP="004478AA">
      <w:r w:rsidRPr="00EF7CC2">
        <w:t>// 使能 GPIOA 时钟</w:t>
      </w:r>
    </w:p>
    <w:p w14:paraId="44F97369" w14:textId="77777777" w:rsidR="004478AA" w:rsidRPr="00EF7CC2" w:rsidRDefault="004478AA" w:rsidP="004478AA">
      <w:r w:rsidRPr="00EF7CC2">
        <w:t>RCC_AHB1</w:t>
      </w:r>
      <w:proofErr w:type="gramStart"/>
      <w:r w:rsidRPr="00EF7CC2">
        <w:t>PeriphClockCmd(</w:t>
      </w:r>
      <w:proofErr w:type="gramEnd"/>
      <w:r w:rsidRPr="00EF7CC2">
        <w:t>RCC_AHB1Periph_GPIOA, ENABLE);</w:t>
      </w:r>
    </w:p>
    <w:p w14:paraId="30CD5CE9" w14:textId="77777777" w:rsidR="004478AA" w:rsidRPr="00EF7CC2" w:rsidRDefault="004478AA" w:rsidP="004478AA"/>
    <w:p w14:paraId="51722159" w14:textId="77777777" w:rsidR="004478AA" w:rsidRPr="00EF7CC2" w:rsidRDefault="004478AA" w:rsidP="004478AA">
      <w:r w:rsidRPr="00EF7CC2">
        <w:t>// 配置 PA5</w:t>
      </w:r>
    </w:p>
    <w:p w14:paraId="227630D8" w14:textId="77777777" w:rsidR="004478AA" w:rsidRPr="00EF7CC2" w:rsidRDefault="004478AA" w:rsidP="004478AA">
      <w:proofErr w:type="spellStart"/>
      <w:r w:rsidRPr="00EF7CC2">
        <w:t>GPIO_InitStructure.GPIO_Pin</w:t>
      </w:r>
      <w:proofErr w:type="spellEnd"/>
      <w:r w:rsidRPr="00EF7CC2">
        <w:t xml:space="preserve"> = GPIO_Pin_5;         // 选择 PA5</w:t>
      </w:r>
    </w:p>
    <w:p w14:paraId="2B3C9C52" w14:textId="77777777" w:rsidR="004478AA" w:rsidRPr="00EF7CC2" w:rsidRDefault="004478AA" w:rsidP="004478AA">
      <w:proofErr w:type="spellStart"/>
      <w:r w:rsidRPr="00EF7CC2">
        <w:t>GPIO_InitStructure.GPIO_Mode</w:t>
      </w:r>
      <w:proofErr w:type="spellEnd"/>
      <w:r w:rsidRPr="00EF7CC2">
        <w:t xml:space="preserve"> = </w:t>
      </w:r>
      <w:proofErr w:type="spellStart"/>
      <w:r w:rsidRPr="00EF7CC2">
        <w:t>GPIO_Mode_OUT</w:t>
      </w:r>
      <w:proofErr w:type="spellEnd"/>
      <w:r w:rsidRPr="00EF7CC2">
        <w:t>;     // 普通输出</w:t>
      </w:r>
    </w:p>
    <w:p w14:paraId="4F45C510" w14:textId="77777777" w:rsidR="004478AA" w:rsidRPr="00EF7CC2" w:rsidRDefault="004478AA" w:rsidP="004478AA">
      <w:proofErr w:type="spellStart"/>
      <w:r w:rsidRPr="00EF7CC2">
        <w:t>GPIO_InitStructure.GPIO_Speed</w:t>
      </w:r>
      <w:proofErr w:type="spellEnd"/>
      <w:r w:rsidRPr="00EF7CC2">
        <w:t xml:space="preserve"> = GPIO_Speed_50MHz; // 输出速度 50MHz</w:t>
      </w:r>
    </w:p>
    <w:p w14:paraId="42A5D765" w14:textId="77777777" w:rsidR="004478AA" w:rsidRPr="00EF7CC2" w:rsidRDefault="004478AA" w:rsidP="004478AA">
      <w:proofErr w:type="spellStart"/>
      <w:r w:rsidRPr="00EF7CC2">
        <w:t>GPIO_InitStructure.GPIO_OType</w:t>
      </w:r>
      <w:proofErr w:type="spellEnd"/>
      <w:r w:rsidRPr="00EF7CC2">
        <w:t xml:space="preserve"> = </w:t>
      </w:r>
      <w:proofErr w:type="spellStart"/>
      <w:r w:rsidRPr="00EF7CC2">
        <w:t>GPIO_OType_PP</w:t>
      </w:r>
      <w:proofErr w:type="spellEnd"/>
      <w:r w:rsidRPr="00EF7CC2">
        <w:t>;    // 推挽</w:t>
      </w:r>
    </w:p>
    <w:p w14:paraId="6F451CB3" w14:textId="77777777" w:rsidR="004478AA" w:rsidRPr="00EF7CC2" w:rsidRDefault="004478AA" w:rsidP="004478AA">
      <w:proofErr w:type="spellStart"/>
      <w:r w:rsidRPr="00EF7CC2">
        <w:t>GPIO_InitStructure.GPIO_PuPd</w:t>
      </w:r>
      <w:proofErr w:type="spellEnd"/>
      <w:r w:rsidRPr="00EF7CC2">
        <w:t xml:space="preserve"> = </w:t>
      </w:r>
      <w:proofErr w:type="spellStart"/>
      <w:r w:rsidRPr="00EF7CC2">
        <w:t>GPIO_PuPd_NOPULL</w:t>
      </w:r>
      <w:proofErr w:type="spellEnd"/>
      <w:r w:rsidRPr="00EF7CC2">
        <w:t>;  // 无上下拉</w:t>
      </w:r>
    </w:p>
    <w:p w14:paraId="496AE528" w14:textId="77777777" w:rsidR="004478AA" w:rsidRPr="00EF7CC2" w:rsidRDefault="004478AA" w:rsidP="004478AA">
      <w:proofErr w:type="spellStart"/>
      <w:r w:rsidRPr="00EF7CC2">
        <w:t>GPIO_</w:t>
      </w:r>
      <w:proofErr w:type="gramStart"/>
      <w:r w:rsidRPr="00EF7CC2">
        <w:t>Init</w:t>
      </w:r>
      <w:proofErr w:type="spellEnd"/>
      <w:r w:rsidRPr="00EF7CC2">
        <w:t>(</w:t>
      </w:r>
      <w:proofErr w:type="gramEnd"/>
      <w:r w:rsidRPr="00EF7CC2">
        <w:t>GPIOA, &amp;</w:t>
      </w:r>
      <w:proofErr w:type="spellStart"/>
      <w:r w:rsidRPr="00EF7CC2">
        <w:t>GPIO_InitStructure</w:t>
      </w:r>
      <w:proofErr w:type="spellEnd"/>
      <w:r w:rsidRPr="00EF7CC2">
        <w:t>);</w:t>
      </w:r>
    </w:p>
    <w:p w14:paraId="24E5F930" w14:textId="77777777" w:rsidR="004478AA" w:rsidRPr="00EF7CC2" w:rsidRDefault="004478AA" w:rsidP="004478AA">
      <w:pPr>
        <w:pStyle w:val="5"/>
      </w:pPr>
      <w:r w:rsidRPr="00EF7CC2">
        <w:t>例2：配置 I²C SDA（PB7）为复用开漏 + 上拉</w:t>
      </w:r>
    </w:p>
    <w:p w14:paraId="25956F1F" w14:textId="77777777" w:rsidR="004478AA" w:rsidRPr="00EF7CC2" w:rsidRDefault="004478AA" w:rsidP="004478AA">
      <w:proofErr w:type="spellStart"/>
      <w:r w:rsidRPr="00EF7CC2">
        <w:t>GPIO_InitTypeDef</w:t>
      </w:r>
      <w:proofErr w:type="spellEnd"/>
      <w:r w:rsidRPr="00EF7CC2">
        <w:t xml:space="preserve"> </w:t>
      </w:r>
      <w:proofErr w:type="spellStart"/>
      <w:r w:rsidRPr="00EF7CC2">
        <w:t>GPIO_InitStructure</w:t>
      </w:r>
      <w:proofErr w:type="spellEnd"/>
      <w:r w:rsidRPr="00EF7CC2">
        <w:t>;</w:t>
      </w:r>
    </w:p>
    <w:p w14:paraId="70D4B314" w14:textId="77777777" w:rsidR="004478AA" w:rsidRPr="00EF7CC2" w:rsidRDefault="004478AA" w:rsidP="004478AA"/>
    <w:p w14:paraId="2AE6F6A9" w14:textId="77777777" w:rsidR="004478AA" w:rsidRPr="00EF7CC2" w:rsidRDefault="004478AA" w:rsidP="004478AA">
      <w:r w:rsidRPr="00EF7CC2">
        <w:t>RCC_AHB1</w:t>
      </w:r>
      <w:proofErr w:type="gramStart"/>
      <w:r w:rsidRPr="00EF7CC2">
        <w:t>PeriphClockCmd(</w:t>
      </w:r>
      <w:proofErr w:type="gramEnd"/>
      <w:r w:rsidRPr="00EF7CC2">
        <w:t>RCC_AHB1Periph_GPIOB, ENABLE);</w:t>
      </w:r>
    </w:p>
    <w:p w14:paraId="7991768D" w14:textId="77777777" w:rsidR="004478AA" w:rsidRPr="00EF7CC2" w:rsidRDefault="004478AA" w:rsidP="004478AA"/>
    <w:p w14:paraId="5C7DF229" w14:textId="77777777" w:rsidR="004478AA" w:rsidRPr="00EF7CC2" w:rsidRDefault="004478AA" w:rsidP="004478AA">
      <w:proofErr w:type="spellStart"/>
      <w:r w:rsidRPr="00EF7CC2">
        <w:lastRenderedPageBreak/>
        <w:t>GPIO_InitStructure.GPIO_Pin</w:t>
      </w:r>
      <w:proofErr w:type="spellEnd"/>
      <w:r w:rsidRPr="00EF7CC2">
        <w:t xml:space="preserve"> = GPIO_Pin_7;</w:t>
      </w:r>
    </w:p>
    <w:p w14:paraId="66C0014F" w14:textId="77777777" w:rsidR="004478AA" w:rsidRPr="00EF7CC2" w:rsidRDefault="004478AA" w:rsidP="004478AA">
      <w:proofErr w:type="spellStart"/>
      <w:r w:rsidRPr="00EF7CC2">
        <w:t>GPIO_InitStructure.GPIO_Mode</w:t>
      </w:r>
      <w:proofErr w:type="spellEnd"/>
      <w:r w:rsidRPr="00EF7CC2">
        <w:t xml:space="preserve"> = </w:t>
      </w:r>
      <w:proofErr w:type="spellStart"/>
      <w:r w:rsidRPr="00EF7CC2">
        <w:t>GPIO_Mode_AF</w:t>
      </w:r>
      <w:proofErr w:type="spellEnd"/>
      <w:r w:rsidRPr="00EF7CC2">
        <w:t>;      // 复用功能</w:t>
      </w:r>
    </w:p>
    <w:p w14:paraId="6EFF1B8C" w14:textId="77777777" w:rsidR="004478AA" w:rsidRPr="00EF7CC2" w:rsidRDefault="004478AA" w:rsidP="004478AA">
      <w:proofErr w:type="spellStart"/>
      <w:r w:rsidRPr="00EF7CC2">
        <w:t>GPIO_InitStructure.GPIO_Speed</w:t>
      </w:r>
      <w:proofErr w:type="spellEnd"/>
      <w:r w:rsidRPr="00EF7CC2">
        <w:t xml:space="preserve"> = GPIO_Speed_50MHz;</w:t>
      </w:r>
    </w:p>
    <w:p w14:paraId="4BD0C09F" w14:textId="77777777" w:rsidR="004478AA" w:rsidRPr="00EF7CC2" w:rsidRDefault="004478AA" w:rsidP="004478AA">
      <w:proofErr w:type="spellStart"/>
      <w:r w:rsidRPr="00EF7CC2">
        <w:t>GPIO_InitStructure.GPIO_OType</w:t>
      </w:r>
      <w:proofErr w:type="spellEnd"/>
      <w:r w:rsidRPr="00EF7CC2">
        <w:t xml:space="preserve"> = </w:t>
      </w:r>
      <w:proofErr w:type="spellStart"/>
      <w:r w:rsidRPr="00EF7CC2">
        <w:t>GPIO_OType_OD</w:t>
      </w:r>
      <w:proofErr w:type="spellEnd"/>
      <w:r w:rsidRPr="00EF7CC2">
        <w:t>;    // 开漏</w:t>
      </w:r>
    </w:p>
    <w:p w14:paraId="227A69DB" w14:textId="77777777" w:rsidR="004478AA" w:rsidRPr="00EF7CC2" w:rsidRDefault="004478AA" w:rsidP="004478AA">
      <w:proofErr w:type="spellStart"/>
      <w:r w:rsidRPr="00EF7CC2">
        <w:t>GPIO_InitStructure.GPIO_PuPd</w:t>
      </w:r>
      <w:proofErr w:type="spellEnd"/>
      <w:r w:rsidRPr="00EF7CC2">
        <w:t xml:space="preserve"> = </w:t>
      </w:r>
      <w:proofErr w:type="spellStart"/>
      <w:r w:rsidRPr="00EF7CC2">
        <w:t>GPIO_PuPd_UP</w:t>
      </w:r>
      <w:proofErr w:type="spellEnd"/>
      <w:r w:rsidRPr="00EF7CC2">
        <w:t>;      // 上拉</w:t>
      </w:r>
    </w:p>
    <w:p w14:paraId="4D3BC515" w14:textId="77777777" w:rsidR="004478AA" w:rsidRPr="00EF7CC2" w:rsidRDefault="004478AA" w:rsidP="004478AA">
      <w:proofErr w:type="spellStart"/>
      <w:r w:rsidRPr="00EF7CC2">
        <w:t>GPIO_</w:t>
      </w:r>
      <w:proofErr w:type="gramStart"/>
      <w:r w:rsidRPr="00EF7CC2">
        <w:t>Init</w:t>
      </w:r>
      <w:proofErr w:type="spellEnd"/>
      <w:r w:rsidRPr="00EF7CC2">
        <w:t>(</w:t>
      </w:r>
      <w:proofErr w:type="gramEnd"/>
      <w:r w:rsidRPr="00EF7CC2">
        <w:t>GPIOB, &amp;</w:t>
      </w:r>
      <w:proofErr w:type="spellStart"/>
      <w:r w:rsidRPr="00EF7CC2">
        <w:t>GPIO_InitStructure</w:t>
      </w:r>
      <w:proofErr w:type="spellEnd"/>
      <w:r w:rsidRPr="00EF7CC2">
        <w:t>);</w:t>
      </w:r>
    </w:p>
    <w:p w14:paraId="09049E42" w14:textId="77777777" w:rsidR="004478AA" w:rsidRPr="00EF7CC2" w:rsidRDefault="00000000" w:rsidP="004478AA">
      <w:r>
        <w:pict w14:anchorId="4F0DC97F">
          <v:rect id="_x0000_i1125" style="width:0;height:1.5pt" o:hralign="center" o:hrstd="t" o:hr="t" fillcolor="#a0a0a0" stroked="f"/>
        </w:pict>
      </w:r>
    </w:p>
    <w:p w14:paraId="11380579" w14:textId="77777777" w:rsidR="004478AA" w:rsidRPr="00EF7CC2" w:rsidRDefault="004478AA" w:rsidP="004478AA">
      <w:pPr>
        <w:pStyle w:val="4"/>
      </w:pPr>
      <w:r w:rsidRPr="00EF7CC2">
        <w:t>4. 总结</w:t>
      </w:r>
    </w:p>
    <w:p w14:paraId="2D36AEFA" w14:textId="77777777" w:rsidR="004478AA" w:rsidRPr="00EF7CC2" w:rsidRDefault="004478AA">
      <w:pPr>
        <w:numPr>
          <w:ilvl w:val="0"/>
          <w:numId w:val="52"/>
        </w:numPr>
      </w:pPr>
      <w:proofErr w:type="spellStart"/>
      <w:r w:rsidRPr="00EF7CC2">
        <w:t>GPIO_InitTypeDef</w:t>
      </w:r>
      <w:proofErr w:type="spellEnd"/>
      <w:r w:rsidRPr="00EF7CC2">
        <w:t xml:space="preserve"> = 一个“配置包”，里面包含了引脚的 </w:t>
      </w:r>
      <w:r w:rsidRPr="00EF7CC2">
        <w:rPr>
          <w:b/>
          <w:bCs/>
        </w:rPr>
        <w:t>模式 / 速度 / 类型 / 上下拉</w:t>
      </w:r>
      <w:r w:rsidRPr="00EF7CC2">
        <w:t>。</w:t>
      </w:r>
    </w:p>
    <w:p w14:paraId="25E37341" w14:textId="77777777" w:rsidR="004478AA" w:rsidRPr="00EF7CC2" w:rsidRDefault="004478AA">
      <w:pPr>
        <w:numPr>
          <w:ilvl w:val="0"/>
          <w:numId w:val="52"/>
        </w:numPr>
      </w:pPr>
      <w:r w:rsidRPr="00EF7CC2">
        <w:t xml:space="preserve">写好结构体 → 传给 </w:t>
      </w:r>
      <w:proofErr w:type="spellStart"/>
      <w:r w:rsidRPr="00EF7CC2">
        <w:t>GPIO_Init</w:t>
      </w:r>
      <w:proofErr w:type="spellEnd"/>
      <w:r w:rsidRPr="00EF7CC2">
        <w:t>() → 引脚就被一次性配置好。</w:t>
      </w:r>
    </w:p>
    <w:p w14:paraId="21C95490" w14:textId="77777777" w:rsidR="004478AA" w:rsidRDefault="004478AA">
      <w:pPr>
        <w:numPr>
          <w:ilvl w:val="0"/>
          <w:numId w:val="52"/>
        </w:numPr>
      </w:pPr>
      <w:r w:rsidRPr="00EF7CC2">
        <w:t xml:space="preserve">不同外设需要的 GPIO 配置不一样，比如 </w:t>
      </w:r>
      <w:r w:rsidRPr="00EF7CC2">
        <w:rPr>
          <w:b/>
          <w:bCs/>
        </w:rPr>
        <w:t>LED = 推挽输出</w:t>
      </w:r>
      <w:r w:rsidRPr="00EF7CC2">
        <w:t>，</w:t>
      </w:r>
      <w:r w:rsidRPr="00EF7CC2">
        <w:rPr>
          <w:b/>
          <w:bCs/>
        </w:rPr>
        <w:t>I²C = 复用开漏 + 上拉</w:t>
      </w:r>
      <w:r w:rsidRPr="00EF7CC2">
        <w:t>。</w:t>
      </w:r>
    </w:p>
    <w:p w14:paraId="2F14A94D" w14:textId="29EB302A" w:rsidR="009F36C1" w:rsidRDefault="009F36C1" w:rsidP="009F36C1">
      <w:pPr>
        <w:pStyle w:val="3"/>
      </w:pPr>
      <w:r w:rsidRPr="009F36C1">
        <w:t>在AIN</w:t>
      </w:r>
      <w:r>
        <w:rPr>
          <w:rFonts w:hint="eastAsia"/>
        </w:rPr>
        <w:t>(模拟输入)</w:t>
      </w:r>
      <w:r w:rsidRPr="009F36C1">
        <w:t>模式下，GPIO口是无效的</w:t>
      </w:r>
      <w:r>
        <w:br/>
      </w:r>
      <w:r w:rsidRPr="009F36C1">
        <w:t>断开GPIO，防止你GPIO的</w:t>
      </w:r>
      <w:r w:rsidRPr="0023585A">
        <w:rPr>
          <w:b/>
          <w:bCs/>
          <w:color w:val="EE0000"/>
        </w:rPr>
        <w:t>输入输出</w:t>
      </w:r>
      <w:r w:rsidRPr="009F36C1">
        <w:t>对我模拟电压造成干扰，所以AIN模式就是ADC的专属模式</w:t>
      </w:r>
    </w:p>
    <w:p w14:paraId="262DA4C1" w14:textId="77777777" w:rsidR="0023585A" w:rsidRPr="0023585A" w:rsidRDefault="0023585A" w:rsidP="0023585A">
      <w:r w:rsidRPr="0023585A">
        <w:t>您提出的这句话精准地概括了STM32中</w:t>
      </w:r>
      <w:r w:rsidRPr="0023585A">
        <w:rPr>
          <w:b/>
          <w:bCs/>
        </w:rPr>
        <w:t>模拟输入模式</w:t>
      </w:r>
      <w:r w:rsidRPr="0023585A">
        <w:t>的</w:t>
      </w:r>
      <w:r w:rsidRPr="0023585A">
        <w:rPr>
          <w:color w:val="EE0000"/>
        </w:rPr>
        <w:t>核心设计逻辑</w:t>
      </w:r>
      <w:r w:rsidRPr="0023585A">
        <w:t>。下面我将通过一个流程图和详细的分解，来帮您透彻理解这句话背后的每一个细节。</w:t>
      </w:r>
    </w:p>
    <w:p w14:paraId="5E367D58" w14:textId="3CF4DC88" w:rsidR="0023585A" w:rsidRDefault="0023585A" w:rsidP="0023585A">
      <w:r w:rsidRPr="0023585A">
        <w:rPr>
          <w:noProof/>
        </w:rPr>
        <w:lastRenderedPageBreak/>
        <w:drawing>
          <wp:inline distT="0" distB="0" distL="0" distR="0" wp14:anchorId="18BD1ABC" wp14:editId="01A71D80">
            <wp:extent cx="5274310" cy="6423025"/>
            <wp:effectExtent l="0" t="0" r="2540" b="0"/>
            <wp:docPr id="32769149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91493" name="图片 1" descr="图示&#10;&#10;AI 生成的内容可能不正确。"/>
                    <pic:cNvPicPr/>
                  </pic:nvPicPr>
                  <pic:blipFill>
                    <a:blip r:embed="rId19"/>
                    <a:stretch>
                      <a:fillRect/>
                    </a:stretch>
                  </pic:blipFill>
                  <pic:spPr>
                    <a:xfrm>
                      <a:off x="0" y="0"/>
                      <a:ext cx="5274310" cy="6423025"/>
                    </a:xfrm>
                    <a:prstGeom prst="rect">
                      <a:avLst/>
                    </a:prstGeom>
                  </pic:spPr>
                </pic:pic>
              </a:graphicData>
            </a:graphic>
          </wp:inline>
        </w:drawing>
      </w:r>
      <w:r w:rsidRPr="0023585A">
        <w:t>这个流程直观地展示了关键区别：</w:t>
      </w:r>
      <w:r w:rsidRPr="0023585A">
        <w:rPr>
          <w:rFonts w:ascii="Times New Roman" w:hAnsi="Times New Roman" w:cs="Times New Roman"/>
        </w:rPr>
        <w:t>​</w:t>
      </w:r>
      <w:r w:rsidRPr="0023585A">
        <w:rPr>
          <w:b/>
          <w:bCs/>
        </w:rPr>
        <w:t>AIN模式通过</w:t>
      </w:r>
      <w:r w:rsidRPr="0023585A">
        <w:rPr>
          <w:b/>
          <w:bCs/>
          <w:color w:val="EE0000"/>
        </w:rPr>
        <w:t>断开GPIO数字电路</w:t>
      </w:r>
      <w:r w:rsidRPr="0023585A">
        <w:rPr>
          <w:b/>
          <w:bCs/>
        </w:rPr>
        <w:t>，为模拟信号开辟了一条通往ADC的“专属通道”</w:t>
      </w:r>
      <w:r w:rsidRPr="0023585A">
        <w:rPr>
          <w:rFonts w:ascii="Times New Roman" w:hAnsi="Times New Roman" w:cs="Times New Roman"/>
          <w:b/>
          <w:bCs/>
        </w:rPr>
        <w:t>​</w:t>
      </w:r>
      <w:r w:rsidRPr="0023585A">
        <w:t>。</w:t>
      </w:r>
    </w:p>
    <w:p w14:paraId="48B1B1AC" w14:textId="796B3427" w:rsidR="001626AA" w:rsidRPr="0023585A" w:rsidRDefault="001626AA" w:rsidP="0023585A">
      <w:r>
        <w:rPr>
          <w:noProof/>
        </w:rPr>
        <w:lastRenderedPageBreak/>
        <w:drawing>
          <wp:inline distT="0" distB="0" distL="0" distR="0" wp14:anchorId="20BCABBD" wp14:editId="5A5502E3">
            <wp:extent cx="5274310" cy="2776855"/>
            <wp:effectExtent l="0" t="0" r="2540" b="4445"/>
            <wp:docPr id="480153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53542" name=""/>
                    <pic:cNvPicPr/>
                  </pic:nvPicPr>
                  <pic:blipFill>
                    <a:blip r:embed="rId20"/>
                    <a:stretch>
                      <a:fillRect/>
                    </a:stretch>
                  </pic:blipFill>
                  <pic:spPr>
                    <a:xfrm>
                      <a:off x="0" y="0"/>
                      <a:ext cx="5274310" cy="2776855"/>
                    </a:xfrm>
                    <a:prstGeom prst="rect">
                      <a:avLst/>
                    </a:prstGeom>
                  </pic:spPr>
                </pic:pic>
              </a:graphicData>
            </a:graphic>
          </wp:inline>
        </w:drawing>
      </w:r>
    </w:p>
    <w:p w14:paraId="6B73919A" w14:textId="77777777" w:rsidR="0023585A" w:rsidRPr="0023585A" w:rsidRDefault="0023585A" w:rsidP="0023585A">
      <w:pPr>
        <w:pStyle w:val="4"/>
      </w:pPr>
      <w:r w:rsidRPr="0023585A">
        <w:rPr>
          <w:rFonts w:ascii="Segoe UI Emoji" w:hAnsi="Segoe UI Emoji" w:cs="Segoe UI Emoji"/>
        </w:rPr>
        <w:t>🔌</w:t>
      </w:r>
      <w:r w:rsidRPr="0023585A">
        <w:t xml:space="preserve"> 深入“GPIO口无效”与“断开”的含义 </w:t>
      </w:r>
    </w:p>
    <w:p w14:paraId="4BA5ABB8" w14:textId="77777777" w:rsidR="0023585A" w:rsidRPr="0023585A" w:rsidRDefault="0023585A" w:rsidP="0023585A">
      <w:r w:rsidRPr="0023585A">
        <w:t>所谓“GPIO口无效”，指的是引脚与微控制器内部的</w:t>
      </w:r>
      <w:r w:rsidRPr="0023585A">
        <w:rPr>
          <w:b/>
          <w:bCs/>
        </w:rPr>
        <w:t>所有</w:t>
      </w:r>
      <w:r w:rsidRPr="0023585A">
        <w:rPr>
          <w:b/>
          <w:bCs/>
          <w:color w:val="EE0000"/>
        </w:rPr>
        <w:t>数字电路功能</w:t>
      </w:r>
      <w:r w:rsidRPr="0023585A">
        <w:rPr>
          <w:b/>
          <w:bCs/>
        </w:rPr>
        <w:t>被</w:t>
      </w:r>
      <w:r w:rsidRPr="0023585A">
        <w:rPr>
          <w:b/>
          <w:bCs/>
          <w:color w:val="EE0000"/>
        </w:rPr>
        <w:t>物理断开</w:t>
      </w:r>
      <w:r w:rsidRPr="0023585A">
        <w:t>。具体来说：</w:t>
      </w:r>
    </w:p>
    <w:p w14:paraId="2DB9858A" w14:textId="4A9B0DF6" w:rsidR="0023585A" w:rsidRPr="0023585A" w:rsidRDefault="0023585A">
      <w:pPr>
        <w:numPr>
          <w:ilvl w:val="0"/>
          <w:numId w:val="526"/>
        </w:numPr>
      </w:pPr>
      <w:r w:rsidRPr="0023585A">
        <w:rPr>
          <w:rFonts w:ascii="Times New Roman" w:hAnsi="Times New Roman" w:cs="Times New Roman"/>
        </w:rPr>
        <w:t>​</w:t>
      </w:r>
      <w:r w:rsidRPr="0023585A">
        <w:rPr>
          <w:b/>
          <w:bCs/>
        </w:rPr>
        <w:t>关闭数字输入</w:t>
      </w:r>
      <w:proofErr w:type="gramStart"/>
      <w:r w:rsidRPr="0023585A">
        <w:rPr>
          <w:b/>
          <w:bCs/>
        </w:rPr>
        <w:t>路径</w:t>
      </w:r>
      <w:r w:rsidRPr="0023585A">
        <w:rPr>
          <w:rFonts w:ascii="Times New Roman" w:hAnsi="Times New Roman" w:cs="Times New Roman"/>
        </w:rPr>
        <w:t>​</w:t>
      </w:r>
      <w:r w:rsidRPr="0023585A">
        <w:t>：</w:t>
      </w:r>
      <w:proofErr w:type="gramEnd"/>
      <w:r w:rsidRPr="0023585A">
        <w:t>在普通</w:t>
      </w:r>
      <w:r w:rsidRPr="0023585A">
        <w:rPr>
          <w:color w:val="EE0000"/>
        </w:rPr>
        <w:t>数字输入模式</w:t>
      </w:r>
      <w:r w:rsidRPr="0023585A">
        <w:t>（如浮空、上拉输入）下，引脚信号会经过一个</w:t>
      </w:r>
      <w:r w:rsidRPr="0023585A">
        <w:rPr>
          <w:b/>
          <w:bCs/>
          <w:color w:val="EE0000"/>
        </w:rPr>
        <w:t>肖特基触发</w:t>
      </w:r>
      <w:proofErr w:type="gramStart"/>
      <w:r w:rsidRPr="0023585A">
        <w:rPr>
          <w:b/>
          <w:bCs/>
          <w:color w:val="EE0000"/>
        </w:rPr>
        <w:t>器</w:t>
      </w:r>
      <w:r w:rsidRPr="0023585A">
        <w:rPr>
          <w:rFonts w:ascii="Times New Roman" w:hAnsi="Times New Roman" w:cs="Times New Roman"/>
          <w:color w:val="EE0000"/>
        </w:rPr>
        <w:t>​</w:t>
      </w:r>
      <w:r w:rsidRPr="0023585A">
        <w:t>（</w:t>
      </w:r>
      <w:proofErr w:type="gramEnd"/>
      <w:r w:rsidRPr="0023585A">
        <w:t>实际为</w:t>
      </w:r>
      <w:r>
        <w:rPr>
          <w:rFonts w:hint="eastAsia"/>
        </w:rPr>
        <w:t>施密特</w:t>
      </w:r>
      <w:r w:rsidRPr="0023585A">
        <w:t>触发器，可理解为一种信号整形电路），将连续变化的</w:t>
      </w:r>
      <w:r w:rsidRPr="0023585A">
        <w:rPr>
          <w:color w:val="EE0000"/>
        </w:rPr>
        <w:t>模拟电压</w:t>
      </w:r>
      <w:r w:rsidRPr="0023585A">
        <w:t>转换为清晰的</w:t>
      </w:r>
      <w:r w:rsidRPr="0023585A">
        <w:rPr>
          <w:color w:val="EE0000"/>
        </w:rPr>
        <w:t>0或1数字信号</w:t>
      </w:r>
      <w:r w:rsidRPr="0023585A">
        <w:t>供CPU读取。而在AIN模式下，</w:t>
      </w:r>
      <w:r w:rsidRPr="0023585A">
        <w:rPr>
          <w:rFonts w:ascii="Times New Roman" w:hAnsi="Times New Roman" w:cs="Times New Roman"/>
        </w:rPr>
        <w:t>​</w:t>
      </w:r>
      <w:r w:rsidRPr="0023585A">
        <w:rPr>
          <w:b/>
          <w:bCs/>
        </w:rPr>
        <w:t>这条路径被</w:t>
      </w:r>
      <w:r w:rsidRPr="0023585A">
        <w:rPr>
          <w:b/>
          <w:bCs/>
          <w:color w:val="EE0000"/>
        </w:rPr>
        <w:t>切断了</w:t>
      </w:r>
      <w:r w:rsidRPr="0023585A">
        <w:t>。因此，CPU无法再通过</w:t>
      </w:r>
      <w:r w:rsidRPr="0023585A">
        <w:rPr>
          <w:color w:val="EE0000"/>
        </w:rPr>
        <w:t>读取输入数据寄存器</w:t>
      </w:r>
      <w:r w:rsidRPr="0023585A">
        <w:t>来获得该引脚的数字电平。</w:t>
      </w:r>
    </w:p>
    <w:p w14:paraId="4144D4DA" w14:textId="77777777" w:rsidR="0023585A" w:rsidRPr="0023585A" w:rsidRDefault="0023585A">
      <w:pPr>
        <w:numPr>
          <w:ilvl w:val="0"/>
          <w:numId w:val="526"/>
        </w:numPr>
      </w:pPr>
      <w:r w:rsidRPr="0023585A">
        <w:rPr>
          <w:rFonts w:ascii="Times New Roman" w:hAnsi="Times New Roman" w:cs="Times New Roman"/>
        </w:rPr>
        <w:t>​</w:t>
      </w:r>
      <w:r w:rsidRPr="0023585A">
        <w:rPr>
          <w:b/>
          <w:bCs/>
        </w:rPr>
        <w:t>禁用输出驱动</w:t>
      </w:r>
      <w:proofErr w:type="gramStart"/>
      <w:r w:rsidRPr="0023585A">
        <w:rPr>
          <w:b/>
          <w:bCs/>
        </w:rPr>
        <w:t>电路</w:t>
      </w:r>
      <w:r w:rsidRPr="0023585A">
        <w:rPr>
          <w:rFonts w:ascii="Times New Roman" w:hAnsi="Times New Roman" w:cs="Times New Roman"/>
        </w:rPr>
        <w:t>​</w:t>
      </w:r>
      <w:r w:rsidRPr="0023585A">
        <w:t>：</w:t>
      </w:r>
      <w:proofErr w:type="gramEnd"/>
      <w:r w:rsidRPr="0023585A">
        <w:t>推挽输出或开漏输出所依赖的</w:t>
      </w:r>
      <w:r w:rsidRPr="0023585A">
        <w:rPr>
          <w:b/>
          <w:bCs/>
        </w:rPr>
        <w:t>P-MOS管和N-MOS管也被完全禁用</w:t>
      </w:r>
      <w:r w:rsidRPr="0023585A">
        <w:t>。这意味着，你无法再通过写输出数据寄存器来控制该引脚输出高电平或低电平。</w:t>
      </w:r>
    </w:p>
    <w:p w14:paraId="08A6813F" w14:textId="77777777" w:rsidR="0023585A" w:rsidRPr="0023585A" w:rsidRDefault="0023585A">
      <w:pPr>
        <w:numPr>
          <w:ilvl w:val="0"/>
          <w:numId w:val="526"/>
        </w:numPr>
      </w:pPr>
      <w:r w:rsidRPr="0023585A">
        <w:rPr>
          <w:rFonts w:ascii="Times New Roman" w:hAnsi="Times New Roman" w:cs="Times New Roman"/>
        </w:rPr>
        <w:t>​</w:t>
      </w:r>
      <w:r w:rsidRPr="0023585A">
        <w:rPr>
          <w:b/>
          <w:bCs/>
        </w:rPr>
        <w:t>结果</w:t>
      </w:r>
      <w:r w:rsidRPr="0023585A">
        <w:rPr>
          <w:rFonts w:ascii="Times New Roman" w:hAnsi="Times New Roman" w:cs="Times New Roman"/>
        </w:rPr>
        <w:t>​</w:t>
      </w:r>
      <w:r w:rsidRPr="0023585A">
        <w:t>：这个引脚对于微控制器的数字功能来说，就像一个“不存在”的端口。之所以这样设计，核心目的是</w:t>
      </w:r>
      <w:r w:rsidRPr="0023585A">
        <w:rPr>
          <w:b/>
          <w:bCs/>
        </w:rPr>
        <w:t>防止数字电路对模拟信号的干扰</w:t>
      </w:r>
      <w:r w:rsidRPr="0023585A">
        <w:t>。</w:t>
      </w:r>
    </w:p>
    <w:p w14:paraId="76B8FD63" w14:textId="77777777" w:rsidR="0023585A" w:rsidRPr="0023585A" w:rsidRDefault="0023585A" w:rsidP="001626AA">
      <w:pPr>
        <w:pStyle w:val="4"/>
      </w:pPr>
      <w:r w:rsidRPr="0023585A">
        <w:rPr>
          <w:rFonts w:ascii="Segoe UI Emoji" w:hAnsi="Segoe UI Emoji" w:cs="Segoe UI Emoji"/>
        </w:rPr>
        <w:t>📏</w:t>
      </w:r>
      <w:r w:rsidRPr="0023585A">
        <w:t xml:space="preserve"> 理解“防止干扰”与“ADC专属模式” </w:t>
      </w:r>
    </w:p>
    <w:p w14:paraId="31DDC550" w14:textId="77777777" w:rsidR="0023585A" w:rsidRPr="0023585A" w:rsidRDefault="0023585A">
      <w:pPr>
        <w:numPr>
          <w:ilvl w:val="0"/>
          <w:numId w:val="527"/>
        </w:numPr>
      </w:pPr>
      <w:r w:rsidRPr="0023585A">
        <w:rPr>
          <w:rFonts w:ascii="Times New Roman" w:hAnsi="Times New Roman" w:cs="Times New Roman"/>
        </w:rPr>
        <w:t>​</w:t>
      </w:r>
      <w:r w:rsidRPr="0023585A">
        <w:rPr>
          <w:b/>
          <w:bCs/>
        </w:rPr>
        <w:t>为何要防止干扰？</w:t>
      </w:r>
      <w:r w:rsidRPr="0023585A">
        <w:rPr>
          <w:rFonts w:ascii="Times New Roman" w:hAnsi="Times New Roman" w:cs="Times New Roman"/>
          <w:b/>
          <w:bCs/>
        </w:rPr>
        <w:t>​</w:t>
      </w:r>
      <w:r w:rsidRPr="0023585A">
        <w:rPr>
          <w:rFonts w:ascii="Times New Roman" w:hAnsi="Times New Roman" w:cs="Times New Roman"/>
        </w:rPr>
        <w:t>​</w:t>
      </w:r>
    </w:p>
    <w:p w14:paraId="23E75BC4" w14:textId="77777777" w:rsidR="0023585A" w:rsidRPr="0023585A" w:rsidRDefault="0023585A" w:rsidP="0023585A">
      <w:r w:rsidRPr="0023585A">
        <w:t>数字电路（特别是</w:t>
      </w:r>
      <w:r w:rsidRPr="0023585A">
        <w:rPr>
          <w:color w:val="EE0000"/>
        </w:rPr>
        <w:t>GPIO输出</w:t>
      </w:r>
      <w:r w:rsidRPr="0023585A">
        <w:t>和</w:t>
      </w:r>
      <w:r w:rsidRPr="0023585A">
        <w:rPr>
          <w:color w:val="EE0000"/>
        </w:rPr>
        <w:t>高速切换</w:t>
      </w:r>
      <w:r w:rsidRPr="0023585A">
        <w:t>的</w:t>
      </w:r>
      <w:r w:rsidRPr="0023585A">
        <w:rPr>
          <w:color w:val="EE0000"/>
        </w:rPr>
        <w:t>数字信号</w:t>
      </w:r>
      <w:r w:rsidRPr="0023585A">
        <w:t>）是主要的</w:t>
      </w:r>
      <w:r w:rsidRPr="0023585A">
        <w:rPr>
          <w:b/>
          <w:bCs/>
          <w:color w:val="EE0000"/>
        </w:rPr>
        <w:t>噪声源</w:t>
      </w:r>
      <w:r w:rsidRPr="0023585A">
        <w:t>。它们产生的</w:t>
      </w:r>
      <w:r w:rsidRPr="0023585A">
        <w:rPr>
          <w:color w:val="EE0000"/>
        </w:rPr>
        <w:t>快速电压跳变</w:t>
      </w:r>
      <w:r w:rsidRPr="0023585A">
        <w:t>会通过芯片</w:t>
      </w:r>
      <w:r w:rsidRPr="0023585A">
        <w:rPr>
          <w:color w:val="EE0000"/>
        </w:rPr>
        <w:t>内部耦合</w:t>
      </w:r>
      <w:r w:rsidRPr="0023585A">
        <w:t>，去</w:t>
      </w:r>
      <w:r w:rsidRPr="0023585A">
        <w:rPr>
          <w:color w:val="EE0000"/>
        </w:rPr>
        <w:t>干扰模拟信号</w:t>
      </w:r>
      <w:r w:rsidRPr="0023585A">
        <w:t>，导致ADC转换结果不准。AIN模式通过</w:t>
      </w:r>
      <w:r w:rsidRPr="0023585A">
        <w:rPr>
          <w:color w:val="EE0000"/>
        </w:rPr>
        <w:t>物理隔离</w:t>
      </w:r>
      <w:r w:rsidRPr="0023585A">
        <w:t>，为微弱的</w:t>
      </w:r>
      <w:r w:rsidRPr="0023585A">
        <w:rPr>
          <w:color w:val="EE0000"/>
        </w:rPr>
        <w:t>模拟信号</w:t>
      </w:r>
      <w:r w:rsidRPr="0023585A">
        <w:t>（例如来自传感器的电压）提供了一个“安静”的测量环境。</w:t>
      </w:r>
    </w:p>
    <w:p w14:paraId="7DB82F8A" w14:textId="77777777" w:rsidR="0023585A" w:rsidRPr="0023585A" w:rsidRDefault="0023585A">
      <w:pPr>
        <w:numPr>
          <w:ilvl w:val="0"/>
          <w:numId w:val="527"/>
        </w:numPr>
      </w:pPr>
      <w:r w:rsidRPr="0023585A">
        <w:rPr>
          <w:rFonts w:ascii="Times New Roman" w:hAnsi="Times New Roman" w:cs="Times New Roman"/>
        </w:rPr>
        <w:t>​</w:t>
      </w:r>
      <w:r w:rsidRPr="0023585A">
        <w:rPr>
          <w:b/>
          <w:bCs/>
        </w:rPr>
        <w:t>如何成为“ADC专属模式”？</w:t>
      </w:r>
      <w:r w:rsidRPr="0023585A">
        <w:rPr>
          <w:rFonts w:ascii="Times New Roman" w:hAnsi="Times New Roman" w:cs="Times New Roman"/>
          <w:b/>
          <w:bCs/>
        </w:rPr>
        <w:t>​</w:t>
      </w:r>
      <w:r w:rsidRPr="0023585A">
        <w:rPr>
          <w:rFonts w:ascii="Times New Roman" w:hAnsi="Times New Roman" w:cs="Times New Roman"/>
        </w:rPr>
        <w:t>​</w:t>
      </w:r>
    </w:p>
    <w:p w14:paraId="1E04A9F6" w14:textId="77777777" w:rsidR="0023585A" w:rsidRPr="0023585A" w:rsidRDefault="0023585A" w:rsidP="0023585A">
      <w:r w:rsidRPr="0023585A">
        <w:lastRenderedPageBreak/>
        <w:t>在断开数字部分后，引脚上的模拟电压信号</w:t>
      </w:r>
      <w:r w:rsidRPr="0023585A">
        <w:rPr>
          <w:b/>
          <w:bCs/>
        </w:rPr>
        <w:t>直接（或通过一个模拟多路开关）连接到片上的ADC（模数转换器）输入</w:t>
      </w:r>
      <w:r w:rsidRPr="0023585A">
        <w:t>。STM32的ADC是</w:t>
      </w:r>
      <w:r w:rsidRPr="0023585A">
        <w:rPr>
          <w:b/>
          <w:bCs/>
          <w:color w:val="EE0000"/>
        </w:rPr>
        <w:t>12位精度</w:t>
      </w:r>
      <w:r w:rsidRPr="0023585A">
        <w:t>的</w:t>
      </w:r>
      <w:r w:rsidRPr="0023585A">
        <w:rPr>
          <w:b/>
          <w:bCs/>
          <w:color w:val="EE0000"/>
        </w:rPr>
        <w:t>逐次逼近型</w:t>
      </w:r>
      <w:r w:rsidRPr="0023585A">
        <w:t>ADC，能将0~3.3V的模拟电压线性转换为</w:t>
      </w:r>
      <w:r w:rsidRPr="0023585A">
        <w:rPr>
          <w:color w:val="EE0000"/>
        </w:rPr>
        <w:t>0~4095</w:t>
      </w:r>
      <w:r w:rsidRPr="0023585A">
        <w:t>的数字值。因此，AIN模式是使用片上ADC采集外部模拟电压的</w:t>
      </w:r>
      <w:r w:rsidRPr="0023585A">
        <w:rPr>
          <w:b/>
          <w:bCs/>
        </w:rPr>
        <w:t>必要且唯一正确的配置</w:t>
      </w:r>
      <w:r w:rsidRPr="0023585A">
        <w:t>。</w:t>
      </w:r>
    </w:p>
    <w:p w14:paraId="33F8FA57" w14:textId="77777777" w:rsidR="0023585A" w:rsidRPr="0023585A" w:rsidRDefault="0023585A" w:rsidP="001626AA">
      <w:pPr>
        <w:pStyle w:val="4"/>
      </w:pPr>
      <w:r w:rsidRPr="0023585A">
        <w:rPr>
          <w:rFonts w:ascii="Segoe UI Emoji" w:hAnsi="Segoe UI Emoji" w:cs="Segoe UI Emoji"/>
        </w:rPr>
        <w:t>💡</w:t>
      </w:r>
      <w:r w:rsidRPr="0023585A">
        <w:t xml:space="preserve"> 实际应用与模式对比 </w:t>
      </w:r>
    </w:p>
    <w:p w14:paraId="71A8A961" w14:textId="77777777" w:rsidR="0023585A" w:rsidRPr="0023585A" w:rsidRDefault="0023585A">
      <w:pPr>
        <w:numPr>
          <w:ilvl w:val="0"/>
          <w:numId w:val="528"/>
        </w:numPr>
      </w:pPr>
      <w:r w:rsidRPr="0023585A">
        <w:rPr>
          <w:rFonts w:ascii="Times New Roman" w:hAnsi="Times New Roman" w:cs="Times New Roman"/>
        </w:rPr>
        <w:t>​</w:t>
      </w:r>
      <w:r w:rsidRPr="0023585A">
        <w:rPr>
          <w:b/>
          <w:bCs/>
        </w:rPr>
        <w:t>何时使用？</w:t>
      </w:r>
      <w:r w:rsidRPr="0023585A">
        <w:rPr>
          <w:rFonts w:ascii="Times New Roman" w:hAnsi="Times New Roman" w:cs="Times New Roman"/>
          <w:b/>
          <w:bCs/>
        </w:rPr>
        <w:t>​</w:t>
      </w:r>
      <w:r w:rsidRPr="0023585A">
        <w:rPr>
          <w:rFonts w:ascii="Times New Roman" w:hAnsi="Times New Roman" w:cs="Times New Roman"/>
        </w:rPr>
        <w:t>​</w:t>
      </w:r>
    </w:p>
    <w:p w14:paraId="6E76DCE8" w14:textId="77777777" w:rsidR="0023585A" w:rsidRPr="0023585A" w:rsidRDefault="0023585A" w:rsidP="0023585A">
      <w:r w:rsidRPr="0023585A">
        <w:t>当您需要测量一个引脚的</w:t>
      </w:r>
      <w:r w:rsidRPr="0023585A">
        <w:rPr>
          <w:b/>
          <w:bCs/>
        </w:rPr>
        <w:t>具体电压值</w:t>
      </w:r>
      <w:r w:rsidRPr="0023585A">
        <w:t>而非判断高低电平时，就必须配置为AIN模式。典型应用包括：连接光敏电阻、热敏电阻、麦克风等输出模拟信号的传感器。</w:t>
      </w:r>
    </w:p>
    <w:p w14:paraId="6105950F" w14:textId="77777777" w:rsidR="0023585A" w:rsidRPr="0023585A" w:rsidRDefault="0023585A">
      <w:pPr>
        <w:numPr>
          <w:ilvl w:val="0"/>
          <w:numId w:val="528"/>
        </w:numPr>
      </w:pPr>
      <w:r w:rsidRPr="0023585A">
        <w:rPr>
          <w:rFonts w:ascii="Times New Roman" w:hAnsi="Times New Roman" w:cs="Times New Roman"/>
        </w:rPr>
        <w:t>​</w:t>
      </w:r>
      <w:r w:rsidRPr="0023585A">
        <w:rPr>
          <w:b/>
          <w:bCs/>
        </w:rPr>
        <w:t>与其他输入模式对比</w:t>
      </w:r>
      <w:r w:rsidRPr="0023585A">
        <w:rPr>
          <w:rFonts w:ascii="Times New Roman" w:hAnsi="Times New Roman" w:cs="Times New Roman"/>
        </w:rPr>
        <w:t>​</w:t>
      </w:r>
    </w:p>
    <w:p w14:paraId="2E344621" w14:textId="77777777" w:rsidR="0023585A" w:rsidRPr="0023585A" w:rsidRDefault="0023585A">
      <w:pPr>
        <w:numPr>
          <w:ilvl w:val="1"/>
          <w:numId w:val="528"/>
        </w:numPr>
      </w:pPr>
      <w:r w:rsidRPr="0023585A">
        <w:rPr>
          <w:rFonts w:ascii="Times New Roman" w:hAnsi="Times New Roman" w:cs="Times New Roman"/>
        </w:rPr>
        <w:t>​</w:t>
      </w:r>
      <w:r w:rsidRPr="0023585A">
        <w:rPr>
          <w:b/>
          <w:bCs/>
        </w:rPr>
        <w:t>浮空/上拉/下拉输入</w:t>
      </w:r>
      <w:r w:rsidRPr="0023585A">
        <w:rPr>
          <w:rFonts w:ascii="Times New Roman" w:hAnsi="Times New Roman" w:cs="Times New Roman"/>
        </w:rPr>
        <w:t>​</w:t>
      </w:r>
      <w:r w:rsidRPr="0023585A">
        <w:t>：用于读取数字高低电平，如按键检测。</w:t>
      </w:r>
    </w:p>
    <w:p w14:paraId="26732620" w14:textId="77777777" w:rsidR="0023585A" w:rsidRPr="0023585A" w:rsidRDefault="0023585A">
      <w:pPr>
        <w:numPr>
          <w:ilvl w:val="1"/>
          <w:numId w:val="528"/>
        </w:numPr>
      </w:pPr>
      <w:r w:rsidRPr="0023585A">
        <w:rPr>
          <w:rFonts w:ascii="Times New Roman" w:hAnsi="Times New Roman" w:cs="Times New Roman"/>
        </w:rPr>
        <w:t>​</w:t>
      </w:r>
      <w:r w:rsidRPr="0023585A">
        <w:rPr>
          <w:b/>
          <w:bCs/>
        </w:rPr>
        <w:t>模拟输入</w:t>
      </w:r>
      <w:r w:rsidRPr="0023585A">
        <w:rPr>
          <w:rFonts w:ascii="Times New Roman" w:hAnsi="Times New Roman" w:cs="Times New Roman"/>
        </w:rPr>
        <w:t>​</w:t>
      </w:r>
      <w:r w:rsidRPr="0023585A">
        <w:t>：用于读取连续变化的模拟电压值。</w:t>
      </w:r>
    </w:p>
    <w:p w14:paraId="2A8A4DB4" w14:textId="77777777" w:rsidR="0023585A" w:rsidRPr="0023585A" w:rsidRDefault="0023585A" w:rsidP="001626AA">
      <w:pPr>
        <w:pStyle w:val="4"/>
      </w:pPr>
      <w:r w:rsidRPr="0023585A">
        <w:rPr>
          <w:rFonts w:ascii="Segoe UI Emoji" w:hAnsi="Segoe UI Emoji" w:cs="Segoe UI Emoji"/>
        </w:rPr>
        <w:t>⚠️</w:t>
      </w:r>
      <w:r w:rsidRPr="0023585A">
        <w:t xml:space="preserve"> 重要注意事项 </w:t>
      </w:r>
    </w:p>
    <w:p w14:paraId="16D3AF16" w14:textId="77777777" w:rsidR="0023585A" w:rsidRPr="0023585A" w:rsidRDefault="0023585A">
      <w:pPr>
        <w:numPr>
          <w:ilvl w:val="0"/>
          <w:numId w:val="529"/>
        </w:numPr>
      </w:pPr>
      <w:r w:rsidRPr="0023585A">
        <w:rPr>
          <w:rFonts w:ascii="Times New Roman" w:hAnsi="Times New Roman" w:cs="Times New Roman"/>
        </w:rPr>
        <w:t>​</w:t>
      </w:r>
      <w:r w:rsidRPr="0023585A">
        <w:rPr>
          <w:b/>
          <w:bCs/>
        </w:rPr>
        <w:t>相关配置</w:t>
      </w:r>
      <w:r w:rsidRPr="0023585A">
        <w:rPr>
          <w:rFonts w:ascii="Times New Roman" w:hAnsi="Times New Roman" w:cs="Times New Roman"/>
        </w:rPr>
        <w:t>​</w:t>
      </w:r>
      <w:r w:rsidRPr="0023585A">
        <w:t>：除了将GPIO设置为AIN模式，使用ADC通常还需开启ADC模块和对应GPIO口的时钟，配置ADC的采样时间、分辨率等参数。</w:t>
      </w:r>
    </w:p>
    <w:p w14:paraId="51F0976A" w14:textId="77777777" w:rsidR="0023585A" w:rsidRPr="0023585A" w:rsidRDefault="0023585A">
      <w:pPr>
        <w:numPr>
          <w:ilvl w:val="0"/>
          <w:numId w:val="529"/>
        </w:numPr>
      </w:pPr>
      <w:r w:rsidRPr="0023585A">
        <w:rPr>
          <w:rFonts w:ascii="Times New Roman" w:hAnsi="Times New Roman" w:cs="Times New Roman"/>
        </w:rPr>
        <w:t>​</w:t>
      </w:r>
      <w:r w:rsidRPr="0023585A">
        <w:rPr>
          <w:b/>
          <w:bCs/>
        </w:rPr>
        <w:t>引脚容忍电压</w:t>
      </w:r>
      <w:r w:rsidRPr="0023585A">
        <w:rPr>
          <w:rFonts w:ascii="Times New Roman" w:hAnsi="Times New Roman" w:cs="Times New Roman"/>
        </w:rPr>
        <w:t>​</w:t>
      </w:r>
      <w:r w:rsidRPr="0023585A">
        <w:t>：AIN模式下，引脚电压必须在芯片的工作电压范围内（如VSS到VDDA）。虽然部分STM32引脚标有“FT”可容忍5V，但这通常是指在</w:t>
      </w:r>
      <w:r w:rsidRPr="0023585A">
        <w:rPr>
          <w:b/>
          <w:bCs/>
        </w:rPr>
        <w:t>作为数字输入</w:t>
      </w:r>
      <w:r w:rsidRPr="0023585A">
        <w:t>且具有特定保护结构的情况下。当配置为AIN模式用于ADC采样时，</w:t>
      </w:r>
      <w:r w:rsidRPr="0023585A">
        <w:rPr>
          <w:rFonts w:ascii="Times New Roman" w:hAnsi="Times New Roman" w:cs="Times New Roman"/>
        </w:rPr>
        <w:t>​</w:t>
      </w:r>
      <w:r w:rsidRPr="0023585A">
        <w:rPr>
          <w:b/>
          <w:bCs/>
        </w:rPr>
        <w:t>输入电压绝对不得超过VDDA（通常是3.3V）</w:t>
      </w:r>
      <w:r w:rsidRPr="0023585A">
        <w:rPr>
          <w:rFonts w:ascii="Times New Roman" w:hAnsi="Times New Roman" w:cs="Times New Roman"/>
          <w:b/>
          <w:bCs/>
        </w:rPr>
        <w:t>​</w:t>
      </w:r>
      <w:r w:rsidRPr="0023585A">
        <w:t>，否则可能损坏ADC模块。</w:t>
      </w:r>
    </w:p>
    <w:p w14:paraId="65BFD4F1" w14:textId="4F27C88E" w:rsidR="00132CCC" w:rsidRPr="00132CCC" w:rsidRDefault="0023585A" w:rsidP="009F36C1">
      <w:pPr>
        <w:rPr>
          <w:rFonts w:hint="eastAsia"/>
        </w:rPr>
      </w:pPr>
      <w:r w:rsidRPr="0023585A">
        <w:t>希望这些详细的解释能帮助您完全理解这句话的深层含义。如果在实际配置中遇到具体问题，欢迎继续探讨。</w:t>
      </w:r>
    </w:p>
    <w:p w14:paraId="43BDEAE2" w14:textId="77777777" w:rsidR="004478AA" w:rsidRDefault="004478AA" w:rsidP="004478AA">
      <w:pPr>
        <w:pStyle w:val="2"/>
      </w:pPr>
      <w:proofErr w:type="spellStart"/>
      <w:r w:rsidRPr="00F81AF7">
        <w:t>GPIO_DeInit</w:t>
      </w:r>
      <w:proofErr w:type="spellEnd"/>
      <w:r>
        <w:rPr>
          <w:rFonts w:hint="eastAsia"/>
        </w:rPr>
        <w:t>()</w:t>
      </w:r>
      <w:r>
        <w:br/>
      </w:r>
      <w:r w:rsidRPr="00CF0FF6">
        <w:rPr>
          <w:b/>
          <w:bCs/>
        </w:rPr>
        <w:t>复位某个 GPIO 端口寄存器</w:t>
      </w:r>
    </w:p>
    <w:p w14:paraId="67E8C062" w14:textId="77777777" w:rsidR="004478AA" w:rsidRPr="00CF0FF6" w:rsidRDefault="004478AA" w:rsidP="004478AA">
      <w:r w:rsidRPr="00CF0FF6">
        <w:t xml:space="preserve">好问题 </w:t>
      </w:r>
      <w:r w:rsidRPr="00CF0FF6">
        <w:rPr>
          <w:rFonts w:ascii="Segoe UI Emoji" w:hAnsi="Segoe UI Emoji" w:cs="Segoe UI Emoji"/>
        </w:rPr>
        <w:t>👍</w:t>
      </w:r>
      <w:r w:rsidRPr="00CF0FF6">
        <w:t xml:space="preserve">，我们来详细讲 </w:t>
      </w:r>
      <w:proofErr w:type="spellStart"/>
      <w:r w:rsidRPr="00CF0FF6">
        <w:rPr>
          <w:b/>
          <w:bCs/>
        </w:rPr>
        <w:t>GPIO_DeInit</w:t>
      </w:r>
      <w:proofErr w:type="spellEnd"/>
      <w:r w:rsidRPr="00CF0FF6">
        <w:rPr>
          <w:b/>
          <w:bCs/>
        </w:rPr>
        <w:t>()</w:t>
      </w:r>
      <w:r w:rsidRPr="00CF0FF6">
        <w:t xml:space="preserve"> 这个函数。它是 STM32 标准外设库中用来 </w:t>
      </w:r>
      <w:r w:rsidRPr="00CF0FF6">
        <w:rPr>
          <w:b/>
          <w:bCs/>
        </w:rPr>
        <w:t>复位某个 GPIO 端口寄存器</w:t>
      </w:r>
      <w:r w:rsidRPr="00CF0FF6">
        <w:t xml:space="preserve"> 的函数。</w:t>
      </w:r>
    </w:p>
    <w:p w14:paraId="67295919" w14:textId="77777777" w:rsidR="004478AA" w:rsidRPr="00CF0FF6" w:rsidRDefault="00000000" w:rsidP="004478AA">
      <w:r>
        <w:pict w14:anchorId="5EF7FFC7">
          <v:rect id="_x0000_i1126" style="width:0;height:1.5pt" o:hralign="center" o:hrstd="t" o:hr="t" fillcolor="#a0a0a0" stroked="f"/>
        </w:pict>
      </w:r>
    </w:p>
    <w:p w14:paraId="384C0AB2" w14:textId="77777777" w:rsidR="004478AA" w:rsidRPr="00CF0FF6" w:rsidRDefault="004478AA" w:rsidP="004478AA">
      <w:pPr>
        <w:pStyle w:val="3"/>
      </w:pPr>
      <w:r w:rsidRPr="00CF0FF6">
        <w:t>1. 函数原型</w:t>
      </w:r>
    </w:p>
    <w:p w14:paraId="584316BE" w14:textId="77777777" w:rsidR="004478AA" w:rsidRPr="00CF0FF6" w:rsidRDefault="004478AA" w:rsidP="004478AA">
      <w:r w:rsidRPr="00CF0FF6">
        <w:t xml:space="preserve">void </w:t>
      </w:r>
      <w:proofErr w:type="spellStart"/>
      <w:r w:rsidRPr="00CF0FF6">
        <w:t>GPIO_</w:t>
      </w:r>
      <w:proofErr w:type="gramStart"/>
      <w:r w:rsidRPr="00CF0FF6">
        <w:t>DeInit</w:t>
      </w:r>
      <w:proofErr w:type="spellEnd"/>
      <w:r w:rsidRPr="00CF0FF6">
        <w:t>(</w:t>
      </w:r>
      <w:proofErr w:type="spellStart"/>
      <w:proofErr w:type="gramEnd"/>
      <w:r w:rsidRPr="00CF0FF6">
        <w:t>GPIO_TypeDef</w:t>
      </w:r>
      <w:proofErr w:type="spellEnd"/>
      <w:r w:rsidRPr="00CF0FF6">
        <w:t xml:space="preserve">* </w:t>
      </w:r>
      <w:proofErr w:type="spellStart"/>
      <w:r w:rsidRPr="00CF0FF6">
        <w:t>GPIOx</w:t>
      </w:r>
      <w:proofErr w:type="spellEnd"/>
      <w:r w:rsidRPr="00CF0FF6">
        <w:t>);</w:t>
      </w:r>
    </w:p>
    <w:p w14:paraId="20CC6D30" w14:textId="77777777" w:rsidR="004478AA" w:rsidRPr="00CF0FF6" w:rsidRDefault="004478AA" w:rsidP="004478AA">
      <w:r w:rsidRPr="00CF0FF6">
        <w:t xml:space="preserve">参数 </w:t>
      </w:r>
      <w:proofErr w:type="spellStart"/>
      <w:r w:rsidRPr="00CF0FF6">
        <w:t>GPIOx</w:t>
      </w:r>
      <w:proofErr w:type="spellEnd"/>
      <w:r w:rsidRPr="00CF0FF6">
        <w:t>：指定</w:t>
      </w:r>
      <w:r w:rsidRPr="00CF0FF6">
        <w:rPr>
          <w:color w:val="EE0000"/>
        </w:rPr>
        <w:t>要复位的端口</w:t>
      </w:r>
      <w:r w:rsidRPr="00CF0FF6">
        <w:t>，可以是</w:t>
      </w:r>
    </w:p>
    <w:p w14:paraId="5D858F12" w14:textId="77777777" w:rsidR="004478AA" w:rsidRPr="00CF0FF6" w:rsidRDefault="004478AA">
      <w:pPr>
        <w:numPr>
          <w:ilvl w:val="0"/>
          <w:numId w:val="133"/>
        </w:numPr>
      </w:pPr>
      <w:r w:rsidRPr="00CF0FF6">
        <w:lastRenderedPageBreak/>
        <w:t>GPIOA、GPIOB、GPIOC、...、GPIOD 等。</w:t>
      </w:r>
    </w:p>
    <w:p w14:paraId="67CE8E10" w14:textId="77777777" w:rsidR="004478AA" w:rsidRPr="00CF0FF6" w:rsidRDefault="00000000" w:rsidP="004478AA">
      <w:r>
        <w:pict w14:anchorId="6B1C4BAF">
          <v:rect id="_x0000_i1127" style="width:0;height:1.5pt" o:hralign="center" o:hrstd="t" o:hr="t" fillcolor="#a0a0a0" stroked="f"/>
        </w:pict>
      </w:r>
    </w:p>
    <w:p w14:paraId="7A2CE48F" w14:textId="77777777" w:rsidR="004478AA" w:rsidRPr="00CF0FF6" w:rsidRDefault="004478AA" w:rsidP="004478AA">
      <w:pPr>
        <w:pStyle w:val="3"/>
      </w:pPr>
      <w:r w:rsidRPr="00CF0FF6">
        <w:t>2. 作用</w:t>
      </w:r>
    </w:p>
    <w:p w14:paraId="27493F9B" w14:textId="77777777" w:rsidR="004478AA" w:rsidRPr="00CF0FF6" w:rsidRDefault="004478AA" w:rsidP="004478AA">
      <w:r w:rsidRPr="00CF0FF6">
        <w:t>把指定端口（</w:t>
      </w:r>
      <w:proofErr w:type="spellStart"/>
      <w:r w:rsidRPr="00CF0FF6">
        <w:t>GPIOx</w:t>
      </w:r>
      <w:proofErr w:type="spellEnd"/>
      <w:r w:rsidRPr="00CF0FF6">
        <w:t xml:space="preserve">）的 </w:t>
      </w:r>
      <w:r w:rsidRPr="00CF0FF6">
        <w:rPr>
          <w:b/>
          <w:bCs/>
        </w:rPr>
        <w:t>控制寄存器</w:t>
      </w:r>
      <w:r w:rsidRPr="00CF0FF6">
        <w:t xml:space="preserve"> 恢复为 </w:t>
      </w:r>
      <w:r w:rsidRPr="00CF0FF6">
        <w:rPr>
          <w:b/>
          <w:bCs/>
          <w:color w:val="EE0000"/>
        </w:rPr>
        <w:t>上电默认值</w:t>
      </w:r>
      <w:r w:rsidRPr="00CF0FF6">
        <w:t>。</w:t>
      </w:r>
      <w:r w:rsidRPr="00CF0FF6">
        <w:br/>
        <w:t>等价于“复位该 GPIO 端口”，让它回到刚上电的状态。</w:t>
      </w:r>
    </w:p>
    <w:p w14:paraId="4019E850" w14:textId="77777777" w:rsidR="004478AA" w:rsidRPr="00CF0FF6" w:rsidRDefault="004478AA" w:rsidP="004478AA">
      <w:r w:rsidRPr="00CF0FF6">
        <w:t>注意：这</w:t>
      </w:r>
      <w:r w:rsidRPr="00CF0FF6">
        <w:rPr>
          <w:color w:val="EE0000"/>
        </w:rPr>
        <w:t>不是让所有引脚变成模拟输入</w:t>
      </w:r>
      <w:r w:rsidRPr="00CF0FF6">
        <w:t>，而是直接通过</w:t>
      </w:r>
      <w:r w:rsidRPr="00CF0FF6">
        <w:rPr>
          <w:color w:val="EE0000"/>
        </w:rPr>
        <w:t xml:space="preserve"> </w:t>
      </w:r>
      <w:r w:rsidRPr="00CF0FF6">
        <w:rPr>
          <w:b/>
          <w:bCs/>
          <w:color w:val="EE0000"/>
        </w:rPr>
        <w:t>RCC 的复位控制寄存器</w:t>
      </w:r>
      <w:r w:rsidRPr="00CF0FF6">
        <w:t xml:space="preserve"> 把</w:t>
      </w:r>
      <w:r w:rsidRPr="00CF0FF6">
        <w:rPr>
          <w:color w:val="EE0000"/>
        </w:rPr>
        <w:t>整个 GPIO 模块复位</w:t>
      </w:r>
      <w:r w:rsidRPr="00CF0FF6">
        <w:t>。</w:t>
      </w:r>
    </w:p>
    <w:p w14:paraId="3CF21815" w14:textId="77777777" w:rsidR="004478AA" w:rsidRPr="00CF0FF6" w:rsidRDefault="00000000" w:rsidP="004478AA">
      <w:r>
        <w:pict w14:anchorId="379062F9">
          <v:rect id="_x0000_i1128" style="width:0;height:1.5pt" o:hralign="center" o:hrstd="t" o:hr="t" fillcolor="#a0a0a0" stroked="f"/>
        </w:pict>
      </w:r>
    </w:p>
    <w:p w14:paraId="2E92C15C" w14:textId="77777777" w:rsidR="004478AA" w:rsidRPr="00CF0FF6" w:rsidRDefault="004478AA" w:rsidP="004478AA">
      <w:pPr>
        <w:pStyle w:val="3"/>
      </w:pPr>
      <w:r w:rsidRPr="00CF0FF6">
        <w:t>3. 内部实现原理</w:t>
      </w:r>
    </w:p>
    <w:p w14:paraId="4F10B732" w14:textId="77777777" w:rsidR="004478AA" w:rsidRPr="00CF0FF6" w:rsidRDefault="004478AA" w:rsidP="004478AA">
      <w:proofErr w:type="spellStart"/>
      <w:r w:rsidRPr="00CF0FF6">
        <w:t>GPIO_DeInit</w:t>
      </w:r>
      <w:proofErr w:type="spellEnd"/>
      <w:r w:rsidRPr="00CF0FF6">
        <w:t>() 并不是一个一个清寄存器，而是</w:t>
      </w:r>
      <w:r w:rsidRPr="00CF0FF6">
        <w:rPr>
          <w:color w:val="EE0000"/>
        </w:rPr>
        <w:t xml:space="preserve">操作 </w:t>
      </w:r>
      <w:r w:rsidRPr="00CF0FF6">
        <w:rPr>
          <w:b/>
          <w:bCs/>
          <w:color w:val="EE0000"/>
        </w:rPr>
        <w:t>RCC 外设复位寄存器</w:t>
      </w:r>
      <w:r w:rsidRPr="00CF0FF6">
        <w:rPr>
          <w:b/>
          <w:bCs/>
        </w:rPr>
        <w:t xml:space="preserve"> (RCC-&gt;APB2RSTR)</w:t>
      </w:r>
      <w:r w:rsidRPr="00CF0FF6">
        <w:t xml:space="preserve"> 来完成：</w:t>
      </w:r>
    </w:p>
    <w:p w14:paraId="4F50CBA9" w14:textId="77777777" w:rsidR="004478AA" w:rsidRPr="00CF0FF6" w:rsidRDefault="004478AA" w:rsidP="004478AA">
      <w:r w:rsidRPr="00CF0FF6">
        <w:t>以 GPIOA 为例（F1 系列）：</w:t>
      </w:r>
    </w:p>
    <w:p w14:paraId="69A1EBB5" w14:textId="77777777" w:rsidR="004478AA" w:rsidRPr="00CF0FF6" w:rsidRDefault="004478AA" w:rsidP="004478AA">
      <w:r w:rsidRPr="00CF0FF6">
        <w:t>if (</w:t>
      </w:r>
      <w:proofErr w:type="spellStart"/>
      <w:r w:rsidRPr="00CF0FF6">
        <w:t>GPIOx</w:t>
      </w:r>
      <w:proofErr w:type="spellEnd"/>
      <w:r w:rsidRPr="00CF0FF6">
        <w:t xml:space="preserve"> == GPIOA)</w:t>
      </w:r>
    </w:p>
    <w:p w14:paraId="03DC6C61" w14:textId="77777777" w:rsidR="004478AA" w:rsidRPr="00CF0FF6" w:rsidRDefault="004478AA" w:rsidP="004478AA">
      <w:r w:rsidRPr="00CF0FF6">
        <w:t>{</w:t>
      </w:r>
    </w:p>
    <w:p w14:paraId="3A366EC0" w14:textId="77777777" w:rsidR="004478AA" w:rsidRPr="00CF0FF6" w:rsidRDefault="004478AA" w:rsidP="004478AA">
      <w:r w:rsidRPr="00CF0FF6">
        <w:t xml:space="preserve">    RCC-&gt;APB2RSTR |= RCC_APB2RSTR_IOPARST</w:t>
      </w:r>
      <w:proofErr w:type="gramStart"/>
      <w:r w:rsidRPr="00CF0FF6">
        <w:t>;   // 置</w:t>
      </w:r>
      <w:proofErr w:type="gramEnd"/>
      <w:r w:rsidRPr="00CF0FF6">
        <w:t>位复位位</w:t>
      </w:r>
    </w:p>
    <w:p w14:paraId="5543875A" w14:textId="77777777" w:rsidR="004478AA" w:rsidRPr="00CF0FF6" w:rsidRDefault="004478AA" w:rsidP="004478AA">
      <w:r w:rsidRPr="00CF0FF6">
        <w:t xml:space="preserve">    RCC-&gt;APB2RSTR &amp;= ~RCC_APB2RSTR_IOPARST</w:t>
      </w:r>
      <w:proofErr w:type="gramStart"/>
      <w:r w:rsidRPr="00CF0FF6">
        <w:t>;  // 清除</w:t>
      </w:r>
      <w:proofErr w:type="gramEnd"/>
      <w:r w:rsidRPr="00CF0FF6">
        <w:t>复位位</w:t>
      </w:r>
    </w:p>
    <w:p w14:paraId="1AAC6C1A" w14:textId="77777777" w:rsidR="004478AA" w:rsidRPr="00CF0FF6" w:rsidRDefault="004478AA" w:rsidP="004478AA">
      <w:r w:rsidRPr="00CF0FF6">
        <w:t>}</w:t>
      </w:r>
    </w:p>
    <w:p w14:paraId="63BBE434" w14:textId="77777777" w:rsidR="004478AA" w:rsidRPr="00CF0FF6" w:rsidRDefault="004478AA" w:rsidP="004478AA">
      <w:r w:rsidRPr="00CF0FF6">
        <w:t>其它 GPIO（B、C、D…）也类似。</w:t>
      </w:r>
      <w:r w:rsidRPr="00CF0FF6">
        <w:br/>
        <w:t>这会把整个 GPIOA 控制器复位 → 其寄存器（CRL、CRH、ODR 等）回到默认值。</w:t>
      </w:r>
    </w:p>
    <w:p w14:paraId="3A2E9906" w14:textId="77777777" w:rsidR="004478AA" w:rsidRPr="00CF0FF6" w:rsidRDefault="00000000" w:rsidP="004478AA">
      <w:r>
        <w:pict w14:anchorId="3931C199">
          <v:rect id="_x0000_i1129" style="width:0;height:1.5pt" o:hralign="center" o:hrstd="t" o:hr="t" fillcolor="#a0a0a0" stroked="f"/>
        </w:pict>
      </w:r>
    </w:p>
    <w:p w14:paraId="28B157DE" w14:textId="77777777" w:rsidR="004478AA" w:rsidRPr="00CF0FF6" w:rsidRDefault="004478AA" w:rsidP="004478AA">
      <w:pPr>
        <w:pStyle w:val="3"/>
      </w:pPr>
      <w:r w:rsidRPr="00CF0FF6">
        <w:t>4. 默认值（STM32F1 为例）</w:t>
      </w:r>
    </w:p>
    <w:p w14:paraId="3684AD93" w14:textId="77777777" w:rsidR="004478AA" w:rsidRPr="00CF0FF6" w:rsidRDefault="004478AA" w:rsidP="004478AA">
      <w:r w:rsidRPr="00CF0FF6">
        <w:t>复位后，GPIO 寄存器的默认情况是：</w:t>
      </w:r>
    </w:p>
    <w:p w14:paraId="1B03B6A6" w14:textId="77777777" w:rsidR="004478AA" w:rsidRPr="00CF0FF6" w:rsidRDefault="004478AA">
      <w:pPr>
        <w:numPr>
          <w:ilvl w:val="0"/>
          <w:numId w:val="134"/>
        </w:numPr>
      </w:pPr>
      <w:proofErr w:type="spellStart"/>
      <w:r w:rsidRPr="00CF0FF6">
        <w:t>GPIOx_CRL</w:t>
      </w:r>
      <w:proofErr w:type="spellEnd"/>
      <w:r w:rsidRPr="00CF0FF6">
        <w:t xml:space="preserve"> / </w:t>
      </w:r>
      <w:proofErr w:type="spellStart"/>
      <w:r w:rsidRPr="00CF0FF6">
        <w:t>GPIOx_CRH</w:t>
      </w:r>
      <w:proofErr w:type="spellEnd"/>
      <w:r w:rsidRPr="00CF0FF6">
        <w:t xml:space="preserve"> = 0x44444444 （所有引脚为 </w:t>
      </w:r>
      <w:r w:rsidRPr="00CF0FF6">
        <w:rPr>
          <w:b/>
          <w:bCs/>
        </w:rPr>
        <w:t>浮空输入</w:t>
      </w:r>
      <w:r w:rsidRPr="00CF0FF6">
        <w:t>）</w:t>
      </w:r>
    </w:p>
    <w:p w14:paraId="7882B466" w14:textId="77777777" w:rsidR="004478AA" w:rsidRPr="00CF0FF6" w:rsidRDefault="004478AA">
      <w:pPr>
        <w:numPr>
          <w:ilvl w:val="0"/>
          <w:numId w:val="134"/>
        </w:numPr>
      </w:pPr>
      <w:proofErr w:type="spellStart"/>
      <w:r w:rsidRPr="00CF0FF6">
        <w:t>GPIOx_ODR</w:t>
      </w:r>
      <w:proofErr w:type="spellEnd"/>
      <w:r w:rsidRPr="00CF0FF6">
        <w:t xml:space="preserve"> = 0x00000000 （输出数据寄存器清零）</w:t>
      </w:r>
    </w:p>
    <w:p w14:paraId="494FB2CD" w14:textId="77777777" w:rsidR="004478AA" w:rsidRPr="00CF0FF6" w:rsidRDefault="004478AA">
      <w:pPr>
        <w:numPr>
          <w:ilvl w:val="0"/>
          <w:numId w:val="134"/>
        </w:numPr>
      </w:pPr>
      <w:proofErr w:type="spellStart"/>
      <w:r w:rsidRPr="00CF0FF6">
        <w:t>GPIOx_LCKR</w:t>
      </w:r>
      <w:proofErr w:type="spellEnd"/>
      <w:r w:rsidRPr="00CF0FF6">
        <w:t xml:space="preserve"> = 0x00000000</w:t>
      </w:r>
    </w:p>
    <w:p w14:paraId="118B4528" w14:textId="77777777" w:rsidR="004478AA" w:rsidRPr="00CF0FF6" w:rsidRDefault="004478AA">
      <w:pPr>
        <w:numPr>
          <w:ilvl w:val="0"/>
          <w:numId w:val="134"/>
        </w:numPr>
      </w:pPr>
      <w:proofErr w:type="spellStart"/>
      <w:r w:rsidRPr="00CF0FF6">
        <w:t>GPIOx_BSRR</w:t>
      </w:r>
      <w:proofErr w:type="spellEnd"/>
      <w:r w:rsidRPr="00CF0FF6">
        <w:t>/BRR = 0x00000000</w:t>
      </w:r>
    </w:p>
    <w:p w14:paraId="26E8CB7A" w14:textId="77777777" w:rsidR="004478AA" w:rsidRPr="00CF0FF6" w:rsidRDefault="004478AA" w:rsidP="004478AA">
      <w:r w:rsidRPr="00CF0FF6">
        <w:t xml:space="preserve">所以复位之后，引脚处于 </w:t>
      </w:r>
      <w:r w:rsidRPr="00CF0FF6">
        <w:rPr>
          <w:b/>
          <w:bCs/>
        </w:rPr>
        <w:t>浮空输入状态</w:t>
      </w:r>
      <w:r w:rsidRPr="00CF0FF6">
        <w:t>。</w:t>
      </w:r>
    </w:p>
    <w:p w14:paraId="4BD2C6C9" w14:textId="77777777" w:rsidR="004478AA" w:rsidRPr="00CF0FF6" w:rsidRDefault="00000000" w:rsidP="004478AA">
      <w:r>
        <w:lastRenderedPageBreak/>
        <w:pict w14:anchorId="44DCEDF0">
          <v:rect id="_x0000_i1130" style="width:0;height:1.5pt" o:hralign="center" o:hrstd="t" o:hr="t" fillcolor="#a0a0a0" stroked="f"/>
        </w:pict>
      </w:r>
    </w:p>
    <w:p w14:paraId="7020E116" w14:textId="77777777" w:rsidR="004478AA" w:rsidRPr="00CF0FF6" w:rsidRDefault="004478AA" w:rsidP="004478AA">
      <w:pPr>
        <w:pStyle w:val="3"/>
      </w:pPr>
      <w:r w:rsidRPr="00CF0FF6">
        <w:t>5. 使用场景</w:t>
      </w:r>
    </w:p>
    <w:p w14:paraId="3868018D" w14:textId="77777777" w:rsidR="004478AA" w:rsidRPr="00CF0FF6" w:rsidRDefault="004478AA">
      <w:pPr>
        <w:numPr>
          <w:ilvl w:val="0"/>
          <w:numId w:val="135"/>
        </w:numPr>
      </w:pPr>
      <w:r w:rsidRPr="00CF0FF6">
        <w:rPr>
          <w:b/>
          <w:bCs/>
        </w:rPr>
        <w:t>模块化编程</w:t>
      </w:r>
      <w:r w:rsidRPr="00CF0FF6">
        <w:t xml:space="preserve">：在初始化 GPIO 之前，先调用 </w:t>
      </w:r>
      <w:proofErr w:type="spellStart"/>
      <w:r w:rsidRPr="00CF0FF6">
        <w:t>GPIO_DeInit</w:t>
      </w:r>
      <w:proofErr w:type="spellEnd"/>
      <w:r w:rsidRPr="00CF0FF6">
        <w:t>() 保证寄存器是干净的，避免受之前配置影响。</w:t>
      </w:r>
    </w:p>
    <w:p w14:paraId="0910621B" w14:textId="77777777" w:rsidR="004478AA" w:rsidRPr="00CF0FF6" w:rsidRDefault="004478AA">
      <w:pPr>
        <w:numPr>
          <w:ilvl w:val="0"/>
          <w:numId w:val="135"/>
        </w:numPr>
      </w:pPr>
      <w:r w:rsidRPr="00CF0FF6">
        <w:rPr>
          <w:b/>
          <w:bCs/>
        </w:rPr>
        <w:t>外设复位</w:t>
      </w:r>
      <w:r w:rsidRPr="00CF0FF6">
        <w:t xml:space="preserve">：调试时如果 GPIO 被配置乱了，可以用 </w:t>
      </w:r>
      <w:proofErr w:type="spellStart"/>
      <w:r w:rsidRPr="00CF0FF6">
        <w:t>DeInit</w:t>
      </w:r>
      <w:proofErr w:type="spellEnd"/>
      <w:r w:rsidRPr="00CF0FF6">
        <w:t xml:space="preserve"> 让它回到默认状态。</w:t>
      </w:r>
    </w:p>
    <w:p w14:paraId="54905E27" w14:textId="77777777" w:rsidR="004478AA" w:rsidRPr="00CF0FF6" w:rsidRDefault="004478AA">
      <w:pPr>
        <w:numPr>
          <w:ilvl w:val="0"/>
          <w:numId w:val="135"/>
        </w:numPr>
      </w:pPr>
      <w:r w:rsidRPr="00CF0FF6">
        <w:rPr>
          <w:b/>
          <w:bCs/>
        </w:rPr>
        <w:t>重新初始化 GPIO</w:t>
      </w:r>
      <w:r w:rsidRPr="00CF0FF6">
        <w:t xml:space="preserve">：比如在程序运行中想把某个端口重新作为普通 IO 使用，可以先 </w:t>
      </w:r>
      <w:proofErr w:type="spellStart"/>
      <w:r w:rsidRPr="00CF0FF6">
        <w:t>DeInit</w:t>
      </w:r>
      <w:proofErr w:type="spellEnd"/>
      <w:r w:rsidRPr="00CF0FF6">
        <w:t xml:space="preserve"> 再 Init。</w:t>
      </w:r>
    </w:p>
    <w:p w14:paraId="4178EEC9" w14:textId="77777777" w:rsidR="004478AA" w:rsidRPr="00CF0FF6" w:rsidRDefault="00000000" w:rsidP="004478AA">
      <w:r>
        <w:pict w14:anchorId="6AA0E47B">
          <v:rect id="_x0000_i1131" style="width:0;height:1.5pt" o:hralign="center" o:hrstd="t" o:hr="t" fillcolor="#a0a0a0" stroked="f"/>
        </w:pict>
      </w:r>
    </w:p>
    <w:p w14:paraId="576D6F15" w14:textId="77777777" w:rsidR="004478AA" w:rsidRPr="00CF0FF6" w:rsidRDefault="004478AA" w:rsidP="004478AA">
      <w:pPr>
        <w:pStyle w:val="3"/>
      </w:pPr>
      <w:r w:rsidRPr="00CF0FF6">
        <w:t>6. 使用示例</w:t>
      </w:r>
    </w:p>
    <w:p w14:paraId="1C4B5F35" w14:textId="77777777" w:rsidR="004478AA" w:rsidRPr="00CF0FF6" w:rsidRDefault="004478AA" w:rsidP="004478AA">
      <w:r w:rsidRPr="00CF0FF6">
        <w:t>// 复位 GPIOA 配置</w:t>
      </w:r>
    </w:p>
    <w:p w14:paraId="12904149" w14:textId="77777777" w:rsidR="004478AA" w:rsidRPr="00CF0FF6" w:rsidRDefault="004478AA" w:rsidP="004478AA">
      <w:proofErr w:type="spellStart"/>
      <w:r w:rsidRPr="00CF0FF6">
        <w:t>GPIO_</w:t>
      </w:r>
      <w:proofErr w:type="gramStart"/>
      <w:r w:rsidRPr="00CF0FF6">
        <w:t>DeInit</w:t>
      </w:r>
      <w:proofErr w:type="spellEnd"/>
      <w:r w:rsidRPr="00CF0FF6">
        <w:t>(</w:t>
      </w:r>
      <w:proofErr w:type="gramEnd"/>
      <w:r w:rsidRPr="00CF0FF6">
        <w:t>GPIOA);</w:t>
      </w:r>
    </w:p>
    <w:p w14:paraId="43253681" w14:textId="77777777" w:rsidR="004478AA" w:rsidRPr="00CF0FF6" w:rsidRDefault="004478AA" w:rsidP="004478AA"/>
    <w:p w14:paraId="05A8DA6B" w14:textId="77777777" w:rsidR="004478AA" w:rsidRPr="00CF0FF6" w:rsidRDefault="004478AA" w:rsidP="004478AA">
      <w:r w:rsidRPr="00CF0FF6">
        <w:t>// 重新初始化 PA0 为推挽输出</w:t>
      </w:r>
    </w:p>
    <w:p w14:paraId="39CFEF66" w14:textId="77777777" w:rsidR="004478AA" w:rsidRPr="00CF0FF6" w:rsidRDefault="004478AA" w:rsidP="004478AA">
      <w:proofErr w:type="spellStart"/>
      <w:r w:rsidRPr="00CF0FF6">
        <w:t>GPIO_InitTypeDef</w:t>
      </w:r>
      <w:proofErr w:type="spellEnd"/>
      <w:r w:rsidRPr="00CF0FF6">
        <w:t xml:space="preserve"> </w:t>
      </w:r>
      <w:proofErr w:type="spellStart"/>
      <w:r w:rsidRPr="00CF0FF6">
        <w:t>GPIO_InitStructure</w:t>
      </w:r>
      <w:proofErr w:type="spellEnd"/>
      <w:r w:rsidRPr="00CF0FF6">
        <w:t>;</w:t>
      </w:r>
    </w:p>
    <w:p w14:paraId="791FDC31" w14:textId="77777777" w:rsidR="004478AA" w:rsidRPr="00CF0FF6" w:rsidRDefault="004478AA" w:rsidP="004478AA">
      <w:proofErr w:type="spellStart"/>
      <w:r w:rsidRPr="00CF0FF6">
        <w:t>GPIO_InitStructure.GPIO_Pin</w:t>
      </w:r>
      <w:proofErr w:type="spellEnd"/>
      <w:r w:rsidRPr="00CF0FF6">
        <w:t xml:space="preserve"> = GPIO_Pin_0;</w:t>
      </w:r>
    </w:p>
    <w:p w14:paraId="564F3039" w14:textId="77777777" w:rsidR="004478AA" w:rsidRPr="00CF0FF6" w:rsidRDefault="004478AA" w:rsidP="004478AA">
      <w:proofErr w:type="spellStart"/>
      <w:r w:rsidRPr="00CF0FF6">
        <w:t>GPIO_InitStructure.GPIO_Speed</w:t>
      </w:r>
      <w:proofErr w:type="spellEnd"/>
      <w:r w:rsidRPr="00CF0FF6">
        <w:t xml:space="preserve"> = GPIO_Speed_50MHz;</w:t>
      </w:r>
    </w:p>
    <w:p w14:paraId="36F9CE41" w14:textId="77777777" w:rsidR="004478AA" w:rsidRPr="00CF0FF6" w:rsidRDefault="004478AA" w:rsidP="004478AA">
      <w:proofErr w:type="spellStart"/>
      <w:r w:rsidRPr="00CF0FF6">
        <w:t>GPIO_InitStructure.GPIO_Mode</w:t>
      </w:r>
      <w:proofErr w:type="spellEnd"/>
      <w:r w:rsidRPr="00CF0FF6">
        <w:t xml:space="preserve"> = </w:t>
      </w:r>
      <w:proofErr w:type="spellStart"/>
      <w:r w:rsidRPr="00CF0FF6">
        <w:t>GPIO_Mode_Out_PP</w:t>
      </w:r>
      <w:proofErr w:type="spellEnd"/>
      <w:r w:rsidRPr="00CF0FF6">
        <w:t>;</w:t>
      </w:r>
    </w:p>
    <w:p w14:paraId="286A5B65" w14:textId="77777777" w:rsidR="004478AA" w:rsidRPr="00CF0FF6" w:rsidRDefault="004478AA" w:rsidP="004478AA">
      <w:proofErr w:type="spellStart"/>
      <w:r w:rsidRPr="00CF0FF6">
        <w:t>GPIO_</w:t>
      </w:r>
      <w:proofErr w:type="gramStart"/>
      <w:r w:rsidRPr="00CF0FF6">
        <w:t>Init</w:t>
      </w:r>
      <w:proofErr w:type="spellEnd"/>
      <w:r w:rsidRPr="00CF0FF6">
        <w:t>(</w:t>
      </w:r>
      <w:proofErr w:type="gramEnd"/>
      <w:r w:rsidRPr="00CF0FF6">
        <w:t>GPIOA, &amp;</w:t>
      </w:r>
      <w:proofErr w:type="spellStart"/>
      <w:r w:rsidRPr="00CF0FF6">
        <w:t>GPIO_InitStructure</w:t>
      </w:r>
      <w:proofErr w:type="spellEnd"/>
      <w:r w:rsidRPr="00CF0FF6">
        <w:t>);</w:t>
      </w:r>
    </w:p>
    <w:p w14:paraId="13410BFC" w14:textId="77777777" w:rsidR="004478AA" w:rsidRPr="00CF0FF6" w:rsidRDefault="00000000" w:rsidP="004478AA">
      <w:r>
        <w:pict w14:anchorId="396A29C9">
          <v:rect id="_x0000_i1132" style="width:0;height:1.5pt" o:hralign="center" o:hrstd="t" o:hr="t" fillcolor="#a0a0a0" stroked="f"/>
        </w:pict>
      </w:r>
    </w:p>
    <w:p w14:paraId="4175714D" w14:textId="77777777" w:rsidR="004478AA" w:rsidRPr="00CF0FF6" w:rsidRDefault="004478AA" w:rsidP="004478AA">
      <w:pPr>
        <w:pStyle w:val="3"/>
      </w:pPr>
      <w:r w:rsidRPr="00CF0FF6">
        <w:rPr>
          <w:rFonts w:ascii="Segoe UI Emoji" w:hAnsi="Segoe UI Emoji" w:cs="Segoe UI Emoji"/>
        </w:rPr>
        <w:t>✅</w:t>
      </w:r>
      <w:r w:rsidRPr="00CF0FF6">
        <w:t xml:space="preserve"> </w:t>
      </w:r>
      <w:r w:rsidRPr="00CF0FF6">
        <w:rPr>
          <w:b/>
          <w:bCs/>
        </w:rPr>
        <w:t>总结</w:t>
      </w:r>
    </w:p>
    <w:p w14:paraId="51887E00" w14:textId="77777777" w:rsidR="004478AA" w:rsidRPr="00CF0FF6" w:rsidRDefault="004478AA">
      <w:pPr>
        <w:numPr>
          <w:ilvl w:val="0"/>
          <w:numId w:val="136"/>
        </w:numPr>
      </w:pPr>
      <w:proofErr w:type="spellStart"/>
      <w:r w:rsidRPr="00CF0FF6">
        <w:t>GPIO_DeInit</w:t>
      </w:r>
      <w:proofErr w:type="spellEnd"/>
      <w:r w:rsidRPr="00CF0FF6">
        <w:t>(</w:t>
      </w:r>
      <w:proofErr w:type="spellStart"/>
      <w:r w:rsidRPr="00CF0FF6">
        <w:t>GPIOx</w:t>
      </w:r>
      <w:proofErr w:type="spellEnd"/>
      <w:r w:rsidRPr="00CF0FF6">
        <w:t xml:space="preserve">) 通过 RCC 寄存器把整个端口 </w:t>
      </w:r>
      <w:proofErr w:type="spellStart"/>
      <w:r w:rsidRPr="00CF0FF6">
        <w:t>GPIOx</w:t>
      </w:r>
      <w:proofErr w:type="spellEnd"/>
      <w:r w:rsidRPr="00CF0FF6">
        <w:t xml:space="preserve"> 复位</w:t>
      </w:r>
    </w:p>
    <w:p w14:paraId="7C569678" w14:textId="77777777" w:rsidR="004478AA" w:rsidRPr="00CF0FF6" w:rsidRDefault="004478AA">
      <w:pPr>
        <w:numPr>
          <w:ilvl w:val="0"/>
          <w:numId w:val="136"/>
        </w:numPr>
      </w:pPr>
      <w:r w:rsidRPr="00CF0FF6">
        <w:t>复位后所有管脚回到默认值（浮空输入）</w:t>
      </w:r>
    </w:p>
    <w:p w14:paraId="20D77CF2" w14:textId="77777777" w:rsidR="004478AA" w:rsidRPr="00C01B1F" w:rsidRDefault="004478AA">
      <w:pPr>
        <w:numPr>
          <w:ilvl w:val="0"/>
          <w:numId w:val="136"/>
        </w:numPr>
      </w:pPr>
      <w:r w:rsidRPr="00CF0FF6">
        <w:t>常用于重新初始化或清理 GPIO 配置</w:t>
      </w:r>
    </w:p>
    <w:p w14:paraId="05E1136E" w14:textId="77777777" w:rsidR="004478AA" w:rsidRDefault="004478AA" w:rsidP="004478AA">
      <w:pPr>
        <w:pStyle w:val="2"/>
      </w:pPr>
      <w:proofErr w:type="spellStart"/>
      <w:r w:rsidRPr="00E452F2">
        <w:lastRenderedPageBreak/>
        <w:t>GPIO_SetBits</w:t>
      </w:r>
      <w:proofErr w:type="spellEnd"/>
      <w:r>
        <w:rPr>
          <w:rFonts w:hint="eastAsia"/>
        </w:rPr>
        <w:t>()</w:t>
      </w:r>
      <w:r w:rsidRPr="002203B0">
        <w:t>把某个引脚输出</w:t>
      </w:r>
      <w:r w:rsidRPr="00301DC7">
        <w:rPr>
          <w:b/>
          <w:bCs/>
        </w:rPr>
        <w:t>高电平</w:t>
      </w:r>
      <w:r w:rsidRPr="002203B0">
        <w:t>（逻辑 1）</w:t>
      </w:r>
    </w:p>
    <w:p w14:paraId="26B30953" w14:textId="77777777" w:rsidR="004478AA" w:rsidRPr="002203B0" w:rsidRDefault="004478AA" w:rsidP="004478AA">
      <w:pPr>
        <w:pStyle w:val="3"/>
      </w:pPr>
      <w:r w:rsidRPr="002203B0">
        <w:t>1. 函数原型</w:t>
      </w:r>
    </w:p>
    <w:p w14:paraId="3D798EFE" w14:textId="77777777" w:rsidR="004478AA" w:rsidRPr="002203B0" w:rsidRDefault="004478AA" w:rsidP="004478AA">
      <w:r w:rsidRPr="002203B0">
        <w:t xml:space="preserve">void </w:t>
      </w:r>
      <w:proofErr w:type="spellStart"/>
      <w:r w:rsidRPr="002203B0">
        <w:t>GPIO_</w:t>
      </w:r>
      <w:proofErr w:type="gramStart"/>
      <w:r w:rsidRPr="002203B0">
        <w:t>SetBits</w:t>
      </w:r>
      <w:proofErr w:type="spellEnd"/>
      <w:r w:rsidRPr="002203B0">
        <w:t>(</w:t>
      </w:r>
      <w:proofErr w:type="spellStart"/>
      <w:proofErr w:type="gramEnd"/>
      <w:r w:rsidRPr="002203B0">
        <w:t>GPIO_TypeDef</w:t>
      </w:r>
      <w:proofErr w:type="spellEnd"/>
      <w:r w:rsidRPr="002203B0">
        <w:t xml:space="preserve">* </w:t>
      </w:r>
      <w:proofErr w:type="spellStart"/>
      <w:r w:rsidRPr="002203B0">
        <w:t>GPIOx</w:t>
      </w:r>
      <w:proofErr w:type="spellEnd"/>
      <w:r w:rsidRPr="002203B0">
        <w:t xml:space="preserve">, uint16_t </w:t>
      </w:r>
      <w:proofErr w:type="spellStart"/>
      <w:r w:rsidRPr="002203B0">
        <w:t>GPIO_Pin</w:t>
      </w:r>
      <w:proofErr w:type="spellEnd"/>
      <w:r w:rsidRPr="002203B0">
        <w:t>);</w:t>
      </w:r>
    </w:p>
    <w:p w14:paraId="7B6F77F1" w14:textId="77777777" w:rsidR="004478AA" w:rsidRPr="002203B0" w:rsidRDefault="004478AA">
      <w:pPr>
        <w:numPr>
          <w:ilvl w:val="0"/>
          <w:numId w:val="42"/>
        </w:numPr>
      </w:pPr>
      <w:proofErr w:type="spellStart"/>
      <w:r w:rsidRPr="002203B0">
        <w:rPr>
          <w:b/>
          <w:bCs/>
        </w:rPr>
        <w:t>GPIOx</w:t>
      </w:r>
      <w:proofErr w:type="spellEnd"/>
      <w:r w:rsidRPr="002203B0">
        <w:t>：你要操作的端口，比如 GPIOA、GPIOB</w:t>
      </w:r>
    </w:p>
    <w:p w14:paraId="7E59584D" w14:textId="77777777" w:rsidR="004478AA" w:rsidRPr="002203B0" w:rsidRDefault="004478AA">
      <w:pPr>
        <w:numPr>
          <w:ilvl w:val="0"/>
          <w:numId w:val="42"/>
        </w:numPr>
      </w:pPr>
      <w:proofErr w:type="spellStart"/>
      <w:r w:rsidRPr="002203B0">
        <w:rPr>
          <w:b/>
          <w:bCs/>
        </w:rPr>
        <w:t>GPIO_Pin</w:t>
      </w:r>
      <w:proofErr w:type="spellEnd"/>
      <w:r w:rsidRPr="002203B0">
        <w:t>：你要置高的引脚，比如 GPIO_Pin_0、GPIO_Pin_5</w:t>
      </w:r>
    </w:p>
    <w:p w14:paraId="449D76A3" w14:textId="77777777" w:rsidR="004478AA" w:rsidRPr="002203B0" w:rsidRDefault="00000000" w:rsidP="004478AA">
      <w:r>
        <w:pict w14:anchorId="38D1DB76">
          <v:rect id="_x0000_i1133" style="width:0;height:1.5pt" o:hralign="center" o:hrstd="t" o:hr="t" fillcolor="#a0a0a0" stroked="f"/>
        </w:pict>
      </w:r>
    </w:p>
    <w:p w14:paraId="67DD1E02" w14:textId="77777777" w:rsidR="004478AA" w:rsidRPr="002203B0" w:rsidRDefault="004478AA" w:rsidP="004478AA">
      <w:pPr>
        <w:pStyle w:val="3"/>
      </w:pPr>
      <w:r w:rsidRPr="002203B0">
        <w:t>2. 功能</w:t>
      </w:r>
    </w:p>
    <w:p w14:paraId="28D527EB" w14:textId="77777777" w:rsidR="004478AA" w:rsidRPr="002203B0" w:rsidRDefault="004478AA" w:rsidP="004478AA">
      <w:proofErr w:type="spellStart"/>
      <w:r w:rsidRPr="002203B0">
        <w:t>GPIO_SetBits</w:t>
      </w:r>
      <w:proofErr w:type="spellEnd"/>
      <w:r w:rsidRPr="002203B0">
        <w:t xml:space="preserve"> = </w:t>
      </w:r>
      <w:r w:rsidRPr="002203B0">
        <w:rPr>
          <w:b/>
          <w:bCs/>
        </w:rPr>
        <w:t>把某个引脚</w:t>
      </w:r>
      <w:r w:rsidRPr="002203B0">
        <w:rPr>
          <w:b/>
          <w:bCs/>
          <w:color w:val="EE0000"/>
        </w:rPr>
        <w:t>输出高电平</w:t>
      </w:r>
      <w:r w:rsidRPr="002203B0">
        <w:t>（逻辑 1）。</w:t>
      </w:r>
    </w:p>
    <w:p w14:paraId="14691926" w14:textId="77777777" w:rsidR="004478AA" w:rsidRPr="002203B0" w:rsidRDefault="004478AA" w:rsidP="004478AA">
      <w:r w:rsidRPr="002203B0">
        <w:t>比如：</w:t>
      </w:r>
    </w:p>
    <w:p w14:paraId="1EF671D1" w14:textId="77777777" w:rsidR="004478AA" w:rsidRPr="002203B0" w:rsidRDefault="004478AA" w:rsidP="004478AA">
      <w:proofErr w:type="spellStart"/>
      <w:r w:rsidRPr="002203B0">
        <w:t>GPIO_</w:t>
      </w:r>
      <w:proofErr w:type="gramStart"/>
      <w:r w:rsidRPr="002203B0">
        <w:t>SetBits</w:t>
      </w:r>
      <w:proofErr w:type="spellEnd"/>
      <w:r w:rsidRPr="002203B0">
        <w:t>(</w:t>
      </w:r>
      <w:proofErr w:type="gramEnd"/>
      <w:r w:rsidRPr="002203B0">
        <w:t>GPIOA, GPIO_Pin_5);</w:t>
      </w:r>
    </w:p>
    <w:p w14:paraId="6F791C70" w14:textId="77777777" w:rsidR="004478AA" w:rsidRPr="002203B0" w:rsidRDefault="004478AA" w:rsidP="004478AA">
      <w:r w:rsidRPr="002203B0">
        <w:rPr>
          <w:rFonts w:ascii="Segoe UI Emoji" w:hAnsi="Segoe UI Emoji" w:cs="Segoe UI Emoji"/>
        </w:rPr>
        <w:t>👉</w:t>
      </w:r>
      <w:r w:rsidRPr="002203B0">
        <w:t xml:space="preserve"> 就是让 </w:t>
      </w:r>
      <w:r w:rsidRPr="002203B0">
        <w:rPr>
          <w:b/>
          <w:bCs/>
        </w:rPr>
        <w:t>PA5 输出高电平（3.3V）</w:t>
      </w:r>
      <w:r w:rsidRPr="002203B0">
        <w:t>。</w:t>
      </w:r>
    </w:p>
    <w:p w14:paraId="1444F9C3" w14:textId="77777777" w:rsidR="004478AA" w:rsidRPr="002203B0" w:rsidRDefault="00000000" w:rsidP="004478AA">
      <w:r>
        <w:pict w14:anchorId="65DD16BB">
          <v:rect id="_x0000_i1134" style="width:0;height:1.5pt" o:hralign="center" o:hrstd="t" o:hr="t" fillcolor="#a0a0a0" stroked="f"/>
        </w:pict>
      </w:r>
    </w:p>
    <w:p w14:paraId="352E7818" w14:textId="77777777" w:rsidR="004478AA" w:rsidRPr="002203B0" w:rsidRDefault="004478AA" w:rsidP="004478AA">
      <w:pPr>
        <w:pStyle w:val="3"/>
      </w:pPr>
      <w:r w:rsidRPr="002203B0">
        <w:t>3. 它的底层原理</w:t>
      </w:r>
    </w:p>
    <w:p w14:paraId="52C20AC8" w14:textId="77777777" w:rsidR="004478AA" w:rsidRPr="002203B0" w:rsidRDefault="004478AA" w:rsidP="004478AA">
      <w:r w:rsidRPr="002203B0">
        <w:t xml:space="preserve">实际上，它是往 </w:t>
      </w:r>
      <w:r w:rsidRPr="0087164A">
        <w:rPr>
          <w:b/>
          <w:bCs/>
          <w:color w:val="EE0000"/>
        </w:rPr>
        <w:t>BSRR 寄存器</w:t>
      </w:r>
      <w:r>
        <w:rPr>
          <w:rFonts w:hint="eastAsia"/>
          <w:b/>
          <w:bCs/>
          <w:color w:val="EE0000"/>
        </w:rPr>
        <w:t>低16位</w:t>
      </w:r>
      <w:r w:rsidRPr="002203B0">
        <w:t>写数据。</w:t>
      </w:r>
    </w:p>
    <w:p w14:paraId="7924813B" w14:textId="77777777" w:rsidR="004478AA" w:rsidRPr="002203B0" w:rsidRDefault="004478AA">
      <w:pPr>
        <w:numPr>
          <w:ilvl w:val="0"/>
          <w:numId w:val="43"/>
        </w:numPr>
      </w:pPr>
      <w:r w:rsidRPr="002203B0">
        <w:t>BSRR 有两个部分：</w:t>
      </w:r>
    </w:p>
    <w:p w14:paraId="087EA7D4" w14:textId="77777777" w:rsidR="004478AA" w:rsidRPr="002203B0" w:rsidRDefault="004478AA">
      <w:pPr>
        <w:numPr>
          <w:ilvl w:val="1"/>
          <w:numId w:val="43"/>
        </w:numPr>
      </w:pPr>
      <w:r w:rsidRPr="0087164A">
        <w:rPr>
          <w:color w:val="EE0000"/>
        </w:rPr>
        <w:t>低 16 位：写 1</w:t>
      </w:r>
      <w:r w:rsidRPr="002203B0">
        <w:t xml:space="preserve"> = 置高</w:t>
      </w:r>
    </w:p>
    <w:p w14:paraId="7DF918FF" w14:textId="77777777" w:rsidR="004478AA" w:rsidRPr="002203B0" w:rsidRDefault="004478AA">
      <w:pPr>
        <w:numPr>
          <w:ilvl w:val="1"/>
          <w:numId w:val="43"/>
        </w:numPr>
      </w:pPr>
      <w:r w:rsidRPr="0087164A">
        <w:rPr>
          <w:color w:val="EE0000"/>
        </w:rPr>
        <w:t xml:space="preserve">高 16 位：写 1 </w:t>
      </w:r>
      <w:r w:rsidRPr="002203B0">
        <w:t>= 置低</w:t>
      </w:r>
    </w:p>
    <w:p w14:paraId="5840FC8D" w14:textId="77777777" w:rsidR="004478AA" w:rsidRPr="002203B0" w:rsidRDefault="004478AA" w:rsidP="004478AA">
      <w:r w:rsidRPr="002203B0">
        <w:t>所以：</w:t>
      </w:r>
    </w:p>
    <w:p w14:paraId="50258843" w14:textId="77777777" w:rsidR="004478AA" w:rsidRPr="002203B0" w:rsidRDefault="004478AA" w:rsidP="004478AA">
      <w:proofErr w:type="spellStart"/>
      <w:r w:rsidRPr="002203B0">
        <w:t>GPIO_</w:t>
      </w:r>
      <w:proofErr w:type="gramStart"/>
      <w:r w:rsidRPr="002203B0">
        <w:t>SetBits</w:t>
      </w:r>
      <w:proofErr w:type="spellEnd"/>
      <w:r w:rsidRPr="002203B0">
        <w:t>(</w:t>
      </w:r>
      <w:proofErr w:type="gramEnd"/>
      <w:r w:rsidRPr="002203B0">
        <w:t>GPIOA, GPIO_Pin_5);</w:t>
      </w:r>
    </w:p>
    <w:p w14:paraId="4AE9406A" w14:textId="77777777" w:rsidR="004478AA" w:rsidRPr="002203B0" w:rsidRDefault="004478AA" w:rsidP="004478AA">
      <w:r w:rsidRPr="002203B0">
        <w:t>等效于：</w:t>
      </w:r>
    </w:p>
    <w:p w14:paraId="715906AF" w14:textId="77777777" w:rsidR="004478AA" w:rsidRPr="0087164A" w:rsidRDefault="004478AA" w:rsidP="004478AA">
      <w:pPr>
        <w:rPr>
          <w:color w:val="EE0000"/>
        </w:rPr>
      </w:pPr>
      <w:r w:rsidRPr="0087164A">
        <w:rPr>
          <w:color w:val="EE0000"/>
        </w:rPr>
        <w:t>GPIOA-&gt;BSRR = GPIO_Pin_5;  // PA5 输出高电平</w:t>
      </w:r>
    </w:p>
    <w:p w14:paraId="7F626227" w14:textId="77777777" w:rsidR="004478AA" w:rsidRPr="002203B0" w:rsidRDefault="004478AA" w:rsidP="004478AA">
      <w:r w:rsidRPr="002203B0">
        <w:t>如果要清零（输出低电平），用：</w:t>
      </w:r>
    </w:p>
    <w:p w14:paraId="7C5C78A9" w14:textId="77777777" w:rsidR="004478AA" w:rsidRPr="002203B0" w:rsidRDefault="004478AA" w:rsidP="004478AA">
      <w:proofErr w:type="spellStart"/>
      <w:r w:rsidRPr="002203B0">
        <w:t>GPIO_</w:t>
      </w:r>
      <w:proofErr w:type="gramStart"/>
      <w:r w:rsidRPr="002203B0">
        <w:t>ResetBits</w:t>
      </w:r>
      <w:proofErr w:type="spellEnd"/>
      <w:r w:rsidRPr="002203B0">
        <w:t>(</w:t>
      </w:r>
      <w:proofErr w:type="gramEnd"/>
      <w:r w:rsidRPr="002203B0">
        <w:t>GPIOA, GPIO_Pin_5);</w:t>
      </w:r>
    </w:p>
    <w:p w14:paraId="028DED66" w14:textId="77777777" w:rsidR="004478AA" w:rsidRPr="002203B0" w:rsidRDefault="004478AA" w:rsidP="004478AA">
      <w:r w:rsidRPr="002203B0">
        <w:lastRenderedPageBreak/>
        <w:t>// 等效于 GPIOA-&gt;BSRR = (uint32_t)GPIO_Pin_5 &lt;&lt; 16;</w:t>
      </w:r>
    </w:p>
    <w:p w14:paraId="19D91B3A" w14:textId="77777777" w:rsidR="004478AA" w:rsidRPr="002203B0" w:rsidRDefault="00000000" w:rsidP="004478AA">
      <w:r>
        <w:pict w14:anchorId="6DBDEE1B">
          <v:rect id="_x0000_i1135" style="width:0;height:1.5pt" o:hralign="center" o:hrstd="t" o:hr="t" fillcolor="#a0a0a0" stroked="f"/>
        </w:pict>
      </w:r>
    </w:p>
    <w:p w14:paraId="38F64A41" w14:textId="77777777" w:rsidR="004478AA" w:rsidRPr="002203B0" w:rsidRDefault="004478AA" w:rsidP="004478AA">
      <w:pPr>
        <w:pStyle w:val="3"/>
      </w:pPr>
      <w:r w:rsidRPr="002203B0">
        <w:t>4. 注意</w:t>
      </w:r>
    </w:p>
    <w:p w14:paraId="5B8B6359" w14:textId="77777777" w:rsidR="004478AA" w:rsidRPr="002203B0" w:rsidRDefault="004478AA">
      <w:pPr>
        <w:numPr>
          <w:ilvl w:val="0"/>
          <w:numId w:val="44"/>
        </w:numPr>
      </w:pPr>
      <w:r w:rsidRPr="002203B0">
        <w:t xml:space="preserve">这个函数只对 </w:t>
      </w:r>
      <w:r w:rsidRPr="002203B0">
        <w:rPr>
          <w:b/>
          <w:bCs/>
        </w:rPr>
        <w:t>配置成输出模式的引脚</w:t>
      </w:r>
      <w:r w:rsidRPr="002203B0">
        <w:t>有效。</w:t>
      </w:r>
    </w:p>
    <w:p w14:paraId="0D6F2EF8" w14:textId="77777777" w:rsidR="004478AA" w:rsidRPr="002203B0" w:rsidRDefault="004478AA">
      <w:pPr>
        <w:numPr>
          <w:ilvl w:val="0"/>
          <w:numId w:val="44"/>
        </w:numPr>
      </w:pPr>
      <w:r w:rsidRPr="002203B0">
        <w:t xml:space="preserve">如果引脚是输入模式，调用 </w:t>
      </w:r>
      <w:proofErr w:type="spellStart"/>
      <w:r w:rsidRPr="002203B0">
        <w:t>GPIO_SetBits</w:t>
      </w:r>
      <w:proofErr w:type="spellEnd"/>
      <w:r w:rsidRPr="002203B0">
        <w:t xml:space="preserve"> 没用（MCU不会去强制拉高）。</w:t>
      </w:r>
    </w:p>
    <w:p w14:paraId="7D698734" w14:textId="77777777" w:rsidR="004478AA" w:rsidRPr="002203B0" w:rsidRDefault="004478AA">
      <w:pPr>
        <w:numPr>
          <w:ilvl w:val="0"/>
          <w:numId w:val="44"/>
        </w:numPr>
      </w:pPr>
      <w:r w:rsidRPr="002203B0">
        <w:t xml:space="preserve">在 </w:t>
      </w:r>
      <w:r w:rsidRPr="002203B0">
        <w:rPr>
          <w:b/>
          <w:bCs/>
        </w:rPr>
        <w:t>I²C 复用开漏模式</w:t>
      </w:r>
      <w:r w:rsidRPr="002203B0">
        <w:t xml:space="preserve">下，你一般不会手动用 </w:t>
      </w:r>
      <w:proofErr w:type="spellStart"/>
      <w:r w:rsidRPr="002203B0">
        <w:t>GPIO_SetBits</w:t>
      </w:r>
      <w:proofErr w:type="spellEnd"/>
      <w:r w:rsidRPr="002203B0">
        <w:t>，而是交给 I²C 外设硬件去驱动。</w:t>
      </w:r>
    </w:p>
    <w:p w14:paraId="5474CF0C" w14:textId="77777777" w:rsidR="004478AA" w:rsidRPr="002203B0" w:rsidRDefault="00000000" w:rsidP="004478AA">
      <w:r>
        <w:pict w14:anchorId="2A646A69">
          <v:rect id="_x0000_i1136" style="width:0;height:1.5pt" o:hralign="center" o:hrstd="t" o:hr="t" fillcolor="#a0a0a0" stroked="f"/>
        </w:pict>
      </w:r>
    </w:p>
    <w:p w14:paraId="2037F4A0" w14:textId="77777777" w:rsidR="004478AA" w:rsidRDefault="004478AA" w:rsidP="004478AA">
      <w:pPr>
        <w:pStyle w:val="3"/>
      </w:pPr>
      <w:r w:rsidRPr="002203B0">
        <w:rPr>
          <w:rFonts w:ascii="Segoe UI Emoji" w:hAnsi="Segoe UI Emoji" w:cs="Segoe UI Emoji"/>
        </w:rPr>
        <w:t>✅</w:t>
      </w:r>
      <w:r w:rsidRPr="002203B0">
        <w:t xml:space="preserve"> 总结一句：</w:t>
      </w:r>
    </w:p>
    <w:p w14:paraId="1DB05BDE" w14:textId="77777777" w:rsidR="004478AA" w:rsidRDefault="004478AA" w:rsidP="004478AA">
      <w:proofErr w:type="spellStart"/>
      <w:r w:rsidRPr="002203B0">
        <w:rPr>
          <w:b/>
          <w:bCs/>
        </w:rPr>
        <w:t>GPIO_SetBits</w:t>
      </w:r>
      <w:proofErr w:type="spellEnd"/>
      <w:r w:rsidRPr="002203B0">
        <w:rPr>
          <w:b/>
          <w:bCs/>
        </w:rPr>
        <w:t xml:space="preserve"> = 让某个引脚输出高电平，本质是往 BSRR 寄存器低 16 位写 1。</w:t>
      </w:r>
    </w:p>
    <w:p w14:paraId="11C120E7" w14:textId="77777777" w:rsidR="004478AA" w:rsidRPr="0093012D" w:rsidRDefault="004478AA" w:rsidP="004478AA">
      <w:pPr>
        <w:pStyle w:val="2"/>
      </w:pPr>
      <w:proofErr w:type="spellStart"/>
      <w:r w:rsidRPr="0093012D">
        <w:rPr>
          <w:rFonts w:hint="eastAsia"/>
        </w:rPr>
        <w:t>GPIO_ResetBits</w:t>
      </w:r>
      <w:proofErr w:type="spellEnd"/>
      <w:r>
        <w:rPr>
          <w:rFonts w:hint="eastAsia"/>
        </w:rPr>
        <w:t>()</w:t>
      </w:r>
      <w:r w:rsidRPr="00917613">
        <w:t>把指定的引脚输出</w:t>
      </w:r>
      <w:r w:rsidRPr="00301DC7">
        <w:rPr>
          <w:b/>
          <w:bCs/>
        </w:rPr>
        <w:t>低电平</w:t>
      </w:r>
      <w:r w:rsidRPr="00917613">
        <w:t>（</w:t>
      </w:r>
      <w:proofErr w:type="gramStart"/>
      <w:r w:rsidRPr="00917613">
        <w:t>逻辑 0</w:t>
      </w:r>
      <w:proofErr w:type="gramEnd"/>
      <w:r>
        <w:t>）</w:t>
      </w:r>
    </w:p>
    <w:p w14:paraId="3917FBCF" w14:textId="77777777" w:rsidR="004478AA" w:rsidRPr="00917613" w:rsidRDefault="004478AA" w:rsidP="004478AA">
      <w:r w:rsidRPr="00917613">
        <w:t xml:space="preserve">好，咱们接着说 </w:t>
      </w:r>
      <w:proofErr w:type="spellStart"/>
      <w:r w:rsidRPr="00917613">
        <w:rPr>
          <w:b/>
          <w:bCs/>
        </w:rPr>
        <w:t>GPIO_ResetBits</w:t>
      </w:r>
      <w:proofErr w:type="spellEnd"/>
      <w:r w:rsidRPr="00917613">
        <w:t xml:space="preserve">。它跟 </w:t>
      </w:r>
      <w:proofErr w:type="spellStart"/>
      <w:r w:rsidRPr="00917613">
        <w:t>GPIO_SetBits</w:t>
      </w:r>
      <w:proofErr w:type="spellEnd"/>
      <w:r w:rsidRPr="00917613">
        <w:t xml:space="preserve"> 是一对好兄弟。</w:t>
      </w:r>
    </w:p>
    <w:p w14:paraId="68240F63" w14:textId="77777777" w:rsidR="004478AA" w:rsidRPr="00917613" w:rsidRDefault="00000000" w:rsidP="004478AA">
      <w:r>
        <w:pict w14:anchorId="6953077F">
          <v:rect id="_x0000_i1137" style="width:0;height:1.5pt" o:hralign="center" o:hrstd="t" o:hr="t" fillcolor="#a0a0a0" stroked="f"/>
        </w:pict>
      </w:r>
    </w:p>
    <w:p w14:paraId="4A6F24FA" w14:textId="77777777" w:rsidR="004478AA" w:rsidRPr="00917613" w:rsidRDefault="004478AA" w:rsidP="004478AA">
      <w:pPr>
        <w:pStyle w:val="3"/>
      </w:pPr>
      <w:r w:rsidRPr="00917613">
        <w:t>1. 函数原型</w:t>
      </w:r>
    </w:p>
    <w:p w14:paraId="24EA66C2" w14:textId="77777777" w:rsidR="004478AA" w:rsidRPr="00917613" w:rsidRDefault="004478AA" w:rsidP="004478AA">
      <w:r w:rsidRPr="00917613">
        <w:t xml:space="preserve">void </w:t>
      </w:r>
      <w:proofErr w:type="spellStart"/>
      <w:r w:rsidRPr="00917613">
        <w:t>GPIO_</w:t>
      </w:r>
      <w:proofErr w:type="gramStart"/>
      <w:r w:rsidRPr="00917613">
        <w:t>ResetBits</w:t>
      </w:r>
      <w:proofErr w:type="spellEnd"/>
      <w:r w:rsidRPr="00917613">
        <w:t>(</w:t>
      </w:r>
      <w:proofErr w:type="spellStart"/>
      <w:proofErr w:type="gramEnd"/>
      <w:r w:rsidRPr="00917613">
        <w:t>GPIO_TypeDef</w:t>
      </w:r>
      <w:proofErr w:type="spellEnd"/>
      <w:r w:rsidRPr="00917613">
        <w:t xml:space="preserve">* </w:t>
      </w:r>
      <w:proofErr w:type="spellStart"/>
      <w:r w:rsidRPr="00917613">
        <w:t>GPIOx</w:t>
      </w:r>
      <w:proofErr w:type="spellEnd"/>
      <w:r w:rsidRPr="00917613">
        <w:t xml:space="preserve">, uint16_t </w:t>
      </w:r>
      <w:proofErr w:type="spellStart"/>
      <w:r w:rsidRPr="00917613">
        <w:t>GPIO_Pin</w:t>
      </w:r>
      <w:proofErr w:type="spellEnd"/>
      <w:r w:rsidRPr="00917613">
        <w:t>);</w:t>
      </w:r>
    </w:p>
    <w:p w14:paraId="4F74F572" w14:textId="77777777" w:rsidR="004478AA" w:rsidRPr="00917613" w:rsidRDefault="004478AA">
      <w:pPr>
        <w:numPr>
          <w:ilvl w:val="0"/>
          <w:numId w:val="45"/>
        </w:numPr>
      </w:pPr>
      <w:proofErr w:type="spellStart"/>
      <w:r w:rsidRPr="00917613">
        <w:rPr>
          <w:b/>
          <w:bCs/>
        </w:rPr>
        <w:t>GPIOx</w:t>
      </w:r>
      <w:proofErr w:type="spellEnd"/>
      <w:r w:rsidRPr="00917613">
        <w:t>：端口，比如 GPIOA、GPIOB</w:t>
      </w:r>
    </w:p>
    <w:p w14:paraId="54F8EF81" w14:textId="77777777" w:rsidR="004478AA" w:rsidRPr="00917613" w:rsidRDefault="004478AA">
      <w:pPr>
        <w:numPr>
          <w:ilvl w:val="0"/>
          <w:numId w:val="45"/>
        </w:numPr>
      </w:pPr>
      <w:proofErr w:type="spellStart"/>
      <w:r w:rsidRPr="00917613">
        <w:rPr>
          <w:b/>
          <w:bCs/>
        </w:rPr>
        <w:t>GPIO_Pin</w:t>
      </w:r>
      <w:proofErr w:type="spellEnd"/>
      <w:r w:rsidRPr="00917613">
        <w:t>：要置低的引脚，比如 GPIO_Pin_5</w:t>
      </w:r>
    </w:p>
    <w:p w14:paraId="6D090093" w14:textId="77777777" w:rsidR="004478AA" w:rsidRPr="00917613" w:rsidRDefault="00000000" w:rsidP="004478AA">
      <w:r>
        <w:pict w14:anchorId="31538CAC">
          <v:rect id="_x0000_i1138" style="width:0;height:1.5pt" o:hralign="center" o:hrstd="t" o:hr="t" fillcolor="#a0a0a0" stroked="f"/>
        </w:pict>
      </w:r>
    </w:p>
    <w:p w14:paraId="0D680A01" w14:textId="77777777" w:rsidR="004478AA" w:rsidRPr="00917613" w:rsidRDefault="004478AA" w:rsidP="004478AA">
      <w:pPr>
        <w:pStyle w:val="3"/>
      </w:pPr>
      <w:r w:rsidRPr="00917613">
        <w:t>2. 功能</w:t>
      </w:r>
    </w:p>
    <w:p w14:paraId="6B5492EA" w14:textId="77777777" w:rsidR="004478AA" w:rsidRPr="00917613" w:rsidRDefault="004478AA" w:rsidP="004478AA">
      <w:proofErr w:type="spellStart"/>
      <w:r w:rsidRPr="00917613">
        <w:t>GPIO_ResetBits</w:t>
      </w:r>
      <w:proofErr w:type="spellEnd"/>
      <w:r w:rsidRPr="00917613">
        <w:t xml:space="preserve"> = </w:t>
      </w:r>
      <w:r w:rsidRPr="00917613">
        <w:rPr>
          <w:b/>
          <w:bCs/>
        </w:rPr>
        <w:t>把</w:t>
      </w:r>
      <w:r w:rsidRPr="00917613">
        <w:rPr>
          <w:b/>
          <w:bCs/>
          <w:color w:val="EE0000"/>
        </w:rPr>
        <w:t>指定的引脚输出低电平</w:t>
      </w:r>
      <w:r w:rsidRPr="00917613">
        <w:t>（</w:t>
      </w:r>
      <w:proofErr w:type="gramStart"/>
      <w:r w:rsidRPr="00917613">
        <w:t>逻辑 0</w:t>
      </w:r>
      <w:proofErr w:type="gramEnd"/>
      <w:r w:rsidRPr="00917613">
        <w:t>）。</w:t>
      </w:r>
    </w:p>
    <w:p w14:paraId="269510F2" w14:textId="77777777" w:rsidR="004478AA" w:rsidRPr="00917613" w:rsidRDefault="004478AA" w:rsidP="004478AA">
      <w:r w:rsidRPr="00917613">
        <w:t>例如：</w:t>
      </w:r>
    </w:p>
    <w:p w14:paraId="3FB7EA28" w14:textId="77777777" w:rsidR="004478AA" w:rsidRPr="00917613" w:rsidRDefault="004478AA" w:rsidP="004478AA">
      <w:proofErr w:type="spellStart"/>
      <w:r w:rsidRPr="00917613">
        <w:t>GPIO_</w:t>
      </w:r>
      <w:proofErr w:type="gramStart"/>
      <w:r w:rsidRPr="00917613">
        <w:t>ResetBits</w:t>
      </w:r>
      <w:proofErr w:type="spellEnd"/>
      <w:r w:rsidRPr="00917613">
        <w:t>(</w:t>
      </w:r>
      <w:proofErr w:type="gramEnd"/>
      <w:r w:rsidRPr="00917613">
        <w:t>GPIOA, GPIO_Pin_5);</w:t>
      </w:r>
    </w:p>
    <w:p w14:paraId="0D9EDCFF" w14:textId="77777777" w:rsidR="004478AA" w:rsidRPr="00917613" w:rsidRDefault="004478AA" w:rsidP="004478AA">
      <w:proofErr w:type="gramStart"/>
      <w:r w:rsidRPr="00917613">
        <w:rPr>
          <w:rFonts w:ascii="Segoe UI Emoji" w:hAnsi="Segoe UI Emoji" w:cs="Segoe UI Emoji"/>
        </w:rPr>
        <w:t>👉</w:t>
      </w:r>
      <w:r w:rsidRPr="00917613">
        <w:t xml:space="preserve"> 就</w:t>
      </w:r>
      <w:proofErr w:type="gramEnd"/>
      <w:r w:rsidRPr="00917613">
        <w:t>是</w:t>
      </w:r>
      <w:proofErr w:type="gramStart"/>
      <w:r w:rsidRPr="00917613">
        <w:t xml:space="preserve">让 </w:t>
      </w:r>
      <w:r w:rsidRPr="00917613">
        <w:rPr>
          <w:b/>
          <w:bCs/>
        </w:rPr>
        <w:t xml:space="preserve">PA5 </w:t>
      </w:r>
      <w:proofErr w:type="gramEnd"/>
      <w:r w:rsidRPr="00917613">
        <w:rPr>
          <w:b/>
          <w:bCs/>
        </w:rPr>
        <w:t>输出低电平（0V）</w:t>
      </w:r>
      <w:r w:rsidRPr="00917613">
        <w:t>。</w:t>
      </w:r>
    </w:p>
    <w:p w14:paraId="2290DBA9" w14:textId="77777777" w:rsidR="004478AA" w:rsidRPr="00917613" w:rsidRDefault="00000000" w:rsidP="004478AA">
      <w:r>
        <w:pict w14:anchorId="6D486DC9">
          <v:rect id="_x0000_i1139" style="width:0;height:1.5pt" o:hralign="center" o:hrstd="t" o:hr="t" fillcolor="#a0a0a0" stroked="f"/>
        </w:pict>
      </w:r>
    </w:p>
    <w:p w14:paraId="2A479EA3" w14:textId="77777777" w:rsidR="004478AA" w:rsidRPr="00917613" w:rsidRDefault="004478AA" w:rsidP="004478AA">
      <w:pPr>
        <w:pStyle w:val="3"/>
      </w:pPr>
      <w:r w:rsidRPr="00917613">
        <w:lastRenderedPageBreak/>
        <w:t>3. 底层原理</w:t>
      </w:r>
    </w:p>
    <w:p w14:paraId="189DAE8E" w14:textId="77777777" w:rsidR="004478AA" w:rsidRPr="00917613" w:rsidRDefault="004478AA" w:rsidP="004478AA">
      <w:r w:rsidRPr="00917613">
        <w:t xml:space="preserve">它实际上还是操作 </w:t>
      </w:r>
      <w:r w:rsidRPr="00F76BF1">
        <w:rPr>
          <w:b/>
          <w:bCs/>
          <w:color w:val="EE0000"/>
        </w:rPr>
        <w:t>BSRR 寄存器</w:t>
      </w:r>
      <w:r w:rsidRPr="00917613">
        <w:t xml:space="preserve">，只不过写的是 </w:t>
      </w:r>
      <w:r w:rsidRPr="00F76BF1">
        <w:rPr>
          <w:b/>
          <w:bCs/>
          <w:color w:val="EE0000"/>
        </w:rPr>
        <w:t>高 16 位</w:t>
      </w:r>
      <w:r w:rsidRPr="00917613">
        <w:t>。</w:t>
      </w:r>
    </w:p>
    <w:p w14:paraId="743E412B" w14:textId="77777777" w:rsidR="004478AA" w:rsidRPr="00917613" w:rsidRDefault="004478AA" w:rsidP="004478AA">
      <w:r w:rsidRPr="00917613">
        <w:t>比如：</w:t>
      </w:r>
    </w:p>
    <w:p w14:paraId="135708AF" w14:textId="77777777" w:rsidR="004478AA" w:rsidRPr="00917613" w:rsidRDefault="004478AA" w:rsidP="004478AA">
      <w:proofErr w:type="spellStart"/>
      <w:r w:rsidRPr="00917613">
        <w:t>GPIO_</w:t>
      </w:r>
      <w:proofErr w:type="gramStart"/>
      <w:r w:rsidRPr="00917613">
        <w:t>ResetBits</w:t>
      </w:r>
      <w:proofErr w:type="spellEnd"/>
      <w:r w:rsidRPr="00917613">
        <w:t>(</w:t>
      </w:r>
      <w:proofErr w:type="gramEnd"/>
      <w:r w:rsidRPr="00917613">
        <w:t>GPIOA, GPIO_Pin_5);</w:t>
      </w:r>
    </w:p>
    <w:p w14:paraId="0CF4D102" w14:textId="77777777" w:rsidR="004478AA" w:rsidRPr="00917613" w:rsidRDefault="004478AA" w:rsidP="004478AA">
      <w:r w:rsidRPr="00917613">
        <w:t>等效于：</w:t>
      </w:r>
    </w:p>
    <w:p w14:paraId="2702EC61" w14:textId="77777777" w:rsidR="004478AA" w:rsidRPr="00917613" w:rsidRDefault="004478AA" w:rsidP="004478AA">
      <w:r w:rsidRPr="00917613">
        <w:t>GPIOA-&gt;BSRR = (uint32_</w:t>
      </w:r>
      <w:proofErr w:type="gramStart"/>
      <w:r w:rsidRPr="00917613">
        <w:t>t)GPIO</w:t>
      </w:r>
      <w:proofErr w:type="gramEnd"/>
      <w:r w:rsidRPr="00917613">
        <w:t>_Pin_5 &lt;&lt; 16;</w:t>
      </w:r>
    </w:p>
    <w:p w14:paraId="363316FC" w14:textId="77777777" w:rsidR="004478AA" w:rsidRPr="00917613" w:rsidRDefault="004478AA" w:rsidP="004478AA">
      <w:r w:rsidRPr="00917613">
        <w:t>也就是说：</w:t>
      </w:r>
    </w:p>
    <w:p w14:paraId="6105A1E7" w14:textId="77777777" w:rsidR="004478AA" w:rsidRPr="00917613" w:rsidRDefault="004478AA">
      <w:pPr>
        <w:numPr>
          <w:ilvl w:val="0"/>
          <w:numId w:val="46"/>
        </w:numPr>
      </w:pPr>
      <w:r w:rsidRPr="00917613">
        <w:rPr>
          <w:b/>
          <w:bCs/>
        </w:rPr>
        <w:t>写</w:t>
      </w:r>
      <w:proofErr w:type="gramStart"/>
      <w:r w:rsidRPr="00917613">
        <w:rPr>
          <w:b/>
          <w:bCs/>
        </w:rPr>
        <w:t xml:space="preserve">低 16 </w:t>
      </w:r>
      <w:proofErr w:type="gramEnd"/>
      <w:r w:rsidRPr="00917613">
        <w:rPr>
          <w:b/>
          <w:bCs/>
        </w:rPr>
        <w:t>位</w:t>
      </w:r>
      <w:r w:rsidRPr="00917613">
        <w:t xml:space="preserve"> = 输出高电平</w:t>
      </w:r>
    </w:p>
    <w:p w14:paraId="30210B63" w14:textId="77777777" w:rsidR="004478AA" w:rsidRPr="00917613" w:rsidRDefault="004478AA">
      <w:pPr>
        <w:numPr>
          <w:ilvl w:val="0"/>
          <w:numId w:val="46"/>
        </w:numPr>
      </w:pPr>
      <w:r w:rsidRPr="00917613">
        <w:rPr>
          <w:b/>
          <w:bCs/>
        </w:rPr>
        <w:t>写</w:t>
      </w:r>
      <w:proofErr w:type="gramStart"/>
      <w:r w:rsidRPr="00917613">
        <w:rPr>
          <w:b/>
          <w:bCs/>
        </w:rPr>
        <w:t xml:space="preserve">高 16 </w:t>
      </w:r>
      <w:proofErr w:type="gramEnd"/>
      <w:r w:rsidRPr="00917613">
        <w:rPr>
          <w:b/>
          <w:bCs/>
        </w:rPr>
        <w:t>位</w:t>
      </w:r>
      <w:r w:rsidRPr="00917613">
        <w:t xml:space="preserve"> = 输出低电平</w:t>
      </w:r>
    </w:p>
    <w:p w14:paraId="7EBEA117" w14:textId="77777777" w:rsidR="004478AA" w:rsidRPr="00917613" w:rsidRDefault="00000000" w:rsidP="004478AA">
      <w:r>
        <w:pict w14:anchorId="0EA8A6EB">
          <v:rect id="_x0000_i1140" style="width:0;height:1.5pt" o:hralign="center" o:hrstd="t" o:hr="t" fillcolor="#a0a0a0" stroked="f"/>
        </w:pict>
      </w:r>
    </w:p>
    <w:p w14:paraId="7236DE2C" w14:textId="77777777" w:rsidR="004478AA" w:rsidRPr="00917613" w:rsidRDefault="004478AA" w:rsidP="004478AA">
      <w:pPr>
        <w:pStyle w:val="3"/>
      </w:pPr>
      <w:r w:rsidRPr="00917613">
        <w:t>4. 注意事项</w:t>
      </w:r>
    </w:p>
    <w:p w14:paraId="3DF630B3" w14:textId="77777777" w:rsidR="004478AA" w:rsidRPr="00917613" w:rsidRDefault="004478AA">
      <w:pPr>
        <w:numPr>
          <w:ilvl w:val="0"/>
          <w:numId w:val="47"/>
        </w:numPr>
      </w:pPr>
      <w:r w:rsidRPr="00917613">
        <w:t xml:space="preserve">只有在 </w:t>
      </w:r>
      <w:r w:rsidRPr="00917613">
        <w:rPr>
          <w:b/>
          <w:bCs/>
        </w:rPr>
        <w:t>引脚是输出模式</w:t>
      </w:r>
      <w:r w:rsidRPr="00917613">
        <w:t xml:space="preserve"> 时，</w:t>
      </w:r>
      <w:proofErr w:type="spellStart"/>
      <w:r w:rsidRPr="00917613">
        <w:t>GPIO_ResetBits</w:t>
      </w:r>
      <w:proofErr w:type="spellEnd"/>
      <w:r w:rsidRPr="00917613">
        <w:t xml:space="preserve"> 才有效。</w:t>
      </w:r>
    </w:p>
    <w:p w14:paraId="28B72077" w14:textId="77777777" w:rsidR="004478AA" w:rsidRPr="00917613" w:rsidRDefault="004478AA">
      <w:pPr>
        <w:numPr>
          <w:ilvl w:val="0"/>
          <w:numId w:val="47"/>
        </w:numPr>
      </w:pPr>
      <w:r w:rsidRPr="00917613">
        <w:t>如果引脚是输入模式，调用它不会改变外部电平。</w:t>
      </w:r>
    </w:p>
    <w:p w14:paraId="14653C1E" w14:textId="77777777" w:rsidR="004478AA" w:rsidRPr="00917613" w:rsidRDefault="004478AA">
      <w:pPr>
        <w:numPr>
          <w:ilvl w:val="0"/>
          <w:numId w:val="47"/>
        </w:numPr>
      </w:pPr>
      <w:r w:rsidRPr="00917613">
        <w:t xml:space="preserve">如果引脚复用成外设（比如 I²C、USART），就别自己手动调用 </w:t>
      </w:r>
      <w:proofErr w:type="spellStart"/>
      <w:r w:rsidRPr="00917613">
        <w:t>GPIO_ResetBits</w:t>
      </w:r>
      <w:proofErr w:type="spellEnd"/>
      <w:r w:rsidRPr="00917613">
        <w:t>，那是外设硬件在控制了。</w:t>
      </w:r>
    </w:p>
    <w:p w14:paraId="0ABFF7EF" w14:textId="77777777" w:rsidR="004478AA" w:rsidRPr="00917613" w:rsidRDefault="00000000" w:rsidP="004478AA">
      <w:r>
        <w:pict w14:anchorId="77183240">
          <v:rect id="_x0000_i1141" style="width:0;height:1.5pt" o:hralign="center" o:hrstd="t" o:hr="t" fillcolor="#a0a0a0" stroked="f"/>
        </w:pict>
      </w:r>
    </w:p>
    <w:p w14:paraId="019745AC" w14:textId="77777777" w:rsidR="004478AA" w:rsidRPr="00917613" w:rsidRDefault="004478AA" w:rsidP="004478AA">
      <w:pPr>
        <w:pStyle w:val="3"/>
      </w:pPr>
      <w:r w:rsidRPr="00917613">
        <w:t>5. 小例子：LED 闪烁</w:t>
      </w:r>
    </w:p>
    <w:p w14:paraId="235893A7" w14:textId="77777777" w:rsidR="004478AA" w:rsidRPr="00917613" w:rsidRDefault="004478AA" w:rsidP="004478AA">
      <w:r w:rsidRPr="00917613">
        <w:t>假设 LED 接在 PA5（低电平点亮）：</w:t>
      </w:r>
    </w:p>
    <w:p w14:paraId="1825420B" w14:textId="77777777" w:rsidR="004478AA" w:rsidRPr="00917613" w:rsidRDefault="004478AA" w:rsidP="004478AA">
      <w:r w:rsidRPr="00917613">
        <w:t>while (1)</w:t>
      </w:r>
    </w:p>
    <w:p w14:paraId="68634CD7" w14:textId="77777777" w:rsidR="004478AA" w:rsidRPr="00917613" w:rsidRDefault="004478AA" w:rsidP="004478AA">
      <w:r w:rsidRPr="00917613">
        <w:t>{</w:t>
      </w:r>
    </w:p>
    <w:p w14:paraId="4487B613" w14:textId="77777777" w:rsidR="004478AA" w:rsidRPr="00917613" w:rsidRDefault="004478AA" w:rsidP="004478AA">
      <w:r w:rsidRPr="00917613">
        <w:t xml:space="preserve">    </w:t>
      </w:r>
      <w:proofErr w:type="spellStart"/>
      <w:r w:rsidRPr="00917613">
        <w:t>GPIO_</w:t>
      </w:r>
      <w:proofErr w:type="gramStart"/>
      <w:r w:rsidRPr="00917613">
        <w:t>ResetBits</w:t>
      </w:r>
      <w:proofErr w:type="spellEnd"/>
      <w:r w:rsidRPr="00917613">
        <w:t>(</w:t>
      </w:r>
      <w:proofErr w:type="gramEnd"/>
      <w:r w:rsidRPr="00917613">
        <w:t>GPIOA, GPIO_Pin_5); // LED ON</w:t>
      </w:r>
    </w:p>
    <w:p w14:paraId="2560D085" w14:textId="77777777" w:rsidR="004478AA" w:rsidRPr="00917613" w:rsidRDefault="004478AA" w:rsidP="004478AA">
      <w:r w:rsidRPr="00917613">
        <w:t xml:space="preserve">    </w:t>
      </w:r>
      <w:proofErr w:type="spellStart"/>
      <w:r w:rsidRPr="00917613">
        <w:t>HAL_</w:t>
      </w:r>
      <w:proofErr w:type="gramStart"/>
      <w:r w:rsidRPr="00917613">
        <w:t>Delay</w:t>
      </w:r>
      <w:proofErr w:type="spellEnd"/>
      <w:r w:rsidRPr="00917613">
        <w:t>(</w:t>
      </w:r>
      <w:proofErr w:type="gramEnd"/>
      <w:r w:rsidRPr="00917613">
        <w:t>500);</w:t>
      </w:r>
    </w:p>
    <w:p w14:paraId="0E2C3B16" w14:textId="77777777" w:rsidR="004478AA" w:rsidRPr="00917613" w:rsidRDefault="004478AA" w:rsidP="004478AA"/>
    <w:p w14:paraId="51E37A61" w14:textId="77777777" w:rsidR="004478AA" w:rsidRPr="00917613" w:rsidRDefault="004478AA" w:rsidP="004478AA">
      <w:r w:rsidRPr="00917613">
        <w:t xml:space="preserve">    </w:t>
      </w:r>
      <w:proofErr w:type="spellStart"/>
      <w:r w:rsidRPr="00917613">
        <w:t>GPIO_</w:t>
      </w:r>
      <w:proofErr w:type="gramStart"/>
      <w:r w:rsidRPr="00917613">
        <w:t>SetBits</w:t>
      </w:r>
      <w:proofErr w:type="spellEnd"/>
      <w:r w:rsidRPr="00917613">
        <w:t>(</w:t>
      </w:r>
      <w:proofErr w:type="gramEnd"/>
      <w:r w:rsidRPr="00917613">
        <w:t>GPIOA, GPIO_Pin_5</w:t>
      </w:r>
      <w:proofErr w:type="gramStart"/>
      <w:r w:rsidRPr="00917613">
        <w:t xml:space="preserve">);   </w:t>
      </w:r>
      <w:proofErr w:type="gramEnd"/>
      <w:r w:rsidRPr="00917613">
        <w:t>// LED OFF</w:t>
      </w:r>
    </w:p>
    <w:p w14:paraId="1EDACEB5" w14:textId="77777777" w:rsidR="004478AA" w:rsidRPr="00917613" w:rsidRDefault="004478AA" w:rsidP="004478AA">
      <w:r w:rsidRPr="00917613">
        <w:t xml:space="preserve">    </w:t>
      </w:r>
      <w:proofErr w:type="spellStart"/>
      <w:r w:rsidRPr="00917613">
        <w:t>HAL_</w:t>
      </w:r>
      <w:proofErr w:type="gramStart"/>
      <w:r w:rsidRPr="00917613">
        <w:t>Delay</w:t>
      </w:r>
      <w:proofErr w:type="spellEnd"/>
      <w:r w:rsidRPr="00917613">
        <w:t>(</w:t>
      </w:r>
      <w:proofErr w:type="gramEnd"/>
      <w:r w:rsidRPr="00917613">
        <w:t>500);</w:t>
      </w:r>
    </w:p>
    <w:p w14:paraId="4B38A5B5" w14:textId="77777777" w:rsidR="004478AA" w:rsidRPr="00917613" w:rsidRDefault="004478AA" w:rsidP="004478AA">
      <w:r w:rsidRPr="00917613">
        <w:t>}</w:t>
      </w:r>
    </w:p>
    <w:p w14:paraId="5739F42F" w14:textId="77777777" w:rsidR="004478AA" w:rsidRDefault="004478AA" w:rsidP="004478AA">
      <w:r w:rsidRPr="00917613">
        <w:lastRenderedPageBreak/>
        <w:t>这样就能看到 LED 0.5s 亮，0.5s 灭。</w:t>
      </w:r>
    </w:p>
    <w:p w14:paraId="65598A56" w14:textId="77777777" w:rsidR="004478AA" w:rsidRDefault="004478AA" w:rsidP="004478AA"/>
    <w:p w14:paraId="371CE839" w14:textId="77777777" w:rsidR="004478AA" w:rsidRDefault="004478AA" w:rsidP="004478AA">
      <w:pPr>
        <w:pStyle w:val="2"/>
      </w:pPr>
      <w:proofErr w:type="spellStart"/>
      <w:r w:rsidRPr="007D27E2">
        <w:t>GPIO_Write</w:t>
      </w:r>
      <w:proofErr w:type="spellEnd"/>
      <w:r>
        <w:rPr>
          <w:rFonts w:hint="eastAsia"/>
        </w:rPr>
        <w:t>()</w:t>
      </w:r>
      <w:r w:rsidRPr="0032062C">
        <w:t>决定整个 GPIO 端口</w:t>
      </w:r>
      <w:r w:rsidRPr="001F462C">
        <w:rPr>
          <w:color w:val="EE0000"/>
        </w:rPr>
        <w:t>所有引脚</w:t>
      </w:r>
      <w:r w:rsidRPr="0032062C">
        <w:t>的电平状态</w:t>
      </w:r>
    </w:p>
    <w:p w14:paraId="6B05AA85" w14:textId="77777777" w:rsidR="004478AA" w:rsidRPr="0032062C" w:rsidRDefault="004478AA" w:rsidP="004478AA">
      <w:r w:rsidRPr="0032062C">
        <w:t xml:space="preserve">好 </w:t>
      </w:r>
      <w:r w:rsidRPr="0032062C">
        <w:rPr>
          <w:rFonts w:ascii="Segoe UI Emoji" w:hAnsi="Segoe UI Emoji" w:cs="Segoe UI Emoji"/>
        </w:rPr>
        <w:t>👍</w:t>
      </w:r>
      <w:r w:rsidRPr="0032062C">
        <w:t xml:space="preserve">，我们接着看 </w:t>
      </w:r>
      <w:proofErr w:type="spellStart"/>
      <w:r w:rsidRPr="0032062C">
        <w:rPr>
          <w:b/>
          <w:bCs/>
        </w:rPr>
        <w:t>GPIO_Write</w:t>
      </w:r>
      <w:proofErr w:type="spellEnd"/>
      <w:r w:rsidRPr="0032062C">
        <w:t xml:space="preserve"> 这个函数。它和 </w:t>
      </w:r>
      <w:proofErr w:type="spellStart"/>
      <w:r w:rsidRPr="0032062C">
        <w:t>GPIO_WriteBit</w:t>
      </w:r>
      <w:proofErr w:type="spellEnd"/>
      <w:r w:rsidRPr="0032062C">
        <w:t xml:space="preserve"> 有点类似，但操作范围不同。</w:t>
      </w:r>
    </w:p>
    <w:p w14:paraId="536BAC06" w14:textId="77777777" w:rsidR="004478AA" w:rsidRPr="0032062C" w:rsidRDefault="00000000" w:rsidP="004478AA">
      <w:r>
        <w:pict w14:anchorId="764CB9E2">
          <v:rect id="_x0000_i1142" style="width:0;height:1.5pt" o:hralign="center" o:hrstd="t" o:hr="t" fillcolor="#a0a0a0" stroked="f"/>
        </w:pict>
      </w:r>
    </w:p>
    <w:p w14:paraId="64B337D2" w14:textId="77777777" w:rsidR="004478AA" w:rsidRPr="0032062C" w:rsidRDefault="004478AA" w:rsidP="004478AA">
      <w:pPr>
        <w:pStyle w:val="3"/>
      </w:pPr>
      <w:r w:rsidRPr="0032062C">
        <w:t>1. 函数原型</w:t>
      </w:r>
    </w:p>
    <w:p w14:paraId="4A7164BB" w14:textId="77777777" w:rsidR="004478AA" w:rsidRPr="0032062C" w:rsidRDefault="004478AA" w:rsidP="004478AA">
      <w:r w:rsidRPr="0032062C">
        <w:t xml:space="preserve">在 </w:t>
      </w:r>
      <w:r w:rsidRPr="0032062C">
        <w:rPr>
          <w:b/>
          <w:bCs/>
        </w:rPr>
        <w:t>stm32f10x_gpio.h</w:t>
      </w:r>
      <w:r w:rsidRPr="0032062C">
        <w:t xml:space="preserve"> 里：</w:t>
      </w:r>
    </w:p>
    <w:p w14:paraId="7B3233EB" w14:textId="77777777" w:rsidR="004478AA" w:rsidRPr="0032062C" w:rsidRDefault="004478AA" w:rsidP="004478AA">
      <w:r w:rsidRPr="0032062C">
        <w:t xml:space="preserve">void </w:t>
      </w:r>
      <w:proofErr w:type="spellStart"/>
      <w:r w:rsidRPr="0032062C">
        <w:t>GPIO_</w:t>
      </w:r>
      <w:proofErr w:type="gramStart"/>
      <w:r w:rsidRPr="0032062C">
        <w:t>Write</w:t>
      </w:r>
      <w:proofErr w:type="spellEnd"/>
      <w:r w:rsidRPr="0032062C">
        <w:t>(</w:t>
      </w:r>
      <w:proofErr w:type="spellStart"/>
      <w:proofErr w:type="gramEnd"/>
      <w:r w:rsidRPr="0032062C">
        <w:t>GPIO_TypeDef</w:t>
      </w:r>
      <w:proofErr w:type="spellEnd"/>
      <w:r w:rsidRPr="0032062C">
        <w:t xml:space="preserve">* </w:t>
      </w:r>
      <w:proofErr w:type="spellStart"/>
      <w:r w:rsidRPr="0032062C">
        <w:t>GPIOx</w:t>
      </w:r>
      <w:proofErr w:type="spellEnd"/>
      <w:r w:rsidRPr="0032062C">
        <w:t xml:space="preserve">, uint16_t </w:t>
      </w:r>
      <w:proofErr w:type="spellStart"/>
      <w:r w:rsidRPr="0032062C">
        <w:t>PortVal</w:t>
      </w:r>
      <w:proofErr w:type="spellEnd"/>
      <w:r w:rsidRPr="0032062C">
        <w:t>);</w:t>
      </w:r>
    </w:p>
    <w:p w14:paraId="4FFEC458" w14:textId="77777777" w:rsidR="004478AA" w:rsidRPr="0032062C" w:rsidRDefault="00000000" w:rsidP="004478AA">
      <w:r>
        <w:pict w14:anchorId="7883FE05">
          <v:rect id="_x0000_i1143" style="width:0;height:1.5pt" o:hralign="center" o:hrstd="t" o:hr="t" fillcolor="#a0a0a0" stroked="f"/>
        </w:pict>
      </w:r>
    </w:p>
    <w:p w14:paraId="7BBF351D" w14:textId="77777777" w:rsidR="004478AA" w:rsidRPr="0032062C" w:rsidRDefault="004478AA" w:rsidP="004478AA">
      <w:pPr>
        <w:pStyle w:val="3"/>
      </w:pPr>
      <w:r w:rsidRPr="0032062C">
        <w:t>2. 参数说明</w:t>
      </w:r>
    </w:p>
    <w:p w14:paraId="71658EDF" w14:textId="77777777" w:rsidR="004478AA" w:rsidRPr="0032062C" w:rsidRDefault="004478AA">
      <w:pPr>
        <w:numPr>
          <w:ilvl w:val="0"/>
          <w:numId w:val="108"/>
        </w:numPr>
      </w:pPr>
      <w:proofErr w:type="spellStart"/>
      <w:r w:rsidRPr="0032062C">
        <w:rPr>
          <w:b/>
          <w:bCs/>
        </w:rPr>
        <w:t>GPIOx</w:t>
      </w:r>
      <w:proofErr w:type="spellEnd"/>
      <w:r w:rsidRPr="0032062C">
        <w:br/>
        <w:t>指定要操作的 GPIO 端口，比如 GPIOA、GPIOB。</w:t>
      </w:r>
      <w:r w:rsidRPr="0032062C">
        <w:br/>
        <w:t>本质上是一个指针，指向该端口的寄存器结构体。</w:t>
      </w:r>
    </w:p>
    <w:p w14:paraId="6026EC3C" w14:textId="77777777" w:rsidR="004478AA" w:rsidRPr="0032062C" w:rsidRDefault="004478AA">
      <w:pPr>
        <w:numPr>
          <w:ilvl w:val="0"/>
          <w:numId w:val="108"/>
        </w:numPr>
      </w:pPr>
      <w:proofErr w:type="spellStart"/>
      <w:r w:rsidRPr="0032062C">
        <w:rPr>
          <w:b/>
          <w:bCs/>
        </w:rPr>
        <w:t>PortVal</w:t>
      </w:r>
      <w:proofErr w:type="spellEnd"/>
      <w:r w:rsidRPr="0032062C">
        <w:br/>
        <w:t>一个 16 位的数，直接决定</w:t>
      </w:r>
      <w:r w:rsidRPr="0032062C">
        <w:rPr>
          <w:color w:val="EE0000"/>
        </w:rPr>
        <w:t>整个 GPIO 端口所有引脚的电平状态</w:t>
      </w:r>
      <w:r w:rsidRPr="0032062C">
        <w:t>。</w:t>
      </w:r>
    </w:p>
    <w:p w14:paraId="504190F0" w14:textId="77777777" w:rsidR="004478AA" w:rsidRPr="0032062C" w:rsidRDefault="004478AA">
      <w:pPr>
        <w:numPr>
          <w:ilvl w:val="1"/>
          <w:numId w:val="108"/>
        </w:numPr>
      </w:pPr>
      <w:r w:rsidRPr="0032062C">
        <w:t>1 表示输出高电平</w:t>
      </w:r>
    </w:p>
    <w:p w14:paraId="7E622A8A" w14:textId="77777777" w:rsidR="004478AA" w:rsidRPr="0032062C" w:rsidRDefault="004478AA">
      <w:pPr>
        <w:numPr>
          <w:ilvl w:val="1"/>
          <w:numId w:val="108"/>
        </w:numPr>
      </w:pPr>
      <w:proofErr w:type="gramStart"/>
      <w:r w:rsidRPr="0032062C">
        <w:t>0 表示</w:t>
      </w:r>
      <w:proofErr w:type="gramEnd"/>
      <w:r w:rsidRPr="0032062C">
        <w:t>输出低电平</w:t>
      </w:r>
    </w:p>
    <w:p w14:paraId="1706EACB" w14:textId="77777777" w:rsidR="004478AA" w:rsidRPr="0032062C" w:rsidRDefault="004478AA" w:rsidP="004478AA">
      <w:r w:rsidRPr="0032062C">
        <w:t>也就是说，</w:t>
      </w:r>
      <w:proofErr w:type="spellStart"/>
      <w:r w:rsidRPr="0032062C">
        <w:t>PortVal</w:t>
      </w:r>
      <w:proofErr w:type="spellEnd"/>
      <w:r w:rsidRPr="0032062C">
        <w:t xml:space="preserve"> 的每一位对应一个引脚。</w:t>
      </w:r>
    </w:p>
    <w:p w14:paraId="7F6A2E8E" w14:textId="77777777" w:rsidR="004478AA" w:rsidRPr="0032062C" w:rsidRDefault="00000000" w:rsidP="004478AA">
      <w:r>
        <w:pict w14:anchorId="7AB50DCF">
          <v:rect id="_x0000_i1144" style="width:0;height:1.5pt" o:hralign="center" o:hrstd="t" o:hr="t" fillcolor="#a0a0a0" stroked="f"/>
        </w:pict>
      </w:r>
    </w:p>
    <w:p w14:paraId="2789025C" w14:textId="77777777" w:rsidR="004478AA" w:rsidRPr="0032062C" w:rsidRDefault="004478AA" w:rsidP="004478AA">
      <w:pPr>
        <w:pStyle w:val="3"/>
      </w:pPr>
      <w:r w:rsidRPr="0032062C">
        <w:t>3. 使用方法</w:t>
      </w:r>
    </w:p>
    <w:p w14:paraId="4E2C582A" w14:textId="77777777" w:rsidR="004478AA" w:rsidRPr="0032062C" w:rsidRDefault="004478AA" w:rsidP="004478AA">
      <w:proofErr w:type="spellStart"/>
      <w:r w:rsidRPr="0032062C">
        <w:t>GPIO_Write</w:t>
      </w:r>
      <w:proofErr w:type="spellEnd"/>
      <w:r w:rsidRPr="0032062C">
        <w:t>(GPIOA, 0xFFFF); // 把 GPIOA 所有引脚置为高电平</w:t>
      </w:r>
    </w:p>
    <w:p w14:paraId="163F2DCF" w14:textId="77777777" w:rsidR="004478AA" w:rsidRPr="0032062C" w:rsidRDefault="004478AA" w:rsidP="004478AA">
      <w:proofErr w:type="spellStart"/>
      <w:r w:rsidRPr="0032062C">
        <w:t>GPIO_Write</w:t>
      </w:r>
      <w:proofErr w:type="spellEnd"/>
      <w:r w:rsidRPr="0032062C">
        <w:t>(GPIOA, 0x0000); // 把 GPIOA 所有引脚置为低电平</w:t>
      </w:r>
    </w:p>
    <w:p w14:paraId="10CD1CEB" w14:textId="77777777" w:rsidR="004478AA" w:rsidRPr="0032062C" w:rsidRDefault="004478AA" w:rsidP="004478AA">
      <w:proofErr w:type="spellStart"/>
      <w:r w:rsidRPr="0032062C">
        <w:t>GPIO_Write</w:t>
      </w:r>
      <w:proofErr w:type="spellEnd"/>
      <w:r w:rsidRPr="0032062C">
        <w:t>(GPIOA, 0x0001); // 仅 PA0 高电平，其余全低</w:t>
      </w:r>
    </w:p>
    <w:p w14:paraId="27DB181F" w14:textId="77777777" w:rsidR="004478AA" w:rsidRPr="0032062C" w:rsidRDefault="00000000" w:rsidP="004478AA">
      <w:r>
        <w:pict w14:anchorId="0EDFB21E">
          <v:rect id="_x0000_i1145" style="width:0;height:1.5pt" o:hralign="center" o:hrstd="t" o:hr="t" fillcolor="#a0a0a0" stroked="f"/>
        </w:pict>
      </w:r>
    </w:p>
    <w:p w14:paraId="1B39324F" w14:textId="77777777" w:rsidR="004478AA" w:rsidRPr="0032062C" w:rsidRDefault="004478AA" w:rsidP="004478AA">
      <w:pPr>
        <w:pStyle w:val="3"/>
      </w:pPr>
      <w:r w:rsidRPr="0032062C">
        <w:lastRenderedPageBreak/>
        <w:t>4. 底层实现（源码）</w:t>
      </w:r>
    </w:p>
    <w:p w14:paraId="7C4BBA64" w14:textId="77777777" w:rsidR="004478AA" w:rsidRPr="0032062C" w:rsidRDefault="004478AA" w:rsidP="004478AA">
      <w:r w:rsidRPr="0032062C">
        <w:t xml:space="preserve">在 </w:t>
      </w:r>
      <w:r w:rsidRPr="0032062C">
        <w:rPr>
          <w:b/>
          <w:bCs/>
        </w:rPr>
        <w:t>stm32f10x_gpio.c</w:t>
      </w:r>
      <w:r w:rsidRPr="0032062C">
        <w:t xml:space="preserve"> 里：</w:t>
      </w:r>
    </w:p>
    <w:p w14:paraId="003A894A" w14:textId="77777777" w:rsidR="004478AA" w:rsidRPr="0032062C" w:rsidRDefault="004478AA" w:rsidP="004478AA">
      <w:r w:rsidRPr="0032062C">
        <w:t xml:space="preserve">void </w:t>
      </w:r>
      <w:proofErr w:type="spellStart"/>
      <w:r w:rsidRPr="0032062C">
        <w:t>GPIO_</w:t>
      </w:r>
      <w:proofErr w:type="gramStart"/>
      <w:r w:rsidRPr="0032062C">
        <w:t>Write</w:t>
      </w:r>
      <w:proofErr w:type="spellEnd"/>
      <w:r w:rsidRPr="0032062C">
        <w:t>(</w:t>
      </w:r>
      <w:proofErr w:type="spellStart"/>
      <w:proofErr w:type="gramEnd"/>
      <w:r w:rsidRPr="0032062C">
        <w:t>GPIO_TypeDef</w:t>
      </w:r>
      <w:proofErr w:type="spellEnd"/>
      <w:r w:rsidRPr="0032062C">
        <w:t xml:space="preserve">* </w:t>
      </w:r>
      <w:proofErr w:type="spellStart"/>
      <w:r w:rsidRPr="0032062C">
        <w:t>GPIOx</w:t>
      </w:r>
      <w:proofErr w:type="spellEnd"/>
      <w:r w:rsidRPr="0032062C">
        <w:t xml:space="preserve">, uint16_t </w:t>
      </w:r>
      <w:proofErr w:type="spellStart"/>
      <w:r w:rsidRPr="0032062C">
        <w:t>PortVal</w:t>
      </w:r>
      <w:proofErr w:type="spellEnd"/>
      <w:r w:rsidRPr="0032062C">
        <w:t>)</w:t>
      </w:r>
    </w:p>
    <w:p w14:paraId="60B19234" w14:textId="77777777" w:rsidR="004478AA" w:rsidRPr="0032062C" w:rsidRDefault="004478AA" w:rsidP="004478AA">
      <w:r w:rsidRPr="0032062C">
        <w:t>{</w:t>
      </w:r>
    </w:p>
    <w:p w14:paraId="1742C92F" w14:textId="77777777" w:rsidR="004478AA" w:rsidRPr="0032062C" w:rsidRDefault="004478AA" w:rsidP="004478AA">
      <w:r w:rsidRPr="0032062C">
        <w:t xml:space="preserve">  </w:t>
      </w:r>
      <w:proofErr w:type="spellStart"/>
      <w:r w:rsidRPr="0032062C">
        <w:t>GPIOx</w:t>
      </w:r>
      <w:proofErr w:type="spellEnd"/>
      <w:r w:rsidRPr="0032062C">
        <w:t xml:space="preserve">-&gt;ODR = </w:t>
      </w:r>
      <w:proofErr w:type="spellStart"/>
      <w:r w:rsidRPr="0032062C">
        <w:t>PortVal</w:t>
      </w:r>
      <w:proofErr w:type="spellEnd"/>
      <w:r w:rsidRPr="0032062C">
        <w:t>;</w:t>
      </w:r>
    </w:p>
    <w:p w14:paraId="782CCE56" w14:textId="77777777" w:rsidR="004478AA" w:rsidRPr="0032062C" w:rsidRDefault="004478AA" w:rsidP="004478AA">
      <w:r w:rsidRPr="0032062C">
        <w:t>}</w:t>
      </w:r>
    </w:p>
    <w:p w14:paraId="69F4B745" w14:textId="77777777" w:rsidR="004478AA" w:rsidRPr="0032062C" w:rsidRDefault="004478AA" w:rsidP="004478AA">
      <w:r w:rsidRPr="0032062C">
        <w:t xml:space="preserve">也就是说，它直接写 </w:t>
      </w:r>
      <w:r w:rsidRPr="0032062C">
        <w:rPr>
          <w:b/>
          <w:bCs/>
          <w:color w:val="EE0000"/>
        </w:rPr>
        <w:t>输出数据寄存器 ODR</w:t>
      </w:r>
      <w:r w:rsidRPr="0032062C">
        <w:t>。</w:t>
      </w:r>
    </w:p>
    <w:p w14:paraId="6C27BFFC" w14:textId="77777777" w:rsidR="004478AA" w:rsidRPr="0032062C" w:rsidRDefault="00000000" w:rsidP="004478AA">
      <w:r>
        <w:pict w14:anchorId="36C0DC60">
          <v:rect id="_x0000_i1146" style="width:0;height:1.5pt" o:hralign="center" o:hrstd="t" o:hr="t" fillcolor="#a0a0a0" stroked="f"/>
        </w:pict>
      </w:r>
    </w:p>
    <w:p w14:paraId="4BFD124B" w14:textId="77777777" w:rsidR="004478AA" w:rsidRPr="0032062C" w:rsidRDefault="004478AA" w:rsidP="004478AA">
      <w:pPr>
        <w:pStyle w:val="3"/>
      </w:pPr>
      <w:r w:rsidRPr="0032062C">
        <w:t>5. 特点</w:t>
      </w:r>
    </w:p>
    <w:p w14:paraId="46B3A8E1" w14:textId="77777777" w:rsidR="004478AA" w:rsidRPr="0032062C" w:rsidRDefault="004478AA">
      <w:pPr>
        <w:numPr>
          <w:ilvl w:val="0"/>
          <w:numId w:val="109"/>
        </w:numPr>
      </w:pPr>
      <w:r w:rsidRPr="0032062C">
        <w:rPr>
          <w:b/>
          <w:bCs/>
        </w:rPr>
        <w:t>一次性写整个端口</w:t>
      </w:r>
      <w:r w:rsidRPr="0032062C">
        <w:t xml:space="preserve">：与 </w:t>
      </w:r>
      <w:proofErr w:type="spellStart"/>
      <w:r w:rsidRPr="0032062C">
        <w:t>GPIO_WriteBit</w:t>
      </w:r>
      <w:proofErr w:type="spellEnd"/>
      <w:r w:rsidRPr="0032062C">
        <w:t>（只改一个引脚）不同，</w:t>
      </w:r>
      <w:proofErr w:type="spellStart"/>
      <w:r w:rsidRPr="0032062C">
        <w:t>GPIO_Write</w:t>
      </w:r>
      <w:proofErr w:type="spellEnd"/>
      <w:r w:rsidRPr="0032062C">
        <w:t xml:space="preserve"> 会覆盖掉整个 ODR 寄存器。</w:t>
      </w:r>
    </w:p>
    <w:p w14:paraId="75628D36" w14:textId="77777777" w:rsidR="004478AA" w:rsidRPr="0032062C" w:rsidRDefault="004478AA">
      <w:pPr>
        <w:numPr>
          <w:ilvl w:val="0"/>
          <w:numId w:val="109"/>
        </w:numPr>
      </w:pPr>
      <w:r w:rsidRPr="0032062C">
        <w:rPr>
          <w:b/>
          <w:bCs/>
        </w:rPr>
        <w:t>效率高</w:t>
      </w:r>
      <w:r w:rsidRPr="0032062C">
        <w:t>：只写一次寄存器，就能</w:t>
      </w:r>
      <w:proofErr w:type="gramStart"/>
      <w:r w:rsidRPr="0032062C">
        <w:t xml:space="preserve">控制 16 </w:t>
      </w:r>
      <w:proofErr w:type="gramEnd"/>
      <w:r w:rsidRPr="0032062C">
        <w:t>个引脚的电平。</w:t>
      </w:r>
    </w:p>
    <w:p w14:paraId="60D049C6" w14:textId="77777777" w:rsidR="004478AA" w:rsidRPr="0032062C" w:rsidRDefault="004478AA">
      <w:pPr>
        <w:numPr>
          <w:ilvl w:val="0"/>
          <w:numId w:val="109"/>
        </w:numPr>
      </w:pPr>
      <w:r w:rsidRPr="0032062C">
        <w:rPr>
          <w:b/>
          <w:bCs/>
        </w:rPr>
        <w:t>风险</w:t>
      </w:r>
      <w:r w:rsidRPr="0032062C">
        <w:t>：你必须小心！因为它会把端口所有位一起写掉。如果你只想改某一位，很可能不小心清除了其他引脚的状态。</w:t>
      </w:r>
    </w:p>
    <w:p w14:paraId="31AB2632" w14:textId="77777777" w:rsidR="004478AA" w:rsidRPr="0032062C" w:rsidRDefault="00000000" w:rsidP="004478AA">
      <w:r>
        <w:pict w14:anchorId="1FD3208D">
          <v:rect id="_x0000_i1147" style="width:0;height:1.5pt" o:hralign="center" o:hrstd="t" o:hr="t" fillcolor="#a0a0a0" stroked="f"/>
        </w:pict>
      </w:r>
    </w:p>
    <w:p w14:paraId="0DE509E9" w14:textId="77777777" w:rsidR="004478AA" w:rsidRPr="0032062C" w:rsidRDefault="004478AA" w:rsidP="004478AA">
      <w:pPr>
        <w:pStyle w:val="3"/>
      </w:pPr>
      <w:r w:rsidRPr="0032062C">
        <w:t>6. 举个例子</w:t>
      </w:r>
    </w:p>
    <w:p w14:paraId="26B9D689" w14:textId="77777777" w:rsidR="004478AA" w:rsidRPr="0032062C" w:rsidRDefault="004478AA" w:rsidP="004478AA">
      <w:r w:rsidRPr="0032062C">
        <w:t xml:space="preserve">比如你要做 </w:t>
      </w:r>
      <w:r w:rsidRPr="0032062C">
        <w:rPr>
          <w:b/>
          <w:bCs/>
        </w:rPr>
        <w:t>数码管段选</w:t>
      </w:r>
      <w:r w:rsidRPr="0032062C">
        <w:t>（同时控制多个引脚）：</w:t>
      </w:r>
    </w:p>
    <w:p w14:paraId="426803A9" w14:textId="77777777" w:rsidR="004478AA" w:rsidRPr="0032062C" w:rsidRDefault="004478AA" w:rsidP="004478AA">
      <w:proofErr w:type="spellStart"/>
      <w:r w:rsidRPr="0032062C">
        <w:t>GPIO_Write</w:t>
      </w:r>
      <w:proofErr w:type="spellEnd"/>
      <w:r w:rsidRPr="0032062C">
        <w:t>(GPIOB, 0x3F)</w:t>
      </w:r>
      <w:proofErr w:type="gramStart"/>
      <w:r w:rsidRPr="0032062C">
        <w:t>; // 点</w:t>
      </w:r>
      <w:proofErr w:type="gramEnd"/>
      <w:r w:rsidRPr="0032062C">
        <w:t>亮数码管显示“0”（</w:t>
      </w:r>
      <w:proofErr w:type="gramStart"/>
      <w:r w:rsidRPr="0032062C">
        <w:t>假设 PB0</w:t>
      </w:r>
      <w:proofErr w:type="gramEnd"/>
      <w:r w:rsidRPr="0032062C">
        <w:t>~PB6 控制段）</w:t>
      </w:r>
    </w:p>
    <w:p w14:paraId="2B614595" w14:textId="77777777" w:rsidR="004478AA" w:rsidRPr="0032062C" w:rsidRDefault="004478AA" w:rsidP="004478AA">
      <w:r w:rsidRPr="0032062C">
        <w:t xml:space="preserve">这样比 </w:t>
      </w:r>
      <w:proofErr w:type="spellStart"/>
      <w:r w:rsidRPr="0032062C">
        <w:t>GPIO_WriteBit</w:t>
      </w:r>
      <w:proofErr w:type="spellEnd"/>
      <w:r w:rsidRPr="0032062C">
        <w:t xml:space="preserve"> 一次次设置要快。</w:t>
      </w:r>
    </w:p>
    <w:p w14:paraId="4DB74124" w14:textId="77777777" w:rsidR="004478AA" w:rsidRPr="0032062C" w:rsidRDefault="00000000" w:rsidP="004478AA">
      <w:r>
        <w:pict w14:anchorId="01947441">
          <v:rect id="_x0000_i1148" style="width:0;height:1.5pt" o:hralign="center" o:hrstd="t" o:hr="t" fillcolor="#a0a0a0" stroked="f"/>
        </w:pict>
      </w:r>
    </w:p>
    <w:p w14:paraId="0A4ADE05" w14:textId="77777777" w:rsidR="004478AA" w:rsidRPr="0032062C" w:rsidRDefault="004478AA" w:rsidP="004478AA">
      <w:pPr>
        <w:pStyle w:val="3"/>
      </w:pPr>
      <w:r w:rsidRPr="0032062C">
        <w:t xml:space="preserve">7. 和 </w:t>
      </w:r>
      <w:proofErr w:type="spellStart"/>
      <w:r w:rsidRPr="0032062C">
        <w:t>GPIO_WriteBit</w:t>
      </w:r>
      <w:proofErr w:type="spellEnd"/>
      <w:r w:rsidRPr="0032062C">
        <w:t xml:space="preserve"> 的区别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544"/>
        <w:gridCol w:w="1156"/>
        <w:gridCol w:w="1541"/>
        <w:gridCol w:w="2657"/>
      </w:tblGrid>
      <w:tr w:rsidR="004478AA" w:rsidRPr="0032062C" w14:paraId="7E79C6B8" w14:textId="77777777" w:rsidTr="004B7671">
        <w:trPr>
          <w:tblHeader/>
          <w:tblCellSpacing w:w="15" w:type="dxa"/>
        </w:trPr>
        <w:tc>
          <w:tcPr>
            <w:tcW w:w="0" w:type="auto"/>
            <w:vAlign w:val="center"/>
            <w:hideMark/>
          </w:tcPr>
          <w:p w14:paraId="7534146B" w14:textId="77777777" w:rsidR="004478AA" w:rsidRPr="0032062C" w:rsidRDefault="004478AA" w:rsidP="004B7671">
            <w:pPr>
              <w:rPr>
                <w:b/>
                <w:bCs/>
              </w:rPr>
            </w:pPr>
            <w:r w:rsidRPr="0032062C">
              <w:rPr>
                <w:b/>
                <w:bCs/>
              </w:rPr>
              <w:t>函数</w:t>
            </w:r>
          </w:p>
        </w:tc>
        <w:tc>
          <w:tcPr>
            <w:tcW w:w="0" w:type="auto"/>
            <w:vAlign w:val="center"/>
            <w:hideMark/>
          </w:tcPr>
          <w:p w14:paraId="6A004C52" w14:textId="77777777" w:rsidR="004478AA" w:rsidRPr="0032062C" w:rsidRDefault="004478AA" w:rsidP="004B7671">
            <w:pPr>
              <w:rPr>
                <w:b/>
                <w:bCs/>
              </w:rPr>
            </w:pPr>
            <w:r w:rsidRPr="0032062C">
              <w:rPr>
                <w:b/>
                <w:bCs/>
              </w:rPr>
              <w:t>操作范围</w:t>
            </w:r>
          </w:p>
        </w:tc>
        <w:tc>
          <w:tcPr>
            <w:tcW w:w="0" w:type="auto"/>
            <w:vAlign w:val="center"/>
            <w:hideMark/>
          </w:tcPr>
          <w:p w14:paraId="287CE4F2" w14:textId="77777777" w:rsidR="004478AA" w:rsidRPr="0032062C" w:rsidRDefault="004478AA" w:rsidP="004B7671">
            <w:pPr>
              <w:rPr>
                <w:b/>
                <w:bCs/>
              </w:rPr>
            </w:pPr>
            <w:r w:rsidRPr="0032062C">
              <w:rPr>
                <w:b/>
                <w:bCs/>
              </w:rPr>
              <w:t>底层寄存器</w:t>
            </w:r>
          </w:p>
        </w:tc>
        <w:tc>
          <w:tcPr>
            <w:tcW w:w="0" w:type="auto"/>
            <w:vAlign w:val="center"/>
            <w:hideMark/>
          </w:tcPr>
          <w:p w14:paraId="5A67D4C1" w14:textId="77777777" w:rsidR="004478AA" w:rsidRPr="0032062C" w:rsidRDefault="004478AA" w:rsidP="004B7671">
            <w:pPr>
              <w:rPr>
                <w:b/>
                <w:bCs/>
              </w:rPr>
            </w:pPr>
            <w:r w:rsidRPr="0032062C">
              <w:rPr>
                <w:b/>
                <w:bCs/>
              </w:rPr>
              <w:t>是否原子操作</w:t>
            </w:r>
          </w:p>
        </w:tc>
        <w:tc>
          <w:tcPr>
            <w:tcW w:w="0" w:type="auto"/>
            <w:vAlign w:val="center"/>
            <w:hideMark/>
          </w:tcPr>
          <w:p w14:paraId="5C59DCD5" w14:textId="77777777" w:rsidR="004478AA" w:rsidRPr="0032062C" w:rsidRDefault="004478AA" w:rsidP="004B7671">
            <w:pPr>
              <w:rPr>
                <w:b/>
                <w:bCs/>
              </w:rPr>
            </w:pPr>
            <w:r w:rsidRPr="0032062C">
              <w:rPr>
                <w:b/>
                <w:bCs/>
              </w:rPr>
              <w:t>用途</w:t>
            </w:r>
          </w:p>
        </w:tc>
      </w:tr>
      <w:tr w:rsidR="004478AA" w:rsidRPr="0032062C" w14:paraId="1AAF1A6A" w14:textId="77777777" w:rsidTr="004B7671">
        <w:trPr>
          <w:tblCellSpacing w:w="15" w:type="dxa"/>
        </w:trPr>
        <w:tc>
          <w:tcPr>
            <w:tcW w:w="0" w:type="auto"/>
            <w:vAlign w:val="center"/>
            <w:hideMark/>
          </w:tcPr>
          <w:p w14:paraId="20C97DE7" w14:textId="77777777" w:rsidR="004478AA" w:rsidRPr="0032062C" w:rsidRDefault="004478AA" w:rsidP="004B7671">
            <w:proofErr w:type="spellStart"/>
            <w:r w:rsidRPr="0032062C">
              <w:t>GPIO_WriteBit</w:t>
            </w:r>
            <w:proofErr w:type="spellEnd"/>
          </w:p>
        </w:tc>
        <w:tc>
          <w:tcPr>
            <w:tcW w:w="0" w:type="auto"/>
            <w:vAlign w:val="center"/>
            <w:hideMark/>
          </w:tcPr>
          <w:p w14:paraId="6CEFC089" w14:textId="77777777" w:rsidR="004478AA" w:rsidRPr="0032062C" w:rsidRDefault="004478AA" w:rsidP="004B7671">
            <w:r w:rsidRPr="0032062C">
              <w:t>单个引脚</w:t>
            </w:r>
          </w:p>
        </w:tc>
        <w:tc>
          <w:tcPr>
            <w:tcW w:w="0" w:type="auto"/>
            <w:vAlign w:val="center"/>
            <w:hideMark/>
          </w:tcPr>
          <w:p w14:paraId="44BA3BC2" w14:textId="77777777" w:rsidR="004478AA" w:rsidRPr="0032062C" w:rsidRDefault="004478AA" w:rsidP="004B7671">
            <w:r w:rsidRPr="0032062C">
              <w:t>BSRR/BRR</w:t>
            </w:r>
          </w:p>
        </w:tc>
        <w:tc>
          <w:tcPr>
            <w:tcW w:w="0" w:type="auto"/>
            <w:vAlign w:val="center"/>
            <w:hideMark/>
          </w:tcPr>
          <w:p w14:paraId="37936236" w14:textId="77777777" w:rsidR="004478AA" w:rsidRPr="0032062C" w:rsidRDefault="004478AA" w:rsidP="004B7671">
            <w:r w:rsidRPr="0032062C">
              <w:rPr>
                <w:rFonts w:ascii="Segoe UI Emoji" w:hAnsi="Segoe UI Emoji" w:cs="Segoe UI Emoji"/>
              </w:rPr>
              <w:t>✅</w:t>
            </w:r>
            <w:r w:rsidRPr="0032062C">
              <w:t xml:space="preserve"> 原子操作</w:t>
            </w:r>
          </w:p>
        </w:tc>
        <w:tc>
          <w:tcPr>
            <w:tcW w:w="0" w:type="auto"/>
            <w:vAlign w:val="center"/>
            <w:hideMark/>
          </w:tcPr>
          <w:p w14:paraId="2C2B7834" w14:textId="77777777" w:rsidR="004478AA" w:rsidRPr="0032062C" w:rsidRDefault="004478AA" w:rsidP="004B7671">
            <w:r w:rsidRPr="0032062C">
              <w:t>点亮或熄灭某个 LED</w:t>
            </w:r>
          </w:p>
        </w:tc>
      </w:tr>
      <w:tr w:rsidR="004478AA" w:rsidRPr="0032062C" w14:paraId="064F1FC5" w14:textId="77777777" w:rsidTr="004B7671">
        <w:trPr>
          <w:tblCellSpacing w:w="15" w:type="dxa"/>
        </w:trPr>
        <w:tc>
          <w:tcPr>
            <w:tcW w:w="0" w:type="auto"/>
            <w:vAlign w:val="center"/>
            <w:hideMark/>
          </w:tcPr>
          <w:p w14:paraId="4A951ED6" w14:textId="77777777" w:rsidR="004478AA" w:rsidRPr="0032062C" w:rsidRDefault="004478AA" w:rsidP="004B7671">
            <w:proofErr w:type="spellStart"/>
            <w:r w:rsidRPr="0032062C">
              <w:t>GPIO_Write</w:t>
            </w:r>
            <w:proofErr w:type="spellEnd"/>
          </w:p>
        </w:tc>
        <w:tc>
          <w:tcPr>
            <w:tcW w:w="0" w:type="auto"/>
            <w:vAlign w:val="center"/>
            <w:hideMark/>
          </w:tcPr>
          <w:p w14:paraId="55CCD8C6" w14:textId="77777777" w:rsidR="004478AA" w:rsidRPr="0032062C" w:rsidRDefault="004478AA" w:rsidP="004B7671">
            <w:r w:rsidRPr="0032062C">
              <w:t>整个端口(16</w:t>
            </w:r>
            <w:r w:rsidRPr="0032062C">
              <w:lastRenderedPageBreak/>
              <w:t>位)</w:t>
            </w:r>
          </w:p>
        </w:tc>
        <w:tc>
          <w:tcPr>
            <w:tcW w:w="0" w:type="auto"/>
            <w:vAlign w:val="center"/>
            <w:hideMark/>
          </w:tcPr>
          <w:p w14:paraId="2EA50663" w14:textId="77777777" w:rsidR="004478AA" w:rsidRPr="0032062C" w:rsidRDefault="004478AA" w:rsidP="004B7671">
            <w:r w:rsidRPr="0032062C">
              <w:lastRenderedPageBreak/>
              <w:t>ODR</w:t>
            </w:r>
          </w:p>
        </w:tc>
        <w:tc>
          <w:tcPr>
            <w:tcW w:w="0" w:type="auto"/>
            <w:vAlign w:val="center"/>
            <w:hideMark/>
          </w:tcPr>
          <w:p w14:paraId="0BF2D15F" w14:textId="77777777" w:rsidR="004478AA" w:rsidRPr="0032062C" w:rsidRDefault="004478AA" w:rsidP="004B7671">
            <w:r w:rsidRPr="0032062C">
              <w:rPr>
                <w:rFonts w:ascii="Segoe UI Emoji" w:hAnsi="Segoe UI Emoji" w:cs="Segoe UI Emoji"/>
              </w:rPr>
              <w:t>❌</w:t>
            </w:r>
            <w:r w:rsidRPr="0032062C">
              <w:t xml:space="preserve"> 覆盖全端</w:t>
            </w:r>
            <w:r w:rsidRPr="0032062C">
              <w:lastRenderedPageBreak/>
              <w:t>口</w:t>
            </w:r>
          </w:p>
        </w:tc>
        <w:tc>
          <w:tcPr>
            <w:tcW w:w="0" w:type="auto"/>
            <w:vAlign w:val="center"/>
            <w:hideMark/>
          </w:tcPr>
          <w:p w14:paraId="7D56CEF9" w14:textId="77777777" w:rsidR="004478AA" w:rsidRPr="0032062C" w:rsidRDefault="004478AA" w:rsidP="004B7671">
            <w:r w:rsidRPr="0032062C">
              <w:lastRenderedPageBreak/>
              <w:t>批量输出，比如驱动数码</w:t>
            </w:r>
            <w:r w:rsidRPr="0032062C">
              <w:lastRenderedPageBreak/>
              <w:t>管</w:t>
            </w:r>
          </w:p>
        </w:tc>
      </w:tr>
    </w:tbl>
    <w:p w14:paraId="24827F0B" w14:textId="77777777" w:rsidR="004478AA" w:rsidRPr="0032062C" w:rsidRDefault="00000000" w:rsidP="004478AA">
      <w:r>
        <w:pict w14:anchorId="373C897A">
          <v:rect id="_x0000_i1149" style="width:0;height:1.5pt" o:hralign="center" o:hrstd="t" o:hr="t" fillcolor="#a0a0a0" stroked="f"/>
        </w:pict>
      </w:r>
    </w:p>
    <w:p w14:paraId="3D507E7F" w14:textId="77777777" w:rsidR="004478AA" w:rsidRPr="0032062C" w:rsidRDefault="004478AA" w:rsidP="004478AA">
      <w:pPr>
        <w:pStyle w:val="3"/>
      </w:pPr>
      <w:r w:rsidRPr="0032062C">
        <w:rPr>
          <w:rFonts w:ascii="Segoe UI Emoji" w:hAnsi="Segoe UI Emoji" w:cs="Segoe UI Emoji"/>
        </w:rPr>
        <w:t>✅</w:t>
      </w:r>
      <w:r w:rsidRPr="0032062C">
        <w:t xml:space="preserve"> </w:t>
      </w:r>
      <w:r w:rsidRPr="0032062C">
        <w:rPr>
          <w:b/>
          <w:bCs/>
        </w:rPr>
        <w:t>总结</w:t>
      </w:r>
    </w:p>
    <w:p w14:paraId="54119C23" w14:textId="77777777" w:rsidR="004478AA" w:rsidRPr="0032062C" w:rsidRDefault="004478AA">
      <w:pPr>
        <w:numPr>
          <w:ilvl w:val="0"/>
          <w:numId w:val="110"/>
        </w:numPr>
      </w:pPr>
      <w:proofErr w:type="spellStart"/>
      <w:r w:rsidRPr="0032062C">
        <w:t>GPIO_Write</w:t>
      </w:r>
      <w:proofErr w:type="spellEnd"/>
      <w:r w:rsidRPr="0032062C">
        <w:t>：一次性写整个端口（16位），速度快但容易覆盖其他引脚。</w:t>
      </w:r>
    </w:p>
    <w:p w14:paraId="429FC7ED" w14:textId="77777777" w:rsidR="004478AA" w:rsidRPr="007D27E2" w:rsidRDefault="004478AA">
      <w:pPr>
        <w:numPr>
          <w:ilvl w:val="0"/>
          <w:numId w:val="110"/>
        </w:numPr>
      </w:pPr>
      <w:proofErr w:type="spellStart"/>
      <w:r w:rsidRPr="0032062C">
        <w:t>GPIO_WriteBit</w:t>
      </w:r>
      <w:proofErr w:type="spellEnd"/>
      <w:r w:rsidRPr="0032062C">
        <w:t>：单独设置某个引脚，安全、原子操作。</w:t>
      </w:r>
    </w:p>
    <w:p w14:paraId="06C5A771" w14:textId="77777777" w:rsidR="004478AA" w:rsidRDefault="004478AA" w:rsidP="004478AA">
      <w:pPr>
        <w:pStyle w:val="2"/>
      </w:pPr>
      <w:proofErr w:type="spellStart"/>
      <w:r w:rsidRPr="00DE374F">
        <w:t>GPIO_WriteBit</w:t>
      </w:r>
      <w:proofErr w:type="spellEnd"/>
      <w:r>
        <w:rPr>
          <w:rFonts w:hint="eastAsia"/>
        </w:rPr>
        <w:t>()</w:t>
      </w:r>
      <w:r>
        <w:br/>
      </w:r>
      <w:r>
        <w:rPr>
          <w:rFonts w:hint="eastAsia"/>
        </w:rPr>
        <w:t>单独设置GPIO的某个引脚的状态</w:t>
      </w:r>
    </w:p>
    <w:p w14:paraId="67B55372" w14:textId="77777777" w:rsidR="004478AA" w:rsidRPr="00FC02E3" w:rsidRDefault="004478AA" w:rsidP="004478AA">
      <w:r w:rsidRPr="00FC02E3">
        <w:t xml:space="preserve">好 </w:t>
      </w:r>
      <w:r w:rsidRPr="00FC02E3">
        <w:rPr>
          <w:rFonts w:ascii="Segoe UI Emoji" w:hAnsi="Segoe UI Emoji" w:cs="Segoe UI Emoji"/>
        </w:rPr>
        <w:t>👌</w:t>
      </w:r>
      <w:r w:rsidRPr="00FC02E3">
        <w:t xml:space="preserve">，那我帮你把 </w:t>
      </w:r>
      <w:proofErr w:type="spellStart"/>
      <w:r w:rsidRPr="00FC02E3">
        <w:rPr>
          <w:b/>
          <w:bCs/>
        </w:rPr>
        <w:t>GPIO_WriteBit</w:t>
      </w:r>
      <w:proofErr w:type="spellEnd"/>
      <w:r w:rsidRPr="00FC02E3">
        <w:t xml:space="preserve"> 标准外设库函数详细拆解一下：</w:t>
      </w:r>
    </w:p>
    <w:p w14:paraId="324F1B80" w14:textId="77777777" w:rsidR="004478AA" w:rsidRPr="00FC02E3" w:rsidRDefault="00000000" w:rsidP="004478AA">
      <w:r>
        <w:pict w14:anchorId="2872D913">
          <v:rect id="_x0000_i1150" style="width:0;height:1.5pt" o:hralign="center" o:hrstd="t" o:hr="t" fillcolor="#a0a0a0" stroked="f"/>
        </w:pict>
      </w:r>
    </w:p>
    <w:p w14:paraId="1FDEC43C" w14:textId="77777777" w:rsidR="004478AA" w:rsidRPr="00FC02E3" w:rsidRDefault="004478AA" w:rsidP="004478AA">
      <w:pPr>
        <w:pStyle w:val="3"/>
      </w:pPr>
      <w:r w:rsidRPr="00FC02E3">
        <w:t>1. 函数原型</w:t>
      </w:r>
    </w:p>
    <w:p w14:paraId="401AF741" w14:textId="77777777" w:rsidR="004478AA" w:rsidRPr="00FC02E3" w:rsidRDefault="004478AA" w:rsidP="004478AA">
      <w:r w:rsidRPr="00FC02E3">
        <w:t xml:space="preserve">在 </w:t>
      </w:r>
      <w:r w:rsidRPr="00FC02E3">
        <w:rPr>
          <w:b/>
          <w:bCs/>
        </w:rPr>
        <w:t>stm32f10x_gpio.h</w:t>
      </w:r>
      <w:r w:rsidRPr="00FC02E3">
        <w:t xml:space="preserve"> 里你会看到：</w:t>
      </w:r>
    </w:p>
    <w:p w14:paraId="658C6110" w14:textId="77777777" w:rsidR="004478AA" w:rsidRPr="00FC02E3" w:rsidRDefault="004478AA" w:rsidP="004478AA">
      <w:r w:rsidRPr="00FC02E3">
        <w:t xml:space="preserve">void </w:t>
      </w:r>
      <w:proofErr w:type="spellStart"/>
      <w:r w:rsidRPr="00FC02E3">
        <w:t>GPIO_</w:t>
      </w:r>
      <w:proofErr w:type="gramStart"/>
      <w:r w:rsidRPr="00FC02E3">
        <w:t>WriteBit</w:t>
      </w:r>
      <w:proofErr w:type="spellEnd"/>
      <w:r w:rsidRPr="00FC02E3">
        <w:t>(</w:t>
      </w:r>
      <w:proofErr w:type="spellStart"/>
      <w:proofErr w:type="gramEnd"/>
      <w:r w:rsidRPr="00FC02E3">
        <w:t>GPIO_TypeDef</w:t>
      </w:r>
      <w:proofErr w:type="spellEnd"/>
      <w:r w:rsidRPr="00FC02E3">
        <w:t xml:space="preserve">* </w:t>
      </w:r>
      <w:proofErr w:type="spellStart"/>
      <w:r w:rsidRPr="00FC02E3">
        <w:t>GPIOx</w:t>
      </w:r>
      <w:proofErr w:type="spellEnd"/>
      <w:r w:rsidRPr="00FC02E3">
        <w:t xml:space="preserve">, uint16_t </w:t>
      </w:r>
      <w:proofErr w:type="spellStart"/>
      <w:r w:rsidRPr="00FC02E3">
        <w:t>GPIO_Pin</w:t>
      </w:r>
      <w:proofErr w:type="spellEnd"/>
      <w:r w:rsidRPr="00FC02E3">
        <w:t xml:space="preserve">, </w:t>
      </w:r>
      <w:proofErr w:type="spellStart"/>
      <w:r w:rsidRPr="00FC02E3">
        <w:t>BitAction</w:t>
      </w:r>
      <w:proofErr w:type="spellEnd"/>
      <w:r w:rsidRPr="00FC02E3">
        <w:t xml:space="preserve"> </w:t>
      </w:r>
      <w:proofErr w:type="spellStart"/>
      <w:r w:rsidRPr="00FC02E3">
        <w:t>BitVal</w:t>
      </w:r>
      <w:proofErr w:type="spellEnd"/>
      <w:r w:rsidRPr="00FC02E3">
        <w:t>);</w:t>
      </w:r>
    </w:p>
    <w:p w14:paraId="55748498" w14:textId="77777777" w:rsidR="004478AA" w:rsidRPr="00FC02E3" w:rsidRDefault="004478AA" w:rsidP="004478AA">
      <w:pPr>
        <w:rPr>
          <w:b/>
          <w:bCs/>
        </w:rPr>
      </w:pPr>
      <w:r w:rsidRPr="00FC02E3">
        <w:rPr>
          <w:b/>
          <w:bCs/>
        </w:rPr>
        <w:t>参数解释：</w:t>
      </w:r>
    </w:p>
    <w:p w14:paraId="720F96A1" w14:textId="77777777" w:rsidR="004478AA" w:rsidRPr="00FC02E3" w:rsidRDefault="004478AA">
      <w:pPr>
        <w:numPr>
          <w:ilvl w:val="0"/>
          <w:numId w:val="105"/>
        </w:numPr>
      </w:pPr>
      <w:proofErr w:type="spellStart"/>
      <w:r w:rsidRPr="00FC02E3">
        <w:t>GPIOx</w:t>
      </w:r>
      <w:proofErr w:type="spellEnd"/>
      <w:r w:rsidRPr="00FC02E3">
        <w:br/>
        <w:t>指定要操作的 GPIO 端口，比如 GPIOA、GPIOB。</w:t>
      </w:r>
      <w:r w:rsidRPr="00FC02E3">
        <w:br/>
        <w:t>实际上是一个指针，指向 GPIO 寄存器结构体（</w:t>
      </w:r>
      <w:proofErr w:type="spellStart"/>
      <w:r w:rsidRPr="00FC02E3">
        <w:t>GPIO_TypeDef</w:t>
      </w:r>
      <w:proofErr w:type="spellEnd"/>
      <w:r w:rsidRPr="00FC02E3">
        <w:t>）。</w:t>
      </w:r>
    </w:p>
    <w:p w14:paraId="5B128F67" w14:textId="77777777" w:rsidR="004478AA" w:rsidRPr="00FC02E3" w:rsidRDefault="004478AA">
      <w:pPr>
        <w:numPr>
          <w:ilvl w:val="0"/>
          <w:numId w:val="105"/>
        </w:numPr>
      </w:pPr>
      <w:proofErr w:type="spellStart"/>
      <w:r w:rsidRPr="00FC02E3">
        <w:t>GPIO_Pin</w:t>
      </w:r>
      <w:proofErr w:type="spellEnd"/>
      <w:r w:rsidRPr="00FC02E3">
        <w:br/>
        <w:t>要操作的引脚，</w:t>
      </w:r>
      <w:proofErr w:type="gramStart"/>
      <w:r w:rsidRPr="00FC02E3">
        <w:t>比如 GPIO_Pin_0</w:t>
      </w:r>
      <w:proofErr w:type="gramEnd"/>
      <w:r w:rsidRPr="00FC02E3">
        <w:t>、GPIO_Pin_1，可以用位</w:t>
      </w:r>
      <w:proofErr w:type="gramStart"/>
      <w:r w:rsidRPr="00FC02E3">
        <w:t xml:space="preserve">或 | </w:t>
      </w:r>
      <w:proofErr w:type="gramEnd"/>
      <w:r w:rsidRPr="00FC02E3">
        <w:t>组合。</w:t>
      </w:r>
      <w:r w:rsidRPr="00FC02E3">
        <w:br/>
        <w:t>本质上是一个 uint16_t 位掩码。</w:t>
      </w:r>
    </w:p>
    <w:p w14:paraId="7214586D" w14:textId="77777777" w:rsidR="004478AA" w:rsidRPr="00FC02E3" w:rsidRDefault="004478AA">
      <w:pPr>
        <w:numPr>
          <w:ilvl w:val="0"/>
          <w:numId w:val="105"/>
        </w:numPr>
      </w:pPr>
      <w:proofErr w:type="spellStart"/>
      <w:r w:rsidRPr="00FC02E3">
        <w:t>BitVal</w:t>
      </w:r>
      <w:proofErr w:type="spellEnd"/>
      <w:r w:rsidRPr="00FC02E3">
        <w:br/>
        <w:t xml:space="preserve">要写的电平值，类型是 </w:t>
      </w:r>
      <w:proofErr w:type="spellStart"/>
      <w:r w:rsidRPr="00804887">
        <w:rPr>
          <w:b/>
          <w:bCs/>
          <w:color w:val="EE0000"/>
        </w:rPr>
        <w:t>BitAction</w:t>
      </w:r>
      <w:proofErr w:type="spellEnd"/>
      <w:r w:rsidRPr="00804887">
        <w:rPr>
          <w:b/>
          <w:bCs/>
          <w:color w:val="EE0000"/>
        </w:rPr>
        <w:t>（也是个枚举）</w:t>
      </w:r>
      <w:r w:rsidRPr="00FC02E3">
        <w:t>：</w:t>
      </w:r>
    </w:p>
    <w:p w14:paraId="11915106" w14:textId="77777777" w:rsidR="004478AA" w:rsidRPr="00FC02E3" w:rsidRDefault="004478AA">
      <w:pPr>
        <w:numPr>
          <w:ilvl w:val="0"/>
          <w:numId w:val="105"/>
        </w:numPr>
        <w:tabs>
          <w:tab w:val="clear" w:pos="720"/>
        </w:tabs>
      </w:pPr>
      <w:r w:rsidRPr="00FC02E3">
        <w:t xml:space="preserve">typedef </w:t>
      </w:r>
      <w:proofErr w:type="spellStart"/>
      <w:r w:rsidRPr="00FC02E3">
        <w:t>enum</w:t>
      </w:r>
      <w:proofErr w:type="spellEnd"/>
      <w:r w:rsidRPr="00FC02E3">
        <w:t xml:space="preserve"> </w:t>
      </w:r>
      <w:proofErr w:type="gramStart"/>
      <w:r w:rsidRPr="00FC02E3">
        <w:t xml:space="preserve">{ </w:t>
      </w:r>
      <w:proofErr w:type="spellStart"/>
      <w:r w:rsidRPr="00FC02E3">
        <w:t>Bit</w:t>
      </w:r>
      <w:proofErr w:type="gramEnd"/>
      <w:r w:rsidRPr="00FC02E3">
        <w:t>_RESET</w:t>
      </w:r>
      <w:proofErr w:type="spellEnd"/>
      <w:r w:rsidRPr="00FC02E3">
        <w:t xml:space="preserve"> = 0, </w:t>
      </w:r>
      <w:proofErr w:type="spellStart"/>
      <w:r w:rsidRPr="00FC02E3">
        <w:t>Bit_</w:t>
      </w:r>
      <w:proofErr w:type="gramStart"/>
      <w:r w:rsidRPr="00FC02E3">
        <w:t>SET</w:t>
      </w:r>
      <w:proofErr w:type="spellEnd"/>
      <w:r w:rsidRPr="00FC02E3">
        <w:t xml:space="preserve"> }</w:t>
      </w:r>
      <w:proofErr w:type="gramEnd"/>
      <w:r w:rsidRPr="00FC02E3">
        <w:t xml:space="preserve"> </w:t>
      </w:r>
      <w:proofErr w:type="spellStart"/>
      <w:r w:rsidRPr="00FC02E3">
        <w:t>BitAction</w:t>
      </w:r>
      <w:proofErr w:type="spellEnd"/>
      <w:r w:rsidRPr="00FC02E3">
        <w:t>;</w:t>
      </w:r>
    </w:p>
    <w:p w14:paraId="0EDE1DBD" w14:textId="77777777" w:rsidR="004478AA" w:rsidRPr="00FC02E3" w:rsidRDefault="004478AA">
      <w:pPr>
        <w:numPr>
          <w:ilvl w:val="1"/>
          <w:numId w:val="105"/>
        </w:numPr>
      </w:pPr>
      <w:proofErr w:type="spellStart"/>
      <w:r w:rsidRPr="00FC02E3">
        <w:t>Bit_RESET</w:t>
      </w:r>
      <w:proofErr w:type="spellEnd"/>
      <w:r w:rsidRPr="00FC02E3">
        <w:t xml:space="preserve"> </w:t>
      </w:r>
      <w:proofErr w:type="gramStart"/>
      <w:r w:rsidRPr="00FC02E3">
        <w:t>→ 输出</w:t>
      </w:r>
      <w:proofErr w:type="gramEnd"/>
      <w:r w:rsidRPr="00FC02E3">
        <w:t xml:space="preserve">低电平 </w:t>
      </w:r>
      <w:proofErr w:type="gramStart"/>
      <w:r w:rsidRPr="00FC02E3">
        <w:t>(0)</w:t>
      </w:r>
      <w:proofErr w:type="gramEnd"/>
    </w:p>
    <w:p w14:paraId="7A2784DE" w14:textId="77777777" w:rsidR="004478AA" w:rsidRPr="00FC02E3" w:rsidRDefault="004478AA">
      <w:pPr>
        <w:numPr>
          <w:ilvl w:val="1"/>
          <w:numId w:val="105"/>
        </w:numPr>
      </w:pPr>
      <w:proofErr w:type="spellStart"/>
      <w:r w:rsidRPr="00FC02E3">
        <w:t>Bit_SET</w:t>
      </w:r>
      <w:proofErr w:type="spellEnd"/>
      <w:r w:rsidRPr="00FC02E3">
        <w:t xml:space="preserve"> → 输出高电平 (1)</w:t>
      </w:r>
    </w:p>
    <w:p w14:paraId="5921351A" w14:textId="77777777" w:rsidR="004478AA" w:rsidRPr="00FC02E3" w:rsidRDefault="00000000" w:rsidP="004478AA">
      <w:r>
        <w:pict w14:anchorId="58FE8558">
          <v:rect id="_x0000_i1151" style="width:0;height:1.5pt" o:hralign="center" o:hrstd="t" o:hr="t" fillcolor="#a0a0a0" stroked="f"/>
        </w:pict>
      </w:r>
    </w:p>
    <w:p w14:paraId="69FF1B68" w14:textId="77777777" w:rsidR="004478AA" w:rsidRPr="00FC02E3" w:rsidRDefault="004478AA" w:rsidP="004478AA">
      <w:pPr>
        <w:pStyle w:val="3"/>
      </w:pPr>
      <w:r w:rsidRPr="00FC02E3">
        <w:lastRenderedPageBreak/>
        <w:t>2. 使用方法</w:t>
      </w:r>
    </w:p>
    <w:p w14:paraId="7ACB535F" w14:textId="77777777" w:rsidR="004478AA" w:rsidRPr="00FC02E3" w:rsidRDefault="004478AA" w:rsidP="004478AA">
      <w:proofErr w:type="spellStart"/>
      <w:r w:rsidRPr="00FC02E3">
        <w:t>GPIO_WriteBit</w:t>
      </w:r>
      <w:proofErr w:type="spellEnd"/>
      <w:r w:rsidRPr="00FC02E3">
        <w:t xml:space="preserve">(GPIOA, GPIO_Pin_0, </w:t>
      </w:r>
      <w:proofErr w:type="spellStart"/>
      <w:r w:rsidRPr="00FC02E3">
        <w:t>Bit_SET</w:t>
      </w:r>
      <w:proofErr w:type="spellEnd"/>
      <w:r w:rsidRPr="00FC02E3">
        <w:t>);   // PA0 输出高电平</w:t>
      </w:r>
    </w:p>
    <w:p w14:paraId="654A679C" w14:textId="77777777" w:rsidR="004478AA" w:rsidRPr="00FC02E3" w:rsidRDefault="004478AA" w:rsidP="004478AA">
      <w:proofErr w:type="spellStart"/>
      <w:r w:rsidRPr="00FC02E3">
        <w:t>GPIO_WriteBit</w:t>
      </w:r>
      <w:proofErr w:type="spellEnd"/>
      <w:r w:rsidRPr="00FC02E3">
        <w:t>(GPIOA</w:t>
      </w:r>
      <w:proofErr w:type="gramStart"/>
      <w:r w:rsidRPr="00FC02E3">
        <w:t>, GPIO_Pin_0</w:t>
      </w:r>
      <w:proofErr w:type="gramEnd"/>
      <w:r w:rsidRPr="00FC02E3">
        <w:t xml:space="preserve">, </w:t>
      </w:r>
      <w:proofErr w:type="spellStart"/>
      <w:r w:rsidRPr="00FC02E3">
        <w:t>Bit_RESET</w:t>
      </w:r>
      <w:proofErr w:type="spellEnd"/>
      <w:r w:rsidRPr="00FC02E3">
        <w:t>)</w:t>
      </w:r>
      <w:proofErr w:type="gramStart"/>
      <w:r w:rsidRPr="00FC02E3">
        <w:t>; /</w:t>
      </w:r>
      <w:proofErr w:type="gramEnd"/>
      <w:r w:rsidRPr="00FC02E3">
        <w:t>/ PA0 输出低电平</w:t>
      </w:r>
    </w:p>
    <w:p w14:paraId="7275AE80" w14:textId="77777777" w:rsidR="004478AA" w:rsidRPr="00FC02E3" w:rsidRDefault="004478AA" w:rsidP="004478AA">
      <w:r w:rsidRPr="00FC02E3">
        <w:t>等效于手动操作寄存器：</w:t>
      </w:r>
    </w:p>
    <w:p w14:paraId="27B454BF" w14:textId="77777777" w:rsidR="004478AA" w:rsidRPr="00FC02E3" w:rsidRDefault="004478AA" w:rsidP="004478AA">
      <w:r w:rsidRPr="00FC02E3">
        <w:t>GPIOA-&gt;BSRR = GPIO_Pin_0;  // 置位</w:t>
      </w:r>
    </w:p>
    <w:p w14:paraId="4C23DAC2" w14:textId="77777777" w:rsidR="004478AA" w:rsidRPr="00FC02E3" w:rsidRDefault="004478AA" w:rsidP="004478AA">
      <w:r w:rsidRPr="00FC02E3">
        <w:t>GPIOA-&gt;BRR  = GPIO_Pin_0;  // 复位</w:t>
      </w:r>
    </w:p>
    <w:p w14:paraId="168C273C" w14:textId="77777777" w:rsidR="004478AA" w:rsidRPr="00FC02E3" w:rsidRDefault="00000000" w:rsidP="004478AA">
      <w:r>
        <w:pict w14:anchorId="374E59D6">
          <v:rect id="_x0000_i1152" style="width:0;height:1.5pt" o:hralign="center" o:hrstd="t" o:hr="t" fillcolor="#a0a0a0" stroked="f"/>
        </w:pict>
      </w:r>
    </w:p>
    <w:p w14:paraId="19C9EBB6" w14:textId="77777777" w:rsidR="004478AA" w:rsidRPr="00FC02E3" w:rsidRDefault="004478AA" w:rsidP="004478AA">
      <w:pPr>
        <w:pStyle w:val="3"/>
      </w:pPr>
      <w:r w:rsidRPr="00FC02E3">
        <w:t>3. 底层实现（源码）</w:t>
      </w:r>
    </w:p>
    <w:p w14:paraId="72646075" w14:textId="77777777" w:rsidR="004478AA" w:rsidRPr="00FC02E3" w:rsidRDefault="004478AA" w:rsidP="004478AA">
      <w:r w:rsidRPr="00FC02E3">
        <w:t xml:space="preserve">在 </w:t>
      </w:r>
      <w:r w:rsidRPr="00FC02E3">
        <w:rPr>
          <w:b/>
          <w:bCs/>
        </w:rPr>
        <w:t>stm32f10x_gpio.c</w:t>
      </w:r>
      <w:r w:rsidRPr="00FC02E3">
        <w:t xml:space="preserve"> 中，大概是这样：</w:t>
      </w:r>
    </w:p>
    <w:p w14:paraId="0FD56351" w14:textId="77777777" w:rsidR="004478AA" w:rsidRPr="00FC02E3" w:rsidRDefault="004478AA" w:rsidP="004478AA">
      <w:r w:rsidRPr="00FC02E3">
        <w:t xml:space="preserve">void </w:t>
      </w:r>
      <w:proofErr w:type="spellStart"/>
      <w:r w:rsidRPr="00FC02E3">
        <w:t>GPIO_</w:t>
      </w:r>
      <w:proofErr w:type="gramStart"/>
      <w:r w:rsidRPr="00FC02E3">
        <w:t>WriteBit</w:t>
      </w:r>
      <w:proofErr w:type="spellEnd"/>
      <w:r w:rsidRPr="00FC02E3">
        <w:t>(</w:t>
      </w:r>
      <w:proofErr w:type="spellStart"/>
      <w:proofErr w:type="gramEnd"/>
      <w:r w:rsidRPr="00FC02E3">
        <w:t>GPIO_TypeDef</w:t>
      </w:r>
      <w:proofErr w:type="spellEnd"/>
      <w:r w:rsidRPr="00FC02E3">
        <w:t xml:space="preserve">* </w:t>
      </w:r>
      <w:proofErr w:type="spellStart"/>
      <w:r w:rsidRPr="00FC02E3">
        <w:t>GPIOx</w:t>
      </w:r>
      <w:proofErr w:type="spellEnd"/>
      <w:r w:rsidRPr="00FC02E3">
        <w:t xml:space="preserve">, uint16_t </w:t>
      </w:r>
      <w:proofErr w:type="spellStart"/>
      <w:r w:rsidRPr="00FC02E3">
        <w:t>GPIO_Pin</w:t>
      </w:r>
      <w:proofErr w:type="spellEnd"/>
      <w:r w:rsidRPr="00FC02E3">
        <w:t xml:space="preserve">, </w:t>
      </w:r>
      <w:proofErr w:type="spellStart"/>
      <w:r w:rsidRPr="00FC02E3">
        <w:t>BitAction</w:t>
      </w:r>
      <w:proofErr w:type="spellEnd"/>
      <w:r w:rsidRPr="00FC02E3">
        <w:t xml:space="preserve"> </w:t>
      </w:r>
      <w:proofErr w:type="spellStart"/>
      <w:r w:rsidRPr="00FC02E3">
        <w:t>BitVal</w:t>
      </w:r>
      <w:proofErr w:type="spellEnd"/>
      <w:r w:rsidRPr="00FC02E3">
        <w:t>)</w:t>
      </w:r>
    </w:p>
    <w:p w14:paraId="084FC2D1" w14:textId="77777777" w:rsidR="004478AA" w:rsidRPr="00FC02E3" w:rsidRDefault="004478AA" w:rsidP="004478AA">
      <w:r w:rsidRPr="00FC02E3">
        <w:t>{</w:t>
      </w:r>
    </w:p>
    <w:p w14:paraId="76F17BBA" w14:textId="77777777" w:rsidR="004478AA" w:rsidRPr="00FC02E3" w:rsidRDefault="004478AA" w:rsidP="004478AA">
      <w:r w:rsidRPr="00FC02E3">
        <w:t xml:space="preserve">  if (</w:t>
      </w:r>
      <w:proofErr w:type="spellStart"/>
      <w:proofErr w:type="gramStart"/>
      <w:r w:rsidRPr="00FC02E3">
        <w:t>BitVal</w:t>
      </w:r>
      <w:proofErr w:type="spellEnd"/>
      <w:r w:rsidRPr="00FC02E3">
        <w:t xml:space="preserve"> !</w:t>
      </w:r>
      <w:proofErr w:type="gramEnd"/>
      <w:r w:rsidRPr="00FC02E3">
        <w:t xml:space="preserve">= </w:t>
      </w:r>
      <w:proofErr w:type="spellStart"/>
      <w:r w:rsidRPr="00FC02E3">
        <w:t>Bit_RESET</w:t>
      </w:r>
      <w:proofErr w:type="spellEnd"/>
      <w:r w:rsidRPr="00FC02E3">
        <w:t>)</w:t>
      </w:r>
    </w:p>
    <w:p w14:paraId="29248A6E" w14:textId="77777777" w:rsidR="004478AA" w:rsidRPr="00FC02E3" w:rsidRDefault="004478AA" w:rsidP="004478AA">
      <w:r w:rsidRPr="00FC02E3">
        <w:t xml:space="preserve">  {</w:t>
      </w:r>
    </w:p>
    <w:p w14:paraId="79DF5B2D" w14:textId="77777777" w:rsidR="004478AA" w:rsidRPr="00FC02E3" w:rsidRDefault="004478AA" w:rsidP="004478AA">
      <w:r w:rsidRPr="00FC02E3">
        <w:t xml:space="preserve">    </w:t>
      </w:r>
      <w:proofErr w:type="spellStart"/>
      <w:r w:rsidRPr="00FC02E3">
        <w:t>GPIOx</w:t>
      </w:r>
      <w:proofErr w:type="spellEnd"/>
      <w:r w:rsidRPr="00FC02E3">
        <w:t xml:space="preserve">-&gt;BSRR = </w:t>
      </w:r>
      <w:proofErr w:type="spellStart"/>
      <w:r w:rsidRPr="00FC02E3">
        <w:t>GPIO_Pin</w:t>
      </w:r>
      <w:proofErr w:type="spellEnd"/>
      <w:r w:rsidRPr="00FC02E3">
        <w:t>;   // 置位寄存器</w:t>
      </w:r>
    </w:p>
    <w:p w14:paraId="08B9B68D" w14:textId="77777777" w:rsidR="004478AA" w:rsidRPr="00FC02E3" w:rsidRDefault="004478AA" w:rsidP="004478AA">
      <w:r w:rsidRPr="00FC02E3">
        <w:t xml:space="preserve">  }</w:t>
      </w:r>
    </w:p>
    <w:p w14:paraId="579CF399" w14:textId="77777777" w:rsidR="004478AA" w:rsidRPr="00FC02E3" w:rsidRDefault="004478AA" w:rsidP="004478AA">
      <w:r w:rsidRPr="00FC02E3">
        <w:t xml:space="preserve">  else</w:t>
      </w:r>
    </w:p>
    <w:p w14:paraId="3B3A0D26" w14:textId="77777777" w:rsidR="004478AA" w:rsidRPr="00FC02E3" w:rsidRDefault="004478AA" w:rsidP="004478AA">
      <w:r w:rsidRPr="00FC02E3">
        <w:t xml:space="preserve">  {</w:t>
      </w:r>
    </w:p>
    <w:p w14:paraId="3D17391B" w14:textId="77777777" w:rsidR="004478AA" w:rsidRPr="00FC02E3" w:rsidRDefault="004478AA" w:rsidP="004478AA">
      <w:r w:rsidRPr="00FC02E3">
        <w:t xml:space="preserve">    </w:t>
      </w:r>
      <w:proofErr w:type="spellStart"/>
      <w:r w:rsidRPr="00FC02E3">
        <w:t>GPIOx</w:t>
      </w:r>
      <w:proofErr w:type="spellEnd"/>
      <w:r w:rsidRPr="00FC02E3">
        <w:t xml:space="preserve">-&gt;BRR = </w:t>
      </w:r>
      <w:proofErr w:type="spellStart"/>
      <w:r w:rsidRPr="00FC02E3">
        <w:t>GPIO_Pin</w:t>
      </w:r>
      <w:proofErr w:type="spellEnd"/>
      <w:r w:rsidRPr="00FC02E3">
        <w:t>;    // 复位寄存器</w:t>
      </w:r>
    </w:p>
    <w:p w14:paraId="3EF69388" w14:textId="77777777" w:rsidR="004478AA" w:rsidRPr="00FC02E3" w:rsidRDefault="004478AA" w:rsidP="004478AA">
      <w:r w:rsidRPr="00FC02E3">
        <w:t xml:space="preserve">  }</w:t>
      </w:r>
    </w:p>
    <w:p w14:paraId="14869044" w14:textId="77777777" w:rsidR="004478AA" w:rsidRPr="00FC02E3" w:rsidRDefault="004478AA" w:rsidP="004478AA">
      <w:r w:rsidRPr="00FC02E3">
        <w:t>}</w:t>
      </w:r>
    </w:p>
    <w:p w14:paraId="09593B9A" w14:textId="77777777" w:rsidR="004478AA" w:rsidRPr="00FC02E3" w:rsidRDefault="00000000" w:rsidP="004478AA">
      <w:r>
        <w:pict w14:anchorId="53D92A8D">
          <v:rect id="_x0000_i1153" style="width:0;height:1.5pt" o:hralign="center" o:hrstd="t" o:hr="t" fillcolor="#a0a0a0" stroked="f"/>
        </w:pict>
      </w:r>
    </w:p>
    <w:p w14:paraId="3F502D94" w14:textId="77777777" w:rsidR="004478AA" w:rsidRPr="00FC02E3" w:rsidRDefault="004478AA" w:rsidP="004478AA">
      <w:pPr>
        <w:pStyle w:val="3"/>
      </w:pPr>
      <w:r w:rsidRPr="00FC02E3">
        <w:t>4. 关键点</w:t>
      </w:r>
    </w:p>
    <w:p w14:paraId="01F16E2C" w14:textId="77777777" w:rsidR="004478AA" w:rsidRPr="00FC02E3" w:rsidRDefault="004478AA">
      <w:pPr>
        <w:numPr>
          <w:ilvl w:val="0"/>
          <w:numId w:val="106"/>
        </w:numPr>
      </w:pPr>
      <w:r w:rsidRPr="00FC02E3">
        <w:rPr>
          <w:b/>
          <w:bCs/>
        </w:rPr>
        <w:t>效率高</w:t>
      </w:r>
      <w:r w:rsidRPr="00FC02E3">
        <w:br/>
        <w:t>它直接操作 BSRR 和 BRR，这是专门的单独寄存器：</w:t>
      </w:r>
    </w:p>
    <w:p w14:paraId="261C3493" w14:textId="77777777" w:rsidR="004478AA" w:rsidRPr="00FC02E3" w:rsidRDefault="004478AA">
      <w:pPr>
        <w:numPr>
          <w:ilvl w:val="1"/>
          <w:numId w:val="106"/>
        </w:numPr>
      </w:pPr>
      <w:r w:rsidRPr="00FC02E3">
        <w:t>写 BSRR 某一位 = 输出高电平（置位）。</w:t>
      </w:r>
    </w:p>
    <w:p w14:paraId="2319B3CA" w14:textId="77777777" w:rsidR="004478AA" w:rsidRPr="00FC02E3" w:rsidRDefault="004478AA">
      <w:pPr>
        <w:numPr>
          <w:ilvl w:val="1"/>
          <w:numId w:val="106"/>
        </w:numPr>
      </w:pPr>
      <w:r w:rsidRPr="00FC02E3">
        <w:t>写 BRR 某一位 = 输出低电平（复位）。</w:t>
      </w:r>
      <w:r w:rsidRPr="00FC02E3">
        <w:br/>
      </w:r>
      <w:r w:rsidRPr="00FC02E3">
        <w:lastRenderedPageBreak/>
        <w:t>这种写法是</w:t>
      </w:r>
      <w:r w:rsidRPr="00FC02E3">
        <w:rPr>
          <w:b/>
          <w:bCs/>
        </w:rPr>
        <w:t>原子操作</w:t>
      </w:r>
      <w:r w:rsidRPr="00FC02E3">
        <w:t>，不会影响同一端口的其他位。</w:t>
      </w:r>
    </w:p>
    <w:p w14:paraId="2C130255" w14:textId="77777777" w:rsidR="004478AA" w:rsidRPr="00FC02E3" w:rsidRDefault="004478AA">
      <w:pPr>
        <w:numPr>
          <w:ilvl w:val="0"/>
          <w:numId w:val="106"/>
        </w:numPr>
      </w:pPr>
      <w:r w:rsidRPr="00FC02E3">
        <w:rPr>
          <w:b/>
          <w:bCs/>
        </w:rPr>
        <w:t xml:space="preserve">比 </w:t>
      </w:r>
      <w:proofErr w:type="spellStart"/>
      <w:r w:rsidRPr="00FC02E3">
        <w:rPr>
          <w:b/>
          <w:bCs/>
        </w:rPr>
        <w:t>GPIOx</w:t>
      </w:r>
      <w:proofErr w:type="spellEnd"/>
      <w:r w:rsidRPr="00FC02E3">
        <w:rPr>
          <w:b/>
          <w:bCs/>
        </w:rPr>
        <w:t>-&gt;ODR 安全</w:t>
      </w:r>
      <w:r w:rsidRPr="00FC02E3">
        <w:br/>
        <w:t>如果直接修改 ODR（输出数据寄存器），需要先读再改再写，可能导致并发访问问题。</w:t>
      </w:r>
      <w:r w:rsidRPr="00FC02E3">
        <w:br/>
        <w:t>用 BSRR / BRR 可以避免这种情况。</w:t>
      </w:r>
    </w:p>
    <w:p w14:paraId="704D4853" w14:textId="77777777" w:rsidR="004478AA" w:rsidRPr="00FC02E3" w:rsidRDefault="00000000" w:rsidP="004478AA">
      <w:r>
        <w:pict w14:anchorId="4D424BD2">
          <v:rect id="_x0000_i1154" style="width:0;height:1.5pt" o:hralign="center" o:hrstd="t" o:hr="t" fillcolor="#a0a0a0" stroked="f"/>
        </w:pict>
      </w:r>
    </w:p>
    <w:p w14:paraId="5FDC8300" w14:textId="77777777" w:rsidR="004478AA" w:rsidRPr="00FC02E3" w:rsidRDefault="004478AA" w:rsidP="004478AA">
      <w:pPr>
        <w:pStyle w:val="3"/>
      </w:pPr>
      <w:r w:rsidRPr="00FC02E3">
        <w:t>5. 示例：点亮和熄灭 LED</w:t>
      </w:r>
    </w:p>
    <w:p w14:paraId="299A71BD" w14:textId="77777777" w:rsidR="004478AA" w:rsidRPr="00FC02E3" w:rsidRDefault="004478AA" w:rsidP="004478AA">
      <w:r w:rsidRPr="00FC02E3">
        <w:t xml:space="preserve">假设 LED 接在 </w:t>
      </w:r>
      <w:r w:rsidRPr="00FC02E3">
        <w:rPr>
          <w:b/>
          <w:bCs/>
        </w:rPr>
        <w:t>PB5</w:t>
      </w:r>
      <w:r w:rsidRPr="00FC02E3">
        <w:t xml:space="preserve"> 上：</w:t>
      </w:r>
    </w:p>
    <w:p w14:paraId="250A383A" w14:textId="77777777" w:rsidR="004478AA" w:rsidRPr="00FC02E3" w:rsidRDefault="004478AA" w:rsidP="004478AA">
      <w:proofErr w:type="spellStart"/>
      <w:r w:rsidRPr="00FC02E3">
        <w:t>GPIO_WriteBit</w:t>
      </w:r>
      <w:proofErr w:type="spellEnd"/>
      <w:r w:rsidRPr="00FC02E3">
        <w:t xml:space="preserve">(GPIOB, GPIO_Pin_5, </w:t>
      </w:r>
      <w:proofErr w:type="spellStart"/>
      <w:r w:rsidRPr="00FC02E3">
        <w:t>Bit_SET</w:t>
      </w:r>
      <w:proofErr w:type="spellEnd"/>
      <w:r w:rsidRPr="00FC02E3">
        <w:t>);   // 点亮</w:t>
      </w:r>
    </w:p>
    <w:p w14:paraId="141BD760" w14:textId="77777777" w:rsidR="004478AA" w:rsidRPr="00FC02E3" w:rsidRDefault="004478AA" w:rsidP="004478AA">
      <w:proofErr w:type="spellStart"/>
      <w:r w:rsidRPr="00FC02E3">
        <w:t>GPIO_WriteBit</w:t>
      </w:r>
      <w:proofErr w:type="spellEnd"/>
      <w:r w:rsidRPr="00FC02E3">
        <w:t xml:space="preserve">(GPIOB, GPIO_Pin_5, </w:t>
      </w:r>
      <w:proofErr w:type="spellStart"/>
      <w:r w:rsidRPr="00FC02E3">
        <w:t>Bit_RESET</w:t>
      </w:r>
      <w:proofErr w:type="spellEnd"/>
      <w:r w:rsidRPr="00FC02E3">
        <w:t>); // 熄灭</w:t>
      </w:r>
    </w:p>
    <w:p w14:paraId="0B222A3C" w14:textId="77777777" w:rsidR="004478AA" w:rsidRPr="00FC02E3" w:rsidRDefault="00000000" w:rsidP="004478AA">
      <w:r>
        <w:pict w14:anchorId="0363A703">
          <v:rect id="_x0000_i1155" style="width:0;height:1.5pt" o:hralign="center" o:hrstd="t" o:hr="t" fillcolor="#a0a0a0" stroked="f"/>
        </w:pict>
      </w:r>
    </w:p>
    <w:p w14:paraId="38BB07A7" w14:textId="77777777" w:rsidR="004478AA" w:rsidRPr="00FC02E3" w:rsidRDefault="004478AA" w:rsidP="004478AA">
      <w:pPr>
        <w:pStyle w:val="3"/>
      </w:pPr>
      <w:r w:rsidRPr="00FC02E3">
        <w:rPr>
          <w:rFonts w:ascii="Segoe UI Emoji" w:hAnsi="Segoe UI Emoji" w:cs="Segoe UI Emoji"/>
        </w:rPr>
        <w:t>✅</w:t>
      </w:r>
      <w:r w:rsidRPr="00FC02E3">
        <w:t xml:space="preserve"> 总结：</w:t>
      </w:r>
    </w:p>
    <w:p w14:paraId="7A2172EC" w14:textId="77777777" w:rsidR="004478AA" w:rsidRPr="00FC02E3" w:rsidRDefault="004478AA">
      <w:pPr>
        <w:numPr>
          <w:ilvl w:val="0"/>
          <w:numId w:val="107"/>
        </w:numPr>
      </w:pPr>
      <w:proofErr w:type="spellStart"/>
      <w:r w:rsidRPr="00FC02E3">
        <w:t>GPIO_WriteBit</w:t>
      </w:r>
      <w:proofErr w:type="spellEnd"/>
      <w:r w:rsidRPr="00FC02E3">
        <w:t xml:space="preserve"> 用来设置某个 GPIO 引脚的电平（高 / 低）。</w:t>
      </w:r>
    </w:p>
    <w:p w14:paraId="7042BF18" w14:textId="77777777" w:rsidR="004478AA" w:rsidRPr="00FC02E3" w:rsidRDefault="004478AA">
      <w:pPr>
        <w:numPr>
          <w:ilvl w:val="0"/>
          <w:numId w:val="107"/>
        </w:numPr>
      </w:pPr>
      <w:r w:rsidRPr="00FC02E3">
        <w:t>参数是：端口、引脚、要设置的状态。</w:t>
      </w:r>
    </w:p>
    <w:p w14:paraId="4BA9E332" w14:textId="77777777" w:rsidR="004478AA" w:rsidRPr="00DE374F" w:rsidRDefault="004478AA">
      <w:pPr>
        <w:numPr>
          <w:ilvl w:val="0"/>
          <w:numId w:val="107"/>
        </w:numPr>
      </w:pPr>
      <w:r w:rsidRPr="00FC02E3">
        <w:t>底层通过写 BSRR 和 BRR 实现，保证了速度快和操作安全。</w:t>
      </w:r>
    </w:p>
    <w:p w14:paraId="4F7DC928" w14:textId="77777777" w:rsidR="004478AA" w:rsidRDefault="004478AA" w:rsidP="004478AA">
      <w:pPr>
        <w:pStyle w:val="2"/>
      </w:pPr>
      <w:proofErr w:type="spellStart"/>
      <w:r w:rsidRPr="0048187D">
        <w:t>GPIO_ToggleBits</w:t>
      </w:r>
      <w:proofErr w:type="spellEnd"/>
      <w:r>
        <w:rPr>
          <w:rFonts w:hint="eastAsia"/>
        </w:rPr>
        <w:t>()</w:t>
      </w:r>
      <w:r w:rsidRPr="000A69F7">
        <w:t>电平翻转</w:t>
      </w:r>
    </w:p>
    <w:p w14:paraId="279AF520" w14:textId="77777777" w:rsidR="004478AA" w:rsidRPr="000A69F7" w:rsidRDefault="004478AA" w:rsidP="004478AA">
      <w:r w:rsidRPr="000A69F7">
        <w:t xml:space="preserve">好问题 </w:t>
      </w:r>
      <w:r w:rsidRPr="000A69F7">
        <w:rPr>
          <w:rFonts w:ascii="Segoe UI Emoji" w:hAnsi="Segoe UI Emoji" w:cs="Segoe UI Emoji"/>
        </w:rPr>
        <w:t>👍</w:t>
      </w:r>
    </w:p>
    <w:p w14:paraId="7EBA8E2F" w14:textId="77777777" w:rsidR="004478AA" w:rsidRPr="000A69F7" w:rsidRDefault="004478AA" w:rsidP="004478AA">
      <w:r w:rsidRPr="000A69F7">
        <w:t xml:space="preserve">在 </w:t>
      </w:r>
      <w:r w:rsidRPr="000A69F7">
        <w:rPr>
          <w:b/>
          <w:bCs/>
        </w:rPr>
        <w:t>STM32 标准库（</w:t>
      </w:r>
      <w:proofErr w:type="spellStart"/>
      <w:r w:rsidRPr="000A69F7">
        <w:rPr>
          <w:b/>
          <w:bCs/>
        </w:rPr>
        <w:t>StdPeriph</w:t>
      </w:r>
      <w:proofErr w:type="spellEnd"/>
      <w:r w:rsidRPr="000A69F7">
        <w:rPr>
          <w:b/>
          <w:bCs/>
        </w:rPr>
        <w:t xml:space="preserve"> Library）</w:t>
      </w:r>
      <w:r w:rsidRPr="000A69F7">
        <w:t xml:space="preserve"> 里，官方其实已经帮我们写好了一个电平翻转函数：</w:t>
      </w:r>
    </w:p>
    <w:p w14:paraId="55ED9ECE" w14:textId="77777777" w:rsidR="004478AA" w:rsidRPr="000A69F7" w:rsidRDefault="004478AA" w:rsidP="004478AA">
      <w:r w:rsidRPr="000A69F7">
        <w:t xml:space="preserve">void </w:t>
      </w:r>
      <w:proofErr w:type="spellStart"/>
      <w:r w:rsidRPr="000A69F7">
        <w:t>GPIO_</w:t>
      </w:r>
      <w:proofErr w:type="gramStart"/>
      <w:r w:rsidRPr="000A69F7">
        <w:t>ToggleBits</w:t>
      </w:r>
      <w:proofErr w:type="spellEnd"/>
      <w:r w:rsidRPr="000A69F7">
        <w:t>(</w:t>
      </w:r>
      <w:proofErr w:type="spellStart"/>
      <w:proofErr w:type="gramEnd"/>
      <w:r w:rsidRPr="000A69F7">
        <w:t>GPIO_TypeDef</w:t>
      </w:r>
      <w:proofErr w:type="spellEnd"/>
      <w:r w:rsidRPr="000A69F7">
        <w:t xml:space="preserve">* </w:t>
      </w:r>
      <w:proofErr w:type="spellStart"/>
      <w:r w:rsidRPr="000A69F7">
        <w:t>GPIOx</w:t>
      </w:r>
      <w:proofErr w:type="spellEnd"/>
      <w:r w:rsidRPr="000A69F7">
        <w:t xml:space="preserve">, uint16_t </w:t>
      </w:r>
      <w:proofErr w:type="spellStart"/>
      <w:r w:rsidRPr="000A69F7">
        <w:t>GPIO_Pin</w:t>
      </w:r>
      <w:proofErr w:type="spellEnd"/>
      <w:r w:rsidRPr="000A69F7">
        <w:t>);</w:t>
      </w:r>
    </w:p>
    <w:p w14:paraId="17F216E3" w14:textId="77777777" w:rsidR="004478AA" w:rsidRPr="000A69F7" w:rsidRDefault="00000000" w:rsidP="004478AA">
      <w:r>
        <w:pict w14:anchorId="210ACAE6">
          <v:rect id="_x0000_i1156" style="width:0;height:1.5pt" o:hralign="center" o:hrstd="t" o:hr="t" fillcolor="#a0a0a0" stroked="f"/>
        </w:pict>
      </w:r>
    </w:p>
    <w:p w14:paraId="3D64B1F8" w14:textId="77777777" w:rsidR="004478AA" w:rsidRPr="000A69F7" w:rsidRDefault="004478AA" w:rsidP="004478AA">
      <w:pPr>
        <w:pStyle w:val="3"/>
      </w:pPr>
      <w:r w:rsidRPr="000A69F7">
        <w:rPr>
          <w:rFonts w:ascii="Segoe UI Emoji" w:hAnsi="Segoe UI Emoji" w:cs="Segoe UI Emoji"/>
        </w:rPr>
        <w:t>📌</w:t>
      </w:r>
      <w:r w:rsidRPr="000A69F7">
        <w:t xml:space="preserve"> 函数作用</w:t>
      </w:r>
    </w:p>
    <w:p w14:paraId="5B0C5713" w14:textId="77777777" w:rsidR="004478AA" w:rsidRPr="000A69F7" w:rsidRDefault="004478AA" w:rsidP="004478AA">
      <w:r w:rsidRPr="000A69F7">
        <w:t xml:space="preserve">把某个引脚的电平状态 </w:t>
      </w:r>
      <w:r w:rsidRPr="000A69F7">
        <w:rPr>
          <w:b/>
          <w:bCs/>
          <w:color w:val="EE0000"/>
        </w:rPr>
        <w:t>取反</w:t>
      </w:r>
      <w:r w:rsidRPr="000A69F7">
        <w:rPr>
          <w:b/>
          <w:bCs/>
        </w:rPr>
        <w:t>（Toggle）</w:t>
      </w:r>
      <w:r w:rsidRPr="000A69F7">
        <w:t>。</w:t>
      </w:r>
    </w:p>
    <w:p w14:paraId="037567E5" w14:textId="77777777" w:rsidR="004478AA" w:rsidRPr="000A69F7" w:rsidRDefault="004478AA">
      <w:pPr>
        <w:numPr>
          <w:ilvl w:val="0"/>
          <w:numId w:val="57"/>
        </w:numPr>
      </w:pPr>
      <w:r w:rsidRPr="000A69F7">
        <w:t>如果当前是高电平 → 变低电平</w:t>
      </w:r>
    </w:p>
    <w:p w14:paraId="4A1F768F" w14:textId="77777777" w:rsidR="004478AA" w:rsidRPr="000A69F7" w:rsidRDefault="004478AA">
      <w:pPr>
        <w:numPr>
          <w:ilvl w:val="0"/>
          <w:numId w:val="57"/>
        </w:numPr>
      </w:pPr>
      <w:r w:rsidRPr="000A69F7">
        <w:t>如果当前是低电平 → 变高电平</w:t>
      </w:r>
    </w:p>
    <w:p w14:paraId="341438E5" w14:textId="77777777" w:rsidR="004478AA" w:rsidRPr="000A69F7" w:rsidRDefault="00000000" w:rsidP="004478AA">
      <w:r>
        <w:pict w14:anchorId="3616A4DC">
          <v:rect id="_x0000_i1157" style="width:0;height:1.5pt" o:hralign="center" o:hrstd="t" o:hr="t" fillcolor="#a0a0a0" stroked="f"/>
        </w:pict>
      </w:r>
    </w:p>
    <w:p w14:paraId="06D78715" w14:textId="77777777" w:rsidR="004478AA" w:rsidRPr="000A69F7" w:rsidRDefault="004478AA" w:rsidP="004478AA">
      <w:pPr>
        <w:pStyle w:val="3"/>
      </w:pPr>
      <w:r w:rsidRPr="000A69F7">
        <w:rPr>
          <w:rFonts w:ascii="Segoe UI Emoji" w:hAnsi="Segoe UI Emoji" w:cs="Segoe UI Emoji"/>
        </w:rPr>
        <w:lastRenderedPageBreak/>
        <w:t>📌</w:t>
      </w:r>
      <w:r w:rsidRPr="000A69F7">
        <w:t xml:space="preserve"> 用法示例</w:t>
      </w:r>
    </w:p>
    <w:p w14:paraId="1565D499" w14:textId="77777777" w:rsidR="004478AA" w:rsidRPr="000A69F7" w:rsidRDefault="004478AA" w:rsidP="004478AA">
      <w:r w:rsidRPr="000A69F7">
        <w:t>// 假设 LED 接在 GPIOD 的 Pin12</w:t>
      </w:r>
    </w:p>
    <w:p w14:paraId="7E99AC3F" w14:textId="77777777" w:rsidR="004478AA" w:rsidRPr="000A69F7" w:rsidRDefault="004478AA" w:rsidP="004478AA">
      <w:proofErr w:type="spellStart"/>
      <w:r w:rsidRPr="000A69F7">
        <w:t>GPIO_</w:t>
      </w:r>
      <w:proofErr w:type="gramStart"/>
      <w:r w:rsidRPr="000A69F7">
        <w:t>ToggleBits</w:t>
      </w:r>
      <w:proofErr w:type="spellEnd"/>
      <w:r w:rsidRPr="000A69F7">
        <w:t>(</w:t>
      </w:r>
      <w:proofErr w:type="gramEnd"/>
      <w:r w:rsidRPr="000A69F7">
        <w:t>GPIOD, GPIO_Pin_12);</w:t>
      </w:r>
    </w:p>
    <w:p w14:paraId="6871F5B4" w14:textId="77777777" w:rsidR="004478AA" w:rsidRPr="000A69F7" w:rsidRDefault="004478AA" w:rsidP="004478AA">
      <w:r w:rsidRPr="000A69F7">
        <w:t>调用一次，LED 亮；再调用一次，LED 灭。</w:t>
      </w:r>
      <w:r w:rsidRPr="000A69F7">
        <w:br/>
        <w:t>你甚至可以放在定时器中断里实现“闪烁效果”。</w:t>
      </w:r>
    </w:p>
    <w:p w14:paraId="76EBEE4D" w14:textId="77777777" w:rsidR="004478AA" w:rsidRPr="000A69F7" w:rsidRDefault="00000000" w:rsidP="004478AA">
      <w:r>
        <w:pict w14:anchorId="1DBF5474">
          <v:rect id="_x0000_i1158" style="width:0;height:1.5pt" o:hralign="center" o:hrstd="t" o:hr="t" fillcolor="#a0a0a0" stroked="f"/>
        </w:pict>
      </w:r>
    </w:p>
    <w:p w14:paraId="54220019" w14:textId="77777777" w:rsidR="004478AA" w:rsidRPr="000A69F7" w:rsidRDefault="004478AA" w:rsidP="004478AA">
      <w:pPr>
        <w:pStyle w:val="3"/>
      </w:pPr>
      <w:r w:rsidRPr="000A69F7">
        <w:rPr>
          <w:rFonts w:ascii="Segoe UI Emoji" w:hAnsi="Segoe UI Emoji" w:cs="Segoe UI Emoji"/>
        </w:rPr>
        <w:t>📌</w:t>
      </w:r>
      <w:r w:rsidRPr="000A69F7">
        <w:t xml:space="preserve"> 底层原理</w:t>
      </w:r>
    </w:p>
    <w:p w14:paraId="376AB04D" w14:textId="77777777" w:rsidR="004478AA" w:rsidRPr="000A69F7" w:rsidRDefault="004478AA" w:rsidP="004478AA">
      <w:proofErr w:type="spellStart"/>
      <w:r w:rsidRPr="000A69F7">
        <w:t>GPIO_ToggleBits</w:t>
      </w:r>
      <w:proofErr w:type="spellEnd"/>
      <w:r w:rsidRPr="000A69F7">
        <w:t xml:space="preserve">() 实际上是通过操作 </w:t>
      </w:r>
      <w:r w:rsidRPr="00F76BF1">
        <w:rPr>
          <w:b/>
          <w:bCs/>
          <w:color w:val="EE0000"/>
        </w:rPr>
        <w:t>ODR (输出数据寄存器)</w:t>
      </w:r>
      <w:r w:rsidRPr="00F76BF1">
        <w:rPr>
          <w:color w:val="EE0000"/>
        </w:rPr>
        <w:t xml:space="preserve"> </w:t>
      </w:r>
      <w:r w:rsidRPr="000A69F7">
        <w:t>来完成的：</w:t>
      </w:r>
    </w:p>
    <w:p w14:paraId="12FA3F0F" w14:textId="77777777" w:rsidR="004478AA" w:rsidRPr="000A69F7" w:rsidRDefault="004478AA">
      <w:pPr>
        <w:numPr>
          <w:ilvl w:val="0"/>
          <w:numId w:val="58"/>
        </w:numPr>
      </w:pPr>
      <w:r w:rsidRPr="000A69F7">
        <w:t>读取当前 ODR 中对应引脚的值</w:t>
      </w:r>
    </w:p>
    <w:p w14:paraId="2551E80F" w14:textId="77777777" w:rsidR="004478AA" w:rsidRPr="000A69F7" w:rsidRDefault="004478AA">
      <w:pPr>
        <w:numPr>
          <w:ilvl w:val="0"/>
          <w:numId w:val="58"/>
        </w:numPr>
      </w:pPr>
      <w:r w:rsidRPr="000A69F7">
        <w:t>对指定的 Pin 位进行按位取反</w:t>
      </w:r>
    </w:p>
    <w:p w14:paraId="52405779" w14:textId="77777777" w:rsidR="004478AA" w:rsidRPr="000A69F7" w:rsidRDefault="004478AA">
      <w:pPr>
        <w:numPr>
          <w:ilvl w:val="0"/>
          <w:numId w:val="58"/>
        </w:numPr>
      </w:pPr>
      <w:r w:rsidRPr="000A69F7">
        <w:t>写回 ODR</w:t>
      </w:r>
    </w:p>
    <w:p w14:paraId="09689680" w14:textId="77777777" w:rsidR="004478AA" w:rsidRPr="000A69F7" w:rsidRDefault="004478AA" w:rsidP="004478AA">
      <w:r w:rsidRPr="000A69F7">
        <w:t>等价于：</w:t>
      </w:r>
    </w:p>
    <w:p w14:paraId="0C62624D" w14:textId="77777777" w:rsidR="004478AA" w:rsidRPr="00F76BF1" w:rsidRDefault="004478AA" w:rsidP="004478AA">
      <w:pPr>
        <w:rPr>
          <w:color w:val="EE0000"/>
        </w:rPr>
      </w:pPr>
      <w:proofErr w:type="spellStart"/>
      <w:r w:rsidRPr="00F76BF1">
        <w:rPr>
          <w:color w:val="EE0000"/>
        </w:rPr>
        <w:t>GPIOx</w:t>
      </w:r>
      <w:proofErr w:type="spellEnd"/>
      <w:r w:rsidRPr="00F76BF1">
        <w:rPr>
          <w:color w:val="EE0000"/>
        </w:rPr>
        <w:t xml:space="preserve">-&gt;ODR ^= </w:t>
      </w:r>
      <w:proofErr w:type="spellStart"/>
      <w:r w:rsidRPr="00F76BF1">
        <w:rPr>
          <w:color w:val="EE0000"/>
        </w:rPr>
        <w:t>GPIO_Pin</w:t>
      </w:r>
      <w:proofErr w:type="spellEnd"/>
      <w:r w:rsidRPr="00F76BF1">
        <w:rPr>
          <w:color w:val="EE0000"/>
        </w:rPr>
        <w:t>;   // 异或翻转</w:t>
      </w:r>
    </w:p>
    <w:p w14:paraId="3561E77C" w14:textId="77777777" w:rsidR="004478AA" w:rsidRDefault="004478AA" w:rsidP="004478AA"/>
    <w:p w14:paraId="07FA4CC7" w14:textId="77777777" w:rsidR="004478AA" w:rsidRDefault="004478AA" w:rsidP="004478AA">
      <w:pPr>
        <w:pStyle w:val="2"/>
      </w:pPr>
      <w:proofErr w:type="spellStart"/>
      <w:r w:rsidRPr="007210A7">
        <w:t>GPIO_ReadInputData</w:t>
      </w:r>
      <w:proofErr w:type="spellEnd"/>
      <w:r>
        <w:rPr>
          <w:rFonts w:hint="eastAsia"/>
        </w:rPr>
        <w:t>()</w:t>
      </w:r>
      <w:r>
        <w:br/>
      </w:r>
      <w:r w:rsidRPr="00CA792B">
        <w:t>读输入数据寄存器 (IDR)</w:t>
      </w:r>
    </w:p>
    <w:p w14:paraId="286021C5" w14:textId="77777777" w:rsidR="004478AA" w:rsidRPr="00F56D2F" w:rsidRDefault="004478AA" w:rsidP="004478AA">
      <w:r w:rsidRPr="00F56D2F">
        <w:t xml:space="preserve">好的 </w:t>
      </w:r>
      <w:r w:rsidRPr="00F56D2F">
        <w:rPr>
          <w:rFonts w:ascii="Segoe UI Emoji" w:hAnsi="Segoe UI Emoji" w:cs="Segoe UI Emoji"/>
        </w:rPr>
        <w:t>👍</w:t>
      </w:r>
      <w:r w:rsidRPr="00F56D2F">
        <w:t xml:space="preserve">，我来帮你把 </w:t>
      </w:r>
      <w:proofErr w:type="spellStart"/>
      <w:r w:rsidRPr="00F56D2F">
        <w:rPr>
          <w:b/>
          <w:bCs/>
        </w:rPr>
        <w:t>GPIO_ReadInputData</w:t>
      </w:r>
      <w:proofErr w:type="spellEnd"/>
      <w:r w:rsidRPr="00F56D2F">
        <w:t xml:space="preserve"> 讲清楚：</w:t>
      </w:r>
    </w:p>
    <w:p w14:paraId="0AFC543E" w14:textId="77777777" w:rsidR="004478AA" w:rsidRPr="00F56D2F" w:rsidRDefault="00000000" w:rsidP="004478AA">
      <w:r>
        <w:pict w14:anchorId="5017B963">
          <v:rect id="_x0000_i1159" style="width:0;height:1.5pt" o:hralign="center" o:hrstd="t" o:hr="t" fillcolor="#a0a0a0" stroked="f"/>
        </w:pict>
      </w:r>
    </w:p>
    <w:p w14:paraId="0D38818E" w14:textId="77777777" w:rsidR="004478AA" w:rsidRPr="00F56D2F" w:rsidRDefault="004478AA" w:rsidP="004478AA">
      <w:pPr>
        <w:pStyle w:val="3"/>
      </w:pPr>
      <w:r w:rsidRPr="00F56D2F">
        <w:t>1. 函数原型</w:t>
      </w:r>
    </w:p>
    <w:p w14:paraId="4BCECC73" w14:textId="77777777" w:rsidR="004478AA" w:rsidRPr="00F56D2F" w:rsidRDefault="004478AA" w:rsidP="004478AA">
      <w:r w:rsidRPr="00F56D2F">
        <w:t xml:space="preserve">在 </w:t>
      </w:r>
      <w:r w:rsidRPr="00F56D2F">
        <w:rPr>
          <w:b/>
          <w:bCs/>
        </w:rPr>
        <w:t>STM32 标准外设库</w:t>
      </w:r>
      <w:r w:rsidRPr="00F56D2F">
        <w:t>（以 F1 为例）中定义为：</w:t>
      </w:r>
    </w:p>
    <w:p w14:paraId="57862387" w14:textId="77777777" w:rsidR="004478AA" w:rsidRPr="00F56D2F" w:rsidRDefault="004478AA" w:rsidP="004478AA">
      <w:r w:rsidRPr="00F56D2F">
        <w:t xml:space="preserve">uint16_t </w:t>
      </w:r>
      <w:proofErr w:type="spellStart"/>
      <w:r w:rsidRPr="00F56D2F">
        <w:t>GPIO_</w:t>
      </w:r>
      <w:proofErr w:type="gramStart"/>
      <w:r w:rsidRPr="00F56D2F">
        <w:t>ReadInputData</w:t>
      </w:r>
      <w:proofErr w:type="spellEnd"/>
      <w:r w:rsidRPr="00F56D2F">
        <w:t>(</w:t>
      </w:r>
      <w:proofErr w:type="spellStart"/>
      <w:proofErr w:type="gramEnd"/>
      <w:r w:rsidRPr="00F56D2F">
        <w:t>GPIO_TypeDef</w:t>
      </w:r>
      <w:proofErr w:type="spellEnd"/>
      <w:r w:rsidRPr="00F56D2F">
        <w:t xml:space="preserve">* </w:t>
      </w:r>
      <w:proofErr w:type="spellStart"/>
      <w:r w:rsidRPr="00F56D2F">
        <w:t>GPIOx</w:t>
      </w:r>
      <w:proofErr w:type="spellEnd"/>
      <w:r w:rsidRPr="00F56D2F">
        <w:t>);</w:t>
      </w:r>
    </w:p>
    <w:p w14:paraId="500DE462" w14:textId="77777777" w:rsidR="004478AA" w:rsidRPr="00F56D2F" w:rsidRDefault="00000000" w:rsidP="004478AA">
      <w:r>
        <w:pict w14:anchorId="392FDD3D">
          <v:rect id="_x0000_i1160" style="width:0;height:1.5pt" o:hralign="center" o:hrstd="t" o:hr="t" fillcolor="#a0a0a0" stroked="f"/>
        </w:pict>
      </w:r>
    </w:p>
    <w:p w14:paraId="3FFF647C" w14:textId="77777777" w:rsidR="004478AA" w:rsidRPr="00F56D2F" w:rsidRDefault="004478AA" w:rsidP="004478AA">
      <w:pPr>
        <w:pStyle w:val="3"/>
      </w:pPr>
      <w:r w:rsidRPr="00F56D2F">
        <w:t>2. 功能</w:t>
      </w:r>
    </w:p>
    <w:p w14:paraId="43BEBD91" w14:textId="77777777" w:rsidR="004478AA" w:rsidRPr="00F56D2F" w:rsidRDefault="004478AA" w:rsidP="004478AA">
      <w:r w:rsidRPr="00F56D2F">
        <w:t xml:space="preserve">读取 </w:t>
      </w:r>
      <w:r w:rsidRPr="00F56D2F">
        <w:rPr>
          <w:b/>
          <w:bCs/>
          <w:color w:val="EE0000"/>
        </w:rPr>
        <w:t>整个端口</w:t>
      </w:r>
      <w:r w:rsidRPr="00F56D2F">
        <w:t>（</w:t>
      </w:r>
      <w:proofErr w:type="spellStart"/>
      <w:r w:rsidRPr="00F56D2F">
        <w:t>GPIOx</w:t>
      </w:r>
      <w:proofErr w:type="spellEnd"/>
      <w:r w:rsidRPr="00F56D2F">
        <w:t>）当前的输入状态。</w:t>
      </w:r>
    </w:p>
    <w:p w14:paraId="077B3953" w14:textId="77777777" w:rsidR="004478AA" w:rsidRPr="00F56D2F" w:rsidRDefault="004478AA">
      <w:pPr>
        <w:numPr>
          <w:ilvl w:val="0"/>
          <w:numId w:val="111"/>
        </w:numPr>
      </w:pPr>
      <w:r w:rsidRPr="00F56D2F">
        <w:lastRenderedPageBreak/>
        <w:t>返回值是</w:t>
      </w:r>
      <w:proofErr w:type="gramStart"/>
      <w:r w:rsidRPr="00F56D2F">
        <w:t xml:space="preserve">一个 </w:t>
      </w:r>
      <w:r w:rsidRPr="00F56D2F">
        <w:rPr>
          <w:b/>
          <w:bCs/>
        </w:rPr>
        <w:t xml:space="preserve">16 </w:t>
      </w:r>
      <w:proofErr w:type="gramEnd"/>
      <w:r w:rsidRPr="00F56D2F">
        <w:rPr>
          <w:b/>
          <w:bCs/>
        </w:rPr>
        <w:t>位无符号整数</w:t>
      </w:r>
      <w:r w:rsidRPr="00F56D2F">
        <w:t>，对应端口</w:t>
      </w:r>
      <w:proofErr w:type="gramStart"/>
      <w:r w:rsidRPr="00F56D2F">
        <w:t xml:space="preserve">的 16 </w:t>
      </w:r>
      <w:proofErr w:type="gramEnd"/>
      <w:r w:rsidRPr="00F56D2F">
        <w:t>个引脚输入电平。</w:t>
      </w:r>
    </w:p>
    <w:p w14:paraId="1D52C9DF" w14:textId="77777777" w:rsidR="004478AA" w:rsidRPr="00F56D2F" w:rsidRDefault="004478AA">
      <w:pPr>
        <w:numPr>
          <w:ilvl w:val="0"/>
          <w:numId w:val="111"/>
        </w:numPr>
      </w:pPr>
      <w:r w:rsidRPr="00F56D2F">
        <w:t>每一位（bit）表示一个引脚：</w:t>
      </w:r>
    </w:p>
    <w:p w14:paraId="0C1723A4" w14:textId="77777777" w:rsidR="004478AA" w:rsidRPr="00F56D2F" w:rsidRDefault="004478AA">
      <w:pPr>
        <w:numPr>
          <w:ilvl w:val="1"/>
          <w:numId w:val="111"/>
        </w:numPr>
      </w:pPr>
      <w:r w:rsidRPr="00F56D2F">
        <w:t>0 → 低电平</w:t>
      </w:r>
    </w:p>
    <w:p w14:paraId="6EBF03D2" w14:textId="77777777" w:rsidR="004478AA" w:rsidRPr="00F56D2F" w:rsidRDefault="004478AA">
      <w:pPr>
        <w:numPr>
          <w:ilvl w:val="1"/>
          <w:numId w:val="111"/>
        </w:numPr>
      </w:pPr>
      <w:r w:rsidRPr="00F56D2F">
        <w:t>1 → 高电平</w:t>
      </w:r>
    </w:p>
    <w:p w14:paraId="310286CD" w14:textId="77777777" w:rsidR="004478AA" w:rsidRPr="00F56D2F" w:rsidRDefault="004478AA" w:rsidP="004478AA">
      <w:r w:rsidRPr="00F56D2F">
        <w:t>例如：</w:t>
      </w:r>
    </w:p>
    <w:p w14:paraId="48FA3586" w14:textId="77777777" w:rsidR="004478AA" w:rsidRPr="00F56D2F" w:rsidRDefault="004478AA">
      <w:pPr>
        <w:numPr>
          <w:ilvl w:val="0"/>
          <w:numId w:val="112"/>
        </w:numPr>
      </w:pPr>
      <w:r w:rsidRPr="00F56D2F">
        <w:t xml:space="preserve">返回 0x0001 → 表示 </w:t>
      </w:r>
      <w:r w:rsidRPr="00F56D2F">
        <w:rPr>
          <w:b/>
          <w:bCs/>
        </w:rPr>
        <w:t>Pin0 = 1，高电平</w:t>
      </w:r>
      <w:r w:rsidRPr="00F56D2F">
        <w:t>，其他引脚低电平。</w:t>
      </w:r>
    </w:p>
    <w:p w14:paraId="41E4215C" w14:textId="77777777" w:rsidR="004478AA" w:rsidRPr="00F56D2F" w:rsidRDefault="004478AA">
      <w:pPr>
        <w:numPr>
          <w:ilvl w:val="0"/>
          <w:numId w:val="112"/>
        </w:numPr>
      </w:pPr>
      <w:r w:rsidRPr="00F56D2F">
        <w:t xml:space="preserve">返回 0x0005 → 表示 </w:t>
      </w:r>
      <w:r w:rsidRPr="00F56D2F">
        <w:rPr>
          <w:b/>
          <w:bCs/>
        </w:rPr>
        <w:t>Pin0 = 1，Pin2 = 1</w:t>
      </w:r>
      <w:r w:rsidRPr="00F56D2F">
        <w:t>，其余低电平。</w:t>
      </w:r>
    </w:p>
    <w:p w14:paraId="67E08B6E" w14:textId="77777777" w:rsidR="004478AA" w:rsidRPr="00F56D2F" w:rsidRDefault="00000000" w:rsidP="004478AA">
      <w:r>
        <w:pict w14:anchorId="7C473191">
          <v:rect id="_x0000_i1161" style="width:0;height:1.5pt" o:hralign="center" o:hrstd="t" o:hr="t" fillcolor="#a0a0a0" stroked="f"/>
        </w:pict>
      </w:r>
    </w:p>
    <w:p w14:paraId="2C51DFF7" w14:textId="77777777" w:rsidR="004478AA" w:rsidRPr="00F56D2F" w:rsidRDefault="004478AA" w:rsidP="004478AA">
      <w:pPr>
        <w:pStyle w:val="3"/>
      </w:pPr>
      <w:r w:rsidRPr="00F56D2F">
        <w:t>3. 内部原理</w:t>
      </w:r>
    </w:p>
    <w:p w14:paraId="5C09DAE0" w14:textId="77777777" w:rsidR="004478AA" w:rsidRPr="00F56D2F" w:rsidRDefault="004478AA" w:rsidP="004478AA">
      <w:r w:rsidRPr="00F56D2F">
        <w:t xml:space="preserve">它其实就是读 </w:t>
      </w:r>
      <w:r w:rsidRPr="00F56D2F">
        <w:rPr>
          <w:b/>
          <w:bCs/>
          <w:color w:val="EE0000"/>
        </w:rPr>
        <w:t>输入数据寄存器 (IDR)</w:t>
      </w:r>
      <w:r w:rsidRPr="00F56D2F">
        <w:t>：</w:t>
      </w:r>
    </w:p>
    <w:p w14:paraId="011E9C8B" w14:textId="77777777" w:rsidR="004478AA" w:rsidRPr="00F56D2F" w:rsidRDefault="004478AA" w:rsidP="004478AA">
      <w:r w:rsidRPr="00F56D2F">
        <w:t>return (uint16_</w:t>
      </w:r>
      <w:proofErr w:type="gramStart"/>
      <w:r w:rsidRPr="00F56D2F">
        <w:t>t)(</w:t>
      </w:r>
      <w:proofErr w:type="spellStart"/>
      <w:proofErr w:type="gramEnd"/>
      <w:r w:rsidRPr="00F56D2F">
        <w:t>GPIOx</w:t>
      </w:r>
      <w:proofErr w:type="spellEnd"/>
      <w:r w:rsidRPr="00F56D2F">
        <w:t>-&gt;IDR);</w:t>
      </w:r>
    </w:p>
    <w:p w14:paraId="0E6839D2" w14:textId="77777777" w:rsidR="004478AA" w:rsidRPr="00F56D2F" w:rsidRDefault="004478AA">
      <w:pPr>
        <w:numPr>
          <w:ilvl w:val="0"/>
          <w:numId w:val="113"/>
        </w:numPr>
      </w:pPr>
      <w:proofErr w:type="spellStart"/>
      <w:r w:rsidRPr="00F56D2F">
        <w:t>GPIOx</w:t>
      </w:r>
      <w:proofErr w:type="spellEnd"/>
      <w:r w:rsidRPr="00F56D2F">
        <w:t>-&gt;IDR：某个端口（GPIOA/GPIOB/…）的输入数据寄存器。</w:t>
      </w:r>
    </w:p>
    <w:p w14:paraId="4F7EDF0B" w14:textId="77777777" w:rsidR="004478AA" w:rsidRPr="00F56D2F" w:rsidRDefault="004478AA">
      <w:pPr>
        <w:numPr>
          <w:ilvl w:val="0"/>
          <w:numId w:val="113"/>
        </w:numPr>
      </w:pPr>
      <w:r w:rsidRPr="00F56D2F">
        <w:t>这个寄存器的每一位对应一个物理引脚的输入电平。</w:t>
      </w:r>
    </w:p>
    <w:p w14:paraId="513F7F5A" w14:textId="77777777" w:rsidR="004478AA" w:rsidRPr="00F56D2F" w:rsidRDefault="00000000" w:rsidP="004478AA">
      <w:r>
        <w:pict w14:anchorId="524581A9">
          <v:rect id="_x0000_i1162" style="width:0;height:1.5pt" o:hralign="center" o:hrstd="t" o:hr="t" fillcolor="#a0a0a0" stroked="f"/>
        </w:pict>
      </w:r>
    </w:p>
    <w:p w14:paraId="0C057378" w14:textId="77777777" w:rsidR="004478AA" w:rsidRPr="00F56D2F" w:rsidRDefault="004478AA" w:rsidP="004478AA">
      <w:pPr>
        <w:pStyle w:val="3"/>
      </w:pPr>
      <w:r w:rsidRPr="00F56D2F">
        <w:t>4. 使用示例</w:t>
      </w:r>
    </w:p>
    <w:p w14:paraId="482B78EB" w14:textId="77777777" w:rsidR="004478AA" w:rsidRPr="00F56D2F" w:rsidRDefault="004478AA" w:rsidP="004478AA">
      <w:r w:rsidRPr="00F56D2F">
        <w:t xml:space="preserve">假设有个按键接在 </w:t>
      </w:r>
      <w:r w:rsidRPr="00F56D2F">
        <w:rPr>
          <w:b/>
          <w:bCs/>
        </w:rPr>
        <w:t>PA0</w:t>
      </w:r>
      <w:r w:rsidRPr="00F56D2F">
        <w:t>，配置成输入：</w:t>
      </w:r>
    </w:p>
    <w:p w14:paraId="46CA9D4C" w14:textId="77777777" w:rsidR="004478AA" w:rsidRPr="00F56D2F" w:rsidRDefault="004478AA" w:rsidP="004478AA">
      <w:r w:rsidRPr="00F56D2F">
        <w:t>uint16_t value;</w:t>
      </w:r>
    </w:p>
    <w:p w14:paraId="660142DA" w14:textId="77777777" w:rsidR="004478AA" w:rsidRPr="00F56D2F" w:rsidRDefault="004478AA" w:rsidP="004478AA"/>
    <w:p w14:paraId="596E81A8" w14:textId="77777777" w:rsidR="004478AA" w:rsidRPr="00F56D2F" w:rsidRDefault="004478AA" w:rsidP="004478AA">
      <w:r w:rsidRPr="00F56D2F">
        <w:t xml:space="preserve">value = </w:t>
      </w:r>
      <w:proofErr w:type="spellStart"/>
      <w:r w:rsidRPr="00F56D2F">
        <w:t>GPIO_</w:t>
      </w:r>
      <w:proofErr w:type="gramStart"/>
      <w:r w:rsidRPr="00F56D2F">
        <w:t>ReadInputData</w:t>
      </w:r>
      <w:proofErr w:type="spellEnd"/>
      <w:r w:rsidRPr="00F56D2F">
        <w:t>(</w:t>
      </w:r>
      <w:proofErr w:type="gramEnd"/>
      <w:r w:rsidRPr="00F56D2F">
        <w:t>GPIOA);</w:t>
      </w:r>
    </w:p>
    <w:p w14:paraId="7F70E969" w14:textId="77777777" w:rsidR="004478AA" w:rsidRPr="00F56D2F" w:rsidRDefault="004478AA" w:rsidP="004478AA"/>
    <w:p w14:paraId="29B76A1D" w14:textId="77777777" w:rsidR="004478AA" w:rsidRPr="00F56D2F" w:rsidRDefault="004478AA" w:rsidP="004478AA">
      <w:r w:rsidRPr="00F56D2F">
        <w:t>if (value &amp; GPIO_Pin_0)  // 检查 PA0 是否为高电平</w:t>
      </w:r>
    </w:p>
    <w:p w14:paraId="7C6EB5DF" w14:textId="77777777" w:rsidR="004478AA" w:rsidRPr="00F56D2F" w:rsidRDefault="004478AA" w:rsidP="004478AA">
      <w:r w:rsidRPr="00F56D2F">
        <w:t>{</w:t>
      </w:r>
    </w:p>
    <w:p w14:paraId="3E4415F6" w14:textId="77777777" w:rsidR="004478AA" w:rsidRPr="00F56D2F" w:rsidRDefault="004478AA" w:rsidP="004478AA">
      <w:r w:rsidRPr="00F56D2F">
        <w:t xml:space="preserve">    // 按键没按下（假设上拉输入）</w:t>
      </w:r>
    </w:p>
    <w:p w14:paraId="550B5236" w14:textId="77777777" w:rsidR="004478AA" w:rsidRPr="00F56D2F" w:rsidRDefault="004478AA" w:rsidP="004478AA">
      <w:r w:rsidRPr="00F56D2F">
        <w:t>}</w:t>
      </w:r>
    </w:p>
    <w:p w14:paraId="2E5DC546" w14:textId="77777777" w:rsidR="004478AA" w:rsidRPr="00F56D2F" w:rsidRDefault="004478AA" w:rsidP="004478AA">
      <w:r w:rsidRPr="00F56D2F">
        <w:t>else</w:t>
      </w:r>
    </w:p>
    <w:p w14:paraId="5E65D83C" w14:textId="77777777" w:rsidR="004478AA" w:rsidRPr="00F56D2F" w:rsidRDefault="004478AA" w:rsidP="004478AA">
      <w:r w:rsidRPr="00F56D2F">
        <w:t>{</w:t>
      </w:r>
    </w:p>
    <w:p w14:paraId="04254C6B" w14:textId="77777777" w:rsidR="004478AA" w:rsidRPr="00F56D2F" w:rsidRDefault="004478AA" w:rsidP="004478AA">
      <w:r w:rsidRPr="00F56D2F">
        <w:lastRenderedPageBreak/>
        <w:t xml:space="preserve">    // 按键按下（低电平）</w:t>
      </w:r>
    </w:p>
    <w:p w14:paraId="25F15773" w14:textId="77777777" w:rsidR="004478AA" w:rsidRPr="00F56D2F" w:rsidRDefault="004478AA" w:rsidP="004478AA">
      <w:r w:rsidRPr="00F56D2F">
        <w:t>}</w:t>
      </w:r>
    </w:p>
    <w:p w14:paraId="36B4A18F" w14:textId="77777777" w:rsidR="004478AA" w:rsidRPr="00F56D2F" w:rsidRDefault="00000000" w:rsidP="004478AA">
      <w:r>
        <w:pict w14:anchorId="4F8BFF25">
          <v:rect id="_x0000_i1163" style="width:0;height:1.5pt" o:hralign="center" o:hrstd="t" o:hr="t" fillcolor="#a0a0a0" stroked="f"/>
        </w:pict>
      </w:r>
    </w:p>
    <w:p w14:paraId="4AA6A910" w14:textId="77777777" w:rsidR="004478AA" w:rsidRPr="00F56D2F" w:rsidRDefault="004478AA" w:rsidP="004478AA">
      <w:pPr>
        <w:pStyle w:val="3"/>
      </w:pPr>
      <w:r w:rsidRPr="00F56D2F">
        <w:t xml:space="preserve">5. 和 </w:t>
      </w:r>
      <w:proofErr w:type="spellStart"/>
      <w:r w:rsidRPr="00F56D2F">
        <w:t>GPIO_ReadInputDataBit</w:t>
      </w:r>
      <w:proofErr w:type="spellEnd"/>
      <w:r w:rsidRPr="00F56D2F">
        <w:t xml:space="preserve"> 的区别</w:t>
      </w:r>
    </w:p>
    <w:p w14:paraId="76B0BAE7" w14:textId="77777777" w:rsidR="004478AA" w:rsidRPr="00F56D2F" w:rsidRDefault="004478AA">
      <w:pPr>
        <w:numPr>
          <w:ilvl w:val="0"/>
          <w:numId w:val="114"/>
        </w:numPr>
      </w:pPr>
      <w:proofErr w:type="spellStart"/>
      <w:r w:rsidRPr="00F56D2F">
        <w:t>GPIO_ReadInputData</w:t>
      </w:r>
      <w:proofErr w:type="spellEnd"/>
      <w:r w:rsidRPr="00F56D2F">
        <w:t>(</w:t>
      </w:r>
      <w:proofErr w:type="spellStart"/>
      <w:r w:rsidRPr="00F56D2F">
        <w:t>GPIOx</w:t>
      </w:r>
      <w:proofErr w:type="spellEnd"/>
      <w:r w:rsidRPr="00F56D2F">
        <w:t xml:space="preserve">) → 读 </w:t>
      </w:r>
      <w:r w:rsidRPr="00F56D2F">
        <w:rPr>
          <w:b/>
          <w:bCs/>
          <w:color w:val="EE0000"/>
        </w:rPr>
        <w:t>整个端口</w:t>
      </w:r>
      <w:r w:rsidRPr="00F56D2F">
        <w:t>，返回 1</w:t>
      </w:r>
      <w:r w:rsidRPr="00F56D2F">
        <w:rPr>
          <w:color w:val="EE0000"/>
        </w:rPr>
        <w:t>6 位数据</w:t>
      </w:r>
      <w:r w:rsidRPr="00F56D2F">
        <w:t>。</w:t>
      </w:r>
    </w:p>
    <w:p w14:paraId="74FF25ED" w14:textId="77777777" w:rsidR="004478AA" w:rsidRPr="00F56D2F" w:rsidRDefault="004478AA">
      <w:pPr>
        <w:numPr>
          <w:ilvl w:val="0"/>
          <w:numId w:val="114"/>
        </w:numPr>
      </w:pPr>
      <w:proofErr w:type="spellStart"/>
      <w:r w:rsidRPr="00F56D2F">
        <w:t>GPIO_ReadInputDataBit</w:t>
      </w:r>
      <w:proofErr w:type="spellEnd"/>
      <w:r w:rsidRPr="00F56D2F">
        <w:t>(</w:t>
      </w:r>
      <w:proofErr w:type="spellStart"/>
      <w:r w:rsidRPr="00F56D2F">
        <w:t>GPIOx</w:t>
      </w:r>
      <w:proofErr w:type="spellEnd"/>
      <w:r w:rsidRPr="00F56D2F">
        <w:t xml:space="preserve">, </w:t>
      </w:r>
      <w:proofErr w:type="spellStart"/>
      <w:r w:rsidRPr="00F56D2F">
        <w:t>GPIO_Pin_x</w:t>
      </w:r>
      <w:proofErr w:type="spellEnd"/>
      <w:r w:rsidRPr="00F56D2F">
        <w:t xml:space="preserve">) → 只读 </w:t>
      </w:r>
      <w:r w:rsidRPr="00F56D2F">
        <w:rPr>
          <w:b/>
          <w:bCs/>
          <w:color w:val="EE0000"/>
        </w:rPr>
        <w:t>某一位</w:t>
      </w:r>
      <w:r w:rsidRPr="00F56D2F">
        <w:t xml:space="preserve">，返回 </w:t>
      </w:r>
      <w:proofErr w:type="spellStart"/>
      <w:r w:rsidRPr="00F56D2F">
        <w:rPr>
          <w:color w:val="EE0000"/>
        </w:rPr>
        <w:t>Bit_SET</w:t>
      </w:r>
      <w:proofErr w:type="spellEnd"/>
      <w:r w:rsidRPr="00F56D2F">
        <w:rPr>
          <w:color w:val="EE0000"/>
        </w:rPr>
        <w:t xml:space="preserve"> 或 </w:t>
      </w:r>
      <w:proofErr w:type="spellStart"/>
      <w:r w:rsidRPr="00F56D2F">
        <w:rPr>
          <w:color w:val="EE0000"/>
        </w:rPr>
        <w:t>Bit_RESET</w:t>
      </w:r>
      <w:proofErr w:type="spellEnd"/>
      <w:r w:rsidRPr="00F56D2F">
        <w:t>。</w:t>
      </w:r>
    </w:p>
    <w:p w14:paraId="7B5EF898" w14:textId="77777777" w:rsidR="004478AA" w:rsidRPr="00F56D2F" w:rsidRDefault="004478AA" w:rsidP="004478AA">
      <w:r w:rsidRPr="00F56D2F">
        <w:t>比如：</w:t>
      </w:r>
    </w:p>
    <w:p w14:paraId="0573D708" w14:textId="77777777" w:rsidR="004478AA" w:rsidRPr="00F56D2F" w:rsidRDefault="004478AA" w:rsidP="004478AA">
      <w:r w:rsidRPr="00F56D2F">
        <w:t>if (</w:t>
      </w:r>
      <w:proofErr w:type="spellStart"/>
      <w:r w:rsidRPr="00F56D2F">
        <w:t>GPIO_</w:t>
      </w:r>
      <w:proofErr w:type="gramStart"/>
      <w:r w:rsidRPr="00F56D2F">
        <w:t>ReadInputDataBit</w:t>
      </w:r>
      <w:proofErr w:type="spellEnd"/>
      <w:r w:rsidRPr="00F56D2F">
        <w:t>(</w:t>
      </w:r>
      <w:proofErr w:type="gramEnd"/>
      <w:r w:rsidRPr="00F56D2F">
        <w:t xml:space="preserve">GPIOA, GPIO_Pin_0) == </w:t>
      </w:r>
      <w:proofErr w:type="spellStart"/>
      <w:r w:rsidRPr="00F56D2F">
        <w:t>Bit_RESET</w:t>
      </w:r>
      <w:proofErr w:type="spellEnd"/>
      <w:r w:rsidRPr="00F56D2F">
        <w:t>)</w:t>
      </w:r>
    </w:p>
    <w:p w14:paraId="480D1277" w14:textId="77777777" w:rsidR="004478AA" w:rsidRPr="00F56D2F" w:rsidRDefault="004478AA" w:rsidP="004478AA">
      <w:r w:rsidRPr="00F56D2F">
        <w:t>{</w:t>
      </w:r>
    </w:p>
    <w:p w14:paraId="388A40CA" w14:textId="77777777" w:rsidR="004478AA" w:rsidRPr="00F56D2F" w:rsidRDefault="004478AA" w:rsidP="004478AA">
      <w:r w:rsidRPr="00F56D2F">
        <w:t xml:space="preserve">    // 按键按下</w:t>
      </w:r>
    </w:p>
    <w:p w14:paraId="2AE44BE4" w14:textId="77777777" w:rsidR="004478AA" w:rsidRPr="00F56D2F" w:rsidRDefault="004478AA" w:rsidP="004478AA">
      <w:r w:rsidRPr="00F56D2F">
        <w:t>}</w:t>
      </w:r>
    </w:p>
    <w:p w14:paraId="134040BF" w14:textId="77777777" w:rsidR="004478AA" w:rsidRPr="00F56D2F" w:rsidRDefault="004478AA" w:rsidP="004478AA">
      <w:r w:rsidRPr="00F56D2F">
        <w:t>写起来更直观，不用自己做位运算。</w:t>
      </w:r>
    </w:p>
    <w:p w14:paraId="2300ADD7" w14:textId="77777777" w:rsidR="004478AA" w:rsidRPr="00F56D2F" w:rsidRDefault="00000000" w:rsidP="004478AA">
      <w:r>
        <w:pict w14:anchorId="48C8049C">
          <v:rect id="_x0000_i1164" style="width:0;height:1.5pt" o:hralign="center" o:hrstd="t" o:hr="t" fillcolor="#a0a0a0" stroked="f"/>
        </w:pict>
      </w:r>
    </w:p>
    <w:p w14:paraId="6C19CB66" w14:textId="77777777" w:rsidR="004478AA" w:rsidRPr="00F56D2F" w:rsidRDefault="004478AA" w:rsidP="004478AA">
      <w:pPr>
        <w:pStyle w:val="3"/>
      </w:pPr>
      <w:r w:rsidRPr="00F56D2F">
        <w:rPr>
          <w:rFonts w:ascii="Segoe UI Emoji" w:hAnsi="Segoe UI Emoji" w:cs="Segoe UI Emoji"/>
        </w:rPr>
        <w:t>✅</w:t>
      </w:r>
      <w:r w:rsidRPr="00F56D2F">
        <w:t xml:space="preserve"> 总结：</w:t>
      </w:r>
    </w:p>
    <w:p w14:paraId="349CEE08" w14:textId="77777777" w:rsidR="004478AA" w:rsidRPr="00F56D2F" w:rsidRDefault="004478AA">
      <w:pPr>
        <w:numPr>
          <w:ilvl w:val="0"/>
          <w:numId w:val="115"/>
        </w:numPr>
      </w:pPr>
      <w:proofErr w:type="spellStart"/>
      <w:r w:rsidRPr="00F56D2F">
        <w:t>GPIO_ReadInputData</w:t>
      </w:r>
      <w:proofErr w:type="spellEnd"/>
      <w:r w:rsidRPr="00F56D2F">
        <w:t xml:space="preserve"> </w:t>
      </w:r>
      <w:proofErr w:type="gramStart"/>
      <w:r w:rsidRPr="00F56D2F">
        <w:t>→ 读</w:t>
      </w:r>
      <w:proofErr w:type="gramEnd"/>
      <w:r w:rsidRPr="00F56D2F">
        <w:t>整个端口，返回值需要自己用位运算判断某个引脚。</w:t>
      </w:r>
    </w:p>
    <w:p w14:paraId="03648AFE" w14:textId="77777777" w:rsidR="004478AA" w:rsidRPr="00F56D2F" w:rsidRDefault="004478AA">
      <w:pPr>
        <w:numPr>
          <w:ilvl w:val="0"/>
          <w:numId w:val="115"/>
        </w:numPr>
      </w:pPr>
      <w:proofErr w:type="spellStart"/>
      <w:r w:rsidRPr="00F56D2F">
        <w:t>GPIO_ReadInputDataBit</w:t>
      </w:r>
      <w:proofErr w:type="spellEnd"/>
      <w:r w:rsidRPr="00F56D2F">
        <w:t xml:space="preserve"> → 直接读某个引脚，写法更简单。</w:t>
      </w:r>
    </w:p>
    <w:p w14:paraId="38867214" w14:textId="77777777" w:rsidR="004478AA" w:rsidRDefault="004478AA" w:rsidP="004478AA">
      <w:pPr>
        <w:pStyle w:val="2"/>
      </w:pPr>
      <w:proofErr w:type="spellStart"/>
      <w:r w:rsidRPr="00F56D2F">
        <w:t>GPIO_ReadOutputData</w:t>
      </w:r>
      <w:proofErr w:type="spellEnd"/>
      <w:r>
        <w:rPr>
          <w:rFonts w:hint="eastAsia"/>
        </w:rPr>
        <w:t>()</w:t>
      </w:r>
      <w:r>
        <w:br/>
      </w:r>
      <w:r w:rsidRPr="00CA792B">
        <w:t xml:space="preserve">读输出数据寄存器 </w:t>
      </w:r>
      <w:proofErr w:type="gramStart"/>
      <w:r w:rsidRPr="00CA792B">
        <w:t>(ODR)</w:t>
      </w:r>
      <w:proofErr w:type="gramEnd"/>
      <w:r>
        <w:rPr>
          <w:rFonts w:hint="eastAsia"/>
        </w:rPr>
        <w:t>的值</w:t>
      </w:r>
    </w:p>
    <w:p w14:paraId="18D344D5" w14:textId="77777777" w:rsidR="004478AA" w:rsidRPr="00CA792B" w:rsidRDefault="004478AA" w:rsidP="004478AA">
      <w:r w:rsidRPr="00CA792B">
        <w:t xml:space="preserve">好 </w:t>
      </w:r>
      <w:r w:rsidRPr="00CA792B">
        <w:rPr>
          <w:rFonts w:ascii="Segoe UI Emoji" w:hAnsi="Segoe UI Emoji" w:cs="Segoe UI Emoji"/>
        </w:rPr>
        <w:t>👌</w:t>
      </w:r>
      <w:r w:rsidRPr="00CA792B">
        <w:t xml:space="preserve">，我来帮你解析 </w:t>
      </w:r>
      <w:proofErr w:type="spellStart"/>
      <w:r w:rsidRPr="00CA792B">
        <w:rPr>
          <w:b/>
          <w:bCs/>
        </w:rPr>
        <w:t>GPIO_ReadOutputData</w:t>
      </w:r>
      <w:proofErr w:type="spellEnd"/>
      <w:r w:rsidRPr="00CA792B">
        <w:t>。</w:t>
      </w:r>
    </w:p>
    <w:p w14:paraId="7C045181" w14:textId="77777777" w:rsidR="004478AA" w:rsidRPr="00CA792B" w:rsidRDefault="00000000" w:rsidP="004478AA">
      <w:r>
        <w:pict w14:anchorId="31FDB13F">
          <v:rect id="_x0000_i1165" style="width:0;height:1.5pt" o:hralign="center" o:hrstd="t" o:hr="t" fillcolor="#a0a0a0" stroked="f"/>
        </w:pict>
      </w:r>
    </w:p>
    <w:p w14:paraId="4CB7AF8F" w14:textId="77777777" w:rsidR="004478AA" w:rsidRPr="00CA792B" w:rsidRDefault="004478AA" w:rsidP="004478AA">
      <w:pPr>
        <w:pStyle w:val="3"/>
      </w:pPr>
      <w:r w:rsidRPr="00CA792B">
        <w:t>1. 函数原型</w:t>
      </w:r>
    </w:p>
    <w:p w14:paraId="3DD6D7CB" w14:textId="77777777" w:rsidR="004478AA" w:rsidRPr="00CA792B" w:rsidRDefault="004478AA" w:rsidP="004478AA">
      <w:r w:rsidRPr="00CA792B">
        <w:t xml:space="preserve">在 </w:t>
      </w:r>
      <w:r w:rsidRPr="00CA792B">
        <w:rPr>
          <w:b/>
          <w:bCs/>
        </w:rPr>
        <w:t>STM32 标准外设库</w:t>
      </w:r>
      <w:r w:rsidRPr="00CA792B">
        <w:t>中定义为：</w:t>
      </w:r>
    </w:p>
    <w:p w14:paraId="76214E3A" w14:textId="77777777" w:rsidR="004478AA" w:rsidRPr="00CA792B" w:rsidRDefault="004478AA" w:rsidP="004478AA">
      <w:r w:rsidRPr="00CA792B">
        <w:t xml:space="preserve">uint16_t </w:t>
      </w:r>
      <w:proofErr w:type="spellStart"/>
      <w:r w:rsidRPr="00CA792B">
        <w:t>GPIO_</w:t>
      </w:r>
      <w:proofErr w:type="gramStart"/>
      <w:r w:rsidRPr="00CA792B">
        <w:t>ReadOutputData</w:t>
      </w:r>
      <w:proofErr w:type="spellEnd"/>
      <w:r w:rsidRPr="00CA792B">
        <w:t>(</w:t>
      </w:r>
      <w:proofErr w:type="spellStart"/>
      <w:proofErr w:type="gramEnd"/>
      <w:r w:rsidRPr="00CA792B">
        <w:t>GPIO_TypeDef</w:t>
      </w:r>
      <w:proofErr w:type="spellEnd"/>
      <w:r w:rsidRPr="00CA792B">
        <w:t xml:space="preserve">* </w:t>
      </w:r>
      <w:proofErr w:type="spellStart"/>
      <w:r w:rsidRPr="00CA792B">
        <w:t>GPIOx</w:t>
      </w:r>
      <w:proofErr w:type="spellEnd"/>
      <w:r w:rsidRPr="00CA792B">
        <w:t>);</w:t>
      </w:r>
    </w:p>
    <w:p w14:paraId="76C2EBD9" w14:textId="77777777" w:rsidR="004478AA" w:rsidRPr="00CA792B" w:rsidRDefault="00000000" w:rsidP="004478AA">
      <w:r>
        <w:lastRenderedPageBreak/>
        <w:pict w14:anchorId="6C858FB5">
          <v:rect id="_x0000_i1166" style="width:0;height:1.5pt" o:hralign="center" o:hrstd="t" o:hr="t" fillcolor="#a0a0a0" stroked="f"/>
        </w:pict>
      </w:r>
    </w:p>
    <w:p w14:paraId="2EDEC983" w14:textId="77777777" w:rsidR="004478AA" w:rsidRPr="00CA792B" w:rsidRDefault="004478AA" w:rsidP="004478AA">
      <w:pPr>
        <w:pStyle w:val="3"/>
      </w:pPr>
      <w:r w:rsidRPr="00CA792B">
        <w:t>2. 功能</w:t>
      </w:r>
    </w:p>
    <w:p w14:paraId="33E56CCC" w14:textId="77777777" w:rsidR="004478AA" w:rsidRPr="00CA792B" w:rsidRDefault="004478AA" w:rsidP="004478AA">
      <w:r w:rsidRPr="00CA792B">
        <w:t xml:space="preserve">读取 </w:t>
      </w:r>
      <w:r w:rsidRPr="00CA792B">
        <w:rPr>
          <w:b/>
          <w:bCs/>
        </w:rPr>
        <w:t>整个端口的</w:t>
      </w:r>
      <w:r w:rsidRPr="00CA792B">
        <w:rPr>
          <w:b/>
          <w:bCs/>
          <w:color w:val="EE0000"/>
        </w:rPr>
        <w:t>输出数据寄存器 (ODR)</w:t>
      </w:r>
      <w:r w:rsidRPr="00CA792B">
        <w:t xml:space="preserve"> 的值。</w:t>
      </w:r>
    </w:p>
    <w:p w14:paraId="038BAF85" w14:textId="77777777" w:rsidR="004478AA" w:rsidRPr="00CA792B" w:rsidRDefault="004478AA">
      <w:pPr>
        <w:numPr>
          <w:ilvl w:val="0"/>
          <w:numId w:val="116"/>
        </w:numPr>
      </w:pPr>
      <w:r w:rsidRPr="00CA792B">
        <w:t xml:space="preserve">返回值是一个 </w:t>
      </w:r>
      <w:r w:rsidRPr="00CA792B">
        <w:rPr>
          <w:b/>
          <w:bCs/>
          <w:color w:val="EE0000"/>
        </w:rPr>
        <w:t>16 位无符号整数</w:t>
      </w:r>
      <w:r w:rsidRPr="00CA792B">
        <w:t xml:space="preserve">，每一位对应一个引脚的 </w:t>
      </w:r>
      <w:r w:rsidRPr="00CA792B">
        <w:rPr>
          <w:b/>
          <w:bCs/>
        </w:rPr>
        <w:t>输出电平设置值</w:t>
      </w:r>
      <w:r w:rsidRPr="00CA792B">
        <w:t>（由你代码写进去的）。</w:t>
      </w:r>
    </w:p>
    <w:p w14:paraId="20D939E4" w14:textId="77777777" w:rsidR="004478AA" w:rsidRPr="00CA792B" w:rsidRDefault="004478AA">
      <w:pPr>
        <w:numPr>
          <w:ilvl w:val="0"/>
          <w:numId w:val="116"/>
        </w:numPr>
      </w:pPr>
      <w:r w:rsidRPr="00CA792B">
        <w:t>注意：这是软件层面写进寄存器的值，不一定等于实际引脚上的电压（比如引脚被外部强拉低/短路时，ODR 仍显示为 1）。</w:t>
      </w:r>
    </w:p>
    <w:p w14:paraId="488E98A0" w14:textId="77777777" w:rsidR="004478AA" w:rsidRPr="00CA792B" w:rsidRDefault="00000000" w:rsidP="004478AA">
      <w:r>
        <w:pict w14:anchorId="5AE6FA14">
          <v:rect id="_x0000_i1167" style="width:0;height:1.5pt" o:hralign="center" o:hrstd="t" o:hr="t" fillcolor="#a0a0a0" stroked="f"/>
        </w:pict>
      </w:r>
    </w:p>
    <w:p w14:paraId="2181FFD4" w14:textId="77777777" w:rsidR="004478AA" w:rsidRPr="00CA792B" w:rsidRDefault="004478AA" w:rsidP="004478AA">
      <w:pPr>
        <w:pStyle w:val="3"/>
      </w:pPr>
      <w:r w:rsidRPr="00CA792B">
        <w:t>3. 内部原理</w:t>
      </w:r>
    </w:p>
    <w:p w14:paraId="1340295B" w14:textId="77777777" w:rsidR="004478AA" w:rsidRPr="00CA792B" w:rsidRDefault="004478AA" w:rsidP="004478AA">
      <w:r w:rsidRPr="00CA792B">
        <w:t xml:space="preserve">函数实质就是读 </w:t>
      </w:r>
      <w:r w:rsidRPr="00CA792B">
        <w:rPr>
          <w:b/>
          <w:bCs/>
        </w:rPr>
        <w:t>ODR 寄存器</w:t>
      </w:r>
      <w:r w:rsidRPr="00CA792B">
        <w:t>：</w:t>
      </w:r>
    </w:p>
    <w:p w14:paraId="1F7F4A86" w14:textId="77777777" w:rsidR="004478AA" w:rsidRPr="00CA792B" w:rsidRDefault="004478AA" w:rsidP="004478AA">
      <w:r w:rsidRPr="00F7075B">
        <w:rPr>
          <w:color w:val="EE0000"/>
        </w:rPr>
        <w:t>return</w:t>
      </w:r>
      <w:r w:rsidRPr="00CA792B">
        <w:t xml:space="preserve"> (uint16_</w:t>
      </w:r>
      <w:proofErr w:type="gramStart"/>
      <w:r w:rsidRPr="00CA792B">
        <w:t>t)(</w:t>
      </w:r>
      <w:proofErr w:type="spellStart"/>
      <w:proofErr w:type="gramEnd"/>
      <w:r w:rsidRPr="00CA792B">
        <w:t>GPIOx</w:t>
      </w:r>
      <w:proofErr w:type="spellEnd"/>
      <w:r w:rsidRPr="00CA792B">
        <w:t>-&gt;ODR);</w:t>
      </w:r>
    </w:p>
    <w:p w14:paraId="715AAE93" w14:textId="77777777" w:rsidR="004478AA" w:rsidRPr="00CA792B" w:rsidRDefault="004478AA">
      <w:pPr>
        <w:numPr>
          <w:ilvl w:val="0"/>
          <w:numId w:val="117"/>
        </w:numPr>
      </w:pPr>
      <w:proofErr w:type="spellStart"/>
      <w:r w:rsidRPr="00CA792B">
        <w:t>GPIOx</w:t>
      </w:r>
      <w:proofErr w:type="spellEnd"/>
      <w:r w:rsidRPr="00CA792B">
        <w:t xml:space="preserve">-&gt;ODR：某个端口（GPIOA/GPIOB/…）的 </w:t>
      </w:r>
      <w:r w:rsidRPr="00CA792B">
        <w:rPr>
          <w:b/>
          <w:bCs/>
        </w:rPr>
        <w:t>输出数据寄存器</w:t>
      </w:r>
      <w:r w:rsidRPr="00CA792B">
        <w:t>。</w:t>
      </w:r>
    </w:p>
    <w:p w14:paraId="3EE82A93" w14:textId="77777777" w:rsidR="004478AA" w:rsidRPr="00CA792B" w:rsidRDefault="004478AA">
      <w:pPr>
        <w:numPr>
          <w:ilvl w:val="0"/>
          <w:numId w:val="117"/>
        </w:numPr>
      </w:pPr>
      <w:r w:rsidRPr="00CA792B">
        <w:t>每一位（bit）对应一个 IO 引脚：</w:t>
      </w:r>
    </w:p>
    <w:p w14:paraId="6BB615E7" w14:textId="77777777" w:rsidR="004478AA" w:rsidRPr="00CA792B" w:rsidRDefault="004478AA">
      <w:pPr>
        <w:numPr>
          <w:ilvl w:val="1"/>
          <w:numId w:val="117"/>
        </w:numPr>
      </w:pPr>
      <w:r w:rsidRPr="00CA792B">
        <w:t xml:space="preserve">0 </w:t>
      </w:r>
      <w:proofErr w:type="gramStart"/>
      <w:r w:rsidRPr="00CA792B">
        <w:t>→ 输出</w:t>
      </w:r>
      <w:proofErr w:type="gramEnd"/>
      <w:r w:rsidRPr="00CA792B">
        <w:t>低电平</w:t>
      </w:r>
    </w:p>
    <w:p w14:paraId="43732A37" w14:textId="77777777" w:rsidR="004478AA" w:rsidRPr="00CA792B" w:rsidRDefault="004478AA">
      <w:pPr>
        <w:numPr>
          <w:ilvl w:val="1"/>
          <w:numId w:val="117"/>
        </w:numPr>
      </w:pPr>
      <w:r w:rsidRPr="00CA792B">
        <w:t>1 → 输出高电平</w:t>
      </w:r>
    </w:p>
    <w:p w14:paraId="34275E04" w14:textId="77777777" w:rsidR="004478AA" w:rsidRPr="00CA792B" w:rsidRDefault="00000000" w:rsidP="004478AA">
      <w:r>
        <w:pict w14:anchorId="6A14BDAF">
          <v:rect id="_x0000_i1168" style="width:0;height:1.5pt" o:hralign="center" o:hrstd="t" o:hr="t" fillcolor="#a0a0a0" stroked="f"/>
        </w:pict>
      </w:r>
    </w:p>
    <w:p w14:paraId="654E97B7" w14:textId="77777777" w:rsidR="004478AA" w:rsidRPr="00CA792B" w:rsidRDefault="004478AA" w:rsidP="004478AA">
      <w:pPr>
        <w:pStyle w:val="3"/>
      </w:pPr>
      <w:r w:rsidRPr="00CA792B">
        <w:t>4. 使用示例</w:t>
      </w:r>
    </w:p>
    <w:p w14:paraId="131F46A3" w14:textId="77777777" w:rsidR="004478AA" w:rsidRPr="00CA792B" w:rsidRDefault="004478AA" w:rsidP="004478AA">
      <w:r w:rsidRPr="00CA792B">
        <w:t xml:space="preserve">假设我们把 </w:t>
      </w:r>
      <w:r w:rsidRPr="00CA792B">
        <w:rPr>
          <w:b/>
          <w:bCs/>
        </w:rPr>
        <w:t>PA0</w:t>
      </w:r>
      <w:r w:rsidRPr="00CA792B">
        <w:t xml:space="preserve"> 配置为推挽输出：</w:t>
      </w:r>
    </w:p>
    <w:p w14:paraId="31E5980F" w14:textId="77777777" w:rsidR="004478AA" w:rsidRPr="00CA792B" w:rsidRDefault="004478AA" w:rsidP="004478AA">
      <w:r w:rsidRPr="00CA792B">
        <w:t>// 设置 PA0 高电平</w:t>
      </w:r>
    </w:p>
    <w:p w14:paraId="50073DCE" w14:textId="77777777" w:rsidR="004478AA" w:rsidRPr="00CA792B" w:rsidRDefault="004478AA" w:rsidP="004478AA">
      <w:proofErr w:type="spellStart"/>
      <w:r w:rsidRPr="00CA792B">
        <w:t>GPIO_</w:t>
      </w:r>
      <w:proofErr w:type="gramStart"/>
      <w:r w:rsidRPr="00CA792B">
        <w:t>SetBits</w:t>
      </w:r>
      <w:proofErr w:type="spellEnd"/>
      <w:r w:rsidRPr="00CA792B">
        <w:t>(</w:t>
      </w:r>
      <w:proofErr w:type="gramEnd"/>
      <w:r w:rsidRPr="00CA792B">
        <w:t>GPIOA, GPIO_Pin_0);</w:t>
      </w:r>
    </w:p>
    <w:p w14:paraId="40DAF72E" w14:textId="77777777" w:rsidR="004478AA" w:rsidRPr="00CA792B" w:rsidRDefault="004478AA" w:rsidP="004478AA"/>
    <w:p w14:paraId="2B497668" w14:textId="77777777" w:rsidR="004478AA" w:rsidRPr="00CA792B" w:rsidRDefault="004478AA" w:rsidP="004478AA">
      <w:r w:rsidRPr="00CA792B">
        <w:t>// 读取整个端口输出寄存器</w:t>
      </w:r>
    </w:p>
    <w:p w14:paraId="3C502D54" w14:textId="77777777" w:rsidR="004478AA" w:rsidRPr="00CA792B" w:rsidRDefault="004478AA" w:rsidP="004478AA">
      <w:r w:rsidRPr="00CA792B">
        <w:t xml:space="preserve">uint16_t </w:t>
      </w:r>
      <w:proofErr w:type="spellStart"/>
      <w:r w:rsidRPr="00CA792B">
        <w:t>outValue</w:t>
      </w:r>
      <w:proofErr w:type="spellEnd"/>
      <w:r w:rsidRPr="00CA792B">
        <w:t xml:space="preserve"> = </w:t>
      </w:r>
      <w:proofErr w:type="spellStart"/>
      <w:r w:rsidRPr="00CA792B">
        <w:t>GPIO_</w:t>
      </w:r>
      <w:proofErr w:type="gramStart"/>
      <w:r w:rsidRPr="00CA792B">
        <w:t>ReadOutputData</w:t>
      </w:r>
      <w:proofErr w:type="spellEnd"/>
      <w:r w:rsidRPr="00CA792B">
        <w:t>(</w:t>
      </w:r>
      <w:proofErr w:type="gramEnd"/>
      <w:r w:rsidRPr="00CA792B">
        <w:t>GPIOA);</w:t>
      </w:r>
    </w:p>
    <w:p w14:paraId="6AE7B62C" w14:textId="77777777" w:rsidR="004478AA" w:rsidRPr="00CA792B" w:rsidRDefault="004478AA" w:rsidP="004478AA"/>
    <w:p w14:paraId="56449AD6" w14:textId="77777777" w:rsidR="004478AA" w:rsidRPr="00CA792B" w:rsidRDefault="004478AA" w:rsidP="004478AA">
      <w:r w:rsidRPr="00CA792B">
        <w:t>if (</w:t>
      </w:r>
      <w:proofErr w:type="spellStart"/>
      <w:r w:rsidRPr="00CA792B">
        <w:t>outValue</w:t>
      </w:r>
      <w:proofErr w:type="spellEnd"/>
      <w:r w:rsidRPr="00CA792B">
        <w:t xml:space="preserve"> &amp; GPIO_Pin_0)  // 检查 PA0 输出寄存器是否为高电平</w:t>
      </w:r>
    </w:p>
    <w:p w14:paraId="20F4F077" w14:textId="77777777" w:rsidR="004478AA" w:rsidRPr="00CA792B" w:rsidRDefault="004478AA" w:rsidP="004478AA">
      <w:r w:rsidRPr="00CA792B">
        <w:t>{</w:t>
      </w:r>
    </w:p>
    <w:p w14:paraId="6FB9CE35" w14:textId="77777777" w:rsidR="004478AA" w:rsidRPr="00CA792B" w:rsidRDefault="004478AA" w:rsidP="004478AA">
      <w:r w:rsidRPr="00CA792B">
        <w:lastRenderedPageBreak/>
        <w:t xml:space="preserve">    // PA0 被设置为高电平</w:t>
      </w:r>
    </w:p>
    <w:p w14:paraId="4628C44F" w14:textId="77777777" w:rsidR="004478AA" w:rsidRPr="00CA792B" w:rsidRDefault="004478AA" w:rsidP="004478AA">
      <w:r w:rsidRPr="00CA792B">
        <w:t>}</w:t>
      </w:r>
    </w:p>
    <w:p w14:paraId="24FFEAAF" w14:textId="77777777" w:rsidR="004478AA" w:rsidRPr="00CA792B" w:rsidRDefault="004478AA" w:rsidP="004478AA">
      <w:r w:rsidRPr="00CA792B">
        <w:t>else</w:t>
      </w:r>
    </w:p>
    <w:p w14:paraId="08DB0934" w14:textId="77777777" w:rsidR="004478AA" w:rsidRPr="00CA792B" w:rsidRDefault="004478AA" w:rsidP="004478AA">
      <w:r w:rsidRPr="00CA792B">
        <w:t>{</w:t>
      </w:r>
    </w:p>
    <w:p w14:paraId="55FCCA42" w14:textId="77777777" w:rsidR="004478AA" w:rsidRPr="00CA792B" w:rsidRDefault="004478AA" w:rsidP="004478AA">
      <w:r w:rsidRPr="00CA792B">
        <w:t xml:space="preserve">    // PA0 被设置为低电平</w:t>
      </w:r>
    </w:p>
    <w:p w14:paraId="5DE832EC" w14:textId="77777777" w:rsidR="004478AA" w:rsidRPr="00CA792B" w:rsidRDefault="004478AA" w:rsidP="004478AA">
      <w:r w:rsidRPr="00CA792B">
        <w:t>}</w:t>
      </w:r>
    </w:p>
    <w:p w14:paraId="2FF6659F" w14:textId="77777777" w:rsidR="004478AA" w:rsidRPr="00CA792B" w:rsidRDefault="00000000" w:rsidP="004478AA">
      <w:r>
        <w:pict w14:anchorId="38BDDC69">
          <v:rect id="_x0000_i1169" style="width:0;height:1.5pt" o:hralign="center" o:hrstd="t" o:hr="t" fillcolor="#a0a0a0" stroked="f"/>
        </w:pict>
      </w:r>
    </w:p>
    <w:p w14:paraId="1AA54F18" w14:textId="77777777" w:rsidR="004478AA" w:rsidRPr="00CA792B" w:rsidRDefault="004478AA" w:rsidP="004478AA">
      <w:pPr>
        <w:pStyle w:val="3"/>
      </w:pPr>
      <w:r w:rsidRPr="00CA792B">
        <w:t>5. 和输入函数的区别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1942"/>
        <w:gridCol w:w="1799"/>
        <w:gridCol w:w="2072"/>
      </w:tblGrid>
      <w:tr w:rsidR="004478AA" w:rsidRPr="00CA792B" w14:paraId="55E987F1" w14:textId="77777777" w:rsidTr="004B7671">
        <w:trPr>
          <w:tblHeader/>
          <w:tblCellSpacing w:w="15" w:type="dxa"/>
        </w:trPr>
        <w:tc>
          <w:tcPr>
            <w:tcW w:w="0" w:type="auto"/>
            <w:vAlign w:val="center"/>
            <w:hideMark/>
          </w:tcPr>
          <w:p w14:paraId="52D80663" w14:textId="77777777" w:rsidR="004478AA" w:rsidRPr="00CA792B" w:rsidRDefault="004478AA" w:rsidP="004B7671">
            <w:pPr>
              <w:rPr>
                <w:b/>
                <w:bCs/>
              </w:rPr>
            </w:pPr>
            <w:r w:rsidRPr="00CA792B">
              <w:rPr>
                <w:b/>
                <w:bCs/>
              </w:rPr>
              <w:t>函数</w:t>
            </w:r>
          </w:p>
        </w:tc>
        <w:tc>
          <w:tcPr>
            <w:tcW w:w="0" w:type="auto"/>
            <w:vAlign w:val="center"/>
            <w:hideMark/>
          </w:tcPr>
          <w:p w14:paraId="4479E66C" w14:textId="77777777" w:rsidR="004478AA" w:rsidRPr="00CA792B" w:rsidRDefault="004478AA" w:rsidP="004B7671">
            <w:pPr>
              <w:rPr>
                <w:b/>
                <w:bCs/>
              </w:rPr>
            </w:pPr>
            <w:r w:rsidRPr="00CA792B">
              <w:rPr>
                <w:b/>
                <w:bCs/>
              </w:rPr>
              <w:t>作用</w:t>
            </w:r>
          </w:p>
        </w:tc>
        <w:tc>
          <w:tcPr>
            <w:tcW w:w="0" w:type="auto"/>
            <w:vAlign w:val="center"/>
            <w:hideMark/>
          </w:tcPr>
          <w:p w14:paraId="13898AA3" w14:textId="77777777" w:rsidR="004478AA" w:rsidRPr="00CA792B" w:rsidRDefault="004478AA" w:rsidP="004B7671">
            <w:pPr>
              <w:rPr>
                <w:b/>
                <w:bCs/>
              </w:rPr>
            </w:pPr>
            <w:r w:rsidRPr="00CA792B">
              <w:rPr>
                <w:b/>
                <w:bCs/>
              </w:rPr>
              <w:t>返回值</w:t>
            </w:r>
          </w:p>
        </w:tc>
        <w:tc>
          <w:tcPr>
            <w:tcW w:w="0" w:type="auto"/>
            <w:vAlign w:val="center"/>
            <w:hideMark/>
          </w:tcPr>
          <w:p w14:paraId="1E985B0B" w14:textId="77777777" w:rsidR="004478AA" w:rsidRPr="00CA792B" w:rsidRDefault="004478AA" w:rsidP="004B7671">
            <w:pPr>
              <w:rPr>
                <w:b/>
                <w:bCs/>
              </w:rPr>
            </w:pPr>
            <w:r w:rsidRPr="00CA792B">
              <w:rPr>
                <w:b/>
                <w:bCs/>
              </w:rPr>
              <w:t>应用场景</w:t>
            </w:r>
          </w:p>
        </w:tc>
      </w:tr>
      <w:tr w:rsidR="004478AA" w:rsidRPr="00CA792B" w14:paraId="4074B79F" w14:textId="77777777" w:rsidTr="004B7671">
        <w:trPr>
          <w:tblCellSpacing w:w="15" w:type="dxa"/>
        </w:trPr>
        <w:tc>
          <w:tcPr>
            <w:tcW w:w="0" w:type="auto"/>
            <w:vAlign w:val="center"/>
            <w:hideMark/>
          </w:tcPr>
          <w:p w14:paraId="7B11054F" w14:textId="77777777" w:rsidR="004478AA" w:rsidRPr="00CA792B" w:rsidRDefault="004478AA" w:rsidP="004B7671">
            <w:proofErr w:type="spellStart"/>
            <w:r w:rsidRPr="00CA792B">
              <w:t>GPIO_ReadInputData</w:t>
            </w:r>
            <w:proofErr w:type="spellEnd"/>
          </w:p>
        </w:tc>
        <w:tc>
          <w:tcPr>
            <w:tcW w:w="0" w:type="auto"/>
            <w:vAlign w:val="center"/>
            <w:hideMark/>
          </w:tcPr>
          <w:p w14:paraId="5705A2F5" w14:textId="77777777" w:rsidR="004478AA" w:rsidRPr="00CA792B" w:rsidRDefault="004478AA" w:rsidP="004B7671">
            <w:r w:rsidRPr="00CA792B">
              <w:t xml:space="preserve">读 </w:t>
            </w:r>
            <w:r w:rsidRPr="00CA792B">
              <w:rPr>
                <w:b/>
                <w:bCs/>
              </w:rPr>
              <w:t>输入数据寄存器 (IDR)</w:t>
            </w:r>
          </w:p>
        </w:tc>
        <w:tc>
          <w:tcPr>
            <w:tcW w:w="0" w:type="auto"/>
            <w:vAlign w:val="center"/>
            <w:hideMark/>
          </w:tcPr>
          <w:p w14:paraId="0E496334" w14:textId="77777777" w:rsidR="004478AA" w:rsidRPr="00CA792B" w:rsidRDefault="004478AA" w:rsidP="004B7671">
            <w:r w:rsidRPr="00CA792B">
              <w:t>端口实际电平</w:t>
            </w:r>
          </w:p>
        </w:tc>
        <w:tc>
          <w:tcPr>
            <w:tcW w:w="0" w:type="auto"/>
            <w:vAlign w:val="center"/>
            <w:hideMark/>
          </w:tcPr>
          <w:p w14:paraId="306F7F55" w14:textId="77777777" w:rsidR="004478AA" w:rsidRPr="00CA792B" w:rsidRDefault="004478AA" w:rsidP="004B7671">
            <w:r w:rsidRPr="00CA792B">
              <w:t>判断按键、电平检测</w:t>
            </w:r>
          </w:p>
        </w:tc>
      </w:tr>
      <w:tr w:rsidR="004478AA" w:rsidRPr="00CA792B" w14:paraId="49AFB2F8" w14:textId="77777777" w:rsidTr="004B7671">
        <w:trPr>
          <w:tblCellSpacing w:w="15" w:type="dxa"/>
        </w:trPr>
        <w:tc>
          <w:tcPr>
            <w:tcW w:w="0" w:type="auto"/>
            <w:vAlign w:val="center"/>
            <w:hideMark/>
          </w:tcPr>
          <w:p w14:paraId="58B51D23" w14:textId="77777777" w:rsidR="004478AA" w:rsidRPr="00CA792B" w:rsidRDefault="004478AA" w:rsidP="004B7671">
            <w:proofErr w:type="spellStart"/>
            <w:r w:rsidRPr="00CA792B">
              <w:t>GPIO_ReadInputDataBit</w:t>
            </w:r>
            <w:proofErr w:type="spellEnd"/>
          </w:p>
        </w:tc>
        <w:tc>
          <w:tcPr>
            <w:tcW w:w="0" w:type="auto"/>
            <w:vAlign w:val="center"/>
            <w:hideMark/>
          </w:tcPr>
          <w:p w14:paraId="372BA168" w14:textId="77777777" w:rsidR="004478AA" w:rsidRPr="00CA792B" w:rsidRDefault="004478AA" w:rsidP="004B7671">
            <w:r w:rsidRPr="00CA792B">
              <w:t>读</w:t>
            </w:r>
            <w:r w:rsidRPr="00823A93">
              <w:rPr>
                <w:b/>
                <w:bCs/>
              </w:rPr>
              <w:t>某一个</w:t>
            </w:r>
            <w:r w:rsidRPr="00CA792B">
              <w:t>引脚输入状态</w:t>
            </w:r>
          </w:p>
        </w:tc>
        <w:tc>
          <w:tcPr>
            <w:tcW w:w="0" w:type="auto"/>
            <w:vAlign w:val="center"/>
            <w:hideMark/>
          </w:tcPr>
          <w:p w14:paraId="1FDBD685" w14:textId="77777777" w:rsidR="004478AA" w:rsidRPr="00CA792B" w:rsidRDefault="004478AA" w:rsidP="004B7671">
            <w:proofErr w:type="spellStart"/>
            <w:r w:rsidRPr="00CA792B">
              <w:t>Bit_SET</w:t>
            </w:r>
            <w:proofErr w:type="spellEnd"/>
            <w:r w:rsidRPr="00CA792B">
              <w:t xml:space="preserve"> / </w:t>
            </w:r>
            <w:proofErr w:type="spellStart"/>
            <w:r w:rsidRPr="00CA792B">
              <w:t>Bit_RESET</w:t>
            </w:r>
            <w:proofErr w:type="spellEnd"/>
          </w:p>
        </w:tc>
        <w:tc>
          <w:tcPr>
            <w:tcW w:w="0" w:type="auto"/>
            <w:vAlign w:val="center"/>
            <w:hideMark/>
          </w:tcPr>
          <w:p w14:paraId="4FC16796" w14:textId="77777777" w:rsidR="004478AA" w:rsidRPr="00CA792B" w:rsidRDefault="004478AA" w:rsidP="004B7671">
            <w:r w:rsidRPr="00CA792B">
              <w:t>单独读某个输入引脚</w:t>
            </w:r>
          </w:p>
        </w:tc>
      </w:tr>
      <w:tr w:rsidR="004478AA" w:rsidRPr="00CA792B" w14:paraId="1C6F6323" w14:textId="77777777" w:rsidTr="004B7671">
        <w:trPr>
          <w:tblCellSpacing w:w="15" w:type="dxa"/>
        </w:trPr>
        <w:tc>
          <w:tcPr>
            <w:tcW w:w="0" w:type="auto"/>
            <w:vAlign w:val="center"/>
            <w:hideMark/>
          </w:tcPr>
          <w:p w14:paraId="7471A6E3" w14:textId="77777777" w:rsidR="004478AA" w:rsidRPr="00CA792B" w:rsidRDefault="004478AA" w:rsidP="004B7671">
            <w:proofErr w:type="spellStart"/>
            <w:r w:rsidRPr="00CA792B">
              <w:t>GPIO_ReadOutputData</w:t>
            </w:r>
            <w:proofErr w:type="spellEnd"/>
          </w:p>
        </w:tc>
        <w:tc>
          <w:tcPr>
            <w:tcW w:w="0" w:type="auto"/>
            <w:vAlign w:val="center"/>
            <w:hideMark/>
          </w:tcPr>
          <w:p w14:paraId="471C47A7" w14:textId="77777777" w:rsidR="004478AA" w:rsidRPr="00CA792B" w:rsidRDefault="004478AA" w:rsidP="004B7671">
            <w:r w:rsidRPr="00CA792B">
              <w:t xml:space="preserve">读 </w:t>
            </w:r>
            <w:r w:rsidRPr="00CA792B">
              <w:rPr>
                <w:b/>
                <w:bCs/>
              </w:rPr>
              <w:t>输出数据寄存器 (ODR)</w:t>
            </w:r>
          </w:p>
        </w:tc>
        <w:tc>
          <w:tcPr>
            <w:tcW w:w="0" w:type="auto"/>
            <w:vAlign w:val="center"/>
            <w:hideMark/>
          </w:tcPr>
          <w:p w14:paraId="22F5AECE" w14:textId="77777777" w:rsidR="004478AA" w:rsidRPr="00CA792B" w:rsidRDefault="004478AA" w:rsidP="004B7671">
            <w:r w:rsidRPr="00CA792B">
              <w:t>端口输出寄存器设置值</w:t>
            </w:r>
          </w:p>
        </w:tc>
        <w:tc>
          <w:tcPr>
            <w:tcW w:w="0" w:type="auto"/>
            <w:vAlign w:val="center"/>
            <w:hideMark/>
          </w:tcPr>
          <w:p w14:paraId="463FE635" w14:textId="77777777" w:rsidR="004478AA" w:rsidRPr="00CA792B" w:rsidRDefault="004478AA" w:rsidP="004B7671">
            <w:r w:rsidRPr="00CA792B">
              <w:t>确认代码设置的输出状态</w:t>
            </w:r>
          </w:p>
        </w:tc>
      </w:tr>
      <w:tr w:rsidR="004478AA" w:rsidRPr="00CA792B" w14:paraId="6FFC7F93" w14:textId="77777777" w:rsidTr="004B7671">
        <w:trPr>
          <w:tblCellSpacing w:w="15" w:type="dxa"/>
        </w:trPr>
        <w:tc>
          <w:tcPr>
            <w:tcW w:w="0" w:type="auto"/>
            <w:vAlign w:val="center"/>
            <w:hideMark/>
          </w:tcPr>
          <w:p w14:paraId="783AEE0F" w14:textId="77777777" w:rsidR="004478AA" w:rsidRPr="00CA792B" w:rsidRDefault="004478AA" w:rsidP="004B7671">
            <w:proofErr w:type="spellStart"/>
            <w:r w:rsidRPr="00CA792B">
              <w:t>GPIO_ReadOutputDataBit</w:t>
            </w:r>
            <w:proofErr w:type="spellEnd"/>
          </w:p>
        </w:tc>
        <w:tc>
          <w:tcPr>
            <w:tcW w:w="0" w:type="auto"/>
            <w:vAlign w:val="center"/>
            <w:hideMark/>
          </w:tcPr>
          <w:p w14:paraId="07CBA612" w14:textId="77777777" w:rsidR="004478AA" w:rsidRPr="00CA792B" w:rsidRDefault="004478AA" w:rsidP="004B7671">
            <w:r w:rsidRPr="00CA792B">
              <w:t>读</w:t>
            </w:r>
            <w:r w:rsidRPr="00823A93">
              <w:rPr>
                <w:b/>
                <w:bCs/>
              </w:rPr>
              <w:t>某一个</w:t>
            </w:r>
            <w:r w:rsidRPr="00CA792B">
              <w:t>引脚输出状态</w:t>
            </w:r>
          </w:p>
        </w:tc>
        <w:tc>
          <w:tcPr>
            <w:tcW w:w="0" w:type="auto"/>
            <w:vAlign w:val="center"/>
            <w:hideMark/>
          </w:tcPr>
          <w:p w14:paraId="2AAEB451" w14:textId="77777777" w:rsidR="004478AA" w:rsidRPr="00CA792B" w:rsidRDefault="004478AA" w:rsidP="004B7671">
            <w:proofErr w:type="spellStart"/>
            <w:r w:rsidRPr="00CA792B">
              <w:t>Bit_SET</w:t>
            </w:r>
            <w:proofErr w:type="spellEnd"/>
            <w:r w:rsidRPr="00CA792B">
              <w:t xml:space="preserve"> / </w:t>
            </w:r>
            <w:proofErr w:type="spellStart"/>
            <w:r w:rsidRPr="00CA792B">
              <w:t>Bit_RESET</w:t>
            </w:r>
            <w:proofErr w:type="spellEnd"/>
          </w:p>
        </w:tc>
        <w:tc>
          <w:tcPr>
            <w:tcW w:w="0" w:type="auto"/>
            <w:vAlign w:val="center"/>
            <w:hideMark/>
          </w:tcPr>
          <w:p w14:paraId="0B484E9C" w14:textId="77777777" w:rsidR="004478AA" w:rsidRPr="00CA792B" w:rsidRDefault="004478AA" w:rsidP="004B7671">
            <w:r w:rsidRPr="00CA792B">
              <w:t>单独读某个输出引脚寄存器值</w:t>
            </w:r>
          </w:p>
        </w:tc>
      </w:tr>
    </w:tbl>
    <w:p w14:paraId="44B7207D" w14:textId="77777777" w:rsidR="004478AA" w:rsidRPr="00CA792B" w:rsidRDefault="00000000" w:rsidP="004478AA">
      <w:r>
        <w:pict w14:anchorId="66BD68F5">
          <v:rect id="_x0000_i1170" style="width:0;height:1.5pt" o:hralign="center" o:hrstd="t" o:hr="t" fillcolor="#a0a0a0" stroked="f"/>
        </w:pict>
      </w:r>
    </w:p>
    <w:p w14:paraId="40663F71" w14:textId="77777777" w:rsidR="004478AA" w:rsidRPr="00CA792B" w:rsidRDefault="004478AA" w:rsidP="004478AA">
      <w:pPr>
        <w:pStyle w:val="3"/>
      </w:pPr>
      <w:r w:rsidRPr="00CA792B">
        <w:rPr>
          <w:rFonts w:ascii="Segoe UI Emoji" w:hAnsi="Segoe UI Emoji" w:cs="Segoe UI Emoji"/>
        </w:rPr>
        <w:t>✅</w:t>
      </w:r>
      <w:r w:rsidRPr="00CA792B">
        <w:t xml:space="preserve"> 总结：</w:t>
      </w:r>
    </w:p>
    <w:p w14:paraId="2D9C9856" w14:textId="77777777" w:rsidR="004478AA" w:rsidRPr="00CA792B" w:rsidRDefault="004478AA">
      <w:pPr>
        <w:numPr>
          <w:ilvl w:val="0"/>
          <w:numId w:val="118"/>
        </w:numPr>
      </w:pPr>
      <w:proofErr w:type="spellStart"/>
      <w:r w:rsidRPr="00CA792B">
        <w:t>GPIO_ReadOutputData</w:t>
      </w:r>
      <w:proofErr w:type="spellEnd"/>
      <w:r w:rsidRPr="00CA792B">
        <w:t xml:space="preserve"> 是看你程序里设置的输出值（ODR），不保证和实际电平一致。</w:t>
      </w:r>
    </w:p>
    <w:p w14:paraId="6B8CDD40" w14:textId="77777777" w:rsidR="004478AA" w:rsidRPr="00CA792B" w:rsidRDefault="004478AA">
      <w:pPr>
        <w:numPr>
          <w:ilvl w:val="0"/>
          <w:numId w:val="118"/>
        </w:numPr>
      </w:pPr>
      <w:r w:rsidRPr="00CA792B">
        <w:t xml:space="preserve">如果要看引脚 </w:t>
      </w:r>
      <w:r w:rsidRPr="00CA792B">
        <w:rPr>
          <w:b/>
          <w:bCs/>
        </w:rPr>
        <w:t>真正的电平</w:t>
      </w:r>
      <w:r w:rsidRPr="00CA792B">
        <w:t xml:space="preserve">，即使是输出模式，也要用 </w:t>
      </w:r>
      <w:proofErr w:type="spellStart"/>
      <w:r w:rsidRPr="00CA792B">
        <w:t>GPIO_ReadInputData</w:t>
      </w:r>
      <w:proofErr w:type="spellEnd"/>
      <w:r w:rsidRPr="00CA792B">
        <w:t xml:space="preserve"> / </w:t>
      </w:r>
      <w:proofErr w:type="spellStart"/>
      <w:r w:rsidRPr="00CA792B">
        <w:t>GPIO_ReadInputDataBit</w:t>
      </w:r>
      <w:proofErr w:type="spellEnd"/>
      <w:r w:rsidRPr="00CA792B">
        <w:t>。</w:t>
      </w:r>
    </w:p>
    <w:p w14:paraId="1610E16E" w14:textId="77777777" w:rsidR="004478AA" w:rsidRPr="00CA792B" w:rsidRDefault="00000000" w:rsidP="004478AA">
      <w:r>
        <w:pict w14:anchorId="0B705D6B">
          <v:rect id="_x0000_i1171" style="width:0;height:1.5pt" o:hralign="center" o:hrstd="t" o:hr="t" fillcolor="#a0a0a0" stroked="f"/>
        </w:pict>
      </w:r>
    </w:p>
    <w:p w14:paraId="20A4F222" w14:textId="77777777" w:rsidR="004478AA" w:rsidRPr="00CA792B" w:rsidRDefault="004478AA" w:rsidP="004478AA">
      <w:r w:rsidRPr="00CA792B">
        <w:t xml:space="preserve">要不要我帮你画一个 </w:t>
      </w:r>
      <w:r w:rsidRPr="00CA792B">
        <w:rPr>
          <w:b/>
          <w:bCs/>
        </w:rPr>
        <w:t>IDR vs ODR 的数据流示意图</w:t>
      </w:r>
      <w:r w:rsidRPr="00CA792B">
        <w:t>？这样你能更直观地理解输入寄存器和输出寄存器的区别。</w:t>
      </w:r>
    </w:p>
    <w:p w14:paraId="72E9CC87" w14:textId="77777777" w:rsidR="004478AA" w:rsidRPr="00F56D2F" w:rsidRDefault="004478AA" w:rsidP="004478AA"/>
    <w:p w14:paraId="309DA774" w14:textId="77777777" w:rsidR="00186473" w:rsidRDefault="00186473" w:rsidP="00186473">
      <w:pPr>
        <w:pStyle w:val="2"/>
      </w:pPr>
      <w:proofErr w:type="spellStart"/>
      <w:r w:rsidRPr="007326AB">
        <w:lastRenderedPageBreak/>
        <w:t>GPIO_ReadInputDataBit</w:t>
      </w:r>
      <w:proofErr w:type="spellEnd"/>
      <w:r>
        <w:rPr>
          <w:rFonts w:hint="eastAsia"/>
        </w:rPr>
        <w:t xml:space="preserve"> ()</w:t>
      </w:r>
      <w:r>
        <w:br/>
      </w:r>
      <w:r w:rsidRPr="00CA792B">
        <w:t>读某一个引脚输入状态</w:t>
      </w:r>
    </w:p>
    <w:p w14:paraId="2B2DCE8E" w14:textId="77777777" w:rsidR="00186473" w:rsidRPr="007326AB" w:rsidRDefault="00186473" w:rsidP="00186473">
      <w:r w:rsidRPr="007326AB">
        <w:t>你提到的这个函数：</w:t>
      </w:r>
    </w:p>
    <w:p w14:paraId="1759E705" w14:textId="77777777" w:rsidR="00186473" w:rsidRPr="007326AB" w:rsidRDefault="00186473" w:rsidP="00186473">
      <w:r w:rsidRPr="007326AB">
        <w:t xml:space="preserve">uint8_t </w:t>
      </w:r>
      <w:proofErr w:type="spellStart"/>
      <w:r w:rsidRPr="007326AB">
        <w:t>GPIO_</w:t>
      </w:r>
      <w:proofErr w:type="gramStart"/>
      <w:r w:rsidRPr="007326AB">
        <w:t>ReadInputDataBit</w:t>
      </w:r>
      <w:proofErr w:type="spellEnd"/>
      <w:r w:rsidRPr="007326AB">
        <w:t>(</w:t>
      </w:r>
      <w:proofErr w:type="spellStart"/>
      <w:proofErr w:type="gramEnd"/>
      <w:r w:rsidRPr="007326AB">
        <w:t>GPIO_TypeDef</w:t>
      </w:r>
      <w:proofErr w:type="spellEnd"/>
      <w:r w:rsidRPr="007326AB">
        <w:t xml:space="preserve">* </w:t>
      </w:r>
      <w:proofErr w:type="spellStart"/>
      <w:r w:rsidRPr="007326AB">
        <w:t>GPIOx</w:t>
      </w:r>
      <w:proofErr w:type="spellEnd"/>
      <w:r w:rsidRPr="007326AB">
        <w:t xml:space="preserve">, uint16_t </w:t>
      </w:r>
      <w:proofErr w:type="spellStart"/>
      <w:r w:rsidRPr="007326AB">
        <w:t>GPIO_Pin</w:t>
      </w:r>
      <w:proofErr w:type="spellEnd"/>
      <w:r w:rsidRPr="007326AB">
        <w:t>);</w:t>
      </w:r>
    </w:p>
    <w:p w14:paraId="6F005E97" w14:textId="77777777" w:rsidR="00186473" w:rsidRPr="007326AB" w:rsidRDefault="00186473" w:rsidP="00186473">
      <w:r w:rsidRPr="007326AB">
        <w:t xml:space="preserve">是 </w:t>
      </w:r>
      <w:r w:rsidRPr="007326AB">
        <w:rPr>
          <w:b/>
          <w:bCs/>
        </w:rPr>
        <w:t>STM32 标准外设库（</w:t>
      </w:r>
      <w:proofErr w:type="spellStart"/>
      <w:r w:rsidRPr="007326AB">
        <w:rPr>
          <w:b/>
          <w:bCs/>
        </w:rPr>
        <w:t>StdPeriph</w:t>
      </w:r>
      <w:proofErr w:type="spellEnd"/>
      <w:r w:rsidRPr="007326AB">
        <w:rPr>
          <w:b/>
          <w:bCs/>
        </w:rPr>
        <w:t xml:space="preserve"> Library）</w:t>
      </w:r>
      <w:r w:rsidRPr="007326AB">
        <w:t xml:space="preserve"> 提供的一个 GPIO 输入读取函数。</w:t>
      </w:r>
    </w:p>
    <w:p w14:paraId="7C39B466" w14:textId="77777777" w:rsidR="00186473" w:rsidRPr="007326AB" w:rsidRDefault="00000000" w:rsidP="00186473">
      <w:r>
        <w:pict w14:anchorId="3D7F26E6">
          <v:rect id="_x0000_i1172" style="width:0;height:1.5pt" o:hralign="center" o:hrstd="t" o:hr="t" fillcolor="#a0a0a0" stroked="f"/>
        </w:pict>
      </w:r>
    </w:p>
    <w:p w14:paraId="4CCA9C79" w14:textId="77777777" w:rsidR="00186473" w:rsidRPr="007326AB" w:rsidRDefault="00186473" w:rsidP="00186473">
      <w:pPr>
        <w:pStyle w:val="3"/>
      </w:pPr>
      <w:r w:rsidRPr="007326AB">
        <w:rPr>
          <w:rFonts w:ascii="Segoe UI Emoji" w:hAnsi="Segoe UI Emoji" w:cs="Segoe UI Emoji"/>
        </w:rPr>
        <w:t>📘</w:t>
      </w:r>
      <w:r w:rsidRPr="007326AB">
        <w:t xml:space="preserve"> 函数原型解析</w:t>
      </w:r>
    </w:p>
    <w:p w14:paraId="13E1ABB2" w14:textId="77777777" w:rsidR="00186473" w:rsidRPr="007326AB" w:rsidRDefault="00186473" w:rsidP="00186473">
      <w:pPr>
        <w:numPr>
          <w:ilvl w:val="0"/>
          <w:numId w:val="59"/>
        </w:numPr>
      </w:pPr>
      <w:r w:rsidRPr="007326AB">
        <w:rPr>
          <w:b/>
          <w:bCs/>
        </w:rPr>
        <w:t>返回值：</w:t>
      </w:r>
    </w:p>
    <w:p w14:paraId="5384880E" w14:textId="77777777" w:rsidR="00186473" w:rsidRPr="007326AB" w:rsidRDefault="00186473" w:rsidP="00186473">
      <w:pPr>
        <w:numPr>
          <w:ilvl w:val="1"/>
          <w:numId w:val="59"/>
        </w:numPr>
      </w:pPr>
      <w:r w:rsidRPr="007326AB">
        <w:t xml:space="preserve">uint8_t → 返回 </w:t>
      </w:r>
      <w:r w:rsidRPr="007326AB">
        <w:rPr>
          <w:b/>
          <w:bCs/>
        </w:rPr>
        <w:t>0 或 1</w:t>
      </w:r>
    </w:p>
    <w:p w14:paraId="1E646A5D" w14:textId="77777777" w:rsidR="00186473" w:rsidRPr="007326AB" w:rsidRDefault="00186473" w:rsidP="00186473">
      <w:pPr>
        <w:numPr>
          <w:ilvl w:val="2"/>
          <w:numId w:val="59"/>
        </w:numPr>
      </w:pPr>
      <w:r w:rsidRPr="007326AB">
        <w:t xml:space="preserve">0 表示该引脚当前电平为 </w:t>
      </w:r>
      <w:r w:rsidRPr="007326AB">
        <w:rPr>
          <w:b/>
          <w:bCs/>
        </w:rPr>
        <w:t>低电平</w:t>
      </w:r>
    </w:p>
    <w:p w14:paraId="0D512D22" w14:textId="77777777" w:rsidR="00186473" w:rsidRPr="007326AB" w:rsidRDefault="00186473" w:rsidP="00186473">
      <w:pPr>
        <w:numPr>
          <w:ilvl w:val="2"/>
          <w:numId w:val="59"/>
        </w:numPr>
      </w:pPr>
      <w:r w:rsidRPr="007326AB">
        <w:t xml:space="preserve">1 表示该引脚当前电平为 </w:t>
      </w:r>
      <w:r w:rsidRPr="007326AB">
        <w:rPr>
          <w:b/>
          <w:bCs/>
        </w:rPr>
        <w:t>高电平</w:t>
      </w:r>
    </w:p>
    <w:p w14:paraId="7E3D1F6E" w14:textId="77777777" w:rsidR="00186473" w:rsidRPr="007326AB" w:rsidRDefault="00186473" w:rsidP="00186473">
      <w:pPr>
        <w:numPr>
          <w:ilvl w:val="0"/>
          <w:numId w:val="59"/>
        </w:numPr>
      </w:pPr>
      <w:r w:rsidRPr="007326AB">
        <w:rPr>
          <w:b/>
          <w:bCs/>
        </w:rPr>
        <w:t>参数：</w:t>
      </w:r>
    </w:p>
    <w:p w14:paraId="09EBB401" w14:textId="77777777" w:rsidR="00186473" w:rsidRPr="007326AB" w:rsidRDefault="00186473" w:rsidP="00186473">
      <w:pPr>
        <w:numPr>
          <w:ilvl w:val="1"/>
          <w:numId w:val="60"/>
        </w:numPr>
      </w:pPr>
      <w:proofErr w:type="spellStart"/>
      <w:r w:rsidRPr="007326AB">
        <w:t>GPIOx</w:t>
      </w:r>
      <w:proofErr w:type="spellEnd"/>
    </w:p>
    <w:p w14:paraId="3265335A" w14:textId="77777777" w:rsidR="00186473" w:rsidRPr="007326AB" w:rsidRDefault="00186473" w:rsidP="00186473">
      <w:pPr>
        <w:numPr>
          <w:ilvl w:val="2"/>
          <w:numId w:val="60"/>
        </w:numPr>
      </w:pPr>
      <w:r w:rsidRPr="007326AB">
        <w:t>指定要读取的 GPIO 端口，比如 GPIOA、GPIOB、GPIOC ...</w:t>
      </w:r>
    </w:p>
    <w:p w14:paraId="6F6FC4E1" w14:textId="77777777" w:rsidR="00186473" w:rsidRPr="007326AB" w:rsidRDefault="00186473" w:rsidP="00186473">
      <w:pPr>
        <w:numPr>
          <w:ilvl w:val="1"/>
          <w:numId w:val="60"/>
        </w:numPr>
      </w:pPr>
      <w:proofErr w:type="spellStart"/>
      <w:r w:rsidRPr="007326AB">
        <w:t>GPIO_Pin</w:t>
      </w:r>
      <w:proofErr w:type="spellEnd"/>
    </w:p>
    <w:p w14:paraId="2DE0ECFE" w14:textId="77777777" w:rsidR="00186473" w:rsidRPr="007326AB" w:rsidRDefault="00186473" w:rsidP="00186473">
      <w:pPr>
        <w:numPr>
          <w:ilvl w:val="2"/>
          <w:numId w:val="60"/>
        </w:numPr>
      </w:pPr>
      <w:r w:rsidRPr="007326AB">
        <w:t>指定要读取的引脚，可以是</w:t>
      </w:r>
    </w:p>
    <w:p w14:paraId="28F08C7D" w14:textId="77777777" w:rsidR="00186473" w:rsidRPr="007326AB" w:rsidRDefault="00186473" w:rsidP="00186473">
      <w:pPr>
        <w:numPr>
          <w:ilvl w:val="3"/>
          <w:numId w:val="60"/>
        </w:numPr>
      </w:pPr>
      <w:r w:rsidRPr="007326AB">
        <w:t>GPIO_Pin_0、GPIO_Pin_1、…、GPIO_Pin_15</w:t>
      </w:r>
    </w:p>
    <w:p w14:paraId="2F4A6470" w14:textId="77777777" w:rsidR="00186473" w:rsidRPr="007326AB" w:rsidRDefault="00186473" w:rsidP="00186473">
      <w:pPr>
        <w:numPr>
          <w:ilvl w:val="3"/>
          <w:numId w:val="60"/>
        </w:numPr>
      </w:pPr>
      <w:r w:rsidRPr="007326AB">
        <w:t>这些宏在 stm32f10x_gpio.h（或对应系列库头文件）里定义。</w:t>
      </w:r>
    </w:p>
    <w:p w14:paraId="53FBEC09" w14:textId="77777777" w:rsidR="00186473" w:rsidRPr="007326AB" w:rsidRDefault="00000000" w:rsidP="00186473">
      <w:r>
        <w:pict w14:anchorId="52041C05">
          <v:rect id="_x0000_i1173" style="width:0;height:1.5pt" o:hralign="center" o:hrstd="t" o:hr="t" fillcolor="#a0a0a0" stroked="f"/>
        </w:pict>
      </w:r>
    </w:p>
    <w:p w14:paraId="029AFCD3" w14:textId="77777777" w:rsidR="00186473" w:rsidRPr="007326AB" w:rsidRDefault="00186473" w:rsidP="00186473">
      <w:pPr>
        <w:pStyle w:val="3"/>
      </w:pPr>
      <w:r w:rsidRPr="007326AB">
        <w:rPr>
          <w:rFonts w:ascii="Segoe UI Emoji" w:hAnsi="Segoe UI Emoji" w:cs="Segoe UI Emoji"/>
        </w:rPr>
        <w:t>📖</w:t>
      </w:r>
      <w:r w:rsidRPr="007326AB">
        <w:t xml:space="preserve"> 内部原理</w:t>
      </w:r>
    </w:p>
    <w:p w14:paraId="0EE1DF2E" w14:textId="77777777" w:rsidR="00186473" w:rsidRPr="007326AB" w:rsidRDefault="00186473" w:rsidP="00186473">
      <w:r w:rsidRPr="007326AB">
        <w:t xml:space="preserve">其实就是去读端口的 </w:t>
      </w:r>
      <w:r w:rsidRPr="007326AB">
        <w:rPr>
          <w:b/>
          <w:bCs/>
        </w:rPr>
        <w:t>IDR</w:t>
      </w:r>
      <w:r>
        <w:rPr>
          <w:rFonts w:hint="eastAsia"/>
          <w:b/>
          <w:bCs/>
        </w:rPr>
        <w:t>(</w:t>
      </w:r>
      <w:r w:rsidRPr="00B958EA">
        <w:t>输入数据寄存器</w:t>
      </w:r>
      <w:r>
        <w:rPr>
          <w:rFonts w:hint="eastAsia"/>
          <w:b/>
          <w:bCs/>
        </w:rPr>
        <w:t>)</w:t>
      </w:r>
      <w:r w:rsidRPr="007326AB">
        <w:rPr>
          <w:b/>
          <w:bCs/>
        </w:rPr>
        <w:t xml:space="preserve"> 寄存器 (Input Data Register)</w:t>
      </w:r>
      <w:r w:rsidRPr="007326AB">
        <w:t xml:space="preserve"> 的</w:t>
      </w:r>
      <w:r w:rsidRPr="00BB0E97">
        <w:rPr>
          <w:b/>
          <w:bCs/>
          <w:color w:val="EE0000"/>
        </w:rPr>
        <w:t>某一位</w:t>
      </w:r>
      <w:r w:rsidRPr="007326AB">
        <w:t>：</w:t>
      </w:r>
    </w:p>
    <w:p w14:paraId="0A3BA7DB" w14:textId="77777777" w:rsidR="00186473" w:rsidRPr="007326AB" w:rsidRDefault="00186473" w:rsidP="00186473">
      <w:r w:rsidRPr="007326AB">
        <w:t>源码大概是这样的（不同库版本稍有差别）：</w:t>
      </w:r>
    </w:p>
    <w:p w14:paraId="2DA33342" w14:textId="77777777" w:rsidR="00186473" w:rsidRPr="007326AB" w:rsidRDefault="00186473" w:rsidP="00186473">
      <w:r w:rsidRPr="007326AB">
        <w:t xml:space="preserve">uint8_t </w:t>
      </w:r>
      <w:proofErr w:type="spellStart"/>
      <w:r w:rsidRPr="007326AB">
        <w:t>GPIO_</w:t>
      </w:r>
      <w:proofErr w:type="gramStart"/>
      <w:r w:rsidRPr="007326AB">
        <w:t>ReadInputDataBit</w:t>
      </w:r>
      <w:proofErr w:type="spellEnd"/>
      <w:r w:rsidRPr="007326AB">
        <w:t>(</w:t>
      </w:r>
      <w:proofErr w:type="spellStart"/>
      <w:proofErr w:type="gramEnd"/>
      <w:r w:rsidRPr="007326AB">
        <w:t>GPIO_TypeDef</w:t>
      </w:r>
      <w:proofErr w:type="spellEnd"/>
      <w:r w:rsidRPr="007326AB">
        <w:t xml:space="preserve">* </w:t>
      </w:r>
      <w:proofErr w:type="spellStart"/>
      <w:r w:rsidRPr="007326AB">
        <w:t>GPIOx</w:t>
      </w:r>
      <w:proofErr w:type="spellEnd"/>
      <w:r w:rsidRPr="007326AB">
        <w:t xml:space="preserve">, uint16_t </w:t>
      </w:r>
      <w:proofErr w:type="spellStart"/>
      <w:r w:rsidRPr="007326AB">
        <w:t>GPIO_Pin</w:t>
      </w:r>
      <w:proofErr w:type="spellEnd"/>
      <w:r w:rsidRPr="007326AB">
        <w:t>)</w:t>
      </w:r>
    </w:p>
    <w:p w14:paraId="68F23561" w14:textId="77777777" w:rsidR="00186473" w:rsidRPr="007326AB" w:rsidRDefault="00186473" w:rsidP="00186473">
      <w:r w:rsidRPr="007326AB">
        <w:t>{</w:t>
      </w:r>
    </w:p>
    <w:p w14:paraId="2EF6B23D" w14:textId="77777777" w:rsidR="00186473" w:rsidRPr="007326AB" w:rsidRDefault="00186473" w:rsidP="00186473">
      <w:r w:rsidRPr="007326AB">
        <w:lastRenderedPageBreak/>
        <w:t xml:space="preserve">    uint8_t </w:t>
      </w:r>
      <w:proofErr w:type="spellStart"/>
      <w:r w:rsidRPr="007326AB">
        <w:t>bitstatus</w:t>
      </w:r>
      <w:proofErr w:type="spellEnd"/>
      <w:r w:rsidRPr="007326AB">
        <w:t xml:space="preserve"> = 0;</w:t>
      </w:r>
    </w:p>
    <w:p w14:paraId="4920AC7F" w14:textId="77777777" w:rsidR="00186473" w:rsidRPr="007326AB" w:rsidRDefault="00186473" w:rsidP="00186473"/>
    <w:p w14:paraId="058651EB" w14:textId="77777777" w:rsidR="00186473" w:rsidRPr="007326AB" w:rsidRDefault="00186473" w:rsidP="00186473">
      <w:r w:rsidRPr="007326AB">
        <w:t xml:space="preserve">    if ((</w:t>
      </w:r>
      <w:proofErr w:type="spellStart"/>
      <w:r w:rsidRPr="007326AB">
        <w:t>GPIOx</w:t>
      </w:r>
      <w:proofErr w:type="spellEnd"/>
      <w:r w:rsidRPr="007326AB">
        <w:t xml:space="preserve">-&gt;IDR &amp; </w:t>
      </w:r>
      <w:proofErr w:type="spellStart"/>
      <w:r w:rsidRPr="007326AB">
        <w:t>GPIO_Pin</w:t>
      </w:r>
      <w:proofErr w:type="spellEnd"/>
      <w:proofErr w:type="gramStart"/>
      <w:r w:rsidRPr="007326AB">
        <w:t>) !</w:t>
      </w:r>
      <w:proofErr w:type="gramEnd"/>
      <w:r w:rsidRPr="007326AB">
        <w:t>= (uint32_</w:t>
      </w:r>
      <w:proofErr w:type="gramStart"/>
      <w:r w:rsidRPr="007326AB">
        <w:t>t)</w:t>
      </w:r>
      <w:proofErr w:type="spellStart"/>
      <w:r w:rsidRPr="007326AB">
        <w:t>Bit</w:t>
      </w:r>
      <w:proofErr w:type="gramEnd"/>
      <w:r w:rsidRPr="007326AB">
        <w:t>_RESET</w:t>
      </w:r>
      <w:proofErr w:type="spellEnd"/>
      <w:r w:rsidRPr="007326AB">
        <w:t>)</w:t>
      </w:r>
    </w:p>
    <w:p w14:paraId="0D014651" w14:textId="77777777" w:rsidR="00186473" w:rsidRPr="007326AB" w:rsidRDefault="00186473" w:rsidP="00186473">
      <w:r w:rsidRPr="007326AB">
        <w:t xml:space="preserve">    {</w:t>
      </w:r>
    </w:p>
    <w:p w14:paraId="04F34FC5" w14:textId="77777777" w:rsidR="00186473" w:rsidRPr="007326AB" w:rsidRDefault="00186473" w:rsidP="00186473">
      <w:r w:rsidRPr="007326AB">
        <w:t xml:space="preserve">        </w:t>
      </w:r>
      <w:proofErr w:type="spellStart"/>
      <w:r w:rsidRPr="007326AB">
        <w:t>bitstatus</w:t>
      </w:r>
      <w:proofErr w:type="spellEnd"/>
      <w:r w:rsidRPr="007326AB">
        <w:t xml:space="preserve"> = (uint8_t)</w:t>
      </w:r>
      <w:proofErr w:type="spellStart"/>
      <w:r w:rsidRPr="007326AB">
        <w:t>Bit_SET</w:t>
      </w:r>
      <w:proofErr w:type="spellEnd"/>
      <w:r w:rsidRPr="007326AB">
        <w:t>;   // 高电平 → 返回1</w:t>
      </w:r>
    </w:p>
    <w:p w14:paraId="0547F0D7" w14:textId="77777777" w:rsidR="00186473" w:rsidRPr="007326AB" w:rsidRDefault="00186473" w:rsidP="00186473">
      <w:r w:rsidRPr="007326AB">
        <w:t xml:space="preserve">    }</w:t>
      </w:r>
    </w:p>
    <w:p w14:paraId="33EF2B64" w14:textId="77777777" w:rsidR="00186473" w:rsidRPr="007326AB" w:rsidRDefault="00186473" w:rsidP="00186473">
      <w:r w:rsidRPr="007326AB">
        <w:t xml:space="preserve">    else</w:t>
      </w:r>
    </w:p>
    <w:p w14:paraId="79607983" w14:textId="77777777" w:rsidR="00186473" w:rsidRPr="007326AB" w:rsidRDefault="00186473" w:rsidP="00186473">
      <w:r w:rsidRPr="007326AB">
        <w:t xml:space="preserve">    {</w:t>
      </w:r>
    </w:p>
    <w:p w14:paraId="05227CCC" w14:textId="77777777" w:rsidR="00186473" w:rsidRPr="007326AB" w:rsidRDefault="00186473" w:rsidP="00186473">
      <w:r w:rsidRPr="007326AB">
        <w:t xml:space="preserve">        </w:t>
      </w:r>
      <w:proofErr w:type="spellStart"/>
      <w:r w:rsidRPr="007326AB">
        <w:t>bitstatus</w:t>
      </w:r>
      <w:proofErr w:type="spellEnd"/>
      <w:r w:rsidRPr="007326AB">
        <w:t xml:space="preserve"> = (uint8_t)</w:t>
      </w:r>
      <w:proofErr w:type="spellStart"/>
      <w:r w:rsidRPr="007326AB">
        <w:t>Bit_RESET</w:t>
      </w:r>
      <w:proofErr w:type="spellEnd"/>
      <w:r w:rsidRPr="007326AB">
        <w:t>; // 低电平 → 返回0</w:t>
      </w:r>
    </w:p>
    <w:p w14:paraId="171A484C" w14:textId="77777777" w:rsidR="00186473" w:rsidRPr="007326AB" w:rsidRDefault="00186473" w:rsidP="00186473">
      <w:r w:rsidRPr="007326AB">
        <w:t xml:space="preserve">    }</w:t>
      </w:r>
    </w:p>
    <w:p w14:paraId="66544933" w14:textId="77777777" w:rsidR="00186473" w:rsidRPr="007326AB" w:rsidRDefault="00186473" w:rsidP="00186473">
      <w:r w:rsidRPr="007326AB">
        <w:t xml:space="preserve">    return </w:t>
      </w:r>
      <w:proofErr w:type="spellStart"/>
      <w:r w:rsidRPr="007326AB">
        <w:t>bitstatus</w:t>
      </w:r>
      <w:proofErr w:type="spellEnd"/>
      <w:r w:rsidRPr="007326AB">
        <w:t>;</w:t>
      </w:r>
    </w:p>
    <w:p w14:paraId="4A890F34" w14:textId="77777777" w:rsidR="00186473" w:rsidRPr="007326AB" w:rsidRDefault="00186473" w:rsidP="00186473">
      <w:r w:rsidRPr="007326AB">
        <w:t>}</w:t>
      </w:r>
    </w:p>
    <w:p w14:paraId="07192A64" w14:textId="77777777" w:rsidR="00186473" w:rsidRPr="007326AB" w:rsidRDefault="00000000" w:rsidP="00186473">
      <w:r>
        <w:pict w14:anchorId="02B3DD30">
          <v:rect id="_x0000_i1174" style="width:0;height:1.5pt" o:hralign="center" o:hrstd="t" o:hr="t" fillcolor="#a0a0a0" stroked="f"/>
        </w:pict>
      </w:r>
    </w:p>
    <w:p w14:paraId="6B7BF267" w14:textId="77777777" w:rsidR="00186473" w:rsidRPr="007326AB" w:rsidRDefault="00186473" w:rsidP="00186473">
      <w:pPr>
        <w:pStyle w:val="3"/>
      </w:pPr>
      <w:r w:rsidRPr="007326AB">
        <w:rPr>
          <w:rFonts w:ascii="Segoe UI Emoji" w:hAnsi="Segoe UI Emoji" w:cs="Segoe UI Emoji"/>
        </w:rPr>
        <w:t>📌</w:t>
      </w:r>
      <w:r w:rsidRPr="007326AB">
        <w:t xml:space="preserve"> 使用示例</w:t>
      </w:r>
    </w:p>
    <w:p w14:paraId="0D0F3C7A" w14:textId="77777777" w:rsidR="00186473" w:rsidRPr="007326AB" w:rsidRDefault="00186473" w:rsidP="00186473">
      <w:r w:rsidRPr="007326AB">
        <w:t xml:space="preserve">假设我们要读取 </w:t>
      </w:r>
      <w:r w:rsidRPr="007326AB">
        <w:rPr>
          <w:b/>
          <w:bCs/>
        </w:rPr>
        <w:t>PC13 按键输入</w:t>
      </w:r>
      <w:r w:rsidRPr="007326AB">
        <w:t>：</w:t>
      </w:r>
    </w:p>
    <w:p w14:paraId="1C8FCCE5" w14:textId="77777777" w:rsidR="00186473" w:rsidRPr="007326AB" w:rsidRDefault="00186473" w:rsidP="00186473">
      <w:r w:rsidRPr="007326AB">
        <w:t>if (</w:t>
      </w:r>
      <w:proofErr w:type="spellStart"/>
      <w:r w:rsidRPr="007326AB">
        <w:t>GPIO_</w:t>
      </w:r>
      <w:proofErr w:type="gramStart"/>
      <w:r w:rsidRPr="007326AB">
        <w:t>ReadInputDataBit</w:t>
      </w:r>
      <w:proofErr w:type="spellEnd"/>
      <w:r w:rsidRPr="007326AB">
        <w:t>(</w:t>
      </w:r>
      <w:proofErr w:type="gramEnd"/>
      <w:r w:rsidRPr="007326AB">
        <w:t xml:space="preserve">GPIOC, GPIO_Pin_13) == </w:t>
      </w:r>
      <w:proofErr w:type="spellStart"/>
      <w:r w:rsidRPr="007326AB">
        <w:t>Bit_RESET</w:t>
      </w:r>
      <w:proofErr w:type="spellEnd"/>
      <w:r w:rsidRPr="007326AB">
        <w:t xml:space="preserve">) </w:t>
      </w:r>
    </w:p>
    <w:p w14:paraId="53B425FC" w14:textId="77777777" w:rsidR="00186473" w:rsidRPr="007326AB" w:rsidRDefault="00186473" w:rsidP="00186473">
      <w:r w:rsidRPr="007326AB">
        <w:t>{</w:t>
      </w:r>
    </w:p>
    <w:p w14:paraId="4122289C" w14:textId="77777777" w:rsidR="00186473" w:rsidRPr="007326AB" w:rsidRDefault="00186473" w:rsidP="00186473">
      <w:r w:rsidRPr="007326AB">
        <w:t xml:space="preserve">    // 按键被按下 (低电平)</w:t>
      </w:r>
    </w:p>
    <w:p w14:paraId="567CD05F" w14:textId="77777777" w:rsidR="00186473" w:rsidRPr="007326AB" w:rsidRDefault="00186473" w:rsidP="00186473">
      <w:r w:rsidRPr="007326AB">
        <w:t>}</w:t>
      </w:r>
    </w:p>
    <w:p w14:paraId="0D52B557" w14:textId="77777777" w:rsidR="00186473" w:rsidRPr="007326AB" w:rsidRDefault="00186473" w:rsidP="00186473">
      <w:r w:rsidRPr="007326AB">
        <w:t xml:space="preserve">else </w:t>
      </w:r>
    </w:p>
    <w:p w14:paraId="39038281" w14:textId="77777777" w:rsidR="00186473" w:rsidRPr="007326AB" w:rsidRDefault="00186473" w:rsidP="00186473">
      <w:r w:rsidRPr="007326AB">
        <w:t>{</w:t>
      </w:r>
    </w:p>
    <w:p w14:paraId="56B255AB" w14:textId="77777777" w:rsidR="00186473" w:rsidRPr="007326AB" w:rsidRDefault="00186473" w:rsidP="00186473">
      <w:r w:rsidRPr="007326AB">
        <w:t xml:space="preserve">    // 按键未按下 (高电平)</w:t>
      </w:r>
    </w:p>
    <w:p w14:paraId="128D73EA" w14:textId="77777777" w:rsidR="00186473" w:rsidRPr="007326AB" w:rsidRDefault="00186473" w:rsidP="00186473">
      <w:r w:rsidRPr="007326AB">
        <w:t>}</w:t>
      </w:r>
    </w:p>
    <w:p w14:paraId="57A495F9" w14:textId="77777777" w:rsidR="00186473" w:rsidRPr="007326AB" w:rsidRDefault="00000000" w:rsidP="00186473">
      <w:r>
        <w:pict w14:anchorId="49392718">
          <v:rect id="_x0000_i1175" style="width:0;height:1.5pt" o:hralign="center" o:hrstd="t" o:hr="t" fillcolor="#a0a0a0" stroked="f"/>
        </w:pict>
      </w:r>
    </w:p>
    <w:p w14:paraId="601A539D" w14:textId="77777777" w:rsidR="00186473" w:rsidRDefault="00186473" w:rsidP="00186473">
      <w:pPr>
        <w:pStyle w:val="3"/>
      </w:pPr>
      <w:r w:rsidRPr="007326AB">
        <w:rPr>
          <w:rFonts w:ascii="Segoe UI Emoji" w:hAnsi="Segoe UI Emoji" w:cs="Segoe UI Emoji"/>
        </w:rPr>
        <w:t>✅</w:t>
      </w:r>
      <w:r w:rsidRPr="007326AB">
        <w:t xml:space="preserve"> 总结：</w:t>
      </w:r>
    </w:p>
    <w:p w14:paraId="6D0685EC" w14:textId="77777777" w:rsidR="00186473" w:rsidRPr="007326AB" w:rsidRDefault="00186473" w:rsidP="00186473">
      <w:proofErr w:type="spellStart"/>
      <w:r w:rsidRPr="007326AB">
        <w:t>GPIO_ReadInputDataBit</w:t>
      </w:r>
      <w:proofErr w:type="spellEnd"/>
      <w:r w:rsidRPr="007326AB">
        <w:t>(</w:t>
      </w:r>
      <w:proofErr w:type="spellStart"/>
      <w:r w:rsidRPr="007326AB">
        <w:t>GPIOx</w:t>
      </w:r>
      <w:proofErr w:type="spellEnd"/>
      <w:r w:rsidRPr="007326AB">
        <w:t xml:space="preserve">, </w:t>
      </w:r>
      <w:proofErr w:type="spellStart"/>
      <w:r w:rsidRPr="007326AB">
        <w:t>GPIO_Pin</w:t>
      </w:r>
      <w:proofErr w:type="spellEnd"/>
      <w:r w:rsidRPr="007326AB">
        <w:t xml:space="preserve">) 的作用就是 </w:t>
      </w:r>
      <w:r w:rsidRPr="007326AB">
        <w:rPr>
          <w:b/>
          <w:bCs/>
        </w:rPr>
        <w:t>读取某个 GPIO 引脚的电平状</w:t>
      </w:r>
      <w:r w:rsidRPr="007326AB">
        <w:rPr>
          <w:b/>
          <w:bCs/>
        </w:rPr>
        <w:lastRenderedPageBreak/>
        <w:t>态</w:t>
      </w:r>
      <w:r w:rsidRPr="007326AB">
        <w:t xml:space="preserve">，返回 </w:t>
      </w:r>
      <w:r w:rsidRPr="007326AB">
        <w:rPr>
          <w:b/>
          <w:bCs/>
        </w:rPr>
        <w:t>0 或 1</w:t>
      </w:r>
      <w:r w:rsidRPr="007326AB">
        <w:t>。</w:t>
      </w:r>
    </w:p>
    <w:p w14:paraId="2E4CB169" w14:textId="77777777" w:rsidR="00186473" w:rsidRPr="007326AB" w:rsidRDefault="00186473" w:rsidP="00186473">
      <w:r w:rsidRPr="007326AB">
        <w:t>要不要我顺便帮你对比一下：</w:t>
      </w:r>
    </w:p>
    <w:p w14:paraId="4F3EDA97" w14:textId="77777777" w:rsidR="00186473" w:rsidRPr="007326AB" w:rsidRDefault="00186473" w:rsidP="00186473">
      <w:pPr>
        <w:numPr>
          <w:ilvl w:val="0"/>
          <w:numId w:val="61"/>
        </w:numPr>
      </w:pPr>
      <w:proofErr w:type="spellStart"/>
      <w:r w:rsidRPr="007326AB">
        <w:t>GPIO_ReadInputData</w:t>
      </w:r>
      <w:proofErr w:type="spellEnd"/>
      <w:proofErr w:type="gramStart"/>
      <w:r w:rsidRPr="007326AB">
        <w:t>(</w:t>
      </w:r>
      <w:proofErr w:type="spellStart"/>
      <w:r w:rsidRPr="007326AB">
        <w:t>GPIOx</w:t>
      </w:r>
      <w:proofErr w:type="spellEnd"/>
      <w:r w:rsidRPr="007326AB">
        <w:t>)</w:t>
      </w:r>
      <w:proofErr w:type="gramEnd"/>
      <w:r w:rsidRPr="007326AB">
        <w:t>（一次性读整个端口）</w:t>
      </w:r>
      <w:r w:rsidRPr="007326AB">
        <w:br/>
        <w:t>和</w:t>
      </w:r>
    </w:p>
    <w:p w14:paraId="3954BDB4" w14:textId="77777777" w:rsidR="00186473" w:rsidRDefault="00186473" w:rsidP="00186473">
      <w:pPr>
        <w:numPr>
          <w:ilvl w:val="0"/>
          <w:numId w:val="61"/>
        </w:numPr>
      </w:pPr>
      <w:proofErr w:type="spellStart"/>
      <w:r w:rsidRPr="007326AB">
        <w:t>GPIO_ReadInputDataBit</w:t>
      </w:r>
      <w:proofErr w:type="spellEnd"/>
      <w:r w:rsidRPr="007326AB">
        <w:t>(</w:t>
      </w:r>
      <w:proofErr w:type="spellStart"/>
      <w:r w:rsidRPr="007326AB">
        <w:t>GPIOx</w:t>
      </w:r>
      <w:proofErr w:type="spellEnd"/>
      <w:r w:rsidRPr="007326AB">
        <w:t xml:space="preserve">, </w:t>
      </w:r>
      <w:proofErr w:type="spellStart"/>
      <w:r w:rsidRPr="007326AB">
        <w:t>GPIO_Pin</w:t>
      </w:r>
      <w:proofErr w:type="spellEnd"/>
      <w:r w:rsidRPr="007326AB">
        <w:t>)（只读一个引脚）</w:t>
      </w:r>
      <w:r w:rsidRPr="007326AB">
        <w:br/>
        <w:t>的区别？</w:t>
      </w:r>
    </w:p>
    <w:p w14:paraId="0E585081" w14:textId="77777777" w:rsidR="004478AA" w:rsidRDefault="004478AA" w:rsidP="004478AA">
      <w:pPr>
        <w:pStyle w:val="2"/>
      </w:pPr>
      <w:proofErr w:type="spellStart"/>
      <w:r w:rsidRPr="00CA792B">
        <w:t>GPIO_ReadOutputDataBit</w:t>
      </w:r>
      <w:proofErr w:type="spellEnd"/>
      <w:r>
        <w:rPr>
          <w:rFonts w:hint="eastAsia"/>
        </w:rPr>
        <w:t>()</w:t>
      </w:r>
      <w:r>
        <w:br/>
      </w:r>
      <w:r w:rsidRPr="00CA792B">
        <w:t>读某一个引脚输出状态</w:t>
      </w:r>
    </w:p>
    <w:p w14:paraId="6D152945" w14:textId="77777777" w:rsidR="004478AA" w:rsidRPr="00513146" w:rsidRDefault="004478AA" w:rsidP="004478AA">
      <w:r w:rsidRPr="00513146">
        <w:t xml:space="preserve">好 </w:t>
      </w:r>
      <w:r w:rsidRPr="00513146">
        <w:rPr>
          <w:rFonts w:ascii="Segoe UI Emoji" w:hAnsi="Segoe UI Emoji" w:cs="Segoe UI Emoji"/>
        </w:rPr>
        <w:t>👍</w:t>
      </w:r>
      <w:r w:rsidRPr="00513146">
        <w:t xml:space="preserve">，我们来专门讲 </w:t>
      </w:r>
      <w:proofErr w:type="spellStart"/>
      <w:r w:rsidRPr="00513146">
        <w:rPr>
          <w:b/>
          <w:bCs/>
        </w:rPr>
        <w:t>GPIO_ReadOutputDataBit</w:t>
      </w:r>
      <w:proofErr w:type="spellEnd"/>
      <w:r w:rsidRPr="00513146">
        <w:t>。</w:t>
      </w:r>
    </w:p>
    <w:p w14:paraId="5FDD360C" w14:textId="77777777" w:rsidR="004478AA" w:rsidRPr="00513146" w:rsidRDefault="00000000" w:rsidP="004478AA">
      <w:r>
        <w:pict w14:anchorId="70BC8040">
          <v:rect id="_x0000_i1176" style="width:0;height:1.5pt" o:hralign="center" o:hrstd="t" o:hr="t" fillcolor="#a0a0a0" stroked="f"/>
        </w:pict>
      </w:r>
    </w:p>
    <w:p w14:paraId="446F5F79" w14:textId="77777777" w:rsidR="004478AA" w:rsidRPr="00513146" w:rsidRDefault="004478AA" w:rsidP="004478AA">
      <w:pPr>
        <w:pStyle w:val="3"/>
      </w:pPr>
      <w:r w:rsidRPr="00513146">
        <w:t>1. 函数原型</w:t>
      </w:r>
    </w:p>
    <w:p w14:paraId="7FAE7B1F" w14:textId="77777777" w:rsidR="004478AA" w:rsidRPr="00513146" w:rsidRDefault="004478AA" w:rsidP="004478AA">
      <w:r w:rsidRPr="00513146">
        <w:t xml:space="preserve">在 </w:t>
      </w:r>
      <w:r w:rsidRPr="00513146">
        <w:rPr>
          <w:b/>
          <w:bCs/>
        </w:rPr>
        <w:t>STM32 标准外设库</w:t>
      </w:r>
      <w:r w:rsidRPr="00513146">
        <w:t>中定义为：</w:t>
      </w:r>
    </w:p>
    <w:p w14:paraId="63B6501E" w14:textId="77777777" w:rsidR="004478AA" w:rsidRPr="00513146" w:rsidRDefault="004478AA" w:rsidP="004478AA">
      <w:proofErr w:type="spellStart"/>
      <w:r w:rsidRPr="00513146">
        <w:t>BitAction</w:t>
      </w:r>
      <w:proofErr w:type="spellEnd"/>
      <w:r w:rsidRPr="00513146">
        <w:t xml:space="preserve"> </w:t>
      </w:r>
      <w:proofErr w:type="spellStart"/>
      <w:r w:rsidRPr="00513146">
        <w:t>GPIO_</w:t>
      </w:r>
      <w:proofErr w:type="gramStart"/>
      <w:r w:rsidRPr="00513146">
        <w:t>ReadOutputDataBit</w:t>
      </w:r>
      <w:proofErr w:type="spellEnd"/>
      <w:r w:rsidRPr="00513146">
        <w:t>(</w:t>
      </w:r>
      <w:proofErr w:type="spellStart"/>
      <w:proofErr w:type="gramEnd"/>
      <w:r w:rsidRPr="00513146">
        <w:t>GPIO_TypeDef</w:t>
      </w:r>
      <w:proofErr w:type="spellEnd"/>
      <w:r w:rsidRPr="00513146">
        <w:t xml:space="preserve">* </w:t>
      </w:r>
      <w:proofErr w:type="spellStart"/>
      <w:r w:rsidRPr="00513146">
        <w:t>GPIOx</w:t>
      </w:r>
      <w:proofErr w:type="spellEnd"/>
      <w:r w:rsidRPr="00513146">
        <w:t xml:space="preserve">, uint16_t </w:t>
      </w:r>
      <w:proofErr w:type="spellStart"/>
      <w:r w:rsidRPr="00513146">
        <w:t>GPIO_Pin</w:t>
      </w:r>
      <w:proofErr w:type="spellEnd"/>
      <w:r w:rsidRPr="00513146">
        <w:t>);</w:t>
      </w:r>
    </w:p>
    <w:p w14:paraId="642C727A" w14:textId="77777777" w:rsidR="004478AA" w:rsidRPr="00513146" w:rsidRDefault="00000000" w:rsidP="004478AA">
      <w:r>
        <w:pict w14:anchorId="0A9101CD">
          <v:rect id="_x0000_i1177" style="width:0;height:1.5pt" o:hralign="center" o:hrstd="t" o:hr="t" fillcolor="#a0a0a0" stroked="f"/>
        </w:pict>
      </w:r>
    </w:p>
    <w:p w14:paraId="18309B86" w14:textId="77777777" w:rsidR="004478AA" w:rsidRPr="00513146" w:rsidRDefault="004478AA" w:rsidP="004478AA">
      <w:pPr>
        <w:pStyle w:val="3"/>
      </w:pPr>
      <w:r w:rsidRPr="00513146">
        <w:t>2. 功能</w:t>
      </w:r>
    </w:p>
    <w:p w14:paraId="1BCB180F" w14:textId="77777777" w:rsidR="004478AA" w:rsidRPr="00513146" w:rsidRDefault="004478AA" w:rsidP="004478AA">
      <w:r w:rsidRPr="00513146">
        <w:t xml:space="preserve">读取 </w:t>
      </w:r>
      <w:r w:rsidRPr="00513146">
        <w:rPr>
          <w:b/>
          <w:bCs/>
        </w:rPr>
        <w:t>指定引脚的输出寄存器 (ODR)</w:t>
      </w:r>
      <w:r w:rsidRPr="00513146">
        <w:t xml:space="preserve"> 值</w:t>
      </w:r>
      <w:r>
        <w:rPr>
          <w:rFonts w:hint="eastAsia"/>
        </w:rPr>
        <w:t>(</w:t>
      </w:r>
      <w:r w:rsidRPr="00332930">
        <w:rPr>
          <w:rFonts w:hint="eastAsia"/>
          <w:b/>
          <w:bCs/>
          <w:color w:val="EE0000"/>
        </w:rPr>
        <w:t>ODR的某一位</w:t>
      </w:r>
      <w:r>
        <w:rPr>
          <w:rFonts w:hint="eastAsia"/>
        </w:rPr>
        <w:t>)</w:t>
      </w:r>
      <w:r w:rsidRPr="00513146">
        <w:t>。</w:t>
      </w:r>
    </w:p>
    <w:p w14:paraId="5966A9A6" w14:textId="77777777" w:rsidR="004478AA" w:rsidRPr="00513146" w:rsidRDefault="004478AA">
      <w:pPr>
        <w:numPr>
          <w:ilvl w:val="0"/>
          <w:numId w:val="119"/>
        </w:numPr>
      </w:pPr>
      <w:r w:rsidRPr="00513146">
        <w:t>只针对某一个引脚，而不是整个端口。</w:t>
      </w:r>
    </w:p>
    <w:p w14:paraId="528739F8" w14:textId="77777777" w:rsidR="004478AA" w:rsidRPr="00513146" w:rsidRDefault="004478AA">
      <w:pPr>
        <w:numPr>
          <w:ilvl w:val="0"/>
          <w:numId w:val="119"/>
        </w:numPr>
      </w:pPr>
      <w:r w:rsidRPr="00513146">
        <w:t xml:space="preserve">返回值类型是 </w:t>
      </w:r>
      <w:proofErr w:type="spellStart"/>
      <w:r w:rsidRPr="00513146">
        <w:t>BitAction</w:t>
      </w:r>
      <w:proofErr w:type="spellEnd"/>
      <w:r w:rsidRPr="00513146">
        <w:t xml:space="preserve">（本质就是一个 </w:t>
      </w:r>
      <w:proofErr w:type="spellStart"/>
      <w:r w:rsidRPr="00513146">
        <w:t>enum</w:t>
      </w:r>
      <w:proofErr w:type="spellEnd"/>
      <w:r w:rsidRPr="00513146">
        <w:t>），取值：</w:t>
      </w:r>
    </w:p>
    <w:p w14:paraId="28C7B1D1" w14:textId="77777777" w:rsidR="004478AA" w:rsidRPr="00513146" w:rsidRDefault="004478AA">
      <w:pPr>
        <w:numPr>
          <w:ilvl w:val="1"/>
          <w:numId w:val="119"/>
        </w:numPr>
      </w:pPr>
      <w:proofErr w:type="spellStart"/>
      <w:r w:rsidRPr="00513146">
        <w:t>Bit_SET</w:t>
      </w:r>
      <w:proofErr w:type="spellEnd"/>
      <w:r w:rsidRPr="00513146">
        <w:t xml:space="preserve"> → 输出寄存器该位为 1（被设置为高电平）</w:t>
      </w:r>
    </w:p>
    <w:p w14:paraId="0FFD66C9" w14:textId="77777777" w:rsidR="004478AA" w:rsidRPr="00513146" w:rsidRDefault="004478AA">
      <w:pPr>
        <w:numPr>
          <w:ilvl w:val="1"/>
          <w:numId w:val="119"/>
        </w:numPr>
      </w:pPr>
      <w:proofErr w:type="spellStart"/>
      <w:r w:rsidRPr="00513146">
        <w:t>Bit_RESET</w:t>
      </w:r>
      <w:proofErr w:type="spellEnd"/>
      <w:r w:rsidRPr="00513146">
        <w:t xml:space="preserve"> → 输出寄存器该位为 0（被设置为低电平）</w:t>
      </w:r>
    </w:p>
    <w:p w14:paraId="075CE7EB" w14:textId="77777777" w:rsidR="004478AA" w:rsidRPr="00513146" w:rsidRDefault="00000000" w:rsidP="004478AA">
      <w:r>
        <w:pict w14:anchorId="77FED456">
          <v:rect id="_x0000_i1178" style="width:0;height:1.5pt" o:hralign="center" o:hrstd="t" o:hr="t" fillcolor="#a0a0a0" stroked="f"/>
        </w:pict>
      </w:r>
    </w:p>
    <w:p w14:paraId="1239CD02" w14:textId="77777777" w:rsidR="004478AA" w:rsidRPr="00513146" w:rsidRDefault="004478AA" w:rsidP="004478AA">
      <w:pPr>
        <w:pStyle w:val="3"/>
      </w:pPr>
      <w:r w:rsidRPr="00513146">
        <w:t>3. 内部原理</w:t>
      </w:r>
    </w:p>
    <w:p w14:paraId="4E7A86C4" w14:textId="77777777" w:rsidR="004478AA" w:rsidRPr="00513146" w:rsidRDefault="004478AA" w:rsidP="004478AA">
      <w:r w:rsidRPr="00513146">
        <w:t>底层实现就是从 ODR 寄存器里</w:t>
      </w:r>
      <w:r w:rsidRPr="00F7075B">
        <w:rPr>
          <w:b/>
          <w:bCs/>
          <w:color w:val="EE0000"/>
        </w:rPr>
        <w:t>取某一位</w:t>
      </w:r>
      <w:r w:rsidRPr="00513146">
        <w:t>：</w:t>
      </w:r>
    </w:p>
    <w:p w14:paraId="4D90DA27" w14:textId="77777777" w:rsidR="004478AA" w:rsidRPr="00513146" w:rsidRDefault="004478AA" w:rsidP="004478AA">
      <w:r w:rsidRPr="00F7075B">
        <w:rPr>
          <w:color w:val="EE0000"/>
        </w:rPr>
        <w:t>return</w:t>
      </w:r>
      <w:r w:rsidRPr="00513146">
        <w:t xml:space="preserve"> (</w:t>
      </w:r>
      <w:proofErr w:type="spellStart"/>
      <w:r w:rsidRPr="00513146">
        <w:t>BitAction</w:t>
      </w:r>
      <w:proofErr w:type="spellEnd"/>
      <w:r w:rsidRPr="00513146">
        <w:t>)(</w:t>
      </w:r>
      <w:proofErr w:type="spellStart"/>
      <w:r w:rsidRPr="00513146">
        <w:t>GPIOx</w:t>
      </w:r>
      <w:proofErr w:type="spellEnd"/>
      <w:r w:rsidRPr="00513146">
        <w:t xml:space="preserve">-&gt;ODR &amp; </w:t>
      </w:r>
      <w:proofErr w:type="spellStart"/>
      <w:r w:rsidRPr="00513146">
        <w:t>GPIO_Pin</w:t>
      </w:r>
      <w:proofErr w:type="spellEnd"/>
      <w:r w:rsidRPr="00513146">
        <w:t>);</w:t>
      </w:r>
    </w:p>
    <w:p w14:paraId="490DF8E9" w14:textId="77777777" w:rsidR="004478AA" w:rsidRPr="00513146" w:rsidRDefault="00000000" w:rsidP="004478AA">
      <w:r>
        <w:pict w14:anchorId="0624D04C">
          <v:rect id="_x0000_i1179" style="width:0;height:1.5pt" o:hralign="center" o:hrstd="t" o:hr="t" fillcolor="#a0a0a0" stroked="f"/>
        </w:pict>
      </w:r>
    </w:p>
    <w:p w14:paraId="3812EE51" w14:textId="77777777" w:rsidR="004478AA" w:rsidRPr="00513146" w:rsidRDefault="004478AA" w:rsidP="004478AA">
      <w:pPr>
        <w:pStyle w:val="3"/>
      </w:pPr>
      <w:r w:rsidRPr="00513146">
        <w:lastRenderedPageBreak/>
        <w:t>4. 使用示例</w:t>
      </w:r>
    </w:p>
    <w:p w14:paraId="494D73F0" w14:textId="77777777" w:rsidR="004478AA" w:rsidRPr="00513146" w:rsidRDefault="004478AA" w:rsidP="004478AA">
      <w:r w:rsidRPr="00513146">
        <w:t xml:space="preserve">假设我们配置 </w:t>
      </w:r>
      <w:r w:rsidRPr="00513146">
        <w:rPr>
          <w:b/>
          <w:bCs/>
        </w:rPr>
        <w:t>PA0</w:t>
      </w:r>
      <w:r w:rsidRPr="00513146">
        <w:t xml:space="preserve"> 为推挽输出：</w:t>
      </w:r>
    </w:p>
    <w:p w14:paraId="3B65A836" w14:textId="77777777" w:rsidR="004478AA" w:rsidRPr="00513146" w:rsidRDefault="004478AA" w:rsidP="004478AA">
      <w:proofErr w:type="spellStart"/>
      <w:r w:rsidRPr="00513146">
        <w:t>GPIO_SetBits</w:t>
      </w:r>
      <w:proofErr w:type="spellEnd"/>
      <w:r w:rsidRPr="00513146">
        <w:t>(GPIOA, GPIO_Pin_0);  // 设置 PA0 高电平</w:t>
      </w:r>
    </w:p>
    <w:p w14:paraId="45F2FA48" w14:textId="77777777" w:rsidR="004478AA" w:rsidRPr="00513146" w:rsidRDefault="004478AA" w:rsidP="004478AA"/>
    <w:p w14:paraId="15786DC2" w14:textId="77777777" w:rsidR="004478AA" w:rsidRPr="00513146" w:rsidRDefault="004478AA" w:rsidP="004478AA">
      <w:r w:rsidRPr="00513146">
        <w:t>if (</w:t>
      </w:r>
      <w:proofErr w:type="spellStart"/>
      <w:r w:rsidRPr="00513146">
        <w:t>GPIO_</w:t>
      </w:r>
      <w:proofErr w:type="gramStart"/>
      <w:r w:rsidRPr="00513146">
        <w:t>ReadOutputDataBit</w:t>
      </w:r>
      <w:proofErr w:type="spellEnd"/>
      <w:r w:rsidRPr="00513146">
        <w:t>(</w:t>
      </w:r>
      <w:proofErr w:type="gramEnd"/>
      <w:r w:rsidRPr="00513146">
        <w:t xml:space="preserve">GPIOA, GPIO_Pin_0) == </w:t>
      </w:r>
      <w:proofErr w:type="spellStart"/>
      <w:r w:rsidRPr="00513146">
        <w:t>Bit_SET</w:t>
      </w:r>
      <w:proofErr w:type="spellEnd"/>
      <w:r w:rsidRPr="00513146">
        <w:t>)</w:t>
      </w:r>
    </w:p>
    <w:p w14:paraId="48175789" w14:textId="77777777" w:rsidR="004478AA" w:rsidRPr="00513146" w:rsidRDefault="004478AA" w:rsidP="004478AA">
      <w:r w:rsidRPr="00513146">
        <w:t>{</w:t>
      </w:r>
    </w:p>
    <w:p w14:paraId="4285F51E" w14:textId="77777777" w:rsidR="004478AA" w:rsidRPr="00513146" w:rsidRDefault="004478AA" w:rsidP="004478AA">
      <w:r w:rsidRPr="00513146">
        <w:t xml:space="preserve">    // PA0 的输出寄存器为高电平</w:t>
      </w:r>
    </w:p>
    <w:p w14:paraId="28194B47" w14:textId="77777777" w:rsidR="004478AA" w:rsidRPr="00513146" w:rsidRDefault="004478AA" w:rsidP="004478AA">
      <w:r w:rsidRPr="00513146">
        <w:t>}</w:t>
      </w:r>
    </w:p>
    <w:p w14:paraId="6D69B24A" w14:textId="77777777" w:rsidR="004478AA" w:rsidRPr="00513146" w:rsidRDefault="004478AA" w:rsidP="004478AA">
      <w:r w:rsidRPr="00513146">
        <w:t>else</w:t>
      </w:r>
    </w:p>
    <w:p w14:paraId="0AE9B660" w14:textId="77777777" w:rsidR="004478AA" w:rsidRPr="00513146" w:rsidRDefault="004478AA" w:rsidP="004478AA">
      <w:r w:rsidRPr="00513146">
        <w:t>{</w:t>
      </w:r>
    </w:p>
    <w:p w14:paraId="43062D28" w14:textId="77777777" w:rsidR="004478AA" w:rsidRPr="00513146" w:rsidRDefault="004478AA" w:rsidP="004478AA">
      <w:r w:rsidRPr="00513146">
        <w:t xml:space="preserve">    // PA0 的输出寄存器为低电平</w:t>
      </w:r>
    </w:p>
    <w:p w14:paraId="5EFF3EC8" w14:textId="77777777" w:rsidR="004478AA" w:rsidRPr="00513146" w:rsidRDefault="004478AA" w:rsidP="004478AA">
      <w:r w:rsidRPr="00513146">
        <w:t>}</w:t>
      </w:r>
    </w:p>
    <w:p w14:paraId="0118640A" w14:textId="77777777" w:rsidR="004478AA" w:rsidRPr="00513146" w:rsidRDefault="00000000" w:rsidP="004478AA">
      <w:r>
        <w:pict w14:anchorId="4D579A32">
          <v:rect id="_x0000_i1180" style="width:0;height:1.5pt" o:hralign="center" o:hrstd="t" o:hr="t" fillcolor="#a0a0a0" stroked="f"/>
        </w:pict>
      </w:r>
    </w:p>
    <w:p w14:paraId="1FC27DE5" w14:textId="77777777" w:rsidR="004478AA" w:rsidRPr="00513146" w:rsidRDefault="004478AA" w:rsidP="004478AA">
      <w:pPr>
        <w:pStyle w:val="3"/>
      </w:pPr>
      <w:r w:rsidRPr="00513146">
        <w:t>5. 和其他函数对比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2254"/>
        <w:gridCol w:w="1716"/>
        <w:gridCol w:w="1843"/>
      </w:tblGrid>
      <w:tr w:rsidR="004478AA" w:rsidRPr="00513146" w14:paraId="01D4FB80" w14:textId="77777777" w:rsidTr="004B7671">
        <w:trPr>
          <w:tblHeader/>
          <w:tblCellSpacing w:w="15" w:type="dxa"/>
        </w:trPr>
        <w:tc>
          <w:tcPr>
            <w:tcW w:w="0" w:type="auto"/>
            <w:vAlign w:val="center"/>
            <w:hideMark/>
          </w:tcPr>
          <w:p w14:paraId="03647EC2" w14:textId="77777777" w:rsidR="004478AA" w:rsidRPr="00513146" w:rsidRDefault="004478AA" w:rsidP="004B7671">
            <w:pPr>
              <w:rPr>
                <w:b/>
                <w:bCs/>
              </w:rPr>
            </w:pPr>
            <w:r w:rsidRPr="00513146">
              <w:rPr>
                <w:b/>
                <w:bCs/>
              </w:rPr>
              <w:t>函数</w:t>
            </w:r>
          </w:p>
        </w:tc>
        <w:tc>
          <w:tcPr>
            <w:tcW w:w="0" w:type="auto"/>
            <w:vAlign w:val="center"/>
            <w:hideMark/>
          </w:tcPr>
          <w:p w14:paraId="415F78CF" w14:textId="77777777" w:rsidR="004478AA" w:rsidRPr="00513146" w:rsidRDefault="004478AA" w:rsidP="004B7671">
            <w:pPr>
              <w:rPr>
                <w:b/>
                <w:bCs/>
              </w:rPr>
            </w:pPr>
            <w:r w:rsidRPr="00513146">
              <w:rPr>
                <w:b/>
                <w:bCs/>
              </w:rPr>
              <w:t>作用</w:t>
            </w:r>
          </w:p>
        </w:tc>
        <w:tc>
          <w:tcPr>
            <w:tcW w:w="0" w:type="auto"/>
            <w:vAlign w:val="center"/>
            <w:hideMark/>
          </w:tcPr>
          <w:p w14:paraId="06AA725C" w14:textId="77777777" w:rsidR="004478AA" w:rsidRPr="00513146" w:rsidRDefault="004478AA" w:rsidP="004B7671">
            <w:pPr>
              <w:rPr>
                <w:b/>
                <w:bCs/>
              </w:rPr>
            </w:pPr>
            <w:r w:rsidRPr="00513146">
              <w:rPr>
                <w:b/>
                <w:bCs/>
              </w:rPr>
              <w:t>范围</w:t>
            </w:r>
          </w:p>
        </w:tc>
        <w:tc>
          <w:tcPr>
            <w:tcW w:w="0" w:type="auto"/>
            <w:vAlign w:val="center"/>
            <w:hideMark/>
          </w:tcPr>
          <w:p w14:paraId="53F1E46D" w14:textId="77777777" w:rsidR="004478AA" w:rsidRPr="00513146" w:rsidRDefault="004478AA" w:rsidP="004B7671">
            <w:pPr>
              <w:rPr>
                <w:b/>
                <w:bCs/>
              </w:rPr>
            </w:pPr>
            <w:r w:rsidRPr="00513146">
              <w:rPr>
                <w:b/>
                <w:bCs/>
              </w:rPr>
              <w:t>返回值</w:t>
            </w:r>
          </w:p>
        </w:tc>
      </w:tr>
      <w:tr w:rsidR="004478AA" w:rsidRPr="00513146" w14:paraId="084FAC0D" w14:textId="77777777" w:rsidTr="004B7671">
        <w:trPr>
          <w:tblCellSpacing w:w="15" w:type="dxa"/>
        </w:trPr>
        <w:tc>
          <w:tcPr>
            <w:tcW w:w="0" w:type="auto"/>
            <w:vAlign w:val="center"/>
            <w:hideMark/>
          </w:tcPr>
          <w:p w14:paraId="62C0FF11" w14:textId="77777777" w:rsidR="004478AA" w:rsidRPr="00513146" w:rsidRDefault="004478AA" w:rsidP="004B7671">
            <w:proofErr w:type="spellStart"/>
            <w:r w:rsidRPr="00513146">
              <w:t>GPIO_ReadInputData</w:t>
            </w:r>
            <w:proofErr w:type="spellEnd"/>
          </w:p>
        </w:tc>
        <w:tc>
          <w:tcPr>
            <w:tcW w:w="0" w:type="auto"/>
            <w:vAlign w:val="center"/>
            <w:hideMark/>
          </w:tcPr>
          <w:p w14:paraId="21061768" w14:textId="77777777" w:rsidR="004478AA" w:rsidRPr="00513146" w:rsidRDefault="004478AA" w:rsidP="004B7671">
            <w:r w:rsidRPr="00513146">
              <w:t>读取输入寄存器 (IDR)</w:t>
            </w:r>
          </w:p>
        </w:tc>
        <w:tc>
          <w:tcPr>
            <w:tcW w:w="0" w:type="auto"/>
            <w:vAlign w:val="center"/>
            <w:hideMark/>
          </w:tcPr>
          <w:p w14:paraId="01BCAE4D" w14:textId="77777777" w:rsidR="004478AA" w:rsidRPr="00513146" w:rsidRDefault="004478AA" w:rsidP="004B7671">
            <w:r w:rsidRPr="00513146">
              <w:t>整个端口 (16 位)</w:t>
            </w:r>
          </w:p>
        </w:tc>
        <w:tc>
          <w:tcPr>
            <w:tcW w:w="0" w:type="auto"/>
            <w:vAlign w:val="center"/>
            <w:hideMark/>
          </w:tcPr>
          <w:p w14:paraId="3E777852" w14:textId="77777777" w:rsidR="004478AA" w:rsidRPr="00513146" w:rsidRDefault="004478AA" w:rsidP="004B7671">
            <w:r w:rsidRPr="00513146">
              <w:t>uint16_t</w:t>
            </w:r>
          </w:p>
        </w:tc>
      </w:tr>
      <w:tr w:rsidR="004478AA" w:rsidRPr="00513146" w14:paraId="2530CECD" w14:textId="77777777" w:rsidTr="004B7671">
        <w:trPr>
          <w:tblCellSpacing w:w="15" w:type="dxa"/>
        </w:trPr>
        <w:tc>
          <w:tcPr>
            <w:tcW w:w="0" w:type="auto"/>
            <w:vAlign w:val="center"/>
            <w:hideMark/>
          </w:tcPr>
          <w:p w14:paraId="7388130F" w14:textId="77777777" w:rsidR="004478AA" w:rsidRPr="00513146" w:rsidRDefault="004478AA" w:rsidP="004B7671">
            <w:proofErr w:type="spellStart"/>
            <w:r w:rsidRPr="00513146">
              <w:t>GPIO_ReadInputDataBit</w:t>
            </w:r>
            <w:proofErr w:type="spellEnd"/>
          </w:p>
        </w:tc>
        <w:tc>
          <w:tcPr>
            <w:tcW w:w="0" w:type="auto"/>
            <w:vAlign w:val="center"/>
            <w:hideMark/>
          </w:tcPr>
          <w:p w14:paraId="46502A53" w14:textId="77777777" w:rsidR="004478AA" w:rsidRPr="00513146" w:rsidRDefault="004478AA" w:rsidP="004B7671">
            <w:r w:rsidRPr="00513146">
              <w:t>读取输入寄存器</w:t>
            </w:r>
          </w:p>
        </w:tc>
        <w:tc>
          <w:tcPr>
            <w:tcW w:w="0" w:type="auto"/>
            <w:vAlign w:val="center"/>
            <w:hideMark/>
          </w:tcPr>
          <w:p w14:paraId="0C748002" w14:textId="77777777" w:rsidR="004478AA" w:rsidRPr="00513146" w:rsidRDefault="004478AA" w:rsidP="004B7671">
            <w:r w:rsidRPr="00513146">
              <w:t>指定引脚</w:t>
            </w:r>
          </w:p>
        </w:tc>
        <w:tc>
          <w:tcPr>
            <w:tcW w:w="0" w:type="auto"/>
            <w:vAlign w:val="center"/>
            <w:hideMark/>
          </w:tcPr>
          <w:p w14:paraId="6C5F75A3" w14:textId="77777777" w:rsidR="004478AA" w:rsidRPr="00513146" w:rsidRDefault="004478AA" w:rsidP="004B7671">
            <w:proofErr w:type="spellStart"/>
            <w:r w:rsidRPr="00513146">
              <w:t>Bit_SET</w:t>
            </w:r>
            <w:proofErr w:type="spellEnd"/>
            <w:r w:rsidRPr="00513146">
              <w:t xml:space="preserve"> / </w:t>
            </w:r>
            <w:proofErr w:type="spellStart"/>
            <w:r w:rsidRPr="00513146">
              <w:t>Bit_RESET</w:t>
            </w:r>
            <w:proofErr w:type="spellEnd"/>
          </w:p>
        </w:tc>
      </w:tr>
      <w:tr w:rsidR="004478AA" w:rsidRPr="00513146" w14:paraId="2087CEEB" w14:textId="77777777" w:rsidTr="004B7671">
        <w:trPr>
          <w:tblCellSpacing w:w="15" w:type="dxa"/>
        </w:trPr>
        <w:tc>
          <w:tcPr>
            <w:tcW w:w="0" w:type="auto"/>
            <w:vAlign w:val="center"/>
            <w:hideMark/>
          </w:tcPr>
          <w:p w14:paraId="5C7A4731" w14:textId="77777777" w:rsidR="004478AA" w:rsidRPr="00513146" w:rsidRDefault="004478AA" w:rsidP="004B7671">
            <w:proofErr w:type="spellStart"/>
            <w:r w:rsidRPr="00513146">
              <w:t>GPIO_ReadOutputData</w:t>
            </w:r>
            <w:proofErr w:type="spellEnd"/>
          </w:p>
        </w:tc>
        <w:tc>
          <w:tcPr>
            <w:tcW w:w="0" w:type="auto"/>
            <w:vAlign w:val="center"/>
            <w:hideMark/>
          </w:tcPr>
          <w:p w14:paraId="5A0A0FE5" w14:textId="77777777" w:rsidR="004478AA" w:rsidRPr="00513146" w:rsidRDefault="004478AA" w:rsidP="004B7671">
            <w:r w:rsidRPr="00513146">
              <w:t>读取输出寄存器 (ODR)</w:t>
            </w:r>
          </w:p>
        </w:tc>
        <w:tc>
          <w:tcPr>
            <w:tcW w:w="0" w:type="auto"/>
            <w:vAlign w:val="center"/>
            <w:hideMark/>
          </w:tcPr>
          <w:p w14:paraId="4F10B003" w14:textId="77777777" w:rsidR="004478AA" w:rsidRPr="00513146" w:rsidRDefault="004478AA" w:rsidP="004B7671">
            <w:r w:rsidRPr="00513146">
              <w:t>整个端口 (16 位)</w:t>
            </w:r>
          </w:p>
        </w:tc>
        <w:tc>
          <w:tcPr>
            <w:tcW w:w="0" w:type="auto"/>
            <w:vAlign w:val="center"/>
            <w:hideMark/>
          </w:tcPr>
          <w:p w14:paraId="4E3D4B8A" w14:textId="77777777" w:rsidR="004478AA" w:rsidRPr="00513146" w:rsidRDefault="004478AA" w:rsidP="004B7671">
            <w:r w:rsidRPr="00513146">
              <w:t>uint16_t</w:t>
            </w:r>
          </w:p>
        </w:tc>
      </w:tr>
      <w:tr w:rsidR="004478AA" w:rsidRPr="00513146" w14:paraId="21C3B99C" w14:textId="77777777" w:rsidTr="004B7671">
        <w:trPr>
          <w:tblCellSpacing w:w="15" w:type="dxa"/>
        </w:trPr>
        <w:tc>
          <w:tcPr>
            <w:tcW w:w="0" w:type="auto"/>
            <w:vAlign w:val="center"/>
            <w:hideMark/>
          </w:tcPr>
          <w:p w14:paraId="1519C26C" w14:textId="77777777" w:rsidR="004478AA" w:rsidRPr="00513146" w:rsidRDefault="004478AA" w:rsidP="004B7671">
            <w:proofErr w:type="spellStart"/>
            <w:r w:rsidRPr="00513146">
              <w:t>GPIO_ReadOutputDataBit</w:t>
            </w:r>
            <w:proofErr w:type="spellEnd"/>
          </w:p>
        </w:tc>
        <w:tc>
          <w:tcPr>
            <w:tcW w:w="0" w:type="auto"/>
            <w:vAlign w:val="center"/>
            <w:hideMark/>
          </w:tcPr>
          <w:p w14:paraId="184473CA" w14:textId="77777777" w:rsidR="004478AA" w:rsidRPr="00513146" w:rsidRDefault="004478AA" w:rsidP="004B7671">
            <w:r w:rsidRPr="00513146">
              <w:t>读取输出寄存器</w:t>
            </w:r>
          </w:p>
        </w:tc>
        <w:tc>
          <w:tcPr>
            <w:tcW w:w="0" w:type="auto"/>
            <w:vAlign w:val="center"/>
            <w:hideMark/>
          </w:tcPr>
          <w:p w14:paraId="151ADBF6" w14:textId="77777777" w:rsidR="004478AA" w:rsidRPr="00513146" w:rsidRDefault="004478AA" w:rsidP="004B7671">
            <w:r w:rsidRPr="00513146">
              <w:t>指定引脚</w:t>
            </w:r>
          </w:p>
        </w:tc>
        <w:tc>
          <w:tcPr>
            <w:tcW w:w="0" w:type="auto"/>
            <w:vAlign w:val="center"/>
            <w:hideMark/>
          </w:tcPr>
          <w:p w14:paraId="42751C19" w14:textId="77777777" w:rsidR="004478AA" w:rsidRPr="00513146" w:rsidRDefault="004478AA" w:rsidP="004B7671">
            <w:proofErr w:type="spellStart"/>
            <w:r w:rsidRPr="00513146">
              <w:t>Bit_SET</w:t>
            </w:r>
            <w:proofErr w:type="spellEnd"/>
            <w:r w:rsidRPr="00513146">
              <w:t xml:space="preserve"> / </w:t>
            </w:r>
            <w:proofErr w:type="spellStart"/>
            <w:r w:rsidRPr="00513146">
              <w:t>Bit_RESET</w:t>
            </w:r>
            <w:proofErr w:type="spellEnd"/>
          </w:p>
        </w:tc>
      </w:tr>
    </w:tbl>
    <w:p w14:paraId="6CB456EF" w14:textId="77777777" w:rsidR="004478AA" w:rsidRPr="00513146" w:rsidRDefault="00000000" w:rsidP="004478AA">
      <w:r>
        <w:pict w14:anchorId="34C35EE9">
          <v:rect id="_x0000_i1181" style="width:0;height:1.5pt" o:hralign="center" o:hrstd="t" o:hr="t" fillcolor="#a0a0a0" stroked="f"/>
        </w:pict>
      </w:r>
    </w:p>
    <w:p w14:paraId="5D77F0AE" w14:textId="77777777" w:rsidR="004478AA" w:rsidRPr="00513146" w:rsidRDefault="004478AA" w:rsidP="004478AA">
      <w:pPr>
        <w:pStyle w:val="3"/>
      </w:pPr>
      <w:r w:rsidRPr="00513146">
        <w:t xml:space="preserve">6. 注意点 </w:t>
      </w:r>
      <w:r w:rsidRPr="00513146">
        <w:rPr>
          <w:rFonts w:ascii="Segoe UI Emoji" w:hAnsi="Segoe UI Emoji" w:cs="Segoe UI Emoji"/>
        </w:rPr>
        <w:t>🚨</w:t>
      </w:r>
    </w:p>
    <w:p w14:paraId="5D5925BD" w14:textId="77777777" w:rsidR="004478AA" w:rsidRPr="00513146" w:rsidRDefault="004478AA">
      <w:pPr>
        <w:numPr>
          <w:ilvl w:val="0"/>
          <w:numId w:val="120"/>
        </w:numPr>
      </w:pPr>
      <w:proofErr w:type="spellStart"/>
      <w:r w:rsidRPr="00513146">
        <w:t>GPIO_ReadOutputDataBit</w:t>
      </w:r>
      <w:proofErr w:type="spellEnd"/>
      <w:r w:rsidRPr="00513146">
        <w:t xml:space="preserve"> 读的是 </w:t>
      </w:r>
      <w:r w:rsidRPr="00513146">
        <w:rPr>
          <w:b/>
          <w:bCs/>
        </w:rPr>
        <w:t>寄存器里的“你设置的值”</w:t>
      </w:r>
      <w:r w:rsidRPr="00513146">
        <w:t>，并不保证等于引</w:t>
      </w:r>
      <w:r w:rsidRPr="00513146">
        <w:lastRenderedPageBreak/>
        <w:t>脚上的真实电平。</w:t>
      </w:r>
    </w:p>
    <w:p w14:paraId="4009BE65" w14:textId="77777777" w:rsidR="004478AA" w:rsidRPr="00513146" w:rsidRDefault="004478AA">
      <w:pPr>
        <w:numPr>
          <w:ilvl w:val="1"/>
          <w:numId w:val="120"/>
        </w:numPr>
      </w:pPr>
      <w:r w:rsidRPr="00513146">
        <w:t>如果你设置了高电平 (</w:t>
      </w:r>
      <w:proofErr w:type="spellStart"/>
      <w:r w:rsidRPr="00513146">
        <w:t>Bit_SET</w:t>
      </w:r>
      <w:proofErr w:type="spellEnd"/>
      <w:r w:rsidRPr="00513146">
        <w:t>)，但外部电路把这个引脚硬拉到低电平（比如短路到 GND），ODR 还是显示 1。</w:t>
      </w:r>
    </w:p>
    <w:p w14:paraId="50D9F066" w14:textId="77777777" w:rsidR="004478AA" w:rsidRPr="00513146" w:rsidRDefault="004478AA">
      <w:pPr>
        <w:numPr>
          <w:ilvl w:val="0"/>
          <w:numId w:val="120"/>
        </w:numPr>
      </w:pPr>
      <w:r w:rsidRPr="00513146">
        <w:t xml:space="preserve">如果你要知道 </w:t>
      </w:r>
      <w:r w:rsidRPr="00513146">
        <w:rPr>
          <w:b/>
          <w:bCs/>
        </w:rPr>
        <w:t>引脚真实电平</w:t>
      </w:r>
      <w:r w:rsidRPr="00513146">
        <w:t>（无论是输入还是输出），要用：</w:t>
      </w:r>
    </w:p>
    <w:p w14:paraId="53E84C60" w14:textId="77777777" w:rsidR="004478AA" w:rsidRPr="00513146" w:rsidRDefault="004478AA">
      <w:pPr>
        <w:numPr>
          <w:ilvl w:val="0"/>
          <w:numId w:val="120"/>
        </w:numPr>
        <w:tabs>
          <w:tab w:val="clear" w:pos="720"/>
        </w:tabs>
      </w:pPr>
      <w:proofErr w:type="spellStart"/>
      <w:r w:rsidRPr="00513146">
        <w:t>GPIO_</w:t>
      </w:r>
      <w:proofErr w:type="gramStart"/>
      <w:r w:rsidRPr="00513146">
        <w:t>ReadInputDataBit</w:t>
      </w:r>
      <w:proofErr w:type="spellEnd"/>
      <w:r w:rsidRPr="00513146">
        <w:t>(</w:t>
      </w:r>
      <w:proofErr w:type="spellStart"/>
      <w:proofErr w:type="gramEnd"/>
      <w:r w:rsidRPr="00513146">
        <w:t>GPIOx</w:t>
      </w:r>
      <w:proofErr w:type="spellEnd"/>
      <w:r w:rsidRPr="00513146">
        <w:t xml:space="preserve">, </w:t>
      </w:r>
      <w:proofErr w:type="spellStart"/>
      <w:r w:rsidRPr="00513146">
        <w:t>GPIO_Pin</w:t>
      </w:r>
      <w:proofErr w:type="spellEnd"/>
      <w:r w:rsidRPr="00513146">
        <w:t>);</w:t>
      </w:r>
    </w:p>
    <w:p w14:paraId="11C6D81E" w14:textId="77777777" w:rsidR="004478AA" w:rsidRPr="00513146" w:rsidRDefault="00000000" w:rsidP="004478AA">
      <w:r>
        <w:pict w14:anchorId="461CD5F4">
          <v:rect id="_x0000_i1182" style="width:0;height:1.5pt" o:hralign="center" o:hrstd="t" o:hr="t" fillcolor="#a0a0a0" stroked="f"/>
        </w:pict>
      </w:r>
    </w:p>
    <w:p w14:paraId="145DB731" w14:textId="77777777" w:rsidR="004478AA" w:rsidRPr="00513146" w:rsidRDefault="004478AA" w:rsidP="004478AA">
      <w:pPr>
        <w:pStyle w:val="3"/>
      </w:pPr>
      <w:r w:rsidRPr="00513146">
        <w:rPr>
          <w:rFonts w:ascii="Segoe UI Emoji" w:hAnsi="Segoe UI Emoji" w:cs="Segoe UI Emoji"/>
        </w:rPr>
        <w:t>✅</w:t>
      </w:r>
      <w:r w:rsidRPr="00513146">
        <w:t xml:space="preserve"> 总结：</w:t>
      </w:r>
    </w:p>
    <w:p w14:paraId="6A49806E" w14:textId="77777777" w:rsidR="004478AA" w:rsidRPr="00513146" w:rsidRDefault="004478AA">
      <w:pPr>
        <w:numPr>
          <w:ilvl w:val="0"/>
          <w:numId w:val="121"/>
        </w:numPr>
      </w:pPr>
      <w:proofErr w:type="spellStart"/>
      <w:r w:rsidRPr="00513146">
        <w:t>GPIO_ReadOutputDataBit</w:t>
      </w:r>
      <w:proofErr w:type="spellEnd"/>
      <w:r w:rsidRPr="00513146">
        <w:t xml:space="preserve"> = 看代码设置的输出状态（ODR）。</w:t>
      </w:r>
    </w:p>
    <w:p w14:paraId="20D0ED8E" w14:textId="77777777" w:rsidR="004478AA" w:rsidRPr="00CA792B" w:rsidRDefault="004478AA">
      <w:pPr>
        <w:numPr>
          <w:ilvl w:val="0"/>
          <w:numId w:val="121"/>
        </w:numPr>
      </w:pPr>
      <w:proofErr w:type="spellStart"/>
      <w:r w:rsidRPr="00513146">
        <w:t>GPIO_ReadInputDataBit</w:t>
      </w:r>
      <w:proofErr w:type="spellEnd"/>
      <w:r w:rsidRPr="00513146">
        <w:t xml:space="preserve"> = 看引脚实际的电平状态（IDR）。</w:t>
      </w:r>
    </w:p>
    <w:p w14:paraId="0A362227" w14:textId="77777777" w:rsidR="004478AA" w:rsidRDefault="004478AA" w:rsidP="004478AA">
      <w:pPr>
        <w:pStyle w:val="2"/>
      </w:pPr>
      <w:proofErr w:type="spellStart"/>
      <w:r w:rsidRPr="00F55829">
        <w:t>GPIO_PinRemapConfig</w:t>
      </w:r>
      <w:proofErr w:type="spellEnd"/>
      <w:r>
        <w:rPr>
          <w:rFonts w:hint="eastAsia"/>
        </w:rPr>
        <w:t>()</w:t>
      </w:r>
      <w:r>
        <w:br/>
      </w:r>
      <w:r w:rsidRPr="00C427F6">
        <w:t>打开或关闭某个引脚的重映射功能</w:t>
      </w:r>
      <w:r>
        <w:rPr>
          <w:rFonts w:hint="eastAsia"/>
        </w:rPr>
        <w:t>(只存在于F1系列)</w:t>
      </w:r>
    </w:p>
    <w:p w14:paraId="59C8E32B" w14:textId="77777777" w:rsidR="004478AA" w:rsidRPr="00420169" w:rsidRDefault="004478AA" w:rsidP="004478AA">
      <w:proofErr w:type="spellStart"/>
      <w:r w:rsidRPr="00420169">
        <w:t>GPIO_PinRemapConfig</w:t>
      </w:r>
      <w:proofErr w:type="spellEnd"/>
      <w:r w:rsidRPr="00420169">
        <w:t xml:space="preserve">() 是 </w:t>
      </w:r>
      <w:r w:rsidRPr="00420169">
        <w:rPr>
          <w:rFonts w:ascii="Times New Roman" w:hAnsi="Times New Roman" w:cs="Times New Roman"/>
        </w:rPr>
        <w:t>​</w:t>
      </w:r>
      <w:r w:rsidRPr="00420169">
        <w:rPr>
          <w:rFonts w:ascii="Times New Roman" w:hAnsi="Times New Roman" w:cs="Times New Roman"/>
          <w:b/>
          <w:bCs/>
        </w:rPr>
        <w:t>​</w:t>
      </w:r>
      <w:r w:rsidRPr="00420169">
        <w:rPr>
          <w:b/>
          <w:bCs/>
        </w:rPr>
        <w:t>STM32标准外设库（</w:t>
      </w:r>
      <w:proofErr w:type="spellStart"/>
      <w:r w:rsidRPr="00420169">
        <w:rPr>
          <w:b/>
          <w:bCs/>
        </w:rPr>
        <w:t>StdPeriph</w:t>
      </w:r>
      <w:proofErr w:type="spellEnd"/>
      <w:r w:rsidRPr="00420169">
        <w:rPr>
          <w:b/>
          <w:bCs/>
        </w:rPr>
        <w:t xml:space="preserve"> Library）</w:t>
      </w:r>
      <w:r w:rsidRPr="00420169">
        <w:rPr>
          <w:rFonts w:ascii="Times New Roman" w:hAnsi="Times New Roman" w:cs="Times New Roman"/>
          <w:b/>
          <w:bCs/>
        </w:rPr>
        <w:t>​</w:t>
      </w:r>
      <w:r w:rsidRPr="00420169">
        <w:rPr>
          <w:rFonts w:ascii="Times New Roman" w:hAnsi="Times New Roman" w:cs="Times New Roman"/>
        </w:rPr>
        <w:t>​</w:t>
      </w:r>
      <w:r w:rsidRPr="00420169">
        <w:t xml:space="preserve"> 中的一个关键函数，用于配置引脚的</w:t>
      </w:r>
      <w:r w:rsidRPr="00420169">
        <w:rPr>
          <w:rFonts w:ascii="Times New Roman" w:hAnsi="Times New Roman" w:cs="Times New Roman"/>
        </w:rPr>
        <w:t>​</w:t>
      </w:r>
      <w:r w:rsidRPr="00420169">
        <w:rPr>
          <w:rFonts w:ascii="Times New Roman" w:hAnsi="Times New Roman" w:cs="Times New Roman"/>
          <w:b/>
          <w:bCs/>
        </w:rPr>
        <w:t>​</w:t>
      </w:r>
      <w:r w:rsidRPr="00420169">
        <w:rPr>
          <w:b/>
          <w:bCs/>
        </w:rPr>
        <w:t>复用功能重映射（Remap）</w:t>
      </w:r>
      <w:r w:rsidRPr="00420169">
        <w:rPr>
          <w:rFonts w:ascii="Times New Roman" w:hAnsi="Times New Roman" w:cs="Times New Roman"/>
          <w:b/>
          <w:bCs/>
        </w:rPr>
        <w:t>​</w:t>
      </w:r>
      <w:r w:rsidRPr="00420169">
        <w:rPr>
          <w:rFonts w:ascii="Times New Roman" w:hAnsi="Times New Roman" w:cs="Times New Roman"/>
        </w:rPr>
        <w:t>​</w:t>
      </w:r>
      <w:r w:rsidRPr="00420169">
        <w:t xml:space="preserve"> 或</w:t>
      </w:r>
      <w:r w:rsidRPr="00420169">
        <w:rPr>
          <w:rFonts w:ascii="Times New Roman" w:hAnsi="Times New Roman" w:cs="Times New Roman"/>
        </w:rPr>
        <w:t>​</w:t>
      </w:r>
      <w:r w:rsidRPr="00420169">
        <w:rPr>
          <w:rFonts w:ascii="Times New Roman" w:hAnsi="Times New Roman" w:cs="Times New Roman"/>
          <w:b/>
          <w:bCs/>
        </w:rPr>
        <w:t>​</w:t>
      </w:r>
      <w:r w:rsidRPr="00420169">
        <w:rPr>
          <w:b/>
          <w:bCs/>
        </w:rPr>
        <w:t>调试端口复用功能</w:t>
      </w:r>
      <w:r w:rsidRPr="00420169">
        <w:rPr>
          <w:rFonts w:ascii="Times New Roman" w:hAnsi="Times New Roman" w:cs="Times New Roman"/>
          <w:b/>
          <w:bCs/>
        </w:rPr>
        <w:t>​</w:t>
      </w:r>
      <w:r w:rsidRPr="00420169">
        <w:rPr>
          <w:rFonts w:ascii="Times New Roman" w:hAnsi="Times New Roman" w:cs="Times New Roman"/>
        </w:rPr>
        <w:t>​</w:t>
      </w:r>
      <w:r w:rsidRPr="00420169">
        <w:t>。以下是详细解析：</w:t>
      </w:r>
    </w:p>
    <w:p w14:paraId="0ABFE0E2" w14:textId="77777777" w:rsidR="004478AA" w:rsidRPr="00420169" w:rsidRDefault="00000000" w:rsidP="004478AA">
      <w:r>
        <w:pict w14:anchorId="5B48CC27">
          <v:rect id="_x0000_i1183" style="width:0;height:1.5pt" o:hralign="center" o:hrstd="t" o:hr="t" fillcolor="#a0a0a0" stroked="f"/>
        </w:pict>
      </w:r>
    </w:p>
    <w:p w14:paraId="7E230607" w14:textId="77777777" w:rsidR="004478AA" w:rsidRPr="00420169" w:rsidRDefault="004478AA" w:rsidP="004478AA">
      <w:pPr>
        <w:pStyle w:val="3"/>
      </w:pPr>
      <w:r w:rsidRPr="00420169">
        <w:rPr>
          <w:rFonts w:ascii="Segoe UI Emoji" w:hAnsi="Segoe UI Emoji" w:cs="Segoe UI Emoji"/>
        </w:rPr>
        <w:t>🛠️</w:t>
      </w:r>
      <w:r w:rsidRPr="00420169">
        <w:t xml:space="preserve"> 函数原型</w:t>
      </w:r>
    </w:p>
    <w:p w14:paraId="20AB4922" w14:textId="77777777" w:rsidR="004478AA" w:rsidRPr="00420169" w:rsidRDefault="004478AA" w:rsidP="004478AA">
      <w:r w:rsidRPr="00420169">
        <w:t xml:space="preserve">void </w:t>
      </w:r>
      <w:proofErr w:type="spellStart"/>
      <w:r w:rsidRPr="00420169">
        <w:t>GPIO_</w:t>
      </w:r>
      <w:proofErr w:type="gramStart"/>
      <w:r w:rsidRPr="00420169">
        <w:t>PinRemapConfig</w:t>
      </w:r>
      <w:proofErr w:type="spellEnd"/>
      <w:r w:rsidRPr="00420169">
        <w:t>(</w:t>
      </w:r>
      <w:proofErr w:type="gramEnd"/>
      <w:r w:rsidRPr="00420169">
        <w:t xml:space="preserve">uint32_t </w:t>
      </w:r>
      <w:proofErr w:type="spellStart"/>
      <w:r w:rsidRPr="00420169">
        <w:t>GPIO_Remap</w:t>
      </w:r>
      <w:proofErr w:type="spellEnd"/>
      <w:r w:rsidRPr="00420169">
        <w:t xml:space="preserve">, </w:t>
      </w:r>
      <w:proofErr w:type="spellStart"/>
      <w:r w:rsidRPr="00420169">
        <w:t>FunctionalState</w:t>
      </w:r>
      <w:proofErr w:type="spellEnd"/>
      <w:r w:rsidRPr="00420169">
        <w:t xml:space="preserve"> </w:t>
      </w:r>
      <w:proofErr w:type="spellStart"/>
      <w:r w:rsidRPr="00420169">
        <w:t>NewState</w:t>
      </w:r>
      <w:proofErr w:type="spellEnd"/>
      <w:r w:rsidRPr="00420169">
        <w:t>);</w:t>
      </w:r>
    </w:p>
    <w:p w14:paraId="66216A4D" w14:textId="77777777" w:rsidR="004478AA" w:rsidRPr="00420169" w:rsidRDefault="004478AA">
      <w:pPr>
        <w:numPr>
          <w:ilvl w:val="0"/>
          <w:numId w:val="286"/>
        </w:numPr>
      </w:pPr>
      <w:r w:rsidRPr="00420169">
        <w:rPr>
          <w:rFonts w:ascii="Times New Roman" w:hAnsi="Times New Roman" w:cs="Times New Roman"/>
        </w:rPr>
        <w:t>​</w:t>
      </w:r>
      <w:r w:rsidRPr="00420169">
        <w:rPr>
          <w:rFonts w:ascii="Times New Roman" w:hAnsi="Times New Roman" w:cs="Times New Roman"/>
          <w:b/>
          <w:bCs/>
        </w:rPr>
        <w:t>​</w:t>
      </w:r>
      <w:r w:rsidRPr="00420169">
        <w:rPr>
          <w:b/>
          <w:bCs/>
        </w:rPr>
        <w:t xml:space="preserve">参数1 </w:t>
      </w:r>
      <w:proofErr w:type="spellStart"/>
      <w:r w:rsidRPr="00420169">
        <w:rPr>
          <w:b/>
          <w:bCs/>
        </w:rPr>
        <w:t>GPIO_Remap</w:t>
      </w:r>
      <w:proofErr w:type="spellEnd"/>
      <w:r w:rsidRPr="00420169">
        <w:rPr>
          <w:rFonts w:ascii="Times New Roman" w:hAnsi="Times New Roman" w:cs="Times New Roman"/>
          <w:b/>
          <w:bCs/>
        </w:rPr>
        <w:t>​</w:t>
      </w:r>
      <w:r w:rsidRPr="00420169">
        <w:rPr>
          <w:rFonts w:ascii="Times New Roman" w:hAnsi="Times New Roman" w:cs="Times New Roman"/>
        </w:rPr>
        <w:t>​</w:t>
      </w:r>
      <w:r w:rsidRPr="00420169">
        <w:t>：</w:t>
      </w:r>
      <w:r w:rsidRPr="00420169">
        <w:br/>
        <w:t>指定重映射选项（预定义的宏常量），决定具体重映射的功能（如USART、SPI、TIM等）。</w:t>
      </w:r>
    </w:p>
    <w:p w14:paraId="2AF7FAB8" w14:textId="77777777" w:rsidR="004478AA" w:rsidRPr="00420169" w:rsidRDefault="004478AA">
      <w:pPr>
        <w:numPr>
          <w:ilvl w:val="0"/>
          <w:numId w:val="286"/>
        </w:numPr>
      </w:pPr>
      <w:r w:rsidRPr="00420169">
        <w:rPr>
          <w:rFonts w:ascii="Times New Roman" w:hAnsi="Times New Roman" w:cs="Times New Roman"/>
        </w:rPr>
        <w:t>​</w:t>
      </w:r>
      <w:r w:rsidRPr="00420169">
        <w:rPr>
          <w:rFonts w:ascii="Times New Roman" w:hAnsi="Times New Roman" w:cs="Times New Roman"/>
          <w:b/>
          <w:bCs/>
        </w:rPr>
        <w:t>​</w:t>
      </w:r>
      <w:r w:rsidRPr="00420169">
        <w:rPr>
          <w:b/>
          <w:bCs/>
        </w:rPr>
        <w:t xml:space="preserve">参数2 </w:t>
      </w:r>
      <w:proofErr w:type="spellStart"/>
      <w:r w:rsidRPr="00420169">
        <w:rPr>
          <w:b/>
          <w:bCs/>
        </w:rPr>
        <w:t>NewState</w:t>
      </w:r>
      <w:proofErr w:type="spellEnd"/>
      <w:r w:rsidRPr="00420169">
        <w:rPr>
          <w:rFonts w:ascii="Times New Roman" w:hAnsi="Times New Roman" w:cs="Times New Roman"/>
          <w:b/>
          <w:bCs/>
        </w:rPr>
        <w:t>​</w:t>
      </w:r>
      <w:r w:rsidRPr="00420169">
        <w:rPr>
          <w:rFonts w:ascii="Times New Roman" w:hAnsi="Times New Roman" w:cs="Times New Roman"/>
        </w:rPr>
        <w:t>​</w:t>
      </w:r>
      <w:r w:rsidRPr="00420169">
        <w:t>：</w:t>
      </w:r>
      <w:r w:rsidRPr="00420169">
        <w:br/>
        <w:t>启用或禁用重映射：ENABLE（启用）或 DISABLE（恢复默认）。</w:t>
      </w:r>
    </w:p>
    <w:p w14:paraId="065A2A28" w14:textId="77777777" w:rsidR="004478AA" w:rsidRDefault="00000000" w:rsidP="004478AA">
      <w:r>
        <w:pict w14:anchorId="12CCDE32">
          <v:rect id="_x0000_i1184" style="width:0;height:1.5pt" o:hralign="center" o:hrstd="t" o:hr="t" fillcolor="#a0a0a0" stroked="f"/>
        </w:pict>
      </w:r>
    </w:p>
    <w:p w14:paraId="4C0FF4AE" w14:textId="77777777" w:rsidR="004478AA" w:rsidRPr="005E1F3C" w:rsidRDefault="004478AA" w:rsidP="004478AA">
      <w:pPr>
        <w:pStyle w:val="3"/>
      </w:pPr>
      <w:proofErr w:type="spellStart"/>
      <w:r w:rsidRPr="005E1F3C">
        <w:t>GPIO_Remap</w:t>
      </w:r>
      <w:proofErr w:type="spellEnd"/>
      <w:r w:rsidRPr="005E1F3C">
        <w:t xml:space="preserve"> 参数</w:t>
      </w:r>
    </w:p>
    <w:p w14:paraId="1B2AA13D" w14:textId="77777777" w:rsidR="004478AA" w:rsidRPr="005E1F3C" w:rsidRDefault="00000000" w:rsidP="004478AA">
      <w:r>
        <w:pict w14:anchorId="5874D876">
          <v:rect id="_x0000_i1185" style="width:0;height:1.5pt" o:hralign="center" o:hrstd="t" o:hr="t" fillcolor="#a0a0a0" stroked="f"/>
        </w:pict>
      </w:r>
    </w:p>
    <w:p w14:paraId="4D785576" w14:textId="77777777" w:rsidR="004478AA" w:rsidRPr="005E1F3C" w:rsidRDefault="004478AA" w:rsidP="004478AA">
      <w:pPr>
        <w:pStyle w:val="4"/>
      </w:pPr>
      <w:r w:rsidRPr="005E1F3C">
        <w:lastRenderedPageBreak/>
        <w:t>一、外设重映射参数（按模块分类）</w:t>
      </w:r>
    </w:p>
    <w:p w14:paraId="1C736177" w14:textId="77777777" w:rsidR="004478AA" w:rsidRPr="005E1F3C" w:rsidRDefault="004478AA" w:rsidP="004478AA">
      <w:pPr>
        <w:pStyle w:val="4"/>
      </w:pPr>
      <w:r w:rsidRPr="005E1F3C">
        <w:t xml:space="preserve">1. </w:t>
      </w:r>
      <w:r w:rsidRPr="005E1F3C">
        <w:rPr>
          <w:rFonts w:ascii="Times New Roman" w:hAnsi="Times New Roman" w:cs="Times New Roman"/>
        </w:rPr>
        <w:t>​​</w:t>
      </w:r>
      <w:r w:rsidRPr="005E1F3C">
        <w:t>定时器 TIM</w:t>
      </w:r>
      <w:r w:rsidRPr="005E1F3C">
        <w:rPr>
          <w:rFonts w:ascii="Times New Roman" w:hAnsi="Times New Roman" w:cs="Times New Roman"/>
        </w:rPr>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515"/>
        <w:gridCol w:w="2327"/>
        <w:gridCol w:w="3448"/>
      </w:tblGrid>
      <w:tr w:rsidR="004478AA" w:rsidRPr="005E1F3C" w14:paraId="7A18E3E0"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16EE4A8" w14:textId="77777777" w:rsidR="004478AA" w:rsidRPr="005E1F3C" w:rsidRDefault="004478AA" w:rsidP="004B7671">
            <w:pPr>
              <w:rPr>
                <w:b/>
                <w:bCs/>
              </w:rPr>
            </w:pPr>
            <w:r w:rsidRPr="005E1F3C">
              <w:rPr>
                <w:b/>
                <w:bCs/>
              </w:rPr>
              <w:t>参数值</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646AD03" w14:textId="77777777" w:rsidR="004478AA" w:rsidRPr="005E1F3C" w:rsidRDefault="004478AA" w:rsidP="004B7671">
            <w:pPr>
              <w:rPr>
                <w:b/>
                <w:bCs/>
              </w:rPr>
            </w:pPr>
            <w:r w:rsidRPr="005E1F3C">
              <w:rPr>
                <w:b/>
                <w:bCs/>
              </w:rPr>
              <w:t>功能说明</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0683DD5" w14:textId="77777777" w:rsidR="004478AA" w:rsidRPr="005E1F3C" w:rsidRDefault="004478AA" w:rsidP="004B7671">
            <w:pPr>
              <w:rPr>
                <w:b/>
                <w:bCs/>
              </w:rPr>
            </w:pPr>
            <w:r w:rsidRPr="005E1F3C">
              <w:rPr>
                <w:b/>
                <w:bCs/>
              </w:rPr>
              <w:t>典型引脚变化（以STM32F103为例）</w:t>
            </w:r>
          </w:p>
        </w:tc>
      </w:tr>
      <w:tr w:rsidR="004478AA" w:rsidRPr="005E1F3C" w14:paraId="66D339A5"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7EAFDDD" w14:textId="77777777" w:rsidR="004478AA" w:rsidRPr="005E1F3C" w:rsidRDefault="004478AA" w:rsidP="004B7671">
            <w:r w:rsidRPr="005E1F3C">
              <w:t>GPIO_PartialRemap_TIM1</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D19D9ED" w14:textId="77777777" w:rsidR="004478AA" w:rsidRPr="005E1F3C" w:rsidRDefault="004478AA" w:rsidP="004B7671">
            <w:r w:rsidRPr="005E1F3C">
              <w:t>TIM1部分通道重映射（CH1/CH2/CH3/CH4）</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3CA66B6" w14:textId="77777777" w:rsidR="004478AA" w:rsidRPr="005E1F3C" w:rsidRDefault="004478AA" w:rsidP="004B7671">
            <w:r w:rsidRPr="005E1F3C">
              <w:t>默认：PA8/PA9/PA10/PA11 → 重映射：PE9/PE11/PE13/PE14</w:t>
            </w:r>
          </w:p>
        </w:tc>
      </w:tr>
      <w:tr w:rsidR="004478AA" w:rsidRPr="005E1F3C" w14:paraId="455DA448"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0574D80" w14:textId="77777777" w:rsidR="004478AA" w:rsidRPr="005E1F3C" w:rsidRDefault="004478AA" w:rsidP="004B7671">
            <w:r w:rsidRPr="005E1F3C">
              <w:t>GPIO_FullRemap_TIM1</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0450A2E" w14:textId="77777777" w:rsidR="004478AA" w:rsidRPr="005E1F3C" w:rsidRDefault="004478AA" w:rsidP="004B7671">
            <w:r w:rsidRPr="005E1F3C">
              <w:t>TIM1全部通道重映射（含CH1N/CH2N/CH3N）</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3A46905" w14:textId="77777777" w:rsidR="004478AA" w:rsidRPr="005E1F3C" w:rsidRDefault="004478AA" w:rsidP="004B7671">
            <w:r w:rsidRPr="005E1F3C">
              <w:t>默认引脚 → PE8/PE9/PE10/PE11/PE12/PE13/PE14</w:t>
            </w:r>
          </w:p>
        </w:tc>
      </w:tr>
      <w:tr w:rsidR="004478AA" w:rsidRPr="005E1F3C" w14:paraId="456A6BF8"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474323A" w14:textId="77777777" w:rsidR="004478AA" w:rsidRPr="005E1F3C" w:rsidRDefault="004478AA" w:rsidP="004B7671">
            <w:r w:rsidRPr="005E1F3C">
              <w:t>GPIO_PartialRemap1_TIM2</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8B7AD44" w14:textId="77777777" w:rsidR="004478AA" w:rsidRPr="005E1F3C" w:rsidRDefault="004478AA" w:rsidP="004B7671">
            <w:r w:rsidRPr="005E1F3C">
              <w:t>TIM2部分重映射方案1（CH1/ETR）</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97EED81" w14:textId="77777777" w:rsidR="004478AA" w:rsidRPr="005E1F3C" w:rsidRDefault="004478AA" w:rsidP="004B7671">
            <w:r w:rsidRPr="005E1F3C">
              <w:t>PA0/PA1 → PA15/PB3</w:t>
            </w:r>
          </w:p>
        </w:tc>
      </w:tr>
      <w:tr w:rsidR="004478AA" w:rsidRPr="005E1F3C" w14:paraId="4789733F"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EBCD779" w14:textId="77777777" w:rsidR="004478AA" w:rsidRPr="005E1F3C" w:rsidRDefault="004478AA" w:rsidP="004B7671">
            <w:r w:rsidRPr="005E1F3C">
              <w:t>GPIO_PartialRemap2_TIM2</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DA2F048" w14:textId="77777777" w:rsidR="004478AA" w:rsidRPr="005E1F3C" w:rsidRDefault="004478AA" w:rsidP="004B7671">
            <w:r w:rsidRPr="005E1F3C">
              <w:t>TIM2部分重映射方案2（CH2/CH3/CH4）</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EE8E440" w14:textId="77777777" w:rsidR="004478AA" w:rsidRPr="005E1F3C" w:rsidRDefault="004478AA" w:rsidP="004B7671">
            <w:r w:rsidRPr="005E1F3C">
              <w:t>PA1/PA2/PA3 → PB10/PB11/PB12</w:t>
            </w:r>
          </w:p>
        </w:tc>
      </w:tr>
      <w:tr w:rsidR="004478AA" w:rsidRPr="005E1F3C" w14:paraId="0EEA42B9"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F17056F" w14:textId="77777777" w:rsidR="004478AA" w:rsidRPr="005E1F3C" w:rsidRDefault="004478AA" w:rsidP="004B7671">
            <w:r w:rsidRPr="005E1F3C">
              <w:t>GPIO_FullRemap_TIM2</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1387374" w14:textId="77777777" w:rsidR="004478AA" w:rsidRPr="005E1F3C" w:rsidRDefault="004478AA" w:rsidP="004B7671">
            <w:r w:rsidRPr="005E1F3C">
              <w:t>TIM2完全重映射</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DB1F3FE" w14:textId="77777777" w:rsidR="004478AA" w:rsidRPr="005E1F3C" w:rsidRDefault="004478AA" w:rsidP="004B7671">
            <w:r w:rsidRPr="005E1F3C">
              <w:t>所有通道 → PA15/PB3/PB10/PB11</w:t>
            </w:r>
          </w:p>
        </w:tc>
      </w:tr>
      <w:tr w:rsidR="004478AA" w:rsidRPr="005E1F3C" w14:paraId="070EC617"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C0E78D1" w14:textId="77777777" w:rsidR="004478AA" w:rsidRPr="005E1F3C" w:rsidRDefault="004478AA" w:rsidP="004B7671">
            <w:r w:rsidRPr="005E1F3C">
              <w:t>GPIO_PartialRemap_TIM3</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23DB9F3" w14:textId="77777777" w:rsidR="004478AA" w:rsidRPr="005E1F3C" w:rsidRDefault="004478AA" w:rsidP="004B7671">
            <w:r w:rsidRPr="005E1F3C">
              <w:t>TIM3部分重映射（CH1/CH2）</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51378D0" w14:textId="77777777" w:rsidR="004478AA" w:rsidRPr="005E1F3C" w:rsidRDefault="004478AA" w:rsidP="004B7671">
            <w:r w:rsidRPr="005E1F3C">
              <w:t>PA6/PA7 → PB4/PB5</w:t>
            </w:r>
          </w:p>
        </w:tc>
      </w:tr>
      <w:tr w:rsidR="004478AA" w:rsidRPr="005E1F3C" w14:paraId="62B8B28E"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CD22404" w14:textId="77777777" w:rsidR="004478AA" w:rsidRPr="005E1F3C" w:rsidRDefault="004478AA" w:rsidP="004B7671">
            <w:r w:rsidRPr="005E1F3C">
              <w:t>GPIO_FullRemap_TIM3</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4BC881F" w14:textId="77777777" w:rsidR="004478AA" w:rsidRPr="005E1F3C" w:rsidRDefault="004478AA" w:rsidP="004B7671">
            <w:r w:rsidRPr="005E1F3C">
              <w:t>TIM3完全重映射（CH1/CH2/CH3/CH4）</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FBEB87F" w14:textId="77777777" w:rsidR="004478AA" w:rsidRPr="005E1F3C" w:rsidRDefault="004478AA" w:rsidP="004B7671">
            <w:r w:rsidRPr="005E1F3C">
              <w:t>PA6/PA7/PB0/PB1 → PC6/PC7/PC8/PC9</w:t>
            </w:r>
          </w:p>
        </w:tc>
      </w:tr>
    </w:tbl>
    <w:p w14:paraId="62A6EA4B" w14:textId="77777777" w:rsidR="004478AA" w:rsidRPr="005E1F3C" w:rsidRDefault="004478AA" w:rsidP="004478AA">
      <w:pPr>
        <w:pStyle w:val="4"/>
      </w:pPr>
      <w:r w:rsidRPr="005E1F3C">
        <w:lastRenderedPageBreak/>
        <w:t xml:space="preserve">2. </w:t>
      </w:r>
      <w:r w:rsidRPr="005E1F3C">
        <w:rPr>
          <w:rFonts w:ascii="Times New Roman" w:hAnsi="Times New Roman" w:cs="Times New Roman"/>
        </w:rPr>
        <w:t>​​</w:t>
      </w:r>
      <w:r w:rsidRPr="005E1F3C">
        <w:t>串口 USART</w:t>
      </w:r>
      <w:r w:rsidRPr="005E1F3C">
        <w:rPr>
          <w:rFonts w:ascii="Times New Roman" w:hAnsi="Times New Roman" w:cs="Times New Roman"/>
        </w:rPr>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857"/>
        <w:gridCol w:w="2479"/>
        <w:gridCol w:w="2954"/>
      </w:tblGrid>
      <w:tr w:rsidR="004478AA" w:rsidRPr="005E1F3C" w14:paraId="4D53D9B6"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87730FD" w14:textId="77777777" w:rsidR="004478AA" w:rsidRPr="005E1F3C" w:rsidRDefault="004478AA" w:rsidP="004B7671">
            <w:pPr>
              <w:rPr>
                <w:b/>
                <w:bCs/>
              </w:rPr>
            </w:pPr>
            <w:r w:rsidRPr="005E1F3C">
              <w:rPr>
                <w:b/>
                <w:bCs/>
              </w:rPr>
              <w:t>参数值</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F9F2969" w14:textId="77777777" w:rsidR="004478AA" w:rsidRPr="005E1F3C" w:rsidRDefault="004478AA" w:rsidP="004B7671">
            <w:pPr>
              <w:rPr>
                <w:b/>
                <w:bCs/>
              </w:rPr>
            </w:pPr>
            <w:r w:rsidRPr="005E1F3C">
              <w:rPr>
                <w:b/>
                <w:bCs/>
              </w:rPr>
              <w:t>功能说明</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8047045" w14:textId="77777777" w:rsidR="004478AA" w:rsidRPr="005E1F3C" w:rsidRDefault="004478AA" w:rsidP="004B7671">
            <w:pPr>
              <w:rPr>
                <w:b/>
                <w:bCs/>
              </w:rPr>
            </w:pPr>
            <w:r w:rsidRPr="005E1F3C">
              <w:rPr>
                <w:b/>
                <w:bCs/>
              </w:rPr>
              <w:t>引脚变化</w:t>
            </w:r>
          </w:p>
        </w:tc>
      </w:tr>
      <w:tr w:rsidR="004478AA" w:rsidRPr="005E1F3C" w14:paraId="55FB80AE"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4D4025F" w14:textId="77777777" w:rsidR="004478AA" w:rsidRPr="005E1F3C" w:rsidRDefault="004478AA" w:rsidP="004B7671">
            <w:r w:rsidRPr="005E1F3C">
              <w:t>GPIO_Remap_USART1</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46BB586" w14:textId="77777777" w:rsidR="004478AA" w:rsidRPr="005E1F3C" w:rsidRDefault="004478AA" w:rsidP="004B7671">
            <w:r w:rsidRPr="005E1F3C">
              <w:t>USART1重映射（TX/RX/CTS/RTS）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31FCCAA" w14:textId="77777777" w:rsidR="004478AA" w:rsidRPr="005E1F3C" w:rsidRDefault="004478AA" w:rsidP="004B7671">
            <w:r w:rsidRPr="005E1F3C">
              <w:t>PA9/PA10/PA11/PA12 → PB6/PB7/PB3/PB4</w:t>
            </w:r>
          </w:p>
        </w:tc>
      </w:tr>
      <w:tr w:rsidR="004478AA" w:rsidRPr="005E1F3C" w14:paraId="7B60C9BC"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C8474C5" w14:textId="77777777" w:rsidR="004478AA" w:rsidRPr="005E1F3C" w:rsidRDefault="004478AA" w:rsidP="004B7671">
            <w:r w:rsidRPr="005E1F3C">
              <w:t>GPIO_Remap_USART2</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0807012" w14:textId="77777777" w:rsidR="004478AA" w:rsidRPr="005E1F3C" w:rsidRDefault="004478AA" w:rsidP="004B7671">
            <w:r w:rsidRPr="005E1F3C">
              <w:t>USART2重映射</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A585FD3" w14:textId="77777777" w:rsidR="004478AA" w:rsidRPr="005E1F3C" w:rsidRDefault="004478AA" w:rsidP="004B7671">
            <w:r w:rsidRPr="005E1F3C">
              <w:t>PA2/PA3 → PD5/PD6</w:t>
            </w:r>
          </w:p>
        </w:tc>
      </w:tr>
      <w:tr w:rsidR="004478AA" w:rsidRPr="005E1F3C" w14:paraId="09CF8956"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B283851" w14:textId="77777777" w:rsidR="004478AA" w:rsidRPr="005E1F3C" w:rsidRDefault="004478AA" w:rsidP="004B7671">
            <w:r w:rsidRPr="005E1F3C">
              <w:t>GPIO_PartialRemap_USART3</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105618D" w14:textId="77777777" w:rsidR="004478AA" w:rsidRPr="005E1F3C" w:rsidRDefault="004478AA" w:rsidP="004B7671">
            <w:r w:rsidRPr="005E1F3C">
              <w:t>USART3部分重映射（TX/RX）</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67C4E2B" w14:textId="77777777" w:rsidR="004478AA" w:rsidRPr="005E1F3C" w:rsidRDefault="004478AA" w:rsidP="004B7671">
            <w:r w:rsidRPr="005E1F3C">
              <w:t>PB10/PB11 → PC10/PC11</w:t>
            </w:r>
          </w:p>
        </w:tc>
      </w:tr>
      <w:tr w:rsidR="004478AA" w:rsidRPr="005E1F3C" w14:paraId="50419516"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9D4672E" w14:textId="77777777" w:rsidR="004478AA" w:rsidRPr="005E1F3C" w:rsidRDefault="004478AA" w:rsidP="004B7671">
            <w:r w:rsidRPr="005E1F3C">
              <w:t>GPIO_FullRemap_USART3</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4873FBA" w14:textId="77777777" w:rsidR="004478AA" w:rsidRPr="005E1F3C" w:rsidRDefault="004478AA" w:rsidP="004B7671">
            <w:r w:rsidRPr="005E1F3C">
              <w:t>USART3完全重映射（含CTS/RTS）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3A4B1B1" w14:textId="77777777" w:rsidR="004478AA" w:rsidRPr="005E1F3C" w:rsidRDefault="004478AA" w:rsidP="004B7671">
            <w:r w:rsidRPr="005E1F3C">
              <w:t>PB10/PB11/PB13/PB14 → PD8/PD9/PD11/PD12</w:t>
            </w:r>
          </w:p>
        </w:tc>
      </w:tr>
    </w:tbl>
    <w:p w14:paraId="7F015943" w14:textId="77777777" w:rsidR="004478AA" w:rsidRPr="005E1F3C" w:rsidRDefault="004478AA" w:rsidP="004478AA">
      <w:pPr>
        <w:pStyle w:val="4"/>
      </w:pPr>
      <w:r w:rsidRPr="005E1F3C">
        <w:t xml:space="preserve">3. </w:t>
      </w:r>
      <w:r w:rsidRPr="005E1F3C">
        <w:rPr>
          <w:rFonts w:ascii="Times New Roman" w:hAnsi="Times New Roman" w:cs="Times New Roman"/>
        </w:rPr>
        <w:t>​​</w:t>
      </w:r>
      <w:r w:rsidRPr="005E1F3C">
        <w:t>SPI/I²C/CAN</w:t>
      </w:r>
      <w:r w:rsidRPr="005E1F3C">
        <w:rPr>
          <w:rFonts w:ascii="Times New Roman" w:hAnsi="Times New Roman" w:cs="Times New Roman"/>
        </w:rPr>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068"/>
        <w:gridCol w:w="2429"/>
        <w:gridCol w:w="3793"/>
      </w:tblGrid>
      <w:tr w:rsidR="004478AA" w:rsidRPr="005E1F3C" w14:paraId="6F90AA4F"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1CA4B3C" w14:textId="77777777" w:rsidR="004478AA" w:rsidRPr="005E1F3C" w:rsidRDefault="004478AA" w:rsidP="004B7671">
            <w:pPr>
              <w:rPr>
                <w:b/>
                <w:bCs/>
              </w:rPr>
            </w:pPr>
            <w:r w:rsidRPr="005E1F3C">
              <w:rPr>
                <w:b/>
                <w:bCs/>
              </w:rPr>
              <w:t>参数值</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8B52C36" w14:textId="77777777" w:rsidR="004478AA" w:rsidRPr="005E1F3C" w:rsidRDefault="004478AA" w:rsidP="004B7671">
            <w:pPr>
              <w:rPr>
                <w:b/>
                <w:bCs/>
              </w:rPr>
            </w:pPr>
            <w:r w:rsidRPr="005E1F3C">
              <w:rPr>
                <w:b/>
                <w:bCs/>
              </w:rPr>
              <w:t>功能说明</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96E17B7" w14:textId="77777777" w:rsidR="004478AA" w:rsidRPr="005E1F3C" w:rsidRDefault="004478AA" w:rsidP="004B7671">
            <w:pPr>
              <w:rPr>
                <w:b/>
                <w:bCs/>
              </w:rPr>
            </w:pPr>
            <w:r w:rsidRPr="005E1F3C">
              <w:rPr>
                <w:b/>
                <w:bCs/>
              </w:rPr>
              <w:t>引脚变化</w:t>
            </w:r>
          </w:p>
        </w:tc>
      </w:tr>
      <w:tr w:rsidR="004478AA" w:rsidRPr="005E1F3C" w14:paraId="6181C8B4"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BE288F2" w14:textId="77777777" w:rsidR="004478AA" w:rsidRPr="005E1F3C" w:rsidRDefault="004478AA" w:rsidP="004B7671">
            <w:r w:rsidRPr="005E1F3C">
              <w:t>GPIO_Remap_SPI1</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CAC6349" w14:textId="77777777" w:rsidR="004478AA" w:rsidRPr="005E1F3C" w:rsidRDefault="004478AA" w:rsidP="004B7671">
            <w:r w:rsidRPr="005E1F3C">
              <w:t>SPI1重映射</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C69CA46" w14:textId="77777777" w:rsidR="004478AA" w:rsidRPr="005E1F3C" w:rsidRDefault="004478AA" w:rsidP="004B7671">
            <w:r w:rsidRPr="005E1F3C">
              <w:t>PA4/PA5/PA6/PA7 → PA15/PB3/PB4/PB5</w:t>
            </w:r>
          </w:p>
        </w:tc>
      </w:tr>
      <w:tr w:rsidR="004478AA" w:rsidRPr="005E1F3C" w14:paraId="0554A132"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AFD8319" w14:textId="77777777" w:rsidR="004478AA" w:rsidRPr="005E1F3C" w:rsidRDefault="004478AA" w:rsidP="004B7671">
            <w:r w:rsidRPr="005E1F3C">
              <w:t>GPIO_Remap_I2C1</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A9B2A86" w14:textId="77777777" w:rsidR="004478AA" w:rsidRPr="005E1F3C" w:rsidRDefault="004478AA" w:rsidP="004B7671">
            <w:r w:rsidRPr="005E1F3C">
              <w:t>I2C1重映射（SDA/SCL）</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DBB4BB8" w14:textId="77777777" w:rsidR="004478AA" w:rsidRPr="005E1F3C" w:rsidRDefault="004478AA" w:rsidP="004B7671">
            <w:r w:rsidRPr="005E1F3C">
              <w:t>PB6/PB7 → PB8/PB9</w:t>
            </w:r>
          </w:p>
        </w:tc>
      </w:tr>
      <w:tr w:rsidR="004478AA" w:rsidRPr="005E1F3C" w14:paraId="20F219E9"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AB8BC5B" w14:textId="77777777" w:rsidR="004478AA" w:rsidRPr="005E1F3C" w:rsidRDefault="004478AA" w:rsidP="004B7671">
            <w:r w:rsidRPr="005E1F3C">
              <w:t>GPIO_Remap_CAN1</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C1EA395" w14:textId="77777777" w:rsidR="004478AA" w:rsidRPr="005E1F3C" w:rsidRDefault="004478AA" w:rsidP="004B7671">
            <w:r w:rsidRPr="005E1F3C">
              <w:t>CAN1重映射（RX/TX）</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E7671A1" w14:textId="77777777" w:rsidR="004478AA" w:rsidRPr="005E1F3C" w:rsidRDefault="004478AA" w:rsidP="004B7671">
            <w:r w:rsidRPr="005E1F3C">
              <w:t>PA11/PA12 → PB8/PB9</w:t>
            </w:r>
          </w:p>
        </w:tc>
      </w:tr>
    </w:tbl>
    <w:p w14:paraId="02D8D332" w14:textId="77777777" w:rsidR="004478AA" w:rsidRPr="005E1F3C" w:rsidRDefault="00000000" w:rsidP="004478AA">
      <w:r>
        <w:pict w14:anchorId="15A11ED5">
          <v:rect id="_x0000_i1186" style="width:0;height:1.5pt" o:hralign="center" o:hrstd="t" o:hr="t" fillcolor="#a0a0a0" stroked="f"/>
        </w:pict>
      </w:r>
    </w:p>
    <w:p w14:paraId="532AC695" w14:textId="77777777" w:rsidR="004478AA" w:rsidRPr="005E1F3C" w:rsidRDefault="004478AA" w:rsidP="004478AA">
      <w:pPr>
        <w:pStyle w:val="4"/>
      </w:pPr>
      <w:r w:rsidRPr="005E1F3C">
        <w:lastRenderedPageBreak/>
        <w:t>二、调试端口重映射（</w:t>
      </w:r>
      <w:r w:rsidRPr="005E1F3C">
        <w:rPr>
          <w:rFonts w:ascii="Segoe UI Emoji" w:hAnsi="Segoe UI Emoji" w:cs="Segoe UI Emoji"/>
        </w:rPr>
        <w:t>⚠️</w:t>
      </w:r>
      <w:r w:rsidRPr="005E1F3C">
        <w:t xml:space="preserve"> 高危操作！）</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3162"/>
        <w:gridCol w:w="1673"/>
        <w:gridCol w:w="3455"/>
      </w:tblGrid>
      <w:tr w:rsidR="004478AA" w:rsidRPr="005E1F3C" w14:paraId="0AFF6519"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B111C6C" w14:textId="77777777" w:rsidR="004478AA" w:rsidRPr="005E1F3C" w:rsidRDefault="004478AA" w:rsidP="004B7671">
            <w:pPr>
              <w:rPr>
                <w:b/>
                <w:bCs/>
              </w:rPr>
            </w:pPr>
            <w:r w:rsidRPr="005E1F3C">
              <w:rPr>
                <w:b/>
                <w:bCs/>
              </w:rPr>
              <w:t>参数值</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A7C20FE" w14:textId="77777777" w:rsidR="004478AA" w:rsidRPr="005E1F3C" w:rsidRDefault="004478AA" w:rsidP="004B7671">
            <w:pPr>
              <w:rPr>
                <w:b/>
                <w:bCs/>
              </w:rPr>
            </w:pPr>
            <w:r w:rsidRPr="005E1F3C">
              <w:rPr>
                <w:b/>
                <w:bCs/>
              </w:rPr>
              <w:t>功能说明</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70A8E3D" w14:textId="77777777" w:rsidR="004478AA" w:rsidRPr="005E1F3C" w:rsidRDefault="004478AA" w:rsidP="004B7671">
            <w:pPr>
              <w:rPr>
                <w:b/>
                <w:bCs/>
              </w:rPr>
            </w:pPr>
            <w:r w:rsidRPr="005E1F3C">
              <w:rPr>
                <w:b/>
                <w:bCs/>
              </w:rPr>
              <w:t>后果与注意事项</w:t>
            </w:r>
          </w:p>
        </w:tc>
      </w:tr>
      <w:tr w:rsidR="004478AA" w:rsidRPr="005E1F3C" w14:paraId="3A3994C9"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2D626A2" w14:textId="77777777" w:rsidR="004478AA" w:rsidRPr="005E1F3C" w:rsidRDefault="004478AA" w:rsidP="004B7671">
            <w:proofErr w:type="spellStart"/>
            <w:r w:rsidRPr="005E1F3C">
              <w:t>GPIO_Remap_SWJ_NoJTRST</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C94D151" w14:textId="77777777" w:rsidR="004478AA" w:rsidRPr="005E1F3C" w:rsidRDefault="004478AA" w:rsidP="004B7671">
            <w:r w:rsidRPr="005E1F3C">
              <w:t>禁用JTAG的JTRST引脚（保留JTAG和SWD）</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42F00AC" w14:textId="77777777" w:rsidR="004478AA" w:rsidRPr="005E1F3C" w:rsidRDefault="004478AA" w:rsidP="004B7671">
            <w:r w:rsidRPr="005E1F3C">
              <w:t>PA15/PB3/PB4释放为普通GPIO，但JTAG和SWD调试仍可用</w:t>
            </w:r>
          </w:p>
        </w:tc>
      </w:tr>
      <w:tr w:rsidR="004478AA" w:rsidRPr="005E1F3C" w14:paraId="580008C8"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E0DB5BD" w14:textId="77777777" w:rsidR="004478AA" w:rsidRPr="005E1F3C" w:rsidRDefault="004478AA" w:rsidP="004B7671">
            <w:proofErr w:type="spellStart"/>
            <w:r w:rsidRPr="005E1F3C">
              <w:t>GPIO_Remap_SWJ_JTAGDisable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F0201E0" w14:textId="77777777" w:rsidR="004478AA" w:rsidRPr="005E1F3C" w:rsidRDefault="004478AA" w:rsidP="004B7671">
            <w:r w:rsidRPr="005E1F3C">
              <w:rPr>
                <w:rFonts w:ascii="Times New Roman" w:hAnsi="Times New Roman" w:cs="Times New Roman"/>
              </w:rPr>
              <w:t>​</w:t>
            </w:r>
            <w:r w:rsidRPr="005E1F3C">
              <w:rPr>
                <w:rFonts w:ascii="Times New Roman" w:hAnsi="Times New Roman" w:cs="Times New Roman"/>
                <w:b/>
                <w:bCs/>
              </w:rPr>
              <w:t>​</w:t>
            </w:r>
            <w:r w:rsidRPr="005E1F3C">
              <w:rPr>
                <w:b/>
                <w:bCs/>
              </w:rPr>
              <w:t>禁用JTAG（保留SWD调试）</w:t>
            </w:r>
            <w:r w:rsidRPr="005E1F3C">
              <w:rPr>
                <w:rFonts w:ascii="Times New Roman" w:hAnsi="Times New Roman" w:cs="Times New Roman"/>
                <w:b/>
                <w:bCs/>
              </w:rPr>
              <w:t>​</w:t>
            </w:r>
            <w:r w:rsidRPr="005E1F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B0EF600" w14:textId="77777777" w:rsidR="004478AA" w:rsidRPr="005E1F3C" w:rsidRDefault="004478AA" w:rsidP="004B7671">
            <w:r w:rsidRPr="005E1F3C">
              <w:t>PA15/PB3/PB4释放为GPIO，</w:t>
            </w:r>
            <w:r w:rsidRPr="005E1F3C">
              <w:rPr>
                <w:rFonts w:ascii="Times New Roman" w:hAnsi="Times New Roman" w:cs="Times New Roman"/>
              </w:rPr>
              <w:t>​</w:t>
            </w:r>
            <w:r w:rsidRPr="005E1F3C">
              <w:rPr>
                <w:rFonts w:ascii="Times New Roman" w:hAnsi="Times New Roman" w:cs="Times New Roman"/>
                <w:b/>
                <w:bCs/>
              </w:rPr>
              <w:t>​</w:t>
            </w:r>
            <w:r w:rsidRPr="005E1F3C">
              <w:rPr>
                <w:b/>
                <w:bCs/>
              </w:rPr>
              <w:t>仅SWD调试可用</w:t>
            </w:r>
            <w:r w:rsidRPr="005E1F3C">
              <w:rPr>
                <w:rFonts w:ascii="Times New Roman" w:hAnsi="Times New Roman" w:cs="Times New Roman"/>
                <w:b/>
                <w:bCs/>
              </w:rPr>
              <w:t>​</w:t>
            </w:r>
            <w:r w:rsidRPr="005E1F3C">
              <w:rPr>
                <w:rFonts w:ascii="Times New Roman" w:hAnsi="Times New Roman" w:cs="Times New Roman"/>
              </w:rPr>
              <w:t>​</w:t>
            </w:r>
            <w:r w:rsidRPr="005E1F3C">
              <w:t>（最常用）</w:t>
            </w:r>
          </w:p>
        </w:tc>
      </w:tr>
      <w:tr w:rsidR="004478AA" w:rsidRPr="005E1F3C" w14:paraId="5AC9127F"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45DD5FF" w14:textId="77777777" w:rsidR="004478AA" w:rsidRPr="005E1F3C" w:rsidRDefault="004478AA" w:rsidP="004B7671">
            <w:proofErr w:type="spellStart"/>
            <w:r w:rsidRPr="005E1F3C">
              <w:t>GPIO_Remap_SWJ_Disable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EE75C58" w14:textId="77777777" w:rsidR="004478AA" w:rsidRPr="005E1F3C" w:rsidRDefault="004478AA" w:rsidP="004B7671">
            <w:r w:rsidRPr="005E1F3C">
              <w:rPr>
                <w:rFonts w:ascii="Times New Roman" w:hAnsi="Times New Roman" w:cs="Times New Roman"/>
              </w:rPr>
              <w:t>​</w:t>
            </w:r>
            <w:r w:rsidRPr="005E1F3C">
              <w:rPr>
                <w:rFonts w:ascii="Times New Roman" w:hAnsi="Times New Roman" w:cs="Times New Roman"/>
                <w:b/>
                <w:bCs/>
              </w:rPr>
              <w:t>​</w:t>
            </w:r>
            <w:r w:rsidRPr="005E1F3C">
              <w:rPr>
                <w:b/>
                <w:bCs/>
              </w:rPr>
              <w:t>完全禁用JTAG和SWD</w:t>
            </w:r>
            <w:r w:rsidRPr="005E1F3C">
              <w:rPr>
                <w:rFonts w:ascii="Times New Roman" w:hAnsi="Times New Roman" w:cs="Times New Roman"/>
                <w:b/>
                <w:bCs/>
              </w:rPr>
              <w:t>​</w:t>
            </w:r>
            <w:r w:rsidRPr="005E1F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CCE8B76" w14:textId="77777777" w:rsidR="004478AA" w:rsidRPr="005E1F3C" w:rsidRDefault="004478AA" w:rsidP="004B7671">
            <w:r w:rsidRPr="005E1F3C">
              <w:rPr>
                <w:rFonts w:ascii="Times New Roman" w:hAnsi="Times New Roman" w:cs="Times New Roman"/>
              </w:rPr>
              <w:t>​</w:t>
            </w:r>
            <w:r w:rsidRPr="005E1F3C">
              <w:rPr>
                <w:rFonts w:ascii="Times New Roman" w:hAnsi="Times New Roman" w:cs="Times New Roman"/>
                <w:b/>
                <w:bCs/>
              </w:rPr>
              <w:t>​</w:t>
            </w:r>
            <w:r w:rsidRPr="005E1F3C">
              <w:rPr>
                <w:b/>
                <w:bCs/>
              </w:rPr>
              <w:t>所有调试接口失效</w:t>
            </w:r>
            <w:r>
              <w:rPr>
                <w:rFonts w:hint="eastAsia"/>
                <w:b/>
                <w:bCs/>
              </w:rPr>
              <w:t>!(谨慎调用此参数!!!)</w:t>
            </w:r>
            <w:r w:rsidRPr="005E1F3C">
              <w:rPr>
                <w:b/>
                <w:bCs/>
              </w:rPr>
              <w:t>芯片将</w:t>
            </w:r>
            <w:r w:rsidRPr="005E1F3C">
              <w:rPr>
                <w:b/>
                <w:bCs/>
                <w:color w:val="EE0000"/>
              </w:rPr>
              <w:t>无法烧录程序</w:t>
            </w:r>
            <w:r w:rsidRPr="005E1F3C">
              <w:rPr>
                <w:rFonts w:ascii="Times New Roman" w:hAnsi="Times New Roman" w:cs="Times New Roman"/>
                <w:b/>
                <w:bCs/>
              </w:rPr>
              <w:t>​</w:t>
            </w:r>
            <w:r w:rsidRPr="005E1F3C">
              <w:rPr>
                <w:rFonts w:ascii="Times New Roman" w:hAnsi="Times New Roman" w:cs="Times New Roman"/>
              </w:rPr>
              <w:t>​</w:t>
            </w:r>
            <w:r w:rsidRPr="005E1F3C">
              <w:t>，必须通过BOOT0引脚进入系统存储器才能恢复</w:t>
            </w:r>
          </w:p>
        </w:tc>
      </w:tr>
    </w:tbl>
    <w:p w14:paraId="6ED769CD" w14:textId="77777777" w:rsidR="004478AA" w:rsidRDefault="004478AA" w:rsidP="004478AA">
      <w:pPr>
        <w:pStyle w:val="4"/>
      </w:pPr>
      <w:r w:rsidRPr="005E1F3C">
        <w:rPr>
          <w:rFonts w:ascii="Times New Roman" w:hAnsi="Times New Roman" w:cs="Times New Roman"/>
        </w:rPr>
        <w:t>​​</w:t>
      </w:r>
      <w:r w:rsidRPr="005E1F3C">
        <w:rPr>
          <w:rFonts w:ascii="Segoe UI Emoji" w:hAnsi="Segoe UI Emoji" w:cs="Segoe UI Emoji"/>
        </w:rPr>
        <w:t>⚠️</w:t>
      </w:r>
      <w:r w:rsidRPr="005E1F3C">
        <w:t xml:space="preserve"> 警告</w:t>
      </w:r>
      <w:r w:rsidRPr="005E1F3C">
        <w:rPr>
          <w:rFonts w:ascii="Times New Roman" w:hAnsi="Times New Roman" w:cs="Times New Roman"/>
        </w:rPr>
        <w:t>​​</w:t>
      </w:r>
      <w:r w:rsidRPr="005E1F3C">
        <w:t>：</w:t>
      </w:r>
    </w:p>
    <w:p w14:paraId="5902CB3E" w14:textId="77777777" w:rsidR="004478AA" w:rsidRDefault="004478AA" w:rsidP="004478AA">
      <w:r w:rsidRPr="005E1F3C">
        <w:t>使用调试端口重映射后，若未预留SWD接口或未设置BOOT0恢复方式，可能导致芯片</w:t>
      </w:r>
      <w:r w:rsidRPr="005E1F3C">
        <w:rPr>
          <w:rFonts w:ascii="Times New Roman" w:hAnsi="Times New Roman" w:cs="Times New Roman"/>
        </w:rPr>
        <w:t>​</w:t>
      </w:r>
      <w:r w:rsidRPr="005E1F3C">
        <w:rPr>
          <w:rFonts w:ascii="Times New Roman" w:hAnsi="Times New Roman" w:cs="Times New Roman"/>
          <w:b/>
          <w:bCs/>
        </w:rPr>
        <w:t>​</w:t>
      </w:r>
      <w:r w:rsidRPr="005E1F3C">
        <w:rPr>
          <w:b/>
          <w:bCs/>
        </w:rPr>
        <w:t>永久锁死</w:t>
      </w:r>
      <w:r w:rsidRPr="005E1F3C">
        <w:rPr>
          <w:rFonts w:ascii="Times New Roman" w:hAnsi="Times New Roman" w:cs="Times New Roman"/>
          <w:b/>
          <w:bCs/>
        </w:rPr>
        <w:t>​</w:t>
      </w:r>
      <w:r w:rsidRPr="005E1F3C">
        <w:rPr>
          <w:rFonts w:ascii="Times New Roman" w:hAnsi="Times New Roman" w:cs="Times New Roman"/>
        </w:rPr>
        <w:t>​</w:t>
      </w:r>
      <w:r w:rsidRPr="005E1F3C">
        <w:t>！</w:t>
      </w:r>
    </w:p>
    <w:p w14:paraId="5B3BE768" w14:textId="77777777" w:rsidR="004478AA" w:rsidRPr="005E1F3C" w:rsidRDefault="004478AA" w:rsidP="004478AA">
      <w:r w:rsidRPr="005E1F3C">
        <w:rPr>
          <w:b/>
          <w:bCs/>
        </w:rPr>
        <w:t>推荐方案</w:t>
      </w:r>
      <w:r w:rsidRPr="005E1F3C">
        <w:rPr>
          <w:rFonts w:ascii="Times New Roman" w:hAnsi="Times New Roman" w:cs="Times New Roman"/>
          <w:b/>
          <w:bCs/>
        </w:rPr>
        <w:t>​</w:t>
      </w:r>
      <w:r w:rsidRPr="005E1F3C">
        <w:rPr>
          <w:rFonts w:ascii="Times New Roman" w:hAnsi="Times New Roman" w:cs="Times New Roman"/>
        </w:rPr>
        <w:t>​</w:t>
      </w:r>
      <w:r w:rsidRPr="005E1F3C">
        <w:t xml:space="preserve">：始终使用 </w:t>
      </w:r>
      <w:proofErr w:type="spellStart"/>
      <w:r w:rsidRPr="005E1F3C">
        <w:t>GPIO_Remap_SWJ_JTAGDisable</w:t>
      </w:r>
      <w:proofErr w:type="spellEnd"/>
      <w:r w:rsidRPr="005E1F3C">
        <w:t xml:space="preserve"> 保留SWD调试功能。</w:t>
      </w:r>
    </w:p>
    <w:p w14:paraId="2429717A" w14:textId="77777777" w:rsidR="004478AA" w:rsidRPr="005E1F3C" w:rsidRDefault="00000000" w:rsidP="004478AA">
      <w:r>
        <w:pict w14:anchorId="61287D6F">
          <v:rect id="_x0000_i1187" style="width:0;height:1.5pt" o:hralign="center" o:hrstd="t" o:hr="t" fillcolor="#a0a0a0" stroked="f"/>
        </w:pict>
      </w:r>
    </w:p>
    <w:p w14:paraId="64F30FFD" w14:textId="77777777" w:rsidR="004478AA" w:rsidRPr="005E1F3C" w:rsidRDefault="004478AA" w:rsidP="004478AA">
      <w:pPr>
        <w:pStyle w:val="4"/>
      </w:pPr>
      <w:r w:rsidRPr="005E1F3C">
        <w:t>三、其他特殊重映射</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3037"/>
        <w:gridCol w:w="4135"/>
      </w:tblGrid>
      <w:tr w:rsidR="004478AA" w:rsidRPr="005E1F3C" w14:paraId="3A8DDB0D"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BB93F5D" w14:textId="77777777" w:rsidR="004478AA" w:rsidRPr="005E1F3C" w:rsidRDefault="004478AA" w:rsidP="004B7671">
            <w:pPr>
              <w:rPr>
                <w:b/>
                <w:bCs/>
              </w:rPr>
            </w:pPr>
            <w:r w:rsidRPr="005E1F3C">
              <w:rPr>
                <w:b/>
                <w:bCs/>
              </w:rPr>
              <w:t>参数值</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CC0C68C" w14:textId="77777777" w:rsidR="004478AA" w:rsidRPr="005E1F3C" w:rsidRDefault="004478AA" w:rsidP="004B7671">
            <w:pPr>
              <w:rPr>
                <w:b/>
                <w:bCs/>
              </w:rPr>
            </w:pPr>
            <w:r w:rsidRPr="005E1F3C">
              <w:rPr>
                <w:b/>
                <w:bCs/>
              </w:rPr>
              <w:t>功能说明</w:t>
            </w:r>
          </w:p>
        </w:tc>
      </w:tr>
      <w:tr w:rsidR="004478AA" w:rsidRPr="005E1F3C" w14:paraId="4878B325"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F1954AA" w14:textId="77777777" w:rsidR="004478AA" w:rsidRPr="005E1F3C" w:rsidRDefault="004478AA" w:rsidP="004B7671">
            <w:r w:rsidRPr="005E1F3C">
              <w:t>GPIO_Remap_ADC1_ETRGINJ</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9D200E2" w14:textId="77777777" w:rsidR="004478AA" w:rsidRPr="005E1F3C" w:rsidRDefault="004478AA" w:rsidP="004B7671">
            <w:r w:rsidRPr="005E1F3C">
              <w:t>重映射ADC1外部触发注入通道</w:t>
            </w:r>
          </w:p>
        </w:tc>
      </w:tr>
      <w:tr w:rsidR="004478AA" w:rsidRPr="005E1F3C" w14:paraId="24CC0E55"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97D7280" w14:textId="77777777" w:rsidR="004478AA" w:rsidRPr="005E1F3C" w:rsidRDefault="004478AA" w:rsidP="004B7671">
            <w:r w:rsidRPr="005E1F3C">
              <w:t>GPIO_Remap_ADC1_ETRGREG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C9E6D18" w14:textId="77777777" w:rsidR="004478AA" w:rsidRPr="005E1F3C" w:rsidRDefault="004478AA" w:rsidP="004B7671">
            <w:r w:rsidRPr="005E1F3C">
              <w:t>重映射ADC1外部触发规则通道</w:t>
            </w:r>
          </w:p>
        </w:tc>
      </w:tr>
      <w:tr w:rsidR="004478AA" w:rsidRPr="005E1F3C" w14:paraId="2C15C4E6"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34E99D6" w14:textId="77777777" w:rsidR="004478AA" w:rsidRPr="005E1F3C" w:rsidRDefault="004478AA" w:rsidP="004B7671">
            <w:r w:rsidRPr="005E1F3C">
              <w:t>GPIO_Remap_ADC2_ETRGINJ</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970811B" w14:textId="77777777" w:rsidR="004478AA" w:rsidRPr="005E1F3C" w:rsidRDefault="004478AA" w:rsidP="004B7671">
            <w:r w:rsidRPr="005E1F3C">
              <w:t>重映射ADC2外部触发注入通道</w:t>
            </w:r>
          </w:p>
        </w:tc>
      </w:tr>
      <w:tr w:rsidR="004478AA" w:rsidRPr="005E1F3C" w14:paraId="4C6F1EED"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A2F6818" w14:textId="77777777" w:rsidR="004478AA" w:rsidRPr="005E1F3C" w:rsidRDefault="004478AA" w:rsidP="004B7671">
            <w:r w:rsidRPr="005E1F3C">
              <w:lastRenderedPageBreak/>
              <w:t>GPIO_Remap_ADC2_ETRGREG</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7B957ED" w14:textId="77777777" w:rsidR="004478AA" w:rsidRPr="005E1F3C" w:rsidRDefault="004478AA" w:rsidP="004B7671">
            <w:r w:rsidRPr="005E1F3C">
              <w:t>重映射ADC2外部触发规则通道</w:t>
            </w:r>
          </w:p>
        </w:tc>
      </w:tr>
      <w:tr w:rsidR="004478AA" w:rsidRPr="005E1F3C" w14:paraId="7CC66F16"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E023F4A" w14:textId="77777777" w:rsidR="004478AA" w:rsidRPr="005E1F3C" w:rsidRDefault="004478AA" w:rsidP="004B7671">
            <w:r w:rsidRPr="005E1F3C">
              <w:t>GPIO_Remap_TIM5CH4_I2S3</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742E7E1" w14:textId="77777777" w:rsidR="004478AA" w:rsidRPr="005E1F3C" w:rsidRDefault="004478AA" w:rsidP="004B7671">
            <w:r w:rsidRPr="005E1F3C">
              <w:t>TIM5_CH4与I2S3引脚复用冲突解决方案</w:t>
            </w:r>
          </w:p>
        </w:tc>
      </w:tr>
    </w:tbl>
    <w:p w14:paraId="63A0A2B7" w14:textId="77777777" w:rsidR="004478AA" w:rsidRPr="00420169" w:rsidRDefault="00000000" w:rsidP="004478AA">
      <w:r>
        <w:pict w14:anchorId="69610408">
          <v:rect id="_x0000_i1188" style="width:0;height:1.5pt" o:hralign="center" o:hrstd="t" o:hr="t" fillcolor="#a0a0a0" stroked="f"/>
        </w:pict>
      </w:r>
    </w:p>
    <w:p w14:paraId="248F2CE9" w14:textId="77777777" w:rsidR="004478AA" w:rsidRPr="00420169" w:rsidRDefault="004478AA" w:rsidP="004478AA">
      <w:pPr>
        <w:pStyle w:val="3"/>
      </w:pPr>
      <w:r w:rsidRPr="00420169">
        <w:rPr>
          <w:rFonts w:ascii="Segoe UI Emoji" w:hAnsi="Segoe UI Emoji" w:cs="Segoe UI Emoji"/>
        </w:rPr>
        <w:t>🔍</w:t>
      </w:r>
      <w:r w:rsidRPr="00420169">
        <w:t xml:space="preserve"> 核心功能</w:t>
      </w:r>
    </w:p>
    <w:p w14:paraId="23BAA5BC" w14:textId="77777777" w:rsidR="004478AA" w:rsidRPr="00420169" w:rsidRDefault="004478AA">
      <w:pPr>
        <w:numPr>
          <w:ilvl w:val="0"/>
          <w:numId w:val="287"/>
        </w:numPr>
      </w:pPr>
      <w:r w:rsidRPr="00420169">
        <w:rPr>
          <w:rFonts w:ascii="Times New Roman" w:hAnsi="Times New Roman" w:cs="Times New Roman"/>
        </w:rPr>
        <w:t>​</w:t>
      </w:r>
      <w:r w:rsidRPr="00420169">
        <w:rPr>
          <w:rFonts w:ascii="Times New Roman" w:hAnsi="Times New Roman" w:cs="Times New Roman"/>
          <w:b/>
          <w:bCs/>
        </w:rPr>
        <w:t>​</w:t>
      </w:r>
      <w:r w:rsidRPr="00420169">
        <w:rPr>
          <w:b/>
          <w:bCs/>
        </w:rPr>
        <w:t>解决引脚冲突</w:t>
      </w:r>
      <w:r w:rsidRPr="00420169">
        <w:rPr>
          <w:rFonts w:ascii="Times New Roman" w:hAnsi="Times New Roman" w:cs="Times New Roman"/>
          <w:b/>
          <w:bCs/>
        </w:rPr>
        <w:t>​</w:t>
      </w:r>
      <w:r w:rsidRPr="00420169">
        <w:rPr>
          <w:rFonts w:ascii="Times New Roman" w:hAnsi="Times New Roman" w:cs="Times New Roman"/>
        </w:rPr>
        <w:t>​</w:t>
      </w:r>
      <w:r w:rsidRPr="00420169">
        <w:br/>
        <w:t>当默认外设引脚与其他功能冲突时，将外设切换到备用引脚（如将 USART1 从 PA9/PA10 重映射到 PB6/PB7）。</w:t>
      </w:r>
    </w:p>
    <w:p w14:paraId="4A74F4E3" w14:textId="77777777" w:rsidR="004478AA" w:rsidRPr="00420169" w:rsidRDefault="004478AA">
      <w:pPr>
        <w:numPr>
          <w:ilvl w:val="0"/>
          <w:numId w:val="287"/>
        </w:numPr>
      </w:pPr>
      <w:r w:rsidRPr="00420169">
        <w:rPr>
          <w:rFonts w:ascii="Times New Roman" w:hAnsi="Times New Roman" w:cs="Times New Roman"/>
        </w:rPr>
        <w:t>​</w:t>
      </w:r>
      <w:r w:rsidRPr="00420169">
        <w:rPr>
          <w:rFonts w:ascii="Times New Roman" w:hAnsi="Times New Roman" w:cs="Times New Roman"/>
          <w:b/>
          <w:bCs/>
        </w:rPr>
        <w:t>​</w:t>
      </w:r>
      <w:r w:rsidRPr="00420169">
        <w:rPr>
          <w:b/>
          <w:bCs/>
        </w:rPr>
        <w:t>优化PCB布局</w:t>
      </w:r>
      <w:r w:rsidRPr="00420169">
        <w:rPr>
          <w:rFonts w:ascii="Times New Roman" w:hAnsi="Times New Roman" w:cs="Times New Roman"/>
          <w:b/>
          <w:bCs/>
        </w:rPr>
        <w:t>​</w:t>
      </w:r>
      <w:r w:rsidRPr="00420169">
        <w:rPr>
          <w:rFonts w:ascii="Times New Roman" w:hAnsi="Times New Roman" w:cs="Times New Roman"/>
        </w:rPr>
        <w:t>​</w:t>
      </w:r>
      <w:r w:rsidRPr="00420169">
        <w:br/>
        <w:t>避免硬件布线交叉，简化电路设计。</w:t>
      </w:r>
    </w:p>
    <w:p w14:paraId="03E38F45" w14:textId="77777777" w:rsidR="004478AA" w:rsidRPr="00420169" w:rsidRDefault="004478AA">
      <w:pPr>
        <w:numPr>
          <w:ilvl w:val="0"/>
          <w:numId w:val="287"/>
        </w:numPr>
      </w:pPr>
      <w:r w:rsidRPr="00420169">
        <w:rPr>
          <w:rFonts w:ascii="Times New Roman" w:hAnsi="Times New Roman" w:cs="Times New Roman"/>
        </w:rPr>
        <w:t>​</w:t>
      </w:r>
      <w:r w:rsidRPr="00420169">
        <w:rPr>
          <w:rFonts w:ascii="Times New Roman" w:hAnsi="Times New Roman" w:cs="Times New Roman"/>
          <w:b/>
          <w:bCs/>
        </w:rPr>
        <w:t>​</w:t>
      </w:r>
      <w:r w:rsidRPr="00420169">
        <w:rPr>
          <w:b/>
          <w:bCs/>
        </w:rPr>
        <w:t>复用调试接口</w:t>
      </w:r>
      <w:r w:rsidRPr="00420169">
        <w:rPr>
          <w:rFonts w:ascii="Times New Roman" w:hAnsi="Times New Roman" w:cs="Times New Roman"/>
          <w:b/>
          <w:bCs/>
        </w:rPr>
        <w:t>​</w:t>
      </w:r>
      <w:r w:rsidRPr="00420169">
        <w:rPr>
          <w:rFonts w:ascii="Times New Roman" w:hAnsi="Times New Roman" w:cs="Times New Roman"/>
        </w:rPr>
        <w:t>​</w:t>
      </w:r>
      <w:r w:rsidRPr="00420169">
        <w:br/>
        <w:t>配置 JTAG/SWD 调试端口的复用模式（如</w:t>
      </w:r>
      <w:r w:rsidRPr="00420169">
        <w:rPr>
          <w:color w:val="EE0000"/>
        </w:rPr>
        <w:t>禁用部分调试引脚以释放GPIO</w:t>
      </w:r>
      <w:r w:rsidRPr="00420169">
        <w:t>）。</w:t>
      </w:r>
    </w:p>
    <w:p w14:paraId="4BFC05A2" w14:textId="77777777" w:rsidR="004478AA" w:rsidRPr="00420169" w:rsidRDefault="00000000" w:rsidP="004478AA">
      <w:r>
        <w:pict w14:anchorId="49E498A6">
          <v:rect id="_x0000_i1189" style="width:0;height:1.5pt" o:hralign="center" o:hrstd="t" o:hr="t" fillcolor="#a0a0a0" stroked="f"/>
        </w:pict>
      </w:r>
    </w:p>
    <w:p w14:paraId="1E710134" w14:textId="77777777" w:rsidR="004478AA" w:rsidRPr="00420169" w:rsidRDefault="004478AA" w:rsidP="004478AA">
      <w:pPr>
        <w:pStyle w:val="3"/>
      </w:pPr>
      <w:r w:rsidRPr="00420169">
        <w:rPr>
          <w:rFonts w:ascii="Segoe UI Emoji" w:hAnsi="Segoe UI Emoji" w:cs="Segoe UI Emoji"/>
        </w:rPr>
        <w:t>⚙️</w:t>
      </w:r>
      <w:r w:rsidRPr="00420169">
        <w:t xml:space="preserve"> 使用步骤（以重映射 USART1 为例）</w:t>
      </w:r>
    </w:p>
    <w:p w14:paraId="7047EA33" w14:textId="77777777" w:rsidR="004478AA" w:rsidRPr="00420169" w:rsidRDefault="004478AA" w:rsidP="004478AA">
      <w:r w:rsidRPr="00420169">
        <w:t>#include "stm32f10x_gpio.h"</w:t>
      </w:r>
    </w:p>
    <w:p w14:paraId="11F09D38" w14:textId="77777777" w:rsidR="004478AA" w:rsidRPr="00420169" w:rsidRDefault="004478AA" w:rsidP="004478AA">
      <w:proofErr w:type="gramStart"/>
      <w:r w:rsidRPr="00420169">
        <w:t>#include</w:t>
      </w:r>
      <w:proofErr w:type="gramEnd"/>
      <w:r w:rsidRPr="00420169">
        <w:t xml:space="preserve"> "stm32f10x_rcc.h"</w:t>
      </w:r>
    </w:p>
    <w:p w14:paraId="56CC1607" w14:textId="77777777" w:rsidR="004478AA" w:rsidRPr="00420169" w:rsidRDefault="004478AA" w:rsidP="004478AA"/>
    <w:p w14:paraId="6E75FC95" w14:textId="77777777" w:rsidR="004478AA" w:rsidRPr="00420169" w:rsidRDefault="004478AA" w:rsidP="004478AA">
      <w:r w:rsidRPr="00420169">
        <w:t>void USART1_Remap_Config(</w:t>
      </w:r>
      <w:proofErr w:type="gramStart"/>
      <w:r w:rsidRPr="00420169">
        <w:t>void) {</w:t>
      </w:r>
      <w:proofErr w:type="gramEnd"/>
    </w:p>
    <w:p w14:paraId="3F67CB80" w14:textId="77777777" w:rsidR="004478AA" w:rsidRPr="00420169" w:rsidRDefault="004478AA" w:rsidP="004478AA">
      <w:r w:rsidRPr="00420169">
        <w:t xml:space="preserve">    // 1. 使能 AFIO 时钟（</w:t>
      </w:r>
      <w:r w:rsidRPr="00420169">
        <w:rPr>
          <w:color w:val="EE0000"/>
        </w:rPr>
        <w:t>必须！</w:t>
      </w:r>
      <w:r w:rsidRPr="00420169">
        <w:t>）</w:t>
      </w:r>
    </w:p>
    <w:p w14:paraId="0BF6D295" w14:textId="77777777" w:rsidR="004478AA" w:rsidRPr="00420169" w:rsidRDefault="004478AA" w:rsidP="004478AA">
      <w:r w:rsidRPr="00420169">
        <w:t xml:space="preserve">    RCC_APB2</w:t>
      </w:r>
      <w:proofErr w:type="gramStart"/>
      <w:r w:rsidRPr="00420169">
        <w:t>PeriphClockCmd(</w:t>
      </w:r>
      <w:proofErr w:type="gramEnd"/>
      <w:r w:rsidRPr="00420169">
        <w:t>RCC_APB2Periph_AFIO, ENABLE);</w:t>
      </w:r>
    </w:p>
    <w:p w14:paraId="16F952E2" w14:textId="77777777" w:rsidR="004478AA" w:rsidRPr="00420169" w:rsidRDefault="004478AA" w:rsidP="004478AA"/>
    <w:p w14:paraId="75ED56C7" w14:textId="77777777" w:rsidR="004478AA" w:rsidRPr="00420169" w:rsidRDefault="004478AA" w:rsidP="004478AA">
      <w:r w:rsidRPr="00420169">
        <w:t xml:space="preserve">    // 2. 启用 USART1 引脚重映射</w:t>
      </w:r>
    </w:p>
    <w:p w14:paraId="2D2716B7" w14:textId="77777777" w:rsidR="004478AA" w:rsidRPr="00420169" w:rsidRDefault="004478AA" w:rsidP="004478AA">
      <w:r w:rsidRPr="00420169">
        <w:t xml:space="preserve">    </w:t>
      </w:r>
      <w:proofErr w:type="spellStart"/>
      <w:r w:rsidRPr="00420169">
        <w:t>GPIO_</w:t>
      </w:r>
      <w:proofErr w:type="gramStart"/>
      <w:r w:rsidRPr="00420169">
        <w:t>PinRemapConfig</w:t>
      </w:r>
      <w:proofErr w:type="spellEnd"/>
      <w:r w:rsidRPr="00420169">
        <w:t>(</w:t>
      </w:r>
      <w:proofErr w:type="gramEnd"/>
      <w:r w:rsidRPr="00420169">
        <w:t>GPIO_Remap_USART1, ENABLE);</w:t>
      </w:r>
    </w:p>
    <w:p w14:paraId="4F9F3F39" w14:textId="77777777" w:rsidR="004478AA" w:rsidRPr="00420169" w:rsidRDefault="004478AA" w:rsidP="004478AA"/>
    <w:p w14:paraId="2B495842" w14:textId="77777777" w:rsidR="004478AA" w:rsidRPr="00420169" w:rsidRDefault="004478AA" w:rsidP="004478AA">
      <w:r w:rsidRPr="00420169">
        <w:t xml:space="preserve">    // 3. 配置新引脚 PB6 (TX) 和 PB7 (RX)</w:t>
      </w:r>
    </w:p>
    <w:p w14:paraId="37CB9AB1" w14:textId="77777777" w:rsidR="004478AA" w:rsidRPr="00420169" w:rsidRDefault="004478AA" w:rsidP="004478AA">
      <w:r w:rsidRPr="00420169">
        <w:lastRenderedPageBreak/>
        <w:t xml:space="preserve">    </w:t>
      </w:r>
      <w:proofErr w:type="spellStart"/>
      <w:r w:rsidRPr="00420169">
        <w:t>GPIO_InitTypeDef</w:t>
      </w:r>
      <w:proofErr w:type="spellEnd"/>
      <w:r w:rsidRPr="00420169">
        <w:t xml:space="preserve"> </w:t>
      </w:r>
      <w:proofErr w:type="spellStart"/>
      <w:r w:rsidRPr="00420169">
        <w:t>GPIO_InitStruct</w:t>
      </w:r>
      <w:proofErr w:type="spellEnd"/>
      <w:r w:rsidRPr="00420169">
        <w:t>;</w:t>
      </w:r>
    </w:p>
    <w:p w14:paraId="18FA536B" w14:textId="77777777" w:rsidR="004478AA" w:rsidRPr="00420169" w:rsidRDefault="004478AA" w:rsidP="004478AA">
      <w:r w:rsidRPr="00420169">
        <w:t xml:space="preserve">    </w:t>
      </w:r>
      <w:proofErr w:type="spellStart"/>
      <w:r w:rsidRPr="00420169">
        <w:t>GPIO_InitStruct.GPIO_Pin</w:t>
      </w:r>
      <w:proofErr w:type="spellEnd"/>
      <w:r w:rsidRPr="00420169">
        <w:t xml:space="preserve"> = GPIO_Pin_</w:t>
      </w:r>
      <w:proofErr w:type="gramStart"/>
      <w:r w:rsidRPr="00420169">
        <w:t xml:space="preserve">6;   </w:t>
      </w:r>
      <w:proofErr w:type="gramEnd"/>
      <w:r w:rsidRPr="00420169">
        <w:t xml:space="preserve">       // PB6 (TX)</w:t>
      </w:r>
    </w:p>
    <w:p w14:paraId="565EDE8D" w14:textId="77777777" w:rsidR="004478AA" w:rsidRPr="00420169" w:rsidRDefault="004478AA" w:rsidP="004478AA">
      <w:r w:rsidRPr="00420169">
        <w:t xml:space="preserve">    </w:t>
      </w:r>
      <w:proofErr w:type="spellStart"/>
      <w:r w:rsidRPr="00420169">
        <w:t>GPIO_InitStruct.GPIO_Mode</w:t>
      </w:r>
      <w:proofErr w:type="spellEnd"/>
      <w:r w:rsidRPr="00420169">
        <w:t xml:space="preserve"> = </w:t>
      </w:r>
      <w:proofErr w:type="spellStart"/>
      <w:r w:rsidRPr="00420169">
        <w:t>GPIO_Mode_AF_PP</w:t>
      </w:r>
      <w:proofErr w:type="spellEnd"/>
      <w:r w:rsidRPr="00420169">
        <w:t>;    // 复用推挽输出</w:t>
      </w:r>
    </w:p>
    <w:p w14:paraId="108CA749" w14:textId="77777777" w:rsidR="004478AA" w:rsidRPr="00420169" w:rsidRDefault="004478AA" w:rsidP="004478AA">
      <w:r w:rsidRPr="00420169">
        <w:t xml:space="preserve">    </w:t>
      </w:r>
      <w:proofErr w:type="spellStart"/>
      <w:r w:rsidRPr="00420169">
        <w:t>GPIO_InitStruct.GPIO_Speed</w:t>
      </w:r>
      <w:proofErr w:type="spellEnd"/>
      <w:r w:rsidRPr="00420169">
        <w:t xml:space="preserve"> = GPIO_Speed_50MHz;</w:t>
      </w:r>
    </w:p>
    <w:p w14:paraId="7EFA49BF" w14:textId="77777777" w:rsidR="004478AA" w:rsidRPr="00420169" w:rsidRDefault="004478AA" w:rsidP="004478AA">
      <w:r w:rsidRPr="00420169">
        <w:t xml:space="preserve">    </w:t>
      </w:r>
      <w:proofErr w:type="spellStart"/>
      <w:r w:rsidRPr="00420169">
        <w:t>GPIO_</w:t>
      </w:r>
      <w:proofErr w:type="gramStart"/>
      <w:r w:rsidRPr="00420169">
        <w:t>Init</w:t>
      </w:r>
      <w:proofErr w:type="spellEnd"/>
      <w:r w:rsidRPr="00420169">
        <w:t>(</w:t>
      </w:r>
      <w:proofErr w:type="gramEnd"/>
      <w:r w:rsidRPr="00420169">
        <w:t>GPIOB, &amp;</w:t>
      </w:r>
      <w:proofErr w:type="spellStart"/>
      <w:r w:rsidRPr="00420169">
        <w:t>GPIO_InitStruct</w:t>
      </w:r>
      <w:proofErr w:type="spellEnd"/>
      <w:r w:rsidRPr="00420169">
        <w:t>);</w:t>
      </w:r>
    </w:p>
    <w:p w14:paraId="62EC275C" w14:textId="77777777" w:rsidR="004478AA" w:rsidRPr="00420169" w:rsidRDefault="004478AA" w:rsidP="004478AA"/>
    <w:p w14:paraId="18AEE1BF" w14:textId="77777777" w:rsidR="004478AA" w:rsidRPr="00420169" w:rsidRDefault="004478AA" w:rsidP="004478AA">
      <w:r w:rsidRPr="00420169">
        <w:t xml:space="preserve">    </w:t>
      </w:r>
      <w:proofErr w:type="spellStart"/>
      <w:r w:rsidRPr="00420169">
        <w:t>GPIO_InitStruct.GPIO_Pin</w:t>
      </w:r>
      <w:proofErr w:type="spellEnd"/>
      <w:r w:rsidRPr="00420169">
        <w:t xml:space="preserve"> = GPIO_Pin_</w:t>
      </w:r>
      <w:proofErr w:type="gramStart"/>
      <w:r w:rsidRPr="00420169">
        <w:t xml:space="preserve">7;   </w:t>
      </w:r>
      <w:proofErr w:type="gramEnd"/>
      <w:r w:rsidRPr="00420169">
        <w:t xml:space="preserve">       // PB7 (RX)</w:t>
      </w:r>
    </w:p>
    <w:p w14:paraId="08171064" w14:textId="77777777" w:rsidR="004478AA" w:rsidRPr="00420169" w:rsidRDefault="004478AA" w:rsidP="004478AA">
      <w:r w:rsidRPr="00420169">
        <w:t xml:space="preserve">    </w:t>
      </w:r>
      <w:proofErr w:type="spellStart"/>
      <w:r w:rsidRPr="00420169">
        <w:t>GPIO_InitStruct.GPIO_Mode</w:t>
      </w:r>
      <w:proofErr w:type="spellEnd"/>
      <w:r w:rsidRPr="00420169">
        <w:t xml:space="preserve"> = </w:t>
      </w:r>
      <w:proofErr w:type="spellStart"/>
      <w:r w:rsidRPr="00420169">
        <w:t>GPIO_Mode_IN_FLOATING</w:t>
      </w:r>
      <w:proofErr w:type="spellEnd"/>
      <w:r w:rsidRPr="00420169">
        <w:t>; // 浮空输入</w:t>
      </w:r>
    </w:p>
    <w:p w14:paraId="77DC820C" w14:textId="77777777" w:rsidR="004478AA" w:rsidRPr="00420169" w:rsidRDefault="004478AA" w:rsidP="004478AA">
      <w:r w:rsidRPr="00420169">
        <w:t xml:space="preserve">    </w:t>
      </w:r>
      <w:proofErr w:type="spellStart"/>
      <w:r w:rsidRPr="00420169">
        <w:t>GPIO_</w:t>
      </w:r>
      <w:proofErr w:type="gramStart"/>
      <w:r w:rsidRPr="00420169">
        <w:t>Init</w:t>
      </w:r>
      <w:proofErr w:type="spellEnd"/>
      <w:r w:rsidRPr="00420169">
        <w:t>(</w:t>
      </w:r>
      <w:proofErr w:type="gramEnd"/>
      <w:r w:rsidRPr="00420169">
        <w:t>GPIOB, &amp;</w:t>
      </w:r>
      <w:proofErr w:type="spellStart"/>
      <w:r w:rsidRPr="00420169">
        <w:t>GPIO_InitStruct</w:t>
      </w:r>
      <w:proofErr w:type="spellEnd"/>
      <w:r w:rsidRPr="00420169">
        <w:t>);</w:t>
      </w:r>
    </w:p>
    <w:p w14:paraId="61760FA0" w14:textId="77777777" w:rsidR="004478AA" w:rsidRPr="00420169" w:rsidRDefault="004478AA" w:rsidP="004478AA">
      <w:r w:rsidRPr="00420169">
        <w:t>}</w:t>
      </w:r>
    </w:p>
    <w:p w14:paraId="09426457" w14:textId="77777777" w:rsidR="004478AA" w:rsidRPr="00420169" w:rsidRDefault="00000000" w:rsidP="004478AA">
      <w:r>
        <w:pict w14:anchorId="61C0E7CD">
          <v:rect id="_x0000_i1190" style="width:0;height:1.5pt" o:hralign="center" o:hrstd="t" o:hr="t" fillcolor="#a0a0a0" stroked="f"/>
        </w:pict>
      </w:r>
    </w:p>
    <w:p w14:paraId="531010B5" w14:textId="77777777" w:rsidR="004478AA" w:rsidRPr="00420169" w:rsidRDefault="004478AA" w:rsidP="004478AA">
      <w:pPr>
        <w:pStyle w:val="3"/>
      </w:pPr>
      <w:r w:rsidRPr="00420169">
        <w:rPr>
          <w:rFonts w:ascii="Segoe UI Emoji" w:hAnsi="Segoe UI Emoji" w:cs="Segoe UI Emoji"/>
        </w:rPr>
        <w:t>⚠️</w:t>
      </w:r>
      <w:r w:rsidRPr="00420169">
        <w:t xml:space="preserve"> 关键注意事项</w:t>
      </w:r>
    </w:p>
    <w:p w14:paraId="2A5DC4F3" w14:textId="77777777" w:rsidR="004478AA" w:rsidRPr="00420169" w:rsidRDefault="004478AA">
      <w:pPr>
        <w:numPr>
          <w:ilvl w:val="0"/>
          <w:numId w:val="288"/>
        </w:numPr>
      </w:pPr>
      <w:r w:rsidRPr="00420169">
        <w:rPr>
          <w:rFonts w:ascii="Times New Roman" w:hAnsi="Times New Roman" w:cs="Times New Roman"/>
        </w:rPr>
        <w:t>​</w:t>
      </w:r>
      <w:r w:rsidRPr="00420169">
        <w:rPr>
          <w:rFonts w:ascii="Times New Roman" w:hAnsi="Times New Roman" w:cs="Times New Roman"/>
          <w:b/>
          <w:bCs/>
        </w:rPr>
        <w:t>​</w:t>
      </w:r>
      <w:r w:rsidRPr="00420169">
        <w:rPr>
          <w:b/>
          <w:bCs/>
          <w:color w:val="EE0000"/>
        </w:rPr>
        <w:t>必须先使能 AFIO 时钟</w:t>
      </w:r>
      <w:r w:rsidRPr="00420169">
        <w:rPr>
          <w:rFonts w:ascii="Times New Roman" w:hAnsi="Times New Roman" w:cs="Times New Roman"/>
          <w:b/>
          <w:bCs/>
        </w:rPr>
        <w:t>​</w:t>
      </w:r>
      <w:r w:rsidRPr="00420169">
        <w:rPr>
          <w:rFonts w:ascii="Times New Roman" w:hAnsi="Times New Roman" w:cs="Times New Roman"/>
        </w:rPr>
        <w:t>​</w:t>
      </w:r>
    </w:p>
    <w:p w14:paraId="6A5965E8" w14:textId="77777777" w:rsidR="004478AA" w:rsidRPr="00420169" w:rsidRDefault="004478AA" w:rsidP="004478AA">
      <w:r w:rsidRPr="00420169">
        <w:t>RCC_APB2PeriphClockCmd(RCC_APB2Periph_AFIO, ENABLE)</w:t>
      </w:r>
      <w:proofErr w:type="gramStart"/>
      <w:r w:rsidRPr="00420169">
        <w:t>; // 缺少</w:t>
      </w:r>
      <w:proofErr w:type="gramEnd"/>
      <w:r w:rsidRPr="00420169">
        <w:t>此行会导致配置失效！</w:t>
      </w:r>
    </w:p>
    <w:p w14:paraId="02A76800" w14:textId="77777777" w:rsidR="004478AA" w:rsidRPr="00420169" w:rsidRDefault="004478AA">
      <w:pPr>
        <w:numPr>
          <w:ilvl w:val="0"/>
          <w:numId w:val="288"/>
        </w:numPr>
      </w:pPr>
      <w:r w:rsidRPr="00420169">
        <w:rPr>
          <w:rFonts w:ascii="Times New Roman" w:hAnsi="Times New Roman" w:cs="Times New Roman"/>
        </w:rPr>
        <w:t>​</w:t>
      </w:r>
      <w:r w:rsidRPr="00420169">
        <w:rPr>
          <w:rFonts w:ascii="Times New Roman" w:hAnsi="Times New Roman" w:cs="Times New Roman"/>
          <w:b/>
          <w:bCs/>
        </w:rPr>
        <w:t>​</w:t>
      </w:r>
      <w:r w:rsidRPr="00420169">
        <w:rPr>
          <w:b/>
          <w:bCs/>
        </w:rPr>
        <w:t>区分部分重映射 vs 完全重映射</w:t>
      </w:r>
      <w:r w:rsidRPr="00420169">
        <w:rPr>
          <w:rFonts w:ascii="Times New Roman" w:hAnsi="Times New Roman" w:cs="Times New Roman"/>
          <w:b/>
          <w:bCs/>
        </w:rPr>
        <w:t>​</w:t>
      </w:r>
      <w:r w:rsidRPr="00420169">
        <w:rPr>
          <w:rFonts w:ascii="Times New Roman" w:hAnsi="Times New Roman" w:cs="Times New Roman"/>
        </w:rPr>
        <w:t>​</w:t>
      </w:r>
    </w:p>
    <w:p w14:paraId="6B4D7EFF" w14:textId="77777777" w:rsidR="004478AA" w:rsidRPr="00420169" w:rsidRDefault="004478AA">
      <w:pPr>
        <w:numPr>
          <w:ilvl w:val="1"/>
          <w:numId w:val="288"/>
        </w:numPr>
      </w:pPr>
      <w:r w:rsidRPr="00420169">
        <w:rPr>
          <w:rFonts w:ascii="Times New Roman" w:hAnsi="Times New Roman" w:cs="Times New Roman"/>
        </w:rPr>
        <w:t>​</w:t>
      </w:r>
      <w:r w:rsidRPr="00420169">
        <w:rPr>
          <w:rFonts w:ascii="Times New Roman" w:hAnsi="Times New Roman" w:cs="Times New Roman"/>
          <w:b/>
          <w:bCs/>
        </w:rPr>
        <w:t>​</w:t>
      </w:r>
      <w:r w:rsidRPr="00420169">
        <w:rPr>
          <w:b/>
          <w:bCs/>
        </w:rPr>
        <w:t>部分重映射</w:t>
      </w:r>
      <w:r w:rsidRPr="00420169">
        <w:rPr>
          <w:rFonts w:ascii="Times New Roman" w:hAnsi="Times New Roman" w:cs="Times New Roman"/>
          <w:b/>
          <w:bCs/>
        </w:rPr>
        <w:t>​</w:t>
      </w:r>
      <w:r w:rsidRPr="00420169">
        <w:rPr>
          <w:rFonts w:ascii="Times New Roman" w:hAnsi="Times New Roman" w:cs="Times New Roman"/>
        </w:rPr>
        <w:t>​</w:t>
      </w:r>
      <w:r w:rsidRPr="00420169">
        <w:t>（Partial Remap）：</w:t>
      </w:r>
      <w:r w:rsidRPr="00420169">
        <w:br/>
        <w:t>仅重映射</w:t>
      </w:r>
      <w:r w:rsidRPr="00420169">
        <w:rPr>
          <w:color w:val="EE0000"/>
        </w:rPr>
        <w:t>部分通道</w:t>
      </w:r>
      <w:r w:rsidRPr="00420169">
        <w:t>（如 GPIO_PartialRemap_TIM3）。</w:t>
      </w:r>
    </w:p>
    <w:p w14:paraId="170DE2EB" w14:textId="77777777" w:rsidR="004478AA" w:rsidRPr="00420169" w:rsidRDefault="004478AA">
      <w:pPr>
        <w:numPr>
          <w:ilvl w:val="1"/>
          <w:numId w:val="288"/>
        </w:numPr>
      </w:pPr>
      <w:r w:rsidRPr="00420169">
        <w:rPr>
          <w:rFonts w:ascii="Times New Roman" w:hAnsi="Times New Roman" w:cs="Times New Roman"/>
        </w:rPr>
        <w:t>​</w:t>
      </w:r>
      <w:r w:rsidRPr="00420169">
        <w:rPr>
          <w:rFonts w:ascii="Times New Roman" w:hAnsi="Times New Roman" w:cs="Times New Roman"/>
          <w:b/>
          <w:bCs/>
        </w:rPr>
        <w:t>​</w:t>
      </w:r>
      <w:r w:rsidRPr="00420169">
        <w:rPr>
          <w:b/>
          <w:bCs/>
        </w:rPr>
        <w:t>完全重映射</w:t>
      </w:r>
      <w:r w:rsidRPr="00420169">
        <w:rPr>
          <w:rFonts w:ascii="Times New Roman" w:hAnsi="Times New Roman" w:cs="Times New Roman"/>
          <w:b/>
          <w:bCs/>
        </w:rPr>
        <w:t>​</w:t>
      </w:r>
      <w:r w:rsidRPr="00420169">
        <w:rPr>
          <w:rFonts w:ascii="Times New Roman" w:hAnsi="Times New Roman" w:cs="Times New Roman"/>
        </w:rPr>
        <w:t>​</w:t>
      </w:r>
      <w:r w:rsidRPr="00420169">
        <w:t>（Full Remap）：</w:t>
      </w:r>
      <w:r w:rsidRPr="00420169">
        <w:br/>
        <w:t>重映射</w:t>
      </w:r>
      <w:r w:rsidRPr="00420169">
        <w:rPr>
          <w:color w:val="EE0000"/>
        </w:rPr>
        <w:t>所有通道</w:t>
      </w:r>
      <w:r w:rsidRPr="00420169">
        <w:t>（如 GPIO_FullRemap_TIM3）。</w:t>
      </w:r>
    </w:p>
    <w:p w14:paraId="0AC71988" w14:textId="77777777" w:rsidR="004478AA" w:rsidRPr="00420169" w:rsidRDefault="004478AA">
      <w:pPr>
        <w:numPr>
          <w:ilvl w:val="0"/>
          <w:numId w:val="288"/>
        </w:numPr>
      </w:pPr>
      <w:r w:rsidRPr="00420169">
        <w:rPr>
          <w:rFonts w:ascii="Times New Roman" w:hAnsi="Times New Roman" w:cs="Times New Roman"/>
        </w:rPr>
        <w:t>​</w:t>
      </w:r>
      <w:r w:rsidRPr="00420169">
        <w:rPr>
          <w:rFonts w:ascii="Times New Roman" w:hAnsi="Times New Roman" w:cs="Times New Roman"/>
          <w:b/>
          <w:bCs/>
        </w:rPr>
        <w:t>​</w:t>
      </w:r>
      <w:r w:rsidRPr="00420169">
        <w:rPr>
          <w:b/>
          <w:bCs/>
        </w:rPr>
        <w:t>调试端口风险</w:t>
      </w:r>
      <w:r w:rsidRPr="00420169">
        <w:rPr>
          <w:rFonts w:ascii="Times New Roman" w:hAnsi="Times New Roman" w:cs="Times New Roman"/>
          <w:b/>
          <w:bCs/>
        </w:rPr>
        <w:t>​</w:t>
      </w:r>
      <w:r w:rsidRPr="00420169">
        <w:rPr>
          <w:rFonts w:ascii="Times New Roman" w:hAnsi="Times New Roman" w:cs="Times New Roman"/>
        </w:rPr>
        <w:t>​</w:t>
      </w:r>
      <w:r w:rsidRPr="00420169">
        <w:br/>
        <w:t xml:space="preserve">重映射调试端口（如 </w:t>
      </w:r>
      <w:proofErr w:type="spellStart"/>
      <w:r w:rsidRPr="00420169">
        <w:t>GPIO_Remap_SWJ_Disable</w:t>
      </w:r>
      <w:proofErr w:type="spellEnd"/>
      <w:r w:rsidRPr="00420169">
        <w:t>）会禁用 JTAG/SWD，导致无法烧录程序！需谨慎使用。</w:t>
      </w:r>
    </w:p>
    <w:p w14:paraId="132B26D0" w14:textId="77777777" w:rsidR="004478AA" w:rsidRPr="00420169" w:rsidRDefault="00000000" w:rsidP="004478AA">
      <w:r>
        <w:pict w14:anchorId="408998F6">
          <v:rect id="_x0000_i1191" style="width:0;height:1.5pt" o:hralign="center" o:hrstd="t" o:hr="t" fillcolor="#a0a0a0" stroked="f"/>
        </w:pict>
      </w:r>
    </w:p>
    <w:p w14:paraId="797CBA13" w14:textId="77777777" w:rsidR="004478AA" w:rsidRPr="00420169" w:rsidRDefault="004478AA" w:rsidP="004478AA">
      <w:pPr>
        <w:pStyle w:val="3"/>
      </w:pPr>
      <w:r w:rsidRPr="00420169">
        <w:rPr>
          <w:rFonts w:ascii="Segoe UI Emoji" w:hAnsi="Segoe UI Emoji" w:cs="Segoe UI Emoji"/>
        </w:rPr>
        <w:t>🔄</w:t>
      </w:r>
      <w:r w:rsidRPr="00420169">
        <w:t xml:space="preserve"> 在 HAL 库中的替代方案</w:t>
      </w:r>
    </w:p>
    <w:p w14:paraId="40FB53CD" w14:textId="77777777" w:rsidR="004478AA" w:rsidRPr="00420169" w:rsidRDefault="004478AA" w:rsidP="004478AA">
      <w:r w:rsidRPr="00420169">
        <w:rPr>
          <w:rFonts w:ascii="Times New Roman" w:hAnsi="Times New Roman" w:cs="Times New Roman"/>
        </w:rPr>
        <w:t>​</w:t>
      </w:r>
      <w:r w:rsidRPr="00420169">
        <w:rPr>
          <w:rFonts w:ascii="Times New Roman" w:hAnsi="Times New Roman" w:cs="Times New Roman"/>
          <w:b/>
          <w:bCs/>
        </w:rPr>
        <w:t>​</w:t>
      </w:r>
      <w:r w:rsidRPr="00420169">
        <w:rPr>
          <w:b/>
          <w:bCs/>
        </w:rPr>
        <w:t>HAL 库不再使用此</w:t>
      </w:r>
      <w:proofErr w:type="gramStart"/>
      <w:r w:rsidRPr="00420169">
        <w:rPr>
          <w:b/>
          <w:bCs/>
        </w:rPr>
        <w:t>函数</w:t>
      </w:r>
      <w:r w:rsidRPr="00420169">
        <w:rPr>
          <w:rFonts w:ascii="Times New Roman" w:hAnsi="Times New Roman" w:cs="Times New Roman"/>
          <w:b/>
          <w:bCs/>
        </w:rPr>
        <w:t>​</w:t>
      </w:r>
      <w:r w:rsidRPr="00420169">
        <w:rPr>
          <w:rFonts w:ascii="Times New Roman" w:hAnsi="Times New Roman" w:cs="Times New Roman"/>
        </w:rPr>
        <w:t>​</w:t>
      </w:r>
      <w:r w:rsidRPr="00420169">
        <w:t>，</w:t>
      </w:r>
      <w:proofErr w:type="gramEnd"/>
      <w:r w:rsidRPr="00420169">
        <w:t>改用引脚复用功能直接配置：</w:t>
      </w:r>
    </w:p>
    <w:p w14:paraId="04CAC4B4" w14:textId="77777777" w:rsidR="004478AA" w:rsidRPr="00420169" w:rsidRDefault="004478AA" w:rsidP="004478AA">
      <w:r w:rsidRPr="00420169">
        <w:t>// 配置 PB6 为 USART1_TX (AF7)</w:t>
      </w:r>
    </w:p>
    <w:p w14:paraId="71E8F013" w14:textId="77777777" w:rsidR="004478AA" w:rsidRPr="00420169" w:rsidRDefault="004478AA" w:rsidP="004478AA">
      <w:proofErr w:type="spellStart"/>
      <w:r w:rsidRPr="00420169">
        <w:lastRenderedPageBreak/>
        <w:t>GPIO_InitTypeDef</w:t>
      </w:r>
      <w:proofErr w:type="spellEnd"/>
      <w:r w:rsidRPr="00420169">
        <w:t xml:space="preserve"> </w:t>
      </w:r>
      <w:proofErr w:type="spellStart"/>
      <w:r w:rsidRPr="00420169">
        <w:t>GPIO_InitStruct</w:t>
      </w:r>
      <w:proofErr w:type="spellEnd"/>
      <w:r w:rsidRPr="00420169">
        <w:t xml:space="preserve"> = {0};</w:t>
      </w:r>
    </w:p>
    <w:p w14:paraId="104EFC12" w14:textId="77777777" w:rsidR="004478AA" w:rsidRPr="00420169" w:rsidRDefault="004478AA" w:rsidP="004478AA">
      <w:proofErr w:type="spellStart"/>
      <w:r w:rsidRPr="00420169">
        <w:t>GPIO_InitStruct.Pin</w:t>
      </w:r>
      <w:proofErr w:type="spellEnd"/>
      <w:r w:rsidRPr="00420169">
        <w:t xml:space="preserve"> = GPIO_PIN_6;</w:t>
      </w:r>
    </w:p>
    <w:p w14:paraId="4128F90F" w14:textId="77777777" w:rsidR="004478AA" w:rsidRPr="00420169" w:rsidRDefault="004478AA" w:rsidP="004478AA">
      <w:proofErr w:type="spellStart"/>
      <w:r w:rsidRPr="00420169">
        <w:t>GPIO_InitStruct.Mode</w:t>
      </w:r>
      <w:proofErr w:type="spellEnd"/>
      <w:r w:rsidRPr="00420169">
        <w:t xml:space="preserve"> = GPIO_MODE_AF_PP;</w:t>
      </w:r>
    </w:p>
    <w:p w14:paraId="5BE788F8" w14:textId="77777777" w:rsidR="004478AA" w:rsidRPr="00420169" w:rsidRDefault="004478AA" w:rsidP="004478AA">
      <w:proofErr w:type="spellStart"/>
      <w:r w:rsidRPr="00420169">
        <w:t>GPIO_InitStruct.</w:t>
      </w:r>
      <w:r w:rsidRPr="00420169">
        <w:rPr>
          <w:color w:val="EE0000"/>
        </w:rPr>
        <w:t>Alternate</w:t>
      </w:r>
      <w:proofErr w:type="spellEnd"/>
      <w:r w:rsidRPr="00420169">
        <w:t xml:space="preserve"> = GPIO_AF7_USART1;  // 关键：指定复用功能</w:t>
      </w:r>
    </w:p>
    <w:p w14:paraId="5C7E67BC" w14:textId="77777777" w:rsidR="004478AA" w:rsidRPr="00420169" w:rsidRDefault="004478AA" w:rsidP="004478AA">
      <w:proofErr w:type="spellStart"/>
      <w:r w:rsidRPr="00420169">
        <w:t>HAL_GPIO_</w:t>
      </w:r>
      <w:proofErr w:type="gramStart"/>
      <w:r w:rsidRPr="00420169">
        <w:t>Init</w:t>
      </w:r>
      <w:proofErr w:type="spellEnd"/>
      <w:r w:rsidRPr="00420169">
        <w:t>(</w:t>
      </w:r>
      <w:proofErr w:type="gramEnd"/>
      <w:r w:rsidRPr="00420169">
        <w:t>GPIOB, &amp;</w:t>
      </w:r>
      <w:proofErr w:type="spellStart"/>
      <w:r w:rsidRPr="00420169">
        <w:t>GPIO_InitStruct</w:t>
      </w:r>
      <w:proofErr w:type="spellEnd"/>
      <w:r w:rsidRPr="00420169">
        <w:t>);</w:t>
      </w:r>
    </w:p>
    <w:p w14:paraId="785E88BC" w14:textId="77777777" w:rsidR="004478AA" w:rsidRPr="00420169" w:rsidRDefault="00000000" w:rsidP="004478AA">
      <w:r>
        <w:pict w14:anchorId="79BDE803">
          <v:rect id="_x0000_i1192" style="width:0;height:1.5pt" o:hralign="center" o:hrstd="t" o:hr="t" fillcolor="#a0a0a0" stroked="f"/>
        </w:pict>
      </w:r>
    </w:p>
    <w:p w14:paraId="5DB094A6" w14:textId="77777777" w:rsidR="004478AA" w:rsidRPr="00420169" w:rsidRDefault="004478AA" w:rsidP="004478AA">
      <w:pPr>
        <w:pStyle w:val="3"/>
      </w:pPr>
      <w:r w:rsidRPr="00420169">
        <w:rPr>
          <w:rFonts w:ascii="Segoe UI Emoji" w:hAnsi="Segoe UI Emoji" w:cs="Segoe UI Emoji"/>
        </w:rPr>
        <w:t>📌</w:t>
      </w:r>
      <w:r w:rsidRPr="00420169">
        <w:t xml:space="preserve"> 常见重映射选项（部分）</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3162"/>
        <w:gridCol w:w="2951"/>
      </w:tblGrid>
      <w:tr w:rsidR="004478AA" w:rsidRPr="00420169" w14:paraId="79032C65"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A4383FD" w14:textId="77777777" w:rsidR="004478AA" w:rsidRPr="00420169" w:rsidRDefault="004478AA" w:rsidP="004B7671">
            <w:pPr>
              <w:rPr>
                <w:b/>
                <w:bCs/>
              </w:rPr>
            </w:pPr>
            <w:r w:rsidRPr="00420169">
              <w:rPr>
                <w:b/>
                <w:bCs/>
              </w:rPr>
              <w:t>重映射选项</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B2B5906" w14:textId="77777777" w:rsidR="004478AA" w:rsidRPr="00420169" w:rsidRDefault="004478AA" w:rsidP="004B7671">
            <w:pPr>
              <w:rPr>
                <w:b/>
                <w:bCs/>
              </w:rPr>
            </w:pPr>
            <w:r w:rsidRPr="00420169">
              <w:rPr>
                <w:b/>
                <w:bCs/>
              </w:rPr>
              <w:t>功能说明</w:t>
            </w:r>
          </w:p>
        </w:tc>
      </w:tr>
      <w:tr w:rsidR="004478AA" w:rsidRPr="00420169" w14:paraId="1E1295BA"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9CB0A38" w14:textId="77777777" w:rsidR="004478AA" w:rsidRPr="00420169" w:rsidRDefault="004478AA" w:rsidP="004B7671">
            <w:r w:rsidRPr="00420169">
              <w:t>GPIO_Remap_USART1</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D53ACA2" w14:textId="77777777" w:rsidR="004478AA" w:rsidRPr="00420169" w:rsidRDefault="004478AA" w:rsidP="004B7671">
            <w:r w:rsidRPr="00420169">
              <w:t>重映射 USART1 到 PB6/PB7</w:t>
            </w:r>
          </w:p>
        </w:tc>
      </w:tr>
      <w:tr w:rsidR="004478AA" w:rsidRPr="00420169" w14:paraId="361E7033"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A06B000" w14:textId="77777777" w:rsidR="004478AA" w:rsidRPr="00420169" w:rsidRDefault="004478AA" w:rsidP="004B7671">
            <w:r w:rsidRPr="00420169">
              <w:t>GPIO_FullRemap_TIM2</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D9AC903" w14:textId="77777777" w:rsidR="004478AA" w:rsidRPr="00420169" w:rsidRDefault="004478AA" w:rsidP="004B7671">
            <w:r w:rsidRPr="00420169">
              <w:t>完全重映射 TIM2 所有通道</w:t>
            </w:r>
          </w:p>
        </w:tc>
      </w:tr>
      <w:tr w:rsidR="004478AA" w:rsidRPr="00420169" w14:paraId="66A5C10E"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8C334F6" w14:textId="77777777" w:rsidR="004478AA" w:rsidRPr="00420169" w:rsidRDefault="004478AA" w:rsidP="004B7671">
            <w:r w:rsidRPr="00420169">
              <w:t>GPIO_PartialRemap_SPI1</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3D39272" w14:textId="77777777" w:rsidR="004478AA" w:rsidRPr="00420169" w:rsidRDefault="004478AA" w:rsidP="004B7671">
            <w:r w:rsidRPr="00420169">
              <w:t>部分重映射 SPI1 引脚</w:t>
            </w:r>
          </w:p>
        </w:tc>
      </w:tr>
      <w:tr w:rsidR="004478AA" w:rsidRPr="00420169" w14:paraId="5525E9DE"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FEC2547" w14:textId="77777777" w:rsidR="004478AA" w:rsidRPr="00420169" w:rsidRDefault="004478AA" w:rsidP="004B7671">
            <w:proofErr w:type="spellStart"/>
            <w:r w:rsidRPr="00420169">
              <w:t>GPIO_Remap_SWJ_JTAGDisable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15F03EA" w14:textId="77777777" w:rsidR="004478AA" w:rsidRPr="00420169" w:rsidRDefault="004478AA" w:rsidP="004B7671">
            <w:r w:rsidRPr="00420169">
              <w:t>禁用 JTAG 保留 SWD 调试</w:t>
            </w:r>
          </w:p>
        </w:tc>
      </w:tr>
      <w:tr w:rsidR="004478AA" w:rsidRPr="00420169" w14:paraId="43D38BF4"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A89DCE4" w14:textId="77777777" w:rsidR="004478AA" w:rsidRPr="00420169" w:rsidRDefault="004478AA" w:rsidP="004B7671">
            <w:r w:rsidRPr="00420169">
              <w:t>GPIO_Remap_ADC1_ETRGINJ</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5EBD83F" w14:textId="77777777" w:rsidR="004478AA" w:rsidRPr="00420169" w:rsidRDefault="004478AA" w:rsidP="004B7671">
            <w:r w:rsidRPr="00420169">
              <w:t>重映射 ADC1 外部触发注入</w:t>
            </w:r>
          </w:p>
        </w:tc>
      </w:tr>
    </w:tbl>
    <w:p w14:paraId="25ACE9C8" w14:textId="77777777" w:rsidR="004478AA" w:rsidRPr="00420169" w:rsidRDefault="00000000" w:rsidP="004478AA">
      <w:r>
        <w:pict w14:anchorId="057AA258">
          <v:rect id="_x0000_i1193" style="width:0;height:1.5pt" o:hralign="center" o:hrstd="t" o:hr="t" fillcolor="#a0a0a0" stroked="f"/>
        </w:pict>
      </w:r>
    </w:p>
    <w:p w14:paraId="759164D6" w14:textId="77777777" w:rsidR="004478AA" w:rsidRPr="00420169" w:rsidRDefault="004478AA" w:rsidP="004478AA">
      <w:pPr>
        <w:pStyle w:val="3"/>
      </w:pPr>
      <w:r w:rsidRPr="00420169">
        <w:rPr>
          <w:rFonts w:ascii="Segoe UI Emoji" w:hAnsi="Segoe UI Emoji" w:cs="Segoe UI Emoji"/>
        </w:rPr>
        <w:t>💎</w:t>
      </w:r>
      <w:r w:rsidRPr="00420169">
        <w:t xml:space="preserve"> 总结</w:t>
      </w:r>
    </w:p>
    <w:p w14:paraId="65D65502" w14:textId="77777777" w:rsidR="004478AA" w:rsidRPr="00420169" w:rsidRDefault="004478AA">
      <w:pPr>
        <w:numPr>
          <w:ilvl w:val="0"/>
          <w:numId w:val="289"/>
        </w:numPr>
      </w:pPr>
      <w:r w:rsidRPr="00420169">
        <w:rPr>
          <w:rFonts w:ascii="Times New Roman" w:hAnsi="Times New Roman" w:cs="Times New Roman"/>
        </w:rPr>
        <w:t>​</w:t>
      </w:r>
      <w:r w:rsidRPr="00420169">
        <w:rPr>
          <w:rFonts w:ascii="Times New Roman" w:hAnsi="Times New Roman" w:cs="Times New Roman"/>
          <w:b/>
          <w:bCs/>
        </w:rPr>
        <w:t>​</w:t>
      </w:r>
      <w:r w:rsidRPr="00420169">
        <w:rPr>
          <w:b/>
          <w:bCs/>
        </w:rPr>
        <w:t>用途</w:t>
      </w:r>
      <w:r w:rsidRPr="00420169">
        <w:rPr>
          <w:rFonts w:ascii="Times New Roman" w:hAnsi="Times New Roman" w:cs="Times New Roman"/>
          <w:b/>
          <w:bCs/>
        </w:rPr>
        <w:t>​</w:t>
      </w:r>
      <w:r w:rsidRPr="00420169">
        <w:rPr>
          <w:rFonts w:ascii="Times New Roman" w:hAnsi="Times New Roman" w:cs="Times New Roman"/>
        </w:rPr>
        <w:t>​</w:t>
      </w:r>
      <w:r w:rsidRPr="00420169">
        <w:t>：解决外设引脚冲突，优化硬件设计。</w:t>
      </w:r>
    </w:p>
    <w:p w14:paraId="6A8823E3" w14:textId="77777777" w:rsidR="004478AA" w:rsidRPr="00420169" w:rsidRDefault="004478AA">
      <w:pPr>
        <w:numPr>
          <w:ilvl w:val="0"/>
          <w:numId w:val="289"/>
        </w:numPr>
      </w:pPr>
      <w:r w:rsidRPr="00420169">
        <w:rPr>
          <w:rFonts w:ascii="Times New Roman" w:hAnsi="Times New Roman" w:cs="Times New Roman"/>
        </w:rPr>
        <w:t>​</w:t>
      </w:r>
      <w:r w:rsidRPr="00420169">
        <w:rPr>
          <w:rFonts w:ascii="Times New Roman" w:hAnsi="Times New Roman" w:cs="Times New Roman"/>
          <w:b/>
          <w:bCs/>
        </w:rPr>
        <w:t>​</w:t>
      </w:r>
      <w:r w:rsidRPr="00420169">
        <w:rPr>
          <w:b/>
          <w:bCs/>
        </w:rPr>
        <w:t>核心步骤</w:t>
      </w:r>
      <w:r w:rsidRPr="00420169">
        <w:rPr>
          <w:rFonts w:ascii="Times New Roman" w:hAnsi="Times New Roman" w:cs="Times New Roman"/>
          <w:b/>
          <w:bCs/>
        </w:rPr>
        <w:t>​</w:t>
      </w:r>
      <w:r w:rsidRPr="00420169">
        <w:rPr>
          <w:rFonts w:ascii="Times New Roman" w:hAnsi="Times New Roman" w:cs="Times New Roman"/>
        </w:rPr>
        <w:t>​</w:t>
      </w:r>
      <w:r w:rsidRPr="00420169">
        <w:t>：使能 AFIO 时钟 → 调用重映射函数 → 配置新引脚。</w:t>
      </w:r>
    </w:p>
    <w:p w14:paraId="03D5A677" w14:textId="77777777" w:rsidR="004478AA" w:rsidRPr="00420169" w:rsidRDefault="004478AA">
      <w:pPr>
        <w:numPr>
          <w:ilvl w:val="0"/>
          <w:numId w:val="289"/>
        </w:numPr>
      </w:pPr>
      <w:proofErr w:type="gramStart"/>
      <w:r w:rsidRPr="00420169">
        <w:rPr>
          <w:rFonts w:ascii="Times New Roman" w:hAnsi="Times New Roman" w:cs="Times New Roman"/>
        </w:rPr>
        <w:t>​</w:t>
      </w:r>
      <w:r w:rsidRPr="00420169">
        <w:rPr>
          <w:rFonts w:ascii="Times New Roman" w:hAnsi="Times New Roman" w:cs="Times New Roman"/>
          <w:b/>
          <w:bCs/>
        </w:rPr>
        <w:t>​</w:t>
      </w:r>
      <w:r w:rsidRPr="00420169">
        <w:rPr>
          <w:b/>
          <w:bCs/>
        </w:rPr>
        <w:t>适用</w:t>
      </w:r>
      <w:proofErr w:type="gramEnd"/>
      <w:r w:rsidRPr="00420169">
        <w:rPr>
          <w:b/>
          <w:bCs/>
        </w:rPr>
        <w:t>库</w:t>
      </w:r>
      <w:r w:rsidRPr="00420169">
        <w:rPr>
          <w:rFonts w:ascii="Times New Roman" w:hAnsi="Times New Roman" w:cs="Times New Roman"/>
          <w:b/>
          <w:bCs/>
        </w:rPr>
        <w:t>​</w:t>
      </w:r>
      <w:r w:rsidRPr="00420169">
        <w:rPr>
          <w:rFonts w:ascii="Times New Roman" w:hAnsi="Times New Roman" w:cs="Times New Roman"/>
        </w:rPr>
        <w:t>​</w:t>
      </w:r>
      <w:proofErr w:type="gramStart"/>
      <w:r w:rsidRPr="00420169">
        <w:t>：</w:t>
      </w:r>
      <w:r w:rsidRPr="00420169">
        <w:rPr>
          <w:rFonts w:ascii="Times New Roman" w:hAnsi="Times New Roman" w:cs="Times New Roman"/>
        </w:rPr>
        <w:t>​</w:t>
      </w:r>
      <w:r w:rsidRPr="00420169">
        <w:rPr>
          <w:rFonts w:ascii="Times New Roman" w:hAnsi="Times New Roman" w:cs="Times New Roman"/>
          <w:b/>
          <w:bCs/>
        </w:rPr>
        <w:t>​</w:t>
      </w:r>
      <w:r w:rsidRPr="00420169">
        <w:rPr>
          <w:b/>
          <w:bCs/>
        </w:rPr>
        <w:t>STM32</w:t>
      </w:r>
      <w:proofErr w:type="gramEnd"/>
      <w:r w:rsidRPr="00420169">
        <w:rPr>
          <w:b/>
          <w:bCs/>
        </w:rPr>
        <w:t>标准外设</w:t>
      </w:r>
      <w:proofErr w:type="gramStart"/>
      <w:r w:rsidRPr="00420169">
        <w:rPr>
          <w:b/>
          <w:bCs/>
        </w:rPr>
        <w:t>库</w:t>
      </w:r>
      <w:r w:rsidRPr="00420169">
        <w:rPr>
          <w:rFonts w:ascii="Times New Roman" w:hAnsi="Times New Roman" w:cs="Times New Roman"/>
          <w:b/>
          <w:bCs/>
        </w:rPr>
        <w:t>​</w:t>
      </w:r>
      <w:r w:rsidRPr="00420169">
        <w:rPr>
          <w:rFonts w:ascii="Times New Roman" w:hAnsi="Times New Roman" w:cs="Times New Roman"/>
        </w:rPr>
        <w:t>​</w:t>
      </w:r>
      <w:r w:rsidRPr="00420169">
        <w:t>（</w:t>
      </w:r>
      <w:proofErr w:type="spellStart"/>
      <w:proofErr w:type="gramEnd"/>
      <w:r w:rsidRPr="00420169">
        <w:t>StdPeriph</w:t>
      </w:r>
      <w:proofErr w:type="spellEnd"/>
      <w:r w:rsidRPr="00420169">
        <w:t xml:space="preserve">），HAL库需改用 </w:t>
      </w:r>
      <w:proofErr w:type="spellStart"/>
      <w:r w:rsidRPr="00420169">
        <w:t>GPIO_InitStruct.Alternate</w:t>
      </w:r>
      <w:proofErr w:type="spellEnd"/>
      <w:r w:rsidRPr="00420169">
        <w:t>。</w:t>
      </w:r>
    </w:p>
    <w:p w14:paraId="365FE565" w14:textId="77777777" w:rsidR="004478AA" w:rsidRPr="00420169" w:rsidRDefault="004478AA">
      <w:pPr>
        <w:numPr>
          <w:ilvl w:val="0"/>
          <w:numId w:val="289"/>
        </w:numPr>
      </w:pPr>
      <w:r w:rsidRPr="00420169">
        <w:rPr>
          <w:rFonts w:ascii="Times New Roman" w:hAnsi="Times New Roman" w:cs="Times New Roman"/>
        </w:rPr>
        <w:t>​</w:t>
      </w:r>
      <w:r w:rsidRPr="00420169">
        <w:rPr>
          <w:rFonts w:ascii="Times New Roman" w:hAnsi="Times New Roman" w:cs="Times New Roman"/>
          <w:b/>
          <w:bCs/>
        </w:rPr>
        <w:t>​</w:t>
      </w:r>
      <w:r w:rsidRPr="00420169">
        <w:rPr>
          <w:b/>
          <w:bCs/>
        </w:rPr>
        <w:t>风险点</w:t>
      </w:r>
      <w:r w:rsidRPr="00420169">
        <w:rPr>
          <w:rFonts w:ascii="Times New Roman" w:hAnsi="Times New Roman" w:cs="Times New Roman"/>
          <w:b/>
          <w:bCs/>
        </w:rPr>
        <w:t>​</w:t>
      </w:r>
      <w:r w:rsidRPr="00420169">
        <w:rPr>
          <w:rFonts w:ascii="Times New Roman" w:hAnsi="Times New Roman" w:cs="Times New Roman"/>
        </w:rPr>
        <w:t>​</w:t>
      </w:r>
      <w:r w:rsidRPr="00420169">
        <w:t>：调试端口重映射可能导致芯片锁死！</w:t>
      </w:r>
    </w:p>
    <w:p w14:paraId="17F01615" w14:textId="77777777" w:rsidR="004478AA" w:rsidRPr="00420169" w:rsidRDefault="004478AA" w:rsidP="004478AA"/>
    <w:p w14:paraId="708BD48E" w14:textId="77777777" w:rsidR="004478AA" w:rsidRDefault="004478AA" w:rsidP="004478AA">
      <w:pPr>
        <w:pStyle w:val="2"/>
      </w:pPr>
      <w:proofErr w:type="spellStart"/>
      <w:r w:rsidRPr="00FB480C">
        <w:lastRenderedPageBreak/>
        <w:t>GPIO_PinAFConfig</w:t>
      </w:r>
      <w:proofErr w:type="spellEnd"/>
      <w:r>
        <w:rPr>
          <w:rFonts w:hint="eastAsia"/>
        </w:rPr>
        <w:t>()</w:t>
      </w:r>
      <w:r w:rsidRPr="00B87696">
        <w:t>配置某个GPIO 引脚的复用功能</w:t>
      </w:r>
      <w:r>
        <w:rPr>
          <w:rFonts w:hint="eastAsia"/>
        </w:rPr>
        <w:t>(F2 / F4)</w:t>
      </w:r>
    </w:p>
    <w:p w14:paraId="3F663CE1" w14:textId="77777777" w:rsidR="004478AA" w:rsidRPr="00B87696" w:rsidRDefault="004478AA" w:rsidP="004478AA">
      <w:r w:rsidRPr="00B87696">
        <w:t xml:space="preserve">你提到的 </w:t>
      </w:r>
      <w:proofErr w:type="spellStart"/>
      <w:r w:rsidRPr="00B87696">
        <w:rPr>
          <w:b/>
          <w:bCs/>
        </w:rPr>
        <w:t>GPIO_PinAFConfig</w:t>
      </w:r>
      <w:proofErr w:type="spellEnd"/>
      <w:r w:rsidRPr="00B87696">
        <w:rPr>
          <w:b/>
          <w:bCs/>
        </w:rPr>
        <w:t>()</w:t>
      </w:r>
      <w:r w:rsidRPr="00B87696">
        <w:t xml:space="preserve"> 是 </w:t>
      </w:r>
      <w:r w:rsidRPr="00B87696">
        <w:rPr>
          <w:b/>
          <w:bCs/>
        </w:rPr>
        <w:t>STM32 标准外设库（Standard Peripheral Library, SPL）</w:t>
      </w:r>
      <w:r w:rsidRPr="00B87696">
        <w:t xml:space="preserve"> 里的一个函数，用于 </w:t>
      </w:r>
      <w:r w:rsidRPr="00B87696">
        <w:rPr>
          <w:b/>
          <w:bCs/>
          <w:color w:val="EE0000"/>
        </w:rPr>
        <w:t>配置某个 GPIO 引脚的复用功能</w:t>
      </w:r>
      <w:r w:rsidRPr="00B87696">
        <w:rPr>
          <w:b/>
          <w:bCs/>
        </w:rPr>
        <w:t>（Alternate Function, AF）</w:t>
      </w:r>
      <w:r w:rsidRPr="00B87696">
        <w:t>。</w:t>
      </w:r>
    </w:p>
    <w:p w14:paraId="503A4FCA" w14:textId="77777777" w:rsidR="004478AA" w:rsidRPr="00B87696" w:rsidRDefault="004478AA" w:rsidP="004478AA">
      <w:r w:rsidRPr="00B87696">
        <w:t xml:space="preserve">比如，当一个引脚不是单纯做输入/输出，而是要作为 </w:t>
      </w:r>
      <w:r w:rsidRPr="00B87696">
        <w:rPr>
          <w:b/>
          <w:bCs/>
        </w:rPr>
        <w:t>USART、SPI、I²C、TIM、CAN 等</w:t>
      </w:r>
      <w:r w:rsidRPr="00B87696">
        <w:rPr>
          <w:b/>
          <w:bCs/>
          <w:color w:val="EE0000"/>
        </w:rPr>
        <w:t>外设的引脚</w:t>
      </w:r>
      <w:r w:rsidRPr="00B87696">
        <w:t xml:space="preserve"> 时，就要通过这个函数把 </w:t>
      </w:r>
      <w:r w:rsidRPr="00B87696">
        <w:rPr>
          <w:color w:val="EE0000"/>
        </w:rPr>
        <w:t xml:space="preserve">GPIO 引脚和外设的 </w:t>
      </w:r>
      <w:r w:rsidRPr="00B87696">
        <w:rPr>
          <w:b/>
          <w:bCs/>
          <w:color w:val="EE0000"/>
        </w:rPr>
        <w:t>复用功能号</w:t>
      </w:r>
      <w:r w:rsidRPr="00B87696">
        <w:t xml:space="preserve"> 对应起来。</w:t>
      </w:r>
    </w:p>
    <w:p w14:paraId="6813E03B" w14:textId="77777777" w:rsidR="004478AA" w:rsidRPr="00B87696" w:rsidRDefault="00000000" w:rsidP="004478AA">
      <w:r>
        <w:pict w14:anchorId="4CB2C922">
          <v:rect id="_x0000_i1194" style="width:0;height:1.5pt" o:hralign="center" o:hrstd="t" o:hr="t" fillcolor="#a0a0a0" stroked="f"/>
        </w:pict>
      </w:r>
    </w:p>
    <w:p w14:paraId="5D8E2E32" w14:textId="77777777" w:rsidR="004478AA" w:rsidRPr="00B87696" w:rsidRDefault="004478AA" w:rsidP="004478AA">
      <w:pPr>
        <w:pStyle w:val="3"/>
      </w:pPr>
      <w:r w:rsidRPr="00B87696">
        <w:t>函数原型</w:t>
      </w:r>
    </w:p>
    <w:p w14:paraId="328F0A2F" w14:textId="77777777" w:rsidR="004478AA" w:rsidRPr="00B87696" w:rsidRDefault="004478AA" w:rsidP="004478AA">
      <w:r w:rsidRPr="00B87696">
        <w:t xml:space="preserve">void </w:t>
      </w:r>
      <w:proofErr w:type="spellStart"/>
      <w:r w:rsidRPr="00B87696">
        <w:t>GPIO_</w:t>
      </w:r>
      <w:proofErr w:type="gramStart"/>
      <w:r w:rsidRPr="00B87696">
        <w:t>PinAFConfig</w:t>
      </w:r>
      <w:proofErr w:type="spellEnd"/>
      <w:r w:rsidRPr="00B87696">
        <w:t>(</w:t>
      </w:r>
      <w:proofErr w:type="spellStart"/>
      <w:proofErr w:type="gramEnd"/>
      <w:r w:rsidRPr="00B87696">
        <w:t>GPIO_TypeDef</w:t>
      </w:r>
      <w:proofErr w:type="spellEnd"/>
      <w:r w:rsidRPr="00B87696">
        <w:t xml:space="preserve">* </w:t>
      </w:r>
      <w:proofErr w:type="spellStart"/>
      <w:r w:rsidRPr="00B87696">
        <w:t>GPIOx</w:t>
      </w:r>
      <w:proofErr w:type="spellEnd"/>
      <w:r w:rsidRPr="00B87696">
        <w:t xml:space="preserve">, uint16_t </w:t>
      </w:r>
      <w:proofErr w:type="spellStart"/>
      <w:r w:rsidRPr="00B87696">
        <w:t>GPIO_PinSource</w:t>
      </w:r>
      <w:proofErr w:type="spellEnd"/>
      <w:r w:rsidRPr="00B87696">
        <w:t>, uint8_t GPIO_AF);</w:t>
      </w:r>
    </w:p>
    <w:p w14:paraId="348674A2" w14:textId="77777777" w:rsidR="004478AA" w:rsidRPr="00B87696" w:rsidRDefault="00000000" w:rsidP="004478AA">
      <w:r>
        <w:pict w14:anchorId="01DAFBEA">
          <v:rect id="_x0000_i1195" style="width:0;height:1.5pt" o:hralign="center" o:hrstd="t" o:hr="t" fillcolor="#a0a0a0" stroked="f"/>
        </w:pict>
      </w:r>
    </w:p>
    <w:p w14:paraId="2535303D" w14:textId="77777777" w:rsidR="004478AA" w:rsidRPr="00B87696" w:rsidRDefault="004478AA" w:rsidP="004478AA">
      <w:pPr>
        <w:pStyle w:val="3"/>
      </w:pPr>
      <w:r w:rsidRPr="00B87696">
        <w:t>参数说明</w:t>
      </w:r>
    </w:p>
    <w:p w14:paraId="04884F48" w14:textId="77777777" w:rsidR="004478AA" w:rsidRPr="00B87696" w:rsidRDefault="004478AA">
      <w:pPr>
        <w:numPr>
          <w:ilvl w:val="0"/>
          <w:numId w:val="76"/>
        </w:numPr>
      </w:pPr>
      <w:proofErr w:type="spellStart"/>
      <w:r w:rsidRPr="00B87696">
        <w:rPr>
          <w:b/>
          <w:bCs/>
        </w:rPr>
        <w:t>GPIOx</w:t>
      </w:r>
      <w:proofErr w:type="spellEnd"/>
    </w:p>
    <w:p w14:paraId="7C563CB1" w14:textId="77777777" w:rsidR="004478AA" w:rsidRPr="00B87696" w:rsidRDefault="004478AA">
      <w:pPr>
        <w:numPr>
          <w:ilvl w:val="1"/>
          <w:numId w:val="76"/>
        </w:numPr>
      </w:pPr>
      <w:r w:rsidRPr="00B87696">
        <w:t>指定要配置的 GPIO 端口</w:t>
      </w:r>
    </w:p>
    <w:p w14:paraId="136353B4" w14:textId="77777777" w:rsidR="004478AA" w:rsidRPr="00B87696" w:rsidRDefault="004478AA">
      <w:pPr>
        <w:numPr>
          <w:ilvl w:val="1"/>
          <w:numId w:val="76"/>
        </w:numPr>
      </w:pPr>
      <w:r w:rsidRPr="00B87696">
        <w:t>取值：GPIOA ~ GPIOI（不同芯片端口数不一样）</w:t>
      </w:r>
    </w:p>
    <w:p w14:paraId="648EEE8A" w14:textId="77777777" w:rsidR="004478AA" w:rsidRPr="00B87696" w:rsidRDefault="004478AA">
      <w:pPr>
        <w:numPr>
          <w:ilvl w:val="0"/>
          <w:numId w:val="76"/>
        </w:numPr>
      </w:pPr>
      <w:proofErr w:type="spellStart"/>
      <w:r w:rsidRPr="00B87696">
        <w:rPr>
          <w:b/>
          <w:bCs/>
        </w:rPr>
        <w:t>GPIO_PinSource</w:t>
      </w:r>
      <w:proofErr w:type="spellEnd"/>
    </w:p>
    <w:p w14:paraId="5A620F47" w14:textId="2690C2DC" w:rsidR="004478AA" w:rsidRPr="00B87696" w:rsidRDefault="004478AA">
      <w:pPr>
        <w:numPr>
          <w:ilvl w:val="1"/>
          <w:numId w:val="76"/>
        </w:numPr>
      </w:pPr>
      <w:r w:rsidRPr="00B87696">
        <w:t>指定要配置</w:t>
      </w:r>
      <w:proofErr w:type="gramStart"/>
      <w:r w:rsidRPr="00B87696">
        <w:t xml:space="preserve">的 </w:t>
      </w:r>
      <w:r w:rsidRPr="0077274D">
        <w:rPr>
          <w:b/>
          <w:bCs/>
          <w:color w:val="EE0000"/>
        </w:rPr>
        <w:t>引脚</w:t>
      </w:r>
      <w:proofErr w:type="gramEnd"/>
      <w:r w:rsidRPr="0077274D">
        <w:rPr>
          <w:b/>
          <w:bCs/>
          <w:color w:val="EE0000"/>
        </w:rPr>
        <w:t>编号（</w:t>
      </w:r>
      <w:proofErr w:type="gramStart"/>
      <w:r w:rsidRPr="0077274D">
        <w:rPr>
          <w:b/>
          <w:bCs/>
          <w:color w:val="EE0000"/>
        </w:rPr>
        <w:t>0~</w:t>
      </w:r>
      <w:proofErr w:type="gramEnd"/>
      <w:r w:rsidRPr="0077274D">
        <w:rPr>
          <w:b/>
          <w:bCs/>
          <w:color w:val="EE0000"/>
        </w:rPr>
        <w:t>15）</w:t>
      </w:r>
      <w:r w:rsidRPr="00B87696">
        <w:t>，而</w:t>
      </w:r>
      <w:proofErr w:type="gramStart"/>
      <w:r w:rsidRPr="00B87696">
        <w:t xml:space="preserve">不是 GPIO_Pin_0 </w:t>
      </w:r>
      <w:proofErr w:type="gramEnd"/>
      <w:r w:rsidRPr="00B87696">
        <w:t>这种宏</w:t>
      </w:r>
      <w:r w:rsidR="0077274D">
        <w:rPr>
          <w:rFonts w:hint="eastAsia"/>
        </w:rPr>
        <w:t>，当对PA6使用复用功能，则参数为</w:t>
      </w:r>
      <w:r w:rsidR="0077274D" w:rsidRPr="00B87696">
        <w:t>GPIO_PinSource</w:t>
      </w:r>
      <w:r w:rsidR="0077274D">
        <w:rPr>
          <w:rFonts w:hint="eastAsia"/>
        </w:rPr>
        <w:t>6</w:t>
      </w:r>
      <w:r w:rsidRPr="00B87696">
        <w:t>。</w:t>
      </w:r>
    </w:p>
    <w:p w14:paraId="7EF10D40" w14:textId="77777777" w:rsidR="004478AA" w:rsidRPr="00B87696" w:rsidRDefault="004478AA">
      <w:pPr>
        <w:numPr>
          <w:ilvl w:val="1"/>
          <w:numId w:val="76"/>
        </w:numPr>
      </w:pPr>
      <w:r w:rsidRPr="00B87696">
        <w:t>对应关系：</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1829"/>
        <w:gridCol w:w="735"/>
      </w:tblGrid>
      <w:tr w:rsidR="004478AA" w:rsidRPr="00B87696" w14:paraId="66462C38" w14:textId="77777777" w:rsidTr="004B7671">
        <w:trPr>
          <w:tblHeader/>
          <w:tblCellSpacing w:w="15" w:type="dxa"/>
        </w:trPr>
        <w:tc>
          <w:tcPr>
            <w:tcW w:w="0" w:type="auto"/>
            <w:vAlign w:val="center"/>
            <w:hideMark/>
          </w:tcPr>
          <w:p w14:paraId="00965720" w14:textId="77777777" w:rsidR="004478AA" w:rsidRPr="00B87696" w:rsidRDefault="004478AA" w:rsidP="004B7671">
            <w:pPr>
              <w:rPr>
                <w:b/>
                <w:bCs/>
              </w:rPr>
            </w:pPr>
            <w:r w:rsidRPr="00B87696">
              <w:rPr>
                <w:b/>
                <w:bCs/>
              </w:rPr>
              <w:t>宏定义</w:t>
            </w:r>
          </w:p>
        </w:tc>
        <w:tc>
          <w:tcPr>
            <w:tcW w:w="0" w:type="auto"/>
            <w:vAlign w:val="center"/>
            <w:hideMark/>
          </w:tcPr>
          <w:p w14:paraId="2299184E" w14:textId="77777777" w:rsidR="004478AA" w:rsidRPr="00B87696" w:rsidRDefault="004478AA" w:rsidP="004B7671">
            <w:pPr>
              <w:rPr>
                <w:b/>
                <w:bCs/>
              </w:rPr>
            </w:pPr>
            <w:r w:rsidRPr="00B87696">
              <w:rPr>
                <w:b/>
                <w:bCs/>
              </w:rPr>
              <w:t>实际值</w:t>
            </w:r>
          </w:p>
        </w:tc>
      </w:tr>
      <w:tr w:rsidR="004478AA" w:rsidRPr="00B87696" w14:paraId="3938D139" w14:textId="77777777" w:rsidTr="004B7671">
        <w:trPr>
          <w:tblCellSpacing w:w="15" w:type="dxa"/>
        </w:trPr>
        <w:tc>
          <w:tcPr>
            <w:tcW w:w="0" w:type="auto"/>
            <w:vAlign w:val="center"/>
            <w:hideMark/>
          </w:tcPr>
          <w:p w14:paraId="2D1B5B6A" w14:textId="77777777" w:rsidR="004478AA" w:rsidRPr="00B87696" w:rsidRDefault="004478AA" w:rsidP="004B7671">
            <w:r w:rsidRPr="00B87696">
              <w:t>GPIO_PinSource0</w:t>
            </w:r>
          </w:p>
        </w:tc>
        <w:tc>
          <w:tcPr>
            <w:tcW w:w="0" w:type="auto"/>
            <w:vAlign w:val="center"/>
            <w:hideMark/>
          </w:tcPr>
          <w:p w14:paraId="0D8EC56E" w14:textId="77777777" w:rsidR="004478AA" w:rsidRPr="00B87696" w:rsidRDefault="004478AA" w:rsidP="004B7671">
            <w:r w:rsidRPr="00B87696">
              <w:t>0</w:t>
            </w:r>
          </w:p>
        </w:tc>
      </w:tr>
      <w:tr w:rsidR="004478AA" w:rsidRPr="00B87696" w14:paraId="09B6AB36" w14:textId="77777777" w:rsidTr="004B7671">
        <w:trPr>
          <w:tblCellSpacing w:w="15" w:type="dxa"/>
        </w:trPr>
        <w:tc>
          <w:tcPr>
            <w:tcW w:w="0" w:type="auto"/>
            <w:vAlign w:val="center"/>
            <w:hideMark/>
          </w:tcPr>
          <w:p w14:paraId="53BF3D64" w14:textId="77777777" w:rsidR="004478AA" w:rsidRPr="00B87696" w:rsidRDefault="004478AA" w:rsidP="004B7671">
            <w:r w:rsidRPr="00B87696">
              <w:t>GPIO_PinSource1</w:t>
            </w:r>
          </w:p>
        </w:tc>
        <w:tc>
          <w:tcPr>
            <w:tcW w:w="0" w:type="auto"/>
            <w:vAlign w:val="center"/>
            <w:hideMark/>
          </w:tcPr>
          <w:p w14:paraId="6AA2FC51" w14:textId="77777777" w:rsidR="004478AA" w:rsidRPr="00B87696" w:rsidRDefault="004478AA" w:rsidP="004B7671">
            <w:r w:rsidRPr="00B87696">
              <w:t>1</w:t>
            </w:r>
          </w:p>
        </w:tc>
      </w:tr>
      <w:tr w:rsidR="004478AA" w:rsidRPr="00B87696" w14:paraId="4B10F5C8" w14:textId="77777777" w:rsidTr="004B7671">
        <w:trPr>
          <w:tblCellSpacing w:w="15" w:type="dxa"/>
        </w:trPr>
        <w:tc>
          <w:tcPr>
            <w:tcW w:w="0" w:type="auto"/>
            <w:vAlign w:val="center"/>
            <w:hideMark/>
          </w:tcPr>
          <w:p w14:paraId="3FD2ECCA" w14:textId="77777777" w:rsidR="004478AA" w:rsidRPr="00B87696" w:rsidRDefault="004478AA" w:rsidP="004B7671">
            <w:r w:rsidRPr="00B87696">
              <w:t>…</w:t>
            </w:r>
          </w:p>
        </w:tc>
        <w:tc>
          <w:tcPr>
            <w:tcW w:w="0" w:type="auto"/>
            <w:vAlign w:val="center"/>
            <w:hideMark/>
          </w:tcPr>
          <w:p w14:paraId="19D2E7BD" w14:textId="77777777" w:rsidR="004478AA" w:rsidRPr="00B87696" w:rsidRDefault="004478AA" w:rsidP="004B7671">
            <w:r w:rsidRPr="00B87696">
              <w:t>…</w:t>
            </w:r>
          </w:p>
        </w:tc>
      </w:tr>
      <w:tr w:rsidR="004478AA" w:rsidRPr="00B87696" w14:paraId="3A39B5DB" w14:textId="77777777" w:rsidTr="004B7671">
        <w:trPr>
          <w:tblCellSpacing w:w="15" w:type="dxa"/>
        </w:trPr>
        <w:tc>
          <w:tcPr>
            <w:tcW w:w="0" w:type="auto"/>
            <w:vAlign w:val="center"/>
            <w:hideMark/>
          </w:tcPr>
          <w:p w14:paraId="64B1D55E" w14:textId="77777777" w:rsidR="004478AA" w:rsidRPr="00B87696" w:rsidRDefault="004478AA" w:rsidP="004B7671">
            <w:r w:rsidRPr="00B87696">
              <w:t>GPIO_PinSource15</w:t>
            </w:r>
          </w:p>
        </w:tc>
        <w:tc>
          <w:tcPr>
            <w:tcW w:w="0" w:type="auto"/>
            <w:vAlign w:val="center"/>
            <w:hideMark/>
          </w:tcPr>
          <w:p w14:paraId="15535D94" w14:textId="77777777" w:rsidR="004478AA" w:rsidRPr="00B87696" w:rsidRDefault="004478AA" w:rsidP="004B7671">
            <w:r w:rsidRPr="00B87696">
              <w:t>15</w:t>
            </w:r>
          </w:p>
        </w:tc>
      </w:tr>
    </w:tbl>
    <w:p w14:paraId="53026A26" w14:textId="77777777" w:rsidR="004478AA" w:rsidRPr="00B87696" w:rsidRDefault="004478AA">
      <w:pPr>
        <w:numPr>
          <w:ilvl w:val="0"/>
          <w:numId w:val="76"/>
        </w:numPr>
      </w:pPr>
      <w:r w:rsidRPr="00B87696">
        <w:rPr>
          <w:b/>
          <w:bCs/>
        </w:rPr>
        <w:t>GPIO_AF</w:t>
      </w:r>
    </w:p>
    <w:p w14:paraId="1EAF1A9C" w14:textId="77777777" w:rsidR="004478AA" w:rsidRPr="00B87696" w:rsidRDefault="004478AA">
      <w:pPr>
        <w:numPr>
          <w:ilvl w:val="1"/>
          <w:numId w:val="76"/>
        </w:numPr>
      </w:pPr>
      <w:r w:rsidRPr="00B87696">
        <w:lastRenderedPageBreak/>
        <w:t xml:space="preserve">要设置的 </w:t>
      </w:r>
      <w:r w:rsidRPr="00B87696">
        <w:rPr>
          <w:b/>
          <w:bCs/>
        </w:rPr>
        <w:t>复用功能编号（</w:t>
      </w:r>
      <w:proofErr w:type="spellStart"/>
      <w:r w:rsidRPr="00B87696">
        <w:rPr>
          <w:b/>
          <w:bCs/>
        </w:rPr>
        <w:t>AFx</w:t>
      </w:r>
      <w:proofErr w:type="spellEnd"/>
      <w:r w:rsidRPr="00B87696">
        <w:rPr>
          <w:b/>
          <w:bCs/>
        </w:rPr>
        <w:t>）</w:t>
      </w:r>
      <w:r w:rsidRPr="00B87696">
        <w:t>。</w:t>
      </w:r>
    </w:p>
    <w:p w14:paraId="3E9C8E3E" w14:textId="77777777" w:rsidR="004478AA" w:rsidRPr="00B87696" w:rsidRDefault="004478AA">
      <w:pPr>
        <w:numPr>
          <w:ilvl w:val="1"/>
          <w:numId w:val="76"/>
        </w:numPr>
      </w:pPr>
      <w:r w:rsidRPr="00B87696">
        <w:t xml:space="preserve">每个引脚可能对应多个外设功能，需要查 </w:t>
      </w:r>
      <w:r w:rsidRPr="00B87696">
        <w:rPr>
          <w:b/>
          <w:bCs/>
        </w:rPr>
        <w:t>芯片手册（Datasheet）里的 Alternate Function Mapping 表格</w:t>
      </w:r>
      <w:r w:rsidRPr="00B87696">
        <w:t>。</w:t>
      </w:r>
    </w:p>
    <w:p w14:paraId="1709A383" w14:textId="77777777" w:rsidR="004478AA" w:rsidRPr="00B87696" w:rsidRDefault="004478AA">
      <w:pPr>
        <w:numPr>
          <w:ilvl w:val="1"/>
          <w:numId w:val="76"/>
        </w:numPr>
      </w:pPr>
      <w:r w:rsidRPr="00B87696">
        <w:t>比如在 STM32F4 中：</w:t>
      </w:r>
    </w:p>
    <w:p w14:paraId="67D29AE6" w14:textId="77777777" w:rsidR="004478AA" w:rsidRPr="00B87696" w:rsidRDefault="004478AA">
      <w:pPr>
        <w:numPr>
          <w:ilvl w:val="2"/>
          <w:numId w:val="76"/>
        </w:numPr>
      </w:pPr>
      <w:r w:rsidRPr="00B87696">
        <w:t xml:space="preserve">GPIO_AF7 可能是 </w:t>
      </w:r>
      <w:r w:rsidRPr="00B87696">
        <w:rPr>
          <w:b/>
          <w:bCs/>
        </w:rPr>
        <w:t>USART1/2/3</w:t>
      </w:r>
    </w:p>
    <w:p w14:paraId="158D603E" w14:textId="77777777" w:rsidR="004478AA" w:rsidRPr="00B87696" w:rsidRDefault="004478AA">
      <w:pPr>
        <w:numPr>
          <w:ilvl w:val="2"/>
          <w:numId w:val="76"/>
        </w:numPr>
      </w:pPr>
      <w:r w:rsidRPr="00B87696">
        <w:t xml:space="preserve">GPIO_AF5 可能是 </w:t>
      </w:r>
      <w:r w:rsidRPr="00B87696">
        <w:rPr>
          <w:b/>
          <w:bCs/>
        </w:rPr>
        <w:t>SPI1/SPI2</w:t>
      </w:r>
    </w:p>
    <w:p w14:paraId="6BB1F992" w14:textId="77777777" w:rsidR="004478AA" w:rsidRPr="00B87696" w:rsidRDefault="004478AA">
      <w:pPr>
        <w:numPr>
          <w:ilvl w:val="2"/>
          <w:numId w:val="76"/>
        </w:numPr>
      </w:pPr>
      <w:r w:rsidRPr="00B87696">
        <w:t xml:space="preserve">GPIO_AF2 可能是 </w:t>
      </w:r>
      <w:r w:rsidRPr="00B87696">
        <w:rPr>
          <w:b/>
          <w:bCs/>
        </w:rPr>
        <w:t>TIM3~5</w:t>
      </w:r>
    </w:p>
    <w:p w14:paraId="25C04815" w14:textId="77777777" w:rsidR="004478AA" w:rsidRPr="00B87696" w:rsidRDefault="004478AA">
      <w:pPr>
        <w:numPr>
          <w:ilvl w:val="2"/>
          <w:numId w:val="76"/>
        </w:numPr>
      </w:pPr>
      <w:r w:rsidRPr="00B87696">
        <w:t xml:space="preserve">GPIO_AF9 可能是 </w:t>
      </w:r>
      <w:r w:rsidRPr="00B87696">
        <w:rPr>
          <w:b/>
          <w:bCs/>
        </w:rPr>
        <w:t>CAN1/CAN2</w:t>
      </w:r>
    </w:p>
    <w:p w14:paraId="5C9A12C9" w14:textId="77777777" w:rsidR="004478AA" w:rsidRPr="00B87696" w:rsidRDefault="00000000" w:rsidP="004478AA">
      <w:r>
        <w:pict w14:anchorId="48FEFC53">
          <v:rect id="_x0000_i1196" style="width:0;height:1.5pt" o:hralign="center" o:hrstd="t" o:hr="t" fillcolor="#a0a0a0" stroked="f"/>
        </w:pict>
      </w:r>
    </w:p>
    <w:p w14:paraId="1DCF9BF6" w14:textId="77777777" w:rsidR="004478AA" w:rsidRPr="00B87696" w:rsidRDefault="004478AA" w:rsidP="004478AA">
      <w:pPr>
        <w:pStyle w:val="3"/>
      </w:pPr>
      <w:r w:rsidRPr="00B87696">
        <w:t>使用举例</w:t>
      </w:r>
    </w:p>
    <w:p w14:paraId="409EF845" w14:textId="77777777" w:rsidR="004478AA" w:rsidRPr="00B87696" w:rsidRDefault="004478AA" w:rsidP="004478AA">
      <w:r w:rsidRPr="00B87696">
        <w:t xml:space="preserve">假如要把 PA9 配置为 </w:t>
      </w:r>
      <w:r w:rsidRPr="00B87696">
        <w:rPr>
          <w:b/>
          <w:bCs/>
        </w:rPr>
        <w:t>USART1_TX</w:t>
      </w:r>
      <w:r w:rsidRPr="00B87696">
        <w:t xml:space="preserve"> 功能（AF7）：</w:t>
      </w:r>
    </w:p>
    <w:p w14:paraId="2DA748FB" w14:textId="77777777" w:rsidR="004478AA" w:rsidRPr="00B87696" w:rsidRDefault="004478AA" w:rsidP="004478AA">
      <w:r w:rsidRPr="00B87696">
        <w:t>// 1. 打开时钟</w:t>
      </w:r>
    </w:p>
    <w:p w14:paraId="05A79DD4" w14:textId="77777777" w:rsidR="004478AA" w:rsidRPr="00B87696" w:rsidRDefault="004478AA" w:rsidP="004478AA">
      <w:r w:rsidRPr="00B87696">
        <w:t>RCC_AHB1</w:t>
      </w:r>
      <w:proofErr w:type="gramStart"/>
      <w:r w:rsidRPr="00B87696">
        <w:t>PeriphClockCmd(</w:t>
      </w:r>
      <w:proofErr w:type="gramEnd"/>
      <w:r w:rsidRPr="00B87696">
        <w:t>RCC_AHB1Periph_GPIOA, ENABLE);</w:t>
      </w:r>
    </w:p>
    <w:p w14:paraId="0A5E7CED" w14:textId="77777777" w:rsidR="004478AA" w:rsidRPr="00B87696" w:rsidRDefault="004478AA" w:rsidP="004478AA"/>
    <w:p w14:paraId="65EB3855" w14:textId="77777777" w:rsidR="004478AA" w:rsidRPr="00B87696" w:rsidRDefault="004478AA" w:rsidP="004478AA">
      <w:r w:rsidRPr="00B87696">
        <w:t>// 2. 初始化GPIO</w:t>
      </w:r>
    </w:p>
    <w:p w14:paraId="0BDD037A" w14:textId="77777777" w:rsidR="004478AA" w:rsidRPr="00B87696" w:rsidRDefault="004478AA" w:rsidP="004478AA">
      <w:proofErr w:type="spellStart"/>
      <w:r w:rsidRPr="00B87696">
        <w:t>GPIO_InitTypeDef</w:t>
      </w:r>
      <w:proofErr w:type="spellEnd"/>
      <w:r w:rsidRPr="00B87696">
        <w:t xml:space="preserve"> </w:t>
      </w:r>
      <w:proofErr w:type="spellStart"/>
      <w:r w:rsidRPr="00B87696">
        <w:t>GPIO_InitStructure</w:t>
      </w:r>
      <w:proofErr w:type="spellEnd"/>
      <w:r w:rsidRPr="00B87696">
        <w:t>;</w:t>
      </w:r>
    </w:p>
    <w:p w14:paraId="38DB16B1" w14:textId="77777777" w:rsidR="004478AA" w:rsidRPr="00B87696" w:rsidRDefault="004478AA" w:rsidP="004478AA">
      <w:proofErr w:type="spellStart"/>
      <w:r w:rsidRPr="00B87696">
        <w:t>GPIO_InitStructure.GPIO_Pin</w:t>
      </w:r>
      <w:proofErr w:type="spellEnd"/>
      <w:r w:rsidRPr="00B87696">
        <w:t xml:space="preserve">   = GPIO_Pin_9;</w:t>
      </w:r>
    </w:p>
    <w:p w14:paraId="4802670E" w14:textId="77777777" w:rsidR="004478AA" w:rsidRPr="00B87696" w:rsidRDefault="004478AA" w:rsidP="004478AA">
      <w:proofErr w:type="spellStart"/>
      <w:r w:rsidRPr="00B87696">
        <w:t>GPIO_InitStructure.GPIO_Mode</w:t>
      </w:r>
      <w:proofErr w:type="spellEnd"/>
      <w:r w:rsidRPr="00B87696">
        <w:t xml:space="preserve">  = </w:t>
      </w:r>
      <w:proofErr w:type="spellStart"/>
      <w:r w:rsidRPr="00B87696">
        <w:t>GPIO_Mode_AF</w:t>
      </w:r>
      <w:proofErr w:type="spellEnd"/>
      <w:r w:rsidRPr="00B87696">
        <w:t>;        // 复用功能</w:t>
      </w:r>
    </w:p>
    <w:p w14:paraId="1F386D5D" w14:textId="77777777" w:rsidR="004478AA" w:rsidRPr="00B87696" w:rsidRDefault="004478AA" w:rsidP="004478AA">
      <w:proofErr w:type="spellStart"/>
      <w:r w:rsidRPr="00B87696">
        <w:t>GPIO_InitStructure.GPIO_Speed</w:t>
      </w:r>
      <w:proofErr w:type="spellEnd"/>
      <w:r w:rsidRPr="00B87696">
        <w:t xml:space="preserve"> = GPIO_Speed_50MHz;</w:t>
      </w:r>
    </w:p>
    <w:p w14:paraId="52C84421" w14:textId="77777777" w:rsidR="004478AA" w:rsidRPr="00B87696" w:rsidRDefault="004478AA" w:rsidP="004478AA">
      <w:proofErr w:type="spellStart"/>
      <w:r w:rsidRPr="00B87696">
        <w:t>GPIO_InitStructure.GPIO_OType</w:t>
      </w:r>
      <w:proofErr w:type="spellEnd"/>
      <w:r w:rsidRPr="00B87696">
        <w:t xml:space="preserve"> = </w:t>
      </w:r>
      <w:proofErr w:type="spellStart"/>
      <w:r w:rsidRPr="00B87696">
        <w:t>GPIO_OType_PP</w:t>
      </w:r>
      <w:proofErr w:type="spellEnd"/>
      <w:r w:rsidRPr="00B87696">
        <w:t>;</w:t>
      </w:r>
    </w:p>
    <w:p w14:paraId="67EA7A6E" w14:textId="77777777" w:rsidR="004478AA" w:rsidRPr="00B87696" w:rsidRDefault="004478AA" w:rsidP="004478AA">
      <w:proofErr w:type="spellStart"/>
      <w:r w:rsidRPr="00B87696">
        <w:t>GPIO_InitStructure.GPIO_</w:t>
      </w:r>
      <w:proofErr w:type="gramStart"/>
      <w:r w:rsidRPr="00B87696">
        <w:t>PuPd</w:t>
      </w:r>
      <w:proofErr w:type="spellEnd"/>
      <w:r w:rsidRPr="00B87696">
        <w:t xml:space="preserve">  =</w:t>
      </w:r>
      <w:proofErr w:type="gramEnd"/>
      <w:r w:rsidRPr="00B87696">
        <w:t xml:space="preserve"> </w:t>
      </w:r>
      <w:proofErr w:type="spellStart"/>
      <w:r w:rsidRPr="00B87696">
        <w:t>GPIO_PuPd_UP</w:t>
      </w:r>
      <w:proofErr w:type="spellEnd"/>
      <w:r w:rsidRPr="00B87696">
        <w:t>;</w:t>
      </w:r>
    </w:p>
    <w:p w14:paraId="2967C300" w14:textId="77777777" w:rsidR="004478AA" w:rsidRPr="00B87696" w:rsidRDefault="004478AA" w:rsidP="004478AA">
      <w:proofErr w:type="spellStart"/>
      <w:r w:rsidRPr="00B87696">
        <w:t>GPIO_</w:t>
      </w:r>
      <w:proofErr w:type="gramStart"/>
      <w:r w:rsidRPr="00B87696">
        <w:t>Init</w:t>
      </w:r>
      <w:proofErr w:type="spellEnd"/>
      <w:r w:rsidRPr="00B87696">
        <w:t>(</w:t>
      </w:r>
      <w:proofErr w:type="gramEnd"/>
      <w:r w:rsidRPr="00B87696">
        <w:t>GPIOA, &amp;</w:t>
      </w:r>
      <w:proofErr w:type="spellStart"/>
      <w:r w:rsidRPr="00B87696">
        <w:t>GPIO_InitStructure</w:t>
      </w:r>
      <w:proofErr w:type="spellEnd"/>
      <w:r w:rsidRPr="00B87696">
        <w:t>);</w:t>
      </w:r>
    </w:p>
    <w:p w14:paraId="0CB0A634" w14:textId="77777777" w:rsidR="004478AA" w:rsidRPr="00B87696" w:rsidRDefault="004478AA" w:rsidP="004478AA"/>
    <w:p w14:paraId="6FE4CC24" w14:textId="77777777" w:rsidR="004478AA" w:rsidRPr="00B87696" w:rsidRDefault="004478AA" w:rsidP="004478AA">
      <w:r w:rsidRPr="00B87696">
        <w:t>// 3. 配置复用功能</w:t>
      </w:r>
    </w:p>
    <w:p w14:paraId="37786436" w14:textId="77777777" w:rsidR="004478AA" w:rsidRPr="00B87696" w:rsidRDefault="004478AA" w:rsidP="004478AA">
      <w:proofErr w:type="spellStart"/>
      <w:r w:rsidRPr="00B87696">
        <w:t>GPIO_</w:t>
      </w:r>
      <w:proofErr w:type="gramStart"/>
      <w:r w:rsidRPr="00B87696">
        <w:t>PinAFConfig</w:t>
      </w:r>
      <w:proofErr w:type="spellEnd"/>
      <w:r w:rsidRPr="00B87696">
        <w:t>(</w:t>
      </w:r>
      <w:proofErr w:type="gramEnd"/>
      <w:r w:rsidRPr="00B87696">
        <w:t>GPIOA, GPIO_PinSource9, GPIO_AF7</w:t>
      </w:r>
      <w:proofErr w:type="gramStart"/>
      <w:r w:rsidRPr="00B87696">
        <w:t>);  /</w:t>
      </w:r>
      <w:proofErr w:type="gramEnd"/>
      <w:r w:rsidRPr="00B87696">
        <w:t>/ PA9 → USART1_TX</w:t>
      </w:r>
    </w:p>
    <w:p w14:paraId="20A92B15" w14:textId="77777777" w:rsidR="004478AA" w:rsidRPr="00B87696" w:rsidRDefault="00000000" w:rsidP="004478AA">
      <w:r>
        <w:pict w14:anchorId="7922DE75">
          <v:rect id="_x0000_i1197" style="width:0;height:1.5pt" o:hralign="center" o:hrstd="t" o:hr="t" fillcolor="#a0a0a0" stroked="f"/>
        </w:pict>
      </w:r>
    </w:p>
    <w:p w14:paraId="14E698B4" w14:textId="77777777" w:rsidR="004478AA" w:rsidRPr="00B87696" w:rsidRDefault="004478AA" w:rsidP="004478AA">
      <w:pPr>
        <w:pStyle w:val="3"/>
      </w:pPr>
      <w:r w:rsidRPr="00B87696">
        <w:rPr>
          <w:rFonts w:ascii="Segoe UI Emoji" w:hAnsi="Segoe UI Emoji" w:cs="Segoe UI Emoji"/>
        </w:rPr>
        <w:lastRenderedPageBreak/>
        <w:t>✅</w:t>
      </w:r>
      <w:r w:rsidRPr="00B87696">
        <w:t xml:space="preserve"> 总结：</w:t>
      </w:r>
    </w:p>
    <w:p w14:paraId="6D7CDD39" w14:textId="77777777" w:rsidR="004478AA" w:rsidRPr="00B87696" w:rsidRDefault="004478AA">
      <w:pPr>
        <w:numPr>
          <w:ilvl w:val="0"/>
          <w:numId w:val="77"/>
        </w:numPr>
      </w:pPr>
      <w:proofErr w:type="spellStart"/>
      <w:r w:rsidRPr="00B87696">
        <w:t>GPIO_Init</w:t>
      </w:r>
      <w:proofErr w:type="spellEnd"/>
      <w:r w:rsidRPr="00B87696">
        <w:t xml:space="preserve">() 先把引脚设置成 </w:t>
      </w:r>
      <w:r w:rsidRPr="00B87696">
        <w:rPr>
          <w:b/>
          <w:bCs/>
        </w:rPr>
        <w:t>复用功能模式</w:t>
      </w:r>
      <w:r w:rsidRPr="00B87696">
        <w:t>。</w:t>
      </w:r>
    </w:p>
    <w:p w14:paraId="6A3FB782" w14:textId="77777777" w:rsidR="004478AA" w:rsidRPr="00B87696" w:rsidRDefault="004478AA">
      <w:pPr>
        <w:numPr>
          <w:ilvl w:val="0"/>
          <w:numId w:val="77"/>
        </w:numPr>
      </w:pPr>
      <w:proofErr w:type="spellStart"/>
      <w:r w:rsidRPr="00B87696">
        <w:t>GPIO_PinAFConfig</w:t>
      </w:r>
      <w:proofErr w:type="spellEnd"/>
      <w:r w:rsidRPr="00B87696">
        <w:t xml:space="preserve">() 再指定这个引脚要连接到 </w:t>
      </w:r>
      <w:r w:rsidRPr="00B87696">
        <w:rPr>
          <w:b/>
          <w:bCs/>
        </w:rPr>
        <w:t>哪个外设</w:t>
      </w:r>
      <w:r w:rsidRPr="00B87696">
        <w:t>。</w:t>
      </w:r>
    </w:p>
    <w:p w14:paraId="296FF455" w14:textId="77777777" w:rsidR="004478AA" w:rsidRPr="00B87696" w:rsidRDefault="004478AA" w:rsidP="004478AA">
      <w:r w:rsidRPr="00B87696">
        <w:t>这样外设才能真正“接管”该引脚。</w:t>
      </w:r>
    </w:p>
    <w:p w14:paraId="46FD2F41" w14:textId="77777777" w:rsidR="004478AA" w:rsidRPr="00083D6C" w:rsidRDefault="004478AA" w:rsidP="004478AA">
      <w:pPr>
        <w:pStyle w:val="2"/>
      </w:pPr>
      <w:proofErr w:type="spellStart"/>
      <w:r w:rsidRPr="00F719EF">
        <w:t>GPIO_PinLockConfig</w:t>
      </w:r>
      <w:proofErr w:type="spellEnd"/>
      <w:r>
        <w:rPr>
          <w:rFonts w:hint="eastAsia"/>
        </w:rPr>
        <w:t>()</w:t>
      </w:r>
      <w:r w:rsidRPr="00083D6C">
        <w:t>锁定 GPIO 管脚设置寄存器</w:t>
      </w:r>
    </w:p>
    <w:p w14:paraId="7A0AAA4D" w14:textId="77777777" w:rsidR="004478AA" w:rsidRPr="00F17D97" w:rsidRDefault="004478AA" w:rsidP="004478AA">
      <w:r w:rsidRPr="00F17D97">
        <w:t xml:space="preserve">好问题 </w:t>
      </w:r>
      <w:r w:rsidRPr="00F17D97">
        <w:rPr>
          <w:rFonts w:ascii="Segoe UI Emoji" w:hAnsi="Segoe UI Emoji" w:cs="Segoe UI Emoji"/>
        </w:rPr>
        <w:t>👍</w:t>
      </w:r>
      <w:r w:rsidRPr="00F17D97">
        <w:t xml:space="preserve">，这个函数其实是 </w:t>
      </w:r>
      <w:r w:rsidRPr="00F17D97">
        <w:rPr>
          <w:b/>
          <w:bCs/>
        </w:rPr>
        <w:t>STM32 标准外设库</w:t>
      </w:r>
      <w:r w:rsidRPr="00F17D97">
        <w:t xml:space="preserve">里对 </w:t>
      </w:r>
      <w:r w:rsidRPr="00F17D97">
        <w:rPr>
          <w:b/>
          <w:bCs/>
        </w:rPr>
        <w:t>GPIO 端口锁定功能</w:t>
      </w:r>
      <w:r w:rsidRPr="00F17D97">
        <w:t>的封装。我们一步一步看。</w:t>
      </w:r>
    </w:p>
    <w:p w14:paraId="06343613" w14:textId="77777777" w:rsidR="004478AA" w:rsidRPr="00F17D97" w:rsidRDefault="00000000" w:rsidP="004478AA">
      <w:r>
        <w:pict w14:anchorId="49BD2B56">
          <v:rect id="_x0000_i1198" style="width:0;height:1.5pt" o:hralign="center" o:hrstd="t" o:hr="t" fillcolor="#a0a0a0" stroked="f"/>
        </w:pict>
      </w:r>
    </w:p>
    <w:p w14:paraId="1C0B322C" w14:textId="77777777" w:rsidR="004478AA" w:rsidRPr="00F17D97" w:rsidRDefault="004478AA" w:rsidP="004478AA">
      <w:pPr>
        <w:pStyle w:val="3"/>
      </w:pPr>
      <w:r w:rsidRPr="00F17D97">
        <w:t>1. 背景：GPIO 引脚的配置寄存器</w:t>
      </w:r>
    </w:p>
    <w:p w14:paraId="74908F75" w14:textId="77777777" w:rsidR="004478AA" w:rsidRPr="00F17D97" w:rsidRDefault="004478AA" w:rsidP="004478AA">
      <w:r w:rsidRPr="00F17D97">
        <w:t>在 STM32 中，每个 GPIO 引脚的工作模式（输入/输出/复用/上拉下拉）都是通过寄存器配置的。</w:t>
      </w:r>
      <w:r w:rsidRPr="00F17D97">
        <w:br/>
        <w:t xml:space="preserve">但是有些场景下（比如安全、误操作防护），我们希望 </w:t>
      </w:r>
      <w:r w:rsidRPr="00F17D97">
        <w:rPr>
          <w:b/>
          <w:bCs/>
        </w:rPr>
        <w:t>某些引脚</w:t>
      </w:r>
      <w:r w:rsidRPr="00F17D97">
        <w:rPr>
          <w:b/>
          <w:bCs/>
          <w:color w:val="EE0000"/>
        </w:rPr>
        <w:t>一旦配置好就不能再被修改</w:t>
      </w:r>
      <w:r w:rsidRPr="00F17D97">
        <w:t>。</w:t>
      </w:r>
    </w:p>
    <w:p w14:paraId="68DC74A9" w14:textId="77777777" w:rsidR="004478AA" w:rsidRPr="00F17D97" w:rsidRDefault="004478AA" w:rsidP="004478AA">
      <w:r w:rsidRPr="00F17D97">
        <w:t xml:space="preserve">为此，STM32 提供了 </w:t>
      </w:r>
      <w:proofErr w:type="spellStart"/>
      <w:r w:rsidRPr="00F17D97">
        <w:rPr>
          <w:b/>
          <w:bCs/>
          <w:color w:val="EE0000"/>
        </w:rPr>
        <w:t>GPIOx_LCKR</w:t>
      </w:r>
      <w:proofErr w:type="spellEnd"/>
      <w:r w:rsidRPr="00F17D97">
        <w:rPr>
          <w:b/>
          <w:bCs/>
          <w:color w:val="EE0000"/>
        </w:rPr>
        <w:t xml:space="preserve"> 寄存器</w:t>
      </w:r>
      <w:r w:rsidRPr="00F17D97">
        <w:rPr>
          <w:b/>
          <w:bCs/>
        </w:rPr>
        <w:t>（端口配置锁定寄存器）</w:t>
      </w:r>
      <w:r w:rsidRPr="00F17D97">
        <w:t>。</w:t>
      </w:r>
    </w:p>
    <w:p w14:paraId="6C746CA8" w14:textId="77777777" w:rsidR="004478AA" w:rsidRPr="00F17D97" w:rsidRDefault="00000000" w:rsidP="004478AA">
      <w:r>
        <w:pict w14:anchorId="79344D64">
          <v:rect id="_x0000_i1199" style="width:0;height:1.5pt" o:hralign="center" o:hrstd="t" o:hr="t" fillcolor="#a0a0a0" stroked="f"/>
        </w:pict>
      </w:r>
    </w:p>
    <w:p w14:paraId="49794D23" w14:textId="77777777" w:rsidR="004478AA" w:rsidRPr="00F17D97" w:rsidRDefault="004478AA" w:rsidP="004478AA">
      <w:pPr>
        <w:pStyle w:val="3"/>
      </w:pPr>
      <w:r w:rsidRPr="00F17D97">
        <w:t>2. GPIO 锁定机制</w:t>
      </w:r>
    </w:p>
    <w:p w14:paraId="4D9104F7" w14:textId="77777777" w:rsidR="004478AA" w:rsidRPr="00F17D97" w:rsidRDefault="004478AA">
      <w:pPr>
        <w:numPr>
          <w:ilvl w:val="0"/>
          <w:numId w:val="122"/>
        </w:numPr>
      </w:pPr>
      <w:r w:rsidRPr="00F17D97">
        <w:t>当某个引脚被锁定后：</w:t>
      </w:r>
    </w:p>
    <w:p w14:paraId="4F785BFC" w14:textId="77777777" w:rsidR="004478AA" w:rsidRPr="00F17D97" w:rsidRDefault="004478AA">
      <w:pPr>
        <w:numPr>
          <w:ilvl w:val="1"/>
          <w:numId w:val="122"/>
        </w:numPr>
      </w:pPr>
      <w:r w:rsidRPr="00F17D97">
        <w:t xml:space="preserve">它的 </w:t>
      </w:r>
      <w:r w:rsidRPr="00F17D97">
        <w:rPr>
          <w:b/>
          <w:bCs/>
        </w:rPr>
        <w:t>配置寄存器（CRL/CRH）无法再更改</w:t>
      </w:r>
    </w:p>
    <w:p w14:paraId="576DADBC" w14:textId="77777777" w:rsidR="004478AA" w:rsidRPr="00F17D97" w:rsidRDefault="004478AA">
      <w:pPr>
        <w:numPr>
          <w:ilvl w:val="1"/>
          <w:numId w:val="122"/>
        </w:numPr>
      </w:pPr>
      <w:r w:rsidRPr="00F17D97">
        <w:t>必须复位才能解锁</w:t>
      </w:r>
    </w:p>
    <w:p w14:paraId="25AEE150" w14:textId="77777777" w:rsidR="004478AA" w:rsidRPr="00F17D97" w:rsidRDefault="004478AA">
      <w:pPr>
        <w:numPr>
          <w:ilvl w:val="0"/>
          <w:numId w:val="122"/>
        </w:numPr>
      </w:pPr>
      <w:r w:rsidRPr="00F17D97">
        <w:t>锁定是</w:t>
      </w:r>
      <w:r w:rsidRPr="00F17D97">
        <w:rPr>
          <w:b/>
          <w:bCs/>
        </w:rPr>
        <w:t>硬件级</w:t>
      </w:r>
      <w:r w:rsidRPr="00F17D97">
        <w:t>的保护，不是软件 flag。</w:t>
      </w:r>
    </w:p>
    <w:p w14:paraId="41066FA3" w14:textId="77777777" w:rsidR="004478AA" w:rsidRPr="00F17D97" w:rsidRDefault="00000000" w:rsidP="004478AA">
      <w:r>
        <w:pict w14:anchorId="6689FCA6">
          <v:rect id="_x0000_i1200" style="width:0;height:1.5pt" o:hralign="center" o:hrstd="t" o:hr="t" fillcolor="#a0a0a0" stroked="f"/>
        </w:pict>
      </w:r>
    </w:p>
    <w:p w14:paraId="2EF5952F" w14:textId="77777777" w:rsidR="004478AA" w:rsidRPr="00F17D97" w:rsidRDefault="004478AA" w:rsidP="004478AA">
      <w:pPr>
        <w:pStyle w:val="3"/>
      </w:pPr>
      <w:r w:rsidRPr="00F17D97">
        <w:t>3. 使用方法（硬件规定的锁定序列）</w:t>
      </w:r>
    </w:p>
    <w:p w14:paraId="1E69052B" w14:textId="77777777" w:rsidR="004478AA" w:rsidRPr="00F17D97" w:rsidRDefault="004478AA" w:rsidP="004478AA">
      <w:r w:rsidRPr="00F17D97">
        <w:t xml:space="preserve">要完成对引脚的锁定，必须按特定顺序写 </w:t>
      </w:r>
      <w:proofErr w:type="spellStart"/>
      <w:r w:rsidRPr="00F17D97">
        <w:rPr>
          <w:b/>
          <w:bCs/>
        </w:rPr>
        <w:t>GPIOx_LCKR</w:t>
      </w:r>
      <w:proofErr w:type="spellEnd"/>
      <w:r w:rsidRPr="00F17D97">
        <w:t>：</w:t>
      </w:r>
    </w:p>
    <w:p w14:paraId="3DF7F4F9" w14:textId="77777777" w:rsidR="004478AA" w:rsidRPr="00F17D97" w:rsidRDefault="004478AA">
      <w:pPr>
        <w:numPr>
          <w:ilvl w:val="0"/>
          <w:numId w:val="123"/>
        </w:numPr>
      </w:pPr>
      <w:r w:rsidRPr="00F17D97">
        <w:t>往 LCKR 写入要锁定的引脚位和 LCKK=1</w:t>
      </w:r>
    </w:p>
    <w:p w14:paraId="6C7DD0B1" w14:textId="77777777" w:rsidR="004478AA" w:rsidRPr="00F17D97" w:rsidRDefault="004478AA">
      <w:pPr>
        <w:numPr>
          <w:ilvl w:val="0"/>
          <w:numId w:val="123"/>
        </w:numPr>
      </w:pPr>
      <w:r w:rsidRPr="00F17D97">
        <w:lastRenderedPageBreak/>
        <w:t>再写入同样的引脚位，但 LCKK=0</w:t>
      </w:r>
    </w:p>
    <w:p w14:paraId="31BC0725" w14:textId="77777777" w:rsidR="004478AA" w:rsidRPr="00F17D97" w:rsidRDefault="004478AA">
      <w:pPr>
        <w:numPr>
          <w:ilvl w:val="0"/>
          <w:numId w:val="123"/>
        </w:numPr>
      </w:pPr>
      <w:r w:rsidRPr="00F17D97">
        <w:t>再写入同样的引脚位，但 LCKK=1</w:t>
      </w:r>
    </w:p>
    <w:p w14:paraId="156ADF33" w14:textId="77777777" w:rsidR="004478AA" w:rsidRPr="00F17D97" w:rsidRDefault="004478AA">
      <w:pPr>
        <w:numPr>
          <w:ilvl w:val="0"/>
          <w:numId w:val="123"/>
        </w:numPr>
      </w:pPr>
      <w:r w:rsidRPr="00F17D97">
        <w:t>最后读一次 LCKK 位</w:t>
      </w:r>
    </w:p>
    <w:p w14:paraId="40016951" w14:textId="77777777" w:rsidR="004478AA" w:rsidRPr="00F17D97" w:rsidRDefault="004478AA" w:rsidP="004478AA">
      <w:r w:rsidRPr="00F17D97">
        <w:t>只有这样，锁定才会生效。</w:t>
      </w:r>
    </w:p>
    <w:p w14:paraId="11320E56" w14:textId="77777777" w:rsidR="004478AA" w:rsidRPr="00F17D97" w:rsidRDefault="00000000" w:rsidP="004478AA">
      <w:r>
        <w:pict w14:anchorId="56AE47F1">
          <v:rect id="_x0000_i1201" style="width:0;height:1.5pt" o:hralign="center" o:hrstd="t" o:hr="t" fillcolor="#a0a0a0" stroked="f"/>
        </w:pict>
      </w:r>
    </w:p>
    <w:p w14:paraId="485CBEC7" w14:textId="77777777" w:rsidR="004478AA" w:rsidRPr="00F17D97" w:rsidRDefault="004478AA" w:rsidP="004478AA">
      <w:pPr>
        <w:pStyle w:val="3"/>
      </w:pPr>
      <w:r w:rsidRPr="00F17D97">
        <w:t xml:space="preserve">4. </w:t>
      </w:r>
      <w:proofErr w:type="spellStart"/>
      <w:r w:rsidRPr="00F17D97">
        <w:t>GPIO_PinLockConfig</w:t>
      </w:r>
      <w:proofErr w:type="spellEnd"/>
      <w:r w:rsidRPr="00F17D97">
        <w:t xml:space="preserve"> 的作用</w:t>
      </w:r>
    </w:p>
    <w:p w14:paraId="290FA15A" w14:textId="77777777" w:rsidR="004478AA" w:rsidRPr="00F17D97" w:rsidRDefault="004478AA" w:rsidP="004478AA">
      <w:r w:rsidRPr="00F17D97">
        <w:t>这个函数就是帮你执行上面的硬件流程。</w:t>
      </w:r>
      <w:r w:rsidRPr="00F17D97">
        <w:br/>
        <w:t>原型大概是这样（以 F1 系列标准库为例）：</w:t>
      </w:r>
    </w:p>
    <w:p w14:paraId="57ADB0FE" w14:textId="77777777" w:rsidR="004478AA" w:rsidRPr="00F17D97" w:rsidRDefault="004478AA" w:rsidP="004478AA">
      <w:r w:rsidRPr="00F17D97">
        <w:t xml:space="preserve">void </w:t>
      </w:r>
      <w:proofErr w:type="spellStart"/>
      <w:r w:rsidRPr="00F17D97">
        <w:t>GPIO_</w:t>
      </w:r>
      <w:proofErr w:type="gramStart"/>
      <w:r w:rsidRPr="00F17D97">
        <w:t>PinLockConfig</w:t>
      </w:r>
      <w:proofErr w:type="spellEnd"/>
      <w:r w:rsidRPr="00F17D97">
        <w:t>(</w:t>
      </w:r>
      <w:proofErr w:type="spellStart"/>
      <w:proofErr w:type="gramEnd"/>
      <w:r w:rsidRPr="00F17D97">
        <w:t>GPIO_TypeDef</w:t>
      </w:r>
      <w:proofErr w:type="spellEnd"/>
      <w:r w:rsidRPr="00F17D97">
        <w:t xml:space="preserve">* </w:t>
      </w:r>
      <w:proofErr w:type="spellStart"/>
      <w:r w:rsidRPr="00F17D97">
        <w:t>GPIOx</w:t>
      </w:r>
      <w:proofErr w:type="spellEnd"/>
      <w:r w:rsidRPr="00F17D97">
        <w:t xml:space="preserve">, uint16_t </w:t>
      </w:r>
      <w:proofErr w:type="spellStart"/>
      <w:r w:rsidRPr="00F17D97">
        <w:t>GPIO_Pin</w:t>
      </w:r>
      <w:proofErr w:type="spellEnd"/>
      <w:r w:rsidRPr="00F17D97">
        <w:t>)</w:t>
      </w:r>
    </w:p>
    <w:p w14:paraId="3D6BDC10" w14:textId="77777777" w:rsidR="004478AA" w:rsidRPr="00F17D97" w:rsidRDefault="004478AA" w:rsidP="004478AA">
      <w:r w:rsidRPr="00F17D97">
        <w:t>{</w:t>
      </w:r>
    </w:p>
    <w:p w14:paraId="6DE618D8" w14:textId="77777777" w:rsidR="004478AA" w:rsidRPr="00F17D97" w:rsidRDefault="004478AA" w:rsidP="004478AA">
      <w:r w:rsidRPr="00F17D97">
        <w:t xml:space="preserve">  uint32_t </w:t>
      </w:r>
      <w:proofErr w:type="spellStart"/>
      <w:r w:rsidRPr="00F17D97">
        <w:t>tmp</w:t>
      </w:r>
      <w:proofErr w:type="spellEnd"/>
      <w:r w:rsidRPr="00F17D97">
        <w:t xml:space="preserve"> = 0x00010000; // LCKK 位</w:t>
      </w:r>
    </w:p>
    <w:p w14:paraId="2F53F7CD" w14:textId="77777777" w:rsidR="004478AA" w:rsidRPr="00F17D97" w:rsidRDefault="004478AA" w:rsidP="004478AA"/>
    <w:p w14:paraId="43564B83" w14:textId="77777777" w:rsidR="004478AA" w:rsidRPr="00F17D97" w:rsidRDefault="004478AA" w:rsidP="004478AA">
      <w:r w:rsidRPr="00F17D97">
        <w:t xml:space="preserve">  </w:t>
      </w:r>
      <w:proofErr w:type="spellStart"/>
      <w:r w:rsidRPr="00F17D97">
        <w:t>tmp</w:t>
      </w:r>
      <w:proofErr w:type="spellEnd"/>
      <w:r w:rsidRPr="00F17D97">
        <w:t xml:space="preserve"> |= </w:t>
      </w:r>
      <w:proofErr w:type="spellStart"/>
      <w:r w:rsidRPr="00F17D97">
        <w:t>GPIO_Pin</w:t>
      </w:r>
      <w:proofErr w:type="spellEnd"/>
      <w:r w:rsidRPr="00F17D97">
        <w:t>;</w:t>
      </w:r>
    </w:p>
    <w:p w14:paraId="609BCAD6" w14:textId="77777777" w:rsidR="004478AA" w:rsidRPr="00F17D97" w:rsidRDefault="004478AA" w:rsidP="004478AA">
      <w:r w:rsidRPr="00F17D97">
        <w:t xml:space="preserve">  </w:t>
      </w:r>
    </w:p>
    <w:p w14:paraId="53C1634F" w14:textId="77777777" w:rsidR="004478AA" w:rsidRPr="00F17D97" w:rsidRDefault="004478AA" w:rsidP="004478AA">
      <w:r w:rsidRPr="00F17D97">
        <w:t xml:space="preserve">  // 写入锁定序列</w:t>
      </w:r>
    </w:p>
    <w:p w14:paraId="3D0BB94C" w14:textId="77777777" w:rsidR="004478AA" w:rsidRPr="00F17D97" w:rsidRDefault="004478AA" w:rsidP="004478AA">
      <w:r w:rsidRPr="00F17D97">
        <w:t xml:space="preserve">  </w:t>
      </w:r>
      <w:proofErr w:type="spellStart"/>
      <w:r w:rsidRPr="00F17D97">
        <w:t>GPIOx</w:t>
      </w:r>
      <w:proofErr w:type="spellEnd"/>
      <w:r w:rsidRPr="00F17D97">
        <w:t xml:space="preserve">-&gt;LCKR = </w:t>
      </w:r>
      <w:proofErr w:type="gramStart"/>
      <w:r w:rsidRPr="00F17D97">
        <w:t xml:space="preserve">tmp;   </w:t>
      </w:r>
      <w:proofErr w:type="gramEnd"/>
      <w:r w:rsidRPr="00F17D97">
        <w:t xml:space="preserve">        // Step 1: LCKK=1</w:t>
      </w:r>
    </w:p>
    <w:p w14:paraId="05D06C29" w14:textId="77777777" w:rsidR="004478AA" w:rsidRPr="00F17D97" w:rsidRDefault="004478AA" w:rsidP="004478AA">
      <w:r w:rsidRPr="00F17D97">
        <w:t xml:space="preserve">  </w:t>
      </w:r>
      <w:proofErr w:type="spellStart"/>
      <w:r w:rsidRPr="00F17D97">
        <w:t>GPIOx</w:t>
      </w:r>
      <w:proofErr w:type="spellEnd"/>
      <w:r w:rsidRPr="00F17D97">
        <w:t xml:space="preserve">-&gt;LCKR = </w:t>
      </w:r>
      <w:proofErr w:type="spellStart"/>
      <w:r w:rsidRPr="00F17D97">
        <w:t>GPIO_</w:t>
      </w:r>
      <w:proofErr w:type="gramStart"/>
      <w:r w:rsidRPr="00F17D97">
        <w:t>Pin</w:t>
      </w:r>
      <w:proofErr w:type="spellEnd"/>
      <w:r w:rsidRPr="00F17D97">
        <w:t xml:space="preserve">;   </w:t>
      </w:r>
      <w:proofErr w:type="gramEnd"/>
      <w:r w:rsidRPr="00F17D97">
        <w:t xml:space="preserve">   // Step 2: LCKK=0</w:t>
      </w:r>
    </w:p>
    <w:p w14:paraId="27D20250" w14:textId="77777777" w:rsidR="004478AA" w:rsidRPr="00F17D97" w:rsidRDefault="004478AA" w:rsidP="004478AA">
      <w:r w:rsidRPr="00F17D97">
        <w:t xml:space="preserve">  </w:t>
      </w:r>
      <w:proofErr w:type="spellStart"/>
      <w:r w:rsidRPr="00F17D97">
        <w:t>GPIOx</w:t>
      </w:r>
      <w:proofErr w:type="spellEnd"/>
      <w:r w:rsidRPr="00F17D97">
        <w:t xml:space="preserve">-&gt;LCKR = </w:t>
      </w:r>
      <w:proofErr w:type="gramStart"/>
      <w:r w:rsidRPr="00F17D97">
        <w:t xml:space="preserve">tmp;   </w:t>
      </w:r>
      <w:proofErr w:type="gramEnd"/>
      <w:r w:rsidRPr="00F17D97">
        <w:t xml:space="preserve">        // Step 3: LCKK=1</w:t>
      </w:r>
    </w:p>
    <w:p w14:paraId="3EAF915A" w14:textId="77777777" w:rsidR="004478AA" w:rsidRPr="00F17D97" w:rsidRDefault="004478AA" w:rsidP="004478AA">
      <w:r w:rsidRPr="00F17D97">
        <w:t xml:space="preserve">  </w:t>
      </w:r>
      <w:proofErr w:type="spellStart"/>
      <w:r w:rsidRPr="00F17D97">
        <w:t>tmp</w:t>
      </w:r>
      <w:proofErr w:type="spellEnd"/>
      <w:r w:rsidRPr="00F17D97">
        <w:t xml:space="preserve"> = </w:t>
      </w:r>
      <w:proofErr w:type="spellStart"/>
      <w:r w:rsidRPr="00F17D97">
        <w:t>GPIOx</w:t>
      </w:r>
      <w:proofErr w:type="spellEnd"/>
      <w:r w:rsidRPr="00F17D97">
        <w:t>-&gt;LCKR;           // Step 4: 读一次</w:t>
      </w:r>
    </w:p>
    <w:p w14:paraId="7067FED0" w14:textId="77777777" w:rsidR="004478AA" w:rsidRPr="00F17D97" w:rsidRDefault="004478AA" w:rsidP="004478AA">
      <w:r w:rsidRPr="00F17D97">
        <w:t xml:space="preserve">  </w:t>
      </w:r>
      <w:proofErr w:type="spellStart"/>
      <w:r w:rsidRPr="00F17D97">
        <w:t>tmp</w:t>
      </w:r>
      <w:proofErr w:type="spellEnd"/>
      <w:r w:rsidRPr="00F17D97">
        <w:t xml:space="preserve"> = </w:t>
      </w:r>
      <w:proofErr w:type="spellStart"/>
      <w:r w:rsidRPr="00F17D97">
        <w:t>GPIOx</w:t>
      </w:r>
      <w:proofErr w:type="spellEnd"/>
      <w:r w:rsidRPr="00F17D97">
        <w:t>-&gt;LCKR;           // 必须再读一次确认</w:t>
      </w:r>
    </w:p>
    <w:p w14:paraId="60A75896" w14:textId="77777777" w:rsidR="004478AA" w:rsidRPr="00F17D97" w:rsidRDefault="004478AA" w:rsidP="004478AA">
      <w:r w:rsidRPr="00F17D97">
        <w:t>}</w:t>
      </w:r>
    </w:p>
    <w:p w14:paraId="0EFE6968" w14:textId="77777777" w:rsidR="004478AA" w:rsidRPr="00F17D97" w:rsidRDefault="00000000" w:rsidP="004478AA">
      <w:r>
        <w:pict w14:anchorId="770AC802">
          <v:rect id="_x0000_i1202" style="width:0;height:1.5pt" o:hralign="center" o:hrstd="t" o:hr="t" fillcolor="#a0a0a0" stroked="f"/>
        </w:pict>
      </w:r>
    </w:p>
    <w:p w14:paraId="511E785F" w14:textId="77777777" w:rsidR="004478AA" w:rsidRPr="00F17D97" w:rsidRDefault="004478AA" w:rsidP="004478AA">
      <w:pPr>
        <w:pStyle w:val="3"/>
      </w:pPr>
      <w:r w:rsidRPr="00F17D97">
        <w:t>5. 应用场景</w:t>
      </w:r>
    </w:p>
    <w:p w14:paraId="18FCBA31" w14:textId="77777777" w:rsidR="004478AA" w:rsidRPr="00F17D97" w:rsidRDefault="004478AA">
      <w:pPr>
        <w:numPr>
          <w:ilvl w:val="0"/>
          <w:numId w:val="124"/>
        </w:numPr>
      </w:pPr>
      <w:r w:rsidRPr="00F17D97">
        <w:t>防止误操作更改关键引脚配置</w:t>
      </w:r>
    </w:p>
    <w:p w14:paraId="327FAFEF" w14:textId="77777777" w:rsidR="004478AA" w:rsidRPr="00F17D97" w:rsidRDefault="004478AA">
      <w:pPr>
        <w:numPr>
          <w:ilvl w:val="1"/>
          <w:numId w:val="124"/>
        </w:numPr>
      </w:pPr>
      <w:r w:rsidRPr="00F17D97">
        <w:t xml:space="preserve">比如 </w:t>
      </w:r>
      <w:r w:rsidRPr="00F17D97">
        <w:rPr>
          <w:b/>
          <w:bCs/>
        </w:rPr>
        <w:t>JTAG/SWD 调试口</w:t>
      </w:r>
      <w:r w:rsidRPr="00F17D97">
        <w:t>，防止被代码错误配置成普通 GPIO</w:t>
      </w:r>
    </w:p>
    <w:p w14:paraId="678D3E43" w14:textId="77777777" w:rsidR="004478AA" w:rsidRPr="00F17D97" w:rsidRDefault="004478AA">
      <w:pPr>
        <w:numPr>
          <w:ilvl w:val="1"/>
          <w:numId w:val="124"/>
        </w:numPr>
      </w:pPr>
      <w:r w:rsidRPr="00F17D97">
        <w:t>电源/复位控制引脚，避免意外修改</w:t>
      </w:r>
    </w:p>
    <w:p w14:paraId="309A7365" w14:textId="77777777" w:rsidR="004478AA" w:rsidRPr="00F17D97" w:rsidRDefault="004478AA">
      <w:pPr>
        <w:numPr>
          <w:ilvl w:val="0"/>
          <w:numId w:val="124"/>
        </w:numPr>
      </w:pPr>
      <w:r w:rsidRPr="00F17D97">
        <w:lastRenderedPageBreak/>
        <w:t>在一些安全或可靠性要求高的系统里常用</w:t>
      </w:r>
    </w:p>
    <w:p w14:paraId="3049C87A" w14:textId="77777777" w:rsidR="004478AA" w:rsidRPr="00F17D97" w:rsidRDefault="00000000" w:rsidP="004478AA">
      <w:r>
        <w:pict w14:anchorId="73A7DE4C">
          <v:rect id="_x0000_i1203" style="width:0;height:1.5pt" o:hralign="center" o:hrstd="t" o:hr="t" fillcolor="#a0a0a0" stroked="f"/>
        </w:pict>
      </w:r>
    </w:p>
    <w:p w14:paraId="199CC18C" w14:textId="77777777" w:rsidR="004478AA" w:rsidRDefault="004478AA" w:rsidP="004478AA">
      <w:pPr>
        <w:pStyle w:val="3"/>
      </w:pPr>
      <w:r w:rsidRPr="00F17D97">
        <w:rPr>
          <w:rFonts w:ascii="Segoe UI Emoji" w:hAnsi="Segoe UI Emoji" w:cs="Segoe UI Emoji"/>
        </w:rPr>
        <w:t>✅</w:t>
      </w:r>
      <w:r w:rsidRPr="00F17D97">
        <w:t xml:space="preserve"> 一句话总结：</w:t>
      </w:r>
    </w:p>
    <w:p w14:paraId="2DB9C771" w14:textId="77777777" w:rsidR="004478AA" w:rsidRPr="00B3302A" w:rsidRDefault="004478AA" w:rsidP="004478AA">
      <w:proofErr w:type="spellStart"/>
      <w:r w:rsidRPr="00F17D97">
        <w:t>GPIO_PinLockConfig</w:t>
      </w:r>
      <w:proofErr w:type="spellEnd"/>
      <w:r w:rsidRPr="00F17D97">
        <w:t xml:space="preserve"> 用于锁定 GPIO 引脚配置，一旦锁定，该引脚的模式就不能再被软件更改，直到芯片复位。</w:t>
      </w:r>
    </w:p>
    <w:p w14:paraId="4B24FAA3" w14:textId="77777777" w:rsidR="004478AA" w:rsidRDefault="004478AA" w:rsidP="004478AA">
      <w:pPr>
        <w:pStyle w:val="2"/>
      </w:pPr>
      <w:proofErr w:type="spellStart"/>
      <w:r w:rsidRPr="007B0B16">
        <w:t>GPIO_EXTILineConfig</w:t>
      </w:r>
      <w:proofErr w:type="spellEnd"/>
      <w:r>
        <w:rPr>
          <w:rFonts w:hint="eastAsia"/>
        </w:rPr>
        <w:t>()</w:t>
      </w:r>
      <w:r>
        <w:br/>
      </w:r>
      <w:r w:rsidRPr="00925ECC">
        <w:t>把某个GPIO引脚连接到对应的 EXTI 外部中断线</w:t>
      </w:r>
    </w:p>
    <w:p w14:paraId="64B02F15" w14:textId="77777777" w:rsidR="004478AA" w:rsidRPr="00925ECC" w:rsidRDefault="004478AA" w:rsidP="004478AA">
      <w:r w:rsidRPr="00925ECC">
        <w:t xml:space="preserve">好问题 </w:t>
      </w:r>
      <w:r w:rsidRPr="00925ECC">
        <w:rPr>
          <w:rFonts w:ascii="Segoe UI Emoji" w:hAnsi="Segoe UI Emoji" w:cs="Segoe UI Emoji"/>
        </w:rPr>
        <w:t>👍</w:t>
      </w:r>
      <w:r w:rsidRPr="00925ECC">
        <w:t xml:space="preserve">，这次我们来讲 </w:t>
      </w:r>
      <w:proofErr w:type="spellStart"/>
      <w:r w:rsidRPr="00925ECC">
        <w:rPr>
          <w:b/>
          <w:bCs/>
        </w:rPr>
        <w:t>GPIO_EXTILineConfig</w:t>
      </w:r>
      <w:proofErr w:type="spellEnd"/>
      <w:r w:rsidRPr="00925ECC">
        <w:rPr>
          <w:b/>
          <w:bCs/>
        </w:rPr>
        <w:t>()</w:t>
      </w:r>
      <w:r w:rsidRPr="00925ECC">
        <w:t xml:space="preserve">，这是 STM32F1 里常见的 </w:t>
      </w:r>
      <w:r w:rsidRPr="00925ECC">
        <w:rPr>
          <w:b/>
          <w:bCs/>
        </w:rPr>
        <w:t>AFIO 库函数</w:t>
      </w:r>
      <w:r w:rsidRPr="00925ECC">
        <w:t>。</w:t>
      </w:r>
    </w:p>
    <w:p w14:paraId="560B19BC" w14:textId="77777777" w:rsidR="004478AA" w:rsidRPr="00925ECC" w:rsidRDefault="00000000" w:rsidP="004478AA">
      <w:r>
        <w:pict w14:anchorId="0A080745">
          <v:rect id="_x0000_i1204" style="width:0;height:1.5pt" o:hralign="center" o:hrstd="t" o:hr="t" fillcolor="#a0a0a0" stroked="f"/>
        </w:pict>
      </w:r>
    </w:p>
    <w:p w14:paraId="02E72ABA" w14:textId="77777777" w:rsidR="004478AA" w:rsidRPr="00925ECC" w:rsidRDefault="004478AA" w:rsidP="004478AA">
      <w:pPr>
        <w:pStyle w:val="3"/>
      </w:pPr>
      <w:r w:rsidRPr="00925ECC">
        <w:t>1. 函数原型</w:t>
      </w:r>
    </w:p>
    <w:p w14:paraId="795EC47C" w14:textId="77777777" w:rsidR="004478AA" w:rsidRPr="00925ECC" w:rsidRDefault="004478AA" w:rsidP="004478AA">
      <w:r w:rsidRPr="00925ECC">
        <w:t xml:space="preserve">void </w:t>
      </w:r>
      <w:proofErr w:type="spellStart"/>
      <w:r w:rsidRPr="00925ECC">
        <w:t>GPIO_</w:t>
      </w:r>
      <w:proofErr w:type="gramStart"/>
      <w:r w:rsidRPr="00925ECC">
        <w:t>EXTILineConfig</w:t>
      </w:r>
      <w:proofErr w:type="spellEnd"/>
      <w:r w:rsidRPr="00925ECC">
        <w:t>(</w:t>
      </w:r>
      <w:proofErr w:type="gramEnd"/>
      <w:r w:rsidRPr="00925ECC">
        <w:t xml:space="preserve">uint8_t </w:t>
      </w:r>
      <w:proofErr w:type="spellStart"/>
      <w:r w:rsidRPr="00925ECC">
        <w:t>GPIO_PortSource</w:t>
      </w:r>
      <w:proofErr w:type="spellEnd"/>
      <w:r w:rsidRPr="00925ECC">
        <w:t xml:space="preserve">, uint8_t </w:t>
      </w:r>
      <w:proofErr w:type="spellStart"/>
      <w:r w:rsidRPr="00925ECC">
        <w:t>GPIO_PinSource</w:t>
      </w:r>
      <w:proofErr w:type="spellEnd"/>
      <w:r w:rsidRPr="00925ECC">
        <w:t>);</w:t>
      </w:r>
    </w:p>
    <w:p w14:paraId="43A4BB9D" w14:textId="77777777" w:rsidR="004478AA" w:rsidRDefault="004478AA" w:rsidP="004478AA">
      <w:r w:rsidRPr="00925ECC">
        <w:rPr>
          <w:b/>
          <w:bCs/>
        </w:rPr>
        <w:t>作用</w:t>
      </w:r>
      <w:r w:rsidRPr="00925ECC">
        <w:t>：</w:t>
      </w:r>
      <w:r w:rsidRPr="00925ECC">
        <w:br/>
        <w:t xml:space="preserve">把某个 </w:t>
      </w:r>
      <w:r w:rsidRPr="00925ECC">
        <w:rPr>
          <w:b/>
          <w:bCs/>
        </w:rPr>
        <w:t>GPIO 引脚</w:t>
      </w:r>
      <w:r w:rsidRPr="00925ECC">
        <w:t xml:space="preserve"> </w:t>
      </w:r>
      <w:r w:rsidRPr="00925ECC">
        <w:rPr>
          <w:color w:val="EE0000"/>
        </w:rPr>
        <w:t xml:space="preserve">连接到对应的 </w:t>
      </w:r>
      <w:r w:rsidRPr="00925ECC">
        <w:rPr>
          <w:b/>
          <w:bCs/>
          <w:color w:val="EE0000"/>
        </w:rPr>
        <w:t>EXTI 外部中断线</w:t>
      </w:r>
      <w:r w:rsidRPr="00925ECC">
        <w:t>。</w:t>
      </w:r>
    </w:p>
    <w:p w14:paraId="21BE5C77" w14:textId="77777777" w:rsidR="004478AA" w:rsidRPr="00925ECC" w:rsidRDefault="004478AA" w:rsidP="004478AA">
      <w:proofErr w:type="spellStart"/>
      <w:r w:rsidRPr="0062143B">
        <w:t>GPIO_EXTILineConfig</w:t>
      </w:r>
      <w:proofErr w:type="spellEnd"/>
      <w:r w:rsidRPr="0062143B">
        <w:t xml:space="preserve">() 内部会修改 </w:t>
      </w:r>
      <w:r w:rsidRPr="00175860">
        <w:rPr>
          <w:b/>
          <w:bCs/>
          <w:color w:val="EE0000"/>
        </w:rPr>
        <w:t>AFIO-&gt;EXTICR</w:t>
      </w:r>
      <w:r w:rsidRPr="00303906">
        <w:rPr>
          <w:color w:val="EE0000"/>
        </w:rPr>
        <w:t xml:space="preserve"> 寄存器</w:t>
      </w:r>
      <w:r w:rsidRPr="0062143B">
        <w:t>。</w:t>
      </w:r>
    </w:p>
    <w:p w14:paraId="1EEE0053" w14:textId="77777777" w:rsidR="004478AA" w:rsidRPr="00925ECC" w:rsidRDefault="00000000" w:rsidP="004478AA">
      <w:r>
        <w:pict w14:anchorId="710B86B4">
          <v:rect id="_x0000_i1205" style="width:0;height:1.5pt" o:hralign="center" o:hrstd="t" o:hr="t" fillcolor="#a0a0a0" stroked="f"/>
        </w:pict>
      </w:r>
    </w:p>
    <w:p w14:paraId="2B8F2162" w14:textId="77777777" w:rsidR="004478AA" w:rsidRPr="00925ECC" w:rsidRDefault="004478AA" w:rsidP="004478AA">
      <w:pPr>
        <w:pStyle w:val="3"/>
      </w:pPr>
      <w:r w:rsidRPr="00925ECC">
        <w:t>2. 背景知识</w:t>
      </w:r>
    </w:p>
    <w:p w14:paraId="2D006D0B" w14:textId="77777777" w:rsidR="004478AA" w:rsidRPr="00925ECC" w:rsidRDefault="004478AA" w:rsidP="004478AA">
      <w:r w:rsidRPr="00925ECC">
        <w:t>在 STM32 里：</w:t>
      </w:r>
    </w:p>
    <w:p w14:paraId="0463FA91" w14:textId="77777777" w:rsidR="004478AA" w:rsidRPr="00925ECC" w:rsidRDefault="004478AA">
      <w:pPr>
        <w:numPr>
          <w:ilvl w:val="0"/>
          <w:numId w:val="129"/>
        </w:numPr>
      </w:pPr>
      <w:r w:rsidRPr="00925ECC">
        <w:t>外部中断控制器 EXTI 有 20 条线：EXTI0 ~ EXTI19。</w:t>
      </w:r>
    </w:p>
    <w:p w14:paraId="0A904FAA" w14:textId="77777777" w:rsidR="004478AA" w:rsidRPr="00925ECC" w:rsidRDefault="004478AA">
      <w:pPr>
        <w:numPr>
          <w:ilvl w:val="0"/>
          <w:numId w:val="129"/>
        </w:numPr>
      </w:pPr>
      <w:r w:rsidRPr="00925ECC">
        <w:t xml:space="preserve">每条线只能对应 </w:t>
      </w:r>
      <w:r w:rsidRPr="00925ECC">
        <w:rPr>
          <w:b/>
          <w:bCs/>
        </w:rPr>
        <w:t>某个引脚编号</w:t>
      </w:r>
      <w:r w:rsidRPr="00925ECC">
        <w:t>（0~15），而不是特定端口。</w:t>
      </w:r>
    </w:p>
    <w:p w14:paraId="5D4CEF11" w14:textId="77777777" w:rsidR="004478AA" w:rsidRPr="00925ECC" w:rsidRDefault="004478AA">
      <w:pPr>
        <w:numPr>
          <w:ilvl w:val="1"/>
          <w:numId w:val="129"/>
        </w:numPr>
      </w:pPr>
      <w:r w:rsidRPr="00925ECC">
        <w:t>比如</w:t>
      </w:r>
      <w:r w:rsidRPr="00925ECC">
        <w:rPr>
          <w:color w:val="EE0000"/>
        </w:rPr>
        <w:t xml:space="preserve"> </w:t>
      </w:r>
      <w:r w:rsidRPr="00925ECC">
        <w:rPr>
          <w:b/>
          <w:bCs/>
          <w:color w:val="EE0000"/>
        </w:rPr>
        <w:t>EXTI0</w:t>
      </w:r>
      <w:r w:rsidRPr="00925ECC">
        <w:rPr>
          <w:color w:val="EE0000"/>
        </w:rPr>
        <w:t xml:space="preserve"> 可以来自 PA0、PB0、PC0、PD0</w:t>
      </w:r>
      <w:r w:rsidRPr="00925ECC">
        <w:t>…</w:t>
      </w:r>
    </w:p>
    <w:p w14:paraId="6B7C55DC" w14:textId="77777777" w:rsidR="004478AA" w:rsidRPr="00925ECC" w:rsidRDefault="004478AA">
      <w:pPr>
        <w:numPr>
          <w:ilvl w:val="1"/>
          <w:numId w:val="129"/>
        </w:numPr>
      </w:pPr>
      <w:r w:rsidRPr="00925ECC">
        <w:t>但</w:t>
      </w:r>
      <w:r w:rsidRPr="00925ECC">
        <w:rPr>
          <w:color w:val="EE0000"/>
        </w:rPr>
        <w:t>同一时刻只能选其中一个</w:t>
      </w:r>
      <w:r w:rsidRPr="00925ECC">
        <w:t>。</w:t>
      </w:r>
    </w:p>
    <w:p w14:paraId="1BF6CE56" w14:textId="77777777" w:rsidR="004478AA" w:rsidRPr="00925ECC" w:rsidRDefault="004478AA" w:rsidP="004478AA">
      <w:r w:rsidRPr="00925ECC">
        <w:rPr>
          <w:rFonts w:ascii="Segoe UI Emoji" w:hAnsi="Segoe UI Emoji" w:cs="Segoe UI Emoji"/>
        </w:rPr>
        <w:t>👉</w:t>
      </w:r>
      <w:r w:rsidRPr="00925ECC">
        <w:t xml:space="preserve"> 那么，</w:t>
      </w:r>
      <w:proofErr w:type="spellStart"/>
      <w:r w:rsidRPr="00925ECC">
        <w:t>GPIO_EXTILineConfig</w:t>
      </w:r>
      <w:proofErr w:type="spellEnd"/>
      <w:r w:rsidRPr="00925ECC">
        <w:t xml:space="preserve">() 的作用就是 </w:t>
      </w:r>
      <w:r w:rsidRPr="00925ECC">
        <w:rPr>
          <w:b/>
          <w:bCs/>
        </w:rPr>
        <w:t>告诉 AFIO 模块，这条 EXTI 线到底接哪个端口的 pin</w:t>
      </w:r>
      <w:r w:rsidRPr="00925ECC">
        <w:t>。</w:t>
      </w:r>
    </w:p>
    <w:p w14:paraId="665684FE" w14:textId="77777777" w:rsidR="004478AA" w:rsidRPr="00925ECC" w:rsidRDefault="00000000" w:rsidP="004478AA">
      <w:r>
        <w:lastRenderedPageBreak/>
        <w:pict w14:anchorId="623BA0C6">
          <v:rect id="_x0000_i1206" style="width:0;height:1.5pt" o:hralign="center" o:hrstd="t" o:hr="t" fillcolor="#a0a0a0" stroked="f"/>
        </w:pict>
      </w:r>
    </w:p>
    <w:p w14:paraId="2038F69E" w14:textId="77777777" w:rsidR="004478AA" w:rsidRDefault="004478AA" w:rsidP="004478AA">
      <w:pPr>
        <w:pStyle w:val="3"/>
      </w:pPr>
      <w:r w:rsidRPr="00925ECC">
        <w:t>3. 参数说明</w:t>
      </w:r>
    </w:p>
    <w:p w14:paraId="4459C5EB" w14:textId="77777777" w:rsidR="004478AA" w:rsidRPr="00C55BB2" w:rsidRDefault="004478AA" w:rsidP="004478AA">
      <w:r w:rsidRPr="00C55BB2">
        <w:t>这个函数的第二个参数</w:t>
      </w:r>
      <w:r w:rsidRPr="00C55BB2">
        <w:rPr>
          <w:color w:val="EE0000"/>
        </w:rPr>
        <w:t xml:space="preserve"> </w:t>
      </w:r>
      <w:r w:rsidRPr="00C55BB2">
        <w:rPr>
          <w:b/>
          <w:bCs/>
          <w:color w:val="EE0000"/>
        </w:rPr>
        <w:t>只能指定一个 PinSource</w:t>
      </w:r>
      <w:r w:rsidRPr="00C55BB2">
        <w:t>，而不能用 | 同时传多个</w:t>
      </w:r>
    </w:p>
    <w:p w14:paraId="430A9CE4" w14:textId="77777777" w:rsidR="004478AA" w:rsidRPr="00925ECC" w:rsidRDefault="004478AA">
      <w:pPr>
        <w:numPr>
          <w:ilvl w:val="0"/>
          <w:numId w:val="130"/>
        </w:numPr>
      </w:pPr>
      <w:proofErr w:type="spellStart"/>
      <w:r w:rsidRPr="00925ECC">
        <w:rPr>
          <w:b/>
          <w:bCs/>
        </w:rPr>
        <w:t>GPIO_PortSource</w:t>
      </w:r>
      <w:proofErr w:type="spellEnd"/>
      <w:r w:rsidRPr="00925ECC">
        <w:t>：</w:t>
      </w:r>
      <w:r w:rsidRPr="00A1112A">
        <w:t>选择</w:t>
      </w:r>
      <w:r w:rsidRPr="00A1112A">
        <w:rPr>
          <w:color w:val="EE0000"/>
        </w:rPr>
        <w:t xml:space="preserve"> GPIO 端口号</w:t>
      </w:r>
    </w:p>
    <w:p w14:paraId="0931AC7A" w14:textId="77777777" w:rsidR="004478AA" w:rsidRPr="00925ECC" w:rsidRDefault="004478AA">
      <w:pPr>
        <w:numPr>
          <w:ilvl w:val="1"/>
          <w:numId w:val="130"/>
        </w:numPr>
      </w:pPr>
      <w:proofErr w:type="spellStart"/>
      <w:r w:rsidRPr="00925ECC">
        <w:t>GPIO_PortSourceGPIOA</w:t>
      </w:r>
      <w:proofErr w:type="spellEnd"/>
      <w:r w:rsidRPr="00925ECC">
        <w:t xml:space="preserve"> → 0</w:t>
      </w:r>
    </w:p>
    <w:p w14:paraId="51B26909" w14:textId="77777777" w:rsidR="004478AA" w:rsidRPr="00925ECC" w:rsidRDefault="004478AA">
      <w:pPr>
        <w:numPr>
          <w:ilvl w:val="1"/>
          <w:numId w:val="130"/>
        </w:numPr>
      </w:pPr>
      <w:proofErr w:type="spellStart"/>
      <w:r w:rsidRPr="00925ECC">
        <w:t>GPIO_PortSourceGPIOB</w:t>
      </w:r>
      <w:proofErr w:type="spellEnd"/>
      <w:r w:rsidRPr="00925ECC">
        <w:t xml:space="preserve"> → 1</w:t>
      </w:r>
    </w:p>
    <w:p w14:paraId="44745842" w14:textId="77777777" w:rsidR="004478AA" w:rsidRPr="00925ECC" w:rsidRDefault="004478AA">
      <w:pPr>
        <w:numPr>
          <w:ilvl w:val="1"/>
          <w:numId w:val="130"/>
        </w:numPr>
      </w:pPr>
      <w:proofErr w:type="spellStart"/>
      <w:r w:rsidRPr="00925ECC">
        <w:t>GPIO_PortSourceGPIOC</w:t>
      </w:r>
      <w:proofErr w:type="spellEnd"/>
      <w:r w:rsidRPr="00925ECC">
        <w:t xml:space="preserve"> → 2</w:t>
      </w:r>
    </w:p>
    <w:p w14:paraId="3E6ABB96" w14:textId="77777777" w:rsidR="004478AA" w:rsidRPr="00925ECC" w:rsidRDefault="004478AA">
      <w:pPr>
        <w:numPr>
          <w:ilvl w:val="1"/>
          <w:numId w:val="130"/>
        </w:numPr>
      </w:pPr>
      <w:r w:rsidRPr="00925ECC">
        <w:t>以此类推</w:t>
      </w:r>
    </w:p>
    <w:p w14:paraId="1FAB3AA4" w14:textId="77777777" w:rsidR="004478AA" w:rsidRPr="00925ECC" w:rsidRDefault="004478AA">
      <w:pPr>
        <w:numPr>
          <w:ilvl w:val="0"/>
          <w:numId w:val="130"/>
        </w:numPr>
      </w:pPr>
      <w:proofErr w:type="spellStart"/>
      <w:r w:rsidRPr="00925ECC">
        <w:rPr>
          <w:b/>
          <w:bCs/>
        </w:rPr>
        <w:t>GPIO_PinSource</w:t>
      </w:r>
      <w:proofErr w:type="spellEnd"/>
      <w:r w:rsidRPr="00925ECC">
        <w:t xml:space="preserve">：选择 </w:t>
      </w:r>
      <w:r w:rsidRPr="00A1112A">
        <w:rPr>
          <w:color w:val="EE0000"/>
        </w:rPr>
        <w:t>GPIO 引脚号</w:t>
      </w:r>
      <w:r w:rsidRPr="00925ECC">
        <w:t>（0~15）</w:t>
      </w:r>
    </w:p>
    <w:p w14:paraId="06F5748E" w14:textId="77777777" w:rsidR="004478AA" w:rsidRPr="00925ECC" w:rsidRDefault="004478AA">
      <w:pPr>
        <w:numPr>
          <w:ilvl w:val="1"/>
          <w:numId w:val="130"/>
        </w:numPr>
      </w:pPr>
      <w:r w:rsidRPr="00925ECC">
        <w:t>GPIO_PinSource0 → pin0</w:t>
      </w:r>
    </w:p>
    <w:p w14:paraId="1185304C" w14:textId="77777777" w:rsidR="004478AA" w:rsidRPr="00925ECC" w:rsidRDefault="004478AA">
      <w:pPr>
        <w:numPr>
          <w:ilvl w:val="1"/>
          <w:numId w:val="130"/>
        </w:numPr>
      </w:pPr>
      <w:r w:rsidRPr="00925ECC">
        <w:t>GPIO_PinSource1 → pin1</w:t>
      </w:r>
    </w:p>
    <w:p w14:paraId="3D9A9CBD" w14:textId="77777777" w:rsidR="004478AA" w:rsidRPr="00925ECC" w:rsidRDefault="004478AA">
      <w:pPr>
        <w:numPr>
          <w:ilvl w:val="1"/>
          <w:numId w:val="130"/>
        </w:numPr>
      </w:pPr>
      <w:r w:rsidRPr="00925ECC">
        <w:t>…</w:t>
      </w:r>
    </w:p>
    <w:p w14:paraId="6F7BE349" w14:textId="77777777" w:rsidR="004478AA" w:rsidRPr="00925ECC" w:rsidRDefault="004478AA">
      <w:pPr>
        <w:numPr>
          <w:ilvl w:val="1"/>
          <w:numId w:val="130"/>
        </w:numPr>
      </w:pPr>
      <w:r w:rsidRPr="00925ECC">
        <w:t>GPIO_PinSource15 → pin15</w:t>
      </w:r>
    </w:p>
    <w:p w14:paraId="7ECB658C" w14:textId="77777777" w:rsidR="004478AA" w:rsidRPr="00925ECC" w:rsidRDefault="00000000" w:rsidP="004478AA">
      <w:r>
        <w:pict w14:anchorId="2493AFA9">
          <v:rect id="_x0000_i1207" style="width:0;height:1.5pt" o:hralign="center" o:hrstd="t" o:hr="t" fillcolor="#a0a0a0" stroked="f"/>
        </w:pict>
      </w:r>
    </w:p>
    <w:p w14:paraId="5C0399C7" w14:textId="77777777" w:rsidR="004478AA" w:rsidRPr="00925ECC" w:rsidRDefault="004478AA" w:rsidP="004478AA">
      <w:pPr>
        <w:pStyle w:val="3"/>
      </w:pPr>
      <w:r w:rsidRPr="00925ECC">
        <w:t>4. 使用示例</w:t>
      </w:r>
    </w:p>
    <w:p w14:paraId="112F531E" w14:textId="77777777" w:rsidR="004478AA" w:rsidRPr="00925ECC" w:rsidRDefault="004478AA" w:rsidP="004478AA">
      <w:pPr>
        <w:pStyle w:val="4"/>
      </w:pPr>
      <w:r w:rsidRPr="00925ECC">
        <w:t>例子 1：配置 PA0 为 EXTI0 中断源</w:t>
      </w:r>
    </w:p>
    <w:p w14:paraId="5F9467FC" w14:textId="77777777" w:rsidR="004478AA" w:rsidRPr="00925ECC" w:rsidRDefault="004478AA" w:rsidP="004478AA">
      <w:r w:rsidRPr="00925ECC">
        <w:t>RCC_APB2PeriphClockCmd(RCC_APB2Periph_AFIO, ENABLE); // 开启 AFIO 时钟</w:t>
      </w:r>
    </w:p>
    <w:p w14:paraId="5B661054" w14:textId="77777777" w:rsidR="004478AA" w:rsidRPr="00925ECC" w:rsidRDefault="004478AA" w:rsidP="004478AA"/>
    <w:p w14:paraId="758D41ED" w14:textId="77777777" w:rsidR="004478AA" w:rsidRPr="00925ECC" w:rsidRDefault="004478AA" w:rsidP="004478AA">
      <w:r w:rsidRPr="00925ECC">
        <w:t>// 将 PA0 配置为 EXTI0 的输入源</w:t>
      </w:r>
    </w:p>
    <w:p w14:paraId="47271204" w14:textId="77777777" w:rsidR="004478AA" w:rsidRPr="00925ECC" w:rsidRDefault="004478AA" w:rsidP="004478AA">
      <w:proofErr w:type="spellStart"/>
      <w:r w:rsidRPr="00925ECC">
        <w:t>GPIO_</w:t>
      </w:r>
      <w:proofErr w:type="gramStart"/>
      <w:r w:rsidRPr="00925ECC">
        <w:t>EXTILineConfig</w:t>
      </w:r>
      <w:proofErr w:type="spellEnd"/>
      <w:r w:rsidRPr="00925ECC">
        <w:t>(</w:t>
      </w:r>
      <w:proofErr w:type="spellStart"/>
      <w:proofErr w:type="gramEnd"/>
      <w:r w:rsidRPr="00925ECC">
        <w:t>GPIO_PortSourceGPIOA</w:t>
      </w:r>
      <w:proofErr w:type="spellEnd"/>
      <w:r w:rsidRPr="00925ECC">
        <w:t>, GPIO_PinSource0);</w:t>
      </w:r>
    </w:p>
    <w:p w14:paraId="40EAF31A" w14:textId="77777777" w:rsidR="004478AA" w:rsidRPr="00925ECC" w:rsidRDefault="004478AA" w:rsidP="004478AA">
      <w:r w:rsidRPr="00925ECC">
        <w:rPr>
          <w:rFonts w:ascii="Segoe UI Emoji" w:hAnsi="Segoe UI Emoji" w:cs="Segoe UI Emoji"/>
        </w:rPr>
        <w:t>👉</w:t>
      </w:r>
      <w:r w:rsidRPr="00925ECC">
        <w:t xml:space="preserve"> 这样 EXTI0 就从 PA0 来，而不是 PB0/PC0。</w:t>
      </w:r>
    </w:p>
    <w:p w14:paraId="107D0982" w14:textId="77777777" w:rsidR="004478AA" w:rsidRPr="00925ECC" w:rsidRDefault="00000000" w:rsidP="004478AA">
      <w:r>
        <w:pict w14:anchorId="50C6B72B">
          <v:rect id="_x0000_i1208" style="width:0;height:1.5pt" o:hralign="center" o:hrstd="t" o:hr="t" fillcolor="#a0a0a0" stroked="f"/>
        </w:pict>
      </w:r>
    </w:p>
    <w:p w14:paraId="27E28AA2" w14:textId="77777777" w:rsidR="004478AA" w:rsidRPr="00925ECC" w:rsidRDefault="004478AA" w:rsidP="004478AA">
      <w:pPr>
        <w:pStyle w:val="4"/>
      </w:pPr>
      <w:r w:rsidRPr="00925ECC">
        <w:t>例子 2：配置 PB3 为 EXTI3 中断源</w:t>
      </w:r>
    </w:p>
    <w:p w14:paraId="38ED2A7D" w14:textId="77777777" w:rsidR="004478AA" w:rsidRPr="00925ECC" w:rsidRDefault="004478AA" w:rsidP="004478AA">
      <w:proofErr w:type="spellStart"/>
      <w:r w:rsidRPr="00925ECC">
        <w:t>GPIO_</w:t>
      </w:r>
      <w:proofErr w:type="gramStart"/>
      <w:r w:rsidRPr="00925ECC">
        <w:t>EXTILineConfig</w:t>
      </w:r>
      <w:proofErr w:type="spellEnd"/>
      <w:r w:rsidRPr="00925ECC">
        <w:t>(</w:t>
      </w:r>
      <w:proofErr w:type="spellStart"/>
      <w:proofErr w:type="gramEnd"/>
      <w:r w:rsidRPr="00925ECC">
        <w:t>GPIO_PortSourceGPIOB</w:t>
      </w:r>
      <w:proofErr w:type="spellEnd"/>
      <w:r w:rsidRPr="00925ECC">
        <w:t>, GPIO_PinSource3);</w:t>
      </w:r>
    </w:p>
    <w:p w14:paraId="7D83DBBE" w14:textId="77777777" w:rsidR="004478AA" w:rsidRPr="00925ECC" w:rsidRDefault="004478AA" w:rsidP="004478AA">
      <w:r w:rsidRPr="00925ECC">
        <w:rPr>
          <w:rFonts w:ascii="Segoe UI Emoji" w:hAnsi="Segoe UI Emoji" w:cs="Segoe UI Emoji"/>
        </w:rPr>
        <w:t>👉</w:t>
      </w:r>
      <w:r w:rsidRPr="00925ECC">
        <w:t xml:space="preserve"> EXTI3 中断信号就来自 PB3。</w:t>
      </w:r>
    </w:p>
    <w:p w14:paraId="4691FC2A" w14:textId="77777777" w:rsidR="004478AA" w:rsidRPr="00925ECC" w:rsidRDefault="00000000" w:rsidP="004478AA">
      <w:r>
        <w:lastRenderedPageBreak/>
        <w:pict w14:anchorId="726DBF1D">
          <v:rect id="_x0000_i1209" style="width:0;height:1.5pt" o:hralign="center" o:hrstd="t" o:hr="t" fillcolor="#a0a0a0" stroked="f"/>
        </w:pict>
      </w:r>
    </w:p>
    <w:p w14:paraId="69839FB6" w14:textId="77777777" w:rsidR="004478AA" w:rsidRPr="00925ECC" w:rsidRDefault="004478AA" w:rsidP="004478AA">
      <w:pPr>
        <w:pStyle w:val="3"/>
      </w:pPr>
      <w:r w:rsidRPr="00925ECC">
        <w:t>5. 使用流程总结</w:t>
      </w:r>
    </w:p>
    <w:p w14:paraId="7992FBC1" w14:textId="77777777" w:rsidR="004478AA" w:rsidRPr="00925ECC" w:rsidRDefault="004478AA" w:rsidP="004478AA">
      <w:r w:rsidRPr="00925ECC">
        <w:t>完整配置一个外部中断的步骤一般是：</w:t>
      </w:r>
    </w:p>
    <w:p w14:paraId="16D117DF" w14:textId="77777777" w:rsidR="004478AA" w:rsidRPr="00925ECC" w:rsidRDefault="004478AA">
      <w:pPr>
        <w:numPr>
          <w:ilvl w:val="0"/>
          <w:numId w:val="131"/>
        </w:numPr>
      </w:pPr>
      <w:r w:rsidRPr="00925ECC">
        <w:rPr>
          <w:b/>
          <w:bCs/>
        </w:rPr>
        <w:t>GPIO 配置为输入模式</w:t>
      </w:r>
      <w:r w:rsidRPr="00925ECC">
        <w:t>（带上拉/下拉）</w:t>
      </w:r>
    </w:p>
    <w:p w14:paraId="6E8D8A1E" w14:textId="77777777" w:rsidR="004478AA" w:rsidRPr="00925ECC" w:rsidRDefault="004478AA">
      <w:pPr>
        <w:numPr>
          <w:ilvl w:val="0"/>
          <w:numId w:val="131"/>
        </w:numPr>
      </w:pPr>
      <w:r w:rsidRPr="00925ECC">
        <w:rPr>
          <w:b/>
          <w:bCs/>
        </w:rPr>
        <w:t xml:space="preserve">调用 </w:t>
      </w:r>
      <w:proofErr w:type="spellStart"/>
      <w:r w:rsidRPr="00925ECC">
        <w:rPr>
          <w:b/>
          <w:bCs/>
        </w:rPr>
        <w:t>GPIO_EXTILineConfig</w:t>
      </w:r>
      <w:proofErr w:type="spellEnd"/>
      <w:r w:rsidRPr="00925ECC">
        <w:rPr>
          <w:b/>
          <w:bCs/>
        </w:rPr>
        <w:t>()</w:t>
      </w:r>
      <w:r w:rsidRPr="00925ECC">
        <w:t xml:space="preserve"> 选择端口和 pin</w:t>
      </w:r>
    </w:p>
    <w:p w14:paraId="46F8A55F" w14:textId="77777777" w:rsidR="004478AA" w:rsidRPr="00925ECC" w:rsidRDefault="004478AA">
      <w:pPr>
        <w:numPr>
          <w:ilvl w:val="0"/>
          <w:numId w:val="131"/>
        </w:numPr>
      </w:pPr>
      <w:r w:rsidRPr="00925ECC">
        <w:rPr>
          <w:b/>
          <w:bCs/>
        </w:rPr>
        <w:t xml:space="preserve">初始化 </w:t>
      </w:r>
      <w:proofErr w:type="spellStart"/>
      <w:r w:rsidRPr="00925ECC">
        <w:rPr>
          <w:b/>
          <w:bCs/>
        </w:rPr>
        <w:t>EXTI_InitTypeDef</w:t>
      </w:r>
      <w:proofErr w:type="spellEnd"/>
      <w:r w:rsidRPr="00925ECC">
        <w:t>（触发模式：上升沿/下降沿/双边沿）</w:t>
      </w:r>
    </w:p>
    <w:p w14:paraId="4BED0CBF" w14:textId="77777777" w:rsidR="004478AA" w:rsidRPr="00925ECC" w:rsidRDefault="004478AA">
      <w:pPr>
        <w:numPr>
          <w:ilvl w:val="0"/>
          <w:numId w:val="131"/>
        </w:numPr>
      </w:pPr>
      <w:r w:rsidRPr="00925ECC">
        <w:rPr>
          <w:b/>
          <w:bCs/>
        </w:rPr>
        <w:t>配置 NVIC</w:t>
      </w:r>
      <w:r w:rsidRPr="00925ECC">
        <w:t>（使能中断，设置优先级）</w:t>
      </w:r>
    </w:p>
    <w:p w14:paraId="600ED00E" w14:textId="77777777" w:rsidR="004478AA" w:rsidRPr="00925ECC" w:rsidRDefault="00000000" w:rsidP="004478AA">
      <w:r>
        <w:pict w14:anchorId="7749BB36">
          <v:rect id="_x0000_i1210" style="width:0;height:1.5pt" o:hralign="center" o:hrstd="t" o:hr="t" fillcolor="#a0a0a0" stroked="f"/>
        </w:pict>
      </w:r>
    </w:p>
    <w:p w14:paraId="33508CAB" w14:textId="77777777" w:rsidR="004478AA" w:rsidRPr="00925ECC" w:rsidRDefault="004478AA" w:rsidP="004478AA">
      <w:pPr>
        <w:pStyle w:val="3"/>
      </w:pPr>
      <w:r w:rsidRPr="00925ECC">
        <w:rPr>
          <w:rFonts w:ascii="Segoe UI Emoji" w:hAnsi="Segoe UI Emoji" w:cs="Segoe UI Emoji"/>
        </w:rPr>
        <w:t>✅</w:t>
      </w:r>
      <w:r w:rsidRPr="00925ECC">
        <w:t xml:space="preserve"> 小结</w:t>
      </w:r>
    </w:p>
    <w:p w14:paraId="34313EF5" w14:textId="77777777" w:rsidR="004478AA" w:rsidRPr="00925ECC" w:rsidRDefault="004478AA">
      <w:pPr>
        <w:numPr>
          <w:ilvl w:val="0"/>
          <w:numId w:val="132"/>
        </w:numPr>
      </w:pPr>
      <w:proofErr w:type="spellStart"/>
      <w:r w:rsidRPr="00925ECC">
        <w:t>GPIO_EXTILineConfig</w:t>
      </w:r>
      <w:proofErr w:type="spellEnd"/>
      <w:r w:rsidRPr="00925ECC">
        <w:t>() 专门用来解决 “</w:t>
      </w:r>
      <w:r w:rsidRPr="00925ECC">
        <w:rPr>
          <w:b/>
          <w:bCs/>
        </w:rPr>
        <w:t>同一 EXTI 线可以挂多个端口的相同 pin</w:t>
      </w:r>
      <w:r w:rsidRPr="00925ECC">
        <w:t>” 的选择问题。</w:t>
      </w:r>
    </w:p>
    <w:p w14:paraId="604917BE" w14:textId="77777777" w:rsidR="004478AA" w:rsidRPr="00925ECC" w:rsidRDefault="004478AA">
      <w:pPr>
        <w:numPr>
          <w:ilvl w:val="0"/>
          <w:numId w:val="132"/>
        </w:numPr>
      </w:pPr>
      <w:r w:rsidRPr="00925ECC">
        <w:t>必须</w:t>
      </w:r>
      <w:r w:rsidRPr="00925ECC">
        <w:rPr>
          <w:color w:val="EE0000"/>
        </w:rPr>
        <w:t xml:space="preserve">先打开 </w:t>
      </w:r>
      <w:r w:rsidRPr="00925ECC">
        <w:rPr>
          <w:b/>
          <w:bCs/>
          <w:color w:val="EE0000"/>
        </w:rPr>
        <w:t>AFIO 时钟</w:t>
      </w:r>
      <w:r w:rsidRPr="00925ECC">
        <w:t>，否则配置无效。</w:t>
      </w:r>
    </w:p>
    <w:p w14:paraId="6F20AC96" w14:textId="77777777" w:rsidR="004478AA" w:rsidRPr="007B0B16" w:rsidRDefault="004478AA">
      <w:pPr>
        <w:numPr>
          <w:ilvl w:val="0"/>
          <w:numId w:val="132"/>
        </w:numPr>
      </w:pPr>
      <w:r w:rsidRPr="00925ECC">
        <w:t xml:space="preserve">它只存在于 </w:t>
      </w:r>
      <w:r w:rsidRPr="00925ECC">
        <w:rPr>
          <w:b/>
          <w:bCs/>
        </w:rPr>
        <w:t>STM32F1（AFIO 模块）</w:t>
      </w:r>
      <w:r w:rsidRPr="00925ECC">
        <w:t xml:space="preserve">，在 F4/F7/H7 里改成了 </w:t>
      </w:r>
      <w:proofErr w:type="spellStart"/>
      <w:r w:rsidRPr="00925ECC">
        <w:t>SYSCFG_EXTILineConfig</w:t>
      </w:r>
      <w:proofErr w:type="spellEnd"/>
      <w:r w:rsidRPr="00925ECC">
        <w:t>()。</w:t>
      </w:r>
    </w:p>
    <w:p w14:paraId="54633CA9" w14:textId="77777777" w:rsidR="001877A4" w:rsidRDefault="001877A4" w:rsidP="001877A4">
      <w:pPr>
        <w:pStyle w:val="1"/>
        <w:rPr>
          <w:sz w:val="40"/>
          <w:szCs w:val="40"/>
        </w:rPr>
      </w:pPr>
      <w:r w:rsidRPr="00946209">
        <w:rPr>
          <w:sz w:val="40"/>
          <w:szCs w:val="40"/>
        </w:rPr>
        <w:t>EXTI</w:t>
      </w:r>
      <w:r w:rsidRPr="00946209">
        <w:rPr>
          <w:rFonts w:hint="eastAsia"/>
          <w:sz w:val="40"/>
          <w:szCs w:val="40"/>
        </w:rPr>
        <w:t>(</w:t>
      </w:r>
      <w:r w:rsidRPr="00946209">
        <w:rPr>
          <w:sz w:val="40"/>
          <w:szCs w:val="40"/>
        </w:rPr>
        <w:t>外部中断/事件控制器</w:t>
      </w:r>
      <w:r w:rsidRPr="00946209">
        <w:rPr>
          <w:rFonts w:hint="eastAsia"/>
          <w:sz w:val="40"/>
          <w:szCs w:val="40"/>
        </w:rPr>
        <w:t>)</w:t>
      </w:r>
    </w:p>
    <w:p w14:paraId="7E1AF915" w14:textId="77777777" w:rsidR="001877A4" w:rsidRDefault="001877A4" w:rsidP="001877A4">
      <w:pPr>
        <w:pStyle w:val="2"/>
      </w:pPr>
      <w:proofErr w:type="spellStart"/>
      <w:r w:rsidRPr="000E5FC2">
        <w:t>EXTI_DeInit</w:t>
      </w:r>
      <w:proofErr w:type="spellEnd"/>
      <w:r w:rsidRPr="000E5FC2">
        <w:t>()</w:t>
      </w:r>
      <w:r>
        <w:br/>
      </w:r>
      <w:r w:rsidRPr="00CA6696">
        <w:t>把 EXTI 外设寄存器恢复到默认复位值</w:t>
      </w:r>
    </w:p>
    <w:p w14:paraId="6BD284BA" w14:textId="77777777" w:rsidR="001877A4" w:rsidRPr="00CA6696" w:rsidRDefault="001877A4" w:rsidP="001877A4">
      <w:r w:rsidRPr="00CA6696">
        <w:t xml:space="preserve">好问题 </w:t>
      </w:r>
      <w:r w:rsidRPr="00CA6696">
        <w:rPr>
          <w:rFonts w:ascii="Segoe UI Emoji" w:hAnsi="Segoe UI Emoji" w:cs="Segoe UI Emoji"/>
        </w:rPr>
        <w:t>👍</w:t>
      </w:r>
      <w:r w:rsidRPr="00CA6696">
        <w:t xml:space="preserve">，我们来详细讲一下 </w:t>
      </w:r>
      <w:proofErr w:type="spellStart"/>
      <w:r w:rsidRPr="00CA6696">
        <w:rPr>
          <w:b/>
          <w:bCs/>
        </w:rPr>
        <w:t>EXTI_DeInit</w:t>
      </w:r>
      <w:proofErr w:type="spellEnd"/>
      <w:r w:rsidRPr="00CA6696">
        <w:rPr>
          <w:b/>
          <w:bCs/>
        </w:rPr>
        <w:t>()</w:t>
      </w:r>
      <w:r w:rsidRPr="00CA6696">
        <w:t xml:space="preserve"> 这个函数。</w:t>
      </w:r>
    </w:p>
    <w:p w14:paraId="063AB535" w14:textId="77777777" w:rsidR="001877A4" w:rsidRPr="00CA6696" w:rsidRDefault="00000000" w:rsidP="001877A4">
      <w:r>
        <w:pict w14:anchorId="1EC636B8">
          <v:rect id="_x0000_i1211" style="width:0;height:1.5pt" o:hralign="center" o:hrstd="t" o:hr="t" fillcolor="#a0a0a0" stroked="f"/>
        </w:pict>
      </w:r>
    </w:p>
    <w:p w14:paraId="15465972" w14:textId="77777777" w:rsidR="001877A4" w:rsidRPr="00CA6696" w:rsidRDefault="001877A4" w:rsidP="001877A4">
      <w:pPr>
        <w:pStyle w:val="3"/>
      </w:pPr>
      <w:r w:rsidRPr="00CA6696">
        <w:t>1. 函数原型</w:t>
      </w:r>
    </w:p>
    <w:p w14:paraId="46E21DD1" w14:textId="77777777" w:rsidR="001877A4" w:rsidRPr="00CA6696" w:rsidRDefault="001877A4" w:rsidP="001877A4">
      <w:r w:rsidRPr="00CA6696">
        <w:t xml:space="preserve">void </w:t>
      </w:r>
      <w:proofErr w:type="spellStart"/>
      <w:r w:rsidRPr="00CA6696">
        <w:t>EXTI_DeInit</w:t>
      </w:r>
      <w:proofErr w:type="spellEnd"/>
      <w:r w:rsidRPr="00CA6696">
        <w:t>(void);</w:t>
      </w:r>
    </w:p>
    <w:p w14:paraId="6B9EA5A1" w14:textId="77777777" w:rsidR="001877A4" w:rsidRPr="00CA6696" w:rsidRDefault="00000000" w:rsidP="001877A4">
      <w:r>
        <w:pict w14:anchorId="352DE286">
          <v:rect id="_x0000_i1212" style="width:0;height:1.5pt" o:hralign="center" o:hrstd="t" o:hr="t" fillcolor="#a0a0a0" stroked="f"/>
        </w:pict>
      </w:r>
    </w:p>
    <w:p w14:paraId="4044EF00" w14:textId="77777777" w:rsidR="001877A4" w:rsidRPr="00CA6696" w:rsidRDefault="001877A4" w:rsidP="001877A4">
      <w:pPr>
        <w:pStyle w:val="3"/>
      </w:pPr>
      <w:r w:rsidRPr="00CA6696">
        <w:t>2. 作用</w:t>
      </w:r>
    </w:p>
    <w:p w14:paraId="2F91A0DA" w14:textId="77777777" w:rsidR="001877A4" w:rsidRPr="00CA6696" w:rsidRDefault="001877A4" w:rsidP="001877A4">
      <w:proofErr w:type="spellStart"/>
      <w:r w:rsidRPr="00CA6696">
        <w:t>EXTI_DeInit</w:t>
      </w:r>
      <w:proofErr w:type="spellEnd"/>
      <w:r w:rsidRPr="00CA6696">
        <w:t xml:space="preserve">() 的功能就是 </w:t>
      </w:r>
      <w:r w:rsidRPr="00CA6696">
        <w:rPr>
          <w:b/>
          <w:bCs/>
        </w:rPr>
        <w:t>把 EXTI 外设寄存器</w:t>
      </w:r>
      <w:r w:rsidRPr="00CA6696">
        <w:rPr>
          <w:b/>
          <w:bCs/>
          <w:color w:val="EE0000"/>
        </w:rPr>
        <w:t>恢复到默认复位值</w:t>
      </w:r>
      <w:r w:rsidRPr="00CA6696">
        <w:t>，也就是“</w:t>
      </w:r>
      <w:r w:rsidRPr="00CA6696">
        <w:rPr>
          <w:color w:val="EE0000"/>
        </w:rPr>
        <w:t>清零初始</w:t>
      </w:r>
      <w:r w:rsidRPr="00CA6696">
        <w:rPr>
          <w:color w:val="EE0000"/>
        </w:rPr>
        <w:lastRenderedPageBreak/>
        <w:t>化</w:t>
      </w:r>
      <w:r w:rsidRPr="00CA6696">
        <w:t>”。</w:t>
      </w:r>
      <w:r w:rsidRPr="00CA6696">
        <w:br/>
        <w:t>这样做的目的是：</w:t>
      </w:r>
    </w:p>
    <w:p w14:paraId="00D49A79" w14:textId="77777777" w:rsidR="001877A4" w:rsidRPr="00CA6696" w:rsidRDefault="001877A4" w:rsidP="001877A4">
      <w:pPr>
        <w:numPr>
          <w:ilvl w:val="0"/>
          <w:numId w:val="13"/>
        </w:numPr>
      </w:pPr>
      <w:r w:rsidRPr="00CA6696">
        <w:t>清除之前的中断配置</w:t>
      </w:r>
    </w:p>
    <w:p w14:paraId="7736CE2C" w14:textId="77777777" w:rsidR="001877A4" w:rsidRPr="00CA6696" w:rsidRDefault="001877A4" w:rsidP="001877A4">
      <w:pPr>
        <w:numPr>
          <w:ilvl w:val="0"/>
          <w:numId w:val="13"/>
        </w:numPr>
      </w:pPr>
      <w:r w:rsidRPr="00CA6696">
        <w:t>让 EXTI 进入一个干净的状态，避免遗留的触发条件影响后续配置</w:t>
      </w:r>
    </w:p>
    <w:p w14:paraId="0C90735D" w14:textId="77777777" w:rsidR="001877A4" w:rsidRPr="00CA6696" w:rsidRDefault="00000000" w:rsidP="001877A4">
      <w:r>
        <w:pict w14:anchorId="3C57F291">
          <v:rect id="_x0000_i1213" style="width:0;height:1.5pt" o:hralign="center" o:hrstd="t" o:hr="t" fillcolor="#a0a0a0" stroked="f"/>
        </w:pict>
      </w:r>
    </w:p>
    <w:p w14:paraId="1CA65BBA" w14:textId="77777777" w:rsidR="001877A4" w:rsidRPr="00CA6696" w:rsidRDefault="001877A4" w:rsidP="001877A4">
      <w:pPr>
        <w:pStyle w:val="3"/>
      </w:pPr>
      <w:r w:rsidRPr="00CA6696">
        <w:t>3. 具体做了什么？</w:t>
      </w:r>
    </w:p>
    <w:p w14:paraId="3519B71A" w14:textId="77777777" w:rsidR="001877A4" w:rsidRPr="00CA6696" w:rsidRDefault="001877A4" w:rsidP="001877A4">
      <w:r w:rsidRPr="00CA6696">
        <w:t>在 STM32 标准外设库（</w:t>
      </w:r>
      <w:proofErr w:type="spellStart"/>
      <w:r w:rsidRPr="00CA6696">
        <w:t>StdPeriph</w:t>
      </w:r>
      <w:proofErr w:type="spellEnd"/>
      <w:r w:rsidRPr="00CA6696">
        <w:t>）里，这个函数会：</w:t>
      </w:r>
    </w:p>
    <w:p w14:paraId="369233B1" w14:textId="77777777" w:rsidR="001877A4" w:rsidRPr="00CA6696" w:rsidRDefault="001877A4" w:rsidP="001877A4">
      <w:pPr>
        <w:numPr>
          <w:ilvl w:val="0"/>
          <w:numId w:val="14"/>
        </w:numPr>
      </w:pPr>
      <w:r w:rsidRPr="00CA6696">
        <w:rPr>
          <w:b/>
          <w:bCs/>
        </w:rPr>
        <w:t>中断屏蔽寄存器 IMR 清零</w:t>
      </w:r>
    </w:p>
    <w:p w14:paraId="21D5DF93" w14:textId="77777777" w:rsidR="001877A4" w:rsidRPr="00CA6696" w:rsidRDefault="001877A4" w:rsidP="001877A4">
      <w:pPr>
        <w:numPr>
          <w:ilvl w:val="0"/>
          <w:numId w:val="14"/>
        </w:numPr>
        <w:tabs>
          <w:tab w:val="clear" w:pos="720"/>
        </w:tabs>
      </w:pPr>
      <w:r w:rsidRPr="00CA6696">
        <w:t>EXTI-&gt;IMR = 0x00000000;</w:t>
      </w:r>
    </w:p>
    <w:p w14:paraId="24EECED0" w14:textId="77777777" w:rsidR="001877A4" w:rsidRPr="00CA6696" w:rsidRDefault="001877A4" w:rsidP="001877A4">
      <w:r w:rsidRPr="00CA6696">
        <w:rPr>
          <w:rFonts w:ascii="Segoe UI Emoji" w:hAnsi="Segoe UI Emoji" w:cs="Segoe UI Emoji"/>
        </w:rPr>
        <w:t>👉</w:t>
      </w:r>
      <w:r w:rsidRPr="00CA6696">
        <w:t xml:space="preserve"> 禁止所有 EXTI 中断</w:t>
      </w:r>
    </w:p>
    <w:p w14:paraId="7880D52E" w14:textId="77777777" w:rsidR="001877A4" w:rsidRPr="00CA6696" w:rsidRDefault="001877A4" w:rsidP="001877A4">
      <w:pPr>
        <w:numPr>
          <w:ilvl w:val="0"/>
          <w:numId w:val="14"/>
        </w:numPr>
      </w:pPr>
      <w:r w:rsidRPr="00CA6696">
        <w:rPr>
          <w:b/>
          <w:bCs/>
        </w:rPr>
        <w:t>事件屏蔽寄存器 EMR 清零</w:t>
      </w:r>
    </w:p>
    <w:p w14:paraId="017F3AD4" w14:textId="77777777" w:rsidR="001877A4" w:rsidRPr="00CA6696" w:rsidRDefault="001877A4" w:rsidP="001877A4">
      <w:pPr>
        <w:numPr>
          <w:ilvl w:val="0"/>
          <w:numId w:val="14"/>
        </w:numPr>
        <w:tabs>
          <w:tab w:val="clear" w:pos="720"/>
        </w:tabs>
      </w:pPr>
      <w:r w:rsidRPr="00CA6696">
        <w:t>EXTI-&gt;EMR = 0x00000000;</w:t>
      </w:r>
    </w:p>
    <w:p w14:paraId="090086E6" w14:textId="77777777" w:rsidR="001877A4" w:rsidRPr="00CA6696" w:rsidRDefault="001877A4" w:rsidP="001877A4">
      <w:r w:rsidRPr="00CA6696">
        <w:rPr>
          <w:rFonts w:ascii="Segoe UI Emoji" w:hAnsi="Segoe UI Emoji" w:cs="Segoe UI Emoji"/>
        </w:rPr>
        <w:t>👉</w:t>
      </w:r>
      <w:r w:rsidRPr="00CA6696">
        <w:t xml:space="preserve"> 禁止所有事件请求</w:t>
      </w:r>
    </w:p>
    <w:p w14:paraId="7443DBA7" w14:textId="77777777" w:rsidR="001877A4" w:rsidRPr="00CA6696" w:rsidRDefault="001877A4" w:rsidP="001877A4">
      <w:pPr>
        <w:numPr>
          <w:ilvl w:val="0"/>
          <w:numId w:val="14"/>
        </w:numPr>
      </w:pPr>
      <w:r w:rsidRPr="00CA6696">
        <w:rPr>
          <w:b/>
          <w:bCs/>
        </w:rPr>
        <w:t>上升沿触发选择寄存器 RTSR 清零</w:t>
      </w:r>
    </w:p>
    <w:p w14:paraId="6A4E808D" w14:textId="77777777" w:rsidR="001877A4" w:rsidRPr="00CA6696" w:rsidRDefault="001877A4" w:rsidP="001877A4">
      <w:pPr>
        <w:numPr>
          <w:ilvl w:val="0"/>
          <w:numId w:val="14"/>
        </w:numPr>
        <w:tabs>
          <w:tab w:val="clear" w:pos="720"/>
        </w:tabs>
      </w:pPr>
      <w:r w:rsidRPr="00CA6696">
        <w:t>EXTI-&gt;RTSR = 0x00000000;</w:t>
      </w:r>
    </w:p>
    <w:p w14:paraId="60A69296" w14:textId="77777777" w:rsidR="001877A4" w:rsidRPr="00CA6696" w:rsidRDefault="001877A4" w:rsidP="001877A4">
      <w:r w:rsidRPr="00CA6696">
        <w:rPr>
          <w:rFonts w:ascii="Segoe UI Emoji" w:hAnsi="Segoe UI Emoji" w:cs="Segoe UI Emoji"/>
        </w:rPr>
        <w:t>👉</w:t>
      </w:r>
      <w:r w:rsidRPr="00CA6696">
        <w:t xml:space="preserve"> 禁止所有上升沿触发</w:t>
      </w:r>
    </w:p>
    <w:p w14:paraId="71527DE0" w14:textId="77777777" w:rsidR="001877A4" w:rsidRPr="00CA6696" w:rsidRDefault="001877A4" w:rsidP="001877A4">
      <w:pPr>
        <w:numPr>
          <w:ilvl w:val="0"/>
          <w:numId w:val="14"/>
        </w:numPr>
      </w:pPr>
      <w:r w:rsidRPr="00CA6696">
        <w:rPr>
          <w:b/>
          <w:bCs/>
        </w:rPr>
        <w:t>下降沿触发选择寄存器 FTSR 清零</w:t>
      </w:r>
    </w:p>
    <w:p w14:paraId="04B3DE1C" w14:textId="77777777" w:rsidR="001877A4" w:rsidRPr="00CA6696" w:rsidRDefault="001877A4" w:rsidP="001877A4">
      <w:pPr>
        <w:numPr>
          <w:ilvl w:val="0"/>
          <w:numId w:val="14"/>
        </w:numPr>
        <w:tabs>
          <w:tab w:val="clear" w:pos="720"/>
        </w:tabs>
      </w:pPr>
      <w:r w:rsidRPr="00CA6696">
        <w:t>EXTI-&gt;FTSR = 0x00000000;</w:t>
      </w:r>
    </w:p>
    <w:p w14:paraId="035C82A9" w14:textId="77777777" w:rsidR="001877A4" w:rsidRPr="00CA6696" w:rsidRDefault="001877A4" w:rsidP="001877A4">
      <w:r w:rsidRPr="00CA6696">
        <w:rPr>
          <w:rFonts w:ascii="Segoe UI Emoji" w:hAnsi="Segoe UI Emoji" w:cs="Segoe UI Emoji"/>
        </w:rPr>
        <w:t>👉</w:t>
      </w:r>
      <w:r w:rsidRPr="00CA6696">
        <w:t xml:space="preserve"> 禁止所有下降沿触发</w:t>
      </w:r>
    </w:p>
    <w:p w14:paraId="0F0D4080" w14:textId="77777777" w:rsidR="001877A4" w:rsidRPr="00CA6696" w:rsidRDefault="001877A4" w:rsidP="001877A4">
      <w:pPr>
        <w:numPr>
          <w:ilvl w:val="0"/>
          <w:numId w:val="14"/>
        </w:numPr>
      </w:pPr>
      <w:r w:rsidRPr="00CA6696">
        <w:rPr>
          <w:b/>
          <w:bCs/>
        </w:rPr>
        <w:t>软件中断事件寄存器 SWIER 清零</w:t>
      </w:r>
    </w:p>
    <w:p w14:paraId="0A701D55" w14:textId="77777777" w:rsidR="001877A4" w:rsidRPr="00CA6696" w:rsidRDefault="001877A4" w:rsidP="001877A4">
      <w:pPr>
        <w:numPr>
          <w:ilvl w:val="0"/>
          <w:numId w:val="14"/>
        </w:numPr>
        <w:tabs>
          <w:tab w:val="clear" w:pos="720"/>
        </w:tabs>
      </w:pPr>
      <w:r w:rsidRPr="00CA6696">
        <w:t>EXTI-&gt;SWIER = 0x00000000;</w:t>
      </w:r>
    </w:p>
    <w:p w14:paraId="0A220D84" w14:textId="77777777" w:rsidR="001877A4" w:rsidRPr="00CA6696" w:rsidRDefault="001877A4" w:rsidP="001877A4">
      <w:r w:rsidRPr="00CA6696">
        <w:rPr>
          <w:rFonts w:ascii="Segoe UI Emoji" w:hAnsi="Segoe UI Emoji" w:cs="Segoe UI Emoji"/>
        </w:rPr>
        <w:t>👉</w:t>
      </w:r>
      <w:r w:rsidRPr="00CA6696">
        <w:t xml:space="preserve"> 清除所有软件触发</w:t>
      </w:r>
    </w:p>
    <w:p w14:paraId="576D26F1" w14:textId="77777777" w:rsidR="001877A4" w:rsidRPr="00CA6696" w:rsidRDefault="001877A4" w:rsidP="001877A4">
      <w:pPr>
        <w:numPr>
          <w:ilvl w:val="0"/>
          <w:numId w:val="14"/>
        </w:numPr>
      </w:pPr>
      <w:r w:rsidRPr="00CA6696">
        <w:rPr>
          <w:b/>
          <w:bCs/>
        </w:rPr>
        <w:t>挂起寄存器 PR 清零</w:t>
      </w:r>
    </w:p>
    <w:p w14:paraId="117BC8EA" w14:textId="77777777" w:rsidR="001877A4" w:rsidRPr="00CA6696" w:rsidRDefault="001877A4" w:rsidP="001877A4">
      <w:pPr>
        <w:numPr>
          <w:ilvl w:val="0"/>
          <w:numId w:val="14"/>
        </w:numPr>
        <w:tabs>
          <w:tab w:val="clear" w:pos="720"/>
        </w:tabs>
      </w:pPr>
      <w:r w:rsidRPr="00CA6696">
        <w:t>EXTI-&gt;PR = 0x000FFFFF;  // 写1清除</w:t>
      </w:r>
    </w:p>
    <w:p w14:paraId="54D778EC" w14:textId="77777777" w:rsidR="001877A4" w:rsidRPr="00CA6696" w:rsidRDefault="001877A4" w:rsidP="001877A4">
      <w:r w:rsidRPr="00CA6696">
        <w:rPr>
          <w:rFonts w:ascii="Segoe UI Emoji" w:hAnsi="Segoe UI Emoji" w:cs="Segoe UI Emoji"/>
        </w:rPr>
        <w:lastRenderedPageBreak/>
        <w:t>👉</w:t>
      </w:r>
      <w:r w:rsidRPr="00CA6696">
        <w:t xml:space="preserve"> 清除所有挂起标志位</w:t>
      </w:r>
    </w:p>
    <w:p w14:paraId="6946CD40" w14:textId="77777777" w:rsidR="001877A4" w:rsidRPr="00CA6696" w:rsidRDefault="00000000" w:rsidP="001877A4">
      <w:r>
        <w:pict w14:anchorId="15016DE2">
          <v:rect id="_x0000_i1214" style="width:0;height:1.5pt" o:hralign="center" o:hrstd="t" o:hr="t" fillcolor="#a0a0a0" stroked="f"/>
        </w:pict>
      </w:r>
    </w:p>
    <w:p w14:paraId="5C3CF015" w14:textId="77777777" w:rsidR="001877A4" w:rsidRPr="00CA6696" w:rsidRDefault="001877A4" w:rsidP="001877A4">
      <w:pPr>
        <w:pStyle w:val="3"/>
      </w:pPr>
      <w:r w:rsidRPr="00CA6696">
        <w:t>4. 使用场景</w:t>
      </w:r>
    </w:p>
    <w:p w14:paraId="28D33BAF" w14:textId="77777777" w:rsidR="001877A4" w:rsidRPr="00CA6696" w:rsidRDefault="001877A4" w:rsidP="001877A4">
      <w:r w:rsidRPr="00CA6696">
        <w:t>通常你会在两种情况用到它：</w:t>
      </w:r>
    </w:p>
    <w:p w14:paraId="4AA56B2F" w14:textId="77777777" w:rsidR="001877A4" w:rsidRPr="00CA6696" w:rsidRDefault="001877A4" w:rsidP="001877A4">
      <w:pPr>
        <w:numPr>
          <w:ilvl w:val="0"/>
          <w:numId w:val="15"/>
        </w:numPr>
      </w:pPr>
      <w:r w:rsidRPr="00CA6696">
        <w:rPr>
          <w:b/>
          <w:bCs/>
        </w:rPr>
        <w:t>系统初始化时</w:t>
      </w:r>
      <w:r w:rsidRPr="00CA6696">
        <w:t>，先把 EXTI 清零，再按需要配置新的中断源</w:t>
      </w:r>
    </w:p>
    <w:p w14:paraId="470DD645" w14:textId="77777777" w:rsidR="001877A4" w:rsidRPr="00CA6696" w:rsidRDefault="001877A4" w:rsidP="001877A4">
      <w:pPr>
        <w:numPr>
          <w:ilvl w:val="0"/>
          <w:numId w:val="15"/>
        </w:numPr>
      </w:pPr>
      <w:r w:rsidRPr="00CA6696">
        <w:rPr>
          <w:b/>
          <w:bCs/>
        </w:rPr>
        <w:t>模块复位时</w:t>
      </w:r>
      <w:r w:rsidRPr="00CA6696">
        <w:t>，例如某些驱动需要“重新初始化”中断</w:t>
      </w:r>
    </w:p>
    <w:p w14:paraId="78E1F9FE" w14:textId="77777777" w:rsidR="001877A4" w:rsidRPr="00CA6696" w:rsidRDefault="00000000" w:rsidP="001877A4">
      <w:r>
        <w:pict w14:anchorId="72E13C55">
          <v:rect id="_x0000_i1215" style="width:0;height:1.5pt" o:hralign="center" o:hrstd="t" o:hr="t" fillcolor="#a0a0a0" stroked="f"/>
        </w:pict>
      </w:r>
    </w:p>
    <w:p w14:paraId="104078D1" w14:textId="77777777" w:rsidR="001877A4" w:rsidRPr="00CA6696" w:rsidRDefault="001877A4" w:rsidP="001877A4">
      <w:pPr>
        <w:pStyle w:val="3"/>
      </w:pPr>
      <w:r w:rsidRPr="00CA6696">
        <w:t>5. 注意事项</w:t>
      </w:r>
    </w:p>
    <w:p w14:paraId="1467A100" w14:textId="77777777" w:rsidR="001877A4" w:rsidRPr="00CA6696" w:rsidRDefault="001877A4" w:rsidP="001877A4">
      <w:pPr>
        <w:numPr>
          <w:ilvl w:val="0"/>
          <w:numId w:val="16"/>
        </w:numPr>
      </w:pPr>
      <w:proofErr w:type="spellStart"/>
      <w:r w:rsidRPr="00CA6696">
        <w:t>EXTI_DeInit</w:t>
      </w:r>
      <w:proofErr w:type="spellEnd"/>
      <w:r w:rsidRPr="00CA6696">
        <w:t xml:space="preserve">() 会清空 </w:t>
      </w:r>
      <w:r w:rsidRPr="00CA6696">
        <w:rPr>
          <w:b/>
          <w:bCs/>
        </w:rPr>
        <w:t>所有 EXTI 配置</w:t>
      </w:r>
      <w:r w:rsidRPr="00CA6696">
        <w:t>，所以如果你的系统有多个 EXTI 中断（比如按键和外部信号同时用），调用它后要重新配置所有中断线。</w:t>
      </w:r>
    </w:p>
    <w:p w14:paraId="669843E1" w14:textId="77777777" w:rsidR="001877A4" w:rsidRPr="00CA6696" w:rsidRDefault="001877A4" w:rsidP="001877A4">
      <w:pPr>
        <w:numPr>
          <w:ilvl w:val="0"/>
          <w:numId w:val="16"/>
        </w:numPr>
      </w:pPr>
      <w:r w:rsidRPr="00CA6696">
        <w:t xml:space="preserve">它不会影响 </w:t>
      </w:r>
      <w:r w:rsidRPr="00CA6696">
        <w:rPr>
          <w:b/>
          <w:bCs/>
        </w:rPr>
        <w:t>AFIO/SYSCFG 配置</w:t>
      </w:r>
      <w:r w:rsidRPr="00CA6696">
        <w:t xml:space="preserve">（即 </w:t>
      </w:r>
      <w:proofErr w:type="spellStart"/>
      <w:r w:rsidRPr="00CA6696">
        <w:t>GPIO_EXTILineConfig</w:t>
      </w:r>
      <w:proofErr w:type="spellEnd"/>
      <w:r w:rsidRPr="00CA6696">
        <w:t xml:space="preserve"> 的结果），只是把 EXTI 控制器寄存器复位。</w:t>
      </w:r>
    </w:p>
    <w:p w14:paraId="7A71087E" w14:textId="77777777" w:rsidR="001877A4" w:rsidRPr="00CA6696" w:rsidRDefault="00000000" w:rsidP="001877A4">
      <w:r>
        <w:pict w14:anchorId="45D482CA">
          <v:rect id="_x0000_i1216" style="width:0;height:1.5pt" o:hralign="center" o:hrstd="t" o:hr="t" fillcolor="#a0a0a0" stroked="f"/>
        </w:pict>
      </w:r>
    </w:p>
    <w:p w14:paraId="5D5FD058" w14:textId="77777777" w:rsidR="001877A4" w:rsidRPr="00CA6696" w:rsidRDefault="001877A4" w:rsidP="001877A4">
      <w:pPr>
        <w:pStyle w:val="3"/>
      </w:pPr>
      <w:r w:rsidRPr="00CA6696">
        <w:rPr>
          <w:rFonts w:ascii="Segoe UI Emoji" w:hAnsi="Segoe UI Emoji" w:cs="Segoe UI Emoji"/>
        </w:rPr>
        <w:t>✅</w:t>
      </w:r>
      <w:r w:rsidRPr="00CA6696">
        <w:t xml:space="preserve"> </w:t>
      </w:r>
      <w:r w:rsidRPr="00CA6696">
        <w:rPr>
          <w:b/>
          <w:bCs/>
        </w:rPr>
        <w:t>总结</w:t>
      </w:r>
    </w:p>
    <w:p w14:paraId="3FC8A280" w14:textId="77777777" w:rsidR="001877A4" w:rsidRPr="00CA6696" w:rsidRDefault="001877A4" w:rsidP="001877A4">
      <w:pPr>
        <w:numPr>
          <w:ilvl w:val="0"/>
          <w:numId w:val="17"/>
        </w:numPr>
      </w:pPr>
      <w:proofErr w:type="spellStart"/>
      <w:r w:rsidRPr="00CA6696">
        <w:t>EXTI_DeInit</w:t>
      </w:r>
      <w:proofErr w:type="spellEnd"/>
      <w:r w:rsidRPr="00CA6696">
        <w:t>() = 恢复 EXTI 控制器到上电默认值</w:t>
      </w:r>
    </w:p>
    <w:p w14:paraId="0F0EDCDF" w14:textId="77777777" w:rsidR="001877A4" w:rsidRPr="00CA6696" w:rsidRDefault="001877A4" w:rsidP="001877A4">
      <w:pPr>
        <w:numPr>
          <w:ilvl w:val="0"/>
          <w:numId w:val="17"/>
        </w:numPr>
      </w:pPr>
      <w:r w:rsidRPr="00CA6696">
        <w:t>清除所有中断屏蔽、触发方式、挂起标志</w:t>
      </w:r>
    </w:p>
    <w:p w14:paraId="483C1EB8" w14:textId="77777777" w:rsidR="001877A4" w:rsidRPr="00CA6696" w:rsidRDefault="001877A4" w:rsidP="001877A4">
      <w:pPr>
        <w:numPr>
          <w:ilvl w:val="0"/>
          <w:numId w:val="17"/>
        </w:numPr>
      </w:pPr>
      <w:r w:rsidRPr="00CA6696">
        <w:t>一般用来初始化或复位 EXTI 配置</w:t>
      </w:r>
    </w:p>
    <w:p w14:paraId="45734C2A" w14:textId="77777777" w:rsidR="001877A4" w:rsidRPr="00CA6696" w:rsidRDefault="00000000" w:rsidP="001877A4">
      <w:r>
        <w:pict w14:anchorId="04AA473E">
          <v:rect id="_x0000_i1217" style="width:0;height:1.5pt" o:hralign="center" o:hrstd="t" o:hr="t" fillcolor="#a0a0a0" stroked="f"/>
        </w:pict>
      </w:r>
    </w:p>
    <w:p w14:paraId="733DC07F" w14:textId="77777777" w:rsidR="001877A4" w:rsidRDefault="001877A4" w:rsidP="001877A4">
      <w:pPr>
        <w:pStyle w:val="2"/>
      </w:pPr>
      <w:proofErr w:type="spellStart"/>
      <w:r w:rsidRPr="00672D48">
        <w:t>EXTI_Init</w:t>
      </w:r>
      <w:proofErr w:type="spellEnd"/>
      <w:r>
        <w:rPr>
          <w:rFonts w:hint="eastAsia"/>
        </w:rPr>
        <w:t>()</w:t>
      </w:r>
      <w:r>
        <w:br/>
      </w:r>
      <w:r w:rsidRPr="0077500A">
        <w:t>配置外部中断/事件控制器 (EXTI)</w:t>
      </w:r>
    </w:p>
    <w:p w14:paraId="230EAECA" w14:textId="77777777" w:rsidR="001877A4" w:rsidRPr="0077500A" w:rsidRDefault="001877A4" w:rsidP="001877A4">
      <w:r w:rsidRPr="0077500A">
        <w:t xml:space="preserve">你问的 </w:t>
      </w:r>
      <w:r w:rsidRPr="0077500A">
        <w:rPr>
          <w:b/>
          <w:bCs/>
        </w:rPr>
        <w:t xml:space="preserve">void </w:t>
      </w:r>
      <w:proofErr w:type="spellStart"/>
      <w:r w:rsidRPr="0077500A">
        <w:rPr>
          <w:b/>
          <w:bCs/>
        </w:rPr>
        <w:t>EXTI_Init</w:t>
      </w:r>
      <w:proofErr w:type="spellEnd"/>
      <w:r w:rsidRPr="0077500A">
        <w:rPr>
          <w:b/>
          <w:bCs/>
        </w:rPr>
        <w:t>(</w:t>
      </w:r>
      <w:proofErr w:type="spellStart"/>
      <w:r w:rsidRPr="0077500A">
        <w:rPr>
          <w:b/>
          <w:bCs/>
        </w:rPr>
        <w:t>EXTI_InitTypeDef</w:t>
      </w:r>
      <w:proofErr w:type="spellEnd"/>
      <w:r w:rsidRPr="0077500A">
        <w:rPr>
          <w:b/>
          <w:bCs/>
        </w:rPr>
        <w:t xml:space="preserve">* </w:t>
      </w:r>
      <w:proofErr w:type="spellStart"/>
      <w:r w:rsidRPr="0077500A">
        <w:rPr>
          <w:b/>
          <w:bCs/>
        </w:rPr>
        <w:t>EXTI_InitStruct</w:t>
      </w:r>
      <w:proofErr w:type="spellEnd"/>
      <w:r w:rsidRPr="0077500A">
        <w:rPr>
          <w:b/>
          <w:bCs/>
        </w:rPr>
        <w:t>);</w:t>
      </w:r>
      <w:r w:rsidRPr="0077500A">
        <w:t xml:space="preserve"> 是 STM32 标准外设库里配置 </w:t>
      </w:r>
      <w:r w:rsidRPr="0077500A">
        <w:rPr>
          <w:b/>
          <w:bCs/>
        </w:rPr>
        <w:t>外部中断/事件控制器 (EXTI)</w:t>
      </w:r>
      <w:r w:rsidRPr="0077500A">
        <w:t xml:space="preserve"> 的核心函数，我帮你完整拆解一下。</w:t>
      </w:r>
    </w:p>
    <w:p w14:paraId="05544F88" w14:textId="77777777" w:rsidR="001877A4" w:rsidRPr="0077500A" w:rsidRDefault="00000000" w:rsidP="001877A4">
      <w:r>
        <w:pict w14:anchorId="137BD06C">
          <v:rect id="_x0000_i1218" style="width:0;height:1.5pt" o:hralign="center" o:hrstd="t" o:hr="t" fillcolor="#a0a0a0" stroked="f"/>
        </w:pict>
      </w:r>
    </w:p>
    <w:p w14:paraId="0E7BC736" w14:textId="77777777" w:rsidR="001877A4" w:rsidRPr="0077500A" w:rsidRDefault="001877A4" w:rsidP="001877A4">
      <w:pPr>
        <w:pStyle w:val="3"/>
      </w:pPr>
      <w:r w:rsidRPr="0077500A">
        <w:t>1. 函数原型</w:t>
      </w:r>
    </w:p>
    <w:p w14:paraId="3D961BF0" w14:textId="77777777" w:rsidR="001877A4" w:rsidRPr="0077500A" w:rsidRDefault="001877A4" w:rsidP="001877A4">
      <w:r w:rsidRPr="0077500A">
        <w:t xml:space="preserve">void </w:t>
      </w:r>
      <w:proofErr w:type="spellStart"/>
      <w:r w:rsidRPr="0077500A">
        <w:t>EXTI_</w:t>
      </w:r>
      <w:proofErr w:type="gramStart"/>
      <w:r w:rsidRPr="0077500A">
        <w:t>Init</w:t>
      </w:r>
      <w:proofErr w:type="spellEnd"/>
      <w:r w:rsidRPr="0077500A">
        <w:t>(</w:t>
      </w:r>
      <w:proofErr w:type="spellStart"/>
      <w:proofErr w:type="gramEnd"/>
      <w:r w:rsidRPr="0077500A">
        <w:t>EXTI_InitTypeDef</w:t>
      </w:r>
      <w:proofErr w:type="spellEnd"/>
      <w:r w:rsidRPr="0077500A">
        <w:t xml:space="preserve">* </w:t>
      </w:r>
      <w:proofErr w:type="spellStart"/>
      <w:r w:rsidRPr="0077500A">
        <w:t>EXTI_InitStruct</w:t>
      </w:r>
      <w:proofErr w:type="spellEnd"/>
      <w:r w:rsidRPr="0077500A">
        <w:t>);</w:t>
      </w:r>
    </w:p>
    <w:p w14:paraId="42BA9E4E" w14:textId="77777777" w:rsidR="001877A4" w:rsidRPr="0077500A" w:rsidRDefault="00000000" w:rsidP="001877A4">
      <w:r>
        <w:lastRenderedPageBreak/>
        <w:pict w14:anchorId="0FF769DF">
          <v:rect id="_x0000_i1219" style="width:0;height:1.5pt" o:hralign="center" o:hrstd="t" o:hr="t" fillcolor="#a0a0a0" stroked="f"/>
        </w:pict>
      </w:r>
    </w:p>
    <w:p w14:paraId="0C57E131" w14:textId="77777777" w:rsidR="001877A4" w:rsidRPr="0077500A" w:rsidRDefault="001877A4" w:rsidP="001877A4">
      <w:pPr>
        <w:pStyle w:val="3"/>
      </w:pPr>
      <w:r w:rsidRPr="0077500A">
        <w:t>2. 作用</w:t>
      </w:r>
    </w:p>
    <w:p w14:paraId="2266D9E3" w14:textId="77777777" w:rsidR="001877A4" w:rsidRPr="0077500A" w:rsidRDefault="001877A4" w:rsidP="001877A4">
      <w:r w:rsidRPr="0077500A">
        <w:t xml:space="preserve">用来配置某一条 </w:t>
      </w:r>
      <w:r w:rsidRPr="0077500A">
        <w:rPr>
          <w:b/>
          <w:bCs/>
        </w:rPr>
        <w:t>EXTI 线</w:t>
      </w:r>
      <w:r w:rsidRPr="0077500A">
        <w:t xml:space="preserve"> 的：</w:t>
      </w:r>
    </w:p>
    <w:p w14:paraId="5EC19F12" w14:textId="77777777" w:rsidR="001877A4" w:rsidRPr="0077500A" w:rsidRDefault="001877A4" w:rsidP="001877A4">
      <w:pPr>
        <w:numPr>
          <w:ilvl w:val="0"/>
          <w:numId w:val="18"/>
        </w:numPr>
      </w:pPr>
      <w:r w:rsidRPr="0077500A">
        <w:t>工作模式（中断模式 / 事件模式）</w:t>
      </w:r>
    </w:p>
    <w:p w14:paraId="45006BED" w14:textId="77777777" w:rsidR="001877A4" w:rsidRPr="0077500A" w:rsidRDefault="001877A4" w:rsidP="001877A4">
      <w:pPr>
        <w:numPr>
          <w:ilvl w:val="0"/>
          <w:numId w:val="18"/>
        </w:numPr>
      </w:pPr>
      <w:r w:rsidRPr="0077500A">
        <w:t>触发方式（上升沿 / 下降沿 / 双边沿）</w:t>
      </w:r>
    </w:p>
    <w:p w14:paraId="3C393CA3" w14:textId="77777777" w:rsidR="001877A4" w:rsidRPr="0077500A" w:rsidRDefault="001877A4" w:rsidP="001877A4">
      <w:pPr>
        <w:numPr>
          <w:ilvl w:val="0"/>
          <w:numId w:val="18"/>
        </w:numPr>
      </w:pPr>
      <w:r w:rsidRPr="0077500A">
        <w:t>是否使能</w:t>
      </w:r>
    </w:p>
    <w:p w14:paraId="7AD81560" w14:textId="77777777" w:rsidR="001877A4" w:rsidRPr="0077500A" w:rsidRDefault="00000000" w:rsidP="001877A4">
      <w:r>
        <w:pict w14:anchorId="21A5510D">
          <v:rect id="_x0000_i1220" style="width:0;height:1.5pt" o:hralign="center" o:hrstd="t" o:hr="t" fillcolor="#a0a0a0" stroked="f"/>
        </w:pict>
      </w:r>
    </w:p>
    <w:p w14:paraId="4EB8EDC0" w14:textId="77777777" w:rsidR="001877A4" w:rsidRPr="0077500A" w:rsidRDefault="001877A4" w:rsidP="001877A4">
      <w:pPr>
        <w:pStyle w:val="3"/>
      </w:pPr>
      <w:r w:rsidRPr="0077500A">
        <w:t>3. 配套的数据结构</w:t>
      </w:r>
    </w:p>
    <w:p w14:paraId="2785AB8E" w14:textId="77777777" w:rsidR="001877A4" w:rsidRPr="0077500A" w:rsidRDefault="001877A4" w:rsidP="001877A4">
      <w:r w:rsidRPr="0077500A">
        <w:t>typedef struct</w:t>
      </w:r>
    </w:p>
    <w:p w14:paraId="4E132108" w14:textId="77777777" w:rsidR="001877A4" w:rsidRPr="0077500A" w:rsidRDefault="001877A4" w:rsidP="001877A4">
      <w:r w:rsidRPr="0077500A">
        <w:t>{</w:t>
      </w:r>
    </w:p>
    <w:p w14:paraId="4EE6FD75" w14:textId="77777777" w:rsidR="001877A4" w:rsidRPr="0077500A" w:rsidRDefault="001877A4" w:rsidP="001877A4">
      <w:r w:rsidRPr="0077500A">
        <w:t xml:space="preserve">  uint32_t </w:t>
      </w:r>
      <w:proofErr w:type="spellStart"/>
      <w:r w:rsidRPr="0077500A">
        <w:t>EXTI_</w:t>
      </w:r>
      <w:proofErr w:type="gramStart"/>
      <w:r w:rsidRPr="0077500A">
        <w:t>Line</w:t>
      </w:r>
      <w:proofErr w:type="spellEnd"/>
      <w:r w:rsidRPr="0077500A">
        <w:t xml:space="preserve">;   </w:t>
      </w:r>
      <w:proofErr w:type="gramEnd"/>
      <w:r w:rsidRPr="0077500A">
        <w:t xml:space="preserve">     /</w:t>
      </w:r>
      <w:proofErr w:type="gramStart"/>
      <w:r w:rsidRPr="0077500A">
        <w:t>*!&lt;</w:t>
      </w:r>
      <w:proofErr w:type="gramEnd"/>
      <w:r w:rsidRPr="0077500A">
        <w:t xml:space="preserve"> 指定要配置的 </w:t>
      </w:r>
      <w:r w:rsidRPr="00824587">
        <w:rPr>
          <w:b/>
          <w:bCs/>
        </w:rPr>
        <w:t>EXTI 线</w:t>
      </w:r>
      <w:r w:rsidRPr="0077500A">
        <w:t>，可以是 EXTI_Line0 ~ EXTI_Line19 */</w:t>
      </w:r>
    </w:p>
    <w:p w14:paraId="0E964B45" w14:textId="77777777" w:rsidR="001877A4" w:rsidRPr="0077500A" w:rsidRDefault="001877A4" w:rsidP="001877A4">
      <w:r>
        <w:rPr>
          <w:noProof/>
        </w:rPr>
        <w:drawing>
          <wp:inline distT="0" distB="0" distL="0" distR="0" wp14:anchorId="07F8DB30" wp14:editId="70FD7183">
            <wp:extent cx="5274310" cy="1669415"/>
            <wp:effectExtent l="0" t="0" r="2540" b="6985"/>
            <wp:docPr id="1953844313"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44313" name="图片 1" descr="图片包含 表格&#10;&#10;AI 生成的内容可能不正确。"/>
                    <pic:cNvPicPr/>
                  </pic:nvPicPr>
                  <pic:blipFill>
                    <a:blip r:embed="rId21"/>
                    <a:stretch>
                      <a:fillRect/>
                    </a:stretch>
                  </pic:blipFill>
                  <pic:spPr>
                    <a:xfrm>
                      <a:off x="0" y="0"/>
                      <a:ext cx="5274310" cy="1669415"/>
                    </a:xfrm>
                    <a:prstGeom prst="rect">
                      <a:avLst/>
                    </a:prstGeom>
                  </pic:spPr>
                </pic:pic>
              </a:graphicData>
            </a:graphic>
          </wp:inline>
        </w:drawing>
      </w:r>
    </w:p>
    <w:p w14:paraId="36D260C5" w14:textId="77777777" w:rsidR="001877A4" w:rsidRPr="0077500A" w:rsidRDefault="001877A4" w:rsidP="001877A4">
      <w:r w:rsidRPr="0077500A">
        <w:t xml:space="preserve">  </w:t>
      </w:r>
      <w:proofErr w:type="spellStart"/>
      <w:r w:rsidRPr="0077500A">
        <w:t>EXTIMode_TypeDef</w:t>
      </w:r>
      <w:proofErr w:type="spellEnd"/>
      <w:r w:rsidRPr="0077500A">
        <w:t xml:space="preserve"> </w:t>
      </w:r>
      <w:proofErr w:type="spellStart"/>
      <w:r w:rsidRPr="0077500A">
        <w:t>EXTI_Mode</w:t>
      </w:r>
      <w:proofErr w:type="spellEnd"/>
      <w:r w:rsidRPr="0077500A">
        <w:t>; /</w:t>
      </w:r>
      <w:proofErr w:type="gramStart"/>
      <w:r w:rsidRPr="0077500A">
        <w:t>*!&lt;</w:t>
      </w:r>
      <w:proofErr w:type="gramEnd"/>
      <w:r w:rsidRPr="0077500A">
        <w:t xml:space="preserve"> </w:t>
      </w:r>
      <w:r w:rsidRPr="00824587">
        <w:rPr>
          <w:b/>
          <w:bCs/>
        </w:rPr>
        <w:t>工作模式</w:t>
      </w:r>
      <w:r w:rsidRPr="0077500A">
        <w:t>：</w:t>
      </w:r>
    </w:p>
    <w:p w14:paraId="3FD74314" w14:textId="77777777" w:rsidR="001877A4" w:rsidRPr="0077500A" w:rsidRDefault="001877A4" w:rsidP="001877A4">
      <w:r w:rsidRPr="0077500A">
        <w:t xml:space="preserve">                                  </w:t>
      </w:r>
      <w:proofErr w:type="spellStart"/>
      <w:r w:rsidRPr="0077500A">
        <w:t>EXTI_Mode_Interrupt</w:t>
      </w:r>
      <w:proofErr w:type="spellEnd"/>
      <w:r w:rsidRPr="0077500A">
        <w:t xml:space="preserve"> </w:t>
      </w:r>
      <w:r w:rsidRPr="00824587">
        <w:rPr>
          <w:b/>
          <w:bCs/>
        </w:rPr>
        <w:t>中断模式</w:t>
      </w:r>
    </w:p>
    <w:p w14:paraId="4035241E" w14:textId="77777777" w:rsidR="001877A4" w:rsidRPr="0077500A" w:rsidRDefault="001877A4" w:rsidP="001877A4">
      <w:r w:rsidRPr="0077500A">
        <w:t xml:space="preserve">                                  </w:t>
      </w:r>
      <w:proofErr w:type="spellStart"/>
      <w:r w:rsidRPr="0077500A">
        <w:t>EXTI_Mode_Event</w:t>
      </w:r>
      <w:proofErr w:type="spellEnd"/>
      <w:r w:rsidRPr="0077500A">
        <w:t xml:space="preserve">     </w:t>
      </w:r>
      <w:r w:rsidRPr="00824587">
        <w:rPr>
          <w:b/>
          <w:bCs/>
        </w:rPr>
        <w:t>事件模式</w:t>
      </w:r>
      <w:r w:rsidRPr="0077500A">
        <w:t xml:space="preserve"> */</w:t>
      </w:r>
    </w:p>
    <w:p w14:paraId="51B7622C" w14:textId="77777777" w:rsidR="001877A4" w:rsidRPr="0077500A" w:rsidRDefault="001877A4" w:rsidP="001877A4"/>
    <w:p w14:paraId="033E1292" w14:textId="77777777" w:rsidR="001877A4" w:rsidRPr="0077500A" w:rsidRDefault="001877A4" w:rsidP="001877A4">
      <w:r w:rsidRPr="0077500A">
        <w:t xml:space="preserve">  </w:t>
      </w:r>
      <w:proofErr w:type="spellStart"/>
      <w:r w:rsidRPr="0077500A">
        <w:t>EXTITrigger_TypeDef</w:t>
      </w:r>
      <w:proofErr w:type="spellEnd"/>
      <w:r w:rsidRPr="0077500A">
        <w:t xml:space="preserve"> </w:t>
      </w:r>
      <w:proofErr w:type="spellStart"/>
      <w:r w:rsidRPr="0077500A">
        <w:t>EXTI_Trigger</w:t>
      </w:r>
      <w:proofErr w:type="spellEnd"/>
      <w:r w:rsidRPr="0077500A">
        <w:t>; /</w:t>
      </w:r>
      <w:proofErr w:type="gramStart"/>
      <w:r w:rsidRPr="0077500A">
        <w:t>*!&lt;</w:t>
      </w:r>
      <w:proofErr w:type="gramEnd"/>
      <w:r w:rsidRPr="0077500A">
        <w:t xml:space="preserve"> </w:t>
      </w:r>
      <w:r w:rsidRPr="00824587">
        <w:rPr>
          <w:b/>
          <w:bCs/>
        </w:rPr>
        <w:t>触发方式</w:t>
      </w:r>
      <w:r w:rsidRPr="0077500A">
        <w:t>：</w:t>
      </w:r>
    </w:p>
    <w:p w14:paraId="7F5B23AE" w14:textId="77777777" w:rsidR="001877A4" w:rsidRPr="0077500A" w:rsidRDefault="001877A4" w:rsidP="001877A4">
      <w:r w:rsidRPr="0077500A">
        <w:t xml:space="preserve">                                        </w:t>
      </w:r>
      <w:proofErr w:type="spellStart"/>
      <w:r w:rsidRPr="0077500A">
        <w:t>EXTI_Trigger_Rising</w:t>
      </w:r>
      <w:proofErr w:type="spellEnd"/>
      <w:r w:rsidRPr="0077500A">
        <w:t xml:space="preserve"> 上升沿触发</w:t>
      </w:r>
      <w:r>
        <w:rPr>
          <w:rFonts w:hint="eastAsia"/>
        </w:rPr>
        <w:t>(</w:t>
      </w:r>
      <w:r w:rsidRPr="00824EFD">
        <w:t>从</w:t>
      </w:r>
      <w:r>
        <w:rPr>
          <w:rFonts w:hint="eastAsia"/>
        </w:rPr>
        <w:t>低</w:t>
      </w:r>
      <w:r w:rsidRPr="00824EFD">
        <w:t>电平跳变到</w:t>
      </w:r>
      <w:r>
        <w:rPr>
          <w:rFonts w:hint="eastAsia"/>
        </w:rPr>
        <w:t>高</w:t>
      </w:r>
      <w:r w:rsidRPr="00824EFD">
        <w:t>电平的瞬间触发中断</w:t>
      </w:r>
      <w:r>
        <w:rPr>
          <w:rFonts w:hint="eastAsia"/>
        </w:rPr>
        <w:t>)</w:t>
      </w:r>
    </w:p>
    <w:p w14:paraId="6674D6B4" w14:textId="77777777" w:rsidR="001877A4" w:rsidRPr="0077500A" w:rsidRDefault="001877A4" w:rsidP="001877A4">
      <w:r w:rsidRPr="0077500A">
        <w:t xml:space="preserve">                                        </w:t>
      </w:r>
      <w:proofErr w:type="spellStart"/>
      <w:r w:rsidRPr="0077500A">
        <w:t>EXTI_Trigger_Falling</w:t>
      </w:r>
      <w:proofErr w:type="spellEnd"/>
      <w:r w:rsidRPr="0077500A">
        <w:t xml:space="preserve"> 下降沿触发</w:t>
      </w:r>
      <w:r>
        <w:rPr>
          <w:rFonts w:hint="eastAsia"/>
        </w:rPr>
        <w:t>(</w:t>
      </w:r>
      <w:r w:rsidRPr="009D5AE5">
        <w:t>从高电平跳变到低电平的瞬间触发中断</w:t>
      </w:r>
      <w:r>
        <w:rPr>
          <w:rFonts w:hint="eastAsia"/>
        </w:rPr>
        <w:t>)</w:t>
      </w:r>
    </w:p>
    <w:p w14:paraId="2B5D97FA" w14:textId="77777777" w:rsidR="001877A4" w:rsidRPr="0077500A" w:rsidRDefault="001877A4" w:rsidP="001877A4">
      <w:r w:rsidRPr="0077500A">
        <w:lastRenderedPageBreak/>
        <w:t xml:space="preserve">                                        </w:t>
      </w:r>
      <w:proofErr w:type="spellStart"/>
      <w:r w:rsidRPr="0077500A">
        <w:t>EXTI_Trigger_Rising_Falling</w:t>
      </w:r>
      <w:proofErr w:type="spellEnd"/>
      <w:r w:rsidRPr="0077500A">
        <w:t xml:space="preserve"> 双边沿触发 </w:t>
      </w:r>
      <w:r>
        <w:rPr>
          <w:rFonts w:hint="eastAsia"/>
        </w:rPr>
        <w:t>(高电平到低电平 低电平到高电平均可以触发中断)</w:t>
      </w:r>
      <w:r w:rsidRPr="0077500A">
        <w:t>*/</w:t>
      </w:r>
    </w:p>
    <w:p w14:paraId="409C0A77" w14:textId="77777777" w:rsidR="001877A4" w:rsidRPr="0077500A" w:rsidRDefault="001877A4" w:rsidP="001877A4"/>
    <w:p w14:paraId="3D4A5D5C" w14:textId="77777777" w:rsidR="001877A4" w:rsidRPr="0077500A" w:rsidRDefault="001877A4" w:rsidP="001877A4">
      <w:r w:rsidRPr="0077500A">
        <w:t xml:space="preserve">  </w:t>
      </w:r>
      <w:proofErr w:type="spellStart"/>
      <w:r w:rsidRPr="0077500A">
        <w:t>FunctionalState</w:t>
      </w:r>
      <w:proofErr w:type="spellEnd"/>
      <w:r w:rsidRPr="0077500A">
        <w:t xml:space="preserve"> </w:t>
      </w:r>
      <w:proofErr w:type="spellStart"/>
      <w:r w:rsidRPr="0077500A">
        <w:t>EXTI_LineCmd</w:t>
      </w:r>
      <w:proofErr w:type="spellEnd"/>
      <w:r w:rsidRPr="0077500A">
        <w:t>; /</w:t>
      </w:r>
      <w:proofErr w:type="gramStart"/>
      <w:r w:rsidRPr="0077500A">
        <w:t>*!&lt;</w:t>
      </w:r>
      <w:proofErr w:type="gramEnd"/>
      <w:r w:rsidRPr="0077500A">
        <w:t xml:space="preserve"> </w:t>
      </w:r>
      <w:r w:rsidRPr="00824587">
        <w:rPr>
          <w:b/>
          <w:bCs/>
        </w:rPr>
        <w:t>是否使能该 EXTI 线</w:t>
      </w:r>
      <w:r w:rsidRPr="0077500A">
        <w:t>：ENABLE / DISABLE */</w:t>
      </w:r>
    </w:p>
    <w:p w14:paraId="68EC5C00" w14:textId="77777777" w:rsidR="001877A4" w:rsidRPr="0077500A" w:rsidRDefault="001877A4" w:rsidP="001877A4">
      <w:r w:rsidRPr="0077500A">
        <w:t xml:space="preserve">} </w:t>
      </w:r>
      <w:proofErr w:type="spellStart"/>
      <w:r w:rsidRPr="0077500A">
        <w:t>EXTI_InitTypeDef</w:t>
      </w:r>
      <w:proofErr w:type="spellEnd"/>
      <w:r w:rsidRPr="0077500A">
        <w:t>;</w:t>
      </w:r>
    </w:p>
    <w:p w14:paraId="4E925413" w14:textId="77777777" w:rsidR="001877A4" w:rsidRPr="0077500A" w:rsidRDefault="00000000" w:rsidP="001877A4">
      <w:r>
        <w:pict w14:anchorId="5E232CAC">
          <v:rect id="_x0000_i1221" style="width:0;height:1.5pt" o:hralign="center" o:hrstd="t" o:hr="t" fillcolor="#a0a0a0" stroked="f"/>
        </w:pict>
      </w:r>
    </w:p>
    <w:p w14:paraId="5EB04234" w14:textId="77777777" w:rsidR="001877A4" w:rsidRPr="0077500A" w:rsidRDefault="001877A4" w:rsidP="001877A4">
      <w:pPr>
        <w:pStyle w:val="3"/>
      </w:pPr>
      <w:r w:rsidRPr="0077500A">
        <w:t>4. 内部实现原理</w:t>
      </w:r>
    </w:p>
    <w:p w14:paraId="2AE8B4E9" w14:textId="77777777" w:rsidR="001877A4" w:rsidRPr="0077500A" w:rsidRDefault="001877A4" w:rsidP="001877A4">
      <w:proofErr w:type="spellStart"/>
      <w:r w:rsidRPr="0077500A">
        <w:t>EXTI_Init</w:t>
      </w:r>
      <w:proofErr w:type="spellEnd"/>
      <w:r w:rsidRPr="0077500A">
        <w:t xml:space="preserve">() 其实就是在配置 </w:t>
      </w:r>
      <w:r w:rsidRPr="0077500A">
        <w:rPr>
          <w:b/>
          <w:bCs/>
        </w:rPr>
        <w:t>EXTI 的几个关键寄存器</w:t>
      </w:r>
      <w:r w:rsidRPr="0077500A">
        <w:t>：</w:t>
      </w:r>
    </w:p>
    <w:p w14:paraId="3C711753" w14:textId="77777777" w:rsidR="001877A4" w:rsidRPr="0077500A" w:rsidRDefault="001877A4" w:rsidP="001877A4">
      <w:pPr>
        <w:numPr>
          <w:ilvl w:val="0"/>
          <w:numId w:val="19"/>
        </w:numPr>
      </w:pPr>
      <w:r w:rsidRPr="005D3109">
        <w:rPr>
          <w:b/>
          <w:bCs/>
          <w:color w:val="EE0000"/>
        </w:rPr>
        <w:t>清除</w:t>
      </w:r>
      <w:r w:rsidRPr="0077500A">
        <w:rPr>
          <w:b/>
          <w:bCs/>
        </w:rPr>
        <w:t>之前的配置</w:t>
      </w:r>
    </w:p>
    <w:p w14:paraId="5998AC55" w14:textId="77777777" w:rsidR="001877A4" w:rsidRPr="0077500A" w:rsidRDefault="001877A4" w:rsidP="001877A4">
      <w:pPr>
        <w:numPr>
          <w:ilvl w:val="1"/>
          <w:numId w:val="19"/>
        </w:numPr>
      </w:pPr>
      <w:r w:rsidRPr="0077500A">
        <w:t>IMR（中断屏蔽寄存器）</w:t>
      </w:r>
    </w:p>
    <w:p w14:paraId="51182945" w14:textId="77777777" w:rsidR="001877A4" w:rsidRPr="0077500A" w:rsidRDefault="001877A4" w:rsidP="001877A4">
      <w:pPr>
        <w:numPr>
          <w:ilvl w:val="1"/>
          <w:numId w:val="19"/>
        </w:numPr>
      </w:pPr>
      <w:r w:rsidRPr="0077500A">
        <w:t>EMR（事件屏蔽寄存器）</w:t>
      </w:r>
    </w:p>
    <w:p w14:paraId="26F42797" w14:textId="77777777" w:rsidR="001877A4" w:rsidRPr="0077500A" w:rsidRDefault="001877A4" w:rsidP="001877A4">
      <w:pPr>
        <w:numPr>
          <w:ilvl w:val="1"/>
          <w:numId w:val="19"/>
        </w:numPr>
      </w:pPr>
      <w:r w:rsidRPr="0077500A">
        <w:t>RTSR（上升沿触发寄存器）</w:t>
      </w:r>
    </w:p>
    <w:p w14:paraId="7F9F986E" w14:textId="77777777" w:rsidR="001877A4" w:rsidRPr="0077500A" w:rsidRDefault="001877A4" w:rsidP="001877A4">
      <w:pPr>
        <w:numPr>
          <w:ilvl w:val="1"/>
          <w:numId w:val="19"/>
        </w:numPr>
      </w:pPr>
      <w:r w:rsidRPr="0077500A">
        <w:t>FTSR（下降沿触发寄存器）</w:t>
      </w:r>
    </w:p>
    <w:p w14:paraId="28A7A63A" w14:textId="77777777" w:rsidR="001877A4" w:rsidRPr="0077500A" w:rsidRDefault="001877A4" w:rsidP="001877A4">
      <w:pPr>
        <w:numPr>
          <w:ilvl w:val="0"/>
          <w:numId w:val="19"/>
        </w:numPr>
      </w:pPr>
      <w:r w:rsidRPr="0077500A">
        <w:rPr>
          <w:b/>
          <w:bCs/>
        </w:rPr>
        <w:t xml:space="preserve">根据 </w:t>
      </w:r>
      <w:proofErr w:type="spellStart"/>
      <w:r w:rsidRPr="0077500A">
        <w:rPr>
          <w:b/>
          <w:bCs/>
        </w:rPr>
        <w:t>EXTI_Mode</w:t>
      </w:r>
      <w:proofErr w:type="spellEnd"/>
      <w:r w:rsidRPr="0077500A">
        <w:rPr>
          <w:b/>
          <w:bCs/>
        </w:rPr>
        <w:t xml:space="preserve"> 设置</w:t>
      </w:r>
    </w:p>
    <w:p w14:paraId="42A0D90F" w14:textId="77777777" w:rsidR="001877A4" w:rsidRPr="0077500A" w:rsidRDefault="001877A4" w:rsidP="001877A4">
      <w:pPr>
        <w:numPr>
          <w:ilvl w:val="1"/>
          <w:numId w:val="19"/>
        </w:numPr>
      </w:pPr>
      <w:r w:rsidRPr="0077500A">
        <w:t xml:space="preserve">如果是 </w:t>
      </w:r>
      <w:proofErr w:type="spellStart"/>
      <w:r w:rsidRPr="0077500A">
        <w:t>EXTI_Mode_Interrupt</w:t>
      </w:r>
      <w:proofErr w:type="spellEnd"/>
      <w:r w:rsidRPr="0077500A">
        <w:t xml:space="preserve"> → 在 IMR 中使能</w:t>
      </w:r>
    </w:p>
    <w:p w14:paraId="2FB3F40F" w14:textId="77777777" w:rsidR="001877A4" w:rsidRPr="0077500A" w:rsidRDefault="001877A4" w:rsidP="001877A4">
      <w:pPr>
        <w:numPr>
          <w:ilvl w:val="1"/>
          <w:numId w:val="19"/>
        </w:numPr>
      </w:pPr>
      <w:r w:rsidRPr="0077500A">
        <w:t xml:space="preserve">如果是 </w:t>
      </w:r>
      <w:proofErr w:type="spellStart"/>
      <w:r w:rsidRPr="0077500A">
        <w:t>EXTI_Mode_Event</w:t>
      </w:r>
      <w:proofErr w:type="spellEnd"/>
      <w:r w:rsidRPr="0077500A">
        <w:t xml:space="preserve"> → 在 EMR 中使能</w:t>
      </w:r>
    </w:p>
    <w:p w14:paraId="25A6B499" w14:textId="77777777" w:rsidR="001877A4" w:rsidRPr="0077500A" w:rsidRDefault="001877A4" w:rsidP="001877A4">
      <w:pPr>
        <w:numPr>
          <w:ilvl w:val="0"/>
          <w:numId w:val="19"/>
        </w:numPr>
      </w:pPr>
      <w:r w:rsidRPr="0077500A">
        <w:rPr>
          <w:b/>
          <w:bCs/>
        </w:rPr>
        <w:t xml:space="preserve">根据 </w:t>
      </w:r>
      <w:proofErr w:type="spellStart"/>
      <w:r w:rsidRPr="0077500A">
        <w:rPr>
          <w:b/>
          <w:bCs/>
        </w:rPr>
        <w:t>EXTI_Trigger</w:t>
      </w:r>
      <w:proofErr w:type="spellEnd"/>
      <w:r w:rsidRPr="0077500A">
        <w:rPr>
          <w:b/>
          <w:bCs/>
        </w:rPr>
        <w:t xml:space="preserve"> 设置触发沿</w:t>
      </w:r>
    </w:p>
    <w:p w14:paraId="076B208F" w14:textId="77777777" w:rsidR="001877A4" w:rsidRPr="0077500A" w:rsidRDefault="001877A4" w:rsidP="001877A4">
      <w:pPr>
        <w:numPr>
          <w:ilvl w:val="1"/>
          <w:numId w:val="19"/>
        </w:numPr>
      </w:pPr>
      <w:r w:rsidRPr="0077500A">
        <w:t>上升沿 → RTSR</w:t>
      </w:r>
    </w:p>
    <w:p w14:paraId="33CCD2A9" w14:textId="77777777" w:rsidR="001877A4" w:rsidRPr="0077500A" w:rsidRDefault="001877A4" w:rsidP="001877A4">
      <w:pPr>
        <w:numPr>
          <w:ilvl w:val="1"/>
          <w:numId w:val="19"/>
        </w:numPr>
      </w:pPr>
      <w:r w:rsidRPr="0077500A">
        <w:t>下降沿 → FTSR</w:t>
      </w:r>
    </w:p>
    <w:p w14:paraId="53BA6686" w14:textId="77777777" w:rsidR="001877A4" w:rsidRPr="0077500A" w:rsidRDefault="001877A4" w:rsidP="001877A4">
      <w:pPr>
        <w:numPr>
          <w:ilvl w:val="1"/>
          <w:numId w:val="19"/>
        </w:numPr>
      </w:pPr>
      <w:r w:rsidRPr="0077500A">
        <w:t>双边沿 → RTSR + FTSR</w:t>
      </w:r>
    </w:p>
    <w:p w14:paraId="30FC074F" w14:textId="77777777" w:rsidR="001877A4" w:rsidRPr="0077500A" w:rsidRDefault="001877A4" w:rsidP="001877A4">
      <w:pPr>
        <w:numPr>
          <w:ilvl w:val="0"/>
          <w:numId w:val="19"/>
        </w:numPr>
      </w:pPr>
      <w:r w:rsidRPr="0077500A">
        <w:rPr>
          <w:b/>
          <w:bCs/>
        </w:rPr>
        <w:t xml:space="preserve">根据 </w:t>
      </w:r>
      <w:proofErr w:type="spellStart"/>
      <w:r w:rsidRPr="0077500A">
        <w:rPr>
          <w:b/>
          <w:bCs/>
        </w:rPr>
        <w:t>EXTI_LineCmd</w:t>
      </w:r>
      <w:proofErr w:type="spellEnd"/>
      <w:r w:rsidRPr="0077500A">
        <w:rPr>
          <w:b/>
          <w:bCs/>
        </w:rPr>
        <w:t xml:space="preserve"> 使能/关闭</w:t>
      </w:r>
    </w:p>
    <w:p w14:paraId="4FB1395D" w14:textId="77777777" w:rsidR="001877A4" w:rsidRPr="0077500A" w:rsidRDefault="001877A4" w:rsidP="001877A4">
      <w:pPr>
        <w:numPr>
          <w:ilvl w:val="1"/>
          <w:numId w:val="19"/>
        </w:numPr>
      </w:pPr>
      <w:r w:rsidRPr="0077500A">
        <w:t>ENABLE → 应用上面配置</w:t>
      </w:r>
    </w:p>
    <w:p w14:paraId="5CF2928E" w14:textId="77777777" w:rsidR="001877A4" w:rsidRPr="0077500A" w:rsidRDefault="001877A4" w:rsidP="001877A4">
      <w:pPr>
        <w:numPr>
          <w:ilvl w:val="1"/>
          <w:numId w:val="19"/>
        </w:numPr>
      </w:pPr>
      <w:r w:rsidRPr="0077500A">
        <w:t>DISABLE → 把这条 EXTI 线关闭</w:t>
      </w:r>
    </w:p>
    <w:p w14:paraId="60ED2F65" w14:textId="77777777" w:rsidR="001877A4" w:rsidRPr="0077500A" w:rsidRDefault="00000000" w:rsidP="001877A4">
      <w:r>
        <w:pict w14:anchorId="0675B13B">
          <v:rect id="_x0000_i1222" style="width:0;height:1.5pt" o:hralign="center" o:hrstd="t" o:hr="t" fillcolor="#a0a0a0" stroked="f"/>
        </w:pict>
      </w:r>
    </w:p>
    <w:p w14:paraId="06401F6B" w14:textId="77777777" w:rsidR="001877A4" w:rsidRPr="0077500A" w:rsidRDefault="001877A4" w:rsidP="001877A4">
      <w:pPr>
        <w:pStyle w:val="3"/>
      </w:pPr>
      <w:r w:rsidRPr="0077500A">
        <w:t>5. 使用流程</w:t>
      </w:r>
    </w:p>
    <w:p w14:paraId="65020AA9" w14:textId="77777777" w:rsidR="001877A4" w:rsidRPr="0077500A" w:rsidRDefault="001877A4" w:rsidP="001877A4">
      <w:r w:rsidRPr="0077500A">
        <w:t xml:space="preserve">配置 EXTI 一般需要 </w:t>
      </w:r>
      <w:r w:rsidRPr="0077500A">
        <w:rPr>
          <w:b/>
          <w:bCs/>
        </w:rPr>
        <w:t>四步走</w:t>
      </w:r>
      <w:r w:rsidRPr="0077500A">
        <w:t>：</w:t>
      </w:r>
    </w:p>
    <w:p w14:paraId="1A5FD77A" w14:textId="77777777" w:rsidR="001877A4" w:rsidRPr="0077500A" w:rsidRDefault="001877A4" w:rsidP="001877A4">
      <w:pPr>
        <w:numPr>
          <w:ilvl w:val="0"/>
          <w:numId w:val="20"/>
        </w:numPr>
      </w:pPr>
      <w:r w:rsidRPr="0077500A">
        <w:rPr>
          <w:b/>
          <w:bCs/>
        </w:rPr>
        <w:lastRenderedPageBreak/>
        <w:t>配置 GPIO 为输入模式</w:t>
      </w:r>
      <w:r w:rsidRPr="0077500A">
        <w:br/>
        <w:t>比如按键 PA0，要先把 PA0 设置为输入。</w:t>
      </w:r>
    </w:p>
    <w:p w14:paraId="69DA343E" w14:textId="77777777" w:rsidR="001877A4" w:rsidRPr="0077500A" w:rsidRDefault="001877A4" w:rsidP="001877A4">
      <w:pPr>
        <w:numPr>
          <w:ilvl w:val="0"/>
          <w:numId w:val="20"/>
        </w:numPr>
      </w:pPr>
      <w:r w:rsidRPr="0077500A">
        <w:rPr>
          <w:b/>
          <w:bCs/>
        </w:rPr>
        <w:t>选择 EXTI 来源</w:t>
      </w:r>
      <w:r w:rsidRPr="0077500A">
        <w:br/>
        <w:t xml:space="preserve">用 </w:t>
      </w:r>
      <w:proofErr w:type="spellStart"/>
      <w:r w:rsidRPr="0077500A">
        <w:t>GPIO_EXTILineConfig</w:t>
      </w:r>
      <w:proofErr w:type="spellEnd"/>
      <w:r w:rsidRPr="0077500A">
        <w:t>(</w:t>
      </w:r>
      <w:proofErr w:type="spellStart"/>
      <w:r w:rsidRPr="0077500A">
        <w:t>GPIO_PortSourceGPIOA</w:t>
      </w:r>
      <w:proofErr w:type="spellEnd"/>
      <w:r w:rsidRPr="0077500A">
        <w:t>, GPIO_PinSource0); 把 PA0 绑定到 EXTI0。</w:t>
      </w:r>
    </w:p>
    <w:p w14:paraId="73130EF4" w14:textId="77777777" w:rsidR="001877A4" w:rsidRPr="0077500A" w:rsidRDefault="001877A4" w:rsidP="001877A4">
      <w:pPr>
        <w:numPr>
          <w:ilvl w:val="0"/>
          <w:numId w:val="20"/>
        </w:numPr>
      </w:pPr>
      <w:r w:rsidRPr="0077500A">
        <w:rPr>
          <w:b/>
          <w:bCs/>
        </w:rPr>
        <w:t>配置 EXTI</w:t>
      </w:r>
    </w:p>
    <w:p w14:paraId="3D319E14" w14:textId="77777777" w:rsidR="001877A4" w:rsidRPr="0077500A" w:rsidRDefault="001877A4" w:rsidP="001877A4">
      <w:pPr>
        <w:numPr>
          <w:ilvl w:val="0"/>
          <w:numId w:val="20"/>
        </w:numPr>
        <w:tabs>
          <w:tab w:val="clear" w:pos="720"/>
        </w:tabs>
      </w:pPr>
      <w:proofErr w:type="spellStart"/>
      <w:r w:rsidRPr="0077500A">
        <w:t>EXTI_InitTypeDef</w:t>
      </w:r>
      <w:proofErr w:type="spellEnd"/>
      <w:r w:rsidRPr="0077500A">
        <w:t xml:space="preserve"> </w:t>
      </w:r>
      <w:proofErr w:type="spellStart"/>
      <w:r w:rsidRPr="0077500A">
        <w:t>EXTI_InitStructure</w:t>
      </w:r>
      <w:proofErr w:type="spellEnd"/>
      <w:r w:rsidRPr="0077500A">
        <w:t>;</w:t>
      </w:r>
    </w:p>
    <w:p w14:paraId="338A2D6C" w14:textId="77777777" w:rsidR="001877A4" w:rsidRPr="0077500A" w:rsidRDefault="001877A4" w:rsidP="001877A4">
      <w:pPr>
        <w:numPr>
          <w:ilvl w:val="0"/>
          <w:numId w:val="20"/>
        </w:numPr>
        <w:tabs>
          <w:tab w:val="clear" w:pos="720"/>
        </w:tabs>
      </w:pPr>
      <w:proofErr w:type="spellStart"/>
      <w:r w:rsidRPr="0077500A">
        <w:t>EXTI_InitStructure.EXTI_Line</w:t>
      </w:r>
      <w:proofErr w:type="spellEnd"/>
      <w:r w:rsidRPr="0077500A">
        <w:t xml:space="preserve"> = EXTI_Line0;                // 选择 EXTI0</w:t>
      </w:r>
    </w:p>
    <w:p w14:paraId="56FD5F00" w14:textId="77777777" w:rsidR="001877A4" w:rsidRPr="0077500A" w:rsidRDefault="001877A4" w:rsidP="001877A4">
      <w:pPr>
        <w:numPr>
          <w:ilvl w:val="0"/>
          <w:numId w:val="20"/>
        </w:numPr>
        <w:tabs>
          <w:tab w:val="clear" w:pos="720"/>
        </w:tabs>
      </w:pPr>
      <w:proofErr w:type="spellStart"/>
      <w:r w:rsidRPr="0077500A">
        <w:t>EXTI_InitStructure.EXTI_Mode</w:t>
      </w:r>
      <w:proofErr w:type="spellEnd"/>
      <w:r w:rsidRPr="0077500A">
        <w:t xml:space="preserve"> = </w:t>
      </w:r>
      <w:proofErr w:type="spellStart"/>
      <w:r w:rsidRPr="0077500A">
        <w:t>EXTI_Mode_Interrupt</w:t>
      </w:r>
      <w:proofErr w:type="spellEnd"/>
      <w:r w:rsidRPr="0077500A">
        <w:t>;       // 中断模式</w:t>
      </w:r>
    </w:p>
    <w:p w14:paraId="513269E0" w14:textId="77777777" w:rsidR="001877A4" w:rsidRPr="0077500A" w:rsidRDefault="001877A4" w:rsidP="001877A4">
      <w:pPr>
        <w:numPr>
          <w:ilvl w:val="0"/>
          <w:numId w:val="20"/>
        </w:numPr>
        <w:tabs>
          <w:tab w:val="clear" w:pos="720"/>
        </w:tabs>
      </w:pPr>
      <w:proofErr w:type="spellStart"/>
      <w:r w:rsidRPr="0077500A">
        <w:t>EXTI_InitStructure.EXTI_Trigger</w:t>
      </w:r>
      <w:proofErr w:type="spellEnd"/>
      <w:r w:rsidRPr="0077500A">
        <w:t xml:space="preserve"> = </w:t>
      </w:r>
      <w:proofErr w:type="spellStart"/>
      <w:r w:rsidRPr="0077500A">
        <w:t>EXTI_Trigger_Falling</w:t>
      </w:r>
      <w:proofErr w:type="spellEnd"/>
      <w:r w:rsidRPr="0077500A">
        <w:t>;   // 下降沿触发</w:t>
      </w:r>
    </w:p>
    <w:p w14:paraId="16149F47" w14:textId="77777777" w:rsidR="001877A4" w:rsidRPr="0077500A" w:rsidRDefault="001877A4" w:rsidP="001877A4">
      <w:pPr>
        <w:numPr>
          <w:ilvl w:val="0"/>
          <w:numId w:val="20"/>
        </w:numPr>
        <w:tabs>
          <w:tab w:val="clear" w:pos="720"/>
        </w:tabs>
      </w:pPr>
      <w:proofErr w:type="spellStart"/>
      <w:r w:rsidRPr="0077500A">
        <w:t>EXTI_InitStructure.EXTI_LineCmd</w:t>
      </w:r>
      <w:proofErr w:type="spellEnd"/>
      <w:r w:rsidRPr="0077500A">
        <w:t xml:space="preserve"> = ENABLE;                 // 使能</w:t>
      </w:r>
    </w:p>
    <w:p w14:paraId="302F25A9" w14:textId="77777777" w:rsidR="001877A4" w:rsidRPr="0077500A" w:rsidRDefault="001877A4" w:rsidP="001877A4">
      <w:pPr>
        <w:numPr>
          <w:ilvl w:val="0"/>
          <w:numId w:val="20"/>
        </w:numPr>
        <w:tabs>
          <w:tab w:val="clear" w:pos="720"/>
        </w:tabs>
      </w:pPr>
      <w:proofErr w:type="spellStart"/>
      <w:r w:rsidRPr="0077500A">
        <w:t>EXTI_Init</w:t>
      </w:r>
      <w:proofErr w:type="spellEnd"/>
      <w:r w:rsidRPr="0077500A">
        <w:t>(&amp;</w:t>
      </w:r>
      <w:proofErr w:type="spellStart"/>
      <w:r w:rsidRPr="0077500A">
        <w:t>EXTI_InitStructure</w:t>
      </w:r>
      <w:proofErr w:type="spellEnd"/>
      <w:r w:rsidRPr="0077500A">
        <w:t>);</w:t>
      </w:r>
    </w:p>
    <w:p w14:paraId="1BC48715" w14:textId="77777777" w:rsidR="001877A4" w:rsidRPr="0077500A" w:rsidRDefault="001877A4" w:rsidP="001877A4">
      <w:pPr>
        <w:numPr>
          <w:ilvl w:val="0"/>
          <w:numId w:val="20"/>
        </w:numPr>
      </w:pPr>
      <w:r w:rsidRPr="0077500A">
        <w:rPr>
          <w:b/>
          <w:bCs/>
        </w:rPr>
        <w:t>配置 NVIC</w:t>
      </w:r>
    </w:p>
    <w:p w14:paraId="5D7EFD6E" w14:textId="77777777" w:rsidR="001877A4" w:rsidRPr="0077500A" w:rsidRDefault="001877A4" w:rsidP="001877A4">
      <w:pPr>
        <w:numPr>
          <w:ilvl w:val="0"/>
          <w:numId w:val="20"/>
        </w:numPr>
        <w:tabs>
          <w:tab w:val="clear" w:pos="720"/>
        </w:tabs>
      </w:pPr>
      <w:proofErr w:type="spellStart"/>
      <w:r w:rsidRPr="0077500A">
        <w:t>NVIC_InitTypeDef</w:t>
      </w:r>
      <w:proofErr w:type="spellEnd"/>
      <w:r w:rsidRPr="0077500A">
        <w:t xml:space="preserve"> </w:t>
      </w:r>
      <w:proofErr w:type="spellStart"/>
      <w:r w:rsidRPr="0077500A">
        <w:t>NVIC_InitStructure</w:t>
      </w:r>
      <w:proofErr w:type="spellEnd"/>
      <w:r w:rsidRPr="0077500A">
        <w:t>;</w:t>
      </w:r>
    </w:p>
    <w:p w14:paraId="6BCD45C4" w14:textId="77777777" w:rsidR="001877A4" w:rsidRPr="0077500A" w:rsidRDefault="001877A4" w:rsidP="001877A4">
      <w:pPr>
        <w:numPr>
          <w:ilvl w:val="0"/>
          <w:numId w:val="20"/>
        </w:numPr>
        <w:tabs>
          <w:tab w:val="clear" w:pos="720"/>
        </w:tabs>
      </w:pPr>
      <w:proofErr w:type="spellStart"/>
      <w:r w:rsidRPr="0077500A">
        <w:t>NVIC_InitStructure.NVIC_IRQChannel</w:t>
      </w:r>
      <w:proofErr w:type="spellEnd"/>
      <w:r w:rsidRPr="0077500A">
        <w:t xml:space="preserve"> = EXTI0_IRQn;</w:t>
      </w:r>
    </w:p>
    <w:p w14:paraId="3CFA641E" w14:textId="77777777" w:rsidR="001877A4" w:rsidRPr="0077500A" w:rsidRDefault="001877A4" w:rsidP="001877A4">
      <w:pPr>
        <w:numPr>
          <w:ilvl w:val="0"/>
          <w:numId w:val="20"/>
        </w:numPr>
        <w:tabs>
          <w:tab w:val="clear" w:pos="720"/>
        </w:tabs>
      </w:pPr>
      <w:proofErr w:type="spellStart"/>
      <w:r w:rsidRPr="0077500A">
        <w:t>NVIC_InitStructure.NVIC_IRQChannelPreemptionPriority</w:t>
      </w:r>
      <w:proofErr w:type="spellEnd"/>
      <w:r w:rsidRPr="0077500A">
        <w:t xml:space="preserve"> = 1;</w:t>
      </w:r>
    </w:p>
    <w:p w14:paraId="6CDFACBC" w14:textId="77777777" w:rsidR="001877A4" w:rsidRPr="0077500A" w:rsidRDefault="001877A4" w:rsidP="001877A4">
      <w:pPr>
        <w:numPr>
          <w:ilvl w:val="0"/>
          <w:numId w:val="20"/>
        </w:numPr>
        <w:tabs>
          <w:tab w:val="clear" w:pos="720"/>
        </w:tabs>
      </w:pPr>
      <w:proofErr w:type="spellStart"/>
      <w:r w:rsidRPr="0077500A">
        <w:t>NVIC_InitStructure.NVIC_IRQChannelSubPriority</w:t>
      </w:r>
      <w:proofErr w:type="spellEnd"/>
      <w:r w:rsidRPr="0077500A">
        <w:t xml:space="preserve"> = 1;</w:t>
      </w:r>
    </w:p>
    <w:p w14:paraId="5BF2A055" w14:textId="77777777" w:rsidR="001877A4" w:rsidRPr="0077500A" w:rsidRDefault="001877A4" w:rsidP="001877A4">
      <w:pPr>
        <w:numPr>
          <w:ilvl w:val="0"/>
          <w:numId w:val="20"/>
        </w:numPr>
        <w:tabs>
          <w:tab w:val="clear" w:pos="720"/>
        </w:tabs>
      </w:pPr>
      <w:proofErr w:type="spellStart"/>
      <w:r w:rsidRPr="0077500A">
        <w:t>NVIC_InitStructure.NVIC_IRQChannelCmd</w:t>
      </w:r>
      <w:proofErr w:type="spellEnd"/>
      <w:r w:rsidRPr="0077500A">
        <w:t xml:space="preserve"> = ENABLE;</w:t>
      </w:r>
    </w:p>
    <w:p w14:paraId="05FDB66C" w14:textId="77777777" w:rsidR="001877A4" w:rsidRPr="0077500A" w:rsidRDefault="001877A4" w:rsidP="001877A4">
      <w:pPr>
        <w:numPr>
          <w:ilvl w:val="0"/>
          <w:numId w:val="20"/>
        </w:numPr>
        <w:tabs>
          <w:tab w:val="clear" w:pos="720"/>
        </w:tabs>
      </w:pPr>
      <w:proofErr w:type="spellStart"/>
      <w:r w:rsidRPr="0077500A">
        <w:t>NVIC_Init</w:t>
      </w:r>
      <w:proofErr w:type="spellEnd"/>
      <w:r w:rsidRPr="0077500A">
        <w:t>(&amp;</w:t>
      </w:r>
      <w:proofErr w:type="spellStart"/>
      <w:r w:rsidRPr="0077500A">
        <w:t>NVIC_InitStructure</w:t>
      </w:r>
      <w:proofErr w:type="spellEnd"/>
      <w:r w:rsidRPr="0077500A">
        <w:t>);</w:t>
      </w:r>
    </w:p>
    <w:p w14:paraId="714C0308" w14:textId="77777777" w:rsidR="001877A4" w:rsidRPr="0077500A" w:rsidRDefault="00000000" w:rsidP="001877A4">
      <w:r>
        <w:pict w14:anchorId="6C1CE9BD">
          <v:rect id="_x0000_i1223" style="width:0;height:1.5pt" o:hralign="center" o:hrstd="t" o:hr="t" fillcolor="#a0a0a0" stroked="f"/>
        </w:pict>
      </w:r>
    </w:p>
    <w:p w14:paraId="0C1D33C9" w14:textId="77777777" w:rsidR="001877A4" w:rsidRPr="0077500A" w:rsidRDefault="001877A4" w:rsidP="001877A4">
      <w:pPr>
        <w:pStyle w:val="3"/>
      </w:pPr>
      <w:r w:rsidRPr="0077500A">
        <w:t>6. 总结</w:t>
      </w:r>
    </w:p>
    <w:p w14:paraId="57584C75" w14:textId="77777777" w:rsidR="001877A4" w:rsidRPr="0077500A" w:rsidRDefault="001877A4" w:rsidP="001877A4">
      <w:pPr>
        <w:numPr>
          <w:ilvl w:val="0"/>
          <w:numId w:val="21"/>
        </w:numPr>
      </w:pPr>
      <w:proofErr w:type="spellStart"/>
      <w:r w:rsidRPr="0077500A">
        <w:t>EXTI_Init</w:t>
      </w:r>
      <w:proofErr w:type="spellEnd"/>
      <w:r w:rsidRPr="0077500A">
        <w:t xml:space="preserve">() 专门设置 </w:t>
      </w:r>
      <w:r w:rsidRPr="0077500A">
        <w:rPr>
          <w:b/>
          <w:bCs/>
        </w:rPr>
        <w:t>某条 EXTI 线的模式、触发条件、使能状态</w:t>
      </w:r>
    </w:p>
    <w:p w14:paraId="717A054F" w14:textId="77777777" w:rsidR="001877A4" w:rsidRPr="0077500A" w:rsidRDefault="001877A4" w:rsidP="001877A4">
      <w:pPr>
        <w:numPr>
          <w:ilvl w:val="0"/>
          <w:numId w:val="21"/>
        </w:numPr>
      </w:pPr>
      <w:r w:rsidRPr="0077500A">
        <w:t xml:space="preserve">它不会自动绑定 GPIO，要配合 </w:t>
      </w:r>
      <w:proofErr w:type="spellStart"/>
      <w:r w:rsidRPr="0077500A">
        <w:t>GPIO_EXTILineConfig</w:t>
      </w:r>
      <w:proofErr w:type="spellEnd"/>
      <w:r w:rsidRPr="0077500A">
        <w:t>() 使用</w:t>
      </w:r>
    </w:p>
    <w:p w14:paraId="712A9B9C" w14:textId="77777777" w:rsidR="001877A4" w:rsidRPr="002029E9" w:rsidRDefault="001877A4" w:rsidP="001877A4">
      <w:pPr>
        <w:numPr>
          <w:ilvl w:val="0"/>
          <w:numId w:val="21"/>
        </w:numPr>
      </w:pPr>
      <w:r w:rsidRPr="0077500A">
        <w:t xml:space="preserve">整个 EXTI 使用顺序：GPIO 配置 → AFIO 选择 → </w:t>
      </w:r>
      <w:proofErr w:type="spellStart"/>
      <w:r w:rsidRPr="0077500A">
        <w:t>EXTI_Init</w:t>
      </w:r>
      <w:proofErr w:type="spellEnd"/>
      <w:r w:rsidRPr="0077500A">
        <w:t xml:space="preserve"> → NVIC 配置</w:t>
      </w:r>
    </w:p>
    <w:p w14:paraId="0AA0AFE1" w14:textId="77777777" w:rsidR="001877A4" w:rsidRDefault="001877A4" w:rsidP="001877A4">
      <w:pPr>
        <w:pStyle w:val="2"/>
      </w:pPr>
      <w:proofErr w:type="spellStart"/>
      <w:r w:rsidRPr="00C340D6">
        <w:lastRenderedPageBreak/>
        <w:t>EXTI_StructInit</w:t>
      </w:r>
      <w:proofErr w:type="spellEnd"/>
      <w:r>
        <w:rPr>
          <w:rFonts w:hint="eastAsia"/>
        </w:rPr>
        <w:t>()</w:t>
      </w:r>
      <w:r>
        <w:br/>
      </w:r>
      <w:r w:rsidRPr="00B86F04">
        <w:t xml:space="preserve">给 </w:t>
      </w:r>
      <w:proofErr w:type="spellStart"/>
      <w:r w:rsidRPr="00B86F04">
        <w:t>EXTI_InitTypeDef</w:t>
      </w:r>
      <w:proofErr w:type="spellEnd"/>
      <w:r w:rsidRPr="00B86F04">
        <w:t xml:space="preserve"> 结构体赋默认值</w:t>
      </w:r>
    </w:p>
    <w:p w14:paraId="5187F61F" w14:textId="77777777" w:rsidR="001877A4" w:rsidRPr="00B86F04" w:rsidRDefault="001877A4" w:rsidP="001877A4">
      <w:r w:rsidRPr="00B86F04">
        <w:t xml:space="preserve">好问题 </w:t>
      </w:r>
      <w:r w:rsidRPr="00B86F04">
        <w:rPr>
          <w:rFonts w:ascii="Segoe UI Emoji" w:hAnsi="Segoe UI Emoji" w:cs="Segoe UI Emoji"/>
        </w:rPr>
        <w:t>👍</w:t>
      </w:r>
      <w:r w:rsidRPr="00B86F04">
        <w:t xml:space="preserve">，你问的 </w:t>
      </w:r>
      <w:proofErr w:type="spellStart"/>
      <w:r w:rsidRPr="00B86F04">
        <w:rPr>
          <w:b/>
          <w:bCs/>
        </w:rPr>
        <w:t>EXTI_StructInit</w:t>
      </w:r>
      <w:proofErr w:type="spellEnd"/>
      <w:r w:rsidRPr="00B86F04">
        <w:rPr>
          <w:b/>
          <w:bCs/>
        </w:rPr>
        <w:t>()</w:t>
      </w:r>
      <w:r w:rsidRPr="00B86F04">
        <w:t xml:space="preserve"> 是 STM32 标准外设库里专门用来 </w:t>
      </w:r>
      <w:r w:rsidRPr="00B86F04">
        <w:rPr>
          <w:b/>
          <w:bCs/>
        </w:rPr>
        <w:t xml:space="preserve">给 </w:t>
      </w:r>
      <w:proofErr w:type="spellStart"/>
      <w:r w:rsidRPr="00B86F04">
        <w:rPr>
          <w:b/>
          <w:bCs/>
        </w:rPr>
        <w:t>EXTI_InitTypeDef</w:t>
      </w:r>
      <w:proofErr w:type="spellEnd"/>
      <w:r w:rsidRPr="00B86F04">
        <w:rPr>
          <w:b/>
          <w:bCs/>
        </w:rPr>
        <w:t xml:space="preserve"> 结构体赋默认值</w:t>
      </w:r>
      <w:r w:rsidRPr="00B86F04">
        <w:t xml:space="preserve"> 的辅助函数。</w:t>
      </w:r>
    </w:p>
    <w:p w14:paraId="67F9E39E" w14:textId="77777777" w:rsidR="001877A4" w:rsidRPr="00B86F04" w:rsidRDefault="00000000" w:rsidP="001877A4">
      <w:r>
        <w:pict w14:anchorId="2C3FF88A">
          <v:rect id="_x0000_i1224" style="width:0;height:1.5pt" o:hralign="center" o:hrstd="t" o:hr="t" fillcolor="#a0a0a0" stroked="f"/>
        </w:pict>
      </w:r>
    </w:p>
    <w:p w14:paraId="789E14DD" w14:textId="77777777" w:rsidR="001877A4" w:rsidRPr="00B86F04" w:rsidRDefault="001877A4" w:rsidP="001877A4">
      <w:pPr>
        <w:pStyle w:val="3"/>
      </w:pPr>
      <w:r w:rsidRPr="00B86F04">
        <w:t>1. 函数原型</w:t>
      </w:r>
    </w:p>
    <w:p w14:paraId="639354C6" w14:textId="77777777" w:rsidR="001877A4" w:rsidRPr="00B86F04" w:rsidRDefault="001877A4" w:rsidP="001877A4">
      <w:r w:rsidRPr="00B86F04">
        <w:t xml:space="preserve">void </w:t>
      </w:r>
      <w:proofErr w:type="spellStart"/>
      <w:r w:rsidRPr="00B86F04">
        <w:t>EXTI_</w:t>
      </w:r>
      <w:proofErr w:type="gramStart"/>
      <w:r w:rsidRPr="00B86F04">
        <w:t>StructInit</w:t>
      </w:r>
      <w:proofErr w:type="spellEnd"/>
      <w:r w:rsidRPr="00B86F04">
        <w:t>(</w:t>
      </w:r>
      <w:proofErr w:type="spellStart"/>
      <w:proofErr w:type="gramEnd"/>
      <w:r w:rsidRPr="00B86F04">
        <w:t>EXTI_InitTypeDef</w:t>
      </w:r>
      <w:proofErr w:type="spellEnd"/>
      <w:r w:rsidRPr="00B86F04">
        <w:t xml:space="preserve">* </w:t>
      </w:r>
      <w:proofErr w:type="spellStart"/>
      <w:r w:rsidRPr="00B86F04">
        <w:t>EXTI_InitStruct</w:t>
      </w:r>
      <w:proofErr w:type="spellEnd"/>
      <w:r w:rsidRPr="00B86F04">
        <w:t>);</w:t>
      </w:r>
    </w:p>
    <w:p w14:paraId="26281EC0" w14:textId="77777777" w:rsidR="001877A4" w:rsidRPr="00B86F04" w:rsidRDefault="00000000" w:rsidP="001877A4">
      <w:r>
        <w:pict w14:anchorId="2D2E89CB">
          <v:rect id="_x0000_i1225" style="width:0;height:1.5pt" o:hralign="center" o:hrstd="t" o:hr="t" fillcolor="#a0a0a0" stroked="f"/>
        </w:pict>
      </w:r>
    </w:p>
    <w:p w14:paraId="6C307806" w14:textId="77777777" w:rsidR="001877A4" w:rsidRPr="00B86F04" w:rsidRDefault="001877A4" w:rsidP="001877A4">
      <w:pPr>
        <w:pStyle w:val="3"/>
      </w:pPr>
      <w:r w:rsidRPr="00B86F04">
        <w:t>2. 作用</w:t>
      </w:r>
    </w:p>
    <w:p w14:paraId="1A797AF0" w14:textId="77777777" w:rsidR="001877A4" w:rsidRPr="00B86F04" w:rsidRDefault="001877A4" w:rsidP="001877A4">
      <w:r w:rsidRPr="00B86F04">
        <w:t xml:space="preserve">把 </w:t>
      </w:r>
      <w:proofErr w:type="spellStart"/>
      <w:r w:rsidRPr="00B86F04">
        <w:t>EXTI_InitTypeDef</w:t>
      </w:r>
      <w:proofErr w:type="spellEnd"/>
      <w:r w:rsidRPr="00B86F04">
        <w:t xml:space="preserve"> 结构体中的各个成员设置成 </w:t>
      </w:r>
      <w:r w:rsidRPr="00B86F04">
        <w:rPr>
          <w:b/>
          <w:bCs/>
        </w:rPr>
        <w:t>缺省的安全值</w:t>
      </w:r>
      <w:r w:rsidRPr="00B86F04">
        <w:t>，避免用户忘记初始化导致配置异常。</w:t>
      </w:r>
    </w:p>
    <w:p w14:paraId="416E0D4C" w14:textId="77777777" w:rsidR="001877A4" w:rsidRPr="00B86F04" w:rsidRDefault="001877A4" w:rsidP="001877A4">
      <w:r w:rsidRPr="00B86F04">
        <w:t xml:space="preserve">一般在 </w:t>
      </w:r>
      <w:proofErr w:type="spellStart"/>
      <w:r w:rsidRPr="00B86F04">
        <w:t>EXTI_Init</w:t>
      </w:r>
      <w:proofErr w:type="spellEnd"/>
      <w:r w:rsidRPr="00B86F04">
        <w:t>() 之前调用，用来把结构体清零，然后再修改自己需要的部分。</w:t>
      </w:r>
    </w:p>
    <w:p w14:paraId="3600FAB8" w14:textId="77777777" w:rsidR="001877A4" w:rsidRPr="00B86F04" w:rsidRDefault="00000000" w:rsidP="001877A4">
      <w:r>
        <w:pict w14:anchorId="6D690B68">
          <v:rect id="_x0000_i1226" style="width:0;height:1.5pt" o:hralign="center" o:hrstd="t" o:hr="t" fillcolor="#a0a0a0" stroked="f"/>
        </w:pict>
      </w:r>
    </w:p>
    <w:p w14:paraId="5E9F4413" w14:textId="77777777" w:rsidR="001877A4" w:rsidRPr="00B86F04" w:rsidRDefault="001877A4" w:rsidP="001877A4">
      <w:pPr>
        <w:pStyle w:val="3"/>
      </w:pPr>
      <w:r w:rsidRPr="00B86F04">
        <w:t>3. 默认值</w:t>
      </w:r>
    </w:p>
    <w:p w14:paraId="1F0387F0" w14:textId="77777777" w:rsidR="001877A4" w:rsidRPr="00B86F04" w:rsidRDefault="001877A4" w:rsidP="001877A4">
      <w:r w:rsidRPr="00B86F04">
        <w:t xml:space="preserve">进入 </w:t>
      </w:r>
      <w:proofErr w:type="spellStart"/>
      <w:r w:rsidRPr="00B86F04">
        <w:t>EXTI_StructInit</w:t>
      </w:r>
      <w:proofErr w:type="spellEnd"/>
      <w:r w:rsidRPr="00B86F04">
        <w:t>() 后，结构体被设置为：</w:t>
      </w:r>
    </w:p>
    <w:p w14:paraId="6582BF67" w14:textId="77777777" w:rsidR="001877A4" w:rsidRPr="00B86F04" w:rsidRDefault="001877A4" w:rsidP="001877A4">
      <w:r w:rsidRPr="00B86F04">
        <w:t xml:space="preserve">void </w:t>
      </w:r>
      <w:proofErr w:type="spellStart"/>
      <w:r w:rsidRPr="00B86F04">
        <w:t>EXTI_</w:t>
      </w:r>
      <w:proofErr w:type="gramStart"/>
      <w:r w:rsidRPr="00B86F04">
        <w:t>StructInit</w:t>
      </w:r>
      <w:proofErr w:type="spellEnd"/>
      <w:r w:rsidRPr="00B86F04">
        <w:t>(</w:t>
      </w:r>
      <w:proofErr w:type="spellStart"/>
      <w:proofErr w:type="gramEnd"/>
      <w:r w:rsidRPr="00B86F04">
        <w:t>EXTI_InitTypeDef</w:t>
      </w:r>
      <w:proofErr w:type="spellEnd"/>
      <w:r w:rsidRPr="00B86F04">
        <w:t xml:space="preserve">* </w:t>
      </w:r>
      <w:proofErr w:type="spellStart"/>
      <w:r w:rsidRPr="00B86F04">
        <w:t>EXTI_InitStruct</w:t>
      </w:r>
      <w:proofErr w:type="spellEnd"/>
      <w:r w:rsidRPr="00B86F04">
        <w:t>)</w:t>
      </w:r>
    </w:p>
    <w:p w14:paraId="63F5BB9E" w14:textId="77777777" w:rsidR="001877A4" w:rsidRPr="00B86F04" w:rsidRDefault="001877A4" w:rsidP="001877A4">
      <w:r w:rsidRPr="00B86F04">
        <w:t>{</w:t>
      </w:r>
    </w:p>
    <w:p w14:paraId="652B7722" w14:textId="77777777" w:rsidR="001877A4" w:rsidRPr="00B86F04" w:rsidRDefault="001877A4" w:rsidP="001877A4">
      <w:r w:rsidRPr="00B86F04">
        <w:t xml:space="preserve">  </w:t>
      </w:r>
      <w:proofErr w:type="spellStart"/>
      <w:r w:rsidRPr="00B86F04">
        <w:t>EXTI_InitStruct</w:t>
      </w:r>
      <w:proofErr w:type="spellEnd"/>
      <w:r w:rsidRPr="00B86F04">
        <w:t>-&gt;</w:t>
      </w:r>
      <w:proofErr w:type="spellStart"/>
      <w:r w:rsidRPr="00B86F04">
        <w:t>EXTI_Line</w:t>
      </w:r>
      <w:proofErr w:type="spellEnd"/>
      <w:r w:rsidRPr="00B86F04">
        <w:t xml:space="preserve"> = </w:t>
      </w:r>
      <w:proofErr w:type="spellStart"/>
      <w:r w:rsidRPr="00B86F04">
        <w:t>EXTI_LineNone</w:t>
      </w:r>
      <w:proofErr w:type="spellEnd"/>
      <w:r w:rsidRPr="00B86F04">
        <w:t>;              // 默认不选择任何 EXTI 线</w:t>
      </w:r>
    </w:p>
    <w:p w14:paraId="4F865248" w14:textId="77777777" w:rsidR="001877A4" w:rsidRPr="00B86F04" w:rsidRDefault="001877A4" w:rsidP="001877A4">
      <w:r w:rsidRPr="00B86F04">
        <w:t xml:space="preserve">  </w:t>
      </w:r>
      <w:proofErr w:type="spellStart"/>
      <w:r w:rsidRPr="00B86F04">
        <w:t>EXTI_InitStruct</w:t>
      </w:r>
      <w:proofErr w:type="spellEnd"/>
      <w:r w:rsidRPr="00B86F04">
        <w:t>-&gt;</w:t>
      </w:r>
      <w:proofErr w:type="spellStart"/>
      <w:r w:rsidRPr="00B86F04">
        <w:t>EXTI_Mode</w:t>
      </w:r>
      <w:proofErr w:type="spellEnd"/>
      <w:r w:rsidRPr="00B86F04">
        <w:t xml:space="preserve"> = </w:t>
      </w:r>
      <w:proofErr w:type="spellStart"/>
      <w:r w:rsidRPr="00B86F04">
        <w:t>EXTI_Mode_Interrupt</w:t>
      </w:r>
      <w:proofErr w:type="spellEnd"/>
      <w:r w:rsidRPr="00B86F04">
        <w:t>;        // 默认中断模式</w:t>
      </w:r>
    </w:p>
    <w:p w14:paraId="6F0F6274" w14:textId="77777777" w:rsidR="001877A4" w:rsidRPr="00B86F04" w:rsidRDefault="001877A4" w:rsidP="001877A4">
      <w:r w:rsidRPr="00B86F04">
        <w:t xml:space="preserve">  </w:t>
      </w:r>
      <w:proofErr w:type="spellStart"/>
      <w:r w:rsidRPr="00B86F04">
        <w:t>EXTI_InitStruct</w:t>
      </w:r>
      <w:proofErr w:type="spellEnd"/>
      <w:r w:rsidRPr="00B86F04">
        <w:t>-&gt;</w:t>
      </w:r>
      <w:proofErr w:type="spellStart"/>
      <w:r w:rsidRPr="00B86F04">
        <w:t>EXTI_Trigger</w:t>
      </w:r>
      <w:proofErr w:type="spellEnd"/>
      <w:r w:rsidRPr="00B86F04">
        <w:t xml:space="preserve"> = </w:t>
      </w:r>
      <w:proofErr w:type="spellStart"/>
      <w:r w:rsidRPr="00B86F04">
        <w:t>EXTI_Trigger_Falling</w:t>
      </w:r>
      <w:proofErr w:type="spellEnd"/>
      <w:r w:rsidRPr="00B86F04">
        <w:t>;    // 默认下降沿触发</w:t>
      </w:r>
    </w:p>
    <w:p w14:paraId="3C40F53A" w14:textId="77777777" w:rsidR="001877A4" w:rsidRPr="00B86F04" w:rsidRDefault="001877A4" w:rsidP="001877A4">
      <w:r w:rsidRPr="00B86F04">
        <w:t xml:space="preserve">  </w:t>
      </w:r>
      <w:proofErr w:type="spellStart"/>
      <w:r w:rsidRPr="00B86F04">
        <w:t>EXTI_InitStruct</w:t>
      </w:r>
      <w:proofErr w:type="spellEnd"/>
      <w:r w:rsidRPr="00B86F04">
        <w:t>-&gt;</w:t>
      </w:r>
      <w:proofErr w:type="spellStart"/>
      <w:r w:rsidRPr="00B86F04">
        <w:t>EXTI_LineCmd</w:t>
      </w:r>
      <w:proofErr w:type="spellEnd"/>
      <w:r w:rsidRPr="00B86F04">
        <w:t xml:space="preserve"> = DISABLE;                 // 默认关闭</w:t>
      </w:r>
    </w:p>
    <w:p w14:paraId="230C79EE" w14:textId="77777777" w:rsidR="001877A4" w:rsidRPr="00B86F04" w:rsidRDefault="001877A4" w:rsidP="001877A4">
      <w:r w:rsidRPr="00B86F04">
        <w:t>}</w:t>
      </w:r>
    </w:p>
    <w:p w14:paraId="30AE5A5B" w14:textId="77777777" w:rsidR="001877A4" w:rsidRPr="00B86F04" w:rsidRDefault="001877A4" w:rsidP="001877A4">
      <w:r w:rsidRPr="00B86F04">
        <w:t>也就是说：</w:t>
      </w:r>
    </w:p>
    <w:p w14:paraId="2BCD260F" w14:textId="77777777" w:rsidR="001877A4" w:rsidRPr="00B86F04" w:rsidRDefault="001877A4" w:rsidP="001877A4">
      <w:pPr>
        <w:numPr>
          <w:ilvl w:val="0"/>
          <w:numId w:val="22"/>
        </w:numPr>
      </w:pPr>
      <w:proofErr w:type="spellStart"/>
      <w:r w:rsidRPr="00B86F04">
        <w:t>EXTI_Line</w:t>
      </w:r>
      <w:proofErr w:type="spellEnd"/>
      <w:r w:rsidRPr="00B86F04">
        <w:t xml:space="preserve"> → 没有选择任何 EXTI 线</w:t>
      </w:r>
    </w:p>
    <w:p w14:paraId="7839CE7C" w14:textId="77777777" w:rsidR="001877A4" w:rsidRPr="00B86F04" w:rsidRDefault="001877A4" w:rsidP="001877A4">
      <w:pPr>
        <w:numPr>
          <w:ilvl w:val="0"/>
          <w:numId w:val="22"/>
        </w:numPr>
      </w:pPr>
      <w:proofErr w:type="spellStart"/>
      <w:r w:rsidRPr="00B86F04">
        <w:lastRenderedPageBreak/>
        <w:t>EXTI_Mode</w:t>
      </w:r>
      <w:proofErr w:type="spellEnd"/>
      <w:r w:rsidRPr="00B86F04">
        <w:t xml:space="preserve"> → 中断模式</w:t>
      </w:r>
    </w:p>
    <w:p w14:paraId="5CB35E5C" w14:textId="77777777" w:rsidR="001877A4" w:rsidRPr="00B86F04" w:rsidRDefault="001877A4" w:rsidP="001877A4">
      <w:pPr>
        <w:numPr>
          <w:ilvl w:val="0"/>
          <w:numId w:val="22"/>
        </w:numPr>
      </w:pPr>
      <w:proofErr w:type="spellStart"/>
      <w:r w:rsidRPr="00B86F04">
        <w:t>EXTI_Trigger</w:t>
      </w:r>
      <w:proofErr w:type="spellEnd"/>
      <w:r w:rsidRPr="00B86F04">
        <w:t xml:space="preserve"> → 下降沿触发</w:t>
      </w:r>
    </w:p>
    <w:p w14:paraId="6837DE3D" w14:textId="77777777" w:rsidR="001877A4" w:rsidRPr="00B86F04" w:rsidRDefault="001877A4" w:rsidP="001877A4">
      <w:pPr>
        <w:numPr>
          <w:ilvl w:val="0"/>
          <w:numId w:val="22"/>
        </w:numPr>
      </w:pPr>
      <w:proofErr w:type="spellStart"/>
      <w:r w:rsidRPr="00B86F04">
        <w:t>EXTI_LineCmd</w:t>
      </w:r>
      <w:proofErr w:type="spellEnd"/>
      <w:r w:rsidRPr="00B86F04">
        <w:t xml:space="preserve"> → 不使能</w:t>
      </w:r>
    </w:p>
    <w:p w14:paraId="4255BCCD" w14:textId="77777777" w:rsidR="001877A4" w:rsidRPr="00B86F04" w:rsidRDefault="00000000" w:rsidP="001877A4">
      <w:r>
        <w:pict w14:anchorId="71E78CBD">
          <v:rect id="_x0000_i1227" style="width:0;height:1.5pt" o:hralign="center" o:hrstd="t" o:hr="t" fillcolor="#a0a0a0" stroked="f"/>
        </w:pict>
      </w:r>
    </w:p>
    <w:p w14:paraId="6E38DADD" w14:textId="77777777" w:rsidR="001877A4" w:rsidRPr="00B86F04" w:rsidRDefault="001877A4" w:rsidP="001877A4">
      <w:pPr>
        <w:pStyle w:val="3"/>
      </w:pPr>
      <w:r w:rsidRPr="00B86F04">
        <w:t>4. 使用场景</w:t>
      </w:r>
    </w:p>
    <w:p w14:paraId="16313AB0" w14:textId="77777777" w:rsidR="001877A4" w:rsidRPr="00B86F04" w:rsidRDefault="001877A4" w:rsidP="001877A4">
      <w:r w:rsidRPr="00B86F04">
        <w:t>推荐写法：</w:t>
      </w:r>
    </w:p>
    <w:p w14:paraId="79A522B6" w14:textId="77777777" w:rsidR="001877A4" w:rsidRPr="00B86F04" w:rsidRDefault="001877A4" w:rsidP="001877A4">
      <w:proofErr w:type="spellStart"/>
      <w:r w:rsidRPr="00B86F04">
        <w:t>EXTI_InitTypeDef</w:t>
      </w:r>
      <w:proofErr w:type="spellEnd"/>
      <w:r w:rsidRPr="00B86F04">
        <w:t xml:space="preserve"> </w:t>
      </w:r>
      <w:proofErr w:type="spellStart"/>
      <w:r w:rsidRPr="00B86F04">
        <w:t>EXTI_InitStructure</w:t>
      </w:r>
      <w:proofErr w:type="spellEnd"/>
      <w:r w:rsidRPr="00B86F04">
        <w:t>;</w:t>
      </w:r>
    </w:p>
    <w:p w14:paraId="4F31A9D6" w14:textId="77777777" w:rsidR="001877A4" w:rsidRPr="00B86F04" w:rsidRDefault="001877A4" w:rsidP="001877A4"/>
    <w:p w14:paraId="3F4D4B30" w14:textId="77777777" w:rsidR="001877A4" w:rsidRPr="00B86F04" w:rsidRDefault="001877A4" w:rsidP="001877A4">
      <w:r w:rsidRPr="00B86F04">
        <w:t>// 先初始化结构体为默认值</w:t>
      </w:r>
    </w:p>
    <w:p w14:paraId="134A3F1E" w14:textId="77777777" w:rsidR="001877A4" w:rsidRPr="00B86F04" w:rsidRDefault="001877A4" w:rsidP="001877A4">
      <w:proofErr w:type="spellStart"/>
      <w:r w:rsidRPr="00B86F04">
        <w:t>EXTI_StructInit</w:t>
      </w:r>
      <w:proofErr w:type="spellEnd"/>
      <w:r w:rsidRPr="00B86F04">
        <w:t>(&amp;</w:t>
      </w:r>
      <w:proofErr w:type="spellStart"/>
      <w:r w:rsidRPr="00B86F04">
        <w:t>EXTI_InitStructure</w:t>
      </w:r>
      <w:proofErr w:type="spellEnd"/>
      <w:r w:rsidRPr="00B86F04">
        <w:t>);</w:t>
      </w:r>
    </w:p>
    <w:p w14:paraId="22640ABD" w14:textId="77777777" w:rsidR="001877A4" w:rsidRPr="00B86F04" w:rsidRDefault="001877A4" w:rsidP="001877A4"/>
    <w:p w14:paraId="72FCA7E9" w14:textId="77777777" w:rsidR="001877A4" w:rsidRPr="00B86F04" w:rsidRDefault="001877A4" w:rsidP="001877A4">
      <w:r w:rsidRPr="00B86F04">
        <w:t>// 再修改需要的成员</w:t>
      </w:r>
    </w:p>
    <w:p w14:paraId="61C278C6" w14:textId="77777777" w:rsidR="001877A4" w:rsidRPr="00B86F04" w:rsidRDefault="001877A4" w:rsidP="001877A4">
      <w:proofErr w:type="spellStart"/>
      <w:r w:rsidRPr="00B86F04">
        <w:t>EXTI_InitStructure.EXTI_Line</w:t>
      </w:r>
      <w:proofErr w:type="spellEnd"/>
      <w:r w:rsidRPr="00B86F04">
        <w:t xml:space="preserve"> = EXTI_Line0;                // 选择 EXTI0</w:t>
      </w:r>
    </w:p>
    <w:p w14:paraId="7CA029C1" w14:textId="77777777" w:rsidR="001877A4" w:rsidRPr="00B86F04" w:rsidRDefault="001877A4" w:rsidP="001877A4">
      <w:proofErr w:type="spellStart"/>
      <w:r w:rsidRPr="00B86F04">
        <w:t>EXTI_InitStructure.EXTI_Mode</w:t>
      </w:r>
      <w:proofErr w:type="spellEnd"/>
      <w:r w:rsidRPr="00B86F04">
        <w:t xml:space="preserve"> = </w:t>
      </w:r>
      <w:proofErr w:type="spellStart"/>
      <w:r w:rsidRPr="00B86F04">
        <w:t>EXTI_Mode_Interrupt</w:t>
      </w:r>
      <w:proofErr w:type="spellEnd"/>
      <w:r w:rsidRPr="00B86F04">
        <w:t>;       // 中断模式</w:t>
      </w:r>
    </w:p>
    <w:p w14:paraId="276ECB8C" w14:textId="77777777" w:rsidR="001877A4" w:rsidRPr="00B86F04" w:rsidRDefault="001877A4" w:rsidP="001877A4">
      <w:proofErr w:type="spellStart"/>
      <w:r w:rsidRPr="00B86F04">
        <w:t>EXTI_InitStructure.EXTI_Trigger</w:t>
      </w:r>
      <w:proofErr w:type="spellEnd"/>
      <w:r w:rsidRPr="00B86F04">
        <w:t xml:space="preserve"> = </w:t>
      </w:r>
      <w:proofErr w:type="spellStart"/>
      <w:r w:rsidRPr="00B86F04">
        <w:t>EXTI_Trigger_Falling</w:t>
      </w:r>
      <w:proofErr w:type="spellEnd"/>
      <w:r w:rsidRPr="00B86F04">
        <w:t>;   // 下降沿触发</w:t>
      </w:r>
    </w:p>
    <w:p w14:paraId="60838C34" w14:textId="77777777" w:rsidR="001877A4" w:rsidRPr="00B86F04" w:rsidRDefault="001877A4" w:rsidP="001877A4">
      <w:proofErr w:type="spellStart"/>
      <w:r w:rsidRPr="00B86F04">
        <w:t>EXTI_InitStructure.EXTI_LineCmd</w:t>
      </w:r>
      <w:proofErr w:type="spellEnd"/>
      <w:r w:rsidRPr="00B86F04">
        <w:t xml:space="preserve"> = ENABLE;                 // 使能</w:t>
      </w:r>
    </w:p>
    <w:p w14:paraId="31A698A2" w14:textId="77777777" w:rsidR="001877A4" w:rsidRPr="00B86F04" w:rsidRDefault="001877A4" w:rsidP="001877A4"/>
    <w:p w14:paraId="5F3A4E59" w14:textId="77777777" w:rsidR="001877A4" w:rsidRPr="00B86F04" w:rsidRDefault="001877A4" w:rsidP="001877A4">
      <w:r w:rsidRPr="00B86F04">
        <w:t xml:space="preserve">// 调用 </w:t>
      </w:r>
      <w:proofErr w:type="spellStart"/>
      <w:r w:rsidRPr="00B86F04">
        <w:t>EXTI_Init</w:t>
      </w:r>
      <w:proofErr w:type="spellEnd"/>
      <w:r w:rsidRPr="00B86F04">
        <w:t xml:space="preserve"> 正式配置</w:t>
      </w:r>
    </w:p>
    <w:p w14:paraId="5ADCA1D1" w14:textId="77777777" w:rsidR="001877A4" w:rsidRPr="00B86F04" w:rsidRDefault="001877A4" w:rsidP="001877A4">
      <w:proofErr w:type="spellStart"/>
      <w:r w:rsidRPr="00B86F04">
        <w:t>EXTI_Init</w:t>
      </w:r>
      <w:proofErr w:type="spellEnd"/>
      <w:r w:rsidRPr="00B86F04">
        <w:t>(&amp;</w:t>
      </w:r>
      <w:proofErr w:type="spellStart"/>
      <w:r w:rsidRPr="00B86F04">
        <w:t>EXTI_InitStructure</w:t>
      </w:r>
      <w:proofErr w:type="spellEnd"/>
      <w:r w:rsidRPr="00B86F04">
        <w:t>);</w:t>
      </w:r>
    </w:p>
    <w:p w14:paraId="5D38C7EF" w14:textId="77777777" w:rsidR="001877A4" w:rsidRPr="00B86F04" w:rsidRDefault="001877A4" w:rsidP="001877A4">
      <w:r w:rsidRPr="00B86F04">
        <w:t>这样做的好处是：</w:t>
      </w:r>
    </w:p>
    <w:p w14:paraId="665B0313" w14:textId="77777777" w:rsidR="001877A4" w:rsidRPr="00B86F04" w:rsidRDefault="001877A4" w:rsidP="001877A4">
      <w:pPr>
        <w:numPr>
          <w:ilvl w:val="0"/>
          <w:numId w:val="23"/>
        </w:numPr>
      </w:pPr>
      <w:r w:rsidRPr="00B86F04">
        <w:t>避免忘记给某个字段赋值 → 出现未定义行为</w:t>
      </w:r>
    </w:p>
    <w:p w14:paraId="4C91D548" w14:textId="77777777" w:rsidR="001877A4" w:rsidRPr="00B86F04" w:rsidRDefault="001877A4" w:rsidP="001877A4">
      <w:pPr>
        <w:numPr>
          <w:ilvl w:val="0"/>
          <w:numId w:val="23"/>
        </w:numPr>
      </w:pPr>
      <w:r w:rsidRPr="00B86F04">
        <w:t>提高代码的可读性和可维护性</w:t>
      </w:r>
    </w:p>
    <w:p w14:paraId="11AFFBC8" w14:textId="77777777" w:rsidR="001877A4" w:rsidRPr="00B86F04" w:rsidRDefault="00000000" w:rsidP="001877A4">
      <w:r>
        <w:pict w14:anchorId="5B0F2785">
          <v:rect id="_x0000_i1228" style="width:0;height:1.5pt" o:hralign="center" o:hrstd="t" o:hr="t" fillcolor="#a0a0a0" stroked="f"/>
        </w:pict>
      </w:r>
    </w:p>
    <w:p w14:paraId="275AEC38" w14:textId="77777777" w:rsidR="001877A4" w:rsidRPr="00B86F04" w:rsidRDefault="001877A4" w:rsidP="001877A4">
      <w:pPr>
        <w:pStyle w:val="3"/>
      </w:pPr>
      <w:r w:rsidRPr="00B86F04">
        <w:t>5. 总结</w:t>
      </w:r>
    </w:p>
    <w:p w14:paraId="6624DB89" w14:textId="77777777" w:rsidR="001877A4" w:rsidRPr="00B86F04" w:rsidRDefault="001877A4" w:rsidP="001877A4">
      <w:pPr>
        <w:numPr>
          <w:ilvl w:val="0"/>
          <w:numId w:val="24"/>
        </w:numPr>
      </w:pPr>
      <w:proofErr w:type="spellStart"/>
      <w:r w:rsidRPr="00B86F04">
        <w:rPr>
          <w:b/>
          <w:bCs/>
        </w:rPr>
        <w:t>EXTI_StructInit</w:t>
      </w:r>
      <w:proofErr w:type="spellEnd"/>
      <w:r w:rsidRPr="00B86F04">
        <w:rPr>
          <w:b/>
          <w:bCs/>
        </w:rPr>
        <w:t>()</w:t>
      </w:r>
      <w:r w:rsidRPr="00B86F04">
        <w:t xml:space="preserve"> 的作用：给 </w:t>
      </w:r>
      <w:proofErr w:type="spellStart"/>
      <w:r w:rsidRPr="00B86F04">
        <w:t>EXTI_InitTypeDef</w:t>
      </w:r>
      <w:proofErr w:type="spellEnd"/>
      <w:r w:rsidRPr="00B86F04">
        <w:t xml:space="preserve"> 结构体填充默认值</w:t>
      </w:r>
    </w:p>
    <w:p w14:paraId="2F0703A4" w14:textId="77777777" w:rsidR="001877A4" w:rsidRPr="00B86F04" w:rsidRDefault="001877A4" w:rsidP="001877A4">
      <w:pPr>
        <w:numPr>
          <w:ilvl w:val="0"/>
          <w:numId w:val="24"/>
        </w:numPr>
      </w:pPr>
      <w:r w:rsidRPr="00B86F04">
        <w:t>默认配置：</w:t>
      </w:r>
      <w:r w:rsidRPr="00B86F04">
        <w:rPr>
          <w:b/>
          <w:bCs/>
        </w:rPr>
        <w:t>不选择 EXTI 线 + 中断模式 + 下降沿触发 + 不使能</w:t>
      </w:r>
    </w:p>
    <w:p w14:paraId="3B23817F" w14:textId="77777777" w:rsidR="001877A4" w:rsidRDefault="001877A4" w:rsidP="001877A4">
      <w:pPr>
        <w:numPr>
          <w:ilvl w:val="0"/>
          <w:numId w:val="24"/>
        </w:numPr>
      </w:pPr>
      <w:r w:rsidRPr="00B86F04">
        <w:lastRenderedPageBreak/>
        <w:t xml:space="preserve">一般流程：先 </w:t>
      </w:r>
      <w:proofErr w:type="spellStart"/>
      <w:r w:rsidRPr="00B86F04">
        <w:t>EXTI_StructInit</w:t>
      </w:r>
      <w:proofErr w:type="spellEnd"/>
      <w:r w:rsidRPr="00B86F04">
        <w:t xml:space="preserve">() → 修改需要的部分 → 再 </w:t>
      </w:r>
      <w:proofErr w:type="spellStart"/>
      <w:r w:rsidRPr="00B86F04">
        <w:t>EXTI_Init</w:t>
      </w:r>
      <w:proofErr w:type="spellEnd"/>
      <w:r w:rsidRPr="00B86F04">
        <w:t>()</w:t>
      </w:r>
    </w:p>
    <w:p w14:paraId="5C2BB396" w14:textId="77777777" w:rsidR="001877A4" w:rsidRDefault="001877A4" w:rsidP="001877A4">
      <w:pPr>
        <w:pStyle w:val="2"/>
      </w:pPr>
      <w:proofErr w:type="spellStart"/>
      <w:r w:rsidRPr="00BE5DBA">
        <w:t>EXTI_GenerateSWInterrupt</w:t>
      </w:r>
      <w:proofErr w:type="spellEnd"/>
      <w:r>
        <w:rPr>
          <w:rFonts w:hint="eastAsia"/>
        </w:rPr>
        <w:t>()</w:t>
      </w:r>
      <w:r>
        <w:br/>
      </w:r>
      <w:r w:rsidRPr="00257DD5">
        <w:t>软件触发指定的 EXTI 外部中断线</w:t>
      </w:r>
    </w:p>
    <w:p w14:paraId="13956227" w14:textId="77777777" w:rsidR="001877A4" w:rsidRPr="00257DD5" w:rsidRDefault="001877A4" w:rsidP="001877A4">
      <w:r w:rsidRPr="00257DD5">
        <w:t xml:space="preserve">好的，我们来讲 </w:t>
      </w:r>
      <w:proofErr w:type="spellStart"/>
      <w:r w:rsidRPr="00257DD5">
        <w:rPr>
          <w:b/>
          <w:bCs/>
        </w:rPr>
        <w:t>EXTI_GenerateSWInterrupt</w:t>
      </w:r>
      <w:proofErr w:type="spellEnd"/>
      <w:r w:rsidRPr="00257DD5">
        <w:rPr>
          <w:b/>
          <w:bCs/>
        </w:rPr>
        <w:t>()</w:t>
      </w:r>
      <w:r w:rsidRPr="00257DD5">
        <w:t>，它也是 STM32 标准外设库里操作 EXTI 的一个函数。</w:t>
      </w:r>
    </w:p>
    <w:p w14:paraId="64E331C8" w14:textId="77777777" w:rsidR="001877A4" w:rsidRPr="00257DD5" w:rsidRDefault="00000000" w:rsidP="001877A4">
      <w:r>
        <w:pict w14:anchorId="6F6BF2B4">
          <v:rect id="_x0000_i1229" style="width:0;height:1.5pt" o:hralign="center" o:hrstd="t" o:hr="t" fillcolor="#a0a0a0" stroked="f"/>
        </w:pict>
      </w:r>
    </w:p>
    <w:p w14:paraId="7AF9A7A9" w14:textId="77777777" w:rsidR="001877A4" w:rsidRPr="00257DD5" w:rsidRDefault="001877A4" w:rsidP="001877A4">
      <w:pPr>
        <w:pStyle w:val="3"/>
      </w:pPr>
      <w:r w:rsidRPr="00257DD5">
        <w:t>1. 函数原型</w:t>
      </w:r>
    </w:p>
    <w:p w14:paraId="56A1EEB6" w14:textId="77777777" w:rsidR="001877A4" w:rsidRPr="00257DD5" w:rsidRDefault="001877A4" w:rsidP="001877A4">
      <w:r w:rsidRPr="00257DD5">
        <w:t xml:space="preserve">void </w:t>
      </w:r>
      <w:proofErr w:type="spellStart"/>
      <w:r w:rsidRPr="00257DD5">
        <w:t>EXTI_</w:t>
      </w:r>
      <w:proofErr w:type="gramStart"/>
      <w:r w:rsidRPr="00257DD5">
        <w:t>GenerateSWInterrupt</w:t>
      </w:r>
      <w:proofErr w:type="spellEnd"/>
      <w:r w:rsidRPr="00257DD5">
        <w:t>(</w:t>
      </w:r>
      <w:proofErr w:type="gramEnd"/>
      <w:r w:rsidRPr="00257DD5">
        <w:t xml:space="preserve">uint32_t </w:t>
      </w:r>
      <w:proofErr w:type="spellStart"/>
      <w:r w:rsidRPr="00257DD5">
        <w:t>EXTI_Line</w:t>
      </w:r>
      <w:proofErr w:type="spellEnd"/>
      <w:r w:rsidRPr="00257DD5">
        <w:t>);</w:t>
      </w:r>
    </w:p>
    <w:p w14:paraId="1D4FA0C0" w14:textId="77777777" w:rsidR="001877A4" w:rsidRPr="00257DD5" w:rsidRDefault="00000000" w:rsidP="001877A4">
      <w:r>
        <w:pict w14:anchorId="1B4AD7FB">
          <v:rect id="_x0000_i1230" style="width:0;height:1.5pt" o:hralign="center" o:hrstd="t" o:hr="t" fillcolor="#a0a0a0" stroked="f"/>
        </w:pict>
      </w:r>
    </w:p>
    <w:p w14:paraId="12D6970E" w14:textId="77777777" w:rsidR="001877A4" w:rsidRPr="00257DD5" w:rsidRDefault="001877A4" w:rsidP="001877A4">
      <w:pPr>
        <w:pStyle w:val="3"/>
      </w:pPr>
      <w:r w:rsidRPr="00257DD5">
        <w:t>2. 作用</w:t>
      </w:r>
    </w:p>
    <w:p w14:paraId="4D6DBB7E" w14:textId="77777777" w:rsidR="001877A4" w:rsidRPr="00257DD5" w:rsidRDefault="001877A4" w:rsidP="001877A4">
      <w:r w:rsidRPr="00257DD5">
        <w:rPr>
          <w:b/>
          <w:bCs/>
        </w:rPr>
        <w:t>软件触发指定的 EXTI 外部中断线</w:t>
      </w:r>
      <w:r w:rsidRPr="00257DD5">
        <w:t>。</w:t>
      </w:r>
    </w:p>
    <w:p w14:paraId="05BEAE96" w14:textId="77777777" w:rsidR="001877A4" w:rsidRPr="00257DD5" w:rsidRDefault="001877A4" w:rsidP="001877A4">
      <w:r w:rsidRPr="00257DD5">
        <w:t>换句话说：</w:t>
      </w:r>
    </w:p>
    <w:p w14:paraId="7F3C73D9" w14:textId="77777777" w:rsidR="001877A4" w:rsidRPr="00257DD5" w:rsidRDefault="001877A4" w:rsidP="001877A4">
      <w:pPr>
        <w:numPr>
          <w:ilvl w:val="0"/>
          <w:numId w:val="25"/>
        </w:numPr>
      </w:pPr>
      <w:r w:rsidRPr="00257DD5">
        <w:t xml:space="preserve">平时 EXTI 触发条件是 </w:t>
      </w:r>
      <w:r w:rsidRPr="00257DD5">
        <w:rPr>
          <w:b/>
          <w:bCs/>
          <w:color w:val="EE0000"/>
        </w:rPr>
        <w:t>硬件信号</w:t>
      </w:r>
      <w:r w:rsidRPr="00257DD5">
        <w:t>（GPIO 上升沿/下降沿）</w:t>
      </w:r>
    </w:p>
    <w:p w14:paraId="4D355759" w14:textId="77777777" w:rsidR="001877A4" w:rsidRPr="00257DD5" w:rsidRDefault="001877A4" w:rsidP="001877A4">
      <w:pPr>
        <w:numPr>
          <w:ilvl w:val="0"/>
          <w:numId w:val="25"/>
        </w:numPr>
      </w:pPr>
      <w:r w:rsidRPr="00257DD5">
        <w:t xml:space="preserve">调用这个函数可以 </w:t>
      </w:r>
      <w:r w:rsidRPr="00257DD5">
        <w:rPr>
          <w:b/>
          <w:bCs/>
          <w:color w:val="EE0000"/>
        </w:rPr>
        <w:t>在程序里模拟硬件触发</w:t>
      </w:r>
      <w:r w:rsidRPr="00257DD5">
        <w:t>，让中断处理函数执行一次</w:t>
      </w:r>
    </w:p>
    <w:p w14:paraId="1264D391" w14:textId="77777777" w:rsidR="001877A4" w:rsidRPr="00257DD5" w:rsidRDefault="00000000" w:rsidP="001877A4">
      <w:r>
        <w:pict w14:anchorId="214C83F0">
          <v:rect id="_x0000_i1231" style="width:0;height:1.5pt" o:hralign="center" o:hrstd="t" o:hr="t" fillcolor="#a0a0a0" stroked="f"/>
        </w:pict>
      </w:r>
    </w:p>
    <w:p w14:paraId="41151A2C" w14:textId="77777777" w:rsidR="001877A4" w:rsidRPr="00257DD5" w:rsidRDefault="001877A4" w:rsidP="001877A4">
      <w:pPr>
        <w:pStyle w:val="3"/>
      </w:pPr>
      <w:r w:rsidRPr="00257DD5">
        <w:t>3. 参数说明</w:t>
      </w:r>
    </w:p>
    <w:p w14:paraId="6199E22C" w14:textId="77777777" w:rsidR="001877A4" w:rsidRPr="00257DD5" w:rsidRDefault="001877A4" w:rsidP="001877A4">
      <w:pPr>
        <w:numPr>
          <w:ilvl w:val="0"/>
          <w:numId w:val="26"/>
        </w:numPr>
      </w:pPr>
      <w:proofErr w:type="spellStart"/>
      <w:r w:rsidRPr="00257DD5">
        <w:t>EXTI_Line</w:t>
      </w:r>
      <w:proofErr w:type="spellEnd"/>
      <w:r w:rsidRPr="00257DD5">
        <w:t>：指定要触发的</w:t>
      </w:r>
      <w:r w:rsidRPr="00257DD5">
        <w:rPr>
          <w:color w:val="EE0000"/>
        </w:rPr>
        <w:t>软件中断线</w:t>
      </w:r>
    </w:p>
    <w:p w14:paraId="6786AA2B" w14:textId="77777777" w:rsidR="001877A4" w:rsidRPr="00257DD5" w:rsidRDefault="001877A4" w:rsidP="001877A4">
      <w:pPr>
        <w:numPr>
          <w:ilvl w:val="1"/>
          <w:numId w:val="26"/>
        </w:numPr>
      </w:pPr>
      <w:r w:rsidRPr="00257DD5">
        <w:t>例如：EXTI_Line0、EXTI_Line1…</w:t>
      </w:r>
    </w:p>
    <w:p w14:paraId="343B1AF3" w14:textId="77777777" w:rsidR="001877A4" w:rsidRPr="00257DD5" w:rsidRDefault="001877A4" w:rsidP="001877A4">
      <w:r w:rsidRPr="00257DD5">
        <w:t>注意：软件触发</w:t>
      </w:r>
      <w:r w:rsidRPr="00257DD5">
        <w:rPr>
          <w:color w:val="EE0000"/>
        </w:rPr>
        <w:t>不会改变硬件信号</w:t>
      </w:r>
      <w:r w:rsidRPr="00257DD5">
        <w:t>，只会</w:t>
      </w:r>
      <w:r w:rsidRPr="00257DD5">
        <w:rPr>
          <w:color w:val="EE0000"/>
        </w:rPr>
        <w:t xml:space="preserve">置位 </w:t>
      </w:r>
      <w:r w:rsidRPr="00257DD5">
        <w:rPr>
          <w:b/>
          <w:bCs/>
          <w:color w:val="EE0000"/>
        </w:rPr>
        <w:t>EXTI 挂起寄存器 (PR)</w:t>
      </w:r>
      <w:r w:rsidRPr="00257DD5">
        <w:t>，然后根据 NVIC 配置触发中断处理函数。</w:t>
      </w:r>
    </w:p>
    <w:p w14:paraId="5A85A242" w14:textId="77777777" w:rsidR="001877A4" w:rsidRPr="00257DD5" w:rsidRDefault="00000000" w:rsidP="001877A4">
      <w:r>
        <w:pict w14:anchorId="0F6E5A2B">
          <v:rect id="_x0000_i1232" style="width:0;height:1.5pt" o:hralign="center" o:hrstd="t" o:hr="t" fillcolor="#a0a0a0" stroked="f"/>
        </w:pict>
      </w:r>
    </w:p>
    <w:p w14:paraId="53AEB0D7" w14:textId="77777777" w:rsidR="001877A4" w:rsidRPr="00257DD5" w:rsidRDefault="001877A4" w:rsidP="001877A4">
      <w:pPr>
        <w:pStyle w:val="3"/>
      </w:pPr>
      <w:r w:rsidRPr="00257DD5">
        <w:t>4. 内部原理</w:t>
      </w:r>
    </w:p>
    <w:p w14:paraId="6FC31366" w14:textId="77777777" w:rsidR="001877A4" w:rsidRPr="00257DD5" w:rsidRDefault="001877A4" w:rsidP="001877A4">
      <w:r w:rsidRPr="00257DD5">
        <w:t xml:space="preserve">调用 </w:t>
      </w:r>
      <w:proofErr w:type="spellStart"/>
      <w:r w:rsidRPr="00257DD5">
        <w:t>EXTI_GenerateSWInterrupt</w:t>
      </w:r>
      <w:proofErr w:type="spellEnd"/>
      <w:r w:rsidRPr="00257DD5">
        <w:t>() 时，库函数实际上会做：</w:t>
      </w:r>
    </w:p>
    <w:p w14:paraId="29CC3474" w14:textId="77777777" w:rsidR="001877A4" w:rsidRPr="00257DD5" w:rsidRDefault="001877A4" w:rsidP="001877A4">
      <w:r w:rsidRPr="00257DD5">
        <w:t xml:space="preserve">EXTI-&gt;SWIER |= </w:t>
      </w:r>
      <w:proofErr w:type="spellStart"/>
      <w:r w:rsidRPr="00257DD5">
        <w:t>EXTI_Line</w:t>
      </w:r>
      <w:proofErr w:type="spellEnd"/>
      <w:r w:rsidRPr="00257DD5">
        <w:t>;  // 写 1 触发 SWIER 寄存器对应位</w:t>
      </w:r>
    </w:p>
    <w:p w14:paraId="1A051E7C" w14:textId="77777777" w:rsidR="001877A4" w:rsidRPr="00257DD5" w:rsidRDefault="001877A4" w:rsidP="001877A4">
      <w:r w:rsidRPr="00257DD5">
        <w:t>解释：</w:t>
      </w:r>
    </w:p>
    <w:p w14:paraId="516F3471" w14:textId="77777777" w:rsidR="001877A4" w:rsidRPr="00257DD5" w:rsidRDefault="001877A4" w:rsidP="001877A4">
      <w:pPr>
        <w:numPr>
          <w:ilvl w:val="0"/>
          <w:numId w:val="27"/>
        </w:numPr>
      </w:pPr>
      <w:r w:rsidRPr="00257DD5">
        <w:rPr>
          <w:b/>
          <w:bCs/>
        </w:rPr>
        <w:lastRenderedPageBreak/>
        <w:t>SWIER</w:t>
      </w:r>
      <w:r w:rsidRPr="00257DD5">
        <w:t xml:space="preserve"> = Software Interrupt Event Register</w:t>
      </w:r>
    </w:p>
    <w:p w14:paraId="323BB223" w14:textId="77777777" w:rsidR="001877A4" w:rsidRPr="00257DD5" w:rsidRDefault="001877A4" w:rsidP="001877A4">
      <w:pPr>
        <w:numPr>
          <w:ilvl w:val="0"/>
          <w:numId w:val="27"/>
        </w:numPr>
      </w:pPr>
      <w:r w:rsidRPr="00257DD5">
        <w:t>写 1 → 产生一次中断事件（或事件模式触发）</w:t>
      </w:r>
    </w:p>
    <w:p w14:paraId="372DAF73" w14:textId="77777777" w:rsidR="001877A4" w:rsidRPr="00257DD5" w:rsidRDefault="001877A4" w:rsidP="001877A4">
      <w:pPr>
        <w:numPr>
          <w:ilvl w:val="0"/>
          <w:numId w:val="27"/>
        </w:numPr>
      </w:pPr>
      <w:r w:rsidRPr="00257DD5">
        <w:t>NVIC 会响应 EXTI 的中断请求，调用对应的中断服务函数</w:t>
      </w:r>
    </w:p>
    <w:p w14:paraId="6EB0943C" w14:textId="77777777" w:rsidR="001877A4" w:rsidRPr="00257DD5" w:rsidRDefault="00000000" w:rsidP="001877A4">
      <w:r>
        <w:pict w14:anchorId="1785DE25">
          <v:rect id="_x0000_i1233" style="width:0;height:1.5pt" o:hralign="center" o:hrstd="t" o:hr="t" fillcolor="#a0a0a0" stroked="f"/>
        </w:pict>
      </w:r>
    </w:p>
    <w:p w14:paraId="0733AA40" w14:textId="77777777" w:rsidR="001877A4" w:rsidRPr="00257DD5" w:rsidRDefault="001877A4" w:rsidP="001877A4">
      <w:pPr>
        <w:pStyle w:val="3"/>
      </w:pPr>
      <w:r w:rsidRPr="00257DD5">
        <w:t>5. 使用示例</w:t>
      </w:r>
    </w:p>
    <w:p w14:paraId="641714D1" w14:textId="77777777" w:rsidR="001877A4" w:rsidRPr="00257DD5" w:rsidRDefault="001877A4" w:rsidP="001877A4">
      <w:pPr>
        <w:rPr>
          <w:b/>
          <w:bCs/>
        </w:rPr>
      </w:pPr>
      <w:r w:rsidRPr="00257DD5">
        <w:rPr>
          <w:b/>
          <w:bCs/>
        </w:rPr>
        <w:t>例子 1：软件触发 EXTI0（PA0）</w:t>
      </w:r>
    </w:p>
    <w:p w14:paraId="64867F46" w14:textId="77777777" w:rsidR="001877A4" w:rsidRPr="00257DD5" w:rsidRDefault="001877A4" w:rsidP="001877A4">
      <w:r w:rsidRPr="00257DD5">
        <w:t>// 假设 EXTI0 已经配置好了中断</w:t>
      </w:r>
    </w:p>
    <w:p w14:paraId="16CD891B" w14:textId="77777777" w:rsidR="001877A4" w:rsidRPr="00257DD5" w:rsidRDefault="001877A4" w:rsidP="001877A4">
      <w:proofErr w:type="spellStart"/>
      <w:r w:rsidRPr="00257DD5">
        <w:t>EXTI_GenerateSWInterrupt</w:t>
      </w:r>
      <w:proofErr w:type="spellEnd"/>
      <w:r w:rsidRPr="00257DD5">
        <w:t>(EXTI_Line0);  // 立即触发一次 EXTI0 中断</w:t>
      </w:r>
    </w:p>
    <w:p w14:paraId="6611A121" w14:textId="77777777" w:rsidR="001877A4" w:rsidRPr="00257DD5" w:rsidRDefault="001877A4" w:rsidP="001877A4">
      <w:pPr>
        <w:rPr>
          <w:b/>
          <w:bCs/>
        </w:rPr>
      </w:pPr>
      <w:r w:rsidRPr="00257DD5">
        <w:rPr>
          <w:b/>
          <w:bCs/>
        </w:rPr>
        <w:t>例子 2：软件触发多个线（可以按位或）</w:t>
      </w:r>
    </w:p>
    <w:p w14:paraId="4D5F6467" w14:textId="77777777" w:rsidR="001877A4" w:rsidRPr="00257DD5" w:rsidRDefault="001877A4" w:rsidP="001877A4">
      <w:proofErr w:type="spellStart"/>
      <w:r w:rsidRPr="00257DD5">
        <w:t>EXTI_GenerateSWInterrupt</w:t>
      </w:r>
      <w:proofErr w:type="spellEnd"/>
      <w:r w:rsidRPr="00257DD5">
        <w:t>(EXTI_Line0 | EXTI_Line1);  // 同时触发 EXTI0 和 EXTI1</w:t>
      </w:r>
    </w:p>
    <w:p w14:paraId="5F9B8F18" w14:textId="77777777" w:rsidR="001877A4" w:rsidRPr="00257DD5" w:rsidRDefault="001877A4" w:rsidP="001877A4">
      <w:r w:rsidRPr="00257DD5">
        <w:t>注意：硬件触发条件没变化，只是通过软件模拟了一个事件。</w:t>
      </w:r>
    </w:p>
    <w:p w14:paraId="6DCD7717" w14:textId="77777777" w:rsidR="001877A4" w:rsidRPr="00257DD5" w:rsidRDefault="00000000" w:rsidP="001877A4">
      <w:r>
        <w:pict w14:anchorId="05A7DF9A">
          <v:rect id="_x0000_i1234" style="width:0;height:1.5pt" o:hralign="center" o:hrstd="t" o:hr="t" fillcolor="#a0a0a0" stroked="f"/>
        </w:pict>
      </w:r>
    </w:p>
    <w:p w14:paraId="7E5E925B" w14:textId="77777777" w:rsidR="001877A4" w:rsidRPr="00257DD5" w:rsidRDefault="001877A4" w:rsidP="001877A4">
      <w:pPr>
        <w:pStyle w:val="3"/>
      </w:pPr>
      <w:r w:rsidRPr="00257DD5">
        <w:t>6. 使用场景</w:t>
      </w:r>
    </w:p>
    <w:p w14:paraId="0D21A792" w14:textId="77777777" w:rsidR="001877A4" w:rsidRPr="00257DD5" w:rsidRDefault="001877A4" w:rsidP="001877A4">
      <w:pPr>
        <w:numPr>
          <w:ilvl w:val="0"/>
          <w:numId w:val="28"/>
        </w:numPr>
      </w:pPr>
      <w:r w:rsidRPr="00257DD5">
        <w:rPr>
          <w:b/>
          <w:bCs/>
        </w:rPr>
        <w:t>调试</w:t>
      </w:r>
      <w:r w:rsidRPr="00257DD5">
        <w:t>：无需按键或外部信号，也能测试中断服务函数</w:t>
      </w:r>
    </w:p>
    <w:p w14:paraId="5F263EEA" w14:textId="77777777" w:rsidR="001877A4" w:rsidRPr="00257DD5" w:rsidRDefault="001877A4" w:rsidP="001877A4">
      <w:pPr>
        <w:numPr>
          <w:ilvl w:val="0"/>
          <w:numId w:val="28"/>
        </w:numPr>
      </w:pPr>
      <w:r w:rsidRPr="00257DD5">
        <w:rPr>
          <w:b/>
          <w:bCs/>
        </w:rPr>
        <w:t>软件事件驱动</w:t>
      </w:r>
      <w:r w:rsidRPr="00257DD5">
        <w:t>：有时候希望“模拟中断”的逻辑，例如定时器到期后触发某个 EXTI 处理函数</w:t>
      </w:r>
    </w:p>
    <w:p w14:paraId="59487DA9" w14:textId="77777777" w:rsidR="001877A4" w:rsidRPr="00257DD5" w:rsidRDefault="001877A4" w:rsidP="001877A4">
      <w:pPr>
        <w:numPr>
          <w:ilvl w:val="0"/>
          <w:numId w:val="28"/>
        </w:numPr>
      </w:pPr>
      <w:r w:rsidRPr="00257DD5">
        <w:rPr>
          <w:b/>
          <w:bCs/>
        </w:rPr>
        <w:t>事件联动</w:t>
      </w:r>
      <w:r w:rsidRPr="00257DD5">
        <w:t>：在程序中通过软件触发其他中断处理机制</w:t>
      </w:r>
    </w:p>
    <w:p w14:paraId="4D099064" w14:textId="77777777" w:rsidR="001877A4" w:rsidRPr="00257DD5" w:rsidRDefault="00000000" w:rsidP="001877A4">
      <w:r>
        <w:pict w14:anchorId="1439C63A">
          <v:rect id="_x0000_i1235" style="width:0;height:1.5pt" o:hralign="center" o:hrstd="t" o:hr="t" fillcolor="#a0a0a0" stroked="f"/>
        </w:pict>
      </w:r>
    </w:p>
    <w:p w14:paraId="02F5178F" w14:textId="77777777" w:rsidR="001877A4" w:rsidRPr="00257DD5" w:rsidRDefault="001877A4" w:rsidP="001877A4">
      <w:pPr>
        <w:pStyle w:val="3"/>
      </w:pPr>
      <w:r w:rsidRPr="00257DD5">
        <w:rPr>
          <w:rFonts w:ascii="Segoe UI Emoji" w:hAnsi="Segoe UI Emoji" w:cs="Segoe UI Emoji"/>
        </w:rPr>
        <w:t>✅</w:t>
      </w:r>
      <w:r w:rsidRPr="00257DD5">
        <w:t xml:space="preserve"> </w:t>
      </w:r>
      <w:r w:rsidRPr="00257DD5">
        <w:rPr>
          <w:b/>
          <w:bCs/>
        </w:rPr>
        <w:t>总结</w:t>
      </w:r>
    </w:p>
    <w:p w14:paraId="0F958A84" w14:textId="77777777" w:rsidR="001877A4" w:rsidRPr="00257DD5" w:rsidRDefault="001877A4" w:rsidP="001877A4">
      <w:pPr>
        <w:numPr>
          <w:ilvl w:val="0"/>
          <w:numId w:val="29"/>
        </w:numPr>
      </w:pPr>
      <w:proofErr w:type="spellStart"/>
      <w:r w:rsidRPr="00257DD5">
        <w:t>EXTI_GenerateSWInterrupt</w:t>
      </w:r>
      <w:proofErr w:type="spellEnd"/>
      <w:r w:rsidRPr="00257DD5">
        <w:t xml:space="preserve">() 用于 </w:t>
      </w:r>
      <w:r w:rsidRPr="00257DD5">
        <w:rPr>
          <w:b/>
          <w:bCs/>
        </w:rPr>
        <w:t>软件触发 EXTI 中断</w:t>
      </w:r>
    </w:p>
    <w:p w14:paraId="76EF9AF5" w14:textId="77777777" w:rsidR="001877A4" w:rsidRPr="00257DD5" w:rsidRDefault="001877A4" w:rsidP="001877A4">
      <w:pPr>
        <w:numPr>
          <w:ilvl w:val="0"/>
          <w:numId w:val="29"/>
        </w:numPr>
      </w:pPr>
      <w:r w:rsidRPr="00257DD5">
        <w:t xml:space="preserve">本质：写 </w:t>
      </w:r>
      <w:r w:rsidRPr="00257DD5">
        <w:rPr>
          <w:color w:val="EE0000"/>
        </w:rPr>
        <w:t>SWIER 寄存器</w:t>
      </w:r>
      <w:r w:rsidRPr="00257DD5">
        <w:t>对应</w:t>
      </w:r>
      <w:proofErr w:type="gramStart"/>
      <w:r w:rsidRPr="00257DD5">
        <w:t xml:space="preserve">位 → </w:t>
      </w:r>
      <w:proofErr w:type="gramEnd"/>
      <w:r w:rsidRPr="00257DD5">
        <w:t>NVIC 响应</w:t>
      </w:r>
    </w:p>
    <w:p w14:paraId="611891E7" w14:textId="77777777" w:rsidR="001877A4" w:rsidRPr="00257DD5" w:rsidRDefault="001877A4" w:rsidP="001877A4">
      <w:pPr>
        <w:numPr>
          <w:ilvl w:val="0"/>
          <w:numId w:val="29"/>
        </w:numPr>
      </w:pPr>
      <w:r w:rsidRPr="00257DD5">
        <w:t>可以</w:t>
      </w:r>
      <w:r w:rsidRPr="00257DD5">
        <w:rPr>
          <w:color w:val="EE0000"/>
        </w:rPr>
        <w:t>独立触发</w:t>
      </w:r>
      <w:r w:rsidRPr="00257DD5">
        <w:t>，不依赖 GPIO 信号</w:t>
      </w:r>
    </w:p>
    <w:p w14:paraId="06A23026" w14:textId="77777777" w:rsidR="001877A4" w:rsidRPr="00C22AFC" w:rsidRDefault="001877A4" w:rsidP="001877A4">
      <w:pPr>
        <w:numPr>
          <w:ilvl w:val="0"/>
          <w:numId w:val="29"/>
        </w:numPr>
      </w:pPr>
      <w:r w:rsidRPr="00257DD5">
        <w:t xml:space="preserve">常用于 </w:t>
      </w:r>
      <w:r w:rsidRPr="00257DD5">
        <w:rPr>
          <w:b/>
          <w:bCs/>
        </w:rPr>
        <w:t>调试或软件事件驱动</w:t>
      </w:r>
    </w:p>
    <w:p w14:paraId="171DE47E" w14:textId="77777777" w:rsidR="001877A4" w:rsidRDefault="001877A4" w:rsidP="001877A4">
      <w:pPr>
        <w:pStyle w:val="2"/>
      </w:pPr>
      <w:proofErr w:type="spellStart"/>
      <w:r w:rsidRPr="00C22AFC">
        <w:lastRenderedPageBreak/>
        <w:t>EXTI_GetITStatus</w:t>
      </w:r>
      <w:proofErr w:type="spellEnd"/>
      <w:r>
        <w:rPr>
          <w:rFonts w:hint="eastAsia"/>
        </w:rPr>
        <w:t>()</w:t>
      </w:r>
      <w:r>
        <w:br/>
      </w:r>
      <w:r w:rsidRPr="000F0DDC">
        <w:t>查询某条外部中断线（EXTI line）是否发生中断</w:t>
      </w:r>
    </w:p>
    <w:p w14:paraId="70D38293" w14:textId="77777777" w:rsidR="001877A4" w:rsidRPr="000F0DDC" w:rsidRDefault="001877A4" w:rsidP="001877A4">
      <w:r w:rsidRPr="000F0DDC">
        <w:t>你提到的这个函数：</w:t>
      </w:r>
    </w:p>
    <w:p w14:paraId="7D452235" w14:textId="77777777" w:rsidR="001877A4" w:rsidRPr="000F0DDC" w:rsidRDefault="001877A4" w:rsidP="001877A4">
      <w:proofErr w:type="spellStart"/>
      <w:r w:rsidRPr="000F0DDC">
        <w:t>ITStatus</w:t>
      </w:r>
      <w:proofErr w:type="spellEnd"/>
      <w:r w:rsidRPr="000F0DDC">
        <w:t xml:space="preserve"> </w:t>
      </w:r>
      <w:proofErr w:type="spellStart"/>
      <w:r w:rsidRPr="000F0DDC">
        <w:t>EXTI_</w:t>
      </w:r>
      <w:proofErr w:type="gramStart"/>
      <w:r w:rsidRPr="000F0DDC">
        <w:t>GetITStatus</w:t>
      </w:r>
      <w:proofErr w:type="spellEnd"/>
      <w:r w:rsidRPr="000F0DDC">
        <w:t>(</w:t>
      </w:r>
      <w:proofErr w:type="gramEnd"/>
      <w:r w:rsidRPr="000F0DDC">
        <w:t xml:space="preserve">uint32_t </w:t>
      </w:r>
      <w:proofErr w:type="spellStart"/>
      <w:r w:rsidRPr="000F0DDC">
        <w:t>EXTI_Line</w:t>
      </w:r>
      <w:proofErr w:type="spellEnd"/>
      <w:r w:rsidRPr="000F0DDC">
        <w:t>);</w:t>
      </w:r>
    </w:p>
    <w:p w14:paraId="603E3F2B" w14:textId="77777777" w:rsidR="001877A4" w:rsidRPr="000F0DDC" w:rsidRDefault="001877A4" w:rsidP="001877A4">
      <w:r w:rsidRPr="000F0DDC">
        <w:t xml:space="preserve">是 </w:t>
      </w:r>
      <w:r w:rsidRPr="000F0DDC">
        <w:rPr>
          <w:b/>
          <w:bCs/>
        </w:rPr>
        <w:t>标准外设库（</w:t>
      </w:r>
      <w:proofErr w:type="spellStart"/>
      <w:r w:rsidRPr="000F0DDC">
        <w:rPr>
          <w:b/>
          <w:bCs/>
        </w:rPr>
        <w:t>StdPeriph</w:t>
      </w:r>
      <w:proofErr w:type="spellEnd"/>
      <w:r w:rsidRPr="000F0DDC">
        <w:rPr>
          <w:b/>
          <w:bCs/>
        </w:rPr>
        <w:t xml:space="preserve"> Lib）</w:t>
      </w:r>
      <w:r w:rsidRPr="000F0DDC">
        <w:t xml:space="preserve"> 中用来查询</w:t>
      </w:r>
      <w:r w:rsidRPr="00241165">
        <w:rPr>
          <w:color w:val="EE0000"/>
        </w:rPr>
        <w:t>某条</w:t>
      </w:r>
      <w:r w:rsidRPr="003D780B">
        <w:rPr>
          <w:b/>
          <w:bCs/>
          <w:color w:val="EE0000"/>
        </w:rPr>
        <w:t>外部中断线</w:t>
      </w:r>
      <w:r w:rsidRPr="00241165">
        <w:rPr>
          <w:color w:val="EE0000"/>
        </w:rPr>
        <w:t>（EXTI line）是否发生中断</w:t>
      </w:r>
      <w:r w:rsidRPr="000F0DDC">
        <w:t>的函数。</w:t>
      </w:r>
    </w:p>
    <w:p w14:paraId="4F0A2E76" w14:textId="77777777" w:rsidR="001877A4" w:rsidRPr="000F0DDC" w:rsidRDefault="00000000" w:rsidP="001877A4">
      <w:r>
        <w:pict w14:anchorId="07766A27">
          <v:rect id="_x0000_i1236" style="width:0;height:1.5pt" o:hralign="center" o:hrstd="t" o:hr="t" fillcolor="#a0a0a0" stroked="f"/>
        </w:pict>
      </w:r>
    </w:p>
    <w:p w14:paraId="54A5368A" w14:textId="77777777" w:rsidR="001877A4" w:rsidRPr="000F0DDC" w:rsidRDefault="001877A4" w:rsidP="001877A4">
      <w:pPr>
        <w:pStyle w:val="3"/>
      </w:pPr>
      <w:r w:rsidRPr="000F0DDC">
        <w:t>1. 函数原型含义</w:t>
      </w:r>
    </w:p>
    <w:p w14:paraId="612A2585" w14:textId="77777777" w:rsidR="001877A4" w:rsidRPr="000F0DDC" w:rsidRDefault="001877A4" w:rsidP="001877A4">
      <w:pPr>
        <w:numPr>
          <w:ilvl w:val="0"/>
          <w:numId w:val="30"/>
        </w:numPr>
      </w:pPr>
      <w:r w:rsidRPr="000F0DDC">
        <w:rPr>
          <w:b/>
          <w:bCs/>
        </w:rPr>
        <w:t>返回值类型</w:t>
      </w:r>
      <w:r w:rsidRPr="000F0DDC">
        <w:t>：</w:t>
      </w:r>
      <w:proofErr w:type="spellStart"/>
      <w:r w:rsidRPr="000F0DDC">
        <w:t>ITStatus</w:t>
      </w:r>
      <w:proofErr w:type="spellEnd"/>
    </w:p>
    <w:p w14:paraId="28EE53E8" w14:textId="77777777" w:rsidR="001877A4" w:rsidRPr="000F0DDC" w:rsidRDefault="001877A4" w:rsidP="001877A4">
      <w:pPr>
        <w:numPr>
          <w:ilvl w:val="1"/>
          <w:numId w:val="30"/>
        </w:numPr>
      </w:pPr>
      <w:r w:rsidRPr="000F0DDC">
        <w:t>这是一个</w:t>
      </w:r>
      <w:r w:rsidRPr="003D780B">
        <w:rPr>
          <w:b/>
          <w:bCs/>
          <w:color w:val="EE0000"/>
        </w:rPr>
        <w:t>枚举</w:t>
      </w:r>
      <w:r w:rsidRPr="000F0DDC">
        <w:rPr>
          <w:color w:val="EE0000"/>
        </w:rPr>
        <w:t>类型</w:t>
      </w:r>
      <w:r w:rsidRPr="000F0DDC">
        <w:t>，通常取值为：</w:t>
      </w:r>
    </w:p>
    <w:p w14:paraId="5A15B708" w14:textId="77777777" w:rsidR="001877A4" w:rsidRPr="000F0DDC" w:rsidRDefault="001877A4" w:rsidP="001877A4">
      <w:pPr>
        <w:numPr>
          <w:ilvl w:val="2"/>
          <w:numId w:val="30"/>
        </w:numPr>
      </w:pPr>
      <w:r w:rsidRPr="000F0DDC">
        <w:rPr>
          <w:color w:val="EE0000"/>
        </w:rPr>
        <w:t>SET</w:t>
      </w:r>
      <w:r w:rsidRPr="000F0DDC">
        <w:t xml:space="preserve"> —— 表示该中断线的</w:t>
      </w:r>
      <w:r w:rsidRPr="000F0DDC">
        <w:rPr>
          <w:color w:val="EE0000"/>
        </w:rPr>
        <w:t>中断挂起标志(Pending bit)被</w:t>
      </w:r>
      <w:r w:rsidRPr="003D780B">
        <w:rPr>
          <w:b/>
          <w:bCs/>
          <w:color w:val="EE0000"/>
        </w:rPr>
        <w:t>置位</w:t>
      </w:r>
      <w:r w:rsidRPr="000F0DDC">
        <w:t>（说明</w:t>
      </w:r>
      <w:r w:rsidRPr="000F0DDC">
        <w:rPr>
          <w:color w:val="EE0000"/>
        </w:rPr>
        <w:t>有中断事件发生</w:t>
      </w:r>
      <w:r w:rsidRPr="000F0DDC">
        <w:t>）。</w:t>
      </w:r>
    </w:p>
    <w:p w14:paraId="0E1BA040" w14:textId="77777777" w:rsidR="001877A4" w:rsidRPr="000F0DDC" w:rsidRDefault="001877A4" w:rsidP="001877A4">
      <w:pPr>
        <w:numPr>
          <w:ilvl w:val="2"/>
          <w:numId w:val="30"/>
        </w:numPr>
      </w:pPr>
      <w:r w:rsidRPr="000F0DDC">
        <w:rPr>
          <w:color w:val="EE0000"/>
        </w:rPr>
        <w:t>RESET</w:t>
      </w:r>
      <w:r w:rsidRPr="000F0DDC">
        <w:t xml:space="preserve"> —— 表示该</w:t>
      </w:r>
      <w:r w:rsidRPr="000F0DDC">
        <w:rPr>
          <w:color w:val="EE0000"/>
        </w:rPr>
        <w:t>中断线</w:t>
      </w:r>
      <w:r w:rsidRPr="003D780B">
        <w:rPr>
          <w:b/>
          <w:bCs/>
          <w:color w:val="EE0000"/>
        </w:rPr>
        <w:t>没有中断挂起</w:t>
      </w:r>
      <w:r w:rsidRPr="000F0DDC">
        <w:t>。</w:t>
      </w:r>
    </w:p>
    <w:p w14:paraId="54DF71C5" w14:textId="77777777" w:rsidR="001877A4" w:rsidRPr="000F0DDC" w:rsidRDefault="001877A4" w:rsidP="001877A4">
      <w:pPr>
        <w:numPr>
          <w:ilvl w:val="0"/>
          <w:numId w:val="30"/>
        </w:numPr>
      </w:pPr>
      <w:r w:rsidRPr="000F0DDC">
        <w:rPr>
          <w:b/>
          <w:bCs/>
        </w:rPr>
        <w:t>参数</w:t>
      </w:r>
      <w:r w:rsidRPr="000F0DDC">
        <w:t xml:space="preserve">：uint32_t </w:t>
      </w:r>
      <w:proofErr w:type="spellStart"/>
      <w:r w:rsidRPr="000F0DDC">
        <w:t>EXTI_Line</w:t>
      </w:r>
      <w:proofErr w:type="spellEnd"/>
    </w:p>
    <w:p w14:paraId="1B1C6717" w14:textId="77777777" w:rsidR="001877A4" w:rsidRPr="000F0DDC" w:rsidRDefault="001877A4" w:rsidP="001877A4">
      <w:pPr>
        <w:numPr>
          <w:ilvl w:val="1"/>
          <w:numId w:val="30"/>
        </w:numPr>
      </w:pPr>
      <w:r w:rsidRPr="000F0DDC">
        <w:t>指定要检查的</w:t>
      </w:r>
      <w:r w:rsidRPr="00824587">
        <w:rPr>
          <w:b/>
          <w:bCs/>
        </w:rPr>
        <w:t>外部中断线</w:t>
      </w:r>
      <w:r w:rsidRPr="000F0DDC">
        <w:t>（EXTI0、EXTI1 … EXTI15、EXTI_Line17等）。</w:t>
      </w:r>
    </w:p>
    <w:p w14:paraId="2BAB8CA3" w14:textId="77777777" w:rsidR="001877A4" w:rsidRPr="000F0DDC" w:rsidRDefault="001877A4" w:rsidP="001877A4">
      <w:pPr>
        <w:numPr>
          <w:ilvl w:val="1"/>
          <w:numId w:val="30"/>
        </w:numPr>
      </w:pPr>
      <w:r w:rsidRPr="000F0DDC">
        <w:t>在 stm32f10x_exti.h 中有定义，例如：</w:t>
      </w:r>
    </w:p>
    <w:p w14:paraId="6F3F144A" w14:textId="77777777" w:rsidR="001877A4" w:rsidRPr="000F0DDC" w:rsidRDefault="001877A4" w:rsidP="001877A4">
      <w:pPr>
        <w:numPr>
          <w:ilvl w:val="1"/>
          <w:numId w:val="30"/>
        </w:numPr>
        <w:tabs>
          <w:tab w:val="clear" w:pos="1440"/>
        </w:tabs>
      </w:pPr>
      <w:r w:rsidRPr="000F0DDC">
        <w:t xml:space="preserve">#define EXTI_Line0    </w:t>
      </w:r>
      <w:proofErr w:type="gramStart"/>
      <w:r w:rsidRPr="000F0DDC">
        <w:t xml:space="preserve">   (</w:t>
      </w:r>
      <w:proofErr w:type="gramEnd"/>
      <w:r w:rsidRPr="000F0DDC">
        <w:t>(uint32_t)0x00001</w:t>
      </w:r>
      <w:proofErr w:type="gramStart"/>
      <w:r w:rsidRPr="000F0DDC">
        <w:t>)  /*!&lt;</w:t>
      </w:r>
      <w:proofErr w:type="gramEnd"/>
      <w:r w:rsidRPr="000F0DDC">
        <w:t xml:space="preserve"> External interrupt line 0 */</w:t>
      </w:r>
    </w:p>
    <w:p w14:paraId="61FA5B3C" w14:textId="77777777" w:rsidR="001877A4" w:rsidRPr="000F0DDC" w:rsidRDefault="001877A4" w:rsidP="001877A4">
      <w:pPr>
        <w:numPr>
          <w:ilvl w:val="1"/>
          <w:numId w:val="30"/>
        </w:numPr>
        <w:tabs>
          <w:tab w:val="clear" w:pos="1440"/>
        </w:tabs>
      </w:pPr>
      <w:r w:rsidRPr="000F0DDC">
        <w:t xml:space="preserve">#define EXTI_Line1    </w:t>
      </w:r>
      <w:proofErr w:type="gramStart"/>
      <w:r w:rsidRPr="000F0DDC">
        <w:t xml:space="preserve">   (</w:t>
      </w:r>
      <w:proofErr w:type="gramEnd"/>
      <w:r w:rsidRPr="000F0DDC">
        <w:t>(uint32_t)0x00002)</w:t>
      </w:r>
    </w:p>
    <w:p w14:paraId="5C8AEC7B" w14:textId="77777777" w:rsidR="001877A4" w:rsidRPr="000F0DDC" w:rsidRDefault="001877A4" w:rsidP="001877A4">
      <w:pPr>
        <w:numPr>
          <w:ilvl w:val="1"/>
          <w:numId w:val="30"/>
        </w:numPr>
        <w:tabs>
          <w:tab w:val="clear" w:pos="1440"/>
        </w:tabs>
      </w:pPr>
      <w:r w:rsidRPr="000F0DDC">
        <w:t>...</w:t>
      </w:r>
    </w:p>
    <w:p w14:paraId="589F02CC" w14:textId="77777777" w:rsidR="001877A4" w:rsidRPr="000F0DDC" w:rsidRDefault="001877A4" w:rsidP="001877A4">
      <w:pPr>
        <w:numPr>
          <w:ilvl w:val="1"/>
          <w:numId w:val="30"/>
        </w:numPr>
        <w:tabs>
          <w:tab w:val="clear" w:pos="1440"/>
        </w:tabs>
      </w:pPr>
      <w:r w:rsidRPr="000F0DDC">
        <w:t xml:space="preserve">#define EXTI_Line15   </w:t>
      </w:r>
      <w:proofErr w:type="gramStart"/>
      <w:r w:rsidRPr="000F0DDC">
        <w:t xml:space="preserve">   (</w:t>
      </w:r>
      <w:proofErr w:type="gramEnd"/>
      <w:r w:rsidRPr="000F0DDC">
        <w:t>(uint32_t)0x8000)</w:t>
      </w:r>
    </w:p>
    <w:p w14:paraId="673B3D53" w14:textId="77777777" w:rsidR="001877A4" w:rsidRDefault="001877A4" w:rsidP="001877A4">
      <w:pPr>
        <w:numPr>
          <w:ilvl w:val="1"/>
          <w:numId w:val="30"/>
        </w:numPr>
      </w:pPr>
      <w:r w:rsidRPr="000F0DDC">
        <w:t>每一位代表一条外部中断线。</w:t>
      </w:r>
    </w:p>
    <w:p w14:paraId="66AC8499" w14:textId="77777777" w:rsidR="001877A4" w:rsidRPr="000F0DDC" w:rsidRDefault="001877A4" w:rsidP="001877A4">
      <w:r>
        <w:rPr>
          <w:noProof/>
        </w:rPr>
        <w:lastRenderedPageBreak/>
        <w:drawing>
          <wp:inline distT="0" distB="0" distL="0" distR="0" wp14:anchorId="45F8ADD1" wp14:editId="7031153F">
            <wp:extent cx="5274310" cy="1669415"/>
            <wp:effectExtent l="0" t="0" r="2540" b="6985"/>
            <wp:docPr id="1010054115"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44313" name="图片 1" descr="图片包含 表格&#10;&#10;AI 生成的内容可能不正确。"/>
                    <pic:cNvPicPr/>
                  </pic:nvPicPr>
                  <pic:blipFill>
                    <a:blip r:embed="rId21"/>
                    <a:stretch>
                      <a:fillRect/>
                    </a:stretch>
                  </pic:blipFill>
                  <pic:spPr>
                    <a:xfrm>
                      <a:off x="0" y="0"/>
                      <a:ext cx="5274310" cy="1669415"/>
                    </a:xfrm>
                    <a:prstGeom prst="rect">
                      <a:avLst/>
                    </a:prstGeom>
                  </pic:spPr>
                </pic:pic>
              </a:graphicData>
            </a:graphic>
          </wp:inline>
        </w:drawing>
      </w:r>
    </w:p>
    <w:p w14:paraId="0367CD8F" w14:textId="77777777" w:rsidR="001877A4" w:rsidRPr="000F0DDC" w:rsidRDefault="00000000" w:rsidP="001877A4">
      <w:r>
        <w:pict w14:anchorId="64D30DCB">
          <v:rect id="_x0000_i1237" style="width:0;height:1.5pt" o:hralign="center" o:hrstd="t" o:hr="t" fillcolor="#a0a0a0" stroked="f"/>
        </w:pict>
      </w:r>
    </w:p>
    <w:p w14:paraId="4045909C" w14:textId="77777777" w:rsidR="001877A4" w:rsidRPr="000F0DDC" w:rsidRDefault="001877A4" w:rsidP="001877A4">
      <w:pPr>
        <w:pStyle w:val="3"/>
      </w:pPr>
      <w:r w:rsidRPr="000F0DDC">
        <w:t>2. 功能说明</w:t>
      </w:r>
    </w:p>
    <w:p w14:paraId="47C98A36" w14:textId="77777777" w:rsidR="001877A4" w:rsidRPr="000F0DDC" w:rsidRDefault="001877A4" w:rsidP="001877A4">
      <w:r w:rsidRPr="000F0DDC">
        <w:t xml:space="preserve">该函数会去 </w:t>
      </w:r>
      <w:r w:rsidRPr="000F0DDC">
        <w:rPr>
          <w:b/>
          <w:bCs/>
        </w:rPr>
        <w:t xml:space="preserve">读取 </w:t>
      </w:r>
      <w:r w:rsidRPr="000F0DDC">
        <w:rPr>
          <w:b/>
          <w:bCs/>
          <w:color w:val="EE0000"/>
        </w:rPr>
        <w:t>EXTI-&gt;PR（Pending Register）寄存器</w:t>
      </w:r>
      <w:r w:rsidRPr="000F0DDC">
        <w:t xml:space="preserve">，查看指定的中断线对应的 </w:t>
      </w:r>
      <w:r w:rsidRPr="008F674D">
        <w:rPr>
          <w:b/>
          <w:bCs/>
          <w:color w:val="EE0000"/>
        </w:rPr>
        <w:t>Pending 位</w:t>
      </w:r>
      <w:r w:rsidRPr="000F0DDC">
        <w:t xml:space="preserve">是否为 </w:t>
      </w:r>
      <w:r w:rsidRPr="008F674D">
        <w:rPr>
          <w:b/>
          <w:bCs/>
          <w:color w:val="EE0000"/>
        </w:rPr>
        <w:t>1</w:t>
      </w:r>
      <w:r w:rsidRPr="000F0DDC">
        <w:t>。</w:t>
      </w:r>
    </w:p>
    <w:p w14:paraId="19C815C8" w14:textId="77777777" w:rsidR="001877A4" w:rsidRPr="000F0DDC" w:rsidRDefault="001877A4" w:rsidP="001877A4">
      <w:pPr>
        <w:numPr>
          <w:ilvl w:val="0"/>
          <w:numId w:val="31"/>
        </w:numPr>
      </w:pPr>
      <w:r w:rsidRPr="000F0DDC">
        <w:t xml:space="preserve">如果为 </w:t>
      </w:r>
      <w:r w:rsidRPr="008F674D">
        <w:rPr>
          <w:b/>
          <w:bCs/>
          <w:color w:val="EE0000"/>
        </w:rPr>
        <w:t>1</w:t>
      </w:r>
      <w:r w:rsidRPr="000F0DDC">
        <w:t>：说明这条中断线</w:t>
      </w:r>
      <w:r w:rsidRPr="008F674D">
        <w:rPr>
          <w:color w:val="EE0000"/>
        </w:rPr>
        <w:t>触发了中断</w:t>
      </w:r>
      <w:r w:rsidRPr="000F0DDC">
        <w:t>（但</w:t>
      </w:r>
      <w:r w:rsidRPr="008F674D">
        <w:rPr>
          <w:color w:val="EE0000"/>
        </w:rPr>
        <w:t>还没清除</w:t>
      </w:r>
      <w:r w:rsidRPr="000F0DDC">
        <w:t>）。</w:t>
      </w:r>
    </w:p>
    <w:p w14:paraId="2BF85D2B" w14:textId="77777777" w:rsidR="001877A4" w:rsidRPr="000F0DDC" w:rsidRDefault="001877A4" w:rsidP="001877A4">
      <w:pPr>
        <w:numPr>
          <w:ilvl w:val="0"/>
          <w:numId w:val="31"/>
        </w:numPr>
      </w:pPr>
      <w:r w:rsidRPr="000F0DDC">
        <w:t xml:space="preserve">如果为 </w:t>
      </w:r>
      <w:r w:rsidRPr="008F674D">
        <w:rPr>
          <w:b/>
          <w:bCs/>
          <w:color w:val="EE0000"/>
        </w:rPr>
        <w:t>0</w:t>
      </w:r>
      <w:r w:rsidRPr="000F0DDC">
        <w:t>：说明</w:t>
      </w:r>
      <w:r w:rsidRPr="008F674D">
        <w:rPr>
          <w:color w:val="EE0000"/>
        </w:rPr>
        <w:t>没有中断事件</w:t>
      </w:r>
      <w:r w:rsidRPr="000F0DDC">
        <w:t>。</w:t>
      </w:r>
    </w:p>
    <w:p w14:paraId="721B0758" w14:textId="77777777" w:rsidR="001877A4" w:rsidRPr="000F0DDC" w:rsidRDefault="00000000" w:rsidP="001877A4">
      <w:r>
        <w:pict w14:anchorId="0FC5045C">
          <v:rect id="_x0000_i1238" style="width:0;height:1.5pt" o:hralign="center" o:hrstd="t" o:hr="t" fillcolor="#a0a0a0" stroked="f"/>
        </w:pict>
      </w:r>
    </w:p>
    <w:p w14:paraId="11F5BB2D" w14:textId="77777777" w:rsidR="001877A4" w:rsidRPr="000F0DDC" w:rsidRDefault="001877A4" w:rsidP="001877A4">
      <w:pPr>
        <w:pStyle w:val="3"/>
      </w:pPr>
      <w:r w:rsidRPr="000F0DDC">
        <w:t>3. 常见用法</w:t>
      </w:r>
    </w:p>
    <w:p w14:paraId="1B1A58BC" w14:textId="77777777" w:rsidR="001877A4" w:rsidRPr="000F0DDC" w:rsidRDefault="001877A4" w:rsidP="001877A4">
      <w:r w:rsidRPr="000F0DDC">
        <w:t xml:space="preserve">在 </w:t>
      </w:r>
      <w:r w:rsidRPr="000F0DDC">
        <w:rPr>
          <w:b/>
          <w:bCs/>
        </w:rPr>
        <w:t>中断服务函数（ISR）</w:t>
      </w:r>
      <w:r w:rsidRPr="000F0DDC">
        <w:t xml:space="preserve"> 中，经常搭配 </w:t>
      </w:r>
      <w:proofErr w:type="spellStart"/>
      <w:r w:rsidRPr="000F0DDC">
        <w:rPr>
          <w:color w:val="EE0000"/>
        </w:rPr>
        <w:t>EXTI_ClearITPendingBit</w:t>
      </w:r>
      <w:proofErr w:type="spellEnd"/>
      <w:r w:rsidRPr="000F0DDC">
        <w:rPr>
          <w:color w:val="EE0000"/>
        </w:rPr>
        <w:t>()</w:t>
      </w:r>
      <w:r w:rsidRPr="000F0DDC">
        <w:t xml:space="preserve"> 使用：</w:t>
      </w:r>
    </w:p>
    <w:p w14:paraId="5CCADE4A" w14:textId="77777777" w:rsidR="001877A4" w:rsidRPr="000F0DDC" w:rsidRDefault="001877A4" w:rsidP="001877A4">
      <w:r w:rsidRPr="000F0DDC">
        <w:t>void EXTI0_IRQHandler(void)</w:t>
      </w:r>
    </w:p>
    <w:p w14:paraId="6DBEAD59" w14:textId="77777777" w:rsidR="001877A4" w:rsidRPr="000F0DDC" w:rsidRDefault="001877A4" w:rsidP="001877A4">
      <w:r w:rsidRPr="000F0DDC">
        <w:t>{</w:t>
      </w:r>
    </w:p>
    <w:p w14:paraId="470D21D3" w14:textId="77777777" w:rsidR="001877A4" w:rsidRPr="000F0DDC" w:rsidRDefault="001877A4" w:rsidP="001877A4">
      <w:r w:rsidRPr="000F0DDC">
        <w:t xml:space="preserve">    if (</w:t>
      </w:r>
      <w:proofErr w:type="spellStart"/>
      <w:r w:rsidRPr="000F0DDC">
        <w:t>EXTI_GetITStatus</w:t>
      </w:r>
      <w:proofErr w:type="spellEnd"/>
      <w:r w:rsidRPr="000F0DDC">
        <w:t xml:space="preserve">(EXTI_Line0) == SET)   // 检查是否是 </w:t>
      </w:r>
      <w:r w:rsidRPr="000F0DDC">
        <w:rPr>
          <w:color w:val="EE0000"/>
        </w:rPr>
        <w:t>EXTI0 触发</w:t>
      </w:r>
      <w:r w:rsidRPr="000F0DDC">
        <w:t>的</w:t>
      </w:r>
    </w:p>
    <w:p w14:paraId="5DD7641B" w14:textId="77777777" w:rsidR="001877A4" w:rsidRPr="000F0DDC" w:rsidRDefault="001877A4" w:rsidP="001877A4">
      <w:r w:rsidRPr="000F0DDC">
        <w:t xml:space="preserve">    {</w:t>
      </w:r>
    </w:p>
    <w:p w14:paraId="2B285273" w14:textId="77777777" w:rsidR="001877A4" w:rsidRPr="000F0DDC" w:rsidRDefault="001877A4" w:rsidP="001877A4">
      <w:r w:rsidRPr="000F0DDC">
        <w:t xml:space="preserve">        // 处理中断事件，比如按键处理</w:t>
      </w:r>
    </w:p>
    <w:p w14:paraId="44EFDC2B" w14:textId="77777777" w:rsidR="001877A4" w:rsidRPr="000F0DDC" w:rsidRDefault="001877A4" w:rsidP="001877A4">
      <w:r w:rsidRPr="000F0DDC">
        <w:t xml:space="preserve">        </w:t>
      </w:r>
      <w:proofErr w:type="spellStart"/>
      <w:r w:rsidRPr="000F0DDC">
        <w:t>LED_</w:t>
      </w:r>
      <w:proofErr w:type="gramStart"/>
      <w:r w:rsidRPr="000F0DDC">
        <w:t>Toggle</w:t>
      </w:r>
      <w:proofErr w:type="spellEnd"/>
      <w:r w:rsidRPr="000F0DDC">
        <w:t>(</w:t>
      </w:r>
      <w:proofErr w:type="gramEnd"/>
      <w:r w:rsidRPr="000F0DDC">
        <w:t>);</w:t>
      </w:r>
    </w:p>
    <w:p w14:paraId="40DE4805" w14:textId="77777777" w:rsidR="001877A4" w:rsidRPr="000F0DDC" w:rsidRDefault="001877A4" w:rsidP="001877A4"/>
    <w:p w14:paraId="2A7DBEF6" w14:textId="77777777" w:rsidR="001877A4" w:rsidRPr="000F0DDC" w:rsidRDefault="001877A4" w:rsidP="001877A4">
      <w:r w:rsidRPr="000F0DDC">
        <w:t xml:space="preserve">        // </w:t>
      </w:r>
      <w:r w:rsidRPr="008F674D">
        <w:rPr>
          <w:b/>
          <w:bCs/>
          <w:color w:val="EE0000"/>
        </w:rPr>
        <w:t>清除</w:t>
      </w:r>
      <w:r w:rsidRPr="000F0DDC">
        <w:rPr>
          <w:color w:val="EE0000"/>
        </w:rPr>
        <w:t>挂起标志位</w:t>
      </w:r>
      <w:r w:rsidRPr="000F0DDC">
        <w:t>，否则会</w:t>
      </w:r>
      <w:r w:rsidRPr="008F674D">
        <w:rPr>
          <w:b/>
          <w:bCs/>
          <w:color w:val="EE0000"/>
        </w:rPr>
        <w:t>重复进入</w:t>
      </w:r>
      <w:r w:rsidRPr="000F0DDC">
        <w:rPr>
          <w:color w:val="EE0000"/>
        </w:rPr>
        <w:t>中断</w:t>
      </w:r>
    </w:p>
    <w:p w14:paraId="3513A05C" w14:textId="77777777" w:rsidR="001877A4" w:rsidRPr="000F0DDC" w:rsidRDefault="001877A4" w:rsidP="001877A4">
      <w:r w:rsidRPr="000F0DDC">
        <w:t xml:space="preserve">        </w:t>
      </w:r>
      <w:proofErr w:type="spellStart"/>
      <w:r w:rsidRPr="000F0DDC">
        <w:t>EXTI_</w:t>
      </w:r>
      <w:proofErr w:type="gramStart"/>
      <w:r w:rsidRPr="000F0DDC">
        <w:t>ClearITPendingBit</w:t>
      </w:r>
      <w:proofErr w:type="spellEnd"/>
      <w:r w:rsidRPr="000F0DDC">
        <w:t>(</w:t>
      </w:r>
      <w:proofErr w:type="gramEnd"/>
      <w:r w:rsidRPr="000F0DDC">
        <w:t>EXTI_Line0);</w:t>
      </w:r>
    </w:p>
    <w:p w14:paraId="4CFBBDB7" w14:textId="77777777" w:rsidR="001877A4" w:rsidRPr="000F0DDC" w:rsidRDefault="001877A4" w:rsidP="001877A4">
      <w:r w:rsidRPr="000F0DDC">
        <w:t xml:space="preserve">    }</w:t>
      </w:r>
    </w:p>
    <w:p w14:paraId="70A9FC94" w14:textId="77777777" w:rsidR="001877A4" w:rsidRPr="000F0DDC" w:rsidRDefault="001877A4" w:rsidP="001877A4">
      <w:r w:rsidRPr="000F0DDC">
        <w:t>}</w:t>
      </w:r>
    </w:p>
    <w:p w14:paraId="444BB792" w14:textId="77777777" w:rsidR="001877A4" w:rsidRPr="000F0DDC" w:rsidRDefault="00000000" w:rsidP="001877A4">
      <w:r>
        <w:pict w14:anchorId="1444E835">
          <v:rect id="_x0000_i1239" style="width:0;height:1.5pt" o:hralign="center" o:hrstd="t" o:hr="t" fillcolor="#a0a0a0" stroked="f"/>
        </w:pict>
      </w:r>
    </w:p>
    <w:p w14:paraId="27CE34FB" w14:textId="77777777" w:rsidR="001877A4" w:rsidRPr="000F0DDC" w:rsidRDefault="001877A4" w:rsidP="001877A4">
      <w:pPr>
        <w:pStyle w:val="3"/>
      </w:pPr>
      <w:r w:rsidRPr="000F0DDC">
        <w:lastRenderedPageBreak/>
        <w:t>4. 注意事项</w:t>
      </w:r>
    </w:p>
    <w:p w14:paraId="2CD34BF7" w14:textId="77777777" w:rsidR="001877A4" w:rsidRPr="000F0DDC" w:rsidRDefault="001877A4" w:rsidP="001877A4">
      <w:pPr>
        <w:numPr>
          <w:ilvl w:val="0"/>
          <w:numId w:val="32"/>
        </w:numPr>
      </w:pPr>
      <w:r w:rsidRPr="000F0DDC">
        <w:rPr>
          <w:b/>
          <w:bCs/>
        </w:rPr>
        <w:t>进入</w:t>
      </w:r>
      <w:r w:rsidRPr="000F0DDC">
        <w:rPr>
          <w:b/>
          <w:bCs/>
          <w:color w:val="EE0000"/>
        </w:rPr>
        <w:t xml:space="preserve"> ISR 前</w:t>
      </w:r>
      <w:r w:rsidRPr="000F0DDC">
        <w:rPr>
          <w:b/>
          <w:bCs/>
        </w:rPr>
        <w:t>挂起位</w:t>
      </w:r>
      <w:r w:rsidRPr="000F0DDC">
        <w:rPr>
          <w:color w:val="EE0000"/>
        </w:rPr>
        <w:t>(Pending bit)</w:t>
      </w:r>
      <w:r w:rsidRPr="000F0DDC">
        <w:rPr>
          <w:b/>
          <w:bCs/>
          <w:color w:val="EE0000"/>
        </w:rPr>
        <w:t>已经被置位</w:t>
      </w:r>
      <w:r w:rsidRPr="000F0DDC">
        <w:t>，所以</w:t>
      </w:r>
      <w:r w:rsidRPr="008F674D">
        <w:rPr>
          <w:b/>
          <w:bCs/>
          <w:color w:val="EE0000"/>
        </w:rPr>
        <w:t>必须</w:t>
      </w:r>
      <w:r w:rsidRPr="000F0DDC">
        <w:t xml:space="preserve">在处理完成后用 </w:t>
      </w:r>
      <w:proofErr w:type="spellStart"/>
      <w:r w:rsidRPr="000F0DDC">
        <w:t>EXTI_ClearITPendingBit</w:t>
      </w:r>
      <w:proofErr w:type="spellEnd"/>
      <w:r w:rsidRPr="000F0DDC">
        <w:t xml:space="preserve">() </w:t>
      </w:r>
      <w:r w:rsidRPr="008F674D">
        <w:rPr>
          <w:b/>
          <w:bCs/>
          <w:color w:val="EE0000"/>
        </w:rPr>
        <w:t>清除</w:t>
      </w:r>
      <w:r w:rsidRPr="000F0DDC">
        <w:t>，否则</w:t>
      </w:r>
      <w:r w:rsidRPr="000F0DDC">
        <w:rPr>
          <w:color w:val="EE0000"/>
        </w:rPr>
        <w:t>中断会一直触发</w:t>
      </w:r>
      <w:r w:rsidRPr="000F0DDC">
        <w:t>。</w:t>
      </w:r>
    </w:p>
    <w:p w14:paraId="411600D9" w14:textId="77777777" w:rsidR="001877A4" w:rsidRDefault="001877A4" w:rsidP="001877A4">
      <w:pPr>
        <w:numPr>
          <w:ilvl w:val="0"/>
          <w:numId w:val="32"/>
        </w:numPr>
      </w:pPr>
      <w:proofErr w:type="spellStart"/>
      <w:r w:rsidRPr="000F0DDC">
        <w:t>EXTI_GetITStatus</w:t>
      </w:r>
      <w:proofErr w:type="spellEnd"/>
      <w:r w:rsidRPr="000F0DDC">
        <w:t xml:space="preserve">() 只能判断 </w:t>
      </w:r>
      <w:r w:rsidRPr="006323BB">
        <w:rPr>
          <w:color w:val="EE0000"/>
        </w:rPr>
        <w:t>某条线</w:t>
      </w:r>
      <w:r w:rsidRPr="006323BB">
        <w:rPr>
          <w:b/>
          <w:bCs/>
          <w:color w:val="EE0000"/>
        </w:rPr>
        <w:t>是否触发</w:t>
      </w:r>
      <w:r w:rsidRPr="000F0DDC">
        <w:t>，不能判断</w:t>
      </w:r>
      <w:r w:rsidRPr="000F0DDC">
        <w:rPr>
          <w:color w:val="EE0000"/>
        </w:rPr>
        <w:t>触发</w:t>
      </w:r>
      <w:r w:rsidRPr="006323BB">
        <w:rPr>
          <w:b/>
          <w:bCs/>
          <w:color w:val="EE0000"/>
        </w:rPr>
        <w:t>来源</w:t>
      </w:r>
      <w:r w:rsidRPr="000F0DDC">
        <w:rPr>
          <w:color w:val="EE0000"/>
        </w:rPr>
        <w:t>的 GPIO 引脚（</w:t>
      </w:r>
      <w:r w:rsidRPr="000F0DDC">
        <w:t>多个引脚可以映射到同一条 EXTI line，比如 PA0 和 PB0 都可以映射到 EXTI0）。</w:t>
      </w:r>
    </w:p>
    <w:p w14:paraId="042B4E91" w14:textId="77777777" w:rsidR="001877A4" w:rsidRDefault="001877A4" w:rsidP="001877A4">
      <w:pPr>
        <w:pStyle w:val="2"/>
      </w:pPr>
      <w:proofErr w:type="spellStart"/>
      <w:r w:rsidRPr="00086807">
        <w:t>EXTI_ClearITPendingBi</w:t>
      </w:r>
      <w:proofErr w:type="spellEnd"/>
      <w:r>
        <w:rPr>
          <w:rFonts w:hint="eastAsia"/>
        </w:rPr>
        <w:t>()</w:t>
      </w:r>
      <w:r>
        <w:br/>
      </w:r>
      <w:r w:rsidRPr="00D60F1C">
        <w:t>清除中断挂起标志位</w:t>
      </w:r>
    </w:p>
    <w:p w14:paraId="0C71B9F7" w14:textId="77777777" w:rsidR="001877A4" w:rsidRPr="00D60F1C" w:rsidRDefault="001877A4" w:rsidP="001877A4">
      <w:r w:rsidRPr="00D60F1C">
        <w:t xml:space="preserve">这个函数和你刚刚问的 </w:t>
      </w:r>
      <w:proofErr w:type="spellStart"/>
      <w:r w:rsidRPr="00D60F1C">
        <w:t>EXTI_GetITStatus</w:t>
      </w:r>
      <w:proofErr w:type="spellEnd"/>
      <w:r w:rsidRPr="00D60F1C">
        <w:t xml:space="preserve">() 是配套的，主要用来 </w:t>
      </w:r>
      <w:r w:rsidRPr="00D60F1C">
        <w:rPr>
          <w:b/>
          <w:bCs/>
        </w:rPr>
        <w:t>清除中断挂起标志位</w:t>
      </w:r>
      <w:r w:rsidRPr="00D60F1C">
        <w:t>。</w:t>
      </w:r>
    </w:p>
    <w:p w14:paraId="01F7EF6F" w14:textId="77777777" w:rsidR="001877A4" w:rsidRPr="00D60F1C" w:rsidRDefault="00000000" w:rsidP="001877A4">
      <w:r>
        <w:pict w14:anchorId="328D083B">
          <v:rect id="_x0000_i1240" style="width:0;height:1.5pt" o:hralign="center" o:hrstd="t" o:hr="t" fillcolor="#a0a0a0" stroked="f"/>
        </w:pict>
      </w:r>
    </w:p>
    <w:p w14:paraId="1FA9195E" w14:textId="77777777" w:rsidR="001877A4" w:rsidRPr="00D60F1C" w:rsidRDefault="001877A4" w:rsidP="001877A4">
      <w:pPr>
        <w:pStyle w:val="3"/>
      </w:pPr>
      <w:r w:rsidRPr="00D60F1C">
        <w:t>1. 函数原型</w:t>
      </w:r>
    </w:p>
    <w:p w14:paraId="353EECCA" w14:textId="77777777" w:rsidR="001877A4" w:rsidRPr="00D60F1C" w:rsidRDefault="001877A4" w:rsidP="001877A4">
      <w:r w:rsidRPr="00D60F1C">
        <w:t xml:space="preserve">void </w:t>
      </w:r>
      <w:proofErr w:type="spellStart"/>
      <w:r w:rsidRPr="00D60F1C">
        <w:t>EXTI_</w:t>
      </w:r>
      <w:proofErr w:type="gramStart"/>
      <w:r w:rsidRPr="00D60F1C">
        <w:t>ClearITPendingBit</w:t>
      </w:r>
      <w:proofErr w:type="spellEnd"/>
      <w:r w:rsidRPr="00D60F1C">
        <w:t>(</w:t>
      </w:r>
      <w:proofErr w:type="gramEnd"/>
      <w:r w:rsidRPr="00D60F1C">
        <w:t xml:space="preserve">uint32_t </w:t>
      </w:r>
      <w:proofErr w:type="spellStart"/>
      <w:r w:rsidRPr="00D60F1C">
        <w:t>EXTI_Line</w:t>
      </w:r>
      <w:proofErr w:type="spellEnd"/>
      <w:r w:rsidRPr="00D60F1C">
        <w:t>);</w:t>
      </w:r>
    </w:p>
    <w:p w14:paraId="4A0ED05B" w14:textId="77777777" w:rsidR="001877A4" w:rsidRPr="00D60F1C" w:rsidRDefault="00000000" w:rsidP="001877A4">
      <w:r>
        <w:pict w14:anchorId="67818424">
          <v:rect id="_x0000_i1241" style="width:0;height:1.5pt" o:hralign="center" o:hrstd="t" o:hr="t" fillcolor="#a0a0a0" stroked="f"/>
        </w:pict>
      </w:r>
    </w:p>
    <w:p w14:paraId="355C1E22" w14:textId="77777777" w:rsidR="001877A4" w:rsidRPr="00D60F1C" w:rsidRDefault="001877A4" w:rsidP="001877A4">
      <w:pPr>
        <w:pStyle w:val="3"/>
      </w:pPr>
      <w:r w:rsidRPr="00D60F1C">
        <w:t>2. 参数说明</w:t>
      </w:r>
    </w:p>
    <w:p w14:paraId="29FCC77C" w14:textId="77777777" w:rsidR="001877A4" w:rsidRPr="00D60F1C" w:rsidRDefault="001877A4" w:rsidP="001877A4">
      <w:pPr>
        <w:numPr>
          <w:ilvl w:val="0"/>
          <w:numId w:val="33"/>
        </w:numPr>
      </w:pPr>
      <w:proofErr w:type="spellStart"/>
      <w:r w:rsidRPr="00D60F1C">
        <w:rPr>
          <w:b/>
          <w:bCs/>
        </w:rPr>
        <w:t>EXTI_Line</w:t>
      </w:r>
      <w:proofErr w:type="spellEnd"/>
      <w:r w:rsidRPr="00D60F1C">
        <w:t>：要清除的</w:t>
      </w:r>
      <w:r w:rsidRPr="006323BB">
        <w:rPr>
          <w:b/>
          <w:bCs/>
          <w:color w:val="EE0000"/>
        </w:rPr>
        <w:t>外部中断线</w:t>
      </w:r>
      <w:r w:rsidRPr="00D60F1C">
        <w:t>（例如 EXTI_Line0 ~ EXTI_Line15，以及像 EXTI_Line17 RTC、EXTI_Line18 USB Wakeup 等特殊线）。</w:t>
      </w:r>
      <w:r>
        <w:rPr>
          <w:rFonts w:hint="eastAsia"/>
        </w:rPr>
        <w:t>外部中断线都是单独的，并没有合并。</w:t>
      </w:r>
    </w:p>
    <w:p w14:paraId="617D9E50" w14:textId="77777777" w:rsidR="001877A4" w:rsidRPr="00D60F1C" w:rsidRDefault="001877A4" w:rsidP="001877A4">
      <w:pPr>
        <w:numPr>
          <w:ilvl w:val="0"/>
          <w:numId w:val="33"/>
        </w:numPr>
      </w:pPr>
      <w:r w:rsidRPr="00D60F1C">
        <w:t>它其实就是</w:t>
      </w:r>
      <w:r w:rsidRPr="00D60F1C">
        <w:rPr>
          <w:color w:val="EE0000"/>
        </w:rPr>
        <w:t xml:space="preserve"> </w:t>
      </w:r>
      <w:r w:rsidRPr="006323BB">
        <w:rPr>
          <w:b/>
          <w:bCs/>
          <w:color w:val="EE0000"/>
        </w:rPr>
        <w:t>EXTI-&gt;PR 寄存器</w:t>
      </w:r>
      <w:r w:rsidRPr="00D60F1C">
        <w:t>的某一位。</w:t>
      </w:r>
    </w:p>
    <w:p w14:paraId="2B2F3ABB" w14:textId="77777777" w:rsidR="001877A4" w:rsidRPr="00D60F1C" w:rsidRDefault="00000000" w:rsidP="001877A4">
      <w:r>
        <w:pict w14:anchorId="6EB74892">
          <v:rect id="_x0000_i1242" style="width:0;height:1.5pt" o:hralign="center" o:hrstd="t" o:hr="t" fillcolor="#a0a0a0" stroked="f"/>
        </w:pict>
      </w:r>
    </w:p>
    <w:p w14:paraId="4DECDF57" w14:textId="77777777" w:rsidR="001877A4" w:rsidRPr="00D60F1C" w:rsidRDefault="001877A4" w:rsidP="001877A4">
      <w:pPr>
        <w:pStyle w:val="3"/>
      </w:pPr>
      <w:r w:rsidRPr="00D60F1C">
        <w:t>3. 功能</w:t>
      </w:r>
    </w:p>
    <w:p w14:paraId="1340EA6B" w14:textId="77777777" w:rsidR="001877A4" w:rsidRPr="00D60F1C" w:rsidRDefault="001877A4" w:rsidP="001877A4">
      <w:r w:rsidRPr="00D60F1C">
        <w:t xml:space="preserve">该函数会向 </w:t>
      </w:r>
      <w:r w:rsidRPr="00D60F1C">
        <w:rPr>
          <w:b/>
          <w:bCs/>
        </w:rPr>
        <w:t>EXTI-&gt;PR（Pending Register）</w:t>
      </w:r>
      <w:r w:rsidRPr="00D60F1C">
        <w:t xml:space="preserve"> 寄存器</w:t>
      </w:r>
      <w:r w:rsidRPr="006323BB">
        <w:rPr>
          <w:b/>
          <w:bCs/>
          <w:color w:val="EE0000"/>
        </w:rPr>
        <w:t xml:space="preserve">写 1 </w:t>
      </w:r>
      <w:r w:rsidRPr="00D60F1C">
        <w:t>来清除对应的</w:t>
      </w:r>
      <w:r w:rsidRPr="00D60F1C">
        <w:rPr>
          <w:color w:val="EE0000"/>
        </w:rPr>
        <w:t>中断挂起标志位</w:t>
      </w:r>
      <w:r w:rsidRPr="00D60F1C">
        <w:t>。</w:t>
      </w:r>
    </w:p>
    <w:p w14:paraId="3C6DCE3B" w14:textId="77777777" w:rsidR="001877A4" w:rsidRPr="00D60F1C" w:rsidRDefault="001877A4" w:rsidP="001877A4">
      <w:r w:rsidRPr="00D60F1C">
        <w:t>注意：</w:t>
      </w:r>
      <w:r w:rsidRPr="00D60F1C">
        <w:rPr>
          <w:color w:val="EE0000"/>
        </w:rPr>
        <w:t xml:space="preserve">写 0 </w:t>
      </w:r>
      <w:r w:rsidRPr="00D60F1C">
        <w:rPr>
          <w:b/>
          <w:bCs/>
          <w:color w:val="EE0000"/>
        </w:rPr>
        <w:t>无效</w:t>
      </w:r>
      <w:r w:rsidRPr="00D60F1C">
        <w:t>，只有</w:t>
      </w:r>
      <w:r w:rsidRPr="006323BB">
        <w:rPr>
          <w:b/>
          <w:bCs/>
          <w:color w:val="EE0000"/>
        </w:rPr>
        <w:t>写 1</w:t>
      </w:r>
      <w:r w:rsidRPr="00D60F1C">
        <w:rPr>
          <w:color w:val="EE0000"/>
        </w:rPr>
        <w:t xml:space="preserve"> 才会清除</w:t>
      </w:r>
      <w:r w:rsidRPr="00D60F1C">
        <w:t>。</w:t>
      </w:r>
    </w:p>
    <w:p w14:paraId="5B8D9296" w14:textId="77777777" w:rsidR="001877A4" w:rsidRPr="00D60F1C" w:rsidRDefault="001877A4" w:rsidP="001877A4">
      <w:r w:rsidRPr="00D60F1C">
        <w:t>也就是说：</w:t>
      </w:r>
    </w:p>
    <w:p w14:paraId="613D6692" w14:textId="77777777" w:rsidR="001877A4" w:rsidRPr="00D60F1C" w:rsidRDefault="001877A4" w:rsidP="001877A4">
      <w:pPr>
        <w:numPr>
          <w:ilvl w:val="0"/>
          <w:numId w:val="34"/>
        </w:numPr>
      </w:pPr>
      <w:r w:rsidRPr="00D60F1C">
        <w:t>EXTI-&gt;PR 的某位 = 1 → 表示该中断线触发过中断。</w:t>
      </w:r>
    </w:p>
    <w:p w14:paraId="0B94E654" w14:textId="77777777" w:rsidR="001877A4" w:rsidRPr="00D60F1C" w:rsidRDefault="001877A4" w:rsidP="001877A4">
      <w:pPr>
        <w:numPr>
          <w:ilvl w:val="0"/>
          <w:numId w:val="34"/>
        </w:numPr>
      </w:pPr>
      <w:r w:rsidRPr="00D60F1C">
        <w:t>要清除它 → 必须对该位写 1。</w:t>
      </w:r>
    </w:p>
    <w:p w14:paraId="6A54DE95" w14:textId="77777777" w:rsidR="001877A4" w:rsidRPr="00D60F1C" w:rsidRDefault="00000000" w:rsidP="001877A4">
      <w:r>
        <w:lastRenderedPageBreak/>
        <w:pict w14:anchorId="0867EDAC">
          <v:rect id="_x0000_i1243" style="width:0;height:1.5pt" o:hralign="center" o:hrstd="t" o:hr="t" fillcolor="#a0a0a0" stroked="f"/>
        </w:pict>
      </w:r>
    </w:p>
    <w:p w14:paraId="54EBF190" w14:textId="77777777" w:rsidR="001877A4" w:rsidRPr="00D60F1C" w:rsidRDefault="001877A4" w:rsidP="001877A4">
      <w:pPr>
        <w:pStyle w:val="3"/>
      </w:pPr>
      <w:r w:rsidRPr="00D60F1C">
        <w:t>4. 常见用法</w:t>
      </w:r>
    </w:p>
    <w:p w14:paraId="7A9F0FAE" w14:textId="77777777" w:rsidR="001877A4" w:rsidRPr="00D60F1C" w:rsidRDefault="001877A4" w:rsidP="001877A4">
      <w:r w:rsidRPr="00D60F1C">
        <w:t xml:space="preserve">通常在 </w:t>
      </w:r>
      <w:r w:rsidRPr="00D60F1C">
        <w:rPr>
          <w:b/>
          <w:bCs/>
          <w:color w:val="EE0000"/>
        </w:rPr>
        <w:t>中断服务函数（ISR）</w:t>
      </w:r>
      <w:r w:rsidRPr="00D60F1C">
        <w:t xml:space="preserve"> 里使用，配合 </w:t>
      </w:r>
      <w:proofErr w:type="spellStart"/>
      <w:r w:rsidRPr="00D60F1C">
        <w:t>EXTI_GetITStatus</w:t>
      </w:r>
      <w:proofErr w:type="spellEnd"/>
      <w:r w:rsidRPr="00D60F1C">
        <w:t>()：</w:t>
      </w:r>
    </w:p>
    <w:p w14:paraId="43297568" w14:textId="77777777" w:rsidR="001877A4" w:rsidRPr="00D60F1C" w:rsidRDefault="001877A4" w:rsidP="001877A4">
      <w:r w:rsidRPr="00D60F1C">
        <w:t>void EXTI0_IRQHandler(void)</w:t>
      </w:r>
    </w:p>
    <w:p w14:paraId="2889DF8A" w14:textId="77777777" w:rsidR="001877A4" w:rsidRPr="00D60F1C" w:rsidRDefault="001877A4" w:rsidP="001877A4">
      <w:r w:rsidRPr="00D60F1C">
        <w:t>{</w:t>
      </w:r>
    </w:p>
    <w:p w14:paraId="4C5172EB" w14:textId="77777777" w:rsidR="001877A4" w:rsidRPr="00D60F1C" w:rsidRDefault="001877A4" w:rsidP="001877A4">
      <w:r w:rsidRPr="00D60F1C">
        <w:t xml:space="preserve">    if (</w:t>
      </w:r>
      <w:proofErr w:type="spellStart"/>
      <w:r w:rsidRPr="00D60F1C">
        <w:t>EXTI_GetITStatus</w:t>
      </w:r>
      <w:proofErr w:type="spellEnd"/>
      <w:r w:rsidRPr="00D60F1C">
        <w:t>(EXTI_Line0) == SET)   // 判断是否是 EXTI0 中断</w:t>
      </w:r>
    </w:p>
    <w:p w14:paraId="6BB28DA4" w14:textId="77777777" w:rsidR="001877A4" w:rsidRPr="00D60F1C" w:rsidRDefault="001877A4" w:rsidP="001877A4">
      <w:r w:rsidRPr="00D60F1C">
        <w:t xml:space="preserve">    {</w:t>
      </w:r>
    </w:p>
    <w:p w14:paraId="3BF0B87A" w14:textId="77777777" w:rsidR="001877A4" w:rsidRPr="00D60F1C" w:rsidRDefault="001877A4" w:rsidP="001877A4">
      <w:r w:rsidRPr="00D60F1C">
        <w:t xml:space="preserve">        // 执行用户代码，比如翻转LED</w:t>
      </w:r>
    </w:p>
    <w:p w14:paraId="1CE1E961" w14:textId="77777777" w:rsidR="001877A4" w:rsidRPr="00D60F1C" w:rsidRDefault="001877A4" w:rsidP="001877A4">
      <w:r w:rsidRPr="00D60F1C">
        <w:t xml:space="preserve">        </w:t>
      </w:r>
      <w:proofErr w:type="spellStart"/>
      <w:r w:rsidRPr="00D60F1C">
        <w:t>LED_</w:t>
      </w:r>
      <w:proofErr w:type="gramStart"/>
      <w:r w:rsidRPr="00D60F1C">
        <w:t>Toggle</w:t>
      </w:r>
      <w:proofErr w:type="spellEnd"/>
      <w:r w:rsidRPr="00D60F1C">
        <w:t>(</w:t>
      </w:r>
      <w:proofErr w:type="gramEnd"/>
      <w:r w:rsidRPr="00D60F1C">
        <w:t>);</w:t>
      </w:r>
    </w:p>
    <w:p w14:paraId="21C2E58A" w14:textId="77777777" w:rsidR="001877A4" w:rsidRPr="00D60F1C" w:rsidRDefault="001877A4" w:rsidP="001877A4"/>
    <w:p w14:paraId="4CEC948E" w14:textId="77777777" w:rsidR="001877A4" w:rsidRPr="00D60F1C" w:rsidRDefault="001877A4" w:rsidP="001877A4">
      <w:r w:rsidRPr="00D60F1C">
        <w:t xml:space="preserve">        // </w:t>
      </w:r>
      <w:r w:rsidRPr="00D60F1C">
        <w:rPr>
          <w:color w:val="EE0000"/>
        </w:rPr>
        <w:t>清除中断挂起标志，否则会不断进入中断</w:t>
      </w:r>
    </w:p>
    <w:p w14:paraId="2B0BF8FC" w14:textId="77777777" w:rsidR="001877A4" w:rsidRPr="00D60F1C" w:rsidRDefault="001877A4" w:rsidP="001877A4">
      <w:r w:rsidRPr="00D60F1C">
        <w:t xml:space="preserve">        </w:t>
      </w:r>
      <w:proofErr w:type="spellStart"/>
      <w:r w:rsidRPr="00D60F1C">
        <w:t>EXTI_</w:t>
      </w:r>
      <w:proofErr w:type="gramStart"/>
      <w:r w:rsidRPr="00D60F1C">
        <w:t>ClearITPendingBit</w:t>
      </w:r>
      <w:proofErr w:type="spellEnd"/>
      <w:r w:rsidRPr="00D60F1C">
        <w:t>(</w:t>
      </w:r>
      <w:proofErr w:type="gramEnd"/>
      <w:r w:rsidRPr="00D60F1C">
        <w:t>EXTI_Line0);</w:t>
      </w:r>
    </w:p>
    <w:p w14:paraId="055B9685" w14:textId="77777777" w:rsidR="001877A4" w:rsidRPr="00D60F1C" w:rsidRDefault="001877A4" w:rsidP="001877A4">
      <w:r w:rsidRPr="00D60F1C">
        <w:t xml:space="preserve">    }</w:t>
      </w:r>
    </w:p>
    <w:p w14:paraId="25AA1DEC" w14:textId="77777777" w:rsidR="001877A4" w:rsidRPr="00D60F1C" w:rsidRDefault="001877A4" w:rsidP="001877A4">
      <w:r w:rsidRPr="00D60F1C">
        <w:t>}</w:t>
      </w:r>
    </w:p>
    <w:p w14:paraId="0A4AA3A8" w14:textId="77777777" w:rsidR="001877A4" w:rsidRPr="00D60F1C" w:rsidRDefault="00000000" w:rsidP="001877A4">
      <w:r>
        <w:pict w14:anchorId="161590DD">
          <v:rect id="_x0000_i1244" style="width:0;height:1.5pt" o:hralign="center" o:hrstd="t" o:hr="t" fillcolor="#a0a0a0" stroked="f"/>
        </w:pict>
      </w:r>
    </w:p>
    <w:p w14:paraId="6C750AFE" w14:textId="77777777" w:rsidR="001877A4" w:rsidRPr="00D60F1C" w:rsidRDefault="001877A4" w:rsidP="001877A4">
      <w:pPr>
        <w:pStyle w:val="3"/>
      </w:pPr>
      <w:r w:rsidRPr="00D60F1C">
        <w:t>5. 注意事项</w:t>
      </w:r>
    </w:p>
    <w:p w14:paraId="61339D7E" w14:textId="77777777" w:rsidR="001877A4" w:rsidRPr="00D60F1C" w:rsidRDefault="001877A4" w:rsidP="001877A4">
      <w:pPr>
        <w:numPr>
          <w:ilvl w:val="0"/>
          <w:numId w:val="35"/>
        </w:numPr>
      </w:pPr>
      <w:r w:rsidRPr="00D60F1C">
        <w:rPr>
          <w:b/>
          <w:bCs/>
          <w:color w:val="EE0000"/>
        </w:rPr>
        <w:t>必须清除</w:t>
      </w:r>
      <w:r w:rsidRPr="00D60F1C">
        <w:rPr>
          <w:b/>
          <w:bCs/>
        </w:rPr>
        <w:t>挂起位</w:t>
      </w:r>
      <w:r w:rsidRPr="00D60F1C">
        <w:t>，否则 NVIC 会</w:t>
      </w:r>
      <w:r w:rsidRPr="00D60F1C">
        <w:rPr>
          <w:color w:val="EE0000"/>
        </w:rPr>
        <w:t>不断响应同一个中断，造成“死循环”</w:t>
      </w:r>
      <w:r w:rsidRPr="00D60F1C">
        <w:t>。</w:t>
      </w:r>
    </w:p>
    <w:p w14:paraId="142DE848" w14:textId="77777777" w:rsidR="001877A4" w:rsidRPr="00D60F1C" w:rsidRDefault="001877A4" w:rsidP="001877A4">
      <w:pPr>
        <w:numPr>
          <w:ilvl w:val="0"/>
          <w:numId w:val="35"/>
        </w:numPr>
      </w:pPr>
      <w:r w:rsidRPr="00D60F1C">
        <w:t xml:space="preserve">一次中断可能对应多个 </w:t>
      </w:r>
      <w:proofErr w:type="spellStart"/>
      <w:r w:rsidRPr="00D60F1C">
        <w:t>EXTI_Line</w:t>
      </w:r>
      <w:proofErr w:type="spellEnd"/>
      <w:r w:rsidRPr="00D60F1C">
        <w:t>，要根据情况清除多个。</w:t>
      </w:r>
    </w:p>
    <w:p w14:paraId="4034CF26" w14:textId="77777777" w:rsidR="001877A4" w:rsidRPr="00D60F1C" w:rsidRDefault="001877A4" w:rsidP="001877A4">
      <w:pPr>
        <w:numPr>
          <w:ilvl w:val="0"/>
          <w:numId w:val="35"/>
        </w:numPr>
        <w:tabs>
          <w:tab w:val="clear" w:pos="720"/>
        </w:tabs>
      </w:pPr>
      <w:proofErr w:type="spellStart"/>
      <w:r w:rsidRPr="00D60F1C">
        <w:t>EXTI_</w:t>
      </w:r>
      <w:proofErr w:type="gramStart"/>
      <w:r w:rsidRPr="00D60F1C">
        <w:t>ClearITPendingBit</w:t>
      </w:r>
      <w:proofErr w:type="spellEnd"/>
      <w:r w:rsidRPr="00D60F1C">
        <w:t>(</w:t>
      </w:r>
      <w:proofErr w:type="gramEnd"/>
      <w:r w:rsidRPr="00D60F1C">
        <w:t>EXTI_Line0 | EXTI_Line1);</w:t>
      </w:r>
    </w:p>
    <w:p w14:paraId="44FBB919" w14:textId="77777777" w:rsidR="001877A4" w:rsidRPr="00086807" w:rsidRDefault="001877A4" w:rsidP="001877A4">
      <w:pPr>
        <w:numPr>
          <w:ilvl w:val="0"/>
          <w:numId w:val="35"/>
        </w:numPr>
      </w:pPr>
      <w:r w:rsidRPr="00D60F1C">
        <w:t xml:space="preserve">它只是清除 </w:t>
      </w:r>
      <w:r w:rsidRPr="00D60F1C">
        <w:rPr>
          <w:b/>
          <w:bCs/>
        </w:rPr>
        <w:t>EXTI 挂起位</w:t>
      </w:r>
      <w:r w:rsidRPr="00D60F1C">
        <w:t>，不会影响 NVIC 的中断挂起标志。</w:t>
      </w:r>
    </w:p>
    <w:p w14:paraId="2D99ECE2" w14:textId="57C160CF" w:rsidR="004478AA" w:rsidRDefault="00F260AF" w:rsidP="00F260AF">
      <w:pPr>
        <w:pStyle w:val="1"/>
      </w:pPr>
      <w:r>
        <w:rPr>
          <w:rFonts w:hint="eastAsia"/>
        </w:rPr>
        <w:lastRenderedPageBreak/>
        <w:t>USART</w:t>
      </w:r>
      <w:r w:rsidR="00875190">
        <w:rPr>
          <w:rFonts w:hint="eastAsia"/>
        </w:rPr>
        <w:t>(</w:t>
      </w:r>
      <w:r w:rsidR="00875190" w:rsidRPr="00406ECB">
        <w:t>通用同步异步收发器</w:t>
      </w:r>
      <w:r w:rsidR="00875190">
        <w:rPr>
          <w:rFonts w:hint="eastAsia"/>
        </w:rPr>
        <w:t>)</w:t>
      </w:r>
    </w:p>
    <w:p w14:paraId="004A70CA" w14:textId="77777777" w:rsidR="00F260AF" w:rsidRDefault="00F260AF" w:rsidP="00F260AF">
      <w:pPr>
        <w:pStyle w:val="2"/>
      </w:pPr>
      <w:r w:rsidRPr="00343595">
        <w:t>USART_DR</w:t>
      </w:r>
      <w:r>
        <w:br/>
      </w:r>
      <w:r w:rsidRPr="005B7A52">
        <w:t>数据寄存器</w:t>
      </w:r>
    </w:p>
    <w:p w14:paraId="42D59A9F" w14:textId="77777777" w:rsidR="00F260AF" w:rsidRPr="005B7A52" w:rsidRDefault="00F260AF" w:rsidP="00F260AF">
      <w:r>
        <w:rPr>
          <w:noProof/>
        </w:rPr>
        <w:drawing>
          <wp:inline distT="0" distB="0" distL="0" distR="0" wp14:anchorId="7D927571" wp14:editId="76B06F80">
            <wp:extent cx="5274310" cy="4276090"/>
            <wp:effectExtent l="0" t="0" r="2540" b="0"/>
            <wp:docPr id="17987069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0696" name="图片 1" descr="图形用户界面, 文本, 应用程序&#10;&#10;AI 生成的内容可能不正确。"/>
                    <pic:cNvPicPr/>
                  </pic:nvPicPr>
                  <pic:blipFill>
                    <a:blip r:embed="rId22"/>
                    <a:stretch>
                      <a:fillRect/>
                    </a:stretch>
                  </pic:blipFill>
                  <pic:spPr>
                    <a:xfrm>
                      <a:off x="0" y="0"/>
                      <a:ext cx="5274310" cy="4276090"/>
                    </a:xfrm>
                    <a:prstGeom prst="rect">
                      <a:avLst/>
                    </a:prstGeom>
                  </pic:spPr>
                </pic:pic>
              </a:graphicData>
            </a:graphic>
          </wp:inline>
        </w:drawing>
      </w:r>
    </w:p>
    <w:p w14:paraId="1799AA2B" w14:textId="77777777" w:rsidR="00F260AF" w:rsidRPr="0019514D" w:rsidRDefault="00F260AF" w:rsidP="00F260AF">
      <w:r w:rsidRPr="0019514D">
        <w:t xml:space="preserve">好的，我们来详细解释一下 </w:t>
      </w:r>
      <w:r w:rsidRPr="0019514D">
        <w:rPr>
          <w:rFonts w:ascii="Times New Roman" w:hAnsi="Times New Roman" w:cs="Times New Roman"/>
        </w:rPr>
        <w:t>​</w:t>
      </w:r>
      <w:r w:rsidRPr="0019514D">
        <w:rPr>
          <w:rFonts w:ascii="Times New Roman" w:hAnsi="Times New Roman" w:cs="Times New Roman"/>
          <w:b/>
          <w:bCs/>
        </w:rPr>
        <w:t>​</w:t>
      </w:r>
      <w:r w:rsidRPr="0019514D">
        <w:rPr>
          <w:b/>
          <w:bCs/>
        </w:rPr>
        <w:t>USART_DR</w:t>
      </w:r>
      <w:r w:rsidRPr="0019514D">
        <w:rPr>
          <w:rFonts w:ascii="Times New Roman" w:hAnsi="Times New Roman" w:cs="Times New Roman"/>
          <w:b/>
          <w:bCs/>
        </w:rPr>
        <w:t>​</w:t>
      </w:r>
      <w:r w:rsidRPr="0019514D">
        <w:rPr>
          <w:rFonts w:ascii="Times New Roman" w:hAnsi="Times New Roman" w:cs="Times New Roman"/>
        </w:rPr>
        <w:t>​</w:t>
      </w:r>
      <w:r w:rsidRPr="0019514D">
        <w:t>（数据寄存器）。</w:t>
      </w:r>
    </w:p>
    <w:p w14:paraId="7D2204C4" w14:textId="77777777" w:rsidR="00F260AF" w:rsidRPr="0019514D" w:rsidRDefault="00F260AF" w:rsidP="00F260AF">
      <w:r w:rsidRPr="0019514D">
        <w:t>这是一个在串口通信（USART/UART）</w:t>
      </w:r>
      <w:proofErr w:type="gramStart"/>
      <w:r w:rsidRPr="0019514D">
        <w:t>中</w:t>
      </w:r>
      <w:r w:rsidRPr="0019514D">
        <w:rPr>
          <w:rFonts w:ascii="Times New Roman" w:hAnsi="Times New Roman" w:cs="Times New Roman"/>
        </w:rPr>
        <w:t>​</w:t>
      </w:r>
      <w:r w:rsidRPr="0019514D">
        <w:rPr>
          <w:rFonts w:ascii="Times New Roman" w:hAnsi="Times New Roman" w:cs="Times New Roman"/>
          <w:b/>
          <w:bCs/>
        </w:rPr>
        <w:t>​</w:t>
      </w:r>
      <w:r w:rsidRPr="0019514D">
        <w:rPr>
          <w:b/>
          <w:bCs/>
        </w:rPr>
        <w:t>最</w:t>
      </w:r>
      <w:proofErr w:type="gramEnd"/>
      <w:r w:rsidRPr="0019514D">
        <w:rPr>
          <w:b/>
          <w:bCs/>
        </w:rPr>
        <w:t>核心、最</w:t>
      </w:r>
      <w:proofErr w:type="gramStart"/>
      <w:r w:rsidRPr="0019514D">
        <w:rPr>
          <w:b/>
          <w:bCs/>
        </w:rPr>
        <w:t>常用</w:t>
      </w:r>
      <w:r w:rsidRPr="0019514D">
        <w:rPr>
          <w:rFonts w:ascii="Times New Roman" w:hAnsi="Times New Roman" w:cs="Times New Roman"/>
          <w:b/>
          <w:bCs/>
        </w:rPr>
        <w:t>​</w:t>
      </w:r>
      <w:r w:rsidRPr="0019514D">
        <w:rPr>
          <w:rFonts w:ascii="Times New Roman" w:hAnsi="Times New Roman" w:cs="Times New Roman"/>
        </w:rPr>
        <w:t>​</w:t>
      </w:r>
      <w:r w:rsidRPr="0019514D">
        <w:t>的</w:t>
      </w:r>
      <w:proofErr w:type="gramEnd"/>
      <w:r w:rsidRPr="0019514D">
        <w:t>寄存器。</w:t>
      </w:r>
    </w:p>
    <w:p w14:paraId="1D1DC88B" w14:textId="77777777" w:rsidR="00F260AF" w:rsidRPr="0019514D" w:rsidRDefault="00000000" w:rsidP="00F260AF">
      <w:r>
        <w:pict w14:anchorId="62764C8A">
          <v:rect id="_x0000_i1245" style="width:0;height:1.5pt" o:hralign="center" o:hrstd="t" o:hr="t" fillcolor="#a0a0a0" stroked="f"/>
        </w:pict>
      </w:r>
    </w:p>
    <w:p w14:paraId="1AA3415C" w14:textId="77777777" w:rsidR="00F260AF" w:rsidRPr="0019514D" w:rsidRDefault="00F260AF" w:rsidP="00F260AF">
      <w:pPr>
        <w:pStyle w:val="3"/>
      </w:pPr>
      <w:r w:rsidRPr="0019514D">
        <w:t xml:space="preserve">1. 核心功能 </w:t>
      </w:r>
    </w:p>
    <w:p w14:paraId="040F1721" w14:textId="77777777" w:rsidR="00F260AF" w:rsidRPr="0019514D" w:rsidRDefault="00F260AF" w:rsidP="00F260AF">
      <w:r w:rsidRPr="0019514D">
        <w:rPr>
          <w:rFonts w:ascii="Times New Roman" w:hAnsi="Times New Roman" w:cs="Times New Roman"/>
        </w:rPr>
        <w:t>​</w:t>
      </w:r>
      <w:r w:rsidRPr="0019514D">
        <w:rPr>
          <w:rFonts w:ascii="Times New Roman" w:hAnsi="Times New Roman" w:cs="Times New Roman"/>
          <w:b/>
          <w:bCs/>
        </w:rPr>
        <w:t>​</w:t>
      </w:r>
      <w:r w:rsidRPr="0019514D">
        <w:rPr>
          <w:b/>
          <w:bCs/>
        </w:rPr>
        <w:t>USART_DR</w:t>
      </w:r>
      <w:r w:rsidRPr="0019514D">
        <w:rPr>
          <w:rFonts w:ascii="Times New Roman" w:hAnsi="Times New Roman" w:cs="Times New Roman"/>
          <w:b/>
          <w:bCs/>
        </w:rPr>
        <w:t>​</w:t>
      </w:r>
      <w:r w:rsidRPr="0019514D">
        <w:rPr>
          <w:rFonts w:ascii="Times New Roman" w:hAnsi="Times New Roman" w:cs="Times New Roman"/>
        </w:rPr>
        <w:t>​</w:t>
      </w:r>
      <w:r w:rsidRPr="0019514D">
        <w:t xml:space="preserve"> 是一个 </w:t>
      </w:r>
      <w:r w:rsidRPr="0019514D">
        <w:rPr>
          <w:rFonts w:ascii="Times New Roman" w:hAnsi="Times New Roman" w:cs="Times New Roman"/>
          <w:color w:val="EE0000"/>
        </w:rPr>
        <w:t>​</w:t>
      </w:r>
      <w:r w:rsidRPr="0019514D">
        <w:rPr>
          <w:rFonts w:ascii="Times New Roman" w:hAnsi="Times New Roman" w:cs="Times New Roman"/>
          <w:b/>
          <w:bCs/>
          <w:color w:val="EE0000"/>
        </w:rPr>
        <w:t>​</w:t>
      </w:r>
      <w:r w:rsidRPr="0019514D">
        <w:rPr>
          <w:b/>
          <w:bCs/>
          <w:color w:val="EE0000"/>
        </w:rPr>
        <w:t>双向数据寄存器</w:t>
      </w:r>
      <w:r w:rsidRPr="0019514D">
        <w:rPr>
          <w:rFonts w:ascii="Times New Roman" w:hAnsi="Times New Roman" w:cs="Times New Roman"/>
          <w:b/>
          <w:bCs/>
        </w:rPr>
        <w:t>​</w:t>
      </w:r>
      <w:r w:rsidRPr="0019514D">
        <w:rPr>
          <w:rFonts w:ascii="Times New Roman" w:hAnsi="Times New Roman" w:cs="Times New Roman"/>
        </w:rPr>
        <w:t>​</w:t>
      </w:r>
      <w:r w:rsidRPr="0019514D">
        <w:t>，它主要有两个作用：</w:t>
      </w:r>
    </w:p>
    <w:p w14:paraId="51F70303" w14:textId="77777777" w:rsidR="00F260AF" w:rsidRPr="0019514D" w:rsidRDefault="00F260AF">
      <w:pPr>
        <w:numPr>
          <w:ilvl w:val="0"/>
          <w:numId w:val="290"/>
        </w:numPr>
      </w:pPr>
      <w:r w:rsidRPr="0019514D">
        <w:rPr>
          <w:rFonts w:ascii="Times New Roman" w:hAnsi="Times New Roman" w:cs="Times New Roman"/>
        </w:rPr>
        <w:t>​</w:t>
      </w:r>
      <w:r w:rsidRPr="0019514D">
        <w:rPr>
          <w:rFonts w:ascii="Times New Roman" w:hAnsi="Times New Roman" w:cs="Times New Roman"/>
          <w:b/>
          <w:bCs/>
        </w:rPr>
        <w:t>​</w:t>
      </w:r>
      <w:r w:rsidRPr="0019514D">
        <w:rPr>
          <w:b/>
          <w:bCs/>
        </w:rPr>
        <w:t>发送数据</w:t>
      </w:r>
      <w:r w:rsidRPr="0019514D">
        <w:rPr>
          <w:rFonts w:ascii="Times New Roman" w:hAnsi="Times New Roman" w:cs="Times New Roman"/>
          <w:b/>
          <w:bCs/>
        </w:rPr>
        <w:t>​</w:t>
      </w:r>
      <w:r w:rsidRPr="0019514D">
        <w:rPr>
          <w:rFonts w:ascii="Times New Roman" w:hAnsi="Times New Roman" w:cs="Times New Roman"/>
        </w:rPr>
        <w:t>​</w:t>
      </w:r>
      <w:r w:rsidRPr="0019514D">
        <w:t>：当你把要发送的数据写入这个寄存器时，USART外设会</w:t>
      </w:r>
      <w:r w:rsidRPr="0019514D">
        <w:rPr>
          <w:color w:val="EE0000"/>
        </w:rPr>
        <w:t>自动开始</w:t>
      </w:r>
      <w:r w:rsidRPr="0019514D">
        <w:t>发送过程。</w:t>
      </w:r>
    </w:p>
    <w:p w14:paraId="0C3B6282" w14:textId="77777777" w:rsidR="00F260AF" w:rsidRPr="0019514D" w:rsidRDefault="00F260AF">
      <w:pPr>
        <w:numPr>
          <w:ilvl w:val="0"/>
          <w:numId w:val="290"/>
        </w:numPr>
      </w:pPr>
      <w:r w:rsidRPr="0019514D">
        <w:rPr>
          <w:rFonts w:ascii="Times New Roman" w:hAnsi="Times New Roman" w:cs="Times New Roman"/>
        </w:rPr>
        <w:t>​</w:t>
      </w:r>
      <w:r w:rsidRPr="0019514D">
        <w:rPr>
          <w:rFonts w:ascii="Times New Roman" w:hAnsi="Times New Roman" w:cs="Times New Roman"/>
          <w:b/>
          <w:bCs/>
        </w:rPr>
        <w:t>​</w:t>
      </w:r>
      <w:r w:rsidRPr="0019514D">
        <w:rPr>
          <w:b/>
          <w:bCs/>
        </w:rPr>
        <w:t>接收数据</w:t>
      </w:r>
      <w:r w:rsidRPr="0019514D">
        <w:rPr>
          <w:rFonts w:ascii="Times New Roman" w:hAnsi="Times New Roman" w:cs="Times New Roman"/>
          <w:b/>
          <w:bCs/>
        </w:rPr>
        <w:t>​</w:t>
      </w:r>
      <w:r w:rsidRPr="0019514D">
        <w:rPr>
          <w:rFonts w:ascii="Times New Roman" w:hAnsi="Times New Roman" w:cs="Times New Roman"/>
        </w:rPr>
        <w:t>​</w:t>
      </w:r>
      <w:r w:rsidRPr="0019514D">
        <w:t>：当USART接收到一个完整的数据帧后，接收到的数据会存放在这个寄存器中，供程序读取。</w:t>
      </w:r>
    </w:p>
    <w:p w14:paraId="5D3ED597" w14:textId="77777777" w:rsidR="00F260AF" w:rsidRPr="0019514D" w:rsidRDefault="00F260AF" w:rsidP="00F260AF">
      <w:r w:rsidRPr="0019514D">
        <w:lastRenderedPageBreak/>
        <w:t>简单来说，</w:t>
      </w:r>
      <w:r w:rsidRPr="0019514D">
        <w:rPr>
          <w:rFonts w:ascii="Times New Roman" w:hAnsi="Times New Roman" w:cs="Times New Roman"/>
        </w:rPr>
        <w:t>​</w:t>
      </w:r>
      <w:r w:rsidRPr="0019514D">
        <w:rPr>
          <w:rFonts w:ascii="Times New Roman" w:hAnsi="Times New Roman" w:cs="Times New Roman"/>
          <w:b/>
          <w:bCs/>
        </w:rPr>
        <w:t>​</w:t>
      </w:r>
      <w:r w:rsidRPr="0019514D">
        <w:rPr>
          <w:b/>
          <w:bCs/>
        </w:rPr>
        <w:t>你要发送的数据从这里出去，接收到的数据从这里读取</w:t>
      </w:r>
      <w:r w:rsidRPr="0019514D">
        <w:rPr>
          <w:rFonts w:ascii="Times New Roman" w:hAnsi="Times New Roman" w:cs="Times New Roman"/>
          <w:b/>
          <w:bCs/>
        </w:rPr>
        <w:t>​</w:t>
      </w:r>
      <w:r w:rsidRPr="0019514D">
        <w:rPr>
          <w:rFonts w:ascii="Times New Roman" w:hAnsi="Times New Roman" w:cs="Times New Roman"/>
        </w:rPr>
        <w:t>​</w:t>
      </w:r>
      <w:r w:rsidRPr="0019514D">
        <w:t>。</w:t>
      </w:r>
    </w:p>
    <w:p w14:paraId="4E94DCD1" w14:textId="77777777" w:rsidR="00F260AF" w:rsidRPr="0019514D" w:rsidRDefault="00F260AF" w:rsidP="00F260AF">
      <w:pPr>
        <w:pStyle w:val="3"/>
      </w:pPr>
      <w:r w:rsidRPr="0019514D">
        <w:t xml:space="preserve">2. 关键特性：双重缓冲 </w:t>
      </w:r>
    </w:p>
    <w:p w14:paraId="3FE82B65" w14:textId="77777777" w:rsidR="00F260AF" w:rsidRPr="0019514D" w:rsidRDefault="00F260AF" w:rsidP="00F260AF">
      <w:r w:rsidRPr="0019514D">
        <w:t>这是一个非常重要的概念！虽然我们在软件层面只操作一个名为 USART_DR的寄存器地址，但实际上在硬件层面，它对应</w:t>
      </w:r>
      <w:proofErr w:type="gramStart"/>
      <w:r w:rsidRPr="0019514D">
        <w:t>着</w:t>
      </w:r>
      <w:r w:rsidRPr="0019514D">
        <w:rPr>
          <w:rFonts w:ascii="Times New Roman" w:hAnsi="Times New Roman" w:cs="Times New Roman"/>
        </w:rPr>
        <w:t>​</w:t>
      </w:r>
      <w:r w:rsidRPr="0019514D">
        <w:rPr>
          <w:rFonts w:ascii="Times New Roman" w:hAnsi="Times New Roman" w:cs="Times New Roman"/>
          <w:b/>
          <w:bCs/>
        </w:rPr>
        <w:t>​</w:t>
      </w:r>
      <w:r w:rsidRPr="0019514D">
        <w:rPr>
          <w:b/>
          <w:bCs/>
          <w:color w:val="EE0000"/>
        </w:rPr>
        <w:t>两</w:t>
      </w:r>
      <w:proofErr w:type="gramEnd"/>
      <w:r w:rsidRPr="0019514D">
        <w:rPr>
          <w:b/>
          <w:bCs/>
          <w:color w:val="EE0000"/>
        </w:rPr>
        <w:t>个独立的物理</w:t>
      </w:r>
      <w:proofErr w:type="gramStart"/>
      <w:r w:rsidRPr="0019514D">
        <w:rPr>
          <w:b/>
          <w:bCs/>
          <w:color w:val="EE0000"/>
        </w:rPr>
        <w:t>寄存器</w:t>
      </w:r>
      <w:r w:rsidRPr="0019514D">
        <w:rPr>
          <w:rFonts w:ascii="Times New Roman" w:hAnsi="Times New Roman" w:cs="Times New Roman"/>
          <w:b/>
          <w:bCs/>
          <w:color w:val="EE0000"/>
        </w:rPr>
        <w:t>​</w:t>
      </w:r>
      <w:r w:rsidRPr="0019514D">
        <w:rPr>
          <w:rFonts w:ascii="Times New Roman" w:hAnsi="Times New Roman" w:cs="Times New Roman"/>
          <w:color w:val="EE0000"/>
        </w:rPr>
        <w:t>​</w:t>
      </w:r>
      <w:r w:rsidRPr="0019514D">
        <w:t>：</w:t>
      </w:r>
      <w:proofErr w:type="gramEnd"/>
    </w:p>
    <w:p w14:paraId="48D5A9FE" w14:textId="77777777" w:rsidR="00F260AF" w:rsidRPr="0019514D" w:rsidRDefault="00F260AF">
      <w:pPr>
        <w:numPr>
          <w:ilvl w:val="0"/>
          <w:numId w:val="291"/>
        </w:numPr>
      </w:pPr>
      <w:r w:rsidRPr="0019514D">
        <w:rPr>
          <w:rFonts w:ascii="Times New Roman" w:hAnsi="Times New Roman" w:cs="Times New Roman"/>
        </w:rPr>
        <w:t>​</w:t>
      </w:r>
      <w:r w:rsidRPr="0019514D">
        <w:rPr>
          <w:rFonts w:ascii="Times New Roman" w:hAnsi="Times New Roman" w:cs="Times New Roman"/>
          <w:b/>
          <w:bCs/>
        </w:rPr>
        <w:t>​</w:t>
      </w:r>
      <w:r w:rsidRPr="0019514D">
        <w:rPr>
          <w:b/>
          <w:bCs/>
        </w:rPr>
        <w:t>发送数据寄存器 (TDR)</w:t>
      </w:r>
      <w:r w:rsidRPr="0019514D">
        <w:rPr>
          <w:rFonts w:ascii="Times New Roman" w:hAnsi="Times New Roman" w:cs="Times New Roman"/>
          <w:b/>
          <w:bCs/>
        </w:rPr>
        <w:t>​</w:t>
      </w:r>
      <w:r w:rsidRPr="0019514D">
        <w:rPr>
          <w:rFonts w:ascii="Times New Roman" w:hAnsi="Times New Roman" w:cs="Times New Roman"/>
        </w:rPr>
        <w:t>​</w:t>
      </w:r>
      <w:r w:rsidRPr="0019514D">
        <w:t>：当你执行</w:t>
      </w:r>
      <w:r w:rsidRPr="0019514D">
        <w:rPr>
          <w:rFonts w:ascii="Times New Roman" w:hAnsi="Times New Roman" w:cs="Times New Roman"/>
        </w:rPr>
        <w:t>​</w:t>
      </w:r>
      <w:r w:rsidRPr="0019514D">
        <w:rPr>
          <w:rFonts w:ascii="Times New Roman" w:hAnsi="Times New Roman" w:cs="Times New Roman"/>
          <w:b/>
          <w:bCs/>
        </w:rPr>
        <w:t>​</w:t>
      </w:r>
      <w:r w:rsidRPr="0019514D">
        <w:rPr>
          <w:b/>
          <w:bCs/>
        </w:rPr>
        <w:t>写操作</w:t>
      </w:r>
      <w:r w:rsidRPr="0019514D">
        <w:rPr>
          <w:rFonts w:ascii="Times New Roman" w:hAnsi="Times New Roman" w:cs="Times New Roman"/>
          <w:b/>
          <w:bCs/>
        </w:rPr>
        <w:t>​</w:t>
      </w:r>
      <w:r w:rsidRPr="0019514D">
        <w:rPr>
          <w:rFonts w:ascii="Times New Roman" w:hAnsi="Times New Roman" w:cs="Times New Roman"/>
        </w:rPr>
        <w:t>​</w:t>
      </w:r>
      <w:r w:rsidRPr="0019514D">
        <w:t>时（例如 USART1-&gt;DR = 0x41;），数据被</w:t>
      </w:r>
      <w:r w:rsidRPr="0019514D">
        <w:rPr>
          <w:color w:val="EE0000"/>
        </w:rPr>
        <w:t>写入TDR</w:t>
      </w:r>
      <w:r w:rsidRPr="0019514D">
        <w:t>。然后USART的发送器会自动</w:t>
      </w:r>
      <w:r w:rsidRPr="0019514D">
        <w:rPr>
          <w:color w:val="EE0000"/>
        </w:rPr>
        <w:t>将TDR中的数据加载到发送移位寄存器中</w:t>
      </w:r>
      <w:r w:rsidRPr="0019514D">
        <w:t>，并</w:t>
      </w:r>
      <w:r w:rsidRPr="0019514D">
        <w:rPr>
          <w:color w:val="EE0000"/>
        </w:rPr>
        <w:t>逐位地通过TX引脚发送出去</w:t>
      </w:r>
      <w:r w:rsidRPr="0019514D">
        <w:t>。</w:t>
      </w:r>
    </w:p>
    <w:p w14:paraId="47E7491E" w14:textId="77777777" w:rsidR="00F260AF" w:rsidRPr="0019514D" w:rsidRDefault="00F260AF">
      <w:pPr>
        <w:numPr>
          <w:ilvl w:val="0"/>
          <w:numId w:val="291"/>
        </w:numPr>
      </w:pPr>
      <w:r w:rsidRPr="0019514D">
        <w:rPr>
          <w:rFonts w:ascii="Times New Roman" w:hAnsi="Times New Roman" w:cs="Times New Roman"/>
        </w:rPr>
        <w:t>​</w:t>
      </w:r>
      <w:r w:rsidRPr="0019514D">
        <w:rPr>
          <w:rFonts w:ascii="Times New Roman" w:hAnsi="Times New Roman" w:cs="Times New Roman"/>
          <w:b/>
          <w:bCs/>
        </w:rPr>
        <w:t>​</w:t>
      </w:r>
      <w:r w:rsidRPr="0019514D">
        <w:rPr>
          <w:b/>
          <w:bCs/>
        </w:rPr>
        <w:t>接收数据寄存器 (RDR)</w:t>
      </w:r>
      <w:r w:rsidRPr="0019514D">
        <w:rPr>
          <w:rFonts w:ascii="Times New Roman" w:hAnsi="Times New Roman" w:cs="Times New Roman"/>
          <w:b/>
          <w:bCs/>
        </w:rPr>
        <w:t>​</w:t>
      </w:r>
      <w:r w:rsidRPr="0019514D">
        <w:rPr>
          <w:rFonts w:ascii="Times New Roman" w:hAnsi="Times New Roman" w:cs="Times New Roman"/>
        </w:rPr>
        <w:t>​</w:t>
      </w:r>
      <w:r w:rsidRPr="0019514D">
        <w:t>：当USART的接收器通过RX引脚收完一个数据帧后，会将</w:t>
      </w:r>
      <w:r w:rsidRPr="0019514D">
        <w:rPr>
          <w:color w:val="EE0000"/>
        </w:rPr>
        <w:t>接收移位寄存器里的数据转移到RDR中</w:t>
      </w:r>
      <w:r w:rsidRPr="0019514D">
        <w:t>。当你执行</w:t>
      </w:r>
      <w:r w:rsidRPr="0019514D">
        <w:rPr>
          <w:rFonts w:ascii="Times New Roman" w:hAnsi="Times New Roman" w:cs="Times New Roman"/>
        </w:rPr>
        <w:t>​</w:t>
      </w:r>
      <w:r w:rsidRPr="0019514D">
        <w:rPr>
          <w:rFonts w:ascii="Times New Roman" w:hAnsi="Times New Roman" w:cs="Times New Roman"/>
          <w:b/>
          <w:bCs/>
        </w:rPr>
        <w:t>​</w:t>
      </w:r>
      <w:r w:rsidRPr="0019514D">
        <w:rPr>
          <w:b/>
          <w:bCs/>
          <w:color w:val="EE0000"/>
        </w:rPr>
        <w:t>读操作</w:t>
      </w:r>
      <w:r w:rsidRPr="0019514D">
        <w:rPr>
          <w:rFonts w:ascii="Times New Roman" w:hAnsi="Times New Roman" w:cs="Times New Roman"/>
          <w:b/>
          <w:bCs/>
        </w:rPr>
        <w:t>​</w:t>
      </w:r>
      <w:r w:rsidRPr="0019514D">
        <w:rPr>
          <w:rFonts w:ascii="Times New Roman" w:hAnsi="Times New Roman" w:cs="Times New Roman"/>
        </w:rPr>
        <w:t>​</w:t>
      </w:r>
      <w:r w:rsidRPr="0019514D">
        <w:t xml:space="preserve">时（例如 </w:t>
      </w:r>
      <w:proofErr w:type="spellStart"/>
      <w:r w:rsidRPr="0019514D">
        <w:t>my_data</w:t>
      </w:r>
      <w:proofErr w:type="spellEnd"/>
      <w:r w:rsidRPr="0019514D">
        <w:t xml:space="preserve"> = USART1-&gt;DR;），你读取的就是</w:t>
      </w:r>
      <w:r w:rsidRPr="0019514D">
        <w:rPr>
          <w:color w:val="EE0000"/>
        </w:rPr>
        <w:t>RDR</w:t>
      </w:r>
      <w:r w:rsidRPr="0019514D">
        <w:t>中的内容。</w:t>
      </w:r>
    </w:p>
    <w:p w14:paraId="0EECE78E" w14:textId="77777777" w:rsidR="00F260AF" w:rsidRPr="0019514D" w:rsidRDefault="00F260AF" w:rsidP="00F260AF">
      <w:r w:rsidRPr="0019514D">
        <w:t>这种“</w:t>
      </w:r>
      <w:r w:rsidRPr="0019514D">
        <w:rPr>
          <w:color w:val="EE0000"/>
        </w:rPr>
        <w:t>一个地址，两个物理寄存器</w:t>
      </w:r>
      <w:r w:rsidRPr="0019514D">
        <w:t>”的设计就是</w:t>
      </w:r>
      <w:r w:rsidRPr="0019514D">
        <w:rPr>
          <w:rFonts w:ascii="Times New Roman" w:hAnsi="Times New Roman" w:cs="Times New Roman"/>
        </w:rPr>
        <w:t>​</w:t>
      </w:r>
      <w:r w:rsidRPr="0019514D">
        <w:rPr>
          <w:rFonts w:ascii="Times New Roman" w:hAnsi="Times New Roman" w:cs="Times New Roman"/>
          <w:b/>
          <w:bCs/>
        </w:rPr>
        <w:t>​</w:t>
      </w:r>
      <w:r w:rsidRPr="0019514D">
        <w:rPr>
          <w:b/>
          <w:bCs/>
          <w:color w:val="EE0000"/>
        </w:rPr>
        <w:t>双重缓冲</w:t>
      </w:r>
      <w:r w:rsidRPr="0019514D">
        <w:rPr>
          <w:rFonts w:ascii="Times New Roman" w:hAnsi="Times New Roman" w:cs="Times New Roman"/>
          <w:b/>
          <w:bCs/>
        </w:rPr>
        <w:t>​</w:t>
      </w:r>
      <w:r w:rsidRPr="0019514D">
        <w:rPr>
          <w:rFonts w:ascii="Times New Roman" w:hAnsi="Times New Roman" w:cs="Times New Roman"/>
        </w:rPr>
        <w:t>​</w:t>
      </w:r>
      <w:r w:rsidRPr="0019514D">
        <w:t>。它带来的好处是：</w:t>
      </w:r>
    </w:p>
    <w:p w14:paraId="317BFC64" w14:textId="77777777" w:rsidR="00F260AF" w:rsidRPr="0019514D" w:rsidRDefault="00F260AF">
      <w:pPr>
        <w:numPr>
          <w:ilvl w:val="0"/>
          <w:numId w:val="292"/>
        </w:numPr>
      </w:pPr>
      <w:r w:rsidRPr="0019514D">
        <w:rPr>
          <w:rFonts w:ascii="Times New Roman" w:hAnsi="Times New Roman" w:cs="Times New Roman"/>
        </w:rPr>
        <w:t>​</w:t>
      </w:r>
      <w:r w:rsidRPr="0019514D">
        <w:rPr>
          <w:rFonts w:ascii="Times New Roman" w:hAnsi="Times New Roman" w:cs="Times New Roman"/>
          <w:b/>
          <w:bCs/>
        </w:rPr>
        <w:t>​</w:t>
      </w:r>
      <w:r w:rsidRPr="0019514D">
        <w:rPr>
          <w:b/>
          <w:bCs/>
        </w:rPr>
        <w:t>对于发送</w:t>
      </w:r>
      <w:r w:rsidRPr="0019514D">
        <w:rPr>
          <w:rFonts w:ascii="Times New Roman" w:hAnsi="Times New Roman" w:cs="Times New Roman"/>
          <w:b/>
          <w:bCs/>
        </w:rPr>
        <w:t>​</w:t>
      </w:r>
      <w:r w:rsidRPr="0019514D">
        <w:rPr>
          <w:rFonts w:ascii="Times New Roman" w:hAnsi="Times New Roman" w:cs="Times New Roman"/>
        </w:rPr>
        <w:t>​</w:t>
      </w:r>
      <w:r w:rsidRPr="0019514D">
        <w:t>：你可以向TDR写入下一个要发送的数据，而当前数据正在发送中（存在于发送移位寄存器里），实现了“</w:t>
      </w:r>
      <w:r w:rsidRPr="0019514D">
        <w:rPr>
          <w:color w:val="EE0000"/>
        </w:rPr>
        <w:t>流水线</w:t>
      </w:r>
      <w:r w:rsidRPr="0019514D">
        <w:t>”操作，</w:t>
      </w:r>
      <w:r w:rsidRPr="0019514D">
        <w:rPr>
          <w:color w:val="EE0000"/>
        </w:rPr>
        <w:t>提高了效率</w:t>
      </w:r>
      <w:r w:rsidRPr="0019514D">
        <w:t>。</w:t>
      </w:r>
    </w:p>
    <w:p w14:paraId="7C8E5EF1" w14:textId="77777777" w:rsidR="00F260AF" w:rsidRPr="0019514D" w:rsidRDefault="00F260AF">
      <w:pPr>
        <w:numPr>
          <w:ilvl w:val="0"/>
          <w:numId w:val="292"/>
        </w:numPr>
      </w:pPr>
      <w:r w:rsidRPr="0019514D">
        <w:rPr>
          <w:rFonts w:ascii="Times New Roman" w:hAnsi="Times New Roman" w:cs="Times New Roman"/>
        </w:rPr>
        <w:t>​</w:t>
      </w:r>
      <w:r w:rsidRPr="0019514D">
        <w:rPr>
          <w:rFonts w:ascii="Times New Roman" w:hAnsi="Times New Roman" w:cs="Times New Roman"/>
          <w:b/>
          <w:bCs/>
        </w:rPr>
        <w:t>​</w:t>
      </w:r>
      <w:r w:rsidRPr="0019514D">
        <w:rPr>
          <w:b/>
          <w:bCs/>
        </w:rPr>
        <w:t>对于接收</w:t>
      </w:r>
      <w:r w:rsidRPr="0019514D">
        <w:rPr>
          <w:rFonts w:ascii="Times New Roman" w:hAnsi="Times New Roman" w:cs="Times New Roman"/>
          <w:b/>
          <w:bCs/>
        </w:rPr>
        <w:t>​</w:t>
      </w:r>
      <w:r w:rsidRPr="0019514D">
        <w:rPr>
          <w:rFonts w:ascii="Times New Roman" w:hAnsi="Times New Roman" w:cs="Times New Roman"/>
        </w:rPr>
        <w:t>​</w:t>
      </w:r>
      <w:r w:rsidRPr="0019514D">
        <w:t>：你可以在</w:t>
      </w:r>
      <w:r w:rsidRPr="0019514D">
        <w:rPr>
          <w:color w:val="EE0000"/>
        </w:rPr>
        <w:t>读取上一个数据（从RDR中）的同时</w:t>
      </w:r>
      <w:r w:rsidRPr="0019514D">
        <w:t>，接收器</w:t>
      </w:r>
      <w:r w:rsidRPr="0019514D">
        <w:rPr>
          <w:color w:val="EE0000"/>
        </w:rPr>
        <w:t>已经在接收下一个数据</w:t>
      </w:r>
      <w:r w:rsidRPr="0019514D">
        <w:t>（到接收移位寄存器里），</w:t>
      </w:r>
      <w:r w:rsidRPr="0019514D">
        <w:rPr>
          <w:color w:val="EE0000"/>
        </w:rPr>
        <w:t>避免了数据丢失</w:t>
      </w:r>
      <w:r w:rsidRPr="0019514D">
        <w:t>。</w:t>
      </w:r>
    </w:p>
    <w:p w14:paraId="7CDD42DA" w14:textId="77777777" w:rsidR="00F260AF" w:rsidRPr="0019514D" w:rsidRDefault="00F260AF" w:rsidP="00F260AF">
      <w:pPr>
        <w:pStyle w:val="3"/>
      </w:pPr>
      <w:r w:rsidRPr="0019514D">
        <w:t xml:space="preserve">3. 数据长度与对齐 </w:t>
      </w:r>
    </w:p>
    <w:p w14:paraId="4F5A9669" w14:textId="77777777" w:rsidR="00F260AF" w:rsidRPr="0019514D" w:rsidRDefault="00F260AF" w:rsidP="00F260AF">
      <w:r w:rsidRPr="0019514D">
        <w:t>USART_DR寄存器实际上是一个</w:t>
      </w:r>
      <w:r w:rsidRPr="0019514D">
        <w:rPr>
          <w:color w:val="EE0000"/>
        </w:rPr>
        <w:t xml:space="preserve"> </w:t>
      </w:r>
      <w:r w:rsidRPr="0019514D">
        <w:rPr>
          <w:rFonts w:ascii="Times New Roman" w:hAnsi="Times New Roman" w:cs="Times New Roman"/>
          <w:color w:val="EE0000"/>
        </w:rPr>
        <w:t>​</w:t>
      </w:r>
      <w:r w:rsidRPr="0019514D">
        <w:rPr>
          <w:rFonts w:ascii="Times New Roman" w:hAnsi="Times New Roman" w:cs="Times New Roman"/>
          <w:b/>
          <w:bCs/>
          <w:color w:val="EE0000"/>
        </w:rPr>
        <w:t>​</w:t>
      </w:r>
      <w:r w:rsidRPr="0019514D">
        <w:rPr>
          <w:b/>
          <w:bCs/>
          <w:color w:val="EE0000"/>
        </w:rPr>
        <w:t>32位</w:t>
      </w:r>
      <w:r w:rsidRPr="0019514D">
        <w:rPr>
          <w:rFonts w:ascii="Times New Roman" w:hAnsi="Times New Roman" w:cs="Times New Roman"/>
          <w:b/>
          <w:bCs/>
          <w:color w:val="EE0000"/>
        </w:rPr>
        <w:t>​</w:t>
      </w:r>
      <w:r w:rsidRPr="0019514D">
        <w:rPr>
          <w:rFonts w:ascii="Times New Roman" w:hAnsi="Times New Roman" w:cs="Times New Roman"/>
          <w:color w:val="EE0000"/>
        </w:rPr>
        <w:t>​</w:t>
      </w:r>
      <w:r w:rsidRPr="0019514D">
        <w:rPr>
          <w:color w:val="EE0000"/>
        </w:rPr>
        <w:t xml:space="preserve"> </w:t>
      </w:r>
      <w:r w:rsidRPr="0019514D">
        <w:t>的寄存器，但通常只使用其</w:t>
      </w:r>
      <w:r w:rsidRPr="0019514D">
        <w:rPr>
          <w:color w:val="EE0000"/>
        </w:rPr>
        <w:t xml:space="preserve">低 </w:t>
      </w:r>
      <w:r w:rsidRPr="0019514D">
        <w:rPr>
          <w:rFonts w:ascii="Times New Roman" w:hAnsi="Times New Roman" w:cs="Times New Roman"/>
          <w:color w:val="EE0000"/>
        </w:rPr>
        <w:t>​</w:t>
      </w:r>
      <w:r w:rsidRPr="0019514D">
        <w:rPr>
          <w:rFonts w:ascii="Times New Roman" w:hAnsi="Times New Roman" w:cs="Times New Roman"/>
          <w:b/>
          <w:bCs/>
          <w:color w:val="EE0000"/>
        </w:rPr>
        <w:t>​</w:t>
      </w:r>
      <w:r w:rsidRPr="0019514D">
        <w:rPr>
          <w:b/>
          <w:bCs/>
          <w:color w:val="EE0000"/>
        </w:rPr>
        <w:t>9 位</w:t>
      </w:r>
      <w:r w:rsidRPr="0019514D">
        <w:rPr>
          <w:rFonts w:ascii="Times New Roman" w:hAnsi="Times New Roman" w:cs="Times New Roman"/>
          <w:b/>
          <w:bCs/>
          <w:color w:val="EE0000"/>
        </w:rPr>
        <w:t>​</w:t>
      </w:r>
      <w:r w:rsidRPr="0019514D">
        <w:rPr>
          <w:rFonts w:ascii="Times New Roman" w:hAnsi="Times New Roman" w:cs="Times New Roman"/>
          <w:color w:val="EE0000"/>
        </w:rPr>
        <w:t>​</w:t>
      </w:r>
      <w:r w:rsidRPr="0019514D">
        <w:t xml:space="preserve"> [8:0]。</w:t>
      </w:r>
    </w:p>
    <w:p w14:paraId="614925AA" w14:textId="77777777" w:rsidR="00F260AF" w:rsidRPr="0019514D" w:rsidRDefault="00F260AF">
      <w:pPr>
        <w:numPr>
          <w:ilvl w:val="0"/>
          <w:numId w:val="293"/>
        </w:numPr>
      </w:pPr>
      <w:r w:rsidRPr="0019514D">
        <w:t xml:space="preserve">数据位的有效长度由USART控制寄存器（如 USART_CR1）中的 </w:t>
      </w:r>
      <w:r w:rsidRPr="0019514D">
        <w:rPr>
          <w:rFonts w:ascii="Times New Roman" w:hAnsi="Times New Roman" w:cs="Times New Roman"/>
        </w:rPr>
        <w:t>​</w:t>
      </w:r>
      <w:r w:rsidRPr="0019514D">
        <w:rPr>
          <w:rFonts w:ascii="Times New Roman" w:hAnsi="Times New Roman" w:cs="Times New Roman"/>
          <w:b/>
          <w:bCs/>
        </w:rPr>
        <w:t>​</w:t>
      </w:r>
      <w:r w:rsidRPr="0019514D">
        <w:rPr>
          <w:b/>
          <w:bCs/>
        </w:rPr>
        <w:t>M</w:t>
      </w:r>
      <w:r w:rsidRPr="0019514D">
        <w:rPr>
          <w:rFonts w:ascii="Times New Roman" w:hAnsi="Times New Roman" w:cs="Times New Roman"/>
          <w:b/>
          <w:bCs/>
        </w:rPr>
        <w:t>​</w:t>
      </w:r>
      <w:r w:rsidRPr="0019514D">
        <w:rPr>
          <w:rFonts w:ascii="Times New Roman" w:hAnsi="Times New Roman" w:cs="Times New Roman"/>
        </w:rPr>
        <w:t>​</w:t>
      </w:r>
      <w:r w:rsidRPr="0019514D">
        <w:t xml:space="preserve"> 位决定：</w:t>
      </w:r>
    </w:p>
    <w:p w14:paraId="4E36DDB3" w14:textId="77777777" w:rsidR="00F260AF" w:rsidRPr="0019514D" w:rsidRDefault="00F260AF">
      <w:pPr>
        <w:numPr>
          <w:ilvl w:val="1"/>
          <w:numId w:val="293"/>
        </w:numPr>
      </w:pPr>
      <w:r w:rsidRPr="0019514D">
        <w:rPr>
          <w:rFonts w:ascii="Times New Roman" w:hAnsi="Times New Roman" w:cs="Times New Roman"/>
        </w:rPr>
        <w:t>​</w:t>
      </w:r>
      <w:r w:rsidRPr="0019514D">
        <w:rPr>
          <w:rFonts w:ascii="Times New Roman" w:hAnsi="Times New Roman" w:cs="Times New Roman"/>
          <w:b/>
          <w:bCs/>
        </w:rPr>
        <w:t>​</w:t>
      </w:r>
      <w:r w:rsidRPr="0019514D">
        <w:rPr>
          <w:b/>
          <w:bCs/>
        </w:rPr>
        <w:t>M = 0</w:t>
      </w:r>
      <w:r w:rsidRPr="0019514D">
        <w:rPr>
          <w:rFonts w:ascii="Times New Roman" w:hAnsi="Times New Roman" w:cs="Times New Roman"/>
          <w:b/>
          <w:bCs/>
        </w:rPr>
        <w:t>​</w:t>
      </w:r>
      <w:r w:rsidRPr="0019514D">
        <w:rPr>
          <w:rFonts w:ascii="Times New Roman" w:hAnsi="Times New Roman" w:cs="Times New Roman"/>
        </w:rPr>
        <w:t>​</w:t>
      </w:r>
      <w:r w:rsidRPr="0019514D">
        <w:t xml:space="preserve">：数据长度为 </w:t>
      </w:r>
      <w:r w:rsidRPr="0019514D">
        <w:rPr>
          <w:rFonts w:ascii="Times New Roman" w:hAnsi="Times New Roman" w:cs="Times New Roman"/>
        </w:rPr>
        <w:t>​</w:t>
      </w:r>
      <w:r w:rsidRPr="0019514D">
        <w:rPr>
          <w:rFonts w:ascii="Times New Roman" w:hAnsi="Times New Roman" w:cs="Times New Roman"/>
          <w:b/>
          <w:bCs/>
        </w:rPr>
        <w:t>​</w:t>
      </w:r>
      <w:r w:rsidRPr="0019514D">
        <w:rPr>
          <w:b/>
          <w:bCs/>
        </w:rPr>
        <w:t>8 位</w:t>
      </w:r>
      <w:r w:rsidRPr="0019514D">
        <w:rPr>
          <w:rFonts w:ascii="Times New Roman" w:hAnsi="Times New Roman" w:cs="Times New Roman"/>
          <w:b/>
          <w:bCs/>
        </w:rPr>
        <w:t>​</w:t>
      </w:r>
      <w:r w:rsidRPr="0019514D">
        <w:rPr>
          <w:rFonts w:ascii="Times New Roman" w:hAnsi="Times New Roman" w:cs="Times New Roman"/>
        </w:rPr>
        <w:t>​</w:t>
      </w:r>
      <w:r w:rsidRPr="0019514D">
        <w:t>。此时使用 DR[7:0]。</w:t>
      </w:r>
    </w:p>
    <w:p w14:paraId="29E3E7EE" w14:textId="77777777" w:rsidR="00F260AF" w:rsidRPr="0019514D" w:rsidRDefault="00F260AF">
      <w:pPr>
        <w:numPr>
          <w:ilvl w:val="1"/>
          <w:numId w:val="293"/>
        </w:numPr>
      </w:pPr>
      <w:r w:rsidRPr="0019514D">
        <w:rPr>
          <w:rFonts w:ascii="Times New Roman" w:hAnsi="Times New Roman" w:cs="Times New Roman"/>
        </w:rPr>
        <w:t>​</w:t>
      </w:r>
      <w:r w:rsidRPr="0019514D">
        <w:rPr>
          <w:rFonts w:ascii="Times New Roman" w:hAnsi="Times New Roman" w:cs="Times New Roman"/>
          <w:b/>
          <w:bCs/>
        </w:rPr>
        <w:t>​</w:t>
      </w:r>
      <w:r w:rsidRPr="0019514D">
        <w:rPr>
          <w:b/>
          <w:bCs/>
        </w:rPr>
        <w:t>M = 1</w:t>
      </w:r>
      <w:r w:rsidRPr="0019514D">
        <w:rPr>
          <w:rFonts w:ascii="Times New Roman" w:hAnsi="Times New Roman" w:cs="Times New Roman"/>
          <w:b/>
          <w:bCs/>
        </w:rPr>
        <w:t>​</w:t>
      </w:r>
      <w:r w:rsidRPr="0019514D">
        <w:rPr>
          <w:rFonts w:ascii="Times New Roman" w:hAnsi="Times New Roman" w:cs="Times New Roman"/>
        </w:rPr>
        <w:t>​</w:t>
      </w:r>
      <w:r w:rsidRPr="0019514D">
        <w:t xml:space="preserve">：数据长度为 </w:t>
      </w:r>
      <w:r w:rsidRPr="0019514D">
        <w:rPr>
          <w:rFonts w:ascii="Times New Roman" w:hAnsi="Times New Roman" w:cs="Times New Roman"/>
        </w:rPr>
        <w:t>​</w:t>
      </w:r>
      <w:r w:rsidRPr="0019514D">
        <w:rPr>
          <w:rFonts w:ascii="Times New Roman" w:hAnsi="Times New Roman" w:cs="Times New Roman"/>
          <w:b/>
          <w:bCs/>
        </w:rPr>
        <w:t>​</w:t>
      </w:r>
      <w:r w:rsidRPr="0019514D">
        <w:rPr>
          <w:b/>
          <w:bCs/>
        </w:rPr>
        <w:t>9 位</w:t>
      </w:r>
      <w:r w:rsidRPr="0019514D">
        <w:rPr>
          <w:rFonts w:ascii="Times New Roman" w:hAnsi="Times New Roman" w:cs="Times New Roman"/>
          <w:b/>
          <w:bCs/>
        </w:rPr>
        <w:t>​</w:t>
      </w:r>
      <w:r w:rsidRPr="0019514D">
        <w:rPr>
          <w:rFonts w:ascii="Times New Roman" w:hAnsi="Times New Roman" w:cs="Times New Roman"/>
        </w:rPr>
        <w:t>​</w:t>
      </w:r>
      <w:r w:rsidRPr="0019514D">
        <w:t>。此时使用 DR[8:0]。</w:t>
      </w:r>
    </w:p>
    <w:p w14:paraId="27456F60" w14:textId="77777777" w:rsidR="00F260AF" w:rsidRPr="0019514D" w:rsidRDefault="00F260AF" w:rsidP="00F260AF">
      <w:r w:rsidRPr="0019514D">
        <w:t>无论数据长度如何，当你读写这个寄存器时，通常都</w:t>
      </w:r>
      <w:r w:rsidRPr="0019514D">
        <w:rPr>
          <w:rFonts w:ascii="Times New Roman" w:hAnsi="Times New Roman" w:cs="Times New Roman"/>
        </w:rPr>
        <w:t>​</w:t>
      </w:r>
      <w:r w:rsidRPr="0019514D">
        <w:rPr>
          <w:rFonts w:ascii="Times New Roman" w:hAnsi="Times New Roman" w:cs="Times New Roman"/>
          <w:b/>
          <w:bCs/>
        </w:rPr>
        <w:t>​</w:t>
      </w:r>
      <w:r w:rsidRPr="0019514D">
        <w:rPr>
          <w:b/>
          <w:bCs/>
        </w:rPr>
        <w:t>只关心它的最低8位或9位</w:t>
      </w:r>
      <w:r w:rsidRPr="0019514D">
        <w:rPr>
          <w:rFonts w:ascii="Times New Roman" w:hAnsi="Times New Roman" w:cs="Times New Roman"/>
          <w:b/>
          <w:bCs/>
        </w:rPr>
        <w:t>​</w:t>
      </w:r>
      <w:r w:rsidRPr="0019514D">
        <w:rPr>
          <w:rFonts w:ascii="Times New Roman" w:hAnsi="Times New Roman" w:cs="Times New Roman"/>
        </w:rPr>
        <w:t>​</w:t>
      </w:r>
      <w:r w:rsidRPr="0019514D">
        <w:t>。高位会被忽略（写时）或为0（读时）。</w:t>
      </w:r>
    </w:p>
    <w:p w14:paraId="2DCE8E84" w14:textId="77777777" w:rsidR="00F260AF" w:rsidRPr="0019514D" w:rsidRDefault="00F260AF" w:rsidP="00F260AF">
      <w:pPr>
        <w:pStyle w:val="3"/>
      </w:pPr>
      <w:r w:rsidRPr="0019514D">
        <w:t xml:space="preserve">4. 如何正确使用（注意事项） </w:t>
      </w:r>
    </w:p>
    <w:p w14:paraId="683E3338" w14:textId="77777777" w:rsidR="00F260AF" w:rsidRPr="0019514D" w:rsidRDefault="00F260AF" w:rsidP="00F260AF">
      <w:r w:rsidRPr="0019514D">
        <w:t>你不能随意地往 USART_DR里写数据或从中读数据，必须检查相应的</w:t>
      </w:r>
      <w:r w:rsidRPr="0019514D">
        <w:rPr>
          <w:rFonts w:ascii="Times New Roman" w:hAnsi="Times New Roman" w:cs="Times New Roman"/>
        </w:rPr>
        <w:t>​</w:t>
      </w:r>
      <w:r w:rsidRPr="0019514D">
        <w:rPr>
          <w:rFonts w:ascii="Times New Roman" w:hAnsi="Times New Roman" w:cs="Times New Roman"/>
          <w:b/>
          <w:bCs/>
        </w:rPr>
        <w:t>​</w:t>
      </w:r>
      <w:r w:rsidRPr="0019514D">
        <w:rPr>
          <w:b/>
          <w:bCs/>
        </w:rPr>
        <w:t>状态标志位</w:t>
      </w:r>
      <w:r w:rsidRPr="0019514D">
        <w:rPr>
          <w:rFonts w:ascii="Times New Roman" w:hAnsi="Times New Roman" w:cs="Times New Roman"/>
          <w:b/>
          <w:bCs/>
        </w:rPr>
        <w:t>​</w:t>
      </w:r>
      <w:r w:rsidRPr="0019514D">
        <w:rPr>
          <w:rFonts w:ascii="Times New Roman" w:hAnsi="Times New Roman" w:cs="Times New Roman"/>
        </w:rPr>
        <w:t>​</w:t>
      </w:r>
      <w:r w:rsidRPr="0019514D">
        <w:t>，以确保操作是有效的，否则会导致数据错误或丢失。</w:t>
      </w:r>
    </w:p>
    <w:p w14:paraId="353FE04F" w14:textId="77777777" w:rsidR="00F260AF" w:rsidRPr="0019514D" w:rsidRDefault="00F260AF" w:rsidP="00F260AF">
      <w:pPr>
        <w:pStyle w:val="4"/>
      </w:pPr>
      <w:r w:rsidRPr="0019514D">
        <w:t xml:space="preserve">发送数据时： </w:t>
      </w:r>
    </w:p>
    <w:p w14:paraId="6E8CFEED" w14:textId="77777777" w:rsidR="00F260AF" w:rsidRPr="0019514D" w:rsidRDefault="00F260AF">
      <w:pPr>
        <w:numPr>
          <w:ilvl w:val="0"/>
          <w:numId w:val="294"/>
        </w:numPr>
      </w:pPr>
      <w:r w:rsidRPr="0019514D">
        <w:rPr>
          <w:rFonts w:ascii="Times New Roman" w:hAnsi="Times New Roman" w:cs="Times New Roman"/>
        </w:rPr>
        <w:t>​</w:t>
      </w:r>
      <w:r w:rsidRPr="0019514D">
        <w:rPr>
          <w:rFonts w:ascii="Times New Roman" w:hAnsi="Times New Roman" w:cs="Times New Roman"/>
          <w:b/>
          <w:bCs/>
        </w:rPr>
        <w:t>​</w:t>
      </w:r>
      <w:r w:rsidRPr="0019514D">
        <w:rPr>
          <w:b/>
          <w:bCs/>
        </w:rPr>
        <w:t>检查状态寄存器 (USART_SR)</w:t>
      </w:r>
      <w:r w:rsidRPr="0019514D">
        <w:rPr>
          <w:rFonts w:ascii="Times New Roman" w:hAnsi="Times New Roman" w:cs="Times New Roman"/>
          <w:b/>
          <w:bCs/>
        </w:rPr>
        <w:t>​</w:t>
      </w:r>
      <w:r w:rsidRPr="0019514D">
        <w:rPr>
          <w:rFonts w:ascii="Times New Roman" w:hAnsi="Times New Roman" w:cs="Times New Roman"/>
        </w:rPr>
        <w:t>​</w:t>
      </w:r>
      <w:r w:rsidRPr="0019514D">
        <w:t xml:space="preserve"> 中的 </w:t>
      </w:r>
      <w:r w:rsidRPr="0019514D">
        <w:rPr>
          <w:rFonts w:ascii="Times New Roman" w:hAnsi="Times New Roman" w:cs="Times New Roman"/>
          <w:color w:val="EE0000"/>
        </w:rPr>
        <w:t>​</w:t>
      </w:r>
      <w:r w:rsidRPr="0019514D">
        <w:rPr>
          <w:rFonts w:ascii="Times New Roman" w:hAnsi="Times New Roman" w:cs="Times New Roman"/>
          <w:b/>
          <w:bCs/>
          <w:color w:val="EE0000"/>
        </w:rPr>
        <w:t>​</w:t>
      </w:r>
      <w:r w:rsidRPr="0019514D">
        <w:rPr>
          <w:b/>
          <w:bCs/>
          <w:color w:val="EE0000"/>
        </w:rPr>
        <w:t>TXE</w:t>
      </w:r>
      <w:r w:rsidRPr="0019514D">
        <w:rPr>
          <w:b/>
          <w:bCs/>
        </w:rPr>
        <w:t xml:space="preserve"> (Transmit data register empty)</w:t>
      </w:r>
      <w:r w:rsidRPr="0019514D">
        <w:rPr>
          <w:rFonts w:ascii="Times New Roman" w:hAnsi="Times New Roman" w:cs="Times New Roman"/>
          <w:b/>
          <w:bCs/>
        </w:rPr>
        <w:t>​</w:t>
      </w:r>
      <w:r w:rsidRPr="0019514D">
        <w:rPr>
          <w:rFonts w:ascii="Times New Roman" w:hAnsi="Times New Roman" w:cs="Times New Roman"/>
        </w:rPr>
        <w:t>​</w:t>
      </w:r>
      <w:r w:rsidRPr="0019514D">
        <w:t xml:space="preserve"> 位。</w:t>
      </w:r>
    </w:p>
    <w:p w14:paraId="321CCE33" w14:textId="77777777" w:rsidR="00F260AF" w:rsidRDefault="00F260AF">
      <w:pPr>
        <w:numPr>
          <w:ilvl w:val="1"/>
          <w:numId w:val="294"/>
        </w:numPr>
      </w:pPr>
      <w:r w:rsidRPr="0019514D">
        <w:rPr>
          <w:rFonts w:ascii="Times New Roman" w:hAnsi="Times New Roman" w:cs="Times New Roman"/>
        </w:rPr>
        <w:t>​</w:t>
      </w:r>
      <w:r w:rsidRPr="0019514D">
        <w:rPr>
          <w:rFonts w:ascii="Times New Roman" w:hAnsi="Times New Roman" w:cs="Times New Roman"/>
          <w:b/>
          <w:bCs/>
        </w:rPr>
        <w:t>​</w:t>
      </w:r>
      <w:r w:rsidRPr="0019514D">
        <w:rPr>
          <w:b/>
          <w:bCs/>
        </w:rPr>
        <w:t>TXE = 1</w:t>
      </w:r>
      <w:r w:rsidRPr="0019514D">
        <w:rPr>
          <w:rFonts w:ascii="Times New Roman" w:hAnsi="Times New Roman" w:cs="Times New Roman"/>
          <w:b/>
          <w:bCs/>
        </w:rPr>
        <w:t>​</w:t>
      </w:r>
      <w:r w:rsidRPr="0019514D">
        <w:rPr>
          <w:rFonts w:ascii="Times New Roman" w:hAnsi="Times New Roman" w:cs="Times New Roman"/>
        </w:rPr>
        <w:t>​</w:t>
      </w:r>
      <w:r w:rsidRPr="0019514D">
        <w:t>：表示</w:t>
      </w:r>
      <w:r w:rsidRPr="0019514D">
        <w:rPr>
          <w:color w:val="EE0000"/>
        </w:rPr>
        <w:t>TDR是空的</w:t>
      </w:r>
      <w:r w:rsidRPr="0019514D">
        <w:t>（数据</w:t>
      </w:r>
      <w:r w:rsidRPr="0019514D">
        <w:rPr>
          <w:b/>
          <w:bCs/>
          <w:color w:val="EE0000"/>
        </w:rPr>
        <w:t>已经被转移到了发送移位寄存器</w:t>
      </w:r>
      <w:r w:rsidRPr="0019514D">
        <w:t>），</w:t>
      </w:r>
      <w:r w:rsidRPr="0019514D">
        <w:lastRenderedPageBreak/>
        <w:t>此时</w:t>
      </w:r>
      <w:r w:rsidRPr="0019514D">
        <w:rPr>
          <w:color w:val="EE0000"/>
        </w:rPr>
        <w:t>可以向 USART_DR写入新的数据</w:t>
      </w:r>
      <w:r w:rsidRPr="0019514D">
        <w:t>。</w:t>
      </w:r>
    </w:p>
    <w:p w14:paraId="161F36FF" w14:textId="77777777" w:rsidR="00F260AF" w:rsidRPr="0019514D" w:rsidRDefault="00F260AF" w:rsidP="00F260AF"/>
    <w:p w14:paraId="468D9E84" w14:textId="77777777" w:rsidR="00F260AF" w:rsidRDefault="00F260AF">
      <w:pPr>
        <w:numPr>
          <w:ilvl w:val="1"/>
          <w:numId w:val="294"/>
        </w:numPr>
      </w:pPr>
      <w:r w:rsidRPr="0019514D">
        <w:t>如果TXE = 0，表示</w:t>
      </w:r>
      <w:r w:rsidRPr="0019514D">
        <w:rPr>
          <w:b/>
          <w:bCs/>
          <w:color w:val="EE0000"/>
        </w:rPr>
        <w:t>上一个数据还在TDR中</w:t>
      </w:r>
      <w:r w:rsidRPr="0019514D">
        <w:t>，</w:t>
      </w:r>
      <w:r w:rsidRPr="0019514D">
        <w:rPr>
          <w:color w:val="EE0000"/>
        </w:rPr>
        <w:t>尚未开始发送</w:t>
      </w:r>
      <w:r w:rsidRPr="0019514D">
        <w:t>或</w:t>
      </w:r>
      <w:r w:rsidRPr="0019514D">
        <w:rPr>
          <w:color w:val="EE0000"/>
        </w:rPr>
        <w:t>正在发送中</w:t>
      </w:r>
      <w:r w:rsidRPr="0019514D">
        <w:t>，此时写入会</w:t>
      </w:r>
      <w:r w:rsidRPr="0019514D">
        <w:rPr>
          <w:color w:val="EE0000"/>
        </w:rPr>
        <w:t>覆盖未发送的数据</w:t>
      </w:r>
      <w:r w:rsidRPr="0019514D">
        <w:t>，导致错误。</w:t>
      </w:r>
    </w:p>
    <w:p w14:paraId="42070B8A" w14:textId="77777777" w:rsidR="00F260AF" w:rsidRDefault="00F260AF" w:rsidP="00F260AF">
      <w:pPr>
        <w:pStyle w:val="5"/>
      </w:pPr>
      <w:r>
        <w:rPr>
          <w:rFonts w:hint="eastAsia"/>
        </w:rPr>
        <w:t>TXE标志的真正含义</w:t>
      </w:r>
    </w:p>
    <w:p w14:paraId="235281F4" w14:textId="77777777" w:rsidR="00F260AF" w:rsidRPr="00462A8F" w:rsidRDefault="00F260AF">
      <w:pPr>
        <w:numPr>
          <w:ilvl w:val="0"/>
          <w:numId w:val="296"/>
        </w:numPr>
      </w:pPr>
      <w:r w:rsidRPr="00462A8F">
        <w:rPr>
          <w:rFonts w:ascii="Times New Roman" w:hAnsi="Times New Roman" w:cs="Times New Roman"/>
        </w:rPr>
        <w:t>​</w:t>
      </w:r>
      <w:r w:rsidRPr="00462A8F">
        <w:rPr>
          <w:rFonts w:ascii="Times New Roman" w:hAnsi="Times New Roman" w:cs="Times New Roman"/>
          <w:b/>
          <w:bCs/>
        </w:rPr>
        <w:t>​</w:t>
      </w:r>
      <w:r w:rsidRPr="00462A8F">
        <w:rPr>
          <w:b/>
          <w:bCs/>
        </w:rPr>
        <w:t>TXE = 1 (Transmit Data Register Empty)</w:t>
      </w:r>
      <w:r w:rsidRPr="00462A8F">
        <w:rPr>
          <w:rFonts w:ascii="Times New Roman" w:hAnsi="Times New Roman" w:cs="Times New Roman"/>
          <w:b/>
          <w:bCs/>
        </w:rPr>
        <w:t>​</w:t>
      </w:r>
      <w:r w:rsidRPr="00462A8F">
        <w:rPr>
          <w:rFonts w:ascii="Times New Roman" w:hAnsi="Times New Roman" w:cs="Times New Roman"/>
        </w:rPr>
        <w:t>​</w:t>
      </w:r>
      <w:r w:rsidRPr="00462A8F">
        <w:t>：</w:t>
      </w:r>
    </w:p>
    <w:p w14:paraId="2F5038CC" w14:textId="77777777" w:rsidR="00F260AF" w:rsidRPr="00462A8F" w:rsidRDefault="00F260AF">
      <w:pPr>
        <w:numPr>
          <w:ilvl w:val="1"/>
          <w:numId w:val="296"/>
        </w:numPr>
      </w:pPr>
      <w:r w:rsidRPr="00462A8F">
        <w:rPr>
          <w:rFonts w:ascii="Times New Roman" w:hAnsi="Times New Roman" w:cs="Times New Roman"/>
        </w:rPr>
        <w:t>​</w:t>
      </w:r>
      <w:r w:rsidRPr="00462A8F">
        <w:rPr>
          <w:rFonts w:ascii="Times New Roman" w:hAnsi="Times New Roman" w:cs="Times New Roman"/>
          <w:b/>
          <w:bCs/>
        </w:rPr>
        <w:t>​</w:t>
      </w:r>
      <w:r w:rsidRPr="00462A8F">
        <w:rPr>
          <w:b/>
          <w:bCs/>
        </w:rPr>
        <w:t>含义</w:t>
      </w:r>
      <w:r w:rsidRPr="00462A8F">
        <w:rPr>
          <w:rFonts w:ascii="Times New Roman" w:hAnsi="Times New Roman" w:cs="Times New Roman"/>
          <w:b/>
          <w:bCs/>
        </w:rPr>
        <w:t>​</w:t>
      </w:r>
      <w:r w:rsidRPr="00462A8F">
        <w:rPr>
          <w:rFonts w:ascii="Times New Roman" w:hAnsi="Times New Roman" w:cs="Times New Roman"/>
        </w:rPr>
        <w:t>​</w:t>
      </w:r>
      <w:r w:rsidRPr="00462A8F">
        <w:t>：</w:t>
      </w:r>
      <w:r w:rsidRPr="00462A8F">
        <w:rPr>
          <w:rFonts w:ascii="Times New Roman" w:hAnsi="Times New Roman" w:cs="Times New Roman"/>
        </w:rPr>
        <w:t>​</w:t>
      </w:r>
      <w:r w:rsidRPr="00462A8F">
        <w:rPr>
          <w:rFonts w:ascii="Times New Roman" w:hAnsi="Times New Roman" w:cs="Times New Roman"/>
          <w:b/>
          <w:bCs/>
        </w:rPr>
        <w:t>​</w:t>
      </w:r>
      <w:r w:rsidRPr="00462A8F">
        <w:rPr>
          <w:b/>
          <w:bCs/>
          <w:color w:val="EE0000"/>
        </w:rPr>
        <w:t xml:space="preserve"> TDR寄存器</w:t>
      </w:r>
      <w:r>
        <w:rPr>
          <w:rFonts w:hint="eastAsia"/>
          <w:b/>
          <w:bCs/>
          <w:color w:val="EE0000"/>
        </w:rPr>
        <w:t>(</w:t>
      </w:r>
      <w:r>
        <w:rPr>
          <w:rFonts w:ascii="Times New Roman" w:hAnsi="Times New Roman" w:cs="Times New Roman" w:hint="eastAsia"/>
          <w:b/>
          <w:bCs/>
        </w:rPr>
        <w:t>发送数据寄存器</w:t>
      </w:r>
      <w:r>
        <w:rPr>
          <w:rFonts w:hint="eastAsia"/>
          <w:b/>
          <w:bCs/>
          <w:color w:val="EE0000"/>
        </w:rPr>
        <w:t>)</w:t>
      </w:r>
      <w:r w:rsidRPr="00462A8F">
        <w:rPr>
          <w:b/>
          <w:bCs/>
          <w:color w:val="EE0000"/>
        </w:rPr>
        <w:t>是空的</w:t>
      </w:r>
      <w:r w:rsidRPr="00462A8F">
        <w:rPr>
          <w:rFonts w:ascii="Times New Roman" w:hAnsi="Times New Roman" w:cs="Times New Roman"/>
          <w:b/>
          <w:bCs/>
        </w:rPr>
        <w:t>​</w:t>
      </w:r>
      <w:r w:rsidRPr="00462A8F">
        <w:rPr>
          <w:rFonts w:ascii="Times New Roman" w:hAnsi="Times New Roman" w:cs="Times New Roman"/>
        </w:rPr>
        <w:t>​</w:t>
      </w:r>
      <w:r w:rsidRPr="00462A8F">
        <w:t>。</w:t>
      </w:r>
    </w:p>
    <w:p w14:paraId="339FA4B4" w14:textId="77777777" w:rsidR="00F260AF" w:rsidRPr="00462A8F" w:rsidRDefault="00F260AF">
      <w:pPr>
        <w:numPr>
          <w:ilvl w:val="1"/>
          <w:numId w:val="296"/>
        </w:numPr>
      </w:pPr>
      <w:r w:rsidRPr="00462A8F">
        <w:rPr>
          <w:rFonts w:ascii="Times New Roman" w:hAnsi="Times New Roman" w:cs="Times New Roman"/>
        </w:rPr>
        <w:t>​</w:t>
      </w:r>
      <w:r w:rsidRPr="00462A8F">
        <w:rPr>
          <w:rFonts w:ascii="Times New Roman" w:hAnsi="Times New Roman" w:cs="Times New Roman"/>
          <w:b/>
          <w:bCs/>
        </w:rPr>
        <w:t>​</w:t>
      </w:r>
      <w:r w:rsidRPr="00462A8F">
        <w:rPr>
          <w:b/>
          <w:bCs/>
        </w:rPr>
        <w:t>具体场景</w:t>
      </w:r>
      <w:r w:rsidRPr="00462A8F">
        <w:rPr>
          <w:rFonts w:ascii="Times New Roman" w:hAnsi="Times New Roman" w:cs="Times New Roman"/>
          <w:b/>
          <w:bCs/>
        </w:rPr>
        <w:t>​</w:t>
      </w:r>
      <w:r w:rsidRPr="00462A8F">
        <w:rPr>
          <w:rFonts w:ascii="Times New Roman" w:hAnsi="Times New Roman" w:cs="Times New Roman"/>
        </w:rPr>
        <w:t>​</w:t>
      </w:r>
      <w:r w:rsidRPr="00462A8F">
        <w:t>：当数据从TDR被</w:t>
      </w:r>
      <w:r w:rsidRPr="00462A8F">
        <w:rPr>
          <w:rFonts w:ascii="Times New Roman" w:hAnsi="Times New Roman" w:cs="Times New Roman"/>
        </w:rPr>
        <w:t>​</w:t>
      </w:r>
      <w:r w:rsidRPr="00462A8F">
        <w:rPr>
          <w:rFonts w:ascii="Times New Roman" w:hAnsi="Times New Roman" w:cs="Times New Roman"/>
          <w:b/>
          <w:bCs/>
        </w:rPr>
        <w:t>​</w:t>
      </w:r>
      <w:r w:rsidRPr="00462A8F">
        <w:rPr>
          <w:b/>
          <w:bCs/>
        </w:rPr>
        <w:t>转移</w:t>
      </w:r>
      <w:r w:rsidRPr="00462A8F">
        <w:rPr>
          <w:rFonts w:ascii="Times New Roman" w:hAnsi="Times New Roman" w:cs="Times New Roman"/>
          <w:b/>
          <w:bCs/>
        </w:rPr>
        <w:t>​</w:t>
      </w:r>
      <w:r w:rsidRPr="00462A8F">
        <w:rPr>
          <w:rFonts w:ascii="Times New Roman" w:hAnsi="Times New Roman" w:cs="Times New Roman"/>
        </w:rPr>
        <w:t>​</w:t>
      </w:r>
      <w:r w:rsidRPr="00462A8F">
        <w:t>到发送移位寄存器后，TDR就变空了，此时硬件会自动将TXE位置1。</w:t>
      </w:r>
    </w:p>
    <w:p w14:paraId="0E7E68E2" w14:textId="77777777" w:rsidR="00F260AF" w:rsidRPr="00462A8F" w:rsidRDefault="00F260AF">
      <w:pPr>
        <w:numPr>
          <w:ilvl w:val="1"/>
          <w:numId w:val="296"/>
        </w:numPr>
      </w:pPr>
      <w:r w:rsidRPr="00462A8F">
        <w:rPr>
          <w:rFonts w:ascii="Times New Roman" w:hAnsi="Times New Roman" w:cs="Times New Roman"/>
        </w:rPr>
        <w:t>​</w:t>
      </w:r>
      <w:r w:rsidRPr="00462A8F">
        <w:rPr>
          <w:rFonts w:ascii="Times New Roman" w:hAnsi="Times New Roman" w:cs="Times New Roman"/>
          <w:b/>
          <w:bCs/>
        </w:rPr>
        <w:t>​</w:t>
      </w:r>
      <w:r w:rsidRPr="00462A8F">
        <w:rPr>
          <w:b/>
          <w:bCs/>
        </w:rPr>
        <w:t>此时移位寄存器在干嘛</w:t>
      </w:r>
      <w:r w:rsidRPr="00462A8F">
        <w:rPr>
          <w:rFonts w:ascii="Times New Roman" w:hAnsi="Times New Roman" w:cs="Times New Roman"/>
          <w:b/>
          <w:bCs/>
        </w:rPr>
        <w:t>​</w:t>
      </w:r>
      <w:r w:rsidRPr="00462A8F">
        <w:rPr>
          <w:rFonts w:ascii="Times New Roman" w:hAnsi="Times New Roman" w:cs="Times New Roman"/>
        </w:rPr>
        <w:t>​</w:t>
      </w:r>
      <w:r w:rsidRPr="00462A8F">
        <w:t>？</w:t>
      </w:r>
      <w:r w:rsidRPr="00462A8F">
        <w:rPr>
          <w:rFonts w:ascii="Times New Roman" w:hAnsi="Times New Roman" w:cs="Times New Roman"/>
        </w:rPr>
        <w:t>​</w:t>
      </w:r>
      <w:r w:rsidRPr="00462A8F">
        <w:rPr>
          <w:rFonts w:ascii="Times New Roman" w:hAnsi="Times New Roman" w:cs="Times New Roman"/>
          <w:b/>
          <w:bCs/>
        </w:rPr>
        <w:t>​</w:t>
      </w:r>
      <w:r w:rsidRPr="00462A8F">
        <w:rPr>
          <w:b/>
          <w:bCs/>
        </w:rPr>
        <w:t>移位寄存器可能正在忙碌地发送数据</w:t>
      </w:r>
      <w:r w:rsidRPr="00462A8F">
        <w:rPr>
          <w:rFonts w:ascii="Times New Roman" w:hAnsi="Times New Roman" w:cs="Times New Roman"/>
          <w:b/>
          <w:bCs/>
        </w:rPr>
        <w:t>​</w:t>
      </w:r>
      <w:r w:rsidRPr="00462A8F">
        <w:rPr>
          <w:rFonts w:ascii="Times New Roman" w:hAnsi="Times New Roman" w:cs="Times New Roman"/>
        </w:rPr>
        <w:t>​</w:t>
      </w:r>
      <w:r w:rsidRPr="00462A8F">
        <w:t>，也可能已经发完了。但这</w:t>
      </w:r>
      <w:r w:rsidRPr="00462A8F">
        <w:rPr>
          <w:rFonts w:ascii="Times New Roman" w:hAnsi="Times New Roman" w:cs="Times New Roman"/>
        </w:rPr>
        <w:t>​</w:t>
      </w:r>
      <w:r w:rsidRPr="00462A8F">
        <w:rPr>
          <w:rFonts w:ascii="Times New Roman" w:hAnsi="Times New Roman" w:cs="Times New Roman"/>
          <w:b/>
          <w:bCs/>
        </w:rPr>
        <w:t>​</w:t>
      </w:r>
      <w:r w:rsidRPr="00462A8F">
        <w:rPr>
          <w:b/>
          <w:bCs/>
        </w:rPr>
        <w:t>不影响TXE标志</w:t>
      </w:r>
      <w:r w:rsidRPr="00462A8F">
        <w:rPr>
          <w:rFonts w:ascii="Times New Roman" w:hAnsi="Times New Roman" w:cs="Times New Roman"/>
          <w:b/>
          <w:bCs/>
        </w:rPr>
        <w:t>​</w:t>
      </w:r>
      <w:r w:rsidRPr="00462A8F">
        <w:rPr>
          <w:rFonts w:ascii="Times New Roman" w:hAnsi="Times New Roman" w:cs="Times New Roman"/>
        </w:rPr>
        <w:t>​</w:t>
      </w:r>
      <w:r w:rsidRPr="00462A8F">
        <w:t>。TXE</w:t>
      </w:r>
      <w:r w:rsidRPr="000A4EE8">
        <w:rPr>
          <w:b/>
          <w:bCs/>
          <w:color w:val="EE0000"/>
        </w:rPr>
        <w:t>只关心TDR是不是空的</w:t>
      </w:r>
      <w:r w:rsidRPr="00462A8F">
        <w:t>。</w:t>
      </w:r>
    </w:p>
    <w:p w14:paraId="228A5143" w14:textId="77777777" w:rsidR="00F260AF" w:rsidRPr="00462A8F" w:rsidRDefault="00F260AF">
      <w:pPr>
        <w:numPr>
          <w:ilvl w:val="0"/>
          <w:numId w:val="296"/>
        </w:numPr>
      </w:pPr>
      <w:r w:rsidRPr="00462A8F">
        <w:rPr>
          <w:rFonts w:ascii="Times New Roman" w:hAnsi="Times New Roman" w:cs="Times New Roman"/>
        </w:rPr>
        <w:t>​</w:t>
      </w:r>
      <w:r w:rsidRPr="00462A8F">
        <w:rPr>
          <w:rFonts w:ascii="Times New Roman" w:hAnsi="Times New Roman" w:cs="Times New Roman"/>
          <w:b/>
          <w:bCs/>
        </w:rPr>
        <w:t>​</w:t>
      </w:r>
      <w:r w:rsidRPr="00462A8F">
        <w:rPr>
          <w:b/>
          <w:bCs/>
        </w:rPr>
        <w:t>TXE = 0</w:t>
      </w:r>
      <w:r w:rsidRPr="00462A8F">
        <w:rPr>
          <w:rFonts w:ascii="Times New Roman" w:hAnsi="Times New Roman" w:cs="Times New Roman"/>
          <w:b/>
          <w:bCs/>
        </w:rPr>
        <w:t>​</w:t>
      </w:r>
      <w:r w:rsidRPr="00462A8F">
        <w:rPr>
          <w:rFonts w:ascii="Times New Roman" w:hAnsi="Times New Roman" w:cs="Times New Roman"/>
        </w:rPr>
        <w:t>​</w:t>
      </w:r>
      <w:r w:rsidRPr="00462A8F">
        <w:t>：</w:t>
      </w:r>
    </w:p>
    <w:p w14:paraId="2F5C42CB" w14:textId="77777777" w:rsidR="00F260AF" w:rsidRPr="00462A8F" w:rsidRDefault="00F260AF">
      <w:pPr>
        <w:numPr>
          <w:ilvl w:val="1"/>
          <w:numId w:val="296"/>
        </w:numPr>
      </w:pPr>
      <w:r w:rsidRPr="00462A8F">
        <w:rPr>
          <w:rFonts w:ascii="Times New Roman" w:hAnsi="Times New Roman" w:cs="Times New Roman"/>
        </w:rPr>
        <w:t>​</w:t>
      </w:r>
      <w:r w:rsidRPr="00462A8F">
        <w:rPr>
          <w:rFonts w:ascii="Times New Roman" w:hAnsi="Times New Roman" w:cs="Times New Roman"/>
          <w:b/>
          <w:bCs/>
        </w:rPr>
        <w:t>​</w:t>
      </w:r>
      <w:r w:rsidRPr="00462A8F">
        <w:rPr>
          <w:b/>
          <w:bCs/>
        </w:rPr>
        <w:t>含义</w:t>
      </w:r>
      <w:r w:rsidRPr="00462A8F">
        <w:rPr>
          <w:rFonts w:ascii="Times New Roman" w:hAnsi="Times New Roman" w:cs="Times New Roman"/>
          <w:b/>
          <w:bCs/>
        </w:rPr>
        <w:t>​</w:t>
      </w:r>
      <w:r w:rsidRPr="00462A8F">
        <w:rPr>
          <w:rFonts w:ascii="Times New Roman" w:hAnsi="Times New Roman" w:cs="Times New Roman"/>
        </w:rPr>
        <w:t>​</w:t>
      </w:r>
      <w:r w:rsidRPr="00462A8F">
        <w:t>：</w:t>
      </w:r>
      <w:r w:rsidRPr="00462A8F">
        <w:rPr>
          <w:rFonts w:ascii="Times New Roman" w:hAnsi="Times New Roman" w:cs="Times New Roman"/>
        </w:rPr>
        <w:t>​</w:t>
      </w:r>
      <w:r w:rsidRPr="00462A8F">
        <w:rPr>
          <w:rFonts w:ascii="Times New Roman" w:hAnsi="Times New Roman" w:cs="Times New Roman"/>
          <w:b/>
          <w:bCs/>
        </w:rPr>
        <w:t>​</w:t>
      </w:r>
      <w:r w:rsidRPr="00462A8F">
        <w:rPr>
          <w:b/>
          <w:bCs/>
          <w:color w:val="EE0000"/>
        </w:rPr>
        <w:t>TDR寄存器</w:t>
      </w:r>
      <w:r>
        <w:rPr>
          <w:rFonts w:hint="eastAsia"/>
          <w:b/>
          <w:bCs/>
          <w:color w:val="EE0000"/>
        </w:rPr>
        <w:t>(</w:t>
      </w:r>
      <w:r>
        <w:rPr>
          <w:rFonts w:ascii="Times New Roman" w:hAnsi="Times New Roman" w:cs="Times New Roman" w:hint="eastAsia"/>
          <w:b/>
          <w:bCs/>
        </w:rPr>
        <w:t>发送数据寄存器</w:t>
      </w:r>
      <w:r>
        <w:rPr>
          <w:rFonts w:hint="eastAsia"/>
          <w:b/>
          <w:bCs/>
          <w:color w:val="EE0000"/>
        </w:rPr>
        <w:t>)</w:t>
      </w:r>
      <w:r w:rsidRPr="00462A8F">
        <w:rPr>
          <w:b/>
          <w:bCs/>
          <w:color w:val="EE0000"/>
        </w:rPr>
        <w:t>非空</w:t>
      </w:r>
      <w:r w:rsidRPr="00462A8F">
        <w:rPr>
          <w:rFonts w:ascii="Times New Roman" w:hAnsi="Times New Roman" w:cs="Times New Roman"/>
          <w:b/>
          <w:bCs/>
          <w:color w:val="EE0000"/>
        </w:rPr>
        <w:t>​</w:t>
      </w:r>
      <w:r w:rsidRPr="00462A8F">
        <w:rPr>
          <w:rFonts w:ascii="Times New Roman" w:hAnsi="Times New Roman" w:cs="Times New Roman"/>
          <w:color w:val="EE0000"/>
        </w:rPr>
        <w:t>​</w:t>
      </w:r>
      <w:r w:rsidRPr="00462A8F">
        <w:t>，里面还有数据。</w:t>
      </w:r>
    </w:p>
    <w:p w14:paraId="017B3C38" w14:textId="77777777" w:rsidR="00F260AF" w:rsidRPr="00462A8F" w:rsidRDefault="00F260AF">
      <w:pPr>
        <w:numPr>
          <w:ilvl w:val="1"/>
          <w:numId w:val="296"/>
        </w:numPr>
      </w:pPr>
      <w:r w:rsidRPr="00462A8F">
        <w:rPr>
          <w:rFonts w:ascii="Times New Roman" w:hAnsi="Times New Roman" w:cs="Times New Roman"/>
        </w:rPr>
        <w:t>​</w:t>
      </w:r>
      <w:r w:rsidRPr="00462A8F">
        <w:rPr>
          <w:rFonts w:ascii="Times New Roman" w:hAnsi="Times New Roman" w:cs="Times New Roman"/>
          <w:b/>
          <w:bCs/>
        </w:rPr>
        <w:t>​</w:t>
      </w:r>
      <w:r w:rsidRPr="00462A8F">
        <w:rPr>
          <w:b/>
          <w:bCs/>
        </w:rPr>
        <w:t>具体场景</w:t>
      </w:r>
      <w:r w:rsidRPr="00462A8F">
        <w:rPr>
          <w:rFonts w:ascii="Times New Roman" w:hAnsi="Times New Roman" w:cs="Times New Roman"/>
          <w:b/>
          <w:bCs/>
        </w:rPr>
        <w:t>​</w:t>
      </w:r>
      <w:r w:rsidRPr="00462A8F">
        <w:rPr>
          <w:rFonts w:ascii="Times New Roman" w:hAnsi="Times New Roman" w:cs="Times New Roman"/>
        </w:rPr>
        <w:t>​</w:t>
      </w:r>
      <w:r w:rsidRPr="00462A8F">
        <w:t>：当你执行 USART-&gt;DR = data;后，数据被写入TDR，硬件会立刻将TXE位清零（置0）。此时数据还在TDR里排队，等待被转移到移位寄存器中去发送。</w:t>
      </w:r>
    </w:p>
    <w:p w14:paraId="6FC1D4FB" w14:textId="77777777" w:rsidR="00F260AF" w:rsidRPr="0019514D" w:rsidRDefault="00F260AF" w:rsidP="00F260AF">
      <w:pPr>
        <w:pStyle w:val="4"/>
      </w:pPr>
      <w:r w:rsidRPr="0019514D">
        <w:t xml:space="preserve">接收数据时： </w:t>
      </w:r>
    </w:p>
    <w:p w14:paraId="7A149A91" w14:textId="77777777" w:rsidR="00F260AF" w:rsidRPr="0019514D" w:rsidRDefault="00F260AF">
      <w:pPr>
        <w:numPr>
          <w:ilvl w:val="0"/>
          <w:numId w:val="295"/>
        </w:numPr>
      </w:pPr>
      <w:r w:rsidRPr="0019514D">
        <w:rPr>
          <w:rFonts w:ascii="Times New Roman" w:hAnsi="Times New Roman" w:cs="Times New Roman"/>
        </w:rPr>
        <w:t>​</w:t>
      </w:r>
      <w:r w:rsidRPr="0019514D">
        <w:rPr>
          <w:rFonts w:ascii="Times New Roman" w:hAnsi="Times New Roman" w:cs="Times New Roman"/>
          <w:b/>
          <w:bCs/>
        </w:rPr>
        <w:t>​</w:t>
      </w:r>
      <w:r w:rsidRPr="0019514D">
        <w:rPr>
          <w:b/>
          <w:bCs/>
        </w:rPr>
        <w:t>检查状态寄存器 (USART_SR)</w:t>
      </w:r>
      <w:r w:rsidRPr="0019514D">
        <w:rPr>
          <w:rFonts w:ascii="Times New Roman" w:hAnsi="Times New Roman" w:cs="Times New Roman"/>
          <w:b/>
          <w:bCs/>
        </w:rPr>
        <w:t>​</w:t>
      </w:r>
      <w:r w:rsidRPr="0019514D">
        <w:rPr>
          <w:rFonts w:ascii="Times New Roman" w:hAnsi="Times New Roman" w:cs="Times New Roman"/>
        </w:rPr>
        <w:t>​</w:t>
      </w:r>
      <w:r w:rsidRPr="0019514D">
        <w:t xml:space="preserve"> 中的</w:t>
      </w:r>
      <w:r w:rsidRPr="0019514D">
        <w:rPr>
          <w:color w:val="EE0000"/>
        </w:rPr>
        <w:t xml:space="preserve"> </w:t>
      </w:r>
      <w:r w:rsidRPr="0019514D">
        <w:rPr>
          <w:rFonts w:ascii="Times New Roman" w:hAnsi="Times New Roman" w:cs="Times New Roman"/>
          <w:color w:val="EE0000"/>
        </w:rPr>
        <w:t>​</w:t>
      </w:r>
      <w:r w:rsidRPr="0019514D">
        <w:rPr>
          <w:rFonts w:ascii="Times New Roman" w:hAnsi="Times New Roman" w:cs="Times New Roman"/>
          <w:b/>
          <w:bCs/>
          <w:color w:val="EE0000"/>
        </w:rPr>
        <w:t>​</w:t>
      </w:r>
      <w:r w:rsidRPr="0019514D">
        <w:rPr>
          <w:b/>
          <w:bCs/>
          <w:color w:val="EE0000"/>
        </w:rPr>
        <w:t>RXNE</w:t>
      </w:r>
      <w:r w:rsidRPr="0019514D">
        <w:rPr>
          <w:b/>
          <w:bCs/>
        </w:rPr>
        <w:t xml:space="preserve"> (Read data register not empty)</w:t>
      </w:r>
      <w:r w:rsidRPr="0019514D">
        <w:rPr>
          <w:rFonts w:ascii="Times New Roman" w:hAnsi="Times New Roman" w:cs="Times New Roman"/>
          <w:b/>
          <w:bCs/>
        </w:rPr>
        <w:t>​</w:t>
      </w:r>
      <w:r w:rsidRPr="0019514D">
        <w:rPr>
          <w:rFonts w:ascii="Times New Roman" w:hAnsi="Times New Roman" w:cs="Times New Roman"/>
        </w:rPr>
        <w:t>​</w:t>
      </w:r>
      <w:r w:rsidRPr="0019514D">
        <w:t xml:space="preserve"> 位。</w:t>
      </w:r>
    </w:p>
    <w:p w14:paraId="037A9BF3" w14:textId="77777777" w:rsidR="00F260AF" w:rsidRPr="0019514D" w:rsidRDefault="00F260AF">
      <w:pPr>
        <w:numPr>
          <w:ilvl w:val="1"/>
          <w:numId w:val="295"/>
        </w:numPr>
      </w:pPr>
      <w:r w:rsidRPr="0019514D">
        <w:rPr>
          <w:rFonts w:ascii="Times New Roman" w:hAnsi="Times New Roman" w:cs="Times New Roman"/>
        </w:rPr>
        <w:t>​</w:t>
      </w:r>
      <w:r w:rsidRPr="0019514D">
        <w:rPr>
          <w:rFonts w:ascii="Times New Roman" w:hAnsi="Times New Roman" w:cs="Times New Roman"/>
          <w:b/>
          <w:bCs/>
        </w:rPr>
        <w:t>​</w:t>
      </w:r>
      <w:r w:rsidRPr="0019514D">
        <w:rPr>
          <w:b/>
          <w:bCs/>
        </w:rPr>
        <w:t>RXNE = 1</w:t>
      </w:r>
      <w:r w:rsidRPr="0019514D">
        <w:rPr>
          <w:rFonts w:ascii="Times New Roman" w:hAnsi="Times New Roman" w:cs="Times New Roman"/>
          <w:b/>
          <w:bCs/>
        </w:rPr>
        <w:t>​</w:t>
      </w:r>
      <w:r w:rsidRPr="0019514D">
        <w:rPr>
          <w:rFonts w:ascii="Times New Roman" w:hAnsi="Times New Roman" w:cs="Times New Roman"/>
        </w:rPr>
        <w:t>​</w:t>
      </w:r>
      <w:r w:rsidRPr="0019514D">
        <w:t>：表示RDR中</w:t>
      </w:r>
      <w:r w:rsidRPr="0019514D">
        <w:rPr>
          <w:b/>
          <w:bCs/>
          <w:color w:val="EE0000"/>
        </w:rPr>
        <w:t>有新的数据已经就绪</w:t>
      </w:r>
      <w:r w:rsidRPr="0019514D">
        <w:t>，可以</w:t>
      </w:r>
      <w:r w:rsidRPr="0019514D">
        <w:rPr>
          <w:color w:val="EE0000"/>
        </w:rPr>
        <w:t>从 USART_DR中读取</w:t>
      </w:r>
      <w:r w:rsidRPr="0019514D">
        <w:t>。</w:t>
      </w:r>
    </w:p>
    <w:p w14:paraId="11BD62B7" w14:textId="77777777" w:rsidR="00F260AF" w:rsidRDefault="00F260AF">
      <w:pPr>
        <w:numPr>
          <w:ilvl w:val="1"/>
          <w:numId w:val="295"/>
        </w:numPr>
      </w:pPr>
      <w:r w:rsidRPr="0019514D">
        <w:t>读取 USART_DR的操作会</w:t>
      </w:r>
      <w:r w:rsidRPr="0019514D">
        <w:rPr>
          <w:b/>
          <w:bCs/>
          <w:color w:val="EE0000"/>
        </w:rPr>
        <w:t>自动清除RXNE标志位</w:t>
      </w:r>
      <w:r w:rsidRPr="0019514D">
        <w:t>。如果</w:t>
      </w:r>
      <w:r w:rsidRPr="0019514D">
        <w:rPr>
          <w:b/>
          <w:bCs/>
          <w:color w:val="EE0000"/>
        </w:rPr>
        <w:t>RXNE = 0</w:t>
      </w:r>
      <w:r w:rsidRPr="0019514D">
        <w:t>，表示</w:t>
      </w:r>
      <w:r w:rsidRPr="0019514D">
        <w:rPr>
          <w:b/>
          <w:bCs/>
          <w:color w:val="EE0000"/>
        </w:rPr>
        <w:t>没有新数据</w:t>
      </w:r>
      <w:r w:rsidRPr="0019514D">
        <w:t>，此时读取到的可能是</w:t>
      </w:r>
      <w:r w:rsidRPr="0019514D">
        <w:rPr>
          <w:color w:val="EE0000"/>
        </w:rPr>
        <w:t>旧数据</w:t>
      </w:r>
      <w:r w:rsidRPr="0019514D">
        <w:t>或</w:t>
      </w:r>
      <w:r w:rsidRPr="0019514D">
        <w:rPr>
          <w:color w:val="EE0000"/>
        </w:rPr>
        <w:t>无效数据</w:t>
      </w:r>
      <w:r w:rsidRPr="0019514D">
        <w:t>。</w:t>
      </w:r>
    </w:p>
    <w:p w14:paraId="2980CB1E" w14:textId="77777777" w:rsidR="00F260AF" w:rsidRPr="00FD2389" w:rsidRDefault="00F260AF" w:rsidP="00F260AF">
      <w:pPr>
        <w:pStyle w:val="5"/>
      </w:pPr>
      <w:r w:rsidRPr="00FD2389">
        <w:t>RXNE 标志的详细行为</w:t>
      </w:r>
    </w:p>
    <w:p w14:paraId="4CFD000F" w14:textId="77777777" w:rsidR="00F260AF" w:rsidRPr="00FD2389" w:rsidRDefault="00F260AF">
      <w:pPr>
        <w:numPr>
          <w:ilvl w:val="0"/>
          <w:numId w:val="297"/>
        </w:numPr>
      </w:pPr>
      <w:r w:rsidRPr="00FD2389">
        <w:rPr>
          <w:rFonts w:ascii="Times New Roman" w:hAnsi="Times New Roman" w:cs="Times New Roman"/>
        </w:rPr>
        <w:t>​</w:t>
      </w:r>
      <w:r w:rsidRPr="00FD2389">
        <w:rPr>
          <w:rFonts w:ascii="Times New Roman" w:hAnsi="Times New Roman" w:cs="Times New Roman"/>
          <w:b/>
          <w:bCs/>
        </w:rPr>
        <w:t>​</w:t>
      </w:r>
      <w:r w:rsidRPr="00FD2389">
        <w:rPr>
          <w:b/>
          <w:bCs/>
        </w:rPr>
        <w:t>RXNE = 1 (Read data register Not Empty)</w:t>
      </w:r>
      <w:r w:rsidRPr="00FD2389">
        <w:rPr>
          <w:rFonts w:ascii="Times New Roman" w:hAnsi="Times New Roman" w:cs="Times New Roman"/>
          <w:b/>
          <w:bCs/>
        </w:rPr>
        <w:t>​</w:t>
      </w:r>
      <w:r w:rsidRPr="00FD2389">
        <w:rPr>
          <w:rFonts w:ascii="Times New Roman" w:hAnsi="Times New Roman" w:cs="Times New Roman"/>
        </w:rPr>
        <w:t>​</w:t>
      </w:r>
      <w:r w:rsidRPr="00FD2389">
        <w:t>：</w:t>
      </w:r>
    </w:p>
    <w:p w14:paraId="20F82834" w14:textId="77777777" w:rsidR="00F260AF" w:rsidRPr="00FD2389" w:rsidRDefault="00F260AF">
      <w:pPr>
        <w:numPr>
          <w:ilvl w:val="1"/>
          <w:numId w:val="297"/>
        </w:numPr>
      </w:pPr>
      <w:r w:rsidRPr="00FD2389">
        <w:rPr>
          <w:rFonts w:ascii="Times New Roman" w:hAnsi="Times New Roman" w:cs="Times New Roman"/>
        </w:rPr>
        <w:t>​</w:t>
      </w:r>
      <w:r w:rsidRPr="00FD2389">
        <w:rPr>
          <w:rFonts w:ascii="Times New Roman" w:hAnsi="Times New Roman" w:cs="Times New Roman"/>
          <w:b/>
          <w:bCs/>
        </w:rPr>
        <w:t>​</w:t>
      </w:r>
      <w:r w:rsidRPr="00FD2389">
        <w:rPr>
          <w:b/>
          <w:bCs/>
        </w:rPr>
        <w:t>含义</w:t>
      </w:r>
      <w:r w:rsidRPr="00FD2389">
        <w:rPr>
          <w:rFonts w:ascii="Times New Roman" w:hAnsi="Times New Roman" w:cs="Times New Roman"/>
          <w:b/>
          <w:bCs/>
        </w:rPr>
        <w:t>​</w:t>
      </w:r>
      <w:r w:rsidRPr="00FD2389">
        <w:rPr>
          <w:rFonts w:ascii="Times New Roman" w:hAnsi="Times New Roman" w:cs="Times New Roman"/>
        </w:rPr>
        <w:t>​</w:t>
      </w:r>
      <w:r w:rsidRPr="00FD2389">
        <w:t>：</w:t>
      </w:r>
      <w:r w:rsidRPr="00FD2389">
        <w:rPr>
          <w:rFonts w:ascii="Times New Roman" w:hAnsi="Times New Roman" w:cs="Times New Roman"/>
          <w:color w:val="EE0000"/>
        </w:rPr>
        <w:t>​</w:t>
      </w:r>
      <w:r w:rsidRPr="00FD2389">
        <w:rPr>
          <w:rFonts w:ascii="Times New Roman" w:hAnsi="Times New Roman" w:cs="Times New Roman"/>
          <w:b/>
          <w:bCs/>
          <w:color w:val="EE0000"/>
        </w:rPr>
        <w:t>​</w:t>
      </w:r>
      <w:r w:rsidRPr="00FD2389">
        <w:rPr>
          <w:b/>
          <w:bCs/>
          <w:color w:val="EE0000"/>
        </w:rPr>
        <w:t>RDR寄存器</w:t>
      </w:r>
      <w:r w:rsidRPr="00DD3232">
        <w:rPr>
          <w:rFonts w:hint="eastAsia"/>
          <w:b/>
          <w:bCs/>
          <w:color w:val="EE0000"/>
        </w:rPr>
        <w:t>(接收数据寄存器)</w:t>
      </w:r>
      <w:r w:rsidRPr="00FD2389">
        <w:rPr>
          <w:b/>
          <w:bCs/>
          <w:color w:val="EE0000"/>
        </w:rPr>
        <w:t>是“满”的</w:t>
      </w:r>
      <w:r w:rsidRPr="00FD2389">
        <w:rPr>
          <w:rFonts w:ascii="Times New Roman" w:hAnsi="Times New Roman" w:cs="Times New Roman"/>
          <w:b/>
          <w:bCs/>
          <w:color w:val="EE0000"/>
        </w:rPr>
        <w:t>​</w:t>
      </w:r>
      <w:r w:rsidRPr="00FD2389">
        <w:rPr>
          <w:rFonts w:ascii="Times New Roman" w:hAnsi="Times New Roman" w:cs="Times New Roman"/>
          <w:color w:val="EE0000"/>
        </w:rPr>
        <w:t>​</w:t>
      </w:r>
      <w:r w:rsidRPr="00FD2389">
        <w:t>，里面</w:t>
      </w:r>
      <w:r w:rsidRPr="00FD2389">
        <w:rPr>
          <w:color w:val="EE0000"/>
        </w:rPr>
        <w:t>有新到的</w:t>
      </w:r>
      <w:r w:rsidRPr="00FD2389">
        <w:t>、CPU还</w:t>
      </w:r>
      <w:r w:rsidRPr="00FD2389">
        <w:rPr>
          <w:color w:val="EE0000"/>
        </w:rPr>
        <w:t>未读取的数据</w:t>
      </w:r>
      <w:r w:rsidRPr="00FD2389">
        <w:t>。</w:t>
      </w:r>
    </w:p>
    <w:p w14:paraId="6B2B03D1" w14:textId="77777777" w:rsidR="00F260AF" w:rsidRPr="00FD2389" w:rsidRDefault="00F260AF">
      <w:pPr>
        <w:numPr>
          <w:ilvl w:val="1"/>
          <w:numId w:val="297"/>
        </w:numPr>
      </w:pPr>
      <w:r w:rsidRPr="00FD2389">
        <w:rPr>
          <w:rFonts w:ascii="Times New Roman" w:hAnsi="Times New Roman" w:cs="Times New Roman"/>
        </w:rPr>
        <w:t>​</w:t>
      </w:r>
      <w:r w:rsidRPr="00FD2389">
        <w:rPr>
          <w:rFonts w:ascii="Times New Roman" w:hAnsi="Times New Roman" w:cs="Times New Roman"/>
          <w:b/>
          <w:bCs/>
        </w:rPr>
        <w:t>​</w:t>
      </w:r>
      <w:r w:rsidRPr="00FD2389">
        <w:rPr>
          <w:b/>
          <w:bCs/>
        </w:rPr>
        <w:t>触发条件</w:t>
      </w:r>
      <w:r w:rsidRPr="00FD2389">
        <w:rPr>
          <w:rFonts w:ascii="Times New Roman" w:hAnsi="Times New Roman" w:cs="Times New Roman"/>
          <w:b/>
          <w:bCs/>
        </w:rPr>
        <w:t>​</w:t>
      </w:r>
      <w:r w:rsidRPr="00FD2389">
        <w:rPr>
          <w:rFonts w:ascii="Times New Roman" w:hAnsi="Times New Roman" w:cs="Times New Roman"/>
        </w:rPr>
        <w:t>​</w:t>
      </w:r>
      <w:r w:rsidRPr="00FD2389">
        <w:t>：当硬件成功接收完一个完整的数据帧，并将其</w:t>
      </w:r>
      <w:r w:rsidRPr="00FD2389">
        <w:rPr>
          <w:color w:val="EE0000"/>
        </w:rPr>
        <w:t>从</w:t>
      </w:r>
      <w:r w:rsidRPr="00FD2389">
        <w:rPr>
          <w:rFonts w:ascii="Times New Roman" w:hAnsi="Times New Roman" w:cs="Times New Roman"/>
          <w:color w:val="EE0000"/>
        </w:rPr>
        <w:t>​</w:t>
      </w:r>
      <w:r w:rsidRPr="00FD2389">
        <w:rPr>
          <w:rFonts w:ascii="Times New Roman" w:hAnsi="Times New Roman" w:cs="Times New Roman"/>
          <w:b/>
          <w:bCs/>
          <w:color w:val="EE0000"/>
        </w:rPr>
        <w:t>​</w:t>
      </w:r>
      <w:r w:rsidRPr="00FD2389">
        <w:rPr>
          <w:b/>
          <w:bCs/>
          <w:color w:val="EE0000"/>
        </w:rPr>
        <w:t>接收移位寄存器</w:t>
      </w:r>
      <w:r w:rsidRPr="00FD2389">
        <w:rPr>
          <w:rFonts w:ascii="Times New Roman" w:hAnsi="Times New Roman" w:cs="Times New Roman"/>
          <w:b/>
          <w:bCs/>
          <w:color w:val="EE0000"/>
        </w:rPr>
        <w:t>​</w:t>
      </w:r>
      <w:r w:rsidRPr="00FD2389">
        <w:rPr>
          <w:rFonts w:ascii="Times New Roman" w:hAnsi="Times New Roman" w:cs="Times New Roman"/>
          <w:color w:val="EE0000"/>
        </w:rPr>
        <w:t>​</w:t>
      </w:r>
      <w:r w:rsidRPr="00FD2389">
        <w:rPr>
          <w:color w:val="EE0000"/>
        </w:rPr>
        <w:t xml:space="preserve"> </w:t>
      </w:r>
      <w:r w:rsidRPr="00FD2389">
        <w:rPr>
          <w:rFonts w:ascii="Times New Roman" w:hAnsi="Times New Roman" w:cs="Times New Roman"/>
          <w:color w:val="EE0000"/>
        </w:rPr>
        <w:t>​</w:t>
      </w:r>
      <w:r w:rsidRPr="00FD2389">
        <w:rPr>
          <w:rFonts w:ascii="Times New Roman" w:hAnsi="Times New Roman" w:cs="Times New Roman"/>
          <w:b/>
          <w:bCs/>
          <w:color w:val="EE0000"/>
        </w:rPr>
        <w:t>​</w:t>
      </w:r>
      <w:r w:rsidRPr="00FD2389">
        <w:rPr>
          <w:b/>
          <w:bCs/>
          <w:color w:val="EE0000"/>
        </w:rPr>
        <w:t>转移</w:t>
      </w:r>
      <w:r w:rsidRPr="00FD2389">
        <w:rPr>
          <w:rFonts w:ascii="Times New Roman" w:hAnsi="Times New Roman" w:cs="Times New Roman"/>
          <w:b/>
          <w:bCs/>
          <w:color w:val="EE0000"/>
        </w:rPr>
        <w:t>​</w:t>
      </w:r>
      <w:r w:rsidRPr="00FD2389">
        <w:rPr>
          <w:rFonts w:ascii="Times New Roman" w:hAnsi="Times New Roman" w:cs="Times New Roman"/>
          <w:color w:val="EE0000"/>
        </w:rPr>
        <w:t>​</w:t>
      </w:r>
      <w:r w:rsidRPr="00FD2389">
        <w:rPr>
          <w:color w:val="EE0000"/>
        </w:rPr>
        <w:t xml:space="preserve">到 </w:t>
      </w:r>
      <w:r w:rsidRPr="00FD2389">
        <w:rPr>
          <w:rFonts w:ascii="Times New Roman" w:hAnsi="Times New Roman" w:cs="Times New Roman"/>
          <w:color w:val="EE0000"/>
        </w:rPr>
        <w:t>​</w:t>
      </w:r>
      <w:r w:rsidRPr="00FD2389">
        <w:rPr>
          <w:rFonts w:ascii="Times New Roman" w:hAnsi="Times New Roman" w:cs="Times New Roman"/>
          <w:b/>
          <w:bCs/>
          <w:color w:val="EE0000"/>
        </w:rPr>
        <w:t>​</w:t>
      </w:r>
      <w:r w:rsidRPr="00FD2389">
        <w:rPr>
          <w:b/>
          <w:bCs/>
          <w:color w:val="EE0000"/>
        </w:rPr>
        <w:t>RDR</w:t>
      </w:r>
      <w:r w:rsidRPr="00FD2389">
        <w:rPr>
          <w:rFonts w:ascii="Times New Roman" w:hAnsi="Times New Roman" w:cs="Times New Roman"/>
          <w:b/>
          <w:bCs/>
        </w:rPr>
        <w:t>​</w:t>
      </w:r>
      <w:r w:rsidRPr="00FD2389">
        <w:rPr>
          <w:rFonts w:ascii="Times New Roman" w:hAnsi="Times New Roman" w:cs="Times New Roman"/>
        </w:rPr>
        <w:t>​</w:t>
      </w:r>
      <w:r w:rsidRPr="00FD2389">
        <w:t xml:space="preserve"> 之后，硬件会</w:t>
      </w:r>
      <w:r w:rsidRPr="00FD2389">
        <w:rPr>
          <w:rFonts w:ascii="Times New Roman" w:hAnsi="Times New Roman" w:cs="Times New Roman"/>
        </w:rPr>
        <w:t>​</w:t>
      </w:r>
      <w:r w:rsidRPr="00FD2389">
        <w:rPr>
          <w:rFonts w:ascii="Times New Roman" w:hAnsi="Times New Roman" w:cs="Times New Roman"/>
          <w:b/>
          <w:bCs/>
        </w:rPr>
        <w:t>​</w:t>
      </w:r>
      <w:r w:rsidRPr="00FD2389">
        <w:rPr>
          <w:b/>
          <w:bCs/>
        </w:rPr>
        <w:t>自动</w:t>
      </w:r>
      <w:r w:rsidRPr="00FD2389">
        <w:rPr>
          <w:rFonts w:ascii="Times New Roman" w:hAnsi="Times New Roman" w:cs="Times New Roman"/>
          <w:b/>
          <w:bCs/>
        </w:rPr>
        <w:t>​</w:t>
      </w:r>
      <w:r w:rsidRPr="00FD2389">
        <w:rPr>
          <w:rFonts w:ascii="Times New Roman" w:hAnsi="Times New Roman" w:cs="Times New Roman"/>
        </w:rPr>
        <w:t>​</w:t>
      </w:r>
      <w:r w:rsidRPr="00FD2389">
        <w:t>将RXNE位置1。</w:t>
      </w:r>
    </w:p>
    <w:p w14:paraId="6C3E5A37" w14:textId="77777777" w:rsidR="00F260AF" w:rsidRPr="00FD2389" w:rsidRDefault="00F260AF">
      <w:pPr>
        <w:numPr>
          <w:ilvl w:val="1"/>
          <w:numId w:val="297"/>
        </w:numPr>
      </w:pPr>
      <w:r w:rsidRPr="00FD2389">
        <w:rPr>
          <w:rFonts w:ascii="Times New Roman" w:hAnsi="Times New Roman" w:cs="Times New Roman"/>
        </w:rPr>
        <w:lastRenderedPageBreak/>
        <w:t>​</w:t>
      </w:r>
      <w:r w:rsidRPr="00FD2389">
        <w:rPr>
          <w:rFonts w:ascii="Times New Roman" w:hAnsi="Times New Roman" w:cs="Times New Roman"/>
          <w:b/>
          <w:bCs/>
        </w:rPr>
        <w:t>​</w:t>
      </w:r>
      <w:r w:rsidRPr="00FD2389">
        <w:rPr>
          <w:b/>
          <w:bCs/>
        </w:rPr>
        <w:t>此时告诉程序员什么</w:t>
      </w:r>
      <w:r w:rsidRPr="00FD2389">
        <w:rPr>
          <w:rFonts w:ascii="Times New Roman" w:hAnsi="Times New Roman" w:cs="Times New Roman"/>
          <w:b/>
          <w:bCs/>
        </w:rPr>
        <w:t>​</w:t>
      </w:r>
      <w:r w:rsidRPr="00FD2389">
        <w:rPr>
          <w:rFonts w:ascii="Times New Roman" w:hAnsi="Times New Roman" w:cs="Times New Roman"/>
        </w:rPr>
        <w:t>​</w:t>
      </w:r>
      <w:r w:rsidRPr="00FD2389">
        <w:t>？</w:t>
      </w:r>
      <w:r w:rsidRPr="00FD2389">
        <w:rPr>
          <w:rFonts w:ascii="Times New Roman" w:hAnsi="Times New Roman" w:cs="Times New Roman"/>
        </w:rPr>
        <w:t>​</w:t>
      </w:r>
      <w:r w:rsidRPr="00FD2389">
        <w:rPr>
          <w:rFonts w:ascii="Times New Roman" w:hAnsi="Times New Roman" w:cs="Times New Roman"/>
          <w:b/>
          <w:bCs/>
        </w:rPr>
        <w:t>​</w:t>
      </w:r>
      <w:r w:rsidRPr="00FD2389">
        <w:rPr>
          <w:rFonts w:ascii="等线" w:eastAsia="等线" w:hAnsi="等线" w:cs="等线" w:hint="eastAsia"/>
          <w:b/>
          <w:bCs/>
        </w:rPr>
        <w:t>“</w:t>
      </w:r>
      <w:r w:rsidRPr="00FD2389">
        <w:rPr>
          <w:b/>
          <w:bCs/>
        </w:rPr>
        <w:t>嗨，有新邮件到了，快来取！”</w:t>
      </w:r>
      <w:r w:rsidRPr="00FD2389">
        <w:rPr>
          <w:rFonts w:ascii="Times New Roman" w:hAnsi="Times New Roman" w:cs="Times New Roman"/>
          <w:b/>
          <w:bCs/>
        </w:rPr>
        <w:t>​</w:t>
      </w:r>
      <w:r w:rsidRPr="00FD2389">
        <w:rPr>
          <w:rFonts w:ascii="Times New Roman" w:hAnsi="Times New Roman" w:cs="Times New Roman"/>
        </w:rPr>
        <w:t>​</w:t>
      </w:r>
    </w:p>
    <w:p w14:paraId="2F17E266" w14:textId="77777777" w:rsidR="00F260AF" w:rsidRPr="00FD2389" w:rsidRDefault="00F260AF">
      <w:pPr>
        <w:numPr>
          <w:ilvl w:val="0"/>
          <w:numId w:val="297"/>
        </w:numPr>
      </w:pPr>
      <w:r w:rsidRPr="00FD2389">
        <w:rPr>
          <w:rFonts w:ascii="Times New Roman" w:hAnsi="Times New Roman" w:cs="Times New Roman"/>
        </w:rPr>
        <w:t>​</w:t>
      </w:r>
      <w:r w:rsidRPr="00FD2389">
        <w:rPr>
          <w:rFonts w:ascii="Times New Roman" w:hAnsi="Times New Roman" w:cs="Times New Roman"/>
          <w:b/>
          <w:bCs/>
        </w:rPr>
        <w:t>​</w:t>
      </w:r>
      <w:r w:rsidRPr="00FD2389">
        <w:rPr>
          <w:b/>
          <w:bCs/>
        </w:rPr>
        <w:t>RXNE = 0</w:t>
      </w:r>
      <w:r w:rsidRPr="00FD2389">
        <w:rPr>
          <w:rFonts w:ascii="Times New Roman" w:hAnsi="Times New Roman" w:cs="Times New Roman"/>
          <w:b/>
          <w:bCs/>
        </w:rPr>
        <w:t>​</w:t>
      </w:r>
      <w:r w:rsidRPr="00FD2389">
        <w:rPr>
          <w:rFonts w:ascii="Times New Roman" w:hAnsi="Times New Roman" w:cs="Times New Roman"/>
        </w:rPr>
        <w:t>​</w:t>
      </w:r>
      <w:r w:rsidRPr="00FD2389">
        <w:t>：</w:t>
      </w:r>
    </w:p>
    <w:p w14:paraId="4255249E" w14:textId="77777777" w:rsidR="00F260AF" w:rsidRPr="00FD2389" w:rsidRDefault="00F260AF">
      <w:pPr>
        <w:numPr>
          <w:ilvl w:val="1"/>
          <w:numId w:val="297"/>
        </w:numPr>
      </w:pPr>
      <w:r w:rsidRPr="00FD2389">
        <w:rPr>
          <w:rFonts w:ascii="Times New Roman" w:hAnsi="Times New Roman" w:cs="Times New Roman"/>
        </w:rPr>
        <w:t>​</w:t>
      </w:r>
      <w:r w:rsidRPr="00FD2389">
        <w:rPr>
          <w:rFonts w:ascii="Times New Roman" w:hAnsi="Times New Roman" w:cs="Times New Roman"/>
          <w:b/>
          <w:bCs/>
        </w:rPr>
        <w:t>​</w:t>
      </w:r>
      <w:r w:rsidRPr="00FD2389">
        <w:rPr>
          <w:b/>
          <w:bCs/>
        </w:rPr>
        <w:t>含义</w:t>
      </w:r>
      <w:r w:rsidRPr="00FD2389">
        <w:rPr>
          <w:rFonts w:ascii="Times New Roman" w:hAnsi="Times New Roman" w:cs="Times New Roman"/>
          <w:b/>
          <w:bCs/>
        </w:rPr>
        <w:t>​</w:t>
      </w:r>
      <w:r w:rsidRPr="00FD2389">
        <w:rPr>
          <w:rFonts w:ascii="Times New Roman" w:hAnsi="Times New Roman" w:cs="Times New Roman"/>
        </w:rPr>
        <w:t>​</w:t>
      </w:r>
      <w:r w:rsidRPr="00FD2389">
        <w:t>：</w:t>
      </w:r>
      <w:r w:rsidRPr="00FD2389">
        <w:rPr>
          <w:rFonts w:ascii="Times New Roman" w:hAnsi="Times New Roman" w:cs="Times New Roman"/>
        </w:rPr>
        <w:t>​</w:t>
      </w:r>
      <w:r w:rsidRPr="00FD2389">
        <w:rPr>
          <w:rFonts w:ascii="Times New Roman" w:hAnsi="Times New Roman" w:cs="Times New Roman"/>
          <w:b/>
          <w:bCs/>
        </w:rPr>
        <w:t>​</w:t>
      </w:r>
      <w:r w:rsidRPr="00FD2389">
        <w:rPr>
          <w:b/>
          <w:bCs/>
          <w:color w:val="EE0000"/>
        </w:rPr>
        <w:t>RDR寄存器</w:t>
      </w:r>
      <w:r w:rsidRPr="00DD3232">
        <w:rPr>
          <w:rFonts w:hint="eastAsia"/>
          <w:b/>
          <w:bCs/>
          <w:color w:val="EE0000"/>
        </w:rPr>
        <w:t>(接收数据寄存器)</w:t>
      </w:r>
      <w:r w:rsidRPr="00FD2389">
        <w:rPr>
          <w:b/>
          <w:bCs/>
          <w:color w:val="EE0000"/>
        </w:rPr>
        <w:t>是“空”的</w:t>
      </w:r>
      <w:r w:rsidRPr="00FD2389">
        <w:rPr>
          <w:rFonts w:ascii="Times New Roman" w:hAnsi="Times New Roman" w:cs="Times New Roman"/>
          <w:b/>
          <w:bCs/>
          <w:color w:val="EE0000"/>
        </w:rPr>
        <w:t>​</w:t>
      </w:r>
      <w:r w:rsidRPr="00FD2389">
        <w:rPr>
          <w:rFonts w:ascii="Times New Roman" w:hAnsi="Times New Roman" w:cs="Times New Roman"/>
          <w:color w:val="EE0000"/>
        </w:rPr>
        <w:t>​</w:t>
      </w:r>
      <w:r w:rsidRPr="00FD2389">
        <w:t>，里面</w:t>
      </w:r>
      <w:r w:rsidRPr="00FD2389">
        <w:rPr>
          <w:color w:val="EE0000"/>
        </w:rPr>
        <w:t>没有新数据</w:t>
      </w:r>
      <w:r w:rsidRPr="00FD2389">
        <w:t>，或者</w:t>
      </w:r>
      <w:r w:rsidRPr="00FD2389">
        <w:rPr>
          <w:color w:val="EE0000"/>
        </w:rPr>
        <w:t>数据已经被读取</w:t>
      </w:r>
      <w:r w:rsidRPr="00FD2389">
        <w:t>。</w:t>
      </w:r>
    </w:p>
    <w:p w14:paraId="576A98C4" w14:textId="77777777" w:rsidR="00F260AF" w:rsidRPr="00FD2389" w:rsidRDefault="00F260AF">
      <w:pPr>
        <w:numPr>
          <w:ilvl w:val="1"/>
          <w:numId w:val="297"/>
        </w:numPr>
      </w:pPr>
      <w:r w:rsidRPr="00FD2389">
        <w:rPr>
          <w:rFonts w:ascii="Times New Roman" w:hAnsi="Times New Roman" w:cs="Times New Roman"/>
        </w:rPr>
        <w:t>​</w:t>
      </w:r>
      <w:r w:rsidRPr="00FD2389">
        <w:rPr>
          <w:rFonts w:ascii="Times New Roman" w:hAnsi="Times New Roman" w:cs="Times New Roman"/>
          <w:b/>
          <w:bCs/>
        </w:rPr>
        <w:t>​</w:t>
      </w:r>
      <w:r w:rsidRPr="00FD2389">
        <w:rPr>
          <w:b/>
          <w:bCs/>
        </w:rPr>
        <w:t>触发条件</w:t>
      </w:r>
      <w:r w:rsidRPr="00FD2389">
        <w:rPr>
          <w:rFonts w:ascii="Times New Roman" w:hAnsi="Times New Roman" w:cs="Times New Roman"/>
          <w:b/>
          <w:bCs/>
        </w:rPr>
        <w:t>​</w:t>
      </w:r>
      <w:r w:rsidRPr="00FD2389">
        <w:rPr>
          <w:rFonts w:ascii="Times New Roman" w:hAnsi="Times New Roman" w:cs="Times New Roman"/>
        </w:rPr>
        <w:t>​</w:t>
      </w:r>
      <w:r w:rsidRPr="00FD2389">
        <w:t xml:space="preserve">：当CPU执行了一次对 </w:t>
      </w:r>
      <w:r w:rsidRPr="00FD2389">
        <w:rPr>
          <w:rFonts w:ascii="Times New Roman" w:hAnsi="Times New Roman" w:cs="Times New Roman"/>
        </w:rPr>
        <w:t>​</w:t>
      </w:r>
      <w:r w:rsidRPr="00FD2389">
        <w:rPr>
          <w:rFonts w:ascii="Times New Roman" w:hAnsi="Times New Roman" w:cs="Times New Roman"/>
          <w:b/>
          <w:bCs/>
        </w:rPr>
        <w:t>​</w:t>
      </w:r>
      <w:r w:rsidRPr="00FD2389">
        <w:rPr>
          <w:b/>
          <w:bCs/>
        </w:rPr>
        <w:t>USART_DR</w:t>
      </w:r>
      <w:r w:rsidRPr="00FD2389">
        <w:rPr>
          <w:rFonts w:ascii="Times New Roman" w:hAnsi="Times New Roman" w:cs="Times New Roman"/>
          <w:b/>
          <w:bCs/>
        </w:rPr>
        <w:t>​</w:t>
      </w:r>
      <w:r w:rsidRPr="00FD2389">
        <w:rPr>
          <w:rFonts w:ascii="Times New Roman" w:hAnsi="Times New Roman" w:cs="Times New Roman"/>
        </w:rPr>
        <w:t>​</w:t>
      </w:r>
      <w:r w:rsidRPr="00FD2389">
        <w:t xml:space="preserve"> 的</w:t>
      </w:r>
      <w:r w:rsidRPr="00FD2389">
        <w:rPr>
          <w:rFonts w:ascii="Times New Roman" w:hAnsi="Times New Roman" w:cs="Times New Roman"/>
        </w:rPr>
        <w:t>​</w:t>
      </w:r>
      <w:r w:rsidRPr="00FD2389">
        <w:rPr>
          <w:rFonts w:ascii="Times New Roman" w:hAnsi="Times New Roman" w:cs="Times New Roman"/>
          <w:b/>
          <w:bCs/>
        </w:rPr>
        <w:t>​</w:t>
      </w:r>
      <w:r w:rsidRPr="00FD2389">
        <w:rPr>
          <w:b/>
          <w:bCs/>
          <w:color w:val="EE0000"/>
        </w:rPr>
        <w:t>读操作</w:t>
      </w:r>
      <w:r w:rsidRPr="00FD2389">
        <w:rPr>
          <w:rFonts w:ascii="Times New Roman" w:hAnsi="Times New Roman" w:cs="Times New Roman"/>
          <w:b/>
          <w:bCs/>
          <w:color w:val="EE0000"/>
        </w:rPr>
        <w:t>​</w:t>
      </w:r>
      <w:r w:rsidRPr="00FD2389">
        <w:rPr>
          <w:rFonts w:ascii="Times New Roman" w:hAnsi="Times New Roman" w:cs="Times New Roman"/>
          <w:color w:val="EE0000"/>
        </w:rPr>
        <w:t>​</w:t>
      </w:r>
      <w:r w:rsidRPr="00FD2389">
        <w:t>后，硬件会</w:t>
      </w:r>
      <w:r w:rsidRPr="00FD2389">
        <w:rPr>
          <w:rFonts w:ascii="Times New Roman" w:hAnsi="Times New Roman" w:cs="Times New Roman"/>
        </w:rPr>
        <w:t>​</w:t>
      </w:r>
      <w:r w:rsidRPr="00FD2389">
        <w:rPr>
          <w:rFonts w:ascii="Times New Roman" w:hAnsi="Times New Roman" w:cs="Times New Roman"/>
          <w:b/>
          <w:bCs/>
        </w:rPr>
        <w:t>​</w:t>
      </w:r>
      <w:r w:rsidRPr="00FD2389">
        <w:rPr>
          <w:b/>
          <w:bCs/>
          <w:color w:val="EE0000"/>
        </w:rPr>
        <w:t>自动</w:t>
      </w:r>
      <w:r w:rsidRPr="00FD2389">
        <w:rPr>
          <w:rFonts w:ascii="Times New Roman" w:hAnsi="Times New Roman" w:cs="Times New Roman"/>
          <w:b/>
          <w:bCs/>
          <w:color w:val="EE0000"/>
        </w:rPr>
        <w:t>​</w:t>
      </w:r>
      <w:r w:rsidRPr="00FD2389">
        <w:rPr>
          <w:rFonts w:ascii="Times New Roman" w:hAnsi="Times New Roman" w:cs="Times New Roman"/>
          <w:color w:val="EE0000"/>
        </w:rPr>
        <w:t>​</w:t>
      </w:r>
      <w:r w:rsidRPr="00FD2389">
        <w:rPr>
          <w:color w:val="EE0000"/>
        </w:rPr>
        <w:t>将RXNE位清零（置0）</w:t>
      </w:r>
      <w:r w:rsidRPr="00FD2389">
        <w:t>。</w:t>
      </w:r>
    </w:p>
    <w:p w14:paraId="2F73691A" w14:textId="77777777" w:rsidR="00F260AF" w:rsidRPr="0019514D" w:rsidRDefault="00F260AF">
      <w:pPr>
        <w:numPr>
          <w:ilvl w:val="1"/>
          <w:numId w:val="297"/>
        </w:numPr>
      </w:pPr>
      <w:r w:rsidRPr="00FD2389">
        <w:rPr>
          <w:rFonts w:ascii="Times New Roman" w:hAnsi="Times New Roman" w:cs="Times New Roman"/>
        </w:rPr>
        <w:t>​</w:t>
      </w:r>
      <w:r w:rsidRPr="00FD2389">
        <w:rPr>
          <w:rFonts w:ascii="Times New Roman" w:hAnsi="Times New Roman" w:cs="Times New Roman"/>
          <w:b/>
          <w:bCs/>
        </w:rPr>
        <w:t>​</w:t>
      </w:r>
      <w:r w:rsidRPr="00FD2389">
        <w:rPr>
          <w:b/>
          <w:bCs/>
        </w:rPr>
        <w:t>此时告诉程序员什么</w:t>
      </w:r>
      <w:r w:rsidRPr="00FD2389">
        <w:rPr>
          <w:rFonts w:ascii="Times New Roman" w:hAnsi="Times New Roman" w:cs="Times New Roman"/>
          <w:b/>
          <w:bCs/>
        </w:rPr>
        <w:t>​</w:t>
      </w:r>
      <w:r w:rsidRPr="00FD2389">
        <w:rPr>
          <w:rFonts w:ascii="Times New Roman" w:hAnsi="Times New Roman" w:cs="Times New Roman"/>
        </w:rPr>
        <w:t>​</w:t>
      </w:r>
      <w:r w:rsidRPr="00FD2389">
        <w:t>？</w:t>
      </w:r>
      <w:r w:rsidRPr="00FD2389">
        <w:rPr>
          <w:rFonts w:ascii="Times New Roman" w:hAnsi="Times New Roman" w:cs="Times New Roman"/>
        </w:rPr>
        <w:t>​</w:t>
      </w:r>
      <w:r w:rsidRPr="00FD2389">
        <w:rPr>
          <w:rFonts w:ascii="Times New Roman" w:hAnsi="Times New Roman" w:cs="Times New Roman"/>
          <w:b/>
          <w:bCs/>
        </w:rPr>
        <w:t>​</w:t>
      </w:r>
      <w:r w:rsidRPr="00FD2389">
        <w:rPr>
          <w:rFonts w:ascii="等线" w:eastAsia="等线" w:hAnsi="等线" w:cs="等线" w:hint="eastAsia"/>
          <w:b/>
          <w:bCs/>
        </w:rPr>
        <w:t>“</w:t>
      </w:r>
      <w:r w:rsidRPr="00FD2389">
        <w:rPr>
          <w:b/>
          <w:bCs/>
        </w:rPr>
        <w:t>收件箱是空的，没有新数据。”</w:t>
      </w:r>
      <w:r w:rsidRPr="00FD2389">
        <w:rPr>
          <w:rFonts w:ascii="Times New Roman" w:hAnsi="Times New Roman" w:cs="Times New Roman"/>
          <w:b/>
          <w:bCs/>
        </w:rPr>
        <w:t>​</w:t>
      </w:r>
    </w:p>
    <w:p w14:paraId="7993D260" w14:textId="77777777" w:rsidR="00F260AF" w:rsidRPr="0019514D" w:rsidRDefault="00F260AF" w:rsidP="00F260AF">
      <w:pPr>
        <w:pStyle w:val="3"/>
      </w:pPr>
      <w:r w:rsidRPr="0019514D">
        <w:t xml:space="preserve">5. 编程示例（基于STM32标准外设库） </w:t>
      </w:r>
    </w:p>
    <w:p w14:paraId="36FA951A" w14:textId="77777777" w:rsidR="00F260AF" w:rsidRPr="0019514D" w:rsidRDefault="00F260AF" w:rsidP="00F260AF">
      <w:r w:rsidRPr="0019514D">
        <w:t>以下是使用 USART_DR进行数据发送和接收的简单代码片段：</w:t>
      </w:r>
    </w:p>
    <w:p w14:paraId="4636D366" w14:textId="77777777" w:rsidR="00F260AF" w:rsidRPr="0019514D" w:rsidRDefault="00F260AF" w:rsidP="00F260AF">
      <w:pPr>
        <w:pStyle w:val="4"/>
      </w:pPr>
      <w:r w:rsidRPr="0019514D">
        <w:t xml:space="preserve">发送一个字符 </w:t>
      </w:r>
    </w:p>
    <w:p w14:paraId="4058B870" w14:textId="77777777" w:rsidR="00F260AF" w:rsidRPr="0019514D" w:rsidRDefault="00F260AF" w:rsidP="00F260AF">
      <w:r w:rsidRPr="0019514D">
        <w:t xml:space="preserve">void </w:t>
      </w:r>
      <w:proofErr w:type="spellStart"/>
      <w:r w:rsidRPr="0019514D">
        <w:t>USART_</w:t>
      </w:r>
      <w:proofErr w:type="gramStart"/>
      <w:r w:rsidRPr="0019514D">
        <w:t>SendChar</w:t>
      </w:r>
      <w:proofErr w:type="spellEnd"/>
      <w:r w:rsidRPr="0019514D">
        <w:t>(</w:t>
      </w:r>
      <w:proofErr w:type="spellStart"/>
      <w:proofErr w:type="gramEnd"/>
      <w:r w:rsidRPr="0019514D">
        <w:t>USART_TypeDef</w:t>
      </w:r>
      <w:proofErr w:type="spellEnd"/>
      <w:r w:rsidRPr="0019514D">
        <w:t xml:space="preserve">* </w:t>
      </w:r>
      <w:proofErr w:type="spellStart"/>
      <w:r w:rsidRPr="0019514D">
        <w:t>USARTx</w:t>
      </w:r>
      <w:proofErr w:type="spellEnd"/>
      <w:r w:rsidRPr="0019514D">
        <w:t>, uint8_t ch)</w:t>
      </w:r>
    </w:p>
    <w:p w14:paraId="26A865FF" w14:textId="77777777" w:rsidR="00F260AF" w:rsidRPr="0019514D" w:rsidRDefault="00F260AF" w:rsidP="00F260AF">
      <w:r w:rsidRPr="0019514D">
        <w:t>{</w:t>
      </w:r>
    </w:p>
    <w:p w14:paraId="255DC227" w14:textId="77777777" w:rsidR="00F260AF" w:rsidRPr="0019514D" w:rsidRDefault="00F260AF" w:rsidP="00F260AF">
      <w:r w:rsidRPr="0019514D">
        <w:t xml:space="preserve">  // 1. 等待发送寄存器为空（TXE标志置位）</w:t>
      </w:r>
    </w:p>
    <w:p w14:paraId="18EE15D5" w14:textId="77777777" w:rsidR="00F260AF" w:rsidRPr="0019514D" w:rsidRDefault="00F260AF" w:rsidP="00F260AF">
      <w:r w:rsidRPr="0019514D">
        <w:t xml:space="preserve">  while</w:t>
      </w:r>
      <w:proofErr w:type="gramStart"/>
      <w:r w:rsidRPr="0019514D">
        <w:t>(!(</w:t>
      </w:r>
      <w:proofErr w:type="spellStart"/>
      <w:proofErr w:type="gramEnd"/>
      <w:r w:rsidRPr="0019514D">
        <w:t>USARTx</w:t>
      </w:r>
      <w:proofErr w:type="spellEnd"/>
      <w:r w:rsidRPr="0019514D">
        <w:t xml:space="preserve">-&gt;SR &amp; USART_SR_TXE)); </w:t>
      </w:r>
    </w:p>
    <w:p w14:paraId="00C840AF" w14:textId="77777777" w:rsidR="00F260AF" w:rsidRPr="0019514D" w:rsidRDefault="00F260AF" w:rsidP="00F260AF"/>
    <w:p w14:paraId="1D6624CF" w14:textId="77777777" w:rsidR="00F260AF" w:rsidRPr="0019514D" w:rsidRDefault="00F260AF" w:rsidP="00F260AF">
      <w:r w:rsidRPr="0019514D">
        <w:t xml:space="preserve">  // 2. 将数据写入DR寄存器，开始发送</w:t>
      </w:r>
    </w:p>
    <w:p w14:paraId="729EEB9E" w14:textId="77777777" w:rsidR="00F260AF" w:rsidRPr="0019514D" w:rsidRDefault="00F260AF" w:rsidP="00F260AF">
      <w:r w:rsidRPr="0019514D">
        <w:t xml:space="preserve">  </w:t>
      </w:r>
      <w:proofErr w:type="spellStart"/>
      <w:r w:rsidRPr="0019514D">
        <w:t>USARTx</w:t>
      </w:r>
      <w:proofErr w:type="spellEnd"/>
      <w:r w:rsidRPr="0019514D">
        <w:t xml:space="preserve">-&gt;DR = </w:t>
      </w:r>
      <w:proofErr w:type="gramStart"/>
      <w:r w:rsidRPr="0019514D">
        <w:t>(ch &amp; 0xFF); // 只</w:t>
      </w:r>
      <w:proofErr w:type="gramEnd"/>
      <w:r w:rsidRPr="0019514D">
        <w:t>写入低8位，确保9位模式下的兼容性</w:t>
      </w:r>
    </w:p>
    <w:p w14:paraId="55C2109C" w14:textId="77777777" w:rsidR="00F260AF" w:rsidRPr="0019514D" w:rsidRDefault="00F260AF" w:rsidP="00F260AF">
      <w:r w:rsidRPr="0019514D">
        <w:t>}</w:t>
      </w:r>
    </w:p>
    <w:p w14:paraId="11040AD0" w14:textId="77777777" w:rsidR="00F260AF" w:rsidRPr="0019514D" w:rsidRDefault="00F260AF" w:rsidP="00F260AF">
      <w:pPr>
        <w:pStyle w:val="4"/>
      </w:pPr>
      <w:r w:rsidRPr="0019514D">
        <w:t xml:space="preserve">接收一个字符 </w:t>
      </w:r>
    </w:p>
    <w:p w14:paraId="631F94BE" w14:textId="77777777" w:rsidR="00F260AF" w:rsidRPr="0019514D" w:rsidRDefault="00F260AF" w:rsidP="00F260AF">
      <w:r w:rsidRPr="0019514D">
        <w:t xml:space="preserve">uint8_t </w:t>
      </w:r>
      <w:proofErr w:type="spellStart"/>
      <w:r w:rsidRPr="0019514D">
        <w:t>USART_</w:t>
      </w:r>
      <w:proofErr w:type="gramStart"/>
      <w:r w:rsidRPr="0019514D">
        <w:t>ReceiveChar</w:t>
      </w:r>
      <w:proofErr w:type="spellEnd"/>
      <w:r w:rsidRPr="0019514D">
        <w:t>(</w:t>
      </w:r>
      <w:proofErr w:type="spellStart"/>
      <w:proofErr w:type="gramEnd"/>
      <w:r w:rsidRPr="0019514D">
        <w:t>USART_TypeDef</w:t>
      </w:r>
      <w:proofErr w:type="spellEnd"/>
      <w:r w:rsidRPr="0019514D">
        <w:t xml:space="preserve">* </w:t>
      </w:r>
      <w:proofErr w:type="spellStart"/>
      <w:r w:rsidRPr="0019514D">
        <w:t>USARTx</w:t>
      </w:r>
      <w:proofErr w:type="spellEnd"/>
      <w:r w:rsidRPr="0019514D">
        <w:t>)</w:t>
      </w:r>
    </w:p>
    <w:p w14:paraId="4D9A2C4B" w14:textId="77777777" w:rsidR="00F260AF" w:rsidRPr="0019514D" w:rsidRDefault="00F260AF" w:rsidP="00F260AF">
      <w:r w:rsidRPr="0019514D">
        <w:t>{</w:t>
      </w:r>
    </w:p>
    <w:p w14:paraId="2EA208F9" w14:textId="77777777" w:rsidR="00F260AF" w:rsidRPr="0019514D" w:rsidRDefault="00F260AF" w:rsidP="00F260AF">
      <w:r w:rsidRPr="0019514D">
        <w:t xml:space="preserve">  // 1. 等待接收到数据（RXNE标志置位）</w:t>
      </w:r>
    </w:p>
    <w:p w14:paraId="193EF620" w14:textId="77777777" w:rsidR="00F260AF" w:rsidRPr="0019514D" w:rsidRDefault="00F260AF" w:rsidP="00F260AF">
      <w:r w:rsidRPr="0019514D">
        <w:t xml:space="preserve">  while</w:t>
      </w:r>
      <w:proofErr w:type="gramStart"/>
      <w:r w:rsidRPr="0019514D">
        <w:t>(!(</w:t>
      </w:r>
      <w:proofErr w:type="spellStart"/>
      <w:proofErr w:type="gramEnd"/>
      <w:r w:rsidRPr="0019514D">
        <w:t>USARTx</w:t>
      </w:r>
      <w:proofErr w:type="spellEnd"/>
      <w:r w:rsidRPr="0019514D">
        <w:t xml:space="preserve">-&gt;SR &amp; USART_SR_RXNE)); </w:t>
      </w:r>
    </w:p>
    <w:p w14:paraId="1F74EFE9" w14:textId="77777777" w:rsidR="00F260AF" w:rsidRPr="0019514D" w:rsidRDefault="00F260AF" w:rsidP="00F260AF"/>
    <w:p w14:paraId="64247FA8" w14:textId="77777777" w:rsidR="00F260AF" w:rsidRPr="0019514D" w:rsidRDefault="00F260AF" w:rsidP="00F260AF">
      <w:r w:rsidRPr="0019514D">
        <w:t xml:space="preserve">  // 2. 读取DR寄存器，获取接收到的数据</w:t>
      </w:r>
    </w:p>
    <w:p w14:paraId="67422AD8" w14:textId="77777777" w:rsidR="00F260AF" w:rsidRPr="0019514D" w:rsidRDefault="00F260AF" w:rsidP="00F260AF">
      <w:r w:rsidRPr="0019514D">
        <w:t xml:space="preserve">  return </w:t>
      </w:r>
      <w:proofErr w:type="gramStart"/>
      <w:r w:rsidRPr="0019514D">
        <w:t>(uint8_t)</w:t>
      </w:r>
      <w:proofErr w:type="gramEnd"/>
      <w:r w:rsidRPr="0019514D">
        <w:t>(</w:t>
      </w:r>
      <w:proofErr w:type="spellStart"/>
      <w:r w:rsidRPr="0019514D">
        <w:t>USARTx</w:t>
      </w:r>
      <w:proofErr w:type="spellEnd"/>
      <w:r w:rsidRPr="0019514D">
        <w:t>-&gt;DR &amp; 0xFF)</w:t>
      </w:r>
      <w:proofErr w:type="gramStart"/>
      <w:r w:rsidRPr="0019514D">
        <w:t>; // 只</w:t>
      </w:r>
      <w:proofErr w:type="gramEnd"/>
      <w:r w:rsidRPr="0019514D">
        <w:t>返回低8位</w:t>
      </w:r>
    </w:p>
    <w:p w14:paraId="70728000" w14:textId="77777777" w:rsidR="00F260AF" w:rsidRPr="0019514D" w:rsidRDefault="00F260AF" w:rsidP="00F260AF">
      <w:r w:rsidRPr="0019514D">
        <w:lastRenderedPageBreak/>
        <w:t>}</w:t>
      </w:r>
    </w:p>
    <w:p w14:paraId="73A5708A" w14:textId="77777777" w:rsidR="00F260AF" w:rsidRPr="0019514D" w:rsidRDefault="00F260AF" w:rsidP="00F260AF">
      <w:pPr>
        <w:rPr>
          <w:b/>
          <w:bCs/>
        </w:rPr>
      </w:pPr>
      <w:r w:rsidRPr="0019514D">
        <w:rPr>
          <w:b/>
          <w:bCs/>
        </w:rPr>
        <w:t xml:space="preserve">使用HAL库 </w:t>
      </w:r>
    </w:p>
    <w:p w14:paraId="2CDB57BE" w14:textId="77777777" w:rsidR="00F260AF" w:rsidRPr="0019514D" w:rsidRDefault="00F260AF" w:rsidP="00F260AF">
      <w:r w:rsidRPr="0019514D">
        <w:t>在ST的HAL库中，这些底层操作被封装好了，你通常会调用更高级的函数：</w:t>
      </w:r>
    </w:p>
    <w:p w14:paraId="75C1E65E" w14:textId="77777777" w:rsidR="00F260AF" w:rsidRPr="0019514D" w:rsidRDefault="00F260AF" w:rsidP="00F260AF">
      <w:r w:rsidRPr="0019514D">
        <w:t>// 发送</w:t>
      </w:r>
    </w:p>
    <w:p w14:paraId="2AAF95E4" w14:textId="77777777" w:rsidR="00F260AF" w:rsidRPr="0019514D" w:rsidRDefault="00F260AF" w:rsidP="00F260AF">
      <w:proofErr w:type="spellStart"/>
      <w:r w:rsidRPr="0019514D">
        <w:t>HAL_UART_</w:t>
      </w:r>
      <w:proofErr w:type="gramStart"/>
      <w:r w:rsidRPr="0019514D">
        <w:t>Transmit</w:t>
      </w:r>
      <w:proofErr w:type="spellEnd"/>
      <w:r w:rsidRPr="0019514D">
        <w:t>(</w:t>
      </w:r>
      <w:proofErr w:type="gramEnd"/>
      <w:r w:rsidRPr="0019514D">
        <w:t>&amp;huart1, &amp;data, 1, HAL_MAX_DELAY);</w:t>
      </w:r>
    </w:p>
    <w:p w14:paraId="2D161B7A" w14:textId="77777777" w:rsidR="00F260AF" w:rsidRPr="0019514D" w:rsidRDefault="00F260AF" w:rsidP="00F260AF"/>
    <w:p w14:paraId="4428F462" w14:textId="77777777" w:rsidR="00F260AF" w:rsidRPr="0019514D" w:rsidRDefault="00F260AF" w:rsidP="00F260AF">
      <w:r w:rsidRPr="0019514D">
        <w:t>// 接收</w:t>
      </w:r>
    </w:p>
    <w:p w14:paraId="72341E01" w14:textId="77777777" w:rsidR="00F260AF" w:rsidRPr="0019514D" w:rsidRDefault="00F260AF" w:rsidP="00F260AF">
      <w:proofErr w:type="spellStart"/>
      <w:r w:rsidRPr="0019514D">
        <w:t>HAL_UART_</w:t>
      </w:r>
      <w:proofErr w:type="gramStart"/>
      <w:r w:rsidRPr="0019514D">
        <w:t>Receive</w:t>
      </w:r>
      <w:proofErr w:type="spellEnd"/>
      <w:r w:rsidRPr="0019514D">
        <w:t>(</w:t>
      </w:r>
      <w:proofErr w:type="gramEnd"/>
      <w:r w:rsidRPr="0019514D">
        <w:t>&amp;huart1, &amp;data, 1, HAL_MAX_DELAY);</w:t>
      </w:r>
    </w:p>
    <w:p w14:paraId="546FF45D" w14:textId="77777777" w:rsidR="00F260AF" w:rsidRPr="0019514D" w:rsidRDefault="00F260AF" w:rsidP="00F260AF">
      <w:r w:rsidRPr="0019514D">
        <w:t>但这些高级函数的内部实现，最终依然是通过读写 USART_DR寄存器并结合检查状态标志来完成的。</w:t>
      </w:r>
    </w:p>
    <w:p w14:paraId="65FE721E" w14:textId="77777777" w:rsidR="00F260AF" w:rsidRPr="0019514D" w:rsidRDefault="00F260AF" w:rsidP="00F260AF">
      <w:pPr>
        <w:pStyle w:val="3"/>
      </w:pPr>
      <w:r w:rsidRPr="0019514D">
        <w:t xml:space="preserve">总结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060"/>
        <w:gridCol w:w="6367"/>
      </w:tblGrid>
      <w:tr w:rsidR="00F260AF" w:rsidRPr="0019514D" w14:paraId="3A8D2BF7"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D6CDD09" w14:textId="77777777" w:rsidR="00F260AF" w:rsidRPr="0019514D" w:rsidRDefault="00F260AF" w:rsidP="004B7671">
            <w:pPr>
              <w:rPr>
                <w:b/>
                <w:bCs/>
              </w:rPr>
            </w:pPr>
            <w:r w:rsidRPr="0019514D">
              <w:rPr>
                <w:b/>
                <w:bCs/>
              </w:rPr>
              <w:t>特性</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46890F1" w14:textId="77777777" w:rsidR="00F260AF" w:rsidRPr="0019514D" w:rsidRDefault="00F260AF" w:rsidP="004B7671">
            <w:pPr>
              <w:rPr>
                <w:b/>
                <w:bCs/>
              </w:rPr>
            </w:pPr>
            <w:r w:rsidRPr="0019514D">
              <w:rPr>
                <w:b/>
                <w:bCs/>
              </w:rPr>
              <w:t>描述</w:t>
            </w:r>
          </w:p>
        </w:tc>
      </w:tr>
      <w:tr w:rsidR="00F260AF" w:rsidRPr="0019514D" w14:paraId="2B071658"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4DC8855" w14:textId="77777777" w:rsidR="00F260AF" w:rsidRPr="0019514D" w:rsidRDefault="00F260AF" w:rsidP="004B7671">
            <w:r w:rsidRPr="0019514D">
              <w:rPr>
                <w:rFonts w:ascii="Times New Roman" w:hAnsi="Times New Roman" w:cs="Times New Roman"/>
              </w:rPr>
              <w:t>​</w:t>
            </w:r>
            <w:r w:rsidRPr="0019514D">
              <w:rPr>
                <w:rFonts w:ascii="Times New Roman" w:hAnsi="Times New Roman" w:cs="Times New Roman"/>
                <w:b/>
                <w:bCs/>
              </w:rPr>
              <w:t>​</w:t>
            </w:r>
            <w:r w:rsidRPr="0019514D">
              <w:rPr>
                <w:b/>
                <w:bCs/>
              </w:rPr>
              <w:t>全称</w:t>
            </w:r>
            <w:r w:rsidRPr="0019514D">
              <w:rPr>
                <w:rFonts w:ascii="Times New Roman" w:hAnsi="Times New Roman" w:cs="Times New Roman"/>
                <w:b/>
                <w:bCs/>
              </w:rPr>
              <w:t>​</w:t>
            </w:r>
            <w:r w:rsidRPr="0019514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B670A69" w14:textId="77777777" w:rsidR="00F260AF" w:rsidRPr="0019514D" w:rsidRDefault="00F260AF" w:rsidP="004B7671">
            <w:r w:rsidRPr="0019514D">
              <w:t>USART Data Register</w:t>
            </w:r>
          </w:p>
        </w:tc>
      </w:tr>
      <w:tr w:rsidR="00F260AF" w:rsidRPr="0019514D" w14:paraId="7CE9887A"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9F0EA49" w14:textId="77777777" w:rsidR="00F260AF" w:rsidRPr="0019514D" w:rsidRDefault="00F260AF" w:rsidP="004B7671">
            <w:r w:rsidRPr="0019514D">
              <w:rPr>
                <w:rFonts w:ascii="Times New Roman" w:hAnsi="Times New Roman" w:cs="Times New Roman"/>
              </w:rPr>
              <w:t>​</w:t>
            </w:r>
            <w:r w:rsidRPr="0019514D">
              <w:rPr>
                <w:rFonts w:ascii="Times New Roman" w:hAnsi="Times New Roman" w:cs="Times New Roman"/>
                <w:b/>
                <w:bCs/>
              </w:rPr>
              <w:t>​</w:t>
            </w:r>
            <w:r w:rsidRPr="0019514D">
              <w:rPr>
                <w:b/>
                <w:bCs/>
              </w:rPr>
              <w:t>功能</w:t>
            </w:r>
            <w:r w:rsidRPr="0019514D">
              <w:rPr>
                <w:rFonts w:ascii="Times New Roman" w:hAnsi="Times New Roman" w:cs="Times New Roman"/>
                <w:b/>
                <w:bCs/>
              </w:rPr>
              <w:t>​</w:t>
            </w:r>
            <w:r w:rsidRPr="0019514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A58D4D3" w14:textId="77777777" w:rsidR="00F260AF" w:rsidRPr="0019514D" w:rsidRDefault="00F260AF" w:rsidP="004B7671">
            <w:r w:rsidRPr="0019514D">
              <w:t>用于写入要发送的数据和读取已接收的数据</w:t>
            </w:r>
          </w:p>
        </w:tc>
      </w:tr>
      <w:tr w:rsidR="00F260AF" w:rsidRPr="0019514D" w14:paraId="4390FA3F"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625AAC1" w14:textId="77777777" w:rsidR="00F260AF" w:rsidRPr="0019514D" w:rsidRDefault="00F260AF" w:rsidP="004B7671">
            <w:r w:rsidRPr="0019514D">
              <w:rPr>
                <w:rFonts w:ascii="Times New Roman" w:hAnsi="Times New Roman" w:cs="Times New Roman"/>
              </w:rPr>
              <w:t>​</w:t>
            </w:r>
            <w:r w:rsidRPr="0019514D">
              <w:rPr>
                <w:rFonts w:ascii="Times New Roman" w:hAnsi="Times New Roman" w:cs="Times New Roman"/>
                <w:b/>
                <w:bCs/>
              </w:rPr>
              <w:t>​</w:t>
            </w:r>
            <w:r w:rsidRPr="0019514D">
              <w:rPr>
                <w:b/>
                <w:bCs/>
              </w:rPr>
              <w:t>本质</w:t>
            </w:r>
            <w:r w:rsidRPr="0019514D">
              <w:rPr>
                <w:rFonts w:ascii="Times New Roman" w:hAnsi="Times New Roman" w:cs="Times New Roman"/>
                <w:b/>
                <w:bCs/>
              </w:rPr>
              <w:t>​</w:t>
            </w:r>
            <w:r w:rsidRPr="0019514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E148076" w14:textId="77777777" w:rsidR="00F260AF" w:rsidRPr="0019514D" w:rsidRDefault="00F260AF" w:rsidP="004B7671">
            <w:r w:rsidRPr="0019514D">
              <w:t>双重缓冲寄存器（一个写地址对应TDR，一个读地址对应RDR）</w:t>
            </w:r>
          </w:p>
        </w:tc>
      </w:tr>
      <w:tr w:rsidR="00F260AF" w:rsidRPr="0019514D" w14:paraId="23765801"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BDD1263" w14:textId="77777777" w:rsidR="00F260AF" w:rsidRPr="0019514D" w:rsidRDefault="00F260AF" w:rsidP="004B7671">
            <w:r w:rsidRPr="0019514D">
              <w:rPr>
                <w:rFonts w:ascii="Times New Roman" w:hAnsi="Times New Roman" w:cs="Times New Roman"/>
              </w:rPr>
              <w:t>​</w:t>
            </w:r>
            <w:r w:rsidRPr="0019514D">
              <w:rPr>
                <w:rFonts w:ascii="Times New Roman" w:hAnsi="Times New Roman" w:cs="Times New Roman"/>
                <w:b/>
                <w:bCs/>
              </w:rPr>
              <w:t>​</w:t>
            </w:r>
            <w:r w:rsidRPr="0019514D">
              <w:rPr>
                <w:b/>
                <w:bCs/>
              </w:rPr>
              <w:t>关键位</w:t>
            </w:r>
            <w:r w:rsidRPr="0019514D">
              <w:rPr>
                <w:rFonts w:ascii="Times New Roman" w:hAnsi="Times New Roman" w:cs="Times New Roman"/>
                <w:b/>
                <w:bCs/>
              </w:rPr>
              <w:t>​</w:t>
            </w:r>
            <w:r w:rsidRPr="0019514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B172F16" w14:textId="77777777" w:rsidR="00F260AF" w:rsidRPr="0019514D" w:rsidRDefault="00F260AF" w:rsidP="004B7671">
            <w:r w:rsidRPr="0019514D">
              <w:t>低9位 (DR[8:0])，实际长度由M位配置</w:t>
            </w:r>
          </w:p>
        </w:tc>
      </w:tr>
      <w:tr w:rsidR="00F260AF" w:rsidRPr="0019514D" w14:paraId="1374141D"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E1ADF41" w14:textId="77777777" w:rsidR="00F260AF" w:rsidRPr="0019514D" w:rsidRDefault="00F260AF" w:rsidP="004B7671">
            <w:r w:rsidRPr="0019514D">
              <w:rPr>
                <w:rFonts w:ascii="Times New Roman" w:hAnsi="Times New Roman" w:cs="Times New Roman"/>
              </w:rPr>
              <w:t>​</w:t>
            </w:r>
            <w:r w:rsidRPr="0019514D">
              <w:rPr>
                <w:rFonts w:ascii="Times New Roman" w:hAnsi="Times New Roman" w:cs="Times New Roman"/>
                <w:b/>
                <w:bCs/>
              </w:rPr>
              <w:t>​</w:t>
            </w:r>
            <w:r w:rsidRPr="0019514D">
              <w:rPr>
                <w:b/>
                <w:bCs/>
              </w:rPr>
              <w:t>使用前提</w:t>
            </w:r>
            <w:r w:rsidRPr="0019514D">
              <w:rPr>
                <w:rFonts w:ascii="Times New Roman" w:hAnsi="Times New Roman" w:cs="Times New Roman"/>
                <w:b/>
                <w:bCs/>
              </w:rPr>
              <w:t>​</w:t>
            </w:r>
            <w:r w:rsidRPr="0019514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7F37FA1" w14:textId="77777777" w:rsidR="00F260AF" w:rsidRPr="0019514D" w:rsidRDefault="00F260AF" w:rsidP="004B7671">
            <w:proofErr w:type="gramStart"/>
            <w:r w:rsidRPr="0019514D">
              <w:rPr>
                <w:rFonts w:ascii="Times New Roman" w:hAnsi="Times New Roman" w:cs="Times New Roman"/>
              </w:rPr>
              <w:t>​</w:t>
            </w:r>
            <w:r w:rsidRPr="0019514D">
              <w:rPr>
                <w:rFonts w:ascii="Times New Roman" w:hAnsi="Times New Roman" w:cs="Times New Roman"/>
                <w:b/>
                <w:bCs/>
              </w:rPr>
              <w:t>​</w:t>
            </w:r>
            <w:r w:rsidRPr="0019514D">
              <w:rPr>
                <w:b/>
                <w:bCs/>
              </w:rPr>
              <w:t>写之前</w:t>
            </w:r>
            <w:r w:rsidRPr="0019514D">
              <w:rPr>
                <w:rFonts w:ascii="Times New Roman" w:hAnsi="Times New Roman" w:cs="Times New Roman"/>
                <w:b/>
                <w:bCs/>
              </w:rPr>
              <w:t>​</w:t>
            </w:r>
            <w:r w:rsidRPr="0019514D">
              <w:rPr>
                <w:rFonts w:ascii="Times New Roman" w:hAnsi="Times New Roman" w:cs="Times New Roman"/>
              </w:rPr>
              <w:t>​</w:t>
            </w:r>
            <w:r w:rsidRPr="0019514D">
              <w:t xml:space="preserve">检查 </w:t>
            </w:r>
            <w:proofErr w:type="gramEnd"/>
            <w:r w:rsidRPr="0019514D">
              <w:t>TXE标志</w:t>
            </w:r>
            <w:proofErr w:type="gramStart"/>
            <w:r w:rsidRPr="0019514D">
              <w:t>，</w:t>
            </w:r>
            <w:r w:rsidRPr="0019514D">
              <w:rPr>
                <w:rFonts w:ascii="Times New Roman" w:hAnsi="Times New Roman" w:cs="Times New Roman"/>
              </w:rPr>
              <w:t>​</w:t>
            </w:r>
            <w:r w:rsidRPr="0019514D">
              <w:rPr>
                <w:rFonts w:ascii="Times New Roman" w:hAnsi="Times New Roman" w:cs="Times New Roman"/>
                <w:b/>
                <w:bCs/>
              </w:rPr>
              <w:t>​</w:t>
            </w:r>
            <w:r w:rsidRPr="0019514D">
              <w:rPr>
                <w:b/>
                <w:bCs/>
              </w:rPr>
              <w:t>读之前</w:t>
            </w:r>
            <w:r w:rsidRPr="0019514D">
              <w:rPr>
                <w:rFonts w:ascii="Times New Roman" w:hAnsi="Times New Roman" w:cs="Times New Roman"/>
                <w:b/>
                <w:bCs/>
              </w:rPr>
              <w:t>​</w:t>
            </w:r>
            <w:r w:rsidRPr="0019514D">
              <w:rPr>
                <w:rFonts w:ascii="Times New Roman" w:hAnsi="Times New Roman" w:cs="Times New Roman"/>
              </w:rPr>
              <w:t>​</w:t>
            </w:r>
            <w:r w:rsidRPr="0019514D">
              <w:t xml:space="preserve">检查 </w:t>
            </w:r>
            <w:proofErr w:type="gramEnd"/>
            <w:r w:rsidRPr="0019514D">
              <w:t>RXNE标志</w:t>
            </w:r>
          </w:p>
        </w:tc>
      </w:tr>
      <w:tr w:rsidR="00F260AF" w:rsidRPr="0019514D" w14:paraId="74ECE54C"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7346118" w14:textId="77777777" w:rsidR="00F260AF" w:rsidRPr="0019514D" w:rsidRDefault="00F260AF" w:rsidP="004B7671">
            <w:r w:rsidRPr="0019514D">
              <w:rPr>
                <w:rFonts w:ascii="Times New Roman" w:hAnsi="Times New Roman" w:cs="Times New Roman"/>
              </w:rPr>
              <w:t>​</w:t>
            </w:r>
            <w:r w:rsidRPr="0019514D">
              <w:rPr>
                <w:rFonts w:ascii="Times New Roman" w:hAnsi="Times New Roman" w:cs="Times New Roman"/>
                <w:b/>
                <w:bCs/>
              </w:rPr>
              <w:t>​</w:t>
            </w:r>
            <w:r w:rsidRPr="0019514D">
              <w:rPr>
                <w:b/>
                <w:bCs/>
              </w:rPr>
              <w:t>核心地位</w:t>
            </w:r>
            <w:r w:rsidRPr="0019514D">
              <w:rPr>
                <w:rFonts w:ascii="Times New Roman" w:hAnsi="Times New Roman" w:cs="Times New Roman"/>
                <w:b/>
                <w:bCs/>
              </w:rPr>
              <w:t>​</w:t>
            </w:r>
            <w:r w:rsidRPr="0019514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F7DB746" w14:textId="77777777" w:rsidR="00F260AF" w:rsidRPr="0019514D" w:rsidRDefault="00F260AF" w:rsidP="004B7671">
            <w:r w:rsidRPr="0019514D">
              <w:t>是CPU与串口外部世界进行数据交换的直接窗口</w:t>
            </w:r>
          </w:p>
        </w:tc>
      </w:tr>
    </w:tbl>
    <w:p w14:paraId="3F2591E4" w14:textId="77777777" w:rsidR="00F260AF" w:rsidRPr="0019514D" w:rsidRDefault="00F260AF" w:rsidP="00F260AF">
      <w:r w:rsidRPr="0019514D">
        <w:t>理解 USART_DR是掌握串口通信编程的基础。</w:t>
      </w:r>
    </w:p>
    <w:p w14:paraId="1F5AA648" w14:textId="77777777" w:rsidR="00F260AF" w:rsidRPr="00401CEB" w:rsidRDefault="00F260AF" w:rsidP="00F260AF"/>
    <w:p w14:paraId="73A9D273" w14:textId="77777777" w:rsidR="00F260AF" w:rsidRDefault="00F260AF" w:rsidP="00F260AF">
      <w:pPr>
        <w:pStyle w:val="2"/>
      </w:pPr>
      <w:r w:rsidRPr="0019514D">
        <w:lastRenderedPageBreak/>
        <w:t>USART_SR</w:t>
      </w:r>
      <w:r>
        <w:br/>
      </w:r>
      <w:r w:rsidRPr="0019514D">
        <w:t>状态寄存器</w:t>
      </w:r>
    </w:p>
    <w:p w14:paraId="54FB6BC1" w14:textId="77777777" w:rsidR="00F260AF" w:rsidRPr="00F11D71" w:rsidRDefault="00F260AF" w:rsidP="00F260AF"/>
    <w:p w14:paraId="4C61AD32" w14:textId="77777777" w:rsidR="00F260AF" w:rsidRDefault="00F260AF" w:rsidP="00F260AF">
      <w:pPr>
        <w:pStyle w:val="2"/>
      </w:pPr>
      <w:proofErr w:type="spellStart"/>
      <w:r w:rsidRPr="00C40318">
        <w:t>USART_DeInit</w:t>
      </w:r>
      <w:proofErr w:type="spellEnd"/>
      <w:r>
        <w:rPr>
          <w:rFonts w:hint="eastAsia"/>
        </w:rPr>
        <w:t>()</w:t>
      </w:r>
      <w:r>
        <w:br/>
      </w:r>
      <w:r w:rsidRPr="00EB6A50">
        <w:rPr>
          <w:b/>
          <w:bCs/>
        </w:rPr>
        <w:t>将指定的USART/UART外设的所有寄存器重置为它们的默认（上电复位）值</w:t>
      </w:r>
      <w:r w:rsidRPr="00EB6A50">
        <w:rPr>
          <w:rFonts w:ascii="Times New Roman" w:hAnsi="Times New Roman" w:cs="Times New Roman"/>
          <w:b/>
          <w:bCs/>
        </w:rPr>
        <w:t>​</w:t>
      </w:r>
      <w:r w:rsidRPr="00EB6A50">
        <w:rPr>
          <w:rFonts w:ascii="Times New Roman" w:hAnsi="Times New Roman" w:cs="Times New Roman"/>
        </w:rPr>
        <w:t>​</w:t>
      </w:r>
    </w:p>
    <w:p w14:paraId="5A3E2816" w14:textId="77777777" w:rsidR="00F260AF" w:rsidRPr="00EB6A50" w:rsidRDefault="00F260AF" w:rsidP="00F260AF">
      <w:r w:rsidRPr="00EB6A50">
        <w:t xml:space="preserve">好的，我们来详细解析 void </w:t>
      </w:r>
      <w:proofErr w:type="spellStart"/>
      <w:r w:rsidRPr="00EB6A50">
        <w:t>USART_DeInit</w:t>
      </w:r>
      <w:proofErr w:type="spellEnd"/>
      <w:r w:rsidRPr="00EB6A50">
        <w:t>(</w:t>
      </w:r>
      <w:proofErr w:type="spellStart"/>
      <w:r w:rsidRPr="00EB6A50">
        <w:t>USART_TypeDef</w:t>
      </w:r>
      <w:proofErr w:type="spellEnd"/>
      <w:r w:rsidRPr="00EB6A50">
        <w:t xml:space="preserve">* </w:t>
      </w:r>
      <w:proofErr w:type="spellStart"/>
      <w:r w:rsidRPr="00EB6A50">
        <w:t>USARTx</w:t>
      </w:r>
      <w:proofErr w:type="spellEnd"/>
      <w:r w:rsidRPr="00EB6A50">
        <w:t>);这个函数。</w:t>
      </w:r>
    </w:p>
    <w:p w14:paraId="1D94B46D" w14:textId="77777777" w:rsidR="00F260AF" w:rsidRPr="00EB6A50" w:rsidRDefault="00F260AF" w:rsidP="00F260AF">
      <w:r w:rsidRPr="00EB6A50">
        <w:t>这是一个属于STM32标准外设库（Standard Peripheral Library, SPL）的函数。</w:t>
      </w:r>
    </w:p>
    <w:p w14:paraId="6CDA8AAB" w14:textId="77777777" w:rsidR="00F260AF" w:rsidRPr="00EB6A50" w:rsidRDefault="00000000" w:rsidP="00F260AF">
      <w:r>
        <w:pict w14:anchorId="6F632F5C">
          <v:rect id="_x0000_i1246" style="width:0;height:1.5pt" o:hralign="center" o:hrstd="t" o:hr="t" fillcolor="#a0a0a0" stroked="f"/>
        </w:pict>
      </w:r>
    </w:p>
    <w:p w14:paraId="1706B07E" w14:textId="77777777" w:rsidR="00F260AF" w:rsidRPr="00EB6A50" w:rsidRDefault="00F260AF" w:rsidP="00F260AF">
      <w:pPr>
        <w:pStyle w:val="3"/>
      </w:pPr>
      <w:r w:rsidRPr="00EB6A50">
        <w:t xml:space="preserve">1. 函数功能 </w:t>
      </w:r>
    </w:p>
    <w:p w14:paraId="76AD9AAD" w14:textId="77777777" w:rsidR="00F260AF" w:rsidRPr="00EB6A50" w:rsidRDefault="00F260AF" w:rsidP="00F260AF">
      <w:r w:rsidRPr="00EB6A50">
        <w:rPr>
          <w:rFonts w:ascii="Times New Roman" w:hAnsi="Times New Roman" w:cs="Times New Roman"/>
        </w:rPr>
        <w:t>​</w:t>
      </w:r>
      <w:r w:rsidRPr="00EB6A50">
        <w:rPr>
          <w:rFonts w:ascii="Times New Roman" w:hAnsi="Times New Roman" w:cs="Times New Roman"/>
          <w:b/>
          <w:bCs/>
        </w:rPr>
        <w:t>​</w:t>
      </w:r>
      <w:proofErr w:type="spellStart"/>
      <w:r w:rsidRPr="00EB6A50">
        <w:rPr>
          <w:b/>
          <w:bCs/>
        </w:rPr>
        <w:t>USART_DeInit</w:t>
      </w:r>
      <w:proofErr w:type="spellEnd"/>
      <w:r w:rsidRPr="00EB6A50">
        <w:rPr>
          <w:rFonts w:ascii="Times New Roman" w:hAnsi="Times New Roman" w:cs="Times New Roman"/>
          <w:b/>
          <w:bCs/>
        </w:rPr>
        <w:t>​</w:t>
      </w:r>
      <w:r w:rsidRPr="00EB6A50">
        <w:rPr>
          <w:rFonts w:ascii="Times New Roman" w:hAnsi="Times New Roman" w:cs="Times New Roman"/>
        </w:rPr>
        <w:t>​</w:t>
      </w:r>
      <w:r w:rsidRPr="00EB6A50">
        <w:t xml:space="preserve"> 函数的核心功能是：</w:t>
      </w:r>
      <w:r w:rsidRPr="00EB6A50">
        <w:rPr>
          <w:rFonts w:ascii="Times New Roman" w:hAnsi="Times New Roman" w:cs="Times New Roman"/>
        </w:rPr>
        <w:t>​</w:t>
      </w:r>
      <w:r w:rsidRPr="00EB6A50">
        <w:rPr>
          <w:rFonts w:ascii="Times New Roman" w:hAnsi="Times New Roman" w:cs="Times New Roman"/>
          <w:b/>
          <w:bCs/>
        </w:rPr>
        <w:t>​</w:t>
      </w:r>
      <w:r w:rsidRPr="00EB6A50">
        <w:rPr>
          <w:b/>
          <w:bCs/>
        </w:rPr>
        <w:t>将指定的USART/UART外设的所有寄存器重置为它们的默认（上电复位）值</w:t>
      </w:r>
      <w:r w:rsidRPr="00EB6A50">
        <w:rPr>
          <w:rFonts w:ascii="Times New Roman" w:hAnsi="Times New Roman" w:cs="Times New Roman"/>
          <w:b/>
          <w:bCs/>
        </w:rPr>
        <w:t>​</w:t>
      </w:r>
      <w:r w:rsidRPr="00EB6A50">
        <w:rPr>
          <w:rFonts w:ascii="Times New Roman" w:hAnsi="Times New Roman" w:cs="Times New Roman"/>
        </w:rPr>
        <w:t>​</w:t>
      </w:r>
      <w:r w:rsidRPr="00EB6A50">
        <w:t>。</w:t>
      </w:r>
    </w:p>
    <w:p w14:paraId="7D13D4EE" w14:textId="77777777" w:rsidR="00F260AF" w:rsidRPr="00EB6A50" w:rsidRDefault="00F260AF" w:rsidP="00F260AF">
      <w:r w:rsidRPr="00EB6A50">
        <w:t>简单来说，它就是对这个串口进行一次“</w:t>
      </w:r>
      <w:r w:rsidRPr="00EB6A50">
        <w:rPr>
          <w:rFonts w:ascii="Times New Roman" w:hAnsi="Times New Roman" w:cs="Times New Roman"/>
        </w:rPr>
        <w:t>​</w:t>
      </w:r>
      <w:r w:rsidRPr="00EB6A50">
        <w:rPr>
          <w:rFonts w:ascii="Times New Roman" w:hAnsi="Times New Roman" w:cs="Times New Roman"/>
          <w:b/>
          <w:bCs/>
        </w:rPr>
        <w:t>​</w:t>
      </w:r>
      <w:r w:rsidRPr="00EB6A50">
        <w:rPr>
          <w:b/>
          <w:bCs/>
        </w:rPr>
        <w:t>软件复位</w:t>
      </w:r>
      <w:r w:rsidRPr="00EB6A50">
        <w:rPr>
          <w:rFonts w:ascii="Times New Roman" w:hAnsi="Times New Roman" w:cs="Times New Roman"/>
          <w:b/>
          <w:bCs/>
        </w:rPr>
        <w:t>​</w:t>
      </w:r>
      <w:r w:rsidRPr="00EB6A50">
        <w:rPr>
          <w:rFonts w:ascii="Times New Roman" w:hAnsi="Times New Roman" w:cs="Times New Roman"/>
        </w:rPr>
        <w:t>​</w:t>
      </w:r>
      <w:r w:rsidRPr="00EB6A50">
        <w:rPr>
          <w:rFonts w:ascii="等线" w:eastAsia="等线" w:hAnsi="等线" w:cs="等线" w:hint="eastAsia"/>
        </w:rPr>
        <w:t>”</w:t>
      </w:r>
      <w:r w:rsidRPr="00EB6A50">
        <w:t>。当你调用这个函数后，这个串口会恢复到就像刚刚芯片上电或硬件复位后的状态。</w:t>
      </w:r>
    </w:p>
    <w:p w14:paraId="7CDCB8DA" w14:textId="77777777" w:rsidR="00F260AF" w:rsidRPr="00EB6A50" w:rsidRDefault="00F260AF" w:rsidP="00F260AF">
      <w:pPr>
        <w:pStyle w:val="3"/>
      </w:pPr>
      <w:r w:rsidRPr="00EB6A50">
        <w:t xml:space="preserve">2. 函数参数 </w:t>
      </w:r>
    </w:p>
    <w:p w14:paraId="3AAC6FEB" w14:textId="77777777" w:rsidR="00F260AF" w:rsidRPr="00EB6A50" w:rsidRDefault="00F260AF">
      <w:pPr>
        <w:numPr>
          <w:ilvl w:val="0"/>
          <w:numId w:val="298"/>
        </w:numPr>
      </w:pPr>
      <w:r w:rsidRPr="00EB6A50">
        <w:rPr>
          <w:rFonts w:ascii="Times New Roman" w:hAnsi="Times New Roman" w:cs="Times New Roman"/>
        </w:rPr>
        <w:t>​</w:t>
      </w:r>
      <w:r w:rsidRPr="00EB6A50">
        <w:rPr>
          <w:rFonts w:ascii="Times New Roman" w:hAnsi="Times New Roman" w:cs="Times New Roman"/>
          <w:b/>
          <w:bCs/>
        </w:rPr>
        <w:t>​</w:t>
      </w:r>
      <w:proofErr w:type="spellStart"/>
      <w:r w:rsidRPr="00EB6A50">
        <w:rPr>
          <w:b/>
          <w:bCs/>
        </w:rPr>
        <w:t>USART_TypeDef</w:t>
      </w:r>
      <w:proofErr w:type="spellEnd"/>
      <w:r w:rsidRPr="00EB6A50">
        <w:rPr>
          <w:b/>
          <w:bCs/>
        </w:rPr>
        <w:t xml:space="preserve">* </w:t>
      </w:r>
      <w:proofErr w:type="spellStart"/>
      <w:r w:rsidRPr="00EB6A50">
        <w:rPr>
          <w:b/>
          <w:bCs/>
        </w:rPr>
        <w:t>USARTx</w:t>
      </w:r>
      <w:proofErr w:type="spellEnd"/>
      <w:r w:rsidRPr="00EB6A50">
        <w:rPr>
          <w:rFonts w:ascii="Times New Roman" w:hAnsi="Times New Roman" w:cs="Times New Roman"/>
          <w:b/>
          <w:bCs/>
        </w:rPr>
        <w:t>​</w:t>
      </w:r>
      <w:r w:rsidRPr="00EB6A50">
        <w:rPr>
          <w:rFonts w:ascii="Times New Roman" w:hAnsi="Times New Roman" w:cs="Times New Roman"/>
        </w:rPr>
        <w:t>​</w:t>
      </w:r>
      <w:r w:rsidRPr="00EB6A50">
        <w:t>：</w:t>
      </w:r>
    </w:p>
    <w:p w14:paraId="044E536E" w14:textId="77777777" w:rsidR="00F260AF" w:rsidRPr="00EB6A50" w:rsidRDefault="00F260AF">
      <w:pPr>
        <w:numPr>
          <w:ilvl w:val="1"/>
          <w:numId w:val="298"/>
        </w:numPr>
      </w:pPr>
      <w:r w:rsidRPr="00EB6A50">
        <w:t>这是一个指向特</w:t>
      </w:r>
      <w:r w:rsidRPr="00EB6A50">
        <w:rPr>
          <w:color w:val="EE0000"/>
        </w:rPr>
        <w:t>定USART外设的指针</w:t>
      </w:r>
      <w:r w:rsidRPr="00EB6A50">
        <w:t>。</w:t>
      </w:r>
    </w:p>
    <w:p w14:paraId="4BE35A42" w14:textId="77777777" w:rsidR="00F260AF" w:rsidRPr="00EB6A50" w:rsidRDefault="00F260AF">
      <w:pPr>
        <w:numPr>
          <w:ilvl w:val="1"/>
          <w:numId w:val="298"/>
        </w:numPr>
      </w:pPr>
      <w:r w:rsidRPr="00EB6A50">
        <w:t>你需要传入你想要复位的那个USART外设的</w:t>
      </w:r>
      <w:r w:rsidRPr="00EB6A50">
        <w:rPr>
          <w:color w:val="EE0000"/>
        </w:rPr>
        <w:t>基地址</w:t>
      </w:r>
      <w:r w:rsidRPr="00EB6A50">
        <w:t>。</w:t>
      </w:r>
    </w:p>
    <w:p w14:paraId="6C0A71C3" w14:textId="77777777" w:rsidR="00F260AF" w:rsidRPr="00EB6A50" w:rsidRDefault="00F260AF">
      <w:pPr>
        <w:numPr>
          <w:ilvl w:val="1"/>
          <w:numId w:val="298"/>
        </w:numPr>
      </w:pPr>
      <w:r w:rsidRPr="00EB6A50">
        <w:rPr>
          <w:rFonts w:ascii="Times New Roman" w:hAnsi="Times New Roman" w:cs="Times New Roman"/>
        </w:rPr>
        <w:t>​</w:t>
      </w:r>
      <w:r w:rsidRPr="00EB6A50">
        <w:rPr>
          <w:rFonts w:ascii="Times New Roman" w:hAnsi="Times New Roman" w:cs="Times New Roman"/>
          <w:b/>
          <w:bCs/>
        </w:rPr>
        <w:t>​</w:t>
      </w:r>
      <w:r w:rsidRPr="00EB6A50">
        <w:rPr>
          <w:b/>
          <w:bCs/>
        </w:rPr>
        <w:t>实际调用时，通常使用预定义的宏</w:t>
      </w:r>
      <w:r w:rsidRPr="00EB6A50">
        <w:rPr>
          <w:rFonts w:ascii="Times New Roman" w:hAnsi="Times New Roman" w:cs="Times New Roman"/>
          <w:b/>
          <w:bCs/>
        </w:rPr>
        <w:t>​</w:t>
      </w:r>
      <w:r w:rsidRPr="00EB6A50">
        <w:rPr>
          <w:rFonts w:ascii="Times New Roman" w:hAnsi="Times New Roman" w:cs="Times New Roman"/>
        </w:rPr>
        <w:t>​</w:t>
      </w:r>
      <w:r w:rsidRPr="00EB6A50">
        <w:t>，例如：</w:t>
      </w:r>
    </w:p>
    <w:p w14:paraId="67BB333C" w14:textId="77777777" w:rsidR="00F260AF" w:rsidRPr="00EB6A50" w:rsidRDefault="00F260AF">
      <w:pPr>
        <w:numPr>
          <w:ilvl w:val="2"/>
          <w:numId w:val="298"/>
        </w:numPr>
      </w:pPr>
      <w:proofErr w:type="spellStart"/>
      <w:r w:rsidRPr="00EB6A50">
        <w:t>USART_</w:t>
      </w:r>
      <w:proofErr w:type="gramStart"/>
      <w:r w:rsidRPr="00EB6A50">
        <w:t>DeInit</w:t>
      </w:r>
      <w:proofErr w:type="spellEnd"/>
      <w:r w:rsidRPr="00EB6A50">
        <w:t>(</w:t>
      </w:r>
      <w:proofErr w:type="gramEnd"/>
      <w:r w:rsidRPr="00EB6A50">
        <w:t>USART1);</w:t>
      </w:r>
    </w:p>
    <w:p w14:paraId="13A96622" w14:textId="77777777" w:rsidR="00F260AF" w:rsidRPr="00EB6A50" w:rsidRDefault="00F260AF">
      <w:pPr>
        <w:numPr>
          <w:ilvl w:val="2"/>
          <w:numId w:val="298"/>
        </w:numPr>
      </w:pPr>
      <w:proofErr w:type="spellStart"/>
      <w:r w:rsidRPr="00EB6A50">
        <w:t>USART_</w:t>
      </w:r>
      <w:proofErr w:type="gramStart"/>
      <w:r w:rsidRPr="00EB6A50">
        <w:t>DeInit</w:t>
      </w:r>
      <w:proofErr w:type="spellEnd"/>
      <w:r w:rsidRPr="00EB6A50">
        <w:t>(</w:t>
      </w:r>
      <w:proofErr w:type="gramEnd"/>
      <w:r w:rsidRPr="00EB6A50">
        <w:t>USART2);</w:t>
      </w:r>
    </w:p>
    <w:p w14:paraId="64BFD7F4" w14:textId="77777777" w:rsidR="00F260AF" w:rsidRPr="00EB6A50" w:rsidRDefault="00F260AF">
      <w:pPr>
        <w:numPr>
          <w:ilvl w:val="2"/>
          <w:numId w:val="298"/>
        </w:numPr>
      </w:pPr>
      <w:proofErr w:type="spellStart"/>
      <w:r w:rsidRPr="00EB6A50">
        <w:t>USART_</w:t>
      </w:r>
      <w:proofErr w:type="gramStart"/>
      <w:r w:rsidRPr="00EB6A50">
        <w:t>DeInit</w:t>
      </w:r>
      <w:proofErr w:type="spellEnd"/>
      <w:r w:rsidRPr="00EB6A50">
        <w:t>(</w:t>
      </w:r>
      <w:proofErr w:type="gramEnd"/>
      <w:r w:rsidRPr="00EB6A50">
        <w:t>UART4);</w:t>
      </w:r>
    </w:p>
    <w:p w14:paraId="2ECC8EEC" w14:textId="77777777" w:rsidR="00F260AF" w:rsidRPr="00EB6A50" w:rsidRDefault="00F260AF" w:rsidP="00F260AF">
      <w:pPr>
        <w:pStyle w:val="3"/>
      </w:pPr>
      <w:r w:rsidRPr="00EB6A50">
        <w:t xml:space="preserve">3. 函数内部机制 </w:t>
      </w:r>
    </w:p>
    <w:p w14:paraId="7893C10F" w14:textId="77777777" w:rsidR="00F260AF" w:rsidRPr="00EB6A50" w:rsidRDefault="00F260AF" w:rsidP="00F260AF">
      <w:r w:rsidRPr="00EB6A50">
        <w:t>这个函数并不是直接去操作USART的每一个寄存器，而是通过STM32的</w:t>
      </w:r>
      <w:r w:rsidRPr="00EB6A50">
        <w:rPr>
          <w:rFonts w:ascii="Times New Roman" w:hAnsi="Times New Roman" w:cs="Times New Roman"/>
        </w:rPr>
        <w:t>​</w:t>
      </w:r>
      <w:r w:rsidRPr="00EB6A50">
        <w:rPr>
          <w:rFonts w:ascii="Times New Roman" w:hAnsi="Times New Roman" w:cs="Times New Roman"/>
          <w:b/>
          <w:bCs/>
        </w:rPr>
        <w:t>​</w:t>
      </w:r>
      <w:r w:rsidRPr="00EB6A50">
        <w:rPr>
          <w:b/>
          <w:bCs/>
          <w:color w:val="EE0000"/>
        </w:rPr>
        <w:t>复位控制器（RCC）</w:t>
      </w:r>
      <w:r w:rsidRPr="00EB6A50">
        <w:rPr>
          <w:rFonts w:ascii="Times New Roman" w:hAnsi="Times New Roman" w:cs="Times New Roman"/>
          <w:b/>
          <w:bCs/>
        </w:rPr>
        <w:t>​</w:t>
      </w:r>
      <w:r w:rsidRPr="00EB6A50">
        <w:rPr>
          <w:rFonts w:ascii="Times New Roman" w:hAnsi="Times New Roman" w:cs="Times New Roman"/>
        </w:rPr>
        <w:t>​</w:t>
      </w:r>
      <w:r w:rsidRPr="00EB6A50">
        <w:t xml:space="preserve"> 来实现的。</w:t>
      </w:r>
    </w:p>
    <w:p w14:paraId="576247AC" w14:textId="77777777" w:rsidR="00F260AF" w:rsidRPr="00EB6A50" w:rsidRDefault="00F260AF" w:rsidP="00F260AF">
      <w:r w:rsidRPr="00EB6A50">
        <w:lastRenderedPageBreak/>
        <w:t>在STM32中，每个外设（如USART1、SPI1、TIM2等）在RCC模块中都有一个对应的</w:t>
      </w:r>
      <w:r w:rsidRPr="00EB6A50">
        <w:rPr>
          <w:rFonts w:ascii="Times New Roman" w:hAnsi="Times New Roman" w:cs="Times New Roman"/>
        </w:rPr>
        <w:t>​</w:t>
      </w:r>
      <w:r w:rsidRPr="00EB6A50">
        <w:rPr>
          <w:rFonts w:ascii="Times New Roman" w:hAnsi="Times New Roman" w:cs="Times New Roman"/>
          <w:b/>
          <w:bCs/>
        </w:rPr>
        <w:t>​</w:t>
      </w:r>
      <w:r w:rsidRPr="00EB6A50">
        <w:rPr>
          <w:b/>
          <w:bCs/>
        </w:rPr>
        <w:t>复位寄存器</w:t>
      </w:r>
      <w:r w:rsidRPr="00EB6A50">
        <w:rPr>
          <w:rFonts w:ascii="Times New Roman" w:hAnsi="Times New Roman" w:cs="Times New Roman"/>
          <w:b/>
          <w:bCs/>
        </w:rPr>
        <w:t>​</w:t>
      </w:r>
      <w:r w:rsidRPr="00EB6A50">
        <w:rPr>
          <w:rFonts w:ascii="Times New Roman" w:hAnsi="Times New Roman" w:cs="Times New Roman"/>
        </w:rPr>
        <w:t>​</w:t>
      </w:r>
      <w:r w:rsidRPr="00EB6A50">
        <w:t xml:space="preserve">（通常是 </w:t>
      </w:r>
      <w:proofErr w:type="spellStart"/>
      <w:r w:rsidRPr="00EB6A50">
        <w:t>RCC_APBxRSTR</w:t>
      </w:r>
      <w:proofErr w:type="spellEnd"/>
      <w:r w:rsidRPr="00EB6A50">
        <w:t>）和一个</w:t>
      </w:r>
      <w:r w:rsidRPr="00EB6A50">
        <w:rPr>
          <w:rFonts w:ascii="Times New Roman" w:hAnsi="Times New Roman" w:cs="Times New Roman"/>
        </w:rPr>
        <w:t>​</w:t>
      </w:r>
      <w:r w:rsidRPr="00EB6A50">
        <w:rPr>
          <w:rFonts w:ascii="Times New Roman" w:hAnsi="Times New Roman" w:cs="Times New Roman"/>
          <w:b/>
          <w:bCs/>
        </w:rPr>
        <w:t>​</w:t>
      </w:r>
      <w:r w:rsidRPr="00EB6A50">
        <w:rPr>
          <w:b/>
          <w:bCs/>
        </w:rPr>
        <w:t>位</w:t>
      </w:r>
      <w:r w:rsidRPr="00EB6A50">
        <w:rPr>
          <w:rFonts w:ascii="Times New Roman" w:hAnsi="Times New Roman" w:cs="Times New Roman"/>
          <w:b/>
          <w:bCs/>
        </w:rPr>
        <w:t>​</w:t>
      </w:r>
      <w:r w:rsidRPr="00EB6A50">
        <w:rPr>
          <w:rFonts w:ascii="Times New Roman" w:hAnsi="Times New Roman" w:cs="Times New Roman"/>
        </w:rPr>
        <w:t>​</w:t>
      </w:r>
      <w:r w:rsidRPr="00EB6A50">
        <w:t>。向这个位写入 1可以触发该外设的复位，写入 0则释放复位。</w:t>
      </w:r>
    </w:p>
    <w:p w14:paraId="706468A0" w14:textId="77777777" w:rsidR="00F260AF" w:rsidRPr="00EB6A50" w:rsidRDefault="00F260AF" w:rsidP="00F260AF">
      <w:proofErr w:type="spellStart"/>
      <w:r w:rsidRPr="00EB6A50">
        <w:t>USART_DeInit</w:t>
      </w:r>
      <w:proofErr w:type="spellEnd"/>
      <w:r w:rsidRPr="00EB6A50">
        <w:t>函数内部大致会做以下几步：</w:t>
      </w:r>
    </w:p>
    <w:p w14:paraId="570EA57B" w14:textId="77777777" w:rsidR="00F260AF" w:rsidRPr="00EB6A50" w:rsidRDefault="00F260AF">
      <w:pPr>
        <w:numPr>
          <w:ilvl w:val="0"/>
          <w:numId w:val="299"/>
        </w:numPr>
      </w:pPr>
      <w:r w:rsidRPr="00EB6A50">
        <w:t xml:space="preserve">检查输入参数 </w:t>
      </w:r>
      <w:proofErr w:type="spellStart"/>
      <w:r w:rsidRPr="00EB6A50">
        <w:t>USARTx</w:t>
      </w:r>
      <w:proofErr w:type="spellEnd"/>
      <w:r w:rsidRPr="00EB6A50">
        <w:t>是否有效。</w:t>
      </w:r>
    </w:p>
    <w:p w14:paraId="67EF3420" w14:textId="77777777" w:rsidR="00F260AF" w:rsidRPr="00EB6A50" w:rsidRDefault="00F260AF">
      <w:pPr>
        <w:numPr>
          <w:ilvl w:val="0"/>
          <w:numId w:val="299"/>
        </w:numPr>
      </w:pPr>
      <w:r w:rsidRPr="00EB6A50">
        <w:t xml:space="preserve">根据传入的 </w:t>
      </w:r>
      <w:proofErr w:type="spellStart"/>
      <w:r w:rsidRPr="00EB6A50">
        <w:t>USARTx</w:t>
      </w:r>
      <w:proofErr w:type="spellEnd"/>
      <w:r w:rsidRPr="00EB6A50">
        <w:t>（例如USART1），判断它挂载在哪个总线（APB1或APB2）上。</w:t>
      </w:r>
    </w:p>
    <w:p w14:paraId="5EAFA4A9" w14:textId="77777777" w:rsidR="00F260AF" w:rsidRPr="00EB6A50" w:rsidRDefault="00F260AF">
      <w:pPr>
        <w:numPr>
          <w:ilvl w:val="0"/>
          <w:numId w:val="299"/>
        </w:numPr>
      </w:pPr>
      <w:r w:rsidRPr="00EB6A50">
        <w:rPr>
          <w:rFonts w:ascii="Times New Roman" w:hAnsi="Times New Roman" w:cs="Times New Roman"/>
        </w:rPr>
        <w:t>​</w:t>
      </w:r>
      <w:r w:rsidRPr="00EB6A50">
        <w:rPr>
          <w:rFonts w:ascii="Times New Roman" w:hAnsi="Times New Roman" w:cs="Times New Roman"/>
          <w:b/>
          <w:bCs/>
        </w:rPr>
        <w:t>​</w:t>
      </w:r>
      <w:r w:rsidRPr="00EB6A50">
        <w:rPr>
          <w:b/>
          <w:bCs/>
        </w:rPr>
        <w:t>设置</w:t>
      </w:r>
      <w:r w:rsidRPr="00EB6A50">
        <w:rPr>
          <w:rFonts w:ascii="Times New Roman" w:hAnsi="Times New Roman" w:cs="Times New Roman"/>
          <w:b/>
          <w:bCs/>
        </w:rPr>
        <w:t>​</w:t>
      </w:r>
      <w:r w:rsidRPr="00EB6A50">
        <w:rPr>
          <w:rFonts w:ascii="Times New Roman" w:hAnsi="Times New Roman" w:cs="Times New Roman"/>
        </w:rPr>
        <w:t>​</w:t>
      </w:r>
      <w:r w:rsidRPr="00EB6A50">
        <w:t>对应RCC复位寄存器中的对应位（例如 RCC_APB2RSTR中的 USART1RST位），</w:t>
      </w:r>
      <w:r w:rsidRPr="00EB6A50">
        <w:rPr>
          <w:rFonts w:ascii="Times New Roman" w:hAnsi="Times New Roman" w:cs="Times New Roman"/>
        </w:rPr>
        <w:t>​</w:t>
      </w:r>
      <w:r w:rsidRPr="00EB6A50">
        <w:rPr>
          <w:rFonts w:ascii="Times New Roman" w:hAnsi="Times New Roman" w:cs="Times New Roman"/>
          <w:b/>
          <w:bCs/>
        </w:rPr>
        <w:t>​</w:t>
      </w:r>
      <w:r w:rsidRPr="00EB6A50">
        <w:rPr>
          <w:b/>
          <w:bCs/>
        </w:rPr>
        <w:t>启动复位</w:t>
      </w:r>
      <w:r w:rsidRPr="00EB6A50">
        <w:rPr>
          <w:rFonts w:ascii="Times New Roman" w:hAnsi="Times New Roman" w:cs="Times New Roman"/>
          <w:b/>
          <w:bCs/>
        </w:rPr>
        <w:t>​</w:t>
      </w:r>
      <w:r w:rsidRPr="00EB6A50">
        <w:rPr>
          <w:rFonts w:ascii="Times New Roman" w:hAnsi="Times New Roman" w:cs="Times New Roman"/>
        </w:rPr>
        <w:t>​</w:t>
      </w:r>
      <w:r w:rsidRPr="00EB6A50">
        <w:t>。</w:t>
      </w:r>
    </w:p>
    <w:p w14:paraId="134CDCF6" w14:textId="77777777" w:rsidR="00F260AF" w:rsidRPr="00EB6A50" w:rsidRDefault="00F260AF">
      <w:pPr>
        <w:numPr>
          <w:ilvl w:val="0"/>
          <w:numId w:val="299"/>
        </w:numPr>
      </w:pPr>
      <w:r w:rsidRPr="00EB6A50">
        <w:rPr>
          <w:rFonts w:ascii="Times New Roman" w:hAnsi="Times New Roman" w:cs="Times New Roman"/>
        </w:rPr>
        <w:t>​</w:t>
      </w:r>
      <w:r w:rsidRPr="00EB6A50">
        <w:rPr>
          <w:rFonts w:ascii="Times New Roman" w:hAnsi="Times New Roman" w:cs="Times New Roman"/>
          <w:b/>
          <w:bCs/>
        </w:rPr>
        <w:t>​</w:t>
      </w:r>
      <w:r w:rsidRPr="00EB6A50">
        <w:rPr>
          <w:b/>
          <w:bCs/>
        </w:rPr>
        <w:t>清除</w:t>
      </w:r>
      <w:r w:rsidRPr="00EB6A50">
        <w:rPr>
          <w:rFonts w:ascii="Times New Roman" w:hAnsi="Times New Roman" w:cs="Times New Roman"/>
          <w:b/>
          <w:bCs/>
        </w:rPr>
        <w:t>​</w:t>
      </w:r>
      <w:r w:rsidRPr="00EB6A50">
        <w:rPr>
          <w:rFonts w:ascii="Times New Roman" w:hAnsi="Times New Roman" w:cs="Times New Roman"/>
        </w:rPr>
        <w:t>​</w:t>
      </w:r>
      <w:r w:rsidRPr="00EB6A50">
        <w:t>对应RCC复位寄存器中的对应位，</w:t>
      </w:r>
      <w:r w:rsidRPr="00EB6A50">
        <w:rPr>
          <w:rFonts w:ascii="Times New Roman" w:hAnsi="Times New Roman" w:cs="Times New Roman"/>
        </w:rPr>
        <w:t>​</w:t>
      </w:r>
      <w:r w:rsidRPr="00EB6A50">
        <w:rPr>
          <w:rFonts w:ascii="Times New Roman" w:hAnsi="Times New Roman" w:cs="Times New Roman"/>
          <w:b/>
          <w:bCs/>
        </w:rPr>
        <w:t>​</w:t>
      </w:r>
      <w:r w:rsidRPr="00EB6A50">
        <w:rPr>
          <w:b/>
          <w:bCs/>
        </w:rPr>
        <w:t>释放复位</w:t>
      </w:r>
      <w:r w:rsidRPr="00EB6A50">
        <w:rPr>
          <w:rFonts w:ascii="Times New Roman" w:hAnsi="Times New Roman" w:cs="Times New Roman"/>
          <w:b/>
          <w:bCs/>
        </w:rPr>
        <w:t>​</w:t>
      </w:r>
      <w:r w:rsidRPr="00EB6A50">
        <w:rPr>
          <w:rFonts w:ascii="Times New Roman" w:hAnsi="Times New Roman" w:cs="Times New Roman"/>
        </w:rPr>
        <w:t>​</w:t>
      </w:r>
      <w:r w:rsidRPr="00EB6A50">
        <w:t>。</w:t>
      </w:r>
    </w:p>
    <w:p w14:paraId="06C57C9F" w14:textId="77777777" w:rsidR="00F260AF" w:rsidRPr="00EB6A50" w:rsidRDefault="00F260AF" w:rsidP="00F260AF">
      <w:pPr>
        <w:pStyle w:val="3"/>
      </w:pPr>
      <w:r w:rsidRPr="00EB6A50">
        <w:t xml:space="preserve">4. 使用场景 </w:t>
      </w:r>
    </w:p>
    <w:p w14:paraId="614A9C87" w14:textId="77777777" w:rsidR="00F260AF" w:rsidRPr="00EB6A50" w:rsidRDefault="00F260AF" w:rsidP="00F260AF">
      <w:r w:rsidRPr="00EB6A50">
        <w:t>你会在什么情况下使用这个函数呢？</w:t>
      </w:r>
    </w:p>
    <w:p w14:paraId="0663CCCD" w14:textId="77777777" w:rsidR="00F260AF" w:rsidRPr="00EB6A50" w:rsidRDefault="00F260AF">
      <w:pPr>
        <w:numPr>
          <w:ilvl w:val="0"/>
          <w:numId w:val="300"/>
        </w:numPr>
      </w:pPr>
      <w:r w:rsidRPr="00EB6A50">
        <w:rPr>
          <w:rFonts w:ascii="Times New Roman" w:hAnsi="Times New Roman" w:cs="Times New Roman"/>
        </w:rPr>
        <w:t>​</w:t>
      </w:r>
      <w:r w:rsidRPr="00EB6A50">
        <w:rPr>
          <w:rFonts w:ascii="Times New Roman" w:hAnsi="Times New Roman" w:cs="Times New Roman"/>
          <w:b/>
          <w:bCs/>
        </w:rPr>
        <w:t>​</w:t>
      </w:r>
      <w:r w:rsidRPr="00EB6A50">
        <w:rPr>
          <w:b/>
          <w:bCs/>
        </w:rPr>
        <w:t>外设重新初始化</w:t>
      </w:r>
      <w:r w:rsidRPr="00EB6A50">
        <w:rPr>
          <w:rFonts w:ascii="Times New Roman" w:hAnsi="Times New Roman" w:cs="Times New Roman"/>
          <w:b/>
          <w:bCs/>
        </w:rPr>
        <w:t>​</w:t>
      </w:r>
      <w:r w:rsidRPr="00EB6A50">
        <w:rPr>
          <w:rFonts w:ascii="Times New Roman" w:hAnsi="Times New Roman" w:cs="Times New Roman"/>
        </w:rPr>
        <w:t>​</w:t>
      </w:r>
      <w:r w:rsidRPr="00EB6A50">
        <w:t>：</w:t>
      </w:r>
    </w:p>
    <w:p w14:paraId="3DB47B36" w14:textId="77777777" w:rsidR="00F260AF" w:rsidRPr="00EB6A50" w:rsidRDefault="00F260AF">
      <w:pPr>
        <w:numPr>
          <w:ilvl w:val="1"/>
          <w:numId w:val="300"/>
        </w:numPr>
      </w:pPr>
      <w:r w:rsidRPr="00EB6A50">
        <w:t>当你需要彻底改变一个串口的配置（例如，从115200波特率改为9600，从8位数据位改为9位，或从轮询模式改为中断模式）时，最干净的做法是先将其</w:t>
      </w:r>
      <w:proofErr w:type="spellStart"/>
      <w:r w:rsidRPr="00EB6A50">
        <w:t>DeInit</w:t>
      </w:r>
      <w:proofErr w:type="spellEnd"/>
      <w:r w:rsidRPr="00EB6A50">
        <w:t xml:space="preserve">，然后再用新的参数调用 </w:t>
      </w:r>
      <w:proofErr w:type="spellStart"/>
      <w:r w:rsidRPr="00EB6A50">
        <w:t>USART_Init</w:t>
      </w:r>
      <w:proofErr w:type="spellEnd"/>
      <w:r w:rsidRPr="00EB6A50">
        <w:t>()。</w:t>
      </w:r>
    </w:p>
    <w:p w14:paraId="4FE79CEF" w14:textId="77777777" w:rsidR="00F260AF" w:rsidRPr="00EB6A50" w:rsidRDefault="00F260AF">
      <w:pPr>
        <w:numPr>
          <w:ilvl w:val="1"/>
          <w:numId w:val="300"/>
        </w:numPr>
      </w:pPr>
      <w:r w:rsidRPr="00EB6A50">
        <w:t>这可以避免旧配置残留和新配置冲突导致的不可预知行为。</w:t>
      </w:r>
    </w:p>
    <w:p w14:paraId="037C6042" w14:textId="77777777" w:rsidR="00F260AF" w:rsidRPr="00EB6A50" w:rsidRDefault="00F260AF">
      <w:pPr>
        <w:numPr>
          <w:ilvl w:val="0"/>
          <w:numId w:val="300"/>
        </w:numPr>
      </w:pPr>
      <w:r w:rsidRPr="00EB6A50">
        <w:rPr>
          <w:rFonts w:ascii="Times New Roman" w:hAnsi="Times New Roman" w:cs="Times New Roman"/>
        </w:rPr>
        <w:t>​</w:t>
      </w:r>
      <w:r w:rsidRPr="00EB6A50">
        <w:rPr>
          <w:rFonts w:ascii="Times New Roman" w:hAnsi="Times New Roman" w:cs="Times New Roman"/>
          <w:b/>
          <w:bCs/>
        </w:rPr>
        <w:t>​</w:t>
      </w:r>
      <w:r w:rsidRPr="00EB6A50">
        <w:rPr>
          <w:b/>
          <w:bCs/>
        </w:rPr>
        <w:t>错误恢复</w:t>
      </w:r>
      <w:r w:rsidRPr="00EB6A50">
        <w:rPr>
          <w:rFonts w:ascii="Times New Roman" w:hAnsi="Times New Roman" w:cs="Times New Roman"/>
          <w:b/>
          <w:bCs/>
        </w:rPr>
        <w:t>​</w:t>
      </w:r>
      <w:r w:rsidRPr="00EB6A50">
        <w:rPr>
          <w:rFonts w:ascii="Times New Roman" w:hAnsi="Times New Roman" w:cs="Times New Roman"/>
        </w:rPr>
        <w:t>​</w:t>
      </w:r>
      <w:r w:rsidRPr="00EB6A50">
        <w:t>：</w:t>
      </w:r>
    </w:p>
    <w:p w14:paraId="558578E0" w14:textId="77777777" w:rsidR="00F260AF" w:rsidRPr="00EB6A50" w:rsidRDefault="00F260AF">
      <w:pPr>
        <w:numPr>
          <w:ilvl w:val="1"/>
          <w:numId w:val="300"/>
        </w:numPr>
      </w:pPr>
      <w:r w:rsidRPr="00EB6A50">
        <w:t>当通信过程中发生严重的、难以通过清除错误标志来恢复的错误（如持续的溢出错误或混乱的状态）时，一个可靠的恢复手段就是直接复位整个外设，然后重新初始化。</w:t>
      </w:r>
    </w:p>
    <w:p w14:paraId="7C7B0C5A" w14:textId="77777777" w:rsidR="00F260AF" w:rsidRPr="00EB6A50" w:rsidRDefault="00F260AF">
      <w:pPr>
        <w:numPr>
          <w:ilvl w:val="0"/>
          <w:numId w:val="300"/>
        </w:numPr>
      </w:pPr>
      <w:r w:rsidRPr="00EB6A50">
        <w:rPr>
          <w:rFonts w:ascii="Times New Roman" w:hAnsi="Times New Roman" w:cs="Times New Roman"/>
        </w:rPr>
        <w:t>​</w:t>
      </w:r>
      <w:r w:rsidRPr="00EB6A50">
        <w:rPr>
          <w:rFonts w:ascii="Times New Roman" w:hAnsi="Times New Roman" w:cs="Times New Roman"/>
          <w:b/>
          <w:bCs/>
        </w:rPr>
        <w:t>​</w:t>
      </w:r>
      <w:r w:rsidRPr="00EB6A50">
        <w:rPr>
          <w:b/>
          <w:bCs/>
        </w:rPr>
        <w:t>低功耗模式下的准备</w:t>
      </w:r>
      <w:r w:rsidRPr="00EB6A50">
        <w:rPr>
          <w:rFonts w:ascii="Times New Roman" w:hAnsi="Times New Roman" w:cs="Times New Roman"/>
          <w:b/>
          <w:bCs/>
        </w:rPr>
        <w:t>​</w:t>
      </w:r>
      <w:r w:rsidRPr="00EB6A50">
        <w:rPr>
          <w:rFonts w:ascii="Times New Roman" w:hAnsi="Times New Roman" w:cs="Times New Roman"/>
        </w:rPr>
        <w:t>​</w:t>
      </w:r>
      <w:r w:rsidRPr="00EB6A50">
        <w:t>：</w:t>
      </w:r>
    </w:p>
    <w:p w14:paraId="1795D6E1" w14:textId="77777777" w:rsidR="00F260AF" w:rsidRPr="00EB6A50" w:rsidRDefault="00F260AF">
      <w:pPr>
        <w:numPr>
          <w:ilvl w:val="1"/>
          <w:numId w:val="300"/>
        </w:numPr>
      </w:pPr>
      <w:r w:rsidRPr="00EB6A50">
        <w:t>在芯片进入睡眠或停机模式前，为了省电，可能会关闭某些外设的时钟。在唤醒后，如果需要使用该外设，有时会先执行</w:t>
      </w:r>
      <w:proofErr w:type="spellStart"/>
      <w:r w:rsidRPr="00EB6A50">
        <w:t>DeInit</w:t>
      </w:r>
      <w:proofErr w:type="spellEnd"/>
      <w:r w:rsidRPr="00EB6A50">
        <w:t>再Init，以确保其处于一个确定的初始状态。</w:t>
      </w:r>
    </w:p>
    <w:p w14:paraId="6A6124B7" w14:textId="77777777" w:rsidR="00F260AF" w:rsidRPr="00EB6A50" w:rsidRDefault="00F260AF">
      <w:pPr>
        <w:numPr>
          <w:ilvl w:val="0"/>
          <w:numId w:val="300"/>
        </w:numPr>
      </w:pPr>
      <w:r w:rsidRPr="00EB6A50">
        <w:rPr>
          <w:rFonts w:ascii="Times New Roman" w:hAnsi="Times New Roman" w:cs="Times New Roman"/>
        </w:rPr>
        <w:t>​</w:t>
      </w:r>
      <w:r w:rsidRPr="00EB6A50">
        <w:rPr>
          <w:rFonts w:ascii="Times New Roman" w:hAnsi="Times New Roman" w:cs="Times New Roman"/>
          <w:b/>
          <w:bCs/>
        </w:rPr>
        <w:t>​</w:t>
      </w:r>
      <w:r w:rsidRPr="00EB6A50">
        <w:rPr>
          <w:b/>
          <w:bCs/>
        </w:rPr>
        <w:t>程序调试</w:t>
      </w:r>
      <w:r w:rsidRPr="00EB6A50">
        <w:rPr>
          <w:rFonts w:ascii="Times New Roman" w:hAnsi="Times New Roman" w:cs="Times New Roman"/>
          <w:b/>
          <w:bCs/>
        </w:rPr>
        <w:t>​</w:t>
      </w:r>
      <w:r w:rsidRPr="00EB6A50">
        <w:rPr>
          <w:rFonts w:ascii="Times New Roman" w:hAnsi="Times New Roman" w:cs="Times New Roman"/>
        </w:rPr>
        <w:t>​</w:t>
      </w:r>
      <w:r w:rsidRPr="00EB6A50">
        <w:t>：</w:t>
      </w:r>
    </w:p>
    <w:p w14:paraId="2BCA7C6A" w14:textId="77777777" w:rsidR="00F260AF" w:rsidRPr="00EB6A50" w:rsidRDefault="00F260AF">
      <w:pPr>
        <w:numPr>
          <w:ilvl w:val="1"/>
          <w:numId w:val="300"/>
        </w:numPr>
      </w:pPr>
      <w:r w:rsidRPr="00EB6A50">
        <w:t>在调试阶段，如果你怀疑是串口硬件状态异常导致的问题，可以尝试调用此函数来确保硬件从一个已知的干净状态开始工作。</w:t>
      </w:r>
    </w:p>
    <w:p w14:paraId="1213B29F" w14:textId="77777777" w:rsidR="00F260AF" w:rsidRPr="00EB6A50" w:rsidRDefault="00F260AF" w:rsidP="00F260AF">
      <w:pPr>
        <w:pStyle w:val="3"/>
      </w:pPr>
      <w:r w:rsidRPr="00EB6A50">
        <w:lastRenderedPageBreak/>
        <w:t xml:space="preserve">5. 注意事项 </w:t>
      </w:r>
    </w:p>
    <w:p w14:paraId="18B83583" w14:textId="77777777" w:rsidR="00F260AF" w:rsidRPr="00EB6A50" w:rsidRDefault="00F260AF">
      <w:pPr>
        <w:numPr>
          <w:ilvl w:val="0"/>
          <w:numId w:val="301"/>
        </w:numPr>
      </w:pPr>
      <w:r w:rsidRPr="00EB6A50">
        <w:rPr>
          <w:rFonts w:ascii="Times New Roman" w:hAnsi="Times New Roman" w:cs="Times New Roman"/>
        </w:rPr>
        <w:t>​</w:t>
      </w:r>
      <w:r w:rsidRPr="00EB6A50">
        <w:rPr>
          <w:rFonts w:ascii="Times New Roman" w:hAnsi="Times New Roman" w:cs="Times New Roman"/>
          <w:b/>
          <w:bCs/>
        </w:rPr>
        <w:t>​</w:t>
      </w:r>
      <w:r w:rsidRPr="00EB6A50">
        <w:rPr>
          <w:b/>
          <w:bCs/>
        </w:rPr>
        <w:t>时钟必须使能</w:t>
      </w:r>
      <w:r w:rsidRPr="00EB6A50">
        <w:rPr>
          <w:rFonts w:ascii="Times New Roman" w:hAnsi="Times New Roman" w:cs="Times New Roman"/>
          <w:b/>
          <w:bCs/>
        </w:rPr>
        <w:t>​</w:t>
      </w:r>
      <w:r w:rsidRPr="00EB6A50">
        <w:rPr>
          <w:rFonts w:ascii="Times New Roman" w:hAnsi="Times New Roman" w:cs="Times New Roman"/>
        </w:rPr>
        <w:t>​</w:t>
      </w:r>
      <w:r w:rsidRPr="00EB6A50">
        <w:t xml:space="preserve">：在调用 </w:t>
      </w:r>
      <w:proofErr w:type="spellStart"/>
      <w:r w:rsidRPr="00EB6A50">
        <w:t>USART_DeInit</w:t>
      </w:r>
      <w:proofErr w:type="spellEnd"/>
      <w:r w:rsidRPr="00EB6A50">
        <w:t>(USART1)</w:t>
      </w:r>
      <w:r w:rsidRPr="00EB6A50">
        <w:rPr>
          <w:rFonts w:ascii="Times New Roman" w:hAnsi="Times New Roman" w:cs="Times New Roman"/>
        </w:rPr>
        <w:t>​</w:t>
      </w:r>
      <w:r w:rsidRPr="00EB6A50">
        <w:rPr>
          <w:rFonts w:ascii="Times New Roman" w:hAnsi="Times New Roman" w:cs="Times New Roman"/>
          <w:b/>
          <w:bCs/>
        </w:rPr>
        <w:t>​</w:t>
      </w:r>
      <w:r w:rsidRPr="00EB6A50">
        <w:rPr>
          <w:b/>
          <w:bCs/>
        </w:rPr>
        <w:t>之前</w:t>
      </w:r>
      <w:r w:rsidRPr="00EB6A50">
        <w:rPr>
          <w:rFonts w:ascii="Times New Roman" w:hAnsi="Times New Roman" w:cs="Times New Roman"/>
          <w:b/>
          <w:bCs/>
        </w:rPr>
        <w:t>​</w:t>
      </w:r>
      <w:r w:rsidRPr="00EB6A50">
        <w:rPr>
          <w:rFonts w:ascii="Times New Roman" w:hAnsi="Times New Roman" w:cs="Times New Roman"/>
        </w:rPr>
        <w:t>​</w:t>
      </w:r>
      <w:r w:rsidRPr="00EB6A50">
        <w:t>，必须确保已经通过 RCC_APB2PeriphClockCmd(RCC_APB2Periph_USART1, ENABLE);使能了USART1的时钟。因为操作RCC的复位寄存器是需要时钟的。</w:t>
      </w:r>
    </w:p>
    <w:p w14:paraId="6DE99B75" w14:textId="77777777" w:rsidR="00F260AF" w:rsidRPr="00EB6A50" w:rsidRDefault="00F260AF">
      <w:pPr>
        <w:numPr>
          <w:ilvl w:val="0"/>
          <w:numId w:val="301"/>
        </w:numPr>
      </w:pPr>
      <w:r w:rsidRPr="00EB6A50">
        <w:rPr>
          <w:rFonts w:ascii="Times New Roman" w:hAnsi="Times New Roman" w:cs="Times New Roman"/>
        </w:rPr>
        <w:t>​</w:t>
      </w:r>
      <w:r w:rsidRPr="00EB6A50">
        <w:rPr>
          <w:rFonts w:ascii="Times New Roman" w:hAnsi="Times New Roman" w:cs="Times New Roman"/>
          <w:b/>
          <w:bCs/>
        </w:rPr>
        <w:t>​</w:t>
      </w:r>
      <w:r w:rsidRPr="00EB6A50">
        <w:rPr>
          <w:b/>
          <w:bCs/>
        </w:rPr>
        <w:t>会影响所有寄存器</w:t>
      </w:r>
      <w:r w:rsidRPr="00EB6A50">
        <w:rPr>
          <w:rFonts w:ascii="Times New Roman" w:hAnsi="Times New Roman" w:cs="Times New Roman"/>
          <w:b/>
          <w:bCs/>
        </w:rPr>
        <w:t>​</w:t>
      </w:r>
      <w:r w:rsidRPr="00EB6A50">
        <w:rPr>
          <w:rFonts w:ascii="Times New Roman" w:hAnsi="Times New Roman" w:cs="Times New Roman"/>
        </w:rPr>
        <w:t>​</w:t>
      </w:r>
      <w:r w:rsidRPr="00EB6A50">
        <w:t>：复位操作会清除</w:t>
      </w:r>
      <w:r w:rsidRPr="00EB6A50">
        <w:rPr>
          <w:rFonts w:ascii="Times New Roman" w:hAnsi="Times New Roman" w:cs="Times New Roman"/>
        </w:rPr>
        <w:t>​</w:t>
      </w:r>
      <w:r w:rsidRPr="00EB6A50">
        <w:rPr>
          <w:rFonts w:ascii="Times New Roman" w:hAnsi="Times New Roman" w:cs="Times New Roman"/>
          <w:b/>
          <w:bCs/>
        </w:rPr>
        <w:t>​</w:t>
      </w:r>
      <w:r w:rsidRPr="00EB6A50">
        <w:rPr>
          <w:b/>
          <w:bCs/>
        </w:rPr>
        <w:t>所有</w:t>
      </w:r>
      <w:r w:rsidRPr="00EB6A50">
        <w:rPr>
          <w:rFonts w:ascii="Times New Roman" w:hAnsi="Times New Roman" w:cs="Times New Roman"/>
          <w:b/>
          <w:bCs/>
        </w:rPr>
        <w:t>​</w:t>
      </w:r>
      <w:r w:rsidRPr="00EB6A50">
        <w:rPr>
          <w:rFonts w:ascii="Times New Roman" w:hAnsi="Times New Roman" w:cs="Times New Roman"/>
        </w:rPr>
        <w:t>​</w:t>
      </w:r>
      <w:r w:rsidRPr="00EB6A50">
        <w:t>寄存器，包括数据寄存器（DR）、状态寄存器（SR）等。如果复位前正在发送或接收数据，这些数据会丢失。</w:t>
      </w:r>
    </w:p>
    <w:p w14:paraId="35FDD28A" w14:textId="77777777" w:rsidR="00F260AF" w:rsidRPr="00EB6A50" w:rsidRDefault="00F260AF">
      <w:pPr>
        <w:numPr>
          <w:ilvl w:val="0"/>
          <w:numId w:val="301"/>
        </w:numPr>
      </w:pPr>
      <w:r w:rsidRPr="00EB6A50">
        <w:rPr>
          <w:rFonts w:ascii="Times New Roman" w:hAnsi="Times New Roman" w:cs="Times New Roman"/>
        </w:rPr>
        <w:t>​</w:t>
      </w:r>
      <w:r w:rsidRPr="00EB6A50">
        <w:rPr>
          <w:rFonts w:ascii="Times New Roman" w:hAnsi="Times New Roman" w:cs="Times New Roman"/>
          <w:b/>
          <w:bCs/>
        </w:rPr>
        <w:t>​</w:t>
      </w:r>
      <w:r w:rsidRPr="00EB6A50">
        <w:rPr>
          <w:b/>
          <w:bCs/>
        </w:rPr>
        <w:t>与HAL库的区别</w:t>
      </w:r>
      <w:r w:rsidRPr="00EB6A50">
        <w:rPr>
          <w:rFonts w:ascii="Times New Roman" w:hAnsi="Times New Roman" w:cs="Times New Roman"/>
          <w:b/>
          <w:bCs/>
        </w:rPr>
        <w:t>​</w:t>
      </w:r>
      <w:r w:rsidRPr="00EB6A50">
        <w:rPr>
          <w:rFonts w:ascii="Times New Roman" w:hAnsi="Times New Roman" w:cs="Times New Roman"/>
        </w:rPr>
        <w:t>​</w:t>
      </w:r>
      <w:r w:rsidRPr="00EB6A50">
        <w:t xml:space="preserve">：在更新的HAL库中，通常没有直接对应的 </w:t>
      </w:r>
      <w:proofErr w:type="spellStart"/>
      <w:r w:rsidRPr="00EB6A50">
        <w:t>HAL_UART_DeInit</w:t>
      </w:r>
      <w:proofErr w:type="spellEnd"/>
      <w:r w:rsidRPr="00EB6A50">
        <w:t xml:space="preserve">函数来完成完全相同的任务。HAL库的 </w:t>
      </w:r>
      <w:proofErr w:type="spellStart"/>
      <w:r w:rsidRPr="00EB6A50">
        <w:t>DeInit</w:t>
      </w:r>
      <w:proofErr w:type="spellEnd"/>
      <w:r w:rsidRPr="00EB6A50">
        <w:t>函数主要是将寄存器值恢复为复位值，并反初始化相关GPIO和中断，但其底层实现逻辑与SPL库类似。</w:t>
      </w:r>
    </w:p>
    <w:p w14:paraId="6582B57F" w14:textId="77777777" w:rsidR="00F260AF" w:rsidRPr="00EB6A50" w:rsidRDefault="00F260AF" w:rsidP="00F260AF">
      <w:pPr>
        <w:pStyle w:val="3"/>
      </w:pPr>
      <w:r w:rsidRPr="00EB6A50">
        <w:t xml:space="preserve">代码示例（基于标准外设库） </w:t>
      </w:r>
    </w:p>
    <w:p w14:paraId="6279C045" w14:textId="77777777" w:rsidR="00F260AF" w:rsidRPr="00EB6A50" w:rsidRDefault="00F260AF" w:rsidP="00F260AF">
      <w:proofErr w:type="gramStart"/>
      <w:r w:rsidRPr="00EB6A50">
        <w:t>#include</w:t>
      </w:r>
      <w:proofErr w:type="gramEnd"/>
      <w:r w:rsidRPr="00EB6A50">
        <w:t xml:space="preserve"> "stm32f10x.h"</w:t>
      </w:r>
    </w:p>
    <w:p w14:paraId="73D20FEC" w14:textId="77777777" w:rsidR="00F260AF" w:rsidRPr="00EB6A50" w:rsidRDefault="00F260AF" w:rsidP="00F260AF"/>
    <w:p w14:paraId="5CB9D069" w14:textId="77777777" w:rsidR="00F260AF" w:rsidRPr="00EB6A50" w:rsidRDefault="00F260AF" w:rsidP="00F260AF">
      <w:r w:rsidRPr="00EB6A50">
        <w:t xml:space="preserve">void </w:t>
      </w:r>
      <w:proofErr w:type="spellStart"/>
      <w:r w:rsidRPr="00EB6A50">
        <w:t>USART_Reconfigure</w:t>
      </w:r>
      <w:proofErr w:type="spellEnd"/>
      <w:r w:rsidRPr="00EB6A50">
        <w:t>(void)</w:t>
      </w:r>
    </w:p>
    <w:p w14:paraId="5F7D39C3" w14:textId="77777777" w:rsidR="00F260AF" w:rsidRPr="00EB6A50" w:rsidRDefault="00F260AF" w:rsidP="00F260AF">
      <w:r w:rsidRPr="00EB6A50">
        <w:t>{</w:t>
      </w:r>
    </w:p>
    <w:p w14:paraId="621DE413" w14:textId="77777777" w:rsidR="00F260AF" w:rsidRPr="00EB6A50" w:rsidRDefault="00F260AF" w:rsidP="00F260AF">
      <w:r w:rsidRPr="00EB6A50">
        <w:t xml:space="preserve">  </w:t>
      </w:r>
      <w:proofErr w:type="spellStart"/>
      <w:r w:rsidRPr="00EB6A50">
        <w:t>USART_InitTypeDef</w:t>
      </w:r>
      <w:proofErr w:type="spellEnd"/>
      <w:r w:rsidRPr="00EB6A50">
        <w:t xml:space="preserve"> </w:t>
      </w:r>
      <w:proofErr w:type="spellStart"/>
      <w:r w:rsidRPr="00EB6A50">
        <w:t>USART_InitStructure</w:t>
      </w:r>
      <w:proofErr w:type="spellEnd"/>
      <w:r w:rsidRPr="00EB6A50">
        <w:t>;</w:t>
      </w:r>
    </w:p>
    <w:p w14:paraId="2FC39EDF" w14:textId="77777777" w:rsidR="00F260AF" w:rsidRPr="00EB6A50" w:rsidRDefault="00F260AF" w:rsidP="00F260AF"/>
    <w:p w14:paraId="7EB28F0D" w14:textId="77777777" w:rsidR="00F260AF" w:rsidRPr="00EB6A50" w:rsidRDefault="00F260AF" w:rsidP="00F260AF">
      <w:r w:rsidRPr="00EB6A50">
        <w:t xml:space="preserve">  // 1. 首先确保USART2时钟已开启</w:t>
      </w:r>
    </w:p>
    <w:p w14:paraId="2326CED9" w14:textId="77777777" w:rsidR="00F260AF" w:rsidRPr="00EB6A50" w:rsidRDefault="00F260AF" w:rsidP="00F260AF">
      <w:r w:rsidRPr="00EB6A50">
        <w:t xml:space="preserve">  RCC_APB1</w:t>
      </w:r>
      <w:proofErr w:type="gramStart"/>
      <w:r w:rsidRPr="00EB6A50">
        <w:t>PeriphClockCmd(</w:t>
      </w:r>
      <w:proofErr w:type="gramEnd"/>
      <w:r w:rsidRPr="00EB6A50">
        <w:t>RCC_APB1Periph_USART2, ENABLE);</w:t>
      </w:r>
    </w:p>
    <w:p w14:paraId="22DA2EAE" w14:textId="77777777" w:rsidR="00F260AF" w:rsidRPr="00EB6A50" w:rsidRDefault="00F260AF" w:rsidP="00F260AF"/>
    <w:p w14:paraId="273D8681" w14:textId="77777777" w:rsidR="00F260AF" w:rsidRPr="00EB6A50" w:rsidRDefault="00F260AF" w:rsidP="00F260AF">
      <w:r w:rsidRPr="00EB6A50">
        <w:t xml:space="preserve">  // 2. 将USART2复位到默认状态</w:t>
      </w:r>
    </w:p>
    <w:p w14:paraId="7E5DCCAA" w14:textId="77777777" w:rsidR="00F260AF" w:rsidRPr="00EB6A50" w:rsidRDefault="00F260AF" w:rsidP="00F260AF">
      <w:r w:rsidRPr="00EB6A50">
        <w:t xml:space="preserve">  </w:t>
      </w:r>
      <w:proofErr w:type="spellStart"/>
      <w:r w:rsidRPr="00EB6A50">
        <w:t>USART_</w:t>
      </w:r>
      <w:proofErr w:type="gramStart"/>
      <w:r w:rsidRPr="00EB6A50">
        <w:t>DeInit</w:t>
      </w:r>
      <w:proofErr w:type="spellEnd"/>
      <w:r w:rsidRPr="00EB6A50">
        <w:t>(</w:t>
      </w:r>
      <w:proofErr w:type="gramEnd"/>
      <w:r w:rsidRPr="00EB6A50">
        <w:t>USART2);</w:t>
      </w:r>
    </w:p>
    <w:p w14:paraId="6F8192BC" w14:textId="77777777" w:rsidR="00F260AF" w:rsidRPr="00EB6A50" w:rsidRDefault="00F260AF" w:rsidP="00F260AF"/>
    <w:p w14:paraId="58E73599" w14:textId="77777777" w:rsidR="00F260AF" w:rsidRPr="00EB6A50" w:rsidRDefault="00F260AF" w:rsidP="00F260AF">
      <w:r w:rsidRPr="00EB6A50">
        <w:t xml:space="preserve">  // 3. 配置新的参数</w:t>
      </w:r>
    </w:p>
    <w:p w14:paraId="39001FCD" w14:textId="77777777" w:rsidR="00F260AF" w:rsidRPr="00EB6A50" w:rsidRDefault="00F260AF" w:rsidP="00F260AF">
      <w:r w:rsidRPr="00EB6A50">
        <w:t xml:space="preserve">  </w:t>
      </w:r>
      <w:proofErr w:type="spellStart"/>
      <w:r w:rsidRPr="00EB6A50">
        <w:t>USART_InitStructure.USART_BaudRate</w:t>
      </w:r>
      <w:proofErr w:type="spellEnd"/>
      <w:r w:rsidRPr="00EB6A50">
        <w:t xml:space="preserve"> = 9600;</w:t>
      </w:r>
    </w:p>
    <w:p w14:paraId="54D0C08E" w14:textId="77777777" w:rsidR="00F260AF" w:rsidRPr="00EB6A50" w:rsidRDefault="00F260AF" w:rsidP="00F260AF">
      <w:r w:rsidRPr="00EB6A50">
        <w:t xml:space="preserve">  </w:t>
      </w:r>
      <w:proofErr w:type="spellStart"/>
      <w:r w:rsidRPr="00EB6A50">
        <w:t>USART_InitStructure.USART_WordLength</w:t>
      </w:r>
      <w:proofErr w:type="spellEnd"/>
      <w:r w:rsidRPr="00EB6A50">
        <w:t xml:space="preserve"> = USART_WordLength_8b;</w:t>
      </w:r>
    </w:p>
    <w:p w14:paraId="6777F38E" w14:textId="77777777" w:rsidR="00F260AF" w:rsidRPr="00EB6A50" w:rsidRDefault="00F260AF" w:rsidP="00F260AF">
      <w:r w:rsidRPr="00EB6A50">
        <w:t xml:space="preserve">  </w:t>
      </w:r>
      <w:proofErr w:type="spellStart"/>
      <w:r w:rsidRPr="00EB6A50">
        <w:t>USART_InitStructure.USART_StopBits</w:t>
      </w:r>
      <w:proofErr w:type="spellEnd"/>
      <w:r w:rsidRPr="00EB6A50">
        <w:t xml:space="preserve"> = USART_StopBits_1;</w:t>
      </w:r>
    </w:p>
    <w:p w14:paraId="7FC784F8" w14:textId="77777777" w:rsidR="00F260AF" w:rsidRPr="00EB6A50" w:rsidRDefault="00F260AF" w:rsidP="00F260AF">
      <w:r w:rsidRPr="00EB6A50">
        <w:t xml:space="preserve">  </w:t>
      </w:r>
      <w:proofErr w:type="spellStart"/>
      <w:r w:rsidRPr="00EB6A50">
        <w:t>USART_InitStructure.USART_Parity</w:t>
      </w:r>
      <w:proofErr w:type="spellEnd"/>
      <w:r w:rsidRPr="00EB6A50">
        <w:t xml:space="preserve"> = </w:t>
      </w:r>
      <w:proofErr w:type="spellStart"/>
      <w:r w:rsidRPr="00EB6A50">
        <w:t>USART_Parity_No</w:t>
      </w:r>
      <w:proofErr w:type="spellEnd"/>
      <w:r w:rsidRPr="00EB6A50">
        <w:t>;</w:t>
      </w:r>
    </w:p>
    <w:p w14:paraId="24451E00" w14:textId="77777777" w:rsidR="00F260AF" w:rsidRPr="00EB6A50" w:rsidRDefault="00F260AF" w:rsidP="00F260AF">
      <w:r w:rsidRPr="00EB6A50">
        <w:lastRenderedPageBreak/>
        <w:t xml:space="preserve">  </w:t>
      </w:r>
      <w:proofErr w:type="spellStart"/>
      <w:r w:rsidRPr="00EB6A50">
        <w:t>USART_InitStructure.USART_Mode</w:t>
      </w:r>
      <w:proofErr w:type="spellEnd"/>
      <w:r w:rsidRPr="00EB6A50">
        <w:t xml:space="preserve"> = </w:t>
      </w:r>
      <w:proofErr w:type="spellStart"/>
      <w:r w:rsidRPr="00EB6A50">
        <w:t>USART_Mode_Rx</w:t>
      </w:r>
      <w:proofErr w:type="spellEnd"/>
      <w:r w:rsidRPr="00EB6A50">
        <w:t xml:space="preserve"> | </w:t>
      </w:r>
      <w:proofErr w:type="spellStart"/>
      <w:r w:rsidRPr="00EB6A50">
        <w:t>USART_Mode_Tx</w:t>
      </w:r>
      <w:proofErr w:type="spellEnd"/>
      <w:r w:rsidRPr="00EB6A50">
        <w:t>;</w:t>
      </w:r>
    </w:p>
    <w:p w14:paraId="0A9C9BE1" w14:textId="77777777" w:rsidR="00F260AF" w:rsidRPr="00EB6A50" w:rsidRDefault="00F260AF" w:rsidP="00F260AF">
      <w:r w:rsidRPr="00EB6A50">
        <w:t xml:space="preserve">  </w:t>
      </w:r>
      <w:proofErr w:type="spellStart"/>
      <w:r w:rsidRPr="00EB6A50">
        <w:t>USART_InitStructure.USART_HardwareFlowControl</w:t>
      </w:r>
      <w:proofErr w:type="spellEnd"/>
      <w:r w:rsidRPr="00EB6A50">
        <w:t xml:space="preserve"> = </w:t>
      </w:r>
      <w:proofErr w:type="spellStart"/>
      <w:r w:rsidRPr="00EB6A50">
        <w:t>USART_HardwareFlowControl_None</w:t>
      </w:r>
      <w:proofErr w:type="spellEnd"/>
      <w:r w:rsidRPr="00EB6A50">
        <w:t>;</w:t>
      </w:r>
    </w:p>
    <w:p w14:paraId="3514AADB" w14:textId="77777777" w:rsidR="00F260AF" w:rsidRPr="00EB6A50" w:rsidRDefault="00F260AF" w:rsidP="00F260AF"/>
    <w:p w14:paraId="74EB5C29" w14:textId="77777777" w:rsidR="00F260AF" w:rsidRPr="00EB6A50" w:rsidRDefault="00F260AF" w:rsidP="00F260AF">
      <w:r w:rsidRPr="00EB6A50">
        <w:t xml:space="preserve">  // 4. 根据新参数初始化USART2</w:t>
      </w:r>
    </w:p>
    <w:p w14:paraId="043B917A" w14:textId="77777777" w:rsidR="00F260AF" w:rsidRPr="00EB6A50" w:rsidRDefault="00F260AF" w:rsidP="00F260AF">
      <w:r w:rsidRPr="00EB6A50">
        <w:t xml:space="preserve">  </w:t>
      </w:r>
      <w:proofErr w:type="spellStart"/>
      <w:r w:rsidRPr="00EB6A50">
        <w:t>USART_</w:t>
      </w:r>
      <w:proofErr w:type="gramStart"/>
      <w:r w:rsidRPr="00EB6A50">
        <w:t>Init</w:t>
      </w:r>
      <w:proofErr w:type="spellEnd"/>
      <w:r w:rsidRPr="00EB6A50">
        <w:t>(</w:t>
      </w:r>
      <w:proofErr w:type="gramEnd"/>
      <w:r w:rsidRPr="00EB6A50">
        <w:t>USART2, &amp;</w:t>
      </w:r>
      <w:proofErr w:type="spellStart"/>
      <w:r w:rsidRPr="00EB6A50">
        <w:t>USART_InitStructure</w:t>
      </w:r>
      <w:proofErr w:type="spellEnd"/>
      <w:r w:rsidRPr="00EB6A50">
        <w:t>);</w:t>
      </w:r>
    </w:p>
    <w:p w14:paraId="7C489D1B" w14:textId="77777777" w:rsidR="00F260AF" w:rsidRPr="00EB6A50" w:rsidRDefault="00F260AF" w:rsidP="00F260AF"/>
    <w:p w14:paraId="08BFFFF6" w14:textId="77777777" w:rsidR="00F260AF" w:rsidRPr="00EB6A50" w:rsidRDefault="00F260AF" w:rsidP="00F260AF">
      <w:r w:rsidRPr="00EB6A50">
        <w:t xml:space="preserve">  // 5. 使能USART2</w:t>
      </w:r>
    </w:p>
    <w:p w14:paraId="48CB2A40" w14:textId="77777777" w:rsidR="00F260AF" w:rsidRPr="00EB6A50" w:rsidRDefault="00F260AF" w:rsidP="00F260AF">
      <w:r w:rsidRPr="00EB6A50">
        <w:t xml:space="preserve">  </w:t>
      </w:r>
      <w:proofErr w:type="spellStart"/>
      <w:r w:rsidRPr="00EB6A50">
        <w:t>USART_</w:t>
      </w:r>
      <w:proofErr w:type="gramStart"/>
      <w:r w:rsidRPr="00EB6A50">
        <w:t>Cmd</w:t>
      </w:r>
      <w:proofErr w:type="spellEnd"/>
      <w:r w:rsidRPr="00EB6A50">
        <w:t>(</w:t>
      </w:r>
      <w:proofErr w:type="gramEnd"/>
      <w:r w:rsidRPr="00EB6A50">
        <w:t>USART2, ENABLE);</w:t>
      </w:r>
    </w:p>
    <w:p w14:paraId="3520C7B2" w14:textId="77777777" w:rsidR="00F260AF" w:rsidRPr="00EB6A50" w:rsidRDefault="00F260AF" w:rsidP="00F260AF">
      <w:r w:rsidRPr="00EB6A50">
        <w:t>}</w:t>
      </w:r>
    </w:p>
    <w:p w14:paraId="4599C776" w14:textId="77777777" w:rsidR="00F260AF" w:rsidRPr="00EB6A50" w:rsidRDefault="00F260AF" w:rsidP="00F260AF">
      <w:pPr>
        <w:pStyle w:val="3"/>
      </w:pPr>
      <w:r w:rsidRPr="00EB6A50">
        <w:t xml:space="preserve">总结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052"/>
        <w:gridCol w:w="7238"/>
      </w:tblGrid>
      <w:tr w:rsidR="00F260AF" w:rsidRPr="00EB6A50" w14:paraId="5D3C1FF3"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785E4DE" w14:textId="77777777" w:rsidR="00F260AF" w:rsidRPr="00EB6A50" w:rsidRDefault="00F260AF" w:rsidP="004B7671">
            <w:pPr>
              <w:rPr>
                <w:b/>
                <w:bCs/>
              </w:rPr>
            </w:pPr>
            <w:r w:rsidRPr="00EB6A50">
              <w:rPr>
                <w:b/>
                <w:bCs/>
              </w:rPr>
              <w:t>特性</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6A9DAD0" w14:textId="77777777" w:rsidR="00F260AF" w:rsidRPr="00EB6A50" w:rsidRDefault="00F260AF" w:rsidP="004B7671">
            <w:pPr>
              <w:rPr>
                <w:b/>
                <w:bCs/>
              </w:rPr>
            </w:pPr>
            <w:r w:rsidRPr="00EB6A50">
              <w:rPr>
                <w:b/>
                <w:bCs/>
              </w:rPr>
              <w:t>描述</w:t>
            </w:r>
          </w:p>
        </w:tc>
      </w:tr>
      <w:tr w:rsidR="00F260AF" w:rsidRPr="00EB6A50" w14:paraId="2939B926"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6A28491" w14:textId="77777777" w:rsidR="00F260AF" w:rsidRPr="00EB6A50" w:rsidRDefault="00F260AF" w:rsidP="004B7671">
            <w:r w:rsidRPr="00EB6A50">
              <w:rPr>
                <w:rFonts w:ascii="Times New Roman" w:hAnsi="Times New Roman" w:cs="Times New Roman"/>
              </w:rPr>
              <w:t>​</w:t>
            </w:r>
            <w:r w:rsidRPr="00EB6A50">
              <w:rPr>
                <w:rFonts w:ascii="Times New Roman" w:hAnsi="Times New Roman" w:cs="Times New Roman"/>
                <w:b/>
                <w:bCs/>
              </w:rPr>
              <w:t>​</w:t>
            </w:r>
            <w:r w:rsidRPr="00EB6A50">
              <w:rPr>
                <w:b/>
                <w:bCs/>
              </w:rPr>
              <w:t>函数名</w:t>
            </w:r>
            <w:r w:rsidRPr="00EB6A50">
              <w:rPr>
                <w:rFonts w:ascii="Times New Roman" w:hAnsi="Times New Roman" w:cs="Times New Roman"/>
                <w:b/>
                <w:bCs/>
              </w:rPr>
              <w:t>​</w:t>
            </w:r>
            <w:r w:rsidRPr="00EB6A5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3C49FF9" w14:textId="77777777" w:rsidR="00F260AF" w:rsidRPr="00EB6A50" w:rsidRDefault="00F260AF" w:rsidP="004B7671">
            <w:proofErr w:type="spellStart"/>
            <w:r w:rsidRPr="00EB6A50">
              <w:t>USART_DeInit</w:t>
            </w:r>
            <w:proofErr w:type="spellEnd"/>
          </w:p>
        </w:tc>
      </w:tr>
      <w:tr w:rsidR="00F260AF" w:rsidRPr="00EB6A50" w14:paraId="13DC30F6"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680A84B" w14:textId="77777777" w:rsidR="00F260AF" w:rsidRPr="00EB6A50" w:rsidRDefault="00F260AF" w:rsidP="004B7671">
            <w:r w:rsidRPr="00EB6A50">
              <w:rPr>
                <w:rFonts w:ascii="Times New Roman" w:hAnsi="Times New Roman" w:cs="Times New Roman"/>
              </w:rPr>
              <w:t>​</w:t>
            </w:r>
            <w:r w:rsidRPr="00EB6A50">
              <w:rPr>
                <w:rFonts w:ascii="Times New Roman" w:hAnsi="Times New Roman" w:cs="Times New Roman"/>
                <w:b/>
                <w:bCs/>
              </w:rPr>
              <w:t>​</w:t>
            </w:r>
            <w:r w:rsidRPr="00EB6A50">
              <w:rPr>
                <w:b/>
                <w:bCs/>
              </w:rPr>
              <w:t>所属库</w:t>
            </w:r>
            <w:r w:rsidRPr="00EB6A50">
              <w:rPr>
                <w:rFonts w:ascii="Times New Roman" w:hAnsi="Times New Roman" w:cs="Times New Roman"/>
                <w:b/>
                <w:bCs/>
              </w:rPr>
              <w:t>​</w:t>
            </w:r>
            <w:r w:rsidRPr="00EB6A5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0C515A5" w14:textId="77777777" w:rsidR="00F260AF" w:rsidRPr="00EB6A50" w:rsidRDefault="00F260AF" w:rsidP="004B7671">
            <w:r w:rsidRPr="00EB6A50">
              <w:t>STM32标准外设库 (SPL)</w:t>
            </w:r>
          </w:p>
        </w:tc>
      </w:tr>
      <w:tr w:rsidR="00F260AF" w:rsidRPr="00EB6A50" w14:paraId="7B5A892A"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14F14EE" w14:textId="77777777" w:rsidR="00F260AF" w:rsidRPr="00EB6A50" w:rsidRDefault="00F260AF" w:rsidP="004B7671">
            <w:r w:rsidRPr="00EB6A50">
              <w:rPr>
                <w:rFonts w:ascii="Times New Roman" w:hAnsi="Times New Roman" w:cs="Times New Roman"/>
              </w:rPr>
              <w:t>​</w:t>
            </w:r>
            <w:r w:rsidRPr="00EB6A50">
              <w:rPr>
                <w:rFonts w:ascii="Times New Roman" w:hAnsi="Times New Roman" w:cs="Times New Roman"/>
                <w:b/>
                <w:bCs/>
              </w:rPr>
              <w:t>​</w:t>
            </w:r>
            <w:r w:rsidRPr="00EB6A50">
              <w:rPr>
                <w:b/>
                <w:bCs/>
              </w:rPr>
              <w:t>功能</w:t>
            </w:r>
            <w:r w:rsidRPr="00EB6A50">
              <w:rPr>
                <w:rFonts w:ascii="Times New Roman" w:hAnsi="Times New Roman" w:cs="Times New Roman"/>
                <w:b/>
                <w:bCs/>
              </w:rPr>
              <w:t>​</w:t>
            </w:r>
            <w:r w:rsidRPr="00EB6A5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1E28D7B" w14:textId="77777777" w:rsidR="00F260AF" w:rsidRPr="00EB6A50" w:rsidRDefault="00F260AF" w:rsidP="004B7671">
            <w:r w:rsidRPr="00EB6A50">
              <w:t>对指定的USART外设进行软件复位，将其所有寄存器恢复为上电默认值。</w:t>
            </w:r>
          </w:p>
        </w:tc>
      </w:tr>
      <w:tr w:rsidR="00F260AF" w:rsidRPr="00EB6A50" w14:paraId="3614910B"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B4D019F" w14:textId="77777777" w:rsidR="00F260AF" w:rsidRPr="00EB6A50" w:rsidRDefault="00F260AF" w:rsidP="004B7671">
            <w:r w:rsidRPr="00EB6A50">
              <w:rPr>
                <w:rFonts w:ascii="Times New Roman" w:hAnsi="Times New Roman" w:cs="Times New Roman"/>
              </w:rPr>
              <w:t>​</w:t>
            </w:r>
            <w:r w:rsidRPr="00EB6A50">
              <w:rPr>
                <w:rFonts w:ascii="Times New Roman" w:hAnsi="Times New Roman" w:cs="Times New Roman"/>
                <w:b/>
                <w:bCs/>
              </w:rPr>
              <w:t>​</w:t>
            </w:r>
            <w:r w:rsidRPr="00EB6A50">
              <w:rPr>
                <w:b/>
                <w:bCs/>
              </w:rPr>
              <w:t>实现方式</w:t>
            </w:r>
            <w:r w:rsidRPr="00EB6A50">
              <w:rPr>
                <w:rFonts w:ascii="Times New Roman" w:hAnsi="Times New Roman" w:cs="Times New Roman"/>
                <w:b/>
                <w:bCs/>
              </w:rPr>
              <w:t>​</w:t>
            </w:r>
            <w:r w:rsidRPr="00EB6A5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4442A39" w14:textId="77777777" w:rsidR="00F260AF" w:rsidRPr="00EB6A50" w:rsidRDefault="00F260AF" w:rsidP="004B7671">
            <w:r w:rsidRPr="00EB6A50">
              <w:t>通过操作RCC模块中的外设复位寄存器来实现。</w:t>
            </w:r>
          </w:p>
        </w:tc>
      </w:tr>
      <w:tr w:rsidR="00F260AF" w:rsidRPr="00EB6A50" w14:paraId="2987F224"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E0D1FA6" w14:textId="77777777" w:rsidR="00F260AF" w:rsidRPr="00EB6A50" w:rsidRDefault="00F260AF" w:rsidP="004B7671">
            <w:r w:rsidRPr="00EB6A50">
              <w:rPr>
                <w:rFonts w:ascii="Times New Roman" w:hAnsi="Times New Roman" w:cs="Times New Roman"/>
              </w:rPr>
              <w:t>​</w:t>
            </w:r>
            <w:r w:rsidRPr="00EB6A50">
              <w:rPr>
                <w:rFonts w:ascii="Times New Roman" w:hAnsi="Times New Roman" w:cs="Times New Roman"/>
                <w:b/>
                <w:bCs/>
              </w:rPr>
              <w:t>​</w:t>
            </w:r>
            <w:r w:rsidRPr="00EB6A50">
              <w:rPr>
                <w:b/>
                <w:bCs/>
              </w:rPr>
              <w:t>使用前提</w:t>
            </w:r>
            <w:r w:rsidRPr="00EB6A50">
              <w:rPr>
                <w:rFonts w:ascii="Times New Roman" w:hAnsi="Times New Roman" w:cs="Times New Roman"/>
                <w:b/>
                <w:bCs/>
              </w:rPr>
              <w:t>​</w:t>
            </w:r>
            <w:r w:rsidRPr="00EB6A5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883F62C" w14:textId="77777777" w:rsidR="00F260AF" w:rsidRPr="00EB6A50" w:rsidRDefault="00F260AF" w:rsidP="004B7671">
            <w:r w:rsidRPr="00EB6A50">
              <w:t>目标USART的时钟必须已经使能。</w:t>
            </w:r>
          </w:p>
        </w:tc>
      </w:tr>
      <w:tr w:rsidR="00F260AF" w:rsidRPr="00EB6A50" w14:paraId="55A19F96"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F612817" w14:textId="77777777" w:rsidR="00F260AF" w:rsidRPr="00EB6A50" w:rsidRDefault="00F260AF" w:rsidP="004B7671">
            <w:r w:rsidRPr="00EB6A50">
              <w:rPr>
                <w:rFonts w:ascii="Times New Roman" w:hAnsi="Times New Roman" w:cs="Times New Roman"/>
              </w:rPr>
              <w:t>​</w:t>
            </w:r>
            <w:r w:rsidRPr="00EB6A50">
              <w:rPr>
                <w:rFonts w:ascii="Times New Roman" w:hAnsi="Times New Roman" w:cs="Times New Roman"/>
                <w:b/>
                <w:bCs/>
              </w:rPr>
              <w:t>​</w:t>
            </w:r>
            <w:r w:rsidRPr="00EB6A50">
              <w:rPr>
                <w:b/>
                <w:bCs/>
              </w:rPr>
              <w:t>典型应用</w:t>
            </w:r>
            <w:r w:rsidRPr="00EB6A50">
              <w:rPr>
                <w:rFonts w:ascii="Times New Roman" w:hAnsi="Times New Roman" w:cs="Times New Roman"/>
                <w:b/>
                <w:bCs/>
              </w:rPr>
              <w:t>​</w:t>
            </w:r>
            <w:r w:rsidRPr="00EB6A5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D4BF278" w14:textId="77777777" w:rsidR="00F260AF" w:rsidRPr="00EB6A50" w:rsidRDefault="00F260AF" w:rsidP="004B7671">
            <w:r w:rsidRPr="00EB6A50">
              <w:t>需要彻底重新配置外设、错误恢复或确保外设处于绝对初始状态时。</w:t>
            </w:r>
          </w:p>
        </w:tc>
      </w:tr>
    </w:tbl>
    <w:p w14:paraId="34742DF6" w14:textId="77777777" w:rsidR="00F260AF" w:rsidRPr="00C40318" w:rsidRDefault="00F260AF" w:rsidP="00F260AF">
      <w:r w:rsidRPr="00EB6A50">
        <w:t>简单说，</w:t>
      </w:r>
      <w:proofErr w:type="spellStart"/>
      <w:r w:rsidRPr="00EB6A50">
        <w:t>USART_DeInit</w:t>
      </w:r>
      <w:proofErr w:type="spellEnd"/>
      <w:r w:rsidRPr="00EB6A50">
        <w:t>就是让串口“</w:t>
      </w:r>
      <w:r w:rsidRPr="00EB6A50">
        <w:rPr>
          <w:rFonts w:ascii="Times New Roman" w:hAnsi="Times New Roman" w:cs="Times New Roman"/>
        </w:rPr>
        <w:t>​</w:t>
      </w:r>
      <w:r w:rsidRPr="00EB6A50">
        <w:rPr>
          <w:rFonts w:ascii="Times New Roman" w:hAnsi="Times New Roman" w:cs="Times New Roman"/>
          <w:b/>
          <w:bCs/>
        </w:rPr>
        <w:t>​</w:t>
      </w:r>
      <w:r w:rsidRPr="00EB6A50">
        <w:rPr>
          <w:b/>
          <w:bCs/>
        </w:rPr>
        <w:t>恢复出厂设置</w:t>
      </w:r>
      <w:r w:rsidRPr="00EB6A50">
        <w:rPr>
          <w:rFonts w:ascii="Times New Roman" w:hAnsi="Times New Roman" w:cs="Times New Roman"/>
          <w:b/>
          <w:bCs/>
        </w:rPr>
        <w:t>​</w:t>
      </w:r>
      <w:r w:rsidRPr="00EB6A50">
        <w:rPr>
          <w:rFonts w:ascii="Times New Roman" w:hAnsi="Times New Roman" w:cs="Times New Roman"/>
        </w:rPr>
        <w:t>​</w:t>
      </w:r>
      <w:r w:rsidRPr="00EB6A50">
        <w:rPr>
          <w:rFonts w:ascii="等线" w:eastAsia="等线" w:hAnsi="等线" w:cs="等线" w:hint="eastAsia"/>
        </w:rPr>
        <w:t>”</w:t>
      </w:r>
      <w:r w:rsidRPr="00EB6A50">
        <w:t>。</w:t>
      </w:r>
    </w:p>
    <w:p w14:paraId="6814027E" w14:textId="77777777" w:rsidR="00F260AF" w:rsidRDefault="00F260AF" w:rsidP="00F260AF">
      <w:pPr>
        <w:pStyle w:val="2"/>
      </w:pPr>
      <w:proofErr w:type="spellStart"/>
      <w:r w:rsidRPr="006D239E">
        <w:lastRenderedPageBreak/>
        <w:t>USART_StructInit</w:t>
      </w:r>
      <w:proofErr w:type="spellEnd"/>
      <w:r>
        <w:rPr>
          <w:rFonts w:hint="eastAsia"/>
        </w:rPr>
        <w:t>()</w:t>
      </w:r>
      <w:r>
        <w:br/>
      </w:r>
      <w:r w:rsidRPr="000C315F">
        <w:t>将</w:t>
      </w:r>
      <w:proofErr w:type="spellStart"/>
      <w:r w:rsidRPr="000C315F">
        <w:t>USART_InitTypeDef</w:t>
      </w:r>
      <w:proofErr w:type="spellEnd"/>
      <w:r w:rsidRPr="000C315F">
        <w:t>结构体变量的所有成员赋值为</w:t>
      </w:r>
      <w:r w:rsidRPr="000C315F">
        <w:rPr>
          <w:rFonts w:ascii="Times New Roman" w:hAnsi="Times New Roman" w:cs="Times New Roman"/>
        </w:rPr>
        <w:t>​</w:t>
      </w:r>
      <w:r w:rsidRPr="000C315F">
        <w:rPr>
          <w:rFonts w:ascii="Times New Roman" w:hAnsi="Times New Roman" w:cs="Times New Roman"/>
          <w:b/>
          <w:bCs/>
        </w:rPr>
        <w:t>​</w:t>
      </w:r>
      <w:r w:rsidRPr="000C315F">
        <w:rPr>
          <w:b/>
          <w:bCs/>
        </w:rPr>
        <w:t>默认值</w:t>
      </w:r>
    </w:p>
    <w:p w14:paraId="62B08A97" w14:textId="77777777" w:rsidR="00F260AF" w:rsidRPr="000C315F" w:rsidRDefault="00F260AF" w:rsidP="00F260AF">
      <w:r w:rsidRPr="000C315F">
        <w:t xml:space="preserve">好的，我们来详细解析这个函数 void </w:t>
      </w:r>
      <w:proofErr w:type="spellStart"/>
      <w:r w:rsidRPr="000C315F">
        <w:t>USART_StructInit</w:t>
      </w:r>
      <w:proofErr w:type="spellEnd"/>
      <w:r w:rsidRPr="000C315F">
        <w:t>(</w:t>
      </w:r>
      <w:proofErr w:type="spellStart"/>
      <w:r w:rsidRPr="000C315F">
        <w:t>USART_InitTypeDef</w:t>
      </w:r>
      <w:proofErr w:type="spellEnd"/>
      <w:r w:rsidRPr="000C315F">
        <w:t xml:space="preserve">* </w:t>
      </w:r>
      <w:proofErr w:type="spellStart"/>
      <w:r w:rsidRPr="000C315F">
        <w:t>USART_InitStruct</w:t>
      </w:r>
      <w:proofErr w:type="spellEnd"/>
      <w:r w:rsidRPr="000C315F">
        <w:t>);。</w:t>
      </w:r>
    </w:p>
    <w:p w14:paraId="29C1B57F" w14:textId="77777777" w:rsidR="00F260AF" w:rsidRPr="000C315F" w:rsidRDefault="00F260AF" w:rsidP="00F260AF">
      <w:r w:rsidRPr="000C315F">
        <w:t>这是一个在STM32标准外设库（Standard Peripheral Library, SPL）中非常常见的</w:t>
      </w:r>
      <w:r w:rsidRPr="000C315F">
        <w:rPr>
          <w:rFonts w:ascii="Times New Roman" w:hAnsi="Times New Roman" w:cs="Times New Roman"/>
        </w:rPr>
        <w:t>​</w:t>
      </w:r>
      <w:r w:rsidRPr="000C315F">
        <w:rPr>
          <w:rFonts w:ascii="Times New Roman" w:hAnsi="Times New Roman" w:cs="Times New Roman"/>
          <w:b/>
          <w:bCs/>
        </w:rPr>
        <w:t>​</w:t>
      </w:r>
      <w:r w:rsidRPr="000C315F">
        <w:rPr>
          <w:b/>
          <w:bCs/>
        </w:rPr>
        <w:t>初始化辅助函数</w:t>
      </w:r>
      <w:r w:rsidRPr="000C315F">
        <w:rPr>
          <w:rFonts w:ascii="Times New Roman" w:hAnsi="Times New Roman" w:cs="Times New Roman"/>
          <w:b/>
          <w:bCs/>
        </w:rPr>
        <w:t>​</w:t>
      </w:r>
      <w:r w:rsidRPr="000C315F">
        <w:rPr>
          <w:rFonts w:ascii="Times New Roman" w:hAnsi="Times New Roman" w:cs="Times New Roman"/>
        </w:rPr>
        <w:t>​</w:t>
      </w:r>
      <w:r w:rsidRPr="000C315F">
        <w:t>。</w:t>
      </w:r>
    </w:p>
    <w:p w14:paraId="075C9F88" w14:textId="77777777" w:rsidR="00F260AF" w:rsidRPr="000C315F" w:rsidRDefault="00000000" w:rsidP="00F260AF">
      <w:r>
        <w:pict w14:anchorId="4B1CC579">
          <v:rect id="_x0000_i1247" style="width:0;height:1.5pt" o:hralign="center" o:hrstd="t" o:hr="t" fillcolor="#a0a0a0" stroked="f"/>
        </w:pict>
      </w:r>
    </w:p>
    <w:p w14:paraId="0760E872" w14:textId="77777777" w:rsidR="00F260AF" w:rsidRPr="000C315F" w:rsidRDefault="00F260AF" w:rsidP="00F260AF">
      <w:pPr>
        <w:pStyle w:val="3"/>
      </w:pPr>
      <w:r w:rsidRPr="000C315F">
        <w:t xml:space="preserve">1. 函数功能概述 </w:t>
      </w:r>
    </w:p>
    <w:p w14:paraId="2BC20E32" w14:textId="77777777" w:rsidR="00F260AF" w:rsidRPr="000C315F" w:rsidRDefault="00F260AF" w:rsidP="00F260AF">
      <w:r w:rsidRPr="000C315F">
        <w:rPr>
          <w:rFonts w:ascii="Times New Roman" w:hAnsi="Times New Roman" w:cs="Times New Roman"/>
        </w:rPr>
        <w:t>​</w:t>
      </w:r>
      <w:r w:rsidRPr="000C315F">
        <w:rPr>
          <w:rFonts w:ascii="Times New Roman" w:hAnsi="Times New Roman" w:cs="Times New Roman"/>
          <w:b/>
          <w:bCs/>
        </w:rPr>
        <w:t>​</w:t>
      </w:r>
      <w:r w:rsidRPr="000C315F">
        <w:rPr>
          <w:b/>
          <w:bCs/>
        </w:rPr>
        <w:t>作用</w:t>
      </w:r>
      <w:r w:rsidRPr="000C315F">
        <w:rPr>
          <w:rFonts w:ascii="Times New Roman" w:hAnsi="Times New Roman" w:cs="Times New Roman"/>
          <w:b/>
          <w:bCs/>
        </w:rPr>
        <w:t>​</w:t>
      </w:r>
      <w:r w:rsidRPr="000C315F">
        <w:rPr>
          <w:rFonts w:ascii="Times New Roman" w:hAnsi="Times New Roman" w:cs="Times New Roman"/>
        </w:rPr>
        <w:t>​</w:t>
      </w:r>
      <w:r w:rsidRPr="000C315F">
        <w:t xml:space="preserve">：该函数用于将一个 </w:t>
      </w:r>
      <w:proofErr w:type="spellStart"/>
      <w:r w:rsidRPr="000C315F">
        <w:t>USART_InitTypeDef</w:t>
      </w:r>
      <w:proofErr w:type="spellEnd"/>
      <w:r w:rsidRPr="000C315F">
        <w:t>结构体变量的所有成员赋值为</w:t>
      </w:r>
      <w:r w:rsidRPr="000C315F">
        <w:rPr>
          <w:rFonts w:ascii="Times New Roman" w:hAnsi="Times New Roman" w:cs="Times New Roman"/>
          <w:color w:val="EE0000"/>
        </w:rPr>
        <w:t>​</w:t>
      </w:r>
      <w:r w:rsidRPr="000C315F">
        <w:rPr>
          <w:rFonts w:ascii="Times New Roman" w:hAnsi="Times New Roman" w:cs="Times New Roman"/>
          <w:b/>
          <w:bCs/>
          <w:color w:val="EE0000"/>
        </w:rPr>
        <w:t>​</w:t>
      </w:r>
      <w:r w:rsidRPr="000C315F">
        <w:rPr>
          <w:b/>
          <w:bCs/>
          <w:color w:val="EE0000"/>
        </w:rPr>
        <w:t>默认值</w:t>
      </w:r>
      <w:r w:rsidRPr="000C315F">
        <w:rPr>
          <w:rFonts w:ascii="Times New Roman" w:hAnsi="Times New Roman" w:cs="Times New Roman"/>
          <w:b/>
          <w:bCs/>
        </w:rPr>
        <w:t>​</w:t>
      </w:r>
      <w:r w:rsidRPr="000C315F">
        <w:rPr>
          <w:rFonts w:ascii="Times New Roman" w:hAnsi="Times New Roman" w:cs="Times New Roman"/>
        </w:rPr>
        <w:t>​</w:t>
      </w:r>
      <w:r w:rsidRPr="000C315F">
        <w:t>（通常是一组安全、通用的初始值）。</w:t>
      </w:r>
    </w:p>
    <w:p w14:paraId="4EA75128" w14:textId="77777777" w:rsidR="00F260AF" w:rsidRPr="000C315F" w:rsidRDefault="00F260AF" w:rsidP="00F260AF">
      <w:r w:rsidRPr="000C315F">
        <w:rPr>
          <w:rFonts w:ascii="Times New Roman" w:hAnsi="Times New Roman" w:cs="Times New Roman"/>
        </w:rPr>
        <w:t>​</w:t>
      </w:r>
      <w:r w:rsidRPr="000C315F">
        <w:rPr>
          <w:rFonts w:ascii="Times New Roman" w:hAnsi="Times New Roman" w:cs="Times New Roman"/>
          <w:b/>
          <w:bCs/>
        </w:rPr>
        <w:t>​</w:t>
      </w:r>
      <w:r w:rsidRPr="000C315F">
        <w:rPr>
          <w:b/>
          <w:bCs/>
        </w:rPr>
        <w:t>目的</w:t>
      </w:r>
      <w:r w:rsidRPr="000C315F">
        <w:rPr>
          <w:rFonts w:ascii="Times New Roman" w:hAnsi="Times New Roman" w:cs="Times New Roman"/>
          <w:b/>
          <w:bCs/>
        </w:rPr>
        <w:t>​</w:t>
      </w:r>
      <w:r w:rsidRPr="000C315F">
        <w:rPr>
          <w:rFonts w:ascii="Times New Roman" w:hAnsi="Times New Roman" w:cs="Times New Roman"/>
        </w:rPr>
        <w:t>​</w:t>
      </w:r>
      <w:r w:rsidRPr="000C315F">
        <w:t>：</w:t>
      </w:r>
    </w:p>
    <w:p w14:paraId="03E13FD4" w14:textId="77777777" w:rsidR="00F260AF" w:rsidRPr="000C315F" w:rsidRDefault="00F260AF">
      <w:pPr>
        <w:numPr>
          <w:ilvl w:val="0"/>
          <w:numId w:val="302"/>
        </w:numPr>
      </w:pPr>
      <w:proofErr w:type="gramStart"/>
      <w:r w:rsidRPr="000C315F">
        <w:rPr>
          <w:rFonts w:ascii="Times New Roman" w:hAnsi="Times New Roman" w:cs="Times New Roman"/>
        </w:rPr>
        <w:t>​</w:t>
      </w:r>
      <w:r w:rsidRPr="000C315F">
        <w:rPr>
          <w:rFonts w:ascii="Times New Roman" w:hAnsi="Times New Roman" w:cs="Times New Roman"/>
          <w:b/>
          <w:bCs/>
        </w:rPr>
        <w:t>​</w:t>
      </w:r>
      <w:r w:rsidRPr="000C315F">
        <w:rPr>
          <w:b/>
          <w:bCs/>
        </w:rPr>
        <w:t>避免</w:t>
      </w:r>
      <w:proofErr w:type="gramEnd"/>
      <w:r w:rsidRPr="000C315F">
        <w:rPr>
          <w:b/>
          <w:bCs/>
          <w:color w:val="EE0000"/>
        </w:rPr>
        <w:t>未初始化</w:t>
      </w:r>
      <w:proofErr w:type="gramStart"/>
      <w:r w:rsidRPr="000C315F">
        <w:rPr>
          <w:b/>
          <w:bCs/>
          <w:color w:val="EE0000"/>
        </w:rPr>
        <w:t>错误</w:t>
      </w:r>
      <w:r w:rsidRPr="000C315F">
        <w:rPr>
          <w:rFonts w:ascii="Times New Roman" w:hAnsi="Times New Roman" w:cs="Times New Roman"/>
          <w:b/>
          <w:bCs/>
          <w:color w:val="EE0000"/>
        </w:rPr>
        <w:t>​</w:t>
      </w:r>
      <w:r w:rsidRPr="000C315F">
        <w:rPr>
          <w:rFonts w:ascii="Times New Roman" w:hAnsi="Times New Roman" w:cs="Times New Roman"/>
          <w:color w:val="EE0000"/>
        </w:rPr>
        <w:t>​</w:t>
      </w:r>
      <w:r w:rsidRPr="000C315F">
        <w:t>：</w:t>
      </w:r>
      <w:proofErr w:type="gramEnd"/>
      <w:r w:rsidRPr="000C315F">
        <w:t>在定义结构体变量后，其成员的值是随机的（栈变量）或0（静态变量）。直接使用这些随机值配置USART很可能导致不可预知的行为。此函数提供了一个已知的、安全的起点。</w:t>
      </w:r>
    </w:p>
    <w:p w14:paraId="735A68C0" w14:textId="77777777" w:rsidR="00F260AF" w:rsidRPr="000C315F" w:rsidRDefault="00F260AF">
      <w:pPr>
        <w:numPr>
          <w:ilvl w:val="0"/>
          <w:numId w:val="302"/>
        </w:numPr>
      </w:pPr>
      <w:r w:rsidRPr="000C315F">
        <w:rPr>
          <w:rFonts w:ascii="Times New Roman" w:hAnsi="Times New Roman" w:cs="Times New Roman"/>
        </w:rPr>
        <w:t>​</w:t>
      </w:r>
      <w:r w:rsidRPr="000C315F">
        <w:rPr>
          <w:rFonts w:ascii="Times New Roman" w:hAnsi="Times New Roman" w:cs="Times New Roman"/>
          <w:b/>
          <w:bCs/>
        </w:rPr>
        <w:t>​</w:t>
      </w:r>
      <w:r w:rsidRPr="000C315F">
        <w:rPr>
          <w:b/>
          <w:bCs/>
          <w:color w:val="EE0000"/>
        </w:rPr>
        <w:t>提高开发效率</w:t>
      </w:r>
      <w:r w:rsidRPr="000C315F">
        <w:rPr>
          <w:rFonts w:ascii="Times New Roman" w:hAnsi="Times New Roman" w:cs="Times New Roman"/>
          <w:b/>
          <w:bCs/>
        </w:rPr>
        <w:t>​</w:t>
      </w:r>
      <w:r w:rsidRPr="000C315F">
        <w:rPr>
          <w:rFonts w:ascii="Times New Roman" w:hAnsi="Times New Roman" w:cs="Times New Roman"/>
        </w:rPr>
        <w:t>​</w:t>
      </w:r>
      <w:r w:rsidRPr="000C315F">
        <w:t>：它提供了一个通用配置模板。开发者可以先调用此函数加载默认配置，然后只需修改自己关心的那几个参数（如波特率），而不必逐个填写所有结构体成员，简化了初始化过程。</w:t>
      </w:r>
    </w:p>
    <w:p w14:paraId="6E718B8D" w14:textId="77777777" w:rsidR="00F260AF" w:rsidRPr="000C315F" w:rsidRDefault="00000000" w:rsidP="00F260AF">
      <w:r>
        <w:pict w14:anchorId="29D07FE9">
          <v:rect id="_x0000_i1248" style="width:0;height:1.5pt" o:hralign="center" o:hrstd="t" o:hr="t" fillcolor="#a0a0a0" stroked="f"/>
        </w:pict>
      </w:r>
    </w:p>
    <w:p w14:paraId="15039F87" w14:textId="77777777" w:rsidR="00F260AF" w:rsidRPr="000C315F" w:rsidRDefault="00F260AF" w:rsidP="00F260AF">
      <w:pPr>
        <w:pStyle w:val="3"/>
      </w:pPr>
      <w:r w:rsidRPr="000C315F">
        <w:t xml:space="preserve">2. 函数参数 </w:t>
      </w:r>
    </w:p>
    <w:p w14:paraId="470BC8E5" w14:textId="77777777" w:rsidR="00F260AF" w:rsidRPr="000C315F" w:rsidRDefault="00F260AF">
      <w:pPr>
        <w:numPr>
          <w:ilvl w:val="0"/>
          <w:numId w:val="303"/>
        </w:numPr>
      </w:pPr>
      <w:proofErr w:type="spellStart"/>
      <w:r w:rsidRPr="000C315F">
        <w:t>USART_InitTypeDef</w:t>
      </w:r>
      <w:proofErr w:type="spellEnd"/>
      <w:r w:rsidRPr="000C315F">
        <w:t xml:space="preserve">* </w:t>
      </w:r>
      <w:proofErr w:type="spellStart"/>
      <w:r w:rsidRPr="000C315F">
        <w:t>USART_InitStruct</w:t>
      </w:r>
      <w:proofErr w:type="spellEnd"/>
      <w:r w:rsidRPr="000C315F">
        <w:t xml:space="preserve">：这是一个指向 </w:t>
      </w:r>
      <w:proofErr w:type="spellStart"/>
      <w:r w:rsidRPr="000C315F">
        <w:t>USART_InitTypeDef</w:t>
      </w:r>
      <w:proofErr w:type="spellEnd"/>
      <w:r w:rsidRPr="000C315F">
        <w:t>结构体的指针。该结构体包含了配置USART工作所需的所有参数。</w:t>
      </w:r>
    </w:p>
    <w:p w14:paraId="2A26E4A4" w14:textId="77777777" w:rsidR="00F260AF" w:rsidRPr="000C315F" w:rsidRDefault="00000000" w:rsidP="00F260AF">
      <w:r>
        <w:pict w14:anchorId="3EC7D607">
          <v:rect id="_x0000_i1249" style="width:0;height:1.5pt" o:hralign="center" o:hrstd="t" o:hr="t" fillcolor="#a0a0a0" stroked="f"/>
        </w:pict>
      </w:r>
    </w:p>
    <w:p w14:paraId="311E2D30" w14:textId="77777777" w:rsidR="00F260AF" w:rsidRPr="000C315F" w:rsidRDefault="00F260AF" w:rsidP="00F260AF">
      <w:pPr>
        <w:pStyle w:val="3"/>
      </w:pPr>
      <w:r w:rsidRPr="000C315F">
        <w:t xml:space="preserve">3. </w:t>
      </w:r>
      <w:proofErr w:type="spellStart"/>
      <w:r w:rsidRPr="000C315F">
        <w:t>USART_InitTypeDef</w:t>
      </w:r>
      <w:proofErr w:type="spellEnd"/>
      <w:r w:rsidRPr="000C315F">
        <w:t xml:space="preserve"> 结构体成员及默认值 </w:t>
      </w:r>
    </w:p>
    <w:p w14:paraId="6DB85A75" w14:textId="77777777" w:rsidR="00F260AF" w:rsidRPr="000C315F" w:rsidRDefault="00F260AF" w:rsidP="00F260AF">
      <w:r w:rsidRPr="000C315F">
        <w:t>函数通常会为结构体的每个成员设置如下类似的默认值（具体值可能因库版本略有差异，但思路一致）：</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965"/>
        <w:gridCol w:w="1244"/>
        <w:gridCol w:w="4081"/>
      </w:tblGrid>
      <w:tr w:rsidR="00F260AF" w:rsidRPr="000C315F" w14:paraId="428EF237"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4733A68" w14:textId="77777777" w:rsidR="00F260AF" w:rsidRPr="000C315F" w:rsidRDefault="00F260AF" w:rsidP="004B7671">
            <w:pPr>
              <w:rPr>
                <w:b/>
                <w:bCs/>
              </w:rPr>
            </w:pPr>
            <w:r w:rsidRPr="000C315F">
              <w:rPr>
                <w:b/>
                <w:bCs/>
              </w:rPr>
              <w:lastRenderedPageBreak/>
              <w:t>结构体成员</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3948404" w14:textId="77777777" w:rsidR="00F260AF" w:rsidRPr="000C315F" w:rsidRDefault="00F260AF" w:rsidP="004B7671">
            <w:pPr>
              <w:rPr>
                <w:b/>
                <w:bCs/>
              </w:rPr>
            </w:pPr>
            <w:r w:rsidRPr="000C315F">
              <w:rPr>
                <w:b/>
                <w:bCs/>
              </w:rPr>
              <w:t>描述</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3997E4B" w14:textId="77777777" w:rsidR="00F260AF" w:rsidRPr="000C315F" w:rsidRDefault="00F260AF" w:rsidP="004B7671">
            <w:pPr>
              <w:rPr>
                <w:b/>
                <w:bCs/>
              </w:rPr>
            </w:pPr>
            <w:r w:rsidRPr="000C315F">
              <w:rPr>
                <w:b/>
                <w:bCs/>
              </w:rPr>
              <w:t>默认值</w:t>
            </w:r>
          </w:p>
        </w:tc>
      </w:tr>
      <w:tr w:rsidR="00F260AF" w:rsidRPr="000C315F" w14:paraId="7CD7F140"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0EF0233" w14:textId="77777777" w:rsidR="00F260AF" w:rsidRPr="000C315F" w:rsidRDefault="00F260AF" w:rsidP="004B7671">
            <w:proofErr w:type="spellStart"/>
            <w:r w:rsidRPr="000C315F">
              <w:t>USART_BaudRate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C340650" w14:textId="77777777" w:rsidR="00F260AF" w:rsidRPr="000C315F" w:rsidRDefault="00F260AF" w:rsidP="004B7671">
            <w:r w:rsidRPr="000C315F">
              <w:t>设置USART通信的波特率（位/秒）</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2E31637" w14:textId="77777777" w:rsidR="00F260AF" w:rsidRPr="000C315F" w:rsidRDefault="00F260AF" w:rsidP="004B7671">
            <w:r w:rsidRPr="000C315F">
              <w:rPr>
                <w:rFonts w:ascii="Times New Roman" w:hAnsi="Times New Roman" w:cs="Times New Roman"/>
              </w:rPr>
              <w:t>​</w:t>
            </w:r>
            <w:r w:rsidRPr="000C315F">
              <w:rPr>
                <w:rFonts w:ascii="Times New Roman" w:hAnsi="Times New Roman" w:cs="Times New Roman"/>
                <w:b/>
                <w:bCs/>
              </w:rPr>
              <w:t>​</w:t>
            </w:r>
            <w:r w:rsidRPr="000C315F">
              <w:rPr>
                <w:b/>
                <w:bCs/>
              </w:rPr>
              <w:t>9600</w:t>
            </w:r>
            <w:r w:rsidRPr="000C315F">
              <w:rPr>
                <w:rFonts w:ascii="Times New Roman" w:hAnsi="Times New Roman" w:cs="Times New Roman"/>
                <w:b/>
                <w:bCs/>
              </w:rPr>
              <w:t>​</w:t>
            </w:r>
            <w:r w:rsidRPr="000C315F">
              <w:rPr>
                <w:rFonts w:ascii="Times New Roman" w:hAnsi="Times New Roman" w:cs="Times New Roman"/>
              </w:rPr>
              <w:t>​</w:t>
            </w:r>
            <w:r w:rsidRPr="000C315F">
              <w:t xml:space="preserve"> (一个非常通用的波特率)</w:t>
            </w:r>
          </w:p>
        </w:tc>
      </w:tr>
      <w:tr w:rsidR="00F260AF" w:rsidRPr="000C315F" w14:paraId="0AB7FBDC"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34F2A13" w14:textId="77777777" w:rsidR="00F260AF" w:rsidRPr="000C315F" w:rsidRDefault="00F260AF" w:rsidP="004B7671">
            <w:proofErr w:type="spellStart"/>
            <w:r w:rsidRPr="000C315F">
              <w:t>USART_WordLength</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F0DDE44" w14:textId="77777777" w:rsidR="00F260AF" w:rsidRPr="000C315F" w:rsidRDefault="00F260AF" w:rsidP="004B7671">
            <w:r w:rsidRPr="000C315F">
              <w:t>设置数据帧的数据位长度</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214957F" w14:textId="77777777" w:rsidR="00F260AF" w:rsidRPr="000C315F" w:rsidRDefault="00F260AF" w:rsidP="004B7671">
            <w:r w:rsidRPr="000C315F">
              <w:rPr>
                <w:rFonts w:ascii="Times New Roman" w:hAnsi="Times New Roman" w:cs="Times New Roman"/>
              </w:rPr>
              <w:t>​</w:t>
            </w:r>
            <w:r w:rsidRPr="000C315F">
              <w:rPr>
                <w:rFonts w:ascii="Times New Roman" w:hAnsi="Times New Roman" w:cs="Times New Roman"/>
                <w:b/>
                <w:bCs/>
              </w:rPr>
              <w:t>​</w:t>
            </w:r>
            <w:r w:rsidRPr="000C315F">
              <w:rPr>
                <w:b/>
                <w:bCs/>
              </w:rPr>
              <w:t>USART_WordLength_8b</w:t>
            </w:r>
            <w:r w:rsidRPr="000C315F">
              <w:rPr>
                <w:rFonts w:ascii="Times New Roman" w:hAnsi="Times New Roman" w:cs="Times New Roman"/>
                <w:b/>
                <w:bCs/>
              </w:rPr>
              <w:t>​</w:t>
            </w:r>
            <w:r w:rsidRPr="000C315F">
              <w:rPr>
                <w:rFonts w:ascii="Times New Roman" w:hAnsi="Times New Roman" w:cs="Times New Roman"/>
              </w:rPr>
              <w:t>​</w:t>
            </w:r>
            <w:r w:rsidRPr="000C315F">
              <w:t xml:space="preserve"> (8位数据)</w:t>
            </w:r>
          </w:p>
        </w:tc>
      </w:tr>
      <w:tr w:rsidR="00F260AF" w:rsidRPr="000C315F" w14:paraId="405166BF"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F45EEC7" w14:textId="77777777" w:rsidR="00F260AF" w:rsidRPr="000C315F" w:rsidRDefault="00F260AF" w:rsidP="004B7671">
            <w:proofErr w:type="spellStart"/>
            <w:r w:rsidRPr="000C315F">
              <w:t>USART_StopBits</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8E6298D" w14:textId="77777777" w:rsidR="00F260AF" w:rsidRPr="000C315F" w:rsidRDefault="00F260AF" w:rsidP="004B7671">
            <w:r w:rsidRPr="000C315F">
              <w:t>设置数据帧的停止位位数</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0D4D738" w14:textId="77777777" w:rsidR="00F260AF" w:rsidRPr="000C315F" w:rsidRDefault="00F260AF" w:rsidP="004B7671">
            <w:r w:rsidRPr="000C315F">
              <w:rPr>
                <w:rFonts w:ascii="Times New Roman" w:hAnsi="Times New Roman" w:cs="Times New Roman"/>
              </w:rPr>
              <w:t>​</w:t>
            </w:r>
            <w:r w:rsidRPr="000C315F">
              <w:rPr>
                <w:rFonts w:ascii="Times New Roman" w:hAnsi="Times New Roman" w:cs="Times New Roman"/>
                <w:b/>
                <w:bCs/>
              </w:rPr>
              <w:t>​</w:t>
            </w:r>
            <w:r w:rsidRPr="000C315F">
              <w:rPr>
                <w:b/>
                <w:bCs/>
              </w:rPr>
              <w:t>USART_StopBits_1</w:t>
            </w:r>
            <w:r w:rsidRPr="000C315F">
              <w:rPr>
                <w:rFonts w:ascii="Times New Roman" w:hAnsi="Times New Roman" w:cs="Times New Roman"/>
                <w:b/>
                <w:bCs/>
              </w:rPr>
              <w:t>​</w:t>
            </w:r>
            <w:r w:rsidRPr="000C315F">
              <w:rPr>
                <w:rFonts w:ascii="Times New Roman" w:hAnsi="Times New Roman" w:cs="Times New Roman"/>
              </w:rPr>
              <w:t>​</w:t>
            </w:r>
            <w:r w:rsidRPr="000C315F">
              <w:t xml:space="preserve"> (1位停止位)</w:t>
            </w:r>
          </w:p>
        </w:tc>
      </w:tr>
      <w:tr w:rsidR="00F260AF" w:rsidRPr="000C315F" w14:paraId="32B84CDC"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DDF7A57" w14:textId="77777777" w:rsidR="00F260AF" w:rsidRPr="000C315F" w:rsidRDefault="00F260AF" w:rsidP="004B7671">
            <w:proofErr w:type="spellStart"/>
            <w:r w:rsidRPr="000C315F">
              <w:t>USART_Parity</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16523FC" w14:textId="77777777" w:rsidR="00F260AF" w:rsidRPr="000C315F" w:rsidRDefault="00F260AF" w:rsidP="004B7671">
            <w:r w:rsidRPr="000C315F">
              <w:t>设置奇偶校验模式</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0226638" w14:textId="77777777" w:rsidR="00F260AF" w:rsidRPr="000C315F" w:rsidRDefault="00F260AF" w:rsidP="004B7671">
            <w:r w:rsidRPr="000C315F">
              <w:rPr>
                <w:rFonts w:ascii="Times New Roman" w:hAnsi="Times New Roman" w:cs="Times New Roman"/>
              </w:rPr>
              <w:t>​</w:t>
            </w:r>
            <w:r w:rsidRPr="000C315F">
              <w:rPr>
                <w:rFonts w:ascii="Times New Roman" w:hAnsi="Times New Roman" w:cs="Times New Roman"/>
                <w:b/>
                <w:bCs/>
              </w:rPr>
              <w:t>​</w:t>
            </w:r>
            <w:proofErr w:type="spellStart"/>
            <w:r w:rsidRPr="000C315F">
              <w:rPr>
                <w:b/>
                <w:bCs/>
              </w:rPr>
              <w:t>USART_Parity_No</w:t>
            </w:r>
            <w:proofErr w:type="spellEnd"/>
            <w:r w:rsidRPr="000C315F">
              <w:rPr>
                <w:rFonts w:ascii="Times New Roman" w:hAnsi="Times New Roman" w:cs="Times New Roman"/>
                <w:b/>
                <w:bCs/>
              </w:rPr>
              <w:t>​</w:t>
            </w:r>
            <w:r w:rsidRPr="000C315F">
              <w:rPr>
                <w:rFonts w:ascii="Times New Roman" w:hAnsi="Times New Roman" w:cs="Times New Roman"/>
              </w:rPr>
              <w:t>​</w:t>
            </w:r>
            <w:r w:rsidRPr="000C315F">
              <w:t xml:space="preserve"> (无奇偶校验)</w:t>
            </w:r>
          </w:p>
        </w:tc>
      </w:tr>
      <w:tr w:rsidR="00F260AF" w:rsidRPr="000C315F" w14:paraId="7078FC63"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3695795" w14:textId="77777777" w:rsidR="00F260AF" w:rsidRPr="000C315F" w:rsidRDefault="00F260AF" w:rsidP="004B7671">
            <w:proofErr w:type="spellStart"/>
            <w:r w:rsidRPr="000C315F">
              <w:t>USART_Mode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B51C9CA" w14:textId="77777777" w:rsidR="00F260AF" w:rsidRPr="000C315F" w:rsidRDefault="00F260AF" w:rsidP="004B7671">
            <w:r w:rsidRPr="000C315F">
              <w:t>使能发送器和/或接收器</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BB74257" w14:textId="77777777" w:rsidR="00F260AF" w:rsidRPr="000C315F" w:rsidRDefault="00F260AF" w:rsidP="004B7671">
            <w:r w:rsidRPr="000C315F">
              <w:rPr>
                <w:rFonts w:ascii="Times New Roman" w:hAnsi="Times New Roman" w:cs="Times New Roman"/>
              </w:rPr>
              <w:t>​</w:t>
            </w:r>
            <w:r w:rsidRPr="000C315F">
              <w:rPr>
                <w:rFonts w:ascii="Times New Roman" w:hAnsi="Times New Roman" w:cs="Times New Roman"/>
                <w:b/>
                <w:bCs/>
              </w:rPr>
              <w:t>​</w:t>
            </w:r>
            <w:proofErr w:type="spellStart"/>
            <w:r w:rsidRPr="000C315F">
              <w:rPr>
                <w:b/>
                <w:bCs/>
              </w:rPr>
              <w:t>USART_Mode_Rx</w:t>
            </w:r>
            <w:proofErr w:type="spellEnd"/>
            <w:r w:rsidRPr="000C315F">
              <w:rPr>
                <w:b/>
                <w:bCs/>
              </w:rPr>
              <w:t xml:space="preserve"> |</w:t>
            </w:r>
            <w:proofErr w:type="spellStart"/>
            <w:r w:rsidRPr="000C315F">
              <w:rPr>
                <w:b/>
                <w:bCs/>
              </w:rPr>
              <w:t>USART_Mode_Tx</w:t>
            </w:r>
            <w:proofErr w:type="spellEnd"/>
            <w:r w:rsidRPr="000C315F">
              <w:rPr>
                <w:rFonts w:ascii="Times New Roman" w:hAnsi="Times New Roman" w:cs="Times New Roman"/>
                <w:b/>
                <w:bCs/>
              </w:rPr>
              <w:t>​</w:t>
            </w:r>
            <w:r w:rsidRPr="000C315F">
              <w:rPr>
                <w:rFonts w:ascii="Times New Roman" w:hAnsi="Times New Roman" w:cs="Times New Roman"/>
              </w:rPr>
              <w:t>​</w:t>
            </w:r>
            <w:r w:rsidRPr="000C315F">
              <w:t xml:space="preserve"> (同时使能接收和发送)</w:t>
            </w:r>
          </w:p>
        </w:tc>
      </w:tr>
      <w:tr w:rsidR="00F260AF" w:rsidRPr="000C315F" w14:paraId="4B1EB3ED"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C775AAC" w14:textId="77777777" w:rsidR="00F260AF" w:rsidRPr="000C315F" w:rsidRDefault="00F260AF" w:rsidP="004B7671">
            <w:proofErr w:type="spellStart"/>
            <w:r w:rsidRPr="000C315F">
              <w:t>USART_HardwareFlowControl</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9DE6A4D" w14:textId="77777777" w:rsidR="00F260AF" w:rsidRPr="000C315F" w:rsidRDefault="00F260AF" w:rsidP="004B7671">
            <w:r w:rsidRPr="000C315F">
              <w:t>设置硬件流控模式</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4A0E284" w14:textId="77777777" w:rsidR="00F260AF" w:rsidRPr="000C315F" w:rsidRDefault="00F260AF" w:rsidP="004B7671">
            <w:r w:rsidRPr="000C315F">
              <w:rPr>
                <w:rFonts w:ascii="Times New Roman" w:hAnsi="Times New Roman" w:cs="Times New Roman"/>
              </w:rPr>
              <w:t>​</w:t>
            </w:r>
            <w:r w:rsidRPr="000C315F">
              <w:rPr>
                <w:rFonts w:ascii="Times New Roman" w:hAnsi="Times New Roman" w:cs="Times New Roman"/>
                <w:b/>
                <w:bCs/>
              </w:rPr>
              <w:t>​</w:t>
            </w:r>
            <w:proofErr w:type="spellStart"/>
            <w:r w:rsidRPr="000C315F">
              <w:rPr>
                <w:b/>
                <w:bCs/>
              </w:rPr>
              <w:t>USART_HardwareFlowControl_None</w:t>
            </w:r>
            <w:proofErr w:type="spellEnd"/>
            <w:r w:rsidRPr="000C315F">
              <w:rPr>
                <w:rFonts w:ascii="Times New Roman" w:hAnsi="Times New Roman" w:cs="Times New Roman"/>
                <w:b/>
                <w:bCs/>
              </w:rPr>
              <w:t>​</w:t>
            </w:r>
            <w:r w:rsidRPr="000C315F">
              <w:rPr>
                <w:rFonts w:ascii="Times New Roman" w:hAnsi="Times New Roman" w:cs="Times New Roman"/>
              </w:rPr>
              <w:t>​</w:t>
            </w:r>
            <w:r w:rsidRPr="000C315F">
              <w:t xml:space="preserve"> </w:t>
            </w:r>
            <w:proofErr w:type="gramStart"/>
            <w:r w:rsidRPr="000C315F">
              <w:t>(无硬件流控)</w:t>
            </w:r>
            <w:proofErr w:type="gramEnd"/>
          </w:p>
        </w:tc>
      </w:tr>
    </w:tbl>
    <w:p w14:paraId="73E959FF" w14:textId="77777777" w:rsidR="00F260AF" w:rsidRPr="000C315F" w:rsidRDefault="00000000" w:rsidP="00F260AF">
      <w:r>
        <w:pict w14:anchorId="136A8FDB">
          <v:rect id="_x0000_i1250" style="width:0;height:1.5pt" o:hralign="center" o:hrstd="t" o:hr="t" fillcolor="#a0a0a0" stroked="f"/>
        </w:pict>
      </w:r>
    </w:p>
    <w:p w14:paraId="5A2E6FBD" w14:textId="77777777" w:rsidR="00F260AF" w:rsidRPr="000C315F" w:rsidRDefault="00F260AF" w:rsidP="00F260AF">
      <w:pPr>
        <w:pStyle w:val="3"/>
      </w:pPr>
      <w:r w:rsidRPr="000C315F">
        <w:t xml:space="preserve">4. 典型使用流程 </w:t>
      </w:r>
    </w:p>
    <w:p w14:paraId="42819946" w14:textId="77777777" w:rsidR="00F260AF" w:rsidRPr="000C315F" w:rsidRDefault="00F260AF" w:rsidP="00F260AF">
      <w:r w:rsidRPr="000C315F">
        <w:t>在main函数中初始化USART时，你会这样使用它：</w:t>
      </w:r>
    </w:p>
    <w:p w14:paraId="00E1F6B0" w14:textId="77777777" w:rsidR="00F260AF" w:rsidRPr="000C315F" w:rsidRDefault="00F260AF" w:rsidP="00F260AF">
      <w:proofErr w:type="gramStart"/>
      <w:r w:rsidRPr="000C315F">
        <w:t>#include</w:t>
      </w:r>
      <w:proofErr w:type="gramEnd"/>
      <w:r w:rsidRPr="000C315F">
        <w:t xml:space="preserve"> "stm32f10x.h"</w:t>
      </w:r>
    </w:p>
    <w:p w14:paraId="77C172C2" w14:textId="77777777" w:rsidR="00F260AF" w:rsidRPr="000C315F" w:rsidRDefault="00F260AF" w:rsidP="00F260AF"/>
    <w:p w14:paraId="535C7EDA" w14:textId="77777777" w:rsidR="00F260AF" w:rsidRPr="000C315F" w:rsidRDefault="00F260AF" w:rsidP="00F260AF">
      <w:r w:rsidRPr="000C315F">
        <w:t>int main(void) {</w:t>
      </w:r>
    </w:p>
    <w:p w14:paraId="1E7B58AC" w14:textId="77777777" w:rsidR="00F260AF" w:rsidRPr="000C315F" w:rsidRDefault="00F260AF" w:rsidP="00F260AF">
      <w:r w:rsidRPr="000C315F">
        <w:t xml:space="preserve">    // 1. 定义初始化结构体变量</w:t>
      </w:r>
    </w:p>
    <w:p w14:paraId="7D059267" w14:textId="77777777" w:rsidR="00F260AF" w:rsidRPr="000C315F" w:rsidRDefault="00F260AF" w:rsidP="00F260AF">
      <w:r w:rsidRPr="000C315F">
        <w:lastRenderedPageBreak/>
        <w:t xml:space="preserve">    </w:t>
      </w:r>
      <w:proofErr w:type="spellStart"/>
      <w:r w:rsidRPr="000C315F">
        <w:t>USART_InitTypeDef</w:t>
      </w:r>
      <w:proofErr w:type="spellEnd"/>
      <w:r w:rsidRPr="000C315F">
        <w:t xml:space="preserve"> </w:t>
      </w:r>
      <w:proofErr w:type="spellStart"/>
      <w:r w:rsidRPr="000C315F">
        <w:t>USART_InitStructure</w:t>
      </w:r>
      <w:proofErr w:type="spellEnd"/>
      <w:r w:rsidRPr="000C315F">
        <w:t>;</w:t>
      </w:r>
    </w:p>
    <w:p w14:paraId="59CE640A" w14:textId="77777777" w:rsidR="00F260AF" w:rsidRPr="000C315F" w:rsidRDefault="00F260AF" w:rsidP="00F260AF">
      <w:r w:rsidRPr="000C315F">
        <w:t xml:space="preserve">    </w:t>
      </w:r>
      <w:proofErr w:type="spellStart"/>
      <w:r w:rsidRPr="000C315F">
        <w:t>GPIO_InitTypeDef</w:t>
      </w:r>
      <w:proofErr w:type="spellEnd"/>
      <w:r w:rsidRPr="000C315F">
        <w:t xml:space="preserve"> </w:t>
      </w:r>
      <w:proofErr w:type="spellStart"/>
      <w:r w:rsidRPr="000C315F">
        <w:t>GPIO_InitStructure</w:t>
      </w:r>
      <w:proofErr w:type="spellEnd"/>
      <w:r w:rsidRPr="000C315F">
        <w:t>;</w:t>
      </w:r>
    </w:p>
    <w:p w14:paraId="5DE0BFC1" w14:textId="77777777" w:rsidR="00F260AF" w:rsidRPr="000C315F" w:rsidRDefault="00F260AF" w:rsidP="00F260AF"/>
    <w:p w14:paraId="12292D14" w14:textId="77777777" w:rsidR="00F260AF" w:rsidRPr="000C315F" w:rsidRDefault="00F260AF" w:rsidP="00F260AF">
      <w:r w:rsidRPr="000C315F">
        <w:t xml:space="preserve">    // 2. 启用外设时钟</w:t>
      </w:r>
    </w:p>
    <w:p w14:paraId="50B30333" w14:textId="77777777" w:rsidR="00F260AF" w:rsidRPr="000C315F" w:rsidRDefault="00F260AF" w:rsidP="00F260AF">
      <w:r w:rsidRPr="000C315F">
        <w:t xml:space="preserve">    RCC_APB2</w:t>
      </w:r>
      <w:proofErr w:type="gramStart"/>
      <w:r w:rsidRPr="000C315F">
        <w:t>PeriphClockCmd(</w:t>
      </w:r>
      <w:proofErr w:type="gramEnd"/>
      <w:r w:rsidRPr="000C315F">
        <w:t>RCC_APB2Periph_USART1 | RCC_APB2Periph_GPIOA, ENABLE);</w:t>
      </w:r>
    </w:p>
    <w:p w14:paraId="7E8E986F" w14:textId="77777777" w:rsidR="00F260AF" w:rsidRPr="000C315F" w:rsidRDefault="00F260AF" w:rsidP="00F260AF"/>
    <w:p w14:paraId="3F7AE385" w14:textId="77777777" w:rsidR="00F260AF" w:rsidRPr="000C315F" w:rsidRDefault="00F260AF" w:rsidP="00F260AF">
      <w:r w:rsidRPr="000C315F">
        <w:t xml:space="preserve">    // 3. 配置USART Tx (PA9) 和 Rx (PA10) 的GPIO引脚</w:t>
      </w:r>
    </w:p>
    <w:p w14:paraId="68772F45" w14:textId="77777777" w:rsidR="00F260AF" w:rsidRPr="000C315F" w:rsidRDefault="00F260AF" w:rsidP="00F260AF">
      <w:r w:rsidRPr="000C315F">
        <w:t xml:space="preserve">    </w:t>
      </w:r>
      <w:proofErr w:type="spellStart"/>
      <w:r w:rsidRPr="000C315F">
        <w:t>GPIO_InitStructure.GPIO_Pin</w:t>
      </w:r>
      <w:proofErr w:type="spellEnd"/>
      <w:r w:rsidRPr="000C315F">
        <w:t xml:space="preserve"> = GPIO_Pin_9;</w:t>
      </w:r>
    </w:p>
    <w:p w14:paraId="3F5D4E9F" w14:textId="77777777" w:rsidR="00F260AF" w:rsidRPr="000C315F" w:rsidRDefault="00F260AF" w:rsidP="00F260AF">
      <w:r w:rsidRPr="000C315F">
        <w:t xml:space="preserve">    </w:t>
      </w:r>
      <w:proofErr w:type="spellStart"/>
      <w:r w:rsidRPr="000C315F">
        <w:t>GPIO_InitStructure.GPIO_Mode</w:t>
      </w:r>
      <w:proofErr w:type="spellEnd"/>
      <w:r w:rsidRPr="000C315F">
        <w:t xml:space="preserve"> = </w:t>
      </w:r>
      <w:proofErr w:type="spellStart"/>
      <w:r w:rsidRPr="000C315F">
        <w:t>GPIO_Mode_AF_PP</w:t>
      </w:r>
      <w:proofErr w:type="spellEnd"/>
      <w:r w:rsidRPr="000C315F">
        <w:t>; // 复用推挽输出 for Tx</w:t>
      </w:r>
    </w:p>
    <w:p w14:paraId="799DFA75" w14:textId="77777777" w:rsidR="00F260AF" w:rsidRPr="000C315F" w:rsidRDefault="00F260AF" w:rsidP="00F260AF">
      <w:r w:rsidRPr="000C315F">
        <w:t xml:space="preserve">    </w:t>
      </w:r>
      <w:proofErr w:type="spellStart"/>
      <w:r w:rsidRPr="000C315F">
        <w:t>GPIO_InitStructure.GPIO_Speed</w:t>
      </w:r>
      <w:proofErr w:type="spellEnd"/>
      <w:r w:rsidRPr="000C315F">
        <w:t xml:space="preserve"> = GPIO_Speed_50MHz;</w:t>
      </w:r>
    </w:p>
    <w:p w14:paraId="3C9E4C65" w14:textId="77777777" w:rsidR="00F260AF" w:rsidRPr="000C315F" w:rsidRDefault="00F260AF" w:rsidP="00F260AF">
      <w:r w:rsidRPr="000C315F">
        <w:t xml:space="preserve">    </w:t>
      </w:r>
      <w:proofErr w:type="spellStart"/>
      <w:r w:rsidRPr="000C315F">
        <w:t>GPIO_</w:t>
      </w:r>
      <w:proofErr w:type="gramStart"/>
      <w:r w:rsidRPr="000C315F">
        <w:t>Init</w:t>
      </w:r>
      <w:proofErr w:type="spellEnd"/>
      <w:r w:rsidRPr="000C315F">
        <w:t>(</w:t>
      </w:r>
      <w:proofErr w:type="gramEnd"/>
      <w:r w:rsidRPr="000C315F">
        <w:t>GPIOA, &amp;</w:t>
      </w:r>
      <w:proofErr w:type="spellStart"/>
      <w:r w:rsidRPr="000C315F">
        <w:t>GPIO_InitStructure</w:t>
      </w:r>
      <w:proofErr w:type="spellEnd"/>
      <w:r w:rsidRPr="000C315F">
        <w:t>);</w:t>
      </w:r>
    </w:p>
    <w:p w14:paraId="1FE59C21" w14:textId="77777777" w:rsidR="00F260AF" w:rsidRPr="000C315F" w:rsidRDefault="00F260AF" w:rsidP="00F260AF"/>
    <w:p w14:paraId="46A364DF" w14:textId="77777777" w:rsidR="00F260AF" w:rsidRPr="000C315F" w:rsidRDefault="00F260AF" w:rsidP="00F260AF">
      <w:r w:rsidRPr="000C315F">
        <w:t xml:space="preserve">    </w:t>
      </w:r>
      <w:proofErr w:type="spellStart"/>
      <w:r w:rsidRPr="000C315F">
        <w:t>GPIO_InitStructure.GPIO_Pin</w:t>
      </w:r>
      <w:proofErr w:type="spellEnd"/>
      <w:r w:rsidRPr="000C315F">
        <w:t xml:space="preserve"> = GPIO_Pin_10;</w:t>
      </w:r>
    </w:p>
    <w:p w14:paraId="05619269" w14:textId="77777777" w:rsidR="00F260AF" w:rsidRPr="000C315F" w:rsidRDefault="00F260AF" w:rsidP="00F260AF">
      <w:r w:rsidRPr="000C315F">
        <w:t xml:space="preserve">    </w:t>
      </w:r>
      <w:proofErr w:type="spellStart"/>
      <w:r w:rsidRPr="000C315F">
        <w:t>GPIO_InitStructure.GPIO_Mode</w:t>
      </w:r>
      <w:proofErr w:type="spellEnd"/>
      <w:r w:rsidRPr="000C315F">
        <w:t xml:space="preserve"> = </w:t>
      </w:r>
      <w:proofErr w:type="spellStart"/>
      <w:r w:rsidRPr="000C315F">
        <w:t>GPIO_Mode_IN_FLOATING</w:t>
      </w:r>
      <w:proofErr w:type="spellEnd"/>
      <w:r w:rsidRPr="000C315F">
        <w:t>; // 浮空输入 for Rx</w:t>
      </w:r>
    </w:p>
    <w:p w14:paraId="0B3A7FFE" w14:textId="77777777" w:rsidR="00F260AF" w:rsidRPr="000C315F" w:rsidRDefault="00F260AF" w:rsidP="00F260AF">
      <w:r w:rsidRPr="000C315F">
        <w:t xml:space="preserve">    </w:t>
      </w:r>
      <w:proofErr w:type="spellStart"/>
      <w:r w:rsidRPr="000C315F">
        <w:t>GPIO_</w:t>
      </w:r>
      <w:proofErr w:type="gramStart"/>
      <w:r w:rsidRPr="000C315F">
        <w:t>Init</w:t>
      </w:r>
      <w:proofErr w:type="spellEnd"/>
      <w:r w:rsidRPr="000C315F">
        <w:t>(</w:t>
      </w:r>
      <w:proofErr w:type="gramEnd"/>
      <w:r w:rsidRPr="000C315F">
        <w:t>GPIOA, &amp;</w:t>
      </w:r>
      <w:proofErr w:type="spellStart"/>
      <w:r w:rsidRPr="000C315F">
        <w:t>GPIO_InitStructure</w:t>
      </w:r>
      <w:proofErr w:type="spellEnd"/>
      <w:r w:rsidRPr="000C315F">
        <w:t>);</w:t>
      </w:r>
    </w:p>
    <w:p w14:paraId="5E4CEF70" w14:textId="77777777" w:rsidR="00F260AF" w:rsidRPr="000C315F" w:rsidRDefault="00F260AF" w:rsidP="00F260AF"/>
    <w:p w14:paraId="488A966B" w14:textId="77777777" w:rsidR="00F260AF" w:rsidRPr="000C315F" w:rsidRDefault="00F260AF" w:rsidP="00F260AF">
      <w:r w:rsidRPr="000C315F">
        <w:t xml:space="preserve">    // 4. 【核心步骤】使用 </w:t>
      </w:r>
      <w:proofErr w:type="spellStart"/>
      <w:r w:rsidRPr="000C315F">
        <w:t>USART_StructInit</w:t>
      </w:r>
      <w:proofErr w:type="spellEnd"/>
      <w:r w:rsidRPr="000C315F">
        <w:t xml:space="preserve"> 加载默认配置</w:t>
      </w:r>
    </w:p>
    <w:p w14:paraId="07B974F2" w14:textId="77777777" w:rsidR="00F260AF" w:rsidRPr="000C315F" w:rsidRDefault="00F260AF" w:rsidP="00F260AF">
      <w:r w:rsidRPr="000C315F">
        <w:t xml:space="preserve">    </w:t>
      </w:r>
      <w:proofErr w:type="spellStart"/>
      <w:r w:rsidRPr="000C315F">
        <w:t>USART_StructInit</w:t>
      </w:r>
      <w:proofErr w:type="spellEnd"/>
      <w:r w:rsidRPr="000C315F">
        <w:t>(&amp;</w:t>
      </w:r>
      <w:proofErr w:type="spellStart"/>
      <w:r w:rsidRPr="000C315F">
        <w:t>USART_InitStructure</w:t>
      </w:r>
      <w:proofErr w:type="spellEnd"/>
      <w:r w:rsidRPr="000C315F">
        <w:t>);</w:t>
      </w:r>
    </w:p>
    <w:p w14:paraId="70C814DE" w14:textId="77777777" w:rsidR="00F260AF" w:rsidRPr="000C315F" w:rsidRDefault="00F260AF" w:rsidP="00F260AF"/>
    <w:p w14:paraId="46D58840" w14:textId="77777777" w:rsidR="00F260AF" w:rsidRPr="000C315F" w:rsidRDefault="00F260AF" w:rsidP="00F260AF">
      <w:r w:rsidRPr="000C315F">
        <w:t xml:space="preserve">    // 5. 根据需要，修改默认配置中的特定参数</w:t>
      </w:r>
    </w:p>
    <w:p w14:paraId="08D8E5FB" w14:textId="77777777" w:rsidR="00F260AF" w:rsidRPr="000C315F" w:rsidRDefault="00F260AF" w:rsidP="00F260AF">
      <w:r w:rsidRPr="000C315F">
        <w:t xml:space="preserve">    //    现在我们只需要改波特率，其他参数（8N1、收发使能、无流控）默认就是我们要的。</w:t>
      </w:r>
    </w:p>
    <w:p w14:paraId="03FB82CA" w14:textId="77777777" w:rsidR="00F260AF" w:rsidRPr="000C315F" w:rsidRDefault="00F260AF" w:rsidP="00F260AF">
      <w:r w:rsidRPr="000C315F">
        <w:t xml:space="preserve">    </w:t>
      </w:r>
      <w:proofErr w:type="spellStart"/>
      <w:r w:rsidRPr="000C315F">
        <w:t>USART_InitStructure.USART_BaudRate</w:t>
      </w:r>
      <w:proofErr w:type="spellEnd"/>
      <w:r w:rsidRPr="000C315F">
        <w:t xml:space="preserve"> = 115200;</w:t>
      </w:r>
    </w:p>
    <w:p w14:paraId="62D52020" w14:textId="77777777" w:rsidR="00F260AF" w:rsidRPr="000C315F" w:rsidRDefault="00F260AF" w:rsidP="00F260AF"/>
    <w:p w14:paraId="253E53ED" w14:textId="77777777" w:rsidR="00F260AF" w:rsidRPr="000C315F" w:rsidRDefault="00F260AF" w:rsidP="00F260AF">
      <w:r w:rsidRPr="000C315F">
        <w:t xml:space="preserve">    // 6. 使用修改后的配置初始化USART1</w:t>
      </w:r>
    </w:p>
    <w:p w14:paraId="63267EF1" w14:textId="77777777" w:rsidR="00F260AF" w:rsidRPr="000C315F" w:rsidRDefault="00F260AF" w:rsidP="00F260AF">
      <w:r w:rsidRPr="000C315F">
        <w:t xml:space="preserve">    </w:t>
      </w:r>
      <w:proofErr w:type="spellStart"/>
      <w:r w:rsidRPr="000C315F">
        <w:t>USART_</w:t>
      </w:r>
      <w:proofErr w:type="gramStart"/>
      <w:r w:rsidRPr="000C315F">
        <w:t>Init</w:t>
      </w:r>
      <w:proofErr w:type="spellEnd"/>
      <w:r w:rsidRPr="000C315F">
        <w:t>(</w:t>
      </w:r>
      <w:proofErr w:type="gramEnd"/>
      <w:r w:rsidRPr="000C315F">
        <w:t>USART1, &amp;</w:t>
      </w:r>
      <w:proofErr w:type="spellStart"/>
      <w:r w:rsidRPr="000C315F">
        <w:t>USART_InitStructure</w:t>
      </w:r>
      <w:proofErr w:type="spellEnd"/>
      <w:r w:rsidRPr="000C315F">
        <w:t>);</w:t>
      </w:r>
    </w:p>
    <w:p w14:paraId="56E0C734" w14:textId="77777777" w:rsidR="00F260AF" w:rsidRPr="000C315F" w:rsidRDefault="00F260AF" w:rsidP="00F260AF"/>
    <w:p w14:paraId="08470610" w14:textId="77777777" w:rsidR="00F260AF" w:rsidRPr="000C315F" w:rsidRDefault="00F260AF" w:rsidP="00F260AF">
      <w:r w:rsidRPr="000C315F">
        <w:t xml:space="preserve">    // 7. 使能USART1</w:t>
      </w:r>
    </w:p>
    <w:p w14:paraId="27C04411" w14:textId="77777777" w:rsidR="00F260AF" w:rsidRPr="000C315F" w:rsidRDefault="00F260AF" w:rsidP="00F260AF">
      <w:r w:rsidRPr="000C315F">
        <w:t xml:space="preserve">    </w:t>
      </w:r>
      <w:proofErr w:type="spellStart"/>
      <w:r w:rsidRPr="000C315F">
        <w:t>USART_</w:t>
      </w:r>
      <w:proofErr w:type="gramStart"/>
      <w:r w:rsidRPr="000C315F">
        <w:t>Cmd</w:t>
      </w:r>
      <w:proofErr w:type="spellEnd"/>
      <w:r w:rsidRPr="000C315F">
        <w:t>(</w:t>
      </w:r>
      <w:proofErr w:type="gramEnd"/>
      <w:r w:rsidRPr="000C315F">
        <w:t>USART1, ENABLE);</w:t>
      </w:r>
    </w:p>
    <w:p w14:paraId="1600191E" w14:textId="77777777" w:rsidR="00F260AF" w:rsidRPr="000C315F" w:rsidRDefault="00F260AF" w:rsidP="00F260AF"/>
    <w:p w14:paraId="1CD05EAE" w14:textId="77777777" w:rsidR="00F260AF" w:rsidRPr="000C315F" w:rsidRDefault="00F260AF" w:rsidP="00F260AF">
      <w:r w:rsidRPr="000C315F">
        <w:t xml:space="preserve">    // ... 其他代码，如使能中断等</w:t>
      </w:r>
    </w:p>
    <w:p w14:paraId="00CCF755" w14:textId="77777777" w:rsidR="00F260AF" w:rsidRPr="000C315F" w:rsidRDefault="00F260AF" w:rsidP="00F260AF"/>
    <w:p w14:paraId="52391B3F" w14:textId="77777777" w:rsidR="00F260AF" w:rsidRPr="000C315F" w:rsidRDefault="00F260AF" w:rsidP="00F260AF">
      <w:r w:rsidRPr="000C315F">
        <w:t xml:space="preserve">    </w:t>
      </w:r>
      <w:proofErr w:type="gramStart"/>
      <w:r w:rsidRPr="000C315F">
        <w:t>while(1) {</w:t>
      </w:r>
      <w:proofErr w:type="gramEnd"/>
    </w:p>
    <w:p w14:paraId="73D70F89" w14:textId="77777777" w:rsidR="00F260AF" w:rsidRPr="000C315F" w:rsidRDefault="00F260AF" w:rsidP="00F260AF">
      <w:r w:rsidRPr="000C315F">
        <w:t xml:space="preserve">        // 主循环</w:t>
      </w:r>
    </w:p>
    <w:p w14:paraId="1C7BE34C" w14:textId="77777777" w:rsidR="00F260AF" w:rsidRPr="000C315F" w:rsidRDefault="00F260AF" w:rsidP="00F260AF">
      <w:r w:rsidRPr="000C315F">
        <w:t xml:space="preserve">    }</w:t>
      </w:r>
    </w:p>
    <w:p w14:paraId="57CB9D12" w14:textId="77777777" w:rsidR="00F260AF" w:rsidRPr="000C315F" w:rsidRDefault="00F260AF" w:rsidP="00F260AF">
      <w:r w:rsidRPr="000C315F">
        <w:t>}</w:t>
      </w:r>
    </w:p>
    <w:p w14:paraId="395599CD" w14:textId="77777777" w:rsidR="00F260AF" w:rsidRPr="000C315F" w:rsidRDefault="00000000" w:rsidP="00F260AF">
      <w:r>
        <w:pict w14:anchorId="7A1D78B5">
          <v:rect id="_x0000_i1251" style="width:0;height:1.5pt" o:hralign="center" o:hrstd="t" o:hr="t" fillcolor="#a0a0a0" stroked="f"/>
        </w:pict>
      </w:r>
    </w:p>
    <w:p w14:paraId="23FA1448" w14:textId="77777777" w:rsidR="00F260AF" w:rsidRPr="000C315F" w:rsidRDefault="00F260AF" w:rsidP="00F260AF">
      <w:pPr>
        <w:pStyle w:val="3"/>
      </w:pPr>
      <w:r w:rsidRPr="000C315F">
        <w:t xml:space="preserve">5. 与 </w:t>
      </w:r>
      <w:proofErr w:type="spellStart"/>
      <w:r w:rsidRPr="000C315F">
        <w:t>USART_Init</w:t>
      </w:r>
      <w:proofErr w:type="spellEnd"/>
      <w:r w:rsidRPr="000C315F">
        <w:t xml:space="preserve">函数的区别 </w:t>
      </w:r>
    </w:p>
    <w:p w14:paraId="4BE8DA95" w14:textId="77777777" w:rsidR="00F260AF" w:rsidRPr="000C315F" w:rsidRDefault="00F260AF" w:rsidP="00F260AF">
      <w:r w:rsidRPr="000C315F">
        <w:t>这是一个非常重要的概念：</w:t>
      </w:r>
    </w:p>
    <w:p w14:paraId="3F166A75" w14:textId="77777777" w:rsidR="00F260AF" w:rsidRPr="000C315F" w:rsidRDefault="00F260AF">
      <w:pPr>
        <w:numPr>
          <w:ilvl w:val="0"/>
          <w:numId w:val="304"/>
        </w:numPr>
      </w:pPr>
      <w:r w:rsidRPr="000C315F">
        <w:rPr>
          <w:rFonts w:ascii="Times New Roman" w:hAnsi="Times New Roman" w:cs="Times New Roman"/>
        </w:rPr>
        <w:t>​</w:t>
      </w:r>
      <w:r w:rsidRPr="000C315F">
        <w:rPr>
          <w:rFonts w:ascii="Times New Roman" w:hAnsi="Times New Roman" w:cs="Times New Roman"/>
          <w:b/>
          <w:bCs/>
        </w:rPr>
        <w:t>​</w:t>
      </w:r>
      <w:proofErr w:type="spellStart"/>
      <w:r w:rsidRPr="000C315F">
        <w:rPr>
          <w:b/>
          <w:bCs/>
        </w:rPr>
        <w:t>USART_StructInit</w:t>
      </w:r>
      <w:proofErr w:type="spellEnd"/>
      <w:r w:rsidRPr="000C315F">
        <w:rPr>
          <w:rFonts w:ascii="Times New Roman" w:hAnsi="Times New Roman" w:cs="Times New Roman"/>
          <w:b/>
          <w:bCs/>
        </w:rPr>
        <w:t>​</w:t>
      </w:r>
      <w:r w:rsidRPr="000C315F">
        <w:rPr>
          <w:rFonts w:ascii="Times New Roman" w:hAnsi="Times New Roman" w:cs="Times New Roman"/>
        </w:rPr>
        <w:t>​</w:t>
      </w:r>
      <w:r w:rsidRPr="000C315F">
        <w:t>：</w:t>
      </w:r>
    </w:p>
    <w:p w14:paraId="59FEECA9" w14:textId="77777777" w:rsidR="00F260AF" w:rsidRPr="000C315F" w:rsidRDefault="00F260AF">
      <w:pPr>
        <w:numPr>
          <w:ilvl w:val="1"/>
          <w:numId w:val="304"/>
        </w:numPr>
      </w:pPr>
      <w:r w:rsidRPr="000C315F">
        <w:rPr>
          <w:rFonts w:ascii="Times New Roman" w:hAnsi="Times New Roman" w:cs="Times New Roman"/>
        </w:rPr>
        <w:t>​</w:t>
      </w:r>
      <w:r w:rsidRPr="000C315F">
        <w:rPr>
          <w:rFonts w:ascii="Times New Roman" w:hAnsi="Times New Roman" w:cs="Times New Roman"/>
          <w:b/>
          <w:bCs/>
        </w:rPr>
        <w:t>​</w:t>
      </w:r>
      <w:r w:rsidRPr="000C315F">
        <w:rPr>
          <w:b/>
          <w:bCs/>
        </w:rPr>
        <w:t>功能</w:t>
      </w:r>
      <w:r w:rsidRPr="000C315F">
        <w:rPr>
          <w:rFonts w:ascii="Times New Roman" w:hAnsi="Times New Roman" w:cs="Times New Roman"/>
          <w:b/>
          <w:bCs/>
        </w:rPr>
        <w:t>​</w:t>
      </w:r>
      <w:r w:rsidRPr="000C315F">
        <w:rPr>
          <w:rFonts w:ascii="Times New Roman" w:hAnsi="Times New Roman" w:cs="Times New Roman"/>
        </w:rPr>
        <w:t>​</w:t>
      </w:r>
      <w:r w:rsidRPr="000C315F">
        <w:t>：操作对象是</w:t>
      </w:r>
      <w:r w:rsidRPr="000C315F">
        <w:rPr>
          <w:rFonts w:ascii="Times New Roman" w:hAnsi="Times New Roman" w:cs="Times New Roman"/>
          <w:color w:val="EE0000"/>
        </w:rPr>
        <w:t>​</w:t>
      </w:r>
      <w:r w:rsidRPr="000C315F">
        <w:rPr>
          <w:rFonts w:ascii="Times New Roman" w:hAnsi="Times New Roman" w:cs="Times New Roman"/>
          <w:b/>
          <w:bCs/>
          <w:color w:val="EE0000"/>
        </w:rPr>
        <w:t>​</w:t>
      </w:r>
      <w:r w:rsidRPr="000C315F">
        <w:rPr>
          <w:b/>
          <w:bCs/>
          <w:color w:val="EE0000"/>
        </w:rPr>
        <w:t>结构体变量本身</w:t>
      </w:r>
      <w:r w:rsidRPr="000C315F">
        <w:rPr>
          <w:rFonts w:ascii="Times New Roman" w:hAnsi="Times New Roman" w:cs="Times New Roman"/>
          <w:b/>
          <w:bCs/>
          <w:color w:val="EE0000"/>
        </w:rPr>
        <w:t>​</w:t>
      </w:r>
      <w:r w:rsidRPr="000C315F">
        <w:rPr>
          <w:rFonts w:ascii="Times New Roman" w:hAnsi="Times New Roman" w:cs="Times New Roman"/>
          <w:color w:val="EE0000"/>
        </w:rPr>
        <w:t>​</w:t>
      </w:r>
      <w:r w:rsidRPr="000C315F">
        <w:t>。它只是给结构体的每个字段</w:t>
      </w:r>
      <w:r w:rsidRPr="000C315F">
        <w:rPr>
          <w:color w:val="EE0000"/>
        </w:rPr>
        <w:t>填上一个默认值</w:t>
      </w:r>
      <w:r w:rsidRPr="000C315F">
        <w:t>，</w:t>
      </w:r>
      <w:r w:rsidRPr="000C315F">
        <w:rPr>
          <w:rFonts w:ascii="Times New Roman" w:hAnsi="Times New Roman" w:cs="Times New Roman"/>
        </w:rPr>
        <w:t>​</w:t>
      </w:r>
      <w:r w:rsidRPr="000C315F">
        <w:rPr>
          <w:rFonts w:ascii="Times New Roman" w:hAnsi="Times New Roman" w:cs="Times New Roman"/>
          <w:b/>
          <w:bCs/>
        </w:rPr>
        <w:t>​</w:t>
      </w:r>
      <w:r w:rsidRPr="000C315F">
        <w:rPr>
          <w:b/>
          <w:bCs/>
        </w:rPr>
        <w:t>并</w:t>
      </w:r>
      <w:r w:rsidRPr="000C315F">
        <w:rPr>
          <w:b/>
          <w:bCs/>
          <w:color w:val="EE0000"/>
        </w:rPr>
        <w:t>不直接与任何USART外设寄存器交互</w:t>
      </w:r>
      <w:r w:rsidRPr="000C315F">
        <w:rPr>
          <w:rFonts w:ascii="Times New Roman" w:hAnsi="Times New Roman" w:cs="Times New Roman"/>
          <w:b/>
          <w:bCs/>
        </w:rPr>
        <w:t>​</w:t>
      </w:r>
      <w:r w:rsidRPr="000C315F">
        <w:rPr>
          <w:rFonts w:ascii="Times New Roman" w:hAnsi="Times New Roman" w:cs="Times New Roman"/>
        </w:rPr>
        <w:t>​</w:t>
      </w:r>
      <w:r w:rsidRPr="000C315F">
        <w:t>。</w:t>
      </w:r>
    </w:p>
    <w:p w14:paraId="23C9E74A" w14:textId="77777777" w:rsidR="00F260AF" w:rsidRPr="000C315F" w:rsidRDefault="00F260AF">
      <w:pPr>
        <w:numPr>
          <w:ilvl w:val="1"/>
          <w:numId w:val="304"/>
        </w:numPr>
      </w:pPr>
      <w:r w:rsidRPr="000C315F">
        <w:rPr>
          <w:rFonts w:ascii="Times New Roman" w:hAnsi="Times New Roman" w:cs="Times New Roman"/>
        </w:rPr>
        <w:t>​</w:t>
      </w:r>
      <w:r w:rsidRPr="000C315F">
        <w:rPr>
          <w:rFonts w:ascii="Times New Roman" w:hAnsi="Times New Roman" w:cs="Times New Roman"/>
          <w:b/>
          <w:bCs/>
        </w:rPr>
        <w:t>​</w:t>
      </w:r>
      <w:r w:rsidRPr="000C315F">
        <w:rPr>
          <w:b/>
          <w:bCs/>
        </w:rPr>
        <w:t>目的</w:t>
      </w:r>
      <w:r w:rsidRPr="000C315F">
        <w:rPr>
          <w:rFonts w:ascii="Times New Roman" w:hAnsi="Times New Roman" w:cs="Times New Roman"/>
          <w:b/>
          <w:bCs/>
        </w:rPr>
        <w:t>​</w:t>
      </w:r>
      <w:r w:rsidRPr="000C315F">
        <w:rPr>
          <w:rFonts w:ascii="Times New Roman" w:hAnsi="Times New Roman" w:cs="Times New Roman"/>
        </w:rPr>
        <w:t>​</w:t>
      </w:r>
      <w:r w:rsidRPr="000C315F">
        <w:t>：初始化过程的</w:t>
      </w:r>
      <w:r w:rsidRPr="000C315F">
        <w:rPr>
          <w:rFonts w:ascii="Times New Roman" w:hAnsi="Times New Roman" w:cs="Times New Roman"/>
        </w:rPr>
        <w:t>​</w:t>
      </w:r>
      <w:r w:rsidRPr="000C315F">
        <w:rPr>
          <w:rFonts w:ascii="Times New Roman" w:hAnsi="Times New Roman" w:cs="Times New Roman"/>
          <w:b/>
          <w:bCs/>
        </w:rPr>
        <w:t>​</w:t>
      </w:r>
      <w:r w:rsidRPr="000C315F">
        <w:rPr>
          <w:b/>
          <w:bCs/>
        </w:rPr>
        <w:t>准备工作</w:t>
      </w:r>
      <w:r w:rsidRPr="000C315F">
        <w:rPr>
          <w:rFonts w:ascii="Times New Roman" w:hAnsi="Times New Roman" w:cs="Times New Roman"/>
          <w:b/>
          <w:bCs/>
        </w:rPr>
        <w:t>​</w:t>
      </w:r>
      <w:r w:rsidRPr="000C315F">
        <w:rPr>
          <w:rFonts w:ascii="Times New Roman" w:hAnsi="Times New Roman" w:cs="Times New Roman"/>
        </w:rPr>
        <w:t>​</w:t>
      </w:r>
      <w:r w:rsidRPr="000C315F">
        <w:t>。</w:t>
      </w:r>
    </w:p>
    <w:p w14:paraId="13BAB7D6" w14:textId="77777777" w:rsidR="00F260AF" w:rsidRPr="000C315F" w:rsidRDefault="00F260AF">
      <w:pPr>
        <w:numPr>
          <w:ilvl w:val="0"/>
          <w:numId w:val="304"/>
        </w:numPr>
      </w:pPr>
      <w:r w:rsidRPr="000C315F">
        <w:rPr>
          <w:rFonts w:ascii="Times New Roman" w:hAnsi="Times New Roman" w:cs="Times New Roman"/>
        </w:rPr>
        <w:t>​</w:t>
      </w:r>
      <w:r w:rsidRPr="000C315F">
        <w:rPr>
          <w:rFonts w:ascii="Times New Roman" w:hAnsi="Times New Roman" w:cs="Times New Roman"/>
          <w:b/>
          <w:bCs/>
        </w:rPr>
        <w:t>​</w:t>
      </w:r>
      <w:proofErr w:type="spellStart"/>
      <w:r w:rsidRPr="000C315F">
        <w:rPr>
          <w:b/>
          <w:bCs/>
        </w:rPr>
        <w:t>USART_Init</w:t>
      </w:r>
      <w:proofErr w:type="spellEnd"/>
      <w:r w:rsidRPr="000C315F">
        <w:rPr>
          <w:rFonts w:ascii="Times New Roman" w:hAnsi="Times New Roman" w:cs="Times New Roman"/>
          <w:b/>
          <w:bCs/>
        </w:rPr>
        <w:t>​</w:t>
      </w:r>
      <w:r w:rsidRPr="000C315F">
        <w:rPr>
          <w:rFonts w:ascii="Times New Roman" w:hAnsi="Times New Roman" w:cs="Times New Roman"/>
        </w:rPr>
        <w:t>​</w:t>
      </w:r>
      <w:r w:rsidRPr="000C315F">
        <w:t>：</w:t>
      </w:r>
    </w:p>
    <w:p w14:paraId="7D2B37D3" w14:textId="77777777" w:rsidR="00F260AF" w:rsidRPr="000C315F" w:rsidRDefault="00F260AF">
      <w:pPr>
        <w:numPr>
          <w:ilvl w:val="1"/>
          <w:numId w:val="304"/>
        </w:numPr>
      </w:pPr>
      <w:r w:rsidRPr="000C315F">
        <w:rPr>
          <w:rFonts w:ascii="Times New Roman" w:hAnsi="Times New Roman" w:cs="Times New Roman"/>
        </w:rPr>
        <w:t>​</w:t>
      </w:r>
      <w:r w:rsidRPr="000C315F">
        <w:rPr>
          <w:rFonts w:ascii="Times New Roman" w:hAnsi="Times New Roman" w:cs="Times New Roman"/>
          <w:b/>
          <w:bCs/>
        </w:rPr>
        <w:t>​</w:t>
      </w:r>
      <w:r w:rsidRPr="000C315F">
        <w:rPr>
          <w:b/>
          <w:bCs/>
        </w:rPr>
        <w:t>功能</w:t>
      </w:r>
      <w:r w:rsidRPr="000C315F">
        <w:rPr>
          <w:rFonts w:ascii="Times New Roman" w:hAnsi="Times New Roman" w:cs="Times New Roman"/>
          <w:b/>
          <w:bCs/>
        </w:rPr>
        <w:t>​</w:t>
      </w:r>
      <w:r w:rsidRPr="000C315F">
        <w:rPr>
          <w:rFonts w:ascii="Times New Roman" w:hAnsi="Times New Roman" w:cs="Times New Roman"/>
        </w:rPr>
        <w:t>​</w:t>
      </w:r>
      <w:r w:rsidRPr="000C315F">
        <w:t>：操作对象是</w:t>
      </w:r>
      <w:r w:rsidRPr="000C315F">
        <w:rPr>
          <w:rFonts w:ascii="Times New Roman" w:hAnsi="Times New Roman" w:cs="Times New Roman"/>
        </w:rPr>
        <w:t>​</w:t>
      </w:r>
      <w:r w:rsidRPr="000C315F">
        <w:rPr>
          <w:rFonts w:ascii="Times New Roman" w:hAnsi="Times New Roman" w:cs="Times New Roman"/>
          <w:b/>
          <w:bCs/>
        </w:rPr>
        <w:t>​</w:t>
      </w:r>
      <w:r w:rsidRPr="000C315F">
        <w:rPr>
          <w:b/>
          <w:bCs/>
          <w:color w:val="EE0000"/>
        </w:rPr>
        <w:t>USART外设</w:t>
      </w:r>
      <w:r w:rsidRPr="000C315F">
        <w:rPr>
          <w:rFonts w:ascii="Times New Roman" w:hAnsi="Times New Roman" w:cs="Times New Roman"/>
          <w:b/>
          <w:bCs/>
        </w:rPr>
        <w:t>​</w:t>
      </w:r>
      <w:r w:rsidRPr="000C315F">
        <w:rPr>
          <w:rFonts w:ascii="Times New Roman" w:hAnsi="Times New Roman" w:cs="Times New Roman"/>
        </w:rPr>
        <w:t>​</w:t>
      </w:r>
      <w:r w:rsidRPr="000C315F">
        <w:t xml:space="preserve">。它读取一个已经填充好的 </w:t>
      </w:r>
      <w:proofErr w:type="spellStart"/>
      <w:r w:rsidRPr="000C315F">
        <w:t>USART_InitTypeDef</w:t>
      </w:r>
      <w:proofErr w:type="spellEnd"/>
      <w:r w:rsidRPr="000C315F">
        <w:t>结构体，并根据其中的参数值</w:t>
      </w:r>
      <w:r w:rsidRPr="000C315F">
        <w:rPr>
          <w:rFonts w:ascii="Times New Roman" w:hAnsi="Times New Roman" w:cs="Times New Roman"/>
        </w:rPr>
        <w:t>​</w:t>
      </w:r>
      <w:r w:rsidRPr="000C315F">
        <w:rPr>
          <w:rFonts w:ascii="Times New Roman" w:hAnsi="Times New Roman" w:cs="Times New Roman"/>
          <w:b/>
          <w:bCs/>
        </w:rPr>
        <w:t>​</w:t>
      </w:r>
      <w:r w:rsidRPr="000C315F">
        <w:rPr>
          <w:b/>
          <w:bCs/>
        </w:rPr>
        <w:t>直接配置USART的寄存器</w:t>
      </w:r>
      <w:r w:rsidRPr="000C315F">
        <w:rPr>
          <w:rFonts w:ascii="Times New Roman" w:hAnsi="Times New Roman" w:cs="Times New Roman"/>
          <w:b/>
          <w:bCs/>
        </w:rPr>
        <w:t>​</w:t>
      </w:r>
      <w:r w:rsidRPr="000C315F">
        <w:rPr>
          <w:rFonts w:ascii="Times New Roman" w:hAnsi="Times New Roman" w:cs="Times New Roman"/>
        </w:rPr>
        <w:t>​</w:t>
      </w:r>
      <w:r w:rsidRPr="000C315F">
        <w:t xml:space="preserve">（如 </w:t>
      </w:r>
      <w:proofErr w:type="spellStart"/>
      <w:r w:rsidRPr="000C315F">
        <w:t>USARTx</w:t>
      </w:r>
      <w:proofErr w:type="spellEnd"/>
      <w:r w:rsidRPr="000C315F">
        <w:t xml:space="preserve">-&gt;BRR, </w:t>
      </w:r>
      <w:proofErr w:type="spellStart"/>
      <w:r w:rsidRPr="000C315F">
        <w:t>USARTx</w:t>
      </w:r>
      <w:proofErr w:type="spellEnd"/>
      <w:r w:rsidRPr="000C315F">
        <w:t xml:space="preserve">-&gt;CR1, </w:t>
      </w:r>
      <w:proofErr w:type="spellStart"/>
      <w:r w:rsidRPr="000C315F">
        <w:t>USARTx</w:t>
      </w:r>
      <w:proofErr w:type="spellEnd"/>
      <w:r w:rsidRPr="000C315F">
        <w:t xml:space="preserve">-&gt;CR2, </w:t>
      </w:r>
      <w:proofErr w:type="spellStart"/>
      <w:r w:rsidRPr="000C315F">
        <w:t>USARTx</w:t>
      </w:r>
      <w:proofErr w:type="spellEnd"/>
      <w:r w:rsidRPr="000C315F">
        <w:t>-&gt;CR3）。</w:t>
      </w:r>
    </w:p>
    <w:p w14:paraId="7E09847F" w14:textId="77777777" w:rsidR="00F260AF" w:rsidRPr="000C315F" w:rsidRDefault="00F260AF">
      <w:pPr>
        <w:numPr>
          <w:ilvl w:val="1"/>
          <w:numId w:val="304"/>
        </w:numPr>
      </w:pPr>
      <w:r w:rsidRPr="000C315F">
        <w:rPr>
          <w:rFonts w:ascii="Times New Roman" w:hAnsi="Times New Roman" w:cs="Times New Roman"/>
        </w:rPr>
        <w:t>​</w:t>
      </w:r>
      <w:r w:rsidRPr="000C315F">
        <w:rPr>
          <w:rFonts w:ascii="Times New Roman" w:hAnsi="Times New Roman" w:cs="Times New Roman"/>
          <w:b/>
          <w:bCs/>
        </w:rPr>
        <w:t>​</w:t>
      </w:r>
      <w:r w:rsidRPr="000C315F">
        <w:rPr>
          <w:b/>
          <w:bCs/>
        </w:rPr>
        <w:t>目的</w:t>
      </w:r>
      <w:r w:rsidRPr="000C315F">
        <w:rPr>
          <w:rFonts w:ascii="Times New Roman" w:hAnsi="Times New Roman" w:cs="Times New Roman"/>
          <w:b/>
          <w:bCs/>
        </w:rPr>
        <w:t>​</w:t>
      </w:r>
      <w:r w:rsidRPr="000C315F">
        <w:rPr>
          <w:rFonts w:ascii="Times New Roman" w:hAnsi="Times New Roman" w:cs="Times New Roman"/>
        </w:rPr>
        <w:t>​</w:t>
      </w:r>
      <w:r w:rsidRPr="000C315F">
        <w:t>：初始化过程的</w:t>
      </w:r>
      <w:r w:rsidRPr="000C315F">
        <w:rPr>
          <w:rFonts w:ascii="Times New Roman" w:hAnsi="Times New Roman" w:cs="Times New Roman"/>
        </w:rPr>
        <w:t>​</w:t>
      </w:r>
      <w:r w:rsidRPr="000C315F">
        <w:rPr>
          <w:rFonts w:ascii="Times New Roman" w:hAnsi="Times New Roman" w:cs="Times New Roman"/>
          <w:b/>
          <w:bCs/>
        </w:rPr>
        <w:t>​</w:t>
      </w:r>
      <w:r w:rsidRPr="000C315F">
        <w:rPr>
          <w:b/>
          <w:bCs/>
        </w:rPr>
        <w:t>执行阶段</w:t>
      </w:r>
      <w:r w:rsidRPr="000C315F">
        <w:rPr>
          <w:rFonts w:ascii="Times New Roman" w:hAnsi="Times New Roman" w:cs="Times New Roman"/>
          <w:b/>
          <w:bCs/>
        </w:rPr>
        <w:t>​</w:t>
      </w:r>
      <w:r w:rsidRPr="000C315F">
        <w:rPr>
          <w:rFonts w:ascii="Times New Roman" w:hAnsi="Times New Roman" w:cs="Times New Roman"/>
        </w:rPr>
        <w:t>​</w:t>
      </w:r>
      <w:r w:rsidRPr="000C315F">
        <w:t>。</w:t>
      </w:r>
    </w:p>
    <w:p w14:paraId="4E2CFD3D" w14:textId="77777777" w:rsidR="00F260AF" w:rsidRDefault="00F260AF" w:rsidP="00F260AF">
      <w:pPr>
        <w:pStyle w:val="3"/>
      </w:pPr>
      <w:r w:rsidRPr="000C315F">
        <w:rPr>
          <w:rFonts w:ascii="Times New Roman" w:hAnsi="Times New Roman" w:cs="Times New Roman"/>
        </w:rPr>
        <w:t>​​</w:t>
      </w:r>
      <w:r w:rsidRPr="000C315F">
        <w:t>关系</w:t>
      </w:r>
      <w:r w:rsidRPr="000C315F">
        <w:rPr>
          <w:rFonts w:ascii="Times New Roman" w:hAnsi="Times New Roman" w:cs="Times New Roman"/>
        </w:rPr>
        <w:t>​​</w:t>
      </w:r>
      <w:r w:rsidRPr="000C315F">
        <w:t>：</w:t>
      </w:r>
    </w:p>
    <w:p w14:paraId="2EFBE5CD" w14:textId="77777777" w:rsidR="00F260AF" w:rsidRPr="000C315F" w:rsidRDefault="00F260AF" w:rsidP="00F260AF">
      <w:r w:rsidRPr="000C315F">
        <w:t xml:space="preserve">先调用 </w:t>
      </w:r>
      <w:proofErr w:type="spellStart"/>
      <w:r w:rsidRPr="000C315F">
        <w:t>USART_StructInit</w:t>
      </w:r>
      <w:proofErr w:type="spellEnd"/>
      <w:r w:rsidRPr="000C315F">
        <w:t xml:space="preserve">准备好配置数据，再（可选地）修改配置，最后调用 </w:t>
      </w:r>
      <w:proofErr w:type="spellStart"/>
      <w:r w:rsidRPr="000C315F">
        <w:t>USART_Init</w:t>
      </w:r>
      <w:proofErr w:type="spellEnd"/>
      <w:r w:rsidRPr="000C315F">
        <w:t>将配置应用到硬件上。</w:t>
      </w:r>
    </w:p>
    <w:p w14:paraId="10ABBEBF" w14:textId="77777777" w:rsidR="00F260AF" w:rsidRPr="000C315F" w:rsidRDefault="00F260AF" w:rsidP="00F260AF">
      <w:pPr>
        <w:pStyle w:val="3"/>
      </w:pPr>
      <w:r w:rsidRPr="000C315F">
        <w:lastRenderedPageBreak/>
        <w:t xml:space="preserve">总结 </w:t>
      </w:r>
    </w:p>
    <w:p w14:paraId="27C14DA0" w14:textId="77777777" w:rsidR="00F260AF" w:rsidRPr="000C315F" w:rsidRDefault="00F260AF" w:rsidP="00F260AF">
      <w:proofErr w:type="spellStart"/>
      <w:r w:rsidRPr="000C315F">
        <w:t>USART_StructInit</w:t>
      </w:r>
      <w:proofErr w:type="spellEnd"/>
      <w:r w:rsidRPr="000C315F">
        <w:t>是一个</w:t>
      </w:r>
      <w:r w:rsidRPr="000C315F">
        <w:rPr>
          <w:rFonts w:ascii="Times New Roman" w:hAnsi="Times New Roman" w:cs="Times New Roman"/>
        </w:rPr>
        <w:t>​</w:t>
      </w:r>
      <w:r w:rsidRPr="000C315F">
        <w:rPr>
          <w:rFonts w:ascii="Times New Roman" w:hAnsi="Times New Roman" w:cs="Times New Roman"/>
          <w:b/>
          <w:bCs/>
        </w:rPr>
        <w:t>​</w:t>
      </w:r>
      <w:r w:rsidRPr="000C315F">
        <w:rPr>
          <w:b/>
          <w:bCs/>
        </w:rPr>
        <w:t>安全且便捷的工具函数</w:t>
      </w:r>
      <w:r w:rsidRPr="000C315F">
        <w:rPr>
          <w:rFonts w:ascii="Times New Roman" w:hAnsi="Times New Roman" w:cs="Times New Roman"/>
          <w:b/>
          <w:bCs/>
        </w:rPr>
        <w:t>​</w:t>
      </w:r>
      <w:r w:rsidRPr="000C315F">
        <w:rPr>
          <w:rFonts w:ascii="Times New Roman" w:hAnsi="Times New Roman" w:cs="Times New Roman"/>
        </w:rPr>
        <w:t>​</w:t>
      </w:r>
      <w:r w:rsidRPr="000C315F">
        <w:t>。它的存在遵循了良好的编程实践：</w:t>
      </w:r>
    </w:p>
    <w:p w14:paraId="3DCBBB5B" w14:textId="77777777" w:rsidR="00F260AF" w:rsidRPr="000C315F" w:rsidRDefault="00F260AF">
      <w:pPr>
        <w:numPr>
          <w:ilvl w:val="0"/>
          <w:numId w:val="305"/>
        </w:numPr>
      </w:pPr>
      <w:r w:rsidRPr="000C315F">
        <w:rPr>
          <w:rFonts w:ascii="Times New Roman" w:hAnsi="Times New Roman" w:cs="Times New Roman"/>
        </w:rPr>
        <w:t>​</w:t>
      </w:r>
      <w:r w:rsidRPr="000C315F">
        <w:rPr>
          <w:rFonts w:ascii="Times New Roman" w:hAnsi="Times New Roman" w:cs="Times New Roman"/>
          <w:b/>
          <w:bCs/>
        </w:rPr>
        <w:t>​</w:t>
      </w:r>
      <w:r w:rsidRPr="000C315F">
        <w:rPr>
          <w:b/>
          <w:bCs/>
        </w:rPr>
        <w:t>保证确定性</w:t>
      </w:r>
      <w:r w:rsidRPr="000C315F">
        <w:rPr>
          <w:rFonts w:ascii="Times New Roman" w:hAnsi="Times New Roman" w:cs="Times New Roman"/>
          <w:b/>
          <w:bCs/>
        </w:rPr>
        <w:t>​</w:t>
      </w:r>
      <w:r w:rsidRPr="000C315F">
        <w:rPr>
          <w:rFonts w:ascii="Times New Roman" w:hAnsi="Times New Roman" w:cs="Times New Roman"/>
        </w:rPr>
        <w:t>​</w:t>
      </w:r>
      <w:r w:rsidRPr="000C315F">
        <w:t>：确保所有配置参数都有一个已知的初始值。</w:t>
      </w:r>
    </w:p>
    <w:p w14:paraId="4BDF6FCB" w14:textId="77777777" w:rsidR="00F260AF" w:rsidRPr="000C315F" w:rsidRDefault="00F260AF">
      <w:pPr>
        <w:numPr>
          <w:ilvl w:val="0"/>
          <w:numId w:val="305"/>
        </w:numPr>
      </w:pPr>
      <w:r w:rsidRPr="000C315F">
        <w:rPr>
          <w:rFonts w:ascii="Times New Roman" w:hAnsi="Times New Roman" w:cs="Times New Roman"/>
        </w:rPr>
        <w:t>​</w:t>
      </w:r>
      <w:r w:rsidRPr="000C315F">
        <w:rPr>
          <w:rFonts w:ascii="Times New Roman" w:hAnsi="Times New Roman" w:cs="Times New Roman"/>
          <w:b/>
          <w:bCs/>
        </w:rPr>
        <w:t>​</w:t>
      </w:r>
      <w:r w:rsidRPr="000C315F">
        <w:rPr>
          <w:b/>
          <w:bCs/>
        </w:rPr>
        <w:t>提高代码可维护性</w:t>
      </w:r>
      <w:r w:rsidRPr="000C315F">
        <w:rPr>
          <w:rFonts w:ascii="Times New Roman" w:hAnsi="Times New Roman" w:cs="Times New Roman"/>
          <w:b/>
          <w:bCs/>
        </w:rPr>
        <w:t>​</w:t>
      </w:r>
      <w:r w:rsidRPr="000C315F">
        <w:rPr>
          <w:rFonts w:ascii="Times New Roman" w:hAnsi="Times New Roman" w:cs="Times New Roman"/>
        </w:rPr>
        <w:t>​</w:t>
      </w:r>
      <w:r w:rsidRPr="000C315F">
        <w:t>：使初始化代码更加清晰，开发者只需覆盖需要更改的配置，而无需关注所有参数。</w:t>
      </w:r>
    </w:p>
    <w:p w14:paraId="55D0A180" w14:textId="77777777" w:rsidR="00F260AF" w:rsidRPr="00142273" w:rsidRDefault="00F260AF">
      <w:pPr>
        <w:numPr>
          <w:ilvl w:val="0"/>
          <w:numId w:val="305"/>
        </w:numPr>
      </w:pPr>
      <w:r w:rsidRPr="000C315F">
        <w:rPr>
          <w:rFonts w:ascii="Times New Roman" w:hAnsi="Times New Roman" w:cs="Times New Roman"/>
        </w:rPr>
        <w:t>​</w:t>
      </w:r>
      <w:r w:rsidRPr="000C315F">
        <w:rPr>
          <w:rFonts w:ascii="Times New Roman" w:hAnsi="Times New Roman" w:cs="Times New Roman"/>
          <w:b/>
          <w:bCs/>
        </w:rPr>
        <w:t>​</w:t>
      </w:r>
      <w:r w:rsidRPr="000C315F">
        <w:rPr>
          <w:b/>
          <w:bCs/>
        </w:rPr>
        <w:t>减少错误</w:t>
      </w:r>
      <w:r w:rsidRPr="000C315F">
        <w:rPr>
          <w:rFonts w:ascii="Times New Roman" w:hAnsi="Times New Roman" w:cs="Times New Roman"/>
          <w:b/>
          <w:bCs/>
        </w:rPr>
        <w:t>​</w:t>
      </w:r>
      <w:r w:rsidRPr="000C315F">
        <w:rPr>
          <w:rFonts w:ascii="Times New Roman" w:hAnsi="Times New Roman" w:cs="Times New Roman"/>
        </w:rPr>
        <w:t>​</w:t>
      </w:r>
      <w:r w:rsidRPr="000C315F">
        <w:t>：避免了使用未初始化变量可能带来的硬件配置错误。</w:t>
      </w:r>
    </w:p>
    <w:p w14:paraId="3FD094C6" w14:textId="77777777" w:rsidR="00F260AF" w:rsidRDefault="00F260AF" w:rsidP="00F260AF">
      <w:pPr>
        <w:pStyle w:val="2"/>
      </w:pPr>
      <w:proofErr w:type="spellStart"/>
      <w:r w:rsidRPr="00166B8E">
        <w:t>USART_Init</w:t>
      </w:r>
      <w:proofErr w:type="spellEnd"/>
      <w:r>
        <w:rPr>
          <w:rFonts w:hint="eastAsia"/>
        </w:rPr>
        <w:t>()</w:t>
      </w:r>
      <w:r>
        <w:br/>
      </w:r>
      <w:r w:rsidRPr="00CD4215">
        <w:t>初始化串口外设</w:t>
      </w:r>
    </w:p>
    <w:p w14:paraId="3FE851A3" w14:textId="77777777" w:rsidR="00F260AF" w:rsidRPr="00CD4215" w:rsidRDefault="00F260AF" w:rsidP="00F260AF">
      <w:r w:rsidRPr="00CD4215">
        <w:t>你问的这个函数</w:t>
      </w:r>
    </w:p>
    <w:p w14:paraId="4E90AEA9" w14:textId="77777777" w:rsidR="00F260AF" w:rsidRPr="00CD4215" w:rsidRDefault="00F260AF" w:rsidP="00F260AF">
      <w:r w:rsidRPr="00CD4215">
        <w:t xml:space="preserve">void </w:t>
      </w:r>
      <w:proofErr w:type="spellStart"/>
      <w:r w:rsidRPr="00CD4215">
        <w:t>USART_Init</w:t>
      </w:r>
      <w:proofErr w:type="spellEnd"/>
      <w:r w:rsidRPr="00CD4215">
        <w:t xml:space="preserve"> (</w:t>
      </w:r>
      <w:proofErr w:type="spellStart"/>
      <w:r w:rsidRPr="00CD4215">
        <w:t>USART_TypeDef</w:t>
      </w:r>
      <w:proofErr w:type="spellEnd"/>
      <w:r w:rsidRPr="00CD4215">
        <w:t xml:space="preserve"> *</w:t>
      </w:r>
      <w:proofErr w:type="spellStart"/>
      <w:r w:rsidRPr="00CD4215">
        <w:t>USARTx</w:t>
      </w:r>
      <w:proofErr w:type="spellEnd"/>
      <w:r w:rsidRPr="00CD4215">
        <w:t xml:space="preserve">, </w:t>
      </w:r>
      <w:proofErr w:type="spellStart"/>
      <w:r w:rsidRPr="00CD4215">
        <w:t>USART_InitTypeDef</w:t>
      </w:r>
      <w:proofErr w:type="spellEnd"/>
      <w:r w:rsidRPr="00CD4215">
        <w:t xml:space="preserve"> *</w:t>
      </w:r>
      <w:proofErr w:type="spellStart"/>
      <w:r w:rsidRPr="00CD4215">
        <w:t>USART_InitStruct</w:t>
      </w:r>
      <w:proofErr w:type="spellEnd"/>
      <w:r w:rsidRPr="00CD4215">
        <w:t>)</w:t>
      </w:r>
    </w:p>
    <w:p w14:paraId="1F895812" w14:textId="77777777" w:rsidR="00F260AF" w:rsidRPr="00CD4215" w:rsidRDefault="00F260AF" w:rsidP="00F260AF">
      <w:r w:rsidRPr="00CD4215">
        <w:t xml:space="preserve">是 </w:t>
      </w:r>
      <w:r w:rsidRPr="00CD4215">
        <w:rPr>
          <w:b/>
          <w:bCs/>
        </w:rPr>
        <w:t>标准外设库（</w:t>
      </w:r>
      <w:proofErr w:type="spellStart"/>
      <w:r w:rsidRPr="00CD4215">
        <w:rPr>
          <w:b/>
          <w:bCs/>
        </w:rPr>
        <w:t>StdPeriph</w:t>
      </w:r>
      <w:proofErr w:type="spellEnd"/>
      <w:r w:rsidRPr="00CD4215">
        <w:rPr>
          <w:b/>
          <w:bCs/>
        </w:rPr>
        <w:t xml:space="preserve"> Library）</w:t>
      </w:r>
      <w:r w:rsidRPr="00CD4215">
        <w:t xml:space="preserve"> 里的函数，用来</w:t>
      </w:r>
      <w:r w:rsidRPr="00CD4215">
        <w:rPr>
          <w:b/>
          <w:bCs/>
        </w:rPr>
        <w:t>初始化串口外设（USART/UART）</w:t>
      </w:r>
      <w:r w:rsidRPr="00CD4215">
        <w:t>。我帮你把它的作用和参数结构体详细拆解一下。</w:t>
      </w:r>
    </w:p>
    <w:p w14:paraId="730479BC" w14:textId="77777777" w:rsidR="00F260AF" w:rsidRPr="00CD4215" w:rsidRDefault="00000000" w:rsidP="00F260AF">
      <w:r>
        <w:pict w14:anchorId="57ACA1C7">
          <v:rect id="_x0000_i1252" style="width:0;height:1.5pt" o:hralign="center" o:hrstd="t" o:hr="t" fillcolor="#a0a0a0" stroked="f"/>
        </w:pict>
      </w:r>
    </w:p>
    <w:p w14:paraId="0DBF2147" w14:textId="77777777" w:rsidR="00F260AF" w:rsidRPr="00CD4215" w:rsidRDefault="00F260AF" w:rsidP="00F260AF">
      <w:pPr>
        <w:pStyle w:val="3"/>
      </w:pPr>
      <w:r w:rsidRPr="00CD4215">
        <w:t>1. 参数说明</w:t>
      </w:r>
    </w:p>
    <w:p w14:paraId="786C5D8F" w14:textId="77777777" w:rsidR="00F260AF" w:rsidRPr="00CD4215" w:rsidRDefault="00F260AF">
      <w:pPr>
        <w:numPr>
          <w:ilvl w:val="0"/>
          <w:numId w:val="62"/>
        </w:numPr>
      </w:pPr>
      <w:proofErr w:type="spellStart"/>
      <w:r w:rsidRPr="00CD4215">
        <w:rPr>
          <w:b/>
          <w:bCs/>
        </w:rPr>
        <w:t>USARTx</w:t>
      </w:r>
      <w:proofErr w:type="spellEnd"/>
      <w:r w:rsidRPr="00CD4215">
        <w:br/>
        <w:t>指定要初始化的串口外设实例，比如：</w:t>
      </w:r>
    </w:p>
    <w:p w14:paraId="704E1CB3" w14:textId="77777777" w:rsidR="00F260AF" w:rsidRPr="00CD4215" w:rsidRDefault="00F260AF">
      <w:pPr>
        <w:numPr>
          <w:ilvl w:val="1"/>
          <w:numId w:val="62"/>
        </w:numPr>
      </w:pPr>
      <w:r w:rsidRPr="00CD4215">
        <w:t>USART1</w:t>
      </w:r>
    </w:p>
    <w:p w14:paraId="7FAFF2A3" w14:textId="77777777" w:rsidR="00F260AF" w:rsidRPr="00CD4215" w:rsidRDefault="00F260AF">
      <w:pPr>
        <w:numPr>
          <w:ilvl w:val="1"/>
          <w:numId w:val="62"/>
        </w:numPr>
      </w:pPr>
      <w:r w:rsidRPr="00CD4215">
        <w:t>USART2</w:t>
      </w:r>
    </w:p>
    <w:p w14:paraId="1BFC61E9" w14:textId="77777777" w:rsidR="00F260AF" w:rsidRPr="00CD4215" w:rsidRDefault="00F260AF">
      <w:pPr>
        <w:numPr>
          <w:ilvl w:val="1"/>
          <w:numId w:val="62"/>
        </w:numPr>
      </w:pPr>
      <w:r w:rsidRPr="00CD4215">
        <w:t>USART3</w:t>
      </w:r>
    </w:p>
    <w:p w14:paraId="3C44E383" w14:textId="77777777" w:rsidR="00F260AF" w:rsidRPr="00CD4215" w:rsidRDefault="00F260AF">
      <w:pPr>
        <w:numPr>
          <w:ilvl w:val="1"/>
          <w:numId w:val="62"/>
        </w:numPr>
      </w:pPr>
      <w:r w:rsidRPr="00CD4215">
        <w:t>UART4</w:t>
      </w:r>
    </w:p>
    <w:p w14:paraId="39D8F773" w14:textId="77777777" w:rsidR="00F260AF" w:rsidRPr="00CD4215" w:rsidRDefault="00F260AF">
      <w:pPr>
        <w:numPr>
          <w:ilvl w:val="1"/>
          <w:numId w:val="62"/>
        </w:numPr>
      </w:pPr>
      <w:r w:rsidRPr="00CD4215">
        <w:t>UART5</w:t>
      </w:r>
      <w:r w:rsidRPr="00CD4215">
        <w:br/>
        <w:t>…（具体看芯片型号支持几个）</w:t>
      </w:r>
    </w:p>
    <w:p w14:paraId="5399CEF8" w14:textId="77777777" w:rsidR="00F260AF" w:rsidRPr="00CD4215" w:rsidRDefault="00F260AF">
      <w:pPr>
        <w:numPr>
          <w:ilvl w:val="0"/>
          <w:numId w:val="62"/>
        </w:numPr>
      </w:pPr>
      <w:proofErr w:type="spellStart"/>
      <w:r w:rsidRPr="00CD4215">
        <w:rPr>
          <w:b/>
          <w:bCs/>
        </w:rPr>
        <w:t>USART_InitStruct</w:t>
      </w:r>
      <w:proofErr w:type="spellEnd"/>
      <w:r w:rsidRPr="00CD4215">
        <w:br/>
        <w:t xml:space="preserve">这是一个结构体 </w:t>
      </w:r>
      <w:proofErr w:type="spellStart"/>
      <w:r w:rsidRPr="00CD4215">
        <w:t>USART_InitTypeDef</w:t>
      </w:r>
      <w:proofErr w:type="spellEnd"/>
      <w:r w:rsidRPr="00CD4215">
        <w:t xml:space="preserve">，它包含了串口的配置参数，类似 </w:t>
      </w:r>
      <w:proofErr w:type="spellStart"/>
      <w:r w:rsidRPr="00CD4215">
        <w:t>CubeMX</w:t>
      </w:r>
      <w:proofErr w:type="spellEnd"/>
      <w:r w:rsidRPr="00CD4215">
        <w:t xml:space="preserve"> 里设置波特率、数据位、停止位的那些选项。</w:t>
      </w:r>
    </w:p>
    <w:p w14:paraId="4EA5D1EA" w14:textId="77777777" w:rsidR="00F260AF" w:rsidRPr="00CD4215" w:rsidRDefault="00000000" w:rsidP="00F260AF">
      <w:r>
        <w:pict w14:anchorId="14C72A09">
          <v:rect id="_x0000_i1253" style="width:0;height:1.5pt" o:hralign="center" o:hrstd="t" o:hr="t" fillcolor="#a0a0a0" stroked="f"/>
        </w:pict>
      </w:r>
    </w:p>
    <w:p w14:paraId="4A72E555" w14:textId="77777777" w:rsidR="00F260AF" w:rsidRPr="00CD4215" w:rsidRDefault="00F260AF" w:rsidP="00F260AF">
      <w:pPr>
        <w:pStyle w:val="3"/>
      </w:pPr>
      <w:r w:rsidRPr="00CD4215">
        <w:lastRenderedPageBreak/>
        <w:t>2. 结构体定义（常见成员）</w:t>
      </w:r>
    </w:p>
    <w:p w14:paraId="34D4DA3A" w14:textId="77777777" w:rsidR="00F260AF" w:rsidRPr="00CD4215" w:rsidRDefault="00F260AF" w:rsidP="00F260AF">
      <w:r w:rsidRPr="00CD4215">
        <w:t>typedef struct</w:t>
      </w:r>
    </w:p>
    <w:p w14:paraId="64C4AF92" w14:textId="77777777" w:rsidR="00F260AF" w:rsidRPr="00CD4215" w:rsidRDefault="00F260AF" w:rsidP="00F260AF">
      <w:r w:rsidRPr="00CD4215">
        <w:t>{</w:t>
      </w:r>
    </w:p>
    <w:p w14:paraId="68905F56" w14:textId="77777777" w:rsidR="00F260AF" w:rsidRPr="00CD4215" w:rsidRDefault="00F260AF" w:rsidP="00F260AF">
      <w:r w:rsidRPr="00CD4215">
        <w:t xml:space="preserve">  uint32_t </w:t>
      </w:r>
      <w:proofErr w:type="spellStart"/>
      <w:r w:rsidRPr="00CD4215">
        <w:t>USART_BaudRate</w:t>
      </w:r>
      <w:proofErr w:type="spellEnd"/>
      <w:r w:rsidRPr="00CD4215">
        <w:t>;            // 波特率，比如 9600、115200</w:t>
      </w:r>
    </w:p>
    <w:p w14:paraId="05A64448" w14:textId="77777777" w:rsidR="00F260AF" w:rsidRPr="00CD4215" w:rsidRDefault="00F260AF" w:rsidP="00F260AF">
      <w:r w:rsidRPr="00CD4215">
        <w:t xml:space="preserve">  uint16_t </w:t>
      </w:r>
      <w:proofErr w:type="spellStart"/>
      <w:r w:rsidRPr="00CD4215">
        <w:t>USART_WordLength</w:t>
      </w:r>
      <w:proofErr w:type="spellEnd"/>
      <w:r w:rsidRPr="00CD4215">
        <w:t>;          // 数据位长度（8位/9位）</w:t>
      </w:r>
    </w:p>
    <w:p w14:paraId="5696300F" w14:textId="77777777" w:rsidR="00F260AF" w:rsidRPr="00CD4215" w:rsidRDefault="00F260AF" w:rsidP="00F260AF">
      <w:r w:rsidRPr="00CD4215">
        <w:t xml:space="preserve">  uint16_t </w:t>
      </w:r>
      <w:proofErr w:type="spellStart"/>
      <w:r w:rsidRPr="00CD4215">
        <w:t>USART_StopBits</w:t>
      </w:r>
      <w:proofErr w:type="spellEnd"/>
      <w:r w:rsidRPr="00CD4215">
        <w:t>;            // 停止位（1位/0.5位/2位/1.5位）</w:t>
      </w:r>
    </w:p>
    <w:p w14:paraId="5ABE883D" w14:textId="77777777" w:rsidR="00F260AF" w:rsidRPr="00CD4215" w:rsidRDefault="00F260AF" w:rsidP="00F260AF">
      <w:r w:rsidRPr="00CD4215">
        <w:t xml:space="preserve">  uint16_t </w:t>
      </w:r>
      <w:proofErr w:type="spellStart"/>
      <w:r w:rsidRPr="00CD4215">
        <w:t>USART_Parity</w:t>
      </w:r>
      <w:proofErr w:type="spellEnd"/>
      <w:r w:rsidRPr="00CD4215">
        <w:t>;              // 校验位（无校验、奇校验、偶校验）</w:t>
      </w:r>
    </w:p>
    <w:p w14:paraId="5A7D6F5D" w14:textId="77777777" w:rsidR="00F260AF" w:rsidRPr="00CD4215" w:rsidRDefault="00F260AF" w:rsidP="00F260AF">
      <w:r w:rsidRPr="00CD4215">
        <w:t xml:space="preserve">  uint16_t </w:t>
      </w:r>
      <w:proofErr w:type="spellStart"/>
      <w:r w:rsidRPr="00CD4215">
        <w:t>USART_Mode</w:t>
      </w:r>
      <w:proofErr w:type="spellEnd"/>
      <w:r w:rsidRPr="00CD4215">
        <w:t>;                // 模式（接收/发送/收发）</w:t>
      </w:r>
    </w:p>
    <w:p w14:paraId="19262F82" w14:textId="77777777" w:rsidR="00F260AF" w:rsidRPr="00CD4215" w:rsidRDefault="00F260AF" w:rsidP="00F260AF">
      <w:r w:rsidRPr="00CD4215">
        <w:t xml:space="preserve">  uint16_t </w:t>
      </w:r>
      <w:proofErr w:type="spellStart"/>
      <w:r w:rsidRPr="00CD4215">
        <w:t>USART_HardwareFlowControl</w:t>
      </w:r>
      <w:proofErr w:type="spellEnd"/>
      <w:r w:rsidRPr="00CD4215">
        <w:t>; // 硬件流控（RTS/CTS）</w:t>
      </w:r>
    </w:p>
    <w:p w14:paraId="68F95734" w14:textId="77777777" w:rsidR="00F260AF" w:rsidRPr="00CD4215" w:rsidRDefault="00F260AF" w:rsidP="00F260AF">
      <w:r w:rsidRPr="00CD4215">
        <w:t xml:space="preserve">} </w:t>
      </w:r>
      <w:proofErr w:type="spellStart"/>
      <w:r w:rsidRPr="00CD4215">
        <w:t>USART_InitTypeDef</w:t>
      </w:r>
      <w:proofErr w:type="spellEnd"/>
      <w:r w:rsidRPr="00CD4215">
        <w:t>;</w:t>
      </w:r>
    </w:p>
    <w:p w14:paraId="409362F2" w14:textId="77777777" w:rsidR="00F260AF" w:rsidRPr="00CD4215" w:rsidRDefault="00000000" w:rsidP="00F260AF">
      <w:r>
        <w:pict w14:anchorId="37A44D79">
          <v:rect id="_x0000_i1254" style="width:0;height:1.5pt" o:hralign="center" o:hrstd="t" o:hr="t" fillcolor="#a0a0a0" stroked="f"/>
        </w:pict>
      </w:r>
    </w:p>
    <w:p w14:paraId="7147BDD2" w14:textId="77777777" w:rsidR="00F260AF" w:rsidRPr="00CD4215" w:rsidRDefault="00F260AF" w:rsidP="00F260AF">
      <w:pPr>
        <w:pStyle w:val="3"/>
      </w:pPr>
      <w:r w:rsidRPr="00CD4215">
        <w:t>3. 常用配置选项</w:t>
      </w:r>
    </w:p>
    <w:p w14:paraId="684A0E4F" w14:textId="77777777" w:rsidR="00F260AF" w:rsidRPr="00CD4215" w:rsidRDefault="00F260AF">
      <w:pPr>
        <w:numPr>
          <w:ilvl w:val="0"/>
          <w:numId w:val="63"/>
        </w:numPr>
      </w:pPr>
      <w:r w:rsidRPr="00CD4215">
        <w:rPr>
          <w:b/>
          <w:bCs/>
        </w:rPr>
        <w:t>数据位（</w:t>
      </w:r>
      <w:proofErr w:type="spellStart"/>
      <w:r w:rsidRPr="00CD4215">
        <w:rPr>
          <w:b/>
          <w:bCs/>
        </w:rPr>
        <w:t>WordLength</w:t>
      </w:r>
      <w:proofErr w:type="spellEnd"/>
      <w:r w:rsidRPr="00CD4215">
        <w:rPr>
          <w:b/>
          <w:bCs/>
        </w:rPr>
        <w:t>）</w:t>
      </w:r>
    </w:p>
    <w:p w14:paraId="7C13D1A0" w14:textId="77777777" w:rsidR="00F260AF" w:rsidRPr="00CD4215" w:rsidRDefault="00F260AF">
      <w:pPr>
        <w:numPr>
          <w:ilvl w:val="1"/>
          <w:numId w:val="63"/>
        </w:numPr>
      </w:pPr>
      <w:r w:rsidRPr="00CD4215">
        <w:t>USART_WordLength_8b</w:t>
      </w:r>
      <w:r>
        <w:rPr>
          <w:rFonts w:hint="eastAsia"/>
        </w:rPr>
        <w:t xml:space="preserve"> </w:t>
      </w:r>
      <w:r w:rsidRPr="00693B84">
        <w:rPr>
          <w:b/>
          <w:bCs/>
        </w:rPr>
        <w:t>// 8位数据 (最常用)</w:t>
      </w:r>
    </w:p>
    <w:p w14:paraId="1F5DDAAB" w14:textId="77777777" w:rsidR="00F260AF" w:rsidRPr="00CD4215" w:rsidRDefault="00F260AF">
      <w:pPr>
        <w:numPr>
          <w:ilvl w:val="1"/>
          <w:numId w:val="63"/>
        </w:numPr>
      </w:pPr>
      <w:r w:rsidRPr="00CD4215">
        <w:t>USART_WordLength_9b</w:t>
      </w:r>
      <w:r>
        <w:rPr>
          <w:rFonts w:hint="eastAsia"/>
        </w:rPr>
        <w:t xml:space="preserve"> </w:t>
      </w:r>
      <w:r w:rsidRPr="00693B84">
        <w:t>// 9位数据</w:t>
      </w:r>
    </w:p>
    <w:p w14:paraId="6E9A8931" w14:textId="77777777" w:rsidR="00F260AF" w:rsidRPr="00CD4215" w:rsidRDefault="00F260AF">
      <w:pPr>
        <w:numPr>
          <w:ilvl w:val="0"/>
          <w:numId w:val="63"/>
        </w:numPr>
      </w:pPr>
      <w:r w:rsidRPr="00CD4215">
        <w:rPr>
          <w:b/>
          <w:bCs/>
        </w:rPr>
        <w:t>停止位（</w:t>
      </w:r>
      <w:proofErr w:type="spellStart"/>
      <w:r w:rsidRPr="00CD4215">
        <w:rPr>
          <w:b/>
          <w:bCs/>
        </w:rPr>
        <w:t>StopBits</w:t>
      </w:r>
      <w:proofErr w:type="spellEnd"/>
      <w:r w:rsidRPr="00CD4215">
        <w:rPr>
          <w:b/>
          <w:bCs/>
        </w:rPr>
        <w:t>）</w:t>
      </w:r>
    </w:p>
    <w:p w14:paraId="398E0A0C" w14:textId="77777777" w:rsidR="00F260AF" w:rsidRPr="00CD4215" w:rsidRDefault="00F260AF">
      <w:pPr>
        <w:numPr>
          <w:ilvl w:val="1"/>
          <w:numId w:val="63"/>
        </w:numPr>
      </w:pPr>
      <w:r w:rsidRPr="00CD4215">
        <w:t>USART_StopBits_1</w:t>
      </w:r>
      <w:r>
        <w:rPr>
          <w:rFonts w:hint="eastAsia"/>
        </w:rPr>
        <w:t xml:space="preserve"> </w:t>
      </w:r>
      <w:r w:rsidRPr="000E41C6">
        <w:rPr>
          <w:rFonts w:ascii="Times New Roman" w:hAnsi="Times New Roman" w:cs="Times New Roman"/>
          <w:b/>
          <w:bCs/>
        </w:rPr>
        <w:t>​</w:t>
      </w:r>
      <w:r w:rsidRPr="000E41C6">
        <w:rPr>
          <w:b/>
          <w:bCs/>
        </w:rPr>
        <w:t>// 1位停止位 (最常用)</w:t>
      </w:r>
    </w:p>
    <w:p w14:paraId="192441E8" w14:textId="77777777" w:rsidR="00F260AF" w:rsidRPr="00CD4215" w:rsidRDefault="00F260AF">
      <w:pPr>
        <w:numPr>
          <w:ilvl w:val="1"/>
          <w:numId w:val="63"/>
        </w:numPr>
      </w:pPr>
      <w:r w:rsidRPr="00CD4215">
        <w:t>USART_StopBits_2</w:t>
      </w:r>
      <w:r>
        <w:rPr>
          <w:rFonts w:hint="eastAsia"/>
        </w:rPr>
        <w:t xml:space="preserve"> </w:t>
      </w:r>
      <w:r w:rsidRPr="00EC0235">
        <w:t>// 0.5位停止位</w:t>
      </w:r>
    </w:p>
    <w:p w14:paraId="1F012911" w14:textId="77777777" w:rsidR="00F260AF" w:rsidRPr="00CD4215" w:rsidRDefault="00F260AF">
      <w:pPr>
        <w:numPr>
          <w:ilvl w:val="1"/>
          <w:numId w:val="63"/>
        </w:numPr>
      </w:pPr>
      <w:r w:rsidRPr="00CD4215">
        <w:t>USART_StopBits_0_5</w:t>
      </w:r>
      <w:r>
        <w:rPr>
          <w:rFonts w:hint="eastAsia"/>
        </w:rPr>
        <w:t xml:space="preserve"> </w:t>
      </w:r>
      <w:r w:rsidRPr="000E3FF6">
        <w:t>// 2位停止位</w:t>
      </w:r>
    </w:p>
    <w:p w14:paraId="0A91251B" w14:textId="77777777" w:rsidR="00F260AF" w:rsidRPr="00CD4215" w:rsidRDefault="00F260AF">
      <w:pPr>
        <w:numPr>
          <w:ilvl w:val="1"/>
          <w:numId w:val="63"/>
        </w:numPr>
      </w:pPr>
      <w:r w:rsidRPr="00CD4215">
        <w:t>USART_StopBits_1_5</w:t>
      </w:r>
      <w:r>
        <w:rPr>
          <w:rFonts w:hint="eastAsia"/>
        </w:rPr>
        <w:t xml:space="preserve"> </w:t>
      </w:r>
      <w:r w:rsidRPr="00952F94">
        <w:t>// 1.5位停止位</w:t>
      </w:r>
    </w:p>
    <w:p w14:paraId="7D492B8F" w14:textId="77777777" w:rsidR="00F260AF" w:rsidRPr="00CD4215" w:rsidRDefault="00F260AF">
      <w:pPr>
        <w:numPr>
          <w:ilvl w:val="0"/>
          <w:numId w:val="63"/>
        </w:numPr>
      </w:pPr>
      <w:r w:rsidRPr="00CD4215">
        <w:rPr>
          <w:b/>
          <w:bCs/>
        </w:rPr>
        <w:t>校验位（Parity）</w:t>
      </w:r>
    </w:p>
    <w:p w14:paraId="7B191A56" w14:textId="77777777" w:rsidR="00F260AF" w:rsidRPr="00CD4215" w:rsidRDefault="00F260AF">
      <w:pPr>
        <w:numPr>
          <w:ilvl w:val="1"/>
          <w:numId w:val="63"/>
        </w:numPr>
      </w:pPr>
      <w:proofErr w:type="spellStart"/>
      <w:r w:rsidRPr="00CD4215">
        <w:t>USART_Parity_No</w:t>
      </w:r>
      <w:proofErr w:type="spellEnd"/>
      <w:r>
        <w:rPr>
          <w:rFonts w:hint="eastAsia"/>
        </w:rPr>
        <w:t xml:space="preserve"> </w:t>
      </w:r>
      <w:r w:rsidRPr="00502AF1">
        <w:rPr>
          <w:b/>
          <w:bCs/>
        </w:rPr>
        <w:t>// 无奇偶校验 (最常用)</w:t>
      </w:r>
    </w:p>
    <w:p w14:paraId="0D144C28" w14:textId="77777777" w:rsidR="00F260AF" w:rsidRPr="00CD4215" w:rsidRDefault="00F260AF">
      <w:pPr>
        <w:numPr>
          <w:ilvl w:val="1"/>
          <w:numId w:val="63"/>
        </w:numPr>
      </w:pPr>
      <w:proofErr w:type="spellStart"/>
      <w:r w:rsidRPr="00CD4215">
        <w:t>USART_Parity_Even</w:t>
      </w:r>
      <w:proofErr w:type="spellEnd"/>
      <w:r>
        <w:rPr>
          <w:rFonts w:hint="eastAsia"/>
        </w:rPr>
        <w:t xml:space="preserve"> </w:t>
      </w:r>
      <w:r w:rsidRPr="00C72BB1">
        <w:t>// 偶校验</w:t>
      </w:r>
    </w:p>
    <w:p w14:paraId="5EBA5832" w14:textId="77777777" w:rsidR="00F260AF" w:rsidRPr="00CD4215" w:rsidRDefault="00F260AF">
      <w:pPr>
        <w:numPr>
          <w:ilvl w:val="1"/>
          <w:numId w:val="63"/>
        </w:numPr>
      </w:pPr>
      <w:proofErr w:type="spellStart"/>
      <w:r w:rsidRPr="00CD4215">
        <w:t>USART_Parity_Odd</w:t>
      </w:r>
      <w:proofErr w:type="spellEnd"/>
      <w:r>
        <w:rPr>
          <w:rFonts w:hint="eastAsia"/>
        </w:rPr>
        <w:t xml:space="preserve"> </w:t>
      </w:r>
      <w:r w:rsidRPr="00F6012B">
        <w:t>// 奇校验</w:t>
      </w:r>
    </w:p>
    <w:p w14:paraId="2DD662D0" w14:textId="77777777" w:rsidR="00F260AF" w:rsidRPr="00CD4215" w:rsidRDefault="00F260AF">
      <w:pPr>
        <w:numPr>
          <w:ilvl w:val="0"/>
          <w:numId w:val="63"/>
        </w:numPr>
      </w:pPr>
      <w:r w:rsidRPr="00CD4215">
        <w:rPr>
          <w:b/>
          <w:bCs/>
        </w:rPr>
        <w:t>模式（Mode）</w:t>
      </w:r>
    </w:p>
    <w:p w14:paraId="14998794" w14:textId="77777777" w:rsidR="00F260AF" w:rsidRPr="00CD4215" w:rsidRDefault="00F260AF">
      <w:pPr>
        <w:numPr>
          <w:ilvl w:val="1"/>
          <w:numId w:val="63"/>
        </w:numPr>
      </w:pPr>
      <w:proofErr w:type="spellStart"/>
      <w:r w:rsidRPr="00CD4215">
        <w:t>USART_Mode_</w:t>
      </w:r>
      <w:r>
        <w:rPr>
          <w:rFonts w:hint="eastAsia"/>
        </w:rPr>
        <w:t>T</w:t>
      </w:r>
      <w:r w:rsidRPr="00CD4215">
        <w:t>x</w:t>
      </w:r>
      <w:proofErr w:type="spellEnd"/>
      <w:r>
        <w:rPr>
          <w:rFonts w:hint="eastAsia"/>
        </w:rPr>
        <w:t xml:space="preserve"> </w:t>
      </w:r>
      <w:r w:rsidRPr="00AA5D02">
        <w:t>// 使能发送 (Transmitter)</w:t>
      </w:r>
    </w:p>
    <w:p w14:paraId="60F2ED37" w14:textId="77777777" w:rsidR="00F260AF" w:rsidRPr="00CD4215" w:rsidRDefault="00F260AF">
      <w:pPr>
        <w:numPr>
          <w:ilvl w:val="1"/>
          <w:numId w:val="63"/>
        </w:numPr>
      </w:pPr>
      <w:proofErr w:type="spellStart"/>
      <w:r w:rsidRPr="00CD4215">
        <w:lastRenderedPageBreak/>
        <w:t>USART_Mode_</w:t>
      </w:r>
      <w:r>
        <w:rPr>
          <w:rFonts w:hint="eastAsia"/>
        </w:rPr>
        <w:t>R</w:t>
      </w:r>
      <w:r w:rsidRPr="00CD4215">
        <w:t>x</w:t>
      </w:r>
      <w:proofErr w:type="spellEnd"/>
      <w:r>
        <w:rPr>
          <w:rFonts w:hint="eastAsia"/>
        </w:rPr>
        <w:t xml:space="preserve"> </w:t>
      </w:r>
      <w:r w:rsidRPr="00AA5D02">
        <w:t>// 使能接收 (Receiver)</w:t>
      </w:r>
    </w:p>
    <w:p w14:paraId="62833683" w14:textId="77777777" w:rsidR="00F260AF" w:rsidRPr="00CD4215" w:rsidRDefault="00F260AF">
      <w:pPr>
        <w:numPr>
          <w:ilvl w:val="1"/>
          <w:numId w:val="63"/>
        </w:numPr>
      </w:pPr>
      <w:proofErr w:type="spellStart"/>
      <w:r w:rsidRPr="00CD4215">
        <w:t>USART_Mode_Rx</w:t>
      </w:r>
      <w:proofErr w:type="spellEnd"/>
      <w:r w:rsidRPr="00CD4215">
        <w:t xml:space="preserve"> | </w:t>
      </w:r>
      <w:proofErr w:type="spellStart"/>
      <w:r w:rsidRPr="00CD4215">
        <w:t>USART_Mode_Tx</w:t>
      </w:r>
      <w:proofErr w:type="spellEnd"/>
      <w:r>
        <w:rPr>
          <w:rFonts w:hint="eastAsia"/>
        </w:rPr>
        <w:t xml:space="preserve"> </w:t>
      </w:r>
      <w:r w:rsidRPr="00AA5D02">
        <w:rPr>
          <w:b/>
          <w:bCs/>
        </w:rPr>
        <w:t>// 同时使能接收和发送 (全双工，最常用)</w:t>
      </w:r>
    </w:p>
    <w:p w14:paraId="5ECF3021" w14:textId="77777777" w:rsidR="00F260AF" w:rsidRPr="00CD4215" w:rsidRDefault="00F260AF">
      <w:pPr>
        <w:numPr>
          <w:ilvl w:val="0"/>
          <w:numId w:val="63"/>
        </w:numPr>
      </w:pPr>
      <w:r w:rsidRPr="00CD4215">
        <w:rPr>
          <w:b/>
          <w:bCs/>
        </w:rPr>
        <w:t>硬件流控（</w:t>
      </w:r>
      <w:proofErr w:type="spellStart"/>
      <w:r w:rsidRPr="00CD4215">
        <w:rPr>
          <w:b/>
          <w:bCs/>
        </w:rPr>
        <w:t>FlowControl</w:t>
      </w:r>
      <w:proofErr w:type="spellEnd"/>
      <w:r w:rsidRPr="00CD4215">
        <w:rPr>
          <w:b/>
          <w:bCs/>
        </w:rPr>
        <w:t>）</w:t>
      </w:r>
    </w:p>
    <w:p w14:paraId="4D765B72" w14:textId="77777777" w:rsidR="00F260AF" w:rsidRPr="00CD4215" w:rsidRDefault="00F260AF">
      <w:pPr>
        <w:numPr>
          <w:ilvl w:val="1"/>
          <w:numId w:val="63"/>
        </w:numPr>
      </w:pPr>
      <w:proofErr w:type="spellStart"/>
      <w:r w:rsidRPr="00CD4215">
        <w:t>USART_HardwareFlowControl_None</w:t>
      </w:r>
      <w:proofErr w:type="spellEnd"/>
      <w:r>
        <w:rPr>
          <w:rFonts w:hint="eastAsia"/>
        </w:rPr>
        <w:t xml:space="preserve"> </w:t>
      </w:r>
      <w:r w:rsidRPr="00AA5D02">
        <w:rPr>
          <w:b/>
          <w:bCs/>
        </w:rPr>
        <w:t>/</w:t>
      </w:r>
      <w:proofErr w:type="gramStart"/>
      <w:r w:rsidRPr="00AA5D02">
        <w:rPr>
          <w:b/>
          <w:bCs/>
        </w:rPr>
        <w:t>/ 无</w:t>
      </w:r>
      <w:proofErr w:type="gramEnd"/>
      <w:r w:rsidRPr="00AA5D02">
        <w:rPr>
          <w:b/>
          <w:bCs/>
        </w:rPr>
        <w:t xml:space="preserve">硬件流控 </w:t>
      </w:r>
      <w:proofErr w:type="gramStart"/>
      <w:r w:rsidRPr="00AA5D02">
        <w:rPr>
          <w:b/>
          <w:bCs/>
        </w:rPr>
        <w:t>(最常用)</w:t>
      </w:r>
      <w:proofErr w:type="gramEnd"/>
      <w:r w:rsidRPr="00AA5D02">
        <w:rPr>
          <w:rFonts w:ascii="Times New Roman" w:hAnsi="Times New Roman" w:cs="Times New Roman"/>
          <w:b/>
          <w:bCs/>
        </w:rPr>
        <w:t>​</w:t>
      </w:r>
    </w:p>
    <w:p w14:paraId="509F0F1C" w14:textId="77777777" w:rsidR="00F260AF" w:rsidRPr="00CD4215" w:rsidRDefault="00F260AF">
      <w:pPr>
        <w:numPr>
          <w:ilvl w:val="1"/>
          <w:numId w:val="63"/>
        </w:numPr>
      </w:pPr>
      <w:proofErr w:type="spellStart"/>
      <w:r w:rsidRPr="00CD4215">
        <w:t>USART_HardwareFlowControl_RTS</w:t>
      </w:r>
      <w:proofErr w:type="spellEnd"/>
      <w:r>
        <w:rPr>
          <w:rFonts w:hint="eastAsia"/>
        </w:rPr>
        <w:t xml:space="preserve"> </w:t>
      </w:r>
      <w:r w:rsidRPr="00AA5D02">
        <w:t>// 仅使用 RTS (Request To Send)</w:t>
      </w:r>
    </w:p>
    <w:p w14:paraId="01139831" w14:textId="77777777" w:rsidR="00F260AF" w:rsidRPr="00CD4215" w:rsidRDefault="00F260AF">
      <w:pPr>
        <w:numPr>
          <w:ilvl w:val="1"/>
          <w:numId w:val="63"/>
        </w:numPr>
      </w:pPr>
      <w:proofErr w:type="spellStart"/>
      <w:r w:rsidRPr="00CD4215">
        <w:t>USART_HardwareFlowControl_CTS</w:t>
      </w:r>
      <w:proofErr w:type="spellEnd"/>
      <w:r>
        <w:rPr>
          <w:rFonts w:hint="eastAsia"/>
        </w:rPr>
        <w:t xml:space="preserve"> </w:t>
      </w:r>
      <w:r w:rsidRPr="00AA5D02">
        <w:t>// 仅使用 CTS (Clear To Send)</w:t>
      </w:r>
    </w:p>
    <w:p w14:paraId="67C23C4E" w14:textId="77777777" w:rsidR="00F260AF" w:rsidRPr="00CD4215" w:rsidRDefault="00F260AF">
      <w:pPr>
        <w:numPr>
          <w:ilvl w:val="1"/>
          <w:numId w:val="63"/>
        </w:numPr>
      </w:pPr>
      <w:proofErr w:type="spellStart"/>
      <w:r w:rsidRPr="00CD4215">
        <w:t>USART_HardwareFlowControl_RTS_CTS</w:t>
      </w:r>
      <w:proofErr w:type="spellEnd"/>
      <w:r>
        <w:rPr>
          <w:rFonts w:hint="eastAsia"/>
        </w:rPr>
        <w:t xml:space="preserve"> </w:t>
      </w:r>
      <w:r w:rsidRPr="00AA5D02">
        <w:t>// 同时使用 RTS 和 CTS</w:t>
      </w:r>
    </w:p>
    <w:p w14:paraId="2190787F" w14:textId="77777777" w:rsidR="00F260AF" w:rsidRPr="00CD4215" w:rsidRDefault="00000000" w:rsidP="00F260AF">
      <w:r>
        <w:pict w14:anchorId="353CE942">
          <v:rect id="_x0000_i1255" style="width:0;height:1.5pt" o:hralign="center" o:hrstd="t" o:hr="t" fillcolor="#a0a0a0" stroked="f"/>
        </w:pict>
      </w:r>
    </w:p>
    <w:p w14:paraId="3E6B5E41" w14:textId="77777777" w:rsidR="00F260AF" w:rsidRPr="00CD4215" w:rsidRDefault="00F260AF" w:rsidP="00F260AF">
      <w:pPr>
        <w:pStyle w:val="3"/>
      </w:pPr>
      <w:r w:rsidRPr="00CD4215">
        <w:t>4. 使用步骤</w:t>
      </w:r>
    </w:p>
    <w:p w14:paraId="380BAD58" w14:textId="77777777" w:rsidR="00F260AF" w:rsidRPr="00CD4215" w:rsidRDefault="00F260AF" w:rsidP="00F260AF">
      <w:r w:rsidRPr="00CD4215">
        <w:t>一般初始化串口的代码流程是这样的：</w:t>
      </w:r>
    </w:p>
    <w:p w14:paraId="3305D89E" w14:textId="77777777" w:rsidR="00F260AF" w:rsidRPr="00CD4215" w:rsidRDefault="00F260AF" w:rsidP="00F260AF">
      <w:proofErr w:type="spellStart"/>
      <w:r w:rsidRPr="00CD4215">
        <w:t>USART_InitTypeDef</w:t>
      </w:r>
      <w:proofErr w:type="spellEnd"/>
      <w:r w:rsidRPr="00CD4215">
        <w:t xml:space="preserve"> </w:t>
      </w:r>
      <w:proofErr w:type="spellStart"/>
      <w:r w:rsidRPr="00CD4215">
        <w:t>USART_InitStructure</w:t>
      </w:r>
      <w:proofErr w:type="spellEnd"/>
      <w:r w:rsidRPr="00CD4215">
        <w:t>;</w:t>
      </w:r>
    </w:p>
    <w:p w14:paraId="02540277" w14:textId="77777777" w:rsidR="00F260AF" w:rsidRPr="00CD4215" w:rsidRDefault="00F260AF" w:rsidP="00F260AF"/>
    <w:p w14:paraId="6BEF3345" w14:textId="77777777" w:rsidR="00F260AF" w:rsidRPr="00CD4215" w:rsidRDefault="00F260AF" w:rsidP="00F260AF">
      <w:r w:rsidRPr="00CD4215">
        <w:t>/* 打开时钟 */</w:t>
      </w:r>
    </w:p>
    <w:p w14:paraId="528EC612" w14:textId="77777777" w:rsidR="00F260AF" w:rsidRPr="00CD4215" w:rsidRDefault="00F260AF" w:rsidP="00F260AF">
      <w:r w:rsidRPr="00CD4215">
        <w:t>RCC_APB2</w:t>
      </w:r>
      <w:proofErr w:type="gramStart"/>
      <w:r w:rsidRPr="00CD4215">
        <w:t>PeriphClockCmd(</w:t>
      </w:r>
      <w:proofErr w:type="gramEnd"/>
      <w:r w:rsidRPr="00CD4215">
        <w:t>RCC_APB2Periph_USART1, ENABLE);</w:t>
      </w:r>
    </w:p>
    <w:p w14:paraId="4A516F97" w14:textId="77777777" w:rsidR="00F260AF" w:rsidRPr="00CD4215" w:rsidRDefault="00F260AF" w:rsidP="00F260AF"/>
    <w:p w14:paraId="3132BF89" w14:textId="77777777" w:rsidR="00F260AF" w:rsidRPr="00CD4215" w:rsidRDefault="00F260AF" w:rsidP="00F260AF">
      <w:r w:rsidRPr="00CD4215">
        <w:t>/* 配置串口参数 */</w:t>
      </w:r>
    </w:p>
    <w:p w14:paraId="02EAAFC8" w14:textId="77777777" w:rsidR="00F260AF" w:rsidRPr="00CD4215" w:rsidRDefault="00F260AF" w:rsidP="00F260AF">
      <w:proofErr w:type="spellStart"/>
      <w:r w:rsidRPr="00CD4215">
        <w:t>USART_InitStructure.USART_BaudRate</w:t>
      </w:r>
      <w:proofErr w:type="spellEnd"/>
      <w:r w:rsidRPr="00CD4215">
        <w:t xml:space="preserve"> = 115200;</w:t>
      </w:r>
    </w:p>
    <w:p w14:paraId="00664A4D" w14:textId="77777777" w:rsidR="00F260AF" w:rsidRPr="00CD4215" w:rsidRDefault="00F260AF" w:rsidP="00F260AF">
      <w:proofErr w:type="spellStart"/>
      <w:r w:rsidRPr="00CD4215">
        <w:t>USART_InitStructure.USART_WordLength</w:t>
      </w:r>
      <w:proofErr w:type="spellEnd"/>
      <w:r w:rsidRPr="00CD4215">
        <w:t xml:space="preserve"> = USART_WordLength_8b;</w:t>
      </w:r>
    </w:p>
    <w:p w14:paraId="6F3D19C1" w14:textId="77777777" w:rsidR="00F260AF" w:rsidRPr="00CD4215" w:rsidRDefault="00F260AF" w:rsidP="00F260AF">
      <w:proofErr w:type="spellStart"/>
      <w:r w:rsidRPr="00CD4215">
        <w:t>USART_InitStructure.USART_StopBits</w:t>
      </w:r>
      <w:proofErr w:type="spellEnd"/>
      <w:r w:rsidRPr="00CD4215">
        <w:t xml:space="preserve"> = USART_StopBits_1;</w:t>
      </w:r>
    </w:p>
    <w:p w14:paraId="1611F147" w14:textId="77777777" w:rsidR="00F260AF" w:rsidRPr="00CD4215" w:rsidRDefault="00F260AF" w:rsidP="00F260AF">
      <w:proofErr w:type="spellStart"/>
      <w:r w:rsidRPr="00CD4215">
        <w:t>USART_InitStructure.USART_Parity</w:t>
      </w:r>
      <w:proofErr w:type="spellEnd"/>
      <w:r w:rsidRPr="00CD4215">
        <w:t xml:space="preserve"> = </w:t>
      </w:r>
      <w:proofErr w:type="spellStart"/>
      <w:r w:rsidRPr="00CD4215">
        <w:t>USART_Parity_No</w:t>
      </w:r>
      <w:proofErr w:type="spellEnd"/>
      <w:r w:rsidRPr="00CD4215">
        <w:t>;</w:t>
      </w:r>
    </w:p>
    <w:p w14:paraId="4961F74D" w14:textId="77777777" w:rsidR="00F260AF" w:rsidRPr="00CD4215" w:rsidRDefault="00F260AF" w:rsidP="00F260AF">
      <w:proofErr w:type="spellStart"/>
      <w:r w:rsidRPr="00CD4215">
        <w:t>USART_InitStructure.USART_HardwareFlowControl</w:t>
      </w:r>
      <w:proofErr w:type="spellEnd"/>
      <w:r w:rsidRPr="00CD4215">
        <w:t xml:space="preserve"> = </w:t>
      </w:r>
      <w:proofErr w:type="spellStart"/>
      <w:r w:rsidRPr="00CD4215">
        <w:t>USART_HardwareFlowControl_None</w:t>
      </w:r>
      <w:proofErr w:type="spellEnd"/>
      <w:r w:rsidRPr="00CD4215">
        <w:t>;</w:t>
      </w:r>
    </w:p>
    <w:p w14:paraId="4E591BE4" w14:textId="77777777" w:rsidR="00F260AF" w:rsidRPr="00CD4215" w:rsidRDefault="00F260AF" w:rsidP="00F260AF">
      <w:proofErr w:type="spellStart"/>
      <w:r w:rsidRPr="00CD4215">
        <w:t>USART_InitStructure.USART_Mode</w:t>
      </w:r>
      <w:proofErr w:type="spellEnd"/>
      <w:r w:rsidRPr="00CD4215">
        <w:t xml:space="preserve"> = </w:t>
      </w:r>
      <w:proofErr w:type="spellStart"/>
      <w:r w:rsidRPr="00CD4215">
        <w:t>USART_Mode_Rx</w:t>
      </w:r>
      <w:proofErr w:type="spellEnd"/>
      <w:r w:rsidRPr="00CD4215">
        <w:t xml:space="preserve"> | </w:t>
      </w:r>
      <w:proofErr w:type="spellStart"/>
      <w:r w:rsidRPr="00CD4215">
        <w:t>USART_Mode_Tx</w:t>
      </w:r>
      <w:proofErr w:type="spellEnd"/>
      <w:r w:rsidRPr="00CD4215">
        <w:t>;</w:t>
      </w:r>
    </w:p>
    <w:p w14:paraId="4B8FC847" w14:textId="77777777" w:rsidR="00F260AF" w:rsidRPr="00CD4215" w:rsidRDefault="00F260AF" w:rsidP="00F260AF"/>
    <w:p w14:paraId="66032C73" w14:textId="77777777" w:rsidR="00F260AF" w:rsidRPr="00CD4215" w:rsidRDefault="00F260AF" w:rsidP="00F260AF">
      <w:r w:rsidRPr="00CD4215">
        <w:t>/* 初始化串口 */</w:t>
      </w:r>
    </w:p>
    <w:p w14:paraId="22CD1DC2" w14:textId="77777777" w:rsidR="00F260AF" w:rsidRPr="00CD4215" w:rsidRDefault="00F260AF" w:rsidP="00F260AF">
      <w:proofErr w:type="spellStart"/>
      <w:r w:rsidRPr="00CD4215">
        <w:t>USART_</w:t>
      </w:r>
      <w:proofErr w:type="gramStart"/>
      <w:r w:rsidRPr="00CD4215">
        <w:t>Init</w:t>
      </w:r>
      <w:proofErr w:type="spellEnd"/>
      <w:r w:rsidRPr="00CD4215">
        <w:t>(</w:t>
      </w:r>
      <w:proofErr w:type="gramEnd"/>
      <w:r w:rsidRPr="00CD4215">
        <w:t>USART1, &amp;</w:t>
      </w:r>
      <w:proofErr w:type="spellStart"/>
      <w:r w:rsidRPr="00CD4215">
        <w:t>USART_InitStructure</w:t>
      </w:r>
      <w:proofErr w:type="spellEnd"/>
      <w:r w:rsidRPr="00CD4215">
        <w:t>);</w:t>
      </w:r>
    </w:p>
    <w:p w14:paraId="31FB571F" w14:textId="77777777" w:rsidR="00F260AF" w:rsidRPr="00CD4215" w:rsidRDefault="00F260AF" w:rsidP="00F260AF"/>
    <w:p w14:paraId="124A0A38" w14:textId="77777777" w:rsidR="00F260AF" w:rsidRPr="00CD4215" w:rsidRDefault="00F260AF" w:rsidP="00F260AF">
      <w:r w:rsidRPr="00CD4215">
        <w:t>/* 使能串口 */</w:t>
      </w:r>
    </w:p>
    <w:p w14:paraId="3D76C489" w14:textId="77777777" w:rsidR="00F260AF" w:rsidRPr="00CD4215" w:rsidRDefault="00F260AF" w:rsidP="00F260AF">
      <w:proofErr w:type="spellStart"/>
      <w:r w:rsidRPr="00CD4215">
        <w:t>USART_</w:t>
      </w:r>
      <w:proofErr w:type="gramStart"/>
      <w:r w:rsidRPr="00CD4215">
        <w:t>Cmd</w:t>
      </w:r>
      <w:proofErr w:type="spellEnd"/>
      <w:r w:rsidRPr="00CD4215">
        <w:t>(</w:t>
      </w:r>
      <w:proofErr w:type="gramEnd"/>
      <w:r w:rsidRPr="00CD4215">
        <w:t>USART1, ENABLE);</w:t>
      </w:r>
    </w:p>
    <w:p w14:paraId="105E8C78" w14:textId="77777777" w:rsidR="00F260AF" w:rsidRPr="00CD4215" w:rsidRDefault="00000000" w:rsidP="00F260AF">
      <w:r>
        <w:pict w14:anchorId="7CCD5BB2">
          <v:rect id="_x0000_i1256" style="width:0;height:1.5pt" o:hralign="center" o:hrstd="t" o:hr="t" fillcolor="#a0a0a0" stroked="f"/>
        </w:pict>
      </w:r>
    </w:p>
    <w:p w14:paraId="163FA320" w14:textId="77777777" w:rsidR="00F260AF" w:rsidRPr="00CD4215" w:rsidRDefault="00F260AF" w:rsidP="00F260AF">
      <w:pPr>
        <w:pStyle w:val="3"/>
      </w:pPr>
      <w:r w:rsidRPr="00CD4215">
        <w:t>5. 总结</w:t>
      </w:r>
    </w:p>
    <w:p w14:paraId="2261B9B3" w14:textId="77777777" w:rsidR="00F260AF" w:rsidRDefault="00F260AF" w:rsidP="00F260AF">
      <w:proofErr w:type="spellStart"/>
      <w:r w:rsidRPr="00CD4215">
        <w:t>USART_Init</w:t>
      </w:r>
      <w:proofErr w:type="spellEnd"/>
      <w:r w:rsidRPr="00CD4215">
        <w:t>() 的作用就是：</w:t>
      </w:r>
      <w:r w:rsidRPr="00CD4215">
        <w:br/>
      </w:r>
      <w:r w:rsidRPr="00CD4215">
        <w:rPr>
          <w:rFonts w:ascii="Segoe UI Emoji" w:hAnsi="Segoe UI Emoji" w:cs="Segoe UI Emoji"/>
        </w:rPr>
        <w:t>👉</w:t>
      </w:r>
      <w:r w:rsidRPr="00CD4215">
        <w:t xml:space="preserve"> 把你在 </w:t>
      </w:r>
      <w:proofErr w:type="spellStart"/>
      <w:r w:rsidRPr="00CD4215">
        <w:t>USART_InitTypeDef</w:t>
      </w:r>
      <w:proofErr w:type="spellEnd"/>
      <w:r w:rsidRPr="00CD4215">
        <w:t xml:space="preserve"> 结构体里配置的参数（波特率、数据位、停止位、校验位、流控、收发模式）写到对应的串口寄存器里，从而让串口按照你的要求工作。</w:t>
      </w:r>
    </w:p>
    <w:p w14:paraId="1A1DCEEA" w14:textId="77777777" w:rsidR="00F260AF" w:rsidRDefault="00F260AF" w:rsidP="00F260AF">
      <w:pPr>
        <w:pStyle w:val="2"/>
      </w:pPr>
      <w:proofErr w:type="spellStart"/>
      <w:r w:rsidRPr="00F83B06">
        <w:t>USART_Cmd</w:t>
      </w:r>
      <w:proofErr w:type="spellEnd"/>
      <w:r>
        <w:rPr>
          <w:rFonts w:hint="eastAsia"/>
        </w:rPr>
        <w:t>()</w:t>
      </w:r>
      <w:r>
        <w:br/>
      </w:r>
      <w:r w:rsidRPr="00F83B06">
        <w:t>使能（Enable）或者关闭（Disable）指定的串口外设</w:t>
      </w:r>
    </w:p>
    <w:p w14:paraId="0497940B" w14:textId="77777777" w:rsidR="00F260AF" w:rsidRPr="00F83B06" w:rsidRDefault="00F260AF" w:rsidP="00F260AF">
      <w:r w:rsidRPr="00F83B06">
        <w:t>这个函数</w:t>
      </w:r>
    </w:p>
    <w:p w14:paraId="461723D7" w14:textId="77777777" w:rsidR="00F260AF" w:rsidRPr="00F83B06" w:rsidRDefault="00F260AF" w:rsidP="00F260AF">
      <w:r w:rsidRPr="00F83B06">
        <w:t xml:space="preserve">void </w:t>
      </w:r>
      <w:proofErr w:type="spellStart"/>
      <w:r w:rsidRPr="00F83B06">
        <w:t>USART_</w:t>
      </w:r>
      <w:proofErr w:type="gramStart"/>
      <w:r w:rsidRPr="00F83B06">
        <w:t>Cmd</w:t>
      </w:r>
      <w:proofErr w:type="spellEnd"/>
      <w:r w:rsidRPr="00F83B06">
        <w:t>(</w:t>
      </w:r>
      <w:proofErr w:type="spellStart"/>
      <w:proofErr w:type="gramEnd"/>
      <w:r w:rsidRPr="00F83B06">
        <w:t>USART_TypeDef</w:t>
      </w:r>
      <w:proofErr w:type="spellEnd"/>
      <w:r w:rsidRPr="00F83B06">
        <w:t xml:space="preserve"> *</w:t>
      </w:r>
      <w:proofErr w:type="spellStart"/>
      <w:r w:rsidRPr="00F83B06">
        <w:t>USARTx</w:t>
      </w:r>
      <w:proofErr w:type="spellEnd"/>
      <w:r w:rsidRPr="00F83B06">
        <w:t xml:space="preserve">, </w:t>
      </w:r>
      <w:proofErr w:type="spellStart"/>
      <w:r w:rsidRPr="00F83B06">
        <w:t>FunctionalState</w:t>
      </w:r>
      <w:proofErr w:type="spellEnd"/>
      <w:r w:rsidRPr="00F83B06">
        <w:t xml:space="preserve"> </w:t>
      </w:r>
      <w:proofErr w:type="spellStart"/>
      <w:r w:rsidRPr="00F83B06">
        <w:t>NewState</w:t>
      </w:r>
      <w:proofErr w:type="spellEnd"/>
      <w:r w:rsidRPr="00F83B06">
        <w:t>)</w:t>
      </w:r>
    </w:p>
    <w:p w14:paraId="00C6D1A4" w14:textId="77777777" w:rsidR="00F260AF" w:rsidRPr="00F83B06" w:rsidRDefault="00F260AF" w:rsidP="00F260AF">
      <w:r w:rsidRPr="00F83B06">
        <w:t xml:space="preserve">也是 </w:t>
      </w:r>
      <w:r w:rsidRPr="00F83B06">
        <w:rPr>
          <w:b/>
          <w:bCs/>
        </w:rPr>
        <w:t>STM32 标准外设库（</w:t>
      </w:r>
      <w:proofErr w:type="spellStart"/>
      <w:r w:rsidRPr="00F83B06">
        <w:rPr>
          <w:b/>
          <w:bCs/>
        </w:rPr>
        <w:t>StdPeriph</w:t>
      </w:r>
      <w:proofErr w:type="spellEnd"/>
      <w:r w:rsidRPr="00F83B06">
        <w:rPr>
          <w:b/>
          <w:bCs/>
        </w:rPr>
        <w:t xml:space="preserve"> Library）</w:t>
      </w:r>
      <w:r w:rsidRPr="00F83B06">
        <w:t xml:space="preserve"> 里的函数，作用非常简单：</w:t>
      </w:r>
    </w:p>
    <w:p w14:paraId="66652E95" w14:textId="77777777" w:rsidR="00F260AF" w:rsidRPr="00F83B06" w:rsidRDefault="00F260AF" w:rsidP="00F260AF">
      <w:r w:rsidRPr="00F83B06">
        <w:rPr>
          <w:rFonts w:ascii="Segoe UI Emoji" w:hAnsi="Segoe UI Emoji" w:cs="Segoe UI Emoji"/>
        </w:rPr>
        <w:t>👉</w:t>
      </w:r>
      <w:r w:rsidRPr="00F83B06">
        <w:t xml:space="preserve"> </w:t>
      </w:r>
      <w:r w:rsidRPr="00F83B06">
        <w:rPr>
          <w:b/>
          <w:bCs/>
        </w:rPr>
        <w:t>用来使能（Enable）或者关闭（Disable）指定的串口外设。</w:t>
      </w:r>
    </w:p>
    <w:p w14:paraId="52B8F833" w14:textId="77777777" w:rsidR="00F260AF" w:rsidRPr="00F83B06" w:rsidRDefault="00000000" w:rsidP="00F260AF">
      <w:r>
        <w:pict w14:anchorId="6D43A9E2">
          <v:rect id="_x0000_i1257" style="width:0;height:1.5pt" o:hralign="center" o:hrstd="t" o:hr="t" fillcolor="#a0a0a0" stroked="f"/>
        </w:pict>
      </w:r>
    </w:p>
    <w:p w14:paraId="1D169B50" w14:textId="77777777" w:rsidR="00F260AF" w:rsidRPr="00F83B06" w:rsidRDefault="00F260AF" w:rsidP="00F260AF">
      <w:pPr>
        <w:pStyle w:val="3"/>
      </w:pPr>
      <w:r w:rsidRPr="00F83B06">
        <w:t>1. 参数说明</w:t>
      </w:r>
    </w:p>
    <w:p w14:paraId="07511D4A" w14:textId="77777777" w:rsidR="00F260AF" w:rsidRPr="00F83B06" w:rsidRDefault="00F260AF">
      <w:pPr>
        <w:numPr>
          <w:ilvl w:val="0"/>
          <w:numId w:val="64"/>
        </w:numPr>
      </w:pPr>
      <w:proofErr w:type="spellStart"/>
      <w:r w:rsidRPr="00F83B06">
        <w:rPr>
          <w:b/>
          <w:bCs/>
        </w:rPr>
        <w:t>USARTx</w:t>
      </w:r>
      <w:proofErr w:type="spellEnd"/>
      <w:r w:rsidRPr="00F83B06">
        <w:br/>
        <w:t>指定要操作的串口外设实例，比如：</w:t>
      </w:r>
    </w:p>
    <w:p w14:paraId="4DDD4F76" w14:textId="77777777" w:rsidR="00F260AF" w:rsidRPr="00F83B06" w:rsidRDefault="00F260AF">
      <w:pPr>
        <w:numPr>
          <w:ilvl w:val="1"/>
          <w:numId w:val="64"/>
        </w:numPr>
      </w:pPr>
      <w:r w:rsidRPr="00F83B06">
        <w:t>USART1</w:t>
      </w:r>
    </w:p>
    <w:p w14:paraId="3E3E48D2" w14:textId="77777777" w:rsidR="00F260AF" w:rsidRPr="00F83B06" w:rsidRDefault="00F260AF">
      <w:pPr>
        <w:numPr>
          <w:ilvl w:val="1"/>
          <w:numId w:val="64"/>
        </w:numPr>
      </w:pPr>
      <w:r w:rsidRPr="00F83B06">
        <w:t>USART2</w:t>
      </w:r>
    </w:p>
    <w:p w14:paraId="767C69CA" w14:textId="77777777" w:rsidR="00F260AF" w:rsidRPr="00F83B06" w:rsidRDefault="00F260AF">
      <w:pPr>
        <w:numPr>
          <w:ilvl w:val="1"/>
          <w:numId w:val="64"/>
        </w:numPr>
      </w:pPr>
      <w:r w:rsidRPr="00F83B06">
        <w:t>USART3</w:t>
      </w:r>
    </w:p>
    <w:p w14:paraId="1DF371DB" w14:textId="77777777" w:rsidR="00F260AF" w:rsidRPr="00F83B06" w:rsidRDefault="00F260AF">
      <w:pPr>
        <w:numPr>
          <w:ilvl w:val="1"/>
          <w:numId w:val="64"/>
        </w:numPr>
      </w:pPr>
      <w:r w:rsidRPr="00F83B06">
        <w:t>UART4</w:t>
      </w:r>
    </w:p>
    <w:p w14:paraId="1F63A19F" w14:textId="77777777" w:rsidR="00F260AF" w:rsidRPr="00F83B06" w:rsidRDefault="00F260AF">
      <w:pPr>
        <w:numPr>
          <w:ilvl w:val="1"/>
          <w:numId w:val="64"/>
        </w:numPr>
      </w:pPr>
      <w:r w:rsidRPr="00F83B06">
        <w:t>UART5</w:t>
      </w:r>
      <w:r w:rsidRPr="00F83B06">
        <w:br/>
        <w:t>（具体看芯片支持哪些）</w:t>
      </w:r>
    </w:p>
    <w:p w14:paraId="4C3C1A0B" w14:textId="77777777" w:rsidR="00F260AF" w:rsidRPr="00F83B06" w:rsidRDefault="00F260AF">
      <w:pPr>
        <w:numPr>
          <w:ilvl w:val="0"/>
          <w:numId w:val="64"/>
        </w:numPr>
      </w:pPr>
      <w:proofErr w:type="spellStart"/>
      <w:r w:rsidRPr="00F83B06">
        <w:rPr>
          <w:b/>
          <w:bCs/>
        </w:rPr>
        <w:lastRenderedPageBreak/>
        <w:t>NewState</w:t>
      </w:r>
      <w:proofErr w:type="spellEnd"/>
      <w:r w:rsidRPr="00F83B06">
        <w:br/>
        <w:t xml:space="preserve">功能开关，类型是 </w:t>
      </w:r>
      <w:proofErr w:type="spellStart"/>
      <w:r w:rsidRPr="00F83B06">
        <w:t>FunctionalState</w:t>
      </w:r>
      <w:proofErr w:type="spellEnd"/>
      <w:r w:rsidRPr="00F83B06">
        <w:t xml:space="preserve"> 枚举：</w:t>
      </w:r>
    </w:p>
    <w:p w14:paraId="38BFE433" w14:textId="77777777" w:rsidR="00F260AF" w:rsidRPr="00F83B06" w:rsidRDefault="00F260AF">
      <w:pPr>
        <w:numPr>
          <w:ilvl w:val="0"/>
          <w:numId w:val="64"/>
        </w:numPr>
        <w:tabs>
          <w:tab w:val="clear" w:pos="720"/>
        </w:tabs>
      </w:pPr>
      <w:r w:rsidRPr="00F83B06">
        <w:t xml:space="preserve">typedef </w:t>
      </w:r>
      <w:proofErr w:type="spellStart"/>
      <w:r w:rsidRPr="00F83B06">
        <w:t>enum</w:t>
      </w:r>
      <w:proofErr w:type="spellEnd"/>
      <w:r w:rsidRPr="00F83B06">
        <w:t xml:space="preserve"> {DISABLE = 0, ENABLE </w:t>
      </w:r>
      <w:proofErr w:type="gramStart"/>
      <w:r w:rsidRPr="00F83B06">
        <w:t>= !DISABLE</w:t>
      </w:r>
      <w:proofErr w:type="gramEnd"/>
      <w:r w:rsidRPr="00F83B06">
        <w:t>} FunctionalState;</w:t>
      </w:r>
    </w:p>
    <w:p w14:paraId="34A247F4" w14:textId="77777777" w:rsidR="00F260AF" w:rsidRPr="00F83B06" w:rsidRDefault="00F260AF">
      <w:pPr>
        <w:numPr>
          <w:ilvl w:val="1"/>
          <w:numId w:val="64"/>
        </w:numPr>
      </w:pPr>
      <w:r w:rsidRPr="00F83B06">
        <w:t>ENABLE → 打开 USART</w:t>
      </w:r>
    </w:p>
    <w:p w14:paraId="50AF23CC" w14:textId="77777777" w:rsidR="00F260AF" w:rsidRPr="00F83B06" w:rsidRDefault="00F260AF">
      <w:pPr>
        <w:numPr>
          <w:ilvl w:val="1"/>
          <w:numId w:val="64"/>
        </w:numPr>
      </w:pPr>
      <w:r w:rsidRPr="00F83B06">
        <w:t>DISABLE → 关闭 USART</w:t>
      </w:r>
    </w:p>
    <w:p w14:paraId="69FD1FE0" w14:textId="77777777" w:rsidR="00F260AF" w:rsidRPr="00F83B06" w:rsidRDefault="00000000" w:rsidP="00F260AF">
      <w:r>
        <w:pict w14:anchorId="57D9246F">
          <v:rect id="_x0000_i1258" style="width:0;height:1.5pt" o:hralign="center" o:hrstd="t" o:hr="t" fillcolor="#a0a0a0" stroked="f"/>
        </w:pict>
      </w:r>
    </w:p>
    <w:p w14:paraId="2EBCBB41" w14:textId="77777777" w:rsidR="00F260AF" w:rsidRPr="00F83B06" w:rsidRDefault="00F260AF" w:rsidP="00F260AF">
      <w:pPr>
        <w:pStyle w:val="3"/>
      </w:pPr>
      <w:r w:rsidRPr="00F83B06">
        <w:t>2. 底层原理</w:t>
      </w:r>
    </w:p>
    <w:p w14:paraId="19686F27" w14:textId="77777777" w:rsidR="00F260AF" w:rsidRPr="00F83B06" w:rsidRDefault="00F260AF" w:rsidP="00F260AF">
      <w:r w:rsidRPr="00F83B06">
        <w:t xml:space="preserve">实际上，这个函数内部就是操作 </w:t>
      </w:r>
      <w:r w:rsidRPr="00F83B06">
        <w:rPr>
          <w:b/>
          <w:bCs/>
        </w:rPr>
        <w:t>USART 控制寄存器 CR1</w:t>
      </w:r>
      <w:r w:rsidRPr="00F83B06">
        <w:t xml:space="preserve"> 的 </w:t>
      </w:r>
      <w:r w:rsidRPr="00F83B06">
        <w:rPr>
          <w:b/>
          <w:bCs/>
        </w:rPr>
        <w:t>UE 位（USART Enable）</w:t>
      </w:r>
      <w:r w:rsidRPr="00F83B06">
        <w:t>。</w:t>
      </w:r>
    </w:p>
    <w:p w14:paraId="567CEA08" w14:textId="77777777" w:rsidR="00F260AF" w:rsidRPr="00F83B06" w:rsidRDefault="00F260AF">
      <w:pPr>
        <w:numPr>
          <w:ilvl w:val="0"/>
          <w:numId w:val="65"/>
        </w:numPr>
      </w:pPr>
      <w:r w:rsidRPr="00F83B06">
        <w:t>ENABLE ：</w:t>
      </w:r>
      <w:proofErr w:type="spellStart"/>
      <w:r w:rsidRPr="00F83B06">
        <w:t>USARTx</w:t>
      </w:r>
      <w:proofErr w:type="spellEnd"/>
      <w:r w:rsidRPr="00F83B06">
        <w:t>-&gt;CR1 |= USART_CR1_UE;</w:t>
      </w:r>
    </w:p>
    <w:p w14:paraId="112B1DF5" w14:textId="77777777" w:rsidR="00F260AF" w:rsidRPr="00F83B06" w:rsidRDefault="00F260AF">
      <w:pPr>
        <w:numPr>
          <w:ilvl w:val="0"/>
          <w:numId w:val="65"/>
        </w:numPr>
      </w:pPr>
      <w:r w:rsidRPr="00F83B06">
        <w:t>DISABLE：</w:t>
      </w:r>
      <w:proofErr w:type="spellStart"/>
      <w:r w:rsidRPr="00F83B06">
        <w:t>USARTx</w:t>
      </w:r>
      <w:proofErr w:type="spellEnd"/>
      <w:r w:rsidRPr="00F83B06">
        <w:t>-&gt;CR1 &amp;= ~USART_CR1_UE;</w:t>
      </w:r>
    </w:p>
    <w:p w14:paraId="3E290CCE" w14:textId="77777777" w:rsidR="00F260AF" w:rsidRPr="00F83B06" w:rsidRDefault="00F260AF" w:rsidP="00F260AF">
      <w:r w:rsidRPr="00F83B06">
        <w:t>也就是说：</w:t>
      </w:r>
    </w:p>
    <w:p w14:paraId="47DD1BA5" w14:textId="77777777" w:rsidR="00F260AF" w:rsidRPr="00F83B06" w:rsidRDefault="00F260AF">
      <w:pPr>
        <w:numPr>
          <w:ilvl w:val="0"/>
          <w:numId w:val="66"/>
        </w:numPr>
      </w:pPr>
      <w:r w:rsidRPr="00F83B06">
        <w:t>UE = 1 → 串口模块开始工作（你设置的波特率、收发功能才会生效）。</w:t>
      </w:r>
    </w:p>
    <w:p w14:paraId="087A567F" w14:textId="77777777" w:rsidR="00F260AF" w:rsidRPr="00F83B06" w:rsidRDefault="00F260AF">
      <w:pPr>
        <w:numPr>
          <w:ilvl w:val="0"/>
          <w:numId w:val="66"/>
        </w:numPr>
      </w:pPr>
      <w:r w:rsidRPr="00F83B06">
        <w:t>UE = 0 → 串口模块关闭，所有收发功能停止。</w:t>
      </w:r>
    </w:p>
    <w:p w14:paraId="5854F989" w14:textId="77777777" w:rsidR="00F260AF" w:rsidRPr="00F83B06" w:rsidRDefault="00000000" w:rsidP="00F260AF">
      <w:r>
        <w:pict w14:anchorId="40578E5E">
          <v:rect id="_x0000_i1259" style="width:0;height:1.5pt" o:hralign="center" o:hrstd="t" o:hr="t" fillcolor="#a0a0a0" stroked="f"/>
        </w:pict>
      </w:r>
    </w:p>
    <w:p w14:paraId="4EF5EDD6" w14:textId="77777777" w:rsidR="00F260AF" w:rsidRPr="00F83B06" w:rsidRDefault="00F260AF" w:rsidP="00F260AF">
      <w:pPr>
        <w:pStyle w:val="3"/>
      </w:pPr>
      <w:r w:rsidRPr="00F83B06">
        <w:t>3. 使用方法</w:t>
      </w:r>
    </w:p>
    <w:p w14:paraId="4BB20841" w14:textId="77777777" w:rsidR="00F260AF" w:rsidRPr="00F83B06" w:rsidRDefault="00F260AF" w:rsidP="00F260AF">
      <w:r w:rsidRPr="00F83B06">
        <w:t xml:space="preserve">在初始化串口的时候，一般要 </w:t>
      </w:r>
      <w:r w:rsidRPr="00F83B06">
        <w:rPr>
          <w:b/>
          <w:bCs/>
        </w:rPr>
        <w:t>先配置参数 → 再打开串口</w:t>
      </w:r>
      <w:r w:rsidRPr="00F83B06">
        <w:t>，例如：</w:t>
      </w:r>
    </w:p>
    <w:p w14:paraId="07F37378" w14:textId="77777777" w:rsidR="00F260AF" w:rsidRPr="00F83B06" w:rsidRDefault="00F260AF" w:rsidP="00F260AF">
      <w:proofErr w:type="spellStart"/>
      <w:r w:rsidRPr="00F83B06">
        <w:t>USART_InitTypeDef</w:t>
      </w:r>
      <w:proofErr w:type="spellEnd"/>
      <w:r w:rsidRPr="00F83B06">
        <w:t xml:space="preserve"> </w:t>
      </w:r>
      <w:proofErr w:type="spellStart"/>
      <w:r w:rsidRPr="00F83B06">
        <w:t>USART_InitStructure</w:t>
      </w:r>
      <w:proofErr w:type="spellEnd"/>
      <w:r w:rsidRPr="00F83B06">
        <w:t>;</w:t>
      </w:r>
    </w:p>
    <w:p w14:paraId="21A16B82" w14:textId="77777777" w:rsidR="00F260AF" w:rsidRPr="00F83B06" w:rsidRDefault="00F260AF" w:rsidP="00F260AF"/>
    <w:p w14:paraId="48A61472" w14:textId="77777777" w:rsidR="00F260AF" w:rsidRPr="00F83B06" w:rsidRDefault="00F260AF" w:rsidP="00F260AF">
      <w:r w:rsidRPr="00F83B06">
        <w:t>/* 打开串口时钟 */</w:t>
      </w:r>
    </w:p>
    <w:p w14:paraId="266B386D" w14:textId="77777777" w:rsidR="00F260AF" w:rsidRPr="00F83B06" w:rsidRDefault="00F260AF" w:rsidP="00F260AF">
      <w:r w:rsidRPr="00F83B06">
        <w:t>RCC_APB2</w:t>
      </w:r>
      <w:proofErr w:type="gramStart"/>
      <w:r w:rsidRPr="00F83B06">
        <w:t>PeriphClockCmd(</w:t>
      </w:r>
      <w:proofErr w:type="gramEnd"/>
      <w:r w:rsidRPr="00F83B06">
        <w:t>RCC_APB2Periph_USART1, ENABLE);</w:t>
      </w:r>
    </w:p>
    <w:p w14:paraId="7A606D5C" w14:textId="77777777" w:rsidR="00F260AF" w:rsidRPr="00F83B06" w:rsidRDefault="00F260AF" w:rsidP="00F260AF"/>
    <w:p w14:paraId="6050525D" w14:textId="77777777" w:rsidR="00F260AF" w:rsidRPr="00F83B06" w:rsidRDefault="00F260AF" w:rsidP="00F260AF">
      <w:r w:rsidRPr="00F83B06">
        <w:t>/* 配置参数 */</w:t>
      </w:r>
    </w:p>
    <w:p w14:paraId="0474A204" w14:textId="77777777" w:rsidR="00F260AF" w:rsidRPr="00F83B06" w:rsidRDefault="00F260AF" w:rsidP="00F260AF">
      <w:proofErr w:type="spellStart"/>
      <w:r w:rsidRPr="00F83B06">
        <w:t>USART_InitStructure.USART_BaudRate</w:t>
      </w:r>
      <w:proofErr w:type="spellEnd"/>
      <w:r w:rsidRPr="00F83B06">
        <w:t xml:space="preserve"> = 115200;</w:t>
      </w:r>
    </w:p>
    <w:p w14:paraId="097819F8" w14:textId="77777777" w:rsidR="00F260AF" w:rsidRPr="00F83B06" w:rsidRDefault="00F260AF" w:rsidP="00F260AF">
      <w:proofErr w:type="spellStart"/>
      <w:r w:rsidRPr="00F83B06">
        <w:t>USART_InitStructure.USART_WordLength</w:t>
      </w:r>
      <w:proofErr w:type="spellEnd"/>
      <w:r w:rsidRPr="00F83B06">
        <w:t xml:space="preserve"> = USART_WordLength_8b;</w:t>
      </w:r>
    </w:p>
    <w:p w14:paraId="5F890081" w14:textId="77777777" w:rsidR="00F260AF" w:rsidRPr="00F83B06" w:rsidRDefault="00F260AF" w:rsidP="00F260AF">
      <w:proofErr w:type="spellStart"/>
      <w:r w:rsidRPr="00F83B06">
        <w:t>USART_InitStructure.USART_StopBits</w:t>
      </w:r>
      <w:proofErr w:type="spellEnd"/>
      <w:r w:rsidRPr="00F83B06">
        <w:t xml:space="preserve"> = USART_StopBits_1;</w:t>
      </w:r>
    </w:p>
    <w:p w14:paraId="25E544A9" w14:textId="77777777" w:rsidR="00F260AF" w:rsidRPr="00F83B06" w:rsidRDefault="00F260AF" w:rsidP="00F260AF">
      <w:proofErr w:type="spellStart"/>
      <w:r w:rsidRPr="00F83B06">
        <w:t>USART_InitStructure.USART_Parity</w:t>
      </w:r>
      <w:proofErr w:type="spellEnd"/>
      <w:r w:rsidRPr="00F83B06">
        <w:t xml:space="preserve"> = </w:t>
      </w:r>
      <w:proofErr w:type="spellStart"/>
      <w:r w:rsidRPr="00F83B06">
        <w:t>USART_Parity_No</w:t>
      </w:r>
      <w:proofErr w:type="spellEnd"/>
      <w:r w:rsidRPr="00F83B06">
        <w:t>;</w:t>
      </w:r>
    </w:p>
    <w:p w14:paraId="6787BB2B" w14:textId="77777777" w:rsidR="00F260AF" w:rsidRPr="00F83B06" w:rsidRDefault="00F260AF" w:rsidP="00F260AF">
      <w:proofErr w:type="spellStart"/>
      <w:r w:rsidRPr="00F83B06">
        <w:lastRenderedPageBreak/>
        <w:t>USART_InitStructure.USART_HardwareFlowControl</w:t>
      </w:r>
      <w:proofErr w:type="spellEnd"/>
      <w:r w:rsidRPr="00F83B06">
        <w:t xml:space="preserve"> = </w:t>
      </w:r>
      <w:proofErr w:type="spellStart"/>
      <w:r w:rsidRPr="00F83B06">
        <w:t>USART_HardwareFlowControl_None</w:t>
      </w:r>
      <w:proofErr w:type="spellEnd"/>
      <w:r w:rsidRPr="00F83B06">
        <w:t>;</w:t>
      </w:r>
    </w:p>
    <w:p w14:paraId="5D244E2A" w14:textId="77777777" w:rsidR="00F260AF" w:rsidRPr="00F83B06" w:rsidRDefault="00F260AF" w:rsidP="00F260AF">
      <w:proofErr w:type="spellStart"/>
      <w:r w:rsidRPr="00F83B06">
        <w:t>USART_InitStructure.USART_Mode</w:t>
      </w:r>
      <w:proofErr w:type="spellEnd"/>
      <w:r w:rsidRPr="00F83B06">
        <w:t xml:space="preserve"> = </w:t>
      </w:r>
      <w:proofErr w:type="spellStart"/>
      <w:r w:rsidRPr="00F83B06">
        <w:t>USART_Mode_Rx</w:t>
      </w:r>
      <w:proofErr w:type="spellEnd"/>
      <w:r w:rsidRPr="00F83B06">
        <w:t xml:space="preserve"> | </w:t>
      </w:r>
      <w:proofErr w:type="spellStart"/>
      <w:r w:rsidRPr="00F83B06">
        <w:t>USART_Mode_Tx</w:t>
      </w:r>
      <w:proofErr w:type="spellEnd"/>
      <w:r w:rsidRPr="00F83B06">
        <w:t>;</w:t>
      </w:r>
    </w:p>
    <w:p w14:paraId="54D79086" w14:textId="77777777" w:rsidR="00F260AF" w:rsidRPr="00F83B06" w:rsidRDefault="00F260AF" w:rsidP="00F260AF"/>
    <w:p w14:paraId="6CD05AC4" w14:textId="77777777" w:rsidR="00F260AF" w:rsidRPr="00F83B06" w:rsidRDefault="00F260AF" w:rsidP="00F260AF">
      <w:r w:rsidRPr="00F83B06">
        <w:t>/* 初始化串口 */</w:t>
      </w:r>
    </w:p>
    <w:p w14:paraId="1036F53C" w14:textId="77777777" w:rsidR="00F260AF" w:rsidRPr="00F83B06" w:rsidRDefault="00F260AF" w:rsidP="00F260AF">
      <w:proofErr w:type="spellStart"/>
      <w:r w:rsidRPr="00F83B06">
        <w:t>USART_</w:t>
      </w:r>
      <w:proofErr w:type="gramStart"/>
      <w:r w:rsidRPr="00F83B06">
        <w:t>Init</w:t>
      </w:r>
      <w:proofErr w:type="spellEnd"/>
      <w:r w:rsidRPr="00F83B06">
        <w:t>(</w:t>
      </w:r>
      <w:proofErr w:type="gramEnd"/>
      <w:r w:rsidRPr="00F83B06">
        <w:t>USART1, &amp;</w:t>
      </w:r>
      <w:proofErr w:type="spellStart"/>
      <w:r w:rsidRPr="00F83B06">
        <w:t>USART_InitStructure</w:t>
      </w:r>
      <w:proofErr w:type="spellEnd"/>
      <w:r w:rsidRPr="00F83B06">
        <w:t>);</w:t>
      </w:r>
    </w:p>
    <w:p w14:paraId="276AC528" w14:textId="77777777" w:rsidR="00F260AF" w:rsidRPr="00F83B06" w:rsidRDefault="00F260AF" w:rsidP="00F260AF"/>
    <w:p w14:paraId="461A5883" w14:textId="77777777" w:rsidR="00F260AF" w:rsidRPr="00F83B06" w:rsidRDefault="00F260AF" w:rsidP="00F260AF">
      <w:r w:rsidRPr="00F83B06">
        <w:t>/* 使能串口 */</w:t>
      </w:r>
    </w:p>
    <w:p w14:paraId="7BC27047" w14:textId="77777777" w:rsidR="00F260AF" w:rsidRPr="00F83B06" w:rsidRDefault="00F260AF" w:rsidP="00F260AF">
      <w:proofErr w:type="spellStart"/>
      <w:r w:rsidRPr="00F83B06">
        <w:t>USART_</w:t>
      </w:r>
      <w:proofErr w:type="gramStart"/>
      <w:r w:rsidRPr="00F83B06">
        <w:t>Cmd</w:t>
      </w:r>
      <w:proofErr w:type="spellEnd"/>
      <w:r w:rsidRPr="00F83B06">
        <w:t>(</w:t>
      </w:r>
      <w:proofErr w:type="gramEnd"/>
      <w:r w:rsidRPr="00F83B06">
        <w:t>USART1, ENABLE);</w:t>
      </w:r>
    </w:p>
    <w:p w14:paraId="6D5A5A10" w14:textId="77777777" w:rsidR="00F260AF" w:rsidRPr="00F83B06" w:rsidRDefault="00000000" w:rsidP="00F260AF">
      <w:r>
        <w:pict w14:anchorId="79FD7008">
          <v:rect id="_x0000_i1260" style="width:0;height:1.5pt" o:hralign="center" o:hrstd="t" o:hr="t" fillcolor="#a0a0a0" stroked="f"/>
        </w:pict>
      </w:r>
    </w:p>
    <w:p w14:paraId="3E3E04D5" w14:textId="77777777" w:rsidR="00F260AF" w:rsidRPr="00F83B06" w:rsidRDefault="00F260AF" w:rsidP="00F260AF">
      <w:pPr>
        <w:pStyle w:val="3"/>
      </w:pPr>
      <w:r w:rsidRPr="00F83B06">
        <w:t>4. 总结</w:t>
      </w:r>
    </w:p>
    <w:p w14:paraId="6C4C444E" w14:textId="77777777" w:rsidR="00F260AF" w:rsidRPr="00F83B06" w:rsidRDefault="00F260AF" w:rsidP="00F260AF">
      <w:proofErr w:type="spellStart"/>
      <w:r w:rsidRPr="00F83B06">
        <w:t>USART_Cmd</w:t>
      </w:r>
      <w:proofErr w:type="spellEnd"/>
      <w:r w:rsidRPr="00F83B06">
        <w:t>() 的作用很单纯：</w:t>
      </w:r>
    </w:p>
    <w:p w14:paraId="44E557E0" w14:textId="77777777" w:rsidR="00F260AF" w:rsidRPr="00F83B06" w:rsidRDefault="00F260AF">
      <w:pPr>
        <w:numPr>
          <w:ilvl w:val="0"/>
          <w:numId w:val="67"/>
        </w:numPr>
      </w:pPr>
      <w:r w:rsidRPr="00F83B06">
        <w:t xml:space="preserve">就是 </w:t>
      </w:r>
      <w:r w:rsidRPr="00F83B06">
        <w:rPr>
          <w:b/>
          <w:bCs/>
        </w:rPr>
        <w:t>开关串口模块本身</w:t>
      </w:r>
      <w:r w:rsidRPr="00F83B06">
        <w:t>，</w:t>
      </w:r>
    </w:p>
    <w:p w14:paraId="2D6909D0" w14:textId="77777777" w:rsidR="00F260AF" w:rsidRPr="00F83B06" w:rsidRDefault="00F260AF">
      <w:pPr>
        <w:numPr>
          <w:ilvl w:val="0"/>
          <w:numId w:val="67"/>
        </w:numPr>
      </w:pPr>
      <w:r w:rsidRPr="00F83B06">
        <w:t xml:space="preserve">而 </w:t>
      </w:r>
      <w:proofErr w:type="spellStart"/>
      <w:r w:rsidRPr="00F83B06">
        <w:t>USART_Init</w:t>
      </w:r>
      <w:proofErr w:type="spellEnd"/>
      <w:r w:rsidRPr="00F83B06">
        <w:t xml:space="preserve">() 是 </w:t>
      </w:r>
      <w:r w:rsidRPr="00F83B06">
        <w:rPr>
          <w:b/>
          <w:bCs/>
        </w:rPr>
        <w:t>配置串口参数</w:t>
      </w:r>
      <w:r w:rsidRPr="00F83B06">
        <w:t>。</w:t>
      </w:r>
    </w:p>
    <w:p w14:paraId="31AA3772" w14:textId="77777777" w:rsidR="00F260AF" w:rsidRPr="00F83B06" w:rsidRDefault="00F260AF" w:rsidP="00F260AF">
      <w:r w:rsidRPr="00F83B06">
        <w:t>可以理解为：</w:t>
      </w:r>
    </w:p>
    <w:p w14:paraId="6A1DE3CF" w14:textId="77777777" w:rsidR="00F260AF" w:rsidRPr="00F83B06" w:rsidRDefault="00F260AF">
      <w:pPr>
        <w:numPr>
          <w:ilvl w:val="0"/>
          <w:numId w:val="68"/>
        </w:numPr>
      </w:pPr>
      <w:proofErr w:type="spellStart"/>
      <w:r w:rsidRPr="00F83B06">
        <w:t>USART_Init</w:t>
      </w:r>
      <w:proofErr w:type="spellEnd"/>
      <w:r w:rsidRPr="00F83B06">
        <w:t>() = “设置好串口的工作模式”</w:t>
      </w:r>
    </w:p>
    <w:p w14:paraId="17B95C69" w14:textId="77777777" w:rsidR="00F260AF" w:rsidRDefault="00F260AF">
      <w:pPr>
        <w:numPr>
          <w:ilvl w:val="0"/>
          <w:numId w:val="68"/>
        </w:numPr>
      </w:pPr>
      <w:proofErr w:type="spellStart"/>
      <w:r w:rsidRPr="00F83B06">
        <w:t>USART_Cmd</w:t>
      </w:r>
      <w:proofErr w:type="spellEnd"/>
      <w:r w:rsidRPr="00F83B06">
        <w:t>() = “真正打开串口电源开关”</w:t>
      </w:r>
    </w:p>
    <w:p w14:paraId="3D1AE450" w14:textId="77777777" w:rsidR="00F260AF" w:rsidRDefault="00F260AF" w:rsidP="00F260AF">
      <w:pPr>
        <w:pStyle w:val="2"/>
      </w:pPr>
      <w:proofErr w:type="spellStart"/>
      <w:r w:rsidRPr="005E73BF">
        <w:t>USART_ITConfig</w:t>
      </w:r>
      <w:proofErr w:type="spellEnd"/>
      <w:r>
        <w:rPr>
          <w:rFonts w:hint="eastAsia"/>
        </w:rPr>
        <w:t>()</w:t>
      </w:r>
      <w:r>
        <w:br/>
      </w:r>
      <w:r w:rsidRPr="001441E8">
        <w:rPr>
          <w:rFonts w:ascii="Times New Roman" w:hAnsi="Times New Roman" w:cs="Times New Roman"/>
        </w:rPr>
        <w:t>​</w:t>
      </w:r>
      <w:r w:rsidRPr="001441E8">
        <w:rPr>
          <w:rFonts w:ascii="Times New Roman" w:hAnsi="Times New Roman" w:cs="Times New Roman"/>
          <w:b/>
          <w:bCs/>
        </w:rPr>
        <w:t>​</w:t>
      </w:r>
      <w:r w:rsidRPr="001441E8">
        <w:rPr>
          <w:b/>
          <w:bCs/>
        </w:rPr>
        <w:t>配置USART中断源</w:t>
      </w:r>
      <w:r w:rsidRPr="001441E8">
        <w:rPr>
          <w:rFonts w:ascii="Times New Roman" w:hAnsi="Times New Roman" w:cs="Times New Roman"/>
          <w:b/>
          <w:bCs/>
        </w:rPr>
        <w:t>​</w:t>
      </w:r>
      <w:r w:rsidRPr="001441E8">
        <w:rPr>
          <w:rFonts w:ascii="Times New Roman" w:hAnsi="Times New Roman" w:cs="Times New Roman"/>
        </w:rPr>
        <w:t>​</w:t>
      </w:r>
      <w:r>
        <w:rPr>
          <w:rFonts w:hint="eastAsia"/>
        </w:rPr>
        <w:t>(</w:t>
      </w:r>
      <w:r w:rsidRPr="004A1251">
        <w:t>单独地使能或失能某个特定的USART中断</w:t>
      </w:r>
      <w:r>
        <w:rPr>
          <w:rFonts w:hint="eastAsia"/>
        </w:rPr>
        <w:t>)</w:t>
      </w:r>
    </w:p>
    <w:p w14:paraId="4BB5A56E" w14:textId="77777777" w:rsidR="00F260AF" w:rsidRPr="00A92B8E" w:rsidRDefault="00F260AF" w:rsidP="00F260AF">
      <w:r w:rsidRPr="00A92B8E">
        <w:t xml:space="preserve">好的，我们来详细解析这个函数 void </w:t>
      </w:r>
      <w:proofErr w:type="spellStart"/>
      <w:r w:rsidRPr="00A92B8E">
        <w:t>USART_ITConfig</w:t>
      </w:r>
      <w:proofErr w:type="spellEnd"/>
      <w:r w:rsidRPr="00A92B8E">
        <w:t>(</w:t>
      </w:r>
      <w:proofErr w:type="spellStart"/>
      <w:r w:rsidRPr="00A92B8E">
        <w:t>USART_TypeDef</w:t>
      </w:r>
      <w:proofErr w:type="spellEnd"/>
      <w:r w:rsidRPr="00A92B8E">
        <w:t xml:space="preserve">* </w:t>
      </w:r>
      <w:proofErr w:type="spellStart"/>
      <w:r w:rsidRPr="00A92B8E">
        <w:t>USARTx</w:t>
      </w:r>
      <w:proofErr w:type="spellEnd"/>
      <w:r w:rsidRPr="00A92B8E">
        <w:t xml:space="preserve">, uint16_t USART_IT, </w:t>
      </w:r>
      <w:proofErr w:type="spellStart"/>
      <w:r w:rsidRPr="00A92B8E">
        <w:t>FunctionalState</w:t>
      </w:r>
      <w:proofErr w:type="spellEnd"/>
      <w:r w:rsidRPr="00A92B8E">
        <w:t xml:space="preserve"> </w:t>
      </w:r>
      <w:proofErr w:type="spellStart"/>
      <w:r w:rsidRPr="00A92B8E">
        <w:t>NewState</w:t>
      </w:r>
      <w:proofErr w:type="spellEnd"/>
      <w:r w:rsidRPr="00A92B8E">
        <w:t>);。</w:t>
      </w:r>
    </w:p>
    <w:p w14:paraId="12985B09" w14:textId="77777777" w:rsidR="00F260AF" w:rsidRPr="00A92B8E" w:rsidRDefault="00F260AF" w:rsidP="00F260AF">
      <w:r w:rsidRPr="00A92B8E">
        <w:t>这是一个在STM32标准外设库（SPL）中用于</w:t>
      </w:r>
      <w:r w:rsidRPr="00A92B8E">
        <w:rPr>
          <w:rFonts w:ascii="Times New Roman" w:hAnsi="Times New Roman" w:cs="Times New Roman"/>
          <w:color w:val="EE0000"/>
        </w:rPr>
        <w:t>​</w:t>
      </w:r>
      <w:r w:rsidRPr="00A92B8E">
        <w:rPr>
          <w:rFonts w:ascii="Times New Roman" w:hAnsi="Times New Roman" w:cs="Times New Roman"/>
          <w:b/>
          <w:bCs/>
          <w:color w:val="EE0000"/>
        </w:rPr>
        <w:t>​</w:t>
      </w:r>
      <w:r w:rsidRPr="00A92B8E">
        <w:rPr>
          <w:b/>
          <w:bCs/>
          <w:color w:val="EE0000"/>
        </w:rPr>
        <w:t>配置USART中断源</w:t>
      </w:r>
      <w:r w:rsidRPr="00A92B8E">
        <w:rPr>
          <w:rFonts w:ascii="Times New Roman" w:hAnsi="Times New Roman" w:cs="Times New Roman"/>
          <w:b/>
          <w:bCs/>
          <w:color w:val="EE0000"/>
        </w:rPr>
        <w:t>​</w:t>
      </w:r>
      <w:r w:rsidRPr="00A92B8E">
        <w:rPr>
          <w:rFonts w:ascii="Times New Roman" w:hAnsi="Times New Roman" w:cs="Times New Roman"/>
          <w:color w:val="EE0000"/>
        </w:rPr>
        <w:t>​</w:t>
      </w:r>
      <w:r w:rsidRPr="00A92B8E">
        <w:t>的核心函数。它的作用是单独地</w:t>
      </w:r>
      <w:r w:rsidRPr="00A92B8E">
        <w:rPr>
          <w:color w:val="EE0000"/>
        </w:rPr>
        <w:t>使能</w:t>
      </w:r>
      <w:r w:rsidRPr="00A92B8E">
        <w:t>或</w:t>
      </w:r>
      <w:r w:rsidRPr="00A92B8E">
        <w:rPr>
          <w:color w:val="EE0000"/>
        </w:rPr>
        <w:t>失能</w:t>
      </w:r>
      <w:r w:rsidRPr="00A92B8E">
        <w:t>某个特定的USART中断。</w:t>
      </w:r>
    </w:p>
    <w:p w14:paraId="79E91539" w14:textId="77777777" w:rsidR="00F260AF" w:rsidRPr="00A92B8E" w:rsidRDefault="00000000" w:rsidP="00F260AF">
      <w:r>
        <w:pict w14:anchorId="0ABFD27A">
          <v:rect id="_x0000_i1261" style="width:0;height:1.5pt" o:hralign="center" o:hrstd="t" o:hr="t" fillcolor="#a0a0a0" stroked="f"/>
        </w:pict>
      </w:r>
    </w:p>
    <w:p w14:paraId="7DE02B4E" w14:textId="77777777" w:rsidR="00F260AF" w:rsidRPr="00A92B8E" w:rsidRDefault="00F260AF" w:rsidP="00F260AF">
      <w:pPr>
        <w:pStyle w:val="3"/>
      </w:pPr>
      <w:r w:rsidRPr="00A92B8E">
        <w:lastRenderedPageBreak/>
        <w:t xml:space="preserve">1. 函数功能概述 </w:t>
      </w:r>
    </w:p>
    <w:p w14:paraId="1BEA5C6E" w14:textId="77777777" w:rsidR="00F260AF" w:rsidRPr="00A92B8E" w:rsidRDefault="00F260AF" w:rsidP="00F260AF">
      <w:r w:rsidRPr="00A92B8E">
        <w:rPr>
          <w:rFonts w:ascii="Times New Roman" w:hAnsi="Times New Roman" w:cs="Times New Roman"/>
        </w:rPr>
        <w:t>​</w:t>
      </w:r>
      <w:r w:rsidRPr="00A92B8E">
        <w:rPr>
          <w:rFonts w:ascii="Times New Roman" w:hAnsi="Times New Roman" w:cs="Times New Roman"/>
          <w:b/>
          <w:bCs/>
        </w:rPr>
        <w:t>​</w:t>
      </w:r>
      <w:r w:rsidRPr="00A92B8E">
        <w:rPr>
          <w:b/>
          <w:bCs/>
        </w:rPr>
        <w:t>作用</w:t>
      </w:r>
      <w:r w:rsidRPr="00A92B8E">
        <w:rPr>
          <w:rFonts w:ascii="Times New Roman" w:hAnsi="Times New Roman" w:cs="Times New Roman"/>
          <w:b/>
          <w:bCs/>
        </w:rPr>
        <w:t>​</w:t>
      </w:r>
      <w:r w:rsidRPr="00A92B8E">
        <w:rPr>
          <w:rFonts w:ascii="Times New Roman" w:hAnsi="Times New Roman" w:cs="Times New Roman"/>
        </w:rPr>
        <w:t>​</w:t>
      </w:r>
      <w:r w:rsidRPr="00A92B8E">
        <w:t>：用于精确地控制（使能 ENABLE或失能 DISABLE）USART模块的特定中断源。</w:t>
      </w:r>
    </w:p>
    <w:p w14:paraId="08E89CA4" w14:textId="77777777" w:rsidR="00F260AF" w:rsidRPr="00A92B8E" w:rsidRDefault="00F260AF" w:rsidP="00F260AF">
      <w:r w:rsidRPr="00A92B8E">
        <w:rPr>
          <w:rFonts w:ascii="Times New Roman" w:hAnsi="Times New Roman" w:cs="Times New Roman"/>
        </w:rPr>
        <w:t>​</w:t>
      </w:r>
      <w:r w:rsidRPr="00A92B8E">
        <w:rPr>
          <w:rFonts w:ascii="Times New Roman" w:hAnsi="Times New Roman" w:cs="Times New Roman"/>
          <w:b/>
          <w:bCs/>
        </w:rPr>
        <w:t>​</w:t>
      </w:r>
      <w:r w:rsidRPr="00A92B8E">
        <w:rPr>
          <w:b/>
          <w:bCs/>
        </w:rPr>
        <w:t>为什么需要它？</w:t>
      </w:r>
      <w:r w:rsidRPr="00A92B8E">
        <w:rPr>
          <w:rFonts w:ascii="Times New Roman" w:hAnsi="Times New Roman" w:cs="Times New Roman"/>
          <w:b/>
          <w:bCs/>
        </w:rPr>
        <w:t>​</w:t>
      </w:r>
      <w:r w:rsidRPr="00A92B8E">
        <w:rPr>
          <w:rFonts w:ascii="Times New Roman" w:hAnsi="Times New Roman" w:cs="Times New Roman"/>
        </w:rPr>
        <w:t>​</w:t>
      </w:r>
      <w:r w:rsidRPr="00A92B8E">
        <w:t xml:space="preserve"> USART可以产生多种中断（如接收完成、发送完成、出错等）。我们通常不</w:t>
      </w:r>
      <w:r w:rsidRPr="00A92B8E">
        <w:rPr>
          <w:color w:val="EE0000"/>
        </w:rPr>
        <w:t>需要同时使用所有中断</w:t>
      </w:r>
      <w:r w:rsidRPr="00A92B8E">
        <w:t>。这个函数允许开发者</w:t>
      </w:r>
      <w:r w:rsidRPr="00A92B8E">
        <w:rPr>
          <w:color w:val="EE0000"/>
        </w:rPr>
        <w:t>根据应用需求</w:t>
      </w:r>
      <w:r w:rsidRPr="00A92B8E">
        <w:t>，灵活地</w:t>
      </w:r>
      <w:r w:rsidRPr="00A92B8E">
        <w:rPr>
          <w:color w:val="EE0000"/>
        </w:rPr>
        <w:t>开启所需的中断</w:t>
      </w:r>
      <w:r w:rsidRPr="00A92B8E">
        <w:t>，</w:t>
      </w:r>
      <w:r w:rsidRPr="00A92B8E">
        <w:rPr>
          <w:color w:val="EE0000"/>
        </w:rPr>
        <w:t>关闭不需要的中断</w:t>
      </w:r>
      <w:r w:rsidRPr="00A92B8E">
        <w:t>，从而实现高效的中断管理。</w:t>
      </w:r>
    </w:p>
    <w:p w14:paraId="5ECDE74A" w14:textId="77777777" w:rsidR="00F260AF" w:rsidRPr="00A92B8E" w:rsidRDefault="00000000" w:rsidP="00F260AF">
      <w:r>
        <w:pict w14:anchorId="7BFA57A0">
          <v:rect id="_x0000_i1262" style="width:0;height:1.5pt" o:hralign="center" o:hrstd="t" o:hr="t" fillcolor="#a0a0a0" stroked="f"/>
        </w:pict>
      </w:r>
    </w:p>
    <w:p w14:paraId="1C2EE610" w14:textId="77777777" w:rsidR="00F260AF" w:rsidRPr="00A92B8E" w:rsidRDefault="00F260AF" w:rsidP="00F260AF">
      <w:pPr>
        <w:pStyle w:val="3"/>
      </w:pPr>
      <w:r w:rsidRPr="00A92B8E">
        <w:t xml:space="preserve">2. 函数参数详解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084"/>
        <w:gridCol w:w="1788"/>
        <w:gridCol w:w="5418"/>
      </w:tblGrid>
      <w:tr w:rsidR="00F260AF" w:rsidRPr="00A92B8E" w14:paraId="3B5138A8"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E3CC808" w14:textId="77777777" w:rsidR="00F260AF" w:rsidRPr="00A92B8E" w:rsidRDefault="00F260AF" w:rsidP="004B7671">
            <w:pPr>
              <w:rPr>
                <w:b/>
                <w:bCs/>
              </w:rPr>
            </w:pPr>
            <w:r w:rsidRPr="00A92B8E">
              <w:rPr>
                <w:b/>
                <w:bCs/>
              </w:rPr>
              <w:t>参数</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CD2BB0B" w14:textId="77777777" w:rsidR="00F260AF" w:rsidRPr="00A92B8E" w:rsidRDefault="00F260AF" w:rsidP="004B7671">
            <w:pPr>
              <w:rPr>
                <w:b/>
                <w:bCs/>
              </w:rPr>
            </w:pPr>
            <w:r w:rsidRPr="00A92B8E">
              <w:rPr>
                <w:b/>
                <w:bCs/>
              </w:rPr>
              <w:t>类型</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B5E4A33" w14:textId="77777777" w:rsidR="00F260AF" w:rsidRPr="00A92B8E" w:rsidRDefault="00F260AF" w:rsidP="004B7671">
            <w:pPr>
              <w:rPr>
                <w:b/>
                <w:bCs/>
              </w:rPr>
            </w:pPr>
            <w:r w:rsidRPr="00A92B8E">
              <w:rPr>
                <w:b/>
                <w:bCs/>
              </w:rPr>
              <w:t>描述</w:t>
            </w:r>
          </w:p>
        </w:tc>
      </w:tr>
      <w:tr w:rsidR="00F260AF" w:rsidRPr="00A92B8E" w14:paraId="1D4BEC06"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5F74C5D" w14:textId="77777777" w:rsidR="00F260AF" w:rsidRPr="00A92B8E" w:rsidRDefault="00F260AF" w:rsidP="004B7671">
            <w:proofErr w:type="spellStart"/>
            <w:r w:rsidRPr="00A92B8E">
              <w:t>USARTx</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B3962A0" w14:textId="77777777" w:rsidR="00F260AF" w:rsidRPr="00A92B8E" w:rsidRDefault="00F260AF" w:rsidP="004B7671">
            <w:r w:rsidRPr="00A92B8E">
              <w:t>USART_TypeDef*</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38981F9" w14:textId="77777777" w:rsidR="00F260AF" w:rsidRPr="00A92B8E" w:rsidRDefault="00F260AF" w:rsidP="004B7671">
            <w:r w:rsidRPr="00A92B8E">
              <w:t>指向USART外设实例的指针。例如：USART1, USART2, USART3。</w:t>
            </w:r>
          </w:p>
        </w:tc>
      </w:tr>
      <w:tr w:rsidR="00F260AF" w:rsidRPr="00A92B8E" w14:paraId="65239D6E"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4AA6F5C" w14:textId="77777777" w:rsidR="00F260AF" w:rsidRPr="00A92B8E" w:rsidRDefault="00F260AF" w:rsidP="004B7671">
            <w:r w:rsidRPr="00A92B8E">
              <w:t>USART_IT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97ED359" w14:textId="77777777" w:rsidR="00F260AF" w:rsidRPr="00A92B8E" w:rsidRDefault="00F260AF" w:rsidP="004B7671">
            <w:r w:rsidRPr="00A92B8E">
              <w:t>uint16_t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17EB647" w14:textId="77777777" w:rsidR="00F260AF" w:rsidRPr="00A92B8E" w:rsidRDefault="00F260AF" w:rsidP="004B7671">
            <w:r w:rsidRPr="00A92B8E">
              <w:t>指定要配置的</w:t>
            </w:r>
            <w:r w:rsidRPr="00A92B8E">
              <w:rPr>
                <w:rFonts w:ascii="Times New Roman" w:hAnsi="Times New Roman" w:cs="Times New Roman"/>
              </w:rPr>
              <w:t>​</w:t>
            </w:r>
            <w:r w:rsidRPr="00A92B8E">
              <w:rPr>
                <w:rFonts w:ascii="Times New Roman" w:hAnsi="Times New Roman" w:cs="Times New Roman"/>
                <w:b/>
                <w:bCs/>
              </w:rPr>
              <w:t>​</w:t>
            </w:r>
            <w:r w:rsidRPr="00A92B8E">
              <w:rPr>
                <w:b/>
                <w:bCs/>
              </w:rPr>
              <w:t>中断源</w:t>
            </w:r>
            <w:r w:rsidRPr="00A92B8E">
              <w:rPr>
                <w:rFonts w:ascii="Times New Roman" w:hAnsi="Times New Roman" w:cs="Times New Roman"/>
                <w:b/>
                <w:bCs/>
              </w:rPr>
              <w:t>​</w:t>
            </w:r>
            <w:r w:rsidRPr="00A92B8E">
              <w:rPr>
                <w:rFonts w:ascii="Times New Roman" w:hAnsi="Times New Roman" w:cs="Times New Roman"/>
              </w:rPr>
              <w:t>​</w:t>
            </w:r>
            <w:r w:rsidRPr="00A92B8E">
              <w:t>。这是一个宏定义，代表具体的中断类型。</w:t>
            </w:r>
          </w:p>
        </w:tc>
      </w:tr>
      <w:tr w:rsidR="00F260AF" w:rsidRPr="00A92B8E" w14:paraId="1A58BCD0"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25B646C" w14:textId="77777777" w:rsidR="00F260AF" w:rsidRPr="00A92B8E" w:rsidRDefault="00F260AF" w:rsidP="004B7671">
            <w:proofErr w:type="spellStart"/>
            <w:r w:rsidRPr="00A92B8E">
              <w:t>NewState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7284672" w14:textId="77777777" w:rsidR="00F260AF" w:rsidRPr="00A92B8E" w:rsidRDefault="00F260AF" w:rsidP="004B7671">
            <w:r w:rsidRPr="00A92B8E">
              <w:t>FunctionalState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F235AA1" w14:textId="77777777" w:rsidR="00F260AF" w:rsidRPr="00A92B8E" w:rsidRDefault="00F260AF" w:rsidP="004B7671">
            <w:r w:rsidRPr="00A92B8E">
              <w:t>设置中断的新状态。只能是 ENABLE或 DISABLE。</w:t>
            </w:r>
          </w:p>
        </w:tc>
      </w:tr>
    </w:tbl>
    <w:p w14:paraId="595047BC" w14:textId="77777777" w:rsidR="00F260AF" w:rsidRPr="00A92B8E" w:rsidRDefault="00000000" w:rsidP="00F260AF">
      <w:r>
        <w:pict w14:anchorId="4E009600">
          <v:rect id="_x0000_i1263" style="width:0;height:1.5pt" o:hralign="center" o:hrstd="t" o:hr="t" fillcolor="#a0a0a0" stroked="f"/>
        </w:pict>
      </w:r>
    </w:p>
    <w:p w14:paraId="77DCDEC5" w14:textId="77777777" w:rsidR="00F260AF" w:rsidRPr="00A92B8E" w:rsidRDefault="00F260AF" w:rsidP="00F260AF">
      <w:pPr>
        <w:pStyle w:val="3"/>
      </w:pPr>
      <w:r w:rsidRPr="00A92B8E">
        <w:t xml:space="preserve">3. USART_IT：中断源类型 </w:t>
      </w:r>
    </w:p>
    <w:p w14:paraId="6F5B25D9" w14:textId="77777777" w:rsidR="00F260AF" w:rsidRPr="00A92B8E" w:rsidRDefault="00F260AF" w:rsidP="00F260AF">
      <w:r w:rsidRPr="00A92B8E">
        <w:t>USART_IT参数是预定义的宏，常用的值包括：</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785"/>
        <w:gridCol w:w="1441"/>
        <w:gridCol w:w="5064"/>
      </w:tblGrid>
      <w:tr w:rsidR="00F260AF" w:rsidRPr="00A92B8E" w14:paraId="6E234144"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6C7E075" w14:textId="77777777" w:rsidR="00F260AF" w:rsidRPr="00A92B8E" w:rsidRDefault="00F260AF" w:rsidP="004B7671">
            <w:pPr>
              <w:rPr>
                <w:b/>
                <w:bCs/>
              </w:rPr>
            </w:pPr>
            <w:r w:rsidRPr="00A92B8E">
              <w:rPr>
                <w:b/>
                <w:bCs/>
              </w:rPr>
              <w:t>中断源宏</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CFAAE44" w14:textId="77777777" w:rsidR="00F260AF" w:rsidRPr="00A92B8E" w:rsidRDefault="00F260AF" w:rsidP="004B7671">
            <w:pPr>
              <w:rPr>
                <w:b/>
                <w:bCs/>
              </w:rPr>
            </w:pPr>
            <w:r w:rsidRPr="00A92B8E">
              <w:rPr>
                <w:b/>
                <w:bCs/>
              </w:rPr>
              <w:t>描述</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7FC1E4E" w14:textId="77777777" w:rsidR="00F260AF" w:rsidRPr="00A92B8E" w:rsidRDefault="00F260AF" w:rsidP="004B7671">
            <w:pPr>
              <w:rPr>
                <w:b/>
                <w:bCs/>
              </w:rPr>
            </w:pPr>
            <w:r w:rsidRPr="00A92B8E">
              <w:rPr>
                <w:b/>
                <w:bCs/>
              </w:rPr>
              <w:t>触发条件</w:t>
            </w:r>
          </w:p>
        </w:tc>
      </w:tr>
      <w:tr w:rsidR="00F260AF" w:rsidRPr="00A92B8E" w14:paraId="6C365971"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98BD0FA" w14:textId="77777777" w:rsidR="00F260AF" w:rsidRPr="00A92B8E" w:rsidRDefault="00F260AF" w:rsidP="004B7671">
            <w:r w:rsidRPr="00A92B8E">
              <w:rPr>
                <w:rFonts w:ascii="Times New Roman" w:hAnsi="Times New Roman" w:cs="Times New Roman"/>
              </w:rPr>
              <w:t>​</w:t>
            </w:r>
            <w:r w:rsidRPr="00A92B8E">
              <w:rPr>
                <w:rFonts w:ascii="Times New Roman" w:hAnsi="Times New Roman" w:cs="Times New Roman"/>
                <w:b/>
                <w:bCs/>
              </w:rPr>
              <w:t>​</w:t>
            </w:r>
            <w:r w:rsidRPr="00A92B8E">
              <w:rPr>
                <w:b/>
                <w:bCs/>
              </w:rPr>
              <w:t>USART_IT_TXE</w:t>
            </w:r>
            <w:r w:rsidRPr="00A92B8E">
              <w:rPr>
                <w:rFonts w:ascii="Times New Roman" w:hAnsi="Times New Roman" w:cs="Times New Roman"/>
                <w:b/>
                <w:bCs/>
              </w:rPr>
              <w:t>​</w:t>
            </w:r>
            <w:r w:rsidRPr="00A92B8E">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3DCE9A6" w14:textId="77777777" w:rsidR="00F260AF" w:rsidRPr="00A92B8E" w:rsidRDefault="00F260AF" w:rsidP="004B7671">
            <w:r w:rsidRPr="00A92B8E">
              <w:t>发送数据寄存器空中断</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CFC758C" w14:textId="77777777" w:rsidR="00F260AF" w:rsidRPr="00A92B8E" w:rsidRDefault="00F260AF" w:rsidP="004B7671">
            <w:r w:rsidRPr="00A92B8E">
              <w:t>发送数据寄存器（TDR）为空，可以写入新数据时。</w:t>
            </w:r>
          </w:p>
        </w:tc>
      </w:tr>
      <w:tr w:rsidR="00F260AF" w:rsidRPr="00A92B8E" w14:paraId="78783B27"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C123F3B" w14:textId="77777777" w:rsidR="00F260AF" w:rsidRPr="00A92B8E" w:rsidRDefault="00F260AF" w:rsidP="004B7671">
            <w:r w:rsidRPr="00A92B8E">
              <w:rPr>
                <w:rFonts w:ascii="Times New Roman" w:hAnsi="Times New Roman" w:cs="Times New Roman"/>
              </w:rPr>
              <w:t>​</w:t>
            </w:r>
            <w:r w:rsidRPr="00A92B8E">
              <w:rPr>
                <w:rFonts w:ascii="Times New Roman" w:hAnsi="Times New Roman" w:cs="Times New Roman"/>
                <w:b/>
                <w:bCs/>
              </w:rPr>
              <w:t>​</w:t>
            </w:r>
            <w:r w:rsidRPr="00A92B8E">
              <w:rPr>
                <w:b/>
                <w:bCs/>
              </w:rPr>
              <w:t>USART_IT_TC</w:t>
            </w:r>
            <w:r w:rsidRPr="00A92B8E">
              <w:rPr>
                <w:rFonts w:ascii="Times New Roman" w:hAnsi="Times New Roman" w:cs="Times New Roman"/>
                <w:b/>
                <w:bCs/>
              </w:rPr>
              <w:t>​</w:t>
            </w:r>
            <w:r w:rsidRPr="00A92B8E">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310ABF3" w14:textId="77777777" w:rsidR="00F260AF" w:rsidRPr="00A92B8E" w:rsidRDefault="00F260AF" w:rsidP="004B7671">
            <w:r w:rsidRPr="00A92B8E">
              <w:t>发送完成中断</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1A16A50" w14:textId="77777777" w:rsidR="00F260AF" w:rsidRPr="00A92B8E" w:rsidRDefault="00F260AF" w:rsidP="004B7671">
            <w:r w:rsidRPr="00A92B8E">
              <w:t>一帧数据（包括停止位）已完全发送完成时。</w:t>
            </w:r>
          </w:p>
        </w:tc>
      </w:tr>
      <w:tr w:rsidR="00F260AF" w:rsidRPr="00A92B8E" w14:paraId="459240B0"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7823AEF" w14:textId="77777777" w:rsidR="00F260AF" w:rsidRPr="00A92B8E" w:rsidRDefault="00F260AF" w:rsidP="004B7671">
            <w:r w:rsidRPr="00A92B8E">
              <w:rPr>
                <w:rFonts w:ascii="Times New Roman" w:hAnsi="Times New Roman" w:cs="Times New Roman"/>
              </w:rPr>
              <w:t>​</w:t>
            </w:r>
            <w:r w:rsidRPr="00A92B8E">
              <w:rPr>
                <w:rFonts w:ascii="Times New Roman" w:hAnsi="Times New Roman" w:cs="Times New Roman"/>
                <w:b/>
                <w:bCs/>
              </w:rPr>
              <w:t>​</w:t>
            </w:r>
            <w:r w:rsidRPr="00A92B8E">
              <w:rPr>
                <w:b/>
                <w:bCs/>
              </w:rPr>
              <w:t>USART_IT_RXNE</w:t>
            </w:r>
            <w:r w:rsidRPr="00A92B8E">
              <w:rPr>
                <w:rFonts w:ascii="Times New Roman" w:hAnsi="Times New Roman" w:cs="Times New Roman"/>
                <w:b/>
                <w:bCs/>
              </w:rPr>
              <w:t>​</w:t>
            </w:r>
            <w:r w:rsidRPr="00A92B8E">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A1BAEBB" w14:textId="77777777" w:rsidR="00F260AF" w:rsidRPr="00A92B8E" w:rsidRDefault="00F260AF" w:rsidP="004B7671">
            <w:r w:rsidRPr="00A92B8E">
              <w:t>接收数据寄存器非空中</w:t>
            </w:r>
            <w:r w:rsidRPr="00A92B8E">
              <w:lastRenderedPageBreak/>
              <w:t>断</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30AEF7C" w14:textId="17AA7391" w:rsidR="00F260AF" w:rsidRPr="00A92B8E" w:rsidRDefault="00F260AF" w:rsidP="004B7671">
            <w:r w:rsidRPr="00A92B8E">
              <w:lastRenderedPageBreak/>
              <w:t>接收数据寄存器（RDR）收到新数据时</w:t>
            </w:r>
            <w:r w:rsidR="00F10A54">
              <w:rPr>
                <w:rFonts w:hint="eastAsia"/>
              </w:rPr>
              <w:t>(说明此时可</w:t>
            </w:r>
            <w:r w:rsidR="00F10A54">
              <w:rPr>
                <w:rFonts w:hint="eastAsia"/>
              </w:rPr>
              <w:lastRenderedPageBreak/>
              <w:t>以</w:t>
            </w:r>
            <w:r w:rsidR="006374CF">
              <w:rPr>
                <w:rFonts w:hint="eastAsia"/>
              </w:rPr>
              <w:t>从寄存器中</w:t>
            </w:r>
            <w:r w:rsidR="00F10A54">
              <w:rPr>
                <w:rFonts w:hint="eastAsia"/>
              </w:rPr>
              <w:t>读取数据了)</w:t>
            </w:r>
            <w:r w:rsidRPr="00A92B8E">
              <w:t>。</w:t>
            </w:r>
            <w:r w:rsidRPr="00A92B8E">
              <w:rPr>
                <w:rFonts w:ascii="Times New Roman" w:hAnsi="Times New Roman" w:cs="Times New Roman"/>
              </w:rPr>
              <w:t>​</w:t>
            </w:r>
            <w:r w:rsidRPr="00A92B8E">
              <w:rPr>
                <w:rFonts w:ascii="Times New Roman" w:hAnsi="Times New Roman" w:cs="Times New Roman"/>
                <w:b/>
                <w:bCs/>
              </w:rPr>
              <w:t>​</w:t>
            </w:r>
            <w:r w:rsidRPr="00A92B8E">
              <w:rPr>
                <w:b/>
                <w:bCs/>
              </w:rPr>
              <w:t>最常用</w:t>
            </w:r>
            <w:r w:rsidRPr="00A92B8E">
              <w:rPr>
                <w:rFonts w:ascii="Times New Roman" w:hAnsi="Times New Roman" w:cs="Times New Roman"/>
                <w:b/>
                <w:bCs/>
              </w:rPr>
              <w:t>​</w:t>
            </w:r>
            <w:r w:rsidRPr="00A92B8E">
              <w:rPr>
                <w:rFonts w:ascii="Times New Roman" w:hAnsi="Times New Roman" w:cs="Times New Roman"/>
              </w:rPr>
              <w:t>​</w:t>
            </w:r>
            <w:r w:rsidRPr="00A92B8E">
              <w:t>。</w:t>
            </w:r>
          </w:p>
        </w:tc>
      </w:tr>
      <w:tr w:rsidR="00F260AF" w:rsidRPr="00A92B8E" w14:paraId="5110F81E"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6C87535" w14:textId="77777777" w:rsidR="00F260AF" w:rsidRPr="00A92B8E" w:rsidRDefault="00F260AF" w:rsidP="004B7671">
            <w:r w:rsidRPr="00A92B8E">
              <w:rPr>
                <w:rFonts w:ascii="Times New Roman" w:hAnsi="Times New Roman" w:cs="Times New Roman"/>
              </w:rPr>
              <w:t>​</w:t>
            </w:r>
            <w:r w:rsidRPr="00A92B8E">
              <w:rPr>
                <w:rFonts w:ascii="Times New Roman" w:hAnsi="Times New Roman" w:cs="Times New Roman"/>
                <w:b/>
                <w:bCs/>
              </w:rPr>
              <w:t>​</w:t>
            </w:r>
            <w:r w:rsidRPr="00A92B8E">
              <w:rPr>
                <w:b/>
                <w:bCs/>
              </w:rPr>
              <w:t>USART_IT_IDLE</w:t>
            </w:r>
            <w:r w:rsidRPr="00A92B8E">
              <w:rPr>
                <w:rFonts w:ascii="Times New Roman" w:hAnsi="Times New Roman" w:cs="Times New Roman"/>
                <w:b/>
                <w:bCs/>
              </w:rPr>
              <w:t>​</w:t>
            </w:r>
            <w:r w:rsidRPr="00A92B8E">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34540DB" w14:textId="77777777" w:rsidR="00F260AF" w:rsidRPr="00A92B8E" w:rsidRDefault="00F260AF" w:rsidP="004B7671">
            <w:r w:rsidRPr="00A92B8E">
              <w:t>空闲线路中断</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2D5D9CA" w14:textId="77777777" w:rsidR="00F260AF" w:rsidRPr="00A92B8E" w:rsidRDefault="00F260AF" w:rsidP="004B7671">
            <w:r w:rsidRPr="00A92B8E">
              <w:t>检测到总线空闲时。</w:t>
            </w:r>
          </w:p>
        </w:tc>
      </w:tr>
      <w:tr w:rsidR="00F260AF" w:rsidRPr="00A92B8E" w14:paraId="75BA5F6B"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30B79A8" w14:textId="77777777" w:rsidR="00F260AF" w:rsidRPr="00A92B8E" w:rsidRDefault="00F260AF" w:rsidP="004B7671">
            <w:r w:rsidRPr="00A92B8E">
              <w:rPr>
                <w:rFonts w:ascii="Times New Roman" w:hAnsi="Times New Roman" w:cs="Times New Roman"/>
              </w:rPr>
              <w:t>​</w:t>
            </w:r>
            <w:r w:rsidRPr="00A92B8E">
              <w:rPr>
                <w:rFonts w:ascii="Times New Roman" w:hAnsi="Times New Roman" w:cs="Times New Roman"/>
                <w:b/>
                <w:bCs/>
              </w:rPr>
              <w:t>​</w:t>
            </w:r>
            <w:r w:rsidRPr="00A92B8E">
              <w:rPr>
                <w:b/>
                <w:bCs/>
              </w:rPr>
              <w:t>USART_IT_PE</w:t>
            </w:r>
            <w:r w:rsidRPr="00A92B8E">
              <w:rPr>
                <w:rFonts w:ascii="Times New Roman" w:hAnsi="Times New Roman" w:cs="Times New Roman"/>
                <w:b/>
                <w:bCs/>
              </w:rPr>
              <w:t>​</w:t>
            </w:r>
            <w:r w:rsidRPr="00A92B8E">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A46E4F1" w14:textId="77777777" w:rsidR="00F260AF" w:rsidRPr="00A92B8E" w:rsidRDefault="00F260AF" w:rsidP="004B7671">
            <w:r w:rsidRPr="00A92B8E">
              <w:t>奇偶校验错误中断</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CC9D342" w14:textId="77777777" w:rsidR="00F260AF" w:rsidRPr="00A92B8E" w:rsidRDefault="00F260AF" w:rsidP="004B7671">
            <w:r w:rsidRPr="00A92B8E">
              <w:t>发生奇偶校验错误时。</w:t>
            </w:r>
          </w:p>
        </w:tc>
      </w:tr>
      <w:tr w:rsidR="00F260AF" w:rsidRPr="00A92B8E" w14:paraId="5600F58A"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9EB80EA" w14:textId="77777777" w:rsidR="00F260AF" w:rsidRPr="00A92B8E" w:rsidRDefault="00F260AF" w:rsidP="004B7671">
            <w:r w:rsidRPr="00A92B8E">
              <w:rPr>
                <w:rFonts w:ascii="Times New Roman" w:hAnsi="Times New Roman" w:cs="Times New Roman"/>
              </w:rPr>
              <w:t>​</w:t>
            </w:r>
            <w:r w:rsidRPr="00A92B8E">
              <w:rPr>
                <w:rFonts w:ascii="Times New Roman" w:hAnsi="Times New Roman" w:cs="Times New Roman"/>
                <w:b/>
                <w:bCs/>
              </w:rPr>
              <w:t>​</w:t>
            </w:r>
            <w:r w:rsidRPr="00A92B8E">
              <w:rPr>
                <w:b/>
                <w:bCs/>
              </w:rPr>
              <w:t>USART_IT_ERR</w:t>
            </w:r>
            <w:r w:rsidRPr="00A92B8E">
              <w:rPr>
                <w:rFonts w:ascii="Times New Roman" w:hAnsi="Times New Roman" w:cs="Times New Roman"/>
                <w:b/>
                <w:bCs/>
              </w:rPr>
              <w:t>​</w:t>
            </w:r>
            <w:r w:rsidRPr="00A92B8E">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ABD39FF" w14:textId="77777777" w:rsidR="00F260AF" w:rsidRPr="00A92B8E" w:rsidRDefault="00F260AF" w:rsidP="004B7671">
            <w:r w:rsidRPr="00A92B8E">
              <w:t>错误中断</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866ACD3" w14:textId="77777777" w:rsidR="00F260AF" w:rsidRPr="00A92B8E" w:rsidRDefault="00F260AF" w:rsidP="004B7671">
            <w:r w:rsidRPr="00A92B8E">
              <w:t>这是一个集合，通常包括：</w:t>
            </w:r>
            <w:r w:rsidRPr="00A92B8E">
              <w:br/>
              <w:t>- USART_IT_FE</w:t>
            </w:r>
            <w:proofErr w:type="gramStart"/>
            <w:r w:rsidRPr="00A92B8E">
              <w:t>(帧错误)</w:t>
            </w:r>
            <w:proofErr w:type="gramEnd"/>
            <w:r w:rsidRPr="00A92B8E">
              <w:t xml:space="preserve"> </w:t>
            </w:r>
            <w:r w:rsidRPr="00A92B8E">
              <w:br/>
              <w:t>- USART_IT_NE</w:t>
            </w:r>
            <w:proofErr w:type="gramStart"/>
            <w:r w:rsidRPr="00A92B8E">
              <w:t>(噪声错误)</w:t>
            </w:r>
            <w:proofErr w:type="gramEnd"/>
            <w:r w:rsidRPr="00A92B8E">
              <w:t xml:space="preserve"> </w:t>
            </w:r>
            <w:r w:rsidRPr="00A92B8E">
              <w:br/>
              <w:t>- USART_IT_ORE</w:t>
            </w:r>
            <w:proofErr w:type="gramStart"/>
            <w:r w:rsidRPr="00A92B8E">
              <w:t>(溢出错误)</w:t>
            </w:r>
            <w:proofErr w:type="gramEnd"/>
          </w:p>
        </w:tc>
      </w:tr>
    </w:tbl>
    <w:p w14:paraId="7DD895A2" w14:textId="77777777" w:rsidR="00F260AF" w:rsidRPr="00A92B8E" w:rsidRDefault="00F260AF" w:rsidP="00F260AF">
      <w:r w:rsidRPr="00A92B8E">
        <w:rPr>
          <w:rFonts w:ascii="Times New Roman" w:hAnsi="Times New Roman" w:cs="Times New Roman"/>
        </w:rPr>
        <w:t>​</w:t>
      </w:r>
      <w:r w:rsidRPr="00A92B8E">
        <w:rPr>
          <w:rFonts w:ascii="Times New Roman" w:hAnsi="Times New Roman" w:cs="Times New Roman"/>
          <w:b/>
          <w:bCs/>
        </w:rPr>
        <w:t>​</w:t>
      </w:r>
      <w:r w:rsidRPr="00A92B8E">
        <w:rPr>
          <w:b/>
          <w:bCs/>
        </w:rPr>
        <w:t>注意</w:t>
      </w:r>
      <w:r w:rsidRPr="00A92B8E">
        <w:rPr>
          <w:rFonts w:ascii="Times New Roman" w:hAnsi="Times New Roman" w:cs="Times New Roman"/>
          <w:b/>
          <w:bCs/>
        </w:rPr>
        <w:t>​</w:t>
      </w:r>
      <w:r w:rsidRPr="00A92B8E">
        <w:rPr>
          <w:rFonts w:ascii="Times New Roman" w:hAnsi="Times New Roman" w:cs="Times New Roman"/>
        </w:rPr>
        <w:t>​</w:t>
      </w:r>
      <w:r w:rsidRPr="00A92B8E">
        <w:t>：USART_IT_ERR通常用于一次性使能所有错误中断。你也可以单独使能 USART_IT_FE等。</w:t>
      </w:r>
    </w:p>
    <w:p w14:paraId="78F15445" w14:textId="77777777" w:rsidR="00F260AF" w:rsidRPr="00A92B8E" w:rsidRDefault="00000000" w:rsidP="00F260AF">
      <w:r>
        <w:pict w14:anchorId="07876807">
          <v:rect id="_x0000_i1264" style="width:0;height:1.5pt" o:hralign="center" o:hrstd="t" o:hr="t" fillcolor="#a0a0a0" stroked="f"/>
        </w:pict>
      </w:r>
    </w:p>
    <w:p w14:paraId="5D3AD4F9" w14:textId="77777777" w:rsidR="00F260AF" w:rsidRPr="00A92B8E" w:rsidRDefault="00F260AF" w:rsidP="00F260AF">
      <w:pPr>
        <w:pStyle w:val="3"/>
      </w:pPr>
      <w:r w:rsidRPr="00A92B8E">
        <w:t xml:space="preserve">4. FunctionalState 类型 </w:t>
      </w:r>
    </w:p>
    <w:p w14:paraId="350942AD" w14:textId="77777777" w:rsidR="00F260AF" w:rsidRPr="00A92B8E" w:rsidRDefault="00F260AF" w:rsidP="00F260AF">
      <w:r w:rsidRPr="00A92B8E">
        <w:t>这是一个枚举类型，定义在库文件中：</w:t>
      </w:r>
    </w:p>
    <w:p w14:paraId="3F4FC81B" w14:textId="77777777" w:rsidR="00F260AF" w:rsidRPr="00A92B8E" w:rsidRDefault="00F260AF" w:rsidP="00F260AF">
      <w:r w:rsidRPr="00A92B8E">
        <w:t xml:space="preserve">typedef </w:t>
      </w:r>
      <w:proofErr w:type="spellStart"/>
      <w:r w:rsidRPr="00A92B8E">
        <w:t>enum</w:t>
      </w:r>
      <w:proofErr w:type="spellEnd"/>
      <w:r w:rsidRPr="00A92B8E">
        <w:t xml:space="preserve"> {DISABLE = 0, ENABLE </w:t>
      </w:r>
      <w:proofErr w:type="gramStart"/>
      <w:r w:rsidRPr="00A92B8E">
        <w:t>= !DISABLE</w:t>
      </w:r>
      <w:proofErr w:type="gramEnd"/>
      <w:r w:rsidRPr="00A92B8E">
        <w:t>} FunctionalState;</w:t>
      </w:r>
    </w:p>
    <w:p w14:paraId="72BC84CE" w14:textId="77777777" w:rsidR="00F260AF" w:rsidRPr="00A92B8E" w:rsidRDefault="00F260AF" w:rsidP="00F260AF">
      <w:r w:rsidRPr="00A92B8E">
        <w:t>所以，</w:t>
      </w:r>
      <w:proofErr w:type="spellStart"/>
      <w:r w:rsidRPr="00A92B8E">
        <w:t>NewState</w:t>
      </w:r>
      <w:proofErr w:type="spellEnd"/>
      <w:r w:rsidRPr="00A92B8E">
        <w:t>只能传入 ENABLE或 DISABLE。</w:t>
      </w:r>
    </w:p>
    <w:p w14:paraId="453FBA3D" w14:textId="77777777" w:rsidR="00F260AF" w:rsidRPr="00A92B8E" w:rsidRDefault="00000000" w:rsidP="00F260AF">
      <w:r>
        <w:pict w14:anchorId="70AE88D7">
          <v:rect id="_x0000_i1265" style="width:0;height:1.5pt" o:hralign="center" o:hrstd="t" o:hr="t" fillcolor="#a0a0a0" stroked="f"/>
        </w:pict>
      </w:r>
    </w:p>
    <w:p w14:paraId="38D8831D" w14:textId="77777777" w:rsidR="00F260AF" w:rsidRPr="00A92B8E" w:rsidRDefault="00F260AF" w:rsidP="00F260AF">
      <w:pPr>
        <w:pStyle w:val="3"/>
      </w:pPr>
      <w:r w:rsidRPr="00A92B8E">
        <w:t xml:space="preserve">5. 典型使用流程示例 </w:t>
      </w:r>
    </w:p>
    <w:p w14:paraId="652AB7EA" w14:textId="77777777" w:rsidR="00F260AF" w:rsidRPr="00A92B8E" w:rsidRDefault="00F260AF" w:rsidP="00F260AF">
      <w:pPr>
        <w:rPr>
          <w:b/>
          <w:bCs/>
        </w:rPr>
      </w:pPr>
      <w:r w:rsidRPr="00A92B8E">
        <w:rPr>
          <w:b/>
          <w:bCs/>
        </w:rPr>
        <w:t xml:space="preserve">场景：配置USART1，使其在收到数据时产生中断。 </w:t>
      </w:r>
    </w:p>
    <w:p w14:paraId="32DE77AE" w14:textId="77777777" w:rsidR="00F260AF" w:rsidRPr="00A92B8E" w:rsidRDefault="00F260AF" w:rsidP="00F260AF">
      <w:proofErr w:type="gramStart"/>
      <w:r w:rsidRPr="00A92B8E">
        <w:t>#include</w:t>
      </w:r>
      <w:proofErr w:type="gramEnd"/>
      <w:r w:rsidRPr="00A92B8E">
        <w:t xml:space="preserve"> "stm32f10x.h"</w:t>
      </w:r>
    </w:p>
    <w:p w14:paraId="1BA228BA" w14:textId="77777777" w:rsidR="00F260AF" w:rsidRPr="00A92B8E" w:rsidRDefault="00F260AF" w:rsidP="00F260AF"/>
    <w:p w14:paraId="37012B3B" w14:textId="77777777" w:rsidR="00F260AF" w:rsidRPr="00A92B8E" w:rsidRDefault="00F260AF" w:rsidP="00F260AF">
      <w:r w:rsidRPr="00A92B8E">
        <w:t>void USART1_Config(</w:t>
      </w:r>
      <w:proofErr w:type="gramStart"/>
      <w:r w:rsidRPr="00A92B8E">
        <w:t>void) {</w:t>
      </w:r>
      <w:proofErr w:type="gramEnd"/>
    </w:p>
    <w:p w14:paraId="42E45119" w14:textId="77777777" w:rsidR="00F260AF" w:rsidRPr="00A92B8E" w:rsidRDefault="00F260AF" w:rsidP="00F260AF">
      <w:r w:rsidRPr="00A92B8E">
        <w:t xml:space="preserve">    </w:t>
      </w:r>
      <w:proofErr w:type="spellStart"/>
      <w:r w:rsidRPr="00A92B8E">
        <w:t>USART_InitTypeDef</w:t>
      </w:r>
      <w:proofErr w:type="spellEnd"/>
      <w:r w:rsidRPr="00A92B8E">
        <w:t xml:space="preserve"> </w:t>
      </w:r>
      <w:proofErr w:type="spellStart"/>
      <w:r w:rsidRPr="00A92B8E">
        <w:t>USART_InitStructure</w:t>
      </w:r>
      <w:proofErr w:type="spellEnd"/>
      <w:r w:rsidRPr="00A92B8E">
        <w:t>;</w:t>
      </w:r>
    </w:p>
    <w:p w14:paraId="4C07FDAE" w14:textId="77777777" w:rsidR="00F260AF" w:rsidRPr="00A92B8E" w:rsidRDefault="00F260AF" w:rsidP="00F260AF">
      <w:r w:rsidRPr="00A92B8E">
        <w:t xml:space="preserve">    </w:t>
      </w:r>
      <w:proofErr w:type="spellStart"/>
      <w:r w:rsidRPr="00A92B8E">
        <w:t>NVIC_InitTypeDef</w:t>
      </w:r>
      <w:proofErr w:type="spellEnd"/>
      <w:r w:rsidRPr="00A92B8E">
        <w:t xml:space="preserve"> </w:t>
      </w:r>
      <w:proofErr w:type="spellStart"/>
      <w:r w:rsidRPr="00A92B8E">
        <w:t>NVIC_InitStructure</w:t>
      </w:r>
      <w:proofErr w:type="spellEnd"/>
      <w:r w:rsidRPr="00A92B8E">
        <w:t>;</w:t>
      </w:r>
    </w:p>
    <w:p w14:paraId="699BCEA1" w14:textId="77777777" w:rsidR="00F260AF" w:rsidRPr="00A92B8E" w:rsidRDefault="00F260AF" w:rsidP="00F260AF"/>
    <w:p w14:paraId="1952EF33" w14:textId="77777777" w:rsidR="00F260AF" w:rsidRPr="00A92B8E" w:rsidRDefault="00F260AF" w:rsidP="00F260AF">
      <w:r w:rsidRPr="00A92B8E">
        <w:t xml:space="preserve">    // ... 省略GPIO和USART基本参数配置代码 (RCC时钟、GPIO、</w:t>
      </w:r>
      <w:proofErr w:type="gramStart"/>
      <w:r w:rsidRPr="00A92B8E">
        <w:t>波特率等)...</w:t>
      </w:r>
      <w:proofErr w:type="gramEnd"/>
    </w:p>
    <w:p w14:paraId="1DAF42E8" w14:textId="77777777" w:rsidR="00F260AF" w:rsidRPr="00A92B8E" w:rsidRDefault="00F260AF" w:rsidP="00F260AF"/>
    <w:p w14:paraId="67A68DC7" w14:textId="77777777" w:rsidR="00F260AF" w:rsidRPr="00A92B8E" w:rsidRDefault="00F260AF" w:rsidP="00F260AF">
      <w:r w:rsidRPr="00A92B8E">
        <w:t xml:space="preserve">    // 1. 配置USART1的基本参数 (波特率115200, 8N1)</w:t>
      </w:r>
    </w:p>
    <w:p w14:paraId="7B9A00C7" w14:textId="77777777" w:rsidR="00F260AF" w:rsidRPr="00A92B8E" w:rsidRDefault="00F260AF" w:rsidP="00F260AF">
      <w:r w:rsidRPr="00A92B8E">
        <w:t xml:space="preserve">    </w:t>
      </w:r>
      <w:proofErr w:type="spellStart"/>
      <w:r w:rsidRPr="00A92B8E">
        <w:t>USART_InitStructure.USART_BaudRate</w:t>
      </w:r>
      <w:proofErr w:type="spellEnd"/>
      <w:r w:rsidRPr="00A92B8E">
        <w:t xml:space="preserve"> = 115200;</w:t>
      </w:r>
    </w:p>
    <w:p w14:paraId="5E1CCB4D" w14:textId="77777777" w:rsidR="00F260AF" w:rsidRPr="00A92B8E" w:rsidRDefault="00F260AF" w:rsidP="00F260AF">
      <w:r w:rsidRPr="00A92B8E">
        <w:t xml:space="preserve">    </w:t>
      </w:r>
      <w:proofErr w:type="spellStart"/>
      <w:r w:rsidRPr="00A92B8E">
        <w:t>USART_InitStructure.USART_WordLength</w:t>
      </w:r>
      <w:proofErr w:type="spellEnd"/>
      <w:r w:rsidRPr="00A92B8E">
        <w:t xml:space="preserve"> = USART_WordLength_8b;</w:t>
      </w:r>
    </w:p>
    <w:p w14:paraId="11B0304D" w14:textId="77777777" w:rsidR="00F260AF" w:rsidRPr="00A92B8E" w:rsidRDefault="00F260AF" w:rsidP="00F260AF">
      <w:r w:rsidRPr="00A92B8E">
        <w:t xml:space="preserve">    </w:t>
      </w:r>
      <w:proofErr w:type="spellStart"/>
      <w:r w:rsidRPr="00A92B8E">
        <w:t>USART_InitStructure.USART_StopBits</w:t>
      </w:r>
      <w:proofErr w:type="spellEnd"/>
      <w:r w:rsidRPr="00A92B8E">
        <w:t xml:space="preserve"> = USART_StopBits_1;</w:t>
      </w:r>
    </w:p>
    <w:p w14:paraId="2F39BFF5" w14:textId="77777777" w:rsidR="00F260AF" w:rsidRPr="00A92B8E" w:rsidRDefault="00F260AF" w:rsidP="00F260AF">
      <w:r w:rsidRPr="00A92B8E">
        <w:t xml:space="preserve">    </w:t>
      </w:r>
      <w:proofErr w:type="spellStart"/>
      <w:r w:rsidRPr="00A92B8E">
        <w:t>USART_InitStructure.USART_Parity</w:t>
      </w:r>
      <w:proofErr w:type="spellEnd"/>
      <w:r w:rsidRPr="00A92B8E">
        <w:t xml:space="preserve"> = </w:t>
      </w:r>
      <w:proofErr w:type="spellStart"/>
      <w:r w:rsidRPr="00A92B8E">
        <w:t>USART_Parity_No</w:t>
      </w:r>
      <w:proofErr w:type="spellEnd"/>
      <w:r w:rsidRPr="00A92B8E">
        <w:t>;</w:t>
      </w:r>
    </w:p>
    <w:p w14:paraId="5585E681" w14:textId="77777777" w:rsidR="00F260AF" w:rsidRPr="00A92B8E" w:rsidRDefault="00F260AF" w:rsidP="00F260AF">
      <w:r w:rsidRPr="00A92B8E">
        <w:t xml:space="preserve">    </w:t>
      </w:r>
      <w:proofErr w:type="spellStart"/>
      <w:r w:rsidRPr="00A92B8E">
        <w:t>USART_InitStructure.USART_Mode</w:t>
      </w:r>
      <w:proofErr w:type="spellEnd"/>
      <w:r w:rsidRPr="00A92B8E">
        <w:t xml:space="preserve"> = </w:t>
      </w:r>
      <w:proofErr w:type="spellStart"/>
      <w:r w:rsidRPr="00A92B8E">
        <w:t>USART_Mode_Rx</w:t>
      </w:r>
      <w:proofErr w:type="spellEnd"/>
      <w:r w:rsidRPr="00A92B8E">
        <w:t xml:space="preserve"> | </w:t>
      </w:r>
      <w:proofErr w:type="spellStart"/>
      <w:r w:rsidRPr="00A92B8E">
        <w:t>USART_Mode_Tx</w:t>
      </w:r>
      <w:proofErr w:type="spellEnd"/>
      <w:r w:rsidRPr="00A92B8E">
        <w:t>;</w:t>
      </w:r>
    </w:p>
    <w:p w14:paraId="0CE8CE2A" w14:textId="77777777" w:rsidR="00F260AF" w:rsidRPr="00A92B8E" w:rsidRDefault="00F260AF" w:rsidP="00F260AF">
      <w:r w:rsidRPr="00A92B8E">
        <w:t xml:space="preserve">    </w:t>
      </w:r>
      <w:proofErr w:type="spellStart"/>
      <w:r w:rsidRPr="00A92B8E">
        <w:t>USART_InitStructure.USART_HardwareFlowControl</w:t>
      </w:r>
      <w:proofErr w:type="spellEnd"/>
      <w:r w:rsidRPr="00A92B8E">
        <w:t xml:space="preserve"> = </w:t>
      </w:r>
      <w:proofErr w:type="spellStart"/>
      <w:r w:rsidRPr="00A92B8E">
        <w:t>USART_HardwareFlowControl_None</w:t>
      </w:r>
      <w:proofErr w:type="spellEnd"/>
      <w:r w:rsidRPr="00A92B8E">
        <w:t>;</w:t>
      </w:r>
    </w:p>
    <w:p w14:paraId="5A39D8EE" w14:textId="77777777" w:rsidR="00F260AF" w:rsidRPr="00A92B8E" w:rsidRDefault="00F260AF" w:rsidP="00F260AF">
      <w:r w:rsidRPr="00A92B8E">
        <w:t xml:space="preserve">    </w:t>
      </w:r>
      <w:proofErr w:type="spellStart"/>
      <w:r w:rsidRPr="00A92B8E">
        <w:t>USART_</w:t>
      </w:r>
      <w:proofErr w:type="gramStart"/>
      <w:r w:rsidRPr="00A92B8E">
        <w:t>Init</w:t>
      </w:r>
      <w:proofErr w:type="spellEnd"/>
      <w:r w:rsidRPr="00A92B8E">
        <w:t>(</w:t>
      </w:r>
      <w:proofErr w:type="gramEnd"/>
      <w:r w:rsidRPr="00A92B8E">
        <w:t>USART1, &amp;</w:t>
      </w:r>
      <w:proofErr w:type="spellStart"/>
      <w:r w:rsidRPr="00A92B8E">
        <w:t>USART_InitStructure</w:t>
      </w:r>
      <w:proofErr w:type="spellEnd"/>
      <w:r w:rsidRPr="00A92B8E">
        <w:t>);</w:t>
      </w:r>
    </w:p>
    <w:p w14:paraId="7843FAB9" w14:textId="77777777" w:rsidR="00F260AF" w:rsidRPr="00A92B8E" w:rsidRDefault="00F260AF" w:rsidP="00F260AF"/>
    <w:p w14:paraId="62F68A5C" w14:textId="77777777" w:rsidR="00F260AF" w:rsidRPr="00A92B8E" w:rsidRDefault="00F260AF" w:rsidP="00F260AF">
      <w:r w:rsidRPr="00A92B8E">
        <w:t xml:space="preserve">    // 2. 【核心步骤】使能USART1的接收中断</w:t>
      </w:r>
    </w:p>
    <w:p w14:paraId="2726CEB4" w14:textId="77777777" w:rsidR="00F260AF" w:rsidRPr="00A92B8E" w:rsidRDefault="00F260AF" w:rsidP="00F260AF">
      <w:r w:rsidRPr="00A92B8E">
        <w:t xml:space="preserve">    //    当USART1的RXNE位为1时，会向NVIC发出中断请求</w:t>
      </w:r>
    </w:p>
    <w:p w14:paraId="16D49CB8" w14:textId="77777777" w:rsidR="00F260AF" w:rsidRPr="00A92B8E" w:rsidRDefault="00F260AF" w:rsidP="00F260AF">
      <w:r w:rsidRPr="00A92B8E">
        <w:t xml:space="preserve">    </w:t>
      </w:r>
      <w:proofErr w:type="spellStart"/>
      <w:r w:rsidRPr="00A92B8E">
        <w:t>USART_</w:t>
      </w:r>
      <w:proofErr w:type="gramStart"/>
      <w:r w:rsidRPr="00A92B8E">
        <w:t>ITConfig</w:t>
      </w:r>
      <w:proofErr w:type="spellEnd"/>
      <w:r w:rsidRPr="00A92B8E">
        <w:t>(</w:t>
      </w:r>
      <w:proofErr w:type="gramEnd"/>
      <w:r w:rsidRPr="00A92B8E">
        <w:t>USART1, USART_IT_RXNE, ENABLE);</w:t>
      </w:r>
    </w:p>
    <w:p w14:paraId="758D03B3" w14:textId="77777777" w:rsidR="00F260AF" w:rsidRPr="00A92B8E" w:rsidRDefault="00F260AF" w:rsidP="00F260AF"/>
    <w:p w14:paraId="3DD3E775" w14:textId="77777777" w:rsidR="00F260AF" w:rsidRPr="00A92B8E" w:rsidRDefault="00F260AF" w:rsidP="00F260AF">
      <w:r w:rsidRPr="00A92B8E">
        <w:t xml:space="preserve">    // 3. 配置NVIC（嵌套向量中断控制器）</w:t>
      </w:r>
    </w:p>
    <w:p w14:paraId="0563500B" w14:textId="77777777" w:rsidR="00F260AF" w:rsidRPr="00A92B8E" w:rsidRDefault="00F260AF" w:rsidP="00F260AF">
      <w:r w:rsidRPr="00A92B8E">
        <w:t xml:space="preserve">    //    设置USART1中断的优先级并使能它</w:t>
      </w:r>
    </w:p>
    <w:p w14:paraId="4E0275FC" w14:textId="77777777" w:rsidR="00F260AF" w:rsidRPr="00A92B8E" w:rsidRDefault="00F260AF" w:rsidP="00F260AF">
      <w:r w:rsidRPr="00A92B8E">
        <w:t xml:space="preserve">    </w:t>
      </w:r>
      <w:proofErr w:type="spellStart"/>
      <w:r w:rsidRPr="00A92B8E">
        <w:t>NVIC_InitStructure.NVIC_IRQChannel</w:t>
      </w:r>
      <w:proofErr w:type="spellEnd"/>
      <w:r w:rsidRPr="00A92B8E">
        <w:t xml:space="preserve"> = USART1_IRQn; // 中断通道</w:t>
      </w:r>
    </w:p>
    <w:p w14:paraId="4F752308" w14:textId="77777777" w:rsidR="00F260AF" w:rsidRPr="00A92B8E" w:rsidRDefault="00F260AF" w:rsidP="00F260AF">
      <w:r w:rsidRPr="00A92B8E">
        <w:t xml:space="preserve">    </w:t>
      </w:r>
      <w:proofErr w:type="spellStart"/>
      <w:r w:rsidRPr="00A92B8E">
        <w:t>NVIC_InitStructure.NVIC_IRQChannelPreemptionPriority</w:t>
      </w:r>
      <w:proofErr w:type="spellEnd"/>
      <w:r w:rsidRPr="00A92B8E">
        <w:t xml:space="preserve"> = 0; // 抢占优先级</w:t>
      </w:r>
    </w:p>
    <w:p w14:paraId="5BCDC59E" w14:textId="77777777" w:rsidR="00F260AF" w:rsidRPr="00A92B8E" w:rsidRDefault="00F260AF" w:rsidP="00F260AF">
      <w:r w:rsidRPr="00A92B8E">
        <w:t xml:space="preserve">    </w:t>
      </w:r>
      <w:proofErr w:type="spellStart"/>
      <w:r w:rsidRPr="00A92B8E">
        <w:t>NVIC_InitStructure.NVIC_IRQChannelSubPriority</w:t>
      </w:r>
      <w:proofErr w:type="spellEnd"/>
      <w:r w:rsidRPr="00A92B8E">
        <w:t xml:space="preserve"> = 0; // 子优先级</w:t>
      </w:r>
    </w:p>
    <w:p w14:paraId="002324D4" w14:textId="77777777" w:rsidR="00F260AF" w:rsidRPr="00A92B8E" w:rsidRDefault="00F260AF" w:rsidP="00F260AF">
      <w:r w:rsidRPr="00A92B8E">
        <w:t xml:space="preserve">    </w:t>
      </w:r>
      <w:proofErr w:type="spellStart"/>
      <w:r w:rsidRPr="00A92B8E">
        <w:t>NVIC_InitStructure.NVIC_IRQChannelCmd</w:t>
      </w:r>
      <w:proofErr w:type="spellEnd"/>
      <w:r w:rsidRPr="00A92B8E">
        <w:t xml:space="preserve"> = ENABLE; // 使能该中断通道</w:t>
      </w:r>
    </w:p>
    <w:p w14:paraId="5F48981B" w14:textId="77777777" w:rsidR="00F260AF" w:rsidRPr="00A92B8E" w:rsidRDefault="00F260AF" w:rsidP="00F260AF">
      <w:r w:rsidRPr="00A92B8E">
        <w:t xml:space="preserve">    </w:t>
      </w:r>
      <w:proofErr w:type="spellStart"/>
      <w:r w:rsidRPr="00A92B8E">
        <w:t>NVIC_Init</w:t>
      </w:r>
      <w:proofErr w:type="spellEnd"/>
      <w:r w:rsidRPr="00A92B8E">
        <w:t>(&amp;</w:t>
      </w:r>
      <w:proofErr w:type="spellStart"/>
      <w:r w:rsidRPr="00A92B8E">
        <w:t>NVIC_InitStructure</w:t>
      </w:r>
      <w:proofErr w:type="spellEnd"/>
      <w:r w:rsidRPr="00A92B8E">
        <w:t>);</w:t>
      </w:r>
    </w:p>
    <w:p w14:paraId="7F001B66" w14:textId="77777777" w:rsidR="00F260AF" w:rsidRPr="00A92B8E" w:rsidRDefault="00F260AF" w:rsidP="00F260AF"/>
    <w:p w14:paraId="42280D3E" w14:textId="77777777" w:rsidR="00F260AF" w:rsidRPr="00A92B8E" w:rsidRDefault="00F260AF" w:rsidP="00F260AF">
      <w:r w:rsidRPr="00A92B8E">
        <w:t xml:space="preserve">    // 4. 最后，使能USART1外设</w:t>
      </w:r>
    </w:p>
    <w:p w14:paraId="1590E0AA" w14:textId="77777777" w:rsidR="00F260AF" w:rsidRPr="00A92B8E" w:rsidRDefault="00F260AF" w:rsidP="00F260AF">
      <w:r w:rsidRPr="00A92B8E">
        <w:t xml:space="preserve">    </w:t>
      </w:r>
      <w:proofErr w:type="spellStart"/>
      <w:r w:rsidRPr="00A92B8E">
        <w:t>USART_</w:t>
      </w:r>
      <w:proofErr w:type="gramStart"/>
      <w:r w:rsidRPr="00A92B8E">
        <w:t>Cmd</w:t>
      </w:r>
      <w:proofErr w:type="spellEnd"/>
      <w:r w:rsidRPr="00A92B8E">
        <w:t>(</w:t>
      </w:r>
      <w:proofErr w:type="gramEnd"/>
      <w:r w:rsidRPr="00A92B8E">
        <w:t>USART1, ENABLE);</w:t>
      </w:r>
    </w:p>
    <w:p w14:paraId="720784C4" w14:textId="77777777" w:rsidR="00F260AF" w:rsidRPr="00A92B8E" w:rsidRDefault="00F260AF" w:rsidP="00F260AF">
      <w:r w:rsidRPr="00A92B8E">
        <w:lastRenderedPageBreak/>
        <w:t>}</w:t>
      </w:r>
    </w:p>
    <w:p w14:paraId="257D3716" w14:textId="77777777" w:rsidR="00F260AF" w:rsidRPr="00A92B8E" w:rsidRDefault="00F260AF" w:rsidP="00F260AF">
      <w:pPr>
        <w:rPr>
          <w:b/>
          <w:bCs/>
        </w:rPr>
      </w:pPr>
      <w:r w:rsidRPr="00A92B8E">
        <w:rPr>
          <w:b/>
          <w:bCs/>
        </w:rPr>
        <w:t xml:space="preserve">在中断服务函数（ISR）中，你需要做两件事： </w:t>
      </w:r>
    </w:p>
    <w:p w14:paraId="4FB6FF6A" w14:textId="77777777" w:rsidR="00F260AF" w:rsidRPr="00A92B8E" w:rsidRDefault="00F260AF">
      <w:pPr>
        <w:numPr>
          <w:ilvl w:val="0"/>
          <w:numId w:val="306"/>
        </w:numPr>
      </w:pPr>
      <w:r w:rsidRPr="00A92B8E">
        <w:rPr>
          <w:rFonts w:ascii="Times New Roman" w:hAnsi="Times New Roman" w:cs="Times New Roman"/>
        </w:rPr>
        <w:t>​</w:t>
      </w:r>
      <w:r w:rsidRPr="00A92B8E">
        <w:rPr>
          <w:rFonts w:ascii="Times New Roman" w:hAnsi="Times New Roman" w:cs="Times New Roman"/>
          <w:b/>
          <w:bCs/>
        </w:rPr>
        <w:t>​</w:t>
      </w:r>
      <w:r w:rsidRPr="00A92B8E">
        <w:rPr>
          <w:b/>
          <w:bCs/>
        </w:rPr>
        <w:t>检查</w:t>
      </w:r>
      <w:r w:rsidRPr="00A92B8E">
        <w:rPr>
          <w:rFonts w:ascii="Times New Roman" w:hAnsi="Times New Roman" w:cs="Times New Roman"/>
          <w:b/>
          <w:bCs/>
        </w:rPr>
        <w:t>​</w:t>
      </w:r>
      <w:r w:rsidRPr="00A92B8E">
        <w:rPr>
          <w:rFonts w:ascii="Times New Roman" w:hAnsi="Times New Roman" w:cs="Times New Roman"/>
        </w:rPr>
        <w:t>​</w:t>
      </w:r>
      <w:r w:rsidRPr="00A92B8E">
        <w:t>是哪个中断源触发了中断（通过检查状态标志位）。</w:t>
      </w:r>
    </w:p>
    <w:p w14:paraId="3A7156BB" w14:textId="77777777" w:rsidR="00F260AF" w:rsidRPr="00A92B8E" w:rsidRDefault="00F260AF">
      <w:pPr>
        <w:numPr>
          <w:ilvl w:val="0"/>
          <w:numId w:val="306"/>
        </w:numPr>
      </w:pPr>
      <w:r w:rsidRPr="00A92B8E">
        <w:rPr>
          <w:rFonts w:ascii="Times New Roman" w:hAnsi="Times New Roman" w:cs="Times New Roman"/>
        </w:rPr>
        <w:t>​</w:t>
      </w:r>
      <w:r w:rsidRPr="00A92B8E">
        <w:rPr>
          <w:rFonts w:ascii="Times New Roman" w:hAnsi="Times New Roman" w:cs="Times New Roman"/>
          <w:b/>
          <w:bCs/>
        </w:rPr>
        <w:t>​</w:t>
      </w:r>
      <w:r w:rsidRPr="00A92B8E">
        <w:rPr>
          <w:b/>
          <w:bCs/>
        </w:rPr>
        <w:t>清除</w:t>
      </w:r>
      <w:r w:rsidRPr="00A92B8E">
        <w:rPr>
          <w:rFonts w:ascii="Times New Roman" w:hAnsi="Times New Roman" w:cs="Times New Roman"/>
          <w:b/>
          <w:bCs/>
        </w:rPr>
        <w:t>​</w:t>
      </w:r>
      <w:r w:rsidRPr="00A92B8E">
        <w:rPr>
          <w:rFonts w:ascii="Times New Roman" w:hAnsi="Times New Roman" w:cs="Times New Roman"/>
        </w:rPr>
        <w:t>​</w:t>
      </w:r>
      <w:r w:rsidRPr="00A92B8E">
        <w:t>相应的中断标志位（对于某些标志位）。</w:t>
      </w:r>
    </w:p>
    <w:p w14:paraId="291919E1" w14:textId="77777777" w:rsidR="00F260AF" w:rsidRPr="00A92B8E" w:rsidRDefault="00F260AF" w:rsidP="00F260AF">
      <w:r w:rsidRPr="00A92B8E">
        <w:t>// USART1的全局中断服务函数</w:t>
      </w:r>
    </w:p>
    <w:p w14:paraId="43028D54" w14:textId="77777777" w:rsidR="00F260AF" w:rsidRPr="00A92B8E" w:rsidRDefault="00F260AF" w:rsidP="00F260AF">
      <w:r w:rsidRPr="00A92B8E">
        <w:t>void USART1_IRQHandler(</w:t>
      </w:r>
      <w:proofErr w:type="gramStart"/>
      <w:r w:rsidRPr="00A92B8E">
        <w:t>void) {</w:t>
      </w:r>
      <w:proofErr w:type="gramEnd"/>
    </w:p>
    <w:p w14:paraId="53F49905" w14:textId="77777777" w:rsidR="00F260AF" w:rsidRPr="00A92B8E" w:rsidRDefault="00F260AF" w:rsidP="00F260AF">
      <w:r w:rsidRPr="00A92B8E">
        <w:t xml:space="preserve">    // 检查是否是RXNE中断（接收中断）触发的</w:t>
      </w:r>
    </w:p>
    <w:p w14:paraId="699F35EC" w14:textId="77777777" w:rsidR="00F260AF" w:rsidRPr="00A92B8E" w:rsidRDefault="00F260AF" w:rsidP="00F260AF">
      <w:r w:rsidRPr="00A92B8E">
        <w:t xml:space="preserve">    </w:t>
      </w:r>
      <w:proofErr w:type="gramStart"/>
      <w:r w:rsidRPr="00A92B8E">
        <w:t>if(</w:t>
      </w:r>
      <w:proofErr w:type="spellStart"/>
      <w:proofErr w:type="gramEnd"/>
      <w:r w:rsidRPr="00A92B8E">
        <w:t>USART_</w:t>
      </w:r>
      <w:proofErr w:type="gramStart"/>
      <w:r w:rsidRPr="00A92B8E">
        <w:t>GetITStatus</w:t>
      </w:r>
      <w:proofErr w:type="spellEnd"/>
      <w:r w:rsidRPr="00A92B8E">
        <w:t>(</w:t>
      </w:r>
      <w:proofErr w:type="gramEnd"/>
      <w:r w:rsidRPr="00A92B8E">
        <w:t>USART1, USART_IT_RXNE</w:t>
      </w:r>
      <w:proofErr w:type="gramStart"/>
      <w:r w:rsidRPr="00A92B8E">
        <w:t>) !</w:t>
      </w:r>
      <w:proofErr w:type="gramEnd"/>
      <w:r w:rsidRPr="00A92B8E">
        <w:t>= RESET) {</w:t>
      </w:r>
    </w:p>
    <w:p w14:paraId="1BE48829" w14:textId="77777777" w:rsidR="00F260AF" w:rsidRPr="00A92B8E" w:rsidRDefault="00F260AF" w:rsidP="00F260AF">
      <w:r w:rsidRPr="00A92B8E">
        <w:t xml:space="preserve">        // 1. 读取接收到的数据，这个操作会自动清除RXNE标志</w:t>
      </w:r>
    </w:p>
    <w:p w14:paraId="2948562D" w14:textId="77777777" w:rsidR="00F260AF" w:rsidRPr="00A92B8E" w:rsidRDefault="00F260AF" w:rsidP="00F260AF">
      <w:r w:rsidRPr="00A92B8E">
        <w:t xml:space="preserve">        uint8_t </w:t>
      </w:r>
      <w:proofErr w:type="spellStart"/>
      <w:r w:rsidRPr="00A92B8E">
        <w:t>received_data</w:t>
      </w:r>
      <w:proofErr w:type="spellEnd"/>
      <w:r w:rsidRPr="00A92B8E">
        <w:t xml:space="preserve"> = </w:t>
      </w:r>
      <w:proofErr w:type="spellStart"/>
      <w:r w:rsidRPr="00A92B8E">
        <w:t>USART_</w:t>
      </w:r>
      <w:proofErr w:type="gramStart"/>
      <w:r w:rsidRPr="00A92B8E">
        <w:t>ReceiveData</w:t>
      </w:r>
      <w:proofErr w:type="spellEnd"/>
      <w:r w:rsidRPr="00A92B8E">
        <w:t>(</w:t>
      </w:r>
      <w:proofErr w:type="gramEnd"/>
      <w:r w:rsidRPr="00A92B8E">
        <w:t>USART1);</w:t>
      </w:r>
    </w:p>
    <w:p w14:paraId="571EC88C" w14:textId="77777777" w:rsidR="00F260AF" w:rsidRPr="00A92B8E" w:rsidRDefault="00F260AF" w:rsidP="00F260AF"/>
    <w:p w14:paraId="530098A5" w14:textId="77777777" w:rsidR="00F260AF" w:rsidRPr="00A92B8E" w:rsidRDefault="00F260AF" w:rsidP="00F260AF">
      <w:r w:rsidRPr="00A92B8E">
        <w:t xml:space="preserve">        // 2. 处理数据（例如，存到缓冲区或回传）</w:t>
      </w:r>
    </w:p>
    <w:p w14:paraId="58ECE076" w14:textId="77777777" w:rsidR="00F260AF" w:rsidRPr="00A92B8E" w:rsidRDefault="00F260AF" w:rsidP="00F260AF">
      <w:r w:rsidRPr="00A92B8E">
        <w:t xml:space="preserve">        // </w:t>
      </w:r>
      <w:proofErr w:type="spellStart"/>
      <w:r w:rsidRPr="00A92B8E">
        <w:t>USART_SendData</w:t>
      </w:r>
      <w:proofErr w:type="spellEnd"/>
      <w:r w:rsidRPr="00A92B8E">
        <w:t xml:space="preserve">(USART1, </w:t>
      </w:r>
      <w:proofErr w:type="spellStart"/>
      <w:r w:rsidRPr="00A92B8E">
        <w:t>received_data</w:t>
      </w:r>
      <w:proofErr w:type="spellEnd"/>
      <w:r w:rsidRPr="00A92B8E">
        <w:t>)</w:t>
      </w:r>
      <w:proofErr w:type="gramStart"/>
      <w:r w:rsidRPr="00A92B8E">
        <w:t>; // 回</w:t>
      </w:r>
      <w:proofErr w:type="gramEnd"/>
      <w:r w:rsidRPr="00A92B8E">
        <w:t>显示例</w:t>
      </w:r>
    </w:p>
    <w:p w14:paraId="126BE5A3" w14:textId="77777777" w:rsidR="00F260AF" w:rsidRPr="00A92B8E" w:rsidRDefault="00F260AF" w:rsidP="00F260AF"/>
    <w:p w14:paraId="50555EBA" w14:textId="77777777" w:rsidR="00F260AF" w:rsidRPr="00A92B8E" w:rsidRDefault="00F260AF" w:rsidP="00F260AF">
      <w:r w:rsidRPr="00A92B8E">
        <w:t xml:space="preserve">        // 注意：RXNE标志通过读DR寄存器已自动清除，无需手动清除中断标志</w:t>
      </w:r>
    </w:p>
    <w:p w14:paraId="761FEE78" w14:textId="77777777" w:rsidR="00F260AF" w:rsidRPr="00A92B8E" w:rsidRDefault="00F260AF" w:rsidP="00F260AF">
      <w:r w:rsidRPr="00A92B8E">
        <w:t xml:space="preserve">    }</w:t>
      </w:r>
    </w:p>
    <w:p w14:paraId="420C56D2" w14:textId="77777777" w:rsidR="00F260AF" w:rsidRPr="00A92B8E" w:rsidRDefault="00F260AF" w:rsidP="00F260AF"/>
    <w:p w14:paraId="6E6B9F69" w14:textId="77777777" w:rsidR="00F260AF" w:rsidRPr="00A92B8E" w:rsidRDefault="00F260AF" w:rsidP="00F260AF">
      <w:r w:rsidRPr="00A92B8E">
        <w:t xml:space="preserve">    // 还可以检查其他中断，例如发送中断、错误中断等</w:t>
      </w:r>
    </w:p>
    <w:p w14:paraId="31CF7947" w14:textId="77777777" w:rsidR="00F260AF" w:rsidRPr="00A92B8E" w:rsidRDefault="00F260AF" w:rsidP="00F260AF">
      <w:r w:rsidRPr="00A92B8E">
        <w:t xml:space="preserve">    // </w:t>
      </w:r>
      <w:proofErr w:type="gramStart"/>
      <w:r w:rsidRPr="00A92B8E">
        <w:t>if(</w:t>
      </w:r>
      <w:proofErr w:type="spellStart"/>
      <w:proofErr w:type="gramEnd"/>
      <w:r w:rsidRPr="00A92B8E">
        <w:t>USART_</w:t>
      </w:r>
      <w:proofErr w:type="gramStart"/>
      <w:r w:rsidRPr="00A92B8E">
        <w:t>GetITStatus</w:t>
      </w:r>
      <w:proofErr w:type="spellEnd"/>
      <w:r w:rsidRPr="00A92B8E">
        <w:t>(</w:t>
      </w:r>
      <w:proofErr w:type="gramEnd"/>
      <w:r w:rsidRPr="00A92B8E">
        <w:t>USART1, USART_IT_TC</w:t>
      </w:r>
      <w:proofErr w:type="gramStart"/>
      <w:r w:rsidRPr="00A92B8E">
        <w:t>) !</w:t>
      </w:r>
      <w:proofErr w:type="gramEnd"/>
      <w:r w:rsidRPr="00A92B8E">
        <w:t xml:space="preserve">= RESET) </w:t>
      </w:r>
      <w:proofErr w:type="gramStart"/>
      <w:r w:rsidRPr="00A92B8E">
        <w:t>{ ...</w:t>
      </w:r>
      <w:proofErr w:type="gramEnd"/>
      <w:r w:rsidRPr="00A92B8E">
        <w:t xml:space="preserve"> }</w:t>
      </w:r>
    </w:p>
    <w:p w14:paraId="7F6C75A0" w14:textId="77777777" w:rsidR="00F260AF" w:rsidRPr="00A92B8E" w:rsidRDefault="00F260AF" w:rsidP="00F260AF">
      <w:r w:rsidRPr="00A92B8E">
        <w:t xml:space="preserve">    // </w:t>
      </w:r>
      <w:proofErr w:type="gramStart"/>
      <w:r w:rsidRPr="00A92B8E">
        <w:t>if(</w:t>
      </w:r>
      <w:proofErr w:type="spellStart"/>
      <w:proofErr w:type="gramEnd"/>
      <w:r w:rsidRPr="00A92B8E">
        <w:t>USART_</w:t>
      </w:r>
      <w:proofErr w:type="gramStart"/>
      <w:r w:rsidRPr="00A92B8E">
        <w:t>GetITStatus</w:t>
      </w:r>
      <w:proofErr w:type="spellEnd"/>
      <w:r w:rsidRPr="00A92B8E">
        <w:t>(</w:t>
      </w:r>
      <w:proofErr w:type="gramEnd"/>
      <w:r w:rsidRPr="00A92B8E">
        <w:t>USART1, USART_IT_ORE</w:t>
      </w:r>
      <w:proofErr w:type="gramStart"/>
      <w:r w:rsidRPr="00A92B8E">
        <w:t>) !</w:t>
      </w:r>
      <w:proofErr w:type="gramEnd"/>
      <w:r w:rsidRPr="00A92B8E">
        <w:t xml:space="preserve">= RESET) </w:t>
      </w:r>
      <w:proofErr w:type="gramStart"/>
      <w:r w:rsidRPr="00A92B8E">
        <w:t>{ ...</w:t>
      </w:r>
      <w:proofErr w:type="gramEnd"/>
      <w:r w:rsidRPr="00A92B8E">
        <w:t xml:space="preserve"> }</w:t>
      </w:r>
    </w:p>
    <w:p w14:paraId="7EE97D59" w14:textId="77777777" w:rsidR="00F260AF" w:rsidRPr="00A92B8E" w:rsidRDefault="00F260AF" w:rsidP="00F260AF">
      <w:r w:rsidRPr="00A92B8E">
        <w:t>}</w:t>
      </w:r>
    </w:p>
    <w:p w14:paraId="5E7AB3D8" w14:textId="77777777" w:rsidR="00F260AF" w:rsidRPr="00A92B8E" w:rsidRDefault="00000000" w:rsidP="00F260AF">
      <w:r>
        <w:pict w14:anchorId="72C49810">
          <v:rect id="_x0000_i1266" style="width:0;height:1.5pt" o:hralign="center" o:hrstd="t" o:hr="t" fillcolor="#a0a0a0" stroked="f"/>
        </w:pict>
      </w:r>
    </w:p>
    <w:p w14:paraId="245250B1" w14:textId="77777777" w:rsidR="00F260AF" w:rsidRPr="00A92B8E" w:rsidRDefault="00F260AF" w:rsidP="00F260AF">
      <w:pPr>
        <w:pStyle w:val="3"/>
      </w:pPr>
      <w:r w:rsidRPr="00A92B8E">
        <w:t xml:space="preserve">6. 工作原理 </w:t>
      </w:r>
    </w:p>
    <w:p w14:paraId="04EE6D5F" w14:textId="77777777" w:rsidR="00F260AF" w:rsidRPr="00A92B8E" w:rsidRDefault="00F260AF" w:rsidP="00F260AF">
      <w:r w:rsidRPr="00A92B8E">
        <w:t>该函数本质上是通过操作USART的</w:t>
      </w:r>
      <w:r w:rsidRPr="00A92B8E">
        <w:rPr>
          <w:rFonts w:ascii="Times New Roman" w:hAnsi="Times New Roman" w:cs="Times New Roman"/>
        </w:rPr>
        <w:t>​</w:t>
      </w:r>
      <w:r w:rsidRPr="00A92B8E">
        <w:rPr>
          <w:rFonts w:ascii="Times New Roman" w:hAnsi="Times New Roman" w:cs="Times New Roman"/>
          <w:b/>
          <w:bCs/>
        </w:rPr>
        <w:t>​</w:t>
      </w:r>
      <w:r w:rsidRPr="00A92B8E">
        <w:rPr>
          <w:b/>
          <w:bCs/>
        </w:rPr>
        <w:t>控制寄存器（CR</w:t>
      </w:r>
      <w:r w:rsidRPr="00A92B8E">
        <w:rPr>
          <w:rFonts w:ascii="Times New Roman" w:hAnsi="Times New Roman" w:cs="Times New Roman"/>
          <w:b/>
          <w:bCs/>
        </w:rPr>
        <w:t>​</w:t>
      </w:r>
      <w:r w:rsidRPr="00A92B8E">
        <w:rPr>
          <w:rFonts w:ascii="Times New Roman" w:hAnsi="Times New Roman" w:cs="Times New Roman"/>
        </w:rPr>
        <w:t>​</w:t>
      </w:r>
      <w:r w:rsidRPr="00A92B8E">
        <w:t xml:space="preserve">）来实现的，主要是 </w:t>
      </w:r>
      <w:proofErr w:type="spellStart"/>
      <w:r w:rsidRPr="00A92B8E">
        <w:t>USARTx</w:t>
      </w:r>
      <w:proofErr w:type="spellEnd"/>
      <w:r w:rsidRPr="00A92B8E">
        <w:t xml:space="preserve">-&gt;CR1，有时也可能是 </w:t>
      </w:r>
      <w:proofErr w:type="spellStart"/>
      <w:r w:rsidRPr="00A92B8E">
        <w:t>USARTx</w:t>
      </w:r>
      <w:proofErr w:type="spellEnd"/>
      <w:r w:rsidRPr="00A92B8E">
        <w:t xml:space="preserve">-&gt;CR2或 </w:t>
      </w:r>
      <w:proofErr w:type="spellStart"/>
      <w:r w:rsidRPr="00A92B8E">
        <w:t>USARTx</w:t>
      </w:r>
      <w:proofErr w:type="spellEnd"/>
      <w:r w:rsidRPr="00A92B8E">
        <w:t>-&gt;CR3。</w:t>
      </w:r>
    </w:p>
    <w:p w14:paraId="49E68B89" w14:textId="77777777" w:rsidR="00F260AF" w:rsidRPr="00A92B8E" w:rsidRDefault="00F260AF" w:rsidP="00F260AF">
      <w:r w:rsidRPr="00A92B8E">
        <w:t>例如：</w:t>
      </w:r>
    </w:p>
    <w:p w14:paraId="2C83DF30" w14:textId="77777777" w:rsidR="00F260AF" w:rsidRPr="00A92B8E" w:rsidRDefault="00F260AF">
      <w:pPr>
        <w:numPr>
          <w:ilvl w:val="0"/>
          <w:numId w:val="307"/>
        </w:numPr>
      </w:pPr>
      <w:proofErr w:type="spellStart"/>
      <w:r w:rsidRPr="00A92B8E">
        <w:t>USART_ITConfig</w:t>
      </w:r>
      <w:proofErr w:type="spellEnd"/>
      <w:r w:rsidRPr="00A92B8E">
        <w:t>(USART1, USART_IT_RXNE, ENABLE)会设置 USART1-&gt;CR1寄存</w:t>
      </w:r>
      <w:r w:rsidRPr="00A92B8E">
        <w:lastRenderedPageBreak/>
        <w:t>器中的 RXNEIE(RX Not Empty Interrupt Enable) 位。</w:t>
      </w:r>
    </w:p>
    <w:p w14:paraId="5A15F4CD" w14:textId="77777777" w:rsidR="00F260AF" w:rsidRPr="00A92B8E" w:rsidRDefault="00F260AF">
      <w:pPr>
        <w:numPr>
          <w:ilvl w:val="0"/>
          <w:numId w:val="307"/>
        </w:numPr>
      </w:pPr>
      <w:proofErr w:type="spellStart"/>
      <w:r w:rsidRPr="00A92B8E">
        <w:t>USART_ITConfig</w:t>
      </w:r>
      <w:proofErr w:type="spellEnd"/>
      <w:r w:rsidRPr="00A92B8E">
        <w:t>(USART1, USART_IT_TXE, ENABLE)会设置 USART1-&gt;CR1寄存器中的 TXEIE(TX Empty Interrupt Enable) 位。</w:t>
      </w:r>
    </w:p>
    <w:p w14:paraId="175D3770" w14:textId="77777777" w:rsidR="00F260AF" w:rsidRPr="00A92B8E" w:rsidRDefault="00F260AF" w:rsidP="00F260AF">
      <w:pPr>
        <w:pStyle w:val="3"/>
      </w:pPr>
      <w:r w:rsidRPr="00A92B8E">
        <w:t xml:space="preserve">总结 </w:t>
      </w:r>
    </w:p>
    <w:p w14:paraId="6E248ACB" w14:textId="77777777" w:rsidR="00F260AF" w:rsidRPr="00A92B8E" w:rsidRDefault="00F260AF" w:rsidP="00F260AF">
      <w:proofErr w:type="spellStart"/>
      <w:r w:rsidRPr="00A92B8E">
        <w:t>USART_ITConfig</w:t>
      </w:r>
      <w:proofErr w:type="spellEnd"/>
      <w:r w:rsidRPr="00A92B8E">
        <w:t>函数是连接</w:t>
      </w:r>
      <w:r w:rsidRPr="00A92B8E">
        <w:rPr>
          <w:rFonts w:ascii="Times New Roman" w:hAnsi="Times New Roman" w:cs="Times New Roman"/>
        </w:rPr>
        <w:t>​</w:t>
      </w:r>
      <w:r w:rsidRPr="00A92B8E">
        <w:rPr>
          <w:rFonts w:ascii="Times New Roman" w:hAnsi="Times New Roman" w:cs="Times New Roman"/>
          <w:b/>
          <w:bCs/>
        </w:rPr>
        <w:t>​</w:t>
      </w:r>
      <w:r w:rsidRPr="00A92B8E">
        <w:rPr>
          <w:b/>
          <w:bCs/>
        </w:rPr>
        <w:t>USART硬件事件</w:t>
      </w:r>
      <w:r w:rsidRPr="00A92B8E">
        <w:rPr>
          <w:rFonts w:ascii="Times New Roman" w:hAnsi="Times New Roman" w:cs="Times New Roman"/>
          <w:b/>
          <w:bCs/>
        </w:rPr>
        <w:t>​</w:t>
      </w:r>
      <w:r w:rsidRPr="00A92B8E">
        <w:rPr>
          <w:rFonts w:ascii="Times New Roman" w:hAnsi="Times New Roman" w:cs="Times New Roman"/>
        </w:rPr>
        <w:t>​</w:t>
      </w:r>
      <w:r w:rsidRPr="00A92B8E">
        <w:t>和</w:t>
      </w:r>
      <w:r w:rsidRPr="00A92B8E">
        <w:rPr>
          <w:rFonts w:ascii="Times New Roman" w:hAnsi="Times New Roman" w:cs="Times New Roman"/>
        </w:rPr>
        <w:t>​</w:t>
      </w:r>
      <w:r w:rsidRPr="00A92B8E">
        <w:rPr>
          <w:rFonts w:ascii="Times New Roman" w:hAnsi="Times New Roman" w:cs="Times New Roman"/>
          <w:b/>
          <w:bCs/>
        </w:rPr>
        <w:t>​</w:t>
      </w:r>
      <w:r w:rsidRPr="00A92B8E">
        <w:rPr>
          <w:b/>
          <w:bCs/>
        </w:rPr>
        <w:t>CPU中断响应</w:t>
      </w:r>
      <w:r w:rsidRPr="00A92B8E">
        <w:rPr>
          <w:rFonts w:ascii="Times New Roman" w:hAnsi="Times New Roman" w:cs="Times New Roman"/>
          <w:b/>
          <w:bCs/>
        </w:rPr>
        <w:t>​</w:t>
      </w:r>
      <w:r w:rsidRPr="00A92B8E">
        <w:rPr>
          <w:rFonts w:ascii="Times New Roman" w:hAnsi="Times New Roman" w:cs="Times New Roman"/>
        </w:rPr>
        <w:t>​</w:t>
      </w:r>
      <w:r w:rsidRPr="00A92B8E">
        <w:t>之间的“开关”。它的正确使用是实现中断驱动式串口通信的关键步骤，通常与以下函数配合使用：</w:t>
      </w:r>
    </w:p>
    <w:p w14:paraId="0AED760D" w14:textId="77777777" w:rsidR="00F260AF" w:rsidRPr="00A92B8E" w:rsidRDefault="00F260AF">
      <w:pPr>
        <w:numPr>
          <w:ilvl w:val="0"/>
          <w:numId w:val="308"/>
        </w:numPr>
      </w:pPr>
      <w:proofErr w:type="spellStart"/>
      <w:r w:rsidRPr="00A92B8E">
        <w:t>USART_Init</w:t>
      </w:r>
      <w:proofErr w:type="spellEnd"/>
      <w:r w:rsidRPr="00A92B8E">
        <w:t>(): 配置通信参数。</w:t>
      </w:r>
    </w:p>
    <w:p w14:paraId="52D67E34" w14:textId="77777777" w:rsidR="00F260AF" w:rsidRPr="00A92B8E" w:rsidRDefault="00F260AF">
      <w:pPr>
        <w:numPr>
          <w:ilvl w:val="0"/>
          <w:numId w:val="308"/>
        </w:numPr>
      </w:pPr>
      <w:proofErr w:type="spellStart"/>
      <w:r w:rsidRPr="00A92B8E">
        <w:t>NVIC_Init</w:t>
      </w:r>
      <w:proofErr w:type="spellEnd"/>
      <w:r w:rsidRPr="00A92B8E">
        <w:t>(): 配置CPU的中断控制器。</w:t>
      </w:r>
    </w:p>
    <w:p w14:paraId="09B4748D" w14:textId="77777777" w:rsidR="00F260AF" w:rsidRPr="00A92B8E" w:rsidRDefault="00F260AF">
      <w:pPr>
        <w:numPr>
          <w:ilvl w:val="0"/>
          <w:numId w:val="308"/>
        </w:numPr>
      </w:pPr>
      <w:proofErr w:type="spellStart"/>
      <w:r w:rsidRPr="00A92B8E">
        <w:t>USART_GetITStatus</w:t>
      </w:r>
      <w:proofErr w:type="spellEnd"/>
      <w:r w:rsidRPr="00A92B8E">
        <w:t>(): 在中断服务函数中判断中断来源。</w:t>
      </w:r>
    </w:p>
    <w:p w14:paraId="6AE7E8A9" w14:textId="77777777" w:rsidR="00F260AF" w:rsidRPr="00A92B8E" w:rsidRDefault="00F260AF">
      <w:pPr>
        <w:numPr>
          <w:ilvl w:val="0"/>
          <w:numId w:val="308"/>
        </w:numPr>
      </w:pPr>
      <w:proofErr w:type="spellStart"/>
      <w:r w:rsidRPr="00A92B8E">
        <w:t>USART_ClearITPendingBit</w:t>
      </w:r>
      <w:proofErr w:type="spellEnd"/>
      <w:r w:rsidRPr="00A92B8E">
        <w:t>(): 清除某些需要手动清除的中断标志（如TC, IDLE等）。</w:t>
      </w:r>
    </w:p>
    <w:p w14:paraId="5DD59860" w14:textId="77777777" w:rsidR="00F260AF" w:rsidRDefault="00F260AF" w:rsidP="00F260AF">
      <w:pPr>
        <w:pStyle w:val="2"/>
      </w:pPr>
      <w:proofErr w:type="spellStart"/>
      <w:r w:rsidRPr="00451215">
        <w:t>USART_SendData</w:t>
      </w:r>
      <w:proofErr w:type="spellEnd"/>
      <w:r>
        <w:rPr>
          <w:rFonts w:hint="eastAsia"/>
        </w:rPr>
        <w:t>()</w:t>
      </w:r>
      <w:r>
        <w:br/>
      </w:r>
      <w:r w:rsidRPr="00DE384E">
        <w:rPr>
          <w:b/>
          <w:bCs/>
        </w:rPr>
        <w:t>把一帧数据写入指定串口的</w:t>
      </w:r>
      <w:r w:rsidRPr="000432D8">
        <w:rPr>
          <w:b/>
          <w:bCs/>
          <w:color w:val="EE0000"/>
        </w:rPr>
        <w:t>发送数据寄存器（TDR/DR）</w:t>
      </w:r>
      <w:r w:rsidRPr="00DE384E">
        <w:rPr>
          <w:b/>
          <w:bCs/>
        </w:rPr>
        <w:t>，让串口开始发送</w:t>
      </w:r>
    </w:p>
    <w:p w14:paraId="664373D0" w14:textId="77777777" w:rsidR="00F260AF" w:rsidRPr="00DE384E" w:rsidRDefault="00F260AF" w:rsidP="00F260AF">
      <w:r w:rsidRPr="00DE384E">
        <w:t>这个函数</w:t>
      </w:r>
    </w:p>
    <w:p w14:paraId="44BEE3B4" w14:textId="77777777" w:rsidR="00F260AF" w:rsidRPr="00DE384E" w:rsidRDefault="00F260AF" w:rsidP="00F260AF">
      <w:r w:rsidRPr="00DE384E">
        <w:t xml:space="preserve">void </w:t>
      </w:r>
      <w:proofErr w:type="spellStart"/>
      <w:r w:rsidRPr="00DE384E">
        <w:t>USART_</w:t>
      </w:r>
      <w:proofErr w:type="gramStart"/>
      <w:r w:rsidRPr="00DE384E">
        <w:t>SendData</w:t>
      </w:r>
      <w:proofErr w:type="spellEnd"/>
      <w:r w:rsidRPr="00DE384E">
        <w:t>(</w:t>
      </w:r>
      <w:proofErr w:type="spellStart"/>
      <w:proofErr w:type="gramEnd"/>
      <w:r w:rsidRPr="00DE384E">
        <w:t>USART_TypeDef</w:t>
      </w:r>
      <w:proofErr w:type="spellEnd"/>
      <w:r w:rsidRPr="00DE384E">
        <w:t xml:space="preserve"> *</w:t>
      </w:r>
      <w:proofErr w:type="spellStart"/>
      <w:r w:rsidRPr="00DE384E">
        <w:t>USARTx</w:t>
      </w:r>
      <w:proofErr w:type="spellEnd"/>
      <w:r w:rsidRPr="00DE384E">
        <w:t>, uint16_t Data)</w:t>
      </w:r>
    </w:p>
    <w:p w14:paraId="6A3254DE" w14:textId="77777777" w:rsidR="00F260AF" w:rsidRPr="00DE384E" w:rsidRDefault="00F260AF" w:rsidP="00F260AF">
      <w:r w:rsidRPr="00DE384E">
        <w:t xml:space="preserve">同样是 </w:t>
      </w:r>
      <w:r w:rsidRPr="00DE384E">
        <w:rPr>
          <w:b/>
          <w:bCs/>
        </w:rPr>
        <w:t>STM32 标准外设库（</w:t>
      </w:r>
      <w:proofErr w:type="spellStart"/>
      <w:r w:rsidRPr="00DE384E">
        <w:rPr>
          <w:b/>
          <w:bCs/>
        </w:rPr>
        <w:t>StdPeriph</w:t>
      </w:r>
      <w:proofErr w:type="spellEnd"/>
      <w:r w:rsidRPr="00DE384E">
        <w:rPr>
          <w:b/>
          <w:bCs/>
        </w:rPr>
        <w:t xml:space="preserve"> Library）</w:t>
      </w:r>
      <w:r w:rsidRPr="00DE384E">
        <w:t xml:space="preserve"> 的 API，作用是：</w:t>
      </w:r>
    </w:p>
    <w:p w14:paraId="27EEB8BE" w14:textId="77777777" w:rsidR="00F260AF" w:rsidRPr="00DE384E" w:rsidRDefault="00F260AF" w:rsidP="00F260AF">
      <w:r w:rsidRPr="00DE384E">
        <w:rPr>
          <w:rFonts w:ascii="Segoe UI Emoji" w:hAnsi="Segoe UI Emoji" w:cs="Segoe UI Emoji"/>
        </w:rPr>
        <w:t>👉</w:t>
      </w:r>
      <w:r w:rsidRPr="00DE384E">
        <w:t xml:space="preserve"> </w:t>
      </w:r>
      <w:r w:rsidRPr="00DE384E">
        <w:rPr>
          <w:b/>
          <w:bCs/>
        </w:rPr>
        <w:t>把一帧数据写入指定串口的</w:t>
      </w:r>
      <w:r w:rsidRPr="000432D8">
        <w:rPr>
          <w:b/>
          <w:bCs/>
          <w:color w:val="EE0000"/>
        </w:rPr>
        <w:t>发送数据寄存器（TDR/DR）</w:t>
      </w:r>
      <w:r w:rsidRPr="00DE384E">
        <w:rPr>
          <w:b/>
          <w:bCs/>
        </w:rPr>
        <w:t>，让串口开始发送。</w:t>
      </w:r>
    </w:p>
    <w:p w14:paraId="0C3220AD" w14:textId="77777777" w:rsidR="00F260AF" w:rsidRPr="00DE384E" w:rsidRDefault="00000000" w:rsidP="00F260AF">
      <w:r>
        <w:pict w14:anchorId="7B0A96AB">
          <v:rect id="_x0000_i1267" style="width:0;height:1.5pt" o:hralign="center" o:hrstd="t" o:hr="t" fillcolor="#a0a0a0" stroked="f"/>
        </w:pict>
      </w:r>
    </w:p>
    <w:p w14:paraId="7A1C438B" w14:textId="77777777" w:rsidR="00F260AF" w:rsidRPr="00DE384E" w:rsidRDefault="00F260AF" w:rsidP="00F260AF">
      <w:pPr>
        <w:pStyle w:val="3"/>
      </w:pPr>
      <w:r w:rsidRPr="00DE384E">
        <w:t>1. 参数说明</w:t>
      </w:r>
    </w:p>
    <w:p w14:paraId="29581C44" w14:textId="77777777" w:rsidR="00F260AF" w:rsidRPr="00DE384E" w:rsidRDefault="00F260AF">
      <w:pPr>
        <w:numPr>
          <w:ilvl w:val="0"/>
          <w:numId w:val="69"/>
        </w:numPr>
      </w:pPr>
      <w:proofErr w:type="spellStart"/>
      <w:r w:rsidRPr="00DE384E">
        <w:rPr>
          <w:b/>
          <w:bCs/>
        </w:rPr>
        <w:t>USARTx</w:t>
      </w:r>
      <w:proofErr w:type="spellEnd"/>
      <w:r w:rsidRPr="00DE384E">
        <w:br/>
        <w:t>要使用的串口外设，例如：</w:t>
      </w:r>
    </w:p>
    <w:p w14:paraId="34411E6B" w14:textId="77777777" w:rsidR="00F260AF" w:rsidRPr="00DE384E" w:rsidRDefault="00F260AF">
      <w:pPr>
        <w:numPr>
          <w:ilvl w:val="1"/>
          <w:numId w:val="69"/>
        </w:numPr>
      </w:pPr>
      <w:r w:rsidRPr="00DE384E">
        <w:t>USART1</w:t>
      </w:r>
    </w:p>
    <w:p w14:paraId="4138ADD0" w14:textId="77777777" w:rsidR="00F260AF" w:rsidRPr="00DE384E" w:rsidRDefault="00F260AF">
      <w:pPr>
        <w:numPr>
          <w:ilvl w:val="1"/>
          <w:numId w:val="69"/>
        </w:numPr>
      </w:pPr>
      <w:r w:rsidRPr="00DE384E">
        <w:t>USART2</w:t>
      </w:r>
    </w:p>
    <w:p w14:paraId="3670CE38" w14:textId="77777777" w:rsidR="00F260AF" w:rsidRPr="00DE384E" w:rsidRDefault="00F260AF">
      <w:pPr>
        <w:numPr>
          <w:ilvl w:val="1"/>
          <w:numId w:val="69"/>
        </w:numPr>
      </w:pPr>
      <w:r w:rsidRPr="00DE384E">
        <w:t>USART3</w:t>
      </w:r>
    </w:p>
    <w:p w14:paraId="20A40307" w14:textId="77777777" w:rsidR="00F260AF" w:rsidRPr="00DE384E" w:rsidRDefault="00F260AF">
      <w:pPr>
        <w:numPr>
          <w:ilvl w:val="1"/>
          <w:numId w:val="69"/>
        </w:numPr>
      </w:pPr>
      <w:r w:rsidRPr="00DE384E">
        <w:t>UART4</w:t>
      </w:r>
    </w:p>
    <w:p w14:paraId="4F14DE5C" w14:textId="77777777" w:rsidR="00F260AF" w:rsidRPr="00DE384E" w:rsidRDefault="00F260AF">
      <w:pPr>
        <w:numPr>
          <w:ilvl w:val="1"/>
          <w:numId w:val="69"/>
        </w:numPr>
      </w:pPr>
      <w:r w:rsidRPr="00DE384E">
        <w:lastRenderedPageBreak/>
        <w:t>UART5</w:t>
      </w:r>
    </w:p>
    <w:p w14:paraId="6EA35FD0" w14:textId="77777777" w:rsidR="00F260AF" w:rsidRPr="00DE384E" w:rsidRDefault="00F260AF">
      <w:pPr>
        <w:numPr>
          <w:ilvl w:val="0"/>
          <w:numId w:val="69"/>
        </w:numPr>
      </w:pPr>
      <w:r w:rsidRPr="00DE384E">
        <w:rPr>
          <w:b/>
          <w:bCs/>
        </w:rPr>
        <w:t>Data</w:t>
      </w:r>
      <w:r w:rsidRPr="00DE384E">
        <w:br/>
        <w:t>你要发送的数据，类型是 uint16_t。</w:t>
      </w:r>
    </w:p>
    <w:p w14:paraId="0C9F9A17" w14:textId="77777777" w:rsidR="00F260AF" w:rsidRPr="00DE384E" w:rsidRDefault="00F260AF" w:rsidP="00F260AF">
      <w:r w:rsidRPr="00DE384E">
        <w:t>为什么用 16 位？</w:t>
      </w:r>
      <w:r w:rsidRPr="00DE384E">
        <w:br/>
        <w:t xml:space="preserve">因为串口支持 </w:t>
      </w:r>
      <w:r w:rsidRPr="000432D8">
        <w:rPr>
          <w:b/>
          <w:bCs/>
          <w:color w:val="EE0000"/>
        </w:rPr>
        <w:t>8 位数据帧</w:t>
      </w:r>
      <w:r w:rsidRPr="00DE384E">
        <w:t xml:space="preserve"> 和 </w:t>
      </w:r>
      <w:r w:rsidRPr="000432D8">
        <w:rPr>
          <w:b/>
          <w:bCs/>
          <w:color w:val="EE0000"/>
        </w:rPr>
        <w:t>9 位数据帧</w:t>
      </w:r>
      <w:r w:rsidRPr="00DE384E">
        <w:t xml:space="preserve"> 两种情况：</w:t>
      </w:r>
    </w:p>
    <w:p w14:paraId="61E70AA4" w14:textId="77777777" w:rsidR="00F260AF" w:rsidRPr="00DE384E" w:rsidRDefault="00F260AF">
      <w:pPr>
        <w:numPr>
          <w:ilvl w:val="1"/>
          <w:numId w:val="69"/>
        </w:numPr>
      </w:pPr>
      <w:r w:rsidRPr="00DE384E">
        <w:t>如果</w:t>
      </w:r>
      <w:proofErr w:type="gramStart"/>
      <w:r w:rsidRPr="00DE384E">
        <w:t xml:space="preserve">是 </w:t>
      </w:r>
      <w:r w:rsidRPr="00DE384E">
        <w:rPr>
          <w:b/>
          <w:bCs/>
        </w:rPr>
        <w:t xml:space="preserve">8 </w:t>
      </w:r>
      <w:proofErr w:type="gramEnd"/>
      <w:r w:rsidRPr="00DE384E">
        <w:rPr>
          <w:b/>
          <w:bCs/>
        </w:rPr>
        <w:t>位模式</w:t>
      </w:r>
      <w:r w:rsidRPr="00DE384E">
        <w:t>：只会取</w:t>
      </w:r>
      <w:proofErr w:type="gramStart"/>
      <w:r w:rsidRPr="00775DBC">
        <w:rPr>
          <w:b/>
        </w:rPr>
        <w:t xml:space="preserve">低 8 </w:t>
      </w:r>
      <w:proofErr w:type="gramEnd"/>
      <w:r w:rsidRPr="00775DBC">
        <w:rPr>
          <w:b/>
        </w:rPr>
        <w:t>位</w:t>
      </w:r>
      <w:r w:rsidRPr="00DE384E">
        <w:t>有效。</w:t>
      </w:r>
    </w:p>
    <w:p w14:paraId="77902ECF" w14:textId="77777777" w:rsidR="00F260AF" w:rsidRPr="00DE384E" w:rsidRDefault="00F260AF">
      <w:pPr>
        <w:numPr>
          <w:ilvl w:val="1"/>
          <w:numId w:val="69"/>
        </w:numPr>
      </w:pPr>
      <w:r w:rsidRPr="00DE384E">
        <w:t>如果</w:t>
      </w:r>
      <w:proofErr w:type="gramStart"/>
      <w:r w:rsidRPr="00DE384E">
        <w:t xml:space="preserve">是 </w:t>
      </w:r>
      <w:r w:rsidRPr="00DE384E">
        <w:rPr>
          <w:b/>
          <w:bCs/>
        </w:rPr>
        <w:t xml:space="preserve">9 </w:t>
      </w:r>
      <w:proofErr w:type="gramEnd"/>
      <w:r w:rsidRPr="00DE384E">
        <w:rPr>
          <w:b/>
          <w:bCs/>
        </w:rPr>
        <w:t>位模式</w:t>
      </w:r>
      <w:r w:rsidRPr="00DE384E">
        <w:t>：会取</w:t>
      </w:r>
      <w:proofErr w:type="gramStart"/>
      <w:r w:rsidRPr="00775DBC">
        <w:rPr>
          <w:b/>
        </w:rPr>
        <w:t xml:space="preserve">低 9 </w:t>
      </w:r>
      <w:proofErr w:type="gramEnd"/>
      <w:r w:rsidRPr="00775DBC">
        <w:rPr>
          <w:b/>
        </w:rPr>
        <w:t>位</w:t>
      </w:r>
      <w:r w:rsidRPr="00DE384E">
        <w:t>有效。</w:t>
      </w:r>
    </w:p>
    <w:p w14:paraId="7160B75A" w14:textId="77777777" w:rsidR="00F260AF" w:rsidRPr="00DE384E" w:rsidRDefault="00000000" w:rsidP="00F260AF">
      <w:r>
        <w:pict w14:anchorId="60431DDF">
          <v:rect id="_x0000_i1268" style="width:0;height:1.5pt" o:hralign="center" o:hrstd="t" o:hr="t" fillcolor="#a0a0a0" stroked="f"/>
        </w:pict>
      </w:r>
    </w:p>
    <w:p w14:paraId="2666F726" w14:textId="77777777" w:rsidR="00F260AF" w:rsidRPr="00DE384E" w:rsidRDefault="00F260AF" w:rsidP="00F260AF">
      <w:pPr>
        <w:pStyle w:val="3"/>
      </w:pPr>
      <w:r w:rsidRPr="00DE384E">
        <w:t>2. 底层原理</w:t>
      </w:r>
    </w:p>
    <w:p w14:paraId="57244598" w14:textId="77777777" w:rsidR="00F260AF" w:rsidRPr="00DE384E" w:rsidRDefault="00F260AF" w:rsidP="00F260AF">
      <w:r w:rsidRPr="00DE384E">
        <w:t xml:space="preserve">这个函数实际上就是往 </w:t>
      </w:r>
      <w:proofErr w:type="spellStart"/>
      <w:r w:rsidRPr="000432D8">
        <w:rPr>
          <w:b/>
          <w:bCs/>
          <w:color w:val="EE0000"/>
        </w:rPr>
        <w:t>USARTx</w:t>
      </w:r>
      <w:proofErr w:type="spellEnd"/>
      <w:r w:rsidRPr="000432D8">
        <w:rPr>
          <w:b/>
          <w:bCs/>
          <w:color w:val="EE0000"/>
        </w:rPr>
        <w:t>-&gt;DR</w:t>
      </w:r>
      <w:r w:rsidRPr="000432D8">
        <w:rPr>
          <w:color w:val="EE0000"/>
        </w:rPr>
        <w:t>（数据寄存器）</w:t>
      </w:r>
      <w:r w:rsidRPr="00DE384E">
        <w:t>里写数据：</w:t>
      </w:r>
    </w:p>
    <w:p w14:paraId="258EBB6D" w14:textId="77777777" w:rsidR="00F260AF" w:rsidRPr="00DE384E" w:rsidRDefault="00F260AF" w:rsidP="00F260AF">
      <w:proofErr w:type="spellStart"/>
      <w:r w:rsidRPr="00DE384E">
        <w:t>USARTx</w:t>
      </w:r>
      <w:proofErr w:type="spellEnd"/>
      <w:r w:rsidRPr="00DE384E">
        <w:t xml:space="preserve">-&gt;DR = </w:t>
      </w:r>
      <w:proofErr w:type="gramStart"/>
      <w:r w:rsidRPr="00DE384E">
        <w:t>(Data &amp; 0x1FF);   // 只</w:t>
      </w:r>
      <w:proofErr w:type="gramEnd"/>
      <w:r w:rsidRPr="00DE384E">
        <w:t>取</w:t>
      </w:r>
      <w:proofErr w:type="gramStart"/>
      <w:r w:rsidRPr="00DE384E">
        <w:t xml:space="preserve">低 9 </w:t>
      </w:r>
      <w:proofErr w:type="gramEnd"/>
      <w:r w:rsidRPr="00DE384E">
        <w:t>位</w:t>
      </w:r>
    </w:p>
    <w:p w14:paraId="6FB90AF4" w14:textId="77777777" w:rsidR="00F260AF" w:rsidRPr="00DE384E" w:rsidRDefault="00F260AF" w:rsidP="00F260AF">
      <w:r w:rsidRPr="00DE384E">
        <w:t>然后硬件会自动：</w:t>
      </w:r>
    </w:p>
    <w:p w14:paraId="28E621FC" w14:textId="77777777" w:rsidR="00F260AF" w:rsidRPr="00DE384E" w:rsidRDefault="00F260AF">
      <w:pPr>
        <w:numPr>
          <w:ilvl w:val="0"/>
          <w:numId w:val="70"/>
        </w:numPr>
      </w:pPr>
      <w:r w:rsidRPr="00DE384E">
        <w:t xml:space="preserve">把数据放到 </w:t>
      </w:r>
      <w:r w:rsidRPr="00DE384E">
        <w:rPr>
          <w:b/>
          <w:bCs/>
        </w:rPr>
        <w:t>发送移位寄存器</w:t>
      </w:r>
    </w:p>
    <w:p w14:paraId="1FB29764" w14:textId="77777777" w:rsidR="00F260AF" w:rsidRPr="00DE384E" w:rsidRDefault="00F260AF">
      <w:pPr>
        <w:numPr>
          <w:ilvl w:val="0"/>
          <w:numId w:val="70"/>
        </w:numPr>
      </w:pPr>
      <w:r w:rsidRPr="00DE384E">
        <w:t xml:space="preserve">通过 TX 引脚按 </w:t>
      </w:r>
      <w:r w:rsidRPr="00DE384E">
        <w:rPr>
          <w:b/>
          <w:bCs/>
        </w:rPr>
        <w:t>波特率</w:t>
      </w:r>
      <w:r w:rsidRPr="00DE384E">
        <w:t xml:space="preserve"> 一位一位发出去</w:t>
      </w:r>
    </w:p>
    <w:p w14:paraId="21669ED0" w14:textId="77777777" w:rsidR="00F260AF" w:rsidRPr="00DE384E" w:rsidRDefault="00000000" w:rsidP="00F260AF">
      <w:r>
        <w:pict w14:anchorId="09DDE8AE">
          <v:rect id="_x0000_i1269" style="width:0;height:1.5pt" o:hralign="center" o:hrstd="t" o:hr="t" fillcolor="#a0a0a0" stroked="f"/>
        </w:pict>
      </w:r>
    </w:p>
    <w:p w14:paraId="78E74FFA" w14:textId="77777777" w:rsidR="00F260AF" w:rsidRPr="00DE384E" w:rsidRDefault="00F260AF" w:rsidP="00F260AF">
      <w:pPr>
        <w:pStyle w:val="3"/>
      </w:pPr>
      <w:r w:rsidRPr="00DE384E">
        <w:t>3. 注意事项</w:t>
      </w:r>
    </w:p>
    <w:p w14:paraId="5CF40F6C" w14:textId="77777777" w:rsidR="00F260AF" w:rsidRPr="00DE384E" w:rsidRDefault="00F260AF" w:rsidP="00F260AF">
      <w:r w:rsidRPr="00DE384E">
        <w:t xml:space="preserve">调用 </w:t>
      </w:r>
      <w:proofErr w:type="spellStart"/>
      <w:r w:rsidRPr="00DE384E">
        <w:t>USART_SendData</w:t>
      </w:r>
      <w:proofErr w:type="spellEnd"/>
      <w:r w:rsidRPr="00DE384E">
        <w:t>() 只是把数据写进寄存器，并不等于立刻能写下一条。</w:t>
      </w:r>
      <w:r w:rsidRPr="00DE384E">
        <w:br/>
        <w:t xml:space="preserve">你需要检查 </w:t>
      </w:r>
      <w:r w:rsidRPr="00DE384E">
        <w:rPr>
          <w:b/>
          <w:bCs/>
        </w:rPr>
        <w:t>发送缓冲区是否空</w:t>
      </w:r>
      <w:r w:rsidRPr="00DE384E">
        <w:t>，用下面这个标志位：</w:t>
      </w:r>
    </w:p>
    <w:p w14:paraId="1A0087C4" w14:textId="77777777" w:rsidR="00F260AF" w:rsidRPr="00DE384E" w:rsidRDefault="00F260AF" w:rsidP="00F260AF">
      <w:proofErr w:type="spellStart"/>
      <w:r w:rsidRPr="00DE384E">
        <w:t>USART_GetFlagStatus</w:t>
      </w:r>
      <w:proofErr w:type="spellEnd"/>
      <w:r w:rsidRPr="00DE384E">
        <w:t>(USART1, USART_FLAG_TXE)   // 发送数据寄存器空</w:t>
      </w:r>
    </w:p>
    <w:p w14:paraId="21652267" w14:textId="77777777" w:rsidR="00F260AF" w:rsidRPr="00DE384E" w:rsidRDefault="00F260AF" w:rsidP="00F260AF">
      <w:proofErr w:type="spellStart"/>
      <w:r w:rsidRPr="00DE384E">
        <w:t>USART_GetFlagStatus</w:t>
      </w:r>
      <w:proofErr w:type="spellEnd"/>
      <w:r w:rsidRPr="00DE384E">
        <w:t>(USART1, USART_FLAG_TC)    // 上一帧数据发送完成</w:t>
      </w:r>
    </w:p>
    <w:p w14:paraId="3FE585BC" w14:textId="77777777" w:rsidR="00F260AF" w:rsidRPr="00DE384E" w:rsidRDefault="00F260AF" w:rsidP="00F260AF">
      <w:r w:rsidRPr="00DE384E">
        <w:t>一般的用法是：</w:t>
      </w:r>
    </w:p>
    <w:p w14:paraId="63485F9A" w14:textId="77777777" w:rsidR="00F260AF" w:rsidRPr="00DE384E" w:rsidRDefault="00F260AF" w:rsidP="00F260AF">
      <w:r w:rsidRPr="00DE384E">
        <w:t>while (</w:t>
      </w:r>
      <w:proofErr w:type="spellStart"/>
      <w:r w:rsidRPr="00DE384E">
        <w:t>USART_GetFlagStatus</w:t>
      </w:r>
      <w:proofErr w:type="spellEnd"/>
      <w:r w:rsidRPr="00DE384E">
        <w:t>(USART1, USART_FLAG_TXE) == RESET); // 等待发送缓冲区空</w:t>
      </w:r>
    </w:p>
    <w:p w14:paraId="6A887CC5" w14:textId="77777777" w:rsidR="00F260AF" w:rsidRPr="00DE384E" w:rsidRDefault="00F260AF" w:rsidP="00F260AF">
      <w:proofErr w:type="spellStart"/>
      <w:r w:rsidRPr="00DE384E">
        <w:t>USART_SendData</w:t>
      </w:r>
      <w:proofErr w:type="spellEnd"/>
      <w:r w:rsidRPr="00DE384E">
        <w:t>(USART1, 'A');  // 发送字符 'A'</w:t>
      </w:r>
    </w:p>
    <w:p w14:paraId="11278C01" w14:textId="77777777" w:rsidR="00F260AF" w:rsidRPr="00DE384E" w:rsidRDefault="00000000" w:rsidP="00F260AF">
      <w:r>
        <w:pict w14:anchorId="21340792">
          <v:rect id="_x0000_i1270" style="width:0;height:1.5pt" o:hralign="center" o:hrstd="t" o:hr="t" fillcolor="#a0a0a0" stroked="f"/>
        </w:pict>
      </w:r>
    </w:p>
    <w:p w14:paraId="3532AE33" w14:textId="77777777" w:rsidR="00F260AF" w:rsidRPr="00DE384E" w:rsidRDefault="00F260AF" w:rsidP="00F260AF">
      <w:pPr>
        <w:pStyle w:val="3"/>
      </w:pPr>
      <w:r w:rsidRPr="00DE384E">
        <w:t>4. 示例：发送字符串</w:t>
      </w:r>
    </w:p>
    <w:p w14:paraId="745197F7" w14:textId="77777777" w:rsidR="00F260AF" w:rsidRPr="00DE384E" w:rsidRDefault="00F260AF" w:rsidP="00F260AF">
      <w:r w:rsidRPr="00DE384E">
        <w:t xml:space="preserve">void </w:t>
      </w:r>
      <w:proofErr w:type="spellStart"/>
      <w:r w:rsidRPr="00DE384E">
        <w:t>USART_</w:t>
      </w:r>
      <w:proofErr w:type="gramStart"/>
      <w:r w:rsidRPr="00DE384E">
        <w:t>SendString</w:t>
      </w:r>
      <w:proofErr w:type="spellEnd"/>
      <w:r w:rsidRPr="00DE384E">
        <w:t>(</w:t>
      </w:r>
      <w:proofErr w:type="spellStart"/>
      <w:proofErr w:type="gramEnd"/>
      <w:r w:rsidRPr="00DE384E">
        <w:t>USART_TypeDef</w:t>
      </w:r>
      <w:proofErr w:type="spellEnd"/>
      <w:r w:rsidRPr="00DE384E">
        <w:t xml:space="preserve">* </w:t>
      </w:r>
      <w:proofErr w:type="spellStart"/>
      <w:r w:rsidRPr="00DE384E">
        <w:t>USARTx</w:t>
      </w:r>
      <w:proofErr w:type="spellEnd"/>
      <w:r w:rsidRPr="00DE384E">
        <w:t>, char* str)</w:t>
      </w:r>
    </w:p>
    <w:p w14:paraId="793FDCD5" w14:textId="77777777" w:rsidR="00F260AF" w:rsidRPr="00DE384E" w:rsidRDefault="00F260AF" w:rsidP="00F260AF">
      <w:r w:rsidRPr="00DE384E">
        <w:lastRenderedPageBreak/>
        <w:t>{</w:t>
      </w:r>
    </w:p>
    <w:p w14:paraId="2207CC32" w14:textId="77777777" w:rsidR="00F260AF" w:rsidRPr="00DE384E" w:rsidRDefault="00F260AF" w:rsidP="00F260AF">
      <w:r w:rsidRPr="00DE384E">
        <w:t xml:space="preserve">    while (*str)</w:t>
      </w:r>
    </w:p>
    <w:p w14:paraId="20315489" w14:textId="77777777" w:rsidR="00F260AF" w:rsidRPr="00DE384E" w:rsidRDefault="00F260AF" w:rsidP="00F260AF">
      <w:r w:rsidRPr="00DE384E">
        <w:t xml:space="preserve">    {</w:t>
      </w:r>
    </w:p>
    <w:p w14:paraId="1F84D25B" w14:textId="77777777" w:rsidR="00F260AF" w:rsidRPr="00DE384E" w:rsidRDefault="00F260AF" w:rsidP="00F260AF">
      <w:r w:rsidRPr="00DE384E">
        <w:t xml:space="preserve">        while (</w:t>
      </w:r>
      <w:proofErr w:type="spellStart"/>
      <w:r w:rsidRPr="00DE384E">
        <w:t>USART_GetFlagStatus</w:t>
      </w:r>
      <w:proofErr w:type="spellEnd"/>
      <w:r w:rsidRPr="00DE384E">
        <w:t>(</w:t>
      </w:r>
      <w:proofErr w:type="spellStart"/>
      <w:r w:rsidRPr="00DE384E">
        <w:t>USARTx</w:t>
      </w:r>
      <w:proofErr w:type="spellEnd"/>
      <w:r w:rsidRPr="00DE384E">
        <w:t>, USART_FLAG_TXE) == RESET); // 等待空</w:t>
      </w:r>
    </w:p>
    <w:p w14:paraId="4586A495" w14:textId="77777777" w:rsidR="00F260AF" w:rsidRPr="00DE384E" w:rsidRDefault="00F260AF" w:rsidP="00F260AF">
      <w:r w:rsidRPr="00DE384E">
        <w:t xml:space="preserve">        </w:t>
      </w:r>
      <w:proofErr w:type="spellStart"/>
      <w:r w:rsidRPr="00DE384E">
        <w:t>USART_SendData</w:t>
      </w:r>
      <w:proofErr w:type="spellEnd"/>
      <w:r w:rsidRPr="00DE384E">
        <w:t>(</w:t>
      </w:r>
      <w:proofErr w:type="spellStart"/>
      <w:r w:rsidRPr="00DE384E">
        <w:t>USARTx</w:t>
      </w:r>
      <w:proofErr w:type="spellEnd"/>
      <w:r w:rsidRPr="00DE384E">
        <w:t>, *str++); // 发送一个字节</w:t>
      </w:r>
    </w:p>
    <w:p w14:paraId="5964B275" w14:textId="77777777" w:rsidR="00F260AF" w:rsidRPr="00DE384E" w:rsidRDefault="00F260AF" w:rsidP="00F260AF">
      <w:r w:rsidRPr="00DE384E">
        <w:t xml:space="preserve">    }</w:t>
      </w:r>
    </w:p>
    <w:p w14:paraId="071F138A" w14:textId="77777777" w:rsidR="00F260AF" w:rsidRPr="00DE384E" w:rsidRDefault="00F260AF" w:rsidP="00F260AF">
      <w:r w:rsidRPr="00DE384E">
        <w:t>}</w:t>
      </w:r>
    </w:p>
    <w:p w14:paraId="4E3D513A" w14:textId="77777777" w:rsidR="00F260AF" w:rsidRPr="00DE384E" w:rsidRDefault="00F260AF" w:rsidP="00F260AF">
      <w:r w:rsidRPr="00DE384E">
        <w:t>调用：</w:t>
      </w:r>
    </w:p>
    <w:p w14:paraId="2161EB79" w14:textId="77777777" w:rsidR="00F260AF" w:rsidRPr="00DE384E" w:rsidRDefault="00F260AF" w:rsidP="00F260AF">
      <w:proofErr w:type="spellStart"/>
      <w:r w:rsidRPr="00DE384E">
        <w:t>USART_</w:t>
      </w:r>
      <w:proofErr w:type="gramStart"/>
      <w:r w:rsidRPr="00DE384E">
        <w:t>SendString</w:t>
      </w:r>
      <w:proofErr w:type="spellEnd"/>
      <w:r w:rsidRPr="00DE384E">
        <w:t>(</w:t>
      </w:r>
      <w:proofErr w:type="gramEnd"/>
      <w:r w:rsidRPr="00DE384E">
        <w:t>USART1, "Hello World!");</w:t>
      </w:r>
    </w:p>
    <w:p w14:paraId="44934CC9" w14:textId="77777777" w:rsidR="00F260AF" w:rsidRPr="00DE384E" w:rsidRDefault="00000000" w:rsidP="00F260AF">
      <w:r>
        <w:pict w14:anchorId="641333E5">
          <v:rect id="_x0000_i1271" style="width:0;height:1.5pt" o:hralign="center" o:hrstd="t" o:hr="t" fillcolor="#a0a0a0" stroked="f"/>
        </w:pict>
      </w:r>
    </w:p>
    <w:p w14:paraId="61F58DF7" w14:textId="77777777" w:rsidR="00F260AF" w:rsidRPr="00DE384E" w:rsidRDefault="00F260AF" w:rsidP="00F260AF">
      <w:pPr>
        <w:pStyle w:val="3"/>
      </w:pPr>
      <w:r w:rsidRPr="00DE384E">
        <w:rPr>
          <w:rFonts w:ascii="Segoe UI Emoji" w:hAnsi="Segoe UI Emoji" w:cs="Segoe UI Emoji"/>
        </w:rPr>
        <w:t>✅</w:t>
      </w:r>
      <w:r w:rsidRPr="00DE384E">
        <w:t xml:space="preserve"> 总结：</w:t>
      </w:r>
    </w:p>
    <w:p w14:paraId="2454197E" w14:textId="77777777" w:rsidR="00F260AF" w:rsidRPr="00DE384E" w:rsidRDefault="00F260AF">
      <w:pPr>
        <w:numPr>
          <w:ilvl w:val="0"/>
          <w:numId w:val="71"/>
        </w:numPr>
      </w:pPr>
      <w:proofErr w:type="spellStart"/>
      <w:r w:rsidRPr="00DE384E">
        <w:t>USART_SendData</w:t>
      </w:r>
      <w:proofErr w:type="spellEnd"/>
      <w:r w:rsidRPr="00DE384E">
        <w:t xml:space="preserve">() 就是 </w:t>
      </w:r>
      <w:r w:rsidRPr="00DE384E">
        <w:rPr>
          <w:b/>
          <w:bCs/>
        </w:rPr>
        <w:t>往 DR 写数据，触发硬件发送</w:t>
      </w:r>
      <w:r w:rsidRPr="00DE384E">
        <w:t>。</w:t>
      </w:r>
    </w:p>
    <w:p w14:paraId="4962CBAB" w14:textId="77777777" w:rsidR="00F260AF" w:rsidRPr="00DE384E" w:rsidRDefault="00F260AF">
      <w:pPr>
        <w:numPr>
          <w:ilvl w:val="0"/>
          <w:numId w:val="71"/>
        </w:numPr>
      </w:pPr>
      <w:r w:rsidRPr="00DE384E">
        <w:t>如果</w:t>
      </w:r>
      <w:proofErr w:type="gramStart"/>
      <w:r w:rsidRPr="00DE384E">
        <w:t xml:space="preserve">是 8 </w:t>
      </w:r>
      <w:proofErr w:type="gramEnd"/>
      <w:r w:rsidRPr="00DE384E">
        <w:t>位</w:t>
      </w:r>
      <w:proofErr w:type="gramStart"/>
      <w:r w:rsidRPr="00DE384E">
        <w:t xml:space="preserve">模式 → </w:t>
      </w:r>
      <w:proofErr w:type="gramEnd"/>
      <w:r w:rsidRPr="00DE384E">
        <w:t>只用</w:t>
      </w:r>
      <w:proofErr w:type="gramStart"/>
      <w:r w:rsidRPr="00DE384E">
        <w:t xml:space="preserve">低 8 </w:t>
      </w:r>
      <w:proofErr w:type="gramEnd"/>
      <w:r w:rsidRPr="00DE384E">
        <w:t>位。</w:t>
      </w:r>
    </w:p>
    <w:p w14:paraId="6E2C313D" w14:textId="77777777" w:rsidR="00F260AF" w:rsidRPr="00DE384E" w:rsidRDefault="00F260AF">
      <w:pPr>
        <w:numPr>
          <w:ilvl w:val="0"/>
          <w:numId w:val="71"/>
        </w:numPr>
      </w:pPr>
      <w:r w:rsidRPr="00DE384E">
        <w:t>如果</w:t>
      </w:r>
      <w:proofErr w:type="gramStart"/>
      <w:r w:rsidRPr="00DE384E">
        <w:t xml:space="preserve">是 9 </w:t>
      </w:r>
      <w:proofErr w:type="gramEnd"/>
      <w:r w:rsidRPr="00DE384E">
        <w:t>位</w:t>
      </w:r>
      <w:proofErr w:type="gramStart"/>
      <w:r w:rsidRPr="00DE384E">
        <w:t xml:space="preserve">模式 → </w:t>
      </w:r>
      <w:proofErr w:type="gramEnd"/>
      <w:r w:rsidRPr="00DE384E">
        <w:t>用</w:t>
      </w:r>
      <w:proofErr w:type="gramStart"/>
      <w:r w:rsidRPr="00DE384E">
        <w:t xml:space="preserve">低 9 </w:t>
      </w:r>
      <w:proofErr w:type="gramEnd"/>
      <w:r w:rsidRPr="00DE384E">
        <w:t>位。</w:t>
      </w:r>
    </w:p>
    <w:p w14:paraId="3069F45C" w14:textId="77777777" w:rsidR="00F260AF" w:rsidRPr="00DE384E" w:rsidRDefault="00F260AF">
      <w:pPr>
        <w:numPr>
          <w:ilvl w:val="0"/>
          <w:numId w:val="71"/>
        </w:numPr>
      </w:pPr>
      <w:r w:rsidRPr="00DE384E">
        <w:t xml:space="preserve">一般配合 </w:t>
      </w:r>
      <w:proofErr w:type="spellStart"/>
      <w:r w:rsidRPr="00DE384E">
        <w:t>USART_GetFlagStatus</w:t>
      </w:r>
      <w:proofErr w:type="spellEnd"/>
      <w:r w:rsidRPr="00DE384E">
        <w:t>() 使用，确保发送缓冲区准备好了再写。</w:t>
      </w:r>
    </w:p>
    <w:p w14:paraId="6BD0495B" w14:textId="77777777" w:rsidR="00F260AF" w:rsidRDefault="00F260AF" w:rsidP="00F260AF">
      <w:pPr>
        <w:pStyle w:val="2"/>
      </w:pPr>
      <w:proofErr w:type="spellStart"/>
      <w:r w:rsidRPr="00DE384E">
        <w:t>USART_ReceiveData</w:t>
      </w:r>
      <w:proofErr w:type="spellEnd"/>
      <w:r>
        <w:rPr>
          <w:rFonts w:hint="eastAsia"/>
        </w:rPr>
        <w:t>()</w:t>
      </w:r>
      <w:r>
        <w:br/>
      </w:r>
      <w:r w:rsidRPr="00CE4C59">
        <w:rPr>
          <w:b/>
          <w:bCs/>
        </w:rPr>
        <w:t>从串口的接收数据寄存器</w:t>
      </w:r>
      <w:r w:rsidRPr="002A777D">
        <w:rPr>
          <w:b/>
          <w:bCs/>
          <w:color w:val="EE0000"/>
        </w:rPr>
        <w:t>（RDR/DR）</w:t>
      </w:r>
      <w:r w:rsidRPr="00CE4C59">
        <w:rPr>
          <w:b/>
          <w:bCs/>
        </w:rPr>
        <w:t>中读取接收到的一帧数据</w:t>
      </w:r>
    </w:p>
    <w:p w14:paraId="309B2364" w14:textId="77777777" w:rsidR="00F260AF" w:rsidRPr="00CE4C59" w:rsidRDefault="00F260AF" w:rsidP="00F260AF">
      <w:r w:rsidRPr="00CE4C59">
        <w:t>很好，这个函数</w:t>
      </w:r>
    </w:p>
    <w:p w14:paraId="4AA98C91" w14:textId="77777777" w:rsidR="00F260AF" w:rsidRPr="00CE4C59" w:rsidRDefault="00F260AF" w:rsidP="00F260AF">
      <w:r w:rsidRPr="00CE4C59">
        <w:t xml:space="preserve">uint16_t </w:t>
      </w:r>
      <w:proofErr w:type="spellStart"/>
      <w:r w:rsidRPr="00CE4C59">
        <w:t>USART_</w:t>
      </w:r>
      <w:proofErr w:type="gramStart"/>
      <w:r w:rsidRPr="00CE4C59">
        <w:t>ReceiveData</w:t>
      </w:r>
      <w:proofErr w:type="spellEnd"/>
      <w:r w:rsidRPr="00CE4C59">
        <w:t>(</w:t>
      </w:r>
      <w:proofErr w:type="spellStart"/>
      <w:proofErr w:type="gramEnd"/>
      <w:r w:rsidRPr="00CE4C59">
        <w:t>USART_TypeDef</w:t>
      </w:r>
      <w:proofErr w:type="spellEnd"/>
      <w:r w:rsidRPr="00CE4C59">
        <w:t xml:space="preserve"> *</w:t>
      </w:r>
      <w:proofErr w:type="spellStart"/>
      <w:r w:rsidRPr="00CE4C59">
        <w:t>USARTx</w:t>
      </w:r>
      <w:proofErr w:type="spellEnd"/>
      <w:r w:rsidRPr="00CE4C59">
        <w:t>)</w:t>
      </w:r>
    </w:p>
    <w:p w14:paraId="65827D53" w14:textId="77777777" w:rsidR="00F260AF" w:rsidRPr="00CE4C59" w:rsidRDefault="00F260AF" w:rsidP="00F260AF">
      <w:r w:rsidRPr="00CE4C59">
        <w:t xml:space="preserve">和 </w:t>
      </w:r>
      <w:proofErr w:type="spellStart"/>
      <w:r w:rsidRPr="00CE4C59">
        <w:t>USART_SendData</w:t>
      </w:r>
      <w:proofErr w:type="spellEnd"/>
      <w:r w:rsidRPr="00CE4C59">
        <w:t>() 是一对，作用刚好相反：</w:t>
      </w:r>
    </w:p>
    <w:p w14:paraId="5A0ED382" w14:textId="77777777" w:rsidR="00F260AF" w:rsidRPr="00CE4C59" w:rsidRDefault="00F260AF" w:rsidP="00F260AF">
      <w:r w:rsidRPr="00CE4C59">
        <w:rPr>
          <w:rFonts w:ascii="Segoe UI Emoji" w:hAnsi="Segoe UI Emoji" w:cs="Segoe UI Emoji"/>
        </w:rPr>
        <w:t>👉</w:t>
      </w:r>
      <w:r w:rsidRPr="00CE4C59">
        <w:t xml:space="preserve"> </w:t>
      </w:r>
      <w:r w:rsidRPr="00CE4C59">
        <w:rPr>
          <w:b/>
          <w:bCs/>
        </w:rPr>
        <w:t>从串口的接收数据寄存器</w:t>
      </w:r>
      <w:r w:rsidRPr="002A777D">
        <w:rPr>
          <w:b/>
          <w:bCs/>
          <w:color w:val="EE0000"/>
        </w:rPr>
        <w:t>（RDR/DR）</w:t>
      </w:r>
      <w:r w:rsidRPr="00CE4C59">
        <w:rPr>
          <w:b/>
          <w:bCs/>
        </w:rPr>
        <w:t>中读取接收到的一帧数据。</w:t>
      </w:r>
    </w:p>
    <w:p w14:paraId="05D513D2" w14:textId="77777777" w:rsidR="00F260AF" w:rsidRPr="00CE4C59" w:rsidRDefault="00000000" w:rsidP="00F260AF">
      <w:r>
        <w:pict w14:anchorId="4FBAB973">
          <v:rect id="_x0000_i1272" style="width:0;height:1.5pt" o:hralign="center" o:hrstd="t" o:hr="t" fillcolor="#a0a0a0" stroked="f"/>
        </w:pict>
      </w:r>
    </w:p>
    <w:p w14:paraId="5A6620DA" w14:textId="77777777" w:rsidR="00F260AF" w:rsidRPr="00CE4C59" w:rsidRDefault="00F260AF" w:rsidP="00F260AF">
      <w:pPr>
        <w:pStyle w:val="3"/>
      </w:pPr>
      <w:r w:rsidRPr="00CE4C59">
        <w:t>1. 参数说明</w:t>
      </w:r>
    </w:p>
    <w:p w14:paraId="1B072290" w14:textId="77777777" w:rsidR="00F260AF" w:rsidRPr="00CE4C59" w:rsidRDefault="00F260AF">
      <w:pPr>
        <w:numPr>
          <w:ilvl w:val="0"/>
          <w:numId w:val="72"/>
        </w:numPr>
      </w:pPr>
      <w:proofErr w:type="spellStart"/>
      <w:r w:rsidRPr="00CE4C59">
        <w:rPr>
          <w:b/>
          <w:bCs/>
        </w:rPr>
        <w:t>USARTx</w:t>
      </w:r>
      <w:proofErr w:type="spellEnd"/>
      <w:r w:rsidRPr="00CE4C59">
        <w:br/>
      </w:r>
      <w:r w:rsidRPr="00CE4C59">
        <w:lastRenderedPageBreak/>
        <w:t>指定要</w:t>
      </w:r>
      <w:r w:rsidRPr="007344F3">
        <w:rPr>
          <w:b/>
        </w:rPr>
        <w:t>读取数据的串口外设</w:t>
      </w:r>
      <w:r w:rsidRPr="00CE4C59">
        <w:t>，比如 USART1、USART2、UART4 等。</w:t>
      </w:r>
    </w:p>
    <w:p w14:paraId="7BC5C035" w14:textId="77777777" w:rsidR="00F260AF" w:rsidRPr="00CE4C59" w:rsidRDefault="00000000" w:rsidP="00F260AF">
      <w:r>
        <w:pict w14:anchorId="496941C6">
          <v:rect id="_x0000_i1273" style="width:0;height:1.5pt" o:hralign="center" o:hrstd="t" o:hr="t" fillcolor="#a0a0a0" stroked="f"/>
        </w:pict>
      </w:r>
    </w:p>
    <w:p w14:paraId="6C6B9F8C" w14:textId="77777777" w:rsidR="00F260AF" w:rsidRPr="00CE4C59" w:rsidRDefault="00F260AF" w:rsidP="00F260AF">
      <w:pPr>
        <w:pStyle w:val="3"/>
      </w:pPr>
      <w:r w:rsidRPr="00CE4C59">
        <w:t>2. 返回值</w:t>
      </w:r>
    </w:p>
    <w:p w14:paraId="77D4A615" w14:textId="77777777" w:rsidR="00F260AF" w:rsidRPr="00CE4C59" w:rsidRDefault="00F260AF">
      <w:pPr>
        <w:numPr>
          <w:ilvl w:val="0"/>
          <w:numId w:val="73"/>
        </w:numPr>
      </w:pPr>
      <w:r w:rsidRPr="00CE4C59">
        <w:t>类型是 uint16_t</w:t>
      </w:r>
    </w:p>
    <w:p w14:paraId="33F466F2" w14:textId="77777777" w:rsidR="00F260AF" w:rsidRPr="00CE4C59" w:rsidRDefault="00F260AF">
      <w:pPr>
        <w:numPr>
          <w:ilvl w:val="0"/>
          <w:numId w:val="73"/>
        </w:numPr>
      </w:pPr>
      <w:r w:rsidRPr="00CE4C59">
        <w:t>为什么用 16 位？</w:t>
      </w:r>
    </w:p>
    <w:p w14:paraId="421E1A5F" w14:textId="77777777" w:rsidR="00F260AF" w:rsidRPr="00CE4C59" w:rsidRDefault="00F260AF">
      <w:pPr>
        <w:numPr>
          <w:ilvl w:val="1"/>
          <w:numId w:val="73"/>
        </w:numPr>
      </w:pPr>
      <w:r w:rsidRPr="00CE4C59">
        <w:t xml:space="preserve">串口支持 </w:t>
      </w:r>
      <w:r w:rsidRPr="00CE4C59">
        <w:rPr>
          <w:b/>
          <w:bCs/>
        </w:rPr>
        <w:t>8 位数据帧</w:t>
      </w:r>
      <w:r w:rsidRPr="00CE4C59">
        <w:t xml:space="preserve"> 和 </w:t>
      </w:r>
      <w:r w:rsidRPr="00CE4C59">
        <w:rPr>
          <w:b/>
          <w:bCs/>
        </w:rPr>
        <w:t>9 位数据帧</w:t>
      </w:r>
      <w:r w:rsidRPr="00CE4C59">
        <w:t>：</w:t>
      </w:r>
    </w:p>
    <w:p w14:paraId="17E67ACB" w14:textId="77777777" w:rsidR="00F260AF" w:rsidRPr="00CE4C59" w:rsidRDefault="00F260AF">
      <w:pPr>
        <w:numPr>
          <w:ilvl w:val="2"/>
          <w:numId w:val="73"/>
        </w:numPr>
      </w:pPr>
      <w:r w:rsidRPr="00CE4C59">
        <w:t>如果</w:t>
      </w:r>
      <w:proofErr w:type="gramStart"/>
      <w:r w:rsidRPr="00CE4C59">
        <w:t xml:space="preserve">是 </w:t>
      </w:r>
      <w:r w:rsidRPr="00CE4C59">
        <w:rPr>
          <w:b/>
          <w:bCs/>
        </w:rPr>
        <w:t xml:space="preserve">8 </w:t>
      </w:r>
      <w:proofErr w:type="gramEnd"/>
      <w:r w:rsidRPr="00CE4C59">
        <w:rPr>
          <w:b/>
          <w:bCs/>
        </w:rPr>
        <w:t>位</w:t>
      </w:r>
      <w:proofErr w:type="gramStart"/>
      <w:r w:rsidRPr="00CE4C59">
        <w:rPr>
          <w:b/>
          <w:bCs/>
        </w:rPr>
        <w:t>模式</w:t>
      </w:r>
      <w:r w:rsidRPr="00CE4C59">
        <w:t xml:space="preserve"> → </w:t>
      </w:r>
      <w:proofErr w:type="gramEnd"/>
      <w:r w:rsidRPr="00CE4C59">
        <w:t>有效数据在返回值的</w:t>
      </w:r>
      <w:proofErr w:type="gramStart"/>
      <w:r w:rsidRPr="00CE4C59">
        <w:t xml:space="preserve">低 8 </w:t>
      </w:r>
      <w:proofErr w:type="gramEnd"/>
      <w:r w:rsidRPr="00CE4C59">
        <w:t>位</w:t>
      </w:r>
    </w:p>
    <w:p w14:paraId="00016DC8" w14:textId="77777777" w:rsidR="00F260AF" w:rsidRPr="00CE4C59" w:rsidRDefault="00F260AF">
      <w:pPr>
        <w:numPr>
          <w:ilvl w:val="2"/>
          <w:numId w:val="73"/>
        </w:numPr>
      </w:pPr>
      <w:r w:rsidRPr="00CE4C59">
        <w:t>如果</w:t>
      </w:r>
      <w:proofErr w:type="gramStart"/>
      <w:r w:rsidRPr="00CE4C59">
        <w:t xml:space="preserve">是 </w:t>
      </w:r>
      <w:r w:rsidRPr="00CE4C59">
        <w:rPr>
          <w:b/>
          <w:bCs/>
        </w:rPr>
        <w:t xml:space="preserve">9 </w:t>
      </w:r>
      <w:proofErr w:type="gramEnd"/>
      <w:r w:rsidRPr="00CE4C59">
        <w:rPr>
          <w:b/>
          <w:bCs/>
        </w:rPr>
        <w:t>位</w:t>
      </w:r>
      <w:proofErr w:type="gramStart"/>
      <w:r w:rsidRPr="00CE4C59">
        <w:rPr>
          <w:b/>
          <w:bCs/>
        </w:rPr>
        <w:t>模式</w:t>
      </w:r>
      <w:r w:rsidRPr="00CE4C59">
        <w:t xml:space="preserve"> → </w:t>
      </w:r>
      <w:proofErr w:type="gramEnd"/>
      <w:r w:rsidRPr="00CE4C59">
        <w:t>有效数据在返回值的</w:t>
      </w:r>
      <w:proofErr w:type="gramStart"/>
      <w:r w:rsidRPr="00CE4C59">
        <w:t xml:space="preserve">低 9 </w:t>
      </w:r>
      <w:proofErr w:type="gramEnd"/>
      <w:r w:rsidRPr="00CE4C59">
        <w:t>位</w:t>
      </w:r>
    </w:p>
    <w:p w14:paraId="51DD2F54" w14:textId="77777777" w:rsidR="00F260AF" w:rsidRPr="00CE4C59" w:rsidRDefault="00F260AF" w:rsidP="00F260AF">
      <w:r w:rsidRPr="00CE4C59">
        <w:t>换句话说：</w:t>
      </w:r>
    </w:p>
    <w:p w14:paraId="2D6D80A9" w14:textId="77777777" w:rsidR="00F260AF" w:rsidRPr="00CE4C59" w:rsidRDefault="00F260AF" w:rsidP="00F260AF">
      <w:r w:rsidRPr="00CE4C59">
        <w:t xml:space="preserve">接收到的数据 = </w:t>
      </w:r>
      <w:proofErr w:type="spellStart"/>
      <w:r w:rsidRPr="00CE4C59">
        <w:t>USART_ReceiveData</w:t>
      </w:r>
      <w:proofErr w:type="spellEnd"/>
      <w:proofErr w:type="gramStart"/>
      <w:r w:rsidRPr="00CE4C59">
        <w:t>(USART1)</w:t>
      </w:r>
      <w:proofErr w:type="gramEnd"/>
      <w:r w:rsidRPr="00CE4C59">
        <w:t xml:space="preserve"> </w:t>
      </w:r>
      <w:proofErr w:type="gramStart"/>
      <w:r w:rsidRPr="00CE4C59">
        <w:t>&amp; 0xFF   // 8 位</w:t>
      </w:r>
      <w:proofErr w:type="gramEnd"/>
      <w:r w:rsidRPr="00CE4C59">
        <w:t>模式时</w:t>
      </w:r>
    </w:p>
    <w:p w14:paraId="5CED9E3F" w14:textId="77777777" w:rsidR="00F260AF" w:rsidRPr="00CE4C59" w:rsidRDefault="00F260AF" w:rsidP="00F260AF">
      <w:r w:rsidRPr="00CE4C59">
        <w:t xml:space="preserve">接收到的数据 = </w:t>
      </w:r>
      <w:proofErr w:type="spellStart"/>
      <w:r w:rsidRPr="00CE4C59">
        <w:t>USART_ReceiveData</w:t>
      </w:r>
      <w:proofErr w:type="spellEnd"/>
      <w:proofErr w:type="gramStart"/>
      <w:r w:rsidRPr="00CE4C59">
        <w:t>(USART1)</w:t>
      </w:r>
      <w:proofErr w:type="gramEnd"/>
      <w:r w:rsidRPr="00CE4C59">
        <w:t xml:space="preserve"> &amp; 0x1</w:t>
      </w:r>
      <w:proofErr w:type="gramStart"/>
      <w:r w:rsidRPr="00CE4C59">
        <w:t>FF  // 9 位</w:t>
      </w:r>
      <w:proofErr w:type="gramEnd"/>
      <w:r w:rsidRPr="00CE4C59">
        <w:t>模式时</w:t>
      </w:r>
    </w:p>
    <w:p w14:paraId="22DCC256" w14:textId="77777777" w:rsidR="00F260AF" w:rsidRPr="00CE4C59" w:rsidRDefault="00000000" w:rsidP="00F260AF">
      <w:r>
        <w:pict w14:anchorId="660D3054">
          <v:rect id="_x0000_i1274" style="width:0;height:1.5pt" o:hralign="center" o:hrstd="t" o:hr="t" fillcolor="#a0a0a0" stroked="f"/>
        </w:pict>
      </w:r>
    </w:p>
    <w:p w14:paraId="0A1822DB" w14:textId="77777777" w:rsidR="00F260AF" w:rsidRPr="00CE4C59" w:rsidRDefault="00F260AF" w:rsidP="00F260AF">
      <w:pPr>
        <w:pStyle w:val="3"/>
      </w:pPr>
      <w:r w:rsidRPr="00CE4C59">
        <w:t>3. 底层原理</w:t>
      </w:r>
    </w:p>
    <w:p w14:paraId="5AFDD538" w14:textId="77777777" w:rsidR="00F260AF" w:rsidRPr="00CE4C59" w:rsidRDefault="00F260AF" w:rsidP="00F260AF">
      <w:r w:rsidRPr="00CE4C59">
        <w:t xml:space="preserve">这个函数本质就是读 </w:t>
      </w:r>
      <w:proofErr w:type="spellStart"/>
      <w:r w:rsidRPr="00CE4C59">
        <w:rPr>
          <w:b/>
          <w:bCs/>
        </w:rPr>
        <w:t>USARTx</w:t>
      </w:r>
      <w:proofErr w:type="spellEnd"/>
      <w:r w:rsidRPr="00CE4C59">
        <w:rPr>
          <w:b/>
          <w:bCs/>
        </w:rPr>
        <w:t>-&gt;DR</w:t>
      </w:r>
      <w:r w:rsidRPr="00CE4C59">
        <w:t>（数据寄存器）：</w:t>
      </w:r>
    </w:p>
    <w:p w14:paraId="56E99EE2" w14:textId="77777777" w:rsidR="00F260AF" w:rsidRPr="00CE4C59" w:rsidRDefault="00F260AF" w:rsidP="00F260AF">
      <w:r w:rsidRPr="00CE4C59">
        <w:t>return (uint16_t)(</w:t>
      </w:r>
      <w:proofErr w:type="spellStart"/>
      <w:r w:rsidRPr="00CE4C59">
        <w:t>USARTx</w:t>
      </w:r>
      <w:proofErr w:type="spellEnd"/>
      <w:r w:rsidRPr="00CE4C59">
        <w:t>-&gt;DR &amp; (uint16_t)0x01FF);  // 只取 9 位</w:t>
      </w:r>
    </w:p>
    <w:p w14:paraId="5B812043" w14:textId="77777777" w:rsidR="00F260AF" w:rsidRPr="00CE4C59" w:rsidRDefault="00F260AF" w:rsidP="00F260AF">
      <w:r w:rsidRPr="00CE4C59">
        <w:t xml:space="preserve">读这个寄存器的动作会把 </w:t>
      </w:r>
      <w:r w:rsidRPr="00CE4C59">
        <w:rPr>
          <w:b/>
          <w:bCs/>
        </w:rPr>
        <w:t>RXNE 标志位清零</w:t>
      </w:r>
      <w:r w:rsidRPr="00CE4C59">
        <w:t>，告诉硬件“数据我已经取走了”。</w:t>
      </w:r>
    </w:p>
    <w:p w14:paraId="03BF9438" w14:textId="77777777" w:rsidR="00F260AF" w:rsidRPr="00CE4C59" w:rsidRDefault="00000000" w:rsidP="00F260AF">
      <w:r>
        <w:pict w14:anchorId="2303F9D5">
          <v:rect id="_x0000_i1275" style="width:0;height:1.5pt" o:hralign="center" o:hrstd="t" o:hr="t" fillcolor="#a0a0a0" stroked="f"/>
        </w:pict>
      </w:r>
    </w:p>
    <w:p w14:paraId="67A5CEB4" w14:textId="77777777" w:rsidR="00F260AF" w:rsidRPr="00CE4C59" w:rsidRDefault="00F260AF" w:rsidP="00F260AF">
      <w:pPr>
        <w:pStyle w:val="3"/>
      </w:pPr>
      <w:r w:rsidRPr="00CE4C59">
        <w:t>4. 使用注意</w:t>
      </w:r>
    </w:p>
    <w:p w14:paraId="5EF7CF97" w14:textId="77777777" w:rsidR="00F260AF" w:rsidRPr="00CE4C59" w:rsidRDefault="00F260AF">
      <w:pPr>
        <w:numPr>
          <w:ilvl w:val="0"/>
          <w:numId w:val="74"/>
        </w:numPr>
      </w:pPr>
      <w:r w:rsidRPr="00CE4C59">
        <w:t xml:space="preserve">调用 </w:t>
      </w:r>
      <w:proofErr w:type="spellStart"/>
      <w:r w:rsidRPr="00CE4C59">
        <w:t>USART_ReceiveData</w:t>
      </w:r>
      <w:proofErr w:type="spellEnd"/>
      <w:r w:rsidRPr="00CE4C59">
        <w:t>() 之前要确保有新数据已经到来，否则读出来的可能是旧数据。</w:t>
      </w:r>
      <w:r w:rsidRPr="00CE4C59">
        <w:br/>
        <w:t xml:space="preserve">→ 需要先检查 </w:t>
      </w:r>
      <w:r w:rsidRPr="00CE4C59">
        <w:rPr>
          <w:b/>
          <w:bCs/>
        </w:rPr>
        <w:t>RXNE 标志位</w:t>
      </w:r>
      <w:r w:rsidRPr="00CE4C59">
        <w:t>：</w:t>
      </w:r>
    </w:p>
    <w:p w14:paraId="63E3CBE4" w14:textId="77777777" w:rsidR="00F260AF" w:rsidRPr="00CE4C59" w:rsidRDefault="00F260AF">
      <w:pPr>
        <w:numPr>
          <w:ilvl w:val="0"/>
          <w:numId w:val="74"/>
        </w:numPr>
        <w:tabs>
          <w:tab w:val="clear" w:pos="720"/>
        </w:tabs>
      </w:pPr>
      <w:r w:rsidRPr="00CE4C59">
        <w:t>if (</w:t>
      </w:r>
      <w:proofErr w:type="spellStart"/>
      <w:r w:rsidRPr="00CE4C59">
        <w:t>USART_</w:t>
      </w:r>
      <w:proofErr w:type="gramStart"/>
      <w:r w:rsidRPr="00CE4C59">
        <w:t>GetFlagStatus</w:t>
      </w:r>
      <w:proofErr w:type="spellEnd"/>
      <w:r w:rsidRPr="00CE4C59">
        <w:t>(</w:t>
      </w:r>
      <w:proofErr w:type="gramEnd"/>
      <w:r w:rsidRPr="00CE4C59">
        <w:t>USART1, USART_FLAG_RXNE</w:t>
      </w:r>
      <w:proofErr w:type="gramStart"/>
      <w:r w:rsidRPr="00CE4C59">
        <w:t>) !</w:t>
      </w:r>
      <w:proofErr w:type="gramEnd"/>
      <w:r w:rsidRPr="00CE4C59">
        <w:t>= RESET)</w:t>
      </w:r>
    </w:p>
    <w:p w14:paraId="3511C338" w14:textId="77777777" w:rsidR="00F260AF" w:rsidRPr="00CE4C59" w:rsidRDefault="00F260AF">
      <w:pPr>
        <w:numPr>
          <w:ilvl w:val="0"/>
          <w:numId w:val="74"/>
        </w:numPr>
        <w:tabs>
          <w:tab w:val="clear" w:pos="720"/>
        </w:tabs>
      </w:pPr>
      <w:r w:rsidRPr="00CE4C59">
        <w:t>{</w:t>
      </w:r>
    </w:p>
    <w:p w14:paraId="057B0993" w14:textId="77777777" w:rsidR="00F260AF" w:rsidRPr="00CE4C59" w:rsidRDefault="00F260AF">
      <w:pPr>
        <w:numPr>
          <w:ilvl w:val="0"/>
          <w:numId w:val="74"/>
        </w:numPr>
        <w:tabs>
          <w:tab w:val="clear" w:pos="720"/>
        </w:tabs>
      </w:pPr>
      <w:r w:rsidRPr="00CE4C59">
        <w:t xml:space="preserve">    uint16_t data = </w:t>
      </w:r>
      <w:proofErr w:type="spellStart"/>
      <w:r w:rsidRPr="00CE4C59">
        <w:t>USART_</w:t>
      </w:r>
      <w:proofErr w:type="gramStart"/>
      <w:r w:rsidRPr="00CE4C59">
        <w:t>ReceiveData</w:t>
      </w:r>
      <w:proofErr w:type="spellEnd"/>
      <w:r w:rsidRPr="00CE4C59">
        <w:t>(</w:t>
      </w:r>
      <w:proofErr w:type="gramEnd"/>
      <w:r w:rsidRPr="00CE4C59">
        <w:t>USART1);</w:t>
      </w:r>
    </w:p>
    <w:p w14:paraId="5C2AF1CA" w14:textId="77777777" w:rsidR="00F260AF" w:rsidRPr="00CE4C59" w:rsidRDefault="00F260AF">
      <w:pPr>
        <w:numPr>
          <w:ilvl w:val="0"/>
          <w:numId w:val="74"/>
        </w:numPr>
        <w:tabs>
          <w:tab w:val="clear" w:pos="720"/>
        </w:tabs>
      </w:pPr>
      <w:r w:rsidRPr="00CE4C59">
        <w:t>}</w:t>
      </w:r>
    </w:p>
    <w:p w14:paraId="768AC4B8" w14:textId="77777777" w:rsidR="00F260AF" w:rsidRPr="00CE4C59" w:rsidRDefault="00F260AF">
      <w:pPr>
        <w:numPr>
          <w:ilvl w:val="0"/>
          <w:numId w:val="74"/>
        </w:numPr>
      </w:pPr>
      <w:r w:rsidRPr="00CE4C59">
        <w:t>如果没检查就直接读，可能会：</w:t>
      </w:r>
    </w:p>
    <w:p w14:paraId="44A9CE17" w14:textId="77777777" w:rsidR="00F260AF" w:rsidRPr="00CE4C59" w:rsidRDefault="00F260AF">
      <w:pPr>
        <w:numPr>
          <w:ilvl w:val="1"/>
          <w:numId w:val="74"/>
        </w:numPr>
      </w:pPr>
      <w:r w:rsidRPr="00CE4C59">
        <w:lastRenderedPageBreak/>
        <w:t>读到无效数据</w:t>
      </w:r>
    </w:p>
    <w:p w14:paraId="41541CF3" w14:textId="77777777" w:rsidR="00F260AF" w:rsidRPr="00CE4C59" w:rsidRDefault="00F260AF">
      <w:pPr>
        <w:numPr>
          <w:ilvl w:val="1"/>
          <w:numId w:val="74"/>
        </w:numPr>
      </w:pPr>
      <w:r w:rsidRPr="00CE4C59">
        <w:t>或者覆盖还没处理的接收数据（丢数据）</w:t>
      </w:r>
    </w:p>
    <w:p w14:paraId="52E772E3" w14:textId="77777777" w:rsidR="00F260AF" w:rsidRPr="00CE4C59" w:rsidRDefault="00000000" w:rsidP="00F260AF">
      <w:r>
        <w:pict w14:anchorId="6A9428C2">
          <v:rect id="_x0000_i1276" style="width:0;height:1.5pt" o:hralign="center" o:hrstd="t" o:hr="t" fillcolor="#a0a0a0" stroked="f"/>
        </w:pict>
      </w:r>
    </w:p>
    <w:p w14:paraId="142F5BCA" w14:textId="77777777" w:rsidR="00F260AF" w:rsidRPr="00CE4C59" w:rsidRDefault="00F260AF" w:rsidP="00F260AF">
      <w:pPr>
        <w:pStyle w:val="3"/>
      </w:pPr>
      <w:r w:rsidRPr="00CE4C59">
        <w:t>5. 示例：接收一个字节</w:t>
      </w:r>
    </w:p>
    <w:p w14:paraId="77E10861" w14:textId="77777777" w:rsidR="00F260AF" w:rsidRPr="00CE4C59" w:rsidRDefault="00F260AF" w:rsidP="00F260AF">
      <w:r w:rsidRPr="00CE4C59">
        <w:t xml:space="preserve">uint8_t </w:t>
      </w:r>
      <w:proofErr w:type="spellStart"/>
      <w:r w:rsidRPr="00CE4C59">
        <w:t>USART_</w:t>
      </w:r>
      <w:proofErr w:type="gramStart"/>
      <w:r w:rsidRPr="00CE4C59">
        <w:t>ReceiveByte</w:t>
      </w:r>
      <w:proofErr w:type="spellEnd"/>
      <w:r w:rsidRPr="00CE4C59">
        <w:t>(</w:t>
      </w:r>
      <w:proofErr w:type="spellStart"/>
      <w:proofErr w:type="gramEnd"/>
      <w:r w:rsidRPr="00CE4C59">
        <w:t>USART_TypeDef</w:t>
      </w:r>
      <w:proofErr w:type="spellEnd"/>
      <w:r w:rsidRPr="00CE4C59">
        <w:t xml:space="preserve">* </w:t>
      </w:r>
      <w:proofErr w:type="spellStart"/>
      <w:r w:rsidRPr="00CE4C59">
        <w:t>USARTx</w:t>
      </w:r>
      <w:proofErr w:type="spellEnd"/>
      <w:r w:rsidRPr="00CE4C59">
        <w:t>)</w:t>
      </w:r>
    </w:p>
    <w:p w14:paraId="0F0B73B1" w14:textId="77777777" w:rsidR="00F260AF" w:rsidRPr="00CE4C59" w:rsidRDefault="00F260AF" w:rsidP="00F260AF">
      <w:r w:rsidRPr="00CE4C59">
        <w:t>{</w:t>
      </w:r>
    </w:p>
    <w:p w14:paraId="456209EB" w14:textId="77777777" w:rsidR="00F260AF" w:rsidRPr="00CE4C59" w:rsidRDefault="00F260AF" w:rsidP="00F260AF">
      <w:r w:rsidRPr="00CE4C59">
        <w:t xml:space="preserve">    while (</w:t>
      </w:r>
      <w:proofErr w:type="spellStart"/>
      <w:r w:rsidRPr="00CE4C59">
        <w:t>USART_GetFlagStatus</w:t>
      </w:r>
      <w:proofErr w:type="spellEnd"/>
      <w:r w:rsidRPr="00CE4C59">
        <w:t>(</w:t>
      </w:r>
      <w:proofErr w:type="spellStart"/>
      <w:r w:rsidRPr="00CE4C59">
        <w:t>USARTx</w:t>
      </w:r>
      <w:proofErr w:type="spellEnd"/>
      <w:r w:rsidRPr="00CE4C59">
        <w:t>, USART_FLAG_RXNE) == RESET); // 等待接收完成</w:t>
      </w:r>
    </w:p>
    <w:p w14:paraId="5D235430" w14:textId="77777777" w:rsidR="00F260AF" w:rsidRPr="00CE4C59" w:rsidRDefault="00F260AF" w:rsidP="00F260AF">
      <w:r w:rsidRPr="00CE4C59">
        <w:t xml:space="preserve">    return </w:t>
      </w:r>
      <w:proofErr w:type="gramStart"/>
      <w:r w:rsidRPr="00CE4C59">
        <w:t>(uint8_t)</w:t>
      </w:r>
      <w:proofErr w:type="gramEnd"/>
      <w:r w:rsidRPr="00CE4C59">
        <w:t>(</w:t>
      </w:r>
      <w:proofErr w:type="spellStart"/>
      <w:r w:rsidRPr="00CE4C59">
        <w:t>USART_ReceiveData</w:t>
      </w:r>
      <w:proofErr w:type="spellEnd"/>
      <w:proofErr w:type="gramStart"/>
      <w:r w:rsidRPr="00CE4C59">
        <w:t>(</w:t>
      </w:r>
      <w:proofErr w:type="spellStart"/>
      <w:r w:rsidRPr="00CE4C59">
        <w:t>USARTx</w:t>
      </w:r>
      <w:proofErr w:type="spellEnd"/>
      <w:r w:rsidRPr="00CE4C59">
        <w:t>)</w:t>
      </w:r>
      <w:proofErr w:type="gramEnd"/>
      <w:r w:rsidRPr="00CE4C59">
        <w:t xml:space="preserve"> &amp; 0xFF)</w:t>
      </w:r>
      <w:proofErr w:type="gramStart"/>
      <w:r w:rsidRPr="00CE4C59">
        <w:t>; // 只</w:t>
      </w:r>
      <w:proofErr w:type="gramEnd"/>
      <w:r w:rsidRPr="00CE4C59">
        <w:t>取</w:t>
      </w:r>
      <w:proofErr w:type="gramStart"/>
      <w:r w:rsidRPr="00CE4C59">
        <w:t xml:space="preserve">低 8 </w:t>
      </w:r>
      <w:proofErr w:type="gramEnd"/>
      <w:r w:rsidRPr="00CE4C59">
        <w:t>位</w:t>
      </w:r>
    </w:p>
    <w:p w14:paraId="2F618AC8" w14:textId="77777777" w:rsidR="00F260AF" w:rsidRPr="00CE4C59" w:rsidRDefault="00F260AF" w:rsidP="00F260AF">
      <w:r w:rsidRPr="00CE4C59">
        <w:t>}</w:t>
      </w:r>
    </w:p>
    <w:p w14:paraId="4C15F039" w14:textId="77777777" w:rsidR="00F260AF" w:rsidRPr="00CE4C59" w:rsidRDefault="00000000" w:rsidP="00F260AF">
      <w:r>
        <w:pict w14:anchorId="50EC8626">
          <v:rect id="_x0000_i1277" style="width:0;height:1.5pt" o:hralign="center" o:hrstd="t" o:hr="t" fillcolor="#a0a0a0" stroked="f"/>
        </w:pict>
      </w:r>
    </w:p>
    <w:p w14:paraId="00ADA52F" w14:textId="77777777" w:rsidR="00F260AF" w:rsidRPr="00CE4C59" w:rsidRDefault="00F260AF" w:rsidP="00F260AF">
      <w:pPr>
        <w:pStyle w:val="3"/>
      </w:pPr>
      <w:r w:rsidRPr="00CE4C59">
        <w:t>6. 示例：轮询接收字符串</w:t>
      </w:r>
    </w:p>
    <w:p w14:paraId="20A6B3D3" w14:textId="77777777" w:rsidR="00F260AF" w:rsidRPr="00CE4C59" w:rsidRDefault="00F260AF" w:rsidP="00F260AF">
      <w:r w:rsidRPr="00CE4C59">
        <w:t xml:space="preserve">void </w:t>
      </w:r>
      <w:proofErr w:type="spellStart"/>
      <w:r w:rsidRPr="00CE4C59">
        <w:t>USART_</w:t>
      </w:r>
      <w:proofErr w:type="gramStart"/>
      <w:r w:rsidRPr="00CE4C59">
        <w:t>ReceiveString</w:t>
      </w:r>
      <w:proofErr w:type="spellEnd"/>
      <w:r w:rsidRPr="00CE4C59">
        <w:t>(</w:t>
      </w:r>
      <w:proofErr w:type="spellStart"/>
      <w:proofErr w:type="gramEnd"/>
      <w:r w:rsidRPr="00CE4C59">
        <w:t>USART_TypeDef</w:t>
      </w:r>
      <w:proofErr w:type="spellEnd"/>
      <w:r w:rsidRPr="00CE4C59">
        <w:t xml:space="preserve">* </w:t>
      </w:r>
      <w:proofErr w:type="spellStart"/>
      <w:r w:rsidRPr="00CE4C59">
        <w:t>USARTx</w:t>
      </w:r>
      <w:proofErr w:type="spellEnd"/>
      <w:r w:rsidRPr="00CE4C59">
        <w:t xml:space="preserve">, char* buffer, uint16_t </w:t>
      </w:r>
      <w:proofErr w:type="spellStart"/>
      <w:r w:rsidRPr="00CE4C59">
        <w:t>maxLen</w:t>
      </w:r>
      <w:proofErr w:type="spellEnd"/>
      <w:r w:rsidRPr="00CE4C59">
        <w:t>)</w:t>
      </w:r>
    </w:p>
    <w:p w14:paraId="364D5E86" w14:textId="77777777" w:rsidR="00F260AF" w:rsidRPr="00CE4C59" w:rsidRDefault="00F260AF" w:rsidP="00F260AF">
      <w:r w:rsidRPr="00CE4C59">
        <w:t>{</w:t>
      </w:r>
    </w:p>
    <w:p w14:paraId="51301AD9" w14:textId="77777777" w:rsidR="00F260AF" w:rsidRPr="00CE4C59" w:rsidRDefault="00F260AF" w:rsidP="00F260AF">
      <w:r w:rsidRPr="00CE4C59">
        <w:t xml:space="preserve">    uint16_t </w:t>
      </w:r>
      <w:proofErr w:type="spellStart"/>
      <w:r w:rsidRPr="00CE4C59">
        <w:t>i</w:t>
      </w:r>
      <w:proofErr w:type="spellEnd"/>
      <w:r w:rsidRPr="00CE4C59">
        <w:t xml:space="preserve"> = 0;</w:t>
      </w:r>
    </w:p>
    <w:p w14:paraId="3D82E906" w14:textId="77777777" w:rsidR="00F260AF" w:rsidRPr="00CE4C59" w:rsidRDefault="00F260AF" w:rsidP="00F260AF">
      <w:r w:rsidRPr="00CE4C59">
        <w:t xml:space="preserve">    while (</w:t>
      </w:r>
      <w:proofErr w:type="spellStart"/>
      <w:r w:rsidRPr="00CE4C59">
        <w:t>i</w:t>
      </w:r>
      <w:proofErr w:type="spellEnd"/>
      <w:r w:rsidRPr="00CE4C59">
        <w:t xml:space="preserve"> &lt; </w:t>
      </w:r>
      <w:proofErr w:type="spellStart"/>
      <w:r w:rsidRPr="00CE4C59">
        <w:t>maxLen</w:t>
      </w:r>
      <w:proofErr w:type="spellEnd"/>
      <w:r w:rsidRPr="00CE4C59">
        <w:t xml:space="preserve"> - 1)</w:t>
      </w:r>
    </w:p>
    <w:p w14:paraId="62325E20" w14:textId="77777777" w:rsidR="00F260AF" w:rsidRPr="00CE4C59" w:rsidRDefault="00F260AF" w:rsidP="00F260AF">
      <w:r w:rsidRPr="00CE4C59">
        <w:t xml:space="preserve">    {</w:t>
      </w:r>
    </w:p>
    <w:p w14:paraId="4151CE63" w14:textId="77777777" w:rsidR="00F260AF" w:rsidRPr="00CE4C59" w:rsidRDefault="00F260AF" w:rsidP="00F260AF">
      <w:r w:rsidRPr="00CE4C59">
        <w:t xml:space="preserve">        while (</w:t>
      </w:r>
      <w:proofErr w:type="spellStart"/>
      <w:r w:rsidRPr="00CE4C59">
        <w:t>USART_GetFlagStatus</w:t>
      </w:r>
      <w:proofErr w:type="spellEnd"/>
      <w:r w:rsidRPr="00CE4C59">
        <w:t>(</w:t>
      </w:r>
      <w:proofErr w:type="spellStart"/>
      <w:r w:rsidRPr="00CE4C59">
        <w:t>USARTx</w:t>
      </w:r>
      <w:proofErr w:type="spellEnd"/>
      <w:r w:rsidRPr="00CE4C59">
        <w:t>, USART_FLAG_RXNE) == RESET); // 等待数据</w:t>
      </w:r>
    </w:p>
    <w:p w14:paraId="7A6780DB" w14:textId="77777777" w:rsidR="00F260AF" w:rsidRPr="00CE4C59" w:rsidRDefault="00F260AF" w:rsidP="00F260AF">
      <w:r w:rsidRPr="00CE4C59">
        <w:t xml:space="preserve">        char c = (char)(</w:t>
      </w:r>
      <w:proofErr w:type="spellStart"/>
      <w:r w:rsidRPr="00CE4C59">
        <w:t>USART_</w:t>
      </w:r>
      <w:proofErr w:type="gramStart"/>
      <w:r w:rsidRPr="00CE4C59">
        <w:t>ReceiveData</w:t>
      </w:r>
      <w:proofErr w:type="spellEnd"/>
      <w:r w:rsidRPr="00CE4C59">
        <w:t>(</w:t>
      </w:r>
      <w:proofErr w:type="spellStart"/>
      <w:proofErr w:type="gramEnd"/>
      <w:r w:rsidRPr="00CE4C59">
        <w:t>USARTx</w:t>
      </w:r>
      <w:proofErr w:type="spellEnd"/>
      <w:r w:rsidRPr="00CE4C59">
        <w:t>) &amp; 0xFF);</w:t>
      </w:r>
    </w:p>
    <w:p w14:paraId="6FC74A0A" w14:textId="77777777" w:rsidR="00F260AF" w:rsidRPr="00CE4C59" w:rsidRDefault="00F260AF" w:rsidP="00F260AF">
      <w:r w:rsidRPr="00CE4C59">
        <w:t xml:space="preserve">        if (c == '\n') break; // 遇到换行符就结束</w:t>
      </w:r>
    </w:p>
    <w:p w14:paraId="4B7064D5" w14:textId="77777777" w:rsidR="00F260AF" w:rsidRPr="00CE4C59" w:rsidRDefault="00F260AF" w:rsidP="00F260AF">
      <w:r w:rsidRPr="00CE4C59">
        <w:t xml:space="preserve">        buffer[</w:t>
      </w:r>
      <w:proofErr w:type="spellStart"/>
      <w:r w:rsidRPr="00CE4C59">
        <w:t>i</w:t>
      </w:r>
      <w:proofErr w:type="spellEnd"/>
      <w:r w:rsidRPr="00CE4C59">
        <w:t>++] = c;</w:t>
      </w:r>
    </w:p>
    <w:p w14:paraId="31D91B51" w14:textId="77777777" w:rsidR="00F260AF" w:rsidRPr="00CE4C59" w:rsidRDefault="00F260AF" w:rsidP="00F260AF">
      <w:r w:rsidRPr="00CE4C59">
        <w:t xml:space="preserve">    }</w:t>
      </w:r>
    </w:p>
    <w:p w14:paraId="70F9C764" w14:textId="77777777" w:rsidR="00F260AF" w:rsidRPr="00CE4C59" w:rsidRDefault="00F260AF" w:rsidP="00F260AF">
      <w:r w:rsidRPr="00CE4C59">
        <w:t xml:space="preserve">    buffer[</w:t>
      </w:r>
      <w:proofErr w:type="spellStart"/>
      <w:r w:rsidRPr="00CE4C59">
        <w:t>i</w:t>
      </w:r>
      <w:proofErr w:type="spellEnd"/>
      <w:r w:rsidRPr="00CE4C59">
        <w:t>] = '\0'; // 字符串结尾</w:t>
      </w:r>
    </w:p>
    <w:p w14:paraId="396346C8" w14:textId="77777777" w:rsidR="00F260AF" w:rsidRPr="00CE4C59" w:rsidRDefault="00F260AF" w:rsidP="00F260AF">
      <w:r w:rsidRPr="00CE4C59">
        <w:t>}</w:t>
      </w:r>
    </w:p>
    <w:p w14:paraId="309F3F73" w14:textId="77777777" w:rsidR="00F260AF" w:rsidRPr="00CE4C59" w:rsidRDefault="00000000" w:rsidP="00F260AF">
      <w:r>
        <w:pict w14:anchorId="1CE33A52">
          <v:rect id="_x0000_i1278" style="width:0;height:1.5pt" o:hralign="center" o:hrstd="t" o:hr="t" fillcolor="#a0a0a0" stroked="f"/>
        </w:pict>
      </w:r>
    </w:p>
    <w:p w14:paraId="6851DB9E" w14:textId="77777777" w:rsidR="00F260AF" w:rsidRPr="00CE4C59" w:rsidRDefault="00F260AF" w:rsidP="00F260AF">
      <w:pPr>
        <w:pStyle w:val="3"/>
      </w:pPr>
      <w:r w:rsidRPr="00CE4C59">
        <w:rPr>
          <w:rFonts w:ascii="Segoe UI Emoji" w:hAnsi="Segoe UI Emoji" w:cs="Segoe UI Emoji"/>
        </w:rPr>
        <w:lastRenderedPageBreak/>
        <w:t>✅</w:t>
      </w:r>
      <w:r w:rsidRPr="00CE4C59">
        <w:t xml:space="preserve"> </w:t>
      </w:r>
      <w:r w:rsidRPr="00CE4C59">
        <w:rPr>
          <w:b/>
          <w:bCs/>
        </w:rPr>
        <w:t>总结</w:t>
      </w:r>
    </w:p>
    <w:p w14:paraId="2763291F" w14:textId="77777777" w:rsidR="00F260AF" w:rsidRPr="00CE4C59" w:rsidRDefault="00F260AF">
      <w:pPr>
        <w:numPr>
          <w:ilvl w:val="0"/>
          <w:numId w:val="75"/>
        </w:numPr>
      </w:pPr>
      <w:proofErr w:type="spellStart"/>
      <w:r w:rsidRPr="00CE4C59">
        <w:t>USART_ReceiveData</w:t>
      </w:r>
      <w:proofErr w:type="spellEnd"/>
      <w:r w:rsidRPr="00CE4C59">
        <w:t xml:space="preserve">() = </w:t>
      </w:r>
      <w:r w:rsidRPr="00CE4C59">
        <w:rPr>
          <w:b/>
          <w:bCs/>
        </w:rPr>
        <w:t>从 DR 寄存器取出接收的数据</w:t>
      </w:r>
      <w:r w:rsidRPr="00CE4C59">
        <w:t>。</w:t>
      </w:r>
    </w:p>
    <w:p w14:paraId="222D533E" w14:textId="77777777" w:rsidR="00F260AF" w:rsidRPr="00CE4C59" w:rsidRDefault="00F260AF">
      <w:pPr>
        <w:numPr>
          <w:ilvl w:val="0"/>
          <w:numId w:val="75"/>
        </w:numPr>
      </w:pPr>
      <w:r w:rsidRPr="00CE4C59">
        <w:t>返回值是 uint16_t，兼容 8/9 位模式。</w:t>
      </w:r>
    </w:p>
    <w:p w14:paraId="3FDF4837" w14:textId="77777777" w:rsidR="00F260AF" w:rsidRDefault="00F260AF">
      <w:pPr>
        <w:numPr>
          <w:ilvl w:val="0"/>
          <w:numId w:val="75"/>
        </w:numPr>
      </w:pPr>
      <w:r w:rsidRPr="00CE4C59">
        <w:t>使用时必须先检查 RXNE 标志，确保有数据才读。</w:t>
      </w:r>
    </w:p>
    <w:p w14:paraId="73E245E3" w14:textId="77777777" w:rsidR="00F260AF" w:rsidRDefault="00F260AF" w:rsidP="00F260AF">
      <w:pPr>
        <w:pStyle w:val="2"/>
      </w:pPr>
      <w:proofErr w:type="spellStart"/>
      <w:r w:rsidRPr="00D13463">
        <w:t>USART_GetITStatus</w:t>
      </w:r>
      <w:proofErr w:type="spellEnd"/>
      <w:r>
        <w:rPr>
          <w:rFonts w:hint="eastAsia"/>
        </w:rPr>
        <w:t>()</w:t>
      </w:r>
      <w:r>
        <w:br/>
      </w:r>
      <w:r w:rsidRPr="008272C0">
        <w:t>检查特定 USART 中断是否已触发且已使能</w:t>
      </w:r>
    </w:p>
    <w:p w14:paraId="4AA0027C" w14:textId="77777777" w:rsidR="00F260AF" w:rsidRPr="008272C0" w:rsidRDefault="00F260AF" w:rsidP="00F260AF">
      <w:proofErr w:type="spellStart"/>
      <w:r w:rsidRPr="008272C0">
        <w:t>ITStatus</w:t>
      </w:r>
      <w:proofErr w:type="spellEnd"/>
      <w:r w:rsidRPr="008272C0">
        <w:t xml:space="preserve"> </w:t>
      </w:r>
      <w:proofErr w:type="spellStart"/>
      <w:r w:rsidRPr="008272C0">
        <w:t>USART_GetITStatus</w:t>
      </w:r>
      <w:proofErr w:type="spellEnd"/>
      <w:r w:rsidRPr="008272C0">
        <w:t>(</w:t>
      </w:r>
      <w:proofErr w:type="spellStart"/>
      <w:r w:rsidRPr="008272C0">
        <w:t>USART_TypeDef</w:t>
      </w:r>
      <w:proofErr w:type="spellEnd"/>
      <w:r w:rsidRPr="008272C0">
        <w:t xml:space="preserve">* </w:t>
      </w:r>
      <w:proofErr w:type="spellStart"/>
      <w:r w:rsidRPr="008272C0">
        <w:t>USARTx</w:t>
      </w:r>
      <w:proofErr w:type="spellEnd"/>
      <w:r w:rsidRPr="008272C0">
        <w:t>, uint16_t USART_IT);是 STM32 标准外设库中用于检查特定 USART 中断是否已触发且已使能的函数。</w:t>
      </w:r>
    </w:p>
    <w:p w14:paraId="778C33F9" w14:textId="77777777" w:rsidR="00F260AF" w:rsidRPr="008272C0" w:rsidRDefault="00F260AF" w:rsidP="00F260AF">
      <w:pPr>
        <w:pStyle w:val="3"/>
      </w:pPr>
      <w:r w:rsidRPr="008272C0">
        <w:t>函数功能详解：</w:t>
      </w:r>
    </w:p>
    <w:p w14:paraId="58B2CAFF" w14:textId="77777777" w:rsidR="00F260AF" w:rsidRPr="008272C0" w:rsidRDefault="00F260AF">
      <w:pPr>
        <w:numPr>
          <w:ilvl w:val="0"/>
          <w:numId w:val="316"/>
        </w:numPr>
      </w:pPr>
      <w:r w:rsidRPr="008272C0">
        <w:rPr>
          <w:rFonts w:ascii="Times New Roman" w:hAnsi="Times New Roman" w:cs="Times New Roman"/>
        </w:rPr>
        <w:t>​</w:t>
      </w:r>
      <w:r w:rsidRPr="008272C0">
        <w:rPr>
          <w:b/>
          <w:bCs/>
        </w:rPr>
        <w:t>参数说明</w:t>
      </w:r>
      <w:r w:rsidRPr="008272C0">
        <w:rPr>
          <w:rFonts w:ascii="Times New Roman" w:hAnsi="Times New Roman" w:cs="Times New Roman"/>
        </w:rPr>
        <w:t>​</w:t>
      </w:r>
      <w:r w:rsidRPr="008272C0">
        <w:t>：</w:t>
      </w:r>
    </w:p>
    <w:p w14:paraId="5E227612" w14:textId="77777777" w:rsidR="00F260AF" w:rsidRPr="008272C0" w:rsidRDefault="00F260AF">
      <w:pPr>
        <w:numPr>
          <w:ilvl w:val="1"/>
          <w:numId w:val="316"/>
        </w:numPr>
      </w:pPr>
      <w:proofErr w:type="spellStart"/>
      <w:r w:rsidRPr="008272C0">
        <w:t>USARTx</w:t>
      </w:r>
      <w:proofErr w:type="spellEnd"/>
      <w:r w:rsidRPr="008272C0">
        <w:t>：指定要操作的 USART 外设（如 USART1、USART2 等）。</w:t>
      </w:r>
    </w:p>
    <w:p w14:paraId="6B187DC8" w14:textId="77777777" w:rsidR="00F260AF" w:rsidRPr="008272C0" w:rsidRDefault="00F260AF">
      <w:pPr>
        <w:numPr>
          <w:ilvl w:val="1"/>
          <w:numId w:val="316"/>
        </w:numPr>
      </w:pPr>
      <w:r w:rsidRPr="008272C0">
        <w:t>USART_IT：指定</w:t>
      </w:r>
      <w:r w:rsidRPr="008272C0">
        <w:rPr>
          <w:color w:val="EE0000"/>
        </w:rPr>
        <w:t>要检查的中断类型</w:t>
      </w:r>
      <w:r w:rsidRPr="008272C0">
        <w:t>，例如：</w:t>
      </w:r>
    </w:p>
    <w:p w14:paraId="259E5B6B" w14:textId="77777777" w:rsidR="00F260AF" w:rsidRPr="008272C0" w:rsidRDefault="00F260AF">
      <w:pPr>
        <w:numPr>
          <w:ilvl w:val="2"/>
          <w:numId w:val="316"/>
        </w:numPr>
      </w:pPr>
      <w:r w:rsidRPr="008272C0">
        <w:t>USART_IT_RXNE（接收数据寄存器非空中断）</w:t>
      </w:r>
    </w:p>
    <w:p w14:paraId="4725D1CA" w14:textId="77777777" w:rsidR="00F260AF" w:rsidRPr="008272C0" w:rsidRDefault="00F260AF">
      <w:pPr>
        <w:numPr>
          <w:ilvl w:val="2"/>
          <w:numId w:val="316"/>
        </w:numPr>
      </w:pPr>
      <w:r w:rsidRPr="008272C0">
        <w:t>USART_IT_TC（发送完成中断）</w:t>
      </w:r>
    </w:p>
    <w:p w14:paraId="10EE1BE3" w14:textId="77777777" w:rsidR="00F260AF" w:rsidRPr="008272C0" w:rsidRDefault="00F260AF">
      <w:pPr>
        <w:numPr>
          <w:ilvl w:val="2"/>
          <w:numId w:val="316"/>
        </w:numPr>
      </w:pPr>
      <w:r w:rsidRPr="008272C0">
        <w:t>USART_IT_TXE（发送数据寄存器空中断）</w:t>
      </w:r>
    </w:p>
    <w:p w14:paraId="19B07D5A" w14:textId="77777777" w:rsidR="00F260AF" w:rsidRPr="008272C0" w:rsidRDefault="00F260AF">
      <w:pPr>
        <w:numPr>
          <w:ilvl w:val="2"/>
          <w:numId w:val="316"/>
        </w:numPr>
      </w:pPr>
      <w:r w:rsidRPr="008272C0">
        <w:t>其他中断类型如 USART_IT_IDLE（空闲线路中断）、USART_IT_ORE（过载错误中断）等。</w:t>
      </w:r>
    </w:p>
    <w:p w14:paraId="22C5ADC7" w14:textId="77777777" w:rsidR="00F260AF" w:rsidRPr="008272C0" w:rsidRDefault="00F260AF">
      <w:pPr>
        <w:numPr>
          <w:ilvl w:val="0"/>
          <w:numId w:val="316"/>
        </w:numPr>
      </w:pPr>
      <w:r w:rsidRPr="008272C0">
        <w:rPr>
          <w:rFonts w:ascii="Times New Roman" w:hAnsi="Times New Roman" w:cs="Times New Roman"/>
        </w:rPr>
        <w:t>​</w:t>
      </w:r>
      <w:r w:rsidRPr="008272C0">
        <w:rPr>
          <w:b/>
          <w:bCs/>
        </w:rPr>
        <w:t>返回值</w:t>
      </w:r>
      <w:r w:rsidRPr="008272C0">
        <w:rPr>
          <w:rFonts w:ascii="Times New Roman" w:hAnsi="Times New Roman" w:cs="Times New Roman"/>
        </w:rPr>
        <w:t>​</w:t>
      </w:r>
      <w:r w:rsidRPr="008272C0">
        <w:t>：</w:t>
      </w:r>
    </w:p>
    <w:p w14:paraId="14A87B18" w14:textId="77777777" w:rsidR="00F260AF" w:rsidRPr="008272C0" w:rsidRDefault="00F260AF">
      <w:pPr>
        <w:numPr>
          <w:ilvl w:val="1"/>
          <w:numId w:val="316"/>
        </w:numPr>
      </w:pPr>
      <w:r w:rsidRPr="008272C0">
        <w:t>返回 SET（非零值）表示指定的中断</w:t>
      </w:r>
      <w:r w:rsidRPr="008272C0">
        <w:rPr>
          <w:b/>
          <w:bCs/>
          <w:color w:val="EE0000"/>
        </w:rPr>
        <w:t>已使能且其状态标志位被置</w:t>
      </w:r>
      <w:proofErr w:type="gramStart"/>
      <w:r w:rsidRPr="008272C0">
        <w:rPr>
          <w:b/>
          <w:bCs/>
          <w:color w:val="EE0000"/>
        </w:rPr>
        <w:t>位</w:t>
      </w:r>
      <w:r w:rsidRPr="008272C0">
        <w:rPr>
          <w:rFonts w:ascii="Times New Roman" w:hAnsi="Times New Roman" w:cs="Times New Roman"/>
          <w:color w:val="EE0000"/>
        </w:rPr>
        <w:t>​</w:t>
      </w:r>
      <w:r w:rsidRPr="008272C0">
        <w:t>（</w:t>
      </w:r>
      <w:proofErr w:type="gramEnd"/>
      <w:r w:rsidRPr="008272C0">
        <w:t>即中断条件满足）。</w:t>
      </w:r>
    </w:p>
    <w:p w14:paraId="1E870C5B" w14:textId="77777777" w:rsidR="00F260AF" w:rsidRPr="008272C0" w:rsidRDefault="00F260AF">
      <w:pPr>
        <w:numPr>
          <w:ilvl w:val="1"/>
          <w:numId w:val="316"/>
        </w:numPr>
      </w:pPr>
      <w:r w:rsidRPr="008272C0">
        <w:t>返回 RESET（零值）表示中断未触发或未使能。</w:t>
      </w:r>
    </w:p>
    <w:p w14:paraId="3DF1C139" w14:textId="77777777" w:rsidR="00F260AF" w:rsidRPr="008272C0" w:rsidRDefault="00F260AF">
      <w:pPr>
        <w:numPr>
          <w:ilvl w:val="0"/>
          <w:numId w:val="316"/>
        </w:numPr>
      </w:pPr>
      <w:r w:rsidRPr="008272C0">
        <w:rPr>
          <w:rFonts w:ascii="Times New Roman" w:hAnsi="Times New Roman" w:cs="Times New Roman"/>
        </w:rPr>
        <w:t>​</w:t>
      </w:r>
      <w:r w:rsidRPr="008272C0">
        <w:rPr>
          <w:b/>
          <w:bCs/>
        </w:rPr>
        <w:t>内部机制</w:t>
      </w:r>
      <w:r w:rsidRPr="008272C0">
        <w:rPr>
          <w:rFonts w:ascii="Times New Roman" w:hAnsi="Times New Roman" w:cs="Times New Roman"/>
        </w:rPr>
        <w:t>​</w:t>
      </w:r>
      <w:r w:rsidRPr="008272C0">
        <w:t>：</w:t>
      </w:r>
    </w:p>
    <w:p w14:paraId="7E8E6A17" w14:textId="77777777" w:rsidR="00F260AF" w:rsidRPr="008272C0" w:rsidRDefault="00F260AF">
      <w:pPr>
        <w:numPr>
          <w:ilvl w:val="1"/>
          <w:numId w:val="316"/>
        </w:numPr>
      </w:pPr>
      <w:r w:rsidRPr="008272C0">
        <w:t>该函数会</w:t>
      </w:r>
      <w:r w:rsidRPr="008272C0">
        <w:rPr>
          <w:b/>
          <w:bCs/>
        </w:rPr>
        <w:t>同时检查两个条件</w:t>
      </w:r>
      <w:r w:rsidRPr="008272C0">
        <w:rPr>
          <w:rFonts w:ascii="Times New Roman" w:hAnsi="Times New Roman" w:cs="Times New Roman"/>
        </w:rPr>
        <w:t>​</w:t>
      </w:r>
      <w:r w:rsidRPr="008272C0">
        <w:t>：</w:t>
      </w:r>
    </w:p>
    <w:p w14:paraId="3888F203" w14:textId="77777777" w:rsidR="00F260AF" w:rsidRPr="008272C0" w:rsidRDefault="00F260AF">
      <w:pPr>
        <w:numPr>
          <w:ilvl w:val="2"/>
          <w:numId w:val="317"/>
        </w:numPr>
      </w:pPr>
      <w:r w:rsidRPr="008272C0">
        <w:rPr>
          <w:rFonts w:ascii="Times New Roman" w:hAnsi="Times New Roman" w:cs="Times New Roman"/>
        </w:rPr>
        <w:t>​</w:t>
      </w:r>
      <w:r w:rsidRPr="008272C0">
        <w:rPr>
          <w:b/>
          <w:bCs/>
        </w:rPr>
        <w:t>中断标志位状态</w:t>
      </w:r>
      <w:r w:rsidRPr="008272C0">
        <w:rPr>
          <w:rFonts w:ascii="Times New Roman" w:hAnsi="Times New Roman" w:cs="Times New Roman"/>
        </w:rPr>
        <w:t>​</w:t>
      </w:r>
      <w:r w:rsidRPr="008272C0">
        <w:t>：读取状态寄存器（</w:t>
      </w:r>
      <w:proofErr w:type="spellStart"/>
      <w:r w:rsidRPr="008272C0">
        <w:t>USARTx</w:t>
      </w:r>
      <w:proofErr w:type="spellEnd"/>
      <w:r w:rsidRPr="008272C0">
        <w:t>-&gt;SR）中的特定标志位（如对于 USART_IT_RXNE，检查 SR.RXNE位是否为 1）。</w:t>
      </w:r>
    </w:p>
    <w:p w14:paraId="78B92817" w14:textId="77777777" w:rsidR="00F260AF" w:rsidRPr="008272C0" w:rsidRDefault="00F260AF">
      <w:pPr>
        <w:numPr>
          <w:ilvl w:val="2"/>
          <w:numId w:val="317"/>
        </w:numPr>
      </w:pPr>
      <w:r w:rsidRPr="008272C0">
        <w:rPr>
          <w:rFonts w:ascii="Times New Roman" w:hAnsi="Times New Roman" w:cs="Times New Roman"/>
        </w:rPr>
        <w:t>​</w:t>
      </w:r>
      <w:r w:rsidRPr="008272C0">
        <w:rPr>
          <w:b/>
          <w:bCs/>
        </w:rPr>
        <w:t>中断使能位状态</w:t>
      </w:r>
      <w:r w:rsidRPr="008272C0">
        <w:rPr>
          <w:rFonts w:ascii="Times New Roman" w:hAnsi="Times New Roman" w:cs="Times New Roman"/>
        </w:rPr>
        <w:t>​</w:t>
      </w:r>
      <w:r w:rsidRPr="008272C0">
        <w:t>：读取控制寄存器（</w:t>
      </w:r>
      <w:proofErr w:type="spellStart"/>
      <w:r w:rsidRPr="008272C0">
        <w:t>USARTx</w:t>
      </w:r>
      <w:proofErr w:type="spellEnd"/>
      <w:r w:rsidRPr="008272C0">
        <w:t>-&gt;CR1或 CR2、CR3）中对应的中断使能位（如对于 USART_IT_RXNE，检查 CR1.RXNEIE位是否为 1）。</w:t>
      </w:r>
    </w:p>
    <w:p w14:paraId="7243F3BD" w14:textId="77777777" w:rsidR="00F260AF" w:rsidRPr="008272C0" w:rsidRDefault="00F260AF">
      <w:pPr>
        <w:numPr>
          <w:ilvl w:val="1"/>
          <w:numId w:val="316"/>
        </w:numPr>
      </w:pPr>
      <w:r w:rsidRPr="008272C0">
        <w:lastRenderedPageBreak/>
        <w:t>仅当</w:t>
      </w:r>
      <w:r w:rsidRPr="008272C0">
        <w:rPr>
          <w:b/>
          <w:bCs/>
        </w:rPr>
        <w:t>中断使能位为 1 且状态标志位为 1</w:t>
      </w:r>
      <w:r w:rsidRPr="008272C0">
        <w:rPr>
          <w:rFonts w:ascii="Times New Roman" w:hAnsi="Times New Roman" w:cs="Times New Roman"/>
        </w:rPr>
        <w:t>​</w:t>
      </w:r>
      <w:r w:rsidRPr="008272C0">
        <w:t xml:space="preserve"> 时，函数才返回 SET。</w:t>
      </w:r>
    </w:p>
    <w:p w14:paraId="33EA7D64" w14:textId="77777777" w:rsidR="00F260AF" w:rsidRPr="008272C0" w:rsidRDefault="00F260AF" w:rsidP="00F260AF">
      <w:pPr>
        <w:pStyle w:val="3"/>
      </w:pPr>
      <w:r w:rsidRPr="008272C0">
        <w:t xml:space="preserve">与 </w:t>
      </w:r>
      <w:proofErr w:type="spellStart"/>
      <w:r w:rsidRPr="008272C0">
        <w:t>USART_GetFlagStatus</w:t>
      </w:r>
      <w:proofErr w:type="spellEnd"/>
      <w:r w:rsidRPr="008272C0">
        <w:t>的区别：</w:t>
      </w:r>
    </w:p>
    <w:p w14:paraId="45D9362D" w14:textId="77777777" w:rsidR="00F260AF" w:rsidRPr="008272C0" w:rsidRDefault="00F260AF">
      <w:pPr>
        <w:numPr>
          <w:ilvl w:val="0"/>
          <w:numId w:val="318"/>
        </w:numPr>
      </w:pPr>
      <w:proofErr w:type="spellStart"/>
      <w:r w:rsidRPr="008272C0">
        <w:t>USART_GetFlagStatus</w:t>
      </w:r>
      <w:proofErr w:type="spellEnd"/>
      <w:r w:rsidRPr="008272C0">
        <w:t>(</w:t>
      </w:r>
      <w:proofErr w:type="spellStart"/>
      <w:r w:rsidRPr="008272C0">
        <w:t>USARTx</w:t>
      </w:r>
      <w:proofErr w:type="spellEnd"/>
      <w:r w:rsidRPr="008272C0">
        <w:t>, USART_FLAG_XXX)</w:t>
      </w:r>
      <w:r w:rsidRPr="008272C0">
        <w:rPr>
          <w:rFonts w:ascii="Times New Roman" w:hAnsi="Times New Roman" w:cs="Times New Roman"/>
        </w:rPr>
        <w:t>​</w:t>
      </w:r>
      <w:r w:rsidRPr="008272C0">
        <w:rPr>
          <w:b/>
          <w:bCs/>
          <w:color w:val="EE0000"/>
        </w:rPr>
        <w:t>仅检查状态标志位</w:t>
      </w:r>
      <w:r w:rsidRPr="008272C0">
        <w:rPr>
          <w:rFonts w:ascii="Times New Roman" w:hAnsi="Times New Roman" w:cs="Times New Roman"/>
          <w:color w:val="EE0000"/>
        </w:rPr>
        <w:t>​</w:t>
      </w:r>
      <w:r w:rsidRPr="008272C0">
        <w:t>（如 SR.RXNE）是否被置位，而</w:t>
      </w:r>
      <w:r w:rsidRPr="008272C0">
        <w:rPr>
          <w:b/>
          <w:bCs/>
          <w:color w:val="EE0000"/>
        </w:rPr>
        <w:t>不考虑中断是否使能</w:t>
      </w:r>
      <w:r w:rsidRPr="008272C0">
        <w:t>。它</w:t>
      </w:r>
      <w:r w:rsidRPr="008272C0">
        <w:rPr>
          <w:color w:val="EE0000"/>
        </w:rPr>
        <w:t>直接反映硬件的当前状态</w:t>
      </w:r>
      <w:r w:rsidRPr="008272C0">
        <w:t>。</w:t>
      </w:r>
    </w:p>
    <w:p w14:paraId="390035D0" w14:textId="77777777" w:rsidR="00F260AF" w:rsidRPr="008272C0" w:rsidRDefault="00F260AF">
      <w:pPr>
        <w:numPr>
          <w:ilvl w:val="0"/>
          <w:numId w:val="318"/>
        </w:numPr>
      </w:pPr>
      <w:proofErr w:type="spellStart"/>
      <w:r w:rsidRPr="008272C0">
        <w:t>USART_GetITStatus</w:t>
      </w:r>
      <w:proofErr w:type="spellEnd"/>
      <w:r w:rsidRPr="008272C0">
        <w:t>则用于</w:t>
      </w:r>
      <w:r w:rsidRPr="008272C0">
        <w:rPr>
          <w:color w:val="EE0000"/>
        </w:rPr>
        <w:t>中断上下文</w:t>
      </w:r>
      <w:r w:rsidRPr="008272C0">
        <w:t>，它</w:t>
      </w:r>
      <w:r w:rsidRPr="008272C0">
        <w:rPr>
          <w:b/>
          <w:bCs/>
        </w:rPr>
        <w:t>同时</w:t>
      </w:r>
      <w:r w:rsidRPr="008272C0">
        <w:rPr>
          <w:b/>
          <w:bCs/>
          <w:color w:val="EE0000"/>
        </w:rPr>
        <w:t>检查状态标志和中断使能位</w:t>
      </w:r>
      <w:r w:rsidRPr="008272C0">
        <w:t>，以确定该中断是否有效且已被处理器接收。</w:t>
      </w:r>
    </w:p>
    <w:p w14:paraId="581D41C1" w14:textId="77777777" w:rsidR="00F260AF" w:rsidRPr="008272C0" w:rsidRDefault="00F260AF" w:rsidP="00F260AF">
      <w:pPr>
        <w:pStyle w:val="3"/>
      </w:pPr>
      <w:r w:rsidRPr="008272C0">
        <w:t>典型应用场景：</w:t>
      </w:r>
    </w:p>
    <w:p w14:paraId="7570771B" w14:textId="77777777" w:rsidR="00F260AF" w:rsidRPr="008272C0" w:rsidRDefault="00F260AF" w:rsidP="00F260AF">
      <w:r w:rsidRPr="008272C0">
        <w:t xml:space="preserve">该函数通常用于 </w:t>
      </w:r>
      <w:r w:rsidRPr="008272C0">
        <w:rPr>
          <w:rFonts w:ascii="Times New Roman" w:hAnsi="Times New Roman" w:cs="Times New Roman"/>
        </w:rPr>
        <w:t>​</w:t>
      </w:r>
      <w:r w:rsidRPr="008272C0">
        <w:rPr>
          <w:b/>
          <w:bCs/>
        </w:rPr>
        <w:t>USART 中断服务函数（ISR）</w:t>
      </w:r>
      <w:r w:rsidRPr="008272C0">
        <w:rPr>
          <w:rFonts w:ascii="Times New Roman" w:hAnsi="Times New Roman" w:cs="Times New Roman"/>
          <w:b/>
          <w:bCs/>
        </w:rPr>
        <w:t>​</w:t>
      </w:r>
      <w:r w:rsidRPr="008272C0">
        <w:rPr>
          <w:rFonts w:ascii="Times New Roman" w:hAnsi="Times New Roman" w:cs="Times New Roman"/>
        </w:rPr>
        <w:t>​</w:t>
      </w:r>
      <w:r w:rsidRPr="008272C0">
        <w:t xml:space="preserve"> 中，作为判断中断来源的首要步骤。</w:t>
      </w:r>
    </w:p>
    <w:p w14:paraId="76963985" w14:textId="77777777" w:rsidR="00F260AF" w:rsidRPr="008272C0" w:rsidRDefault="00F260AF" w:rsidP="00F260AF">
      <w:r w:rsidRPr="008272C0">
        <w:t>void USART1_IRQHandler(</w:t>
      </w:r>
      <w:proofErr w:type="gramStart"/>
      <w:r w:rsidRPr="008272C0">
        <w:t>void) {</w:t>
      </w:r>
      <w:proofErr w:type="gramEnd"/>
    </w:p>
    <w:p w14:paraId="7C29A71D" w14:textId="77777777" w:rsidR="00F260AF" w:rsidRPr="008272C0" w:rsidRDefault="00F260AF" w:rsidP="00F260AF">
      <w:r w:rsidRPr="008272C0">
        <w:t xml:space="preserve">    // 检查是否发生 RXNE 中断（接收数据寄存器非空）</w:t>
      </w:r>
    </w:p>
    <w:p w14:paraId="64FCF0DB" w14:textId="77777777" w:rsidR="00F260AF" w:rsidRPr="008272C0" w:rsidRDefault="00F260AF" w:rsidP="00F260AF">
      <w:r w:rsidRPr="008272C0">
        <w:t xml:space="preserve">    if (</w:t>
      </w:r>
      <w:proofErr w:type="spellStart"/>
      <w:r w:rsidRPr="008272C0">
        <w:t>USART_</w:t>
      </w:r>
      <w:proofErr w:type="gramStart"/>
      <w:r w:rsidRPr="008272C0">
        <w:t>GetITStatus</w:t>
      </w:r>
      <w:proofErr w:type="spellEnd"/>
      <w:r w:rsidRPr="008272C0">
        <w:t>(</w:t>
      </w:r>
      <w:proofErr w:type="gramEnd"/>
      <w:r w:rsidRPr="008272C0">
        <w:t>USART1, USART_IT_RXNE</w:t>
      </w:r>
      <w:proofErr w:type="gramStart"/>
      <w:r w:rsidRPr="008272C0">
        <w:t>) !</w:t>
      </w:r>
      <w:proofErr w:type="gramEnd"/>
      <w:r w:rsidRPr="008272C0">
        <w:t xml:space="preserve">= </w:t>
      </w:r>
      <w:proofErr w:type="gramStart"/>
      <w:r w:rsidRPr="008272C0">
        <w:t>RESET) {</w:t>
      </w:r>
      <w:proofErr w:type="gramEnd"/>
    </w:p>
    <w:p w14:paraId="56B0DBFF" w14:textId="77777777" w:rsidR="00F260AF" w:rsidRPr="008272C0" w:rsidRDefault="00F260AF" w:rsidP="00F260AF">
      <w:r w:rsidRPr="008272C0">
        <w:t xml:space="preserve">        // 读取接收到的数据</w:t>
      </w:r>
    </w:p>
    <w:p w14:paraId="59F4A8B1" w14:textId="77777777" w:rsidR="00F260AF" w:rsidRPr="008272C0" w:rsidRDefault="00F260AF" w:rsidP="00F260AF">
      <w:r w:rsidRPr="008272C0">
        <w:t xml:space="preserve">        uint8_t </w:t>
      </w:r>
      <w:proofErr w:type="spellStart"/>
      <w:r w:rsidRPr="008272C0">
        <w:t>receivedData</w:t>
      </w:r>
      <w:proofErr w:type="spellEnd"/>
      <w:r w:rsidRPr="008272C0">
        <w:t xml:space="preserve"> = </w:t>
      </w:r>
      <w:proofErr w:type="spellStart"/>
      <w:r w:rsidRPr="008272C0">
        <w:t>USART_</w:t>
      </w:r>
      <w:proofErr w:type="gramStart"/>
      <w:r w:rsidRPr="008272C0">
        <w:t>ReceiveData</w:t>
      </w:r>
      <w:proofErr w:type="spellEnd"/>
      <w:r w:rsidRPr="008272C0">
        <w:t>(</w:t>
      </w:r>
      <w:proofErr w:type="gramEnd"/>
      <w:r w:rsidRPr="008272C0">
        <w:t>USART1);</w:t>
      </w:r>
    </w:p>
    <w:p w14:paraId="19F86D16" w14:textId="77777777" w:rsidR="00F260AF" w:rsidRPr="008272C0" w:rsidRDefault="00F260AF" w:rsidP="00F260AF">
      <w:r w:rsidRPr="008272C0">
        <w:t xml:space="preserve">        // ... 处理数据</w:t>
      </w:r>
    </w:p>
    <w:p w14:paraId="6A7DB636" w14:textId="77777777" w:rsidR="00F260AF" w:rsidRPr="008272C0" w:rsidRDefault="00F260AF" w:rsidP="00F260AF">
      <w:r w:rsidRPr="008272C0">
        <w:t xml:space="preserve">        // 清除中断挂起位（有些标志需通过特定序列清除，如读SR后读DR）</w:t>
      </w:r>
    </w:p>
    <w:p w14:paraId="73C431EC" w14:textId="77777777" w:rsidR="00F260AF" w:rsidRPr="008272C0" w:rsidRDefault="00F260AF" w:rsidP="00F260AF">
      <w:r w:rsidRPr="008272C0">
        <w:t xml:space="preserve">        </w:t>
      </w:r>
      <w:proofErr w:type="spellStart"/>
      <w:r w:rsidRPr="008272C0">
        <w:t>USART_</w:t>
      </w:r>
      <w:proofErr w:type="gramStart"/>
      <w:r w:rsidRPr="008272C0">
        <w:t>ClearITPendingBit</w:t>
      </w:r>
      <w:proofErr w:type="spellEnd"/>
      <w:r w:rsidRPr="008272C0">
        <w:t>(</w:t>
      </w:r>
      <w:proofErr w:type="gramEnd"/>
      <w:r w:rsidRPr="008272C0">
        <w:t>USART1, USART_IT_RXNE);</w:t>
      </w:r>
    </w:p>
    <w:p w14:paraId="48BC11B0" w14:textId="77777777" w:rsidR="00F260AF" w:rsidRPr="008272C0" w:rsidRDefault="00F260AF" w:rsidP="00F260AF">
      <w:r w:rsidRPr="008272C0">
        <w:t xml:space="preserve">    }</w:t>
      </w:r>
    </w:p>
    <w:p w14:paraId="71FF5697" w14:textId="77777777" w:rsidR="00F260AF" w:rsidRPr="008272C0" w:rsidRDefault="00F260AF" w:rsidP="00F260AF">
      <w:r w:rsidRPr="008272C0">
        <w:t xml:space="preserve">    // 可检查其他类型中断，如发送完成中断</w:t>
      </w:r>
    </w:p>
    <w:p w14:paraId="6BA9CDE6" w14:textId="77777777" w:rsidR="00F260AF" w:rsidRPr="008272C0" w:rsidRDefault="00F260AF" w:rsidP="00F260AF">
      <w:r w:rsidRPr="008272C0">
        <w:t xml:space="preserve">    if (</w:t>
      </w:r>
      <w:proofErr w:type="spellStart"/>
      <w:r w:rsidRPr="008272C0">
        <w:t>USART_</w:t>
      </w:r>
      <w:proofErr w:type="gramStart"/>
      <w:r w:rsidRPr="008272C0">
        <w:t>GetITStatus</w:t>
      </w:r>
      <w:proofErr w:type="spellEnd"/>
      <w:r w:rsidRPr="008272C0">
        <w:t>(</w:t>
      </w:r>
      <w:proofErr w:type="gramEnd"/>
      <w:r w:rsidRPr="008272C0">
        <w:t>USART1, USART_IT_TC</w:t>
      </w:r>
      <w:proofErr w:type="gramStart"/>
      <w:r w:rsidRPr="008272C0">
        <w:t>) !</w:t>
      </w:r>
      <w:proofErr w:type="gramEnd"/>
      <w:r w:rsidRPr="008272C0">
        <w:t>= RESET) {</w:t>
      </w:r>
    </w:p>
    <w:p w14:paraId="6C4CD1E2" w14:textId="77777777" w:rsidR="00F260AF" w:rsidRPr="008272C0" w:rsidRDefault="00F260AF" w:rsidP="00F260AF">
      <w:r w:rsidRPr="008272C0">
        <w:t xml:space="preserve">        // 处理发送完成事务</w:t>
      </w:r>
    </w:p>
    <w:p w14:paraId="5A1CC981" w14:textId="77777777" w:rsidR="00F260AF" w:rsidRPr="008272C0" w:rsidRDefault="00F260AF" w:rsidP="00F260AF">
      <w:r w:rsidRPr="008272C0">
        <w:t xml:space="preserve">        </w:t>
      </w:r>
      <w:proofErr w:type="spellStart"/>
      <w:r w:rsidRPr="008272C0">
        <w:t>USART_</w:t>
      </w:r>
      <w:proofErr w:type="gramStart"/>
      <w:r w:rsidRPr="008272C0">
        <w:t>ClearITPendingBit</w:t>
      </w:r>
      <w:proofErr w:type="spellEnd"/>
      <w:r w:rsidRPr="008272C0">
        <w:t>(</w:t>
      </w:r>
      <w:proofErr w:type="gramEnd"/>
      <w:r w:rsidRPr="008272C0">
        <w:t>USART1, USART_IT_TC);</w:t>
      </w:r>
    </w:p>
    <w:p w14:paraId="1D6B4430" w14:textId="77777777" w:rsidR="00F260AF" w:rsidRPr="008272C0" w:rsidRDefault="00F260AF" w:rsidP="00F260AF">
      <w:r w:rsidRPr="008272C0">
        <w:t xml:space="preserve">    }</w:t>
      </w:r>
    </w:p>
    <w:p w14:paraId="3723B59D" w14:textId="77777777" w:rsidR="00F260AF" w:rsidRPr="008272C0" w:rsidRDefault="00F260AF" w:rsidP="00F260AF">
      <w:r w:rsidRPr="008272C0">
        <w:t>}</w:t>
      </w:r>
    </w:p>
    <w:p w14:paraId="6FFB0925" w14:textId="77777777" w:rsidR="00F260AF" w:rsidRPr="008272C0" w:rsidRDefault="00F260AF" w:rsidP="00F260AF">
      <w:pPr>
        <w:pStyle w:val="3"/>
      </w:pPr>
      <w:r w:rsidRPr="008272C0">
        <w:t>总结：</w:t>
      </w:r>
    </w:p>
    <w:p w14:paraId="0C9ACABA" w14:textId="77777777" w:rsidR="00F260AF" w:rsidRPr="008272C0" w:rsidRDefault="00F260AF" w:rsidP="00F260AF">
      <w:proofErr w:type="spellStart"/>
      <w:r w:rsidRPr="008272C0">
        <w:t>USART_GetITStatus</w:t>
      </w:r>
      <w:proofErr w:type="spellEnd"/>
      <w:r w:rsidRPr="008272C0">
        <w:t>是一个关键的</w:t>
      </w:r>
      <w:r w:rsidRPr="008272C0">
        <w:rPr>
          <w:color w:val="EE0000"/>
        </w:rPr>
        <w:t>中断状态查询函数</w:t>
      </w:r>
      <w:r w:rsidRPr="008272C0">
        <w:t>，它确保了只有在</w:t>
      </w:r>
      <w:r w:rsidRPr="008272C0">
        <w:rPr>
          <w:b/>
          <w:bCs/>
          <w:color w:val="EE0000"/>
        </w:rPr>
        <w:t>中断真正被使能</w:t>
      </w:r>
      <w:r w:rsidRPr="008272C0">
        <w:t>且</w:t>
      </w:r>
      <w:r w:rsidRPr="008272C0">
        <w:rPr>
          <w:b/>
          <w:bCs/>
          <w:color w:val="EE0000"/>
        </w:rPr>
        <w:t>硬件条件满足</w:t>
      </w:r>
      <w:r w:rsidRPr="008272C0">
        <w:t>时，程序</w:t>
      </w:r>
      <w:r w:rsidRPr="008272C0">
        <w:rPr>
          <w:b/>
          <w:bCs/>
          <w:color w:val="EE0000"/>
        </w:rPr>
        <w:t>才会进入相应的中断处理流程</w:t>
      </w:r>
      <w:r w:rsidRPr="008272C0">
        <w:t xml:space="preserve">。这与单纯查询标志位的 </w:t>
      </w:r>
      <w:proofErr w:type="spellStart"/>
      <w:r w:rsidRPr="008272C0">
        <w:lastRenderedPageBreak/>
        <w:t>USART_GetFlagStatus</w:t>
      </w:r>
      <w:proofErr w:type="spellEnd"/>
      <w:r w:rsidRPr="008272C0">
        <w:t>函数在应用场景和判断逻辑上有本质区别，后者更常用于</w:t>
      </w:r>
      <w:r w:rsidRPr="008272C0">
        <w:rPr>
          <w:b/>
          <w:bCs/>
          <w:color w:val="EE0000"/>
        </w:rPr>
        <w:t>轮询模式下</w:t>
      </w:r>
      <w:r w:rsidRPr="008272C0">
        <w:t>的状态检查。</w:t>
      </w:r>
    </w:p>
    <w:p w14:paraId="296005D5" w14:textId="77777777" w:rsidR="00F260AF" w:rsidRPr="008272C0" w:rsidRDefault="00F260AF" w:rsidP="00F260AF"/>
    <w:p w14:paraId="63CC820F" w14:textId="77777777" w:rsidR="00F260AF" w:rsidRDefault="00F260AF" w:rsidP="00F260AF">
      <w:pPr>
        <w:pStyle w:val="2"/>
      </w:pPr>
      <w:proofErr w:type="spellStart"/>
      <w:r w:rsidRPr="00CB6B0E">
        <w:t>USART_GetFlagStatus</w:t>
      </w:r>
      <w:proofErr w:type="spellEnd"/>
      <w:r>
        <w:rPr>
          <w:rFonts w:hint="eastAsia"/>
        </w:rPr>
        <w:t>()</w:t>
      </w:r>
      <w:r>
        <w:br/>
      </w:r>
      <w:r w:rsidRPr="00CA572C">
        <w:t>读取 USART 外设某个标志位的状态（是否被置位）</w:t>
      </w:r>
    </w:p>
    <w:p w14:paraId="37A676CE" w14:textId="77777777" w:rsidR="00F260AF" w:rsidRPr="00005331" w:rsidRDefault="00F260AF" w:rsidP="00F260AF">
      <w:r w:rsidRPr="00005331">
        <w:t xml:space="preserve">好 </w:t>
      </w:r>
      <w:r w:rsidRPr="00005331">
        <w:rPr>
          <w:rFonts w:ascii="Segoe UI Emoji" w:hAnsi="Segoe UI Emoji" w:cs="Segoe UI Emoji"/>
        </w:rPr>
        <w:t>👍</w:t>
      </w:r>
      <w:r w:rsidRPr="00005331">
        <w:t xml:space="preserve">，我来帮你详细解释 </w:t>
      </w:r>
      <w:proofErr w:type="spellStart"/>
      <w:r w:rsidRPr="00005331">
        <w:rPr>
          <w:b/>
          <w:bCs/>
        </w:rPr>
        <w:t>USART_GetFlagStatus</w:t>
      </w:r>
      <w:proofErr w:type="spellEnd"/>
      <w:r w:rsidRPr="00005331">
        <w:rPr>
          <w:b/>
          <w:bCs/>
        </w:rPr>
        <w:t>()</w:t>
      </w:r>
      <w:r w:rsidRPr="00005331">
        <w:t xml:space="preserve"> 这个函数。它是 </w:t>
      </w:r>
      <w:r w:rsidRPr="00005331">
        <w:rPr>
          <w:b/>
          <w:bCs/>
        </w:rPr>
        <w:t>STM32 标准外设库（SPL）</w:t>
      </w:r>
      <w:r w:rsidRPr="00005331">
        <w:t xml:space="preserve"> 里的一个函数，用来 </w:t>
      </w:r>
      <w:r w:rsidRPr="00005331">
        <w:rPr>
          <w:b/>
          <w:bCs/>
          <w:color w:val="EE0000"/>
        </w:rPr>
        <w:t>读取 USART 外设某个标志位的状态（是否被置位）</w:t>
      </w:r>
      <w:r w:rsidRPr="00005331">
        <w:t>。</w:t>
      </w:r>
    </w:p>
    <w:p w14:paraId="08289242" w14:textId="77777777" w:rsidR="00F260AF" w:rsidRPr="00005331" w:rsidRDefault="00000000" w:rsidP="00F260AF">
      <w:r>
        <w:pict w14:anchorId="54411F73">
          <v:rect id="_x0000_i1279" style="width:0;height:1.5pt" o:hralign="center" o:hrstd="t" o:hr="t" fillcolor="#a0a0a0" stroked="f"/>
        </w:pict>
      </w:r>
    </w:p>
    <w:p w14:paraId="177FA427" w14:textId="77777777" w:rsidR="00F260AF" w:rsidRPr="00005331" w:rsidRDefault="00F260AF" w:rsidP="00F260AF">
      <w:pPr>
        <w:pStyle w:val="3"/>
      </w:pPr>
      <w:r w:rsidRPr="00005331">
        <w:t>函数原型</w:t>
      </w:r>
    </w:p>
    <w:p w14:paraId="16C92C29" w14:textId="77777777" w:rsidR="00F260AF" w:rsidRPr="00005331" w:rsidRDefault="00F260AF" w:rsidP="00F260AF">
      <w:proofErr w:type="spellStart"/>
      <w:r w:rsidRPr="00005331">
        <w:t>FlagStatus</w:t>
      </w:r>
      <w:proofErr w:type="spellEnd"/>
      <w:r w:rsidRPr="00005331">
        <w:t xml:space="preserve"> </w:t>
      </w:r>
      <w:proofErr w:type="spellStart"/>
      <w:r w:rsidRPr="00005331">
        <w:t>USART_</w:t>
      </w:r>
      <w:proofErr w:type="gramStart"/>
      <w:r w:rsidRPr="00005331">
        <w:t>GetFlagStatus</w:t>
      </w:r>
      <w:proofErr w:type="spellEnd"/>
      <w:r w:rsidRPr="00005331">
        <w:t>(</w:t>
      </w:r>
      <w:proofErr w:type="spellStart"/>
      <w:proofErr w:type="gramEnd"/>
      <w:r w:rsidRPr="00005331">
        <w:t>USART_TypeDef</w:t>
      </w:r>
      <w:proofErr w:type="spellEnd"/>
      <w:r w:rsidRPr="00005331">
        <w:t xml:space="preserve">* </w:t>
      </w:r>
      <w:proofErr w:type="spellStart"/>
      <w:r w:rsidRPr="00005331">
        <w:t>USARTx</w:t>
      </w:r>
      <w:proofErr w:type="spellEnd"/>
      <w:r w:rsidRPr="00005331">
        <w:t>, uint16_t USART_FLAG);</w:t>
      </w:r>
    </w:p>
    <w:p w14:paraId="3EAFD904" w14:textId="77777777" w:rsidR="00F260AF" w:rsidRPr="00005331" w:rsidRDefault="00000000" w:rsidP="00F260AF">
      <w:r>
        <w:pict w14:anchorId="61605970">
          <v:rect id="_x0000_i1280" style="width:0;height:1.5pt" o:hralign="center" o:hrstd="t" o:hr="t" fillcolor="#a0a0a0" stroked="f"/>
        </w:pict>
      </w:r>
    </w:p>
    <w:p w14:paraId="7B254A29" w14:textId="77777777" w:rsidR="00F260AF" w:rsidRPr="00005331" w:rsidRDefault="00F260AF" w:rsidP="00F260AF">
      <w:pPr>
        <w:pStyle w:val="3"/>
      </w:pPr>
      <w:r w:rsidRPr="00005331">
        <w:t>参数说明</w:t>
      </w:r>
    </w:p>
    <w:p w14:paraId="609B13AF" w14:textId="77777777" w:rsidR="00F260AF" w:rsidRPr="00005331" w:rsidRDefault="00F260AF">
      <w:pPr>
        <w:numPr>
          <w:ilvl w:val="0"/>
          <w:numId w:val="78"/>
        </w:numPr>
      </w:pPr>
      <w:proofErr w:type="spellStart"/>
      <w:r w:rsidRPr="00005331">
        <w:rPr>
          <w:b/>
          <w:bCs/>
        </w:rPr>
        <w:t>USARTx</w:t>
      </w:r>
      <w:proofErr w:type="spellEnd"/>
    </w:p>
    <w:p w14:paraId="384F061A" w14:textId="77777777" w:rsidR="00F260AF" w:rsidRPr="00005331" w:rsidRDefault="00F260AF">
      <w:pPr>
        <w:numPr>
          <w:ilvl w:val="1"/>
          <w:numId w:val="78"/>
        </w:numPr>
      </w:pPr>
      <w:r w:rsidRPr="00005331">
        <w:t>要操作的 USART 外设。</w:t>
      </w:r>
    </w:p>
    <w:p w14:paraId="4AA9F201" w14:textId="77777777" w:rsidR="00F260AF" w:rsidRPr="00005331" w:rsidRDefault="00F260AF">
      <w:pPr>
        <w:numPr>
          <w:ilvl w:val="1"/>
          <w:numId w:val="78"/>
        </w:numPr>
      </w:pPr>
      <w:r w:rsidRPr="00005331">
        <w:t>取值：USART1 ~ USART6（不同芯片有不同数量）。</w:t>
      </w:r>
    </w:p>
    <w:p w14:paraId="74B5F30A" w14:textId="77777777" w:rsidR="00F260AF" w:rsidRPr="00005331" w:rsidRDefault="00F260AF">
      <w:pPr>
        <w:numPr>
          <w:ilvl w:val="0"/>
          <w:numId w:val="78"/>
        </w:numPr>
      </w:pPr>
      <w:r w:rsidRPr="00005331">
        <w:rPr>
          <w:b/>
          <w:bCs/>
        </w:rPr>
        <w:t>USART_FLAG</w:t>
      </w:r>
    </w:p>
    <w:p w14:paraId="0339CF4E" w14:textId="77777777" w:rsidR="00F260AF" w:rsidRPr="00005331" w:rsidRDefault="00F260AF">
      <w:pPr>
        <w:numPr>
          <w:ilvl w:val="1"/>
          <w:numId w:val="78"/>
        </w:numPr>
      </w:pPr>
      <w:r w:rsidRPr="00005331">
        <w:t>要检查的标志位。</w:t>
      </w:r>
    </w:p>
    <w:p w14:paraId="5BD2A2CD" w14:textId="77777777" w:rsidR="00F260AF" w:rsidRPr="00005331" w:rsidRDefault="00F260AF">
      <w:pPr>
        <w:numPr>
          <w:ilvl w:val="1"/>
          <w:numId w:val="78"/>
        </w:numPr>
      </w:pPr>
      <w:r w:rsidRPr="00005331">
        <w:t>常见的有：</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1919"/>
        <w:gridCol w:w="4947"/>
      </w:tblGrid>
      <w:tr w:rsidR="00F260AF" w:rsidRPr="00005331" w14:paraId="47B14667" w14:textId="77777777" w:rsidTr="004B7671">
        <w:trPr>
          <w:tblHeader/>
          <w:tblCellSpacing w:w="15" w:type="dxa"/>
        </w:trPr>
        <w:tc>
          <w:tcPr>
            <w:tcW w:w="0" w:type="auto"/>
            <w:vAlign w:val="center"/>
            <w:hideMark/>
          </w:tcPr>
          <w:p w14:paraId="3ABC668C" w14:textId="77777777" w:rsidR="00F260AF" w:rsidRPr="00005331" w:rsidRDefault="00F260AF" w:rsidP="004B7671">
            <w:pPr>
              <w:rPr>
                <w:b/>
                <w:bCs/>
              </w:rPr>
            </w:pPr>
            <w:r w:rsidRPr="00005331">
              <w:rPr>
                <w:b/>
                <w:bCs/>
              </w:rPr>
              <w:t>标志位宏定义</w:t>
            </w:r>
          </w:p>
        </w:tc>
        <w:tc>
          <w:tcPr>
            <w:tcW w:w="0" w:type="auto"/>
            <w:vAlign w:val="center"/>
            <w:hideMark/>
          </w:tcPr>
          <w:p w14:paraId="68B6CBB1" w14:textId="77777777" w:rsidR="00F260AF" w:rsidRPr="00005331" w:rsidRDefault="00F260AF" w:rsidP="004B7671">
            <w:pPr>
              <w:rPr>
                <w:b/>
                <w:bCs/>
              </w:rPr>
            </w:pPr>
            <w:r w:rsidRPr="00005331">
              <w:rPr>
                <w:b/>
                <w:bCs/>
              </w:rPr>
              <w:t>含义</w:t>
            </w:r>
          </w:p>
        </w:tc>
      </w:tr>
      <w:tr w:rsidR="00F260AF" w:rsidRPr="00005331" w14:paraId="37D721A1" w14:textId="77777777" w:rsidTr="004B7671">
        <w:trPr>
          <w:tblCellSpacing w:w="15" w:type="dxa"/>
        </w:trPr>
        <w:tc>
          <w:tcPr>
            <w:tcW w:w="0" w:type="auto"/>
            <w:vAlign w:val="center"/>
            <w:hideMark/>
          </w:tcPr>
          <w:p w14:paraId="76E6B5FB" w14:textId="77777777" w:rsidR="00F260AF" w:rsidRPr="00005331" w:rsidRDefault="00F260AF" w:rsidP="004B7671">
            <w:r w:rsidRPr="00005331">
              <w:t>USART_FLAG_TXE</w:t>
            </w:r>
          </w:p>
        </w:tc>
        <w:tc>
          <w:tcPr>
            <w:tcW w:w="0" w:type="auto"/>
            <w:vAlign w:val="center"/>
            <w:hideMark/>
          </w:tcPr>
          <w:p w14:paraId="0BE052DA" w14:textId="632462EF" w:rsidR="00F260AF" w:rsidRPr="00005331" w:rsidRDefault="00F260AF" w:rsidP="00E94A0C">
            <w:r w:rsidRPr="00005331">
              <w:rPr>
                <w:color w:val="EE0000"/>
              </w:rPr>
              <w:t>发送数据寄存器空</w:t>
            </w:r>
            <w:r w:rsidR="00FD215C" w:rsidRPr="00FD215C">
              <w:rPr>
                <w:rFonts w:hint="eastAsia"/>
              </w:rPr>
              <w:t>(此时</w:t>
            </w:r>
            <w:r w:rsidR="00E94A0C" w:rsidRPr="000733D0">
              <w:rPr>
                <w:rFonts w:hint="eastAsia"/>
                <w:b/>
              </w:rPr>
              <w:t>发送数据寄存器</w:t>
            </w:r>
            <w:r w:rsidR="00E94A0C" w:rsidRPr="00FD215C">
              <w:rPr>
                <w:rFonts w:hint="eastAsia"/>
              </w:rPr>
              <w:t>已经</w:t>
            </w:r>
            <w:r w:rsidR="00E94A0C">
              <w:rPr>
                <w:rFonts w:hint="eastAsia"/>
              </w:rPr>
              <w:t>将</w:t>
            </w:r>
            <w:r w:rsidR="00FD215C" w:rsidRPr="00FD215C">
              <w:rPr>
                <w:rFonts w:hint="eastAsia"/>
              </w:rPr>
              <w:t>数据移入</w:t>
            </w:r>
            <w:r w:rsidR="00FD215C" w:rsidRPr="000733D0">
              <w:rPr>
                <w:rFonts w:hint="eastAsia"/>
                <w:b/>
              </w:rPr>
              <w:t>发送移位寄存器</w:t>
            </w:r>
            <w:r w:rsidR="00FD215C" w:rsidRPr="00FD215C">
              <w:t>)</w:t>
            </w:r>
            <w:r w:rsidRPr="00005331">
              <w:t xml:space="preserve"> (Transmit Data Register Empty)</w:t>
            </w:r>
          </w:p>
        </w:tc>
      </w:tr>
      <w:tr w:rsidR="00F260AF" w:rsidRPr="00005331" w14:paraId="64E5F3E6" w14:textId="77777777" w:rsidTr="004B7671">
        <w:trPr>
          <w:tblCellSpacing w:w="15" w:type="dxa"/>
        </w:trPr>
        <w:tc>
          <w:tcPr>
            <w:tcW w:w="0" w:type="auto"/>
            <w:vAlign w:val="center"/>
            <w:hideMark/>
          </w:tcPr>
          <w:p w14:paraId="5331EC50" w14:textId="77777777" w:rsidR="00F260AF" w:rsidRPr="00005331" w:rsidRDefault="00F260AF" w:rsidP="004B7671">
            <w:r w:rsidRPr="00005331">
              <w:t>USART_FLAG_TC</w:t>
            </w:r>
          </w:p>
        </w:tc>
        <w:tc>
          <w:tcPr>
            <w:tcW w:w="0" w:type="auto"/>
            <w:vAlign w:val="center"/>
            <w:hideMark/>
          </w:tcPr>
          <w:p w14:paraId="3D439633" w14:textId="77777777" w:rsidR="00F260AF" w:rsidRPr="00005331" w:rsidRDefault="00F260AF" w:rsidP="004B7671">
            <w:r w:rsidRPr="00005331">
              <w:t>发送完成 (Transmission Complete)</w:t>
            </w:r>
          </w:p>
        </w:tc>
      </w:tr>
      <w:tr w:rsidR="00F260AF" w:rsidRPr="00005331" w14:paraId="709F3285" w14:textId="77777777" w:rsidTr="004B7671">
        <w:trPr>
          <w:tblCellSpacing w:w="15" w:type="dxa"/>
        </w:trPr>
        <w:tc>
          <w:tcPr>
            <w:tcW w:w="0" w:type="auto"/>
            <w:vAlign w:val="center"/>
            <w:hideMark/>
          </w:tcPr>
          <w:p w14:paraId="64CAA26F" w14:textId="77777777" w:rsidR="00F260AF" w:rsidRPr="00005331" w:rsidRDefault="00F260AF" w:rsidP="004B7671">
            <w:r w:rsidRPr="00005331">
              <w:lastRenderedPageBreak/>
              <w:t>USART_FLAG_RXNE</w:t>
            </w:r>
          </w:p>
        </w:tc>
        <w:tc>
          <w:tcPr>
            <w:tcW w:w="0" w:type="auto"/>
            <w:vAlign w:val="center"/>
            <w:hideMark/>
          </w:tcPr>
          <w:p w14:paraId="4CC65B08" w14:textId="301439D3" w:rsidR="00F260AF" w:rsidRPr="00005331" w:rsidRDefault="00F260AF" w:rsidP="004B7671">
            <w:r w:rsidRPr="00005331">
              <w:rPr>
                <w:color w:val="EE0000"/>
              </w:rPr>
              <w:t>接收</w:t>
            </w:r>
            <w:r w:rsidR="000733D0">
              <w:rPr>
                <w:rFonts w:hint="eastAsia"/>
                <w:color w:val="EE0000"/>
              </w:rPr>
              <w:t>数据</w:t>
            </w:r>
            <w:r w:rsidRPr="00005331">
              <w:rPr>
                <w:color w:val="EE0000"/>
              </w:rPr>
              <w:t>寄存器非空</w:t>
            </w:r>
            <w:r w:rsidR="00FD215C" w:rsidRPr="00FD215C">
              <w:rPr>
                <w:rFonts w:hint="eastAsia"/>
              </w:rPr>
              <w:t>(此时</w:t>
            </w:r>
            <w:r w:rsidR="00FD215C" w:rsidRPr="000733D0">
              <w:rPr>
                <w:rFonts w:hint="eastAsia"/>
                <w:b/>
              </w:rPr>
              <w:t>接收移位寄存器</w:t>
            </w:r>
            <w:r w:rsidR="00FD215C" w:rsidRPr="00FD215C">
              <w:rPr>
                <w:rFonts w:hint="eastAsia"/>
              </w:rPr>
              <w:t>已经将数据移入</w:t>
            </w:r>
            <w:r w:rsidR="00FD215C" w:rsidRPr="000733D0">
              <w:rPr>
                <w:b/>
              </w:rPr>
              <w:t>接收</w:t>
            </w:r>
            <w:r w:rsidR="000733D0" w:rsidRPr="000733D0">
              <w:rPr>
                <w:rFonts w:hint="eastAsia"/>
                <w:b/>
              </w:rPr>
              <w:t>数据</w:t>
            </w:r>
            <w:r w:rsidR="00FD215C" w:rsidRPr="000733D0">
              <w:rPr>
                <w:b/>
              </w:rPr>
              <w:t>寄存器</w:t>
            </w:r>
            <w:r w:rsidR="00FD215C" w:rsidRPr="00FD215C">
              <w:t>)</w:t>
            </w:r>
            <w:r w:rsidRPr="00005331">
              <w:t xml:space="preserve"> (Received Data is Ready)</w:t>
            </w:r>
          </w:p>
        </w:tc>
      </w:tr>
      <w:tr w:rsidR="00F260AF" w:rsidRPr="00005331" w14:paraId="1407FBB7" w14:textId="77777777" w:rsidTr="004B7671">
        <w:trPr>
          <w:tblCellSpacing w:w="15" w:type="dxa"/>
        </w:trPr>
        <w:tc>
          <w:tcPr>
            <w:tcW w:w="0" w:type="auto"/>
            <w:vAlign w:val="center"/>
            <w:hideMark/>
          </w:tcPr>
          <w:p w14:paraId="266218BF" w14:textId="77777777" w:rsidR="00F260AF" w:rsidRPr="00005331" w:rsidRDefault="00F260AF" w:rsidP="004B7671">
            <w:r w:rsidRPr="00005331">
              <w:t>USART_FLAG_IDLE</w:t>
            </w:r>
          </w:p>
        </w:tc>
        <w:tc>
          <w:tcPr>
            <w:tcW w:w="0" w:type="auto"/>
            <w:vAlign w:val="center"/>
            <w:hideMark/>
          </w:tcPr>
          <w:p w14:paraId="1C5C17C1" w14:textId="77777777" w:rsidR="00F260AF" w:rsidRPr="00005331" w:rsidRDefault="00F260AF" w:rsidP="004B7671">
            <w:r w:rsidRPr="00005331">
              <w:t xml:space="preserve">空闲帧检测 </w:t>
            </w:r>
            <w:proofErr w:type="gramStart"/>
            <w:r w:rsidRPr="00005331">
              <w:t>(Idle Line Detected)</w:t>
            </w:r>
            <w:proofErr w:type="gramEnd"/>
          </w:p>
        </w:tc>
      </w:tr>
      <w:tr w:rsidR="00F260AF" w:rsidRPr="00005331" w14:paraId="4608CB97" w14:textId="77777777" w:rsidTr="004B7671">
        <w:trPr>
          <w:tblCellSpacing w:w="15" w:type="dxa"/>
        </w:trPr>
        <w:tc>
          <w:tcPr>
            <w:tcW w:w="0" w:type="auto"/>
            <w:vAlign w:val="center"/>
            <w:hideMark/>
          </w:tcPr>
          <w:p w14:paraId="11506297" w14:textId="77777777" w:rsidR="00F260AF" w:rsidRPr="00005331" w:rsidRDefault="00F260AF" w:rsidP="004B7671">
            <w:r w:rsidRPr="00005331">
              <w:t>USART_FLAG_ORE</w:t>
            </w:r>
          </w:p>
        </w:tc>
        <w:tc>
          <w:tcPr>
            <w:tcW w:w="0" w:type="auto"/>
            <w:vAlign w:val="center"/>
            <w:hideMark/>
          </w:tcPr>
          <w:p w14:paraId="53E2FCCB" w14:textId="77777777" w:rsidR="00F260AF" w:rsidRPr="00005331" w:rsidRDefault="00F260AF" w:rsidP="004B7671">
            <w:r w:rsidRPr="00005331">
              <w:t>过载错误 (Overrun Error)</w:t>
            </w:r>
          </w:p>
        </w:tc>
      </w:tr>
      <w:tr w:rsidR="00F260AF" w:rsidRPr="00005331" w14:paraId="56DF734F" w14:textId="77777777" w:rsidTr="004B7671">
        <w:trPr>
          <w:tblCellSpacing w:w="15" w:type="dxa"/>
        </w:trPr>
        <w:tc>
          <w:tcPr>
            <w:tcW w:w="0" w:type="auto"/>
            <w:vAlign w:val="center"/>
            <w:hideMark/>
          </w:tcPr>
          <w:p w14:paraId="5A774382" w14:textId="77777777" w:rsidR="00F260AF" w:rsidRPr="00005331" w:rsidRDefault="00F260AF" w:rsidP="004B7671">
            <w:r w:rsidRPr="00005331">
              <w:t>USART_FLAG_NE</w:t>
            </w:r>
          </w:p>
        </w:tc>
        <w:tc>
          <w:tcPr>
            <w:tcW w:w="0" w:type="auto"/>
            <w:vAlign w:val="center"/>
            <w:hideMark/>
          </w:tcPr>
          <w:p w14:paraId="2C65C265" w14:textId="77777777" w:rsidR="00F260AF" w:rsidRPr="00005331" w:rsidRDefault="00F260AF" w:rsidP="004B7671">
            <w:r w:rsidRPr="00005331">
              <w:t>噪声错误 (Noise Error)</w:t>
            </w:r>
          </w:p>
        </w:tc>
      </w:tr>
      <w:tr w:rsidR="00F260AF" w:rsidRPr="00005331" w14:paraId="216B538A" w14:textId="77777777" w:rsidTr="004B7671">
        <w:trPr>
          <w:tblCellSpacing w:w="15" w:type="dxa"/>
        </w:trPr>
        <w:tc>
          <w:tcPr>
            <w:tcW w:w="0" w:type="auto"/>
            <w:vAlign w:val="center"/>
            <w:hideMark/>
          </w:tcPr>
          <w:p w14:paraId="555776A3" w14:textId="77777777" w:rsidR="00F260AF" w:rsidRPr="00005331" w:rsidRDefault="00F260AF" w:rsidP="004B7671">
            <w:r w:rsidRPr="00005331">
              <w:t>USART_FLAG_FE</w:t>
            </w:r>
          </w:p>
        </w:tc>
        <w:tc>
          <w:tcPr>
            <w:tcW w:w="0" w:type="auto"/>
            <w:vAlign w:val="center"/>
            <w:hideMark/>
          </w:tcPr>
          <w:p w14:paraId="176F3C5C" w14:textId="77777777" w:rsidR="00F260AF" w:rsidRPr="00005331" w:rsidRDefault="00F260AF" w:rsidP="004B7671">
            <w:r w:rsidRPr="00005331">
              <w:t xml:space="preserve">帧错误 </w:t>
            </w:r>
            <w:proofErr w:type="gramStart"/>
            <w:r w:rsidRPr="00005331">
              <w:t>(Framing Error)</w:t>
            </w:r>
            <w:proofErr w:type="gramEnd"/>
          </w:p>
        </w:tc>
      </w:tr>
      <w:tr w:rsidR="00F260AF" w:rsidRPr="00005331" w14:paraId="001FD4E4" w14:textId="77777777" w:rsidTr="004B7671">
        <w:trPr>
          <w:tblCellSpacing w:w="15" w:type="dxa"/>
        </w:trPr>
        <w:tc>
          <w:tcPr>
            <w:tcW w:w="0" w:type="auto"/>
            <w:vAlign w:val="center"/>
            <w:hideMark/>
          </w:tcPr>
          <w:p w14:paraId="2D709EDD" w14:textId="77777777" w:rsidR="00F260AF" w:rsidRPr="00005331" w:rsidRDefault="00F260AF" w:rsidP="004B7671">
            <w:r w:rsidRPr="00005331">
              <w:t>USART_FLAG_PE</w:t>
            </w:r>
          </w:p>
        </w:tc>
        <w:tc>
          <w:tcPr>
            <w:tcW w:w="0" w:type="auto"/>
            <w:vAlign w:val="center"/>
            <w:hideMark/>
          </w:tcPr>
          <w:p w14:paraId="548B53EF" w14:textId="77777777" w:rsidR="00F260AF" w:rsidRPr="00005331" w:rsidRDefault="00F260AF" w:rsidP="004B7671">
            <w:r w:rsidRPr="00005331">
              <w:t>奇偶校验错误 (Parity Error)</w:t>
            </w:r>
          </w:p>
        </w:tc>
      </w:tr>
    </w:tbl>
    <w:p w14:paraId="6036D2DE" w14:textId="77777777" w:rsidR="00F260AF" w:rsidRDefault="00F260AF" w:rsidP="00F260AF">
      <w:r>
        <w:rPr>
          <w:noProof/>
        </w:rPr>
        <w:drawing>
          <wp:inline distT="0" distB="0" distL="0" distR="0" wp14:anchorId="69B280A7" wp14:editId="7FFE69F2">
            <wp:extent cx="5274310" cy="3244850"/>
            <wp:effectExtent l="0" t="0" r="2540" b="0"/>
            <wp:docPr id="958478883"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78883" name="图片 1" descr="手机屏幕截图&#10;&#10;AI 生成的内容可能不正确。"/>
                    <pic:cNvPicPr/>
                  </pic:nvPicPr>
                  <pic:blipFill>
                    <a:blip r:embed="rId23"/>
                    <a:stretch>
                      <a:fillRect/>
                    </a:stretch>
                  </pic:blipFill>
                  <pic:spPr>
                    <a:xfrm>
                      <a:off x="0" y="0"/>
                      <a:ext cx="5274310" cy="3244850"/>
                    </a:xfrm>
                    <a:prstGeom prst="rect">
                      <a:avLst/>
                    </a:prstGeom>
                  </pic:spPr>
                </pic:pic>
              </a:graphicData>
            </a:graphic>
          </wp:inline>
        </w:drawing>
      </w:r>
    </w:p>
    <w:p w14:paraId="324476A7" w14:textId="77777777" w:rsidR="00F260AF" w:rsidRPr="00005331" w:rsidRDefault="00F260AF" w:rsidP="00F260AF">
      <w:r>
        <w:rPr>
          <w:noProof/>
        </w:rPr>
        <w:lastRenderedPageBreak/>
        <w:drawing>
          <wp:inline distT="0" distB="0" distL="0" distR="0" wp14:anchorId="5E335C9A" wp14:editId="73746B2A">
            <wp:extent cx="4755292" cy="3856054"/>
            <wp:effectExtent l="0" t="0" r="7620" b="0"/>
            <wp:docPr id="129331155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11555" name="图片 1" descr="图形用户界面, 文本, 应用程序&#10;&#10;AI 生成的内容可能不正确。"/>
                    <pic:cNvPicPr/>
                  </pic:nvPicPr>
                  <pic:blipFill>
                    <a:blip r:embed="rId24"/>
                    <a:stretch>
                      <a:fillRect/>
                    </a:stretch>
                  </pic:blipFill>
                  <pic:spPr>
                    <a:xfrm>
                      <a:off x="0" y="0"/>
                      <a:ext cx="4755292" cy="3856054"/>
                    </a:xfrm>
                    <a:prstGeom prst="rect">
                      <a:avLst/>
                    </a:prstGeom>
                  </pic:spPr>
                </pic:pic>
              </a:graphicData>
            </a:graphic>
          </wp:inline>
        </w:drawing>
      </w:r>
    </w:p>
    <w:p w14:paraId="0788AB08" w14:textId="77777777" w:rsidR="00F260AF" w:rsidRPr="00005331" w:rsidRDefault="00F260AF">
      <w:pPr>
        <w:pStyle w:val="3"/>
        <w:numPr>
          <w:ilvl w:val="0"/>
          <w:numId w:val="313"/>
        </w:numPr>
        <w:tabs>
          <w:tab w:val="clear" w:pos="440"/>
          <w:tab w:val="num" w:pos="720"/>
        </w:tabs>
        <w:ind w:left="720" w:hanging="360"/>
      </w:pPr>
      <w:r w:rsidRPr="00005331">
        <w:t>返回值</w:t>
      </w:r>
    </w:p>
    <w:p w14:paraId="2115F486" w14:textId="77777777" w:rsidR="00F260AF" w:rsidRPr="00005331" w:rsidRDefault="00F260AF">
      <w:pPr>
        <w:numPr>
          <w:ilvl w:val="0"/>
          <w:numId w:val="79"/>
        </w:numPr>
      </w:pPr>
      <w:r w:rsidRPr="00005331">
        <w:t>类型：</w:t>
      </w:r>
      <w:proofErr w:type="spellStart"/>
      <w:r w:rsidRPr="00005331">
        <w:t>FlagStatus</w:t>
      </w:r>
      <w:proofErr w:type="spellEnd"/>
      <w:r w:rsidRPr="00005331">
        <w:t>（其实就是 uint8_t）</w:t>
      </w:r>
    </w:p>
    <w:p w14:paraId="62528F5F" w14:textId="77777777" w:rsidR="00F260AF" w:rsidRPr="00005331" w:rsidRDefault="00F260AF">
      <w:pPr>
        <w:numPr>
          <w:ilvl w:val="0"/>
          <w:numId w:val="79"/>
        </w:numPr>
      </w:pPr>
      <w:r w:rsidRPr="00005331">
        <w:t>取值：</w:t>
      </w:r>
    </w:p>
    <w:p w14:paraId="14530F6C" w14:textId="211E5CD4" w:rsidR="00F260AF" w:rsidRPr="00005331" w:rsidRDefault="00F260AF">
      <w:pPr>
        <w:numPr>
          <w:ilvl w:val="1"/>
          <w:numId w:val="79"/>
        </w:numPr>
      </w:pPr>
      <w:r w:rsidRPr="00005331">
        <w:t>SET → 标志位被置位</w:t>
      </w:r>
    </w:p>
    <w:p w14:paraId="518368E4" w14:textId="77777777" w:rsidR="00F260AF" w:rsidRPr="00005331" w:rsidRDefault="00F260AF">
      <w:pPr>
        <w:numPr>
          <w:ilvl w:val="1"/>
          <w:numId w:val="79"/>
        </w:numPr>
      </w:pPr>
      <w:r w:rsidRPr="00005331">
        <w:t>RESET → 标志位未置位</w:t>
      </w:r>
    </w:p>
    <w:p w14:paraId="395BD7AF" w14:textId="77777777" w:rsidR="00F260AF" w:rsidRPr="00005331" w:rsidRDefault="00000000" w:rsidP="00F260AF">
      <w:r>
        <w:pict w14:anchorId="485415A6">
          <v:rect id="_x0000_i1281" style="width:0;height:1.5pt" o:hralign="center" o:hrstd="t" o:hr="t" fillcolor="#a0a0a0" stroked="f"/>
        </w:pict>
      </w:r>
    </w:p>
    <w:p w14:paraId="136E1AC9" w14:textId="77777777" w:rsidR="00F260AF" w:rsidRPr="00005331" w:rsidRDefault="00F260AF" w:rsidP="00F260AF">
      <w:pPr>
        <w:pStyle w:val="3"/>
      </w:pPr>
      <w:r w:rsidRPr="00005331">
        <w:t>使用举例</w:t>
      </w:r>
    </w:p>
    <w:p w14:paraId="02064C11" w14:textId="77777777" w:rsidR="00F260AF" w:rsidRPr="00005331" w:rsidRDefault="00F260AF" w:rsidP="00F260AF">
      <w:pPr>
        <w:rPr>
          <w:b/>
          <w:bCs/>
        </w:rPr>
      </w:pPr>
      <w:r w:rsidRPr="00005331">
        <w:rPr>
          <w:b/>
          <w:bCs/>
        </w:rPr>
        <w:t>1. 等待发送数据寄存器空，再写数据</w:t>
      </w:r>
    </w:p>
    <w:p w14:paraId="46A0E0BF" w14:textId="77777777" w:rsidR="00F260AF" w:rsidRPr="00005331" w:rsidRDefault="00F260AF" w:rsidP="00F260AF">
      <w:r w:rsidRPr="00005331">
        <w:t>while (</w:t>
      </w:r>
      <w:proofErr w:type="spellStart"/>
      <w:r w:rsidRPr="00005331">
        <w:t>USART_</w:t>
      </w:r>
      <w:proofErr w:type="gramStart"/>
      <w:r w:rsidRPr="00005331">
        <w:t>GetFlagStatus</w:t>
      </w:r>
      <w:proofErr w:type="spellEnd"/>
      <w:r w:rsidRPr="00005331">
        <w:t>(</w:t>
      </w:r>
      <w:proofErr w:type="gramEnd"/>
      <w:r w:rsidRPr="00005331">
        <w:t>USART1, USART_FLAG_TXE) == RESET);</w:t>
      </w:r>
    </w:p>
    <w:p w14:paraId="24DADE8D" w14:textId="77777777" w:rsidR="00F260AF" w:rsidRPr="00005331" w:rsidRDefault="00F260AF" w:rsidP="00F260AF">
      <w:r w:rsidRPr="00005331">
        <w:t>// 当 TXE=1 时，说明数据寄存器空，可以发送数据</w:t>
      </w:r>
    </w:p>
    <w:p w14:paraId="7B98858F" w14:textId="77777777" w:rsidR="00F260AF" w:rsidRPr="00005331" w:rsidRDefault="00F260AF" w:rsidP="00F260AF">
      <w:proofErr w:type="spellStart"/>
      <w:r w:rsidRPr="00005331">
        <w:t>USART_SendData</w:t>
      </w:r>
      <w:proofErr w:type="spellEnd"/>
      <w:r w:rsidRPr="00005331">
        <w:t>(USART1, 'A');   // 发送字符 'A'</w:t>
      </w:r>
    </w:p>
    <w:p w14:paraId="2548C3F3" w14:textId="77777777" w:rsidR="00F260AF" w:rsidRPr="00005331" w:rsidRDefault="00F260AF" w:rsidP="00F260AF">
      <w:pPr>
        <w:rPr>
          <w:b/>
          <w:bCs/>
        </w:rPr>
      </w:pPr>
      <w:r w:rsidRPr="00005331">
        <w:rPr>
          <w:b/>
          <w:bCs/>
        </w:rPr>
        <w:t>2. 接收数据</w:t>
      </w:r>
    </w:p>
    <w:p w14:paraId="739204A3" w14:textId="77777777" w:rsidR="00F260AF" w:rsidRPr="00005331" w:rsidRDefault="00F260AF" w:rsidP="00F260AF">
      <w:r w:rsidRPr="00005331">
        <w:lastRenderedPageBreak/>
        <w:t>if (</w:t>
      </w:r>
      <w:proofErr w:type="spellStart"/>
      <w:r w:rsidRPr="00005331">
        <w:t>USART_</w:t>
      </w:r>
      <w:proofErr w:type="gramStart"/>
      <w:r w:rsidRPr="00005331">
        <w:t>GetFlagStatus</w:t>
      </w:r>
      <w:proofErr w:type="spellEnd"/>
      <w:r w:rsidRPr="00005331">
        <w:t>(</w:t>
      </w:r>
      <w:proofErr w:type="gramEnd"/>
      <w:r w:rsidRPr="00005331">
        <w:t>USART1, USART_FLAG_RXNE) == SET)</w:t>
      </w:r>
    </w:p>
    <w:p w14:paraId="43C8C65E" w14:textId="77777777" w:rsidR="00F260AF" w:rsidRPr="00005331" w:rsidRDefault="00F260AF" w:rsidP="00F260AF">
      <w:r w:rsidRPr="00005331">
        <w:t>{</w:t>
      </w:r>
    </w:p>
    <w:p w14:paraId="086EE662" w14:textId="77777777" w:rsidR="00F260AF" w:rsidRPr="00005331" w:rsidRDefault="00F260AF" w:rsidP="00F260AF">
      <w:r w:rsidRPr="00005331">
        <w:t xml:space="preserve">    uint16_t data = </w:t>
      </w:r>
      <w:proofErr w:type="spellStart"/>
      <w:r w:rsidRPr="00005331">
        <w:t>USART_</w:t>
      </w:r>
      <w:proofErr w:type="gramStart"/>
      <w:r w:rsidRPr="00005331">
        <w:t>ReceiveData</w:t>
      </w:r>
      <w:proofErr w:type="spellEnd"/>
      <w:r w:rsidRPr="00005331">
        <w:t>(</w:t>
      </w:r>
      <w:proofErr w:type="gramEnd"/>
      <w:r w:rsidRPr="00005331">
        <w:t>USART1);</w:t>
      </w:r>
    </w:p>
    <w:p w14:paraId="2188F61A" w14:textId="77777777" w:rsidR="00F260AF" w:rsidRPr="00005331" w:rsidRDefault="00F260AF" w:rsidP="00F260AF">
      <w:r w:rsidRPr="00005331">
        <w:t xml:space="preserve">    // data 就是收到的数据</w:t>
      </w:r>
    </w:p>
    <w:p w14:paraId="1E55F546" w14:textId="77777777" w:rsidR="00F260AF" w:rsidRPr="00005331" w:rsidRDefault="00F260AF" w:rsidP="00F260AF">
      <w:r w:rsidRPr="00005331">
        <w:t>}</w:t>
      </w:r>
    </w:p>
    <w:p w14:paraId="62AF5040" w14:textId="77777777" w:rsidR="00F260AF" w:rsidRPr="00005331" w:rsidRDefault="00000000" w:rsidP="00F260AF">
      <w:r>
        <w:pict w14:anchorId="5CCF53B9">
          <v:rect id="_x0000_i1282" style="width:0;height:1.5pt" o:hralign="center" o:hrstd="t" o:hr="t" fillcolor="#a0a0a0" stroked="f"/>
        </w:pict>
      </w:r>
    </w:p>
    <w:p w14:paraId="7AA68E93" w14:textId="77777777" w:rsidR="00F260AF" w:rsidRPr="00005331" w:rsidRDefault="00F260AF" w:rsidP="00F260AF">
      <w:pPr>
        <w:rPr>
          <w:b/>
          <w:bCs/>
        </w:rPr>
      </w:pPr>
      <w:r w:rsidRPr="00005331">
        <w:rPr>
          <w:b/>
          <w:bCs/>
        </w:rPr>
        <w:t xml:space="preserve">和 </w:t>
      </w:r>
      <w:proofErr w:type="spellStart"/>
      <w:r w:rsidRPr="00005331">
        <w:rPr>
          <w:b/>
          <w:bCs/>
        </w:rPr>
        <w:t>USART_ClearFlag</w:t>
      </w:r>
      <w:proofErr w:type="spellEnd"/>
      <w:r w:rsidRPr="00005331">
        <w:rPr>
          <w:b/>
          <w:bCs/>
        </w:rPr>
        <w:t>() 的关系</w:t>
      </w:r>
    </w:p>
    <w:p w14:paraId="62B889BF" w14:textId="77777777" w:rsidR="00F260AF" w:rsidRPr="00005331" w:rsidRDefault="00F260AF">
      <w:pPr>
        <w:numPr>
          <w:ilvl w:val="0"/>
          <w:numId w:val="80"/>
        </w:numPr>
      </w:pPr>
      <w:proofErr w:type="spellStart"/>
      <w:r w:rsidRPr="00005331">
        <w:rPr>
          <w:b/>
          <w:bCs/>
        </w:rPr>
        <w:t>USART_GetFlagStatus</w:t>
      </w:r>
      <w:proofErr w:type="spellEnd"/>
      <w:r w:rsidRPr="00005331">
        <w:rPr>
          <w:b/>
          <w:bCs/>
        </w:rPr>
        <w:t>(</w:t>
      </w:r>
      <w:proofErr w:type="gramStart"/>
      <w:r w:rsidRPr="00005331">
        <w:rPr>
          <w:b/>
          <w:bCs/>
        </w:rPr>
        <w:t>)</w:t>
      </w:r>
      <w:r w:rsidRPr="00005331">
        <w:t xml:space="preserve"> 用来 </w:t>
      </w:r>
      <w:proofErr w:type="gramEnd"/>
      <w:r w:rsidRPr="00005331">
        <w:rPr>
          <w:b/>
          <w:bCs/>
        </w:rPr>
        <w:t>读标志位</w:t>
      </w:r>
      <w:r w:rsidRPr="00005331">
        <w:t>。</w:t>
      </w:r>
    </w:p>
    <w:p w14:paraId="5C895766" w14:textId="77777777" w:rsidR="00F260AF" w:rsidRPr="00005331" w:rsidRDefault="00F260AF">
      <w:pPr>
        <w:numPr>
          <w:ilvl w:val="0"/>
          <w:numId w:val="80"/>
        </w:numPr>
      </w:pPr>
      <w:proofErr w:type="spellStart"/>
      <w:r w:rsidRPr="00005331">
        <w:rPr>
          <w:b/>
          <w:bCs/>
        </w:rPr>
        <w:t>USART_ClearFlag</w:t>
      </w:r>
      <w:proofErr w:type="spellEnd"/>
      <w:r w:rsidRPr="00005331">
        <w:rPr>
          <w:b/>
          <w:bCs/>
        </w:rPr>
        <w:t>()</w:t>
      </w:r>
      <w:r w:rsidRPr="00005331">
        <w:t xml:space="preserve"> 用来 </w:t>
      </w:r>
      <w:r w:rsidRPr="00005331">
        <w:rPr>
          <w:b/>
          <w:bCs/>
        </w:rPr>
        <w:t>清除某些标志位</w:t>
      </w:r>
      <w:r w:rsidRPr="00005331">
        <w:t>（但注意，有些标志位是“读数据寄存器”时自动清零的，比如 RXNE）。</w:t>
      </w:r>
    </w:p>
    <w:p w14:paraId="1BEADD4B" w14:textId="77777777" w:rsidR="00F260AF" w:rsidRPr="00005331" w:rsidRDefault="00000000" w:rsidP="00F260AF">
      <w:r>
        <w:pict w14:anchorId="18CBD8EB">
          <v:rect id="_x0000_i1283" style="width:0;height:1.5pt" o:hralign="center" o:hrstd="t" o:hr="t" fillcolor="#a0a0a0" stroked="f"/>
        </w:pict>
      </w:r>
    </w:p>
    <w:p w14:paraId="1C3835AE" w14:textId="77777777" w:rsidR="00F260AF" w:rsidRPr="00005331" w:rsidRDefault="00F260AF" w:rsidP="00F260AF">
      <w:pPr>
        <w:pStyle w:val="3"/>
      </w:pPr>
      <w:r w:rsidRPr="00005331">
        <w:rPr>
          <w:rFonts w:ascii="Segoe UI Emoji" w:hAnsi="Segoe UI Emoji" w:cs="Segoe UI Emoji"/>
        </w:rPr>
        <w:t>✅</w:t>
      </w:r>
      <w:r w:rsidRPr="00005331">
        <w:t xml:space="preserve"> 总结：</w:t>
      </w:r>
    </w:p>
    <w:p w14:paraId="337006DD" w14:textId="77777777" w:rsidR="00F260AF" w:rsidRPr="00005331" w:rsidRDefault="00F260AF">
      <w:pPr>
        <w:numPr>
          <w:ilvl w:val="0"/>
          <w:numId w:val="81"/>
        </w:numPr>
      </w:pPr>
      <w:proofErr w:type="spellStart"/>
      <w:r w:rsidRPr="00005331">
        <w:t>USART_GetFlagStatus</w:t>
      </w:r>
      <w:proofErr w:type="spellEnd"/>
      <w:r w:rsidRPr="00005331">
        <w:t xml:space="preserve">() = </w:t>
      </w:r>
      <w:r w:rsidRPr="00005331">
        <w:rPr>
          <w:b/>
          <w:bCs/>
        </w:rPr>
        <w:t>查询 USART 状态寄存器里的某个标志</w:t>
      </w:r>
      <w:r w:rsidRPr="00005331">
        <w:t>。</w:t>
      </w:r>
    </w:p>
    <w:p w14:paraId="6BC41E08" w14:textId="77777777" w:rsidR="00F260AF" w:rsidRDefault="00F260AF">
      <w:pPr>
        <w:numPr>
          <w:ilvl w:val="0"/>
          <w:numId w:val="81"/>
        </w:numPr>
      </w:pPr>
      <w:r w:rsidRPr="00005331">
        <w:t xml:space="preserve">常用在 </w:t>
      </w:r>
      <w:r w:rsidRPr="00005331">
        <w:rPr>
          <w:b/>
          <w:bCs/>
        </w:rPr>
        <w:t>轮询模式收发数据</w:t>
      </w:r>
      <w:r w:rsidRPr="00005331">
        <w:t>，比如检查 TXE、RXNE 等。</w:t>
      </w:r>
    </w:p>
    <w:p w14:paraId="5DC0F943" w14:textId="77777777" w:rsidR="00F260AF" w:rsidRDefault="00F260AF" w:rsidP="00F260AF">
      <w:pPr>
        <w:pStyle w:val="2"/>
      </w:pPr>
      <w:proofErr w:type="spellStart"/>
      <w:r w:rsidRPr="00C70780">
        <w:t>USART_DMACmd</w:t>
      </w:r>
      <w:proofErr w:type="spellEnd"/>
      <w:r>
        <w:rPr>
          <w:rFonts w:hint="eastAsia"/>
        </w:rPr>
        <w:t>()</w:t>
      </w:r>
      <w:r>
        <w:br/>
      </w:r>
      <w:r w:rsidRPr="00BB5A6C">
        <w:t>使能或失能USART与DMA控制器之间的连接通道</w:t>
      </w:r>
      <w:r w:rsidRPr="00BB5A6C">
        <w:rPr>
          <w:rFonts w:ascii="Times New Roman" w:hAnsi="Times New Roman" w:cs="Times New Roman"/>
          <w:b/>
          <w:bCs/>
        </w:rPr>
        <w:t>​</w:t>
      </w:r>
      <w:r w:rsidRPr="00BB5A6C">
        <w:rPr>
          <w:rFonts w:ascii="Times New Roman" w:hAnsi="Times New Roman" w:cs="Times New Roman"/>
        </w:rPr>
        <w:t>​</w:t>
      </w:r>
    </w:p>
    <w:p w14:paraId="4F276FF5" w14:textId="77777777" w:rsidR="00F260AF" w:rsidRPr="00BB5A6C" w:rsidRDefault="00F260AF" w:rsidP="00F260AF">
      <w:r w:rsidRPr="00BB5A6C">
        <w:t xml:space="preserve">好的，我们来详细解析这个函数 void </w:t>
      </w:r>
      <w:proofErr w:type="spellStart"/>
      <w:r w:rsidRPr="00BB5A6C">
        <w:t>USART_DMACmd</w:t>
      </w:r>
      <w:proofErr w:type="spellEnd"/>
      <w:r w:rsidRPr="00BB5A6C">
        <w:t>(</w:t>
      </w:r>
      <w:proofErr w:type="spellStart"/>
      <w:r w:rsidRPr="00BB5A6C">
        <w:t>USART_TypeDef</w:t>
      </w:r>
      <w:proofErr w:type="spellEnd"/>
      <w:r w:rsidRPr="00BB5A6C">
        <w:t xml:space="preserve">* </w:t>
      </w:r>
      <w:proofErr w:type="spellStart"/>
      <w:r w:rsidRPr="00BB5A6C">
        <w:t>USARTx</w:t>
      </w:r>
      <w:proofErr w:type="spellEnd"/>
      <w:r w:rsidRPr="00BB5A6C">
        <w:t xml:space="preserve">, uint16_t </w:t>
      </w:r>
      <w:proofErr w:type="spellStart"/>
      <w:r w:rsidRPr="00BB5A6C">
        <w:t>USART_DMAReq</w:t>
      </w:r>
      <w:proofErr w:type="spellEnd"/>
      <w:r w:rsidRPr="00BB5A6C">
        <w:t xml:space="preserve">, </w:t>
      </w:r>
      <w:proofErr w:type="spellStart"/>
      <w:r w:rsidRPr="00BB5A6C">
        <w:t>FunctionalState</w:t>
      </w:r>
      <w:proofErr w:type="spellEnd"/>
      <w:r w:rsidRPr="00BB5A6C">
        <w:t xml:space="preserve"> </w:t>
      </w:r>
      <w:proofErr w:type="spellStart"/>
      <w:r w:rsidRPr="00BB5A6C">
        <w:t>NewState</w:t>
      </w:r>
      <w:proofErr w:type="spellEnd"/>
      <w:r w:rsidRPr="00BB5A6C">
        <w:t>);。</w:t>
      </w:r>
    </w:p>
    <w:p w14:paraId="36FEE412" w14:textId="77777777" w:rsidR="00F260AF" w:rsidRPr="00BB5A6C" w:rsidRDefault="00F260AF" w:rsidP="00F260AF">
      <w:r w:rsidRPr="00BB5A6C">
        <w:t>这是一个在STM32标准外设库（SPL）中用于</w:t>
      </w:r>
      <w:r w:rsidRPr="00BB5A6C">
        <w:rPr>
          <w:rFonts w:ascii="Times New Roman" w:hAnsi="Times New Roman" w:cs="Times New Roman"/>
        </w:rPr>
        <w:t>​</w:t>
      </w:r>
      <w:r w:rsidRPr="00BB5A6C">
        <w:rPr>
          <w:rFonts w:ascii="Times New Roman" w:hAnsi="Times New Roman" w:cs="Times New Roman"/>
          <w:b/>
          <w:bCs/>
        </w:rPr>
        <w:t>​</w:t>
      </w:r>
      <w:r w:rsidRPr="00BB5A6C">
        <w:rPr>
          <w:b/>
          <w:bCs/>
        </w:rPr>
        <w:t>配置USART的DMA请求</w:t>
      </w:r>
      <w:r w:rsidRPr="00BB5A6C">
        <w:rPr>
          <w:rFonts w:ascii="Times New Roman" w:hAnsi="Times New Roman" w:cs="Times New Roman"/>
          <w:b/>
          <w:bCs/>
        </w:rPr>
        <w:t>​</w:t>
      </w:r>
      <w:r w:rsidRPr="00BB5A6C">
        <w:rPr>
          <w:rFonts w:ascii="Times New Roman" w:hAnsi="Times New Roman" w:cs="Times New Roman"/>
        </w:rPr>
        <w:t>​</w:t>
      </w:r>
      <w:r w:rsidRPr="00BB5A6C">
        <w:t>的核心函数。它的作用是使能或失能USART与DMA控制器之间的连接通道，是实现高效数据搬运的关键。</w:t>
      </w:r>
    </w:p>
    <w:p w14:paraId="6B8046C0" w14:textId="77777777" w:rsidR="00F260AF" w:rsidRPr="00BB5A6C" w:rsidRDefault="00000000" w:rsidP="00F260AF">
      <w:r>
        <w:pict w14:anchorId="5F4D7ABF">
          <v:rect id="_x0000_i1284" style="width:0;height:1.5pt" o:hralign="center" o:hrstd="t" o:hr="t" fillcolor="#a0a0a0" stroked="f"/>
        </w:pict>
      </w:r>
    </w:p>
    <w:p w14:paraId="33272724" w14:textId="77777777" w:rsidR="00F260AF" w:rsidRPr="00BB5A6C" w:rsidRDefault="00F260AF" w:rsidP="00F260AF">
      <w:pPr>
        <w:pStyle w:val="3"/>
      </w:pPr>
      <w:r w:rsidRPr="00BB5A6C">
        <w:t xml:space="preserve">1. 函数功能概述 </w:t>
      </w:r>
    </w:p>
    <w:p w14:paraId="00155F6E" w14:textId="77777777" w:rsidR="00F260AF" w:rsidRPr="00BB5A6C" w:rsidRDefault="00F260AF" w:rsidP="00F260AF">
      <w:r w:rsidRPr="00BB5A6C">
        <w:rPr>
          <w:rFonts w:ascii="Times New Roman" w:hAnsi="Times New Roman" w:cs="Times New Roman"/>
        </w:rPr>
        <w:t>​</w:t>
      </w:r>
      <w:r w:rsidRPr="00BB5A6C">
        <w:rPr>
          <w:rFonts w:ascii="Times New Roman" w:hAnsi="Times New Roman" w:cs="Times New Roman"/>
          <w:b/>
          <w:bCs/>
        </w:rPr>
        <w:t>​</w:t>
      </w:r>
      <w:r w:rsidRPr="00BB5A6C">
        <w:rPr>
          <w:b/>
          <w:bCs/>
        </w:rPr>
        <w:t>作用</w:t>
      </w:r>
      <w:r w:rsidRPr="00BB5A6C">
        <w:rPr>
          <w:rFonts w:ascii="Times New Roman" w:hAnsi="Times New Roman" w:cs="Times New Roman"/>
          <w:b/>
          <w:bCs/>
        </w:rPr>
        <w:t>​</w:t>
      </w:r>
      <w:r w:rsidRPr="00BB5A6C">
        <w:rPr>
          <w:rFonts w:ascii="Times New Roman" w:hAnsi="Times New Roman" w:cs="Times New Roman"/>
        </w:rPr>
        <w:t>​</w:t>
      </w:r>
      <w:r w:rsidRPr="00BB5A6C">
        <w:t>：用于控制（使能 ENABLE或失能 DISABLE）USART模块向DMA控制器发出请求的能力。</w:t>
      </w:r>
    </w:p>
    <w:p w14:paraId="4EFAC026" w14:textId="77777777" w:rsidR="00F260AF" w:rsidRPr="00BB5A6C" w:rsidRDefault="00F260AF" w:rsidP="00F260AF">
      <w:r w:rsidRPr="00BB5A6C">
        <w:rPr>
          <w:rFonts w:ascii="Times New Roman" w:hAnsi="Times New Roman" w:cs="Times New Roman"/>
        </w:rPr>
        <w:t>​</w:t>
      </w:r>
      <w:r w:rsidRPr="00BB5A6C">
        <w:rPr>
          <w:rFonts w:ascii="Times New Roman" w:hAnsi="Times New Roman" w:cs="Times New Roman"/>
          <w:b/>
          <w:bCs/>
        </w:rPr>
        <w:t>​</w:t>
      </w:r>
      <w:r w:rsidRPr="00BB5A6C">
        <w:rPr>
          <w:b/>
          <w:bCs/>
        </w:rPr>
        <w:t>为什么需要它？</w:t>
      </w:r>
      <w:proofErr w:type="gramStart"/>
      <w:r w:rsidRPr="00BB5A6C">
        <w:rPr>
          <w:rFonts w:ascii="Times New Roman" w:hAnsi="Times New Roman" w:cs="Times New Roman"/>
          <w:b/>
          <w:bCs/>
        </w:rPr>
        <w:t>​</w:t>
      </w:r>
      <w:r w:rsidRPr="00BB5A6C">
        <w:rPr>
          <w:rFonts w:ascii="Times New Roman" w:hAnsi="Times New Roman" w:cs="Times New Roman"/>
        </w:rPr>
        <w:t>​</w:t>
      </w:r>
      <w:r w:rsidRPr="00BB5A6C">
        <w:t xml:space="preserve"> 在</w:t>
      </w:r>
      <w:proofErr w:type="gramEnd"/>
      <w:r w:rsidRPr="00BB5A6C">
        <w:t>需要大量、高速、不占用CPU时间传输数据的场景中（如高速数</w:t>
      </w:r>
      <w:r w:rsidRPr="00BB5A6C">
        <w:lastRenderedPageBreak/>
        <w:t>据采集、通信帧传输），使用DMA比中断更加高效。此函数负责打通USART和DMA之间的"开关"，让DMA能够直接为USART服务。</w:t>
      </w:r>
    </w:p>
    <w:p w14:paraId="04AA4CB3" w14:textId="77777777" w:rsidR="00F260AF" w:rsidRPr="00BB5A6C" w:rsidRDefault="00000000" w:rsidP="00F260AF">
      <w:r>
        <w:pict w14:anchorId="3A6AE740">
          <v:rect id="_x0000_i1285" style="width:0;height:1.5pt" o:hralign="center" o:hrstd="t" o:hr="t" fillcolor="#a0a0a0" stroked="f"/>
        </w:pict>
      </w:r>
    </w:p>
    <w:p w14:paraId="144D1671" w14:textId="77777777" w:rsidR="00F260AF" w:rsidRPr="00BB5A6C" w:rsidRDefault="00F260AF" w:rsidP="00F260AF">
      <w:pPr>
        <w:pStyle w:val="3"/>
      </w:pPr>
      <w:r w:rsidRPr="00BB5A6C">
        <w:t xml:space="preserve">2. 函数参数详解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760"/>
        <w:gridCol w:w="1788"/>
        <w:gridCol w:w="4742"/>
      </w:tblGrid>
      <w:tr w:rsidR="00F260AF" w:rsidRPr="00BB5A6C" w14:paraId="39A7EE9B"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C62B55B" w14:textId="77777777" w:rsidR="00F260AF" w:rsidRPr="00BB5A6C" w:rsidRDefault="00F260AF" w:rsidP="004B7671">
            <w:pPr>
              <w:rPr>
                <w:b/>
                <w:bCs/>
              </w:rPr>
            </w:pPr>
            <w:r w:rsidRPr="00BB5A6C">
              <w:rPr>
                <w:b/>
                <w:bCs/>
              </w:rPr>
              <w:t>参数</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1D448C4" w14:textId="77777777" w:rsidR="00F260AF" w:rsidRPr="00BB5A6C" w:rsidRDefault="00F260AF" w:rsidP="004B7671">
            <w:pPr>
              <w:rPr>
                <w:b/>
                <w:bCs/>
              </w:rPr>
            </w:pPr>
            <w:r w:rsidRPr="00BB5A6C">
              <w:rPr>
                <w:b/>
                <w:bCs/>
              </w:rPr>
              <w:t>类型</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7F83F79" w14:textId="77777777" w:rsidR="00F260AF" w:rsidRPr="00BB5A6C" w:rsidRDefault="00F260AF" w:rsidP="004B7671">
            <w:pPr>
              <w:rPr>
                <w:b/>
                <w:bCs/>
              </w:rPr>
            </w:pPr>
            <w:r w:rsidRPr="00BB5A6C">
              <w:rPr>
                <w:b/>
                <w:bCs/>
              </w:rPr>
              <w:t>描述</w:t>
            </w:r>
          </w:p>
        </w:tc>
      </w:tr>
      <w:tr w:rsidR="00F260AF" w:rsidRPr="00BB5A6C" w14:paraId="1316CA1B"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A798E7D" w14:textId="77777777" w:rsidR="00F260AF" w:rsidRPr="00BB5A6C" w:rsidRDefault="00F260AF" w:rsidP="004B7671">
            <w:proofErr w:type="spellStart"/>
            <w:r w:rsidRPr="00BB5A6C">
              <w:t>USARTx</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45C5DFA" w14:textId="77777777" w:rsidR="00F260AF" w:rsidRPr="00BB5A6C" w:rsidRDefault="00F260AF" w:rsidP="004B7671">
            <w:r w:rsidRPr="00BB5A6C">
              <w:t>USART_TypeDef*</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68E105F" w14:textId="77777777" w:rsidR="00F260AF" w:rsidRPr="00BB5A6C" w:rsidRDefault="00F260AF" w:rsidP="004B7671">
            <w:r w:rsidRPr="00BB5A6C">
              <w:t>指向USART外设实例的指针。例如：USART1, USART2, USART3。</w:t>
            </w:r>
          </w:p>
        </w:tc>
      </w:tr>
      <w:tr w:rsidR="00F260AF" w:rsidRPr="00BB5A6C" w14:paraId="12176A24"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C542D1F" w14:textId="77777777" w:rsidR="00F260AF" w:rsidRPr="00BB5A6C" w:rsidRDefault="00F260AF" w:rsidP="004B7671">
            <w:proofErr w:type="spellStart"/>
            <w:r w:rsidRPr="00BB5A6C">
              <w:t>USART_DMAReq</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453EAC1" w14:textId="77777777" w:rsidR="00F260AF" w:rsidRPr="00BB5A6C" w:rsidRDefault="00F260AF" w:rsidP="004B7671">
            <w:r w:rsidRPr="00BB5A6C">
              <w:t>uint16_t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261EEEA" w14:textId="77777777" w:rsidR="00F260AF" w:rsidRPr="00BB5A6C" w:rsidRDefault="00F260AF" w:rsidP="004B7671">
            <w:r w:rsidRPr="00BB5A6C">
              <w:t>指定要配置的</w:t>
            </w:r>
            <w:r w:rsidRPr="00BB5A6C">
              <w:rPr>
                <w:rFonts w:ascii="Times New Roman" w:hAnsi="Times New Roman" w:cs="Times New Roman"/>
              </w:rPr>
              <w:t>​</w:t>
            </w:r>
            <w:r w:rsidRPr="00BB5A6C">
              <w:rPr>
                <w:rFonts w:ascii="Times New Roman" w:hAnsi="Times New Roman" w:cs="Times New Roman"/>
                <w:b/>
                <w:bCs/>
              </w:rPr>
              <w:t>​</w:t>
            </w:r>
            <w:r w:rsidRPr="00BB5A6C">
              <w:rPr>
                <w:b/>
                <w:bCs/>
              </w:rPr>
              <w:t>DMA请求类型</w:t>
            </w:r>
            <w:r w:rsidRPr="00BB5A6C">
              <w:rPr>
                <w:rFonts w:ascii="Times New Roman" w:hAnsi="Times New Roman" w:cs="Times New Roman"/>
                <w:b/>
                <w:bCs/>
              </w:rPr>
              <w:t>​</w:t>
            </w:r>
            <w:r w:rsidRPr="00BB5A6C">
              <w:rPr>
                <w:rFonts w:ascii="Times New Roman" w:hAnsi="Times New Roman" w:cs="Times New Roman"/>
              </w:rPr>
              <w:t>​</w:t>
            </w:r>
            <w:r w:rsidRPr="00BB5A6C">
              <w:t>。这是一个宏定义，代表DMA的传输方向。</w:t>
            </w:r>
          </w:p>
        </w:tc>
      </w:tr>
      <w:tr w:rsidR="00F260AF" w:rsidRPr="00BB5A6C" w14:paraId="62EA009D"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74FA678" w14:textId="77777777" w:rsidR="00F260AF" w:rsidRPr="00BB5A6C" w:rsidRDefault="00F260AF" w:rsidP="004B7671">
            <w:proofErr w:type="spellStart"/>
            <w:r w:rsidRPr="00BB5A6C">
              <w:t>NewState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5B216B2" w14:textId="77777777" w:rsidR="00F260AF" w:rsidRPr="00BB5A6C" w:rsidRDefault="00F260AF" w:rsidP="004B7671">
            <w:r w:rsidRPr="00BB5A6C">
              <w:t>FunctionalState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C1D80FC" w14:textId="77777777" w:rsidR="00F260AF" w:rsidRPr="00BB5A6C" w:rsidRDefault="00F260AF" w:rsidP="004B7671">
            <w:r w:rsidRPr="00BB5A6C">
              <w:t>设置DMA请求的新状态。只能是 ENABLE或 DISABLE。</w:t>
            </w:r>
          </w:p>
        </w:tc>
      </w:tr>
    </w:tbl>
    <w:p w14:paraId="4626624C" w14:textId="77777777" w:rsidR="00F260AF" w:rsidRPr="00BB5A6C" w:rsidRDefault="00000000" w:rsidP="00F260AF">
      <w:r>
        <w:pict w14:anchorId="32365160">
          <v:rect id="_x0000_i1286" style="width:0;height:1.5pt" o:hralign="center" o:hrstd="t" o:hr="t" fillcolor="#a0a0a0" stroked="f"/>
        </w:pict>
      </w:r>
    </w:p>
    <w:p w14:paraId="4995E097" w14:textId="77777777" w:rsidR="00F260AF" w:rsidRPr="00BB5A6C" w:rsidRDefault="00F260AF" w:rsidP="00F260AF">
      <w:pPr>
        <w:pStyle w:val="3"/>
      </w:pPr>
      <w:r w:rsidRPr="00BB5A6C">
        <w:t xml:space="preserve">3. </w:t>
      </w:r>
      <w:proofErr w:type="spellStart"/>
      <w:r w:rsidRPr="00BB5A6C">
        <w:t>USART_DMAReq</w:t>
      </w:r>
      <w:proofErr w:type="spellEnd"/>
      <w:r w:rsidRPr="00BB5A6C">
        <w:t xml:space="preserve">：DMA请求类型 </w:t>
      </w:r>
    </w:p>
    <w:p w14:paraId="15D5D8AD" w14:textId="77777777" w:rsidR="00F260AF" w:rsidRPr="00BB5A6C" w:rsidRDefault="00F260AF" w:rsidP="00F260AF">
      <w:proofErr w:type="spellStart"/>
      <w:r w:rsidRPr="00BB5A6C">
        <w:t>USART_DMAReq</w:t>
      </w:r>
      <w:proofErr w:type="spellEnd"/>
      <w:r w:rsidRPr="00BB5A6C">
        <w:t>参数是预定义的宏，有两个主要的值：</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186"/>
        <w:gridCol w:w="954"/>
        <w:gridCol w:w="5150"/>
      </w:tblGrid>
      <w:tr w:rsidR="00F260AF" w:rsidRPr="00BB5A6C" w14:paraId="2B32C10F"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7E613D4" w14:textId="77777777" w:rsidR="00F260AF" w:rsidRPr="00BB5A6C" w:rsidRDefault="00F260AF" w:rsidP="004B7671">
            <w:pPr>
              <w:rPr>
                <w:b/>
                <w:bCs/>
              </w:rPr>
            </w:pPr>
            <w:r w:rsidRPr="00BB5A6C">
              <w:rPr>
                <w:b/>
                <w:bCs/>
              </w:rPr>
              <w:t>DMA请求宏</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0938195" w14:textId="77777777" w:rsidR="00F260AF" w:rsidRPr="00BB5A6C" w:rsidRDefault="00F260AF" w:rsidP="004B7671">
            <w:pPr>
              <w:rPr>
                <w:b/>
                <w:bCs/>
              </w:rPr>
            </w:pPr>
            <w:r w:rsidRPr="00BB5A6C">
              <w:rPr>
                <w:b/>
                <w:bCs/>
              </w:rPr>
              <w:t>描述</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5DF1B9B" w14:textId="77777777" w:rsidR="00F260AF" w:rsidRPr="00BB5A6C" w:rsidRDefault="00F260AF" w:rsidP="004B7671">
            <w:pPr>
              <w:rPr>
                <w:b/>
                <w:bCs/>
              </w:rPr>
            </w:pPr>
            <w:r w:rsidRPr="00BB5A6C">
              <w:rPr>
                <w:b/>
                <w:bCs/>
              </w:rPr>
              <w:t>功能</w:t>
            </w:r>
          </w:p>
        </w:tc>
      </w:tr>
      <w:tr w:rsidR="00F260AF" w:rsidRPr="00BB5A6C" w14:paraId="1E2541D5"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5251552" w14:textId="77777777" w:rsidR="00F260AF" w:rsidRPr="00BB5A6C" w:rsidRDefault="00F260AF" w:rsidP="004B7671">
            <w:r w:rsidRPr="00BB5A6C">
              <w:rPr>
                <w:rFonts w:ascii="Times New Roman" w:hAnsi="Times New Roman" w:cs="Times New Roman"/>
              </w:rPr>
              <w:t>​</w:t>
            </w:r>
            <w:r w:rsidRPr="00BB5A6C">
              <w:rPr>
                <w:rFonts w:ascii="Times New Roman" w:hAnsi="Times New Roman" w:cs="Times New Roman"/>
                <w:b/>
                <w:bCs/>
              </w:rPr>
              <w:t>​</w:t>
            </w:r>
            <w:proofErr w:type="spellStart"/>
            <w:r w:rsidRPr="00BB5A6C">
              <w:rPr>
                <w:b/>
                <w:bCs/>
              </w:rPr>
              <w:t>USART_DMAReq_Tx</w:t>
            </w:r>
            <w:proofErr w:type="spellEnd"/>
            <w:r w:rsidRPr="00BB5A6C">
              <w:rPr>
                <w:rFonts w:ascii="Times New Roman" w:hAnsi="Times New Roman" w:cs="Times New Roman"/>
                <w:b/>
                <w:bCs/>
              </w:rPr>
              <w:t>​</w:t>
            </w:r>
            <w:r w:rsidRPr="00BB5A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AAFBF76" w14:textId="77777777" w:rsidR="00F260AF" w:rsidRPr="00BB5A6C" w:rsidRDefault="00F260AF" w:rsidP="004B7671">
            <w:r w:rsidRPr="00BB5A6C">
              <w:t>发送DMA请求</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350CF16" w14:textId="77777777" w:rsidR="00F260AF" w:rsidRPr="00BB5A6C" w:rsidRDefault="00F260AF" w:rsidP="004B7671">
            <w:r w:rsidRPr="00BB5A6C">
              <w:t>使能后，当USART的发送数据寄存器空（TXE）时，会自动向DMA控制器发出请求，DMA随后将内存中的数据搬运到USART-&gt;DR寄存器。</w:t>
            </w:r>
          </w:p>
        </w:tc>
      </w:tr>
      <w:tr w:rsidR="00F260AF" w:rsidRPr="00BB5A6C" w14:paraId="4DCD414F"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65B3CC2" w14:textId="77777777" w:rsidR="00F260AF" w:rsidRPr="00BB5A6C" w:rsidRDefault="00F260AF" w:rsidP="004B7671">
            <w:r w:rsidRPr="00BB5A6C">
              <w:rPr>
                <w:rFonts w:ascii="Times New Roman" w:hAnsi="Times New Roman" w:cs="Times New Roman"/>
              </w:rPr>
              <w:t>​</w:t>
            </w:r>
            <w:r w:rsidRPr="00BB5A6C">
              <w:rPr>
                <w:rFonts w:ascii="Times New Roman" w:hAnsi="Times New Roman" w:cs="Times New Roman"/>
                <w:b/>
                <w:bCs/>
              </w:rPr>
              <w:t>​</w:t>
            </w:r>
            <w:proofErr w:type="spellStart"/>
            <w:r w:rsidRPr="00BB5A6C">
              <w:rPr>
                <w:b/>
                <w:bCs/>
              </w:rPr>
              <w:t>USART_DMAReq_Rx</w:t>
            </w:r>
            <w:proofErr w:type="spellEnd"/>
            <w:r w:rsidRPr="00BB5A6C">
              <w:rPr>
                <w:rFonts w:ascii="Times New Roman" w:hAnsi="Times New Roman" w:cs="Times New Roman"/>
                <w:b/>
                <w:bCs/>
              </w:rPr>
              <w:t>​</w:t>
            </w:r>
            <w:r w:rsidRPr="00BB5A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53690AE" w14:textId="77777777" w:rsidR="00F260AF" w:rsidRPr="00BB5A6C" w:rsidRDefault="00F260AF" w:rsidP="004B7671">
            <w:r w:rsidRPr="00BB5A6C">
              <w:t>接收DMA请求</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9593183" w14:textId="77777777" w:rsidR="00F260AF" w:rsidRPr="00BB5A6C" w:rsidRDefault="00F260AF" w:rsidP="004B7671">
            <w:r w:rsidRPr="00BB5A6C">
              <w:t>使能后，当USART的接收数据寄存器非空（RXNE）时，会自动向DMA控制器发出请求，DMA随后将USART-&gt;DR寄存器中的数据搬运到内存。</w:t>
            </w:r>
          </w:p>
        </w:tc>
      </w:tr>
    </w:tbl>
    <w:p w14:paraId="564F61EB" w14:textId="77777777" w:rsidR="00F260AF" w:rsidRPr="00BB5A6C" w:rsidRDefault="00F260AF" w:rsidP="00F260AF">
      <w:r w:rsidRPr="00BB5A6C">
        <w:rPr>
          <w:rFonts w:ascii="Times New Roman" w:hAnsi="Times New Roman" w:cs="Times New Roman"/>
        </w:rPr>
        <w:t>​</w:t>
      </w:r>
      <w:r w:rsidRPr="00BB5A6C">
        <w:rPr>
          <w:rFonts w:ascii="Times New Roman" w:hAnsi="Times New Roman" w:cs="Times New Roman"/>
          <w:b/>
          <w:bCs/>
        </w:rPr>
        <w:t>​</w:t>
      </w:r>
      <w:r w:rsidRPr="00BB5A6C">
        <w:rPr>
          <w:b/>
          <w:bCs/>
        </w:rPr>
        <w:t>注意</w:t>
      </w:r>
      <w:r w:rsidRPr="00BB5A6C">
        <w:rPr>
          <w:rFonts w:ascii="Times New Roman" w:hAnsi="Times New Roman" w:cs="Times New Roman"/>
          <w:b/>
          <w:bCs/>
        </w:rPr>
        <w:t>​</w:t>
      </w:r>
      <w:r w:rsidRPr="00BB5A6C">
        <w:rPr>
          <w:rFonts w:ascii="Times New Roman" w:hAnsi="Times New Roman" w:cs="Times New Roman"/>
        </w:rPr>
        <w:t>​</w:t>
      </w:r>
      <w:r w:rsidRPr="00BB5A6C">
        <w:t xml:space="preserve">：有些库版本可能还支持 </w:t>
      </w:r>
      <w:proofErr w:type="spellStart"/>
      <w:r w:rsidRPr="00BB5A6C">
        <w:t>USART_DMAReq_Rx</w:t>
      </w:r>
      <w:proofErr w:type="spellEnd"/>
      <w:r w:rsidRPr="00BB5A6C">
        <w:t xml:space="preserve"> \| </w:t>
      </w:r>
      <w:proofErr w:type="spellStart"/>
      <w:r w:rsidRPr="00BB5A6C">
        <w:t>USART_DMAReq_Tx</w:t>
      </w:r>
      <w:proofErr w:type="spellEnd"/>
      <w:r w:rsidRPr="00BB5A6C">
        <w:t>来同时使能两个方向的DMA请求。</w:t>
      </w:r>
    </w:p>
    <w:p w14:paraId="3E6C55A1" w14:textId="77777777" w:rsidR="00F260AF" w:rsidRPr="00BB5A6C" w:rsidRDefault="00000000" w:rsidP="00F260AF">
      <w:r>
        <w:pict w14:anchorId="68DCA285">
          <v:rect id="_x0000_i1287" style="width:0;height:1.5pt" o:hralign="center" o:hrstd="t" o:hr="t" fillcolor="#a0a0a0" stroked="f"/>
        </w:pict>
      </w:r>
    </w:p>
    <w:p w14:paraId="5D1DD27C" w14:textId="77777777" w:rsidR="00F260AF" w:rsidRPr="00BB5A6C" w:rsidRDefault="00F260AF" w:rsidP="00F260AF">
      <w:pPr>
        <w:pStyle w:val="3"/>
      </w:pPr>
      <w:r w:rsidRPr="00BB5A6C">
        <w:lastRenderedPageBreak/>
        <w:t xml:space="preserve">4. FunctionalState 类型 </w:t>
      </w:r>
    </w:p>
    <w:p w14:paraId="5C20C672" w14:textId="77777777" w:rsidR="00F260AF" w:rsidRPr="00BB5A6C" w:rsidRDefault="00F260AF" w:rsidP="00F260AF">
      <w:r w:rsidRPr="00BB5A6C">
        <w:t>这是一个枚举类型：</w:t>
      </w:r>
    </w:p>
    <w:p w14:paraId="7069F6BA" w14:textId="77777777" w:rsidR="00F260AF" w:rsidRPr="00BB5A6C" w:rsidRDefault="00F260AF" w:rsidP="00F260AF">
      <w:r w:rsidRPr="00BB5A6C">
        <w:t xml:space="preserve">typedef </w:t>
      </w:r>
      <w:proofErr w:type="spellStart"/>
      <w:r w:rsidRPr="00BB5A6C">
        <w:t>enum</w:t>
      </w:r>
      <w:proofErr w:type="spellEnd"/>
      <w:r w:rsidRPr="00BB5A6C">
        <w:t xml:space="preserve"> {DISABLE = 0, ENABLE </w:t>
      </w:r>
      <w:proofErr w:type="gramStart"/>
      <w:r w:rsidRPr="00BB5A6C">
        <w:t>= !DISABLE</w:t>
      </w:r>
      <w:proofErr w:type="gramEnd"/>
      <w:r w:rsidRPr="00BB5A6C">
        <w:t>} FunctionalState;</w:t>
      </w:r>
    </w:p>
    <w:p w14:paraId="2C2B2C51" w14:textId="77777777" w:rsidR="00F260AF" w:rsidRPr="00BB5A6C" w:rsidRDefault="00F260AF" w:rsidP="00F260AF">
      <w:proofErr w:type="spellStart"/>
      <w:r w:rsidRPr="00BB5A6C">
        <w:t>NewState</w:t>
      </w:r>
      <w:proofErr w:type="spellEnd"/>
      <w:r w:rsidRPr="00BB5A6C">
        <w:t>只能传入 ENABLE或 DISABLE。</w:t>
      </w:r>
    </w:p>
    <w:p w14:paraId="0F4FE4E3" w14:textId="77777777" w:rsidR="00F260AF" w:rsidRPr="00BB5A6C" w:rsidRDefault="00000000" w:rsidP="00F260AF">
      <w:r>
        <w:pict w14:anchorId="7353AF91">
          <v:rect id="_x0000_i1288" style="width:0;height:1.5pt" o:hralign="center" o:hrstd="t" o:hr="t" fillcolor="#a0a0a0" stroked="f"/>
        </w:pict>
      </w:r>
    </w:p>
    <w:p w14:paraId="070C9A8E" w14:textId="77777777" w:rsidR="00F260AF" w:rsidRPr="00BB5A6C" w:rsidRDefault="00F260AF" w:rsidP="00F260AF">
      <w:pPr>
        <w:pStyle w:val="3"/>
      </w:pPr>
      <w:r w:rsidRPr="00BB5A6C">
        <w:t xml:space="preserve">5. 典型使用流程示例 </w:t>
      </w:r>
    </w:p>
    <w:p w14:paraId="0991F502" w14:textId="77777777" w:rsidR="00F260AF" w:rsidRPr="00BB5A6C" w:rsidRDefault="00F260AF" w:rsidP="00F260AF">
      <w:r w:rsidRPr="00BB5A6C">
        <w:t>使用DMA进行USART通信需要两个步骤：</w:t>
      </w:r>
    </w:p>
    <w:p w14:paraId="3F7102C7" w14:textId="77777777" w:rsidR="00F260AF" w:rsidRPr="00BB5A6C" w:rsidRDefault="00F260AF">
      <w:pPr>
        <w:numPr>
          <w:ilvl w:val="0"/>
          <w:numId w:val="309"/>
        </w:numPr>
      </w:pPr>
      <w:r w:rsidRPr="00BB5A6C">
        <w:t>配置DMA控制器（设定内存地址、外设地址、数据长度等）。</w:t>
      </w:r>
    </w:p>
    <w:p w14:paraId="6D8456D8" w14:textId="77777777" w:rsidR="00F260AF" w:rsidRPr="00BB5A6C" w:rsidRDefault="00F260AF">
      <w:pPr>
        <w:numPr>
          <w:ilvl w:val="0"/>
          <w:numId w:val="309"/>
        </w:numPr>
      </w:pPr>
      <w:r w:rsidRPr="00BB5A6C">
        <w:t>配置USART，使其能够向DMA发出请求。</w:t>
      </w:r>
    </w:p>
    <w:p w14:paraId="09049269" w14:textId="77777777" w:rsidR="00F260AF" w:rsidRPr="00BB5A6C" w:rsidRDefault="00F260AF" w:rsidP="00F260AF">
      <w:pPr>
        <w:pStyle w:val="4"/>
      </w:pPr>
      <w:r w:rsidRPr="00BB5A6C">
        <w:t xml:space="preserve">场景：使用DMA通过USART1发送一串数据。 </w:t>
      </w:r>
    </w:p>
    <w:p w14:paraId="0F717607" w14:textId="77777777" w:rsidR="00F260AF" w:rsidRPr="00BB5A6C" w:rsidRDefault="00F260AF" w:rsidP="00F260AF">
      <w:proofErr w:type="gramStart"/>
      <w:r w:rsidRPr="00BB5A6C">
        <w:t>#include</w:t>
      </w:r>
      <w:proofErr w:type="gramEnd"/>
      <w:r w:rsidRPr="00BB5A6C">
        <w:t xml:space="preserve"> "stm32f10x.h"</w:t>
      </w:r>
    </w:p>
    <w:p w14:paraId="0EC9A0A5" w14:textId="77777777" w:rsidR="00F260AF" w:rsidRPr="00BB5A6C" w:rsidRDefault="00F260AF" w:rsidP="00F260AF"/>
    <w:p w14:paraId="682492F6" w14:textId="77777777" w:rsidR="00F260AF" w:rsidRPr="00BB5A6C" w:rsidRDefault="00F260AF" w:rsidP="00F260AF">
      <w:r w:rsidRPr="00BB5A6C">
        <w:t>#define TX_BUFFER_SIZE 100</w:t>
      </w:r>
    </w:p>
    <w:p w14:paraId="5E26C9F9" w14:textId="77777777" w:rsidR="00F260AF" w:rsidRPr="00BB5A6C" w:rsidRDefault="00F260AF" w:rsidP="00F260AF">
      <w:r w:rsidRPr="00BB5A6C">
        <w:t xml:space="preserve">uint8_t </w:t>
      </w:r>
      <w:proofErr w:type="spellStart"/>
      <w:r w:rsidRPr="00BB5A6C">
        <w:t>Tx_Buffer</w:t>
      </w:r>
      <w:proofErr w:type="spellEnd"/>
      <w:r w:rsidRPr="00BB5A6C">
        <w:t>[TX_BUFFER_SIZE]; // 发送数据缓冲区</w:t>
      </w:r>
    </w:p>
    <w:p w14:paraId="111F30CC" w14:textId="77777777" w:rsidR="00F260AF" w:rsidRPr="00BB5A6C" w:rsidRDefault="00F260AF" w:rsidP="00F260AF"/>
    <w:p w14:paraId="749FC5B1" w14:textId="77777777" w:rsidR="00F260AF" w:rsidRPr="00BB5A6C" w:rsidRDefault="00F260AF" w:rsidP="00F260AF">
      <w:r w:rsidRPr="00BB5A6C">
        <w:t>void USART1_DMA_TX_Config(</w:t>
      </w:r>
      <w:proofErr w:type="gramStart"/>
      <w:r w:rsidRPr="00BB5A6C">
        <w:t>void) {</w:t>
      </w:r>
      <w:proofErr w:type="gramEnd"/>
    </w:p>
    <w:p w14:paraId="3070115C" w14:textId="77777777" w:rsidR="00F260AF" w:rsidRPr="00BB5A6C" w:rsidRDefault="00F260AF" w:rsidP="00F260AF">
      <w:r w:rsidRPr="00BB5A6C">
        <w:t xml:space="preserve">    </w:t>
      </w:r>
      <w:proofErr w:type="spellStart"/>
      <w:r w:rsidRPr="00BB5A6C">
        <w:t>DMA_InitTypeDef</w:t>
      </w:r>
      <w:proofErr w:type="spellEnd"/>
      <w:r w:rsidRPr="00BB5A6C">
        <w:t xml:space="preserve"> </w:t>
      </w:r>
      <w:proofErr w:type="spellStart"/>
      <w:r w:rsidRPr="00BB5A6C">
        <w:t>DMA_InitStructure</w:t>
      </w:r>
      <w:proofErr w:type="spellEnd"/>
      <w:r w:rsidRPr="00BB5A6C">
        <w:t>;</w:t>
      </w:r>
    </w:p>
    <w:p w14:paraId="5656CC37" w14:textId="77777777" w:rsidR="00F260AF" w:rsidRPr="00BB5A6C" w:rsidRDefault="00F260AF" w:rsidP="00F260AF">
      <w:r w:rsidRPr="00BB5A6C">
        <w:t xml:space="preserve">    </w:t>
      </w:r>
      <w:proofErr w:type="spellStart"/>
      <w:r w:rsidRPr="00BB5A6C">
        <w:t>USART_InitTypeDef</w:t>
      </w:r>
      <w:proofErr w:type="spellEnd"/>
      <w:r w:rsidRPr="00BB5A6C">
        <w:t xml:space="preserve"> </w:t>
      </w:r>
      <w:proofErr w:type="spellStart"/>
      <w:r w:rsidRPr="00BB5A6C">
        <w:t>USART_InitStructure</w:t>
      </w:r>
      <w:proofErr w:type="spellEnd"/>
      <w:r w:rsidRPr="00BB5A6C">
        <w:t>;</w:t>
      </w:r>
    </w:p>
    <w:p w14:paraId="5AE532FE" w14:textId="77777777" w:rsidR="00F260AF" w:rsidRPr="00BB5A6C" w:rsidRDefault="00F260AF" w:rsidP="00F260AF"/>
    <w:p w14:paraId="25E23263" w14:textId="77777777" w:rsidR="00F260AF" w:rsidRPr="00BB5A6C" w:rsidRDefault="00F260AF" w:rsidP="00F260AF">
      <w:r w:rsidRPr="00BB5A6C">
        <w:t xml:space="preserve">    // ... 省略GPIO和USART基本参数配置代码 (RCC时钟、GPIO、</w:t>
      </w:r>
      <w:proofErr w:type="gramStart"/>
      <w:r w:rsidRPr="00BB5A6C">
        <w:t>波特率等)...</w:t>
      </w:r>
      <w:proofErr w:type="gramEnd"/>
    </w:p>
    <w:p w14:paraId="71B3B9F5" w14:textId="77777777" w:rsidR="00F260AF" w:rsidRPr="00BB5A6C" w:rsidRDefault="00F260AF" w:rsidP="00F260AF"/>
    <w:p w14:paraId="16F1DC79" w14:textId="77777777" w:rsidR="00F260AF" w:rsidRPr="00BB5A6C" w:rsidRDefault="00F260AF" w:rsidP="00F260AF">
      <w:r w:rsidRPr="00BB5A6C">
        <w:t xml:space="preserve">    // 1. 配置USART1的基本参数</w:t>
      </w:r>
    </w:p>
    <w:p w14:paraId="57A3DA28" w14:textId="77777777" w:rsidR="00F260AF" w:rsidRPr="00BB5A6C" w:rsidRDefault="00F260AF" w:rsidP="00F260AF">
      <w:r w:rsidRPr="00BB5A6C">
        <w:t xml:space="preserve">    </w:t>
      </w:r>
      <w:proofErr w:type="spellStart"/>
      <w:r w:rsidRPr="00BB5A6C">
        <w:t>USART_InitStructure.USART_BaudRate</w:t>
      </w:r>
      <w:proofErr w:type="spellEnd"/>
      <w:r w:rsidRPr="00BB5A6C">
        <w:t xml:space="preserve"> = 115200;</w:t>
      </w:r>
    </w:p>
    <w:p w14:paraId="43F52652" w14:textId="77777777" w:rsidR="00F260AF" w:rsidRPr="00BB5A6C" w:rsidRDefault="00F260AF" w:rsidP="00F260AF">
      <w:r w:rsidRPr="00BB5A6C">
        <w:t xml:space="preserve">    </w:t>
      </w:r>
      <w:proofErr w:type="spellStart"/>
      <w:r w:rsidRPr="00BB5A6C">
        <w:t>USART_InitStructure.USART_WordLength</w:t>
      </w:r>
      <w:proofErr w:type="spellEnd"/>
      <w:r w:rsidRPr="00BB5A6C">
        <w:t xml:space="preserve"> = USART_WordLength_8b;</w:t>
      </w:r>
    </w:p>
    <w:p w14:paraId="2ECBDFF2" w14:textId="77777777" w:rsidR="00F260AF" w:rsidRPr="00BB5A6C" w:rsidRDefault="00F260AF" w:rsidP="00F260AF">
      <w:r w:rsidRPr="00BB5A6C">
        <w:t xml:space="preserve">    </w:t>
      </w:r>
      <w:proofErr w:type="spellStart"/>
      <w:r w:rsidRPr="00BB5A6C">
        <w:t>USART_InitStructure.USART_StopBits</w:t>
      </w:r>
      <w:proofErr w:type="spellEnd"/>
      <w:r w:rsidRPr="00BB5A6C">
        <w:t xml:space="preserve"> = USART_StopBits_1;</w:t>
      </w:r>
    </w:p>
    <w:p w14:paraId="5E5B1DAE" w14:textId="77777777" w:rsidR="00F260AF" w:rsidRPr="00BB5A6C" w:rsidRDefault="00F260AF" w:rsidP="00F260AF">
      <w:r w:rsidRPr="00BB5A6C">
        <w:t xml:space="preserve">    </w:t>
      </w:r>
      <w:proofErr w:type="spellStart"/>
      <w:r w:rsidRPr="00BB5A6C">
        <w:t>USART_InitStructure.USART_Parity</w:t>
      </w:r>
      <w:proofErr w:type="spellEnd"/>
      <w:r w:rsidRPr="00BB5A6C">
        <w:t xml:space="preserve"> = </w:t>
      </w:r>
      <w:proofErr w:type="spellStart"/>
      <w:r w:rsidRPr="00BB5A6C">
        <w:t>USART_Parity_No</w:t>
      </w:r>
      <w:proofErr w:type="spellEnd"/>
      <w:r w:rsidRPr="00BB5A6C">
        <w:t>;</w:t>
      </w:r>
    </w:p>
    <w:p w14:paraId="688E8316" w14:textId="77777777" w:rsidR="00F260AF" w:rsidRPr="00BB5A6C" w:rsidRDefault="00F260AF" w:rsidP="00F260AF">
      <w:r w:rsidRPr="00BB5A6C">
        <w:lastRenderedPageBreak/>
        <w:t xml:space="preserve">    </w:t>
      </w:r>
      <w:proofErr w:type="spellStart"/>
      <w:r w:rsidRPr="00BB5A6C">
        <w:t>USART_InitStructure.USART_Mode</w:t>
      </w:r>
      <w:proofErr w:type="spellEnd"/>
      <w:r w:rsidRPr="00BB5A6C">
        <w:t xml:space="preserve"> = </w:t>
      </w:r>
      <w:proofErr w:type="spellStart"/>
      <w:r w:rsidRPr="00BB5A6C">
        <w:t>USART_Mode_Tx</w:t>
      </w:r>
      <w:proofErr w:type="spellEnd"/>
      <w:r w:rsidRPr="00BB5A6C">
        <w:t>; // 只使能发送</w:t>
      </w:r>
    </w:p>
    <w:p w14:paraId="3E47CBE4" w14:textId="77777777" w:rsidR="00F260AF" w:rsidRPr="00BB5A6C" w:rsidRDefault="00F260AF" w:rsidP="00F260AF">
      <w:r w:rsidRPr="00BB5A6C">
        <w:t xml:space="preserve">    </w:t>
      </w:r>
      <w:proofErr w:type="spellStart"/>
      <w:r w:rsidRPr="00BB5A6C">
        <w:t>USART_InitStructure.USART_HardwareFlowControl</w:t>
      </w:r>
      <w:proofErr w:type="spellEnd"/>
      <w:r w:rsidRPr="00BB5A6C">
        <w:t xml:space="preserve"> = </w:t>
      </w:r>
      <w:proofErr w:type="spellStart"/>
      <w:r w:rsidRPr="00BB5A6C">
        <w:t>USART_HardwareFlowControl_None</w:t>
      </w:r>
      <w:proofErr w:type="spellEnd"/>
      <w:r w:rsidRPr="00BB5A6C">
        <w:t>;</w:t>
      </w:r>
    </w:p>
    <w:p w14:paraId="6365CF0E" w14:textId="77777777" w:rsidR="00F260AF" w:rsidRPr="00BB5A6C" w:rsidRDefault="00F260AF" w:rsidP="00F260AF">
      <w:r w:rsidRPr="00BB5A6C">
        <w:t xml:space="preserve">    </w:t>
      </w:r>
      <w:proofErr w:type="spellStart"/>
      <w:r w:rsidRPr="00BB5A6C">
        <w:t>USART_</w:t>
      </w:r>
      <w:proofErr w:type="gramStart"/>
      <w:r w:rsidRPr="00BB5A6C">
        <w:t>Init</w:t>
      </w:r>
      <w:proofErr w:type="spellEnd"/>
      <w:r w:rsidRPr="00BB5A6C">
        <w:t>(</w:t>
      </w:r>
      <w:proofErr w:type="gramEnd"/>
      <w:r w:rsidRPr="00BB5A6C">
        <w:t>USART1, &amp;</w:t>
      </w:r>
      <w:proofErr w:type="spellStart"/>
      <w:r w:rsidRPr="00BB5A6C">
        <w:t>USART_InitStructure</w:t>
      </w:r>
      <w:proofErr w:type="spellEnd"/>
      <w:r w:rsidRPr="00BB5A6C">
        <w:t>);</w:t>
      </w:r>
    </w:p>
    <w:p w14:paraId="53C53522" w14:textId="77777777" w:rsidR="00F260AF" w:rsidRPr="00BB5A6C" w:rsidRDefault="00F260AF" w:rsidP="00F260AF"/>
    <w:p w14:paraId="4F944C84" w14:textId="77777777" w:rsidR="00F260AF" w:rsidRPr="00BB5A6C" w:rsidRDefault="00F260AF" w:rsidP="00F260AF">
      <w:r w:rsidRPr="00BB5A6C">
        <w:t xml:space="preserve">    // 2. 配置DMA控制器 (以DMA1 Channel4 for USART1_TX 为例)</w:t>
      </w:r>
    </w:p>
    <w:p w14:paraId="074844C4" w14:textId="77777777" w:rsidR="00F260AF" w:rsidRPr="00BB5A6C" w:rsidRDefault="00F260AF" w:rsidP="00F260AF">
      <w:r w:rsidRPr="00BB5A6C">
        <w:t xml:space="preserve">    </w:t>
      </w:r>
      <w:proofErr w:type="spellStart"/>
      <w:r w:rsidRPr="00BB5A6C">
        <w:t>RCC_AHBPeriphClockCmd</w:t>
      </w:r>
      <w:proofErr w:type="spellEnd"/>
      <w:r w:rsidRPr="00BB5A6C">
        <w:t>(RCC_AHBPeriph_DMA1, ENABLE); // 使能DMA时钟</w:t>
      </w:r>
    </w:p>
    <w:p w14:paraId="7A82BA63" w14:textId="77777777" w:rsidR="00F260AF" w:rsidRPr="00BB5A6C" w:rsidRDefault="00F260AF" w:rsidP="00F260AF"/>
    <w:p w14:paraId="04356819" w14:textId="77777777" w:rsidR="00F260AF" w:rsidRPr="00BB5A6C" w:rsidRDefault="00F260AF" w:rsidP="00F260AF">
      <w:r w:rsidRPr="00BB5A6C">
        <w:t xml:space="preserve">    </w:t>
      </w:r>
      <w:proofErr w:type="spellStart"/>
      <w:r w:rsidRPr="00BB5A6C">
        <w:t>DMA_DeInit</w:t>
      </w:r>
      <w:proofErr w:type="spellEnd"/>
      <w:r w:rsidRPr="00BB5A6C">
        <w:t>(DMA1_Channel4); // 复位DMA通道配置</w:t>
      </w:r>
    </w:p>
    <w:p w14:paraId="0FE72B93" w14:textId="77777777" w:rsidR="00F260AF" w:rsidRPr="00BB5A6C" w:rsidRDefault="00F260AF" w:rsidP="00F260AF"/>
    <w:p w14:paraId="327F6B7D" w14:textId="77777777" w:rsidR="00F260AF" w:rsidRPr="00BB5A6C" w:rsidRDefault="00F260AF" w:rsidP="00F260AF">
      <w:r w:rsidRPr="00BB5A6C">
        <w:t xml:space="preserve">    </w:t>
      </w:r>
      <w:proofErr w:type="spellStart"/>
      <w:r w:rsidRPr="00BB5A6C">
        <w:t>DMA_InitStructure.DMA_PeripheralBaseAddr</w:t>
      </w:r>
      <w:proofErr w:type="spellEnd"/>
      <w:r w:rsidRPr="00BB5A6C">
        <w:t xml:space="preserve"> = (uint32_t)&amp;(USART1-&gt;DR); // 外设地址：USART数据寄存器</w:t>
      </w:r>
    </w:p>
    <w:p w14:paraId="5D4B6004" w14:textId="77777777" w:rsidR="00F260AF" w:rsidRPr="00BB5A6C" w:rsidRDefault="00F260AF" w:rsidP="00F260AF">
      <w:r w:rsidRPr="00BB5A6C">
        <w:t xml:space="preserve">    </w:t>
      </w:r>
      <w:proofErr w:type="spellStart"/>
      <w:r w:rsidRPr="00BB5A6C">
        <w:t>DMA_InitStructure.DMA_MemoryBaseAddr</w:t>
      </w:r>
      <w:proofErr w:type="spellEnd"/>
      <w:r w:rsidRPr="00BB5A6C">
        <w:t xml:space="preserve"> = (uint32_t)</w:t>
      </w:r>
      <w:proofErr w:type="spellStart"/>
      <w:r w:rsidRPr="00BB5A6C">
        <w:t>Tx_Buffer</w:t>
      </w:r>
      <w:proofErr w:type="spellEnd"/>
      <w:r w:rsidRPr="00BB5A6C">
        <w:t>; // 内存地址：发送缓冲区</w:t>
      </w:r>
    </w:p>
    <w:p w14:paraId="2FAF6FD7" w14:textId="77777777" w:rsidR="00F260AF" w:rsidRPr="00BB5A6C" w:rsidRDefault="00F260AF" w:rsidP="00F260AF">
      <w:r w:rsidRPr="00BB5A6C">
        <w:t xml:space="preserve">    </w:t>
      </w:r>
      <w:proofErr w:type="spellStart"/>
      <w:r w:rsidRPr="00BB5A6C">
        <w:t>DMA_InitStructure.DMA_DIR</w:t>
      </w:r>
      <w:proofErr w:type="spellEnd"/>
      <w:r w:rsidRPr="00BB5A6C">
        <w:t xml:space="preserve"> = </w:t>
      </w:r>
      <w:proofErr w:type="spellStart"/>
      <w:r w:rsidRPr="00BB5A6C">
        <w:t>DMA_DIR_PeripheralDST</w:t>
      </w:r>
      <w:proofErr w:type="spellEnd"/>
      <w:r w:rsidRPr="00BB5A6C">
        <w:t>; // 传输方向：内存 -&gt; 外设</w:t>
      </w:r>
    </w:p>
    <w:p w14:paraId="786264A4" w14:textId="77777777" w:rsidR="00F260AF" w:rsidRPr="00BB5A6C" w:rsidRDefault="00F260AF" w:rsidP="00F260AF">
      <w:r w:rsidRPr="00BB5A6C">
        <w:t xml:space="preserve">    </w:t>
      </w:r>
      <w:proofErr w:type="spellStart"/>
      <w:r w:rsidRPr="00BB5A6C">
        <w:t>DMA_InitStructure.DMA_BufferSize</w:t>
      </w:r>
      <w:proofErr w:type="spellEnd"/>
      <w:r w:rsidRPr="00BB5A6C">
        <w:t xml:space="preserve"> = TX_BUFFER_SIZE; // 传输数据量</w:t>
      </w:r>
    </w:p>
    <w:p w14:paraId="71BBEA1A" w14:textId="77777777" w:rsidR="00F260AF" w:rsidRPr="00BB5A6C" w:rsidRDefault="00F260AF" w:rsidP="00F260AF">
      <w:r w:rsidRPr="00BB5A6C">
        <w:t xml:space="preserve">    </w:t>
      </w:r>
      <w:proofErr w:type="spellStart"/>
      <w:r w:rsidRPr="00BB5A6C">
        <w:t>DMA_InitStructure.DMA_PeripheralInc</w:t>
      </w:r>
      <w:proofErr w:type="spellEnd"/>
      <w:r w:rsidRPr="00BB5A6C">
        <w:t xml:space="preserve"> = </w:t>
      </w:r>
      <w:proofErr w:type="spellStart"/>
      <w:r w:rsidRPr="00BB5A6C">
        <w:t>DMA_PeripheralInc_Disable</w:t>
      </w:r>
      <w:proofErr w:type="spellEnd"/>
      <w:r w:rsidRPr="00BB5A6C">
        <w:t>; // 外设地址固定</w:t>
      </w:r>
    </w:p>
    <w:p w14:paraId="5110D178" w14:textId="77777777" w:rsidR="00F260AF" w:rsidRPr="00BB5A6C" w:rsidRDefault="00F260AF" w:rsidP="00F260AF">
      <w:r w:rsidRPr="00BB5A6C">
        <w:t xml:space="preserve">    </w:t>
      </w:r>
      <w:proofErr w:type="spellStart"/>
      <w:r w:rsidRPr="00BB5A6C">
        <w:t>DMA_InitStructure.DMA_MemoryInc</w:t>
      </w:r>
      <w:proofErr w:type="spellEnd"/>
      <w:r w:rsidRPr="00BB5A6C">
        <w:t xml:space="preserve"> = </w:t>
      </w:r>
      <w:proofErr w:type="spellStart"/>
      <w:r w:rsidRPr="00BB5A6C">
        <w:t>DMA_MemoryInc_Enable</w:t>
      </w:r>
      <w:proofErr w:type="spellEnd"/>
      <w:r w:rsidRPr="00BB5A6C">
        <w:t>; // 内存地址递增</w:t>
      </w:r>
    </w:p>
    <w:p w14:paraId="0D40C356" w14:textId="77777777" w:rsidR="00F260AF" w:rsidRPr="00BB5A6C" w:rsidRDefault="00F260AF" w:rsidP="00F260AF">
      <w:r w:rsidRPr="00BB5A6C">
        <w:t xml:space="preserve">    </w:t>
      </w:r>
      <w:proofErr w:type="spellStart"/>
      <w:r w:rsidRPr="00BB5A6C">
        <w:t>DMA_InitStructure.DMA_PeripheralDataSize</w:t>
      </w:r>
      <w:proofErr w:type="spellEnd"/>
      <w:r w:rsidRPr="00BB5A6C">
        <w:t xml:space="preserve"> = </w:t>
      </w:r>
      <w:proofErr w:type="spellStart"/>
      <w:r w:rsidRPr="00BB5A6C">
        <w:t>DMA_PeripheralDataSize_Byte</w:t>
      </w:r>
      <w:proofErr w:type="spellEnd"/>
      <w:r w:rsidRPr="00BB5A6C">
        <w:t>; // 外设数据宽度：8位</w:t>
      </w:r>
    </w:p>
    <w:p w14:paraId="08926C73" w14:textId="77777777" w:rsidR="00F260AF" w:rsidRPr="00BB5A6C" w:rsidRDefault="00F260AF" w:rsidP="00F260AF">
      <w:r w:rsidRPr="00BB5A6C">
        <w:t xml:space="preserve">    </w:t>
      </w:r>
      <w:proofErr w:type="spellStart"/>
      <w:r w:rsidRPr="00BB5A6C">
        <w:t>DMA_InitStructure.DMA_MemoryDataSize</w:t>
      </w:r>
      <w:proofErr w:type="spellEnd"/>
      <w:r w:rsidRPr="00BB5A6C">
        <w:t xml:space="preserve"> = </w:t>
      </w:r>
      <w:proofErr w:type="spellStart"/>
      <w:r w:rsidRPr="00BB5A6C">
        <w:t>DMA_MemoryDataSize_Byte</w:t>
      </w:r>
      <w:proofErr w:type="spellEnd"/>
      <w:r w:rsidRPr="00BB5A6C">
        <w:t>; // 内存数据宽度：8位</w:t>
      </w:r>
    </w:p>
    <w:p w14:paraId="74571FB6" w14:textId="77777777" w:rsidR="00F260AF" w:rsidRPr="00BB5A6C" w:rsidRDefault="00F260AF" w:rsidP="00F260AF">
      <w:r w:rsidRPr="00BB5A6C">
        <w:t xml:space="preserve">    </w:t>
      </w:r>
      <w:proofErr w:type="spellStart"/>
      <w:r w:rsidRPr="00BB5A6C">
        <w:t>DMA_InitStructure.DMA_Mode</w:t>
      </w:r>
      <w:proofErr w:type="spellEnd"/>
      <w:r w:rsidRPr="00BB5A6C">
        <w:t xml:space="preserve"> = </w:t>
      </w:r>
      <w:proofErr w:type="spellStart"/>
      <w:r w:rsidRPr="00BB5A6C">
        <w:t>DMA_Mode_Normal</w:t>
      </w:r>
      <w:proofErr w:type="spellEnd"/>
      <w:r w:rsidRPr="00BB5A6C">
        <w:t>; // 模式：正常模式（传输一次）</w:t>
      </w:r>
    </w:p>
    <w:p w14:paraId="4D688233" w14:textId="77777777" w:rsidR="00F260AF" w:rsidRPr="00BB5A6C" w:rsidRDefault="00F260AF" w:rsidP="00F260AF">
      <w:r w:rsidRPr="00BB5A6C">
        <w:t xml:space="preserve">    </w:t>
      </w:r>
      <w:proofErr w:type="spellStart"/>
      <w:r w:rsidRPr="00BB5A6C">
        <w:t>DMA_InitStructure.DMA_Priority</w:t>
      </w:r>
      <w:proofErr w:type="spellEnd"/>
      <w:r w:rsidRPr="00BB5A6C">
        <w:t xml:space="preserve"> = </w:t>
      </w:r>
      <w:proofErr w:type="spellStart"/>
      <w:r w:rsidRPr="00BB5A6C">
        <w:t>DMA_Priority_Medium</w:t>
      </w:r>
      <w:proofErr w:type="spellEnd"/>
      <w:r w:rsidRPr="00BB5A6C">
        <w:t>; // 通道优先级：中</w:t>
      </w:r>
    </w:p>
    <w:p w14:paraId="3D57CCBF" w14:textId="77777777" w:rsidR="00F260AF" w:rsidRPr="00BB5A6C" w:rsidRDefault="00F260AF" w:rsidP="00F260AF">
      <w:r w:rsidRPr="00BB5A6C">
        <w:t xml:space="preserve">    DMA_InitStructure.DMA_M2M = DMA_M2M_Disable; // 禁用内存到内存模式</w:t>
      </w:r>
    </w:p>
    <w:p w14:paraId="6C569CA4" w14:textId="77777777" w:rsidR="00F260AF" w:rsidRPr="00BB5A6C" w:rsidRDefault="00F260AF" w:rsidP="00F260AF">
      <w:r w:rsidRPr="00BB5A6C">
        <w:t xml:space="preserve">    </w:t>
      </w:r>
      <w:proofErr w:type="spellStart"/>
      <w:r w:rsidRPr="00BB5A6C">
        <w:t>DMA_</w:t>
      </w:r>
      <w:proofErr w:type="gramStart"/>
      <w:r w:rsidRPr="00BB5A6C">
        <w:t>Init</w:t>
      </w:r>
      <w:proofErr w:type="spellEnd"/>
      <w:r w:rsidRPr="00BB5A6C">
        <w:t>(</w:t>
      </w:r>
      <w:proofErr w:type="gramEnd"/>
      <w:r w:rsidRPr="00BB5A6C">
        <w:t>DMA1_Channel4, &amp;</w:t>
      </w:r>
      <w:proofErr w:type="spellStart"/>
      <w:r w:rsidRPr="00BB5A6C">
        <w:t>DMA_InitStructure</w:t>
      </w:r>
      <w:proofErr w:type="spellEnd"/>
      <w:r w:rsidRPr="00BB5A6C">
        <w:t>);</w:t>
      </w:r>
    </w:p>
    <w:p w14:paraId="51C436F0" w14:textId="77777777" w:rsidR="00F260AF" w:rsidRPr="00BB5A6C" w:rsidRDefault="00F260AF" w:rsidP="00F260AF"/>
    <w:p w14:paraId="6F7C7CA9" w14:textId="77777777" w:rsidR="00F260AF" w:rsidRPr="00BB5A6C" w:rsidRDefault="00F260AF" w:rsidP="00F260AF">
      <w:r w:rsidRPr="00BB5A6C">
        <w:t xml:space="preserve">    // 3. 【核心步骤】使能USART1的发送DMA请求</w:t>
      </w:r>
    </w:p>
    <w:p w14:paraId="15C759AE" w14:textId="77777777" w:rsidR="00F260AF" w:rsidRPr="00BB5A6C" w:rsidRDefault="00F260AF" w:rsidP="00F260AF">
      <w:r w:rsidRPr="00BB5A6C">
        <w:t xml:space="preserve">    //    此后，当TXE位为1时，USART1会向DMA1_Channel4发出请求</w:t>
      </w:r>
    </w:p>
    <w:p w14:paraId="1BC82C79" w14:textId="77777777" w:rsidR="00F260AF" w:rsidRPr="00BB5A6C" w:rsidRDefault="00F260AF" w:rsidP="00F260AF">
      <w:r w:rsidRPr="00BB5A6C">
        <w:t xml:space="preserve">    </w:t>
      </w:r>
      <w:proofErr w:type="spellStart"/>
      <w:r w:rsidRPr="00BB5A6C">
        <w:t>USART_</w:t>
      </w:r>
      <w:proofErr w:type="gramStart"/>
      <w:r w:rsidRPr="00BB5A6C">
        <w:t>DMACmd</w:t>
      </w:r>
      <w:proofErr w:type="spellEnd"/>
      <w:r w:rsidRPr="00BB5A6C">
        <w:t>(</w:t>
      </w:r>
      <w:proofErr w:type="gramEnd"/>
      <w:r w:rsidRPr="00BB5A6C">
        <w:t xml:space="preserve">USART1, </w:t>
      </w:r>
      <w:proofErr w:type="spellStart"/>
      <w:r w:rsidRPr="00BB5A6C">
        <w:t>USART_DMAReq_Tx</w:t>
      </w:r>
      <w:proofErr w:type="spellEnd"/>
      <w:r w:rsidRPr="00BB5A6C">
        <w:t>, ENABLE);</w:t>
      </w:r>
    </w:p>
    <w:p w14:paraId="695EE3A3" w14:textId="77777777" w:rsidR="00F260AF" w:rsidRPr="00BB5A6C" w:rsidRDefault="00F260AF" w:rsidP="00F260AF"/>
    <w:p w14:paraId="784FE191" w14:textId="77777777" w:rsidR="00F260AF" w:rsidRPr="00BB5A6C" w:rsidRDefault="00F260AF" w:rsidP="00F260AF">
      <w:r w:rsidRPr="00BB5A6C">
        <w:t xml:space="preserve">    // 4. 使能DMA通道，等待触发</w:t>
      </w:r>
    </w:p>
    <w:p w14:paraId="2B8D7375" w14:textId="77777777" w:rsidR="00F260AF" w:rsidRPr="00BB5A6C" w:rsidRDefault="00F260AF" w:rsidP="00F260AF">
      <w:r w:rsidRPr="00BB5A6C">
        <w:t xml:space="preserve">    //    </w:t>
      </w:r>
      <w:proofErr w:type="spellStart"/>
      <w:r w:rsidRPr="00BB5A6C">
        <w:t>DMA_</w:t>
      </w:r>
      <w:proofErr w:type="gramStart"/>
      <w:r w:rsidRPr="00BB5A6C">
        <w:t>Cmd</w:t>
      </w:r>
      <w:proofErr w:type="spellEnd"/>
      <w:r w:rsidRPr="00BB5A6C">
        <w:t>(</w:t>
      </w:r>
      <w:proofErr w:type="gramEnd"/>
      <w:r w:rsidRPr="00BB5A6C">
        <w:t xml:space="preserve">DMA1_Channel4, ENABLE); </w:t>
      </w:r>
    </w:p>
    <w:p w14:paraId="6C932C0A" w14:textId="77777777" w:rsidR="00F260AF" w:rsidRPr="00BB5A6C" w:rsidRDefault="00F260AF" w:rsidP="00F260AF">
      <w:r w:rsidRPr="00BB5A6C">
        <w:t xml:space="preserve">    //    注意：通常在此处先不开启DMA，而是在需要发送时再开启</w:t>
      </w:r>
    </w:p>
    <w:p w14:paraId="650D61FC" w14:textId="77777777" w:rsidR="00F260AF" w:rsidRPr="00BB5A6C" w:rsidRDefault="00F260AF" w:rsidP="00F260AF"/>
    <w:p w14:paraId="4D74DF2E" w14:textId="77777777" w:rsidR="00F260AF" w:rsidRPr="00BB5A6C" w:rsidRDefault="00F260AF" w:rsidP="00F260AF">
      <w:r w:rsidRPr="00BB5A6C">
        <w:t xml:space="preserve">    // 5. 最后，使能USART1外设</w:t>
      </w:r>
    </w:p>
    <w:p w14:paraId="17A2D15D" w14:textId="77777777" w:rsidR="00F260AF" w:rsidRPr="00BB5A6C" w:rsidRDefault="00F260AF" w:rsidP="00F260AF">
      <w:r w:rsidRPr="00BB5A6C">
        <w:t xml:space="preserve">    </w:t>
      </w:r>
      <w:proofErr w:type="spellStart"/>
      <w:r w:rsidRPr="00BB5A6C">
        <w:t>USART_</w:t>
      </w:r>
      <w:proofErr w:type="gramStart"/>
      <w:r w:rsidRPr="00BB5A6C">
        <w:t>Cmd</w:t>
      </w:r>
      <w:proofErr w:type="spellEnd"/>
      <w:r w:rsidRPr="00BB5A6C">
        <w:t>(</w:t>
      </w:r>
      <w:proofErr w:type="gramEnd"/>
      <w:r w:rsidRPr="00BB5A6C">
        <w:t>USART1, ENABLE);</w:t>
      </w:r>
    </w:p>
    <w:p w14:paraId="5C46949B" w14:textId="77777777" w:rsidR="00F260AF" w:rsidRPr="00BB5A6C" w:rsidRDefault="00F260AF" w:rsidP="00F260AF">
      <w:r w:rsidRPr="00BB5A6C">
        <w:t>}</w:t>
      </w:r>
    </w:p>
    <w:p w14:paraId="1ABFE483" w14:textId="77777777" w:rsidR="00F260AF" w:rsidRPr="00BB5A6C" w:rsidRDefault="00F260AF" w:rsidP="00F260AF"/>
    <w:p w14:paraId="4EAE4623" w14:textId="77777777" w:rsidR="00F260AF" w:rsidRPr="00BB5A6C" w:rsidRDefault="00F260AF" w:rsidP="00F260AF">
      <w:r w:rsidRPr="00BB5A6C">
        <w:t>// 在main函数中启动一次DMA传输</w:t>
      </w:r>
    </w:p>
    <w:p w14:paraId="0EC590AC" w14:textId="77777777" w:rsidR="00F260AF" w:rsidRPr="00BB5A6C" w:rsidRDefault="00F260AF" w:rsidP="00F260AF">
      <w:r w:rsidRPr="00BB5A6C">
        <w:t xml:space="preserve">void </w:t>
      </w:r>
      <w:proofErr w:type="spellStart"/>
      <w:r w:rsidRPr="00BB5A6C">
        <w:t>Start_DMA_Transfer</w:t>
      </w:r>
      <w:proofErr w:type="spellEnd"/>
      <w:r w:rsidRPr="00BB5A6C">
        <w:t>(</w:t>
      </w:r>
      <w:proofErr w:type="gramStart"/>
      <w:r w:rsidRPr="00BB5A6C">
        <w:t>void) {</w:t>
      </w:r>
      <w:proofErr w:type="gramEnd"/>
    </w:p>
    <w:p w14:paraId="4C4BD5CC" w14:textId="77777777" w:rsidR="00F260AF" w:rsidRPr="00BB5A6C" w:rsidRDefault="00F260AF" w:rsidP="00F260AF">
      <w:r w:rsidRPr="00BB5A6C">
        <w:t xml:space="preserve">    </w:t>
      </w:r>
      <w:proofErr w:type="spellStart"/>
      <w:r w:rsidRPr="00BB5A6C">
        <w:t>DMA_Cmd</w:t>
      </w:r>
      <w:proofErr w:type="spellEnd"/>
      <w:r w:rsidRPr="00BB5A6C">
        <w:t>(DMA1_Channel4, DISABLE); // 先禁用通道以配置新参数</w:t>
      </w:r>
    </w:p>
    <w:p w14:paraId="1455DF9C" w14:textId="77777777" w:rsidR="00F260AF" w:rsidRPr="00BB5A6C" w:rsidRDefault="00F260AF" w:rsidP="00F260AF">
      <w:r w:rsidRPr="00BB5A6C">
        <w:t xml:space="preserve">    </w:t>
      </w:r>
      <w:proofErr w:type="spellStart"/>
      <w:r w:rsidRPr="00BB5A6C">
        <w:t>DMA_SetCurrDataCounter</w:t>
      </w:r>
      <w:proofErr w:type="spellEnd"/>
      <w:r w:rsidRPr="00BB5A6C">
        <w:t>(DMA1_Channel4, TX_BUFFER_SIZE); // 重新设置传输数据量</w:t>
      </w:r>
    </w:p>
    <w:p w14:paraId="3D7017BF" w14:textId="77777777" w:rsidR="00F260AF" w:rsidRPr="00BB5A6C" w:rsidRDefault="00F260AF" w:rsidP="00F260AF">
      <w:r w:rsidRPr="00BB5A6C">
        <w:t xml:space="preserve">    </w:t>
      </w:r>
      <w:proofErr w:type="spellStart"/>
      <w:r w:rsidRPr="00BB5A6C">
        <w:t>DMA_Cmd</w:t>
      </w:r>
      <w:proofErr w:type="spellEnd"/>
      <w:r w:rsidRPr="00BB5A6C">
        <w:t>(DMA1_Channel4, ENABLE); // 使能DMA通道，开始传输</w:t>
      </w:r>
    </w:p>
    <w:p w14:paraId="104BDD72" w14:textId="77777777" w:rsidR="00F260AF" w:rsidRPr="00BB5A6C" w:rsidRDefault="00F260AF" w:rsidP="00F260AF">
      <w:r w:rsidRPr="00BB5A6C">
        <w:t>}</w:t>
      </w:r>
    </w:p>
    <w:p w14:paraId="497B16D6" w14:textId="77777777" w:rsidR="00F260AF" w:rsidRPr="00BB5A6C" w:rsidRDefault="00F260AF" w:rsidP="00F260AF"/>
    <w:p w14:paraId="1227E0F8" w14:textId="77777777" w:rsidR="00F260AF" w:rsidRPr="00BB5A6C" w:rsidRDefault="00F260AF" w:rsidP="00F260AF">
      <w:r w:rsidRPr="00BB5A6C">
        <w:t>// 可以通过检查DMA的传输完成标志或TC中断来判断发送是否完成</w:t>
      </w:r>
    </w:p>
    <w:p w14:paraId="1EEE39AD" w14:textId="77777777" w:rsidR="00F260AF" w:rsidRPr="00BB5A6C" w:rsidRDefault="00F260AF" w:rsidP="00F260AF">
      <w:pPr>
        <w:pStyle w:val="4"/>
      </w:pPr>
      <w:r w:rsidRPr="00BB5A6C">
        <w:t xml:space="preserve">接收DMA的配置类似，主要区别在于： </w:t>
      </w:r>
    </w:p>
    <w:p w14:paraId="34276270" w14:textId="77777777" w:rsidR="00F260AF" w:rsidRPr="00BB5A6C" w:rsidRDefault="00F260AF">
      <w:pPr>
        <w:numPr>
          <w:ilvl w:val="0"/>
          <w:numId w:val="310"/>
        </w:numPr>
      </w:pPr>
      <w:r w:rsidRPr="00BB5A6C">
        <w:t xml:space="preserve">DMA_DIR：设置为 </w:t>
      </w:r>
      <w:proofErr w:type="spellStart"/>
      <w:r w:rsidRPr="00BB5A6C">
        <w:t>DMA_DIR_PeripheralSRC</w:t>
      </w:r>
      <w:proofErr w:type="spellEnd"/>
      <w:r w:rsidRPr="00BB5A6C">
        <w:t>（外设 -&gt; 内存）</w:t>
      </w:r>
    </w:p>
    <w:p w14:paraId="65F82C31" w14:textId="77777777" w:rsidR="00F260AF" w:rsidRPr="00BB5A6C" w:rsidRDefault="00F260AF">
      <w:pPr>
        <w:numPr>
          <w:ilvl w:val="0"/>
          <w:numId w:val="310"/>
        </w:numPr>
      </w:pPr>
      <w:proofErr w:type="spellStart"/>
      <w:r w:rsidRPr="00BB5A6C">
        <w:t>USART_DMAReq</w:t>
      </w:r>
      <w:proofErr w:type="spellEnd"/>
      <w:r w:rsidRPr="00BB5A6C">
        <w:t xml:space="preserve">：设置为 </w:t>
      </w:r>
      <w:proofErr w:type="spellStart"/>
      <w:r w:rsidRPr="00BB5A6C">
        <w:t>USART_DMAReq_Rx</w:t>
      </w:r>
      <w:proofErr w:type="spellEnd"/>
    </w:p>
    <w:p w14:paraId="7CC434E8" w14:textId="77777777" w:rsidR="00F260AF" w:rsidRPr="00BB5A6C" w:rsidRDefault="00F260AF">
      <w:pPr>
        <w:numPr>
          <w:ilvl w:val="0"/>
          <w:numId w:val="310"/>
        </w:numPr>
      </w:pPr>
      <w:r w:rsidRPr="00BB5A6C">
        <w:t xml:space="preserve">USART模式：需要使能接收模式 </w:t>
      </w:r>
      <w:proofErr w:type="spellStart"/>
      <w:r w:rsidRPr="00BB5A6C">
        <w:t>USART_Mode_Rx</w:t>
      </w:r>
      <w:proofErr w:type="spellEnd"/>
    </w:p>
    <w:p w14:paraId="0E2E91B5" w14:textId="77777777" w:rsidR="00F260AF" w:rsidRPr="00BB5A6C" w:rsidRDefault="00000000" w:rsidP="00F260AF">
      <w:r>
        <w:pict w14:anchorId="6C83330D">
          <v:rect id="_x0000_i1289" style="width:0;height:1.5pt" o:hralign="center" o:hrstd="t" o:hr="t" fillcolor="#a0a0a0" stroked="f"/>
        </w:pict>
      </w:r>
    </w:p>
    <w:p w14:paraId="2B98961C" w14:textId="77777777" w:rsidR="00F260AF" w:rsidRPr="00BB5A6C" w:rsidRDefault="00F260AF" w:rsidP="00F260AF">
      <w:pPr>
        <w:pStyle w:val="3"/>
      </w:pPr>
      <w:r w:rsidRPr="00BB5A6C">
        <w:lastRenderedPageBreak/>
        <w:t xml:space="preserve">6. 工作原理 </w:t>
      </w:r>
    </w:p>
    <w:p w14:paraId="17C38358" w14:textId="77777777" w:rsidR="00F260AF" w:rsidRPr="00BB5A6C" w:rsidRDefault="00F260AF" w:rsidP="00F260AF">
      <w:r w:rsidRPr="00BB5A6C">
        <w:t>该函数通过操作USART的</w:t>
      </w:r>
      <w:r w:rsidRPr="00BB5A6C">
        <w:rPr>
          <w:rFonts w:ascii="Times New Roman" w:hAnsi="Times New Roman" w:cs="Times New Roman"/>
        </w:rPr>
        <w:t>​</w:t>
      </w:r>
      <w:r w:rsidRPr="00BB5A6C">
        <w:rPr>
          <w:rFonts w:ascii="Times New Roman" w:hAnsi="Times New Roman" w:cs="Times New Roman"/>
          <w:b/>
          <w:bCs/>
        </w:rPr>
        <w:t>​</w:t>
      </w:r>
      <w:r w:rsidRPr="00BB5A6C">
        <w:rPr>
          <w:b/>
          <w:bCs/>
        </w:rPr>
        <w:t>控制寄存器3（CR3）</w:t>
      </w:r>
      <w:r w:rsidRPr="00BB5A6C">
        <w:rPr>
          <w:rFonts w:ascii="Times New Roman" w:hAnsi="Times New Roman" w:cs="Times New Roman"/>
          <w:b/>
          <w:bCs/>
        </w:rPr>
        <w:t>​</w:t>
      </w:r>
      <w:r w:rsidRPr="00BB5A6C">
        <w:rPr>
          <w:rFonts w:ascii="Times New Roman" w:hAnsi="Times New Roman" w:cs="Times New Roman"/>
        </w:rPr>
        <w:t>​</w:t>
      </w:r>
      <w:r w:rsidRPr="00BB5A6C">
        <w:t xml:space="preserve"> 来实现：</w:t>
      </w:r>
    </w:p>
    <w:p w14:paraId="42929246" w14:textId="77777777" w:rsidR="00F260AF" w:rsidRPr="00BB5A6C" w:rsidRDefault="00F260AF">
      <w:pPr>
        <w:numPr>
          <w:ilvl w:val="0"/>
          <w:numId w:val="311"/>
        </w:numPr>
      </w:pPr>
      <w:proofErr w:type="spellStart"/>
      <w:r w:rsidRPr="00BB5A6C">
        <w:t>USART_DMACmd</w:t>
      </w:r>
      <w:proofErr w:type="spellEnd"/>
      <w:r w:rsidRPr="00BB5A6C">
        <w:t xml:space="preserve">(USART1, </w:t>
      </w:r>
      <w:proofErr w:type="spellStart"/>
      <w:r w:rsidRPr="00BB5A6C">
        <w:t>USART_DMAReq_Tx</w:t>
      </w:r>
      <w:proofErr w:type="spellEnd"/>
      <w:r w:rsidRPr="00BB5A6C">
        <w:t>, ENABLE)会设置 USART1-&gt;CR3寄存器中的 DMAT(DMA enable transmitter) 位。</w:t>
      </w:r>
    </w:p>
    <w:p w14:paraId="0C024FF7" w14:textId="77777777" w:rsidR="00F260AF" w:rsidRPr="00BB5A6C" w:rsidRDefault="00F260AF">
      <w:pPr>
        <w:numPr>
          <w:ilvl w:val="0"/>
          <w:numId w:val="311"/>
        </w:numPr>
      </w:pPr>
      <w:proofErr w:type="spellStart"/>
      <w:r w:rsidRPr="00BB5A6C">
        <w:t>USART_DMACmd</w:t>
      </w:r>
      <w:proofErr w:type="spellEnd"/>
      <w:r w:rsidRPr="00BB5A6C">
        <w:t xml:space="preserve">(USART1, </w:t>
      </w:r>
      <w:proofErr w:type="spellStart"/>
      <w:r w:rsidRPr="00BB5A6C">
        <w:t>USART_DMAReq_Rx</w:t>
      </w:r>
      <w:proofErr w:type="spellEnd"/>
      <w:r w:rsidRPr="00BB5A6C">
        <w:t>, ENABLE)会设置 USART1-&gt;CR3寄存器中的 DMAR(DMA enable receiver) 位。</w:t>
      </w:r>
    </w:p>
    <w:p w14:paraId="4FC2639D" w14:textId="77777777" w:rsidR="00F260AF" w:rsidRPr="00BB5A6C" w:rsidRDefault="00F260AF" w:rsidP="00F260AF">
      <w:r w:rsidRPr="00BB5A6C">
        <w:t>当这些位被置1后，相应的硬件事件（TXE或RXNE）将不再产生中断，而是直接向对应的DMA通道发出传输请求。</w:t>
      </w:r>
    </w:p>
    <w:p w14:paraId="6F74504E" w14:textId="77777777" w:rsidR="00F260AF" w:rsidRPr="00BB5A6C" w:rsidRDefault="00F260AF" w:rsidP="00F260AF">
      <w:pPr>
        <w:pStyle w:val="3"/>
      </w:pPr>
      <w:r w:rsidRPr="00BB5A6C">
        <w:t xml:space="preserve">总结 </w:t>
      </w:r>
    </w:p>
    <w:p w14:paraId="5C39AB1B" w14:textId="77777777" w:rsidR="00F260AF" w:rsidRPr="00BB5A6C" w:rsidRDefault="00F260AF" w:rsidP="00F260AF">
      <w:proofErr w:type="spellStart"/>
      <w:r w:rsidRPr="00BB5A6C">
        <w:t>USART_DMACmd</w:t>
      </w:r>
      <w:proofErr w:type="spellEnd"/>
      <w:r w:rsidRPr="00BB5A6C">
        <w:t>函数是连接</w:t>
      </w:r>
      <w:r w:rsidRPr="00BB5A6C">
        <w:rPr>
          <w:rFonts w:ascii="Times New Roman" w:hAnsi="Times New Roman" w:cs="Times New Roman"/>
        </w:rPr>
        <w:t>​</w:t>
      </w:r>
      <w:r w:rsidRPr="00BB5A6C">
        <w:rPr>
          <w:rFonts w:ascii="Times New Roman" w:hAnsi="Times New Roman" w:cs="Times New Roman"/>
          <w:b/>
          <w:bCs/>
        </w:rPr>
        <w:t>​</w:t>
      </w:r>
      <w:r w:rsidRPr="00BB5A6C">
        <w:rPr>
          <w:b/>
          <w:bCs/>
        </w:rPr>
        <w:t>USART外设</w:t>
      </w:r>
      <w:r w:rsidRPr="00BB5A6C">
        <w:rPr>
          <w:rFonts w:ascii="Times New Roman" w:hAnsi="Times New Roman" w:cs="Times New Roman"/>
          <w:b/>
          <w:bCs/>
        </w:rPr>
        <w:t>​</w:t>
      </w:r>
      <w:r w:rsidRPr="00BB5A6C">
        <w:rPr>
          <w:rFonts w:ascii="Times New Roman" w:hAnsi="Times New Roman" w:cs="Times New Roman"/>
        </w:rPr>
        <w:t>​</w:t>
      </w:r>
      <w:r w:rsidRPr="00BB5A6C">
        <w:t>和</w:t>
      </w:r>
      <w:r w:rsidRPr="00BB5A6C">
        <w:rPr>
          <w:rFonts w:ascii="Times New Roman" w:hAnsi="Times New Roman" w:cs="Times New Roman"/>
        </w:rPr>
        <w:t>​</w:t>
      </w:r>
      <w:r w:rsidRPr="00BB5A6C">
        <w:rPr>
          <w:rFonts w:ascii="Times New Roman" w:hAnsi="Times New Roman" w:cs="Times New Roman"/>
          <w:b/>
          <w:bCs/>
        </w:rPr>
        <w:t>​</w:t>
      </w:r>
      <w:r w:rsidRPr="00BB5A6C">
        <w:rPr>
          <w:b/>
          <w:bCs/>
        </w:rPr>
        <w:t>DMA控制器</w:t>
      </w:r>
      <w:r w:rsidRPr="00BB5A6C">
        <w:rPr>
          <w:rFonts w:ascii="Times New Roman" w:hAnsi="Times New Roman" w:cs="Times New Roman"/>
          <w:b/>
          <w:bCs/>
        </w:rPr>
        <w:t>​</w:t>
      </w:r>
      <w:r w:rsidRPr="00BB5A6C">
        <w:rPr>
          <w:rFonts w:ascii="Times New Roman" w:hAnsi="Times New Roman" w:cs="Times New Roman"/>
        </w:rPr>
        <w:t>​</w:t>
      </w:r>
      <w:r w:rsidRPr="00BB5A6C">
        <w:t>的桥梁。它的正确使用可以极大减轻CPU负担，实现数据的高速后台传输。通常与以下函数配合使用：</w:t>
      </w:r>
    </w:p>
    <w:p w14:paraId="2B6624DE" w14:textId="77777777" w:rsidR="00F260AF" w:rsidRPr="00BB5A6C" w:rsidRDefault="00F260AF">
      <w:pPr>
        <w:numPr>
          <w:ilvl w:val="0"/>
          <w:numId w:val="312"/>
        </w:numPr>
      </w:pPr>
      <w:proofErr w:type="spellStart"/>
      <w:r w:rsidRPr="00BB5A6C">
        <w:t>DMA_Init</w:t>
      </w:r>
      <w:proofErr w:type="spellEnd"/>
      <w:r w:rsidRPr="00BB5A6C">
        <w:t>(): 配置DMA通道的参数。</w:t>
      </w:r>
    </w:p>
    <w:p w14:paraId="08A12E5F" w14:textId="77777777" w:rsidR="00F260AF" w:rsidRPr="00BB5A6C" w:rsidRDefault="00F260AF">
      <w:pPr>
        <w:numPr>
          <w:ilvl w:val="0"/>
          <w:numId w:val="312"/>
        </w:numPr>
      </w:pPr>
      <w:proofErr w:type="spellStart"/>
      <w:r w:rsidRPr="00BB5A6C">
        <w:t>USART_Init</w:t>
      </w:r>
      <w:proofErr w:type="spellEnd"/>
      <w:r w:rsidRPr="00BB5A6C">
        <w:t>(): 配置USART的通信参数。</w:t>
      </w:r>
    </w:p>
    <w:p w14:paraId="2A7C9E32" w14:textId="77777777" w:rsidR="00F260AF" w:rsidRPr="00BB5A6C" w:rsidRDefault="00F260AF">
      <w:pPr>
        <w:numPr>
          <w:ilvl w:val="0"/>
          <w:numId w:val="312"/>
        </w:numPr>
      </w:pPr>
      <w:proofErr w:type="spellStart"/>
      <w:r w:rsidRPr="00BB5A6C">
        <w:t>DMA_Cmd</w:t>
      </w:r>
      <w:proofErr w:type="spellEnd"/>
      <w:r w:rsidRPr="00BB5A6C">
        <w:t>(): 启动或停止DMA传输。</w:t>
      </w:r>
    </w:p>
    <w:p w14:paraId="09CDBA09" w14:textId="77777777" w:rsidR="00F260AF" w:rsidRPr="00BB5A6C" w:rsidRDefault="00F260AF">
      <w:pPr>
        <w:numPr>
          <w:ilvl w:val="0"/>
          <w:numId w:val="312"/>
        </w:numPr>
      </w:pPr>
      <w:proofErr w:type="spellStart"/>
      <w:r w:rsidRPr="00BB5A6C">
        <w:t>DMA_GetFlagStatus</w:t>
      </w:r>
      <w:proofErr w:type="spellEnd"/>
      <w:r w:rsidRPr="00BB5A6C">
        <w:t>(): 查询DMA传输状态（如是否完成、是否发生传输错误）。</w:t>
      </w:r>
    </w:p>
    <w:p w14:paraId="3466A4E4" w14:textId="77777777" w:rsidR="00F260AF" w:rsidRDefault="00F260AF" w:rsidP="00F260AF">
      <w:pPr>
        <w:pStyle w:val="2"/>
      </w:pPr>
      <w:proofErr w:type="spellStart"/>
      <w:r w:rsidRPr="00C002CB">
        <w:t>USART_ClearITPendingBit</w:t>
      </w:r>
      <w:proofErr w:type="spellEnd"/>
      <w:r>
        <w:rPr>
          <w:rFonts w:hint="eastAsia"/>
        </w:rPr>
        <w:t>()</w:t>
      </w:r>
      <w:r>
        <w:br/>
      </w:r>
      <w:r w:rsidRPr="00FE6D39">
        <w:t>清除USART（通用同步异步收发器）的特定中断挂起位</w:t>
      </w:r>
    </w:p>
    <w:p w14:paraId="60D08C74" w14:textId="77777777" w:rsidR="00F260AF" w:rsidRPr="00FE6D39" w:rsidRDefault="00F260AF" w:rsidP="00F260AF">
      <w:r w:rsidRPr="00FE6D39">
        <w:t>在STM32标准库中，</w:t>
      </w:r>
      <w:proofErr w:type="spellStart"/>
      <w:r w:rsidRPr="00FE6D39">
        <w:t>USART_ClearITPendingBit</w:t>
      </w:r>
      <w:proofErr w:type="spellEnd"/>
      <w:r w:rsidRPr="00FE6D39">
        <w:t>函数用于</w:t>
      </w:r>
      <w:r w:rsidRPr="00FE6D39">
        <w:rPr>
          <w:b/>
          <w:bCs/>
          <w:color w:val="EE0000"/>
        </w:rPr>
        <w:t>清除</w:t>
      </w:r>
      <w:r w:rsidRPr="00FE6D39">
        <w:t>USART（通用同步异步收发器）的特定中断挂起位。正确使用该函数对于确保串口中断能够持续正常响应至关重要。</w:t>
      </w:r>
    </w:p>
    <w:p w14:paraId="3BA91EE0" w14:textId="77777777" w:rsidR="00F260AF" w:rsidRPr="00FE6D39" w:rsidRDefault="00F260AF" w:rsidP="00F260AF">
      <w:pPr>
        <w:pStyle w:val="3"/>
      </w:pPr>
      <w:r w:rsidRPr="00FE6D39">
        <w:rPr>
          <w:rFonts w:ascii="Segoe UI Emoji" w:hAnsi="Segoe UI Emoji" w:cs="Segoe UI Emoji"/>
        </w:rPr>
        <w:t>📌</w:t>
      </w:r>
      <w:r w:rsidRPr="00FE6D39">
        <w:t xml:space="preserve"> 函数原型与参数</w:t>
      </w:r>
    </w:p>
    <w:p w14:paraId="62123DF5" w14:textId="77777777" w:rsidR="00F260AF" w:rsidRPr="00FE6D39" w:rsidRDefault="00F260AF" w:rsidP="00F260AF">
      <w:r w:rsidRPr="00FE6D39">
        <w:t xml:space="preserve">void </w:t>
      </w:r>
      <w:proofErr w:type="spellStart"/>
      <w:r w:rsidRPr="00FE6D39">
        <w:t>USART_</w:t>
      </w:r>
      <w:proofErr w:type="gramStart"/>
      <w:r w:rsidRPr="00FE6D39">
        <w:t>ClearITPendingBit</w:t>
      </w:r>
      <w:proofErr w:type="spellEnd"/>
      <w:r w:rsidRPr="00FE6D39">
        <w:t>(</w:t>
      </w:r>
      <w:proofErr w:type="spellStart"/>
      <w:proofErr w:type="gramEnd"/>
      <w:r w:rsidRPr="00FE6D39">
        <w:t>USART_TypeDef</w:t>
      </w:r>
      <w:proofErr w:type="spellEnd"/>
      <w:r w:rsidRPr="00FE6D39">
        <w:t xml:space="preserve">* </w:t>
      </w:r>
      <w:proofErr w:type="spellStart"/>
      <w:r w:rsidRPr="00FE6D39">
        <w:t>USARTx</w:t>
      </w:r>
      <w:proofErr w:type="spellEnd"/>
      <w:r w:rsidRPr="00FE6D39">
        <w:t>, uint16_t USART_IT);</w:t>
      </w:r>
    </w:p>
    <w:p w14:paraId="70DFBDE3" w14:textId="77777777" w:rsidR="00F260AF" w:rsidRPr="00FE6D39" w:rsidRDefault="00F260AF">
      <w:pPr>
        <w:numPr>
          <w:ilvl w:val="0"/>
          <w:numId w:val="314"/>
        </w:numPr>
      </w:pPr>
      <w:r w:rsidRPr="00FE6D39">
        <w:rPr>
          <w:rFonts w:ascii="Times New Roman" w:hAnsi="Times New Roman" w:cs="Times New Roman"/>
        </w:rPr>
        <w:t>​</w:t>
      </w:r>
      <w:proofErr w:type="spellStart"/>
      <w:r w:rsidRPr="00FE6D39">
        <w:rPr>
          <w:b/>
          <w:bCs/>
        </w:rPr>
        <w:t>USARTx</w:t>
      </w:r>
      <w:proofErr w:type="spellEnd"/>
      <w:r w:rsidRPr="00FE6D39">
        <w:t>: 指向USART外设实例的指针（如USART1、USART2等）。</w:t>
      </w:r>
    </w:p>
    <w:p w14:paraId="52849E28" w14:textId="77777777" w:rsidR="00F260AF" w:rsidRPr="00FE6D39" w:rsidRDefault="00F260AF">
      <w:pPr>
        <w:numPr>
          <w:ilvl w:val="0"/>
          <w:numId w:val="314"/>
        </w:numPr>
      </w:pPr>
      <w:r w:rsidRPr="00FE6D39">
        <w:rPr>
          <w:rFonts w:ascii="Times New Roman" w:hAnsi="Times New Roman" w:cs="Times New Roman"/>
        </w:rPr>
        <w:t>​</w:t>
      </w:r>
      <w:r w:rsidRPr="00FE6D39">
        <w:rPr>
          <w:b/>
          <w:bCs/>
        </w:rPr>
        <w:t>USART_IT</w:t>
      </w:r>
      <w:r w:rsidRPr="00FE6D39">
        <w:t xml:space="preserve">: </w:t>
      </w:r>
      <w:r w:rsidRPr="00FE6D39">
        <w:rPr>
          <w:color w:val="EE0000"/>
        </w:rPr>
        <w:t>指定要清除的中断类型</w:t>
      </w:r>
      <w:r w:rsidRPr="00FE6D39">
        <w:t>。常见的值包括：</w:t>
      </w:r>
    </w:p>
    <w:p w14:paraId="44B44590" w14:textId="3D872257" w:rsidR="00F260AF" w:rsidRPr="00FE6D39" w:rsidRDefault="00F260AF">
      <w:pPr>
        <w:numPr>
          <w:ilvl w:val="1"/>
          <w:numId w:val="314"/>
        </w:numPr>
      </w:pPr>
      <w:r w:rsidRPr="00FE6D39">
        <w:t>USART_IT_RXNE: 接收数据寄存器非空</w:t>
      </w:r>
      <w:r w:rsidR="00F96483">
        <w:rPr>
          <w:rFonts w:hint="eastAsia"/>
        </w:rPr>
        <w:t>(说明此时可以读数据了</w:t>
      </w:r>
      <w:r w:rsidR="00F96483">
        <w:t>)</w:t>
      </w:r>
      <w:r w:rsidRPr="00FE6D39">
        <w:t>中断。</w:t>
      </w:r>
    </w:p>
    <w:p w14:paraId="52DD87C4" w14:textId="77777777" w:rsidR="00F260AF" w:rsidRPr="00FE6D39" w:rsidRDefault="00F260AF">
      <w:pPr>
        <w:numPr>
          <w:ilvl w:val="1"/>
          <w:numId w:val="314"/>
        </w:numPr>
      </w:pPr>
      <w:r w:rsidRPr="00FE6D39">
        <w:lastRenderedPageBreak/>
        <w:t>USART_IT_TC: 发送完成中断。</w:t>
      </w:r>
    </w:p>
    <w:p w14:paraId="17AE5DF8" w14:textId="77777777" w:rsidR="00F260AF" w:rsidRPr="00FE6D39" w:rsidRDefault="00F260AF">
      <w:pPr>
        <w:numPr>
          <w:ilvl w:val="1"/>
          <w:numId w:val="314"/>
        </w:numPr>
      </w:pPr>
      <w:r w:rsidRPr="00FE6D39">
        <w:t>USART_IT_TXE: 发送数据寄存器空中断。</w:t>
      </w:r>
    </w:p>
    <w:p w14:paraId="1757BEED" w14:textId="77777777" w:rsidR="00F260AF" w:rsidRPr="00FE6D39" w:rsidRDefault="00F260AF">
      <w:pPr>
        <w:numPr>
          <w:ilvl w:val="1"/>
          <w:numId w:val="314"/>
        </w:numPr>
      </w:pPr>
      <w:r w:rsidRPr="00FE6D39">
        <w:t>USART_IT_IDLE: 空闲线路中断。</w:t>
      </w:r>
    </w:p>
    <w:p w14:paraId="1C4436AF" w14:textId="77777777" w:rsidR="00F260AF" w:rsidRPr="00FE6D39" w:rsidRDefault="00F260AF" w:rsidP="00F260AF">
      <w:pPr>
        <w:pStyle w:val="3"/>
      </w:pPr>
      <w:r w:rsidRPr="00FE6D39">
        <w:rPr>
          <w:rFonts w:ascii="Segoe UI Emoji" w:hAnsi="Segoe UI Emoji" w:cs="Segoe UI Emoji"/>
        </w:rPr>
        <w:t>⚠️</w:t>
      </w:r>
      <w:r w:rsidRPr="00FE6D39">
        <w:t xml:space="preserve"> 使用注意事项与常见问题</w:t>
      </w:r>
    </w:p>
    <w:p w14:paraId="7FF28DF8" w14:textId="77777777" w:rsidR="00F260AF" w:rsidRPr="00FE6D39" w:rsidRDefault="00F260AF">
      <w:pPr>
        <w:numPr>
          <w:ilvl w:val="0"/>
          <w:numId w:val="315"/>
        </w:numPr>
      </w:pPr>
      <w:r w:rsidRPr="00FE6D39">
        <w:rPr>
          <w:rFonts w:ascii="Times New Roman" w:hAnsi="Times New Roman" w:cs="Times New Roman"/>
        </w:rPr>
        <w:t>​</w:t>
      </w:r>
      <w:r w:rsidRPr="00FE6D39">
        <w:rPr>
          <w:b/>
          <w:bCs/>
        </w:rPr>
        <w:t>清除时机与</w:t>
      </w:r>
      <w:proofErr w:type="gramStart"/>
      <w:r w:rsidRPr="00FE6D39">
        <w:rPr>
          <w:b/>
          <w:bCs/>
        </w:rPr>
        <w:t>顺序</w:t>
      </w:r>
      <w:r w:rsidRPr="00FE6D39">
        <w:rPr>
          <w:rFonts w:ascii="Times New Roman" w:hAnsi="Times New Roman" w:cs="Times New Roman"/>
        </w:rPr>
        <w:t>​</w:t>
      </w:r>
      <w:r w:rsidRPr="00FE6D39">
        <w:t>：</w:t>
      </w:r>
      <w:proofErr w:type="gramEnd"/>
      <w:r w:rsidRPr="00FE6D39">
        <w:t>务必在</w:t>
      </w:r>
      <w:r w:rsidRPr="00FE6D39">
        <w:rPr>
          <w:color w:val="EE0000"/>
        </w:rPr>
        <w:t>中断服务程序（ISR）中</w:t>
      </w:r>
      <w:r w:rsidRPr="00FE6D39">
        <w:t>，</w:t>
      </w:r>
      <w:r w:rsidRPr="00FE6D39">
        <w:rPr>
          <w:b/>
          <w:bCs/>
          <w:color w:val="EE0000"/>
        </w:rPr>
        <w:t>处理完相应中断事件后</w:t>
      </w:r>
      <w:r w:rsidRPr="00FE6D39">
        <w:t>，再清除对应的中断挂起位。对于某些特殊中断标志（如USART_IT_RXNE），</w:t>
      </w:r>
      <w:r w:rsidRPr="00FE6D39">
        <w:rPr>
          <w:rFonts w:ascii="Times New Roman" w:hAnsi="Times New Roman" w:cs="Times New Roman"/>
        </w:rPr>
        <w:t>​</w:t>
      </w:r>
      <w:r w:rsidRPr="00FE6D39">
        <w:rPr>
          <w:b/>
          <w:bCs/>
        </w:rPr>
        <w:t>读取接收数据寄存器（</w:t>
      </w:r>
      <w:proofErr w:type="spellStart"/>
      <w:r w:rsidRPr="00FE6D39">
        <w:rPr>
          <w:b/>
          <w:bCs/>
        </w:rPr>
        <w:t>USART_ReceiveData</w:t>
      </w:r>
      <w:proofErr w:type="spellEnd"/>
      <w:r w:rsidRPr="00FE6D39">
        <w:rPr>
          <w:b/>
          <w:bCs/>
        </w:rPr>
        <w:t>）的操作本身就会清除该标志位</w:t>
      </w:r>
      <w:r w:rsidRPr="00FE6D39">
        <w:t>。因此，</w:t>
      </w:r>
      <w:r w:rsidRPr="00FE6D39">
        <w:rPr>
          <w:color w:val="EE0000"/>
        </w:rPr>
        <w:t>有时无需额外调用</w:t>
      </w:r>
      <w:proofErr w:type="spellStart"/>
      <w:r w:rsidRPr="00FE6D39">
        <w:rPr>
          <w:color w:val="EE0000"/>
        </w:rPr>
        <w:t>USART_ClearITPendingBit</w:t>
      </w:r>
      <w:proofErr w:type="spellEnd"/>
      <w:r w:rsidRPr="00FE6D39">
        <w:t>。若在读取数据前就清除标志，可能导致数据丢失或状态错误 。</w:t>
      </w:r>
    </w:p>
    <w:p w14:paraId="173D5E5B" w14:textId="77777777" w:rsidR="00F260AF" w:rsidRPr="00FE6D39" w:rsidRDefault="00F260AF">
      <w:pPr>
        <w:numPr>
          <w:ilvl w:val="0"/>
          <w:numId w:val="315"/>
        </w:numPr>
      </w:pPr>
      <w:r w:rsidRPr="00FE6D39">
        <w:rPr>
          <w:rFonts w:ascii="Times New Roman" w:hAnsi="Times New Roman" w:cs="Times New Roman"/>
        </w:rPr>
        <w:t>​</w:t>
      </w:r>
      <w:r w:rsidRPr="00FE6D39">
        <w:rPr>
          <w:b/>
          <w:bCs/>
        </w:rPr>
        <w:t>特殊中断标志的清除方法</w:t>
      </w:r>
      <w:r w:rsidRPr="00FE6D39">
        <w:rPr>
          <w:rFonts w:ascii="Times New Roman" w:hAnsi="Times New Roman" w:cs="Times New Roman"/>
        </w:rPr>
        <w:t>​</w:t>
      </w:r>
      <w:r w:rsidRPr="00FE6D39">
        <w:t>：某些中断标志的清除有其特定序列，并非简单调用</w:t>
      </w:r>
      <w:proofErr w:type="spellStart"/>
      <w:r w:rsidRPr="00FE6D39">
        <w:t>USART_ClearITPendingBit</w:t>
      </w:r>
      <w:proofErr w:type="spellEnd"/>
      <w:r w:rsidRPr="00FE6D39">
        <w:t>即可：</w:t>
      </w:r>
    </w:p>
    <w:p w14:paraId="285974E5" w14:textId="77777777" w:rsidR="00F260AF" w:rsidRPr="00FE6D39" w:rsidRDefault="00F260AF">
      <w:pPr>
        <w:numPr>
          <w:ilvl w:val="1"/>
          <w:numId w:val="315"/>
        </w:numPr>
      </w:pPr>
      <w:r w:rsidRPr="00FE6D39">
        <w:rPr>
          <w:rFonts w:ascii="Times New Roman" w:hAnsi="Times New Roman" w:cs="Times New Roman"/>
        </w:rPr>
        <w:t>​</w:t>
      </w:r>
      <w:r w:rsidRPr="00FE6D39">
        <w:rPr>
          <w:b/>
          <w:bCs/>
        </w:rPr>
        <w:t>发送完成中断（USART_IT_TC）</w:t>
      </w:r>
      <w:r w:rsidRPr="00FE6D39">
        <w:rPr>
          <w:rFonts w:ascii="Times New Roman" w:hAnsi="Times New Roman" w:cs="Times New Roman"/>
          <w:b/>
          <w:bCs/>
        </w:rPr>
        <w:t>​</w:t>
      </w:r>
      <w:r w:rsidRPr="00FE6D39">
        <w:rPr>
          <w:rFonts w:ascii="Times New Roman" w:hAnsi="Times New Roman" w:cs="Times New Roman"/>
        </w:rPr>
        <w:t>​</w:t>
      </w:r>
      <w:r w:rsidRPr="00FE6D39">
        <w:t>：清除此标志的一种方法是在使能USART发送的情况下，</w:t>
      </w:r>
      <w:r w:rsidRPr="00FE6D39">
        <w:rPr>
          <w:rFonts w:ascii="Times New Roman" w:hAnsi="Times New Roman" w:cs="Times New Roman"/>
        </w:rPr>
        <w:t>​</w:t>
      </w:r>
      <w:r w:rsidRPr="00FE6D39">
        <w:rPr>
          <w:b/>
          <w:bCs/>
        </w:rPr>
        <w:t>向数据寄存器（TDR）写入数据</w:t>
      </w:r>
      <w:r w:rsidRPr="00FE6D39">
        <w:rPr>
          <w:rFonts w:ascii="Times New Roman" w:hAnsi="Times New Roman" w:cs="Times New Roman"/>
        </w:rPr>
        <w:t>​</w:t>
      </w:r>
      <w:r w:rsidRPr="00FE6D39">
        <w:t xml:space="preserve"> 。</w:t>
      </w:r>
    </w:p>
    <w:p w14:paraId="0AE632A3" w14:textId="77777777" w:rsidR="00F260AF" w:rsidRPr="00FE6D39" w:rsidRDefault="00F260AF">
      <w:pPr>
        <w:numPr>
          <w:ilvl w:val="1"/>
          <w:numId w:val="315"/>
        </w:numPr>
      </w:pPr>
      <w:r w:rsidRPr="00FE6D39">
        <w:rPr>
          <w:rFonts w:ascii="Times New Roman" w:hAnsi="Times New Roman" w:cs="Times New Roman"/>
        </w:rPr>
        <w:t>​</w:t>
      </w:r>
      <w:r w:rsidRPr="00FE6D39">
        <w:rPr>
          <w:b/>
          <w:bCs/>
        </w:rPr>
        <w:t>空闲中断（USART_IT_IDLE）</w:t>
      </w:r>
      <w:r w:rsidRPr="00FE6D39">
        <w:rPr>
          <w:rFonts w:ascii="Times New Roman" w:hAnsi="Times New Roman" w:cs="Times New Roman"/>
          <w:b/>
          <w:bCs/>
        </w:rPr>
        <w:t>​</w:t>
      </w:r>
      <w:r w:rsidRPr="00FE6D39">
        <w:rPr>
          <w:rFonts w:ascii="Times New Roman" w:hAnsi="Times New Roman" w:cs="Times New Roman"/>
        </w:rPr>
        <w:t>​</w:t>
      </w:r>
      <w:r w:rsidRPr="00FE6D39">
        <w:t>：清除该标志通常需要</w:t>
      </w:r>
      <w:r w:rsidRPr="00FE6D39">
        <w:rPr>
          <w:b/>
          <w:bCs/>
        </w:rPr>
        <w:t>先读取状态寄存器（SR），再读取数据寄存器（DR）</w:t>
      </w:r>
      <w:r w:rsidRPr="00FE6D39">
        <w:rPr>
          <w:rFonts w:ascii="Times New Roman" w:hAnsi="Times New Roman" w:cs="Times New Roman"/>
          <w:b/>
          <w:bCs/>
        </w:rPr>
        <w:t>​</w:t>
      </w:r>
      <w:r w:rsidRPr="00FE6D39">
        <w:rPr>
          <w:rFonts w:ascii="Times New Roman" w:hAnsi="Times New Roman" w:cs="Times New Roman"/>
        </w:rPr>
        <w:t>​</w:t>
      </w:r>
      <w:r w:rsidRPr="00FE6D39">
        <w:t xml:space="preserve"> 。</w:t>
      </w:r>
    </w:p>
    <w:p w14:paraId="3C314898" w14:textId="77777777" w:rsidR="00F260AF" w:rsidRPr="00FE6D39" w:rsidRDefault="00F260AF">
      <w:pPr>
        <w:numPr>
          <w:ilvl w:val="1"/>
          <w:numId w:val="315"/>
        </w:numPr>
      </w:pPr>
      <w:r w:rsidRPr="00FE6D39">
        <w:rPr>
          <w:rFonts w:ascii="Times New Roman" w:hAnsi="Times New Roman" w:cs="Times New Roman"/>
        </w:rPr>
        <w:t>​</w:t>
      </w:r>
      <w:r w:rsidRPr="00FE6D39">
        <w:rPr>
          <w:b/>
          <w:bCs/>
        </w:rPr>
        <w:t>TXE中断（USART_IT_TXE）</w:t>
      </w:r>
      <w:r w:rsidRPr="00FE6D39">
        <w:rPr>
          <w:rFonts w:ascii="Times New Roman" w:hAnsi="Times New Roman" w:cs="Times New Roman"/>
          <w:b/>
          <w:bCs/>
        </w:rPr>
        <w:t>​</w:t>
      </w:r>
      <w:r w:rsidRPr="00FE6D39">
        <w:rPr>
          <w:rFonts w:ascii="Times New Roman" w:hAnsi="Times New Roman" w:cs="Times New Roman"/>
        </w:rPr>
        <w:t>​</w:t>
      </w:r>
      <w:r w:rsidRPr="00FE6D39">
        <w:t>：该标志</w:t>
      </w:r>
      <w:r w:rsidRPr="00FE6D39">
        <w:rPr>
          <w:b/>
          <w:bCs/>
        </w:rPr>
        <w:t>只能通过向数据寄存器（DR）写入数据来清除</w:t>
      </w:r>
      <w:r w:rsidRPr="00FE6D39">
        <w:rPr>
          <w:rFonts w:ascii="Times New Roman" w:hAnsi="Times New Roman" w:cs="Times New Roman"/>
        </w:rPr>
        <w:t>​</w:t>
      </w:r>
      <w:r w:rsidRPr="00FE6D39">
        <w:t xml:space="preserve"> 。</w:t>
      </w:r>
    </w:p>
    <w:p w14:paraId="49BABD98" w14:textId="77777777" w:rsidR="00F260AF" w:rsidRPr="00FE6D39" w:rsidRDefault="00F260AF">
      <w:pPr>
        <w:numPr>
          <w:ilvl w:val="0"/>
          <w:numId w:val="315"/>
        </w:numPr>
      </w:pPr>
      <w:r w:rsidRPr="00FE6D39">
        <w:rPr>
          <w:rFonts w:ascii="Times New Roman" w:hAnsi="Times New Roman" w:cs="Times New Roman"/>
        </w:rPr>
        <w:t>​</w:t>
      </w:r>
      <w:r w:rsidRPr="00FE6D39">
        <w:rPr>
          <w:b/>
          <w:bCs/>
        </w:rPr>
        <w:t>避免无法再次进入中断</w:t>
      </w:r>
      <w:r w:rsidRPr="00FE6D39">
        <w:rPr>
          <w:rFonts w:ascii="Times New Roman" w:hAnsi="Times New Roman" w:cs="Times New Roman"/>
        </w:rPr>
        <w:t>​</w:t>
      </w:r>
      <w:r w:rsidRPr="00FE6D39">
        <w:t>：一个常见错误是在清除中断标志后，无法再次触发相同的中断。这通常是因为没有正确读取数据寄存器或没有按照特定序列操作。确保在清除USART_IT_RXNE标志前已调用</w:t>
      </w:r>
      <w:proofErr w:type="spellStart"/>
      <w:r w:rsidRPr="00FE6D39">
        <w:t>USART_ReceiveData</w:t>
      </w:r>
      <w:proofErr w:type="spellEnd"/>
      <w:r w:rsidRPr="00FE6D39">
        <w:t>读取数据 。有时，在中断服务程序末尾重新使能该中断（</w:t>
      </w:r>
      <w:proofErr w:type="spellStart"/>
      <w:r w:rsidRPr="00FE6D39">
        <w:t>USART_ITConfig</w:t>
      </w:r>
      <w:proofErr w:type="spellEnd"/>
      <w:r w:rsidRPr="00FE6D39">
        <w:t>(</w:t>
      </w:r>
      <w:proofErr w:type="spellStart"/>
      <w:r w:rsidRPr="00FE6D39">
        <w:t>USARTx</w:t>
      </w:r>
      <w:proofErr w:type="spellEnd"/>
      <w:r w:rsidRPr="00FE6D39">
        <w:t>, USART_IT, ENABLE)）也是一种解决方案 。</w:t>
      </w:r>
    </w:p>
    <w:p w14:paraId="1C0849E9" w14:textId="77777777" w:rsidR="00F260AF" w:rsidRPr="00FE6D39" w:rsidRDefault="00F260AF">
      <w:pPr>
        <w:numPr>
          <w:ilvl w:val="0"/>
          <w:numId w:val="315"/>
        </w:numPr>
      </w:pPr>
      <w:r w:rsidRPr="00FE6D39">
        <w:rPr>
          <w:rFonts w:ascii="Times New Roman" w:hAnsi="Times New Roman" w:cs="Times New Roman"/>
        </w:rPr>
        <w:t>​</w:t>
      </w:r>
      <w:r w:rsidRPr="00FE6D39">
        <w:rPr>
          <w:b/>
          <w:bCs/>
        </w:rPr>
        <w:t>与</w:t>
      </w:r>
      <w:proofErr w:type="spellStart"/>
      <w:r w:rsidRPr="00FE6D39">
        <w:rPr>
          <w:b/>
          <w:bCs/>
        </w:rPr>
        <w:t>USART_ClearFlag</w:t>
      </w:r>
      <w:proofErr w:type="spellEnd"/>
      <w:r w:rsidRPr="00FE6D39">
        <w:rPr>
          <w:b/>
          <w:bCs/>
        </w:rPr>
        <w:t>函数的区别</w:t>
      </w:r>
      <w:r w:rsidRPr="00FE6D39">
        <w:rPr>
          <w:rFonts w:ascii="Times New Roman" w:hAnsi="Times New Roman" w:cs="Times New Roman"/>
        </w:rPr>
        <w:t>​</w:t>
      </w:r>
      <w:r w:rsidRPr="00FE6D39">
        <w:t>：</w:t>
      </w:r>
      <w:proofErr w:type="spellStart"/>
      <w:r w:rsidRPr="00FE6D39">
        <w:t>USART_ClearITPendingBit</w:t>
      </w:r>
      <w:proofErr w:type="spellEnd"/>
      <w:r w:rsidRPr="00FE6D39">
        <w:t>和</w:t>
      </w:r>
      <w:proofErr w:type="spellStart"/>
      <w:r w:rsidRPr="00FE6D39">
        <w:t>USART_ClearFlag</w:t>
      </w:r>
      <w:proofErr w:type="spellEnd"/>
      <w:r w:rsidRPr="00FE6D39">
        <w:t>函数在底层实现上可能类似（如直接操作状态寄存器SR），但前者专为中断上下文设计，语义上更清晰。在非中断服务的普通查询程序中，应使用</w:t>
      </w:r>
      <w:proofErr w:type="spellStart"/>
      <w:r w:rsidRPr="00FE6D39">
        <w:t>USART_GetFlagStatus</w:t>
      </w:r>
      <w:proofErr w:type="spellEnd"/>
      <w:r w:rsidRPr="00FE6D39">
        <w:t>和</w:t>
      </w:r>
      <w:proofErr w:type="spellStart"/>
      <w:r w:rsidRPr="00FE6D39">
        <w:t>USART_ClearFlag</w:t>
      </w:r>
      <w:proofErr w:type="spellEnd"/>
      <w:r w:rsidRPr="00FE6D39">
        <w:t>来检查和清除状态标志 。</w:t>
      </w:r>
    </w:p>
    <w:p w14:paraId="05083362" w14:textId="77777777" w:rsidR="00F260AF" w:rsidRPr="00FE6D39" w:rsidRDefault="00F260AF" w:rsidP="00F260AF">
      <w:pPr>
        <w:pStyle w:val="3"/>
      </w:pPr>
      <w:r w:rsidRPr="00FE6D39">
        <w:rPr>
          <w:rFonts w:ascii="Segoe UI Emoji" w:hAnsi="Segoe UI Emoji" w:cs="Segoe UI Emoji"/>
        </w:rPr>
        <w:t>💡</w:t>
      </w:r>
      <w:r w:rsidRPr="00FE6D39">
        <w:t xml:space="preserve"> 应用示例：接收中断服务函数</w:t>
      </w:r>
    </w:p>
    <w:p w14:paraId="26A7F1DF" w14:textId="77777777" w:rsidR="00F260AF" w:rsidRPr="00FE6D39" w:rsidRDefault="00F260AF" w:rsidP="00F260AF">
      <w:r w:rsidRPr="00FE6D39">
        <w:t>void USART1_IRQHandler(</w:t>
      </w:r>
      <w:proofErr w:type="gramStart"/>
      <w:r w:rsidRPr="00FE6D39">
        <w:t>void) {</w:t>
      </w:r>
      <w:proofErr w:type="gramEnd"/>
    </w:p>
    <w:p w14:paraId="13F6C57E" w14:textId="77777777" w:rsidR="00F260AF" w:rsidRPr="00FE6D39" w:rsidRDefault="00F260AF" w:rsidP="00F260AF">
      <w:r w:rsidRPr="00FE6D39">
        <w:t xml:space="preserve">    if (</w:t>
      </w:r>
      <w:proofErr w:type="spellStart"/>
      <w:r w:rsidRPr="00FE6D39">
        <w:t>USART_</w:t>
      </w:r>
      <w:proofErr w:type="gramStart"/>
      <w:r w:rsidRPr="00FE6D39">
        <w:t>GetITStatus</w:t>
      </w:r>
      <w:proofErr w:type="spellEnd"/>
      <w:r w:rsidRPr="00FE6D39">
        <w:t>(</w:t>
      </w:r>
      <w:proofErr w:type="gramEnd"/>
      <w:r w:rsidRPr="00FE6D39">
        <w:t>USART1, USART_IT_RXNE</w:t>
      </w:r>
      <w:proofErr w:type="gramStart"/>
      <w:r w:rsidRPr="00FE6D39">
        <w:t>) !</w:t>
      </w:r>
      <w:proofErr w:type="gramEnd"/>
      <w:r w:rsidRPr="00FE6D39">
        <w:t xml:space="preserve">= RESET) </w:t>
      </w:r>
      <w:proofErr w:type="gramStart"/>
      <w:r w:rsidRPr="00FE6D39">
        <w:t>{ /</w:t>
      </w:r>
      <w:proofErr w:type="gramEnd"/>
      <w:r w:rsidRPr="00FE6D39">
        <w:t>/ 检查接收中断</w:t>
      </w:r>
    </w:p>
    <w:p w14:paraId="7D031F34" w14:textId="77777777" w:rsidR="00F260AF" w:rsidRPr="00FE6D39" w:rsidRDefault="00F260AF" w:rsidP="00F260AF">
      <w:r w:rsidRPr="00FE6D39">
        <w:t xml:space="preserve">        uint8_t </w:t>
      </w:r>
      <w:proofErr w:type="spellStart"/>
      <w:r w:rsidRPr="00FE6D39">
        <w:t>receivedData</w:t>
      </w:r>
      <w:proofErr w:type="spellEnd"/>
      <w:r w:rsidRPr="00FE6D39">
        <w:t xml:space="preserve"> = </w:t>
      </w:r>
      <w:proofErr w:type="spellStart"/>
      <w:r w:rsidRPr="00FE6D39">
        <w:t>USART_ReceiveData</w:t>
      </w:r>
      <w:proofErr w:type="spellEnd"/>
      <w:r w:rsidRPr="00FE6D39">
        <w:t>(USART1); // 读取数据，此操作会清除RXNE标志</w:t>
      </w:r>
    </w:p>
    <w:p w14:paraId="7BD10313" w14:textId="77777777" w:rsidR="00F260AF" w:rsidRPr="00FE6D39" w:rsidRDefault="00F260AF" w:rsidP="00F260AF">
      <w:r w:rsidRPr="00FE6D39">
        <w:lastRenderedPageBreak/>
        <w:t xml:space="preserve">        // ... 处理 </w:t>
      </w:r>
      <w:proofErr w:type="spellStart"/>
      <w:r w:rsidRPr="00FE6D39">
        <w:t>receivedData</w:t>
      </w:r>
      <w:proofErr w:type="spellEnd"/>
      <w:r w:rsidRPr="00FE6D39">
        <w:t xml:space="preserve"> ...</w:t>
      </w:r>
    </w:p>
    <w:p w14:paraId="1C6FF367" w14:textId="77777777" w:rsidR="00F260AF" w:rsidRPr="00FE6D39" w:rsidRDefault="00F260AF" w:rsidP="00F260AF">
      <w:r w:rsidRPr="00FE6D39">
        <w:t xml:space="preserve">        // 通常无需再调用 </w:t>
      </w:r>
      <w:proofErr w:type="spellStart"/>
      <w:r w:rsidRPr="00FE6D39">
        <w:t>USART_ClearITPendingBit</w:t>
      </w:r>
      <w:proofErr w:type="spellEnd"/>
      <w:r w:rsidRPr="00FE6D39">
        <w:t>(USART1, USART_IT_RXNE);</w:t>
      </w:r>
    </w:p>
    <w:p w14:paraId="0DD987DE" w14:textId="77777777" w:rsidR="00F260AF" w:rsidRPr="00FE6D39" w:rsidRDefault="00F260AF" w:rsidP="00F260AF">
      <w:r w:rsidRPr="00FE6D39">
        <w:t xml:space="preserve">    }</w:t>
      </w:r>
    </w:p>
    <w:p w14:paraId="6D3E1421" w14:textId="77777777" w:rsidR="00F260AF" w:rsidRPr="00FE6D39" w:rsidRDefault="00F260AF" w:rsidP="00F260AF">
      <w:r w:rsidRPr="00FE6D39">
        <w:t xml:space="preserve">    // 处理其他类型的中断...</w:t>
      </w:r>
    </w:p>
    <w:p w14:paraId="019736F2" w14:textId="77777777" w:rsidR="00F260AF" w:rsidRPr="00FE6D39" w:rsidRDefault="00F260AF" w:rsidP="00F260AF">
      <w:r w:rsidRPr="00FE6D39">
        <w:t xml:space="preserve">    if (</w:t>
      </w:r>
      <w:proofErr w:type="spellStart"/>
      <w:r w:rsidRPr="00FE6D39">
        <w:t>USART_</w:t>
      </w:r>
      <w:proofErr w:type="gramStart"/>
      <w:r w:rsidRPr="00FE6D39">
        <w:t>GetITStatus</w:t>
      </w:r>
      <w:proofErr w:type="spellEnd"/>
      <w:r w:rsidRPr="00FE6D39">
        <w:t>(</w:t>
      </w:r>
      <w:proofErr w:type="gramEnd"/>
      <w:r w:rsidRPr="00FE6D39">
        <w:t>USART1, USART_IT_TC</w:t>
      </w:r>
      <w:proofErr w:type="gramStart"/>
      <w:r w:rsidRPr="00FE6D39">
        <w:t>) !</w:t>
      </w:r>
      <w:proofErr w:type="gramEnd"/>
      <w:r w:rsidRPr="00FE6D39">
        <w:t xml:space="preserve">= RESET) </w:t>
      </w:r>
      <w:proofErr w:type="gramStart"/>
      <w:r w:rsidRPr="00FE6D39">
        <w:t>{ /</w:t>
      </w:r>
      <w:proofErr w:type="gramEnd"/>
      <w:r w:rsidRPr="00FE6D39">
        <w:t>/ 检查发送完成中断</w:t>
      </w:r>
    </w:p>
    <w:p w14:paraId="21238642" w14:textId="77777777" w:rsidR="00F260AF" w:rsidRPr="00FE6D39" w:rsidRDefault="00F260AF" w:rsidP="00F260AF">
      <w:r w:rsidRPr="00FE6D39">
        <w:t xml:space="preserve">        // 清除TC标志的方法较特殊，有时需写入TDR或遵循特定序列</w:t>
      </w:r>
    </w:p>
    <w:p w14:paraId="6AE2491F" w14:textId="77777777" w:rsidR="00F260AF" w:rsidRPr="00FE6D39" w:rsidRDefault="00F260AF" w:rsidP="00F260AF">
      <w:r w:rsidRPr="00FE6D39">
        <w:t xml:space="preserve">        </w:t>
      </w:r>
      <w:proofErr w:type="spellStart"/>
      <w:r w:rsidRPr="00FE6D39">
        <w:t>USART_ClearITPendingBit</w:t>
      </w:r>
      <w:proofErr w:type="spellEnd"/>
      <w:r w:rsidRPr="00FE6D39">
        <w:t>(USART1, USART_IT_TC); // 需根据实际情况和参考手册确认是否正确</w:t>
      </w:r>
    </w:p>
    <w:p w14:paraId="061C29FB" w14:textId="77777777" w:rsidR="00F260AF" w:rsidRPr="00FE6D39" w:rsidRDefault="00F260AF" w:rsidP="00F260AF">
      <w:r w:rsidRPr="00FE6D39">
        <w:t xml:space="preserve">        // ... 发送完成后的处理 ...</w:t>
      </w:r>
    </w:p>
    <w:p w14:paraId="018339DC" w14:textId="77777777" w:rsidR="00F260AF" w:rsidRPr="00FE6D39" w:rsidRDefault="00F260AF" w:rsidP="00F260AF">
      <w:r w:rsidRPr="00FE6D39">
        <w:t xml:space="preserve">    }</w:t>
      </w:r>
    </w:p>
    <w:p w14:paraId="224F5ED4" w14:textId="77777777" w:rsidR="00F260AF" w:rsidRPr="00FE6D39" w:rsidRDefault="00F260AF" w:rsidP="00F260AF">
      <w:r w:rsidRPr="00FE6D39">
        <w:t>}</w:t>
      </w:r>
    </w:p>
    <w:p w14:paraId="59F59D71" w14:textId="77777777" w:rsidR="00F260AF" w:rsidRPr="00FE6D39" w:rsidRDefault="00F260AF" w:rsidP="00F260AF">
      <w:pPr>
        <w:pStyle w:val="3"/>
      </w:pPr>
      <w:r w:rsidRPr="00FE6D39">
        <w:rPr>
          <w:rFonts w:ascii="Segoe UI Emoji" w:hAnsi="Segoe UI Emoji" w:cs="Segoe UI Emoji"/>
        </w:rPr>
        <w:t>📚</w:t>
      </w:r>
      <w:r w:rsidRPr="00FE6D39">
        <w:t xml:space="preserve"> 关键要点</w:t>
      </w:r>
    </w:p>
    <w:p w14:paraId="3EA5E6C2" w14:textId="77777777" w:rsidR="00F260AF" w:rsidRDefault="00F260AF" w:rsidP="00F260AF">
      <w:r w:rsidRPr="00FE6D39">
        <w:t>使用</w:t>
      </w:r>
      <w:proofErr w:type="spellStart"/>
      <w:r w:rsidRPr="00FE6D39">
        <w:t>USART_ClearITPendingBit</w:t>
      </w:r>
      <w:proofErr w:type="spellEnd"/>
      <w:r w:rsidRPr="00FE6D39">
        <w:t>函数时，最重要的参考依据是</w:t>
      </w:r>
      <w:r w:rsidRPr="00FE6D39">
        <w:rPr>
          <w:b/>
          <w:bCs/>
        </w:rPr>
        <w:t>STM32型号对应的参考手册</w:t>
      </w:r>
      <w:r w:rsidRPr="00FE6D39">
        <w:t>中关于USART章节的详细描述。不同系列或型号的STM32微控制器在中断标志清除行为上可能存在细微差异。</w:t>
      </w:r>
      <w:r w:rsidRPr="00FE6D39">
        <w:rPr>
          <w:rFonts w:ascii="Times New Roman" w:hAnsi="Times New Roman" w:cs="Times New Roman"/>
        </w:rPr>
        <w:t>​</w:t>
      </w:r>
      <w:r w:rsidRPr="00FE6D39">
        <w:rPr>
          <w:b/>
          <w:bCs/>
        </w:rPr>
        <w:t>切勿仅依赖库函数，而应理解底层硬件的要求</w:t>
      </w:r>
      <w:r w:rsidRPr="00FE6D39">
        <w:rPr>
          <w:rFonts w:ascii="Times New Roman" w:hAnsi="Times New Roman" w:cs="Times New Roman"/>
        </w:rPr>
        <w:t>​</w:t>
      </w:r>
      <w:proofErr w:type="gramStart"/>
      <w:r w:rsidRPr="00FE6D39">
        <w:t xml:space="preserve"> 。</w:t>
      </w:r>
      <w:proofErr w:type="gramEnd"/>
    </w:p>
    <w:p w14:paraId="6EDAFF05" w14:textId="555F8A7F" w:rsidR="00F260AF" w:rsidRDefault="00E96F11" w:rsidP="00E96F11">
      <w:pPr>
        <w:pStyle w:val="1"/>
      </w:pPr>
      <w:r>
        <w:rPr>
          <w:rFonts w:hint="eastAsia"/>
        </w:rPr>
        <w:t>TIM</w:t>
      </w:r>
      <w:r w:rsidR="0014171C">
        <w:rPr>
          <w:rFonts w:hint="eastAsia"/>
        </w:rPr>
        <w:t>(Timer)定时器</w:t>
      </w:r>
    </w:p>
    <w:p w14:paraId="3468D193" w14:textId="77777777" w:rsidR="00412FAB" w:rsidRDefault="00412FAB" w:rsidP="00412FAB">
      <w:pPr>
        <w:pStyle w:val="2"/>
      </w:pPr>
      <w:proofErr w:type="spellStart"/>
      <w:r w:rsidRPr="00C74093">
        <w:t>TIM_DeInit</w:t>
      </w:r>
      <w:proofErr w:type="spellEnd"/>
      <w:r>
        <w:rPr>
          <w:rFonts w:hint="eastAsia"/>
        </w:rPr>
        <w:t>()</w:t>
      </w:r>
      <w:r>
        <w:br/>
      </w:r>
      <w:r w:rsidRPr="00941022">
        <w:t xml:space="preserve">把某个定时器的寄存器恢复到 </w:t>
      </w:r>
      <w:r w:rsidRPr="00941022">
        <w:rPr>
          <w:b/>
          <w:bCs/>
        </w:rPr>
        <w:t>复位默认值</w:t>
      </w:r>
    </w:p>
    <w:p w14:paraId="343CC4BA" w14:textId="77777777" w:rsidR="00412FAB" w:rsidRPr="00941022" w:rsidRDefault="00412FAB" w:rsidP="00412FAB">
      <w:proofErr w:type="spellStart"/>
      <w:r w:rsidRPr="00941022">
        <w:t>TIM_DeInit</w:t>
      </w:r>
      <w:proofErr w:type="spellEnd"/>
      <w:r w:rsidRPr="00941022">
        <w:t xml:space="preserve">() 是 </w:t>
      </w:r>
      <w:r w:rsidRPr="00941022">
        <w:rPr>
          <w:b/>
          <w:bCs/>
        </w:rPr>
        <w:t>标准外设库（</w:t>
      </w:r>
      <w:proofErr w:type="spellStart"/>
      <w:r w:rsidRPr="00941022">
        <w:rPr>
          <w:b/>
          <w:bCs/>
        </w:rPr>
        <w:t>StdPeriph</w:t>
      </w:r>
      <w:proofErr w:type="spellEnd"/>
      <w:r w:rsidRPr="00941022">
        <w:rPr>
          <w:b/>
          <w:bCs/>
        </w:rPr>
        <w:t xml:space="preserve"> Lib）</w:t>
      </w:r>
      <w:r w:rsidRPr="00941022">
        <w:t xml:space="preserve"> 里提供的一个函数，用来把某个定时器的寄存器恢复到 </w:t>
      </w:r>
      <w:r w:rsidRPr="00941022">
        <w:rPr>
          <w:b/>
          <w:bCs/>
        </w:rPr>
        <w:t>复位默认值</w:t>
      </w:r>
      <w:r w:rsidRPr="00941022">
        <w:t>。</w:t>
      </w:r>
    </w:p>
    <w:p w14:paraId="1A53E29F" w14:textId="77777777" w:rsidR="00412FAB" w:rsidRPr="00941022" w:rsidRDefault="00000000" w:rsidP="00412FAB">
      <w:r>
        <w:pict w14:anchorId="4A01833E">
          <v:rect id="_x0000_i1290" style="width:0;height:1.5pt" o:hralign="center" o:hrstd="t" o:hr="t" fillcolor="#a0a0a0" stroked="f"/>
        </w:pict>
      </w:r>
    </w:p>
    <w:p w14:paraId="1F29B971" w14:textId="77777777" w:rsidR="00412FAB" w:rsidRPr="00941022" w:rsidRDefault="00412FAB" w:rsidP="00412FAB">
      <w:pPr>
        <w:pStyle w:val="3"/>
      </w:pPr>
      <w:r w:rsidRPr="00941022">
        <w:t>1. 函数原型</w:t>
      </w:r>
    </w:p>
    <w:p w14:paraId="1EBBE910" w14:textId="77777777" w:rsidR="00412FAB" w:rsidRPr="00941022" w:rsidRDefault="00412FAB" w:rsidP="00412FAB">
      <w:r w:rsidRPr="00941022">
        <w:t xml:space="preserve">void </w:t>
      </w:r>
      <w:proofErr w:type="spellStart"/>
      <w:r w:rsidRPr="00941022">
        <w:t>TIM_</w:t>
      </w:r>
      <w:proofErr w:type="gramStart"/>
      <w:r w:rsidRPr="00941022">
        <w:t>DeInit</w:t>
      </w:r>
      <w:proofErr w:type="spellEnd"/>
      <w:r w:rsidRPr="00941022">
        <w:t>(</w:t>
      </w:r>
      <w:proofErr w:type="spellStart"/>
      <w:proofErr w:type="gramEnd"/>
      <w:r w:rsidRPr="00941022">
        <w:t>TIM_TypeDef</w:t>
      </w:r>
      <w:proofErr w:type="spellEnd"/>
      <w:r w:rsidRPr="00941022">
        <w:t xml:space="preserve">* </w:t>
      </w:r>
      <w:proofErr w:type="spellStart"/>
      <w:r w:rsidRPr="00941022">
        <w:t>TIMx</w:t>
      </w:r>
      <w:proofErr w:type="spellEnd"/>
      <w:r w:rsidRPr="00941022">
        <w:t>);</w:t>
      </w:r>
    </w:p>
    <w:p w14:paraId="29E8C974" w14:textId="77777777" w:rsidR="00412FAB" w:rsidRPr="00941022" w:rsidRDefault="00412FAB">
      <w:pPr>
        <w:numPr>
          <w:ilvl w:val="0"/>
          <w:numId w:val="137"/>
        </w:numPr>
      </w:pPr>
      <w:r w:rsidRPr="00941022">
        <w:rPr>
          <w:b/>
          <w:bCs/>
        </w:rPr>
        <w:t>参数</w:t>
      </w:r>
      <w:r w:rsidRPr="00941022">
        <w:t>：</w:t>
      </w:r>
    </w:p>
    <w:p w14:paraId="62853B49" w14:textId="77777777" w:rsidR="00412FAB" w:rsidRPr="00941022" w:rsidRDefault="00412FAB">
      <w:pPr>
        <w:numPr>
          <w:ilvl w:val="1"/>
          <w:numId w:val="137"/>
        </w:numPr>
      </w:pPr>
      <w:proofErr w:type="spellStart"/>
      <w:r w:rsidRPr="00941022">
        <w:t>TIMx</w:t>
      </w:r>
      <w:proofErr w:type="spellEnd"/>
      <w:r w:rsidRPr="00941022">
        <w:t>：要</w:t>
      </w:r>
      <w:r w:rsidRPr="00941022">
        <w:rPr>
          <w:color w:val="EE0000"/>
        </w:rPr>
        <w:t>复位的定时器</w:t>
      </w:r>
      <w:r w:rsidRPr="00941022">
        <w:t>，取值可以是</w:t>
      </w:r>
      <w:r w:rsidRPr="00941022">
        <w:br/>
      </w:r>
      <w:r w:rsidRPr="00941022">
        <w:lastRenderedPageBreak/>
        <w:t>TIM1, TIM2, TIM3, TIM4, TIM5, TIM6, TIM7, TIM8（不同芯片可用定时器不同）。</w:t>
      </w:r>
    </w:p>
    <w:p w14:paraId="2C4038B0" w14:textId="77777777" w:rsidR="00412FAB" w:rsidRPr="00941022" w:rsidRDefault="00412FAB">
      <w:pPr>
        <w:numPr>
          <w:ilvl w:val="0"/>
          <w:numId w:val="137"/>
        </w:numPr>
      </w:pPr>
      <w:r w:rsidRPr="00941022">
        <w:rPr>
          <w:b/>
          <w:bCs/>
        </w:rPr>
        <w:t>返回值</w:t>
      </w:r>
      <w:r w:rsidRPr="00941022">
        <w:t>：无。</w:t>
      </w:r>
    </w:p>
    <w:p w14:paraId="36CB7142" w14:textId="77777777" w:rsidR="00412FAB" w:rsidRPr="00941022" w:rsidRDefault="00000000" w:rsidP="00412FAB">
      <w:r>
        <w:pict w14:anchorId="3714B8AA">
          <v:rect id="_x0000_i1291" style="width:0;height:1.5pt" o:hralign="center" o:hrstd="t" o:hr="t" fillcolor="#a0a0a0" stroked="f"/>
        </w:pict>
      </w:r>
    </w:p>
    <w:p w14:paraId="35C4C918" w14:textId="77777777" w:rsidR="00412FAB" w:rsidRPr="00941022" w:rsidRDefault="00412FAB" w:rsidP="00412FAB">
      <w:pPr>
        <w:pStyle w:val="3"/>
      </w:pPr>
      <w:r w:rsidRPr="00941022">
        <w:t>2. 函数作用</w:t>
      </w:r>
    </w:p>
    <w:p w14:paraId="59636892" w14:textId="77777777" w:rsidR="00412FAB" w:rsidRPr="00941022" w:rsidRDefault="00412FAB" w:rsidP="00412FAB">
      <w:r w:rsidRPr="00941022">
        <w:t>它会把对应定时器</w:t>
      </w:r>
      <w:proofErr w:type="gramStart"/>
      <w:r w:rsidRPr="00941022">
        <w:t>的</w:t>
      </w:r>
      <w:r w:rsidRPr="00941022">
        <w:rPr>
          <w:color w:val="EE0000"/>
        </w:rPr>
        <w:t xml:space="preserve"> </w:t>
      </w:r>
      <w:r w:rsidRPr="00941022">
        <w:rPr>
          <w:b/>
          <w:bCs/>
          <w:color w:val="EE0000"/>
        </w:rPr>
        <w:t>控制</w:t>
      </w:r>
      <w:proofErr w:type="gramEnd"/>
      <w:r w:rsidRPr="00941022">
        <w:rPr>
          <w:b/>
          <w:bCs/>
          <w:color w:val="EE0000"/>
        </w:rPr>
        <w:t>寄存器、计数器、预分频器、自动重装值</w:t>
      </w:r>
      <w:proofErr w:type="gramStart"/>
      <w:r w:rsidRPr="00941022">
        <w:rPr>
          <w:b/>
          <w:bCs/>
        </w:rPr>
        <w:t>等</w:t>
      </w:r>
      <w:r w:rsidRPr="00941022">
        <w:t xml:space="preserve"> 全部</w:t>
      </w:r>
      <w:proofErr w:type="gramEnd"/>
      <w:r w:rsidRPr="00941022">
        <w:t>恢复到</w:t>
      </w:r>
      <w:r w:rsidRPr="00941022">
        <w:rPr>
          <w:color w:val="EE0000"/>
        </w:rPr>
        <w:t>芯片上电复位时的状态</w:t>
      </w:r>
      <w:r w:rsidRPr="00941022">
        <w:t>。</w:t>
      </w:r>
    </w:p>
    <w:p w14:paraId="55AF947C" w14:textId="77777777" w:rsidR="00412FAB" w:rsidRPr="00941022" w:rsidRDefault="00412FAB" w:rsidP="00412FAB">
      <w:r w:rsidRPr="00941022">
        <w:t>也就是说，相当于“清空配置 → 回到默认值”。</w:t>
      </w:r>
      <w:r w:rsidRPr="00941022">
        <w:br/>
        <w:t>这在你想要</w:t>
      </w:r>
      <w:r w:rsidRPr="00941022">
        <w:rPr>
          <w:b/>
          <w:bCs/>
        </w:rPr>
        <w:t>重新配置定时器之前</w:t>
      </w:r>
      <w:r w:rsidRPr="00941022">
        <w:t>非常有用，可以避免残留配置影响后续操作。</w:t>
      </w:r>
    </w:p>
    <w:p w14:paraId="4BE04505" w14:textId="77777777" w:rsidR="00412FAB" w:rsidRPr="00941022" w:rsidRDefault="00000000" w:rsidP="00412FAB">
      <w:r>
        <w:pict w14:anchorId="30FD351D">
          <v:rect id="_x0000_i1292" style="width:0;height:1.5pt" o:hralign="center" o:hrstd="t" o:hr="t" fillcolor="#a0a0a0" stroked="f"/>
        </w:pict>
      </w:r>
    </w:p>
    <w:p w14:paraId="75C4A0D6" w14:textId="77777777" w:rsidR="00412FAB" w:rsidRPr="00941022" w:rsidRDefault="00412FAB" w:rsidP="00412FAB">
      <w:pPr>
        <w:pStyle w:val="3"/>
      </w:pPr>
      <w:r w:rsidRPr="00941022">
        <w:t>3. 内部原理</w:t>
      </w:r>
    </w:p>
    <w:p w14:paraId="135B31A6" w14:textId="77777777" w:rsidR="00412FAB" w:rsidRPr="00941022" w:rsidRDefault="00412FAB" w:rsidP="00412FAB">
      <w:r w:rsidRPr="00941022">
        <w:t>以 TIM2 为例（不同定时器略有差异）：</w:t>
      </w:r>
      <w:r w:rsidRPr="00941022">
        <w:br/>
      </w:r>
      <w:proofErr w:type="spellStart"/>
      <w:r w:rsidRPr="00941022">
        <w:t>TIM_DeInit</w:t>
      </w:r>
      <w:proofErr w:type="spellEnd"/>
      <w:r w:rsidRPr="00941022">
        <w:t>(TIM2) 实际上是做了：</w:t>
      </w:r>
    </w:p>
    <w:p w14:paraId="2C8C632E" w14:textId="77777777" w:rsidR="00412FAB" w:rsidRPr="00941022" w:rsidRDefault="00412FAB">
      <w:pPr>
        <w:numPr>
          <w:ilvl w:val="0"/>
          <w:numId w:val="138"/>
        </w:numPr>
      </w:pPr>
      <w:r w:rsidRPr="00941022">
        <w:t>打开</w:t>
      </w:r>
      <w:r w:rsidRPr="00941022">
        <w:rPr>
          <w:color w:val="EE0000"/>
        </w:rPr>
        <w:t>对应的复位位</w:t>
      </w:r>
      <w:r w:rsidRPr="00941022">
        <w:t>：</w:t>
      </w:r>
    </w:p>
    <w:p w14:paraId="20C5A631" w14:textId="77777777" w:rsidR="00412FAB" w:rsidRPr="00941022" w:rsidRDefault="00412FAB">
      <w:pPr>
        <w:numPr>
          <w:ilvl w:val="0"/>
          <w:numId w:val="138"/>
        </w:numPr>
        <w:tabs>
          <w:tab w:val="clear" w:pos="720"/>
        </w:tabs>
      </w:pPr>
      <w:r w:rsidRPr="00941022">
        <w:t>RCC_APB1</w:t>
      </w:r>
      <w:proofErr w:type="gramStart"/>
      <w:r w:rsidRPr="00941022">
        <w:t>PeriphResetCmd(</w:t>
      </w:r>
      <w:proofErr w:type="gramEnd"/>
      <w:r w:rsidRPr="00941022">
        <w:t>RCC_APB1Periph_TIM2, ENABLE);</w:t>
      </w:r>
    </w:p>
    <w:p w14:paraId="59856E68" w14:textId="77777777" w:rsidR="00412FAB" w:rsidRPr="00941022" w:rsidRDefault="00412FAB">
      <w:pPr>
        <w:numPr>
          <w:ilvl w:val="0"/>
          <w:numId w:val="138"/>
        </w:numPr>
      </w:pPr>
      <w:r w:rsidRPr="00941022">
        <w:t>立刻</w:t>
      </w:r>
      <w:r w:rsidRPr="00941022">
        <w:rPr>
          <w:color w:val="EE0000"/>
        </w:rPr>
        <w:t>释放复位</w:t>
      </w:r>
      <w:r w:rsidRPr="00941022">
        <w:t>：</w:t>
      </w:r>
    </w:p>
    <w:p w14:paraId="6EE965FE" w14:textId="77777777" w:rsidR="00412FAB" w:rsidRPr="00941022" w:rsidRDefault="00412FAB">
      <w:pPr>
        <w:numPr>
          <w:ilvl w:val="0"/>
          <w:numId w:val="138"/>
        </w:numPr>
        <w:tabs>
          <w:tab w:val="clear" w:pos="720"/>
        </w:tabs>
      </w:pPr>
      <w:r w:rsidRPr="00941022">
        <w:t>RCC_APB1</w:t>
      </w:r>
      <w:proofErr w:type="gramStart"/>
      <w:r w:rsidRPr="00941022">
        <w:t>PeriphResetCmd(</w:t>
      </w:r>
      <w:proofErr w:type="gramEnd"/>
      <w:r w:rsidRPr="00941022">
        <w:t>RCC_APB1Periph_TIM2, DISABLE);</w:t>
      </w:r>
    </w:p>
    <w:p w14:paraId="0AFAB5CA" w14:textId="77777777" w:rsidR="00412FAB" w:rsidRPr="00941022" w:rsidRDefault="00412FAB" w:rsidP="00412FAB">
      <w:r w:rsidRPr="00941022">
        <w:t>这样，硬件电路会</w:t>
      </w:r>
      <w:r w:rsidRPr="00941022">
        <w:rPr>
          <w:color w:val="EE0000"/>
        </w:rPr>
        <w:t>自动把 TIM2 的所有寄存器恢复成复位状态</w:t>
      </w:r>
      <w:r w:rsidRPr="00941022">
        <w:t>。</w:t>
      </w:r>
    </w:p>
    <w:p w14:paraId="4F1CCB3E" w14:textId="77777777" w:rsidR="00412FAB" w:rsidRPr="00941022" w:rsidRDefault="00000000" w:rsidP="00412FAB">
      <w:r>
        <w:pict w14:anchorId="7CEB6DD3">
          <v:rect id="_x0000_i1293" style="width:0;height:1.5pt" o:hralign="center" o:hrstd="t" o:hr="t" fillcolor="#a0a0a0" stroked="f"/>
        </w:pict>
      </w:r>
    </w:p>
    <w:p w14:paraId="1EADE098" w14:textId="77777777" w:rsidR="00412FAB" w:rsidRPr="00941022" w:rsidRDefault="00412FAB" w:rsidP="00412FAB">
      <w:pPr>
        <w:pStyle w:val="3"/>
      </w:pPr>
      <w:r w:rsidRPr="00941022">
        <w:t>4. 使用场景</w:t>
      </w:r>
    </w:p>
    <w:p w14:paraId="0F8DDD3F" w14:textId="77777777" w:rsidR="00412FAB" w:rsidRPr="00941022" w:rsidRDefault="00412FAB">
      <w:pPr>
        <w:numPr>
          <w:ilvl w:val="0"/>
          <w:numId w:val="139"/>
        </w:numPr>
      </w:pPr>
      <w:r w:rsidRPr="00941022">
        <w:rPr>
          <w:b/>
          <w:bCs/>
        </w:rPr>
        <w:t>初始化之前</w:t>
      </w:r>
      <w:r w:rsidRPr="00941022">
        <w:t xml:space="preserve">：有时会先 </w:t>
      </w:r>
      <w:proofErr w:type="spellStart"/>
      <w:r w:rsidRPr="00941022">
        <w:t>TIM_DeInit</w:t>
      </w:r>
      <w:proofErr w:type="spellEnd"/>
      <w:r w:rsidRPr="00941022">
        <w:t xml:space="preserve">()，再 </w:t>
      </w:r>
      <w:proofErr w:type="spellStart"/>
      <w:r w:rsidRPr="00941022">
        <w:t>TIM_TimeBaseInit</w:t>
      </w:r>
      <w:proofErr w:type="spellEnd"/>
      <w:r w:rsidRPr="00941022">
        <w:t>()，保证配置过程干净。</w:t>
      </w:r>
    </w:p>
    <w:p w14:paraId="506D6BF0" w14:textId="77777777" w:rsidR="00412FAB" w:rsidRPr="00941022" w:rsidRDefault="00412FAB">
      <w:pPr>
        <w:numPr>
          <w:ilvl w:val="0"/>
          <w:numId w:val="139"/>
        </w:numPr>
      </w:pPr>
      <w:r w:rsidRPr="00941022">
        <w:rPr>
          <w:b/>
          <w:bCs/>
        </w:rPr>
        <w:t>重新配置</w:t>
      </w:r>
      <w:r w:rsidRPr="00941022">
        <w:t xml:space="preserve">：如果一个定时器在程序运行中需要换一种模式，可以先 </w:t>
      </w:r>
      <w:proofErr w:type="spellStart"/>
      <w:r w:rsidRPr="00941022">
        <w:t>DeInit</w:t>
      </w:r>
      <w:proofErr w:type="spellEnd"/>
      <w:r w:rsidRPr="00941022">
        <w:t>() 再重新配置。</w:t>
      </w:r>
    </w:p>
    <w:p w14:paraId="10D2BCEB" w14:textId="77777777" w:rsidR="00412FAB" w:rsidRPr="00941022" w:rsidRDefault="00412FAB">
      <w:pPr>
        <w:numPr>
          <w:ilvl w:val="0"/>
          <w:numId w:val="139"/>
        </w:numPr>
      </w:pPr>
      <w:r w:rsidRPr="00941022">
        <w:rPr>
          <w:b/>
          <w:bCs/>
        </w:rPr>
        <w:t>调试</w:t>
      </w:r>
      <w:r w:rsidRPr="00941022">
        <w:t>：避免之前残留寄存器的配置干扰测试。</w:t>
      </w:r>
    </w:p>
    <w:p w14:paraId="7FA637F8" w14:textId="77777777" w:rsidR="00412FAB" w:rsidRPr="00941022" w:rsidRDefault="00000000" w:rsidP="00412FAB">
      <w:r>
        <w:pict w14:anchorId="6EE1451D">
          <v:rect id="_x0000_i1294" style="width:0;height:1.5pt" o:hralign="center" o:hrstd="t" o:hr="t" fillcolor="#a0a0a0" stroked="f"/>
        </w:pict>
      </w:r>
    </w:p>
    <w:p w14:paraId="26BE1291" w14:textId="77777777" w:rsidR="00412FAB" w:rsidRDefault="00412FAB" w:rsidP="00412FAB">
      <w:pPr>
        <w:pStyle w:val="3"/>
      </w:pPr>
      <w:r w:rsidRPr="00941022">
        <w:rPr>
          <w:rFonts w:ascii="Segoe UI Emoji" w:hAnsi="Segoe UI Emoji" w:cs="Segoe UI Emoji"/>
        </w:rPr>
        <w:lastRenderedPageBreak/>
        <w:t>✅</w:t>
      </w:r>
      <w:r w:rsidRPr="00941022">
        <w:t xml:space="preserve"> </w:t>
      </w:r>
      <w:r w:rsidRPr="00941022">
        <w:rPr>
          <w:b/>
          <w:bCs/>
        </w:rPr>
        <w:t>小结</w:t>
      </w:r>
      <w:r w:rsidRPr="00941022">
        <w:t>：</w:t>
      </w:r>
    </w:p>
    <w:p w14:paraId="64DB06B0" w14:textId="77777777" w:rsidR="00412FAB" w:rsidRPr="00941022" w:rsidRDefault="00412FAB" w:rsidP="00412FAB">
      <w:proofErr w:type="spellStart"/>
      <w:r w:rsidRPr="00941022">
        <w:t>TIM_DeInit</w:t>
      </w:r>
      <w:proofErr w:type="spellEnd"/>
      <w:r w:rsidRPr="00941022">
        <w:t xml:space="preserve">() 就是 </w:t>
      </w:r>
      <w:r w:rsidRPr="00941022">
        <w:rPr>
          <w:b/>
          <w:bCs/>
        </w:rPr>
        <w:t>软复位定时器</w:t>
      </w:r>
      <w:r w:rsidRPr="00941022">
        <w:t>，通过 RCC 的外设复位控制实现，把定时器寄存器恢复成和上电时一样的初始状态。</w:t>
      </w:r>
    </w:p>
    <w:p w14:paraId="419C68C0" w14:textId="77777777" w:rsidR="00412FAB" w:rsidRDefault="00412FAB" w:rsidP="00412FAB">
      <w:pPr>
        <w:pStyle w:val="2"/>
      </w:pPr>
      <w:proofErr w:type="spellStart"/>
      <w:r w:rsidRPr="00941022">
        <w:t>TIM_TimeBaseInit</w:t>
      </w:r>
      <w:proofErr w:type="spellEnd"/>
      <w:r>
        <w:rPr>
          <w:rFonts w:hint="eastAsia"/>
        </w:rPr>
        <w:t>()</w:t>
      </w:r>
      <w:r>
        <w:br/>
      </w:r>
      <w:r w:rsidRPr="00A514C5">
        <w:rPr>
          <w:b/>
          <w:bCs/>
        </w:rPr>
        <w:t>配置定时器时基单元</w:t>
      </w:r>
    </w:p>
    <w:p w14:paraId="286B6D49" w14:textId="77777777" w:rsidR="00412FAB" w:rsidRPr="00A514C5" w:rsidRDefault="00412FAB" w:rsidP="00412FAB">
      <w:r w:rsidRPr="00A514C5">
        <w:t xml:space="preserve">好问题 </w:t>
      </w:r>
      <w:r w:rsidRPr="00A514C5">
        <w:rPr>
          <w:rFonts w:ascii="Segoe UI Emoji" w:hAnsi="Segoe UI Emoji" w:cs="Segoe UI Emoji"/>
        </w:rPr>
        <w:t>👍</w:t>
      </w:r>
      <w:r w:rsidRPr="00A514C5">
        <w:br/>
        <w:t>你提到的</w:t>
      </w:r>
    </w:p>
    <w:p w14:paraId="3C4C53B3" w14:textId="77777777" w:rsidR="00412FAB" w:rsidRPr="00A514C5" w:rsidRDefault="00412FAB" w:rsidP="00412FAB">
      <w:proofErr w:type="spellStart"/>
      <w:r w:rsidRPr="00A514C5">
        <w:t>TIM_</w:t>
      </w:r>
      <w:proofErr w:type="gramStart"/>
      <w:r w:rsidRPr="00A514C5">
        <w:t>TimeBaseInit</w:t>
      </w:r>
      <w:proofErr w:type="spellEnd"/>
      <w:r w:rsidRPr="00A514C5">
        <w:t>(</w:t>
      </w:r>
      <w:proofErr w:type="spellStart"/>
      <w:proofErr w:type="gramEnd"/>
      <w:r w:rsidRPr="00A514C5">
        <w:t>TIM_TypeDef</w:t>
      </w:r>
      <w:proofErr w:type="spellEnd"/>
      <w:r w:rsidRPr="00A514C5">
        <w:t xml:space="preserve">* </w:t>
      </w:r>
      <w:proofErr w:type="spellStart"/>
      <w:r w:rsidRPr="00A514C5">
        <w:t>TIMx</w:t>
      </w:r>
      <w:proofErr w:type="spellEnd"/>
      <w:r w:rsidRPr="00A514C5">
        <w:t xml:space="preserve">, </w:t>
      </w:r>
      <w:proofErr w:type="spellStart"/>
      <w:r w:rsidRPr="00A514C5">
        <w:t>TIM_TimeBaseInitTypeDef</w:t>
      </w:r>
      <w:proofErr w:type="spellEnd"/>
      <w:r w:rsidRPr="00A514C5">
        <w:t xml:space="preserve">* </w:t>
      </w:r>
      <w:proofErr w:type="spellStart"/>
      <w:r w:rsidRPr="00A514C5">
        <w:t>TIM_TimeBaseInitStruct</w:t>
      </w:r>
      <w:proofErr w:type="spellEnd"/>
      <w:r w:rsidRPr="00A514C5">
        <w:t>);</w:t>
      </w:r>
    </w:p>
    <w:p w14:paraId="5733CD1F" w14:textId="77777777" w:rsidR="00412FAB" w:rsidRPr="00A514C5" w:rsidRDefault="00412FAB" w:rsidP="00412FAB">
      <w:r w:rsidRPr="00A514C5">
        <w:t xml:space="preserve">是 </w:t>
      </w:r>
      <w:r w:rsidRPr="00A514C5">
        <w:rPr>
          <w:b/>
          <w:bCs/>
        </w:rPr>
        <w:t>STM32 标准外设库</w:t>
      </w:r>
      <w:r w:rsidRPr="00A514C5">
        <w:t xml:space="preserve"> 里用来 </w:t>
      </w:r>
      <w:r w:rsidRPr="00A514C5">
        <w:rPr>
          <w:b/>
          <w:bCs/>
        </w:rPr>
        <w:t>配置定时器时基单元</w:t>
      </w:r>
      <w:r w:rsidRPr="00A514C5">
        <w:t xml:space="preserve"> 的函数。</w:t>
      </w:r>
      <w:r w:rsidRPr="00A514C5">
        <w:br/>
        <w:t>咱们分层次讲清楚：</w:t>
      </w:r>
    </w:p>
    <w:p w14:paraId="795108F5" w14:textId="77777777" w:rsidR="00412FAB" w:rsidRPr="00A514C5" w:rsidRDefault="00000000" w:rsidP="00412FAB">
      <w:r>
        <w:pict w14:anchorId="53256757">
          <v:rect id="_x0000_i1295" style="width:0;height:1.5pt" o:hralign="center" o:hrstd="t" o:hr="t" fillcolor="#a0a0a0" stroked="f"/>
        </w:pict>
      </w:r>
    </w:p>
    <w:p w14:paraId="34D19205" w14:textId="77777777" w:rsidR="00412FAB" w:rsidRPr="00A514C5" w:rsidRDefault="00412FAB" w:rsidP="00412FAB">
      <w:pPr>
        <w:pStyle w:val="3"/>
      </w:pPr>
      <w:r w:rsidRPr="00A514C5">
        <w:t>1. 函数原型</w:t>
      </w:r>
    </w:p>
    <w:p w14:paraId="66DB9CC3" w14:textId="77777777" w:rsidR="00412FAB" w:rsidRPr="00A514C5" w:rsidRDefault="00412FAB" w:rsidP="00412FAB">
      <w:r w:rsidRPr="00A514C5">
        <w:t xml:space="preserve">void </w:t>
      </w:r>
      <w:proofErr w:type="spellStart"/>
      <w:r w:rsidRPr="00A514C5">
        <w:t>TIM_</w:t>
      </w:r>
      <w:proofErr w:type="gramStart"/>
      <w:r w:rsidRPr="00A514C5">
        <w:t>TimeBaseInit</w:t>
      </w:r>
      <w:proofErr w:type="spellEnd"/>
      <w:r w:rsidRPr="00A514C5">
        <w:t>(</w:t>
      </w:r>
      <w:proofErr w:type="spellStart"/>
      <w:proofErr w:type="gramEnd"/>
      <w:r w:rsidRPr="00A514C5">
        <w:t>TIM_TypeDef</w:t>
      </w:r>
      <w:proofErr w:type="spellEnd"/>
      <w:r w:rsidRPr="00A514C5">
        <w:t xml:space="preserve">* </w:t>
      </w:r>
      <w:proofErr w:type="spellStart"/>
      <w:r w:rsidRPr="00A514C5">
        <w:t>TIMx</w:t>
      </w:r>
      <w:proofErr w:type="spellEnd"/>
      <w:r w:rsidRPr="00A514C5">
        <w:t xml:space="preserve">, </w:t>
      </w:r>
      <w:proofErr w:type="spellStart"/>
      <w:r w:rsidRPr="00A514C5">
        <w:t>TIM_TimeBaseInitTypeDef</w:t>
      </w:r>
      <w:proofErr w:type="spellEnd"/>
      <w:r w:rsidRPr="00A514C5">
        <w:t xml:space="preserve">* </w:t>
      </w:r>
      <w:proofErr w:type="spellStart"/>
      <w:r w:rsidRPr="00A514C5">
        <w:t>TIM_TimeBaseInitStruct</w:t>
      </w:r>
      <w:proofErr w:type="spellEnd"/>
      <w:r w:rsidRPr="00A514C5">
        <w:t>);</w:t>
      </w:r>
    </w:p>
    <w:p w14:paraId="1219C19B" w14:textId="77777777" w:rsidR="00412FAB" w:rsidRPr="00A514C5" w:rsidRDefault="00412FAB">
      <w:pPr>
        <w:numPr>
          <w:ilvl w:val="0"/>
          <w:numId w:val="140"/>
        </w:numPr>
      </w:pPr>
      <w:r w:rsidRPr="00A514C5">
        <w:rPr>
          <w:b/>
          <w:bCs/>
        </w:rPr>
        <w:t>参数1：</w:t>
      </w:r>
      <w:proofErr w:type="spellStart"/>
      <w:r w:rsidRPr="00A514C5">
        <w:rPr>
          <w:b/>
          <w:bCs/>
        </w:rPr>
        <w:t>TIMx</w:t>
      </w:r>
      <w:proofErr w:type="spellEnd"/>
      <w:r w:rsidRPr="00A514C5">
        <w:br/>
        <w:t>要配置的定时器，比如：TIM1、TIM2、TIM3……</w:t>
      </w:r>
    </w:p>
    <w:p w14:paraId="012505D8" w14:textId="77777777" w:rsidR="00412FAB" w:rsidRPr="00A514C5" w:rsidRDefault="00412FAB">
      <w:pPr>
        <w:numPr>
          <w:ilvl w:val="0"/>
          <w:numId w:val="140"/>
        </w:numPr>
      </w:pPr>
      <w:r w:rsidRPr="00A514C5">
        <w:rPr>
          <w:b/>
          <w:bCs/>
        </w:rPr>
        <w:t>参数2：</w:t>
      </w:r>
      <w:proofErr w:type="spellStart"/>
      <w:r w:rsidRPr="00A514C5">
        <w:rPr>
          <w:b/>
          <w:bCs/>
        </w:rPr>
        <w:t>TIM_TimeBaseInitStruct</w:t>
      </w:r>
      <w:proofErr w:type="spellEnd"/>
      <w:r w:rsidRPr="00A514C5">
        <w:br/>
        <w:t>一个结构体，里面装着定时器时基相关的配置参数。</w:t>
      </w:r>
    </w:p>
    <w:p w14:paraId="045DDB3B" w14:textId="77777777" w:rsidR="00412FAB" w:rsidRPr="00A514C5" w:rsidRDefault="00000000" w:rsidP="00412FAB">
      <w:r>
        <w:pict w14:anchorId="5CFA4D8B">
          <v:rect id="_x0000_i1296" style="width:0;height:1.5pt" o:hralign="center" o:hrstd="t" o:hr="t" fillcolor="#a0a0a0" stroked="f"/>
        </w:pict>
      </w:r>
    </w:p>
    <w:p w14:paraId="1FB01CE9" w14:textId="77777777" w:rsidR="00412FAB" w:rsidRPr="00A514C5" w:rsidRDefault="00412FAB" w:rsidP="00412FAB">
      <w:pPr>
        <w:pStyle w:val="3"/>
      </w:pPr>
      <w:r w:rsidRPr="00A514C5">
        <w:t>2. 结构体定义</w:t>
      </w:r>
    </w:p>
    <w:p w14:paraId="4251D7A4" w14:textId="77777777" w:rsidR="00412FAB" w:rsidRPr="00A514C5" w:rsidRDefault="00412FAB" w:rsidP="00412FAB">
      <w:r w:rsidRPr="00A514C5">
        <w:t>typedef struct</w:t>
      </w:r>
    </w:p>
    <w:p w14:paraId="58CA8395" w14:textId="77777777" w:rsidR="00412FAB" w:rsidRPr="00A514C5" w:rsidRDefault="00412FAB" w:rsidP="00412FAB">
      <w:r w:rsidRPr="00A514C5">
        <w:t>{</w:t>
      </w:r>
    </w:p>
    <w:p w14:paraId="6C26DAEB" w14:textId="77777777" w:rsidR="00412FAB" w:rsidRPr="00A514C5" w:rsidRDefault="00412FAB" w:rsidP="00412FAB">
      <w:r w:rsidRPr="00A514C5">
        <w:t xml:space="preserve">  uint16_t </w:t>
      </w:r>
      <w:proofErr w:type="spellStart"/>
      <w:r w:rsidRPr="00A514C5">
        <w:t>TIM_</w:t>
      </w:r>
      <w:proofErr w:type="gramStart"/>
      <w:r w:rsidRPr="00A514C5">
        <w:t>Prescaler</w:t>
      </w:r>
      <w:proofErr w:type="spellEnd"/>
      <w:r w:rsidRPr="00A514C5">
        <w:t xml:space="preserve">;   </w:t>
      </w:r>
      <w:proofErr w:type="gramEnd"/>
      <w:r w:rsidRPr="00A514C5">
        <w:t xml:space="preserve">       /</w:t>
      </w:r>
      <w:proofErr w:type="gramStart"/>
      <w:r w:rsidRPr="00A514C5">
        <w:t>*!&lt;</w:t>
      </w:r>
      <w:proofErr w:type="gramEnd"/>
      <w:r w:rsidRPr="00A514C5">
        <w:t xml:space="preserve"> 预分频器值 */</w:t>
      </w:r>
    </w:p>
    <w:p w14:paraId="29A969E0" w14:textId="77777777" w:rsidR="00412FAB" w:rsidRPr="00A514C5" w:rsidRDefault="00412FAB" w:rsidP="00412FAB">
      <w:r w:rsidRPr="00A514C5">
        <w:t xml:space="preserve">  uint16_t </w:t>
      </w:r>
      <w:proofErr w:type="spellStart"/>
      <w:r w:rsidRPr="00A514C5">
        <w:t>TIM_</w:t>
      </w:r>
      <w:proofErr w:type="gramStart"/>
      <w:r w:rsidRPr="00A514C5">
        <w:t>CounterMode</w:t>
      </w:r>
      <w:proofErr w:type="spellEnd"/>
      <w:r w:rsidRPr="00A514C5">
        <w:t xml:space="preserve">;   </w:t>
      </w:r>
      <w:proofErr w:type="gramEnd"/>
      <w:r w:rsidRPr="00A514C5">
        <w:t xml:space="preserve">     /</w:t>
      </w:r>
      <w:proofErr w:type="gramStart"/>
      <w:r w:rsidRPr="00A514C5">
        <w:t>*!&lt;</w:t>
      </w:r>
      <w:proofErr w:type="gramEnd"/>
      <w:r w:rsidRPr="00A514C5">
        <w:t xml:space="preserve"> 计数模式（向上/向下/中心对齐） */</w:t>
      </w:r>
    </w:p>
    <w:p w14:paraId="634F7DA1" w14:textId="77777777" w:rsidR="00412FAB" w:rsidRPr="00A514C5" w:rsidRDefault="00412FAB" w:rsidP="00412FAB">
      <w:r w:rsidRPr="00A514C5">
        <w:t xml:space="preserve">  uint32_t </w:t>
      </w:r>
      <w:proofErr w:type="spellStart"/>
      <w:r w:rsidRPr="00A514C5">
        <w:t>TIM_</w:t>
      </w:r>
      <w:proofErr w:type="gramStart"/>
      <w:r w:rsidRPr="00A514C5">
        <w:t>Period</w:t>
      </w:r>
      <w:proofErr w:type="spellEnd"/>
      <w:r w:rsidRPr="00A514C5">
        <w:t xml:space="preserve">;   </w:t>
      </w:r>
      <w:proofErr w:type="gramEnd"/>
      <w:r w:rsidRPr="00A514C5">
        <w:t xml:space="preserve">          /</w:t>
      </w:r>
      <w:proofErr w:type="gramStart"/>
      <w:r w:rsidRPr="00A514C5">
        <w:t>*!&lt;</w:t>
      </w:r>
      <w:proofErr w:type="gramEnd"/>
      <w:r w:rsidRPr="00A514C5">
        <w:t xml:space="preserve"> 自动重装载值（ARR） */</w:t>
      </w:r>
    </w:p>
    <w:p w14:paraId="7B937FB9" w14:textId="77777777" w:rsidR="00412FAB" w:rsidRPr="00A514C5" w:rsidRDefault="00412FAB" w:rsidP="00412FAB">
      <w:r w:rsidRPr="00A514C5">
        <w:t xml:space="preserve">  uint16_t </w:t>
      </w:r>
      <w:proofErr w:type="spellStart"/>
      <w:r w:rsidRPr="00A514C5">
        <w:t>TIM_</w:t>
      </w:r>
      <w:proofErr w:type="gramStart"/>
      <w:r w:rsidRPr="00A514C5">
        <w:t>ClockDivision</w:t>
      </w:r>
      <w:proofErr w:type="spellEnd"/>
      <w:r w:rsidRPr="00A514C5">
        <w:t xml:space="preserve">;   </w:t>
      </w:r>
      <w:proofErr w:type="gramEnd"/>
      <w:r w:rsidRPr="00A514C5">
        <w:t xml:space="preserve">   /</w:t>
      </w:r>
      <w:proofErr w:type="gramStart"/>
      <w:r w:rsidRPr="00A514C5">
        <w:t>*!&lt;</w:t>
      </w:r>
      <w:proofErr w:type="gramEnd"/>
      <w:r w:rsidRPr="00A514C5">
        <w:t xml:space="preserve"> 时钟分频，用于滤波采样 */</w:t>
      </w:r>
    </w:p>
    <w:p w14:paraId="6497CE2C" w14:textId="77777777" w:rsidR="00412FAB" w:rsidRPr="00A514C5" w:rsidRDefault="00412FAB" w:rsidP="00412FAB">
      <w:r w:rsidRPr="00A514C5">
        <w:lastRenderedPageBreak/>
        <w:t xml:space="preserve">  uint8_</w:t>
      </w:r>
      <w:proofErr w:type="gramStart"/>
      <w:r w:rsidRPr="00A514C5">
        <w:t xml:space="preserve">t  </w:t>
      </w:r>
      <w:proofErr w:type="spellStart"/>
      <w:r w:rsidRPr="00A514C5">
        <w:t>TIM</w:t>
      </w:r>
      <w:proofErr w:type="gramEnd"/>
      <w:r w:rsidRPr="00A514C5">
        <w:t>_</w:t>
      </w:r>
      <w:proofErr w:type="gramStart"/>
      <w:r w:rsidRPr="00A514C5">
        <w:t>RepetitionCounter</w:t>
      </w:r>
      <w:proofErr w:type="spellEnd"/>
      <w:r w:rsidRPr="00A514C5">
        <w:t>;  /*!&lt;</w:t>
      </w:r>
      <w:proofErr w:type="gramEnd"/>
      <w:r w:rsidRPr="00A514C5">
        <w:t xml:space="preserve"> 重复计数器（高级定时器才有） */</w:t>
      </w:r>
    </w:p>
    <w:p w14:paraId="2ECD5277" w14:textId="77777777" w:rsidR="00412FAB" w:rsidRPr="00A514C5" w:rsidRDefault="00412FAB" w:rsidP="00412FAB">
      <w:r w:rsidRPr="00A514C5">
        <w:t xml:space="preserve">} </w:t>
      </w:r>
      <w:proofErr w:type="spellStart"/>
      <w:r w:rsidRPr="00A514C5">
        <w:t>TIM_TimeBaseInitTypeDef</w:t>
      </w:r>
      <w:proofErr w:type="spellEnd"/>
      <w:r w:rsidRPr="00A514C5">
        <w:t>;</w:t>
      </w:r>
    </w:p>
    <w:p w14:paraId="15E168F6" w14:textId="77777777" w:rsidR="00412FAB" w:rsidRPr="00A514C5" w:rsidRDefault="00000000" w:rsidP="00412FAB">
      <w:r>
        <w:pict w14:anchorId="097DBEA4">
          <v:rect id="_x0000_i1297" style="width:0;height:1.5pt" o:hralign="center" o:hrstd="t" o:hr="t" fillcolor="#a0a0a0" stroked="f"/>
        </w:pict>
      </w:r>
    </w:p>
    <w:p w14:paraId="03847505" w14:textId="77777777" w:rsidR="00412FAB" w:rsidRPr="00A514C5" w:rsidRDefault="00412FAB" w:rsidP="00412FAB">
      <w:pPr>
        <w:pStyle w:val="3"/>
      </w:pPr>
      <w:r w:rsidRPr="00A514C5">
        <w:t>3. 各参数详解</w:t>
      </w:r>
    </w:p>
    <w:p w14:paraId="0B89F785" w14:textId="77777777" w:rsidR="00412FAB" w:rsidRPr="00A514C5" w:rsidRDefault="00412FAB" w:rsidP="00412FAB">
      <w:pPr>
        <w:pStyle w:val="4"/>
      </w:pPr>
      <w:r>
        <w:rPr>
          <w:rFonts w:hint="eastAsia"/>
        </w:rPr>
        <w:t>1.</w:t>
      </w:r>
      <w:r w:rsidRPr="00A514C5">
        <w:t>TIM_Prescaler 预分频器</w:t>
      </w:r>
    </w:p>
    <w:p w14:paraId="46E94D5B" w14:textId="77777777" w:rsidR="00412FAB" w:rsidRPr="00A514C5" w:rsidRDefault="00412FAB">
      <w:pPr>
        <w:numPr>
          <w:ilvl w:val="1"/>
          <w:numId w:val="141"/>
        </w:numPr>
      </w:pPr>
      <w:r w:rsidRPr="00A514C5">
        <w:t>决定定时器计数器 CNT 的</w:t>
      </w:r>
      <w:r w:rsidRPr="00E5297A">
        <w:rPr>
          <w:b/>
          <w:bCs/>
          <w:color w:val="EE0000"/>
        </w:rPr>
        <w:t>时钟频率</w:t>
      </w:r>
      <w:r w:rsidRPr="00A514C5">
        <w:t>。</w:t>
      </w:r>
    </w:p>
    <w:p w14:paraId="7F49840E" w14:textId="77777777" w:rsidR="00412FAB" w:rsidRDefault="00412FAB">
      <w:pPr>
        <w:numPr>
          <w:ilvl w:val="1"/>
          <w:numId w:val="141"/>
        </w:numPr>
      </w:pPr>
      <w:r w:rsidRPr="00A514C5">
        <w:t xml:space="preserve">定时器时钟 = </w:t>
      </w:r>
      <w:proofErr w:type="spellStart"/>
      <w:r w:rsidRPr="00A514C5">
        <w:t>TIMxCLK</w:t>
      </w:r>
      <w:proofErr w:type="spellEnd"/>
      <w:r w:rsidRPr="00A514C5">
        <w:t xml:space="preserve"> / (</w:t>
      </w:r>
      <w:proofErr w:type="spellStart"/>
      <w:r w:rsidRPr="00A514C5">
        <w:t>TIM_Prescaler</w:t>
      </w:r>
      <w:proofErr w:type="spellEnd"/>
      <w:r w:rsidRPr="00A514C5">
        <w:t xml:space="preserve"> + 1)</w:t>
      </w:r>
    </w:p>
    <w:p w14:paraId="425C11C9" w14:textId="77777777" w:rsidR="00412FAB" w:rsidRPr="00F278C0" w:rsidRDefault="00412FAB" w:rsidP="00412FAB">
      <w:pPr>
        <w:rPr>
          <w:b/>
          <w:bCs/>
        </w:rPr>
      </w:pPr>
      <w:r w:rsidRPr="0058269E">
        <w:rPr>
          <w:rFonts w:ascii="Times New Roman" w:hAnsi="Times New Roman" w:cs="Times New Roman"/>
        </w:rPr>
        <w:t>​</w:t>
      </w:r>
      <w:r w:rsidRPr="00F278C0">
        <w:rPr>
          <w:b/>
          <w:bCs/>
        </w:rPr>
        <w:t>可以设置哪些值？</w:t>
      </w:r>
      <w:r w:rsidRPr="00F278C0">
        <w:rPr>
          <w:rFonts w:ascii="Times New Roman" w:hAnsi="Times New Roman" w:cs="Times New Roman"/>
          <w:b/>
          <w:bCs/>
        </w:rPr>
        <w:t>​​</w:t>
      </w:r>
    </w:p>
    <w:p w14:paraId="612319DE" w14:textId="77777777" w:rsidR="00412FAB" w:rsidRPr="00F322BB" w:rsidRDefault="00412FAB" w:rsidP="00412FAB">
      <w:pPr>
        <w:rPr>
          <w:b/>
          <w:bCs/>
        </w:rPr>
      </w:pPr>
      <w:r w:rsidRPr="00F278C0">
        <w:rPr>
          <w:rFonts w:ascii="Times New Roman" w:hAnsi="Times New Roman" w:cs="Times New Roman"/>
          <w:b/>
          <w:bCs/>
        </w:rPr>
        <w:t>​</w:t>
      </w:r>
      <w:r w:rsidRPr="00F278C0">
        <w:rPr>
          <w:b/>
          <w:bCs/>
        </w:rPr>
        <w:t>0 到 65535 (0xFFFF)</w:t>
      </w:r>
      <w:r w:rsidRPr="00F278C0">
        <w:rPr>
          <w:rFonts w:ascii="Times New Roman" w:hAnsi="Times New Roman" w:cs="Times New Roman"/>
          <w:b/>
          <w:bCs/>
        </w:rPr>
        <w:t>​​</w:t>
      </w:r>
      <w:r w:rsidRPr="00F278C0">
        <w:rPr>
          <w:b/>
          <w:bCs/>
        </w:rPr>
        <w:t xml:space="preserve"> 之间的任意整数。</w:t>
      </w:r>
    </w:p>
    <w:p w14:paraId="1AA44F4A" w14:textId="77777777" w:rsidR="00412FAB" w:rsidRPr="00A514C5" w:rsidRDefault="00412FAB" w:rsidP="00412FAB">
      <w:pPr>
        <w:pStyle w:val="4"/>
      </w:pPr>
      <w:r>
        <w:rPr>
          <w:rFonts w:hint="eastAsia"/>
        </w:rPr>
        <w:t>2.</w:t>
      </w:r>
      <w:r w:rsidRPr="00A514C5">
        <w:t>TIM_CounterMode 计数模式</w:t>
      </w:r>
    </w:p>
    <w:p w14:paraId="2C82841B" w14:textId="77777777" w:rsidR="00412FAB" w:rsidRPr="00A514C5" w:rsidRDefault="00412FAB">
      <w:pPr>
        <w:numPr>
          <w:ilvl w:val="1"/>
          <w:numId w:val="141"/>
        </w:numPr>
      </w:pPr>
      <w:proofErr w:type="spellStart"/>
      <w:r w:rsidRPr="00A514C5">
        <w:t>TIM_CounterMode_Up</w:t>
      </w:r>
      <w:proofErr w:type="spellEnd"/>
      <w:r w:rsidRPr="00A514C5">
        <w:t xml:space="preserve">：向上计数（CNT </w:t>
      </w:r>
      <w:r w:rsidRPr="00E70B7A">
        <w:rPr>
          <w:b/>
          <w:bCs/>
          <w:color w:val="EE0000"/>
        </w:rPr>
        <w:t>从 0 数到 ARR</w:t>
      </w:r>
      <w:r w:rsidRPr="00A514C5">
        <w:t>）。</w:t>
      </w:r>
      <w:r w:rsidRPr="00F437EE">
        <w:t>最常见。从0开始，加到</w:t>
      </w:r>
      <w:proofErr w:type="spellStart"/>
      <w:r w:rsidRPr="00F437EE">
        <w:t>TIM_Period</w:t>
      </w:r>
      <w:proofErr w:type="spellEnd"/>
      <w:r w:rsidRPr="00F437EE">
        <w:t>（ARR）就</w:t>
      </w:r>
      <w:r w:rsidRPr="0058269E">
        <w:rPr>
          <w:b/>
          <w:bCs/>
          <w:color w:val="EE0000"/>
        </w:rPr>
        <w:t>溢出归零</w:t>
      </w:r>
      <w:r w:rsidRPr="00F437EE">
        <w:t>，循环往复。</w:t>
      </w:r>
      <w:r w:rsidRPr="00F437EE">
        <w:rPr>
          <w:rFonts w:ascii="Times New Roman" w:hAnsi="Times New Roman" w:cs="Times New Roman"/>
        </w:rPr>
        <w:t>​</w:t>
      </w:r>
      <w:r w:rsidRPr="00F437EE">
        <w:rPr>
          <w:b/>
          <w:bCs/>
        </w:rPr>
        <w:t>像秒针</w:t>
      </w:r>
      <w:r w:rsidRPr="00F437EE">
        <w:t>。</w:t>
      </w:r>
    </w:p>
    <w:p w14:paraId="2612B875" w14:textId="77777777" w:rsidR="00412FAB" w:rsidRPr="00A514C5" w:rsidRDefault="00412FAB">
      <w:pPr>
        <w:numPr>
          <w:ilvl w:val="1"/>
          <w:numId w:val="141"/>
        </w:numPr>
      </w:pPr>
      <w:proofErr w:type="spellStart"/>
      <w:r w:rsidRPr="00A514C5">
        <w:t>TIM_CounterMode_Down</w:t>
      </w:r>
      <w:proofErr w:type="spellEnd"/>
      <w:r w:rsidRPr="00A514C5">
        <w:t xml:space="preserve">：向下计数（CNT </w:t>
      </w:r>
      <w:r w:rsidRPr="00E70B7A">
        <w:rPr>
          <w:b/>
          <w:bCs/>
          <w:color w:val="EE0000"/>
        </w:rPr>
        <w:t>从 ARR 数到 0</w:t>
      </w:r>
      <w:r w:rsidRPr="00A514C5">
        <w:t>）。</w:t>
      </w:r>
      <w:r w:rsidRPr="00B030AD">
        <w:t>从</w:t>
      </w:r>
      <w:proofErr w:type="spellStart"/>
      <w:r w:rsidRPr="00B030AD">
        <w:t>TIM_Period</w:t>
      </w:r>
      <w:proofErr w:type="spellEnd"/>
      <w:r w:rsidRPr="00B030AD">
        <w:t>（ARR）开始，减到0就</w:t>
      </w:r>
      <w:r w:rsidRPr="0058269E">
        <w:rPr>
          <w:b/>
          <w:bCs/>
          <w:color w:val="EE0000"/>
        </w:rPr>
        <w:t>溢出</w:t>
      </w:r>
      <w:r w:rsidRPr="00B030AD">
        <w:t>并</w:t>
      </w:r>
      <w:r w:rsidRPr="0058269E">
        <w:rPr>
          <w:b/>
          <w:bCs/>
          <w:color w:val="EE0000"/>
        </w:rPr>
        <w:t>重回</w:t>
      </w:r>
      <w:proofErr w:type="spellStart"/>
      <w:r w:rsidRPr="0058269E">
        <w:rPr>
          <w:b/>
          <w:bCs/>
          <w:color w:val="EE0000"/>
        </w:rPr>
        <w:t>TIM_Period</w:t>
      </w:r>
      <w:proofErr w:type="spellEnd"/>
      <w:r w:rsidRPr="00B030AD">
        <w:t>，循环往复。</w:t>
      </w:r>
    </w:p>
    <w:p w14:paraId="373B2045" w14:textId="77777777" w:rsidR="00412FAB" w:rsidRPr="00A514C5" w:rsidRDefault="00412FAB">
      <w:pPr>
        <w:numPr>
          <w:ilvl w:val="1"/>
          <w:numId w:val="141"/>
        </w:numPr>
      </w:pPr>
      <w:r w:rsidRPr="00A514C5">
        <w:t>TIM_CounterMode_CenterAligned1/2/3：中心对齐模式（PWM 常用）。</w:t>
      </w:r>
      <w:r w:rsidRPr="00F437EE">
        <w:t>先</w:t>
      </w:r>
      <w:r w:rsidRPr="00F437EE">
        <w:rPr>
          <w:b/>
          <w:bCs/>
          <w:color w:val="EE0000"/>
        </w:rPr>
        <w:t>向上计数</w:t>
      </w:r>
      <w:r w:rsidRPr="00F437EE">
        <w:t>，到头后</w:t>
      </w:r>
      <w:r w:rsidRPr="00F437EE">
        <w:rPr>
          <w:b/>
          <w:bCs/>
          <w:color w:val="EE0000"/>
        </w:rPr>
        <w:t>不是归零</w:t>
      </w:r>
      <w:r w:rsidRPr="00F437EE">
        <w:t>，而是</w:t>
      </w:r>
      <w:r w:rsidRPr="00F437EE">
        <w:rPr>
          <w:b/>
          <w:bCs/>
          <w:color w:val="EE0000"/>
        </w:rPr>
        <w:t>改为向下计数</w:t>
      </w:r>
      <w:r w:rsidRPr="00F437EE">
        <w:t>；减到0后</w:t>
      </w:r>
      <w:r w:rsidRPr="00F437EE">
        <w:rPr>
          <w:b/>
          <w:bCs/>
          <w:color w:val="EE0000"/>
        </w:rPr>
        <w:t>再改为向上计数</w:t>
      </w:r>
      <w:r w:rsidRPr="00F437EE">
        <w:t>。如此</w:t>
      </w:r>
      <w:r w:rsidRPr="00F437EE">
        <w:rPr>
          <w:b/>
          <w:bCs/>
          <w:color w:val="EE0000"/>
        </w:rPr>
        <w:t>反复</w:t>
      </w:r>
      <w:r w:rsidRPr="00F437EE">
        <w:t>，像</w:t>
      </w:r>
      <w:r w:rsidRPr="00F437EE">
        <w:rPr>
          <w:b/>
          <w:bCs/>
          <w:color w:val="EE0000"/>
        </w:rPr>
        <w:t>跷跷板</w:t>
      </w:r>
      <w:r w:rsidRPr="00F437EE">
        <w:t>。</w:t>
      </w:r>
      <w:r w:rsidRPr="00F437EE">
        <w:rPr>
          <w:rFonts w:ascii="Times New Roman" w:hAnsi="Times New Roman" w:cs="Times New Roman"/>
        </w:rPr>
        <w:t>​</w:t>
      </w:r>
      <w:r w:rsidRPr="00F437EE">
        <w:rPr>
          <w:b/>
          <w:bCs/>
        </w:rPr>
        <w:t>主要用于生成</w:t>
      </w:r>
      <w:r w:rsidRPr="00F437EE">
        <w:rPr>
          <w:b/>
          <w:bCs/>
          <w:color w:val="EE0000"/>
        </w:rPr>
        <w:t>对称</w:t>
      </w:r>
      <w:r w:rsidRPr="00F437EE">
        <w:rPr>
          <w:b/>
          <w:bCs/>
        </w:rPr>
        <w:t>的PWM波形</w:t>
      </w:r>
      <w:r w:rsidRPr="00F437EE">
        <w:t>。</w:t>
      </w:r>
    </w:p>
    <w:p w14:paraId="7251C0A5" w14:textId="77777777" w:rsidR="00412FAB" w:rsidRPr="00A514C5" w:rsidRDefault="00412FAB" w:rsidP="00412FAB">
      <w:pPr>
        <w:pStyle w:val="4"/>
      </w:pPr>
      <w:r>
        <w:rPr>
          <w:rFonts w:hint="eastAsia"/>
        </w:rPr>
        <w:t>3.</w:t>
      </w:r>
      <w:r w:rsidRPr="00A514C5">
        <w:t>TIM_Period 自动重装载值（ARR）</w:t>
      </w:r>
    </w:p>
    <w:p w14:paraId="45586204" w14:textId="77777777" w:rsidR="00412FAB" w:rsidRPr="00A514C5" w:rsidRDefault="00412FAB">
      <w:pPr>
        <w:numPr>
          <w:ilvl w:val="1"/>
          <w:numId w:val="141"/>
        </w:numPr>
      </w:pPr>
      <w:r w:rsidRPr="00A514C5">
        <w:t>决定计数器的</w:t>
      </w:r>
      <w:r w:rsidRPr="00E70B7A">
        <w:rPr>
          <w:color w:val="EE0000"/>
        </w:rPr>
        <w:t>溢出周期</w:t>
      </w:r>
      <w:r w:rsidRPr="00A514C5">
        <w:t>。</w:t>
      </w:r>
    </w:p>
    <w:p w14:paraId="6AB518D4" w14:textId="77777777" w:rsidR="00412FAB" w:rsidRPr="00A514C5" w:rsidRDefault="00412FAB">
      <w:pPr>
        <w:numPr>
          <w:ilvl w:val="1"/>
          <w:numId w:val="141"/>
        </w:numPr>
      </w:pPr>
      <w:r w:rsidRPr="00A514C5">
        <w:t>定时器溢出频率 = 定时器时钟 / (ARR+1)</w:t>
      </w:r>
    </w:p>
    <w:p w14:paraId="40867401" w14:textId="77777777" w:rsidR="00412FAB" w:rsidRPr="00A514C5" w:rsidRDefault="00412FAB" w:rsidP="00412FAB">
      <w:pPr>
        <w:pStyle w:val="4"/>
      </w:pPr>
      <w:r>
        <w:rPr>
          <w:rFonts w:hint="eastAsia"/>
        </w:rPr>
        <w:t>4.</w:t>
      </w:r>
      <w:r w:rsidRPr="00A514C5">
        <w:t>TIM_ClockDivision 时钟分频</w:t>
      </w:r>
    </w:p>
    <w:p w14:paraId="011D0EED" w14:textId="77777777" w:rsidR="00412FAB" w:rsidRPr="00A514C5" w:rsidRDefault="00412FAB">
      <w:pPr>
        <w:numPr>
          <w:ilvl w:val="1"/>
          <w:numId w:val="141"/>
        </w:numPr>
      </w:pPr>
      <w:r w:rsidRPr="00A514C5">
        <w:t>用于数字滤波器时钟的分频（比如输入捕获、编码器模式）。</w:t>
      </w:r>
    </w:p>
    <w:p w14:paraId="52D2554A" w14:textId="77777777" w:rsidR="00412FAB" w:rsidRDefault="00412FAB">
      <w:pPr>
        <w:numPr>
          <w:ilvl w:val="1"/>
          <w:numId w:val="141"/>
        </w:numPr>
      </w:pPr>
      <w:r w:rsidRPr="00A514C5">
        <w:t>常见取值：TIM_CKD_DIV1，TIM_CKD_DIV2，TIM_CKD_DIV4。</w:t>
      </w:r>
    </w:p>
    <w:p w14:paraId="6A1EE4C1" w14:textId="77777777" w:rsidR="00412FAB" w:rsidRPr="007A74BE" w:rsidRDefault="00412FAB" w:rsidP="00412FAB">
      <w:pPr>
        <w:pStyle w:val="af3"/>
        <w:rPr>
          <w:rFonts w:asciiTheme="minorHAnsi" w:eastAsiaTheme="minorEastAsia" w:hAnsiTheme="minorHAnsi" w:cstheme="minorBidi"/>
          <w:kern w:val="2"/>
          <w:sz w:val="22"/>
          <w14:ligatures w14:val="standardContextual"/>
        </w:rPr>
      </w:pPr>
      <w:r w:rsidRPr="007A74BE">
        <w:rPr>
          <w:rFonts w:asciiTheme="minorHAnsi" w:eastAsiaTheme="minorEastAsia" w:hAnsiTheme="minorHAnsi" w:cstheme="minorBidi"/>
          <w:kern w:val="2"/>
          <w:sz w:val="22"/>
          <w14:ligatures w14:val="standardContextual"/>
        </w:rPr>
        <w:t>TIM_CKD_DIV1</w:t>
      </w:r>
      <w:proofErr w:type="gramStart"/>
      <w:r w:rsidRPr="007A74BE">
        <w:rPr>
          <w:rFonts w:asciiTheme="minorHAnsi" w:eastAsiaTheme="minorEastAsia" w:hAnsiTheme="minorHAnsi" w:cstheme="minorBidi"/>
          <w:kern w:val="2"/>
          <w:sz w:val="22"/>
          <w14:ligatures w14:val="standardContextual"/>
        </w:rPr>
        <w:t>(</w:t>
      </w:r>
      <w:r w:rsidRPr="007A74BE">
        <w:rPr>
          <w:rFonts w:asciiTheme="minorHAnsi" w:eastAsiaTheme="minorEastAsia" w:hAnsiTheme="minorHAnsi" w:cstheme="minorBidi"/>
          <w:b/>
          <w:bCs/>
          <w:color w:val="EE0000"/>
          <w:kern w:val="2"/>
          <w:sz w:val="22"/>
          <w14:ligatures w14:val="standardContextual"/>
        </w:rPr>
        <w:t>不分频</w:t>
      </w:r>
      <w:r w:rsidRPr="007A74BE">
        <w:rPr>
          <w:rFonts w:asciiTheme="minorHAnsi" w:eastAsiaTheme="minorEastAsia" w:hAnsiTheme="minorHAnsi" w:cstheme="minorBidi"/>
          <w:kern w:val="2"/>
          <w:sz w:val="22"/>
          <w14:ligatures w14:val="standardContextual"/>
        </w:rPr>
        <w:t>)</w:t>
      </w:r>
      <w:proofErr w:type="gramEnd"/>
      <w:r w:rsidRPr="007A74BE">
        <w:rPr>
          <w:rFonts w:asciiTheme="minorHAnsi" w:eastAsiaTheme="minorEastAsia" w:hAnsiTheme="minorHAnsi" w:cstheme="minorBidi"/>
          <w:kern w:val="2"/>
          <w:sz w:val="22"/>
          <w14:ligatures w14:val="standardContextual"/>
        </w:rPr>
        <w:t>：滤波器的采样频率和系统时钟</w:t>
      </w:r>
      <w:r w:rsidRPr="007A74BE">
        <w:rPr>
          <w:rFonts w:asciiTheme="minorHAnsi" w:eastAsiaTheme="minorEastAsia" w:hAnsiTheme="minorHAnsi" w:cstheme="minorBidi"/>
          <w:b/>
          <w:bCs/>
          <w:color w:val="EE0000"/>
          <w:kern w:val="2"/>
          <w:sz w:val="22"/>
          <w14:ligatures w14:val="standardContextual"/>
        </w:rPr>
        <w:t>一样快</w:t>
      </w:r>
      <w:r w:rsidRPr="007A74BE">
        <w:rPr>
          <w:rFonts w:asciiTheme="minorHAnsi" w:eastAsiaTheme="minorEastAsia" w:hAnsiTheme="minorHAnsi" w:cstheme="minorBidi"/>
          <w:kern w:val="2"/>
          <w:sz w:val="22"/>
          <w14:ligatures w14:val="standardContextual"/>
        </w:rPr>
        <w:t>。</w:t>
      </w:r>
    </w:p>
    <w:p w14:paraId="3E3AA27F" w14:textId="77777777" w:rsidR="00412FAB" w:rsidRPr="007A74BE" w:rsidRDefault="00412FAB" w:rsidP="00412FAB">
      <w:pPr>
        <w:pStyle w:val="af3"/>
        <w:rPr>
          <w:rFonts w:asciiTheme="minorHAnsi" w:eastAsiaTheme="minorEastAsia" w:hAnsiTheme="minorHAnsi" w:cstheme="minorBidi"/>
          <w:kern w:val="2"/>
          <w:sz w:val="22"/>
          <w14:ligatures w14:val="standardContextual"/>
        </w:rPr>
      </w:pPr>
      <w:r w:rsidRPr="007A74BE">
        <w:rPr>
          <w:rFonts w:asciiTheme="minorHAnsi" w:eastAsiaTheme="minorEastAsia" w:hAnsiTheme="minorHAnsi" w:cstheme="minorBidi"/>
          <w:kern w:val="2"/>
          <w:sz w:val="22"/>
          <w14:ligatures w14:val="standardContextual"/>
        </w:rPr>
        <w:t>TIM_CKD_DIV2(</w:t>
      </w:r>
      <w:r w:rsidRPr="007A74BE">
        <w:rPr>
          <w:rFonts w:asciiTheme="minorHAnsi" w:eastAsiaTheme="minorEastAsia" w:hAnsiTheme="minorHAnsi" w:cstheme="minorBidi"/>
          <w:b/>
          <w:bCs/>
          <w:color w:val="EE0000"/>
          <w:kern w:val="2"/>
          <w:sz w:val="22"/>
          <w14:ligatures w14:val="standardContextual"/>
        </w:rPr>
        <w:t>2分频</w:t>
      </w:r>
      <w:r w:rsidRPr="007A74BE">
        <w:rPr>
          <w:rFonts w:asciiTheme="minorHAnsi" w:eastAsiaTheme="minorEastAsia" w:hAnsiTheme="minorHAnsi" w:cstheme="minorBidi"/>
          <w:kern w:val="2"/>
          <w:sz w:val="22"/>
          <w14:ligatures w14:val="standardContextual"/>
        </w:rPr>
        <w:t>)：采样频率 = 系统时钟 / 2。</w:t>
      </w:r>
    </w:p>
    <w:p w14:paraId="6A78A891" w14:textId="77777777" w:rsidR="00412FAB" w:rsidRPr="007A74BE" w:rsidRDefault="00412FAB" w:rsidP="00412FAB">
      <w:pPr>
        <w:pStyle w:val="af3"/>
        <w:rPr>
          <w:rFonts w:asciiTheme="minorHAnsi" w:eastAsiaTheme="minorEastAsia" w:hAnsiTheme="minorHAnsi" w:cstheme="minorBidi"/>
          <w:kern w:val="2"/>
          <w:sz w:val="22"/>
          <w14:ligatures w14:val="standardContextual"/>
        </w:rPr>
      </w:pPr>
      <w:r w:rsidRPr="007A74BE">
        <w:rPr>
          <w:rFonts w:asciiTheme="minorHAnsi" w:eastAsiaTheme="minorEastAsia" w:hAnsiTheme="minorHAnsi" w:cstheme="minorBidi"/>
          <w:kern w:val="2"/>
          <w:sz w:val="22"/>
          <w14:ligatures w14:val="standardContextual"/>
        </w:rPr>
        <w:lastRenderedPageBreak/>
        <w:t>TIM_CKD_DIV4(</w:t>
      </w:r>
      <w:r w:rsidRPr="007A74BE">
        <w:rPr>
          <w:rFonts w:asciiTheme="minorHAnsi" w:eastAsiaTheme="minorEastAsia" w:hAnsiTheme="minorHAnsi" w:cstheme="minorBidi"/>
          <w:b/>
          <w:bCs/>
          <w:color w:val="EE0000"/>
          <w:kern w:val="2"/>
          <w:sz w:val="22"/>
          <w14:ligatures w14:val="standardContextual"/>
        </w:rPr>
        <w:t>4分频</w:t>
      </w:r>
      <w:r w:rsidRPr="007A74BE">
        <w:rPr>
          <w:rFonts w:asciiTheme="minorHAnsi" w:eastAsiaTheme="minorEastAsia" w:hAnsiTheme="minorHAnsi" w:cstheme="minorBidi"/>
          <w:kern w:val="2"/>
          <w:sz w:val="22"/>
          <w14:ligatures w14:val="standardContextual"/>
        </w:rPr>
        <w:t>)：采样频率 = 系统时钟 / 4。</w:t>
      </w:r>
    </w:p>
    <w:p w14:paraId="31E7B8FD" w14:textId="77777777" w:rsidR="00412FAB" w:rsidRPr="00A514C5" w:rsidRDefault="00412FAB" w:rsidP="00412FAB">
      <w:pPr>
        <w:pStyle w:val="4"/>
      </w:pPr>
      <w:r>
        <w:rPr>
          <w:rFonts w:hint="eastAsia"/>
        </w:rPr>
        <w:t>5.</w:t>
      </w:r>
      <w:r w:rsidRPr="00A514C5">
        <w:t>TIM_RepetitionCounter 重复计数器</w:t>
      </w:r>
    </w:p>
    <w:p w14:paraId="21B0947C" w14:textId="77777777" w:rsidR="00412FAB" w:rsidRPr="00A514C5" w:rsidRDefault="00412FAB">
      <w:pPr>
        <w:numPr>
          <w:ilvl w:val="1"/>
          <w:numId w:val="141"/>
        </w:numPr>
      </w:pPr>
      <w:r w:rsidRPr="00A514C5">
        <w:t xml:space="preserve">只有 </w:t>
      </w:r>
      <w:r w:rsidRPr="00A514C5">
        <w:rPr>
          <w:b/>
          <w:bCs/>
        </w:rPr>
        <w:t>高级定时器（TIM1/TIM8）</w:t>
      </w:r>
      <w:r w:rsidRPr="00A514C5">
        <w:t xml:space="preserve"> 才支持</w:t>
      </w:r>
      <w:r>
        <w:rPr>
          <w:rFonts w:hint="eastAsia"/>
        </w:rPr>
        <w:t>，</w:t>
      </w:r>
      <w:r w:rsidRPr="00523C18">
        <w:rPr>
          <w:rFonts w:hint="eastAsia"/>
        </w:rPr>
        <w:t>普通写</w:t>
      </w:r>
      <w:r w:rsidRPr="00523C18">
        <w:t>0</w:t>
      </w:r>
      <w:r w:rsidRPr="00A514C5">
        <w:t>。</w:t>
      </w:r>
    </w:p>
    <w:p w14:paraId="0E3D12F8" w14:textId="77777777" w:rsidR="00412FAB" w:rsidRDefault="00412FAB">
      <w:pPr>
        <w:numPr>
          <w:ilvl w:val="1"/>
          <w:numId w:val="141"/>
        </w:numPr>
      </w:pPr>
      <w:r w:rsidRPr="00A514C5">
        <w:t>表示更新事件（溢出）需要发生多少次才</w:t>
      </w:r>
      <w:r w:rsidRPr="00BB0107">
        <w:rPr>
          <w:b/>
          <w:bCs/>
          <w:color w:val="EE0000"/>
        </w:rPr>
        <w:t>真正触发一次更新中断</w:t>
      </w:r>
      <w:r w:rsidRPr="00A514C5">
        <w:t>。</w:t>
      </w:r>
    </w:p>
    <w:p w14:paraId="580D773A" w14:textId="77777777" w:rsidR="00412FAB" w:rsidRPr="00A6319D" w:rsidRDefault="00412FAB" w:rsidP="00412FAB">
      <w:r w:rsidRPr="00A6319D">
        <w:rPr>
          <w:rFonts w:ascii="Times New Roman" w:hAnsi="Times New Roman" w:cs="Times New Roman"/>
        </w:rPr>
        <w:t>​</w:t>
      </w:r>
      <w:r w:rsidRPr="00A6319D">
        <w:rPr>
          <w:b/>
          <w:bCs/>
        </w:rPr>
        <w:t>可以设置哪些值？</w:t>
      </w:r>
      <w:r w:rsidRPr="00A6319D">
        <w:rPr>
          <w:rFonts w:ascii="Times New Roman" w:hAnsi="Times New Roman" w:cs="Times New Roman"/>
          <w:b/>
          <w:bCs/>
        </w:rPr>
        <w:t>​</w:t>
      </w:r>
      <w:r w:rsidRPr="00A6319D">
        <w:rPr>
          <w:rFonts w:ascii="Times New Roman" w:hAnsi="Times New Roman" w:cs="Times New Roman"/>
        </w:rPr>
        <w:t>​</w:t>
      </w:r>
    </w:p>
    <w:p w14:paraId="17A3E2AF" w14:textId="77777777" w:rsidR="00412FAB" w:rsidRPr="00A6319D" w:rsidRDefault="00412FAB" w:rsidP="00412FAB">
      <w:r w:rsidRPr="00A6319D">
        <w:rPr>
          <w:rFonts w:ascii="Times New Roman" w:hAnsi="Times New Roman" w:cs="Times New Roman"/>
        </w:rPr>
        <w:t>​</w:t>
      </w:r>
      <w:r w:rsidRPr="00A6319D">
        <w:rPr>
          <w:b/>
          <w:bCs/>
          <w:color w:val="EE0000"/>
        </w:rPr>
        <w:t xml:space="preserve">0 到 255 </w:t>
      </w:r>
      <w:r w:rsidRPr="00A6319D">
        <w:rPr>
          <w:b/>
          <w:bCs/>
        </w:rPr>
        <w:t>(0xFF)</w:t>
      </w:r>
      <w:r w:rsidRPr="00A6319D">
        <w:rPr>
          <w:rFonts w:ascii="Times New Roman" w:hAnsi="Times New Roman" w:cs="Times New Roman"/>
          <w:b/>
          <w:bCs/>
        </w:rPr>
        <w:t>​</w:t>
      </w:r>
      <w:r w:rsidRPr="00A6319D">
        <w:rPr>
          <w:rFonts w:ascii="Times New Roman" w:hAnsi="Times New Roman" w:cs="Times New Roman"/>
        </w:rPr>
        <w:t>​</w:t>
      </w:r>
      <w:r w:rsidRPr="00A6319D">
        <w:t xml:space="preserve"> 之间的任意整数。</w:t>
      </w:r>
    </w:p>
    <w:p w14:paraId="053C1BA9" w14:textId="77777777" w:rsidR="00412FAB" w:rsidRPr="00A6319D" w:rsidRDefault="00412FAB" w:rsidP="00412FAB">
      <w:r w:rsidRPr="00A6319D">
        <w:t xml:space="preserve">  </w:t>
      </w:r>
      <w:r w:rsidRPr="00A6319D">
        <w:rPr>
          <w:rFonts w:ascii="Times New Roman" w:hAnsi="Times New Roman" w:cs="Times New Roman"/>
        </w:rPr>
        <w:t>​</w:t>
      </w:r>
      <w:r w:rsidRPr="00A6319D">
        <w:rPr>
          <w:b/>
          <w:bCs/>
        </w:rPr>
        <w:t>大白话原理：</w:t>
      </w:r>
      <w:r w:rsidRPr="00A6319D">
        <w:rPr>
          <w:rFonts w:ascii="Times New Roman" w:hAnsi="Times New Roman" w:cs="Times New Roman"/>
          <w:b/>
          <w:bCs/>
        </w:rPr>
        <w:t>​</w:t>
      </w:r>
      <w:r w:rsidRPr="00A6319D">
        <w:rPr>
          <w:rFonts w:ascii="Times New Roman" w:hAnsi="Times New Roman" w:cs="Times New Roman"/>
        </w:rPr>
        <w:t>​</w:t>
      </w:r>
    </w:p>
    <w:p w14:paraId="6DFDCBD4" w14:textId="77777777" w:rsidR="00412FAB" w:rsidRPr="00A6319D" w:rsidRDefault="00412FAB">
      <w:pPr>
        <w:numPr>
          <w:ilvl w:val="0"/>
          <w:numId w:val="358"/>
        </w:numPr>
      </w:pPr>
      <w:r w:rsidRPr="00A6319D">
        <w:t>它通常用于非常精细地控制PWM波形的周期数，比如生成指定数量的脉冲。</w:t>
      </w:r>
    </w:p>
    <w:p w14:paraId="3C816F04" w14:textId="77777777" w:rsidR="00412FAB" w:rsidRPr="00A6319D" w:rsidRDefault="00412FAB">
      <w:pPr>
        <w:numPr>
          <w:ilvl w:val="0"/>
          <w:numId w:val="358"/>
        </w:numPr>
      </w:pPr>
      <w:r w:rsidRPr="00A6319D">
        <w:t>实际更新事件产生的周期 = (</w:t>
      </w:r>
      <w:proofErr w:type="spellStart"/>
      <w:r w:rsidRPr="00A6319D">
        <w:t>TIM_Period</w:t>
      </w:r>
      <w:proofErr w:type="spellEnd"/>
      <w:r w:rsidRPr="00A6319D">
        <w:t xml:space="preserve"> + 1) * (</w:t>
      </w:r>
      <w:proofErr w:type="spellStart"/>
      <w:r w:rsidRPr="00A6319D">
        <w:t>TIM_RepetitionCounter</w:t>
      </w:r>
      <w:proofErr w:type="spellEnd"/>
      <w:r w:rsidRPr="00A6319D">
        <w:t xml:space="preserve"> + 1) * (</w:t>
      </w:r>
      <w:proofErr w:type="spellStart"/>
      <w:r w:rsidRPr="00A6319D">
        <w:t>TIM_Prescaler</w:t>
      </w:r>
      <w:proofErr w:type="spellEnd"/>
      <w:r w:rsidRPr="00A6319D">
        <w:t xml:space="preserve"> + 1) / 系统时钟频率</w:t>
      </w:r>
    </w:p>
    <w:p w14:paraId="4C8CAE9D" w14:textId="77777777" w:rsidR="00412FAB" w:rsidRDefault="00412FAB">
      <w:pPr>
        <w:numPr>
          <w:ilvl w:val="0"/>
          <w:numId w:val="358"/>
        </w:numPr>
      </w:pPr>
      <w:r w:rsidRPr="00A6319D">
        <w:rPr>
          <w:rFonts w:ascii="Times New Roman" w:hAnsi="Times New Roman" w:cs="Times New Roman"/>
        </w:rPr>
        <w:t>​</w:t>
      </w:r>
      <w:r w:rsidRPr="00A6319D">
        <w:rPr>
          <w:b/>
          <w:bCs/>
        </w:rPr>
        <w:t>+1</w:t>
      </w:r>
      <w:r w:rsidRPr="00A6319D">
        <w:rPr>
          <w:rFonts w:ascii="Times New Roman" w:hAnsi="Times New Roman" w:cs="Times New Roman"/>
        </w:rPr>
        <w:t>​</w:t>
      </w:r>
      <w:r w:rsidRPr="00A6319D">
        <w:t xml:space="preserve"> 再次出现！因为计数器从0开始计</w:t>
      </w:r>
    </w:p>
    <w:p w14:paraId="4C13A5C9" w14:textId="77777777" w:rsidR="00412FAB" w:rsidRPr="007E1461" w:rsidRDefault="00412FAB" w:rsidP="00412FAB">
      <w:pPr>
        <w:widowControl/>
        <w:spacing w:after="0" w:line="240" w:lineRule="auto"/>
      </w:pPr>
      <w:r w:rsidRPr="007E1461">
        <w:t>简单比喻</w:t>
      </w:r>
      <w:r w:rsidRPr="007E1461">
        <w:rPr>
          <w:rFonts w:ascii="Times New Roman" w:hAnsi="Times New Roman" w:cs="Times New Roman"/>
        </w:rPr>
        <w:t>​</w:t>
      </w:r>
      <w:r w:rsidRPr="007E1461">
        <w:t>：</w:t>
      </w:r>
      <w:r w:rsidRPr="007E1461">
        <w:rPr>
          <w:rFonts w:ascii="Times New Roman" w:hAnsi="Times New Roman" w:cs="Times New Roman"/>
        </w:rPr>
        <w:t>​​</w:t>
      </w:r>
      <w:r w:rsidRPr="007E1461">
        <w:t>“攒够一波再通知”</w:t>
      </w:r>
      <w:r w:rsidRPr="007E1461">
        <w:rPr>
          <w:rFonts w:ascii="Times New Roman" w:hAnsi="Times New Roman" w:cs="Times New Roman"/>
        </w:rPr>
        <w:t>​</w:t>
      </w:r>
      <w:r w:rsidRPr="007E1461">
        <w:t>。就像快递员，普通定时器是每有一个快递（</w:t>
      </w:r>
      <w:r w:rsidRPr="007E1461">
        <w:rPr>
          <w:b/>
          <w:bCs/>
          <w:color w:val="EE0000"/>
        </w:rPr>
        <w:t>溢出一次</w:t>
      </w:r>
      <w:r w:rsidRPr="007E1461">
        <w:t>）就给你打一次电话（</w:t>
      </w:r>
      <w:r w:rsidRPr="007E1461">
        <w:rPr>
          <w:b/>
          <w:bCs/>
          <w:color w:val="EE0000"/>
        </w:rPr>
        <w:t>更新事件</w:t>
      </w:r>
      <w:r w:rsidRPr="007E1461">
        <w:t>）；而重复计数器</w:t>
      </w:r>
      <w:r w:rsidRPr="007E1461">
        <w:rPr>
          <w:color w:val="EE0000"/>
        </w:rPr>
        <w:t>设置为4</w:t>
      </w:r>
      <w:r w:rsidRPr="007E1461">
        <w:t>，就意味着快递员会攒够4个快递（</w:t>
      </w:r>
      <w:r w:rsidRPr="007E1461">
        <w:rPr>
          <w:b/>
          <w:bCs/>
          <w:color w:val="EE0000"/>
        </w:rPr>
        <w:t>溢出4次</w:t>
      </w:r>
      <w:r w:rsidRPr="007E1461">
        <w:t>）才给你打一次电话。</w:t>
      </w:r>
    </w:p>
    <w:p w14:paraId="28CBE750" w14:textId="77777777" w:rsidR="00412FAB" w:rsidRPr="00A514C5" w:rsidRDefault="00000000" w:rsidP="00412FAB">
      <w:r>
        <w:pict w14:anchorId="380757B2">
          <v:rect id="_x0000_i1298" style="width:0;height:1.5pt" o:hralign="center" o:hrstd="t" o:hr="t" fillcolor="#a0a0a0" stroked="f"/>
        </w:pict>
      </w:r>
    </w:p>
    <w:p w14:paraId="3175B2FE" w14:textId="77777777" w:rsidR="00412FAB" w:rsidRPr="00A514C5" w:rsidRDefault="00412FAB" w:rsidP="00412FAB">
      <w:pPr>
        <w:pStyle w:val="3"/>
      </w:pPr>
      <w:r w:rsidRPr="00A514C5">
        <w:t>4. 使用示例</w:t>
      </w:r>
    </w:p>
    <w:p w14:paraId="0B608654" w14:textId="77777777" w:rsidR="00412FAB" w:rsidRPr="00A514C5" w:rsidRDefault="00412FAB" w:rsidP="00412FAB">
      <w:r w:rsidRPr="00A514C5">
        <w:t xml:space="preserve">假设我们要配置 TIM3 实现 </w:t>
      </w:r>
      <w:r w:rsidRPr="00A514C5">
        <w:rPr>
          <w:b/>
          <w:bCs/>
        </w:rPr>
        <w:t>1 kHz 定时中断</w:t>
      </w:r>
      <w:r w:rsidRPr="00A514C5">
        <w:t>（72 MHz 系统时钟）：</w:t>
      </w:r>
    </w:p>
    <w:p w14:paraId="110E0602" w14:textId="77777777" w:rsidR="00412FAB" w:rsidRPr="00A514C5" w:rsidRDefault="00412FAB" w:rsidP="00412FAB">
      <w:proofErr w:type="spellStart"/>
      <w:r w:rsidRPr="00A514C5">
        <w:t>TIM_TimeBaseInitTypeDef</w:t>
      </w:r>
      <w:proofErr w:type="spellEnd"/>
      <w:r w:rsidRPr="00A514C5">
        <w:t xml:space="preserve"> </w:t>
      </w:r>
      <w:proofErr w:type="spellStart"/>
      <w:r w:rsidRPr="00A514C5">
        <w:t>TIM_TimeBaseStructure</w:t>
      </w:r>
      <w:proofErr w:type="spellEnd"/>
      <w:r w:rsidRPr="00A514C5">
        <w:t>;</w:t>
      </w:r>
    </w:p>
    <w:p w14:paraId="620924C2" w14:textId="77777777" w:rsidR="00412FAB" w:rsidRPr="00A514C5" w:rsidRDefault="00412FAB" w:rsidP="00412FAB"/>
    <w:p w14:paraId="13D422DC" w14:textId="77777777" w:rsidR="00412FAB" w:rsidRPr="00A514C5" w:rsidRDefault="00412FAB" w:rsidP="00412FAB">
      <w:r w:rsidRPr="00A514C5">
        <w:t>// 时基配置</w:t>
      </w:r>
    </w:p>
    <w:p w14:paraId="4C4A197A" w14:textId="77777777" w:rsidR="00412FAB" w:rsidRPr="00A514C5" w:rsidRDefault="00412FAB" w:rsidP="00412FAB">
      <w:proofErr w:type="spellStart"/>
      <w:r w:rsidRPr="00A514C5">
        <w:t>TIM_TimeBaseStructure.TIM_Period</w:t>
      </w:r>
      <w:proofErr w:type="spellEnd"/>
      <w:r w:rsidRPr="00A514C5">
        <w:t xml:space="preserve"> = 1000 - </w:t>
      </w:r>
      <w:proofErr w:type="gramStart"/>
      <w:r w:rsidRPr="00A514C5">
        <w:t xml:space="preserve">1;   </w:t>
      </w:r>
      <w:proofErr w:type="gramEnd"/>
      <w:r w:rsidRPr="00A514C5">
        <w:t xml:space="preserve">          // ARR = 999</w:t>
      </w:r>
    </w:p>
    <w:p w14:paraId="51C04911" w14:textId="77777777" w:rsidR="00412FAB" w:rsidRPr="00A514C5" w:rsidRDefault="00412FAB" w:rsidP="00412FAB">
      <w:proofErr w:type="spellStart"/>
      <w:r w:rsidRPr="00A514C5">
        <w:t>TIM_TimeBaseStructure.TIM_Prescaler</w:t>
      </w:r>
      <w:proofErr w:type="spellEnd"/>
      <w:r w:rsidRPr="00A514C5">
        <w:t xml:space="preserve"> = 72 - </w:t>
      </w:r>
      <w:proofErr w:type="gramStart"/>
      <w:r w:rsidRPr="00A514C5">
        <w:t xml:space="preserve">1;   </w:t>
      </w:r>
      <w:proofErr w:type="gramEnd"/>
      <w:r w:rsidRPr="00A514C5">
        <w:t xml:space="preserve">         // PSC = 71</w:t>
      </w:r>
    </w:p>
    <w:p w14:paraId="58BFF2A8" w14:textId="77777777" w:rsidR="00412FAB" w:rsidRPr="00A514C5" w:rsidRDefault="00412FAB" w:rsidP="00412FAB">
      <w:proofErr w:type="spellStart"/>
      <w:r w:rsidRPr="00A514C5">
        <w:t>TIM_TimeBaseStructure.TIM_ClockDivision</w:t>
      </w:r>
      <w:proofErr w:type="spellEnd"/>
      <w:r w:rsidRPr="00A514C5">
        <w:t xml:space="preserve"> = TIM_CKD_DIV1</w:t>
      </w:r>
      <w:proofErr w:type="gramStart"/>
      <w:r w:rsidRPr="00A514C5">
        <w:t>;  // 不</w:t>
      </w:r>
      <w:proofErr w:type="gramEnd"/>
      <w:r w:rsidRPr="00A514C5">
        <w:t>分频</w:t>
      </w:r>
    </w:p>
    <w:p w14:paraId="56CCFCEF" w14:textId="77777777" w:rsidR="00412FAB" w:rsidRPr="00A514C5" w:rsidRDefault="00412FAB" w:rsidP="00412FAB">
      <w:proofErr w:type="spellStart"/>
      <w:r w:rsidRPr="00A514C5">
        <w:t>TIM_TimeBaseStructure.TIM_CounterMode</w:t>
      </w:r>
      <w:proofErr w:type="spellEnd"/>
      <w:r w:rsidRPr="00A514C5">
        <w:t xml:space="preserve"> = </w:t>
      </w:r>
      <w:proofErr w:type="spellStart"/>
      <w:r w:rsidRPr="00A514C5">
        <w:t>TIM_CounterMode_Up</w:t>
      </w:r>
      <w:proofErr w:type="spellEnd"/>
      <w:r w:rsidRPr="00A514C5">
        <w:t>; // 向上计数</w:t>
      </w:r>
    </w:p>
    <w:p w14:paraId="111037DE" w14:textId="77777777" w:rsidR="00412FAB" w:rsidRPr="00A514C5" w:rsidRDefault="00412FAB" w:rsidP="00412FAB">
      <w:proofErr w:type="spellStart"/>
      <w:r w:rsidRPr="00A514C5">
        <w:t>TIM_TimeBaseStructure.TIM_RepetitionCounter</w:t>
      </w:r>
      <w:proofErr w:type="spellEnd"/>
      <w:r w:rsidRPr="00A514C5">
        <w:t xml:space="preserve"> = 0;         // 高级定时器用，普通写0</w:t>
      </w:r>
    </w:p>
    <w:p w14:paraId="363BE75D" w14:textId="77777777" w:rsidR="00412FAB" w:rsidRPr="00A514C5" w:rsidRDefault="00412FAB" w:rsidP="00412FAB"/>
    <w:p w14:paraId="3327989A" w14:textId="77777777" w:rsidR="00412FAB" w:rsidRPr="00A514C5" w:rsidRDefault="00412FAB" w:rsidP="00412FAB">
      <w:proofErr w:type="spellStart"/>
      <w:r w:rsidRPr="00A514C5">
        <w:t>TIM_</w:t>
      </w:r>
      <w:proofErr w:type="gramStart"/>
      <w:r w:rsidRPr="00A514C5">
        <w:t>TimeBaseInit</w:t>
      </w:r>
      <w:proofErr w:type="spellEnd"/>
      <w:r w:rsidRPr="00A514C5">
        <w:t>(</w:t>
      </w:r>
      <w:proofErr w:type="gramEnd"/>
      <w:r w:rsidRPr="00A514C5">
        <w:t>TIM3, &amp;</w:t>
      </w:r>
      <w:proofErr w:type="spellStart"/>
      <w:r w:rsidRPr="00A514C5">
        <w:t>TIM_TimeBaseStructure</w:t>
      </w:r>
      <w:proofErr w:type="spellEnd"/>
      <w:r w:rsidRPr="00A514C5">
        <w:t>);</w:t>
      </w:r>
    </w:p>
    <w:p w14:paraId="1116202B" w14:textId="77777777" w:rsidR="00412FAB" w:rsidRPr="00A514C5" w:rsidRDefault="00412FAB">
      <w:pPr>
        <w:numPr>
          <w:ilvl w:val="0"/>
          <w:numId w:val="142"/>
        </w:numPr>
      </w:pPr>
      <w:r w:rsidRPr="00A514C5">
        <w:lastRenderedPageBreak/>
        <w:t>计算：</w:t>
      </w:r>
    </w:p>
    <w:p w14:paraId="18DCCB65" w14:textId="77777777" w:rsidR="00412FAB" w:rsidRPr="00A514C5" w:rsidRDefault="00412FAB">
      <w:pPr>
        <w:numPr>
          <w:ilvl w:val="1"/>
          <w:numId w:val="142"/>
        </w:numPr>
      </w:pPr>
      <w:proofErr w:type="spellStart"/>
      <w:r w:rsidRPr="00A514C5">
        <w:t>TIMxCLK</w:t>
      </w:r>
      <w:proofErr w:type="spellEnd"/>
      <w:r w:rsidRPr="00A514C5">
        <w:t xml:space="preserve"> = 72 MHz</w:t>
      </w:r>
    </w:p>
    <w:p w14:paraId="697396E3" w14:textId="77777777" w:rsidR="00412FAB" w:rsidRPr="00A514C5" w:rsidRDefault="00412FAB">
      <w:pPr>
        <w:numPr>
          <w:ilvl w:val="1"/>
          <w:numId w:val="142"/>
        </w:numPr>
      </w:pPr>
      <w:r w:rsidRPr="00A514C5">
        <w:t>计数频率 = 72 MHz / 72 = 1 MHz</w:t>
      </w:r>
    </w:p>
    <w:p w14:paraId="12708152" w14:textId="77777777" w:rsidR="00412FAB" w:rsidRPr="00A514C5" w:rsidRDefault="00412FAB">
      <w:pPr>
        <w:numPr>
          <w:ilvl w:val="1"/>
          <w:numId w:val="142"/>
        </w:numPr>
      </w:pPr>
      <w:r w:rsidRPr="00A514C5">
        <w:t xml:space="preserve">溢出频率 = 1 MHz / 1000 = </w:t>
      </w:r>
      <w:r w:rsidRPr="00A514C5">
        <w:rPr>
          <w:b/>
          <w:bCs/>
        </w:rPr>
        <w:t>1 kHz</w:t>
      </w:r>
    </w:p>
    <w:p w14:paraId="011DEE20" w14:textId="77777777" w:rsidR="00412FAB" w:rsidRPr="00A514C5" w:rsidRDefault="00000000" w:rsidP="00412FAB">
      <w:r>
        <w:pict w14:anchorId="0CBC1166">
          <v:rect id="_x0000_i1299" style="width:0;height:1.5pt" o:hralign="center" o:hrstd="t" o:hr="t" fillcolor="#a0a0a0" stroked="f"/>
        </w:pict>
      </w:r>
    </w:p>
    <w:p w14:paraId="7444F21A" w14:textId="77777777" w:rsidR="00412FAB" w:rsidRPr="00A514C5" w:rsidRDefault="00412FAB" w:rsidP="00412FAB">
      <w:pPr>
        <w:pStyle w:val="3"/>
      </w:pPr>
      <w:r w:rsidRPr="00A514C5">
        <w:t>5. 总结</w:t>
      </w:r>
    </w:p>
    <w:p w14:paraId="1408BD4B" w14:textId="77777777" w:rsidR="00412FAB" w:rsidRPr="00A514C5" w:rsidRDefault="00412FAB" w:rsidP="00412FAB">
      <w:r w:rsidRPr="00A514C5">
        <w:rPr>
          <w:rFonts w:ascii="Segoe UI Emoji" w:hAnsi="Segoe UI Emoji" w:cs="Segoe UI Emoji"/>
        </w:rPr>
        <w:t>👉</w:t>
      </w:r>
      <w:r w:rsidRPr="00A514C5">
        <w:t xml:space="preserve"> </w:t>
      </w:r>
      <w:proofErr w:type="spellStart"/>
      <w:r w:rsidRPr="00A514C5">
        <w:t>TIM_TimeBaseInit</w:t>
      </w:r>
      <w:proofErr w:type="spellEnd"/>
      <w:r w:rsidRPr="00A514C5">
        <w:t xml:space="preserve">() 用来配置 </w:t>
      </w:r>
      <w:r w:rsidRPr="00A514C5">
        <w:rPr>
          <w:b/>
          <w:bCs/>
        </w:rPr>
        <w:t>定时器的</w:t>
      </w:r>
      <w:r w:rsidRPr="00A514C5">
        <w:rPr>
          <w:b/>
          <w:bCs/>
          <w:color w:val="EE0000"/>
        </w:rPr>
        <w:t>基本时基参数</w:t>
      </w:r>
      <w:r w:rsidRPr="00A514C5">
        <w:t>，核心是：</w:t>
      </w:r>
    </w:p>
    <w:p w14:paraId="2E52B034" w14:textId="77777777" w:rsidR="00412FAB" w:rsidRPr="00A514C5" w:rsidRDefault="00412FAB">
      <w:pPr>
        <w:numPr>
          <w:ilvl w:val="0"/>
          <w:numId w:val="143"/>
        </w:numPr>
      </w:pPr>
      <w:r w:rsidRPr="00A514C5">
        <w:rPr>
          <w:b/>
          <w:bCs/>
        </w:rPr>
        <w:t>PSC（预分频器）</w:t>
      </w:r>
      <w:r w:rsidRPr="00A514C5">
        <w:t>：</w:t>
      </w:r>
      <w:r w:rsidRPr="00E5297A">
        <w:rPr>
          <w:b/>
          <w:bCs/>
          <w:color w:val="EE0000"/>
        </w:rPr>
        <w:t>降低计数频率</w:t>
      </w:r>
    </w:p>
    <w:p w14:paraId="353E7915" w14:textId="77777777" w:rsidR="00412FAB" w:rsidRPr="00A514C5" w:rsidRDefault="00412FAB">
      <w:pPr>
        <w:numPr>
          <w:ilvl w:val="0"/>
          <w:numId w:val="143"/>
        </w:numPr>
      </w:pPr>
      <w:r w:rsidRPr="00A514C5">
        <w:rPr>
          <w:b/>
          <w:bCs/>
        </w:rPr>
        <w:t>ARR（自动重装载值）</w:t>
      </w:r>
      <w:r w:rsidRPr="00A514C5">
        <w:t>：决定</w:t>
      </w:r>
      <w:r w:rsidRPr="00E5297A">
        <w:rPr>
          <w:b/>
          <w:bCs/>
          <w:color w:val="EE0000"/>
        </w:rPr>
        <w:t>计数周期</w:t>
      </w:r>
    </w:p>
    <w:p w14:paraId="38B7EB54" w14:textId="77777777" w:rsidR="00412FAB" w:rsidRPr="00A514C5" w:rsidRDefault="00412FAB">
      <w:pPr>
        <w:numPr>
          <w:ilvl w:val="0"/>
          <w:numId w:val="143"/>
        </w:numPr>
      </w:pPr>
      <w:r w:rsidRPr="00A514C5">
        <w:rPr>
          <w:b/>
          <w:bCs/>
        </w:rPr>
        <w:t>CNT 模式</w:t>
      </w:r>
      <w:r w:rsidRPr="00A514C5">
        <w:t>：向上/向下/中心对齐</w:t>
      </w:r>
    </w:p>
    <w:p w14:paraId="02CBC10C" w14:textId="77777777" w:rsidR="00412FAB" w:rsidRPr="00A514C5" w:rsidRDefault="00412FAB">
      <w:pPr>
        <w:numPr>
          <w:ilvl w:val="0"/>
          <w:numId w:val="143"/>
        </w:numPr>
      </w:pPr>
      <w:r w:rsidRPr="00A514C5">
        <w:rPr>
          <w:b/>
          <w:bCs/>
        </w:rPr>
        <w:t>CKD</w:t>
      </w:r>
      <w:r w:rsidRPr="00A514C5">
        <w:t>：时钟分频，用于滤波</w:t>
      </w:r>
    </w:p>
    <w:p w14:paraId="5DB9A06E" w14:textId="77777777" w:rsidR="00412FAB" w:rsidRPr="00A514C5" w:rsidRDefault="00412FAB">
      <w:pPr>
        <w:numPr>
          <w:ilvl w:val="0"/>
          <w:numId w:val="143"/>
        </w:numPr>
      </w:pPr>
      <w:r w:rsidRPr="00A514C5">
        <w:rPr>
          <w:b/>
          <w:bCs/>
        </w:rPr>
        <w:t>RCR</w:t>
      </w:r>
      <w:r w:rsidRPr="00A514C5">
        <w:t>：重复计数器（高级定时器专属）</w:t>
      </w:r>
    </w:p>
    <w:p w14:paraId="354C8936" w14:textId="77777777" w:rsidR="00412FAB" w:rsidRDefault="00412FAB" w:rsidP="00412FAB">
      <w:r w:rsidRPr="00A514C5">
        <w:t xml:space="preserve">这样配置好后，再 </w:t>
      </w:r>
      <w:proofErr w:type="spellStart"/>
      <w:r w:rsidRPr="00A514C5">
        <w:t>TIM_Cmd</w:t>
      </w:r>
      <w:proofErr w:type="spellEnd"/>
      <w:r w:rsidRPr="00A514C5">
        <w:t>(</w:t>
      </w:r>
      <w:proofErr w:type="spellStart"/>
      <w:r w:rsidRPr="00A514C5">
        <w:t>TIMx</w:t>
      </w:r>
      <w:proofErr w:type="spellEnd"/>
      <w:r w:rsidRPr="00A514C5">
        <w:t>, ENABLE) 就能让定时器跑起来。</w:t>
      </w:r>
    </w:p>
    <w:p w14:paraId="5438A0A7" w14:textId="77777777" w:rsidR="00412FAB" w:rsidRDefault="00412FAB" w:rsidP="00412FAB">
      <w:pPr>
        <w:pStyle w:val="2"/>
      </w:pPr>
      <w:proofErr w:type="spellStart"/>
      <w:r w:rsidRPr="00EC17F0">
        <w:t>TIM_TimeBaseStructInit</w:t>
      </w:r>
      <w:proofErr w:type="spellEnd"/>
      <w:r>
        <w:rPr>
          <w:rFonts w:hint="eastAsia"/>
        </w:rPr>
        <w:t>()</w:t>
      </w:r>
      <w:r>
        <w:br/>
      </w:r>
      <w:r w:rsidRPr="00917BD1">
        <w:t xml:space="preserve">把 </w:t>
      </w:r>
      <w:proofErr w:type="spellStart"/>
      <w:r w:rsidRPr="00917BD1">
        <w:t>TIM_TimeBaseInitTypeDef</w:t>
      </w:r>
      <w:proofErr w:type="spellEnd"/>
      <w:r w:rsidRPr="00917BD1">
        <w:t xml:space="preserve"> 结构体里的成员全部赋成默认复位值</w:t>
      </w:r>
    </w:p>
    <w:p w14:paraId="1B77FDD0" w14:textId="77777777" w:rsidR="00412FAB" w:rsidRPr="00917BD1" w:rsidRDefault="00412FAB" w:rsidP="00412FAB">
      <w:r w:rsidRPr="00917BD1">
        <w:t xml:space="preserve">好 </w:t>
      </w:r>
      <w:r w:rsidRPr="00917BD1">
        <w:rPr>
          <w:rFonts w:ascii="Segoe UI Emoji" w:hAnsi="Segoe UI Emoji" w:cs="Segoe UI Emoji"/>
        </w:rPr>
        <w:t>👌</w:t>
      </w:r>
      <w:r w:rsidRPr="00917BD1">
        <w:t xml:space="preserve">，这个函数和你前面问的 </w:t>
      </w:r>
      <w:proofErr w:type="spellStart"/>
      <w:r w:rsidRPr="00917BD1">
        <w:t>TIM_TimeBaseInit</w:t>
      </w:r>
      <w:proofErr w:type="spellEnd"/>
      <w:r w:rsidRPr="00917BD1">
        <w:t>() 是配套的。</w:t>
      </w:r>
    </w:p>
    <w:p w14:paraId="6550D18D" w14:textId="77777777" w:rsidR="00412FAB" w:rsidRPr="00917BD1" w:rsidRDefault="00000000" w:rsidP="00412FAB">
      <w:r>
        <w:pict w14:anchorId="25F41F58">
          <v:rect id="_x0000_i1300" style="width:0;height:1.5pt" o:hralign="center" o:hrstd="t" o:hr="t" fillcolor="#a0a0a0" stroked="f"/>
        </w:pict>
      </w:r>
    </w:p>
    <w:p w14:paraId="688408E1" w14:textId="77777777" w:rsidR="00412FAB" w:rsidRPr="00917BD1" w:rsidRDefault="00412FAB" w:rsidP="00412FAB">
      <w:pPr>
        <w:pStyle w:val="3"/>
      </w:pPr>
      <w:r w:rsidRPr="00917BD1">
        <w:t>1. 函数原型</w:t>
      </w:r>
    </w:p>
    <w:p w14:paraId="2C5586D7" w14:textId="77777777" w:rsidR="00412FAB" w:rsidRPr="00917BD1" w:rsidRDefault="00412FAB" w:rsidP="00412FAB">
      <w:r w:rsidRPr="00917BD1">
        <w:t xml:space="preserve">void </w:t>
      </w:r>
      <w:proofErr w:type="spellStart"/>
      <w:r w:rsidRPr="00917BD1">
        <w:t>TIM_</w:t>
      </w:r>
      <w:proofErr w:type="gramStart"/>
      <w:r w:rsidRPr="00917BD1">
        <w:t>TimeBaseStructInit</w:t>
      </w:r>
      <w:proofErr w:type="spellEnd"/>
      <w:r w:rsidRPr="00917BD1">
        <w:t>(</w:t>
      </w:r>
      <w:proofErr w:type="spellStart"/>
      <w:proofErr w:type="gramEnd"/>
      <w:r w:rsidRPr="00917BD1">
        <w:t>TIM_TimeBaseInitTypeDef</w:t>
      </w:r>
      <w:proofErr w:type="spellEnd"/>
      <w:r w:rsidRPr="00917BD1">
        <w:t xml:space="preserve">* </w:t>
      </w:r>
      <w:proofErr w:type="spellStart"/>
      <w:r w:rsidRPr="00917BD1">
        <w:t>TIM_TimeBaseInitStruct</w:t>
      </w:r>
      <w:proofErr w:type="spellEnd"/>
      <w:r w:rsidRPr="00917BD1">
        <w:t>);</w:t>
      </w:r>
    </w:p>
    <w:p w14:paraId="6822BD8B" w14:textId="77777777" w:rsidR="00412FAB" w:rsidRPr="00917BD1" w:rsidRDefault="00412FAB">
      <w:pPr>
        <w:numPr>
          <w:ilvl w:val="0"/>
          <w:numId w:val="144"/>
        </w:numPr>
      </w:pPr>
      <w:r w:rsidRPr="00917BD1">
        <w:rPr>
          <w:b/>
          <w:bCs/>
        </w:rPr>
        <w:t>参数</w:t>
      </w:r>
      <w:r w:rsidRPr="00917BD1">
        <w:t>：</w:t>
      </w:r>
      <w:r w:rsidRPr="00917BD1">
        <w:br/>
      </w:r>
      <w:proofErr w:type="spellStart"/>
      <w:r w:rsidRPr="00917BD1">
        <w:t>TIM_TimeBaseInitStruct</w:t>
      </w:r>
      <w:proofErr w:type="spellEnd"/>
      <w:r w:rsidRPr="00917BD1">
        <w:t xml:space="preserve"> —— 指向一个 </w:t>
      </w:r>
      <w:proofErr w:type="spellStart"/>
      <w:r w:rsidRPr="00917BD1">
        <w:t>TIM_TimeBaseInitTypeDef</w:t>
      </w:r>
      <w:proofErr w:type="spellEnd"/>
      <w:r w:rsidRPr="00917BD1">
        <w:t xml:space="preserve"> 结构体的指针。</w:t>
      </w:r>
    </w:p>
    <w:p w14:paraId="17CE7CBA" w14:textId="77777777" w:rsidR="00412FAB" w:rsidRPr="00917BD1" w:rsidRDefault="00412FAB">
      <w:pPr>
        <w:numPr>
          <w:ilvl w:val="0"/>
          <w:numId w:val="144"/>
        </w:numPr>
      </w:pPr>
      <w:r w:rsidRPr="00917BD1">
        <w:rPr>
          <w:b/>
          <w:bCs/>
        </w:rPr>
        <w:t>返回值</w:t>
      </w:r>
      <w:r w:rsidRPr="00917BD1">
        <w:t>：无。</w:t>
      </w:r>
    </w:p>
    <w:p w14:paraId="6793AF61" w14:textId="77777777" w:rsidR="00412FAB" w:rsidRPr="00917BD1" w:rsidRDefault="00000000" w:rsidP="00412FAB">
      <w:r>
        <w:pict w14:anchorId="216329AB">
          <v:rect id="_x0000_i1301" style="width:0;height:1.5pt" o:hralign="center" o:hrstd="t" o:hr="t" fillcolor="#a0a0a0" stroked="f"/>
        </w:pict>
      </w:r>
    </w:p>
    <w:p w14:paraId="27BC04D7" w14:textId="77777777" w:rsidR="00412FAB" w:rsidRPr="00917BD1" w:rsidRDefault="00412FAB" w:rsidP="00412FAB">
      <w:pPr>
        <w:pStyle w:val="3"/>
      </w:pPr>
      <w:r w:rsidRPr="00917BD1">
        <w:lastRenderedPageBreak/>
        <w:t>2. 作用</w:t>
      </w:r>
    </w:p>
    <w:p w14:paraId="73127575" w14:textId="77777777" w:rsidR="00412FAB" w:rsidRPr="00917BD1" w:rsidRDefault="00412FAB" w:rsidP="00412FAB">
      <w:r w:rsidRPr="00917BD1">
        <w:t>这个函数的作用是：</w:t>
      </w:r>
      <w:r w:rsidRPr="00917BD1">
        <w:br/>
      </w:r>
      <w:proofErr w:type="gramStart"/>
      <w:r w:rsidRPr="00917BD1">
        <w:rPr>
          <w:rFonts w:ascii="Segoe UI Emoji" w:hAnsi="Segoe UI Emoji" w:cs="Segoe UI Emoji"/>
        </w:rPr>
        <w:t>👉</w:t>
      </w:r>
      <w:r w:rsidRPr="00917BD1">
        <w:t xml:space="preserve"> </w:t>
      </w:r>
      <w:r w:rsidRPr="00917BD1">
        <w:rPr>
          <w:b/>
          <w:bCs/>
        </w:rPr>
        <w:t xml:space="preserve">把 </w:t>
      </w:r>
      <w:proofErr w:type="spellStart"/>
      <w:proofErr w:type="gramEnd"/>
      <w:r w:rsidRPr="00917BD1">
        <w:rPr>
          <w:b/>
          <w:bCs/>
        </w:rPr>
        <w:t>TIM_TimeBaseInitTypeDef</w:t>
      </w:r>
      <w:proofErr w:type="spellEnd"/>
      <w:r w:rsidRPr="00917BD1">
        <w:rPr>
          <w:b/>
          <w:bCs/>
        </w:rPr>
        <w:t xml:space="preserve"> 结构体里的成员全部赋成默认复位值</w:t>
      </w:r>
      <w:r w:rsidRPr="00917BD1">
        <w:t>。</w:t>
      </w:r>
    </w:p>
    <w:p w14:paraId="2631030A" w14:textId="77777777" w:rsidR="00412FAB" w:rsidRPr="00917BD1" w:rsidRDefault="00412FAB" w:rsidP="00412FAB">
      <w:r w:rsidRPr="00917BD1">
        <w:t>这样做的好处是：</w:t>
      </w:r>
    </w:p>
    <w:p w14:paraId="414E6216" w14:textId="77777777" w:rsidR="00412FAB" w:rsidRPr="00917BD1" w:rsidRDefault="00412FAB">
      <w:pPr>
        <w:numPr>
          <w:ilvl w:val="0"/>
          <w:numId w:val="145"/>
        </w:numPr>
      </w:pPr>
      <w:r w:rsidRPr="00917BD1">
        <w:t>避免结构体里出现“未初始化的随机值”；</w:t>
      </w:r>
    </w:p>
    <w:p w14:paraId="7715BC75" w14:textId="77777777" w:rsidR="00412FAB" w:rsidRPr="00917BD1" w:rsidRDefault="00412FAB">
      <w:pPr>
        <w:numPr>
          <w:ilvl w:val="0"/>
          <w:numId w:val="145"/>
        </w:numPr>
      </w:pPr>
      <w:r w:rsidRPr="00917BD1">
        <w:t xml:space="preserve">保证你在使用 </w:t>
      </w:r>
      <w:proofErr w:type="spellStart"/>
      <w:r w:rsidRPr="00917BD1">
        <w:t>TIM_TimeBaseInit</w:t>
      </w:r>
      <w:proofErr w:type="spellEnd"/>
      <w:r w:rsidRPr="00917BD1">
        <w:t>() 前有一个稳定的起点。</w:t>
      </w:r>
    </w:p>
    <w:p w14:paraId="17EBC5E0" w14:textId="77777777" w:rsidR="00412FAB" w:rsidRPr="00917BD1" w:rsidRDefault="00000000" w:rsidP="00412FAB">
      <w:r>
        <w:pict w14:anchorId="74424F86">
          <v:rect id="_x0000_i1302" style="width:0;height:1.5pt" o:hralign="center" o:hrstd="t" o:hr="t" fillcolor="#a0a0a0" stroked="f"/>
        </w:pict>
      </w:r>
    </w:p>
    <w:p w14:paraId="4B12CF1B" w14:textId="77777777" w:rsidR="00412FAB" w:rsidRPr="00917BD1" w:rsidRDefault="00412FAB" w:rsidP="00412FAB">
      <w:pPr>
        <w:pStyle w:val="3"/>
      </w:pPr>
      <w:r w:rsidRPr="00917BD1">
        <w:t>3. 默认值内容</w:t>
      </w:r>
    </w:p>
    <w:p w14:paraId="2BA02982" w14:textId="77777777" w:rsidR="00412FAB" w:rsidRPr="00917BD1" w:rsidRDefault="00412FAB" w:rsidP="00412FAB">
      <w:r w:rsidRPr="00917BD1">
        <w:t>官方库里的实现大致是这样的（不同芯片略有差别，但基本一致）：</w:t>
      </w:r>
    </w:p>
    <w:p w14:paraId="3A652CE1" w14:textId="77777777" w:rsidR="00412FAB" w:rsidRPr="00917BD1" w:rsidRDefault="00412FAB" w:rsidP="00412FAB">
      <w:r w:rsidRPr="00917BD1">
        <w:t xml:space="preserve">void </w:t>
      </w:r>
      <w:proofErr w:type="spellStart"/>
      <w:r w:rsidRPr="00917BD1">
        <w:t>TIM_</w:t>
      </w:r>
      <w:proofErr w:type="gramStart"/>
      <w:r w:rsidRPr="00917BD1">
        <w:t>TimeBaseStructInit</w:t>
      </w:r>
      <w:proofErr w:type="spellEnd"/>
      <w:r w:rsidRPr="00917BD1">
        <w:t>(</w:t>
      </w:r>
      <w:proofErr w:type="spellStart"/>
      <w:proofErr w:type="gramEnd"/>
      <w:r w:rsidRPr="00917BD1">
        <w:t>TIM_TimeBaseInitTypeDef</w:t>
      </w:r>
      <w:proofErr w:type="spellEnd"/>
      <w:r w:rsidRPr="00917BD1">
        <w:t xml:space="preserve">* </w:t>
      </w:r>
      <w:proofErr w:type="spellStart"/>
      <w:r w:rsidRPr="00917BD1">
        <w:t>TIM_TimeBaseInitStruct</w:t>
      </w:r>
      <w:proofErr w:type="spellEnd"/>
      <w:r w:rsidRPr="00917BD1">
        <w:t>)</w:t>
      </w:r>
    </w:p>
    <w:p w14:paraId="5677869C" w14:textId="77777777" w:rsidR="00412FAB" w:rsidRPr="00917BD1" w:rsidRDefault="00412FAB" w:rsidP="00412FAB">
      <w:r w:rsidRPr="00917BD1">
        <w:t>{</w:t>
      </w:r>
    </w:p>
    <w:p w14:paraId="4273E477" w14:textId="77777777" w:rsidR="00412FAB" w:rsidRPr="00917BD1" w:rsidRDefault="00412FAB" w:rsidP="00412FAB">
      <w:r w:rsidRPr="00917BD1">
        <w:t xml:space="preserve">  /</w:t>
      </w:r>
      <w:proofErr w:type="gramStart"/>
      <w:r w:rsidRPr="00917BD1">
        <w:t>* 默认</w:t>
      </w:r>
      <w:proofErr w:type="gramEnd"/>
      <w:r w:rsidRPr="00917BD1">
        <w:rPr>
          <w:color w:val="EE0000"/>
        </w:rPr>
        <w:t>自动重装载</w:t>
      </w:r>
      <w:proofErr w:type="gramStart"/>
      <w:r w:rsidRPr="00917BD1">
        <w:rPr>
          <w:color w:val="EE0000"/>
        </w:rPr>
        <w:t>值</w:t>
      </w:r>
      <w:r w:rsidRPr="00917BD1">
        <w:t xml:space="preserve"> *</w:t>
      </w:r>
      <w:proofErr w:type="gramEnd"/>
      <w:r w:rsidRPr="00917BD1">
        <w:t>/</w:t>
      </w:r>
    </w:p>
    <w:p w14:paraId="7310823E" w14:textId="77777777" w:rsidR="00412FAB" w:rsidRPr="00917BD1" w:rsidRDefault="00412FAB" w:rsidP="00412FAB">
      <w:r w:rsidRPr="00917BD1">
        <w:t xml:space="preserve">  </w:t>
      </w:r>
      <w:proofErr w:type="spellStart"/>
      <w:r w:rsidRPr="00917BD1">
        <w:t>TIM_TimeBaseInitStruct</w:t>
      </w:r>
      <w:proofErr w:type="spellEnd"/>
      <w:r w:rsidRPr="00917BD1">
        <w:t>-&gt;</w:t>
      </w:r>
      <w:proofErr w:type="spellStart"/>
      <w:r w:rsidRPr="00917BD1">
        <w:t>TIM_Period</w:t>
      </w:r>
      <w:proofErr w:type="spellEnd"/>
      <w:r w:rsidRPr="00917BD1">
        <w:t xml:space="preserve"> = 0xFFFF;</w:t>
      </w:r>
    </w:p>
    <w:p w14:paraId="5B617CA2" w14:textId="77777777" w:rsidR="00412FAB" w:rsidRPr="00917BD1" w:rsidRDefault="00412FAB" w:rsidP="00412FAB"/>
    <w:p w14:paraId="45F73349" w14:textId="77777777" w:rsidR="00412FAB" w:rsidRPr="00917BD1" w:rsidRDefault="00412FAB" w:rsidP="00412FAB">
      <w:r w:rsidRPr="00917BD1">
        <w:t xml:space="preserve">  /* 默认</w:t>
      </w:r>
      <w:r w:rsidRPr="00917BD1">
        <w:rPr>
          <w:color w:val="EE0000"/>
        </w:rPr>
        <w:t>预分频器</w:t>
      </w:r>
      <w:r w:rsidRPr="00917BD1">
        <w:t xml:space="preserve"> */</w:t>
      </w:r>
    </w:p>
    <w:p w14:paraId="37774898" w14:textId="77777777" w:rsidR="00412FAB" w:rsidRPr="00917BD1" w:rsidRDefault="00412FAB" w:rsidP="00412FAB">
      <w:r w:rsidRPr="00917BD1">
        <w:t xml:space="preserve">  </w:t>
      </w:r>
      <w:proofErr w:type="spellStart"/>
      <w:r w:rsidRPr="00917BD1">
        <w:t>TIM_TimeBaseInitStruct</w:t>
      </w:r>
      <w:proofErr w:type="spellEnd"/>
      <w:r w:rsidRPr="00917BD1">
        <w:t>-&gt;</w:t>
      </w:r>
      <w:proofErr w:type="spellStart"/>
      <w:r w:rsidRPr="00917BD1">
        <w:t>TIM_Prescaler</w:t>
      </w:r>
      <w:proofErr w:type="spellEnd"/>
      <w:r w:rsidRPr="00917BD1">
        <w:t xml:space="preserve"> = 0x0000;</w:t>
      </w:r>
    </w:p>
    <w:p w14:paraId="7628B739" w14:textId="77777777" w:rsidR="00412FAB" w:rsidRPr="00917BD1" w:rsidRDefault="00412FAB" w:rsidP="00412FAB"/>
    <w:p w14:paraId="1309F4E7" w14:textId="77777777" w:rsidR="00412FAB" w:rsidRPr="00917BD1" w:rsidRDefault="00412FAB" w:rsidP="00412FAB">
      <w:r w:rsidRPr="00917BD1">
        <w:t xml:space="preserve">  /* 默认</w:t>
      </w:r>
      <w:r w:rsidRPr="00917BD1">
        <w:rPr>
          <w:color w:val="EE0000"/>
        </w:rPr>
        <w:t>时钟分频</w:t>
      </w:r>
      <w:r w:rsidRPr="00917BD1">
        <w:t xml:space="preserve"> */</w:t>
      </w:r>
    </w:p>
    <w:p w14:paraId="00050AAD" w14:textId="77777777" w:rsidR="00412FAB" w:rsidRPr="00917BD1" w:rsidRDefault="00412FAB" w:rsidP="00412FAB">
      <w:r w:rsidRPr="00917BD1">
        <w:t xml:space="preserve">  </w:t>
      </w:r>
      <w:proofErr w:type="spellStart"/>
      <w:r w:rsidRPr="00917BD1">
        <w:t>TIM_TimeBaseInitStruct</w:t>
      </w:r>
      <w:proofErr w:type="spellEnd"/>
      <w:r w:rsidRPr="00917BD1">
        <w:t>-&gt;</w:t>
      </w:r>
      <w:proofErr w:type="spellStart"/>
      <w:r w:rsidRPr="00917BD1">
        <w:t>TIM_ClockDivision</w:t>
      </w:r>
      <w:proofErr w:type="spellEnd"/>
      <w:r w:rsidRPr="00917BD1">
        <w:t xml:space="preserve"> = TIM_CKD_DIV1;</w:t>
      </w:r>
    </w:p>
    <w:p w14:paraId="5C7750A2" w14:textId="77777777" w:rsidR="00412FAB" w:rsidRPr="00917BD1" w:rsidRDefault="00412FAB" w:rsidP="00412FAB"/>
    <w:p w14:paraId="685D431F" w14:textId="77777777" w:rsidR="00412FAB" w:rsidRPr="00917BD1" w:rsidRDefault="00412FAB" w:rsidP="00412FAB">
      <w:r w:rsidRPr="00917BD1">
        <w:t xml:space="preserve">  /* 默认计数模式：</w:t>
      </w:r>
      <w:r w:rsidRPr="00917BD1">
        <w:rPr>
          <w:color w:val="EE0000"/>
        </w:rPr>
        <w:t>向上计数</w:t>
      </w:r>
      <w:r w:rsidRPr="00917BD1">
        <w:t xml:space="preserve"> */</w:t>
      </w:r>
    </w:p>
    <w:p w14:paraId="5CE4F605" w14:textId="77777777" w:rsidR="00412FAB" w:rsidRPr="00917BD1" w:rsidRDefault="00412FAB" w:rsidP="00412FAB">
      <w:r w:rsidRPr="00917BD1">
        <w:t xml:space="preserve">  </w:t>
      </w:r>
      <w:proofErr w:type="spellStart"/>
      <w:r w:rsidRPr="00917BD1">
        <w:t>TIM_TimeBaseInitStruct</w:t>
      </w:r>
      <w:proofErr w:type="spellEnd"/>
      <w:r w:rsidRPr="00917BD1">
        <w:t>-&gt;</w:t>
      </w:r>
      <w:proofErr w:type="spellStart"/>
      <w:r w:rsidRPr="00917BD1">
        <w:t>TIM_CounterMode</w:t>
      </w:r>
      <w:proofErr w:type="spellEnd"/>
      <w:r w:rsidRPr="00917BD1">
        <w:t xml:space="preserve"> = </w:t>
      </w:r>
      <w:proofErr w:type="spellStart"/>
      <w:r w:rsidRPr="00917BD1">
        <w:t>TIM_CounterMode_Up</w:t>
      </w:r>
      <w:proofErr w:type="spellEnd"/>
      <w:r w:rsidRPr="00917BD1">
        <w:t>;</w:t>
      </w:r>
    </w:p>
    <w:p w14:paraId="56BEFE06" w14:textId="77777777" w:rsidR="00412FAB" w:rsidRPr="00917BD1" w:rsidRDefault="00412FAB" w:rsidP="00412FAB"/>
    <w:p w14:paraId="78240EB5" w14:textId="77777777" w:rsidR="00412FAB" w:rsidRPr="00917BD1" w:rsidRDefault="00412FAB" w:rsidP="00412FAB">
      <w:r w:rsidRPr="00917BD1">
        <w:t xml:space="preserve">  /* 默认</w:t>
      </w:r>
      <w:r w:rsidRPr="00917BD1">
        <w:rPr>
          <w:color w:val="EE0000"/>
        </w:rPr>
        <w:t>重复计数器 = 0</w:t>
      </w:r>
      <w:r w:rsidRPr="00917BD1">
        <w:t xml:space="preserve"> */</w:t>
      </w:r>
    </w:p>
    <w:p w14:paraId="1A55307D" w14:textId="77777777" w:rsidR="00412FAB" w:rsidRPr="00917BD1" w:rsidRDefault="00412FAB" w:rsidP="00412FAB">
      <w:r w:rsidRPr="00917BD1">
        <w:t xml:space="preserve">  </w:t>
      </w:r>
      <w:proofErr w:type="spellStart"/>
      <w:r w:rsidRPr="00917BD1">
        <w:t>TIM_TimeBaseInitStruct</w:t>
      </w:r>
      <w:proofErr w:type="spellEnd"/>
      <w:r w:rsidRPr="00917BD1">
        <w:t>-&gt;</w:t>
      </w:r>
      <w:proofErr w:type="spellStart"/>
      <w:r w:rsidRPr="00917BD1">
        <w:t>TIM_RepetitionCounter</w:t>
      </w:r>
      <w:proofErr w:type="spellEnd"/>
      <w:r w:rsidRPr="00917BD1">
        <w:t xml:space="preserve"> = 0x00;</w:t>
      </w:r>
    </w:p>
    <w:p w14:paraId="5131F344" w14:textId="77777777" w:rsidR="00412FAB" w:rsidRPr="00917BD1" w:rsidRDefault="00412FAB" w:rsidP="00412FAB">
      <w:r w:rsidRPr="00917BD1">
        <w:t>}</w:t>
      </w:r>
    </w:p>
    <w:p w14:paraId="044E58F7" w14:textId="77777777" w:rsidR="00412FAB" w:rsidRPr="00917BD1" w:rsidRDefault="00412FAB" w:rsidP="00412FAB">
      <w:r w:rsidRPr="00917BD1">
        <w:lastRenderedPageBreak/>
        <w:t>也就是说：</w:t>
      </w:r>
    </w:p>
    <w:p w14:paraId="4CB7A65D" w14:textId="77777777" w:rsidR="00412FAB" w:rsidRPr="00917BD1" w:rsidRDefault="00412FAB">
      <w:pPr>
        <w:numPr>
          <w:ilvl w:val="0"/>
          <w:numId w:val="146"/>
        </w:numPr>
      </w:pPr>
      <w:r w:rsidRPr="00917BD1">
        <w:t>ARR = 最大值（65535）</w:t>
      </w:r>
    </w:p>
    <w:p w14:paraId="3C762530" w14:textId="77777777" w:rsidR="00412FAB" w:rsidRPr="00917BD1" w:rsidRDefault="00412FAB">
      <w:pPr>
        <w:numPr>
          <w:ilvl w:val="0"/>
          <w:numId w:val="146"/>
        </w:numPr>
      </w:pPr>
      <w:r w:rsidRPr="00917BD1">
        <w:t>PSC = 0（不分频）</w:t>
      </w:r>
    </w:p>
    <w:p w14:paraId="1B7D6F64" w14:textId="77777777" w:rsidR="00412FAB" w:rsidRPr="00917BD1" w:rsidRDefault="00412FAB">
      <w:pPr>
        <w:numPr>
          <w:ilvl w:val="0"/>
          <w:numId w:val="146"/>
        </w:numPr>
      </w:pPr>
      <w:r w:rsidRPr="00917BD1">
        <w:t>向上计数模式</w:t>
      </w:r>
    </w:p>
    <w:p w14:paraId="362717B6" w14:textId="77777777" w:rsidR="00412FAB" w:rsidRPr="00917BD1" w:rsidRDefault="00412FAB">
      <w:pPr>
        <w:numPr>
          <w:ilvl w:val="0"/>
          <w:numId w:val="146"/>
        </w:numPr>
      </w:pPr>
      <w:r w:rsidRPr="00917BD1">
        <w:t>CKD = 不分频</w:t>
      </w:r>
    </w:p>
    <w:p w14:paraId="14C5666E" w14:textId="77777777" w:rsidR="00412FAB" w:rsidRPr="00917BD1" w:rsidRDefault="00412FAB">
      <w:pPr>
        <w:numPr>
          <w:ilvl w:val="0"/>
          <w:numId w:val="146"/>
        </w:numPr>
      </w:pPr>
      <w:r w:rsidRPr="00917BD1">
        <w:t>RCR = 0</w:t>
      </w:r>
    </w:p>
    <w:p w14:paraId="73F73E1C" w14:textId="77777777" w:rsidR="00412FAB" w:rsidRPr="00917BD1" w:rsidRDefault="00000000" w:rsidP="00412FAB">
      <w:r>
        <w:pict w14:anchorId="2EF1AFAE">
          <v:rect id="_x0000_i1303" style="width:0;height:1.5pt" o:hralign="center" o:hrstd="t" o:hr="t" fillcolor="#a0a0a0" stroked="f"/>
        </w:pict>
      </w:r>
    </w:p>
    <w:p w14:paraId="6F16A231" w14:textId="77777777" w:rsidR="00412FAB" w:rsidRPr="00917BD1" w:rsidRDefault="00412FAB" w:rsidP="00412FAB">
      <w:pPr>
        <w:pStyle w:val="3"/>
      </w:pPr>
      <w:r w:rsidRPr="00917BD1">
        <w:t>4. 使用场景</w:t>
      </w:r>
    </w:p>
    <w:p w14:paraId="525932E7" w14:textId="77777777" w:rsidR="00412FAB" w:rsidRPr="00917BD1" w:rsidRDefault="00412FAB" w:rsidP="00412FAB">
      <w:r w:rsidRPr="00917BD1">
        <w:t>常见的使用流程是：</w:t>
      </w:r>
    </w:p>
    <w:p w14:paraId="4302A08F" w14:textId="77777777" w:rsidR="00412FAB" w:rsidRPr="00917BD1" w:rsidRDefault="00412FAB" w:rsidP="00412FAB">
      <w:proofErr w:type="spellStart"/>
      <w:r w:rsidRPr="00917BD1">
        <w:t>TIM_TimeBaseInitTypeDef</w:t>
      </w:r>
      <w:proofErr w:type="spellEnd"/>
      <w:r w:rsidRPr="00917BD1">
        <w:t xml:space="preserve"> </w:t>
      </w:r>
      <w:proofErr w:type="spellStart"/>
      <w:r w:rsidRPr="00917BD1">
        <w:t>TIM_TimeBaseStructure</w:t>
      </w:r>
      <w:proofErr w:type="spellEnd"/>
      <w:r w:rsidRPr="00917BD1">
        <w:t>;</w:t>
      </w:r>
    </w:p>
    <w:p w14:paraId="56D66337" w14:textId="77777777" w:rsidR="00412FAB" w:rsidRPr="00917BD1" w:rsidRDefault="00412FAB" w:rsidP="00412FAB"/>
    <w:p w14:paraId="79A929F1" w14:textId="77777777" w:rsidR="00412FAB" w:rsidRPr="00917BD1" w:rsidRDefault="00412FAB" w:rsidP="00412FAB">
      <w:r w:rsidRPr="00917BD1">
        <w:t>/</w:t>
      </w:r>
      <w:proofErr w:type="gramStart"/>
      <w:r w:rsidRPr="00917BD1">
        <w:t>* 先</w:t>
      </w:r>
      <w:proofErr w:type="gramEnd"/>
      <w:r w:rsidRPr="00917BD1">
        <w:t>初始化为默认值，避免脏</w:t>
      </w:r>
      <w:proofErr w:type="gramStart"/>
      <w:r w:rsidRPr="00917BD1">
        <w:t>数据 *</w:t>
      </w:r>
      <w:proofErr w:type="gramEnd"/>
      <w:r w:rsidRPr="00917BD1">
        <w:t>/</w:t>
      </w:r>
    </w:p>
    <w:p w14:paraId="69BAF125" w14:textId="77777777" w:rsidR="00412FAB" w:rsidRPr="00917BD1" w:rsidRDefault="00412FAB" w:rsidP="00412FAB">
      <w:proofErr w:type="spellStart"/>
      <w:r w:rsidRPr="00917BD1">
        <w:t>TIM_TimeBaseStructInit</w:t>
      </w:r>
      <w:proofErr w:type="spellEnd"/>
      <w:r w:rsidRPr="00917BD1">
        <w:t>(&amp;</w:t>
      </w:r>
      <w:proofErr w:type="spellStart"/>
      <w:r w:rsidRPr="00917BD1">
        <w:t>TIM_TimeBaseStructure</w:t>
      </w:r>
      <w:proofErr w:type="spellEnd"/>
      <w:r w:rsidRPr="00917BD1">
        <w:t>);</w:t>
      </w:r>
    </w:p>
    <w:p w14:paraId="43C1F62D" w14:textId="77777777" w:rsidR="00412FAB" w:rsidRPr="00917BD1" w:rsidRDefault="00412FAB" w:rsidP="00412FAB"/>
    <w:p w14:paraId="030DFF1B" w14:textId="77777777" w:rsidR="00412FAB" w:rsidRPr="00917BD1" w:rsidRDefault="00412FAB" w:rsidP="00412FAB">
      <w:r w:rsidRPr="00917BD1">
        <w:t>/* 再修改自己需要的配置 */</w:t>
      </w:r>
    </w:p>
    <w:p w14:paraId="4B0071B8" w14:textId="77777777" w:rsidR="00412FAB" w:rsidRPr="00917BD1" w:rsidRDefault="00412FAB" w:rsidP="00412FAB">
      <w:proofErr w:type="spellStart"/>
      <w:r w:rsidRPr="00917BD1">
        <w:t>TIM_TimeBaseStructure.TIM_Period</w:t>
      </w:r>
      <w:proofErr w:type="spellEnd"/>
      <w:r w:rsidRPr="00917BD1">
        <w:t xml:space="preserve"> = 1000 - 1;</w:t>
      </w:r>
    </w:p>
    <w:p w14:paraId="6B17818D" w14:textId="77777777" w:rsidR="00412FAB" w:rsidRPr="00917BD1" w:rsidRDefault="00412FAB" w:rsidP="00412FAB">
      <w:proofErr w:type="spellStart"/>
      <w:r w:rsidRPr="00917BD1">
        <w:t>TIM_TimeBaseStructure.TIM_Prescaler</w:t>
      </w:r>
      <w:proofErr w:type="spellEnd"/>
      <w:r w:rsidRPr="00917BD1">
        <w:t xml:space="preserve"> = 72 - 1;</w:t>
      </w:r>
    </w:p>
    <w:p w14:paraId="7FD1E9AB" w14:textId="77777777" w:rsidR="00412FAB" w:rsidRPr="00917BD1" w:rsidRDefault="00412FAB" w:rsidP="00412FAB">
      <w:proofErr w:type="spellStart"/>
      <w:r w:rsidRPr="00917BD1">
        <w:t>TIM_TimeBaseStructure.TIM_CounterMode</w:t>
      </w:r>
      <w:proofErr w:type="spellEnd"/>
      <w:r w:rsidRPr="00917BD1">
        <w:t xml:space="preserve"> = </w:t>
      </w:r>
      <w:proofErr w:type="spellStart"/>
      <w:r w:rsidRPr="00917BD1">
        <w:t>TIM_CounterMode_Up</w:t>
      </w:r>
      <w:proofErr w:type="spellEnd"/>
      <w:r w:rsidRPr="00917BD1">
        <w:t>;</w:t>
      </w:r>
    </w:p>
    <w:p w14:paraId="32FE313E" w14:textId="77777777" w:rsidR="00412FAB" w:rsidRPr="00917BD1" w:rsidRDefault="00412FAB" w:rsidP="00412FAB"/>
    <w:p w14:paraId="5CB3F58F" w14:textId="77777777" w:rsidR="00412FAB" w:rsidRPr="00917BD1" w:rsidRDefault="00412FAB" w:rsidP="00412FAB">
      <w:r w:rsidRPr="00917BD1">
        <w:t>/* 应用配置 */</w:t>
      </w:r>
    </w:p>
    <w:p w14:paraId="7EE04736" w14:textId="77777777" w:rsidR="00412FAB" w:rsidRPr="00917BD1" w:rsidRDefault="00412FAB" w:rsidP="00412FAB">
      <w:proofErr w:type="spellStart"/>
      <w:r w:rsidRPr="00917BD1">
        <w:t>TIM_</w:t>
      </w:r>
      <w:proofErr w:type="gramStart"/>
      <w:r w:rsidRPr="00917BD1">
        <w:t>TimeBaseInit</w:t>
      </w:r>
      <w:proofErr w:type="spellEnd"/>
      <w:r w:rsidRPr="00917BD1">
        <w:t>(</w:t>
      </w:r>
      <w:proofErr w:type="gramEnd"/>
      <w:r w:rsidRPr="00917BD1">
        <w:t>TIM3, &amp;</w:t>
      </w:r>
      <w:proofErr w:type="spellStart"/>
      <w:r w:rsidRPr="00917BD1">
        <w:t>TIM_TimeBaseStructure</w:t>
      </w:r>
      <w:proofErr w:type="spellEnd"/>
      <w:r w:rsidRPr="00917BD1">
        <w:t>);</w:t>
      </w:r>
    </w:p>
    <w:p w14:paraId="7D18E1C4" w14:textId="77777777" w:rsidR="00412FAB" w:rsidRPr="00917BD1" w:rsidRDefault="00000000" w:rsidP="00412FAB">
      <w:r>
        <w:pict w14:anchorId="08ED848D">
          <v:rect id="_x0000_i1304" style="width:0;height:1.5pt" o:hralign="center" o:hrstd="t" o:hr="t" fillcolor="#a0a0a0" stroked="f"/>
        </w:pict>
      </w:r>
    </w:p>
    <w:p w14:paraId="3E9A25D9" w14:textId="77777777" w:rsidR="00412FAB" w:rsidRPr="00917BD1" w:rsidRDefault="00412FAB" w:rsidP="00412FAB">
      <w:pPr>
        <w:pStyle w:val="3"/>
      </w:pPr>
      <w:r w:rsidRPr="00917BD1">
        <w:t>5. 总结</w:t>
      </w:r>
    </w:p>
    <w:p w14:paraId="3AAAC33C" w14:textId="77777777" w:rsidR="00412FAB" w:rsidRPr="00917BD1" w:rsidRDefault="00412FAB">
      <w:pPr>
        <w:numPr>
          <w:ilvl w:val="0"/>
          <w:numId w:val="147"/>
        </w:numPr>
      </w:pPr>
      <w:proofErr w:type="spellStart"/>
      <w:r w:rsidRPr="00917BD1">
        <w:t>TIM_TimeBaseStructInit</w:t>
      </w:r>
      <w:proofErr w:type="spellEnd"/>
      <w:r w:rsidRPr="00917BD1">
        <w:t>()：只是</w:t>
      </w:r>
      <w:r w:rsidRPr="00917BD1">
        <w:rPr>
          <w:color w:val="EE0000"/>
        </w:rPr>
        <w:t>给结构体赋初值（安全默认值）</w:t>
      </w:r>
      <w:r w:rsidRPr="00917BD1">
        <w:t>。</w:t>
      </w:r>
    </w:p>
    <w:p w14:paraId="4410A0A0" w14:textId="77777777" w:rsidR="00412FAB" w:rsidRPr="00917BD1" w:rsidRDefault="00412FAB">
      <w:pPr>
        <w:numPr>
          <w:ilvl w:val="0"/>
          <w:numId w:val="147"/>
        </w:numPr>
      </w:pPr>
      <w:proofErr w:type="spellStart"/>
      <w:r w:rsidRPr="00917BD1">
        <w:t>TIM_TimeBaseInit</w:t>
      </w:r>
      <w:proofErr w:type="spellEnd"/>
      <w:r w:rsidRPr="00917BD1">
        <w:t>()：才是</w:t>
      </w:r>
      <w:r w:rsidRPr="00917BD1">
        <w:rPr>
          <w:color w:val="EE0000"/>
        </w:rPr>
        <w:t>把这些值写进定时器的寄存器</w:t>
      </w:r>
      <w:r w:rsidRPr="00917BD1">
        <w:t>。</w:t>
      </w:r>
    </w:p>
    <w:p w14:paraId="4CEEED12" w14:textId="77777777" w:rsidR="00412FAB" w:rsidRDefault="00412FAB">
      <w:pPr>
        <w:numPr>
          <w:ilvl w:val="0"/>
          <w:numId w:val="147"/>
        </w:numPr>
      </w:pPr>
      <w:r w:rsidRPr="00917BD1">
        <w:t xml:space="preserve">它们经常 </w:t>
      </w:r>
      <w:r w:rsidRPr="00917BD1">
        <w:rPr>
          <w:b/>
          <w:bCs/>
          <w:color w:val="EE0000"/>
        </w:rPr>
        <w:t>成对出现</w:t>
      </w:r>
      <w:r w:rsidRPr="00917BD1">
        <w:t>，避免“野指针/未初始化结构体”带来的奇怪 bug。</w:t>
      </w:r>
    </w:p>
    <w:p w14:paraId="0509A84E" w14:textId="77777777" w:rsidR="00412FAB" w:rsidRDefault="00412FAB" w:rsidP="00412FAB">
      <w:pPr>
        <w:pStyle w:val="2"/>
      </w:pPr>
      <w:r w:rsidRPr="00302A80">
        <w:lastRenderedPageBreak/>
        <w:t>TIM_Cmd</w:t>
      </w:r>
      <w:r>
        <w:rPr>
          <w:rFonts w:hint="eastAsia"/>
        </w:rPr>
        <w:t>()</w:t>
      </w:r>
      <w:r>
        <w:br/>
      </w:r>
      <w:r w:rsidRPr="00375B2A">
        <w:t>使能或关闭定时器计数器</w:t>
      </w:r>
    </w:p>
    <w:p w14:paraId="5E8A66DD" w14:textId="77777777" w:rsidR="00412FAB" w:rsidRPr="00375B2A" w:rsidRDefault="00412FAB" w:rsidP="00412FAB">
      <w:r w:rsidRPr="00375B2A">
        <w:t>你问到的这个函数：</w:t>
      </w:r>
    </w:p>
    <w:p w14:paraId="7E9924C4" w14:textId="77777777" w:rsidR="00412FAB" w:rsidRPr="00375B2A" w:rsidRDefault="00412FAB" w:rsidP="00412FAB">
      <w:r w:rsidRPr="00375B2A">
        <w:t xml:space="preserve">void </w:t>
      </w:r>
      <w:proofErr w:type="spellStart"/>
      <w:r w:rsidRPr="00375B2A">
        <w:t>TIM_</w:t>
      </w:r>
      <w:proofErr w:type="gramStart"/>
      <w:r w:rsidRPr="00375B2A">
        <w:t>Cmd</w:t>
      </w:r>
      <w:proofErr w:type="spellEnd"/>
      <w:r w:rsidRPr="00375B2A">
        <w:t>(</w:t>
      </w:r>
      <w:proofErr w:type="spellStart"/>
      <w:proofErr w:type="gramEnd"/>
      <w:r w:rsidRPr="00375B2A">
        <w:t>TIM_TypeDef</w:t>
      </w:r>
      <w:proofErr w:type="spellEnd"/>
      <w:r w:rsidRPr="00375B2A">
        <w:t xml:space="preserve">* </w:t>
      </w:r>
      <w:proofErr w:type="spellStart"/>
      <w:r w:rsidRPr="00375B2A">
        <w:t>TIMx</w:t>
      </w:r>
      <w:proofErr w:type="spellEnd"/>
      <w:r w:rsidRPr="00375B2A">
        <w:t xml:space="preserve">, </w:t>
      </w:r>
      <w:proofErr w:type="spellStart"/>
      <w:r w:rsidRPr="00375B2A">
        <w:t>FunctionalState</w:t>
      </w:r>
      <w:proofErr w:type="spellEnd"/>
      <w:r w:rsidRPr="00375B2A">
        <w:t xml:space="preserve"> </w:t>
      </w:r>
      <w:proofErr w:type="spellStart"/>
      <w:r w:rsidRPr="00375B2A">
        <w:t>NewState</w:t>
      </w:r>
      <w:proofErr w:type="spellEnd"/>
      <w:r w:rsidRPr="00375B2A">
        <w:t>);</w:t>
      </w:r>
    </w:p>
    <w:p w14:paraId="54247667" w14:textId="77777777" w:rsidR="00412FAB" w:rsidRPr="00375B2A" w:rsidRDefault="00412FAB" w:rsidP="00412FAB">
      <w:r w:rsidRPr="00375B2A">
        <w:t xml:space="preserve">是 </w:t>
      </w:r>
      <w:r w:rsidRPr="00375B2A">
        <w:rPr>
          <w:b/>
          <w:bCs/>
        </w:rPr>
        <w:t>标准外设库（</w:t>
      </w:r>
      <w:proofErr w:type="spellStart"/>
      <w:r w:rsidRPr="00375B2A">
        <w:rPr>
          <w:b/>
          <w:bCs/>
        </w:rPr>
        <w:t>StdPeriph</w:t>
      </w:r>
      <w:proofErr w:type="spellEnd"/>
      <w:r w:rsidRPr="00375B2A">
        <w:rPr>
          <w:b/>
          <w:bCs/>
        </w:rPr>
        <w:t xml:space="preserve"> Library）</w:t>
      </w:r>
      <w:r w:rsidRPr="00375B2A">
        <w:t xml:space="preserve"> 里用来 </w:t>
      </w:r>
      <w:r w:rsidRPr="00375B2A">
        <w:rPr>
          <w:b/>
          <w:bCs/>
        </w:rPr>
        <w:t>使能或关闭定时器计数器</w:t>
      </w:r>
      <w:r w:rsidRPr="00375B2A">
        <w:t xml:space="preserve"> 的函数。</w:t>
      </w:r>
    </w:p>
    <w:p w14:paraId="15DF295C" w14:textId="77777777" w:rsidR="00412FAB" w:rsidRPr="00375B2A" w:rsidRDefault="00000000" w:rsidP="00412FAB">
      <w:r>
        <w:pict w14:anchorId="1B02BCA3">
          <v:rect id="_x0000_i1305" style="width:0;height:1.5pt" o:hralign="center" o:hrstd="t" o:hr="t" fillcolor="#a0a0a0" stroked="f"/>
        </w:pict>
      </w:r>
    </w:p>
    <w:p w14:paraId="2D425D07" w14:textId="77777777" w:rsidR="00412FAB" w:rsidRPr="001C2AF6" w:rsidRDefault="00412FAB" w:rsidP="00412FAB">
      <w:pPr>
        <w:pStyle w:val="3"/>
      </w:pPr>
      <w:r w:rsidRPr="00375B2A">
        <w:rPr>
          <w:rFonts w:ascii="Segoe UI Emoji" w:hAnsi="Segoe UI Emoji" w:cs="Segoe UI Emoji"/>
        </w:rPr>
        <w:t>📘</w:t>
      </w:r>
      <w:r w:rsidRPr="00375B2A">
        <w:t xml:space="preserve"> 函数功能</w:t>
      </w:r>
    </w:p>
    <w:p w14:paraId="65F7AEA1" w14:textId="77777777" w:rsidR="00412FAB" w:rsidRPr="00375B2A" w:rsidRDefault="00412FAB">
      <w:pPr>
        <w:numPr>
          <w:ilvl w:val="0"/>
          <w:numId w:val="148"/>
        </w:numPr>
      </w:pPr>
      <w:r w:rsidRPr="00375B2A">
        <w:t xml:space="preserve">控制定时器 </w:t>
      </w:r>
      <w:proofErr w:type="spellStart"/>
      <w:r w:rsidRPr="00375B2A">
        <w:t>TIMx</w:t>
      </w:r>
      <w:proofErr w:type="spellEnd"/>
      <w:r w:rsidRPr="00375B2A">
        <w:t xml:space="preserve"> 的 </w:t>
      </w:r>
      <w:r w:rsidRPr="00375B2A">
        <w:rPr>
          <w:b/>
          <w:bCs/>
        </w:rPr>
        <w:t>计数器（Counter）</w:t>
      </w:r>
      <w:r w:rsidRPr="00375B2A">
        <w:t xml:space="preserve"> 是否启动。</w:t>
      </w:r>
    </w:p>
    <w:p w14:paraId="69F35590" w14:textId="77777777" w:rsidR="00412FAB" w:rsidRPr="00375B2A" w:rsidRDefault="00412FAB">
      <w:pPr>
        <w:numPr>
          <w:ilvl w:val="0"/>
          <w:numId w:val="148"/>
        </w:numPr>
      </w:pPr>
      <w:r w:rsidRPr="00375B2A">
        <w:t xml:space="preserve">实际上就是操作 </w:t>
      </w:r>
      <w:proofErr w:type="spellStart"/>
      <w:r w:rsidRPr="00375B2A">
        <w:rPr>
          <w:b/>
          <w:bCs/>
        </w:rPr>
        <w:t>TIMx</w:t>
      </w:r>
      <w:proofErr w:type="spellEnd"/>
      <w:r w:rsidRPr="00375B2A">
        <w:rPr>
          <w:b/>
          <w:bCs/>
        </w:rPr>
        <w:t>-&gt;CR1寄存器中的 CEN 位（bit0）</w:t>
      </w:r>
      <w:r w:rsidRPr="00375B2A">
        <w:t>。</w:t>
      </w:r>
    </w:p>
    <w:p w14:paraId="372677EA" w14:textId="77777777" w:rsidR="00412FAB" w:rsidRPr="00375B2A" w:rsidRDefault="00000000" w:rsidP="00412FAB">
      <w:r>
        <w:pict w14:anchorId="530B8185">
          <v:rect id="_x0000_i1306" style="width:0;height:1.5pt" o:hralign="center" o:hrstd="t" o:hr="t" fillcolor="#a0a0a0" stroked="f"/>
        </w:pict>
      </w:r>
    </w:p>
    <w:p w14:paraId="59D3167C" w14:textId="77777777" w:rsidR="00412FAB" w:rsidRPr="00375B2A" w:rsidRDefault="00412FAB" w:rsidP="00412FAB">
      <w:pPr>
        <w:pStyle w:val="3"/>
      </w:pPr>
      <w:r w:rsidRPr="00375B2A">
        <w:rPr>
          <w:rFonts w:ascii="Segoe UI Emoji" w:hAnsi="Segoe UI Emoji" w:cs="Segoe UI Emoji"/>
        </w:rPr>
        <w:t>📖</w:t>
      </w:r>
      <w:r w:rsidRPr="00375B2A">
        <w:t xml:space="preserve"> 参数说明</w:t>
      </w:r>
    </w:p>
    <w:p w14:paraId="12128205" w14:textId="77777777" w:rsidR="00412FAB" w:rsidRPr="00375B2A" w:rsidRDefault="00412FAB">
      <w:pPr>
        <w:numPr>
          <w:ilvl w:val="0"/>
          <w:numId w:val="149"/>
        </w:numPr>
      </w:pPr>
      <w:proofErr w:type="spellStart"/>
      <w:r w:rsidRPr="00375B2A">
        <w:rPr>
          <w:b/>
          <w:bCs/>
        </w:rPr>
        <w:t>TIMx</w:t>
      </w:r>
      <w:proofErr w:type="spellEnd"/>
    </w:p>
    <w:p w14:paraId="6B12ADAA" w14:textId="77777777" w:rsidR="00412FAB" w:rsidRPr="00375B2A" w:rsidRDefault="00412FAB">
      <w:pPr>
        <w:numPr>
          <w:ilvl w:val="1"/>
          <w:numId w:val="149"/>
        </w:numPr>
      </w:pPr>
      <w:r w:rsidRPr="00375B2A">
        <w:t>指定</w:t>
      </w:r>
      <w:r w:rsidRPr="00375B2A">
        <w:rPr>
          <w:color w:val="EE0000"/>
        </w:rPr>
        <w:t>要操作的定时器</w:t>
      </w:r>
      <w:r w:rsidRPr="00375B2A">
        <w:t>，比如：</w:t>
      </w:r>
    </w:p>
    <w:p w14:paraId="469D4745" w14:textId="77777777" w:rsidR="00412FAB" w:rsidRPr="00375B2A" w:rsidRDefault="00412FAB">
      <w:pPr>
        <w:numPr>
          <w:ilvl w:val="2"/>
          <w:numId w:val="149"/>
        </w:numPr>
      </w:pPr>
      <w:r w:rsidRPr="00375B2A">
        <w:t>TIM1 ~ TIM14（不同芯片型号支持的定时器数目不同）。</w:t>
      </w:r>
    </w:p>
    <w:p w14:paraId="1AC40D4B" w14:textId="77777777" w:rsidR="00412FAB" w:rsidRPr="00375B2A" w:rsidRDefault="00412FAB">
      <w:pPr>
        <w:numPr>
          <w:ilvl w:val="0"/>
          <w:numId w:val="149"/>
        </w:numPr>
      </w:pPr>
      <w:proofErr w:type="spellStart"/>
      <w:r w:rsidRPr="00375B2A">
        <w:rPr>
          <w:b/>
          <w:bCs/>
        </w:rPr>
        <w:t>NewState</w:t>
      </w:r>
      <w:proofErr w:type="spellEnd"/>
    </w:p>
    <w:p w14:paraId="6E3EA6F2" w14:textId="77777777" w:rsidR="00412FAB" w:rsidRPr="00375B2A" w:rsidRDefault="00412FAB">
      <w:pPr>
        <w:numPr>
          <w:ilvl w:val="1"/>
          <w:numId w:val="149"/>
        </w:numPr>
      </w:pPr>
      <w:r w:rsidRPr="00375B2A">
        <w:t>枚举类型 FunctionalState，取值：</w:t>
      </w:r>
    </w:p>
    <w:p w14:paraId="749794A9" w14:textId="77777777" w:rsidR="00412FAB" w:rsidRPr="00375B2A" w:rsidRDefault="00412FAB">
      <w:pPr>
        <w:numPr>
          <w:ilvl w:val="2"/>
          <w:numId w:val="149"/>
        </w:numPr>
      </w:pPr>
      <w:r w:rsidRPr="00375B2A">
        <w:t>ENABLE → 使能定时器计数器（开始计数）。</w:t>
      </w:r>
    </w:p>
    <w:p w14:paraId="762F163F" w14:textId="77777777" w:rsidR="00412FAB" w:rsidRPr="00375B2A" w:rsidRDefault="00412FAB">
      <w:pPr>
        <w:numPr>
          <w:ilvl w:val="2"/>
          <w:numId w:val="149"/>
        </w:numPr>
      </w:pPr>
      <w:r w:rsidRPr="00375B2A">
        <w:t>DISABLE → 关闭定时器计数器（停止计数）。</w:t>
      </w:r>
    </w:p>
    <w:p w14:paraId="07755CA9" w14:textId="77777777" w:rsidR="00412FAB" w:rsidRPr="00375B2A" w:rsidRDefault="00000000" w:rsidP="00412FAB">
      <w:r>
        <w:pict w14:anchorId="7B74B004">
          <v:rect id="_x0000_i1307" style="width:0;height:1.5pt" o:hralign="center" o:hrstd="t" o:hr="t" fillcolor="#a0a0a0" stroked="f"/>
        </w:pict>
      </w:r>
    </w:p>
    <w:p w14:paraId="3C7076EB" w14:textId="77777777" w:rsidR="00412FAB" w:rsidRPr="00375B2A" w:rsidRDefault="00412FAB" w:rsidP="00412FAB">
      <w:pPr>
        <w:pStyle w:val="3"/>
      </w:pPr>
      <w:r w:rsidRPr="00375B2A">
        <w:rPr>
          <w:rFonts w:ascii="Segoe UI Emoji" w:hAnsi="Segoe UI Emoji" w:cs="Segoe UI Emoji"/>
        </w:rPr>
        <w:t>⚙️</w:t>
      </w:r>
      <w:r w:rsidRPr="00375B2A">
        <w:t xml:space="preserve"> 底层原理</w:t>
      </w:r>
    </w:p>
    <w:p w14:paraId="418EDFB3" w14:textId="77777777" w:rsidR="00412FAB" w:rsidRPr="00375B2A" w:rsidRDefault="00412FAB" w:rsidP="00412FAB">
      <w:r w:rsidRPr="00375B2A">
        <w:t>if (</w:t>
      </w:r>
      <w:proofErr w:type="spellStart"/>
      <w:proofErr w:type="gramStart"/>
      <w:r w:rsidRPr="00375B2A">
        <w:t>NewState</w:t>
      </w:r>
      <w:proofErr w:type="spellEnd"/>
      <w:r w:rsidRPr="00375B2A">
        <w:t xml:space="preserve"> !</w:t>
      </w:r>
      <w:proofErr w:type="gramEnd"/>
      <w:r w:rsidRPr="00375B2A">
        <w:t>= DISABLE)</w:t>
      </w:r>
    </w:p>
    <w:p w14:paraId="2128B710" w14:textId="77777777" w:rsidR="00412FAB" w:rsidRPr="00375B2A" w:rsidRDefault="00412FAB" w:rsidP="00412FAB">
      <w:r w:rsidRPr="00375B2A">
        <w:t>{</w:t>
      </w:r>
    </w:p>
    <w:p w14:paraId="32039CE8" w14:textId="77777777" w:rsidR="00412FAB" w:rsidRPr="00375B2A" w:rsidRDefault="00412FAB" w:rsidP="00412FAB">
      <w:r w:rsidRPr="00375B2A">
        <w:t xml:space="preserve">    </w:t>
      </w:r>
      <w:proofErr w:type="spellStart"/>
      <w:r w:rsidRPr="00375B2A">
        <w:t>TIMx</w:t>
      </w:r>
      <w:proofErr w:type="spellEnd"/>
      <w:r w:rsidRPr="00375B2A">
        <w:t>-&gt;CR1 |= TIM_CR1_CEN;   // 置1，启动计数器</w:t>
      </w:r>
    </w:p>
    <w:p w14:paraId="4FA73DAE" w14:textId="77777777" w:rsidR="00412FAB" w:rsidRPr="00375B2A" w:rsidRDefault="00412FAB" w:rsidP="00412FAB">
      <w:r w:rsidRPr="00375B2A">
        <w:t>}</w:t>
      </w:r>
    </w:p>
    <w:p w14:paraId="5DF62E66" w14:textId="77777777" w:rsidR="00412FAB" w:rsidRPr="00375B2A" w:rsidRDefault="00412FAB" w:rsidP="00412FAB">
      <w:r w:rsidRPr="00375B2A">
        <w:t>else</w:t>
      </w:r>
    </w:p>
    <w:p w14:paraId="485EF85D" w14:textId="77777777" w:rsidR="00412FAB" w:rsidRPr="00375B2A" w:rsidRDefault="00412FAB" w:rsidP="00412FAB">
      <w:r w:rsidRPr="00375B2A">
        <w:lastRenderedPageBreak/>
        <w:t>{</w:t>
      </w:r>
    </w:p>
    <w:p w14:paraId="7E6AE48B" w14:textId="77777777" w:rsidR="00412FAB" w:rsidRPr="00375B2A" w:rsidRDefault="00412FAB" w:rsidP="00412FAB">
      <w:r w:rsidRPr="00375B2A">
        <w:t xml:space="preserve">    </w:t>
      </w:r>
      <w:proofErr w:type="spellStart"/>
      <w:r w:rsidRPr="00375B2A">
        <w:t>TIMx</w:t>
      </w:r>
      <w:proofErr w:type="spellEnd"/>
      <w:r w:rsidRPr="00375B2A">
        <w:t>-&gt;CR1 &amp;= (uint16_t)(~TIM_CR1_CEN); // 清0，关闭计数器</w:t>
      </w:r>
    </w:p>
    <w:p w14:paraId="65CEA3C0" w14:textId="77777777" w:rsidR="00412FAB" w:rsidRPr="00375B2A" w:rsidRDefault="00412FAB" w:rsidP="00412FAB">
      <w:r w:rsidRPr="00375B2A">
        <w:t>}</w:t>
      </w:r>
    </w:p>
    <w:p w14:paraId="436CF54F" w14:textId="77777777" w:rsidR="00412FAB" w:rsidRPr="00375B2A" w:rsidRDefault="00000000" w:rsidP="00412FAB">
      <w:r>
        <w:pict w14:anchorId="46918E73">
          <v:rect id="_x0000_i1308" style="width:0;height:1.5pt" o:hralign="center" o:hrstd="t" o:hr="t" fillcolor="#a0a0a0" stroked="f"/>
        </w:pict>
      </w:r>
    </w:p>
    <w:p w14:paraId="460BBB81" w14:textId="77777777" w:rsidR="00412FAB" w:rsidRPr="00375B2A" w:rsidRDefault="00412FAB" w:rsidP="00412FAB">
      <w:pPr>
        <w:pStyle w:val="3"/>
      </w:pPr>
      <w:r w:rsidRPr="00375B2A">
        <w:rPr>
          <w:rFonts w:ascii="Segoe UI Emoji" w:hAnsi="Segoe UI Emoji" w:cs="Segoe UI Emoji"/>
        </w:rPr>
        <w:t>✅</w:t>
      </w:r>
      <w:r w:rsidRPr="00375B2A">
        <w:t xml:space="preserve"> 使用示例</w:t>
      </w:r>
    </w:p>
    <w:p w14:paraId="4B251B9B" w14:textId="77777777" w:rsidR="00412FAB" w:rsidRPr="00375B2A" w:rsidRDefault="00412FAB" w:rsidP="00412FAB">
      <w:r w:rsidRPr="00375B2A">
        <w:t>// 开启 TIM2 计数</w:t>
      </w:r>
    </w:p>
    <w:p w14:paraId="69A0D7AE" w14:textId="77777777" w:rsidR="00412FAB" w:rsidRPr="00375B2A" w:rsidRDefault="00412FAB" w:rsidP="00412FAB">
      <w:r w:rsidRPr="00375B2A">
        <w:t>TIM_</w:t>
      </w:r>
      <w:proofErr w:type="gramStart"/>
      <w:r w:rsidRPr="00375B2A">
        <w:t>Cmd(</w:t>
      </w:r>
      <w:proofErr w:type="gramEnd"/>
      <w:r w:rsidRPr="00375B2A">
        <w:t>TIM2, ENABLE);</w:t>
      </w:r>
    </w:p>
    <w:p w14:paraId="5A7F2E43" w14:textId="77777777" w:rsidR="00412FAB" w:rsidRPr="00375B2A" w:rsidRDefault="00412FAB" w:rsidP="00412FAB"/>
    <w:p w14:paraId="5C1EAA70" w14:textId="77777777" w:rsidR="00412FAB" w:rsidRPr="00375B2A" w:rsidRDefault="00412FAB" w:rsidP="00412FAB">
      <w:r w:rsidRPr="00375B2A">
        <w:t>// 停止 TIM2 计数</w:t>
      </w:r>
    </w:p>
    <w:p w14:paraId="1F7D6C52" w14:textId="77777777" w:rsidR="00412FAB" w:rsidRPr="00375B2A" w:rsidRDefault="00412FAB" w:rsidP="00412FAB">
      <w:r w:rsidRPr="00375B2A">
        <w:t>TIM_</w:t>
      </w:r>
      <w:proofErr w:type="gramStart"/>
      <w:r w:rsidRPr="00375B2A">
        <w:t>Cmd(</w:t>
      </w:r>
      <w:proofErr w:type="gramEnd"/>
      <w:r w:rsidRPr="00375B2A">
        <w:t>TIM2, DISABLE);</w:t>
      </w:r>
    </w:p>
    <w:p w14:paraId="29B15344" w14:textId="77777777" w:rsidR="00412FAB" w:rsidRPr="00375B2A" w:rsidRDefault="00000000" w:rsidP="00412FAB">
      <w:r>
        <w:pict w14:anchorId="5912BB80">
          <v:rect id="_x0000_i1309" style="width:0;height:1.5pt" o:hralign="center" o:hrstd="t" o:hr="t" fillcolor="#a0a0a0" stroked="f"/>
        </w:pict>
      </w:r>
    </w:p>
    <w:p w14:paraId="12D42A81" w14:textId="77777777" w:rsidR="00412FAB" w:rsidRPr="00375B2A" w:rsidRDefault="00412FAB" w:rsidP="00412FAB">
      <w:pPr>
        <w:pStyle w:val="3"/>
      </w:pPr>
      <w:r w:rsidRPr="00375B2A">
        <w:rPr>
          <w:rFonts w:ascii="Segoe UI Emoji" w:hAnsi="Segoe UI Emoji" w:cs="Segoe UI Emoji"/>
        </w:rPr>
        <w:t>🚩</w:t>
      </w:r>
      <w:r w:rsidRPr="00375B2A">
        <w:t>注意</w:t>
      </w:r>
    </w:p>
    <w:p w14:paraId="706F3F52" w14:textId="77777777" w:rsidR="00412FAB" w:rsidRPr="00375B2A" w:rsidRDefault="00412FAB">
      <w:pPr>
        <w:numPr>
          <w:ilvl w:val="0"/>
          <w:numId w:val="150"/>
        </w:numPr>
      </w:pPr>
      <w:r w:rsidRPr="00375B2A">
        <w:t xml:space="preserve">TIM_Cmd </w:t>
      </w:r>
      <w:r w:rsidRPr="00375B2A">
        <w:rPr>
          <w:b/>
          <w:bCs/>
        </w:rPr>
        <w:t>只是</w:t>
      </w:r>
      <w:r w:rsidRPr="00375B2A">
        <w:rPr>
          <w:b/>
          <w:bCs/>
          <w:color w:val="EE0000"/>
        </w:rPr>
        <w:t>让计数器跑起来或停下来</w:t>
      </w:r>
      <w:r w:rsidRPr="00375B2A">
        <w:t>，它</w:t>
      </w:r>
      <w:r w:rsidRPr="00375B2A">
        <w:rPr>
          <w:color w:val="EE0000"/>
        </w:rPr>
        <w:t>不会自动帮你配置时基单元、预分频器、PWM等</w:t>
      </w:r>
      <w:r w:rsidRPr="00375B2A">
        <w:t>。</w:t>
      </w:r>
    </w:p>
    <w:p w14:paraId="76DD3049" w14:textId="77777777" w:rsidR="00412FAB" w:rsidRPr="00375B2A" w:rsidRDefault="00412FAB">
      <w:pPr>
        <w:numPr>
          <w:ilvl w:val="0"/>
          <w:numId w:val="150"/>
        </w:numPr>
      </w:pPr>
      <w:r w:rsidRPr="00375B2A">
        <w:t xml:space="preserve">在调用 </w:t>
      </w:r>
      <w:proofErr w:type="spellStart"/>
      <w:r w:rsidRPr="00375B2A">
        <w:t>TIM_Cmd</w:t>
      </w:r>
      <w:proofErr w:type="spellEnd"/>
      <w:r w:rsidRPr="00375B2A">
        <w:t>(</w:t>
      </w:r>
      <w:proofErr w:type="spellStart"/>
      <w:r w:rsidRPr="00375B2A">
        <w:t>TIMx</w:t>
      </w:r>
      <w:proofErr w:type="spellEnd"/>
      <w:r w:rsidRPr="00375B2A">
        <w:t>, ENABLE) 之前，通常需要先调用：</w:t>
      </w:r>
    </w:p>
    <w:p w14:paraId="1E925855" w14:textId="77777777" w:rsidR="00412FAB" w:rsidRPr="00375B2A" w:rsidRDefault="00412FAB">
      <w:pPr>
        <w:numPr>
          <w:ilvl w:val="1"/>
          <w:numId w:val="150"/>
        </w:numPr>
      </w:pPr>
      <w:proofErr w:type="spellStart"/>
      <w:r w:rsidRPr="00375B2A">
        <w:rPr>
          <w:color w:val="EE0000"/>
        </w:rPr>
        <w:t>TIM_TimeBaseInit</w:t>
      </w:r>
      <w:proofErr w:type="spellEnd"/>
      <w:r w:rsidRPr="00375B2A">
        <w:rPr>
          <w:color w:val="EE0000"/>
        </w:rPr>
        <w:t>()</w:t>
      </w:r>
      <w:r w:rsidRPr="00375B2A">
        <w:t xml:space="preserve"> 初始化时基单元（计数模式、周期、分频）。</w:t>
      </w:r>
    </w:p>
    <w:p w14:paraId="6F537970" w14:textId="77777777" w:rsidR="00412FAB" w:rsidRPr="00375B2A" w:rsidRDefault="00412FAB">
      <w:pPr>
        <w:numPr>
          <w:ilvl w:val="1"/>
          <w:numId w:val="150"/>
        </w:numPr>
      </w:pPr>
      <w:r w:rsidRPr="00375B2A">
        <w:t xml:space="preserve">如果需要中断，还要 </w:t>
      </w:r>
      <w:proofErr w:type="spellStart"/>
      <w:r w:rsidRPr="00375B2A">
        <w:t>TIM_ITConfig</w:t>
      </w:r>
      <w:proofErr w:type="spellEnd"/>
      <w:r w:rsidRPr="00375B2A">
        <w:t xml:space="preserve">() 和 </w:t>
      </w:r>
      <w:proofErr w:type="spellStart"/>
      <w:r w:rsidRPr="00375B2A">
        <w:t>NVIC_Init</w:t>
      </w:r>
      <w:proofErr w:type="spellEnd"/>
      <w:r w:rsidRPr="00375B2A">
        <w:t>()。</w:t>
      </w:r>
    </w:p>
    <w:p w14:paraId="70669F3E" w14:textId="77777777" w:rsidR="00412FAB" w:rsidRPr="00375B2A" w:rsidRDefault="00412FAB">
      <w:pPr>
        <w:numPr>
          <w:ilvl w:val="1"/>
          <w:numId w:val="150"/>
        </w:numPr>
      </w:pPr>
      <w:r w:rsidRPr="00375B2A">
        <w:t xml:space="preserve">如果是 PWM，还要配置 </w:t>
      </w:r>
      <w:proofErr w:type="spellStart"/>
      <w:r w:rsidRPr="00375B2A">
        <w:t>TIM_OCInit</w:t>
      </w:r>
      <w:proofErr w:type="spellEnd"/>
      <w:r w:rsidRPr="00375B2A">
        <w:t xml:space="preserve">() 并使能 </w:t>
      </w:r>
      <w:proofErr w:type="spellStart"/>
      <w:r w:rsidRPr="00375B2A">
        <w:t>TIM_CtrlPWMOutputs</w:t>
      </w:r>
      <w:proofErr w:type="spellEnd"/>
      <w:r w:rsidRPr="00375B2A">
        <w:t>()（高级定时器）。</w:t>
      </w:r>
    </w:p>
    <w:p w14:paraId="2BF7FA8C" w14:textId="77777777" w:rsidR="00412FAB" w:rsidRDefault="00412FAB" w:rsidP="00412FAB">
      <w:pPr>
        <w:pStyle w:val="2"/>
      </w:pPr>
      <w:proofErr w:type="spellStart"/>
      <w:r w:rsidRPr="00375B2A">
        <w:t>TIM_ITConfig</w:t>
      </w:r>
      <w:proofErr w:type="spellEnd"/>
      <w:r>
        <w:rPr>
          <w:rFonts w:hint="eastAsia"/>
        </w:rPr>
        <w:t>()</w:t>
      </w:r>
      <w:r>
        <w:br/>
      </w:r>
      <w:r w:rsidRPr="001C2AF6">
        <w:t>使能或关闭定时器中断源</w:t>
      </w:r>
    </w:p>
    <w:p w14:paraId="63538B6C" w14:textId="77777777" w:rsidR="00412FAB" w:rsidRPr="001C2AF6" w:rsidRDefault="00412FAB" w:rsidP="00412FAB">
      <w:pPr>
        <w:widowControl/>
      </w:pPr>
      <w:r w:rsidRPr="001C2AF6">
        <w:t xml:space="preserve">这个函数和你前面问的 </w:t>
      </w:r>
      <w:proofErr w:type="spellStart"/>
      <w:r w:rsidRPr="001C2AF6">
        <w:t>TIM_Cmd</w:t>
      </w:r>
      <w:proofErr w:type="spellEnd"/>
      <w:r w:rsidRPr="001C2AF6">
        <w:t xml:space="preserve"> 一样，属于 </w:t>
      </w:r>
      <w:r w:rsidRPr="001C2AF6">
        <w:rPr>
          <w:b/>
          <w:bCs/>
        </w:rPr>
        <w:t>标准外设库（</w:t>
      </w:r>
      <w:proofErr w:type="spellStart"/>
      <w:r w:rsidRPr="001C2AF6">
        <w:rPr>
          <w:b/>
          <w:bCs/>
        </w:rPr>
        <w:t>StdPeriph</w:t>
      </w:r>
      <w:proofErr w:type="spellEnd"/>
      <w:r w:rsidRPr="001C2AF6">
        <w:rPr>
          <w:b/>
          <w:bCs/>
        </w:rPr>
        <w:t xml:space="preserve"> Library）</w:t>
      </w:r>
      <w:r w:rsidRPr="001C2AF6">
        <w:t xml:space="preserve">，不过它是用来 </w:t>
      </w:r>
      <w:r w:rsidRPr="001C2AF6">
        <w:rPr>
          <w:b/>
          <w:bCs/>
        </w:rPr>
        <w:t>使能或关闭定时器中断源</w:t>
      </w:r>
      <w:r w:rsidRPr="001C2AF6">
        <w:t xml:space="preserve"> 的。</w:t>
      </w:r>
    </w:p>
    <w:p w14:paraId="1718A1C7" w14:textId="77777777" w:rsidR="00412FAB" w:rsidRPr="001C2AF6" w:rsidRDefault="00000000" w:rsidP="00412FAB">
      <w:pPr>
        <w:widowControl/>
      </w:pPr>
      <w:r>
        <w:pict w14:anchorId="3EB002A7">
          <v:rect id="_x0000_i1310" style="width:0;height:1.5pt" o:hralign="center" o:hrstd="t" o:hr="t" fillcolor="#a0a0a0" stroked="f"/>
        </w:pict>
      </w:r>
    </w:p>
    <w:p w14:paraId="27030638" w14:textId="77777777" w:rsidR="00412FAB" w:rsidRPr="001C2AF6" w:rsidRDefault="00412FAB" w:rsidP="00412FAB">
      <w:pPr>
        <w:pStyle w:val="3"/>
      </w:pPr>
      <w:r w:rsidRPr="001C2AF6">
        <w:rPr>
          <w:rFonts w:ascii="Segoe UI Emoji" w:hAnsi="Segoe UI Emoji" w:cs="Segoe UI Emoji"/>
        </w:rPr>
        <w:t>📘</w:t>
      </w:r>
      <w:r w:rsidRPr="001C2AF6">
        <w:t xml:space="preserve"> 函数原型</w:t>
      </w:r>
    </w:p>
    <w:p w14:paraId="3A124B4A" w14:textId="77777777" w:rsidR="00412FAB" w:rsidRPr="001C2AF6" w:rsidRDefault="00412FAB" w:rsidP="00412FAB">
      <w:pPr>
        <w:widowControl/>
      </w:pPr>
      <w:r w:rsidRPr="001C2AF6">
        <w:t xml:space="preserve">void </w:t>
      </w:r>
      <w:proofErr w:type="spellStart"/>
      <w:r w:rsidRPr="001C2AF6">
        <w:t>TIM_</w:t>
      </w:r>
      <w:proofErr w:type="gramStart"/>
      <w:r w:rsidRPr="001C2AF6">
        <w:t>ITConfig</w:t>
      </w:r>
      <w:proofErr w:type="spellEnd"/>
      <w:r w:rsidRPr="001C2AF6">
        <w:t>(</w:t>
      </w:r>
      <w:proofErr w:type="spellStart"/>
      <w:proofErr w:type="gramEnd"/>
      <w:r w:rsidRPr="001C2AF6">
        <w:t>TIM_TypeDef</w:t>
      </w:r>
      <w:proofErr w:type="spellEnd"/>
      <w:r w:rsidRPr="001C2AF6">
        <w:t xml:space="preserve">* </w:t>
      </w:r>
      <w:proofErr w:type="spellStart"/>
      <w:r w:rsidRPr="001C2AF6">
        <w:t>TIMx</w:t>
      </w:r>
      <w:proofErr w:type="spellEnd"/>
      <w:r w:rsidRPr="001C2AF6">
        <w:t xml:space="preserve">, uint16_t TIM_IT, </w:t>
      </w:r>
      <w:proofErr w:type="spellStart"/>
      <w:r w:rsidRPr="001C2AF6">
        <w:t>FunctionalState</w:t>
      </w:r>
      <w:proofErr w:type="spellEnd"/>
      <w:r w:rsidRPr="001C2AF6">
        <w:t xml:space="preserve"> </w:t>
      </w:r>
      <w:proofErr w:type="spellStart"/>
      <w:r w:rsidRPr="001C2AF6">
        <w:t>NewState</w:t>
      </w:r>
      <w:proofErr w:type="spellEnd"/>
      <w:r w:rsidRPr="001C2AF6">
        <w:t>);</w:t>
      </w:r>
    </w:p>
    <w:p w14:paraId="6ADF3185" w14:textId="77777777" w:rsidR="00412FAB" w:rsidRPr="001C2AF6" w:rsidRDefault="00000000" w:rsidP="00412FAB">
      <w:pPr>
        <w:widowControl/>
      </w:pPr>
      <w:r>
        <w:lastRenderedPageBreak/>
        <w:pict w14:anchorId="0162A2C1">
          <v:rect id="_x0000_i1311" style="width:0;height:1.5pt" o:hralign="center" o:hrstd="t" o:hr="t" fillcolor="#a0a0a0" stroked="f"/>
        </w:pict>
      </w:r>
    </w:p>
    <w:p w14:paraId="0F7B9AC7" w14:textId="77777777" w:rsidR="00412FAB" w:rsidRPr="001C2AF6" w:rsidRDefault="00412FAB" w:rsidP="00412FAB">
      <w:pPr>
        <w:pStyle w:val="3"/>
      </w:pPr>
      <w:r w:rsidRPr="001C2AF6">
        <w:rPr>
          <w:rFonts w:ascii="Segoe UI Emoji" w:hAnsi="Segoe UI Emoji" w:cs="Segoe UI Emoji"/>
        </w:rPr>
        <w:t>📖</w:t>
      </w:r>
      <w:r w:rsidRPr="001C2AF6">
        <w:t xml:space="preserve"> 功能说明</w:t>
      </w:r>
    </w:p>
    <w:p w14:paraId="13ED87A8" w14:textId="77777777" w:rsidR="00412FAB" w:rsidRPr="001C2AF6" w:rsidRDefault="00412FAB">
      <w:pPr>
        <w:widowControl/>
        <w:numPr>
          <w:ilvl w:val="0"/>
          <w:numId w:val="151"/>
        </w:numPr>
      </w:pPr>
      <w:r w:rsidRPr="001C2AF6">
        <w:t xml:space="preserve">作用：配置某个定时器的 </w:t>
      </w:r>
      <w:r w:rsidRPr="001C2AF6">
        <w:rPr>
          <w:b/>
          <w:bCs/>
        </w:rPr>
        <w:t>中断请求源</w:t>
      </w:r>
      <w:r w:rsidRPr="001C2AF6">
        <w:t>（更新中断、捕获比较中断、触发中断等）。</w:t>
      </w:r>
    </w:p>
    <w:p w14:paraId="1A79F6D3" w14:textId="77777777" w:rsidR="00412FAB" w:rsidRPr="001C2AF6" w:rsidRDefault="00412FAB">
      <w:pPr>
        <w:widowControl/>
        <w:numPr>
          <w:ilvl w:val="0"/>
          <w:numId w:val="151"/>
        </w:numPr>
      </w:pPr>
      <w:r w:rsidRPr="001C2AF6">
        <w:t xml:space="preserve">实际就是对 </w:t>
      </w:r>
      <w:proofErr w:type="spellStart"/>
      <w:r w:rsidRPr="001C2AF6">
        <w:rPr>
          <w:b/>
          <w:bCs/>
        </w:rPr>
        <w:t>TIMx</w:t>
      </w:r>
      <w:proofErr w:type="spellEnd"/>
      <w:r w:rsidRPr="001C2AF6">
        <w:rPr>
          <w:b/>
          <w:bCs/>
        </w:rPr>
        <w:t>-&gt;</w:t>
      </w:r>
      <w:r w:rsidRPr="001C2AF6">
        <w:rPr>
          <w:b/>
          <w:bCs/>
          <w:color w:val="EE0000"/>
        </w:rPr>
        <w:t>DIER</w:t>
      </w:r>
      <w:r w:rsidRPr="001C2AF6">
        <w:rPr>
          <w:b/>
          <w:bCs/>
        </w:rPr>
        <w:t>（DMA/Interrupt Enable Register）</w:t>
      </w:r>
      <w:r w:rsidRPr="001C2AF6">
        <w:t xml:space="preserve"> 中的相应中断使能位进行设置。</w:t>
      </w:r>
    </w:p>
    <w:p w14:paraId="53FEB85F" w14:textId="77777777" w:rsidR="00412FAB" w:rsidRPr="001C2AF6" w:rsidRDefault="00000000" w:rsidP="00412FAB">
      <w:pPr>
        <w:widowControl/>
      </w:pPr>
      <w:r>
        <w:pict w14:anchorId="400A70AC">
          <v:rect id="_x0000_i1312" style="width:0;height:1.5pt" o:hralign="center" o:hrstd="t" o:hr="t" fillcolor="#a0a0a0" stroked="f"/>
        </w:pict>
      </w:r>
    </w:p>
    <w:p w14:paraId="6DF3E56F" w14:textId="77777777" w:rsidR="00412FAB" w:rsidRPr="001C2AF6" w:rsidRDefault="00412FAB" w:rsidP="00412FAB">
      <w:pPr>
        <w:pStyle w:val="3"/>
      </w:pPr>
      <w:r w:rsidRPr="001C2AF6">
        <w:rPr>
          <w:rFonts w:ascii="Segoe UI Emoji" w:hAnsi="Segoe UI Emoji" w:cs="Segoe UI Emoji"/>
        </w:rPr>
        <w:t>⚙️</w:t>
      </w:r>
      <w:r w:rsidRPr="001C2AF6">
        <w:t xml:space="preserve"> 参数说明</w:t>
      </w:r>
    </w:p>
    <w:p w14:paraId="40B5B3C2" w14:textId="77777777" w:rsidR="00412FAB" w:rsidRPr="001C2AF6" w:rsidRDefault="00412FAB">
      <w:pPr>
        <w:widowControl/>
        <w:numPr>
          <w:ilvl w:val="0"/>
          <w:numId w:val="152"/>
        </w:numPr>
      </w:pPr>
      <w:proofErr w:type="spellStart"/>
      <w:r w:rsidRPr="001C2AF6">
        <w:rPr>
          <w:b/>
          <w:bCs/>
        </w:rPr>
        <w:t>TIMx</w:t>
      </w:r>
      <w:proofErr w:type="spellEnd"/>
    </w:p>
    <w:p w14:paraId="15BDEAA0" w14:textId="77777777" w:rsidR="00412FAB" w:rsidRPr="001C2AF6" w:rsidRDefault="00412FAB">
      <w:pPr>
        <w:widowControl/>
        <w:numPr>
          <w:ilvl w:val="1"/>
          <w:numId w:val="152"/>
        </w:numPr>
      </w:pPr>
      <w:r w:rsidRPr="001C2AF6">
        <w:t>要操作的定时器实例，例如 TIM1 ~ TIM14。</w:t>
      </w:r>
    </w:p>
    <w:p w14:paraId="31DECB1A" w14:textId="77777777" w:rsidR="00412FAB" w:rsidRPr="001C2AF6" w:rsidRDefault="00412FAB">
      <w:pPr>
        <w:widowControl/>
        <w:numPr>
          <w:ilvl w:val="0"/>
          <w:numId w:val="152"/>
        </w:numPr>
      </w:pPr>
      <w:r w:rsidRPr="001C2AF6">
        <w:rPr>
          <w:b/>
          <w:bCs/>
        </w:rPr>
        <w:t>TIM_IT</w:t>
      </w:r>
    </w:p>
    <w:p w14:paraId="4B226927" w14:textId="77777777" w:rsidR="00412FAB" w:rsidRPr="001C2AF6" w:rsidRDefault="00412FAB">
      <w:pPr>
        <w:widowControl/>
        <w:numPr>
          <w:ilvl w:val="1"/>
          <w:numId w:val="152"/>
        </w:numPr>
      </w:pPr>
      <w:r w:rsidRPr="001C2AF6">
        <w:t>要配置的中断类型（宏定义，位标志，可以或运算组合），常见的有：</w:t>
      </w:r>
    </w:p>
    <w:p w14:paraId="0228ECAA" w14:textId="77777777" w:rsidR="00412FAB" w:rsidRPr="001C2AF6" w:rsidRDefault="00412FAB">
      <w:pPr>
        <w:widowControl/>
        <w:numPr>
          <w:ilvl w:val="2"/>
          <w:numId w:val="152"/>
        </w:numPr>
      </w:pPr>
      <w:proofErr w:type="spellStart"/>
      <w:r w:rsidRPr="001C2AF6">
        <w:t>TIM_IT_Update</w:t>
      </w:r>
      <w:proofErr w:type="spellEnd"/>
      <w:r w:rsidRPr="001C2AF6">
        <w:t xml:space="preserve"> —— </w:t>
      </w:r>
      <w:r w:rsidRPr="00350307">
        <w:rPr>
          <w:b/>
          <w:bCs/>
        </w:rPr>
        <w:t>更新中断</w:t>
      </w:r>
      <w:r w:rsidRPr="001C2AF6">
        <w:t>（最常见，用于定时功能）。</w:t>
      </w:r>
    </w:p>
    <w:p w14:paraId="770BF405" w14:textId="77777777" w:rsidR="00412FAB" w:rsidRPr="001C2AF6" w:rsidRDefault="00412FAB">
      <w:pPr>
        <w:widowControl/>
        <w:numPr>
          <w:ilvl w:val="2"/>
          <w:numId w:val="152"/>
        </w:numPr>
      </w:pPr>
      <w:r w:rsidRPr="001C2AF6">
        <w:t>TIM_IT_CC1 —— 捕获比较 1 中断。</w:t>
      </w:r>
    </w:p>
    <w:p w14:paraId="209D61DA" w14:textId="77777777" w:rsidR="00412FAB" w:rsidRPr="001C2AF6" w:rsidRDefault="00412FAB">
      <w:pPr>
        <w:widowControl/>
        <w:numPr>
          <w:ilvl w:val="2"/>
          <w:numId w:val="152"/>
        </w:numPr>
      </w:pPr>
      <w:r w:rsidRPr="001C2AF6">
        <w:t>TIM_IT_CC2 —— 捕获比较 2 中断。</w:t>
      </w:r>
    </w:p>
    <w:p w14:paraId="50BFA051" w14:textId="77777777" w:rsidR="00412FAB" w:rsidRPr="001C2AF6" w:rsidRDefault="00412FAB">
      <w:pPr>
        <w:widowControl/>
        <w:numPr>
          <w:ilvl w:val="2"/>
          <w:numId w:val="152"/>
        </w:numPr>
      </w:pPr>
      <w:r w:rsidRPr="001C2AF6">
        <w:t>TIM_IT_CC3 —— 捕获比较 3 中断。</w:t>
      </w:r>
    </w:p>
    <w:p w14:paraId="62761F23" w14:textId="77777777" w:rsidR="00412FAB" w:rsidRPr="001C2AF6" w:rsidRDefault="00412FAB">
      <w:pPr>
        <w:widowControl/>
        <w:numPr>
          <w:ilvl w:val="2"/>
          <w:numId w:val="152"/>
        </w:numPr>
      </w:pPr>
      <w:r w:rsidRPr="001C2AF6">
        <w:t>TIM_IT_CC4 —— 捕获比较 4 中断。</w:t>
      </w:r>
    </w:p>
    <w:p w14:paraId="68956824" w14:textId="77777777" w:rsidR="00412FAB" w:rsidRPr="001C2AF6" w:rsidRDefault="00412FAB">
      <w:pPr>
        <w:widowControl/>
        <w:numPr>
          <w:ilvl w:val="2"/>
          <w:numId w:val="152"/>
        </w:numPr>
      </w:pPr>
      <w:proofErr w:type="spellStart"/>
      <w:r w:rsidRPr="001C2AF6">
        <w:t>TIM_IT_Trigger</w:t>
      </w:r>
      <w:proofErr w:type="spellEnd"/>
      <w:r w:rsidRPr="001C2AF6">
        <w:t xml:space="preserve"> —— 触发中断。</w:t>
      </w:r>
    </w:p>
    <w:p w14:paraId="46C91288" w14:textId="77777777" w:rsidR="00412FAB" w:rsidRPr="001C2AF6" w:rsidRDefault="00412FAB">
      <w:pPr>
        <w:widowControl/>
        <w:numPr>
          <w:ilvl w:val="2"/>
          <w:numId w:val="152"/>
        </w:numPr>
      </w:pPr>
      <w:r w:rsidRPr="001C2AF6">
        <w:t>TIM_IT_COM —— 通道更新（仅高级定时器 TIM1/TIM8）。</w:t>
      </w:r>
    </w:p>
    <w:p w14:paraId="2AD8C300" w14:textId="77777777" w:rsidR="00412FAB" w:rsidRPr="001C2AF6" w:rsidRDefault="00412FAB">
      <w:pPr>
        <w:widowControl/>
        <w:numPr>
          <w:ilvl w:val="0"/>
          <w:numId w:val="152"/>
        </w:numPr>
      </w:pPr>
      <w:proofErr w:type="spellStart"/>
      <w:r w:rsidRPr="001C2AF6">
        <w:rPr>
          <w:b/>
          <w:bCs/>
        </w:rPr>
        <w:t>NewState</w:t>
      </w:r>
      <w:proofErr w:type="spellEnd"/>
    </w:p>
    <w:p w14:paraId="58BD9770" w14:textId="77777777" w:rsidR="00412FAB" w:rsidRPr="001C2AF6" w:rsidRDefault="00412FAB">
      <w:pPr>
        <w:widowControl/>
        <w:numPr>
          <w:ilvl w:val="1"/>
          <w:numId w:val="152"/>
        </w:numPr>
      </w:pPr>
      <w:r w:rsidRPr="001C2AF6">
        <w:t>枚举类型 FunctionalState：</w:t>
      </w:r>
    </w:p>
    <w:p w14:paraId="7C67859E" w14:textId="77777777" w:rsidR="00412FAB" w:rsidRPr="001C2AF6" w:rsidRDefault="00412FAB">
      <w:pPr>
        <w:widowControl/>
        <w:numPr>
          <w:ilvl w:val="2"/>
          <w:numId w:val="152"/>
        </w:numPr>
      </w:pPr>
      <w:r w:rsidRPr="001C2AF6">
        <w:t>ENABLE → 打开指定中断源。</w:t>
      </w:r>
    </w:p>
    <w:p w14:paraId="2A7DE7C0" w14:textId="77777777" w:rsidR="00412FAB" w:rsidRPr="001C2AF6" w:rsidRDefault="00412FAB">
      <w:pPr>
        <w:widowControl/>
        <w:numPr>
          <w:ilvl w:val="2"/>
          <w:numId w:val="152"/>
        </w:numPr>
      </w:pPr>
      <w:r w:rsidRPr="001C2AF6">
        <w:t>DISABLE → 关闭指定中断源。</w:t>
      </w:r>
    </w:p>
    <w:p w14:paraId="3B307336" w14:textId="77777777" w:rsidR="00412FAB" w:rsidRPr="001C2AF6" w:rsidRDefault="00000000" w:rsidP="00412FAB">
      <w:pPr>
        <w:widowControl/>
      </w:pPr>
      <w:r>
        <w:pict w14:anchorId="6B9156EA">
          <v:rect id="_x0000_i1313" style="width:0;height:1.5pt" o:hralign="center" o:hrstd="t" o:hr="t" fillcolor="#a0a0a0" stroked="f"/>
        </w:pict>
      </w:r>
    </w:p>
    <w:p w14:paraId="4CC0BCE0" w14:textId="77777777" w:rsidR="00412FAB" w:rsidRPr="001C2AF6" w:rsidRDefault="00412FAB" w:rsidP="00412FAB">
      <w:pPr>
        <w:pStyle w:val="3"/>
      </w:pPr>
      <w:r w:rsidRPr="001C2AF6">
        <w:rPr>
          <w:rFonts w:ascii="Segoe UI Emoji" w:hAnsi="Segoe UI Emoji" w:cs="Segoe UI Emoji"/>
        </w:rPr>
        <w:t>🔍</w:t>
      </w:r>
      <w:r w:rsidRPr="001C2AF6">
        <w:t xml:space="preserve"> 底层原理</w:t>
      </w:r>
    </w:p>
    <w:p w14:paraId="191ACA8C" w14:textId="77777777" w:rsidR="00412FAB" w:rsidRPr="001C2AF6" w:rsidRDefault="00412FAB" w:rsidP="00412FAB">
      <w:pPr>
        <w:widowControl/>
      </w:pPr>
      <w:r w:rsidRPr="001C2AF6">
        <w:t>if (</w:t>
      </w:r>
      <w:proofErr w:type="spellStart"/>
      <w:proofErr w:type="gramStart"/>
      <w:r w:rsidRPr="001C2AF6">
        <w:t>NewState</w:t>
      </w:r>
      <w:proofErr w:type="spellEnd"/>
      <w:r w:rsidRPr="001C2AF6">
        <w:t xml:space="preserve"> !</w:t>
      </w:r>
      <w:proofErr w:type="gramEnd"/>
      <w:r w:rsidRPr="001C2AF6">
        <w:t>= DISABLE)</w:t>
      </w:r>
    </w:p>
    <w:p w14:paraId="33D9294A" w14:textId="77777777" w:rsidR="00412FAB" w:rsidRPr="001C2AF6" w:rsidRDefault="00412FAB" w:rsidP="00412FAB">
      <w:pPr>
        <w:widowControl/>
      </w:pPr>
      <w:r w:rsidRPr="001C2AF6">
        <w:lastRenderedPageBreak/>
        <w:t>{</w:t>
      </w:r>
    </w:p>
    <w:p w14:paraId="2D11B9DA" w14:textId="77777777" w:rsidR="00412FAB" w:rsidRPr="001C2AF6" w:rsidRDefault="00412FAB" w:rsidP="00412FAB">
      <w:pPr>
        <w:widowControl/>
      </w:pPr>
      <w:r w:rsidRPr="001C2AF6">
        <w:t xml:space="preserve">    </w:t>
      </w:r>
      <w:proofErr w:type="spellStart"/>
      <w:r w:rsidRPr="001C2AF6">
        <w:t>TIMx</w:t>
      </w:r>
      <w:proofErr w:type="spellEnd"/>
      <w:r w:rsidRPr="001C2AF6">
        <w:t>-&gt;DIER |= TIM_IT;   // 置位相应的中断使能位</w:t>
      </w:r>
    </w:p>
    <w:p w14:paraId="1C139BFE" w14:textId="77777777" w:rsidR="00412FAB" w:rsidRPr="001C2AF6" w:rsidRDefault="00412FAB" w:rsidP="00412FAB">
      <w:pPr>
        <w:widowControl/>
      </w:pPr>
      <w:r w:rsidRPr="001C2AF6">
        <w:t>}</w:t>
      </w:r>
    </w:p>
    <w:p w14:paraId="375410CD" w14:textId="77777777" w:rsidR="00412FAB" w:rsidRPr="001C2AF6" w:rsidRDefault="00412FAB" w:rsidP="00412FAB">
      <w:pPr>
        <w:widowControl/>
      </w:pPr>
      <w:r w:rsidRPr="001C2AF6">
        <w:t>else</w:t>
      </w:r>
    </w:p>
    <w:p w14:paraId="2F1564C9" w14:textId="77777777" w:rsidR="00412FAB" w:rsidRPr="001C2AF6" w:rsidRDefault="00412FAB" w:rsidP="00412FAB">
      <w:pPr>
        <w:widowControl/>
      </w:pPr>
      <w:r w:rsidRPr="001C2AF6">
        <w:t>{</w:t>
      </w:r>
    </w:p>
    <w:p w14:paraId="62C84477" w14:textId="77777777" w:rsidR="00412FAB" w:rsidRPr="001C2AF6" w:rsidRDefault="00412FAB" w:rsidP="00412FAB">
      <w:pPr>
        <w:widowControl/>
      </w:pPr>
      <w:r w:rsidRPr="001C2AF6">
        <w:t xml:space="preserve">    </w:t>
      </w:r>
      <w:proofErr w:type="spellStart"/>
      <w:r w:rsidRPr="001C2AF6">
        <w:t>TIMx</w:t>
      </w:r>
      <w:proofErr w:type="spellEnd"/>
      <w:r w:rsidRPr="001C2AF6">
        <w:t>-&gt;DIER &amp;= (uint16_t)~TIM_IT; // 清除相应的中断使能位</w:t>
      </w:r>
    </w:p>
    <w:p w14:paraId="37F77414" w14:textId="77777777" w:rsidR="00412FAB" w:rsidRPr="001C2AF6" w:rsidRDefault="00412FAB" w:rsidP="00412FAB">
      <w:pPr>
        <w:widowControl/>
      </w:pPr>
      <w:r w:rsidRPr="001C2AF6">
        <w:t>}</w:t>
      </w:r>
    </w:p>
    <w:p w14:paraId="2B2CFDDB" w14:textId="77777777" w:rsidR="00412FAB" w:rsidRPr="001C2AF6" w:rsidRDefault="00000000" w:rsidP="00412FAB">
      <w:pPr>
        <w:widowControl/>
      </w:pPr>
      <w:r>
        <w:pict w14:anchorId="41C051E8">
          <v:rect id="_x0000_i1314" style="width:0;height:1.5pt" o:hralign="center" o:hrstd="t" o:hr="t" fillcolor="#a0a0a0" stroked="f"/>
        </w:pict>
      </w:r>
    </w:p>
    <w:p w14:paraId="7813852F" w14:textId="77777777" w:rsidR="00412FAB" w:rsidRPr="001C2AF6" w:rsidRDefault="00412FAB" w:rsidP="00412FAB">
      <w:pPr>
        <w:pStyle w:val="3"/>
      </w:pPr>
      <w:r w:rsidRPr="001C2AF6">
        <w:rPr>
          <w:rFonts w:ascii="Segoe UI Emoji" w:hAnsi="Segoe UI Emoji" w:cs="Segoe UI Emoji"/>
        </w:rPr>
        <w:t>✅</w:t>
      </w:r>
      <w:r w:rsidRPr="001C2AF6">
        <w:t xml:space="preserve"> 使用示例</w:t>
      </w:r>
    </w:p>
    <w:p w14:paraId="1FE958FB" w14:textId="77777777" w:rsidR="00412FAB" w:rsidRPr="001C2AF6" w:rsidRDefault="00412FAB" w:rsidP="00412FAB">
      <w:pPr>
        <w:pStyle w:val="4"/>
      </w:pPr>
      <w:r w:rsidRPr="001C2AF6">
        <w:t>1. 开启 TIM2 更新中断</w:t>
      </w:r>
    </w:p>
    <w:p w14:paraId="5607673B" w14:textId="77777777" w:rsidR="00412FAB" w:rsidRPr="001C2AF6" w:rsidRDefault="00412FAB" w:rsidP="00412FAB">
      <w:pPr>
        <w:widowControl/>
      </w:pPr>
      <w:r w:rsidRPr="001C2AF6">
        <w:t>// 开启 TIM2 的更新中断</w:t>
      </w:r>
    </w:p>
    <w:p w14:paraId="7510184C" w14:textId="77777777" w:rsidR="00412FAB" w:rsidRPr="001C2AF6" w:rsidRDefault="00412FAB" w:rsidP="00412FAB">
      <w:pPr>
        <w:widowControl/>
      </w:pPr>
      <w:proofErr w:type="spellStart"/>
      <w:r w:rsidRPr="001C2AF6">
        <w:t>TIM_</w:t>
      </w:r>
      <w:proofErr w:type="gramStart"/>
      <w:r w:rsidRPr="001C2AF6">
        <w:t>ITConfig</w:t>
      </w:r>
      <w:proofErr w:type="spellEnd"/>
      <w:r w:rsidRPr="001C2AF6">
        <w:t>(</w:t>
      </w:r>
      <w:proofErr w:type="gramEnd"/>
      <w:r w:rsidRPr="001C2AF6">
        <w:t xml:space="preserve">TIM2, </w:t>
      </w:r>
      <w:proofErr w:type="spellStart"/>
      <w:r w:rsidRPr="001C2AF6">
        <w:t>TIM_IT_Update</w:t>
      </w:r>
      <w:proofErr w:type="spellEnd"/>
      <w:r w:rsidRPr="001C2AF6">
        <w:t>, ENABLE);</w:t>
      </w:r>
    </w:p>
    <w:p w14:paraId="058121F6" w14:textId="77777777" w:rsidR="00412FAB" w:rsidRPr="001C2AF6" w:rsidRDefault="00412FAB" w:rsidP="00412FAB">
      <w:pPr>
        <w:widowControl/>
      </w:pPr>
      <w:r w:rsidRPr="001C2AF6">
        <w:t>然后 NVIC 里要使能 TIM2 中断，并写中断服务函数：</w:t>
      </w:r>
    </w:p>
    <w:p w14:paraId="460081B4" w14:textId="77777777" w:rsidR="00412FAB" w:rsidRPr="001C2AF6" w:rsidRDefault="00412FAB" w:rsidP="00412FAB">
      <w:pPr>
        <w:widowControl/>
      </w:pPr>
      <w:r w:rsidRPr="001C2AF6">
        <w:t>void TIM2_IRQHandler(void)</w:t>
      </w:r>
    </w:p>
    <w:p w14:paraId="1C7CBE18" w14:textId="77777777" w:rsidR="00412FAB" w:rsidRPr="001C2AF6" w:rsidRDefault="00412FAB" w:rsidP="00412FAB">
      <w:pPr>
        <w:widowControl/>
      </w:pPr>
      <w:r w:rsidRPr="001C2AF6">
        <w:t>{</w:t>
      </w:r>
    </w:p>
    <w:p w14:paraId="7895612D" w14:textId="77777777" w:rsidR="00412FAB" w:rsidRPr="001C2AF6" w:rsidRDefault="00412FAB" w:rsidP="00412FAB">
      <w:pPr>
        <w:widowControl/>
      </w:pPr>
      <w:r w:rsidRPr="001C2AF6">
        <w:t xml:space="preserve">    if (</w:t>
      </w:r>
      <w:proofErr w:type="spellStart"/>
      <w:r w:rsidRPr="001C2AF6">
        <w:t>TIM_</w:t>
      </w:r>
      <w:proofErr w:type="gramStart"/>
      <w:r w:rsidRPr="001C2AF6">
        <w:t>GetITStatus</w:t>
      </w:r>
      <w:proofErr w:type="spellEnd"/>
      <w:r w:rsidRPr="001C2AF6">
        <w:t>(</w:t>
      </w:r>
      <w:proofErr w:type="gramEnd"/>
      <w:r w:rsidRPr="001C2AF6">
        <w:t xml:space="preserve">TIM2, </w:t>
      </w:r>
      <w:proofErr w:type="spellStart"/>
      <w:r w:rsidRPr="001C2AF6">
        <w:t>TIM_IT_Update</w:t>
      </w:r>
      <w:proofErr w:type="spellEnd"/>
      <w:proofErr w:type="gramStart"/>
      <w:r w:rsidRPr="001C2AF6">
        <w:t>) !</w:t>
      </w:r>
      <w:proofErr w:type="gramEnd"/>
      <w:r w:rsidRPr="001C2AF6">
        <w:t>= RESET) // 判断中断标志</w:t>
      </w:r>
    </w:p>
    <w:p w14:paraId="15BDFFF9" w14:textId="77777777" w:rsidR="00412FAB" w:rsidRPr="001C2AF6" w:rsidRDefault="00412FAB" w:rsidP="00412FAB">
      <w:pPr>
        <w:widowControl/>
      </w:pPr>
      <w:r w:rsidRPr="001C2AF6">
        <w:t xml:space="preserve">    {</w:t>
      </w:r>
    </w:p>
    <w:p w14:paraId="3511BA6A" w14:textId="77777777" w:rsidR="00412FAB" w:rsidRPr="001C2AF6" w:rsidRDefault="00412FAB" w:rsidP="00412FAB">
      <w:pPr>
        <w:widowControl/>
      </w:pPr>
      <w:r w:rsidRPr="001C2AF6">
        <w:t xml:space="preserve">        </w:t>
      </w:r>
      <w:proofErr w:type="spellStart"/>
      <w:r w:rsidRPr="001C2AF6">
        <w:t>TIM_ClearITPendingBit</w:t>
      </w:r>
      <w:proofErr w:type="spellEnd"/>
      <w:r w:rsidRPr="001C2AF6">
        <w:t xml:space="preserve">(TIM2, </w:t>
      </w:r>
      <w:proofErr w:type="spellStart"/>
      <w:r w:rsidRPr="001C2AF6">
        <w:t>TIM_IT_Update</w:t>
      </w:r>
      <w:proofErr w:type="spellEnd"/>
      <w:r w:rsidRPr="001C2AF6">
        <w:t>);    // 清除中断标志</w:t>
      </w:r>
    </w:p>
    <w:p w14:paraId="04294EE0" w14:textId="77777777" w:rsidR="00412FAB" w:rsidRPr="001C2AF6" w:rsidRDefault="00412FAB" w:rsidP="00412FAB">
      <w:pPr>
        <w:widowControl/>
      </w:pPr>
      <w:r w:rsidRPr="001C2AF6">
        <w:t xml:space="preserve">        // &gt;&gt;&gt; 用户代码：比如LED翻转</w:t>
      </w:r>
    </w:p>
    <w:p w14:paraId="3FC39D19" w14:textId="77777777" w:rsidR="00412FAB" w:rsidRPr="001C2AF6" w:rsidRDefault="00412FAB" w:rsidP="00412FAB">
      <w:pPr>
        <w:widowControl/>
      </w:pPr>
      <w:r w:rsidRPr="001C2AF6">
        <w:t xml:space="preserve">    }</w:t>
      </w:r>
    </w:p>
    <w:p w14:paraId="4E6EAAFD" w14:textId="77777777" w:rsidR="00412FAB" w:rsidRPr="001C2AF6" w:rsidRDefault="00412FAB" w:rsidP="00412FAB">
      <w:pPr>
        <w:widowControl/>
      </w:pPr>
      <w:r w:rsidRPr="001C2AF6">
        <w:t>}</w:t>
      </w:r>
    </w:p>
    <w:p w14:paraId="06A27CC3" w14:textId="77777777" w:rsidR="00412FAB" w:rsidRPr="001C2AF6" w:rsidRDefault="00412FAB" w:rsidP="00412FAB">
      <w:pPr>
        <w:pStyle w:val="4"/>
      </w:pPr>
      <w:r w:rsidRPr="001C2AF6">
        <w:t>2. 开启捕获比较中断</w:t>
      </w:r>
    </w:p>
    <w:p w14:paraId="2298F7F1" w14:textId="77777777" w:rsidR="00412FAB" w:rsidRPr="001C2AF6" w:rsidRDefault="00412FAB" w:rsidP="00412FAB">
      <w:pPr>
        <w:widowControl/>
      </w:pPr>
      <w:proofErr w:type="spellStart"/>
      <w:r w:rsidRPr="001C2AF6">
        <w:t>TIM_ITConfig</w:t>
      </w:r>
      <w:proofErr w:type="spellEnd"/>
      <w:r w:rsidRPr="001C2AF6">
        <w:t>(TIM3, TIM_IT_CC1, ENABLE);  // 使能通道1捕获比较中断</w:t>
      </w:r>
    </w:p>
    <w:p w14:paraId="616CADBE" w14:textId="77777777" w:rsidR="00412FAB" w:rsidRPr="001C2AF6" w:rsidRDefault="00000000" w:rsidP="00412FAB">
      <w:pPr>
        <w:widowControl/>
      </w:pPr>
      <w:r>
        <w:pict w14:anchorId="0A1317B6">
          <v:rect id="_x0000_i1315" style="width:0;height:1.5pt" o:hralign="center" o:hrstd="t" o:hr="t" fillcolor="#a0a0a0" stroked="f"/>
        </w:pict>
      </w:r>
    </w:p>
    <w:p w14:paraId="21524005" w14:textId="77777777" w:rsidR="00412FAB" w:rsidRPr="001C2AF6" w:rsidRDefault="00412FAB" w:rsidP="00412FAB">
      <w:pPr>
        <w:pStyle w:val="3"/>
      </w:pPr>
      <w:r w:rsidRPr="001C2AF6">
        <w:rPr>
          <w:rFonts w:ascii="Segoe UI Emoji" w:hAnsi="Segoe UI Emoji" w:cs="Segoe UI Emoji"/>
        </w:rPr>
        <w:lastRenderedPageBreak/>
        <w:t>🚩</w:t>
      </w:r>
      <w:r w:rsidRPr="001C2AF6">
        <w:t>注意</w:t>
      </w:r>
    </w:p>
    <w:p w14:paraId="6B6ECC2A" w14:textId="77777777" w:rsidR="00412FAB" w:rsidRPr="001C2AF6" w:rsidRDefault="00412FAB">
      <w:pPr>
        <w:widowControl/>
        <w:numPr>
          <w:ilvl w:val="0"/>
          <w:numId w:val="153"/>
        </w:numPr>
      </w:pPr>
      <w:proofErr w:type="spellStart"/>
      <w:r w:rsidRPr="001C2AF6">
        <w:t>TIM_ITConfig</w:t>
      </w:r>
      <w:proofErr w:type="spellEnd"/>
      <w:r w:rsidRPr="001C2AF6">
        <w:t xml:space="preserve"> 只是 </w:t>
      </w:r>
      <w:r w:rsidRPr="001C3664">
        <w:t>允许定时器产生</w:t>
      </w:r>
      <w:r w:rsidRPr="001C3664">
        <w:rPr>
          <w:b/>
          <w:bCs/>
          <w:color w:val="EE0000"/>
        </w:rPr>
        <w:t>中断请求</w:t>
      </w:r>
      <w:r w:rsidRPr="001C2AF6">
        <w:t>，但 CPU 是否能响应，还要在</w:t>
      </w:r>
      <w:r w:rsidRPr="001C3664">
        <w:t xml:space="preserve"> </w:t>
      </w:r>
      <w:r w:rsidRPr="001C3664">
        <w:rPr>
          <w:b/>
          <w:bCs/>
          <w:color w:val="EE0000"/>
        </w:rPr>
        <w:t>NVIC</w:t>
      </w:r>
      <w:r w:rsidRPr="001C3664">
        <w:t xml:space="preserve"> 里打开相应的 IRQ 通道</w:t>
      </w:r>
      <w:r w:rsidRPr="001C2AF6">
        <w:t>。</w:t>
      </w:r>
    </w:p>
    <w:p w14:paraId="149B6AFC" w14:textId="77777777" w:rsidR="00412FAB" w:rsidRDefault="00412FAB">
      <w:pPr>
        <w:widowControl/>
        <w:numPr>
          <w:ilvl w:val="0"/>
          <w:numId w:val="153"/>
        </w:numPr>
      </w:pPr>
      <w:r w:rsidRPr="001C2AF6">
        <w:t>中断触发后，必须在</w:t>
      </w:r>
      <w:r w:rsidRPr="001C3664">
        <w:rPr>
          <w:b/>
          <w:bCs/>
          <w:color w:val="EE0000"/>
        </w:rPr>
        <w:t>中断服务函数</w:t>
      </w:r>
      <w:r w:rsidRPr="001C2AF6">
        <w:t xml:space="preserve">里 </w:t>
      </w:r>
      <w:r w:rsidRPr="001C3664">
        <w:rPr>
          <w:b/>
          <w:bCs/>
          <w:color w:val="EE0000"/>
        </w:rPr>
        <w:t>清除中断标志位</w:t>
      </w:r>
      <w:r w:rsidRPr="001C2AF6">
        <w:t>（</w:t>
      </w:r>
      <w:proofErr w:type="spellStart"/>
      <w:r w:rsidRPr="001C2AF6">
        <w:t>TIM_ClearITPendingBit</w:t>
      </w:r>
      <w:proofErr w:type="spellEnd"/>
      <w:r w:rsidRPr="001C2AF6">
        <w:t>()），否则会</w:t>
      </w:r>
      <w:r w:rsidRPr="001C3664">
        <w:rPr>
          <w:color w:val="EE0000"/>
        </w:rPr>
        <w:t>不断进入中断</w:t>
      </w:r>
      <w:r w:rsidRPr="001C2AF6">
        <w:t>。</w:t>
      </w:r>
    </w:p>
    <w:p w14:paraId="2964059D" w14:textId="77777777" w:rsidR="00412FAB" w:rsidRDefault="00412FAB" w:rsidP="00412FAB">
      <w:pPr>
        <w:pStyle w:val="2"/>
      </w:pPr>
      <w:proofErr w:type="spellStart"/>
      <w:r w:rsidRPr="00920E9E">
        <w:t>TIM_InternalClockConfig</w:t>
      </w:r>
      <w:proofErr w:type="spellEnd"/>
      <w:r>
        <w:rPr>
          <w:rFonts w:hint="eastAsia"/>
        </w:rPr>
        <w:t>()</w:t>
      </w:r>
      <w:r>
        <w:br/>
      </w:r>
      <w:r w:rsidRPr="005420E4">
        <w:t>配置定时器的时钟源为内部时钟（CK_INT）</w:t>
      </w:r>
    </w:p>
    <w:p w14:paraId="7D38171F" w14:textId="77777777" w:rsidR="00412FAB" w:rsidRPr="005420E4" w:rsidRDefault="00412FAB" w:rsidP="00412FAB">
      <w:pPr>
        <w:widowControl/>
      </w:pPr>
      <w:r w:rsidRPr="005420E4">
        <w:t>你现在问到的是：</w:t>
      </w:r>
    </w:p>
    <w:p w14:paraId="6BDBFE37" w14:textId="77777777" w:rsidR="00412FAB" w:rsidRPr="005420E4" w:rsidRDefault="00412FAB" w:rsidP="00412FAB">
      <w:pPr>
        <w:widowControl/>
      </w:pPr>
      <w:r w:rsidRPr="005420E4">
        <w:t xml:space="preserve">void </w:t>
      </w:r>
      <w:proofErr w:type="spellStart"/>
      <w:r w:rsidRPr="005420E4">
        <w:t>TIM_</w:t>
      </w:r>
      <w:proofErr w:type="gramStart"/>
      <w:r w:rsidRPr="005420E4">
        <w:t>InternalClockConfig</w:t>
      </w:r>
      <w:proofErr w:type="spellEnd"/>
      <w:r w:rsidRPr="005420E4">
        <w:t>(</w:t>
      </w:r>
      <w:proofErr w:type="spellStart"/>
      <w:proofErr w:type="gramEnd"/>
      <w:r w:rsidRPr="005420E4">
        <w:t>TIM_TypeDef</w:t>
      </w:r>
      <w:proofErr w:type="spellEnd"/>
      <w:r w:rsidRPr="005420E4">
        <w:t xml:space="preserve">* </w:t>
      </w:r>
      <w:proofErr w:type="spellStart"/>
      <w:r w:rsidRPr="005420E4">
        <w:t>TIMx</w:t>
      </w:r>
      <w:proofErr w:type="spellEnd"/>
      <w:r w:rsidRPr="005420E4">
        <w:t>);</w:t>
      </w:r>
    </w:p>
    <w:p w14:paraId="71B46ADB" w14:textId="77777777" w:rsidR="00412FAB" w:rsidRDefault="00412FAB" w:rsidP="00412FAB">
      <w:pPr>
        <w:widowControl/>
      </w:pPr>
      <w:r w:rsidRPr="005420E4">
        <w:t xml:space="preserve">这是 </w:t>
      </w:r>
      <w:r w:rsidRPr="005420E4">
        <w:rPr>
          <w:b/>
          <w:bCs/>
        </w:rPr>
        <w:t>标准外设库（</w:t>
      </w:r>
      <w:proofErr w:type="spellStart"/>
      <w:r w:rsidRPr="005420E4">
        <w:rPr>
          <w:b/>
          <w:bCs/>
        </w:rPr>
        <w:t>StdPeriph</w:t>
      </w:r>
      <w:proofErr w:type="spellEnd"/>
      <w:r w:rsidRPr="005420E4">
        <w:rPr>
          <w:b/>
          <w:bCs/>
        </w:rPr>
        <w:t xml:space="preserve"> Library）</w:t>
      </w:r>
      <w:r w:rsidRPr="005420E4">
        <w:t xml:space="preserve"> 里用来 </w:t>
      </w:r>
      <w:r w:rsidRPr="005420E4">
        <w:rPr>
          <w:b/>
          <w:bCs/>
        </w:rPr>
        <w:t>配置定时器的时钟源为内部时钟（CK_INT）</w:t>
      </w:r>
      <w:r w:rsidRPr="005420E4">
        <w:t xml:space="preserve"> 的函数。</w:t>
      </w:r>
    </w:p>
    <w:p w14:paraId="31743C89" w14:textId="77777777" w:rsidR="00412FAB" w:rsidRPr="005420E4" w:rsidRDefault="00412FAB" w:rsidP="00412FAB">
      <w:pPr>
        <w:widowControl/>
      </w:pPr>
      <w:r>
        <w:rPr>
          <w:noProof/>
        </w:rPr>
        <w:drawing>
          <wp:inline distT="0" distB="0" distL="0" distR="0" wp14:anchorId="707CB3D9" wp14:editId="3F8486C3">
            <wp:extent cx="5274310" cy="2988945"/>
            <wp:effectExtent l="0" t="0" r="2540" b="1905"/>
            <wp:docPr id="1691888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88361" name="图片 1"/>
                    <pic:cNvPicPr/>
                  </pic:nvPicPr>
                  <pic:blipFill>
                    <a:blip r:embed="rId25"/>
                    <a:stretch>
                      <a:fillRect/>
                    </a:stretch>
                  </pic:blipFill>
                  <pic:spPr>
                    <a:xfrm>
                      <a:off x="0" y="0"/>
                      <a:ext cx="5274310" cy="2988945"/>
                    </a:xfrm>
                    <a:prstGeom prst="rect">
                      <a:avLst/>
                    </a:prstGeom>
                  </pic:spPr>
                </pic:pic>
              </a:graphicData>
            </a:graphic>
          </wp:inline>
        </w:drawing>
      </w:r>
    </w:p>
    <w:p w14:paraId="534319AD" w14:textId="77777777" w:rsidR="00412FAB" w:rsidRPr="005420E4" w:rsidRDefault="00000000" w:rsidP="00412FAB">
      <w:pPr>
        <w:widowControl/>
      </w:pPr>
      <w:r>
        <w:pict w14:anchorId="19816036">
          <v:rect id="_x0000_i1316" style="width:0;height:1.5pt" o:hralign="center" o:hrstd="t" o:hr="t" fillcolor="#a0a0a0" stroked="f"/>
        </w:pict>
      </w:r>
    </w:p>
    <w:p w14:paraId="503CEDBE" w14:textId="77777777" w:rsidR="00412FAB" w:rsidRPr="005420E4" w:rsidRDefault="00412FAB" w:rsidP="00412FAB">
      <w:pPr>
        <w:pStyle w:val="3"/>
      </w:pPr>
      <w:r w:rsidRPr="005420E4">
        <w:rPr>
          <w:rFonts w:ascii="Segoe UI Emoji" w:hAnsi="Segoe UI Emoji" w:cs="Segoe UI Emoji"/>
        </w:rPr>
        <w:t>📘</w:t>
      </w:r>
      <w:r w:rsidRPr="005420E4">
        <w:t xml:space="preserve"> 功能说明</w:t>
      </w:r>
    </w:p>
    <w:p w14:paraId="4C798171" w14:textId="77777777" w:rsidR="00412FAB" w:rsidRPr="005420E4" w:rsidRDefault="00412FAB">
      <w:pPr>
        <w:widowControl/>
        <w:numPr>
          <w:ilvl w:val="0"/>
          <w:numId w:val="157"/>
        </w:numPr>
      </w:pPr>
      <w:r w:rsidRPr="005420E4">
        <w:t>STM32 的定时器可以选择不同的时钟源：</w:t>
      </w:r>
    </w:p>
    <w:p w14:paraId="6C67A9B5" w14:textId="77777777" w:rsidR="00412FAB" w:rsidRPr="005420E4" w:rsidRDefault="00412FAB">
      <w:pPr>
        <w:widowControl/>
        <w:numPr>
          <w:ilvl w:val="1"/>
          <w:numId w:val="157"/>
        </w:numPr>
      </w:pPr>
      <w:r w:rsidRPr="005420E4">
        <w:rPr>
          <w:b/>
          <w:bCs/>
        </w:rPr>
        <w:t>内部时钟（CK_INT）</w:t>
      </w:r>
      <w:r w:rsidRPr="005420E4">
        <w:t xml:space="preserve"> —— 默认使用 </w:t>
      </w:r>
      <w:r w:rsidRPr="00E5297A">
        <w:rPr>
          <w:b/>
          <w:bCs/>
          <w:color w:val="EE0000"/>
        </w:rPr>
        <w:t>APB1/APB2 总线分频</w:t>
      </w:r>
      <w:r w:rsidRPr="005420E4">
        <w:t>后的时钟。</w:t>
      </w:r>
    </w:p>
    <w:p w14:paraId="5FE686E7" w14:textId="77777777" w:rsidR="00412FAB" w:rsidRPr="005420E4" w:rsidRDefault="00412FAB">
      <w:pPr>
        <w:widowControl/>
        <w:numPr>
          <w:ilvl w:val="1"/>
          <w:numId w:val="157"/>
        </w:numPr>
      </w:pPr>
      <w:r w:rsidRPr="005420E4">
        <w:rPr>
          <w:b/>
          <w:bCs/>
        </w:rPr>
        <w:t>外部触发输入（ETR）</w:t>
      </w:r>
      <w:r w:rsidRPr="005420E4">
        <w:t xml:space="preserve"> —— 从</w:t>
      </w:r>
      <w:r w:rsidRPr="00E5297A">
        <w:rPr>
          <w:b/>
          <w:bCs/>
          <w:color w:val="EE0000"/>
        </w:rPr>
        <w:t>外部引脚</w:t>
      </w:r>
      <w:r w:rsidRPr="005420E4">
        <w:t>获取时钟。</w:t>
      </w:r>
    </w:p>
    <w:p w14:paraId="29D23964" w14:textId="77777777" w:rsidR="00412FAB" w:rsidRPr="005420E4" w:rsidRDefault="00412FAB">
      <w:pPr>
        <w:widowControl/>
        <w:numPr>
          <w:ilvl w:val="1"/>
          <w:numId w:val="157"/>
        </w:numPr>
      </w:pPr>
      <w:r w:rsidRPr="005420E4">
        <w:rPr>
          <w:b/>
          <w:bCs/>
        </w:rPr>
        <w:lastRenderedPageBreak/>
        <w:t>内部触发输入（ITR）</w:t>
      </w:r>
      <w:r w:rsidRPr="005420E4">
        <w:t xml:space="preserve"> —— 来自其他定时器。</w:t>
      </w:r>
    </w:p>
    <w:p w14:paraId="00F07345" w14:textId="77777777" w:rsidR="00412FAB" w:rsidRPr="005420E4" w:rsidRDefault="00412FAB">
      <w:pPr>
        <w:widowControl/>
        <w:numPr>
          <w:ilvl w:val="1"/>
          <w:numId w:val="157"/>
        </w:numPr>
      </w:pPr>
      <w:r w:rsidRPr="005420E4">
        <w:rPr>
          <w:b/>
          <w:bCs/>
        </w:rPr>
        <w:t>编码器模式</w:t>
      </w:r>
      <w:r w:rsidRPr="005420E4">
        <w:t xml:space="preserve"> —— 来自 </w:t>
      </w:r>
      <w:proofErr w:type="spellStart"/>
      <w:r w:rsidRPr="005420E4">
        <w:t>TIx</w:t>
      </w:r>
      <w:proofErr w:type="spellEnd"/>
      <w:r w:rsidRPr="005420E4">
        <w:t xml:space="preserve"> 引脚。</w:t>
      </w:r>
    </w:p>
    <w:p w14:paraId="2382CB8D" w14:textId="77777777" w:rsidR="00412FAB" w:rsidRPr="005420E4" w:rsidRDefault="00412FAB">
      <w:pPr>
        <w:widowControl/>
        <w:numPr>
          <w:ilvl w:val="0"/>
          <w:numId w:val="157"/>
        </w:numPr>
      </w:pPr>
      <w:proofErr w:type="spellStart"/>
      <w:r w:rsidRPr="005420E4">
        <w:t>TIM_InternalClockConfig</w:t>
      </w:r>
      <w:proofErr w:type="spellEnd"/>
      <w:r w:rsidRPr="005420E4">
        <w:t xml:space="preserve">() 的作用就是 </w:t>
      </w:r>
      <w:r w:rsidRPr="003C0D12">
        <w:rPr>
          <w:b/>
          <w:bCs/>
          <w:color w:val="EE0000"/>
        </w:rPr>
        <w:t>强制定时器使用内部时钟</w:t>
      </w:r>
      <w:r w:rsidRPr="005420E4">
        <w:rPr>
          <w:b/>
          <w:bCs/>
        </w:rPr>
        <w:t xml:space="preserve"> CK_INT</w:t>
      </w:r>
      <w:r w:rsidRPr="005420E4">
        <w:t>。</w:t>
      </w:r>
    </w:p>
    <w:p w14:paraId="6BC79D83" w14:textId="77777777" w:rsidR="00412FAB" w:rsidRPr="005420E4" w:rsidRDefault="00412FAB">
      <w:pPr>
        <w:widowControl/>
        <w:numPr>
          <w:ilvl w:val="0"/>
          <w:numId w:val="157"/>
        </w:numPr>
      </w:pPr>
      <w:r w:rsidRPr="005420E4">
        <w:t xml:space="preserve">实际操作的是 </w:t>
      </w:r>
      <w:proofErr w:type="spellStart"/>
      <w:r w:rsidRPr="005420E4">
        <w:rPr>
          <w:b/>
          <w:bCs/>
        </w:rPr>
        <w:t>TIMx</w:t>
      </w:r>
      <w:proofErr w:type="spellEnd"/>
      <w:r w:rsidRPr="005420E4">
        <w:rPr>
          <w:b/>
          <w:bCs/>
        </w:rPr>
        <w:t>-&gt;SMCR（从模式控制寄存器）</w:t>
      </w:r>
      <w:r w:rsidRPr="005420E4">
        <w:t xml:space="preserve"> 中的 </w:t>
      </w:r>
      <w:r w:rsidRPr="005420E4">
        <w:rPr>
          <w:b/>
          <w:bCs/>
        </w:rPr>
        <w:t>SMS（Slave Mode Selection）和 TS（Trigger Selection）位</w:t>
      </w:r>
      <w:r w:rsidRPr="005420E4">
        <w:t>。</w:t>
      </w:r>
    </w:p>
    <w:p w14:paraId="63F2A642" w14:textId="77777777" w:rsidR="00412FAB" w:rsidRPr="005420E4" w:rsidRDefault="00000000" w:rsidP="00412FAB">
      <w:pPr>
        <w:widowControl/>
      </w:pPr>
      <w:r>
        <w:pict w14:anchorId="1354A8D9">
          <v:rect id="_x0000_i1317" style="width:0;height:1.5pt" o:hralign="center" o:hrstd="t" o:hr="t" fillcolor="#a0a0a0" stroked="f"/>
        </w:pict>
      </w:r>
    </w:p>
    <w:p w14:paraId="6EE1175A" w14:textId="77777777" w:rsidR="00412FAB" w:rsidRPr="005420E4" w:rsidRDefault="00412FAB" w:rsidP="00412FAB">
      <w:pPr>
        <w:pStyle w:val="3"/>
      </w:pPr>
      <w:r w:rsidRPr="005420E4">
        <w:rPr>
          <w:rFonts w:ascii="Segoe UI Emoji" w:hAnsi="Segoe UI Emoji" w:cs="Segoe UI Emoji"/>
        </w:rPr>
        <w:t>📖</w:t>
      </w:r>
      <w:r w:rsidRPr="005420E4">
        <w:t xml:space="preserve"> 参数说明</w:t>
      </w:r>
    </w:p>
    <w:p w14:paraId="4C49CEAE" w14:textId="77777777" w:rsidR="00412FAB" w:rsidRPr="005420E4" w:rsidRDefault="00412FAB">
      <w:pPr>
        <w:widowControl/>
        <w:numPr>
          <w:ilvl w:val="0"/>
          <w:numId w:val="158"/>
        </w:numPr>
      </w:pPr>
      <w:proofErr w:type="spellStart"/>
      <w:r w:rsidRPr="005420E4">
        <w:rPr>
          <w:b/>
          <w:bCs/>
        </w:rPr>
        <w:t>TIMx</w:t>
      </w:r>
      <w:proofErr w:type="spellEnd"/>
    </w:p>
    <w:p w14:paraId="468AD422" w14:textId="77777777" w:rsidR="00412FAB" w:rsidRPr="005420E4" w:rsidRDefault="00412FAB">
      <w:pPr>
        <w:widowControl/>
        <w:numPr>
          <w:ilvl w:val="1"/>
          <w:numId w:val="158"/>
        </w:numPr>
      </w:pPr>
      <w:r w:rsidRPr="005420E4">
        <w:t xml:space="preserve">要配置的定时器实例，例如 </w:t>
      </w:r>
      <w:r w:rsidRPr="003C0D12">
        <w:rPr>
          <w:color w:val="EE0000"/>
        </w:rPr>
        <w:t>TIM1 ~ TIM14</w:t>
      </w:r>
      <w:r w:rsidRPr="005420E4">
        <w:t>。</w:t>
      </w:r>
    </w:p>
    <w:p w14:paraId="56F8FDE8" w14:textId="77777777" w:rsidR="00412FAB" w:rsidRPr="005420E4" w:rsidRDefault="00412FAB">
      <w:pPr>
        <w:widowControl/>
        <w:numPr>
          <w:ilvl w:val="0"/>
          <w:numId w:val="158"/>
        </w:numPr>
      </w:pPr>
      <w:r w:rsidRPr="005420E4">
        <w:t>没有其他参数，调用后该定时器就用内部时钟。</w:t>
      </w:r>
    </w:p>
    <w:p w14:paraId="29319A27" w14:textId="77777777" w:rsidR="00412FAB" w:rsidRPr="005420E4" w:rsidRDefault="00000000" w:rsidP="00412FAB">
      <w:pPr>
        <w:widowControl/>
      </w:pPr>
      <w:r>
        <w:pict w14:anchorId="31DE4D46">
          <v:rect id="_x0000_i1318" style="width:0;height:1.5pt" o:hralign="center" o:hrstd="t" o:hr="t" fillcolor="#a0a0a0" stroked="f"/>
        </w:pict>
      </w:r>
    </w:p>
    <w:p w14:paraId="6EF3A115" w14:textId="77777777" w:rsidR="00412FAB" w:rsidRPr="005420E4" w:rsidRDefault="00412FAB" w:rsidP="00412FAB">
      <w:pPr>
        <w:pStyle w:val="3"/>
      </w:pPr>
      <w:r w:rsidRPr="005420E4">
        <w:rPr>
          <w:rFonts w:ascii="Segoe UI Emoji" w:hAnsi="Segoe UI Emoji" w:cs="Segoe UI Emoji"/>
        </w:rPr>
        <w:t>⚙️</w:t>
      </w:r>
      <w:r w:rsidRPr="005420E4">
        <w:t xml:space="preserve"> 底层原理</w:t>
      </w:r>
    </w:p>
    <w:p w14:paraId="13779772" w14:textId="77777777" w:rsidR="00412FAB" w:rsidRPr="005420E4" w:rsidRDefault="00412FAB" w:rsidP="00412FAB">
      <w:pPr>
        <w:widowControl/>
      </w:pPr>
      <w:r w:rsidRPr="005420E4">
        <w:t xml:space="preserve">void </w:t>
      </w:r>
      <w:proofErr w:type="spellStart"/>
      <w:r w:rsidRPr="005420E4">
        <w:t>TIM_</w:t>
      </w:r>
      <w:proofErr w:type="gramStart"/>
      <w:r w:rsidRPr="005420E4">
        <w:t>InternalClockConfig</w:t>
      </w:r>
      <w:proofErr w:type="spellEnd"/>
      <w:r w:rsidRPr="005420E4">
        <w:t>(</w:t>
      </w:r>
      <w:proofErr w:type="spellStart"/>
      <w:proofErr w:type="gramEnd"/>
      <w:r w:rsidRPr="005420E4">
        <w:t>TIM_TypeDef</w:t>
      </w:r>
      <w:proofErr w:type="spellEnd"/>
      <w:r w:rsidRPr="005420E4">
        <w:t xml:space="preserve">* </w:t>
      </w:r>
      <w:proofErr w:type="spellStart"/>
      <w:r w:rsidRPr="005420E4">
        <w:t>TIMx</w:t>
      </w:r>
      <w:proofErr w:type="spellEnd"/>
      <w:r w:rsidRPr="005420E4">
        <w:t>)</w:t>
      </w:r>
    </w:p>
    <w:p w14:paraId="6DF9AAC8" w14:textId="77777777" w:rsidR="00412FAB" w:rsidRPr="005420E4" w:rsidRDefault="00412FAB" w:rsidP="00412FAB">
      <w:pPr>
        <w:widowControl/>
      </w:pPr>
      <w:r w:rsidRPr="005420E4">
        <w:t>{</w:t>
      </w:r>
    </w:p>
    <w:p w14:paraId="1E19A79B" w14:textId="77777777" w:rsidR="00412FAB" w:rsidRPr="005420E4" w:rsidRDefault="00412FAB" w:rsidP="00412FAB">
      <w:pPr>
        <w:widowControl/>
      </w:pPr>
      <w:r w:rsidRPr="005420E4">
        <w:t xml:space="preserve">    /* 清除从模式选择位 (SMS)，设置为内部时钟 */</w:t>
      </w:r>
    </w:p>
    <w:p w14:paraId="593F9CFB" w14:textId="77777777" w:rsidR="00412FAB" w:rsidRPr="005420E4" w:rsidRDefault="00412FAB" w:rsidP="00412FAB">
      <w:pPr>
        <w:widowControl/>
      </w:pPr>
      <w:r w:rsidRPr="005420E4">
        <w:t xml:space="preserve">    </w:t>
      </w:r>
      <w:proofErr w:type="spellStart"/>
      <w:r w:rsidRPr="005420E4">
        <w:t>TIMx</w:t>
      </w:r>
      <w:proofErr w:type="spellEnd"/>
      <w:r w:rsidRPr="005420E4">
        <w:t>-&gt;</w:t>
      </w:r>
      <w:r w:rsidRPr="005420E4">
        <w:rPr>
          <w:color w:val="EE0000"/>
        </w:rPr>
        <w:t>SMCR</w:t>
      </w:r>
      <w:r w:rsidRPr="005420E4">
        <w:t xml:space="preserve"> &amp;</w:t>
      </w:r>
      <w:proofErr w:type="gramStart"/>
      <w:r w:rsidRPr="005420E4">
        <w:t>=  (</w:t>
      </w:r>
      <w:proofErr w:type="gramEnd"/>
      <w:r w:rsidRPr="005420E4">
        <w:t>uint16_</w:t>
      </w:r>
      <w:proofErr w:type="gramStart"/>
      <w:r w:rsidRPr="005420E4">
        <w:t>t)(~((</w:t>
      </w:r>
      <w:proofErr w:type="gramEnd"/>
      <w:r w:rsidRPr="005420E4">
        <w:t>uint16_</w:t>
      </w:r>
      <w:proofErr w:type="gramStart"/>
      <w:r w:rsidRPr="005420E4">
        <w:t>t)TIM</w:t>
      </w:r>
      <w:proofErr w:type="gramEnd"/>
      <w:r w:rsidRPr="005420E4">
        <w:t>_SMCR_SMS));</w:t>
      </w:r>
    </w:p>
    <w:p w14:paraId="78762172" w14:textId="77777777" w:rsidR="00412FAB" w:rsidRPr="005420E4" w:rsidRDefault="00412FAB" w:rsidP="00412FAB">
      <w:pPr>
        <w:widowControl/>
      </w:pPr>
      <w:r w:rsidRPr="005420E4">
        <w:t>}</w:t>
      </w:r>
    </w:p>
    <w:p w14:paraId="66EE1191" w14:textId="77777777" w:rsidR="00412FAB" w:rsidRPr="005420E4" w:rsidRDefault="00412FAB">
      <w:pPr>
        <w:widowControl/>
        <w:numPr>
          <w:ilvl w:val="0"/>
          <w:numId w:val="159"/>
        </w:numPr>
      </w:pPr>
      <w:r w:rsidRPr="005420E4">
        <w:t xml:space="preserve">通过清除 SMS 位，把定时器设置为 </w:t>
      </w:r>
      <w:r w:rsidRPr="005420E4">
        <w:rPr>
          <w:b/>
          <w:bCs/>
        </w:rPr>
        <w:t>主模式（内部时钟驱动）</w:t>
      </w:r>
      <w:r w:rsidRPr="005420E4">
        <w:t>。</w:t>
      </w:r>
    </w:p>
    <w:p w14:paraId="5624CAF4" w14:textId="77777777" w:rsidR="00412FAB" w:rsidRPr="005420E4" w:rsidRDefault="00000000" w:rsidP="00412FAB">
      <w:pPr>
        <w:widowControl/>
      </w:pPr>
      <w:r>
        <w:pict w14:anchorId="38473200">
          <v:rect id="_x0000_i1319" style="width:0;height:1.5pt" o:hralign="center" o:hrstd="t" o:hr="t" fillcolor="#a0a0a0" stroked="f"/>
        </w:pict>
      </w:r>
    </w:p>
    <w:p w14:paraId="5C8AE654" w14:textId="77777777" w:rsidR="00412FAB" w:rsidRPr="005420E4" w:rsidRDefault="00412FAB" w:rsidP="00412FAB">
      <w:pPr>
        <w:pStyle w:val="3"/>
      </w:pPr>
      <w:r w:rsidRPr="005420E4">
        <w:rPr>
          <w:rFonts w:ascii="Segoe UI Emoji" w:hAnsi="Segoe UI Emoji" w:cs="Segoe UI Emoji"/>
        </w:rPr>
        <w:t>✅</w:t>
      </w:r>
      <w:r w:rsidRPr="005420E4">
        <w:t xml:space="preserve"> 使用示例</w:t>
      </w:r>
    </w:p>
    <w:p w14:paraId="57B30FBD" w14:textId="77777777" w:rsidR="00412FAB" w:rsidRPr="005420E4" w:rsidRDefault="00412FAB" w:rsidP="00412FAB">
      <w:pPr>
        <w:widowControl/>
      </w:pPr>
      <w:r w:rsidRPr="005420E4">
        <w:t>一般流程如下：</w:t>
      </w:r>
    </w:p>
    <w:p w14:paraId="0B6F9CBB" w14:textId="77777777" w:rsidR="00412FAB" w:rsidRPr="005420E4" w:rsidRDefault="00412FAB" w:rsidP="00412FAB">
      <w:pPr>
        <w:widowControl/>
      </w:pPr>
      <w:r w:rsidRPr="005420E4">
        <w:t>RCC_APB1PeriphClockCmd(RCC_APB1Periph_TIM2, ENABLE);  // 打开TIM2时钟</w:t>
      </w:r>
    </w:p>
    <w:p w14:paraId="53DC67F5" w14:textId="77777777" w:rsidR="00412FAB" w:rsidRPr="005420E4" w:rsidRDefault="00412FAB" w:rsidP="00412FAB">
      <w:pPr>
        <w:widowControl/>
      </w:pPr>
    </w:p>
    <w:p w14:paraId="498CFA6B" w14:textId="77777777" w:rsidR="00412FAB" w:rsidRPr="005420E4" w:rsidRDefault="00412FAB" w:rsidP="00412FAB">
      <w:pPr>
        <w:widowControl/>
      </w:pPr>
      <w:proofErr w:type="spellStart"/>
      <w:r w:rsidRPr="005420E4">
        <w:t>TIM_InternalClockConfig</w:t>
      </w:r>
      <w:proofErr w:type="spellEnd"/>
      <w:r w:rsidRPr="005420E4">
        <w:t>(TIM2); // 设置TIM2时钟源为内部时钟（默认就是内部时钟，这里显式写出来）</w:t>
      </w:r>
    </w:p>
    <w:p w14:paraId="406FC199" w14:textId="77777777" w:rsidR="00412FAB" w:rsidRPr="005420E4" w:rsidRDefault="00412FAB" w:rsidP="00412FAB">
      <w:pPr>
        <w:widowControl/>
      </w:pPr>
    </w:p>
    <w:p w14:paraId="1A62E58C" w14:textId="77777777" w:rsidR="00412FAB" w:rsidRPr="005420E4" w:rsidRDefault="00412FAB" w:rsidP="00412FAB">
      <w:pPr>
        <w:widowControl/>
      </w:pPr>
      <w:proofErr w:type="spellStart"/>
      <w:r w:rsidRPr="005420E4">
        <w:lastRenderedPageBreak/>
        <w:t>TIM_TimeBaseInitTypeDef</w:t>
      </w:r>
      <w:proofErr w:type="spellEnd"/>
      <w:r w:rsidRPr="005420E4">
        <w:t xml:space="preserve"> </w:t>
      </w:r>
      <w:proofErr w:type="spellStart"/>
      <w:r w:rsidRPr="005420E4">
        <w:t>TIM_TimeBaseStructure</w:t>
      </w:r>
      <w:proofErr w:type="spellEnd"/>
      <w:r w:rsidRPr="005420E4">
        <w:t>;</w:t>
      </w:r>
    </w:p>
    <w:p w14:paraId="5F0CF2F7" w14:textId="77777777" w:rsidR="00412FAB" w:rsidRPr="005420E4" w:rsidRDefault="00412FAB" w:rsidP="00412FAB">
      <w:pPr>
        <w:widowControl/>
      </w:pPr>
      <w:proofErr w:type="spellStart"/>
      <w:r w:rsidRPr="005420E4">
        <w:t>TIM_TimeBaseStructure.TIM_Period</w:t>
      </w:r>
      <w:proofErr w:type="spellEnd"/>
      <w:r w:rsidRPr="005420E4">
        <w:t xml:space="preserve"> = 1000 - 1;</w:t>
      </w:r>
    </w:p>
    <w:p w14:paraId="0ED1D609" w14:textId="77777777" w:rsidR="00412FAB" w:rsidRPr="005420E4" w:rsidRDefault="00412FAB" w:rsidP="00412FAB">
      <w:pPr>
        <w:widowControl/>
      </w:pPr>
      <w:proofErr w:type="spellStart"/>
      <w:r w:rsidRPr="005420E4">
        <w:t>TIM_TimeBaseStructure.TIM_Prescaler</w:t>
      </w:r>
      <w:proofErr w:type="spellEnd"/>
      <w:r w:rsidRPr="005420E4">
        <w:t xml:space="preserve"> = 72 - 1;</w:t>
      </w:r>
    </w:p>
    <w:p w14:paraId="230CC4C1" w14:textId="77777777" w:rsidR="00412FAB" w:rsidRPr="005420E4" w:rsidRDefault="00412FAB" w:rsidP="00412FAB">
      <w:pPr>
        <w:widowControl/>
      </w:pPr>
      <w:proofErr w:type="spellStart"/>
      <w:r w:rsidRPr="005420E4">
        <w:t>TIM_TimeBaseStructure.TIM_ClockDivision</w:t>
      </w:r>
      <w:proofErr w:type="spellEnd"/>
      <w:r w:rsidRPr="005420E4">
        <w:t xml:space="preserve"> = 0;</w:t>
      </w:r>
    </w:p>
    <w:p w14:paraId="3BE4DD68" w14:textId="77777777" w:rsidR="00412FAB" w:rsidRPr="005420E4" w:rsidRDefault="00412FAB" w:rsidP="00412FAB">
      <w:pPr>
        <w:widowControl/>
      </w:pPr>
      <w:proofErr w:type="spellStart"/>
      <w:r w:rsidRPr="005420E4">
        <w:t>TIM_TimeBaseStructure.TIM_CounterMode</w:t>
      </w:r>
      <w:proofErr w:type="spellEnd"/>
      <w:r w:rsidRPr="005420E4">
        <w:t xml:space="preserve"> = </w:t>
      </w:r>
      <w:proofErr w:type="spellStart"/>
      <w:r w:rsidRPr="005420E4">
        <w:t>TIM_CounterMode_Up</w:t>
      </w:r>
      <w:proofErr w:type="spellEnd"/>
      <w:r w:rsidRPr="005420E4">
        <w:t>;</w:t>
      </w:r>
    </w:p>
    <w:p w14:paraId="560EA896" w14:textId="77777777" w:rsidR="00412FAB" w:rsidRPr="005420E4" w:rsidRDefault="00412FAB" w:rsidP="00412FAB">
      <w:pPr>
        <w:widowControl/>
      </w:pPr>
      <w:proofErr w:type="spellStart"/>
      <w:r w:rsidRPr="005420E4">
        <w:t>TIM_</w:t>
      </w:r>
      <w:proofErr w:type="gramStart"/>
      <w:r w:rsidRPr="005420E4">
        <w:t>TimeBaseInit</w:t>
      </w:r>
      <w:proofErr w:type="spellEnd"/>
      <w:r w:rsidRPr="005420E4">
        <w:t>(</w:t>
      </w:r>
      <w:proofErr w:type="gramEnd"/>
      <w:r w:rsidRPr="005420E4">
        <w:t>TIM2, &amp;</w:t>
      </w:r>
      <w:proofErr w:type="spellStart"/>
      <w:r w:rsidRPr="005420E4">
        <w:t>TIM_TimeBaseStructure</w:t>
      </w:r>
      <w:proofErr w:type="spellEnd"/>
      <w:r w:rsidRPr="005420E4">
        <w:t>);</w:t>
      </w:r>
    </w:p>
    <w:p w14:paraId="0B66591D" w14:textId="77777777" w:rsidR="00412FAB" w:rsidRPr="005420E4" w:rsidRDefault="00412FAB" w:rsidP="00412FAB">
      <w:pPr>
        <w:widowControl/>
      </w:pPr>
    </w:p>
    <w:p w14:paraId="7075601C" w14:textId="77777777" w:rsidR="00412FAB" w:rsidRPr="005420E4" w:rsidRDefault="00412FAB" w:rsidP="00412FAB">
      <w:pPr>
        <w:widowControl/>
      </w:pPr>
      <w:r w:rsidRPr="005420E4">
        <w:t>TIM_Cmd(TIM2, ENABLE); // 启动定时器</w:t>
      </w:r>
    </w:p>
    <w:p w14:paraId="61F50350" w14:textId="77777777" w:rsidR="00412FAB" w:rsidRPr="005420E4" w:rsidRDefault="00412FAB" w:rsidP="00412FAB">
      <w:pPr>
        <w:widowControl/>
      </w:pPr>
      <w:r w:rsidRPr="005420E4">
        <w:t>这里定时器时钟 = 72 MHz / 72 = 1 MHz，每计数 1000 次溢出 → 1 kHz (1ms)。</w:t>
      </w:r>
    </w:p>
    <w:p w14:paraId="0F8CF8B2" w14:textId="77777777" w:rsidR="00412FAB" w:rsidRPr="005420E4" w:rsidRDefault="00000000" w:rsidP="00412FAB">
      <w:pPr>
        <w:widowControl/>
      </w:pPr>
      <w:r>
        <w:pict w14:anchorId="1E55ECFD">
          <v:rect id="_x0000_i1320" style="width:0;height:1.5pt" o:hralign="center" o:hrstd="t" o:hr="t" fillcolor="#a0a0a0" stroked="f"/>
        </w:pict>
      </w:r>
    </w:p>
    <w:p w14:paraId="2E2D75F8" w14:textId="77777777" w:rsidR="00412FAB" w:rsidRPr="005420E4" w:rsidRDefault="00412FAB" w:rsidP="00412FAB">
      <w:pPr>
        <w:pStyle w:val="3"/>
      </w:pPr>
      <w:r w:rsidRPr="005420E4">
        <w:rPr>
          <w:rFonts w:ascii="Segoe UI Emoji" w:hAnsi="Segoe UI Emoji" w:cs="Segoe UI Emoji"/>
        </w:rPr>
        <w:t>🚩</w:t>
      </w:r>
      <w:r w:rsidRPr="005420E4">
        <w:t>注意</w:t>
      </w:r>
    </w:p>
    <w:p w14:paraId="21137281" w14:textId="77777777" w:rsidR="00412FAB" w:rsidRPr="005420E4" w:rsidRDefault="00412FAB">
      <w:pPr>
        <w:widowControl/>
        <w:numPr>
          <w:ilvl w:val="0"/>
          <w:numId w:val="160"/>
        </w:numPr>
      </w:pPr>
      <w:r w:rsidRPr="005420E4">
        <w:rPr>
          <w:b/>
          <w:bCs/>
          <w:color w:val="EE0000"/>
        </w:rPr>
        <w:t>默认情况下，定时器就是内部时钟驱动</w:t>
      </w:r>
      <w:r w:rsidRPr="005420E4">
        <w:t>，所以多数情况下</w:t>
      </w:r>
      <w:r w:rsidRPr="005420E4">
        <w:rPr>
          <w:color w:val="EE0000"/>
        </w:rPr>
        <w:t>可以</w:t>
      </w:r>
      <w:r w:rsidRPr="00E5297A">
        <w:rPr>
          <w:b/>
          <w:bCs/>
          <w:color w:val="EE0000"/>
        </w:rPr>
        <w:t>不调用</w:t>
      </w:r>
      <w:r w:rsidRPr="005420E4">
        <w:t xml:space="preserve"> </w:t>
      </w:r>
      <w:proofErr w:type="spellStart"/>
      <w:r w:rsidRPr="005420E4">
        <w:t>TIM_InternalClockConfig</w:t>
      </w:r>
      <w:proofErr w:type="spellEnd"/>
      <w:r w:rsidRPr="005420E4">
        <w:t>()，但如果之前配置过外部时钟源，想改回内部时钟，就要调用它。</w:t>
      </w:r>
    </w:p>
    <w:p w14:paraId="021C7650" w14:textId="77777777" w:rsidR="00412FAB" w:rsidRDefault="00412FAB">
      <w:pPr>
        <w:widowControl/>
        <w:numPr>
          <w:ilvl w:val="0"/>
          <w:numId w:val="160"/>
        </w:numPr>
      </w:pPr>
      <w:r w:rsidRPr="005420E4">
        <w:t xml:space="preserve">如果要使用外部时钟/触发输入，则需要用 </w:t>
      </w:r>
      <w:proofErr w:type="spellStart"/>
      <w:r w:rsidRPr="005420E4">
        <w:t>TIM_ITRxExternalClockConfig</w:t>
      </w:r>
      <w:proofErr w:type="spellEnd"/>
      <w:r w:rsidRPr="005420E4">
        <w:t>() 或 TIM_ETRClockMode1Config() 等函数。</w:t>
      </w:r>
    </w:p>
    <w:p w14:paraId="18F39E6D" w14:textId="77777777" w:rsidR="00412FAB" w:rsidRDefault="00412FAB" w:rsidP="00412FAB">
      <w:pPr>
        <w:pStyle w:val="2"/>
      </w:pPr>
      <w:proofErr w:type="spellStart"/>
      <w:r w:rsidRPr="00440497">
        <w:t>TIM_ITRxExternalClockConfig</w:t>
      </w:r>
      <w:proofErr w:type="spellEnd"/>
      <w:r>
        <w:rPr>
          <w:rFonts w:hint="eastAsia"/>
        </w:rPr>
        <w:t>()</w:t>
      </w:r>
      <w:r>
        <w:br/>
      </w:r>
      <w:r w:rsidRPr="008F68E3">
        <w:t xml:space="preserve">把定时器配置为外部时钟模式 1（External Clock Mode 1），时钟来源是内部触发输入 </w:t>
      </w:r>
      <w:proofErr w:type="spellStart"/>
      <w:r w:rsidRPr="008F68E3">
        <w:t>ITRx</w:t>
      </w:r>
      <w:proofErr w:type="spellEnd"/>
    </w:p>
    <w:p w14:paraId="55117A64" w14:textId="77777777" w:rsidR="00412FAB" w:rsidRPr="008F68E3" w:rsidRDefault="00412FAB" w:rsidP="00412FAB">
      <w:pPr>
        <w:widowControl/>
      </w:pPr>
      <w:r w:rsidRPr="008F68E3">
        <w:t>你问到的这个函数：</w:t>
      </w:r>
    </w:p>
    <w:p w14:paraId="1A91210D" w14:textId="77777777" w:rsidR="00412FAB" w:rsidRPr="008F68E3" w:rsidRDefault="00412FAB" w:rsidP="00412FAB">
      <w:pPr>
        <w:widowControl/>
      </w:pPr>
      <w:r w:rsidRPr="008F68E3">
        <w:t xml:space="preserve">void </w:t>
      </w:r>
      <w:proofErr w:type="spellStart"/>
      <w:r w:rsidRPr="008F68E3">
        <w:t>TIM_</w:t>
      </w:r>
      <w:proofErr w:type="gramStart"/>
      <w:r w:rsidRPr="008F68E3">
        <w:t>ITRxExternalClockConfig</w:t>
      </w:r>
      <w:proofErr w:type="spellEnd"/>
      <w:r w:rsidRPr="008F68E3">
        <w:t>(</w:t>
      </w:r>
      <w:proofErr w:type="spellStart"/>
      <w:proofErr w:type="gramEnd"/>
      <w:r w:rsidRPr="008F68E3">
        <w:t>TIM_TypeDef</w:t>
      </w:r>
      <w:proofErr w:type="spellEnd"/>
      <w:r w:rsidRPr="008F68E3">
        <w:t xml:space="preserve">* </w:t>
      </w:r>
      <w:proofErr w:type="spellStart"/>
      <w:r w:rsidRPr="008F68E3">
        <w:t>TIMx</w:t>
      </w:r>
      <w:proofErr w:type="spellEnd"/>
      <w:r w:rsidRPr="008F68E3">
        <w:t xml:space="preserve">, uint16_t </w:t>
      </w:r>
      <w:proofErr w:type="spellStart"/>
      <w:r w:rsidRPr="008F68E3">
        <w:t>TIM_InputTriggerSource</w:t>
      </w:r>
      <w:proofErr w:type="spellEnd"/>
      <w:r w:rsidRPr="008F68E3">
        <w:t>);</w:t>
      </w:r>
    </w:p>
    <w:p w14:paraId="4CADB794" w14:textId="77777777" w:rsidR="00412FAB" w:rsidRDefault="00412FAB" w:rsidP="00412FAB">
      <w:pPr>
        <w:widowControl/>
      </w:pPr>
      <w:r w:rsidRPr="008F68E3">
        <w:t xml:space="preserve">同样属于 </w:t>
      </w:r>
      <w:r w:rsidRPr="008F68E3">
        <w:rPr>
          <w:b/>
          <w:bCs/>
        </w:rPr>
        <w:t>标准外设库（</w:t>
      </w:r>
      <w:proofErr w:type="spellStart"/>
      <w:r w:rsidRPr="008F68E3">
        <w:rPr>
          <w:b/>
          <w:bCs/>
        </w:rPr>
        <w:t>StdPeriph</w:t>
      </w:r>
      <w:proofErr w:type="spellEnd"/>
      <w:r w:rsidRPr="008F68E3">
        <w:rPr>
          <w:b/>
          <w:bCs/>
        </w:rPr>
        <w:t xml:space="preserve"> Library）</w:t>
      </w:r>
      <w:r w:rsidRPr="008F68E3">
        <w:t>，它的作用是：</w:t>
      </w:r>
      <w:r w:rsidRPr="008F68E3">
        <w:br/>
      </w:r>
      <w:r w:rsidRPr="008F68E3">
        <w:rPr>
          <w:rFonts w:ascii="Segoe UI Emoji" w:hAnsi="Segoe UI Emoji" w:cs="Segoe UI Emoji"/>
        </w:rPr>
        <w:t>👉</w:t>
      </w:r>
      <w:r w:rsidRPr="008F68E3">
        <w:t xml:space="preserve"> </w:t>
      </w:r>
      <w:r w:rsidRPr="008F68E3">
        <w:rPr>
          <w:b/>
          <w:bCs/>
        </w:rPr>
        <w:t>把定时器配置为</w:t>
      </w:r>
      <w:r w:rsidRPr="006863B4">
        <w:rPr>
          <w:b/>
          <w:bCs/>
          <w:color w:val="EE0000"/>
        </w:rPr>
        <w:t>外部时钟模式 1</w:t>
      </w:r>
      <w:r w:rsidRPr="008F68E3">
        <w:rPr>
          <w:b/>
          <w:bCs/>
        </w:rPr>
        <w:t>（External Clock Mode 1），时钟来源是</w:t>
      </w:r>
      <w:r w:rsidRPr="006863B4">
        <w:rPr>
          <w:b/>
          <w:bCs/>
          <w:color w:val="EE0000"/>
        </w:rPr>
        <w:t xml:space="preserve">内部触发输入 </w:t>
      </w:r>
      <w:proofErr w:type="spellStart"/>
      <w:r w:rsidRPr="006863B4">
        <w:rPr>
          <w:b/>
          <w:bCs/>
          <w:color w:val="EE0000"/>
        </w:rPr>
        <w:t>ITRx</w:t>
      </w:r>
      <w:proofErr w:type="spellEnd"/>
      <w:r>
        <w:rPr>
          <w:rFonts w:hint="eastAsia"/>
          <w:b/>
          <w:bCs/>
          <w:color w:val="EE0000"/>
        </w:rPr>
        <w:t>(其他定时器)</w:t>
      </w:r>
      <w:r w:rsidRPr="008F68E3">
        <w:t>。</w:t>
      </w:r>
    </w:p>
    <w:p w14:paraId="3F688A06" w14:textId="77777777" w:rsidR="00412FAB" w:rsidRPr="008F68E3" w:rsidRDefault="00412FAB" w:rsidP="00412FAB">
      <w:pPr>
        <w:widowControl/>
      </w:pPr>
      <w:r>
        <w:rPr>
          <w:noProof/>
        </w:rPr>
        <w:lastRenderedPageBreak/>
        <w:drawing>
          <wp:inline distT="0" distB="0" distL="0" distR="0" wp14:anchorId="26D8DB78" wp14:editId="68685F09">
            <wp:extent cx="5274310" cy="2978150"/>
            <wp:effectExtent l="0" t="0" r="2540" b="0"/>
            <wp:docPr id="6952296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29657" name="图片 1" descr="图示&#10;&#10;AI 生成的内容可能不正确。"/>
                    <pic:cNvPicPr/>
                  </pic:nvPicPr>
                  <pic:blipFill>
                    <a:blip r:embed="rId26"/>
                    <a:stretch>
                      <a:fillRect/>
                    </a:stretch>
                  </pic:blipFill>
                  <pic:spPr>
                    <a:xfrm>
                      <a:off x="0" y="0"/>
                      <a:ext cx="5274310" cy="2978150"/>
                    </a:xfrm>
                    <a:prstGeom prst="rect">
                      <a:avLst/>
                    </a:prstGeom>
                  </pic:spPr>
                </pic:pic>
              </a:graphicData>
            </a:graphic>
          </wp:inline>
        </w:drawing>
      </w:r>
    </w:p>
    <w:p w14:paraId="2883D92E" w14:textId="77777777" w:rsidR="00412FAB" w:rsidRPr="008F68E3" w:rsidRDefault="00000000" w:rsidP="00412FAB">
      <w:pPr>
        <w:widowControl/>
      </w:pPr>
      <w:r>
        <w:pict w14:anchorId="61716838">
          <v:rect id="_x0000_i1321" style="width:0;height:1.5pt" o:hralign="center" o:hrstd="t" o:hr="t" fillcolor="#a0a0a0" stroked="f"/>
        </w:pict>
      </w:r>
    </w:p>
    <w:p w14:paraId="652F7ABF" w14:textId="77777777" w:rsidR="00412FAB" w:rsidRPr="008F68E3" w:rsidRDefault="00412FAB" w:rsidP="00412FAB">
      <w:pPr>
        <w:pStyle w:val="3"/>
      </w:pPr>
      <w:r w:rsidRPr="008F68E3">
        <w:rPr>
          <w:rFonts w:ascii="Segoe UI Emoji" w:hAnsi="Segoe UI Emoji" w:cs="Segoe UI Emoji"/>
        </w:rPr>
        <w:t>📘</w:t>
      </w:r>
      <w:r w:rsidRPr="008F68E3">
        <w:t xml:space="preserve"> 功能说明</w:t>
      </w:r>
    </w:p>
    <w:p w14:paraId="6984E4B3" w14:textId="77777777" w:rsidR="00412FAB" w:rsidRPr="008F68E3" w:rsidRDefault="00412FAB">
      <w:pPr>
        <w:widowControl/>
        <w:numPr>
          <w:ilvl w:val="0"/>
          <w:numId w:val="161"/>
        </w:numPr>
      </w:pPr>
      <w:r w:rsidRPr="008F68E3">
        <w:t xml:space="preserve">STM32 的定时器除了用内部时钟（CK_INT），还可以用 </w:t>
      </w:r>
      <w:r w:rsidRPr="008F68E3">
        <w:rPr>
          <w:b/>
          <w:bCs/>
        </w:rPr>
        <w:t>外部时钟源</w:t>
      </w:r>
      <w:r w:rsidRPr="008F68E3">
        <w:t>。</w:t>
      </w:r>
    </w:p>
    <w:p w14:paraId="2A4695C6" w14:textId="77777777" w:rsidR="00412FAB" w:rsidRPr="008F68E3" w:rsidRDefault="00412FAB">
      <w:pPr>
        <w:widowControl/>
        <w:numPr>
          <w:ilvl w:val="0"/>
          <w:numId w:val="161"/>
        </w:numPr>
      </w:pPr>
      <w:r w:rsidRPr="008F68E3">
        <w:t>外部时钟有两类：</w:t>
      </w:r>
    </w:p>
    <w:p w14:paraId="70EC923C" w14:textId="77777777" w:rsidR="00412FAB" w:rsidRPr="008F68E3" w:rsidRDefault="00412FAB">
      <w:pPr>
        <w:widowControl/>
        <w:numPr>
          <w:ilvl w:val="1"/>
          <w:numId w:val="161"/>
        </w:numPr>
      </w:pPr>
      <w:r w:rsidRPr="008F68E3">
        <w:rPr>
          <w:b/>
          <w:bCs/>
        </w:rPr>
        <w:t>外部管脚时钟（ETR/</w:t>
      </w:r>
      <w:proofErr w:type="spellStart"/>
      <w:r w:rsidRPr="008F68E3">
        <w:rPr>
          <w:b/>
          <w:bCs/>
        </w:rPr>
        <w:t>TIx</w:t>
      </w:r>
      <w:proofErr w:type="spellEnd"/>
      <w:r w:rsidRPr="008F68E3">
        <w:rPr>
          <w:b/>
          <w:bCs/>
        </w:rPr>
        <w:t xml:space="preserve"> 引脚输入）</w:t>
      </w:r>
      <w:r w:rsidRPr="008F68E3">
        <w:t>。</w:t>
      </w:r>
    </w:p>
    <w:p w14:paraId="3EB308AD" w14:textId="77777777" w:rsidR="00412FAB" w:rsidRPr="008F68E3" w:rsidRDefault="00412FAB">
      <w:pPr>
        <w:widowControl/>
        <w:numPr>
          <w:ilvl w:val="1"/>
          <w:numId w:val="161"/>
        </w:numPr>
      </w:pPr>
      <w:r w:rsidRPr="008F68E3">
        <w:rPr>
          <w:b/>
          <w:bCs/>
        </w:rPr>
        <w:t>来自其他定时器的触发输出（</w:t>
      </w:r>
      <w:proofErr w:type="spellStart"/>
      <w:r w:rsidRPr="008F68E3">
        <w:rPr>
          <w:b/>
          <w:bCs/>
        </w:rPr>
        <w:t>ITRx</w:t>
      </w:r>
      <w:proofErr w:type="spellEnd"/>
      <w:r w:rsidRPr="008F68E3">
        <w:rPr>
          <w:b/>
          <w:bCs/>
        </w:rPr>
        <w:t>）</w:t>
      </w:r>
      <w:r w:rsidRPr="008F68E3">
        <w:t>。</w:t>
      </w:r>
    </w:p>
    <w:p w14:paraId="75609881" w14:textId="77777777" w:rsidR="00412FAB" w:rsidRPr="008F68E3" w:rsidRDefault="00412FAB">
      <w:pPr>
        <w:widowControl/>
        <w:numPr>
          <w:ilvl w:val="0"/>
          <w:numId w:val="161"/>
        </w:numPr>
      </w:pPr>
      <w:r w:rsidRPr="008F68E3">
        <w:t>这个函数就是</w:t>
      </w:r>
      <w:proofErr w:type="gramStart"/>
      <w:r w:rsidRPr="008F68E3">
        <w:t xml:space="preserve">第 2 </w:t>
      </w:r>
      <w:proofErr w:type="gramEnd"/>
      <w:r w:rsidRPr="008F68E3">
        <w:t>种：</w:t>
      </w:r>
      <w:r w:rsidRPr="008F68E3">
        <w:rPr>
          <w:b/>
          <w:bCs/>
        </w:rPr>
        <w:t xml:space="preserve">把 </w:t>
      </w:r>
      <w:proofErr w:type="spellStart"/>
      <w:r w:rsidRPr="008F68E3">
        <w:rPr>
          <w:b/>
          <w:bCs/>
        </w:rPr>
        <w:t>TIMx</w:t>
      </w:r>
      <w:proofErr w:type="spellEnd"/>
      <w:r w:rsidRPr="008F68E3">
        <w:rPr>
          <w:b/>
          <w:bCs/>
        </w:rPr>
        <w:t xml:space="preserve"> 的时钟源设置为其他定时器的触发信号</w:t>
      </w:r>
      <w:r w:rsidRPr="008F68E3">
        <w:t>。</w:t>
      </w:r>
    </w:p>
    <w:p w14:paraId="15C78DE5" w14:textId="77777777" w:rsidR="00412FAB" w:rsidRPr="008F68E3" w:rsidRDefault="00412FAB">
      <w:pPr>
        <w:widowControl/>
        <w:numPr>
          <w:ilvl w:val="0"/>
          <w:numId w:val="161"/>
        </w:numPr>
      </w:pPr>
      <w:r w:rsidRPr="008F68E3">
        <w:t xml:space="preserve">这样可以实现 </w:t>
      </w:r>
      <w:r w:rsidRPr="008F68E3">
        <w:rPr>
          <w:b/>
          <w:bCs/>
        </w:rPr>
        <w:t>定时器之间的同步</w:t>
      </w:r>
      <w:r w:rsidRPr="008F68E3">
        <w:t>。</w:t>
      </w:r>
    </w:p>
    <w:p w14:paraId="239B3594" w14:textId="77777777" w:rsidR="00412FAB" w:rsidRPr="008F68E3" w:rsidRDefault="00000000" w:rsidP="00412FAB">
      <w:pPr>
        <w:widowControl/>
      </w:pPr>
      <w:r>
        <w:pict w14:anchorId="56B82307">
          <v:rect id="_x0000_i1322" style="width:0;height:1.5pt" o:hralign="center" o:hrstd="t" o:hr="t" fillcolor="#a0a0a0" stroked="f"/>
        </w:pict>
      </w:r>
    </w:p>
    <w:p w14:paraId="146328C3" w14:textId="77777777" w:rsidR="00412FAB" w:rsidRPr="008F68E3" w:rsidRDefault="00412FAB" w:rsidP="00412FAB">
      <w:pPr>
        <w:pStyle w:val="3"/>
      </w:pPr>
      <w:r w:rsidRPr="008F68E3">
        <w:rPr>
          <w:rFonts w:ascii="Segoe UI Emoji" w:hAnsi="Segoe UI Emoji" w:cs="Segoe UI Emoji"/>
        </w:rPr>
        <w:t>📖</w:t>
      </w:r>
      <w:r w:rsidRPr="008F68E3">
        <w:t xml:space="preserve"> 参数说明</w:t>
      </w:r>
    </w:p>
    <w:p w14:paraId="3B1F8AF2" w14:textId="77777777" w:rsidR="00412FAB" w:rsidRPr="008F68E3" w:rsidRDefault="00412FAB">
      <w:pPr>
        <w:widowControl/>
        <w:numPr>
          <w:ilvl w:val="0"/>
          <w:numId w:val="162"/>
        </w:numPr>
      </w:pPr>
      <w:proofErr w:type="spellStart"/>
      <w:r w:rsidRPr="008F68E3">
        <w:rPr>
          <w:b/>
          <w:bCs/>
        </w:rPr>
        <w:t>TIMx</w:t>
      </w:r>
      <w:proofErr w:type="spellEnd"/>
    </w:p>
    <w:p w14:paraId="4422320B" w14:textId="77777777" w:rsidR="00412FAB" w:rsidRPr="008F68E3" w:rsidRDefault="00412FAB">
      <w:pPr>
        <w:widowControl/>
        <w:numPr>
          <w:ilvl w:val="1"/>
          <w:numId w:val="162"/>
        </w:numPr>
      </w:pPr>
      <w:r w:rsidRPr="008F68E3">
        <w:t>要配置的定时器（如 TIM2、TIM3 等）。</w:t>
      </w:r>
    </w:p>
    <w:p w14:paraId="6EE69873" w14:textId="77777777" w:rsidR="00412FAB" w:rsidRPr="008F68E3" w:rsidRDefault="00412FAB">
      <w:pPr>
        <w:widowControl/>
        <w:numPr>
          <w:ilvl w:val="0"/>
          <w:numId w:val="162"/>
        </w:numPr>
      </w:pPr>
      <w:proofErr w:type="spellStart"/>
      <w:r w:rsidRPr="008F68E3">
        <w:rPr>
          <w:b/>
          <w:bCs/>
        </w:rPr>
        <w:t>TIM_InputTriggerSource</w:t>
      </w:r>
      <w:proofErr w:type="spellEnd"/>
    </w:p>
    <w:p w14:paraId="1F73666C" w14:textId="77777777" w:rsidR="00412FAB" w:rsidRPr="008F68E3" w:rsidRDefault="00412FAB">
      <w:pPr>
        <w:widowControl/>
        <w:numPr>
          <w:ilvl w:val="1"/>
          <w:numId w:val="162"/>
        </w:numPr>
      </w:pPr>
      <w:r w:rsidRPr="008F68E3">
        <w:t>指定触发输入来源（宏定义，取值如下）：</w:t>
      </w:r>
    </w:p>
    <w:p w14:paraId="292CED6A" w14:textId="77777777" w:rsidR="00412FAB" w:rsidRPr="008F68E3" w:rsidRDefault="00412FAB">
      <w:pPr>
        <w:widowControl/>
        <w:numPr>
          <w:ilvl w:val="2"/>
          <w:numId w:val="162"/>
        </w:numPr>
      </w:pPr>
      <w:r w:rsidRPr="008F68E3">
        <w:t>TIM_TS_ITR0 → ITR0 输入（对应某个定时器的 TRGO 信号）。</w:t>
      </w:r>
    </w:p>
    <w:p w14:paraId="3B9CCD7B" w14:textId="77777777" w:rsidR="00412FAB" w:rsidRPr="008F68E3" w:rsidRDefault="00412FAB">
      <w:pPr>
        <w:widowControl/>
        <w:numPr>
          <w:ilvl w:val="2"/>
          <w:numId w:val="162"/>
        </w:numPr>
      </w:pPr>
      <w:r w:rsidRPr="008F68E3">
        <w:t>TIM_TS_ITR1 → ITR1 输入。</w:t>
      </w:r>
    </w:p>
    <w:p w14:paraId="0983B696" w14:textId="77777777" w:rsidR="00412FAB" w:rsidRPr="008F68E3" w:rsidRDefault="00412FAB">
      <w:pPr>
        <w:widowControl/>
        <w:numPr>
          <w:ilvl w:val="2"/>
          <w:numId w:val="162"/>
        </w:numPr>
      </w:pPr>
      <w:r w:rsidRPr="008F68E3">
        <w:lastRenderedPageBreak/>
        <w:t>TIM_TS_ITR2 → ITR2 输入。</w:t>
      </w:r>
    </w:p>
    <w:p w14:paraId="1D00563C" w14:textId="77777777" w:rsidR="00412FAB" w:rsidRPr="008F68E3" w:rsidRDefault="00412FAB">
      <w:pPr>
        <w:widowControl/>
        <w:numPr>
          <w:ilvl w:val="2"/>
          <w:numId w:val="162"/>
        </w:numPr>
      </w:pPr>
      <w:r w:rsidRPr="008F68E3">
        <w:t>TIM_TS_ITR3 → ITR3 输入。</w:t>
      </w:r>
    </w:p>
    <w:p w14:paraId="30F9090D" w14:textId="77777777" w:rsidR="00412FAB" w:rsidRPr="008F68E3" w:rsidRDefault="00412FAB" w:rsidP="00412FAB">
      <w:pPr>
        <w:widowControl/>
      </w:pPr>
      <w:r w:rsidRPr="008F68E3">
        <w:rPr>
          <w:rFonts w:ascii="Segoe UI Emoji" w:hAnsi="Segoe UI Emoji" w:cs="Segoe UI Emoji"/>
        </w:rPr>
        <w:t>⚠️</w:t>
      </w:r>
      <w:r w:rsidRPr="008F68E3">
        <w:t xml:space="preserve"> 不同芯片里，</w:t>
      </w:r>
      <w:r w:rsidRPr="008F68E3">
        <w:rPr>
          <w:b/>
          <w:bCs/>
        </w:rPr>
        <w:t>ITR0~3 具体对应哪个定时器的 TRGO 信号要查参考手册</w:t>
      </w:r>
      <w:r w:rsidRPr="008F68E3">
        <w:t>。例如在 STM32F103：</w:t>
      </w:r>
    </w:p>
    <w:p w14:paraId="5CDCF59D" w14:textId="77777777" w:rsidR="00412FAB" w:rsidRPr="008F68E3" w:rsidRDefault="00412FAB">
      <w:pPr>
        <w:widowControl/>
        <w:numPr>
          <w:ilvl w:val="0"/>
          <w:numId w:val="163"/>
        </w:numPr>
      </w:pPr>
      <w:r w:rsidRPr="008F68E3">
        <w:t>TIM2 ITR1 ← TIM1 TRGO</w:t>
      </w:r>
    </w:p>
    <w:p w14:paraId="23C7633A" w14:textId="77777777" w:rsidR="00412FAB" w:rsidRPr="008F68E3" w:rsidRDefault="00412FAB">
      <w:pPr>
        <w:widowControl/>
        <w:numPr>
          <w:ilvl w:val="0"/>
          <w:numId w:val="163"/>
        </w:numPr>
      </w:pPr>
      <w:r w:rsidRPr="008F68E3">
        <w:t>TIM3 ITR1 ← TIM1 TRGO，ITR2 ← TIM2 TRGO</w:t>
      </w:r>
    </w:p>
    <w:p w14:paraId="33365DB8" w14:textId="77777777" w:rsidR="00412FAB" w:rsidRPr="008F68E3" w:rsidRDefault="00412FAB">
      <w:pPr>
        <w:widowControl/>
        <w:numPr>
          <w:ilvl w:val="0"/>
          <w:numId w:val="163"/>
        </w:numPr>
      </w:pPr>
      <w:r w:rsidRPr="008F68E3">
        <w:t>TIM4 ITR1 ← TIM1 TRGO，ITR2 ← TIM2 TRGO，ITR3 ← TIM3 TRGO</w:t>
      </w:r>
    </w:p>
    <w:p w14:paraId="47B637C8" w14:textId="77777777" w:rsidR="00412FAB" w:rsidRPr="008F68E3" w:rsidRDefault="00000000" w:rsidP="00412FAB">
      <w:pPr>
        <w:widowControl/>
      </w:pPr>
      <w:r>
        <w:pict w14:anchorId="7124B8F4">
          <v:rect id="_x0000_i1323" style="width:0;height:1.5pt" o:hralign="center" o:hrstd="t" o:hr="t" fillcolor="#a0a0a0" stroked="f"/>
        </w:pict>
      </w:r>
    </w:p>
    <w:p w14:paraId="3486C8A0" w14:textId="77777777" w:rsidR="00412FAB" w:rsidRPr="008F68E3" w:rsidRDefault="00412FAB" w:rsidP="00412FAB">
      <w:pPr>
        <w:pStyle w:val="3"/>
      </w:pPr>
      <w:r w:rsidRPr="008F68E3">
        <w:rPr>
          <w:rFonts w:ascii="Segoe UI Emoji" w:hAnsi="Segoe UI Emoji" w:cs="Segoe UI Emoji"/>
        </w:rPr>
        <w:t>⚙️</w:t>
      </w:r>
      <w:r w:rsidRPr="008F68E3">
        <w:t xml:space="preserve"> 底层原理</w:t>
      </w:r>
    </w:p>
    <w:p w14:paraId="31CB7B37" w14:textId="77777777" w:rsidR="00412FAB" w:rsidRPr="008F68E3" w:rsidRDefault="00412FAB" w:rsidP="00412FAB">
      <w:pPr>
        <w:widowControl/>
      </w:pPr>
      <w:r w:rsidRPr="008F68E3">
        <w:t>函数内部相当于做了两件事：</w:t>
      </w:r>
    </w:p>
    <w:p w14:paraId="6642C5B2" w14:textId="77777777" w:rsidR="00412FAB" w:rsidRPr="008F68E3" w:rsidRDefault="00412FAB">
      <w:pPr>
        <w:widowControl/>
        <w:numPr>
          <w:ilvl w:val="0"/>
          <w:numId w:val="164"/>
        </w:numPr>
      </w:pPr>
      <w:r w:rsidRPr="008F68E3">
        <w:t xml:space="preserve">设置 </w:t>
      </w:r>
      <w:r w:rsidRPr="008F68E3">
        <w:rPr>
          <w:color w:val="EE0000"/>
        </w:rPr>
        <w:t>SMCR（从模式控制寄存器）</w:t>
      </w:r>
      <w:r w:rsidRPr="008F68E3">
        <w:t xml:space="preserve">的 </w:t>
      </w:r>
      <w:r w:rsidRPr="008F68E3">
        <w:rPr>
          <w:b/>
          <w:bCs/>
        </w:rPr>
        <w:t xml:space="preserve">触发源 </w:t>
      </w:r>
      <w:r w:rsidRPr="008F68E3">
        <w:rPr>
          <w:b/>
          <w:bCs/>
          <w:color w:val="EE0000"/>
        </w:rPr>
        <w:t xml:space="preserve">TS = </w:t>
      </w:r>
      <w:proofErr w:type="spellStart"/>
      <w:r w:rsidRPr="008F68E3">
        <w:rPr>
          <w:b/>
          <w:bCs/>
          <w:color w:val="EE0000"/>
        </w:rPr>
        <w:t>ITRx</w:t>
      </w:r>
      <w:proofErr w:type="spellEnd"/>
      <w:r w:rsidRPr="008F68E3">
        <w:t>。</w:t>
      </w:r>
    </w:p>
    <w:p w14:paraId="2AA719E7" w14:textId="77777777" w:rsidR="00412FAB" w:rsidRPr="008F68E3" w:rsidRDefault="00412FAB">
      <w:pPr>
        <w:widowControl/>
        <w:numPr>
          <w:ilvl w:val="0"/>
          <w:numId w:val="164"/>
        </w:numPr>
      </w:pPr>
      <w:r w:rsidRPr="008F68E3">
        <w:t xml:space="preserve">设置 SMCR 的 </w:t>
      </w:r>
      <w:r w:rsidRPr="008F68E3">
        <w:rPr>
          <w:b/>
          <w:bCs/>
        </w:rPr>
        <w:t>从模式选择 SMS = External Clock Mode 1</w:t>
      </w:r>
      <w:r w:rsidRPr="008F68E3">
        <w:t>。</w:t>
      </w:r>
    </w:p>
    <w:p w14:paraId="67997D65" w14:textId="77777777" w:rsidR="00412FAB" w:rsidRPr="008F68E3" w:rsidRDefault="00412FAB" w:rsidP="00412FAB">
      <w:pPr>
        <w:widowControl/>
      </w:pPr>
      <w:r w:rsidRPr="008F68E3">
        <w:t>相当于：</w:t>
      </w:r>
    </w:p>
    <w:p w14:paraId="066C7AAA" w14:textId="77777777" w:rsidR="00412FAB" w:rsidRPr="008F68E3" w:rsidRDefault="00412FAB" w:rsidP="00412FAB">
      <w:pPr>
        <w:widowControl/>
      </w:pPr>
      <w:proofErr w:type="spellStart"/>
      <w:r w:rsidRPr="008F68E3">
        <w:t>TIM_SelectInputTrigger</w:t>
      </w:r>
      <w:proofErr w:type="spellEnd"/>
      <w:r w:rsidRPr="008F68E3">
        <w:t>(</w:t>
      </w:r>
      <w:proofErr w:type="spellStart"/>
      <w:r w:rsidRPr="008F68E3">
        <w:t>TIMx</w:t>
      </w:r>
      <w:proofErr w:type="spellEnd"/>
      <w:r w:rsidRPr="008F68E3">
        <w:t xml:space="preserve">, </w:t>
      </w:r>
      <w:proofErr w:type="spellStart"/>
      <w:r w:rsidRPr="008F68E3">
        <w:t>TIM_InputTriggerSource</w:t>
      </w:r>
      <w:proofErr w:type="spellEnd"/>
      <w:r w:rsidRPr="008F68E3">
        <w:t>); // 设置触发输入来源</w:t>
      </w:r>
    </w:p>
    <w:p w14:paraId="0AAA7F9D" w14:textId="77777777" w:rsidR="00412FAB" w:rsidRPr="008F68E3" w:rsidRDefault="00412FAB" w:rsidP="00412FAB">
      <w:pPr>
        <w:widowControl/>
      </w:pPr>
      <w:proofErr w:type="spellStart"/>
      <w:r w:rsidRPr="008F68E3">
        <w:t>TIMx</w:t>
      </w:r>
      <w:proofErr w:type="spellEnd"/>
      <w:r w:rsidRPr="008F68E3">
        <w:t>-&gt;SMCR |= TIM_SlaveMode_External1;                // 从模式 = 外部时钟模式1</w:t>
      </w:r>
    </w:p>
    <w:p w14:paraId="49EE51D2" w14:textId="77777777" w:rsidR="00412FAB" w:rsidRPr="008F68E3" w:rsidRDefault="00000000" w:rsidP="00412FAB">
      <w:pPr>
        <w:widowControl/>
      </w:pPr>
      <w:r>
        <w:pict w14:anchorId="28D85AAF">
          <v:rect id="_x0000_i1324" style="width:0;height:1.5pt" o:hralign="center" o:hrstd="t" o:hr="t" fillcolor="#a0a0a0" stroked="f"/>
        </w:pict>
      </w:r>
    </w:p>
    <w:p w14:paraId="56C5D06F" w14:textId="77777777" w:rsidR="00412FAB" w:rsidRPr="008F68E3" w:rsidRDefault="00412FAB" w:rsidP="00412FAB">
      <w:pPr>
        <w:pStyle w:val="3"/>
      </w:pPr>
      <w:r w:rsidRPr="008F68E3">
        <w:rPr>
          <w:rFonts w:ascii="Segoe UI Emoji" w:hAnsi="Segoe UI Emoji" w:cs="Segoe UI Emoji"/>
        </w:rPr>
        <w:t>✅</w:t>
      </w:r>
      <w:r w:rsidRPr="008F68E3">
        <w:t xml:space="preserve"> 使用示例</w:t>
      </w:r>
    </w:p>
    <w:p w14:paraId="7DDA28C8" w14:textId="77777777" w:rsidR="00412FAB" w:rsidRPr="008F68E3" w:rsidRDefault="00412FAB" w:rsidP="00412FAB">
      <w:pPr>
        <w:widowControl/>
      </w:pPr>
      <w:r w:rsidRPr="008F68E3">
        <w:t xml:space="preserve">假设要让 </w:t>
      </w:r>
      <w:r w:rsidRPr="008F68E3">
        <w:rPr>
          <w:b/>
          <w:bCs/>
        </w:rPr>
        <w:t>TIM3 以 TIM2 的 TRGO 作为时钟源</w:t>
      </w:r>
      <w:r w:rsidRPr="008F68E3">
        <w:t>：</w:t>
      </w:r>
    </w:p>
    <w:p w14:paraId="355B8787" w14:textId="77777777" w:rsidR="00412FAB" w:rsidRPr="008F68E3" w:rsidRDefault="00412FAB" w:rsidP="00412FAB">
      <w:pPr>
        <w:widowControl/>
      </w:pPr>
      <w:r w:rsidRPr="008F68E3">
        <w:t>// 1. TIM2 配置为主定时器，产生 TRGO</w:t>
      </w:r>
    </w:p>
    <w:p w14:paraId="136B1E16" w14:textId="77777777" w:rsidR="00412FAB" w:rsidRPr="008F68E3" w:rsidRDefault="00412FAB" w:rsidP="00412FAB">
      <w:pPr>
        <w:widowControl/>
      </w:pPr>
      <w:proofErr w:type="spellStart"/>
      <w:r w:rsidRPr="008F68E3">
        <w:t>TIM_SelectOutputTrigger</w:t>
      </w:r>
      <w:proofErr w:type="spellEnd"/>
      <w:r w:rsidRPr="008F68E3">
        <w:t xml:space="preserve">(TIM2, </w:t>
      </w:r>
      <w:proofErr w:type="spellStart"/>
      <w:r w:rsidRPr="008F68E3">
        <w:t>TIM_TRGOSource_Update</w:t>
      </w:r>
      <w:proofErr w:type="spellEnd"/>
      <w:r w:rsidRPr="008F68E3">
        <w:t>); // TRGO 在更新事件时产生脉冲</w:t>
      </w:r>
    </w:p>
    <w:p w14:paraId="0F6DF5E1" w14:textId="77777777" w:rsidR="00412FAB" w:rsidRPr="008F68E3" w:rsidRDefault="00412FAB" w:rsidP="00412FAB">
      <w:pPr>
        <w:widowControl/>
      </w:pPr>
    </w:p>
    <w:p w14:paraId="087E81F2" w14:textId="77777777" w:rsidR="00412FAB" w:rsidRPr="008F68E3" w:rsidRDefault="00412FAB" w:rsidP="00412FAB">
      <w:pPr>
        <w:widowControl/>
      </w:pPr>
      <w:r w:rsidRPr="008F68E3">
        <w:t xml:space="preserve">// 2. TIM3 配置为从定时器，使用 </w:t>
      </w:r>
      <w:proofErr w:type="spellStart"/>
      <w:r w:rsidRPr="008F68E3">
        <w:t>ITRx</w:t>
      </w:r>
      <w:proofErr w:type="spellEnd"/>
      <w:r w:rsidRPr="008F68E3">
        <w:t xml:space="preserve"> 作为时钟源</w:t>
      </w:r>
    </w:p>
    <w:p w14:paraId="784BE625" w14:textId="77777777" w:rsidR="00412FAB" w:rsidRPr="008F68E3" w:rsidRDefault="00412FAB" w:rsidP="00412FAB">
      <w:pPr>
        <w:widowControl/>
      </w:pPr>
      <w:proofErr w:type="spellStart"/>
      <w:r w:rsidRPr="008F68E3">
        <w:t>TIM_ITRxExternalClockConfig</w:t>
      </w:r>
      <w:proofErr w:type="spellEnd"/>
      <w:r w:rsidRPr="008F68E3">
        <w:t>(TIM3, TIM_TS_ITR1); // 在F103中 ITR1 = TIM2 TRGO</w:t>
      </w:r>
    </w:p>
    <w:p w14:paraId="12C9135A" w14:textId="77777777" w:rsidR="00412FAB" w:rsidRPr="008F68E3" w:rsidRDefault="00412FAB" w:rsidP="00412FAB">
      <w:pPr>
        <w:widowControl/>
      </w:pPr>
    </w:p>
    <w:p w14:paraId="46F82B8D" w14:textId="77777777" w:rsidR="00412FAB" w:rsidRPr="008F68E3" w:rsidRDefault="00412FAB" w:rsidP="00412FAB">
      <w:pPr>
        <w:widowControl/>
      </w:pPr>
      <w:r w:rsidRPr="008F68E3">
        <w:lastRenderedPageBreak/>
        <w:t>// 3. 使能定时器</w:t>
      </w:r>
    </w:p>
    <w:p w14:paraId="39ABA17B" w14:textId="77777777" w:rsidR="00412FAB" w:rsidRPr="008F68E3" w:rsidRDefault="00412FAB" w:rsidP="00412FAB">
      <w:pPr>
        <w:widowControl/>
      </w:pPr>
      <w:r w:rsidRPr="008F68E3">
        <w:t>TIM_</w:t>
      </w:r>
      <w:proofErr w:type="gramStart"/>
      <w:r w:rsidRPr="008F68E3">
        <w:t>Cmd(</w:t>
      </w:r>
      <w:proofErr w:type="gramEnd"/>
      <w:r w:rsidRPr="008F68E3">
        <w:t>TIM2, ENABLE);</w:t>
      </w:r>
    </w:p>
    <w:p w14:paraId="085EBCAF" w14:textId="77777777" w:rsidR="00412FAB" w:rsidRPr="008F68E3" w:rsidRDefault="00412FAB" w:rsidP="00412FAB">
      <w:pPr>
        <w:widowControl/>
      </w:pPr>
      <w:r w:rsidRPr="008F68E3">
        <w:t>TIM_</w:t>
      </w:r>
      <w:proofErr w:type="gramStart"/>
      <w:r w:rsidRPr="008F68E3">
        <w:t>Cmd(</w:t>
      </w:r>
      <w:proofErr w:type="gramEnd"/>
      <w:r w:rsidRPr="008F68E3">
        <w:t>TIM3, ENABLE);</w:t>
      </w:r>
    </w:p>
    <w:p w14:paraId="3579469D" w14:textId="77777777" w:rsidR="00412FAB" w:rsidRPr="008F68E3" w:rsidRDefault="00412FAB" w:rsidP="00412FAB">
      <w:pPr>
        <w:widowControl/>
      </w:pPr>
      <w:r w:rsidRPr="008F68E3">
        <w:t>结果：</w:t>
      </w:r>
    </w:p>
    <w:p w14:paraId="0896C1FD" w14:textId="77777777" w:rsidR="00412FAB" w:rsidRPr="008F68E3" w:rsidRDefault="00412FAB">
      <w:pPr>
        <w:widowControl/>
        <w:numPr>
          <w:ilvl w:val="0"/>
          <w:numId w:val="165"/>
        </w:numPr>
      </w:pPr>
      <w:r w:rsidRPr="008F68E3">
        <w:t>TIM2 每溢出一次，就给 TIM3 送一个时钟脉冲。</w:t>
      </w:r>
    </w:p>
    <w:p w14:paraId="1A9CCF4B" w14:textId="77777777" w:rsidR="00412FAB" w:rsidRPr="008F68E3" w:rsidRDefault="00412FAB">
      <w:pPr>
        <w:widowControl/>
        <w:numPr>
          <w:ilvl w:val="0"/>
          <w:numId w:val="165"/>
        </w:numPr>
      </w:pPr>
      <w:r w:rsidRPr="008F68E3">
        <w:t xml:space="preserve">TIM3 的计数速度由 TIM2 决定，实现 </w:t>
      </w:r>
      <w:r w:rsidRPr="008F68E3">
        <w:rPr>
          <w:b/>
          <w:bCs/>
        </w:rPr>
        <w:t>定时器级联 / 同步</w:t>
      </w:r>
      <w:r w:rsidRPr="008F68E3">
        <w:t>。</w:t>
      </w:r>
    </w:p>
    <w:p w14:paraId="0CC9358F" w14:textId="77777777" w:rsidR="00412FAB" w:rsidRPr="008F68E3" w:rsidRDefault="00000000" w:rsidP="00412FAB">
      <w:pPr>
        <w:widowControl/>
      </w:pPr>
      <w:r>
        <w:pict w14:anchorId="0F1BB0BD">
          <v:rect id="_x0000_i1325" style="width:0;height:1.5pt" o:hralign="center" o:hrstd="t" o:hr="t" fillcolor="#a0a0a0" stroked="f"/>
        </w:pict>
      </w:r>
    </w:p>
    <w:p w14:paraId="1E18631A" w14:textId="77777777" w:rsidR="00412FAB" w:rsidRPr="008F68E3" w:rsidRDefault="00412FAB" w:rsidP="00412FAB">
      <w:pPr>
        <w:pStyle w:val="3"/>
      </w:pPr>
      <w:r w:rsidRPr="008F68E3">
        <w:rPr>
          <w:rFonts w:ascii="Segoe UI Emoji" w:hAnsi="Segoe UI Emoji" w:cs="Segoe UI Emoji"/>
        </w:rPr>
        <w:t>🚩</w:t>
      </w:r>
      <w:r w:rsidRPr="008F68E3">
        <w:t>应用场景</w:t>
      </w:r>
    </w:p>
    <w:p w14:paraId="289EA01B" w14:textId="77777777" w:rsidR="00412FAB" w:rsidRPr="008F68E3" w:rsidRDefault="00412FAB">
      <w:pPr>
        <w:widowControl/>
        <w:numPr>
          <w:ilvl w:val="0"/>
          <w:numId w:val="166"/>
        </w:numPr>
      </w:pPr>
      <w:r w:rsidRPr="008F68E3">
        <w:rPr>
          <w:b/>
          <w:bCs/>
        </w:rPr>
        <w:t>定时器同步</w:t>
      </w:r>
      <w:r w:rsidRPr="008F68E3">
        <w:t>：一个定时器当主时钟，其他定时器跟随。</w:t>
      </w:r>
    </w:p>
    <w:p w14:paraId="68710678" w14:textId="77777777" w:rsidR="00412FAB" w:rsidRPr="008F68E3" w:rsidRDefault="00412FAB">
      <w:pPr>
        <w:widowControl/>
        <w:numPr>
          <w:ilvl w:val="0"/>
          <w:numId w:val="166"/>
        </w:numPr>
      </w:pPr>
      <w:r w:rsidRPr="008F68E3">
        <w:rPr>
          <w:b/>
          <w:bCs/>
        </w:rPr>
        <w:t>多通道 PWM 同步输出</w:t>
      </w:r>
      <w:r w:rsidRPr="008F68E3">
        <w:t>：主定时器决定节拍，从定时器输出不同相位的 PWM。</w:t>
      </w:r>
    </w:p>
    <w:p w14:paraId="5312218E" w14:textId="77777777" w:rsidR="00412FAB" w:rsidRPr="00510E64" w:rsidRDefault="00412FAB">
      <w:pPr>
        <w:widowControl/>
        <w:numPr>
          <w:ilvl w:val="0"/>
          <w:numId w:val="166"/>
        </w:numPr>
      </w:pPr>
      <w:r w:rsidRPr="008F68E3">
        <w:rPr>
          <w:b/>
          <w:bCs/>
        </w:rPr>
        <w:t>复杂波形合成</w:t>
      </w:r>
      <w:r w:rsidRPr="008F68E3">
        <w:t>：多个定时器协同工作，生成特殊波形。</w:t>
      </w:r>
    </w:p>
    <w:p w14:paraId="799E1701" w14:textId="77777777" w:rsidR="00412FAB" w:rsidRDefault="00412FAB" w:rsidP="00412FAB">
      <w:pPr>
        <w:pStyle w:val="2"/>
      </w:pPr>
      <w:proofErr w:type="spellStart"/>
      <w:r w:rsidRPr="00C973B4">
        <w:t>TIM_TIxExternalClockConfig</w:t>
      </w:r>
      <w:proofErr w:type="spellEnd"/>
      <w:r>
        <w:rPr>
          <w:rFonts w:hint="eastAsia"/>
        </w:rPr>
        <w:t>()</w:t>
      </w:r>
      <w:r>
        <w:br/>
      </w:r>
      <w:r w:rsidRPr="00A216E8">
        <w:t>把定时器配置成 外部时钟模式 1（External Clock Mode 1）</w:t>
      </w:r>
      <w:r>
        <w:rPr>
          <w:rFonts w:hint="eastAsia"/>
        </w:rPr>
        <w:t>,</w:t>
      </w:r>
      <w:r w:rsidRPr="00483796">
        <w:t xml:space="preserve"> </w:t>
      </w:r>
      <w:r w:rsidRPr="00A216E8">
        <w:t>时钟来源</w:t>
      </w:r>
      <w:r>
        <w:rPr>
          <w:rFonts w:hint="eastAsia"/>
        </w:rPr>
        <w:t>是</w:t>
      </w:r>
      <w:r w:rsidRPr="00A216E8">
        <w:rPr>
          <w:b/>
          <w:bCs/>
        </w:rPr>
        <w:t>TI1/TI2捕获通道</w:t>
      </w:r>
    </w:p>
    <w:p w14:paraId="40E57A13" w14:textId="77777777" w:rsidR="00412FAB" w:rsidRPr="00A216E8" w:rsidRDefault="00412FAB" w:rsidP="00412FAB">
      <w:pPr>
        <w:widowControl/>
      </w:pPr>
      <w:r w:rsidRPr="00A216E8">
        <w:t>你问到的这个函数：</w:t>
      </w:r>
    </w:p>
    <w:p w14:paraId="3E88F65B" w14:textId="77777777" w:rsidR="00412FAB" w:rsidRPr="00A216E8" w:rsidRDefault="00412FAB" w:rsidP="00412FAB">
      <w:pPr>
        <w:widowControl/>
      </w:pPr>
      <w:r w:rsidRPr="00A216E8">
        <w:t xml:space="preserve">void </w:t>
      </w:r>
      <w:proofErr w:type="spellStart"/>
      <w:r w:rsidRPr="00A216E8">
        <w:t>TIM_</w:t>
      </w:r>
      <w:proofErr w:type="gramStart"/>
      <w:r w:rsidRPr="00A216E8">
        <w:t>TIxExternalClockConfig</w:t>
      </w:r>
      <w:proofErr w:type="spellEnd"/>
      <w:r w:rsidRPr="00A216E8">
        <w:t>(</w:t>
      </w:r>
      <w:proofErr w:type="spellStart"/>
      <w:proofErr w:type="gramEnd"/>
      <w:r w:rsidRPr="00A216E8">
        <w:t>TIM_TypeDef</w:t>
      </w:r>
      <w:proofErr w:type="spellEnd"/>
      <w:r w:rsidRPr="00A216E8">
        <w:t xml:space="preserve">* </w:t>
      </w:r>
      <w:proofErr w:type="spellStart"/>
      <w:r w:rsidRPr="00A216E8">
        <w:t>TIMx</w:t>
      </w:r>
      <w:proofErr w:type="spellEnd"/>
      <w:r w:rsidRPr="00A216E8">
        <w:t xml:space="preserve">, </w:t>
      </w:r>
    </w:p>
    <w:p w14:paraId="275FD787" w14:textId="77777777" w:rsidR="00412FAB" w:rsidRPr="00A216E8" w:rsidRDefault="00412FAB" w:rsidP="00412FAB">
      <w:pPr>
        <w:widowControl/>
      </w:pPr>
      <w:r w:rsidRPr="00A216E8">
        <w:t xml:space="preserve">                                uint16_t </w:t>
      </w:r>
      <w:proofErr w:type="spellStart"/>
      <w:r w:rsidRPr="00A216E8">
        <w:t>TIM_TIxExternalCLKSource</w:t>
      </w:r>
      <w:proofErr w:type="spellEnd"/>
      <w:r w:rsidRPr="00A216E8">
        <w:t>,</w:t>
      </w:r>
    </w:p>
    <w:p w14:paraId="22DC210C" w14:textId="77777777" w:rsidR="00412FAB" w:rsidRPr="00A216E8" w:rsidRDefault="00412FAB" w:rsidP="00412FAB">
      <w:pPr>
        <w:widowControl/>
      </w:pPr>
      <w:r w:rsidRPr="00A216E8">
        <w:t xml:space="preserve">                                uint16_t TIM_ICPolarity, </w:t>
      </w:r>
    </w:p>
    <w:p w14:paraId="71EC9C61" w14:textId="77777777" w:rsidR="00412FAB" w:rsidRPr="00A216E8" w:rsidRDefault="00412FAB" w:rsidP="00412FAB">
      <w:pPr>
        <w:widowControl/>
      </w:pPr>
      <w:r w:rsidRPr="00A216E8">
        <w:t xml:space="preserve">                                uint16_t </w:t>
      </w:r>
      <w:proofErr w:type="spellStart"/>
      <w:r w:rsidRPr="00A216E8">
        <w:t>ICFilter</w:t>
      </w:r>
      <w:proofErr w:type="spellEnd"/>
      <w:r w:rsidRPr="00A216E8">
        <w:t>);</w:t>
      </w:r>
    </w:p>
    <w:p w14:paraId="1D3818F8" w14:textId="77777777" w:rsidR="00412FAB" w:rsidRDefault="00412FAB" w:rsidP="00412FAB">
      <w:pPr>
        <w:widowControl/>
      </w:pPr>
      <w:r w:rsidRPr="00A216E8">
        <w:t xml:space="preserve">同样是 </w:t>
      </w:r>
      <w:r w:rsidRPr="00A216E8">
        <w:rPr>
          <w:b/>
          <w:bCs/>
        </w:rPr>
        <w:t>标准外设库（</w:t>
      </w:r>
      <w:proofErr w:type="spellStart"/>
      <w:r w:rsidRPr="00A216E8">
        <w:rPr>
          <w:b/>
          <w:bCs/>
        </w:rPr>
        <w:t>StdPeriph</w:t>
      </w:r>
      <w:proofErr w:type="spellEnd"/>
      <w:r w:rsidRPr="00A216E8">
        <w:rPr>
          <w:b/>
          <w:bCs/>
        </w:rPr>
        <w:t xml:space="preserve"> Library）</w:t>
      </w:r>
      <w:r w:rsidRPr="00A216E8">
        <w:t xml:space="preserve"> 的函数，用于把定时器配置成 </w:t>
      </w:r>
      <w:r w:rsidRPr="006863B4">
        <w:rPr>
          <w:b/>
          <w:bCs/>
          <w:color w:val="EE0000"/>
        </w:rPr>
        <w:t>外部时钟模式 1</w:t>
      </w:r>
      <w:r w:rsidRPr="00A216E8">
        <w:rPr>
          <w:b/>
          <w:bCs/>
        </w:rPr>
        <w:t>（External Clock Mode 1）</w:t>
      </w:r>
      <w:r w:rsidRPr="00A216E8">
        <w:t>，</w:t>
      </w:r>
      <w:r w:rsidRPr="00A216E8">
        <w:br/>
        <w:t xml:space="preserve">但是它的时钟来源不是其他定时器，而是 </w:t>
      </w:r>
      <w:r w:rsidRPr="00A216E8">
        <w:rPr>
          <w:b/>
          <w:bCs/>
        </w:rPr>
        <w:t>来自 TI1/TI2 捕获通道的外部引脚</w:t>
      </w:r>
      <w:r w:rsidRPr="00A216E8">
        <w:t>。</w:t>
      </w:r>
    </w:p>
    <w:p w14:paraId="0C22B2F2" w14:textId="77777777" w:rsidR="00412FAB" w:rsidRPr="00A216E8" w:rsidRDefault="00412FAB" w:rsidP="00412FAB">
      <w:pPr>
        <w:widowControl/>
      </w:pPr>
      <w:r>
        <w:rPr>
          <w:noProof/>
        </w:rPr>
        <w:lastRenderedPageBreak/>
        <w:drawing>
          <wp:inline distT="0" distB="0" distL="0" distR="0" wp14:anchorId="0712D150" wp14:editId="5A32C566">
            <wp:extent cx="5274310" cy="2964180"/>
            <wp:effectExtent l="0" t="0" r="2540" b="7620"/>
            <wp:docPr id="1932526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26633" name="图片 1"/>
                    <pic:cNvPicPr/>
                  </pic:nvPicPr>
                  <pic:blipFill>
                    <a:blip r:embed="rId27"/>
                    <a:stretch>
                      <a:fillRect/>
                    </a:stretch>
                  </pic:blipFill>
                  <pic:spPr>
                    <a:xfrm>
                      <a:off x="0" y="0"/>
                      <a:ext cx="5274310" cy="2964180"/>
                    </a:xfrm>
                    <a:prstGeom prst="rect">
                      <a:avLst/>
                    </a:prstGeom>
                  </pic:spPr>
                </pic:pic>
              </a:graphicData>
            </a:graphic>
          </wp:inline>
        </w:drawing>
      </w:r>
    </w:p>
    <w:p w14:paraId="2A37A104" w14:textId="77777777" w:rsidR="00412FAB" w:rsidRPr="00A216E8" w:rsidRDefault="00000000" w:rsidP="00412FAB">
      <w:pPr>
        <w:widowControl/>
      </w:pPr>
      <w:r>
        <w:pict w14:anchorId="3457E8E0">
          <v:rect id="_x0000_i1326" style="width:0;height:1.5pt" o:hralign="center" o:hrstd="t" o:hr="t" fillcolor="#a0a0a0" stroked="f"/>
        </w:pict>
      </w:r>
    </w:p>
    <w:p w14:paraId="3328EBA6" w14:textId="77777777" w:rsidR="00412FAB" w:rsidRPr="00A216E8" w:rsidRDefault="00412FAB" w:rsidP="00412FAB">
      <w:pPr>
        <w:pStyle w:val="3"/>
      </w:pPr>
      <w:r w:rsidRPr="00A216E8">
        <w:rPr>
          <w:rFonts w:ascii="Segoe UI Emoji" w:hAnsi="Segoe UI Emoji" w:cs="Segoe UI Emoji"/>
        </w:rPr>
        <w:t>📘</w:t>
      </w:r>
      <w:r w:rsidRPr="00A216E8">
        <w:t xml:space="preserve"> 功能说明</w:t>
      </w:r>
    </w:p>
    <w:p w14:paraId="43E506F0" w14:textId="77777777" w:rsidR="00412FAB" w:rsidRPr="00A216E8" w:rsidRDefault="00412FAB">
      <w:pPr>
        <w:widowControl/>
        <w:numPr>
          <w:ilvl w:val="0"/>
          <w:numId w:val="167"/>
        </w:numPr>
      </w:pPr>
      <w:r w:rsidRPr="00A216E8">
        <w:t xml:space="preserve">设置定时器的 </w:t>
      </w:r>
      <w:r w:rsidRPr="00A216E8">
        <w:rPr>
          <w:b/>
          <w:bCs/>
        </w:rPr>
        <w:t>时钟源</w:t>
      </w:r>
      <w:r w:rsidRPr="00A216E8">
        <w:t xml:space="preserve"> 为 TI1 或 TI2 输入引脚。</w:t>
      </w:r>
    </w:p>
    <w:p w14:paraId="4447F18A" w14:textId="77777777" w:rsidR="00412FAB" w:rsidRPr="00A216E8" w:rsidRDefault="00412FAB">
      <w:pPr>
        <w:widowControl/>
        <w:numPr>
          <w:ilvl w:val="0"/>
          <w:numId w:val="167"/>
        </w:numPr>
      </w:pPr>
      <w:r w:rsidRPr="00A216E8">
        <w:t>外部信号通过定时器的输入捕获通道进入，定时器就会以该信号的边沿作为“时钟脉冲”来计数。</w:t>
      </w:r>
    </w:p>
    <w:p w14:paraId="170A187F" w14:textId="77777777" w:rsidR="00412FAB" w:rsidRPr="00A216E8" w:rsidRDefault="00412FAB">
      <w:pPr>
        <w:widowControl/>
        <w:numPr>
          <w:ilvl w:val="0"/>
          <w:numId w:val="167"/>
        </w:numPr>
      </w:pPr>
      <w:r w:rsidRPr="00A216E8">
        <w:t>相当于：</w:t>
      </w:r>
      <w:r w:rsidRPr="00A216E8">
        <w:rPr>
          <w:b/>
          <w:bCs/>
        </w:rPr>
        <w:t>外部信号驱动定时器计数器</w:t>
      </w:r>
      <w:r w:rsidRPr="00A216E8">
        <w:t>。</w:t>
      </w:r>
    </w:p>
    <w:p w14:paraId="795A800C" w14:textId="77777777" w:rsidR="00412FAB" w:rsidRPr="00A216E8" w:rsidRDefault="00000000" w:rsidP="00412FAB">
      <w:pPr>
        <w:widowControl/>
      </w:pPr>
      <w:r>
        <w:pict w14:anchorId="2B8DA547">
          <v:rect id="_x0000_i1327" style="width:0;height:1.5pt" o:hralign="center" o:hrstd="t" o:hr="t" fillcolor="#a0a0a0" stroked="f"/>
        </w:pict>
      </w:r>
    </w:p>
    <w:p w14:paraId="1FEF4A3E" w14:textId="77777777" w:rsidR="00412FAB" w:rsidRPr="00A216E8" w:rsidRDefault="00412FAB" w:rsidP="00412FAB">
      <w:pPr>
        <w:pStyle w:val="3"/>
      </w:pPr>
      <w:r w:rsidRPr="00A216E8">
        <w:rPr>
          <w:rFonts w:ascii="Segoe UI Emoji" w:hAnsi="Segoe UI Emoji" w:cs="Segoe UI Emoji"/>
        </w:rPr>
        <w:t>📖</w:t>
      </w:r>
      <w:r w:rsidRPr="00A216E8">
        <w:t xml:space="preserve"> 参数说明</w:t>
      </w:r>
    </w:p>
    <w:p w14:paraId="39FFE5FE" w14:textId="77777777" w:rsidR="00412FAB" w:rsidRPr="00A216E8" w:rsidRDefault="00412FAB">
      <w:pPr>
        <w:widowControl/>
        <w:numPr>
          <w:ilvl w:val="0"/>
          <w:numId w:val="168"/>
        </w:numPr>
      </w:pPr>
      <w:proofErr w:type="spellStart"/>
      <w:r w:rsidRPr="00A216E8">
        <w:rPr>
          <w:b/>
          <w:bCs/>
        </w:rPr>
        <w:t>TIMx</w:t>
      </w:r>
      <w:proofErr w:type="spellEnd"/>
    </w:p>
    <w:p w14:paraId="29272754" w14:textId="77777777" w:rsidR="00412FAB" w:rsidRPr="00A216E8" w:rsidRDefault="00412FAB">
      <w:pPr>
        <w:widowControl/>
        <w:numPr>
          <w:ilvl w:val="1"/>
          <w:numId w:val="168"/>
        </w:numPr>
      </w:pPr>
      <w:r w:rsidRPr="00A216E8">
        <w:t>要配置的定时器实例，比如 TIM2、TIM3 等（支持输入捕获的定时器都可以）。</w:t>
      </w:r>
    </w:p>
    <w:p w14:paraId="5E1C8420" w14:textId="77777777" w:rsidR="00412FAB" w:rsidRPr="00A216E8" w:rsidRDefault="00412FAB">
      <w:pPr>
        <w:widowControl/>
        <w:numPr>
          <w:ilvl w:val="0"/>
          <w:numId w:val="168"/>
        </w:numPr>
      </w:pPr>
      <w:proofErr w:type="spellStart"/>
      <w:r w:rsidRPr="00A216E8">
        <w:rPr>
          <w:b/>
          <w:bCs/>
        </w:rPr>
        <w:t>TIM_TIxExternalCLKSource</w:t>
      </w:r>
      <w:proofErr w:type="spellEnd"/>
    </w:p>
    <w:p w14:paraId="0705ABD3" w14:textId="77777777" w:rsidR="00412FAB" w:rsidRPr="00A216E8" w:rsidRDefault="00412FAB">
      <w:pPr>
        <w:widowControl/>
        <w:numPr>
          <w:ilvl w:val="1"/>
          <w:numId w:val="168"/>
        </w:numPr>
      </w:pPr>
      <w:r w:rsidRPr="00A216E8">
        <w:t>指定</w:t>
      </w:r>
      <w:r w:rsidRPr="00A216E8">
        <w:rPr>
          <w:color w:val="EE0000"/>
        </w:rPr>
        <w:t>用哪一路输入作为时钟源</w:t>
      </w:r>
      <w:r w:rsidRPr="00A216E8">
        <w:t>（宏定义）：</w:t>
      </w:r>
    </w:p>
    <w:p w14:paraId="7F9D7C37" w14:textId="77777777" w:rsidR="00412FAB" w:rsidRPr="00A216E8" w:rsidRDefault="00412FAB">
      <w:pPr>
        <w:widowControl/>
        <w:numPr>
          <w:ilvl w:val="2"/>
          <w:numId w:val="168"/>
        </w:numPr>
      </w:pPr>
      <w:r w:rsidRPr="00A216E8">
        <w:t xml:space="preserve">TIM_TIxExternalCLK1Source_TI1ED → </w:t>
      </w:r>
      <w:proofErr w:type="gramStart"/>
      <w:r w:rsidRPr="00A216E8">
        <w:t xml:space="preserve">使用 TI1 </w:t>
      </w:r>
      <w:proofErr w:type="gramEnd"/>
      <w:r w:rsidRPr="00A216E8">
        <w:t>边沿检测器（</w:t>
      </w:r>
      <w:proofErr w:type="gramStart"/>
      <w:r w:rsidRPr="00A216E8">
        <w:t xml:space="preserve">对 TI1 </w:t>
      </w:r>
      <w:proofErr w:type="gramEnd"/>
      <w:r w:rsidRPr="00A216E8">
        <w:t>的上升/下降沿都计数）。</w:t>
      </w:r>
    </w:p>
    <w:p w14:paraId="57B33D85" w14:textId="77777777" w:rsidR="00412FAB" w:rsidRPr="00A216E8" w:rsidRDefault="00412FAB">
      <w:pPr>
        <w:widowControl/>
        <w:numPr>
          <w:ilvl w:val="2"/>
          <w:numId w:val="168"/>
        </w:numPr>
      </w:pPr>
      <w:r w:rsidRPr="00A216E8">
        <w:t>TIM_TIxExternalCLK1Source_TI1 → 使用 TI1 输入捕获作为时钟源。</w:t>
      </w:r>
    </w:p>
    <w:p w14:paraId="124BF4C1" w14:textId="77777777" w:rsidR="00412FAB" w:rsidRPr="00A216E8" w:rsidRDefault="00412FAB">
      <w:pPr>
        <w:widowControl/>
        <w:numPr>
          <w:ilvl w:val="2"/>
          <w:numId w:val="168"/>
        </w:numPr>
      </w:pPr>
      <w:r w:rsidRPr="00A216E8">
        <w:lastRenderedPageBreak/>
        <w:t>TIM_TIxExternalCLK1Source_TI2 → 使用 TI2 输入捕获作为时钟源。</w:t>
      </w:r>
    </w:p>
    <w:p w14:paraId="06F95700" w14:textId="77777777" w:rsidR="00412FAB" w:rsidRPr="00A216E8" w:rsidRDefault="00412FAB">
      <w:pPr>
        <w:widowControl/>
        <w:numPr>
          <w:ilvl w:val="0"/>
          <w:numId w:val="168"/>
        </w:numPr>
      </w:pPr>
      <w:r w:rsidRPr="00A216E8">
        <w:rPr>
          <w:b/>
          <w:bCs/>
        </w:rPr>
        <w:t>TIM_ICPolarity</w:t>
      </w:r>
    </w:p>
    <w:p w14:paraId="268B4809" w14:textId="77777777" w:rsidR="00412FAB" w:rsidRPr="00A216E8" w:rsidRDefault="00412FAB">
      <w:pPr>
        <w:widowControl/>
        <w:numPr>
          <w:ilvl w:val="1"/>
          <w:numId w:val="168"/>
        </w:numPr>
      </w:pPr>
      <w:r w:rsidRPr="00A216E8">
        <w:t>指定外部时钟信号的</w:t>
      </w:r>
      <w:r w:rsidRPr="00A216E8">
        <w:rPr>
          <w:color w:val="EE0000"/>
        </w:rPr>
        <w:t>极性</w:t>
      </w:r>
      <w:r w:rsidRPr="00A216E8">
        <w:t>（决定上升沿/下降沿触发）：</w:t>
      </w:r>
    </w:p>
    <w:p w14:paraId="48573B1D" w14:textId="77777777" w:rsidR="00412FAB" w:rsidRPr="00A216E8" w:rsidRDefault="00412FAB">
      <w:pPr>
        <w:widowControl/>
        <w:numPr>
          <w:ilvl w:val="2"/>
          <w:numId w:val="168"/>
        </w:numPr>
      </w:pPr>
      <w:proofErr w:type="spellStart"/>
      <w:r w:rsidRPr="00A216E8">
        <w:t>TIM_ICPolarity_Rising</w:t>
      </w:r>
      <w:proofErr w:type="spellEnd"/>
      <w:r w:rsidRPr="00A216E8">
        <w:t xml:space="preserve"> —— 上升沿有效。</w:t>
      </w:r>
    </w:p>
    <w:p w14:paraId="5583AA11" w14:textId="77777777" w:rsidR="00412FAB" w:rsidRPr="00A216E8" w:rsidRDefault="00412FAB">
      <w:pPr>
        <w:widowControl/>
        <w:numPr>
          <w:ilvl w:val="2"/>
          <w:numId w:val="168"/>
        </w:numPr>
      </w:pPr>
      <w:proofErr w:type="spellStart"/>
      <w:r w:rsidRPr="00A216E8">
        <w:t>TIM_ICPolarity_Falling</w:t>
      </w:r>
      <w:proofErr w:type="spellEnd"/>
      <w:r w:rsidRPr="00A216E8">
        <w:t xml:space="preserve"> —— 下降沿有效。</w:t>
      </w:r>
    </w:p>
    <w:p w14:paraId="3720228C" w14:textId="77777777" w:rsidR="00412FAB" w:rsidRPr="00A216E8" w:rsidRDefault="00412FAB">
      <w:pPr>
        <w:widowControl/>
        <w:numPr>
          <w:ilvl w:val="0"/>
          <w:numId w:val="168"/>
        </w:numPr>
      </w:pPr>
      <w:proofErr w:type="spellStart"/>
      <w:r w:rsidRPr="00A216E8">
        <w:rPr>
          <w:b/>
          <w:bCs/>
        </w:rPr>
        <w:t>ICFilter</w:t>
      </w:r>
      <w:proofErr w:type="spellEnd"/>
    </w:p>
    <w:p w14:paraId="66DA1C90" w14:textId="77777777" w:rsidR="00412FAB" w:rsidRPr="00A216E8" w:rsidRDefault="00412FAB">
      <w:pPr>
        <w:widowControl/>
        <w:numPr>
          <w:ilvl w:val="1"/>
          <w:numId w:val="168"/>
        </w:numPr>
      </w:pPr>
      <w:r w:rsidRPr="00A216E8">
        <w:t>输入滤波器（0~15），决定对外部输入信号的数字滤波深度（避免抖动干扰）。</w:t>
      </w:r>
    </w:p>
    <w:p w14:paraId="5886B9FF" w14:textId="77777777" w:rsidR="00412FAB" w:rsidRPr="00A216E8" w:rsidRDefault="00412FAB">
      <w:pPr>
        <w:widowControl/>
        <w:numPr>
          <w:ilvl w:val="1"/>
          <w:numId w:val="168"/>
        </w:numPr>
      </w:pPr>
      <w:r w:rsidRPr="00A216E8">
        <w:t>0 = 不滤波，越大滤波越强。</w:t>
      </w:r>
    </w:p>
    <w:p w14:paraId="439A44E0" w14:textId="77777777" w:rsidR="00412FAB" w:rsidRPr="00A216E8" w:rsidRDefault="00000000" w:rsidP="00412FAB">
      <w:pPr>
        <w:widowControl/>
      </w:pPr>
      <w:r>
        <w:pict w14:anchorId="740A6EB4">
          <v:rect id="_x0000_i1328" style="width:0;height:1.5pt" o:hralign="center" o:hrstd="t" o:hr="t" fillcolor="#a0a0a0" stroked="f"/>
        </w:pict>
      </w:r>
    </w:p>
    <w:p w14:paraId="10512C08" w14:textId="77777777" w:rsidR="00412FAB" w:rsidRPr="00A216E8" w:rsidRDefault="00412FAB" w:rsidP="00412FAB">
      <w:pPr>
        <w:pStyle w:val="3"/>
      </w:pPr>
      <w:r w:rsidRPr="00A216E8">
        <w:rPr>
          <w:rFonts w:ascii="Segoe UI Emoji" w:hAnsi="Segoe UI Emoji" w:cs="Segoe UI Emoji"/>
        </w:rPr>
        <w:t>⚙️</w:t>
      </w:r>
      <w:r w:rsidRPr="00A216E8">
        <w:t xml:space="preserve"> 底层原理</w:t>
      </w:r>
    </w:p>
    <w:p w14:paraId="1512DC8A" w14:textId="77777777" w:rsidR="00412FAB" w:rsidRPr="00A216E8" w:rsidRDefault="00412FAB" w:rsidP="00412FAB">
      <w:pPr>
        <w:widowControl/>
      </w:pPr>
      <w:r w:rsidRPr="00A216E8">
        <w:t>这个函数主要做了三步：</w:t>
      </w:r>
    </w:p>
    <w:p w14:paraId="0FA3655D" w14:textId="77777777" w:rsidR="00412FAB" w:rsidRPr="00A216E8" w:rsidRDefault="00412FAB">
      <w:pPr>
        <w:widowControl/>
        <w:numPr>
          <w:ilvl w:val="0"/>
          <w:numId w:val="169"/>
        </w:numPr>
      </w:pPr>
      <w:r w:rsidRPr="00A216E8">
        <w:t>配置 TI1/TI2 输入捕获通道的极性、滤波。</w:t>
      </w:r>
    </w:p>
    <w:p w14:paraId="0A74625A" w14:textId="77777777" w:rsidR="00412FAB" w:rsidRPr="00A216E8" w:rsidRDefault="00412FAB">
      <w:pPr>
        <w:widowControl/>
        <w:numPr>
          <w:ilvl w:val="0"/>
          <w:numId w:val="169"/>
        </w:numPr>
      </w:pPr>
      <w:r w:rsidRPr="00A216E8">
        <w:t>选择触发源 TS = TI1FP1 或 TI2FP2。</w:t>
      </w:r>
    </w:p>
    <w:p w14:paraId="2DEDC7B3" w14:textId="77777777" w:rsidR="00412FAB" w:rsidRPr="00A216E8" w:rsidRDefault="00412FAB">
      <w:pPr>
        <w:widowControl/>
        <w:numPr>
          <w:ilvl w:val="0"/>
          <w:numId w:val="169"/>
        </w:numPr>
      </w:pPr>
      <w:r w:rsidRPr="00A216E8">
        <w:t>设置从模式 SMS = External Clock Mode 1。</w:t>
      </w:r>
    </w:p>
    <w:p w14:paraId="1612EFED" w14:textId="77777777" w:rsidR="00412FAB" w:rsidRPr="00A216E8" w:rsidRDefault="00412FAB" w:rsidP="00412FAB">
      <w:pPr>
        <w:widowControl/>
      </w:pPr>
      <w:r w:rsidRPr="00A216E8">
        <w:t>也就是说，相当于：</w:t>
      </w:r>
    </w:p>
    <w:p w14:paraId="6F8B1F07" w14:textId="77777777" w:rsidR="00412FAB" w:rsidRPr="00A216E8" w:rsidRDefault="00412FAB" w:rsidP="00412FAB">
      <w:pPr>
        <w:widowControl/>
      </w:pPr>
      <w:proofErr w:type="spellStart"/>
      <w:r w:rsidRPr="00A216E8">
        <w:t>TIM_</w:t>
      </w:r>
      <w:proofErr w:type="gramStart"/>
      <w:r w:rsidRPr="00A216E8">
        <w:t>SelectInputTrigger</w:t>
      </w:r>
      <w:proofErr w:type="spellEnd"/>
      <w:r w:rsidRPr="00A216E8">
        <w:t>(</w:t>
      </w:r>
      <w:proofErr w:type="spellStart"/>
      <w:proofErr w:type="gramEnd"/>
      <w:r w:rsidRPr="00A216E8">
        <w:t>TIMx</w:t>
      </w:r>
      <w:proofErr w:type="spellEnd"/>
      <w:r w:rsidRPr="00A216E8">
        <w:t>, TIM_TS_TI1FP1 or TI2FP2);</w:t>
      </w:r>
    </w:p>
    <w:p w14:paraId="473237C5" w14:textId="77777777" w:rsidR="00412FAB" w:rsidRPr="00A216E8" w:rsidRDefault="00412FAB" w:rsidP="00412FAB">
      <w:pPr>
        <w:widowControl/>
      </w:pPr>
      <w:proofErr w:type="spellStart"/>
      <w:r w:rsidRPr="00A216E8">
        <w:t>TIMx</w:t>
      </w:r>
      <w:proofErr w:type="spellEnd"/>
      <w:r w:rsidRPr="00A216E8">
        <w:t>-&gt;SMCR |= TIM_SlaveMode_External1;</w:t>
      </w:r>
    </w:p>
    <w:p w14:paraId="6C924D84" w14:textId="77777777" w:rsidR="00412FAB" w:rsidRPr="00A216E8" w:rsidRDefault="00000000" w:rsidP="00412FAB">
      <w:pPr>
        <w:widowControl/>
      </w:pPr>
      <w:r>
        <w:pict w14:anchorId="4F45EE65">
          <v:rect id="_x0000_i1329" style="width:0;height:1.5pt" o:hralign="center" o:hrstd="t" o:hr="t" fillcolor="#a0a0a0" stroked="f"/>
        </w:pict>
      </w:r>
    </w:p>
    <w:p w14:paraId="43B4AFB2" w14:textId="77777777" w:rsidR="00412FAB" w:rsidRPr="00A216E8" w:rsidRDefault="00412FAB" w:rsidP="00412FAB">
      <w:pPr>
        <w:pStyle w:val="3"/>
      </w:pPr>
      <w:r w:rsidRPr="00A216E8">
        <w:rPr>
          <w:rFonts w:ascii="Segoe UI Emoji" w:hAnsi="Segoe UI Emoji" w:cs="Segoe UI Emoji"/>
        </w:rPr>
        <w:t>✅</w:t>
      </w:r>
      <w:r w:rsidRPr="00A216E8">
        <w:t xml:space="preserve"> 使用示例</w:t>
      </w:r>
    </w:p>
    <w:p w14:paraId="05C52B7D" w14:textId="77777777" w:rsidR="00412FAB" w:rsidRPr="00A216E8" w:rsidRDefault="00412FAB" w:rsidP="00412FAB">
      <w:pPr>
        <w:widowControl/>
        <w:rPr>
          <w:b/>
          <w:bCs/>
        </w:rPr>
      </w:pPr>
      <w:r w:rsidRPr="00A216E8">
        <w:rPr>
          <w:b/>
          <w:bCs/>
        </w:rPr>
        <w:t>1. 用 TI1 引脚作为外部时钟源</w:t>
      </w:r>
    </w:p>
    <w:p w14:paraId="78221C7E" w14:textId="77777777" w:rsidR="00412FAB" w:rsidRPr="00A216E8" w:rsidRDefault="00412FAB" w:rsidP="00412FAB">
      <w:pPr>
        <w:widowControl/>
      </w:pPr>
      <w:r w:rsidRPr="00A216E8">
        <w:t xml:space="preserve">// </w:t>
      </w:r>
      <w:proofErr w:type="gramStart"/>
      <w:r w:rsidRPr="00A216E8">
        <w:t xml:space="preserve">配置 TIM2 </w:t>
      </w:r>
      <w:proofErr w:type="gramEnd"/>
      <w:r w:rsidRPr="00A216E8">
        <w:t>使用 TI1 作为外部时钟，触发极性为上升沿，不滤波</w:t>
      </w:r>
    </w:p>
    <w:p w14:paraId="4FAC15EB" w14:textId="77777777" w:rsidR="00412FAB" w:rsidRPr="00A216E8" w:rsidRDefault="00412FAB" w:rsidP="00412FAB">
      <w:pPr>
        <w:widowControl/>
      </w:pPr>
      <w:proofErr w:type="spellStart"/>
      <w:r w:rsidRPr="00A216E8">
        <w:t>TIM_</w:t>
      </w:r>
      <w:proofErr w:type="gramStart"/>
      <w:r w:rsidRPr="00A216E8">
        <w:t>TIxExternalClockConfig</w:t>
      </w:r>
      <w:proofErr w:type="spellEnd"/>
      <w:r w:rsidRPr="00A216E8">
        <w:t>(</w:t>
      </w:r>
      <w:proofErr w:type="gramEnd"/>
      <w:r w:rsidRPr="00A216E8">
        <w:t>TIM2, TIM_TIxExternalCLK1Source_TI1,</w:t>
      </w:r>
    </w:p>
    <w:p w14:paraId="17D1B3DC" w14:textId="77777777" w:rsidR="00412FAB" w:rsidRPr="00A216E8" w:rsidRDefault="00412FAB" w:rsidP="00412FAB">
      <w:pPr>
        <w:widowControl/>
      </w:pPr>
      <w:r w:rsidRPr="00A216E8">
        <w:t xml:space="preserve">                           </w:t>
      </w:r>
      <w:proofErr w:type="spellStart"/>
      <w:r w:rsidRPr="00A216E8">
        <w:t>TIM_ICPolarity_Rising</w:t>
      </w:r>
      <w:proofErr w:type="spellEnd"/>
      <w:r w:rsidRPr="00A216E8">
        <w:t>, 0);</w:t>
      </w:r>
    </w:p>
    <w:p w14:paraId="62EDD071" w14:textId="77777777" w:rsidR="00412FAB" w:rsidRPr="00A216E8" w:rsidRDefault="00412FAB" w:rsidP="00412FAB">
      <w:pPr>
        <w:widowControl/>
      </w:pPr>
    </w:p>
    <w:p w14:paraId="586270DE" w14:textId="77777777" w:rsidR="00412FAB" w:rsidRPr="00A216E8" w:rsidRDefault="00412FAB" w:rsidP="00412FAB">
      <w:pPr>
        <w:widowControl/>
      </w:pPr>
      <w:r w:rsidRPr="00A216E8">
        <w:t>TIM_</w:t>
      </w:r>
      <w:proofErr w:type="gramStart"/>
      <w:r w:rsidRPr="00A216E8">
        <w:t>Cmd(</w:t>
      </w:r>
      <w:proofErr w:type="gramEnd"/>
      <w:r w:rsidRPr="00A216E8">
        <w:t>TIM2, ENABLE);</w:t>
      </w:r>
    </w:p>
    <w:p w14:paraId="5390CB1D" w14:textId="77777777" w:rsidR="00412FAB" w:rsidRPr="00A216E8" w:rsidRDefault="00412FAB" w:rsidP="00412FAB">
      <w:pPr>
        <w:widowControl/>
      </w:pPr>
      <w:r w:rsidRPr="00A216E8">
        <w:lastRenderedPageBreak/>
        <w:t xml:space="preserve">→ 此时，TIM2 的计数器会在 </w:t>
      </w:r>
      <w:r w:rsidRPr="00A216E8">
        <w:rPr>
          <w:b/>
          <w:bCs/>
        </w:rPr>
        <w:t>TI1 引脚每个上升沿加 1</w:t>
      </w:r>
      <w:r w:rsidRPr="00A216E8">
        <w:t>。</w:t>
      </w:r>
    </w:p>
    <w:p w14:paraId="74CD08E6" w14:textId="77777777" w:rsidR="00412FAB" w:rsidRPr="00A216E8" w:rsidRDefault="00000000" w:rsidP="00412FAB">
      <w:pPr>
        <w:widowControl/>
      </w:pPr>
      <w:r>
        <w:pict w14:anchorId="48D76E09">
          <v:rect id="_x0000_i1330" style="width:0;height:1.5pt" o:hralign="center" o:hrstd="t" o:hr="t" fillcolor="#a0a0a0" stroked="f"/>
        </w:pict>
      </w:r>
    </w:p>
    <w:p w14:paraId="78DB58EF" w14:textId="77777777" w:rsidR="00412FAB" w:rsidRPr="00A216E8" w:rsidRDefault="00412FAB" w:rsidP="00412FAB">
      <w:pPr>
        <w:widowControl/>
        <w:rPr>
          <w:b/>
          <w:bCs/>
        </w:rPr>
      </w:pPr>
      <w:r w:rsidRPr="00A216E8">
        <w:rPr>
          <w:b/>
          <w:bCs/>
        </w:rPr>
        <w:t>2. 用 TI1 边沿检测器（双边沿计数）</w:t>
      </w:r>
    </w:p>
    <w:p w14:paraId="11EFD2EC" w14:textId="77777777" w:rsidR="00412FAB" w:rsidRPr="00A216E8" w:rsidRDefault="00412FAB" w:rsidP="00412FAB">
      <w:pPr>
        <w:widowControl/>
      </w:pPr>
      <w:r w:rsidRPr="00A216E8">
        <w:t>// 配置 TIM3 使用 TI1 边沿检测器作为外部时钟，意味着上升+下降沿都会触发计数</w:t>
      </w:r>
    </w:p>
    <w:p w14:paraId="387B5238" w14:textId="77777777" w:rsidR="00412FAB" w:rsidRPr="00A216E8" w:rsidRDefault="00412FAB" w:rsidP="00412FAB">
      <w:pPr>
        <w:widowControl/>
      </w:pPr>
      <w:proofErr w:type="spellStart"/>
      <w:r w:rsidRPr="00A216E8">
        <w:t>TIM_</w:t>
      </w:r>
      <w:proofErr w:type="gramStart"/>
      <w:r w:rsidRPr="00A216E8">
        <w:t>TIxExternalClockConfig</w:t>
      </w:r>
      <w:proofErr w:type="spellEnd"/>
      <w:r w:rsidRPr="00A216E8">
        <w:t>(</w:t>
      </w:r>
      <w:proofErr w:type="gramEnd"/>
      <w:r w:rsidRPr="00A216E8">
        <w:t>TIM3, TIM_TIxExternalCLK1Source_TI1ED,</w:t>
      </w:r>
    </w:p>
    <w:p w14:paraId="6E0E07CE" w14:textId="77777777" w:rsidR="00412FAB" w:rsidRPr="00A216E8" w:rsidRDefault="00412FAB" w:rsidP="00412FAB">
      <w:pPr>
        <w:widowControl/>
      </w:pPr>
      <w:r w:rsidRPr="00A216E8">
        <w:t xml:space="preserve">                           </w:t>
      </w:r>
      <w:proofErr w:type="spellStart"/>
      <w:r w:rsidRPr="00A216E8">
        <w:t>TIM_ICPolarity_Rising</w:t>
      </w:r>
      <w:proofErr w:type="spellEnd"/>
      <w:r w:rsidRPr="00A216E8">
        <w:t>, 0);</w:t>
      </w:r>
    </w:p>
    <w:p w14:paraId="2B4E6565" w14:textId="77777777" w:rsidR="00412FAB" w:rsidRPr="00A216E8" w:rsidRDefault="00412FAB" w:rsidP="00412FAB">
      <w:pPr>
        <w:widowControl/>
      </w:pPr>
    </w:p>
    <w:p w14:paraId="79949B65" w14:textId="77777777" w:rsidR="00412FAB" w:rsidRPr="00A216E8" w:rsidRDefault="00412FAB" w:rsidP="00412FAB">
      <w:pPr>
        <w:widowControl/>
      </w:pPr>
      <w:r w:rsidRPr="00A216E8">
        <w:t>TIM_</w:t>
      </w:r>
      <w:proofErr w:type="gramStart"/>
      <w:r w:rsidRPr="00A216E8">
        <w:t>Cmd(</w:t>
      </w:r>
      <w:proofErr w:type="gramEnd"/>
      <w:r w:rsidRPr="00A216E8">
        <w:t>TIM3, ENABLE);</w:t>
      </w:r>
    </w:p>
    <w:p w14:paraId="551A6B60" w14:textId="77777777" w:rsidR="00412FAB" w:rsidRPr="00A216E8" w:rsidRDefault="00412FAB" w:rsidP="00412FAB">
      <w:pPr>
        <w:widowControl/>
      </w:pPr>
      <w:r w:rsidRPr="00A216E8">
        <w:t xml:space="preserve">→ 此时，TIM3 每检测到 TI1 的 </w:t>
      </w:r>
      <w:r w:rsidRPr="00A216E8">
        <w:rPr>
          <w:b/>
          <w:bCs/>
        </w:rPr>
        <w:t>上升沿或下降沿</w:t>
      </w:r>
      <w:r w:rsidRPr="00A216E8">
        <w:t xml:space="preserve"> 就会计数一次。</w:t>
      </w:r>
    </w:p>
    <w:p w14:paraId="71961B1D" w14:textId="77777777" w:rsidR="00412FAB" w:rsidRPr="00A216E8" w:rsidRDefault="00000000" w:rsidP="00412FAB">
      <w:pPr>
        <w:widowControl/>
      </w:pPr>
      <w:r>
        <w:pict w14:anchorId="0BA524D7">
          <v:rect id="_x0000_i1331" style="width:0;height:1.5pt" o:hralign="center" o:hrstd="t" o:hr="t" fillcolor="#a0a0a0" stroked="f"/>
        </w:pict>
      </w:r>
    </w:p>
    <w:p w14:paraId="269B0E30" w14:textId="77777777" w:rsidR="00412FAB" w:rsidRPr="00A216E8" w:rsidRDefault="00412FAB" w:rsidP="00412FAB">
      <w:pPr>
        <w:pStyle w:val="3"/>
      </w:pPr>
      <w:r w:rsidRPr="00A216E8">
        <w:rPr>
          <w:rFonts w:ascii="Segoe UI Emoji" w:hAnsi="Segoe UI Emoji" w:cs="Segoe UI Emoji"/>
        </w:rPr>
        <w:t>🚩</w:t>
      </w:r>
      <w:r w:rsidRPr="00A216E8">
        <w:t>应用场景</w:t>
      </w:r>
    </w:p>
    <w:p w14:paraId="257C1B95" w14:textId="77777777" w:rsidR="00412FAB" w:rsidRPr="00A216E8" w:rsidRDefault="00412FAB">
      <w:pPr>
        <w:widowControl/>
        <w:numPr>
          <w:ilvl w:val="0"/>
          <w:numId w:val="170"/>
        </w:numPr>
      </w:pPr>
      <w:r w:rsidRPr="00A216E8">
        <w:rPr>
          <w:b/>
          <w:bCs/>
        </w:rPr>
        <w:t>外部事件计数器</w:t>
      </w:r>
      <w:r w:rsidRPr="00A216E8">
        <w:t>：比如计算外部方波信号的脉冲数。</w:t>
      </w:r>
    </w:p>
    <w:p w14:paraId="253AFC4C" w14:textId="77777777" w:rsidR="00412FAB" w:rsidRPr="00A216E8" w:rsidRDefault="00412FAB">
      <w:pPr>
        <w:widowControl/>
        <w:numPr>
          <w:ilvl w:val="0"/>
          <w:numId w:val="170"/>
        </w:numPr>
      </w:pPr>
      <w:r w:rsidRPr="00A216E8">
        <w:rPr>
          <w:b/>
          <w:bCs/>
        </w:rPr>
        <w:t>频率/转速测量</w:t>
      </w:r>
      <w:r w:rsidRPr="00A216E8">
        <w:t>：外部输入是一个频率信号，定时器计数器累加脉冲数。</w:t>
      </w:r>
    </w:p>
    <w:p w14:paraId="62EDA8ED" w14:textId="77777777" w:rsidR="00412FAB" w:rsidRPr="00A216E8" w:rsidRDefault="00412FAB">
      <w:pPr>
        <w:widowControl/>
        <w:numPr>
          <w:ilvl w:val="0"/>
          <w:numId w:val="170"/>
        </w:numPr>
      </w:pPr>
      <w:r w:rsidRPr="00A216E8">
        <w:rPr>
          <w:b/>
          <w:bCs/>
        </w:rPr>
        <w:t>外部信号驱动分频</w:t>
      </w:r>
      <w:r w:rsidRPr="00A216E8">
        <w:t>：定时器只在外部信号到来时前进，而不是用内部时钟。</w:t>
      </w:r>
    </w:p>
    <w:p w14:paraId="52768A93" w14:textId="77777777" w:rsidR="00412FAB" w:rsidRPr="008065F0" w:rsidRDefault="00412FAB" w:rsidP="00412FAB">
      <w:pPr>
        <w:pStyle w:val="2"/>
      </w:pPr>
      <w:r w:rsidRPr="000F7B13">
        <w:t>TIM_ETRClockMode1Config</w:t>
      </w:r>
      <w:r>
        <w:rPr>
          <w:rFonts w:hint="eastAsia"/>
        </w:rPr>
        <w:t>()</w:t>
      </w:r>
      <w:r>
        <w:br/>
      </w:r>
      <w:r w:rsidRPr="00B01B22">
        <w:t>把定时器配置为 外部时钟模式1（External Clock Mode 1），并且使用 ETR（外部触发输入引脚） 作为时钟源。</w:t>
      </w:r>
    </w:p>
    <w:p w14:paraId="28AF1A9F" w14:textId="77777777" w:rsidR="00412FAB" w:rsidRPr="00B01B22" w:rsidRDefault="00412FAB" w:rsidP="00412FAB">
      <w:pPr>
        <w:widowControl/>
      </w:pPr>
      <w:r w:rsidRPr="00B01B22">
        <w:t>你问到的这个函数：</w:t>
      </w:r>
    </w:p>
    <w:p w14:paraId="609D0AD8" w14:textId="77777777" w:rsidR="00412FAB" w:rsidRPr="00B01B22" w:rsidRDefault="00412FAB" w:rsidP="00412FAB">
      <w:pPr>
        <w:widowControl/>
      </w:pPr>
      <w:r w:rsidRPr="00B01B22">
        <w:t>void TIM_ETRClockMode1</w:t>
      </w:r>
      <w:proofErr w:type="gramStart"/>
      <w:r w:rsidRPr="00B01B22">
        <w:t>Config(</w:t>
      </w:r>
      <w:proofErr w:type="spellStart"/>
      <w:proofErr w:type="gramEnd"/>
      <w:r w:rsidRPr="00B01B22">
        <w:t>TIM_TypeDef</w:t>
      </w:r>
      <w:proofErr w:type="spellEnd"/>
      <w:r w:rsidRPr="00B01B22">
        <w:t xml:space="preserve">* TIMx, </w:t>
      </w:r>
    </w:p>
    <w:p w14:paraId="03B5EC72" w14:textId="77777777" w:rsidR="00412FAB" w:rsidRPr="00B01B22" w:rsidRDefault="00412FAB" w:rsidP="00412FAB">
      <w:pPr>
        <w:widowControl/>
      </w:pPr>
      <w:r w:rsidRPr="00B01B22">
        <w:t xml:space="preserve">                             uint16_t </w:t>
      </w:r>
      <w:proofErr w:type="spellStart"/>
      <w:r w:rsidRPr="00B01B22">
        <w:t>TIM_ExtTRGPrescaler</w:t>
      </w:r>
      <w:proofErr w:type="spellEnd"/>
      <w:r w:rsidRPr="00B01B22">
        <w:t xml:space="preserve">, </w:t>
      </w:r>
    </w:p>
    <w:p w14:paraId="753C7B12" w14:textId="77777777" w:rsidR="00412FAB" w:rsidRPr="00B01B22" w:rsidRDefault="00412FAB" w:rsidP="00412FAB">
      <w:pPr>
        <w:widowControl/>
      </w:pPr>
      <w:r w:rsidRPr="00B01B22">
        <w:t xml:space="preserve">                             uint16_t </w:t>
      </w:r>
      <w:proofErr w:type="spellStart"/>
      <w:r w:rsidRPr="00B01B22">
        <w:t>TIM_ExtTRGPolarity</w:t>
      </w:r>
      <w:proofErr w:type="spellEnd"/>
      <w:r w:rsidRPr="00B01B22">
        <w:t>,</w:t>
      </w:r>
    </w:p>
    <w:p w14:paraId="2C4A6171" w14:textId="77777777" w:rsidR="00412FAB" w:rsidRPr="00B01B22" w:rsidRDefault="00412FAB" w:rsidP="00412FAB">
      <w:pPr>
        <w:widowControl/>
      </w:pPr>
      <w:r w:rsidRPr="00B01B22">
        <w:t xml:space="preserve">                             uint16_t </w:t>
      </w:r>
      <w:proofErr w:type="spellStart"/>
      <w:r w:rsidRPr="00B01B22">
        <w:t>ExtTRGFilter</w:t>
      </w:r>
      <w:proofErr w:type="spellEnd"/>
      <w:r w:rsidRPr="00B01B22">
        <w:t>);</w:t>
      </w:r>
    </w:p>
    <w:p w14:paraId="3C89084A" w14:textId="77777777" w:rsidR="00412FAB" w:rsidRDefault="00412FAB" w:rsidP="00412FAB">
      <w:pPr>
        <w:widowControl/>
      </w:pPr>
      <w:r w:rsidRPr="00B01B22">
        <w:t xml:space="preserve">同样是 </w:t>
      </w:r>
      <w:r w:rsidRPr="00B01B22">
        <w:rPr>
          <w:b/>
          <w:bCs/>
        </w:rPr>
        <w:t>标准外设库（</w:t>
      </w:r>
      <w:proofErr w:type="spellStart"/>
      <w:r w:rsidRPr="00B01B22">
        <w:rPr>
          <w:b/>
          <w:bCs/>
        </w:rPr>
        <w:t>StdPeriph</w:t>
      </w:r>
      <w:proofErr w:type="spellEnd"/>
      <w:r w:rsidRPr="00B01B22">
        <w:rPr>
          <w:b/>
          <w:bCs/>
        </w:rPr>
        <w:t xml:space="preserve"> Library）</w:t>
      </w:r>
      <w:r w:rsidRPr="00B01B22">
        <w:t xml:space="preserve"> 提供的，它是用来把定时器配置为 </w:t>
      </w:r>
      <w:r w:rsidRPr="00B01B22">
        <w:rPr>
          <w:b/>
          <w:bCs/>
        </w:rPr>
        <w:t>外部时钟模式1（External Clock Mode 1）</w:t>
      </w:r>
      <w:r w:rsidRPr="00B01B22">
        <w:t>，</w:t>
      </w:r>
      <w:r w:rsidRPr="00B01B22">
        <w:br/>
        <w:t xml:space="preserve">并且使用 </w:t>
      </w:r>
      <w:r w:rsidRPr="003C0D12">
        <w:rPr>
          <w:b/>
          <w:bCs/>
          <w:color w:val="EE0000"/>
        </w:rPr>
        <w:t>ETR（外部触发输入引脚）</w:t>
      </w:r>
      <w:r w:rsidRPr="00B01B22">
        <w:t xml:space="preserve"> 作为时钟源。</w:t>
      </w:r>
    </w:p>
    <w:p w14:paraId="700FC95C" w14:textId="77777777" w:rsidR="00412FAB" w:rsidRPr="00B01B22" w:rsidRDefault="00412FAB" w:rsidP="00412FAB">
      <w:pPr>
        <w:widowControl/>
      </w:pPr>
      <w:r>
        <w:rPr>
          <w:noProof/>
        </w:rPr>
        <w:lastRenderedPageBreak/>
        <w:drawing>
          <wp:inline distT="0" distB="0" distL="0" distR="0" wp14:anchorId="7CB45B2A" wp14:editId="68CBBCBC">
            <wp:extent cx="5274310" cy="2997200"/>
            <wp:effectExtent l="0" t="0" r="2540" b="0"/>
            <wp:docPr id="2024121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21470" name="图片 1"/>
                    <pic:cNvPicPr/>
                  </pic:nvPicPr>
                  <pic:blipFill>
                    <a:blip r:embed="rId28"/>
                    <a:stretch>
                      <a:fillRect/>
                    </a:stretch>
                  </pic:blipFill>
                  <pic:spPr>
                    <a:xfrm>
                      <a:off x="0" y="0"/>
                      <a:ext cx="5274310" cy="2997200"/>
                    </a:xfrm>
                    <a:prstGeom prst="rect">
                      <a:avLst/>
                    </a:prstGeom>
                  </pic:spPr>
                </pic:pic>
              </a:graphicData>
            </a:graphic>
          </wp:inline>
        </w:drawing>
      </w:r>
    </w:p>
    <w:p w14:paraId="28ACBD64" w14:textId="77777777" w:rsidR="00412FAB" w:rsidRPr="00B01B22" w:rsidRDefault="00000000" w:rsidP="00412FAB">
      <w:pPr>
        <w:widowControl/>
      </w:pPr>
      <w:r>
        <w:pict w14:anchorId="59831037">
          <v:rect id="_x0000_i1332" style="width:0;height:1.5pt" o:hralign="center" o:hrstd="t" o:hr="t" fillcolor="#a0a0a0" stroked="f"/>
        </w:pict>
      </w:r>
    </w:p>
    <w:p w14:paraId="05EA7F9F" w14:textId="77777777" w:rsidR="00412FAB" w:rsidRPr="00B01B22" w:rsidRDefault="00412FAB" w:rsidP="00412FAB">
      <w:pPr>
        <w:pStyle w:val="3"/>
      </w:pPr>
      <w:r w:rsidRPr="00B01B22">
        <w:rPr>
          <w:rFonts w:ascii="Segoe UI Emoji" w:hAnsi="Segoe UI Emoji" w:cs="Segoe UI Emoji"/>
        </w:rPr>
        <w:t>📘</w:t>
      </w:r>
      <w:r w:rsidRPr="00B01B22">
        <w:t xml:space="preserve"> 功能说明</w:t>
      </w:r>
    </w:p>
    <w:p w14:paraId="102EA585" w14:textId="77777777" w:rsidR="00412FAB" w:rsidRPr="00B01B22" w:rsidRDefault="00412FAB">
      <w:pPr>
        <w:widowControl/>
        <w:numPr>
          <w:ilvl w:val="0"/>
          <w:numId w:val="171"/>
        </w:numPr>
      </w:pPr>
      <w:r w:rsidRPr="00B01B22">
        <w:t xml:space="preserve">让定时器通过 </w:t>
      </w:r>
      <w:r w:rsidRPr="00B01B22">
        <w:rPr>
          <w:b/>
          <w:bCs/>
          <w:color w:val="EE0000"/>
        </w:rPr>
        <w:t>ETR 引脚</w:t>
      </w:r>
      <w:r w:rsidRPr="00B01B22">
        <w:t xml:space="preserve"> 接收外部信号，把这个信号作为时钟脉冲来驱动计数器。</w:t>
      </w:r>
    </w:p>
    <w:p w14:paraId="68909FFA" w14:textId="77777777" w:rsidR="00412FAB" w:rsidRPr="00B01B22" w:rsidRDefault="00412FAB">
      <w:pPr>
        <w:widowControl/>
        <w:numPr>
          <w:ilvl w:val="0"/>
          <w:numId w:val="171"/>
        </w:numPr>
      </w:pPr>
      <w:r w:rsidRPr="00B01B22">
        <w:t>在模式 1 下，每当</w:t>
      </w:r>
      <w:r w:rsidRPr="00B01B22">
        <w:rPr>
          <w:color w:val="EE0000"/>
        </w:rPr>
        <w:t xml:space="preserve"> ETR 引脚检测到有效的时钟脉冲</w:t>
      </w:r>
      <w:r w:rsidRPr="00B01B22">
        <w:t>，就会</w:t>
      </w:r>
      <w:r w:rsidRPr="00B01B22">
        <w:rPr>
          <w:color w:val="EE0000"/>
        </w:rPr>
        <w:t>让定时器 CNT 加 1</w:t>
      </w:r>
      <w:r w:rsidRPr="00B01B22">
        <w:t>。</w:t>
      </w:r>
    </w:p>
    <w:p w14:paraId="0F5630A9" w14:textId="77777777" w:rsidR="00412FAB" w:rsidRPr="00B01B22" w:rsidRDefault="00412FAB">
      <w:pPr>
        <w:widowControl/>
        <w:numPr>
          <w:ilvl w:val="0"/>
          <w:numId w:val="171"/>
        </w:numPr>
      </w:pPr>
      <w:r w:rsidRPr="00B01B22">
        <w:t xml:space="preserve">适合做 </w:t>
      </w:r>
      <w:r w:rsidRPr="00B01B22">
        <w:rPr>
          <w:b/>
          <w:bCs/>
          <w:color w:val="EE0000"/>
        </w:rPr>
        <w:t>外部事件计数</w:t>
      </w:r>
      <w:r w:rsidRPr="00B01B22">
        <w:rPr>
          <w:b/>
          <w:bCs/>
        </w:rPr>
        <w:t>、</w:t>
      </w:r>
      <w:r w:rsidRPr="00B01B22">
        <w:rPr>
          <w:b/>
          <w:bCs/>
          <w:color w:val="EE0000"/>
        </w:rPr>
        <w:t>外部频率测量</w:t>
      </w:r>
      <w:r w:rsidRPr="00B01B22">
        <w:t>。</w:t>
      </w:r>
    </w:p>
    <w:p w14:paraId="78957A04" w14:textId="77777777" w:rsidR="00412FAB" w:rsidRPr="00B01B22" w:rsidRDefault="00000000" w:rsidP="00412FAB">
      <w:pPr>
        <w:widowControl/>
      </w:pPr>
      <w:r>
        <w:pict w14:anchorId="1411EC18">
          <v:rect id="_x0000_i1333" style="width:0;height:1.5pt" o:hralign="center" o:hrstd="t" o:hr="t" fillcolor="#a0a0a0" stroked="f"/>
        </w:pict>
      </w:r>
    </w:p>
    <w:p w14:paraId="1976D541" w14:textId="77777777" w:rsidR="00412FAB" w:rsidRPr="00B01B22" w:rsidRDefault="00412FAB" w:rsidP="00412FAB">
      <w:pPr>
        <w:pStyle w:val="3"/>
      </w:pPr>
      <w:r w:rsidRPr="00B01B22">
        <w:rPr>
          <w:rFonts w:ascii="Segoe UI Emoji" w:hAnsi="Segoe UI Emoji" w:cs="Segoe UI Emoji"/>
        </w:rPr>
        <w:t>📖</w:t>
      </w:r>
      <w:r w:rsidRPr="00B01B22">
        <w:t xml:space="preserve"> 参数说明</w:t>
      </w:r>
    </w:p>
    <w:p w14:paraId="7EDFE45E" w14:textId="77777777" w:rsidR="00412FAB" w:rsidRPr="00B01B22" w:rsidRDefault="00412FAB">
      <w:pPr>
        <w:widowControl/>
        <w:numPr>
          <w:ilvl w:val="0"/>
          <w:numId w:val="172"/>
        </w:numPr>
      </w:pPr>
      <w:proofErr w:type="spellStart"/>
      <w:r w:rsidRPr="00B01B22">
        <w:rPr>
          <w:b/>
          <w:bCs/>
        </w:rPr>
        <w:t>TIMx</w:t>
      </w:r>
      <w:proofErr w:type="spellEnd"/>
    </w:p>
    <w:p w14:paraId="6E48EE78" w14:textId="77777777" w:rsidR="00412FAB" w:rsidRPr="00B01B22" w:rsidRDefault="00412FAB">
      <w:pPr>
        <w:widowControl/>
        <w:numPr>
          <w:ilvl w:val="1"/>
          <w:numId w:val="172"/>
        </w:numPr>
      </w:pPr>
      <w:r w:rsidRPr="00B01B22">
        <w:t>要配置的定时器（如 TIM2、TIM3、TIM4……，看芯片支持）。</w:t>
      </w:r>
    </w:p>
    <w:p w14:paraId="7EF16967" w14:textId="77777777" w:rsidR="00412FAB" w:rsidRPr="00B01B22" w:rsidRDefault="00412FAB">
      <w:pPr>
        <w:widowControl/>
        <w:numPr>
          <w:ilvl w:val="0"/>
          <w:numId w:val="172"/>
        </w:numPr>
      </w:pPr>
      <w:proofErr w:type="spellStart"/>
      <w:r w:rsidRPr="00B01B22">
        <w:rPr>
          <w:b/>
          <w:bCs/>
        </w:rPr>
        <w:t>TIM_ExtTRGPrescaler</w:t>
      </w:r>
      <w:proofErr w:type="spellEnd"/>
      <w:r w:rsidRPr="00B01B22">
        <w:t>（ETR 预分频器）</w:t>
      </w:r>
    </w:p>
    <w:p w14:paraId="0E657F58" w14:textId="77777777" w:rsidR="00412FAB" w:rsidRPr="00B01B22" w:rsidRDefault="00412FAB">
      <w:pPr>
        <w:widowControl/>
        <w:numPr>
          <w:ilvl w:val="1"/>
          <w:numId w:val="172"/>
        </w:numPr>
      </w:pPr>
      <w:r w:rsidRPr="00B01B22">
        <w:t>设置</w:t>
      </w:r>
      <w:r w:rsidRPr="00B01B22">
        <w:rPr>
          <w:color w:val="EE0000"/>
        </w:rPr>
        <w:t>外部触发信号的预分频</w:t>
      </w:r>
      <w:r w:rsidRPr="00B01B22">
        <w:t>：</w:t>
      </w:r>
    </w:p>
    <w:p w14:paraId="66D30E3C" w14:textId="77777777" w:rsidR="00412FAB" w:rsidRPr="00B01B22" w:rsidRDefault="00412FAB">
      <w:pPr>
        <w:widowControl/>
        <w:numPr>
          <w:ilvl w:val="2"/>
          <w:numId w:val="172"/>
        </w:numPr>
      </w:pPr>
      <w:proofErr w:type="spellStart"/>
      <w:r w:rsidRPr="00B01B22">
        <w:t>TIM_ExtTRGPSC_OFF</w:t>
      </w:r>
      <w:proofErr w:type="spellEnd"/>
      <w:r w:rsidRPr="00B01B22">
        <w:t xml:space="preserve"> —</w:t>
      </w:r>
      <w:proofErr w:type="gramStart"/>
      <w:r w:rsidRPr="00B01B22">
        <w:t>— 不</w:t>
      </w:r>
      <w:proofErr w:type="gramEnd"/>
      <w:r w:rsidRPr="00B01B22">
        <w:t>分频。</w:t>
      </w:r>
    </w:p>
    <w:p w14:paraId="49D607A3" w14:textId="77777777" w:rsidR="00412FAB" w:rsidRPr="00B01B22" w:rsidRDefault="00412FAB">
      <w:pPr>
        <w:widowControl/>
        <w:numPr>
          <w:ilvl w:val="2"/>
          <w:numId w:val="172"/>
        </w:numPr>
      </w:pPr>
      <w:r w:rsidRPr="00B01B22">
        <w:t>TIM_ExtTRGPSC_DIV2 —— 2 分频。</w:t>
      </w:r>
    </w:p>
    <w:p w14:paraId="32EFCB03" w14:textId="77777777" w:rsidR="00412FAB" w:rsidRPr="00B01B22" w:rsidRDefault="00412FAB">
      <w:pPr>
        <w:widowControl/>
        <w:numPr>
          <w:ilvl w:val="2"/>
          <w:numId w:val="172"/>
        </w:numPr>
      </w:pPr>
      <w:r w:rsidRPr="00B01B22">
        <w:t>TIM_ExtTRGPSC_DIV4 —— 4 分频。</w:t>
      </w:r>
    </w:p>
    <w:p w14:paraId="344C00EA" w14:textId="77777777" w:rsidR="00412FAB" w:rsidRPr="00B01B22" w:rsidRDefault="00412FAB">
      <w:pPr>
        <w:widowControl/>
        <w:numPr>
          <w:ilvl w:val="2"/>
          <w:numId w:val="172"/>
        </w:numPr>
      </w:pPr>
      <w:r w:rsidRPr="00B01B22">
        <w:t>TIM_ExtTRGPSC_DIV8 —— 8 分频。</w:t>
      </w:r>
    </w:p>
    <w:p w14:paraId="62CBEE24" w14:textId="77777777" w:rsidR="00412FAB" w:rsidRPr="00B01B22" w:rsidRDefault="00412FAB">
      <w:pPr>
        <w:widowControl/>
        <w:numPr>
          <w:ilvl w:val="0"/>
          <w:numId w:val="172"/>
        </w:numPr>
      </w:pPr>
      <w:proofErr w:type="spellStart"/>
      <w:r w:rsidRPr="00B01B22">
        <w:rPr>
          <w:b/>
          <w:bCs/>
        </w:rPr>
        <w:lastRenderedPageBreak/>
        <w:t>TIM_ExtTRGPolarity</w:t>
      </w:r>
      <w:proofErr w:type="spellEnd"/>
      <w:r w:rsidRPr="00B01B22">
        <w:t>（</w:t>
      </w:r>
      <w:r w:rsidRPr="00B01B22">
        <w:rPr>
          <w:color w:val="EE0000"/>
        </w:rPr>
        <w:t>极性选择</w:t>
      </w:r>
      <w:r w:rsidRPr="00B01B22">
        <w:t>）</w:t>
      </w:r>
      <w:r w:rsidRPr="00A216E8">
        <w:t>（决定上升沿/下降沿触发）：</w:t>
      </w:r>
    </w:p>
    <w:p w14:paraId="447BD2D0" w14:textId="77777777" w:rsidR="00412FAB" w:rsidRPr="00B01B22" w:rsidRDefault="00412FAB">
      <w:pPr>
        <w:widowControl/>
        <w:numPr>
          <w:ilvl w:val="1"/>
          <w:numId w:val="172"/>
        </w:numPr>
      </w:pPr>
      <w:r w:rsidRPr="00B01B22">
        <w:t>指定外部触发的有效边沿：</w:t>
      </w:r>
    </w:p>
    <w:p w14:paraId="5D535971" w14:textId="77777777" w:rsidR="00412FAB" w:rsidRPr="00B01B22" w:rsidRDefault="00412FAB">
      <w:pPr>
        <w:widowControl/>
        <w:numPr>
          <w:ilvl w:val="2"/>
          <w:numId w:val="172"/>
        </w:numPr>
      </w:pPr>
      <w:proofErr w:type="spellStart"/>
      <w:r w:rsidRPr="00B01B22">
        <w:t>TIM_ExtTRGPolarity_NonInverted</w:t>
      </w:r>
      <w:proofErr w:type="spellEnd"/>
      <w:r w:rsidRPr="00B01B22">
        <w:t xml:space="preserve"> —— 上升沿有效。</w:t>
      </w:r>
    </w:p>
    <w:p w14:paraId="619B22C2" w14:textId="77777777" w:rsidR="00412FAB" w:rsidRPr="00B01B22" w:rsidRDefault="00412FAB">
      <w:pPr>
        <w:widowControl/>
        <w:numPr>
          <w:ilvl w:val="2"/>
          <w:numId w:val="172"/>
        </w:numPr>
      </w:pPr>
      <w:proofErr w:type="spellStart"/>
      <w:r w:rsidRPr="00B01B22">
        <w:t>TIM_ExtTRGPolarity_Inverted</w:t>
      </w:r>
      <w:proofErr w:type="spellEnd"/>
      <w:r w:rsidRPr="00B01B22">
        <w:t xml:space="preserve"> —— 下降沿有效。</w:t>
      </w:r>
    </w:p>
    <w:p w14:paraId="17915D19" w14:textId="77777777" w:rsidR="00412FAB" w:rsidRPr="00B01B22" w:rsidRDefault="00412FAB">
      <w:pPr>
        <w:widowControl/>
        <w:numPr>
          <w:ilvl w:val="0"/>
          <w:numId w:val="172"/>
        </w:numPr>
      </w:pPr>
      <w:proofErr w:type="spellStart"/>
      <w:r w:rsidRPr="00B01B22">
        <w:rPr>
          <w:b/>
          <w:bCs/>
        </w:rPr>
        <w:t>ExtTRGFilter</w:t>
      </w:r>
      <w:proofErr w:type="spellEnd"/>
      <w:r w:rsidRPr="00B01B22">
        <w:t>（滤波器）</w:t>
      </w:r>
    </w:p>
    <w:p w14:paraId="3EAD3BC8" w14:textId="77777777" w:rsidR="00412FAB" w:rsidRPr="00B01B22" w:rsidRDefault="00412FAB">
      <w:pPr>
        <w:widowControl/>
        <w:numPr>
          <w:ilvl w:val="1"/>
          <w:numId w:val="172"/>
        </w:numPr>
      </w:pPr>
      <w:r w:rsidRPr="00B01B22">
        <w:t>数字滤波器，取值 0–15：</w:t>
      </w:r>
    </w:p>
    <w:p w14:paraId="16DB4E3C" w14:textId="77777777" w:rsidR="00412FAB" w:rsidRPr="00B01B22" w:rsidRDefault="00412FAB">
      <w:pPr>
        <w:widowControl/>
        <w:numPr>
          <w:ilvl w:val="2"/>
          <w:numId w:val="172"/>
        </w:numPr>
      </w:pPr>
      <w:r w:rsidRPr="00B01B22">
        <w:t>0 = 不滤波；</w:t>
      </w:r>
    </w:p>
    <w:p w14:paraId="765520D2" w14:textId="77777777" w:rsidR="00412FAB" w:rsidRPr="00B01B22" w:rsidRDefault="00412FAB">
      <w:pPr>
        <w:widowControl/>
        <w:numPr>
          <w:ilvl w:val="2"/>
          <w:numId w:val="172"/>
        </w:numPr>
      </w:pPr>
      <w:r w:rsidRPr="00B01B22">
        <w:t>数值越大滤波越强，可以抑制毛刺和干扰。</w:t>
      </w:r>
    </w:p>
    <w:p w14:paraId="3AD90E01" w14:textId="77777777" w:rsidR="00412FAB" w:rsidRPr="00B01B22" w:rsidRDefault="00000000" w:rsidP="00412FAB">
      <w:pPr>
        <w:widowControl/>
      </w:pPr>
      <w:r>
        <w:pict w14:anchorId="0E9B0D98">
          <v:rect id="_x0000_i1334" style="width:0;height:1.5pt" o:hralign="center" o:hrstd="t" o:hr="t" fillcolor="#a0a0a0" stroked="f"/>
        </w:pict>
      </w:r>
    </w:p>
    <w:p w14:paraId="33FAFDA0" w14:textId="77777777" w:rsidR="00412FAB" w:rsidRPr="00B01B22" w:rsidRDefault="00412FAB" w:rsidP="00412FAB">
      <w:pPr>
        <w:pStyle w:val="3"/>
      </w:pPr>
      <w:r w:rsidRPr="00B01B22">
        <w:rPr>
          <w:rFonts w:ascii="Segoe UI Emoji" w:hAnsi="Segoe UI Emoji" w:cs="Segoe UI Emoji"/>
        </w:rPr>
        <w:t>⚙️</w:t>
      </w:r>
      <w:r w:rsidRPr="00B01B22">
        <w:t xml:space="preserve"> 底层原理</w:t>
      </w:r>
    </w:p>
    <w:p w14:paraId="3EE0C4FB" w14:textId="77777777" w:rsidR="00412FAB" w:rsidRPr="00B01B22" w:rsidRDefault="00412FAB" w:rsidP="00412FAB">
      <w:pPr>
        <w:widowControl/>
      </w:pPr>
      <w:r w:rsidRPr="00B01B22">
        <w:t>函数内部做了两件事：</w:t>
      </w:r>
    </w:p>
    <w:p w14:paraId="4FF1B390" w14:textId="77777777" w:rsidR="00412FAB" w:rsidRPr="00B01B22" w:rsidRDefault="00412FAB">
      <w:pPr>
        <w:widowControl/>
        <w:numPr>
          <w:ilvl w:val="0"/>
          <w:numId w:val="173"/>
        </w:numPr>
      </w:pPr>
      <w:r w:rsidRPr="00B01B22">
        <w:t>配置 ETR 的分频、极性、滤波参数（寄存器 ETR）。</w:t>
      </w:r>
    </w:p>
    <w:p w14:paraId="0682881D" w14:textId="77777777" w:rsidR="00412FAB" w:rsidRPr="00B01B22" w:rsidRDefault="00412FAB">
      <w:pPr>
        <w:widowControl/>
        <w:numPr>
          <w:ilvl w:val="0"/>
          <w:numId w:val="173"/>
        </w:numPr>
      </w:pPr>
      <w:r w:rsidRPr="00B01B22">
        <w:t>设置 SMCR.SMS = External Clock Mode 1，触发源 TS = ETRF。</w:t>
      </w:r>
    </w:p>
    <w:p w14:paraId="58AC6A1F" w14:textId="77777777" w:rsidR="00412FAB" w:rsidRPr="00B01B22" w:rsidRDefault="00412FAB" w:rsidP="00412FAB">
      <w:pPr>
        <w:widowControl/>
      </w:pPr>
      <w:r w:rsidRPr="00B01B22">
        <w:t>等价于：</w:t>
      </w:r>
    </w:p>
    <w:p w14:paraId="696FF9D5" w14:textId="77777777" w:rsidR="00412FAB" w:rsidRPr="00B01B22" w:rsidRDefault="00412FAB" w:rsidP="00412FAB">
      <w:pPr>
        <w:widowControl/>
      </w:pPr>
      <w:proofErr w:type="spellStart"/>
      <w:r w:rsidRPr="00B01B22">
        <w:t>TIM_</w:t>
      </w:r>
      <w:proofErr w:type="gramStart"/>
      <w:r w:rsidRPr="00B01B22">
        <w:t>ETRConfig</w:t>
      </w:r>
      <w:proofErr w:type="spellEnd"/>
      <w:r w:rsidRPr="00B01B22">
        <w:t>(</w:t>
      </w:r>
      <w:proofErr w:type="spellStart"/>
      <w:proofErr w:type="gramEnd"/>
      <w:r w:rsidRPr="00B01B22">
        <w:t>TIMx</w:t>
      </w:r>
      <w:proofErr w:type="spellEnd"/>
      <w:r w:rsidRPr="00B01B22">
        <w:t xml:space="preserve">, </w:t>
      </w:r>
      <w:proofErr w:type="spellStart"/>
      <w:r w:rsidRPr="00B01B22">
        <w:t>TIM_ExtTRGPrescaler</w:t>
      </w:r>
      <w:proofErr w:type="spellEnd"/>
      <w:r w:rsidRPr="00B01B22">
        <w:t xml:space="preserve">, </w:t>
      </w:r>
      <w:proofErr w:type="spellStart"/>
      <w:r w:rsidRPr="00B01B22">
        <w:t>TIM_ExtTRGPolarity</w:t>
      </w:r>
      <w:proofErr w:type="spellEnd"/>
      <w:r w:rsidRPr="00B01B22">
        <w:t xml:space="preserve">, </w:t>
      </w:r>
      <w:proofErr w:type="spellStart"/>
      <w:r w:rsidRPr="00B01B22">
        <w:t>ExtTRGFilter</w:t>
      </w:r>
      <w:proofErr w:type="spellEnd"/>
      <w:r w:rsidRPr="00B01B22">
        <w:t>);</w:t>
      </w:r>
    </w:p>
    <w:p w14:paraId="07D040AA" w14:textId="77777777" w:rsidR="00412FAB" w:rsidRPr="00B01B22" w:rsidRDefault="00412FAB" w:rsidP="00412FAB">
      <w:pPr>
        <w:widowControl/>
      </w:pPr>
      <w:proofErr w:type="spellStart"/>
      <w:r w:rsidRPr="00B01B22">
        <w:t>TIMx</w:t>
      </w:r>
      <w:proofErr w:type="spellEnd"/>
      <w:r w:rsidRPr="00B01B22">
        <w:t>-&gt;SMCR &amp;= ~TIM_SMCR_SMS;</w:t>
      </w:r>
    </w:p>
    <w:p w14:paraId="5B4D7CE4" w14:textId="77777777" w:rsidR="00412FAB" w:rsidRPr="00B01B22" w:rsidRDefault="00412FAB" w:rsidP="00412FAB">
      <w:pPr>
        <w:widowControl/>
      </w:pPr>
      <w:proofErr w:type="spellStart"/>
      <w:r w:rsidRPr="00B01B22">
        <w:t>TIMx</w:t>
      </w:r>
      <w:proofErr w:type="spellEnd"/>
      <w:r w:rsidRPr="00B01B22">
        <w:t>-&gt;SMCR |= TIM_SlaveMode_External1;  // 从模式 = 外部时钟模式1</w:t>
      </w:r>
    </w:p>
    <w:p w14:paraId="46BD2D71" w14:textId="77777777" w:rsidR="00412FAB" w:rsidRPr="00B01B22" w:rsidRDefault="00412FAB" w:rsidP="00412FAB">
      <w:pPr>
        <w:widowControl/>
      </w:pPr>
      <w:proofErr w:type="spellStart"/>
      <w:r w:rsidRPr="00B01B22">
        <w:t>TIMx</w:t>
      </w:r>
      <w:proofErr w:type="spellEnd"/>
      <w:r w:rsidRPr="00B01B22">
        <w:t>-&gt;SMCR &amp;= ~TIM_SMCR_TS;</w:t>
      </w:r>
    </w:p>
    <w:p w14:paraId="62851021" w14:textId="77777777" w:rsidR="00412FAB" w:rsidRPr="00B01B22" w:rsidRDefault="00412FAB" w:rsidP="00412FAB">
      <w:pPr>
        <w:widowControl/>
      </w:pPr>
      <w:proofErr w:type="spellStart"/>
      <w:r w:rsidRPr="00B01B22">
        <w:t>TIMx</w:t>
      </w:r>
      <w:proofErr w:type="spellEnd"/>
      <w:r w:rsidRPr="00B01B22">
        <w:t>-&gt;SMCR |= TIM_TS_ETRF;              // 触发源 = ETRF</w:t>
      </w:r>
    </w:p>
    <w:p w14:paraId="25C8B827" w14:textId="77777777" w:rsidR="00412FAB" w:rsidRPr="00B01B22" w:rsidRDefault="00000000" w:rsidP="00412FAB">
      <w:pPr>
        <w:widowControl/>
      </w:pPr>
      <w:r>
        <w:pict w14:anchorId="6D652E86">
          <v:rect id="_x0000_i1335" style="width:0;height:1.5pt" o:hralign="center" o:hrstd="t" o:hr="t" fillcolor="#a0a0a0" stroked="f"/>
        </w:pict>
      </w:r>
    </w:p>
    <w:p w14:paraId="204D74CE" w14:textId="77777777" w:rsidR="00412FAB" w:rsidRPr="00B01B22" w:rsidRDefault="00412FAB" w:rsidP="00412FAB">
      <w:pPr>
        <w:pStyle w:val="3"/>
      </w:pPr>
      <w:r w:rsidRPr="00B01B22">
        <w:rPr>
          <w:rFonts w:ascii="Segoe UI Emoji" w:hAnsi="Segoe UI Emoji" w:cs="Segoe UI Emoji"/>
        </w:rPr>
        <w:t>✅</w:t>
      </w:r>
      <w:r w:rsidRPr="00B01B22">
        <w:t xml:space="preserve"> 使用示例</w:t>
      </w:r>
    </w:p>
    <w:p w14:paraId="5686C4FF" w14:textId="77777777" w:rsidR="00412FAB" w:rsidRPr="00B01B22" w:rsidRDefault="00412FAB" w:rsidP="00412FAB">
      <w:pPr>
        <w:widowControl/>
      </w:pPr>
      <w:r w:rsidRPr="00B01B22">
        <w:t>比如要让 TIM2 通过 ETR 引脚接收一个外部方波信号，并在每个上升沿计数一次：</w:t>
      </w:r>
    </w:p>
    <w:p w14:paraId="0B405364" w14:textId="77777777" w:rsidR="00412FAB" w:rsidRPr="00B01B22" w:rsidRDefault="00412FAB" w:rsidP="00412FAB">
      <w:pPr>
        <w:widowControl/>
      </w:pPr>
      <w:r w:rsidRPr="00B01B22">
        <w:t>// 配置 TIM2 的 ETR 外部时钟模式1</w:t>
      </w:r>
    </w:p>
    <w:p w14:paraId="3DCBD442" w14:textId="77777777" w:rsidR="00412FAB" w:rsidRPr="00B01B22" w:rsidRDefault="00412FAB" w:rsidP="00412FAB">
      <w:pPr>
        <w:widowControl/>
      </w:pPr>
      <w:r w:rsidRPr="00B01B22">
        <w:t>TIM_ETRClockMode1</w:t>
      </w:r>
      <w:proofErr w:type="gramStart"/>
      <w:r w:rsidRPr="00B01B22">
        <w:t>Config(</w:t>
      </w:r>
      <w:proofErr w:type="gramEnd"/>
      <w:r w:rsidRPr="00B01B22">
        <w:t xml:space="preserve">TIM2, </w:t>
      </w:r>
    </w:p>
    <w:p w14:paraId="4F9AB2E7" w14:textId="77777777" w:rsidR="00412FAB" w:rsidRPr="00B01B22" w:rsidRDefault="00412FAB" w:rsidP="00412FAB">
      <w:pPr>
        <w:widowControl/>
      </w:pPr>
      <w:r w:rsidRPr="00B01B22">
        <w:t xml:space="preserve">                        </w:t>
      </w:r>
      <w:proofErr w:type="spellStart"/>
      <w:r w:rsidRPr="00B01B22">
        <w:t>TIM_ExtTRGPSC_OFF</w:t>
      </w:r>
      <w:proofErr w:type="spellEnd"/>
      <w:proofErr w:type="gramStart"/>
      <w:r w:rsidRPr="00B01B22">
        <w:t>,                // 不</w:t>
      </w:r>
      <w:proofErr w:type="gramEnd"/>
      <w:r w:rsidRPr="00B01B22">
        <w:t>分频</w:t>
      </w:r>
    </w:p>
    <w:p w14:paraId="7CCE3A55" w14:textId="77777777" w:rsidR="00412FAB" w:rsidRPr="00B01B22" w:rsidRDefault="00412FAB" w:rsidP="00412FAB">
      <w:pPr>
        <w:widowControl/>
      </w:pPr>
      <w:r w:rsidRPr="00B01B22">
        <w:t xml:space="preserve">                        </w:t>
      </w:r>
      <w:proofErr w:type="spellStart"/>
      <w:r w:rsidRPr="00B01B22">
        <w:t>TIM_ExtTRGPolarity_NonInverted</w:t>
      </w:r>
      <w:proofErr w:type="spellEnd"/>
      <w:r w:rsidRPr="00B01B22">
        <w:t>,   // 上升沿有效</w:t>
      </w:r>
    </w:p>
    <w:p w14:paraId="0EA0B6BC" w14:textId="77777777" w:rsidR="00412FAB" w:rsidRPr="00B01B22" w:rsidRDefault="00412FAB" w:rsidP="00412FAB">
      <w:pPr>
        <w:widowControl/>
      </w:pPr>
      <w:r w:rsidRPr="00B01B22">
        <w:lastRenderedPageBreak/>
        <w:t xml:space="preserve">                        </w:t>
      </w:r>
      <w:proofErr w:type="gramStart"/>
      <w:r w:rsidRPr="00B01B22">
        <w:t>0);                               // 不</w:t>
      </w:r>
      <w:proofErr w:type="gramEnd"/>
      <w:r w:rsidRPr="00B01B22">
        <w:t>滤波</w:t>
      </w:r>
    </w:p>
    <w:p w14:paraId="468EF47B" w14:textId="77777777" w:rsidR="00412FAB" w:rsidRPr="00B01B22" w:rsidRDefault="00412FAB" w:rsidP="00412FAB">
      <w:pPr>
        <w:widowControl/>
      </w:pPr>
    </w:p>
    <w:p w14:paraId="7545F6A3" w14:textId="77777777" w:rsidR="00412FAB" w:rsidRPr="00B01B22" w:rsidRDefault="00412FAB" w:rsidP="00412FAB">
      <w:pPr>
        <w:widowControl/>
      </w:pPr>
      <w:r w:rsidRPr="00B01B22">
        <w:t>// 使能定时器</w:t>
      </w:r>
    </w:p>
    <w:p w14:paraId="1813B0E5" w14:textId="77777777" w:rsidR="00412FAB" w:rsidRPr="00B01B22" w:rsidRDefault="00412FAB" w:rsidP="00412FAB">
      <w:pPr>
        <w:widowControl/>
      </w:pPr>
      <w:r w:rsidRPr="00B01B22">
        <w:t>TIM_</w:t>
      </w:r>
      <w:proofErr w:type="gramStart"/>
      <w:r w:rsidRPr="00B01B22">
        <w:t>Cmd(</w:t>
      </w:r>
      <w:proofErr w:type="gramEnd"/>
      <w:r w:rsidRPr="00B01B22">
        <w:t>TIM2, ENABLE);</w:t>
      </w:r>
    </w:p>
    <w:p w14:paraId="46760766" w14:textId="77777777" w:rsidR="00412FAB" w:rsidRPr="00B01B22" w:rsidRDefault="00412FAB" w:rsidP="00412FAB">
      <w:pPr>
        <w:widowControl/>
      </w:pPr>
      <w:r w:rsidRPr="00B01B22">
        <w:t>此时：</w:t>
      </w:r>
    </w:p>
    <w:p w14:paraId="3906B576" w14:textId="77777777" w:rsidR="00412FAB" w:rsidRPr="00B01B22" w:rsidRDefault="00412FAB">
      <w:pPr>
        <w:widowControl/>
        <w:numPr>
          <w:ilvl w:val="0"/>
          <w:numId w:val="174"/>
        </w:numPr>
      </w:pPr>
      <w:r w:rsidRPr="00B01B22">
        <w:t>TIM2 计数器会随着外部输入脉冲递增。</w:t>
      </w:r>
    </w:p>
    <w:p w14:paraId="516C4ECD" w14:textId="77777777" w:rsidR="00412FAB" w:rsidRPr="00B01B22" w:rsidRDefault="00412FAB">
      <w:pPr>
        <w:widowControl/>
        <w:numPr>
          <w:ilvl w:val="0"/>
          <w:numId w:val="174"/>
        </w:numPr>
      </w:pPr>
      <w:r w:rsidRPr="00B01B22">
        <w:t>如果外部信号是 1 kHz 方波，TIM2 的 CNT 寄存器每秒加 1000。</w:t>
      </w:r>
    </w:p>
    <w:p w14:paraId="4317EDA2" w14:textId="77777777" w:rsidR="00412FAB" w:rsidRPr="00B01B22" w:rsidRDefault="00000000" w:rsidP="00412FAB">
      <w:pPr>
        <w:widowControl/>
      </w:pPr>
      <w:r>
        <w:pict w14:anchorId="5DB6AE42">
          <v:rect id="_x0000_i1336" style="width:0;height:1.5pt" o:hralign="center" o:hrstd="t" o:hr="t" fillcolor="#a0a0a0" stroked="f"/>
        </w:pict>
      </w:r>
    </w:p>
    <w:p w14:paraId="08042D8E" w14:textId="77777777" w:rsidR="00412FAB" w:rsidRPr="00B01B22" w:rsidRDefault="00412FAB" w:rsidP="00412FAB">
      <w:pPr>
        <w:pStyle w:val="3"/>
      </w:pPr>
      <w:r w:rsidRPr="00B01B22">
        <w:rPr>
          <w:rFonts w:ascii="Segoe UI Emoji" w:hAnsi="Segoe UI Emoji" w:cs="Segoe UI Emoji"/>
        </w:rPr>
        <w:t>🚩</w:t>
      </w:r>
      <w:r w:rsidRPr="00B01B22">
        <w:t>应用场景</w:t>
      </w:r>
    </w:p>
    <w:p w14:paraId="235461ED" w14:textId="77777777" w:rsidR="00412FAB" w:rsidRPr="00B01B22" w:rsidRDefault="00412FAB">
      <w:pPr>
        <w:widowControl/>
        <w:numPr>
          <w:ilvl w:val="0"/>
          <w:numId w:val="175"/>
        </w:numPr>
      </w:pPr>
      <w:r w:rsidRPr="00B01B22">
        <w:rPr>
          <w:b/>
          <w:bCs/>
        </w:rPr>
        <w:t>外部事件计数器</w:t>
      </w:r>
      <w:r w:rsidRPr="00B01B22">
        <w:t>：例如统计传感器的脉冲输出。</w:t>
      </w:r>
    </w:p>
    <w:p w14:paraId="773D838E" w14:textId="77777777" w:rsidR="00412FAB" w:rsidRPr="00B01B22" w:rsidRDefault="00412FAB">
      <w:pPr>
        <w:widowControl/>
        <w:numPr>
          <w:ilvl w:val="0"/>
          <w:numId w:val="175"/>
        </w:numPr>
      </w:pPr>
      <w:r w:rsidRPr="00B01B22">
        <w:rPr>
          <w:b/>
          <w:bCs/>
        </w:rPr>
        <w:t>频率/转速测量</w:t>
      </w:r>
      <w:r w:rsidRPr="00B01B22">
        <w:t>：外部输入是周期性信号，CNT 值能反映信号频率。</w:t>
      </w:r>
    </w:p>
    <w:p w14:paraId="0DECE336" w14:textId="77777777" w:rsidR="00412FAB" w:rsidRPr="00B01B22" w:rsidRDefault="00412FAB">
      <w:pPr>
        <w:widowControl/>
        <w:numPr>
          <w:ilvl w:val="0"/>
          <w:numId w:val="175"/>
        </w:numPr>
      </w:pPr>
      <w:r w:rsidRPr="00B01B22">
        <w:rPr>
          <w:b/>
          <w:bCs/>
        </w:rPr>
        <w:t>外部时钟同步</w:t>
      </w:r>
      <w:r w:rsidRPr="00B01B22">
        <w:t>：定时器受外部时钟驱动，而不是 MCU 内部时钟。</w:t>
      </w:r>
    </w:p>
    <w:p w14:paraId="53D55593" w14:textId="77777777" w:rsidR="00412FAB" w:rsidRDefault="00412FAB" w:rsidP="00412FAB">
      <w:pPr>
        <w:pStyle w:val="2"/>
      </w:pPr>
      <w:r w:rsidRPr="00017DAE">
        <w:t>TIM_ETRClockMode2Config</w:t>
      </w:r>
      <w:r>
        <w:rPr>
          <w:rFonts w:hint="eastAsia"/>
        </w:rPr>
        <w:t>()</w:t>
      </w:r>
      <w:r>
        <w:br/>
      </w:r>
      <w:r w:rsidRPr="00B01B22">
        <w:t>把定时器配置为 外部时钟模式</w:t>
      </w:r>
      <w:r>
        <w:rPr>
          <w:rFonts w:hint="eastAsia"/>
        </w:rPr>
        <w:t>2</w:t>
      </w:r>
      <w:r w:rsidRPr="00B01B22">
        <w:t xml:space="preserve">（External Clock Mode </w:t>
      </w:r>
      <w:r>
        <w:rPr>
          <w:rFonts w:hint="eastAsia"/>
        </w:rPr>
        <w:t>2</w:t>
      </w:r>
      <w:r w:rsidRPr="00B01B22">
        <w:t>），并且使用 ETR（外部触发输入引脚） 作为时钟源。</w:t>
      </w:r>
    </w:p>
    <w:p w14:paraId="3A40C2C4" w14:textId="77777777" w:rsidR="00412FAB" w:rsidRPr="00C65675" w:rsidRDefault="00412FAB" w:rsidP="00412FAB">
      <w:pPr>
        <w:widowControl/>
      </w:pPr>
      <w:r w:rsidRPr="00C65675">
        <w:t>你问到的这个函数：</w:t>
      </w:r>
    </w:p>
    <w:p w14:paraId="617CB54A" w14:textId="77777777" w:rsidR="00412FAB" w:rsidRPr="00C65675" w:rsidRDefault="00412FAB" w:rsidP="00412FAB">
      <w:pPr>
        <w:widowControl/>
      </w:pPr>
      <w:r w:rsidRPr="00C65675">
        <w:t>void TIM_ETRClockMode2</w:t>
      </w:r>
      <w:proofErr w:type="gramStart"/>
      <w:r w:rsidRPr="00C65675">
        <w:t>Config(</w:t>
      </w:r>
      <w:proofErr w:type="spellStart"/>
      <w:proofErr w:type="gramEnd"/>
      <w:r w:rsidRPr="00C65675">
        <w:t>TIM_TypeDef</w:t>
      </w:r>
      <w:proofErr w:type="spellEnd"/>
      <w:r w:rsidRPr="00C65675">
        <w:t xml:space="preserve">* TIMx, </w:t>
      </w:r>
    </w:p>
    <w:p w14:paraId="0843BACB" w14:textId="77777777" w:rsidR="00412FAB" w:rsidRPr="00C65675" w:rsidRDefault="00412FAB" w:rsidP="00412FAB">
      <w:pPr>
        <w:widowControl/>
      </w:pPr>
      <w:r w:rsidRPr="00C65675">
        <w:t xml:space="preserve">                             uint16_t </w:t>
      </w:r>
      <w:proofErr w:type="spellStart"/>
      <w:r w:rsidRPr="00C65675">
        <w:t>TIM_ExtTRGPrescaler</w:t>
      </w:r>
      <w:proofErr w:type="spellEnd"/>
      <w:r w:rsidRPr="00C65675">
        <w:t xml:space="preserve">, </w:t>
      </w:r>
    </w:p>
    <w:p w14:paraId="2961A83B" w14:textId="77777777" w:rsidR="00412FAB" w:rsidRPr="00C65675" w:rsidRDefault="00412FAB" w:rsidP="00412FAB">
      <w:pPr>
        <w:widowControl/>
      </w:pPr>
      <w:r w:rsidRPr="00C65675">
        <w:t xml:space="preserve">                             uint16_t </w:t>
      </w:r>
      <w:proofErr w:type="spellStart"/>
      <w:r w:rsidRPr="00C65675">
        <w:t>TIM_ExtTRGPolarity</w:t>
      </w:r>
      <w:proofErr w:type="spellEnd"/>
      <w:r w:rsidRPr="00C65675">
        <w:t xml:space="preserve">, </w:t>
      </w:r>
    </w:p>
    <w:p w14:paraId="227FB8E6" w14:textId="77777777" w:rsidR="00412FAB" w:rsidRPr="00C65675" w:rsidRDefault="00412FAB" w:rsidP="00412FAB">
      <w:pPr>
        <w:widowControl/>
      </w:pPr>
      <w:r w:rsidRPr="00C65675">
        <w:t xml:space="preserve">                             uint16_t </w:t>
      </w:r>
      <w:proofErr w:type="spellStart"/>
      <w:r w:rsidRPr="00C65675">
        <w:t>ExtTRGFilter</w:t>
      </w:r>
      <w:proofErr w:type="spellEnd"/>
      <w:r w:rsidRPr="00C65675">
        <w:t>);</w:t>
      </w:r>
    </w:p>
    <w:p w14:paraId="18E524C0" w14:textId="77777777" w:rsidR="00412FAB" w:rsidRDefault="00412FAB" w:rsidP="00412FAB">
      <w:pPr>
        <w:widowControl/>
      </w:pPr>
      <w:r w:rsidRPr="00C65675">
        <w:t xml:space="preserve">它和 TIM_ETRClockMode1Config() 很相似，都是用 </w:t>
      </w:r>
      <w:r w:rsidRPr="00C65675">
        <w:rPr>
          <w:b/>
          <w:bCs/>
          <w:color w:val="EE0000"/>
        </w:rPr>
        <w:t>ETR 引脚</w:t>
      </w:r>
      <w:r w:rsidRPr="00C65675">
        <w:t xml:space="preserve"> 作为</w:t>
      </w:r>
      <w:r w:rsidRPr="00C65675">
        <w:rPr>
          <w:color w:val="EE0000"/>
        </w:rPr>
        <w:t>定时器外部时钟源</w:t>
      </w:r>
      <w:r w:rsidRPr="00C65675">
        <w:t>，不同点在于：</w:t>
      </w:r>
      <w:r w:rsidRPr="00C65675">
        <w:br/>
      </w:r>
      <w:r w:rsidRPr="00C65675">
        <w:rPr>
          <w:rFonts w:ascii="Segoe UI Emoji" w:hAnsi="Segoe UI Emoji" w:cs="Segoe UI Emoji"/>
        </w:rPr>
        <w:t>👉</w:t>
      </w:r>
      <w:r w:rsidRPr="00C65675">
        <w:t xml:space="preserve"> </w:t>
      </w:r>
      <w:r w:rsidRPr="00C65675">
        <w:rPr>
          <w:b/>
          <w:bCs/>
        </w:rPr>
        <w:t>Mode 2 是</w:t>
      </w:r>
      <w:r w:rsidRPr="003C0D12">
        <w:rPr>
          <w:b/>
          <w:bCs/>
          <w:color w:val="EE0000"/>
        </w:rPr>
        <w:t>外部时钟模式 2</w:t>
      </w:r>
      <w:r w:rsidRPr="00C65675">
        <w:rPr>
          <w:b/>
          <w:bCs/>
        </w:rPr>
        <w:t>（External Clock Mode 2）</w:t>
      </w:r>
      <w:r w:rsidRPr="00C65675">
        <w:t>。</w:t>
      </w:r>
    </w:p>
    <w:p w14:paraId="29BFA162" w14:textId="77777777" w:rsidR="00412FAB" w:rsidRPr="00C65675" w:rsidRDefault="00412FAB" w:rsidP="00412FAB">
      <w:pPr>
        <w:widowControl/>
      </w:pPr>
      <w:r>
        <w:rPr>
          <w:noProof/>
        </w:rPr>
        <w:lastRenderedPageBreak/>
        <w:drawing>
          <wp:inline distT="0" distB="0" distL="0" distR="0" wp14:anchorId="4571A294" wp14:editId="6B145A9A">
            <wp:extent cx="5274310" cy="2955290"/>
            <wp:effectExtent l="0" t="0" r="2540" b="0"/>
            <wp:docPr id="595432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32343" name="图片 1"/>
                    <pic:cNvPicPr/>
                  </pic:nvPicPr>
                  <pic:blipFill>
                    <a:blip r:embed="rId29"/>
                    <a:stretch>
                      <a:fillRect/>
                    </a:stretch>
                  </pic:blipFill>
                  <pic:spPr>
                    <a:xfrm>
                      <a:off x="0" y="0"/>
                      <a:ext cx="5274310" cy="2955290"/>
                    </a:xfrm>
                    <a:prstGeom prst="rect">
                      <a:avLst/>
                    </a:prstGeom>
                  </pic:spPr>
                </pic:pic>
              </a:graphicData>
            </a:graphic>
          </wp:inline>
        </w:drawing>
      </w:r>
    </w:p>
    <w:p w14:paraId="379EF8F4" w14:textId="77777777" w:rsidR="00412FAB" w:rsidRPr="00C65675" w:rsidRDefault="00000000" w:rsidP="00412FAB">
      <w:pPr>
        <w:widowControl/>
      </w:pPr>
      <w:r>
        <w:pict w14:anchorId="44480340">
          <v:rect id="_x0000_i1337" style="width:0;height:1.5pt" o:hralign="center" o:hrstd="t" o:hr="t" fillcolor="#a0a0a0" stroked="f"/>
        </w:pict>
      </w:r>
    </w:p>
    <w:p w14:paraId="68C18600" w14:textId="77777777" w:rsidR="00412FAB" w:rsidRPr="00C65675" w:rsidRDefault="00412FAB" w:rsidP="00412FAB">
      <w:pPr>
        <w:pStyle w:val="3"/>
      </w:pPr>
      <w:r w:rsidRPr="00C65675">
        <w:rPr>
          <w:rFonts w:ascii="Segoe UI Emoji" w:hAnsi="Segoe UI Emoji" w:cs="Segoe UI Emoji"/>
        </w:rPr>
        <w:t>📘</w:t>
      </w:r>
      <w:r w:rsidRPr="00C65675">
        <w:t xml:space="preserve"> 功能说明</w:t>
      </w:r>
    </w:p>
    <w:p w14:paraId="633E9446" w14:textId="77777777" w:rsidR="00412FAB" w:rsidRPr="00C65675" w:rsidRDefault="00412FAB">
      <w:pPr>
        <w:widowControl/>
        <w:numPr>
          <w:ilvl w:val="0"/>
          <w:numId w:val="176"/>
        </w:numPr>
      </w:pPr>
      <w:r w:rsidRPr="00C65675">
        <w:t xml:space="preserve">在 </w:t>
      </w:r>
      <w:r w:rsidRPr="00C65675">
        <w:rPr>
          <w:b/>
          <w:bCs/>
        </w:rPr>
        <w:t>模式 1</w:t>
      </w:r>
      <w:r w:rsidRPr="00C65675">
        <w:t xml:space="preserve"> 下：ETR 引脚信号直接作为 </w:t>
      </w:r>
      <w:r w:rsidRPr="00C65675">
        <w:rPr>
          <w:b/>
          <w:bCs/>
        </w:rPr>
        <w:t>定时器的计数时钟</w:t>
      </w:r>
      <w:r w:rsidRPr="00C65675">
        <w:t>。</w:t>
      </w:r>
    </w:p>
    <w:p w14:paraId="72CB3F4E" w14:textId="77777777" w:rsidR="00412FAB" w:rsidRPr="00C65675" w:rsidRDefault="00412FAB">
      <w:pPr>
        <w:widowControl/>
        <w:numPr>
          <w:ilvl w:val="0"/>
          <w:numId w:val="176"/>
        </w:numPr>
      </w:pPr>
      <w:r w:rsidRPr="00C65675">
        <w:t xml:space="preserve">在 </w:t>
      </w:r>
      <w:r w:rsidRPr="00C65675">
        <w:rPr>
          <w:b/>
          <w:bCs/>
        </w:rPr>
        <w:t>模式 2</w:t>
      </w:r>
      <w:r w:rsidRPr="00C65675">
        <w:t xml:space="preserve"> 下：ETR 引脚信号作为 </w:t>
      </w:r>
      <w:r w:rsidRPr="003C0D12">
        <w:rPr>
          <w:b/>
          <w:bCs/>
          <w:color w:val="EE0000"/>
        </w:rPr>
        <w:t>触发控制</w:t>
      </w:r>
      <w:r w:rsidRPr="00C65675">
        <w:rPr>
          <w:b/>
          <w:bCs/>
        </w:rPr>
        <w:t>（Trigger Enable）</w:t>
      </w:r>
      <w:r w:rsidRPr="00C65675">
        <w:t xml:space="preserve"> 的门控信号，只有当</w:t>
      </w:r>
      <w:r w:rsidRPr="003C0D12">
        <w:rPr>
          <w:color w:val="EE0000"/>
        </w:rPr>
        <w:t xml:space="preserve"> ETR 信号有效</w:t>
      </w:r>
      <w:r w:rsidRPr="00C65675">
        <w:t>时，定时器才运行。</w:t>
      </w:r>
    </w:p>
    <w:p w14:paraId="7A489987" w14:textId="77777777" w:rsidR="00412FAB" w:rsidRPr="00C65675" w:rsidRDefault="00412FAB">
      <w:pPr>
        <w:widowControl/>
        <w:numPr>
          <w:ilvl w:val="1"/>
          <w:numId w:val="176"/>
        </w:numPr>
      </w:pPr>
      <w:r w:rsidRPr="00C65675">
        <w:t>定时器仍使用内部时钟 CK_INT 计数；</w:t>
      </w:r>
    </w:p>
    <w:p w14:paraId="4E36DC88" w14:textId="77777777" w:rsidR="00412FAB" w:rsidRPr="00C65675" w:rsidRDefault="00412FAB">
      <w:pPr>
        <w:widowControl/>
        <w:numPr>
          <w:ilvl w:val="1"/>
          <w:numId w:val="176"/>
        </w:numPr>
      </w:pPr>
      <w:r w:rsidRPr="00C65675">
        <w:t>但是否允许计数，由外部 ETR 引脚来控制。</w:t>
      </w:r>
    </w:p>
    <w:p w14:paraId="29B73D6D" w14:textId="77777777" w:rsidR="00412FAB" w:rsidRPr="00C65675" w:rsidRDefault="00412FAB" w:rsidP="00412FAB">
      <w:pPr>
        <w:pStyle w:val="3"/>
      </w:pPr>
      <w:r w:rsidRPr="00C65675">
        <w:rPr>
          <w:rFonts w:ascii="Segoe UI Emoji" w:hAnsi="Segoe UI Emoji" w:cs="Segoe UI Emoji"/>
        </w:rPr>
        <w:t>🔑</w:t>
      </w:r>
      <w:r w:rsidRPr="00C65675">
        <w:t xml:space="preserve"> 换句话说：</w:t>
      </w:r>
    </w:p>
    <w:p w14:paraId="75BC4746" w14:textId="77777777" w:rsidR="00412FAB" w:rsidRPr="00C65675" w:rsidRDefault="00412FAB">
      <w:pPr>
        <w:widowControl/>
        <w:numPr>
          <w:ilvl w:val="0"/>
          <w:numId w:val="177"/>
        </w:numPr>
      </w:pPr>
      <w:r w:rsidRPr="00C65675">
        <w:rPr>
          <w:b/>
          <w:bCs/>
        </w:rPr>
        <w:t>Mode 1 = 直接用外部信号作为时钟</w:t>
      </w:r>
    </w:p>
    <w:p w14:paraId="53074FF9" w14:textId="77777777" w:rsidR="00412FAB" w:rsidRPr="00C65675" w:rsidRDefault="00412FAB">
      <w:pPr>
        <w:widowControl/>
        <w:numPr>
          <w:ilvl w:val="0"/>
          <w:numId w:val="177"/>
        </w:numPr>
      </w:pPr>
      <w:r w:rsidRPr="00C65675">
        <w:rPr>
          <w:b/>
          <w:bCs/>
        </w:rPr>
        <w:t>Mode 2 = 内部时钟 + 外部信号门控</w:t>
      </w:r>
    </w:p>
    <w:p w14:paraId="5A93F3EC" w14:textId="77777777" w:rsidR="00412FAB" w:rsidRPr="00C65675" w:rsidRDefault="00000000" w:rsidP="00412FAB">
      <w:pPr>
        <w:widowControl/>
      </w:pPr>
      <w:r>
        <w:pict w14:anchorId="19B18FF6">
          <v:rect id="_x0000_i1338" style="width:0;height:1.5pt" o:hralign="center" o:hrstd="t" o:hr="t" fillcolor="#a0a0a0" stroked="f"/>
        </w:pict>
      </w:r>
    </w:p>
    <w:p w14:paraId="79019739" w14:textId="77777777" w:rsidR="00412FAB" w:rsidRPr="00C65675" w:rsidRDefault="00412FAB" w:rsidP="00412FAB">
      <w:pPr>
        <w:pStyle w:val="3"/>
      </w:pPr>
      <w:r w:rsidRPr="00C65675">
        <w:rPr>
          <w:rFonts w:ascii="Segoe UI Emoji" w:hAnsi="Segoe UI Emoji" w:cs="Segoe UI Emoji"/>
        </w:rPr>
        <w:t>📖</w:t>
      </w:r>
      <w:r w:rsidRPr="00C65675">
        <w:t xml:space="preserve"> 参数说明</w:t>
      </w:r>
    </w:p>
    <w:p w14:paraId="4D135487" w14:textId="77777777" w:rsidR="00412FAB" w:rsidRPr="00C65675" w:rsidRDefault="00412FAB" w:rsidP="00412FAB">
      <w:pPr>
        <w:widowControl/>
      </w:pPr>
      <w:r w:rsidRPr="00C65675">
        <w:t>和 TIM_ETRClockMode1Config() 完全一致：</w:t>
      </w:r>
    </w:p>
    <w:p w14:paraId="799E8B64" w14:textId="77777777" w:rsidR="00412FAB" w:rsidRPr="00C65675" w:rsidRDefault="00412FAB">
      <w:pPr>
        <w:widowControl/>
        <w:numPr>
          <w:ilvl w:val="0"/>
          <w:numId w:val="178"/>
        </w:numPr>
      </w:pPr>
      <w:proofErr w:type="spellStart"/>
      <w:r w:rsidRPr="00C65675">
        <w:rPr>
          <w:b/>
          <w:bCs/>
        </w:rPr>
        <w:t>TIMx</w:t>
      </w:r>
      <w:proofErr w:type="spellEnd"/>
    </w:p>
    <w:p w14:paraId="52567F0D" w14:textId="77777777" w:rsidR="00412FAB" w:rsidRPr="00C65675" w:rsidRDefault="00412FAB">
      <w:pPr>
        <w:widowControl/>
        <w:numPr>
          <w:ilvl w:val="1"/>
          <w:numId w:val="178"/>
        </w:numPr>
      </w:pPr>
      <w:r w:rsidRPr="00C65675">
        <w:t>要配置的定时器实例，比如 TIM2、TIM3、TIM4。</w:t>
      </w:r>
    </w:p>
    <w:p w14:paraId="5B54FC26" w14:textId="77777777" w:rsidR="00412FAB" w:rsidRPr="00C65675" w:rsidRDefault="00412FAB">
      <w:pPr>
        <w:widowControl/>
        <w:numPr>
          <w:ilvl w:val="0"/>
          <w:numId w:val="178"/>
        </w:numPr>
      </w:pPr>
      <w:proofErr w:type="spellStart"/>
      <w:r w:rsidRPr="00C65675">
        <w:rPr>
          <w:b/>
          <w:bCs/>
        </w:rPr>
        <w:t>TIM_ExtTRGPrescaler</w:t>
      </w:r>
      <w:proofErr w:type="spellEnd"/>
      <w:r w:rsidRPr="00C65675">
        <w:t>（预分频器）</w:t>
      </w:r>
    </w:p>
    <w:p w14:paraId="665A2341" w14:textId="77777777" w:rsidR="00412FAB" w:rsidRPr="00C65675" w:rsidRDefault="00412FAB">
      <w:pPr>
        <w:widowControl/>
        <w:numPr>
          <w:ilvl w:val="1"/>
          <w:numId w:val="178"/>
        </w:numPr>
      </w:pPr>
      <w:proofErr w:type="spellStart"/>
      <w:r w:rsidRPr="00C65675">
        <w:t>TIM_ExtTRGPSC_OFF</w:t>
      </w:r>
      <w:proofErr w:type="spellEnd"/>
      <w:r w:rsidRPr="00C65675">
        <w:t xml:space="preserve"> </w:t>
      </w:r>
      <w:proofErr w:type="gramStart"/>
      <w:r w:rsidRPr="00C65675">
        <w:t xml:space="preserve">→ </w:t>
      </w:r>
      <w:r w:rsidRPr="005B75ED">
        <w:rPr>
          <w:b/>
          <w:bCs/>
        </w:rPr>
        <w:t>不</w:t>
      </w:r>
      <w:proofErr w:type="gramEnd"/>
      <w:r w:rsidRPr="005B75ED">
        <w:rPr>
          <w:b/>
          <w:bCs/>
        </w:rPr>
        <w:t>分频</w:t>
      </w:r>
    </w:p>
    <w:p w14:paraId="2B077292" w14:textId="77777777" w:rsidR="00412FAB" w:rsidRPr="00C65675" w:rsidRDefault="00412FAB">
      <w:pPr>
        <w:widowControl/>
        <w:numPr>
          <w:ilvl w:val="1"/>
          <w:numId w:val="178"/>
        </w:numPr>
      </w:pPr>
      <w:r w:rsidRPr="00C65675">
        <w:lastRenderedPageBreak/>
        <w:t>TIM_ExtTRGPSC_DIV2 → 2 分频</w:t>
      </w:r>
    </w:p>
    <w:p w14:paraId="57C30B7A" w14:textId="77777777" w:rsidR="00412FAB" w:rsidRPr="00C65675" w:rsidRDefault="00412FAB">
      <w:pPr>
        <w:widowControl/>
        <w:numPr>
          <w:ilvl w:val="1"/>
          <w:numId w:val="178"/>
        </w:numPr>
      </w:pPr>
      <w:r w:rsidRPr="00C65675">
        <w:t>TIM_ExtTRGPSC_DIV4 → 4 分频</w:t>
      </w:r>
    </w:p>
    <w:p w14:paraId="709C2940" w14:textId="77777777" w:rsidR="00412FAB" w:rsidRPr="00C65675" w:rsidRDefault="00412FAB">
      <w:pPr>
        <w:widowControl/>
        <w:numPr>
          <w:ilvl w:val="1"/>
          <w:numId w:val="178"/>
        </w:numPr>
      </w:pPr>
      <w:r w:rsidRPr="00C65675">
        <w:t>TIM_ExtTRGPSC_DIV8 → 8 分频</w:t>
      </w:r>
    </w:p>
    <w:p w14:paraId="31E7659A" w14:textId="77777777" w:rsidR="00412FAB" w:rsidRPr="00C65675" w:rsidRDefault="00412FAB">
      <w:pPr>
        <w:widowControl/>
        <w:numPr>
          <w:ilvl w:val="0"/>
          <w:numId w:val="178"/>
        </w:numPr>
      </w:pPr>
      <w:proofErr w:type="spellStart"/>
      <w:r w:rsidRPr="00C65675">
        <w:rPr>
          <w:b/>
          <w:bCs/>
        </w:rPr>
        <w:t>TIM_ExtTRGPolarity</w:t>
      </w:r>
      <w:proofErr w:type="spellEnd"/>
      <w:r w:rsidRPr="00C65675">
        <w:t>（极性）</w:t>
      </w:r>
    </w:p>
    <w:p w14:paraId="15318769" w14:textId="77777777" w:rsidR="00412FAB" w:rsidRPr="00C65675" w:rsidRDefault="00412FAB">
      <w:pPr>
        <w:widowControl/>
        <w:numPr>
          <w:ilvl w:val="1"/>
          <w:numId w:val="178"/>
        </w:numPr>
      </w:pPr>
      <w:proofErr w:type="spellStart"/>
      <w:r w:rsidRPr="00C65675">
        <w:t>TIM_ExtTRGPolarity_NonInverted</w:t>
      </w:r>
      <w:proofErr w:type="spellEnd"/>
      <w:r w:rsidRPr="00C65675">
        <w:t xml:space="preserve"> → 上升沿有效</w:t>
      </w:r>
    </w:p>
    <w:p w14:paraId="28247F0B" w14:textId="77777777" w:rsidR="00412FAB" w:rsidRPr="00C65675" w:rsidRDefault="00412FAB">
      <w:pPr>
        <w:widowControl/>
        <w:numPr>
          <w:ilvl w:val="1"/>
          <w:numId w:val="178"/>
        </w:numPr>
      </w:pPr>
      <w:proofErr w:type="spellStart"/>
      <w:r w:rsidRPr="00C65675">
        <w:t>TIM_ExtTRGPolarity_Inverted</w:t>
      </w:r>
      <w:proofErr w:type="spellEnd"/>
      <w:r w:rsidRPr="00C65675">
        <w:t xml:space="preserve"> → 下降沿有效</w:t>
      </w:r>
    </w:p>
    <w:p w14:paraId="1B2A8FCE" w14:textId="77777777" w:rsidR="00412FAB" w:rsidRPr="00C65675" w:rsidRDefault="00412FAB">
      <w:pPr>
        <w:widowControl/>
        <w:numPr>
          <w:ilvl w:val="0"/>
          <w:numId w:val="178"/>
        </w:numPr>
      </w:pPr>
      <w:proofErr w:type="spellStart"/>
      <w:r w:rsidRPr="00C65675">
        <w:rPr>
          <w:b/>
          <w:bCs/>
        </w:rPr>
        <w:t>ExtTRGFilter</w:t>
      </w:r>
      <w:proofErr w:type="spellEnd"/>
      <w:r w:rsidRPr="00C65675">
        <w:t>（滤波器）</w:t>
      </w:r>
    </w:p>
    <w:p w14:paraId="4ADB9E43" w14:textId="77777777" w:rsidR="00412FAB" w:rsidRDefault="00412FAB">
      <w:pPr>
        <w:widowControl/>
        <w:numPr>
          <w:ilvl w:val="1"/>
          <w:numId w:val="178"/>
        </w:numPr>
      </w:pPr>
      <w:r w:rsidRPr="00C65675">
        <w:t>0–15，数值越大，滤波越强。</w:t>
      </w:r>
    </w:p>
    <w:p w14:paraId="665354AB" w14:textId="77777777" w:rsidR="00412FAB" w:rsidRPr="00C65675" w:rsidRDefault="00412FAB" w:rsidP="00412FAB">
      <w:pPr>
        <w:widowControl/>
      </w:pPr>
      <w:r>
        <w:rPr>
          <w:noProof/>
        </w:rPr>
        <w:drawing>
          <wp:inline distT="0" distB="0" distL="0" distR="0" wp14:anchorId="71DC72F0" wp14:editId="313244FE">
            <wp:extent cx="4557155" cy="2011854"/>
            <wp:effectExtent l="0" t="0" r="0" b="7620"/>
            <wp:docPr id="975447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47369" name=""/>
                    <pic:cNvPicPr/>
                  </pic:nvPicPr>
                  <pic:blipFill>
                    <a:blip r:embed="rId30"/>
                    <a:stretch>
                      <a:fillRect/>
                    </a:stretch>
                  </pic:blipFill>
                  <pic:spPr>
                    <a:xfrm>
                      <a:off x="0" y="0"/>
                      <a:ext cx="4557155" cy="2011854"/>
                    </a:xfrm>
                    <a:prstGeom prst="rect">
                      <a:avLst/>
                    </a:prstGeom>
                  </pic:spPr>
                </pic:pic>
              </a:graphicData>
            </a:graphic>
          </wp:inline>
        </w:drawing>
      </w:r>
    </w:p>
    <w:p w14:paraId="25E40647" w14:textId="77777777" w:rsidR="00412FAB" w:rsidRPr="00C65675" w:rsidRDefault="00000000" w:rsidP="00412FAB">
      <w:pPr>
        <w:widowControl/>
      </w:pPr>
      <w:r>
        <w:pict w14:anchorId="4BEC7E73">
          <v:rect id="_x0000_i1339" style="width:0;height:1.5pt" o:hralign="center" o:hrstd="t" o:hr="t" fillcolor="#a0a0a0" stroked="f"/>
        </w:pict>
      </w:r>
    </w:p>
    <w:p w14:paraId="37D1A9AF" w14:textId="77777777" w:rsidR="00412FAB" w:rsidRPr="00C65675" w:rsidRDefault="00412FAB" w:rsidP="00412FAB">
      <w:pPr>
        <w:pStyle w:val="3"/>
      </w:pPr>
      <w:r w:rsidRPr="00C65675">
        <w:rPr>
          <w:rFonts w:ascii="Segoe UI Emoji" w:hAnsi="Segoe UI Emoji" w:cs="Segoe UI Emoji"/>
        </w:rPr>
        <w:t>⚙️</w:t>
      </w:r>
      <w:r w:rsidRPr="00C65675">
        <w:t xml:space="preserve"> 底层原理</w:t>
      </w:r>
    </w:p>
    <w:p w14:paraId="01677AE4" w14:textId="77777777" w:rsidR="00412FAB" w:rsidRPr="00C65675" w:rsidRDefault="00412FAB" w:rsidP="00412FAB">
      <w:pPr>
        <w:widowControl/>
      </w:pPr>
      <w:r w:rsidRPr="00C65675">
        <w:t>内部实现大致是：</w:t>
      </w:r>
    </w:p>
    <w:p w14:paraId="79E227E9" w14:textId="77777777" w:rsidR="00412FAB" w:rsidRPr="00C65675" w:rsidRDefault="00412FAB" w:rsidP="00412FAB">
      <w:pPr>
        <w:widowControl/>
      </w:pPr>
      <w:proofErr w:type="spellStart"/>
      <w:r w:rsidRPr="00C65675">
        <w:t>TIM_</w:t>
      </w:r>
      <w:proofErr w:type="gramStart"/>
      <w:r w:rsidRPr="00C65675">
        <w:t>ETRConfig</w:t>
      </w:r>
      <w:proofErr w:type="spellEnd"/>
      <w:r w:rsidRPr="00C65675">
        <w:t>(</w:t>
      </w:r>
      <w:proofErr w:type="spellStart"/>
      <w:proofErr w:type="gramEnd"/>
      <w:r w:rsidRPr="00C65675">
        <w:t>TIMx</w:t>
      </w:r>
      <w:proofErr w:type="spellEnd"/>
      <w:r w:rsidRPr="00C65675">
        <w:t xml:space="preserve">, </w:t>
      </w:r>
      <w:proofErr w:type="spellStart"/>
      <w:r w:rsidRPr="00C65675">
        <w:t>TIM_ExtTRGPrescaler</w:t>
      </w:r>
      <w:proofErr w:type="spellEnd"/>
      <w:r w:rsidRPr="00C65675">
        <w:t xml:space="preserve">, </w:t>
      </w:r>
      <w:proofErr w:type="spellStart"/>
      <w:r w:rsidRPr="00C65675">
        <w:t>TIM_ExtTRGPolarity</w:t>
      </w:r>
      <w:proofErr w:type="spellEnd"/>
      <w:r w:rsidRPr="00C65675">
        <w:t xml:space="preserve">, </w:t>
      </w:r>
      <w:proofErr w:type="spellStart"/>
      <w:r w:rsidRPr="00C65675">
        <w:t>ExtTRGFilter</w:t>
      </w:r>
      <w:proofErr w:type="spellEnd"/>
      <w:r w:rsidRPr="00C65675">
        <w:t>);</w:t>
      </w:r>
    </w:p>
    <w:p w14:paraId="7422007E" w14:textId="77777777" w:rsidR="00412FAB" w:rsidRPr="00C65675" w:rsidRDefault="00412FAB" w:rsidP="00412FAB">
      <w:pPr>
        <w:widowControl/>
      </w:pPr>
      <w:proofErr w:type="spellStart"/>
      <w:r w:rsidRPr="00C65675">
        <w:t>TIMx</w:t>
      </w:r>
      <w:proofErr w:type="spellEnd"/>
      <w:r w:rsidRPr="00C65675">
        <w:t>-&gt;SMCR |= TIM_SMCR_ECE;   // 设置 ECE 位，开启外部时钟模式2</w:t>
      </w:r>
    </w:p>
    <w:p w14:paraId="5779C7E6" w14:textId="77777777" w:rsidR="00412FAB" w:rsidRPr="00C65675" w:rsidRDefault="00000000" w:rsidP="00412FAB">
      <w:pPr>
        <w:widowControl/>
      </w:pPr>
      <w:r>
        <w:pict w14:anchorId="4ABBD074">
          <v:rect id="_x0000_i1340" style="width:0;height:1.5pt" o:hralign="center" o:hrstd="t" o:hr="t" fillcolor="#a0a0a0" stroked="f"/>
        </w:pict>
      </w:r>
    </w:p>
    <w:p w14:paraId="75F6B292" w14:textId="77777777" w:rsidR="00412FAB" w:rsidRPr="00C65675" w:rsidRDefault="00412FAB" w:rsidP="00412FAB">
      <w:pPr>
        <w:pStyle w:val="3"/>
      </w:pPr>
      <w:r w:rsidRPr="00C65675">
        <w:rPr>
          <w:rFonts w:ascii="Segoe UI Emoji" w:hAnsi="Segoe UI Emoji" w:cs="Segoe UI Emoji"/>
        </w:rPr>
        <w:t>✅</w:t>
      </w:r>
      <w:r w:rsidRPr="00C65675">
        <w:t xml:space="preserve"> 使用示例</w:t>
      </w:r>
    </w:p>
    <w:p w14:paraId="142D7A16" w14:textId="77777777" w:rsidR="00412FAB" w:rsidRPr="00C65675" w:rsidRDefault="00412FAB" w:rsidP="00412FAB">
      <w:pPr>
        <w:widowControl/>
      </w:pPr>
      <w:r w:rsidRPr="00C65675">
        <w:t>比如 TIM2 想在外部信号有效时才计数：</w:t>
      </w:r>
    </w:p>
    <w:p w14:paraId="2FB158F6" w14:textId="77777777" w:rsidR="00412FAB" w:rsidRPr="00C65675" w:rsidRDefault="00412FAB" w:rsidP="00412FAB">
      <w:pPr>
        <w:widowControl/>
      </w:pPr>
      <w:r w:rsidRPr="00C65675">
        <w:t>// 配置 TIM2 的 ETR 外部时钟模式2</w:t>
      </w:r>
    </w:p>
    <w:p w14:paraId="41AEAD55" w14:textId="77777777" w:rsidR="00412FAB" w:rsidRPr="00C65675" w:rsidRDefault="00412FAB" w:rsidP="00412FAB">
      <w:pPr>
        <w:widowControl/>
      </w:pPr>
      <w:r w:rsidRPr="00C65675">
        <w:t>TIM_ETRClockMode2</w:t>
      </w:r>
      <w:proofErr w:type="gramStart"/>
      <w:r w:rsidRPr="00C65675">
        <w:t>Config(</w:t>
      </w:r>
      <w:proofErr w:type="gramEnd"/>
      <w:r w:rsidRPr="00C65675">
        <w:t>TIM2,</w:t>
      </w:r>
    </w:p>
    <w:p w14:paraId="653C7928" w14:textId="77777777" w:rsidR="00412FAB" w:rsidRPr="00C65675" w:rsidRDefault="00412FAB" w:rsidP="00412FAB">
      <w:pPr>
        <w:widowControl/>
      </w:pPr>
      <w:r w:rsidRPr="00C65675">
        <w:t xml:space="preserve">                        </w:t>
      </w:r>
      <w:proofErr w:type="spellStart"/>
      <w:r w:rsidRPr="00C65675">
        <w:t>TIM_ExtTRGPSC_OFF</w:t>
      </w:r>
      <w:proofErr w:type="spellEnd"/>
      <w:proofErr w:type="gramStart"/>
      <w:r w:rsidRPr="00C65675">
        <w:t>,                // 不</w:t>
      </w:r>
      <w:proofErr w:type="gramEnd"/>
      <w:r w:rsidRPr="00C65675">
        <w:t>分频</w:t>
      </w:r>
    </w:p>
    <w:p w14:paraId="5C00E738" w14:textId="77777777" w:rsidR="00412FAB" w:rsidRPr="00C65675" w:rsidRDefault="00412FAB" w:rsidP="00412FAB">
      <w:pPr>
        <w:widowControl/>
      </w:pPr>
      <w:r w:rsidRPr="00C65675">
        <w:lastRenderedPageBreak/>
        <w:t xml:space="preserve">                        </w:t>
      </w:r>
      <w:proofErr w:type="spellStart"/>
      <w:r w:rsidRPr="00C65675">
        <w:t>TIM_ExtTRGPolarity_NonInverted</w:t>
      </w:r>
      <w:proofErr w:type="spellEnd"/>
      <w:r w:rsidRPr="00C65675">
        <w:t>,   // 上升沿有效</w:t>
      </w:r>
    </w:p>
    <w:p w14:paraId="29B33A91" w14:textId="77777777" w:rsidR="00412FAB" w:rsidRPr="00C65675" w:rsidRDefault="00412FAB" w:rsidP="00412FAB">
      <w:pPr>
        <w:widowControl/>
      </w:pPr>
      <w:r w:rsidRPr="00C65675">
        <w:t xml:space="preserve">                        </w:t>
      </w:r>
      <w:proofErr w:type="gramStart"/>
      <w:r w:rsidRPr="00C65675">
        <w:t>0);                               // 不</w:t>
      </w:r>
      <w:proofErr w:type="gramEnd"/>
      <w:r w:rsidRPr="00C65675">
        <w:t>滤波</w:t>
      </w:r>
    </w:p>
    <w:p w14:paraId="5BDAA3BE" w14:textId="77777777" w:rsidR="00412FAB" w:rsidRPr="00C65675" w:rsidRDefault="00412FAB" w:rsidP="00412FAB">
      <w:pPr>
        <w:widowControl/>
      </w:pPr>
    </w:p>
    <w:p w14:paraId="6DC88C68" w14:textId="77777777" w:rsidR="00412FAB" w:rsidRPr="00C65675" w:rsidRDefault="00412FAB" w:rsidP="00412FAB">
      <w:pPr>
        <w:widowControl/>
      </w:pPr>
      <w:r w:rsidRPr="00C65675">
        <w:t>// 设置 TIM2 的基本参数</w:t>
      </w:r>
    </w:p>
    <w:p w14:paraId="41BF708F" w14:textId="77777777" w:rsidR="00412FAB" w:rsidRPr="00C65675" w:rsidRDefault="00412FAB" w:rsidP="00412FAB">
      <w:pPr>
        <w:widowControl/>
      </w:pPr>
      <w:proofErr w:type="spellStart"/>
      <w:r w:rsidRPr="00C65675">
        <w:t>TIM_TimeBaseInitTypeDef</w:t>
      </w:r>
      <w:proofErr w:type="spellEnd"/>
      <w:r w:rsidRPr="00C65675">
        <w:t xml:space="preserve"> </w:t>
      </w:r>
      <w:proofErr w:type="spellStart"/>
      <w:r w:rsidRPr="00C65675">
        <w:t>TIM_TimeBaseStructure</w:t>
      </w:r>
      <w:proofErr w:type="spellEnd"/>
      <w:r w:rsidRPr="00C65675">
        <w:t>;</w:t>
      </w:r>
    </w:p>
    <w:p w14:paraId="684E04AC" w14:textId="77777777" w:rsidR="00412FAB" w:rsidRPr="00C65675" w:rsidRDefault="00412FAB" w:rsidP="00412FAB">
      <w:pPr>
        <w:widowControl/>
      </w:pPr>
      <w:proofErr w:type="spellStart"/>
      <w:r w:rsidRPr="00C65675">
        <w:t>TIM_TimeBaseStructure.TIM_Period</w:t>
      </w:r>
      <w:proofErr w:type="spellEnd"/>
      <w:r w:rsidRPr="00C65675">
        <w:t xml:space="preserve"> = 1000 - 1;</w:t>
      </w:r>
    </w:p>
    <w:p w14:paraId="14163BD0" w14:textId="77777777" w:rsidR="00412FAB" w:rsidRPr="00C65675" w:rsidRDefault="00412FAB" w:rsidP="00412FAB">
      <w:pPr>
        <w:widowControl/>
      </w:pPr>
      <w:proofErr w:type="spellStart"/>
      <w:r w:rsidRPr="00C65675">
        <w:t>TIM_TimeBaseStructure.TIM_Prescaler</w:t>
      </w:r>
      <w:proofErr w:type="spellEnd"/>
      <w:r w:rsidRPr="00C65675">
        <w:t xml:space="preserve"> = 72 - 1;</w:t>
      </w:r>
    </w:p>
    <w:p w14:paraId="340161AC" w14:textId="77777777" w:rsidR="00412FAB" w:rsidRPr="00C65675" w:rsidRDefault="00412FAB" w:rsidP="00412FAB">
      <w:pPr>
        <w:widowControl/>
      </w:pPr>
      <w:proofErr w:type="spellStart"/>
      <w:r w:rsidRPr="00C65675">
        <w:t>TIM_TimeBaseStructure.TIM_CounterMode</w:t>
      </w:r>
      <w:proofErr w:type="spellEnd"/>
      <w:r w:rsidRPr="00C65675">
        <w:t xml:space="preserve"> = </w:t>
      </w:r>
      <w:proofErr w:type="spellStart"/>
      <w:r w:rsidRPr="00C65675">
        <w:t>TIM_CounterMode_Up</w:t>
      </w:r>
      <w:proofErr w:type="spellEnd"/>
      <w:r w:rsidRPr="00C65675">
        <w:t>;</w:t>
      </w:r>
    </w:p>
    <w:p w14:paraId="340CC56C" w14:textId="77777777" w:rsidR="00412FAB" w:rsidRPr="00C65675" w:rsidRDefault="00412FAB" w:rsidP="00412FAB">
      <w:pPr>
        <w:widowControl/>
      </w:pPr>
      <w:proofErr w:type="spellStart"/>
      <w:r w:rsidRPr="00C65675">
        <w:t>TIM_</w:t>
      </w:r>
      <w:proofErr w:type="gramStart"/>
      <w:r w:rsidRPr="00C65675">
        <w:t>TimeBaseInit</w:t>
      </w:r>
      <w:proofErr w:type="spellEnd"/>
      <w:r w:rsidRPr="00C65675">
        <w:t>(</w:t>
      </w:r>
      <w:proofErr w:type="gramEnd"/>
      <w:r w:rsidRPr="00C65675">
        <w:t>TIM2, &amp;</w:t>
      </w:r>
      <w:proofErr w:type="spellStart"/>
      <w:r w:rsidRPr="00C65675">
        <w:t>TIM_TimeBaseStructure</w:t>
      </w:r>
      <w:proofErr w:type="spellEnd"/>
      <w:r w:rsidRPr="00C65675">
        <w:t>);</w:t>
      </w:r>
    </w:p>
    <w:p w14:paraId="68FE9414" w14:textId="77777777" w:rsidR="00412FAB" w:rsidRPr="00C65675" w:rsidRDefault="00412FAB" w:rsidP="00412FAB">
      <w:pPr>
        <w:widowControl/>
      </w:pPr>
    </w:p>
    <w:p w14:paraId="0983A6ED" w14:textId="77777777" w:rsidR="00412FAB" w:rsidRPr="00C65675" w:rsidRDefault="00412FAB" w:rsidP="00412FAB">
      <w:pPr>
        <w:widowControl/>
      </w:pPr>
      <w:r w:rsidRPr="00C65675">
        <w:t>// 使能 TIM2</w:t>
      </w:r>
    </w:p>
    <w:p w14:paraId="1AA7758B" w14:textId="77777777" w:rsidR="00412FAB" w:rsidRPr="00C65675" w:rsidRDefault="00412FAB" w:rsidP="00412FAB">
      <w:pPr>
        <w:widowControl/>
      </w:pPr>
      <w:r w:rsidRPr="00C65675">
        <w:t>TIM_</w:t>
      </w:r>
      <w:proofErr w:type="gramStart"/>
      <w:r w:rsidRPr="00C65675">
        <w:t>Cmd(</w:t>
      </w:r>
      <w:proofErr w:type="gramEnd"/>
      <w:r w:rsidRPr="00C65675">
        <w:t>TIM2, ENABLE);</w:t>
      </w:r>
    </w:p>
    <w:p w14:paraId="255505C0" w14:textId="77777777" w:rsidR="00412FAB" w:rsidRPr="00C65675" w:rsidRDefault="00412FAB" w:rsidP="00412FAB">
      <w:pPr>
        <w:widowControl/>
      </w:pPr>
      <w:r w:rsidRPr="00C65675">
        <w:t>效果：</w:t>
      </w:r>
    </w:p>
    <w:p w14:paraId="49CA6FB1" w14:textId="77777777" w:rsidR="00412FAB" w:rsidRPr="00C65675" w:rsidRDefault="00412FAB">
      <w:pPr>
        <w:widowControl/>
        <w:numPr>
          <w:ilvl w:val="0"/>
          <w:numId w:val="179"/>
        </w:numPr>
      </w:pPr>
      <w:r w:rsidRPr="00C65675">
        <w:t xml:space="preserve">TIM2 本来用 </w:t>
      </w:r>
      <w:r w:rsidRPr="00C65675">
        <w:rPr>
          <w:b/>
          <w:bCs/>
        </w:rPr>
        <w:t>内部时钟 1MHz</w:t>
      </w:r>
      <w:r w:rsidRPr="00C65675">
        <w:t xml:space="preserve"> 计数；</w:t>
      </w:r>
    </w:p>
    <w:p w14:paraId="762BA414" w14:textId="77777777" w:rsidR="00412FAB" w:rsidRPr="00C65675" w:rsidRDefault="00412FAB">
      <w:pPr>
        <w:widowControl/>
        <w:numPr>
          <w:ilvl w:val="0"/>
          <w:numId w:val="179"/>
        </w:numPr>
      </w:pPr>
      <w:r w:rsidRPr="00C65675">
        <w:t xml:space="preserve">但只有在 </w:t>
      </w:r>
      <w:r w:rsidRPr="00C65675">
        <w:rPr>
          <w:b/>
          <w:bCs/>
        </w:rPr>
        <w:t>ETR 引脚上输入的外部信号为有效电平时</w:t>
      </w:r>
      <w:r w:rsidRPr="00C65675">
        <w:t>，它才会运行；</w:t>
      </w:r>
    </w:p>
    <w:p w14:paraId="034277C0" w14:textId="77777777" w:rsidR="00412FAB" w:rsidRPr="00C65675" w:rsidRDefault="00412FAB">
      <w:pPr>
        <w:widowControl/>
        <w:numPr>
          <w:ilvl w:val="0"/>
          <w:numId w:val="179"/>
        </w:numPr>
      </w:pPr>
      <w:r w:rsidRPr="00C65675">
        <w:t>外部信号无效时，定时器暂停。</w:t>
      </w:r>
    </w:p>
    <w:p w14:paraId="27F8A431" w14:textId="77777777" w:rsidR="00412FAB" w:rsidRPr="00C65675" w:rsidRDefault="00000000" w:rsidP="00412FAB">
      <w:pPr>
        <w:widowControl/>
      </w:pPr>
      <w:r>
        <w:pict w14:anchorId="2238C158">
          <v:rect id="_x0000_i1341" style="width:0;height:1.5pt" o:hralign="center" o:hrstd="t" o:hr="t" fillcolor="#a0a0a0" stroked="f"/>
        </w:pict>
      </w:r>
    </w:p>
    <w:p w14:paraId="08BFC26D" w14:textId="77777777" w:rsidR="00412FAB" w:rsidRPr="00C65675" w:rsidRDefault="00412FAB" w:rsidP="00412FAB">
      <w:pPr>
        <w:pStyle w:val="3"/>
      </w:pPr>
      <w:r w:rsidRPr="00C65675">
        <w:rPr>
          <w:rFonts w:ascii="Segoe UI Emoji" w:hAnsi="Segoe UI Emoji" w:cs="Segoe UI Emoji"/>
        </w:rPr>
        <w:t>🚩</w:t>
      </w:r>
      <w:r w:rsidRPr="00C65675">
        <w:t>应用场景</w:t>
      </w:r>
    </w:p>
    <w:p w14:paraId="3F9272D0" w14:textId="77777777" w:rsidR="00412FAB" w:rsidRPr="00C65675" w:rsidRDefault="00412FAB">
      <w:pPr>
        <w:widowControl/>
        <w:numPr>
          <w:ilvl w:val="0"/>
          <w:numId w:val="180"/>
        </w:numPr>
      </w:pPr>
      <w:r w:rsidRPr="00C65675">
        <w:rPr>
          <w:b/>
          <w:bCs/>
        </w:rPr>
        <w:t>外部门控计数</w:t>
      </w:r>
      <w:r w:rsidRPr="00C65675">
        <w:t>：例如一个传感器信号决定定时器是否运行。</w:t>
      </w:r>
    </w:p>
    <w:p w14:paraId="704B7DA3" w14:textId="77777777" w:rsidR="00412FAB" w:rsidRPr="00C65675" w:rsidRDefault="00412FAB">
      <w:pPr>
        <w:widowControl/>
        <w:numPr>
          <w:ilvl w:val="0"/>
          <w:numId w:val="180"/>
        </w:numPr>
      </w:pPr>
      <w:r w:rsidRPr="00C65675">
        <w:rPr>
          <w:b/>
          <w:bCs/>
        </w:rPr>
        <w:t>条件触发计数</w:t>
      </w:r>
      <w:r w:rsidRPr="00C65675">
        <w:t>：定时器工作取决于某个外部条件。</w:t>
      </w:r>
    </w:p>
    <w:p w14:paraId="1B1FBB85" w14:textId="77777777" w:rsidR="00412FAB" w:rsidRDefault="00412FAB">
      <w:pPr>
        <w:widowControl/>
        <w:numPr>
          <w:ilvl w:val="0"/>
          <w:numId w:val="180"/>
        </w:numPr>
      </w:pPr>
      <w:r w:rsidRPr="00C65675">
        <w:rPr>
          <w:b/>
          <w:bCs/>
        </w:rPr>
        <w:t>测量脉冲宽度</w:t>
      </w:r>
      <w:r w:rsidRPr="00C65675">
        <w:t>：结合内部时钟，ETR 信号决定定时器启停。</w:t>
      </w:r>
    </w:p>
    <w:p w14:paraId="2B69A6F9" w14:textId="77777777" w:rsidR="00412FAB" w:rsidRDefault="00412FAB" w:rsidP="00412FAB">
      <w:pPr>
        <w:pStyle w:val="2"/>
      </w:pPr>
      <w:proofErr w:type="spellStart"/>
      <w:r w:rsidRPr="00E02906">
        <w:t>TIM_ETRConfig</w:t>
      </w:r>
      <w:proofErr w:type="spellEnd"/>
      <w:r>
        <w:rPr>
          <w:rFonts w:hint="eastAsia"/>
        </w:rPr>
        <w:t>()</w:t>
      </w:r>
      <w:r>
        <w:br/>
      </w:r>
      <w:r>
        <w:rPr>
          <w:rFonts w:hint="eastAsia"/>
          <w:b/>
          <w:bCs/>
        </w:rPr>
        <w:t>配置</w:t>
      </w:r>
      <w:r w:rsidRPr="00967862">
        <w:rPr>
          <w:b/>
          <w:bCs/>
        </w:rPr>
        <w:t>ETR 引脚的分频、极性、滤波参数</w:t>
      </w:r>
    </w:p>
    <w:p w14:paraId="0F376724" w14:textId="77777777" w:rsidR="00412FAB" w:rsidRPr="00967862" w:rsidRDefault="00412FAB" w:rsidP="00412FAB">
      <w:pPr>
        <w:widowControl/>
      </w:pPr>
      <w:r w:rsidRPr="00967862">
        <w:t>这个函数：</w:t>
      </w:r>
    </w:p>
    <w:p w14:paraId="5B7C8AE5" w14:textId="77777777" w:rsidR="00412FAB" w:rsidRPr="00967862" w:rsidRDefault="00412FAB" w:rsidP="00412FAB">
      <w:pPr>
        <w:widowControl/>
      </w:pPr>
      <w:r w:rsidRPr="00967862">
        <w:t xml:space="preserve">void </w:t>
      </w:r>
      <w:proofErr w:type="spellStart"/>
      <w:r w:rsidRPr="00967862">
        <w:t>TIM_</w:t>
      </w:r>
      <w:proofErr w:type="gramStart"/>
      <w:r w:rsidRPr="00967862">
        <w:t>ETRConfig</w:t>
      </w:r>
      <w:proofErr w:type="spellEnd"/>
      <w:r w:rsidRPr="00967862">
        <w:t>(</w:t>
      </w:r>
      <w:proofErr w:type="spellStart"/>
      <w:proofErr w:type="gramEnd"/>
      <w:r w:rsidRPr="00967862">
        <w:t>TIM_TypeDef</w:t>
      </w:r>
      <w:proofErr w:type="spellEnd"/>
      <w:r w:rsidRPr="00967862">
        <w:t xml:space="preserve">* </w:t>
      </w:r>
      <w:proofErr w:type="spellStart"/>
      <w:r w:rsidRPr="00967862">
        <w:t>TIMx</w:t>
      </w:r>
      <w:proofErr w:type="spellEnd"/>
      <w:r w:rsidRPr="00967862">
        <w:t xml:space="preserve">, </w:t>
      </w:r>
    </w:p>
    <w:p w14:paraId="53E96395" w14:textId="77777777" w:rsidR="00412FAB" w:rsidRPr="00967862" w:rsidRDefault="00412FAB" w:rsidP="00412FAB">
      <w:pPr>
        <w:widowControl/>
      </w:pPr>
      <w:r w:rsidRPr="00967862">
        <w:t xml:space="preserve">                   uint16_t </w:t>
      </w:r>
      <w:proofErr w:type="spellStart"/>
      <w:r w:rsidRPr="00967862">
        <w:t>TIM_ExtTRGPrescaler</w:t>
      </w:r>
      <w:proofErr w:type="spellEnd"/>
      <w:r w:rsidRPr="00967862">
        <w:t xml:space="preserve">, </w:t>
      </w:r>
    </w:p>
    <w:p w14:paraId="3B9E36A7" w14:textId="77777777" w:rsidR="00412FAB" w:rsidRPr="00967862" w:rsidRDefault="00412FAB" w:rsidP="00412FAB">
      <w:pPr>
        <w:widowControl/>
      </w:pPr>
      <w:r w:rsidRPr="00967862">
        <w:lastRenderedPageBreak/>
        <w:t xml:space="preserve">                   uint16_t </w:t>
      </w:r>
      <w:proofErr w:type="spellStart"/>
      <w:r w:rsidRPr="00967862">
        <w:t>TIM_ExtTRGPolarity</w:t>
      </w:r>
      <w:proofErr w:type="spellEnd"/>
      <w:r w:rsidRPr="00967862">
        <w:t>,</w:t>
      </w:r>
    </w:p>
    <w:p w14:paraId="3FA3713F" w14:textId="77777777" w:rsidR="00412FAB" w:rsidRPr="00967862" w:rsidRDefault="00412FAB" w:rsidP="00412FAB">
      <w:pPr>
        <w:widowControl/>
      </w:pPr>
      <w:r w:rsidRPr="00967862">
        <w:t xml:space="preserve">                   uint16_t </w:t>
      </w:r>
      <w:proofErr w:type="spellStart"/>
      <w:r w:rsidRPr="00967862">
        <w:t>ExtTRGFilter</w:t>
      </w:r>
      <w:proofErr w:type="spellEnd"/>
      <w:r w:rsidRPr="00967862">
        <w:t>);</w:t>
      </w:r>
    </w:p>
    <w:p w14:paraId="7C3C49C9" w14:textId="77777777" w:rsidR="00412FAB" w:rsidRPr="00967862" w:rsidRDefault="00412FAB" w:rsidP="00412FAB">
      <w:pPr>
        <w:widowControl/>
      </w:pPr>
      <w:r w:rsidRPr="00967862">
        <w:t xml:space="preserve">是 </w:t>
      </w:r>
      <w:r w:rsidRPr="00967862">
        <w:rPr>
          <w:b/>
          <w:bCs/>
        </w:rPr>
        <w:t>配置定时器外部触发输入 ETR (External Trigger) 的</w:t>
      </w:r>
      <w:r w:rsidRPr="00967862">
        <w:rPr>
          <w:b/>
          <w:bCs/>
          <w:color w:val="EE0000"/>
        </w:rPr>
        <w:t>属性</w:t>
      </w:r>
      <w:r w:rsidRPr="00967862">
        <w:t xml:space="preserve"> 的底层函数。</w:t>
      </w:r>
      <w:r w:rsidRPr="00967862">
        <w:br/>
        <w:t xml:space="preserve">它并不会直接决定定时器以哪种模式运行（模式1/模式2），而是 </w:t>
      </w:r>
      <w:r w:rsidRPr="00967862">
        <w:rPr>
          <w:b/>
          <w:bCs/>
          <w:color w:val="EE0000"/>
        </w:rPr>
        <w:t>先把 ETR 引脚的分频、极性、滤波参数配置好</w:t>
      </w:r>
      <w:r w:rsidRPr="00967862">
        <w:t>，然后供 TIM_ETRClockMode1Config()、TIM_ETRClockMode2Config()、</w:t>
      </w:r>
      <w:proofErr w:type="spellStart"/>
      <w:r w:rsidRPr="00967862">
        <w:t>TIM_ETRConfig</w:t>
      </w:r>
      <w:proofErr w:type="spellEnd"/>
      <w:r w:rsidRPr="00967862">
        <w:t>() 等上层函数使用。</w:t>
      </w:r>
    </w:p>
    <w:p w14:paraId="2FE7A44C" w14:textId="77777777" w:rsidR="00412FAB" w:rsidRPr="00967862" w:rsidRDefault="00000000" w:rsidP="00412FAB">
      <w:pPr>
        <w:widowControl/>
      </w:pPr>
      <w:r>
        <w:pict w14:anchorId="765E0037">
          <v:rect id="_x0000_i1342" style="width:0;height:1.5pt" o:hralign="center" o:hrstd="t" o:hr="t" fillcolor="#a0a0a0" stroked="f"/>
        </w:pict>
      </w:r>
    </w:p>
    <w:p w14:paraId="6496D03F" w14:textId="77777777" w:rsidR="00412FAB" w:rsidRPr="00967862" w:rsidRDefault="00412FAB" w:rsidP="00412FAB">
      <w:pPr>
        <w:pStyle w:val="3"/>
      </w:pPr>
      <w:r w:rsidRPr="00967862">
        <w:rPr>
          <w:rFonts w:ascii="Segoe UI Emoji" w:hAnsi="Segoe UI Emoji" w:cs="Segoe UI Emoji"/>
        </w:rPr>
        <w:t>📘</w:t>
      </w:r>
      <w:r w:rsidRPr="00967862">
        <w:t xml:space="preserve"> 功能</w:t>
      </w:r>
    </w:p>
    <w:p w14:paraId="08BFFC86" w14:textId="77777777" w:rsidR="00412FAB" w:rsidRPr="00967862" w:rsidRDefault="00412FAB">
      <w:pPr>
        <w:widowControl/>
        <w:numPr>
          <w:ilvl w:val="0"/>
          <w:numId w:val="181"/>
        </w:numPr>
      </w:pPr>
      <w:r w:rsidRPr="00967862">
        <w:t xml:space="preserve">配置 </w:t>
      </w:r>
      <w:r w:rsidRPr="00967862">
        <w:rPr>
          <w:b/>
          <w:bCs/>
        </w:rPr>
        <w:t>ETR 引脚</w:t>
      </w:r>
      <w:r w:rsidRPr="00967862">
        <w:t>（通常标记为 ETR 的外部触发输入引脚）。</w:t>
      </w:r>
    </w:p>
    <w:p w14:paraId="484748EA" w14:textId="77777777" w:rsidR="00412FAB" w:rsidRPr="00967862" w:rsidRDefault="00412FAB">
      <w:pPr>
        <w:widowControl/>
        <w:numPr>
          <w:ilvl w:val="0"/>
          <w:numId w:val="181"/>
        </w:numPr>
      </w:pPr>
      <w:r w:rsidRPr="00967862">
        <w:t>设置输入信号的预分频、极性（上升沿/下降沿）、滤波器。</w:t>
      </w:r>
    </w:p>
    <w:p w14:paraId="71C52799" w14:textId="77777777" w:rsidR="00412FAB" w:rsidRPr="00967862" w:rsidRDefault="00412FAB">
      <w:pPr>
        <w:widowControl/>
        <w:numPr>
          <w:ilvl w:val="0"/>
          <w:numId w:val="181"/>
        </w:numPr>
      </w:pPr>
      <w:r w:rsidRPr="00967862">
        <w:t>这些配置会影响外部时钟模式 1、模式 2、以及外部触发同步模式。</w:t>
      </w:r>
    </w:p>
    <w:p w14:paraId="338D1CAF" w14:textId="77777777" w:rsidR="00412FAB" w:rsidRPr="00967862" w:rsidRDefault="00000000" w:rsidP="00412FAB">
      <w:pPr>
        <w:widowControl/>
      </w:pPr>
      <w:r>
        <w:pict w14:anchorId="0F3B477A">
          <v:rect id="_x0000_i1343" style="width:0;height:1.5pt" o:hralign="center" o:hrstd="t" o:hr="t" fillcolor="#a0a0a0" stroked="f"/>
        </w:pict>
      </w:r>
    </w:p>
    <w:p w14:paraId="4792220B" w14:textId="77777777" w:rsidR="00412FAB" w:rsidRPr="00967862" w:rsidRDefault="00412FAB" w:rsidP="00412FAB">
      <w:pPr>
        <w:pStyle w:val="3"/>
      </w:pPr>
      <w:r w:rsidRPr="00967862">
        <w:rPr>
          <w:rFonts w:ascii="Segoe UI Emoji" w:hAnsi="Segoe UI Emoji" w:cs="Segoe UI Emoji"/>
        </w:rPr>
        <w:t>📖</w:t>
      </w:r>
      <w:r w:rsidRPr="00967862">
        <w:t xml:space="preserve"> 参数说明</w:t>
      </w:r>
    </w:p>
    <w:p w14:paraId="4C30C9E0" w14:textId="77777777" w:rsidR="00412FAB" w:rsidRPr="00967862" w:rsidRDefault="00412FAB">
      <w:pPr>
        <w:widowControl/>
        <w:numPr>
          <w:ilvl w:val="0"/>
          <w:numId w:val="182"/>
        </w:numPr>
      </w:pPr>
      <w:proofErr w:type="spellStart"/>
      <w:r w:rsidRPr="00967862">
        <w:rPr>
          <w:b/>
          <w:bCs/>
        </w:rPr>
        <w:t>TIMx</w:t>
      </w:r>
      <w:proofErr w:type="spellEnd"/>
    </w:p>
    <w:p w14:paraId="06BD73F7" w14:textId="77777777" w:rsidR="00412FAB" w:rsidRPr="00967862" w:rsidRDefault="00412FAB">
      <w:pPr>
        <w:widowControl/>
        <w:numPr>
          <w:ilvl w:val="1"/>
          <w:numId w:val="182"/>
        </w:numPr>
      </w:pPr>
      <w:r w:rsidRPr="00967862">
        <w:t>定时器实例，比如 TIM1、TIM2、TIM3。</w:t>
      </w:r>
    </w:p>
    <w:p w14:paraId="2D167930" w14:textId="77777777" w:rsidR="00412FAB" w:rsidRPr="00967862" w:rsidRDefault="00412FAB">
      <w:pPr>
        <w:widowControl/>
        <w:numPr>
          <w:ilvl w:val="1"/>
          <w:numId w:val="182"/>
        </w:numPr>
      </w:pPr>
      <w:r w:rsidRPr="00967862">
        <w:t xml:space="preserve">注意：不是所有定时器都有 ETR 引脚，常见的 </w:t>
      </w:r>
      <w:r w:rsidRPr="00967862">
        <w:rPr>
          <w:b/>
          <w:bCs/>
        </w:rPr>
        <w:t>通用定时器/高级定时器</w:t>
      </w:r>
      <w:r w:rsidRPr="00967862">
        <w:t xml:space="preserve"> 才有。</w:t>
      </w:r>
    </w:p>
    <w:p w14:paraId="5233F197" w14:textId="77777777" w:rsidR="00412FAB" w:rsidRPr="00967862" w:rsidRDefault="00412FAB">
      <w:pPr>
        <w:widowControl/>
        <w:numPr>
          <w:ilvl w:val="0"/>
          <w:numId w:val="182"/>
        </w:numPr>
      </w:pPr>
      <w:proofErr w:type="spellStart"/>
      <w:r w:rsidRPr="00967862">
        <w:rPr>
          <w:b/>
          <w:bCs/>
        </w:rPr>
        <w:t>TIM_ExtTRGPrescaler</w:t>
      </w:r>
      <w:proofErr w:type="spellEnd"/>
      <w:r w:rsidRPr="00967862">
        <w:t>（外部触发预分频器）</w:t>
      </w:r>
    </w:p>
    <w:p w14:paraId="2DC80ED0" w14:textId="77777777" w:rsidR="00412FAB" w:rsidRPr="00967862" w:rsidRDefault="00412FAB">
      <w:pPr>
        <w:widowControl/>
        <w:numPr>
          <w:ilvl w:val="1"/>
          <w:numId w:val="182"/>
        </w:numPr>
      </w:pPr>
      <w:proofErr w:type="spellStart"/>
      <w:r w:rsidRPr="00967862">
        <w:t>TIM_ExtTRGPSC_OFF</w:t>
      </w:r>
      <w:proofErr w:type="spellEnd"/>
      <w:r w:rsidRPr="00967862">
        <w:t xml:space="preserve"> </w:t>
      </w:r>
      <w:proofErr w:type="gramStart"/>
      <w:r w:rsidRPr="00967862">
        <w:t>→ 不</w:t>
      </w:r>
      <w:proofErr w:type="gramEnd"/>
      <w:r w:rsidRPr="00967862">
        <w:t>分频</w:t>
      </w:r>
    </w:p>
    <w:p w14:paraId="6EED1D0C" w14:textId="77777777" w:rsidR="00412FAB" w:rsidRPr="00967862" w:rsidRDefault="00412FAB">
      <w:pPr>
        <w:widowControl/>
        <w:numPr>
          <w:ilvl w:val="1"/>
          <w:numId w:val="182"/>
        </w:numPr>
      </w:pPr>
      <w:r w:rsidRPr="00967862">
        <w:t>TIM_ExtTRGPSC_DIV2 → 2 分频</w:t>
      </w:r>
    </w:p>
    <w:p w14:paraId="19804D3F" w14:textId="77777777" w:rsidR="00412FAB" w:rsidRPr="00967862" w:rsidRDefault="00412FAB">
      <w:pPr>
        <w:widowControl/>
        <w:numPr>
          <w:ilvl w:val="1"/>
          <w:numId w:val="182"/>
        </w:numPr>
      </w:pPr>
      <w:r w:rsidRPr="00967862">
        <w:t>TIM_ExtTRGPSC_DIV4 → 4 分频</w:t>
      </w:r>
    </w:p>
    <w:p w14:paraId="6A203556" w14:textId="77777777" w:rsidR="00412FAB" w:rsidRPr="00967862" w:rsidRDefault="00412FAB">
      <w:pPr>
        <w:widowControl/>
        <w:numPr>
          <w:ilvl w:val="1"/>
          <w:numId w:val="182"/>
        </w:numPr>
      </w:pPr>
      <w:r w:rsidRPr="00967862">
        <w:t>TIM_ExtTRGPSC_DIV8 → 8 分频</w:t>
      </w:r>
    </w:p>
    <w:p w14:paraId="70AB2112" w14:textId="77777777" w:rsidR="00412FAB" w:rsidRPr="00967862" w:rsidRDefault="00412FAB" w:rsidP="00412FAB">
      <w:pPr>
        <w:widowControl/>
      </w:pPr>
      <w:r w:rsidRPr="00967862">
        <w:rPr>
          <w:rFonts w:ascii="Segoe UI Emoji" w:hAnsi="Segoe UI Emoji" w:cs="Segoe UI Emoji"/>
        </w:rPr>
        <w:t>👉</w:t>
      </w:r>
      <w:r w:rsidRPr="00967862">
        <w:t xml:space="preserve"> 用于</w:t>
      </w:r>
      <w:r w:rsidRPr="00967862">
        <w:rPr>
          <w:color w:val="EE0000"/>
        </w:rPr>
        <w:t>降低外部触发信号频率</w:t>
      </w:r>
      <w:r w:rsidRPr="00967862">
        <w:t>，</w:t>
      </w:r>
      <w:r w:rsidRPr="00967862">
        <w:rPr>
          <w:color w:val="EE0000"/>
        </w:rPr>
        <w:t>避免过快</w:t>
      </w:r>
      <w:r w:rsidRPr="00967862">
        <w:t>。</w:t>
      </w:r>
    </w:p>
    <w:p w14:paraId="7020A0E7" w14:textId="77777777" w:rsidR="00412FAB" w:rsidRPr="00967862" w:rsidRDefault="00412FAB">
      <w:pPr>
        <w:widowControl/>
        <w:numPr>
          <w:ilvl w:val="0"/>
          <w:numId w:val="182"/>
        </w:numPr>
      </w:pPr>
      <w:proofErr w:type="spellStart"/>
      <w:r w:rsidRPr="00967862">
        <w:rPr>
          <w:b/>
          <w:bCs/>
        </w:rPr>
        <w:t>TIM_ExtTRGPolarity</w:t>
      </w:r>
      <w:proofErr w:type="spellEnd"/>
      <w:r w:rsidRPr="00967862">
        <w:t>（外部触发极性）</w:t>
      </w:r>
    </w:p>
    <w:p w14:paraId="2EC9B761" w14:textId="77777777" w:rsidR="00412FAB" w:rsidRPr="00967862" w:rsidRDefault="00412FAB">
      <w:pPr>
        <w:widowControl/>
        <w:numPr>
          <w:ilvl w:val="1"/>
          <w:numId w:val="182"/>
        </w:numPr>
      </w:pPr>
      <w:proofErr w:type="spellStart"/>
      <w:r w:rsidRPr="00967862">
        <w:t>TIM_ExtTRGPolarity_NonInverted</w:t>
      </w:r>
      <w:proofErr w:type="spellEnd"/>
      <w:r w:rsidRPr="00967862">
        <w:t xml:space="preserve"> → 上升沿有效</w:t>
      </w:r>
    </w:p>
    <w:p w14:paraId="0B8CC8A7" w14:textId="77777777" w:rsidR="00412FAB" w:rsidRPr="00967862" w:rsidRDefault="00412FAB">
      <w:pPr>
        <w:widowControl/>
        <w:numPr>
          <w:ilvl w:val="1"/>
          <w:numId w:val="182"/>
        </w:numPr>
      </w:pPr>
      <w:proofErr w:type="spellStart"/>
      <w:r w:rsidRPr="00967862">
        <w:t>TIM_ExtTRGPolarity_Inverted</w:t>
      </w:r>
      <w:proofErr w:type="spellEnd"/>
      <w:r w:rsidRPr="00967862">
        <w:t xml:space="preserve"> → 下降沿有效</w:t>
      </w:r>
    </w:p>
    <w:p w14:paraId="32FA5BED" w14:textId="77777777" w:rsidR="00412FAB" w:rsidRPr="00967862" w:rsidRDefault="00412FAB">
      <w:pPr>
        <w:widowControl/>
        <w:numPr>
          <w:ilvl w:val="0"/>
          <w:numId w:val="182"/>
        </w:numPr>
      </w:pPr>
      <w:proofErr w:type="spellStart"/>
      <w:r w:rsidRPr="00967862">
        <w:rPr>
          <w:b/>
          <w:bCs/>
        </w:rPr>
        <w:t>ExtTRGFilter</w:t>
      </w:r>
      <w:proofErr w:type="spellEnd"/>
      <w:r w:rsidRPr="00967862">
        <w:t>（外部触发滤波器）</w:t>
      </w:r>
    </w:p>
    <w:p w14:paraId="49A561D9" w14:textId="77777777" w:rsidR="00412FAB" w:rsidRPr="00967862" w:rsidRDefault="00412FAB">
      <w:pPr>
        <w:widowControl/>
        <w:numPr>
          <w:ilvl w:val="1"/>
          <w:numId w:val="182"/>
        </w:numPr>
      </w:pPr>
      <w:r w:rsidRPr="00967862">
        <w:lastRenderedPageBreak/>
        <w:t>取值 0 ~ 15，数值越大滤波越强。</w:t>
      </w:r>
    </w:p>
    <w:p w14:paraId="68A797FF" w14:textId="77777777" w:rsidR="00412FAB" w:rsidRPr="00967862" w:rsidRDefault="00412FAB">
      <w:pPr>
        <w:widowControl/>
        <w:numPr>
          <w:ilvl w:val="1"/>
          <w:numId w:val="182"/>
        </w:numPr>
      </w:pPr>
      <w:r w:rsidRPr="00967862">
        <w:t>用于消除外部输入抖动或毛刺。</w:t>
      </w:r>
    </w:p>
    <w:p w14:paraId="007F0D7F" w14:textId="77777777" w:rsidR="00412FAB" w:rsidRPr="00967862" w:rsidRDefault="00000000" w:rsidP="00412FAB">
      <w:pPr>
        <w:widowControl/>
      </w:pPr>
      <w:r>
        <w:pict w14:anchorId="7031D2C8">
          <v:rect id="_x0000_i1344" style="width:0;height:1.5pt" o:hralign="center" o:hrstd="t" o:hr="t" fillcolor="#a0a0a0" stroked="f"/>
        </w:pict>
      </w:r>
    </w:p>
    <w:p w14:paraId="25357E48" w14:textId="77777777" w:rsidR="00412FAB" w:rsidRPr="00967862" w:rsidRDefault="00412FAB" w:rsidP="00412FAB">
      <w:pPr>
        <w:pStyle w:val="3"/>
      </w:pPr>
      <w:r w:rsidRPr="00967862">
        <w:rPr>
          <w:rFonts w:ascii="Segoe UI Emoji" w:hAnsi="Segoe UI Emoji" w:cs="Segoe UI Emoji"/>
        </w:rPr>
        <w:t>⚙️</w:t>
      </w:r>
      <w:r w:rsidRPr="00967862">
        <w:t xml:space="preserve"> 底层原理</w:t>
      </w:r>
    </w:p>
    <w:p w14:paraId="103A4C07" w14:textId="77777777" w:rsidR="00412FAB" w:rsidRPr="00967862" w:rsidRDefault="00412FAB" w:rsidP="00412FAB">
      <w:pPr>
        <w:widowControl/>
      </w:pPr>
      <w:r w:rsidRPr="00967862">
        <w:t xml:space="preserve">它主要修改 </w:t>
      </w:r>
      <w:r w:rsidRPr="00967862">
        <w:rPr>
          <w:b/>
          <w:bCs/>
        </w:rPr>
        <w:t>SMCR 寄存器</w:t>
      </w:r>
      <w:r w:rsidRPr="00967862">
        <w:t xml:space="preserve"> 中的 ETR 配置位：</w:t>
      </w:r>
    </w:p>
    <w:p w14:paraId="27836C8B" w14:textId="77777777" w:rsidR="00412FAB" w:rsidRPr="00967862" w:rsidRDefault="00412FAB">
      <w:pPr>
        <w:widowControl/>
        <w:numPr>
          <w:ilvl w:val="0"/>
          <w:numId w:val="183"/>
        </w:numPr>
      </w:pPr>
      <w:r w:rsidRPr="00967862">
        <w:t xml:space="preserve">ETPS </w:t>
      </w:r>
      <w:proofErr w:type="gramStart"/>
      <w:r w:rsidRPr="00967862">
        <w:t>→ 预分</w:t>
      </w:r>
      <w:proofErr w:type="gramEnd"/>
      <w:r w:rsidRPr="00967862">
        <w:t>频选择</w:t>
      </w:r>
    </w:p>
    <w:p w14:paraId="77E7D0F8" w14:textId="77777777" w:rsidR="00412FAB" w:rsidRPr="00967862" w:rsidRDefault="00412FAB">
      <w:pPr>
        <w:widowControl/>
        <w:numPr>
          <w:ilvl w:val="0"/>
          <w:numId w:val="183"/>
        </w:numPr>
      </w:pPr>
      <w:r w:rsidRPr="00967862">
        <w:t>ETP → 极性</w:t>
      </w:r>
    </w:p>
    <w:p w14:paraId="1348B2B2" w14:textId="77777777" w:rsidR="00412FAB" w:rsidRPr="00967862" w:rsidRDefault="00412FAB">
      <w:pPr>
        <w:widowControl/>
        <w:numPr>
          <w:ilvl w:val="0"/>
          <w:numId w:val="183"/>
        </w:numPr>
      </w:pPr>
      <w:r w:rsidRPr="00967862">
        <w:t>ETF → 输入滤波器</w:t>
      </w:r>
    </w:p>
    <w:p w14:paraId="66FC0471" w14:textId="77777777" w:rsidR="00412FAB" w:rsidRPr="00967862" w:rsidRDefault="00412FAB" w:rsidP="00412FAB">
      <w:pPr>
        <w:widowControl/>
      </w:pPr>
      <w:r w:rsidRPr="00967862">
        <w:t>大致等价于：</w:t>
      </w:r>
    </w:p>
    <w:p w14:paraId="6D436294" w14:textId="77777777" w:rsidR="00412FAB" w:rsidRPr="00967862" w:rsidRDefault="00412FAB" w:rsidP="00412FAB">
      <w:pPr>
        <w:widowControl/>
      </w:pPr>
      <w:proofErr w:type="spellStart"/>
      <w:r w:rsidRPr="00967862">
        <w:t>TIMx</w:t>
      </w:r>
      <w:proofErr w:type="spellEnd"/>
      <w:r w:rsidRPr="00967862">
        <w:t xml:space="preserve">-&gt;SMCR &amp;= </w:t>
      </w:r>
      <w:proofErr w:type="gramStart"/>
      <w:r w:rsidRPr="00967862">
        <w:t>~(</w:t>
      </w:r>
      <w:proofErr w:type="gramEnd"/>
      <w:r w:rsidRPr="00967862">
        <w:t>SMCR_ETPS | SMCR_ETP | SMCR_ETF);</w:t>
      </w:r>
    </w:p>
    <w:p w14:paraId="4D29A773" w14:textId="77777777" w:rsidR="00412FAB" w:rsidRPr="00967862" w:rsidRDefault="00412FAB" w:rsidP="00412FAB">
      <w:pPr>
        <w:widowControl/>
      </w:pPr>
      <w:proofErr w:type="spellStart"/>
      <w:r w:rsidRPr="00967862">
        <w:t>TIMx</w:t>
      </w:r>
      <w:proofErr w:type="spellEnd"/>
      <w:r w:rsidRPr="00967862">
        <w:t>-&gt;SMCR |= (</w:t>
      </w:r>
      <w:proofErr w:type="spellStart"/>
      <w:r w:rsidRPr="00967862">
        <w:t>TIM_ExtTRGPrescaler</w:t>
      </w:r>
      <w:proofErr w:type="spellEnd"/>
      <w:r w:rsidRPr="00967862">
        <w:t xml:space="preserve"> | </w:t>
      </w:r>
      <w:proofErr w:type="spellStart"/>
      <w:r w:rsidRPr="00967862">
        <w:t>TIM_ExtTRGPolarity</w:t>
      </w:r>
      <w:proofErr w:type="spellEnd"/>
      <w:r w:rsidRPr="00967862">
        <w:t xml:space="preserve"> | (</w:t>
      </w:r>
      <w:proofErr w:type="spellStart"/>
      <w:r w:rsidRPr="00967862">
        <w:t>ExtTRGFilter</w:t>
      </w:r>
      <w:proofErr w:type="spellEnd"/>
      <w:r w:rsidRPr="00967862">
        <w:t xml:space="preserve"> &lt;&lt; </w:t>
      </w:r>
      <w:proofErr w:type="spellStart"/>
      <w:r w:rsidRPr="00967862">
        <w:t>SMCR_ETF_Pos</w:t>
      </w:r>
      <w:proofErr w:type="spellEnd"/>
      <w:r w:rsidRPr="00967862">
        <w:t>));</w:t>
      </w:r>
    </w:p>
    <w:p w14:paraId="5209BEF8" w14:textId="77777777" w:rsidR="00412FAB" w:rsidRPr="00967862" w:rsidRDefault="00000000" w:rsidP="00412FAB">
      <w:pPr>
        <w:widowControl/>
      </w:pPr>
      <w:r>
        <w:pict w14:anchorId="42703D17">
          <v:rect id="_x0000_i1345" style="width:0;height:1.5pt" o:hralign="center" o:hrstd="t" o:hr="t" fillcolor="#a0a0a0" stroked="f"/>
        </w:pict>
      </w:r>
    </w:p>
    <w:p w14:paraId="5AF001EA" w14:textId="77777777" w:rsidR="00412FAB" w:rsidRPr="00967862" w:rsidRDefault="00412FAB" w:rsidP="00412FAB">
      <w:pPr>
        <w:pStyle w:val="3"/>
      </w:pPr>
      <w:r w:rsidRPr="00967862">
        <w:rPr>
          <w:rFonts w:ascii="Segoe UI Emoji" w:hAnsi="Segoe UI Emoji" w:cs="Segoe UI Emoji"/>
        </w:rPr>
        <w:t>✅</w:t>
      </w:r>
      <w:r w:rsidRPr="00967862">
        <w:t xml:space="preserve"> 使用示例</w:t>
      </w:r>
    </w:p>
    <w:p w14:paraId="44865555" w14:textId="77777777" w:rsidR="00412FAB" w:rsidRPr="00967862" w:rsidRDefault="00412FAB" w:rsidP="00412FAB">
      <w:pPr>
        <w:widowControl/>
      </w:pPr>
      <w:r w:rsidRPr="00967862">
        <w:t>如果你想让 TIM2 用外部 ETR 信号（下降沿，有滤波，4 分频）：</w:t>
      </w:r>
    </w:p>
    <w:p w14:paraId="70848A39" w14:textId="77777777" w:rsidR="00412FAB" w:rsidRPr="00967862" w:rsidRDefault="00412FAB" w:rsidP="00412FAB">
      <w:pPr>
        <w:widowControl/>
      </w:pPr>
      <w:r w:rsidRPr="00967862">
        <w:t>// 先配置 ETR</w:t>
      </w:r>
    </w:p>
    <w:p w14:paraId="27B79F93" w14:textId="77777777" w:rsidR="00412FAB" w:rsidRPr="00967862" w:rsidRDefault="00412FAB" w:rsidP="00412FAB">
      <w:pPr>
        <w:widowControl/>
      </w:pPr>
      <w:proofErr w:type="spellStart"/>
      <w:r w:rsidRPr="00967862">
        <w:t>TIM_</w:t>
      </w:r>
      <w:proofErr w:type="gramStart"/>
      <w:r w:rsidRPr="00967862">
        <w:t>ETRConfig</w:t>
      </w:r>
      <w:proofErr w:type="spellEnd"/>
      <w:r w:rsidRPr="00967862">
        <w:t>(</w:t>
      </w:r>
      <w:proofErr w:type="gramEnd"/>
      <w:r w:rsidRPr="00967862">
        <w:t>TIM2,</w:t>
      </w:r>
    </w:p>
    <w:p w14:paraId="4A718F69" w14:textId="77777777" w:rsidR="00412FAB" w:rsidRPr="00967862" w:rsidRDefault="00412FAB" w:rsidP="00412FAB">
      <w:pPr>
        <w:widowControl/>
      </w:pPr>
      <w:r w:rsidRPr="00967862">
        <w:t xml:space="preserve">              TIM_ExtTRGPSC_DIV4,               // 4 分频</w:t>
      </w:r>
    </w:p>
    <w:p w14:paraId="01979427" w14:textId="77777777" w:rsidR="00412FAB" w:rsidRPr="00967862" w:rsidRDefault="00412FAB" w:rsidP="00412FAB">
      <w:pPr>
        <w:widowControl/>
      </w:pPr>
      <w:r w:rsidRPr="00967862">
        <w:t xml:space="preserve">              </w:t>
      </w:r>
      <w:proofErr w:type="spellStart"/>
      <w:r w:rsidRPr="00967862">
        <w:t>TIM_ExtTRGPolarity_Inverted</w:t>
      </w:r>
      <w:proofErr w:type="spellEnd"/>
      <w:r w:rsidRPr="00967862">
        <w:t>,      // 下降沿有效</w:t>
      </w:r>
    </w:p>
    <w:p w14:paraId="2F1B49F3" w14:textId="77777777" w:rsidR="00412FAB" w:rsidRPr="00967862" w:rsidRDefault="00412FAB" w:rsidP="00412FAB">
      <w:pPr>
        <w:widowControl/>
      </w:pPr>
      <w:r w:rsidRPr="00967862">
        <w:t xml:space="preserve">              8);                               // 中等强度滤波</w:t>
      </w:r>
    </w:p>
    <w:p w14:paraId="44F0C871" w14:textId="77777777" w:rsidR="00412FAB" w:rsidRPr="00967862" w:rsidRDefault="00412FAB" w:rsidP="00412FAB">
      <w:pPr>
        <w:widowControl/>
      </w:pPr>
    </w:p>
    <w:p w14:paraId="6446823C" w14:textId="77777777" w:rsidR="00412FAB" w:rsidRPr="00967862" w:rsidRDefault="00412FAB" w:rsidP="00412FAB">
      <w:pPr>
        <w:widowControl/>
      </w:pPr>
      <w:r w:rsidRPr="00967862">
        <w:t>// 再选择具体模式，比如模式1（外部时钟）</w:t>
      </w:r>
    </w:p>
    <w:p w14:paraId="7FFF1E98" w14:textId="77777777" w:rsidR="00412FAB" w:rsidRPr="00967862" w:rsidRDefault="00412FAB" w:rsidP="00412FAB">
      <w:pPr>
        <w:widowControl/>
      </w:pPr>
      <w:r w:rsidRPr="00967862">
        <w:t>TIM_ETRClockMode1</w:t>
      </w:r>
      <w:proofErr w:type="gramStart"/>
      <w:r w:rsidRPr="00967862">
        <w:t>Config(</w:t>
      </w:r>
      <w:proofErr w:type="gramEnd"/>
      <w:r w:rsidRPr="00967862">
        <w:t>TIM2,</w:t>
      </w:r>
    </w:p>
    <w:p w14:paraId="7945B583" w14:textId="77777777" w:rsidR="00412FAB" w:rsidRPr="00967862" w:rsidRDefault="00412FAB" w:rsidP="00412FAB">
      <w:pPr>
        <w:widowControl/>
      </w:pPr>
      <w:r w:rsidRPr="00967862">
        <w:t xml:space="preserve">                        TIM_ExtTRGPSC_DIV4,</w:t>
      </w:r>
    </w:p>
    <w:p w14:paraId="02514C05" w14:textId="77777777" w:rsidR="00412FAB" w:rsidRPr="00967862" w:rsidRDefault="00412FAB" w:rsidP="00412FAB">
      <w:pPr>
        <w:widowControl/>
      </w:pPr>
      <w:r w:rsidRPr="00967862">
        <w:t xml:space="preserve">                        </w:t>
      </w:r>
      <w:proofErr w:type="spellStart"/>
      <w:r w:rsidRPr="00967862">
        <w:t>TIM_ExtTRGPolarity_Inverted</w:t>
      </w:r>
      <w:proofErr w:type="spellEnd"/>
      <w:r w:rsidRPr="00967862">
        <w:t>,</w:t>
      </w:r>
    </w:p>
    <w:p w14:paraId="03DDFED0" w14:textId="77777777" w:rsidR="00412FAB" w:rsidRPr="00967862" w:rsidRDefault="00412FAB" w:rsidP="00412FAB">
      <w:pPr>
        <w:widowControl/>
      </w:pPr>
      <w:r w:rsidRPr="00967862">
        <w:t xml:space="preserve">                        8);</w:t>
      </w:r>
    </w:p>
    <w:p w14:paraId="76851E5E" w14:textId="77777777" w:rsidR="00412FAB" w:rsidRPr="00967862" w:rsidRDefault="00000000" w:rsidP="00412FAB">
      <w:pPr>
        <w:widowControl/>
      </w:pPr>
      <w:r>
        <w:lastRenderedPageBreak/>
        <w:pict w14:anchorId="66E46DB3">
          <v:rect id="_x0000_i1346" style="width:0;height:1.5pt" o:hralign="center" o:hrstd="t" o:hr="t" fillcolor="#a0a0a0" stroked="f"/>
        </w:pict>
      </w:r>
    </w:p>
    <w:p w14:paraId="6BEB04CE" w14:textId="77777777" w:rsidR="00412FAB" w:rsidRPr="00967862" w:rsidRDefault="00412FAB" w:rsidP="00412FAB">
      <w:pPr>
        <w:pStyle w:val="3"/>
      </w:pPr>
      <w:r w:rsidRPr="00967862">
        <w:rPr>
          <w:rFonts w:ascii="Segoe UI Emoji" w:hAnsi="Segoe UI Emoji" w:cs="Segoe UI Emoji"/>
        </w:rPr>
        <w:t>🚩</w:t>
      </w:r>
      <w:r w:rsidRPr="00967862">
        <w:t>总结</w:t>
      </w:r>
    </w:p>
    <w:p w14:paraId="32244FE4" w14:textId="77777777" w:rsidR="00412FAB" w:rsidRPr="00967862" w:rsidRDefault="00412FAB">
      <w:pPr>
        <w:widowControl/>
        <w:numPr>
          <w:ilvl w:val="0"/>
          <w:numId w:val="184"/>
        </w:numPr>
      </w:pPr>
      <w:proofErr w:type="spellStart"/>
      <w:r w:rsidRPr="00967862">
        <w:t>TIM_ETRConfig</w:t>
      </w:r>
      <w:proofErr w:type="spellEnd"/>
      <w:r w:rsidRPr="00967862">
        <w:t xml:space="preserve">() </w:t>
      </w:r>
      <w:r w:rsidRPr="00967862">
        <w:rPr>
          <w:b/>
          <w:bCs/>
        </w:rPr>
        <w:t>只做输入配置</w:t>
      </w:r>
      <w:r w:rsidRPr="00967862">
        <w:t>（分频/极性/滤波）。</w:t>
      </w:r>
    </w:p>
    <w:p w14:paraId="3619BDD0" w14:textId="77777777" w:rsidR="00412FAB" w:rsidRDefault="00412FAB">
      <w:pPr>
        <w:widowControl/>
        <w:numPr>
          <w:ilvl w:val="0"/>
          <w:numId w:val="184"/>
        </w:numPr>
      </w:pPr>
      <w:r w:rsidRPr="00967862">
        <w:t xml:space="preserve">TIM_ETRClockMode1Config() / TIM_ETRClockMode2Config() 则 </w:t>
      </w:r>
      <w:r w:rsidRPr="00967862">
        <w:rPr>
          <w:b/>
          <w:bCs/>
        </w:rPr>
        <w:t>在此基础上决定 ETR 信号怎么用</w:t>
      </w:r>
      <w:r w:rsidRPr="00967862">
        <w:t>（外部时钟 or 门控）。</w:t>
      </w:r>
    </w:p>
    <w:p w14:paraId="1493A231" w14:textId="77777777" w:rsidR="00412FAB" w:rsidRDefault="00412FAB" w:rsidP="00412FAB">
      <w:pPr>
        <w:pStyle w:val="2"/>
      </w:pPr>
      <w:proofErr w:type="spellStart"/>
      <w:r w:rsidRPr="006E6987">
        <w:t>TIM_PrescalerConfig</w:t>
      </w:r>
      <w:proofErr w:type="spellEnd"/>
      <w:r>
        <w:rPr>
          <w:rFonts w:hint="eastAsia"/>
        </w:rPr>
        <w:t>()</w:t>
      </w:r>
      <w:r>
        <w:br/>
      </w:r>
      <w:r w:rsidRPr="005553FD">
        <w:t xml:space="preserve">配置 </w:t>
      </w:r>
      <w:r w:rsidRPr="005553FD">
        <w:rPr>
          <w:b/>
          <w:bCs/>
        </w:rPr>
        <w:t>定时器预分频器</w:t>
      </w:r>
    </w:p>
    <w:p w14:paraId="7EC1EC2B" w14:textId="77777777" w:rsidR="00412FAB" w:rsidRPr="005553FD" w:rsidRDefault="00412FAB" w:rsidP="00412FAB">
      <w:pPr>
        <w:widowControl/>
      </w:pPr>
      <w:r w:rsidRPr="005553FD">
        <w:t>你问到的这个函数：</w:t>
      </w:r>
    </w:p>
    <w:p w14:paraId="708E1A90" w14:textId="77777777" w:rsidR="00412FAB" w:rsidRPr="005553FD" w:rsidRDefault="00412FAB" w:rsidP="00412FAB">
      <w:pPr>
        <w:widowControl/>
      </w:pPr>
      <w:r w:rsidRPr="005553FD">
        <w:t xml:space="preserve">void </w:t>
      </w:r>
      <w:proofErr w:type="spellStart"/>
      <w:r w:rsidRPr="005553FD">
        <w:t>TIM_</w:t>
      </w:r>
      <w:proofErr w:type="gramStart"/>
      <w:r w:rsidRPr="005553FD">
        <w:t>PrescalerConfig</w:t>
      </w:r>
      <w:proofErr w:type="spellEnd"/>
      <w:r w:rsidRPr="005553FD">
        <w:t>(</w:t>
      </w:r>
      <w:proofErr w:type="spellStart"/>
      <w:proofErr w:type="gramEnd"/>
      <w:r w:rsidRPr="005553FD">
        <w:t>TIM_TypeDef</w:t>
      </w:r>
      <w:proofErr w:type="spellEnd"/>
      <w:r w:rsidRPr="005553FD">
        <w:t xml:space="preserve">* </w:t>
      </w:r>
      <w:proofErr w:type="spellStart"/>
      <w:r w:rsidRPr="005553FD">
        <w:t>TIMx</w:t>
      </w:r>
      <w:proofErr w:type="spellEnd"/>
      <w:r w:rsidRPr="005553FD">
        <w:t xml:space="preserve">, uint16_t </w:t>
      </w:r>
      <w:proofErr w:type="spellStart"/>
      <w:r w:rsidRPr="005553FD">
        <w:t>Prescaler</w:t>
      </w:r>
      <w:proofErr w:type="spellEnd"/>
      <w:r w:rsidRPr="005553FD">
        <w:t xml:space="preserve">, uint16_t </w:t>
      </w:r>
      <w:proofErr w:type="spellStart"/>
      <w:r w:rsidRPr="005553FD">
        <w:t>TIM_PSCReloadMode</w:t>
      </w:r>
      <w:proofErr w:type="spellEnd"/>
      <w:r w:rsidRPr="005553FD">
        <w:t>);</w:t>
      </w:r>
    </w:p>
    <w:p w14:paraId="169E0AB7" w14:textId="77777777" w:rsidR="00412FAB" w:rsidRPr="005553FD" w:rsidRDefault="00412FAB" w:rsidP="00412FAB">
      <w:pPr>
        <w:widowControl/>
      </w:pPr>
      <w:r w:rsidRPr="005553FD">
        <w:t xml:space="preserve">是 </w:t>
      </w:r>
      <w:r w:rsidRPr="005553FD">
        <w:rPr>
          <w:b/>
          <w:bCs/>
        </w:rPr>
        <w:t>STM32 标准外设库（</w:t>
      </w:r>
      <w:proofErr w:type="spellStart"/>
      <w:r w:rsidRPr="005553FD">
        <w:rPr>
          <w:b/>
          <w:bCs/>
        </w:rPr>
        <w:t>StdPeriph</w:t>
      </w:r>
      <w:proofErr w:type="spellEnd"/>
      <w:r w:rsidRPr="005553FD">
        <w:rPr>
          <w:b/>
          <w:bCs/>
        </w:rPr>
        <w:t xml:space="preserve"> Library）</w:t>
      </w:r>
      <w:r w:rsidRPr="005553FD">
        <w:t xml:space="preserve"> 中用来配置 </w:t>
      </w:r>
      <w:r w:rsidRPr="005553FD">
        <w:rPr>
          <w:b/>
          <w:bCs/>
        </w:rPr>
        <w:t>定时器预分频器</w:t>
      </w:r>
      <w:r w:rsidRPr="005553FD">
        <w:t xml:space="preserve"> 的函数。</w:t>
      </w:r>
    </w:p>
    <w:p w14:paraId="480DC075" w14:textId="77777777" w:rsidR="00412FAB" w:rsidRPr="005553FD" w:rsidRDefault="00000000" w:rsidP="00412FAB">
      <w:pPr>
        <w:widowControl/>
      </w:pPr>
      <w:r>
        <w:pict w14:anchorId="64515DC4">
          <v:rect id="_x0000_i1347" style="width:0;height:1.5pt" o:hralign="center" o:hrstd="t" o:hr="t" fillcolor="#a0a0a0" stroked="f"/>
        </w:pict>
      </w:r>
    </w:p>
    <w:p w14:paraId="529D2843" w14:textId="77777777" w:rsidR="00412FAB" w:rsidRPr="005553FD" w:rsidRDefault="00412FAB" w:rsidP="00412FAB">
      <w:pPr>
        <w:pStyle w:val="3"/>
      </w:pPr>
      <w:r w:rsidRPr="005553FD">
        <w:rPr>
          <w:rFonts w:ascii="Segoe UI Emoji" w:hAnsi="Segoe UI Emoji" w:cs="Segoe UI Emoji"/>
        </w:rPr>
        <w:t>📘</w:t>
      </w:r>
      <w:r w:rsidRPr="005553FD">
        <w:t xml:space="preserve"> 功能说明</w:t>
      </w:r>
    </w:p>
    <w:p w14:paraId="721E716C" w14:textId="77777777" w:rsidR="00412FAB" w:rsidRPr="005553FD" w:rsidRDefault="00412FAB">
      <w:pPr>
        <w:widowControl/>
        <w:numPr>
          <w:ilvl w:val="0"/>
          <w:numId w:val="185"/>
        </w:numPr>
      </w:pPr>
      <w:r w:rsidRPr="005553FD">
        <w:t xml:space="preserve">定时器计数器的 </w:t>
      </w:r>
      <w:r w:rsidRPr="005553FD">
        <w:rPr>
          <w:b/>
          <w:bCs/>
        </w:rPr>
        <w:t>计数速度 = 定时器时钟 / (</w:t>
      </w:r>
      <w:proofErr w:type="spellStart"/>
      <w:r w:rsidRPr="005553FD">
        <w:rPr>
          <w:b/>
          <w:bCs/>
        </w:rPr>
        <w:t>Prescaler</w:t>
      </w:r>
      <w:proofErr w:type="spellEnd"/>
      <w:r w:rsidRPr="005553FD">
        <w:rPr>
          <w:b/>
          <w:bCs/>
        </w:rPr>
        <w:t xml:space="preserve"> + 1)</w:t>
      </w:r>
    </w:p>
    <w:p w14:paraId="14F22955" w14:textId="77777777" w:rsidR="00412FAB" w:rsidRPr="005553FD" w:rsidRDefault="00412FAB">
      <w:pPr>
        <w:widowControl/>
        <w:numPr>
          <w:ilvl w:val="0"/>
          <w:numId w:val="185"/>
        </w:numPr>
      </w:pPr>
      <w:proofErr w:type="spellStart"/>
      <w:r w:rsidRPr="005553FD">
        <w:t>TIM_PrescalerConfig</w:t>
      </w:r>
      <w:proofErr w:type="spellEnd"/>
      <w:r w:rsidRPr="005553FD">
        <w:t xml:space="preserve">() 用于设置 </w:t>
      </w:r>
      <w:r w:rsidRPr="005553FD">
        <w:rPr>
          <w:b/>
          <w:bCs/>
        </w:rPr>
        <w:t>分频系数</w:t>
      </w:r>
      <w:r w:rsidRPr="005553FD">
        <w:t>，可以让定时器计数变慢或变快。</w:t>
      </w:r>
    </w:p>
    <w:p w14:paraId="29286757" w14:textId="77777777" w:rsidR="00412FAB" w:rsidRPr="005553FD" w:rsidRDefault="00412FAB">
      <w:pPr>
        <w:widowControl/>
        <w:numPr>
          <w:ilvl w:val="0"/>
          <w:numId w:val="185"/>
        </w:numPr>
      </w:pPr>
      <w:r w:rsidRPr="005553FD">
        <w:t xml:space="preserve">通过 </w:t>
      </w:r>
      <w:proofErr w:type="spellStart"/>
      <w:r w:rsidRPr="005553FD">
        <w:t>TIM_PSCReloadMode</w:t>
      </w:r>
      <w:proofErr w:type="spellEnd"/>
      <w:r w:rsidRPr="005553FD">
        <w:t xml:space="preserve"> 可以指定 </w:t>
      </w:r>
      <w:r w:rsidRPr="005553FD">
        <w:rPr>
          <w:b/>
          <w:bCs/>
        </w:rPr>
        <w:t>预分频器的更新方式</w:t>
      </w:r>
      <w:r w:rsidRPr="005553FD">
        <w:t>。</w:t>
      </w:r>
    </w:p>
    <w:p w14:paraId="0E1136B2" w14:textId="77777777" w:rsidR="00412FAB" w:rsidRPr="005553FD" w:rsidRDefault="00000000" w:rsidP="00412FAB">
      <w:pPr>
        <w:widowControl/>
      </w:pPr>
      <w:r>
        <w:pict w14:anchorId="20871E11">
          <v:rect id="_x0000_i1348" style="width:0;height:1.5pt" o:hralign="center" o:hrstd="t" o:hr="t" fillcolor="#a0a0a0" stroked="f"/>
        </w:pict>
      </w:r>
    </w:p>
    <w:p w14:paraId="456C0615" w14:textId="77777777" w:rsidR="00412FAB" w:rsidRPr="005553FD" w:rsidRDefault="00412FAB" w:rsidP="00412FAB">
      <w:pPr>
        <w:pStyle w:val="3"/>
      </w:pPr>
      <w:r w:rsidRPr="005553FD">
        <w:rPr>
          <w:rFonts w:ascii="Segoe UI Emoji" w:hAnsi="Segoe UI Emoji" w:cs="Segoe UI Emoji"/>
        </w:rPr>
        <w:t>📖</w:t>
      </w:r>
      <w:r w:rsidRPr="005553FD">
        <w:t xml:space="preserve"> 参数说明</w:t>
      </w:r>
    </w:p>
    <w:p w14:paraId="5C322F0A" w14:textId="77777777" w:rsidR="00412FAB" w:rsidRPr="005553FD" w:rsidRDefault="00412FAB">
      <w:pPr>
        <w:widowControl/>
        <w:numPr>
          <w:ilvl w:val="0"/>
          <w:numId w:val="186"/>
        </w:numPr>
      </w:pPr>
      <w:proofErr w:type="spellStart"/>
      <w:r w:rsidRPr="005553FD">
        <w:rPr>
          <w:b/>
          <w:bCs/>
        </w:rPr>
        <w:t>TIMx</w:t>
      </w:r>
      <w:proofErr w:type="spellEnd"/>
    </w:p>
    <w:p w14:paraId="0C43838E" w14:textId="77777777" w:rsidR="00412FAB" w:rsidRPr="005553FD" w:rsidRDefault="00412FAB">
      <w:pPr>
        <w:widowControl/>
        <w:numPr>
          <w:ilvl w:val="1"/>
          <w:numId w:val="186"/>
        </w:numPr>
      </w:pPr>
      <w:r w:rsidRPr="005553FD">
        <w:t>要配置的定时器实例，例如 TIM1、TIM2、TIM3 等。</w:t>
      </w:r>
    </w:p>
    <w:p w14:paraId="151A87CD" w14:textId="77777777" w:rsidR="00412FAB" w:rsidRPr="005553FD" w:rsidRDefault="00412FAB">
      <w:pPr>
        <w:widowControl/>
        <w:numPr>
          <w:ilvl w:val="0"/>
          <w:numId w:val="186"/>
        </w:numPr>
      </w:pPr>
      <w:proofErr w:type="spellStart"/>
      <w:r w:rsidRPr="005553FD">
        <w:rPr>
          <w:b/>
          <w:bCs/>
        </w:rPr>
        <w:t>Prescaler</w:t>
      </w:r>
      <w:proofErr w:type="spellEnd"/>
    </w:p>
    <w:p w14:paraId="35D87334" w14:textId="77777777" w:rsidR="00412FAB" w:rsidRPr="005553FD" w:rsidRDefault="00412FAB">
      <w:pPr>
        <w:widowControl/>
        <w:numPr>
          <w:ilvl w:val="1"/>
          <w:numId w:val="186"/>
        </w:numPr>
      </w:pPr>
      <w:r w:rsidRPr="004B7671">
        <w:rPr>
          <w:b/>
        </w:rPr>
        <w:t>预分频值</w:t>
      </w:r>
      <w:r w:rsidRPr="005553FD">
        <w:t>，取值 0~65535（16 位寄存器）。</w:t>
      </w:r>
    </w:p>
    <w:p w14:paraId="4BC8606A" w14:textId="77777777" w:rsidR="00412FAB" w:rsidRPr="005553FD" w:rsidRDefault="00412FAB">
      <w:pPr>
        <w:widowControl/>
        <w:numPr>
          <w:ilvl w:val="1"/>
          <w:numId w:val="186"/>
        </w:numPr>
      </w:pPr>
      <w:r w:rsidRPr="005553FD">
        <w:t>实际计数频率计算公式：</w:t>
      </w:r>
    </w:p>
    <w:p w14:paraId="6127AA22" w14:textId="77777777" w:rsidR="00412FAB" w:rsidRPr="005553FD" w:rsidRDefault="00412FAB" w:rsidP="00412FAB">
      <w:pPr>
        <w:widowControl/>
      </w:pPr>
      <w:proofErr w:type="spellStart"/>
      <w:r w:rsidRPr="005553FD">
        <w:t>fCNT</w:t>
      </w:r>
      <w:proofErr w:type="spellEnd"/>
      <w:r w:rsidRPr="005553FD">
        <w:t>=fTIM_CLKPrescaler+1f_{CNT} = \frac{f_{TIM\_CLK</w:t>
      </w:r>
      <w:proofErr w:type="gramStart"/>
      <w:r w:rsidRPr="005553FD">
        <w:t>}}{</w:t>
      </w:r>
      <w:proofErr w:type="spellStart"/>
      <w:proofErr w:type="gramEnd"/>
      <w:r w:rsidRPr="005553FD">
        <w:t>Prescaler</w:t>
      </w:r>
      <w:proofErr w:type="spellEnd"/>
      <w:r w:rsidRPr="005553FD">
        <w:t xml:space="preserve"> + 1} </w:t>
      </w:r>
    </w:p>
    <w:p w14:paraId="49B6BC35" w14:textId="77777777" w:rsidR="00412FAB" w:rsidRPr="005553FD" w:rsidRDefault="00412FAB">
      <w:pPr>
        <w:widowControl/>
        <w:numPr>
          <w:ilvl w:val="1"/>
          <w:numId w:val="186"/>
        </w:numPr>
      </w:pPr>
      <w:r w:rsidRPr="005553FD">
        <w:t>例如：TIM 时钟 72 MHz，</w:t>
      </w:r>
      <w:proofErr w:type="spellStart"/>
      <w:r w:rsidRPr="005553FD">
        <w:t>Prescaler</w:t>
      </w:r>
      <w:proofErr w:type="spellEnd"/>
      <w:r w:rsidRPr="005553FD">
        <w:t xml:space="preserve"> = 71 → CNT 时钟 = 72MHz / (71+1) = 1 MHz</w:t>
      </w:r>
    </w:p>
    <w:p w14:paraId="025F1FA4" w14:textId="77777777" w:rsidR="00412FAB" w:rsidRPr="005553FD" w:rsidRDefault="00412FAB">
      <w:pPr>
        <w:widowControl/>
        <w:numPr>
          <w:ilvl w:val="0"/>
          <w:numId w:val="186"/>
        </w:numPr>
      </w:pPr>
      <w:proofErr w:type="spellStart"/>
      <w:r w:rsidRPr="005553FD">
        <w:rPr>
          <w:b/>
          <w:bCs/>
        </w:rPr>
        <w:lastRenderedPageBreak/>
        <w:t>TIM_PSCReloadMode</w:t>
      </w:r>
      <w:proofErr w:type="spellEnd"/>
      <w:r w:rsidRPr="005553FD">
        <w:t>（预分频器更新方式）</w:t>
      </w:r>
    </w:p>
    <w:p w14:paraId="164D76A6" w14:textId="77777777" w:rsidR="00412FAB" w:rsidRPr="005553FD" w:rsidRDefault="00412FAB">
      <w:pPr>
        <w:widowControl/>
        <w:numPr>
          <w:ilvl w:val="1"/>
          <w:numId w:val="186"/>
        </w:numPr>
      </w:pPr>
      <w:r w:rsidRPr="005553FD">
        <w:t xml:space="preserve">TIM_PSCReloadMode_Immediate → </w:t>
      </w:r>
      <w:r w:rsidRPr="005553FD">
        <w:rPr>
          <w:b/>
          <w:bCs/>
          <w:color w:val="EE0000"/>
        </w:rPr>
        <w:t>立即生效</w:t>
      </w:r>
    </w:p>
    <w:p w14:paraId="34CD8E42" w14:textId="77777777" w:rsidR="00412FAB" w:rsidRPr="005553FD" w:rsidRDefault="00412FAB">
      <w:pPr>
        <w:widowControl/>
        <w:numPr>
          <w:ilvl w:val="1"/>
          <w:numId w:val="186"/>
        </w:numPr>
      </w:pPr>
      <w:proofErr w:type="spellStart"/>
      <w:r w:rsidRPr="005553FD">
        <w:t>TIM_PSCReloadMode_Update</w:t>
      </w:r>
      <w:proofErr w:type="spellEnd"/>
      <w:r w:rsidRPr="005553FD">
        <w:t xml:space="preserve"> → </w:t>
      </w:r>
      <w:r w:rsidRPr="005553FD">
        <w:rPr>
          <w:b/>
          <w:bCs/>
        </w:rPr>
        <w:t>在</w:t>
      </w:r>
      <w:r w:rsidRPr="005553FD">
        <w:rPr>
          <w:b/>
          <w:bCs/>
          <w:color w:val="EE0000"/>
        </w:rPr>
        <w:t>下一个更新事件（UEV）时生效</w:t>
      </w:r>
    </w:p>
    <w:p w14:paraId="4CD73D30" w14:textId="77777777" w:rsidR="00412FAB" w:rsidRPr="005553FD" w:rsidRDefault="00412FAB">
      <w:pPr>
        <w:widowControl/>
        <w:numPr>
          <w:ilvl w:val="1"/>
          <w:numId w:val="186"/>
        </w:numPr>
      </w:pPr>
      <w:r w:rsidRPr="005553FD">
        <w:t xml:space="preserve">对于 PWM 等应用，一般用 </w:t>
      </w:r>
      <w:proofErr w:type="spellStart"/>
      <w:r w:rsidRPr="005553FD">
        <w:t>TIM_PSCReloadMode_Update</w:t>
      </w:r>
      <w:proofErr w:type="spellEnd"/>
      <w:r w:rsidRPr="005553FD">
        <w:t>，避免计数器正在运行时突然改变分频。</w:t>
      </w:r>
    </w:p>
    <w:p w14:paraId="785331A7" w14:textId="77777777" w:rsidR="00412FAB" w:rsidRPr="005553FD" w:rsidRDefault="00000000" w:rsidP="00412FAB">
      <w:pPr>
        <w:widowControl/>
      </w:pPr>
      <w:r>
        <w:pict w14:anchorId="7A99414C">
          <v:rect id="_x0000_i1349" style="width:0;height:1.5pt" o:hralign="center" o:hrstd="t" o:hr="t" fillcolor="#a0a0a0" stroked="f"/>
        </w:pict>
      </w:r>
    </w:p>
    <w:p w14:paraId="2AA4BDFE" w14:textId="77777777" w:rsidR="00412FAB" w:rsidRPr="005553FD" w:rsidRDefault="00412FAB" w:rsidP="00412FAB">
      <w:pPr>
        <w:pStyle w:val="3"/>
      </w:pPr>
      <w:r w:rsidRPr="005553FD">
        <w:rPr>
          <w:rFonts w:ascii="Segoe UI Emoji" w:hAnsi="Segoe UI Emoji" w:cs="Segoe UI Emoji"/>
        </w:rPr>
        <w:t>⚙️</w:t>
      </w:r>
      <w:r w:rsidRPr="005553FD">
        <w:t xml:space="preserve"> 底层原理</w:t>
      </w:r>
    </w:p>
    <w:p w14:paraId="0D198986" w14:textId="77777777" w:rsidR="00412FAB" w:rsidRPr="005553FD" w:rsidRDefault="00412FAB" w:rsidP="00412FAB">
      <w:pPr>
        <w:widowControl/>
      </w:pPr>
      <w:r w:rsidRPr="005553FD">
        <w:t>定时器寄存器里：</w:t>
      </w:r>
    </w:p>
    <w:p w14:paraId="27BDA1C3" w14:textId="77777777" w:rsidR="00412FAB" w:rsidRPr="005553FD" w:rsidRDefault="00412FAB">
      <w:pPr>
        <w:widowControl/>
        <w:numPr>
          <w:ilvl w:val="0"/>
          <w:numId w:val="187"/>
        </w:numPr>
      </w:pPr>
      <w:proofErr w:type="spellStart"/>
      <w:r w:rsidRPr="005553FD">
        <w:t>TIMx</w:t>
      </w:r>
      <w:proofErr w:type="spellEnd"/>
      <w:r w:rsidRPr="005553FD">
        <w:t xml:space="preserve">-&gt;PSC </w:t>
      </w:r>
      <w:proofErr w:type="gramStart"/>
      <w:r w:rsidRPr="005553FD">
        <w:t>→ 预分</w:t>
      </w:r>
      <w:proofErr w:type="gramEnd"/>
      <w:r w:rsidRPr="005553FD">
        <w:t>频寄存器</w:t>
      </w:r>
    </w:p>
    <w:p w14:paraId="30F385A4" w14:textId="77777777" w:rsidR="00412FAB" w:rsidRPr="005553FD" w:rsidRDefault="00412FAB">
      <w:pPr>
        <w:widowControl/>
        <w:numPr>
          <w:ilvl w:val="0"/>
          <w:numId w:val="187"/>
        </w:numPr>
      </w:pPr>
      <w:proofErr w:type="spellStart"/>
      <w:r w:rsidRPr="005553FD">
        <w:t>TIMx</w:t>
      </w:r>
      <w:proofErr w:type="spellEnd"/>
      <w:r w:rsidRPr="005553FD">
        <w:t>-&gt;EGR（事件生成寄存器）中的 UPG 位 → 决定预分频器何时更新</w:t>
      </w:r>
    </w:p>
    <w:p w14:paraId="095AA937" w14:textId="77777777" w:rsidR="00412FAB" w:rsidRPr="005553FD" w:rsidRDefault="00412FAB" w:rsidP="00412FAB">
      <w:pPr>
        <w:widowControl/>
      </w:pPr>
      <w:r w:rsidRPr="005553FD">
        <w:t>函数实现逻辑：</w:t>
      </w:r>
    </w:p>
    <w:p w14:paraId="761A6524" w14:textId="77777777" w:rsidR="00412FAB" w:rsidRPr="005553FD" w:rsidRDefault="00412FAB" w:rsidP="00412FAB">
      <w:pPr>
        <w:widowControl/>
      </w:pPr>
      <w:proofErr w:type="spellStart"/>
      <w:r w:rsidRPr="005553FD">
        <w:t>TIMx</w:t>
      </w:r>
      <w:proofErr w:type="spellEnd"/>
      <w:r w:rsidRPr="005553FD">
        <w:t xml:space="preserve">-&gt;PSC = </w:t>
      </w:r>
      <w:proofErr w:type="spellStart"/>
      <w:r w:rsidRPr="005553FD">
        <w:t>Prescaler</w:t>
      </w:r>
      <w:proofErr w:type="spellEnd"/>
      <w:r w:rsidRPr="005553FD">
        <w:t>;                  // 设置预分频值</w:t>
      </w:r>
    </w:p>
    <w:p w14:paraId="6DA6FED3" w14:textId="77777777" w:rsidR="00412FAB" w:rsidRPr="005553FD" w:rsidRDefault="00412FAB" w:rsidP="00412FAB">
      <w:pPr>
        <w:widowControl/>
      </w:pPr>
      <w:r w:rsidRPr="005553FD">
        <w:t>if (</w:t>
      </w:r>
      <w:proofErr w:type="spellStart"/>
      <w:r w:rsidRPr="005553FD">
        <w:t>TIM_PSCReloadMode</w:t>
      </w:r>
      <w:proofErr w:type="spellEnd"/>
      <w:r w:rsidRPr="005553FD">
        <w:t xml:space="preserve"> == TIM_PSCReloadMode_Immediate)</w:t>
      </w:r>
    </w:p>
    <w:p w14:paraId="3A8AE275" w14:textId="77777777" w:rsidR="00412FAB" w:rsidRPr="005553FD" w:rsidRDefault="00412FAB" w:rsidP="00412FAB">
      <w:pPr>
        <w:widowControl/>
      </w:pPr>
      <w:r w:rsidRPr="005553FD">
        <w:t xml:space="preserve">    </w:t>
      </w:r>
      <w:proofErr w:type="spellStart"/>
      <w:r w:rsidRPr="005553FD">
        <w:t>TIMx</w:t>
      </w:r>
      <w:proofErr w:type="spellEnd"/>
      <w:r w:rsidRPr="005553FD">
        <w:t>-&gt;EGR |= TIM_EGR_UG;           // 立即生效</w:t>
      </w:r>
    </w:p>
    <w:p w14:paraId="7D1E7B71" w14:textId="77777777" w:rsidR="00412FAB" w:rsidRPr="005553FD" w:rsidRDefault="00412FAB" w:rsidP="00412FAB">
      <w:pPr>
        <w:widowControl/>
      </w:pPr>
      <w:r w:rsidRPr="005553FD">
        <w:t>// 否则等待下一次更新事件</w:t>
      </w:r>
    </w:p>
    <w:p w14:paraId="15728F32" w14:textId="77777777" w:rsidR="00412FAB" w:rsidRPr="005553FD" w:rsidRDefault="00000000" w:rsidP="00412FAB">
      <w:pPr>
        <w:widowControl/>
      </w:pPr>
      <w:r>
        <w:pict w14:anchorId="646AF99E">
          <v:rect id="_x0000_i1350" style="width:0;height:1.5pt" o:hralign="center" o:hrstd="t" o:hr="t" fillcolor="#a0a0a0" stroked="f"/>
        </w:pict>
      </w:r>
    </w:p>
    <w:p w14:paraId="66EC2F6D" w14:textId="77777777" w:rsidR="00412FAB" w:rsidRPr="005553FD" w:rsidRDefault="00412FAB" w:rsidP="00412FAB">
      <w:pPr>
        <w:pStyle w:val="3"/>
      </w:pPr>
      <w:r w:rsidRPr="005553FD">
        <w:rPr>
          <w:rFonts w:ascii="Segoe UI Emoji" w:hAnsi="Segoe UI Emoji" w:cs="Segoe UI Emoji"/>
        </w:rPr>
        <w:t>✅</w:t>
      </w:r>
      <w:r w:rsidRPr="005553FD">
        <w:t xml:space="preserve"> 使用示例</w:t>
      </w:r>
    </w:p>
    <w:p w14:paraId="0DE466A1" w14:textId="77777777" w:rsidR="00412FAB" w:rsidRPr="005553FD" w:rsidRDefault="00412FAB" w:rsidP="00412FAB">
      <w:pPr>
        <w:widowControl/>
        <w:rPr>
          <w:b/>
          <w:bCs/>
        </w:rPr>
      </w:pPr>
      <w:r w:rsidRPr="005553FD">
        <w:rPr>
          <w:b/>
          <w:bCs/>
        </w:rPr>
        <w:t>1. 设置 TIM2 计数频率为 1 MHz</w:t>
      </w:r>
    </w:p>
    <w:p w14:paraId="0E41F5E6" w14:textId="77777777" w:rsidR="00412FAB" w:rsidRPr="005553FD" w:rsidRDefault="00412FAB" w:rsidP="00412FAB">
      <w:pPr>
        <w:widowControl/>
      </w:pPr>
      <w:r w:rsidRPr="005553FD">
        <w:t>假设 APB1 定时器时钟 72 MHz：</w:t>
      </w:r>
    </w:p>
    <w:p w14:paraId="13833001" w14:textId="77777777" w:rsidR="00412FAB" w:rsidRPr="005553FD" w:rsidRDefault="00412FAB" w:rsidP="00412FAB">
      <w:pPr>
        <w:widowControl/>
      </w:pPr>
      <w:proofErr w:type="spellStart"/>
      <w:r w:rsidRPr="005553FD">
        <w:t>TIM_PrescalerConfig</w:t>
      </w:r>
      <w:proofErr w:type="spellEnd"/>
      <w:r w:rsidRPr="005553FD">
        <w:t xml:space="preserve">(TIM2, 71, </w:t>
      </w:r>
      <w:proofErr w:type="spellStart"/>
      <w:r w:rsidRPr="005553FD">
        <w:t>TIM_PSCReloadMode_Update</w:t>
      </w:r>
      <w:proofErr w:type="spellEnd"/>
      <w:r w:rsidRPr="005553FD">
        <w:t>); // CNT 频率 = 72MHz/(71+1) = 1 MHz</w:t>
      </w:r>
    </w:p>
    <w:p w14:paraId="2AD559BA" w14:textId="77777777" w:rsidR="00412FAB" w:rsidRPr="005553FD" w:rsidRDefault="00412FAB" w:rsidP="00412FAB">
      <w:pPr>
        <w:widowControl/>
      </w:pPr>
      <w:r w:rsidRPr="005553FD">
        <w:t>TIM_Cmd(TIM2, ENABLE); // 启动定时器</w:t>
      </w:r>
    </w:p>
    <w:p w14:paraId="55DFF35C" w14:textId="77777777" w:rsidR="00412FAB" w:rsidRPr="005553FD" w:rsidRDefault="00412FAB" w:rsidP="00412FAB">
      <w:pPr>
        <w:widowControl/>
        <w:rPr>
          <w:b/>
          <w:bCs/>
        </w:rPr>
      </w:pPr>
      <w:r w:rsidRPr="005553FD">
        <w:rPr>
          <w:b/>
          <w:bCs/>
        </w:rPr>
        <w:t>2. PWM 场景</w:t>
      </w:r>
    </w:p>
    <w:p w14:paraId="0B87F282" w14:textId="77777777" w:rsidR="00412FAB" w:rsidRPr="005553FD" w:rsidRDefault="00412FAB" w:rsidP="00412FAB">
      <w:pPr>
        <w:widowControl/>
      </w:pPr>
      <w:r w:rsidRPr="005553FD">
        <w:t>如果 TIM3 生成 PWM，建议：</w:t>
      </w:r>
    </w:p>
    <w:p w14:paraId="796F0FC8" w14:textId="77777777" w:rsidR="00412FAB" w:rsidRPr="005553FD" w:rsidRDefault="00412FAB" w:rsidP="00412FAB">
      <w:pPr>
        <w:widowControl/>
      </w:pPr>
      <w:proofErr w:type="spellStart"/>
      <w:r w:rsidRPr="005553FD">
        <w:t>TIM_PrescalerConfig</w:t>
      </w:r>
      <w:proofErr w:type="spellEnd"/>
      <w:r w:rsidRPr="005553FD">
        <w:t xml:space="preserve">(TIM3, 71, </w:t>
      </w:r>
      <w:proofErr w:type="spellStart"/>
      <w:r w:rsidRPr="005553FD">
        <w:t>TIM_PSCReloadMode_Update</w:t>
      </w:r>
      <w:proofErr w:type="spellEnd"/>
      <w:r w:rsidRPr="005553FD">
        <w:t>); // 更新在 UEV 事件时生效</w:t>
      </w:r>
    </w:p>
    <w:p w14:paraId="34BD7274" w14:textId="77777777" w:rsidR="00412FAB" w:rsidRPr="005553FD" w:rsidRDefault="00412FAB" w:rsidP="00412FAB">
      <w:pPr>
        <w:widowControl/>
      </w:pPr>
      <w:r w:rsidRPr="005553FD">
        <w:t>这样不会在计数中途改变周期，避免输出波形异常。</w:t>
      </w:r>
    </w:p>
    <w:p w14:paraId="62DC9D49" w14:textId="77777777" w:rsidR="00412FAB" w:rsidRPr="005553FD" w:rsidRDefault="00000000" w:rsidP="00412FAB">
      <w:pPr>
        <w:widowControl/>
      </w:pPr>
      <w:r>
        <w:lastRenderedPageBreak/>
        <w:pict w14:anchorId="76F709B9">
          <v:rect id="_x0000_i1351" style="width:0;height:1.5pt" o:hralign="center" o:hrstd="t" o:hr="t" fillcolor="#a0a0a0" stroked="f"/>
        </w:pict>
      </w:r>
    </w:p>
    <w:p w14:paraId="448AEEDB" w14:textId="77777777" w:rsidR="00412FAB" w:rsidRPr="005553FD" w:rsidRDefault="00412FAB" w:rsidP="00412FAB">
      <w:pPr>
        <w:pStyle w:val="3"/>
      </w:pPr>
      <w:r w:rsidRPr="005553FD">
        <w:rPr>
          <w:rFonts w:ascii="Segoe UI Emoji" w:hAnsi="Segoe UI Emoji" w:cs="Segoe UI Emoji"/>
        </w:rPr>
        <w:t>🚩</w:t>
      </w:r>
      <w:r w:rsidRPr="005553FD">
        <w:t>注意事项</w:t>
      </w:r>
    </w:p>
    <w:p w14:paraId="20FA32A2" w14:textId="77777777" w:rsidR="00412FAB" w:rsidRPr="005553FD" w:rsidRDefault="00412FAB">
      <w:pPr>
        <w:widowControl/>
        <w:numPr>
          <w:ilvl w:val="0"/>
          <w:numId w:val="188"/>
        </w:numPr>
      </w:pPr>
      <w:r w:rsidRPr="005553FD">
        <w:rPr>
          <w:b/>
          <w:bCs/>
        </w:rPr>
        <w:t>预分频值是</w:t>
      </w:r>
      <w:r w:rsidRPr="005553FD">
        <w:rPr>
          <w:b/>
          <w:bCs/>
          <w:color w:val="EE0000"/>
        </w:rPr>
        <w:t>寄存器值</w:t>
      </w:r>
      <w:r w:rsidRPr="005553FD">
        <w:rPr>
          <w:b/>
          <w:bCs/>
        </w:rPr>
        <w:t>，不是实际分频倍数</w:t>
      </w:r>
      <w:r w:rsidRPr="005553FD">
        <w:t>，</w:t>
      </w:r>
      <w:r w:rsidRPr="005553FD">
        <w:rPr>
          <w:color w:val="EE0000"/>
        </w:rPr>
        <w:t>公式里要</w:t>
      </w:r>
      <w:proofErr w:type="gramStart"/>
      <w:r w:rsidRPr="005553FD">
        <w:rPr>
          <w:color w:val="EE0000"/>
        </w:rPr>
        <w:t>加 1</w:t>
      </w:r>
      <w:proofErr w:type="gramEnd"/>
      <w:r w:rsidRPr="005553FD">
        <w:t>。</w:t>
      </w:r>
    </w:p>
    <w:p w14:paraId="397539FB" w14:textId="77777777" w:rsidR="00412FAB" w:rsidRPr="005553FD" w:rsidRDefault="00412FAB">
      <w:pPr>
        <w:widowControl/>
        <w:numPr>
          <w:ilvl w:val="0"/>
          <w:numId w:val="188"/>
        </w:numPr>
      </w:pPr>
      <w:r w:rsidRPr="005553FD">
        <w:rPr>
          <w:b/>
          <w:bCs/>
        </w:rPr>
        <w:t>Immediate 与 Update</w:t>
      </w:r>
      <w:r w:rsidRPr="005553FD">
        <w:t xml:space="preserve"> 的选择：</w:t>
      </w:r>
    </w:p>
    <w:p w14:paraId="613E36D0" w14:textId="77777777" w:rsidR="00412FAB" w:rsidRPr="005553FD" w:rsidRDefault="00412FAB">
      <w:pPr>
        <w:widowControl/>
        <w:numPr>
          <w:ilvl w:val="1"/>
          <w:numId w:val="188"/>
        </w:numPr>
      </w:pPr>
      <w:r w:rsidRPr="005553FD">
        <w:t>Immediate → 计数器立即使用新分频值，可能会导致计数突变。</w:t>
      </w:r>
    </w:p>
    <w:p w14:paraId="2AC9A13B" w14:textId="77777777" w:rsidR="00412FAB" w:rsidRPr="005553FD" w:rsidRDefault="00412FAB">
      <w:pPr>
        <w:widowControl/>
        <w:numPr>
          <w:ilvl w:val="1"/>
          <w:numId w:val="188"/>
        </w:numPr>
      </w:pPr>
      <w:r w:rsidRPr="005553FD">
        <w:t>Update → 在下一次计数溢出时更新，比较安全。</w:t>
      </w:r>
    </w:p>
    <w:p w14:paraId="143B1BD8" w14:textId="77777777" w:rsidR="00412FAB" w:rsidRDefault="00412FAB">
      <w:pPr>
        <w:widowControl/>
        <w:numPr>
          <w:ilvl w:val="0"/>
          <w:numId w:val="188"/>
        </w:numPr>
      </w:pPr>
      <w:r w:rsidRPr="005553FD">
        <w:t>预分频器设置过大会导致计数器频率过低，定时精度下降。</w:t>
      </w:r>
    </w:p>
    <w:p w14:paraId="3AA7E4EB" w14:textId="77777777" w:rsidR="00412FAB" w:rsidRDefault="00412FAB" w:rsidP="00412FAB">
      <w:pPr>
        <w:pStyle w:val="2"/>
      </w:pPr>
      <w:proofErr w:type="spellStart"/>
      <w:r w:rsidRPr="004D3C9A">
        <w:t>TIM_CounterMode</w:t>
      </w:r>
      <w:proofErr w:type="spellEnd"/>
      <w:r>
        <w:rPr>
          <w:rFonts w:hint="eastAsia"/>
        </w:rPr>
        <w:t>()</w:t>
      </w:r>
      <w:r>
        <w:br/>
      </w:r>
      <w:r w:rsidRPr="003A2B15">
        <w:t xml:space="preserve">配置 </w:t>
      </w:r>
      <w:r w:rsidRPr="003A2B15">
        <w:rPr>
          <w:b/>
          <w:bCs/>
        </w:rPr>
        <w:t>定时器计数模式</w:t>
      </w:r>
    </w:p>
    <w:p w14:paraId="5605CEBB" w14:textId="77777777" w:rsidR="00412FAB" w:rsidRPr="003A2B15" w:rsidRDefault="00412FAB" w:rsidP="00412FAB">
      <w:pPr>
        <w:widowControl/>
      </w:pPr>
      <w:r w:rsidRPr="003A2B15">
        <w:t>你问到的这个函数：</w:t>
      </w:r>
    </w:p>
    <w:p w14:paraId="37D8C116" w14:textId="77777777" w:rsidR="00412FAB" w:rsidRPr="003A2B15" w:rsidRDefault="00412FAB" w:rsidP="00412FAB">
      <w:pPr>
        <w:widowControl/>
      </w:pPr>
      <w:r w:rsidRPr="003A2B15">
        <w:t xml:space="preserve">void </w:t>
      </w:r>
      <w:proofErr w:type="spellStart"/>
      <w:r w:rsidRPr="003A2B15">
        <w:t>TIM_</w:t>
      </w:r>
      <w:proofErr w:type="gramStart"/>
      <w:r w:rsidRPr="003A2B15">
        <w:t>CounterModeConfig</w:t>
      </w:r>
      <w:proofErr w:type="spellEnd"/>
      <w:r w:rsidRPr="003A2B15">
        <w:t>(</w:t>
      </w:r>
      <w:proofErr w:type="spellStart"/>
      <w:proofErr w:type="gramEnd"/>
      <w:r w:rsidRPr="003A2B15">
        <w:t>TIM_TypeDef</w:t>
      </w:r>
      <w:proofErr w:type="spellEnd"/>
      <w:r w:rsidRPr="003A2B15">
        <w:t xml:space="preserve">* </w:t>
      </w:r>
      <w:proofErr w:type="spellStart"/>
      <w:r w:rsidRPr="003A2B15">
        <w:t>TIMx</w:t>
      </w:r>
      <w:proofErr w:type="spellEnd"/>
      <w:r w:rsidRPr="003A2B15">
        <w:t xml:space="preserve">, uint16_t </w:t>
      </w:r>
      <w:proofErr w:type="spellStart"/>
      <w:r w:rsidRPr="003A2B15">
        <w:t>TIM_CounterMode</w:t>
      </w:r>
      <w:proofErr w:type="spellEnd"/>
      <w:r w:rsidRPr="003A2B15">
        <w:t>);</w:t>
      </w:r>
    </w:p>
    <w:p w14:paraId="11744B14" w14:textId="77777777" w:rsidR="00412FAB" w:rsidRPr="003A2B15" w:rsidRDefault="00412FAB" w:rsidP="00412FAB">
      <w:pPr>
        <w:widowControl/>
      </w:pPr>
      <w:r w:rsidRPr="003A2B15">
        <w:t xml:space="preserve">是 </w:t>
      </w:r>
      <w:r w:rsidRPr="003A2B15">
        <w:rPr>
          <w:b/>
          <w:bCs/>
        </w:rPr>
        <w:t>STM32 标准外设库（</w:t>
      </w:r>
      <w:proofErr w:type="spellStart"/>
      <w:r w:rsidRPr="003A2B15">
        <w:rPr>
          <w:b/>
          <w:bCs/>
        </w:rPr>
        <w:t>StdPeriph</w:t>
      </w:r>
      <w:proofErr w:type="spellEnd"/>
      <w:r w:rsidRPr="003A2B15">
        <w:rPr>
          <w:b/>
          <w:bCs/>
        </w:rPr>
        <w:t xml:space="preserve"> Library）</w:t>
      </w:r>
      <w:r w:rsidRPr="003A2B15">
        <w:t xml:space="preserve"> 中用来配置 </w:t>
      </w:r>
      <w:r w:rsidRPr="003A2B15">
        <w:rPr>
          <w:b/>
          <w:bCs/>
        </w:rPr>
        <w:t>定时器计数模式</w:t>
      </w:r>
      <w:r w:rsidRPr="003A2B15">
        <w:t xml:space="preserve"> 的函数。</w:t>
      </w:r>
    </w:p>
    <w:p w14:paraId="3570E8D3" w14:textId="77777777" w:rsidR="00412FAB" w:rsidRPr="003A2B15" w:rsidRDefault="00000000" w:rsidP="00412FAB">
      <w:pPr>
        <w:widowControl/>
      </w:pPr>
      <w:r>
        <w:pict w14:anchorId="7E3CEA8D">
          <v:rect id="_x0000_i1352" style="width:0;height:1.5pt" o:hralign="center" o:hrstd="t" o:hr="t" fillcolor="#a0a0a0" stroked="f"/>
        </w:pict>
      </w:r>
    </w:p>
    <w:p w14:paraId="47A0C716" w14:textId="77777777" w:rsidR="00412FAB" w:rsidRPr="003A2B15" w:rsidRDefault="00412FAB" w:rsidP="00412FAB">
      <w:pPr>
        <w:pStyle w:val="3"/>
      </w:pPr>
      <w:r w:rsidRPr="003A2B15">
        <w:rPr>
          <w:rFonts w:ascii="Segoe UI Emoji" w:hAnsi="Segoe UI Emoji" w:cs="Segoe UI Emoji"/>
        </w:rPr>
        <w:t>📘</w:t>
      </w:r>
      <w:r w:rsidRPr="003A2B15">
        <w:t xml:space="preserve"> 功能说明</w:t>
      </w:r>
    </w:p>
    <w:p w14:paraId="7E026810" w14:textId="77777777" w:rsidR="00412FAB" w:rsidRPr="003A2B15" w:rsidRDefault="00412FAB">
      <w:pPr>
        <w:widowControl/>
        <w:numPr>
          <w:ilvl w:val="0"/>
          <w:numId w:val="189"/>
        </w:numPr>
      </w:pPr>
      <w:r w:rsidRPr="003A2B15">
        <w:t>定时器计数方式可以不同，比如向上计数、向下计数或中心对称计数。</w:t>
      </w:r>
    </w:p>
    <w:p w14:paraId="3D5F1C2F" w14:textId="77777777" w:rsidR="00412FAB" w:rsidRPr="003A2B15" w:rsidRDefault="00412FAB">
      <w:pPr>
        <w:widowControl/>
        <w:numPr>
          <w:ilvl w:val="0"/>
          <w:numId w:val="189"/>
        </w:numPr>
      </w:pPr>
      <w:proofErr w:type="spellStart"/>
      <w:r w:rsidRPr="003A2B15">
        <w:t>TIM_CounterModeConfig</w:t>
      </w:r>
      <w:proofErr w:type="spellEnd"/>
      <w:r w:rsidRPr="003A2B15">
        <w:t xml:space="preserve">() 用来设置 </w:t>
      </w:r>
      <w:proofErr w:type="spellStart"/>
      <w:r w:rsidRPr="003A2B15">
        <w:t>TIMx</w:t>
      </w:r>
      <w:proofErr w:type="spellEnd"/>
      <w:r w:rsidRPr="003A2B15">
        <w:t xml:space="preserve"> 的 </w:t>
      </w:r>
      <w:r w:rsidRPr="003A2B15">
        <w:rPr>
          <w:b/>
          <w:bCs/>
        </w:rPr>
        <w:t>CNT 寄存器计数方向</w:t>
      </w:r>
      <w:r w:rsidRPr="003A2B15">
        <w:t>。</w:t>
      </w:r>
    </w:p>
    <w:p w14:paraId="04C8FFFC" w14:textId="77777777" w:rsidR="00412FAB" w:rsidRPr="003A2B15" w:rsidRDefault="00000000" w:rsidP="00412FAB">
      <w:pPr>
        <w:widowControl/>
      </w:pPr>
      <w:r>
        <w:pict w14:anchorId="01FF163E">
          <v:rect id="_x0000_i1353" style="width:0;height:1.5pt" o:hralign="center" o:hrstd="t" o:hr="t" fillcolor="#a0a0a0" stroked="f"/>
        </w:pict>
      </w:r>
    </w:p>
    <w:p w14:paraId="2E110FE9" w14:textId="77777777" w:rsidR="00412FAB" w:rsidRPr="003A2B15" w:rsidRDefault="00412FAB" w:rsidP="00412FAB">
      <w:pPr>
        <w:pStyle w:val="3"/>
      </w:pPr>
      <w:r w:rsidRPr="003A2B15">
        <w:rPr>
          <w:rFonts w:ascii="Segoe UI Emoji" w:hAnsi="Segoe UI Emoji" w:cs="Segoe UI Emoji"/>
        </w:rPr>
        <w:t>📖</w:t>
      </w:r>
      <w:r w:rsidRPr="003A2B15">
        <w:t xml:space="preserve"> 参数说明</w:t>
      </w:r>
    </w:p>
    <w:p w14:paraId="5F9C1B4F" w14:textId="77777777" w:rsidR="00412FAB" w:rsidRPr="003A2B15" w:rsidRDefault="00412FAB">
      <w:pPr>
        <w:widowControl/>
        <w:numPr>
          <w:ilvl w:val="0"/>
          <w:numId w:val="190"/>
        </w:numPr>
      </w:pPr>
      <w:proofErr w:type="spellStart"/>
      <w:r w:rsidRPr="003A2B15">
        <w:rPr>
          <w:b/>
          <w:bCs/>
        </w:rPr>
        <w:t>TIMx</w:t>
      </w:r>
      <w:proofErr w:type="spellEnd"/>
    </w:p>
    <w:p w14:paraId="02D09259" w14:textId="77777777" w:rsidR="00412FAB" w:rsidRPr="003A2B15" w:rsidRDefault="00412FAB">
      <w:pPr>
        <w:widowControl/>
        <w:numPr>
          <w:ilvl w:val="1"/>
          <w:numId w:val="190"/>
        </w:numPr>
      </w:pPr>
      <w:r w:rsidRPr="003A2B15">
        <w:t>要配置的定时器实例，如 TIM1、TIM2、TIM3 等。</w:t>
      </w:r>
    </w:p>
    <w:p w14:paraId="168B2259" w14:textId="77777777" w:rsidR="00412FAB" w:rsidRPr="003A2B15" w:rsidRDefault="00412FAB">
      <w:pPr>
        <w:widowControl/>
        <w:numPr>
          <w:ilvl w:val="0"/>
          <w:numId w:val="190"/>
        </w:numPr>
      </w:pPr>
      <w:proofErr w:type="spellStart"/>
      <w:r w:rsidRPr="003A2B15">
        <w:rPr>
          <w:b/>
          <w:bCs/>
        </w:rPr>
        <w:t>TIM_CounterMode</w:t>
      </w:r>
      <w:proofErr w:type="spellEnd"/>
      <w:r w:rsidRPr="003A2B15">
        <w:t>（计数模式）</w:t>
      </w:r>
    </w:p>
    <w:p w14:paraId="72B164C8" w14:textId="77777777" w:rsidR="00412FAB" w:rsidRPr="003A2B15" w:rsidRDefault="00412FAB">
      <w:pPr>
        <w:widowControl/>
        <w:numPr>
          <w:ilvl w:val="1"/>
          <w:numId w:val="190"/>
        </w:numPr>
      </w:pPr>
      <w:r w:rsidRPr="003A2B15">
        <w:t>宏定义类型，常用选项有：</w:t>
      </w:r>
    </w:p>
    <w:p w14:paraId="1A744332" w14:textId="77777777" w:rsidR="00412FAB" w:rsidRPr="003A2B15" w:rsidRDefault="00412FAB">
      <w:pPr>
        <w:widowControl/>
        <w:numPr>
          <w:ilvl w:val="2"/>
          <w:numId w:val="190"/>
        </w:numPr>
      </w:pPr>
      <w:proofErr w:type="spellStart"/>
      <w:r w:rsidRPr="003A2B15">
        <w:t>TIM_CounterMode_Up</w:t>
      </w:r>
      <w:proofErr w:type="spellEnd"/>
      <w:r w:rsidRPr="003A2B15">
        <w:t xml:space="preserve"> → 向上计数（CNT 从 0 到 ARR）</w:t>
      </w:r>
    </w:p>
    <w:p w14:paraId="7942966C" w14:textId="77777777" w:rsidR="00412FAB" w:rsidRPr="003A2B15" w:rsidRDefault="00412FAB">
      <w:pPr>
        <w:widowControl/>
        <w:numPr>
          <w:ilvl w:val="2"/>
          <w:numId w:val="190"/>
        </w:numPr>
      </w:pPr>
      <w:proofErr w:type="spellStart"/>
      <w:r w:rsidRPr="003A2B15">
        <w:t>TIM_CounterMode_Down</w:t>
      </w:r>
      <w:proofErr w:type="spellEnd"/>
      <w:r w:rsidRPr="003A2B15">
        <w:t xml:space="preserve"> → 向下计数（CNT 从 ARR 到 0）</w:t>
      </w:r>
    </w:p>
    <w:p w14:paraId="0A91B575" w14:textId="77777777" w:rsidR="00412FAB" w:rsidRPr="003A2B15" w:rsidRDefault="00412FAB">
      <w:pPr>
        <w:widowControl/>
        <w:numPr>
          <w:ilvl w:val="2"/>
          <w:numId w:val="190"/>
        </w:numPr>
      </w:pPr>
      <w:r w:rsidRPr="003A2B15">
        <w:t>TIM_CounterMode_CenterAligned1 → 中心对称模式 1</w:t>
      </w:r>
    </w:p>
    <w:p w14:paraId="12EB05AD" w14:textId="77777777" w:rsidR="00412FAB" w:rsidRPr="003A2B15" w:rsidRDefault="00412FAB">
      <w:pPr>
        <w:widowControl/>
        <w:numPr>
          <w:ilvl w:val="2"/>
          <w:numId w:val="190"/>
        </w:numPr>
      </w:pPr>
      <w:r w:rsidRPr="003A2B15">
        <w:lastRenderedPageBreak/>
        <w:t>TIM_CounterMode_CenterAligned2 → 中心对称模式 2</w:t>
      </w:r>
    </w:p>
    <w:p w14:paraId="5D456BDA" w14:textId="77777777" w:rsidR="00412FAB" w:rsidRPr="003A2B15" w:rsidRDefault="00412FAB">
      <w:pPr>
        <w:widowControl/>
        <w:numPr>
          <w:ilvl w:val="2"/>
          <w:numId w:val="190"/>
        </w:numPr>
      </w:pPr>
      <w:r w:rsidRPr="003A2B15">
        <w:t>TIM_CounterMode_CenterAligned3 → 中心对称模式 3</w:t>
      </w:r>
    </w:p>
    <w:p w14:paraId="4B477844" w14:textId="77777777" w:rsidR="00412FAB" w:rsidRPr="003A2B15" w:rsidRDefault="00000000" w:rsidP="00412FAB">
      <w:pPr>
        <w:widowControl/>
      </w:pPr>
      <w:r>
        <w:pict w14:anchorId="3204F51B">
          <v:rect id="_x0000_i1354" style="width:0;height:1.5pt" o:hralign="center" o:hrstd="t" o:hr="t" fillcolor="#a0a0a0" stroked="f"/>
        </w:pict>
      </w:r>
    </w:p>
    <w:p w14:paraId="0FDD9C07" w14:textId="77777777" w:rsidR="00412FAB" w:rsidRPr="003A2B15" w:rsidRDefault="00412FAB" w:rsidP="00412FAB">
      <w:pPr>
        <w:pStyle w:val="3"/>
      </w:pPr>
      <w:r w:rsidRPr="003A2B15">
        <w:rPr>
          <w:rFonts w:ascii="Segoe UI Emoji" w:hAnsi="Segoe UI Emoji" w:cs="Segoe UI Emoji"/>
        </w:rPr>
        <w:t>⚙️</w:t>
      </w:r>
      <w:r w:rsidRPr="003A2B15">
        <w:t xml:space="preserve"> 底层原理</w:t>
      </w:r>
    </w:p>
    <w:p w14:paraId="43B76B6B" w14:textId="77777777" w:rsidR="00412FAB" w:rsidRPr="003A2B15" w:rsidRDefault="00412FAB">
      <w:pPr>
        <w:widowControl/>
        <w:numPr>
          <w:ilvl w:val="0"/>
          <w:numId w:val="191"/>
        </w:numPr>
      </w:pPr>
      <w:r w:rsidRPr="003A2B15">
        <w:t xml:space="preserve">实际上是操作 </w:t>
      </w:r>
      <w:proofErr w:type="spellStart"/>
      <w:r w:rsidRPr="003A2B15">
        <w:rPr>
          <w:b/>
          <w:bCs/>
          <w:color w:val="EE0000"/>
        </w:rPr>
        <w:t>TIMx</w:t>
      </w:r>
      <w:proofErr w:type="spellEnd"/>
      <w:r w:rsidRPr="003A2B15">
        <w:rPr>
          <w:b/>
          <w:bCs/>
          <w:color w:val="EE0000"/>
        </w:rPr>
        <w:t>-&gt;CR1</w:t>
      </w:r>
      <w:r w:rsidRPr="003A2B15">
        <w:rPr>
          <w:b/>
          <w:bCs/>
        </w:rPr>
        <w:t xml:space="preserve"> 寄存器中的 </w:t>
      </w:r>
      <w:r w:rsidRPr="003A2B15">
        <w:rPr>
          <w:b/>
          <w:bCs/>
          <w:color w:val="EE0000"/>
        </w:rPr>
        <w:t>DIR 位</w:t>
      </w:r>
      <w:r w:rsidRPr="003A2B15">
        <w:rPr>
          <w:b/>
          <w:bCs/>
        </w:rPr>
        <w:t xml:space="preserve">和 </w:t>
      </w:r>
      <w:r w:rsidRPr="003A2B15">
        <w:rPr>
          <w:b/>
          <w:bCs/>
          <w:color w:val="EE0000"/>
        </w:rPr>
        <w:t>CMS 位</w:t>
      </w:r>
      <w:r w:rsidRPr="003A2B15">
        <w:t>：</w:t>
      </w:r>
    </w:p>
    <w:p w14:paraId="6EA0CE85" w14:textId="77777777" w:rsidR="00412FAB" w:rsidRPr="003A2B15" w:rsidRDefault="00412FAB" w:rsidP="00412FAB">
      <w:pPr>
        <w:widowControl/>
      </w:pPr>
      <w:proofErr w:type="spellStart"/>
      <w:r w:rsidRPr="003A2B15">
        <w:t>TIMx</w:t>
      </w:r>
      <w:proofErr w:type="spellEnd"/>
      <w:r w:rsidRPr="003A2B15">
        <w:t>-&gt;CR1 &amp;= ~(TIM_CR1_DIR | TIM_CR1_CMS); // 清除原有计数模式</w:t>
      </w:r>
    </w:p>
    <w:p w14:paraId="2A1FBEAD" w14:textId="77777777" w:rsidR="00412FAB" w:rsidRPr="003A2B15" w:rsidRDefault="00412FAB" w:rsidP="00412FAB">
      <w:pPr>
        <w:widowControl/>
      </w:pPr>
      <w:proofErr w:type="spellStart"/>
      <w:r w:rsidRPr="003A2B15">
        <w:t>TIMx</w:t>
      </w:r>
      <w:proofErr w:type="spellEnd"/>
      <w:r w:rsidRPr="003A2B15">
        <w:t xml:space="preserve">-&gt;CR1 |= </w:t>
      </w:r>
      <w:proofErr w:type="spellStart"/>
      <w:r w:rsidRPr="003A2B15">
        <w:t>TIM_CounterMode</w:t>
      </w:r>
      <w:proofErr w:type="spellEnd"/>
      <w:r w:rsidRPr="003A2B15">
        <w:t>;             // 设置新计数模式</w:t>
      </w:r>
    </w:p>
    <w:p w14:paraId="1EE2BE27" w14:textId="77777777" w:rsidR="00412FAB" w:rsidRPr="003A2B15" w:rsidRDefault="00412FAB">
      <w:pPr>
        <w:widowControl/>
        <w:numPr>
          <w:ilvl w:val="0"/>
          <w:numId w:val="192"/>
        </w:numPr>
      </w:pPr>
      <w:r w:rsidRPr="003A2B15">
        <w:t>DIR = 0 → 向上计数，DIR = 1 → 向下计数</w:t>
      </w:r>
    </w:p>
    <w:p w14:paraId="7BA5A6B2" w14:textId="77777777" w:rsidR="00412FAB" w:rsidRPr="003A2B15" w:rsidRDefault="00412FAB">
      <w:pPr>
        <w:widowControl/>
        <w:numPr>
          <w:ilvl w:val="0"/>
          <w:numId w:val="192"/>
        </w:numPr>
      </w:pPr>
      <w:r w:rsidRPr="003A2B15">
        <w:t>CMS = 0 → 边沿对齐（Up/Down），CMS = 1/2/3 → 中心对称模式</w:t>
      </w:r>
    </w:p>
    <w:p w14:paraId="1CF8F446" w14:textId="77777777" w:rsidR="00412FAB" w:rsidRPr="003A2B15" w:rsidRDefault="00000000" w:rsidP="00412FAB">
      <w:pPr>
        <w:widowControl/>
      </w:pPr>
      <w:r>
        <w:pict w14:anchorId="033BE994">
          <v:rect id="_x0000_i1355" style="width:0;height:1.5pt" o:hralign="center" o:hrstd="t" o:hr="t" fillcolor="#a0a0a0" stroked="f"/>
        </w:pict>
      </w:r>
    </w:p>
    <w:p w14:paraId="15BFF3C7" w14:textId="77777777" w:rsidR="00412FAB" w:rsidRPr="003A2B15" w:rsidRDefault="00412FAB" w:rsidP="00412FAB">
      <w:pPr>
        <w:pStyle w:val="3"/>
      </w:pPr>
      <w:r w:rsidRPr="003A2B15">
        <w:rPr>
          <w:rFonts w:ascii="Segoe UI Emoji" w:hAnsi="Segoe UI Emoji" w:cs="Segoe UI Emoji"/>
        </w:rPr>
        <w:t>✅</w:t>
      </w:r>
      <w:r w:rsidRPr="003A2B15">
        <w:t xml:space="preserve"> 使用示例</w:t>
      </w:r>
    </w:p>
    <w:p w14:paraId="7FF7E4AB" w14:textId="77777777" w:rsidR="00412FAB" w:rsidRPr="003A2B15" w:rsidRDefault="00412FAB" w:rsidP="00412FAB">
      <w:pPr>
        <w:widowControl/>
        <w:rPr>
          <w:b/>
          <w:bCs/>
        </w:rPr>
      </w:pPr>
      <w:r w:rsidRPr="003A2B15">
        <w:rPr>
          <w:b/>
          <w:bCs/>
        </w:rPr>
        <w:t>1. 向上计数</w:t>
      </w:r>
    </w:p>
    <w:p w14:paraId="640C69FB" w14:textId="77777777" w:rsidR="00412FAB" w:rsidRPr="003A2B15" w:rsidRDefault="00412FAB" w:rsidP="00412FAB">
      <w:pPr>
        <w:widowControl/>
      </w:pPr>
      <w:proofErr w:type="spellStart"/>
      <w:r w:rsidRPr="003A2B15">
        <w:t>TIM_</w:t>
      </w:r>
      <w:proofErr w:type="gramStart"/>
      <w:r w:rsidRPr="003A2B15">
        <w:t>CounterModeConfig</w:t>
      </w:r>
      <w:proofErr w:type="spellEnd"/>
      <w:r w:rsidRPr="003A2B15">
        <w:t>(</w:t>
      </w:r>
      <w:proofErr w:type="gramEnd"/>
      <w:r w:rsidRPr="003A2B15">
        <w:t xml:space="preserve">TIM2, </w:t>
      </w:r>
      <w:proofErr w:type="spellStart"/>
      <w:r w:rsidRPr="003A2B15">
        <w:t>TIM_CounterMode_Up</w:t>
      </w:r>
      <w:proofErr w:type="spellEnd"/>
      <w:r w:rsidRPr="003A2B15">
        <w:t>);</w:t>
      </w:r>
    </w:p>
    <w:p w14:paraId="4B4AB7BF" w14:textId="77777777" w:rsidR="00412FAB" w:rsidRPr="003A2B15" w:rsidRDefault="00412FAB" w:rsidP="00412FAB">
      <w:pPr>
        <w:widowControl/>
      </w:pPr>
      <w:r w:rsidRPr="003A2B15">
        <w:t>TIM_</w:t>
      </w:r>
      <w:proofErr w:type="gramStart"/>
      <w:r w:rsidRPr="003A2B15">
        <w:t>Cmd(</w:t>
      </w:r>
      <w:proofErr w:type="gramEnd"/>
      <w:r w:rsidRPr="003A2B15">
        <w:t>TIM2, ENABLE);</w:t>
      </w:r>
    </w:p>
    <w:p w14:paraId="0C77F401" w14:textId="77777777" w:rsidR="00412FAB" w:rsidRPr="003A2B15" w:rsidRDefault="00412FAB" w:rsidP="00412FAB">
      <w:pPr>
        <w:widowControl/>
        <w:rPr>
          <w:b/>
          <w:bCs/>
        </w:rPr>
      </w:pPr>
      <w:r w:rsidRPr="003A2B15">
        <w:rPr>
          <w:b/>
          <w:bCs/>
        </w:rPr>
        <w:t>2. 向下计数</w:t>
      </w:r>
    </w:p>
    <w:p w14:paraId="70D88721" w14:textId="77777777" w:rsidR="00412FAB" w:rsidRPr="003A2B15" w:rsidRDefault="00412FAB" w:rsidP="00412FAB">
      <w:pPr>
        <w:widowControl/>
      </w:pPr>
      <w:proofErr w:type="spellStart"/>
      <w:r w:rsidRPr="003A2B15">
        <w:t>TIM_</w:t>
      </w:r>
      <w:proofErr w:type="gramStart"/>
      <w:r w:rsidRPr="003A2B15">
        <w:t>CounterModeConfig</w:t>
      </w:r>
      <w:proofErr w:type="spellEnd"/>
      <w:r w:rsidRPr="003A2B15">
        <w:t>(</w:t>
      </w:r>
      <w:proofErr w:type="gramEnd"/>
      <w:r w:rsidRPr="003A2B15">
        <w:t xml:space="preserve">TIM2, </w:t>
      </w:r>
      <w:proofErr w:type="spellStart"/>
      <w:r w:rsidRPr="003A2B15">
        <w:t>TIM_CounterMode_Down</w:t>
      </w:r>
      <w:proofErr w:type="spellEnd"/>
      <w:r w:rsidRPr="003A2B15">
        <w:t>);</w:t>
      </w:r>
    </w:p>
    <w:p w14:paraId="3DC4E2BE" w14:textId="77777777" w:rsidR="00412FAB" w:rsidRPr="003A2B15" w:rsidRDefault="00412FAB" w:rsidP="00412FAB">
      <w:pPr>
        <w:widowControl/>
      </w:pPr>
      <w:r w:rsidRPr="003A2B15">
        <w:t>TIM_</w:t>
      </w:r>
      <w:proofErr w:type="gramStart"/>
      <w:r w:rsidRPr="003A2B15">
        <w:t>Cmd(</w:t>
      </w:r>
      <w:proofErr w:type="gramEnd"/>
      <w:r w:rsidRPr="003A2B15">
        <w:t>TIM2, ENABLE);</w:t>
      </w:r>
    </w:p>
    <w:p w14:paraId="453B6046" w14:textId="77777777" w:rsidR="00412FAB" w:rsidRPr="003A2B15" w:rsidRDefault="00412FAB" w:rsidP="00412FAB">
      <w:pPr>
        <w:widowControl/>
        <w:rPr>
          <w:b/>
          <w:bCs/>
        </w:rPr>
      </w:pPr>
      <w:r w:rsidRPr="003A2B15">
        <w:rPr>
          <w:b/>
          <w:bCs/>
        </w:rPr>
        <w:t>3. 中心对称计数（PWM 应用）</w:t>
      </w:r>
    </w:p>
    <w:p w14:paraId="11E941B0" w14:textId="77777777" w:rsidR="00412FAB" w:rsidRPr="003A2B15" w:rsidRDefault="00412FAB" w:rsidP="00412FAB">
      <w:pPr>
        <w:widowControl/>
      </w:pPr>
      <w:proofErr w:type="spellStart"/>
      <w:r w:rsidRPr="003A2B15">
        <w:t>TIM_</w:t>
      </w:r>
      <w:proofErr w:type="gramStart"/>
      <w:r w:rsidRPr="003A2B15">
        <w:t>CounterModeConfig</w:t>
      </w:r>
      <w:proofErr w:type="spellEnd"/>
      <w:r w:rsidRPr="003A2B15">
        <w:t>(</w:t>
      </w:r>
      <w:proofErr w:type="gramEnd"/>
      <w:r w:rsidRPr="003A2B15">
        <w:t>TIM1, TIM_CounterMode_CenterAligned1);</w:t>
      </w:r>
    </w:p>
    <w:p w14:paraId="3C89B1C3" w14:textId="77777777" w:rsidR="00412FAB" w:rsidRPr="003A2B15" w:rsidRDefault="00412FAB" w:rsidP="00412FAB">
      <w:pPr>
        <w:widowControl/>
      </w:pPr>
      <w:r w:rsidRPr="003A2B15">
        <w:t>TIM_</w:t>
      </w:r>
      <w:proofErr w:type="gramStart"/>
      <w:r w:rsidRPr="003A2B15">
        <w:t>Cmd(</w:t>
      </w:r>
      <w:proofErr w:type="gramEnd"/>
      <w:r w:rsidRPr="003A2B15">
        <w:t>TIM1, ENABLE);</w:t>
      </w:r>
    </w:p>
    <w:p w14:paraId="097561DB" w14:textId="77777777" w:rsidR="00412FAB" w:rsidRPr="003A2B15" w:rsidRDefault="00412FAB">
      <w:pPr>
        <w:widowControl/>
        <w:numPr>
          <w:ilvl w:val="0"/>
          <w:numId w:val="193"/>
        </w:numPr>
      </w:pPr>
      <w:r w:rsidRPr="003A2B15">
        <w:t xml:space="preserve">中心对称模式常用于 </w:t>
      </w:r>
      <w:r w:rsidRPr="003A2B15">
        <w:rPr>
          <w:b/>
          <w:bCs/>
        </w:rPr>
        <w:t>高级定时器 PWM</w:t>
      </w:r>
      <w:r w:rsidRPr="003A2B15">
        <w:t>，可以生成对称波形，减少谐波。</w:t>
      </w:r>
    </w:p>
    <w:p w14:paraId="7737C421" w14:textId="77777777" w:rsidR="00412FAB" w:rsidRPr="003A2B15" w:rsidRDefault="00000000" w:rsidP="00412FAB">
      <w:pPr>
        <w:widowControl/>
      </w:pPr>
      <w:r>
        <w:pict w14:anchorId="2C7C71F0">
          <v:rect id="_x0000_i1356" style="width:0;height:1.5pt" o:hralign="center" o:hrstd="t" o:hr="t" fillcolor="#a0a0a0" stroked="f"/>
        </w:pict>
      </w:r>
    </w:p>
    <w:p w14:paraId="316C2152" w14:textId="77777777" w:rsidR="00412FAB" w:rsidRPr="003A2B15" w:rsidRDefault="00412FAB" w:rsidP="00412FAB">
      <w:pPr>
        <w:pStyle w:val="3"/>
      </w:pPr>
      <w:r w:rsidRPr="003A2B15">
        <w:rPr>
          <w:rFonts w:ascii="Segoe UI Emoji" w:hAnsi="Segoe UI Emoji" w:cs="Segoe UI Emoji"/>
        </w:rPr>
        <w:t>🚩</w:t>
      </w:r>
      <w:r w:rsidRPr="003A2B15">
        <w:t>注意事项</w:t>
      </w:r>
    </w:p>
    <w:p w14:paraId="1C472008" w14:textId="77777777" w:rsidR="00412FAB" w:rsidRPr="003A2B15" w:rsidRDefault="00412FAB">
      <w:pPr>
        <w:widowControl/>
        <w:numPr>
          <w:ilvl w:val="0"/>
          <w:numId w:val="194"/>
        </w:numPr>
      </w:pPr>
      <w:r w:rsidRPr="003A2B15">
        <w:rPr>
          <w:b/>
          <w:bCs/>
        </w:rPr>
        <w:t>中心对称模式</w:t>
      </w:r>
      <w:r w:rsidRPr="003A2B15">
        <w:t>通常用于高级定时器（TIM1/TIM8）生成 PWM，通用定时器也可以部分支持。</w:t>
      </w:r>
    </w:p>
    <w:p w14:paraId="6FA49331" w14:textId="77777777" w:rsidR="00412FAB" w:rsidRPr="003A2B15" w:rsidRDefault="00412FAB">
      <w:pPr>
        <w:widowControl/>
        <w:numPr>
          <w:ilvl w:val="0"/>
          <w:numId w:val="194"/>
        </w:numPr>
      </w:pPr>
      <w:r w:rsidRPr="003A2B15">
        <w:rPr>
          <w:b/>
          <w:bCs/>
        </w:rPr>
        <w:lastRenderedPageBreak/>
        <w:t>向下计数模式</w:t>
      </w:r>
      <w:r w:rsidRPr="003A2B15">
        <w:t>：ARR = 自动重装载值，计数器从 ARR 倒计数到 0，然后溢出更新。</w:t>
      </w:r>
    </w:p>
    <w:p w14:paraId="17AFB929" w14:textId="77777777" w:rsidR="00412FAB" w:rsidRDefault="00412FAB">
      <w:pPr>
        <w:widowControl/>
        <w:numPr>
          <w:ilvl w:val="0"/>
          <w:numId w:val="194"/>
        </w:numPr>
      </w:pPr>
      <w:r w:rsidRPr="003A2B15">
        <w:t xml:space="preserve">必须在 </w:t>
      </w:r>
      <w:r w:rsidRPr="003A2B15">
        <w:rPr>
          <w:b/>
          <w:bCs/>
        </w:rPr>
        <w:t>启动定时器之前</w:t>
      </w:r>
      <w:r w:rsidRPr="003A2B15">
        <w:t>配置计数模式，避免意外波形错误。</w:t>
      </w:r>
    </w:p>
    <w:p w14:paraId="4B5F2532" w14:textId="77777777" w:rsidR="00412FAB" w:rsidRDefault="00412FAB" w:rsidP="00412FAB">
      <w:pPr>
        <w:pStyle w:val="2"/>
      </w:pPr>
      <w:proofErr w:type="spellStart"/>
      <w:r w:rsidRPr="00872783">
        <w:t>TIM_ARRPreloadConfig</w:t>
      </w:r>
      <w:proofErr w:type="spellEnd"/>
      <w:r>
        <w:rPr>
          <w:rFonts w:hint="eastAsia"/>
        </w:rPr>
        <w:t>()</w:t>
      </w:r>
      <w:r>
        <w:br/>
      </w:r>
      <w:r w:rsidRPr="00DF50F5">
        <w:t xml:space="preserve">配置 </w:t>
      </w:r>
      <w:r w:rsidRPr="00DF50F5">
        <w:rPr>
          <w:b/>
          <w:bCs/>
        </w:rPr>
        <w:t>自动重装载寄存器 ARR 的预装载功能</w:t>
      </w:r>
    </w:p>
    <w:p w14:paraId="1C22DE0F" w14:textId="77777777" w:rsidR="00412FAB" w:rsidRPr="00DF50F5" w:rsidRDefault="00412FAB" w:rsidP="00412FAB">
      <w:pPr>
        <w:widowControl/>
      </w:pPr>
      <w:r w:rsidRPr="00DF50F5">
        <w:t>你问到的这个函数：</w:t>
      </w:r>
    </w:p>
    <w:p w14:paraId="00ADB8B3" w14:textId="77777777" w:rsidR="00412FAB" w:rsidRPr="00DF50F5" w:rsidRDefault="00412FAB" w:rsidP="00412FAB">
      <w:pPr>
        <w:widowControl/>
      </w:pPr>
      <w:r w:rsidRPr="00DF50F5">
        <w:t xml:space="preserve">void </w:t>
      </w:r>
      <w:proofErr w:type="spellStart"/>
      <w:r w:rsidRPr="00DF50F5">
        <w:t>TIM_</w:t>
      </w:r>
      <w:proofErr w:type="gramStart"/>
      <w:r w:rsidRPr="00DF50F5">
        <w:t>ARRPreloadConfig</w:t>
      </w:r>
      <w:proofErr w:type="spellEnd"/>
      <w:r w:rsidRPr="00DF50F5">
        <w:t>(</w:t>
      </w:r>
      <w:proofErr w:type="spellStart"/>
      <w:proofErr w:type="gramEnd"/>
      <w:r w:rsidRPr="00DF50F5">
        <w:t>TIM_TypeDef</w:t>
      </w:r>
      <w:proofErr w:type="spellEnd"/>
      <w:r w:rsidRPr="00DF50F5">
        <w:t xml:space="preserve">* </w:t>
      </w:r>
      <w:proofErr w:type="spellStart"/>
      <w:r w:rsidRPr="00DF50F5">
        <w:t>TIMx</w:t>
      </w:r>
      <w:proofErr w:type="spellEnd"/>
      <w:r w:rsidRPr="00DF50F5">
        <w:t xml:space="preserve">, </w:t>
      </w:r>
      <w:proofErr w:type="spellStart"/>
      <w:r w:rsidRPr="00DF50F5">
        <w:t>FunctionalState</w:t>
      </w:r>
      <w:proofErr w:type="spellEnd"/>
      <w:r w:rsidRPr="00DF50F5">
        <w:t xml:space="preserve"> </w:t>
      </w:r>
      <w:proofErr w:type="spellStart"/>
      <w:r w:rsidRPr="00DF50F5">
        <w:t>NewState</w:t>
      </w:r>
      <w:proofErr w:type="spellEnd"/>
      <w:r w:rsidRPr="00DF50F5">
        <w:t>);</w:t>
      </w:r>
    </w:p>
    <w:p w14:paraId="239356F0" w14:textId="77777777" w:rsidR="00412FAB" w:rsidRPr="00DF50F5" w:rsidRDefault="00412FAB" w:rsidP="00412FAB">
      <w:pPr>
        <w:widowControl/>
      </w:pPr>
      <w:r w:rsidRPr="00DF50F5">
        <w:t xml:space="preserve">是 </w:t>
      </w:r>
      <w:r w:rsidRPr="00DF50F5">
        <w:rPr>
          <w:b/>
          <w:bCs/>
        </w:rPr>
        <w:t>STM32 标准外设库（</w:t>
      </w:r>
      <w:proofErr w:type="spellStart"/>
      <w:r w:rsidRPr="00DF50F5">
        <w:rPr>
          <w:b/>
          <w:bCs/>
        </w:rPr>
        <w:t>StdPeriph</w:t>
      </w:r>
      <w:proofErr w:type="spellEnd"/>
      <w:r w:rsidRPr="00DF50F5">
        <w:rPr>
          <w:b/>
          <w:bCs/>
        </w:rPr>
        <w:t xml:space="preserve"> Library</w:t>
      </w:r>
      <w:proofErr w:type="gramStart"/>
      <w:r w:rsidRPr="00DF50F5">
        <w:rPr>
          <w:b/>
          <w:bCs/>
        </w:rPr>
        <w:t>）</w:t>
      </w:r>
      <w:r w:rsidRPr="00DF50F5">
        <w:t xml:space="preserve"> 中用</w:t>
      </w:r>
      <w:proofErr w:type="gramEnd"/>
      <w:r w:rsidRPr="00DF50F5">
        <w:t>来</w:t>
      </w:r>
      <w:proofErr w:type="gramStart"/>
      <w:r w:rsidRPr="00DF50F5">
        <w:t xml:space="preserve">配置 </w:t>
      </w:r>
      <w:r w:rsidRPr="00DF50F5">
        <w:rPr>
          <w:b/>
          <w:bCs/>
        </w:rPr>
        <w:t>自动</w:t>
      </w:r>
      <w:proofErr w:type="gramEnd"/>
      <w:r w:rsidRPr="00DF50F5">
        <w:rPr>
          <w:b/>
          <w:bCs/>
        </w:rPr>
        <w:t>重装载寄存器 ARR 的预装载</w:t>
      </w:r>
      <w:proofErr w:type="gramStart"/>
      <w:r w:rsidRPr="00DF50F5">
        <w:rPr>
          <w:b/>
          <w:bCs/>
        </w:rPr>
        <w:t>功能</w:t>
      </w:r>
      <w:r w:rsidRPr="00DF50F5">
        <w:t xml:space="preserve"> 的</w:t>
      </w:r>
      <w:proofErr w:type="gramEnd"/>
      <w:r w:rsidRPr="00DF50F5">
        <w:t>函数。</w:t>
      </w:r>
    </w:p>
    <w:p w14:paraId="667AF999" w14:textId="77777777" w:rsidR="00412FAB" w:rsidRPr="00DF50F5" w:rsidRDefault="00000000" w:rsidP="00412FAB">
      <w:pPr>
        <w:widowControl/>
      </w:pPr>
      <w:r>
        <w:pict w14:anchorId="3D2BCD3F">
          <v:rect id="_x0000_i1357" style="width:0;height:1.5pt" o:hralign="center" o:hrstd="t" o:hr="t" fillcolor="#a0a0a0" stroked="f"/>
        </w:pict>
      </w:r>
    </w:p>
    <w:p w14:paraId="16C641B5" w14:textId="77777777" w:rsidR="00412FAB" w:rsidRPr="00DF50F5" w:rsidRDefault="00412FAB" w:rsidP="00412FAB">
      <w:pPr>
        <w:pStyle w:val="3"/>
      </w:pPr>
      <w:r w:rsidRPr="00DF50F5">
        <w:rPr>
          <w:rFonts w:ascii="Segoe UI Emoji" w:hAnsi="Segoe UI Emoji" w:cs="Segoe UI Emoji"/>
        </w:rPr>
        <w:t>📘</w:t>
      </w:r>
      <w:r w:rsidRPr="00DF50F5">
        <w:t xml:space="preserve"> 功能说明</w:t>
      </w:r>
    </w:p>
    <w:p w14:paraId="4ED373C0" w14:textId="77777777" w:rsidR="00412FAB" w:rsidRPr="00DF50F5" w:rsidRDefault="00412FAB">
      <w:pPr>
        <w:widowControl/>
        <w:numPr>
          <w:ilvl w:val="0"/>
          <w:numId w:val="195"/>
        </w:numPr>
      </w:pPr>
      <w:proofErr w:type="spellStart"/>
      <w:r w:rsidRPr="00DF50F5">
        <w:t>TIMx</w:t>
      </w:r>
      <w:proofErr w:type="spellEnd"/>
      <w:r w:rsidRPr="00DF50F5">
        <w:t xml:space="preserve"> 的 </w:t>
      </w:r>
      <w:r w:rsidRPr="00DF50F5">
        <w:rPr>
          <w:b/>
          <w:bCs/>
        </w:rPr>
        <w:t>ARR（Auto-Reload Register）</w:t>
      </w:r>
      <w:r w:rsidRPr="00DF50F5">
        <w:t xml:space="preserve"> 用于设置定时器计数的周期上限。</w:t>
      </w:r>
    </w:p>
    <w:p w14:paraId="210C7308" w14:textId="77777777" w:rsidR="00412FAB" w:rsidRPr="00DF50F5" w:rsidRDefault="00412FAB">
      <w:pPr>
        <w:widowControl/>
        <w:numPr>
          <w:ilvl w:val="0"/>
          <w:numId w:val="195"/>
        </w:numPr>
      </w:pPr>
      <w:r w:rsidRPr="00DF50F5">
        <w:rPr>
          <w:b/>
          <w:bCs/>
        </w:rPr>
        <w:t>ARR 预装载</w:t>
      </w:r>
      <w:r w:rsidRPr="00DF50F5">
        <w:t>（Preload）功能：</w:t>
      </w:r>
    </w:p>
    <w:p w14:paraId="75A5AB0E" w14:textId="77777777" w:rsidR="00412FAB" w:rsidRPr="00DF50F5" w:rsidRDefault="00412FAB">
      <w:pPr>
        <w:widowControl/>
        <w:numPr>
          <w:ilvl w:val="1"/>
          <w:numId w:val="195"/>
        </w:numPr>
      </w:pPr>
      <w:r w:rsidRPr="00DF50F5">
        <w:t xml:space="preserve">开启后，新写入的 ARR 值 </w:t>
      </w:r>
      <w:r w:rsidRPr="00DF50F5">
        <w:rPr>
          <w:b/>
          <w:bCs/>
        </w:rPr>
        <w:t>不会立即生效</w:t>
      </w:r>
      <w:r w:rsidRPr="00DF50F5">
        <w:t xml:space="preserve">，而是在 </w:t>
      </w:r>
      <w:r w:rsidRPr="00DF50F5">
        <w:rPr>
          <w:b/>
          <w:bCs/>
        </w:rPr>
        <w:t>下一个更新事件（UEV）</w:t>
      </w:r>
      <w:r w:rsidRPr="00DF50F5">
        <w:t xml:space="preserve"> 时才生效。</w:t>
      </w:r>
    </w:p>
    <w:p w14:paraId="6FA03E48" w14:textId="77777777" w:rsidR="00412FAB" w:rsidRPr="00DF50F5" w:rsidRDefault="00412FAB">
      <w:pPr>
        <w:widowControl/>
        <w:numPr>
          <w:ilvl w:val="1"/>
          <w:numId w:val="195"/>
        </w:numPr>
      </w:pPr>
      <w:r w:rsidRPr="00DF50F5">
        <w:t xml:space="preserve">关闭后，写入 ARR 值 </w:t>
      </w:r>
      <w:r w:rsidRPr="00DF50F5">
        <w:rPr>
          <w:b/>
          <w:bCs/>
        </w:rPr>
        <w:t>立即生效</w:t>
      </w:r>
      <w:r w:rsidRPr="00DF50F5">
        <w:t>，计数器可能突然改变周期，导致输出波形异常。</w:t>
      </w:r>
    </w:p>
    <w:p w14:paraId="71823648" w14:textId="77777777" w:rsidR="00412FAB" w:rsidRPr="00DF50F5" w:rsidRDefault="00412FAB">
      <w:pPr>
        <w:widowControl/>
        <w:numPr>
          <w:ilvl w:val="0"/>
          <w:numId w:val="195"/>
        </w:numPr>
      </w:pPr>
      <w:r w:rsidRPr="00DF50F5">
        <w:t xml:space="preserve">主要用于 </w:t>
      </w:r>
      <w:r w:rsidRPr="00DF50F5">
        <w:rPr>
          <w:b/>
          <w:bCs/>
        </w:rPr>
        <w:t>PWM 输出或周期可变的定时器</w:t>
      </w:r>
      <w:r w:rsidRPr="00DF50F5">
        <w:t>，保证计数器平滑更新。</w:t>
      </w:r>
    </w:p>
    <w:p w14:paraId="2B69582D" w14:textId="77777777" w:rsidR="00412FAB" w:rsidRPr="00DF50F5" w:rsidRDefault="00000000" w:rsidP="00412FAB">
      <w:pPr>
        <w:widowControl/>
      </w:pPr>
      <w:r>
        <w:pict w14:anchorId="546DB830">
          <v:rect id="_x0000_i1358" style="width:0;height:1.5pt" o:hralign="center" o:hrstd="t" o:hr="t" fillcolor="#a0a0a0" stroked="f"/>
        </w:pict>
      </w:r>
    </w:p>
    <w:p w14:paraId="03687F1B" w14:textId="77777777" w:rsidR="00412FAB" w:rsidRPr="00DF50F5" w:rsidRDefault="00412FAB" w:rsidP="00412FAB">
      <w:pPr>
        <w:pStyle w:val="3"/>
      </w:pPr>
      <w:r w:rsidRPr="00DF50F5">
        <w:rPr>
          <w:rFonts w:ascii="Segoe UI Emoji" w:hAnsi="Segoe UI Emoji" w:cs="Segoe UI Emoji"/>
        </w:rPr>
        <w:t>📖</w:t>
      </w:r>
      <w:r w:rsidRPr="00DF50F5">
        <w:t xml:space="preserve"> 参数说明</w:t>
      </w:r>
    </w:p>
    <w:p w14:paraId="5AE0F098" w14:textId="77777777" w:rsidR="00412FAB" w:rsidRPr="00DF50F5" w:rsidRDefault="00412FAB">
      <w:pPr>
        <w:widowControl/>
        <w:numPr>
          <w:ilvl w:val="0"/>
          <w:numId w:val="196"/>
        </w:numPr>
      </w:pPr>
      <w:proofErr w:type="spellStart"/>
      <w:r w:rsidRPr="00DF50F5">
        <w:rPr>
          <w:b/>
          <w:bCs/>
        </w:rPr>
        <w:t>TIMx</w:t>
      </w:r>
      <w:proofErr w:type="spellEnd"/>
    </w:p>
    <w:p w14:paraId="027AE37F" w14:textId="77777777" w:rsidR="00412FAB" w:rsidRPr="00DF50F5" w:rsidRDefault="00412FAB">
      <w:pPr>
        <w:widowControl/>
        <w:numPr>
          <w:ilvl w:val="1"/>
          <w:numId w:val="196"/>
        </w:numPr>
      </w:pPr>
      <w:r w:rsidRPr="00DF50F5">
        <w:t>要配置的定时器实例，例如 TIM1、TIM2 等。</w:t>
      </w:r>
    </w:p>
    <w:p w14:paraId="3F761E4F" w14:textId="77777777" w:rsidR="00412FAB" w:rsidRPr="00DF50F5" w:rsidRDefault="00412FAB">
      <w:pPr>
        <w:widowControl/>
        <w:numPr>
          <w:ilvl w:val="0"/>
          <w:numId w:val="196"/>
        </w:numPr>
      </w:pPr>
      <w:proofErr w:type="spellStart"/>
      <w:r w:rsidRPr="00DF50F5">
        <w:rPr>
          <w:b/>
          <w:bCs/>
        </w:rPr>
        <w:t>NewState</w:t>
      </w:r>
      <w:proofErr w:type="spellEnd"/>
    </w:p>
    <w:p w14:paraId="317585C2" w14:textId="77777777" w:rsidR="00412FAB" w:rsidRPr="00DF50F5" w:rsidRDefault="00412FAB">
      <w:pPr>
        <w:widowControl/>
        <w:numPr>
          <w:ilvl w:val="1"/>
          <w:numId w:val="196"/>
        </w:numPr>
      </w:pPr>
      <w:r w:rsidRPr="00DF50F5">
        <w:t>ENABLE → 开启 ARR 预装载</w:t>
      </w:r>
    </w:p>
    <w:p w14:paraId="049931C8" w14:textId="77777777" w:rsidR="00412FAB" w:rsidRPr="00DF50F5" w:rsidRDefault="00412FAB">
      <w:pPr>
        <w:widowControl/>
        <w:numPr>
          <w:ilvl w:val="1"/>
          <w:numId w:val="196"/>
        </w:numPr>
      </w:pPr>
      <w:r w:rsidRPr="00DF50F5">
        <w:t>DISABLE → 关闭 ARR 预装载</w:t>
      </w:r>
    </w:p>
    <w:p w14:paraId="04177205" w14:textId="77777777" w:rsidR="00412FAB" w:rsidRPr="00DF50F5" w:rsidRDefault="00000000" w:rsidP="00412FAB">
      <w:pPr>
        <w:widowControl/>
      </w:pPr>
      <w:r>
        <w:pict w14:anchorId="103FDC29">
          <v:rect id="_x0000_i1359" style="width:0;height:1.5pt" o:hralign="center" o:hrstd="t" o:hr="t" fillcolor="#a0a0a0" stroked="f"/>
        </w:pict>
      </w:r>
    </w:p>
    <w:p w14:paraId="127DCB50" w14:textId="77777777" w:rsidR="00412FAB" w:rsidRPr="00DF50F5" w:rsidRDefault="00412FAB" w:rsidP="00412FAB">
      <w:pPr>
        <w:pStyle w:val="3"/>
      </w:pPr>
      <w:r w:rsidRPr="00DF50F5">
        <w:rPr>
          <w:rFonts w:ascii="Segoe UI Emoji" w:hAnsi="Segoe UI Emoji" w:cs="Segoe UI Emoji"/>
        </w:rPr>
        <w:lastRenderedPageBreak/>
        <w:t>⚙️</w:t>
      </w:r>
      <w:r w:rsidRPr="00DF50F5">
        <w:t xml:space="preserve"> 底层原理</w:t>
      </w:r>
    </w:p>
    <w:p w14:paraId="7EED76F4" w14:textId="77777777" w:rsidR="00412FAB" w:rsidRPr="00DF50F5" w:rsidRDefault="00412FAB">
      <w:pPr>
        <w:widowControl/>
        <w:numPr>
          <w:ilvl w:val="0"/>
          <w:numId w:val="197"/>
        </w:numPr>
      </w:pPr>
      <w:r w:rsidRPr="00DF50F5">
        <w:t xml:space="preserve">实际操作 </w:t>
      </w:r>
      <w:proofErr w:type="spellStart"/>
      <w:r w:rsidRPr="00DF50F5">
        <w:t>TIMx</w:t>
      </w:r>
      <w:proofErr w:type="spellEnd"/>
      <w:r w:rsidRPr="00DF50F5">
        <w:t xml:space="preserve">-&gt;CR1 寄存器的 </w:t>
      </w:r>
      <w:r w:rsidRPr="00DF50F5">
        <w:rPr>
          <w:b/>
          <w:bCs/>
        </w:rPr>
        <w:t>ARPE 位</w:t>
      </w:r>
      <w:r w:rsidRPr="00DF50F5">
        <w:t>（Auto-Reload Preload Enable）：</w:t>
      </w:r>
    </w:p>
    <w:p w14:paraId="76F96600" w14:textId="77777777" w:rsidR="00412FAB" w:rsidRPr="00DF50F5" w:rsidRDefault="00412FAB" w:rsidP="00412FAB">
      <w:pPr>
        <w:widowControl/>
      </w:pPr>
      <w:r w:rsidRPr="00DF50F5">
        <w:t>if (</w:t>
      </w:r>
      <w:proofErr w:type="spellStart"/>
      <w:proofErr w:type="gramStart"/>
      <w:r w:rsidRPr="00DF50F5">
        <w:t>NewState</w:t>
      </w:r>
      <w:proofErr w:type="spellEnd"/>
      <w:r w:rsidRPr="00DF50F5">
        <w:t xml:space="preserve"> !</w:t>
      </w:r>
      <w:proofErr w:type="gramEnd"/>
      <w:r w:rsidRPr="00DF50F5">
        <w:t>= DISABLE)</w:t>
      </w:r>
    </w:p>
    <w:p w14:paraId="58CAF57A" w14:textId="77777777" w:rsidR="00412FAB" w:rsidRPr="00DF50F5" w:rsidRDefault="00412FAB" w:rsidP="00412FAB">
      <w:pPr>
        <w:widowControl/>
      </w:pPr>
      <w:r w:rsidRPr="00DF50F5">
        <w:t xml:space="preserve">    </w:t>
      </w:r>
      <w:proofErr w:type="spellStart"/>
      <w:r w:rsidRPr="00DF50F5">
        <w:t>TIMx</w:t>
      </w:r>
      <w:proofErr w:type="spellEnd"/>
      <w:r w:rsidRPr="00DF50F5">
        <w:t>-&gt;CR1 |= TIM_CR1_ARPE;   // 开启 ARR 预装载</w:t>
      </w:r>
    </w:p>
    <w:p w14:paraId="7D381D50" w14:textId="77777777" w:rsidR="00412FAB" w:rsidRPr="00DF50F5" w:rsidRDefault="00412FAB" w:rsidP="00412FAB">
      <w:pPr>
        <w:widowControl/>
      </w:pPr>
      <w:r w:rsidRPr="00DF50F5">
        <w:t>else</w:t>
      </w:r>
    </w:p>
    <w:p w14:paraId="6CC977A7" w14:textId="77777777" w:rsidR="00412FAB" w:rsidRPr="00DF50F5" w:rsidRDefault="00412FAB" w:rsidP="00412FAB">
      <w:pPr>
        <w:widowControl/>
      </w:pPr>
      <w:r w:rsidRPr="00DF50F5">
        <w:t xml:space="preserve">    </w:t>
      </w:r>
      <w:proofErr w:type="spellStart"/>
      <w:r w:rsidRPr="00DF50F5">
        <w:t>TIMx</w:t>
      </w:r>
      <w:proofErr w:type="spellEnd"/>
      <w:r w:rsidRPr="00DF50F5">
        <w:t>-&gt;CR1 &amp;= ~TIM_CR1_ARPE;  // 关闭 ARR 预装载</w:t>
      </w:r>
    </w:p>
    <w:p w14:paraId="08002999" w14:textId="77777777" w:rsidR="00412FAB" w:rsidRPr="00DF50F5" w:rsidRDefault="00412FAB">
      <w:pPr>
        <w:widowControl/>
        <w:numPr>
          <w:ilvl w:val="0"/>
          <w:numId w:val="198"/>
        </w:numPr>
      </w:pPr>
      <w:r w:rsidRPr="00DF50F5">
        <w:rPr>
          <w:b/>
          <w:bCs/>
        </w:rPr>
        <w:t>ARPE = 1</w:t>
      </w:r>
      <w:r w:rsidRPr="00DF50F5">
        <w:t xml:space="preserve"> → 写入 ARR 的值缓存在影子寄存器中，下次更新事件才搬到 CNT 寄存器对应的计数周期中。</w:t>
      </w:r>
    </w:p>
    <w:p w14:paraId="094883AA" w14:textId="77777777" w:rsidR="00412FAB" w:rsidRPr="00DF50F5" w:rsidRDefault="00000000" w:rsidP="00412FAB">
      <w:pPr>
        <w:widowControl/>
      </w:pPr>
      <w:r>
        <w:pict w14:anchorId="7CEDD8BF">
          <v:rect id="_x0000_i1360" style="width:0;height:1.5pt" o:hralign="center" o:hrstd="t" o:hr="t" fillcolor="#a0a0a0" stroked="f"/>
        </w:pict>
      </w:r>
    </w:p>
    <w:p w14:paraId="3DEFC343" w14:textId="77777777" w:rsidR="00412FAB" w:rsidRPr="00DF50F5" w:rsidRDefault="00412FAB" w:rsidP="00412FAB">
      <w:pPr>
        <w:pStyle w:val="3"/>
      </w:pPr>
      <w:r w:rsidRPr="00DF50F5">
        <w:rPr>
          <w:rFonts w:ascii="Segoe UI Emoji" w:hAnsi="Segoe UI Emoji" w:cs="Segoe UI Emoji"/>
        </w:rPr>
        <w:t>✅</w:t>
      </w:r>
      <w:r w:rsidRPr="00DF50F5">
        <w:t xml:space="preserve"> 使用示例</w:t>
      </w:r>
    </w:p>
    <w:p w14:paraId="3222A527" w14:textId="77777777" w:rsidR="00412FAB" w:rsidRPr="00DF50F5" w:rsidRDefault="00412FAB" w:rsidP="00412FAB">
      <w:pPr>
        <w:widowControl/>
        <w:rPr>
          <w:b/>
          <w:bCs/>
        </w:rPr>
      </w:pPr>
      <w:r w:rsidRPr="00DF50F5">
        <w:rPr>
          <w:b/>
          <w:bCs/>
        </w:rPr>
        <w:t>1. 配合 PWM 输出</w:t>
      </w:r>
    </w:p>
    <w:p w14:paraId="76268B67" w14:textId="77777777" w:rsidR="00412FAB" w:rsidRPr="00DF50F5" w:rsidRDefault="00412FAB" w:rsidP="00412FAB">
      <w:pPr>
        <w:widowControl/>
      </w:pPr>
      <w:r w:rsidRPr="00DF50F5">
        <w:t>// 配置 TIM2 ARR</w:t>
      </w:r>
    </w:p>
    <w:p w14:paraId="3FBEDE23" w14:textId="77777777" w:rsidR="00412FAB" w:rsidRPr="00DF50F5" w:rsidRDefault="00412FAB" w:rsidP="00412FAB">
      <w:pPr>
        <w:widowControl/>
      </w:pPr>
      <w:proofErr w:type="spellStart"/>
      <w:r w:rsidRPr="00DF50F5">
        <w:t>TIM_SetAutoreload</w:t>
      </w:r>
      <w:proofErr w:type="spellEnd"/>
      <w:r w:rsidRPr="00DF50F5">
        <w:t>(TIM2</w:t>
      </w:r>
      <w:proofErr w:type="gramStart"/>
      <w:r w:rsidRPr="00DF50F5">
        <w:t>, 999)</w:t>
      </w:r>
      <w:proofErr w:type="gramEnd"/>
      <w:r w:rsidRPr="00DF50F5">
        <w:t>;       /</w:t>
      </w:r>
      <w:proofErr w:type="gramStart"/>
      <w:r w:rsidRPr="00DF50F5">
        <w:t>/ 设置周期 1000 个</w:t>
      </w:r>
      <w:proofErr w:type="gramEnd"/>
      <w:r w:rsidRPr="00DF50F5">
        <w:t>计数</w:t>
      </w:r>
    </w:p>
    <w:p w14:paraId="185CB7F7" w14:textId="77777777" w:rsidR="00412FAB" w:rsidRPr="00DF50F5" w:rsidRDefault="00412FAB" w:rsidP="00412FAB">
      <w:pPr>
        <w:widowControl/>
      </w:pPr>
      <w:proofErr w:type="spellStart"/>
      <w:r w:rsidRPr="00DF50F5">
        <w:t>TIM_ARRPreloadConfig</w:t>
      </w:r>
      <w:proofErr w:type="spellEnd"/>
      <w:r w:rsidRPr="00DF50F5">
        <w:t>(TIM2, ENABLE); // 开启 ARR 预装载</w:t>
      </w:r>
    </w:p>
    <w:p w14:paraId="380A2AA4" w14:textId="77777777" w:rsidR="00412FAB" w:rsidRPr="00DF50F5" w:rsidRDefault="00412FAB" w:rsidP="00412FAB">
      <w:pPr>
        <w:widowControl/>
      </w:pPr>
      <w:r w:rsidRPr="00DF50F5">
        <w:t>TIM_</w:t>
      </w:r>
      <w:proofErr w:type="gramStart"/>
      <w:r w:rsidRPr="00DF50F5">
        <w:t>Cmd(</w:t>
      </w:r>
      <w:proofErr w:type="gramEnd"/>
      <w:r w:rsidRPr="00DF50F5">
        <w:t>TIM2, ENABLE);</w:t>
      </w:r>
    </w:p>
    <w:p w14:paraId="791299FC" w14:textId="77777777" w:rsidR="00412FAB" w:rsidRPr="00DF50F5" w:rsidRDefault="00412FAB">
      <w:pPr>
        <w:widowControl/>
        <w:numPr>
          <w:ilvl w:val="0"/>
          <w:numId w:val="199"/>
        </w:numPr>
      </w:pPr>
      <w:r w:rsidRPr="00DF50F5">
        <w:t>这样即使之后修改 ARR 值，计数器也不会立即改变周期，PWM 输出平滑过渡。</w:t>
      </w:r>
    </w:p>
    <w:p w14:paraId="59AA5287" w14:textId="77777777" w:rsidR="00412FAB" w:rsidRPr="00DF50F5" w:rsidRDefault="00412FAB" w:rsidP="00412FAB">
      <w:pPr>
        <w:widowControl/>
        <w:rPr>
          <w:b/>
          <w:bCs/>
        </w:rPr>
      </w:pPr>
      <w:r w:rsidRPr="00DF50F5">
        <w:rPr>
          <w:b/>
          <w:bCs/>
        </w:rPr>
        <w:t>2. 不使用预装载（立即生效）</w:t>
      </w:r>
    </w:p>
    <w:p w14:paraId="762CFA27" w14:textId="77777777" w:rsidR="00412FAB" w:rsidRPr="00DF50F5" w:rsidRDefault="00412FAB" w:rsidP="00412FAB">
      <w:pPr>
        <w:widowControl/>
      </w:pPr>
      <w:proofErr w:type="spellStart"/>
      <w:r w:rsidRPr="00DF50F5">
        <w:t>TIM_</w:t>
      </w:r>
      <w:proofErr w:type="gramStart"/>
      <w:r w:rsidRPr="00DF50F5">
        <w:t>ARRPreloadConfig</w:t>
      </w:r>
      <w:proofErr w:type="spellEnd"/>
      <w:r w:rsidRPr="00DF50F5">
        <w:t>(</w:t>
      </w:r>
      <w:proofErr w:type="gramEnd"/>
      <w:r w:rsidRPr="00DF50F5">
        <w:t>TIM2, DISABLE);</w:t>
      </w:r>
    </w:p>
    <w:p w14:paraId="3685A6B3" w14:textId="77777777" w:rsidR="00412FAB" w:rsidRPr="00DF50F5" w:rsidRDefault="00412FAB" w:rsidP="00412FAB">
      <w:pPr>
        <w:widowControl/>
      </w:pPr>
      <w:proofErr w:type="spellStart"/>
      <w:r w:rsidRPr="00DF50F5">
        <w:t>TIM_SetAutoreload</w:t>
      </w:r>
      <w:proofErr w:type="spellEnd"/>
      <w:r w:rsidRPr="00DF50F5">
        <w:t>(TIM2, 999); // 写入立即生效</w:t>
      </w:r>
    </w:p>
    <w:p w14:paraId="4058F6AC" w14:textId="77777777" w:rsidR="00412FAB" w:rsidRPr="00DF50F5" w:rsidRDefault="00412FAB">
      <w:pPr>
        <w:widowControl/>
        <w:numPr>
          <w:ilvl w:val="0"/>
          <w:numId w:val="200"/>
        </w:numPr>
      </w:pPr>
      <w:r w:rsidRPr="00DF50F5">
        <w:t>修改 ARR 后，计数器周期立即改变，可能会造成波形突变。</w:t>
      </w:r>
    </w:p>
    <w:p w14:paraId="2FFBEF90" w14:textId="77777777" w:rsidR="00412FAB" w:rsidRPr="00DF50F5" w:rsidRDefault="00000000" w:rsidP="00412FAB">
      <w:pPr>
        <w:widowControl/>
      </w:pPr>
      <w:r>
        <w:pict w14:anchorId="4BA11F02">
          <v:rect id="_x0000_i1361" style="width:0;height:1.5pt" o:hralign="center" o:hrstd="t" o:hr="t" fillcolor="#a0a0a0" stroked="f"/>
        </w:pict>
      </w:r>
    </w:p>
    <w:p w14:paraId="6F22414C" w14:textId="77777777" w:rsidR="00412FAB" w:rsidRPr="00DF50F5" w:rsidRDefault="00412FAB" w:rsidP="00412FAB">
      <w:pPr>
        <w:pStyle w:val="3"/>
      </w:pPr>
      <w:r w:rsidRPr="00DF50F5">
        <w:rPr>
          <w:rFonts w:ascii="Segoe UI Emoji" w:hAnsi="Segoe UI Emoji" w:cs="Segoe UI Emoji"/>
        </w:rPr>
        <w:t>🚩</w:t>
      </w:r>
      <w:r w:rsidRPr="00DF50F5">
        <w:t>注意事项</w:t>
      </w:r>
    </w:p>
    <w:p w14:paraId="10300696" w14:textId="77777777" w:rsidR="00412FAB" w:rsidRPr="00DF50F5" w:rsidRDefault="00412FAB">
      <w:pPr>
        <w:widowControl/>
        <w:numPr>
          <w:ilvl w:val="0"/>
          <w:numId w:val="201"/>
        </w:numPr>
      </w:pPr>
      <w:r w:rsidRPr="00DF50F5">
        <w:rPr>
          <w:b/>
          <w:bCs/>
        </w:rPr>
        <w:t>PWM 应用</w:t>
      </w:r>
      <w:r w:rsidRPr="00DF50F5">
        <w:t>：建议开启 ARPE（预装载），避免输出波形突然跳变。</w:t>
      </w:r>
    </w:p>
    <w:p w14:paraId="1D795347" w14:textId="77777777" w:rsidR="00412FAB" w:rsidRPr="00DF50F5" w:rsidRDefault="00412FAB">
      <w:pPr>
        <w:widowControl/>
        <w:numPr>
          <w:ilvl w:val="0"/>
          <w:numId w:val="201"/>
        </w:numPr>
      </w:pPr>
      <w:r w:rsidRPr="00DF50F5">
        <w:rPr>
          <w:b/>
          <w:bCs/>
        </w:rPr>
        <w:t>定时器简单定时</w:t>
      </w:r>
      <w:r w:rsidRPr="00DF50F5">
        <w:t>：如果不需要动态修改周期，可以关闭 ARPE，写入 ARR 后立即生效即可。</w:t>
      </w:r>
    </w:p>
    <w:p w14:paraId="527C99C4" w14:textId="77777777" w:rsidR="00412FAB" w:rsidRDefault="00412FAB">
      <w:pPr>
        <w:widowControl/>
        <w:numPr>
          <w:ilvl w:val="0"/>
          <w:numId w:val="201"/>
        </w:numPr>
      </w:pPr>
      <w:r w:rsidRPr="00DF50F5">
        <w:lastRenderedPageBreak/>
        <w:t>预装载</w:t>
      </w:r>
      <w:r w:rsidRPr="00DF50F5">
        <w:rPr>
          <w:color w:val="EE0000"/>
        </w:rPr>
        <w:t xml:space="preserve">只影响 </w:t>
      </w:r>
      <w:r w:rsidRPr="00DF50F5">
        <w:rPr>
          <w:b/>
          <w:bCs/>
          <w:color w:val="EE0000"/>
        </w:rPr>
        <w:t>ARR 寄存器</w:t>
      </w:r>
      <w:r w:rsidRPr="00DF50F5">
        <w:t>，</w:t>
      </w:r>
      <w:r w:rsidRPr="00DF50F5">
        <w:rPr>
          <w:color w:val="EE0000"/>
        </w:rPr>
        <w:t xml:space="preserve">不会改变 </w:t>
      </w:r>
      <w:r w:rsidRPr="00DF50F5">
        <w:rPr>
          <w:b/>
          <w:bCs/>
          <w:color w:val="EE0000"/>
        </w:rPr>
        <w:t>CNT 的当前值</w:t>
      </w:r>
      <w:r w:rsidRPr="00DF50F5">
        <w:t>，只</w:t>
      </w:r>
      <w:proofErr w:type="gramStart"/>
      <w:r w:rsidRPr="00DF50F5">
        <w:t xml:space="preserve">在 </w:t>
      </w:r>
      <w:r w:rsidRPr="00DF50F5">
        <w:rPr>
          <w:b/>
          <w:bCs/>
          <w:color w:val="EE0000"/>
        </w:rPr>
        <w:t>下</w:t>
      </w:r>
      <w:proofErr w:type="gramEnd"/>
      <w:r w:rsidRPr="00DF50F5">
        <w:rPr>
          <w:b/>
          <w:bCs/>
          <w:color w:val="EE0000"/>
        </w:rPr>
        <w:t>一次更新</w:t>
      </w:r>
      <w:proofErr w:type="gramStart"/>
      <w:r w:rsidRPr="00DF50F5">
        <w:rPr>
          <w:b/>
          <w:bCs/>
          <w:color w:val="EE0000"/>
        </w:rPr>
        <w:t>事件</w:t>
      </w:r>
      <w:r w:rsidRPr="00DF50F5">
        <w:t xml:space="preserve"> 后生</w:t>
      </w:r>
      <w:proofErr w:type="gramEnd"/>
      <w:r w:rsidRPr="00DF50F5">
        <w:t>效。</w:t>
      </w:r>
    </w:p>
    <w:p w14:paraId="1123DF47" w14:textId="77777777" w:rsidR="00412FAB" w:rsidRDefault="00412FAB" w:rsidP="00412FAB">
      <w:pPr>
        <w:pStyle w:val="2"/>
      </w:pPr>
      <w:proofErr w:type="spellStart"/>
      <w:r w:rsidRPr="00644CDC">
        <w:t>TIM_SetCounter</w:t>
      </w:r>
      <w:proofErr w:type="spellEnd"/>
      <w:r>
        <w:rPr>
          <w:rFonts w:hint="eastAsia"/>
        </w:rPr>
        <w:t>()</w:t>
      </w:r>
      <w:r>
        <w:br/>
      </w:r>
      <w:r w:rsidRPr="009454E2">
        <w:rPr>
          <w:b/>
          <w:bCs/>
        </w:rPr>
        <w:t>直接设置定时器计数器 CNT 寄存器的值</w:t>
      </w:r>
    </w:p>
    <w:p w14:paraId="28396FED" w14:textId="77777777" w:rsidR="00412FAB" w:rsidRPr="009454E2" w:rsidRDefault="00412FAB" w:rsidP="00412FAB">
      <w:pPr>
        <w:widowControl/>
      </w:pPr>
      <w:r w:rsidRPr="009454E2">
        <w:t>你问到的这个函数：</w:t>
      </w:r>
    </w:p>
    <w:p w14:paraId="3E87955D" w14:textId="77777777" w:rsidR="00412FAB" w:rsidRPr="009454E2" w:rsidRDefault="00412FAB" w:rsidP="00412FAB">
      <w:pPr>
        <w:widowControl/>
      </w:pPr>
      <w:r w:rsidRPr="009454E2">
        <w:t xml:space="preserve">void </w:t>
      </w:r>
      <w:proofErr w:type="spellStart"/>
      <w:r w:rsidRPr="009454E2">
        <w:t>TIM_</w:t>
      </w:r>
      <w:proofErr w:type="gramStart"/>
      <w:r w:rsidRPr="009454E2">
        <w:t>SetCounter</w:t>
      </w:r>
      <w:proofErr w:type="spellEnd"/>
      <w:r w:rsidRPr="009454E2">
        <w:t>(</w:t>
      </w:r>
      <w:proofErr w:type="spellStart"/>
      <w:proofErr w:type="gramEnd"/>
      <w:r w:rsidRPr="009454E2">
        <w:t>TIM_TypeDef</w:t>
      </w:r>
      <w:proofErr w:type="spellEnd"/>
      <w:r w:rsidRPr="009454E2">
        <w:t xml:space="preserve">* </w:t>
      </w:r>
      <w:proofErr w:type="spellStart"/>
      <w:r w:rsidRPr="009454E2">
        <w:t>TIMx</w:t>
      </w:r>
      <w:proofErr w:type="spellEnd"/>
      <w:r w:rsidRPr="009454E2">
        <w:t>, uint16_t Counter);</w:t>
      </w:r>
    </w:p>
    <w:p w14:paraId="7279E873" w14:textId="77777777" w:rsidR="00412FAB" w:rsidRPr="009454E2" w:rsidRDefault="00412FAB" w:rsidP="00412FAB">
      <w:pPr>
        <w:widowControl/>
      </w:pPr>
      <w:r w:rsidRPr="009454E2">
        <w:t xml:space="preserve">是 </w:t>
      </w:r>
      <w:r w:rsidRPr="009454E2">
        <w:rPr>
          <w:b/>
          <w:bCs/>
        </w:rPr>
        <w:t>STM32 标准外设库（</w:t>
      </w:r>
      <w:proofErr w:type="spellStart"/>
      <w:r w:rsidRPr="009454E2">
        <w:rPr>
          <w:b/>
          <w:bCs/>
        </w:rPr>
        <w:t>StdPeriph</w:t>
      </w:r>
      <w:proofErr w:type="spellEnd"/>
      <w:r w:rsidRPr="009454E2">
        <w:rPr>
          <w:b/>
          <w:bCs/>
        </w:rPr>
        <w:t xml:space="preserve"> Library）</w:t>
      </w:r>
      <w:r w:rsidRPr="009454E2">
        <w:t xml:space="preserve"> 中用来 </w:t>
      </w:r>
      <w:r w:rsidRPr="009454E2">
        <w:rPr>
          <w:b/>
          <w:bCs/>
        </w:rPr>
        <w:t>直接设置定时器计数器 CNT 寄存器的值</w:t>
      </w:r>
      <w:r w:rsidRPr="009454E2">
        <w:t xml:space="preserve"> 的函数。</w:t>
      </w:r>
    </w:p>
    <w:p w14:paraId="49D7718C" w14:textId="77777777" w:rsidR="00412FAB" w:rsidRPr="009454E2" w:rsidRDefault="00000000" w:rsidP="00412FAB">
      <w:pPr>
        <w:widowControl/>
      </w:pPr>
      <w:r>
        <w:pict w14:anchorId="7F2F60DF">
          <v:rect id="_x0000_i1362" style="width:0;height:1.5pt" o:hralign="center" o:hrstd="t" o:hr="t" fillcolor="#a0a0a0" stroked="f"/>
        </w:pict>
      </w:r>
    </w:p>
    <w:p w14:paraId="692BE5BE" w14:textId="77777777" w:rsidR="00412FAB" w:rsidRPr="009454E2" w:rsidRDefault="00412FAB" w:rsidP="00412FAB">
      <w:pPr>
        <w:pStyle w:val="3"/>
      </w:pPr>
      <w:r w:rsidRPr="009454E2">
        <w:rPr>
          <w:rFonts w:ascii="Segoe UI Emoji" w:hAnsi="Segoe UI Emoji" w:cs="Segoe UI Emoji"/>
        </w:rPr>
        <w:t>📘</w:t>
      </w:r>
      <w:r w:rsidRPr="009454E2">
        <w:t xml:space="preserve"> 功能说明</w:t>
      </w:r>
    </w:p>
    <w:p w14:paraId="54199AB7" w14:textId="77777777" w:rsidR="00412FAB" w:rsidRPr="009454E2" w:rsidRDefault="00412FAB">
      <w:pPr>
        <w:widowControl/>
        <w:numPr>
          <w:ilvl w:val="0"/>
          <w:numId w:val="202"/>
        </w:numPr>
      </w:pPr>
      <w:r w:rsidRPr="009454E2">
        <w:rPr>
          <w:b/>
          <w:bCs/>
        </w:rPr>
        <w:t>CNT 寄存器</w:t>
      </w:r>
      <w:r w:rsidRPr="009454E2">
        <w:t>存储当前定时器的计数值。</w:t>
      </w:r>
    </w:p>
    <w:p w14:paraId="75513F82" w14:textId="77777777" w:rsidR="00412FAB" w:rsidRPr="009454E2" w:rsidRDefault="00412FAB">
      <w:pPr>
        <w:widowControl/>
        <w:numPr>
          <w:ilvl w:val="0"/>
          <w:numId w:val="202"/>
        </w:numPr>
      </w:pPr>
      <w:r w:rsidRPr="009454E2">
        <w:t xml:space="preserve">调用 </w:t>
      </w:r>
      <w:proofErr w:type="spellStart"/>
      <w:r w:rsidRPr="009454E2">
        <w:t>TIM_SetCounter</w:t>
      </w:r>
      <w:proofErr w:type="spellEnd"/>
      <w:r w:rsidRPr="009454E2">
        <w:t xml:space="preserve">() 可以 </w:t>
      </w:r>
      <w:r w:rsidRPr="009454E2">
        <w:rPr>
          <w:b/>
          <w:bCs/>
        </w:rPr>
        <w:t>立即修改计数器的值</w:t>
      </w:r>
      <w:r w:rsidRPr="009454E2">
        <w:t>，让定时器从指定数值开始计数。</w:t>
      </w:r>
    </w:p>
    <w:p w14:paraId="48FE670C" w14:textId="77777777" w:rsidR="00412FAB" w:rsidRPr="009454E2" w:rsidRDefault="00412FAB">
      <w:pPr>
        <w:widowControl/>
        <w:numPr>
          <w:ilvl w:val="0"/>
          <w:numId w:val="202"/>
        </w:numPr>
      </w:pPr>
      <w:r w:rsidRPr="009454E2">
        <w:t>常用于：</w:t>
      </w:r>
    </w:p>
    <w:p w14:paraId="62C404E9" w14:textId="77777777" w:rsidR="00412FAB" w:rsidRPr="009454E2" w:rsidRDefault="00412FAB">
      <w:pPr>
        <w:widowControl/>
        <w:numPr>
          <w:ilvl w:val="1"/>
          <w:numId w:val="202"/>
        </w:numPr>
      </w:pPr>
      <w:r w:rsidRPr="009454E2">
        <w:t>定时器初始化：设置计数起始点。</w:t>
      </w:r>
    </w:p>
    <w:p w14:paraId="14FD3869" w14:textId="77777777" w:rsidR="00412FAB" w:rsidRPr="009454E2" w:rsidRDefault="00412FAB">
      <w:pPr>
        <w:widowControl/>
        <w:numPr>
          <w:ilvl w:val="1"/>
          <w:numId w:val="202"/>
        </w:numPr>
      </w:pPr>
      <w:r w:rsidRPr="009454E2">
        <w:t>软件重载计数器：实现延时或特定计数逻辑。</w:t>
      </w:r>
    </w:p>
    <w:p w14:paraId="5169DED9" w14:textId="77777777" w:rsidR="00412FAB" w:rsidRPr="009454E2" w:rsidRDefault="00412FAB">
      <w:pPr>
        <w:widowControl/>
        <w:numPr>
          <w:ilvl w:val="1"/>
          <w:numId w:val="202"/>
        </w:numPr>
      </w:pPr>
      <w:r w:rsidRPr="009454E2">
        <w:t>编码器模式：在计数器中间位置复位计数。</w:t>
      </w:r>
    </w:p>
    <w:p w14:paraId="65970857" w14:textId="77777777" w:rsidR="00412FAB" w:rsidRPr="009454E2" w:rsidRDefault="00000000" w:rsidP="00412FAB">
      <w:pPr>
        <w:widowControl/>
      </w:pPr>
      <w:r>
        <w:pict w14:anchorId="57A44059">
          <v:rect id="_x0000_i1363" style="width:0;height:1.5pt" o:hralign="center" o:hrstd="t" o:hr="t" fillcolor="#a0a0a0" stroked="f"/>
        </w:pict>
      </w:r>
    </w:p>
    <w:p w14:paraId="6E27E5D1" w14:textId="77777777" w:rsidR="00412FAB" w:rsidRPr="009454E2" w:rsidRDefault="00412FAB" w:rsidP="00412FAB">
      <w:pPr>
        <w:pStyle w:val="3"/>
      </w:pPr>
      <w:r w:rsidRPr="009454E2">
        <w:rPr>
          <w:rFonts w:ascii="Segoe UI Emoji" w:hAnsi="Segoe UI Emoji" w:cs="Segoe UI Emoji"/>
        </w:rPr>
        <w:t>📖</w:t>
      </w:r>
      <w:r w:rsidRPr="009454E2">
        <w:t xml:space="preserve"> 参数说明</w:t>
      </w:r>
    </w:p>
    <w:p w14:paraId="0BA87891" w14:textId="77777777" w:rsidR="00412FAB" w:rsidRPr="009454E2" w:rsidRDefault="00412FAB">
      <w:pPr>
        <w:widowControl/>
        <w:numPr>
          <w:ilvl w:val="0"/>
          <w:numId w:val="203"/>
        </w:numPr>
      </w:pPr>
      <w:proofErr w:type="spellStart"/>
      <w:r w:rsidRPr="009454E2">
        <w:rPr>
          <w:b/>
          <w:bCs/>
        </w:rPr>
        <w:t>TIMx</w:t>
      </w:r>
      <w:proofErr w:type="spellEnd"/>
    </w:p>
    <w:p w14:paraId="59260D0B" w14:textId="77777777" w:rsidR="00412FAB" w:rsidRPr="009454E2" w:rsidRDefault="00412FAB">
      <w:pPr>
        <w:widowControl/>
        <w:numPr>
          <w:ilvl w:val="1"/>
          <w:numId w:val="203"/>
        </w:numPr>
      </w:pPr>
      <w:r w:rsidRPr="009454E2">
        <w:t>要操作的定时器实例，如 TIM1、TIM2、TIM3 等。</w:t>
      </w:r>
    </w:p>
    <w:p w14:paraId="23CF4BF2" w14:textId="77777777" w:rsidR="00412FAB" w:rsidRPr="009454E2" w:rsidRDefault="00412FAB">
      <w:pPr>
        <w:widowControl/>
        <w:numPr>
          <w:ilvl w:val="0"/>
          <w:numId w:val="203"/>
        </w:numPr>
      </w:pPr>
      <w:r w:rsidRPr="009454E2">
        <w:rPr>
          <w:b/>
          <w:bCs/>
        </w:rPr>
        <w:t>Counter</w:t>
      </w:r>
    </w:p>
    <w:p w14:paraId="62A13A6F" w14:textId="77777777" w:rsidR="00412FAB" w:rsidRPr="009454E2" w:rsidRDefault="00412FAB">
      <w:pPr>
        <w:widowControl/>
        <w:numPr>
          <w:ilvl w:val="1"/>
          <w:numId w:val="203"/>
        </w:numPr>
      </w:pPr>
      <w:r w:rsidRPr="009454E2">
        <w:t>要写入的计数器值（16 位定时器取值 0</w:t>
      </w:r>
      <w:del w:id="0" w:author="Unknown">
        <w:r w:rsidRPr="009454E2">
          <w:delText>65535，32 位定时器取值 0</w:delText>
        </w:r>
      </w:del>
      <w:r w:rsidRPr="009454E2">
        <w:t>0xFFFFFFFF）。</w:t>
      </w:r>
    </w:p>
    <w:p w14:paraId="5E4BA504" w14:textId="77777777" w:rsidR="00412FAB" w:rsidRPr="009454E2" w:rsidRDefault="00412FAB">
      <w:pPr>
        <w:widowControl/>
        <w:numPr>
          <w:ilvl w:val="1"/>
          <w:numId w:val="203"/>
        </w:numPr>
      </w:pPr>
      <w:r w:rsidRPr="009454E2">
        <w:t>CNT 写入后，定时器立即从该值开始计数。</w:t>
      </w:r>
    </w:p>
    <w:p w14:paraId="17066B7D" w14:textId="77777777" w:rsidR="00412FAB" w:rsidRPr="009454E2" w:rsidRDefault="00000000" w:rsidP="00412FAB">
      <w:pPr>
        <w:widowControl/>
      </w:pPr>
      <w:r>
        <w:pict w14:anchorId="5345818E">
          <v:rect id="_x0000_i1364" style="width:0;height:1.5pt" o:hralign="center" o:hrstd="t" o:hr="t" fillcolor="#a0a0a0" stroked="f"/>
        </w:pict>
      </w:r>
    </w:p>
    <w:p w14:paraId="6C565680" w14:textId="77777777" w:rsidR="00412FAB" w:rsidRPr="009454E2" w:rsidRDefault="00412FAB" w:rsidP="00412FAB">
      <w:pPr>
        <w:pStyle w:val="3"/>
      </w:pPr>
      <w:r w:rsidRPr="009454E2">
        <w:rPr>
          <w:rFonts w:ascii="Segoe UI Emoji" w:hAnsi="Segoe UI Emoji" w:cs="Segoe UI Emoji"/>
        </w:rPr>
        <w:lastRenderedPageBreak/>
        <w:t>⚙️</w:t>
      </w:r>
      <w:r w:rsidRPr="009454E2">
        <w:t xml:space="preserve"> 底层原理</w:t>
      </w:r>
    </w:p>
    <w:p w14:paraId="47416044" w14:textId="77777777" w:rsidR="00412FAB" w:rsidRPr="009454E2" w:rsidRDefault="00412FAB">
      <w:pPr>
        <w:widowControl/>
        <w:numPr>
          <w:ilvl w:val="0"/>
          <w:numId w:val="204"/>
        </w:numPr>
      </w:pPr>
      <w:r w:rsidRPr="009454E2">
        <w:t xml:space="preserve">函数直接操作 </w:t>
      </w:r>
      <w:proofErr w:type="spellStart"/>
      <w:r w:rsidRPr="009454E2">
        <w:rPr>
          <w:b/>
          <w:bCs/>
        </w:rPr>
        <w:t>TIMx</w:t>
      </w:r>
      <w:proofErr w:type="spellEnd"/>
      <w:r w:rsidRPr="009454E2">
        <w:rPr>
          <w:b/>
          <w:bCs/>
        </w:rPr>
        <w:t>-&gt;CNT 寄存器</w:t>
      </w:r>
      <w:r w:rsidRPr="009454E2">
        <w:t>：</w:t>
      </w:r>
    </w:p>
    <w:p w14:paraId="3216DC9B" w14:textId="77777777" w:rsidR="00412FAB" w:rsidRPr="009454E2" w:rsidRDefault="00412FAB" w:rsidP="00412FAB">
      <w:pPr>
        <w:widowControl/>
      </w:pPr>
      <w:proofErr w:type="spellStart"/>
      <w:r w:rsidRPr="009454E2">
        <w:t>TIMx</w:t>
      </w:r>
      <w:proofErr w:type="spellEnd"/>
      <w:r w:rsidRPr="009454E2">
        <w:t>-&gt;CNT = Counter;  // 设置计数器当前值</w:t>
      </w:r>
    </w:p>
    <w:p w14:paraId="321A0039" w14:textId="77777777" w:rsidR="00412FAB" w:rsidRPr="009454E2" w:rsidRDefault="00412FAB">
      <w:pPr>
        <w:widowControl/>
        <w:numPr>
          <w:ilvl w:val="0"/>
          <w:numId w:val="205"/>
        </w:numPr>
      </w:pPr>
      <w:r w:rsidRPr="009454E2">
        <w:t>不依赖更新事件，也不受 ARR 预装载控制，立即生效。</w:t>
      </w:r>
    </w:p>
    <w:p w14:paraId="2A876359" w14:textId="77777777" w:rsidR="00412FAB" w:rsidRPr="009454E2" w:rsidRDefault="00000000" w:rsidP="00412FAB">
      <w:pPr>
        <w:widowControl/>
      </w:pPr>
      <w:r>
        <w:pict w14:anchorId="2C87FBA7">
          <v:rect id="_x0000_i1365" style="width:0;height:1.5pt" o:hralign="center" o:hrstd="t" o:hr="t" fillcolor="#a0a0a0" stroked="f"/>
        </w:pict>
      </w:r>
    </w:p>
    <w:p w14:paraId="26FB229A" w14:textId="77777777" w:rsidR="00412FAB" w:rsidRPr="009454E2" w:rsidRDefault="00412FAB" w:rsidP="00412FAB">
      <w:pPr>
        <w:pStyle w:val="3"/>
      </w:pPr>
      <w:r w:rsidRPr="009454E2">
        <w:rPr>
          <w:rFonts w:ascii="Segoe UI Emoji" w:hAnsi="Segoe UI Emoji" w:cs="Segoe UI Emoji"/>
        </w:rPr>
        <w:t>✅</w:t>
      </w:r>
      <w:r w:rsidRPr="009454E2">
        <w:t xml:space="preserve"> 使用示例</w:t>
      </w:r>
    </w:p>
    <w:p w14:paraId="0B6B3C8C" w14:textId="77777777" w:rsidR="00412FAB" w:rsidRPr="009454E2" w:rsidRDefault="00412FAB" w:rsidP="00412FAB">
      <w:pPr>
        <w:widowControl/>
        <w:rPr>
          <w:b/>
          <w:bCs/>
        </w:rPr>
      </w:pPr>
      <w:r w:rsidRPr="009454E2">
        <w:rPr>
          <w:b/>
          <w:bCs/>
        </w:rPr>
        <w:t>1. 初始化计数器为 0</w:t>
      </w:r>
    </w:p>
    <w:p w14:paraId="2BFE8F18" w14:textId="77777777" w:rsidR="00412FAB" w:rsidRPr="009454E2" w:rsidRDefault="00412FAB" w:rsidP="00412FAB">
      <w:pPr>
        <w:widowControl/>
      </w:pPr>
      <w:proofErr w:type="spellStart"/>
      <w:r w:rsidRPr="009454E2">
        <w:t>TIM_</w:t>
      </w:r>
      <w:proofErr w:type="gramStart"/>
      <w:r w:rsidRPr="009454E2">
        <w:t>SetCounter</w:t>
      </w:r>
      <w:proofErr w:type="spellEnd"/>
      <w:r w:rsidRPr="009454E2">
        <w:t>(</w:t>
      </w:r>
      <w:proofErr w:type="gramEnd"/>
      <w:r w:rsidRPr="009454E2">
        <w:t>TIM2, 0);</w:t>
      </w:r>
    </w:p>
    <w:p w14:paraId="5FC44317" w14:textId="77777777" w:rsidR="00412FAB" w:rsidRPr="009454E2" w:rsidRDefault="00412FAB" w:rsidP="00412FAB">
      <w:pPr>
        <w:widowControl/>
      </w:pPr>
      <w:r w:rsidRPr="009454E2">
        <w:t>TIM_</w:t>
      </w:r>
      <w:proofErr w:type="gramStart"/>
      <w:r w:rsidRPr="009454E2">
        <w:t>Cmd(</w:t>
      </w:r>
      <w:proofErr w:type="gramEnd"/>
      <w:r w:rsidRPr="009454E2">
        <w:t>TIM2, ENABLE);</w:t>
      </w:r>
    </w:p>
    <w:p w14:paraId="074EAC1D" w14:textId="77777777" w:rsidR="00412FAB" w:rsidRPr="009454E2" w:rsidRDefault="00412FAB" w:rsidP="00412FAB">
      <w:pPr>
        <w:widowControl/>
        <w:rPr>
          <w:b/>
          <w:bCs/>
        </w:rPr>
      </w:pPr>
      <w:r w:rsidRPr="009454E2">
        <w:rPr>
          <w:b/>
          <w:bCs/>
        </w:rPr>
        <w:t>2. 初始化计数器为中间值（比如用于 PWM 对称调节）</w:t>
      </w:r>
    </w:p>
    <w:p w14:paraId="702D9772" w14:textId="77777777" w:rsidR="00412FAB" w:rsidRPr="009454E2" w:rsidRDefault="00412FAB" w:rsidP="00412FAB">
      <w:pPr>
        <w:widowControl/>
      </w:pPr>
      <w:proofErr w:type="spellStart"/>
      <w:r w:rsidRPr="009454E2">
        <w:t>TIM_</w:t>
      </w:r>
      <w:proofErr w:type="gramStart"/>
      <w:r w:rsidRPr="009454E2">
        <w:t>SetCounter</w:t>
      </w:r>
      <w:proofErr w:type="spellEnd"/>
      <w:r w:rsidRPr="009454E2">
        <w:t>(</w:t>
      </w:r>
      <w:proofErr w:type="gramEnd"/>
      <w:r w:rsidRPr="009454E2">
        <w:t>TIM2, 500); // CNT = 500</w:t>
      </w:r>
    </w:p>
    <w:p w14:paraId="2017D21F" w14:textId="77777777" w:rsidR="00412FAB" w:rsidRPr="009454E2" w:rsidRDefault="00412FAB" w:rsidP="00412FAB">
      <w:pPr>
        <w:widowControl/>
      </w:pPr>
      <w:r w:rsidRPr="009454E2">
        <w:t>TIM_</w:t>
      </w:r>
      <w:proofErr w:type="gramStart"/>
      <w:r w:rsidRPr="009454E2">
        <w:t>Cmd(</w:t>
      </w:r>
      <w:proofErr w:type="gramEnd"/>
      <w:r w:rsidRPr="009454E2">
        <w:t>TIM2, ENABLE);</w:t>
      </w:r>
    </w:p>
    <w:p w14:paraId="4CE4C3B5" w14:textId="77777777" w:rsidR="00412FAB" w:rsidRPr="009454E2" w:rsidRDefault="00412FAB" w:rsidP="00412FAB">
      <w:pPr>
        <w:widowControl/>
        <w:rPr>
          <w:b/>
          <w:bCs/>
        </w:rPr>
      </w:pPr>
      <w:r w:rsidRPr="009454E2">
        <w:rPr>
          <w:b/>
          <w:bCs/>
        </w:rPr>
        <w:t>3. 编码器模式复位计数</w:t>
      </w:r>
    </w:p>
    <w:p w14:paraId="7F34C56D" w14:textId="77777777" w:rsidR="00412FAB" w:rsidRPr="009454E2" w:rsidRDefault="00412FAB" w:rsidP="00412FAB">
      <w:pPr>
        <w:widowControl/>
      </w:pPr>
      <w:proofErr w:type="spellStart"/>
      <w:r w:rsidRPr="009454E2">
        <w:t>TIM_SetCounter</w:t>
      </w:r>
      <w:proofErr w:type="spellEnd"/>
      <w:r w:rsidRPr="009454E2">
        <w:t>(TIM3, 32768); // 16 位编码器中间点</w:t>
      </w:r>
    </w:p>
    <w:p w14:paraId="2686DC29" w14:textId="77777777" w:rsidR="00412FAB" w:rsidRPr="009454E2" w:rsidRDefault="00000000" w:rsidP="00412FAB">
      <w:pPr>
        <w:widowControl/>
      </w:pPr>
      <w:r>
        <w:pict w14:anchorId="77CE120D">
          <v:rect id="_x0000_i1366" style="width:0;height:1.5pt" o:hralign="center" o:hrstd="t" o:hr="t" fillcolor="#a0a0a0" stroked="f"/>
        </w:pict>
      </w:r>
    </w:p>
    <w:p w14:paraId="1EB8EA96" w14:textId="77777777" w:rsidR="00412FAB" w:rsidRPr="009454E2" w:rsidRDefault="00412FAB" w:rsidP="00412FAB">
      <w:pPr>
        <w:pStyle w:val="3"/>
      </w:pPr>
      <w:r w:rsidRPr="009454E2">
        <w:rPr>
          <w:rFonts w:ascii="Segoe UI Emoji" w:hAnsi="Segoe UI Emoji" w:cs="Segoe UI Emoji"/>
        </w:rPr>
        <w:t>🚩</w:t>
      </w:r>
      <w:r w:rsidRPr="009454E2">
        <w:t>注意事项</w:t>
      </w:r>
    </w:p>
    <w:p w14:paraId="370C403A" w14:textId="77777777" w:rsidR="00412FAB" w:rsidRPr="009454E2" w:rsidRDefault="00412FAB">
      <w:pPr>
        <w:widowControl/>
        <w:numPr>
          <w:ilvl w:val="0"/>
          <w:numId w:val="206"/>
        </w:numPr>
      </w:pPr>
      <w:r w:rsidRPr="009454E2">
        <w:t xml:space="preserve">CNT 写入 </w:t>
      </w:r>
      <w:r w:rsidRPr="009454E2">
        <w:rPr>
          <w:b/>
          <w:bCs/>
        </w:rPr>
        <w:t>立即生效</w:t>
      </w:r>
      <w:r w:rsidRPr="009454E2">
        <w:t>，不会等到下一个更新事件。</w:t>
      </w:r>
    </w:p>
    <w:p w14:paraId="6C08D2B3" w14:textId="77777777" w:rsidR="00412FAB" w:rsidRPr="009454E2" w:rsidRDefault="00412FAB">
      <w:pPr>
        <w:widowControl/>
        <w:numPr>
          <w:ilvl w:val="0"/>
          <w:numId w:val="206"/>
        </w:numPr>
      </w:pPr>
      <w:r w:rsidRPr="009454E2">
        <w:t>如果定时器正在运行，修改 CNT 值可能会改变定时器溢出时间，影响精度。</w:t>
      </w:r>
    </w:p>
    <w:p w14:paraId="298810DE" w14:textId="77777777" w:rsidR="00412FAB" w:rsidRDefault="00412FAB">
      <w:pPr>
        <w:widowControl/>
        <w:numPr>
          <w:ilvl w:val="0"/>
          <w:numId w:val="206"/>
        </w:numPr>
      </w:pPr>
      <w:r w:rsidRPr="009454E2">
        <w:t xml:space="preserve">在 </w:t>
      </w:r>
      <w:r w:rsidRPr="009454E2">
        <w:rPr>
          <w:b/>
          <w:bCs/>
        </w:rPr>
        <w:t>中心对称模式</w:t>
      </w:r>
      <w:r w:rsidRPr="009454E2">
        <w:t>下，CNT 的写入可能影响当前计数方向，需谨慎。</w:t>
      </w:r>
    </w:p>
    <w:p w14:paraId="63FBE798" w14:textId="77777777" w:rsidR="00412FAB" w:rsidRDefault="00412FAB" w:rsidP="00412FAB">
      <w:pPr>
        <w:pStyle w:val="2"/>
      </w:pPr>
      <w:proofErr w:type="spellStart"/>
      <w:r w:rsidRPr="00A9646F">
        <w:t>TIM_SetAutoreload</w:t>
      </w:r>
      <w:proofErr w:type="spellEnd"/>
      <w:r>
        <w:rPr>
          <w:rFonts w:hint="eastAsia"/>
        </w:rPr>
        <w:t>()</w:t>
      </w:r>
      <w:r>
        <w:br/>
      </w:r>
      <w:r w:rsidRPr="009D476B">
        <w:rPr>
          <w:b/>
          <w:bCs/>
        </w:rPr>
        <w:t>设置定时器自动重装载寄存器（ARR）值</w:t>
      </w:r>
    </w:p>
    <w:p w14:paraId="51F08EFB" w14:textId="77777777" w:rsidR="00412FAB" w:rsidRPr="009D476B" w:rsidRDefault="00412FAB" w:rsidP="00412FAB">
      <w:pPr>
        <w:widowControl/>
      </w:pPr>
      <w:r w:rsidRPr="009D476B">
        <w:t>你问到的这个函数：</w:t>
      </w:r>
    </w:p>
    <w:p w14:paraId="14AA0815" w14:textId="77777777" w:rsidR="00412FAB" w:rsidRPr="009D476B" w:rsidRDefault="00412FAB" w:rsidP="00412FAB">
      <w:pPr>
        <w:widowControl/>
      </w:pPr>
      <w:r w:rsidRPr="009D476B">
        <w:t xml:space="preserve">void </w:t>
      </w:r>
      <w:proofErr w:type="spellStart"/>
      <w:r w:rsidRPr="009D476B">
        <w:t>TIM_</w:t>
      </w:r>
      <w:proofErr w:type="gramStart"/>
      <w:r w:rsidRPr="009D476B">
        <w:t>SetAutoreload</w:t>
      </w:r>
      <w:proofErr w:type="spellEnd"/>
      <w:r w:rsidRPr="009D476B">
        <w:t>(</w:t>
      </w:r>
      <w:proofErr w:type="spellStart"/>
      <w:proofErr w:type="gramEnd"/>
      <w:r w:rsidRPr="009D476B">
        <w:t>TIM_TypeDef</w:t>
      </w:r>
      <w:proofErr w:type="spellEnd"/>
      <w:r w:rsidRPr="009D476B">
        <w:t xml:space="preserve">* </w:t>
      </w:r>
      <w:proofErr w:type="spellStart"/>
      <w:r w:rsidRPr="009D476B">
        <w:t>TIMx</w:t>
      </w:r>
      <w:proofErr w:type="spellEnd"/>
      <w:r w:rsidRPr="009D476B">
        <w:t xml:space="preserve">, uint16_t </w:t>
      </w:r>
      <w:proofErr w:type="spellStart"/>
      <w:r w:rsidRPr="009D476B">
        <w:t>Autoreload</w:t>
      </w:r>
      <w:proofErr w:type="spellEnd"/>
      <w:r w:rsidRPr="009D476B">
        <w:t>);</w:t>
      </w:r>
    </w:p>
    <w:p w14:paraId="5A04B963" w14:textId="77777777" w:rsidR="00412FAB" w:rsidRPr="009D476B" w:rsidRDefault="00412FAB" w:rsidP="00412FAB">
      <w:pPr>
        <w:widowControl/>
      </w:pPr>
      <w:r w:rsidRPr="009D476B">
        <w:t xml:space="preserve">是 </w:t>
      </w:r>
      <w:r w:rsidRPr="009D476B">
        <w:rPr>
          <w:b/>
          <w:bCs/>
        </w:rPr>
        <w:t>STM32 标准外设库（</w:t>
      </w:r>
      <w:proofErr w:type="spellStart"/>
      <w:r w:rsidRPr="009D476B">
        <w:rPr>
          <w:b/>
          <w:bCs/>
        </w:rPr>
        <w:t>StdPeriph</w:t>
      </w:r>
      <w:proofErr w:type="spellEnd"/>
      <w:r w:rsidRPr="009D476B">
        <w:rPr>
          <w:b/>
          <w:bCs/>
        </w:rPr>
        <w:t xml:space="preserve"> Library）</w:t>
      </w:r>
      <w:r w:rsidRPr="009D476B">
        <w:t xml:space="preserve"> 中用来 </w:t>
      </w:r>
      <w:r w:rsidRPr="009D476B">
        <w:rPr>
          <w:b/>
          <w:bCs/>
        </w:rPr>
        <w:t>设置定时器自动重装载寄存器（ARR）值</w:t>
      </w:r>
      <w:r w:rsidRPr="009D476B">
        <w:t xml:space="preserve"> 的函数。</w:t>
      </w:r>
    </w:p>
    <w:p w14:paraId="0248E7CE" w14:textId="77777777" w:rsidR="00412FAB" w:rsidRPr="009D476B" w:rsidRDefault="00000000" w:rsidP="00412FAB">
      <w:pPr>
        <w:widowControl/>
      </w:pPr>
      <w:r>
        <w:pict w14:anchorId="37977B81">
          <v:rect id="_x0000_i1367" style="width:0;height:1.5pt" o:hralign="center" o:hrstd="t" o:hr="t" fillcolor="#a0a0a0" stroked="f"/>
        </w:pict>
      </w:r>
    </w:p>
    <w:p w14:paraId="41F17F56" w14:textId="77777777" w:rsidR="00412FAB" w:rsidRPr="009D476B" w:rsidRDefault="00412FAB" w:rsidP="00412FAB">
      <w:pPr>
        <w:pStyle w:val="3"/>
      </w:pPr>
      <w:r w:rsidRPr="009D476B">
        <w:rPr>
          <w:rFonts w:ascii="Segoe UI Emoji" w:hAnsi="Segoe UI Emoji" w:cs="Segoe UI Emoji"/>
        </w:rPr>
        <w:lastRenderedPageBreak/>
        <w:t>📘</w:t>
      </w:r>
      <w:r w:rsidRPr="009D476B">
        <w:t xml:space="preserve"> 功能说明</w:t>
      </w:r>
    </w:p>
    <w:p w14:paraId="68AED43E" w14:textId="77777777" w:rsidR="00412FAB" w:rsidRPr="009D476B" w:rsidRDefault="00412FAB">
      <w:pPr>
        <w:widowControl/>
        <w:numPr>
          <w:ilvl w:val="0"/>
          <w:numId w:val="207"/>
        </w:numPr>
      </w:pPr>
      <w:r w:rsidRPr="009D476B">
        <w:rPr>
          <w:b/>
          <w:bCs/>
        </w:rPr>
        <w:t>ARR（Auto-Reload Register）</w:t>
      </w:r>
      <w:r w:rsidRPr="009D476B">
        <w:t xml:space="preserve"> 决定定时器计数的周期上限。</w:t>
      </w:r>
    </w:p>
    <w:p w14:paraId="161142BD" w14:textId="77777777" w:rsidR="00412FAB" w:rsidRPr="009D476B" w:rsidRDefault="00412FAB">
      <w:pPr>
        <w:widowControl/>
        <w:numPr>
          <w:ilvl w:val="0"/>
          <w:numId w:val="207"/>
        </w:numPr>
      </w:pPr>
      <w:r w:rsidRPr="009D476B">
        <w:t xml:space="preserve">调用 </w:t>
      </w:r>
      <w:proofErr w:type="spellStart"/>
      <w:r w:rsidRPr="009D476B">
        <w:t>TIM_SetAutoreload</w:t>
      </w:r>
      <w:proofErr w:type="spellEnd"/>
      <w:r w:rsidRPr="009D476B">
        <w:t>() 可以直接修改定时器的计数周期：</w:t>
      </w:r>
    </w:p>
    <w:p w14:paraId="2F3A1BF0" w14:textId="77777777" w:rsidR="00412FAB" w:rsidRPr="009D476B" w:rsidRDefault="00412FAB">
      <w:pPr>
        <w:widowControl/>
        <w:numPr>
          <w:ilvl w:val="1"/>
          <w:numId w:val="207"/>
        </w:numPr>
      </w:pPr>
      <w:r w:rsidRPr="009D476B">
        <w:t xml:space="preserve">CNT 计数到 ARR 时，产生 </w:t>
      </w:r>
      <w:r w:rsidRPr="009D476B">
        <w:rPr>
          <w:b/>
          <w:bCs/>
        </w:rPr>
        <w:t>更新事件（UEV）</w:t>
      </w:r>
      <w:r w:rsidRPr="009D476B">
        <w:t>，然后 CNT 重置（根据计数模式）。</w:t>
      </w:r>
    </w:p>
    <w:p w14:paraId="634E8068" w14:textId="77777777" w:rsidR="00412FAB" w:rsidRPr="009D476B" w:rsidRDefault="00412FAB">
      <w:pPr>
        <w:widowControl/>
        <w:numPr>
          <w:ilvl w:val="0"/>
          <w:numId w:val="207"/>
        </w:numPr>
      </w:pPr>
      <w:r w:rsidRPr="009D476B">
        <w:t>ARR 值越大，计数周期越长；值越小，计数周期越短。</w:t>
      </w:r>
    </w:p>
    <w:p w14:paraId="55A0F4CA" w14:textId="77777777" w:rsidR="00412FAB" w:rsidRPr="009D476B" w:rsidRDefault="00000000" w:rsidP="00412FAB">
      <w:pPr>
        <w:widowControl/>
      </w:pPr>
      <w:r>
        <w:pict w14:anchorId="4969C43A">
          <v:rect id="_x0000_i1368" style="width:0;height:1.5pt" o:hralign="center" o:hrstd="t" o:hr="t" fillcolor="#a0a0a0" stroked="f"/>
        </w:pict>
      </w:r>
    </w:p>
    <w:p w14:paraId="1ADBCF83" w14:textId="77777777" w:rsidR="00412FAB" w:rsidRPr="009D476B" w:rsidRDefault="00412FAB" w:rsidP="00412FAB">
      <w:pPr>
        <w:pStyle w:val="3"/>
      </w:pPr>
      <w:r w:rsidRPr="009D476B">
        <w:rPr>
          <w:rFonts w:ascii="Segoe UI Emoji" w:hAnsi="Segoe UI Emoji" w:cs="Segoe UI Emoji"/>
        </w:rPr>
        <w:t>📖</w:t>
      </w:r>
      <w:r w:rsidRPr="009D476B">
        <w:t xml:space="preserve"> 参数说明</w:t>
      </w:r>
    </w:p>
    <w:p w14:paraId="7DB49E2A" w14:textId="77777777" w:rsidR="00412FAB" w:rsidRPr="009D476B" w:rsidRDefault="00412FAB">
      <w:pPr>
        <w:widowControl/>
        <w:numPr>
          <w:ilvl w:val="0"/>
          <w:numId w:val="208"/>
        </w:numPr>
      </w:pPr>
      <w:proofErr w:type="spellStart"/>
      <w:r w:rsidRPr="009D476B">
        <w:rPr>
          <w:b/>
          <w:bCs/>
        </w:rPr>
        <w:t>TIMx</w:t>
      </w:r>
      <w:proofErr w:type="spellEnd"/>
    </w:p>
    <w:p w14:paraId="1524BFB3" w14:textId="77777777" w:rsidR="00412FAB" w:rsidRPr="009D476B" w:rsidRDefault="00412FAB">
      <w:pPr>
        <w:widowControl/>
        <w:numPr>
          <w:ilvl w:val="1"/>
          <w:numId w:val="208"/>
        </w:numPr>
      </w:pPr>
      <w:r w:rsidRPr="009D476B">
        <w:t>要操作的定时器实例，如 TIM1、TIM2、TIM3 等。</w:t>
      </w:r>
    </w:p>
    <w:p w14:paraId="3DDAF50B" w14:textId="77777777" w:rsidR="00412FAB" w:rsidRPr="009D476B" w:rsidRDefault="00412FAB">
      <w:pPr>
        <w:widowControl/>
        <w:numPr>
          <w:ilvl w:val="0"/>
          <w:numId w:val="208"/>
        </w:numPr>
      </w:pPr>
      <w:proofErr w:type="spellStart"/>
      <w:r w:rsidRPr="009D476B">
        <w:rPr>
          <w:b/>
          <w:bCs/>
        </w:rPr>
        <w:t>Autoreload</w:t>
      </w:r>
      <w:proofErr w:type="spellEnd"/>
    </w:p>
    <w:p w14:paraId="13F7779F" w14:textId="77777777" w:rsidR="00412FAB" w:rsidRPr="009D476B" w:rsidRDefault="00412FAB">
      <w:pPr>
        <w:widowControl/>
        <w:numPr>
          <w:ilvl w:val="1"/>
          <w:numId w:val="208"/>
        </w:numPr>
      </w:pPr>
      <w:r w:rsidRPr="009D476B">
        <w:t>写入 ARR 寄存器的值（16 位定时器范围 0~65535）。</w:t>
      </w:r>
    </w:p>
    <w:p w14:paraId="17B4D353" w14:textId="77777777" w:rsidR="00412FAB" w:rsidRPr="009D476B" w:rsidRDefault="00412FAB">
      <w:pPr>
        <w:widowControl/>
        <w:numPr>
          <w:ilvl w:val="1"/>
          <w:numId w:val="208"/>
        </w:numPr>
      </w:pPr>
      <w:r w:rsidRPr="009D476B">
        <w:t>CNT 计数到该值时触发溢出（更新事件）。</w:t>
      </w:r>
    </w:p>
    <w:p w14:paraId="0F1BD259" w14:textId="77777777" w:rsidR="00412FAB" w:rsidRPr="009D476B" w:rsidRDefault="00000000" w:rsidP="00412FAB">
      <w:pPr>
        <w:widowControl/>
      </w:pPr>
      <w:r>
        <w:pict w14:anchorId="7999C008">
          <v:rect id="_x0000_i1369" style="width:0;height:1.5pt" o:hralign="center" o:hrstd="t" o:hr="t" fillcolor="#a0a0a0" stroked="f"/>
        </w:pict>
      </w:r>
    </w:p>
    <w:p w14:paraId="396166D7" w14:textId="77777777" w:rsidR="00412FAB" w:rsidRPr="009D476B" w:rsidRDefault="00412FAB" w:rsidP="00412FAB">
      <w:pPr>
        <w:pStyle w:val="3"/>
      </w:pPr>
      <w:r w:rsidRPr="009D476B">
        <w:rPr>
          <w:rFonts w:ascii="Segoe UI Emoji" w:hAnsi="Segoe UI Emoji" w:cs="Segoe UI Emoji"/>
        </w:rPr>
        <w:t>⚙️</w:t>
      </w:r>
      <w:r w:rsidRPr="009D476B">
        <w:t xml:space="preserve"> 底层原理</w:t>
      </w:r>
    </w:p>
    <w:p w14:paraId="68B31D05" w14:textId="77777777" w:rsidR="00412FAB" w:rsidRPr="009D476B" w:rsidRDefault="00412FAB">
      <w:pPr>
        <w:widowControl/>
        <w:numPr>
          <w:ilvl w:val="0"/>
          <w:numId w:val="209"/>
        </w:numPr>
      </w:pPr>
      <w:r w:rsidRPr="009D476B">
        <w:t xml:space="preserve">函数直接操作 </w:t>
      </w:r>
      <w:proofErr w:type="spellStart"/>
      <w:r w:rsidRPr="009D476B">
        <w:rPr>
          <w:b/>
          <w:bCs/>
        </w:rPr>
        <w:t>TIMx</w:t>
      </w:r>
      <w:proofErr w:type="spellEnd"/>
      <w:r w:rsidRPr="009D476B">
        <w:rPr>
          <w:b/>
          <w:bCs/>
        </w:rPr>
        <w:t>-&gt;ARR 寄存器</w:t>
      </w:r>
      <w:r w:rsidRPr="009D476B">
        <w:t>：</w:t>
      </w:r>
    </w:p>
    <w:p w14:paraId="3A6D3DA1" w14:textId="77777777" w:rsidR="00412FAB" w:rsidRPr="009D476B" w:rsidRDefault="00412FAB" w:rsidP="00412FAB">
      <w:pPr>
        <w:widowControl/>
      </w:pPr>
      <w:proofErr w:type="spellStart"/>
      <w:r w:rsidRPr="009D476B">
        <w:t>TIMx</w:t>
      </w:r>
      <w:proofErr w:type="spellEnd"/>
      <w:r w:rsidRPr="009D476B">
        <w:t xml:space="preserve">-&gt;ARR = </w:t>
      </w:r>
      <w:proofErr w:type="spellStart"/>
      <w:r w:rsidRPr="009D476B">
        <w:t>Autoreload</w:t>
      </w:r>
      <w:proofErr w:type="spellEnd"/>
      <w:r w:rsidRPr="009D476B">
        <w:t>;</w:t>
      </w:r>
    </w:p>
    <w:p w14:paraId="0BE22A26" w14:textId="77777777" w:rsidR="00412FAB" w:rsidRPr="009D476B" w:rsidRDefault="00412FAB">
      <w:pPr>
        <w:widowControl/>
        <w:numPr>
          <w:ilvl w:val="0"/>
          <w:numId w:val="210"/>
        </w:numPr>
      </w:pPr>
      <w:r w:rsidRPr="009D476B">
        <w:t xml:space="preserve">如果 </w:t>
      </w:r>
      <w:r w:rsidRPr="009D476B">
        <w:rPr>
          <w:b/>
          <w:bCs/>
        </w:rPr>
        <w:t>ARR 预装载（ARPE）开启</w:t>
      </w:r>
      <w:r w:rsidRPr="009D476B">
        <w:t>：</w:t>
      </w:r>
    </w:p>
    <w:p w14:paraId="7E77B36A" w14:textId="77777777" w:rsidR="00412FAB" w:rsidRPr="009D476B" w:rsidRDefault="00412FAB">
      <w:pPr>
        <w:widowControl/>
        <w:numPr>
          <w:ilvl w:val="1"/>
          <w:numId w:val="210"/>
        </w:numPr>
      </w:pPr>
      <w:r w:rsidRPr="009D476B">
        <w:t>写入的 ARR 值会先存入影子寄存器，下次更新事件才生效。</w:t>
      </w:r>
    </w:p>
    <w:p w14:paraId="512AF1E0" w14:textId="77777777" w:rsidR="00412FAB" w:rsidRPr="009D476B" w:rsidRDefault="00412FAB">
      <w:pPr>
        <w:widowControl/>
        <w:numPr>
          <w:ilvl w:val="0"/>
          <w:numId w:val="210"/>
        </w:numPr>
      </w:pPr>
      <w:r w:rsidRPr="009D476B">
        <w:t xml:space="preserve">如果 </w:t>
      </w:r>
      <w:r w:rsidRPr="009D476B">
        <w:rPr>
          <w:b/>
          <w:bCs/>
        </w:rPr>
        <w:t>ARPE 关闭</w:t>
      </w:r>
      <w:r w:rsidRPr="009D476B">
        <w:t>：</w:t>
      </w:r>
    </w:p>
    <w:p w14:paraId="778E0EB0" w14:textId="77777777" w:rsidR="00412FAB" w:rsidRPr="009D476B" w:rsidRDefault="00412FAB">
      <w:pPr>
        <w:widowControl/>
        <w:numPr>
          <w:ilvl w:val="1"/>
          <w:numId w:val="210"/>
        </w:numPr>
      </w:pPr>
      <w:r w:rsidRPr="009D476B">
        <w:t>写入的 ARR 值立即生效，CNT 可能立即溢出或改变计数周期。</w:t>
      </w:r>
    </w:p>
    <w:p w14:paraId="1FD680DB" w14:textId="77777777" w:rsidR="00412FAB" w:rsidRPr="009D476B" w:rsidRDefault="00000000" w:rsidP="00412FAB">
      <w:pPr>
        <w:widowControl/>
      </w:pPr>
      <w:r>
        <w:pict w14:anchorId="1A68E061">
          <v:rect id="_x0000_i1370" style="width:0;height:1.5pt" o:hralign="center" o:hrstd="t" o:hr="t" fillcolor="#a0a0a0" stroked="f"/>
        </w:pict>
      </w:r>
    </w:p>
    <w:p w14:paraId="031A2269" w14:textId="77777777" w:rsidR="00412FAB" w:rsidRPr="009D476B" w:rsidRDefault="00412FAB" w:rsidP="00412FAB">
      <w:pPr>
        <w:pStyle w:val="3"/>
      </w:pPr>
      <w:r w:rsidRPr="009D476B">
        <w:rPr>
          <w:rFonts w:ascii="Segoe UI Emoji" w:hAnsi="Segoe UI Emoji" w:cs="Segoe UI Emoji"/>
        </w:rPr>
        <w:t>✅</w:t>
      </w:r>
      <w:r w:rsidRPr="009D476B">
        <w:t xml:space="preserve"> 使用示例</w:t>
      </w:r>
    </w:p>
    <w:p w14:paraId="1CA6C940" w14:textId="77777777" w:rsidR="00412FAB" w:rsidRPr="009D476B" w:rsidRDefault="00412FAB" w:rsidP="00412FAB">
      <w:pPr>
        <w:widowControl/>
        <w:rPr>
          <w:b/>
          <w:bCs/>
        </w:rPr>
      </w:pPr>
      <w:r w:rsidRPr="009D476B">
        <w:rPr>
          <w:b/>
          <w:bCs/>
        </w:rPr>
        <w:t xml:space="preserve">1. 设置 TIM2 周期为 1 </w:t>
      </w:r>
      <w:proofErr w:type="spellStart"/>
      <w:r w:rsidRPr="009D476B">
        <w:rPr>
          <w:b/>
          <w:bCs/>
        </w:rPr>
        <w:t>ms</w:t>
      </w:r>
      <w:proofErr w:type="spellEnd"/>
    </w:p>
    <w:p w14:paraId="45834B15" w14:textId="77777777" w:rsidR="00412FAB" w:rsidRPr="009D476B" w:rsidRDefault="00412FAB" w:rsidP="00412FAB">
      <w:pPr>
        <w:widowControl/>
      </w:pPr>
      <w:r w:rsidRPr="009D476B">
        <w:t>假设 CNT 时钟 = 1 MHz：</w:t>
      </w:r>
    </w:p>
    <w:p w14:paraId="58E44343" w14:textId="77777777" w:rsidR="00412FAB" w:rsidRPr="009D476B" w:rsidRDefault="00412FAB" w:rsidP="00412FAB">
      <w:pPr>
        <w:widowControl/>
      </w:pPr>
      <w:proofErr w:type="spellStart"/>
      <w:r w:rsidRPr="009D476B">
        <w:t>TIM_SetAutoreload</w:t>
      </w:r>
      <w:proofErr w:type="spellEnd"/>
      <w:r w:rsidRPr="009D476B">
        <w:t>(TIM2, 1000 - 1);   // CNT 计数 0~999 → 1ms</w:t>
      </w:r>
    </w:p>
    <w:p w14:paraId="47F54AFD" w14:textId="77777777" w:rsidR="00412FAB" w:rsidRPr="009D476B" w:rsidRDefault="00412FAB" w:rsidP="00412FAB">
      <w:pPr>
        <w:widowControl/>
      </w:pPr>
      <w:proofErr w:type="spellStart"/>
      <w:r w:rsidRPr="009D476B">
        <w:lastRenderedPageBreak/>
        <w:t>TIM_ARRPreloadConfig</w:t>
      </w:r>
      <w:proofErr w:type="spellEnd"/>
      <w:r w:rsidRPr="009D476B">
        <w:t>(TIM2, ENABLE);  // 开启 ARR 预装载</w:t>
      </w:r>
    </w:p>
    <w:p w14:paraId="284AAA19" w14:textId="77777777" w:rsidR="00412FAB" w:rsidRPr="009D476B" w:rsidRDefault="00412FAB" w:rsidP="00412FAB">
      <w:pPr>
        <w:widowControl/>
      </w:pPr>
      <w:r w:rsidRPr="009D476B">
        <w:t>TIM_Cmd(TIM2, ENABLE);               // 启动定时器</w:t>
      </w:r>
    </w:p>
    <w:p w14:paraId="536C40EC" w14:textId="77777777" w:rsidR="00412FAB" w:rsidRPr="009D476B" w:rsidRDefault="00412FAB" w:rsidP="00412FAB">
      <w:pPr>
        <w:widowControl/>
        <w:rPr>
          <w:b/>
          <w:bCs/>
        </w:rPr>
      </w:pPr>
      <w:r w:rsidRPr="009D476B">
        <w:rPr>
          <w:b/>
          <w:bCs/>
        </w:rPr>
        <w:t>2. 修改 PWM 占空比时动态调整 ARR</w:t>
      </w:r>
    </w:p>
    <w:p w14:paraId="7B036E47" w14:textId="77777777" w:rsidR="00412FAB" w:rsidRPr="009D476B" w:rsidRDefault="00412FAB" w:rsidP="00412FAB">
      <w:pPr>
        <w:widowControl/>
      </w:pPr>
      <w:proofErr w:type="spellStart"/>
      <w:r w:rsidRPr="009D476B">
        <w:t>TIM_SetAutoreload</w:t>
      </w:r>
      <w:proofErr w:type="spellEnd"/>
      <w:r w:rsidRPr="009D476B">
        <w:t>(TIM3, 1999);       // 新周期</w:t>
      </w:r>
    </w:p>
    <w:p w14:paraId="4DAAA41C" w14:textId="77777777" w:rsidR="00412FAB" w:rsidRPr="009D476B" w:rsidRDefault="00412FAB" w:rsidP="00412FAB">
      <w:pPr>
        <w:widowControl/>
      </w:pPr>
      <w:r w:rsidRPr="009D476B">
        <w:t>// CNT 从下一次更新事件开始使用新周期</w:t>
      </w:r>
    </w:p>
    <w:p w14:paraId="2666AC00" w14:textId="77777777" w:rsidR="00412FAB" w:rsidRPr="009D476B" w:rsidRDefault="00000000" w:rsidP="00412FAB">
      <w:pPr>
        <w:widowControl/>
      </w:pPr>
      <w:r>
        <w:pict w14:anchorId="4474AB40">
          <v:rect id="_x0000_i1371" style="width:0;height:1.5pt" o:hralign="center" o:hrstd="t" o:hr="t" fillcolor="#a0a0a0" stroked="f"/>
        </w:pict>
      </w:r>
    </w:p>
    <w:p w14:paraId="4BE15012" w14:textId="77777777" w:rsidR="00412FAB" w:rsidRPr="009D476B" w:rsidRDefault="00412FAB" w:rsidP="00412FAB">
      <w:pPr>
        <w:pStyle w:val="3"/>
      </w:pPr>
      <w:r w:rsidRPr="009D476B">
        <w:rPr>
          <w:rFonts w:ascii="Segoe UI Emoji" w:hAnsi="Segoe UI Emoji" w:cs="Segoe UI Emoji"/>
        </w:rPr>
        <w:t>🚩</w:t>
      </w:r>
      <w:r w:rsidRPr="009D476B">
        <w:t>注意事项</w:t>
      </w:r>
    </w:p>
    <w:p w14:paraId="1DC994BD" w14:textId="77777777" w:rsidR="00412FAB" w:rsidRPr="009D476B" w:rsidRDefault="00412FAB">
      <w:pPr>
        <w:widowControl/>
        <w:numPr>
          <w:ilvl w:val="0"/>
          <w:numId w:val="211"/>
        </w:numPr>
      </w:pPr>
      <w:r w:rsidRPr="009D476B">
        <w:rPr>
          <w:b/>
          <w:bCs/>
        </w:rPr>
        <w:t>ARR 预装载（ARPE）状态决定写入立即生效还是延迟生效</w:t>
      </w:r>
      <w:r w:rsidRPr="009D476B">
        <w:t>。</w:t>
      </w:r>
    </w:p>
    <w:p w14:paraId="595BD41A" w14:textId="77777777" w:rsidR="00412FAB" w:rsidRPr="009D476B" w:rsidRDefault="00412FAB">
      <w:pPr>
        <w:widowControl/>
        <w:numPr>
          <w:ilvl w:val="0"/>
          <w:numId w:val="211"/>
        </w:numPr>
      </w:pPr>
      <w:r w:rsidRPr="009D476B">
        <w:rPr>
          <w:b/>
          <w:bCs/>
        </w:rPr>
        <w:t>ARR 太小</w:t>
      </w:r>
      <w:r w:rsidRPr="009D476B">
        <w:t xml:space="preserve"> → 计数周期太短，定时精度下降。</w:t>
      </w:r>
    </w:p>
    <w:p w14:paraId="32E4C130" w14:textId="77777777" w:rsidR="00412FAB" w:rsidRDefault="00412FAB">
      <w:pPr>
        <w:widowControl/>
        <w:numPr>
          <w:ilvl w:val="0"/>
          <w:numId w:val="211"/>
        </w:numPr>
      </w:pPr>
      <w:r w:rsidRPr="009D476B">
        <w:rPr>
          <w:b/>
          <w:bCs/>
        </w:rPr>
        <w:t>中心对称计数模式</w:t>
      </w:r>
      <w:r w:rsidRPr="009D476B">
        <w:t>：CNT 会从 0 计到 ARR 再回到 0，ARR 决定半个周期长度。</w:t>
      </w:r>
    </w:p>
    <w:p w14:paraId="0CD41CD1" w14:textId="77777777" w:rsidR="00412FAB" w:rsidRDefault="00412FAB" w:rsidP="00412FAB">
      <w:pPr>
        <w:pStyle w:val="2"/>
      </w:pPr>
      <w:proofErr w:type="spellStart"/>
      <w:r w:rsidRPr="003C0E37">
        <w:t>TIM_GetCounter</w:t>
      </w:r>
      <w:proofErr w:type="spellEnd"/>
      <w:r>
        <w:rPr>
          <w:rFonts w:hint="eastAsia"/>
        </w:rPr>
        <w:t>()</w:t>
      </w:r>
      <w:r>
        <w:br/>
      </w:r>
      <w:r w:rsidRPr="00717A2F">
        <w:rPr>
          <w:b/>
          <w:bCs/>
        </w:rPr>
        <w:t>读取定时器计数器 CNT 寄存器当前值</w:t>
      </w:r>
    </w:p>
    <w:p w14:paraId="40623141" w14:textId="77777777" w:rsidR="00412FAB" w:rsidRPr="00717A2F" w:rsidRDefault="00412FAB" w:rsidP="00412FAB">
      <w:pPr>
        <w:widowControl/>
      </w:pPr>
      <w:r w:rsidRPr="00717A2F">
        <w:t>你问到的这个函数：</w:t>
      </w:r>
    </w:p>
    <w:p w14:paraId="12084E5A" w14:textId="77777777" w:rsidR="00412FAB" w:rsidRPr="00717A2F" w:rsidRDefault="00412FAB" w:rsidP="00412FAB">
      <w:pPr>
        <w:widowControl/>
      </w:pPr>
      <w:r w:rsidRPr="00717A2F">
        <w:t xml:space="preserve">uint16_t </w:t>
      </w:r>
      <w:proofErr w:type="spellStart"/>
      <w:r w:rsidRPr="00717A2F">
        <w:t>TIM_</w:t>
      </w:r>
      <w:proofErr w:type="gramStart"/>
      <w:r w:rsidRPr="00717A2F">
        <w:t>GetCounter</w:t>
      </w:r>
      <w:proofErr w:type="spellEnd"/>
      <w:r w:rsidRPr="00717A2F">
        <w:t>(</w:t>
      </w:r>
      <w:proofErr w:type="spellStart"/>
      <w:proofErr w:type="gramEnd"/>
      <w:r w:rsidRPr="00717A2F">
        <w:t>TIM_TypeDef</w:t>
      </w:r>
      <w:proofErr w:type="spellEnd"/>
      <w:r w:rsidRPr="00717A2F">
        <w:t xml:space="preserve">* </w:t>
      </w:r>
      <w:proofErr w:type="spellStart"/>
      <w:r w:rsidRPr="00717A2F">
        <w:t>TIMx</w:t>
      </w:r>
      <w:proofErr w:type="spellEnd"/>
      <w:r w:rsidRPr="00717A2F">
        <w:t>);</w:t>
      </w:r>
    </w:p>
    <w:p w14:paraId="63B28DF6" w14:textId="77777777" w:rsidR="00412FAB" w:rsidRPr="00717A2F" w:rsidRDefault="00412FAB" w:rsidP="00412FAB">
      <w:pPr>
        <w:widowControl/>
      </w:pPr>
      <w:r w:rsidRPr="00717A2F">
        <w:t xml:space="preserve">是 </w:t>
      </w:r>
      <w:r w:rsidRPr="00717A2F">
        <w:rPr>
          <w:b/>
          <w:bCs/>
        </w:rPr>
        <w:t>STM32 标准外设库（</w:t>
      </w:r>
      <w:proofErr w:type="spellStart"/>
      <w:r w:rsidRPr="00717A2F">
        <w:rPr>
          <w:b/>
          <w:bCs/>
        </w:rPr>
        <w:t>StdPeriph</w:t>
      </w:r>
      <w:proofErr w:type="spellEnd"/>
      <w:r w:rsidRPr="00717A2F">
        <w:rPr>
          <w:b/>
          <w:bCs/>
        </w:rPr>
        <w:t xml:space="preserve"> Library）</w:t>
      </w:r>
      <w:r w:rsidRPr="00717A2F">
        <w:t xml:space="preserve"> 中用来 </w:t>
      </w:r>
      <w:r w:rsidRPr="00717A2F">
        <w:rPr>
          <w:b/>
          <w:bCs/>
        </w:rPr>
        <w:t>读取定时器计数器 CNT 寄存器当前值</w:t>
      </w:r>
      <w:r w:rsidRPr="00717A2F">
        <w:t xml:space="preserve"> 的函数。</w:t>
      </w:r>
    </w:p>
    <w:p w14:paraId="53FD0A35" w14:textId="77777777" w:rsidR="00412FAB" w:rsidRPr="00717A2F" w:rsidRDefault="00000000" w:rsidP="00412FAB">
      <w:pPr>
        <w:widowControl/>
      </w:pPr>
      <w:r>
        <w:pict w14:anchorId="4ADA9110">
          <v:rect id="_x0000_i1372" style="width:0;height:1.5pt" o:hralign="center" o:hrstd="t" o:hr="t" fillcolor="#a0a0a0" stroked="f"/>
        </w:pict>
      </w:r>
    </w:p>
    <w:p w14:paraId="2D7D660D" w14:textId="77777777" w:rsidR="00412FAB" w:rsidRPr="00717A2F" w:rsidRDefault="00412FAB" w:rsidP="00412FAB">
      <w:pPr>
        <w:pStyle w:val="3"/>
      </w:pPr>
      <w:r w:rsidRPr="00717A2F">
        <w:rPr>
          <w:rFonts w:ascii="Segoe UI Emoji" w:hAnsi="Segoe UI Emoji" w:cs="Segoe UI Emoji"/>
        </w:rPr>
        <w:t>📘</w:t>
      </w:r>
      <w:r w:rsidRPr="00717A2F">
        <w:t xml:space="preserve"> 功能说明</w:t>
      </w:r>
    </w:p>
    <w:p w14:paraId="3EC0CF8C" w14:textId="77777777" w:rsidR="00412FAB" w:rsidRPr="00717A2F" w:rsidRDefault="00412FAB">
      <w:pPr>
        <w:widowControl/>
        <w:numPr>
          <w:ilvl w:val="0"/>
          <w:numId w:val="212"/>
        </w:numPr>
      </w:pPr>
      <w:proofErr w:type="spellStart"/>
      <w:r w:rsidRPr="00717A2F">
        <w:t>TIMx</w:t>
      </w:r>
      <w:proofErr w:type="spellEnd"/>
      <w:r w:rsidRPr="00717A2F">
        <w:t xml:space="preserve"> 的 </w:t>
      </w:r>
      <w:r w:rsidRPr="00717A2F">
        <w:rPr>
          <w:b/>
          <w:bCs/>
        </w:rPr>
        <w:t>CNT 寄存器</w:t>
      </w:r>
      <w:r w:rsidRPr="00717A2F">
        <w:t>记录了定时器当前的计数值。</w:t>
      </w:r>
    </w:p>
    <w:p w14:paraId="05E70B00" w14:textId="77777777" w:rsidR="00412FAB" w:rsidRPr="00717A2F" w:rsidRDefault="00412FAB">
      <w:pPr>
        <w:widowControl/>
        <w:numPr>
          <w:ilvl w:val="0"/>
          <w:numId w:val="212"/>
        </w:numPr>
      </w:pPr>
      <w:r w:rsidRPr="00717A2F">
        <w:t xml:space="preserve">调用 </w:t>
      </w:r>
      <w:proofErr w:type="spellStart"/>
      <w:r w:rsidRPr="00717A2F">
        <w:t>TIM_GetCounter</w:t>
      </w:r>
      <w:proofErr w:type="spellEnd"/>
      <w:r w:rsidRPr="00717A2F">
        <w:t>() 可以立即获取当前计数器的值。</w:t>
      </w:r>
    </w:p>
    <w:p w14:paraId="0B9DAA03" w14:textId="77777777" w:rsidR="00412FAB" w:rsidRPr="00717A2F" w:rsidRDefault="00412FAB">
      <w:pPr>
        <w:widowControl/>
        <w:numPr>
          <w:ilvl w:val="0"/>
          <w:numId w:val="212"/>
        </w:numPr>
      </w:pPr>
      <w:r w:rsidRPr="00717A2F">
        <w:t>常用于：</w:t>
      </w:r>
    </w:p>
    <w:p w14:paraId="3A8FF29B" w14:textId="77777777" w:rsidR="00412FAB" w:rsidRPr="00717A2F" w:rsidRDefault="00412FAB">
      <w:pPr>
        <w:widowControl/>
        <w:numPr>
          <w:ilvl w:val="1"/>
          <w:numId w:val="212"/>
        </w:numPr>
      </w:pPr>
      <w:r w:rsidRPr="00717A2F">
        <w:rPr>
          <w:b/>
          <w:bCs/>
        </w:rPr>
        <w:t>测量时间间隔</w:t>
      </w:r>
      <w:r w:rsidRPr="00717A2F">
        <w:t>：读取定时器当前计数值做微秒/毫秒级延时。</w:t>
      </w:r>
    </w:p>
    <w:p w14:paraId="3F5B0305" w14:textId="77777777" w:rsidR="00412FAB" w:rsidRPr="00717A2F" w:rsidRDefault="00412FAB">
      <w:pPr>
        <w:widowControl/>
        <w:numPr>
          <w:ilvl w:val="1"/>
          <w:numId w:val="212"/>
        </w:numPr>
      </w:pPr>
      <w:r w:rsidRPr="00717A2F">
        <w:rPr>
          <w:b/>
          <w:bCs/>
        </w:rPr>
        <w:t>编码器计数</w:t>
      </w:r>
      <w:r w:rsidRPr="00717A2F">
        <w:t>：获取旋转编码器的当前计数。</w:t>
      </w:r>
    </w:p>
    <w:p w14:paraId="218FA113" w14:textId="77777777" w:rsidR="00412FAB" w:rsidRPr="00717A2F" w:rsidRDefault="00412FAB">
      <w:pPr>
        <w:widowControl/>
        <w:numPr>
          <w:ilvl w:val="1"/>
          <w:numId w:val="212"/>
        </w:numPr>
      </w:pPr>
      <w:r w:rsidRPr="00717A2F">
        <w:rPr>
          <w:b/>
          <w:bCs/>
        </w:rPr>
        <w:t>事件捕获</w:t>
      </w:r>
      <w:r w:rsidRPr="00717A2F">
        <w:t>：配合输入捕获计算脉冲宽度或频率。</w:t>
      </w:r>
    </w:p>
    <w:p w14:paraId="1E23099B" w14:textId="77777777" w:rsidR="00412FAB" w:rsidRPr="00717A2F" w:rsidRDefault="00000000" w:rsidP="00412FAB">
      <w:pPr>
        <w:widowControl/>
      </w:pPr>
      <w:r>
        <w:pict w14:anchorId="3DFBF259">
          <v:rect id="_x0000_i1373" style="width:0;height:1.5pt" o:hralign="center" o:hrstd="t" o:hr="t" fillcolor="#a0a0a0" stroked="f"/>
        </w:pict>
      </w:r>
    </w:p>
    <w:p w14:paraId="41343F86" w14:textId="77777777" w:rsidR="00412FAB" w:rsidRPr="00717A2F" w:rsidRDefault="00412FAB" w:rsidP="00412FAB">
      <w:pPr>
        <w:pStyle w:val="3"/>
      </w:pPr>
      <w:r w:rsidRPr="00717A2F">
        <w:rPr>
          <w:rFonts w:ascii="Segoe UI Emoji" w:hAnsi="Segoe UI Emoji" w:cs="Segoe UI Emoji"/>
        </w:rPr>
        <w:lastRenderedPageBreak/>
        <w:t>📖</w:t>
      </w:r>
      <w:r w:rsidRPr="00717A2F">
        <w:t xml:space="preserve"> 参数说明</w:t>
      </w:r>
    </w:p>
    <w:p w14:paraId="0C75C4B6" w14:textId="77777777" w:rsidR="00412FAB" w:rsidRPr="00717A2F" w:rsidRDefault="00412FAB">
      <w:pPr>
        <w:widowControl/>
        <w:numPr>
          <w:ilvl w:val="0"/>
          <w:numId w:val="213"/>
        </w:numPr>
      </w:pPr>
      <w:proofErr w:type="spellStart"/>
      <w:r w:rsidRPr="00717A2F">
        <w:rPr>
          <w:b/>
          <w:bCs/>
        </w:rPr>
        <w:t>TIMx</w:t>
      </w:r>
      <w:proofErr w:type="spellEnd"/>
    </w:p>
    <w:p w14:paraId="1D08231B" w14:textId="77777777" w:rsidR="00412FAB" w:rsidRPr="00717A2F" w:rsidRDefault="00412FAB">
      <w:pPr>
        <w:widowControl/>
        <w:numPr>
          <w:ilvl w:val="1"/>
          <w:numId w:val="213"/>
        </w:numPr>
      </w:pPr>
      <w:r w:rsidRPr="00717A2F">
        <w:t>要读取的定时器实例，如 TIM1、TIM2、TIM3 等。</w:t>
      </w:r>
    </w:p>
    <w:p w14:paraId="5C3783FF" w14:textId="77777777" w:rsidR="00412FAB" w:rsidRPr="00717A2F" w:rsidRDefault="00412FAB">
      <w:pPr>
        <w:widowControl/>
        <w:numPr>
          <w:ilvl w:val="0"/>
          <w:numId w:val="213"/>
        </w:numPr>
      </w:pPr>
      <w:r w:rsidRPr="00717A2F">
        <w:rPr>
          <w:b/>
          <w:bCs/>
        </w:rPr>
        <w:t>返回值</w:t>
      </w:r>
    </w:p>
    <w:p w14:paraId="58CFA886" w14:textId="77777777" w:rsidR="00412FAB" w:rsidRPr="00717A2F" w:rsidRDefault="00412FAB">
      <w:pPr>
        <w:widowControl/>
        <w:numPr>
          <w:ilvl w:val="1"/>
          <w:numId w:val="213"/>
        </w:numPr>
      </w:pPr>
      <w:r w:rsidRPr="00717A2F">
        <w:t>当前计数值（16 位定时器范围 0</w:t>
      </w:r>
      <w:del w:id="1" w:author="Unknown">
        <w:r w:rsidRPr="00717A2F">
          <w:delText>65535，32 位定时器范围 0</w:delText>
        </w:r>
      </w:del>
      <w:r w:rsidRPr="00717A2F">
        <w:t>0xFFFFFFFF）。</w:t>
      </w:r>
    </w:p>
    <w:p w14:paraId="3181032F" w14:textId="77777777" w:rsidR="00412FAB" w:rsidRPr="00717A2F" w:rsidRDefault="00000000" w:rsidP="00412FAB">
      <w:pPr>
        <w:widowControl/>
      </w:pPr>
      <w:r>
        <w:pict w14:anchorId="058D0A84">
          <v:rect id="_x0000_i1374" style="width:0;height:1.5pt" o:hralign="center" o:hrstd="t" o:hr="t" fillcolor="#a0a0a0" stroked="f"/>
        </w:pict>
      </w:r>
    </w:p>
    <w:p w14:paraId="3D63E822" w14:textId="77777777" w:rsidR="00412FAB" w:rsidRPr="00717A2F" w:rsidRDefault="00412FAB" w:rsidP="00412FAB">
      <w:pPr>
        <w:pStyle w:val="3"/>
      </w:pPr>
      <w:r w:rsidRPr="00717A2F">
        <w:rPr>
          <w:rFonts w:ascii="Segoe UI Emoji" w:hAnsi="Segoe UI Emoji" w:cs="Segoe UI Emoji"/>
        </w:rPr>
        <w:t>⚙️</w:t>
      </w:r>
      <w:r w:rsidRPr="00717A2F">
        <w:t xml:space="preserve"> 底层原理</w:t>
      </w:r>
    </w:p>
    <w:p w14:paraId="3CCD33D2" w14:textId="77777777" w:rsidR="00412FAB" w:rsidRPr="00717A2F" w:rsidRDefault="00412FAB">
      <w:pPr>
        <w:widowControl/>
        <w:numPr>
          <w:ilvl w:val="0"/>
          <w:numId w:val="214"/>
        </w:numPr>
      </w:pPr>
      <w:r w:rsidRPr="00717A2F">
        <w:t xml:space="preserve">函数实际上是读取 </w:t>
      </w:r>
      <w:r w:rsidRPr="00717A2F">
        <w:rPr>
          <w:b/>
          <w:bCs/>
        </w:rPr>
        <w:t>CNT 寄存器</w:t>
      </w:r>
      <w:r w:rsidRPr="00717A2F">
        <w:t>：</w:t>
      </w:r>
    </w:p>
    <w:p w14:paraId="2749E678" w14:textId="77777777" w:rsidR="00412FAB" w:rsidRPr="00717A2F" w:rsidRDefault="00412FAB" w:rsidP="00412FAB">
      <w:pPr>
        <w:widowControl/>
      </w:pPr>
      <w:r w:rsidRPr="00717A2F">
        <w:t xml:space="preserve">return </w:t>
      </w:r>
      <w:proofErr w:type="spellStart"/>
      <w:r w:rsidRPr="00717A2F">
        <w:t>TIMx</w:t>
      </w:r>
      <w:proofErr w:type="spellEnd"/>
      <w:r w:rsidRPr="00717A2F">
        <w:t>-&gt;CNT;</w:t>
      </w:r>
    </w:p>
    <w:p w14:paraId="591B41A4" w14:textId="77777777" w:rsidR="00412FAB" w:rsidRPr="00717A2F" w:rsidRDefault="00412FAB">
      <w:pPr>
        <w:widowControl/>
        <w:numPr>
          <w:ilvl w:val="0"/>
          <w:numId w:val="215"/>
        </w:numPr>
      </w:pPr>
      <w:r w:rsidRPr="00717A2F">
        <w:rPr>
          <w:b/>
          <w:bCs/>
        </w:rPr>
        <w:t>立即返回 CNT 值</w:t>
      </w:r>
      <w:r w:rsidRPr="00717A2F">
        <w:t>，不会等待更新事件。</w:t>
      </w:r>
    </w:p>
    <w:p w14:paraId="05B20553" w14:textId="77777777" w:rsidR="00412FAB" w:rsidRPr="00717A2F" w:rsidRDefault="00000000" w:rsidP="00412FAB">
      <w:pPr>
        <w:widowControl/>
      </w:pPr>
      <w:r>
        <w:pict w14:anchorId="0ED916B0">
          <v:rect id="_x0000_i1375" style="width:0;height:1.5pt" o:hralign="center" o:hrstd="t" o:hr="t" fillcolor="#a0a0a0" stroked="f"/>
        </w:pict>
      </w:r>
    </w:p>
    <w:p w14:paraId="19830557" w14:textId="77777777" w:rsidR="00412FAB" w:rsidRPr="00717A2F" w:rsidRDefault="00412FAB" w:rsidP="00412FAB">
      <w:pPr>
        <w:pStyle w:val="3"/>
      </w:pPr>
      <w:r w:rsidRPr="00717A2F">
        <w:rPr>
          <w:rFonts w:ascii="Segoe UI Emoji" w:hAnsi="Segoe UI Emoji" w:cs="Segoe UI Emoji"/>
        </w:rPr>
        <w:t>✅</w:t>
      </w:r>
      <w:r w:rsidRPr="00717A2F">
        <w:t xml:space="preserve"> 使用示例</w:t>
      </w:r>
    </w:p>
    <w:p w14:paraId="52709952" w14:textId="77777777" w:rsidR="00412FAB" w:rsidRPr="00717A2F" w:rsidRDefault="00412FAB" w:rsidP="00412FAB">
      <w:pPr>
        <w:widowControl/>
        <w:rPr>
          <w:b/>
          <w:bCs/>
        </w:rPr>
      </w:pPr>
      <w:r w:rsidRPr="00717A2F">
        <w:rPr>
          <w:b/>
          <w:bCs/>
        </w:rPr>
        <w:t>1. 获取当前计数</w:t>
      </w:r>
    </w:p>
    <w:p w14:paraId="44B6B9E7" w14:textId="77777777" w:rsidR="00412FAB" w:rsidRPr="00717A2F" w:rsidRDefault="00412FAB" w:rsidP="00412FAB">
      <w:pPr>
        <w:widowControl/>
      </w:pPr>
      <w:r w:rsidRPr="00717A2F">
        <w:t xml:space="preserve">uint16_t </w:t>
      </w:r>
      <w:proofErr w:type="spellStart"/>
      <w:r w:rsidRPr="00717A2F">
        <w:t>cnt</w:t>
      </w:r>
      <w:proofErr w:type="spellEnd"/>
      <w:r w:rsidRPr="00717A2F">
        <w:t xml:space="preserve"> = </w:t>
      </w:r>
      <w:proofErr w:type="spellStart"/>
      <w:r w:rsidRPr="00717A2F">
        <w:t>TIM_</w:t>
      </w:r>
      <w:proofErr w:type="gramStart"/>
      <w:r w:rsidRPr="00717A2F">
        <w:t>GetCounter</w:t>
      </w:r>
      <w:proofErr w:type="spellEnd"/>
      <w:r w:rsidRPr="00717A2F">
        <w:t>(</w:t>
      </w:r>
      <w:proofErr w:type="gramEnd"/>
      <w:r w:rsidRPr="00717A2F">
        <w:t>TIM2);</w:t>
      </w:r>
    </w:p>
    <w:p w14:paraId="3106A7F6" w14:textId="77777777" w:rsidR="00412FAB" w:rsidRPr="00717A2F" w:rsidRDefault="00412FAB" w:rsidP="00412FAB">
      <w:pPr>
        <w:widowControl/>
        <w:rPr>
          <w:b/>
          <w:bCs/>
        </w:rPr>
      </w:pPr>
      <w:r w:rsidRPr="00717A2F">
        <w:rPr>
          <w:b/>
          <w:bCs/>
        </w:rPr>
        <w:t>2. 测量两次事件的时间间隔</w:t>
      </w:r>
    </w:p>
    <w:p w14:paraId="6766686C" w14:textId="77777777" w:rsidR="00412FAB" w:rsidRPr="00717A2F" w:rsidRDefault="00412FAB" w:rsidP="00412FAB">
      <w:pPr>
        <w:widowControl/>
      </w:pPr>
      <w:r w:rsidRPr="00717A2F">
        <w:t xml:space="preserve">uint16_t start = </w:t>
      </w:r>
      <w:proofErr w:type="spellStart"/>
      <w:r w:rsidRPr="00717A2F">
        <w:t>TIM_</w:t>
      </w:r>
      <w:proofErr w:type="gramStart"/>
      <w:r w:rsidRPr="00717A2F">
        <w:t>GetCounter</w:t>
      </w:r>
      <w:proofErr w:type="spellEnd"/>
      <w:r w:rsidRPr="00717A2F">
        <w:t>(</w:t>
      </w:r>
      <w:proofErr w:type="gramEnd"/>
      <w:r w:rsidRPr="00717A2F">
        <w:t>TIM2);</w:t>
      </w:r>
    </w:p>
    <w:p w14:paraId="5EC0F231" w14:textId="77777777" w:rsidR="00412FAB" w:rsidRPr="00717A2F" w:rsidRDefault="00412FAB" w:rsidP="00412FAB">
      <w:pPr>
        <w:widowControl/>
      </w:pPr>
      <w:r w:rsidRPr="00717A2F">
        <w:t>// ...等待事件发生...</w:t>
      </w:r>
    </w:p>
    <w:p w14:paraId="2B181E6A" w14:textId="77777777" w:rsidR="00412FAB" w:rsidRPr="00717A2F" w:rsidRDefault="00412FAB" w:rsidP="00412FAB">
      <w:pPr>
        <w:widowControl/>
      </w:pPr>
      <w:r w:rsidRPr="00717A2F">
        <w:t xml:space="preserve">uint16_t end = </w:t>
      </w:r>
      <w:proofErr w:type="spellStart"/>
      <w:r w:rsidRPr="00717A2F">
        <w:t>TIM_</w:t>
      </w:r>
      <w:proofErr w:type="gramStart"/>
      <w:r w:rsidRPr="00717A2F">
        <w:t>GetCounter</w:t>
      </w:r>
      <w:proofErr w:type="spellEnd"/>
      <w:r w:rsidRPr="00717A2F">
        <w:t>(</w:t>
      </w:r>
      <w:proofErr w:type="gramEnd"/>
      <w:r w:rsidRPr="00717A2F">
        <w:t>TIM2);</w:t>
      </w:r>
    </w:p>
    <w:p w14:paraId="57538F77" w14:textId="77777777" w:rsidR="00412FAB" w:rsidRPr="00717A2F" w:rsidRDefault="00412FAB" w:rsidP="00412FAB">
      <w:pPr>
        <w:widowControl/>
      </w:pPr>
      <w:r w:rsidRPr="00717A2F">
        <w:t>uint16_t delta = end - start; // 计数差值</w:t>
      </w:r>
    </w:p>
    <w:p w14:paraId="3BB3A298" w14:textId="77777777" w:rsidR="00412FAB" w:rsidRPr="00717A2F" w:rsidRDefault="00412FAB" w:rsidP="00412FAB">
      <w:pPr>
        <w:widowControl/>
        <w:rPr>
          <w:b/>
          <w:bCs/>
        </w:rPr>
      </w:pPr>
      <w:r w:rsidRPr="00717A2F">
        <w:rPr>
          <w:b/>
          <w:bCs/>
        </w:rPr>
        <w:t>3. 编码器模式计数读取</w:t>
      </w:r>
    </w:p>
    <w:p w14:paraId="75717D4D" w14:textId="77777777" w:rsidR="00412FAB" w:rsidRPr="00717A2F" w:rsidRDefault="00412FAB" w:rsidP="00412FAB">
      <w:pPr>
        <w:widowControl/>
      </w:pPr>
      <w:r w:rsidRPr="00717A2F">
        <w:t xml:space="preserve">int16_t </w:t>
      </w:r>
      <w:proofErr w:type="spellStart"/>
      <w:r w:rsidRPr="00717A2F">
        <w:t>encoder_val</w:t>
      </w:r>
      <w:proofErr w:type="spellEnd"/>
      <w:r w:rsidRPr="00717A2F">
        <w:t xml:space="preserve"> = </w:t>
      </w:r>
      <w:proofErr w:type="spellStart"/>
      <w:r w:rsidRPr="00717A2F">
        <w:t>TIM_</w:t>
      </w:r>
      <w:proofErr w:type="gramStart"/>
      <w:r w:rsidRPr="00717A2F">
        <w:t>GetCounter</w:t>
      </w:r>
      <w:proofErr w:type="spellEnd"/>
      <w:r w:rsidRPr="00717A2F">
        <w:t>(</w:t>
      </w:r>
      <w:proofErr w:type="gramEnd"/>
      <w:r w:rsidRPr="00717A2F">
        <w:t>TIM3);</w:t>
      </w:r>
    </w:p>
    <w:p w14:paraId="1DE0FC3E" w14:textId="77777777" w:rsidR="00412FAB" w:rsidRPr="00717A2F" w:rsidRDefault="00000000" w:rsidP="00412FAB">
      <w:pPr>
        <w:widowControl/>
      </w:pPr>
      <w:r>
        <w:pict w14:anchorId="39482246">
          <v:rect id="_x0000_i1376" style="width:0;height:1.5pt" o:hralign="center" o:hrstd="t" o:hr="t" fillcolor="#a0a0a0" stroked="f"/>
        </w:pict>
      </w:r>
    </w:p>
    <w:p w14:paraId="5B39A75F" w14:textId="77777777" w:rsidR="00412FAB" w:rsidRPr="00717A2F" w:rsidRDefault="00412FAB" w:rsidP="00412FAB">
      <w:pPr>
        <w:pStyle w:val="3"/>
      </w:pPr>
      <w:r w:rsidRPr="00717A2F">
        <w:rPr>
          <w:rFonts w:ascii="Segoe UI Emoji" w:hAnsi="Segoe UI Emoji" w:cs="Segoe UI Emoji"/>
        </w:rPr>
        <w:t>🚩</w:t>
      </w:r>
      <w:r w:rsidRPr="00717A2F">
        <w:t>注意事项</w:t>
      </w:r>
    </w:p>
    <w:p w14:paraId="4DD6C0FA" w14:textId="77777777" w:rsidR="00412FAB" w:rsidRPr="00717A2F" w:rsidRDefault="00412FAB">
      <w:pPr>
        <w:widowControl/>
        <w:numPr>
          <w:ilvl w:val="0"/>
          <w:numId w:val="216"/>
        </w:numPr>
      </w:pPr>
      <w:r w:rsidRPr="00717A2F">
        <w:t xml:space="preserve">CNT 值 </w:t>
      </w:r>
      <w:r w:rsidRPr="00717A2F">
        <w:rPr>
          <w:b/>
          <w:bCs/>
        </w:rPr>
        <w:t>实时更新</w:t>
      </w:r>
      <w:r w:rsidRPr="00717A2F">
        <w:t>，在计数器运行过程中读取是安全的。</w:t>
      </w:r>
    </w:p>
    <w:p w14:paraId="42B60C04" w14:textId="77777777" w:rsidR="00412FAB" w:rsidRPr="00717A2F" w:rsidRDefault="00412FAB">
      <w:pPr>
        <w:widowControl/>
        <w:numPr>
          <w:ilvl w:val="0"/>
          <w:numId w:val="216"/>
        </w:numPr>
      </w:pPr>
      <w:r w:rsidRPr="00717A2F">
        <w:t>如果计数器溢出（CNT 达到 ARR 重置），两次读取差值要考虑溢出。</w:t>
      </w:r>
    </w:p>
    <w:p w14:paraId="5CF7BD15" w14:textId="77777777" w:rsidR="00412FAB" w:rsidRDefault="00412FAB">
      <w:pPr>
        <w:widowControl/>
        <w:numPr>
          <w:ilvl w:val="0"/>
          <w:numId w:val="216"/>
        </w:numPr>
      </w:pPr>
      <w:r w:rsidRPr="00717A2F">
        <w:lastRenderedPageBreak/>
        <w:t>对于 16 位定时器，CNT 范围 0~65535；32 位定时器范围更大。</w:t>
      </w:r>
    </w:p>
    <w:p w14:paraId="271DC159" w14:textId="77777777" w:rsidR="00412FAB" w:rsidRDefault="00412FAB" w:rsidP="00412FAB">
      <w:pPr>
        <w:pStyle w:val="2"/>
      </w:pPr>
      <w:proofErr w:type="spellStart"/>
      <w:r w:rsidRPr="00B519B6">
        <w:t>TIM_GetPrescaler</w:t>
      </w:r>
      <w:proofErr w:type="spellEnd"/>
      <w:r>
        <w:rPr>
          <w:rFonts w:hint="eastAsia"/>
        </w:rPr>
        <w:t>()</w:t>
      </w:r>
      <w:r>
        <w:br/>
      </w:r>
      <w:r w:rsidRPr="00D421E8">
        <w:rPr>
          <w:b/>
          <w:bCs/>
        </w:rPr>
        <w:t>读取定时器当前预分频器 PSC 寄存器的值</w:t>
      </w:r>
    </w:p>
    <w:p w14:paraId="3B8F2A54" w14:textId="77777777" w:rsidR="00412FAB" w:rsidRPr="00D421E8" w:rsidRDefault="00412FAB" w:rsidP="00412FAB">
      <w:pPr>
        <w:widowControl/>
      </w:pPr>
      <w:r w:rsidRPr="00D421E8">
        <w:t>你问到的这个函数：</w:t>
      </w:r>
    </w:p>
    <w:p w14:paraId="7E57BECA" w14:textId="77777777" w:rsidR="00412FAB" w:rsidRPr="00D421E8" w:rsidRDefault="00412FAB" w:rsidP="00412FAB">
      <w:pPr>
        <w:widowControl/>
      </w:pPr>
      <w:r w:rsidRPr="00D421E8">
        <w:t xml:space="preserve">uint16_t </w:t>
      </w:r>
      <w:proofErr w:type="spellStart"/>
      <w:r w:rsidRPr="00D421E8">
        <w:t>TIM_</w:t>
      </w:r>
      <w:proofErr w:type="gramStart"/>
      <w:r w:rsidRPr="00D421E8">
        <w:t>GetPrescaler</w:t>
      </w:r>
      <w:proofErr w:type="spellEnd"/>
      <w:r w:rsidRPr="00D421E8">
        <w:t>(</w:t>
      </w:r>
      <w:proofErr w:type="spellStart"/>
      <w:proofErr w:type="gramEnd"/>
      <w:r w:rsidRPr="00D421E8">
        <w:t>TIM_TypeDef</w:t>
      </w:r>
      <w:proofErr w:type="spellEnd"/>
      <w:r w:rsidRPr="00D421E8">
        <w:t xml:space="preserve">* </w:t>
      </w:r>
      <w:proofErr w:type="spellStart"/>
      <w:r w:rsidRPr="00D421E8">
        <w:t>TIMx</w:t>
      </w:r>
      <w:proofErr w:type="spellEnd"/>
      <w:r w:rsidRPr="00D421E8">
        <w:t>);</w:t>
      </w:r>
    </w:p>
    <w:p w14:paraId="073F4944" w14:textId="77777777" w:rsidR="00412FAB" w:rsidRPr="00D421E8" w:rsidRDefault="00412FAB" w:rsidP="00412FAB">
      <w:pPr>
        <w:widowControl/>
      </w:pPr>
      <w:r w:rsidRPr="00D421E8">
        <w:t xml:space="preserve">是 </w:t>
      </w:r>
      <w:r w:rsidRPr="00D421E8">
        <w:rPr>
          <w:b/>
          <w:bCs/>
        </w:rPr>
        <w:t>STM32 标准外设库（</w:t>
      </w:r>
      <w:proofErr w:type="spellStart"/>
      <w:r w:rsidRPr="00D421E8">
        <w:rPr>
          <w:b/>
          <w:bCs/>
        </w:rPr>
        <w:t>StdPeriph</w:t>
      </w:r>
      <w:proofErr w:type="spellEnd"/>
      <w:r w:rsidRPr="00D421E8">
        <w:rPr>
          <w:b/>
          <w:bCs/>
        </w:rPr>
        <w:t xml:space="preserve"> Library）</w:t>
      </w:r>
      <w:r w:rsidRPr="00D421E8">
        <w:t xml:space="preserve"> 中用来 </w:t>
      </w:r>
      <w:r w:rsidRPr="00D421E8">
        <w:rPr>
          <w:b/>
          <w:bCs/>
        </w:rPr>
        <w:t>读取定时器当前预分频器 PSC 寄存器的值</w:t>
      </w:r>
      <w:r w:rsidRPr="00D421E8">
        <w:t xml:space="preserve"> 的函数。</w:t>
      </w:r>
    </w:p>
    <w:p w14:paraId="21EA6F2D" w14:textId="77777777" w:rsidR="00412FAB" w:rsidRPr="00D421E8" w:rsidRDefault="00000000" w:rsidP="00412FAB">
      <w:pPr>
        <w:widowControl/>
      </w:pPr>
      <w:r>
        <w:pict w14:anchorId="1F57A415">
          <v:rect id="_x0000_i1377" style="width:0;height:1.5pt" o:hralign="center" o:hrstd="t" o:hr="t" fillcolor="#a0a0a0" stroked="f"/>
        </w:pict>
      </w:r>
    </w:p>
    <w:p w14:paraId="39B7D10A" w14:textId="77777777" w:rsidR="00412FAB" w:rsidRPr="00D421E8" w:rsidRDefault="00412FAB" w:rsidP="00412FAB">
      <w:pPr>
        <w:pStyle w:val="3"/>
      </w:pPr>
      <w:r w:rsidRPr="00D421E8">
        <w:rPr>
          <w:rFonts w:ascii="Segoe UI Emoji" w:hAnsi="Segoe UI Emoji" w:cs="Segoe UI Emoji"/>
        </w:rPr>
        <w:t>📘</w:t>
      </w:r>
      <w:r w:rsidRPr="00D421E8">
        <w:t xml:space="preserve"> 功能说明</w:t>
      </w:r>
    </w:p>
    <w:p w14:paraId="5BDB2F3E" w14:textId="77777777" w:rsidR="00412FAB" w:rsidRPr="00D421E8" w:rsidRDefault="00412FAB">
      <w:pPr>
        <w:widowControl/>
        <w:numPr>
          <w:ilvl w:val="0"/>
          <w:numId w:val="217"/>
        </w:numPr>
      </w:pPr>
      <w:r w:rsidRPr="00D421E8">
        <w:rPr>
          <w:b/>
          <w:bCs/>
        </w:rPr>
        <w:t>PSC（</w:t>
      </w:r>
      <w:proofErr w:type="spellStart"/>
      <w:r w:rsidRPr="00D421E8">
        <w:rPr>
          <w:b/>
          <w:bCs/>
        </w:rPr>
        <w:t>Prescaler</w:t>
      </w:r>
      <w:proofErr w:type="spellEnd"/>
      <w:r w:rsidRPr="00D421E8">
        <w:rPr>
          <w:b/>
          <w:bCs/>
        </w:rPr>
        <w:t>）寄存器</w:t>
      </w:r>
      <w:r w:rsidRPr="00D421E8">
        <w:t>决定定时器计数器 CNT 的时钟频率：</w:t>
      </w:r>
    </w:p>
    <w:p w14:paraId="02B049B9" w14:textId="77777777" w:rsidR="00412FAB" w:rsidRPr="00D421E8" w:rsidRDefault="00412FAB" w:rsidP="00412FAB">
      <w:pPr>
        <w:widowControl/>
      </w:pPr>
      <w:proofErr w:type="spellStart"/>
      <w:r w:rsidRPr="00D421E8">
        <w:t>fCNT</w:t>
      </w:r>
      <w:proofErr w:type="spellEnd"/>
      <w:r w:rsidRPr="00D421E8">
        <w:t>=fTIM_CLKPSC+1f_{CNT} = \frac{f_{TIM\_CLK</w:t>
      </w:r>
      <w:proofErr w:type="gramStart"/>
      <w:r w:rsidRPr="00D421E8">
        <w:t>}}{</w:t>
      </w:r>
      <w:proofErr w:type="gramEnd"/>
      <w:r w:rsidRPr="00D421E8">
        <w:t xml:space="preserve">PSC + 1} </w:t>
      </w:r>
    </w:p>
    <w:p w14:paraId="4008FCC6" w14:textId="77777777" w:rsidR="00412FAB" w:rsidRPr="00D421E8" w:rsidRDefault="00412FAB">
      <w:pPr>
        <w:widowControl/>
        <w:numPr>
          <w:ilvl w:val="0"/>
          <w:numId w:val="218"/>
        </w:numPr>
      </w:pPr>
      <w:r w:rsidRPr="00D421E8">
        <w:t xml:space="preserve">调用 </w:t>
      </w:r>
      <w:proofErr w:type="spellStart"/>
      <w:r w:rsidRPr="00D421E8">
        <w:t>TIM_GetPrescaler</w:t>
      </w:r>
      <w:proofErr w:type="spellEnd"/>
      <w:r w:rsidRPr="00D421E8">
        <w:t>() 可以获取当前 PSC 值，用于计算实际计数频率或调试定时器。</w:t>
      </w:r>
    </w:p>
    <w:p w14:paraId="33D6051C" w14:textId="77777777" w:rsidR="00412FAB" w:rsidRPr="00D421E8" w:rsidRDefault="00000000" w:rsidP="00412FAB">
      <w:pPr>
        <w:widowControl/>
      </w:pPr>
      <w:r>
        <w:pict w14:anchorId="003E8C81">
          <v:rect id="_x0000_i1378" style="width:0;height:1.5pt" o:hralign="center" o:hrstd="t" o:hr="t" fillcolor="#a0a0a0" stroked="f"/>
        </w:pict>
      </w:r>
    </w:p>
    <w:p w14:paraId="348ED119" w14:textId="77777777" w:rsidR="00412FAB" w:rsidRPr="00D421E8" w:rsidRDefault="00412FAB" w:rsidP="00412FAB">
      <w:pPr>
        <w:pStyle w:val="3"/>
      </w:pPr>
      <w:r w:rsidRPr="00D421E8">
        <w:rPr>
          <w:rFonts w:ascii="Segoe UI Emoji" w:hAnsi="Segoe UI Emoji" w:cs="Segoe UI Emoji"/>
        </w:rPr>
        <w:t>📖</w:t>
      </w:r>
      <w:r w:rsidRPr="00D421E8">
        <w:t xml:space="preserve"> 参数说明</w:t>
      </w:r>
    </w:p>
    <w:p w14:paraId="65F88253" w14:textId="77777777" w:rsidR="00412FAB" w:rsidRPr="00D421E8" w:rsidRDefault="00412FAB">
      <w:pPr>
        <w:widowControl/>
        <w:numPr>
          <w:ilvl w:val="0"/>
          <w:numId w:val="219"/>
        </w:numPr>
      </w:pPr>
      <w:proofErr w:type="spellStart"/>
      <w:r w:rsidRPr="00D421E8">
        <w:rPr>
          <w:b/>
          <w:bCs/>
        </w:rPr>
        <w:t>TIMx</w:t>
      </w:r>
      <w:proofErr w:type="spellEnd"/>
    </w:p>
    <w:p w14:paraId="09AC869E" w14:textId="77777777" w:rsidR="00412FAB" w:rsidRPr="00D421E8" w:rsidRDefault="00412FAB">
      <w:pPr>
        <w:widowControl/>
        <w:numPr>
          <w:ilvl w:val="1"/>
          <w:numId w:val="219"/>
        </w:numPr>
      </w:pPr>
      <w:r w:rsidRPr="00D421E8">
        <w:t>要读取的定时器实例，如 TIM1、TIM2、TIM3 等。</w:t>
      </w:r>
    </w:p>
    <w:p w14:paraId="3AB5146B" w14:textId="77777777" w:rsidR="00412FAB" w:rsidRPr="00D421E8" w:rsidRDefault="00412FAB">
      <w:pPr>
        <w:widowControl/>
        <w:numPr>
          <w:ilvl w:val="0"/>
          <w:numId w:val="219"/>
        </w:numPr>
      </w:pPr>
      <w:r w:rsidRPr="00D421E8">
        <w:rPr>
          <w:b/>
          <w:bCs/>
        </w:rPr>
        <w:t>返回值</w:t>
      </w:r>
    </w:p>
    <w:p w14:paraId="4FDD2F7A" w14:textId="77777777" w:rsidR="00412FAB" w:rsidRPr="00D421E8" w:rsidRDefault="00412FAB">
      <w:pPr>
        <w:widowControl/>
        <w:numPr>
          <w:ilvl w:val="1"/>
          <w:numId w:val="219"/>
        </w:numPr>
      </w:pPr>
      <w:r w:rsidRPr="00D421E8">
        <w:t>当前 PSC 值（16 位寄存器，0~65535）。</w:t>
      </w:r>
    </w:p>
    <w:p w14:paraId="737336A8" w14:textId="77777777" w:rsidR="00412FAB" w:rsidRPr="00D421E8" w:rsidRDefault="00412FAB">
      <w:pPr>
        <w:widowControl/>
        <w:numPr>
          <w:ilvl w:val="1"/>
          <w:numId w:val="219"/>
        </w:numPr>
      </w:pPr>
      <w:r w:rsidRPr="00D421E8">
        <w:t xml:space="preserve">注意：这是寄存器值 </w:t>
      </w:r>
      <w:r w:rsidRPr="00D421E8">
        <w:rPr>
          <w:b/>
          <w:bCs/>
        </w:rPr>
        <w:t>不是实际分频倍数</w:t>
      </w:r>
      <w:r w:rsidRPr="00D421E8">
        <w:t>，实际分频倍数 = PSC + 1。</w:t>
      </w:r>
    </w:p>
    <w:p w14:paraId="2604B4FB" w14:textId="77777777" w:rsidR="00412FAB" w:rsidRPr="00D421E8" w:rsidRDefault="00000000" w:rsidP="00412FAB">
      <w:pPr>
        <w:widowControl/>
      </w:pPr>
      <w:r>
        <w:pict w14:anchorId="7AA0E04A">
          <v:rect id="_x0000_i1379" style="width:0;height:1.5pt" o:hralign="center" o:hrstd="t" o:hr="t" fillcolor="#a0a0a0" stroked="f"/>
        </w:pict>
      </w:r>
    </w:p>
    <w:p w14:paraId="1D9FD508" w14:textId="77777777" w:rsidR="00412FAB" w:rsidRPr="00D421E8" w:rsidRDefault="00412FAB" w:rsidP="00412FAB">
      <w:pPr>
        <w:pStyle w:val="3"/>
      </w:pPr>
      <w:r w:rsidRPr="00D421E8">
        <w:rPr>
          <w:rFonts w:ascii="Segoe UI Emoji" w:hAnsi="Segoe UI Emoji" w:cs="Segoe UI Emoji"/>
        </w:rPr>
        <w:t>⚙️</w:t>
      </w:r>
      <w:r w:rsidRPr="00D421E8">
        <w:t xml:space="preserve"> 底层原理</w:t>
      </w:r>
    </w:p>
    <w:p w14:paraId="17BC5133" w14:textId="77777777" w:rsidR="00412FAB" w:rsidRPr="00D421E8" w:rsidRDefault="00412FAB">
      <w:pPr>
        <w:widowControl/>
        <w:numPr>
          <w:ilvl w:val="0"/>
          <w:numId w:val="220"/>
        </w:numPr>
      </w:pPr>
      <w:r w:rsidRPr="00D421E8">
        <w:t xml:space="preserve">函数实际上是读取 </w:t>
      </w:r>
      <w:proofErr w:type="spellStart"/>
      <w:r w:rsidRPr="00D421E8">
        <w:rPr>
          <w:b/>
          <w:bCs/>
        </w:rPr>
        <w:t>TIMx</w:t>
      </w:r>
      <w:proofErr w:type="spellEnd"/>
      <w:r w:rsidRPr="00D421E8">
        <w:rPr>
          <w:b/>
          <w:bCs/>
        </w:rPr>
        <w:t>-&gt;PSC 寄存器</w:t>
      </w:r>
      <w:r w:rsidRPr="00D421E8">
        <w:t>：</w:t>
      </w:r>
    </w:p>
    <w:p w14:paraId="2E83DB55" w14:textId="77777777" w:rsidR="00412FAB" w:rsidRPr="00D421E8" w:rsidRDefault="00412FAB" w:rsidP="00412FAB">
      <w:pPr>
        <w:widowControl/>
      </w:pPr>
      <w:r w:rsidRPr="00D421E8">
        <w:t xml:space="preserve">return </w:t>
      </w:r>
      <w:proofErr w:type="spellStart"/>
      <w:r w:rsidRPr="00D421E8">
        <w:t>TIMx</w:t>
      </w:r>
      <w:proofErr w:type="spellEnd"/>
      <w:r w:rsidRPr="00D421E8">
        <w:t>-&gt;PSC;</w:t>
      </w:r>
    </w:p>
    <w:p w14:paraId="13822280" w14:textId="77777777" w:rsidR="00412FAB" w:rsidRPr="00D421E8" w:rsidRDefault="00412FAB">
      <w:pPr>
        <w:widowControl/>
        <w:numPr>
          <w:ilvl w:val="0"/>
          <w:numId w:val="221"/>
        </w:numPr>
      </w:pPr>
      <w:r w:rsidRPr="00D421E8">
        <w:t>立即返回寄存器值，与定时器运行状态无关。</w:t>
      </w:r>
    </w:p>
    <w:p w14:paraId="02723B15" w14:textId="77777777" w:rsidR="00412FAB" w:rsidRPr="00D421E8" w:rsidRDefault="00000000" w:rsidP="00412FAB">
      <w:pPr>
        <w:widowControl/>
      </w:pPr>
      <w:r>
        <w:pict w14:anchorId="08C97644">
          <v:rect id="_x0000_i1380" style="width:0;height:1.5pt" o:hralign="center" o:hrstd="t" o:hr="t" fillcolor="#a0a0a0" stroked="f"/>
        </w:pict>
      </w:r>
    </w:p>
    <w:p w14:paraId="7351390B" w14:textId="77777777" w:rsidR="00412FAB" w:rsidRPr="00D421E8" w:rsidRDefault="00412FAB" w:rsidP="00412FAB">
      <w:pPr>
        <w:pStyle w:val="3"/>
      </w:pPr>
      <w:r w:rsidRPr="00D421E8">
        <w:rPr>
          <w:rFonts w:ascii="Segoe UI Emoji" w:hAnsi="Segoe UI Emoji" w:cs="Segoe UI Emoji"/>
        </w:rPr>
        <w:lastRenderedPageBreak/>
        <w:t>✅</w:t>
      </w:r>
      <w:r w:rsidRPr="00D421E8">
        <w:t xml:space="preserve"> 使用示例</w:t>
      </w:r>
    </w:p>
    <w:p w14:paraId="0E063F7B" w14:textId="77777777" w:rsidR="00412FAB" w:rsidRPr="00D421E8" w:rsidRDefault="00412FAB" w:rsidP="00412FAB">
      <w:pPr>
        <w:widowControl/>
        <w:rPr>
          <w:b/>
          <w:bCs/>
        </w:rPr>
      </w:pPr>
      <w:r w:rsidRPr="00D421E8">
        <w:rPr>
          <w:b/>
          <w:bCs/>
        </w:rPr>
        <w:t>1. 获取 TIM2 预分频值</w:t>
      </w:r>
    </w:p>
    <w:p w14:paraId="20BE0C0E" w14:textId="77777777" w:rsidR="00412FAB" w:rsidRPr="00D421E8" w:rsidRDefault="00412FAB" w:rsidP="00412FAB">
      <w:pPr>
        <w:widowControl/>
      </w:pPr>
      <w:r w:rsidRPr="00D421E8">
        <w:t xml:space="preserve">uint16_t </w:t>
      </w:r>
      <w:proofErr w:type="spellStart"/>
      <w:r w:rsidRPr="00D421E8">
        <w:t>psc</w:t>
      </w:r>
      <w:proofErr w:type="spellEnd"/>
      <w:r w:rsidRPr="00D421E8">
        <w:t xml:space="preserve"> = </w:t>
      </w:r>
      <w:proofErr w:type="spellStart"/>
      <w:r w:rsidRPr="00D421E8">
        <w:t>TIM_</w:t>
      </w:r>
      <w:proofErr w:type="gramStart"/>
      <w:r w:rsidRPr="00D421E8">
        <w:t>GetPrescaler</w:t>
      </w:r>
      <w:proofErr w:type="spellEnd"/>
      <w:r w:rsidRPr="00D421E8">
        <w:t>(</w:t>
      </w:r>
      <w:proofErr w:type="gramEnd"/>
      <w:r w:rsidRPr="00D421E8">
        <w:t>TIM2);</w:t>
      </w:r>
    </w:p>
    <w:p w14:paraId="35E13BAB" w14:textId="77777777" w:rsidR="00412FAB" w:rsidRPr="00D421E8" w:rsidRDefault="00412FAB" w:rsidP="00412FAB">
      <w:pPr>
        <w:widowControl/>
      </w:pPr>
      <w:r w:rsidRPr="00D421E8">
        <w:t>// 计算 CNT 实际频率</w:t>
      </w:r>
    </w:p>
    <w:p w14:paraId="1CBAED02" w14:textId="77777777" w:rsidR="00412FAB" w:rsidRPr="00D421E8" w:rsidRDefault="00412FAB" w:rsidP="00412FAB">
      <w:pPr>
        <w:widowControl/>
      </w:pPr>
      <w:r w:rsidRPr="00D421E8">
        <w:t xml:space="preserve">uint32_t </w:t>
      </w:r>
      <w:proofErr w:type="spellStart"/>
      <w:r w:rsidRPr="00D421E8">
        <w:t>f_cnt</w:t>
      </w:r>
      <w:proofErr w:type="spellEnd"/>
      <w:r w:rsidRPr="00D421E8">
        <w:t xml:space="preserve"> = TIM2CLK / (</w:t>
      </w:r>
      <w:proofErr w:type="spellStart"/>
      <w:r w:rsidRPr="00D421E8">
        <w:t>psc</w:t>
      </w:r>
      <w:proofErr w:type="spellEnd"/>
      <w:r w:rsidRPr="00D421E8">
        <w:t xml:space="preserve"> + 1);</w:t>
      </w:r>
    </w:p>
    <w:p w14:paraId="4A23300E" w14:textId="77777777" w:rsidR="00412FAB" w:rsidRPr="00D421E8" w:rsidRDefault="00412FAB" w:rsidP="00412FAB">
      <w:pPr>
        <w:widowControl/>
        <w:rPr>
          <w:b/>
          <w:bCs/>
        </w:rPr>
      </w:pPr>
      <w:r w:rsidRPr="00D421E8">
        <w:rPr>
          <w:b/>
          <w:bCs/>
        </w:rPr>
        <w:t>2. 调试定时器</w:t>
      </w:r>
    </w:p>
    <w:p w14:paraId="42F76A1E" w14:textId="77777777" w:rsidR="00412FAB" w:rsidRPr="00D421E8" w:rsidRDefault="00412FAB" w:rsidP="00412FAB">
      <w:pPr>
        <w:widowControl/>
      </w:pPr>
      <w:r w:rsidRPr="00D421E8">
        <w:t>if (</w:t>
      </w:r>
      <w:proofErr w:type="spellStart"/>
      <w:r w:rsidRPr="00D421E8">
        <w:t>TIM_</w:t>
      </w:r>
      <w:proofErr w:type="gramStart"/>
      <w:r w:rsidRPr="00D421E8">
        <w:t>GetPrescaler</w:t>
      </w:r>
      <w:proofErr w:type="spellEnd"/>
      <w:r w:rsidRPr="00D421E8">
        <w:t>(</w:t>
      </w:r>
      <w:proofErr w:type="gramEnd"/>
      <w:r w:rsidRPr="00D421E8">
        <w:t>TIM3</w:t>
      </w:r>
      <w:proofErr w:type="gramStart"/>
      <w:r w:rsidRPr="00D421E8">
        <w:t>) !</w:t>
      </w:r>
      <w:proofErr w:type="gramEnd"/>
      <w:r w:rsidRPr="00D421E8">
        <w:t xml:space="preserve">= </w:t>
      </w:r>
      <w:proofErr w:type="spellStart"/>
      <w:r w:rsidRPr="00D421E8">
        <w:t>expected_psc</w:t>
      </w:r>
      <w:proofErr w:type="spellEnd"/>
      <w:r w:rsidRPr="00D421E8">
        <w:t>) {</w:t>
      </w:r>
    </w:p>
    <w:p w14:paraId="28AEE35B" w14:textId="77777777" w:rsidR="00412FAB" w:rsidRPr="00D421E8" w:rsidRDefault="00412FAB" w:rsidP="00412FAB">
      <w:pPr>
        <w:widowControl/>
      </w:pPr>
      <w:r w:rsidRPr="00D421E8">
        <w:t xml:space="preserve">    /</w:t>
      </w:r>
      <w:proofErr w:type="gramStart"/>
      <w:r w:rsidRPr="00D421E8">
        <w:t>/ 预分</w:t>
      </w:r>
      <w:proofErr w:type="gramEnd"/>
      <w:r w:rsidRPr="00D421E8">
        <w:t>频设置错误</w:t>
      </w:r>
    </w:p>
    <w:p w14:paraId="5854E775" w14:textId="77777777" w:rsidR="00412FAB" w:rsidRPr="00D421E8" w:rsidRDefault="00412FAB" w:rsidP="00412FAB">
      <w:pPr>
        <w:widowControl/>
      </w:pPr>
      <w:r w:rsidRPr="00D421E8">
        <w:t>}</w:t>
      </w:r>
    </w:p>
    <w:p w14:paraId="4C4065B2" w14:textId="77777777" w:rsidR="00412FAB" w:rsidRPr="00D421E8" w:rsidRDefault="00000000" w:rsidP="00412FAB">
      <w:pPr>
        <w:widowControl/>
      </w:pPr>
      <w:r>
        <w:pict w14:anchorId="33CAC879">
          <v:rect id="_x0000_i1381" style="width:0;height:1.5pt" o:hralign="center" o:hrstd="t" o:hr="t" fillcolor="#a0a0a0" stroked="f"/>
        </w:pict>
      </w:r>
    </w:p>
    <w:p w14:paraId="5D8A309C" w14:textId="77777777" w:rsidR="00412FAB" w:rsidRPr="00D421E8" w:rsidRDefault="00412FAB" w:rsidP="00412FAB">
      <w:pPr>
        <w:pStyle w:val="3"/>
      </w:pPr>
      <w:r w:rsidRPr="00D421E8">
        <w:rPr>
          <w:rFonts w:ascii="Segoe UI Emoji" w:hAnsi="Segoe UI Emoji" w:cs="Segoe UI Emoji"/>
        </w:rPr>
        <w:t>🚩</w:t>
      </w:r>
      <w:r w:rsidRPr="00D421E8">
        <w:t>注意事项</w:t>
      </w:r>
    </w:p>
    <w:p w14:paraId="1977AD70" w14:textId="77777777" w:rsidR="00412FAB" w:rsidRPr="00D421E8" w:rsidRDefault="00412FAB">
      <w:pPr>
        <w:widowControl/>
        <w:numPr>
          <w:ilvl w:val="0"/>
          <w:numId w:val="222"/>
        </w:numPr>
      </w:pPr>
      <w:r w:rsidRPr="00D421E8">
        <w:t xml:space="preserve">PSC 值是 </w:t>
      </w:r>
      <w:r w:rsidRPr="00D421E8">
        <w:rPr>
          <w:b/>
          <w:bCs/>
        </w:rPr>
        <w:t>寄存器值</w:t>
      </w:r>
      <w:r w:rsidRPr="00D421E8">
        <w:t>，实际分频倍数 = PSC + 1。</w:t>
      </w:r>
    </w:p>
    <w:p w14:paraId="1F455038" w14:textId="77777777" w:rsidR="00412FAB" w:rsidRPr="00D421E8" w:rsidRDefault="00412FAB">
      <w:pPr>
        <w:widowControl/>
        <w:numPr>
          <w:ilvl w:val="0"/>
          <w:numId w:val="222"/>
        </w:numPr>
      </w:pPr>
      <w:r w:rsidRPr="00D421E8">
        <w:t>CNT 时钟频率 = TIM 时钟 / (PSC + 1)。</w:t>
      </w:r>
    </w:p>
    <w:p w14:paraId="41234677" w14:textId="77777777" w:rsidR="00412FAB" w:rsidRDefault="00412FAB">
      <w:pPr>
        <w:widowControl/>
        <w:numPr>
          <w:ilvl w:val="0"/>
          <w:numId w:val="222"/>
        </w:numPr>
      </w:pPr>
      <w:r w:rsidRPr="00D421E8">
        <w:t>读取 PSC 不会影响计数器或定时器运行状态。</w:t>
      </w:r>
    </w:p>
    <w:p w14:paraId="01532012" w14:textId="77777777" w:rsidR="00412FAB" w:rsidRDefault="00412FAB" w:rsidP="00412FAB">
      <w:pPr>
        <w:pStyle w:val="2"/>
      </w:pPr>
      <w:proofErr w:type="spellStart"/>
      <w:r w:rsidRPr="00A048E1">
        <w:t>TIM_GetFlagStatus</w:t>
      </w:r>
      <w:proofErr w:type="spellEnd"/>
      <w:r>
        <w:rPr>
          <w:rFonts w:hint="eastAsia"/>
        </w:rPr>
        <w:t>()</w:t>
      </w:r>
      <w:r>
        <w:br/>
      </w:r>
      <w:r w:rsidRPr="0039691B">
        <w:t>检查指定定时器的某个状态标志位是否被置位</w:t>
      </w:r>
    </w:p>
    <w:p w14:paraId="6D020809" w14:textId="77777777" w:rsidR="00412FAB" w:rsidRPr="0039691B" w:rsidRDefault="00412FAB" w:rsidP="00412FAB">
      <w:r w:rsidRPr="0039691B">
        <w:t xml:space="preserve">你贴的这一行是 STM32 标准外设库中 </w:t>
      </w:r>
      <w:r w:rsidRPr="0039691B">
        <w:rPr>
          <w:b/>
          <w:bCs/>
        </w:rPr>
        <w:t>定时器（TIM）标志查询函数</w:t>
      </w:r>
      <w:r w:rsidRPr="0039691B">
        <w:t xml:space="preserve"> 的函数原型。我们可以详细解析它。</w:t>
      </w:r>
    </w:p>
    <w:p w14:paraId="01FB35A3" w14:textId="77777777" w:rsidR="00412FAB" w:rsidRPr="0039691B" w:rsidRDefault="00000000" w:rsidP="00412FAB">
      <w:r>
        <w:pict w14:anchorId="0579A586">
          <v:rect id="_x0000_i1382" style="width:0;height:1.5pt" o:hralign="center" o:hrstd="t" o:hr="t" fillcolor="#a0a0a0" stroked="f"/>
        </w:pict>
      </w:r>
    </w:p>
    <w:p w14:paraId="1D4570AE" w14:textId="77777777" w:rsidR="00412FAB" w:rsidRPr="0039691B" w:rsidRDefault="00412FAB" w:rsidP="00412FAB">
      <w:pPr>
        <w:pStyle w:val="3"/>
      </w:pPr>
      <w:r w:rsidRPr="0039691B">
        <w:t>1. 函数原型</w:t>
      </w:r>
    </w:p>
    <w:p w14:paraId="0C007B1D" w14:textId="77777777" w:rsidR="00412FAB" w:rsidRPr="0039691B" w:rsidRDefault="00412FAB" w:rsidP="00412FAB">
      <w:proofErr w:type="spellStart"/>
      <w:r w:rsidRPr="0039691B">
        <w:t>FlagStatus</w:t>
      </w:r>
      <w:proofErr w:type="spellEnd"/>
      <w:r w:rsidRPr="0039691B">
        <w:t xml:space="preserve"> </w:t>
      </w:r>
      <w:proofErr w:type="spellStart"/>
      <w:r w:rsidRPr="0039691B">
        <w:t>TIM_</w:t>
      </w:r>
      <w:proofErr w:type="gramStart"/>
      <w:r w:rsidRPr="0039691B">
        <w:t>GetFlagStatus</w:t>
      </w:r>
      <w:proofErr w:type="spellEnd"/>
      <w:r w:rsidRPr="0039691B">
        <w:t>(</w:t>
      </w:r>
      <w:proofErr w:type="spellStart"/>
      <w:proofErr w:type="gramEnd"/>
      <w:r w:rsidRPr="0039691B">
        <w:t>TIM_TypeDef</w:t>
      </w:r>
      <w:proofErr w:type="spellEnd"/>
      <w:r w:rsidRPr="0039691B">
        <w:t xml:space="preserve">* </w:t>
      </w:r>
      <w:proofErr w:type="spellStart"/>
      <w:r w:rsidRPr="0039691B">
        <w:t>TIMx</w:t>
      </w:r>
      <w:proofErr w:type="spellEnd"/>
      <w:r w:rsidRPr="0039691B">
        <w:t>, uint16_t TIM_FLAG);</w:t>
      </w:r>
    </w:p>
    <w:p w14:paraId="097FBEFC" w14:textId="77777777" w:rsidR="00412FAB" w:rsidRPr="0039691B" w:rsidRDefault="00412FAB">
      <w:pPr>
        <w:numPr>
          <w:ilvl w:val="0"/>
          <w:numId w:val="223"/>
        </w:numPr>
      </w:pPr>
      <w:r w:rsidRPr="0039691B">
        <w:rPr>
          <w:b/>
          <w:bCs/>
        </w:rPr>
        <w:t>功能</w:t>
      </w:r>
      <w:r w:rsidRPr="0039691B">
        <w:t>：检查指定定时器的某个状态标志位是否被置位。</w:t>
      </w:r>
    </w:p>
    <w:p w14:paraId="04CE8CE9" w14:textId="77777777" w:rsidR="00412FAB" w:rsidRPr="0039691B" w:rsidRDefault="00412FAB">
      <w:pPr>
        <w:numPr>
          <w:ilvl w:val="0"/>
          <w:numId w:val="223"/>
        </w:numPr>
      </w:pPr>
      <w:r w:rsidRPr="0039691B">
        <w:rPr>
          <w:b/>
          <w:bCs/>
        </w:rPr>
        <w:t>参数</w:t>
      </w:r>
      <w:r w:rsidRPr="0039691B">
        <w:t>：</w:t>
      </w:r>
    </w:p>
    <w:p w14:paraId="03008570" w14:textId="77777777" w:rsidR="00412FAB" w:rsidRPr="0039691B" w:rsidRDefault="00412FAB">
      <w:pPr>
        <w:numPr>
          <w:ilvl w:val="1"/>
          <w:numId w:val="223"/>
        </w:numPr>
      </w:pPr>
      <w:proofErr w:type="spellStart"/>
      <w:r w:rsidRPr="0039691B">
        <w:t>TIMx</w:t>
      </w:r>
      <w:proofErr w:type="spellEnd"/>
      <w:r w:rsidRPr="0039691B">
        <w:t>：要查询的定时器，例如 TIM1、TIM2、TIM3 等。</w:t>
      </w:r>
    </w:p>
    <w:p w14:paraId="460BD568" w14:textId="77777777" w:rsidR="00412FAB" w:rsidRPr="0039691B" w:rsidRDefault="00412FAB">
      <w:pPr>
        <w:numPr>
          <w:ilvl w:val="1"/>
          <w:numId w:val="223"/>
        </w:numPr>
      </w:pPr>
      <w:r w:rsidRPr="0039691B">
        <w:t>TIM_FLAG：指定要查询的标志位，例如：</w:t>
      </w:r>
    </w:p>
    <w:p w14:paraId="4F06C7B5" w14:textId="77777777" w:rsidR="00412FAB" w:rsidRPr="0039691B" w:rsidRDefault="00412FAB">
      <w:pPr>
        <w:numPr>
          <w:ilvl w:val="2"/>
          <w:numId w:val="223"/>
        </w:numPr>
      </w:pPr>
      <w:proofErr w:type="spellStart"/>
      <w:r w:rsidRPr="0039691B">
        <w:lastRenderedPageBreak/>
        <w:t>TIM_FLAG_Update</w:t>
      </w:r>
      <w:proofErr w:type="spellEnd"/>
      <w:r w:rsidRPr="0039691B">
        <w:t>：更新事件标志（定时器溢出）</w:t>
      </w:r>
    </w:p>
    <w:p w14:paraId="52283BD3" w14:textId="77777777" w:rsidR="00412FAB" w:rsidRPr="0039691B" w:rsidRDefault="00412FAB">
      <w:pPr>
        <w:numPr>
          <w:ilvl w:val="2"/>
          <w:numId w:val="223"/>
        </w:numPr>
      </w:pPr>
      <w:r w:rsidRPr="0039691B">
        <w:t>TIM_FLAG_CC1：通道1比较/捕获标志</w:t>
      </w:r>
    </w:p>
    <w:p w14:paraId="6C8BFC05" w14:textId="77777777" w:rsidR="00412FAB" w:rsidRPr="0039691B" w:rsidRDefault="00412FAB">
      <w:pPr>
        <w:numPr>
          <w:ilvl w:val="2"/>
          <w:numId w:val="223"/>
        </w:numPr>
      </w:pPr>
      <w:r w:rsidRPr="0039691B">
        <w:t>TIM_FLAG_CC2、TIM_FLAG_CC3、TIM_FLAG_CC4 等</w:t>
      </w:r>
    </w:p>
    <w:p w14:paraId="51503B02" w14:textId="77777777" w:rsidR="00412FAB" w:rsidRPr="0039691B" w:rsidRDefault="00412FAB">
      <w:pPr>
        <w:numPr>
          <w:ilvl w:val="0"/>
          <w:numId w:val="223"/>
        </w:numPr>
      </w:pPr>
      <w:r w:rsidRPr="0039691B">
        <w:rPr>
          <w:b/>
          <w:bCs/>
        </w:rPr>
        <w:t>返回值</w:t>
      </w:r>
      <w:r w:rsidRPr="0039691B">
        <w:t>：</w:t>
      </w:r>
    </w:p>
    <w:p w14:paraId="0DF4AAD9" w14:textId="77777777" w:rsidR="00412FAB" w:rsidRPr="0039691B" w:rsidRDefault="00412FAB">
      <w:pPr>
        <w:numPr>
          <w:ilvl w:val="1"/>
          <w:numId w:val="224"/>
        </w:numPr>
      </w:pPr>
      <w:r w:rsidRPr="0039691B">
        <w:t>SET：标志位被置位</w:t>
      </w:r>
    </w:p>
    <w:p w14:paraId="7E4B089E" w14:textId="77777777" w:rsidR="00412FAB" w:rsidRPr="0039691B" w:rsidRDefault="00412FAB">
      <w:pPr>
        <w:numPr>
          <w:ilvl w:val="1"/>
          <w:numId w:val="224"/>
        </w:numPr>
      </w:pPr>
      <w:r w:rsidRPr="0039691B">
        <w:t>RESET：标志位没有被置位</w:t>
      </w:r>
    </w:p>
    <w:p w14:paraId="1F9681AC" w14:textId="77777777" w:rsidR="00412FAB" w:rsidRPr="0039691B" w:rsidRDefault="00412FAB" w:rsidP="00412FAB">
      <w:proofErr w:type="spellStart"/>
      <w:r w:rsidRPr="0039691B">
        <w:t>FlagStatus</w:t>
      </w:r>
      <w:proofErr w:type="spellEnd"/>
      <w:r w:rsidRPr="0039691B">
        <w:t xml:space="preserve"> 是一个枚举类型：</w:t>
      </w:r>
    </w:p>
    <w:p w14:paraId="6BF96917" w14:textId="77777777" w:rsidR="00412FAB" w:rsidRDefault="00412FAB" w:rsidP="00412FAB">
      <w:r w:rsidRPr="0039691B">
        <w:t xml:space="preserve">typedef </w:t>
      </w:r>
      <w:proofErr w:type="spellStart"/>
      <w:r w:rsidRPr="0039691B">
        <w:t>enum</w:t>
      </w:r>
      <w:proofErr w:type="spellEnd"/>
      <w:r w:rsidRPr="0039691B">
        <w:t xml:space="preserve"> {RESET = 0, SET </w:t>
      </w:r>
      <w:proofErr w:type="gramStart"/>
      <w:r w:rsidRPr="0039691B">
        <w:t>= !RESET</w:t>
      </w:r>
      <w:proofErr w:type="gramEnd"/>
      <w:r w:rsidRPr="0039691B">
        <w:t xml:space="preserve">} </w:t>
      </w:r>
      <w:proofErr w:type="spellStart"/>
      <w:r w:rsidRPr="0039691B">
        <w:t>FlagStatus</w:t>
      </w:r>
      <w:proofErr w:type="spellEnd"/>
      <w:r w:rsidRPr="0039691B">
        <w:t>;</w:t>
      </w:r>
    </w:p>
    <w:p w14:paraId="5A418DBE" w14:textId="77777777" w:rsidR="00412FAB" w:rsidRPr="00905B6B" w:rsidRDefault="00412FAB" w:rsidP="00412FAB">
      <w:r w:rsidRPr="00905B6B">
        <w:t xml:space="preserve">  </w:t>
      </w:r>
      <w:r w:rsidRPr="00905B6B">
        <w:rPr>
          <w:b/>
          <w:bCs/>
        </w:rPr>
        <w:t>检查 SR 状态寄存器里的标志位</w:t>
      </w:r>
    </w:p>
    <w:p w14:paraId="1FE78B91" w14:textId="77777777" w:rsidR="00412FAB" w:rsidRPr="00905B6B" w:rsidRDefault="00412FAB" w:rsidP="00412FAB">
      <w:r w:rsidRPr="00905B6B">
        <w:t xml:space="preserve">  只回答 </w:t>
      </w:r>
      <w:r w:rsidRPr="00905B6B">
        <w:rPr>
          <w:b/>
          <w:bCs/>
        </w:rPr>
        <w:t>“事件是否发生”</w:t>
      </w:r>
    </w:p>
    <w:p w14:paraId="10E1EF7A" w14:textId="77777777" w:rsidR="00412FAB" w:rsidRPr="00905B6B" w:rsidRDefault="00412FAB" w:rsidP="00412FAB">
      <w:r w:rsidRPr="00905B6B">
        <w:t>  不管这个事件</w:t>
      </w:r>
      <w:r w:rsidRPr="00905B6B">
        <w:rPr>
          <w:color w:val="EE0000"/>
        </w:rPr>
        <w:t>有没有开中断使能</w:t>
      </w:r>
      <w:r w:rsidRPr="00905B6B">
        <w:t>。</w:t>
      </w:r>
    </w:p>
    <w:p w14:paraId="46ACDED5" w14:textId="77777777" w:rsidR="00412FAB" w:rsidRPr="0039691B" w:rsidRDefault="00000000" w:rsidP="00412FAB">
      <w:r>
        <w:pict w14:anchorId="26CFB7CF">
          <v:rect id="_x0000_i1383" style="width:0;height:1.5pt" o:hralign="center" o:hrstd="t" o:hr="t" fillcolor="#a0a0a0" stroked="f"/>
        </w:pict>
      </w:r>
    </w:p>
    <w:p w14:paraId="70ED5E1A" w14:textId="77777777" w:rsidR="00412FAB" w:rsidRPr="0039691B" w:rsidRDefault="00412FAB" w:rsidP="00412FAB">
      <w:pPr>
        <w:pStyle w:val="3"/>
      </w:pPr>
      <w:r w:rsidRPr="0039691B">
        <w:t>2. 使用示例</w:t>
      </w:r>
    </w:p>
    <w:p w14:paraId="5D400BA5" w14:textId="77777777" w:rsidR="00412FAB" w:rsidRPr="0039691B" w:rsidRDefault="00412FAB" w:rsidP="00412FAB">
      <w:r w:rsidRPr="0039691B">
        <w:t>假设你想检测 TIM2 的更新事件（即溢出）：</w:t>
      </w:r>
    </w:p>
    <w:p w14:paraId="7D0BB10C" w14:textId="77777777" w:rsidR="00412FAB" w:rsidRPr="0039691B" w:rsidRDefault="00412FAB" w:rsidP="00412FAB">
      <w:proofErr w:type="gramStart"/>
      <w:r w:rsidRPr="0039691B">
        <w:t>if(</w:t>
      </w:r>
      <w:proofErr w:type="spellStart"/>
      <w:proofErr w:type="gramEnd"/>
      <w:r w:rsidRPr="0039691B">
        <w:t>TIM_</w:t>
      </w:r>
      <w:proofErr w:type="gramStart"/>
      <w:r w:rsidRPr="0039691B">
        <w:t>GetFlagStatus</w:t>
      </w:r>
      <w:proofErr w:type="spellEnd"/>
      <w:r w:rsidRPr="0039691B">
        <w:t>(</w:t>
      </w:r>
      <w:proofErr w:type="gramEnd"/>
      <w:r w:rsidRPr="0039691B">
        <w:t xml:space="preserve">TIM2, </w:t>
      </w:r>
      <w:proofErr w:type="spellStart"/>
      <w:r w:rsidRPr="0039691B">
        <w:t>TIM_FLAG_Update</w:t>
      </w:r>
      <w:proofErr w:type="spellEnd"/>
      <w:r w:rsidRPr="0039691B">
        <w:t>) == SET)</w:t>
      </w:r>
    </w:p>
    <w:p w14:paraId="44942015" w14:textId="77777777" w:rsidR="00412FAB" w:rsidRPr="0039691B" w:rsidRDefault="00412FAB" w:rsidP="00412FAB">
      <w:r w:rsidRPr="0039691B">
        <w:t>{</w:t>
      </w:r>
    </w:p>
    <w:p w14:paraId="019F8FE3" w14:textId="77777777" w:rsidR="00412FAB" w:rsidRPr="0039691B" w:rsidRDefault="00412FAB" w:rsidP="00412FAB">
      <w:r w:rsidRPr="0039691B">
        <w:t xml:space="preserve">    // 定时器已溢出</w:t>
      </w:r>
    </w:p>
    <w:p w14:paraId="615FAB2A" w14:textId="77777777" w:rsidR="00412FAB" w:rsidRPr="0039691B" w:rsidRDefault="00412FAB" w:rsidP="00412FAB">
      <w:r w:rsidRPr="0039691B">
        <w:t xml:space="preserve">    </w:t>
      </w:r>
      <w:proofErr w:type="spellStart"/>
      <w:r w:rsidRPr="0039691B">
        <w:t>TIM_ClearFlag</w:t>
      </w:r>
      <w:proofErr w:type="spellEnd"/>
      <w:r w:rsidRPr="0039691B">
        <w:t xml:space="preserve">(TIM2, </w:t>
      </w:r>
      <w:proofErr w:type="spellStart"/>
      <w:r w:rsidRPr="0039691B">
        <w:t>TIM_FLAG_Update</w:t>
      </w:r>
      <w:proofErr w:type="spellEnd"/>
      <w:r w:rsidRPr="0039691B">
        <w:t>); // 清除标志</w:t>
      </w:r>
    </w:p>
    <w:p w14:paraId="2E3650D6" w14:textId="77777777" w:rsidR="00412FAB" w:rsidRPr="0039691B" w:rsidRDefault="00412FAB" w:rsidP="00412FAB">
      <w:r w:rsidRPr="0039691B">
        <w:t xml:space="preserve">    // 执行相关处理</w:t>
      </w:r>
    </w:p>
    <w:p w14:paraId="74C7FA3B" w14:textId="77777777" w:rsidR="00412FAB" w:rsidRPr="0039691B" w:rsidRDefault="00412FAB" w:rsidP="00412FAB">
      <w:r w:rsidRPr="0039691B">
        <w:t>}</w:t>
      </w:r>
    </w:p>
    <w:p w14:paraId="36D79721" w14:textId="77777777" w:rsidR="00412FAB" w:rsidRPr="0039691B" w:rsidRDefault="00412FAB">
      <w:pPr>
        <w:numPr>
          <w:ilvl w:val="0"/>
          <w:numId w:val="225"/>
        </w:numPr>
      </w:pPr>
      <w:r w:rsidRPr="0039691B">
        <w:t xml:space="preserve">先调用 </w:t>
      </w:r>
      <w:proofErr w:type="spellStart"/>
      <w:r w:rsidRPr="0039691B">
        <w:t>TIM_GetFlagStatus</w:t>
      </w:r>
      <w:proofErr w:type="spellEnd"/>
      <w:r w:rsidRPr="0039691B">
        <w:t xml:space="preserve"> 查询标志</w:t>
      </w:r>
    </w:p>
    <w:p w14:paraId="07CDA3D5" w14:textId="77777777" w:rsidR="00412FAB" w:rsidRPr="0039691B" w:rsidRDefault="00412FAB">
      <w:pPr>
        <w:numPr>
          <w:ilvl w:val="0"/>
          <w:numId w:val="225"/>
        </w:numPr>
      </w:pPr>
      <w:r w:rsidRPr="0039691B">
        <w:t>若标志被置位，再处理事件</w:t>
      </w:r>
    </w:p>
    <w:p w14:paraId="7712E9DC" w14:textId="77777777" w:rsidR="00412FAB" w:rsidRPr="0039691B" w:rsidRDefault="00412FAB">
      <w:pPr>
        <w:numPr>
          <w:ilvl w:val="0"/>
          <w:numId w:val="225"/>
        </w:numPr>
      </w:pPr>
      <w:r w:rsidRPr="0039691B">
        <w:t xml:space="preserve">通常需要用 </w:t>
      </w:r>
      <w:proofErr w:type="spellStart"/>
      <w:r w:rsidRPr="0039691B">
        <w:t>TIM_ClearFlag</w:t>
      </w:r>
      <w:proofErr w:type="spellEnd"/>
      <w:r w:rsidRPr="0039691B">
        <w:t xml:space="preserve"> 清除标志，否则会一直读到 SET</w:t>
      </w:r>
    </w:p>
    <w:p w14:paraId="2BA281B4" w14:textId="77777777" w:rsidR="00412FAB" w:rsidRPr="0039691B" w:rsidRDefault="00000000" w:rsidP="00412FAB">
      <w:r>
        <w:pict w14:anchorId="09CB4789">
          <v:rect id="_x0000_i1384" style="width:0;height:1.5pt" o:hralign="center" o:hrstd="t" o:hr="t" fillcolor="#a0a0a0" stroked="f"/>
        </w:pict>
      </w:r>
    </w:p>
    <w:p w14:paraId="145695B5" w14:textId="77777777" w:rsidR="00412FAB" w:rsidRPr="0039691B" w:rsidRDefault="00412FAB" w:rsidP="00412FAB">
      <w:pPr>
        <w:pStyle w:val="3"/>
      </w:pPr>
      <w:r w:rsidRPr="0039691B">
        <w:lastRenderedPageBreak/>
        <w:t>3. 常用定时器标志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gridCol w:w="2495"/>
      </w:tblGrid>
      <w:tr w:rsidR="00412FAB" w:rsidRPr="0039691B" w14:paraId="6AA6DCF9" w14:textId="77777777" w:rsidTr="004B7671">
        <w:trPr>
          <w:tblHeader/>
          <w:tblCellSpacing w:w="15" w:type="dxa"/>
        </w:trPr>
        <w:tc>
          <w:tcPr>
            <w:tcW w:w="0" w:type="auto"/>
            <w:vAlign w:val="center"/>
            <w:hideMark/>
          </w:tcPr>
          <w:p w14:paraId="58BA06E3" w14:textId="77777777" w:rsidR="00412FAB" w:rsidRPr="0039691B" w:rsidRDefault="00412FAB" w:rsidP="004B7671">
            <w:pPr>
              <w:rPr>
                <w:b/>
                <w:bCs/>
              </w:rPr>
            </w:pPr>
            <w:r w:rsidRPr="0039691B">
              <w:rPr>
                <w:b/>
                <w:bCs/>
              </w:rPr>
              <w:t>标志名</w:t>
            </w:r>
          </w:p>
        </w:tc>
        <w:tc>
          <w:tcPr>
            <w:tcW w:w="0" w:type="auto"/>
            <w:vAlign w:val="center"/>
            <w:hideMark/>
          </w:tcPr>
          <w:p w14:paraId="73A70CE7" w14:textId="77777777" w:rsidR="00412FAB" w:rsidRPr="0039691B" w:rsidRDefault="00412FAB" w:rsidP="004B7671">
            <w:pPr>
              <w:rPr>
                <w:b/>
                <w:bCs/>
              </w:rPr>
            </w:pPr>
            <w:r w:rsidRPr="0039691B">
              <w:rPr>
                <w:b/>
                <w:bCs/>
              </w:rPr>
              <w:t>描述</w:t>
            </w:r>
          </w:p>
        </w:tc>
      </w:tr>
      <w:tr w:rsidR="00412FAB" w:rsidRPr="0039691B" w14:paraId="53FC4B1C" w14:textId="77777777" w:rsidTr="004B7671">
        <w:trPr>
          <w:tblCellSpacing w:w="15" w:type="dxa"/>
        </w:trPr>
        <w:tc>
          <w:tcPr>
            <w:tcW w:w="0" w:type="auto"/>
            <w:vAlign w:val="center"/>
            <w:hideMark/>
          </w:tcPr>
          <w:p w14:paraId="1E781B65" w14:textId="77777777" w:rsidR="00412FAB" w:rsidRPr="0039691B" w:rsidRDefault="00412FAB" w:rsidP="004B7671">
            <w:proofErr w:type="spellStart"/>
            <w:r w:rsidRPr="0039691B">
              <w:t>TIM_FLAG_Update</w:t>
            </w:r>
            <w:proofErr w:type="spellEnd"/>
          </w:p>
        </w:tc>
        <w:tc>
          <w:tcPr>
            <w:tcW w:w="0" w:type="auto"/>
            <w:vAlign w:val="center"/>
            <w:hideMark/>
          </w:tcPr>
          <w:p w14:paraId="00BFAA7E" w14:textId="77777777" w:rsidR="00412FAB" w:rsidRPr="0039691B" w:rsidRDefault="00412FAB" w:rsidP="004B7671">
            <w:r w:rsidRPr="0039691B">
              <w:t>更新事件（溢出）</w:t>
            </w:r>
          </w:p>
        </w:tc>
      </w:tr>
      <w:tr w:rsidR="00412FAB" w:rsidRPr="0039691B" w14:paraId="7371FB36" w14:textId="77777777" w:rsidTr="004B7671">
        <w:trPr>
          <w:tblCellSpacing w:w="15" w:type="dxa"/>
        </w:trPr>
        <w:tc>
          <w:tcPr>
            <w:tcW w:w="0" w:type="auto"/>
            <w:vAlign w:val="center"/>
            <w:hideMark/>
          </w:tcPr>
          <w:p w14:paraId="10DA58E1" w14:textId="77777777" w:rsidR="00412FAB" w:rsidRPr="0039691B" w:rsidRDefault="00412FAB" w:rsidP="004B7671">
            <w:r w:rsidRPr="0039691B">
              <w:t>TIM_FLAG_CC1 / CC2 / CC3 / CC4</w:t>
            </w:r>
          </w:p>
        </w:tc>
        <w:tc>
          <w:tcPr>
            <w:tcW w:w="0" w:type="auto"/>
            <w:vAlign w:val="center"/>
            <w:hideMark/>
          </w:tcPr>
          <w:p w14:paraId="2390574D" w14:textId="77777777" w:rsidR="00412FAB" w:rsidRPr="0039691B" w:rsidRDefault="00412FAB" w:rsidP="004B7671">
            <w:r w:rsidRPr="0039691B">
              <w:t>通道捕获/比较事件</w:t>
            </w:r>
          </w:p>
        </w:tc>
      </w:tr>
      <w:tr w:rsidR="00412FAB" w:rsidRPr="0039691B" w14:paraId="4DA06BBF" w14:textId="77777777" w:rsidTr="004B7671">
        <w:trPr>
          <w:tblCellSpacing w:w="15" w:type="dxa"/>
        </w:trPr>
        <w:tc>
          <w:tcPr>
            <w:tcW w:w="0" w:type="auto"/>
            <w:vAlign w:val="center"/>
            <w:hideMark/>
          </w:tcPr>
          <w:p w14:paraId="76BF4970" w14:textId="77777777" w:rsidR="00412FAB" w:rsidRPr="0039691B" w:rsidRDefault="00412FAB" w:rsidP="004B7671">
            <w:proofErr w:type="spellStart"/>
            <w:r w:rsidRPr="0039691B">
              <w:t>TIM_FLAG_Trigger</w:t>
            </w:r>
            <w:proofErr w:type="spellEnd"/>
          </w:p>
        </w:tc>
        <w:tc>
          <w:tcPr>
            <w:tcW w:w="0" w:type="auto"/>
            <w:vAlign w:val="center"/>
            <w:hideMark/>
          </w:tcPr>
          <w:p w14:paraId="23715396" w14:textId="77777777" w:rsidR="00412FAB" w:rsidRPr="0039691B" w:rsidRDefault="00412FAB" w:rsidP="004B7671">
            <w:r w:rsidRPr="0039691B">
              <w:t>触发事件</w:t>
            </w:r>
          </w:p>
        </w:tc>
      </w:tr>
      <w:tr w:rsidR="00412FAB" w:rsidRPr="0039691B" w14:paraId="2FB7E216" w14:textId="77777777" w:rsidTr="004B7671">
        <w:trPr>
          <w:tblCellSpacing w:w="15" w:type="dxa"/>
        </w:trPr>
        <w:tc>
          <w:tcPr>
            <w:tcW w:w="0" w:type="auto"/>
            <w:vAlign w:val="center"/>
            <w:hideMark/>
          </w:tcPr>
          <w:p w14:paraId="1E525874" w14:textId="77777777" w:rsidR="00412FAB" w:rsidRPr="0039691B" w:rsidRDefault="00412FAB" w:rsidP="004B7671">
            <w:proofErr w:type="spellStart"/>
            <w:r w:rsidRPr="0039691B">
              <w:t>TIM_FLAG_Break</w:t>
            </w:r>
            <w:proofErr w:type="spellEnd"/>
          </w:p>
        </w:tc>
        <w:tc>
          <w:tcPr>
            <w:tcW w:w="0" w:type="auto"/>
            <w:vAlign w:val="center"/>
            <w:hideMark/>
          </w:tcPr>
          <w:p w14:paraId="58181A5A" w14:textId="77777777" w:rsidR="00412FAB" w:rsidRPr="0039691B" w:rsidRDefault="00412FAB" w:rsidP="004B7671">
            <w:r w:rsidRPr="0039691B">
              <w:t>断路事件（高级定时器）</w:t>
            </w:r>
          </w:p>
        </w:tc>
      </w:tr>
    </w:tbl>
    <w:p w14:paraId="3C693557" w14:textId="77777777" w:rsidR="00412FAB" w:rsidRPr="0039691B" w:rsidRDefault="00000000" w:rsidP="00412FAB">
      <w:r>
        <w:pict w14:anchorId="5684033F">
          <v:rect id="_x0000_i1385" style="width:0;height:1.5pt" o:hralign="center" o:hrstd="t" o:hr="t" fillcolor="#a0a0a0" stroked="f"/>
        </w:pict>
      </w:r>
    </w:p>
    <w:p w14:paraId="2B303228" w14:textId="77777777" w:rsidR="00412FAB" w:rsidRPr="0039691B" w:rsidRDefault="00412FAB" w:rsidP="00412FAB">
      <w:pPr>
        <w:pStyle w:val="3"/>
      </w:pPr>
      <w:r w:rsidRPr="0039691B">
        <w:t>4. 注意事项</w:t>
      </w:r>
    </w:p>
    <w:p w14:paraId="7301036B" w14:textId="77777777" w:rsidR="00412FAB" w:rsidRPr="0039691B" w:rsidRDefault="00412FAB">
      <w:pPr>
        <w:numPr>
          <w:ilvl w:val="0"/>
          <w:numId w:val="226"/>
        </w:numPr>
      </w:pPr>
      <w:r w:rsidRPr="0039691B">
        <w:t>标志位是硬件自动置位的，需要软件清除（如果需要多次检测）。</w:t>
      </w:r>
    </w:p>
    <w:p w14:paraId="08ED0660" w14:textId="77777777" w:rsidR="00412FAB" w:rsidRDefault="00412FAB">
      <w:pPr>
        <w:numPr>
          <w:ilvl w:val="0"/>
          <w:numId w:val="226"/>
        </w:numPr>
      </w:pPr>
      <w:r w:rsidRPr="0039691B">
        <w:t>不同的定时器（基本、通用、高级）支持的标志位略有不同。</w:t>
      </w:r>
    </w:p>
    <w:p w14:paraId="081A56F0" w14:textId="77777777" w:rsidR="00412FAB" w:rsidRDefault="00412FAB" w:rsidP="00412FAB">
      <w:pPr>
        <w:pStyle w:val="2"/>
      </w:pPr>
      <w:proofErr w:type="spellStart"/>
      <w:r w:rsidRPr="003F1A0C">
        <w:t>TIM_GetITStatus</w:t>
      </w:r>
      <w:proofErr w:type="spellEnd"/>
      <w:r>
        <w:rPr>
          <w:rFonts w:hint="eastAsia"/>
        </w:rPr>
        <w:t>()</w:t>
      </w:r>
      <w:r>
        <w:br/>
      </w:r>
      <w:r w:rsidRPr="00212BE1">
        <w:rPr>
          <w:b/>
          <w:bCs/>
        </w:rPr>
        <w:t>检查指定的定时器中断是否被置位</w:t>
      </w:r>
    </w:p>
    <w:p w14:paraId="7585E24B" w14:textId="77777777" w:rsidR="00412FAB" w:rsidRPr="00212BE1" w:rsidRDefault="00412FAB" w:rsidP="00412FAB">
      <w:r w:rsidRPr="00212BE1">
        <w:t>你问到的这个函数</w:t>
      </w:r>
    </w:p>
    <w:p w14:paraId="2C473E6D" w14:textId="77777777" w:rsidR="00412FAB" w:rsidRPr="00212BE1" w:rsidRDefault="00412FAB" w:rsidP="00412FAB">
      <w:proofErr w:type="spellStart"/>
      <w:r w:rsidRPr="00212BE1">
        <w:t>ITStatus</w:t>
      </w:r>
      <w:proofErr w:type="spellEnd"/>
      <w:r w:rsidRPr="00212BE1">
        <w:t xml:space="preserve"> </w:t>
      </w:r>
      <w:proofErr w:type="spellStart"/>
      <w:r w:rsidRPr="00212BE1">
        <w:t>TIM_</w:t>
      </w:r>
      <w:proofErr w:type="gramStart"/>
      <w:r w:rsidRPr="00212BE1">
        <w:t>GetITStatus</w:t>
      </w:r>
      <w:proofErr w:type="spellEnd"/>
      <w:r w:rsidRPr="00212BE1">
        <w:t>(</w:t>
      </w:r>
      <w:proofErr w:type="spellStart"/>
      <w:proofErr w:type="gramEnd"/>
      <w:r w:rsidRPr="00212BE1">
        <w:t>TIM_TypeDef</w:t>
      </w:r>
      <w:proofErr w:type="spellEnd"/>
      <w:r w:rsidRPr="00212BE1">
        <w:t xml:space="preserve">* </w:t>
      </w:r>
      <w:proofErr w:type="spellStart"/>
      <w:r w:rsidRPr="00212BE1">
        <w:t>TIMx</w:t>
      </w:r>
      <w:proofErr w:type="spellEnd"/>
      <w:r w:rsidRPr="00212BE1">
        <w:t>, uint16_t TIM_IT);</w:t>
      </w:r>
    </w:p>
    <w:p w14:paraId="443293B8" w14:textId="77777777" w:rsidR="00412FAB" w:rsidRPr="00212BE1" w:rsidRDefault="00412FAB" w:rsidP="00412FAB">
      <w:r w:rsidRPr="00212BE1">
        <w:t xml:space="preserve">是 </w:t>
      </w:r>
      <w:r w:rsidRPr="00212BE1">
        <w:rPr>
          <w:b/>
          <w:bCs/>
        </w:rPr>
        <w:t>标准外设库（</w:t>
      </w:r>
      <w:proofErr w:type="spellStart"/>
      <w:r w:rsidRPr="00212BE1">
        <w:rPr>
          <w:b/>
          <w:bCs/>
        </w:rPr>
        <w:t>StdPeriph</w:t>
      </w:r>
      <w:proofErr w:type="spellEnd"/>
      <w:r w:rsidRPr="00212BE1">
        <w:rPr>
          <w:b/>
          <w:bCs/>
        </w:rPr>
        <w:t xml:space="preserve"> Library）</w:t>
      </w:r>
      <w:r w:rsidRPr="00212BE1">
        <w:t xml:space="preserve"> 里和 </w:t>
      </w:r>
      <w:r w:rsidRPr="00212BE1">
        <w:rPr>
          <w:b/>
          <w:bCs/>
        </w:rPr>
        <w:t>定时器中断标志</w:t>
      </w:r>
      <w:r w:rsidRPr="00212BE1">
        <w:t xml:space="preserve"> 有关的函数。</w:t>
      </w:r>
      <w:r w:rsidRPr="00212BE1">
        <w:br/>
        <w:t>我帮你详细拆解一下：</w:t>
      </w:r>
    </w:p>
    <w:p w14:paraId="6359D58E" w14:textId="77777777" w:rsidR="00412FAB" w:rsidRPr="00212BE1" w:rsidRDefault="00000000" w:rsidP="00412FAB">
      <w:r>
        <w:pict w14:anchorId="217D75BC">
          <v:rect id="_x0000_i1386" style="width:0;height:1.5pt" o:hralign="center" o:hrstd="t" o:hr="t" fillcolor="#a0a0a0" stroked="f"/>
        </w:pict>
      </w:r>
    </w:p>
    <w:p w14:paraId="08628F04" w14:textId="77777777" w:rsidR="00412FAB" w:rsidRPr="00212BE1" w:rsidRDefault="00412FAB" w:rsidP="00412FAB">
      <w:pPr>
        <w:pStyle w:val="3"/>
      </w:pPr>
      <w:r w:rsidRPr="00212BE1">
        <w:t>1. 函数作用</w:t>
      </w:r>
    </w:p>
    <w:p w14:paraId="48154B8B" w14:textId="77777777" w:rsidR="00412FAB" w:rsidRDefault="00412FAB" w:rsidP="00412FAB">
      <w:proofErr w:type="spellStart"/>
      <w:r w:rsidRPr="00212BE1">
        <w:t>TIM_GetITStatus</w:t>
      </w:r>
      <w:proofErr w:type="spellEnd"/>
      <w:r w:rsidRPr="00212BE1">
        <w:t xml:space="preserve"> 用来</w:t>
      </w:r>
      <w:r w:rsidRPr="00212BE1">
        <w:rPr>
          <w:b/>
          <w:bCs/>
        </w:rPr>
        <w:t>检查指定的定时器中断是否被置位</w:t>
      </w:r>
      <w:r w:rsidRPr="00212BE1">
        <w:t>，也就是判断某个定时器的中断事件是否发生。</w:t>
      </w:r>
    </w:p>
    <w:p w14:paraId="73FFEB16" w14:textId="77777777" w:rsidR="00412FAB" w:rsidRPr="009A131F" w:rsidRDefault="00412FAB" w:rsidP="00412FAB">
      <w:r w:rsidRPr="009A131F">
        <w:t xml:space="preserve">检查 </w:t>
      </w:r>
      <w:r w:rsidRPr="009A131F">
        <w:rPr>
          <w:b/>
          <w:bCs/>
        </w:rPr>
        <w:t>两个条件</w:t>
      </w:r>
      <w:r w:rsidRPr="009A131F">
        <w:t>：</w:t>
      </w:r>
    </w:p>
    <w:p w14:paraId="3BEA91CB" w14:textId="77777777" w:rsidR="00412FAB" w:rsidRPr="009A131F" w:rsidRDefault="00412FAB" w:rsidP="00412FAB">
      <w:r w:rsidRPr="009A131F">
        <w:t>事件标志位（SR）是不是 1</w:t>
      </w:r>
    </w:p>
    <w:p w14:paraId="30E7FAAE" w14:textId="77777777" w:rsidR="00412FAB" w:rsidRPr="009A131F" w:rsidRDefault="00412FAB" w:rsidP="00412FAB">
      <w:r w:rsidRPr="009A131F">
        <w:t>中断使能位（DIER）是不是 1</w:t>
      </w:r>
    </w:p>
    <w:p w14:paraId="4E88A832" w14:textId="77777777" w:rsidR="00412FAB" w:rsidRPr="00212BE1" w:rsidRDefault="00412FAB" w:rsidP="00412FAB">
      <w:r w:rsidRPr="009A131F">
        <w:t>只有两个都满足才返回 SET。</w:t>
      </w:r>
    </w:p>
    <w:p w14:paraId="6BA96ED6" w14:textId="77777777" w:rsidR="00412FAB" w:rsidRDefault="00412FAB" w:rsidP="00412FAB">
      <w:r w:rsidRPr="00212BE1">
        <w:t xml:space="preserve">如果事件发生，就返回 </w:t>
      </w:r>
      <w:r w:rsidRPr="00350307">
        <w:rPr>
          <w:b/>
          <w:bCs/>
        </w:rPr>
        <w:t>SET</w:t>
      </w:r>
      <w:r w:rsidRPr="00212BE1">
        <w:t>；</w:t>
      </w:r>
    </w:p>
    <w:p w14:paraId="5E0DFE6D" w14:textId="77777777" w:rsidR="00412FAB" w:rsidRPr="00212BE1" w:rsidRDefault="00412FAB" w:rsidP="00412FAB">
      <w:r>
        <w:rPr>
          <w:rFonts w:hint="eastAsia"/>
        </w:rPr>
        <w:lastRenderedPageBreak/>
        <w:t>否则</w:t>
      </w:r>
      <w:r w:rsidRPr="00212BE1">
        <w:t>返回 RESET。</w:t>
      </w:r>
    </w:p>
    <w:p w14:paraId="59E69102" w14:textId="77777777" w:rsidR="00412FAB" w:rsidRPr="00212BE1" w:rsidRDefault="00000000" w:rsidP="00412FAB">
      <w:r>
        <w:pict w14:anchorId="651A6BB6">
          <v:rect id="_x0000_i1387" style="width:0;height:1.5pt" o:hralign="center" o:hrstd="t" o:hr="t" fillcolor="#a0a0a0" stroked="f"/>
        </w:pict>
      </w:r>
    </w:p>
    <w:p w14:paraId="7D55EBC4" w14:textId="77777777" w:rsidR="00412FAB" w:rsidRPr="00212BE1" w:rsidRDefault="00412FAB" w:rsidP="00412FAB">
      <w:pPr>
        <w:pStyle w:val="3"/>
      </w:pPr>
      <w:r w:rsidRPr="00212BE1">
        <w:t>2. 参数说明</w:t>
      </w:r>
    </w:p>
    <w:p w14:paraId="6442A993" w14:textId="77777777" w:rsidR="00412FAB" w:rsidRPr="00212BE1" w:rsidRDefault="00412FAB">
      <w:pPr>
        <w:numPr>
          <w:ilvl w:val="0"/>
          <w:numId w:val="229"/>
        </w:numPr>
      </w:pPr>
      <w:proofErr w:type="spellStart"/>
      <w:r w:rsidRPr="00212BE1">
        <w:rPr>
          <w:b/>
          <w:bCs/>
        </w:rPr>
        <w:t>TIMx</w:t>
      </w:r>
      <w:proofErr w:type="spellEnd"/>
      <w:r w:rsidRPr="00212BE1">
        <w:br/>
        <w:t>选择</w:t>
      </w:r>
      <w:r w:rsidRPr="00C13769">
        <w:rPr>
          <w:b/>
        </w:rPr>
        <w:t>要操作的定时器外设</w:t>
      </w:r>
      <w:r w:rsidRPr="00212BE1">
        <w:t>。</w:t>
      </w:r>
      <w:r w:rsidRPr="00212BE1">
        <w:br/>
        <w:t>比如：TIM1、TIM2、TIM3 …</w:t>
      </w:r>
      <w:r w:rsidRPr="00212BE1">
        <w:br/>
        <w:t>具体取决于芯片支持的定时器。</w:t>
      </w:r>
    </w:p>
    <w:p w14:paraId="6C70517A" w14:textId="77777777" w:rsidR="00412FAB" w:rsidRPr="00212BE1" w:rsidRDefault="00412FAB">
      <w:pPr>
        <w:numPr>
          <w:ilvl w:val="0"/>
          <w:numId w:val="229"/>
        </w:numPr>
      </w:pPr>
      <w:r w:rsidRPr="00212BE1">
        <w:rPr>
          <w:b/>
          <w:bCs/>
        </w:rPr>
        <w:t>TIM_IT</w:t>
      </w:r>
      <w:r w:rsidRPr="00212BE1">
        <w:br/>
        <w:t>需要</w:t>
      </w:r>
      <w:r w:rsidRPr="00C13769">
        <w:rPr>
          <w:b/>
        </w:rPr>
        <w:t>检测的中断源</w:t>
      </w:r>
      <w:r w:rsidRPr="00212BE1">
        <w:t>，可以是以下宏定义（在 stm32f10x_tim.h 里）：</w:t>
      </w:r>
    </w:p>
    <w:p w14:paraId="2BF2B6CC" w14:textId="77777777" w:rsidR="00412FAB" w:rsidRPr="00212BE1" w:rsidRDefault="00412FAB">
      <w:pPr>
        <w:numPr>
          <w:ilvl w:val="1"/>
          <w:numId w:val="229"/>
        </w:numPr>
      </w:pPr>
      <w:proofErr w:type="spellStart"/>
      <w:r w:rsidRPr="00212BE1">
        <w:t>TIM_IT_Update</w:t>
      </w:r>
      <w:proofErr w:type="spellEnd"/>
      <w:r w:rsidRPr="00212BE1">
        <w:t xml:space="preserve"> —— 更新中断（计数溢出/下溢产生）</w:t>
      </w:r>
    </w:p>
    <w:p w14:paraId="195B8528" w14:textId="77777777" w:rsidR="00412FAB" w:rsidRPr="00212BE1" w:rsidRDefault="00412FAB">
      <w:pPr>
        <w:numPr>
          <w:ilvl w:val="1"/>
          <w:numId w:val="229"/>
        </w:numPr>
      </w:pPr>
      <w:r w:rsidRPr="00212BE1">
        <w:t>TIM_IT_CC1 —— 捕获比较1中断</w:t>
      </w:r>
    </w:p>
    <w:p w14:paraId="67100939" w14:textId="77777777" w:rsidR="00412FAB" w:rsidRPr="00212BE1" w:rsidRDefault="00412FAB">
      <w:pPr>
        <w:numPr>
          <w:ilvl w:val="1"/>
          <w:numId w:val="229"/>
        </w:numPr>
      </w:pPr>
      <w:r w:rsidRPr="00212BE1">
        <w:t>TIM_IT_CC2 —— 捕获比较2中断</w:t>
      </w:r>
    </w:p>
    <w:p w14:paraId="6D3ECAA9" w14:textId="77777777" w:rsidR="00412FAB" w:rsidRPr="00212BE1" w:rsidRDefault="00412FAB">
      <w:pPr>
        <w:numPr>
          <w:ilvl w:val="1"/>
          <w:numId w:val="229"/>
        </w:numPr>
      </w:pPr>
      <w:r w:rsidRPr="00212BE1">
        <w:t>TIM_IT_CC3 —— 捕获比较3中断</w:t>
      </w:r>
    </w:p>
    <w:p w14:paraId="1CF1B85F" w14:textId="77777777" w:rsidR="00412FAB" w:rsidRPr="00212BE1" w:rsidRDefault="00412FAB">
      <w:pPr>
        <w:numPr>
          <w:ilvl w:val="1"/>
          <w:numId w:val="229"/>
        </w:numPr>
      </w:pPr>
      <w:r w:rsidRPr="00212BE1">
        <w:t>TIM_IT_CC4 —— 捕获比较4中断</w:t>
      </w:r>
    </w:p>
    <w:p w14:paraId="003ADB79" w14:textId="77777777" w:rsidR="00412FAB" w:rsidRPr="00212BE1" w:rsidRDefault="00412FAB">
      <w:pPr>
        <w:numPr>
          <w:ilvl w:val="1"/>
          <w:numId w:val="229"/>
        </w:numPr>
      </w:pPr>
      <w:proofErr w:type="spellStart"/>
      <w:r w:rsidRPr="00212BE1">
        <w:t>TIM_IT_Trigger</w:t>
      </w:r>
      <w:proofErr w:type="spellEnd"/>
      <w:r w:rsidRPr="00212BE1">
        <w:t xml:space="preserve"> —— 触发事件中断</w:t>
      </w:r>
    </w:p>
    <w:p w14:paraId="6D0264F4" w14:textId="77777777" w:rsidR="00412FAB" w:rsidRPr="00212BE1" w:rsidRDefault="00412FAB">
      <w:pPr>
        <w:numPr>
          <w:ilvl w:val="1"/>
          <w:numId w:val="229"/>
        </w:numPr>
      </w:pPr>
      <w:proofErr w:type="spellStart"/>
      <w:r w:rsidRPr="00212BE1">
        <w:t>TIM_IT_Break</w:t>
      </w:r>
      <w:proofErr w:type="spellEnd"/>
      <w:r w:rsidRPr="00212BE1">
        <w:t xml:space="preserve"> —— 刹车事件中断（高级定时器才有）</w:t>
      </w:r>
    </w:p>
    <w:p w14:paraId="0FE7E718" w14:textId="77777777" w:rsidR="00412FAB" w:rsidRPr="00212BE1" w:rsidRDefault="00000000" w:rsidP="00412FAB">
      <w:r>
        <w:pict w14:anchorId="41A30AB8">
          <v:rect id="_x0000_i1388" style="width:0;height:1.5pt" o:hralign="center" o:hrstd="t" o:hr="t" fillcolor="#a0a0a0" stroked="f"/>
        </w:pict>
      </w:r>
    </w:p>
    <w:p w14:paraId="4E994EB9" w14:textId="77777777" w:rsidR="00412FAB" w:rsidRPr="00212BE1" w:rsidRDefault="00412FAB" w:rsidP="00412FAB">
      <w:pPr>
        <w:pStyle w:val="3"/>
      </w:pPr>
      <w:r w:rsidRPr="00212BE1">
        <w:t>3. 返回值</w:t>
      </w:r>
    </w:p>
    <w:p w14:paraId="6A6DE23A" w14:textId="77777777" w:rsidR="00412FAB" w:rsidRPr="00212BE1" w:rsidRDefault="00412FAB">
      <w:pPr>
        <w:numPr>
          <w:ilvl w:val="0"/>
          <w:numId w:val="230"/>
        </w:numPr>
      </w:pPr>
      <w:r w:rsidRPr="00212BE1">
        <w:rPr>
          <w:b/>
          <w:bCs/>
        </w:rPr>
        <w:t>SET</w:t>
      </w:r>
      <w:r w:rsidRPr="00212BE1">
        <w:t xml:space="preserve"> → 对应的中断</w:t>
      </w:r>
      <w:r w:rsidRPr="00C13769">
        <w:rPr>
          <w:b/>
        </w:rPr>
        <w:t>已经发生</w:t>
      </w:r>
      <w:r w:rsidRPr="00212BE1">
        <w:t>（标志位被置 1）。</w:t>
      </w:r>
    </w:p>
    <w:p w14:paraId="148CAECE" w14:textId="77777777" w:rsidR="00412FAB" w:rsidRPr="00212BE1" w:rsidRDefault="00412FAB">
      <w:pPr>
        <w:numPr>
          <w:ilvl w:val="0"/>
          <w:numId w:val="230"/>
        </w:numPr>
      </w:pPr>
      <w:r w:rsidRPr="00212BE1">
        <w:rPr>
          <w:b/>
          <w:bCs/>
        </w:rPr>
        <w:t>RESET</w:t>
      </w:r>
      <w:r w:rsidRPr="00212BE1">
        <w:t xml:space="preserve"> → 对应的中断还没发生（标志位是 0）。</w:t>
      </w:r>
    </w:p>
    <w:p w14:paraId="741ABF3E" w14:textId="77777777" w:rsidR="00412FAB" w:rsidRPr="00212BE1" w:rsidRDefault="00412FAB" w:rsidP="00412FAB">
      <w:r w:rsidRPr="00212BE1">
        <w:t xml:space="preserve">返回类型 </w:t>
      </w:r>
      <w:proofErr w:type="spellStart"/>
      <w:r w:rsidRPr="00212BE1">
        <w:t>ITStatus</w:t>
      </w:r>
      <w:proofErr w:type="spellEnd"/>
      <w:r w:rsidRPr="00212BE1">
        <w:t xml:space="preserve"> 其实就是一个 </w:t>
      </w:r>
      <w:proofErr w:type="spellStart"/>
      <w:r w:rsidRPr="00212BE1">
        <w:t>enum</w:t>
      </w:r>
      <w:proofErr w:type="spellEnd"/>
      <w:r w:rsidRPr="00212BE1">
        <w:t>，本质上就是 0 和 1。</w:t>
      </w:r>
    </w:p>
    <w:p w14:paraId="4127A662" w14:textId="77777777" w:rsidR="00412FAB" w:rsidRPr="00212BE1" w:rsidRDefault="00000000" w:rsidP="00412FAB">
      <w:r>
        <w:pict w14:anchorId="26DF1A60">
          <v:rect id="_x0000_i1389" style="width:0;height:1.5pt" o:hralign="center" o:hrstd="t" o:hr="t" fillcolor="#a0a0a0" stroked="f"/>
        </w:pict>
      </w:r>
    </w:p>
    <w:p w14:paraId="2926D6FE" w14:textId="77777777" w:rsidR="00412FAB" w:rsidRPr="00212BE1" w:rsidRDefault="00412FAB" w:rsidP="00412FAB">
      <w:pPr>
        <w:pStyle w:val="3"/>
      </w:pPr>
      <w:r w:rsidRPr="00212BE1">
        <w:t>4. 内部原理</w:t>
      </w:r>
    </w:p>
    <w:p w14:paraId="52129C7F" w14:textId="77777777" w:rsidR="00412FAB" w:rsidRPr="00212BE1" w:rsidRDefault="00412FAB" w:rsidP="00412FAB">
      <w:proofErr w:type="spellStart"/>
      <w:r w:rsidRPr="00212BE1">
        <w:t>TIM_GetITStatus</w:t>
      </w:r>
      <w:proofErr w:type="spellEnd"/>
      <w:r w:rsidRPr="00212BE1">
        <w:t xml:space="preserve"> 实际上就是去读两个寄存器：</w:t>
      </w:r>
    </w:p>
    <w:p w14:paraId="2F0AA641" w14:textId="77777777" w:rsidR="00412FAB" w:rsidRPr="00212BE1" w:rsidRDefault="00412FAB">
      <w:pPr>
        <w:numPr>
          <w:ilvl w:val="0"/>
          <w:numId w:val="231"/>
        </w:numPr>
      </w:pPr>
      <w:proofErr w:type="spellStart"/>
      <w:r w:rsidRPr="00212BE1">
        <w:rPr>
          <w:b/>
          <w:bCs/>
        </w:rPr>
        <w:t>TIMx</w:t>
      </w:r>
      <w:proofErr w:type="spellEnd"/>
      <w:r w:rsidRPr="00212BE1">
        <w:rPr>
          <w:b/>
          <w:bCs/>
        </w:rPr>
        <w:t>-&gt;DIER</w:t>
      </w:r>
      <w:r w:rsidRPr="00212BE1">
        <w:t>（DMA/中断使能寄存器）</w:t>
      </w:r>
      <w:r w:rsidRPr="00212BE1">
        <w:br/>
        <w:t>用来看这个中断源是不是被使能。</w:t>
      </w:r>
    </w:p>
    <w:p w14:paraId="4698D797" w14:textId="77777777" w:rsidR="00412FAB" w:rsidRPr="00212BE1" w:rsidRDefault="00412FAB">
      <w:pPr>
        <w:numPr>
          <w:ilvl w:val="0"/>
          <w:numId w:val="231"/>
        </w:numPr>
      </w:pPr>
      <w:proofErr w:type="spellStart"/>
      <w:r w:rsidRPr="00212BE1">
        <w:rPr>
          <w:b/>
          <w:bCs/>
        </w:rPr>
        <w:t>TIMx</w:t>
      </w:r>
      <w:proofErr w:type="spellEnd"/>
      <w:r w:rsidRPr="00212BE1">
        <w:rPr>
          <w:b/>
          <w:bCs/>
        </w:rPr>
        <w:t>-&gt;SR</w:t>
      </w:r>
      <w:r w:rsidRPr="00212BE1">
        <w:t>（状态寄存器）</w:t>
      </w:r>
      <w:r w:rsidRPr="00212BE1">
        <w:br/>
      </w:r>
      <w:r w:rsidRPr="00212BE1">
        <w:lastRenderedPageBreak/>
        <w:t>用来看这个中断标志位是否被置位。</w:t>
      </w:r>
    </w:p>
    <w:p w14:paraId="70939CBC" w14:textId="77777777" w:rsidR="00412FAB" w:rsidRPr="00212BE1" w:rsidRDefault="00412FAB" w:rsidP="00412FAB">
      <w:r w:rsidRPr="00212BE1">
        <w:t xml:space="preserve">只有当 </w:t>
      </w:r>
      <w:r w:rsidRPr="00212BE1">
        <w:rPr>
          <w:b/>
          <w:bCs/>
        </w:rPr>
        <w:t>中断源被使能</w:t>
      </w:r>
      <w:r w:rsidRPr="00212BE1">
        <w:t xml:space="preserve"> 且 </w:t>
      </w:r>
      <w:r w:rsidRPr="00212BE1">
        <w:rPr>
          <w:b/>
          <w:bCs/>
        </w:rPr>
        <w:t>对应标志位为1</w:t>
      </w:r>
      <w:r w:rsidRPr="00212BE1">
        <w:t>，函数才会返回 SET。</w:t>
      </w:r>
    </w:p>
    <w:p w14:paraId="69F0D32D" w14:textId="77777777" w:rsidR="00412FAB" w:rsidRPr="00212BE1" w:rsidRDefault="00000000" w:rsidP="00412FAB">
      <w:r>
        <w:pict w14:anchorId="58038D12">
          <v:rect id="_x0000_i1390" style="width:0;height:1.5pt" o:hralign="center" o:hrstd="t" o:hr="t" fillcolor="#a0a0a0" stroked="f"/>
        </w:pict>
      </w:r>
    </w:p>
    <w:p w14:paraId="56E2615A" w14:textId="77777777" w:rsidR="00412FAB" w:rsidRPr="00212BE1" w:rsidRDefault="00412FAB" w:rsidP="00412FAB">
      <w:pPr>
        <w:pStyle w:val="3"/>
      </w:pPr>
      <w:r w:rsidRPr="00212BE1">
        <w:t>5. 常见用法</w:t>
      </w:r>
    </w:p>
    <w:p w14:paraId="45BDAB23" w14:textId="77777777" w:rsidR="00412FAB" w:rsidRPr="00212BE1" w:rsidRDefault="00412FAB" w:rsidP="00412FAB">
      <w:r w:rsidRPr="00212BE1">
        <w:t>一般会在中断服务函数（ISR）里使用，例如：</w:t>
      </w:r>
    </w:p>
    <w:p w14:paraId="185B37B5" w14:textId="77777777" w:rsidR="00412FAB" w:rsidRPr="00212BE1" w:rsidRDefault="00412FAB" w:rsidP="00412FAB">
      <w:r w:rsidRPr="00212BE1">
        <w:t>void TIM2_IRQHandler(void)</w:t>
      </w:r>
    </w:p>
    <w:p w14:paraId="7E74D3FF" w14:textId="77777777" w:rsidR="00412FAB" w:rsidRPr="00212BE1" w:rsidRDefault="00412FAB" w:rsidP="00412FAB">
      <w:r w:rsidRPr="00212BE1">
        <w:t>{</w:t>
      </w:r>
    </w:p>
    <w:p w14:paraId="62F5D525" w14:textId="77777777" w:rsidR="00412FAB" w:rsidRPr="00212BE1" w:rsidRDefault="00412FAB" w:rsidP="00412FAB">
      <w:r w:rsidRPr="00212BE1">
        <w:t xml:space="preserve">    if (</w:t>
      </w:r>
      <w:proofErr w:type="spellStart"/>
      <w:r w:rsidRPr="00212BE1">
        <w:t>TIM_GetITStatus</w:t>
      </w:r>
      <w:proofErr w:type="spellEnd"/>
      <w:r w:rsidRPr="00212BE1">
        <w:t xml:space="preserve">(TIM2, </w:t>
      </w:r>
      <w:proofErr w:type="spellStart"/>
      <w:r w:rsidRPr="00212BE1">
        <w:t>TIM_IT_Update</w:t>
      </w:r>
      <w:proofErr w:type="spellEnd"/>
      <w:r w:rsidRPr="00212BE1">
        <w:t>) == SET) // 判断是否是更新中断</w:t>
      </w:r>
    </w:p>
    <w:p w14:paraId="0BFEE1DC" w14:textId="77777777" w:rsidR="00412FAB" w:rsidRPr="00212BE1" w:rsidRDefault="00412FAB" w:rsidP="00412FAB">
      <w:r w:rsidRPr="00212BE1">
        <w:t xml:space="preserve">    {</w:t>
      </w:r>
    </w:p>
    <w:p w14:paraId="4C2B5A3C" w14:textId="77777777" w:rsidR="00412FAB" w:rsidRPr="00212BE1" w:rsidRDefault="00412FAB" w:rsidP="00412FAB">
      <w:r w:rsidRPr="00212BE1">
        <w:t xml:space="preserve">        // 用户代码，比如 LED 翻转</w:t>
      </w:r>
    </w:p>
    <w:p w14:paraId="36319B2C" w14:textId="77777777" w:rsidR="00412FAB" w:rsidRPr="00212BE1" w:rsidRDefault="00412FAB" w:rsidP="00412FAB">
      <w:r w:rsidRPr="00212BE1">
        <w:t xml:space="preserve">        </w:t>
      </w:r>
      <w:proofErr w:type="spellStart"/>
      <w:r w:rsidRPr="00212BE1">
        <w:t>LED_</w:t>
      </w:r>
      <w:proofErr w:type="gramStart"/>
      <w:r w:rsidRPr="00212BE1">
        <w:t>Toggle</w:t>
      </w:r>
      <w:proofErr w:type="spellEnd"/>
      <w:r w:rsidRPr="00212BE1">
        <w:t>(</w:t>
      </w:r>
      <w:proofErr w:type="gramEnd"/>
      <w:r w:rsidRPr="00212BE1">
        <w:t>);</w:t>
      </w:r>
    </w:p>
    <w:p w14:paraId="281AA5A0" w14:textId="77777777" w:rsidR="00412FAB" w:rsidRPr="00212BE1" w:rsidRDefault="00412FAB" w:rsidP="00412FAB"/>
    <w:p w14:paraId="2150BF46" w14:textId="77777777" w:rsidR="00412FAB" w:rsidRPr="00212BE1" w:rsidRDefault="00412FAB" w:rsidP="00412FAB">
      <w:r w:rsidRPr="00212BE1">
        <w:t xml:space="preserve">        // 清除中断标志位，否则会反复进入</w:t>
      </w:r>
    </w:p>
    <w:p w14:paraId="31C6933B" w14:textId="77777777" w:rsidR="00412FAB" w:rsidRPr="00212BE1" w:rsidRDefault="00412FAB" w:rsidP="00412FAB">
      <w:r w:rsidRPr="00212BE1">
        <w:t xml:space="preserve">        </w:t>
      </w:r>
      <w:proofErr w:type="spellStart"/>
      <w:r w:rsidRPr="00212BE1">
        <w:t>TIM_</w:t>
      </w:r>
      <w:proofErr w:type="gramStart"/>
      <w:r w:rsidRPr="00212BE1">
        <w:t>ClearITPendingBit</w:t>
      </w:r>
      <w:proofErr w:type="spellEnd"/>
      <w:r w:rsidRPr="00212BE1">
        <w:t>(</w:t>
      </w:r>
      <w:proofErr w:type="gramEnd"/>
      <w:r w:rsidRPr="00212BE1">
        <w:t xml:space="preserve">TIM2, </w:t>
      </w:r>
      <w:proofErr w:type="spellStart"/>
      <w:r w:rsidRPr="00212BE1">
        <w:t>TIM_IT_Update</w:t>
      </w:r>
      <w:proofErr w:type="spellEnd"/>
      <w:r w:rsidRPr="00212BE1">
        <w:t>);</w:t>
      </w:r>
    </w:p>
    <w:p w14:paraId="2A0B1E1E" w14:textId="77777777" w:rsidR="00412FAB" w:rsidRPr="00212BE1" w:rsidRDefault="00412FAB" w:rsidP="00412FAB">
      <w:r w:rsidRPr="00212BE1">
        <w:t xml:space="preserve">    }</w:t>
      </w:r>
    </w:p>
    <w:p w14:paraId="078F3D05" w14:textId="77777777" w:rsidR="00412FAB" w:rsidRPr="002A56F2" w:rsidRDefault="00412FAB" w:rsidP="00412FAB">
      <w:r w:rsidRPr="00212BE1">
        <w:t>}</w:t>
      </w:r>
    </w:p>
    <w:p w14:paraId="1D248D4F" w14:textId="77777777" w:rsidR="00412FAB" w:rsidRDefault="00412FAB" w:rsidP="00412FAB">
      <w:pPr>
        <w:pStyle w:val="2"/>
      </w:pPr>
      <w:proofErr w:type="spellStart"/>
      <w:r w:rsidRPr="001C2AF6">
        <w:t>TIM_ClearITPendingBit</w:t>
      </w:r>
      <w:proofErr w:type="spellEnd"/>
      <w:r>
        <w:rPr>
          <w:rFonts w:hint="eastAsia"/>
        </w:rPr>
        <w:t>()</w:t>
      </w:r>
      <w:r>
        <w:br/>
      </w:r>
      <w:r>
        <w:rPr>
          <w:rFonts w:hint="eastAsia"/>
        </w:rPr>
        <w:t>清</w:t>
      </w:r>
      <w:r w:rsidRPr="00613DE5">
        <w:t>除定时器的中断挂起标志位</w:t>
      </w:r>
    </w:p>
    <w:p w14:paraId="1E4DD4C9" w14:textId="77777777" w:rsidR="00412FAB" w:rsidRPr="00613DE5" w:rsidRDefault="00412FAB" w:rsidP="00412FAB">
      <w:r w:rsidRPr="00613DE5">
        <w:t xml:space="preserve">很好 </w:t>
      </w:r>
      <w:r w:rsidRPr="00613DE5">
        <w:rPr>
          <w:rFonts w:ascii="Segoe UI Emoji" w:hAnsi="Segoe UI Emoji" w:cs="Segoe UI Emoji"/>
        </w:rPr>
        <w:t>👍</w:t>
      </w:r>
      <w:r w:rsidRPr="00613DE5">
        <w:t>，你现在问到的是：</w:t>
      </w:r>
    </w:p>
    <w:p w14:paraId="2AE8E8A1" w14:textId="77777777" w:rsidR="00412FAB" w:rsidRPr="00613DE5" w:rsidRDefault="00412FAB" w:rsidP="00412FAB">
      <w:r w:rsidRPr="00613DE5">
        <w:t xml:space="preserve">void </w:t>
      </w:r>
      <w:proofErr w:type="spellStart"/>
      <w:r w:rsidRPr="00613DE5">
        <w:t>TIM_</w:t>
      </w:r>
      <w:proofErr w:type="gramStart"/>
      <w:r w:rsidRPr="00613DE5">
        <w:t>ClearITPendingBit</w:t>
      </w:r>
      <w:proofErr w:type="spellEnd"/>
      <w:r w:rsidRPr="00613DE5">
        <w:t>(</w:t>
      </w:r>
      <w:proofErr w:type="spellStart"/>
      <w:proofErr w:type="gramEnd"/>
      <w:r w:rsidRPr="00613DE5">
        <w:t>TIM_TypeDef</w:t>
      </w:r>
      <w:proofErr w:type="spellEnd"/>
      <w:r w:rsidRPr="00613DE5">
        <w:t xml:space="preserve">* </w:t>
      </w:r>
      <w:proofErr w:type="spellStart"/>
      <w:r w:rsidRPr="00613DE5">
        <w:t>TIMx</w:t>
      </w:r>
      <w:proofErr w:type="spellEnd"/>
      <w:r w:rsidRPr="00613DE5">
        <w:t>, uint16_t TIM_IT);</w:t>
      </w:r>
    </w:p>
    <w:p w14:paraId="44313883" w14:textId="77777777" w:rsidR="00412FAB" w:rsidRPr="00613DE5" w:rsidRDefault="00412FAB" w:rsidP="00412FAB">
      <w:r w:rsidRPr="00613DE5">
        <w:t xml:space="preserve">这是 </w:t>
      </w:r>
      <w:r w:rsidRPr="00613DE5">
        <w:rPr>
          <w:b/>
          <w:bCs/>
        </w:rPr>
        <w:t>标准外设库（</w:t>
      </w:r>
      <w:proofErr w:type="spellStart"/>
      <w:r w:rsidRPr="00613DE5">
        <w:rPr>
          <w:b/>
          <w:bCs/>
        </w:rPr>
        <w:t>StdPeriph</w:t>
      </w:r>
      <w:proofErr w:type="spellEnd"/>
      <w:r w:rsidRPr="00613DE5">
        <w:rPr>
          <w:b/>
          <w:bCs/>
        </w:rPr>
        <w:t xml:space="preserve"> Library）</w:t>
      </w:r>
      <w:r w:rsidRPr="00613DE5">
        <w:t xml:space="preserve"> 中的一个函数，用来 </w:t>
      </w:r>
      <w:r w:rsidRPr="00613DE5">
        <w:rPr>
          <w:b/>
          <w:bCs/>
        </w:rPr>
        <w:t>清除定时器的中断挂起标志位</w:t>
      </w:r>
      <w:r w:rsidRPr="00613DE5">
        <w:t>。</w:t>
      </w:r>
    </w:p>
    <w:p w14:paraId="2F51D321" w14:textId="77777777" w:rsidR="00412FAB" w:rsidRPr="00613DE5" w:rsidRDefault="00000000" w:rsidP="00412FAB">
      <w:r>
        <w:pict w14:anchorId="1B47CE39">
          <v:rect id="_x0000_i1391" style="width:0;height:1.5pt" o:hralign="center" o:hrstd="t" o:hr="t" fillcolor="#a0a0a0" stroked="f"/>
        </w:pict>
      </w:r>
    </w:p>
    <w:p w14:paraId="711D7526" w14:textId="77777777" w:rsidR="00412FAB" w:rsidRPr="00613DE5" w:rsidRDefault="00412FAB" w:rsidP="00412FAB">
      <w:pPr>
        <w:pStyle w:val="3"/>
      </w:pPr>
      <w:r w:rsidRPr="00613DE5">
        <w:rPr>
          <w:rFonts w:ascii="Segoe UI Emoji" w:hAnsi="Segoe UI Emoji" w:cs="Segoe UI Emoji"/>
        </w:rPr>
        <w:t>📘</w:t>
      </w:r>
      <w:r w:rsidRPr="00613DE5">
        <w:t xml:space="preserve"> 功能说明</w:t>
      </w:r>
    </w:p>
    <w:p w14:paraId="12241CAE" w14:textId="77777777" w:rsidR="00412FAB" w:rsidRPr="00613DE5" w:rsidRDefault="00412FAB">
      <w:pPr>
        <w:numPr>
          <w:ilvl w:val="0"/>
          <w:numId w:val="154"/>
        </w:numPr>
      </w:pPr>
      <w:r w:rsidRPr="00613DE5">
        <w:t xml:space="preserve">当定时器产生中断时，会在 </w:t>
      </w:r>
      <w:r w:rsidRPr="00613DE5">
        <w:rPr>
          <w:b/>
          <w:bCs/>
        </w:rPr>
        <w:t xml:space="preserve">状态寄存器 </w:t>
      </w:r>
      <w:proofErr w:type="spellStart"/>
      <w:r w:rsidRPr="00613DE5">
        <w:rPr>
          <w:b/>
          <w:bCs/>
          <w:color w:val="EE0000"/>
        </w:rPr>
        <w:t>TIMx</w:t>
      </w:r>
      <w:proofErr w:type="spellEnd"/>
      <w:r w:rsidRPr="00613DE5">
        <w:rPr>
          <w:b/>
          <w:bCs/>
          <w:color w:val="EE0000"/>
        </w:rPr>
        <w:t>-&gt;SR</w:t>
      </w:r>
      <w:r w:rsidRPr="00613DE5">
        <w:t xml:space="preserve"> 中置位相应的中断标志位（如 UIF、CC1IF 等）。</w:t>
      </w:r>
    </w:p>
    <w:p w14:paraId="0E6D0C04" w14:textId="77777777" w:rsidR="00412FAB" w:rsidRPr="00613DE5" w:rsidRDefault="00412FAB">
      <w:pPr>
        <w:numPr>
          <w:ilvl w:val="0"/>
          <w:numId w:val="154"/>
        </w:numPr>
      </w:pPr>
      <w:r w:rsidRPr="00613DE5">
        <w:lastRenderedPageBreak/>
        <w:t xml:space="preserve">如果这些标志位不清除，CPU 在退出中断后会 </w:t>
      </w:r>
      <w:r w:rsidRPr="00613DE5">
        <w:rPr>
          <w:b/>
          <w:bCs/>
        </w:rPr>
        <w:t>立即再次进入中断</w:t>
      </w:r>
      <w:r w:rsidRPr="00613DE5">
        <w:t>，导致“死循环”。</w:t>
      </w:r>
    </w:p>
    <w:p w14:paraId="0872AFE7" w14:textId="77777777" w:rsidR="00412FAB" w:rsidRPr="00613DE5" w:rsidRDefault="00412FAB">
      <w:pPr>
        <w:numPr>
          <w:ilvl w:val="0"/>
          <w:numId w:val="154"/>
        </w:numPr>
      </w:pPr>
      <w:proofErr w:type="spellStart"/>
      <w:r w:rsidRPr="00613DE5">
        <w:t>TIM_ClearITPendingBit</w:t>
      </w:r>
      <w:proofErr w:type="spellEnd"/>
      <w:r w:rsidRPr="00613DE5">
        <w:t xml:space="preserve">() 的作用就是 </w:t>
      </w:r>
      <w:r w:rsidRPr="00613DE5">
        <w:rPr>
          <w:b/>
          <w:bCs/>
        </w:rPr>
        <w:t>清除指定中断的挂起位</w:t>
      </w:r>
      <w:r w:rsidRPr="00613DE5">
        <w:t>，告诉硬件“我已经处理过了”。</w:t>
      </w:r>
    </w:p>
    <w:p w14:paraId="32D2D81B" w14:textId="77777777" w:rsidR="00412FAB" w:rsidRPr="00613DE5" w:rsidRDefault="00000000" w:rsidP="00412FAB">
      <w:r>
        <w:pict w14:anchorId="2CBF1CA7">
          <v:rect id="_x0000_i1392" style="width:0;height:1.5pt" o:hralign="center" o:hrstd="t" o:hr="t" fillcolor="#a0a0a0" stroked="f"/>
        </w:pict>
      </w:r>
    </w:p>
    <w:p w14:paraId="5DB95D92" w14:textId="77777777" w:rsidR="00412FAB" w:rsidRPr="00613DE5" w:rsidRDefault="00412FAB" w:rsidP="00412FAB">
      <w:pPr>
        <w:pStyle w:val="3"/>
      </w:pPr>
      <w:r w:rsidRPr="00613DE5">
        <w:rPr>
          <w:rFonts w:ascii="Segoe UI Emoji" w:hAnsi="Segoe UI Emoji" w:cs="Segoe UI Emoji"/>
        </w:rPr>
        <w:t>📖</w:t>
      </w:r>
      <w:r w:rsidRPr="00613DE5">
        <w:t xml:space="preserve"> 参数说明</w:t>
      </w:r>
    </w:p>
    <w:p w14:paraId="2B479B1C" w14:textId="77777777" w:rsidR="00412FAB" w:rsidRPr="00613DE5" w:rsidRDefault="00412FAB">
      <w:pPr>
        <w:numPr>
          <w:ilvl w:val="0"/>
          <w:numId w:val="155"/>
        </w:numPr>
      </w:pPr>
      <w:proofErr w:type="spellStart"/>
      <w:r w:rsidRPr="00613DE5">
        <w:rPr>
          <w:b/>
          <w:bCs/>
        </w:rPr>
        <w:t>TIMx</w:t>
      </w:r>
      <w:proofErr w:type="spellEnd"/>
    </w:p>
    <w:p w14:paraId="75163851" w14:textId="77777777" w:rsidR="00412FAB" w:rsidRPr="00613DE5" w:rsidRDefault="00412FAB">
      <w:pPr>
        <w:numPr>
          <w:ilvl w:val="1"/>
          <w:numId w:val="155"/>
        </w:numPr>
      </w:pPr>
      <w:r w:rsidRPr="00613DE5">
        <w:t>定时器外设，例如 TIM1 ~ TIM14。</w:t>
      </w:r>
    </w:p>
    <w:p w14:paraId="707B6FA3" w14:textId="77777777" w:rsidR="00412FAB" w:rsidRPr="00613DE5" w:rsidRDefault="00412FAB">
      <w:pPr>
        <w:numPr>
          <w:ilvl w:val="0"/>
          <w:numId w:val="155"/>
        </w:numPr>
      </w:pPr>
      <w:r w:rsidRPr="00613DE5">
        <w:rPr>
          <w:b/>
          <w:bCs/>
        </w:rPr>
        <w:t>TIM_IT</w:t>
      </w:r>
    </w:p>
    <w:p w14:paraId="4A76B5ED" w14:textId="77777777" w:rsidR="00412FAB" w:rsidRPr="00613DE5" w:rsidRDefault="00412FAB">
      <w:pPr>
        <w:numPr>
          <w:ilvl w:val="1"/>
          <w:numId w:val="155"/>
        </w:numPr>
      </w:pPr>
      <w:r w:rsidRPr="00613DE5">
        <w:t xml:space="preserve">要清除的中断标志位（和 </w:t>
      </w:r>
      <w:proofErr w:type="spellStart"/>
      <w:r w:rsidRPr="00613DE5">
        <w:t>TIM_ITConfig</w:t>
      </w:r>
      <w:proofErr w:type="spellEnd"/>
      <w:r w:rsidRPr="00613DE5">
        <w:t xml:space="preserve"> 使用的宏一样）：</w:t>
      </w:r>
    </w:p>
    <w:p w14:paraId="472E2CB9" w14:textId="77777777" w:rsidR="00412FAB" w:rsidRPr="00613DE5" w:rsidRDefault="00412FAB">
      <w:pPr>
        <w:numPr>
          <w:ilvl w:val="2"/>
          <w:numId w:val="155"/>
        </w:numPr>
      </w:pPr>
      <w:proofErr w:type="spellStart"/>
      <w:r w:rsidRPr="00613DE5">
        <w:t>TIM_IT_Update</w:t>
      </w:r>
      <w:proofErr w:type="spellEnd"/>
      <w:r w:rsidRPr="00613DE5">
        <w:t xml:space="preserve"> —— 更新中断标志。</w:t>
      </w:r>
    </w:p>
    <w:p w14:paraId="51769710" w14:textId="77777777" w:rsidR="00412FAB" w:rsidRPr="00613DE5" w:rsidRDefault="00412FAB">
      <w:pPr>
        <w:numPr>
          <w:ilvl w:val="2"/>
          <w:numId w:val="155"/>
        </w:numPr>
      </w:pPr>
      <w:r w:rsidRPr="00613DE5">
        <w:t>TIM_IT_CC1 —— 捕获比较通道1中断标志。</w:t>
      </w:r>
    </w:p>
    <w:p w14:paraId="4D8E2331" w14:textId="77777777" w:rsidR="00412FAB" w:rsidRPr="00613DE5" w:rsidRDefault="00412FAB">
      <w:pPr>
        <w:numPr>
          <w:ilvl w:val="2"/>
          <w:numId w:val="155"/>
        </w:numPr>
      </w:pPr>
      <w:r w:rsidRPr="00613DE5">
        <w:t>TIM_IT_CC2 —— 捕获比较通道2中断标志。</w:t>
      </w:r>
    </w:p>
    <w:p w14:paraId="60E8FB98" w14:textId="77777777" w:rsidR="00412FAB" w:rsidRPr="00613DE5" w:rsidRDefault="00412FAB">
      <w:pPr>
        <w:numPr>
          <w:ilvl w:val="2"/>
          <w:numId w:val="155"/>
        </w:numPr>
      </w:pPr>
      <w:r w:rsidRPr="00613DE5">
        <w:t>TIM_IT_CC3 —— 捕获比较通道3中断标志。</w:t>
      </w:r>
    </w:p>
    <w:p w14:paraId="6508EC87" w14:textId="77777777" w:rsidR="00412FAB" w:rsidRPr="00613DE5" w:rsidRDefault="00412FAB">
      <w:pPr>
        <w:numPr>
          <w:ilvl w:val="2"/>
          <w:numId w:val="155"/>
        </w:numPr>
      </w:pPr>
      <w:r w:rsidRPr="00613DE5">
        <w:t>TIM_IT_CC4 —— 捕获比较通道4中断标志。</w:t>
      </w:r>
    </w:p>
    <w:p w14:paraId="2266EFFB" w14:textId="77777777" w:rsidR="00412FAB" w:rsidRPr="00613DE5" w:rsidRDefault="00412FAB">
      <w:pPr>
        <w:numPr>
          <w:ilvl w:val="2"/>
          <w:numId w:val="155"/>
        </w:numPr>
      </w:pPr>
      <w:proofErr w:type="spellStart"/>
      <w:r w:rsidRPr="00613DE5">
        <w:t>TIM_IT_Trigger</w:t>
      </w:r>
      <w:proofErr w:type="spellEnd"/>
      <w:r w:rsidRPr="00613DE5">
        <w:t xml:space="preserve"> —— 触发中断标志。</w:t>
      </w:r>
    </w:p>
    <w:p w14:paraId="62112A1A" w14:textId="77777777" w:rsidR="00412FAB" w:rsidRPr="00613DE5" w:rsidRDefault="00412FAB">
      <w:pPr>
        <w:numPr>
          <w:ilvl w:val="2"/>
          <w:numId w:val="155"/>
        </w:numPr>
      </w:pPr>
      <w:r w:rsidRPr="00613DE5">
        <w:t>TIM_IT_COM —— 通道更新（仅高级定时器）。</w:t>
      </w:r>
    </w:p>
    <w:p w14:paraId="478910F2" w14:textId="77777777" w:rsidR="00412FAB" w:rsidRPr="00613DE5" w:rsidRDefault="00000000" w:rsidP="00412FAB">
      <w:r>
        <w:pict w14:anchorId="3ABAF222">
          <v:rect id="_x0000_i1393" style="width:0;height:1.5pt" o:hralign="center" o:hrstd="t" o:hr="t" fillcolor="#a0a0a0" stroked="f"/>
        </w:pict>
      </w:r>
    </w:p>
    <w:p w14:paraId="705BE429" w14:textId="77777777" w:rsidR="00412FAB" w:rsidRPr="00613DE5" w:rsidRDefault="00412FAB" w:rsidP="00412FAB">
      <w:pPr>
        <w:pStyle w:val="3"/>
      </w:pPr>
      <w:r w:rsidRPr="00613DE5">
        <w:rPr>
          <w:rFonts w:ascii="Segoe UI Emoji" w:hAnsi="Segoe UI Emoji" w:cs="Segoe UI Emoji"/>
        </w:rPr>
        <w:t>⚙️</w:t>
      </w:r>
      <w:r w:rsidRPr="00613DE5">
        <w:t xml:space="preserve"> 底层原理</w:t>
      </w:r>
    </w:p>
    <w:p w14:paraId="104CE758" w14:textId="77777777" w:rsidR="00412FAB" w:rsidRPr="00613DE5" w:rsidRDefault="00412FAB" w:rsidP="00412FAB">
      <w:r w:rsidRPr="00613DE5">
        <w:t xml:space="preserve">其实就是往 </w:t>
      </w:r>
      <w:proofErr w:type="spellStart"/>
      <w:r w:rsidRPr="00613DE5">
        <w:rPr>
          <w:b/>
          <w:bCs/>
        </w:rPr>
        <w:t>TIMx</w:t>
      </w:r>
      <w:proofErr w:type="spellEnd"/>
      <w:r w:rsidRPr="00613DE5">
        <w:rPr>
          <w:b/>
          <w:bCs/>
        </w:rPr>
        <w:t>-&gt;SR（状态寄存器）</w:t>
      </w:r>
      <w:r w:rsidRPr="00613DE5">
        <w:t xml:space="preserve"> 写 0 来清除相应位：</w:t>
      </w:r>
    </w:p>
    <w:p w14:paraId="7153C48D" w14:textId="77777777" w:rsidR="00412FAB" w:rsidRPr="00613DE5" w:rsidRDefault="00412FAB" w:rsidP="00412FAB">
      <w:proofErr w:type="spellStart"/>
      <w:r w:rsidRPr="00613DE5">
        <w:t>TIMx</w:t>
      </w:r>
      <w:proofErr w:type="spellEnd"/>
      <w:r w:rsidRPr="00613DE5">
        <w:t>-&gt;SR = (uint16_t)~TIM_IT;   // 写1清除对应的标志位</w:t>
      </w:r>
    </w:p>
    <w:p w14:paraId="35A84E28" w14:textId="77777777" w:rsidR="00412FAB" w:rsidRPr="00613DE5" w:rsidRDefault="00000000" w:rsidP="00412FAB">
      <w:r>
        <w:pict w14:anchorId="30E7D66C">
          <v:rect id="_x0000_i1394" style="width:0;height:1.5pt" o:hralign="center" o:hrstd="t" o:hr="t" fillcolor="#a0a0a0" stroked="f"/>
        </w:pict>
      </w:r>
    </w:p>
    <w:p w14:paraId="14CB34F8" w14:textId="77777777" w:rsidR="00412FAB" w:rsidRPr="00613DE5" w:rsidRDefault="00412FAB" w:rsidP="00412FAB">
      <w:pPr>
        <w:pStyle w:val="3"/>
      </w:pPr>
      <w:r w:rsidRPr="00613DE5">
        <w:rPr>
          <w:rFonts w:ascii="Segoe UI Emoji" w:hAnsi="Segoe UI Emoji" w:cs="Segoe UI Emoji"/>
        </w:rPr>
        <w:t>✅</w:t>
      </w:r>
      <w:r w:rsidRPr="00613DE5">
        <w:t xml:space="preserve"> 使用示例</w:t>
      </w:r>
    </w:p>
    <w:p w14:paraId="52BBB8CD" w14:textId="77777777" w:rsidR="00412FAB" w:rsidRPr="00613DE5" w:rsidRDefault="00412FAB" w:rsidP="00412FAB">
      <w:r w:rsidRPr="00613DE5">
        <w:t>假设使用 TIM2 定时 1s 中断：</w:t>
      </w:r>
    </w:p>
    <w:p w14:paraId="06AD7ED9" w14:textId="77777777" w:rsidR="00412FAB" w:rsidRPr="00613DE5" w:rsidRDefault="00412FAB" w:rsidP="00412FAB">
      <w:r w:rsidRPr="00613DE5">
        <w:t>void TIM2_IRQHandler(void)</w:t>
      </w:r>
    </w:p>
    <w:p w14:paraId="48E7ED4D" w14:textId="77777777" w:rsidR="00412FAB" w:rsidRPr="00613DE5" w:rsidRDefault="00412FAB" w:rsidP="00412FAB">
      <w:r w:rsidRPr="00613DE5">
        <w:t>{</w:t>
      </w:r>
    </w:p>
    <w:p w14:paraId="04876BBB" w14:textId="77777777" w:rsidR="00412FAB" w:rsidRPr="00613DE5" w:rsidRDefault="00412FAB" w:rsidP="00412FAB">
      <w:r w:rsidRPr="00613DE5">
        <w:lastRenderedPageBreak/>
        <w:t xml:space="preserve">    if (</w:t>
      </w:r>
      <w:proofErr w:type="spellStart"/>
      <w:r w:rsidRPr="00613DE5">
        <w:t>TIM_</w:t>
      </w:r>
      <w:proofErr w:type="gramStart"/>
      <w:r w:rsidRPr="00613DE5">
        <w:t>GetITStatus</w:t>
      </w:r>
      <w:proofErr w:type="spellEnd"/>
      <w:r w:rsidRPr="00613DE5">
        <w:t>(</w:t>
      </w:r>
      <w:proofErr w:type="gramEnd"/>
      <w:r w:rsidRPr="00613DE5">
        <w:t xml:space="preserve">TIM2, </w:t>
      </w:r>
      <w:proofErr w:type="spellStart"/>
      <w:r w:rsidRPr="00613DE5">
        <w:t>TIM_IT_Update</w:t>
      </w:r>
      <w:proofErr w:type="spellEnd"/>
      <w:proofErr w:type="gramStart"/>
      <w:r w:rsidRPr="00613DE5">
        <w:t>) !</w:t>
      </w:r>
      <w:proofErr w:type="gramEnd"/>
      <w:r w:rsidRPr="00613DE5">
        <w:t xml:space="preserve">= </w:t>
      </w:r>
      <w:proofErr w:type="gramStart"/>
      <w:r w:rsidRPr="00613DE5">
        <w:t>RESET)  /</w:t>
      </w:r>
      <w:proofErr w:type="gramEnd"/>
      <w:r w:rsidRPr="00613DE5">
        <w:t>/ 检查是否产生更新中断</w:t>
      </w:r>
    </w:p>
    <w:p w14:paraId="5A3CA6B8" w14:textId="77777777" w:rsidR="00412FAB" w:rsidRPr="00613DE5" w:rsidRDefault="00412FAB" w:rsidP="00412FAB">
      <w:r w:rsidRPr="00613DE5">
        <w:t xml:space="preserve">    {</w:t>
      </w:r>
    </w:p>
    <w:p w14:paraId="63D4CD1D" w14:textId="77777777" w:rsidR="00412FAB" w:rsidRPr="00613DE5" w:rsidRDefault="00412FAB" w:rsidP="00412FAB">
      <w:r w:rsidRPr="00613DE5">
        <w:t xml:space="preserve">        </w:t>
      </w:r>
      <w:proofErr w:type="spellStart"/>
      <w:r w:rsidRPr="00613DE5">
        <w:t>TIM_ClearITPendingBit</w:t>
      </w:r>
      <w:proofErr w:type="spellEnd"/>
      <w:r w:rsidRPr="00613DE5">
        <w:t xml:space="preserve">(TIM2, </w:t>
      </w:r>
      <w:proofErr w:type="spellStart"/>
      <w:r w:rsidRPr="00613DE5">
        <w:t>TIM_IT_Update</w:t>
      </w:r>
      <w:proofErr w:type="spellEnd"/>
      <w:r w:rsidRPr="00613DE5">
        <w:t>);     // 清除中断标志位</w:t>
      </w:r>
    </w:p>
    <w:p w14:paraId="75CDBD6E" w14:textId="77777777" w:rsidR="00412FAB" w:rsidRPr="00613DE5" w:rsidRDefault="00412FAB" w:rsidP="00412FAB"/>
    <w:p w14:paraId="70E91460" w14:textId="77777777" w:rsidR="00412FAB" w:rsidRPr="00613DE5" w:rsidRDefault="00412FAB" w:rsidP="00412FAB">
      <w:r w:rsidRPr="00613DE5">
        <w:t xml:space="preserve">        // &gt;&gt;&gt; 用户代码：比如LED翻转</w:t>
      </w:r>
    </w:p>
    <w:p w14:paraId="38BFAAF9" w14:textId="77777777" w:rsidR="00412FAB" w:rsidRPr="00613DE5" w:rsidRDefault="00412FAB" w:rsidP="00412FAB">
      <w:r w:rsidRPr="00613DE5">
        <w:t xml:space="preserve">        </w:t>
      </w:r>
      <w:proofErr w:type="spellStart"/>
      <w:r w:rsidRPr="00613DE5">
        <w:t>GPIO_</w:t>
      </w:r>
      <w:proofErr w:type="gramStart"/>
      <w:r w:rsidRPr="00613DE5">
        <w:t>WriteBit</w:t>
      </w:r>
      <w:proofErr w:type="spellEnd"/>
      <w:r w:rsidRPr="00613DE5">
        <w:t>(</w:t>
      </w:r>
      <w:proofErr w:type="gramEnd"/>
      <w:r w:rsidRPr="00613DE5">
        <w:t xml:space="preserve">GPIOC, GPIO_Pin_13, </w:t>
      </w:r>
    </w:p>
    <w:p w14:paraId="2C0EF54A" w14:textId="77777777" w:rsidR="00412FAB" w:rsidRPr="00613DE5" w:rsidRDefault="00412FAB" w:rsidP="00412FAB">
      <w:r w:rsidRPr="00613DE5">
        <w:t xml:space="preserve">                      (</w:t>
      </w:r>
      <w:proofErr w:type="spellStart"/>
      <w:r w:rsidRPr="00613DE5">
        <w:t>BitAction</w:t>
      </w:r>
      <w:proofErr w:type="spellEnd"/>
      <w:proofErr w:type="gramStart"/>
      <w:r w:rsidRPr="00613DE5">
        <w:t>)(</w:t>
      </w:r>
      <w:proofErr w:type="gramEnd"/>
      <w:r w:rsidRPr="00613DE5">
        <w:t xml:space="preserve">1 - </w:t>
      </w:r>
      <w:proofErr w:type="spellStart"/>
      <w:r w:rsidRPr="00613DE5">
        <w:t>GPIO_</w:t>
      </w:r>
      <w:proofErr w:type="gramStart"/>
      <w:r w:rsidRPr="00613DE5">
        <w:t>ReadOutputDataBit</w:t>
      </w:r>
      <w:proofErr w:type="spellEnd"/>
      <w:r w:rsidRPr="00613DE5">
        <w:t>(</w:t>
      </w:r>
      <w:proofErr w:type="gramEnd"/>
      <w:r w:rsidRPr="00613DE5">
        <w:t>GPIOC, GPIO_Pin_</w:t>
      </w:r>
      <w:proofErr w:type="gramStart"/>
      <w:r w:rsidRPr="00613DE5">
        <w:t>13))</w:t>
      </w:r>
      <w:proofErr w:type="gramEnd"/>
      <w:r w:rsidRPr="00613DE5">
        <w:t>);</w:t>
      </w:r>
    </w:p>
    <w:p w14:paraId="54E4E1C3" w14:textId="77777777" w:rsidR="00412FAB" w:rsidRPr="00613DE5" w:rsidRDefault="00412FAB" w:rsidP="00412FAB">
      <w:r w:rsidRPr="00613DE5">
        <w:t xml:space="preserve">    }</w:t>
      </w:r>
    </w:p>
    <w:p w14:paraId="6BB5D36C" w14:textId="77777777" w:rsidR="00412FAB" w:rsidRPr="00613DE5" w:rsidRDefault="00412FAB" w:rsidP="00412FAB">
      <w:r w:rsidRPr="00613DE5">
        <w:t>}</w:t>
      </w:r>
    </w:p>
    <w:p w14:paraId="397CD16B" w14:textId="77777777" w:rsidR="00412FAB" w:rsidRPr="00613DE5" w:rsidRDefault="00000000" w:rsidP="00412FAB">
      <w:r>
        <w:pict w14:anchorId="4919BF6E">
          <v:rect id="_x0000_i1395" style="width:0;height:1.5pt" o:hralign="center" o:hrstd="t" o:hr="t" fillcolor="#a0a0a0" stroked="f"/>
        </w:pict>
      </w:r>
    </w:p>
    <w:p w14:paraId="047AC107" w14:textId="77777777" w:rsidR="00412FAB" w:rsidRPr="00613DE5" w:rsidRDefault="00412FAB" w:rsidP="00412FAB">
      <w:pPr>
        <w:pStyle w:val="3"/>
      </w:pPr>
      <w:r w:rsidRPr="00613DE5">
        <w:rPr>
          <w:rFonts w:ascii="Segoe UI Emoji" w:hAnsi="Segoe UI Emoji" w:cs="Segoe UI Emoji"/>
        </w:rPr>
        <w:t>🚩</w:t>
      </w:r>
      <w:r w:rsidRPr="00613DE5">
        <w:t>注意</w:t>
      </w:r>
    </w:p>
    <w:p w14:paraId="744BE422" w14:textId="77777777" w:rsidR="00412FAB" w:rsidRPr="00613DE5" w:rsidRDefault="00412FAB">
      <w:pPr>
        <w:numPr>
          <w:ilvl w:val="0"/>
          <w:numId w:val="156"/>
        </w:numPr>
      </w:pPr>
      <w:r w:rsidRPr="00613DE5">
        <w:rPr>
          <w:b/>
          <w:bCs/>
        </w:rPr>
        <w:t>进入中断后</w:t>
      </w:r>
      <w:r w:rsidRPr="00613DE5">
        <w:rPr>
          <w:b/>
          <w:bCs/>
          <w:color w:val="EE0000"/>
        </w:rPr>
        <w:t>必须清除标志位</w:t>
      </w:r>
      <w:r w:rsidRPr="00613DE5">
        <w:t>，否则会</w:t>
      </w:r>
      <w:r w:rsidRPr="00613DE5">
        <w:rPr>
          <w:color w:val="EE0000"/>
        </w:rPr>
        <w:t>“卡死”在中断里</w:t>
      </w:r>
      <w:r w:rsidRPr="00613DE5">
        <w:t>。</w:t>
      </w:r>
    </w:p>
    <w:p w14:paraId="1E7BEE34" w14:textId="77777777" w:rsidR="00412FAB" w:rsidRPr="00613DE5" w:rsidRDefault="00412FAB">
      <w:pPr>
        <w:numPr>
          <w:ilvl w:val="0"/>
          <w:numId w:val="156"/>
        </w:numPr>
      </w:pPr>
      <w:proofErr w:type="spellStart"/>
      <w:r w:rsidRPr="00613DE5">
        <w:t>TIM_ClearITPendingBit</w:t>
      </w:r>
      <w:proofErr w:type="spellEnd"/>
      <w:r w:rsidRPr="00613DE5">
        <w:t xml:space="preserve">() 一般和 </w:t>
      </w:r>
      <w:proofErr w:type="spellStart"/>
      <w:r w:rsidRPr="00613DE5">
        <w:t>TIM_GetITStatus</w:t>
      </w:r>
      <w:proofErr w:type="spellEnd"/>
      <w:r w:rsidRPr="00613DE5">
        <w:t>() 搭配使用。</w:t>
      </w:r>
    </w:p>
    <w:p w14:paraId="136E127E" w14:textId="77777777" w:rsidR="00412FAB" w:rsidRDefault="00412FAB">
      <w:pPr>
        <w:numPr>
          <w:ilvl w:val="0"/>
          <w:numId w:val="156"/>
        </w:numPr>
      </w:pPr>
      <w:r w:rsidRPr="00613DE5">
        <w:t>不同的中断类型要清除对应的标志位，避免误清或漏清。</w:t>
      </w:r>
    </w:p>
    <w:p w14:paraId="00C817D6" w14:textId="77777777" w:rsidR="00412FAB" w:rsidRDefault="00412FAB" w:rsidP="00412FAB">
      <w:pPr>
        <w:pStyle w:val="2"/>
      </w:pPr>
      <w:proofErr w:type="spellStart"/>
      <w:r w:rsidRPr="007937C1">
        <w:t>TIM_ClearFlag</w:t>
      </w:r>
      <w:proofErr w:type="spellEnd"/>
      <w:r>
        <w:rPr>
          <w:rFonts w:hint="eastAsia"/>
        </w:rPr>
        <w:t>()</w:t>
      </w:r>
      <w:r>
        <w:br/>
      </w:r>
      <w:r w:rsidRPr="008752A0">
        <w:rPr>
          <w:b/>
          <w:bCs/>
        </w:rPr>
        <w:t>清除定时器标志位</w:t>
      </w:r>
    </w:p>
    <w:p w14:paraId="174718BA" w14:textId="77777777" w:rsidR="00412FAB" w:rsidRPr="008752A0" w:rsidRDefault="00412FAB" w:rsidP="00412FAB">
      <w:r w:rsidRPr="008752A0">
        <w:t xml:space="preserve">你贴的这一行是 </w:t>
      </w:r>
      <w:r w:rsidRPr="008752A0">
        <w:rPr>
          <w:b/>
          <w:bCs/>
        </w:rPr>
        <w:t>STM32 标准库中清除定时器标志位的函数</w:t>
      </w:r>
      <w:r w:rsidRPr="008752A0">
        <w:t>。我们可以详细解析它。</w:t>
      </w:r>
    </w:p>
    <w:p w14:paraId="1D8C62F4" w14:textId="77777777" w:rsidR="00412FAB" w:rsidRPr="008752A0" w:rsidRDefault="00000000" w:rsidP="00412FAB">
      <w:r>
        <w:pict w14:anchorId="7BD1C2C3">
          <v:rect id="_x0000_i1396" style="width:0;height:1.5pt" o:hralign="center" o:hrstd="t" o:hr="t" fillcolor="#a0a0a0" stroked="f"/>
        </w:pict>
      </w:r>
    </w:p>
    <w:p w14:paraId="2DBCDF47" w14:textId="77777777" w:rsidR="00412FAB" w:rsidRPr="008752A0" w:rsidRDefault="00412FAB" w:rsidP="00412FAB">
      <w:pPr>
        <w:pStyle w:val="3"/>
      </w:pPr>
      <w:r w:rsidRPr="008752A0">
        <w:t>1️</w:t>
      </w:r>
      <w:r w:rsidRPr="008752A0">
        <w:rPr>
          <w:rFonts w:ascii="Segoe UI Symbol" w:hAnsi="Segoe UI Symbol" w:cs="Segoe UI Symbol"/>
        </w:rPr>
        <w:t>⃣</w:t>
      </w:r>
      <w:r w:rsidRPr="008752A0">
        <w:t xml:space="preserve"> 函数原型</w:t>
      </w:r>
    </w:p>
    <w:p w14:paraId="41CE8491" w14:textId="77777777" w:rsidR="00412FAB" w:rsidRPr="008752A0" w:rsidRDefault="00412FAB" w:rsidP="00412FAB">
      <w:r w:rsidRPr="008752A0">
        <w:t xml:space="preserve">void </w:t>
      </w:r>
      <w:proofErr w:type="spellStart"/>
      <w:r w:rsidRPr="008752A0">
        <w:t>TIM_</w:t>
      </w:r>
      <w:proofErr w:type="gramStart"/>
      <w:r w:rsidRPr="008752A0">
        <w:t>ClearFlag</w:t>
      </w:r>
      <w:proofErr w:type="spellEnd"/>
      <w:r w:rsidRPr="008752A0">
        <w:t>(</w:t>
      </w:r>
      <w:proofErr w:type="spellStart"/>
      <w:proofErr w:type="gramEnd"/>
      <w:r w:rsidRPr="008752A0">
        <w:t>TIM_TypeDef</w:t>
      </w:r>
      <w:proofErr w:type="spellEnd"/>
      <w:r w:rsidRPr="008752A0">
        <w:t xml:space="preserve">* </w:t>
      </w:r>
      <w:proofErr w:type="spellStart"/>
      <w:r w:rsidRPr="008752A0">
        <w:t>TIMx</w:t>
      </w:r>
      <w:proofErr w:type="spellEnd"/>
      <w:r w:rsidRPr="008752A0">
        <w:t>, uint16_t TIM_FLAG);</w:t>
      </w:r>
    </w:p>
    <w:p w14:paraId="2AC081BC" w14:textId="77777777" w:rsidR="00412FAB" w:rsidRPr="008752A0" w:rsidRDefault="00412FAB">
      <w:pPr>
        <w:numPr>
          <w:ilvl w:val="0"/>
          <w:numId w:val="227"/>
        </w:numPr>
      </w:pPr>
      <w:r w:rsidRPr="008752A0">
        <w:rPr>
          <w:b/>
          <w:bCs/>
        </w:rPr>
        <w:t>功能</w:t>
      </w:r>
      <w:r w:rsidRPr="008752A0">
        <w:t>：清除指定定时器的标志位，使其从 SET 状态变为 RESET。</w:t>
      </w:r>
    </w:p>
    <w:p w14:paraId="363DDD5E" w14:textId="77777777" w:rsidR="00412FAB" w:rsidRPr="008752A0" w:rsidRDefault="00412FAB">
      <w:pPr>
        <w:numPr>
          <w:ilvl w:val="0"/>
          <w:numId w:val="227"/>
        </w:numPr>
      </w:pPr>
      <w:r w:rsidRPr="008752A0">
        <w:rPr>
          <w:b/>
          <w:bCs/>
        </w:rPr>
        <w:t>参数</w:t>
      </w:r>
      <w:r w:rsidRPr="008752A0">
        <w:t>：</w:t>
      </w:r>
    </w:p>
    <w:p w14:paraId="7E623157" w14:textId="77777777" w:rsidR="00412FAB" w:rsidRPr="008752A0" w:rsidRDefault="00412FAB">
      <w:pPr>
        <w:numPr>
          <w:ilvl w:val="1"/>
          <w:numId w:val="227"/>
        </w:numPr>
      </w:pPr>
      <w:proofErr w:type="spellStart"/>
      <w:r w:rsidRPr="008752A0">
        <w:t>TIMx</w:t>
      </w:r>
      <w:proofErr w:type="spellEnd"/>
      <w:r w:rsidRPr="008752A0">
        <w:t>：指定要操作的定时器，比如 TIM1、TIM2、TIM3 等。</w:t>
      </w:r>
    </w:p>
    <w:p w14:paraId="180BE0C7" w14:textId="77777777" w:rsidR="00412FAB" w:rsidRPr="008752A0" w:rsidRDefault="00412FAB">
      <w:pPr>
        <w:numPr>
          <w:ilvl w:val="1"/>
          <w:numId w:val="227"/>
        </w:numPr>
      </w:pPr>
      <w:r w:rsidRPr="008752A0">
        <w:t>TIM_FLAG：要清除的标志位，例如：</w:t>
      </w:r>
    </w:p>
    <w:p w14:paraId="1ABAE3AC" w14:textId="77777777" w:rsidR="00412FAB" w:rsidRPr="008752A0" w:rsidRDefault="00412FAB">
      <w:pPr>
        <w:numPr>
          <w:ilvl w:val="2"/>
          <w:numId w:val="227"/>
        </w:numPr>
      </w:pPr>
      <w:proofErr w:type="spellStart"/>
      <w:r w:rsidRPr="008752A0">
        <w:t>TIM_FLAG_Update</w:t>
      </w:r>
      <w:proofErr w:type="spellEnd"/>
      <w:r w:rsidRPr="008752A0">
        <w:t>：更新事件（溢出）标志</w:t>
      </w:r>
    </w:p>
    <w:p w14:paraId="0EBD0BDD" w14:textId="77777777" w:rsidR="00412FAB" w:rsidRPr="008752A0" w:rsidRDefault="00412FAB">
      <w:pPr>
        <w:numPr>
          <w:ilvl w:val="2"/>
          <w:numId w:val="227"/>
        </w:numPr>
      </w:pPr>
      <w:r w:rsidRPr="008752A0">
        <w:lastRenderedPageBreak/>
        <w:t>TIM_FLAG_CC1 / CC2 / CC3 / CC4：通道捕获/比较标志</w:t>
      </w:r>
    </w:p>
    <w:p w14:paraId="057CD09D" w14:textId="77777777" w:rsidR="00412FAB" w:rsidRPr="008752A0" w:rsidRDefault="00412FAB">
      <w:pPr>
        <w:numPr>
          <w:ilvl w:val="2"/>
          <w:numId w:val="227"/>
        </w:numPr>
      </w:pPr>
      <w:proofErr w:type="spellStart"/>
      <w:r w:rsidRPr="008752A0">
        <w:t>TIM_FLAG_Trigger</w:t>
      </w:r>
      <w:proofErr w:type="spellEnd"/>
      <w:r w:rsidRPr="008752A0">
        <w:t>：触发事件标志</w:t>
      </w:r>
    </w:p>
    <w:p w14:paraId="205BDAC6" w14:textId="77777777" w:rsidR="00412FAB" w:rsidRPr="008752A0" w:rsidRDefault="00412FAB">
      <w:pPr>
        <w:numPr>
          <w:ilvl w:val="2"/>
          <w:numId w:val="227"/>
        </w:numPr>
      </w:pPr>
      <w:proofErr w:type="spellStart"/>
      <w:r w:rsidRPr="008752A0">
        <w:t>TIM_FLAG_Break</w:t>
      </w:r>
      <w:proofErr w:type="spellEnd"/>
      <w:r w:rsidRPr="008752A0">
        <w:t>：断路事件标志（高级定时器）</w:t>
      </w:r>
    </w:p>
    <w:p w14:paraId="7EE49932" w14:textId="77777777" w:rsidR="00412FAB" w:rsidRPr="008752A0" w:rsidRDefault="00412FAB">
      <w:pPr>
        <w:numPr>
          <w:ilvl w:val="0"/>
          <w:numId w:val="227"/>
        </w:numPr>
      </w:pPr>
      <w:r w:rsidRPr="008752A0">
        <w:rPr>
          <w:b/>
          <w:bCs/>
        </w:rPr>
        <w:t>返回值</w:t>
      </w:r>
      <w:r w:rsidRPr="008752A0">
        <w:t>：无（void）</w:t>
      </w:r>
    </w:p>
    <w:p w14:paraId="22D60701" w14:textId="77777777" w:rsidR="00412FAB" w:rsidRPr="008752A0" w:rsidRDefault="00000000" w:rsidP="00412FAB">
      <w:r>
        <w:pict w14:anchorId="3929B0F2">
          <v:rect id="_x0000_i1397" style="width:0;height:1.5pt" o:hralign="center" o:hrstd="t" o:hr="t" fillcolor="#a0a0a0" stroked="f"/>
        </w:pict>
      </w:r>
    </w:p>
    <w:p w14:paraId="07D78450" w14:textId="77777777" w:rsidR="00412FAB" w:rsidRPr="008752A0" w:rsidRDefault="00412FAB" w:rsidP="00412FAB">
      <w:pPr>
        <w:pStyle w:val="3"/>
      </w:pPr>
      <w:r w:rsidRPr="008752A0">
        <w:t>2️</w:t>
      </w:r>
      <w:r w:rsidRPr="008752A0">
        <w:rPr>
          <w:rFonts w:ascii="Segoe UI Symbol" w:hAnsi="Segoe UI Symbol" w:cs="Segoe UI Symbol"/>
        </w:rPr>
        <w:t>⃣</w:t>
      </w:r>
      <w:r w:rsidRPr="008752A0">
        <w:t xml:space="preserve"> 使用场景</w:t>
      </w:r>
    </w:p>
    <w:p w14:paraId="71FBA775" w14:textId="77777777" w:rsidR="00412FAB" w:rsidRPr="008752A0" w:rsidRDefault="00412FAB" w:rsidP="00412FAB">
      <w:r w:rsidRPr="008752A0">
        <w:t xml:space="preserve">定时器中断处理函数中，通常先 </w:t>
      </w:r>
      <w:r w:rsidRPr="008752A0">
        <w:rPr>
          <w:b/>
          <w:bCs/>
        </w:rPr>
        <w:t>检查标志位</w:t>
      </w:r>
      <w:r w:rsidRPr="008752A0">
        <w:t xml:space="preserve">，再 </w:t>
      </w:r>
      <w:r w:rsidRPr="008752A0">
        <w:rPr>
          <w:b/>
          <w:bCs/>
        </w:rPr>
        <w:t>清除标志位</w:t>
      </w:r>
      <w:r w:rsidRPr="008752A0">
        <w:t>，示例：</w:t>
      </w:r>
    </w:p>
    <w:p w14:paraId="5E542EC2" w14:textId="77777777" w:rsidR="00412FAB" w:rsidRPr="008752A0" w:rsidRDefault="00412FAB" w:rsidP="00412FAB">
      <w:r w:rsidRPr="008752A0">
        <w:t>void TIM2_IRQHandler(void)</w:t>
      </w:r>
    </w:p>
    <w:p w14:paraId="5E92C109" w14:textId="77777777" w:rsidR="00412FAB" w:rsidRPr="008752A0" w:rsidRDefault="00412FAB" w:rsidP="00412FAB">
      <w:r w:rsidRPr="008752A0">
        <w:t>{</w:t>
      </w:r>
    </w:p>
    <w:p w14:paraId="3F045A13" w14:textId="77777777" w:rsidR="00412FAB" w:rsidRPr="008752A0" w:rsidRDefault="00412FAB" w:rsidP="00412FAB">
      <w:r w:rsidRPr="008752A0">
        <w:t xml:space="preserve">    // 判断定时器更新事件标志是否置位</w:t>
      </w:r>
    </w:p>
    <w:p w14:paraId="250062A5" w14:textId="77777777" w:rsidR="00412FAB" w:rsidRPr="008752A0" w:rsidRDefault="00412FAB" w:rsidP="00412FAB">
      <w:r w:rsidRPr="008752A0">
        <w:t xml:space="preserve">    </w:t>
      </w:r>
      <w:proofErr w:type="gramStart"/>
      <w:r w:rsidRPr="008752A0">
        <w:t>if(</w:t>
      </w:r>
      <w:proofErr w:type="spellStart"/>
      <w:proofErr w:type="gramEnd"/>
      <w:r w:rsidRPr="008752A0">
        <w:t>TIM_</w:t>
      </w:r>
      <w:proofErr w:type="gramStart"/>
      <w:r w:rsidRPr="008752A0">
        <w:t>GetFlagStatus</w:t>
      </w:r>
      <w:proofErr w:type="spellEnd"/>
      <w:r w:rsidRPr="008752A0">
        <w:t>(</w:t>
      </w:r>
      <w:proofErr w:type="gramEnd"/>
      <w:r w:rsidRPr="008752A0">
        <w:t xml:space="preserve">TIM2, </w:t>
      </w:r>
      <w:proofErr w:type="spellStart"/>
      <w:r w:rsidRPr="008752A0">
        <w:t>TIM_FLAG_Update</w:t>
      </w:r>
      <w:proofErr w:type="spellEnd"/>
      <w:r w:rsidRPr="008752A0">
        <w:t>) == SET)</w:t>
      </w:r>
    </w:p>
    <w:p w14:paraId="1AD52252" w14:textId="77777777" w:rsidR="00412FAB" w:rsidRPr="008752A0" w:rsidRDefault="00412FAB" w:rsidP="00412FAB">
      <w:r w:rsidRPr="008752A0">
        <w:t xml:space="preserve">    {</w:t>
      </w:r>
    </w:p>
    <w:p w14:paraId="7D92571D" w14:textId="77777777" w:rsidR="00412FAB" w:rsidRPr="008752A0" w:rsidRDefault="00412FAB" w:rsidP="00412FAB">
      <w:r w:rsidRPr="008752A0">
        <w:t xml:space="preserve">        num++;  // 执行中断任务</w:t>
      </w:r>
    </w:p>
    <w:p w14:paraId="7224DDA2" w14:textId="77777777" w:rsidR="00412FAB" w:rsidRPr="008752A0" w:rsidRDefault="00412FAB" w:rsidP="00412FAB"/>
    <w:p w14:paraId="0B57717D" w14:textId="77777777" w:rsidR="00412FAB" w:rsidRPr="008752A0" w:rsidRDefault="00412FAB" w:rsidP="00412FAB">
      <w:r w:rsidRPr="008752A0">
        <w:t xml:space="preserve">        // 清除更新事件标志位</w:t>
      </w:r>
    </w:p>
    <w:p w14:paraId="34A96F99" w14:textId="77777777" w:rsidR="00412FAB" w:rsidRPr="008752A0" w:rsidRDefault="00412FAB" w:rsidP="00412FAB">
      <w:r w:rsidRPr="008752A0">
        <w:t xml:space="preserve">        </w:t>
      </w:r>
      <w:proofErr w:type="spellStart"/>
      <w:r w:rsidRPr="008752A0">
        <w:t>TIM_</w:t>
      </w:r>
      <w:proofErr w:type="gramStart"/>
      <w:r w:rsidRPr="008752A0">
        <w:t>ClearFlag</w:t>
      </w:r>
      <w:proofErr w:type="spellEnd"/>
      <w:r w:rsidRPr="008752A0">
        <w:t>(</w:t>
      </w:r>
      <w:proofErr w:type="gramEnd"/>
      <w:r w:rsidRPr="008752A0">
        <w:t xml:space="preserve">TIM2, </w:t>
      </w:r>
      <w:proofErr w:type="spellStart"/>
      <w:r w:rsidRPr="008752A0">
        <w:t>TIM_FLAG_Update</w:t>
      </w:r>
      <w:proofErr w:type="spellEnd"/>
      <w:r w:rsidRPr="008752A0">
        <w:t>);</w:t>
      </w:r>
    </w:p>
    <w:p w14:paraId="632B1A58" w14:textId="77777777" w:rsidR="00412FAB" w:rsidRPr="008752A0" w:rsidRDefault="00412FAB" w:rsidP="00412FAB">
      <w:r w:rsidRPr="008752A0">
        <w:t xml:space="preserve">    }</w:t>
      </w:r>
    </w:p>
    <w:p w14:paraId="079E930A" w14:textId="77777777" w:rsidR="00412FAB" w:rsidRPr="008752A0" w:rsidRDefault="00412FAB" w:rsidP="00412FAB">
      <w:r w:rsidRPr="008752A0">
        <w:t>}</w:t>
      </w:r>
    </w:p>
    <w:p w14:paraId="697B9DC7" w14:textId="77777777" w:rsidR="00412FAB" w:rsidRPr="008752A0" w:rsidRDefault="00412FAB">
      <w:pPr>
        <w:numPr>
          <w:ilvl w:val="0"/>
          <w:numId w:val="228"/>
        </w:numPr>
      </w:pPr>
      <w:r w:rsidRPr="008752A0">
        <w:rPr>
          <w:b/>
          <w:bCs/>
        </w:rPr>
        <w:t>为什么要清除？</w:t>
      </w:r>
    </w:p>
    <w:p w14:paraId="4660CF82" w14:textId="77777777" w:rsidR="00412FAB" w:rsidRPr="008752A0" w:rsidRDefault="00412FAB">
      <w:pPr>
        <w:numPr>
          <w:ilvl w:val="1"/>
          <w:numId w:val="228"/>
        </w:numPr>
      </w:pPr>
      <w:r w:rsidRPr="008752A0">
        <w:t>标志位是硬件自动置位的，如果不清除，中断函数下一次执行时依然会检测到标志，可能导致中断被反复触发。</w:t>
      </w:r>
    </w:p>
    <w:p w14:paraId="0B057D81" w14:textId="77777777" w:rsidR="00412FAB" w:rsidRPr="008752A0" w:rsidRDefault="00000000" w:rsidP="00412FAB">
      <w:r>
        <w:pict w14:anchorId="0F76025E">
          <v:rect id="_x0000_i1398" style="width:0;height:1.5pt" o:hralign="center" o:hrstd="t" o:hr="t" fillcolor="#a0a0a0" stroked="f"/>
        </w:pict>
      </w:r>
    </w:p>
    <w:p w14:paraId="6CAC7815" w14:textId="77777777" w:rsidR="00412FAB" w:rsidRPr="008752A0" w:rsidRDefault="00412FAB" w:rsidP="00412FAB">
      <w:pPr>
        <w:pStyle w:val="3"/>
      </w:pPr>
      <w:r w:rsidRPr="008752A0">
        <w:t>3️</w:t>
      </w:r>
      <w:r w:rsidRPr="008752A0">
        <w:rPr>
          <w:rFonts w:ascii="Segoe UI Symbol" w:hAnsi="Segoe UI Symbol" w:cs="Segoe UI Symbol"/>
        </w:rPr>
        <w:t>⃣</w:t>
      </w:r>
      <w:r w:rsidRPr="008752A0">
        <w:t xml:space="preserve"> 与 </w:t>
      </w:r>
      <w:proofErr w:type="spellStart"/>
      <w:r w:rsidRPr="008752A0">
        <w:t>TIM_ClearITPendingBit</w:t>
      </w:r>
      <w:proofErr w:type="spellEnd"/>
      <w:r w:rsidRPr="008752A0">
        <w:t xml:space="preserve"> 的区别</w:t>
      </w:r>
    </w:p>
    <w:p w14:paraId="2F879CA4" w14:textId="77777777" w:rsidR="00412FAB" w:rsidRPr="008752A0" w:rsidRDefault="00412FAB" w:rsidP="00412FAB">
      <w:r w:rsidRPr="008752A0">
        <w:t>STM32 定时器库里有两个相关函数：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3"/>
        <w:gridCol w:w="4853"/>
      </w:tblGrid>
      <w:tr w:rsidR="00412FAB" w:rsidRPr="008752A0" w14:paraId="0DA28EF0" w14:textId="77777777" w:rsidTr="004B7671">
        <w:trPr>
          <w:tblHeader/>
          <w:tblCellSpacing w:w="15" w:type="dxa"/>
        </w:trPr>
        <w:tc>
          <w:tcPr>
            <w:tcW w:w="0" w:type="auto"/>
            <w:vAlign w:val="center"/>
            <w:hideMark/>
          </w:tcPr>
          <w:p w14:paraId="0090FF59" w14:textId="77777777" w:rsidR="00412FAB" w:rsidRPr="008752A0" w:rsidRDefault="00412FAB" w:rsidP="004B7671">
            <w:pPr>
              <w:rPr>
                <w:b/>
                <w:bCs/>
              </w:rPr>
            </w:pPr>
            <w:r w:rsidRPr="008752A0">
              <w:rPr>
                <w:b/>
                <w:bCs/>
              </w:rPr>
              <w:t>函数</w:t>
            </w:r>
          </w:p>
        </w:tc>
        <w:tc>
          <w:tcPr>
            <w:tcW w:w="0" w:type="auto"/>
            <w:vAlign w:val="center"/>
            <w:hideMark/>
          </w:tcPr>
          <w:p w14:paraId="55A09C8C" w14:textId="77777777" w:rsidR="00412FAB" w:rsidRPr="008752A0" w:rsidRDefault="00412FAB" w:rsidP="004B7671">
            <w:pPr>
              <w:rPr>
                <w:b/>
                <w:bCs/>
              </w:rPr>
            </w:pPr>
            <w:r w:rsidRPr="008752A0">
              <w:rPr>
                <w:b/>
                <w:bCs/>
              </w:rPr>
              <w:t>功能</w:t>
            </w:r>
          </w:p>
        </w:tc>
      </w:tr>
      <w:tr w:rsidR="00412FAB" w:rsidRPr="008752A0" w14:paraId="612766E4" w14:textId="77777777" w:rsidTr="004B7671">
        <w:trPr>
          <w:tblCellSpacing w:w="15" w:type="dxa"/>
        </w:trPr>
        <w:tc>
          <w:tcPr>
            <w:tcW w:w="0" w:type="auto"/>
            <w:vAlign w:val="center"/>
            <w:hideMark/>
          </w:tcPr>
          <w:p w14:paraId="30525798" w14:textId="77777777" w:rsidR="00412FAB" w:rsidRPr="008752A0" w:rsidRDefault="00412FAB" w:rsidP="004B7671">
            <w:proofErr w:type="spellStart"/>
            <w:r w:rsidRPr="008752A0">
              <w:t>TIM_</w:t>
            </w:r>
            <w:proofErr w:type="gramStart"/>
            <w:r w:rsidRPr="008752A0">
              <w:t>ClearFlag</w:t>
            </w:r>
            <w:proofErr w:type="spellEnd"/>
            <w:r w:rsidRPr="008752A0">
              <w:t>(</w:t>
            </w:r>
            <w:proofErr w:type="spellStart"/>
            <w:proofErr w:type="gramEnd"/>
            <w:r w:rsidRPr="008752A0">
              <w:t>TIMx</w:t>
            </w:r>
            <w:proofErr w:type="spellEnd"/>
            <w:r w:rsidRPr="008752A0">
              <w:t>, TIM_FLAG)</w:t>
            </w:r>
          </w:p>
        </w:tc>
        <w:tc>
          <w:tcPr>
            <w:tcW w:w="0" w:type="auto"/>
            <w:vAlign w:val="center"/>
            <w:hideMark/>
          </w:tcPr>
          <w:p w14:paraId="61F723DB" w14:textId="77777777" w:rsidR="00412FAB" w:rsidRPr="008752A0" w:rsidRDefault="00412FAB" w:rsidP="004B7671">
            <w:r w:rsidRPr="008752A0">
              <w:t xml:space="preserve">清除 </w:t>
            </w:r>
            <w:proofErr w:type="spellStart"/>
            <w:r w:rsidRPr="008752A0">
              <w:t>TIMx</w:t>
            </w:r>
            <w:proofErr w:type="spellEnd"/>
            <w:r w:rsidRPr="008752A0">
              <w:t xml:space="preserve"> 的标志位（只改标志寄存器）</w:t>
            </w:r>
          </w:p>
        </w:tc>
      </w:tr>
      <w:tr w:rsidR="00412FAB" w:rsidRPr="008752A0" w14:paraId="28C6A3C3" w14:textId="77777777" w:rsidTr="004B7671">
        <w:trPr>
          <w:tblCellSpacing w:w="15" w:type="dxa"/>
        </w:trPr>
        <w:tc>
          <w:tcPr>
            <w:tcW w:w="0" w:type="auto"/>
            <w:vAlign w:val="center"/>
            <w:hideMark/>
          </w:tcPr>
          <w:p w14:paraId="3FA32CF8" w14:textId="77777777" w:rsidR="00412FAB" w:rsidRPr="008752A0" w:rsidRDefault="00412FAB" w:rsidP="004B7671">
            <w:proofErr w:type="spellStart"/>
            <w:r w:rsidRPr="008752A0">
              <w:lastRenderedPageBreak/>
              <w:t>TIM_</w:t>
            </w:r>
            <w:proofErr w:type="gramStart"/>
            <w:r w:rsidRPr="008752A0">
              <w:t>ClearITPendingBit</w:t>
            </w:r>
            <w:proofErr w:type="spellEnd"/>
            <w:r w:rsidRPr="008752A0">
              <w:t>(</w:t>
            </w:r>
            <w:proofErr w:type="spellStart"/>
            <w:proofErr w:type="gramEnd"/>
            <w:r w:rsidRPr="008752A0">
              <w:t>TIMx</w:t>
            </w:r>
            <w:proofErr w:type="spellEnd"/>
            <w:r w:rsidRPr="008752A0">
              <w:t>, TIM_IT)</w:t>
            </w:r>
          </w:p>
        </w:tc>
        <w:tc>
          <w:tcPr>
            <w:tcW w:w="0" w:type="auto"/>
            <w:vAlign w:val="center"/>
            <w:hideMark/>
          </w:tcPr>
          <w:p w14:paraId="7200EE66" w14:textId="77777777" w:rsidR="00412FAB" w:rsidRPr="008752A0" w:rsidRDefault="00412FAB" w:rsidP="004B7671">
            <w:r w:rsidRPr="008752A0">
              <w:t xml:space="preserve">清除 </w:t>
            </w:r>
            <w:proofErr w:type="spellStart"/>
            <w:r w:rsidRPr="008752A0">
              <w:t>TIMx</w:t>
            </w:r>
            <w:proofErr w:type="spellEnd"/>
            <w:r w:rsidRPr="008752A0">
              <w:t xml:space="preserve"> 的</w:t>
            </w:r>
            <w:r w:rsidRPr="008752A0">
              <w:rPr>
                <w:color w:val="EE0000"/>
              </w:rPr>
              <w:t>中断挂起位</w:t>
            </w:r>
            <w:r w:rsidRPr="008752A0">
              <w:t>（可触发 NVIC 中断响应）</w:t>
            </w:r>
          </w:p>
        </w:tc>
      </w:tr>
    </w:tbl>
    <w:p w14:paraId="6785281C" w14:textId="77777777" w:rsidR="00412FAB" w:rsidRPr="00835977" w:rsidRDefault="00412FAB" w:rsidP="00412FAB">
      <w:r w:rsidRPr="008752A0">
        <w:t xml:space="preserve">实际上，中断服务函数里通常使用 </w:t>
      </w:r>
      <w:proofErr w:type="spellStart"/>
      <w:r w:rsidRPr="008752A0">
        <w:t>TIM_ClearITPendingBit</w:t>
      </w:r>
      <w:proofErr w:type="spellEnd"/>
      <w:r w:rsidRPr="008752A0">
        <w:t>，因为它同时清除中断挂起标志，确保 NVIC 不会再次触发中断。</w:t>
      </w:r>
    </w:p>
    <w:p w14:paraId="7A60A3D1" w14:textId="43B8FA69" w:rsidR="00412FAB" w:rsidRDefault="00412FAB" w:rsidP="00412FAB">
      <w:pPr>
        <w:pStyle w:val="2"/>
      </w:pPr>
      <w:r w:rsidRPr="000F2A03">
        <w:t>TIM_OC1Init</w:t>
      </w:r>
      <w:r>
        <w:rPr>
          <w:rFonts w:hint="eastAsia"/>
        </w:rPr>
        <w:t>()</w:t>
      </w:r>
      <w:r>
        <w:br/>
      </w:r>
      <w:r w:rsidRPr="000C23B0">
        <w:t>初始化定时器输出比较通道</w:t>
      </w:r>
      <w:r>
        <w:rPr>
          <w:rFonts w:hint="eastAsia"/>
        </w:rPr>
        <w:t>1</w:t>
      </w:r>
      <w:proofErr w:type="gramStart"/>
      <w:r w:rsidR="006E76E9">
        <w:rPr>
          <w:rFonts w:hint="eastAsia"/>
        </w:rPr>
        <w:t>(</w:t>
      </w:r>
      <w:r>
        <w:rPr>
          <w:rFonts w:hint="eastAsia"/>
        </w:rPr>
        <w:t>对应的是</w:t>
      </w:r>
      <w:r w:rsidRPr="00614052">
        <w:rPr>
          <w:rFonts w:hint="eastAsia"/>
          <w:color w:val="EE0000"/>
        </w:rPr>
        <w:t>通道几</w:t>
      </w:r>
      <w:r>
        <w:rPr>
          <w:rFonts w:hint="eastAsia"/>
        </w:rPr>
        <w:t>不是定时器几)</w:t>
      </w:r>
      <w:proofErr w:type="gramEnd"/>
    </w:p>
    <w:p w14:paraId="68798D79" w14:textId="77777777" w:rsidR="00412FAB" w:rsidRDefault="00412FAB" w:rsidP="00412FAB">
      <w:r>
        <w:rPr>
          <w:noProof/>
        </w:rPr>
        <w:drawing>
          <wp:inline distT="0" distB="0" distL="0" distR="0" wp14:anchorId="708D9C03" wp14:editId="03A713D5">
            <wp:extent cx="4907705" cy="129551"/>
            <wp:effectExtent l="0" t="0" r="7620" b="3810"/>
            <wp:docPr id="45167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198" name=""/>
                    <pic:cNvPicPr/>
                  </pic:nvPicPr>
                  <pic:blipFill>
                    <a:blip r:embed="rId31"/>
                    <a:stretch>
                      <a:fillRect/>
                    </a:stretch>
                  </pic:blipFill>
                  <pic:spPr>
                    <a:xfrm>
                      <a:off x="0" y="0"/>
                      <a:ext cx="4907705" cy="129551"/>
                    </a:xfrm>
                    <a:prstGeom prst="rect">
                      <a:avLst/>
                    </a:prstGeom>
                  </pic:spPr>
                </pic:pic>
              </a:graphicData>
            </a:graphic>
          </wp:inline>
        </w:drawing>
      </w:r>
    </w:p>
    <w:p w14:paraId="1A35413D" w14:textId="77777777" w:rsidR="00412FAB" w:rsidRDefault="00412FAB" w:rsidP="00412FAB">
      <w:r>
        <w:rPr>
          <w:rFonts w:hint="eastAsia"/>
        </w:rPr>
        <w:t>如图:</w:t>
      </w:r>
    </w:p>
    <w:p w14:paraId="08147251" w14:textId="77777777" w:rsidR="00412FAB" w:rsidRDefault="00412FAB" w:rsidP="00412FAB">
      <w:r>
        <w:rPr>
          <w:rFonts w:hint="eastAsia"/>
        </w:rPr>
        <w:t>PA0引脚对应的是TIM2的通道1(</w:t>
      </w:r>
      <w:r w:rsidRPr="009D1317">
        <w:rPr>
          <w:rFonts w:hint="eastAsia"/>
          <w:b/>
          <w:bCs/>
          <w:color w:val="EE0000"/>
        </w:rPr>
        <w:t>TIM2_CH1</w:t>
      </w:r>
      <w:r>
        <w:rPr>
          <w:rFonts w:hint="eastAsia"/>
        </w:rPr>
        <w:t>)</w:t>
      </w:r>
    </w:p>
    <w:p w14:paraId="137246E6" w14:textId="77777777" w:rsidR="00412FAB" w:rsidRDefault="00412FAB" w:rsidP="00412FAB">
      <w:r>
        <w:rPr>
          <w:noProof/>
        </w:rPr>
        <w:drawing>
          <wp:inline distT="0" distB="0" distL="0" distR="0" wp14:anchorId="3BB085DB" wp14:editId="7E0BF43A">
            <wp:extent cx="4625741" cy="129551"/>
            <wp:effectExtent l="0" t="0" r="3810" b="3810"/>
            <wp:docPr id="519989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89890" name=""/>
                    <pic:cNvPicPr/>
                  </pic:nvPicPr>
                  <pic:blipFill>
                    <a:blip r:embed="rId32"/>
                    <a:stretch>
                      <a:fillRect/>
                    </a:stretch>
                  </pic:blipFill>
                  <pic:spPr>
                    <a:xfrm>
                      <a:off x="0" y="0"/>
                      <a:ext cx="4625741" cy="129551"/>
                    </a:xfrm>
                    <a:prstGeom prst="rect">
                      <a:avLst/>
                    </a:prstGeom>
                  </pic:spPr>
                </pic:pic>
              </a:graphicData>
            </a:graphic>
          </wp:inline>
        </w:drawing>
      </w:r>
    </w:p>
    <w:p w14:paraId="2216A53F" w14:textId="77777777" w:rsidR="00412FAB" w:rsidRPr="00A26C12" w:rsidRDefault="00412FAB" w:rsidP="00412FAB">
      <w:r>
        <w:rPr>
          <w:rFonts w:hint="eastAsia"/>
        </w:rPr>
        <w:t>若使用PA1引脚输出PWM波形，则对应TIM2的通道2(</w:t>
      </w:r>
      <w:r w:rsidRPr="009D1317">
        <w:rPr>
          <w:rFonts w:hint="eastAsia"/>
          <w:b/>
          <w:bCs/>
          <w:color w:val="EE0000"/>
        </w:rPr>
        <w:t>TIM2_CH2</w:t>
      </w:r>
      <w:r>
        <w:rPr>
          <w:rFonts w:hint="eastAsia"/>
        </w:rPr>
        <w:t>)</w:t>
      </w:r>
    </w:p>
    <w:p w14:paraId="59CE247F" w14:textId="77777777" w:rsidR="00412FAB" w:rsidRPr="000C23B0" w:rsidRDefault="00412FAB" w:rsidP="00412FAB">
      <w:r w:rsidRPr="000C23B0">
        <w:t>你贴的这个函数</w:t>
      </w:r>
    </w:p>
    <w:p w14:paraId="545B0855" w14:textId="77777777" w:rsidR="00412FAB" w:rsidRPr="000C23B0" w:rsidRDefault="00412FAB" w:rsidP="00412FAB">
      <w:r w:rsidRPr="000C23B0">
        <w:t>void TIM_OC1</w:t>
      </w:r>
      <w:proofErr w:type="gramStart"/>
      <w:r w:rsidRPr="000C23B0">
        <w:t>Init(</w:t>
      </w:r>
      <w:proofErr w:type="spellStart"/>
      <w:proofErr w:type="gramEnd"/>
      <w:r w:rsidRPr="000C23B0">
        <w:t>TIM_TypeDef</w:t>
      </w:r>
      <w:proofErr w:type="spellEnd"/>
      <w:r w:rsidRPr="000C23B0">
        <w:t xml:space="preserve">* </w:t>
      </w:r>
      <w:proofErr w:type="spellStart"/>
      <w:r w:rsidRPr="000C23B0">
        <w:t>TIMx</w:t>
      </w:r>
      <w:proofErr w:type="spellEnd"/>
      <w:r w:rsidRPr="000C23B0">
        <w:t xml:space="preserve">, </w:t>
      </w:r>
      <w:proofErr w:type="spellStart"/>
      <w:r w:rsidRPr="000C23B0">
        <w:t>TIM_OCInitTypeDef</w:t>
      </w:r>
      <w:proofErr w:type="spellEnd"/>
      <w:r w:rsidRPr="000C23B0">
        <w:t xml:space="preserve">* </w:t>
      </w:r>
      <w:proofErr w:type="spellStart"/>
      <w:r w:rsidRPr="000C23B0">
        <w:t>TIM_OCInitStruct</w:t>
      </w:r>
      <w:proofErr w:type="spellEnd"/>
      <w:r w:rsidRPr="000C23B0">
        <w:t>);</w:t>
      </w:r>
    </w:p>
    <w:p w14:paraId="435B89CF" w14:textId="77777777" w:rsidR="00412FAB" w:rsidRPr="000C23B0" w:rsidRDefault="00412FAB" w:rsidP="00412FAB">
      <w:r w:rsidRPr="000C23B0">
        <w:t xml:space="preserve">是 </w:t>
      </w:r>
      <w:r w:rsidRPr="000C23B0">
        <w:rPr>
          <w:b/>
          <w:bCs/>
        </w:rPr>
        <w:t>标准外设库（</w:t>
      </w:r>
      <w:proofErr w:type="spellStart"/>
      <w:r w:rsidRPr="000C23B0">
        <w:rPr>
          <w:b/>
          <w:bCs/>
        </w:rPr>
        <w:t>StdPeriph</w:t>
      </w:r>
      <w:proofErr w:type="spellEnd"/>
      <w:r w:rsidRPr="000C23B0">
        <w:rPr>
          <w:b/>
          <w:bCs/>
        </w:rPr>
        <w:t xml:space="preserve"> Lib）</w:t>
      </w:r>
      <w:r w:rsidRPr="000C23B0">
        <w:t xml:space="preserve"> 里用来初始化 </w:t>
      </w:r>
      <w:r w:rsidRPr="000C23B0">
        <w:rPr>
          <w:b/>
          <w:bCs/>
          <w:color w:val="EE0000"/>
        </w:rPr>
        <w:t>定时器输出比较通道 1</w:t>
      </w:r>
      <w:r w:rsidRPr="000C23B0">
        <w:rPr>
          <w:b/>
          <w:bCs/>
        </w:rPr>
        <w:t>（Output Compare 1）</w:t>
      </w:r>
      <w:r>
        <w:rPr>
          <w:rFonts w:hint="eastAsia"/>
          <w:b/>
          <w:bCs/>
        </w:rPr>
        <w:t>(输出比较)</w:t>
      </w:r>
      <w:r w:rsidRPr="000C23B0">
        <w:t xml:space="preserve"> 的函数。</w:t>
      </w:r>
    </w:p>
    <w:p w14:paraId="29C29761" w14:textId="77777777" w:rsidR="00412FAB" w:rsidRPr="000C23B0" w:rsidRDefault="00412FAB" w:rsidP="00412FAB">
      <w:r w:rsidRPr="000C23B0">
        <w:t>我帮你拆解一下它的含义和用法</w:t>
      </w:r>
      <w:r w:rsidRPr="000C23B0">
        <w:rPr>
          <w:rFonts w:ascii="Segoe UI Emoji" w:hAnsi="Segoe UI Emoji" w:cs="Segoe UI Emoji"/>
        </w:rPr>
        <w:t>👇</w:t>
      </w:r>
      <w:r w:rsidRPr="000C23B0">
        <w:t>：</w:t>
      </w:r>
    </w:p>
    <w:p w14:paraId="29361B2A" w14:textId="77777777" w:rsidR="00412FAB" w:rsidRPr="000C23B0" w:rsidRDefault="00000000" w:rsidP="00412FAB">
      <w:r>
        <w:pict w14:anchorId="3D458A71">
          <v:rect id="_x0000_i1399" style="width:0;height:1.5pt" o:hralign="center" o:hrstd="t" o:hr="t" fillcolor="#a0a0a0" stroked="f"/>
        </w:pict>
      </w:r>
    </w:p>
    <w:p w14:paraId="1BBCD335" w14:textId="77777777" w:rsidR="00412FAB" w:rsidRPr="000C23B0" w:rsidRDefault="00412FAB" w:rsidP="00412FAB">
      <w:pPr>
        <w:pStyle w:val="3"/>
      </w:pPr>
      <w:r w:rsidRPr="000C23B0">
        <w:t>1. 函数作用</w:t>
      </w:r>
    </w:p>
    <w:p w14:paraId="35FF4D87" w14:textId="77777777" w:rsidR="00412FAB" w:rsidRPr="000C23B0" w:rsidRDefault="00412FAB">
      <w:pPr>
        <w:numPr>
          <w:ilvl w:val="0"/>
          <w:numId w:val="232"/>
        </w:numPr>
      </w:pPr>
      <w:r w:rsidRPr="000C23B0">
        <w:t xml:space="preserve">配置指定定时器 </w:t>
      </w:r>
      <w:proofErr w:type="spellStart"/>
      <w:r w:rsidRPr="000C23B0">
        <w:rPr>
          <w:b/>
          <w:bCs/>
        </w:rPr>
        <w:t>TIMx</w:t>
      </w:r>
      <w:proofErr w:type="spellEnd"/>
      <w:r w:rsidRPr="000C23B0">
        <w:t xml:space="preserve"> 的 </w:t>
      </w:r>
      <w:r w:rsidRPr="000C23B0">
        <w:rPr>
          <w:b/>
          <w:bCs/>
        </w:rPr>
        <w:t>通道 1（Channel 1）</w:t>
      </w:r>
      <w:r w:rsidRPr="000C23B0">
        <w:t xml:space="preserve"> 的</w:t>
      </w:r>
      <w:r w:rsidRPr="000C23B0">
        <w:rPr>
          <w:color w:val="EE0000"/>
        </w:rPr>
        <w:t>输出比较（OC）</w:t>
      </w:r>
      <w:r w:rsidRPr="000C23B0">
        <w:t>功能。</w:t>
      </w:r>
    </w:p>
    <w:p w14:paraId="1E4E1381" w14:textId="77777777" w:rsidR="00412FAB" w:rsidRPr="000C23B0" w:rsidRDefault="00412FAB">
      <w:pPr>
        <w:numPr>
          <w:ilvl w:val="0"/>
          <w:numId w:val="232"/>
        </w:numPr>
      </w:pPr>
      <w:r w:rsidRPr="000C23B0">
        <w:t xml:space="preserve">输出比较模式可以用来做 </w:t>
      </w:r>
      <w:r w:rsidRPr="000C23B0">
        <w:rPr>
          <w:b/>
          <w:bCs/>
          <w:color w:val="EE0000"/>
        </w:rPr>
        <w:t>PWM 输出</w:t>
      </w:r>
      <w:r w:rsidRPr="000C23B0">
        <w:t>、</w:t>
      </w:r>
      <w:r w:rsidRPr="000C23B0">
        <w:rPr>
          <w:b/>
          <w:bCs/>
        </w:rPr>
        <w:t>定时</w:t>
      </w:r>
      <w:r w:rsidRPr="000C23B0">
        <w:rPr>
          <w:b/>
          <w:bCs/>
          <w:color w:val="EE0000"/>
        </w:rPr>
        <w:t>脉冲输出</w:t>
      </w:r>
      <w:r w:rsidRPr="000C23B0">
        <w:t>、</w:t>
      </w:r>
      <w:r w:rsidRPr="000C23B0">
        <w:rPr>
          <w:b/>
          <w:bCs/>
          <w:color w:val="EE0000"/>
        </w:rPr>
        <w:t>比较捕获事件</w:t>
      </w:r>
      <w:r w:rsidRPr="000C23B0">
        <w:t>等。</w:t>
      </w:r>
    </w:p>
    <w:p w14:paraId="344EFF13" w14:textId="77777777" w:rsidR="00412FAB" w:rsidRPr="000C23B0" w:rsidRDefault="00000000" w:rsidP="00412FAB">
      <w:r>
        <w:pict w14:anchorId="2FDCF708">
          <v:rect id="_x0000_i1400" style="width:0;height:1.5pt" o:hralign="center" o:hrstd="t" o:hr="t" fillcolor="#a0a0a0" stroked="f"/>
        </w:pict>
      </w:r>
    </w:p>
    <w:p w14:paraId="559C531E" w14:textId="77777777" w:rsidR="00412FAB" w:rsidRPr="000C23B0" w:rsidRDefault="00412FAB" w:rsidP="00412FAB">
      <w:pPr>
        <w:pStyle w:val="3"/>
      </w:pPr>
      <w:r w:rsidRPr="000C23B0">
        <w:t>2. 参数解释</w:t>
      </w:r>
    </w:p>
    <w:p w14:paraId="692D9038" w14:textId="77777777" w:rsidR="00412FAB" w:rsidRPr="000C23B0" w:rsidRDefault="00412FAB" w:rsidP="00412FAB">
      <w:pPr>
        <w:rPr>
          <w:b/>
          <w:bCs/>
        </w:rPr>
      </w:pPr>
      <w:r w:rsidRPr="000C23B0">
        <w:rPr>
          <w:b/>
          <w:bCs/>
        </w:rPr>
        <w:t xml:space="preserve">(1) </w:t>
      </w:r>
      <w:proofErr w:type="spellStart"/>
      <w:r w:rsidRPr="000C23B0">
        <w:rPr>
          <w:b/>
          <w:bCs/>
        </w:rPr>
        <w:t>TIMx</w:t>
      </w:r>
      <w:proofErr w:type="spellEnd"/>
    </w:p>
    <w:p w14:paraId="1402AAE2" w14:textId="77777777" w:rsidR="00412FAB" w:rsidRPr="000C23B0" w:rsidRDefault="00412FAB">
      <w:pPr>
        <w:numPr>
          <w:ilvl w:val="0"/>
          <w:numId w:val="233"/>
        </w:numPr>
      </w:pPr>
      <w:r w:rsidRPr="000C23B0">
        <w:lastRenderedPageBreak/>
        <w:t>要初始化的定时器，比如：</w:t>
      </w:r>
    </w:p>
    <w:p w14:paraId="45626137" w14:textId="77777777" w:rsidR="00412FAB" w:rsidRPr="000C23B0" w:rsidRDefault="00412FAB">
      <w:pPr>
        <w:numPr>
          <w:ilvl w:val="1"/>
          <w:numId w:val="233"/>
        </w:numPr>
      </w:pPr>
      <w:r w:rsidRPr="000C23B0">
        <w:t>TIM1, TIM2, TIM3, TIM4 …</w:t>
      </w:r>
    </w:p>
    <w:p w14:paraId="6A384EE6" w14:textId="77777777" w:rsidR="00412FAB" w:rsidRPr="000C23B0" w:rsidRDefault="00412FAB">
      <w:pPr>
        <w:numPr>
          <w:ilvl w:val="1"/>
          <w:numId w:val="233"/>
        </w:numPr>
      </w:pPr>
      <w:r w:rsidRPr="000C23B0">
        <w:t>不同定时器有不同功能（高级定时器/通用定时器/基本定时器）。</w:t>
      </w:r>
    </w:p>
    <w:p w14:paraId="0D37B82E" w14:textId="77777777" w:rsidR="00412FAB" w:rsidRPr="000C23B0" w:rsidRDefault="00412FAB" w:rsidP="00412FAB">
      <w:pPr>
        <w:rPr>
          <w:b/>
          <w:bCs/>
        </w:rPr>
      </w:pPr>
      <w:r w:rsidRPr="000C23B0">
        <w:rPr>
          <w:b/>
          <w:bCs/>
        </w:rPr>
        <w:t xml:space="preserve">(2) </w:t>
      </w:r>
      <w:proofErr w:type="spellStart"/>
      <w:r w:rsidRPr="000C23B0">
        <w:rPr>
          <w:b/>
          <w:bCs/>
        </w:rPr>
        <w:t>TIM_OCInitStruct</w:t>
      </w:r>
      <w:proofErr w:type="spellEnd"/>
    </w:p>
    <w:p w14:paraId="2DA18265" w14:textId="77777777" w:rsidR="00412FAB" w:rsidRPr="000C23B0" w:rsidRDefault="00412FAB" w:rsidP="00412FAB">
      <w:r w:rsidRPr="000C23B0">
        <w:t>这是一个</w:t>
      </w:r>
      <w:r w:rsidRPr="000C23B0">
        <w:rPr>
          <w:color w:val="EE0000"/>
        </w:rPr>
        <w:t>结构体指针</w:t>
      </w:r>
      <w:r w:rsidRPr="000C23B0">
        <w:t xml:space="preserve">，类型为 </w:t>
      </w:r>
      <w:proofErr w:type="spellStart"/>
      <w:r w:rsidRPr="000C23B0">
        <w:t>TIM_OCInitTypeDef</w:t>
      </w:r>
      <w:proofErr w:type="spellEnd"/>
      <w:r w:rsidRPr="000C23B0">
        <w:t>，它包含了</w:t>
      </w:r>
      <w:r w:rsidRPr="000C23B0">
        <w:rPr>
          <w:color w:val="EE0000"/>
        </w:rPr>
        <w:t>所有输出比较相关的配置项</w:t>
      </w:r>
      <w:r w:rsidRPr="000C23B0">
        <w:t>。</w:t>
      </w:r>
      <w:r w:rsidRPr="000C23B0">
        <w:br/>
        <w:t>这个结构体</w:t>
      </w:r>
      <w:proofErr w:type="gramStart"/>
      <w:r w:rsidRPr="000C23B0">
        <w:t>在 stm32f10x_tim</w:t>
      </w:r>
      <w:proofErr w:type="gramEnd"/>
      <w:r w:rsidRPr="000C23B0">
        <w:t>.h 中定义，大概长这样：</w:t>
      </w:r>
    </w:p>
    <w:p w14:paraId="281433AF" w14:textId="77777777" w:rsidR="00412FAB" w:rsidRPr="000C23B0" w:rsidRDefault="00412FAB" w:rsidP="00412FAB">
      <w:r w:rsidRPr="000C23B0">
        <w:t>typedef struct</w:t>
      </w:r>
    </w:p>
    <w:p w14:paraId="2A0F95FE" w14:textId="77777777" w:rsidR="00412FAB" w:rsidRPr="000C23B0" w:rsidRDefault="00412FAB" w:rsidP="00412FAB">
      <w:r w:rsidRPr="000C23B0">
        <w:t>{</w:t>
      </w:r>
    </w:p>
    <w:p w14:paraId="32FA0DD0" w14:textId="77777777" w:rsidR="00412FAB" w:rsidRPr="000C23B0" w:rsidRDefault="00412FAB" w:rsidP="00412FAB">
      <w:r w:rsidRPr="000C23B0">
        <w:t xml:space="preserve">  uint16_t </w:t>
      </w:r>
      <w:proofErr w:type="spellStart"/>
      <w:r w:rsidRPr="000C23B0">
        <w:t>TIM_OCMode</w:t>
      </w:r>
      <w:proofErr w:type="spellEnd"/>
      <w:r w:rsidRPr="000C23B0">
        <w:t>;        // 输出比较模式 (PWM1, PWM2, Toggle, Active, Inactive 等)</w:t>
      </w:r>
    </w:p>
    <w:p w14:paraId="3DF0A48D" w14:textId="77777777" w:rsidR="00412FAB" w:rsidRPr="000C23B0" w:rsidRDefault="00412FAB" w:rsidP="00412FAB">
      <w:r w:rsidRPr="000C23B0">
        <w:t xml:space="preserve">  uint16_t TIM_OutputState;   // 输出使能/关闭 (</w:t>
      </w:r>
      <w:proofErr w:type="spellStart"/>
      <w:r w:rsidRPr="000C23B0">
        <w:t>TIM_OutputState_Enable</w:t>
      </w:r>
      <w:proofErr w:type="spellEnd"/>
      <w:r w:rsidRPr="000C23B0">
        <w:t xml:space="preserve"> / Disable)</w:t>
      </w:r>
    </w:p>
    <w:p w14:paraId="53E593B5" w14:textId="77777777" w:rsidR="00412FAB" w:rsidRPr="000C23B0" w:rsidRDefault="00412FAB" w:rsidP="00412FAB">
      <w:r w:rsidRPr="000C23B0">
        <w:t xml:space="preserve">  uint16_t </w:t>
      </w:r>
      <w:proofErr w:type="spellStart"/>
      <w:r w:rsidRPr="000C23B0">
        <w:t>TIM_OutputNState</w:t>
      </w:r>
      <w:proofErr w:type="spellEnd"/>
      <w:r w:rsidRPr="000C23B0">
        <w:t>;  // 互补输出使能 (</w:t>
      </w:r>
      <w:r w:rsidRPr="000C23B0">
        <w:rPr>
          <w:color w:val="EE0000"/>
        </w:rPr>
        <w:t>高级定时器才有</w:t>
      </w:r>
      <w:r w:rsidRPr="000C23B0">
        <w:t>)</w:t>
      </w:r>
    </w:p>
    <w:p w14:paraId="29606278" w14:textId="77777777" w:rsidR="00412FAB" w:rsidRPr="000C23B0" w:rsidRDefault="00412FAB" w:rsidP="00412FAB">
      <w:r w:rsidRPr="000C23B0">
        <w:t xml:space="preserve">  uint16_t </w:t>
      </w:r>
      <w:proofErr w:type="spellStart"/>
      <w:r w:rsidRPr="000C23B0">
        <w:t>TIM_Pulse</w:t>
      </w:r>
      <w:proofErr w:type="spellEnd"/>
      <w:r w:rsidRPr="000C23B0">
        <w:t>;         // CCR寄存器值 (决定比较匹配的时间点或PWM占空比)</w:t>
      </w:r>
    </w:p>
    <w:p w14:paraId="71AE55A8" w14:textId="77777777" w:rsidR="00412FAB" w:rsidRPr="000C23B0" w:rsidRDefault="00412FAB" w:rsidP="00412FAB">
      <w:r w:rsidRPr="000C23B0">
        <w:t xml:space="preserve">  uint16_t </w:t>
      </w:r>
      <w:proofErr w:type="spellStart"/>
      <w:r w:rsidRPr="000C23B0">
        <w:t>TIM_OCPolarity</w:t>
      </w:r>
      <w:proofErr w:type="spellEnd"/>
      <w:r w:rsidRPr="000C23B0">
        <w:t>;    // 输出极性 (高电平有效/低电平有效)</w:t>
      </w:r>
    </w:p>
    <w:p w14:paraId="4818F37C" w14:textId="77777777" w:rsidR="00412FAB" w:rsidRPr="000C23B0" w:rsidRDefault="00412FAB" w:rsidP="00412FAB">
      <w:r w:rsidRPr="000C23B0">
        <w:t xml:space="preserve">  uint16_t </w:t>
      </w:r>
      <w:proofErr w:type="spellStart"/>
      <w:r w:rsidRPr="000C23B0">
        <w:t>TIM_OCNPolarity</w:t>
      </w:r>
      <w:proofErr w:type="spellEnd"/>
      <w:r w:rsidRPr="000C23B0">
        <w:t>;   // 互补输出极性 (</w:t>
      </w:r>
      <w:r w:rsidRPr="000C23B0">
        <w:rPr>
          <w:color w:val="EE0000"/>
        </w:rPr>
        <w:t>高级定时器才有</w:t>
      </w:r>
      <w:r w:rsidRPr="000C23B0">
        <w:t>)</w:t>
      </w:r>
    </w:p>
    <w:p w14:paraId="0041B3CB" w14:textId="77777777" w:rsidR="00412FAB" w:rsidRPr="000C23B0" w:rsidRDefault="00412FAB" w:rsidP="00412FAB">
      <w:r w:rsidRPr="000C23B0">
        <w:t xml:space="preserve">  uint16_t </w:t>
      </w:r>
      <w:proofErr w:type="spellStart"/>
      <w:r w:rsidRPr="000C23B0">
        <w:t>TIM_OCIdleState</w:t>
      </w:r>
      <w:proofErr w:type="spellEnd"/>
      <w:r w:rsidRPr="000C23B0">
        <w:t>;   // 空闲状态下的电平 (</w:t>
      </w:r>
      <w:r w:rsidRPr="000C23B0">
        <w:rPr>
          <w:color w:val="EE0000"/>
        </w:rPr>
        <w:t>高级定时器才有</w:t>
      </w:r>
      <w:r w:rsidRPr="000C23B0">
        <w:t>)</w:t>
      </w:r>
    </w:p>
    <w:p w14:paraId="739B1AC1" w14:textId="77777777" w:rsidR="00412FAB" w:rsidRPr="000C23B0" w:rsidRDefault="00412FAB" w:rsidP="00412FAB">
      <w:r w:rsidRPr="000C23B0">
        <w:t xml:space="preserve">  uint16_t </w:t>
      </w:r>
      <w:proofErr w:type="spellStart"/>
      <w:r w:rsidRPr="000C23B0">
        <w:t>TIM_OCNIdleState</w:t>
      </w:r>
      <w:proofErr w:type="spellEnd"/>
      <w:r w:rsidRPr="000C23B0">
        <w:t>;  // 互补通道空闲电平 (</w:t>
      </w:r>
      <w:r w:rsidRPr="000C23B0">
        <w:rPr>
          <w:color w:val="EE0000"/>
        </w:rPr>
        <w:t>高级定时器才有</w:t>
      </w:r>
      <w:r w:rsidRPr="000C23B0">
        <w:t>)</w:t>
      </w:r>
    </w:p>
    <w:p w14:paraId="205E5E2B" w14:textId="77777777" w:rsidR="00412FAB" w:rsidRDefault="00412FAB" w:rsidP="00412FAB">
      <w:r w:rsidRPr="000C23B0">
        <w:t xml:space="preserve">} </w:t>
      </w:r>
      <w:proofErr w:type="spellStart"/>
      <w:r w:rsidRPr="000C23B0">
        <w:t>TIM_OCInitTypeDef</w:t>
      </w:r>
      <w:proofErr w:type="spellEnd"/>
      <w:r w:rsidRPr="000C23B0">
        <w:t>;</w:t>
      </w:r>
    </w:p>
    <w:p w14:paraId="5F4F69D1" w14:textId="77777777" w:rsidR="00412FAB" w:rsidRDefault="00412FAB" w:rsidP="00412FAB">
      <w:r>
        <w:rPr>
          <w:rFonts w:hint="eastAsia"/>
        </w:rPr>
        <w:t>通用定时器只要配置这四个就行(上面不是高级定时器才有的)</w:t>
      </w:r>
    </w:p>
    <w:p w14:paraId="049B5ABC" w14:textId="77777777" w:rsidR="00412FAB" w:rsidRDefault="00412FAB" w:rsidP="00412FAB">
      <w:r>
        <w:rPr>
          <w:noProof/>
        </w:rPr>
        <w:drawing>
          <wp:inline distT="0" distB="0" distL="0" distR="0" wp14:anchorId="2BA554D3" wp14:editId="06E4ABC7">
            <wp:extent cx="3063505" cy="617273"/>
            <wp:effectExtent l="0" t="0" r="3810" b="0"/>
            <wp:docPr id="232741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41078" name="图片 1"/>
                    <pic:cNvPicPr/>
                  </pic:nvPicPr>
                  <pic:blipFill>
                    <a:blip r:embed="rId33"/>
                    <a:stretch>
                      <a:fillRect/>
                    </a:stretch>
                  </pic:blipFill>
                  <pic:spPr>
                    <a:xfrm>
                      <a:off x="0" y="0"/>
                      <a:ext cx="3063505" cy="617273"/>
                    </a:xfrm>
                    <a:prstGeom prst="rect">
                      <a:avLst/>
                    </a:prstGeom>
                  </pic:spPr>
                </pic:pic>
              </a:graphicData>
            </a:graphic>
          </wp:inline>
        </w:drawing>
      </w:r>
    </w:p>
    <w:p w14:paraId="56F48FAC" w14:textId="77777777" w:rsidR="00412FAB" w:rsidRPr="00723DA6" w:rsidRDefault="00412FAB" w:rsidP="00412FAB">
      <w:r w:rsidRPr="00723DA6">
        <w:t>在STM32的标准外设库（Standard Peripheral Library）或HAL库中，</w:t>
      </w:r>
      <w:proofErr w:type="spellStart"/>
      <w:r w:rsidRPr="00723DA6">
        <w:t>TIM_OCInitTypeDef</w:t>
      </w:r>
      <w:proofErr w:type="spellEnd"/>
      <w:r w:rsidRPr="00723DA6">
        <w:t xml:space="preserve"> 结构体用于配置定时器的输出比较（Output Compare, OC）通道。下面我将详细讲解这个结构体中的每个参数及其作用，帮助您彻底掌握PWM、输出比较等功能的配置。</w:t>
      </w:r>
    </w:p>
    <w:p w14:paraId="7F38AE38" w14:textId="77777777" w:rsidR="00412FAB" w:rsidRPr="00723DA6" w:rsidRDefault="00000000" w:rsidP="00412FAB">
      <w:r>
        <w:pict w14:anchorId="4AFDA98D">
          <v:rect id="_x0000_i1401" style="width:0;height:1.5pt" o:hralign="center" o:hrstd="t" o:hr="t" fillcolor="#a0a0a0" stroked="f"/>
        </w:pict>
      </w:r>
    </w:p>
    <w:p w14:paraId="3C809A66" w14:textId="77777777" w:rsidR="00412FAB" w:rsidRPr="00723DA6" w:rsidRDefault="00412FAB" w:rsidP="00412FAB">
      <w:pPr>
        <w:pStyle w:val="4"/>
      </w:pPr>
      <w:r w:rsidRPr="00723DA6">
        <w:rPr>
          <w:rFonts w:ascii="Times New Roman" w:hAnsi="Times New Roman" w:cs="Times New Roman"/>
        </w:rPr>
        <w:lastRenderedPageBreak/>
        <w:t>​​</w:t>
      </w:r>
      <w:r w:rsidRPr="00723DA6">
        <w:t xml:space="preserve">1. </w:t>
      </w:r>
      <w:proofErr w:type="spellStart"/>
      <w:r w:rsidRPr="00723DA6">
        <w:t>TIM_OCMode</w:t>
      </w:r>
      <w:proofErr w:type="spellEnd"/>
      <w:r w:rsidRPr="00723DA6">
        <w:t>（输出比较模式）</w:t>
      </w:r>
      <w:r w:rsidRPr="00723DA6">
        <w:rPr>
          <w:rFonts w:ascii="Times New Roman" w:hAnsi="Times New Roman" w:cs="Times New Roman"/>
        </w:rPr>
        <w:t>​​</w:t>
      </w:r>
    </w:p>
    <w:p w14:paraId="2CAFFEDE"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作用</w:t>
      </w:r>
      <w:r w:rsidRPr="00723DA6">
        <w:rPr>
          <w:rFonts w:ascii="Times New Roman" w:hAnsi="Times New Roman" w:cs="Times New Roman"/>
          <w:b/>
          <w:bCs/>
        </w:rPr>
        <w:t>​</w:t>
      </w:r>
      <w:r w:rsidRPr="00723DA6">
        <w:rPr>
          <w:rFonts w:ascii="Times New Roman" w:hAnsi="Times New Roman" w:cs="Times New Roman"/>
        </w:rPr>
        <w:t>​</w:t>
      </w:r>
      <w:r w:rsidRPr="00723DA6">
        <w:t>：设置输出比较的工作模式，决定定时器如何操作输出引脚（如PWM模式、翻转模式等）。</w:t>
      </w:r>
      <w:r w:rsidRPr="00723DA6">
        <w:br/>
      </w:r>
      <w:r w:rsidRPr="00723DA6">
        <w:rPr>
          <w:rFonts w:ascii="Times New Roman" w:hAnsi="Times New Roman" w:cs="Times New Roman"/>
        </w:rPr>
        <w:t>​</w:t>
      </w:r>
      <w:r w:rsidRPr="00723DA6">
        <w:rPr>
          <w:rFonts w:ascii="Times New Roman" w:hAnsi="Times New Roman" w:cs="Times New Roman"/>
          <w:b/>
          <w:bCs/>
        </w:rPr>
        <w:t>​</w:t>
      </w:r>
      <w:r w:rsidRPr="00723DA6">
        <w:rPr>
          <w:b/>
          <w:bCs/>
        </w:rPr>
        <w:t>可选值</w:t>
      </w:r>
      <w:r w:rsidRPr="00723DA6">
        <w:rPr>
          <w:rFonts w:ascii="Times New Roman" w:hAnsi="Times New Roman" w:cs="Times New Roman"/>
          <w:b/>
          <w:bCs/>
        </w:rPr>
        <w:t>​</w:t>
      </w:r>
      <w:r w:rsidRPr="00723DA6">
        <w:rPr>
          <w:rFonts w:ascii="Times New Roman" w:hAnsi="Times New Roman" w:cs="Times New Roman"/>
        </w:rPr>
        <w:t>​</w:t>
      </w:r>
      <w:r w:rsidRPr="00723DA6">
        <w:t>（常见模式）：</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300"/>
        <w:gridCol w:w="5990"/>
      </w:tblGrid>
      <w:tr w:rsidR="00412FAB" w:rsidRPr="00723DA6" w14:paraId="710B7088"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6D14CE2" w14:textId="77777777" w:rsidR="00412FAB" w:rsidRPr="00723DA6" w:rsidRDefault="00412FAB" w:rsidP="004B7671">
            <w:pPr>
              <w:rPr>
                <w:b/>
                <w:bCs/>
              </w:rPr>
            </w:pPr>
            <w:r w:rsidRPr="00723DA6">
              <w:rPr>
                <w:b/>
                <w:bCs/>
              </w:rPr>
              <w:t>值（宏定义）</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67F69D2" w14:textId="77777777" w:rsidR="00412FAB" w:rsidRPr="00723DA6" w:rsidRDefault="00412FAB" w:rsidP="004B7671">
            <w:pPr>
              <w:rPr>
                <w:b/>
                <w:bCs/>
              </w:rPr>
            </w:pPr>
            <w:r w:rsidRPr="00723DA6">
              <w:rPr>
                <w:b/>
                <w:bCs/>
              </w:rPr>
              <w:t>模式说明</w:t>
            </w:r>
          </w:p>
        </w:tc>
      </w:tr>
      <w:tr w:rsidR="00412FAB" w:rsidRPr="00723DA6" w14:paraId="1A758525"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EE90A0A" w14:textId="77777777" w:rsidR="00412FAB" w:rsidRPr="00723DA6" w:rsidRDefault="00412FAB" w:rsidP="004B7671">
            <w:proofErr w:type="spellStart"/>
            <w:r w:rsidRPr="00723DA6">
              <w:t>TIM_OCMode_Timing</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D330C8F" w14:textId="77777777" w:rsidR="00412FAB" w:rsidRPr="00723DA6" w:rsidRDefault="00412FAB" w:rsidP="004B7671">
            <w:r w:rsidRPr="00723DA6">
              <w:rPr>
                <w:rFonts w:ascii="Times New Roman" w:hAnsi="Times New Roman" w:cs="Times New Roman"/>
              </w:rPr>
              <w:t>​</w:t>
            </w:r>
            <w:r w:rsidRPr="00723DA6">
              <w:rPr>
                <w:rFonts w:ascii="Times New Roman" w:hAnsi="Times New Roman" w:cs="Times New Roman"/>
                <w:b/>
                <w:bCs/>
              </w:rPr>
              <w:t>​</w:t>
            </w:r>
            <w:r w:rsidRPr="00723DA6">
              <w:rPr>
                <w:b/>
                <w:bCs/>
              </w:rPr>
              <w:t>冻结模式</w:t>
            </w:r>
            <w:r w:rsidRPr="00723DA6">
              <w:rPr>
                <w:rFonts w:ascii="Times New Roman" w:hAnsi="Times New Roman" w:cs="Times New Roman"/>
                <w:b/>
                <w:bCs/>
              </w:rPr>
              <w:t>​</w:t>
            </w:r>
            <w:r w:rsidRPr="00723DA6">
              <w:rPr>
                <w:rFonts w:ascii="Times New Roman" w:hAnsi="Times New Roman" w:cs="Times New Roman"/>
              </w:rPr>
              <w:t>​</w:t>
            </w:r>
            <w:r w:rsidRPr="00723DA6">
              <w:t>（比较匹配时不改变输出引脚电平，仅触发中断/DMA）</w:t>
            </w:r>
          </w:p>
        </w:tc>
      </w:tr>
      <w:tr w:rsidR="00412FAB" w:rsidRPr="00723DA6" w14:paraId="75011B9C"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981A2F3" w14:textId="77777777" w:rsidR="00412FAB" w:rsidRPr="00723DA6" w:rsidRDefault="00412FAB" w:rsidP="004B7671">
            <w:proofErr w:type="spellStart"/>
            <w:r w:rsidRPr="00723DA6">
              <w:t>TIM_OCMode_Active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D551B31" w14:textId="77777777" w:rsidR="00412FAB" w:rsidRPr="00723DA6" w:rsidRDefault="00412FAB" w:rsidP="004B7671">
            <w:r w:rsidRPr="00723DA6">
              <w:rPr>
                <w:rFonts w:ascii="Times New Roman" w:hAnsi="Times New Roman" w:cs="Times New Roman"/>
              </w:rPr>
              <w:t>​</w:t>
            </w:r>
            <w:r w:rsidRPr="00723DA6">
              <w:rPr>
                <w:rFonts w:ascii="Times New Roman" w:hAnsi="Times New Roman" w:cs="Times New Roman"/>
                <w:b/>
                <w:bCs/>
              </w:rPr>
              <w:t>​</w:t>
            </w:r>
            <w:r w:rsidRPr="00723DA6">
              <w:rPr>
                <w:b/>
                <w:bCs/>
              </w:rPr>
              <w:t>匹配时强制输出高电平</w:t>
            </w:r>
            <w:r w:rsidRPr="00723DA6">
              <w:rPr>
                <w:rFonts w:ascii="Times New Roman" w:hAnsi="Times New Roman" w:cs="Times New Roman"/>
                <w:b/>
                <w:bCs/>
              </w:rPr>
              <w:t>​</w:t>
            </w:r>
            <w:r w:rsidRPr="00723DA6">
              <w:rPr>
                <w:rFonts w:ascii="Times New Roman" w:hAnsi="Times New Roman" w:cs="Times New Roman"/>
              </w:rPr>
              <w:t>​</w:t>
            </w:r>
            <w:r w:rsidRPr="00723DA6">
              <w:t>（CCR与CNT匹配时，引脚置高）</w:t>
            </w:r>
          </w:p>
        </w:tc>
      </w:tr>
      <w:tr w:rsidR="00412FAB" w:rsidRPr="00723DA6" w14:paraId="30787190"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68D36C4" w14:textId="77777777" w:rsidR="00412FAB" w:rsidRPr="00723DA6" w:rsidRDefault="00412FAB" w:rsidP="004B7671">
            <w:proofErr w:type="spellStart"/>
            <w:r w:rsidRPr="00723DA6">
              <w:t>TIM_OCMode_Inactive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27AEA3A" w14:textId="77777777" w:rsidR="00412FAB" w:rsidRPr="00723DA6" w:rsidRDefault="00412FAB" w:rsidP="004B7671">
            <w:proofErr w:type="gramStart"/>
            <w:r w:rsidRPr="00723DA6">
              <w:rPr>
                <w:rFonts w:ascii="Times New Roman" w:hAnsi="Times New Roman" w:cs="Times New Roman"/>
              </w:rPr>
              <w:t>​</w:t>
            </w:r>
            <w:r w:rsidRPr="00723DA6">
              <w:rPr>
                <w:rFonts w:ascii="Times New Roman" w:hAnsi="Times New Roman" w:cs="Times New Roman"/>
                <w:b/>
                <w:bCs/>
              </w:rPr>
              <w:t>​</w:t>
            </w:r>
            <w:r w:rsidRPr="00723DA6">
              <w:rPr>
                <w:b/>
                <w:bCs/>
              </w:rPr>
              <w:t>匹配</w:t>
            </w:r>
            <w:proofErr w:type="gramEnd"/>
            <w:r w:rsidRPr="00723DA6">
              <w:rPr>
                <w:b/>
                <w:bCs/>
              </w:rPr>
              <w:t>时强制输出低</w:t>
            </w:r>
            <w:proofErr w:type="gramStart"/>
            <w:r w:rsidRPr="00723DA6">
              <w:rPr>
                <w:b/>
                <w:bCs/>
              </w:rPr>
              <w:t>电平</w:t>
            </w:r>
            <w:r w:rsidRPr="00723DA6">
              <w:rPr>
                <w:rFonts w:ascii="Times New Roman" w:hAnsi="Times New Roman" w:cs="Times New Roman"/>
                <w:b/>
                <w:bCs/>
              </w:rPr>
              <w:t>​</w:t>
            </w:r>
            <w:r w:rsidRPr="00723DA6">
              <w:rPr>
                <w:rFonts w:ascii="Times New Roman" w:hAnsi="Times New Roman" w:cs="Times New Roman"/>
              </w:rPr>
              <w:t>​</w:t>
            </w:r>
            <w:r w:rsidRPr="00723DA6">
              <w:t>（</w:t>
            </w:r>
            <w:proofErr w:type="gramEnd"/>
            <w:r w:rsidRPr="00723DA6">
              <w:t>CCR与CNT匹配时，引脚置低）</w:t>
            </w:r>
          </w:p>
        </w:tc>
      </w:tr>
      <w:tr w:rsidR="00412FAB" w:rsidRPr="00723DA6" w14:paraId="52DAAA24"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7A96786" w14:textId="77777777" w:rsidR="00412FAB" w:rsidRPr="00723DA6" w:rsidRDefault="00412FAB" w:rsidP="004B7671">
            <w:proofErr w:type="spellStart"/>
            <w:r w:rsidRPr="00723DA6">
              <w:t>TIM_OCMode_Toggle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8F53AB9" w14:textId="77777777" w:rsidR="00412FAB" w:rsidRPr="00723DA6" w:rsidRDefault="00412FAB" w:rsidP="004B7671">
            <w:r w:rsidRPr="00723DA6">
              <w:rPr>
                <w:rFonts w:ascii="Times New Roman" w:hAnsi="Times New Roman" w:cs="Times New Roman"/>
              </w:rPr>
              <w:t>​</w:t>
            </w:r>
            <w:r w:rsidRPr="00723DA6">
              <w:rPr>
                <w:rFonts w:ascii="Times New Roman" w:hAnsi="Times New Roman" w:cs="Times New Roman"/>
                <w:b/>
                <w:bCs/>
              </w:rPr>
              <w:t>​</w:t>
            </w:r>
            <w:r w:rsidRPr="00723DA6">
              <w:rPr>
                <w:b/>
                <w:bCs/>
              </w:rPr>
              <w:t>翻转模式</w:t>
            </w:r>
            <w:r w:rsidRPr="00723DA6">
              <w:rPr>
                <w:rFonts w:ascii="Times New Roman" w:hAnsi="Times New Roman" w:cs="Times New Roman"/>
                <w:b/>
                <w:bCs/>
              </w:rPr>
              <w:t>​</w:t>
            </w:r>
            <w:r w:rsidRPr="00723DA6">
              <w:rPr>
                <w:rFonts w:ascii="Times New Roman" w:hAnsi="Times New Roman" w:cs="Times New Roman"/>
              </w:rPr>
              <w:t>​</w:t>
            </w:r>
            <w:r w:rsidRPr="00723DA6">
              <w:t>（CCR与CNT匹配时，引脚电平翻转）</w:t>
            </w:r>
          </w:p>
        </w:tc>
      </w:tr>
      <w:tr w:rsidR="00412FAB" w:rsidRPr="00723DA6" w14:paraId="3E8D229F"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9BE063D" w14:textId="77777777" w:rsidR="00412FAB" w:rsidRPr="00723DA6" w:rsidRDefault="00412FAB" w:rsidP="004B7671">
            <w:r w:rsidRPr="00723DA6">
              <w:t>TIM_OCMode_PWM1</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A021FDC" w14:textId="77777777" w:rsidR="00412FAB" w:rsidRPr="00723DA6" w:rsidRDefault="00412FAB" w:rsidP="004B7671">
            <w:r w:rsidRPr="00723DA6">
              <w:rPr>
                <w:rFonts w:ascii="Times New Roman" w:hAnsi="Times New Roman" w:cs="Times New Roman"/>
              </w:rPr>
              <w:t>​</w:t>
            </w:r>
            <w:r w:rsidRPr="00723DA6">
              <w:rPr>
                <w:rFonts w:ascii="Times New Roman" w:hAnsi="Times New Roman" w:cs="Times New Roman"/>
                <w:b/>
                <w:bCs/>
              </w:rPr>
              <w:t>​</w:t>
            </w:r>
            <w:r w:rsidRPr="00723DA6">
              <w:rPr>
                <w:b/>
                <w:bCs/>
              </w:rPr>
              <w:t>PWM模式1</w:t>
            </w:r>
            <w:r w:rsidRPr="00723DA6">
              <w:rPr>
                <w:rFonts w:ascii="Times New Roman" w:hAnsi="Times New Roman" w:cs="Times New Roman"/>
                <w:b/>
                <w:bCs/>
              </w:rPr>
              <w:t>​</w:t>
            </w:r>
            <w:r w:rsidRPr="00723DA6">
              <w:rPr>
                <w:rFonts w:ascii="Times New Roman" w:hAnsi="Times New Roman" w:cs="Times New Roman"/>
              </w:rPr>
              <w:t>​</w:t>
            </w:r>
            <w:r w:rsidRPr="00723DA6">
              <w:t>（CNT &lt; CCR时</w:t>
            </w:r>
            <w:r w:rsidRPr="003C0D12">
              <w:rPr>
                <w:b/>
                <w:bCs/>
                <w:color w:val="EE0000"/>
              </w:rPr>
              <w:t>输出有效电平</w:t>
            </w:r>
            <w:r w:rsidRPr="00723DA6">
              <w:t>，否则输出无效电平）</w:t>
            </w:r>
          </w:p>
        </w:tc>
      </w:tr>
      <w:tr w:rsidR="00412FAB" w:rsidRPr="00723DA6" w14:paraId="6A05F0EB"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7761696" w14:textId="77777777" w:rsidR="00412FAB" w:rsidRPr="00723DA6" w:rsidRDefault="00412FAB" w:rsidP="004B7671">
            <w:r w:rsidRPr="00723DA6">
              <w:t>TIM_OCMode_PWM2</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84D56C1" w14:textId="77777777" w:rsidR="00412FAB" w:rsidRPr="00723DA6" w:rsidRDefault="00412FAB" w:rsidP="004B7671">
            <w:r w:rsidRPr="00723DA6">
              <w:rPr>
                <w:rFonts w:ascii="Times New Roman" w:hAnsi="Times New Roman" w:cs="Times New Roman"/>
              </w:rPr>
              <w:t>​</w:t>
            </w:r>
            <w:r w:rsidRPr="00723DA6">
              <w:rPr>
                <w:rFonts w:ascii="Times New Roman" w:hAnsi="Times New Roman" w:cs="Times New Roman"/>
                <w:b/>
                <w:bCs/>
              </w:rPr>
              <w:t>​</w:t>
            </w:r>
            <w:r w:rsidRPr="00723DA6">
              <w:rPr>
                <w:b/>
                <w:bCs/>
              </w:rPr>
              <w:t>PWM模式2</w:t>
            </w:r>
            <w:r w:rsidRPr="00723DA6">
              <w:rPr>
                <w:rFonts w:ascii="Times New Roman" w:hAnsi="Times New Roman" w:cs="Times New Roman"/>
                <w:b/>
                <w:bCs/>
              </w:rPr>
              <w:t>​</w:t>
            </w:r>
            <w:r w:rsidRPr="00723DA6">
              <w:rPr>
                <w:rFonts w:ascii="Times New Roman" w:hAnsi="Times New Roman" w:cs="Times New Roman"/>
              </w:rPr>
              <w:t>​</w:t>
            </w:r>
            <w:r w:rsidRPr="00723DA6">
              <w:t>（CNT &lt; CCR时</w:t>
            </w:r>
            <w:r w:rsidRPr="003C0D12">
              <w:rPr>
                <w:b/>
                <w:bCs/>
                <w:color w:val="EE0000"/>
              </w:rPr>
              <w:t>输出无效电平</w:t>
            </w:r>
            <w:r w:rsidRPr="00723DA6">
              <w:t>，否则输出有效电平）</w:t>
            </w:r>
          </w:p>
        </w:tc>
      </w:tr>
    </w:tbl>
    <w:p w14:paraId="00F85A2A"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关键区别</w:t>
      </w:r>
      <w:r w:rsidRPr="00723DA6">
        <w:rPr>
          <w:rFonts w:ascii="Times New Roman" w:hAnsi="Times New Roman" w:cs="Times New Roman"/>
          <w:b/>
          <w:bCs/>
        </w:rPr>
        <w:t>​</w:t>
      </w:r>
      <w:r w:rsidRPr="00723DA6">
        <w:rPr>
          <w:rFonts w:ascii="Times New Roman" w:hAnsi="Times New Roman" w:cs="Times New Roman"/>
        </w:rPr>
        <w:t>​</w:t>
      </w:r>
      <w:r w:rsidRPr="00723DA6">
        <w:t>：</w:t>
      </w:r>
    </w:p>
    <w:p w14:paraId="52A7BB39" w14:textId="77777777" w:rsidR="00412FAB" w:rsidRPr="00723DA6" w:rsidRDefault="00412FAB">
      <w:pPr>
        <w:numPr>
          <w:ilvl w:val="0"/>
          <w:numId w:val="282"/>
        </w:numPr>
      </w:pPr>
      <w:r w:rsidRPr="00723DA6">
        <w:rPr>
          <w:rFonts w:ascii="Times New Roman" w:hAnsi="Times New Roman" w:cs="Times New Roman"/>
        </w:rPr>
        <w:t>​</w:t>
      </w:r>
      <w:r w:rsidRPr="00723DA6">
        <w:rPr>
          <w:rFonts w:ascii="Times New Roman" w:hAnsi="Times New Roman" w:cs="Times New Roman"/>
          <w:b/>
          <w:bCs/>
        </w:rPr>
        <w:t>​</w:t>
      </w:r>
      <w:r w:rsidRPr="00723DA6">
        <w:rPr>
          <w:b/>
          <w:bCs/>
        </w:rPr>
        <w:t>PWM1 vs PWM2</w:t>
      </w:r>
      <w:r w:rsidRPr="00723DA6">
        <w:rPr>
          <w:rFonts w:ascii="Times New Roman" w:hAnsi="Times New Roman" w:cs="Times New Roman"/>
          <w:b/>
          <w:bCs/>
        </w:rPr>
        <w:t>​</w:t>
      </w:r>
      <w:r w:rsidRPr="00723DA6">
        <w:rPr>
          <w:rFonts w:ascii="Times New Roman" w:hAnsi="Times New Roman" w:cs="Times New Roman"/>
        </w:rPr>
        <w:t>​</w:t>
      </w:r>
      <w:r w:rsidRPr="00723DA6">
        <w:t>：决定有效电平的</w:t>
      </w:r>
      <w:r w:rsidRPr="00B628A5">
        <w:rPr>
          <w:b/>
          <w:bCs/>
        </w:rPr>
        <w:t>输出时机</w:t>
      </w:r>
      <w:r w:rsidRPr="00723DA6">
        <w:t>（用于调整占空比相位）。</w:t>
      </w:r>
    </w:p>
    <w:p w14:paraId="07C65BDE" w14:textId="77777777" w:rsidR="00412FAB" w:rsidRPr="00723DA6" w:rsidRDefault="00412FAB">
      <w:pPr>
        <w:numPr>
          <w:ilvl w:val="0"/>
          <w:numId w:val="282"/>
        </w:numPr>
      </w:pPr>
      <w:r w:rsidRPr="00723DA6">
        <w:rPr>
          <w:rFonts w:ascii="Times New Roman" w:hAnsi="Times New Roman" w:cs="Times New Roman"/>
        </w:rPr>
        <w:t>​</w:t>
      </w:r>
      <w:r w:rsidRPr="00723DA6">
        <w:rPr>
          <w:rFonts w:ascii="Times New Roman" w:hAnsi="Times New Roman" w:cs="Times New Roman"/>
          <w:b/>
          <w:bCs/>
        </w:rPr>
        <w:t>​</w:t>
      </w:r>
      <w:r w:rsidRPr="00723DA6">
        <w:rPr>
          <w:b/>
          <w:bCs/>
        </w:rPr>
        <w:t>Toggle模式</w:t>
      </w:r>
      <w:r w:rsidRPr="00723DA6">
        <w:rPr>
          <w:rFonts w:ascii="Times New Roman" w:hAnsi="Times New Roman" w:cs="Times New Roman"/>
          <w:b/>
          <w:bCs/>
        </w:rPr>
        <w:t>​</w:t>
      </w:r>
      <w:r w:rsidRPr="00723DA6">
        <w:rPr>
          <w:rFonts w:ascii="Times New Roman" w:hAnsi="Times New Roman" w:cs="Times New Roman"/>
        </w:rPr>
        <w:t>​</w:t>
      </w:r>
      <w:r w:rsidRPr="00723DA6">
        <w:t>：适用于生成</w:t>
      </w:r>
      <w:r w:rsidRPr="00B628A5">
        <w:rPr>
          <w:b/>
          <w:bCs/>
        </w:rPr>
        <w:t>方波</w:t>
      </w:r>
      <w:r w:rsidRPr="00723DA6">
        <w:t>或</w:t>
      </w:r>
      <w:r w:rsidRPr="00B628A5">
        <w:rPr>
          <w:b/>
          <w:bCs/>
        </w:rPr>
        <w:t>频率可调的脉冲信号</w:t>
      </w:r>
      <w:r w:rsidRPr="00723DA6">
        <w:t>。</w:t>
      </w:r>
    </w:p>
    <w:p w14:paraId="5FBF10A3" w14:textId="77777777" w:rsidR="00412FAB" w:rsidRPr="00723DA6" w:rsidRDefault="00000000" w:rsidP="00412FAB">
      <w:r>
        <w:pict w14:anchorId="005E502E">
          <v:rect id="_x0000_i1402" style="width:0;height:1.5pt" o:hralign="center" o:hrstd="t" o:hr="t" fillcolor="#a0a0a0" stroked="f"/>
        </w:pict>
      </w:r>
    </w:p>
    <w:p w14:paraId="3FEE37DF" w14:textId="77777777" w:rsidR="00412FAB" w:rsidRPr="00723DA6" w:rsidRDefault="00412FAB" w:rsidP="00412FAB">
      <w:pPr>
        <w:pStyle w:val="4"/>
      </w:pPr>
      <w:r w:rsidRPr="00723DA6">
        <w:rPr>
          <w:rFonts w:ascii="Times New Roman" w:hAnsi="Times New Roman" w:cs="Times New Roman"/>
        </w:rPr>
        <w:t>​​</w:t>
      </w:r>
      <w:r w:rsidRPr="00723DA6">
        <w:t>2. TIM_OutputState（输出使能）</w:t>
      </w:r>
      <w:r w:rsidRPr="00723DA6">
        <w:rPr>
          <w:rFonts w:ascii="Times New Roman" w:hAnsi="Times New Roman" w:cs="Times New Roman"/>
        </w:rPr>
        <w:t>​​</w:t>
      </w:r>
    </w:p>
    <w:p w14:paraId="30E24D1D"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作用</w:t>
      </w:r>
      <w:r w:rsidRPr="00723DA6">
        <w:rPr>
          <w:rFonts w:ascii="Times New Roman" w:hAnsi="Times New Roman" w:cs="Times New Roman"/>
          <w:b/>
          <w:bCs/>
        </w:rPr>
        <w:t>​</w:t>
      </w:r>
      <w:r w:rsidRPr="00723DA6">
        <w:rPr>
          <w:rFonts w:ascii="Times New Roman" w:hAnsi="Times New Roman" w:cs="Times New Roman"/>
        </w:rPr>
        <w:t>​</w:t>
      </w:r>
      <w:r w:rsidRPr="00723DA6">
        <w:t>：控制主输出通道是否使能（即是否允许信号输出到GPIO引脚）。</w:t>
      </w:r>
      <w:r w:rsidRPr="00723DA6">
        <w:br/>
      </w:r>
      <w:r w:rsidRPr="00723DA6">
        <w:rPr>
          <w:rFonts w:ascii="Times New Roman" w:hAnsi="Times New Roman" w:cs="Times New Roman"/>
        </w:rPr>
        <w:t>​</w:t>
      </w:r>
      <w:r w:rsidRPr="00723DA6">
        <w:rPr>
          <w:rFonts w:ascii="Times New Roman" w:hAnsi="Times New Roman" w:cs="Times New Roman"/>
          <w:b/>
          <w:bCs/>
        </w:rPr>
        <w:t>​</w:t>
      </w:r>
      <w:r w:rsidRPr="00723DA6">
        <w:rPr>
          <w:b/>
          <w:bCs/>
        </w:rPr>
        <w:t>可选值</w:t>
      </w:r>
      <w:r w:rsidRPr="00723DA6">
        <w:rPr>
          <w:rFonts w:ascii="Times New Roman" w:hAnsi="Times New Roman" w:cs="Times New Roman"/>
          <w:b/>
          <w:bCs/>
        </w:rPr>
        <w:t>​</w:t>
      </w:r>
      <w:r w:rsidRPr="00723DA6">
        <w:rPr>
          <w:rFonts w:ascii="Times New Roman" w:hAnsi="Times New Roman" w:cs="Times New Roman"/>
        </w:rPr>
        <w:t>​</w:t>
      </w:r>
      <w:r w:rsidRPr="00723DA6">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561"/>
        <w:gridCol w:w="2820"/>
      </w:tblGrid>
      <w:tr w:rsidR="00412FAB" w:rsidRPr="00723DA6" w14:paraId="2CEC3EE6"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4B528F9" w14:textId="77777777" w:rsidR="00412FAB" w:rsidRPr="00723DA6" w:rsidRDefault="00412FAB" w:rsidP="004B7671">
            <w:pPr>
              <w:rPr>
                <w:b/>
                <w:bCs/>
              </w:rPr>
            </w:pPr>
            <w:r w:rsidRPr="00723DA6">
              <w:rPr>
                <w:b/>
                <w:bCs/>
              </w:rPr>
              <w:lastRenderedPageBreak/>
              <w:t>值（宏定义）</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4F1D7AF" w14:textId="77777777" w:rsidR="00412FAB" w:rsidRPr="00723DA6" w:rsidRDefault="00412FAB" w:rsidP="004B7671">
            <w:pPr>
              <w:rPr>
                <w:b/>
                <w:bCs/>
              </w:rPr>
            </w:pPr>
            <w:r w:rsidRPr="00723DA6">
              <w:rPr>
                <w:b/>
                <w:bCs/>
              </w:rPr>
              <w:t>说明</w:t>
            </w:r>
          </w:p>
        </w:tc>
      </w:tr>
      <w:tr w:rsidR="00412FAB" w:rsidRPr="00723DA6" w14:paraId="49FFE05B"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E35CDB9" w14:textId="77777777" w:rsidR="00412FAB" w:rsidRPr="00723DA6" w:rsidRDefault="00412FAB" w:rsidP="004B7671">
            <w:proofErr w:type="spellStart"/>
            <w:r w:rsidRPr="00723DA6">
              <w:t>TIM_OutputState_Enable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122400B" w14:textId="77777777" w:rsidR="00412FAB" w:rsidRPr="00723DA6" w:rsidRDefault="00412FAB" w:rsidP="004B7671">
            <w:r w:rsidRPr="00D5321F">
              <w:rPr>
                <w:b/>
                <w:bCs/>
                <w:color w:val="EE0000"/>
              </w:rPr>
              <w:t>使能</w:t>
            </w:r>
            <w:r w:rsidRPr="00723DA6">
              <w:t>输出（信号驱动引脚）</w:t>
            </w:r>
          </w:p>
        </w:tc>
      </w:tr>
      <w:tr w:rsidR="00412FAB" w:rsidRPr="00723DA6" w14:paraId="41138CAC"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84ECE5C" w14:textId="77777777" w:rsidR="00412FAB" w:rsidRPr="00723DA6" w:rsidRDefault="00412FAB" w:rsidP="004B7671">
            <w:r w:rsidRPr="00723DA6">
              <w:t>TIM_OutputState_Disable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24F8E52" w14:textId="77777777" w:rsidR="00412FAB" w:rsidRPr="00723DA6" w:rsidRDefault="00412FAB" w:rsidP="004B7671">
            <w:r w:rsidRPr="00723DA6">
              <w:t>禁用输出（引脚无信号）</w:t>
            </w:r>
          </w:p>
        </w:tc>
      </w:tr>
    </w:tbl>
    <w:p w14:paraId="260874C3"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注意</w:t>
      </w:r>
      <w:r w:rsidRPr="00723DA6">
        <w:rPr>
          <w:rFonts w:ascii="Times New Roman" w:hAnsi="Times New Roman" w:cs="Times New Roman"/>
          <w:b/>
          <w:bCs/>
        </w:rPr>
        <w:t>​</w:t>
      </w:r>
      <w:r w:rsidRPr="00723DA6">
        <w:rPr>
          <w:rFonts w:ascii="Times New Roman" w:hAnsi="Times New Roman" w:cs="Times New Roman"/>
        </w:rPr>
        <w:t>​</w:t>
      </w:r>
      <w:r w:rsidRPr="00723DA6">
        <w:t>：即使定时器运行，若此参数为Disable，引脚也不会输出信号。</w:t>
      </w:r>
    </w:p>
    <w:p w14:paraId="2D7411E4" w14:textId="77777777" w:rsidR="00412FAB" w:rsidRPr="00723DA6" w:rsidRDefault="00000000" w:rsidP="00412FAB">
      <w:r>
        <w:pict w14:anchorId="3D36B2E7">
          <v:rect id="_x0000_i1403" style="width:0;height:1.5pt" o:hralign="center" o:hrstd="t" o:hr="t" fillcolor="#a0a0a0" stroked="f"/>
        </w:pict>
      </w:r>
    </w:p>
    <w:p w14:paraId="58DF2261" w14:textId="77777777" w:rsidR="00412FAB" w:rsidRPr="00723DA6" w:rsidRDefault="00412FAB" w:rsidP="00412FAB">
      <w:pPr>
        <w:pStyle w:val="4"/>
      </w:pPr>
      <w:r w:rsidRPr="00723DA6">
        <w:rPr>
          <w:rFonts w:ascii="Times New Roman" w:hAnsi="Times New Roman" w:cs="Times New Roman"/>
        </w:rPr>
        <w:t>​​</w:t>
      </w:r>
      <w:r w:rsidRPr="00723DA6">
        <w:t xml:space="preserve">3. </w:t>
      </w:r>
      <w:proofErr w:type="spellStart"/>
      <w:r w:rsidRPr="00723DA6">
        <w:t>TIM_OutputNState</w:t>
      </w:r>
      <w:proofErr w:type="spellEnd"/>
      <w:r w:rsidRPr="00723DA6">
        <w:t>（互补输出使能）仅用于</w:t>
      </w:r>
      <w:r w:rsidRPr="00723DA6">
        <w:rPr>
          <w:rFonts w:ascii="Times New Roman" w:hAnsi="Times New Roman" w:cs="Times New Roman"/>
        </w:rPr>
        <w:t>​</w:t>
      </w:r>
      <w:r w:rsidRPr="00723DA6">
        <w:rPr>
          <w:rFonts w:ascii="Times New Roman" w:hAnsi="Times New Roman" w:cs="Times New Roman"/>
          <w:b/>
          <w:bCs/>
        </w:rPr>
        <w:t>​</w:t>
      </w:r>
      <w:r w:rsidRPr="00723DA6">
        <w:rPr>
          <w:b/>
          <w:bCs/>
        </w:rPr>
        <w:t>高级定时器（TIM1/TIM8）</w:t>
      </w:r>
      <w:r w:rsidRPr="00723DA6">
        <w:rPr>
          <w:rFonts w:ascii="Times New Roman" w:hAnsi="Times New Roman" w:cs="Times New Roman"/>
        </w:rPr>
        <w:t>​​</w:t>
      </w:r>
    </w:p>
    <w:p w14:paraId="0336D92E"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作用</w:t>
      </w:r>
      <w:r w:rsidRPr="00723DA6">
        <w:rPr>
          <w:rFonts w:ascii="Times New Roman" w:hAnsi="Times New Roman" w:cs="Times New Roman"/>
          <w:b/>
          <w:bCs/>
        </w:rPr>
        <w:t>​</w:t>
      </w:r>
      <w:r w:rsidRPr="00723DA6">
        <w:rPr>
          <w:rFonts w:ascii="Times New Roman" w:hAnsi="Times New Roman" w:cs="Times New Roman"/>
        </w:rPr>
        <w:t>​</w:t>
      </w:r>
      <w:r w:rsidRPr="00723DA6">
        <w:t>：仅用于</w:t>
      </w:r>
      <w:r w:rsidRPr="00723DA6">
        <w:rPr>
          <w:rFonts w:ascii="Times New Roman" w:hAnsi="Times New Roman" w:cs="Times New Roman"/>
        </w:rPr>
        <w:t>​</w:t>
      </w:r>
      <w:r w:rsidRPr="00723DA6">
        <w:rPr>
          <w:rFonts w:ascii="Times New Roman" w:hAnsi="Times New Roman" w:cs="Times New Roman"/>
          <w:b/>
          <w:bCs/>
        </w:rPr>
        <w:t>​</w:t>
      </w:r>
      <w:r w:rsidRPr="00723DA6">
        <w:rPr>
          <w:b/>
          <w:bCs/>
        </w:rPr>
        <w:t>高级定时器（TIM1/TIM8）</w:t>
      </w:r>
      <w:r w:rsidRPr="00723DA6">
        <w:rPr>
          <w:rFonts w:ascii="Times New Roman" w:hAnsi="Times New Roman" w:cs="Times New Roman"/>
          <w:b/>
          <w:bCs/>
        </w:rPr>
        <w:t>​</w:t>
      </w:r>
      <w:r w:rsidRPr="00723DA6">
        <w:rPr>
          <w:rFonts w:ascii="Times New Roman" w:hAnsi="Times New Roman" w:cs="Times New Roman"/>
        </w:rPr>
        <w:t>​</w:t>
      </w:r>
      <w:r w:rsidRPr="00723DA6">
        <w:t>的互补输出通道（如电机控制中的H桥电路）。</w:t>
      </w:r>
      <w:r w:rsidRPr="00723DA6">
        <w:br/>
      </w:r>
      <w:r w:rsidRPr="00723DA6">
        <w:rPr>
          <w:rFonts w:ascii="Times New Roman" w:hAnsi="Times New Roman" w:cs="Times New Roman"/>
        </w:rPr>
        <w:t>​</w:t>
      </w:r>
      <w:r w:rsidRPr="00723DA6">
        <w:rPr>
          <w:rFonts w:ascii="Times New Roman" w:hAnsi="Times New Roman" w:cs="Times New Roman"/>
          <w:b/>
          <w:bCs/>
        </w:rPr>
        <w:t>​</w:t>
      </w:r>
      <w:r w:rsidRPr="00723DA6">
        <w:rPr>
          <w:b/>
          <w:bCs/>
        </w:rPr>
        <w:t>可选值</w:t>
      </w:r>
      <w:r w:rsidRPr="00723DA6">
        <w:rPr>
          <w:rFonts w:ascii="Times New Roman" w:hAnsi="Times New Roman" w:cs="Times New Roman"/>
          <w:b/>
          <w:bCs/>
        </w:rPr>
        <w:t>​</w:t>
      </w:r>
      <w:r w:rsidRPr="00723DA6">
        <w:rPr>
          <w:rFonts w:ascii="Times New Roman" w:hAnsi="Times New Roman" w:cs="Times New Roman"/>
        </w:rPr>
        <w:t>​</w:t>
      </w:r>
      <w:r w:rsidRPr="00723DA6">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722"/>
        <w:gridCol w:w="1500"/>
      </w:tblGrid>
      <w:tr w:rsidR="00412FAB" w:rsidRPr="00723DA6" w14:paraId="463C2008"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A366970" w14:textId="77777777" w:rsidR="00412FAB" w:rsidRPr="00723DA6" w:rsidRDefault="00412FAB" w:rsidP="004B7671">
            <w:pPr>
              <w:rPr>
                <w:b/>
                <w:bCs/>
              </w:rPr>
            </w:pPr>
            <w:r w:rsidRPr="00723DA6">
              <w:rPr>
                <w:b/>
                <w:bCs/>
              </w:rPr>
              <w:t>值（宏定义）</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477E294" w14:textId="77777777" w:rsidR="00412FAB" w:rsidRPr="00723DA6" w:rsidRDefault="00412FAB" w:rsidP="004B7671">
            <w:pPr>
              <w:rPr>
                <w:b/>
                <w:bCs/>
              </w:rPr>
            </w:pPr>
            <w:r w:rsidRPr="00723DA6">
              <w:rPr>
                <w:b/>
                <w:bCs/>
              </w:rPr>
              <w:t>说明</w:t>
            </w:r>
          </w:p>
        </w:tc>
      </w:tr>
      <w:tr w:rsidR="00412FAB" w:rsidRPr="00723DA6" w14:paraId="6119675E"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BA5ABB3" w14:textId="77777777" w:rsidR="00412FAB" w:rsidRPr="00723DA6" w:rsidRDefault="00412FAB" w:rsidP="004B7671">
            <w:r w:rsidRPr="00723DA6">
              <w:t>TIM_OutputNState_Enable</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DB8AEDE" w14:textId="77777777" w:rsidR="00412FAB" w:rsidRPr="00723DA6" w:rsidRDefault="00412FAB" w:rsidP="004B7671">
            <w:r w:rsidRPr="00723DA6">
              <w:t>使能互补输出</w:t>
            </w:r>
          </w:p>
        </w:tc>
      </w:tr>
      <w:tr w:rsidR="00412FAB" w:rsidRPr="00723DA6" w14:paraId="3219E708"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69F7092" w14:textId="77777777" w:rsidR="00412FAB" w:rsidRPr="00723DA6" w:rsidRDefault="00412FAB" w:rsidP="004B7671">
            <w:proofErr w:type="spellStart"/>
            <w:r w:rsidRPr="00723DA6">
              <w:t>TIM_OutputNState_Disable</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DAE4856" w14:textId="77777777" w:rsidR="00412FAB" w:rsidRPr="00723DA6" w:rsidRDefault="00412FAB" w:rsidP="004B7671">
            <w:r w:rsidRPr="00723DA6">
              <w:t>禁用互补输出</w:t>
            </w:r>
          </w:p>
        </w:tc>
      </w:tr>
    </w:tbl>
    <w:p w14:paraId="26C0E4F1"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典型应用</w:t>
      </w:r>
      <w:r w:rsidRPr="00723DA6">
        <w:rPr>
          <w:rFonts w:ascii="Times New Roman" w:hAnsi="Times New Roman" w:cs="Times New Roman"/>
          <w:b/>
          <w:bCs/>
        </w:rPr>
        <w:t>​</w:t>
      </w:r>
      <w:r w:rsidRPr="00723DA6">
        <w:rPr>
          <w:rFonts w:ascii="Times New Roman" w:hAnsi="Times New Roman" w:cs="Times New Roman"/>
        </w:rPr>
        <w:t>​</w:t>
      </w:r>
      <w:r w:rsidRPr="00723DA6">
        <w:t>：驱动MOSFET或IGBT时，主输出和互补输出需配合死区时间使用。</w:t>
      </w:r>
    </w:p>
    <w:p w14:paraId="511BAC85" w14:textId="77777777" w:rsidR="00412FAB" w:rsidRPr="00723DA6" w:rsidRDefault="00000000" w:rsidP="00412FAB">
      <w:r>
        <w:pict w14:anchorId="767A189D">
          <v:rect id="_x0000_i1404" style="width:0;height:1.5pt" o:hralign="center" o:hrstd="t" o:hr="t" fillcolor="#a0a0a0" stroked="f"/>
        </w:pict>
      </w:r>
    </w:p>
    <w:p w14:paraId="2DB64249" w14:textId="77777777" w:rsidR="00412FAB" w:rsidRPr="00723DA6" w:rsidRDefault="00412FAB" w:rsidP="00412FAB">
      <w:pPr>
        <w:pStyle w:val="4"/>
      </w:pPr>
      <w:r w:rsidRPr="00723DA6">
        <w:rPr>
          <w:rFonts w:ascii="Times New Roman" w:hAnsi="Times New Roman" w:cs="Times New Roman"/>
        </w:rPr>
        <w:t>​​</w:t>
      </w:r>
      <w:r w:rsidRPr="00723DA6">
        <w:t xml:space="preserve">4. </w:t>
      </w:r>
      <w:proofErr w:type="spellStart"/>
      <w:r w:rsidRPr="00723DA6">
        <w:t>TIM_Pulse</w:t>
      </w:r>
      <w:proofErr w:type="spellEnd"/>
      <w:r w:rsidRPr="00723DA6">
        <w:t>（脉冲值）</w:t>
      </w:r>
      <w:r w:rsidRPr="00723DA6">
        <w:rPr>
          <w:rFonts w:ascii="Times New Roman" w:hAnsi="Times New Roman" w:cs="Times New Roman"/>
        </w:rPr>
        <w:t>​​</w:t>
      </w:r>
    </w:p>
    <w:p w14:paraId="4419A770"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作用</w:t>
      </w:r>
      <w:r w:rsidRPr="00723DA6">
        <w:rPr>
          <w:rFonts w:ascii="Times New Roman" w:hAnsi="Times New Roman" w:cs="Times New Roman"/>
          <w:b/>
          <w:bCs/>
        </w:rPr>
        <w:t>​</w:t>
      </w:r>
      <w:r w:rsidRPr="00723DA6">
        <w:rPr>
          <w:rFonts w:ascii="Times New Roman" w:hAnsi="Times New Roman" w:cs="Times New Roman"/>
        </w:rPr>
        <w:t>​</w:t>
      </w:r>
      <w:r w:rsidRPr="00723DA6">
        <w:t>：设置</w:t>
      </w:r>
      <w:r w:rsidRPr="003C0D12">
        <w:rPr>
          <w:color w:val="EE0000"/>
        </w:rPr>
        <w:t>捕获/比较寄存器（</w:t>
      </w:r>
      <w:proofErr w:type="spellStart"/>
      <w:r w:rsidRPr="003C0D12">
        <w:rPr>
          <w:color w:val="EE0000"/>
        </w:rPr>
        <w:t>CCRx</w:t>
      </w:r>
      <w:proofErr w:type="spellEnd"/>
      <w:r w:rsidRPr="003C0D12">
        <w:rPr>
          <w:color w:val="EE0000"/>
        </w:rPr>
        <w:t>）的值</w:t>
      </w:r>
      <w:r w:rsidRPr="00723DA6">
        <w:t>，直接决定：</w:t>
      </w:r>
    </w:p>
    <w:p w14:paraId="27394104" w14:textId="77777777" w:rsidR="00412FAB" w:rsidRPr="00723DA6" w:rsidRDefault="00412FAB">
      <w:pPr>
        <w:numPr>
          <w:ilvl w:val="0"/>
          <w:numId w:val="283"/>
        </w:numPr>
      </w:pPr>
      <w:r w:rsidRPr="00723DA6">
        <w:rPr>
          <w:rFonts w:ascii="Times New Roman" w:hAnsi="Times New Roman" w:cs="Times New Roman"/>
        </w:rPr>
        <w:t>​</w:t>
      </w:r>
      <w:r w:rsidRPr="00723DA6">
        <w:rPr>
          <w:rFonts w:ascii="Times New Roman" w:hAnsi="Times New Roman" w:cs="Times New Roman"/>
          <w:b/>
          <w:bCs/>
        </w:rPr>
        <w:t>​</w:t>
      </w:r>
      <w:r w:rsidRPr="003C0D12">
        <w:rPr>
          <w:b/>
          <w:bCs/>
          <w:color w:val="EE0000"/>
        </w:rPr>
        <w:t>PWM占空比</w:t>
      </w:r>
      <w:r w:rsidRPr="00723DA6">
        <w:rPr>
          <w:rFonts w:ascii="Times New Roman" w:hAnsi="Times New Roman" w:cs="Times New Roman"/>
          <w:b/>
          <w:bCs/>
        </w:rPr>
        <w:t>​</w:t>
      </w:r>
      <w:r w:rsidRPr="00723DA6">
        <w:rPr>
          <w:rFonts w:ascii="Times New Roman" w:hAnsi="Times New Roman" w:cs="Times New Roman"/>
        </w:rPr>
        <w:t>​</w:t>
      </w:r>
      <w:r w:rsidRPr="00723DA6">
        <w:t>：Pulse / (ARR + 1)</w:t>
      </w:r>
    </w:p>
    <w:p w14:paraId="5A7FFB50" w14:textId="77777777" w:rsidR="00412FAB" w:rsidRPr="00723DA6" w:rsidRDefault="00412FAB">
      <w:pPr>
        <w:numPr>
          <w:ilvl w:val="0"/>
          <w:numId w:val="283"/>
        </w:numPr>
      </w:pPr>
      <w:r w:rsidRPr="00723DA6">
        <w:rPr>
          <w:rFonts w:ascii="Times New Roman" w:hAnsi="Times New Roman" w:cs="Times New Roman"/>
        </w:rPr>
        <w:t>​</w:t>
      </w:r>
      <w:r w:rsidRPr="00723DA6">
        <w:rPr>
          <w:rFonts w:ascii="Times New Roman" w:hAnsi="Times New Roman" w:cs="Times New Roman"/>
          <w:b/>
          <w:bCs/>
        </w:rPr>
        <w:t>​</w:t>
      </w:r>
      <w:r w:rsidRPr="00723DA6">
        <w:rPr>
          <w:b/>
          <w:bCs/>
        </w:rPr>
        <w:t>翻转模式的触发点</w:t>
      </w:r>
      <w:r w:rsidRPr="00723DA6">
        <w:rPr>
          <w:rFonts w:ascii="Times New Roman" w:hAnsi="Times New Roman" w:cs="Times New Roman"/>
          <w:b/>
          <w:bCs/>
        </w:rPr>
        <w:t>​</w:t>
      </w:r>
      <w:r w:rsidRPr="00723DA6">
        <w:rPr>
          <w:rFonts w:ascii="Times New Roman" w:hAnsi="Times New Roman" w:cs="Times New Roman"/>
        </w:rPr>
        <w:t>​</w:t>
      </w:r>
      <w:r w:rsidRPr="00723DA6">
        <w:t>：CNT计数到该值时触发</w:t>
      </w:r>
      <w:r w:rsidRPr="00F25F74">
        <w:rPr>
          <w:b/>
          <w:bCs/>
          <w:color w:val="EE0000"/>
        </w:rPr>
        <w:t>翻转</w:t>
      </w:r>
      <w:r w:rsidRPr="00723DA6">
        <w:br/>
      </w:r>
      <w:r w:rsidRPr="00723DA6">
        <w:rPr>
          <w:rFonts w:ascii="Times New Roman" w:hAnsi="Times New Roman" w:cs="Times New Roman"/>
        </w:rPr>
        <w:t>​</w:t>
      </w:r>
      <w:r w:rsidRPr="00723DA6">
        <w:rPr>
          <w:rFonts w:ascii="Times New Roman" w:hAnsi="Times New Roman" w:cs="Times New Roman"/>
          <w:b/>
          <w:bCs/>
        </w:rPr>
        <w:t>​</w:t>
      </w:r>
      <w:r w:rsidRPr="00723DA6">
        <w:rPr>
          <w:b/>
          <w:bCs/>
        </w:rPr>
        <w:t>取值范围</w:t>
      </w:r>
      <w:r w:rsidRPr="00723DA6">
        <w:rPr>
          <w:rFonts w:ascii="Times New Roman" w:hAnsi="Times New Roman" w:cs="Times New Roman"/>
          <w:b/>
          <w:bCs/>
        </w:rPr>
        <w:t>​</w:t>
      </w:r>
      <w:r w:rsidRPr="00723DA6">
        <w:rPr>
          <w:rFonts w:ascii="Times New Roman" w:hAnsi="Times New Roman" w:cs="Times New Roman"/>
        </w:rPr>
        <w:t>​</w:t>
      </w:r>
      <w:r w:rsidRPr="00723DA6">
        <w:t>：16位无符号整数（0~65535）。</w:t>
      </w:r>
      <w:r w:rsidRPr="00723DA6">
        <w:br/>
      </w:r>
      <w:r w:rsidRPr="00723DA6">
        <w:rPr>
          <w:rFonts w:ascii="Times New Roman" w:hAnsi="Times New Roman" w:cs="Times New Roman"/>
        </w:rPr>
        <w:t>​</w:t>
      </w:r>
      <w:r w:rsidRPr="00723DA6">
        <w:rPr>
          <w:rFonts w:ascii="Times New Roman" w:hAnsi="Times New Roman" w:cs="Times New Roman"/>
          <w:b/>
          <w:bCs/>
        </w:rPr>
        <w:t>​</w:t>
      </w:r>
      <w:r w:rsidRPr="00723DA6">
        <w:rPr>
          <w:b/>
          <w:bCs/>
        </w:rPr>
        <w:t>计算公式</w:t>
      </w:r>
      <w:r w:rsidRPr="00723DA6">
        <w:rPr>
          <w:rFonts w:ascii="Times New Roman" w:hAnsi="Times New Roman" w:cs="Times New Roman"/>
          <w:b/>
          <w:bCs/>
        </w:rPr>
        <w:t>​</w:t>
      </w:r>
      <w:r w:rsidRPr="00723DA6">
        <w:rPr>
          <w:rFonts w:ascii="Times New Roman" w:hAnsi="Times New Roman" w:cs="Times New Roman"/>
        </w:rPr>
        <w:t>​</w:t>
      </w:r>
      <w:r w:rsidRPr="00723DA6">
        <w:t>：</w:t>
      </w:r>
    </w:p>
    <w:p w14:paraId="7AD90320" w14:textId="77777777" w:rsidR="00412FAB" w:rsidRPr="00723DA6" w:rsidRDefault="00412FAB" w:rsidP="00412FAB">
      <w:r w:rsidRPr="00723DA6">
        <w:t>占空比 = (</w:t>
      </w:r>
      <w:proofErr w:type="spellStart"/>
      <w:r w:rsidRPr="00723DA6">
        <w:t>TIM_Pulse</w:t>
      </w:r>
      <w:proofErr w:type="spellEnd"/>
      <w:r w:rsidRPr="00723DA6">
        <w:t>) / (</w:t>
      </w:r>
      <w:proofErr w:type="spellStart"/>
      <w:r w:rsidRPr="00723DA6">
        <w:t>TIMx</w:t>
      </w:r>
      <w:proofErr w:type="spellEnd"/>
      <w:r w:rsidRPr="00723DA6">
        <w:t>-&gt;ARR + 1)</w:t>
      </w:r>
    </w:p>
    <w:p w14:paraId="7259E55F" w14:textId="77777777" w:rsidR="00412FAB" w:rsidRPr="00723DA6" w:rsidRDefault="00412FAB" w:rsidP="00412FAB">
      <w:r w:rsidRPr="00723DA6">
        <w:t xml:space="preserve">频率 = </w:t>
      </w:r>
      <w:proofErr w:type="spellStart"/>
      <w:r w:rsidRPr="00723DA6">
        <w:t>TIMx_CLK</w:t>
      </w:r>
      <w:proofErr w:type="spellEnd"/>
      <w:r w:rsidRPr="00723DA6">
        <w:t xml:space="preserve"> / ((</w:t>
      </w:r>
      <w:proofErr w:type="spellStart"/>
      <w:r w:rsidRPr="00723DA6">
        <w:t>TIMx</w:t>
      </w:r>
      <w:proofErr w:type="spellEnd"/>
      <w:r w:rsidRPr="00723DA6">
        <w:t>-&gt;PSC + 1) * (</w:t>
      </w:r>
      <w:proofErr w:type="spellStart"/>
      <w:r w:rsidRPr="00723DA6">
        <w:t>TIMx</w:t>
      </w:r>
      <w:proofErr w:type="spellEnd"/>
      <w:r w:rsidRPr="00723DA6">
        <w:t>-&gt;ARR + 1))</w:t>
      </w:r>
    </w:p>
    <w:p w14:paraId="7DC16C5D" w14:textId="77777777" w:rsidR="00412FAB" w:rsidRPr="00723DA6" w:rsidRDefault="00000000" w:rsidP="00412FAB">
      <w:r>
        <w:pict w14:anchorId="450F3F50">
          <v:rect id="_x0000_i1405" style="width:0;height:1.5pt" o:hralign="center" o:hrstd="t" o:hr="t" fillcolor="#a0a0a0" stroked="f"/>
        </w:pict>
      </w:r>
    </w:p>
    <w:p w14:paraId="0067198F" w14:textId="77777777" w:rsidR="00412FAB" w:rsidRPr="00723DA6" w:rsidRDefault="00412FAB" w:rsidP="00412FAB">
      <w:pPr>
        <w:pStyle w:val="4"/>
      </w:pPr>
      <w:r w:rsidRPr="00723DA6">
        <w:rPr>
          <w:rFonts w:ascii="Times New Roman" w:hAnsi="Times New Roman" w:cs="Times New Roman"/>
        </w:rPr>
        <w:lastRenderedPageBreak/>
        <w:t>​​</w:t>
      </w:r>
      <w:r w:rsidRPr="00723DA6">
        <w:t xml:space="preserve">5. </w:t>
      </w:r>
      <w:proofErr w:type="spellStart"/>
      <w:r w:rsidRPr="00723DA6">
        <w:t>TIM_OCPolarity</w:t>
      </w:r>
      <w:proofErr w:type="spellEnd"/>
      <w:r w:rsidRPr="00723DA6">
        <w:t>（输出极性）</w:t>
      </w:r>
      <w:r w:rsidRPr="00723DA6">
        <w:rPr>
          <w:rFonts w:ascii="Times New Roman" w:hAnsi="Times New Roman" w:cs="Times New Roman"/>
        </w:rPr>
        <w:t>​​</w:t>
      </w:r>
    </w:p>
    <w:p w14:paraId="0E4C3A79"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作用</w:t>
      </w:r>
      <w:r w:rsidRPr="00723DA6">
        <w:rPr>
          <w:rFonts w:ascii="Times New Roman" w:hAnsi="Times New Roman" w:cs="Times New Roman"/>
          <w:b/>
          <w:bCs/>
        </w:rPr>
        <w:t>​</w:t>
      </w:r>
      <w:r w:rsidRPr="00723DA6">
        <w:rPr>
          <w:rFonts w:ascii="Times New Roman" w:hAnsi="Times New Roman" w:cs="Times New Roman"/>
        </w:rPr>
        <w:t>​</w:t>
      </w:r>
      <w:r w:rsidRPr="00723DA6">
        <w:t>：定义输出信号的“有效电平”（高电平或低电平有效）。</w:t>
      </w:r>
      <w:r w:rsidRPr="00723DA6">
        <w:br/>
      </w:r>
      <w:r w:rsidRPr="00723DA6">
        <w:rPr>
          <w:rFonts w:ascii="Times New Roman" w:hAnsi="Times New Roman" w:cs="Times New Roman"/>
        </w:rPr>
        <w:t>​</w:t>
      </w:r>
      <w:r w:rsidRPr="00723DA6">
        <w:rPr>
          <w:rFonts w:ascii="Times New Roman" w:hAnsi="Times New Roman" w:cs="Times New Roman"/>
          <w:b/>
          <w:bCs/>
        </w:rPr>
        <w:t>​</w:t>
      </w:r>
      <w:r w:rsidRPr="00723DA6">
        <w:rPr>
          <w:b/>
          <w:bCs/>
        </w:rPr>
        <w:t>可选值</w:t>
      </w:r>
      <w:r w:rsidRPr="00723DA6">
        <w:rPr>
          <w:rFonts w:ascii="Times New Roman" w:hAnsi="Times New Roman" w:cs="Times New Roman"/>
          <w:b/>
          <w:bCs/>
        </w:rPr>
        <w:t>​</w:t>
      </w:r>
      <w:r w:rsidRPr="00723DA6">
        <w:rPr>
          <w:rFonts w:ascii="Times New Roman" w:hAnsi="Times New Roman" w:cs="Times New Roman"/>
        </w:rPr>
        <w:t>​</w:t>
      </w:r>
      <w:r w:rsidRPr="00723DA6">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177"/>
        <w:gridCol w:w="1940"/>
      </w:tblGrid>
      <w:tr w:rsidR="00412FAB" w:rsidRPr="00723DA6" w14:paraId="54468DE6"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D6BFE4A" w14:textId="77777777" w:rsidR="00412FAB" w:rsidRPr="00723DA6" w:rsidRDefault="00412FAB" w:rsidP="004B7671">
            <w:pPr>
              <w:rPr>
                <w:b/>
                <w:bCs/>
              </w:rPr>
            </w:pPr>
            <w:r w:rsidRPr="00723DA6">
              <w:rPr>
                <w:b/>
                <w:bCs/>
              </w:rPr>
              <w:t>值（宏定义）</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30725EB" w14:textId="77777777" w:rsidR="00412FAB" w:rsidRPr="00723DA6" w:rsidRDefault="00412FAB" w:rsidP="004B7671">
            <w:pPr>
              <w:rPr>
                <w:b/>
                <w:bCs/>
              </w:rPr>
            </w:pPr>
            <w:r w:rsidRPr="00723DA6">
              <w:rPr>
                <w:b/>
                <w:bCs/>
              </w:rPr>
              <w:t>说明</w:t>
            </w:r>
          </w:p>
        </w:tc>
      </w:tr>
      <w:tr w:rsidR="00412FAB" w:rsidRPr="00723DA6" w14:paraId="6E4AD649"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1BE8F1E" w14:textId="77777777" w:rsidR="00412FAB" w:rsidRPr="00723DA6" w:rsidRDefault="00412FAB" w:rsidP="004B7671">
            <w:proofErr w:type="spellStart"/>
            <w:r w:rsidRPr="00723DA6">
              <w:t>TIM_OCPolarity_High</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6852E36" w14:textId="77777777" w:rsidR="00412FAB" w:rsidRPr="00723DA6" w:rsidRDefault="00412FAB" w:rsidP="004B7671">
            <w:r w:rsidRPr="00723DA6">
              <w:t>有效电平为高电平</w:t>
            </w:r>
          </w:p>
        </w:tc>
      </w:tr>
      <w:tr w:rsidR="00412FAB" w:rsidRPr="00723DA6" w14:paraId="5F37977C"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80B9459" w14:textId="77777777" w:rsidR="00412FAB" w:rsidRPr="00723DA6" w:rsidRDefault="00412FAB" w:rsidP="004B7671">
            <w:proofErr w:type="spellStart"/>
            <w:r w:rsidRPr="00723DA6">
              <w:t>TIM_OCPolarity_Low</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F46EE79" w14:textId="77777777" w:rsidR="00412FAB" w:rsidRPr="00723DA6" w:rsidRDefault="00412FAB" w:rsidP="004B7671">
            <w:r w:rsidRPr="00723DA6">
              <w:t>有效电平为低电平</w:t>
            </w:r>
          </w:p>
        </w:tc>
      </w:tr>
    </w:tbl>
    <w:p w14:paraId="72BB4FE1"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影响</w:t>
      </w:r>
      <w:r w:rsidRPr="00723DA6">
        <w:rPr>
          <w:rFonts w:ascii="Times New Roman" w:hAnsi="Times New Roman" w:cs="Times New Roman"/>
          <w:b/>
          <w:bCs/>
        </w:rPr>
        <w:t>​</w:t>
      </w:r>
      <w:r w:rsidRPr="00723DA6">
        <w:rPr>
          <w:rFonts w:ascii="Times New Roman" w:hAnsi="Times New Roman" w:cs="Times New Roman"/>
        </w:rPr>
        <w:t>​</w:t>
      </w:r>
      <w:r w:rsidRPr="00723DA6">
        <w:t>：</w:t>
      </w:r>
    </w:p>
    <w:p w14:paraId="16F450CB" w14:textId="77777777" w:rsidR="00412FAB" w:rsidRPr="00723DA6" w:rsidRDefault="00412FAB">
      <w:pPr>
        <w:numPr>
          <w:ilvl w:val="0"/>
          <w:numId w:val="284"/>
        </w:numPr>
      </w:pPr>
      <w:r w:rsidRPr="00723DA6">
        <w:t>在PWM模式下，决定“有效电平”和“无效电平”的具体含义。</w:t>
      </w:r>
    </w:p>
    <w:p w14:paraId="35CC3E82" w14:textId="77777777" w:rsidR="00412FAB" w:rsidRPr="00723DA6" w:rsidRDefault="00412FAB">
      <w:pPr>
        <w:numPr>
          <w:ilvl w:val="0"/>
          <w:numId w:val="284"/>
        </w:numPr>
      </w:pPr>
      <w:r w:rsidRPr="00723DA6">
        <w:t>例如：若设为High，则PWM模式1中“有效电平”为高电平。</w:t>
      </w:r>
    </w:p>
    <w:p w14:paraId="7786D4FE" w14:textId="77777777" w:rsidR="00412FAB" w:rsidRPr="00723DA6" w:rsidRDefault="00000000" w:rsidP="00412FAB">
      <w:r>
        <w:pict w14:anchorId="74FCB8B3">
          <v:rect id="_x0000_i1406" style="width:0;height:1.5pt" o:hralign="center" o:hrstd="t" o:hr="t" fillcolor="#a0a0a0" stroked="f"/>
        </w:pict>
      </w:r>
    </w:p>
    <w:p w14:paraId="0AA61754" w14:textId="77777777" w:rsidR="00412FAB" w:rsidRPr="00723DA6" w:rsidRDefault="00412FAB" w:rsidP="00412FAB">
      <w:pPr>
        <w:pStyle w:val="4"/>
      </w:pPr>
      <w:r w:rsidRPr="00723DA6">
        <w:rPr>
          <w:rFonts w:ascii="Times New Roman" w:hAnsi="Times New Roman" w:cs="Times New Roman"/>
        </w:rPr>
        <w:t>​​</w:t>
      </w:r>
      <w:r w:rsidRPr="00723DA6">
        <w:t xml:space="preserve">6. </w:t>
      </w:r>
      <w:proofErr w:type="spellStart"/>
      <w:r w:rsidRPr="00723DA6">
        <w:t>TIM_OCNPolarity</w:t>
      </w:r>
      <w:proofErr w:type="spellEnd"/>
      <w:r w:rsidRPr="00723DA6">
        <w:t>（互补输出极性）仅用于</w:t>
      </w:r>
      <w:r w:rsidRPr="00723DA6">
        <w:rPr>
          <w:rFonts w:ascii="Times New Roman" w:hAnsi="Times New Roman" w:cs="Times New Roman"/>
        </w:rPr>
        <w:t>​</w:t>
      </w:r>
      <w:r w:rsidRPr="00723DA6">
        <w:rPr>
          <w:rFonts w:ascii="Times New Roman" w:hAnsi="Times New Roman" w:cs="Times New Roman"/>
          <w:b/>
          <w:bCs/>
        </w:rPr>
        <w:t>​</w:t>
      </w:r>
      <w:r w:rsidRPr="00723DA6">
        <w:rPr>
          <w:b/>
          <w:bCs/>
        </w:rPr>
        <w:t>高级定时器（TIM1/TIM8）</w:t>
      </w:r>
      <w:r w:rsidRPr="00723DA6">
        <w:rPr>
          <w:rFonts w:ascii="Times New Roman" w:hAnsi="Times New Roman" w:cs="Times New Roman"/>
          <w:b/>
          <w:bCs/>
        </w:rPr>
        <w:t>​</w:t>
      </w:r>
      <w:r w:rsidRPr="00723DA6">
        <w:rPr>
          <w:rFonts w:ascii="Times New Roman" w:hAnsi="Times New Roman" w:cs="Times New Roman"/>
        </w:rPr>
        <w:t>​​​</w:t>
      </w:r>
    </w:p>
    <w:p w14:paraId="20D99928"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作用</w:t>
      </w:r>
      <w:r w:rsidRPr="00723DA6">
        <w:rPr>
          <w:rFonts w:ascii="Times New Roman" w:hAnsi="Times New Roman" w:cs="Times New Roman"/>
          <w:b/>
          <w:bCs/>
        </w:rPr>
        <w:t>​</w:t>
      </w:r>
      <w:r w:rsidRPr="00723DA6">
        <w:rPr>
          <w:rFonts w:ascii="Times New Roman" w:hAnsi="Times New Roman" w:cs="Times New Roman"/>
        </w:rPr>
        <w:t>​</w:t>
      </w:r>
      <w:r w:rsidRPr="00723DA6">
        <w:t>：仅用于</w:t>
      </w:r>
      <w:r w:rsidRPr="00723DA6">
        <w:rPr>
          <w:rFonts w:ascii="Times New Roman" w:hAnsi="Times New Roman" w:cs="Times New Roman"/>
        </w:rPr>
        <w:t>​</w:t>
      </w:r>
      <w:r w:rsidRPr="00723DA6">
        <w:rPr>
          <w:rFonts w:ascii="Times New Roman" w:hAnsi="Times New Roman" w:cs="Times New Roman"/>
          <w:b/>
          <w:bCs/>
        </w:rPr>
        <w:t>​</w:t>
      </w:r>
      <w:r w:rsidRPr="00723DA6">
        <w:rPr>
          <w:b/>
          <w:bCs/>
        </w:rPr>
        <w:t>高级定时器</w:t>
      </w:r>
      <w:r w:rsidRPr="00723DA6">
        <w:rPr>
          <w:rFonts w:ascii="Times New Roman" w:hAnsi="Times New Roman" w:cs="Times New Roman"/>
          <w:b/>
          <w:bCs/>
        </w:rPr>
        <w:t>​</w:t>
      </w:r>
      <w:r w:rsidRPr="00723DA6">
        <w:rPr>
          <w:rFonts w:ascii="Times New Roman" w:hAnsi="Times New Roman" w:cs="Times New Roman"/>
        </w:rPr>
        <w:t>​</w:t>
      </w:r>
      <w:r w:rsidRPr="00723DA6">
        <w:t>，定义互补输出通道的极性。</w:t>
      </w:r>
      <w:r w:rsidRPr="00723DA6">
        <w:br/>
      </w:r>
      <w:r w:rsidRPr="00723DA6">
        <w:rPr>
          <w:rFonts w:ascii="Times New Roman" w:hAnsi="Times New Roman" w:cs="Times New Roman"/>
        </w:rPr>
        <w:t>​</w:t>
      </w:r>
      <w:r w:rsidRPr="00723DA6">
        <w:rPr>
          <w:rFonts w:ascii="Times New Roman" w:hAnsi="Times New Roman" w:cs="Times New Roman"/>
          <w:b/>
          <w:bCs/>
        </w:rPr>
        <w:t>​</w:t>
      </w:r>
      <w:r w:rsidRPr="00723DA6">
        <w:rPr>
          <w:b/>
          <w:bCs/>
        </w:rPr>
        <w:t>可选值</w:t>
      </w:r>
      <w:r w:rsidRPr="00723DA6">
        <w:rPr>
          <w:rFonts w:ascii="Times New Roman" w:hAnsi="Times New Roman" w:cs="Times New Roman"/>
          <w:b/>
          <w:bCs/>
        </w:rPr>
        <w:t>​</w:t>
      </w:r>
      <w:r w:rsidRPr="00723DA6">
        <w:rPr>
          <w:rFonts w:ascii="Times New Roman" w:hAnsi="Times New Roman" w:cs="Times New Roman"/>
        </w:rPr>
        <w:t>​</w:t>
      </w:r>
      <w:r w:rsidRPr="00723DA6">
        <w:t>：同</w:t>
      </w:r>
      <w:proofErr w:type="spellStart"/>
      <w:r w:rsidRPr="00723DA6">
        <w:t>TIM_OCPolarity</w:t>
      </w:r>
      <w:proofErr w:type="spellEnd"/>
      <w:r w:rsidRPr="00723DA6">
        <w:t>。</w:t>
      </w:r>
    </w:p>
    <w:p w14:paraId="56D54A61" w14:textId="77777777" w:rsidR="00412FAB" w:rsidRPr="00723DA6" w:rsidRDefault="00000000" w:rsidP="00412FAB">
      <w:r>
        <w:pict w14:anchorId="1E46A6A9">
          <v:rect id="_x0000_i1407" style="width:0;height:1.5pt" o:hralign="center" o:hrstd="t" o:hr="t" fillcolor="#a0a0a0" stroked="f"/>
        </w:pict>
      </w:r>
    </w:p>
    <w:p w14:paraId="4F934394" w14:textId="77777777" w:rsidR="00412FAB" w:rsidRPr="00723DA6" w:rsidRDefault="00412FAB" w:rsidP="00412FAB">
      <w:pPr>
        <w:pStyle w:val="4"/>
      </w:pPr>
      <w:r w:rsidRPr="00723DA6">
        <w:rPr>
          <w:rFonts w:ascii="Times New Roman" w:hAnsi="Times New Roman" w:cs="Times New Roman"/>
        </w:rPr>
        <w:t>​​</w:t>
      </w:r>
      <w:r w:rsidRPr="00723DA6">
        <w:t xml:space="preserve">7. </w:t>
      </w:r>
      <w:proofErr w:type="spellStart"/>
      <w:r w:rsidRPr="00723DA6">
        <w:t>TIM_OCIdleState</w:t>
      </w:r>
      <w:proofErr w:type="spellEnd"/>
      <w:r w:rsidRPr="00723DA6">
        <w:t>（空闲状态主输出）</w:t>
      </w:r>
      <w:r w:rsidRPr="00723DA6">
        <w:rPr>
          <w:rFonts w:ascii="Times New Roman" w:hAnsi="Times New Roman" w:cs="Times New Roman"/>
        </w:rPr>
        <w:t>​​</w:t>
      </w:r>
      <w:r w:rsidRPr="00723DA6">
        <w:t>仅用于</w:t>
      </w:r>
      <w:r w:rsidRPr="00723DA6">
        <w:rPr>
          <w:rFonts w:ascii="Times New Roman" w:hAnsi="Times New Roman" w:cs="Times New Roman"/>
        </w:rPr>
        <w:t>​</w:t>
      </w:r>
      <w:r w:rsidRPr="00723DA6">
        <w:rPr>
          <w:rFonts w:ascii="Times New Roman" w:hAnsi="Times New Roman" w:cs="Times New Roman"/>
          <w:b/>
          <w:bCs/>
        </w:rPr>
        <w:t>​</w:t>
      </w:r>
      <w:r w:rsidRPr="00723DA6">
        <w:rPr>
          <w:b/>
          <w:bCs/>
        </w:rPr>
        <w:t>高级定时器（TIM1/TIM8）</w:t>
      </w:r>
    </w:p>
    <w:p w14:paraId="5F946486"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作用</w:t>
      </w:r>
      <w:r w:rsidRPr="00723DA6">
        <w:rPr>
          <w:rFonts w:ascii="Times New Roman" w:hAnsi="Times New Roman" w:cs="Times New Roman"/>
          <w:b/>
          <w:bCs/>
        </w:rPr>
        <w:t>​</w:t>
      </w:r>
      <w:r w:rsidRPr="00723DA6">
        <w:rPr>
          <w:rFonts w:ascii="Times New Roman" w:hAnsi="Times New Roman" w:cs="Times New Roman"/>
        </w:rPr>
        <w:t>​</w:t>
      </w:r>
      <w:r w:rsidRPr="00723DA6">
        <w:t>：当定时器停止（或进入空闲状态）时，主输出通道的电平状态。</w:t>
      </w:r>
      <w:r w:rsidRPr="00723DA6">
        <w:br/>
      </w:r>
      <w:r w:rsidRPr="00723DA6">
        <w:rPr>
          <w:rFonts w:ascii="Times New Roman" w:hAnsi="Times New Roman" w:cs="Times New Roman"/>
        </w:rPr>
        <w:t>​</w:t>
      </w:r>
      <w:r w:rsidRPr="00723DA6">
        <w:rPr>
          <w:rFonts w:ascii="Times New Roman" w:hAnsi="Times New Roman" w:cs="Times New Roman"/>
          <w:b/>
          <w:bCs/>
        </w:rPr>
        <w:t>​</w:t>
      </w:r>
      <w:r w:rsidRPr="00723DA6">
        <w:rPr>
          <w:b/>
          <w:bCs/>
        </w:rPr>
        <w:t>可选值</w:t>
      </w:r>
      <w:r w:rsidRPr="00723DA6">
        <w:rPr>
          <w:rFonts w:ascii="Times New Roman" w:hAnsi="Times New Roman" w:cs="Times New Roman"/>
          <w:b/>
          <w:bCs/>
        </w:rPr>
        <w:t>​</w:t>
      </w:r>
      <w:r w:rsidRPr="00723DA6">
        <w:rPr>
          <w:rFonts w:ascii="Times New Roman" w:hAnsi="Times New Roman" w:cs="Times New Roman"/>
        </w:rPr>
        <w:t>​</w:t>
      </w:r>
      <w:r w:rsidRPr="00723DA6">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356"/>
        <w:gridCol w:w="2820"/>
      </w:tblGrid>
      <w:tr w:rsidR="00412FAB" w:rsidRPr="00723DA6" w14:paraId="6049ECA5"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AE147C3" w14:textId="77777777" w:rsidR="00412FAB" w:rsidRPr="00723DA6" w:rsidRDefault="00412FAB" w:rsidP="004B7671">
            <w:pPr>
              <w:rPr>
                <w:b/>
                <w:bCs/>
              </w:rPr>
            </w:pPr>
            <w:r w:rsidRPr="00723DA6">
              <w:rPr>
                <w:b/>
                <w:bCs/>
              </w:rPr>
              <w:t>值（宏定义）</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F8AF0F0" w14:textId="77777777" w:rsidR="00412FAB" w:rsidRPr="00723DA6" w:rsidRDefault="00412FAB" w:rsidP="004B7671">
            <w:pPr>
              <w:rPr>
                <w:b/>
                <w:bCs/>
              </w:rPr>
            </w:pPr>
            <w:r w:rsidRPr="00723DA6">
              <w:rPr>
                <w:b/>
                <w:bCs/>
              </w:rPr>
              <w:t>说明</w:t>
            </w:r>
          </w:p>
        </w:tc>
      </w:tr>
      <w:tr w:rsidR="00412FAB" w:rsidRPr="00723DA6" w14:paraId="341C8196"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F085E65" w14:textId="77777777" w:rsidR="00412FAB" w:rsidRPr="00723DA6" w:rsidRDefault="00412FAB" w:rsidP="004B7671">
            <w:proofErr w:type="spellStart"/>
            <w:r w:rsidRPr="00723DA6">
              <w:t>TIM_OCIdleState_Set</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F1A041C" w14:textId="77777777" w:rsidR="00412FAB" w:rsidRPr="00723DA6" w:rsidRDefault="00412FAB" w:rsidP="004B7671">
            <w:r w:rsidRPr="00723DA6">
              <w:t>输出高电平（或有效电平）</w:t>
            </w:r>
          </w:p>
        </w:tc>
      </w:tr>
      <w:tr w:rsidR="00412FAB" w:rsidRPr="00723DA6" w14:paraId="0A79A7EC" w14:textId="77777777" w:rsidTr="004B7671">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4A4220C" w14:textId="77777777" w:rsidR="00412FAB" w:rsidRPr="00723DA6" w:rsidRDefault="00412FAB" w:rsidP="004B7671">
            <w:proofErr w:type="spellStart"/>
            <w:r w:rsidRPr="00723DA6">
              <w:t>TIM_OCIdleState_Reset</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7BAF5EE" w14:textId="77777777" w:rsidR="00412FAB" w:rsidRPr="00723DA6" w:rsidRDefault="00412FAB" w:rsidP="004B7671">
            <w:r w:rsidRPr="00723DA6">
              <w:t>输出低电平（或无效电平）</w:t>
            </w:r>
          </w:p>
        </w:tc>
      </w:tr>
    </w:tbl>
    <w:p w14:paraId="782BB0E5"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应用场景</w:t>
      </w:r>
      <w:r w:rsidRPr="00723DA6">
        <w:rPr>
          <w:rFonts w:ascii="Times New Roman" w:hAnsi="Times New Roman" w:cs="Times New Roman"/>
          <w:b/>
          <w:bCs/>
        </w:rPr>
        <w:t>​</w:t>
      </w:r>
      <w:r w:rsidRPr="00723DA6">
        <w:rPr>
          <w:rFonts w:ascii="Times New Roman" w:hAnsi="Times New Roman" w:cs="Times New Roman"/>
        </w:rPr>
        <w:t>​</w:t>
      </w:r>
      <w:r w:rsidRPr="00723DA6">
        <w:t>：电机紧急停止时，强制输出安全电平。</w:t>
      </w:r>
    </w:p>
    <w:p w14:paraId="3F2E28D1" w14:textId="77777777" w:rsidR="00412FAB" w:rsidRPr="00723DA6" w:rsidRDefault="00000000" w:rsidP="00412FAB">
      <w:r>
        <w:lastRenderedPageBreak/>
        <w:pict w14:anchorId="17747026">
          <v:rect id="_x0000_i1408" style="width:0;height:1.5pt" o:hralign="center" o:hrstd="t" o:hr="t" fillcolor="#a0a0a0" stroked="f"/>
        </w:pict>
      </w:r>
    </w:p>
    <w:p w14:paraId="68E0BBDB" w14:textId="77777777" w:rsidR="00412FAB" w:rsidRPr="00723DA6" w:rsidRDefault="00412FAB" w:rsidP="00412FAB">
      <w:pPr>
        <w:pStyle w:val="4"/>
      </w:pPr>
      <w:r w:rsidRPr="00723DA6">
        <w:rPr>
          <w:rFonts w:ascii="Times New Roman" w:hAnsi="Times New Roman" w:cs="Times New Roman"/>
        </w:rPr>
        <w:t>​​</w:t>
      </w:r>
      <w:r w:rsidRPr="00723DA6">
        <w:t xml:space="preserve">8. </w:t>
      </w:r>
      <w:proofErr w:type="spellStart"/>
      <w:r w:rsidRPr="00723DA6">
        <w:t>TIM_OCNIdleState</w:t>
      </w:r>
      <w:proofErr w:type="spellEnd"/>
      <w:r w:rsidRPr="00723DA6">
        <w:t>（空闲状态互补输出）</w:t>
      </w:r>
      <w:r w:rsidRPr="00723DA6">
        <w:rPr>
          <w:rFonts w:ascii="Times New Roman" w:hAnsi="Times New Roman" w:cs="Times New Roman"/>
        </w:rPr>
        <w:t>​​</w:t>
      </w:r>
      <w:r w:rsidRPr="00723DA6">
        <w:t>仅用于</w:t>
      </w:r>
      <w:r w:rsidRPr="00723DA6">
        <w:rPr>
          <w:rFonts w:ascii="Times New Roman" w:hAnsi="Times New Roman" w:cs="Times New Roman"/>
        </w:rPr>
        <w:t>​</w:t>
      </w:r>
      <w:r w:rsidRPr="00723DA6">
        <w:rPr>
          <w:rFonts w:ascii="Times New Roman" w:hAnsi="Times New Roman" w:cs="Times New Roman"/>
          <w:b/>
          <w:bCs/>
        </w:rPr>
        <w:t>​</w:t>
      </w:r>
      <w:r w:rsidRPr="00723DA6">
        <w:rPr>
          <w:b/>
          <w:bCs/>
        </w:rPr>
        <w:t>高级定时器（TIM1/TIM8）</w:t>
      </w:r>
    </w:p>
    <w:p w14:paraId="1093A9E9" w14:textId="77777777" w:rsidR="00412FAB" w:rsidRPr="00723DA6" w:rsidRDefault="00412FAB" w:rsidP="00412FAB">
      <w:r w:rsidRPr="00723DA6">
        <w:rPr>
          <w:rFonts w:ascii="Times New Roman" w:hAnsi="Times New Roman" w:cs="Times New Roman"/>
        </w:rPr>
        <w:t>​</w:t>
      </w:r>
      <w:r w:rsidRPr="00723DA6">
        <w:rPr>
          <w:rFonts w:ascii="Times New Roman" w:hAnsi="Times New Roman" w:cs="Times New Roman"/>
          <w:b/>
          <w:bCs/>
        </w:rPr>
        <w:t>​</w:t>
      </w:r>
      <w:r w:rsidRPr="00723DA6">
        <w:rPr>
          <w:b/>
          <w:bCs/>
        </w:rPr>
        <w:t>作用</w:t>
      </w:r>
      <w:r w:rsidRPr="00723DA6">
        <w:rPr>
          <w:rFonts w:ascii="Times New Roman" w:hAnsi="Times New Roman" w:cs="Times New Roman"/>
          <w:b/>
          <w:bCs/>
        </w:rPr>
        <w:t>​</w:t>
      </w:r>
      <w:r w:rsidRPr="00723DA6">
        <w:rPr>
          <w:rFonts w:ascii="Times New Roman" w:hAnsi="Times New Roman" w:cs="Times New Roman"/>
        </w:rPr>
        <w:t>​</w:t>
      </w:r>
      <w:r w:rsidRPr="00723DA6">
        <w:t>：类似</w:t>
      </w:r>
      <w:proofErr w:type="spellStart"/>
      <w:r w:rsidRPr="00723DA6">
        <w:t>TIM_OCIdleState</w:t>
      </w:r>
      <w:proofErr w:type="spellEnd"/>
      <w:r w:rsidRPr="00723DA6">
        <w:t>，但控制互补输出通道。</w:t>
      </w:r>
      <w:r w:rsidRPr="00723DA6">
        <w:br/>
      </w:r>
      <w:r w:rsidRPr="00723DA6">
        <w:rPr>
          <w:rFonts w:ascii="Times New Roman" w:hAnsi="Times New Roman" w:cs="Times New Roman"/>
        </w:rPr>
        <w:t>​</w:t>
      </w:r>
      <w:r w:rsidRPr="00723DA6">
        <w:rPr>
          <w:rFonts w:ascii="Times New Roman" w:hAnsi="Times New Roman" w:cs="Times New Roman"/>
          <w:b/>
          <w:bCs/>
        </w:rPr>
        <w:t>​</w:t>
      </w:r>
      <w:r w:rsidRPr="00723DA6">
        <w:rPr>
          <w:b/>
          <w:bCs/>
        </w:rPr>
        <w:t>可选值</w:t>
      </w:r>
      <w:r w:rsidRPr="00723DA6">
        <w:rPr>
          <w:rFonts w:ascii="Times New Roman" w:hAnsi="Times New Roman" w:cs="Times New Roman"/>
          <w:b/>
          <w:bCs/>
        </w:rPr>
        <w:t>​</w:t>
      </w:r>
      <w:r w:rsidRPr="00723DA6">
        <w:rPr>
          <w:rFonts w:ascii="Times New Roman" w:hAnsi="Times New Roman" w:cs="Times New Roman"/>
        </w:rPr>
        <w:t>​</w:t>
      </w:r>
      <w:r w:rsidRPr="00723DA6">
        <w:t>：同</w:t>
      </w:r>
      <w:proofErr w:type="spellStart"/>
      <w:r w:rsidRPr="00723DA6">
        <w:t>TIM_OCIdleState</w:t>
      </w:r>
      <w:proofErr w:type="spellEnd"/>
      <w:r w:rsidRPr="00723DA6">
        <w:t>。</w:t>
      </w:r>
    </w:p>
    <w:p w14:paraId="0BEA11F6" w14:textId="77777777" w:rsidR="00412FAB" w:rsidRPr="00723DA6" w:rsidRDefault="00000000" w:rsidP="00412FAB">
      <w:r>
        <w:pict w14:anchorId="68FF119B">
          <v:rect id="_x0000_i1409" style="width:0;height:1.5pt" o:hralign="center" o:hrstd="t" o:hr="t" fillcolor="#a0a0a0" stroked="f"/>
        </w:pict>
      </w:r>
    </w:p>
    <w:p w14:paraId="2DBFB454" w14:textId="77777777" w:rsidR="00412FAB" w:rsidRPr="00723DA6" w:rsidRDefault="00412FAB" w:rsidP="00412FAB">
      <w:pPr>
        <w:pStyle w:val="4"/>
      </w:pPr>
      <w:r w:rsidRPr="00723DA6">
        <w:rPr>
          <w:rFonts w:ascii="Times New Roman" w:hAnsi="Times New Roman" w:cs="Times New Roman"/>
        </w:rPr>
        <w:t>​​</w:t>
      </w:r>
      <w:r w:rsidRPr="00723DA6">
        <w:t>完整配置示例（PWM模式）</w:t>
      </w:r>
      <w:r w:rsidRPr="00723DA6">
        <w:rPr>
          <w:rFonts w:ascii="Times New Roman" w:hAnsi="Times New Roman" w:cs="Times New Roman"/>
        </w:rPr>
        <w:t>​​</w:t>
      </w:r>
    </w:p>
    <w:p w14:paraId="2E75C991" w14:textId="77777777" w:rsidR="00412FAB" w:rsidRPr="00723DA6" w:rsidRDefault="00412FAB" w:rsidP="00412FAB">
      <w:proofErr w:type="spellStart"/>
      <w:r w:rsidRPr="00723DA6">
        <w:t>TIM_OCInitTypeDef</w:t>
      </w:r>
      <w:proofErr w:type="spellEnd"/>
      <w:r w:rsidRPr="00723DA6">
        <w:t xml:space="preserve"> </w:t>
      </w:r>
      <w:proofErr w:type="spellStart"/>
      <w:r w:rsidRPr="00723DA6">
        <w:t>TIM_OCInitStruct</w:t>
      </w:r>
      <w:proofErr w:type="spellEnd"/>
      <w:r w:rsidRPr="00723DA6">
        <w:t>;</w:t>
      </w:r>
    </w:p>
    <w:p w14:paraId="77C28B5A" w14:textId="77777777" w:rsidR="00412FAB" w:rsidRPr="00723DA6" w:rsidRDefault="00412FAB" w:rsidP="00412FAB">
      <w:proofErr w:type="spellStart"/>
      <w:r w:rsidRPr="00723DA6">
        <w:t>TIM_OCInitStruct.TIM_OCMode</w:t>
      </w:r>
      <w:proofErr w:type="spellEnd"/>
      <w:r w:rsidRPr="00723DA6">
        <w:t xml:space="preserve"> = TIM_OCMode_PWM1;          // PWM模式1</w:t>
      </w:r>
    </w:p>
    <w:p w14:paraId="7D68E710" w14:textId="77777777" w:rsidR="00412FAB" w:rsidRPr="00723DA6" w:rsidRDefault="00412FAB" w:rsidP="00412FAB">
      <w:proofErr w:type="spellStart"/>
      <w:r w:rsidRPr="00723DA6">
        <w:t>TIM_OCInitStruct.TIM_OutputState</w:t>
      </w:r>
      <w:proofErr w:type="spellEnd"/>
      <w:r w:rsidRPr="00723DA6">
        <w:t xml:space="preserve"> = </w:t>
      </w:r>
      <w:proofErr w:type="spellStart"/>
      <w:r w:rsidRPr="00723DA6">
        <w:t>TIM_OutputState_Enable</w:t>
      </w:r>
      <w:proofErr w:type="spellEnd"/>
      <w:r w:rsidRPr="00723DA6">
        <w:t>; // 使能主输出</w:t>
      </w:r>
    </w:p>
    <w:p w14:paraId="3C755C41" w14:textId="77777777" w:rsidR="00412FAB" w:rsidRPr="00723DA6" w:rsidRDefault="00412FAB" w:rsidP="00412FAB">
      <w:proofErr w:type="spellStart"/>
      <w:r w:rsidRPr="00723DA6">
        <w:t>TIM_OCInitStruct.TIM_OutputNState</w:t>
      </w:r>
      <w:proofErr w:type="spellEnd"/>
      <w:r w:rsidRPr="00723DA6">
        <w:t xml:space="preserve"> = </w:t>
      </w:r>
      <w:proofErr w:type="spellStart"/>
      <w:r w:rsidRPr="00723DA6">
        <w:t>TIM_OutputNState_Disable</w:t>
      </w:r>
      <w:proofErr w:type="spellEnd"/>
      <w:r w:rsidRPr="00723DA6">
        <w:t>; // 禁用互补输出</w:t>
      </w:r>
    </w:p>
    <w:p w14:paraId="7D6104CC" w14:textId="77777777" w:rsidR="00412FAB" w:rsidRPr="00723DA6" w:rsidRDefault="00412FAB" w:rsidP="00412FAB">
      <w:proofErr w:type="spellStart"/>
      <w:r w:rsidRPr="00723DA6">
        <w:t>TIM_OCInitStruct.TIM_Pulse</w:t>
      </w:r>
      <w:proofErr w:type="spellEnd"/>
      <w:r w:rsidRPr="00723DA6">
        <w:t xml:space="preserve"> = 500;                      // CCR值（占空比50%，假设ARR=999）</w:t>
      </w:r>
    </w:p>
    <w:p w14:paraId="0E02087D" w14:textId="77777777" w:rsidR="00412FAB" w:rsidRPr="00723DA6" w:rsidRDefault="00412FAB" w:rsidP="00412FAB">
      <w:proofErr w:type="spellStart"/>
      <w:r w:rsidRPr="00723DA6">
        <w:t>TIM_OCInitStruct.TIM_OCPolarity</w:t>
      </w:r>
      <w:proofErr w:type="spellEnd"/>
      <w:r w:rsidRPr="00723DA6">
        <w:t xml:space="preserve"> = </w:t>
      </w:r>
      <w:proofErr w:type="spellStart"/>
      <w:r w:rsidRPr="00723DA6">
        <w:t>TIM_OCPolarity_High</w:t>
      </w:r>
      <w:proofErr w:type="spellEnd"/>
      <w:r w:rsidRPr="00723DA6">
        <w:t>;  // 高电平有效</w:t>
      </w:r>
    </w:p>
    <w:p w14:paraId="7F0C58FB" w14:textId="77777777" w:rsidR="00412FAB" w:rsidRPr="00723DA6" w:rsidRDefault="00412FAB" w:rsidP="00412FAB">
      <w:proofErr w:type="spellStart"/>
      <w:r w:rsidRPr="00723DA6">
        <w:t>TIM_OCInitStruct.TIM_OCNPolarity</w:t>
      </w:r>
      <w:proofErr w:type="spellEnd"/>
      <w:r w:rsidRPr="00723DA6">
        <w:t xml:space="preserve"> = </w:t>
      </w:r>
      <w:proofErr w:type="spellStart"/>
      <w:r w:rsidRPr="00723DA6">
        <w:t>TIM_OCPolarity_High</w:t>
      </w:r>
      <w:proofErr w:type="spellEnd"/>
      <w:r w:rsidRPr="00723DA6">
        <w:t>; // 互补输出极性</w:t>
      </w:r>
    </w:p>
    <w:p w14:paraId="17BE9085" w14:textId="77777777" w:rsidR="00412FAB" w:rsidRPr="00723DA6" w:rsidRDefault="00412FAB" w:rsidP="00412FAB">
      <w:proofErr w:type="spellStart"/>
      <w:r w:rsidRPr="00723DA6">
        <w:t>TIM_OCInitStruct.TIM_OCIdleState</w:t>
      </w:r>
      <w:proofErr w:type="spellEnd"/>
      <w:r w:rsidRPr="00723DA6">
        <w:t xml:space="preserve"> = </w:t>
      </w:r>
      <w:proofErr w:type="spellStart"/>
      <w:r w:rsidRPr="00723DA6">
        <w:t>TIM_OCIdleState_Reset</w:t>
      </w:r>
      <w:proofErr w:type="spellEnd"/>
      <w:proofErr w:type="gramStart"/>
      <w:r w:rsidRPr="00723DA6">
        <w:t>; // 空闲</w:t>
      </w:r>
      <w:proofErr w:type="gramEnd"/>
      <w:r w:rsidRPr="00723DA6">
        <w:t>时输出低电平</w:t>
      </w:r>
    </w:p>
    <w:p w14:paraId="04BAF132" w14:textId="77777777" w:rsidR="00412FAB" w:rsidRPr="00723DA6" w:rsidRDefault="00412FAB" w:rsidP="00412FAB">
      <w:proofErr w:type="spellStart"/>
      <w:r w:rsidRPr="00723DA6">
        <w:t>TIM_OCInitStruct.TIM_OCNIdleState</w:t>
      </w:r>
      <w:proofErr w:type="spellEnd"/>
      <w:r w:rsidRPr="00723DA6">
        <w:t xml:space="preserve"> = </w:t>
      </w:r>
      <w:proofErr w:type="spellStart"/>
      <w:r w:rsidRPr="00723DA6">
        <w:t>TIM_OCNIdleState_Reset</w:t>
      </w:r>
      <w:proofErr w:type="spellEnd"/>
      <w:r w:rsidRPr="00723DA6">
        <w:t>;</w:t>
      </w:r>
    </w:p>
    <w:p w14:paraId="12C3CB75" w14:textId="77777777" w:rsidR="00412FAB" w:rsidRPr="00723DA6" w:rsidRDefault="00412FAB" w:rsidP="00412FAB"/>
    <w:p w14:paraId="7C60F522" w14:textId="77777777" w:rsidR="00412FAB" w:rsidRPr="00723DA6" w:rsidRDefault="00412FAB" w:rsidP="00412FAB">
      <w:r w:rsidRPr="00723DA6">
        <w:t>TIM_OC1Init(TIM3, &amp;</w:t>
      </w:r>
      <w:proofErr w:type="spellStart"/>
      <w:r w:rsidRPr="00723DA6">
        <w:t>TIM_OCInitStruct</w:t>
      </w:r>
      <w:proofErr w:type="spellEnd"/>
      <w:r w:rsidRPr="00723DA6">
        <w:t>);  // 初始化TIM3的通道1</w:t>
      </w:r>
    </w:p>
    <w:p w14:paraId="2EA90AF2" w14:textId="77777777" w:rsidR="00412FAB" w:rsidRPr="00723DA6" w:rsidRDefault="00000000" w:rsidP="00412FAB">
      <w:r>
        <w:pict w14:anchorId="1C53632B">
          <v:rect id="_x0000_i1410" style="width:0;height:1.5pt" o:hralign="center" o:hrstd="t" o:hr="t" fillcolor="#a0a0a0" stroked="f"/>
        </w:pict>
      </w:r>
    </w:p>
    <w:p w14:paraId="2615A77A" w14:textId="77777777" w:rsidR="00412FAB" w:rsidRPr="00723DA6" w:rsidRDefault="00412FAB" w:rsidP="00412FAB">
      <w:pPr>
        <w:pStyle w:val="4"/>
      </w:pPr>
      <w:r w:rsidRPr="00723DA6">
        <w:rPr>
          <w:rFonts w:ascii="Times New Roman" w:hAnsi="Times New Roman" w:cs="Times New Roman"/>
        </w:rPr>
        <w:t>​​</w:t>
      </w:r>
      <w:r w:rsidRPr="00723DA6">
        <w:t>关键注意事项</w:t>
      </w:r>
      <w:r w:rsidRPr="00723DA6">
        <w:rPr>
          <w:rFonts w:ascii="Times New Roman" w:hAnsi="Times New Roman" w:cs="Times New Roman"/>
        </w:rPr>
        <w:t>​​</w:t>
      </w:r>
    </w:p>
    <w:p w14:paraId="27C6CAB0" w14:textId="77777777" w:rsidR="00412FAB" w:rsidRPr="00723DA6" w:rsidRDefault="00412FAB">
      <w:pPr>
        <w:numPr>
          <w:ilvl w:val="0"/>
          <w:numId w:val="285"/>
        </w:numPr>
      </w:pPr>
      <w:r w:rsidRPr="00723DA6">
        <w:rPr>
          <w:rFonts w:ascii="Times New Roman" w:hAnsi="Times New Roman" w:cs="Times New Roman"/>
        </w:rPr>
        <w:t>​</w:t>
      </w:r>
      <w:r w:rsidRPr="00723DA6">
        <w:rPr>
          <w:rFonts w:ascii="Times New Roman" w:hAnsi="Times New Roman" w:cs="Times New Roman"/>
          <w:b/>
          <w:bCs/>
        </w:rPr>
        <w:t>​</w:t>
      </w:r>
      <w:r w:rsidRPr="00723DA6">
        <w:rPr>
          <w:b/>
          <w:bCs/>
        </w:rPr>
        <w:t>时基配置优先</w:t>
      </w:r>
      <w:r w:rsidRPr="00723DA6">
        <w:rPr>
          <w:rFonts w:ascii="Times New Roman" w:hAnsi="Times New Roman" w:cs="Times New Roman"/>
          <w:b/>
          <w:bCs/>
        </w:rPr>
        <w:t>​</w:t>
      </w:r>
      <w:r w:rsidRPr="00723DA6">
        <w:rPr>
          <w:rFonts w:ascii="Times New Roman" w:hAnsi="Times New Roman" w:cs="Times New Roman"/>
        </w:rPr>
        <w:t>​</w:t>
      </w:r>
      <w:r w:rsidRPr="00723DA6">
        <w:t>：必须先调用</w:t>
      </w:r>
      <w:proofErr w:type="spellStart"/>
      <w:r w:rsidRPr="00723DA6">
        <w:t>TIM_TimeBaseInit</w:t>
      </w:r>
      <w:proofErr w:type="spellEnd"/>
      <w:r w:rsidRPr="00723DA6">
        <w:t>()设置ARR和PSC，再配置输出比较。</w:t>
      </w:r>
    </w:p>
    <w:p w14:paraId="105A93D6" w14:textId="77777777" w:rsidR="00412FAB" w:rsidRPr="00723DA6" w:rsidRDefault="00412FAB">
      <w:pPr>
        <w:numPr>
          <w:ilvl w:val="0"/>
          <w:numId w:val="285"/>
        </w:numPr>
      </w:pPr>
      <w:r w:rsidRPr="00723DA6">
        <w:rPr>
          <w:rFonts w:ascii="Times New Roman" w:hAnsi="Times New Roman" w:cs="Times New Roman"/>
        </w:rPr>
        <w:t>​</w:t>
      </w:r>
      <w:r w:rsidRPr="00723DA6">
        <w:rPr>
          <w:rFonts w:ascii="Times New Roman" w:hAnsi="Times New Roman" w:cs="Times New Roman"/>
          <w:b/>
          <w:bCs/>
        </w:rPr>
        <w:t>​</w:t>
      </w:r>
      <w:r w:rsidRPr="00723DA6">
        <w:rPr>
          <w:b/>
          <w:bCs/>
        </w:rPr>
        <w:t>通道与引脚映射</w:t>
      </w:r>
      <w:r w:rsidRPr="00723DA6">
        <w:rPr>
          <w:rFonts w:ascii="Times New Roman" w:hAnsi="Times New Roman" w:cs="Times New Roman"/>
          <w:b/>
          <w:bCs/>
        </w:rPr>
        <w:t>​</w:t>
      </w:r>
      <w:r w:rsidRPr="00723DA6">
        <w:rPr>
          <w:rFonts w:ascii="Times New Roman" w:hAnsi="Times New Roman" w:cs="Times New Roman"/>
        </w:rPr>
        <w:t>​</w:t>
      </w:r>
      <w:r w:rsidRPr="00723DA6">
        <w:t>：确保GPIO已配置为复用功能，并映射到正确的定时器通道。</w:t>
      </w:r>
    </w:p>
    <w:p w14:paraId="7DE640AB" w14:textId="77777777" w:rsidR="00412FAB" w:rsidRPr="00723DA6" w:rsidRDefault="00412FAB">
      <w:pPr>
        <w:numPr>
          <w:ilvl w:val="0"/>
          <w:numId w:val="285"/>
        </w:numPr>
      </w:pPr>
      <w:r w:rsidRPr="00723DA6">
        <w:rPr>
          <w:rFonts w:ascii="Times New Roman" w:hAnsi="Times New Roman" w:cs="Times New Roman"/>
        </w:rPr>
        <w:t>​</w:t>
      </w:r>
      <w:r w:rsidRPr="00723DA6">
        <w:rPr>
          <w:rFonts w:ascii="Times New Roman" w:hAnsi="Times New Roman" w:cs="Times New Roman"/>
          <w:b/>
          <w:bCs/>
        </w:rPr>
        <w:t>​</w:t>
      </w:r>
      <w:r w:rsidRPr="00723DA6">
        <w:rPr>
          <w:b/>
          <w:bCs/>
        </w:rPr>
        <w:t>高级定时器特性</w:t>
      </w:r>
      <w:r w:rsidRPr="00723DA6">
        <w:rPr>
          <w:rFonts w:ascii="Times New Roman" w:hAnsi="Times New Roman" w:cs="Times New Roman"/>
          <w:b/>
          <w:bCs/>
        </w:rPr>
        <w:t>​</w:t>
      </w:r>
      <w:r w:rsidRPr="00723DA6">
        <w:rPr>
          <w:rFonts w:ascii="Times New Roman" w:hAnsi="Times New Roman" w:cs="Times New Roman"/>
        </w:rPr>
        <w:t>​</w:t>
      </w:r>
      <w:r w:rsidRPr="00723DA6">
        <w:t>：TIM1/TIM8需额外配置TIM_BDTR寄存器（死区时间、刹车功能等）。</w:t>
      </w:r>
    </w:p>
    <w:p w14:paraId="054BEEB7" w14:textId="77777777" w:rsidR="00412FAB" w:rsidRPr="000C23B0" w:rsidRDefault="00412FAB">
      <w:pPr>
        <w:numPr>
          <w:ilvl w:val="0"/>
          <w:numId w:val="285"/>
        </w:numPr>
      </w:pPr>
      <w:r w:rsidRPr="00723DA6">
        <w:rPr>
          <w:rFonts w:ascii="Times New Roman" w:hAnsi="Times New Roman" w:cs="Times New Roman"/>
        </w:rPr>
        <w:lastRenderedPageBreak/>
        <w:t>​</w:t>
      </w:r>
      <w:r w:rsidRPr="00723DA6">
        <w:rPr>
          <w:rFonts w:ascii="Times New Roman" w:hAnsi="Times New Roman" w:cs="Times New Roman"/>
          <w:b/>
          <w:bCs/>
        </w:rPr>
        <w:t>​</w:t>
      </w:r>
      <w:r w:rsidRPr="00723DA6">
        <w:rPr>
          <w:b/>
          <w:bCs/>
        </w:rPr>
        <w:t>HAL库差异</w:t>
      </w:r>
      <w:r w:rsidRPr="00723DA6">
        <w:rPr>
          <w:rFonts w:ascii="Times New Roman" w:hAnsi="Times New Roman" w:cs="Times New Roman"/>
          <w:b/>
          <w:bCs/>
        </w:rPr>
        <w:t>​</w:t>
      </w:r>
      <w:r w:rsidRPr="00723DA6">
        <w:rPr>
          <w:rFonts w:ascii="Times New Roman" w:hAnsi="Times New Roman" w:cs="Times New Roman"/>
        </w:rPr>
        <w:t>​</w:t>
      </w:r>
      <w:r w:rsidRPr="00723DA6">
        <w:t>：在HAL库中，结构体名称可能为</w:t>
      </w:r>
      <w:proofErr w:type="spellStart"/>
      <w:r w:rsidRPr="00723DA6">
        <w:t>TIM_OC_InitTypeDef</w:t>
      </w:r>
      <w:proofErr w:type="spellEnd"/>
      <w:r w:rsidRPr="00723DA6">
        <w:t>，但参数类似。</w:t>
      </w:r>
    </w:p>
    <w:p w14:paraId="4D118911" w14:textId="77777777" w:rsidR="00412FAB" w:rsidRPr="000C23B0" w:rsidRDefault="00000000" w:rsidP="00412FAB">
      <w:r>
        <w:pict w14:anchorId="461025C3">
          <v:rect id="_x0000_i1411" style="width:0;height:1.5pt" o:hralign="center" o:hrstd="t" o:hr="t" fillcolor="#a0a0a0" stroked="f"/>
        </w:pict>
      </w:r>
    </w:p>
    <w:p w14:paraId="34C43FEC" w14:textId="77777777" w:rsidR="00412FAB" w:rsidRPr="000C23B0" w:rsidRDefault="00412FAB" w:rsidP="00412FAB">
      <w:pPr>
        <w:pStyle w:val="3"/>
      </w:pPr>
      <w:r w:rsidRPr="000C23B0">
        <w:t>3. 使用流程</w:t>
      </w:r>
    </w:p>
    <w:p w14:paraId="67D5060A" w14:textId="77777777" w:rsidR="00412FAB" w:rsidRPr="000C23B0" w:rsidRDefault="00412FAB" w:rsidP="00412FAB">
      <w:r w:rsidRPr="000C23B0">
        <w:t>通常的使用步骤是：</w:t>
      </w:r>
    </w:p>
    <w:p w14:paraId="7255AE82" w14:textId="77777777" w:rsidR="00412FAB" w:rsidRPr="000C23B0" w:rsidRDefault="00412FAB">
      <w:pPr>
        <w:numPr>
          <w:ilvl w:val="0"/>
          <w:numId w:val="234"/>
        </w:numPr>
      </w:pPr>
      <w:r w:rsidRPr="000C23B0">
        <w:rPr>
          <w:b/>
          <w:bCs/>
        </w:rPr>
        <w:t>初始化结构体默认值</w:t>
      </w:r>
    </w:p>
    <w:p w14:paraId="5C149B40" w14:textId="77777777" w:rsidR="00412FAB" w:rsidRPr="000C23B0" w:rsidRDefault="00412FAB">
      <w:pPr>
        <w:numPr>
          <w:ilvl w:val="0"/>
          <w:numId w:val="234"/>
        </w:numPr>
        <w:tabs>
          <w:tab w:val="clear" w:pos="720"/>
        </w:tabs>
      </w:pPr>
      <w:proofErr w:type="spellStart"/>
      <w:r w:rsidRPr="000C23B0">
        <w:t>TIM_OCInitTypeDef</w:t>
      </w:r>
      <w:proofErr w:type="spellEnd"/>
      <w:r w:rsidRPr="000C23B0">
        <w:t xml:space="preserve"> </w:t>
      </w:r>
      <w:proofErr w:type="spellStart"/>
      <w:r w:rsidRPr="000C23B0">
        <w:t>TIM_OCInitStructure</w:t>
      </w:r>
      <w:proofErr w:type="spellEnd"/>
      <w:r w:rsidRPr="000C23B0">
        <w:t>;</w:t>
      </w:r>
    </w:p>
    <w:p w14:paraId="1D94C0FE" w14:textId="77777777" w:rsidR="00412FAB" w:rsidRPr="000C23B0" w:rsidRDefault="00412FAB">
      <w:pPr>
        <w:numPr>
          <w:ilvl w:val="0"/>
          <w:numId w:val="234"/>
        </w:numPr>
        <w:tabs>
          <w:tab w:val="clear" w:pos="720"/>
        </w:tabs>
      </w:pPr>
      <w:proofErr w:type="spellStart"/>
      <w:r w:rsidRPr="000C23B0">
        <w:t>TIM_OCStructInit</w:t>
      </w:r>
      <w:proofErr w:type="spellEnd"/>
      <w:r w:rsidRPr="000C23B0">
        <w:t>(&amp;</w:t>
      </w:r>
      <w:proofErr w:type="spellStart"/>
      <w:r w:rsidRPr="000C23B0">
        <w:t>TIM_OCInitStructure</w:t>
      </w:r>
      <w:proofErr w:type="spellEnd"/>
      <w:r w:rsidRPr="000C23B0">
        <w:t>); // 先填充默认值</w:t>
      </w:r>
    </w:p>
    <w:p w14:paraId="6EBC8279" w14:textId="77777777" w:rsidR="00412FAB" w:rsidRPr="000C23B0" w:rsidRDefault="00412FAB">
      <w:pPr>
        <w:numPr>
          <w:ilvl w:val="0"/>
          <w:numId w:val="234"/>
        </w:numPr>
      </w:pPr>
      <w:r w:rsidRPr="000C23B0">
        <w:rPr>
          <w:b/>
          <w:bCs/>
        </w:rPr>
        <w:t>配置参数</w:t>
      </w:r>
    </w:p>
    <w:p w14:paraId="50E6509F" w14:textId="77777777" w:rsidR="00412FAB" w:rsidRPr="000C23B0" w:rsidRDefault="00412FAB">
      <w:pPr>
        <w:numPr>
          <w:ilvl w:val="0"/>
          <w:numId w:val="234"/>
        </w:numPr>
        <w:tabs>
          <w:tab w:val="clear" w:pos="720"/>
        </w:tabs>
      </w:pPr>
      <w:proofErr w:type="spellStart"/>
      <w:r w:rsidRPr="000C23B0">
        <w:t>TIM_OCInitStructure.TIM_OCMode</w:t>
      </w:r>
      <w:proofErr w:type="spellEnd"/>
      <w:r w:rsidRPr="000C23B0">
        <w:t xml:space="preserve"> = TIM_OCMode_PWM1;           // 选择PWM模式1</w:t>
      </w:r>
    </w:p>
    <w:p w14:paraId="2EAFB68F" w14:textId="77777777" w:rsidR="00412FAB" w:rsidRPr="000C23B0" w:rsidRDefault="00412FAB">
      <w:pPr>
        <w:numPr>
          <w:ilvl w:val="0"/>
          <w:numId w:val="234"/>
        </w:numPr>
        <w:tabs>
          <w:tab w:val="clear" w:pos="720"/>
        </w:tabs>
      </w:pPr>
      <w:proofErr w:type="spellStart"/>
      <w:r w:rsidRPr="000C23B0">
        <w:t>TIM_OCInitStructure.TIM_OutputState</w:t>
      </w:r>
      <w:proofErr w:type="spellEnd"/>
      <w:r w:rsidRPr="000C23B0">
        <w:t xml:space="preserve"> = </w:t>
      </w:r>
      <w:proofErr w:type="spellStart"/>
      <w:r w:rsidRPr="000C23B0">
        <w:t>TIM_OutputState_Enable</w:t>
      </w:r>
      <w:proofErr w:type="spellEnd"/>
      <w:r w:rsidRPr="000C23B0">
        <w:t>; // 使能输出</w:t>
      </w:r>
    </w:p>
    <w:p w14:paraId="25FB5AC7" w14:textId="77777777" w:rsidR="00412FAB" w:rsidRPr="000C23B0" w:rsidRDefault="00412FAB">
      <w:pPr>
        <w:numPr>
          <w:ilvl w:val="0"/>
          <w:numId w:val="234"/>
        </w:numPr>
        <w:tabs>
          <w:tab w:val="clear" w:pos="720"/>
        </w:tabs>
      </w:pPr>
      <w:proofErr w:type="spellStart"/>
      <w:r w:rsidRPr="000C23B0">
        <w:t>TIM_OCInitStructure.TIM_Pulse</w:t>
      </w:r>
      <w:proofErr w:type="spellEnd"/>
      <w:r w:rsidRPr="000C23B0">
        <w:t xml:space="preserve"> = 1000;                        // 占空比 (写入CCR1)</w:t>
      </w:r>
    </w:p>
    <w:p w14:paraId="36D63B11" w14:textId="77777777" w:rsidR="00412FAB" w:rsidRPr="000C23B0" w:rsidRDefault="00412FAB">
      <w:pPr>
        <w:numPr>
          <w:ilvl w:val="0"/>
          <w:numId w:val="234"/>
        </w:numPr>
        <w:tabs>
          <w:tab w:val="clear" w:pos="720"/>
        </w:tabs>
      </w:pPr>
      <w:proofErr w:type="spellStart"/>
      <w:r w:rsidRPr="000C23B0">
        <w:t>TIM_OCInitStructure.TIM_OCPolarity</w:t>
      </w:r>
      <w:proofErr w:type="spellEnd"/>
      <w:r w:rsidRPr="000C23B0">
        <w:t xml:space="preserve"> = </w:t>
      </w:r>
      <w:proofErr w:type="spellStart"/>
      <w:r w:rsidRPr="000C23B0">
        <w:t>TIM_OCPolarity_High</w:t>
      </w:r>
      <w:proofErr w:type="spellEnd"/>
      <w:r w:rsidRPr="000C23B0">
        <w:t>;    // 高电平有效</w:t>
      </w:r>
    </w:p>
    <w:p w14:paraId="53A4CC8C" w14:textId="77777777" w:rsidR="00412FAB" w:rsidRPr="000C23B0" w:rsidRDefault="00412FAB">
      <w:pPr>
        <w:numPr>
          <w:ilvl w:val="0"/>
          <w:numId w:val="234"/>
        </w:numPr>
      </w:pPr>
      <w:r w:rsidRPr="000C23B0">
        <w:rPr>
          <w:b/>
          <w:bCs/>
        </w:rPr>
        <w:t>调用初始化函数</w:t>
      </w:r>
    </w:p>
    <w:p w14:paraId="7447FABC" w14:textId="77777777" w:rsidR="00412FAB" w:rsidRPr="000C23B0" w:rsidRDefault="00412FAB">
      <w:pPr>
        <w:numPr>
          <w:ilvl w:val="0"/>
          <w:numId w:val="234"/>
        </w:numPr>
        <w:tabs>
          <w:tab w:val="clear" w:pos="720"/>
        </w:tabs>
      </w:pPr>
      <w:r w:rsidRPr="000C23B0">
        <w:t>TIM_OC1Init(TIM2, &amp;</w:t>
      </w:r>
      <w:proofErr w:type="spellStart"/>
      <w:r w:rsidRPr="000C23B0">
        <w:t>TIM_OCInitStructure</w:t>
      </w:r>
      <w:proofErr w:type="spellEnd"/>
      <w:r w:rsidRPr="000C23B0">
        <w:t>); // 配置 TIM2 通道1</w:t>
      </w:r>
    </w:p>
    <w:p w14:paraId="086B0360" w14:textId="77777777" w:rsidR="00412FAB" w:rsidRPr="000C23B0" w:rsidRDefault="00412FAB">
      <w:pPr>
        <w:numPr>
          <w:ilvl w:val="0"/>
          <w:numId w:val="234"/>
        </w:numPr>
      </w:pPr>
      <w:r w:rsidRPr="000C23B0">
        <w:rPr>
          <w:b/>
          <w:bCs/>
        </w:rPr>
        <w:t>开启定时器</w:t>
      </w:r>
    </w:p>
    <w:p w14:paraId="0C6D1DC5" w14:textId="77777777" w:rsidR="00412FAB" w:rsidRPr="000C23B0" w:rsidRDefault="00412FAB">
      <w:pPr>
        <w:numPr>
          <w:ilvl w:val="0"/>
          <w:numId w:val="234"/>
        </w:numPr>
        <w:tabs>
          <w:tab w:val="clear" w:pos="720"/>
        </w:tabs>
      </w:pPr>
      <w:r w:rsidRPr="000C23B0">
        <w:t>TIM_</w:t>
      </w:r>
      <w:proofErr w:type="gramStart"/>
      <w:r w:rsidRPr="000C23B0">
        <w:t>Cmd(</w:t>
      </w:r>
      <w:proofErr w:type="gramEnd"/>
      <w:r w:rsidRPr="000C23B0">
        <w:t>TIM2, ENABLE);</w:t>
      </w:r>
    </w:p>
    <w:p w14:paraId="511BC244" w14:textId="77777777" w:rsidR="00412FAB" w:rsidRPr="000C23B0" w:rsidRDefault="00000000" w:rsidP="00412FAB">
      <w:r>
        <w:pict w14:anchorId="74858C11">
          <v:rect id="_x0000_i1412" style="width:0;height:1.5pt" o:hralign="center" o:hrstd="t" o:hr="t" fillcolor="#a0a0a0" stroked="f"/>
        </w:pict>
      </w:r>
    </w:p>
    <w:p w14:paraId="30F89148" w14:textId="77777777" w:rsidR="00412FAB" w:rsidRPr="000C23B0" w:rsidRDefault="00412FAB" w:rsidP="00412FAB">
      <w:pPr>
        <w:pStyle w:val="3"/>
      </w:pPr>
      <w:r w:rsidRPr="000C23B0">
        <w:t>4. 总结</w:t>
      </w:r>
    </w:p>
    <w:p w14:paraId="4AEA442F" w14:textId="77777777" w:rsidR="00412FAB" w:rsidRPr="000C23B0" w:rsidRDefault="00412FAB">
      <w:pPr>
        <w:numPr>
          <w:ilvl w:val="0"/>
          <w:numId w:val="235"/>
        </w:numPr>
      </w:pPr>
      <w:r w:rsidRPr="000C23B0">
        <w:t xml:space="preserve">TIM_OC1Init() 是专门给 </w:t>
      </w:r>
      <w:r w:rsidRPr="00C3422B">
        <w:rPr>
          <w:b/>
          <w:bCs/>
          <w:color w:val="EE0000"/>
        </w:rPr>
        <w:t>通道 1</w:t>
      </w:r>
      <w:r w:rsidRPr="000C23B0">
        <w:t xml:space="preserve"> 用的初始化函数。</w:t>
      </w:r>
    </w:p>
    <w:p w14:paraId="18468E6D" w14:textId="77777777" w:rsidR="00412FAB" w:rsidRPr="000C23B0" w:rsidRDefault="00412FAB">
      <w:pPr>
        <w:numPr>
          <w:ilvl w:val="0"/>
          <w:numId w:val="235"/>
        </w:numPr>
      </w:pPr>
      <w:r w:rsidRPr="000C23B0">
        <w:t>还有类似的函数：</w:t>
      </w:r>
    </w:p>
    <w:p w14:paraId="65D2ACC9" w14:textId="77777777" w:rsidR="00412FAB" w:rsidRPr="000C23B0" w:rsidRDefault="00412FAB">
      <w:pPr>
        <w:numPr>
          <w:ilvl w:val="1"/>
          <w:numId w:val="235"/>
        </w:numPr>
      </w:pPr>
      <w:r w:rsidRPr="000C23B0">
        <w:t>TIM_OC2Init() → 配置通道 2</w:t>
      </w:r>
    </w:p>
    <w:p w14:paraId="5E3B75E8" w14:textId="77777777" w:rsidR="00412FAB" w:rsidRPr="000C23B0" w:rsidRDefault="00412FAB">
      <w:pPr>
        <w:numPr>
          <w:ilvl w:val="1"/>
          <w:numId w:val="235"/>
        </w:numPr>
      </w:pPr>
      <w:r w:rsidRPr="000C23B0">
        <w:t>TIM_OC3Init() → 配置通道 3</w:t>
      </w:r>
    </w:p>
    <w:p w14:paraId="2A272BC9" w14:textId="77777777" w:rsidR="00412FAB" w:rsidRPr="000C23B0" w:rsidRDefault="00412FAB">
      <w:pPr>
        <w:numPr>
          <w:ilvl w:val="1"/>
          <w:numId w:val="235"/>
        </w:numPr>
      </w:pPr>
      <w:r w:rsidRPr="000C23B0">
        <w:t>TIM_OC4Init() → 配置通道 4</w:t>
      </w:r>
    </w:p>
    <w:p w14:paraId="3BC78414" w14:textId="77777777" w:rsidR="00412FAB" w:rsidRPr="000C23B0" w:rsidRDefault="00412FAB">
      <w:pPr>
        <w:numPr>
          <w:ilvl w:val="0"/>
          <w:numId w:val="235"/>
        </w:numPr>
      </w:pPr>
      <w:r w:rsidRPr="000C23B0">
        <w:t xml:space="preserve">本质上，它就是把 </w:t>
      </w:r>
      <w:proofErr w:type="spellStart"/>
      <w:r w:rsidRPr="000C23B0">
        <w:t>TIM_OCInitTypeDef</w:t>
      </w:r>
      <w:proofErr w:type="spellEnd"/>
      <w:r w:rsidRPr="000C23B0">
        <w:t xml:space="preserve"> 里的参数写进定时器的 </w:t>
      </w:r>
      <w:r w:rsidRPr="000C23B0">
        <w:rPr>
          <w:b/>
          <w:bCs/>
        </w:rPr>
        <w:t>CCMR、</w:t>
      </w:r>
      <w:r w:rsidRPr="000C23B0">
        <w:rPr>
          <w:b/>
          <w:bCs/>
        </w:rPr>
        <w:lastRenderedPageBreak/>
        <w:t>CCER、CCR1 等寄存器</w:t>
      </w:r>
      <w:r w:rsidRPr="000C23B0">
        <w:t>。</w:t>
      </w:r>
    </w:p>
    <w:p w14:paraId="6CCF99FF" w14:textId="366B4933" w:rsidR="005B68DD" w:rsidRDefault="005B68DD" w:rsidP="005B68DD">
      <w:pPr>
        <w:pStyle w:val="2"/>
      </w:pPr>
      <w:r w:rsidRPr="000F2A03">
        <w:t>TIM_OC</w:t>
      </w:r>
      <w:r>
        <w:rPr>
          <w:rFonts w:hint="eastAsia"/>
        </w:rPr>
        <w:t>2</w:t>
      </w:r>
      <w:r w:rsidRPr="000F2A03">
        <w:t>Init</w:t>
      </w:r>
      <w:r>
        <w:rPr>
          <w:rFonts w:hint="eastAsia"/>
        </w:rPr>
        <w:t>()</w:t>
      </w:r>
      <w:r>
        <w:br/>
      </w:r>
      <w:r w:rsidRPr="000C23B0">
        <w:t>初始化定时器输出比较通道</w:t>
      </w:r>
      <w:r>
        <w:rPr>
          <w:rFonts w:hint="eastAsia"/>
        </w:rPr>
        <w:t>2</w:t>
      </w:r>
      <w:proofErr w:type="gramStart"/>
      <w:r w:rsidR="00214901">
        <w:rPr>
          <w:rFonts w:hint="eastAsia"/>
        </w:rPr>
        <w:t>(</w:t>
      </w:r>
      <w:r>
        <w:rPr>
          <w:rFonts w:hint="eastAsia"/>
        </w:rPr>
        <w:t>对应的是</w:t>
      </w:r>
      <w:r w:rsidRPr="00614052">
        <w:rPr>
          <w:rFonts w:hint="eastAsia"/>
          <w:color w:val="EE0000"/>
        </w:rPr>
        <w:t>通道几</w:t>
      </w:r>
      <w:r>
        <w:rPr>
          <w:rFonts w:hint="eastAsia"/>
        </w:rPr>
        <w:t>不是定时器几)</w:t>
      </w:r>
      <w:proofErr w:type="gramEnd"/>
    </w:p>
    <w:p w14:paraId="140471A0" w14:textId="256EABD3" w:rsidR="005B68DD" w:rsidRDefault="005B68DD" w:rsidP="005B68DD">
      <w:pPr>
        <w:pStyle w:val="2"/>
      </w:pPr>
      <w:r w:rsidRPr="000F2A03">
        <w:t>TIM_OC</w:t>
      </w:r>
      <w:r>
        <w:rPr>
          <w:rFonts w:hint="eastAsia"/>
        </w:rPr>
        <w:t>3</w:t>
      </w:r>
      <w:r w:rsidRPr="000F2A03">
        <w:t>Init</w:t>
      </w:r>
      <w:r>
        <w:rPr>
          <w:rFonts w:hint="eastAsia"/>
        </w:rPr>
        <w:t>()</w:t>
      </w:r>
      <w:r>
        <w:br/>
      </w:r>
      <w:r w:rsidRPr="000C23B0">
        <w:t>初始化定时器输出比较通道</w:t>
      </w:r>
      <w:r w:rsidR="009F7081">
        <w:rPr>
          <w:rFonts w:hint="eastAsia"/>
        </w:rPr>
        <w:t>3</w:t>
      </w:r>
      <w:proofErr w:type="gramStart"/>
      <w:r>
        <w:rPr>
          <w:rFonts w:hint="eastAsia"/>
        </w:rPr>
        <w:t>(对应的是</w:t>
      </w:r>
      <w:r w:rsidRPr="00614052">
        <w:rPr>
          <w:rFonts w:hint="eastAsia"/>
          <w:color w:val="EE0000"/>
        </w:rPr>
        <w:t>通道几</w:t>
      </w:r>
      <w:r>
        <w:rPr>
          <w:rFonts w:hint="eastAsia"/>
        </w:rPr>
        <w:t>不是定时器几)</w:t>
      </w:r>
      <w:proofErr w:type="gramEnd"/>
    </w:p>
    <w:p w14:paraId="1BD0A34C" w14:textId="5F7F4606" w:rsidR="005B68DD" w:rsidRDefault="005B68DD" w:rsidP="005B68DD">
      <w:pPr>
        <w:pStyle w:val="2"/>
      </w:pPr>
      <w:r w:rsidRPr="000F2A03">
        <w:t>TIM_OC</w:t>
      </w:r>
      <w:r w:rsidR="009F7081">
        <w:rPr>
          <w:rFonts w:hint="eastAsia"/>
        </w:rPr>
        <w:t>4</w:t>
      </w:r>
      <w:r w:rsidRPr="000F2A03">
        <w:t>Init</w:t>
      </w:r>
      <w:r>
        <w:rPr>
          <w:rFonts w:hint="eastAsia"/>
        </w:rPr>
        <w:t>()</w:t>
      </w:r>
      <w:r>
        <w:br/>
      </w:r>
      <w:r w:rsidRPr="000C23B0">
        <w:t>初始化定时器输出比较通道</w:t>
      </w:r>
      <w:r w:rsidR="0065321E">
        <w:rPr>
          <w:rFonts w:hint="eastAsia"/>
        </w:rPr>
        <w:t>4</w:t>
      </w:r>
      <w:proofErr w:type="gramStart"/>
      <w:r w:rsidR="00C53D57">
        <w:rPr>
          <w:rFonts w:hint="eastAsia"/>
        </w:rPr>
        <w:t>(</w:t>
      </w:r>
      <w:r>
        <w:rPr>
          <w:rFonts w:hint="eastAsia"/>
        </w:rPr>
        <w:t>对应的是</w:t>
      </w:r>
      <w:r w:rsidRPr="00614052">
        <w:rPr>
          <w:rFonts w:hint="eastAsia"/>
          <w:color w:val="EE0000"/>
        </w:rPr>
        <w:t>通道几</w:t>
      </w:r>
      <w:r>
        <w:rPr>
          <w:rFonts w:hint="eastAsia"/>
        </w:rPr>
        <w:t>不是定时器几)</w:t>
      </w:r>
      <w:proofErr w:type="gramEnd"/>
    </w:p>
    <w:p w14:paraId="7022C6BC" w14:textId="77777777" w:rsidR="00412FAB" w:rsidRDefault="00412FAB" w:rsidP="00412FAB">
      <w:pPr>
        <w:pStyle w:val="2"/>
      </w:pPr>
      <w:proofErr w:type="spellStart"/>
      <w:r w:rsidRPr="001C45B0">
        <w:t>TIM_OCStructInit</w:t>
      </w:r>
      <w:proofErr w:type="spellEnd"/>
      <w:r>
        <w:rPr>
          <w:rFonts w:hint="eastAsia"/>
        </w:rPr>
        <w:t>()</w:t>
      </w:r>
      <w:r>
        <w:br/>
      </w:r>
      <w:r w:rsidRPr="00507CDE">
        <w:t xml:space="preserve">给 </w:t>
      </w:r>
      <w:proofErr w:type="spellStart"/>
      <w:r w:rsidRPr="00507CDE">
        <w:t>TIM_OCInitTypeDef</w:t>
      </w:r>
      <w:proofErr w:type="spellEnd"/>
      <w:r w:rsidRPr="00507CDE">
        <w:t xml:space="preserve"> 结构体赋默认值</w:t>
      </w:r>
    </w:p>
    <w:p w14:paraId="012F017A" w14:textId="77777777" w:rsidR="00412FAB" w:rsidRPr="00507CDE" w:rsidRDefault="00412FAB" w:rsidP="00412FAB">
      <w:r w:rsidRPr="00507CDE">
        <w:t>你问的这个函数</w:t>
      </w:r>
    </w:p>
    <w:p w14:paraId="03585D72" w14:textId="77777777" w:rsidR="00412FAB" w:rsidRPr="00507CDE" w:rsidRDefault="00412FAB" w:rsidP="00412FAB">
      <w:r w:rsidRPr="00507CDE">
        <w:t xml:space="preserve">void </w:t>
      </w:r>
      <w:proofErr w:type="spellStart"/>
      <w:r w:rsidRPr="00507CDE">
        <w:t>TIM_</w:t>
      </w:r>
      <w:proofErr w:type="gramStart"/>
      <w:r w:rsidRPr="00507CDE">
        <w:t>OCStructInit</w:t>
      </w:r>
      <w:proofErr w:type="spellEnd"/>
      <w:r w:rsidRPr="00507CDE">
        <w:t>(</w:t>
      </w:r>
      <w:proofErr w:type="spellStart"/>
      <w:proofErr w:type="gramEnd"/>
      <w:r w:rsidRPr="00507CDE">
        <w:t>TIM_OCInitTypeDef</w:t>
      </w:r>
      <w:proofErr w:type="spellEnd"/>
      <w:r w:rsidRPr="00507CDE">
        <w:t xml:space="preserve">* </w:t>
      </w:r>
      <w:proofErr w:type="spellStart"/>
      <w:r w:rsidRPr="00507CDE">
        <w:t>TIM_OCInitStruct</w:t>
      </w:r>
      <w:proofErr w:type="spellEnd"/>
      <w:r w:rsidRPr="00507CDE">
        <w:t>);</w:t>
      </w:r>
    </w:p>
    <w:p w14:paraId="700593C3" w14:textId="77777777" w:rsidR="00412FAB" w:rsidRPr="00507CDE" w:rsidRDefault="00412FAB" w:rsidP="00412FAB">
      <w:r w:rsidRPr="00507CDE">
        <w:t xml:space="preserve">是 </w:t>
      </w:r>
      <w:r w:rsidRPr="00507CDE">
        <w:rPr>
          <w:b/>
          <w:bCs/>
        </w:rPr>
        <w:t>标准外设库（</w:t>
      </w:r>
      <w:proofErr w:type="spellStart"/>
      <w:r w:rsidRPr="00507CDE">
        <w:rPr>
          <w:b/>
          <w:bCs/>
        </w:rPr>
        <w:t>StdPeriph</w:t>
      </w:r>
      <w:proofErr w:type="spellEnd"/>
      <w:r w:rsidRPr="00507CDE">
        <w:rPr>
          <w:b/>
          <w:bCs/>
        </w:rPr>
        <w:t xml:space="preserve"> Lib）</w:t>
      </w:r>
      <w:r w:rsidRPr="00507CDE">
        <w:t xml:space="preserve"> 里用来</w:t>
      </w:r>
      <w:r w:rsidRPr="00507CDE">
        <w:rPr>
          <w:b/>
          <w:bCs/>
        </w:rPr>
        <w:t xml:space="preserve">给 </w:t>
      </w:r>
      <w:proofErr w:type="spellStart"/>
      <w:r w:rsidRPr="00507CDE">
        <w:rPr>
          <w:b/>
          <w:bCs/>
        </w:rPr>
        <w:t>TIM_OCInitTypeDef</w:t>
      </w:r>
      <w:proofErr w:type="spellEnd"/>
      <w:r w:rsidRPr="00507CDE">
        <w:rPr>
          <w:b/>
          <w:bCs/>
        </w:rPr>
        <w:t xml:space="preserve"> 结构体</w:t>
      </w:r>
      <w:r w:rsidRPr="00507CDE">
        <w:rPr>
          <w:b/>
          <w:bCs/>
          <w:color w:val="EE0000"/>
        </w:rPr>
        <w:t>赋默认值</w:t>
      </w:r>
      <w:r w:rsidRPr="00507CDE">
        <w:t>的函数。</w:t>
      </w:r>
    </w:p>
    <w:p w14:paraId="210291C4" w14:textId="77777777" w:rsidR="00412FAB" w:rsidRPr="00507CDE" w:rsidRDefault="00412FAB" w:rsidP="00412FAB">
      <w:r w:rsidRPr="00507CDE">
        <w:t>它的主要作用是：</w:t>
      </w:r>
      <w:r w:rsidRPr="00507CDE">
        <w:br/>
      </w:r>
      <w:proofErr w:type="gramStart"/>
      <w:r w:rsidRPr="00507CDE">
        <w:rPr>
          <w:rFonts w:ascii="Segoe UI Emoji" w:hAnsi="Segoe UI Emoji" w:cs="Segoe UI Emoji"/>
        </w:rPr>
        <w:t>👉</w:t>
      </w:r>
      <w:r w:rsidRPr="00507CDE">
        <w:t xml:space="preserve"> 在</w:t>
      </w:r>
      <w:proofErr w:type="gramEnd"/>
      <w:r w:rsidRPr="00507CDE">
        <w:t xml:space="preserve">你配置 </w:t>
      </w:r>
      <w:proofErr w:type="spellStart"/>
      <w:r w:rsidRPr="00507CDE">
        <w:t>TIM_OCInitTypeDef</w:t>
      </w:r>
      <w:proofErr w:type="spellEnd"/>
      <w:r w:rsidRPr="00507CDE">
        <w:t xml:space="preserve"> 前，先把结构体</w:t>
      </w:r>
      <w:r w:rsidRPr="00507CDE">
        <w:rPr>
          <w:color w:val="EE0000"/>
        </w:rPr>
        <w:t>清理为一组“安全的默认值”</w:t>
      </w:r>
      <w:r w:rsidRPr="00507CDE">
        <w:t>，避免里面有</w:t>
      </w:r>
      <w:r w:rsidRPr="00507CDE">
        <w:rPr>
          <w:color w:val="EE0000"/>
        </w:rPr>
        <w:t>随机值导致初始化寄存器时出错</w:t>
      </w:r>
      <w:r w:rsidRPr="00507CDE">
        <w:t>。</w:t>
      </w:r>
    </w:p>
    <w:p w14:paraId="7A9ED268" w14:textId="77777777" w:rsidR="00412FAB" w:rsidRPr="00507CDE" w:rsidRDefault="00000000" w:rsidP="00412FAB">
      <w:r>
        <w:pict w14:anchorId="425B6D66">
          <v:rect id="_x0000_i1413" style="width:0;height:1.5pt" o:hralign="center" o:hrstd="t" o:hr="t" fillcolor="#a0a0a0" stroked="f"/>
        </w:pict>
      </w:r>
    </w:p>
    <w:p w14:paraId="39FAE78D" w14:textId="77777777" w:rsidR="00412FAB" w:rsidRPr="00507CDE" w:rsidRDefault="00412FAB" w:rsidP="00412FAB">
      <w:pPr>
        <w:pStyle w:val="3"/>
      </w:pPr>
      <w:r w:rsidRPr="00507CDE">
        <w:t>1. 函数原型</w:t>
      </w:r>
    </w:p>
    <w:p w14:paraId="6991EB28" w14:textId="77777777" w:rsidR="00412FAB" w:rsidRPr="00507CDE" w:rsidRDefault="00412FAB" w:rsidP="00412FAB">
      <w:r w:rsidRPr="00507CDE">
        <w:t xml:space="preserve">void </w:t>
      </w:r>
      <w:proofErr w:type="spellStart"/>
      <w:r w:rsidRPr="00507CDE">
        <w:t>TIM_</w:t>
      </w:r>
      <w:proofErr w:type="gramStart"/>
      <w:r w:rsidRPr="00507CDE">
        <w:t>OCStructInit</w:t>
      </w:r>
      <w:proofErr w:type="spellEnd"/>
      <w:r w:rsidRPr="00507CDE">
        <w:t>(</w:t>
      </w:r>
      <w:proofErr w:type="spellStart"/>
      <w:proofErr w:type="gramEnd"/>
      <w:r w:rsidRPr="00507CDE">
        <w:t>TIM_OCInitTypeDef</w:t>
      </w:r>
      <w:proofErr w:type="spellEnd"/>
      <w:r w:rsidRPr="00507CDE">
        <w:t xml:space="preserve">* </w:t>
      </w:r>
      <w:proofErr w:type="spellStart"/>
      <w:r w:rsidRPr="00507CDE">
        <w:t>TIM_OCInitStruct</w:t>
      </w:r>
      <w:proofErr w:type="spellEnd"/>
      <w:r w:rsidRPr="00507CDE">
        <w:t>);</w:t>
      </w:r>
    </w:p>
    <w:p w14:paraId="1DF73CB1" w14:textId="77777777" w:rsidR="00412FAB" w:rsidRPr="00507CDE" w:rsidRDefault="00412FAB">
      <w:pPr>
        <w:numPr>
          <w:ilvl w:val="0"/>
          <w:numId w:val="236"/>
        </w:numPr>
      </w:pPr>
      <w:r w:rsidRPr="00507CDE">
        <w:rPr>
          <w:b/>
          <w:bCs/>
        </w:rPr>
        <w:t>参数</w:t>
      </w:r>
      <w:r w:rsidRPr="00507CDE">
        <w:t>：</w:t>
      </w:r>
      <w:r w:rsidRPr="00507CDE">
        <w:br/>
      </w:r>
      <w:proofErr w:type="spellStart"/>
      <w:r w:rsidRPr="00507CDE">
        <w:t>TIM_OCInitStruct</w:t>
      </w:r>
      <w:proofErr w:type="spellEnd"/>
      <w:r w:rsidRPr="00507CDE">
        <w:t xml:space="preserve"> → 指向一个 </w:t>
      </w:r>
      <w:proofErr w:type="spellStart"/>
      <w:r w:rsidRPr="00507CDE">
        <w:rPr>
          <w:color w:val="EE0000"/>
        </w:rPr>
        <w:t>TIM_OCInitTypeDef</w:t>
      </w:r>
      <w:proofErr w:type="spellEnd"/>
      <w:r w:rsidRPr="00507CDE">
        <w:rPr>
          <w:color w:val="EE0000"/>
        </w:rPr>
        <w:t xml:space="preserve"> 类型的结构体</w:t>
      </w:r>
      <w:r w:rsidRPr="00507CDE">
        <w:t>。</w:t>
      </w:r>
    </w:p>
    <w:p w14:paraId="30E02001" w14:textId="77777777" w:rsidR="00412FAB" w:rsidRPr="00507CDE" w:rsidRDefault="00412FAB">
      <w:pPr>
        <w:numPr>
          <w:ilvl w:val="0"/>
          <w:numId w:val="236"/>
        </w:numPr>
      </w:pPr>
      <w:r w:rsidRPr="00507CDE">
        <w:rPr>
          <w:b/>
          <w:bCs/>
        </w:rPr>
        <w:lastRenderedPageBreak/>
        <w:t>返回值</w:t>
      </w:r>
      <w:r w:rsidRPr="00507CDE">
        <w:t>：</w:t>
      </w:r>
      <w:r w:rsidRPr="00507CDE">
        <w:br/>
        <w:t>无。</w:t>
      </w:r>
    </w:p>
    <w:p w14:paraId="213887B4" w14:textId="77777777" w:rsidR="00412FAB" w:rsidRPr="00507CDE" w:rsidRDefault="00000000" w:rsidP="00412FAB">
      <w:r>
        <w:pict w14:anchorId="4880BA65">
          <v:rect id="_x0000_i1414" style="width:0;height:1.5pt" o:hralign="center" o:hrstd="t" o:hr="t" fillcolor="#a0a0a0" stroked="f"/>
        </w:pict>
      </w:r>
    </w:p>
    <w:p w14:paraId="10BAC6DB" w14:textId="77777777" w:rsidR="00412FAB" w:rsidRPr="00507CDE" w:rsidRDefault="00412FAB" w:rsidP="00412FAB">
      <w:pPr>
        <w:pStyle w:val="3"/>
      </w:pPr>
      <w:r w:rsidRPr="00507CDE">
        <w:t>2. 内部实现（标准库源码）</w:t>
      </w:r>
    </w:p>
    <w:p w14:paraId="686B7774" w14:textId="77777777" w:rsidR="00412FAB" w:rsidRPr="00507CDE" w:rsidRDefault="00412FAB" w:rsidP="00412FAB">
      <w:r w:rsidRPr="00507CDE">
        <w:t>在 stm32f10x_tim.c 里，它大概是这样的（你可以对照看）：</w:t>
      </w:r>
    </w:p>
    <w:p w14:paraId="7DD28A4F" w14:textId="77777777" w:rsidR="00412FAB" w:rsidRPr="00507CDE" w:rsidRDefault="00412FAB" w:rsidP="00412FAB">
      <w:r w:rsidRPr="00507CDE">
        <w:t xml:space="preserve">void </w:t>
      </w:r>
      <w:proofErr w:type="spellStart"/>
      <w:r w:rsidRPr="00507CDE">
        <w:t>TIM_</w:t>
      </w:r>
      <w:proofErr w:type="gramStart"/>
      <w:r w:rsidRPr="00507CDE">
        <w:t>OCStructInit</w:t>
      </w:r>
      <w:proofErr w:type="spellEnd"/>
      <w:r w:rsidRPr="00507CDE">
        <w:t>(</w:t>
      </w:r>
      <w:proofErr w:type="spellStart"/>
      <w:proofErr w:type="gramEnd"/>
      <w:r w:rsidRPr="00507CDE">
        <w:t>TIM_OCInitTypeDef</w:t>
      </w:r>
      <w:proofErr w:type="spellEnd"/>
      <w:r w:rsidRPr="00507CDE">
        <w:t xml:space="preserve">* </w:t>
      </w:r>
      <w:proofErr w:type="spellStart"/>
      <w:r w:rsidRPr="00507CDE">
        <w:t>TIM_OCInitStruct</w:t>
      </w:r>
      <w:proofErr w:type="spellEnd"/>
      <w:r w:rsidRPr="00507CDE">
        <w:t>)</w:t>
      </w:r>
    </w:p>
    <w:p w14:paraId="1110EB7E" w14:textId="77777777" w:rsidR="00412FAB" w:rsidRPr="00507CDE" w:rsidRDefault="00412FAB" w:rsidP="00412FAB">
      <w:r w:rsidRPr="00507CDE">
        <w:t>{</w:t>
      </w:r>
    </w:p>
    <w:p w14:paraId="5126FEBD" w14:textId="77777777" w:rsidR="00412FAB" w:rsidRPr="00507CDE" w:rsidRDefault="00412FAB" w:rsidP="00412FAB">
      <w:r w:rsidRPr="00507CDE">
        <w:t xml:space="preserve">  /* Set the default configuration */</w:t>
      </w:r>
    </w:p>
    <w:p w14:paraId="60077AD1" w14:textId="77777777" w:rsidR="00412FAB" w:rsidRPr="00507CDE" w:rsidRDefault="00412FAB" w:rsidP="00412FAB">
      <w:r w:rsidRPr="00507CDE">
        <w:t xml:space="preserve">  </w:t>
      </w:r>
      <w:proofErr w:type="spellStart"/>
      <w:r w:rsidRPr="00507CDE">
        <w:t>TIM_OCInitStruct</w:t>
      </w:r>
      <w:proofErr w:type="spellEnd"/>
      <w:r w:rsidRPr="00507CDE">
        <w:t>-&gt;</w:t>
      </w:r>
      <w:proofErr w:type="spellStart"/>
      <w:r w:rsidRPr="00507CDE">
        <w:t>TIM_OCMode</w:t>
      </w:r>
      <w:proofErr w:type="spellEnd"/>
      <w:r w:rsidRPr="00507CDE">
        <w:t xml:space="preserve"> = </w:t>
      </w:r>
      <w:proofErr w:type="spellStart"/>
      <w:r w:rsidRPr="00507CDE">
        <w:t>TIM_OCMode_Timing</w:t>
      </w:r>
      <w:proofErr w:type="spellEnd"/>
      <w:r w:rsidRPr="00507CDE">
        <w:t>;                 // 默认是定时比较模式，不输出波形</w:t>
      </w:r>
    </w:p>
    <w:p w14:paraId="19FF7BD2" w14:textId="77777777" w:rsidR="00412FAB" w:rsidRPr="00507CDE" w:rsidRDefault="00412FAB" w:rsidP="00412FAB">
      <w:r w:rsidRPr="00507CDE">
        <w:t xml:space="preserve">  </w:t>
      </w:r>
      <w:proofErr w:type="spellStart"/>
      <w:r w:rsidRPr="00507CDE">
        <w:t>TIM_OCInitStruct</w:t>
      </w:r>
      <w:proofErr w:type="spellEnd"/>
      <w:r w:rsidRPr="00507CDE">
        <w:t>-&gt;</w:t>
      </w:r>
      <w:proofErr w:type="spellStart"/>
      <w:r w:rsidRPr="00507CDE">
        <w:t>TIM_OutputState</w:t>
      </w:r>
      <w:proofErr w:type="spellEnd"/>
      <w:r w:rsidRPr="00507CDE">
        <w:t xml:space="preserve"> = </w:t>
      </w:r>
      <w:proofErr w:type="spellStart"/>
      <w:r w:rsidRPr="00507CDE">
        <w:t>TIM_OutputState_Disable</w:t>
      </w:r>
      <w:proofErr w:type="spellEnd"/>
      <w:r w:rsidRPr="00507CDE">
        <w:t>;      // 默认不使能输出</w:t>
      </w:r>
    </w:p>
    <w:p w14:paraId="793DDD3C" w14:textId="77777777" w:rsidR="00412FAB" w:rsidRPr="00507CDE" w:rsidRDefault="00412FAB" w:rsidP="00412FAB">
      <w:r w:rsidRPr="00507CDE">
        <w:t xml:space="preserve">  </w:t>
      </w:r>
      <w:proofErr w:type="spellStart"/>
      <w:r w:rsidRPr="00507CDE">
        <w:t>TIM_OCInitStruct</w:t>
      </w:r>
      <w:proofErr w:type="spellEnd"/>
      <w:r w:rsidRPr="00507CDE">
        <w:t>-&gt;</w:t>
      </w:r>
      <w:proofErr w:type="spellStart"/>
      <w:r w:rsidRPr="00507CDE">
        <w:t>TIM_OutputNState</w:t>
      </w:r>
      <w:proofErr w:type="spellEnd"/>
      <w:r w:rsidRPr="00507CDE">
        <w:t xml:space="preserve"> = </w:t>
      </w:r>
      <w:proofErr w:type="spellStart"/>
      <w:r w:rsidRPr="00507CDE">
        <w:t>TIM_OutputNState_Disable</w:t>
      </w:r>
      <w:proofErr w:type="spellEnd"/>
      <w:r w:rsidRPr="00507CDE">
        <w:t>;    // 默认不使能互补输出</w:t>
      </w:r>
    </w:p>
    <w:p w14:paraId="555D3E9B" w14:textId="77777777" w:rsidR="00412FAB" w:rsidRPr="00507CDE" w:rsidRDefault="00412FAB" w:rsidP="00412FAB">
      <w:r w:rsidRPr="00507CDE">
        <w:t xml:space="preserve">  </w:t>
      </w:r>
      <w:proofErr w:type="spellStart"/>
      <w:r w:rsidRPr="00507CDE">
        <w:t>TIM_OCInitStruct</w:t>
      </w:r>
      <w:proofErr w:type="spellEnd"/>
      <w:r w:rsidRPr="00507CDE">
        <w:t>-&gt;</w:t>
      </w:r>
      <w:proofErr w:type="spellStart"/>
      <w:r w:rsidRPr="00507CDE">
        <w:t>TIM_Pulse</w:t>
      </w:r>
      <w:proofErr w:type="spellEnd"/>
      <w:r w:rsidRPr="00507CDE">
        <w:t xml:space="preserve"> = 0x0000;                             // 默认比较值 = 0</w:t>
      </w:r>
    </w:p>
    <w:p w14:paraId="7537AB3A" w14:textId="77777777" w:rsidR="00412FAB" w:rsidRPr="00507CDE" w:rsidRDefault="00412FAB" w:rsidP="00412FAB">
      <w:r w:rsidRPr="00507CDE">
        <w:t xml:space="preserve">  </w:t>
      </w:r>
      <w:proofErr w:type="spellStart"/>
      <w:r w:rsidRPr="00507CDE">
        <w:t>TIM_OCInitStruct</w:t>
      </w:r>
      <w:proofErr w:type="spellEnd"/>
      <w:r w:rsidRPr="00507CDE">
        <w:t>-&gt;</w:t>
      </w:r>
      <w:proofErr w:type="spellStart"/>
      <w:r w:rsidRPr="00507CDE">
        <w:t>TIM_OCPolarity</w:t>
      </w:r>
      <w:proofErr w:type="spellEnd"/>
      <w:r w:rsidRPr="00507CDE">
        <w:t xml:space="preserve"> = </w:t>
      </w:r>
      <w:proofErr w:type="spellStart"/>
      <w:r w:rsidRPr="00507CDE">
        <w:t>TIM_OCPolarity_High</w:t>
      </w:r>
      <w:proofErr w:type="spellEnd"/>
      <w:r w:rsidRPr="00507CDE">
        <w:t>;           // 默认高电平有效</w:t>
      </w:r>
    </w:p>
    <w:p w14:paraId="73B0D7FD" w14:textId="77777777" w:rsidR="00412FAB" w:rsidRPr="00507CDE" w:rsidRDefault="00412FAB" w:rsidP="00412FAB">
      <w:r w:rsidRPr="00507CDE">
        <w:t xml:space="preserve">  </w:t>
      </w:r>
      <w:proofErr w:type="spellStart"/>
      <w:r w:rsidRPr="00507CDE">
        <w:t>TIM_OCInitStruct</w:t>
      </w:r>
      <w:proofErr w:type="spellEnd"/>
      <w:r w:rsidRPr="00507CDE">
        <w:t>-&gt;</w:t>
      </w:r>
      <w:proofErr w:type="spellStart"/>
      <w:r w:rsidRPr="00507CDE">
        <w:t>TIM_OCNPolarity</w:t>
      </w:r>
      <w:proofErr w:type="spellEnd"/>
      <w:r w:rsidRPr="00507CDE">
        <w:t xml:space="preserve"> = </w:t>
      </w:r>
      <w:proofErr w:type="spellStart"/>
      <w:r w:rsidRPr="00507CDE">
        <w:t>TIM_OCNPolarity_High</w:t>
      </w:r>
      <w:proofErr w:type="spellEnd"/>
      <w:r w:rsidRPr="00507CDE">
        <w:t>;         // 默认高电平有效</w:t>
      </w:r>
    </w:p>
    <w:p w14:paraId="625AF1EE" w14:textId="77777777" w:rsidR="00412FAB" w:rsidRPr="00507CDE" w:rsidRDefault="00412FAB" w:rsidP="00412FAB">
      <w:r w:rsidRPr="00507CDE">
        <w:t xml:space="preserve">  </w:t>
      </w:r>
      <w:proofErr w:type="spellStart"/>
      <w:r w:rsidRPr="00507CDE">
        <w:t>TIM_OCInitStruct</w:t>
      </w:r>
      <w:proofErr w:type="spellEnd"/>
      <w:r w:rsidRPr="00507CDE">
        <w:t>-&gt;</w:t>
      </w:r>
      <w:proofErr w:type="spellStart"/>
      <w:r w:rsidRPr="00507CDE">
        <w:t>TIM_OCIdleState</w:t>
      </w:r>
      <w:proofErr w:type="spellEnd"/>
      <w:r w:rsidRPr="00507CDE">
        <w:t xml:space="preserve"> = </w:t>
      </w:r>
      <w:proofErr w:type="spellStart"/>
      <w:r w:rsidRPr="00507CDE">
        <w:t>TIM_OCIdleState_Reset</w:t>
      </w:r>
      <w:proofErr w:type="spellEnd"/>
      <w:r w:rsidRPr="00507CDE">
        <w:t>;        // 默认空闲状态 = 0</w:t>
      </w:r>
    </w:p>
    <w:p w14:paraId="56001C63" w14:textId="77777777" w:rsidR="00412FAB" w:rsidRPr="00507CDE" w:rsidRDefault="00412FAB" w:rsidP="00412FAB">
      <w:r w:rsidRPr="00507CDE">
        <w:t xml:space="preserve">  </w:t>
      </w:r>
      <w:proofErr w:type="spellStart"/>
      <w:r w:rsidRPr="00507CDE">
        <w:t>TIM_OCInitStruct</w:t>
      </w:r>
      <w:proofErr w:type="spellEnd"/>
      <w:r w:rsidRPr="00507CDE">
        <w:t>-&gt;</w:t>
      </w:r>
      <w:proofErr w:type="spellStart"/>
      <w:r w:rsidRPr="00507CDE">
        <w:t>TIM_OCNIdleState</w:t>
      </w:r>
      <w:proofErr w:type="spellEnd"/>
      <w:r w:rsidRPr="00507CDE">
        <w:t xml:space="preserve"> = </w:t>
      </w:r>
      <w:proofErr w:type="spellStart"/>
      <w:r w:rsidRPr="00507CDE">
        <w:t>TIM_OCNIdleState_Reset</w:t>
      </w:r>
      <w:proofErr w:type="spellEnd"/>
      <w:r w:rsidRPr="00507CDE">
        <w:t>;      // 默认空闲状态 = 0</w:t>
      </w:r>
    </w:p>
    <w:p w14:paraId="5D4DF581" w14:textId="77777777" w:rsidR="00412FAB" w:rsidRPr="00507CDE" w:rsidRDefault="00412FAB" w:rsidP="00412FAB">
      <w:r w:rsidRPr="00507CDE">
        <w:t>}</w:t>
      </w:r>
    </w:p>
    <w:p w14:paraId="12D03327" w14:textId="77777777" w:rsidR="00412FAB" w:rsidRPr="00507CDE" w:rsidRDefault="00000000" w:rsidP="00412FAB">
      <w:r>
        <w:pict w14:anchorId="0D7B9474">
          <v:rect id="_x0000_i1415" style="width:0;height:1.5pt" o:hralign="center" o:hrstd="t" o:hr="t" fillcolor="#a0a0a0" stroked="f"/>
        </w:pict>
      </w:r>
    </w:p>
    <w:p w14:paraId="5847181D" w14:textId="77777777" w:rsidR="00412FAB" w:rsidRPr="00507CDE" w:rsidRDefault="00412FAB" w:rsidP="00412FAB">
      <w:pPr>
        <w:pStyle w:val="3"/>
      </w:pPr>
      <w:r w:rsidRPr="00507CDE">
        <w:t>3. 为什么需要这个函数？</w:t>
      </w:r>
    </w:p>
    <w:p w14:paraId="3A74EC2C" w14:textId="77777777" w:rsidR="00412FAB" w:rsidRPr="00507CDE" w:rsidRDefault="00412FAB" w:rsidP="00412FAB">
      <w:r w:rsidRPr="00507CDE">
        <w:t xml:space="preserve">因为 </w:t>
      </w:r>
      <w:proofErr w:type="spellStart"/>
      <w:r w:rsidRPr="00507CDE">
        <w:t>TIM_OCInitTypeDef</w:t>
      </w:r>
      <w:proofErr w:type="spellEnd"/>
      <w:r w:rsidRPr="00507CDE">
        <w:t xml:space="preserve"> 有很多字段：</w:t>
      </w:r>
    </w:p>
    <w:p w14:paraId="32953372" w14:textId="77777777" w:rsidR="00412FAB" w:rsidRPr="00507CDE" w:rsidRDefault="00412FAB">
      <w:pPr>
        <w:numPr>
          <w:ilvl w:val="0"/>
          <w:numId w:val="237"/>
        </w:numPr>
      </w:pPr>
      <w:r w:rsidRPr="00507CDE">
        <w:t>模式 (</w:t>
      </w:r>
      <w:proofErr w:type="spellStart"/>
      <w:r w:rsidRPr="00507CDE">
        <w:t>TIM_OCMode</w:t>
      </w:r>
      <w:proofErr w:type="spellEnd"/>
      <w:r w:rsidRPr="00507CDE">
        <w:t>)</w:t>
      </w:r>
    </w:p>
    <w:p w14:paraId="20E35FA1" w14:textId="77777777" w:rsidR="00412FAB" w:rsidRPr="00507CDE" w:rsidRDefault="00412FAB">
      <w:pPr>
        <w:numPr>
          <w:ilvl w:val="0"/>
          <w:numId w:val="237"/>
        </w:numPr>
      </w:pPr>
      <w:r w:rsidRPr="00507CDE">
        <w:lastRenderedPageBreak/>
        <w:t>输出使能 (TIM_OutputState)</w:t>
      </w:r>
    </w:p>
    <w:p w14:paraId="4DD85457" w14:textId="77777777" w:rsidR="00412FAB" w:rsidRPr="00507CDE" w:rsidRDefault="00412FAB">
      <w:pPr>
        <w:numPr>
          <w:ilvl w:val="0"/>
          <w:numId w:val="237"/>
        </w:numPr>
      </w:pPr>
      <w:r w:rsidRPr="00507CDE">
        <w:t>极性 (</w:t>
      </w:r>
      <w:proofErr w:type="spellStart"/>
      <w:r w:rsidRPr="00507CDE">
        <w:t>TIM_OCPolarity</w:t>
      </w:r>
      <w:proofErr w:type="spellEnd"/>
      <w:r w:rsidRPr="00507CDE">
        <w:t>)</w:t>
      </w:r>
    </w:p>
    <w:p w14:paraId="7F2877ED" w14:textId="77777777" w:rsidR="00412FAB" w:rsidRPr="00507CDE" w:rsidRDefault="00412FAB">
      <w:pPr>
        <w:numPr>
          <w:ilvl w:val="0"/>
          <w:numId w:val="237"/>
        </w:numPr>
      </w:pPr>
      <w:r w:rsidRPr="00507CDE">
        <w:t>比较值 (</w:t>
      </w:r>
      <w:proofErr w:type="spellStart"/>
      <w:r w:rsidRPr="00507CDE">
        <w:t>TIM_Pulse</w:t>
      </w:r>
      <w:proofErr w:type="spellEnd"/>
      <w:r w:rsidRPr="00507CDE">
        <w:t>)</w:t>
      </w:r>
    </w:p>
    <w:p w14:paraId="4E8DB5A2" w14:textId="77777777" w:rsidR="00412FAB" w:rsidRPr="00507CDE" w:rsidRDefault="00412FAB">
      <w:pPr>
        <w:numPr>
          <w:ilvl w:val="0"/>
          <w:numId w:val="237"/>
        </w:numPr>
      </w:pPr>
      <w:r w:rsidRPr="00507CDE">
        <w:t>…</w:t>
      </w:r>
    </w:p>
    <w:p w14:paraId="2D7DEF7B" w14:textId="77777777" w:rsidR="00412FAB" w:rsidRPr="00507CDE" w:rsidRDefault="00412FAB" w:rsidP="00412FAB">
      <w:r w:rsidRPr="00507CDE">
        <w:t>如果你自己定义一个结构体变量：</w:t>
      </w:r>
    </w:p>
    <w:p w14:paraId="5358FD2D" w14:textId="77777777" w:rsidR="00412FAB" w:rsidRPr="00507CDE" w:rsidRDefault="00412FAB" w:rsidP="00412FAB">
      <w:proofErr w:type="spellStart"/>
      <w:r w:rsidRPr="00507CDE">
        <w:t>TIM_OCInitTypeDef</w:t>
      </w:r>
      <w:proofErr w:type="spellEnd"/>
      <w:r w:rsidRPr="00507CDE">
        <w:t xml:space="preserve"> </w:t>
      </w:r>
      <w:proofErr w:type="spellStart"/>
      <w:r w:rsidRPr="00507CDE">
        <w:t>TIM_OCInitStructure</w:t>
      </w:r>
      <w:proofErr w:type="spellEnd"/>
      <w:r w:rsidRPr="00507CDE">
        <w:t>;</w:t>
      </w:r>
    </w:p>
    <w:p w14:paraId="17F589BB" w14:textId="77777777" w:rsidR="00412FAB" w:rsidRPr="00507CDE" w:rsidRDefault="00412FAB" w:rsidP="00412FAB">
      <w:r w:rsidRPr="00507CDE">
        <w:t xml:space="preserve">它里面的数据是 </w:t>
      </w:r>
      <w:r w:rsidRPr="00507CDE">
        <w:rPr>
          <w:b/>
          <w:bCs/>
        </w:rPr>
        <w:t>未初始化的随机值</w:t>
      </w:r>
      <w:r w:rsidRPr="00507CDE">
        <w:t>。</w:t>
      </w:r>
      <w:r w:rsidRPr="00507CDE">
        <w:br/>
        <w:t>如果直接拿去 TIM_OC1Init()，可能会把寄存器配置错。</w:t>
      </w:r>
    </w:p>
    <w:p w14:paraId="41B1915E" w14:textId="77777777" w:rsidR="00412FAB" w:rsidRPr="00507CDE" w:rsidRDefault="00412FAB" w:rsidP="00412FAB">
      <w:r w:rsidRPr="00507CDE">
        <w:rPr>
          <w:rFonts w:ascii="Segoe UI Emoji" w:hAnsi="Segoe UI Emoji" w:cs="Segoe UI Emoji"/>
        </w:rPr>
        <w:t>👉</w:t>
      </w:r>
      <w:r w:rsidRPr="00507CDE">
        <w:t xml:space="preserve"> 所以库里提供了 </w:t>
      </w:r>
      <w:proofErr w:type="spellStart"/>
      <w:r w:rsidRPr="00507CDE">
        <w:t>TIM_OCStructInit</w:t>
      </w:r>
      <w:proofErr w:type="spellEnd"/>
      <w:r w:rsidRPr="00507CDE">
        <w:t>()，让你先清理一遍，得到一套“保守、安全”的配置，再改动你关心的字段即可。</w:t>
      </w:r>
    </w:p>
    <w:p w14:paraId="54229319" w14:textId="77777777" w:rsidR="00412FAB" w:rsidRPr="00507CDE" w:rsidRDefault="00000000" w:rsidP="00412FAB">
      <w:r>
        <w:pict w14:anchorId="58FADEDC">
          <v:rect id="_x0000_i1416" style="width:0;height:1.5pt" o:hralign="center" o:hrstd="t" o:hr="t" fillcolor="#a0a0a0" stroked="f"/>
        </w:pict>
      </w:r>
    </w:p>
    <w:p w14:paraId="4D71F8A7" w14:textId="77777777" w:rsidR="00412FAB" w:rsidRPr="00507CDE" w:rsidRDefault="00412FAB" w:rsidP="00412FAB">
      <w:pPr>
        <w:pStyle w:val="3"/>
      </w:pPr>
      <w:r w:rsidRPr="00507CDE">
        <w:t>4. 使用方法（典型流程）</w:t>
      </w:r>
    </w:p>
    <w:p w14:paraId="285CFEF4" w14:textId="77777777" w:rsidR="00412FAB" w:rsidRPr="00507CDE" w:rsidRDefault="00412FAB" w:rsidP="00412FAB">
      <w:proofErr w:type="spellStart"/>
      <w:r w:rsidRPr="00507CDE">
        <w:t>TIM_OCInitTypeDef</w:t>
      </w:r>
      <w:proofErr w:type="spellEnd"/>
      <w:r w:rsidRPr="00507CDE">
        <w:t xml:space="preserve"> </w:t>
      </w:r>
      <w:proofErr w:type="spellStart"/>
      <w:r w:rsidRPr="00507CDE">
        <w:t>TIM_OCInitStructure</w:t>
      </w:r>
      <w:proofErr w:type="spellEnd"/>
      <w:r w:rsidRPr="00507CDE">
        <w:t>;</w:t>
      </w:r>
    </w:p>
    <w:p w14:paraId="12AD99C8" w14:textId="77777777" w:rsidR="00412FAB" w:rsidRPr="00507CDE" w:rsidRDefault="00412FAB" w:rsidP="00412FAB"/>
    <w:p w14:paraId="28F1378B" w14:textId="77777777" w:rsidR="00412FAB" w:rsidRPr="00507CDE" w:rsidRDefault="00412FAB" w:rsidP="00412FAB">
      <w:r w:rsidRPr="00507CDE">
        <w:t>/* 先加载默认值 */</w:t>
      </w:r>
    </w:p>
    <w:p w14:paraId="48EC9794" w14:textId="77777777" w:rsidR="00412FAB" w:rsidRPr="00507CDE" w:rsidRDefault="00412FAB" w:rsidP="00412FAB">
      <w:proofErr w:type="spellStart"/>
      <w:r w:rsidRPr="00507CDE">
        <w:t>TIM_OCStructInit</w:t>
      </w:r>
      <w:proofErr w:type="spellEnd"/>
      <w:r w:rsidRPr="00507CDE">
        <w:t>(&amp;</w:t>
      </w:r>
      <w:proofErr w:type="spellStart"/>
      <w:r w:rsidRPr="00507CDE">
        <w:t>TIM_OCInitStructure</w:t>
      </w:r>
      <w:proofErr w:type="spellEnd"/>
      <w:r w:rsidRPr="00507CDE">
        <w:t>);</w:t>
      </w:r>
    </w:p>
    <w:p w14:paraId="377FD891" w14:textId="77777777" w:rsidR="00412FAB" w:rsidRPr="00507CDE" w:rsidRDefault="00412FAB" w:rsidP="00412FAB"/>
    <w:p w14:paraId="3EA3F74F" w14:textId="77777777" w:rsidR="00412FAB" w:rsidRPr="00507CDE" w:rsidRDefault="00412FAB" w:rsidP="00412FAB">
      <w:r w:rsidRPr="00507CDE">
        <w:t>/* 修改需要的字段 */</w:t>
      </w:r>
    </w:p>
    <w:p w14:paraId="33537A3A" w14:textId="77777777" w:rsidR="00412FAB" w:rsidRPr="00507CDE" w:rsidRDefault="00412FAB" w:rsidP="00412FAB">
      <w:proofErr w:type="spellStart"/>
      <w:r w:rsidRPr="00507CDE">
        <w:t>TIM_OCInitStructure.TIM_OCMode</w:t>
      </w:r>
      <w:proofErr w:type="spellEnd"/>
      <w:r w:rsidRPr="00507CDE">
        <w:t xml:space="preserve"> = TIM_OCMode_PWM1;            // 设置为PWM1模式</w:t>
      </w:r>
    </w:p>
    <w:p w14:paraId="2484C575" w14:textId="77777777" w:rsidR="00412FAB" w:rsidRPr="00507CDE" w:rsidRDefault="00412FAB" w:rsidP="00412FAB">
      <w:proofErr w:type="spellStart"/>
      <w:r w:rsidRPr="00507CDE">
        <w:t>TIM_OCInitStructure.TIM_OutputState</w:t>
      </w:r>
      <w:proofErr w:type="spellEnd"/>
      <w:r w:rsidRPr="00507CDE">
        <w:t xml:space="preserve"> = </w:t>
      </w:r>
      <w:proofErr w:type="spellStart"/>
      <w:r w:rsidRPr="00507CDE">
        <w:t>TIM_OutputState_Enable</w:t>
      </w:r>
      <w:proofErr w:type="spellEnd"/>
      <w:r w:rsidRPr="00507CDE">
        <w:t>; // 打开输出</w:t>
      </w:r>
    </w:p>
    <w:p w14:paraId="1497F0CC" w14:textId="77777777" w:rsidR="00412FAB" w:rsidRPr="00507CDE" w:rsidRDefault="00412FAB" w:rsidP="00412FAB">
      <w:proofErr w:type="spellStart"/>
      <w:r w:rsidRPr="00507CDE">
        <w:t>TIM_OCInitStructure.TIM_Pulse</w:t>
      </w:r>
      <w:proofErr w:type="spellEnd"/>
      <w:r w:rsidRPr="00507CDE">
        <w:t xml:space="preserve"> = 1000;                         // CCR值（占空比）</w:t>
      </w:r>
    </w:p>
    <w:p w14:paraId="23FD8D0A" w14:textId="77777777" w:rsidR="00412FAB" w:rsidRPr="00507CDE" w:rsidRDefault="00412FAB" w:rsidP="00412FAB">
      <w:proofErr w:type="spellStart"/>
      <w:r w:rsidRPr="00507CDE">
        <w:t>TIM_OCInitStructure.TIM_OCPolarity</w:t>
      </w:r>
      <w:proofErr w:type="spellEnd"/>
      <w:r w:rsidRPr="00507CDE">
        <w:t xml:space="preserve"> = </w:t>
      </w:r>
      <w:proofErr w:type="spellStart"/>
      <w:r w:rsidRPr="00507CDE">
        <w:t>TIM_OCPolarity_High</w:t>
      </w:r>
      <w:proofErr w:type="spellEnd"/>
      <w:r w:rsidRPr="00507CDE">
        <w:t>;     // 高电平有效</w:t>
      </w:r>
    </w:p>
    <w:p w14:paraId="511884AF" w14:textId="77777777" w:rsidR="00412FAB" w:rsidRPr="00507CDE" w:rsidRDefault="00412FAB" w:rsidP="00412FAB"/>
    <w:p w14:paraId="34A7156D" w14:textId="77777777" w:rsidR="00412FAB" w:rsidRPr="00507CDE" w:rsidRDefault="00412FAB" w:rsidP="00412FAB">
      <w:r w:rsidRPr="00507CDE">
        <w:t>/* 应用到定时器通道1 */</w:t>
      </w:r>
    </w:p>
    <w:p w14:paraId="08EDC700" w14:textId="77777777" w:rsidR="00412FAB" w:rsidRPr="00507CDE" w:rsidRDefault="00412FAB" w:rsidP="00412FAB">
      <w:r w:rsidRPr="00507CDE">
        <w:t>TIM_OC1</w:t>
      </w:r>
      <w:proofErr w:type="gramStart"/>
      <w:r w:rsidRPr="00507CDE">
        <w:t>Init(</w:t>
      </w:r>
      <w:proofErr w:type="gramEnd"/>
      <w:r w:rsidRPr="00507CDE">
        <w:t>TIM2, &amp;</w:t>
      </w:r>
      <w:proofErr w:type="spellStart"/>
      <w:r w:rsidRPr="00507CDE">
        <w:t>TIM_OCInitStructure</w:t>
      </w:r>
      <w:proofErr w:type="spellEnd"/>
      <w:r w:rsidRPr="00507CDE">
        <w:t>);</w:t>
      </w:r>
    </w:p>
    <w:p w14:paraId="24F7FAA8" w14:textId="77777777" w:rsidR="00412FAB" w:rsidRPr="00507CDE" w:rsidRDefault="00000000" w:rsidP="00412FAB">
      <w:r>
        <w:lastRenderedPageBreak/>
        <w:pict w14:anchorId="2B448B05">
          <v:rect id="_x0000_i1417" style="width:0;height:1.5pt" o:hralign="center" o:hrstd="t" o:hr="t" fillcolor="#a0a0a0" stroked="f"/>
        </w:pict>
      </w:r>
    </w:p>
    <w:p w14:paraId="5857C696" w14:textId="77777777" w:rsidR="00412FAB" w:rsidRPr="00507CDE" w:rsidRDefault="00412FAB" w:rsidP="00412FAB">
      <w:pPr>
        <w:pStyle w:val="3"/>
      </w:pPr>
      <w:r w:rsidRPr="00507CDE">
        <w:rPr>
          <w:rFonts w:ascii="Segoe UI Emoji" w:hAnsi="Segoe UI Emoji" w:cs="Segoe UI Emoji"/>
        </w:rPr>
        <w:t>✅</w:t>
      </w:r>
      <w:r w:rsidRPr="00507CDE">
        <w:t xml:space="preserve"> 总结：</w:t>
      </w:r>
    </w:p>
    <w:p w14:paraId="3A6A543D" w14:textId="77777777" w:rsidR="00412FAB" w:rsidRPr="00507CDE" w:rsidRDefault="00412FAB">
      <w:pPr>
        <w:numPr>
          <w:ilvl w:val="0"/>
          <w:numId w:val="238"/>
        </w:numPr>
      </w:pPr>
      <w:proofErr w:type="spellStart"/>
      <w:r w:rsidRPr="00507CDE">
        <w:t>TIM_OCStructInit</w:t>
      </w:r>
      <w:proofErr w:type="spellEnd"/>
      <w:r w:rsidRPr="00507CDE">
        <w:t xml:space="preserve">() = 给 </w:t>
      </w:r>
      <w:proofErr w:type="spellStart"/>
      <w:r w:rsidRPr="00507CDE">
        <w:t>TIM_OCInitTypeDef</w:t>
      </w:r>
      <w:proofErr w:type="spellEnd"/>
      <w:r w:rsidRPr="00507CDE">
        <w:t xml:space="preserve"> 结构体</w:t>
      </w:r>
      <w:r w:rsidRPr="00507CDE">
        <w:rPr>
          <w:color w:val="EE0000"/>
        </w:rPr>
        <w:t>赋默认值</w:t>
      </w:r>
      <w:r w:rsidRPr="00507CDE">
        <w:t>。</w:t>
      </w:r>
    </w:p>
    <w:p w14:paraId="1C2E89A5" w14:textId="77777777" w:rsidR="00412FAB" w:rsidRPr="00507CDE" w:rsidRDefault="00412FAB">
      <w:pPr>
        <w:numPr>
          <w:ilvl w:val="0"/>
          <w:numId w:val="238"/>
        </w:numPr>
      </w:pPr>
      <w:r w:rsidRPr="00507CDE">
        <w:t>它</w:t>
      </w:r>
      <w:r w:rsidRPr="00507CDE">
        <w:rPr>
          <w:color w:val="EE0000"/>
        </w:rPr>
        <w:t>不会直接操作寄存器</w:t>
      </w:r>
      <w:r w:rsidRPr="00507CDE">
        <w:t>，只是</w:t>
      </w:r>
      <w:r w:rsidRPr="00507CDE">
        <w:rPr>
          <w:b/>
          <w:bCs/>
          <w:color w:val="EE0000"/>
        </w:rPr>
        <w:t>初始化</w:t>
      </w:r>
      <w:r w:rsidRPr="00507CDE">
        <w:rPr>
          <w:b/>
          <w:bCs/>
        </w:rPr>
        <w:t>结构体内的成员变量</w:t>
      </w:r>
      <w:r w:rsidRPr="00507CDE">
        <w:t>。</w:t>
      </w:r>
    </w:p>
    <w:p w14:paraId="40633E7B" w14:textId="77777777" w:rsidR="00412FAB" w:rsidRPr="00AA6243" w:rsidRDefault="00412FAB">
      <w:pPr>
        <w:numPr>
          <w:ilvl w:val="0"/>
          <w:numId w:val="238"/>
        </w:numPr>
      </w:pPr>
      <w:r w:rsidRPr="00507CDE">
        <w:t>一般流程：</w:t>
      </w:r>
      <w:proofErr w:type="spellStart"/>
      <w:r w:rsidRPr="00507CDE">
        <w:t>TIM_OCStructInit</w:t>
      </w:r>
      <w:proofErr w:type="spellEnd"/>
      <w:r w:rsidRPr="00507CDE">
        <w:t xml:space="preserve">() → 修改你需要的字段 → </w:t>
      </w:r>
      <w:proofErr w:type="spellStart"/>
      <w:r w:rsidRPr="00507CDE">
        <w:t>TIM_OCxInit</w:t>
      </w:r>
      <w:proofErr w:type="spellEnd"/>
      <w:r w:rsidRPr="00507CDE">
        <w:t>()。</w:t>
      </w:r>
    </w:p>
    <w:p w14:paraId="3A60CFB9" w14:textId="77777777" w:rsidR="00412FAB" w:rsidRDefault="00412FAB" w:rsidP="00412FAB">
      <w:pPr>
        <w:pStyle w:val="2"/>
      </w:pPr>
      <w:r w:rsidRPr="002B34EA">
        <w:t>TIM_ForcedOC1Config</w:t>
      </w:r>
      <w:r>
        <w:rPr>
          <w:rFonts w:hint="eastAsia"/>
        </w:rPr>
        <w:t>()</w:t>
      </w:r>
      <w:r>
        <w:br/>
      </w:r>
      <w:r w:rsidRPr="0048081B">
        <w:rPr>
          <w:b/>
          <w:bCs/>
        </w:rPr>
        <w:t>强制指定某个通道的输出电平</w:t>
      </w:r>
    </w:p>
    <w:p w14:paraId="2F0DBA49" w14:textId="77777777" w:rsidR="00412FAB" w:rsidRPr="0048081B" w:rsidRDefault="00412FAB" w:rsidP="00412FAB">
      <w:r w:rsidRPr="0048081B">
        <w:t>你问的这个函数</w:t>
      </w:r>
    </w:p>
    <w:p w14:paraId="3CB04056" w14:textId="77777777" w:rsidR="00412FAB" w:rsidRPr="0048081B" w:rsidRDefault="00412FAB" w:rsidP="00412FAB">
      <w:r w:rsidRPr="0048081B">
        <w:t>void TIM_ForcedOC1</w:t>
      </w:r>
      <w:proofErr w:type="gramStart"/>
      <w:r w:rsidRPr="0048081B">
        <w:t>Config(</w:t>
      </w:r>
      <w:proofErr w:type="spellStart"/>
      <w:proofErr w:type="gramEnd"/>
      <w:r w:rsidRPr="0048081B">
        <w:t>TIM_TypeDef</w:t>
      </w:r>
      <w:proofErr w:type="spellEnd"/>
      <w:r w:rsidRPr="0048081B">
        <w:t xml:space="preserve">* </w:t>
      </w:r>
      <w:proofErr w:type="spellStart"/>
      <w:r w:rsidRPr="0048081B">
        <w:t>TIMx</w:t>
      </w:r>
      <w:proofErr w:type="spellEnd"/>
      <w:r w:rsidRPr="0048081B">
        <w:t xml:space="preserve">, uint16_t </w:t>
      </w:r>
      <w:proofErr w:type="spellStart"/>
      <w:r w:rsidRPr="0048081B">
        <w:t>TIM_ForcedAction</w:t>
      </w:r>
      <w:proofErr w:type="spellEnd"/>
      <w:r w:rsidRPr="0048081B">
        <w:t>);</w:t>
      </w:r>
    </w:p>
    <w:p w14:paraId="50A0F776" w14:textId="77777777" w:rsidR="00412FAB" w:rsidRPr="0048081B" w:rsidRDefault="00412FAB" w:rsidP="00412FAB">
      <w:r w:rsidRPr="0048081B">
        <w:t xml:space="preserve">是 </w:t>
      </w:r>
      <w:r w:rsidRPr="0048081B">
        <w:rPr>
          <w:b/>
          <w:bCs/>
        </w:rPr>
        <w:t>标准外设库（</w:t>
      </w:r>
      <w:proofErr w:type="spellStart"/>
      <w:r w:rsidRPr="0048081B">
        <w:rPr>
          <w:b/>
          <w:bCs/>
        </w:rPr>
        <w:t>StdPeriph</w:t>
      </w:r>
      <w:proofErr w:type="spellEnd"/>
      <w:r w:rsidRPr="0048081B">
        <w:rPr>
          <w:b/>
          <w:bCs/>
        </w:rPr>
        <w:t xml:space="preserve"> Lib）</w:t>
      </w:r>
      <w:r w:rsidRPr="0048081B">
        <w:t xml:space="preserve"> 里定时器输出比较（Output Compare，OC）相关的一个特殊函数，用来</w:t>
      </w:r>
      <w:r w:rsidRPr="0048081B">
        <w:rPr>
          <w:b/>
          <w:bCs/>
        </w:rPr>
        <w:t>强制指定某个通道的输出电平</w:t>
      </w:r>
      <w:r w:rsidRPr="0048081B">
        <w:t>。</w:t>
      </w:r>
    </w:p>
    <w:p w14:paraId="4A424A00" w14:textId="77777777" w:rsidR="00412FAB" w:rsidRPr="0048081B" w:rsidRDefault="00000000" w:rsidP="00412FAB">
      <w:r>
        <w:pict w14:anchorId="7F960445">
          <v:rect id="_x0000_i1418" style="width:0;height:1.5pt" o:hralign="center" o:hrstd="t" o:hr="t" fillcolor="#a0a0a0" stroked="f"/>
        </w:pict>
      </w:r>
    </w:p>
    <w:p w14:paraId="6C1DBD8F" w14:textId="77777777" w:rsidR="00412FAB" w:rsidRPr="0048081B" w:rsidRDefault="00412FAB" w:rsidP="00412FAB">
      <w:pPr>
        <w:pStyle w:val="3"/>
      </w:pPr>
      <w:r w:rsidRPr="0048081B">
        <w:t>1. 函数作用</w:t>
      </w:r>
    </w:p>
    <w:p w14:paraId="4BFE15CD" w14:textId="77777777" w:rsidR="00412FAB" w:rsidRPr="0048081B" w:rsidRDefault="00412FAB">
      <w:pPr>
        <w:numPr>
          <w:ilvl w:val="0"/>
          <w:numId w:val="239"/>
        </w:numPr>
      </w:pPr>
      <w:r w:rsidRPr="0048081B">
        <w:t xml:space="preserve">它只对 </w:t>
      </w:r>
      <w:r w:rsidRPr="0048081B">
        <w:rPr>
          <w:b/>
          <w:bCs/>
          <w:color w:val="EE0000"/>
        </w:rPr>
        <w:t>输出比较通道 1</w:t>
      </w:r>
      <w:r w:rsidRPr="0048081B">
        <w:rPr>
          <w:b/>
          <w:bCs/>
        </w:rPr>
        <w:t xml:space="preserve"> (Channel 1)</w:t>
      </w:r>
      <w:r w:rsidRPr="0048081B">
        <w:t xml:space="preserve"> 生效。</w:t>
      </w:r>
    </w:p>
    <w:p w14:paraId="6D97473D" w14:textId="77777777" w:rsidR="00412FAB" w:rsidRPr="0048081B" w:rsidRDefault="00412FAB">
      <w:pPr>
        <w:numPr>
          <w:ilvl w:val="0"/>
          <w:numId w:val="239"/>
        </w:numPr>
      </w:pPr>
      <w:r w:rsidRPr="0048081B">
        <w:t xml:space="preserve">可以强制把 </w:t>
      </w:r>
      <w:r w:rsidRPr="0048081B">
        <w:rPr>
          <w:b/>
          <w:bCs/>
        </w:rPr>
        <w:t>OC1REF</w:t>
      </w:r>
      <w:r w:rsidRPr="0048081B">
        <w:t xml:space="preserve"> 信号置为高电平或低电平，而不依赖计数器和比较值的比较结果。</w:t>
      </w:r>
    </w:p>
    <w:p w14:paraId="5F94F355" w14:textId="77777777" w:rsidR="00412FAB" w:rsidRPr="0048081B" w:rsidRDefault="00412FAB">
      <w:pPr>
        <w:numPr>
          <w:ilvl w:val="0"/>
          <w:numId w:val="239"/>
        </w:numPr>
      </w:pPr>
      <w:r w:rsidRPr="0048081B">
        <w:t>常用于</w:t>
      </w:r>
      <w:r w:rsidRPr="0048081B">
        <w:rPr>
          <w:b/>
          <w:bCs/>
        </w:rPr>
        <w:t>紧急控制、测试或者特殊输出要求</w:t>
      </w:r>
      <w:r w:rsidRPr="0048081B">
        <w:t>。</w:t>
      </w:r>
    </w:p>
    <w:p w14:paraId="7047ED9A" w14:textId="77777777" w:rsidR="00412FAB" w:rsidRPr="0048081B" w:rsidRDefault="00000000" w:rsidP="00412FAB">
      <w:r>
        <w:pict w14:anchorId="392ED9E1">
          <v:rect id="_x0000_i1419" style="width:0;height:1.5pt" o:hralign="center" o:hrstd="t" o:hr="t" fillcolor="#a0a0a0" stroked="f"/>
        </w:pict>
      </w:r>
    </w:p>
    <w:p w14:paraId="1273121A" w14:textId="77777777" w:rsidR="00412FAB" w:rsidRPr="0048081B" w:rsidRDefault="00412FAB" w:rsidP="00412FAB">
      <w:pPr>
        <w:pStyle w:val="3"/>
      </w:pPr>
      <w:r w:rsidRPr="0048081B">
        <w:t>2. 函数原型</w:t>
      </w:r>
    </w:p>
    <w:p w14:paraId="638A2B50" w14:textId="77777777" w:rsidR="00412FAB" w:rsidRPr="0048081B" w:rsidRDefault="00412FAB" w:rsidP="00412FAB">
      <w:r w:rsidRPr="0048081B">
        <w:t>void TIM_ForcedOC1</w:t>
      </w:r>
      <w:proofErr w:type="gramStart"/>
      <w:r w:rsidRPr="0048081B">
        <w:t>Config(</w:t>
      </w:r>
      <w:proofErr w:type="spellStart"/>
      <w:proofErr w:type="gramEnd"/>
      <w:r w:rsidRPr="0048081B">
        <w:t>TIM_TypeDef</w:t>
      </w:r>
      <w:proofErr w:type="spellEnd"/>
      <w:r w:rsidRPr="0048081B">
        <w:t xml:space="preserve">* </w:t>
      </w:r>
      <w:proofErr w:type="spellStart"/>
      <w:r w:rsidRPr="0048081B">
        <w:t>TIMx</w:t>
      </w:r>
      <w:proofErr w:type="spellEnd"/>
      <w:r w:rsidRPr="0048081B">
        <w:t xml:space="preserve">, uint16_t </w:t>
      </w:r>
      <w:proofErr w:type="spellStart"/>
      <w:r w:rsidRPr="0048081B">
        <w:t>TIM_ForcedAction</w:t>
      </w:r>
      <w:proofErr w:type="spellEnd"/>
      <w:r w:rsidRPr="0048081B">
        <w:t>);</w:t>
      </w:r>
    </w:p>
    <w:p w14:paraId="46AC7AEC" w14:textId="77777777" w:rsidR="00412FAB" w:rsidRPr="0048081B" w:rsidRDefault="00412FAB" w:rsidP="00412FAB">
      <w:pPr>
        <w:rPr>
          <w:b/>
          <w:bCs/>
        </w:rPr>
      </w:pPr>
      <w:r w:rsidRPr="0048081B">
        <w:rPr>
          <w:b/>
          <w:bCs/>
        </w:rPr>
        <w:t>参数</w:t>
      </w:r>
    </w:p>
    <w:p w14:paraId="61F487EC" w14:textId="77777777" w:rsidR="00412FAB" w:rsidRPr="0048081B" w:rsidRDefault="00412FAB">
      <w:pPr>
        <w:numPr>
          <w:ilvl w:val="0"/>
          <w:numId w:val="240"/>
        </w:numPr>
      </w:pPr>
      <w:proofErr w:type="spellStart"/>
      <w:r w:rsidRPr="0048081B">
        <w:t>TIMx</w:t>
      </w:r>
      <w:proofErr w:type="spellEnd"/>
    </w:p>
    <w:p w14:paraId="7D0F60EA" w14:textId="77777777" w:rsidR="00412FAB" w:rsidRPr="0048081B" w:rsidRDefault="00412FAB">
      <w:pPr>
        <w:numPr>
          <w:ilvl w:val="1"/>
          <w:numId w:val="240"/>
        </w:numPr>
      </w:pPr>
      <w:r w:rsidRPr="0048081B">
        <w:t>目标定时器（TIM1, TIM2, TIM3, ...）。</w:t>
      </w:r>
    </w:p>
    <w:p w14:paraId="5205FEB2" w14:textId="77777777" w:rsidR="00412FAB" w:rsidRPr="0048081B" w:rsidRDefault="00412FAB">
      <w:pPr>
        <w:numPr>
          <w:ilvl w:val="0"/>
          <w:numId w:val="240"/>
        </w:numPr>
      </w:pPr>
      <w:proofErr w:type="spellStart"/>
      <w:r w:rsidRPr="0048081B">
        <w:t>TIM_ForcedAction</w:t>
      </w:r>
      <w:proofErr w:type="spellEnd"/>
    </w:p>
    <w:p w14:paraId="4B08DF16" w14:textId="77777777" w:rsidR="00412FAB" w:rsidRPr="0048081B" w:rsidRDefault="00412FAB">
      <w:pPr>
        <w:numPr>
          <w:ilvl w:val="1"/>
          <w:numId w:val="240"/>
        </w:numPr>
      </w:pPr>
      <w:r w:rsidRPr="0048081B">
        <w:t>强制的</w:t>
      </w:r>
      <w:r w:rsidRPr="0048081B">
        <w:rPr>
          <w:color w:val="EE0000"/>
        </w:rPr>
        <w:t>动作类型</w:t>
      </w:r>
      <w:r w:rsidRPr="0048081B">
        <w:t>，宏定义在 stm32f10x_tim.h：</w:t>
      </w:r>
    </w:p>
    <w:p w14:paraId="2E632277" w14:textId="77777777" w:rsidR="00412FAB" w:rsidRPr="0048081B" w:rsidRDefault="00412FAB">
      <w:pPr>
        <w:numPr>
          <w:ilvl w:val="0"/>
          <w:numId w:val="240"/>
        </w:numPr>
        <w:tabs>
          <w:tab w:val="clear" w:pos="720"/>
        </w:tabs>
      </w:pPr>
      <w:r w:rsidRPr="0048081B">
        <w:t xml:space="preserve">#define </w:t>
      </w:r>
      <w:proofErr w:type="spellStart"/>
      <w:r w:rsidRPr="0048081B">
        <w:t>TIM_ForcedAction_Active</w:t>
      </w:r>
      <w:proofErr w:type="spellEnd"/>
      <w:r w:rsidRPr="0048081B">
        <w:t xml:space="preserve">   ((uint16_t)0x0050) // 强制为</w:t>
      </w:r>
      <w:r w:rsidRPr="0048081B">
        <w:rPr>
          <w:color w:val="EE0000"/>
        </w:rPr>
        <w:t>有效电平</w:t>
      </w:r>
    </w:p>
    <w:p w14:paraId="2C2DF00C" w14:textId="77777777" w:rsidR="00412FAB" w:rsidRPr="0048081B" w:rsidRDefault="00412FAB">
      <w:pPr>
        <w:numPr>
          <w:ilvl w:val="0"/>
          <w:numId w:val="240"/>
        </w:numPr>
        <w:tabs>
          <w:tab w:val="clear" w:pos="720"/>
        </w:tabs>
      </w:pPr>
      <w:r w:rsidRPr="0048081B">
        <w:lastRenderedPageBreak/>
        <w:t>#define TIM_ForcedAction_InActive ((uint16_t)0x0040) // 强制为</w:t>
      </w:r>
      <w:r w:rsidRPr="0048081B">
        <w:rPr>
          <w:color w:val="EE0000"/>
        </w:rPr>
        <w:t>无效电平</w:t>
      </w:r>
    </w:p>
    <w:p w14:paraId="795EB467" w14:textId="77777777" w:rsidR="00412FAB" w:rsidRPr="0048081B" w:rsidRDefault="00412FAB">
      <w:pPr>
        <w:numPr>
          <w:ilvl w:val="1"/>
          <w:numId w:val="240"/>
        </w:numPr>
      </w:pPr>
      <w:r w:rsidRPr="0048081B">
        <w:t xml:space="preserve">这里的 </w:t>
      </w:r>
      <w:r w:rsidRPr="0048081B">
        <w:rPr>
          <w:b/>
          <w:bCs/>
        </w:rPr>
        <w:t>Active/</w:t>
      </w:r>
      <w:proofErr w:type="spellStart"/>
      <w:r w:rsidRPr="0048081B">
        <w:rPr>
          <w:b/>
          <w:bCs/>
        </w:rPr>
        <w:t>InActive</w:t>
      </w:r>
      <w:proofErr w:type="spellEnd"/>
      <w:r w:rsidRPr="0048081B">
        <w:t xml:space="preserve"> 和极性（Polarity）有关：</w:t>
      </w:r>
    </w:p>
    <w:p w14:paraId="413BCE87" w14:textId="77777777" w:rsidR="00412FAB" w:rsidRPr="0048081B" w:rsidRDefault="00412FAB">
      <w:pPr>
        <w:numPr>
          <w:ilvl w:val="2"/>
          <w:numId w:val="240"/>
        </w:numPr>
      </w:pPr>
      <w:r w:rsidRPr="0048081B">
        <w:t xml:space="preserve">如果极性配置成 </w:t>
      </w:r>
      <w:r w:rsidRPr="0048081B">
        <w:rPr>
          <w:b/>
          <w:bCs/>
          <w:color w:val="EE0000"/>
        </w:rPr>
        <w:t>高电平有效</w:t>
      </w:r>
      <w:r w:rsidRPr="0048081B">
        <w:t>，Active = 高电平，</w:t>
      </w:r>
      <w:proofErr w:type="spellStart"/>
      <w:r w:rsidRPr="0048081B">
        <w:t>InActive</w:t>
      </w:r>
      <w:proofErr w:type="spellEnd"/>
      <w:r w:rsidRPr="0048081B">
        <w:t xml:space="preserve"> = 低电平。</w:t>
      </w:r>
    </w:p>
    <w:p w14:paraId="2E6ED54E" w14:textId="77777777" w:rsidR="00412FAB" w:rsidRPr="0048081B" w:rsidRDefault="00412FAB">
      <w:pPr>
        <w:numPr>
          <w:ilvl w:val="2"/>
          <w:numId w:val="240"/>
        </w:numPr>
      </w:pPr>
      <w:r w:rsidRPr="0048081B">
        <w:t xml:space="preserve">如果极性配置成 </w:t>
      </w:r>
      <w:r w:rsidRPr="0048081B">
        <w:rPr>
          <w:b/>
          <w:bCs/>
          <w:color w:val="EE0000"/>
        </w:rPr>
        <w:t>低电平有效</w:t>
      </w:r>
      <w:r w:rsidRPr="0048081B">
        <w:t>，Active = 低电平，</w:t>
      </w:r>
      <w:proofErr w:type="spellStart"/>
      <w:r w:rsidRPr="0048081B">
        <w:t>InActive</w:t>
      </w:r>
      <w:proofErr w:type="spellEnd"/>
      <w:r w:rsidRPr="0048081B">
        <w:t xml:space="preserve"> = 高电平。</w:t>
      </w:r>
    </w:p>
    <w:p w14:paraId="6CF9D704" w14:textId="77777777" w:rsidR="00412FAB" w:rsidRPr="0048081B" w:rsidRDefault="00000000" w:rsidP="00412FAB">
      <w:r>
        <w:pict w14:anchorId="55696EAB">
          <v:rect id="_x0000_i1420" style="width:0;height:1.5pt" o:hralign="center" o:hrstd="t" o:hr="t" fillcolor="#a0a0a0" stroked="f"/>
        </w:pict>
      </w:r>
    </w:p>
    <w:p w14:paraId="47BAB1CF" w14:textId="77777777" w:rsidR="00412FAB" w:rsidRPr="0048081B" w:rsidRDefault="00412FAB" w:rsidP="00412FAB">
      <w:pPr>
        <w:pStyle w:val="3"/>
      </w:pPr>
      <w:r w:rsidRPr="0048081B">
        <w:t>3. 内部原理</w:t>
      </w:r>
    </w:p>
    <w:p w14:paraId="604427B1" w14:textId="77777777" w:rsidR="00412FAB" w:rsidRPr="0048081B" w:rsidRDefault="00412FAB" w:rsidP="00412FAB">
      <w:r w:rsidRPr="0048081B">
        <w:t>这个函数其实就是</w:t>
      </w:r>
      <w:proofErr w:type="gramStart"/>
      <w:r w:rsidRPr="0048081B">
        <w:t xml:space="preserve">改写 </w:t>
      </w:r>
      <w:r w:rsidRPr="0048081B">
        <w:rPr>
          <w:b/>
          <w:bCs/>
        </w:rPr>
        <w:t>CCMR1</w:t>
      </w:r>
      <w:proofErr w:type="gramEnd"/>
      <w:r w:rsidRPr="0048081B">
        <w:rPr>
          <w:b/>
          <w:bCs/>
        </w:rPr>
        <w:t>寄存器</w:t>
      </w:r>
      <w:r w:rsidRPr="0048081B">
        <w:t xml:space="preserve"> 中 </w:t>
      </w:r>
      <w:r w:rsidRPr="0048081B">
        <w:rPr>
          <w:b/>
          <w:bCs/>
          <w:color w:val="EE0000"/>
        </w:rPr>
        <w:t xml:space="preserve">OC1M[2:0] </w:t>
      </w:r>
      <w:proofErr w:type="gramStart"/>
      <w:r w:rsidRPr="0048081B">
        <w:rPr>
          <w:b/>
          <w:bCs/>
          <w:color w:val="EE0000"/>
        </w:rPr>
        <w:t>(输出比较模式位)</w:t>
      </w:r>
      <w:proofErr w:type="gramEnd"/>
      <w:r w:rsidRPr="0048081B">
        <w:t>：</w:t>
      </w:r>
    </w:p>
    <w:p w14:paraId="31B394CF" w14:textId="77777777" w:rsidR="00412FAB" w:rsidRPr="0048081B" w:rsidRDefault="00412FAB">
      <w:pPr>
        <w:numPr>
          <w:ilvl w:val="0"/>
          <w:numId w:val="241"/>
        </w:numPr>
      </w:pPr>
      <w:proofErr w:type="spellStart"/>
      <w:r w:rsidRPr="0048081B">
        <w:t>TIM_ForcedAction_Active</w:t>
      </w:r>
      <w:proofErr w:type="spellEnd"/>
      <w:r w:rsidRPr="0048081B">
        <w:t xml:space="preserve"> → OC1M = 101 (强制</w:t>
      </w:r>
      <w:r w:rsidRPr="0048081B">
        <w:rPr>
          <w:color w:val="EE0000"/>
        </w:rPr>
        <w:t>通道 1 为有效电平</w:t>
      </w:r>
      <w:r w:rsidRPr="0048081B">
        <w:t>)</w:t>
      </w:r>
    </w:p>
    <w:p w14:paraId="51608511" w14:textId="77777777" w:rsidR="00412FAB" w:rsidRPr="0048081B" w:rsidRDefault="00412FAB">
      <w:pPr>
        <w:numPr>
          <w:ilvl w:val="0"/>
          <w:numId w:val="241"/>
        </w:numPr>
      </w:pPr>
      <w:r w:rsidRPr="0048081B">
        <w:t>TIM_ForcedAction_InActive → OC1M = 100 (强制</w:t>
      </w:r>
      <w:r w:rsidRPr="0048081B">
        <w:rPr>
          <w:color w:val="EE0000"/>
        </w:rPr>
        <w:t>通道 1 为无效电平</w:t>
      </w:r>
      <w:r w:rsidRPr="0048081B">
        <w:t>)</w:t>
      </w:r>
    </w:p>
    <w:p w14:paraId="7EDDBC08" w14:textId="77777777" w:rsidR="00412FAB" w:rsidRPr="0048081B" w:rsidRDefault="00412FAB" w:rsidP="00412FAB">
      <w:r w:rsidRPr="0048081B">
        <w:rPr>
          <w:rFonts w:ascii="Segoe UI Emoji" w:hAnsi="Segoe UI Emoji" w:cs="Segoe UI Emoji"/>
        </w:rPr>
        <w:t>👉</w:t>
      </w:r>
      <w:r w:rsidRPr="0048081B">
        <w:t xml:space="preserve"> 也就是说，它不会等 CNT==CCR1 才改变，而是立即生效。</w:t>
      </w:r>
    </w:p>
    <w:p w14:paraId="1B837D76" w14:textId="77777777" w:rsidR="00412FAB" w:rsidRPr="0048081B" w:rsidRDefault="00000000" w:rsidP="00412FAB">
      <w:r>
        <w:pict w14:anchorId="48C77F78">
          <v:rect id="_x0000_i1421" style="width:0;height:1.5pt" o:hralign="center" o:hrstd="t" o:hr="t" fillcolor="#a0a0a0" stroked="f"/>
        </w:pict>
      </w:r>
    </w:p>
    <w:p w14:paraId="1E70E9C4" w14:textId="77777777" w:rsidR="00412FAB" w:rsidRPr="0048081B" w:rsidRDefault="00412FAB" w:rsidP="00412FAB">
      <w:pPr>
        <w:pStyle w:val="3"/>
      </w:pPr>
      <w:r w:rsidRPr="0048081B">
        <w:t>4. 使用示例</w:t>
      </w:r>
    </w:p>
    <w:p w14:paraId="6CC4CC22" w14:textId="77777777" w:rsidR="00412FAB" w:rsidRPr="0048081B" w:rsidRDefault="00412FAB" w:rsidP="00412FAB">
      <w:r w:rsidRPr="0048081B">
        <w:t xml:space="preserve">// 强制 </w:t>
      </w:r>
      <w:r w:rsidRPr="0048081B">
        <w:rPr>
          <w:color w:val="EE0000"/>
        </w:rPr>
        <w:t>TIM2_CH1 输出为有效电平</w:t>
      </w:r>
    </w:p>
    <w:p w14:paraId="54D81C93" w14:textId="77777777" w:rsidR="00412FAB" w:rsidRPr="0048081B" w:rsidRDefault="00412FAB" w:rsidP="00412FAB">
      <w:r w:rsidRPr="0048081B">
        <w:t>TIM_ForcedOC1</w:t>
      </w:r>
      <w:proofErr w:type="gramStart"/>
      <w:r w:rsidRPr="0048081B">
        <w:t>Config(</w:t>
      </w:r>
      <w:proofErr w:type="gramEnd"/>
      <w:r w:rsidRPr="0048081B">
        <w:t xml:space="preserve">TIM2, </w:t>
      </w:r>
      <w:proofErr w:type="spellStart"/>
      <w:r w:rsidRPr="0048081B">
        <w:t>TIM_ForcedAction_Active</w:t>
      </w:r>
      <w:proofErr w:type="spellEnd"/>
      <w:r w:rsidRPr="0048081B">
        <w:t>);</w:t>
      </w:r>
    </w:p>
    <w:p w14:paraId="01CD26B9" w14:textId="77777777" w:rsidR="00412FAB" w:rsidRPr="0048081B" w:rsidRDefault="00412FAB" w:rsidP="00412FAB"/>
    <w:p w14:paraId="3653293A" w14:textId="77777777" w:rsidR="00412FAB" w:rsidRPr="0048081B" w:rsidRDefault="00412FAB" w:rsidP="00412FAB">
      <w:r w:rsidRPr="0048081B">
        <w:t xml:space="preserve">// 强制 </w:t>
      </w:r>
      <w:r w:rsidRPr="0048081B">
        <w:rPr>
          <w:color w:val="EE0000"/>
        </w:rPr>
        <w:t>TIM2_CH1 输出为无效电平</w:t>
      </w:r>
    </w:p>
    <w:p w14:paraId="2F615B62" w14:textId="77777777" w:rsidR="00412FAB" w:rsidRPr="0048081B" w:rsidRDefault="00412FAB" w:rsidP="00412FAB">
      <w:r w:rsidRPr="0048081B">
        <w:t>TIM_ForcedOC1</w:t>
      </w:r>
      <w:proofErr w:type="gramStart"/>
      <w:r w:rsidRPr="0048081B">
        <w:t>Config(</w:t>
      </w:r>
      <w:proofErr w:type="gramEnd"/>
      <w:r w:rsidRPr="0048081B">
        <w:t>TIM2, TIM_ForcedAction_InActive);</w:t>
      </w:r>
    </w:p>
    <w:p w14:paraId="44FB89C1" w14:textId="77777777" w:rsidR="00412FAB" w:rsidRPr="0048081B" w:rsidRDefault="00412FAB" w:rsidP="00412FAB">
      <w:r w:rsidRPr="0048081B">
        <w:t>比如在电机驱动场景下，如果出现紧急情况，可以直接调用这个函数把通道电平拉到某个状态，避免继续输出 PWM。</w:t>
      </w:r>
    </w:p>
    <w:p w14:paraId="00E09213" w14:textId="77777777" w:rsidR="00412FAB" w:rsidRPr="0048081B" w:rsidRDefault="00000000" w:rsidP="00412FAB">
      <w:r>
        <w:pict w14:anchorId="28720745">
          <v:rect id="_x0000_i1422" style="width:0;height:1.5pt" o:hralign="center" o:hrstd="t" o:hr="t" fillcolor="#a0a0a0" stroked="f"/>
        </w:pict>
      </w:r>
    </w:p>
    <w:p w14:paraId="42509807" w14:textId="77777777" w:rsidR="00412FAB" w:rsidRPr="0048081B" w:rsidRDefault="00412FAB" w:rsidP="00412FAB">
      <w:pPr>
        <w:pStyle w:val="3"/>
      </w:pPr>
      <w:r w:rsidRPr="0048081B">
        <w:t>5. 对比普通的 TIM_OC1Init</w:t>
      </w:r>
    </w:p>
    <w:p w14:paraId="28E51611" w14:textId="77777777" w:rsidR="00412FAB" w:rsidRPr="0048081B" w:rsidRDefault="00412FAB">
      <w:pPr>
        <w:numPr>
          <w:ilvl w:val="0"/>
          <w:numId w:val="242"/>
        </w:numPr>
      </w:pPr>
      <w:r w:rsidRPr="0048081B">
        <w:t>TIM_OC1Init() → 按照模式（PWM、Toggle…）+ CCR 比较值 来控制输出。</w:t>
      </w:r>
    </w:p>
    <w:p w14:paraId="778C6117" w14:textId="77777777" w:rsidR="00412FAB" w:rsidRPr="0048081B" w:rsidRDefault="00412FAB">
      <w:pPr>
        <w:numPr>
          <w:ilvl w:val="0"/>
          <w:numId w:val="242"/>
        </w:numPr>
      </w:pPr>
      <w:r w:rsidRPr="0048081B">
        <w:t>TIM_ForcedOC1Config() → 不管 CNT、CCR，直接强制输出电平。</w:t>
      </w:r>
    </w:p>
    <w:p w14:paraId="5F75A42B" w14:textId="77777777" w:rsidR="00412FAB" w:rsidRPr="0048081B" w:rsidRDefault="00000000" w:rsidP="00412FAB">
      <w:r>
        <w:pict w14:anchorId="398DB264">
          <v:rect id="_x0000_i1423" style="width:0;height:1.5pt" o:hralign="center" o:hrstd="t" o:hr="t" fillcolor="#a0a0a0" stroked="f"/>
        </w:pict>
      </w:r>
    </w:p>
    <w:p w14:paraId="3F27E65B" w14:textId="77777777" w:rsidR="00412FAB" w:rsidRPr="0048081B" w:rsidRDefault="00412FAB" w:rsidP="00412FAB">
      <w:pPr>
        <w:pStyle w:val="3"/>
      </w:pPr>
      <w:r w:rsidRPr="0048081B">
        <w:rPr>
          <w:rFonts w:ascii="Segoe UI Emoji" w:hAnsi="Segoe UI Emoji" w:cs="Segoe UI Emoji"/>
        </w:rPr>
        <w:lastRenderedPageBreak/>
        <w:t>✅</w:t>
      </w:r>
      <w:r w:rsidRPr="0048081B">
        <w:t xml:space="preserve"> 总结：</w:t>
      </w:r>
    </w:p>
    <w:p w14:paraId="78BCF7A3" w14:textId="77777777" w:rsidR="00412FAB" w:rsidRPr="0048081B" w:rsidRDefault="00412FAB">
      <w:pPr>
        <w:numPr>
          <w:ilvl w:val="0"/>
          <w:numId w:val="243"/>
        </w:numPr>
      </w:pPr>
      <w:r w:rsidRPr="0048081B">
        <w:t>TIM_ForcedOC1Config() 是一种“绕过比较逻辑，</w:t>
      </w:r>
      <w:r w:rsidRPr="0048081B">
        <w:rPr>
          <w:color w:val="EE0000"/>
        </w:rPr>
        <w:t>直接修改 OC1REF 输出</w:t>
      </w:r>
      <w:r w:rsidRPr="0048081B">
        <w:t>”的方法。</w:t>
      </w:r>
    </w:p>
    <w:p w14:paraId="04752C78" w14:textId="77777777" w:rsidR="00412FAB" w:rsidRPr="00BC005B" w:rsidRDefault="00412FAB">
      <w:pPr>
        <w:numPr>
          <w:ilvl w:val="0"/>
          <w:numId w:val="243"/>
        </w:numPr>
      </w:pPr>
      <w:r w:rsidRPr="0048081B">
        <w:t xml:space="preserve">常用于 </w:t>
      </w:r>
      <w:r w:rsidRPr="0048081B">
        <w:rPr>
          <w:b/>
          <w:bCs/>
          <w:color w:val="EE0000"/>
        </w:rPr>
        <w:t>强制拉电平</w:t>
      </w:r>
      <w:r w:rsidRPr="0048081B">
        <w:t>（比如电机刹车、保护动作、测试）。</w:t>
      </w:r>
    </w:p>
    <w:p w14:paraId="1E379BA3" w14:textId="77777777" w:rsidR="00412FAB" w:rsidRDefault="00412FAB" w:rsidP="00412FAB">
      <w:pPr>
        <w:pStyle w:val="2"/>
      </w:pPr>
      <w:r w:rsidRPr="00223A23">
        <w:t>TIM_OC1PreloadConfig</w:t>
      </w:r>
      <w:r>
        <w:rPr>
          <w:rFonts w:hint="eastAsia"/>
        </w:rPr>
        <w:t>()</w:t>
      </w:r>
      <w:r>
        <w:br/>
      </w:r>
      <w:r w:rsidRPr="00777883">
        <w:rPr>
          <w:b/>
          <w:bCs/>
        </w:rPr>
        <w:t>定时器通道 1 的 CCR1 寄存器是否开启预装载</w:t>
      </w:r>
    </w:p>
    <w:p w14:paraId="565A7DDA" w14:textId="77777777" w:rsidR="00412FAB" w:rsidRPr="00777883" w:rsidRDefault="00412FAB" w:rsidP="00412FAB">
      <w:r w:rsidRPr="00777883">
        <w:t>你问的这个函数</w:t>
      </w:r>
    </w:p>
    <w:p w14:paraId="689AF287" w14:textId="77777777" w:rsidR="00412FAB" w:rsidRPr="00777883" w:rsidRDefault="00412FAB" w:rsidP="00412FAB">
      <w:r w:rsidRPr="00777883">
        <w:t>void TIM_OC1</w:t>
      </w:r>
      <w:proofErr w:type="gramStart"/>
      <w:r w:rsidRPr="00777883">
        <w:t>PreloadConfig(</w:t>
      </w:r>
      <w:proofErr w:type="spellStart"/>
      <w:proofErr w:type="gramEnd"/>
      <w:r w:rsidRPr="00777883">
        <w:t>TIM_TypeDef</w:t>
      </w:r>
      <w:proofErr w:type="spellEnd"/>
      <w:r w:rsidRPr="00777883">
        <w:t xml:space="preserve">* </w:t>
      </w:r>
      <w:proofErr w:type="spellStart"/>
      <w:r w:rsidRPr="00777883">
        <w:t>TIMx</w:t>
      </w:r>
      <w:proofErr w:type="spellEnd"/>
      <w:r w:rsidRPr="00777883">
        <w:t xml:space="preserve">, uint16_t </w:t>
      </w:r>
      <w:proofErr w:type="spellStart"/>
      <w:r w:rsidRPr="00777883">
        <w:t>TIM_OCPreload</w:t>
      </w:r>
      <w:proofErr w:type="spellEnd"/>
      <w:r w:rsidRPr="00777883">
        <w:t>);</w:t>
      </w:r>
    </w:p>
    <w:p w14:paraId="1B57192F" w14:textId="77777777" w:rsidR="00412FAB" w:rsidRPr="00777883" w:rsidRDefault="00412FAB" w:rsidP="00412FAB">
      <w:r w:rsidRPr="00777883">
        <w:t xml:space="preserve">它是 </w:t>
      </w:r>
      <w:r w:rsidRPr="00777883">
        <w:rPr>
          <w:b/>
          <w:bCs/>
        </w:rPr>
        <w:t>标准外设库（</w:t>
      </w:r>
      <w:proofErr w:type="spellStart"/>
      <w:r w:rsidRPr="00777883">
        <w:rPr>
          <w:b/>
          <w:bCs/>
        </w:rPr>
        <w:t>StdPeriph</w:t>
      </w:r>
      <w:proofErr w:type="spellEnd"/>
      <w:r w:rsidRPr="00777883">
        <w:rPr>
          <w:b/>
          <w:bCs/>
        </w:rPr>
        <w:t xml:space="preserve"> Lib）</w:t>
      </w:r>
      <w:r w:rsidRPr="00777883">
        <w:t xml:space="preserve"> 中的一个函数，用来配置 </w:t>
      </w:r>
      <w:r w:rsidRPr="00777883">
        <w:rPr>
          <w:b/>
          <w:bCs/>
        </w:rPr>
        <w:t>定时器通道 1 的 CCR1 寄存器是否开启预装载（Preload）</w:t>
      </w:r>
      <w:r w:rsidRPr="00777883">
        <w:t>。</w:t>
      </w:r>
    </w:p>
    <w:p w14:paraId="776DE861" w14:textId="77777777" w:rsidR="00412FAB" w:rsidRPr="00777883" w:rsidRDefault="00000000" w:rsidP="00412FAB">
      <w:r>
        <w:pict w14:anchorId="0C017562">
          <v:rect id="_x0000_i1424" style="width:0;height:1.5pt" o:hralign="center" o:hrstd="t" o:hr="t" fillcolor="#a0a0a0" stroked="f"/>
        </w:pict>
      </w:r>
    </w:p>
    <w:p w14:paraId="4E78B5F1" w14:textId="77777777" w:rsidR="00412FAB" w:rsidRPr="00777883" w:rsidRDefault="00412FAB" w:rsidP="00412FAB">
      <w:pPr>
        <w:pStyle w:val="3"/>
      </w:pPr>
      <w:r w:rsidRPr="00777883">
        <w:t>1. 函数作用</w:t>
      </w:r>
    </w:p>
    <w:p w14:paraId="07E8BD30" w14:textId="77777777" w:rsidR="00412FAB" w:rsidRPr="00777883" w:rsidRDefault="00412FAB">
      <w:pPr>
        <w:numPr>
          <w:ilvl w:val="0"/>
          <w:numId w:val="244"/>
        </w:numPr>
      </w:pPr>
      <w:r w:rsidRPr="00777883">
        <w:t xml:space="preserve">决定 </w:t>
      </w:r>
      <w:r w:rsidRPr="00777883">
        <w:rPr>
          <w:b/>
          <w:bCs/>
        </w:rPr>
        <w:t>CCR1 寄存器（捕获/比较寄存器 1）</w:t>
      </w:r>
      <w:r w:rsidRPr="00777883">
        <w:t xml:space="preserve"> 的更新时机。</w:t>
      </w:r>
    </w:p>
    <w:p w14:paraId="06AE9DBA" w14:textId="77777777" w:rsidR="00412FAB" w:rsidRPr="00777883" w:rsidRDefault="00412FAB">
      <w:pPr>
        <w:numPr>
          <w:ilvl w:val="0"/>
          <w:numId w:val="244"/>
        </w:numPr>
      </w:pPr>
      <w:r w:rsidRPr="00777883">
        <w:t>如果不开启预装载：</w:t>
      </w:r>
    </w:p>
    <w:p w14:paraId="73E5A064" w14:textId="77777777" w:rsidR="00412FAB" w:rsidRPr="00777883" w:rsidRDefault="00412FAB">
      <w:pPr>
        <w:numPr>
          <w:ilvl w:val="1"/>
          <w:numId w:val="244"/>
        </w:numPr>
      </w:pPr>
      <w:r w:rsidRPr="00777883">
        <w:t xml:space="preserve">你写入 </w:t>
      </w:r>
      <w:proofErr w:type="spellStart"/>
      <w:r w:rsidRPr="00777883">
        <w:t>TIMx</w:t>
      </w:r>
      <w:proofErr w:type="spellEnd"/>
      <w:r w:rsidRPr="00777883">
        <w:t xml:space="preserve">-&gt;CCR1 的值 </w:t>
      </w:r>
      <w:r w:rsidRPr="00777883">
        <w:rPr>
          <w:b/>
          <w:bCs/>
          <w:color w:val="EE0000"/>
        </w:rPr>
        <w:t>立刻生效</w:t>
      </w:r>
      <w:r w:rsidRPr="00777883">
        <w:t>。</w:t>
      </w:r>
    </w:p>
    <w:p w14:paraId="4B470288" w14:textId="77777777" w:rsidR="00412FAB" w:rsidRPr="00777883" w:rsidRDefault="00412FAB">
      <w:pPr>
        <w:numPr>
          <w:ilvl w:val="0"/>
          <w:numId w:val="244"/>
        </w:numPr>
      </w:pPr>
      <w:r w:rsidRPr="00777883">
        <w:t>如果开启预装载：</w:t>
      </w:r>
    </w:p>
    <w:p w14:paraId="7E38EBF3" w14:textId="77777777" w:rsidR="00412FAB" w:rsidRPr="00777883" w:rsidRDefault="00412FAB">
      <w:pPr>
        <w:numPr>
          <w:ilvl w:val="1"/>
          <w:numId w:val="244"/>
        </w:numPr>
      </w:pPr>
      <w:r w:rsidRPr="00777883">
        <w:t xml:space="preserve">你写入的值会先存入 </w:t>
      </w:r>
      <w:r w:rsidRPr="00777883">
        <w:rPr>
          <w:b/>
          <w:bCs/>
        </w:rPr>
        <w:t>预装载寄存器（shadow register）</w:t>
      </w:r>
      <w:r w:rsidRPr="00777883">
        <w:t>，</w:t>
      </w:r>
    </w:p>
    <w:p w14:paraId="68C0D398" w14:textId="77777777" w:rsidR="00412FAB" w:rsidRPr="00777883" w:rsidRDefault="00412FAB">
      <w:pPr>
        <w:numPr>
          <w:ilvl w:val="1"/>
          <w:numId w:val="244"/>
        </w:numPr>
      </w:pPr>
      <w:r w:rsidRPr="00777883">
        <w:t xml:space="preserve">等到 </w:t>
      </w:r>
      <w:r w:rsidRPr="00777883">
        <w:rPr>
          <w:b/>
          <w:bCs/>
          <w:color w:val="EE0000"/>
        </w:rPr>
        <w:t>下一个更新事件</w:t>
      </w:r>
      <w:r w:rsidRPr="00777883">
        <w:rPr>
          <w:b/>
          <w:bCs/>
        </w:rPr>
        <w:t>（Update Event，通常是计数器溢出）</w:t>
      </w:r>
      <w:r w:rsidRPr="00777883">
        <w:t xml:space="preserve"> 才会生效。</w:t>
      </w:r>
    </w:p>
    <w:p w14:paraId="4882540C" w14:textId="77777777" w:rsidR="00412FAB" w:rsidRPr="00777883" w:rsidRDefault="00412FAB" w:rsidP="00412FAB">
      <w:r w:rsidRPr="00777883">
        <w:rPr>
          <w:rFonts w:ascii="Segoe UI Emoji" w:hAnsi="Segoe UI Emoji" w:cs="Segoe UI Emoji"/>
        </w:rPr>
        <w:t>👉</w:t>
      </w:r>
      <w:r w:rsidRPr="00777883">
        <w:t xml:space="preserve"> 在 PWM 应用中，一般要开启预装载，</w:t>
      </w:r>
      <w:r w:rsidRPr="00777883">
        <w:rPr>
          <w:color w:val="EE0000"/>
        </w:rPr>
        <w:t>避免中途修改比较值造成波形抖动</w:t>
      </w:r>
      <w:r w:rsidRPr="00777883">
        <w:t>。</w:t>
      </w:r>
    </w:p>
    <w:p w14:paraId="4ADF246E" w14:textId="77777777" w:rsidR="00412FAB" w:rsidRPr="00777883" w:rsidRDefault="00000000" w:rsidP="00412FAB">
      <w:r>
        <w:pict w14:anchorId="2F00D5EB">
          <v:rect id="_x0000_i1425" style="width:0;height:1.5pt" o:hralign="center" o:hrstd="t" o:hr="t" fillcolor="#a0a0a0" stroked="f"/>
        </w:pict>
      </w:r>
    </w:p>
    <w:p w14:paraId="6D856228" w14:textId="77777777" w:rsidR="00412FAB" w:rsidRPr="00777883" w:rsidRDefault="00412FAB" w:rsidP="00412FAB">
      <w:pPr>
        <w:pStyle w:val="3"/>
      </w:pPr>
      <w:r w:rsidRPr="00777883">
        <w:t>2. 函数原型</w:t>
      </w:r>
    </w:p>
    <w:p w14:paraId="31137C56" w14:textId="77777777" w:rsidR="00412FAB" w:rsidRPr="00777883" w:rsidRDefault="00412FAB" w:rsidP="00412FAB">
      <w:r w:rsidRPr="00777883">
        <w:t>void TIM_OC1</w:t>
      </w:r>
      <w:proofErr w:type="gramStart"/>
      <w:r w:rsidRPr="00777883">
        <w:t>PreloadConfig(</w:t>
      </w:r>
      <w:proofErr w:type="spellStart"/>
      <w:proofErr w:type="gramEnd"/>
      <w:r w:rsidRPr="00777883">
        <w:t>TIM_TypeDef</w:t>
      </w:r>
      <w:proofErr w:type="spellEnd"/>
      <w:r w:rsidRPr="00777883">
        <w:t xml:space="preserve">* </w:t>
      </w:r>
      <w:proofErr w:type="spellStart"/>
      <w:r w:rsidRPr="00777883">
        <w:t>TIMx</w:t>
      </w:r>
      <w:proofErr w:type="spellEnd"/>
      <w:r w:rsidRPr="00777883">
        <w:t xml:space="preserve">, uint16_t </w:t>
      </w:r>
      <w:proofErr w:type="spellStart"/>
      <w:r w:rsidRPr="00777883">
        <w:t>TIM_OCPreload</w:t>
      </w:r>
      <w:proofErr w:type="spellEnd"/>
      <w:r w:rsidRPr="00777883">
        <w:t>);</w:t>
      </w:r>
    </w:p>
    <w:p w14:paraId="5395C6FB" w14:textId="77777777" w:rsidR="00412FAB" w:rsidRPr="00777883" w:rsidRDefault="00412FAB" w:rsidP="00412FAB">
      <w:pPr>
        <w:rPr>
          <w:b/>
          <w:bCs/>
        </w:rPr>
      </w:pPr>
      <w:r w:rsidRPr="00777883">
        <w:rPr>
          <w:b/>
          <w:bCs/>
        </w:rPr>
        <w:t>参数</w:t>
      </w:r>
    </w:p>
    <w:p w14:paraId="33FF7FEC" w14:textId="77777777" w:rsidR="00412FAB" w:rsidRPr="00777883" w:rsidRDefault="00412FAB">
      <w:pPr>
        <w:numPr>
          <w:ilvl w:val="0"/>
          <w:numId w:val="245"/>
        </w:numPr>
      </w:pPr>
      <w:proofErr w:type="spellStart"/>
      <w:r w:rsidRPr="00777883">
        <w:lastRenderedPageBreak/>
        <w:t>TIMx</w:t>
      </w:r>
      <w:proofErr w:type="spellEnd"/>
    </w:p>
    <w:p w14:paraId="6BDB5A6C" w14:textId="77777777" w:rsidR="00412FAB" w:rsidRPr="00777883" w:rsidRDefault="00412FAB">
      <w:pPr>
        <w:numPr>
          <w:ilvl w:val="1"/>
          <w:numId w:val="245"/>
        </w:numPr>
      </w:pPr>
      <w:r w:rsidRPr="00777883">
        <w:t>指定的定时器（TIM1, TIM2, TIM3, …）。</w:t>
      </w:r>
    </w:p>
    <w:p w14:paraId="5928CB55" w14:textId="77777777" w:rsidR="00412FAB" w:rsidRPr="00777883" w:rsidRDefault="00412FAB">
      <w:pPr>
        <w:numPr>
          <w:ilvl w:val="0"/>
          <w:numId w:val="245"/>
        </w:numPr>
      </w:pPr>
      <w:proofErr w:type="spellStart"/>
      <w:r w:rsidRPr="00777883">
        <w:t>TIM_OCPreload</w:t>
      </w:r>
      <w:proofErr w:type="spellEnd"/>
    </w:p>
    <w:p w14:paraId="0D0D5D84" w14:textId="77777777" w:rsidR="00412FAB" w:rsidRPr="00777883" w:rsidRDefault="00412FAB">
      <w:pPr>
        <w:numPr>
          <w:ilvl w:val="1"/>
          <w:numId w:val="245"/>
        </w:numPr>
      </w:pPr>
      <w:r w:rsidRPr="00777883">
        <w:rPr>
          <w:color w:val="EE0000"/>
        </w:rPr>
        <w:t>是否开启预装载</w:t>
      </w:r>
      <w:r w:rsidRPr="00777883">
        <w:t>，取值为：</w:t>
      </w:r>
    </w:p>
    <w:p w14:paraId="54C93811" w14:textId="77777777" w:rsidR="00412FAB" w:rsidRPr="00777883" w:rsidRDefault="00412FAB">
      <w:pPr>
        <w:numPr>
          <w:ilvl w:val="1"/>
          <w:numId w:val="245"/>
        </w:numPr>
        <w:tabs>
          <w:tab w:val="clear" w:pos="1440"/>
        </w:tabs>
      </w:pPr>
      <w:r w:rsidRPr="00777883">
        <w:t xml:space="preserve">#define </w:t>
      </w:r>
      <w:proofErr w:type="spellStart"/>
      <w:r w:rsidRPr="00777883">
        <w:t>TIM_OCPreload_Enable</w:t>
      </w:r>
      <w:proofErr w:type="spellEnd"/>
      <w:r w:rsidRPr="00777883">
        <w:t xml:space="preserve">   ((uint16_t)0x0008) // </w:t>
      </w:r>
      <w:r w:rsidRPr="00777883">
        <w:rPr>
          <w:color w:val="EE0000"/>
        </w:rPr>
        <w:t>开启</w:t>
      </w:r>
      <w:r w:rsidRPr="00777883">
        <w:t>预装载</w:t>
      </w:r>
    </w:p>
    <w:p w14:paraId="4678B6F9" w14:textId="77777777" w:rsidR="00412FAB" w:rsidRPr="00777883" w:rsidRDefault="00412FAB">
      <w:pPr>
        <w:numPr>
          <w:ilvl w:val="1"/>
          <w:numId w:val="245"/>
        </w:numPr>
        <w:tabs>
          <w:tab w:val="clear" w:pos="1440"/>
        </w:tabs>
      </w:pPr>
      <w:r w:rsidRPr="00777883">
        <w:t xml:space="preserve">#define </w:t>
      </w:r>
      <w:proofErr w:type="spellStart"/>
      <w:r w:rsidRPr="00777883">
        <w:t>TIM_OCPreload_Disable</w:t>
      </w:r>
      <w:proofErr w:type="spellEnd"/>
      <w:r w:rsidRPr="00777883">
        <w:t xml:space="preserve">  ((uint16_t)0x0000) // </w:t>
      </w:r>
      <w:r w:rsidRPr="00777883">
        <w:rPr>
          <w:color w:val="EE0000"/>
        </w:rPr>
        <w:t>关闭</w:t>
      </w:r>
      <w:r w:rsidRPr="00777883">
        <w:t>预装载</w:t>
      </w:r>
    </w:p>
    <w:p w14:paraId="20103D49" w14:textId="77777777" w:rsidR="00412FAB" w:rsidRPr="00777883" w:rsidRDefault="00000000" w:rsidP="00412FAB">
      <w:r>
        <w:pict w14:anchorId="4E1B5D61">
          <v:rect id="_x0000_i1426" style="width:0;height:1.5pt" o:hralign="center" o:hrstd="t" o:hr="t" fillcolor="#a0a0a0" stroked="f"/>
        </w:pict>
      </w:r>
    </w:p>
    <w:p w14:paraId="2A0BD04B" w14:textId="77777777" w:rsidR="00412FAB" w:rsidRPr="00777883" w:rsidRDefault="00412FAB" w:rsidP="00412FAB">
      <w:pPr>
        <w:pStyle w:val="3"/>
      </w:pPr>
      <w:r w:rsidRPr="00777883">
        <w:t>3. 内部原理</w:t>
      </w:r>
    </w:p>
    <w:p w14:paraId="22429E9F" w14:textId="77777777" w:rsidR="00412FAB" w:rsidRPr="00777883" w:rsidRDefault="00412FAB" w:rsidP="00412FAB">
      <w:r w:rsidRPr="00777883">
        <w:t xml:space="preserve">这个函数本质上就是配置 </w:t>
      </w:r>
      <w:r w:rsidRPr="00777883">
        <w:rPr>
          <w:b/>
          <w:bCs/>
        </w:rPr>
        <w:t>CCMR1 寄存器</w:t>
      </w:r>
      <w:r w:rsidRPr="00777883">
        <w:t xml:space="preserve"> 中的 </w:t>
      </w:r>
      <w:r w:rsidRPr="00777883">
        <w:rPr>
          <w:b/>
          <w:bCs/>
          <w:color w:val="EE0000"/>
        </w:rPr>
        <w:t>OC1PE 位</w:t>
      </w:r>
      <w:r w:rsidRPr="00777883">
        <w:t>（Output Compare 1 Preload Enable）：</w:t>
      </w:r>
    </w:p>
    <w:p w14:paraId="70CBF746" w14:textId="77777777" w:rsidR="00412FAB" w:rsidRPr="00777883" w:rsidRDefault="00412FAB">
      <w:pPr>
        <w:numPr>
          <w:ilvl w:val="0"/>
          <w:numId w:val="246"/>
        </w:numPr>
      </w:pPr>
      <w:proofErr w:type="spellStart"/>
      <w:r w:rsidRPr="00777883">
        <w:t>TIM_OCPreload_Enable</w:t>
      </w:r>
      <w:proofErr w:type="spellEnd"/>
      <w:r w:rsidRPr="00777883">
        <w:t xml:space="preserve"> → OC1PE = 1 → 开启预装载</w:t>
      </w:r>
    </w:p>
    <w:p w14:paraId="5BDA3D80" w14:textId="77777777" w:rsidR="00412FAB" w:rsidRPr="00777883" w:rsidRDefault="00412FAB">
      <w:pPr>
        <w:numPr>
          <w:ilvl w:val="0"/>
          <w:numId w:val="246"/>
        </w:numPr>
      </w:pPr>
      <w:proofErr w:type="spellStart"/>
      <w:r w:rsidRPr="00777883">
        <w:t>TIM_OCPreload_Disable</w:t>
      </w:r>
      <w:proofErr w:type="spellEnd"/>
      <w:r w:rsidRPr="00777883">
        <w:t xml:space="preserve"> → OC1PE = 0 → 关闭预装载</w:t>
      </w:r>
    </w:p>
    <w:p w14:paraId="5E76481E" w14:textId="77777777" w:rsidR="00412FAB" w:rsidRPr="00777883" w:rsidRDefault="00000000" w:rsidP="00412FAB">
      <w:r>
        <w:pict w14:anchorId="0ADA373F">
          <v:rect id="_x0000_i1427" style="width:0;height:1.5pt" o:hralign="center" o:hrstd="t" o:hr="t" fillcolor="#a0a0a0" stroked="f"/>
        </w:pict>
      </w:r>
    </w:p>
    <w:p w14:paraId="7AB980F6" w14:textId="77777777" w:rsidR="00412FAB" w:rsidRPr="00777883" w:rsidRDefault="00412FAB" w:rsidP="00412FAB">
      <w:pPr>
        <w:pStyle w:val="3"/>
      </w:pPr>
      <w:r w:rsidRPr="00777883">
        <w:t>4. 使用示例</w:t>
      </w:r>
    </w:p>
    <w:p w14:paraId="399543F2" w14:textId="77777777" w:rsidR="00412FAB" w:rsidRPr="00777883" w:rsidRDefault="00412FAB" w:rsidP="00412FAB">
      <w:r w:rsidRPr="00777883">
        <w:t>// 开启 TIM2 通道 1 的预装载功能</w:t>
      </w:r>
    </w:p>
    <w:p w14:paraId="2E5C6804" w14:textId="77777777" w:rsidR="00412FAB" w:rsidRPr="00777883" w:rsidRDefault="00412FAB" w:rsidP="00412FAB">
      <w:r w:rsidRPr="00777883">
        <w:t>TIM_OC1</w:t>
      </w:r>
      <w:proofErr w:type="gramStart"/>
      <w:r w:rsidRPr="00777883">
        <w:t>PreloadConfig(</w:t>
      </w:r>
      <w:proofErr w:type="gramEnd"/>
      <w:r w:rsidRPr="00777883">
        <w:t xml:space="preserve">TIM2, </w:t>
      </w:r>
      <w:proofErr w:type="spellStart"/>
      <w:r w:rsidRPr="00777883">
        <w:t>TIM_OCPreload_Enable</w:t>
      </w:r>
      <w:proofErr w:type="spellEnd"/>
      <w:r w:rsidRPr="00777883">
        <w:t>);</w:t>
      </w:r>
    </w:p>
    <w:p w14:paraId="2A0F37C6" w14:textId="77777777" w:rsidR="00412FAB" w:rsidRPr="00777883" w:rsidRDefault="00412FAB" w:rsidP="00412FAB"/>
    <w:p w14:paraId="24DB6400" w14:textId="77777777" w:rsidR="00412FAB" w:rsidRPr="00777883" w:rsidRDefault="00412FAB" w:rsidP="00412FAB">
      <w:r w:rsidRPr="00777883">
        <w:t>// 关闭 TIM2 通道 1 的预装载功能</w:t>
      </w:r>
    </w:p>
    <w:p w14:paraId="0F9808E7" w14:textId="77777777" w:rsidR="00412FAB" w:rsidRPr="00777883" w:rsidRDefault="00412FAB" w:rsidP="00412FAB">
      <w:r w:rsidRPr="00777883">
        <w:t>TIM_OC1</w:t>
      </w:r>
      <w:proofErr w:type="gramStart"/>
      <w:r w:rsidRPr="00777883">
        <w:t>PreloadConfig(</w:t>
      </w:r>
      <w:proofErr w:type="gramEnd"/>
      <w:r w:rsidRPr="00777883">
        <w:t xml:space="preserve">TIM2, </w:t>
      </w:r>
      <w:proofErr w:type="spellStart"/>
      <w:r w:rsidRPr="00777883">
        <w:t>TIM_OCPreload_Disable</w:t>
      </w:r>
      <w:proofErr w:type="spellEnd"/>
      <w:r w:rsidRPr="00777883">
        <w:t>);</w:t>
      </w:r>
    </w:p>
    <w:p w14:paraId="569A4289" w14:textId="77777777" w:rsidR="00412FAB" w:rsidRPr="00777883" w:rsidRDefault="00412FAB" w:rsidP="00412FAB">
      <w:r w:rsidRPr="00777883">
        <w:t>在 PWM 应用里，常见写法是：</w:t>
      </w:r>
    </w:p>
    <w:p w14:paraId="76F75995" w14:textId="77777777" w:rsidR="00412FAB" w:rsidRPr="00777883" w:rsidRDefault="00412FAB" w:rsidP="00412FAB">
      <w:proofErr w:type="spellStart"/>
      <w:r w:rsidRPr="00777883">
        <w:t>TIM_OCInitTypeDef</w:t>
      </w:r>
      <w:proofErr w:type="spellEnd"/>
      <w:r w:rsidRPr="00777883">
        <w:t xml:space="preserve"> </w:t>
      </w:r>
      <w:proofErr w:type="spellStart"/>
      <w:r w:rsidRPr="00777883">
        <w:t>TIM_OCInitStructure</w:t>
      </w:r>
      <w:proofErr w:type="spellEnd"/>
      <w:r w:rsidRPr="00777883">
        <w:t>;</w:t>
      </w:r>
    </w:p>
    <w:p w14:paraId="0A34A4D7" w14:textId="77777777" w:rsidR="00412FAB" w:rsidRPr="00777883" w:rsidRDefault="00412FAB" w:rsidP="00412FAB">
      <w:proofErr w:type="spellStart"/>
      <w:r w:rsidRPr="00777883">
        <w:t>TIM_OCStructInit</w:t>
      </w:r>
      <w:proofErr w:type="spellEnd"/>
      <w:r w:rsidRPr="00777883">
        <w:t>(&amp;</w:t>
      </w:r>
      <w:proofErr w:type="spellStart"/>
      <w:r w:rsidRPr="00777883">
        <w:t>TIM_OCInitStructure</w:t>
      </w:r>
      <w:proofErr w:type="spellEnd"/>
      <w:r w:rsidRPr="00777883">
        <w:t>);</w:t>
      </w:r>
    </w:p>
    <w:p w14:paraId="20A47B63" w14:textId="77777777" w:rsidR="00412FAB" w:rsidRPr="00777883" w:rsidRDefault="00412FAB" w:rsidP="00412FAB"/>
    <w:p w14:paraId="611E500B" w14:textId="77777777" w:rsidR="00412FAB" w:rsidRPr="00777883" w:rsidRDefault="00412FAB" w:rsidP="00412FAB">
      <w:proofErr w:type="spellStart"/>
      <w:r w:rsidRPr="00777883">
        <w:t>TIM_OCInitStructure.TIM_OCMode</w:t>
      </w:r>
      <w:proofErr w:type="spellEnd"/>
      <w:r w:rsidRPr="00777883">
        <w:t xml:space="preserve"> = TIM_OCMode_PWM1;</w:t>
      </w:r>
    </w:p>
    <w:p w14:paraId="62F18FFC" w14:textId="77777777" w:rsidR="00412FAB" w:rsidRPr="00777883" w:rsidRDefault="00412FAB" w:rsidP="00412FAB">
      <w:proofErr w:type="spellStart"/>
      <w:r w:rsidRPr="00777883">
        <w:t>TIM_OCInitStructure.TIM_OutputState</w:t>
      </w:r>
      <w:proofErr w:type="spellEnd"/>
      <w:r w:rsidRPr="00777883">
        <w:t xml:space="preserve"> = </w:t>
      </w:r>
      <w:proofErr w:type="spellStart"/>
      <w:r w:rsidRPr="00777883">
        <w:t>TIM_OutputState_Enable</w:t>
      </w:r>
      <w:proofErr w:type="spellEnd"/>
      <w:r w:rsidRPr="00777883">
        <w:t>;</w:t>
      </w:r>
    </w:p>
    <w:p w14:paraId="682D9627" w14:textId="77777777" w:rsidR="00412FAB" w:rsidRPr="00777883" w:rsidRDefault="00412FAB" w:rsidP="00412FAB">
      <w:proofErr w:type="spellStart"/>
      <w:proofErr w:type="gramStart"/>
      <w:r w:rsidRPr="00777883">
        <w:t>TIM_OCInitStructure.TIM</w:t>
      </w:r>
      <w:proofErr w:type="gramEnd"/>
      <w:r w:rsidRPr="00777883">
        <w:t>_Pulse</w:t>
      </w:r>
      <w:proofErr w:type="spellEnd"/>
      <w:r w:rsidRPr="00777883">
        <w:t xml:space="preserve"> = 1000;</w:t>
      </w:r>
    </w:p>
    <w:p w14:paraId="37E64DAE" w14:textId="77777777" w:rsidR="00412FAB" w:rsidRPr="00777883" w:rsidRDefault="00412FAB" w:rsidP="00412FAB"/>
    <w:p w14:paraId="193EDB30" w14:textId="77777777" w:rsidR="00412FAB" w:rsidRPr="00777883" w:rsidRDefault="00412FAB" w:rsidP="00412FAB">
      <w:r w:rsidRPr="00777883">
        <w:t>TIM_OC1</w:t>
      </w:r>
      <w:proofErr w:type="gramStart"/>
      <w:r w:rsidRPr="00777883">
        <w:t>Init(</w:t>
      </w:r>
      <w:proofErr w:type="gramEnd"/>
      <w:r w:rsidRPr="00777883">
        <w:t>TIM2, &amp;</w:t>
      </w:r>
      <w:proofErr w:type="spellStart"/>
      <w:r w:rsidRPr="00777883">
        <w:t>TIM_OCInitStructure</w:t>
      </w:r>
      <w:proofErr w:type="spellEnd"/>
      <w:r w:rsidRPr="00777883">
        <w:t>);</w:t>
      </w:r>
    </w:p>
    <w:p w14:paraId="1B6B8526" w14:textId="77777777" w:rsidR="00412FAB" w:rsidRPr="00777883" w:rsidRDefault="00412FAB" w:rsidP="00412FAB">
      <w:r w:rsidRPr="00777883">
        <w:t xml:space="preserve">TIM_OC1PreloadConfig(TIM2, </w:t>
      </w:r>
      <w:proofErr w:type="spellStart"/>
      <w:r w:rsidRPr="00777883">
        <w:t>TIM_OCPreload_Enable</w:t>
      </w:r>
      <w:proofErr w:type="spellEnd"/>
      <w:r w:rsidRPr="00777883">
        <w:t>); // 打开预装载</w:t>
      </w:r>
    </w:p>
    <w:p w14:paraId="06DFCBF0" w14:textId="77777777" w:rsidR="00412FAB" w:rsidRPr="00777883" w:rsidRDefault="00412FAB" w:rsidP="00412FAB">
      <w:r w:rsidRPr="00777883">
        <w:t>这样修改 CCR1 时，新的占空比会等到下一个更新事件才生效，PWM 波形不会“中途跳变”。</w:t>
      </w:r>
    </w:p>
    <w:p w14:paraId="529F7474" w14:textId="77777777" w:rsidR="00412FAB" w:rsidRPr="00777883" w:rsidRDefault="00000000" w:rsidP="00412FAB">
      <w:r>
        <w:pict w14:anchorId="708619AA">
          <v:rect id="_x0000_i1428" style="width:0;height:1.5pt" o:hralign="center" o:hrstd="t" o:hr="t" fillcolor="#a0a0a0" stroked="f"/>
        </w:pict>
      </w:r>
    </w:p>
    <w:p w14:paraId="4A435DCE" w14:textId="77777777" w:rsidR="00412FAB" w:rsidRPr="00777883" w:rsidRDefault="00412FAB" w:rsidP="00412FAB">
      <w:pPr>
        <w:pStyle w:val="3"/>
      </w:pPr>
      <w:r w:rsidRPr="00777883">
        <w:t>5. 总结</w:t>
      </w:r>
    </w:p>
    <w:p w14:paraId="1572959C" w14:textId="77777777" w:rsidR="00412FAB" w:rsidRPr="00777883" w:rsidRDefault="00412FAB">
      <w:pPr>
        <w:numPr>
          <w:ilvl w:val="0"/>
          <w:numId w:val="247"/>
        </w:numPr>
      </w:pPr>
      <w:r w:rsidRPr="00777883">
        <w:t>TIM_OC1PreloadConfig() → 控制 CCR1 的更新方式。</w:t>
      </w:r>
    </w:p>
    <w:p w14:paraId="67E2391E" w14:textId="77777777" w:rsidR="00412FAB" w:rsidRPr="00777883" w:rsidRDefault="00412FAB">
      <w:pPr>
        <w:numPr>
          <w:ilvl w:val="0"/>
          <w:numId w:val="247"/>
        </w:numPr>
      </w:pPr>
      <w:r w:rsidRPr="00777883">
        <w:rPr>
          <w:b/>
          <w:bCs/>
        </w:rPr>
        <w:t>开启预装载</w:t>
      </w:r>
      <w:r w:rsidRPr="00777883">
        <w:t>：修改值 → 等下次更新事件才生效（推荐 PWM）。</w:t>
      </w:r>
    </w:p>
    <w:p w14:paraId="6CB61D9F" w14:textId="77777777" w:rsidR="00412FAB" w:rsidRPr="00C0695F" w:rsidRDefault="00412FAB">
      <w:pPr>
        <w:numPr>
          <w:ilvl w:val="0"/>
          <w:numId w:val="247"/>
        </w:numPr>
      </w:pPr>
      <w:r w:rsidRPr="00777883">
        <w:rPr>
          <w:b/>
          <w:bCs/>
        </w:rPr>
        <w:t>关闭预装载</w:t>
      </w:r>
      <w:r w:rsidRPr="00777883">
        <w:t>：修改值 → 立即生效（适合某些快速响应需求）。</w:t>
      </w:r>
    </w:p>
    <w:p w14:paraId="6AE0C5EB" w14:textId="77777777" w:rsidR="003823A4" w:rsidRDefault="003823A4" w:rsidP="003823A4">
      <w:pPr>
        <w:pStyle w:val="2"/>
      </w:pPr>
      <w:r w:rsidRPr="00223A23">
        <w:t>TIM_OC1PreloadConfig</w:t>
      </w:r>
      <w:r>
        <w:rPr>
          <w:rFonts w:hint="eastAsia"/>
        </w:rPr>
        <w:t>()</w:t>
      </w:r>
      <w:r>
        <w:br/>
      </w:r>
      <w:r w:rsidRPr="00777883">
        <w:rPr>
          <w:b/>
          <w:bCs/>
        </w:rPr>
        <w:t>定时器通道 1 的 CCR1 寄存器是否开启预装载</w:t>
      </w:r>
    </w:p>
    <w:p w14:paraId="27F7565D" w14:textId="77777777" w:rsidR="003823A4" w:rsidRDefault="003823A4" w:rsidP="003823A4">
      <w:pPr>
        <w:pStyle w:val="2"/>
      </w:pPr>
      <w:r w:rsidRPr="00223A23">
        <w:t>TIM_OC1PreloadConfig</w:t>
      </w:r>
      <w:r>
        <w:rPr>
          <w:rFonts w:hint="eastAsia"/>
        </w:rPr>
        <w:t>()</w:t>
      </w:r>
      <w:r>
        <w:br/>
      </w:r>
      <w:r w:rsidRPr="00777883">
        <w:rPr>
          <w:b/>
          <w:bCs/>
        </w:rPr>
        <w:t>定时器通道 1 的 CCR1 寄存器是否开启预装载</w:t>
      </w:r>
    </w:p>
    <w:p w14:paraId="3A8798D1" w14:textId="77777777" w:rsidR="003823A4" w:rsidRDefault="003823A4" w:rsidP="003823A4">
      <w:pPr>
        <w:pStyle w:val="2"/>
      </w:pPr>
      <w:r w:rsidRPr="00223A23">
        <w:t>TIM_OC1PreloadConfig</w:t>
      </w:r>
      <w:r>
        <w:rPr>
          <w:rFonts w:hint="eastAsia"/>
        </w:rPr>
        <w:t>()</w:t>
      </w:r>
      <w:r>
        <w:br/>
      </w:r>
      <w:r w:rsidRPr="00777883">
        <w:rPr>
          <w:b/>
          <w:bCs/>
        </w:rPr>
        <w:t>定时器通道 1 的 CCR1 寄存器是否开启预装载</w:t>
      </w:r>
    </w:p>
    <w:p w14:paraId="219B41EB" w14:textId="77777777" w:rsidR="00412FAB" w:rsidRDefault="00412FAB" w:rsidP="00412FAB">
      <w:pPr>
        <w:pStyle w:val="2"/>
      </w:pPr>
      <w:r w:rsidRPr="00D42106">
        <w:t>TIM_OC1FastConfig</w:t>
      </w:r>
      <w:r>
        <w:rPr>
          <w:rFonts w:hint="eastAsia"/>
        </w:rPr>
        <w:t>()</w:t>
      </w:r>
      <w:r>
        <w:br/>
      </w:r>
      <w:r w:rsidRPr="005F40D7">
        <w:rPr>
          <w:b/>
          <w:bCs/>
        </w:rPr>
        <w:t>通道 1 是否开启快速比较模式</w:t>
      </w:r>
    </w:p>
    <w:p w14:paraId="5C3C903D" w14:textId="77777777" w:rsidR="00412FAB" w:rsidRPr="005F40D7" w:rsidRDefault="00412FAB" w:rsidP="00412FAB">
      <w:r w:rsidRPr="005F40D7">
        <w:t xml:space="preserve">好问题 </w:t>
      </w:r>
      <w:r w:rsidRPr="005F40D7">
        <w:rPr>
          <w:rFonts w:ascii="Segoe UI Emoji" w:hAnsi="Segoe UI Emoji" w:cs="Segoe UI Emoji"/>
        </w:rPr>
        <w:t>👍</w:t>
      </w:r>
      <w:r w:rsidRPr="005F40D7">
        <w:br/>
        <w:t>你提到的函数</w:t>
      </w:r>
    </w:p>
    <w:p w14:paraId="1A765306" w14:textId="77777777" w:rsidR="00412FAB" w:rsidRPr="005F40D7" w:rsidRDefault="00412FAB" w:rsidP="00412FAB">
      <w:r w:rsidRPr="005F40D7">
        <w:lastRenderedPageBreak/>
        <w:t>void TIM_OC1</w:t>
      </w:r>
      <w:proofErr w:type="gramStart"/>
      <w:r w:rsidRPr="005F40D7">
        <w:t>FastConfig(</w:t>
      </w:r>
      <w:proofErr w:type="spellStart"/>
      <w:proofErr w:type="gramEnd"/>
      <w:r w:rsidRPr="005F40D7">
        <w:t>TIM_TypeDef</w:t>
      </w:r>
      <w:proofErr w:type="spellEnd"/>
      <w:r w:rsidRPr="005F40D7">
        <w:t xml:space="preserve">* </w:t>
      </w:r>
      <w:proofErr w:type="spellStart"/>
      <w:r w:rsidRPr="005F40D7">
        <w:t>TIMx</w:t>
      </w:r>
      <w:proofErr w:type="spellEnd"/>
      <w:r w:rsidRPr="005F40D7">
        <w:t xml:space="preserve">, uint16_t </w:t>
      </w:r>
      <w:proofErr w:type="spellStart"/>
      <w:r w:rsidRPr="005F40D7">
        <w:t>TIM_OCFast</w:t>
      </w:r>
      <w:proofErr w:type="spellEnd"/>
      <w:r w:rsidRPr="005F40D7">
        <w:t>);</w:t>
      </w:r>
    </w:p>
    <w:p w14:paraId="485BBF02" w14:textId="77777777" w:rsidR="00412FAB" w:rsidRPr="005F40D7" w:rsidRDefault="00412FAB" w:rsidP="00412FAB">
      <w:r w:rsidRPr="005F40D7">
        <w:t xml:space="preserve">是 </w:t>
      </w:r>
      <w:r w:rsidRPr="005F40D7">
        <w:rPr>
          <w:b/>
          <w:bCs/>
        </w:rPr>
        <w:t>标准外设库（</w:t>
      </w:r>
      <w:proofErr w:type="spellStart"/>
      <w:r w:rsidRPr="005F40D7">
        <w:rPr>
          <w:b/>
          <w:bCs/>
        </w:rPr>
        <w:t>StdPeriph</w:t>
      </w:r>
      <w:proofErr w:type="spellEnd"/>
      <w:r w:rsidRPr="005F40D7">
        <w:rPr>
          <w:b/>
          <w:bCs/>
        </w:rPr>
        <w:t xml:space="preserve"> Lib）</w:t>
      </w:r>
      <w:r w:rsidRPr="005F40D7">
        <w:t xml:space="preserve"> 里定时器输出比较（Output Compare, OC）相关的一个配置函数，用来设置 </w:t>
      </w:r>
      <w:r w:rsidRPr="005F40D7">
        <w:rPr>
          <w:b/>
          <w:bCs/>
        </w:rPr>
        <w:t>通道 1 是否开启快速比较模式（Fast Enable）</w:t>
      </w:r>
      <w:r w:rsidRPr="005F40D7">
        <w:t>。</w:t>
      </w:r>
    </w:p>
    <w:p w14:paraId="02BB818D" w14:textId="77777777" w:rsidR="00412FAB" w:rsidRPr="005F40D7" w:rsidRDefault="00000000" w:rsidP="00412FAB">
      <w:r>
        <w:pict w14:anchorId="63938E49">
          <v:rect id="_x0000_i1429" style="width:0;height:1.5pt" o:hralign="center" o:hrstd="t" o:hr="t" fillcolor="#a0a0a0" stroked="f"/>
        </w:pict>
      </w:r>
    </w:p>
    <w:p w14:paraId="6E65BF2F" w14:textId="77777777" w:rsidR="00412FAB" w:rsidRPr="005F40D7" w:rsidRDefault="00412FAB" w:rsidP="00412FAB">
      <w:pPr>
        <w:pStyle w:val="3"/>
      </w:pPr>
      <w:r w:rsidRPr="005F40D7">
        <w:t>1. 函数作用</w:t>
      </w:r>
    </w:p>
    <w:p w14:paraId="50645A6C" w14:textId="77777777" w:rsidR="00412FAB" w:rsidRPr="005F40D7" w:rsidRDefault="00412FAB">
      <w:pPr>
        <w:numPr>
          <w:ilvl w:val="0"/>
          <w:numId w:val="248"/>
        </w:numPr>
      </w:pPr>
      <w:r w:rsidRPr="005F40D7">
        <w:t xml:space="preserve">控制 </w:t>
      </w:r>
      <w:r w:rsidRPr="005F40D7">
        <w:rPr>
          <w:b/>
          <w:bCs/>
        </w:rPr>
        <w:t>OC1REF（输出比较参考信号）</w:t>
      </w:r>
      <w:r w:rsidRPr="005F40D7">
        <w:t xml:space="preserve"> 更新的时机。</w:t>
      </w:r>
    </w:p>
    <w:p w14:paraId="34EDC4D1" w14:textId="77777777" w:rsidR="00412FAB" w:rsidRPr="005F40D7" w:rsidRDefault="00412FAB">
      <w:pPr>
        <w:numPr>
          <w:ilvl w:val="0"/>
          <w:numId w:val="248"/>
        </w:numPr>
      </w:pPr>
      <w:r w:rsidRPr="005F40D7">
        <w:t xml:space="preserve">在 </w:t>
      </w:r>
      <w:r w:rsidRPr="005F40D7">
        <w:rPr>
          <w:b/>
          <w:bCs/>
        </w:rPr>
        <w:t>快速模式</w:t>
      </w:r>
      <w:r w:rsidRPr="005F40D7">
        <w:t xml:space="preserve"> 下，比较结果会</w:t>
      </w:r>
      <w:r w:rsidRPr="005F40D7">
        <w:rPr>
          <w:b/>
          <w:bCs/>
          <w:color w:val="EE0000"/>
        </w:rPr>
        <w:t>立即更新到输出</w:t>
      </w:r>
      <w:r w:rsidRPr="005F40D7">
        <w:t>，而不是等到下一个定时器更新事件（UEV）。</w:t>
      </w:r>
    </w:p>
    <w:p w14:paraId="20A448C4" w14:textId="77777777" w:rsidR="00412FAB" w:rsidRPr="005F40D7" w:rsidRDefault="00412FAB" w:rsidP="00412FAB">
      <w:r w:rsidRPr="005F40D7">
        <w:rPr>
          <w:rFonts w:ascii="Segoe UI Emoji" w:hAnsi="Segoe UI Emoji" w:cs="Segoe UI Emoji"/>
        </w:rPr>
        <w:t>👉</w:t>
      </w:r>
      <w:r w:rsidRPr="005F40D7">
        <w:t xml:space="preserve"> 它跟 TIM_OC1PreloadConfig() 有点对立：</w:t>
      </w:r>
    </w:p>
    <w:p w14:paraId="59883B94" w14:textId="77777777" w:rsidR="00412FAB" w:rsidRPr="005F40D7" w:rsidRDefault="00412FAB">
      <w:pPr>
        <w:numPr>
          <w:ilvl w:val="0"/>
          <w:numId w:val="249"/>
        </w:numPr>
      </w:pPr>
      <w:r w:rsidRPr="005F40D7">
        <w:rPr>
          <w:b/>
          <w:bCs/>
        </w:rPr>
        <w:t>预装载模式</w:t>
      </w:r>
      <w:r w:rsidRPr="005F40D7">
        <w:t>：比较值更新延迟到</w:t>
      </w:r>
      <w:r w:rsidRPr="005F40D7">
        <w:rPr>
          <w:color w:val="EE0000"/>
        </w:rPr>
        <w:t>下一个更新事件</w:t>
      </w:r>
      <w:r w:rsidRPr="005F40D7">
        <w:t>。</w:t>
      </w:r>
    </w:p>
    <w:p w14:paraId="5A627554" w14:textId="77777777" w:rsidR="00412FAB" w:rsidRPr="005F40D7" w:rsidRDefault="00412FAB">
      <w:pPr>
        <w:numPr>
          <w:ilvl w:val="0"/>
          <w:numId w:val="249"/>
        </w:numPr>
      </w:pPr>
      <w:r w:rsidRPr="005F40D7">
        <w:rPr>
          <w:b/>
          <w:bCs/>
        </w:rPr>
        <w:t>快速模式</w:t>
      </w:r>
      <w:r w:rsidRPr="005F40D7">
        <w:t>：比较输出</w:t>
      </w:r>
      <w:r w:rsidRPr="005F40D7">
        <w:rPr>
          <w:color w:val="EE0000"/>
        </w:rPr>
        <w:t>立刻响应比较结果</w:t>
      </w:r>
      <w:r w:rsidRPr="005F40D7">
        <w:t>。</w:t>
      </w:r>
    </w:p>
    <w:p w14:paraId="0E3C0C2F" w14:textId="77777777" w:rsidR="00412FAB" w:rsidRPr="005F40D7" w:rsidRDefault="00000000" w:rsidP="00412FAB">
      <w:r>
        <w:pict w14:anchorId="2EC6665B">
          <v:rect id="_x0000_i1430" style="width:0;height:1.5pt" o:hralign="center" o:hrstd="t" o:hr="t" fillcolor="#a0a0a0" stroked="f"/>
        </w:pict>
      </w:r>
    </w:p>
    <w:p w14:paraId="30AC136F" w14:textId="77777777" w:rsidR="00412FAB" w:rsidRPr="005F40D7" w:rsidRDefault="00412FAB" w:rsidP="00412FAB">
      <w:pPr>
        <w:pStyle w:val="3"/>
      </w:pPr>
      <w:r w:rsidRPr="005F40D7">
        <w:t>2. 函数原型</w:t>
      </w:r>
    </w:p>
    <w:p w14:paraId="5472512E" w14:textId="77777777" w:rsidR="00412FAB" w:rsidRPr="005F40D7" w:rsidRDefault="00412FAB" w:rsidP="00412FAB">
      <w:r w:rsidRPr="005F40D7">
        <w:t>void TIM_OC1</w:t>
      </w:r>
      <w:proofErr w:type="gramStart"/>
      <w:r w:rsidRPr="005F40D7">
        <w:t>FastConfig(</w:t>
      </w:r>
      <w:proofErr w:type="spellStart"/>
      <w:proofErr w:type="gramEnd"/>
      <w:r w:rsidRPr="005F40D7">
        <w:t>TIM_TypeDef</w:t>
      </w:r>
      <w:proofErr w:type="spellEnd"/>
      <w:r w:rsidRPr="005F40D7">
        <w:t xml:space="preserve">* </w:t>
      </w:r>
      <w:proofErr w:type="spellStart"/>
      <w:r w:rsidRPr="005F40D7">
        <w:t>TIMx</w:t>
      </w:r>
      <w:proofErr w:type="spellEnd"/>
      <w:r w:rsidRPr="005F40D7">
        <w:t xml:space="preserve">, uint16_t </w:t>
      </w:r>
      <w:proofErr w:type="spellStart"/>
      <w:r w:rsidRPr="005F40D7">
        <w:t>TIM_OCFast</w:t>
      </w:r>
      <w:proofErr w:type="spellEnd"/>
      <w:r w:rsidRPr="005F40D7">
        <w:t>);</w:t>
      </w:r>
    </w:p>
    <w:p w14:paraId="40A132F8" w14:textId="77777777" w:rsidR="00412FAB" w:rsidRPr="005F40D7" w:rsidRDefault="00412FAB" w:rsidP="00412FAB">
      <w:pPr>
        <w:rPr>
          <w:b/>
          <w:bCs/>
        </w:rPr>
      </w:pPr>
      <w:r w:rsidRPr="005F40D7">
        <w:rPr>
          <w:b/>
          <w:bCs/>
        </w:rPr>
        <w:t>参数</w:t>
      </w:r>
    </w:p>
    <w:p w14:paraId="032D2518" w14:textId="77777777" w:rsidR="00412FAB" w:rsidRPr="005F40D7" w:rsidRDefault="00412FAB">
      <w:pPr>
        <w:numPr>
          <w:ilvl w:val="0"/>
          <w:numId w:val="250"/>
        </w:numPr>
      </w:pPr>
      <w:proofErr w:type="spellStart"/>
      <w:r w:rsidRPr="005F40D7">
        <w:t>TIMx</w:t>
      </w:r>
      <w:proofErr w:type="spellEnd"/>
    </w:p>
    <w:p w14:paraId="75F4CAC1" w14:textId="77777777" w:rsidR="00412FAB" w:rsidRPr="005F40D7" w:rsidRDefault="00412FAB">
      <w:pPr>
        <w:numPr>
          <w:ilvl w:val="1"/>
          <w:numId w:val="250"/>
        </w:numPr>
      </w:pPr>
      <w:r w:rsidRPr="005F40D7">
        <w:t>指定的定时器（TIM1, TIM2, TIM3, …）。</w:t>
      </w:r>
    </w:p>
    <w:p w14:paraId="4B13416E" w14:textId="77777777" w:rsidR="00412FAB" w:rsidRPr="005F40D7" w:rsidRDefault="00412FAB">
      <w:pPr>
        <w:numPr>
          <w:ilvl w:val="0"/>
          <w:numId w:val="250"/>
        </w:numPr>
      </w:pPr>
      <w:proofErr w:type="spellStart"/>
      <w:r w:rsidRPr="005F40D7">
        <w:t>TIM_OCFast</w:t>
      </w:r>
      <w:proofErr w:type="spellEnd"/>
    </w:p>
    <w:p w14:paraId="3CC1F858" w14:textId="77777777" w:rsidR="00412FAB" w:rsidRPr="005F40D7" w:rsidRDefault="00412FAB">
      <w:pPr>
        <w:numPr>
          <w:ilvl w:val="1"/>
          <w:numId w:val="250"/>
        </w:numPr>
      </w:pPr>
      <w:r w:rsidRPr="005F40D7">
        <w:t>是否开启快速模式，取值为：</w:t>
      </w:r>
    </w:p>
    <w:p w14:paraId="78612A92" w14:textId="77777777" w:rsidR="00412FAB" w:rsidRPr="005F40D7" w:rsidRDefault="00412FAB">
      <w:pPr>
        <w:numPr>
          <w:ilvl w:val="1"/>
          <w:numId w:val="250"/>
        </w:numPr>
        <w:tabs>
          <w:tab w:val="clear" w:pos="1440"/>
        </w:tabs>
      </w:pPr>
      <w:r w:rsidRPr="005F40D7">
        <w:t xml:space="preserve">#define </w:t>
      </w:r>
      <w:proofErr w:type="spellStart"/>
      <w:r w:rsidRPr="005F40D7">
        <w:t>TIM_OCFast_Enable</w:t>
      </w:r>
      <w:proofErr w:type="spellEnd"/>
      <w:r w:rsidRPr="005F40D7">
        <w:t xml:space="preserve">   ((uint16_t)0x0004) // 开启快速模式</w:t>
      </w:r>
    </w:p>
    <w:p w14:paraId="42AB24BD" w14:textId="77777777" w:rsidR="00412FAB" w:rsidRPr="005F40D7" w:rsidRDefault="00412FAB">
      <w:pPr>
        <w:numPr>
          <w:ilvl w:val="1"/>
          <w:numId w:val="250"/>
        </w:numPr>
        <w:tabs>
          <w:tab w:val="clear" w:pos="1440"/>
        </w:tabs>
      </w:pPr>
      <w:r w:rsidRPr="005F40D7">
        <w:t xml:space="preserve">#define </w:t>
      </w:r>
      <w:proofErr w:type="spellStart"/>
      <w:r w:rsidRPr="005F40D7">
        <w:t>TIM_OCFast_Disable</w:t>
      </w:r>
      <w:proofErr w:type="spellEnd"/>
      <w:r w:rsidRPr="005F40D7">
        <w:t xml:space="preserve">  ((uint16_t)0x0000) // 关闭快速模式</w:t>
      </w:r>
    </w:p>
    <w:p w14:paraId="3AAD50AF" w14:textId="77777777" w:rsidR="00412FAB" w:rsidRPr="005F40D7" w:rsidRDefault="00000000" w:rsidP="00412FAB">
      <w:r>
        <w:pict w14:anchorId="0C5170C0">
          <v:rect id="_x0000_i1431" style="width:0;height:1.5pt" o:hralign="center" o:hrstd="t" o:hr="t" fillcolor="#a0a0a0" stroked="f"/>
        </w:pict>
      </w:r>
    </w:p>
    <w:p w14:paraId="25FD243D" w14:textId="77777777" w:rsidR="00412FAB" w:rsidRPr="005F40D7" w:rsidRDefault="00412FAB" w:rsidP="00412FAB">
      <w:pPr>
        <w:pStyle w:val="3"/>
      </w:pPr>
      <w:r w:rsidRPr="005F40D7">
        <w:t>3. 内部原理</w:t>
      </w:r>
    </w:p>
    <w:p w14:paraId="7B6409C1" w14:textId="77777777" w:rsidR="00412FAB" w:rsidRPr="005F40D7" w:rsidRDefault="00412FAB" w:rsidP="00412FAB">
      <w:r w:rsidRPr="005F40D7">
        <w:t xml:space="preserve">这个函数就是修改 </w:t>
      </w:r>
      <w:r w:rsidRPr="005F40D7">
        <w:rPr>
          <w:b/>
          <w:bCs/>
        </w:rPr>
        <w:t>CCMR1 寄存器</w:t>
      </w:r>
      <w:r w:rsidRPr="005F40D7">
        <w:t xml:space="preserve"> 中的 </w:t>
      </w:r>
      <w:r w:rsidRPr="005F40D7">
        <w:rPr>
          <w:b/>
          <w:bCs/>
        </w:rPr>
        <w:t>OC1FE 位</w:t>
      </w:r>
      <w:r w:rsidRPr="005F40D7">
        <w:t>（Output Compare 1 Fast Enable）：</w:t>
      </w:r>
    </w:p>
    <w:p w14:paraId="47D729E6" w14:textId="77777777" w:rsidR="00412FAB" w:rsidRPr="005F40D7" w:rsidRDefault="00412FAB">
      <w:pPr>
        <w:numPr>
          <w:ilvl w:val="0"/>
          <w:numId w:val="251"/>
        </w:numPr>
      </w:pPr>
      <w:proofErr w:type="spellStart"/>
      <w:r w:rsidRPr="005F40D7">
        <w:t>TIM_OCFast_Enable</w:t>
      </w:r>
      <w:proofErr w:type="spellEnd"/>
      <w:r w:rsidRPr="005F40D7">
        <w:t xml:space="preserve"> → OC1FE = 1 → 开启快速模式</w:t>
      </w:r>
    </w:p>
    <w:p w14:paraId="246F2EE7" w14:textId="77777777" w:rsidR="00412FAB" w:rsidRPr="005F40D7" w:rsidRDefault="00412FAB">
      <w:pPr>
        <w:numPr>
          <w:ilvl w:val="0"/>
          <w:numId w:val="251"/>
        </w:numPr>
      </w:pPr>
      <w:proofErr w:type="spellStart"/>
      <w:r w:rsidRPr="005F40D7">
        <w:lastRenderedPageBreak/>
        <w:t>TIM_OCFast_Disable</w:t>
      </w:r>
      <w:proofErr w:type="spellEnd"/>
      <w:r w:rsidRPr="005F40D7">
        <w:t xml:space="preserve"> → OC1FE = 0 → 关闭快速模式</w:t>
      </w:r>
    </w:p>
    <w:p w14:paraId="58671F4B" w14:textId="77777777" w:rsidR="00412FAB" w:rsidRPr="005F40D7" w:rsidRDefault="00412FAB" w:rsidP="00412FAB">
      <w:r w:rsidRPr="005F40D7">
        <w:t>当 OC1FE = 1 时：</w:t>
      </w:r>
    </w:p>
    <w:p w14:paraId="0728761D" w14:textId="77777777" w:rsidR="00412FAB" w:rsidRPr="005F40D7" w:rsidRDefault="00412FAB">
      <w:pPr>
        <w:numPr>
          <w:ilvl w:val="0"/>
          <w:numId w:val="252"/>
        </w:numPr>
      </w:pPr>
      <w:r w:rsidRPr="005F40D7">
        <w:t>在比较匹配时，OC1REF 立即改变（不用等更新事件）。</w:t>
      </w:r>
    </w:p>
    <w:p w14:paraId="3647DF4C" w14:textId="77777777" w:rsidR="00412FAB" w:rsidRPr="005F40D7" w:rsidRDefault="00000000" w:rsidP="00412FAB">
      <w:r>
        <w:pict w14:anchorId="2B5F385D">
          <v:rect id="_x0000_i1432" style="width:0;height:1.5pt" o:hralign="center" o:hrstd="t" o:hr="t" fillcolor="#a0a0a0" stroked="f"/>
        </w:pict>
      </w:r>
    </w:p>
    <w:p w14:paraId="7E4E3940" w14:textId="77777777" w:rsidR="00412FAB" w:rsidRPr="005F40D7" w:rsidRDefault="00412FAB" w:rsidP="00412FAB">
      <w:pPr>
        <w:pStyle w:val="3"/>
      </w:pPr>
      <w:r w:rsidRPr="005F40D7">
        <w:t>4. 使用场景</w:t>
      </w:r>
    </w:p>
    <w:p w14:paraId="19F759DE" w14:textId="77777777" w:rsidR="00412FAB" w:rsidRPr="005F40D7" w:rsidRDefault="00412FAB">
      <w:pPr>
        <w:numPr>
          <w:ilvl w:val="0"/>
          <w:numId w:val="253"/>
        </w:numPr>
      </w:pPr>
      <w:r w:rsidRPr="005F40D7">
        <w:rPr>
          <w:b/>
          <w:bCs/>
        </w:rPr>
        <w:t>普通 PWM 输出</w:t>
      </w:r>
      <w:r w:rsidRPr="005F40D7">
        <w:t xml:space="preserve"> → 一般不开启快速模式，而是用预装载模式，避免波形抖动。</w:t>
      </w:r>
    </w:p>
    <w:p w14:paraId="413F58D0" w14:textId="77777777" w:rsidR="00412FAB" w:rsidRPr="005F40D7" w:rsidRDefault="00412FAB">
      <w:pPr>
        <w:numPr>
          <w:ilvl w:val="0"/>
          <w:numId w:val="253"/>
        </w:numPr>
      </w:pPr>
      <w:r w:rsidRPr="005F40D7">
        <w:rPr>
          <w:b/>
          <w:bCs/>
        </w:rPr>
        <w:t>单脉冲模式、快速响应控制</w:t>
      </w:r>
      <w:r w:rsidRPr="005F40D7">
        <w:t xml:space="preserve"> → 开启快速模式更合适，因为要求 CCR 改变立即生效。</w:t>
      </w:r>
    </w:p>
    <w:p w14:paraId="363F021F" w14:textId="77777777" w:rsidR="00412FAB" w:rsidRPr="005F40D7" w:rsidRDefault="00000000" w:rsidP="00412FAB">
      <w:r>
        <w:pict w14:anchorId="7F020D9D">
          <v:rect id="_x0000_i1433" style="width:0;height:1.5pt" o:hralign="center" o:hrstd="t" o:hr="t" fillcolor="#a0a0a0" stroked="f"/>
        </w:pict>
      </w:r>
    </w:p>
    <w:p w14:paraId="2A4141F2" w14:textId="77777777" w:rsidR="00412FAB" w:rsidRPr="005F40D7" w:rsidRDefault="00412FAB" w:rsidP="00412FAB">
      <w:pPr>
        <w:pStyle w:val="3"/>
      </w:pPr>
      <w:r w:rsidRPr="005F40D7">
        <w:t>5. 使用示例</w:t>
      </w:r>
    </w:p>
    <w:p w14:paraId="248B9CDC" w14:textId="77777777" w:rsidR="00412FAB" w:rsidRPr="005F40D7" w:rsidRDefault="00412FAB" w:rsidP="00412FAB">
      <w:r w:rsidRPr="005F40D7">
        <w:t>// 开启 TIM2 通道 1 的快速比较模式</w:t>
      </w:r>
    </w:p>
    <w:p w14:paraId="1B0D6364" w14:textId="77777777" w:rsidR="00412FAB" w:rsidRPr="005F40D7" w:rsidRDefault="00412FAB" w:rsidP="00412FAB">
      <w:r w:rsidRPr="005F40D7">
        <w:t>TIM_OC1</w:t>
      </w:r>
      <w:proofErr w:type="gramStart"/>
      <w:r w:rsidRPr="005F40D7">
        <w:t>FastConfig(</w:t>
      </w:r>
      <w:proofErr w:type="gramEnd"/>
      <w:r w:rsidRPr="005F40D7">
        <w:t xml:space="preserve">TIM2, </w:t>
      </w:r>
      <w:proofErr w:type="spellStart"/>
      <w:r w:rsidRPr="005F40D7">
        <w:t>TIM_OCFast_Enable</w:t>
      </w:r>
      <w:proofErr w:type="spellEnd"/>
      <w:r w:rsidRPr="005F40D7">
        <w:t>);</w:t>
      </w:r>
    </w:p>
    <w:p w14:paraId="6BAAA108" w14:textId="77777777" w:rsidR="00412FAB" w:rsidRPr="005F40D7" w:rsidRDefault="00412FAB" w:rsidP="00412FAB"/>
    <w:p w14:paraId="0BF0A878" w14:textId="77777777" w:rsidR="00412FAB" w:rsidRPr="005F40D7" w:rsidRDefault="00412FAB" w:rsidP="00412FAB">
      <w:r w:rsidRPr="005F40D7">
        <w:t>// 关闭快速模式</w:t>
      </w:r>
    </w:p>
    <w:p w14:paraId="2A7BC11D" w14:textId="77777777" w:rsidR="00412FAB" w:rsidRPr="005F40D7" w:rsidRDefault="00412FAB" w:rsidP="00412FAB">
      <w:r w:rsidRPr="005F40D7">
        <w:t>TIM_OC1</w:t>
      </w:r>
      <w:proofErr w:type="gramStart"/>
      <w:r w:rsidRPr="005F40D7">
        <w:t>FastConfig(</w:t>
      </w:r>
      <w:proofErr w:type="gramEnd"/>
      <w:r w:rsidRPr="005F40D7">
        <w:t xml:space="preserve">TIM2, </w:t>
      </w:r>
      <w:proofErr w:type="spellStart"/>
      <w:r w:rsidRPr="005F40D7">
        <w:t>TIM_OCFast_Disable</w:t>
      </w:r>
      <w:proofErr w:type="spellEnd"/>
      <w:r w:rsidRPr="005F40D7">
        <w:t>);</w:t>
      </w:r>
    </w:p>
    <w:p w14:paraId="68AC2DE1" w14:textId="77777777" w:rsidR="00412FAB" w:rsidRPr="005F40D7" w:rsidRDefault="00000000" w:rsidP="00412FAB">
      <w:r>
        <w:pict w14:anchorId="0CD14B55">
          <v:rect id="_x0000_i1434" style="width:0;height:1.5pt" o:hralign="center" o:hrstd="t" o:hr="t" fillcolor="#a0a0a0" stroked="f"/>
        </w:pict>
      </w:r>
    </w:p>
    <w:p w14:paraId="3069015B" w14:textId="77777777" w:rsidR="00412FAB" w:rsidRPr="005F40D7" w:rsidRDefault="00412FAB" w:rsidP="00412FAB">
      <w:pPr>
        <w:pStyle w:val="3"/>
      </w:pPr>
      <w:r w:rsidRPr="005F40D7">
        <w:t>6. 对比总结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716"/>
        <w:gridCol w:w="2540"/>
        <w:gridCol w:w="2632"/>
      </w:tblGrid>
      <w:tr w:rsidR="00412FAB" w:rsidRPr="005F40D7" w14:paraId="38C943A7" w14:textId="77777777" w:rsidTr="004B7671">
        <w:trPr>
          <w:tblHeader/>
          <w:tblCellSpacing w:w="15" w:type="dxa"/>
        </w:trPr>
        <w:tc>
          <w:tcPr>
            <w:tcW w:w="0" w:type="auto"/>
            <w:vAlign w:val="center"/>
            <w:hideMark/>
          </w:tcPr>
          <w:p w14:paraId="4765DA1F" w14:textId="77777777" w:rsidR="00412FAB" w:rsidRPr="005F40D7" w:rsidRDefault="00412FAB" w:rsidP="004B7671">
            <w:pPr>
              <w:rPr>
                <w:b/>
                <w:bCs/>
              </w:rPr>
            </w:pPr>
            <w:r w:rsidRPr="005F40D7">
              <w:rPr>
                <w:b/>
                <w:bCs/>
              </w:rPr>
              <w:t>配置函数</w:t>
            </w:r>
          </w:p>
        </w:tc>
        <w:tc>
          <w:tcPr>
            <w:tcW w:w="0" w:type="auto"/>
            <w:vAlign w:val="center"/>
            <w:hideMark/>
          </w:tcPr>
          <w:p w14:paraId="296DBDD7" w14:textId="77777777" w:rsidR="00412FAB" w:rsidRPr="005F40D7" w:rsidRDefault="00412FAB" w:rsidP="004B7671">
            <w:pPr>
              <w:rPr>
                <w:b/>
                <w:bCs/>
              </w:rPr>
            </w:pPr>
            <w:r w:rsidRPr="005F40D7">
              <w:rPr>
                <w:b/>
                <w:bCs/>
              </w:rPr>
              <w:t>控制位</w:t>
            </w:r>
          </w:p>
        </w:tc>
        <w:tc>
          <w:tcPr>
            <w:tcW w:w="0" w:type="auto"/>
            <w:vAlign w:val="center"/>
            <w:hideMark/>
          </w:tcPr>
          <w:p w14:paraId="7218AE21" w14:textId="77777777" w:rsidR="00412FAB" w:rsidRPr="005F40D7" w:rsidRDefault="00412FAB" w:rsidP="004B7671">
            <w:pPr>
              <w:rPr>
                <w:b/>
                <w:bCs/>
              </w:rPr>
            </w:pPr>
            <w:r w:rsidRPr="005F40D7">
              <w:rPr>
                <w:b/>
                <w:bCs/>
              </w:rPr>
              <w:t>效果</w:t>
            </w:r>
          </w:p>
        </w:tc>
        <w:tc>
          <w:tcPr>
            <w:tcW w:w="0" w:type="auto"/>
            <w:vAlign w:val="center"/>
            <w:hideMark/>
          </w:tcPr>
          <w:p w14:paraId="37DD1DB4" w14:textId="77777777" w:rsidR="00412FAB" w:rsidRPr="005F40D7" w:rsidRDefault="00412FAB" w:rsidP="004B7671">
            <w:pPr>
              <w:rPr>
                <w:b/>
                <w:bCs/>
              </w:rPr>
            </w:pPr>
            <w:r w:rsidRPr="005F40D7">
              <w:rPr>
                <w:b/>
                <w:bCs/>
              </w:rPr>
              <w:t>常用场景</w:t>
            </w:r>
          </w:p>
        </w:tc>
      </w:tr>
      <w:tr w:rsidR="00412FAB" w:rsidRPr="005F40D7" w14:paraId="3795F250" w14:textId="77777777" w:rsidTr="004B7671">
        <w:trPr>
          <w:tblCellSpacing w:w="15" w:type="dxa"/>
        </w:trPr>
        <w:tc>
          <w:tcPr>
            <w:tcW w:w="0" w:type="auto"/>
            <w:vAlign w:val="center"/>
            <w:hideMark/>
          </w:tcPr>
          <w:p w14:paraId="1C353F87" w14:textId="77777777" w:rsidR="00412FAB" w:rsidRPr="005F40D7" w:rsidRDefault="00412FAB" w:rsidP="004B7671">
            <w:r w:rsidRPr="005F40D7">
              <w:t>TIM_OC1</w:t>
            </w:r>
            <w:proofErr w:type="gramStart"/>
            <w:r w:rsidRPr="005F40D7">
              <w:t>PreloadConfig(</w:t>
            </w:r>
            <w:proofErr w:type="gramEnd"/>
            <w:r w:rsidRPr="005F40D7">
              <w:t>)</w:t>
            </w:r>
          </w:p>
        </w:tc>
        <w:tc>
          <w:tcPr>
            <w:tcW w:w="0" w:type="auto"/>
            <w:vAlign w:val="center"/>
            <w:hideMark/>
          </w:tcPr>
          <w:p w14:paraId="41D2DA10" w14:textId="77777777" w:rsidR="00412FAB" w:rsidRPr="005F40D7" w:rsidRDefault="00412FAB" w:rsidP="004B7671">
            <w:r w:rsidRPr="005F40D7">
              <w:t>OC1PE</w:t>
            </w:r>
          </w:p>
        </w:tc>
        <w:tc>
          <w:tcPr>
            <w:tcW w:w="0" w:type="auto"/>
            <w:vAlign w:val="center"/>
            <w:hideMark/>
          </w:tcPr>
          <w:p w14:paraId="51045E3F" w14:textId="77777777" w:rsidR="00412FAB" w:rsidRPr="005F40D7" w:rsidRDefault="00412FAB" w:rsidP="004B7671">
            <w:r w:rsidRPr="005F40D7">
              <w:t>CCR 更新时机：立即 vs 延迟到 UEV</w:t>
            </w:r>
          </w:p>
        </w:tc>
        <w:tc>
          <w:tcPr>
            <w:tcW w:w="0" w:type="auto"/>
            <w:vAlign w:val="center"/>
            <w:hideMark/>
          </w:tcPr>
          <w:p w14:paraId="2FA066D6" w14:textId="77777777" w:rsidR="00412FAB" w:rsidRPr="005F40D7" w:rsidRDefault="00412FAB" w:rsidP="004B7671">
            <w:r w:rsidRPr="005F40D7">
              <w:t>PWM 占空比更新（推荐开启预装载）</w:t>
            </w:r>
          </w:p>
        </w:tc>
      </w:tr>
      <w:tr w:rsidR="00412FAB" w:rsidRPr="005F40D7" w14:paraId="00041607" w14:textId="77777777" w:rsidTr="004B7671">
        <w:trPr>
          <w:tblCellSpacing w:w="15" w:type="dxa"/>
        </w:trPr>
        <w:tc>
          <w:tcPr>
            <w:tcW w:w="0" w:type="auto"/>
            <w:vAlign w:val="center"/>
            <w:hideMark/>
          </w:tcPr>
          <w:p w14:paraId="0E7DC759" w14:textId="77777777" w:rsidR="00412FAB" w:rsidRPr="005F40D7" w:rsidRDefault="00412FAB" w:rsidP="004B7671">
            <w:r w:rsidRPr="005F40D7">
              <w:t>TIM_OC1</w:t>
            </w:r>
            <w:proofErr w:type="gramStart"/>
            <w:r w:rsidRPr="005F40D7">
              <w:t>FastConfig(</w:t>
            </w:r>
            <w:proofErr w:type="gramEnd"/>
            <w:r w:rsidRPr="005F40D7">
              <w:t>)</w:t>
            </w:r>
          </w:p>
        </w:tc>
        <w:tc>
          <w:tcPr>
            <w:tcW w:w="0" w:type="auto"/>
            <w:vAlign w:val="center"/>
            <w:hideMark/>
          </w:tcPr>
          <w:p w14:paraId="0A556479" w14:textId="77777777" w:rsidR="00412FAB" w:rsidRPr="005F40D7" w:rsidRDefault="00412FAB" w:rsidP="004B7671">
            <w:r w:rsidRPr="005F40D7">
              <w:t>OC1FE</w:t>
            </w:r>
          </w:p>
        </w:tc>
        <w:tc>
          <w:tcPr>
            <w:tcW w:w="0" w:type="auto"/>
            <w:vAlign w:val="center"/>
            <w:hideMark/>
          </w:tcPr>
          <w:p w14:paraId="08FC1FD8" w14:textId="77777777" w:rsidR="00412FAB" w:rsidRPr="005F40D7" w:rsidRDefault="00412FAB" w:rsidP="004B7671">
            <w:r w:rsidRPr="005F40D7">
              <w:t>比较输出时机：立即 vs 等待 UEV</w:t>
            </w:r>
          </w:p>
        </w:tc>
        <w:tc>
          <w:tcPr>
            <w:tcW w:w="0" w:type="auto"/>
            <w:vAlign w:val="center"/>
            <w:hideMark/>
          </w:tcPr>
          <w:p w14:paraId="4B5E698D" w14:textId="77777777" w:rsidR="00412FAB" w:rsidRPr="005F40D7" w:rsidRDefault="00412FAB" w:rsidP="004B7671">
            <w:r w:rsidRPr="005F40D7">
              <w:t>单脉冲/快速响应需求</w:t>
            </w:r>
          </w:p>
        </w:tc>
      </w:tr>
    </w:tbl>
    <w:p w14:paraId="37CDA8D1" w14:textId="77777777" w:rsidR="00412FAB" w:rsidRPr="005F40D7" w:rsidRDefault="00000000" w:rsidP="00412FAB">
      <w:r>
        <w:pict w14:anchorId="5443A2C4">
          <v:rect id="_x0000_i1435" style="width:0;height:1.5pt" o:hralign="center" o:hrstd="t" o:hr="t" fillcolor="#a0a0a0" stroked="f"/>
        </w:pict>
      </w:r>
    </w:p>
    <w:p w14:paraId="67D21C16" w14:textId="77777777" w:rsidR="00412FAB" w:rsidRPr="005F40D7" w:rsidRDefault="00412FAB" w:rsidP="00412FAB">
      <w:pPr>
        <w:pStyle w:val="3"/>
      </w:pPr>
      <w:r w:rsidRPr="005F40D7">
        <w:rPr>
          <w:rFonts w:ascii="Segoe UI Emoji" w:hAnsi="Segoe UI Emoji" w:cs="Segoe UI Emoji"/>
        </w:rPr>
        <w:lastRenderedPageBreak/>
        <w:t>✅</w:t>
      </w:r>
      <w:r w:rsidRPr="005F40D7">
        <w:t xml:space="preserve"> 总结：</w:t>
      </w:r>
    </w:p>
    <w:p w14:paraId="028C6E9C" w14:textId="77777777" w:rsidR="00412FAB" w:rsidRPr="005F40D7" w:rsidRDefault="00412FAB">
      <w:pPr>
        <w:numPr>
          <w:ilvl w:val="0"/>
          <w:numId w:val="254"/>
        </w:numPr>
      </w:pPr>
      <w:r w:rsidRPr="005F40D7">
        <w:t xml:space="preserve">TIM_OC1FastConfig() 控制 </w:t>
      </w:r>
      <w:r w:rsidRPr="005F40D7">
        <w:rPr>
          <w:b/>
          <w:bCs/>
        </w:rPr>
        <w:t>输出比较是否快速生效</w:t>
      </w:r>
      <w:r w:rsidRPr="005F40D7">
        <w:t>。</w:t>
      </w:r>
    </w:p>
    <w:p w14:paraId="607BF863" w14:textId="77777777" w:rsidR="00412FAB" w:rsidRPr="005F40D7" w:rsidRDefault="00412FAB">
      <w:pPr>
        <w:numPr>
          <w:ilvl w:val="0"/>
          <w:numId w:val="254"/>
        </w:numPr>
      </w:pPr>
      <w:r w:rsidRPr="005F40D7">
        <w:t>开启后，OC1REF 在匹配时立即响应，适合</w:t>
      </w:r>
      <w:r w:rsidRPr="005F40D7">
        <w:rPr>
          <w:b/>
          <w:bCs/>
        </w:rPr>
        <w:t>快速模式</w:t>
      </w:r>
      <w:r w:rsidRPr="005F40D7">
        <w:t>。</w:t>
      </w:r>
    </w:p>
    <w:p w14:paraId="0EF4E422" w14:textId="77777777" w:rsidR="00412FAB" w:rsidRPr="0015088B" w:rsidRDefault="00412FAB">
      <w:pPr>
        <w:numPr>
          <w:ilvl w:val="0"/>
          <w:numId w:val="254"/>
        </w:numPr>
      </w:pPr>
      <w:r w:rsidRPr="005F40D7">
        <w:t xml:space="preserve">但在 </w:t>
      </w:r>
      <w:r w:rsidRPr="005F40D7">
        <w:rPr>
          <w:b/>
          <w:bCs/>
        </w:rPr>
        <w:t>PWM 模式</w:t>
      </w:r>
      <w:r w:rsidRPr="005F40D7">
        <w:t xml:space="preserve"> 下通常不用它，而是用 Preload 保证波形平滑。</w:t>
      </w:r>
    </w:p>
    <w:p w14:paraId="3EB70446" w14:textId="77777777" w:rsidR="003823A4" w:rsidRDefault="003823A4" w:rsidP="003823A4">
      <w:pPr>
        <w:pStyle w:val="2"/>
      </w:pPr>
      <w:r w:rsidRPr="00D42106">
        <w:t>TIM_OC1FastConfig</w:t>
      </w:r>
      <w:r>
        <w:rPr>
          <w:rFonts w:hint="eastAsia"/>
        </w:rPr>
        <w:t>()</w:t>
      </w:r>
      <w:r>
        <w:br/>
      </w:r>
      <w:r w:rsidRPr="005F40D7">
        <w:rPr>
          <w:b/>
          <w:bCs/>
        </w:rPr>
        <w:t>通道 1 是否开启快速比较模式</w:t>
      </w:r>
    </w:p>
    <w:p w14:paraId="55154A31" w14:textId="77777777" w:rsidR="003823A4" w:rsidRDefault="003823A4" w:rsidP="003823A4">
      <w:pPr>
        <w:pStyle w:val="2"/>
      </w:pPr>
      <w:r w:rsidRPr="00D42106">
        <w:t>TIM_OC1FastConfig</w:t>
      </w:r>
      <w:r>
        <w:rPr>
          <w:rFonts w:hint="eastAsia"/>
        </w:rPr>
        <w:t>()</w:t>
      </w:r>
      <w:r>
        <w:br/>
      </w:r>
      <w:r w:rsidRPr="005F40D7">
        <w:rPr>
          <w:b/>
          <w:bCs/>
        </w:rPr>
        <w:t>通道 1 是否开启快速比较模式</w:t>
      </w:r>
    </w:p>
    <w:p w14:paraId="4A5420C0" w14:textId="77777777" w:rsidR="003823A4" w:rsidRDefault="003823A4" w:rsidP="003823A4">
      <w:pPr>
        <w:pStyle w:val="2"/>
      </w:pPr>
      <w:r w:rsidRPr="00D42106">
        <w:t>TIM_OC1FastConfig</w:t>
      </w:r>
      <w:r>
        <w:rPr>
          <w:rFonts w:hint="eastAsia"/>
        </w:rPr>
        <w:t>()</w:t>
      </w:r>
      <w:r>
        <w:br/>
      </w:r>
      <w:r w:rsidRPr="005F40D7">
        <w:rPr>
          <w:b/>
          <w:bCs/>
        </w:rPr>
        <w:t>通道 1 是否开启快速比较模式</w:t>
      </w:r>
    </w:p>
    <w:p w14:paraId="63E0A1A0" w14:textId="77777777" w:rsidR="00412FAB" w:rsidRDefault="00412FAB" w:rsidP="00412FAB">
      <w:pPr>
        <w:pStyle w:val="2"/>
      </w:pPr>
      <w:r w:rsidRPr="005C6492">
        <w:t>TIM_ClearOC1Ref</w:t>
      </w:r>
      <w:r>
        <w:rPr>
          <w:rFonts w:hint="eastAsia"/>
        </w:rPr>
        <w:t>()</w:t>
      </w:r>
      <w:r>
        <w:br/>
      </w:r>
      <w:r w:rsidRPr="00FD0961">
        <w:t xml:space="preserve">控制 </w:t>
      </w:r>
      <w:r w:rsidRPr="00FD0961">
        <w:rPr>
          <w:b/>
          <w:bCs/>
        </w:rPr>
        <w:t>通道 1 的输出清除功能</w:t>
      </w:r>
    </w:p>
    <w:p w14:paraId="3BA55696" w14:textId="77777777" w:rsidR="00412FAB" w:rsidRPr="00FD0961" w:rsidRDefault="00412FAB" w:rsidP="00412FAB">
      <w:r w:rsidRPr="00FD0961">
        <w:t>你提到的这个函数</w:t>
      </w:r>
    </w:p>
    <w:p w14:paraId="50F77BB4" w14:textId="77777777" w:rsidR="00412FAB" w:rsidRPr="00FD0961" w:rsidRDefault="00412FAB" w:rsidP="00412FAB">
      <w:r w:rsidRPr="00FD0961">
        <w:t>void TIM_ClearOC1</w:t>
      </w:r>
      <w:proofErr w:type="gramStart"/>
      <w:r w:rsidRPr="00FD0961">
        <w:t>Ref(</w:t>
      </w:r>
      <w:proofErr w:type="spellStart"/>
      <w:proofErr w:type="gramEnd"/>
      <w:r w:rsidRPr="00FD0961">
        <w:t>TIM_TypeDef</w:t>
      </w:r>
      <w:proofErr w:type="spellEnd"/>
      <w:r w:rsidRPr="00FD0961">
        <w:t xml:space="preserve">* </w:t>
      </w:r>
      <w:proofErr w:type="spellStart"/>
      <w:r w:rsidRPr="00FD0961">
        <w:t>TIMx</w:t>
      </w:r>
      <w:proofErr w:type="spellEnd"/>
      <w:r w:rsidRPr="00FD0961">
        <w:t>, uint16_t TIM_OCClear);</w:t>
      </w:r>
    </w:p>
    <w:p w14:paraId="41517F9B" w14:textId="77777777" w:rsidR="00412FAB" w:rsidRPr="00FD0961" w:rsidRDefault="00412FAB" w:rsidP="00412FAB">
      <w:r w:rsidRPr="00FD0961">
        <w:t xml:space="preserve">也是 </w:t>
      </w:r>
      <w:r w:rsidRPr="00FD0961">
        <w:rPr>
          <w:b/>
          <w:bCs/>
        </w:rPr>
        <w:t>标准外设库（</w:t>
      </w:r>
      <w:proofErr w:type="spellStart"/>
      <w:r w:rsidRPr="00FD0961">
        <w:rPr>
          <w:b/>
          <w:bCs/>
        </w:rPr>
        <w:t>StdPeriph</w:t>
      </w:r>
      <w:proofErr w:type="spellEnd"/>
      <w:r w:rsidRPr="00FD0961">
        <w:rPr>
          <w:b/>
          <w:bCs/>
        </w:rPr>
        <w:t xml:space="preserve"> Lib）</w:t>
      </w:r>
      <w:r w:rsidRPr="00FD0961">
        <w:t xml:space="preserve"> 提供的定时器输出比较（Output Compare, OC）相关函数，用来控制 </w:t>
      </w:r>
      <w:r w:rsidRPr="00FD0961">
        <w:rPr>
          <w:b/>
          <w:bCs/>
        </w:rPr>
        <w:t>通道 1 的输出清除功能（</w:t>
      </w:r>
      <w:proofErr w:type="spellStart"/>
      <w:r w:rsidRPr="00FD0961">
        <w:rPr>
          <w:b/>
          <w:bCs/>
        </w:rPr>
        <w:t>OCRef</w:t>
      </w:r>
      <w:proofErr w:type="spellEnd"/>
      <w:r w:rsidRPr="00FD0961">
        <w:rPr>
          <w:b/>
          <w:bCs/>
        </w:rPr>
        <w:t xml:space="preserve"> Clear）</w:t>
      </w:r>
      <w:r w:rsidRPr="00FD0961">
        <w:t>。</w:t>
      </w:r>
    </w:p>
    <w:p w14:paraId="6E9947A1" w14:textId="77777777" w:rsidR="00412FAB" w:rsidRPr="00FD0961" w:rsidRDefault="00000000" w:rsidP="00412FAB">
      <w:r>
        <w:pict w14:anchorId="41C81D75">
          <v:rect id="_x0000_i1436" style="width:0;height:1.5pt" o:hralign="center" o:hrstd="t" o:hr="t" fillcolor="#a0a0a0" stroked="f"/>
        </w:pict>
      </w:r>
    </w:p>
    <w:p w14:paraId="095DE207" w14:textId="77777777" w:rsidR="00412FAB" w:rsidRPr="00FD0961" w:rsidRDefault="00412FAB" w:rsidP="00412FAB">
      <w:pPr>
        <w:pStyle w:val="3"/>
      </w:pPr>
      <w:r w:rsidRPr="00FD0961">
        <w:t>1. 函数作用</w:t>
      </w:r>
    </w:p>
    <w:p w14:paraId="71B4E7CE" w14:textId="77777777" w:rsidR="00412FAB" w:rsidRPr="00FD0961" w:rsidRDefault="00412FAB">
      <w:pPr>
        <w:numPr>
          <w:ilvl w:val="0"/>
          <w:numId w:val="255"/>
        </w:numPr>
      </w:pPr>
      <w:r w:rsidRPr="00FD0961">
        <w:t xml:space="preserve">控制 </w:t>
      </w:r>
      <w:r w:rsidRPr="00FD0961">
        <w:rPr>
          <w:b/>
          <w:bCs/>
        </w:rPr>
        <w:t>OC1REF（输出比较参考信号）</w:t>
      </w:r>
      <w:r w:rsidRPr="00FD0961">
        <w:t xml:space="preserve"> 是否能被外部触发信号强制清零。</w:t>
      </w:r>
    </w:p>
    <w:p w14:paraId="442DABB1" w14:textId="77777777" w:rsidR="00412FAB" w:rsidRPr="00FD0961" w:rsidRDefault="00412FAB">
      <w:pPr>
        <w:numPr>
          <w:ilvl w:val="0"/>
          <w:numId w:val="255"/>
        </w:numPr>
      </w:pPr>
      <w:r w:rsidRPr="00FD0961">
        <w:t>当你使能这个功能后，</w:t>
      </w:r>
      <w:r w:rsidRPr="00FD0961">
        <w:rPr>
          <w:color w:val="EE0000"/>
        </w:rPr>
        <w:t>如果检测到指定的外部信号</w:t>
      </w:r>
      <w:r w:rsidRPr="00FD0961">
        <w:t xml:space="preserve">（通过 </w:t>
      </w:r>
      <w:r w:rsidRPr="00FD0961">
        <w:rPr>
          <w:b/>
          <w:bCs/>
        </w:rPr>
        <w:t>ETRF 引脚或内部触发信号</w:t>
      </w:r>
      <w:r w:rsidRPr="00FD0961">
        <w:t>），会</w:t>
      </w:r>
      <w:r w:rsidRPr="00FD0961">
        <w:rPr>
          <w:color w:val="EE0000"/>
        </w:rPr>
        <w:t>立即把 OC1REF 清零</w:t>
      </w:r>
      <w:r w:rsidRPr="00FD0961">
        <w:t>。</w:t>
      </w:r>
    </w:p>
    <w:p w14:paraId="272087D5" w14:textId="77777777" w:rsidR="00412FAB" w:rsidRPr="00FD0961" w:rsidRDefault="00412FAB">
      <w:pPr>
        <w:numPr>
          <w:ilvl w:val="0"/>
          <w:numId w:val="255"/>
        </w:numPr>
      </w:pPr>
      <w:r w:rsidRPr="00FD0961">
        <w:t xml:space="preserve">常用于 </w:t>
      </w:r>
      <w:r w:rsidRPr="00FD0961">
        <w:rPr>
          <w:b/>
          <w:bCs/>
          <w:color w:val="EE0000"/>
        </w:rPr>
        <w:t>死区保护</w:t>
      </w:r>
      <w:r w:rsidRPr="00FD0961">
        <w:t xml:space="preserve"> 或 </w:t>
      </w:r>
      <w:r w:rsidRPr="00FD0961">
        <w:rPr>
          <w:b/>
          <w:bCs/>
          <w:color w:val="EE0000"/>
        </w:rPr>
        <w:t>紧急停止</w:t>
      </w:r>
      <w:r w:rsidRPr="00FD0961">
        <w:t>（例如电机过流、过压保护）。</w:t>
      </w:r>
    </w:p>
    <w:p w14:paraId="2607CAC0" w14:textId="77777777" w:rsidR="00412FAB" w:rsidRPr="00FD0961" w:rsidRDefault="00000000" w:rsidP="00412FAB">
      <w:r>
        <w:pict w14:anchorId="351EECB1">
          <v:rect id="_x0000_i1437" style="width:0;height:1.5pt" o:hralign="center" o:hrstd="t" o:hr="t" fillcolor="#a0a0a0" stroked="f"/>
        </w:pict>
      </w:r>
    </w:p>
    <w:p w14:paraId="13F9EF76" w14:textId="77777777" w:rsidR="00412FAB" w:rsidRPr="00FD0961" w:rsidRDefault="00412FAB" w:rsidP="00412FAB">
      <w:pPr>
        <w:pStyle w:val="3"/>
      </w:pPr>
      <w:r w:rsidRPr="00FD0961">
        <w:lastRenderedPageBreak/>
        <w:t>2. 函数原型</w:t>
      </w:r>
    </w:p>
    <w:p w14:paraId="76642ED2" w14:textId="77777777" w:rsidR="00412FAB" w:rsidRPr="00FD0961" w:rsidRDefault="00412FAB" w:rsidP="00412FAB">
      <w:r w:rsidRPr="00FD0961">
        <w:t>void TIM_ClearOC1</w:t>
      </w:r>
      <w:proofErr w:type="gramStart"/>
      <w:r w:rsidRPr="00FD0961">
        <w:t>Ref(</w:t>
      </w:r>
      <w:proofErr w:type="spellStart"/>
      <w:proofErr w:type="gramEnd"/>
      <w:r w:rsidRPr="00FD0961">
        <w:t>TIM_TypeDef</w:t>
      </w:r>
      <w:proofErr w:type="spellEnd"/>
      <w:r w:rsidRPr="00FD0961">
        <w:t xml:space="preserve">* </w:t>
      </w:r>
      <w:proofErr w:type="spellStart"/>
      <w:r w:rsidRPr="00FD0961">
        <w:t>TIMx</w:t>
      </w:r>
      <w:proofErr w:type="spellEnd"/>
      <w:r w:rsidRPr="00FD0961">
        <w:t>, uint16_t TIM_OCClear);</w:t>
      </w:r>
    </w:p>
    <w:p w14:paraId="7C652DE3" w14:textId="77777777" w:rsidR="00412FAB" w:rsidRPr="00FD0961" w:rsidRDefault="00412FAB" w:rsidP="00412FAB">
      <w:pPr>
        <w:rPr>
          <w:b/>
          <w:bCs/>
        </w:rPr>
      </w:pPr>
      <w:r w:rsidRPr="00FD0961">
        <w:rPr>
          <w:b/>
          <w:bCs/>
        </w:rPr>
        <w:t>参数</w:t>
      </w:r>
    </w:p>
    <w:p w14:paraId="509E6A8E" w14:textId="77777777" w:rsidR="00412FAB" w:rsidRPr="00FD0961" w:rsidRDefault="00412FAB">
      <w:pPr>
        <w:numPr>
          <w:ilvl w:val="0"/>
          <w:numId w:val="256"/>
        </w:numPr>
      </w:pPr>
      <w:proofErr w:type="spellStart"/>
      <w:r w:rsidRPr="00FD0961">
        <w:t>TIMx</w:t>
      </w:r>
      <w:proofErr w:type="spellEnd"/>
    </w:p>
    <w:p w14:paraId="686AA49F" w14:textId="77777777" w:rsidR="00412FAB" w:rsidRPr="00FD0961" w:rsidRDefault="00412FAB">
      <w:pPr>
        <w:numPr>
          <w:ilvl w:val="1"/>
          <w:numId w:val="256"/>
        </w:numPr>
      </w:pPr>
      <w:r w:rsidRPr="00FD0961">
        <w:t>指定定时器（TIM1, TIM2, TIM3, …）。</w:t>
      </w:r>
    </w:p>
    <w:p w14:paraId="5E3A5C33" w14:textId="77777777" w:rsidR="00412FAB" w:rsidRPr="00FD0961" w:rsidRDefault="00412FAB">
      <w:pPr>
        <w:numPr>
          <w:ilvl w:val="0"/>
          <w:numId w:val="256"/>
        </w:numPr>
      </w:pPr>
      <w:r w:rsidRPr="00FD0961">
        <w:t>TIM_OCClear</w:t>
      </w:r>
    </w:p>
    <w:p w14:paraId="7FEFF4B4" w14:textId="77777777" w:rsidR="00412FAB" w:rsidRPr="00FD0961" w:rsidRDefault="00412FAB">
      <w:pPr>
        <w:numPr>
          <w:ilvl w:val="1"/>
          <w:numId w:val="256"/>
        </w:numPr>
      </w:pPr>
      <w:r w:rsidRPr="00FD0961">
        <w:t>是否使能清除功能：</w:t>
      </w:r>
    </w:p>
    <w:p w14:paraId="338B97F9" w14:textId="77777777" w:rsidR="00412FAB" w:rsidRPr="00FD0961" w:rsidRDefault="00412FAB">
      <w:pPr>
        <w:numPr>
          <w:ilvl w:val="1"/>
          <w:numId w:val="256"/>
        </w:numPr>
        <w:tabs>
          <w:tab w:val="clear" w:pos="1440"/>
        </w:tabs>
      </w:pPr>
      <w:r w:rsidRPr="00FD0961">
        <w:t xml:space="preserve">#define </w:t>
      </w:r>
      <w:proofErr w:type="spellStart"/>
      <w:r w:rsidRPr="00FD0961">
        <w:t>TIM_OCClear_Enable</w:t>
      </w:r>
      <w:proofErr w:type="spellEnd"/>
      <w:r w:rsidRPr="00FD0961">
        <w:t xml:space="preserve">   ((uint16_t)0x0080) // 开启清除</w:t>
      </w:r>
    </w:p>
    <w:p w14:paraId="0D520B98" w14:textId="77777777" w:rsidR="00412FAB" w:rsidRPr="00FD0961" w:rsidRDefault="00412FAB">
      <w:pPr>
        <w:numPr>
          <w:ilvl w:val="1"/>
          <w:numId w:val="256"/>
        </w:numPr>
        <w:tabs>
          <w:tab w:val="clear" w:pos="1440"/>
        </w:tabs>
      </w:pPr>
      <w:r w:rsidRPr="00FD0961">
        <w:t xml:space="preserve">#define </w:t>
      </w:r>
      <w:proofErr w:type="spellStart"/>
      <w:r w:rsidRPr="00FD0961">
        <w:t>TIM_OCClear_Disable</w:t>
      </w:r>
      <w:proofErr w:type="spellEnd"/>
      <w:r w:rsidRPr="00FD0961">
        <w:t xml:space="preserve">  ((uint16_t)0x0000) // 关闭清除</w:t>
      </w:r>
    </w:p>
    <w:p w14:paraId="1F937B6C" w14:textId="77777777" w:rsidR="00412FAB" w:rsidRPr="00FD0961" w:rsidRDefault="00000000" w:rsidP="00412FAB">
      <w:r>
        <w:pict w14:anchorId="7E6B1E4F">
          <v:rect id="_x0000_i1438" style="width:0;height:1.5pt" o:hralign="center" o:hrstd="t" o:hr="t" fillcolor="#a0a0a0" stroked="f"/>
        </w:pict>
      </w:r>
    </w:p>
    <w:p w14:paraId="77F2905C" w14:textId="77777777" w:rsidR="00412FAB" w:rsidRPr="00FD0961" w:rsidRDefault="00412FAB" w:rsidP="00412FAB">
      <w:pPr>
        <w:pStyle w:val="3"/>
      </w:pPr>
      <w:r w:rsidRPr="00FD0961">
        <w:t>3. 内部原理</w:t>
      </w:r>
    </w:p>
    <w:p w14:paraId="2F99071E" w14:textId="77777777" w:rsidR="00412FAB" w:rsidRPr="00FD0961" w:rsidRDefault="00412FAB" w:rsidP="00412FAB">
      <w:r w:rsidRPr="00FD0961">
        <w:t xml:space="preserve">它其实就是修改 </w:t>
      </w:r>
      <w:r w:rsidRPr="00FD0961">
        <w:rPr>
          <w:b/>
          <w:bCs/>
          <w:color w:val="EE0000"/>
        </w:rPr>
        <w:t>CCMR1 寄存器</w:t>
      </w:r>
      <w:r w:rsidRPr="00FD0961">
        <w:t xml:space="preserve"> 中的 </w:t>
      </w:r>
      <w:r w:rsidRPr="00FD0961">
        <w:rPr>
          <w:b/>
          <w:bCs/>
          <w:color w:val="EE0000"/>
        </w:rPr>
        <w:t>OC1CE 位</w:t>
      </w:r>
      <w:r w:rsidRPr="00FD0961">
        <w:t>（Output Compare 1 Clear Enable）：</w:t>
      </w:r>
    </w:p>
    <w:p w14:paraId="1CB2E0BE" w14:textId="77777777" w:rsidR="00412FAB" w:rsidRPr="00FD0961" w:rsidRDefault="00412FAB">
      <w:pPr>
        <w:numPr>
          <w:ilvl w:val="0"/>
          <w:numId w:val="257"/>
        </w:numPr>
      </w:pPr>
      <w:proofErr w:type="spellStart"/>
      <w:r w:rsidRPr="00FD0961">
        <w:t>TIM_OCClear_Enable</w:t>
      </w:r>
      <w:proofErr w:type="spellEnd"/>
      <w:r w:rsidRPr="00FD0961">
        <w:t xml:space="preserve"> → OC1CE = 1 → </w:t>
      </w:r>
      <w:r w:rsidRPr="00FD0961">
        <w:rPr>
          <w:color w:val="EE0000"/>
        </w:rPr>
        <w:t>允许外部清除信号把 OC1REF 拉低</w:t>
      </w:r>
      <w:r w:rsidRPr="00FD0961">
        <w:t>。</w:t>
      </w:r>
    </w:p>
    <w:p w14:paraId="1564A082" w14:textId="77777777" w:rsidR="00412FAB" w:rsidRPr="00FD0961" w:rsidRDefault="00412FAB">
      <w:pPr>
        <w:numPr>
          <w:ilvl w:val="0"/>
          <w:numId w:val="257"/>
        </w:numPr>
      </w:pPr>
      <w:proofErr w:type="spellStart"/>
      <w:r w:rsidRPr="00FD0961">
        <w:t>TIM_OCClear_Disable</w:t>
      </w:r>
      <w:proofErr w:type="spellEnd"/>
      <w:r w:rsidRPr="00FD0961">
        <w:t xml:space="preserve"> → OC1CE = 0 → </w:t>
      </w:r>
      <w:r w:rsidRPr="00FD0961">
        <w:rPr>
          <w:color w:val="EE0000"/>
        </w:rPr>
        <w:t>禁止清除功能</w:t>
      </w:r>
      <w:r w:rsidRPr="00FD0961">
        <w:t>。</w:t>
      </w:r>
    </w:p>
    <w:p w14:paraId="506E59A4" w14:textId="77777777" w:rsidR="00412FAB" w:rsidRPr="00FD0961" w:rsidRDefault="00412FAB" w:rsidP="00412FAB">
      <w:r w:rsidRPr="00FD0961">
        <w:t xml:space="preserve">外部清除信号来自 </w:t>
      </w:r>
      <w:r w:rsidRPr="00FD0961">
        <w:rPr>
          <w:b/>
          <w:bCs/>
          <w:color w:val="EE0000"/>
        </w:rPr>
        <w:t>ETR</w:t>
      </w:r>
      <w:r w:rsidRPr="00FD0961">
        <w:rPr>
          <w:b/>
          <w:bCs/>
        </w:rPr>
        <w:t>（外部触发输入脚）</w:t>
      </w:r>
      <w:r w:rsidRPr="00FD0961">
        <w:t xml:space="preserve"> 或定时器的某些内部信号。</w:t>
      </w:r>
    </w:p>
    <w:p w14:paraId="3471CE2F" w14:textId="77777777" w:rsidR="00412FAB" w:rsidRPr="00FD0961" w:rsidRDefault="00000000" w:rsidP="00412FAB">
      <w:r>
        <w:pict w14:anchorId="6E76BEFF">
          <v:rect id="_x0000_i1439" style="width:0;height:1.5pt" o:hralign="center" o:hrstd="t" o:hr="t" fillcolor="#a0a0a0" stroked="f"/>
        </w:pict>
      </w:r>
    </w:p>
    <w:p w14:paraId="0CFFA03E" w14:textId="77777777" w:rsidR="00412FAB" w:rsidRPr="00FD0961" w:rsidRDefault="00412FAB" w:rsidP="00412FAB">
      <w:pPr>
        <w:pStyle w:val="3"/>
      </w:pPr>
      <w:r w:rsidRPr="00FD0961">
        <w:t>4. 使用场景</w:t>
      </w:r>
    </w:p>
    <w:p w14:paraId="45B322B8" w14:textId="77777777" w:rsidR="00412FAB" w:rsidRPr="00FD0961" w:rsidRDefault="00412FAB">
      <w:pPr>
        <w:numPr>
          <w:ilvl w:val="0"/>
          <w:numId w:val="258"/>
        </w:numPr>
      </w:pPr>
      <w:r w:rsidRPr="00FD0961">
        <w:rPr>
          <w:b/>
          <w:bCs/>
        </w:rPr>
        <w:t>电机驱动保护</w:t>
      </w:r>
      <w:r w:rsidRPr="00FD0961">
        <w:br/>
        <w:t>比如驱动电机时，外部比较器</w:t>
      </w:r>
      <w:r w:rsidRPr="00FD0961">
        <w:rPr>
          <w:color w:val="EE0000"/>
        </w:rPr>
        <w:t>检测到过流</w:t>
      </w:r>
      <w:r w:rsidRPr="00FD0961">
        <w:t xml:space="preserve"> → 通过 ETR 输入 → </w:t>
      </w:r>
      <w:r w:rsidRPr="00FD0961">
        <w:rPr>
          <w:color w:val="EE0000"/>
        </w:rPr>
        <w:t>强制清零 PWM 输出</w:t>
      </w:r>
      <w:r w:rsidRPr="00FD0961">
        <w:t xml:space="preserve"> → 保护电机和功率管。</w:t>
      </w:r>
    </w:p>
    <w:p w14:paraId="0447CF87" w14:textId="77777777" w:rsidR="00412FAB" w:rsidRPr="00FD0961" w:rsidRDefault="00412FAB">
      <w:pPr>
        <w:numPr>
          <w:ilvl w:val="0"/>
          <w:numId w:val="258"/>
        </w:numPr>
      </w:pPr>
      <w:r w:rsidRPr="00FD0961">
        <w:rPr>
          <w:b/>
          <w:bCs/>
        </w:rPr>
        <w:t>安全停机</w:t>
      </w:r>
      <w:r w:rsidRPr="00FD0961">
        <w:br/>
        <w:t>当外部硬件信号触发时，强制关闭输出，不依赖软件响应速度。</w:t>
      </w:r>
    </w:p>
    <w:p w14:paraId="51F129FC" w14:textId="77777777" w:rsidR="00412FAB" w:rsidRPr="00FD0961" w:rsidRDefault="00000000" w:rsidP="00412FAB">
      <w:r>
        <w:pict w14:anchorId="5C8A380B">
          <v:rect id="_x0000_i1440" style="width:0;height:1.5pt" o:hralign="center" o:hrstd="t" o:hr="t" fillcolor="#a0a0a0" stroked="f"/>
        </w:pict>
      </w:r>
    </w:p>
    <w:p w14:paraId="2BE48E60" w14:textId="77777777" w:rsidR="00412FAB" w:rsidRPr="00FD0961" w:rsidRDefault="00412FAB" w:rsidP="00412FAB">
      <w:pPr>
        <w:pStyle w:val="3"/>
      </w:pPr>
      <w:r w:rsidRPr="00FD0961">
        <w:t>5. 使用示例</w:t>
      </w:r>
    </w:p>
    <w:p w14:paraId="7A36CCF1" w14:textId="77777777" w:rsidR="00412FAB" w:rsidRPr="00FD0961" w:rsidRDefault="00412FAB" w:rsidP="00412FAB">
      <w:r w:rsidRPr="00FD0961">
        <w:t>// 开启 TIM1 通道 1 的输出清除功能</w:t>
      </w:r>
    </w:p>
    <w:p w14:paraId="2361321D" w14:textId="77777777" w:rsidR="00412FAB" w:rsidRPr="00FD0961" w:rsidRDefault="00412FAB" w:rsidP="00412FAB">
      <w:r w:rsidRPr="00FD0961">
        <w:lastRenderedPageBreak/>
        <w:t>TIM_ClearOC1</w:t>
      </w:r>
      <w:proofErr w:type="gramStart"/>
      <w:r w:rsidRPr="00FD0961">
        <w:t>Ref(</w:t>
      </w:r>
      <w:proofErr w:type="gramEnd"/>
      <w:r w:rsidRPr="00FD0961">
        <w:t xml:space="preserve">TIM1, </w:t>
      </w:r>
      <w:proofErr w:type="spellStart"/>
      <w:r w:rsidRPr="00FD0961">
        <w:t>TIM_OCClear_Enable</w:t>
      </w:r>
      <w:proofErr w:type="spellEnd"/>
      <w:r w:rsidRPr="00FD0961">
        <w:t>);</w:t>
      </w:r>
    </w:p>
    <w:p w14:paraId="62CC400D" w14:textId="77777777" w:rsidR="00412FAB" w:rsidRPr="00FD0961" w:rsidRDefault="00412FAB" w:rsidP="00412FAB"/>
    <w:p w14:paraId="50C2116E" w14:textId="77777777" w:rsidR="00412FAB" w:rsidRPr="00FD0961" w:rsidRDefault="00412FAB" w:rsidP="00412FAB">
      <w:r w:rsidRPr="00FD0961">
        <w:t>// 关闭清除功能</w:t>
      </w:r>
    </w:p>
    <w:p w14:paraId="40239994" w14:textId="77777777" w:rsidR="00412FAB" w:rsidRPr="00FD0961" w:rsidRDefault="00412FAB" w:rsidP="00412FAB">
      <w:r w:rsidRPr="00FD0961">
        <w:t>TIM_ClearOC1</w:t>
      </w:r>
      <w:proofErr w:type="gramStart"/>
      <w:r w:rsidRPr="00FD0961">
        <w:t>Ref(</w:t>
      </w:r>
      <w:proofErr w:type="gramEnd"/>
      <w:r w:rsidRPr="00FD0961">
        <w:t xml:space="preserve">TIM1, </w:t>
      </w:r>
      <w:proofErr w:type="spellStart"/>
      <w:r w:rsidRPr="00FD0961">
        <w:t>TIM_OCClear_Disable</w:t>
      </w:r>
      <w:proofErr w:type="spellEnd"/>
      <w:r w:rsidRPr="00FD0961">
        <w:t>);</w:t>
      </w:r>
    </w:p>
    <w:p w14:paraId="30C79CD5" w14:textId="77777777" w:rsidR="00412FAB" w:rsidRPr="00FD0961" w:rsidRDefault="00000000" w:rsidP="00412FAB">
      <w:r>
        <w:pict w14:anchorId="3D94DE21">
          <v:rect id="_x0000_i1441" style="width:0;height:1.5pt" o:hralign="center" o:hrstd="t" o:hr="t" fillcolor="#a0a0a0" stroked="f"/>
        </w:pict>
      </w:r>
    </w:p>
    <w:p w14:paraId="74D85797" w14:textId="77777777" w:rsidR="00412FAB" w:rsidRPr="00FD0961" w:rsidRDefault="00412FAB" w:rsidP="00412FAB">
      <w:pPr>
        <w:pStyle w:val="3"/>
      </w:pPr>
      <w:r w:rsidRPr="00FD0961">
        <w:t>6. 对比其它功能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3466"/>
        <w:gridCol w:w="2422"/>
      </w:tblGrid>
      <w:tr w:rsidR="00412FAB" w:rsidRPr="00FD0961" w14:paraId="42B68D38" w14:textId="77777777" w:rsidTr="004B7671">
        <w:trPr>
          <w:tblHeader/>
          <w:tblCellSpacing w:w="15" w:type="dxa"/>
        </w:trPr>
        <w:tc>
          <w:tcPr>
            <w:tcW w:w="0" w:type="auto"/>
            <w:vAlign w:val="center"/>
            <w:hideMark/>
          </w:tcPr>
          <w:p w14:paraId="2AA52F3F" w14:textId="77777777" w:rsidR="00412FAB" w:rsidRPr="00FD0961" w:rsidRDefault="00412FAB" w:rsidP="004B7671">
            <w:pPr>
              <w:rPr>
                <w:b/>
                <w:bCs/>
              </w:rPr>
            </w:pPr>
            <w:r w:rsidRPr="00FD0961">
              <w:rPr>
                <w:b/>
                <w:bCs/>
              </w:rPr>
              <w:t>函数</w:t>
            </w:r>
          </w:p>
        </w:tc>
        <w:tc>
          <w:tcPr>
            <w:tcW w:w="0" w:type="auto"/>
            <w:vAlign w:val="center"/>
            <w:hideMark/>
          </w:tcPr>
          <w:p w14:paraId="1E12533D" w14:textId="77777777" w:rsidR="00412FAB" w:rsidRPr="00FD0961" w:rsidRDefault="00412FAB" w:rsidP="004B7671">
            <w:pPr>
              <w:rPr>
                <w:b/>
                <w:bCs/>
              </w:rPr>
            </w:pPr>
            <w:r w:rsidRPr="00FD0961">
              <w:rPr>
                <w:b/>
                <w:bCs/>
              </w:rPr>
              <w:t>作用</w:t>
            </w:r>
          </w:p>
        </w:tc>
        <w:tc>
          <w:tcPr>
            <w:tcW w:w="0" w:type="auto"/>
            <w:vAlign w:val="center"/>
            <w:hideMark/>
          </w:tcPr>
          <w:p w14:paraId="40100C59" w14:textId="77777777" w:rsidR="00412FAB" w:rsidRPr="00FD0961" w:rsidRDefault="00412FAB" w:rsidP="004B7671">
            <w:pPr>
              <w:rPr>
                <w:b/>
                <w:bCs/>
              </w:rPr>
            </w:pPr>
            <w:r w:rsidRPr="00FD0961">
              <w:rPr>
                <w:b/>
                <w:bCs/>
              </w:rPr>
              <w:t>使用场景</w:t>
            </w:r>
          </w:p>
        </w:tc>
      </w:tr>
      <w:tr w:rsidR="00412FAB" w:rsidRPr="00FD0961" w14:paraId="221119BC" w14:textId="77777777" w:rsidTr="004B7671">
        <w:trPr>
          <w:tblCellSpacing w:w="15" w:type="dxa"/>
        </w:trPr>
        <w:tc>
          <w:tcPr>
            <w:tcW w:w="0" w:type="auto"/>
            <w:vAlign w:val="center"/>
            <w:hideMark/>
          </w:tcPr>
          <w:p w14:paraId="705483D8" w14:textId="77777777" w:rsidR="00412FAB" w:rsidRPr="00FD0961" w:rsidRDefault="00412FAB" w:rsidP="004B7671">
            <w:r w:rsidRPr="00FD0961">
              <w:t>TIM_OC1</w:t>
            </w:r>
            <w:proofErr w:type="gramStart"/>
            <w:r w:rsidRPr="00FD0961">
              <w:t>PreloadConfig(</w:t>
            </w:r>
            <w:proofErr w:type="gramEnd"/>
            <w:r w:rsidRPr="00FD0961">
              <w:t>)</w:t>
            </w:r>
          </w:p>
        </w:tc>
        <w:tc>
          <w:tcPr>
            <w:tcW w:w="0" w:type="auto"/>
            <w:vAlign w:val="center"/>
            <w:hideMark/>
          </w:tcPr>
          <w:p w14:paraId="7552E1E3" w14:textId="77777777" w:rsidR="00412FAB" w:rsidRPr="00FD0961" w:rsidRDefault="00412FAB" w:rsidP="004B7671">
            <w:r w:rsidRPr="00FD0961">
              <w:t>CCR1 值是否预装载</w:t>
            </w:r>
          </w:p>
        </w:tc>
        <w:tc>
          <w:tcPr>
            <w:tcW w:w="0" w:type="auto"/>
            <w:vAlign w:val="center"/>
            <w:hideMark/>
          </w:tcPr>
          <w:p w14:paraId="07B0BB60" w14:textId="77777777" w:rsidR="00412FAB" w:rsidRPr="00FD0961" w:rsidRDefault="00412FAB" w:rsidP="004B7671">
            <w:r w:rsidRPr="00FD0961">
              <w:t>PWM 波形平滑更新</w:t>
            </w:r>
          </w:p>
        </w:tc>
      </w:tr>
      <w:tr w:rsidR="00412FAB" w:rsidRPr="00FD0961" w14:paraId="1C85B78B" w14:textId="77777777" w:rsidTr="004B7671">
        <w:trPr>
          <w:tblCellSpacing w:w="15" w:type="dxa"/>
        </w:trPr>
        <w:tc>
          <w:tcPr>
            <w:tcW w:w="0" w:type="auto"/>
            <w:vAlign w:val="center"/>
            <w:hideMark/>
          </w:tcPr>
          <w:p w14:paraId="0514FC32" w14:textId="77777777" w:rsidR="00412FAB" w:rsidRPr="00FD0961" w:rsidRDefault="00412FAB" w:rsidP="004B7671">
            <w:r w:rsidRPr="00FD0961">
              <w:t>TIM_OC1</w:t>
            </w:r>
            <w:proofErr w:type="gramStart"/>
            <w:r w:rsidRPr="00FD0961">
              <w:t>FastConfig(</w:t>
            </w:r>
            <w:proofErr w:type="gramEnd"/>
            <w:r w:rsidRPr="00FD0961">
              <w:t>)</w:t>
            </w:r>
          </w:p>
        </w:tc>
        <w:tc>
          <w:tcPr>
            <w:tcW w:w="0" w:type="auto"/>
            <w:vAlign w:val="center"/>
            <w:hideMark/>
          </w:tcPr>
          <w:p w14:paraId="111BB4CD" w14:textId="77777777" w:rsidR="00412FAB" w:rsidRPr="00FD0961" w:rsidRDefault="00412FAB" w:rsidP="004B7671">
            <w:r w:rsidRPr="00FD0961">
              <w:t>比较结果是否快速生效</w:t>
            </w:r>
          </w:p>
        </w:tc>
        <w:tc>
          <w:tcPr>
            <w:tcW w:w="0" w:type="auto"/>
            <w:vAlign w:val="center"/>
            <w:hideMark/>
          </w:tcPr>
          <w:p w14:paraId="6EF3DD82" w14:textId="77777777" w:rsidR="00412FAB" w:rsidRPr="00FD0961" w:rsidRDefault="00412FAB" w:rsidP="004B7671">
            <w:r w:rsidRPr="00FD0961">
              <w:t>单脉冲、快速响应</w:t>
            </w:r>
          </w:p>
        </w:tc>
      </w:tr>
      <w:tr w:rsidR="00412FAB" w:rsidRPr="00FD0961" w14:paraId="5F8D8B3D" w14:textId="77777777" w:rsidTr="004B7671">
        <w:trPr>
          <w:tblCellSpacing w:w="15" w:type="dxa"/>
        </w:trPr>
        <w:tc>
          <w:tcPr>
            <w:tcW w:w="0" w:type="auto"/>
            <w:vAlign w:val="center"/>
            <w:hideMark/>
          </w:tcPr>
          <w:p w14:paraId="50DF17F3" w14:textId="77777777" w:rsidR="00412FAB" w:rsidRPr="00FD0961" w:rsidRDefault="00412FAB" w:rsidP="004B7671">
            <w:r w:rsidRPr="00FD0961">
              <w:t>TIM_ClearOC1</w:t>
            </w:r>
            <w:proofErr w:type="gramStart"/>
            <w:r w:rsidRPr="00FD0961">
              <w:t>Ref(</w:t>
            </w:r>
            <w:proofErr w:type="gramEnd"/>
            <w:r w:rsidRPr="00FD0961">
              <w:t>)</w:t>
            </w:r>
          </w:p>
        </w:tc>
        <w:tc>
          <w:tcPr>
            <w:tcW w:w="0" w:type="auto"/>
            <w:vAlign w:val="center"/>
            <w:hideMark/>
          </w:tcPr>
          <w:p w14:paraId="19A6B7EC" w14:textId="77777777" w:rsidR="00412FAB" w:rsidRPr="00FD0961" w:rsidRDefault="00412FAB" w:rsidP="004B7671">
            <w:r w:rsidRPr="00FD0961">
              <w:t>是否允许外部信号强制清零 OC1REF</w:t>
            </w:r>
          </w:p>
        </w:tc>
        <w:tc>
          <w:tcPr>
            <w:tcW w:w="0" w:type="auto"/>
            <w:vAlign w:val="center"/>
            <w:hideMark/>
          </w:tcPr>
          <w:p w14:paraId="2BEA88C4" w14:textId="77777777" w:rsidR="00412FAB" w:rsidRPr="00FD0961" w:rsidRDefault="00412FAB" w:rsidP="004B7671">
            <w:r w:rsidRPr="00FD0961">
              <w:t>电机过流保护、紧急停止</w:t>
            </w:r>
          </w:p>
        </w:tc>
      </w:tr>
    </w:tbl>
    <w:p w14:paraId="54237A4D" w14:textId="77777777" w:rsidR="00412FAB" w:rsidRPr="00FD0961" w:rsidRDefault="00000000" w:rsidP="00412FAB">
      <w:r>
        <w:pict w14:anchorId="131A738E">
          <v:rect id="_x0000_i1442" style="width:0;height:1.5pt" o:hralign="center" o:hrstd="t" o:hr="t" fillcolor="#a0a0a0" stroked="f"/>
        </w:pict>
      </w:r>
    </w:p>
    <w:p w14:paraId="7017BF53" w14:textId="77777777" w:rsidR="00412FAB" w:rsidRPr="00FD0961" w:rsidRDefault="00412FAB" w:rsidP="00412FAB">
      <w:pPr>
        <w:pStyle w:val="3"/>
      </w:pPr>
      <w:r w:rsidRPr="00FD0961">
        <w:rPr>
          <w:rFonts w:ascii="Segoe UI Emoji" w:hAnsi="Segoe UI Emoji" w:cs="Segoe UI Emoji"/>
        </w:rPr>
        <w:t>✅</w:t>
      </w:r>
      <w:r w:rsidRPr="00FD0961">
        <w:t xml:space="preserve"> 总结：</w:t>
      </w:r>
    </w:p>
    <w:p w14:paraId="5A13CDCF" w14:textId="77777777" w:rsidR="00412FAB" w:rsidRPr="00FD0961" w:rsidRDefault="00412FAB">
      <w:pPr>
        <w:numPr>
          <w:ilvl w:val="0"/>
          <w:numId w:val="259"/>
        </w:numPr>
      </w:pPr>
      <w:r w:rsidRPr="00FD0961">
        <w:t xml:space="preserve">TIM_ClearOC1Ref() 控制 </w:t>
      </w:r>
      <w:r w:rsidRPr="00FD0961">
        <w:rPr>
          <w:b/>
          <w:bCs/>
        </w:rPr>
        <w:t>外部清除信号</w:t>
      </w:r>
      <w:r w:rsidRPr="00FD0961">
        <w:rPr>
          <w:b/>
          <w:bCs/>
          <w:color w:val="EE0000"/>
        </w:rPr>
        <w:t>是否能拉低通道 1 输出</w:t>
      </w:r>
      <w:r w:rsidRPr="00FD0961">
        <w:t>。</w:t>
      </w:r>
    </w:p>
    <w:p w14:paraId="44CB6560" w14:textId="77777777" w:rsidR="00412FAB" w:rsidRPr="00FD0961" w:rsidRDefault="00412FAB">
      <w:pPr>
        <w:numPr>
          <w:ilvl w:val="0"/>
          <w:numId w:val="259"/>
        </w:numPr>
      </w:pPr>
      <w:r w:rsidRPr="00FD0961">
        <w:t xml:space="preserve">常用于 </w:t>
      </w:r>
      <w:r w:rsidRPr="00FD0961">
        <w:rPr>
          <w:b/>
          <w:bCs/>
          <w:color w:val="EE0000"/>
        </w:rPr>
        <w:t>电机驱动保护</w:t>
      </w:r>
      <w:r w:rsidRPr="00FD0961">
        <w:t>，比软件反应更快。</w:t>
      </w:r>
    </w:p>
    <w:p w14:paraId="49FCF249" w14:textId="77777777" w:rsidR="00412FAB" w:rsidRPr="00F05241" w:rsidRDefault="00412FAB">
      <w:pPr>
        <w:numPr>
          <w:ilvl w:val="0"/>
          <w:numId w:val="259"/>
        </w:numPr>
      </w:pPr>
      <w:r w:rsidRPr="00FD0961">
        <w:t>对应寄存器位：CCMR1.OC1CE。</w:t>
      </w:r>
    </w:p>
    <w:p w14:paraId="405497A0" w14:textId="77777777" w:rsidR="003823A4" w:rsidRDefault="003823A4" w:rsidP="003823A4">
      <w:pPr>
        <w:pStyle w:val="2"/>
      </w:pPr>
      <w:r w:rsidRPr="005C6492">
        <w:lastRenderedPageBreak/>
        <w:t>TIM_ClearOC1Ref</w:t>
      </w:r>
      <w:r>
        <w:rPr>
          <w:rFonts w:hint="eastAsia"/>
        </w:rPr>
        <w:t>()</w:t>
      </w:r>
      <w:r>
        <w:br/>
      </w:r>
      <w:r w:rsidRPr="00FD0961">
        <w:t xml:space="preserve">控制 </w:t>
      </w:r>
      <w:r w:rsidRPr="00FD0961">
        <w:rPr>
          <w:b/>
          <w:bCs/>
        </w:rPr>
        <w:t>通道 1 的输出清除功能</w:t>
      </w:r>
    </w:p>
    <w:p w14:paraId="384DD40D" w14:textId="77777777" w:rsidR="003823A4" w:rsidRDefault="003823A4" w:rsidP="003823A4">
      <w:pPr>
        <w:pStyle w:val="2"/>
      </w:pPr>
      <w:r w:rsidRPr="005C6492">
        <w:t>TIM_ClearOC1Ref</w:t>
      </w:r>
      <w:r>
        <w:rPr>
          <w:rFonts w:hint="eastAsia"/>
        </w:rPr>
        <w:t>()</w:t>
      </w:r>
      <w:r>
        <w:br/>
      </w:r>
      <w:r w:rsidRPr="00FD0961">
        <w:t xml:space="preserve">控制 </w:t>
      </w:r>
      <w:r w:rsidRPr="00FD0961">
        <w:rPr>
          <w:b/>
          <w:bCs/>
        </w:rPr>
        <w:t>通道 1 的输出清除功能</w:t>
      </w:r>
    </w:p>
    <w:p w14:paraId="2F9638BA" w14:textId="77777777" w:rsidR="003823A4" w:rsidRDefault="003823A4" w:rsidP="003823A4">
      <w:pPr>
        <w:pStyle w:val="2"/>
      </w:pPr>
      <w:r w:rsidRPr="005C6492">
        <w:t>TIM_ClearOC1Ref</w:t>
      </w:r>
      <w:r>
        <w:rPr>
          <w:rFonts w:hint="eastAsia"/>
        </w:rPr>
        <w:t>()</w:t>
      </w:r>
      <w:r>
        <w:br/>
      </w:r>
      <w:r w:rsidRPr="00FD0961">
        <w:t xml:space="preserve">控制 </w:t>
      </w:r>
      <w:r w:rsidRPr="00FD0961">
        <w:rPr>
          <w:b/>
          <w:bCs/>
        </w:rPr>
        <w:t>通道 1 的输出清除功能</w:t>
      </w:r>
    </w:p>
    <w:p w14:paraId="07E7AF44" w14:textId="77777777" w:rsidR="00412FAB" w:rsidRDefault="00412FAB" w:rsidP="00412FAB">
      <w:pPr>
        <w:pStyle w:val="2"/>
      </w:pPr>
      <w:r w:rsidRPr="00ED7CA1">
        <w:t>TIM_OC1PolarityConfig</w:t>
      </w:r>
      <w:r>
        <w:rPr>
          <w:rFonts w:hint="eastAsia"/>
        </w:rPr>
        <w:t>()</w:t>
      </w:r>
      <w:r>
        <w:br/>
      </w:r>
      <w:r w:rsidRPr="009A3D1A">
        <w:t xml:space="preserve">配置 </w:t>
      </w:r>
      <w:r w:rsidRPr="009A3D1A">
        <w:rPr>
          <w:b/>
          <w:bCs/>
        </w:rPr>
        <w:t>定时器输出比较通道 1（Channel 1）极性</w:t>
      </w:r>
    </w:p>
    <w:p w14:paraId="5E3B87E3" w14:textId="77777777" w:rsidR="00412FAB" w:rsidRPr="009A3D1A" w:rsidRDefault="00412FAB" w:rsidP="00412FAB">
      <w:r w:rsidRPr="009A3D1A">
        <w:t>你问的这个函数</w:t>
      </w:r>
    </w:p>
    <w:p w14:paraId="2CD8F48B" w14:textId="77777777" w:rsidR="00412FAB" w:rsidRPr="009A3D1A" w:rsidRDefault="00412FAB" w:rsidP="00412FAB">
      <w:r w:rsidRPr="009A3D1A">
        <w:t>void TIM_OC1</w:t>
      </w:r>
      <w:proofErr w:type="gramStart"/>
      <w:r w:rsidRPr="009A3D1A">
        <w:t>PolarityConfig(</w:t>
      </w:r>
      <w:proofErr w:type="spellStart"/>
      <w:proofErr w:type="gramEnd"/>
      <w:r w:rsidRPr="009A3D1A">
        <w:t>TIM_TypeDef</w:t>
      </w:r>
      <w:proofErr w:type="spellEnd"/>
      <w:r w:rsidRPr="009A3D1A">
        <w:t xml:space="preserve">* </w:t>
      </w:r>
      <w:proofErr w:type="spellStart"/>
      <w:r w:rsidRPr="009A3D1A">
        <w:t>TIMx</w:t>
      </w:r>
      <w:proofErr w:type="spellEnd"/>
      <w:r w:rsidRPr="009A3D1A">
        <w:t xml:space="preserve">, uint16_t </w:t>
      </w:r>
      <w:proofErr w:type="spellStart"/>
      <w:r w:rsidRPr="009A3D1A">
        <w:t>TIM_OCPolarity</w:t>
      </w:r>
      <w:proofErr w:type="spellEnd"/>
      <w:r w:rsidRPr="009A3D1A">
        <w:t>);</w:t>
      </w:r>
    </w:p>
    <w:p w14:paraId="1A2A539D" w14:textId="77777777" w:rsidR="00412FAB" w:rsidRPr="009A3D1A" w:rsidRDefault="00412FAB" w:rsidP="00412FAB">
      <w:r w:rsidRPr="009A3D1A">
        <w:t xml:space="preserve">是 </w:t>
      </w:r>
      <w:r w:rsidRPr="009A3D1A">
        <w:rPr>
          <w:b/>
          <w:bCs/>
        </w:rPr>
        <w:t>标准外设库（</w:t>
      </w:r>
      <w:proofErr w:type="spellStart"/>
      <w:r w:rsidRPr="009A3D1A">
        <w:rPr>
          <w:b/>
          <w:bCs/>
        </w:rPr>
        <w:t>StdPeriph</w:t>
      </w:r>
      <w:proofErr w:type="spellEnd"/>
      <w:r w:rsidRPr="009A3D1A">
        <w:rPr>
          <w:b/>
          <w:bCs/>
        </w:rPr>
        <w:t xml:space="preserve"> Lib）</w:t>
      </w:r>
      <w:r w:rsidRPr="009A3D1A">
        <w:t xml:space="preserve"> 里配置 </w:t>
      </w:r>
      <w:r w:rsidRPr="009A3D1A">
        <w:rPr>
          <w:b/>
          <w:bCs/>
        </w:rPr>
        <w:t>定时器</w:t>
      </w:r>
      <w:r w:rsidRPr="009A3D1A">
        <w:rPr>
          <w:b/>
          <w:bCs/>
          <w:color w:val="EE0000"/>
        </w:rPr>
        <w:t>输出比较通道</w:t>
      </w:r>
      <w:r w:rsidRPr="009A3D1A">
        <w:rPr>
          <w:b/>
          <w:bCs/>
        </w:rPr>
        <w:t xml:space="preserve"> 1（Channel 1）极性</w:t>
      </w:r>
      <w:r w:rsidRPr="009A3D1A">
        <w:t xml:space="preserve"> 的函数。</w:t>
      </w:r>
    </w:p>
    <w:p w14:paraId="64D65CB7" w14:textId="77777777" w:rsidR="00412FAB" w:rsidRPr="009A3D1A" w:rsidRDefault="00000000" w:rsidP="00412FAB">
      <w:r>
        <w:pict w14:anchorId="78CFC0B6">
          <v:rect id="_x0000_i1443" style="width:0;height:1.5pt" o:hralign="center" o:hrstd="t" o:hr="t" fillcolor="#a0a0a0" stroked="f"/>
        </w:pict>
      </w:r>
    </w:p>
    <w:p w14:paraId="0EAFB88B" w14:textId="77777777" w:rsidR="00412FAB" w:rsidRPr="009A3D1A" w:rsidRDefault="00412FAB" w:rsidP="00412FAB">
      <w:pPr>
        <w:pStyle w:val="3"/>
      </w:pPr>
      <w:r w:rsidRPr="009A3D1A">
        <w:t>1. 函数作用</w:t>
      </w:r>
    </w:p>
    <w:p w14:paraId="06475ABB" w14:textId="77777777" w:rsidR="00412FAB" w:rsidRPr="009A3D1A" w:rsidRDefault="00412FAB">
      <w:pPr>
        <w:numPr>
          <w:ilvl w:val="0"/>
          <w:numId w:val="260"/>
        </w:numPr>
      </w:pPr>
      <w:r w:rsidRPr="009A3D1A">
        <w:t xml:space="preserve">用来设置 </w:t>
      </w:r>
      <w:r w:rsidRPr="009A3D1A">
        <w:rPr>
          <w:b/>
          <w:bCs/>
        </w:rPr>
        <w:t>OC1 输出（CH1引脚）在比较成功时翻转到高电平还是低电平</w:t>
      </w:r>
      <w:r w:rsidRPr="009A3D1A">
        <w:t>。</w:t>
      </w:r>
    </w:p>
    <w:p w14:paraId="7A706E2E" w14:textId="77777777" w:rsidR="00412FAB" w:rsidRPr="009A3D1A" w:rsidRDefault="00412FAB">
      <w:pPr>
        <w:numPr>
          <w:ilvl w:val="0"/>
          <w:numId w:val="260"/>
        </w:numPr>
      </w:pPr>
      <w:r w:rsidRPr="009A3D1A">
        <w:t xml:space="preserve">简单说：决定 </w:t>
      </w:r>
      <w:r w:rsidRPr="009A3D1A">
        <w:rPr>
          <w:b/>
          <w:bCs/>
        </w:rPr>
        <w:t>PWM 或 OC 输出的有效电平方向</w:t>
      </w:r>
      <w:r w:rsidRPr="009A3D1A">
        <w:t>。</w:t>
      </w:r>
    </w:p>
    <w:p w14:paraId="463FC808" w14:textId="77777777" w:rsidR="00412FAB" w:rsidRPr="009A3D1A" w:rsidRDefault="00000000" w:rsidP="00412FAB">
      <w:r>
        <w:pict w14:anchorId="5520F3D0">
          <v:rect id="_x0000_i1444" style="width:0;height:1.5pt" o:hralign="center" o:hrstd="t" o:hr="t" fillcolor="#a0a0a0" stroked="f"/>
        </w:pict>
      </w:r>
    </w:p>
    <w:p w14:paraId="17E9B559" w14:textId="77777777" w:rsidR="00412FAB" w:rsidRPr="009A3D1A" w:rsidRDefault="00412FAB" w:rsidP="00412FAB">
      <w:pPr>
        <w:pStyle w:val="3"/>
      </w:pPr>
      <w:r w:rsidRPr="009A3D1A">
        <w:t>2. 函数原型</w:t>
      </w:r>
    </w:p>
    <w:p w14:paraId="7BDED405" w14:textId="77777777" w:rsidR="00412FAB" w:rsidRPr="009A3D1A" w:rsidRDefault="00412FAB" w:rsidP="00412FAB">
      <w:r w:rsidRPr="009A3D1A">
        <w:t>void TIM_OC1</w:t>
      </w:r>
      <w:proofErr w:type="gramStart"/>
      <w:r w:rsidRPr="009A3D1A">
        <w:t>PolarityConfig(</w:t>
      </w:r>
      <w:proofErr w:type="spellStart"/>
      <w:proofErr w:type="gramEnd"/>
      <w:r w:rsidRPr="009A3D1A">
        <w:t>TIM_TypeDef</w:t>
      </w:r>
      <w:proofErr w:type="spellEnd"/>
      <w:r w:rsidRPr="009A3D1A">
        <w:t xml:space="preserve">* </w:t>
      </w:r>
      <w:proofErr w:type="spellStart"/>
      <w:r w:rsidRPr="009A3D1A">
        <w:t>TIMx</w:t>
      </w:r>
      <w:proofErr w:type="spellEnd"/>
      <w:r w:rsidRPr="009A3D1A">
        <w:t xml:space="preserve">, uint16_t </w:t>
      </w:r>
      <w:proofErr w:type="spellStart"/>
      <w:r w:rsidRPr="009A3D1A">
        <w:t>TIM_OCPolarity</w:t>
      </w:r>
      <w:proofErr w:type="spellEnd"/>
      <w:r w:rsidRPr="009A3D1A">
        <w:t>);</w:t>
      </w:r>
    </w:p>
    <w:p w14:paraId="2E78C8F7" w14:textId="77777777" w:rsidR="00412FAB" w:rsidRPr="009A3D1A" w:rsidRDefault="00412FAB" w:rsidP="00412FAB">
      <w:pPr>
        <w:rPr>
          <w:b/>
          <w:bCs/>
        </w:rPr>
      </w:pPr>
      <w:r w:rsidRPr="009A3D1A">
        <w:rPr>
          <w:b/>
          <w:bCs/>
        </w:rPr>
        <w:t>参数</w:t>
      </w:r>
    </w:p>
    <w:p w14:paraId="6AC27D06" w14:textId="77777777" w:rsidR="00412FAB" w:rsidRPr="009A3D1A" w:rsidRDefault="00412FAB">
      <w:pPr>
        <w:numPr>
          <w:ilvl w:val="0"/>
          <w:numId w:val="261"/>
        </w:numPr>
      </w:pPr>
      <w:proofErr w:type="spellStart"/>
      <w:r w:rsidRPr="009A3D1A">
        <w:t>TIMx</w:t>
      </w:r>
      <w:proofErr w:type="spellEnd"/>
    </w:p>
    <w:p w14:paraId="42435274" w14:textId="77777777" w:rsidR="00412FAB" w:rsidRPr="009A3D1A" w:rsidRDefault="00412FAB">
      <w:pPr>
        <w:numPr>
          <w:ilvl w:val="1"/>
          <w:numId w:val="261"/>
        </w:numPr>
      </w:pPr>
      <w:r w:rsidRPr="009A3D1A">
        <w:t>目标定时器（TIM1, TIM2, TIM3, …）。</w:t>
      </w:r>
    </w:p>
    <w:p w14:paraId="2BBF0EF9" w14:textId="77777777" w:rsidR="00412FAB" w:rsidRPr="009A3D1A" w:rsidRDefault="00412FAB">
      <w:pPr>
        <w:numPr>
          <w:ilvl w:val="0"/>
          <w:numId w:val="261"/>
        </w:numPr>
      </w:pPr>
      <w:proofErr w:type="spellStart"/>
      <w:r w:rsidRPr="009A3D1A">
        <w:t>TIM_OCPolarity</w:t>
      </w:r>
      <w:proofErr w:type="spellEnd"/>
    </w:p>
    <w:p w14:paraId="5BAE3056" w14:textId="77777777" w:rsidR="00412FAB" w:rsidRPr="009A3D1A" w:rsidRDefault="00412FAB">
      <w:pPr>
        <w:numPr>
          <w:ilvl w:val="1"/>
          <w:numId w:val="261"/>
        </w:numPr>
      </w:pPr>
      <w:r w:rsidRPr="009A3D1A">
        <w:t>极性选择（定义在 stm32f10x_tim.h）：</w:t>
      </w:r>
    </w:p>
    <w:p w14:paraId="448130D4" w14:textId="77777777" w:rsidR="00412FAB" w:rsidRPr="009A3D1A" w:rsidRDefault="00412FAB">
      <w:pPr>
        <w:numPr>
          <w:ilvl w:val="1"/>
          <w:numId w:val="261"/>
        </w:numPr>
        <w:tabs>
          <w:tab w:val="clear" w:pos="1440"/>
        </w:tabs>
      </w:pPr>
      <w:r w:rsidRPr="009A3D1A">
        <w:lastRenderedPageBreak/>
        <w:t xml:space="preserve">#define </w:t>
      </w:r>
      <w:proofErr w:type="spellStart"/>
      <w:r w:rsidRPr="009A3D1A">
        <w:t>TIM_OCPolarity_High</w:t>
      </w:r>
      <w:proofErr w:type="spellEnd"/>
      <w:r w:rsidRPr="009A3D1A">
        <w:t xml:space="preserve">   ((uint16_t)0x0000) // 高电平有效</w:t>
      </w:r>
    </w:p>
    <w:p w14:paraId="2B3B09D6" w14:textId="77777777" w:rsidR="00412FAB" w:rsidRPr="009A3D1A" w:rsidRDefault="00412FAB">
      <w:pPr>
        <w:numPr>
          <w:ilvl w:val="1"/>
          <w:numId w:val="261"/>
        </w:numPr>
        <w:tabs>
          <w:tab w:val="clear" w:pos="1440"/>
        </w:tabs>
      </w:pPr>
      <w:r w:rsidRPr="009A3D1A">
        <w:t xml:space="preserve">#define </w:t>
      </w:r>
      <w:proofErr w:type="spellStart"/>
      <w:r w:rsidRPr="009A3D1A">
        <w:t>TIM_OCPolarity_Low</w:t>
      </w:r>
      <w:proofErr w:type="spellEnd"/>
      <w:r w:rsidRPr="009A3D1A">
        <w:t xml:space="preserve">    ((uint16_t)0x0002) // 低电平有效</w:t>
      </w:r>
    </w:p>
    <w:p w14:paraId="12F521E6" w14:textId="77777777" w:rsidR="00412FAB" w:rsidRPr="009A3D1A" w:rsidRDefault="00000000" w:rsidP="00412FAB">
      <w:r>
        <w:pict w14:anchorId="6C364967">
          <v:rect id="_x0000_i1445" style="width:0;height:1.5pt" o:hralign="center" o:hrstd="t" o:hr="t" fillcolor="#a0a0a0" stroked="f"/>
        </w:pict>
      </w:r>
    </w:p>
    <w:p w14:paraId="61222F26" w14:textId="77777777" w:rsidR="00412FAB" w:rsidRPr="009A3D1A" w:rsidRDefault="00412FAB" w:rsidP="00412FAB">
      <w:pPr>
        <w:pStyle w:val="3"/>
      </w:pPr>
      <w:r w:rsidRPr="009A3D1A">
        <w:t>3. 内部原理</w:t>
      </w:r>
    </w:p>
    <w:p w14:paraId="7777A04A" w14:textId="77777777" w:rsidR="00412FAB" w:rsidRPr="009A3D1A" w:rsidRDefault="00412FAB" w:rsidP="00412FAB">
      <w:r w:rsidRPr="009A3D1A">
        <w:t xml:space="preserve">它其实就是修改 </w:t>
      </w:r>
      <w:r w:rsidRPr="009A3D1A">
        <w:rPr>
          <w:b/>
          <w:bCs/>
        </w:rPr>
        <w:t>CCER 寄存器（捕获/比较使能寄存器）</w:t>
      </w:r>
      <w:r w:rsidRPr="009A3D1A">
        <w:t xml:space="preserve"> 中的 </w:t>
      </w:r>
      <w:r w:rsidRPr="009A3D1A">
        <w:rPr>
          <w:b/>
          <w:bCs/>
        </w:rPr>
        <w:t>CC1P 位</w:t>
      </w:r>
      <w:r w:rsidRPr="009A3D1A">
        <w:t>：</w:t>
      </w:r>
    </w:p>
    <w:p w14:paraId="434D2EC5" w14:textId="77777777" w:rsidR="00412FAB" w:rsidRPr="009A3D1A" w:rsidRDefault="00412FAB">
      <w:pPr>
        <w:numPr>
          <w:ilvl w:val="0"/>
          <w:numId w:val="262"/>
        </w:numPr>
      </w:pPr>
      <w:proofErr w:type="spellStart"/>
      <w:r w:rsidRPr="009A3D1A">
        <w:t>TIM_OCPolarity_High</w:t>
      </w:r>
      <w:proofErr w:type="spellEnd"/>
      <w:r w:rsidRPr="009A3D1A">
        <w:t xml:space="preserve"> → CC1P = 0 → 输出高电平为有效电平。</w:t>
      </w:r>
    </w:p>
    <w:p w14:paraId="03080706" w14:textId="77777777" w:rsidR="00412FAB" w:rsidRPr="009A3D1A" w:rsidRDefault="00412FAB">
      <w:pPr>
        <w:numPr>
          <w:ilvl w:val="0"/>
          <w:numId w:val="262"/>
        </w:numPr>
      </w:pPr>
      <w:proofErr w:type="spellStart"/>
      <w:r w:rsidRPr="009A3D1A">
        <w:t>TIM_OCPolarity_Low</w:t>
      </w:r>
      <w:proofErr w:type="spellEnd"/>
      <w:r w:rsidRPr="009A3D1A">
        <w:t xml:space="preserve"> </w:t>
      </w:r>
      <w:proofErr w:type="gramStart"/>
      <w:r w:rsidRPr="009A3D1A">
        <w:t xml:space="preserve">→ CC1P </w:t>
      </w:r>
      <w:proofErr w:type="gramEnd"/>
      <w:r w:rsidRPr="009A3D1A">
        <w:t xml:space="preserve">= 1 </w:t>
      </w:r>
      <w:proofErr w:type="gramStart"/>
      <w:r w:rsidRPr="009A3D1A">
        <w:t>→ 输出</w:t>
      </w:r>
      <w:proofErr w:type="gramEnd"/>
      <w:r w:rsidRPr="009A3D1A">
        <w:t>低电平为有效电平。</w:t>
      </w:r>
    </w:p>
    <w:p w14:paraId="66022148" w14:textId="77777777" w:rsidR="00412FAB" w:rsidRPr="009A3D1A" w:rsidRDefault="00000000" w:rsidP="00412FAB">
      <w:r>
        <w:pict w14:anchorId="79AAE242">
          <v:rect id="_x0000_i1446" style="width:0;height:1.5pt" o:hralign="center" o:hrstd="t" o:hr="t" fillcolor="#a0a0a0" stroked="f"/>
        </w:pict>
      </w:r>
    </w:p>
    <w:p w14:paraId="7AC3B886" w14:textId="77777777" w:rsidR="00412FAB" w:rsidRPr="009A3D1A" w:rsidRDefault="00412FAB" w:rsidP="00412FAB">
      <w:pPr>
        <w:pStyle w:val="3"/>
      </w:pPr>
      <w:r w:rsidRPr="009A3D1A">
        <w:t>4. 使用示例</w:t>
      </w:r>
    </w:p>
    <w:p w14:paraId="418AD6B4" w14:textId="77777777" w:rsidR="00412FAB" w:rsidRPr="009A3D1A" w:rsidRDefault="00412FAB" w:rsidP="00412FAB">
      <w:r w:rsidRPr="009A3D1A">
        <w:t>// 配置 TIM2 通道1 输出极性为高电平有效</w:t>
      </w:r>
    </w:p>
    <w:p w14:paraId="065B9222" w14:textId="77777777" w:rsidR="00412FAB" w:rsidRPr="009A3D1A" w:rsidRDefault="00412FAB" w:rsidP="00412FAB">
      <w:r w:rsidRPr="009A3D1A">
        <w:t>TIM_OC1</w:t>
      </w:r>
      <w:proofErr w:type="gramStart"/>
      <w:r w:rsidRPr="009A3D1A">
        <w:t>PolarityConfig(</w:t>
      </w:r>
      <w:proofErr w:type="gramEnd"/>
      <w:r w:rsidRPr="009A3D1A">
        <w:t xml:space="preserve">TIM2, </w:t>
      </w:r>
      <w:proofErr w:type="spellStart"/>
      <w:r w:rsidRPr="009A3D1A">
        <w:t>TIM_OCPolarity_High</w:t>
      </w:r>
      <w:proofErr w:type="spellEnd"/>
      <w:r w:rsidRPr="009A3D1A">
        <w:t>);</w:t>
      </w:r>
    </w:p>
    <w:p w14:paraId="0201D48F" w14:textId="77777777" w:rsidR="00412FAB" w:rsidRPr="009A3D1A" w:rsidRDefault="00412FAB" w:rsidP="00412FAB"/>
    <w:p w14:paraId="1B4419E3" w14:textId="77777777" w:rsidR="00412FAB" w:rsidRPr="009A3D1A" w:rsidRDefault="00412FAB" w:rsidP="00412FAB">
      <w:r w:rsidRPr="009A3D1A">
        <w:t>// 配置 TIM2 通道1 输出极性为低电平有效</w:t>
      </w:r>
    </w:p>
    <w:p w14:paraId="1EA1EC31" w14:textId="77777777" w:rsidR="00412FAB" w:rsidRPr="009A3D1A" w:rsidRDefault="00412FAB" w:rsidP="00412FAB">
      <w:r w:rsidRPr="009A3D1A">
        <w:t>TIM_OC1</w:t>
      </w:r>
      <w:proofErr w:type="gramStart"/>
      <w:r w:rsidRPr="009A3D1A">
        <w:t>PolarityConfig(</w:t>
      </w:r>
      <w:proofErr w:type="gramEnd"/>
      <w:r w:rsidRPr="009A3D1A">
        <w:t xml:space="preserve">TIM2, </w:t>
      </w:r>
      <w:proofErr w:type="spellStart"/>
      <w:r w:rsidRPr="009A3D1A">
        <w:t>TIM_OCPolarity_Low</w:t>
      </w:r>
      <w:proofErr w:type="spellEnd"/>
      <w:r w:rsidRPr="009A3D1A">
        <w:t>);</w:t>
      </w:r>
    </w:p>
    <w:p w14:paraId="44EECC4C" w14:textId="77777777" w:rsidR="00412FAB" w:rsidRPr="009A3D1A" w:rsidRDefault="00412FAB" w:rsidP="00412FAB">
      <w:r w:rsidRPr="009A3D1A">
        <w:t>在 PWM 应用里，常见需求是：</w:t>
      </w:r>
    </w:p>
    <w:p w14:paraId="182057CD" w14:textId="77777777" w:rsidR="00412FAB" w:rsidRPr="009A3D1A" w:rsidRDefault="00412FAB">
      <w:pPr>
        <w:numPr>
          <w:ilvl w:val="0"/>
          <w:numId w:val="263"/>
        </w:numPr>
      </w:pPr>
      <w:r w:rsidRPr="009A3D1A">
        <w:rPr>
          <w:b/>
          <w:bCs/>
        </w:rPr>
        <w:t>默认 PWM</w:t>
      </w:r>
      <w:r w:rsidRPr="009A3D1A">
        <w:t xml:space="preserve"> → 高电平占空比（常用 </w:t>
      </w:r>
      <w:proofErr w:type="spellStart"/>
      <w:r w:rsidRPr="009A3D1A">
        <w:t>TIM_OCPolarity_High</w:t>
      </w:r>
      <w:proofErr w:type="spellEnd"/>
      <w:r w:rsidRPr="009A3D1A">
        <w:t>）。</w:t>
      </w:r>
    </w:p>
    <w:p w14:paraId="2BD5254C" w14:textId="77777777" w:rsidR="00412FAB" w:rsidRPr="009A3D1A" w:rsidRDefault="00412FAB">
      <w:pPr>
        <w:numPr>
          <w:ilvl w:val="0"/>
          <w:numId w:val="263"/>
        </w:numPr>
      </w:pPr>
      <w:r w:rsidRPr="009A3D1A">
        <w:rPr>
          <w:b/>
          <w:bCs/>
        </w:rPr>
        <w:t>反相 PWM</w:t>
      </w:r>
      <w:r w:rsidRPr="009A3D1A">
        <w:t xml:space="preserve"> → 低电平占空比（使用 </w:t>
      </w:r>
      <w:proofErr w:type="spellStart"/>
      <w:r w:rsidRPr="009A3D1A">
        <w:t>TIM_OCPolarity_Low</w:t>
      </w:r>
      <w:proofErr w:type="spellEnd"/>
      <w:r w:rsidRPr="009A3D1A">
        <w:t>）。</w:t>
      </w:r>
    </w:p>
    <w:p w14:paraId="2B049593" w14:textId="77777777" w:rsidR="00412FAB" w:rsidRPr="009A3D1A" w:rsidRDefault="00000000" w:rsidP="00412FAB">
      <w:r>
        <w:pict w14:anchorId="2BB70945">
          <v:rect id="_x0000_i1447" style="width:0;height:1.5pt" o:hralign="center" o:hrstd="t" o:hr="t" fillcolor="#a0a0a0" stroked="f"/>
        </w:pict>
      </w:r>
    </w:p>
    <w:p w14:paraId="69EAEE62" w14:textId="77777777" w:rsidR="00412FAB" w:rsidRPr="009A3D1A" w:rsidRDefault="00412FAB" w:rsidP="00412FAB">
      <w:pPr>
        <w:pStyle w:val="3"/>
      </w:pPr>
      <w:r w:rsidRPr="009A3D1A">
        <w:t>5. 相关对比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3360"/>
        <w:gridCol w:w="2359"/>
      </w:tblGrid>
      <w:tr w:rsidR="00412FAB" w:rsidRPr="009A3D1A" w14:paraId="01592489" w14:textId="77777777" w:rsidTr="004B7671">
        <w:trPr>
          <w:tblHeader/>
          <w:tblCellSpacing w:w="15" w:type="dxa"/>
        </w:trPr>
        <w:tc>
          <w:tcPr>
            <w:tcW w:w="0" w:type="auto"/>
            <w:vAlign w:val="center"/>
            <w:hideMark/>
          </w:tcPr>
          <w:p w14:paraId="74C81877" w14:textId="77777777" w:rsidR="00412FAB" w:rsidRPr="009A3D1A" w:rsidRDefault="00412FAB" w:rsidP="004B7671">
            <w:pPr>
              <w:rPr>
                <w:b/>
                <w:bCs/>
              </w:rPr>
            </w:pPr>
            <w:r w:rsidRPr="009A3D1A">
              <w:rPr>
                <w:b/>
                <w:bCs/>
              </w:rPr>
              <w:t>函数</w:t>
            </w:r>
          </w:p>
        </w:tc>
        <w:tc>
          <w:tcPr>
            <w:tcW w:w="0" w:type="auto"/>
            <w:vAlign w:val="center"/>
            <w:hideMark/>
          </w:tcPr>
          <w:p w14:paraId="3B5F7887" w14:textId="77777777" w:rsidR="00412FAB" w:rsidRPr="009A3D1A" w:rsidRDefault="00412FAB" w:rsidP="004B7671">
            <w:pPr>
              <w:rPr>
                <w:b/>
                <w:bCs/>
              </w:rPr>
            </w:pPr>
            <w:r w:rsidRPr="009A3D1A">
              <w:rPr>
                <w:b/>
                <w:bCs/>
              </w:rPr>
              <w:t>配置内容</w:t>
            </w:r>
          </w:p>
        </w:tc>
        <w:tc>
          <w:tcPr>
            <w:tcW w:w="0" w:type="auto"/>
            <w:vAlign w:val="center"/>
            <w:hideMark/>
          </w:tcPr>
          <w:p w14:paraId="589FB114" w14:textId="77777777" w:rsidR="00412FAB" w:rsidRPr="009A3D1A" w:rsidRDefault="00412FAB" w:rsidP="004B7671">
            <w:pPr>
              <w:rPr>
                <w:b/>
                <w:bCs/>
              </w:rPr>
            </w:pPr>
            <w:r w:rsidRPr="009A3D1A">
              <w:rPr>
                <w:b/>
                <w:bCs/>
              </w:rPr>
              <w:t>常见用途</w:t>
            </w:r>
          </w:p>
        </w:tc>
      </w:tr>
      <w:tr w:rsidR="00412FAB" w:rsidRPr="009A3D1A" w14:paraId="67D76934" w14:textId="77777777" w:rsidTr="004B7671">
        <w:trPr>
          <w:tblCellSpacing w:w="15" w:type="dxa"/>
        </w:trPr>
        <w:tc>
          <w:tcPr>
            <w:tcW w:w="0" w:type="auto"/>
            <w:vAlign w:val="center"/>
            <w:hideMark/>
          </w:tcPr>
          <w:p w14:paraId="53DB4E32" w14:textId="77777777" w:rsidR="00412FAB" w:rsidRPr="009A3D1A" w:rsidRDefault="00412FAB" w:rsidP="004B7671">
            <w:r w:rsidRPr="009A3D1A">
              <w:t>TIM_OC1</w:t>
            </w:r>
            <w:proofErr w:type="gramStart"/>
            <w:r w:rsidRPr="009A3D1A">
              <w:t>Init(</w:t>
            </w:r>
            <w:proofErr w:type="gramEnd"/>
            <w:r w:rsidRPr="009A3D1A">
              <w:t>)</w:t>
            </w:r>
          </w:p>
        </w:tc>
        <w:tc>
          <w:tcPr>
            <w:tcW w:w="0" w:type="auto"/>
            <w:vAlign w:val="center"/>
            <w:hideMark/>
          </w:tcPr>
          <w:p w14:paraId="1F53B75F" w14:textId="77777777" w:rsidR="00412FAB" w:rsidRPr="009A3D1A" w:rsidRDefault="00412FAB" w:rsidP="004B7671">
            <w:r w:rsidRPr="009A3D1A">
              <w:t>模式、占空比、极性等一次性配置</w:t>
            </w:r>
          </w:p>
        </w:tc>
        <w:tc>
          <w:tcPr>
            <w:tcW w:w="0" w:type="auto"/>
            <w:vAlign w:val="center"/>
            <w:hideMark/>
          </w:tcPr>
          <w:p w14:paraId="69AE8955" w14:textId="77777777" w:rsidR="00412FAB" w:rsidRPr="009A3D1A" w:rsidRDefault="00412FAB" w:rsidP="004B7671">
            <w:r w:rsidRPr="009A3D1A">
              <w:t>初始配置</w:t>
            </w:r>
          </w:p>
        </w:tc>
      </w:tr>
      <w:tr w:rsidR="00412FAB" w:rsidRPr="009A3D1A" w14:paraId="4924A656" w14:textId="77777777" w:rsidTr="004B7671">
        <w:trPr>
          <w:tblCellSpacing w:w="15" w:type="dxa"/>
        </w:trPr>
        <w:tc>
          <w:tcPr>
            <w:tcW w:w="0" w:type="auto"/>
            <w:vAlign w:val="center"/>
            <w:hideMark/>
          </w:tcPr>
          <w:p w14:paraId="4DEBDC3D" w14:textId="77777777" w:rsidR="00412FAB" w:rsidRPr="009A3D1A" w:rsidRDefault="00412FAB" w:rsidP="004B7671">
            <w:r w:rsidRPr="009A3D1A">
              <w:t>TIM_OC1</w:t>
            </w:r>
            <w:proofErr w:type="gramStart"/>
            <w:r w:rsidRPr="009A3D1A">
              <w:t>PolarityConfig(</w:t>
            </w:r>
            <w:proofErr w:type="gramEnd"/>
            <w:r w:rsidRPr="009A3D1A">
              <w:t>)</w:t>
            </w:r>
          </w:p>
        </w:tc>
        <w:tc>
          <w:tcPr>
            <w:tcW w:w="0" w:type="auto"/>
            <w:vAlign w:val="center"/>
            <w:hideMark/>
          </w:tcPr>
          <w:p w14:paraId="6C6CDCA9" w14:textId="77777777" w:rsidR="00412FAB" w:rsidRPr="009A3D1A" w:rsidRDefault="00412FAB" w:rsidP="004B7671">
            <w:r w:rsidRPr="009A3D1A">
              <w:t>单独修改极性</w:t>
            </w:r>
          </w:p>
        </w:tc>
        <w:tc>
          <w:tcPr>
            <w:tcW w:w="0" w:type="auto"/>
            <w:vAlign w:val="center"/>
            <w:hideMark/>
          </w:tcPr>
          <w:p w14:paraId="275A2AB2" w14:textId="77777777" w:rsidR="00412FAB" w:rsidRPr="009A3D1A" w:rsidRDefault="00412FAB" w:rsidP="004B7671">
            <w:r w:rsidRPr="009A3D1A">
              <w:t>动态切换高/低电平有效</w:t>
            </w:r>
          </w:p>
        </w:tc>
      </w:tr>
      <w:tr w:rsidR="00412FAB" w:rsidRPr="009A3D1A" w14:paraId="3E2846C1" w14:textId="77777777" w:rsidTr="004B7671">
        <w:trPr>
          <w:tblCellSpacing w:w="15" w:type="dxa"/>
        </w:trPr>
        <w:tc>
          <w:tcPr>
            <w:tcW w:w="0" w:type="auto"/>
            <w:vAlign w:val="center"/>
            <w:hideMark/>
          </w:tcPr>
          <w:p w14:paraId="1E0E0983" w14:textId="77777777" w:rsidR="00412FAB" w:rsidRPr="009A3D1A" w:rsidRDefault="00412FAB" w:rsidP="004B7671">
            <w:r w:rsidRPr="009A3D1A">
              <w:t>TIM_OC1</w:t>
            </w:r>
            <w:proofErr w:type="gramStart"/>
            <w:r w:rsidRPr="009A3D1A">
              <w:t>PreloadConfig(</w:t>
            </w:r>
            <w:proofErr w:type="gramEnd"/>
            <w:r w:rsidRPr="009A3D1A">
              <w:t>)</w:t>
            </w:r>
          </w:p>
        </w:tc>
        <w:tc>
          <w:tcPr>
            <w:tcW w:w="0" w:type="auto"/>
            <w:vAlign w:val="center"/>
            <w:hideMark/>
          </w:tcPr>
          <w:p w14:paraId="1B8F9905" w14:textId="77777777" w:rsidR="00412FAB" w:rsidRPr="009A3D1A" w:rsidRDefault="00412FAB" w:rsidP="004B7671">
            <w:r w:rsidRPr="009A3D1A">
              <w:t>CCR 是否预装载</w:t>
            </w:r>
          </w:p>
        </w:tc>
        <w:tc>
          <w:tcPr>
            <w:tcW w:w="0" w:type="auto"/>
            <w:vAlign w:val="center"/>
            <w:hideMark/>
          </w:tcPr>
          <w:p w14:paraId="6EEE11A8" w14:textId="77777777" w:rsidR="00412FAB" w:rsidRPr="009A3D1A" w:rsidRDefault="00412FAB" w:rsidP="004B7671">
            <w:r w:rsidRPr="009A3D1A">
              <w:t>PWM 平滑更新</w:t>
            </w:r>
          </w:p>
        </w:tc>
      </w:tr>
      <w:tr w:rsidR="00412FAB" w:rsidRPr="009A3D1A" w14:paraId="6905B205" w14:textId="77777777" w:rsidTr="004B7671">
        <w:trPr>
          <w:tblCellSpacing w:w="15" w:type="dxa"/>
        </w:trPr>
        <w:tc>
          <w:tcPr>
            <w:tcW w:w="0" w:type="auto"/>
            <w:vAlign w:val="center"/>
            <w:hideMark/>
          </w:tcPr>
          <w:p w14:paraId="2A2F232C" w14:textId="77777777" w:rsidR="00412FAB" w:rsidRPr="009A3D1A" w:rsidRDefault="00412FAB" w:rsidP="004B7671">
            <w:r w:rsidRPr="009A3D1A">
              <w:t>TIM_OC1</w:t>
            </w:r>
            <w:proofErr w:type="gramStart"/>
            <w:r w:rsidRPr="009A3D1A">
              <w:t>FastConfig(</w:t>
            </w:r>
            <w:proofErr w:type="gramEnd"/>
            <w:r w:rsidRPr="009A3D1A">
              <w:t>)</w:t>
            </w:r>
          </w:p>
        </w:tc>
        <w:tc>
          <w:tcPr>
            <w:tcW w:w="0" w:type="auto"/>
            <w:vAlign w:val="center"/>
            <w:hideMark/>
          </w:tcPr>
          <w:p w14:paraId="6D650647" w14:textId="77777777" w:rsidR="00412FAB" w:rsidRPr="009A3D1A" w:rsidRDefault="00412FAB" w:rsidP="004B7671">
            <w:r w:rsidRPr="009A3D1A">
              <w:t>比较输出是否快速生效</w:t>
            </w:r>
          </w:p>
        </w:tc>
        <w:tc>
          <w:tcPr>
            <w:tcW w:w="0" w:type="auto"/>
            <w:vAlign w:val="center"/>
            <w:hideMark/>
          </w:tcPr>
          <w:p w14:paraId="57AED3F1" w14:textId="77777777" w:rsidR="00412FAB" w:rsidRPr="009A3D1A" w:rsidRDefault="00412FAB" w:rsidP="004B7671">
            <w:r w:rsidRPr="009A3D1A">
              <w:t>单脉冲、快速响应</w:t>
            </w:r>
          </w:p>
        </w:tc>
      </w:tr>
      <w:tr w:rsidR="00412FAB" w:rsidRPr="009A3D1A" w14:paraId="47C1452A" w14:textId="77777777" w:rsidTr="004B7671">
        <w:trPr>
          <w:tblCellSpacing w:w="15" w:type="dxa"/>
        </w:trPr>
        <w:tc>
          <w:tcPr>
            <w:tcW w:w="0" w:type="auto"/>
            <w:vAlign w:val="center"/>
            <w:hideMark/>
          </w:tcPr>
          <w:p w14:paraId="1A8B521F" w14:textId="77777777" w:rsidR="00412FAB" w:rsidRPr="009A3D1A" w:rsidRDefault="00412FAB" w:rsidP="004B7671">
            <w:r w:rsidRPr="009A3D1A">
              <w:lastRenderedPageBreak/>
              <w:t>TIM_ClearOC1</w:t>
            </w:r>
            <w:proofErr w:type="gramStart"/>
            <w:r w:rsidRPr="009A3D1A">
              <w:t>Ref(</w:t>
            </w:r>
            <w:proofErr w:type="gramEnd"/>
            <w:r w:rsidRPr="009A3D1A">
              <w:t>)</w:t>
            </w:r>
          </w:p>
        </w:tc>
        <w:tc>
          <w:tcPr>
            <w:tcW w:w="0" w:type="auto"/>
            <w:vAlign w:val="center"/>
            <w:hideMark/>
          </w:tcPr>
          <w:p w14:paraId="6DDA1CBE" w14:textId="77777777" w:rsidR="00412FAB" w:rsidRPr="009A3D1A" w:rsidRDefault="00412FAB" w:rsidP="004B7671">
            <w:r w:rsidRPr="009A3D1A">
              <w:t>外部信号清零输出</w:t>
            </w:r>
          </w:p>
        </w:tc>
        <w:tc>
          <w:tcPr>
            <w:tcW w:w="0" w:type="auto"/>
            <w:vAlign w:val="center"/>
            <w:hideMark/>
          </w:tcPr>
          <w:p w14:paraId="638D88AD" w14:textId="77777777" w:rsidR="00412FAB" w:rsidRPr="009A3D1A" w:rsidRDefault="00412FAB" w:rsidP="004B7671">
            <w:r w:rsidRPr="009A3D1A">
              <w:t>保护机制</w:t>
            </w:r>
          </w:p>
        </w:tc>
      </w:tr>
    </w:tbl>
    <w:p w14:paraId="5C8740CF" w14:textId="77777777" w:rsidR="00412FAB" w:rsidRPr="009A3D1A" w:rsidRDefault="00000000" w:rsidP="00412FAB">
      <w:r>
        <w:pict w14:anchorId="27EB6952">
          <v:rect id="_x0000_i1448" style="width:0;height:1.5pt" o:hralign="center" o:hrstd="t" o:hr="t" fillcolor="#a0a0a0" stroked="f"/>
        </w:pict>
      </w:r>
    </w:p>
    <w:p w14:paraId="4BCE3C43" w14:textId="77777777" w:rsidR="00412FAB" w:rsidRPr="009A3D1A" w:rsidRDefault="00412FAB" w:rsidP="00412FAB">
      <w:pPr>
        <w:pStyle w:val="3"/>
      </w:pPr>
      <w:r w:rsidRPr="009A3D1A">
        <w:rPr>
          <w:rFonts w:ascii="Segoe UI Emoji" w:hAnsi="Segoe UI Emoji" w:cs="Segoe UI Emoji"/>
        </w:rPr>
        <w:t>✅</w:t>
      </w:r>
      <w:r w:rsidRPr="009A3D1A">
        <w:t xml:space="preserve"> 总结：</w:t>
      </w:r>
    </w:p>
    <w:p w14:paraId="41EAA1DE" w14:textId="77777777" w:rsidR="00412FAB" w:rsidRPr="009A3D1A" w:rsidRDefault="00412FAB">
      <w:pPr>
        <w:numPr>
          <w:ilvl w:val="0"/>
          <w:numId w:val="264"/>
        </w:numPr>
      </w:pPr>
      <w:r w:rsidRPr="009A3D1A">
        <w:t>TIM_OC1PolarityConfig() = 修改通道 1 的有效电平方向。</w:t>
      </w:r>
    </w:p>
    <w:p w14:paraId="61509F15" w14:textId="77777777" w:rsidR="00412FAB" w:rsidRPr="009A3D1A" w:rsidRDefault="00412FAB">
      <w:pPr>
        <w:numPr>
          <w:ilvl w:val="0"/>
          <w:numId w:val="264"/>
        </w:numPr>
      </w:pPr>
      <w:r w:rsidRPr="009A3D1A">
        <w:t>对应寄存器：CCER.CC1P。</w:t>
      </w:r>
    </w:p>
    <w:p w14:paraId="6CF3D5DF" w14:textId="77777777" w:rsidR="00412FAB" w:rsidRPr="0057327A" w:rsidRDefault="00412FAB">
      <w:pPr>
        <w:numPr>
          <w:ilvl w:val="0"/>
          <w:numId w:val="264"/>
        </w:numPr>
      </w:pPr>
      <w:r w:rsidRPr="009A3D1A">
        <w:t>在 PWM 中经常用来切换“正相 PWM / 反相 PWM”。</w:t>
      </w:r>
    </w:p>
    <w:p w14:paraId="6665BC88" w14:textId="1DDA1097" w:rsidR="004F79D6" w:rsidRDefault="004F79D6" w:rsidP="004F79D6">
      <w:pPr>
        <w:pStyle w:val="2"/>
      </w:pPr>
      <w:r w:rsidRPr="00ED7CA1">
        <w:t>TIM_OC</w:t>
      </w:r>
      <w:r w:rsidR="00FC113B">
        <w:rPr>
          <w:rFonts w:hint="eastAsia"/>
        </w:rPr>
        <w:t>2</w:t>
      </w:r>
      <w:r w:rsidRPr="00ED7CA1">
        <w:t>PolarityConfig</w:t>
      </w:r>
      <w:r>
        <w:rPr>
          <w:rFonts w:hint="eastAsia"/>
        </w:rPr>
        <w:t>()</w:t>
      </w:r>
      <w:r>
        <w:br/>
      </w:r>
      <w:r w:rsidRPr="009A3D1A">
        <w:t xml:space="preserve">配置 </w:t>
      </w:r>
      <w:r w:rsidRPr="009A3D1A">
        <w:rPr>
          <w:b/>
          <w:bCs/>
        </w:rPr>
        <w:t xml:space="preserve">定时器输出比较通道 </w:t>
      </w:r>
      <w:r w:rsidR="00FC113B">
        <w:rPr>
          <w:rFonts w:hint="eastAsia"/>
          <w:b/>
          <w:bCs/>
        </w:rPr>
        <w:t>2</w:t>
      </w:r>
      <w:r w:rsidRPr="009A3D1A">
        <w:rPr>
          <w:b/>
          <w:bCs/>
        </w:rPr>
        <w:t xml:space="preserve">（Channel </w:t>
      </w:r>
      <w:r w:rsidR="00FC113B">
        <w:rPr>
          <w:rFonts w:hint="eastAsia"/>
          <w:b/>
          <w:bCs/>
        </w:rPr>
        <w:t>2</w:t>
      </w:r>
      <w:r w:rsidRPr="009A3D1A">
        <w:rPr>
          <w:b/>
          <w:bCs/>
        </w:rPr>
        <w:t>）极性</w:t>
      </w:r>
    </w:p>
    <w:p w14:paraId="1F598A58" w14:textId="31794A29" w:rsidR="004F79D6" w:rsidRDefault="004F79D6" w:rsidP="004F79D6">
      <w:pPr>
        <w:pStyle w:val="2"/>
      </w:pPr>
      <w:r w:rsidRPr="00ED7CA1">
        <w:t>TIM_OC</w:t>
      </w:r>
      <w:r w:rsidR="00FC113B">
        <w:rPr>
          <w:rFonts w:hint="eastAsia"/>
        </w:rPr>
        <w:t>3</w:t>
      </w:r>
      <w:r w:rsidRPr="00ED7CA1">
        <w:t>PolarityConfig</w:t>
      </w:r>
      <w:r>
        <w:rPr>
          <w:rFonts w:hint="eastAsia"/>
        </w:rPr>
        <w:t>()</w:t>
      </w:r>
      <w:r>
        <w:br/>
      </w:r>
      <w:r w:rsidRPr="009A3D1A">
        <w:t xml:space="preserve">配置 </w:t>
      </w:r>
      <w:r w:rsidRPr="009A3D1A">
        <w:rPr>
          <w:b/>
          <w:bCs/>
        </w:rPr>
        <w:t xml:space="preserve">定时器输出比较通道 </w:t>
      </w:r>
      <w:r w:rsidR="00FC113B">
        <w:rPr>
          <w:rFonts w:hint="eastAsia"/>
          <w:b/>
          <w:bCs/>
        </w:rPr>
        <w:t>3</w:t>
      </w:r>
      <w:r w:rsidRPr="009A3D1A">
        <w:rPr>
          <w:b/>
          <w:bCs/>
        </w:rPr>
        <w:t xml:space="preserve">（Channel </w:t>
      </w:r>
      <w:r w:rsidR="00FC113B">
        <w:rPr>
          <w:rFonts w:hint="eastAsia"/>
          <w:b/>
          <w:bCs/>
        </w:rPr>
        <w:t>3</w:t>
      </w:r>
      <w:r w:rsidRPr="009A3D1A">
        <w:rPr>
          <w:b/>
          <w:bCs/>
        </w:rPr>
        <w:t>）极性</w:t>
      </w:r>
    </w:p>
    <w:p w14:paraId="589193C2" w14:textId="7B8FB9D3" w:rsidR="004F79D6" w:rsidRDefault="004F79D6" w:rsidP="004F79D6">
      <w:pPr>
        <w:pStyle w:val="2"/>
      </w:pPr>
      <w:r w:rsidRPr="00ED7CA1">
        <w:t>TIM_OC</w:t>
      </w:r>
      <w:r w:rsidR="00FC113B">
        <w:rPr>
          <w:rFonts w:hint="eastAsia"/>
        </w:rPr>
        <w:t>4</w:t>
      </w:r>
      <w:r w:rsidRPr="00ED7CA1">
        <w:t>PolarityConfig</w:t>
      </w:r>
      <w:r>
        <w:rPr>
          <w:rFonts w:hint="eastAsia"/>
        </w:rPr>
        <w:t>()</w:t>
      </w:r>
      <w:r>
        <w:br/>
      </w:r>
      <w:r w:rsidRPr="009A3D1A">
        <w:t xml:space="preserve">配置 </w:t>
      </w:r>
      <w:r w:rsidRPr="009A3D1A">
        <w:rPr>
          <w:b/>
          <w:bCs/>
        </w:rPr>
        <w:t xml:space="preserve">定时器输出比较通道 </w:t>
      </w:r>
      <w:r w:rsidR="00FC113B">
        <w:rPr>
          <w:rFonts w:hint="eastAsia"/>
          <w:b/>
          <w:bCs/>
        </w:rPr>
        <w:t>4</w:t>
      </w:r>
      <w:r w:rsidRPr="009A3D1A">
        <w:rPr>
          <w:b/>
          <w:bCs/>
        </w:rPr>
        <w:t xml:space="preserve">（Channel </w:t>
      </w:r>
      <w:r w:rsidR="00FC113B">
        <w:rPr>
          <w:rFonts w:hint="eastAsia"/>
          <w:b/>
          <w:bCs/>
        </w:rPr>
        <w:t>4</w:t>
      </w:r>
      <w:r w:rsidRPr="009A3D1A">
        <w:rPr>
          <w:b/>
          <w:bCs/>
        </w:rPr>
        <w:t>）极性</w:t>
      </w:r>
    </w:p>
    <w:p w14:paraId="6160C5C5" w14:textId="77777777" w:rsidR="00412FAB" w:rsidRDefault="00412FAB" w:rsidP="00412FAB">
      <w:pPr>
        <w:pStyle w:val="2"/>
      </w:pPr>
      <w:r w:rsidRPr="00B77907">
        <w:t>TIM_OC1NPolarityConfig</w:t>
      </w:r>
      <w:r>
        <w:rPr>
          <w:rFonts w:hint="eastAsia"/>
        </w:rPr>
        <w:t>()</w:t>
      </w:r>
      <w:r>
        <w:br/>
      </w:r>
      <w:r w:rsidRPr="00AF6160">
        <w:t xml:space="preserve">配置 </w:t>
      </w:r>
      <w:r w:rsidRPr="00AF6160">
        <w:rPr>
          <w:b/>
          <w:bCs/>
        </w:rPr>
        <w:t>通道 1 的互补输出（CH1N）极性</w:t>
      </w:r>
    </w:p>
    <w:p w14:paraId="588FF6D9" w14:textId="77777777" w:rsidR="00412FAB" w:rsidRPr="00AF6160" w:rsidRDefault="00412FAB" w:rsidP="00412FAB">
      <w:r w:rsidRPr="00AF6160">
        <w:t>这个函数</w:t>
      </w:r>
    </w:p>
    <w:p w14:paraId="25FDCC55" w14:textId="77777777" w:rsidR="00412FAB" w:rsidRPr="00AF6160" w:rsidRDefault="00412FAB" w:rsidP="00412FAB">
      <w:r w:rsidRPr="00AF6160">
        <w:t>void TIM_OC1</w:t>
      </w:r>
      <w:proofErr w:type="gramStart"/>
      <w:r w:rsidRPr="00AF6160">
        <w:t>NPolarityConfig(</w:t>
      </w:r>
      <w:proofErr w:type="spellStart"/>
      <w:proofErr w:type="gramEnd"/>
      <w:r w:rsidRPr="00AF6160">
        <w:t>TIM_TypeDef</w:t>
      </w:r>
      <w:proofErr w:type="spellEnd"/>
      <w:r w:rsidRPr="00AF6160">
        <w:t xml:space="preserve">* </w:t>
      </w:r>
      <w:proofErr w:type="spellStart"/>
      <w:r w:rsidRPr="00AF6160">
        <w:t>TIMx</w:t>
      </w:r>
      <w:proofErr w:type="spellEnd"/>
      <w:r w:rsidRPr="00AF6160">
        <w:t xml:space="preserve">, uint16_t </w:t>
      </w:r>
      <w:proofErr w:type="spellStart"/>
      <w:r w:rsidRPr="00AF6160">
        <w:t>TIM_OCNPolarity</w:t>
      </w:r>
      <w:proofErr w:type="spellEnd"/>
      <w:r w:rsidRPr="00AF6160">
        <w:t>);</w:t>
      </w:r>
    </w:p>
    <w:p w14:paraId="1494A921" w14:textId="77777777" w:rsidR="00412FAB" w:rsidRPr="00AF6160" w:rsidRDefault="00412FAB" w:rsidP="00412FAB">
      <w:r w:rsidRPr="00AF6160">
        <w:t xml:space="preserve">是 </w:t>
      </w:r>
      <w:r w:rsidRPr="00AF6160">
        <w:rPr>
          <w:b/>
          <w:bCs/>
        </w:rPr>
        <w:t>标准外设库（</w:t>
      </w:r>
      <w:proofErr w:type="spellStart"/>
      <w:r w:rsidRPr="00AF6160">
        <w:rPr>
          <w:b/>
          <w:bCs/>
        </w:rPr>
        <w:t>StdPeriph</w:t>
      </w:r>
      <w:proofErr w:type="spellEnd"/>
      <w:r w:rsidRPr="00AF6160">
        <w:rPr>
          <w:b/>
          <w:bCs/>
        </w:rPr>
        <w:t xml:space="preserve"> Lib）</w:t>
      </w:r>
      <w:r w:rsidRPr="00AF6160">
        <w:t xml:space="preserve"> 里专门用于 </w:t>
      </w:r>
      <w:r w:rsidRPr="00AF6160">
        <w:rPr>
          <w:b/>
          <w:bCs/>
          <w:color w:val="EE0000"/>
        </w:rPr>
        <w:t>高级定时器</w:t>
      </w:r>
      <w:r w:rsidRPr="00AF6160">
        <w:rPr>
          <w:b/>
          <w:bCs/>
        </w:rPr>
        <w:t>（TIM1、TIM8）</w:t>
      </w:r>
      <w:r w:rsidRPr="00AF6160">
        <w:t xml:space="preserve"> 的函数，用来配置 </w:t>
      </w:r>
      <w:r w:rsidRPr="00AF6160">
        <w:rPr>
          <w:b/>
          <w:bCs/>
        </w:rPr>
        <w:t>通道 1 的</w:t>
      </w:r>
      <w:r w:rsidRPr="00AF6160">
        <w:rPr>
          <w:b/>
          <w:bCs/>
          <w:color w:val="EE0000"/>
        </w:rPr>
        <w:t>互补输出</w:t>
      </w:r>
      <w:r w:rsidRPr="00AF6160">
        <w:rPr>
          <w:b/>
          <w:bCs/>
        </w:rPr>
        <w:t>（CH1N）极性</w:t>
      </w:r>
      <w:r w:rsidRPr="00AF6160">
        <w:t>。</w:t>
      </w:r>
    </w:p>
    <w:p w14:paraId="26291F12" w14:textId="77777777" w:rsidR="00412FAB" w:rsidRPr="00AF6160" w:rsidRDefault="00000000" w:rsidP="00412FAB">
      <w:r>
        <w:pict w14:anchorId="0D342CAF">
          <v:rect id="_x0000_i1449" style="width:0;height:1.5pt" o:hralign="center" o:hrstd="t" o:hr="t" fillcolor="#a0a0a0" stroked="f"/>
        </w:pict>
      </w:r>
    </w:p>
    <w:p w14:paraId="1299C557" w14:textId="77777777" w:rsidR="00412FAB" w:rsidRPr="00AF6160" w:rsidRDefault="00412FAB" w:rsidP="00412FAB">
      <w:pPr>
        <w:pStyle w:val="3"/>
      </w:pPr>
      <w:r w:rsidRPr="00AF6160">
        <w:t>1. 函数作用</w:t>
      </w:r>
    </w:p>
    <w:p w14:paraId="30345F3E" w14:textId="77777777" w:rsidR="00412FAB" w:rsidRPr="00AF6160" w:rsidRDefault="00412FAB">
      <w:pPr>
        <w:numPr>
          <w:ilvl w:val="0"/>
          <w:numId w:val="265"/>
        </w:numPr>
      </w:pPr>
      <w:r w:rsidRPr="00AF6160">
        <w:t xml:space="preserve">设置 </w:t>
      </w:r>
      <w:r w:rsidRPr="00AF6160">
        <w:rPr>
          <w:b/>
          <w:bCs/>
        </w:rPr>
        <w:t>OC1N（互补通道 1）</w:t>
      </w:r>
      <w:r w:rsidRPr="00AF6160">
        <w:t xml:space="preserve"> 的输出有效电平。</w:t>
      </w:r>
    </w:p>
    <w:p w14:paraId="64368FAF" w14:textId="77777777" w:rsidR="00412FAB" w:rsidRPr="00AF6160" w:rsidRDefault="00412FAB">
      <w:pPr>
        <w:numPr>
          <w:ilvl w:val="0"/>
          <w:numId w:val="265"/>
        </w:numPr>
      </w:pPr>
      <w:r w:rsidRPr="00AF6160">
        <w:t>在电机驱动（比如三相逆变）里，互补输出通常和死区时间（Dead-Time）配合，用来控制上下桥臂 MOSFET/IGBT。</w:t>
      </w:r>
    </w:p>
    <w:p w14:paraId="1C331554" w14:textId="77777777" w:rsidR="00412FAB" w:rsidRPr="00AF6160" w:rsidRDefault="00000000" w:rsidP="00412FAB">
      <w:r>
        <w:lastRenderedPageBreak/>
        <w:pict w14:anchorId="25A2EA67">
          <v:rect id="_x0000_i1450" style="width:0;height:1.5pt" o:hralign="center" o:hrstd="t" o:hr="t" fillcolor="#a0a0a0" stroked="f"/>
        </w:pict>
      </w:r>
    </w:p>
    <w:p w14:paraId="6EC5E871" w14:textId="77777777" w:rsidR="00412FAB" w:rsidRPr="00AF6160" w:rsidRDefault="00412FAB" w:rsidP="00412FAB">
      <w:pPr>
        <w:pStyle w:val="3"/>
      </w:pPr>
      <w:r w:rsidRPr="00AF6160">
        <w:t>2. 函数原型</w:t>
      </w:r>
    </w:p>
    <w:p w14:paraId="39732858" w14:textId="77777777" w:rsidR="00412FAB" w:rsidRPr="00AF6160" w:rsidRDefault="00412FAB" w:rsidP="00412FAB">
      <w:r w:rsidRPr="00AF6160">
        <w:t>void TIM_OC1</w:t>
      </w:r>
      <w:proofErr w:type="gramStart"/>
      <w:r w:rsidRPr="00AF6160">
        <w:t>NPolarityConfig(</w:t>
      </w:r>
      <w:proofErr w:type="spellStart"/>
      <w:proofErr w:type="gramEnd"/>
      <w:r w:rsidRPr="00AF6160">
        <w:t>TIM_TypeDef</w:t>
      </w:r>
      <w:proofErr w:type="spellEnd"/>
      <w:r w:rsidRPr="00AF6160">
        <w:t xml:space="preserve">* </w:t>
      </w:r>
      <w:proofErr w:type="spellStart"/>
      <w:r w:rsidRPr="00AF6160">
        <w:t>TIMx</w:t>
      </w:r>
      <w:proofErr w:type="spellEnd"/>
      <w:r w:rsidRPr="00AF6160">
        <w:t xml:space="preserve">, uint16_t </w:t>
      </w:r>
      <w:proofErr w:type="spellStart"/>
      <w:r w:rsidRPr="00AF6160">
        <w:t>TIM_OCNPolarity</w:t>
      </w:r>
      <w:proofErr w:type="spellEnd"/>
      <w:r w:rsidRPr="00AF6160">
        <w:t>);</w:t>
      </w:r>
    </w:p>
    <w:p w14:paraId="11DF8406" w14:textId="77777777" w:rsidR="00412FAB" w:rsidRPr="00AF6160" w:rsidRDefault="00412FAB" w:rsidP="00412FAB">
      <w:pPr>
        <w:rPr>
          <w:b/>
          <w:bCs/>
        </w:rPr>
      </w:pPr>
      <w:r w:rsidRPr="00AF6160">
        <w:rPr>
          <w:b/>
          <w:bCs/>
        </w:rPr>
        <w:t>参数</w:t>
      </w:r>
    </w:p>
    <w:p w14:paraId="46D89BAB" w14:textId="77777777" w:rsidR="00412FAB" w:rsidRPr="00AF6160" w:rsidRDefault="00412FAB">
      <w:pPr>
        <w:numPr>
          <w:ilvl w:val="0"/>
          <w:numId w:val="266"/>
        </w:numPr>
      </w:pPr>
      <w:proofErr w:type="spellStart"/>
      <w:r w:rsidRPr="00AF6160">
        <w:t>TIMx</w:t>
      </w:r>
      <w:proofErr w:type="spellEnd"/>
    </w:p>
    <w:p w14:paraId="7ED8BF84" w14:textId="77777777" w:rsidR="00412FAB" w:rsidRPr="00AF6160" w:rsidRDefault="00412FAB">
      <w:pPr>
        <w:numPr>
          <w:ilvl w:val="1"/>
          <w:numId w:val="266"/>
        </w:numPr>
      </w:pPr>
      <w:r w:rsidRPr="00AF6160">
        <w:t xml:space="preserve">必须是 </w:t>
      </w:r>
      <w:r w:rsidRPr="00AF6160">
        <w:rPr>
          <w:b/>
          <w:bCs/>
          <w:color w:val="EE0000"/>
        </w:rPr>
        <w:t>高级定时器</w:t>
      </w:r>
      <w:r w:rsidRPr="00AF6160">
        <w:t>：TIM1 或 TIM8（普通定时器没有互补输出）。</w:t>
      </w:r>
    </w:p>
    <w:p w14:paraId="5C382755" w14:textId="77777777" w:rsidR="00412FAB" w:rsidRPr="00AF6160" w:rsidRDefault="00412FAB">
      <w:pPr>
        <w:numPr>
          <w:ilvl w:val="0"/>
          <w:numId w:val="266"/>
        </w:numPr>
      </w:pPr>
      <w:proofErr w:type="spellStart"/>
      <w:r w:rsidRPr="00AF6160">
        <w:t>TIM_OCNPolarity</w:t>
      </w:r>
      <w:proofErr w:type="spellEnd"/>
    </w:p>
    <w:p w14:paraId="7149D5CC" w14:textId="77777777" w:rsidR="00412FAB" w:rsidRPr="00AF6160" w:rsidRDefault="00412FAB">
      <w:pPr>
        <w:numPr>
          <w:ilvl w:val="1"/>
          <w:numId w:val="266"/>
        </w:numPr>
      </w:pPr>
      <w:r w:rsidRPr="00AF6160">
        <w:t>互补输出极性选择（在 stm32f10x_tim.h 定义）：</w:t>
      </w:r>
    </w:p>
    <w:p w14:paraId="389BDEDB" w14:textId="77777777" w:rsidR="00412FAB" w:rsidRPr="00AF6160" w:rsidRDefault="00412FAB">
      <w:pPr>
        <w:numPr>
          <w:ilvl w:val="1"/>
          <w:numId w:val="266"/>
        </w:numPr>
        <w:tabs>
          <w:tab w:val="clear" w:pos="1440"/>
        </w:tabs>
      </w:pPr>
      <w:r w:rsidRPr="00AF6160">
        <w:t xml:space="preserve">#define </w:t>
      </w:r>
      <w:proofErr w:type="spellStart"/>
      <w:r w:rsidRPr="00AF6160">
        <w:t>TIM_OCNPolarity_High</w:t>
      </w:r>
      <w:proofErr w:type="spellEnd"/>
      <w:r w:rsidRPr="00AF6160">
        <w:t xml:space="preserve">   ((uint16_t)0x0000) // 高电平有效</w:t>
      </w:r>
    </w:p>
    <w:p w14:paraId="4EC15931" w14:textId="77777777" w:rsidR="00412FAB" w:rsidRPr="00AF6160" w:rsidRDefault="00412FAB">
      <w:pPr>
        <w:numPr>
          <w:ilvl w:val="1"/>
          <w:numId w:val="266"/>
        </w:numPr>
        <w:tabs>
          <w:tab w:val="clear" w:pos="1440"/>
        </w:tabs>
      </w:pPr>
      <w:r w:rsidRPr="00AF6160">
        <w:t xml:space="preserve">#define </w:t>
      </w:r>
      <w:proofErr w:type="spellStart"/>
      <w:r w:rsidRPr="00AF6160">
        <w:t>TIM_OCNPolarity_Low</w:t>
      </w:r>
      <w:proofErr w:type="spellEnd"/>
      <w:r w:rsidRPr="00AF6160">
        <w:t xml:space="preserve">    ((uint16_t)0x0008) // 低电平有效</w:t>
      </w:r>
    </w:p>
    <w:p w14:paraId="6A877A46" w14:textId="77777777" w:rsidR="00412FAB" w:rsidRPr="00AF6160" w:rsidRDefault="00000000" w:rsidP="00412FAB">
      <w:r>
        <w:pict w14:anchorId="76072710">
          <v:rect id="_x0000_i1451" style="width:0;height:1.5pt" o:hralign="center" o:hrstd="t" o:hr="t" fillcolor="#a0a0a0" stroked="f"/>
        </w:pict>
      </w:r>
    </w:p>
    <w:p w14:paraId="6A6AC896" w14:textId="77777777" w:rsidR="00412FAB" w:rsidRPr="00AF6160" w:rsidRDefault="00412FAB" w:rsidP="00412FAB">
      <w:pPr>
        <w:pStyle w:val="3"/>
      </w:pPr>
      <w:r w:rsidRPr="00AF6160">
        <w:t>3. 内部原理</w:t>
      </w:r>
    </w:p>
    <w:p w14:paraId="1D9E17AF" w14:textId="77777777" w:rsidR="00412FAB" w:rsidRPr="00AF6160" w:rsidRDefault="00412FAB" w:rsidP="00412FAB">
      <w:r w:rsidRPr="00AF6160">
        <w:t xml:space="preserve">它其实是修改 </w:t>
      </w:r>
      <w:r w:rsidRPr="00AF6160">
        <w:rPr>
          <w:b/>
          <w:bCs/>
          <w:color w:val="EE0000"/>
        </w:rPr>
        <w:t>CCER 寄存器</w:t>
      </w:r>
      <w:r w:rsidRPr="00AF6160">
        <w:rPr>
          <w:b/>
          <w:bCs/>
        </w:rPr>
        <w:t>（捕获/比较使能寄存器）</w:t>
      </w:r>
      <w:r w:rsidRPr="00AF6160">
        <w:t xml:space="preserve"> 中的 </w:t>
      </w:r>
      <w:r w:rsidRPr="00AF6160">
        <w:rPr>
          <w:b/>
          <w:bCs/>
          <w:color w:val="EE0000"/>
        </w:rPr>
        <w:t>CC1NP 位</w:t>
      </w:r>
      <w:r w:rsidRPr="00AF6160">
        <w:t>：</w:t>
      </w:r>
    </w:p>
    <w:p w14:paraId="54FF4B59" w14:textId="77777777" w:rsidR="00412FAB" w:rsidRPr="00AF6160" w:rsidRDefault="00412FAB">
      <w:pPr>
        <w:numPr>
          <w:ilvl w:val="0"/>
          <w:numId w:val="267"/>
        </w:numPr>
      </w:pPr>
      <w:proofErr w:type="spellStart"/>
      <w:r w:rsidRPr="00AF6160">
        <w:t>TIM_OCNPolarity_High</w:t>
      </w:r>
      <w:proofErr w:type="spellEnd"/>
      <w:r w:rsidRPr="00AF6160">
        <w:t xml:space="preserve"> → CC1NP = 0 → 互补通道高电平有效。</w:t>
      </w:r>
    </w:p>
    <w:p w14:paraId="60FA66B4" w14:textId="77777777" w:rsidR="00412FAB" w:rsidRPr="00AF6160" w:rsidRDefault="00412FAB">
      <w:pPr>
        <w:numPr>
          <w:ilvl w:val="0"/>
          <w:numId w:val="267"/>
        </w:numPr>
      </w:pPr>
      <w:proofErr w:type="spellStart"/>
      <w:r w:rsidRPr="00AF6160">
        <w:t>TIM_OCNPolarity_Low</w:t>
      </w:r>
      <w:proofErr w:type="spellEnd"/>
      <w:r w:rsidRPr="00AF6160">
        <w:t xml:space="preserve"> → CC1NP = 1 → 互补通道低电平有效。</w:t>
      </w:r>
    </w:p>
    <w:p w14:paraId="0142EB46" w14:textId="77777777" w:rsidR="00412FAB" w:rsidRPr="00AF6160" w:rsidRDefault="00412FAB" w:rsidP="00412FAB">
      <w:r w:rsidRPr="00AF6160">
        <w:t xml:space="preserve">和 TIM_OC1PolarityConfig()（主通道极性，控制 CC1P 位）类似，只不过它作用在 </w:t>
      </w:r>
      <w:r w:rsidRPr="00AF6160">
        <w:rPr>
          <w:b/>
          <w:bCs/>
        </w:rPr>
        <w:t>互补输出通道</w:t>
      </w:r>
      <w:r w:rsidRPr="00AF6160">
        <w:t>。</w:t>
      </w:r>
    </w:p>
    <w:p w14:paraId="7F4894C6" w14:textId="77777777" w:rsidR="00412FAB" w:rsidRPr="00AF6160" w:rsidRDefault="00000000" w:rsidP="00412FAB">
      <w:r>
        <w:pict w14:anchorId="0B72931E">
          <v:rect id="_x0000_i1452" style="width:0;height:1.5pt" o:hralign="center" o:hrstd="t" o:hr="t" fillcolor="#a0a0a0" stroked="f"/>
        </w:pict>
      </w:r>
    </w:p>
    <w:p w14:paraId="1E80608D" w14:textId="77777777" w:rsidR="00412FAB" w:rsidRPr="00AF6160" w:rsidRDefault="00412FAB" w:rsidP="00412FAB">
      <w:pPr>
        <w:pStyle w:val="3"/>
      </w:pPr>
      <w:r w:rsidRPr="00AF6160">
        <w:t>4. 使用示例</w:t>
      </w:r>
    </w:p>
    <w:p w14:paraId="3E04C08A" w14:textId="77777777" w:rsidR="00412FAB" w:rsidRPr="00AF6160" w:rsidRDefault="00412FAB" w:rsidP="00412FAB">
      <w:r w:rsidRPr="00AF6160">
        <w:t>// TIM1 CH1N 配置为高电平有效</w:t>
      </w:r>
    </w:p>
    <w:p w14:paraId="575B3444" w14:textId="77777777" w:rsidR="00412FAB" w:rsidRPr="00AF6160" w:rsidRDefault="00412FAB" w:rsidP="00412FAB">
      <w:r w:rsidRPr="00AF6160">
        <w:t>TIM_OC1</w:t>
      </w:r>
      <w:proofErr w:type="gramStart"/>
      <w:r w:rsidRPr="00AF6160">
        <w:t>NPolarityConfig(</w:t>
      </w:r>
      <w:proofErr w:type="gramEnd"/>
      <w:r w:rsidRPr="00AF6160">
        <w:t xml:space="preserve">TIM1, </w:t>
      </w:r>
      <w:proofErr w:type="spellStart"/>
      <w:r w:rsidRPr="00AF6160">
        <w:t>TIM_OCNPolarity_High</w:t>
      </w:r>
      <w:proofErr w:type="spellEnd"/>
      <w:r w:rsidRPr="00AF6160">
        <w:t>);</w:t>
      </w:r>
    </w:p>
    <w:p w14:paraId="60F0EF24" w14:textId="77777777" w:rsidR="00412FAB" w:rsidRPr="00AF6160" w:rsidRDefault="00412FAB" w:rsidP="00412FAB"/>
    <w:p w14:paraId="16131B23" w14:textId="77777777" w:rsidR="00412FAB" w:rsidRPr="00AF6160" w:rsidRDefault="00412FAB" w:rsidP="00412FAB">
      <w:r w:rsidRPr="00AF6160">
        <w:t>// TIM1 CH1N 配置为低电平有效</w:t>
      </w:r>
    </w:p>
    <w:p w14:paraId="7604C622" w14:textId="77777777" w:rsidR="00412FAB" w:rsidRPr="00AF6160" w:rsidRDefault="00412FAB" w:rsidP="00412FAB">
      <w:r w:rsidRPr="00AF6160">
        <w:t>TIM_OC1</w:t>
      </w:r>
      <w:proofErr w:type="gramStart"/>
      <w:r w:rsidRPr="00AF6160">
        <w:t>NPolarityConfig(</w:t>
      </w:r>
      <w:proofErr w:type="gramEnd"/>
      <w:r w:rsidRPr="00AF6160">
        <w:t xml:space="preserve">TIM1, </w:t>
      </w:r>
      <w:proofErr w:type="spellStart"/>
      <w:r w:rsidRPr="00AF6160">
        <w:t>TIM_OCNPolarity_Low</w:t>
      </w:r>
      <w:proofErr w:type="spellEnd"/>
      <w:r w:rsidRPr="00AF6160">
        <w:t>);</w:t>
      </w:r>
    </w:p>
    <w:p w14:paraId="3031FDF0" w14:textId="77777777" w:rsidR="00412FAB" w:rsidRPr="00AF6160" w:rsidRDefault="00000000" w:rsidP="00412FAB">
      <w:r>
        <w:pict w14:anchorId="45829494">
          <v:rect id="_x0000_i1453" style="width:0;height:1.5pt" o:hralign="center" o:hrstd="t" o:hr="t" fillcolor="#a0a0a0" stroked="f"/>
        </w:pict>
      </w:r>
    </w:p>
    <w:p w14:paraId="08E7B622" w14:textId="77777777" w:rsidR="00412FAB" w:rsidRPr="00AF6160" w:rsidRDefault="00412FAB" w:rsidP="00412FAB">
      <w:pPr>
        <w:pStyle w:val="3"/>
      </w:pPr>
      <w:r w:rsidRPr="00AF6160">
        <w:lastRenderedPageBreak/>
        <w:t>5. 使用场景</w:t>
      </w:r>
    </w:p>
    <w:p w14:paraId="3C42F6F1" w14:textId="77777777" w:rsidR="00412FAB" w:rsidRPr="00AF6160" w:rsidRDefault="00412FAB">
      <w:pPr>
        <w:numPr>
          <w:ilvl w:val="0"/>
          <w:numId w:val="268"/>
        </w:numPr>
      </w:pPr>
      <w:r w:rsidRPr="00AF6160">
        <w:rPr>
          <w:b/>
          <w:bCs/>
        </w:rPr>
        <w:t>电机</w:t>
      </w:r>
      <w:proofErr w:type="gramStart"/>
      <w:r w:rsidRPr="00AF6160">
        <w:rPr>
          <w:b/>
          <w:bCs/>
        </w:rPr>
        <w:t xml:space="preserve">控制 / </w:t>
      </w:r>
      <w:proofErr w:type="gramEnd"/>
      <w:r w:rsidRPr="00AF6160">
        <w:rPr>
          <w:b/>
          <w:bCs/>
        </w:rPr>
        <w:t>三相逆变</w:t>
      </w:r>
      <w:r w:rsidRPr="00AF6160">
        <w:t>：</w:t>
      </w:r>
      <w:r w:rsidRPr="00AF6160">
        <w:br/>
        <w:t xml:space="preserve">TIM1/TIM8 驱动三相桥臂 </w:t>
      </w:r>
      <w:proofErr w:type="gramStart"/>
      <w:r w:rsidRPr="00AF6160">
        <w:t>→ CH1</w:t>
      </w:r>
      <w:proofErr w:type="gramEnd"/>
      <w:r w:rsidRPr="00AF6160">
        <w:t>/CH1N 驱动一对上下</w:t>
      </w:r>
      <w:proofErr w:type="gramStart"/>
      <w:r w:rsidRPr="00AF6160">
        <w:t xml:space="preserve">管 → </w:t>
      </w:r>
      <w:proofErr w:type="gramEnd"/>
      <w:r w:rsidRPr="00AF6160">
        <w:t>需要根据功率管驱动器的逻辑要求配置极性。</w:t>
      </w:r>
    </w:p>
    <w:p w14:paraId="7008450E" w14:textId="77777777" w:rsidR="00412FAB" w:rsidRPr="00AF6160" w:rsidRDefault="00412FAB">
      <w:pPr>
        <w:numPr>
          <w:ilvl w:val="0"/>
          <w:numId w:val="268"/>
        </w:numPr>
      </w:pPr>
      <w:r w:rsidRPr="00AF6160">
        <w:rPr>
          <w:b/>
          <w:bCs/>
        </w:rPr>
        <w:t>安全控制</w:t>
      </w:r>
      <w:r w:rsidRPr="00AF6160">
        <w:t>：</w:t>
      </w:r>
      <w:r w:rsidRPr="00AF6160">
        <w:br/>
        <w:t xml:space="preserve">如果外部驱动芯片要求“低电平使能”，就必须配置 </w:t>
      </w:r>
      <w:proofErr w:type="spellStart"/>
      <w:r w:rsidRPr="00AF6160">
        <w:t>TIM_OCNPolarity_Low</w:t>
      </w:r>
      <w:proofErr w:type="spellEnd"/>
      <w:r w:rsidRPr="00AF6160">
        <w:t>。</w:t>
      </w:r>
    </w:p>
    <w:p w14:paraId="084E0B32" w14:textId="77777777" w:rsidR="00412FAB" w:rsidRPr="00AF6160" w:rsidRDefault="00000000" w:rsidP="00412FAB">
      <w:r>
        <w:pict w14:anchorId="3D8AD1D3">
          <v:rect id="_x0000_i1454" style="width:0;height:1.5pt" o:hralign="center" o:hrstd="t" o:hr="t" fillcolor="#a0a0a0" stroked="f"/>
        </w:pict>
      </w:r>
    </w:p>
    <w:p w14:paraId="3510403A" w14:textId="77777777" w:rsidR="00412FAB" w:rsidRPr="00AF6160" w:rsidRDefault="00412FAB" w:rsidP="00412FAB">
      <w:pPr>
        <w:pStyle w:val="3"/>
      </w:pPr>
      <w:r w:rsidRPr="00AF6160">
        <w:t>6. 对比总结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380"/>
        <w:gridCol w:w="1380"/>
        <w:gridCol w:w="641"/>
      </w:tblGrid>
      <w:tr w:rsidR="00412FAB" w:rsidRPr="00AF6160" w14:paraId="679FC972" w14:textId="77777777" w:rsidTr="004B7671">
        <w:trPr>
          <w:tblHeader/>
          <w:tblCellSpacing w:w="15" w:type="dxa"/>
        </w:trPr>
        <w:tc>
          <w:tcPr>
            <w:tcW w:w="0" w:type="auto"/>
            <w:vAlign w:val="center"/>
            <w:hideMark/>
          </w:tcPr>
          <w:p w14:paraId="4B7CBA5A" w14:textId="77777777" w:rsidR="00412FAB" w:rsidRPr="00AF6160" w:rsidRDefault="00412FAB" w:rsidP="004B7671">
            <w:pPr>
              <w:rPr>
                <w:b/>
                <w:bCs/>
              </w:rPr>
            </w:pPr>
            <w:r w:rsidRPr="00AF6160">
              <w:rPr>
                <w:b/>
                <w:bCs/>
              </w:rPr>
              <w:t>函数</w:t>
            </w:r>
          </w:p>
        </w:tc>
        <w:tc>
          <w:tcPr>
            <w:tcW w:w="0" w:type="auto"/>
            <w:vAlign w:val="center"/>
            <w:hideMark/>
          </w:tcPr>
          <w:p w14:paraId="0B05DAE7" w14:textId="77777777" w:rsidR="00412FAB" w:rsidRPr="00AF6160" w:rsidRDefault="00412FAB" w:rsidP="004B7671">
            <w:pPr>
              <w:rPr>
                <w:b/>
                <w:bCs/>
              </w:rPr>
            </w:pPr>
            <w:r w:rsidRPr="00AF6160">
              <w:rPr>
                <w:b/>
                <w:bCs/>
              </w:rPr>
              <w:t>配置内容</w:t>
            </w:r>
          </w:p>
        </w:tc>
        <w:tc>
          <w:tcPr>
            <w:tcW w:w="0" w:type="auto"/>
            <w:vAlign w:val="center"/>
            <w:hideMark/>
          </w:tcPr>
          <w:p w14:paraId="7AAB78FA" w14:textId="77777777" w:rsidR="00412FAB" w:rsidRPr="00AF6160" w:rsidRDefault="00412FAB" w:rsidP="004B7671">
            <w:pPr>
              <w:rPr>
                <w:b/>
                <w:bCs/>
              </w:rPr>
            </w:pPr>
            <w:r w:rsidRPr="00AF6160">
              <w:rPr>
                <w:b/>
                <w:bCs/>
              </w:rPr>
              <w:t>对应寄存器位</w:t>
            </w:r>
          </w:p>
        </w:tc>
        <w:tc>
          <w:tcPr>
            <w:tcW w:w="0" w:type="auto"/>
            <w:vAlign w:val="center"/>
            <w:hideMark/>
          </w:tcPr>
          <w:p w14:paraId="1F4CFD58" w14:textId="77777777" w:rsidR="00412FAB" w:rsidRPr="00AF6160" w:rsidRDefault="00412FAB" w:rsidP="004B7671">
            <w:pPr>
              <w:rPr>
                <w:b/>
                <w:bCs/>
              </w:rPr>
            </w:pPr>
            <w:r w:rsidRPr="00AF6160">
              <w:rPr>
                <w:b/>
                <w:bCs/>
              </w:rPr>
              <w:t>通道</w:t>
            </w:r>
          </w:p>
        </w:tc>
      </w:tr>
      <w:tr w:rsidR="00412FAB" w:rsidRPr="00AF6160" w14:paraId="2C37E82E" w14:textId="77777777" w:rsidTr="004B7671">
        <w:trPr>
          <w:tblCellSpacing w:w="15" w:type="dxa"/>
        </w:trPr>
        <w:tc>
          <w:tcPr>
            <w:tcW w:w="0" w:type="auto"/>
            <w:vAlign w:val="center"/>
            <w:hideMark/>
          </w:tcPr>
          <w:p w14:paraId="78000841" w14:textId="77777777" w:rsidR="00412FAB" w:rsidRPr="00AF6160" w:rsidRDefault="00412FAB" w:rsidP="004B7671">
            <w:r w:rsidRPr="00AF6160">
              <w:t>TIM_OC1</w:t>
            </w:r>
            <w:proofErr w:type="gramStart"/>
            <w:r w:rsidRPr="00AF6160">
              <w:t>PolarityConfig(</w:t>
            </w:r>
            <w:proofErr w:type="gramEnd"/>
            <w:r w:rsidRPr="00AF6160">
              <w:t>)</w:t>
            </w:r>
          </w:p>
        </w:tc>
        <w:tc>
          <w:tcPr>
            <w:tcW w:w="0" w:type="auto"/>
            <w:vAlign w:val="center"/>
            <w:hideMark/>
          </w:tcPr>
          <w:p w14:paraId="3449B0C2" w14:textId="77777777" w:rsidR="00412FAB" w:rsidRPr="00AF6160" w:rsidRDefault="00412FAB" w:rsidP="004B7671">
            <w:r w:rsidRPr="00AF6160">
              <w:t>主通道极性</w:t>
            </w:r>
          </w:p>
        </w:tc>
        <w:tc>
          <w:tcPr>
            <w:tcW w:w="0" w:type="auto"/>
            <w:vAlign w:val="center"/>
            <w:hideMark/>
          </w:tcPr>
          <w:p w14:paraId="0A0EC1CB" w14:textId="77777777" w:rsidR="00412FAB" w:rsidRPr="00AF6160" w:rsidRDefault="00412FAB" w:rsidP="004B7671">
            <w:r w:rsidRPr="00AF6160">
              <w:t>CC1P</w:t>
            </w:r>
          </w:p>
        </w:tc>
        <w:tc>
          <w:tcPr>
            <w:tcW w:w="0" w:type="auto"/>
            <w:vAlign w:val="center"/>
            <w:hideMark/>
          </w:tcPr>
          <w:p w14:paraId="732D4EE0" w14:textId="77777777" w:rsidR="00412FAB" w:rsidRPr="00AF6160" w:rsidRDefault="00412FAB" w:rsidP="004B7671">
            <w:r w:rsidRPr="00AF6160">
              <w:t>CH1</w:t>
            </w:r>
          </w:p>
        </w:tc>
      </w:tr>
      <w:tr w:rsidR="00412FAB" w:rsidRPr="00AF6160" w14:paraId="7C28AB4A" w14:textId="77777777" w:rsidTr="004B7671">
        <w:trPr>
          <w:tblCellSpacing w:w="15" w:type="dxa"/>
        </w:trPr>
        <w:tc>
          <w:tcPr>
            <w:tcW w:w="0" w:type="auto"/>
            <w:vAlign w:val="center"/>
            <w:hideMark/>
          </w:tcPr>
          <w:p w14:paraId="77D2E97A" w14:textId="77777777" w:rsidR="00412FAB" w:rsidRPr="00AF6160" w:rsidRDefault="00412FAB" w:rsidP="004B7671">
            <w:r w:rsidRPr="00AF6160">
              <w:t>TIM_OC1</w:t>
            </w:r>
            <w:proofErr w:type="gramStart"/>
            <w:r w:rsidRPr="00AF6160">
              <w:t>NPolarityConfig(</w:t>
            </w:r>
            <w:proofErr w:type="gramEnd"/>
            <w:r w:rsidRPr="00AF6160">
              <w:t>)</w:t>
            </w:r>
          </w:p>
        </w:tc>
        <w:tc>
          <w:tcPr>
            <w:tcW w:w="0" w:type="auto"/>
            <w:vAlign w:val="center"/>
            <w:hideMark/>
          </w:tcPr>
          <w:p w14:paraId="7153D312" w14:textId="77777777" w:rsidR="00412FAB" w:rsidRPr="00AF6160" w:rsidRDefault="00412FAB" w:rsidP="004B7671">
            <w:r w:rsidRPr="00AF6160">
              <w:t>互补通道极性</w:t>
            </w:r>
          </w:p>
        </w:tc>
        <w:tc>
          <w:tcPr>
            <w:tcW w:w="0" w:type="auto"/>
            <w:vAlign w:val="center"/>
            <w:hideMark/>
          </w:tcPr>
          <w:p w14:paraId="37D54D27" w14:textId="77777777" w:rsidR="00412FAB" w:rsidRPr="00AF6160" w:rsidRDefault="00412FAB" w:rsidP="004B7671">
            <w:r w:rsidRPr="00AF6160">
              <w:t>CC1NP</w:t>
            </w:r>
          </w:p>
        </w:tc>
        <w:tc>
          <w:tcPr>
            <w:tcW w:w="0" w:type="auto"/>
            <w:vAlign w:val="center"/>
            <w:hideMark/>
          </w:tcPr>
          <w:p w14:paraId="0CFDB580" w14:textId="77777777" w:rsidR="00412FAB" w:rsidRPr="00AF6160" w:rsidRDefault="00412FAB" w:rsidP="004B7671">
            <w:r w:rsidRPr="00AF6160">
              <w:t>CH1N</w:t>
            </w:r>
          </w:p>
        </w:tc>
      </w:tr>
    </w:tbl>
    <w:p w14:paraId="3F403423" w14:textId="77777777" w:rsidR="00412FAB" w:rsidRPr="00AF6160" w:rsidRDefault="00000000" w:rsidP="00412FAB">
      <w:r>
        <w:pict w14:anchorId="11A06040">
          <v:rect id="_x0000_i1455" style="width:0;height:1.5pt" o:hralign="center" o:hrstd="t" o:hr="t" fillcolor="#a0a0a0" stroked="f"/>
        </w:pict>
      </w:r>
    </w:p>
    <w:p w14:paraId="1D1CFF1B" w14:textId="77777777" w:rsidR="00412FAB" w:rsidRPr="00AF6160" w:rsidRDefault="00412FAB" w:rsidP="00412FAB">
      <w:pPr>
        <w:pStyle w:val="3"/>
      </w:pPr>
      <w:r w:rsidRPr="00AF6160">
        <w:rPr>
          <w:rFonts w:ascii="Segoe UI Emoji" w:hAnsi="Segoe UI Emoji" w:cs="Segoe UI Emoji"/>
        </w:rPr>
        <w:t>✅</w:t>
      </w:r>
      <w:r w:rsidRPr="00AF6160">
        <w:t xml:space="preserve"> 总结：</w:t>
      </w:r>
    </w:p>
    <w:p w14:paraId="7C7360DB" w14:textId="77777777" w:rsidR="00412FAB" w:rsidRPr="00AF6160" w:rsidRDefault="00412FAB">
      <w:pPr>
        <w:numPr>
          <w:ilvl w:val="0"/>
          <w:numId w:val="269"/>
        </w:numPr>
      </w:pPr>
      <w:r w:rsidRPr="00AF6160">
        <w:t xml:space="preserve">TIM_OC1NPolarityConfig() = 配置 </w:t>
      </w:r>
      <w:r w:rsidRPr="00AF6160">
        <w:rPr>
          <w:b/>
          <w:bCs/>
        </w:rPr>
        <w:t>高级定时器互补通道（CH1N）的输出极性</w:t>
      </w:r>
      <w:r w:rsidRPr="00AF6160">
        <w:t>。</w:t>
      </w:r>
    </w:p>
    <w:p w14:paraId="7157BEA5" w14:textId="77777777" w:rsidR="00412FAB" w:rsidRPr="00AF6160" w:rsidRDefault="00412FAB">
      <w:pPr>
        <w:numPr>
          <w:ilvl w:val="0"/>
          <w:numId w:val="269"/>
        </w:numPr>
      </w:pPr>
      <w:r w:rsidRPr="00AF6160">
        <w:t xml:space="preserve">只对 </w:t>
      </w:r>
      <w:r w:rsidRPr="00AF6160">
        <w:rPr>
          <w:b/>
          <w:bCs/>
        </w:rPr>
        <w:t>TIM1/TIM8</w:t>
      </w:r>
      <w:r w:rsidRPr="00AF6160">
        <w:t xml:space="preserve"> 有效。</w:t>
      </w:r>
    </w:p>
    <w:p w14:paraId="4E39C158" w14:textId="77777777" w:rsidR="00412FAB" w:rsidRPr="001649E6" w:rsidRDefault="00412FAB">
      <w:pPr>
        <w:numPr>
          <w:ilvl w:val="0"/>
          <w:numId w:val="269"/>
        </w:numPr>
      </w:pPr>
      <w:r w:rsidRPr="00AF6160">
        <w:t xml:space="preserve">常用于 </w:t>
      </w:r>
      <w:r w:rsidRPr="00AF6160">
        <w:rPr>
          <w:b/>
          <w:bCs/>
        </w:rPr>
        <w:t>电机驱动、逆变电路</w:t>
      </w:r>
      <w:r w:rsidRPr="00AF6160">
        <w:t>，要根据外部功率驱动芯片的要求来选。</w:t>
      </w:r>
    </w:p>
    <w:p w14:paraId="5BA8F4DC" w14:textId="3977E02C" w:rsidR="001417D9" w:rsidRDefault="001417D9" w:rsidP="001417D9">
      <w:pPr>
        <w:pStyle w:val="2"/>
      </w:pPr>
      <w:r w:rsidRPr="00B77907">
        <w:t>TIM_OC</w:t>
      </w:r>
      <w:r>
        <w:rPr>
          <w:rFonts w:hint="eastAsia"/>
        </w:rPr>
        <w:t>2</w:t>
      </w:r>
      <w:r w:rsidRPr="00B77907">
        <w:t>NPolarityConfig</w:t>
      </w:r>
      <w:r>
        <w:rPr>
          <w:rFonts w:hint="eastAsia"/>
        </w:rPr>
        <w:t>()</w:t>
      </w:r>
      <w:r>
        <w:br/>
      </w:r>
      <w:r w:rsidRPr="00AF6160">
        <w:t xml:space="preserve">配置 </w:t>
      </w:r>
      <w:r w:rsidRPr="00AF6160">
        <w:rPr>
          <w:b/>
          <w:bCs/>
        </w:rPr>
        <w:t xml:space="preserve">通道 </w:t>
      </w:r>
      <w:r>
        <w:rPr>
          <w:rFonts w:hint="eastAsia"/>
          <w:b/>
          <w:bCs/>
        </w:rPr>
        <w:t>2</w:t>
      </w:r>
      <w:r w:rsidRPr="00AF6160">
        <w:rPr>
          <w:b/>
          <w:bCs/>
        </w:rPr>
        <w:t xml:space="preserve"> 的互补输出（CH1N）极性</w:t>
      </w:r>
    </w:p>
    <w:p w14:paraId="362E102E" w14:textId="1A65E085" w:rsidR="001417D9" w:rsidRDefault="001417D9" w:rsidP="001417D9">
      <w:pPr>
        <w:pStyle w:val="2"/>
      </w:pPr>
      <w:r w:rsidRPr="00B77907">
        <w:t>TIM_OC</w:t>
      </w:r>
      <w:r>
        <w:rPr>
          <w:rFonts w:hint="eastAsia"/>
        </w:rPr>
        <w:t>3</w:t>
      </w:r>
      <w:r w:rsidRPr="00B77907">
        <w:t>NPolarityConfig</w:t>
      </w:r>
      <w:r>
        <w:rPr>
          <w:rFonts w:hint="eastAsia"/>
        </w:rPr>
        <w:t>()</w:t>
      </w:r>
      <w:r>
        <w:br/>
      </w:r>
      <w:r w:rsidRPr="00AF6160">
        <w:t xml:space="preserve">配置 </w:t>
      </w:r>
      <w:r w:rsidRPr="00AF6160">
        <w:rPr>
          <w:b/>
          <w:bCs/>
        </w:rPr>
        <w:t xml:space="preserve">通道 </w:t>
      </w:r>
      <w:r>
        <w:rPr>
          <w:rFonts w:hint="eastAsia"/>
          <w:b/>
          <w:bCs/>
        </w:rPr>
        <w:t>3</w:t>
      </w:r>
      <w:r w:rsidRPr="00AF6160">
        <w:rPr>
          <w:b/>
          <w:bCs/>
        </w:rPr>
        <w:t xml:space="preserve"> 的互补输出（CH1N）极性</w:t>
      </w:r>
    </w:p>
    <w:p w14:paraId="18BB1B1F" w14:textId="77777777" w:rsidR="00412FAB" w:rsidRDefault="00412FAB" w:rsidP="00412FAB">
      <w:pPr>
        <w:pStyle w:val="2"/>
      </w:pPr>
      <w:proofErr w:type="spellStart"/>
      <w:r w:rsidRPr="00E878E1">
        <w:t>TIM_SelectOCxM</w:t>
      </w:r>
      <w:proofErr w:type="spellEnd"/>
      <w:r>
        <w:rPr>
          <w:rFonts w:hint="eastAsia"/>
        </w:rPr>
        <w:t>()</w:t>
      </w:r>
      <w:r>
        <w:br/>
      </w:r>
      <w:r w:rsidRPr="00025B66">
        <w:t xml:space="preserve">配置 </w:t>
      </w:r>
      <w:r w:rsidRPr="00025B66">
        <w:rPr>
          <w:b/>
          <w:bCs/>
        </w:rPr>
        <w:t>定时器输出比较通道（</w:t>
      </w:r>
      <w:proofErr w:type="spellStart"/>
      <w:r w:rsidRPr="00025B66">
        <w:rPr>
          <w:b/>
          <w:bCs/>
        </w:rPr>
        <w:t>OCx</w:t>
      </w:r>
      <w:proofErr w:type="spellEnd"/>
      <w:r w:rsidRPr="00025B66">
        <w:rPr>
          <w:b/>
          <w:bCs/>
        </w:rPr>
        <w:t>）的工作模式</w:t>
      </w:r>
    </w:p>
    <w:p w14:paraId="5D0C390B" w14:textId="77777777" w:rsidR="00412FAB" w:rsidRPr="00025B66" w:rsidRDefault="00412FAB" w:rsidP="00412FAB">
      <w:r w:rsidRPr="00025B66">
        <w:t>这个函数</w:t>
      </w:r>
    </w:p>
    <w:p w14:paraId="38F55175" w14:textId="77777777" w:rsidR="00412FAB" w:rsidRPr="00025B66" w:rsidRDefault="00412FAB" w:rsidP="00412FAB">
      <w:r w:rsidRPr="00025B66">
        <w:lastRenderedPageBreak/>
        <w:t xml:space="preserve">void </w:t>
      </w:r>
      <w:proofErr w:type="spellStart"/>
      <w:r w:rsidRPr="00025B66">
        <w:t>TIM_</w:t>
      </w:r>
      <w:proofErr w:type="gramStart"/>
      <w:r w:rsidRPr="00025B66">
        <w:t>SelectOCxM</w:t>
      </w:r>
      <w:proofErr w:type="spellEnd"/>
      <w:r w:rsidRPr="00025B66">
        <w:t>(</w:t>
      </w:r>
      <w:proofErr w:type="spellStart"/>
      <w:proofErr w:type="gramEnd"/>
      <w:r w:rsidRPr="00025B66">
        <w:t>TIM_TypeDef</w:t>
      </w:r>
      <w:proofErr w:type="spellEnd"/>
      <w:r w:rsidRPr="00025B66">
        <w:t xml:space="preserve">* </w:t>
      </w:r>
      <w:proofErr w:type="spellStart"/>
      <w:r w:rsidRPr="00025B66">
        <w:t>TIMx</w:t>
      </w:r>
      <w:proofErr w:type="spellEnd"/>
      <w:r w:rsidRPr="00025B66">
        <w:t xml:space="preserve">, uint16_t </w:t>
      </w:r>
      <w:proofErr w:type="spellStart"/>
      <w:r w:rsidRPr="00025B66">
        <w:t>TIM_Channel</w:t>
      </w:r>
      <w:proofErr w:type="spellEnd"/>
      <w:r w:rsidRPr="00025B66">
        <w:t xml:space="preserve">, uint16_t </w:t>
      </w:r>
      <w:proofErr w:type="spellStart"/>
      <w:r w:rsidRPr="00025B66">
        <w:t>TIM_OCMode</w:t>
      </w:r>
      <w:proofErr w:type="spellEnd"/>
      <w:r w:rsidRPr="00025B66">
        <w:t>);</w:t>
      </w:r>
    </w:p>
    <w:p w14:paraId="3642D603" w14:textId="77777777" w:rsidR="00412FAB" w:rsidRPr="00025B66" w:rsidRDefault="00412FAB" w:rsidP="00412FAB">
      <w:r w:rsidRPr="00025B66">
        <w:t xml:space="preserve">在 </w:t>
      </w:r>
      <w:r w:rsidRPr="00025B66">
        <w:rPr>
          <w:b/>
          <w:bCs/>
        </w:rPr>
        <w:t>标准外设库（</w:t>
      </w:r>
      <w:proofErr w:type="spellStart"/>
      <w:r w:rsidRPr="00025B66">
        <w:rPr>
          <w:b/>
          <w:bCs/>
        </w:rPr>
        <w:t>StdPeriph</w:t>
      </w:r>
      <w:proofErr w:type="spellEnd"/>
      <w:r w:rsidRPr="00025B66">
        <w:rPr>
          <w:b/>
          <w:bCs/>
        </w:rPr>
        <w:t xml:space="preserve"> Lib）</w:t>
      </w:r>
      <w:r w:rsidRPr="00025B66">
        <w:t xml:space="preserve"> 中用于配置 </w:t>
      </w:r>
      <w:r w:rsidRPr="00025B66">
        <w:rPr>
          <w:b/>
          <w:bCs/>
        </w:rPr>
        <w:t>定时器输出比较通道（</w:t>
      </w:r>
      <w:proofErr w:type="spellStart"/>
      <w:r w:rsidRPr="00025B66">
        <w:rPr>
          <w:b/>
          <w:bCs/>
        </w:rPr>
        <w:t>OCx</w:t>
      </w:r>
      <w:proofErr w:type="spellEnd"/>
      <w:r w:rsidRPr="00025B66">
        <w:rPr>
          <w:b/>
          <w:bCs/>
        </w:rPr>
        <w:t>）的工作模式</w:t>
      </w:r>
      <w:r w:rsidRPr="00025B66">
        <w:t xml:space="preserve">，它实际上就是设置 </w:t>
      </w:r>
      <w:r w:rsidRPr="00025B66">
        <w:rPr>
          <w:b/>
          <w:bCs/>
        </w:rPr>
        <w:t xml:space="preserve">CCMR 寄存器中的 </w:t>
      </w:r>
      <w:proofErr w:type="spellStart"/>
      <w:r w:rsidRPr="00025B66">
        <w:rPr>
          <w:b/>
          <w:bCs/>
        </w:rPr>
        <w:t>OCxM</w:t>
      </w:r>
      <w:proofErr w:type="spellEnd"/>
      <w:r w:rsidRPr="00025B66">
        <w:rPr>
          <w:b/>
          <w:bCs/>
        </w:rPr>
        <w:t>[2:0] 位</w:t>
      </w:r>
      <w:r w:rsidRPr="00025B66">
        <w:t>。</w:t>
      </w:r>
    </w:p>
    <w:p w14:paraId="3D190922" w14:textId="77777777" w:rsidR="00412FAB" w:rsidRPr="00025B66" w:rsidRDefault="00000000" w:rsidP="00412FAB">
      <w:r>
        <w:pict w14:anchorId="50992D7F">
          <v:rect id="_x0000_i1456" style="width:0;height:1.5pt" o:hralign="center" o:hrstd="t" o:hr="t" fillcolor="#a0a0a0" stroked="f"/>
        </w:pict>
      </w:r>
    </w:p>
    <w:p w14:paraId="0480213E" w14:textId="77777777" w:rsidR="00412FAB" w:rsidRPr="00025B66" w:rsidRDefault="00412FAB" w:rsidP="00412FAB">
      <w:pPr>
        <w:pStyle w:val="3"/>
      </w:pPr>
      <w:r w:rsidRPr="00025B66">
        <w:t>1. 函数作用</w:t>
      </w:r>
    </w:p>
    <w:p w14:paraId="4287EA5E" w14:textId="77777777" w:rsidR="00412FAB" w:rsidRPr="00025B66" w:rsidRDefault="00412FAB">
      <w:pPr>
        <w:numPr>
          <w:ilvl w:val="0"/>
          <w:numId w:val="270"/>
        </w:numPr>
      </w:pPr>
      <w:r w:rsidRPr="00025B66">
        <w:t xml:space="preserve">选择定时器通道（CH1~CH4）的 </w:t>
      </w:r>
      <w:r w:rsidRPr="00025B66">
        <w:rPr>
          <w:b/>
          <w:bCs/>
          <w:color w:val="EE0000"/>
        </w:rPr>
        <w:t>输出比较模式</w:t>
      </w:r>
      <w:r w:rsidRPr="00025B66">
        <w:t>。</w:t>
      </w:r>
    </w:p>
    <w:p w14:paraId="7336DD61" w14:textId="77777777" w:rsidR="00412FAB" w:rsidRPr="00025B66" w:rsidRDefault="00412FAB">
      <w:pPr>
        <w:numPr>
          <w:ilvl w:val="0"/>
          <w:numId w:val="270"/>
        </w:numPr>
      </w:pPr>
      <w:r w:rsidRPr="00025B66">
        <w:t>输出比较模式决定了</w:t>
      </w:r>
      <w:r w:rsidRPr="00025B66">
        <w:rPr>
          <w:color w:val="EE0000"/>
        </w:rPr>
        <w:t xml:space="preserve"> </w:t>
      </w:r>
      <w:r w:rsidRPr="00025B66">
        <w:rPr>
          <w:b/>
          <w:bCs/>
          <w:color w:val="EE0000"/>
        </w:rPr>
        <w:t>定时器计数器 CNT</w:t>
      </w:r>
      <w:r w:rsidRPr="00025B66">
        <w:rPr>
          <w:b/>
          <w:bCs/>
        </w:rPr>
        <w:t xml:space="preserve"> 与</w:t>
      </w:r>
      <w:r w:rsidRPr="00025B66">
        <w:rPr>
          <w:b/>
          <w:bCs/>
          <w:color w:val="EE0000"/>
        </w:rPr>
        <w:t xml:space="preserve">比较寄存器 </w:t>
      </w:r>
      <w:proofErr w:type="spellStart"/>
      <w:r w:rsidRPr="00025B66">
        <w:rPr>
          <w:b/>
          <w:bCs/>
          <w:color w:val="EE0000"/>
        </w:rPr>
        <w:t>CCRx</w:t>
      </w:r>
      <w:proofErr w:type="spellEnd"/>
      <w:r w:rsidRPr="00025B66">
        <w:rPr>
          <w:b/>
          <w:bCs/>
        </w:rPr>
        <w:t xml:space="preserve"> 的比较结果</w:t>
      </w:r>
      <w:r w:rsidRPr="00025B66">
        <w:t xml:space="preserve"> 如何影响输出（</w:t>
      </w:r>
      <w:proofErr w:type="spellStart"/>
      <w:r w:rsidRPr="00025B66">
        <w:t>OCx</w:t>
      </w:r>
      <w:proofErr w:type="spellEnd"/>
      <w:r w:rsidRPr="00025B66">
        <w:t xml:space="preserve"> 引脚电平）。</w:t>
      </w:r>
    </w:p>
    <w:p w14:paraId="1AD7CC26" w14:textId="77777777" w:rsidR="00412FAB" w:rsidRPr="00025B66" w:rsidRDefault="00412FAB">
      <w:pPr>
        <w:numPr>
          <w:ilvl w:val="0"/>
          <w:numId w:val="270"/>
        </w:numPr>
      </w:pPr>
      <w:r w:rsidRPr="00025B66">
        <w:t>常用于：</w:t>
      </w:r>
    </w:p>
    <w:p w14:paraId="63BF95A9" w14:textId="77777777" w:rsidR="00412FAB" w:rsidRPr="00025B66" w:rsidRDefault="00412FAB">
      <w:pPr>
        <w:numPr>
          <w:ilvl w:val="1"/>
          <w:numId w:val="270"/>
        </w:numPr>
      </w:pPr>
      <w:r w:rsidRPr="00025B66">
        <w:t>PWM 波形输出</w:t>
      </w:r>
    </w:p>
    <w:p w14:paraId="47DD55A7" w14:textId="77777777" w:rsidR="00412FAB" w:rsidRPr="00025B66" w:rsidRDefault="00412FAB">
      <w:pPr>
        <w:numPr>
          <w:ilvl w:val="1"/>
          <w:numId w:val="270"/>
        </w:numPr>
      </w:pPr>
      <w:r w:rsidRPr="00025B66">
        <w:t>脉冲模式</w:t>
      </w:r>
    </w:p>
    <w:p w14:paraId="112BB8AB" w14:textId="77777777" w:rsidR="00412FAB" w:rsidRPr="00025B66" w:rsidRDefault="00412FAB">
      <w:pPr>
        <w:numPr>
          <w:ilvl w:val="1"/>
          <w:numId w:val="270"/>
        </w:numPr>
      </w:pPr>
      <w:r w:rsidRPr="00025B66">
        <w:t>Toggle 翻转模式</w:t>
      </w:r>
    </w:p>
    <w:p w14:paraId="55583928" w14:textId="77777777" w:rsidR="00412FAB" w:rsidRPr="00025B66" w:rsidRDefault="00412FAB">
      <w:pPr>
        <w:numPr>
          <w:ilvl w:val="1"/>
          <w:numId w:val="270"/>
        </w:numPr>
      </w:pPr>
      <w:r w:rsidRPr="00025B66">
        <w:t>强制输出高/低电平</w:t>
      </w:r>
    </w:p>
    <w:p w14:paraId="3495A6D9" w14:textId="77777777" w:rsidR="00412FAB" w:rsidRPr="00025B66" w:rsidRDefault="00412FAB">
      <w:pPr>
        <w:numPr>
          <w:ilvl w:val="1"/>
          <w:numId w:val="270"/>
        </w:numPr>
      </w:pPr>
      <w:r w:rsidRPr="00025B66">
        <w:t>输入捕获时必须先把通道设置为 "输入模式"</w:t>
      </w:r>
    </w:p>
    <w:p w14:paraId="6C2E9B36" w14:textId="77777777" w:rsidR="00412FAB" w:rsidRPr="00025B66" w:rsidRDefault="00000000" w:rsidP="00412FAB">
      <w:r>
        <w:pict w14:anchorId="1F734E76">
          <v:rect id="_x0000_i1457" style="width:0;height:1.5pt" o:hralign="center" o:hrstd="t" o:hr="t" fillcolor="#a0a0a0" stroked="f"/>
        </w:pict>
      </w:r>
    </w:p>
    <w:p w14:paraId="5305524A" w14:textId="77777777" w:rsidR="00412FAB" w:rsidRPr="00025B66" w:rsidRDefault="00412FAB" w:rsidP="00412FAB">
      <w:pPr>
        <w:pStyle w:val="3"/>
      </w:pPr>
      <w:r w:rsidRPr="00025B66">
        <w:t>2. 函数原型</w:t>
      </w:r>
    </w:p>
    <w:p w14:paraId="0E32BB79" w14:textId="77777777" w:rsidR="00412FAB" w:rsidRPr="00025B66" w:rsidRDefault="00412FAB" w:rsidP="00412FAB">
      <w:r w:rsidRPr="00025B66">
        <w:t xml:space="preserve">void </w:t>
      </w:r>
      <w:proofErr w:type="spellStart"/>
      <w:r w:rsidRPr="00025B66">
        <w:t>TIM_</w:t>
      </w:r>
      <w:proofErr w:type="gramStart"/>
      <w:r w:rsidRPr="00025B66">
        <w:t>SelectOCxM</w:t>
      </w:r>
      <w:proofErr w:type="spellEnd"/>
      <w:r w:rsidRPr="00025B66">
        <w:t>(</w:t>
      </w:r>
      <w:proofErr w:type="spellStart"/>
      <w:proofErr w:type="gramEnd"/>
      <w:r w:rsidRPr="00025B66">
        <w:t>TIM_TypeDef</w:t>
      </w:r>
      <w:proofErr w:type="spellEnd"/>
      <w:r w:rsidRPr="00025B66">
        <w:t xml:space="preserve">* </w:t>
      </w:r>
      <w:proofErr w:type="spellStart"/>
      <w:r w:rsidRPr="00025B66">
        <w:t>TIMx</w:t>
      </w:r>
      <w:proofErr w:type="spellEnd"/>
      <w:r w:rsidRPr="00025B66">
        <w:t xml:space="preserve">, uint16_t </w:t>
      </w:r>
      <w:proofErr w:type="spellStart"/>
      <w:r w:rsidRPr="00025B66">
        <w:t>TIM_Channel</w:t>
      </w:r>
      <w:proofErr w:type="spellEnd"/>
      <w:r w:rsidRPr="00025B66">
        <w:t xml:space="preserve">, uint16_t </w:t>
      </w:r>
      <w:proofErr w:type="spellStart"/>
      <w:r w:rsidRPr="00025B66">
        <w:t>TIM_OCMode</w:t>
      </w:r>
      <w:proofErr w:type="spellEnd"/>
      <w:r w:rsidRPr="00025B66">
        <w:t>);</w:t>
      </w:r>
    </w:p>
    <w:p w14:paraId="4B4EDB96" w14:textId="77777777" w:rsidR="00412FAB" w:rsidRPr="00025B66" w:rsidRDefault="00412FAB" w:rsidP="00412FAB">
      <w:pPr>
        <w:rPr>
          <w:b/>
          <w:bCs/>
        </w:rPr>
      </w:pPr>
      <w:r w:rsidRPr="00025B66">
        <w:rPr>
          <w:b/>
          <w:bCs/>
        </w:rPr>
        <w:t>参数</w:t>
      </w:r>
    </w:p>
    <w:p w14:paraId="2B4AE009" w14:textId="77777777" w:rsidR="00412FAB" w:rsidRPr="00025B66" w:rsidRDefault="00412FAB">
      <w:pPr>
        <w:numPr>
          <w:ilvl w:val="0"/>
          <w:numId w:val="271"/>
        </w:numPr>
      </w:pPr>
      <w:proofErr w:type="spellStart"/>
      <w:r w:rsidRPr="00025B66">
        <w:rPr>
          <w:b/>
          <w:bCs/>
        </w:rPr>
        <w:t>TIMx</w:t>
      </w:r>
      <w:proofErr w:type="spellEnd"/>
    </w:p>
    <w:p w14:paraId="72818B3D" w14:textId="77777777" w:rsidR="00412FAB" w:rsidRPr="00025B66" w:rsidRDefault="00412FAB">
      <w:pPr>
        <w:numPr>
          <w:ilvl w:val="1"/>
          <w:numId w:val="271"/>
        </w:numPr>
      </w:pPr>
      <w:r w:rsidRPr="00025B66">
        <w:t>定时器基地址：TIM1~TIM8，TIM2~TIM5，TIM9~TIM14（具体看芯片）。</w:t>
      </w:r>
    </w:p>
    <w:p w14:paraId="6EC7986C" w14:textId="77777777" w:rsidR="00412FAB" w:rsidRPr="00025B66" w:rsidRDefault="00412FAB">
      <w:pPr>
        <w:numPr>
          <w:ilvl w:val="0"/>
          <w:numId w:val="271"/>
        </w:numPr>
      </w:pPr>
      <w:proofErr w:type="spellStart"/>
      <w:r w:rsidRPr="00025B66">
        <w:rPr>
          <w:b/>
          <w:bCs/>
        </w:rPr>
        <w:t>TIM_Channel</w:t>
      </w:r>
      <w:proofErr w:type="spellEnd"/>
    </w:p>
    <w:p w14:paraId="7A2F4B69" w14:textId="77777777" w:rsidR="00412FAB" w:rsidRPr="00025B66" w:rsidRDefault="00412FAB">
      <w:pPr>
        <w:numPr>
          <w:ilvl w:val="1"/>
          <w:numId w:val="271"/>
        </w:numPr>
      </w:pPr>
      <w:r w:rsidRPr="00025B66">
        <w:t>选择通道：</w:t>
      </w:r>
    </w:p>
    <w:p w14:paraId="036CF5CE" w14:textId="77777777" w:rsidR="00412FAB" w:rsidRPr="00025B66" w:rsidRDefault="00412FAB">
      <w:pPr>
        <w:numPr>
          <w:ilvl w:val="1"/>
          <w:numId w:val="271"/>
        </w:numPr>
        <w:tabs>
          <w:tab w:val="clear" w:pos="1440"/>
        </w:tabs>
      </w:pPr>
      <w:r w:rsidRPr="00025B66">
        <w:t>TIM_Channel_1</w:t>
      </w:r>
    </w:p>
    <w:p w14:paraId="061EA0A7" w14:textId="77777777" w:rsidR="00412FAB" w:rsidRPr="00025B66" w:rsidRDefault="00412FAB">
      <w:pPr>
        <w:numPr>
          <w:ilvl w:val="1"/>
          <w:numId w:val="271"/>
        </w:numPr>
        <w:tabs>
          <w:tab w:val="clear" w:pos="1440"/>
        </w:tabs>
      </w:pPr>
      <w:r w:rsidRPr="00025B66">
        <w:t>TIM_Channel_2</w:t>
      </w:r>
    </w:p>
    <w:p w14:paraId="6005DEB6" w14:textId="77777777" w:rsidR="00412FAB" w:rsidRPr="00025B66" w:rsidRDefault="00412FAB">
      <w:pPr>
        <w:numPr>
          <w:ilvl w:val="1"/>
          <w:numId w:val="271"/>
        </w:numPr>
        <w:tabs>
          <w:tab w:val="clear" w:pos="1440"/>
        </w:tabs>
      </w:pPr>
      <w:r w:rsidRPr="00025B66">
        <w:lastRenderedPageBreak/>
        <w:t>TIM_Channel_3</w:t>
      </w:r>
    </w:p>
    <w:p w14:paraId="5C3DE739" w14:textId="77777777" w:rsidR="00412FAB" w:rsidRPr="00025B66" w:rsidRDefault="00412FAB">
      <w:pPr>
        <w:numPr>
          <w:ilvl w:val="1"/>
          <w:numId w:val="271"/>
        </w:numPr>
        <w:tabs>
          <w:tab w:val="clear" w:pos="1440"/>
        </w:tabs>
      </w:pPr>
      <w:r w:rsidRPr="00025B66">
        <w:t>TIM_Channel_4</w:t>
      </w:r>
    </w:p>
    <w:p w14:paraId="4DDC6041" w14:textId="77777777" w:rsidR="00412FAB" w:rsidRPr="00025B66" w:rsidRDefault="00412FAB">
      <w:pPr>
        <w:numPr>
          <w:ilvl w:val="0"/>
          <w:numId w:val="271"/>
        </w:numPr>
      </w:pPr>
      <w:proofErr w:type="spellStart"/>
      <w:r w:rsidRPr="00025B66">
        <w:rPr>
          <w:b/>
          <w:bCs/>
        </w:rPr>
        <w:t>TIM_OCMode</w:t>
      </w:r>
      <w:proofErr w:type="spellEnd"/>
    </w:p>
    <w:p w14:paraId="1A6582B2" w14:textId="77777777" w:rsidR="00412FAB" w:rsidRPr="00025B66" w:rsidRDefault="00412FAB">
      <w:pPr>
        <w:numPr>
          <w:ilvl w:val="1"/>
          <w:numId w:val="271"/>
        </w:numPr>
      </w:pPr>
      <w:r w:rsidRPr="00025B66">
        <w:t>输出比较模式，定义在 stm32f10x_tim.h：</w:t>
      </w:r>
    </w:p>
    <w:p w14:paraId="43539B6A" w14:textId="77777777" w:rsidR="00412FAB" w:rsidRPr="00025B66" w:rsidRDefault="00412FAB">
      <w:pPr>
        <w:numPr>
          <w:ilvl w:val="1"/>
          <w:numId w:val="271"/>
        </w:numPr>
        <w:tabs>
          <w:tab w:val="clear" w:pos="1440"/>
        </w:tabs>
      </w:pPr>
      <w:r w:rsidRPr="00025B66">
        <w:t xml:space="preserve">#define </w:t>
      </w:r>
      <w:proofErr w:type="spellStart"/>
      <w:r w:rsidRPr="00025B66">
        <w:t>TIM_OCMode_Timing</w:t>
      </w:r>
      <w:proofErr w:type="spellEnd"/>
      <w:r w:rsidRPr="00025B66">
        <w:t xml:space="preserve">       ((uint16_t)0x0000) // 定时模式</w:t>
      </w:r>
    </w:p>
    <w:p w14:paraId="797E068C" w14:textId="77777777" w:rsidR="00412FAB" w:rsidRPr="00025B66" w:rsidRDefault="00412FAB">
      <w:pPr>
        <w:numPr>
          <w:ilvl w:val="1"/>
          <w:numId w:val="271"/>
        </w:numPr>
        <w:tabs>
          <w:tab w:val="clear" w:pos="1440"/>
        </w:tabs>
      </w:pPr>
      <w:r w:rsidRPr="00025B66">
        <w:t xml:space="preserve">#define </w:t>
      </w:r>
      <w:proofErr w:type="spellStart"/>
      <w:r w:rsidRPr="00025B66">
        <w:t>TIM_OCMode_Active</w:t>
      </w:r>
      <w:proofErr w:type="spellEnd"/>
      <w:r w:rsidRPr="00025B66">
        <w:t xml:space="preserve">       ((uint16_t)0x0010) // 置位有效电平</w:t>
      </w:r>
    </w:p>
    <w:p w14:paraId="72CE2F47" w14:textId="77777777" w:rsidR="00412FAB" w:rsidRPr="00025B66" w:rsidRDefault="00412FAB">
      <w:pPr>
        <w:numPr>
          <w:ilvl w:val="1"/>
          <w:numId w:val="271"/>
        </w:numPr>
        <w:tabs>
          <w:tab w:val="clear" w:pos="1440"/>
        </w:tabs>
      </w:pPr>
      <w:r w:rsidRPr="00025B66">
        <w:t xml:space="preserve">#define </w:t>
      </w:r>
      <w:proofErr w:type="spellStart"/>
      <w:r w:rsidRPr="00025B66">
        <w:t>TIM_OCMode_Inactive</w:t>
      </w:r>
      <w:proofErr w:type="spellEnd"/>
      <w:r w:rsidRPr="00025B66">
        <w:t xml:space="preserve">     ((uint16_t)0x0020) // 置位无效电平</w:t>
      </w:r>
    </w:p>
    <w:p w14:paraId="6AF8B1E6" w14:textId="77777777" w:rsidR="00412FAB" w:rsidRPr="00025B66" w:rsidRDefault="00412FAB">
      <w:pPr>
        <w:numPr>
          <w:ilvl w:val="1"/>
          <w:numId w:val="271"/>
        </w:numPr>
        <w:tabs>
          <w:tab w:val="clear" w:pos="1440"/>
        </w:tabs>
      </w:pPr>
      <w:r w:rsidRPr="00025B66">
        <w:t xml:space="preserve">#define </w:t>
      </w:r>
      <w:proofErr w:type="spellStart"/>
      <w:r w:rsidRPr="00025B66">
        <w:t>TIM_OCMode_Toggle</w:t>
      </w:r>
      <w:proofErr w:type="spellEnd"/>
      <w:r w:rsidRPr="00025B66">
        <w:t xml:space="preserve">       ((uint16_t)0x0030) // 翻转电平</w:t>
      </w:r>
    </w:p>
    <w:p w14:paraId="61CDAF2D" w14:textId="77777777" w:rsidR="00412FAB" w:rsidRPr="00025B66" w:rsidRDefault="00412FAB">
      <w:pPr>
        <w:numPr>
          <w:ilvl w:val="1"/>
          <w:numId w:val="271"/>
        </w:numPr>
        <w:tabs>
          <w:tab w:val="clear" w:pos="1440"/>
        </w:tabs>
      </w:pPr>
      <w:r w:rsidRPr="00025B66">
        <w:t>#define TIM_OCMode_PWM1         ((uint16_t)0x0060) // PWM 模式 1</w:t>
      </w:r>
    </w:p>
    <w:p w14:paraId="2AC63D79" w14:textId="77777777" w:rsidR="00412FAB" w:rsidRPr="00025B66" w:rsidRDefault="00412FAB">
      <w:pPr>
        <w:numPr>
          <w:ilvl w:val="1"/>
          <w:numId w:val="271"/>
        </w:numPr>
        <w:tabs>
          <w:tab w:val="clear" w:pos="1440"/>
        </w:tabs>
      </w:pPr>
      <w:r w:rsidRPr="00025B66">
        <w:t>#define TIM_OCMode_PWM2         ((uint16_t)0x0070) // PWM 模式 2</w:t>
      </w:r>
    </w:p>
    <w:p w14:paraId="1231028F" w14:textId="77777777" w:rsidR="00412FAB" w:rsidRPr="00025B66" w:rsidRDefault="00412FAB">
      <w:pPr>
        <w:numPr>
          <w:ilvl w:val="1"/>
          <w:numId w:val="271"/>
        </w:numPr>
        <w:tabs>
          <w:tab w:val="clear" w:pos="1440"/>
        </w:tabs>
      </w:pPr>
      <w:r w:rsidRPr="00025B66">
        <w:t xml:space="preserve">#define </w:t>
      </w:r>
      <w:proofErr w:type="spellStart"/>
      <w:r w:rsidRPr="00025B66">
        <w:t>TIM_ForcedAction_Active</w:t>
      </w:r>
      <w:proofErr w:type="spellEnd"/>
      <w:r w:rsidRPr="00025B66">
        <w:t xml:space="preserve"> ((uint16_t)0x0050) // 强制输出高电平</w:t>
      </w:r>
    </w:p>
    <w:p w14:paraId="7D3BD2E1" w14:textId="77777777" w:rsidR="00412FAB" w:rsidRPr="00025B66" w:rsidRDefault="00412FAB">
      <w:pPr>
        <w:numPr>
          <w:ilvl w:val="1"/>
          <w:numId w:val="271"/>
        </w:numPr>
        <w:tabs>
          <w:tab w:val="clear" w:pos="1440"/>
        </w:tabs>
      </w:pPr>
      <w:r w:rsidRPr="00025B66">
        <w:t>#define TIM_ForcedAction_InActive (</w:t>
      </w:r>
      <w:proofErr w:type="gramStart"/>
      <w:r w:rsidRPr="00025B66">
        <w:t>(uint16_t)</w:t>
      </w:r>
      <w:proofErr w:type="gramEnd"/>
      <w:r w:rsidRPr="00025B66">
        <w:t>0x0040</w:t>
      </w:r>
      <w:proofErr w:type="gramStart"/>
      <w:r w:rsidRPr="00025B66">
        <w:t>) // 强制</w:t>
      </w:r>
      <w:proofErr w:type="gramEnd"/>
      <w:r w:rsidRPr="00025B66">
        <w:t>输出低电平</w:t>
      </w:r>
    </w:p>
    <w:p w14:paraId="7B160502" w14:textId="77777777" w:rsidR="00412FAB" w:rsidRPr="00025B66" w:rsidRDefault="00000000" w:rsidP="00412FAB">
      <w:r>
        <w:pict w14:anchorId="2595B8DF">
          <v:rect id="_x0000_i1458" style="width:0;height:1.5pt" o:hralign="center" o:hrstd="t" o:hr="t" fillcolor="#a0a0a0" stroked="f"/>
        </w:pict>
      </w:r>
    </w:p>
    <w:p w14:paraId="16CB26EC" w14:textId="77777777" w:rsidR="00412FAB" w:rsidRPr="00025B66" w:rsidRDefault="00412FAB" w:rsidP="00412FAB">
      <w:pPr>
        <w:pStyle w:val="3"/>
      </w:pPr>
      <w:r w:rsidRPr="00025B66">
        <w:t>3. 内部原理</w:t>
      </w:r>
    </w:p>
    <w:p w14:paraId="0AA0F5B1" w14:textId="77777777" w:rsidR="00412FAB" w:rsidRPr="00025B66" w:rsidRDefault="00412FAB">
      <w:pPr>
        <w:numPr>
          <w:ilvl w:val="0"/>
          <w:numId w:val="272"/>
        </w:numPr>
      </w:pPr>
      <w:r w:rsidRPr="00025B66">
        <w:t>该函数修改</w:t>
      </w:r>
      <w:r w:rsidRPr="00025B66">
        <w:rPr>
          <w:color w:val="EE0000"/>
        </w:rPr>
        <w:t xml:space="preserve"> </w:t>
      </w:r>
      <w:r w:rsidRPr="00025B66">
        <w:rPr>
          <w:b/>
          <w:bCs/>
          <w:color w:val="EE0000"/>
        </w:rPr>
        <w:t>捕获/比较模式寄存器（</w:t>
      </w:r>
      <w:proofErr w:type="spellStart"/>
      <w:r w:rsidRPr="00025B66">
        <w:rPr>
          <w:b/>
          <w:bCs/>
          <w:color w:val="EE0000"/>
        </w:rPr>
        <w:t>CCMRx</w:t>
      </w:r>
      <w:proofErr w:type="spellEnd"/>
      <w:r w:rsidRPr="00025B66">
        <w:rPr>
          <w:b/>
          <w:bCs/>
          <w:color w:val="EE0000"/>
        </w:rPr>
        <w:t>）</w:t>
      </w:r>
      <w:r w:rsidRPr="00025B66">
        <w:t xml:space="preserve"> 中的 </w:t>
      </w:r>
      <w:proofErr w:type="spellStart"/>
      <w:r w:rsidRPr="00025B66">
        <w:rPr>
          <w:b/>
          <w:bCs/>
          <w:color w:val="EE0000"/>
        </w:rPr>
        <w:t>OCxM</w:t>
      </w:r>
      <w:proofErr w:type="spellEnd"/>
      <w:r w:rsidRPr="00025B66">
        <w:rPr>
          <w:b/>
          <w:bCs/>
          <w:color w:val="EE0000"/>
        </w:rPr>
        <w:t xml:space="preserve"> 位</w:t>
      </w:r>
      <w:r w:rsidRPr="00025B66">
        <w:t>：</w:t>
      </w:r>
    </w:p>
    <w:p w14:paraId="5BFE457D" w14:textId="77777777" w:rsidR="00412FAB" w:rsidRPr="00025B66" w:rsidRDefault="00412FAB">
      <w:pPr>
        <w:numPr>
          <w:ilvl w:val="1"/>
          <w:numId w:val="272"/>
        </w:numPr>
      </w:pPr>
      <w:r w:rsidRPr="00025B66">
        <w:t>CH1/CH2 → CCMR1 寄存器</w:t>
      </w:r>
    </w:p>
    <w:p w14:paraId="44BCC379" w14:textId="77777777" w:rsidR="00412FAB" w:rsidRPr="00025B66" w:rsidRDefault="00412FAB">
      <w:pPr>
        <w:numPr>
          <w:ilvl w:val="1"/>
          <w:numId w:val="272"/>
        </w:numPr>
      </w:pPr>
      <w:r w:rsidRPr="00025B66">
        <w:t>CH3/CH4 → CCMR2 寄存器</w:t>
      </w:r>
    </w:p>
    <w:p w14:paraId="18A3C47D" w14:textId="77777777" w:rsidR="00412FAB" w:rsidRPr="00025B66" w:rsidRDefault="00412FAB" w:rsidP="00412FAB">
      <w:r w:rsidRPr="00025B66">
        <w:t>例如：</w:t>
      </w:r>
    </w:p>
    <w:p w14:paraId="5DB5A67B" w14:textId="77777777" w:rsidR="00412FAB" w:rsidRPr="00025B66" w:rsidRDefault="00412FAB">
      <w:pPr>
        <w:numPr>
          <w:ilvl w:val="0"/>
          <w:numId w:val="273"/>
        </w:numPr>
      </w:pPr>
      <w:r w:rsidRPr="00025B66">
        <w:t xml:space="preserve">TIM_OCMode_PWM1 → </w:t>
      </w:r>
      <w:proofErr w:type="spellStart"/>
      <w:r w:rsidRPr="00025B66">
        <w:t>OCxM</w:t>
      </w:r>
      <w:proofErr w:type="spellEnd"/>
      <w:r w:rsidRPr="00025B66">
        <w:t xml:space="preserve"> = 110</w:t>
      </w:r>
    </w:p>
    <w:p w14:paraId="1CC0A9EE" w14:textId="77777777" w:rsidR="00412FAB" w:rsidRPr="00025B66" w:rsidRDefault="00412FAB">
      <w:pPr>
        <w:numPr>
          <w:ilvl w:val="0"/>
          <w:numId w:val="273"/>
        </w:numPr>
      </w:pPr>
      <w:proofErr w:type="spellStart"/>
      <w:r w:rsidRPr="00025B66">
        <w:t>TIM_OCMode_Toggle</w:t>
      </w:r>
      <w:proofErr w:type="spellEnd"/>
      <w:r w:rsidRPr="00025B66">
        <w:t xml:space="preserve"> → </w:t>
      </w:r>
      <w:proofErr w:type="spellStart"/>
      <w:r w:rsidRPr="00025B66">
        <w:t>OCxM</w:t>
      </w:r>
      <w:proofErr w:type="spellEnd"/>
      <w:r w:rsidRPr="00025B66">
        <w:t xml:space="preserve"> = 011</w:t>
      </w:r>
    </w:p>
    <w:p w14:paraId="2643E2DC" w14:textId="77777777" w:rsidR="00412FAB" w:rsidRPr="00025B66" w:rsidRDefault="00000000" w:rsidP="00412FAB">
      <w:r>
        <w:pict w14:anchorId="7BE1F8BB">
          <v:rect id="_x0000_i1459" style="width:0;height:1.5pt" o:hralign="center" o:hrstd="t" o:hr="t" fillcolor="#a0a0a0" stroked="f"/>
        </w:pict>
      </w:r>
    </w:p>
    <w:p w14:paraId="1562CBC5" w14:textId="77777777" w:rsidR="00412FAB" w:rsidRPr="00025B66" w:rsidRDefault="00412FAB" w:rsidP="00412FAB">
      <w:pPr>
        <w:pStyle w:val="3"/>
      </w:pPr>
      <w:r w:rsidRPr="00025B66">
        <w:t>4. 使用示例</w:t>
      </w:r>
    </w:p>
    <w:p w14:paraId="0A3000BD" w14:textId="77777777" w:rsidR="00412FAB" w:rsidRPr="00025B66" w:rsidRDefault="00412FAB" w:rsidP="00412FAB">
      <w:r w:rsidRPr="00025B66">
        <w:t>// 配置 TIM2 CH1 为 PWM1 模式</w:t>
      </w:r>
    </w:p>
    <w:p w14:paraId="6E9900AA" w14:textId="77777777" w:rsidR="00412FAB" w:rsidRPr="00025B66" w:rsidRDefault="00412FAB" w:rsidP="00412FAB">
      <w:proofErr w:type="spellStart"/>
      <w:r w:rsidRPr="00025B66">
        <w:lastRenderedPageBreak/>
        <w:t>TIM_</w:t>
      </w:r>
      <w:proofErr w:type="gramStart"/>
      <w:r w:rsidRPr="00025B66">
        <w:t>SelectOCxM</w:t>
      </w:r>
      <w:proofErr w:type="spellEnd"/>
      <w:r w:rsidRPr="00025B66">
        <w:t>(</w:t>
      </w:r>
      <w:proofErr w:type="gramEnd"/>
      <w:r w:rsidRPr="00025B66">
        <w:t>TIM2, TIM_Channel_1, TIM_OCMode_PWM1);</w:t>
      </w:r>
    </w:p>
    <w:p w14:paraId="7EBB67D3" w14:textId="77777777" w:rsidR="00412FAB" w:rsidRPr="00025B66" w:rsidRDefault="00412FAB" w:rsidP="00412FAB"/>
    <w:p w14:paraId="768B0368" w14:textId="77777777" w:rsidR="00412FAB" w:rsidRPr="00025B66" w:rsidRDefault="00412FAB" w:rsidP="00412FAB">
      <w:r w:rsidRPr="00025B66">
        <w:t>// 配置 TIM3 CH2 为 Toggle 翻转模式</w:t>
      </w:r>
    </w:p>
    <w:p w14:paraId="4E0EB36D" w14:textId="77777777" w:rsidR="00412FAB" w:rsidRPr="00025B66" w:rsidRDefault="00412FAB" w:rsidP="00412FAB">
      <w:proofErr w:type="spellStart"/>
      <w:r w:rsidRPr="00025B66">
        <w:t>TIM_</w:t>
      </w:r>
      <w:proofErr w:type="gramStart"/>
      <w:r w:rsidRPr="00025B66">
        <w:t>SelectOCxM</w:t>
      </w:r>
      <w:proofErr w:type="spellEnd"/>
      <w:r w:rsidRPr="00025B66">
        <w:t>(</w:t>
      </w:r>
      <w:proofErr w:type="gramEnd"/>
      <w:r w:rsidRPr="00025B66">
        <w:t xml:space="preserve">TIM3, TIM_Channel_2, </w:t>
      </w:r>
      <w:proofErr w:type="spellStart"/>
      <w:r w:rsidRPr="00025B66">
        <w:t>TIM_OCMode_Toggle</w:t>
      </w:r>
      <w:proofErr w:type="spellEnd"/>
      <w:r w:rsidRPr="00025B66">
        <w:t>);</w:t>
      </w:r>
    </w:p>
    <w:p w14:paraId="2506462C" w14:textId="77777777" w:rsidR="00412FAB" w:rsidRPr="00025B66" w:rsidRDefault="00412FAB" w:rsidP="00412FAB"/>
    <w:p w14:paraId="7CBEDD33" w14:textId="77777777" w:rsidR="00412FAB" w:rsidRPr="00025B66" w:rsidRDefault="00412FAB" w:rsidP="00412FAB">
      <w:r w:rsidRPr="00025B66">
        <w:t xml:space="preserve">// </w:t>
      </w:r>
      <w:proofErr w:type="gramStart"/>
      <w:r w:rsidRPr="00025B66">
        <w:t xml:space="preserve">配置 TIM1 </w:t>
      </w:r>
      <w:proofErr w:type="gramEnd"/>
      <w:r w:rsidRPr="00025B66">
        <w:t xml:space="preserve">CH3 </w:t>
      </w:r>
      <w:proofErr w:type="gramStart"/>
      <w:r w:rsidRPr="00025B66">
        <w:t>为 强制</w:t>
      </w:r>
      <w:proofErr w:type="gramEnd"/>
      <w:r w:rsidRPr="00025B66">
        <w:t>低电平</w:t>
      </w:r>
    </w:p>
    <w:p w14:paraId="4138D7DA" w14:textId="77777777" w:rsidR="00412FAB" w:rsidRPr="00025B66" w:rsidRDefault="00412FAB" w:rsidP="00412FAB">
      <w:proofErr w:type="spellStart"/>
      <w:r w:rsidRPr="00025B66">
        <w:t>TIM_</w:t>
      </w:r>
      <w:proofErr w:type="gramStart"/>
      <w:r w:rsidRPr="00025B66">
        <w:t>SelectOCxM</w:t>
      </w:r>
      <w:proofErr w:type="spellEnd"/>
      <w:r w:rsidRPr="00025B66">
        <w:t>(</w:t>
      </w:r>
      <w:proofErr w:type="gramEnd"/>
      <w:r w:rsidRPr="00025B66">
        <w:t>TIM1, TIM_Channel_3, TIM_ForcedAction_InActive);</w:t>
      </w:r>
    </w:p>
    <w:p w14:paraId="3CBD9672" w14:textId="77777777" w:rsidR="00412FAB" w:rsidRPr="00025B66" w:rsidRDefault="00412FAB" w:rsidP="00412FAB">
      <w:r w:rsidRPr="00025B66">
        <w:rPr>
          <w:rFonts w:ascii="Segoe UI Emoji" w:hAnsi="Segoe UI Emoji" w:cs="Segoe UI Emoji"/>
        </w:rPr>
        <w:t>⚠️</w:t>
      </w:r>
      <w:r w:rsidRPr="00025B66">
        <w:t xml:space="preserve"> 注意：调用这个函数 </w:t>
      </w:r>
      <w:r w:rsidRPr="00025B66">
        <w:rPr>
          <w:b/>
          <w:bCs/>
        </w:rPr>
        <w:t>不会自动开启输出</w:t>
      </w:r>
      <w:r w:rsidRPr="00025B66">
        <w:t>，还需要配合：</w:t>
      </w:r>
    </w:p>
    <w:p w14:paraId="50415B7F" w14:textId="77777777" w:rsidR="00412FAB" w:rsidRPr="00025B66" w:rsidRDefault="00412FAB">
      <w:pPr>
        <w:numPr>
          <w:ilvl w:val="0"/>
          <w:numId w:val="274"/>
        </w:numPr>
      </w:pPr>
      <w:proofErr w:type="spellStart"/>
      <w:r w:rsidRPr="00025B66">
        <w:t>TIM_OCxInit</w:t>
      </w:r>
      <w:proofErr w:type="spellEnd"/>
      <w:r w:rsidRPr="00025B66">
        <w:t>() 初始化比较寄存器 CCR 值</w:t>
      </w:r>
    </w:p>
    <w:p w14:paraId="765FE6EF" w14:textId="77777777" w:rsidR="00412FAB" w:rsidRPr="00025B66" w:rsidRDefault="00412FAB">
      <w:pPr>
        <w:numPr>
          <w:ilvl w:val="0"/>
          <w:numId w:val="274"/>
        </w:numPr>
      </w:pPr>
      <w:proofErr w:type="spellStart"/>
      <w:r w:rsidRPr="00025B66">
        <w:t>TIM_CCxCmd</w:t>
      </w:r>
      <w:proofErr w:type="spellEnd"/>
      <w:r w:rsidRPr="00025B66">
        <w:t>() 打开输出使能</w:t>
      </w:r>
    </w:p>
    <w:p w14:paraId="582B49D2" w14:textId="77777777" w:rsidR="00412FAB" w:rsidRPr="00025B66" w:rsidRDefault="00412FAB">
      <w:pPr>
        <w:numPr>
          <w:ilvl w:val="0"/>
          <w:numId w:val="274"/>
        </w:numPr>
      </w:pPr>
      <w:r w:rsidRPr="00025B66">
        <w:t xml:space="preserve">如果是高级定时器，还要 </w:t>
      </w:r>
      <w:proofErr w:type="spellStart"/>
      <w:r w:rsidRPr="00025B66">
        <w:t>TIM_CtrlPWMOutputs</w:t>
      </w:r>
      <w:proofErr w:type="spellEnd"/>
      <w:r w:rsidRPr="00025B66">
        <w:t>(TIM1, ENABLE)</w:t>
      </w:r>
    </w:p>
    <w:p w14:paraId="0FBBE5D1" w14:textId="77777777" w:rsidR="00412FAB" w:rsidRPr="00025B66" w:rsidRDefault="00000000" w:rsidP="00412FAB">
      <w:r>
        <w:pict w14:anchorId="27102734">
          <v:rect id="_x0000_i1460" style="width:0;height:1.5pt" o:hralign="center" o:hrstd="t" o:hr="t" fillcolor="#a0a0a0" stroked="f"/>
        </w:pict>
      </w:r>
    </w:p>
    <w:p w14:paraId="366C4550" w14:textId="77777777" w:rsidR="00412FAB" w:rsidRPr="00025B66" w:rsidRDefault="00412FAB" w:rsidP="00412FAB">
      <w:pPr>
        <w:pStyle w:val="3"/>
      </w:pPr>
      <w:r w:rsidRPr="00025B66">
        <w:t>5. 输出比较模式总结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677"/>
        <w:gridCol w:w="3713"/>
      </w:tblGrid>
      <w:tr w:rsidR="00412FAB" w:rsidRPr="00025B66" w14:paraId="67F79437" w14:textId="77777777" w:rsidTr="004B7671">
        <w:trPr>
          <w:tblHeader/>
          <w:tblCellSpacing w:w="15" w:type="dxa"/>
        </w:trPr>
        <w:tc>
          <w:tcPr>
            <w:tcW w:w="0" w:type="auto"/>
            <w:vAlign w:val="center"/>
            <w:hideMark/>
          </w:tcPr>
          <w:p w14:paraId="72ABE55A" w14:textId="77777777" w:rsidR="00412FAB" w:rsidRPr="00025B66" w:rsidRDefault="00412FAB" w:rsidP="004B7671">
            <w:pPr>
              <w:rPr>
                <w:b/>
                <w:bCs/>
              </w:rPr>
            </w:pPr>
            <w:r w:rsidRPr="00025B66">
              <w:rPr>
                <w:b/>
                <w:bCs/>
              </w:rPr>
              <w:t>模式</w:t>
            </w:r>
          </w:p>
        </w:tc>
        <w:tc>
          <w:tcPr>
            <w:tcW w:w="0" w:type="auto"/>
            <w:vAlign w:val="center"/>
            <w:hideMark/>
          </w:tcPr>
          <w:p w14:paraId="478A9EFD" w14:textId="77777777" w:rsidR="00412FAB" w:rsidRPr="00025B66" w:rsidRDefault="00412FAB" w:rsidP="004B7671">
            <w:pPr>
              <w:rPr>
                <w:b/>
                <w:bCs/>
              </w:rPr>
            </w:pPr>
            <w:proofErr w:type="spellStart"/>
            <w:r w:rsidRPr="00025B66">
              <w:rPr>
                <w:b/>
                <w:bCs/>
              </w:rPr>
              <w:t>OCxM</w:t>
            </w:r>
            <w:proofErr w:type="spellEnd"/>
          </w:p>
        </w:tc>
        <w:tc>
          <w:tcPr>
            <w:tcW w:w="0" w:type="auto"/>
            <w:vAlign w:val="center"/>
            <w:hideMark/>
          </w:tcPr>
          <w:p w14:paraId="2C021BF7" w14:textId="77777777" w:rsidR="00412FAB" w:rsidRPr="00025B66" w:rsidRDefault="00412FAB" w:rsidP="004B7671">
            <w:pPr>
              <w:rPr>
                <w:b/>
                <w:bCs/>
              </w:rPr>
            </w:pPr>
            <w:r w:rsidRPr="00025B66">
              <w:rPr>
                <w:b/>
                <w:bCs/>
              </w:rPr>
              <w:t>功能</w:t>
            </w:r>
          </w:p>
        </w:tc>
      </w:tr>
      <w:tr w:rsidR="00412FAB" w:rsidRPr="00025B66" w14:paraId="4905850B" w14:textId="77777777" w:rsidTr="004B7671">
        <w:trPr>
          <w:tblCellSpacing w:w="15" w:type="dxa"/>
        </w:trPr>
        <w:tc>
          <w:tcPr>
            <w:tcW w:w="0" w:type="auto"/>
            <w:vAlign w:val="center"/>
            <w:hideMark/>
          </w:tcPr>
          <w:p w14:paraId="1FFDF8BE" w14:textId="77777777" w:rsidR="00412FAB" w:rsidRPr="00025B66" w:rsidRDefault="00412FAB" w:rsidP="004B7671">
            <w:r w:rsidRPr="00025B66">
              <w:t>Timing</w:t>
            </w:r>
          </w:p>
        </w:tc>
        <w:tc>
          <w:tcPr>
            <w:tcW w:w="0" w:type="auto"/>
            <w:vAlign w:val="center"/>
            <w:hideMark/>
          </w:tcPr>
          <w:p w14:paraId="6D3C670A" w14:textId="77777777" w:rsidR="00412FAB" w:rsidRPr="00025B66" w:rsidRDefault="00412FAB" w:rsidP="004B7671">
            <w:r w:rsidRPr="00025B66">
              <w:t>000</w:t>
            </w:r>
          </w:p>
        </w:tc>
        <w:tc>
          <w:tcPr>
            <w:tcW w:w="0" w:type="auto"/>
            <w:vAlign w:val="center"/>
            <w:hideMark/>
          </w:tcPr>
          <w:p w14:paraId="4149D88E" w14:textId="77777777" w:rsidR="00412FAB" w:rsidRPr="00025B66" w:rsidRDefault="00412FAB" w:rsidP="004B7671">
            <w:r w:rsidRPr="00025B66">
              <w:t>仅比较，不改变输出引脚</w:t>
            </w:r>
          </w:p>
        </w:tc>
      </w:tr>
      <w:tr w:rsidR="00412FAB" w:rsidRPr="00025B66" w14:paraId="0FDF7731" w14:textId="77777777" w:rsidTr="004B7671">
        <w:trPr>
          <w:tblCellSpacing w:w="15" w:type="dxa"/>
        </w:trPr>
        <w:tc>
          <w:tcPr>
            <w:tcW w:w="0" w:type="auto"/>
            <w:vAlign w:val="center"/>
            <w:hideMark/>
          </w:tcPr>
          <w:p w14:paraId="73CDDF71" w14:textId="77777777" w:rsidR="00412FAB" w:rsidRPr="00025B66" w:rsidRDefault="00412FAB" w:rsidP="004B7671">
            <w:r w:rsidRPr="00025B66">
              <w:t>Active</w:t>
            </w:r>
          </w:p>
        </w:tc>
        <w:tc>
          <w:tcPr>
            <w:tcW w:w="0" w:type="auto"/>
            <w:vAlign w:val="center"/>
            <w:hideMark/>
          </w:tcPr>
          <w:p w14:paraId="3C01FA32" w14:textId="77777777" w:rsidR="00412FAB" w:rsidRPr="00025B66" w:rsidRDefault="00412FAB" w:rsidP="004B7671">
            <w:r w:rsidRPr="00025B66">
              <w:t>001</w:t>
            </w:r>
          </w:p>
        </w:tc>
        <w:tc>
          <w:tcPr>
            <w:tcW w:w="0" w:type="auto"/>
            <w:vAlign w:val="center"/>
            <w:hideMark/>
          </w:tcPr>
          <w:p w14:paraId="32E82BA7" w14:textId="77777777" w:rsidR="00412FAB" w:rsidRPr="00025B66" w:rsidRDefault="00412FAB" w:rsidP="004B7671">
            <w:r w:rsidRPr="00025B66">
              <w:t>CNT=CCR时，输出 = 有效电平</w:t>
            </w:r>
          </w:p>
        </w:tc>
      </w:tr>
      <w:tr w:rsidR="00412FAB" w:rsidRPr="00025B66" w14:paraId="039B53E0" w14:textId="77777777" w:rsidTr="004B7671">
        <w:trPr>
          <w:tblCellSpacing w:w="15" w:type="dxa"/>
        </w:trPr>
        <w:tc>
          <w:tcPr>
            <w:tcW w:w="0" w:type="auto"/>
            <w:vAlign w:val="center"/>
            <w:hideMark/>
          </w:tcPr>
          <w:p w14:paraId="0AEC5E42" w14:textId="77777777" w:rsidR="00412FAB" w:rsidRPr="00025B66" w:rsidRDefault="00412FAB" w:rsidP="004B7671">
            <w:r w:rsidRPr="00025B66">
              <w:t>Inactive</w:t>
            </w:r>
          </w:p>
        </w:tc>
        <w:tc>
          <w:tcPr>
            <w:tcW w:w="0" w:type="auto"/>
            <w:vAlign w:val="center"/>
            <w:hideMark/>
          </w:tcPr>
          <w:p w14:paraId="28E8BA15" w14:textId="77777777" w:rsidR="00412FAB" w:rsidRPr="00025B66" w:rsidRDefault="00412FAB" w:rsidP="004B7671">
            <w:r w:rsidRPr="00025B66">
              <w:t>010</w:t>
            </w:r>
          </w:p>
        </w:tc>
        <w:tc>
          <w:tcPr>
            <w:tcW w:w="0" w:type="auto"/>
            <w:vAlign w:val="center"/>
            <w:hideMark/>
          </w:tcPr>
          <w:p w14:paraId="033782A3" w14:textId="77777777" w:rsidR="00412FAB" w:rsidRPr="00025B66" w:rsidRDefault="00412FAB" w:rsidP="004B7671">
            <w:r w:rsidRPr="00025B66">
              <w:t>CNT=CCR时，输出 = 无效电平</w:t>
            </w:r>
          </w:p>
        </w:tc>
      </w:tr>
      <w:tr w:rsidR="00412FAB" w:rsidRPr="00025B66" w14:paraId="2FC3FCBE" w14:textId="77777777" w:rsidTr="004B7671">
        <w:trPr>
          <w:tblCellSpacing w:w="15" w:type="dxa"/>
        </w:trPr>
        <w:tc>
          <w:tcPr>
            <w:tcW w:w="0" w:type="auto"/>
            <w:vAlign w:val="center"/>
            <w:hideMark/>
          </w:tcPr>
          <w:p w14:paraId="78ED75BE" w14:textId="77777777" w:rsidR="00412FAB" w:rsidRPr="00025B66" w:rsidRDefault="00412FAB" w:rsidP="004B7671">
            <w:r w:rsidRPr="00025B66">
              <w:t>Toggle</w:t>
            </w:r>
          </w:p>
        </w:tc>
        <w:tc>
          <w:tcPr>
            <w:tcW w:w="0" w:type="auto"/>
            <w:vAlign w:val="center"/>
            <w:hideMark/>
          </w:tcPr>
          <w:p w14:paraId="48CAE1CA" w14:textId="77777777" w:rsidR="00412FAB" w:rsidRPr="00025B66" w:rsidRDefault="00412FAB" w:rsidP="004B7671">
            <w:r w:rsidRPr="00025B66">
              <w:t>011</w:t>
            </w:r>
          </w:p>
        </w:tc>
        <w:tc>
          <w:tcPr>
            <w:tcW w:w="0" w:type="auto"/>
            <w:vAlign w:val="center"/>
            <w:hideMark/>
          </w:tcPr>
          <w:p w14:paraId="2A44E2F8" w14:textId="77777777" w:rsidR="00412FAB" w:rsidRPr="00025B66" w:rsidRDefault="00412FAB" w:rsidP="004B7671">
            <w:r w:rsidRPr="00025B66">
              <w:t>CNT=CCR时，输出翻转</w:t>
            </w:r>
          </w:p>
        </w:tc>
      </w:tr>
      <w:tr w:rsidR="00412FAB" w:rsidRPr="00025B66" w14:paraId="2C87375B" w14:textId="77777777" w:rsidTr="004B7671">
        <w:trPr>
          <w:tblCellSpacing w:w="15" w:type="dxa"/>
        </w:trPr>
        <w:tc>
          <w:tcPr>
            <w:tcW w:w="0" w:type="auto"/>
            <w:vAlign w:val="center"/>
            <w:hideMark/>
          </w:tcPr>
          <w:p w14:paraId="0CC3C4CA" w14:textId="77777777" w:rsidR="00412FAB" w:rsidRPr="00025B66" w:rsidRDefault="00412FAB" w:rsidP="004B7671">
            <w:r w:rsidRPr="00025B66">
              <w:t>Force Inactive</w:t>
            </w:r>
          </w:p>
        </w:tc>
        <w:tc>
          <w:tcPr>
            <w:tcW w:w="0" w:type="auto"/>
            <w:vAlign w:val="center"/>
            <w:hideMark/>
          </w:tcPr>
          <w:p w14:paraId="4D6142F6" w14:textId="77777777" w:rsidR="00412FAB" w:rsidRPr="00025B66" w:rsidRDefault="00412FAB" w:rsidP="004B7671">
            <w:r w:rsidRPr="00025B66">
              <w:t>100</w:t>
            </w:r>
          </w:p>
        </w:tc>
        <w:tc>
          <w:tcPr>
            <w:tcW w:w="0" w:type="auto"/>
            <w:vAlign w:val="center"/>
            <w:hideMark/>
          </w:tcPr>
          <w:p w14:paraId="2752BF72" w14:textId="77777777" w:rsidR="00412FAB" w:rsidRPr="00025B66" w:rsidRDefault="00412FAB" w:rsidP="004B7671">
            <w:r w:rsidRPr="00025B66">
              <w:t>强制输出无效电平</w:t>
            </w:r>
          </w:p>
        </w:tc>
      </w:tr>
      <w:tr w:rsidR="00412FAB" w:rsidRPr="00025B66" w14:paraId="21F8974C" w14:textId="77777777" w:rsidTr="004B7671">
        <w:trPr>
          <w:tblCellSpacing w:w="15" w:type="dxa"/>
        </w:trPr>
        <w:tc>
          <w:tcPr>
            <w:tcW w:w="0" w:type="auto"/>
            <w:vAlign w:val="center"/>
            <w:hideMark/>
          </w:tcPr>
          <w:p w14:paraId="5A6367B6" w14:textId="77777777" w:rsidR="00412FAB" w:rsidRPr="00025B66" w:rsidRDefault="00412FAB" w:rsidP="004B7671">
            <w:r w:rsidRPr="00025B66">
              <w:t>Force Active</w:t>
            </w:r>
          </w:p>
        </w:tc>
        <w:tc>
          <w:tcPr>
            <w:tcW w:w="0" w:type="auto"/>
            <w:vAlign w:val="center"/>
            <w:hideMark/>
          </w:tcPr>
          <w:p w14:paraId="328EA029" w14:textId="77777777" w:rsidR="00412FAB" w:rsidRPr="00025B66" w:rsidRDefault="00412FAB" w:rsidP="004B7671">
            <w:r w:rsidRPr="00025B66">
              <w:t>101</w:t>
            </w:r>
          </w:p>
        </w:tc>
        <w:tc>
          <w:tcPr>
            <w:tcW w:w="0" w:type="auto"/>
            <w:vAlign w:val="center"/>
            <w:hideMark/>
          </w:tcPr>
          <w:p w14:paraId="24A32614" w14:textId="77777777" w:rsidR="00412FAB" w:rsidRPr="00025B66" w:rsidRDefault="00412FAB" w:rsidP="004B7671">
            <w:r w:rsidRPr="00025B66">
              <w:t>强制输出有效电平</w:t>
            </w:r>
          </w:p>
        </w:tc>
      </w:tr>
      <w:tr w:rsidR="00412FAB" w:rsidRPr="00025B66" w14:paraId="69DF15E1" w14:textId="77777777" w:rsidTr="004B7671">
        <w:trPr>
          <w:tblCellSpacing w:w="15" w:type="dxa"/>
        </w:trPr>
        <w:tc>
          <w:tcPr>
            <w:tcW w:w="0" w:type="auto"/>
            <w:vAlign w:val="center"/>
            <w:hideMark/>
          </w:tcPr>
          <w:p w14:paraId="58D103C4" w14:textId="77777777" w:rsidR="00412FAB" w:rsidRPr="00025B66" w:rsidRDefault="00412FAB" w:rsidP="004B7671">
            <w:r w:rsidRPr="00025B66">
              <w:t>PWM1</w:t>
            </w:r>
          </w:p>
        </w:tc>
        <w:tc>
          <w:tcPr>
            <w:tcW w:w="0" w:type="auto"/>
            <w:vAlign w:val="center"/>
            <w:hideMark/>
          </w:tcPr>
          <w:p w14:paraId="658A6924" w14:textId="77777777" w:rsidR="00412FAB" w:rsidRPr="00025B66" w:rsidRDefault="00412FAB" w:rsidP="004B7671">
            <w:r w:rsidRPr="00025B66">
              <w:t>110</w:t>
            </w:r>
          </w:p>
        </w:tc>
        <w:tc>
          <w:tcPr>
            <w:tcW w:w="0" w:type="auto"/>
            <w:vAlign w:val="center"/>
            <w:hideMark/>
          </w:tcPr>
          <w:p w14:paraId="09F07C59" w14:textId="77777777" w:rsidR="00412FAB" w:rsidRPr="00025B66" w:rsidRDefault="00412FAB" w:rsidP="004B7671">
            <w:r w:rsidRPr="00025B66">
              <w:t>CNT&lt;CCR时有效，CNT≥CCR时无效</w:t>
            </w:r>
          </w:p>
        </w:tc>
      </w:tr>
      <w:tr w:rsidR="00412FAB" w:rsidRPr="00025B66" w14:paraId="613C3D10" w14:textId="77777777" w:rsidTr="004B7671">
        <w:trPr>
          <w:tblCellSpacing w:w="15" w:type="dxa"/>
        </w:trPr>
        <w:tc>
          <w:tcPr>
            <w:tcW w:w="0" w:type="auto"/>
            <w:vAlign w:val="center"/>
            <w:hideMark/>
          </w:tcPr>
          <w:p w14:paraId="2E5757BE" w14:textId="77777777" w:rsidR="00412FAB" w:rsidRPr="00025B66" w:rsidRDefault="00412FAB" w:rsidP="004B7671">
            <w:r w:rsidRPr="00025B66">
              <w:t>PWM2</w:t>
            </w:r>
          </w:p>
        </w:tc>
        <w:tc>
          <w:tcPr>
            <w:tcW w:w="0" w:type="auto"/>
            <w:vAlign w:val="center"/>
            <w:hideMark/>
          </w:tcPr>
          <w:p w14:paraId="67CDE94A" w14:textId="77777777" w:rsidR="00412FAB" w:rsidRPr="00025B66" w:rsidRDefault="00412FAB" w:rsidP="004B7671">
            <w:r w:rsidRPr="00025B66">
              <w:t>111</w:t>
            </w:r>
          </w:p>
        </w:tc>
        <w:tc>
          <w:tcPr>
            <w:tcW w:w="0" w:type="auto"/>
            <w:vAlign w:val="center"/>
            <w:hideMark/>
          </w:tcPr>
          <w:p w14:paraId="617BB0D8" w14:textId="77777777" w:rsidR="00412FAB" w:rsidRPr="00025B66" w:rsidRDefault="00412FAB" w:rsidP="004B7671">
            <w:r w:rsidRPr="00025B66">
              <w:t>CNT&lt;CCR时无效，CNT≥CCR时有效</w:t>
            </w:r>
          </w:p>
        </w:tc>
      </w:tr>
    </w:tbl>
    <w:p w14:paraId="5EFF6C8C" w14:textId="77777777" w:rsidR="00412FAB" w:rsidRPr="00025B66" w:rsidRDefault="00000000" w:rsidP="00412FAB">
      <w:r>
        <w:pict w14:anchorId="31BCC6BD">
          <v:rect id="_x0000_i1461" style="width:0;height:1.5pt" o:hralign="center" o:hrstd="t" o:hr="t" fillcolor="#a0a0a0" stroked="f"/>
        </w:pict>
      </w:r>
    </w:p>
    <w:p w14:paraId="07F4199E" w14:textId="77777777" w:rsidR="00412FAB" w:rsidRDefault="00412FAB" w:rsidP="00412FAB">
      <w:pPr>
        <w:pStyle w:val="3"/>
      </w:pPr>
      <w:r w:rsidRPr="00025B66">
        <w:rPr>
          <w:rFonts w:ascii="Segoe UI Emoji" w:hAnsi="Segoe UI Emoji" w:cs="Segoe UI Emoji"/>
        </w:rPr>
        <w:lastRenderedPageBreak/>
        <w:t>✅</w:t>
      </w:r>
      <w:r w:rsidRPr="00025B66">
        <w:t xml:space="preserve"> 总结：</w:t>
      </w:r>
    </w:p>
    <w:p w14:paraId="3A87854F" w14:textId="77777777" w:rsidR="00412FAB" w:rsidRPr="001F3767" w:rsidRDefault="00412FAB" w:rsidP="00412FAB">
      <w:proofErr w:type="spellStart"/>
      <w:r w:rsidRPr="00025B66">
        <w:t>TIM_SelectOCxM</w:t>
      </w:r>
      <w:proofErr w:type="spellEnd"/>
      <w:r w:rsidRPr="00025B66">
        <w:t xml:space="preserve">() 就是 </w:t>
      </w:r>
      <w:r w:rsidRPr="00025B66">
        <w:rPr>
          <w:b/>
          <w:bCs/>
        </w:rPr>
        <w:t>配置定时器通道的比较输出模式</w:t>
      </w:r>
      <w:r w:rsidRPr="00025B66">
        <w:t xml:space="preserve">，它直接决定 </w:t>
      </w:r>
      <w:proofErr w:type="spellStart"/>
      <w:r w:rsidRPr="00025B66">
        <w:t>OCx</w:t>
      </w:r>
      <w:proofErr w:type="spellEnd"/>
      <w:r w:rsidRPr="00025B66">
        <w:t xml:space="preserve"> 引脚在 CNT 与 </w:t>
      </w:r>
      <w:proofErr w:type="spellStart"/>
      <w:r w:rsidRPr="00025B66">
        <w:t>CCRx</w:t>
      </w:r>
      <w:proofErr w:type="spellEnd"/>
      <w:r w:rsidRPr="00025B66">
        <w:t xml:space="preserve"> 比较时的电平行为。</w:t>
      </w:r>
    </w:p>
    <w:p w14:paraId="7C120967" w14:textId="77777777" w:rsidR="00412FAB" w:rsidRDefault="00412FAB" w:rsidP="00412FAB">
      <w:pPr>
        <w:pStyle w:val="2"/>
      </w:pPr>
      <w:r w:rsidRPr="005E1EE6">
        <w:t>TIM_SetCompare1</w:t>
      </w:r>
      <w:r>
        <w:rPr>
          <w:rFonts w:hint="eastAsia"/>
        </w:rPr>
        <w:t>()</w:t>
      </w:r>
      <w:r>
        <w:br/>
      </w:r>
      <w:r w:rsidRPr="00E90D85">
        <w:rPr>
          <w:b/>
          <w:bCs/>
          <w:color w:val="EE0000"/>
        </w:rPr>
        <w:t>设置</w:t>
      </w:r>
      <w:r w:rsidRPr="004D1BD4">
        <w:rPr>
          <w:b/>
          <w:bCs/>
        </w:rPr>
        <w:t>定时器</w:t>
      </w:r>
      <w:r w:rsidRPr="007E21E4">
        <w:rPr>
          <w:b/>
          <w:bCs/>
          <w:color w:val="EE0000"/>
        </w:rPr>
        <w:t>通道 1</w:t>
      </w:r>
      <w:r w:rsidRPr="004D1BD4">
        <w:rPr>
          <w:b/>
          <w:bCs/>
        </w:rPr>
        <w:t xml:space="preserve"> 的捕获/比较寄存器 CCR1 的值</w:t>
      </w:r>
      <w:r>
        <w:rPr>
          <w:rFonts w:hint="eastAsia"/>
          <w:b/>
          <w:bCs/>
        </w:rPr>
        <w:t>(运行时可以用来更改占空比)</w:t>
      </w:r>
    </w:p>
    <w:p w14:paraId="5AFFAF39" w14:textId="77777777" w:rsidR="00412FAB" w:rsidRPr="004D1BD4" w:rsidRDefault="00412FAB" w:rsidP="00412FAB">
      <w:r w:rsidRPr="004D1BD4">
        <w:t>这个函数：</w:t>
      </w:r>
    </w:p>
    <w:p w14:paraId="1DF212D3" w14:textId="77777777" w:rsidR="00412FAB" w:rsidRPr="004D1BD4" w:rsidRDefault="00412FAB" w:rsidP="00412FAB">
      <w:r w:rsidRPr="004D1BD4">
        <w:t>void TIM_SetCompare1(</w:t>
      </w:r>
      <w:proofErr w:type="spellStart"/>
      <w:r w:rsidRPr="004D1BD4">
        <w:t>TIM_TypeDef</w:t>
      </w:r>
      <w:proofErr w:type="spellEnd"/>
      <w:r w:rsidRPr="004D1BD4">
        <w:t xml:space="preserve">* </w:t>
      </w:r>
      <w:proofErr w:type="spellStart"/>
      <w:r w:rsidRPr="004D1BD4">
        <w:t>TIMx</w:t>
      </w:r>
      <w:proofErr w:type="spellEnd"/>
      <w:r w:rsidRPr="004D1BD4">
        <w:t>, uint16_t Compare1);</w:t>
      </w:r>
    </w:p>
    <w:p w14:paraId="6AC8D874" w14:textId="77777777" w:rsidR="00412FAB" w:rsidRPr="004D1BD4" w:rsidRDefault="00412FAB" w:rsidP="00412FAB">
      <w:r w:rsidRPr="004D1BD4">
        <w:t xml:space="preserve">是 </w:t>
      </w:r>
      <w:r w:rsidRPr="004D1BD4">
        <w:rPr>
          <w:b/>
          <w:bCs/>
        </w:rPr>
        <w:t>标准外设库（</w:t>
      </w:r>
      <w:proofErr w:type="spellStart"/>
      <w:r w:rsidRPr="004D1BD4">
        <w:rPr>
          <w:b/>
          <w:bCs/>
        </w:rPr>
        <w:t>StdPeriph</w:t>
      </w:r>
      <w:proofErr w:type="spellEnd"/>
      <w:r w:rsidRPr="004D1BD4">
        <w:rPr>
          <w:b/>
          <w:bCs/>
        </w:rPr>
        <w:t xml:space="preserve"> Lib）</w:t>
      </w:r>
      <w:r w:rsidRPr="004D1BD4">
        <w:t xml:space="preserve"> 提供的 API，用来 </w:t>
      </w:r>
      <w:r w:rsidRPr="004D1BD4">
        <w:rPr>
          <w:b/>
          <w:bCs/>
        </w:rPr>
        <w:t>设置</w:t>
      </w:r>
      <w:r w:rsidRPr="00070E2B">
        <w:rPr>
          <w:b/>
          <w:bCs/>
          <w:color w:val="EE0000"/>
        </w:rPr>
        <w:t>定时器通道 1</w:t>
      </w:r>
      <w:r w:rsidRPr="004D1BD4">
        <w:rPr>
          <w:b/>
          <w:bCs/>
        </w:rPr>
        <w:t xml:space="preserve"> 的捕获/比较寄存器</w:t>
      </w:r>
      <w:r w:rsidRPr="00070E2B">
        <w:rPr>
          <w:b/>
          <w:bCs/>
          <w:color w:val="EE0000"/>
        </w:rPr>
        <w:t xml:space="preserve"> CCR1</w:t>
      </w:r>
      <w:r w:rsidRPr="004D1BD4">
        <w:rPr>
          <w:b/>
          <w:bCs/>
        </w:rPr>
        <w:t xml:space="preserve"> 的值</w:t>
      </w:r>
      <w:r w:rsidRPr="004D1BD4">
        <w:t>。</w:t>
      </w:r>
    </w:p>
    <w:p w14:paraId="3624D5FF" w14:textId="77777777" w:rsidR="00412FAB" w:rsidRPr="004D1BD4" w:rsidRDefault="00000000" w:rsidP="00412FAB">
      <w:r>
        <w:pict w14:anchorId="32211A20">
          <v:rect id="_x0000_i1462" style="width:0;height:1.5pt" o:hralign="center" o:hrstd="t" o:hr="t" fillcolor="#a0a0a0" stroked="f"/>
        </w:pict>
      </w:r>
    </w:p>
    <w:p w14:paraId="3E327B38" w14:textId="77777777" w:rsidR="00412FAB" w:rsidRPr="004D1BD4" w:rsidRDefault="00412FAB" w:rsidP="00412FAB">
      <w:pPr>
        <w:pStyle w:val="3"/>
      </w:pPr>
      <w:r w:rsidRPr="004D1BD4">
        <w:t>1. 作用</w:t>
      </w:r>
    </w:p>
    <w:p w14:paraId="31ADD62E" w14:textId="77777777" w:rsidR="00412FAB" w:rsidRPr="004D1BD4" w:rsidRDefault="00412FAB">
      <w:pPr>
        <w:numPr>
          <w:ilvl w:val="0"/>
          <w:numId w:val="275"/>
        </w:numPr>
      </w:pPr>
      <w:r w:rsidRPr="004D1BD4">
        <w:t xml:space="preserve">CCR1 是定时器 </w:t>
      </w:r>
      <w:r w:rsidRPr="004D1BD4">
        <w:rPr>
          <w:b/>
          <w:bCs/>
        </w:rPr>
        <w:t>通道 1</w:t>
      </w:r>
      <w:r w:rsidRPr="004D1BD4">
        <w:t xml:space="preserve"> 的 </w:t>
      </w:r>
      <w:r w:rsidRPr="004D1BD4">
        <w:rPr>
          <w:b/>
          <w:bCs/>
        </w:rPr>
        <w:t>捕获/比较寄存器</w:t>
      </w:r>
      <w:r w:rsidRPr="004D1BD4">
        <w:t>。</w:t>
      </w:r>
    </w:p>
    <w:p w14:paraId="74FE7D72" w14:textId="77777777" w:rsidR="00412FAB" w:rsidRPr="004D1BD4" w:rsidRDefault="00412FAB">
      <w:pPr>
        <w:numPr>
          <w:ilvl w:val="0"/>
          <w:numId w:val="275"/>
        </w:numPr>
      </w:pPr>
      <w:r w:rsidRPr="004D1BD4">
        <w:t xml:space="preserve">该函数直接把 Compare1 写入 </w:t>
      </w:r>
      <w:proofErr w:type="spellStart"/>
      <w:r w:rsidRPr="001A22BD">
        <w:rPr>
          <w:color w:val="EE0000"/>
        </w:rPr>
        <w:t>TIMx</w:t>
      </w:r>
      <w:proofErr w:type="spellEnd"/>
      <w:r w:rsidRPr="001A22BD">
        <w:rPr>
          <w:color w:val="EE0000"/>
        </w:rPr>
        <w:t>-&gt;CCR1</w:t>
      </w:r>
      <w:r w:rsidRPr="004D1BD4">
        <w:t>。</w:t>
      </w:r>
    </w:p>
    <w:p w14:paraId="621F7D57" w14:textId="77777777" w:rsidR="00412FAB" w:rsidRPr="004D1BD4" w:rsidRDefault="00412FAB">
      <w:pPr>
        <w:numPr>
          <w:ilvl w:val="0"/>
          <w:numId w:val="275"/>
        </w:numPr>
      </w:pPr>
      <w:r w:rsidRPr="004D1BD4">
        <w:rPr>
          <w:b/>
          <w:bCs/>
        </w:rPr>
        <w:t>用途不同取决于模式</w:t>
      </w:r>
      <w:r w:rsidRPr="004D1BD4">
        <w:t>：</w:t>
      </w:r>
    </w:p>
    <w:p w14:paraId="6D18676B" w14:textId="77777777" w:rsidR="00412FAB" w:rsidRPr="004D1BD4" w:rsidRDefault="00412FAB">
      <w:pPr>
        <w:numPr>
          <w:ilvl w:val="1"/>
          <w:numId w:val="275"/>
        </w:numPr>
      </w:pPr>
      <w:r w:rsidRPr="004D1BD4">
        <w:rPr>
          <w:b/>
          <w:bCs/>
        </w:rPr>
        <w:t>输出比较（OC）模式 / PWM 模式</w:t>
      </w:r>
    </w:p>
    <w:p w14:paraId="5C445487" w14:textId="77777777" w:rsidR="00412FAB" w:rsidRPr="004D1BD4" w:rsidRDefault="00412FAB">
      <w:pPr>
        <w:numPr>
          <w:ilvl w:val="2"/>
          <w:numId w:val="275"/>
        </w:numPr>
      </w:pPr>
      <w:r w:rsidRPr="004D1BD4">
        <w:t xml:space="preserve">CCR1 = </w:t>
      </w:r>
      <w:r w:rsidRPr="00070E2B">
        <w:rPr>
          <w:color w:val="EE0000"/>
        </w:rPr>
        <w:t>占空比控制值</w:t>
      </w:r>
      <w:r w:rsidRPr="004D1BD4">
        <w:t>（决定</w:t>
      </w:r>
      <w:r w:rsidRPr="00070E2B">
        <w:rPr>
          <w:color w:val="EE0000"/>
        </w:rPr>
        <w:t xml:space="preserve"> PWM 高电平</w:t>
      </w:r>
      <w:r w:rsidRPr="004D1BD4">
        <w:t>的持续时间）。</w:t>
      </w:r>
    </w:p>
    <w:p w14:paraId="446BA52C" w14:textId="77777777" w:rsidR="00412FAB" w:rsidRPr="004D1BD4" w:rsidRDefault="00412FAB">
      <w:pPr>
        <w:numPr>
          <w:ilvl w:val="1"/>
          <w:numId w:val="275"/>
        </w:numPr>
      </w:pPr>
      <w:r w:rsidRPr="004D1BD4">
        <w:rPr>
          <w:b/>
          <w:bCs/>
        </w:rPr>
        <w:t>输入捕获（IC）模式</w:t>
      </w:r>
    </w:p>
    <w:p w14:paraId="70AC5290" w14:textId="77777777" w:rsidR="00412FAB" w:rsidRPr="004D1BD4" w:rsidRDefault="00412FAB">
      <w:pPr>
        <w:numPr>
          <w:ilvl w:val="2"/>
          <w:numId w:val="275"/>
        </w:numPr>
      </w:pPr>
      <w:r w:rsidRPr="004D1BD4">
        <w:t>CCR1 = 捕获到的外部信号边沿时刻（CNT 的值）。</w:t>
      </w:r>
    </w:p>
    <w:p w14:paraId="1DE84664" w14:textId="77777777" w:rsidR="00412FAB" w:rsidRPr="004D1BD4" w:rsidRDefault="00000000" w:rsidP="00412FAB">
      <w:r>
        <w:pict w14:anchorId="3AF412D2">
          <v:rect id="_x0000_i1463" style="width:0;height:1.5pt" o:hralign="center" o:hrstd="t" o:hr="t" fillcolor="#a0a0a0" stroked="f"/>
        </w:pict>
      </w:r>
    </w:p>
    <w:p w14:paraId="72E12957" w14:textId="77777777" w:rsidR="00412FAB" w:rsidRPr="004D1BD4" w:rsidRDefault="00412FAB" w:rsidP="00412FAB">
      <w:pPr>
        <w:pStyle w:val="3"/>
      </w:pPr>
      <w:r w:rsidRPr="004D1BD4">
        <w:t>2. 函数原型</w:t>
      </w:r>
    </w:p>
    <w:p w14:paraId="42FBE597" w14:textId="77777777" w:rsidR="00412FAB" w:rsidRPr="004D1BD4" w:rsidRDefault="00412FAB" w:rsidP="00412FAB">
      <w:r w:rsidRPr="004D1BD4">
        <w:t>void TIM_SetCompare1(</w:t>
      </w:r>
      <w:proofErr w:type="spellStart"/>
      <w:r w:rsidRPr="004D1BD4">
        <w:t>TIM_TypeDef</w:t>
      </w:r>
      <w:proofErr w:type="spellEnd"/>
      <w:r w:rsidRPr="004D1BD4">
        <w:t xml:space="preserve">* </w:t>
      </w:r>
      <w:proofErr w:type="spellStart"/>
      <w:r w:rsidRPr="004D1BD4">
        <w:t>TIMx</w:t>
      </w:r>
      <w:proofErr w:type="spellEnd"/>
      <w:r w:rsidRPr="004D1BD4">
        <w:t>, uint16_t Compare1);</w:t>
      </w:r>
    </w:p>
    <w:p w14:paraId="54A3BCC7" w14:textId="77777777" w:rsidR="00412FAB" w:rsidRPr="004D1BD4" w:rsidRDefault="00412FAB" w:rsidP="00412FAB">
      <w:pPr>
        <w:rPr>
          <w:b/>
          <w:bCs/>
        </w:rPr>
      </w:pPr>
      <w:r w:rsidRPr="004D1BD4">
        <w:rPr>
          <w:b/>
          <w:bCs/>
        </w:rPr>
        <w:t>参数说明</w:t>
      </w:r>
    </w:p>
    <w:p w14:paraId="288DFFDA" w14:textId="77777777" w:rsidR="00412FAB" w:rsidRPr="004D1BD4" w:rsidRDefault="00412FAB">
      <w:pPr>
        <w:numPr>
          <w:ilvl w:val="0"/>
          <w:numId w:val="276"/>
        </w:numPr>
      </w:pPr>
      <w:proofErr w:type="spellStart"/>
      <w:r w:rsidRPr="004D1BD4">
        <w:rPr>
          <w:b/>
          <w:bCs/>
        </w:rPr>
        <w:t>TIMx</w:t>
      </w:r>
      <w:proofErr w:type="spellEnd"/>
      <w:r w:rsidRPr="004D1BD4">
        <w:t>：要操作的定时器（TIM1 ~ TIM8，TIM2 ~ TIM5，TIM9 ~ TIM14，具体看芯片）。</w:t>
      </w:r>
    </w:p>
    <w:p w14:paraId="6A9D14B3" w14:textId="77777777" w:rsidR="00412FAB" w:rsidRPr="004D1BD4" w:rsidRDefault="00412FAB">
      <w:pPr>
        <w:numPr>
          <w:ilvl w:val="0"/>
          <w:numId w:val="276"/>
        </w:numPr>
      </w:pPr>
      <w:r w:rsidRPr="004D1BD4">
        <w:rPr>
          <w:b/>
          <w:bCs/>
        </w:rPr>
        <w:t>Compare1</w:t>
      </w:r>
      <w:r w:rsidRPr="004D1BD4">
        <w:t>：</w:t>
      </w:r>
      <w:r w:rsidRPr="001A22BD">
        <w:rPr>
          <w:color w:val="EE0000"/>
        </w:rPr>
        <w:t>要写入 CCR1 的值</w:t>
      </w:r>
      <w:r w:rsidRPr="004D1BD4">
        <w:t>。</w:t>
      </w:r>
    </w:p>
    <w:p w14:paraId="2730144F" w14:textId="77777777" w:rsidR="00412FAB" w:rsidRPr="004D1BD4" w:rsidRDefault="00000000" w:rsidP="00412FAB">
      <w:r>
        <w:lastRenderedPageBreak/>
        <w:pict w14:anchorId="4082C9EC">
          <v:rect id="_x0000_i1464" style="width:0;height:1.5pt" o:hralign="center" o:hrstd="t" o:hr="t" fillcolor="#a0a0a0" stroked="f"/>
        </w:pict>
      </w:r>
    </w:p>
    <w:p w14:paraId="7A87E925" w14:textId="77777777" w:rsidR="00412FAB" w:rsidRPr="004D1BD4" w:rsidRDefault="00412FAB" w:rsidP="00412FAB">
      <w:pPr>
        <w:pStyle w:val="3"/>
      </w:pPr>
      <w:r w:rsidRPr="004D1BD4">
        <w:t>3. 内部实现</w:t>
      </w:r>
    </w:p>
    <w:p w14:paraId="4B083776" w14:textId="77777777" w:rsidR="00412FAB" w:rsidRPr="004D1BD4" w:rsidRDefault="00412FAB" w:rsidP="00412FAB">
      <w:r w:rsidRPr="004D1BD4">
        <w:t>源码其实就是一行：</w:t>
      </w:r>
    </w:p>
    <w:p w14:paraId="15448FFF" w14:textId="77777777" w:rsidR="00412FAB" w:rsidRPr="004D1BD4" w:rsidRDefault="00412FAB" w:rsidP="00412FAB">
      <w:proofErr w:type="spellStart"/>
      <w:r w:rsidRPr="004D1BD4">
        <w:t>TIMx</w:t>
      </w:r>
      <w:proofErr w:type="spellEnd"/>
      <w:r w:rsidRPr="004D1BD4">
        <w:t>-&gt;CCR1 = Compare1;</w:t>
      </w:r>
    </w:p>
    <w:p w14:paraId="0254F338" w14:textId="77777777" w:rsidR="00412FAB" w:rsidRPr="004D1BD4" w:rsidRDefault="00412FAB" w:rsidP="00412FAB">
      <w:r w:rsidRPr="004D1BD4">
        <w:t>没有做其他额外处理。</w:t>
      </w:r>
    </w:p>
    <w:p w14:paraId="10036D0F" w14:textId="77777777" w:rsidR="00412FAB" w:rsidRPr="004D1BD4" w:rsidRDefault="00000000" w:rsidP="00412FAB">
      <w:r>
        <w:pict w14:anchorId="74892F15">
          <v:rect id="_x0000_i1465" style="width:0;height:1.5pt" o:hralign="center" o:hrstd="t" o:hr="t" fillcolor="#a0a0a0" stroked="f"/>
        </w:pict>
      </w:r>
    </w:p>
    <w:p w14:paraId="6E7B9764" w14:textId="77777777" w:rsidR="00412FAB" w:rsidRPr="004D1BD4" w:rsidRDefault="00412FAB" w:rsidP="00412FAB">
      <w:pPr>
        <w:pStyle w:val="3"/>
      </w:pPr>
      <w:r w:rsidRPr="004D1BD4">
        <w:t>4. 使用场景</w:t>
      </w:r>
    </w:p>
    <w:p w14:paraId="166BB7FD" w14:textId="77777777" w:rsidR="00412FAB" w:rsidRPr="004D1BD4" w:rsidRDefault="00412FAB" w:rsidP="00412FAB">
      <w:pPr>
        <w:pStyle w:val="4"/>
      </w:pPr>
      <w:r w:rsidRPr="004D1BD4">
        <w:rPr>
          <w:rFonts w:ascii="Segoe UI Emoji" w:hAnsi="Segoe UI Emoji" w:cs="Segoe UI Emoji"/>
        </w:rPr>
        <w:t>✅</w:t>
      </w:r>
      <w:r w:rsidRPr="004D1BD4">
        <w:t xml:space="preserve"> PWM 占空比控制</w:t>
      </w:r>
    </w:p>
    <w:p w14:paraId="3D7E24AD" w14:textId="77777777" w:rsidR="00412FAB" w:rsidRPr="004D1BD4" w:rsidRDefault="00412FAB" w:rsidP="00412FAB">
      <w:r w:rsidRPr="004D1BD4">
        <w:t>假设 APB1 定时器时钟 = 72 MHz，配置 PSC=71（分频 72），计数频率 = 1 MHz。</w:t>
      </w:r>
    </w:p>
    <w:p w14:paraId="2B51CA6E" w14:textId="77777777" w:rsidR="00412FAB" w:rsidRPr="004D1BD4" w:rsidRDefault="00412FAB">
      <w:pPr>
        <w:numPr>
          <w:ilvl w:val="0"/>
          <w:numId w:val="277"/>
        </w:numPr>
      </w:pPr>
      <w:r w:rsidRPr="004D1BD4">
        <w:t>ARR = 999 → PWM 周期 = 1000 us = 1 kHz</w:t>
      </w:r>
    </w:p>
    <w:p w14:paraId="7BCF9FAB" w14:textId="77777777" w:rsidR="00412FAB" w:rsidRPr="004D1BD4" w:rsidRDefault="00412FAB">
      <w:pPr>
        <w:numPr>
          <w:ilvl w:val="0"/>
          <w:numId w:val="277"/>
        </w:numPr>
      </w:pPr>
      <w:r w:rsidRPr="004D1BD4">
        <w:t>CCR1 = 500 → 高电平持续 500 us，占空比 = 50%</w:t>
      </w:r>
    </w:p>
    <w:p w14:paraId="672D6EC9" w14:textId="77777777" w:rsidR="00412FAB" w:rsidRPr="004D1BD4" w:rsidRDefault="00412FAB" w:rsidP="00412FAB">
      <w:r w:rsidRPr="004D1BD4">
        <w:t>TIM_SetCompare1(TIM2, 500); // 设置 PWM1 占空比 = 50%</w:t>
      </w:r>
    </w:p>
    <w:p w14:paraId="55000509" w14:textId="77777777" w:rsidR="00412FAB" w:rsidRPr="004D1BD4" w:rsidRDefault="00412FAB" w:rsidP="00412FAB">
      <w:r w:rsidRPr="004D1BD4">
        <w:t>如果改成</w:t>
      </w:r>
      <w:r w:rsidRPr="004D1BD4">
        <w:rPr>
          <w:color w:val="EE0000"/>
        </w:rPr>
        <w:t xml:space="preserve"> CCR1 = 250，占空比 = 25%</w:t>
      </w:r>
      <w:r w:rsidRPr="004D1BD4">
        <w:t>。</w:t>
      </w:r>
    </w:p>
    <w:p w14:paraId="7CCE194F" w14:textId="77777777" w:rsidR="00412FAB" w:rsidRPr="004D1BD4" w:rsidRDefault="00000000" w:rsidP="00412FAB">
      <w:r>
        <w:pict w14:anchorId="4DE03C5A">
          <v:rect id="_x0000_i1466" style="width:0;height:1.5pt" o:hralign="center" o:hrstd="t" o:hr="t" fillcolor="#a0a0a0" stroked="f"/>
        </w:pict>
      </w:r>
    </w:p>
    <w:p w14:paraId="09ADF340" w14:textId="77777777" w:rsidR="00412FAB" w:rsidRPr="004D1BD4" w:rsidRDefault="00412FAB" w:rsidP="00412FAB">
      <w:pPr>
        <w:pStyle w:val="4"/>
      </w:pPr>
      <w:r w:rsidRPr="004D1BD4">
        <w:rPr>
          <w:rFonts w:ascii="Segoe UI Emoji" w:hAnsi="Segoe UI Emoji" w:cs="Segoe UI Emoji"/>
        </w:rPr>
        <w:t>✅</w:t>
      </w:r>
      <w:r w:rsidRPr="004D1BD4">
        <w:t xml:space="preserve"> 输出比较 (OC) 模式</w:t>
      </w:r>
    </w:p>
    <w:p w14:paraId="715981FD" w14:textId="77777777" w:rsidR="00412FAB" w:rsidRPr="004D1BD4" w:rsidRDefault="00412FAB" w:rsidP="00412FAB">
      <w:r w:rsidRPr="004D1BD4">
        <w:t>在 Toggle 模式下，CCR1 控制翻转的时刻。</w:t>
      </w:r>
    </w:p>
    <w:p w14:paraId="11DCB967" w14:textId="77777777" w:rsidR="00412FAB" w:rsidRPr="004D1BD4" w:rsidRDefault="00412FAB">
      <w:pPr>
        <w:numPr>
          <w:ilvl w:val="0"/>
          <w:numId w:val="278"/>
        </w:numPr>
      </w:pPr>
      <w:r w:rsidRPr="004D1BD4">
        <w:t>每当</w:t>
      </w:r>
      <w:r w:rsidRPr="004D1BD4">
        <w:rPr>
          <w:color w:val="EE0000"/>
        </w:rPr>
        <w:t xml:space="preserve"> CNT 计数到 CCR1</w:t>
      </w:r>
      <w:r w:rsidRPr="004D1BD4">
        <w:t>，输出</w:t>
      </w:r>
      <w:r w:rsidRPr="004D1BD4">
        <w:rPr>
          <w:color w:val="EE0000"/>
        </w:rPr>
        <w:t>引脚电平翻转一次</w:t>
      </w:r>
      <w:r w:rsidRPr="004D1BD4">
        <w:t>。</w:t>
      </w:r>
    </w:p>
    <w:p w14:paraId="5BC16CDF" w14:textId="77777777" w:rsidR="00412FAB" w:rsidRPr="004D1BD4" w:rsidRDefault="00412FAB">
      <w:pPr>
        <w:numPr>
          <w:ilvl w:val="0"/>
          <w:numId w:val="278"/>
        </w:numPr>
      </w:pPr>
      <w:r w:rsidRPr="004D1BD4">
        <w:t>修改 CCR1 值，可以</w:t>
      </w:r>
      <w:r w:rsidRPr="004D1BD4">
        <w:rPr>
          <w:color w:val="EE0000"/>
        </w:rPr>
        <w:t>动态调整翻转点</w:t>
      </w:r>
      <w:r w:rsidRPr="004D1BD4">
        <w:t>。</w:t>
      </w:r>
    </w:p>
    <w:p w14:paraId="267A99A7" w14:textId="77777777" w:rsidR="00412FAB" w:rsidRPr="004D1BD4" w:rsidRDefault="00000000" w:rsidP="00412FAB">
      <w:r>
        <w:pict w14:anchorId="2E782F20">
          <v:rect id="_x0000_i1467" style="width:0;height:1.5pt" o:hralign="center" o:hrstd="t" o:hr="t" fillcolor="#a0a0a0" stroked="f"/>
        </w:pict>
      </w:r>
    </w:p>
    <w:p w14:paraId="4865720F" w14:textId="77777777" w:rsidR="00412FAB" w:rsidRPr="004D1BD4" w:rsidRDefault="00412FAB" w:rsidP="00412FAB">
      <w:pPr>
        <w:pStyle w:val="4"/>
      </w:pPr>
      <w:r w:rsidRPr="004D1BD4">
        <w:rPr>
          <w:rFonts w:ascii="Segoe UI Emoji" w:hAnsi="Segoe UI Emoji" w:cs="Segoe UI Emoji"/>
        </w:rPr>
        <w:t>✅</w:t>
      </w:r>
      <w:r w:rsidRPr="004D1BD4">
        <w:t xml:space="preserve"> 输入捕获 (IC) 模式</w:t>
      </w:r>
    </w:p>
    <w:p w14:paraId="76D593D8" w14:textId="77777777" w:rsidR="00412FAB" w:rsidRPr="004D1BD4" w:rsidRDefault="00412FAB" w:rsidP="00412FAB">
      <w:r w:rsidRPr="004D1BD4">
        <w:t>当配置为输入捕获时，CCR1 会被硬件</w:t>
      </w:r>
      <w:r w:rsidRPr="004D1BD4">
        <w:rPr>
          <w:color w:val="EE0000"/>
        </w:rPr>
        <w:t>自动更新为捕获 CNT 值</w:t>
      </w:r>
      <w:r w:rsidRPr="004D1BD4">
        <w:t>。</w:t>
      </w:r>
      <w:r w:rsidRPr="004D1BD4">
        <w:br/>
        <w:t>有时候也可以用 TIM_SetCompare1() 手动写值，用于调试或强制设置比较值。</w:t>
      </w:r>
    </w:p>
    <w:p w14:paraId="7A95C2F8" w14:textId="77777777" w:rsidR="00412FAB" w:rsidRPr="004D1BD4" w:rsidRDefault="00000000" w:rsidP="00412FAB">
      <w:r>
        <w:pict w14:anchorId="53B49DB7">
          <v:rect id="_x0000_i1468" style="width:0;height:1.5pt" o:hralign="center" o:hrstd="t" o:hr="t" fillcolor="#a0a0a0" stroked="f"/>
        </w:pict>
      </w:r>
    </w:p>
    <w:p w14:paraId="5E65ADE3" w14:textId="77777777" w:rsidR="00412FAB" w:rsidRPr="004D1BD4" w:rsidRDefault="00412FAB" w:rsidP="00412FAB">
      <w:pPr>
        <w:pStyle w:val="3"/>
      </w:pPr>
      <w:r w:rsidRPr="004D1BD4">
        <w:t>5. 示例代码</w:t>
      </w:r>
    </w:p>
    <w:p w14:paraId="7DCCB8CD" w14:textId="77777777" w:rsidR="00412FAB" w:rsidRPr="004D1BD4" w:rsidRDefault="00412FAB" w:rsidP="00412FAB">
      <w:r w:rsidRPr="004D1BD4">
        <w:t>// 假设 TIM2 CH1 配置为 PWM 输出</w:t>
      </w:r>
    </w:p>
    <w:p w14:paraId="31DA7A6C" w14:textId="77777777" w:rsidR="00412FAB" w:rsidRPr="004D1BD4" w:rsidRDefault="00412FAB" w:rsidP="00412FAB">
      <w:r w:rsidRPr="004D1BD4">
        <w:lastRenderedPageBreak/>
        <w:t>uint16_t duty = 750; // 占空比 75%</w:t>
      </w:r>
    </w:p>
    <w:p w14:paraId="25975515" w14:textId="77777777" w:rsidR="00412FAB" w:rsidRPr="004D1BD4" w:rsidRDefault="00412FAB" w:rsidP="00412FAB">
      <w:r w:rsidRPr="004D1BD4">
        <w:t>TIM_SetCompare1(TIM2, duty);</w:t>
      </w:r>
    </w:p>
    <w:p w14:paraId="39A7C3EC" w14:textId="77777777" w:rsidR="00412FAB" w:rsidRPr="00D3553D" w:rsidRDefault="00412FAB" w:rsidP="00412FAB">
      <w:r w:rsidRPr="004D1BD4">
        <w:rPr>
          <w:rFonts w:ascii="Segoe UI Emoji" w:hAnsi="Segoe UI Emoji" w:cs="Segoe UI Emoji"/>
        </w:rPr>
        <w:t>⚠️</w:t>
      </w:r>
      <w:r w:rsidRPr="004D1BD4">
        <w:t xml:space="preserve"> 注意：这个函数</w:t>
      </w:r>
      <w:r w:rsidRPr="004D1BD4">
        <w:rPr>
          <w:color w:val="EE0000"/>
        </w:rPr>
        <w:t>只会修改 CCR1</w:t>
      </w:r>
      <w:r w:rsidRPr="004D1BD4">
        <w:t>，</w:t>
      </w:r>
      <w:r w:rsidRPr="004D1BD4">
        <w:rPr>
          <w:b/>
          <w:bCs/>
        </w:rPr>
        <w:t>不会自动更新 ARR、PSC 等</w:t>
      </w:r>
      <w:r w:rsidRPr="004D1BD4">
        <w:t>。</w:t>
      </w:r>
    </w:p>
    <w:p w14:paraId="7ED9180E" w14:textId="4142E95A" w:rsidR="003823A4" w:rsidRDefault="003823A4" w:rsidP="003823A4">
      <w:pPr>
        <w:pStyle w:val="2"/>
      </w:pPr>
      <w:r w:rsidRPr="005E1EE6">
        <w:t>TIM_SetCompare</w:t>
      </w:r>
      <w:r>
        <w:rPr>
          <w:rFonts w:hint="eastAsia"/>
        </w:rPr>
        <w:t>2()</w:t>
      </w:r>
      <w:r>
        <w:br/>
      </w:r>
      <w:r w:rsidRPr="004D1BD4">
        <w:rPr>
          <w:b/>
          <w:bCs/>
        </w:rPr>
        <w:t>设置定时器</w:t>
      </w:r>
      <w:r w:rsidRPr="007E21E4">
        <w:rPr>
          <w:b/>
          <w:bCs/>
          <w:color w:val="EE0000"/>
        </w:rPr>
        <w:t xml:space="preserve">通道 </w:t>
      </w:r>
      <w:r>
        <w:rPr>
          <w:rFonts w:hint="eastAsia"/>
          <w:b/>
          <w:bCs/>
          <w:color w:val="EE0000"/>
        </w:rPr>
        <w:t>2</w:t>
      </w:r>
      <w:r w:rsidRPr="004D1BD4">
        <w:rPr>
          <w:b/>
          <w:bCs/>
        </w:rPr>
        <w:t xml:space="preserve"> 的捕获/比较寄存器 CCR</w:t>
      </w:r>
      <w:r>
        <w:rPr>
          <w:rFonts w:hint="eastAsia"/>
          <w:b/>
          <w:bCs/>
        </w:rPr>
        <w:t>2</w:t>
      </w:r>
      <w:r w:rsidRPr="004D1BD4">
        <w:rPr>
          <w:b/>
          <w:bCs/>
        </w:rPr>
        <w:t>的值</w:t>
      </w:r>
      <w:r>
        <w:rPr>
          <w:rFonts w:hint="eastAsia"/>
          <w:b/>
          <w:bCs/>
        </w:rPr>
        <w:t>(运行时可以用来更改占空比)</w:t>
      </w:r>
    </w:p>
    <w:p w14:paraId="477B8F4B" w14:textId="2B3CED4A" w:rsidR="003823A4" w:rsidRDefault="003823A4" w:rsidP="003823A4">
      <w:pPr>
        <w:pStyle w:val="2"/>
      </w:pPr>
      <w:r w:rsidRPr="005E1EE6">
        <w:t>TIM_SetCompare</w:t>
      </w:r>
      <w:r w:rsidR="00150509">
        <w:rPr>
          <w:rFonts w:hint="eastAsia"/>
        </w:rPr>
        <w:t>3</w:t>
      </w:r>
      <w:r>
        <w:rPr>
          <w:rFonts w:hint="eastAsia"/>
        </w:rPr>
        <w:t>()</w:t>
      </w:r>
      <w:r>
        <w:br/>
      </w:r>
      <w:r w:rsidRPr="004D1BD4">
        <w:rPr>
          <w:b/>
          <w:bCs/>
        </w:rPr>
        <w:t>设置定时器</w:t>
      </w:r>
      <w:r w:rsidRPr="007E21E4">
        <w:rPr>
          <w:b/>
          <w:bCs/>
          <w:color w:val="EE0000"/>
        </w:rPr>
        <w:t xml:space="preserve">通道 </w:t>
      </w:r>
      <w:r>
        <w:rPr>
          <w:rFonts w:hint="eastAsia"/>
          <w:b/>
          <w:bCs/>
          <w:color w:val="EE0000"/>
        </w:rPr>
        <w:t>3</w:t>
      </w:r>
      <w:r w:rsidRPr="004D1BD4">
        <w:rPr>
          <w:b/>
          <w:bCs/>
        </w:rPr>
        <w:t xml:space="preserve"> 的捕获/比较寄存器 CCR</w:t>
      </w:r>
      <w:r>
        <w:rPr>
          <w:rFonts w:hint="eastAsia"/>
          <w:b/>
          <w:bCs/>
        </w:rPr>
        <w:t>3</w:t>
      </w:r>
      <w:r w:rsidRPr="004D1BD4">
        <w:rPr>
          <w:b/>
          <w:bCs/>
        </w:rPr>
        <w:t xml:space="preserve"> 的值</w:t>
      </w:r>
      <w:r>
        <w:rPr>
          <w:rFonts w:hint="eastAsia"/>
          <w:b/>
          <w:bCs/>
        </w:rPr>
        <w:t>(运行时可以用来更改占空比)</w:t>
      </w:r>
    </w:p>
    <w:p w14:paraId="18842A0C" w14:textId="742A1558" w:rsidR="003823A4" w:rsidRDefault="003823A4" w:rsidP="003823A4">
      <w:pPr>
        <w:pStyle w:val="2"/>
      </w:pPr>
      <w:r w:rsidRPr="005E1EE6">
        <w:t>TIM_SetCompare</w:t>
      </w:r>
      <w:r w:rsidR="00202D06">
        <w:rPr>
          <w:rFonts w:hint="eastAsia"/>
        </w:rPr>
        <w:t>4</w:t>
      </w:r>
      <w:r>
        <w:rPr>
          <w:rFonts w:hint="eastAsia"/>
        </w:rPr>
        <w:t>()</w:t>
      </w:r>
      <w:r>
        <w:br/>
      </w:r>
      <w:r w:rsidRPr="004D1BD4">
        <w:rPr>
          <w:b/>
          <w:bCs/>
        </w:rPr>
        <w:t>设置定时器</w:t>
      </w:r>
      <w:r w:rsidRPr="007E21E4">
        <w:rPr>
          <w:b/>
          <w:bCs/>
          <w:color w:val="EE0000"/>
        </w:rPr>
        <w:t xml:space="preserve">通道 </w:t>
      </w:r>
      <w:r>
        <w:rPr>
          <w:rFonts w:hint="eastAsia"/>
          <w:b/>
          <w:bCs/>
          <w:color w:val="EE0000"/>
        </w:rPr>
        <w:t>4</w:t>
      </w:r>
      <w:r w:rsidRPr="004D1BD4">
        <w:rPr>
          <w:b/>
          <w:bCs/>
        </w:rPr>
        <w:t xml:space="preserve"> 的捕获/比较寄存器 CCR</w:t>
      </w:r>
      <w:r>
        <w:rPr>
          <w:rFonts w:hint="eastAsia"/>
          <w:b/>
          <w:bCs/>
        </w:rPr>
        <w:t>4</w:t>
      </w:r>
      <w:r w:rsidRPr="004D1BD4">
        <w:rPr>
          <w:b/>
          <w:bCs/>
        </w:rPr>
        <w:t xml:space="preserve"> 的值</w:t>
      </w:r>
      <w:r>
        <w:rPr>
          <w:rFonts w:hint="eastAsia"/>
          <w:b/>
          <w:bCs/>
        </w:rPr>
        <w:t>(运行时可以用来更改占空比)</w:t>
      </w:r>
    </w:p>
    <w:p w14:paraId="1CED6FB5" w14:textId="298C3CEE" w:rsidR="00155C04" w:rsidRDefault="00155C04" w:rsidP="00412FAB">
      <w:pPr>
        <w:pStyle w:val="2"/>
      </w:pPr>
      <w:proofErr w:type="spellStart"/>
      <w:r w:rsidRPr="00155C04">
        <w:t>TIM_PrescalerConfig</w:t>
      </w:r>
      <w:proofErr w:type="spellEnd"/>
      <w:r w:rsidRPr="00155C04">
        <w:t>()</w:t>
      </w:r>
      <w:r w:rsidR="0002137F">
        <w:br/>
      </w:r>
      <w:r w:rsidR="0002137F" w:rsidRPr="006D7764">
        <w:rPr>
          <w:b/>
          <w:bCs/>
        </w:rPr>
        <w:t>动态配置定时器预分频器（PSC）</w:t>
      </w:r>
    </w:p>
    <w:p w14:paraId="7DB0493A" w14:textId="77777777" w:rsidR="006D7764" w:rsidRPr="006D7764" w:rsidRDefault="006D7764" w:rsidP="006D7764">
      <w:proofErr w:type="spellStart"/>
      <w:r w:rsidRPr="006D7764">
        <w:t>TIM_PrescalerConfig</w:t>
      </w:r>
      <w:proofErr w:type="spellEnd"/>
      <w:r w:rsidRPr="006D7764">
        <w:t>()是STM32标准外设库中用于</w:t>
      </w:r>
      <w:r w:rsidRPr="006D7764">
        <w:rPr>
          <w:b/>
          <w:bCs/>
        </w:rPr>
        <w:t>动态配置定时器</w:t>
      </w:r>
      <w:r w:rsidRPr="006D7764">
        <w:rPr>
          <w:b/>
          <w:bCs/>
          <w:color w:val="EE0000"/>
        </w:rPr>
        <w:t>预分频器（PSC）</w:t>
      </w:r>
      <w:r w:rsidRPr="006D7764">
        <w:rPr>
          <w:rFonts w:ascii="Times New Roman" w:hAnsi="Times New Roman" w:cs="Times New Roman"/>
          <w:b/>
          <w:bCs/>
        </w:rPr>
        <w:t>​</w:t>
      </w:r>
      <w:r w:rsidRPr="006D7764">
        <w:rPr>
          <w:rFonts w:ascii="Times New Roman" w:hAnsi="Times New Roman" w:cs="Times New Roman"/>
        </w:rPr>
        <w:t>​</w:t>
      </w:r>
      <w:r w:rsidRPr="006D7764">
        <w:t xml:space="preserve"> 的关键函数，它允许你在程序</w:t>
      </w:r>
      <w:r w:rsidRPr="006D7764">
        <w:rPr>
          <w:b/>
          <w:bCs/>
          <w:color w:val="EE0000"/>
        </w:rPr>
        <w:t>运行过程中</w:t>
      </w:r>
      <w:r w:rsidRPr="006D7764">
        <w:t>调整定时器的</w:t>
      </w:r>
      <w:r w:rsidRPr="006D7764">
        <w:rPr>
          <w:b/>
          <w:bCs/>
          <w:color w:val="EE0000"/>
        </w:rPr>
        <w:t>计数频率</w:t>
      </w:r>
      <w:r w:rsidRPr="006D7764">
        <w:t>。下面是关于该函数的详细说明、使用方法和重要注意事项。</w:t>
      </w:r>
    </w:p>
    <w:p w14:paraId="6EF62D34" w14:textId="77777777" w:rsidR="006D7764" w:rsidRPr="006D7764" w:rsidRDefault="006D7764" w:rsidP="001E0006">
      <w:pPr>
        <w:pStyle w:val="3"/>
      </w:pPr>
      <w:r w:rsidRPr="006D7764">
        <w:rPr>
          <w:rFonts w:ascii="Segoe UI Emoji" w:hAnsi="Segoe UI Emoji" w:cs="Segoe UI Emoji"/>
        </w:rPr>
        <w:t>📌</w:t>
      </w:r>
      <w:r w:rsidRPr="006D7764">
        <w:t xml:space="preserve"> 函数原型与参数详解 </w:t>
      </w:r>
    </w:p>
    <w:p w14:paraId="75311CE6" w14:textId="77777777" w:rsidR="006D7764" w:rsidRPr="006D7764" w:rsidRDefault="006D7764" w:rsidP="006D7764">
      <w:r w:rsidRPr="006D7764">
        <w:t xml:space="preserve">void </w:t>
      </w:r>
      <w:proofErr w:type="spellStart"/>
      <w:r w:rsidRPr="006D7764">
        <w:t>TIM_</w:t>
      </w:r>
      <w:proofErr w:type="gramStart"/>
      <w:r w:rsidRPr="006D7764">
        <w:t>PrescalerConfig</w:t>
      </w:r>
      <w:proofErr w:type="spellEnd"/>
      <w:r w:rsidRPr="006D7764">
        <w:t>(</w:t>
      </w:r>
      <w:proofErr w:type="spellStart"/>
      <w:proofErr w:type="gramEnd"/>
      <w:r w:rsidRPr="006D7764">
        <w:t>TIM_TypeDef</w:t>
      </w:r>
      <w:proofErr w:type="spellEnd"/>
      <w:r w:rsidRPr="006D7764">
        <w:t xml:space="preserve">* </w:t>
      </w:r>
      <w:proofErr w:type="spellStart"/>
      <w:r w:rsidRPr="006D7764">
        <w:t>TIMx</w:t>
      </w:r>
      <w:proofErr w:type="spellEnd"/>
      <w:r w:rsidRPr="006D7764">
        <w:t xml:space="preserve">, uint16_t </w:t>
      </w:r>
      <w:proofErr w:type="spellStart"/>
      <w:r w:rsidRPr="006D7764">
        <w:t>Prescaler</w:t>
      </w:r>
      <w:proofErr w:type="spellEnd"/>
      <w:r w:rsidRPr="006D7764">
        <w:t xml:space="preserve">, uint16_t </w:t>
      </w:r>
      <w:proofErr w:type="spellStart"/>
      <w:r w:rsidRPr="006D7764">
        <w:t>TIM_PSCReloadMode</w:t>
      </w:r>
      <w:proofErr w:type="spellEnd"/>
      <w:r w:rsidRPr="006D7764">
        <w:t>);</w:t>
      </w:r>
    </w:p>
    <w:p w14:paraId="782E8AE1" w14:textId="77777777" w:rsidR="006D7764" w:rsidRPr="006D7764" w:rsidRDefault="006D7764" w:rsidP="006D7764">
      <w:r w:rsidRPr="006D7764">
        <w:t>这个函数的三个参数含义如下：</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044"/>
        <w:gridCol w:w="1341"/>
        <w:gridCol w:w="4905"/>
      </w:tblGrid>
      <w:tr w:rsidR="006D7764" w:rsidRPr="006D7764" w14:paraId="648679AA"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2C92C629" w14:textId="77777777" w:rsidR="006D7764" w:rsidRPr="006D7764" w:rsidRDefault="006D7764" w:rsidP="006D7764">
            <w:pPr>
              <w:rPr>
                <w:b/>
                <w:bCs/>
              </w:rPr>
            </w:pPr>
            <w:r w:rsidRPr="006D7764">
              <w:rPr>
                <w:b/>
                <w:bCs/>
              </w:rPr>
              <w:t>参数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5C8E671" w14:textId="77777777" w:rsidR="006D7764" w:rsidRPr="006D7764" w:rsidRDefault="006D7764" w:rsidP="006D7764">
            <w:pPr>
              <w:rPr>
                <w:b/>
                <w:bCs/>
              </w:rPr>
            </w:pPr>
            <w:r w:rsidRPr="006D7764">
              <w:rPr>
                <w:b/>
                <w:bCs/>
              </w:rPr>
              <w:t>类型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73D44D5" w14:textId="77777777" w:rsidR="006D7764" w:rsidRPr="006D7764" w:rsidRDefault="006D7764" w:rsidP="006D7764">
            <w:pPr>
              <w:rPr>
                <w:b/>
                <w:bCs/>
              </w:rPr>
            </w:pPr>
            <w:r w:rsidRPr="006D7764">
              <w:rPr>
                <w:b/>
                <w:bCs/>
              </w:rPr>
              <w:t>说明</w:t>
            </w:r>
          </w:p>
        </w:tc>
      </w:tr>
      <w:tr w:rsidR="006D7764" w:rsidRPr="006D7764" w14:paraId="77A7D9A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5F66A3E" w14:textId="77777777" w:rsidR="006D7764" w:rsidRPr="006D7764" w:rsidRDefault="006D7764" w:rsidP="006D7764">
            <w:proofErr w:type="spellStart"/>
            <w:r w:rsidRPr="006D7764">
              <w:t>TIMx</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9568D30" w14:textId="77777777" w:rsidR="006D7764" w:rsidRPr="006D7764" w:rsidRDefault="006D7764" w:rsidP="006D7764">
            <w:proofErr w:type="spellStart"/>
            <w:r w:rsidRPr="006D7764">
              <w:t>TIM_TypeDef</w:t>
            </w:r>
            <w:proofErr w:type="spellEnd"/>
            <w:r w:rsidRPr="006D7764">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8733AE8" w14:textId="77777777" w:rsidR="006D7764" w:rsidRPr="006D7764" w:rsidRDefault="006D7764" w:rsidP="006D7764">
            <w:r w:rsidRPr="006D7764">
              <w:t>指向</w:t>
            </w:r>
            <w:r w:rsidRPr="006D7764">
              <w:rPr>
                <w:color w:val="EE0000"/>
              </w:rPr>
              <w:t>目标定时器的指针</w:t>
            </w:r>
            <w:r w:rsidRPr="006D7764">
              <w:t>，例如 TIM2、TIM3 等。</w:t>
            </w:r>
          </w:p>
        </w:tc>
      </w:tr>
      <w:tr w:rsidR="006D7764" w:rsidRPr="006D7764" w14:paraId="0D1F3D6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D54DF5C" w14:textId="77777777" w:rsidR="006D7764" w:rsidRPr="006D7764" w:rsidRDefault="006D7764" w:rsidP="006D7764">
            <w:proofErr w:type="spellStart"/>
            <w:r w:rsidRPr="006D7764">
              <w:lastRenderedPageBreak/>
              <w:t>Prescaler</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09BF96" w14:textId="77777777" w:rsidR="006D7764" w:rsidRPr="006D7764" w:rsidRDefault="006D7764" w:rsidP="006D7764">
            <w:r w:rsidRPr="006D7764">
              <w:t>uint16_t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D07BE5F" w14:textId="77777777" w:rsidR="006D7764" w:rsidRPr="006D7764" w:rsidRDefault="006D7764" w:rsidP="006D7764">
            <w:r w:rsidRPr="006D7764">
              <w:t>要设置的</w:t>
            </w:r>
            <w:r w:rsidRPr="006D7764">
              <w:rPr>
                <w:color w:val="EE0000"/>
              </w:rPr>
              <w:t>预分频器值</w:t>
            </w:r>
            <w:r w:rsidRPr="006D7764">
              <w:t>，有效范围是 0x0000 到 0xFFFF（</w:t>
            </w:r>
            <w:r w:rsidRPr="006D7764">
              <w:rPr>
                <w:b/>
                <w:bCs/>
                <w:color w:val="EE0000"/>
              </w:rPr>
              <w:t>0至65535</w:t>
            </w:r>
            <w:r w:rsidRPr="006D7764">
              <w:t xml:space="preserve">）。实际的预分频系数为 </w:t>
            </w:r>
            <w:r w:rsidRPr="006D7764">
              <w:rPr>
                <w:rFonts w:ascii="Times New Roman" w:hAnsi="Times New Roman" w:cs="Times New Roman"/>
              </w:rPr>
              <w:t>​</w:t>
            </w:r>
            <w:proofErr w:type="spellStart"/>
            <w:r w:rsidRPr="006D7764">
              <w:rPr>
                <w:b/>
                <w:bCs/>
                <w:color w:val="EE0000"/>
              </w:rPr>
              <w:t>Prescaler</w:t>
            </w:r>
            <w:proofErr w:type="spellEnd"/>
            <w:r w:rsidRPr="006D7764">
              <w:rPr>
                <w:b/>
                <w:bCs/>
                <w:color w:val="EE0000"/>
              </w:rPr>
              <w:t xml:space="preserve"> + 1</w:t>
            </w:r>
            <w:r w:rsidRPr="006D7764">
              <w:t>。</w:t>
            </w:r>
          </w:p>
        </w:tc>
      </w:tr>
      <w:tr w:rsidR="006D7764" w:rsidRPr="006D7764" w14:paraId="6E75C2E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2832157" w14:textId="77777777" w:rsidR="006D7764" w:rsidRPr="006D7764" w:rsidRDefault="006D7764" w:rsidP="006D7764">
            <w:proofErr w:type="spellStart"/>
            <w:r w:rsidRPr="006D7764">
              <w:t>TIM_PSCReloadMode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BA2AB51" w14:textId="77777777" w:rsidR="006D7764" w:rsidRPr="006D7764" w:rsidRDefault="006D7764" w:rsidP="006D7764">
            <w:r w:rsidRPr="006D7764">
              <w:t>uint16_t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A9342C8" w14:textId="77777777" w:rsidR="006D7764" w:rsidRPr="006D7764" w:rsidRDefault="006D7764" w:rsidP="006D7764">
            <w:r w:rsidRPr="006D7764">
              <w:t>预分频器的</w:t>
            </w:r>
            <w:r w:rsidRPr="006D7764">
              <w:rPr>
                <w:b/>
                <w:bCs/>
                <w:color w:val="EE0000"/>
              </w:rPr>
              <w:t>重载模式</w:t>
            </w:r>
            <w:r w:rsidRPr="006D7764">
              <w:t>，决定新值</w:t>
            </w:r>
            <w:r w:rsidRPr="006D7764">
              <w:rPr>
                <w:color w:val="EE0000"/>
              </w:rPr>
              <w:t>何时生效</w:t>
            </w:r>
            <w:r w:rsidRPr="006D7764">
              <w:t>。可选值为：</w:t>
            </w:r>
            <w:r w:rsidRPr="006D7764">
              <w:br/>
              <w:t>• TIM_PSCReloadMode_Immediate：</w:t>
            </w:r>
            <w:r w:rsidRPr="006D7764">
              <w:rPr>
                <w:b/>
                <w:bCs/>
                <w:color w:val="EE0000"/>
              </w:rPr>
              <w:t>立即加载</w:t>
            </w:r>
            <w:r w:rsidRPr="006D7764">
              <w:t>。</w:t>
            </w:r>
            <w:r w:rsidRPr="006D7764">
              <w:br/>
              <w:t xml:space="preserve">• </w:t>
            </w:r>
            <w:proofErr w:type="spellStart"/>
            <w:r w:rsidRPr="006D7764">
              <w:t>TIM_PSCReloadMode_Update</w:t>
            </w:r>
            <w:proofErr w:type="spellEnd"/>
            <w:r w:rsidRPr="006D7764">
              <w:t>：</w:t>
            </w:r>
            <w:r w:rsidRPr="006D7764">
              <w:rPr>
                <w:b/>
                <w:bCs/>
                <w:color w:val="EE0000"/>
              </w:rPr>
              <w:t>在下一个更新事件时加载</w:t>
            </w:r>
            <w:r w:rsidRPr="006D7764">
              <w:t>。</w:t>
            </w:r>
          </w:p>
        </w:tc>
      </w:tr>
    </w:tbl>
    <w:p w14:paraId="61A9F490" w14:textId="7F2D8EC6" w:rsidR="001E0006" w:rsidRDefault="001E0006" w:rsidP="001E0006">
      <w:r>
        <w:rPr>
          <w:rFonts w:hint="eastAsia"/>
        </w:rPr>
        <w:t>第三个参数对应的是影子寄存器</w:t>
      </w:r>
      <w:r w:rsidR="006B7822">
        <w:rPr>
          <w:rFonts w:hint="eastAsia"/>
        </w:rPr>
        <w:t>的预装载问题</w:t>
      </w:r>
    </w:p>
    <w:p w14:paraId="36C3065D" w14:textId="32B4EB0C" w:rsidR="006D7764" w:rsidRPr="006D7764" w:rsidRDefault="006D7764" w:rsidP="001E0006">
      <w:pPr>
        <w:pStyle w:val="3"/>
      </w:pPr>
      <w:r w:rsidRPr="006D7764">
        <w:rPr>
          <w:rFonts w:ascii="Segoe UI Emoji" w:hAnsi="Segoe UI Emoji" w:cs="Segoe UI Emoji"/>
        </w:rPr>
        <w:t>⚙️</w:t>
      </w:r>
      <w:r w:rsidRPr="006D7764">
        <w:t xml:space="preserve"> 工作原理与时钟计算 </w:t>
      </w:r>
    </w:p>
    <w:p w14:paraId="72D7EDBB" w14:textId="77777777" w:rsidR="006D7764" w:rsidRPr="006D7764" w:rsidRDefault="006D7764" w:rsidP="006D7764">
      <w:r w:rsidRPr="006D7764">
        <w:t>预分频器（PSC）的作用是对定时器的时钟源进行分频，从而得到驱动计数器（CNT）递增的实际时钟频率（CK_CNT）。</w:t>
      </w:r>
    </w:p>
    <w:p w14:paraId="60C817DE" w14:textId="77777777" w:rsidR="006D7764" w:rsidRPr="006D7764" w:rsidRDefault="006D7764" w:rsidP="006D7764">
      <w:r w:rsidRPr="006D7764">
        <w:rPr>
          <w:rFonts w:ascii="Times New Roman" w:hAnsi="Times New Roman" w:cs="Times New Roman"/>
        </w:rPr>
        <w:t>​</w:t>
      </w:r>
      <w:r w:rsidRPr="006D7764">
        <w:rPr>
          <w:b/>
          <w:bCs/>
        </w:rPr>
        <w:t>计算公式为：</w:t>
      </w:r>
      <w:r w:rsidRPr="006D7764">
        <w:rPr>
          <w:rFonts w:ascii="Times New Roman" w:hAnsi="Times New Roman" w:cs="Times New Roman"/>
          <w:b/>
          <w:bCs/>
        </w:rPr>
        <w:t>​</w:t>
      </w:r>
      <w:r w:rsidRPr="006D7764">
        <w:rPr>
          <w:rFonts w:ascii="Times New Roman" w:hAnsi="Times New Roman" w:cs="Times New Roman"/>
        </w:rPr>
        <w:t>​</w:t>
      </w:r>
    </w:p>
    <w:p w14:paraId="77488014" w14:textId="77777777" w:rsidR="006D7764" w:rsidRPr="006D7764" w:rsidRDefault="006D7764" w:rsidP="006D7764">
      <w:r w:rsidRPr="006D7764">
        <w:t xml:space="preserve">CK_CNT = </w:t>
      </w:r>
      <w:proofErr w:type="spellStart"/>
      <w:r w:rsidRPr="006D7764">
        <w:t>TIMxCLK</w:t>
      </w:r>
      <w:proofErr w:type="spellEnd"/>
      <w:r w:rsidRPr="006D7764">
        <w:t xml:space="preserve"> / (</w:t>
      </w:r>
      <w:proofErr w:type="spellStart"/>
      <w:r w:rsidRPr="006D7764">
        <w:t>Prescaler</w:t>
      </w:r>
      <w:proofErr w:type="spellEnd"/>
      <w:r w:rsidRPr="006D7764">
        <w:t xml:space="preserve"> + 1)</w:t>
      </w:r>
    </w:p>
    <w:p w14:paraId="336676B4" w14:textId="77777777" w:rsidR="006D7764" w:rsidRPr="006D7764" w:rsidRDefault="006D7764" w:rsidP="006D7764">
      <w:r w:rsidRPr="006D7764">
        <w:t>其中，</w:t>
      </w:r>
      <w:proofErr w:type="spellStart"/>
      <w:r w:rsidRPr="006D7764">
        <w:t>TIMxCLK</w:t>
      </w:r>
      <w:proofErr w:type="spellEnd"/>
      <w:r w:rsidRPr="006D7764">
        <w:t>是定时器的输入时钟频率。例如，如果系统时钟为72MHz，预分频器值设置为71（即 71 + 1 = 72分频），则计数器的实际时钟频率为：72MHz / 72 = 1MHz。这意味着计数器每1微秒计数一次。</w:t>
      </w:r>
    </w:p>
    <w:p w14:paraId="7CE49F8B" w14:textId="77777777" w:rsidR="006D7764" w:rsidRPr="006D7764" w:rsidRDefault="006D7764" w:rsidP="001E0006">
      <w:pPr>
        <w:pStyle w:val="3"/>
      </w:pPr>
      <w:r w:rsidRPr="006D7764">
        <w:rPr>
          <w:rFonts w:ascii="Segoe UI Emoji" w:hAnsi="Segoe UI Emoji" w:cs="Segoe UI Emoji"/>
        </w:rPr>
        <w:t>📝</w:t>
      </w:r>
      <w:r w:rsidRPr="006D7764">
        <w:t xml:space="preserve"> 典型使用场景与代码示例 </w:t>
      </w:r>
    </w:p>
    <w:p w14:paraId="69C994A0" w14:textId="77777777" w:rsidR="006D7764" w:rsidRPr="006D7764" w:rsidRDefault="006D7764" w:rsidP="006D7764">
      <w:proofErr w:type="spellStart"/>
      <w:r w:rsidRPr="006D7764">
        <w:t>TIM_PrescalerConfig</w:t>
      </w:r>
      <w:proofErr w:type="spellEnd"/>
      <w:r w:rsidRPr="006D7764">
        <w:t>()最常见的用途是在程序运行中</w:t>
      </w:r>
      <w:r w:rsidRPr="006D7764">
        <w:rPr>
          <w:b/>
          <w:bCs/>
          <w:color w:val="EE0000"/>
        </w:rPr>
        <w:t>动态改变</w:t>
      </w:r>
      <w:r w:rsidRPr="006D7764">
        <w:rPr>
          <w:b/>
          <w:bCs/>
        </w:rPr>
        <w:t>定时器的</w:t>
      </w:r>
      <w:r w:rsidRPr="006D7764">
        <w:rPr>
          <w:b/>
          <w:bCs/>
          <w:color w:val="EE0000"/>
        </w:rPr>
        <w:t>定时周期</w:t>
      </w:r>
      <w:r w:rsidRPr="006D7764">
        <w:t>或</w:t>
      </w:r>
      <w:r w:rsidRPr="006D7764">
        <w:rPr>
          <w:b/>
          <w:bCs/>
          <w:color w:val="EE0000"/>
        </w:rPr>
        <w:t>PWM输出的频率</w:t>
      </w:r>
      <w:r w:rsidRPr="006D7764">
        <w:t>，而无需重新初始化整个定时器。</w:t>
      </w:r>
    </w:p>
    <w:p w14:paraId="7557A526" w14:textId="77777777" w:rsidR="006D7764" w:rsidRPr="006D7764" w:rsidRDefault="006D7764" w:rsidP="006D7764">
      <w:r w:rsidRPr="006D7764">
        <w:t>下面的代码展示了如何初始化定时器并后续修改其预分频值：</w:t>
      </w:r>
    </w:p>
    <w:p w14:paraId="3E6799A4" w14:textId="77777777" w:rsidR="006D7764" w:rsidRPr="006D7764" w:rsidRDefault="006D7764" w:rsidP="006D7764">
      <w:r w:rsidRPr="006D7764">
        <w:t>/**</w:t>
      </w:r>
    </w:p>
    <w:p w14:paraId="277E05B7" w14:textId="77777777" w:rsidR="006D7764" w:rsidRPr="006D7764" w:rsidRDefault="006D7764" w:rsidP="006D7764">
      <w:r w:rsidRPr="006D7764">
        <w:t xml:space="preserve"> * 初始化TIM3，并配置一个基础的预分频器</w:t>
      </w:r>
    </w:p>
    <w:p w14:paraId="28AE0EDB" w14:textId="77777777" w:rsidR="006D7764" w:rsidRPr="006D7764" w:rsidRDefault="006D7764" w:rsidP="006D7764">
      <w:r w:rsidRPr="006D7764">
        <w:t xml:space="preserve"> */</w:t>
      </w:r>
    </w:p>
    <w:p w14:paraId="387CA513" w14:textId="77777777" w:rsidR="006D7764" w:rsidRPr="006D7764" w:rsidRDefault="006D7764" w:rsidP="006D7764">
      <w:r w:rsidRPr="006D7764">
        <w:t>void TIM3_Init(</w:t>
      </w:r>
      <w:proofErr w:type="gramStart"/>
      <w:r w:rsidRPr="006D7764">
        <w:t>void) {</w:t>
      </w:r>
      <w:proofErr w:type="gramEnd"/>
    </w:p>
    <w:p w14:paraId="20D5A89D" w14:textId="77777777" w:rsidR="006D7764" w:rsidRPr="006D7764" w:rsidRDefault="006D7764" w:rsidP="006D7764">
      <w:r w:rsidRPr="006D7764">
        <w:t xml:space="preserve">    </w:t>
      </w:r>
      <w:proofErr w:type="spellStart"/>
      <w:r w:rsidRPr="006D7764">
        <w:t>TIM_TimeBaseInitTypeDef</w:t>
      </w:r>
      <w:proofErr w:type="spellEnd"/>
      <w:r w:rsidRPr="006D7764">
        <w:t xml:space="preserve"> </w:t>
      </w:r>
      <w:proofErr w:type="spellStart"/>
      <w:r w:rsidRPr="006D7764">
        <w:t>TIM_TimeBaseStructure</w:t>
      </w:r>
      <w:proofErr w:type="spellEnd"/>
      <w:r w:rsidRPr="006D7764">
        <w:t>;</w:t>
      </w:r>
    </w:p>
    <w:p w14:paraId="3FB2594A" w14:textId="77777777" w:rsidR="006D7764" w:rsidRPr="006D7764" w:rsidRDefault="006D7764" w:rsidP="006D7764">
      <w:r w:rsidRPr="006D7764">
        <w:t xml:space="preserve">    </w:t>
      </w:r>
    </w:p>
    <w:p w14:paraId="381845F3" w14:textId="77777777" w:rsidR="006D7764" w:rsidRPr="006D7764" w:rsidRDefault="006D7764" w:rsidP="006D7764">
      <w:r w:rsidRPr="006D7764">
        <w:t xml:space="preserve">    // 1. 使能TIM3的时钟</w:t>
      </w:r>
    </w:p>
    <w:p w14:paraId="16403B7E" w14:textId="77777777" w:rsidR="006D7764" w:rsidRPr="006D7764" w:rsidRDefault="006D7764" w:rsidP="006D7764">
      <w:r w:rsidRPr="006D7764">
        <w:lastRenderedPageBreak/>
        <w:t xml:space="preserve">    RCC_APB1</w:t>
      </w:r>
      <w:proofErr w:type="gramStart"/>
      <w:r w:rsidRPr="006D7764">
        <w:t>PeriphClockCmd(</w:t>
      </w:r>
      <w:proofErr w:type="gramEnd"/>
      <w:r w:rsidRPr="006D7764">
        <w:t>RCC_APB1Periph_TIM3, ENABLE);</w:t>
      </w:r>
    </w:p>
    <w:p w14:paraId="39371DCD" w14:textId="77777777" w:rsidR="006D7764" w:rsidRPr="006D7764" w:rsidRDefault="006D7764" w:rsidP="006D7764">
      <w:r w:rsidRPr="006D7764">
        <w:t xml:space="preserve">    </w:t>
      </w:r>
    </w:p>
    <w:p w14:paraId="127F10D3" w14:textId="77777777" w:rsidR="006D7764" w:rsidRPr="006D7764" w:rsidRDefault="006D7764" w:rsidP="006D7764">
      <w:r w:rsidRPr="006D7764">
        <w:t xml:space="preserve">    // 2. 配置时基单元（此处ARR设置为最大值，重点在PSC）</w:t>
      </w:r>
    </w:p>
    <w:p w14:paraId="2FB52FD7" w14:textId="77777777" w:rsidR="006D7764" w:rsidRPr="006D7764" w:rsidRDefault="006D7764" w:rsidP="006D7764">
      <w:r w:rsidRPr="006D7764">
        <w:t xml:space="preserve">    </w:t>
      </w:r>
      <w:proofErr w:type="spellStart"/>
      <w:r w:rsidRPr="006D7764">
        <w:t>TIM_TimeBaseStructure.TIM_Period</w:t>
      </w:r>
      <w:proofErr w:type="spellEnd"/>
      <w:r w:rsidRPr="006D7764">
        <w:t xml:space="preserve"> = 65535;          // 自动重载值（ARR）</w:t>
      </w:r>
    </w:p>
    <w:p w14:paraId="54F925FE" w14:textId="77777777" w:rsidR="006D7764" w:rsidRPr="006D7764" w:rsidRDefault="006D7764" w:rsidP="006D7764">
      <w:r w:rsidRPr="006D7764">
        <w:t xml:space="preserve">    </w:t>
      </w:r>
      <w:proofErr w:type="spellStart"/>
      <w:r w:rsidRPr="006D7764">
        <w:t>TIM_TimeBaseStructure.TIM_Prescaler</w:t>
      </w:r>
      <w:proofErr w:type="spellEnd"/>
      <w:r w:rsidRPr="006D7764">
        <w:t xml:space="preserve"> = 7200 - 1;     // 初始预分频值，产生10kHz的计数器时钟（假设72MHz系统时钟）</w:t>
      </w:r>
    </w:p>
    <w:p w14:paraId="753367C6" w14:textId="77777777" w:rsidR="006D7764" w:rsidRPr="006D7764" w:rsidRDefault="006D7764" w:rsidP="006D7764">
      <w:r w:rsidRPr="006D7764">
        <w:t xml:space="preserve">    </w:t>
      </w:r>
      <w:proofErr w:type="spellStart"/>
      <w:r w:rsidRPr="006D7764">
        <w:t>TIM_TimeBaseStructure.TIM_ClockDivision</w:t>
      </w:r>
      <w:proofErr w:type="spellEnd"/>
      <w:r w:rsidRPr="006D7764">
        <w:t xml:space="preserve"> = 0;</w:t>
      </w:r>
    </w:p>
    <w:p w14:paraId="5021035A" w14:textId="77777777" w:rsidR="006D7764" w:rsidRPr="006D7764" w:rsidRDefault="006D7764" w:rsidP="006D7764">
      <w:r w:rsidRPr="006D7764">
        <w:t xml:space="preserve">    </w:t>
      </w:r>
      <w:proofErr w:type="spellStart"/>
      <w:r w:rsidRPr="006D7764">
        <w:t>TIM_TimeBaseStructure.TIM_CounterMode</w:t>
      </w:r>
      <w:proofErr w:type="spellEnd"/>
      <w:r w:rsidRPr="006D7764">
        <w:t xml:space="preserve"> = </w:t>
      </w:r>
      <w:proofErr w:type="spellStart"/>
      <w:r w:rsidRPr="006D7764">
        <w:t>TIM_CounterMode_Up</w:t>
      </w:r>
      <w:proofErr w:type="spellEnd"/>
      <w:r w:rsidRPr="006D7764">
        <w:t>;</w:t>
      </w:r>
    </w:p>
    <w:p w14:paraId="1D8A673E" w14:textId="77777777" w:rsidR="006D7764" w:rsidRPr="006D7764" w:rsidRDefault="006D7764" w:rsidP="006D7764">
      <w:r w:rsidRPr="006D7764">
        <w:t xml:space="preserve">    </w:t>
      </w:r>
      <w:proofErr w:type="spellStart"/>
      <w:r w:rsidRPr="006D7764">
        <w:t>TIM_</w:t>
      </w:r>
      <w:proofErr w:type="gramStart"/>
      <w:r w:rsidRPr="006D7764">
        <w:t>TimeBaseInit</w:t>
      </w:r>
      <w:proofErr w:type="spellEnd"/>
      <w:r w:rsidRPr="006D7764">
        <w:t>(</w:t>
      </w:r>
      <w:proofErr w:type="gramEnd"/>
      <w:r w:rsidRPr="006D7764">
        <w:t>TIM3, &amp;</w:t>
      </w:r>
      <w:proofErr w:type="spellStart"/>
      <w:r w:rsidRPr="006D7764">
        <w:t>TIM_TimeBaseStructure</w:t>
      </w:r>
      <w:proofErr w:type="spellEnd"/>
      <w:r w:rsidRPr="006D7764">
        <w:t>);</w:t>
      </w:r>
    </w:p>
    <w:p w14:paraId="61A77D4E" w14:textId="77777777" w:rsidR="006D7764" w:rsidRPr="006D7764" w:rsidRDefault="006D7764" w:rsidP="006D7764">
      <w:r w:rsidRPr="006D7764">
        <w:t xml:space="preserve">    </w:t>
      </w:r>
    </w:p>
    <w:p w14:paraId="717EF39F" w14:textId="77777777" w:rsidR="006D7764" w:rsidRPr="006D7764" w:rsidRDefault="006D7764" w:rsidP="006D7764">
      <w:r w:rsidRPr="006D7764">
        <w:t xml:space="preserve">    // 3. 使能定时器</w:t>
      </w:r>
    </w:p>
    <w:p w14:paraId="2E55163F" w14:textId="77777777" w:rsidR="006D7764" w:rsidRPr="006D7764" w:rsidRDefault="006D7764" w:rsidP="006D7764">
      <w:r w:rsidRPr="006D7764">
        <w:t xml:space="preserve">    TIM_</w:t>
      </w:r>
      <w:proofErr w:type="gramStart"/>
      <w:r w:rsidRPr="006D7764">
        <w:t>Cmd(</w:t>
      </w:r>
      <w:proofErr w:type="gramEnd"/>
      <w:r w:rsidRPr="006D7764">
        <w:t>TIM3, ENABLE);</w:t>
      </w:r>
    </w:p>
    <w:p w14:paraId="11432F8E" w14:textId="77777777" w:rsidR="006D7764" w:rsidRPr="006D7764" w:rsidRDefault="006D7764" w:rsidP="006D7764">
      <w:r w:rsidRPr="006D7764">
        <w:t>}</w:t>
      </w:r>
    </w:p>
    <w:p w14:paraId="598404B2" w14:textId="77777777" w:rsidR="006D7764" w:rsidRPr="006D7764" w:rsidRDefault="006D7764" w:rsidP="006D7764"/>
    <w:p w14:paraId="38B4FDA7" w14:textId="77777777" w:rsidR="006D7764" w:rsidRPr="006D7764" w:rsidRDefault="006D7764" w:rsidP="006D7764">
      <w:r w:rsidRPr="006D7764">
        <w:t>/**</w:t>
      </w:r>
    </w:p>
    <w:p w14:paraId="1273B31B" w14:textId="77777777" w:rsidR="006D7764" w:rsidRPr="006D7764" w:rsidRDefault="006D7764" w:rsidP="006D7764">
      <w:r w:rsidRPr="006D7764">
        <w:t xml:space="preserve"> * 在运行过程中，将TIM3的计数频率降低一半（例如，从10kHz变为5kHz）</w:t>
      </w:r>
    </w:p>
    <w:p w14:paraId="7BAAD890" w14:textId="77777777" w:rsidR="006D7764" w:rsidRPr="006D7764" w:rsidRDefault="006D7764" w:rsidP="006D7764">
      <w:r w:rsidRPr="006D7764">
        <w:t xml:space="preserve"> */</w:t>
      </w:r>
    </w:p>
    <w:p w14:paraId="644310A2" w14:textId="77777777" w:rsidR="006D7764" w:rsidRPr="006D7764" w:rsidRDefault="006D7764" w:rsidP="006D7764">
      <w:r w:rsidRPr="006D7764">
        <w:t>void Change_TIM3_Frequency(</w:t>
      </w:r>
      <w:proofErr w:type="gramStart"/>
      <w:r w:rsidRPr="006D7764">
        <w:t>void) {</w:t>
      </w:r>
      <w:proofErr w:type="gramEnd"/>
    </w:p>
    <w:p w14:paraId="7BE20EA9" w14:textId="77777777" w:rsidR="006D7764" w:rsidRPr="006D7764" w:rsidRDefault="006D7764" w:rsidP="006D7764">
      <w:r w:rsidRPr="006D7764">
        <w:t xml:space="preserve">    // 获取当前的预分频器值</w:t>
      </w:r>
    </w:p>
    <w:p w14:paraId="2A59543E" w14:textId="77777777" w:rsidR="006D7764" w:rsidRPr="006D7764" w:rsidRDefault="006D7764" w:rsidP="006D7764">
      <w:r w:rsidRPr="006D7764">
        <w:t xml:space="preserve">    uint16_t </w:t>
      </w:r>
      <w:proofErr w:type="spellStart"/>
      <w:r w:rsidRPr="006D7764">
        <w:t>currentPrescaler</w:t>
      </w:r>
      <w:proofErr w:type="spellEnd"/>
      <w:r w:rsidRPr="006D7764">
        <w:t xml:space="preserve"> = </w:t>
      </w:r>
      <w:proofErr w:type="spellStart"/>
      <w:r w:rsidRPr="006D7764">
        <w:t>TIM_</w:t>
      </w:r>
      <w:proofErr w:type="gramStart"/>
      <w:r w:rsidRPr="006D7764">
        <w:t>GetPrescaler</w:t>
      </w:r>
      <w:proofErr w:type="spellEnd"/>
      <w:r w:rsidRPr="006D7764">
        <w:t>(</w:t>
      </w:r>
      <w:proofErr w:type="gramEnd"/>
      <w:r w:rsidRPr="006D7764">
        <w:t>TIM3);</w:t>
      </w:r>
    </w:p>
    <w:p w14:paraId="4001A943" w14:textId="77777777" w:rsidR="006D7764" w:rsidRPr="006D7764" w:rsidRDefault="006D7764" w:rsidP="006D7764">
      <w:r w:rsidRPr="006D7764">
        <w:t xml:space="preserve">    </w:t>
      </w:r>
    </w:p>
    <w:p w14:paraId="1AC747E8" w14:textId="77777777" w:rsidR="006D7764" w:rsidRPr="006D7764" w:rsidRDefault="006D7764" w:rsidP="006D7764">
      <w:r w:rsidRPr="006D7764">
        <w:t xml:space="preserve">    // 计算新的预分频值（将分频系数加倍）</w:t>
      </w:r>
    </w:p>
    <w:p w14:paraId="6A1E5D94" w14:textId="77777777" w:rsidR="006D7764" w:rsidRPr="006D7764" w:rsidRDefault="006D7764" w:rsidP="006D7764">
      <w:r w:rsidRPr="006D7764">
        <w:t xml:space="preserve">    uint16_t </w:t>
      </w:r>
      <w:proofErr w:type="spellStart"/>
      <w:r w:rsidRPr="006D7764">
        <w:t>newPrescaler</w:t>
      </w:r>
      <w:proofErr w:type="spellEnd"/>
      <w:r w:rsidRPr="006D7764">
        <w:t xml:space="preserve"> = (</w:t>
      </w:r>
      <w:proofErr w:type="spellStart"/>
      <w:r w:rsidRPr="006D7764">
        <w:t>currentPrescaler</w:t>
      </w:r>
      <w:proofErr w:type="spellEnd"/>
      <w:r w:rsidRPr="006D7764">
        <w:t xml:space="preserve"> + 1) * 2 - 1;</w:t>
      </w:r>
    </w:p>
    <w:p w14:paraId="29F8EFDA" w14:textId="77777777" w:rsidR="006D7764" w:rsidRPr="006D7764" w:rsidRDefault="006D7764" w:rsidP="006D7764">
      <w:r w:rsidRPr="006D7764">
        <w:t xml:space="preserve">    </w:t>
      </w:r>
    </w:p>
    <w:p w14:paraId="4E16460D" w14:textId="77777777" w:rsidR="006D7764" w:rsidRPr="006D7764" w:rsidRDefault="006D7764" w:rsidP="006D7764">
      <w:r w:rsidRPr="006D7764">
        <w:t xml:space="preserve">    // 使用 UPDATE 模式重新配置预分频器，确保在下一个周期平滑切换</w:t>
      </w:r>
    </w:p>
    <w:p w14:paraId="478A41FB" w14:textId="77777777" w:rsidR="006D7764" w:rsidRPr="006D7764" w:rsidRDefault="006D7764" w:rsidP="006D7764">
      <w:r w:rsidRPr="006D7764">
        <w:t xml:space="preserve">    </w:t>
      </w:r>
      <w:proofErr w:type="spellStart"/>
      <w:r w:rsidRPr="006D7764">
        <w:t>TIM_</w:t>
      </w:r>
      <w:proofErr w:type="gramStart"/>
      <w:r w:rsidRPr="006D7764">
        <w:t>PrescalerConfig</w:t>
      </w:r>
      <w:proofErr w:type="spellEnd"/>
      <w:r w:rsidRPr="006D7764">
        <w:t>(</w:t>
      </w:r>
      <w:proofErr w:type="gramEnd"/>
      <w:r w:rsidRPr="006D7764">
        <w:t xml:space="preserve">TIM3, </w:t>
      </w:r>
      <w:proofErr w:type="spellStart"/>
      <w:r w:rsidRPr="006D7764">
        <w:t>newPrescaler</w:t>
      </w:r>
      <w:proofErr w:type="spellEnd"/>
      <w:r w:rsidRPr="006D7764">
        <w:t xml:space="preserve">, </w:t>
      </w:r>
      <w:proofErr w:type="spellStart"/>
      <w:r w:rsidRPr="006D7764">
        <w:t>TIM_PSCReloadMode_Update</w:t>
      </w:r>
      <w:proofErr w:type="spellEnd"/>
      <w:r w:rsidRPr="006D7764">
        <w:t>);</w:t>
      </w:r>
    </w:p>
    <w:p w14:paraId="1E120B2F" w14:textId="77777777" w:rsidR="006D7764" w:rsidRPr="006D7764" w:rsidRDefault="006D7764" w:rsidP="006D7764">
      <w:r w:rsidRPr="006D7764">
        <w:t>}</w:t>
      </w:r>
    </w:p>
    <w:p w14:paraId="3543CB1D" w14:textId="77777777" w:rsidR="006D7764" w:rsidRPr="006D7764" w:rsidRDefault="006D7764" w:rsidP="001E0006">
      <w:pPr>
        <w:pStyle w:val="3"/>
      </w:pPr>
      <w:r w:rsidRPr="006D7764">
        <w:rPr>
          <w:rFonts w:ascii="Segoe UI Emoji" w:hAnsi="Segoe UI Emoji" w:cs="Segoe UI Emoji"/>
        </w:rPr>
        <w:lastRenderedPageBreak/>
        <w:t>⚠️</w:t>
      </w:r>
      <w:r w:rsidRPr="006D7764">
        <w:t xml:space="preserve"> 重要注意事项与最佳实践 </w:t>
      </w:r>
    </w:p>
    <w:p w14:paraId="04D3E47E" w14:textId="77777777" w:rsidR="006D7764" w:rsidRPr="006D7764" w:rsidRDefault="006D7764">
      <w:pPr>
        <w:numPr>
          <w:ilvl w:val="0"/>
          <w:numId w:val="359"/>
        </w:numPr>
      </w:pPr>
      <w:r w:rsidRPr="006D7764">
        <w:rPr>
          <w:rFonts w:ascii="Times New Roman" w:hAnsi="Times New Roman" w:cs="Times New Roman"/>
        </w:rPr>
        <w:t>​</w:t>
      </w:r>
      <w:r w:rsidRPr="006D7764">
        <w:rPr>
          <w:b/>
          <w:bCs/>
        </w:rPr>
        <w:t>重载模式的选择策略</w:t>
      </w:r>
      <w:r w:rsidRPr="006D7764">
        <w:rPr>
          <w:rFonts w:ascii="Times New Roman" w:hAnsi="Times New Roman" w:cs="Times New Roman"/>
        </w:rPr>
        <w:t>​</w:t>
      </w:r>
    </w:p>
    <w:p w14:paraId="4FF157CA" w14:textId="77777777" w:rsidR="006D7764" w:rsidRPr="006D7764" w:rsidRDefault="006D7764">
      <w:pPr>
        <w:numPr>
          <w:ilvl w:val="1"/>
          <w:numId w:val="359"/>
        </w:numPr>
      </w:pPr>
      <w:r w:rsidRPr="006D7764">
        <w:rPr>
          <w:rFonts w:ascii="Times New Roman" w:hAnsi="Times New Roman" w:cs="Times New Roman"/>
        </w:rPr>
        <w:t>​</w:t>
      </w:r>
      <w:r w:rsidRPr="006D7764">
        <w:rPr>
          <w:b/>
          <w:bCs/>
        </w:rPr>
        <w:t>立即模式（Immediate</w:t>
      </w:r>
      <w:proofErr w:type="gramStart"/>
      <w:r w:rsidRPr="006D7764">
        <w:rPr>
          <w:b/>
          <w:bCs/>
        </w:rPr>
        <w:t>）</w:t>
      </w:r>
      <w:r w:rsidRPr="006D7764">
        <w:rPr>
          <w:rFonts w:ascii="Times New Roman" w:hAnsi="Times New Roman" w:cs="Times New Roman"/>
          <w:b/>
          <w:bCs/>
        </w:rPr>
        <w:t>​</w:t>
      </w:r>
      <w:r w:rsidRPr="006D7764">
        <w:rPr>
          <w:rFonts w:ascii="Times New Roman" w:hAnsi="Times New Roman" w:cs="Times New Roman"/>
        </w:rPr>
        <w:t>​</w:t>
      </w:r>
      <w:r w:rsidRPr="006D7764">
        <w:t>：</w:t>
      </w:r>
      <w:proofErr w:type="gramEnd"/>
      <w:r w:rsidRPr="006D7764">
        <w:t>新值</w:t>
      </w:r>
      <w:r w:rsidRPr="006D7764">
        <w:rPr>
          <w:b/>
          <w:bCs/>
          <w:color w:val="EE0000"/>
        </w:rPr>
        <w:t>立即生效</w:t>
      </w:r>
      <w:r w:rsidRPr="006D7764">
        <w:t>，但这可能会</w:t>
      </w:r>
      <w:r w:rsidRPr="006D7764">
        <w:rPr>
          <w:b/>
          <w:bCs/>
          <w:color w:val="EE0000"/>
        </w:rPr>
        <w:t>打断当前计数周期</w:t>
      </w:r>
      <w:r w:rsidRPr="006D7764">
        <w:t>，导致产生一个不完整的PWM波形或定时周期。适用于对时序连续性要求不高的场景。</w:t>
      </w:r>
    </w:p>
    <w:p w14:paraId="78C1CC0D" w14:textId="77777777" w:rsidR="006D7764" w:rsidRPr="006D7764" w:rsidRDefault="006D7764">
      <w:pPr>
        <w:numPr>
          <w:ilvl w:val="1"/>
          <w:numId w:val="359"/>
        </w:numPr>
      </w:pPr>
      <w:r w:rsidRPr="006D7764">
        <w:rPr>
          <w:rFonts w:ascii="Times New Roman" w:hAnsi="Times New Roman" w:cs="Times New Roman"/>
        </w:rPr>
        <w:t>​</w:t>
      </w:r>
      <w:r w:rsidRPr="006D7764">
        <w:rPr>
          <w:b/>
          <w:bCs/>
        </w:rPr>
        <w:t>更新模式（Update）</w:t>
      </w:r>
      <w:r w:rsidRPr="006D7764">
        <w:rPr>
          <w:rFonts w:ascii="Times New Roman" w:hAnsi="Times New Roman" w:cs="Times New Roman"/>
          <w:b/>
          <w:bCs/>
        </w:rPr>
        <w:t>​</w:t>
      </w:r>
      <w:r w:rsidRPr="006D7764">
        <w:rPr>
          <w:rFonts w:ascii="Times New Roman" w:hAnsi="Times New Roman" w:cs="Times New Roman"/>
        </w:rPr>
        <w:t>​</w:t>
      </w:r>
      <w:r w:rsidRPr="006D7764">
        <w:t>：新值会</w:t>
      </w:r>
      <w:r w:rsidRPr="006D7764">
        <w:rPr>
          <w:color w:val="EE0000"/>
        </w:rPr>
        <w:t>先写入预装载寄存器</w:t>
      </w:r>
      <w:r w:rsidRPr="006D7764">
        <w:t>，等到</w:t>
      </w:r>
      <w:r w:rsidRPr="006D7764">
        <w:rPr>
          <w:b/>
          <w:bCs/>
        </w:rPr>
        <w:t>当前计数周期</w:t>
      </w:r>
      <w:r w:rsidRPr="006D7764">
        <w:rPr>
          <w:b/>
          <w:bCs/>
          <w:color w:val="EE0000"/>
        </w:rPr>
        <w:t>结束</w:t>
      </w:r>
      <w:r w:rsidRPr="006D7764">
        <w:rPr>
          <w:rFonts w:ascii="Times New Roman" w:hAnsi="Times New Roman" w:cs="Times New Roman"/>
        </w:rPr>
        <w:t>​</w:t>
      </w:r>
      <w:r w:rsidRPr="006D7764">
        <w:t>（即</w:t>
      </w:r>
      <w:r w:rsidRPr="006D7764">
        <w:rPr>
          <w:color w:val="EE0000"/>
        </w:rPr>
        <w:t>下一个更新事件</w:t>
      </w:r>
      <w:r w:rsidRPr="006D7764">
        <w:t>）时才生效。这可以保证每个定时周期的</w:t>
      </w:r>
      <w:r w:rsidRPr="006D7764">
        <w:rPr>
          <w:b/>
          <w:bCs/>
          <w:color w:val="EE0000"/>
        </w:rPr>
        <w:t>完整性</w:t>
      </w:r>
      <w:r w:rsidRPr="006D7764">
        <w:t>，是生成PWM等波形时的</w:t>
      </w:r>
      <w:r w:rsidRPr="006D7764">
        <w:rPr>
          <w:b/>
          <w:bCs/>
        </w:rPr>
        <w:t>推荐选择</w:t>
      </w:r>
      <w:r w:rsidRPr="006D7764">
        <w:t>。</w:t>
      </w:r>
    </w:p>
    <w:p w14:paraId="3DBE0F9A" w14:textId="77777777" w:rsidR="006D7764" w:rsidRPr="006D7764" w:rsidRDefault="006D7764">
      <w:pPr>
        <w:numPr>
          <w:ilvl w:val="0"/>
          <w:numId w:val="359"/>
        </w:numPr>
      </w:pPr>
      <w:r w:rsidRPr="006D7764">
        <w:rPr>
          <w:rFonts w:ascii="Times New Roman" w:hAnsi="Times New Roman" w:cs="Times New Roman"/>
        </w:rPr>
        <w:t>​</w:t>
      </w:r>
      <w:r w:rsidRPr="006D7764">
        <w:rPr>
          <w:b/>
          <w:bCs/>
        </w:rPr>
        <w:t>配置流程</w:t>
      </w:r>
      <w:r w:rsidRPr="006D7764">
        <w:rPr>
          <w:rFonts w:ascii="Times New Roman" w:hAnsi="Times New Roman" w:cs="Times New Roman"/>
        </w:rPr>
        <w:t>​</w:t>
      </w:r>
      <w:r w:rsidRPr="006D7764">
        <w:t xml:space="preserve">：在调用 </w:t>
      </w:r>
      <w:proofErr w:type="spellStart"/>
      <w:r w:rsidRPr="006D7764">
        <w:t>TIM_PrescalerConfig</w:t>
      </w:r>
      <w:proofErr w:type="spellEnd"/>
      <w:r w:rsidRPr="006D7764">
        <w:t>()之前，必须确保已经正确执行了以下步骤：</w:t>
      </w:r>
    </w:p>
    <w:p w14:paraId="3F694A9B" w14:textId="77777777" w:rsidR="006D7764" w:rsidRPr="006D7764" w:rsidRDefault="006D7764">
      <w:pPr>
        <w:numPr>
          <w:ilvl w:val="1"/>
          <w:numId w:val="359"/>
        </w:numPr>
      </w:pPr>
      <w:r w:rsidRPr="006D7764">
        <w:t>使能对应的定时器时钟（如 RCC_APB1PeriphClockCmd）。</w:t>
      </w:r>
    </w:p>
    <w:p w14:paraId="455FF6F9" w14:textId="77777777" w:rsidR="006D7764" w:rsidRPr="006D7764" w:rsidRDefault="006D7764">
      <w:pPr>
        <w:numPr>
          <w:ilvl w:val="1"/>
          <w:numId w:val="359"/>
        </w:numPr>
      </w:pPr>
      <w:r w:rsidRPr="006D7764">
        <w:t xml:space="preserve">通过 </w:t>
      </w:r>
      <w:proofErr w:type="spellStart"/>
      <w:r w:rsidRPr="006D7764">
        <w:t>TIM_TimeBaseInit</w:t>
      </w:r>
      <w:proofErr w:type="spellEnd"/>
      <w:r w:rsidRPr="006D7764">
        <w:t>()完成定时器的时基单元初始化。</w:t>
      </w:r>
    </w:p>
    <w:p w14:paraId="0D92800F" w14:textId="77777777" w:rsidR="006D7764" w:rsidRPr="006D7764" w:rsidRDefault="006D7764">
      <w:pPr>
        <w:numPr>
          <w:ilvl w:val="0"/>
          <w:numId w:val="359"/>
        </w:numPr>
      </w:pPr>
      <w:r w:rsidRPr="006D7764">
        <w:rPr>
          <w:rFonts w:ascii="Times New Roman" w:hAnsi="Times New Roman" w:cs="Times New Roman"/>
        </w:rPr>
        <w:t>​</w:t>
      </w:r>
      <w:r w:rsidRPr="006D7764">
        <w:rPr>
          <w:b/>
          <w:bCs/>
        </w:rPr>
        <w:t>与自动重载预装载的配合</w:t>
      </w:r>
      <w:r w:rsidRPr="006D7764">
        <w:rPr>
          <w:rFonts w:ascii="Times New Roman" w:hAnsi="Times New Roman" w:cs="Times New Roman"/>
        </w:rPr>
        <w:t>​</w:t>
      </w:r>
      <w:r w:rsidRPr="006D7764">
        <w:t>：为了实现更平滑的参数切换，可以</w:t>
      </w:r>
      <w:r w:rsidRPr="006D7764">
        <w:rPr>
          <w:color w:val="EE0000"/>
        </w:rPr>
        <w:t>同时</w:t>
      </w:r>
      <w:r w:rsidRPr="006D7764">
        <w:rPr>
          <w:b/>
          <w:bCs/>
          <w:color w:val="EE0000"/>
        </w:rPr>
        <w:t>使能</w:t>
      </w:r>
      <w:r w:rsidRPr="006D7764">
        <w:rPr>
          <w:color w:val="EE0000"/>
        </w:rPr>
        <w:t>自动重载寄存器（ARR）的</w:t>
      </w:r>
      <w:r w:rsidRPr="006D7764">
        <w:rPr>
          <w:b/>
          <w:bCs/>
          <w:color w:val="EE0000"/>
        </w:rPr>
        <w:t>预装载</w:t>
      </w:r>
      <w:r w:rsidRPr="006D7764">
        <w:rPr>
          <w:color w:val="EE0000"/>
        </w:rPr>
        <w:t>功能</w:t>
      </w:r>
      <w:r w:rsidRPr="006D7764">
        <w:t xml:space="preserve">（使用 </w:t>
      </w:r>
      <w:proofErr w:type="spellStart"/>
      <w:r w:rsidRPr="006D7764">
        <w:t>TIM_ARRPreloadConfig</w:t>
      </w:r>
      <w:proofErr w:type="spellEnd"/>
      <w:r w:rsidRPr="006D7764">
        <w:t>(</w:t>
      </w:r>
      <w:proofErr w:type="spellStart"/>
      <w:r w:rsidRPr="006D7764">
        <w:t>TIMx</w:t>
      </w:r>
      <w:proofErr w:type="spellEnd"/>
      <w:r w:rsidRPr="006D7764">
        <w:t>, ENABLE)）。这样，PSC和ARR的新值会在同一个更新事件中同步生效，避免产生畸变波形。</w:t>
      </w:r>
    </w:p>
    <w:p w14:paraId="48476B82" w14:textId="77777777" w:rsidR="006D7764" w:rsidRPr="006D7764" w:rsidRDefault="006D7764" w:rsidP="001E0006">
      <w:pPr>
        <w:pStyle w:val="3"/>
      </w:pPr>
      <w:r w:rsidRPr="006D7764">
        <w:rPr>
          <w:rFonts w:ascii="Segoe UI Emoji" w:hAnsi="Segoe UI Emoji" w:cs="Segoe UI Emoji"/>
        </w:rPr>
        <w:t>💎</w:t>
      </w:r>
      <w:r w:rsidRPr="006D7764">
        <w:t xml:space="preserve"> 总结 </w:t>
      </w:r>
    </w:p>
    <w:p w14:paraId="76F42C92" w14:textId="77777777" w:rsidR="006D7764" w:rsidRPr="006D7764" w:rsidRDefault="006D7764" w:rsidP="006D7764">
      <w:proofErr w:type="spellStart"/>
      <w:r w:rsidRPr="006D7764">
        <w:t>TIM_PrescalerConfig</w:t>
      </w:r>
      <w:proofErr w:type="spellEnd"/>
      <w:r w:rsidRPr="006D7764">
        <w:t>()是一个用于精细控制定时器时序的关键函数。正确理解其</w:t>
      </w:r>
      <w:r w:rsidRPr="006D7764">
        <w:rPr>
          <w:b/>
          <w:bCs/>
        </w:rPr>
        <w:t>重载模式</w:t>
      </w:r>
      <w:r w:rsidRPr="006D7764">
        <w:t>的区别并根据应用场景（如普通定时、PWM生成）进行选择，是保证系统稳定运行的关键。</w:t>
      </w:r>
    </w:p>
    <w:p w14:paraId="105ECEC9" w14:textId="77777777" w:rsidR="006D7764" w:rsidRPr="006D7764" w:rsidRDefault="006D7764" w:rsidP="006D7764">
      <w:r w:rsidRPr="006D7764">
        <w:t>希望这个详细的解释能帮助你更好地使用这个函数。如果你对如何计算具体的预分频值来达到期望的定时时间或PWM频率有进一步疑问，我可以提供更多计算示例。</w:t>
      </w:r>
    </w:p>
    <w:p w14:paraId="658AA4F4" w14:textId="77777777" w:rsidR="00155C04" w:rsidRPr="00155C04" w:rsidRDefault="00155C04" w:rsidP="00155C04"/>
    <w:p w14:paraId="7413FE89" w14:textId="3CA18EBB" w:rsidR="00412FAB" w:rsidRDefault="00412FAB" w:rsidP="00412FAB">
      <w:pPr>
        <w:pStyle w:val="2"/>
      </w:pPr>
      <w:proofErr w:type="spellStart"/>
      <w:r w:rsidRPr="00AE30B2">
        <w:t>TIM_CtrlPWMOutputs</w:t>
      </w:r>
      <w:proofErr w:type="spellEnd"/>
      <w:r>
        <w:rPr>
          <w:rFonts w:hint="eastAsia"/>
        </w:rPr>
        <w:t>()</w:t>
      </w:r>
      <w:r>
        <w:br/>
      </w:r>
      <w:r w:rsidRPr="00281BB2">
        <w:rPr>
          <w:b/>
          <w:bCs/>
        </w:rPr>
        <w:t>控制高级定时器的主输出使能</w:t>
      </w:r>
      <w:r>
        <w:rPr>
          <w:rFonts w:hint="eastAsia"/>
          <w:b/>
          <w:bCs/>
        </w:rPr>
        <w:t>(使用高级定时器输出时要调用，否则PWM不能正常输出)</w:t>
      </w:r>
    </w:p>
    <w:p w14:paraId="3E18CAC0" w14:textId="77777777" w:rsidR="00412FAB" w:rsidRPr="00281BB2" w:rsidRDefault="00412FAB" w:rsidP="00412FAB">
      <w:r w:rsidRPr="00281BB2">
        <w:t>你贴出的函数原型是 STM32 标准外设库里用于高级定时器 (Advanced Control Timer, 如 TIM1 和 TIM8) 的一个函数：</w:t>
      </w:r>
    </w:p>
    <w:p w14:paraId="582700B0" w14:textId="77777777" w:rsidR="00412FAB" w:rsidRPr="00281BB2" w:rsidRDefault="00412FAB" w:rsidP="00412FAB">
      <w:r w:rsidRPr="00281BB2">
        <w:t xml:space="preserve">void </w:t>
      </w:r>
      <w:proofErr w:type="spellStart"/>
      <w:r w:rsidRPr="00281BB2">
        <w:t>TIM_</w:t>
      </w:r>
      <w:proofErr w:type="gramStart"/>
      <w:r w:rsidRPr="00281BB2">
        <w:t>CtrlPWMOutputs</w:t>
      </w:r>
      <w:proofErr w:type="spellEnd"/>
      <w:r w:rsidRPr="00281BB2">
        <w:t>(</w:t>
      </w:r>
      <w:proofErr w:type="spellStart"/>
      <w:proofErr w:type="gramEnd"/>
      <w:r w:rsidRPr="00281BB2">
        <w:t>TIM_TypeDef</w:t>
      </w:r>
      <w:proofErr w:type="spellEnd"/>
      <w:r w:rsidRPr="00281BB2">
        <w:t xml:space="preserve">* </w:t>
      </w:r>
      <w:proofErr w:type="spellStart"/>
      <w:r w:rsidRPr="00281BB2">
        <w:t>TIMx</w:t>
      </w:r>
      <w:proofErr w:type="spellEnd"/>
      <w:r w:rsidRPr="00281BB2">
        <w:t xml:space="preserve">, </w:t>
      </w:r>
      <w:proofErr w:type="spellStart"/>
      <w:r w:rsidRPr="00281BB2">
        <w:t>FunctionalState</w:t>
      </w:r>
      <w:proofErr w:type="spellEnd"/>
      <w:r w:rsidRPr="00281BB2">
        <w:t xml:space="preserve"> </w:t>
      </w:r>
      <w:proofErr w:type="spellStart"/>
      <w:r w:rsidRPr="00281BB2">
        <w:t>NewState</w:t>
      </w:r>
      <w:proofErr w:type="spellEnd"/>
      <w:r w:rsidRPr="00281BB2">
        <w:t>);</w:t>
      </w:r>
    </w:p>
    <w:p w14:paraId="6B525114" w14:textId="77777777" w:rsidR="00412FAB" w:rsidRPr="00281BB2" w:rsidRDefault="00412FAB" w:rsidP="00412FAB">
      <w:r w:rsidRPr="00281BB2">
        <w:lastRenderedPageBreak/>
        <w:t>我来详细解析一下：</w:t>
      </w:r>
    </w:p>
    <w:p w14:paraId="4FFD50BE" w14:textId="77777777" w:rsidR="00412FAB" w:rsidRPr="00281BB2" w:rsidRDefault="00000000" w:rsidP="00412FAB">
      <w:r>
        <w:pict w14:anchorId="53134D12">
          <v:rect id="_x0000_i1469" style="width:0;height:1.5pt" o:hralign="center" o:hrstd="t" o:hr="t" fillcolor="#a0a0a0" stroked="f"/>
        </w:pict>
      </w:r>
    </w:p>
    <w:p w14:paraId="440F7931" w14:textId="77777777" w:rsidR="00412FAB" w:rsidRPr="00281BB2" w:rsidRDefault="00412FAB" w:rsidP="00412FAB">
      <w:pPr>
        <w:pStyle w:val="3"/>
      </w:pPr>
      <w:r w:rsidRPr="00281BB2">
        <w:t>1️</w:t>
      </w:r>
      <w:r w:rsidRPr="00281BB2">
        <w:rPr>
          <w:rFonts w:ascii="Segoe UI Symbol" w:hAnsi="Segoe UI Symbol" w:cs="Segoe UI Symbol"/>
        </w:rPr>
        <w:t>⃣</w:t>
      </w:r>
      <w:r w:rsidRPr="00281BB2">
        <w:t xml:space="preserve"> 函数作用</w:t>
      </w:r>
    </w:p>
    <w:p w14:paraId="20A9236C" w14:textId="77777777" w:rsidR="00412FAB" w:rsidRPr="00281BB2" w:rsidRDefault="00412FAB" w:rsidP="00412FAB">
      <w:proofErr w:type="spellStart"/>
      <w:r w:rsidRPr="00281BB2">
        <w:t>TIM_CtrlPWMOutputs</w:t>
      </w:r>
      <w:proofErr w:type="spellEnd"/>
      <w:r w:rsidRPr="00281BB2">
        <w:t xml:space="preserve"> 用于</w:t>
      </w:r>
      <w:r w:rsidRPr="00281BB2">
        <w:rPr>
          <w:b/>
          <w:bCs/>
        </w:rPr>
        <w:t>控制高级定时器的</w:t>
      </w:r>
      <w:r w:rsidRPr="00281BB2">
        <w:rPr>
          <w:b/>
          <w:bCs/>
          <w:color w:val="EE0000"/>
        </w:rPr>
        <w:t>主输出使能</w:t>
      </w:r>
      <w:r w:rsidRPr="00281BB2">
        <w:rPr>
          <w:b/>
          <w:bCs/>
        </w:rPr>
        <w:t>（MOE, Main Output Enable）</w:t>
      </w:r>
      <w:r w:rsidRPr="00281BB2">
        <w:t>。</w:t>
      </w:r>
    </w:p>
    <w:p w14:paraId="13C098D0" w14:textId="77777777" w:rsidR="00412FAB" w:rsidRPr="00281BB2" w:rsidRDefault="00412FAB">
      <w:pPr>
        <w:numPr>
          <w:ilvl w:val="0"/>
          <w:numId w:val="279"/>
        </w:numPr>
      </w:pPr>
      <w:r w:rsidRPr="00281BB2">
        <w:t>在高级定时器中，PWM 输出不仅依赖于通道比较寄存器（CCR）和输出模式，还</w:t>
      </w:r>
      <w:r w:rsidRPr="00281BB2">
        <w:rPr>
          <w:b/>
          <w:bCs/>
          <w:color w:val="EE0000"/>
        </w:rPr>
        <w:t>必须打开主输出使能</w:t>
      </w:r>
      <w:r w:rsidRPr="00281BB2">
        <w:t>，否则</w:t>
      </w:r>
      <w:r w:rsidRPr="00281BB2">
        <w:rPr>
          <w:color w:val="EE0000"/>
        </w:rPr>
        <w:t>即使配置了 PWM，输出也不会到引脚上</w:t>
      </w:r>
      <w:r w:rsidRPr="00281BB2">
        <w:t>。</w:t>
      </w:r>
    </w:p>
    <w:p w14:paraId="5EB32E57" w14:textId="77777777" w:rsidR="00412FAB" w:rsidRPr="00281BB2" w:rsidRDefault="00412FAB">
      <w:pPr>
        <w:numPr>
          <w:ilvl w:val="0"/>
          <w:numId w:val="279"/>
        </w:numPr>
      </w:pPr>
      <w:r w:rsidRPr="00281BB2">
        <w:t>这个函数就是来控制这个 MOE 位的。</w:t>
      </w:r>
    </w:p>
    <w:p w14:paraId="1B05A416" w14:textId="77777777" w:rsidR="00412FAB" w:rsidRPr="00281BB2" w:rsidRDefault="00000000" w:rsidP="00412FAB">
      <w:r>
        <w:pict w14:anchorId="26809258">
          <v:rect id="_x0000_i1470" style="width:0;height:1.5pt" o:hralign="center" o:hrstd="t" o:hr="t" fillcolor="#a0a0a0" stroked="f"/>
        </w:pict>
      </w:r>
    </w:p>
    <w:p w14:paraId="4274A9B9" w14:textId="77777777" w:rsidR="00412FAB" w:rsidRPr="00281BB2" w:rsidRDefault="00412FAB" w:rsidP="00412FAB">
      <w:pPr>
        <w:pStyle w:val="3"/>
      </w:pPr>
      <w:r w:rsidRPr="00281BB2">
        <w:t>2️</w:t>
      </w:r>
      <w:r w:rsidRPr="00281BB2">
        <w:rPr>
          <w:rFonts w:ascii="Segoe UI Symbol" w:hAnsi="Segoe UI Symbol" w:cs="Segoe UI Symbol"/>
        </w:rPr>
        <w:t>⃣</w:t>
      </w:r>
      <w:r w:rsidRPr="00281BB2">
        <w:t xml:space="preserve"> 参数说明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7327"/>
      </w:tblGrid>
      <w:tr w:rsidR="00412FAB" w:rsidRPr="00281BB2" w14:paraId="351AE92B" w14:textId="77777777" w:rsidTr="004B7671">
        <w:trPr>
          <w:tblHeader/>
          <w:tblCellSpacing w:w="15" w:type="dxa"/>
        </w:trPr>
        <w:tc>
          <w:tcPr>
            <w:tcW w:w="0" w:type="auto"/>
            <w:vAlign w:val="center"/>
            <w:hideMark/>
          </w:tcPr>
          <w:p w14:paraId="109FEDDC" w14:textId="77777777" w:rsidR="00412FAB" w:rsidRPr="00281BB2" w:rsidRDefault="00412FAB" w:rsidP="004B7671">
            <w:pPr>
              <w:rPr>
                <w:b/>
                <w:bCs/>
              </w:rPr>
            </w:pPr>
            <w:r w:rsidRPr="00281BB2">
              <w:rPr>
                <w:b/>
                <w:bCs/>
              </w:rPr>
              <w:t>参数</w:t>
            </w:r>
          </w:p>
        </w:tc>
        <w:tc>
          <w:tcPr>
            <w:tcW w:w="0" w:type="auto"/>
            <w:vAlign w:val="center"/>
            <w:hideMark/>
          </w:tcPr>
          <w:p w14:paraId="6274C79E" w14:textId="77777777" w:rsidR="00412FAB" w:rsidRPr="00281BB2" w:rsidRDefault="00412FAB" w:rsidP="004B7671">
            <w:pPr>
              <w:rPr>
                <w:b/>
                <w:bCs/>
              </w:rPr>
            </w:pPr>
            <w:r w:rsidRPr="00281BB2">
              <w:rPr>
                <w:b/>
                <w:bCs/>
              </w:rPr>
              <w:t>说明</w:t>
            </w:r>
          </w:p>
        </w:tc>
      </w:tr>
      <w:tr w:rsidR="00412FAB" w:rsidRPr="00281BB2" w14:paraId="6971DCD6" w14:textId="77777777" w:rsidTr="004B7671">
        <w:trPr>
          <w:tblCellSpacing w:w="15" w:type="dxa"/>
        </w:trPr>
        <w:tc>
          <w:tcPr>
            <w:tcW w:w="0" w:type="auto"/>
            <w:vAlign w:val="center"/>
            <w:hideMark/>
          </w:tcPr>
          <w:p w14:paraId="646FD842" w14:textId="77777777" w:rsidR="00412FAB" w:rsidRPr="00281BB2" w:rsidRDefault="00412FAB" w:rsidP="004B7671">
            <w:proofErr w:type="spellStart"/>
            <w:r w:rsidRPr="00281BB2">
              <w:t>TIMx</w:t>
            </w:r>
            <w:proofErr w:type="spellEnd"/>
          </w:p>
        </w:tc>
        <w:tc>
          <w:tcPr>
            <w:tcW w:w="0" w:type="auto"/>
            <w:vAlign w:val="center"/>
            <w:hideMark/>
          </w:tcPr>
          <w:p w14:paraId="31C83A50" w14:textId="77777777" w:rsidR="00412FAB" w:rsidRPr="00281BB2" w:rsidRDefault="00412FAB" w:rsidP="004B7671">
            <w:r w:rsidRPr="00281BB2">
              <w:t>指定定时器，可以是高级定时器 TIM1 或 TIM8（STM32F1 系列 TIM1 就是高级定时器）。</w:t>
            </w:r>
          </w:p>
        </w:tc>
      </w:tr>
      <w:tr w:rsidR="00412FAB" w:rsidRPr="00281BB2" w14:paraId="1AC1CF78" w14:textId="77777777" w:rsidTr="004B7671">
        <w:trPr>
          <w:tblCellSpacing w:w="15" w:type="dxa"/>
        </w:trPr>
        <w:tc>
          <w:tcPr>
            <w:tcW w:w="0" w:type="auto"/>
            <w:vAlign w:val="center"/>
            <w:hideMark/>
          </w:tcPr>
          <w:p w14:paraId="5031EC69" w14:textId="77777777" w:rsidR="00412FAB" w:rsidRPr="00281BB2" w:rsidRDefault="00412FAB" w:rsidP="004B7671">
            <w:proofErr w:type="spellStart"/>
            <w:r w:rsidRPr="00281BB2">
              <w:t>NewState</w:t>
            </w:r>
            <w:proofErr w:type="spellEnd"/>
          </w:p>
        </w:tc>
        <w:tc>
          <w:tcPr>
            <w:tcW w:w="0" w:type="auto"/>
            <w:vAlign w:val="center"/>
            <w:hideMark/>
          </w:tcPr>
          <w:p w14:paraId="26475CDA" w14:textId="77777777" w:rsidR="00412FAB" w:rsidRPr="00281BB2" w:rsidRDefault="00412FAB" w:rsidP="004B7671">
            <w:r w:rsidRPr="00281BB2">
              <w:t>ENABLE 或 DISABLE，决定是否打开主输出。</w:t>
            </w:r>
          </w:p>
        </w:tc>
      </w:tr>
    </w:tbl>
    <w:p w14:paraId="1840F1E2" w14:textId="77777777" w:rsidR="00412FAB" w:rsidRPr="00281BB2" w:rsidRDefault="00000000" w:rsidP="00412FAB">
      <w:r>
        <w:pict w14:anchorId="2D7AF58A">
          <v:rect id="_x0000_i1471" style="width:0;height:1.5pt" o:hralign="center" o:hrstd="t" o:hr="t" fillcolor="#a0a0a0" stroked="f"/>
        </w:pict>
      </w:r>
    </w:p>
    <w:p w14:paraId="0E8C22ED" w14:textId="77777777" w:rsidR="00412FAB" w:rsidRPr="00281BB2" w:rsidRDefault="00412FAB" w:rsidP="00412FAB">
      <w:pPr>
        <w:pStyle w:val="3"/>
      </w:pPr>
      <w:r w:rsidRPr="00281BB2">
        <w:t>3️</w:t>
      </w:r>
      <w:r w:rsidRPr="00281BB2">
        <w:rPr>
          <w:rFonts w:ascii="Segoe UI Symbol" w:hAnsi="Segoe UI Symbol" w:cs="Segoe UI Symbol"/>
        </w:rPr>
        <w:t>⃣</w:t>
      </w:r>
      <w:r w:rsidRPr="00281BB2">
        <w:t xml:space="preserve"> 工作原理</w:t>
      </w:r>
    </w:p>
    <w:p w14:paraId="31249DF0" w14:textId="77777777" w:rsidR="00412FAB" w:rsidRPr="00281BB2" w:rsidRDefault="00412FAB">
      <w:pPr>
        <w:numPr>
          <w:ilvl w:val="0"/>
          <w:numId w:val="280"/>
        </w:numPr>
      </w:pPr>
      <w:r w:rsidRPr="00281BB2">
        <w:t xml:space="preserve">高级定时器在 PWM 输出时，有一个专门的 MOE 位在 </w:t>
      </w:r>
      <w:proofErr w:type="spellStart"/>
      <w:r w:rsidRPr="00281BB2">
        <w:t>TIMx_BDTR</w:t>
      </w:r>
      <w:proofErr w:type="spellEnd"/>
      <w:r w:rsidRPr="00281BB2">
        <w:t xml:space="preserve"> 寄存器里：</w:t>
      </w:r>
    </w:p>
    <w:p w14:paraId="64CBD0BC" w14:textId="77777777" w:rsidR="00412FAB" w:rsidRPr="00281BB2" w:rsidRDefault="00412FAB">
      <w:pPr>
        <w:numPr>
          <w:ilvl w:val="1"/>
          <w:numId w:val="280"/>
        </w:numPr>
      </w:pPr>
      <w:r w:rsidRPr="00281BB2">
        <w:t>MOE = 1：PWM 输出有效。</w:t>
      </w:r>
    </w:p>
    <w:p w14:paraId="7A13A03F" w14:textId="77777777" w:rsidR="00412FAB" w:rsidRPr="00281BB2" w:rsidRDefault="00412FAB">
      <w:pPr>
        <w:numPr>
          <w:ilvl w:val="1"/>
          <w:numId w:val="280"/>
        </w:numPr>
      </w:pPr>
      <w:r w:rsidRPr="00281BB2">
        <w:t>MOE = 0：PWM 输出被禁止（强制低电平），即使 CCR 和 PWM 模式都已经配置好。</w:t>
      </w:r>
    </w:p>
    <w:p w14:paraId="5DF79CED" w14:textId="77777777" w:rsidR="00412FAB" w:rsidRPr="00281BB2" w:rsidRDefault="00412FAB">
      <w:pPr>
        <w:numPr>
          <w:ilvl w:val="0"/>
          <w:numId w:val="280"/>
        </w:numPr>
      </w:pPr>
      <w:r w:rsidRPr="00281BB2">
        <w:t>典型使用场景是：</w:t>
      </w:r>
    </w:p>
    <w:p w14:paraId="7F4C1CAA" w14:textId="77777777" w:rsidR="00412FAB" w:rsidRPr="00281BB2" w:rsidRDefault="00412FAB">
      <w:pPr>
        <w:numPr>
          <w:ilvl w:val="0"/>
          <w:numId w:val="280"/>
        </w:numPr>
        <w:tabs>
          <w:tab w:val="clear" w:pos="720"/>
        </w:tabs>
      </w:pPr>
      <w:proofErr w:type="spellStart"/>
      <w:r w:rsidRPr="00281BB2">
        <w:t>TIM_CtrlPWMOutputs</w:t>
      </w:r>
      <w:proofErr w:type="spellEnd"/>
      <w:r w:rsidRPr="00281BB2">
        <w:t>(TIM1, ENABLE);  // 允许PWM输出到引脚</w:t>
      </w:r>
    </w:p>
    <w:p w14:paraId="25F4AD88" w14:textId="77777777" w:rsidR="00412FAB" w:rsidRPr="00281BB2" w:rsidRDefault="00412FAB">
      <w:pPr>
        <w:numPr>
          <w:ilvl w:val="0"/>
          <w:numId w:val="280"/>
        </w:numPr>
        <w:tabs>
          <w:tab w:val="clear" w:pos="720"/>
        </w:tabs>
      </w:pPr>
      <w:proofErr w:type="spellStart"/>
      <w:r w:rsidRPr="00281BB2">
        <w:t>TIM_CtrlPWMOutputs</w:t>
      </w:r>
      <w:proofErr w:type="spellEnd"/>
      <w:r w:rsidRPr="00281BB2">
        <w:t>(TIM1, DISABLE); // 禁止PWM输出</w:t>
      </w:r>
    </w:p>
    <w:p w14:paraId="36B1F2FA" w14:textId="77777777" w:rsidR="00412FAB" w:rsidRPr="00281BB2" w:rsidRDefault="00000000" w:rsidP="00412FAB">
      <w:r>
        <w:pict w14:anchorId="612A721E">
          <v:rect id="_x0000_i1472" style="width:0;height:1.5pt" o:hralign="center" o:hrstd="t" o:hr="t" fillcolor="#a0a0a0" stroked="f"/>
        </w:pict>
      </w:r>
    </w:p>
    <w:p w14:paraId="63C33FFA" w14:textId="77777777" w:rsidR="00412FAB" w:rsidRPr="00281BB2" w:rsidRDefault="00412FAB" w:rsidP="00412FAB">
      <w:pPr>
        <w:pStyle w:val="3"/>
      </w:pPr>
      <w:r w:rsidRPr="00281BB2">
        <w:lastRenderedPageBreak/>
        <w:t>4️</w:t>
      </w:r>
      <w:r w:rsidRPr="00281BB2">
        <w:rPr>
          <w:rFonts w:ascii="Segoe UI Symbol" w:hAnsi="Segoe UI Symbol" w:cs="Segoe UI Symbol"/>
        </w:rPr>
        <w:t>⃣</w:t>
      </w:r>
      <w:r w:rsidRPr="00281BB2">
        <w:t xml:space="preserve"> 使用注意</w:t>
      </w:r>
    </w:p>
    <w:p w14:paraId="547A4DE2" w14:textId="77777777" w:rsidR="00412FAB" w:rsidRPr="00281BB2" w:rsidRDefault="00412FAB">
      <w:pPr>
        <w:numPr>
          <w:ilvl w:val="0"/>
          <w:numId w:val="281"/>
        </w:numPr>
      </w:pPr>
      <w:r w:rsidRPr="00281BB2">
        <w:rPr>
          <w:b/>
          <w:bCs/>
        </w:rPr>
        <w:t>只针对高级定时器</w:t>
      </w:r>
      <w:r w:rsidRPr="00281BB2">
        <w:t>：</w:t>
      </w:r>
    </w:p>
    <w:p w14:paraId="730ABECD" w14:textId="77777777" w:rsidR="00412FAB" w:rsidRPr="00281BB2" w:rsidRDefault="00412FAB">
      <w:pPr>
        <w:numPr>
          <w:ilvl w:val="1"/>
          <w:numId w:val="281"/>
        </w:numPr>
      </w:pPr>
      <w:r w:rsidRPr="00281BB2">
        <w:t>TIM2、TIM3、TIM4 等</w:t>
      </w:r>
      <w:r w:rsidRPr="00281BB2">
        <w:rPr>
          <w:color w:val="EE0000"/>
        </w:rPr>
        <w:t>通用定时器不需要这个函数</w:t>
      </w:r>
      <w:r w:rsidRPr="00281BB2">
        <w:t>。</w:t>
      </w:r>
    </w:p>
    <w:p w14:paraId="7E46A74B" w14:textId="77777777" w:rsidR="00412FAB" w:rsidRPr="00281BB2" w:rsidRDefault="00412FAB">
      <w:pPr>
        <w:numPr>
          <w:ilvl w:val="0"/>
          <w:numId w:val="281"/>
        </w:numPr>
      </w:pPr>
      <w:r w:rsidRPr="00281BB2">
        <w:rPr>
          <w:b/>
          <w:bCs/>
        </w:rPr>
        <w:t>常在 PWM 初始化完成后调用</w:t>
      </w:r>
      <w:r w:rsidRPr="00281BB2">
        <w:t>：</w:t>
      </w:r>
    </w:p>
    <w:p w14:paraId="778CECF1" w14:textId="77777777" w:rsidR="00412FAB" w:rsidRPr="00281BB2" w:rsidRDefault="00412FAB">
      <w:pPr>
        <w:numPr>
          <w:ilvl w:val="1"/>
          <w:numId w:val="281"/>
        </w:numPr>
      </w:pPr>
      <w:r w:rsidRPr="00281BB2">
        <w:t>配置好所有 PWM 模式和占空比后，再启用主输出。</w:t>
      </w:r>
    </w:p>
    <w:p w14:paraId="746ACDC3" w14:textId="77777777" w:rsidR="00412FAB" w:rsidRPr="00281BB2" w:rsidRDefault="00412FAB">
      <w:pPr>
        <w:numPr>
          <w:ilvl w:val="0"/>
          <w:numId w:val="281"/>
        </w:numPr>
      </w:pPr>
      <w:r w:rsidRPr="00281BB2">
        <w:rPr>
          <w:b/>
          <w:bCs/>
        </w:rPr>
        <w:t>与死区时间 (Dead-Time) 配合</w:t>
      </w:r>
      <w:r w:rsidRPr="00281BB2">
        <w:t>：</w:t>
      </w:r>
    </w:p>
    <w:p w14:paraId="4064A78D" w14:textId="77777777" w:rsidR="00412FAB" w:rsidRDefault="00412FAB">
      <w:pPr>
        <w:numPr>
          <w:ilvl w:val="1"/>
          <w:numId w:val="281"/>
        </w:numPr>
      </w:pPr>
      <w:r w:rsidRPr="00281BB2">
        <w:t>高级定时器常用于驱动 H 桥电机，需要死区时间，MOE 是安全控制开关。</w:t>
      </w:r>
    </w:p>
    <w:p w14:paraId="51B977F9" w14:textId="12FA2886" w:rsidR="00813D67" w:rsidRDefault="00813D67" w:rsidP="004E4323">
      <w:pPr>
        <w:pStyle w:val="2"/>
      </w:pPr>
      <w:proofErr w:type="spellStart"/>
      <w:r w:rsidRPr="00813D67">
        <w:t>TIM_ICInit</w:t>
      </w:r>
      <w:proofErr w:type="spellEnd"/>
      <w:r w:rsidR="00393938">
        <w:rPr>
          <w:rFonts w:hint="eastAsia"/>
        </w:rPr>
        <w:t>()</w:t>
      </w:r>
      <w:r w:rsidR="00A362EE">
        <w:br/>
      </w:r>
      <w:r w:rsidR="00A362EE" w:rsidRPr="004E4323">
        <w:t>配置定时器的输入捕获功能</w:t>
      </w:r>
    </w:p>
    <w:p w14:paraId="4352EFAC" w14:textId="77777777" w:rsidR="004E4323" w:rsidRPr="004E4323" w:rsidRDefault="004E4323" w:rsidP="004E4323">
      <w:r w:rsidRPr="004E4323">
        <w:t>STM32的</w:t>
      </w:r>
      <w:proofErr w:type="spellStart"/>
      <w:r w:rsidRPr="004E4323">
        <w:t>TIM_ICInit</w:t>
      </w:r>
      <w:proofErr w:type="spellEnd"/>
      <w:r w:rsidRPr="004E4323">
        <w:t>函数用于配置定时器的输入捕获功能，这对于</w:t>
      </w:r>
      <w:r w:rsidRPr="004E4323">
        <w:rPr>
          <w:color w:val="EE0000"/>
        </w:rPr>
        <w:t>测量脉冲宽度</w:t>
      </w:r>
      <w:r w:rsidRPr="004E4323">
        <w:t>、</w:t>
      </w:r>
      <w:r w:rsidRPr="004E4323">
        <w:rPr>
          <w:color w:val="EE0000"/>
        </w:rPr>
        <w:t>信号频率</w:t>
      </w:r>
      <w:r w:rsidRPr="004E4323">
        <w:t>等非常有用。下面是一个详细的讲解。</w:t>
      </w:r>
    </w:p>
    <w:p w14:paraId="5FC16FCD" w14:textId="77777777" w:rsidR="004E4323" w:rsidRPr="004E4323" w:rsidRDefault="004E4323" w:rsidP="003410F6">
      <w:pPr>
        <w:pStyle w:val="3"/>
      </w:pPr>
      <w:r w:rsidRPr="004E4323">
        <w:rPr>
          <w:rFonts w:ascii="Segoe UI Emoji" w:hAnsi="Segoe UI Emoji" w:cs="Segoe UI Emoji"/>
        </w:rPr>
        <w:t>🔍</w:t>
      </w:r>
      <w:r w:rsidRPr="004E4323">
        <w:t xml:space="preserve"> 函数概述 </w:t>
      </w:r>
    </w:p>
    <w:p w14:paraId="1AEAEEE8" w14:textId="77777777" w:rsidR="004E4323" w:rsidRPr="004E4323" w:rsidRDefault="004E4323" w:rsidP="004E4323">
      <w:r w:rsidRPr="004E4323">
        <w:t xml:space="preserve">void </w:t>
      </w:r>
      <w:proofErr w:type="spellStart"/>
      <w:r w:rsidRPr="004E4323">
        <w:t>TIM_ICInit</w:t>
      </w:r>
      <w:proofErr w:type="spellEnd"/>
      <w:r w:rsidRPr="004E4323">
        <w:t>(</w:t>
      </w:r>
      <w:proofErr w:type="spellStart"/>
      <w:r w:rsidRPr="004E4323">
        <w:t>TIM_TypeDef</w:t>
      </w:r>
      <w:proofErr w:type="spellEnd"/>
      <w:r w:rsidRPr="004E4323">
        <w:t xml:space="preserve">* </w:t>
      </w:r>
      <w:proofErr w:type="spellStart"/>
      <w:r w:rsidRPr="004E4323">
        <w:t>TIMx</w:t>
      </w:r>
      <w:proofErr w:type="spellEnd"/>
      <w:r w:rsidRPr="004E4323">
        <w:t xml:space="preserve">, </w:t>
      </w:r>
      <w:proofErr w:type="spellStart"/>
      <w:r w:rsidRPr="004E4323">
        <w:t>TIM_ICInitTypeDef</w:t>
      </w:r>
      <w:proofErr w:type="spellEnd"/>
      <w:r w:rsidRPr="004E4323">
        <w:t xml:space="preserve">* </w:t>
      </w:r>
      <w:proofErr w:type="spellStart"/>
      <w:r w:rsidRPr="004E4323">
        <w:t>TIM_ICInitStruct</w:t>
      </w:r>
      <w:proofErr w:type="spellEnd"/>
      <w:r w:rsidRPr="004E4323">
        <w:t>)函数的核心作用是初始化指定定时器的</w:t>
      </w:r>
      <w:r w:rsidRPr="004E4323">
        <w:rPr>
          <w:b/>
          <w:bCs/>
          <w:color w:val="EE0000"/>
        </w:rPr>
        <w:t>输入捕获</w:t>
      </w:r>
      <w:r w:rsidRPr="004E4323">
        <w:t>单元。它根据</w:t>
      </w:r>
      <w:proofErr w:type="spellStart"/>
      <w:r w:rsidRPr="004E4323">
        <w:rPr>
          <w:color w:val="EE0000"/>
        </w:rPr>
        <w:t>TIM_ICInitStruct</w:t>
      </w:r>
      <w:proofErr w:type="spellEnd"/>
      <w:r w:rsidRPr="004E4323">
        <w:rPr>
          <w:color w:val="EE0000"/>
        </w:rPr>
        <w:t>结构体</w:t>
      </w:r>
      <w:r w:rsidRPr="004E4323">
        <w:t>中的参数，配置输入捕获的</w:t>
      </w:r>
      <w:r w:rsidRPr="004E4323">
        <w:rPr>
          <w:color w:val="EE0000"/>
        </w:rPr>
        <w:t>通道、极性、滤波器</w:t>
      </w:r>
      <w:r w:rsidRPr="004E4323">
        <w:t>等关键特性。</w:t>
      </w:r>
    </w:p>
    <w:p w14:paraId="41DBEF2E" w14:textId="77777777" w:rsidR="004E4323" w:rsidRPr="004E4323" w:rsidRDefault="004E4323">
      <w:pPr>
        <w:numPr>
          <w:ilvl w:val="0"/>
          <w:numId w:val="363"/>
        </w:numPr>
      </w:pPr>
      <w:r w:rsidRPr="004E4323">
        <w:rPr>
          <w:rFonts w:ascii="Times New Roman" w:hAnsi="Times New Roman" w:cs="Times New Roman"/>
        </w:rPr>
        <w:t>​</w:t>
      </w:r>
      <w:proofErr w:type="spellStart"/>
      <w:r w:rsidRPr="004E4323">
        <w:rPr>
          <w:b/>
          <w:bCs/>
        </w:rPr>
        <w:t>TIMx</w:t>
      </w:r>
      <w:proofErr w:type="spellEnd"/>
      <w:r w:rsidRPr="004E4323">
        <w:rPr>
          <w:rFonts w:ascii="Times New Roman" w:hAnsi="Times New Roman" w:cs="Times New Roman"/>
        </w:rPr>
        <w:t>​</w:t>
      </w:r>
      <w:r w:rsidRPr="004E4323">
        <w:t>：指向定时器外设的指针，例如TIM1、TIM2、TIM3等，指定要配置哪个定时器。</w:t>
      </w:r>
    </w:p>
    <w:p w14:paraId="2D739AB1" w14:textId="77777777" w:rsidR="004E4323" w:rsidRPr="004E4323" w:rsidRDefault="004E4323">
      <w:pPr>
        <w:numPr>
          <w:ilvl w:val="0"/>
          <w:numId w:val="363"/>
        </w:numPr>
      </w:pPr>
      <w:r w:rsidRPr="004E4323">
        <w:rPr>
          <w:rFonts w:ascii="Times New Roman" w:hAnsi="Times New Roman" w:cs="Times New Roman"/>
        </w:rPr>
        <w:t>​</w:t>
      </w:r>
      <w:proofErr w:type="spellStart"/>
      <w:r w:rsidRPr="004E4323">
        <w:rPr>
          <w:b/>
          <w:bCs/>
        </w:rPr>
        <w:t>TIM_ICInitStruct</w:t>
      </w:r>
      <w:proofErr w:type="spellEnd"/>
      <w:r w:rsidRPr="004E4323">
        <w:rPr>
          <w:rFonts w:ascii="Times New Roman" w:hAnsi="Times New Roman" w:cs="Times New Roman"/>
        </w:rPr>
        <w:t>​</w:t>
      </w:r>
      <w:r w:rsidRPr="004E4323">
        <w:t>：指向</w:t>
      </w:r>
      <w:proofErr w:type="spellStart"/>
      <w:r w:rsidRPr="004E4323">
        <w:t>TIM_ICInitTypeDef</w:t>
      </w:r>
      <w:proofErr w:type="spellEnd"/>
      <w:r w:rsidRPr="004E4323">
        <w:t>结构体的指针，该结构体包含了输入捕获的所有配置参数。</w:t>
      </w:r>
    </w:p>
    <w:p w14:paraId="4702501E" w14:textId="77777777" w:rsidR="004E4323" w:rsidRPr="004E4323" w:rsidRDefault="004E4323" w:rsidP="003410F6">
      <w:pPr>
        <w:pStyle w:val="3"/>
      </w:pPr>
      <w:r w:rsidRPr="004E4323">
        <w:rPr>
          <w:rFonts w:ascii="Segoe UI Emoji" w:hAnsi="Segoe UI Emoji" w:cs="Segoe UI Emoji"/>
        </w:rPr>
        <w:t>⚙️</w:t>
      </w:r>
      <w:r w:rsidRPr="004E4323">
        <w:t xml:space="preserve"> 结构体参数详解 </w:t>
      </w:r>
    </w:p>
    <w:p w14:paraId="3EC8643E" w14:textId="77777777" w:rsidR="004E4323" w:rsidRPr="004E4323" w:rsidRDefault="004E4323" w:rsidP="004E4323">
      <w:proofErr w:type="spellStart"/>
      <w:r w:rsidRPr="004E4323">
        <w:t>TIM_ICInitTypeDef</w:t>
      </w:r>
      <w:proofErr w:type="spellEnd"/>
      <w:r w:rsidRPr="004E4323">
        <w:t>结构体决定了输入捕获通道的工作方式，下表详细说明了其各个成员的含义和作用：</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608"/>
        <w:gridCol w:w="2752"/>
        <w:gridCol w:w="3930"/>
      </w:tblGrid>
      <w:tr w:rsidR="004E4323" w:rsidRPr="004E4323" w14:paraId="248361DC"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28BA7418" w14:textId="77777777" w:rsidR="004E4323" w:rsidRPr="004E4323" w:rsidRDefault="004E4323" w:rsidP="004E4323">
            <w:pPr>
              <w:rPr>
                <w:b/>
                <w:bCs/>
              </w:rPr>
            </w:pPr>
            <w:r w:rsidRPr="004E4323">
              <w:rPr>
                <w:b/>
                <w:bCs/>
              </w:rPr>
              <w:t>结构体成员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40480D5" w14:textId="77777777" w:rsidR="004E4323" w:rsidRPr="004E4323" w:rsidRDefault="004E4323" w:rsidP="004E4323">
            <w:pPr>
              <w:rPr>
                <w:b/>
                <w:bCs/>
              </w:rPr>
            </w:pPr>
            <w:r w:rsidRPr="004E4323">
              <w:rPr>
                <w:b/>
                <w:bCs/>
              </w:rPr>
              <w:t>含义与作用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BCF2321" w14:textId="77777777" w:rsidR="004E4323" w:rsidRPr="004E4323" w:rsidRDefault="004E4323" w:rsidP="004E4323">
            <w:pPr>
              <w:rPr>
                <w:b/>
                <w:bCs/>
              </w:rPr>
            </w:pPr>
            <w:r w:rsidRPr="004E4323">
              <w:rPr>
                <w:b/>
                <w:bCs/>
              </w:rPr>
              <w:t>常用取值示例</w:t>
            </w:r>
          </w:p>
        </w:tc>
      </w:tr>
      <w:tr w:rsidR="004E4323" w:rsidRPr="004E4323" w14:paraId="19633F6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F4E0997" w14:textId="77777777" w:rsidR="004E4323" w:rsidRPr="004E4323" w:rsidRDefault="004E4323" w:rsidP="004E4323">
            <w:r w:rsidRPr="004E4323">
              <w:rPr>
                <w:rFonts w:ascii="Times New Roman" w:hAnsi="Times New Roman" w:cs="Times New Roman"/>
              </w:rPr>
              <w:t>​</w:t>
            </w:r>
            <w:proofErr w:type="spellStart"/>
            <w:r w:rsidRPr="004E4323">
              <w:rPr>
                <w:b/>
                <w:bCs/>
              </w:rPr>
              <w:t>TIM_Channel</w:t>
            </w:r>
            <w:proofErr w:type="spellEnd"/>
            <w:r w:rsidRPr="004E432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FD2C96F" w14:textId="77777777" w:rsidR="004E4323" w:rsidRPr="004E4323" w:rsidRDefault="004E4323" w:rsidP="004E4323">
            <w:r w:rsidRPr="004E4323">
              <w:t>选择要配置的</w:t>
            </w:r>
            <w:r w:rsidRPr="004E4323">
              <w:rPr>
                <w:color w:val="EE0000"/>
              </w:rPr>
              <w:t>输入捕获通道</w:t>
            </w:r>
            <w:r w:rsidRPr="004E4323">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869086" w14:textId="77777777" w:rsidR="004E4323" w:rsidRPr="004E4323" w:rsidRDefault="004E4323" w:rsidP="004E4323">
            <w:r w:rsidRPr="004E4323">
              <w:t>TIM_Channel_1, TIM_Channel_2, TIM_Channel_3, TIM_Channel_4</w:t>
            </w:r>
          </w:p>
        </w:tc>
      </w:tr>
      <w:tr w:rsidR="00096268" w:rsidRPr="004E4323" w14:paraId="232BF4B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F84C471" w14:textId="77777777" w:rsidR="00096268" w:rsidRPr="004E4323" w:rsidRDefault="00096268" w:rsidP="00096268">
            <w:r w:rsidRPr="004E4323">
              <w:rPr>
                <w:rFonts w:ascii="Times New Roman" w:hAnsi="Times New Roman" w:cs="Times New Roman"/>
              </w:rPr>
              <w:t>​</w:t>
            </w:r>
            <w:r w:rsidRPr="004E4323">
              <w:rPr>
                <w:b/>
                <w:bCs/>
              </w:rPr>
              <w:t>TIM_ICPolarity</w:t>
            </w:r>
            <w:r w:rsidRPr="004E432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E0B6231" w14:textId="77777777" w:rsidR="00096268" w:rsidRDefault="00096268" w:rsidP="00096268">
            <w:r w:rsidRPr="004E4323">
              <w:t>设置捕获信号的</w:t>
            </w:r>
            <w:r w:rsidRPr="004E4323">
              <w:rPr>
                <w:b/>
                <w:bCs/>
                <w:color w:val="EE0000"/>
              </w:rPr>
              <w:t>边沿极性</w:t>
            </w:r>
            <w:r w:rsidRPr="004E4323">
              <w:lastRenderedPageBreak/>
              <w:t>（上升沿、下降沿）。</w:t>
            </w:r>
          </w:p>
          <w:p w14:paraId="7370CAFC" w14:textId="1DC5A5B8" w:rsidR="00096268" w:rsidRPr="004E4323" w:rsidRDefault="00096268" w:rsidP="00096268"/>
        </w:tc>
        <w:tc>
          <w:tcPr>
            <w:tcW w:w="0" w:type="auto"/>
            <w:tcBorders>
              <w:top w:val="single" w:sz="6" w:space="0" w:color="E0E0E0"/>
              <w:left w:val="single" w:sz="6" w:space="0" w:color="E0E0E0"/>
              <w:bottom w:val="single" w:sz="6" w:space="0" w:color="E0E0E0"/>
              <w:right w:val="single" w:sz="6" w:space="0" w:color="E0E0E0"/>
            </w:tcBorders>
            <w:vAlign w:val="center"/>
            <w:hideMark/>
          </w:tcPr>
          <w:p w14:paraId="36845266" w14:textId="77777777" w:rsidR="00096268" w:rsidRDefault="00096268" w:rsidP="00096268">
            <w:proofErr w:type="spellStart"/>
            <w:r w:rsidRPr="004E4323">
              <w:lastRenderedPageBreak/>
              <w:t>TIM_ICPolarity_Rising</w:t>
            </w:r>
            <w:proofErr w:type="spellEnd"/>
            <w:r w:rsidRPr="004E4323">
              <w:t>（</w:t>
            </w:r>
            <w:r w:rsidRPr="004E4323">
              <w:rPr>
                <w:b/>
                <w:bCs/>
                <w:color w:val="EE0000"/>
              </w:rPr>
              <w:t>上升沿</w:t>
            </w:r>
            <w:r w:rsidRPr="004E4323">
              <w:t>）</w:t>
            </w:r>
            <w:r w:rsidRPr="004E4323">
              <w:br/>
            </w:r>
            <w:proofErr w:type="spellStart"/>
            <w:r w:rsidRPr="004E4323">
              <w:lastRenderedPageBreak/>
              <w:t>TIM_ICPolarity_Falling</w:t>
            </w:r>
            <w:proofErr w:type="spellEnd"/>
            <w:r w:rsidRPr="004E4323">
              <w:t>（</w:t>
            </w:r>
            <w:r w:rsidRPr="004E4323">
              <w:rPr>
                <w:b/>
                <w:bCs/>
                <w:color w:val="EE0000"/>
              </w:rPr>
              <w:t>下降沿</w:t>
            </w:r>
            <w:r w:rsidRPr="004E4323">
              <w:t>）</w:t>
            </w:r>
          </w:p>
          <w:p w14:paraId="49281EA1" w14:textId="181B5D0D" w:rsidR="00096268" w:rsidRPr="004E4323" w:rsidRDefault="00096268" w:rsidP="00096268">
            <w:proofErr w:type="spellStart"/>
            <w:r w:rsidRPr="004E4323">
              <w:t>TIM_ICPolarity</w:t>
            </w:r>
            <w:r w:rsidR="00BE5C9E">
              <w:rPr>
                <w:rFonts w:hint="eastAsia"/>
              </w:rPr>
              <w:t>_</w:t>
            </w:r>
            <w:r w:rsidR="00BA5C23">
              <w:rPr>
                <w:rFonts w:hint="eastAsia"/>
              </w:rPr>
              <w:t>BothEdge</w:t>
            </w:r>
            <w:proofErr w:type="spellEnd"/>
            <w:r w:rsidRPr="004E4323">
              <w:t>（</w:t>
            </w:r>
            <w:r>
              <w:rPr>
                <w:rFonts w:hint="eastAsia"/>
              </w:rPr>
              <w:t>上升沿下降沿都触发）</w:t>
            </w:r>
          </w:p>
        </w:tc>
      </w:tr>
      <w:tr w:rsidR="00096268" w:rsidRPr="004E4323" w14:paraId="1DCD13A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857A502" w14:textId="77777777" w:rsidR="00096268" w:rsidRPr="004E4323" w:rsidRDefault="00096268" w:rsidP="00096268">
            <w:r w:rsidRPr="004E4323">
              <w:rPr>
                <w:rFonts w:ascii="Times New Roman" w:hAnsi="Times New Roman" w:cs="Times New Roman"/>
              </w:rPr>
              <w:t>​</w:t>
            </w:r>
            <w:proofErr w:type="spellStart"/>
            <w:r w:rsidRPr="004E4323">
              <w:rPr>
                <w:b/>
                <w:bCs/>
              </w:rPr>
              <w:t>TIM_ICSelection</w:t>
            </w:r>
            <w:proofErr w:type="spellEnd"/>
            <w:r w:rsidRPr="004E432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5623517" w14:textId="77777777" w:rsidR="00096268" w:rsidRPr="004E4323" w:rsidRDefault="00096268" w:rsidP="00096268">
            <w:r w:rsidRPr="004E4323">
              <w:t>设置输入捕获通道的</w:t>
            </w:r>
            <w:r w:rsidRPr="004E4323">
              <w:rPr>
                <w:b/>
                <w:bCs/>
                <w:color w:val="EE0000"/>
              </w:rPr>
              <w:t>信号映射关系</w:t>
            </w:r>
            <w:r w:rsidRPr="004E4323">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39B7465" w14:textId="77777777" w:rsidR="00096268" w:rsidRPr="004E4323" w:rsidRDefault="00096268" w:rsidP="00096268">
            <w:proofErr w:type="spellStart"/>
            <w:r w:rsidRPr="004E4323">
              <w:t>TIM_ICSelection_DirectTI</w:t>
            </w:r>
            <w:proofErr w:type="spellEnd"/>
            <w:r w:rsidRPr="004E4323">
              <w:t>（</w:t>
            </w:r>
            <w:r w:rsidRPr="004E4323">
              <w:rPr>
                <w:b/>
                <w:bCs/>
                <w:color w:val="EE0000"/>
              </w:rPr>
              <w:t>直接</w:t>
            </w:r>
            <w:r w:rsidRPr="004E4323">
              <w:t>映射，如TI1FP1映射到IC1）</w:t>
            </w:r>
            <w:r w:rsidRPr="004E4323">
              <w:br/>
            </w:r>
            <w:proofErr w:type="spellStart"/>
            <w:r w:rsidRPr="004E4323">
              <w:t>TIM_ICSelection_IndirectTI</w:t>
            </w:r>
            <w:proofErr w:type="spellEnd"/>
            <w:r w:rsidRPr="004E4323">
              <w:t>（</w:t>
            </w:r>
            <w:r w:rsidRPr="004E4323">
              <w:rPr>
                <w:b/>
                <w:bCs/>
                <w:color w:val="EE0000"/>
              </w:rPr>
              <w:t>交叉</w:t>
            </w:r>
            <w:r w:rsidRPr="004E4323">
              <w:t>映射，如</w:t>
            </w:r>
            <w:r w:rsidRPr="004E4323">
              <w:rPr>
                <w:b/>
                <w:bCs/>
                <w:color w:val="EE0000"/>
              </w:rPr>
              <w:t>TI2FP1</w:t>
            </w:r>
            <w:r w:rsidRPr="004E4323">
              <w:rPr>
                <w:color w:val="EE0000"/>
              </w:rPr>
              <w:t>映射到</w:t>
            </w:r>
            <w:r w:rsidRPr="004E4323">
              <w:rPr>
                <w:b/>
                <w:bCs/>
                <w:color w:val="EE0000"/>
              </w:rPr>
              <w:t>IC1</w:t>
            </w:r>
            <w:r w:rsidRPr="004E4323">
              <w:t>）</w:t>
            </w:r>
          </w:p>
        </w:tc>
      </w:tr>
      <w:tr w:rsidR="00096268" w:rsidRPr="004E4323" w14:paraId="1DD1E24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F776952" w14:textId="77777777" w:rsidR="00096268" w:rsidRPr="004E4323" w:rsidRDefault="00096268" w:rsidP="00096268">
            <w:r w:rsidRPr="004E4323">
              <w:rPr>
                <w:rFonts w:ascii="Times New Roman" w:hAnsi="Times New Roman" w:cs="Times New Roman"/>
              </w:rPr>
              <w:t>​</w:t>
            </w:r>
            <w:proofErr w:type="spellStart"/>
            <w:r w:rsidRPr="004E4323">
              <w:rPr>
                <w:b/>
                <w:bCs/>
              </w:rPr>
              <w:t>TIM_ICPrescaler</w:t>
            </w:r>
            <w:proofErr w:type="spellEnd"/>
            <w:r w:rsidRPr="004E432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105A77" w14:textId="77777777" w:rsidR="00096268" w:rsidRPr="004E4323" w:rsidRDefault="00096268" w:rsidP="00096268">
            <w:r w:rsidRPr="004E4323">
              <w:t>设置输入捕获</w:t>
            </w:r>
            <w:r w:rsidRPr="004E4323">
              <w:rPr>
                <w:b/>
                <w:bCs/>
                <w:color w:val="EE0000"/>
              </w:rPr>
              <w:t>预分频器</w:t>
            </w:r>
            <w:r w:rsidRPr="004E4323">
              <w:t>，控制多少个边沿事件触发一次捕获。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6B3B62" w14:textId="77777777" w:rsidR="00096268" w:rsidRPr="004E4323" w:rsidRDefault="00096268" w:rsidP="00096268">
            <w:r w:rsidRPr="004E4323">
              <w:t>TIM_ICPSC_DIV1（每个事件</w:t>
            </w:r>
            <w:r w:rsidRPr="004E4323">
              <w:rPr>
                <w:b/>
                <w:bCs/>
                <w:color w:val="EE0000"/>
              </w:rPr>
              <w:t>都捕获</w:t>
            </w:r>
            <w:r w:rsidRPr="004E4323">
              <w:t>）</w:t>
            </w:r>
            <w:r w:rsidRPr="004E4323">
              <w:br/>
              <w:t>TIM_ICPSC_DIV2（每</w:t>
            </w:r>
            <w:r w:rsidRPr="004E4323">
              <w:rPr>
                <w:b/>
                <w:bCs/>
                <w:color w:val="EE0000"/>
              </w:rPr>
              <w:t>2个</w:t>
            </w:r>
            <w:r w:rsidRPr="004E4323">
              <w:t>事件捕获一次）</w:t>
            </w:r>
            <w:r w:rsidRPr="004E4323">
              <w:br/>
              <w:t>TIM_ICPSC_DIV4（每</w:t>
            </w:r>
            <w:r w:rsidRPr="004E4323">
              <w:rPr>
                <w:b/>
                <w:bCs/>
                <w:color w:val="EE0000"/>
              </w:rPr>
              <w:t>4个</w:t>
            </w:r>
            <w:r w:rsidRPr="004E4323">
              <w:t>事件捕获一次）</w:t>
            </w:r>
            <w:r w:rsidRPr="004E4323">
              <w:br/>
              <w:t>TIM_ICPSC_DIV8（每</w:t>
            </w:r>
            <w:r w:rsidRPr="004E4323">
              <w:rPr>
                <w:b/>
                <w:bCs/>
                <w:color w:val="EE0000"/>
              </w:rPr>
              <w:t>8个</w:t>
            </w:r>
            <w:r w:rsidRPr="004E4323">
              <w:t>事件捕获一次）</w:t>
            </w:r>
          </w:p>
        </w:tc>
      </w:tr>
      <w:tr w:rsidR="00096268" w:rsidRPr="004E4323" w14:paraId="1CE0C2F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7E21602" w14:textId="77777777" w:rsidR="00096268" w:rsidRPr="004E4323" w:rsidRDefault="00096268" w:rsidP="00096268">
            <w:r w:rsidRPr="004E4323">
              <w:rPr>
                <w:rFonts w:ascii="Times New Roman" w:hAnsi="Times New Roman" w:cs="Times New Roman"/>
              </w:rPr>
              <w:t>​</w:t>
            </w:r>
            <w:proofErr w:type="spellStart"/>
            <w:r w:rsidRPr="004E4323">
              <w:rPr>
                <w:b/>
                <w:bCs/>
              </w:rPr>
              <w:t>TIM_ICFilter</w:t>
            </w:r>
            <w:proofErr w:type="spellEnd"/>
            <w:r w:rsidRPr="004E432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7731342" w14:textId="77777777" w:rsidR="00096268" w:rsidRPr="004E4323" w:rsidRDefault="00096268" w:rsidP="00096268">
            <w:r w:rsidRPr="004E4323">
              <w:t>配置</w:t>
            </w:r>
            <w:r w:rsidRPr="004E4323">
              <w:rPr>
                <w:color w:val="EE0000"/>
              </w:rPr>
              <w:t>数字滤波器</w:t>
            </w:r>
            <w:r w:rsidRPr="004E4323">
              <w:t>的参数，用于滤除输入信号上的高频毛刺。</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4B69E38" w14:textId="77777777" w:rsidR="00096268" w:rsidRPr="004E4323" w:rsidRDefault="00096268" w:rsidP="00096268">
            <w:r w:rsidRPr="004E4323">
              <w:t>0x00（不滤波）</w:t>
            </w:r>
            <w:proofErr w:type="gramStart"/>
            <w:r w:rsidRPr="004E4323">
              <w:t>到 0x0F</w:t>
            </w:r>
            <w:proofErr w:type="gramEnd"/>
            <w:r w:rsidRPr="004E4323">
              <w:t>（最大滤波）</w:t>
            </w:r>
          </w:p>
        </w:tc>
      </w:tr>
    </w:tbl>
    <w:p w14:paraId="75A4DBBD" w14:textId="77777777" w:rsidR="004E4323" w:rsidRPr="004E4323" w:rsidRDefault="004E4323" w:rsidP="003410F6">
      <w:pPr>
        <w:pStyle w:val="3"/>
      </w:pPr>
      <w:r w:rsidRPr="004E4323">
        <w:rPr>
          <w:rFonts w:ascii="Segoe UI Emoji" w:hAnsi="Segoe UI Emoji" w:cs="Segoe UI Emoji"/>
        </w:rPr>
        <w:t>🔧</w:t>
      </w:r>
      <w:r w:rsidRPr="004E4323">
        <w:t xml:space="preserve"> 工作原理与配置步骤 </w:t>
      </w:r>
    </w:p>
    <w:p w14:paraId="508EE994" w14:textId="77777777" w:rsidR="004E4323" w:rsidRPr="004E4323" w:rsidRDefault="004E4323" w:rsidP="004E4323">
      <w:r w:rsidRPr="004E4323">
        <w:t>输入捕获的基本原理是，当检测到指定通道的引脚上出现设定的</w:t>
      </w:r>
      <w:r w:rsidRPr="004E4323">
        <w:rPr>
          <w:color w:val="EE0000"/>
        </w:rPr>
        <w:t>边沿事件</w:t>
      </w:r>
      <w:r w:rsidRPr="004E4323">
        <w:t>（如上升沿）时，定时器当前</w:t>
      </w:r>
      <w:r w:rsidRPr="004E4323">
        <w:rPr>
          <w:color w:val="EE0000"/>
        </w:rPr>
        <w:t>计数值（CNT）</w:t>
      </w:r>
      <w:r w:rsidRPr="004E4323">
        <w:t>会被自动锁存到对应的</w:t>
      </w:r>
      <w:r w:rsidRPr="004E4323">
        <w:rPr>
          <w:color w:val="EE0000"/>
        </w:rPr>
        <w:t>捕获/比较寄存器</w:t>
      </w:r>
      <w:r w:rsidRPr="004E4323">
        <w:t>（</w:t>
      </w:r>
      <w:proofErr w:type="spellStart"/>
      <w:r w:rsidRPr="004E4323">
        <w:rPr>
          <w:b/>
          <w:bCs/>
          <w:color w:val="EE0000"/>
        </w:rPr>
        <w:t>CCRx</w:t>
      </w:r>
      <w:proofErr w:type="spellEnd"/>
      <w:r w:rsidRPr="004E4323">
        <w:t>）中。通过</w:t>
      </w:r>
      <w:r w:rsidRPr="004E4323">
        <w:rPr>
          <w:color w:val="EE0000"/>
        </w:rPr>
        <w:t>读取</w:t>
      </w:r>
      <w:proofErr w:type="spellStart"/>
      <w:r w:rsidRPr="004E4323">
        <w:rPr>
          <w:color w:val="EE0000"/>
        </w:rPr>
        <w:t>CCRx</w:t>
      </w:r>
      <w:proofErr w:type="spellEnd"/>
      <w:r w:rsidRPr="004E4323">
        <w:rPr>
          <w:color w:val="EE0000"/>
        </w:rPr>
        <w:t>的值</w:t>
      </w:r>
      <w:r w:rsidRPr="004E4323">
        <w:t>，就可以计算出</w:t>
      </w:r>
      <w:r w:rsidRPr="004E4323">
        <w:rPr>
          <w:color w:val="EE0000"/>
        </w:rPr>
        <w:t>脉冲的宽度</w:t>
      </w:r>
      <w:r w:rsidRPr="004E4323">
        <w:t>或</w:t>
      </w:r>
      <w:r w:rsidRPr="004E4323">
        <w:rPr>
          <w:color w:val="EE0000"/>
        </w:rPr>
        <w:t>信号的周期</w:t>
      </w:r>
      <w:r w:rsidRPr="004E4323">
        <w:t>。</w:t>
      </w:r>
    </w:p>
    <w:p w14:paraId="15A3BFCA" w14:textId="77777777" w:rsidR="004E4323" w:rsidRPr="004E4323" w:rsidRDefault="004E4323" w:rsidP="004E4323">
      <w:r w:rsidRPr="004E4323">
        <w:t>使用</w:t>
      </w:r>
      <w:proofErr w:type="spellStart"/>
      <w:r w:rsidRPr="004E4323">
        <w:t>TIM_ICInit</w:t>
      </w:r>
      <w:proofErr w:type="spellEnd"/>
      <w:r w:rsidRPr="004E4323">
        <w:t>函数进行输入捕获的一般步骤如下：</w:t>
      </w:r>
    </w:p>
    <w:p w14:paraId="460166DF" w14:textId="77777777" w:rsidR="004E4323" w:rsidRPr="004E4323" w:rsidRDefault="004E4323">
      <w:pPr>
        <w:numPr>
          <w:ilvl w:val="0"/>
          <w:numId w:val="364"/>
        </w:numPr>
      </w:pPr>
      <w:r w:rsidRPr="004E4323">
        <w:rPr>
          <w:rFonts w:ascii="Times New Roman" w:hAnsi="Times New Roman" w:cs="Times New Roman"/>
        </w:rPr>
        <w:t>​</w:t>
      </w:r>
      <w:r w:rsidRPr="004E4323">
        <w:rPr>
          <w:b/>
          <w:bCs/>
        </w:rPr>
        <w:t>使能时钟</w:t>
      </w:r>
      <w:r w:rsidRPr="004E4323">
        <w:rPr>
          <w:rFonts w:ascii="Times New Roman" w:hAnsi="Times New Roman" w:cs="Times New Roman"/>
        </w:rPr>
        <w:t>​</w:t>
      </w:r>
      <w:r w:rsidRPr="004E4323">
        <w:t>：使能定时器和对应GPIO口的时钟。</w:t>
      </w:r>
    </w:p>
    <w:p w14:paraId="3ED46595" w14:textId="77777777" w:rsidR="004E4323" w:rsidRPr="004E4323" w:rsidRDefault="004E4323">
      <w:pPr>
        <w:numPr>
          <w:ilvl w:val="0"/>
          <w:numId w:val="364"/>
        </w:numPr>
      </w:pPr>
      <w:r w:rsidRPr="004E4323">
        <w:rPr>
          <w:rFonts w:ascii="Times New Roman" w:hAnsi="Times New Roman" w:cs="Times New Roman"/>
        </w:rPr>
        <w:t>​</w:t>
      </w:r>
      <w:r w:rsidRPr="004E4323">
        <w:rPr>
          <w:b/>
          <w:bCs/>
        </w:rPr>
        <w:t>初始化GPIO</w:t>
      </w:r>
      <w:r w:rsidRPr="004E4323">
        <w:rPr>
          <w:rFonts w:ascii="Times New Roman" w:hAnsi="Times New Roman" w:cs="Times New Roman"/>
        </w:rPr>
        <w:t>​</w:t>
      </w:r>
      <w:r w:rsidRPr="004E4323">
        <w:t>：将GPIO配置为复用功能模式，并映射到对应的定时器通道。</w:t>
      </w:r>
    </w:p>
    <w:p w14:paraId="7549E688" w14:textId="77777777" w:rsidR="004E4323" w:rsidRPr="004E4323" w:rsidRDefault="004E4323">
      <w:pPr>
        <w:numPr>
          <w:ilvl w:val="0"/>
          <w:numId w:val="364"/>
        </w:numPr>
      </w:pPr>
      <w:r w:rsidRPr="004E4323">
        <w:rPr>
          <w:rFonts w:ascii="Times New Roman" w:hAnsi="Times New Roman" w:cs="Times New Roman"/>
        </w:rPr>
        <w:t>​</w:t>
      </w:r>
      <w:r w:rsidRPr="004E4323">
        <w:rPr>
          <w:b/>
          <w:bCs/>
        </w:rPr>
        <w:t>初始化时基单元</w:t>
      </w:r>
      <w:r w:rsidRPr="004E4323">
        <w:rPr>
          <w:rFonts w:ascii="Times New Roman" w:hAnsi="Times New Roman" w:cs="Times New Roman"/>
        </w:rPr>
        <w:t>​</w:t>
      </w:r>
      <w:r w:rsidRPr="004E4323">
        <w:t>：配置定时器的预分频器（PSC）和自动重装载值（ARR），决定计数频率和范围。</w:t>
      </w:r>
    </w:p>
    <w:p w14:paraId="2F1DF4B4" w14:textId="77777777" w:rsidR="004E4323" w:rsidRPr="004E4323" w:rsidRDefault="004E4323">
      <w:pPr>
        <w:numPr>
          <w:ilvl w:val="0"/>
          <w:numId w:val="364"/>
        </w:numPr>
      </w:pPr>
      <w:r w:rsidRPr="004E4323">
        <w:rPr>
          <w:rFonts w:ascii="Times New Roman" w:hAnsi="Times New Roman" w:cs="Times New Roman"/>
        </w:rPr>
        <w:t>​</w:t>
      </w:r>
      <w:r w:rsidRPr="004E4323">
        <w:rPr>
          <w:b/>
          <w:bCs/>
        </w:rPr>
        <w:t>配置输入捕获参数</w:t>
      </w:r>
      <w:r w:rsidRPr="004E4323">
        <w:rPr>
          <w:rFonts w:ascii="Times New Roman" w:hAnsi="Times New Roman" w:cs="Times New Roman"/>
        </w:rPr>
        <w:t>​</w:t>
      </w:r>
      <w:r w:rsidRPr="004E4323">
        <w:t>：定义并填充</w:t>
      </w:r>
      <w:proofErr w:type="spellStart"/>
      <w:r w:rsidRPr="004E4323">
        <w:t>TIM_ICInitTypeDef</w:t>
      </w:r>
      <w:proofErr w:type="spellEnd"/>
      <w:r w:rsidRPr="004E4323">
        <w:t>结构体，然后调用</w:t>
      </w:r>
      <w:proofErr w:type="spellStart"/>
      <w:r w:rsidRPr="004E4323">
        <w:t>TIM_ICInit</w:t>
      </w:r>
      <w:proofErr w:type="spellEnd"/>
      <w:r w:rsidRPr="004E4323">
        <w:t>函数。</w:t>
      </w:r>
    </w:p>
    <w:p w14:paraId="2B417CA0" w14:textId="77777777" w:rsidR="004E4323" w:rsidRPr="004E4323" w:rsidRDefault="004E4323">
      <w:pPr>
        <w:numPr>
          <w:ilvl w:val="0"/>
          <w:numId w:val="364"/>
        </w:numPr>
      </w:pPr>
      <w:r w:rsidRPr="004E4323">
        <w:rPr>
          <w:rFonts w:ascii="Times New Roman" w:hAnsi="Times New Roman" w:cs="Times New Roman"/>
        </w:rPr>
        <w:t>​</w:t>
      </w:r>
      <w:r w:rsidRPr="004E4323">
        <w:rPr>
          <w:rFonts w:ascii="Times New Roman" w:hAnsi="Times New Roman" w:cs="Times New Roman"/>
          <w:b/>
          <w:bCs/>
        </w:rPr>
        <w:t>​</w:t>
      </w:r>
      <w:r w:rsidRPr="004E4323">
        <w:rPr>
          <w:b/>
          <w:bCs/>
        </w:rPr>
        <w:t>（可选）配置中断</w:t>
      </w:r>
      <w:r w:rsidRPr="004E4323">
        <w:rPr>
          <w:rFonts w:ascii="Times New Roman" w:hAnsi="Times New Roman" w:cs="Times New Roman"/>
        </w:rPr>
        <w:t>​</w:t>
      </w:r>
      <w:r w:rsidRPr="004E4323">
        <w:t>：如果需要捕获事件产生中断，则使能捕获中断和定时器更新中断，并配置NVIC。</w:t>
      </w:r>
    </w:p>
    <w:p w14:paraId="0A56DACC" w14:textId="77777777" w:rsidR="004E4323" w:rsidRPr="004E4323" w:rsidRDefault="004E4323">
      <w:pPr>
        <w:numPr>
          <w:ilvl w:val="0"/>
          <w:numId w:val="364"/>
        </w:numPr>
      </w:pPr>
      <w:r w:rsidRPr="004E4323">
        <w:rPr>
          <w:rFonts w:ascii="Times New Roman" w:hAnsi="Times New Roman" w:cs="Times New Roman"/>
        </w:rPr>
        <w:lastRenderedPageBreak/>
        <w:t>​</w:t>
      </w:r>
      <w:r w:rsidRPr="004E4323">
        <w:rPr>
          <w:b/>
          <w:bCs/>
        </w:rPr>
        <w:t>使能定时器</w:t>
      </w:r>
      <w:r w:rsidRPr="004E4323">
        <w:rPr>
          <w:rFonts w:ascii="Times New Roman" w:hAnsi="Times New Roman" w:cs="Times New Roman"/>
        </w:rPr>
        <w:t>​</w:t>
      </w:r>
      <w:r w:rsidRPr="004E4323">
        <w:t>：最后使能定时器开始工作。</w:t>
      </w:r>
    </w:p>
    <w:p w14:paraId="41148153" w14:textId="77777777" w:rsidR="004E4323" w:rsidRPr="004E4323" w:rsidRDefault="004E4323" w:rsidP="003410F6">
      <w:pPr>
        <w:pStyle w:val="3"/>
      </w:pPr>
      <w:r w:rsidRPr="004E4323">
        <w:rPr>
          <w:rFonts w:ascii="Segoe UI Emoji" w:hAnsi="Segoe UI Emoji" w:cs="Segoe UI Emoji"/>
        </w:rPr>
        <w:t>💡</w:t>
      </w:r>
      <w:r w:rsidRPr="004E4323">
        <w:t xml:space="preserve"> 重要注意事项 </w:t>
      </w:r>
    </w:p>
    <w:p w14:paraId="4AB2365A" w14:textId="77777777" w:rsidR="004E4323" w:rsidRPr="004E4323" w:rsidRDefault="004E4323">
      <w:pPr>
        <w:numPr>
          <w:ilvl w:val="0"/>
          <w:numId w:val="365"/>
        </w:numPr>
      </w:pPr>
      <w:r w:rsidRPr="004E4323">
        <w:rPr>
          <w:rFonts w:ascii="Times New Roman" w:hAnsi="Times New Roman" w:cs="Times New Roman"/>
        </w:rPr>
        <w:t>​</w:t>
      </w:r>
      <w:r w:rsidRPr="004E4323">
        <w:rPr>
          <w:b/>
          <w:bCs/>
        </w:rPr>
        <w:t>通道</w:t>
      </w:r>
      <w:r w:rsidRPr="004E4323">
        <w:rPr>
          <w:b/>
          <w:bCs/>
          <w:color w:val="EE0000"/>
        </w:rPr>
        <w:t>独立性</w:t>
      </w:r>
      <w:r w:rsidRPr="004E4323">
        <w:rPr>
          <w:rFonts w:ascii="Times New Roman" w:hAnsi="Times New Roman" w:cs="Times New Roman"/>
        </w:rPr>
        <w:t>​</w:t>
      </w:r>
      <w:r w:rsidRPr="004E4323">
        <w:t>：与输出比较通道每个通道有独立初始化函数不同，</w:t>
      </w:r>
      <w:proofErr w:type="spellStart"/>
      <w:r w:rsidRPr="004E4323">
        <w:t>TIM_ICInit</w:t>
      </w:r>
      <w:proofErr w:type="spellEnd"/>
      <w:r w:rsidRPr="004E4323">
        <w:t>函数用于</w:t>
      </w:r>
      <w:r w:rsidRPr="004E4323">
        <w:rPr>
          <w:color w:val="EE0000"/>
        </w:rPr>
        <w:t>初始化</w:t>
      </w:r>
      <w:r w:rsidRPr="004E4323">
        <w:rPr>
          <w:b/>
          <w:bCs/>
          <w:color w:val="EE0000"/>
        </w:rPr>
        <w:t>所有</w:t>
      </w:r>
      <w:r w:rsidRPr="004E4323">
        <w:rPr>
          <w:color w:val="EE0000"/>
        </w:rPr>
        <w:t>四个输入捕获通道</w:t>
      </w:r>
      <w:r w:rsidRPr="004E4323">
        <w:t>，具体初始化哪个通道由结构体中的</w:t>
      </w:r>
      <w:proofErr w:type="spellStart"/>
      <w:r w:rsidRPr="004E4323">
        <w:rPr>
          <w:color w:val="EE0000"/>
        </w:rPr>
        <w:t>TIM_Channel</w:t>
      </w:r>
      <w:proofErr w:type="spellEnd"/>
      <w:r w:rsidRPr="004E4323">
        <w:t>成员指定。</w:t>
      </w:r>
    </w:p>
    <w:p w14:paraId="31DBF56F" w14:textId="77777777" w:rsidR="004E4323" w:rsidRPr="004E4323" w:rsidRDefault="004E4323">
      <w:pPr>
        <w:numPr>
          <w:ilvl w:val="0"/>
          <w:numId w:val="365"/>
        </w:numPr>
      </w:pPr>
      <w:r w:rsidRPr="004E4323">
        <w:rPr>
          <w:rFonts w:ascii="Times New Roman" w:hAnsi="Times New Roman" w:cs="Times New Roman"/>
        </w:rPr>
        <w:t>​</w:t>
      </w:r>
      <w:r w:rsidRPr="004E4323">
        <w:rPr>
          <w:b/>
          <w:bCs/>
        </w:rPr>
        <w:t>PWMI模式</w:t>
      </w:r>
      <w:r w:rsidRPr="004E4323">
        <w:rPr>
          <w:rFonts w:ascii="Times New Roman" w:hAnsi="Times New Roman" w:cs="Times New Roman"/>
        </w:rPr>
        <w:t>​</w:t>
      </w:r>
      <w:r w:rsidRPr="004E4323">
        <w:t>：对于需要同时测量PWM频率和占空比的场景，可以使用</w:t>
      </w:r>
      <w:proofErr w:type="spellStart"/>
      <w:r w:rsidRPr="004E4323">
        <w:t>TIM_PWMIConfig</w:t>
      </w:r>
      <w:proofErr w:type="spellEnd"/>
      <w:r w:rsidRPr="004E4323">
        <w:t>函数快速配置两个通道（如一个上升沿触发，一个下降沿触发），这比单独配置两次</w:t>
      </w:r>
      <w:proofErr w:type="spellStart"/>
      <w:r w:rsidRPr="004E4323">
        <w:t>TIM_ICInit</w:t>
      </w:r>
      <w:proofErr w:type="spellEnd"/>
      <w:r w:rsidRPr="004E4323">
        <w:t>更方便。</w:t>
      </w:r>
    </w:p>
    <w:p w14:paraId="5E637BE3" w14:textId="77777777" w:rsidR="004E4323" w:rsidRPr="004E4323" w:rsidRDefault="004E4323">
      <w:pPr>
        <w:numPr>
          <w:ilvl w:val="0"/>
          <w:numId w:val="365"/>
        </w:numPr>
      </w:pPr>
      <w:r w:rsidRPr="004E4323">
        <w:rPr>
          <w:rFonts w:ascii="Times New Roman" w:hAnsi="Times New Roman" w:cs="Times New Roman"/>
        </w:rPr>
        <w:t>​</w:t>
      </w:r>
      <w:r w:rsidRPr="004E4323">
        <w:rPr>
          <w:b/>
          <w:bCs/>
        </w:rPr>
        <w:t>主从模式</w:t>
      </w:r>
      <w:r w:rsidRPr="004E4323">
        <w:rPr>
          <w:rFonts w:ascii="Times New Roman" w:hAnsi="Times New Roman" w:cs="Times New Roman"/>
        </w:rPr>
        <w:t>​</w:t>
      </w:r>
      <w:r w:rsidRPr="004E4323">
        <w:t>：为了实现更高效的测量（如捕获后自动清零计数器），可以结合使用主从触发模式，相关函数有</w:t>
      </w:r>
      <w:proofErr w:type="spellStart"/>
      <w:r w:rsidRPr="004E4323">
        <w:t>TIM_SelectInputTrigger</w:t>
      </w:r>
      <w:proofErr w:type="spellEnd"/>
      <w:r w:rsidRPr="004E4323">
        <w:t>、</w:t>
      </w:r>
      <w:proofErr w:type="spellStart"/>
      <w:r w:rsidRPr="004E4323">
        <w:t>TIM_SelectSlaveMode</w:t>
      </w:r>
      <w:proofErr w:type="spellEnd"/>
      <w:r w:rsidRPr="004E4323">
        <w:t>等。</w:t>
      </w:r>
    </w:p>
    <w:p w14:paraId="2994A821" w14:textId="77777777" w:rsidR="004E4323" w:rsidRPr="004E4323" w:rsidRDefault="004E4323">
      <w:pPr>
        <w:numPr>
          <w:ilvl w:val="0"/>
          <w:numId w:val="365"/>
        </w:numPr>
      </w:pPr>
      <w:r w:rsidRPr="004E4323">
        <w:rPr>
          <w:rFonts w:ascii="Times New Roman" w:hAnsi="Times New Roman" w:cs="Times New Roman"/>
        </w:rPr>
        <w:t>​</w:t>
      </w:r>
      <w:r w:rsidRPr="004E4323">
        <w:rPr>
          <w:b/>
          <w:bCs/>
        </w:rPr>
        <w:t>读取捕获</w:t>
      </w:r>
      <w:proofErr w:type="gramStart"/>
      <w:r w:rsidRPr="004E4323">
        <w:rPr>
          <w:b/>
          <w:bCs/>
        </w:rPr>
        <w:t>值</w:t>
      </w:r>
      <w:r w:rsidRPr="004E4323">
        <w:rPr>
          <w:rFonts w:ascii="Times New Roman" w:hAnsi="Times New Roman" w:cs="Times New Roman"/>
        </w:rPr>
        <w:t>​</w:t>
      </w:r>
      <w:r w:rsidRPr="004E4323">
        <w:t>：</w:t>
      </w:r>
      <w:proofErr w:type="gramEnd"/>
      <w:r w:rsidRPr="004E4323">
        <w:t>在捕获发生后，需要使用</w:t>
      </w:r>
      <w:proofErr w:type="spellStart"/>
      <w:r w:rsidRPr="004E4323">
        <w:t>TIM_GetCapturex</w:t>
      </w:r>
      <w:proofErr w:type="spellEnd"/>
      <w:r w:rsidRPr="004E4323">
        <w:t>（x=1,2,3,4）函数来读取捕获/比较寄存器（</w:t>
      </w:r>
      <w:proofErr w:type="spellStart"/>
      <w:r w:rsidRPr="004E4323">
        <w:t>CCRx</w:t>
      </w:r>
      <w:proofErr w:type="spellEnd"/>
      <w:r w:rsidRPr="004E4323">
        <w:t>）中锁存的计数值。</w:t>
      </w:r>
    </w:p>
    <w:p w14:paraId="1F520662" w14:textId="4FADB703" w:rsidR="00393938" w:rsidRPr="00DD3AB3" w:rsidRDefault="004E4323" w:rsidP="00393938">
      <w:r w:rsidRPr="004E4323">
        <w:t>希望这份详细的讲解能帮助你更好地理解和使用STM32的输入捕获功能。如果你在实际的代码编写或调试中遇到具体问题，欢迎继续提问。</w:t>
      </w:r>
    </w:p>
    <w:p w14:paraId="6F5D70AA" w14:textId="4DEC6120" w:rsidR="00DD3AB3" w:rsidRDefault="00DD3AB3" w:rsidP="002C03D5">
      <w:pPr>
        <w:pStyle w:val="2"/>
      </w:pPr>
      <w:proofErr w:type="spellStart"/>
      <w:r w:rsidRPr="00DD3AB3">
        <w:t>TIM_PWMIConfig</w:t>
      </w:r>
      <w:proofErr w:type="spellEnd"/>
      <w:r>
        <w:rPr>
          <w:rFonts w:hint="eastAsia"/>
        </w:rPr>
        <w:t>()</w:t>
      </w:r>
      <w:r w:rsidR="00766535">
        <w:br/>
      </w:r>
      <w:r w:rsidR="00766535" w:rsidRPr="00B0226B">
        <w:t>配置定时器进入</w:t>
      </w:r>
      <w:r w:rsidR="00766535" w:rsidRPr="00B0226B">
        <w:rPr>
          <w:b/>
          <w:bCs/>
        </w:rPr>
        <w:t>PWM输入模式（PWMI模式）</w:t>
      </w:r>
      <w:r w:rsidR="00766535" w:rsidRPr="00B0226B">
        <w:rPr>
          <w:rFonts w:ascii="Times New Roman" w:hAnsi="Times New Roman" w:cs="Times New Roman"/>
          <w:b/>
          <w:bCs/>
        </w:rPr>
        <w:t>​</w:t>
      </w:r>
    </w:p>
    <w:p w14:paraId="5379B5B7" w14:textId="77777777" w:rsidR="00B0226B" w:rsidRDefault="00B0226B" w:rsidP="00B0226B">
      <w:proofErr w:type="spellStart"/>
      <w:r w:rsidRPr="00B0226B">
        <w:t>TIM_PWMIConfig</w:t>
      </w:r>
      <w:proofErr w:type="spellEnd"/>
      <w:r w:rsidRPr="00B0226B">
        <w:t>函数是STM32标准库中一个非常实用的高级函数，它专门用于快速配置定时器进入</w:t>
      </w:r>
      <w:r w:rsidRPr="00B0226B">
        <w:rPr>
          <w:b/>
          <w:bCs/>
        </w:rPr>
        <w:t>PWM输入模式（PWMI模式）</w:t>
      </w:r>
      <w:r w:rsidRPr="00B0226B">
        <w:rPr>
          <w:rFonts w:ascii="Times New Roman" w:hAnsi="Times New Roman" w:cs="Times New Roman"/>
          <w:b/>
          <w:bCs/>
        </w:rPr>
        <w:t>​</w:t>
      </w:r>
      <w:r w:rsidRPr="00B0226B">
        <w:t>，以方便同时测量外部PWM信号的</w:t>
      </w:r>
      <w:r w:rsidRPr="00B0226B">
        <w:rPr>
          <w:b/>
          <w:bCs/>
          <w:color w:val="EE0000"/>
        </w:rPr>
        <w:t>频率</w:t>
      </w:r>
      <w:r w:rsidRPr="00B0226B">
        <w:t>和</w:t>
      </w:r>
      <w:r w:rsidRPr="00B0226B">
        <w:rPr>
          <w:b/>
          <w:bCs/>
          <w:color w:val="EE0000"/>
        </w:rPr>
        <w:t>占空比</w:t>
      </w:r>
      <w:r w:rsidRPr="00B0226B">
        <w:t>。</w:t>
      </w:r>
    </w:p>
    <w:p w14:paraId="7F3D18ED" w14:textId="77777777" w:rsidR="00B0226B" w:rsidRPr="00B0226B" w:rsidRDefault="00B0226B" w:rsidP="00766535">
      <w:pPr>
        <w:pStyle w:val="3"/>
      </w:pPr>
      <w:r w:rsidRPr="00B0226B">
        <w:rPr>
          <w:rFonts w:ascii="Segoe UI Emoji" w:hAnsi="Segoe UI Emoji" w:cs="Segoe UI Emoji"/>
        </w:rPr>
        <w:t>⚙️</w:t>
      </w:r>
      <w:r w:rsidRPr="00B0226B">
        <w:t xml:space="preserve"> 函数定义与作用 </w:t>
      </w:r>
    </w:p>
    <w:p w14:paraId="65F22811" w14:textId="77777777" w:rsidR="00B0226B" w:rsidRPr="00B0226B" w:rsidRDefault="00B0226B" w:rsidP="00B0226B">
      <w:r w:rsidRPr="00B0226B">
        <w:rPr>
          <w:rFonts w:ascii="Times New Roman" w:hAnsi="Times New Roman" w:cs="Times New Roman"/>
        </w:rPr>
        <w:t>​</w:t>
      </w:r>
      <w:r w:rsidRPr="00B0226B">
        <w:rPr>
          <w:b/>
          <w:bCs/>
        </w:rPr>
        <w:t>函数原型</w:t>
      </w:r>
      <w:r w:rsidRPr="00B0226B">
        <w:rPr>
          <w:rFonts w:ascii="Times New Roman" w:hAnsi="Times New Roman" w:cs="Times New Roman"/>
        </w:rPr>
        <w:t>​</w:t>
      </w:r>
      <w:r w:rsidRPr="00B0226B">
        <w:t>：</w:t>
      </w:r>
    </w:p>
    <w:p w14:paraId="15F80AA4" w14:textId="77777777" w:rsidR="00B0226B" w:rsidRPr="00B0226B" w:rsidRDefault="00B0226B" w:rsidP="00B0226B">
      <w:r w:rsidRPr="00B0226B">
        <w:t xml:space="preserve">void </w:t>
      </w:r>
      <w:proofErr w:type="spellStart"/>
      <w:r w:rsidRPr="00B0226B">
        <w:t>TIM_</w:t>
      </w:r>
      <w:proofErr w:type="gramStart"/>
      <w:r w:rsidRPr="00B0226B">
        <w:t>PWMIConfig</w:t>
      </w:r>
      <w:proofErr w:type="spellEnd"/>
      <w:r w:rsidRPr="00B0226B">
        <w:t>(</w:t>
      </w:r>
      <w:proofErr w:type="spellStart"/>
      <w:proofErr w:type="gramEnd"/>
      <w:r w:rsidRPr="00B0226B">
        <w:t>TIM_TypeDef</w:t>
      </w:r>
      <w:proofErr w:type="spellEnd"/>
      <w:r w:rsidRPr="00B0226B">
        <w:t xml:space="preserve">* </w:t>
      </w:r>
      <w:proofErr w:type="spellStart"/>
      <w:r w:rsidRPr="00B0226B">
        <w:t>TIMx</w:t>
      </w:r>
      <w:proofErr w:type="spellEnd"/>
      <w:r w:rsidRPr="00B0226B">
        <w:t xml:space="preserve">, </w:t>
      </w:r>
      <w:proofErr w:type="spellStart"/>
      <w:r w:rsidRPr="00B0226B">
        <w:t>TIM_ICInitTypeDef</w:t>
      </w:r>
      <w:proofErr w:type="spellEnd"/>
      <w:r w:rsidRPr="00B0226B">
        <w:t xml:space="preserve">* </w:t>
      </w:r>
      <w:proofErr w:type="spellStart"/>
      <w:r w:rsidRPr="00B0226B">
        <w:t>TIM_ICInitStruct</w:t>
      </w:r>
      <w:proofErr w:type="spellEnd"/>
      <w:r w:rsidRPr="00B0226B">
        <w:t>);</w:t>
      </w:r>
    </w:p>
    <w:p w14:paraId="67BCEFB8" w14:textId="77777777" w:rsidR="00B0226B" w:rsidRPr="00B0226B" w:rsidRDefault="00B0226B">
      <w:pPr>
        <w:numPr>
          <w:ilvl w:val="0"/>
          <w:numId w:val="366"/>
        </w:numPr>
      </w:pPr>
      <w:r w:rsidRPr="00B0226B">
        <w:rPr>
          <w:rFonts w:ascii="Times New Roman" w:hAnsi="Times New Roman" w:cs="Times New Roman"/>
        </w:rPr>
        <w:t>​</w:t>
      </w:r>
      <w:proofErr w:type="spellStart"/>
      <w:r w:rsidRPr="00B0226B">
        <w:rPr>
          <w:b/>
          <w:bCs/>
        </w:rPr>
        <w:t>TIMx</w:t>
      </w:r>
      <w:proofErr w:type="spellEnd"/>
      <w:r w:rsidRPr="00B0226B">
        <w:rPr>
          <w:rFonts w:ascii="Times New Roman" w:hAnsi="Times New Roman" w:cs="Times New Roman"/>
        </w:rPr>
        <w:t>​</w:t>
      </w:r>
      <w:r w:rsidRPr="00B0226B">
        <w:t>：指定要配置的定时器，例如TIM1、TIM3等。</w:t>
      </w:r>
    </w:p>
    <w:p w14:paraId="5645643F" w14:textId="77777777" w:rsidR="00B0226B" w:rsidRPr="00B0226B" w:rsidRDefault="00B0226B">
      <w:pPr>
        <w:numPr>
          <w:ilvl w:val="0"/>
          <w:numId w:val="366"/>
        </w:numPr>
      </w:pPr>
      <w:r w:rsidRPr="00B0226B">
        <w:rPr>
          <w:rFonts w:ascii="Times New Roman" w:hAnsi="Times New Roman" w:cs="Times New Roman"/>
        </w:rPr>
        <w:t>​</w:t>
      </w:r>
      <w:proofErr w:type="spellStart"/>
      <w:r w:rsidRPr="00B0226B">
        <w:rPr>
          <w:b/>
          <w:bCs/>
        </w:rPr>
        <w:t>TIM_ICInitStruct</w:t>
      </w:r>
      <w:proofErr w:type="spellEnd"/>
      <w:r w:rsidRPr="00B0226B">
        <w:rPr>
          <w:rFonts w:ascii="Times New Roman" w:hAnsi="Times New Roman" w:cs="Times New Roman"/>
        </w:rPr>
        <w:t>​</w:t>
      </w:r>
      <w:r w:rsidRPr="00B0226B">
        <w:t>：指向一个配置结构体的指针，用于定义PWM输入模式的参数。</w:t>
      </w:r>
    </w:p>
    <w:p w14:paraId="3F23AF23" w14:textId="77777777" w:rsidR="00B0226B" w:rsidRDefault="00B0226B" w:rsidP="00B0226B">
      <w:r w:rsidRPr="00B0226B">
        <w:t>这个函数的核心作用是</w:t>
      </w:r>
      <w:r w:rsidRPr="00B0226B">
        <w:rPr>
          <w:b/>
          <w:bCs/>
        </w:rPr>
        <w:t>一次性配置定时器的</w:t>
      </w:r>
      <w:r w:rsidRPr="00B0226B">
        <w:rPr>
          <w:b/>
          <w:bCs/>
          <w:color w:val="EE0000"/>
        </w:rPr>
        <w:t>两个</w:t>
      </w:r>
      <w:r w:rsidRPr="00B0226B">
        <w:rPr>
          <w:b/>
          <w:bCs/>
        </w:rPr>
        <w:t>输入捕获通道</w:t>
      </w:r>
      <w:r w:rsidRPr="00B0226B">
        <w:t>。它会根据你提供的结构体参数，将一个通道设置为</w:t>
      </w:r>
      <w:r w:rsidRPr="00B0226B">
        <w:rPr>
          <w:color w:val="EE0000"/>
        </w:rPr>
        <w:t>上升沿捕获</w:t>
      </w:r>
      <w:r w:rsidRPr="00B0226B">
        <w:t>，另一个通道自动配置为</w:t>
      </w:r>
      <w:r w:rsidRPr="00B0226B">
        <w:rPr>
          <w:color w:val="EE0000"/>
        </w:rPr>
        <w:t>下降沿捕获</w:t>
      </w:r>
      <w:r w:rsidRPr="00B0226B">
        <w:t>，并且将它们都映射到</w:t>
      </w:r>
      <w:r w:rsidRPr="00B0226B">
        <w:rPr>
          <w:b/>
          <w:bCs/>
          <w:color w:val="EE0000"/>
        </w:rPr>
        <w:t>同一个输入引脚</w:t>
      </w:r>
      <w:r w:rsidRPr="00B0226B">
        <w:t>上。这样，两个通道可以</w:t>
      </w:r>
      <w:r w:rsidRPr="00B0226B">
        <w:rPr>
          <w:color w:val="EE0000"/>
        </w:rPr>
        <w:t>协同工作</w:t>
      </w:r>
      <w:r w:rsidRPr="00B0226B">
        <w:t>，分别捕获</w:t>
      </w:r>
      <w:r w:rsidRPr="00B0226B">
        <w:rPr>
          <w:b/>
          <w:bCs/>
          <w:color w:val="EE0000"/>
        </w:rPr>
        <w:t>PWM周期</w:t>
      </w:r>
      <w:r w:rsidRPr="00B0226B">
        <w:t>和</w:t>
      </w:r>
      <w:r w:rsidRPr="00B0226B">
        <w:rPr>
          <w:b/>
          <w:bCs/>
          <w:color w:val="EE0000"/>
        </w:rPr>
        <w:t>脉冲宽度</w:t>
      </w:r>
      <w:r w:rsidRPr="00B0226B">
        <w:t>。</w:t>
      </w:r>
    </w:p>
    <w:p w14:paraId="57C855D5" w14:textId="77777777" w:rsidR="00234551" w:rsidRDefault="00234551" w:rsidP="00234551">
      <w:r>
        <w:lastRenderedPageBreak/>
        <w:tab/>
        <w:t>/*使用</w:t>
      </w:r>
      <w:r>
        <w:rPr>
          <w:rFonts w:hint="eastAsia"/>
        </w:rPr>
        <w:t>这</w:t>
      </w:r>
      <w:r>
        <w:t>个函数，只需要传入</w:t>
      </w:r>
      <w:r w:rsidRPr="00234551">
        <w:rPr>
          <w:b/>
          <w:bCs/>
          <w:color w:val="EE0000"/>
        </w:rPr>
        <w:t>一个通道的参数</w:t>
      </w:r>
      <w:r>
        <w:t>就行了</w:t>
      </w:r>
    </w:p>
    <w:p w14:paraId="3B91A7DE" w14:textId="77777777" w:rsidR="00234551" w:rsidRDefault="00234551" w:rsidP="00234551">
      <w:r>
        <w:tab/>
        <w:t>在函数里，会</w:t>
      </w:r>
      <w:r w:rsidRPr="00234551">
        <w:rPr>
          <w:b/>
          <w:bCs/>
          <w:color w:val="EE0000"/>
        </w:rPr>
        <w:t>自动</w:t>
      </w:r>
      <w:r>
        <w:t>把剩下的通道初始化成</w:t>
      </w:r>
      <w:r w:rsidRPr="00234551">
        <w:rPr>
          <w:b/>
          <w:bCs/>
          <w:color w:val="EE0000"/>
        </w:rPr>
        <w:t>相反</w:t>
      </w:r>
      <w:r>
        <w:t>的配置</w:t>
      </w:r>
    </w:p>
    <w:p w14:paraId="5DE1C12B" w14:textId="77777777" w:rsidR="00234551" w:rsidRDefault="00234551" w:rsidP="00234551">
      <w:r>
        <w:tab/>
        <w:t>比如我上面传入通道1 直连 上升沿</w:t>
      </w:r>
    </w:p>
    <w:p w14:paraId="38BC8070" w14:textId="77777777" w:rsidR="00234551" w:rsidRDefault="00234551" w:rsidP="00234551">
      <w:r>
        <w:tab/>
        <w:t>那函数里面就会顺带配置</w:t>
      </w:r>
      <w:r w:rsidRPr="00234551">
        <w:rPr>
          <w:color w:val="EE0000"/>
        </w:rPr>
        <w:t>通道2 交叉 下降沿</w:t>
      </w:r>
      <w:r>
        <w:t>*/</w:t>
      </w:r>
    </w:p>
    <w:p w14:paraId="32981F28" w14:textId="77777777" w:rsidR="00234551" w:rsidRDefault="00234551" w:rsidP="00234551">
      <w:r>
        <w:tab/>
        <w:t>/*如果我传入通道2 直连 上升沿</w:t>
      </w:r>
    </w:p>
    <w:p w14:paraId="4C2C3A60" w14:textId="405DF279" w:rsidR="00234551" w:rsidRPr="00B0226B" w:rsidRDefault="00234551" w:rsidP="00B0226B">
      <w:r>
        <w:tab/>
        <w:t>函数就会顺带配置</w:t>
      </w:r>
      <w:r w:rsidRPr="00234551">
        <w:rPr>
          <w:color w:val="EE0000"/>
        </w:rPr>
        <w:t>通道1 交叉 下降沿</w:t>
      </w:r>
      <w:r>
        <w:t>*/</w:t>
      </w:r>
    </w:p>
    <w:p w14:paraId="57029AEB" w14:textId="77777777" w:rsidR="00B0226B" w:rsidRPr="00B0226B" w:rsidRDefault="00B0226B" w:rsidP="007B6750">
      <w:pPr>
        <w:pStyle w:val="3"/>
      </w:pPr>
      <w:r w:rsidRPr="00B0226B">
        <w:rPr>
          <w:rFonts w:ascii="Segoe UI Emoji" w:hAnsi="Segoe UI Emoji" w:cs="Segoe UI Emoji"/>
        </w:rPr>
        <w:t>🔧</w:t>
      </w:r>
      <w:r w:rsidRPr="00B0226B">
        <w:t xml:space="preserve"> 关键配置参数 </w:t>
      </w:r>
    </w:p>
    <w:p w14:paraId="19FE14F9" w14:textId="77777777" w:rsidR="00B0226B" w:rsidRPr="00B0226B" w:rsidRDefault="00B0226B" w:rsidP="00B0226B">
      <w:r w:rsidRPr="00B0226B">
        <w:t xml:space="preserve">在调用 </w:t>
      </w:r>
      <w:proofErr w:type="spellStart"/>
      <w:r w:rsidRPr="00B0226B">
        <w:t>TIM_PWMIConfig</w:t>
      </w:r>
      <w:proofErr w:type="spellEnd"/>
      <w:r w:rsidRPr="00B0226B">
        <w:t xml:space="preserve">之前，你需要初始化 </w:t>
      </w:r>
      <w:proofErr w:type="spellStart"/>
      <w:r w:rsidRPr="00B0226B">
        <w:t>TIM_ICInitTypeDef</w:t>
      </w:r>
      <w:proofErr w:type="spellEnd"/>
      <w:r w:rsidRPr="00B0226B">
        <w:t>结构体。以下是对其关键成员的解读：</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608"/>
        <w:gridCol w:w="1424"/>
        <w:gridCol w:w="5258"/>
      </w:tblGrid>
      <w:tr w:rsidR="00B0226B" w:rsidRPr="00B0226B" w14:paraId="40A70A3C"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37741A4" w14:textId="77777777" w:rsidR="00B0226B" w:rsidRPr="00B0226B" w:rsidRDefault="00B0226B" w:rsidP="00B0226B">
            <w:pPr>
              <w:rPr>
                <w:b/>
                <w:bCs/>
              </w:rPr>
            </w:pPr>
            <w:r w:rsidRPr="00B0226B">
              <w:rPr>
                <w:b/>
                <w:bCs/>
              </w:rPr>
              <w:t>参数成员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11DF85C" w14:textId="77777777" w:rsidR="00B0226B" w:rsidRPr="00B0226B" w:rsidRDefault="00B0226B" w:rsidP="00B0226B">
            <w:pPr>
              <w:rPr>
                <w:b/>
                <w:bCs/>
              </w:rPr>
            </w:pPr>
            <w:r w:rsidRPr="00B0226B">
              <w:rPr>
                <w:b/>
                <w:bCs/>
              </w:rPr>
              <w:t>说明</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5CDBBB7" w14:textId="77777777" w:rsidR="00B0226B" w:rsidRPr="00B0226B" w:rsidRDefault="00B0226B" w:rsidP="00B0226B">
            <w:pPr>
              <w:rPr>
                <w:b/>
                <w:bCs/>
              </w:rPr>
            </w:pPr>
            <w:r w:rsidRPr="00B0226B">
              <w:rPr>
                <w:b/>
                <w:bCs/>
              </w:rPr>
              <w:t>配置建议（PWMI模式）</w:t>
            </w:r>
          </w:p>
        </w:tc>
      </w:tr>
      <w:tr w:rsidR="00B0226B" w:rsidRPr="00B0226B" w14:paraId="4F47177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34086D2" w14:textId="77777777" w:rsidR="00B0226B" w:rsidRPr="00B0226B" w:rsidRDefault="00B0226B" w:rsidP="00B0226B">
            <w:r w:rsidRPr="00B0226B">
              <w:rPr>
                <w:rFonts w:ascii="Times New Roman" w:hAnsi="Times New Roman" w:cs="Times New Roman"/>
              </w:rPr>
              <w:t>​</w:t>
            </w:r>
            <w:proofErr w:type="spellStart"/>
            <w:r w:rsidRPr="00B0226B">
              <w:rPr>
                <w:b/>
                <w:bCs/>
              </w:rPr>
              <w:t>TIM_Channel</w:t>
            </w:r>
            <w:proofErr w:type="spellEnd"/>
            <w:r w:rsidRPr="00B0226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D811D20" w14:textId="77777777" w:rsidR="00B0226B" w:rsidRPr="00B0226B" w:rsidRDefault="00B0226B" w:rsidP="00B0226B">
            <w:r w:rsidRPr="00B0226B">
              <w:t>指定主通道。</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D47319D" w14:textId="77777777" w:rsidR="00B0226B" w:rsidRPr="00B0226B" w:rsidRDefault="00B0226B" w:rsidP="00B0226B">
            <w:r w:rsidRPr="00B0226B">
              <w:t>TIM_Channel_1或 TIM_Channel_2。函数会根据此选择自动配置另一通道为相反极性。</w:t>
            </w:r>
          </w:p>
        </w:tc>
      </w:tr>
      <w:tr w:rsidR="00B0226B" w:rsidRPr="00B0226B" w14:paraId="6B10170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55C42B6" w14:textId="77777777" w:rsidR="00B0226B" w:rsidRPr="00B0226B" w:rsidRDefault="00B0226B" w:rsidP="00B0226B">
            <w:r w:rsidRPr="00B0226B">
              <w:rPr>
                <w:rFonts w:ascii="Times New Roman" w:hAnsi="Times New Roman" w:cs="Times New Roman"/>
              </w:rPr>
              <w:t>​</w:t>
            </w:r>
            <w:r w:rsidRPr="00B0226B">
              <w:rPr>
                <w:b/>
                <w:bCs/>
              </w:rPr>
              <w:t>TIM_ICPolarity</w:t>
            </w:r>
            <w:r w:rsidRPr="00B0226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F784470" w14:textId="77777777" w:rsidR="00B0226B" w:rsidRPr="00B0226B" w:rsidRDefault="00B0226B" w:rsidP="00B0226B">
            <w:r w:rsidRPr="00B0226B">
              <w:t>指定</w:t>
            </w:r>
            <w:r w:rsidRPr="00B0226B">
              <w:rPr>
                <w:color w:val="EE0000"/>
              </w:rPr>
              <w:t>主通道的</w:t>
            </w:r>
            <w:r w:rsidRPr="00B0226B">
              <w:rPr>
                <w:b/>
                <w:bCs/>
                <w:color w:val="EE0000"/>
              </w:rPr>
              <w:t>捕获边沿</w:t>
            </w:r>
            <w:r w:rsidRPr="00B0226B">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3E6747F" w14:textId="77777777" w:rsidR="00B0226B" w:rsidRPr="00B0226B" w:rsidRDefault="00B0226B" w:rsidP="00B0226B">
            <w:r w:rsidRPr="00B0226B">
              <w:t xml:space="preserve">通常设为 </w:t>
            </w:r>
            <w:proofErr w:type="spellStart"/>
            <w:r w:rsidRPr="00B0226B">
              <w:t>TIM_ICPolarity_Rising</w:t>
            </w:r>
            <w:proofErr w:type="spellEnd"/>
            <w:r w:rsidRPr="00B0226B">
              <w:t>（</w:t>
            </w:r>
            <w:r w:rsidRPr="00B0226B">
              <w:rPr>
                <w:b/>
                <w:bCs/>
                <w:color w:val="EE0000"/>
              </w:rPr>
              <w:t>上升沿</w:t>
            </w:r>
            <w:r w:rsidRPr="00B0226B">
              <w:t>），用于捕获周期。</w:t>
            </w:r>
          </w:p>
        </w:tc>
      </w:tr>
      <w:tr w:rsidR="00B0226B" w:rsidRPr="00B0226B" w14:paraId="7FE3500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3517C14" w14:textId="77777777" w:rsidR="00B0226B" w:rsidRPr="00B0226B" w:rsidRDefault="00B0226B" w:rsidP="00B0226B">
            <w:r w:rsidRPr="00B0226B">
              <w:rPr>
                <w:rFonts w:ascii="Times New Roman" w:hAnsi="Times New Roman" w:cs="Times New Roman"/>
              </w:rPr>
              <w:t>​</w:t>
            </w:r>
            <w:proofErr w:type="spellStart"/>
            <w:r w:rsidRPr="00B0226B">
              <w:rPr>
                <w:b/>
                <w:bCs/>
              </w:rPr>
              <w:t>TIM_ICSelection</w:t>
            </w:r>
            <w:proofErr w:type="spellEnd"/>
            <w:r w:rsidRPr="00B0226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811FF2E" w14:textId="77777777" w:rsidR="00B0226B" w:rsidRPr="00B0226B" w:rsidRDefault="00B0226B" w:rsidP="00B0226B">
            <w:r w:rsidRPr="00B0226B">
              <w:t>指定</w:t>
            </w:r>
            <w:r w:rsidRPr="00B0226B">
              <w:rPr>
                <w:color w:val="EE0000"/>
              </w:rPr>
              <w:t>输入信号映射方式</w:t>
            </w:r>
            <w:r w:rsidRPr="00B0226B">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5776179" w14:textId="77777777" w:rsidR="00B0226B" w:rsidRPr="00B0226B" w:rsidRDefault="00B0226B" w:rsidP="00B0226B">
            <w:r w:rsidRPr="00B0226B">
              <w:t xml:space="preserve">通常设为 </w:t>
            </w:r>
            <w:proofErr w:type="spellStart"/>
            <w:r w:rsidRPr="00B0226B">
              <w:t>TIM_ICSelection_DirectTI</w:t>
            </w:r>
            <w:proofErr w:type="spellEnd"/>
            <w:r w:rsidRPr="00B0226B">
              <w:t>（直接映射）。</w:t>
            </w:r>
          </w:p>
        </w:tc>
      </w:tr>
      <w:tr w:rsidR="00B0226B" w:rsidRPr="00B0226B" w14:paraId="0C8747B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E81D3C4" w14:textId="77777777" w:rsidR="00B0226B" w:rsidRPr="00B0226B" w:rsidRDefault="00B0226B" w:rsidP="00B0226B">
            <w:r w:rsidRPr="00B0226B">
              <w:rPr>
                <w:rFonts w:ascii="Times New Roman" w:hAnsi="Times New Roman" w:cs="Times New Roman"/>
              </w:rPr>
              <w:t>​</w:t>
            </w:r>
            <w:proofErr w:type="spellStart"/>
            <w:r w:rsidRPr="00B0226B">
              <w:rPr>
                <w:b/>
                <w:bCs/>
              </w:rPr>
              <w:t>TIM_ICPrescaler</w:t>
            </w:r>
            <w:proofErr w:type="spellEnd"/>
            <w:r w:rsidRPr="00B0226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5A5DB18" w14:textId="77777777" w:rsidR="00B0226B" w:rsidRPr="00B0226B" w:rsidRDefault="00B0226B" w:rsidP="00B0226B">
            <w:r w:rsidRPr="00B0226B">
              <w:t>设置</w:t>
            </w:r>
            <w:r w:rsidRPr="00B0226B">
              <w:rPr>
                <w:color w:val="EE0000"/>
              </w:rPr>
              <w:t>捕获预分频</w:t>
            </w:r>
            <w:r w:rsidRPr="00B0226B">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D32035" w14:textId="77777777" w:rsidR="00B0226B" w:rsidRPr="00B0226B" w:rsidRDefault="00B0226B" w:rsidP="00B0226B">
            <w:r w:rsidRPr="00B0226B">
              <w:t>通常设</w:t>
            </w:r>
            <w:proofErr w:type="gramStart"/>
            <w:r w:rsidRPr="00B0226B">
              <w:t>为 TIM_ICPSC_DIV1</w:t>
            </w:r>
            <w:proofErr w:type="gramEnd"/>
            <w:r w:rsidRPr="00B0226B">
              <w:t>（每个有效边沿都触发捕获）。</w:t>
            </w:r>
          </w:p>
        </w:tc>
      </w:tr>
      <w:tr w:rsidR="00B0226B" w:rsidRPr="00B0226B" w14:paraId="4D6C4F2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CD7866F" w14:textId="77777777" w:rsidR="00B0226B" w:rsidRPr="00B0226B" w:rsidRDefault="00B0226B" w:rsidP="00B0226B">
            <w:r w:rsidRPr="00B0226B">
              <w:rPr>
                <w:rFonts w:ascii="Times New Roman" w:hAnsi="Times New Roman" w:cs="Times New Roman"/>
              </w:rPr>
              <w:t>​</w:t>
            </w:r>
            <w:proofErr w:type="spellStart"/>
            <w:r w:rsidRPr="00B0226B">
              <w:rPr>
                <w:b/>
                <w:bCs/>
              </w:rPr>
              <w:t>TIM_ICFilter</w:t>
            </w:r>
            <w:proofErr w:type="spellEnd"/>
            <w:r w:rsidRPr="00B0226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4D1E53" w14:textId="77777777" w:rsidR="00B0226B" w:rsidRPr="00B0226B" w:rsidRDefault="00B0226B" w:rsidP="00B0226B">
            <w:r w:rsidRPr="00B0226B">
              <w:t>设置</w:t>
            </w:r>
            <w:r w:rsidRPr="00B0226B">
              <w:rPr>
                <w:color w:val="EE0000"/>
              </w:rPr>
              <w:t>输入滤波器</w:t>
            </w:r>
            <w:r w:rsidRPr="00B0226B">
              <w:t>参数。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091335D" w14:textId="77777777" w:rsidR="00B0226B" w:rsidRPr="00B0226B" w:rsidRDefault="00B0226B" w:rsidP="00B0226B">
            <w:r w:rsidRPr="00B0226B">
              <w:t>根据信号质量设置（0x00至0x0F），值越大滤波效果越强，可有效抑制毛刺。</w:t>
            </w:r>
          </w:p>
        </w:tc>
      </w:tr>
    </w:tbl>
    <w:p w14:paraId="4F245E62" w14:textId="77777777" w:rsidR="00B0226B" w:rsidRPr="00B0226B" w:rsidRDefault="00B0226B" w:rsidP="007B6750">
      <w:pPr>
        <w:pStyle w:val="3"/>
      </w:pPr>
      <w:r w:rsidRPr="00B0226B">
        <w:rPr>
          <w:rFonts w:ascii="Segoe UI Emoji" w:hAnsi="Segoe UI Emoji" w:cs="Segoe UI Emoji"/>
        </w:rPr>
        <w:t>🛠️</w:t>
      </w:r>
      <w:r w:rsidRPr="00B0226B">
        <w:t xml:space="preserve"> 如何使用</w:t>
      </w:r>
      <w:proofErr w:type="spellStart"/>
      <w:r w:rsidRPr="00B0226B">
        <w:t>TIM_PWMIConfig</w:t>
      </w:r>
      <w:proofErr w:type="spellEnd"/>
      <w:r w:rsidRPr="00B0226B">
        <w:t xml:space="preserve"> </w:t>
      </w:r>
    </w:p>
    <w:p w14:paraId="4145B4B0" w14:textId="77777777" w:rsidR="00B0226B" w:rsidRPr="00B0226B" w:rsidRDefault="00B0226B" w:rsidP="00B0226B">
      <w:r w:rsidRPr="00B0226B">
        <w:t>一个完整的PWM输入捕获配置通常包含以下步骤：</w:t>
      </w:r>
    </w:p>
    <w:p w14:paraId="2A318AAC" w14:textId="77777777" w:rsidR="00B0226B" w:rsidRPr="00B0226B" w:rsidRDefault="00B0226B">
      <w:pPr>
        <w:numPr>
          <w:ilvl w:val="0"/>
          <w:numId w:val="367"/>
        </w:numPr>
      </w:pPr>
      <w:r w:rsidRPr="00B0226B">
        <w:rPr>
          <w:rFonts w:ascii="Times New Roman" w:hAnsi="Times New Roman" w:cs="Times New Roman"/>
        </w:rPr>
        <w:t>​</w:t>
      </w:r>
      <w:r w:rsidRPr="00B0226B">
        <w:rPr>
          <w:b/>
          <w:bCs/>
        </w:rPr>
        <w:t>开启时钟</w:t>
      </w:r>
      <w:r w:rsidRPr="00B0226B">
        <w:rPr>
          <w:rFonts w:ascii="Times New Roman" w:hAnsi="Times New Roman" w:cs="Times New Roman"/>
        </w:rPr>
        <w:t>​</w:t>
      </w:r>
      <w:r w:rsidRPr="00B0226B">
        <w:t>：使能定时器和对应GPIO的时钟。</w:t>
      </w:r>
    </w:p>
    <w:p w14:paraId="49A1ADF1" w14:textId="77777777" w:rsidR="00B0226B" w:rsidRPr="00B0226B" w:rsidRDefault="00B0226B">
      <w:pPr>
        <w:numPr>
          <w:ilvl w:val="0"/>
          <w:numId w:val="367"/>
        </w:numPr>
      </w:pPr>
      <w:r w:rsidRPr="00B0226B">
        <w:rPr>
          <w:rFonts w:ascii="Times New Roman" w:hAnsi="Times New Roman" w:cs="Times New Roman"/>
        </w:rPr>
        <w:t>​</w:t>
      </w:r>
      <w:r w:rsidRPr="00B0226B">
        <w:rPr>
          <w:b/>
          <w:bCs/>
        </w:rPr>
        <w:t>初始化GPIO</w:t>
      </w:r>
      <w:r w:rsidRPr="00B0226B">
        <w:rPr>
          <w:rFonts w:ascii="Times New Roman" w:hAnsi="Times New Roman" w:cs="Times New Roman"/>
        </w:rPr>
        <w:t>​</w:t>
      </w:r>
      <w:r w:rsidRPr="00B0226B">
        <w:t xml:space="preserve">：将GPIO配置为输入模式（通常为上拉输入 </w:t>
      </w:r>
      <w:proofErr w:type="spellStart"/>
      <w:r w:rsidRPr="00B0226B">
        <w:t>GPIO_Mode_IPU</w:t>
      </w:r>
      <w:proofErr w:type="spellEnd"/>
      <w:r w:rsidRPr="00B0226B">
        <w:t xml:space="preserve">或浮空输入 </w:t>
      </w:r>
      <w:proofErr w:type="spellStart"/>
      <w:r w:rsidRPr="00B0226B">
        <w:t>GPIO_Mode_IN_FLOATING</w:t>
      </w:r>
      <w:proofErr w:type="spellEnd"/>
      <w:r w:rsidRPr="00B0226B">
        <w:t>），并映射到定时器的特定通道。</w:t>
      </w:r>
    </w:p>
    <w:p w14:paraId="5A9ADF00" w14:textId="77777777" w:rsidR="00B0226B" w:rsidRPr="00B0226B" w:rsidRDefault="00B0226B">
      <w:pPr>
        <w:numPr>
          <w:ilvl w:val="0"/>
          <w:numId w:val="367"/>
        </w:numPr>
      </w:pPr>
      <w:r w:rsidRPr="00B0226B">
        <w:rPr>
          <w:rFonts w:ascii="Times New Roman" w:hAnsi="Times New Roman" w:cs="Times New Roman"/>
        </w:rPr>
        <w:t>​</w:t>
      </w:r>
      <w:r w:rsidRPr="00B0226B">
        <w:rPr>
          <w:b/>
          <w:bCs/>
        </w:rPr>
        <w:t>配置时基单元</w:t>
      </w:r>
      <w:r w:rsidRPr="00B0226B">
        <w:rPr>
          <w:rFonts w:ascii="Times New Roman" w:hAnsi="Times New Roman" w:cs="Times New Roman"/>
        </w:rPr>
        <w:t>​</w:t>
      </w:r>
      <w:r w:rsidRPr="00B0226B">
        <w:t>：设置预分频器（PSC）和自动重装载值（ARR），决定计数器的计数频率和范围。</w:t>
      </w:r>
    </w:p>
    <w:p w14:paraId="0269E4C9" w14:textId="77777777" w:rsidR="00B0226B" w:rsidRPr="00B0226B" w:rsidRDefault="00B0226B">
      <w:pPr>
        <w:numPr>
          <w:ilvl w:val="0"/>
          <w:numId w:val="367"/>
        </w:numPr>
      </w:pPr>
      <w:r w:rsidRPr="00B0226B">
        <w:rPr>
          <w:rFonts w:ascii="Times New Roman" w:hAnsi="Times New Roman" w:cs="Times New Roman"/>
        </w:rPr>
        <w:t>​</w:t>
      </w:r>
      <w:r w:rsidRPr="00B0226B">
        <w:rPr>
          <w:b/>
          <w:bCs/>
        </w:rPr>
        <w:t>配置PWMI模式</w:t>
      </w:r>
      <w:r w:rsidRPr="00B0226B">
        <w:rPr>
          <w:rFonts w:ascii="Times New Roman" w:hAnsi="Times New Roman" w:cs="Times New Roman"/>
        </w:rPr>
        <w:t>​</w:t>
      </w:r>
      <w:r w:rsidRPr="00B0226B">
        <w:t xml:space="preserve">：定义并填充 </w:t>
      </w:r>
      <w:proofErr w:type="spellStart"/>
      <w:r w:rsidRPr="00B0226B">
        <w:t>TIM_ICInitTypeDef</w:t>
      </w:r>
      <w:proofErr w:type="spellEnd"/>
      <w:r w:rsidRPr="00B0226B">
        <w:t xml:space="preserve">结构体，然后调用 </w:t>
      </w:r>
      <w:proofErr w:type="spellStart"/>
      <w:r w:rsidRPr="00B0226B">
        <w:lastRenderedPageBreak/>
        <w:t>TIM_PWMIConfig</w:t>
      </w:r>
      <w:proofErr w:type="spellEnd"/>
      <w:r w:rsidRPr="00B0226B">
        <w:t>(</w:t>
      </w:r>
      <w:proofErr w:type="spellStart"/>
      <w:r w:rsidRPr="00B0226B">
        <w:t>TIMx</w:t>
      </w:r>
      <w:proofErr w:type="spellEnd"/>
      <w:r w:rsidRPr="00B0226B">
        <w:t>, &amp;</w:t>
      </w:r>
      <w:proofErr w:type="spellStart"/>
      <w:r w:rsidRPr="00B0226B">
        <w:t>TIM_ICInitStructure</w:t>
      </w:r>
      <w:proofErr w:type="spellEnd"/>
      <w:r w:rsidRPr="00B0226B">
        <w:t>)函数。</w:t>
      </w:r>
    </w:p>
    <w:p w14:paraId="337AA812" w14:textId="77777777" w:rsidR="00B0226B" w:rsidRPr="00B0226B" w:rsidRDefault="00B0226B">
      <w:pPr>
        <w:numPr>
          <w:ilvl w:val="0"/>
          <w:numId w:val="367"/>
        </w:numPr>
      </w:pPr>
      <w:r w:rsidRPr="00B0226B">
        <w:rPr>
          <w:rFonts w:ascii="Times New Roman" w:hAnsi="Times New Roman" w:cs="Times New Roman"/>
        </w:rPr>
        <w:t>​</w:t>
      </w:r>
      <w:r w:rsidRPr="00B0226B">
        <w:rPr>
          <w:b/>
          <w:bCs/>
        </w:rPr>
        <w:t>配置从模式</w:t>
      </w:r>
      <w:r w:rsidRPr="00B0226B">
        <w:rPr>
          <w:rFonts w:ascii="Times New Roman" w:hAnsi="Times New Roman" w:cs="Times New Roman"/>
        </w:rPr>
        <w:t>​</w:t>
      </w:r>
      <w:r w:rsidRPr="00B0226B">
        <w:t>（关键步骤）：</w:t>
      </w:r>
    </w:p>
    <w:p w14:paraId="038E8519" w14:textId="77777777" w:rsidR="00B0226B" w:rsidRPr="00B0226B" w:rsidRDefault="00B0226B">
      <w:pPr>
        <w:numPr>
          <w:ilvl w:val="1"/>
          <w:numId w:val="367"/>
        </w:numPr>
      </w:pPr>
      <w:r w:rsidRPr="00B0226B">
        <w:t xml:space="preserve">使用 </w:t>
      </w:r>
      <w:proofErr w:type="spellStart"/>
      <w:r w:rsidRPr="00B0226B">
        <w:t>TIM_SelectInputTrigger</w:t>
      </w:r>
      <w:proofErr w:type="spellEnd"/>
      <w:r w:rsidRPr="00B0226B">
        <w:t>()选择触发源，例如 TIM_TS_TI1FP1。</w:t>
      </w:r>
    </w:p>
    <w:p w14:paraId="0D94D04D" w14:textId="77777777" w:rsidR="00B0226B" w:rsidRPr="00B0226B" w:rsidRDefault="00B0226B">
      <w:pPr>
        <w:numPr>
          <w:ilvl w:val="1"/>
          <w:numId w:val="367"/>
        </w:numPr>
      </w:pPr>
      <w:r w:rsidRPr="00B0226B">
        <w:t xml:space="preserve">使用 </w:t>
      </w:r>
      <w:proofErr w:type="spellStart"/>
      <w:r w:rsidRPr="00B0226B">
        <w:t>TIM_SelectSlaveMode</w:t>
      </w:r>
      <w:proofErr w:type="spellEnd"/>
      <w:r w:rsidRPr="00B0226B">
        <w:t xml:space="preserve">()设置从模式为 </w:t>
      </w:r>
      <w:proofErr w:type="spellStart"/>
      <w:r w:rsidRPr="00B0226B">
        <w:t>TIM_SlaveMode_Reset</w:t>
      </w:r>
      <w:proofErr w:type="spellEnd"/>
      <w:r w:rsidRPr="00B0226B">
        <w:t>（复位模式）。这样，在捕获到上升沿（周期开始）时，计数器CNT会自动清零，为下一次测量做准备，实现硬件全自动测量。</w:t>
      </w:r>
    </w:p>
    <w:p w14:paraId="2107C0A3" w14:textId="77777777" w:rsidR="00B0226B" w:rsidRPr="00B0226B" w:rsidRDefault="00B0226B">
      <w:pPr>
        <w:numPr>
          <w:ilvl w:val="0"/>
          <w:numId w:val="367"/>
        </w:numPr>
      </w:pPr>
      <w:r w:rsidRPr="00B0226B">
        <w:rPr>
          <w:rFonts w:ascii="Times New Roman" w:hAnsi="Times New Roman" w:cs="Times New Roman"/>
        </w:rPr>
        <w:t>​</w:t>
      </w:r>
      <w:r w:rsidRPr="00B0226B">
        <w:rPr>
          <w:b/>
          <w:bCs/>
        </w:rPr>
        <w:t>使能定时器</w:t>
      </w:r>
      <w:r w:rsidRPr="00B0226B">
        <w:rPr>
          <w:rFonts w:ascii="Times New Roman" w:hAnsi="Times New Roman" w:cs="Times New Roman"/>
        </w:rPr>
        <w:t>​</w:t>
      </w:r>
      <w:r w:rsidRPr="00B0226B">
        <w:t xml:space="preserve">：调用 </w:t>
      </w:r>
      <w:proofErr w:type="spellStart"/>
      <w:r w:rsidRPr="00B0226B">
        <w:t>TIM_Cmd</w:t>
      </w:r>
      <w:proofErr w:type="spellEnd"/>
      <w:r w:rsidRPr="00B0226B">
        <w:t>(</w:t>
      </w:r>
      <w:proofErr w:type="spellStart"/>
      <w:r w:rsidRPr="00B0226B">
        <w:t>TIMx</w:t>
      </w:r>
      <w:proofErr w:type="spellEnd"/>
      <w:r w:rsidRPr="00B0226B">
        <w:t>, ENABLE)启动定时器。</w:t>
      </w:r>
    </w:p>
    <w:p w14:paraId="4175FC90" w14:textId="77777777" w:rsidR="00B0226B" w:rsidRPr="00B0226B" w:rsidRDefault="00B0226B" w:rsidP="007B6750">
      <w:pPr>
        <w:pStyle w:val="3"/>
      </w:pPr>
      <w:r w:rsidRPr="00B0226B">
        <w:rPr>
          <w:rFonts w:ascii="Segoe UI Emoji" w:hAnsi="Segoe UI Emoji" w:cs="Segoe UI Emoji"/>
        </w:rPr>
        <w:t>💡</w:t>
      </w:r>
      <w:r w:rsidRPr="00B0226B">
        <w:t xml:space="preserve"> 测量频率和占空比 </w:t>
      </w:r>
    </w:p>
    <w:p w14:paraId="666707DD" w14:textId="77777777" w:rsidR="00B0226B" w:rsidRPr="00B0226B" w:rsidRDefault="00B0226B" w:rsidP="00B0226B">
      <w:r w:rsidRPr="00B0226B">
        <w:t>配置完成后，无需中断干预，即可直接读取</w:t>
      </w:r>
      <w:r w:rsidRPr="00B0226B">
        <w:rPr>
          <w:color w:val="EE0000"/>
        </w:rPr>
        <w:t>捕获/比较寄存器（CCR）</w:t>
      </w:r>
      <w:r w:rsidRPr="00B0226B">
        <w:t>的值来计算频率和占空比：</w:t>
      </w:r>
    </w:p>
    <w:p w14:paraId="19A5842D" w14:textId="77777777" w:rsidR="00B0226B" w:rsidRPr="00B0226B" w:rsidRDefault="00B0226B">
      <w:pPr>
        <w:numPr>
          <w:ilvl w:val="0"/>
          <w:numId w:val="368"/>
        </w:numPr>
      </w:pPr>
      <w:r w:rsidRPr="00B0226B">
        <w:rPr>
          <w:rFonts w:ascii="Times New Roman" w:hAnsi="Times New Roman" w:cs="Times New Roman"/>
        </w:rPr>
        <w:t>​</w:t>
      </w:r>
      <w:r w:rsidRPr="00B0226B">
        <w:rPr>
          <w:b/>
          <w:bCs/>
        </w:rPr>
        <w:t>频率</w:t>
      </w:r>
      <w:r w:rsidRPr="00B0226B">
        <w:rPr>
          <w:rFonts w:ascii="Times New Roman" w:hAnsi="Times New Roman" w:cs="Times New Roman"/>
        </w:rPr>
        <w:t>​</w:t>
      </w:r>
      <w:r w:rsidRPr="00B0226B">
        <w:t>：Freq = 定时器计数频率 / CCR1</w:t>
      </w:r>
    </w:p>
    <w:p w14:paraId="7DCC727C" w14:textId="77777777" w:rsidR="00B0226B" w:rsidRPr="00B0226B" w:rsidRDefault="00B0226B">
      <w:pPr>
        <w:numPr>
          <w:ilvl w:val="1"/>
          <w:numId w:val="368"/>
        </w:numPr>
      </w:pPr>
      <w:r w:rsidRPr="00B0226B">
        <w:t>其中CCR1捕获了整个周期的计数值。</w:t>
      </w:r>
    </w:p>
    <w:p w14:paraId="2750EB78" w14:textId="77777777" w:rsidR="00B0226B" w:rsidRPr="00B0226B" w:rsidRDefault="00B0226B">
      <w:pPr>
        <w:numPr>
          <w:ilvl w:val="0"/>
          <w:numId w:val="368"/>
        </w:numPr>
      </w:pPr>
      <w:r w:rsidRPr="00B0226B">
        <w:rPr>
          <w:rFonts w:ascii="Times New Roman" w:hAnsi="Times New Roman" w:cs="Times New Roman"/>
        </w:rPr>
        <w:t>​</w:t>
      </w:r>
      <w:r w:rsidRPr="00B0226B">
        <w:rPr>
          <w:b/>
          <w:bCs/>
        </w:rPr>
        <w:t>占空比</w:t>
      </w:r>
      <w:r w:rsidRPr="00B0226B">
        <w:rPr>
          <w:rFonts w:ascii="Times New Roman" w:hAnsi="Times New Roman" w:cs="Times New Roman"/>
        </w:rPr>
        <w:t>​</w:t>
      </w:r>
      <w:r w:rsidRPr="00B0226B">
        <w:t>：Duty = (CCR2 / CCR1) * 100%</w:t>
      </w:r>
    </w:p>
    <w:p w14:paraId="66662E23" w14:textId="77777777" w:rsidR="00B0226B" w:rsidRPr="00B0226B" w:rsidRDefault="00B0226B">
      <w:pPr>
        <w:numPr>
          <w:ilvl w:val="1"/>
          <w:numId w:val="368"/>
        </w:numPr>
      </w:pPr>
      <w:r w:rsidRPr="00B0226B">
        <w:t>其中CCR2捕获了高电平期间的计数值。</w:t>
      </w:r>
    </w:p>
    <w:p w14:paraId="7904E2DB" w14:textId="77777777" w:rsidR="00B0226B" w:rsidRPr="00B0226B" w:rsidRDefault="00B0226B" w:rsidP="00B0226B">
      <w:r w:rsidRPr="00B0226B">
        <w:t>示例代码：</w:t>
      </w:r>
    </w:p>
    <w:p w14:paraId="4B7FEC36" w14:textId="77777777" w:rsidR="00B0226B" w:rsidRPr="00B0226B" w:rsidRDefault="00B0226B" w:rsidP="00B0226B">
      <w:r w:rsidRPr="00B0226B">
        <w:t>// 获取频率（假设定时器计数频率为1MHz）</w:t>
      </w:r>
    </w:p>
    <w:p w14:paraId="0595A8D1" w14:textId="77777777" w:rsidR="00B0226B" w:rsidRPr="00B0226B" w:rsidRDefault="00B0226B" w:rsidP="00B0226B">
      <w:r w:rsidRPr="00B0226B">
        <w:t xml:space="preserve">uint32_t </w:t>
      </w:r>
      <w:proofErr w:type="spellStart"/>
      <w:r w:rsidRPr="00B0226B">
        <w:t>freq</w:t>
      </w:r>
      <w:proofErr w:type="spellEnd"/>
      <w:r w:rsidRPr="00B0226B">
        <w:t xml:space="preserve"> = 1000000 / TIM_GetCapture1(TIM3);</w:t>
      </w:r>
    </w:p>
    <w:p w14:paraId="5979FB31" w14:textId="77777777" w:rsidR="00B0226B" w:rsidRPr="00B0226B" w:rsidRDefault="00B0226B" w:rsidP="00B0226B"/>
    <w:p w14:paraId="37A67984" w14:textId="77777777" w:rsidR="00B0226B" w:rsidRPr="00B0226B" w:rsidRDefault="00B0226B" w:rsidP="00B0226B">
      <w:r w:rsidRPr="00B0226B">
        <w:t>// 获取占空比</w:t>
      </w:r>
    </w:p>
    <w:p w14:paraId="08909A51" w14:textId="77777777" w:rsidR="00B0226B" w:rsidRPr="00B0226B" w:rsidRDefault="00B0226B" w:rsidP="00B0226B">
      <w:proofErr w:type="gramStart"/>
      <w:r w:rsidRPr="00B0226B">
        <w:t>uint32_t duty</w:t>
      </w:r>
      <w:proofErr w:type="gramEnd"/>
      <w:r w:rsidRPr="00B0226B">
        <w:t xml:space="preserve"> = (TIM_GetCapture2(TIM3) * 100) / TIM_GetCapture1(TIM3);</w:t>
      </w:r>
    </w:p>
    <w:p w14:paraId="2E7CD557" w14:textId="77777777" w:rsidR="00B0226B" w:rsidRPr="00B0226B" w:rsidRDefault="00B0226B" w:rsidP="007B6750">
      <w:pPr>
        <w:pStyle w:val="3"/>
      </w:pPr>
      <w:r w:rsidRPr="00B0226B">
        <w:rPr>
          <w:rFonts w:ascii="Segoe UI Emoji" w:hAnsi="Segoe UI Emoji" w:cs="Segoe UI Emoji"/>
        </w:rPr>
        <w:t>⚠️</w:t>
      </w:r>
      <w:r w:rsidRPr="00B0226B">
        <w:t xml:space="preserve"> 重要注意事项 </w:t>
      </w:r>
    </w:p>
    <w:p w14:paraId="06114220" w14:textId="77777777" w:rsidR="00B0226B" w:rsidRPr="00B0226B" w:rsidRDefault="00B0226B">
      <w:pPr>
        <w:numPr>
          <w:ilvl w:val="0"/>
          <w:numId w:val="369"/>
        </w:numPr>
      </w:pPr>
      <w:r w:rsidRPr="00B0226B">
        <w:rPr>
          <w:rFonts w:ascii="Times New Roman" w:hAnsi="Times New Roman" w:cs="Times New Roman"/>
        </w:rPr>
        <w:t>​</w:t>
      </w:r>
      <w:r w:rsidRPr="00B0226B">
        <w:rPr>
          <w:b/>
          <w:bCs/>
        </w:rPr>
        <w:t>通道配对</w:t>
      </w:r>
      <w:r w:rsidRPr="00B0226B">
        <w:rPr>
          <w:rFonts w:ascii="Times New Roman" w:hAnsi="Times New Roman" w:cs="Times New Roman"/>
        </w:rPr>
        <w:t>​</w:t>
      </w:r>
      <w:r w:rsidRPr="00B0226B">
        <w:t>：</w:t>
      </w:r>
      <w:proofErr w:type="spellStart"/>
      <w:r w:rsidRPr="00B0226B">
        <w:t>TIM_PWMIConfig</w:t>
      </w:r>
      <w:proofErr w:type="spellEnd"/>
      <w:r w:rsidRPr="00B0226B">
        <w:t>会</w:t>
      </w:r>
      <w:r w:rsidRPr="00B0226B">
        <w:rPr>
          <w:color w:val="EE0000"/>
        </w:rPr>
        <w:t>同时配置</w:t>
      </w:r>
      <w:r w:rsidRPr="00B0226B">
        <w:rPr>
          <w:b/>
          <w:bCs/>
          <w:color w:val="EE0000"/>
        </w:rPr>
        <w:t>两个</w:t>
      </w:r>
      <w:r w:rsidRPr="00B0226B">
        <w:rPr>
          <w:color w:val="EE0000"/>
        </w:rPr>
        <w:t>通道</w:t>
      </w:r>
      <w:r w:rsidRPr="00B0226B">
        <w:t>。如果你配置了 TIM_Channel_1，那么 TIM_Channel_2也会被</w:t>
      </w:r>
      <w:r w:rsidRPr="00B0226B">
        <w:rPr>
          <w:color w:val="EE0000"/>
        </w:rPr>
        <w:t>自动占用</w:t>
      </w:r>
      <w:r w:rsidRPr="00B0226B">
        <w:t>并进行</w:t>
      </w:r>
      <w:r w:rsidRPr="00B0226B">
        <w:rPr>
          <w:b/>
          <w:bCs/>
          <w:color w:val="EE0000"/>
        </w:rPr>
        <w:t>相反极性</w:t>
      </w:r>
      <w:r w:rsidRPr="00B0226B">
        <w:t>的配置。</w:t>
      </w:r>
    </w:p>
    <w:p w14:paraId="5F227F18" w14:textId="77777777" w:rsidR="00B0226B" w:rsidRPr="00B0226B" w:rsidRDefault="00B0226B">
      <w:pPr>
        <w:numPr>
          <w:ilvl w:val="0"/>
          <w:numId w:val="369"/>
        </w:numPr>
      </w:pPr>
      <w:r w:rsidRPr="00B0226B">
        <w:rPr>
          <w:rFonts w:ascii="Times New Roman" w:hAnsi="Times New Roman" w:cs="Times New Roman"/>
        </w:rPr>
        <w:t>​</w:t>
      </w:r>
      <w:r w:rsidRPr="00B0226B">
        <w:rPr>
          <w:b/>
          <w:bCs/>
        </w:rPr>
        <w:t>与</w:t>
      </w:r>
      <w:proofErr w:type="spellStart"/>
      <w:r w:rsidRPr="00B0226B">
        <w:rPr>
          <w:b/>
          <w:bCs/>
        </w:rPr>
        <w:t>TIM_ICInit</w:t>
      </w:r>
      <w:proofErr w:type="spellEnd"/>
      <w:r w:rsidRPr="00B0226B">
        <w:rPr>
          <w:b/>
          <w:bCs/>
        </w:rPr>
        <w:t>的区别</w:t>
      </w:r>
      <w:r w:rsidRPr="00B0226B">
        <w:rPr>
          <w:rFonts w:ascii="Times New Roman" w:hAnsi="Times New Roman" w:cs="Times New Roman"/>
        </w:rPr>
        <w:t>​</w:t>
      </w:r>
      <w:r w:rsidRPr="00B0226B">
        <w:t>：</w:t>
      </w:r>
      <w:proofErr w:type="spellStart"/>
      <w:r w:rsidRPr="00B0226B">
        <w:t>TIM_ICInit</w:t>
      </w:r>
      <w:proofErr w:type="spellEnd"/>
      <w:r w:rsidRPr="00B0226B">
        <w:t>函数一次只能配置</w:t>
      </w:r>
      <w:r w:rsidRPr="00B0226B">
        <w:rPr>
          <w:b/>
          <w:bCs/>
          <w:color w:val="EE0000"/>
        </w:rPr>
        <w:t>一个</w:t>
      </w:r>
      <w:r w:rsidRPr="00B0226B">
        <w:t xml:space="preserve">单一的输入捕获通道。而 </w:t>
      </w:r>
      <w:proofErr w:type="spellStart"/>
      <w:r w:rsidRPr="00B0226B">
        <w:t>TIM_PWMIConfig</w:t>
      </w:r>
      <w:proofErr w:type="spellEnd"/>
      <w:r w:rsidRPr="00B0226B">
        <w:t>是</w:t>
      </w:r>
      <w:r w:rsidRPr="00B0226B">
        <w:rPr>
          <w:color w:val="EE0000"/>
        </w:rPr>
        <w:t>更高级</w:t>
      </w:r>
      <w:r w:rsidRPr="00B0226B">
        <w:t>的封装，专为PWM测量设计，它内部实际上调用了</w:t>
      </w:r>
      <w:r w:rsidRPr="00B0226B">
        <w:rPr>
          <w:color w:val="EE0000"/>
        </w:rPr>
        <w:t xml:space="preserve">两次类似 </w:t>
      </w:r>
      <w:proofErr w:type="spellStart"/>
      <w:r w:rsidRPr="00B0226B">
        <w:rPr>
          <w:color w:val="EE0000"/>
        </w:rPr>
        <w:t>TIM_ICInit</w:t>
      </w:r>
      <w:proofErr w:type="spellEnd"/>
      <w:r w:rsidRPr="00B0226B">
        <w:t>的底层逻辑来</w:t>
      </w:r>
      <w:r w:rsidRPr="00B0226B">
        <w:rPr>
          <w:color w:val="EE0000"/>
        </w:rPr>
        <w:t>配置</w:t>
      </w:r>
      <w:r w:rsidRPr="00B0226B">
        <w:rPr>
          <w:b/>
          <w:bCs/>
          <w:color w:val="EE0000"/>
        </w:rPr>
        <w:t>两个</w:t>
      </w:r>
      <w:r w:rsidRPr="00B0226B">
        <w:rPr>
          <w:color w:val="EE0000"/>
        </w:rPr>
        <w:t>通道</w:t>
      </w:r>
      <w:r w:rsidRPr="00B0226B">
        <w:t>。</w:t>
      </w:r>
    </w:p>
    <w:p w14:paraId="4972A1C5" w14:textId="77777777" w:rsidR="00B0226B" w:rsidRPr="00B0226B" w:rsidRDefault="00B0226B">
      <w:pPr>
        <w:numPr>
          <w:ilvl w:val="0"/>
          <w:numId w:val="369"/>
        </w:numPr>
      </w:pPr>
      <w:r w:rsidRPr="00B0226B">
        <w:rPr>
          <w:rFonts w:ascii="Times New Roman" w:hAnsi="Times New Roman" w:cs="Times New Roman"/>
        </w:rPr>
        <w:t>​</w:t>
      </w:r>
      <w:r w:rsidRPr="00B0226B">
        <w:rPr>
          <w:b/>
          <w:bCs/>
        </w:rPr>
        <w:t>硬件自动完成</w:t>
      </w:r>
      <w:r w:rsidRPr="00B0226B">
        <w:rPr>
          <w:rFonts w:ascii="Times New Roman" w:hAnsi="Times New Roman" w:cs="Times New Roman"/>
        </w:rPr>
        <w:t>​</w:t>
      </w:r>
      <w:r w:rsidRPr="00B0226B">
        <w:t>：配合从模式的复位功能，整个测量过程由硬件</w:t>
      </w:r>
      <w:r w:rsidRPr="00B0226B">
        <w:rPr>
          <w:b/>
          <w:bCs/>
          <w:color w:val="EE0000"/>
        </w:rPr>
        <w:t>自动</w:t>
      </w:r>
      <w:r w:rsidRPr="00B0226B">
        <w:rPr>
          <w:color w:val="EE0000"/>
        </w:rPr>
        <w:t>完成</w:t>
      </w:r>
      <w:r w:rsidRPr="00B0226B">
        <w:t>，大大</w:t>
      </w:r>
      <w:r w:rsidRPr="00B0226B">
        <w:lastRenderedPageBreak/>
        <w:t>减轻了CPU的负担，测量结果更加精确和稳定。</w:t>
      </w:r>
    </w:p>
    <w:p w14:paraId="4DB4EB8A" w14:textId="77777777" w:rsidR="00B0226B" w:rsidRPr="00B0226B" w:rsidRDefault="00B0226B" w:rsidP="00B0226B">
      <w:r w:rsidRPr="00B0226B">
        <w:t xml:space="preserve">希望这份详细的讲解能帮助你更好地理解和使用 </w:t>
      </w:r>
      <w:proofErr w:type="spellStart"/>
      <w:r w:rsidRPr="00B0226B">
        <w:t>TIM_PWMIConfig</w:t>
      </w:r>
      <w:proofErr w:type="spellEnd"/>
      <w:r w:rsidRPr="00B0226B">
        <w:t>函数。如果你在实际应用中遇到具体问题，欢迎继续提问！</w:t>
      </w:r>
    </w:p>
    <w:p w14:paraId="4F083FE5" w14:textId="77777777" w:rsidR="00B0226B" w:rsidRPr="00B0226B" w:rsidRDefault="00B0226B" w:rsidP="00B0226B"/>
    <w:p w14:paraId="2405EB25" w14:textId="6E96AB24" w:rsidR="00512949" w:rsidRDefault="00512949" w:rsidP="002C03D5">
      <w:pPr>
        <w:pStyle w:val="2"/>
      </w:pPr>
      <w:proofErr w:type="spellStart"/>
      <w:r w:rsidRPr="00512949">
        <w:t>TIM_ICStructInit</w:t>
      </w:r>
      <w:proofErr w:type="spellEnd"/>
      <w:r>
        <w:rPr>
          <w:rFonts w:hint="eastAsia"/>
        </w:rPr>
        <w:t>()</w:t>
      </w:r>
      <w:r w:rsidR="00943824">
        <w:br/>
      </w:r>
      <w:r w:rsidR="00943824" w:rsidRPr="00515F22">
        <w:t xml:space="preserve">初始化输入捕获结构体 </w:t>
      </w:r>
      <w:proofErr w:type="spellStart"/>
      <w:r w:rsidR="00943824" w:rsidRPr="00515F22">
        <w:rPr>
          <w:b/>
          <w:bCs/>
        </w:rPr>
        <w:t>TIM_ICInitTypeDef</w:t>
      </w:r>
      <w:proofErr w:type="spellEnd"/>
      <w:r w:rsidR="00943824" w:rsidRPr="00515F22">
        <w:t>的各个成员为</w:t>
      </w:r>
      <w:r w:rsidR="00943824" w:rsidRPr="00515F22">
        <w:rPr>
          <w:b/>
          <w:bCs/>
        </w:rPr>
        <w:t>默认值</w:t>
      </w:r>
    </w:p>
    <w:p w14:paraId="6145A434" w14:textId="77777777" w:rsidR="00515F22" w:rsidRPr="00515F22" w:rsidRDefault="00515F22" w:rsidP="00515F22">
      <w:proofErr w:type="spellStart"/>
      <w:r w:rsidRPr="00515F22">
        <w:t>TIM_ICStructInit</w:t>
      </w:r>
      <w:proofErr w:type="spellEnd"/>
      <w:r w:rsidRPr="00515F22">
        <w:t xml:space="preserve">是 STM32 标准外设库中的一个函数，用于初始化输入捕获结构体 </w:t>
      </w:r>
      <w:proofErr w:type="spellStart"/>
      <w:r w:rsidRPr="00515F22">
        <w:t>TIM_ICInitTypeDef</w:t>
      </w:r>
      <w:proofErr w:type="spellEnd"/>
      <w:r w:rsidRPr="00515F22">
        <w:t>的各个成员为默认值。这通常是为了避免结构体变量中的未定义值导致后续配置出现意外行为，确保配置的起点一致和安全。</w:t>
      </w:r>
    </w:p>
    <w:p w14:paraId="47B951E8" w14:textId="77777777" w:rsidR="00515F22" w:rsidRPr="00515F22" w:rsidRDefault="00515F22" w:rsidP="00F04AA6">
      <w:pPr>
        <w:pStyle w:val="3"/>
      </w:pPr>
      <w:r w:rsidRPr="00515F22">
        <w:rPr>
          <w:rFonts w:ascii="Segoe UI Emoji" w:hAnsi="Segoe UI Emoji" w:cs="Segoe UI Emoji"/>
        </w:rPr>
        <w:t>🔧</w:t>
      </w:r>
      <w:r w:rsidRPr="00515F22">
        <w:t xml:space="preserve"> </w:t>
      </w:r>
      <w:r w:rsidRPr="00515F22">
        <w:rPr>
          <w:rFonts w:ascii="Times New Roman" w:hAnsi="Times New Roman" w:cs="Times New Roman"/>
        </w:rPr>
        <w:t>​</w:t>
      </w:r>
      <w:r w:rsidRPr="00515F22">
        <w:rPr>
          <w:b/>
          <w:bCs/>
        </w:rPr>
        <w:t>函数原型</w:t>
      </w:r>
      <w:r w:rsidRPr="00515F22">
        <w:rPr>
          <w:rFonts w:ascii="Times New Roman" w:hAnsi="Times New Roman" w:cs="Times New Roman"/>
        </w:rPr>
        <w:t>​</w:t>
      </w:r>
      <w:r w:rsidRPr="00515F22">
        <w:t>：</w:t>
      </w:r>
    </w:p>
    <w:p w14:paraId="2B880427" w14:textId="77777777" w:rsidR="00515F22" w:rsidRPr="00515F22" w:rsidRDefault="00515F22" w:rsidP="00515F22">
      <w:r w:rsidRPr="00515F22">
        <w:t xml:space="preserve">void </w:t>
      </w:r>
      <w:proofErr w:type="spellStart"/>
      <w:r w:rsidRPr="00515F22">
        <w:t>TIM_</w:t>
      </w:r>
      <w:proofErr w:type="gramStart"/>
      <w:r w:rsidRPr="00515F22">
        <w:t>ICStructInit</w:t>
      </w:r>
      <w:proofErr w:type="spellEnd"/>
      <w:r w:rsidRPr="00515F22">
        <w:t>(</w:t>
      </w:r>
      <w:proofErr w:type="spellStart"/>
      <w:proofErr w:type="gramEnd"/>
      <w:r w:rsidRPr="00515F22">
        <w:t>TIM_ICInitTypeDef</w:t>
      </w:r>
      <w:proofErr w:type="spellEnd"/>
      <w:r w:rsidRPr="00515F22">
        <w:t xml:space="preserve">* </w:t>
      </w:r>
      <w:proofErr w:type="spellStart"/>
      <w:r w:rsidRPr="00515F22">
        <w:t>TIM_ICInitStruct</w:t>
      </w:r>
      <w:proofErr w:type="spellEnd"/>
      <w:r w:rsidRPr="00515F22">
        <w:t>);</w:t>
      </w:r>
    </w:p>
    <w:p w14:paraId="1C1421F7" w14:textId="77777777" w:rsidR="00515F22" w:rsidRPr="00515F22" w:rsidRDefault="00515F22" w:rsidP="00F04AA6">
      <w:pPr>
        <w:pStyle w:val="3"/>
      </w:pPr>
      <w:r w:rsidRPr="00515F22">
        <w:rPr>
          <w:rFonts w:ascii="Segoe UI Emoji" w:hAnsi="Segoe UI Emoji" w:cs="Segoe UI Emoji"/>
        </w:rPr>
        <w:t>📋</w:t>
      </w:r>
      <w:r w:rsidRPr="00515F22">
        <w:t xml:space="preserve"> </w:t>
      </w:r>
      <w:r w:rsidRPr="00515F22">
        <w:rPr>
          <w:rFonts w:ascii="Times New Roman" w:hAnsi="Times New Roman" w:cs="Times New Roman"/>
        </w:rPr>
        <w:t>​</w:t>
      </w:r>
      <w:r w:rsidRPr="00515F22">
        <w:rPr>
          <w:b/>
          <w:bCs/>
        </w:rPr>
        <w:t>默认参数值</w:t>
      </w:r>
      <w:r w:rsidRPr="00515F22">
        <w:rPr>
          <w:rFonts w:ascii="Times New Roman" w:hAnsi="Times New Roman" w:cs="Times New Roman"/>
        </w:rPr>
        <w:t>​</w:t>
      </w:r>
      <w:r w:rsidRPr="00515F22">
        <w:t>：</w:t>
      </w:r>
    </w:p>
    <w:p w14:paraId="4B67B362" w14:textId="77777777" w:rsidR="00515F22" w:rsidRPr="00515F22" w:rsidRDefault="00515F22" w:rsidP="00515F22">
      <w:r w:rsidRPr="00515F22">
        <w:t>调用此函数后，</w:t>
      </w:r>
      <w:proofErr w:type="spellStart"/>
      <w:r w:rsidRPr="00515F22">
        <w:t>TIM_ICInitTypeDef</w:t>
      </w:r>
      <w:proofErr w:type="spellEnd"/>
      <w:r w:rsidRPr="00515F22">
        <w:t>结构体的各个成员会被设置为以下默认值：</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510"/>
        <w:gridCol w:w="2327"/>
        <w:gridCol w:w="4453"/>
      </w:tblGrid>
      <w:tr w:rsidR="00515F22" w:rsidRPr="00515F22" w14:paraId="39B67FE9"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64598859" w14:textId="77777777" w:rsidR="00515F22" w:rsidRPr="00515F22" w:rsidRDefault="00515F22" w:rsidP="00515F22">
            <w:pPr>
              <w:rPr>
                <w:b/>
                <w:bCs/>
              </w:rPr>
            </w:pPr>
            <w:r w:rsidRPr="00515F22">
              <w:rPr>
                <w:b/>
                <w:bCs/>
              </w:rPr>
              <w:t>结构体成员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9D09EB0" w14:textId="77777777" w:rsidR="00515F22" w:rsidRPr="00515F22" w:rsidRDefault="00515F22" w:rsidP="00515F22">
            <w:pPr>
              <w:rPr>
                <w:b/>
                <w:bCs/>
              </w:rPr>
            </w:pPr>
            <w:r w:rsidRPr="00515F22">
              <w:rPr>
                <w:b/>
                <w:bCs/>
              </w:rPr>
              <w:t>默认值</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64B668" w14:textId="77777777" w:rsidR="00515F22" w:rsidRPr="00515F22" w:rsidRDefault="00515F22" w:rsidP="00515F22">
            <w:pPr>
              <w:rPr>
                <w:b/>
                <w:bCs/>
              </w:rPr>
            </w:pPr>
            <w:r w:rsidRPr="00515F22">
              <w:rPr>
                <w:b/>
                <w:bCs/>
              </w:rPr>
              <w:t>说明</w:t>
            </w:r>
          </w:p>
        </w:tc>
      </w:tr>
      <w:tr w:rsidR="00515F22" w:rsidRPr="00515F22" w14:paraId="5FBEF1F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955D61A" w14:textId="77777777" w:rsidR="00515F22" w:rsidRPr="00515F22" w:rsidRDefault="00515F22" w:rsidP="00515F22">
            <w:proofErr w:type="spellStart"/>
            <w:r w:rsidRPr="00515F22">
              <w:t>TIM_Channel</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D036FB9" w14:textId="77777777" w:rsidR="00515F22" w:rsidRPr="00515F22" w:rsidRDefault="00515F22" w:rsidP="00515F22">
            <w:r w:rsidRPr="00515F22">
              <w:t>TIM_Channel_1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7E1E299" w14:textId="77777777" w:rsidR="00515F22" w:rsidRPr="00515F22" w:rsidRDefault="00515F22" w:rsidP="00515F22">
            <w:r w:rsidRPr="00515F22">
              <w:t>选择定时器通道 1</w:t>
            </w:r>
          </w:p>
        </w:tc>
      </w:tr>
      <w:tr w:rsidR="00515F22" w:rsidRPr="00515F22" w14:paraId="5436B87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B560153" w14:textId="77777777" w:rsidR="00515F22" w:rsidRPr="00515F22" w:rsidRDefault="00515F22" w:rsidP="00515F22">
            <w:r w:rsidRPr="00515F22">
              <w:t>TIM_ICPolarity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7DB081" w14:textId="77777777" w:rsidR="00515F22" w:rsidRPr="00515F22" w:rsidRDefault="00515F22" w:rsidP="00515F22">
            <w:proofErr w:type="spellStart"/>
            <w:r w:rsidRPr="00515F22">
              <w:t>TIM_ICPolarity_Rising</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9E93F86" w14:textId="77777777" w:rsidR="00515F22" w:rsidRPr="00515F22" w:rsidRDefault="00515F22" w:rsidP="00515F22">
            <w:r w:rsidRPr="00515F22">
              <w:t>输入捕获极性设置为上升沿捕获</w:t>
            </w:r>
          </w:p>
        </w:tc>
      </w:tr>
      <w:tr w:rsidR="00515F22" w:rsidRPr="00515F22" w14:paraId="34A8E23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250982F" w14:textId="77777777" w:rsidR="00515F22" w:rsidRPr="00515F22" w:rsidRDefault="00515F22" w:rsidP="00515F22">
            <w:proofErr w:type="spellStart"/>
            <w:r w:rsidRPr="00515F22">
              <w:t>TIM_ICSelection</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8EB17D1" w14:textId="77777777" w:rsidR="00515F22" w:rsidRPr="00515F22" w:rsidRDefault="00515F22" w:rsidP="00515F22">
            <w:proofErr w:type="spellStart"/>
            <w:r w:rsidRPr="00515F22">
              <w:t>TIM_ICSelection_DirectTI</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FD9779" w14:textId="77777777" w:rsidR="00515F22" w:rsidRPr="00515F22" w:rsidRDefault="00515F22" w:rsidP="00515F22">
            <w:r w:rsidRPr="00515F22">
              <w:t>输入映射选择直接模式（</w:t>
            </w:r>
            <w:proofErr w:type="spellStart"/>
            <w:r w:rsidRPr="00515F22">
              <w:t>ICx</w:t>
            </w:r>
            <w:proofErr w:type="spellEnd"/>
            <w:r w:rsidRPr="00515F22">
              <w:t xml:space="preserve"> 直接映射到 </w:t>
            </w:r>
            <w:proofErr w:type="spellStart"/>
            <w:r w:rsidRPr="00515F22">
              <w:t>TIx</w:t>
            </w:r>
            <w:proofErr w:type="spellEnd"/>
            <w:r w:rsidRPr="00515F22">
              <w:t>）</w:t>
            </w:r>
          </w:p>
        </w:tc>
      </w:tr>
      <w:tr w:rsidR="00515F22" w:rsidRPr="00515F22" w14:paraId="5EE3EF8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DFA0E33" w14:textId="77777777" w:rsidR="00515F22" w:rsidRPr="00515F22" w:rsidRDefault="00515F22" w:rsidP="00515F22">
            <w:proofErr w:type="spellStart"/>
            <w:r w:rsidRPr="00515F22">
              <w:t>TIM_ICPrescaler</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CFF8E4D" w14:textId="77777777" w:rsidR="00515F22" w:rsidRPr="00515F22" w:rsidRDefault="00515F22" w:rsidP="00515F22">
            <w:r w:rsidRPr="00515F22">
              <w:t>TIM_ICPSC_DIV1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302D64C" w14:textId="77777777" w:rsidR="00515F22" w:rsidRPr="00515F22" w:rsidRDefault="00515F22" w:rsidP="00515F22">
            <w:r w:rsidRPr="00515F22">
              <w:t>输入捕获预分频器设置为每发生一个事件捕获一次</w:t>
            </w:r>
          </w:p>
        </w:tc>
      </w:tr>
      <w:tr w:rsidR="00515F22" w:rsidRPr="00515F22" w14:paraId="249A18E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9693103" w14:textId="77777777" w:rsidR="00515F22" w:rsidRPr="00515F22" w:rsidRDefault="00515F22" w:rsidP="00515F22">
            <w:proofErr w:type="spellStart"/>
            <w:r w:rsidRPr="00515F22">
              <w:t>TIM_ICFilter</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8A1C8E" w14:textId="77777777" w:rsidR="00515F22" w:rsidRPr="00515F22" w:rsidRDefault="00515F22" w:rsidP="00515F22">
            <w:r w:rsidRPr="00515F22">
              <w:t>0x00</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762C9B" w14:textId="77777777" w:rsidR="00515F22" w:rsidRPr="00515F22" w:rsidRDefault="00515F22" w:rsidP="00515F22">
            <w:r w:rsidRPr="00515F22">
              <w:t>输入滤波器值设置</w:t>
            </w:r>
            <w:proofErr w:type="gramStart"/>
            <w:r w:rsidRPr="00515F22">
              <w:t>为 0</w:t>
            </w:r>
            <w:proofErr w:type="gramEnd"/>
            <w:r w:rsidRPr="00515F22">
              <w:t>，即不滤波</w:t>
            </w:r>
          </w:p>
        </w:tc>
      </w:tr>
    </w:tbl>
    <w:p w14:paraId="46BAA458" w14:textId="77777777" w:rsidR="00515F22" w:rsidRPr="00515F22" w:rsidRDefault="00515F22" w:rsidP="00F04AA6">
      <w:pPr>
        <w:pStyle w:val="3"/>
      </w:pPr>
      <w:r w:rsidRPr="00515F22">
        <w:rPr>
          <w:rFonts w:ascii="Segoe UI Emoji" w:hAnsi="Segoe UI Emoji" w:cs="Segoe UI Emoji"/>
        </w:rPr>
        <w:t>🔄</w:t>
      </w:r>
      <w:r w:rsidRPr="00515F22">
        <w:t xml:space="preserve"> </w:t>
      </w:r>
      <w:r w:rsidRPr="00515F22">
        <w:rPr>
          <w:rFonts w:ascii="Times New Roman" w:hAnsi="Times New Roman" w:cs="Times New Roman"/>
        </w:rPr>
        <w:t>​</w:t>
      </w:r>
      <w:r w:rsidRPr="00515F22">
        <w:rPr>
          <w:b/>
          <w:bCs/>
        </w:rPr>
        <w:t>典型用法</w:t>
      </w:r>
      <w:r w:rsidRPr="00515F22">
        <w:rPr>
          <w:rFonts w:ascii="Times New Roman" w:hAnsi="Times New Roman" w:cs="Times New Roman"/>
        </w:rPr>
        <w:t>​</w:t>
      </w:r>
      <w:r w:rsidRPr="00515F22">
        <w:t>：</w:t>
      </w:r>
    </w:p>
    <w:p w14:paraId="013FADEC" w14:textId="77777777" w:rsidR="00515F22" w:rsidRPr="00515F22" w:rsidRDefault="00515F22">
      <w:pPr>
        <w:numPr>
          <w:ilvl w:val="0"/>
          <w:numId w:val="370"/>
        </w:numPr>
      </w:pPr>
      <w:r w:rsidRPr="00515F22">
        <w:t xml:space="preserve">定义 </w:t>
      </w:r>
      <w:proofErr w:type="spellStart"/>
      <w:r w:rsidRPr="00515F22">
        <w:t>TIM_ICInitTypeDef</w:t>
      </w:r>
      <w:proofErr w:type="spellEnd"/>
      <w:r w:rsidRPr="00515F22">
        <w:t>结构体变量。</w:t>
      </w:r>
    </w:p>
    <w:p w14:paraId="02FFE412" w14:textId="77777777" w:rsidR="00515F22" w:rsidRPr="00515F22" w:rsidRDefault="00515F22">
      <w:pPr>
        <w:numPr>
          <w:ilvl w:val="0"/>
          <w:numId w:val="370"/>
        </w:numPr>
      </w:pPr>
      <w:r w:rsidRPr="00515F22">
        <w:t xml:space="preserve">调用 </w:t>
      </w:r>
      <w:proofErr w:type="spellStart"/>
      <w:r w:rsidRPr="00AD591D">
        <w:rPr>
          <w:b/>
        </w:rPr>
        <w:t>TIM_ICStructInit</w:t>
      </w:r>
      <w:proofErr w:type="spellEnd"/>
      <w:r w:rsidRPr="00515F22">
        <w:t>为其所有成员赋默认值。</w:t>
      </w:r>
    </w:p>
    <w:p w14:paraId="2DDD35E5" w14:textId="77777777" w:rsidR="00515F22" w:rsidRPr="00515F22" w:rsidRDefault="00515F22">
      <w:pPr>
        <w:numPr>
          <w:ilvl w:val="0"/>
          <w:numId w:val="370"/>
        </w:numPr>
      </w:pPr>
      <w:r w:rsidRPr="00515F22">
        <w:t>根据实际应用需要，修改结构体中特定的成员值。</w:t>
      </w:r>
    </w:p>
    <w:p w14:paraId="1A696FBD" w14:textId="77777777" w:rsidR="00515F22" w:rsidRPr="00515F22" w:rsidRDefault="00515F22">
      <w:pPr>
        <w:numPr>
          <w:ilvl w:val="0"/>
          <w:numId w:val="370"/>
        </w:numPr>
      </w:pPr>
      <w:r w:rsidRPr="00515F22">
        <w:lastRenderedPageBreak/>
        <w:t xml:space="preserve">调用 </w:t>
      </w:r>
      <w:proofErr w:type="spellStart"/>
      <w:r w:rsidRPr="00515F22">
        <w:t>TIM_ICInit</w:t>
      </w:r>
      <w:proofErr w:type="spellEnd"/>
      <w:r w:rsidRPr="00515F22">
        <w:t xml:space="preserve">或 </w:t>
      </w:r>
      <w:proofErr w:type="spellStart"/>
      <w:r w:rsidRPr="00515F22">
        <w:t>TIM_PWMIConfig</w:t>
      </w:r>
      <w:proofErr w:type="spellEnd"/>
      <w:r w:rsidRPr="00515F22">
        <w:t>等函数完成定时器输入捕获的配置。</w:t>
      </w:r>
    </w:p>
    <w:p w14:paraId="59F0732C" w14:textId="77777777" w:rsidR="00515F22" w:rsidRPr="00515F22" w:rsidRDefault="00515F22" w:rsidP="00F04AA6">
      <w:pPr>
        <w:pStyle w:val="3"/>
      </w:pPr>
      <w:r w:rsidRPr="00515F22">
        <w:rPr>
          <w:rFonts w:ascii="Segoe UI Emoji" w:hAnsi="Segoe UI Emoji" w:cs="Segoe UI Emoji"/>
        </w:rPr>
        <w:t>💡</w:t>
      </w:r>
      <w:r w:rsidRPr="00515F22">
        <w:t xml:space="preserve"> </w:t>
      </w:r>
      <w:r w:rsidRPr="00515F22">
        <w:rPr>
          <w:rFonts w:ascii="Times New Roman" w:hAnsi="Times New Roman" w:cs="Times New Roman"/>
        </w:rPr>
        <w:t>​</w:t>
      </w:r>
      <w:r w:rsidRPr="00515F22">
        <w:rPr>
          <w:b/>
          <w:bCs/>
        </w:rPr>
        <w:t>主要作用</w:t>
      </w:r>
      <w:r w:rsidRPr="00515F22">
        <w:rPr>
          <w:rFonts w:ascii="Times New Roman" w:hAnsi="Times New Roman" w:cs="Times New Roman"/>
        </w:rPr>
        <w:t>​</w:t>
      </w:r>
      <w:r w:rsidRPr="00515F22">
        <w:t>：</w:t>
      </w:r>
    </w:p>
    <w:p w14:paraId="787F4871" w14:textId="77777777" w:rsidR="00515F22" w:rsidRPr="00515F22" w:rsidRDefault="00515F22">
      <w:pPr>
        <w:numPr>
          <w:ilvl w:val="0"/>
          <w:numId w:val="371"/>
        </w:numPr>
      </w:pPr>
      <w:r w:rsidRPr="00515F22">
        <w:rPr>
          <w:rFonts w:ascii="Times New Roman" w:hAnsi="Times New Roman" w:cs="Times New Roman"/>
        </w:rPr>
        <w:t>​</w:t>
      </w:r>
      <w:r w:rsidRPr="00515F22">
        <w:rPr>
          <w:b/>
          <w:bCs/>
        </w:rPr>
        <w:t>安全初始</w:t>
      </w:r>
      <w:proofErr w:type="gramStart"/>
      <w:r w:rsidRPr="00515F22">
        <w:rPr>
          <w:b/>
          <w:bCs/>
        </w:rPr>
        <w:t>化</w:t>
      </w:r>
      <w:r w:rsidRPr="00515F22">
        <w:rPr>
          <w:rFonts w:ascii="Times New Roman" w:hAnsi="Times New Roman" w:cs="Times New Roman"/>
        </w:rPr>
        <w:t>​</w:t>
      </w:r>
      <w:r w:rsidRPr="00515F22">
        <w:t>：</w:t>
      </w:r>
      <w:proofErr w:type="gramEnd"/>
      <w:r w:rsidRPr="00515F22">
        <w:t>确保结构体变量中的所有字段都被赋予确定的初始值，避免因未初始化而可能产生的随机值导致配置错误。</w:t>
      </w:r>
    </w:p>
    <w:p w14:paraId="460B1D52" w14:textId="77777777" w:rsidR="00515F22" w:rsidRPr="00515F22" w:rsidRDefault="00515F22">
      <w:pPr>
        <w:numPr>
          <w:ilvl w:val="0"/>
          <w:numId w:val="371"/>
        </w:numPr>
      </w:pPr>
      <w:r w:rsidRPr="00515F22">
        <w:rPr>
          <w:rFonts w:ascii="Times New Roman" w:hAnsi="Times New Roman" w:cs="Times New Roman"/>
        </w:rPr>
        <w:t>​</w:t>
      </w:r>
      <w:r w:rsidRPr="00515F22">
        <w:rPr>
          <w:b/>
          <w:bCs/>
        </w:rPr>
        <w:t>提高效率</w:t>
      </w:r>
      <w:r w:rsidRPr="00515F22">
        <w:rPr>
          <w:rFonts w:ascii="Times New Roman" w:hAnsi="Times New Roman" w:cs="Times New Roman"/>
        </w:rPr>
        <w:t>​</w:t>
      </w:r>
      <w:r w:rsidRPr="00515F22">
        <w:t>：提供合理的默认配置，用户只需修改与其应用相关的参数，简化配置过程。</w:t>
      </w:r>
    </w:p>
    <w:p w14:paraId="3370BFD0" w14:textId="77777777" w:rsidR="00515F22" w:rsidRPr="00515F22" w:rsidRDefault="00515F22" w:rsidP="00F04AA6">
      <w:pPr>
        <w:pStyle w:val="3"/>
      </w:pPr>
      <w:r w:rsidRPr="00515F22">
        <w:rPr>
          <w:rFonts w:ascii="Segoe UI Emoji" w:hAnsi="Segoe UI Emoji" w:cs="Segoe UI Emoji"/>
        </w:rPr>
        <w:t>⚠️</w:t>
      </w:r>
      <w:r w:rsidRPr="00515F22">
        <w:t xml:space="preserve"> </w:t>
      </w:r>
      <w:r w:rsidRPr="00515F22">
        <w:rPr>
          <w:rFonts w:ascii="Times New Roman" w:hAnsi="Times New Roman" w:cs="Times New Roman"/>
        </w:rPr>
        <w:t>​</w:t>
      </w:r>
      <w:r w:rsidRPr="00515F22">
        <w:rPr>
          <w:b/>
          <w:bCs/>
        </w:rPr>
        <w:t>注意</w:t>
      </w:r>
      <w:r w:rsidRPr="00515F22">
        <w:rPr>
          <w:rFonts w:ascii="Times New Roman" w:hAnsi="Times New Roman" w:cs="Times New Roman"/>
        </w:rPr>
        <w:t>​</w:t>
      </w:r>
      <w:r w:rsidRPr="00515F22">
        <w:t>：</w:t>
      </w:r>
    </w:p>
    <w:p w14:paraId="077B4D0E" w14:textId="77777777" w:rsidR="00515F22" w:rsidRPr="00515F22" w:rsidRDefault="00515F22" w:rsidP="00515F22">
      <w:r w:rsidRPr="00515F22">
        <w:t xml:space="preserve">虽然 </w:t>
      </w:r>
      <w:proofErr w:type="spellStart"/>
      <w:r w:rsidRPr="00515F22">
        <w:t>TIM_ICStructInit</w:t>
      </w:r>
      <w:proofErr w:type="spellEnd"/>
      <w:r w:rsidRPr="00515F22">
        <w:t>提供了方便的默认值，但在实际配置输入捕获时，</w:t>
      </w:r>
      <w:r w:rsidRPr="00515F22">
        <w:rPr>
          <w:rFonts w:ascii="Times New Roman" w:hAnsi="Times New Roman" w:cs="Times New Roman"/>
        </w:rPr>
        <w:t>​</w:t>
      </w:r>
      <w:r w:rsidRPr="00515F22">
        <w:rPr>
          <w:b/>
          <w:bCs/>
        </w:rPr>
        <w:t>通常需要根据信号特性（如边沿类型、是否需要滤波、是否使用交叉通道等）修改这些参数</w:t>
      </w:r>
      <w:r w:rsidRPr="00515F22">
        <w:t xml:space="preserve">，例如将 </w:t>
      </w:r>
      <w:proofErr w:type="spellStart"/>
      <w:r w:rsidRPr="00515F22">
        <w:t>TIM_ICPolarity</w:t>
      </w:r>
      <w:proofErr w:type="spellEnd"/>
      <w:r w:rsidRPr="00515F22">
        <w:t xml:space="preserve">改为下降沿或双边沿，或者增加 </w:t>
      </w:r>
      <w:proofErr w:type="spellStart"/>
      <w:r w:rsidRPr="00515F22">
        <w:t>TIM_ICFilter</w:t>
      </w:r>
      <w:proofErr w:type="spellEnd"/>
      <w:r w:rsidRPr="00515F22">
        <w:t>的值以抑制噪声。</w:t>
      </w:r>
    </w:p>
    <w:p w14:paraId="60F8FF73" w14:textId="77777777" w:rsidR="00512949" w:rsidRPr="00515F22" w:rsidRDefault="00512949" w:rsidP="00512949"/>
    <w:p w14:paraId="26DAFB9A" w14:textId="04E77FF3" w:rsidR="00515F22" w:rsidRDefault="00515F22" w:rsidP="002C03D5">
      <w:pPr>
        <w:pStyle w:val="2"/>
      </w:pPr>
      <w:bookmarkStart w:id="2" w:name="_Hlk210403700"/>
      <w:proofErr w:type="spellStart"/>
      <w:r w:rsidRPr="00515F22">
        <w:t>TIM_SelectInputTrigger</w:t>
      </w:r>
      <w:proofErr w:type="spellEnd"/>
      <w:r>
        <w:rPr>
          <w:rFonts w:hint="eastAsia"/>
        </w:rPr>
        <w:t>()</w:t>
      </w:r>
      <w:bookmarkEnd w:id="2"/>
      <w:r w:rsidR="00F04AA6">
        <w:br/>
      </w:r>
      <w:r w:rsidR="003639E5" w:rsidRPr="00F04AA6">
        <w:rPr>
          <w:b/>
          <w:bCs/>
        </w:rPr>
        <w:t>选择定时器</w:t>
      </w:r>
      <w:r w:rsidR="003639E5" w:rsidRPr="00F04AA6">
        <w:rPr>
          <w:b/>
          <w:bCs/>
          <w:color w:val="EE0000"/>
        </w:rPr>
        <w:t>从模式</w:t>
      </w:r>
      <w:r w:rsidR="003639E5" w:rsidRPr="00F04AA6">
        <w:rPr>
          <w:b/>
          <w:bCs/>
        </w:rPr>
        <w:t>控制器的触发信号源</w:t>
      </w:r>
      <w:r w:rsidR="00447339">
        <w:rPr>
          <w:rFonts w:hint="eastAsia"/>
          <w:b/>
          <w:bCs/>
        </w:rPr>
        <w:t>(</w:t>
      </w:r>
      <w:r w:rsidR="00DB546A" w:rsidRPr="00F04AA6">
        <w:rPr>
          <w:b/>
          <w:bCs/>
        </w:rPr>
        <w:t>TRGI</w:t>
      </w:r>
      <w:r w:rsidR="00447339">
        <w:rPr>
          <w:rFonts w:hint="eastAsia"/>
          <w:b/>
          <w:bCs/>
        </w:rPr>
        <w:t>)</w:t>
      </w:r>
    </w:p>
    <w:p w14:paraId="6C66298D" w14:textId="77777777" w:rsidR="00F04AA6" w:rsidRPr="00F04AA6" w:rsidRDefault="00F04AA6" w:rsidP="00F04AA6">
      <w:proofErr w:type="spellStart"/>
      <w:r w:rsidRPr="00F04AA6">
        <w:t>TIM_SelectInputTrigger</w:t>
      </w:r>
      <w:proofErr w:type="spellEnd"/>
      <w:r w:rsidRPr="00F04AA6">
        <w:t>()函数用于配置STM32定时器的输入触发源，是实现定时器</w:t>
      </w:r>
      <w:r w:rsidRPr="00F04AA6">
        <w:rPr>
          <w:b/>
          <w:bCs/>
          <w:color w:val="EE0000"/>
        </w:rPr>
        <w:t>主从同步</w:t>
      </w:r>
      <w:r w:rsidRPr="00F04AA6">
        <w:t>和</w:t>
      </w:r>
      <w:r w:rsidRPr="00F04AA6">
        <w:rPr>
          <w:b/>
          <w:bCs/>
          <w:color w:val="EE0000"/>
        </w:rPr>
        <w:t>高级输入捕获</w:t>
      </w:r>
      <w:r w:rsidRPr="00F04AA6">
        <w:t>功能的核心函数。下面为您详细解析。</w:t>
      </w:r>
    </w:p>
    <w:p w14:paraId="2654EE60" w14:textId="77777777" w:rsidR="00F04AA6" w:rsidRPr="00F04AA6" w:rsidRDefault="00F04AA6" w:rsidP="00F04AA6">
      <w:pPr>
        <w:pStyle w:val="3"/>
      </w:pPr>
      <w:r w:rsidRPr="00F04AA6">
        <w:rPr>
          <w:rFonts w:ascii="Segoe UI Emoji" w:hAnsi="Segoe UI Emoji" w:cs="Segoe UI Emoji"/>
        </w:rPr>
        <w:t>🔍</w:t>
      </w:r>
      <w:r w:rsidRPr="00F04AA6">
        <w:t xml:space="preserve"> 函数概述 </w:t>
      </w:r>
    </w:p>
    <w:p w14:paraId="23499EEF" w14:textId="77777777" w:rsidR="00F04AA6" w:rsidRPr="00F04AA6" w:rsidRDefault="00F04AA6" w:rsidP="00F04AA6">
      <w:r w:rsidRPr="00F04AA6">
        <w:rPr>
          <w:rFonts w:ascii="Times New Roman" w:hAnsi="Times New Roman" w:cs="Times New Roman"/>
        </w:rPr>
        <w:t>​</w:t>
      </w:r>
      <w:r w:rsidRPr="00F04AA6">
        <w:rPr>
          <w:b/>
          <w:bCs/>
        </w:rPr>
        <w:t>函数原型</w:t>
      </w:r>
      <w:r w:rsidRPr="00F04AA6">
        <w:rPr>
          <w:rFonts w:ascii="Times New Roman" w:hAnsi="Times New Roman" w:cs="Times New Roman"/>
        </w:rPr>
        <w:t>​</w:t>
      </w:r>
      <w:r w:rsidRPr="00F04AA6">
        <w:t>：</w:t>
      </w:r>
    </w:p>
    <w:p w14:paraId="5A630A4B" w14:textId="77777777" w:rsidR="00F04AA6" w:rsidRPr="00F04AA6" w:rsidRDefault="00F04AA6" w:rsidP="00F04AA6">
      <w:r w:rsidRPr="00F04AA6">
        <w:t xml:space="preserve">void </w:t>
      </w:r>
      <w:proofErr w:type="spellStart"/>
      <w:r w:rsidRPr="00F04AA6">
        <w:t>TIM_</w:t>
      </w:r>
      <w:proofErr w:type="gramStart"/>
      <w:r w:rsidRPr="00F04AA6">
        <w:t>SelectInputTrigger</w:t>
      </w:r>
      <w:proofErr w:type="spellEnd"/>
      <w:r w:rsidRPr="00F04AA6">
        <w:t>(</w:t>
      </w:r>
      <w:proofErr w:type="spellStart"/>
      <w:proofErr w:type="gramEnd"/>
      <w:r w:rsidRPr="00F04AA6">
        <w:t>TIM_TypeDef</w:t>
      </w:r>
      <w:proofErr w:type="spellEnd"/>
      <w:r w:rsidRPr="00F04AA6">
        <w:t xml:space="preserve">* </w:t>
      </w:r>
      <w:proofErr w:type="spellStart"/>
      <w:r w:rsidRPr="00F04AA6">
        <w:t>TIMx</w:t>
      </w:r>
      <w:proofErr w:type="spellEnd"/>
      <w:r w:rsidRPr="00F04AA6">
        <w:t xml:space="preserve">, uint16_t </w:t>
      </w:r>
      <w:proofErr w:type="spellStart"/>
      <w:r w:rsidRPr="00F04AA6">
        <w:t>TIM_InputTriggerSource</w:t>
      </w:r>
      <w:proofErr w:type="spellEnd"/>
      <w:r w:rsidRPr="00F04AA6">
        <w:t>);</w:t>
      </w:r>
    </w:p>
    <w:p w14:paraId="248EC66D" w14:textId="77777777" w:rsidR="00F04AA6" w:rsidRPr="00F04AA6" w:rsidRDefault="00F04AA6">
      <w:pPr>
        <w:numPr>
          <w:ilvl w:val="0"/>
          <w:numId w:val="372"/>
        </w:numPr>
      </w:pPr>
      <w:r w:rsidRPr="00F04AA6">
        <w:rPr>
          <w:rFonts w:ascii="Times New Roman" w:hAnsi="Times New Roman" w:cs="Times New Roman"/>
        </w:rPr>
        <w:t>​</w:t>
      </w:r>
      <w:proofErr w:type="spellStart"/>
      <w:r w:rsidRPr="00F04AA6">
        <w:rPr>
          <w:b/>
          <w:bCs/>
        </w:rPr>
        <w:t>TIMx</w:t>
      </w:r>
      <w:proofErr w:type="spellEnd"/>
      <w:r w:rsidRPr="00F04AA6">
        <w:rPr>
          <w:rFonts w:ascii="Times New Roman" w:hAnsi="Times New Roman" w:cs="Times New Roman"/>
        </w:rPr>
        <w:t>​</w:t>
      </w:r>
      <w:r w:rsidRPr="00F04AA6">
        <w:t>：目标定时器指针，如TIM1、TIM2、TIM3等。</w:t>
      </w:r>
    </w:p>
    <w:p w14:paraId="145EFBA6" w14:textId="77777777" w:rsidR="00F04AA6" w:rsidRPr="00F04AA6" w:rsidRDefault="00F04AA6">
      <w:pPr>
        <w:numPr>
          <w:ilvl w:val="0"/>
          <w:numId w:val="372"/>
        </w:numPr>
      </w:pPr>
      <w:r w:rsidRPr="00F04AA6">
        <w:rPr>
          <w:rFonts w:ascii="Times New Roman" w:hAnsi="Times New Roman" w:cs="Times New Roman"/>
        </w:rPr>
        <w:t>​</w:t>
      </w:r>
      <w:proofErr w:type="spellStart"/>
      <w:r w:rsidRPr="00F04AA6">
        <w:rPr>
          <w:b/>
          <w:bCs/>
        </w:rPr>
        <w:t>TIM_InputTriggerSource</w:t>
      </w:r>
      <w:proofErr w:type="spellEnd"/>
      <w:r w:rsidRPr="00F04AA6">
        <w:rPr>
          <w:rFonts w:ascii="Times New Roman" w:hAnsi="Times New Roman" w:cs="Times New Roman"/>
        </w:rPr>
        <w:t>​</w:t>
      </w:r>
      <w:r w:rsidRPr="00F04AA6">
        <w:t>：触发源选择，指定哪个信号作为定时器的触发输入（TRGI）。</w:t>
      </w:r>
    </w:p>
    <w:p w14:paraId="1AE8BDB0" w14:textId="77777777" w:rsidR="00F04AA6" w:rsidRPr="00F04AA6" w:rsidRDefault="00F04AA6" w:rsidP="00F04AA6">
      <w:r w:rsidRPr="00F04AA6">
        <w:t>该函数的主要作用是</w:t>
      </w:r>
      <w:bookmarkStart w:id="3" w:name="_Hlk210403860"/>
      <w:r w:rsidRPr="00F04AA6">
        <w:rPr>
          <w:b/>
          <w:bCs/>
        </w:rPr>
        <w:t>选择定时器</w:t>
      </w:r>
      <w:r w:rsidRPr="00F04AA6">
        <w:rPr>
          <w:b/>
          <w:bCs/>
          <w:color w:val="EE0000"/>
        </w:rPr>
        <w:t>从模式控制器</w:t>
      </w:r>
      <w:r w:rsidRPr="00F04AA6">
        <w:rPr>
          <w:b/>
          <w:bCs/>
        </w:rPr>
        <w:t>的</w:t>
      </w:r>
      <w:r w:rsidRPr="00F04AA6">
        <w:rPr>
          <w:b/>
          <w:bCs/>
          <w:color w:val="EE0000"/>
        </w:rPr>
        <w:t>触发信号源</w:t>
      </w:r>
      <w:bookmarkEnd w:id="3"/>
      <w:r w:rsidRPr="00F04AA6">
        <w:t>。当定时器配置为从模式时，这个触发信号可以控制计数器的行为，如启动、停止、复位或作为时钟源。</w:t>
      </w:r>
    </w:p>
    <w:p w14:paraId="6DC1CD1F" w14:textId="77777777" w:rsidR="00F04AA6" w:rsidRPr="00F04AA6" w:rsidRDefault="00F04AA6" w:rsidP="00F04AA6">
      <w:pPr>
        <w:pStyle w:val="3"/>
      </w:pPr>
      <w:r w:rsidRPr="00F04AA6">
        <w:rPr>
          <w:rFonts w:ascii="Segoe UI Emoji" w:hAnsi="Segoe UI Emoji" w:cs="Segoe UI Emoji"/>
        </w:rPr>
        <w:t>⚙️</w:t>
      </w:r>
      <w:r w:rsidRPr="00F04AA6">
        <w:t xml:space="preserve"> 触发源参数详解 </w:t>
      </w:r>
    </w:p>
    <w:p w14:paraId="3EE70357" w14:textId="77777777" w:rsidR="00F04AA6" w:rsidRPr="00F04AA6" w:rsidRDefault="00F04AA6" w:rsidP="00F04AA6">
      <w:proofErr w:type="spellStart"/>
      <w:r w:rsidRPr="00F04AA6">
        <w:t>TIM_InputTriggerSource</w:t>
      </w:r>
      <w:proofErr w:type="spellEnd"/>
      <w:r w:rsidRPr="00F04AA6">
        <w:t>参数决定了触发信号的来源，常用选项如下：</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367"/>
        <w:gridCol w:w="5923"/>
      </w:tblGrid>
      <w:tr w:rsidR="00F04AA6" w:rsidRPr="00F04AA6" w14:paraId="14EFCC6B" w14:textId="77777777" w:rsidTr="00F04AA6">
        <w:trPr>
          <w:tblHeader/>
        </w:trPr>
        <w:tc>
          <w:tcPr>
            <w:tcW w:w="2367" w:type="dxa"/>
            <w:tcBorders>
              <w:top w:val="single" w:sz="6" w:space="0" w:color="E0E0E0"/>
              <w:left w:val="single" w:sz="6" w:space="0" w:color="E0E0E0"/>
              <w:bottom w:val="single" w:sz="6" w:space="0" w:color="E0E0E0"/>
              <w:right w:val="single" w:sz="6" w:space="0" w:color="E0E0E0"/>
            </w:tcBorders>
            <w:vAlign w:val="center"/>
            <w:hideMark/>
          </w:tcPr>
          <w:p w14:paraId="3F77FBCB" w14:textId="77777777" w:rsidR="00F04AA6" w:rsidRPr="00F04AA6" w:rsidRDefault="00F04AA6" w:rsidP="00F04AA6">
            <w:pPr>
              <w:rPr>
                <w:b/>
                <w:bCs/>
              </w:rPr>
            </w:pPr>
            <w:r w:rsidRPr="00F04AA6">
              <w:rPr>
                <w:b/>
                <w:bCs/>
              </w:rPr>
              <w:t>触发源类型</w:t>
            </w:r>
          </w:p>
        </w:tc>
        <w:tc>
          <w:tcPr>
            <w:tcW w:w="5923" w:type="dxa"/>
            <w:tcBorders>
              <w:top w:val="single" w:sz="6" w:space="0" w:color="E0E0E0"/>
              <w:left w:val="single" w:sz="6" w:space="0" w:color="E0E0E0"/>
              <w:bottom w:val="single" w:sz="6" w:space="0" w:color="E0E0E0"/>
              <w:right w:val="single" w:sz="6" w:space="0" w:color="E0E0E0"/>
            </w:tcBorders>
            <w:vAlign w:val="center"/>
            <w:hideMark/>
          </w:tcPr>
          <w:p w14:paraId="790376C1" w14:textId="77777777" w:rsidR="00F04AA6" w:rsidRPr="00F04AA6" w:rsidRDefault="00F04AA6" w:rsidP="00F04AA6">
            <w:pPr>
              <w:rPr>
                <w:b/>
                <w:bCs/>
              </w:rPr>
            </w:pPr>
            <w:r w:rsidRPr="00F04AA6">
              <w:rPr>
                <w:b/>
                <w:bCs/>
              </w:rPr>
              <w:t>功能描述</w:t>
            </w:r>
          </w:p>
        </w:tc>
      </w:tr>
      <w:tr w:rsidR="00F04AA6" w:rsidRPr="00F04AA6" w14:paraId="6C4DA6BF" w14:textId="77777777" w:rsidTr="00F04AA6">
        <w:tc>
          <w:tcPr>
            <w:tcW w:w="2367" w:type="dxa"/>
            <w:tcBorders>
              <w:top w:val="single" w:sz="6" w:space="0" w:color="E0E0E0"/>
              <w:left w:val="single" w:sz="6" w:space="0" w:color="E0E0E0"/>
              <w:bottom w:val="single" w:sz="6" w:space="0" w:color="E0E0E0"/>
              <w:right w:val="single" w:sz="6" w:space="0" w:color="E0E0E0"/>
            </w:tcBorders>
            <w:vAlign w:val="center"/>
            <w:hideMark/>
          </w:tcPr>
          <w:p w14:paraId="4E81D38D" w14:textId="77777777" w:rsidR="00F04AA6" w:rsidRPr="00F04AA6" w:rsidRDefault="00F04AA6" w:rsidP="00F04AA6">
            <w:r w:rsidRPr="00F04AA6">
              <w:t xml:space="preserve">TIM_TS_ITR0~ </w:t>
            </w:r>
            <w:r w:rsidRPr="00F04AA6">
              <w:lastRenderedPageBreak/>
              <w:t>TIM_TS_ITR3</w:t>
            </w:r>
          </w:p>
        </w:tc>
        <w:tc>
          <w:tcPr>
            <w:tcW w:w="5923" w:type="dxa"/>
            <w:tcBorders>
              <w:top w:val="single" w:sz="6" w:space="0" w:color="E0E0E0"/>
              <w:left w:val="single" w:sz="6" w:space="0" w:color="E0E0E0"/>
              <w:bottom w:val="single" w:sz="6" w:space="0" w:color="E0E0E0"/>
              <w:right w:val="single" w:sz="6" w:space="0" w:color="E0E0E0"/>
            </w:tcBorders>
            <w:vAlign w:val="center"/>
            <w:hideMark/>
          </w:tcPr>
          <w:p w14:paraId="659DA847" w14:textId="77777777" w:rsidR="00F04AA6" w:rsidRPr="00F04AA6" w:rsidRDefault="00F04AA6" w:rsidP="00F04AA6">
            <w:r w:rsidRPr="00F04AA6">
              <w:rPr>
                <w:rFonts w:ascii="Times New Roman" w:hAnsi="Times New Roman" w:cs="Times New Roman"/>
              </w:rPr>
              <w:lastRenderedPageBreak/>
              <w:t>​</w:t>
            </w:r>
            <w:r w:rsidRPr="00F04AA6">
              <w:rPr>
                <w:b/>
                <w:bCs/>
                <w:color w:val="EE0000"/>
              </w:rPr>
              <w:t>内部触发</w:t>
            </w:r>
            <w:r w:rsidRPr="00F04AA6">
              <w:t>，用于定时器之间的</w:t>
            </w:r>
            <w:r w:rsidRPr="00F04AA6">
              <w:rPr>
                <w:b/>
                <w:bCs/>
                <w:color w:val="EE0000"/>
              </w:rPr>
              <w:t>级联</w:t>
            </w:r>
            <w:r w:rsidRPr="00F04AA6">
              <w:t>（如TIM1的更新事件触发</w:t>
            </w:r>
            <w:r w:rsidRPr="00F04AA6">
              <w:lastRenderedPageBreak/>
              <w:t>TIM2计数）</w:t>
            </w:r>
          </w:p>
        </w:tc>
      </w:tr>
      <w:tr w:rsidR="00F04AA6" w:rsidRPr="00F04AA6" w14:paraId="725FE176" w14:textId="77777777" w:rsidTr="00F04AA6">
        <w:tc>
          <w:tcPr>
            <w:tcW w:w="2367" w:type="dxa"/>
            <w:tcBorders>
              <w:top w:val="single" w:sz="6" w:space="0" w:color="E0E0E0"/>
              <w:left w:val="single" w:sz="6" w:space="0" w:color="E0E0E0"/>
              <w:bottom w:val="single" w:sz="6" w:space="0" w:color="E0E0E0"/>
              <w:right w:val="single" w:sz="6" w:space="0" w:color="E0E0E0"/>
            </w:tcBorders>
            <w:vAlign w:val="center"/>
            <w:hideMark/>
          </w:tcPr>
          <w:p w14:paraId="7A02F05C" w14:textId="77777777" w:rsidR="00F04AA6" w:rsidRPr="00F04AA6" w:rsidRDefault="00F04AA6" w:rsidP="00F04AA6">
            <w:r w:rsidRPr="00F04AA6">
              <w:t>TIM_TS_TI1F_ED</w:t>
            </w:r>
          </w:p>
        </w:tc>
        <w:tc>
          <w:tcPr>
            <w:tcW w:w="5923" w:type="dxa"/>
            <w:tcBorders>
              <w:top w:val="single" w:sz="6" w:space="0" w:color="E0E0E0"/>
              <w:left w:val="single" w:sz="6" w:space="0" w:color="E0E0E0"/>
              <w:bottom w:val="single" w:sz="6" w:space="0" w:color="E0E0E0"/>
              <w:right w:val="single" w:sz="6" w:space="0" w:color="E0E0E0"/>
            </w:tcBorders>
            <w:vAlign w:val="center"/>
            <w:hideMark/>
          </w:tcPr>
          <w:p w14:paraId="5DCBE6BE" w14:textId="77777777" w:rsidR="00F04AA6" w:rsidRPr="00F04AA6" w:rsidRDefault="00F04AA6" w:rsidP="00F04AA6">
            <w:r w:rsidRPr="00F04AA6">
              <w:rPr>
                <w:rFonts w:ascii="Times New Roman" w:hAnsi="Times New Roman" w:cs="Times New Roman"/>
              </w:rPr>
              <w:t>​</w:t>
            </w:r>
            <w:r w:rsidRPr="00F04AA6">
              <w:rPr>
                <w:b/>
                <w:bCs/>
              </w:rPr>
              <w:t>TI1引脚</w:t>
            </w:r>
            <w:r w:rsidRPr="00F04AA6">
              <w:rPr>
                <w:b/>
                <w:bCs/>
                <w:color w:val="EE0000"/>
              </w:rPr>
              <w:t>双边沿检测器</w:t>
            </w:r>
            <w:r w:rsidRPr="00F04AA6">
              <w:t>，在TI1信号的上升沿和下降沿</w:t>
            </w:r>
            <w:r w:rsidRPr="00F04AA6">
              <w:rPr>
                <w:color w:val="EE0000"/>
              </w:rPr>
              <w:t>都产生触发</w:t>
            </w:r>
          </w:p>
        </w:tc>
      </w:tr>
      <w:tr w:rsidR="00F04AA6" w:rsidRPr="00F04AA6" w14:paraId="46488948" w14:textId="77777777" w:rsidTr="00F04AA6">
        <w:tc>
          <w:tcPr>
            <w:tcW w:w="2367" w:type="dxa"/>
            <w:tcBorders>
              <w:top w:val="single" w:sz="6" w:space="0" w:color="E0E0E0"/>
              <w:left w:val="single" w:sz="6" w:space="0" w:color="E0E0E0"/>
              <w:bottom w:val="single" w:sz="6" w:space="0" w:color="E0E0E0"/>
              <w:right w:val="single" w:sz="6" w:space="0" w:color="E0E0E0"/>
            </w:tcBorders>
            <w:vAlign w:val="center"/>
            <w:hideMark/>
          </w:tcPr>
          <w:p w14:paraId="63594EEC" w14:textId="77777777" w:rsidR="00F04AA6" w:rsidRPr="00F04AA6" w:rsidRDefault="00F04AA6" w:rsidP="00F04AA6">
            <w:r w:rsidRPr="00F04AA6">
              <w:t>TIM_TS_TI1FP1</w:t>
            </w:r>
          </w:p>
        </w:tc>
        <w:tc>
          <w:tcPr>
            <w:tcW w:w="5923" w:type="dxa"/>
            <w:tcBorders>
              <w:top w:val="single" w:sz="6" w:space="0" w:color="E0E0E0"/>
              <w:left w:val="single" w:sz="6" w:space="0" w:color="E0E0E0"/>
              <w:bottom w:val="single" w:sz="6" w:space="0" w:color="E0E0E0"/>
              <w:right w:val="single" w:sz="6" w:space="0" w:color="E0E0E0"/>
            </w:tcBorders>
            <w:vAlign w:val="center"/>
            <w:hideMark/>
          </w:tcPr>
          <w:p w14:paraId="743592AA" w14:textId="77777777" w:rsidR="00F04AA6" w:rsidRPr="00F04AA6" w:rsidRDefault="00F04AA6" w:rsidP="00F04AA6">
            <w:r w:rsidRPr="00F04AA6">
              <w:rPr>
                <w:rFonts w:ascii="Times New Roman" w:hAnsi="Times New Roman" w:cs="Times New Roman"/>
              </w:rPr>
              <w:t>​</w:t>
            </w:r>
            <w:r w:rsidRPr="00F04AA6">
              <w:rPr>
                <w:b/>
                <w:bCs/>
              </w:rPr>
              <w:t>通道1的</w:t>
            </w:r>
            <w:r w:rsidRPr="00F04AA6">
              <w:rPr>
                <w:b/>
                <w:bCs/>
                <w:color w:val="EE0000"/>
              </w:rPr>
              <w:t>滤波</w:t>
            </w:r>
            <w:r w:rsidRPr="00F04AA6">
              <w:rPr>
                <w:b/>
                <w:bCs/>
              </w:rPr>
              <w:t>后输入信号</w:t>
            </w:r>
            <w:r w:rsidRPr="00F04AA6">
              <w:rPr>
                <w:rFonts w:ascii="Times New Roman" w:hAnsi="Times New Roman" w:cs="Times New Roman"/>
              </w:rPr>
              <w:t>​</w:t>
            </w:r>
            <w:r w:rsidRPr="00F04AA6">
              <w:t>（TI1FP1），可配置为</w:t>
            </w:r>
            <w:r w:rsidRPr="00F04AA6">
              <w:rPr>
                <w:b/>
                <w:bCs/>
                <w:color w:val="EE0000"/>
              </w:rPr>
              <w:t>特定边沿</w:t>
            </w:r>
            <w:r w:rsidRPr="00F04AA6">
              <w:rPr>
                <w:color w:val="EE0000"/>
              </w:rPr>
              <w:t>触发</w:t>
            </w:r>
          </w:p>
        </w:tc>
      </w:tr>
      <w:tr w:rsidR="00F04AA6" w:rsidRPr="00F04AA6" w14:paraId="6F291194" w14:textId="77777777" w:rsidTr="00F04AA6">
        <w:tc>
          <w:tcPr>
            <w:tcW w:w="2367" w:type="dxa"/>
            <w:tcBorders>
              <w:top w:val="single" w:sz="6" w:space="0" w:color="E0E0E0"/>
              <w:left w:val="single" w:sz="6" w:space="0" w:color="E0E0E0"/>
              <w:bottom w:val="single" w:sz="6" w:space="0" w:color="E0E0E0"/>
              <w:right w:val="single" w:sz="6" w:space="0" w:color="E0E0E0"/>
            </w:tcBorders>
            <w:vAlign w:val="center"/>
            <w:hideMark/>
          </w:tcPr>
          <w:p w14:paraId="67C75D01" w14:textId="77777777" w:rsidR="00F04AA6" w:rsidRPr="00F04AA6" w:rsidRDefault="00F04AA6" w:rsidP="00F04AA6">
            <w:r w:rsidRPr="00F04AA6">
              <w:t>TIM_TS_TI2FP2</w:t>
            </w:r>
          </w:p>
        </w:tc>
        <w:tc>
          <w:tcPr>
            <w:tcW w:w="5923" w:type="dxa"/>
            <w:tcBorders>
              <w:top w:val="single" w:sz="6" w:space="0" w:color="E0E0E0"/>
              <w:left w:val="single" w:sz="6" w:space="0" w:color="E0E0E0"/>
              <w:bottom w:val="single" w:sz="6" w:space="0" w:color="E0E0E0"/>
              <w:right w:val="single" w:sz="6" w:space="0" w:color="E0E0E0"/>
            </w:tcBorders>
            <w:vAlign w:val="center"/>
            <w:hideMark/>
          </w:tcPr>
          <w:p w14:paraId="6647E500" w14:textId="77777777" w:rsidR="00F04AA6" w:rsidRPr="00F04AA6" w:rsidRDefault="00F04AA6" w:rsidP="00F04AA6">
            <w:r w:rsidRPr="00F04AA6">
              <w:rPr>
                <w:rFonts w:ascii="Times New Roman" w:hAnsi="Times New Roman" w:cs="Times New Roman"/>
              </w:rPr>
              <w:t>​</w:t>
            </w:r>
            <w:r w:rsidRPr="00F04AA6">
              <w:rPr>
                <w:b/>
                <w:bCs/>
              </w:rPr>
              <w:t>通道2的</w:t>
            </w:r>
            <w:r w:rsidRPr="00F04AA6">
              <w:rPr>
                <w:b/>
                <w:bCs/>
                <w:color w:val="EE0000"/>
              </w:rPr>
              <w:t>滤波</w:t>
            </w:r>
            <w:r w:rsidRPr="00F04AA6">
              <w:rPr>
                <w:b/>
                <w:bCs/>
              </w:rPr>
              <w:t>后输入信号</w:t>
            </w:r>
            <w:r w:rsidRPr="00F04AA6">
              <w:rPr>
                <w:rFonts w:ascii="Times New Roman" w:hAnsi="Times New Roman" w:cs="Times New Roman"/>
              </w:rPr>
              <w:t>​</w:t>
            </w:r>
            <w:r w:rsidRPr="00F04AA6">
              <w:t>（TI2FP2）</w:t>
            </w:r>
          </w:p>
        </w:tc>
      </w:tr>
      <w:tr w:rsidR="00F04AA6" w:rsidRPr="00F04AA6" w14:paraId="3E7B9C0C" w14:textId="77777777" w:rsidTr="00F04AA6">
        <w:tc>
          <w:tcPr>
            <w:tcW w:w="2367" w:type="dxa"/>
            <w:tcBorders>
              <w:top w:val="single" w:sz="6" w:space="0" w:color="E0E0E0"/>
              <w:left w:val="single" w:sz="6" w:space="0" w:color="E0E0E0"/>
              <w:bottom w:val="single" w:sz="6" w:space="0" w:color="E0E0E0"/>
              <w:right w:val="single" w:sz="6" w:space="0" w:color="E0E0E0"/>
            </w:tcBorders>
            <w:vAlign w:val="center"/>
            <w:hideMark/>
          </w:tcPr>
          <w:p w14:paraId="15946024" w14:textId="77777777" w:rsidR="00F04AA6" w:rsidRPr="00F04AA6" w:rsidRDefault="00F04AA6" w:rsidP="00F04AA6">
            <w:r w:rsidRPr="00F04AA6">
              <w:t>TIM_TS_ETRF</w:t>
            </w:r>
          </w:p>
        </w:tc>
        <w:tc>
          <w:tcPr>
            <w:tcW w:w="5923" w:type="dxa"/>
            <w:tcBorders>
              <w:top w:val="single" w:sz="6" w:space="0" w:color="E0E0E0"/>
              <w:left w:val="single" w:sz="6" w:space="0" w:color="E0E0E0"/>
              <w:bottom w:val="single" w:sz="6" w:space="0" w:color="E0E0E0"/>
              <w:right w:val="single" w:sz="6" w:space="0" w:color="E0E0E0"/>
            </w:tcBorders>
            <w:vAlign w:val="center"/>
            <w:hideMark/>
          </w:tcPr>
          <w:p w14:paraId="783904D7" w14:textId="77777777" w:rsidR="00F04AA6" w:rsidRPr="00F04AA6" w:rsidRDefault="00F04AA6" w:rsidP="00F04AA6">
            <w:r w:rsidRPr="00F04AA6">
              <w:rPr>
                <w:rFonts w:ascii="Times New Roman" w:hAnsi="Times New Roman" w:cs="Times New Roman"/>
              </w:rPr>
              <w:t>​</w:t>
            </w:r>
            <w:r w:rsidRPr="00F04AA6">
              <w:rPr>
                <w:b/>
                <w:bCs/>
                <w:color w:val="EE0000"/>
              </w:rPr>
              <w:t>外部</w:t>
            </w:r>
            <w:r w:rsidRPr="00F04AA6">
              <w:rPr>
                <w:b/>
                <w:bCs/>
              </w:rPr>
              <w:t>触发输入</w:t>
            </w:r>
            <w:r w:rsidRPr="00F04AA6">
              <w:t>，来自专用的ETR引脚信号</w:t>
            </w:r>
          </w:p>
        </w:tc>
      </w:tr>
    </w:tbl>
    <w:p w14:paraId="271E6096" w14:textId="77777777" w:rsidR="00F04AA6" w:rsidRPr="00F04AA6" w:rsidRDefault="00F04AA6" w:rsidP="00F04AA6">
      <w:r w:rsidRPr="00F04AA6">
        <w:rPr>
          <w:rFonts w:ascii="Times New Roman" w:hAnsi="Times New Roman" w:cs="Times New Roman"/>
        </w:rPr>
        <w:t>​</w:t>
      </w:r>
      <w:r w:rsidRPr="00F04AA6">
        <w:rPr>
          <w:b/>
          <w:bCs/>
        </w:rPr>
        <w:t>内部触发（</w:t>
      </w:r>
      <w:proofErr w:type="spellStart"/>
      <w:r w:rsidRPr="00F04AA6">
        <w:rPr>
          <w:b/>
          <w:bCs/>
        </w:rPr>
        <w:t>ITRx</w:t>
      </w:r>
      <w:proofErr w:type="spellEnd"/>
      <w:r w:rsidRPr="00F04AA6">
        <w:rPr>
          <w:b/>
          <w:bCs/>
        </w:rPr>
        <w:t>）的连接关系</w:t>
      </w:r>
      <w:r w:rsidRPr="00F04AA6">
        <w:t>是固定的，需要查阅芯片参考手册。例如，对于某些系列单片机：</w:t>
      </w:r>
    </w:p>
    <w:p w14:paraId="536C275E" w14:textId="77777777" w:rsidR="00F04AA6" w:rsidRPr="00F04AA6" w:rsidRDefault="00F04AA6">
      <w:pPr>
        <w:numPr>
          <w:ilvl w:val="0"/>
          <w:numId w:val="373"/>
        </w:numPr>
      </w:pPr>
      <w:r w:rsidRPr="00F04AA6">
        <w:t>TIM_TS_ITR0：TIM1可作为TIM2的触发源（TIM1 → TIM2）</w:t>
      </w:r>
    </w:p>
    <w:p w14:paraId="772F28EC" w14:textId="77777777" w:rsidR="00F04AA6" w:rsidRPr="00F04AA6" w:rsidRDefault="00F04AA6">
      <w:pPr>
        <w:numPr>
          <w:ilvl w:val="0"/>
          <w:numId w:val="373"/>
        </w:numPr>
      </w:pPr>
      <w:r w:rsidRPr="00F04AA6">
        <w:t>TIM_TS_ITR1：TIM1可作为TIM3的触发源（TIM1 → TIM3）</w:t>
      </w:r>
    </w:p>
    <w:p w14:paraId="6741D586" w14:textId="77777777" w:rsidR="00F04AA6" w:rsidRPr="00F04AA6" w:rsidRDefault="00F04AA6" w:rsidP="00F04AA6">
      <w:pPr>
        <w:pStyle w:val="3"/>
      </w:pPr>
      <w:r w:rsidRPr="00F04AA6">
        <w:rPr>
          <w:rFonts w:ascii="Segoe UI Emoji" w:hAnsi="Segoe UI Emoji" w:cs="Segoe UI Emoji"/>
        </w:rPr>
        <w:t>🔄</w:t>
      </w:r>
      <w:r w:rsidRPr="00F04AA6">
        <w:t xml:space="preserve"> 与从模式的协同工作 </w:t>
      </w:r>
    </w:p>
    <w:p w14:paraId="63A9762E" w14:textId="77777777" w:rsidR="00F04AA6" w:rsidRPr="00F04AA6" w:rsidRDefault="00F04AA6" w:rsidP="00F04AA6">
      <w:proofErr w:type="spellStart"/>
      <w:r w:rsidRPr="00F04AA6">
        <w:t>TIM_SelectInputTrigger</w:t>
      </w:r>
      <w:proofErr w:type="spellEnd"/>
      <w:r w:rsidRPr="00F04AA6">
        <w:t xml:space="preserve">()只是选择了触发信号的“来源”，而定时器如何“响应”这个触发信号，则需要通过 </w:t>
      </w:r>
      <w:proofErr w:type="spellStart"/>
      <w:r w:rsidRPr="00F04AA6">
        <w:t>TIM_SelectSlaveMode</w:t>
      </w:r>
      <w:proofErr w:type="spellEnd"/>
      <w:r w:rsidRPr="00F04AA6">
        <w:t>()函数配置</w:t>
      </w:r>
      <w:r w:rsidRPr="00F04AA6">
        <w:rPr>
          <w:b/>
          <w:bCs/>
        </w:rPr>
        <w:t>从模式（Slave Mode）</w:t>
      </w:r>
      <w:r w:rsidRPr="00F04AA6">
        <w:rPr>
          <w:rFonts w:ascii="Times New Roman" w:hAnsi="Times New Roman" w:cs="Times New Roman"/>
          <w:b/>
          <w:bCs/>
        </w:rPr>
        <w:t>​</w:t>
      </w:r>
      <w:r w:rsidRPr="00F04AA6">
        <w:rPr>
          <w:rFonts w:ascii="Times New Roman" w:hAnsi="Times New Roman" w:cs="Times New Roman"/>
        </w:rPr>
        <w:t>​</w:t>
      </w:r>
      <w:r w:rsidRPr="00F04AA6">
        <w:t xml:space="preserve"> 来决定。</w:t>
      </w:r>
    </w:p>
    <w:p w14:paraId="7727B041" w14:textId="77777777" w:rsidR="00F04AA6" w:rsidRPr="00F04AA6" w:rsidRDefault="00F04AA6" w:rsidP="00F04AA6">
      <w:r w:rsidRPr="00F04AA6">
        <w:t>常见的从模式及其应用如下：</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462"/>
        <w:gridCol w:w="3661"/>
        <w:gridCol w:w="2167"/>
      </w:tblGrid>
      <w:tr w:rsidR="00F04AA6" w:rsidRPr="00F04AA6" w14:paraId="254B84C0"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8A19CE2" w14:textId="77777777" w:rsidR="00F04AA6" w:rsidRPr="00F04AA6" w:rsidRDefault="00F04AA6" w:rsidP="00F04AA6">
            <w:pPr>
              <w:rPr>
                <w:b/>
                <w:bCs/>
              </w:rPr>
            </w:pPr>
            <w:r w:rsidRPr="00F04AA6">
              <w:rPr>
                <w:b/>
                <w:bCs/>
              </w:rPr>
              <w:t>从模式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B0C59E6" w14:textId="77777777" w:rsidR="00F04AA6" w:rsidRPr="00F04AA6" w:rsidRDefault="00F04AA6" w:rsidP="00F04AA6">
            <w:pPr>
              <w:rPr>
                <w:b/>
                <w:bCs/>
              </w:rPr>
            </w:pPr>
            <w:r w:rsidRPr="00F04AA6">
              <w:rPr>
                <w:b/>
                <w:bCs/>
              </w:rPr>
              <w:t>触发响应行为</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3E1B78E" w14:textId="77777777" w:rsidR="00F04AA6" w:rsidRPr="00F04AA6" w:rsidRDefault="00F04AA6" w:rsidP="00F04AA6">
            <w:pPr>
              <w:rPr>
                <w:b/>
                <w:bCs/>
              </w:rPr>
            </w:pPr>
            <w:r w:rsidRPr="00F04AA6">
              <w:rPr>
                <w:b/>
                <w:bCs/>
              </w:rPr>
              <w:t>典型应用</w:t>
            </w:r>
          </w:p>
        </w:tc>
      </w:tr>
      <w:tr w:rsidR="00F04AA6" w:rsidRPr="00F04AA6" w14:paraId="4C95061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D307C23" w14:textId="77777777" w:rsidR="00F04AA6" w:rsidRPr="00F04AA6" w:rsidRDefault="00F04AA6" w:rsidP="00F04AA6">
            <w:proofErr w:type="spellStart"/>
            <w:r w:rsidRPr="00F04AA6">
              <w:t>TIM_SlaveMode_Reset</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8172202" w14:textId="77777777" w:rsidR="00F04AA6" w:rsidRPr="00F04AA6" w:rsidRDefault="00F04AA6" w:rsidP="00F04AA6">
            <w:r w:rsidRPr="00F04AA6">
              <w:t>触发信号上升沿</w:t>
            </w:r>
            <w:r w:rsidRPr="00F04AA6">
              <w:rPr>
                <w:b/>
                <w:bCs/>
              </w:rPr>
              <w:t>复位计数器CNT</w:t>
            </w:r>
            <w:r w:rsidRPr="00F04AA6">
              <w:t>并产生更新事件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A8071A8" w14:textId="77777777" w:rsidR="00F04AA6" w:rsidRPr="00F04AA6" w:rsidRDefault="00F04AA6" w:rsidP="00F04AA6">
            <w:r w:rsidRPr="00F04AA6">
              <w:rPr>
                <w:rFonts w:ascii="Times New Roman" w:hAnsi="Times New Roman" w:cs="Times New Roman"/>
              </w:rPr>
              <w:t>​</w:t>
            </w:r>
            <w:r w:rsidRPr="00F04AA6">
              <w:rPr>
                <w:b/>
                <w:bCs/>
              </w:rPr>
              <w:t>精确频率</w:t>
            </w:r>
            <w:proofErr w:type="gramStart"/>
            <w:r w:rsidRPr="00F04AA6">
              <w:rPr>
                <w:b/>
                <w:bCs/>
              </w:rPr>
              <w:t>测量</w:t>
            </w:r>
            <w:r w:rsidRPr="00F04AA6">
              <w:rPr>
                <w:rFonts w:ascii="Times New Roman" w:hAnsi="Times New Roman" w:cs="Times New Roman"/>
              </w:rPr>
              <w:t>​</w:t>
            </w:r>
            <w:r w:rsidRPr="00F04AA6">
              <w:t>（</w:t>
            </w:r>
            <w:proofErr w:type="gramEnd"/>
            <w:r w:rsidRPr="00F04AA6">
              <w:t>测周法）</w:t>
            </w:r>
          </w:p>
        </w:tc>
      </w:tr>
      <w:tr w:rsidR="00F04AA6" w:rsidRPr="00F04AA6" w14:paraId="30CD74D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C173B7C" w14:textId="77777777" w:rsidR="00F04AA6" w:rsidRPr="00F04AA6" w:rsidRDefault="00F04AA6" w:rsidP="00F04AA6">
            <w:proofErr w:type="spellStart"/>
            <w:r w:rsidRPr="00F04AA6">
              <w:t>TIM_SlaveMode_Gated</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251AE14" w14:textId="77777777" w:rsidR="00F04AA6" w:rsidRPr="00F04AA6" w:rsidRDefault="00F04AA6" w:rsidP="00F04AA6">
            <w:r w:rsidRPr="00F04AA6">
              <w:t>触发信号为高电平时，</w:t>
            </w:r>
            <w:r w:rsidRPr="00F04AA6">
              <w:rPr>
                <w:rFonts w:ascii="Times New Roman" w:hAnsi="Times New Roman" w:cs="Times New Roman"/>
              </w:rPr>
              <w:t>​</w:t>
            </w:r>
            <w:r w:rsidRPr="00F04AA6">
              <w:rPr>
                <w:b/>
                <w:bCs/>
              </w:rPr>
              <w:t>使能计数器计数</w:t>
            </w:r>
            <w:r w:rsidRPr="00F04AA6">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29031A6" w14:textId="77777777" w:rsidR="00F04AA6" w:rsidRPr="00F04AA6" w:rsidRDefault="00F04AA6" w:rsidP="00F04AA6">
            <w:r w:rsidRPr="00F04AA6">
              <w:t>脉冲宽度测量</w:t>
            </w:r>
          </w:p>
        </w:tc>
      </w:tr>
      <w:tr w:rsidR="00F04AA6" w:rsidRPr="00F04AA6" w14:paraId="475240D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50907AB" w14:textId="77777777" w:rsidR="00F04AA6" w:rsidRPr="00F04AA6" w:rsidRDefault="00F04AA6" w:rsidP="00F04AA6">
            <w:proofErr w:type="spellStart"/>
            <w:r w:rsidRPr="00F04AA6">
              <w:t>TIM_SlaveMode_Trigger</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6780C9A" w14:textId="77777777" w:rsidR="00F04AA6" w:rsidRPr="00F04AA6" w:rsidRDefault="00F04AA6" w:rsidP="00F04AA6">
            <w:r w:rsidRPr="00F04AA6">
              <w:t>触发信号上升沿</w:t>
            </w:r>
            <w:r w:rsidRPr="00F04AA6">
              <w:rPr>
                <w:b/>
                <w:bCs/>
              </w:rPr>
              <w:t>启动计数器</w:t>
            </w:r>
            <w:r w:rsidRPr="00F04AA6">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68855D9" w14:textId="77777777" w:rsidR="00F04AA6" w:rsidRPr="00F04AA6" w:rsidRDefault="00F04AA6" w:rsidP="00F04AA6">
            <w:r w:rsidRPr="00F04AA6">
              <w:t>外部事件启动定时器</w:t>
            </w:r>
          </w:p>
        </w:tc>
      </w:tr>
      <w:tr w:rsidR="00F04AA6" w:rsidRPr="00F04AA6" w14:paraId="47A5F40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98F7916" w14:textId="77777777" w:rsidR="00F04AA6" w:rsidRPr="00F04AA6" w:rsidRDefault="00F04AA6" w:rsidP="00F04AA6">
            <w:r w:rsidRPr="00F04AA6">
              <w:t>TIM_SlaveMode_External1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025252C" w14:textId="77777777" w:rsidR="00F04AA6" w:rsidRPr="00F04AA6" w:rsidRDefault="00F04AA6" w:rsidP="00F04AA6">
            <w:r w:rsidRPr="00F04AA6">
              <w:t>触发信号直接作为</w:t>
            </w:r>
            <w:r w:rsidRPr="00F04AA6">
              <w:rPr>
                <w:b/>
                <w:bCs/>
              </w:rPr>
              <w:t>计数器的时钟</w:t>
            </w:r>
            <w:r w:rsidRPr="00F04AA6">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0FDD34" w14:textId="77777777" w:rsidR="00F04AA6" w:rsidRPr="00F04AA6" w:rsidRDefault="00F04AA6" w:rsidP="00F04AA6">
            <w:r w:rsidRPr="00F04AA6">
              <w:t>扩展定时范围/外部时钟同步</w:t>
            </w:r>
          </w:p>
        </w:tc>
      </w:tr>
    </w:tbl>
    <w:p w14:paraId="448F65BE" w14:textId="77777777" w:rsidR="00F04AA6" w:rsidRPr="00F04AA6" w:rsidRDefault="00F04AA6" w:rsidP="00F04AA6">
      <w:r w:rsidRPr="00F04AA6">
        <w:rPr>
          <w:rFonts w:ascii="Times New Roman" w:hAnsi="Times New Roman" w:cs="Times New Roman"/>
        </w:rPr>
        <w:t>​</w:t>
      </w:r>
      <w:r w:rsidRPr="00F04AA6">
        <w:rPr>
          <w:b/>
          <w:bCs/>
        </w:rPr>
        <w:t>典型的配置流程</w:t>
      </w:r>
      <w:r w:rsidRPr="00F04AA6">
        <w:t>通常是两步协同：</w:t>
      </w:r>
    </w:p>
    <w:p w14:paraId="4C3F0283" w14:textId="77777777" w:rsidR="00F04AA6" w:rsidRPr="00F04AA6" w:rsidRDefault="00F04AA6" w:rsidP="00F04AA6">
      <w:r w:rsidRPr="00F04AA6">
        <w:t>// 1. 选择触发源：例如使用TIM3的通道1滤波后的信号</w:t>
      </w:r>
    </w:p>
    <w:p w14:paraId="28504949" w14:textId="77777777" w:rsidR="00F04AA6" w:rsidRPr="00F04AA6" w:rsidRDefault="00F04AA6" w:rsidP="00F04AA6">
      <w:proofErr w:type="spellStart"/>
      <w:r w:rsidRPr="00F04AA6">
        <w:t>TIM_</w:t>
      </w:r>
      <w:proofErr w:type="gramStart"/>
      <w:r w:rsidRPr="00F04AA6">
        <w:t>SelectInputTrigger</w:t>
      </w:r>
      <w:proofErr w:type="spellEnd"/>
      <w:r w:rsidRPr="00F04AA6">
        <w:t>(</w:t>
      </w:r>
      <w:proofErr w:type="gramEnd"/>
      <w:r w:rsidRPr="00F04AA6">
        <w:t>TIM3, TIM_TS_TI1FP1);</w:t>
      </w:r>
    </w:p>
    <w:p w14:paraId="2B184C5D" w14:textId="77777777" w:rsidR="00F04AA6" w:rsidRPr="00F04AA6" w:rsidRDefault="00F04AA6" w:rsidP="00F04AA6"/>
    <w:p w14:paraId="5E365344" w14:textId="77777777" w:rsidR="00F04AA6" w:rsidRPr="00F04AA6" w:rsidRDefault="00F04AA6" w:rsidP="00F04AA6">
      <w:r w:rsidRPr="00F04AA6">
        <w:t>// 2. 设置从模式行为：例如上升沿复位计数器</w:t>
      </w:r>
    </w:p>
    <w:p w14:paraId="65253C7B" w14:textId="77777777" w:rsidR="00F04AA6" w:rsidRPr="00F04AA6" w:rsidRDefault="00F04AA6" w:rsidP="00F04AA6">
      <w:proofErr w:type="spellStart"/>
      <w:r w:rsidRPr="00F04AA6">
        <w:lastRenderedPageBreak/>
        <w:t>TIM_</w:t>
      </w:r>
      <w:proofErr w:type="gramStart"/>
      <w:r w:rsidRPr="00F04AA6">
        <w:t>SelectSlaveMode</w:t>
      </w:r>
      <w:proofErr w:type="spellEnd"/>
      <w:r w:rsidRPr="00F04AA6">
        <w:t>(</w:t>
      </w:r>
      <w:proofErr w:type="gramEnd"/>
      <w:r w:rsidRPr="00F04AA6">
        <w:t xml:space="preserve">TIM3, </w:t>
      </w:r>
      <w:proofErr w:type="spellStart"/>
      <w:r w:rsidRPr="00F04AA6">
        <w:t>TIM_SlaveMode_Reset</w:t>
      </w:r>
      <w:proofErr w:type="spellEnd"/>
      <w:r w:rsidRPr="00F04AA6">
        <w:t>);</w:t>
      </w:r>
    </w:p>
    <w:p w14:paraId="608E2049" w14:textId="77777777" w:rsidR="00F04AA6" w:rsidRPr="00F04AA6" w:rsidRDefault="00F04AA6" w:rsidP="00F04AA6">
      <w:pPr>
        <w:pStyle w:val="3"/>
      </w:pPr>
      <w:r w:rsidRPr="00F04AA6">
        <w:rPr>
          <w:rFonts w:ascii="Segoe UI Emoji" w:hAnsi="Segoe UI Emoji" w:cs="Segoe UI Emoji"/>
        </w:rPr>
        <w:t>💡</w:t>
      </w:r>
      <w:r w:rsidRPr="00F04AA6">
        <w:t xml:space="preserve"> 典型应用场景与代码示例 </w:t>
      </w:r>
    </w:p>
    <w:p w14:paraId="4779760C" w14:textId="77777777" w:rsidR="00F04AA6" w:rsidRPr="00F04AA6" w:rsidRDefault="00F04AA6" w:rsidP="00F04AA6">
      <w:pPr>
        <w:pStyle w:val="4"/>
      </w:pPr>
      <w:r w:rsidRPr="00F04AA6">
        <w:t xml:space="preserve">场景1：高精度频率测量（复位模式） </w:t>
      </w:r>
    </w:p>
    <w:p w14:paraId="19B288EC" w14:textId="77777777" w:rsidR="00F04AA6" w:rsidRPr="00F04AA6" w:rsidRDefault="00F04AA6" w:rsidP="00F04AA6">
      <w:r w:rsidRPr="00F04AA6">
        <w:t>此配置利用硬件自动复位计数器，可避免软件计算差值可能带来的误差和溢出问题。</w:t>
      </w:r>
    </w:p>
    <w:p w14:paraId="713B820D" w14:textId="77777777" w:rsidR="00F04AA6" w:rsidRPr="00F04AA6" w:rsidRDefault="00F04AA6" w:rsidP="00F04AA6">
      <w:r w:rsidRPr="00F04AA6">
        <w:t>void TIM3_FreqMeasurement_Init(</w:t>
      </w:r>
      <w:proofErr w:type="gramStart"/>
      <w:r w:rsidRPr="00F04AA6">
        <w:t>void) {</w:t>
      </w:r>
      <w:proofErr w:type="gramEnd"/>
    </w:p>
    <w:p w14:paraId="12F90F08" w14:textId="77777777" w:rsidR="00F04AA6" w:rsidRPr="00F04AA6" w:rsidRDefault="00F04AA6" w:rsidP="00F04AA6">
      <w:r w:rsidRPr="00F04AA6">
        <w:t xml:space="preserve">    // ... 时基单元和输入捕获通道配置 ...</w:t>
      </w:r>
    </w:p>
    <w:p w14:paraId="77C2655E" w14:textId="77777777" w:rsidR="00F04AA6" w:rsidRPr="00F04AA6" w:rsidRDefault="00F04AA6" w:rsidP="00F04AA6"/>
    <w:p w14:paraId="77B7C194" w14:textId="77777777" w:rsidR="00F04AA6" w:rsidRPr="00F04AA6" w:rsidRDefault="00F04AA6" w:rsidP="00F04AA6">
      <w:r w:rsidRPr="00F04AA6">
        <w:t xml:space="preserve">    // 关键配置：选择触发源并设置为复位模式</w:t>
      </w:r>
    </w:p>
    <w:p w14:paraId="5F8A4379" w14:textId="77777777" w:rsidR="00F04AA6" w:rsidRPr="00F04AA6" w:rsidRDefault="00F04AA6" w:rsidP="00F04AA6">
      <w:r w:rsidRPr="00F04AA6">
        <w:t xml:space="preserve">    </w:t>
      </w:r>
      <w:proofErr w:type="spellStart"/>
      <w:r w:rsidRPr="00F04AA6">
        <w:t>TIM_SelectInputTrigger</w:t>
      </w:r>
      <w:proofErr w:type="spellEnd"/>
      <w:r w:rsidRPr="00F04AA6">
        <w:t>(TIM3, TIM_TS_TI1FP1);      // 触发源为TI1FP1</w:t>
      </w:r>
    </w:p>
    <w:p w14:paraId="564B6AC6" w14:textId="77777777" w:rsidR="00F04AA6" w:rsidRPr="00F04AA6" w:rsidRDefault="00F04AA6" w:rsidP="00F04AA6">
      <w:r w:rsidRPr="00F04AA6">
        <w:t xml:space="preserve">    </w:t>
      </w:r>
      <w:proofErr w:type="spellStart"/>
      <w:r w:rsidRPr="00F04AA6">
        <w:t>TIM_SelectSlaveMode</w:t>
      </w:r>
      <w:proofErr w:type="spellEnd"/>
      <w:r w:rsidRPr="00F04AA6">
        <w:t xml:space="preserve">(TIM3, </w:t>
      </w:r>
      <w:proofErr w:type="spellStart"/>
      <w:r w:rsidRPr="00F04AA6">
        <w:t>TIM_SlaveMode_Reset</w:t>
      </w:r>
      <w:proofErr w:type="spellEnd"/>
      <w:r w:rsidRPr="00F04AA6">
        <w:t>);   // 触发时复位CNT</w:t>
      </w:r>
    </w:p>
    <w:p w14:paraId="264C0466" w14:textId="77777777" w:rsidR="00F04AA6" w:rsidRPr="00F04AA6" w:rsidRDefault="00F04AA6" w:rsidP="00F04AA6">
      <w:r w:rsidRPr="00F04AA6">
        <w:t xml:space="preserve">    TIM_Cmd(TIM3, ENABLE); // 使能定时器</w:t>
      </w:r>
    </w:p>
    <w:p w14:paraId="4D51880F" w14:textId="77777777" w:rsidR="00F04AA6" w:rsidRPr="00F04AA6" w:rsidRDefault="00F04AA6" w:rsidP="00F04AA6">
      <w:r w:rsidRPr="00F04AA6">
        <w:t>}</w:t>
      </w:r>
    </w:p>
    <w:p w14:paraId="4BDD7A78" w14:textId="77777777" w:rsidR="00F04AA6" w:rsidRPr="00F04AA6" w:rsidRDefault="00F04AA6" w:rsidP="00F04AA6"/>
    <w:p w14:paraId="0AB03154" w14:textId="77777777" w:rsidR="00F04AA6" w:rsidRPr="00F04AA6" w:rsidRDefault="00F04AA6" w:rsidP="00F04AA6">
      <w:r w:rsidRPr="00F04AA6">
        <w:t>// 读取频率：时钟频率 / 捕获的计数值</w:t>
      </w:r>
    </w:p>
    <w:p w14:paraId="24610DED" w14:textId="77777777" w:rsidR="00F04AA6" w:rsidRPr="00F04AA6" w:rsidRDefault="00F04AA6" w:rsidP="00F04AA6">
      <w:r w:rsidRPr="00F04AA6">
        <w:t xml:space="preserve">uint32_t </w:t>
      </w:r>
      <w:proofErr w:type="spellStart"/>
      <w:r w:rsidRPr="00F04AA6">
        <w:t>Get_Frequency</w:t>
      </w:r>
      <w:proofErr w:type="spellEnd"/>
      <w:r w:rsidRPr="00F04AA6">
        <w:t>(</w:t>
      </w:r>
      <w:proofErr w:type="gramStart"/>
      <w:r w:rsidRPr="00F04AA6">
        <w:t>void) {</w:t>
      </w:r>
      <w:proofErr w:type="gramEnd"/>
    </w:p>
    <w:p w14:paraId="3A600F98" w14:textId="77777777" w:rsidR="00F04AA6" w:rsidRPr="00F04AA6" w:rsidRDefault="00F04AA6" w:rsidP="00F04AA6">
      <w:r w:rsidRPr="00F04AA6">
        <w:t xml:space="preserve">    // 假设定时器计数频率为1MHz (Fc)</w:t>
      </w:r>
    </w:p>
    <w:p w14:paraId="12431389" w14:textId="77777777" w:rsidR="00F04AA6" w:rsidRPr="00F04AA6" w:rsidRDefault="00F04AA6" w:rsidP="00F04AA6">
      <w:r w:rsidRPr="00F04AA6">
        <w:t xml:space="preserve">    return 1000000 / TIM_GetCapture1(TIM3);</w:t>
      </w:r>
    </w:p>
    <w:p w14:paraId="32513607" w14:textId="77777777" w:rsidR="00F04AA6" w:rsidRPr="00F04AA6" w:rsidRDefault="00F04AA6" w:rsidP="00F04AA6">
      <w:r w:rsidRPr="00F04AA6">
        <w:t>}</w:t>
      </w:r>
    </w:p>
    <w:p w14:paraId="70927A6A" w14:textId="77777777" w:rsidR="00F04AA6" w:rsidRPr="00F04AA6" w:rsidRDefault="00F04AA6" w:rsidP="00F04AA6">
      <w:pPr>
        <w:pStyle w:val="4"/>
      </w:pPr>
      <w:r w:rsidRPr="00F04AA6">
        <w:t xml:space="preserve">场景2：定时器级联（内部触发） </w:t>
      </w:r>
    </w:p>
    <w:p w14:paraId="3E6F2679" w14:textId="77777777" w:rsidR="00F04AA6" w:rsidRPr="00F04AA6" w:rsidRDefault="00F04AA6" w:rsidP="00F04AA6">
      <w:r w:rsidRPr="00F04AA6">
        <w:t>将一个定时器的更新事件作为另一个定时器的时钟，可以扩展出32位甚至更长的定时周期。</w:t>
      </w:r>
    </w:p>
    <w:p w14:paraId="4923D470" w14:textId="77777777" w:rsidR="00F04AA6" w:rsidRPr="00F04AA6" w:rsidRDefault="00F04AA6" w:rsidP="00F04AA6">
      <w:r w:rsidRPr="00F04AA6">
        <w:t>// TIM2作为主定时器，TIM3作为从定时器</w:t>
      </w:r>
    </w:p>
    <w:p w14:paraId="7E99966A" w14:textId="77777777" w:rsidR="00F04AA6" w:rsidRPr="00F04AA6" w:rsidRDefault="00F04AA6" w:rsidP="00F04AA6">
      <w:r w:rsidRPr="00F04AA6">
        <w:t xml:space="preserve">void </w:t>
      </w:r>
      <w:proofErr w:type="spellStart"/>
      <w:r w:rsidRPr="00F04AA6">
        <w:t>Timer_Cascade_Init</w:t>
      </w:r>
      <w:proofErr w:type="spellEnd"/>
      <w:r w:rsidRPr="00F04AA6">
        <w:t>(</w:t>
      </w:r>
      <w:proofErr w:type="gramStart"/>
      <w:r w:rsidRPr="00F04AA6">
        <w:t>void) {</w:t>
      </w:r>
      <w:proofErr w:type="gramEnd"/>
    </w:p>
    <w:p w14:paraId="652C5685" w14:textId="77777777" w:rsidR="00F04AA6" w:rsidRPr="00F04AA6" w:rsidRDefault="00F04AA6" w:rsidP="00F04AA6">
      <w:r w:rsidRPr="00F04AA6">
        <w:t xml:space="preserve">    // 配置TIM2，并设置其更新事件为触发输出（TRGO）</w:t>
      </w:r>
    </w:p>
    <w:p w14:paraId="71000973" w14:textId="77777777" w:rsidR="00F04AA6" w:rsidRPr="00F04AA6" w:rsidRDefault="00F04AA6" w:rsidP="00F04AA6">
      <w:r w:rsidRPr="00F04AA6">
        <w:t xml:space="preserve">    </w:t>
      </w:r>
      <w:proofErr w:type="spellStart"/>
      <w:r w:rsidRPr="00F04AA6">
        <w:t>TIM_</w:t>
      </w:r>
      <w:proofErr w:type="gramStart"/>
      <w:r w:rsidRPr="00F04AA6">
        <w:t>SelectOutputTrigger</w:t>
      </w:r>
      <w:proofErr w:type="spellEnd"/>
      <w:r w:rsidRPr="00F04AA6">
        <w:t>(</w:t>
      </w:r>
      <w:proofErr w:type="gramEnd"/>
      <w:r w:rsidRPr="00F04AA6">
        <w:t xml:space="preserve">TIM2, </w:t>
      </w:r>
      <w:proofErr w:type="spellStart"/>
      <w:r w:rsidRPr="00F04AA6">
        <w:t>TIM_TRGOSource_Update</w:t>
      </w:r>
      <w:proofErr w:type="spellEnd"/>
      <w:r w:rsidRPr="00F04AA6">
        <w:t>);</w:t>
      </w:r>
    </w:p>
    <w:p w14:paraId="29777884" w14:textId="77777777" w:rsidR="00F04AA6" w:rsidRPr="00F04AA6" w:rsidRDefault="00F04AA6" w:rsidP="00F04AA6"/>
    <w:p w14:paraId="67571D9E" w14:textId="77777777" w:rsidR="00F04AA6" w:rsidRPr="00F04AA6" w:rsidRDefault="00F04AA6" w:rsidP="00F04AA6">
      <w:r w:rsidRPr="00F04AA6">
        <w:lastRenderedPageBreak/>
        <w:t xml:space="preserve">    // 配置TIM3为从模式，触发源为ITR2（连接TIM2的ITR触发线）</w:t>
      </w:r>
    </w:p>
    <w:p w14:paraId="1418230C" w14:textId="77777777" w:rsidR="00F04AA6" w:rsidRPr="00F04AA6" w:rsidRDefault="00F04AA6" w:rsidP="00F04AA6">
      <w:r w:rsidRPr="00F04AA6">
        <w:t xml:space="preserve">    </w:t>
      </w:r>
      <w:proofErr w:type="spellStart"/>
      <w:r w:rsidRPr="00F04AA6">
        <w:t>TIM_</w:t>
      </w:r>
      <w:proofErr w:type="gramStart"/>
      <w:r w:rsidRPr="00F04AA6">
        <w:t>SelectInputTrigger</w:t>
      </w:r>
      <w:proofErr w:type="spellEnd"/>
      <w:r w:rsidRPr="00F04AA6">
        <w:t>(</w:t>
      </w:r>
      <w:proofErr w:type="gramEnd"/>
      <w:r w:rsidRPr="00F04AA6">
        <w:t>TIM3, TIM_TS_ITR2);</w:t>
      </w:r>
    </w:p>
    <w:p w14:paraId="7D05455E" w14:textId="77777777" w:rsidR="00F04AA6" w:rsidRPr="00F04AA6" w:rsidRDefault="00F04AA6" w:rsidP="00F04AA6">
      <w:r w:rsidRPr="00F04AA6">
        <w:t xml:space="preserve">    </w:t>
      </w:r>
      <w:proofErr w:type="spellStart"/>
      <w:r w:rsidRPr="00F04AA6">
        <w:t>TIM_SelectSlaveMode</w:t>
      </w:r>
      <w:proofErr w:type="spellEnd"/>
      <w:r w:rsidRPr="00F04AA6">
        <w:t>(TIM3, TIM_SlaveMode_External1); // 使用触发信号作为时钟</w:t>
      </w:r>
    </w:p>
    <w:p w14:paraId="4E432853" w14:textId="77777777" w:rsidR="00F04AA6" w:rsidRPr="00F04AA6" w:rsidRDefault="00F04AA6" w:rsidP="00F04AA6">
      <w:r w:rsidRPr="00F04AA6">
        <w:t>}</w:t>
      </w:r>
    </w:p>
    <w:p w14:paraId="016ED7B1" w14:textId="77777777" w:rsidR="00F04AA6" w:rsidRPr="00F04AA6" w:rsidRDefault="00F04AA6" w:rsidP="00F04AA6">
      <w:pPr>
        <w:pStyle w:val="4"/>
      </w:pPr>
      <w:r w:rsidRPr="00F04AA6">
        <w:t xml:space="preserve">场景3：PWMI模式测量PWM频率和占空比 </w:t>
      </w:r>
    </w:p>
    <w:p w14:paraId="1455451F" w14:textId="77777777" w:rsidR="00F04AA6" w:rsidRPr="00F04AA6" w:rsidRDefault="00F04AA6" w:rsidP="00F04AA6">
      <w:r w:rsidRPr="00F04AA6">
        <w:t>在PWM输入模式下，通常不需要直接调用此函数，因为</w:t>
      </w:r>
      <w:proofErr w:type="spellStart"/>
      <w:r w:rsidRPr="00F04AA6">
        <w:t>TIM_PWMIConfig</w:t>
      </w:r>
      <w:proofErr w:type="spellEnd"/>
      <w:r w:rsidRPr="00F04AA6">
        <w:t>()函数内部已经完成了相应的触发源配置，将同一输入信号分别映射到两个通道（如TI1FP1和TI1FP2），用于自动捕获周期和脉宽。</w:t>
      </w:r>
    </w:p>
    <w:p w14:paraId="264962FF" w14:textId="77777777" w:rsidR="00F04AA6" w:rsidRPr="00F04AA6" w:rsidRDefault="00F04AA6" w:rsidP="00F04AA6">
      <w:pPr>
        <w:pStyle w:val="3"/>
      </w:pPr>
      <w:r w:rsidRPr="00F04AA6">
        <w:rPr>
          <w:rFonts w:ascii="Segoe UI Emoji" w:hAnsi="Segoe UI Emoji" w:cs="Segoe UI Emoji"/>
        </w:rPr>
        <w:t>⚠️</w:t>
      </w:r>
      <w:r w:rsidRPr="00F04AA6">
        <w:t xml:space="preserve"> 重要注意事项 </w:t>
      </w:r>
    </w:p>
    <w:p w14:paraId="6867A078" w14:textId="77777777" w:rsidR="00F04AA6" w:rsidRPr="00F04AA6" w:rsidRDefault="00F04AA6">
      <w:pPr>
        <w:numPr>
          <w:ilvl w:val="0"/>
          <w:numId w:val="374"/>
        </w:numPr>
      </w:pPr>
      <w:r w:rsidRPr="00F04AA6">
        <w:rPr>
          <w:rFonts w:ascii="Times New Roman" w:hAnsi="Times New Roman" w:cs="Times New Roman"/>
        </w:rPr>
        <w:t>​</w:t>
      </w:r>
      <w:r w:rsidRPr="00F04AA6">
        <w:rPr>
          <w:b/>
          <w:bCs/>
        </w:rPr>
        <w:t>GPIO配置</w:t>
      </w:r>
      <w:r w:rsidRPr="00F04AA6">
        <w:rPr>
          <w:rFonts w:ascii="Times New Roman" w:hAnsi="Times New Roman" w:cs="Times New Roman"/>
        </w:rPr>
        <w:t>​</w:t>
      </w:r>
      <w:r w:rsidRPr="00F04AA6">
        <w:t>：如果使用外部引脚作为触发源（如TI1FP1, ETRF），必须先将对应的GPIO引脚初始化为相应的复用功能模式。</w:t>
      </w:r>
    </w:p>
    <w:p w14:paraId="6A841D41" w14:textId="77777777" w:rsidR="00F04AA6" w:rsidRPr="00F04AA6" w:rsidRDefault="00F04AA6">
      <w:pPr>
        <w:numPr>
          <w:ilvl w:val="0"/>
          <w:numId w:val="374"/>
        </w:numPr>
      </w:pPr>
      <w:r w:rsidRPr="00F04AA6">
        <w:rPr>
          <w:rFonts w:ascii="Times New Roman" w:hAnsi="Times New Roman" w:cs="Times New Roman"/>
        </w:rPr>
        <w:t>​</w:t>
      </w:r>
      <w:r w:rsidRPr="00F04AA6">
        <w:rPr>
          <w:b/>
          <w:bCs/>
        </w:rPr>
        <w:t>滤波器配置</w:t>
      </w:r>
      <w:r w:rsidRPr="00F04AA6">
        <w:rPr>
          <w:rFonts w:ascii="Times New Roman" w:hAnsi="Times New Roman" w:cs="Times New Roman"/>
        </w:rPr>
        <w:t>​</w:t>
      </w:r>
      <w:r w:rsidRPr="00F04AA6">
        <w:t>：</w:t>
      </w:r>
      <w:proofErr w:type="spellStart"/>
      <w:r w:rsidRPr="00F04AA6">
        <w:t>TIM_ICInitTypeDef</w:t>
      </w:r>
      <w:proofErr w:type="spellEnd"/>
      <w:r w:rsidRPr="00F04AA6">
        <w:t>结构体中的</w:t>
      </w:r>
      <w:proofErr w:type="spellStart"/>
      <w:r w:rsidRPr="00F04AA6">
        <w:t>TIM_ICFilter</w:t>
      </w:r>
      <w:proofErr w:type="spellEnd"/>
      <w:r w:rsidRPr="00F04AA6">
        <w:t>参数可滤除信号抖动。但若设置过大，可能会滤掉有效的信号边沿，导致无触发。</w:t>
      </w:r>
    </w:p>
    <w:p w14:paraId="6963404B" w14:textId="77777777" w:rsidR="00F04AA6" w:rsidRPr="00F04AA6" w:rsidRDefault="00F04AA6">
      <w:pPr>
        <w:numPr>
          <w:ilvl w:val="0"/>
          <w:numId w:val="374"/>
        </w:numPr>
      </w:pPr>
      <w:r w:rsidRPr="00F04AA6">
        <w:rPr>
          <w:rFonts w:ascii="Times New Roman" w:hAnsi="Times New Roman" w:cs="Times New Roman"/>
        </w:rPr>
        <w:t>​</w:t>
      </w:r>
      <w:r w:rsidRPr="00F04AA6">
        <w:rPr>
          <w:b/>
          <w:bCs/>
        </w:rPr>
        <w:t>通道依赖性</w:t>
      </w:r>
      <w:r w:rsidRPr="00F04AA6">
        <w:rPr>
          <w:rFonts w:ascii="Times New Roman" w:hAnsi="Times New Roman" w:cs="Times New Roman"/>
        </w:rPr>
        <w:t>​</w:t>
      </w:r>
      <w:r w:rsidRPr="00F04AA6">
        <w:t>：TI1FP1只能映射到通道1，TI2FP2只能映射到通道2。通道3和通道4不支持所有的从模式功能。</w:t>
      </w:r>
    </w:p>
    <w:p w14:paraId="1FA67CDA" w14:textId="77777777" w:rsidR="00F04AA6" w:rsidRPr="00F04AA6" w:rsidRDefault="00F04AA6">
      <w:pPr>
        <w:numPr>
          <w:ilvl w:val="0"/>
          <w:numId w:val="374"/>
        </w:numPr>
      </w:pPr>
      <w:r w:rsidRPr="00F04AA6">
        <w:rPr>
          <w:rFonts w:ascii="Times New Roman" w:hAnsi="Times New Roman" w:cs="Times New Roman"/>
        </w:rPr>
        <w:t>​</w:t>
      </w:r>
      <w:r w:rsidRPr="00F04AA6">
        <w:rPr>
          <w:b/>
          <w:bCs/>
        </w:rPr>
        <w:t>触发无响应排查</w:t>
      </w:r>
      <w:r w:rsidRPr="00F04AA6">
        <w:rPr>
          <w:rFonts w:ascii="Times New Roman" w:hAnsi="Times New Roman" w:cs="Times New Roman"/>
        </w:rPr>
        <w:t>​</w:t>
      </w:r>
      <w:r w:rsidRPr="00F04AA6">
        <w:t>：若配置后无响应，请检查：</w:t>
      </w:r>
    </w:p>
    <w:p w14:paraId="5110777C" w14:textId="77777777" w:rsidR="00F04AA6" w:rsidRPr="00F04AA6" w:rsidRDefault="00F04AA6">
      <w:pPr>
        <w:numPr>
          <w:ilvl w:val="1"/>
          <w:numId w:val="374"/>
        </w:numPr>
      </w:pPr>
      <w:r w:rsidRPr="00F04AA6">
        <w:t>定时器和GPIO的时钟是否使能。</w:t>
      </w:r>
    </w:p>
    <w:p w14:paraId="7FC4A40A" w14:textId="77777777" w:rsidR="00F04AA6" w:rsidRPr="00F04AA6" w:rsidRDefault="00F04AA6">
      <w:pPr>
        <w:numPr>
          <w:ilvl w:val="1"/>
          <w:numId w:val="374"/>
        </w:numPr>
      </w:pPr>
      <w:r w:rsidRPr="00F04AA6">
        <w:t>触发源和从模式是否都已正确配置且匹配。</w:t>
      </w:r>
    </w:p>
    <w:p w14:paraId="35D6053A" w14:textId="77777777" w:rsidR="00F04AA6" w:rsidRPr="00F04AA6" w:rsidRDefault="00F04AA6">
      <w:pPr>
        <w:numPr>
          <w:ilvl w:val="1"/>
          <w:numId w:val="374"/>
        </w:numPr>
      </w:pPr>
      <w:r w:rsidRPr="00F04AA6">
        <w:t>GPIO引脚配置是否正确。</w:t>
      </w:r>
    </w:p>
    <w:p w14:paraId="6E9343A1" w14:textId="77777777" w:rsidR="00F04AA6" w:rsidRPr="00F04AA6" w:rsidRDefault="00F04AA6">
      <w:pPr>
        <w:numPr>
          <w:ilvl w:val="1"/>
          <w:numId w:val="374"/>
        </w:numPr>
      </w:pPr>
      <w:r w:rsidRPr="00F04AA6">
        <w:t>滤波器参数是否设置合理。</w:t>
      </w:r>
    </w:p>
    <w:p w14:paraId="22967538" w14:textId="77777777" w:rsidR="00F04AA6" w:rsidRPr="00F04AA6" w:rsidRDefault="00F04AA6" w:rsidP="00F04AA6">
      <w:pPr>
        <w:pStyle w:val="3"/>
      </w:pPr>
      <w:r w:rsidRPr="00F04AA6">
        <w:rPr>
          <w:rFonts w:ascii="Segoe UI Emoji" w:hAnsi="Segoe UI Emoji" w:cs="Segoe UI Emoji"/>
        </w:rPr>
        <w:t>💎</w:t>
      </w:r>
      <w:r w:rsidRPr="00F04AA6">
        <w:t xml:space="preserve"> 总结 </w:t>
      </w:r>
    </w:p>
    <w:p w14:paraId="011BB765" w14:textId="77777777" w:rsidR="00F04AA6" w:rsidRPr="00F04AA6" w:rsidRDefault="00F04AA6" w:rsidP="00F04AA6">
      <w:proofErr w:type="spellStart"/>
      <w:r w:rsidRPr="00F04AA6">
        <w:t>TIM_SelectInputTrigger</w:t>
      </w:r>
      <w:proofErr w:type="spellEnd"/>
      <w:r w:rsidRPr="00F04AA6">
        <w:t>()是STM32定时器主从系统的“开关”，它定义了控制信号的来源。通过与</w:t>
      </w:r>
      <w:proofErr w:type="spellStart"/>
      <w:r w:rsidRPr="00F04AA6">
        <w:t>TIM_SelectSlaveMode</w:t>
      </w:r>
      <w:proofErr w:type="spellEnd"/>
      <w:r w:rsidRPr="00F04AA6">
        <w:t>()的协同工作，可以实现硬件级的自动测量和定时器同步，极大提高了系统的效率和可靠性。</w:t>
      </w:r>
    </w:p>
    <w:p w14:paraId="1F574D33" w14:textId="77777777" w:rsidR="00F04AA6" w:rsidRPr="00F04AA6" w:rsidRDefault="00F04AA6" w:rsidP="00F04AA6">
      <w:r w:rsidRPr="00F04AA6">
        <w:t>希望以上讲解能帮助您更好地理解和使用这个函数。如果您在具体实现中遇到问题，欢迎继续提问！</w:t>
      </w:r>
    </w:p>
    <w:p w14:paraId="424E139F" w14:textId="7629CB6E" w:rsidR="00515F22" w:rsidRDefault="00AB16E6" w:rsidP="00D54BA0">
      <w:pPr>
        <w:pStyle w:val="3"/>
      </w:pPr>
      <w:r w:rsidRPr="00AB16E6">
        <w:lastRenderedPageBreak/>
        <w:t>定时器从模式的触发源是什么意思?</w:t>
      </w:r>
      <w:r w:rsidR="00E71065">
        <w:br/>
      </w:r>
      <w:r w:rsidRPr="00AB16E6">
        <w:t>如何选择</w:t>
      </w:r>
      <w:r w:rsidR="00E71065">
        <w:rPr>
          <w:rFonts w:hint="eastAsia"/>
        </w:rPr>
        <w:t>触发源</w:t>
      </w:r>
      <w:r w:rsidR="00D54BA0">
        <w:rPr>
          <w:rFonts w:hint="eastAsia"/>
        </w:rPr>
        <w:t>?</w:t>
      </w:r>
    </w:p>
    <w:p w14:paraId="31436AFB" w14:textId="7B6C4CEC" w:rsidR="00D54BA0" w:rsidRPr="00D54BA0" w:rsidRDefault="00D54BA0" w:rsidP="00D54BA0">
      <w:r w:rsidRPr="00D54BA0">
        <w:rPr>
          <w:noProof/>
        </w:rPr>
        <w:drawing>
          <wp:inline distT="0" distB="0" distL="0" distR="0" wp14:anchorId="04CFFA77" wp14:editId="56A89F49">
            <wp:extent cx="1828800" cy="6048375"/>
            <wp:effectExtent l="0" t="0" r="0" b="9525"/>
            <wp:docPr id="1588060023"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60023" name="图片 1" descr="图形用户界面, 应用程序, Word&#10;&#10;AI 生成的内容可能不正确。"/>
                    <pic:cNvPicPr/>
                  </pic:nvPicPr>
                  <pic:blipFill>
                    <a:blip r:embed="rId34"/>
                    <a:stretch>
                      <a:fillRect/>
                    </a:stretch>
                  </pic:blipFill>
                  <pic:spPr>
                    <a:xfrm>
                      <a:off x="0" y="0"/>
                      <a:ext cx="1828800" cy="6048375"/>
                    </a:xfrm>
                    <a:prstGeom prst="rect">
                      <a:avLst/>
                    </a:prstGeom>
                  </pic:spPr>
                </pic:pic>
              </a:graphicData>
            </a:graphic>
          </wp:inline>
        </w:drawing>
      </w:r>
    </w:p>
    <w:p w14:paraId="05D1F1DE" w14:textId="77777777" w:rsidR="00D54BA0" w:rsidRPr="00D54BA0" w:rsidRDefault="00D54BA0" w:rsidP="00D54BA0">
      <w:r w:rsidRPr="00D54BA0">
        <w:t>您好！您上传的图片非常关键，它列出了STM32定时器从模式的所有可选触发源。这些触发源是理解定时器主从同步和高级功能的核心。</w:t>
      </w:r>
    </w:p>
    <w:p w14:paraId="62387EC1" w14:textId="77777777" w:rsidR="00D54BA0" w:rsidRPr="00D54BA0" w:rsidRDefault="00D54BA0" w:rsidP="00D54BA0">
      <w:r w:rsidRPr="00D54BA0">
        <w:t>下面我为您详细解释“定时器从模式的触发源”的含义，并告诉您如何根据需求进行选择。</w:t>
      </w:r>
    </w:p>
    <w:p w14:paraId="2C63994B" w14:textId="77777777" w:rsidR="00D54BA0" w:rsidRPr="00D54BA0" w:rsidRDefault="00D54BA0" w:rsidP="00D54BA0">
      <w:pPr>
        <w:pStyle w:val="4"/>
      </w:pPr>
      <w:r w:rsidRPr="00D54BA0">
        <w:rPr>
          <w:rFonts w:ascii="Segoe UI Emoji" w:hAnsi="Segoe UI Emoji" w:cs="Segoe UI Emoji"/>
        </w:rPr>
        <w:t>⚙️</w:t>
      </w:r>
      <w:r w:rsidRPr="00D54BA0">
        <w:t xml:space="preserve"> 一、触发源是什么意思？ </w:t>
      </w:r>
    </w:p>
    <w:p w14:paraId="03FC8A4C" w14:textId="77777777" w:rsidR="00D54BA0" w:rsidRPr="00D54BA0" w:rsidRDefault="00D54BA0" w:rsidP="00D54BA0">
      <w:r w:rsidRPr="00D54BA0">
        <w:t>简单来说，</w:t>
      </w:r>
      <w:r w:rsidRPr="00D54BA0">
        <w:rPr>
          <w:rFonts w:ascii="Times New Roman" w:hAnsi="Times New Roman" w:cs="Times New Roman"/>
        </w:rPr>
        <w:t>​</w:t>
      </w:r>
      <w:r w:rsidRPr="00D54BA0">
        <w:rPr>
          <w:b/>
          <w:bCs/>
        </w:rPr>
        <w:t>触发源（Trigger Source）就是告诉作为“从”的定时器：“你应该</w:t>
      </w:r>
      <w:r w:rsidRPr="00D54BA0">
        <w:rPr>
          <w:b/>
          <w:bCs/>
          <w:color w:val="EE0000"/>
        </w:rPr>
        <w:t>听谁的指</w:t>
      </w:r>
      <w:r w:rsidRPr="00D54BA0">
        <w:rPr>
          <w:b/>
          <w:bCs/>
          <w:color w:val="EE0000"/>
        </w:rPr>
        <w:lastRenderedPageBreak/>
        <w:t>挥</w:t>
      </w:r>
      <w:r w:rsidRPr="00D54BA0">
        <w:rPr>
          <w:b/>
          <w:bCs/>
        </w:rPr>
        <w:t>？”</w:t>
      </w:r>
      <w:r w:rsidRPr="00D54BA0">
        <w:rPr>
          <w:rFonts w:ascii="Times New Roman" w:hAnsi="Times New Roman" w:cs="Times New Roman"/>
          <w:b/>
          <w:bCs/>
        </w:rPr>
        <w:t>​</w:t>
      </w:r>
      <w:r w:rsidRPr="00D54BA0">
        <w:rPr>
          <w:rFonts w:ascii="Times New Roman" w:hAnsi="Times New Roman" w:cs="Times New Roman"/>
        </w:rPr>
        <w:t>​</w:t>
      </w:r>
    </w:p>
    <w:p w14:paraId="0A5233FE" w14:textId="77777777" w:rsidR="00D54BA0" w:rsidRPr="00D54BA0" w:rsidRDefault="00D54BA0" w:rsidP="00D54BA0">
      <w:r w:rsidRPr="00D54BA0">
        <w:t>在STM32中，一个定时器（从定时器）可以被</w:t>
      </w:r>
      <w:r w:rsidRPr="00D54BA0">
        <w:rPr>
          <w:color w:val="EE0000"/>
        </w:rPr>
        <w:t>另一个事件</w:t>
      </w:r>
      <w:r w:rsidRPr="00D54BA0">
        <w:t>（触发源）</w:t>
      </w:r>
      <w:r w:rsidRPr="00D54BA0">
        <w:rPr>
          <w:b/>
          <w:bCs/>
          <w:color w:val="EE0000"/>
        </w:rPr>
        <w:t>控制</w:t>
      </w:r>
      <w:r w:rsidRPr="00D54BA0">
        <w:t>其计数器的行为，比如</w:t>
      </w:r>
      <w:r w:rsidRPr="00D54BA0">
        <w:rPr>
          <w:b/>
          <w:bCs/>
          <w:color w:val="EE0000"/>
        </w:rPr>
        <w:t>启动、停止、复位</w:t>
      </w:r>
      <w:r w:rsidRPr="00D54BA0">
        <w:rPr>
          <w:b/>
          <w:bCs/>
        </w:rPr>
        <w:t>或者</w:t>
      </w:r>
      <w:r w:rsidRPr="00D54BA0">
        <w:rPr>
          <w:b/>
          <w:bCs/>
          <w:color w:val="EE0000"/>
        </w:rPr>
        <w:t>作为时钟</w:t>
      </w:r>
      <w:r w:rsidRPr="00D54BA0">
        <w:t>。这个用来控制它的事件，就叫做触发源。</w:t>
      </w:r>
    </w:p>
    <w:p w14:paraId="0EA15B76" w14:textId="77777777" w:rsidR="00D54BA0" w:rsidRPr="00D54BA0" w:rsidRDefault="00D54BA0">
      <w:pPr>
        <w:numPr>
          <w:ilvl w:val="0"/>
          <w:numId w:val="390"/>
        </w:numPr>
      </w:pPr>
      <w:r w:rsidRPr="00D54BA0">
        <w:rPr>
          <w:rFonts w:ascii="Times New Roman" w:hAnsi="Times New Roman" w:cs="Times New Roman"/>
        </w:rPr>
        <w:t>​</w:t>
      </w:r>
      <w:r w:rsidRPr="00D54BA0">
        <w:rPr>
          <w:b/>
          <w:bCs/>
        </w:rPr>
        <w:t>从定时器 (Slave Timer)</w:t>
      </w:r>
      <w:r w:rsidRPr="00D54BA0">
        <w:rPr>
          <w:rFonts w:ascii="Times New Roman" w:hAnsi="Times New Roman" w:cs="Times New Roman"/>
          <w:b/>
          <w:bCs/>
        </w:rPr>
        <w:t>​</w:t>
      </w:r>
      <w:r w:rsidRPr="00D54BA0">
        <w:rPr>
          <w:rFonts w:ascii="Times New Roman" w:hAnsi="Times New Roman" w:cs="Times New Roman"/>
        </w:rPr>
        <w:t>​</w:t>
      </w:r>
      <w:r w:rsidRPr="00D54BA0">
        <w:t>：被控制的定时器，需要配置</w:t>
      </w:r>
      <w:r w:rsidRPr="00D54BA0">
        <w:rPr>
          <w:b/>
          <w:bCs/>
          <w:color w:val="EE0000"/>
        </w:rPr>
        <w:t>从模式</w:t>
      </w:r>
      <w:r w:rsidRPr="00D54BA0">
        <w:rPr>
          <w:rFonts w:ascii="Times New Roman" w:hAnsi="Times New Roman" w:cs="Times New Roman"/>
        </w:rPr>
        <w:t>​</w:t>
      </w:r>
      <w:r w:rsidRPr="00D54BA0">
        <w:t xml:space="preserve"> (</w:t>
      </w:r>
      <w:proofErr w:type="spellStart"/>
      <w:r w:rsidRPr="00D54BA0">
        <w:t>TIM_SelectSlaveMode</w:t>
      </w:r>
      <w:proofErr w:type="spellEnd"/>
      <w:r w:rsidRPr="00D54BA0">
        <w:t>) 来定义如何响应触发信号（如复位、门控、触发等）。</w:t>
      </w:r>
    </w:p>
    <w:p w14:paraId="5F3E7C95" w14:textId="77777777" w:rsidR="00D54BA0" w:rsidRPr="00D54BA0" w:rsidRDefault="00D54BA0">
      <w:pPr>
        <w:numPr>
          <w:ilvl w:val="0"/>
          <w:numId w:val="390"/>
        </w:numPr>
      </w:pPr>
      <w:r w:rsidRPr="00D54BA0">
        <w:rPr>
          <w:rFonts w:ascii="Times New Roman" w:hAnsi="Times New Roman" w:cs="Times New Roman"/>
        </w:rPr>
        <w:t>​</w:t>
      </w:r>
      <w:r w:rsidRPr="00D54BA0">
        <w:rPr>
          <w:b/>
          <w:bCs/>
        </w:rPr>
        <w:t>触发源 (Trigger Source)</w:t>
      </w:r>
      <w:r w:rsidRPr="00D54BA0">
        <w:rPr>
          <w:rFonts w:ascii="Times New Roman" w:hAnsi="Times New Roman" w:cs="Times New Roman"/>
          <w:b/>
          <w:bCs/>
        </w:rPr>
        <w:t>​</w:t>
      </w:r>
      <w:r w:rsidRPr="00D54BA0">
        <w:rPr>
          <w:rFonts w:ascii="Times New Roman" w:hAnsi="Times New Roman" w:cs="Times New Roman"/>
        </w:rPr>
        <w:t>​</w:t>
      </w:r>
      <w:r w:rsidRPr="00D54BA0">
        <w:t xml:space="preserve">：控制信号的来源，通过 </w:t>
      </w:r>
      <w:r w:rsidRPr="00D54BA0">
        <w:rPr>
          <w:rFonts w:ascii="Times New Roman" w:hAnsi="Times New Roman" w:cs="Times New Roman"/>
        </w:rPr>
        <w:t>​</w:t>
      </w:r>
      <w:proofErr w:type="spellStart"/>
      <w:r w:rsidRPr="00D54BA0">
        <w:rPr>
          <w:b/>
          <w:bCs/>
        </w:rPr>
        <w:t>TIM_SelectInputTrigger</w:t>
      </w:r>
      <w:proofErr w:type="spellEnd"/>
      <w:r w:rsidRPr="00D54BA0">
        <w:rPr>
          <w:b/>
          <w:bCs/>
        </w:rPr>
        <w:t>()</w:t>
      </w:r>
      <w:r w:rsidRPr="00D54BA0">
        <w:rPr>
          <w:rFonts w:ascii="Times New Roman" w:hAnsi="Times New Roman" w:cs="Times New Roman"/>
        </w:rPr>
        <w:t>​</w:t>
      </w:r>
      <w:r w:rsidRPr="00D54BA0">
        <w:t xml:space="preserve"> 函数来选定。您的图片列表就是这里可选的参数。</w:t>
      </w:r>
    </w:p>
    <w:p w14:paraId="7B3E3B3D" w14:textId="77777777" w:rsidR="00D54BA0" w:rsidRPr="00D54BA0" w:rsidRDefault="00D54BA0" w:rsidP="00D54BA0">
      <w:r w:rsidRPr="00D54BA0">
        <w:rPr>
          <w:rFonts w:ascii="Times New Roman" w:hAnsi="Times New Roman" w:cs="Times New Roman"/>
        </w:rPr>
        <w:t>​</w:t>
      </w:r>
      <w:r w:rsidRPr="00D54BA0">
        <w:rPr>
          <w:b/>
          <w:bCs/>
        </w:rPr>
        <w:t>工作流程类比</w:t>
      </w:r>
      <w:r w:rsidRPr="00D54BA0">
        <w:rPr>
          <w:rFonts w:ascii="Times New Roman" w:hAnsi="Times New Roman" w:cs="Times New Roman"/>
        </w:rPr>
        <w:t>​</w:t>
      </w:r>
      <w:r w:rsidRPr="00D54BA0">
        <w:t>：</w:t>
      </w:r>
    </w:p>
    <w:p w14:paraId="1D738E92" w14:textId="77777777" w:rsidR="00D54BA0" w:rsidRPr="00D54BA0" w:rsidRDefault="00D54BA0" w:rsidP="00D54BA0">
      <w:r w:rsidRPr="00D54BA0">
        <w:t>想象一下音乐节上的乐队：</w:t>
      </w:r>
    </w:p>
    <w:p w14:paraId="753130CE" w14:textId="77777777" w:rsidR="00D54BA0" w:rsidRPr="00D54BA0" w:rsidRDefault="00D54BA0">
      <w:pPr>
        <w:numPr>
          <w:ilvl w:val="0"/>
          <w:numId w:val="391"/>
        </w:numPr>
      </w:pPr>
      <w:r w:rsidRPr="00D54BA0">
        <w:rPr>
          <w:rFonts w:ascii="Times New Roman" w:hAnsi="Times New Roman" w:cs="Times New Roman"/>
        </w:rPr>
        <w:t>​</w:t>
      </w:r>
      <w:r w:rsidRPr="00D54BA0">
        <w:rPr>
          <w:b/>
          <w:bCs/>
        </w:rPr>
        <w:t>主定时器</w:t>
      </w:r>
      <w:r w:rsidRPr="00D54BA0">
        <w:rPr>
          <w:rFonts w:ascii="Times New Roman" w:hAnsi="Times New Roman" w:cs="Times New Roman"/>
        </w:rPr>
        <w:t>​</w:t>
      </w:r>
      <w:r w:rsidRPr="00D54BA0">
        <w:t xml:space="preserve"> = </w:t>
      </w:r>
      <w:r w:rsidRPr="00D54BA0">
        <w:rPr>
          <w:rFonts w:ascii="Times New Roman" w:hAnsi="Times New Roman" w:cs="Times New Roman"/>
        </w:rPr>
        <w:t>​</w:t>
      </w:r>
      <w:r w:rsidRPr="00D54BA0">
        <w:rPr>
          <w:b/>
          <w:bCs/>
        </w:rPr>
        <w:t>领唱</w:t>
      </w:r>
      <w:r w:rsidRPr="00D54BA0">
        <w:rPr>
          <w:rFonts w:ascii="Times New Roman" w:hAnsi="Times New Roman" w:cs="Times New Roman"/>
        </w:rPr>
        <w:t>​</w:t>
      </w:r>
      <w:r w:rsidRPr="00D54BA0">
        <w:t xml:space="preserve"> (发出节拍)</w:t>
      </w:r>
    </w:p>
    <w:p w14:paraId="7B2A50C2" w14:textId="77777777" w:rsidR="00D54BA0" w:rsidRPr="00D54BA0" w:rsidRDefault="00D54BA0">
      <w:pPr>
        <w:numPr>
          <w:ilvl w:val="0"/>
          <w:numId w:val="391"/>
        </w:numPr>
      </w:pPr>
      <w:r w:rsidRPr="00D54BA0">
        <w:rPr>
          <w:rFonts w:ascii="Times New Roman" w:hAnsi="Times New Roman" w:cs="Times New Roman"/>
        </w:rPr>
        <w:t>​</w:t>
      </w:r>
      <w:r w:rsidRPr="00D54BA0">
        <w:rPr>
          <w:b/>
          <w:bCs/>
        </w:rPr>
        <w:t>触发源</w:t>
      </w:r>
      <w:r w:rsidRPr="00D54BA0">
        <w:rPr>
          <w:rFonts w:ascii="Times New Roman" w:hAnsi="Times New Roman" w:cs="Times New Roman"/>
        </w:rPr>
        <w:t>​</w:t>
      </w:r>
      <w:r w:rsidRPr="00D54BA0">
        <w:t xml:space="preserve"> = </w:t>
      </w:r>
      <w:r w:rsidRPr="00D54BA0">
        <w:rPr>
          <w:rFonts w:ascii="Times New Roman" w:hAnsi="Times New Roman" w:cs="Times New Roman"/>
        </w:rPr>
        <w:t>​</w:t>
      </w:r>
      <w:r w:rsidRPr="00D54BA0">
        <w:rPr>
          <w:b/>
          <w:bCs/>
        </w:rPr>
        <w:t>领唱的声音</w:t>
      </w:r>
      <w:r w:rsidRPr="00D54BA0">
        <w:rPr>
          <w:rFonts w:ascii="Times New Roman" w:hAnsi="Times New Roman" w:cs="Times New Roman"/>
        </w:rPr>
        <w:t>​</w:t>
      </w:r>
      <w:r w:rsidRPr="00D54BA0">
        <w:t xml:space="preserve"> (传播的节拍信号)</w:t>
      </w:r>
    </w:p>
    <w:p w14:paraId="2169217B" w14:textId="77777777" w:rsidR="00D54BA0" w:rsidRPr="00D54BA0" w:rsidRDefault="00D54BA0">
      <w:pPr>
        <w:numPr>
          <w:ilvl w:val="0"/>
          <w:numId w:val="391"/>
        </w:numPr>
      </w:pPr>
      <w:r w:rsidRPr="00D54BA0">
        <w:rPr>
          <w:rFonts w:ascii="Times New Roman" w:hAnsi="Times New Roman" w:cs="Times New Roman"/>
        </w:rPr>
        <w:t>​</w:t>
      </w:r>
      <w:r w:rsidRPr="00D54BA0">
        <w:rPr>
          <w:b/>
          <w:bCs/>
        </w:rPr>
        <w:t>从定时器</w:t>
      </w:r>
      <w:r w:rsidRPr="00D54BA0">
        <w:rPr>
          <w:rFonts w:ascii="Times New Roman" w:hAnsi="Times New Roman" w:cs="Times New Roman"/>
        </w:rPr>
        <w:t>​</w:t>
      </w:r>
      <w:r w:rsidRPr="00D54BA0">
        <w:t xml:space="preserve"> = </w:t>
      </w:r>
      <w:r w:rsidRPr="00D54BA0">
        <w:rPr>
          <w:rFonts w:ascii="Times New Roman" w:hAnsi="Times New Roman" w:cs="Times New Roman"/>
        </w:rPr>
        <w:t>​</w:t>
      </w:r>
      <w:r w:rsidRPr="00D54BA0">
        <w:rPr>
          <w:b/>
          <w:bCs/>
        </w:rPr>
        <w:t>其他乐手</w:t>
      </w:r>
      <w:r w:rsidRPr="00D54BA0">
        <w:rPr>
          <w:rFonts w:ascii="Times New Roman" w:hAnsi="Times New Roman" w:cs="Times New Roman"/>
        </w:rPr>
        <w:t>​</w:t>
      </w:r>
      <w:r w:rsidRPr="00D54BA0">
        <w:t xml:space="preserve"> (听从领唱的节拍)</w:t>
      </w:r>
    </w:p>
    <w:p w14:paraId="59364107" w14:textId="77777777" w:rsidR="00D54BA0" w:rsidRPr="00D54BA0" w:rsidRDefault="00D54BA0">
      <w:pPr>
        <w:numPr>
          <w:ilvl w:val="0"/>
          <w:numId w:val="391"/>
        </w:numPr>
      </w:pPr>
      <w:r w:rsidRPr="00D54BA0">
        <w:rPr>
          <w:rFonts w:ascii="Times New Roman" w:hAnsi="Times New Roman" w:cs="Times New Roman"/>
        </w:rPr>
        <w:t>​</w:t>
      </w:r>
      <w:r w:rsidRPr="00D54BA0">
        <w:rPr>
          <w:b/>
          <w:bCs/>
        </w:rPr>
        <w:t>从模式</w:t>
      </w:r>
      <w:r w:rsidRPr="00D54BA0">
        <w:rPr>
          <w:rFonts w:ascii="Times New Roman" w:hAnsi="Times New Roman" w:cs="Times New Roman"/>
        </w:rPr>
        <w:t>​</w:t>
      </w:r>
      <w:r w:rsidRPr="00D54BA0">
        <w:t xml:space="preserve"> = </w:t>
      </w:r>
      <w:r w:rsidRPr="00D54BA0">
        <w:rPr>
          <w:rFonts w:ascii="Times New Roman" w:hAnsi="Times New Roman" w:cs="Times New Roman"/>
        </w:rPr>
        <w:t>​</w:t>
      </w:r>
      <w:r w:rsidRPr="00D54BA0">
        <w:rPr>
          <w:b/>
          <w:bCs/>
        </w:rPr>
        <w:t>乐手听到节拍后的反应</w:t>
      </w:r>
      <w:r w:rsidRPr="00D54BA0">
        <w:rPr>
          <w:rFonts w:ascii="Times New Roman" w:hAnsi="Times New Roman" w:cs="Times New Roman"/>
        </w:rPr>
        <w:t>​</w:t>
      </w:r>
      <w:r w:rsidRPr="00D54BA0">
        <w:t xml:space="preserve"> </w:t>
      </w:r>
      <w:proofErr w:type="gramStart"/>
      <w:r w:rsidRPr="00D54BA0">
        <w:t>(如</w:t>
      </w:r>
      <w:proofErr w:type="gramEnd"/>
      <w:r w:rsidRPr="00D54BA0">
        <w:t>：听到第一拍就从头开始</w:t>
      </w:r>
      <w:proofErr w:type="gramStart"/>
      <w:r w:rsidRPr="00D54BA0">
        <w:t>弹奏 -</w:t>
      </w:r>
      <w:proofErr w:type="gramEnd"/>
      <w:r w:rsidRPr="00D54BA0">
        <w:t>&gt; 复位模式)</w:t>
      </w:r>
    </w:p>
    <w:p w14:paraId="11697F1D" w14:textId="77777777" w:rsidR="00D54BA0" w:rsidRPr="00D54BA0" w:rsidRDefault="00000000" w:rsidP="00D54BA0">
      <w:r>
        <w:pict w14:anchorId="5FC8A5E9">
          <v:rect id="_x0000_i1473" style="width:0;height:1.5pt" o:hralign="center" o:hrstd="t" o:hr="t" fillcolor="#a0a0a0" stroked="f"/>
        </w:pict>
      </w:r>
    </w:p>
    <w:p w14:paraId="173E3FA6" w14:textId="77777777" w:rsidR="00D54BA0" w:rsidRPr="00D54BA0" w:rsidRDefault="00D54BA0" w:rsidP="00D54BA0">
      <w:pPr>
        <w:pStyle w:val="4"/>
      </w:pPr>
      <w:r w:rsidRPr="00D54BA0">
        <w:rPr>
          <w:rFonts w:ascii="Segoe UI Emoji" w:hAnsi="Segoe UI Emoji" w:cs="Segoe UI Emoji"/>
        </w:rPr>
        <w:t>🧭</w:t>
      </w:r>
      <w:r w:rsidRPr="00D54BA0">
        <w:t xml:space="preserve"> 二、如何选择触发源？ </w:t>
      </w:r>
    </w:p>
    <w:p w14:paraId="4A1C7B0D" w14:textId="77777777" w:rsidR="00D54BA0" w:rsidRPr="00D54BA0" w:rsidRDefault="00D54BA0" w:rsidP="00D54BA0">
      <w:r w:rsidRPr="00D54BA0">
        <w:t>您的图片列出了所有选项，根据其特性，我们可以将它们分为四大类。选择的关键在于：</w:t>
      </w:r>
      <w:r w:rsidRPr="00D54BA0">
        <w:rPr>
          <w:rFonts w:ascii="Times New Roman" w:hAnsi="Times New Roman" w:cs="Times New Roman"/>
        </w:rPr>
        <w:t>​</w:t>
      </w:r>
      <w:r w:rsidRPr="00D54BA0">
        <w:rPr>
          <w:b/>
          <w:bCs/>
        </w:rPr>
        <w:t>您希望用什么样的</w:t>
      </w:r>
      <w:r w:rsidRPr="00D54BA0">
        <w:rPr>
          <w:b/>
          <w:bCs/>
          <w:color w:val="EE0000"/>
        </w:rPr>
        <w:t>信号</w:t>
      </w:r>
      <w:r w:rsidRPr="00D54BA0">
        <w:rPr>
          <w:b/>
          <w:bCs/>
        </w:rPr>
        <w:t>来控制从定时器？</w:t>
      </w:r>
      <w:r w:rsidRPr="00D54BA0">
        <w:rPr>
          <w:rFonts w:ascii="Times New Roman" w:hAnsi="Times New Roman" w:cs="Times New Roman"/>
          <w:b/>
          <w:bCs/>
        </w:rPr>
        <w:t>​</w:t>
      </w:r>
      <w:r w:rsidRPr="00D54BA0">
        <w:rPr>
          <w:rFonts w:ascii="Times New Roman" w:hAnsi="Times New Roman" w:cs="Times New Roman"/>
        </w:rPr>
        <w:t>​</w:t>
      </w:r>
    </w:p>
    <w:p w14:paraId="41A980F5" w14:textId="77777777" w:rsidR="00D54BA0" w:rsidRPr="00D54BA0" w:rsidRDefault="00D54BA0" w:rsidP="00D54BA0">
      <w:r w:rsidRPr="00D54BA0">
        <w:t>以下是您图片中触发源选项的详细解读和选择指南：</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023"/>
        <w:gridCol w:w="745"/>
        <w:gridCol w:w="2168"/>
        <w:gridCol w:w="3354"/>
      </w:tblGrid>
      <w:tr w:rsidR="00D54BA0" w:rsidRPr="00D54BA0" w14:paraId="06A3EA96"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EC50BAD" w14:textId="77777777" w:rsidR="00D54BA0" w:rsidRPr="00D54BA0" w:rsidRDefault="00D54BA0" w:rsidP="00D54BA0">
            <w:pPr>
              <w:rPr>
                <w:b/>
                <w:bCs/>
              </w:rPr>
            </w:pPr>
            <w:r w:rsidRPr="00D54BA0">
              <w:rPr>
                <w:b/>
                <w:bCs/>
              </w:rPr>
              <w:t>触发源类型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85DA911" w14:textId="77777777" w:rsidR="00D54BA0" w:rsidRPr="00D54BA0" w:rsidRDefault="00D54BA0" w:rsidP="00D54BA0">
            <w:pPr>
              <w:rPr>
                <w:b/>
                <w:bCs/>
              </w:rPr>
            </w:pPr>
            <w:r w:rsidRPr="00D54BA0">
              <w:rPr>
                <w:b/>
                <w:bCs/>
              </w:rPr>
              <w:t>中文名称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C2BB404" w14:textId="77777777" w:rsidR="00D54BA0" w:rsidRPr="00D54BA0" w:rsidRDefault="00D54BA0" w:rsidP="00D54BA0">
            <w:pPr>
              <w:rPr>
                <w:b/>
                <w:bCs/>
              </w:rPr>
            </w:pPr>
            <w:r w:rsidRPr="00D54BA0">
              <w:rPr>
                <w:b/>
                <w:bCs/>
              </w:rPr>
              <w:t>信号来源</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A5B1D5" w14:textId="77777777" w:rsidR="00D54BA0" w:rsidRPr="00D54BA0" w:rsidRDefault="00D54BA0" w:rsidP="00D54BA0">
            <w:pPr>
              <w:rPr>
                <w:b/>
                <w:bCs/>
              </w:rPr>
            </w:pPr>
            <w:r w:rsidRPr="00D54BA0">
              <w:rPr>
                <w:b/>
                <w:bCs/>
              </w:rPr>
              <w:t>应用场景</w:t>
            </w:r>
          </w:p>
        </w:tc>
      </w:tr>
      <w:tr w:rsidR="00D54BA0" w:rsidRPr="00D54BA0" w14:paraId="7F64914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96B246E" w14:textId="77777777" w:rsidR="00D54BA0" w:rsidRPr="00D54BA0" w:rsidRDefault="00D54BA0" w:rsidP="00D54BA0">
            <w:r w:rsidRPr="00D54BA0">
              <w:rPr>
                <w:rFonts w:ascii="Times New Roman" w:hAnsi="Times New Roman" w:cs="Times New Roman"/>
              </w:rPr>
              <w:t>​</w:t>
            </w:r>
            <w:r w:rsidRPr="00D54BA0">
              <w:rPr>
                <w:b/>
                <w:bCs/>
              </w:rPr>
              <w:t>TIM_TS_ITR0~ TIM_TS_ITR3</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E6162AE" w14:textId="77777777" w:rsidR="00D54BA0" w:rsidRPr="00D54BA0" w:rsidRDefault="00D54BA0" w:rsidP="00D54BA0">
            <w:r w:rsidRPr="00D54BA0">
              <w:rPr>
                <w:rFonts w:ascii="Times New Roman" w:hAnsi="Times New Roman" w:cs="Times New Roman"/>
              </w:rPr>
              <w:t>​</w:t>
            </w:r>
            <w:r w:rsidRPr="00D54BA0">
              <w:rPr>
                <w:b/>
                <w:bCs/>
              </w:rPr>
              <w:t>内部触发</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9139B6D" w14:textId="77777777" w:rsidR="00D54BA0" w:rsidRPr="00D54BA0" w:rsidRDefault="00D54BA0" w:rsidP="00D54BA0">
            <w:r w:rsidRPr="00D54BA0">
              <w:t>来自</w:t>
            </w:r>
            <w:r w:rsidRPr="00D54BA0">
              <w:rPr>
                <w:b/>
                <w:bCs/>
                <w:color w:val="EE0000"/>
              </w:rPr>
              <w:t>其他定时器</w:t>
            </w:r>
            <w:r w:rsidRPr="00D54BA0">
              <w:t xml:space="preserve">的 </w:t>
            </w:r>
            <w:r w:rsidRPr="00D54BA0">
              <w:rPr>
                <w:rFonts w:ascii="Times New Roman" w:hAnsi="Times New Roman" w:cs="Times New Roman"/>
              </w:rPr>
              <w:t>​</w:t>
            </w:r>
            <w:r w:rsidRPr="00D54BA0">
              <w:rPr>
                <w:b/>
                <w:bCs/>
                <w:color w:val="EE0000"/>
              </w:rPr>
              <w:t>TRGO</w:t>
            </w:r>
            <w:r w:rsidRPr="00D54BA0">
              <w:rPr>
                <w:rFonts w:ascii="Times New Roman" w:hAnsi="Times New Roman" w:cs="Times New Roman"/>
                <w:color w:val="EE0000"/>
              </w:rPr>
              <w:t>​</w:t>
            </w:r>
            <w:r w:rsidRPr="00D54BA0">
              <w:t xml:space="preserve"> 输出</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03EAC4C" w14:textId="77777777" w:rsidR="00D54BA0" w:rsidRPr="00D54BA0" w:rsidRDefault="00D54BA0" w:rsidP="00D54BA0">
            <w:r w:rsidRPr="00D54BA0">
              <w:rPr>
                <w:rFonts w:ascii="Times New Roman" w:hAnsi="Times New Roman" w:cs="Times New Roman"/>
              </w:rPr>
              <w:t>​</w:t>
            </w:r>
            <w:r w:rsidRPr="00D54BA0">
              <w:rPr>
                <w:b/>
                <w:bCs/>
              </w:rPr>
              <w:t>定时器级联</w:t>
            </w:r>
            <w:r w:rsidRPr="00D54BA0">
              <w:t>。例如，用TIM1的</w:t>
            </w:r>
            <w:r w:rsidRPr="00D54BA0">
              <w:rPr>
                <w:b/>
                <w:bCs/>
                <w:color w:val="EE0000"/>
              </w:rPr>
              <w:t>更新事件</w:t>
            </w:r>
            <w:r w:rsidRPr="00D54BA0">
              <w:t>去触发TIM2，实现同步或扩展定时周期。</w:t>
            </w:r>
          </w:p>
        </w:tc>
      </w:tr>
      <w:tr w:rsidR="00D54BA0" w:rsidRPr="00D54BA0" w14:paraId="6816298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02687C5" w14:textId="77777777" w:rsidR="00D54BA0" w:rsidRPr="00D54BA0" w:rsidRDefault="00D54BA0" w:rsidP="00D54BA0">
            <w:r w:rsidRPr="00D54BA0">
              <w:rPr>
                <w:rFonts w:ascii="Times New Roman" w:hAnsi="Times New Roman" w:cs="Times New Roman"/>
              </w:rPr>
              <w:t>​</w:t>
            </w:r>
            <w:r w:rsidRPr="00D54BA0">
              <w:rPr>
                <w:b/>
                <w:bCs/>
              </w:rPr>
              <w:t>TIM_TS_TI1F_ED</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1336828" w14:textId="77777777" w:rsidR="00D54BA0" w:rsidRPr="00D54BA0" w:rsidRDefault="00D54BA0" w:rsidP="00D54BA0">
            <w:r w:rsidRPr="00D54BA0">
              <w:rPr>
                <w:rFonts w:ascii="Times New Roman" w:hAnsi="Times New Roman" w:cs="Times New Roman"/>
              </w:rPr>
              <w:t>​</w:t>
            </w:r>
            <w:r w:rsidRPr="00D54BA0">
              <w:rPr>
                <w:b/>
                <w:bCs/>
              </w:rPr>
              <w:t>TI1边沿检测器</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C2FAD55" w14:textId="77777777" w:rsidR="00D54BA0" w:rsidRPr="00D54BA0" w:rsidRDefault="00D54BA0" w:rsidP="00D54BA0">
            <w:r w:rsidRPr="00D54BA0">
              <w:t xml:space="preserve">通道1（TI1）引脚上的 </w:t>
            </w:r>
            <w:r w:rsidRPr="00D54BA0">
              <w:rPr>
                <w:rFonts w:ascii="Times New Roman" w:hAnsi="Times New Roman" w:cs="Times New Roman"/>
              </w:rPr>
              <w:t>​</w:t>
            </w:r>
            <w:r w:rsidRPr="00D54BA0">
              <w:rPr>
                <w:b/>
                <w:bCs/>
                <w:color w:val="EE0000"/>
              </w:rPr>
              <w:t>上升沿</w:t>
            </w:r>
            <w:r w:rsidRPr="00D54BA0">
              <w:rPr>
                <w:b/>
                <w:bCs/>
              </w:rPr>
              <w:t>和</w:t>
            </w:r>
            <w:r w:rsidRPr="00D54BA0">
              <w:rPr>
                <w:b/>
                <w:bCs/>
                <w:color w:val="EE0000"/>
              </w:rPr>
              <w:t>下降沿</w:t>
            </w:r>
            <w:r w:rsidRPr="00D54BA0">
              <w:rPr>
                <w:rFonts w:ascii="Times New Roman" w:hAnsi="Times New Roman" w:cs="Times New Roman"/>
                <w:color w:val="EE0000"/>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C1977D0" w14:textId="77777777" w:rsidR="00D54BA0" w:rsidRPr="00D54BA0" w:rsidRDefault="00D54BA0" w:rsidP="00D54BA0">
            <w:r w:rsidRPr="00D54BA0">
              <w:t>需要在输入信号的</w:t>
            </w:r>
            <w:r w:rsidRPr="00D54BA0">
              <w:rPr>
                <w:b/>
                <w:bCs/>
                <w:color w:val="EE0000"/>
              </w:rPr>
              <w:t>任何边沿</w:t>
            </w:r>
            <w:r w:rsidRPr="00D54BA0">
              <w:rPr>
                <w:rFonts w:ascii="Times New Roman" w:hAnsi="Times New Roman" w:cs="Times New Roman"/>
                <w:color w:val="EE0000"/>
              </w:rPr>
              <w:t>​</w:t>
            </w:r>
            <w:r w:rsidRPr="00D54BA0">
              <w:t>（变化）都触发从定时器的场景，较少用。</w:t>
            </w:r>
          </w:p>
        </w:tc>
      </w:tr>
      <w:tr w:rsidR="00D54BA0" w:rsidRPr="00D54BA0" w14:paraId="3C6D81E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544C889" w14:textId="77777777" w:rsidR="00D54BA0" w:rsidRPr="00D54BA0" w:rsidRDefault="00D54BA0" w:rsidP="00D54BA0">
            <w:r w:rsidRPr="00D54BA0">
              <w:rPr>
                <w:rFonts w:ascii="Times New Roman" w:hAnsi="Times New Roman" w:cs="Times New Roman"/>
              </w:rPr>
              <w:t>​</w:t>
            </w:r>
            <w:r w:rsidRPr="00D54BA0">
              <w:rPr>
                <w:b/>
                <w:bCs/>
              </w:rPr>
              <w:t>TIM_TS_TI1FP1</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ACE0018" w14:textId="77777777" w:rsidR="00D54BA0" w:rsidRPr="00D54BA0" w:rsidRDefault="00D54BA0" w:rsidP="00D54BA0">
            <w:r w:rsidRPr="00D54BA0">
              <w:rPr>
                <w:rFonts w:ascii="Times New Roman" w:hAnsi="Times New Roman" w:cs="Times New Roman"/>
              </w:rPr>
              <w:t>​</w:t>
            </w:r>
            <w:r w:rsidRPr="00D54BA0">
              <w:rPr>
                <w:b/>
                <w:bCs/>
              </w:rPr>
              <w:t>滤波后TI1</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BE667C5" w14:textId="77777777" w:rsidR="00D54BA0" w:rsidRPr="00D54BA0" w:rsidRDefault="00D54BA0" w:rsidP="00D54BA0">
            <w:r w:rsidRPr="00D54BA0">
              <w:t>通道1（TI1）引脚，经</w:t>
            </w:r>
            <w:r w:rsidRPr="00D54BA0">
              <w:rPr>
                <w:b/>
                <w:bCs/>
                <w:color w:val="EE0000"/>
              </w:rPr>
              <w:t>滤波</w:t>
            </w:r>
            <w:r w:rsidRPr="00D54BA0">
              <w:rPr>
                <w:b/>
                <w:bCs/>
              </w:rPr>
              <w:t>和</w:t>
            </w:r>
            <w:r w:rsidRPr="00D54BA0">
              <w:rPr>
                <w:b/>
                <w:bCs/>
                <w:color w:val="EE0000"/>
              </w:rPr>
              <w:t>边沿选择</w:t>
            </w:r>
            <w:r w:rsidRPr="00D54BA0">
              <w:rPr>
                <w:b/>
                <w:bCs/>
              </w:rPr>
              <w:t>后</w:t>
            </w:r>
            <w:r w:rsidRPr="00D54BA0">
              <w:lastRenderedPageBreak/>
              <w:t>的信号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127BC3F" w14:textId="77777777" w:rsidR="00D54BA0" w:rsidRPr="00D54BA0" w:rsidRDefault="00D54BA0" w:rsidP="00D54BA0">
            <w:r w:rsidRPr="00D54BA0">
              <w:rPr>
                <w:rFonts w:ascii="Times New Roman" w:hAnsi="Times New Roman" w:cs="Times New Roman"/>
              </w:rPr>
              <w:lastRenderedPageBreak/>
              <w:t>​</w:t>
            </w:r>
            <w:r w:rsidRPr="00D54BA0">
              <w:rPr>
                <w:b/>
                <w:bCs/>
                <w:color w:val="EE0000"/>
              </w:rPr>
              <w:t>最常用</w:t>
            </w:r>
            <w:r w:rsidRPr="00D54BA0">
              <w:t>。用于</w:t>
            </w:r>
            <w:r w:rsidRPr="00D54BA0">
              <w:rPr>
                <w:b/>
                <w:bCs/>
              </w:rPr>
              <w:t>输入捕获</w:t>
            </w:r>
            <w:r w:rsidRPr="00D54BA0">
              <w:t>、</w:t>
            </w:r>
            <w:r w:rsidRPr="00D54BA0">
              <w:rPr>
                <w:b/>
                <w:bCs/>
              </w:rPr>
              <w:t>PWM输入模式</w:t>
            </w:r>
            <w:r w:rsidRPr="00D54BA0">
              <w:t>，实现高精度频率测量。</w:t>
            </w:r>
          </w:p>
        </w:tc>
      </w:tr>
      <w:tr w:rsidR="00D54BA0" w:rsidRPr="00D54BA0" w14:paraId="56E06F3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01D1332" w14:textId="77777777" w:rsidR="00D54BA0" w:rsidRPr="00D54BA0" w:rsidRDefault="00D54BA0" w:rsidP="00D54BA0">
            <w:r w:rsidRPr="00D54BA0">
              <w:rPr>
                <w:rFonts w:ascii="Times New Roman" w:hAnsi="Times New Roman" w:cs="Times New Roman"/>
              </w:rPr>
              <w:t>​</w:t>
            </w:r>
            <w:r w:rsidRPr="00D54BA0">
              <w:rPr>
                <w:b/>
                <w:bCs/>
              </w:rPr>
              <w:t>TIM_TS_TI2FP2</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6763950" w14:textId="77777777" w:rsidR="00D54BA0" w:rsidRPr="00D54BA0" w:rsidRDefault="00D54BA0" w:rsidP="00D54BA0">
            <w:r w:rsidRPr="00D54BA0">
              <w:rPr>
                <w:rFonts w:ascii="Times New Roman" w:hAnsi="Times New Roman" w:cs="Times New Roman"/>
              </w:rPr>
              <w:t>​</w:t>
            </w:r>
            <w:r w:rsidRPr="00D54BA0">
              <w:rPr>
                <w:b/>
                <w:bCs/>
              </w:rPr>
              <w:t>滤波后TI2</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08164DE" w14:textId="77777777" w:rsidR="00D54BA0" w:rsidRPr="00D54BA0" w:rsidRDefault="00D54BA0" w:rsidP="00D54BA0">
            <w:r w:rsidRPr="00D54BA0">
              <w:t>通道2（TI2）引脚，经</w:t>
            </w:r>
            <w:r w:rsidRPr="00D54BA0">
              <w:rPr>
                <w:b/>
                <w:bCs/>
                <w:color w:val="EE0000"/>
              </w:rPr>
              <w:t>滤波</w:t>
            </w:r>
            <w:r w:rsidRPr="00D54BA0">
              <w:t>和</w:t>
            </w:r>
            <w:r w:rsidRPr="00D54BA0">
              <w:rPr>
                <w:b/>
                <w:bCs/>
                <w:color w:val="EE0000"/>
              </w:rPr>
              <w:t>边沿选择</w:t>
            </w:r>
            <w:r w:rsidRPr="00D54BA0">
              <w:t>后的信号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F0751F7" w14:textId="77777777" w:rsidR="00D54BA0" w:rsidRPr="00D54BA0" w:rsidRDefault="00D54BA0" w:rsidP="00D54BA0">
            <w:r w:rsidRPr="00D54BA0">
              <w:t>同上，只是信号来自通道2。</w:t>
            </w:r>
          </w:p>
        </w:tc>
      </w:tr>
      <w:tr w:rsidR="00D54BA0" w:rsidRPr="00D54BA0" w14:paraId="0B17923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B174102" w14:textId="77777777" w:rsidR="00D54BA0" w:rsidRPr="00D54BA0" w:rsidRDefault="00D54BA0" w:rsidP="00D54BA0">
            <w:r w:rsidRPr="00D54BA0">
              <w:rPr>
                <w:rFonts w:ascii="Times New Roman" w:hAnsi="Times New Roman" w:cs="Times New Roman"/>
              </w:rPr>
              <w:t>​</w:t>
            </w:r>
            <w:r w:rsidRPr="00D54BA0">
              <w:rPr>
                <w:b/>
                <w:bCs/>
              </w:rPr>
              <w:t>TIM_TS_ETRF</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625D420" w14:textId="77777777" w:rsidR="00D54BA0" w:rsidRPr="00D54BA0" w:rsidRDefault="00D54BA0" w:rsidP="00D54BA0">
            <w:r w:rsidRPr="00D54BA0">
              <w:rPr>
                <w:rFonts w:ascii="Times New Roman" w:hAnsi="Times New Roman" w:cs="Times New Roman"/>
              </w:rPr>
              <w:t>​</w:t>
            </w:r>
            <w:r w:rsidRPr="00D54BA0">
              <w:rPr>
                <w:b/>
                <w:bCs/>
              </w:rPr>
              <w:t>外部触发</w:t>
            </w:r>
            <w:r w:rsidRPr="00D54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447A6C5" w14:textId="77777777" w:rsidR="00D54BA0" w:rsidRPr="00D54BA0" w:rsidRDefault="00D54BA0" w:rsidP="00D54BA0">
            <w:r w:rsidRPr="00D54BA0">
              <w:t xml:space="preserve">定时器专用的 </w:t>
            </w:r>
            <w:r w:rsidRPr="00D54BA0">
              <w:rPr>
                <w:rFonts w:ascii="Times New Roman" w:hAnsi="Times New Roman" w:cs="Times New Roman"/>
              </w:rPr>
              <w:t>​</w:t>
            </w:r>
            <w:r w:rsidRPr="00D54BA0">
              <w:rPr>
                <w:b/>
                <w:bCs/>
                <w:color w:val="EE0000"/>
              </w:rPr>
              <w:t>ETR 引脚</w:t>
            </w:r>
            <w:r w:rsidRPr="00D54BA0">
              <w:rPr>
                <w:rFonts w:ascii="Times New Roman" w:hAnsi="Times New Roman" w:cs="Times New Roman"/>
                <w:color w:val="EE0000"/>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BD5908F" w14:textId="77777777" w:rsidR="00D54BA0" w:rsidRPr="00D54BA0" w:rsidRDefault="00D54BA0" w:rsidP="00D54BA0">
            <w:r w:rsidRPr="00D54BA0">
              <w:t>需要一个与通道引脚完全独立的</w:t>
            </w:r>
            <w:r w:rsidRPr="00D54BA0">
              <w:rPr>
                <w:b/>
                <w:bCs/>
              </w:rPr>
              <w:t>外部时钟源</w:t>
            </w:r>
            <w:r w:rsidRPr="00D54BA0">
              <w:t>或触发信号。</w:t>
            </w:r>
          </w:p>
        </w:tc>
      </w:tr>
    </w:tbl>
    <w:p w14:paraId="22523BA0" w14:textId="77777777" w:rsidR="00D54BA0" w:rsidRPr="00D54BA0" w:rsidRDefault="00000000" w:rsidP="00D54BA0">
      <w:r>
        <w:pict w14:anchorId="2F91C226">
          <v:rect id="_x0000_i1474" style="width:0;height:1.5pt" o:hralign="center" o:hrstd="t" o:hr="t" fillcolor="#a0a0a0" stroked="f"/>
        </w:pict>
      </w:r>
    </w:p>
    <w:p w14:paraId="47C64091" w14:textId="77777777" w:rsidR="00D54BA0" w:rsidRPr="00D54BA0" w:rsidRDefault="00D54BA0" w:rsidP="00D54BA0">
      <w:pPr>
        <w:pStyle w:val="4"/>
      </w:pPr>
      <w:r w:rsidRPr="00D54BA0">
        <w:rPr>
          <w:rFonts w:ascii="Segoe UI Emoji" w:hAnsi="Segoe UI Emoji" w:cs="Segoe UI Emoji"/>
        </w:rPr>
        <w:t>🔧</w:t>
      </w:r>
      <w:r w:rsidRPr="00D54BA0">
        <w:t xml:space="preserve"> 三、实战配置步骤与示例 </w:t>
      </w:r>
    </w:p>
    <w:p w14:paraId="1BA7D38B" w14:textId="77777777" w:rsidR="00D54BA0" w:rsidRPr="00D54BA0" w:rsidRDefault="00D54BA0" w:rsidP="00D54BA0">
      <w:r w:rsidRPr="00D54BA0">
        <w:t>通常，配置一个从定时器需要以下两步：</w:t>
      </w:r>
    </w:p>
    <w:p w14:paraId="106B3F4F" w14:textId="77777777" w:rsidR="00D54BA0" w:rsidRPr="00D54BA0" w:rsidRDefault="00D54BA0">
      <w:pPr>
        <w:numPr>
          <w:ilvl w:val="0"/>
          <w:numId w:val="392"/>
        </w:numPr>
      </w:pPr>
      <w:r w:rsidRPr="00D54BA0">
        <w:rPr>
          <w:rFonts w:ascii="Times New Roman" w:hAnsi="Times New Roman" w:cs="Times New Roman"/>
        </w:rPr>
        <w:t>​</w:t>
      </w:r>
      <w:r w:rsidRPr="00D54BA0">
        <w:rPr>
          <w:b/>
          <w:bCs/>
        </w:rPr>
        <w:t>选择触发源</w:t>
      </w:r>
      <w:r w:rsidRPr="00D54BA0">
        <w:rPr>
          <w:rFonts w:ascii="Times New Roman" w:hAnsi="Times New Roman" w:cs="Times New Roman"/>
        </w:rPr>
        <w:t>​</w:t>
      </w:r>
      <w:r w:rsidRPr="00D54BA0">
        <w:t xml:space="preserve"> (</w:t>
      </w:r>
      <w:proofErr w:type="spellStart"/>
      <w:r w:rsidRPr="00D54BA0">
        <w:t>TIM_SelectInputTrigger</w:t>
      </w:r>
      <w:proofErr w:type="spellEnd"/>
      <w:r w:rsidRPr="00D54BA0">
        <w:t>)：决定“</w:t>
      </w:r>
      <w:r w:rsidRPr="00D54BA0">
        <w:rPr>
          <w:b/>
          <w:bCs/>
          <w:color w:val="EE0000"/>
        </w:rPr>
        <w:t>听谁的”</w:t>
      </w:r>
      <w:r w:rsidRPr="00D54BA0">
        <w:t>。</w:t>
      </w:r>
    </w:p>
    <w:p w14:paraId="7D687BEF" w14:textId="77777777" w:rsidR="00D54BA0" w:rsidRPr="00D54BA0" w:rsidRDefault="00D54BA0">
      <w:pPr>
        <w:numPr>
          <w:ilvl w:val="0"/>
          <w:numId w:val="392"/>
        </w:numPr>
      </w:pPr>
      <w:r w:rsidRPr="00D54BA0">
        <w:rPr>
          <w:rFonts w:ascii="Times New Roman" w:hAnsi="Times New Roman" w:cs="Times New Roman"/>
        </w:rPr>
        <w:t>​</w:t>
      </w:r>
      <w:r w:rsidRPr="00D54BA0">
        <w:rPr>
          <w:b/>
          <w:bCs/>
        </w:rPr>
        <w:t>设置从模式</w:t>
      </w:r>
      <w:r w:rsidRPr="00D54BA0">
        <w:rPr>
          <w:rFonts w:ascii="Times New Roman" w:hAnsi="Times New Roman" w:cs="Times New Roman"/>
        </w:rPr>
        <w:t>​</w:t>
      </w:r>
      <w:r w:rsidRPr="00D54BA0">
        <w:t xml:space="preserve"> (</w:t>
      </w:r>
      <w:proofErr w:type="spellStart"/>
      <w:r w:rsidRPr="00D54BA0">
        <w:t>TIM_SelectSlaveMode</w:t>
      </w:r>
      <w:proofErr w:type="spellEnd"/>
      <w:r w:rsidRPr="00D54BA0">
        <w:t>)：决定“</w:t>
      </w:r>
      <w:r w:rsidRPr="00D54BA0">
        <w:rPr>
          <w:b/>
          <w:bCs/>
          <w:color w:val="EE0000"/>
        </w:rPr>
        <w:t>听到后怎么做</w:t>
      </w:r>
      <w:r w:rsidRPr="00D54BA0">
        <w:t>”。</w:t>
      </w:r>
    </w:p>
    <w:p w14:paraId="2C676F8B" w14:textId="77777777" w:rsidR="00D54BA0" w:rsidRPr="00D54BA0" w:rsidRDefault="00D54BA0" w:rsidP="00D54BA0">
      <w:pPr>
        <w:pStyle w:val="5"/>
      </w:pPr>
      <w:r w:rsidRPr="00D54BA0">
        <w:rPr>
          <w:rFonts w:ascii="Times New Roman" w:hAnsi="Times New Roman" w:cs="Times New Roman"/>
        </w:rPr>
        <w:t>​</w:t>
      </w:r>
      <w:r w:rsidRPr="00D54BA0">
        <w:t>示例1：高精度频率测量（复位模式）</w:t>
      </w:r>
      <w:r w:rsidRPr="00D54BA0">
        <w:rPr>
          <w:rFonts w:ascii="Times New Roman" w:hAnsi="Times New Roman" w:cs="Times New Roman"/>
        </w:rPr>
        <w:t>​​</w:t>
      </w:r>
    </w:p>
    <w:p w14:paraId="172EFABF" w14:textId="77777777" w:rsidR="00D54BA0" w:rsidRPr="00D54BA0" w:rsidRDefault="00D54BA0" w:rsidP="00D54BA0">
      <w:r w:rsidRPr="00D54BA0">
        <w:t>这是最经典的应用，用于测量输入信号的周期/频率。</w:t>
      </w:r>
    </w:p>
    <w:p w14:paraId="00561D4D" w14:textId="77777777" w:rsidR="00D54BA0" w:rsidRPr="00D54BA0" w:rsidRDefault="00D54BA0">
      <w:pPr>
        <w:numPr>
          <w:ilvl w:val="0"/>
          <w:numId w:val="393"/>
        </w:numPr>
      </w:pPr>
      <w:r w:rsidRPr="00D54BA0">
        <w:rPr>
          <w:rFonts w:ascii="Times New Roman" w:hAnsi="Times New Roman" w:cs="Times New Roman"/>
        </w:rPr>
        <w:t>​</w:t>
      </w:r>
      <w:r w:rsidRPr="00D54BA0">
        <w:rPr>
          <w:b/>
          <w:bCs/>
        </w:rPr>
        <w:t>目标</w:t>
      </w:r>
      <w:r w:rsidRPr="00D54BA0">
        <w:rPr>
          <w:rFonts w:ascii="Times New Roman" w:hAnsi="Times New Roman" w:cs="Times New Roman"/>
        </w:rPr>
        <w:t>​</w:t>
      </w:r>
      <w:r w:rsidRPr="00D54BA0">
        <w:t>：测量TIM3_CH1引脚上输入的方波频率。</w:t>
      </w:r>
    </w:p>
    <w:p w14:paraId="02AEB106" w14:textId="77777777" w:rsidR="00D54BA0" w:rsidRPr="00D54BA0" w:rsidRDefault="00D54BA0">
      <w:pPr>
        <w:numPr>
          <w:ilvl w:val="0"/>
          <w:numId w:val="393"/>
        </w:numPr>
      </w:pPr>
      <w:r w:rsidRPr="00D54BA0">
        <w:rPr>
          <w:rFonts w:ascii="Times New Roman" w:hAnsi="Times New Roman" w:cs="Times New Roman"/>
        </w:rPr>
        <w:t>​</w:t>
      </w:r>
      <w:r w:rsidRPr="00D54BA0">
        <w:rPr>
          <w:b/>
          <w:bCs/>
        </w:rPr>
        <w:t>配置</w:t>
      </w:r>
      <w:r w:rsidRPr="00D54BA0">
        <w:rPr>
          <w:rFonts w:ascii="Times New Roman" w:hAnsi="Times New Roman" w:cs="Times New Roman"/>
        </w:rPr>
        <w:t>​</w:t>
      </w:r>
      <w:r w:rsidRPr="00D54BA0">
        <w:t>：</w:t>
      </w:r>
    </w:p>
    <w:p w14:paraId="02C9E071" w14:textId="77777777" w:rsidR="00D54BA0" w:rsidRPr="00D54BA0" w:rsidRDefault="00D54BA0">
      <w:pPr>
        <w:numPr>
          <w:ilvl w:val="0"/>
          <w:numId w:val="393"/>
        </w:numPr>
        <w:tabs>
          <w:tab w:val="clear" w:pos="720"/>
        </w:tabs>
      </w:pPr>
      <w:r w:rsidRPr="00D54BA0">
        <w:t>// 1. 选择触发源：使用TIM3通道1的滤波后信号（上升沿）</w:t>
      </w:r>
    </w:p>
    <w:p w14:paraId="15B405D1" w14:textId="77777777" w:rsidR="00D54BA0" w:rsidRPr="00D54BA0" w:rsidRDefault="00D54BA0">
      <w:pPr>
        <w:numPr>
          <w:ilvl w:val="0"/>
          <w:numId w:val="393"/>
        </w:numPr>
        <w:tabs>
          <w:tab w:val="clear" w:pos="720"/>
        </w:tabs>
      </w:pPr>
      <w:proofErr w:type="spellStart"/>
      <w:r w:rsidRPr="00D54BA0">
        <w:t>TIM_</w:t>
      </w:r>
      <w:proofErr w:type="gramStart"/>
      <w:r w:rsidRPr="00D54BA0">
        <w:t>SelectInputTrigger</w:t>
      </w:r>
      <w:proofErr w:type="spellEnd"/>
      <w:r w:rsidRPr="00D54BA0">
        <w:t>(</w:t>
      </w:r>
      <w:proofErr w:type="gramEnd"/>
      <w:r w:rsidRPr="00D54BA0">
        <w:t>TIM3, TIM_TS_TI1FP1);</w:t>
      </w:r>
    </w:p>
    <w:p w14:paraId="364FCE0C" w14:textId="77777777" w:rsidR="00D54BA0" w:rsidRPr="00D54BA0" w:rsidRDefault="00D54BA0">
      <w:pPr>
        <w:numPr>
          <w:ilvl w:val="0"/>
          <w:numId w:val="393"/>
        </w:numPr>
        <w:tabs>
          <w:tab w:val="clear" w:pos="720"/>
        </w:tabs>
      </w:pPr>
    </w:p>
    <w:p w14:paraId="2EA07D83" w14:textId="77777777" w:rsidR="00D54BA0" w:rsidRPr="00D54BA0" w:rsidRDefault="00D54BA0">
      <w:pPr>
        <w:numPr>
          <w:ilvl w:val="0"/>
          <w:numId w:val="393"/>
        </w:numPr>
        <w:tabs>
          <w:tab w:val="clear" w:pos="720"/>
        </w:tabs>
      </w:pPr>
      <w:r w:rsidRPr="00D54BA0">
        <w:t>// 2. 设置从模式：触发信号到来时，复位计数器CNT</w:t>
      </w:r>
    </w:p>
    <w:p w14:paraId="5DFBCFF9" w14:textId="77777777" w:rsidR="00D54BA0" w:rsidRPr="00D54BA0" w:rsidRDefault="00D54BA0">
      <w:pPr>
        <w:numPr>
          <w:ilvl w:val="0"/>
          <w:numId w:val="393"/>
        </w:numPr>
        <w:tabs>
          <w:tab w:val="clear" w:pos="720"/>
        </w:tabs>
      </w:pPr>
      <w:proofErr w:type="spellStart"/>
      <w:r w:rsidRPr="00D54BA0">
        <w:t>TIM_</w:t>
      </w:r>
      <w:proofErr w:type="gramStart"/>
      <w:r w:rsidRPr="00D54BA0">
        <w:t>SelectSlaveMode</w:t>
      </w:r>
      <w:proofErr w:type="spellEnd"/>
      <w:r w:rsidRPr="00D54BA0">
        <w:t>(</w:t>
      </w:r>
      <w:proofErr w:type="gramEnd"/>
      <w:r w:rsidRPr="00D54BA0">
        <w:t xml:space="preserve">TIM3, </w:t>
      </w:r>
      <w:proofErr w:type="spellStart"/>
      <w:r w:rsidRPr="00D54BA0">
        <w:t>TIM_SlaveMode_Reset</w:t>
      </w:r>
      <w:proofErr w:type="spellEnd"/>
      <w:r w:rsidRPr="00D54BA0">
        <w:t>);</w:t>
      </w:r>
    </w:p>
    <w:p w14:paraId="206664F1" w14:textId="77777777" w:rsidR="00D54BA0" w:rsidRPr="00D54BA0" w:rsidRDefault="00D54BA0">
      <w:pPr>
        <w:numPr>
          <w:ilvl w:val="0"/>
          <w:numId w:val="393"/>
        </w:numPr>
        <w:tabs>
          <w:tab w:val="clear" w:pos="720"/>
        </w:tabs>
      </w:pPr>
    </w:p>
    <w:p w14:paraId="133B3118" w14:textId="77777777" w:rsidR="00D54BA0" w:rsidRPr="00D54BA0" w:rsidRDefault="00D54BA0" w:rsidP="00D54BA0">
      <w:r w:rsidRPr="00D54BA0">
        <w:t>// 3. （还需配置输入捕获通道和时基单元...）</w:t>
      </w:r>
    </w:p>
    <w:p w14:paraId="60D71A64" w14:textId="77777777" w:rsidR="00D54BA0" w:rsidRPr="00D54BA0" w:rsidRDefault="00D54BA0">
      <w:pPr>
        <w:numPr>
          <w:ilvl w:val="0"/>
          <w:numId w:val="393"/>
        </w:numPr>
      </w:pPr>
      <w:r w:rsidRPr="00D54BA0">
        <w:rPr>
          <w:rFonts w:ascii="Times New Roman" w:hAnsi="Times New Roman" w:cs="Times New Roman"/>
        </w:rPr>
        <w:t>​</w:t>
      </w:r>
      <w:r w:rsidRPr="00D54BA0">
        <w:rPr>
          <w:b/>
          <w:bCs/>
        </w:rPr>
        <w:t>工作原理</w:t>
      </w:r>
      <w:r w:rsidRPr="00D54BA0">
        <w:rPr>
          <w:rFonts w:ascii="Times New Roman" w:hAnsi="Times New Roman" w:cs="Times New Roman"/>
        </w:rPr>
        <w:t>​</w:t>
      </w:r>
      <w:r w:rsidRPr="00D54BA0">
        <w:t>：每个上升沿到来时，计数器自动清零并从0开始重新计数。当前一个上升沿到当前上升沿之间的计数值（保存在CCR1中）就是信号的周期。</w:t>
      </w:r>
    </w:p>
    <w:p w14:paraId="371C62C4" w14:textId="77777777" w:rsidR="00D54BA0" w:rsidRPr="00D54BA0" w:rsidRDefault="00D54BA0" w:rsidP="00D54BA0">
      <w:pPr>
        <w:pStyle w:val="5"/>
      </w:pPr>
      <w:r w:rsidRPr="00D54BA0">
        <w:rPr>
          <w:rFonts w:ascii="Times New Roman" w:hAnsi="Times New Roman" w:cs="Times New Roman"/>
        </w:rPr>
        <w:lastRenderedPageBreak/>
        <w:t>​</w:t>
      </w:r>
      <w:r w:rsidRPr="00D54BA0">
        <w:t>示例2：定时器级联（外部时钟模式1）</w:t>
      </w:r>
      <w:r w:rsidRPr="00D54BA0">
        <w:rPr>
          <w:rFonts w:ascii="Times New Roman" w:hAnsi="Times New Roman" w:cs="Times New Roman"/>
        </w:rPr>
        <w:t>​​</w:t>
      </w:r>
    </w:p>
    <w:p w14:paraId="5705DD62" w14:textId="77777777" w:rsidR="00D54BA0" w:rsidRPr="00D54BA0" w:rsidRDefault="00D54BA0" w:rsidP="00D54BA0">
      <w:r w:rsidRPr="00D54BA0">
        <w:t>将一个定时器的更新事件作为另一个定时器的时钟。</w:t>
      </w:r>
    </w:p>
    <w:p w14:paraId="170ACCD3" w14:textId="77777777" w:rsidR="00D54BA0" w:rsidRPr="00D54BA0" w:rsidRDefault="00D54BA0">
      <w:pPr>
        <w:numPr>
          <w:ilvl w:val="0"/>
          <w:numId w:val="394"/>
        </w:numPr>
      </w:pPr>
      <w:r w:rsidRPr="00D54BA0">
        <w:rPr>
          <w:rFonts w:ascii="Times New Roman" w:hAnsi="Times New Roman" w:cs="Times New Roman"/>
        </w:rPr>
        <w:t>​</w:t>
      </w:r>
      <w:r w:rsidRPr="00D54BA0">
        <w:rPr>
          <w:b/>
          <w:bCs/>
        </w:rPr>
        <w:t>目标</w:t>
      </w:r>
      <w:r w:rsidRPr="00D54BA0">
        <w:rPr>
          <w:rFonts w:ascii="Times New Roman" w:hAnsi="Times New Roman" w:cs="Times New Roman"/>
        </w:rPr>
        <w:t>​</w:t>
      </w:r>
      <w:r w:rsidRPr="00D54BA0">
        <w:t>：让TIM2的更新事件作为TIM3的时钟，扩展TIM3的计数范围。</w:t>
      </w:r>
    </w:p>
    <w:p w14:paraId="1460746D" w14:textId="77777777" w:rsidR="00D54BA0" w:rsidRPr="00D54BA0" w:rsidRDefault="00D54BA0">
      <w:pPr>
        <w:numPr>
          <w:ilvl w:val="0"/>
          <w:numId w:val="394"/>
        </w:numPr>
      </w:pPr>
      <w:r w:rsidRPr="00D54BA0">
        <w:rPr>
          <w:rFonts w:ascii="Times New Roman" w:hAnsi="Times New Roman" w:cs="Times New Roman"/>
        </w:rPr>
        <w:t>​</w:t>
      </w:r>
      <w:r w:rsidRPr="00D54BA0">
        <w:rPr>
          <w:b/>
          <w:bCs/>
        </w:rPr>
        <w:t>配置</w:t>
      </w:r>
      <w:r w:rsidRPr="00D54BA0">
        <w:rPr>
          <w:rFonts w:ascii="Times New Roman" w:hAnsi="Times New Roman" w:cs="Times New Roman"/>
        </w:rPr>
        <w:t>​</w:t>
      </w:r>
      <w:r w:rsidRPr="00D54BA0">
        <w:t>：</w:t>
      </w:r>
    </w:p>
    <w:p w14:paraId="535F2ECC" w14:textId="77777777" w:rsidR="00D54BA0" w:rsidRPr="00D54BA0" w:rsidRDefault="00D54BA0">
      <w:pPr>
        <w:numPr>
          <w:ilvl w:val="0"/>
          <w:numId w:val="394"/>
        </w:numPr>
        <w:tabs>
          <w:tab w:val="clear" w:pos="720"/>
        </w:tabs>
      </w:pPr>
      <w:r w:rsidRPr="00D54BA0">
        <w:t>// 主定时器(TIM2)配置：使其更新事件产生TRGO输出</w:t>
      </w:r>
    </w:p>
    <w:p w14:paraId="0593209B" w14:textId="77777777" w:rsidR="00D54BA0" w:rsidRPr="00D54BA0" w:rsidRDefault="00D54BA0">
      <w:pPr>
        <w:numPr>
          <w:ilvl w:val="0"/>
          <w:numId w:val="394"/>
        </w:numPr>
        <w:tabs>
          <w:tab w:val="clear" w:pos="720"/>
        </w:tabs>
      </w:pPr>
      <w:proofErr w:type="spellStart"/>
      <w:r w:rsidRPr="00D54BA0">
        <w:t>TIM_</w:t>
      </w:r>
      <w:proofErr w:type="gramStart"/>
      <w:r w:rsidRPr="00D54BA0">
        <w:t>SelectOutputTrigger</w:t>
      </w:r>
      <w:proofErr w:type="spellEnd"/>
      <w:r w:rsidRPr="00D54BA0">
        <w:t>(</w:t>
      </w:r>
      <w:proofErr w:type="gramEnd"/>
      <w:r w:rsidRPr="00D54BA0">
        <w:t xml:space="preserve">TIM2, </w:t>
      </w:r>
      <w:proofErr w:type="spellStart"/>
      <w:r w:rsidRPr="00D54BA0">
        <w:t>TIM_TRGOSource_Update</w:t>
      </w:r>
      <w:proofErr w:type="spellEnd"/>
      <w:r w:rsidRPr="00D54BA0">
        <w:t>);</w:t>
      </w:r>
    </w:p>
    <w:p w14:paraId="78567B46" w14:textId="77777777" w:rsidR="00D54BA0" w:rsidRPr="00D54BA0" w:rsidRDefault="00D54BA0">
      <w:pPr>
        <w:numPr>
          <w:ilvl w:val="0"/>
          <w:numId w:val="394"/>
        </w:numPr>
        <w:tabs>
          <w:tab w:val="clear" w:pos="720"/>
        </w:tabs>
      </w:pPr>
    </w:p>
    <w:p w14:paraId="28C429A3" w14:textId="77777777" w:rsidR="00D54BA0" w:rsidRPr="00D54BA0" w:rsidRDefault="00D54BA0">
      <w:pPr>
        <w:numPr>
          <w:ilvl w:val="0"/>
          <w:numId w:val="394"/>
        </w:numPr>
        <w:tabs>
          <w:tab w:val="clear" w:pos="720"/>
        </w:tabs>
      </w:pPr>
      <w:r w:rsidRPr="00D54BA0">
        <w:t>// 从定时器(TIM3)配置：</w:t>
      </w:r>
    </w:p>
    <w:p w14:paraId="087E19C6" w14:textId="77777777" w:rsidR="00D54BA0" w:rsidRPr="00D54BA0" w:rsidRDefault="00D54BA0">
      <w:pPr>
        <w:numPr>
          <w:ilvl w:val="0"/>
          <w:numId w:val="394"/>
        </w:numPr>
        <w:tabs>
          <w:tab w:val="clear" w:pos="720"/>
        </w:tabs>
      </w:pPr>
      <w:proofErr w:type="spellStart"/>
      <w:r w:rsidRPr="00D54BA0">
        <w:t>TIM_SelectInputTrigger</w:t>
      </w:r>
      <w:proofErr w:type="spellEnd"/>
      <w:r w:rsidRPr="00D54BA0">
        <w:t>(TIM3, TIM_TS_ITR2); // ITR2对应TIM2的TRGO</w:t>
      </w:r>
    </w:p>
    <w:p w14:paraId="68AF8650" w14:textId="77777777" w:rsidR="00D54BA0" w:rsidRPr="00D54BA0" w:rsidRDefault="00D54BA0" w:rsidP="00D54BA0">
      <w:proofErr w:type="spellStart"/>
      <w:r w:rsidRPr="00D54BA0">
        <w:t>TIM_SelectSlaveMode</w:t>
      </w:r>
      <w:proofErr w:type="spellEnd"/>
      <w:r w:rsidRPr="00D54BA0">
        <w:t>(TIM3, TIM_SlaveMode_External1); // 将触发源当作时钟</w:t>
      </w:r>
    </w:p>
    <w:p w14:paraId="30C08C8C" w14:textId="77777777" w:rsidR="00D54BA0" w:rsidRPr="00D54BA0" w:rsidRDefault="00D54BA0">
      <w:pPr>
        <w:numPr>
          <w:ilvl w:val="0"/>
          <w:numId w:val="394"/>
        </w:numPr>
      </w:pPr>
      <w:r w:rsidRPr="00D54BA0">
        <w:rPr>
          <w:rFonts w:ascii="Times New Roman" w:hAnsi="Times New Roman" w:cs="Times New Roman"/>
        </w:rPr>
        <w:t>​</w:t>
      </w:r>
      <w:r w:rsidRPr="00D54BA0">
        <w:rPr>
          <w:b/>
          <w:bCs/>
        </w:rPr>
        <w:t>工作原理</w:t>
      </w:r>
      <w:r w:rsidRPr="00D54BA0">
        <w:rPr>
          <w:rFonts w:ascii="Times New Roman" w:hAnsi="Times New Roman" w:cs="Times New Roman"/>
        </w:rPr>
        <w:t>​</w:t>
      </w:r>
      <w:r w:rsidRPr="00D54BA0">
        <w:t>：TIM2每次更新（溢出），都会给TIM3提供一个“时钟脉冲”，TIM3据此计数。这样TIM3的计数范围就变成了(TIM2的周期) * (TIM3的周期)。</w:t>
      </w:r>
    </w:p>
    <w:p w14:paraId="65DC9666" w14:textId="77777777" w:rsidR="00D54BA0" w:rsidRPr="00D54BA0" w:rsidRDefault="00D54BA0" w:rsidP="00D54BA0">
      <w:pPr>
        <w:pStyle w:val="4"/>
      </w:pPr>
      <w:r w:rsidRPr="00D54BA0">
        <w:rPr>
          <w:rFonts w:ascii="Segoe UI Emoji" w:hAnsi="Segoe UI Emoji" w:cs="Segoe UI Emoji"/>
        </w:rPr>
        <w:t>💎</w:t>
      </w:r>
      <w:r w:rsidRPr="00D54BA0">
        <w:t xml:space="preserve"> 总结与选择建议 </w:t>
      </w:r>
    </w:p>
    <w:p w14:paraId="5A82A217" w14:textId="77777777" w:rsidR="00D54BA0" w:rsidRPr="00D54BA0" w:rsidRDefault="00D54BA0">
      <w:pPr>
        <w:numPr>
          <w:ilvl w:val="0"/>
          <w:numId w:val="395"/>
        </w:numPr>
      </w:pPr>
      <w:r w:rsidRPr="00D54BA0">
        <w:rPr>
          <w:rFonts w:ascii="Times New Roman" w:hAnsi="Times New Roman" w:cs="Times New Roman"/>
        </w:rPr>
        <w:t>​</w:t>
      </w:r>
      <w:r w:rsidRPr="00D54BA0">
        <w:rPr>
          <w:b/>
          <w:bCs/>
        </w:rPr>
        <w:t>测量信号频率/脉宽</w:t>
      </w:r>
      <w:r w:rsidRPr="00D54BA0">
        <w:rPr>
          <w:rFonts w:ascii="Times New Roman" w:hAnsi="Times New Roman" w:cs="Times New Roman"/>
        </w:rPr>
        <w:t>​</w:t>
      </w:r>
      <w:r w:rsidRPr="00D54BA0">
        <w:t>：</w:t>
      </w:r>
    </w:p>
    <w:p w14:paraId="609140CB" w14:textId="77777777" w:rsidR="00D54BA0" w:rsidRPr="00D54BA0" w:rsidRDefault="00D54BA0">
      <w:pPr>
        <w:numPr>
          <w:ilvl w:val="1"/>
          <w:numId w:val="395"/>
        </w:numPr>
      </w:pPr>
      <w:r w:rsidRPr="00D54BA0">
        <w:rPr>
          <w:rFonts w:ascii="Times New Roman" w:hAnsi="Times New Roman" w:cs="Times New Roman"/>
        </w:rPr>
        <w:t>​</w:t>
      </w:r>
      <w:r w:rsidRPr="00D54BA0">
        <w:rPr>
          <w:b/>
          <w:bCs/>
        </w:rPr>
        <w:t>首选 TIM_TS_TI1FP1或 TIM_TS_TI2FP2</w:t>
      </w:r>
      <w:r w:rsidRPr="00D54BA0">
        <w:t>。</w:t>
      </w:r>
    </w:p>
    <w:p w14:paraId="3F6F8FED" w14:textId="77777777" w:rsidR="00D54BA0" w:rsidRPr="00D54BA0" w:rsidRDefault="00D54BA0">
      <w:pPr>
        <w:numPr>
          <w:ilvl w:val="1"/>
          <w:numId w:val="395"/>
        </w:numPr>
      </w:pPr>
      <w:r w:rsidRPr="00D54BA0">
        <w:t xml:space="preserve">配合从模式 </w:t>
      </w:r>
      <w:r w:rsidRPr="00D54BA0">
        <w:rPr>
          <w:rFonts w:ascii="Times New Roman" w:hAnsi="Times New Roman" w:cs="Times New Roman"/>
        </w:rPr>
        <w:t>​</w:t>
      </w:r>
      <w:proofErr w:type="spellStart"/>
      <w:r w:rsidRPr="00D54BA0">
        <w:rPr>
          <w:b/>
          <w:bCs/>
        </w:rPr>
        <w:t>TIM_SlaveMode_Reset</w:t>
      </w:r>
      <w:proofErr w:type="spellEnd"/>
      <w:r w:rsidRPr="00D54BA0">
        <w:t>。</w:t>
      </w:r>
    </w:p>
    <w:p w14:paraId="35F14B51" w14:textId="77777777" w:rsidR="00D54BA0" w:rsidRPr="00D54BA0" w:rsidRDefault="00D54BA0">
      <w:pPr>
        <w:numPr>
          <w:ilvl w:val="0"/>
          <w:numId w:val="395"/>
        </w:numPr>
      </w:pPr>
      <w:r w:rsidRPr="00D54BA0">
        <w:rPr>
          <w:rFonts w:ascii="Times New Roman" w:hAnsi="Times New Roman" w:cs="Times New Roman"/>
        </w:rPr>
        <w:t>​</w:t>
      </w:r>
      <w:r w:rsidRPr="00D54BA0">
        <w:rPr>
          <w:b/>
          <w:bCs/>
        </w:rPr>
        <w:t>定时器同步或级联</w:t>
      </w:r>
      <w:r w:rsidRPr="00D54BA0">
        <w:rPr>
          <w:rFonts w:ascii="Times New Roman" w:hAnsi="Times New Roman" w:cs="Times New Roman"/>
        </w:rPr>
        <w:t>​</w:t>
      </w:r>
      <w:r w:rsidRPr="00D54BA0">
        <w:t>：</w:t>
      </w:r>
    </w:p>
    <w:p w14:paraId="04E34290" w14:textId="77777777" w:rsidR="00D54BA0" w:rsidRPr="00D54BA0" w:rsidRDefault="00D54BA0">
      <w:pPr>
        <w:numPr>
          <w:ilvl w:val="1"/>
          <w:numId w:val="395"/>
        </w:numPr>
      </w:pPr>
      <w:r w:rsidRPr="00D54BA0">
        <w:rPr>
          <w:rFonts w:ascii="Times New Roman" w:hAnsi="Times New Roman" w:cs="Times New Roman"/>
        </w:rPr>
        <w:t>​</w:t>
      </w:r>
      <w:r w:rsidRPr="00D54BA0">
        <w:rPr>
          <w:b/>
          <w:bCs/>
        </w:rPr>
        <w:t>首选 TIM_TS_ITR0~ TIM_TS_ITR3</w:t>
      </w:r>
      <w:r w:rsidRPr="00D54BA0">
        <w:rPr>
          <w:rFonts w:ascii="Times New Roman" w:hAnsi="Times New Roman" w:cs="Times New Roman"/>
        </w:rPr>
        <w:t>​</w:t>
      </w:r>
      <w:r w:rsidRPr="00D54BA0">
        <w:t>（需查阅手册确定定时器间的连接关系）。</w:t>
      </w:r>
    </w:p>
    <w:p w14:paraId="1D7D4384" w14:textId="77777777" w:rsidR="00D54BA0" w:rsidRPr="00D54BA0" w:rsidRDefault="00D54BA0">
      <w:pPr>
        <w:numPr>
          <w:ilvl w:val="1"/>
          <w:numId w:val="395"/>
        </w:numPr>
      </w:pPr>
      <w:r w:rsidRPr="00D54BA0">
        <w:t xml:space="preserve">配合从模式 </w:t>
      </w:r>
      <w:proofErr w:type="spellStart"/>
      <w:r w:rsidRPr="00D54BA0">
        <w:t>TIM_SlaveMode_Trigger</w:t>
      </w:r>
      <w:proofErr w:type="spellEnd"/>
      <w:r w:rsidRPr="00D54BA0">
        <w:t>（同步启动）或 TIM_SlaveMode_External1（作为时钟）。</w:t>
      </w:r>
    </w:p>
    <w:p w14:paraId="6993D114" w14:textId="77777777" w:rsidR="00D54BA0" w:rsidRPr="00D54BA0" w:rsidRDefault="00D54BA0">
      <w:pPr>
        <w:numPr>
          <w:ilvl w:val="0"/>
          <w:numId w:val="395"/>
        </w:numPr>
      </w:pPr>
      <w:r w:rsidRPr="00D54BA0">
        <w:rPr>
          <w:rFonts w:ascii="Times New Roman" w:hAnsi="Times New Roman" w:cs="Times New Roman"/>
        </w:rPr>
        <w:t>​</w:t>
      </w:r>
      <w:r w:rsidRPr="00D54BA0">
        <w:rPr>
          <w:b/>
          <w:bCs/>
        </w:rPr>
        <w:t>使用独立外部时钟</w:t>
      </w:r>
      <w:r w:rsidRPr="00D54BA0">
        <w:rPr>
          <w:rFonts w:ascii="Times New Roman" w:hAnsi="Times New Roman" w:cs="Times New Roman"/>
        </w:rPr>
        <w:t>​</w:t>
      </w:r>
      <w:r w:rsidRPr="00D54BA0">
        <w:t>：</w:t>
      </w:r>
    </w:p>
    <w:p w14:paraId="66C8D9F5" w14:textId="77777777" w:rsidR="00D54BA0" w:rsidRPr="00D54BA0" w:rsidRDefault="00D54BA0">
      <w:pPr>
        <w:numPr>
          <w:ilvl w:val="1"/>
          <w:numId w:val="395"/>
        </w:numPr>
      </w:pPr>
      <w:r w:rsidRPr="00D54BA0">
        <w:t xml:space="preserve">选择 </w:t>
      </w:r>
      <w:r w:rsidRPr="00D54BA0">
        <w:rPr>
          <w:rFonts w:ascii="Times New Roman" w:hAnsi="Times New Roman" w:cs="Times New Roman"/>
        </w:rPr>
        <w:t>​</w:t>
      </w:r>
      <w:r w:rsidRPr="00D54BA0">
        <w:rPr>
          <w:b/>
          <w:bCs/>
        </w:rPr>
        <w:t>TIM_TS_ETRF</w:t>
      </w:r>
      <w:r w:rsidRPr="00D54BA0">
        <w:t>。</w:t>
      </w:r>
    </w:p>
    <w:p w14:paraId="425E8936" w14:textId="77777777" w:rsidR="00D54BA0" w:rsidRPr="00D54BA0" w:rsidRDefault="00D54BA0">
      <w:pPr>
        <w:numPr>
          <w:ilvl w:val="1"/>
          <w:numId w:val="395"/>
        </w:numPr>
      </w:pPr>
      <w:r w:rsidRPr="00D54BA0">
        <w:t>配合从模式 TIM_SlaveMode_External1。</w:t>
      </w:r>
    </w:p>
    <w:p w14:paraId="3FC2A419" w14:textId="77777777" w:rsidR="00D54BA0" w:rsidRPr="00D54BA0" w:rsidRDefault="00D54BA0" w:rsidP="00D54BA0">
      <w:r w:rsidRPr="00D54BA0">
        <w:t>希望这份详细的解释和指南能帮助您完全理解定时器从模式触发源的概念，并能在您的项目中做出正确选择。如果您有具体的应用场景，我可以提供更直接的配置建议。</w:t>
      </w:r>
    </w:p>
    <w:p w14:paraId="6D397C7C" w14:textId="77777777" w:rsidR="00D54BA0" w:rsidRPr="00D54BA0" w:rsidRDefault="00D54BA0" w:rsidP="00D54BA0"/>
    <w:p w14:paraId="476020F2" w14:textId="2B03C585" w:rsidR="00521564" w:rsidRPr="00230A87" w:rsidRDefault="00521564" w:rsidP="002C03D5">
      <w:pPr>
        <w:pStyle w:val="2"/>
      </w:pPr>
      <w:bookmarkStart w:id="4" w:name="_Hlk210403783"/>
      <w:proofErr w:type="spellStart"/>
      <w:r w:rsidRPr="00521564">
        <w:lastRenderedPageBreak/>
        <w:t>TIM_SelectOutputTrigger</w:t>
      </w:r>
      <w:proofErr w:type="spellEnd"/>
      <w:r>
        <w:rPr>
          <w:rFonts w:hint="eastAsia"/>
        </w:rPr>
        <w:t>()</w:t>
      </w:r>
      <w:bookmarkEnd w:id="4"/>
      <w:r w:rsidR="0042350F">
        <w:br/>
      </w:r>
      <w:bookmarkStart w:id="5" w:name="_Hlk210403796"/>
      <w:r w:rsidR="0042350F" w:rsidRPr="0042350F">
        <w:t>配置STM32定时器的</w:t>
      </w:r>
      <w:r w:rsidR="0042350F" w:rsidRPr="0042350F">
        <w:rPr>
          <w:b/>
          <w:bCs/>
        </w:rPr>
        <w:t>主模式（Master Mode）</w:t>
      </w:r>
      <w:r w:rsidR="0042350F" w:rsidRPr="0042350F">
        <w:rPr>
          <w:rFonts w:ascii="Times New Roman" w:hAnsi="Times New Roman" w:cs="Times New Roman"/>
          <w:b/>
          <w:bCs/>
        </w:rPr>
        <w:t>​</w:t>
      </w:r>
      <w:r w:rsidR="0042350F" w:rsidRPr="0042350F">
        <w:t>，选择定时器内部哪个事件作为</w:t>
      </w:r>
      <w:r w:rsidR="0042350F" w:rsidRPr="0042350F">
        <w:rPr>
          <w:b/>
          <w:bCs/>
        </w:rPr>
        <w:t>触发输出信号</w:t>
      </w:r>
      <w:r w:rsidR="00230A87">
        <w:rPr>
          <w:rFonts w:hint="eastAsia"/>
          <w:b/>
          <w:bCs/>
        </w:rPr>
        <w:t>(</w:t>
      </w:r>
      <w:r w:rsidR="0042350F" w:rsidRPr="0042350F">
        <w:rPr>
          <w:b/>
          <w:bCs/>
        </w:rPr>
        <w:t>TRGO</w:t>
      </w:r>
      <w:r w:rsidR="00230A87">
        <w:rPr>
          <w:rFonts w:hint="eastAsia"/>
          <w:b/>
          <w:bCs/>
        </w:rPr>
        <w:t>)</w:t>
      </w:r>
    </w:p>
    <w:bookmarkEnd w:id="5"/>
    <w:p w14:paraId="03BD8667" w14:textId="77777777" w:rsidR="0042350F" w:rsidRPr="0042350F" w:rsidRDefault="0042350F" w:rsidP="003639E5">
      <w:pPr>
        <w:pStyle w:val="3"/>
      </w:pPr>
      <w:r w:rsidRPr="0042350F">
        <w:t xml:space="preserve">函数概述 </w:t>
      </w:r>
    </w:p>
    <w:p w14:paraId="18D9E01B" w14:textId="77777777" w:rsidR="0042350F" w:rsidRPr="0042350F" w:rsidRDefault="0042350F" w:rsidP="0042350F">
      <w:proofErr w:type="spellStart"/>
      <w:r w:rsidRPr="0042350F">
        <w:t>TIM_SelectOutputTrigger</w:t>
      </w:r>
      <w:proofErr w:type="spellEnd"/>
      <w:r w:rsidRPr="0042350F">
        <w:t>函数用于配置STM32定时器的</w:t>
      </w:r>
      <w:r w:rsidRPr="0042350F">
        <w:rPr>
          <w:b/>
          <w:bCs/>
          <w:color w:val="EE0000"/>
        </w:rPr>
        <w:t>主模式</w:t>
      </w:r>
      <w:r w:rsidRPr="0042350F">
        <w:rPr>
          <w:b/>
          <w:bCs/>
        </w:rPr>
        <w:t>（Master Mode）</w:t>
      </w:r>
      <w:r w:rsidRPr="0042350F">
        <w:rPr>
          <w:rFonts w:ascii="Times New Roman" w:hAnsi="Times New Roman" w:cs="Times New Roman"/>
          <w:b/>
          <w:bCs/>
        </w:rPr>
        <w:t>​</w:t>
      </w:r>
      <w:r w:rsidRPr="0042350F">
        <w:t>，选择定时器</w:t>
      </w:r>
      <w:r w:rsidRPr="0042350F">
        <w:rPr>
          <w:b/>
          <w:bCs/>
          <w:color w:val="EE0000"/>
        </w:rPr>
        <w:t>内部</w:t>
      </w:r>
      <w:r w:rsidRPr="0042350F">
        <w:t>哪个事件作为</w:t>
      </w:r>
      <w:r w:rsidRPr="0042350F">
        <w:rPr>
          <w:b/>
          <w:bCs/>
          <w:color w:val="EE0000"/>
        </w:rPr>
        <w:t>触发输出信号</w:t>
      </w:r>
      <w:r w:rsidRPr="0042350F">
        <w:rPr>
          <w:b/>
          <w:bCs/>
        </w:rPr>
        <w:t>（TRGO）</w:t>
      </w:r>
      <w:r w:rsidRPr="0042350F">
        <w:rPr>
          <w:rFonts w:ascii="Times New Roman" w:hAnsi="Times New Roman" w:cs="Times New Roman"/>
          <w:b/>
          <w:bCs/>
        </w:rPr>
        <w:t>​</w:t>
      </w:r>
      <w:r w:rsidRPr="0042350F">
        <w:t>。这个TRGO信号可以用于</w:t>
      </w:r>
      <w:r w:rsidRPr="0042350F">
        <w:rPr>
          <w:color w:val="EE0000"/>
        </w:rPr>
        <w:t>触发</w:t>
      </w:r>
      <w:r w:rsidRPr="0042350F">
        <w:rPr>
          <w:b/>
          <w:bCs/>
          <w:color w:val="EE0000"/>
        </w:rPr>
        <w:t>其他内部外设</w:t>
      </w:r>
      <w:r w:rsidRPr="0042350F">
        <w:t>（如ADC、DMA、其他定时器），实现硬件级的</w:t>
      </w:r>
      <w:r w:rsidRPr="0042350F">
        <w:rPr>
          <w:b/>
          <w:bCs/>
          <w:color w:val="EE0000"/>
        </w:rPr>
        <w:t>自动协同</w:t>
      </w:r>
      <w:r w:rsidRPr="0042350F">
        <w:t>工作，</w:t>
      </w:r>
      <w:r w:rsidRPr="0042350F">
        <w:rPr>
          <w:b/>
          <w:bCs/>
          <w:color w:val="EE0000"/>
        </w:rPr>
        <w:t>无需</w:t>
      </w:r>
      <w:r w:rsidRPr="0042350F">
        <w:rPr>
          <w:color w:val="EE0000"/>
        </w:rPr>
        <w:t>CPU干预</w:t>
      </w:r>
      <w:r w:rsidRPr="0042350F">
        <w:t>。</w:t>
      </w:r>
    </w:p>
    <w:p w14:paraId="7977389B" w14:textId="77777777" w:rsidR="0042350F" w:rsidRPr="0042350F" w:rsidRDefault="0042350F" w:rsidP="003639E5">
      <w:pPr>
        <w:pStyle w:val="3"/>
      </w:pPr>
      <w:r w:rsidRPr="0042350F">
        <w:rPr>
          <w:rFonts w:ascii="Times New Roman" w:hAnsi="Times New Roman" w:cs="Times New Roman"/>
        </w:rPr>
        <w:t>​</w:t>
      </w:r>
      <w:r w:rsidRPr="0042350F">
        <w:t>函数原型</w:t>
      </w:r>
      <w:r w:rsidRPr="0042350F">
        <w:rPr>
          <w:rFonts w:ascii="Times New Roman" w:hAnsi="Times New Roman" w:cs="Times New Roman"/>
        </w:rPr>
        <w:t>​</w:t>
      </w:r>
      <w:r w:rsidRPr="0042350F">
        <w:t>：</w:t>
      </w:r>
    </w:p>
    <w:p w14:paraId="6DC3997A" w14:textId="77777777" w:rsidR="0042350F" w:rsidRPr="0042350F" w:rsidRDefault="0042350F" w:rsidP="0042350F">
      <w:r w:rsidRPr="0042350F">
        <w:t xml:space="preserve">void </w:t>
      </w:r>
      <w:proofErr w:type="spellStart"/>
      <w:r w:rsidRPr="0042350F">
        <w:t>TIM_</w:t>
      </w:r>
      <w:proofErr w:type="gramStart"/>
      <w:r w:rsidRPr="0042350F">
        <w:t>SelectOutputTrigger</w:t>
      </w:r>
      <w:proofErr w:type="spellEnd"/>
      <w:r w:rsidRPr="0042350F">
        <w:t>(</w:t>
      </w:r>
      <w:proofErr w:type="spellStart"/>
      <w:proofErr w:type="gramEnd"/>
      <w:r w:rsidRPr="0042350F">
        <w:t>TIM_TypeDef</w:t>
      </w:r>
      <w:proofErr w:type="spellEnd"/>
      <w:r w:rsidRPr="0042350F">
        <w:t xml:space="preserve">* </w:t>
      </w:r>
      <w:proofErr w:type="spellStart"/>
      <w:r w:rsidRPr="0042350F">
        <w:t>TIMx</w:t>
      </w:r>
      <w:proofErr w:type="spellEnd"/>
      <w:r w:rsidRPr="0042350F">
        <w:t xml:space="preserve">, uint16_t </w:t>
      </w:r>
      <w:proofErr w:type="spellStart"/>
      <w:r w:rsidRPr="0042350F">
        <w:t>TIM_TRGOSource</w:t>
      </w:r>
      <w:proofErr w:type="spellEnd"/>
      <w:r w:rsidRPr="0042350F">
        <w:t>);</w:t>
      </w:r>
    </w:p>
    <w:p w14:paraId="03E3D13D" w14:textId="77777777" w:rsidR="0042350F" w:rsidRPr="0042350F" w:rsidRDefault="0042350F">
      <w:pPr>
        <w:numPr>
          <w:ilvl w:val="0"/>
          <w:numId w:val="375"/>
        </w:numPr>
      </w:pPr>
      <w:r w:rsidRPr="0042350F">
        <w:rPr>
          <w:rFonts w:ascii="Times New Roman" w:hAnsi="Times New Roman" w:cs="Times New Roman"/>
        </w:rPr>
        <w:t>​</w:t>
      </w:r>
      <w:proofErr w:type="spellStart"/>
      <w:r w:rsidRPr="0042350F">
        <w:rPr>
          <w:b/>
          <w:bCs/>
        </w:rPr>
        <w:t>TIMx</w:t>
      </w:r>
      <w:proofErr w:type="spellEnd"/>
      <w:r w:rsidRPr="0042350F">
        <w:rPr>
          <w:rFonts w:ascii="Times New Roman" w:hAnsi="Times New Roman" w:cs="Times New Roman"/>
        </w:rPr>
        <w:t>​</w:t>
      </w:r>
      <w:r w:rsidRPr="0042350F">
        <w:t>：定时器指针，如TIM1、TIM2、TIM3等。</w:t>
      </w:r>
    </w:p>
    <w:p w14:paraId="55DEC4A3" w14:textId="77777777" w:rsidR="0042350F" w:rsidRPr="0042350F" w:rsidRDefault="0042350F">
      <w:pPr>
        <w:numPr>
          <w:ilvl w:val="0"/>
          <w:numId w:val="375"/>
        </w:numPr>
      </w:pPr>
      <w:r w:rsidRPr="0042350F">
        <w:rPr>
          <w:rFonts w:ascii="Times New Roman" w:hAnsi="Times New Roman" w:cs="Times New Roman"/>
        </w:rPr>
        <w:t>​</w:t>
      </w:r>
      <w:proofErr w:type="spellStart"/>
      <w:r w:rsidRPr="0042350F">
        <w:rPr>
          <w:b/>
          <w:bCs/>
        </w:rPr>
        <w:t>TIM_TRGOSource</w:t>
      </w:r>
      <w:proofErr w:type="spellEnd"/>
      <w:r w:rsidRPr="0042350F">
        <w:rPr>
          <w:rFonts w:ascii="Times New Roman" w:hAnsi="Times New Roman" w:cs="Times New Roman"/>
        </w:rPr>
        <w:t>​</w:t>
      </w:r>
      <w:r w:rsidRPr="0042350F">
        <w:t>：触发输出源</w:t>
      </w:r>
      <w:r w:rsidRPr="0042350F">
        <w:rPr>
          <w:b/>
          <w:bCs/>
          <w:color w:val="EE0000"/>
        </w:rPr>
        <w:t>选择</w:t>
      </w:r>
      <w:r w:rsidRPr="0042350F">
        <w:t>，指定定时器内部</w:t>
      </w:r>
      <w:r w:rsidRPr="0042350F">
        <w:rPr>
          <w:b/>
          <w:bCs/>
          <w:color w:val="EE0000"/>
        </w:rPr>
        <w:t>哪个事件</w:t>
      </w:r>
      <w:r w:rsidRPr="0042350F">
        <w:t>产生TRGO信号。</w:t>
      </w:r>
    </w:p>
    <w:p w14:paraId="5E2A72E3" w14:textId="77777777" w:rsidR="0042350F" w:rsidRPr="0042350F" w:rsidRDefault="0042350F" w:rsidP="003639E5">
      <w:pPr>
        <w:pStyle w:val="3"/>
      </w:pPr>
      <w:r w:rsidRPr="0042350F">
        <w:rPr>
          <w:rFonts w:ascii="Segoe UI Emoji" w:hAnsi="Segoe UI Emoji" w:cs="Segoe UI Emoji"/>
        </w:rPr>
        <w:t>⚙️</w:t>
      </w:r>
      <w:r w:rsidRPr="0042350F">
        <w:t xml:space="preserve"> 触发源参数详解 </w:t>
      </w:r>
    </w:p>
    <w:p w14:paraId="1D8647DB" w14:textId="77777777" w:rsidR="0042350F" w:rsidRPr="0042350F" w:rsidRDefault="0042350F" w:rsidP="0042350F">
      <w:proofErr w:type="spellStart"/>
      <w:r w:rsidRPr="0042350F">
        <w:t>TIM_TRGOSource</w:t>
      </w:r>
      <w:proofErr w:type="spellEnd"/>
      <w:r w:rsidRPr="0042350F">
        <w:t>参数决定了</w:t>
      </w:r>
      <w:r w:rsidRPr="0042350F">
        <w:rPr>
          <w:color w:val="EE0000"/>
        </w:rPr>
        <w:t>何种事件能够产生</w:t>
      </w:r>
      <w:r w:rsidRPr="0042350F">
        <w:rPr>
          <w:b/>
          <w:bCs/>
          <w:color w:val="EE0000"/>
        </w:rPr>
        <w:t>TRGO信号</w:t>
      </w:r>
      <w:r w:rsidRPr="0042350F">
        <w:t>，以下是常用的选项及其含义：</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484"/>
        <w:gridCol w:w="5354"/>
      </w:tblGrid>
      <w:tr w:rsidR="0042350F" w:rsidRPr="0042350F" w14:paraId="7EC9B3E7"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37F6AC9" w14:textId="77777777" w:rsidR="0042350F" w:rsidRPr="0042350F" w:rsidRDefault="0042350F" w:rsidP="0042350F">
            <w:pPr>
              <w:rPr>
                <w:b/>
                <w:bCs/>
              </w:rPr>
            </w:pPr>
            <w:r w:rsidRPr="0042350F">
              <w:rPr>
                <w:b/>
                <w:bCs/>
              </w:rPr>
              <w:t>触发源</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A306CC7" w14:textId="77777777" w:rsidR="0042350F" w:rsidRPr="0042350F" w:rsidRDefault="0042350F" w:rsidP="0042350F">
            <w:pPr>
              <w:rPr>
                <w:b/>
                <w:bCs/>
              </w:rPr>
            </w:pPr>
            <w:r w:rsidRPr="0042350F">
              <w:rPr>
                <w:b/>
                <w:bCs/>
              </w:rPr>
              <w:t>说明</w:t>
            </w:r>
          </w:p>
        </w:tc>
      </w:tr>
      <w:tr w:rsidR="0042350F" w:rsidRPr="0042350F" w14:paraId="7EBBD6C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B07AC2B" w14:textId="77777777" w:rsidR="0042350F" w:rsidRPr="0042350F" w:rsidRDefault="0042350F" w:rsidP="0042350F">
            <w:proofErr w:type="spellStart"/>
            <w:r w:rsidRPr="0042350F">
              <w:t>TIM_TRGOSource_Reset</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0649BDB" w14:textId="77777777" w:rsidR="0042350F" w:rsidRPr="0042350F" w:rsidRDefault="0042350F" w:rsidP="0042350F">
            <w:r w:rsidRPr="0042350F">
              <w:t>软件产生更新事件（设置UG位）时触发TRGO</w:t>
            </w:r>
          </w:p>
        </w:tc>
      </w:tr>
      <w:tr w:rsidR="0042350F" w:rsidRPr="0042350F" w14:paraId="36F4DF2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72C8A29" w14:textId="77777777" w:rsidR="0042350F" w:rsidRPr="0042350F" w:rsidRDefault="0042350F" w:rsidP="0042350F">
            <w:proofErr w:type="spellStart"/>
            <w:r w:rsidRPr="0042350F">
              <w:t>TIM_TRGOSource_Enable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2BCFAF8" w14:textId="77777777" w:rsidR="0042350F" w:rsidRPr="0042350F" w:rsidRDefault="0042350F" w:rsidP="0042350F">
            <w:r w:rsidRPr="0042350F">
              <w:t>计数器使能（CEN位）信号作为TRGO</w:t>
            </w:r>
          </w:p>
        </w:tc>
      </w:tr>
      <w:tr w:rsidR="0042350F" w:rsidRPr="0042350F" w14:paraId="4DBFAA3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B219396" w14:textId="77777777" w:rsidR="0042350F" w:rsidRPr="0042350F" w:rsidRDefault="0042350F" w:rsidP="0042350F">
            <w:proofErr w:type="spellStart"/>
            <w:r w:rsidRPr="0042350F">
              <w:t>TIM_TRGOSource_Update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227D915" w14:textId="77777777" w:rsidR="0042350F" w:rsidRPr="0042350F" w:rsidRDefault="0042350F" w:rsidP="0042350F">
            <w:r w:rsidRPr="0042350F">
              <w:rPr>
                <w:rFonts w:ascii="Times New Roman" w:hAnsi="Times New Roman" w:cs="Times New Roman"/>
              </w:rPr>
              <w:t>​</w:t>
            </w:r>
            <w:r w:rsidRPr="0042350F">
              <w:rPr>
                <w:b/>
                <w:bCs/>
              </w:rPr>
              <w:t>定时器更新事件</w:t>
            </w:r>
            <w:r w:rsidRPr="0042350F">
              <w:rPr>
                <w:rFonts w:ascii="Times New Roman" w:hAnsi="Times New Roman" w:cs="Times New Roman"/>
              </w:rPr>
              <w:t>​</w:t>
            </w:r>
            <w:r w:rsidRPr="0042350F">
              <w:t>（计数器溢出/下溢）作为TRGO</w:t>
            </w:r>
          </w:p>
        </w:tc>
      </w:tr>
      <w:tr w:rsidR="0042350F" w:rsidRPr="0042350F" w14:paraId="3723E7E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CF19A35" w14:textId="77777777" w:rsidR="0042350F" w:rsidRPr="0042350F" w:rsidRDefault="0042350F" w:rsidP="0042350F">
            <w:r w:rsidRPr="0042350F">
              <w:t>TIM_TRGOSource_OC1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BB5C3C2" w14:textId="77777777" w:rsidR="0042350F" w:rsidRPr="0042350F" w:rsidRDefault="0042350F" w:rsidP="0042350F">
            <w:r w:rsidRPr="0042350F">
              <w:t>通道1的捕获/比较匹配事件产生TRGO脉冲</w:t>
            </w:r>
          </w:p>
        </w:tc>
      </w:tr>
      <w:tr w:rsidR="0042350F" w:rsidRPr="0042350F" w14:paraId="59F9A12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7838D0F" w14:textId="77777777" w:rsidR="0042350F" w:rsidRPr="0042350F" w:rsidRDefault="0042350F" w:rsidP="0042350F">
            <w:r w:rsidRPr="0042350F">
              <w:t>TIM_TRGOSource_OC1Ref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CC76EFD" w14:textId="77777777" w:rsidR="0042350F" w:rsidRPr="0042350F" w:rsidRDefault="0042350F" w:rsidP="0042350F">
            <w:r w:rsidRPr="0042350F">
              <w:t>使用通道1的输出比较参考信号（OC1REF）作为TRGO</w:t>
            </w:r>
          </w:p>
        </w:tc>
      </w:tr>
      <w:tr w:rsidR="0042350F" w:rsidRPr="0042350F" w14:paraId="10A519D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8A8F6D7" w14:textId="77777777" w:rsidR="0042350F" w:rsidRPr="0042350F" w:rsidRDefault="0042350F" w:rsidP="0042350F">
            <w:r w:rsidRPr="0042350F">
              <w:t>TIM_TRGOSource_OC2Ref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512787C" w14:textId="77777777" w:rsidR="0042350F" w:rsidRPr="0042350F" w:rsidRDefault="0042350F" w:rsidP="0042350F">
            <w:r w:rsidRPr="0042350F">
              <w:t>使用通道2的输出比较参考信号（OC2REF）作为TRGO</w:t>
            </w:r>
          </w:p>
        </w:tc>
      </w:tr>
      <w:tr w:rsidR="0042350F" w:rsidRPr="0042350F" w14:paraId="2A4BF95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8DD436B" w14:textId="77777777" w:rsidR="0042350F" w:rsidRPr="0042350F" w:rsidRDefault="0042350F" w:rsidP="0042350F">
            <w:r w:rsidRPr="0042350F">
              <w:t>TIM_TRGOSource_OC3Ref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B703271" w14:textId="77777777" w:rsidR="0042350F" w:rsidRPr="0042350F" w:rsidRDefault="0042350F" w:rsidP="0042350F">
            <w:r w:rsidRPr="0042350F">
              <w:t>使用通道3的输出比较参考信号（OC3REF）作为TRGO</w:t>
            </w:r>
          </w:p>
        </w:tc>
      </w:tr>
      <w:tr w:rsidR="0042350F" w:rsidRPr="0042350F" w14:paraId="7CFA0B7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FA91B61" w14:textId="77777777" w:rsidR="0042350F" w:rsidRPr="0042350F" w:rsidRDefault="0042350F" w:rsidP="0042350F">
            <w:r w:rsidRPr="0042350F">
              <w:lastRenderedPageBreak/>
              <w:t>TIM_TRGOSource_OC4Ref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58C287C" w14:textId="77777777" w:rsidR="0042350F" w:rsidRPr="0042350F" w:rsidRDefault="0042350F" w:rsidP="0042350F">
            <w:r w:rsidRPr="0042350F">
              <w:t>使用通道4的输出比较参考信号（OC4REF）作为TRGO</w:t>
            </w:r>
          </w:p>
        </w:tc>
      </w:tr>
    </w:tbl>
    <w:p w14:paraId="1F97B093" w14:textId="77777777" w:rsidR="0042350F" w:rsidRPr="0042350F" w:rsidRDefault="0042350F" w:rsidP="0042350F">
      <w:r w:rsidRPr="0042350F">
        <w:rPr>
          <w:rFonts w:ascii="Times New Roman" w:hAnsi="Times New Roman" w:cs="Times New Roman"/>
        </w:rPr>
        <w:t>​</w:t>
      </w:r>
      <w:r w:rsidRPr="0042350F">
        <w:rPr>
          <w:b/>
          <w:bCs/>
        </w:rPr>
        <w:t>关键区别</w:t>
      </w:r>
      <w:r w:rsidRPr="0042350F">
        <w:rPr>
          <w:rFonts w:ascii="Times New Roman" w:hAnsi="Times New Roman" w:cs="Times New Roman"/>
        </w:rPr>
        <w:t>​</w:t>
      </w:r>
      <w:r w:rsidRPr="0042350F">
        <w:t>：</w:t>
      </w:r>
    </w:p>
    <w:p w14:paraId="195DBC1D" w14:textId="77777777" w:rsidR="0042350F" w:rsidRPr="0042350F" w:rsidRDefault="0042350F">
      <w:pPr>
        <w:numPr>
          <w:ilvl w:val="0"/>
          <w:numId w:val="376"/>
        </w:numPr>
      </w:pPr>
      <w:proofErr w:type="spellStart"/>
      <w:r w:rsidRPr="0042350F">
        <w:t>OCxRef</w:t>
      </w:r>
      <w:proofErr w:type="spellEnd"/>
      <w:r w:rsidRPr="0042350F">
        <w:t>是经过</w:t>
      </w:r>
      <w:r w:rsidRPr="0042350F">
        <w:rPr>
          <w:color w:val="EE0000"/>
        </w:rPr>
        <w:t>PWM模式判断后</w:t>
      </w:r>
      <w:r w:rsidRPr="0042350F">
        <w:t>、但尚未经过最终输出极性和输出使能控制的原始参考信号。</w:t>
      </w:r>
    </w:p>
    <w:p w14:paraId="3C066DAA" w14:textId="77777777" w:rsidR="0042350F" w:rsidRPr="0042350F" w:rsidRDefault="0042350F">
      <w:pPr>
        <w:numPr>
          <w:ilvl w:val="0"/>
          <w:numId w:val="376"/>
        </w:numPr>
      </w:pPr>
      <w:proofErr w:type="spellStart"/>
      <w:r w:rsidRPr="0042350F">
        <w:t>OCx</w:t>
      </w:r>
      <w:proofErr w:type="spellEnd"/>
      <w:r w:rsidRPr="0042350F">
        <w:t>是最终输出到引脚的实际信号，经过了极性控制和输出使能过滤。</w:t>
      </w:r>
    </w:p>
    <w:p w14:paraId="5DA9F763" w14:textId="77777777" w:rsidR="0042350F" w:rsidRPr="0042350F" w:rsidRDefault="0042350F" w:rsidP="003639E5">
      <w:pPr>
        <w:pStyle w:val="3"/>
      </w:pPr>
      <w:r w:rsidRPr="0042350F">
        <w:rPr>
          <w:rFonts w:ascii="Segoe UI Emoji" w:hAnsi="Segoe UI Emoji" w:cs="Segoe UI Emoji"/>
        </w:rPr>
        <w:t>🔄</w:t>
      </w:r>
      <w:r w:rsidRPr="0042350F">
        <w:t xml:space="preserve"> 典型应用场景 </w:t>
      </w:r>
    </w:p>
    <w:p w14:paraId="5C8468A1" w14:textId="77777777" w:rsidR="0042350F" w:rsidRPr="0042350F" w:rsidRDefault="0042350F" w:rsidP="003639E5">
      <w:pPr>
        <w:pStyle w:val="4"/>
      </w:pPr>
      <w:r w:rsidRPr="0042350F">
        <w:t xml:space="preserve">1. 定时器触发ADC转换（最常见应用） </w:t>
      </w:r>
    </w:p>
    <w:p w14:paraId="5EAED642" w14:textId="77777777" w:rsidR="0042350F" w:rsidRPr="0042350F" w:rsidRDefault="0042350F" w:rsidP="0042350F">
      <w:r w:rsidRPr="0042350F">
        <w:t>这是最经典的应用场景，通过定时器的TRGO事件自动触发ADC开始采样转换，实现精确的定时采样。</w:t>
      </w:r>
    </w:p>
    <w:p w14:paraId="745E7FC9" w14:textId="77777777" w:rsidR="0042350F" w:rsidRPr="0042350F" w:rsidRDefault="0042350F" w:rsidP="0042350F">
      <w:r w:rsidRPr="0042350F">
        <w:rPr>
          <w:rFonts w:ascii="Times New Roman" w:hAnsi="Times New Roman" w:cs="Times New Roman"/>
        </w:rPr>
        <w:t>​</w:t>
      </w:r>
      <w:r w:rsidRPr="0042350F">
        <w:rPr>
          <w:b/>
          <w:bCs/>
        </w:rPr>
        <w:t>配置步骤</w:t>
      </w:r>
      <w:r w:rsidRPr="0042350F">
        <w:rPr>
          <w:rFonts w:ascii="Times New Roman" w:hAnsi="Times New Roman" w:cs="Times New Roman"/>
        </w:rPr>
        <w:t>​</w:t>
      </w:r>
      <w:r w:rsidRPr="0042350F">
        <w:t>：</w:t>
      </w:r>
    </w:p>
    <w:p w14:paraId="68592BBE" w14:textId="77777777" w:rsidR="0042350F" w:rsidRPr="0042350F" w:rsidRDefault="0042350F">
      <w:pPr>
        <w:numPr>
          <w:ilvl w:val="0"/>
          <w:numId w:val="377"/>
        </w:numPr>
      </w:pPr>
      <w:r w:rsidRPr="0042350F">
        <w:rPr>
          <w:rFonts w:ascii="Times New Roman" w:hAnsi="Times New Roman" w:cs="Times New Roman"/>
        </w:rPr>
        <w:t>​</w:t>
      </w:r>
      <w:r w:rsidRPr="0042350F">
        <w:rPr>
          <w:b/>
          <w:bCs/>
        </w:rPr>
        <w:t>配置定时</w:t>
      </w:r>
      <w:proofErr w:type="gramStart"/>
      <w:r w:rsidRPr="0042350F">
        <w:rPr>
          <w:b/>
          <w:bCs/>
        </w:rPr>
        <w:t>器</w:t>
      </w:r>
      <w:r w:rsidRPr="0042350F">
        <w:rPr>
          <w:rFonts w:ascii="Times New Roman" w:hAnsi="Times New Roman" w:cs="Times New Roman"/>
        </w:rPr>
        <w:t>​</w:t>
      </w:r>
      <w:r w:rsidRPr="0042350F">
        <w:t>：</w:t>
      </w:r>
      <w:proofErr w:type="gramEnd"/>
      <w:r w:rsidRPr="0042350F">
        <w:t>设置时基单元（预分频器PSC、自动重装载值ARR）</w:t>
      </w:r>
    </w:p>
    <w:p w14:paraId="3FEFFD40" w14:textId="77777777" w:rsidR="0042350F" w:rsidRPr="0042350F" w:rsidRDefault="0042350F">
      <w:pPr>
        <w:numPr>
          <w:ilvl w:val="0"/>
          <w:numId w:val="377"/>
        </w:numPr>
      </w:pPr>
      <w:r w:rsidRPr="0042350F">
        <w:rPr>
          <w:rFonts w:ascii="Times New Roman" w:hAnsi="Times New Roman" w:cs="Times New Roman"/>
        </w:rPr>
        <w:t>​</w:t>
      </w:r>
      <w:r w:rsidRPr="0042350F">
        <w:rPr>
          <w:b/>
          <w:bCs/>
        </w:rPr>
        <w:t>选择触发输出源</w:t>
      </w:r>
      <w:r w:rsidRPr="0042350F">
        <w:rPr>
          <w:rFonts w:ascii="Times New Roman" w:hAnsi="Times New Roman" w:cs="Times New Roman"/>
        </w:rPr>
        <w:t>​</w:t>
      </w:r>
      <w:r w:rsidRPr="0042350F">
        <w:t>：</w:t>
      </w:r>
    </w:p>
    <w:p w14:paraId="74D3694C" w14:textId="77777777" w:rsidR="0042350F" w:rsidRPr="0042350F" w:rsidRDefault="0042350F" w:rsidP="0042350F">
      <w:proofErr w:type="spellStart"/>
      <w:r w:rsidRPr="0042350F">
        <w:t>TIM_SelectOutputTrigger</w:t>
      </w:r>
      <w:proofErr w:type="spellEnd"/>
      <w:r w:rsidRPr="0042350F">
        <w:t>(</w:t>
      </w:r>
      <w:proofErr w:type="spellStart"/>
      <w:r w:rsidRPr="0042350F">
        <w:t>TIMx</w:t>
      </w:r>
      <w:proofErr w:type="spellEnd"/>
      <w:r w:rsidRPr="0042350F">
        <w:t xml:space="preserve">, </w:t>
      </w:r>
      <w:proofErr w:type="spellStart"/>
      <w:r w:rsidRPr="0042350F">
        <w:t>TIM_TRGOSource_Update</w:t>
      </w:r>
      <w:proofErr w:type="spellEnd"/>
      <w:r w:rsidRPr="0042350F">
        <w:t>); // 使用更新事件触发</w:t>
      </w:r>
    </w:p>
    <w:p w14:paraId="6D7B7BC6" w14:textId="77777777" w:rsidR="0042350F" w:rsidRPr="0042350F" w:rsidRDefault="0042350F">
      <w:pPr>
        <w:numPr>
          <w:ilvl w:val="0"/>
          <w:numId w:val="377"/>
        </w:numPr>
      </w:pPr>
      <w:r w:rsidRPr="0042350F">
        <w:rPr>
          <w:rFonts w:ascii="Times New Roman" w:hAnsi="Times New Roman" w:cs="Times New Roman"/>
        </w:rPr>
        <w:t>​</w:t>
      </w:r>
      <w:r w:rsidRPr="0042350F">
        <w:rPr>
          <w:b/>
          <w:bCs/>
        </w:rPr>
        <w:t>配置</w:t>
      </w:r>
      <w:proofErr w:type="gramStart"/>
      <w:r w:rsidRPr="0042350F">
        <w:rPr>
          <w:b/>
          <w:bCs/>
        </w:rPr>
        <w:t>ADC</w:t>
      </w:r>
      <w:r w:rsidRPr="0042350F">
        <w:rPr>
          <w:rFonts w:ascii="Times New Roman" w:hAnsi="Times New Roman" w:cs="Times New Roman"/>
        </w:rPr>
        <w:t>​</w:t>
      </w:r>
      <w:r w:rsidRPr="0042350F">
        <w:t>：</w:t>
      </w:r>
      <w:proofErr w:type="gramEnd"/>
      <w:r w:rsidRPr="0042350F">
        <w:t>将ADC的外部触发源设置为对应定时器的TRGO</w:t>
      </w:r>
    </w:p>
    <w:p w14:paraId="35483BD0" w14:textId="77777777" w:rsidR="0042350F" w:rsidRPr="0042350F" w:rsidRDefault="0042350F" w:rsidP="0042350F">
      <w:proofErr w:type="spellStart"/>
      <w:r w:rsidRPr="0042350F">
        <w:t>ADC_InitStructure.ADC_ExternalTrigConv</w:t>
      </w:r>
      <w:proofErr w:type="spellEnd"/>
      <w:r w:rsidRPr="0042350F">
        <w:t xml:space="preserve"> = </w:t>
      </w:r>
      <w:proofErr w:type="spellStart"/>
      <w:r w:rsidRPr="0042350F">
        <w:t>ADC_ExternalTrigConv_Tx_TRGO</w:t>
      </w:r>
      <w:proofErr w:type="spellEnd"/>
      <w:r w:rsidRPr="0042350F">
        <w:t>;</w:t>
      </w:r>
    </w:p>
    <w:p w14:paraId="2F2B6F28" w14:textId="77777777" w:rsidR="0042350F" w:rsidRPr="0042350F" w:rsidRDefault="0042350F">
      <w:pPr>
        <w:numPr>
          <w:ilvl w:val="0"/>
          <w:numId w:val="377"/>
        </w:numPr>
      </w:pPr>
      <w:r w:rsidRPr="0042350F">
        <w:rPr>
          <w:rFonts w:ascii="Times New Roman" w:hAnsi="Times New Roman" w:cs="Times New Roman"/>
        </w:rPr>
        <w:t>​</w:t>
      </w:r>
      <w:r w:rsidRPr="0042350F">
        <w:rPr>
          <w:b/>
          <w:bCs/>
        </w:rPr>
        <w:t>使能相关外设</w:t>
      </w:r>
      <w:r w:rsidRPr="0042350F">
        <w:rPr>
          <w:rFonts w:ascii="Times New Roman" w:hAnsi="Times New Roman" w:cs="Times New Roman"/>
        </w:rPr>
        <w:t>​</w:t>
      </w:r>
      <w:r w:rsidRPr="0042350F">
        <w:t>：使能定时器、ADC及其中断/DMA</w:t>
      </w:r>
    </w:p>
    <w:p w14:paraId="30542E25" w14:textId="77777777" w:rsidR="0042350F" w:rsidRPr="0042350F" w:rsidRDefault="0042350F" w:rsidP="0042350F">
      <w:r w:rsidRPr="0042350F">
        <w:rPr>
          <w:rFonts w:ascii="Times New Roman" w:hAnsi="Times New Roman" w:cs="Times New Roman"/>
        </w:rPr>
        <w:t>​</w:t>
      </w:r>
      <w:r w:rsidRPr="0042350F">
        <w:rPr>
          <w:b/>
          <w:bCs/>
        </w:rPr>
        <w:t>优势</w:t>
      </w:r>
      <w:r w:rsidRPr="0042350F">
        <w:rPr>
          <w:rFonts w:ascii="Times New Roman" w:hAnsi="Times New Roman" w:cs="Times New Roman"/>
        </w:rPr>
        <w:t>​</w:t>
      </w:r>
      <w:r w:rsidRPr="0042350F">
        <w:t>：硬件自动触发，采样间隔精确，不占用CPU资源。</w:t>
      </w:r>
    </w:p>
    <w:p w14:paraId="287B0866" w14:textId="77777777" w:rsidR="0042350F" w:rsidRPr="0042350F" w:rsidRDefault="0042350F" w:rsidP="003639E5">
      <w:pPr>
        <w:pStyle w:val="4"/>
      </w:pPr>
      <w:r w:rsidRPr="0042350F">
        <w:t xml:space="preserve">2. 定时器级联（主从模式） </w:t>
      </w:r>
    </w:p>
    <w:p w14:paraId="12FE0B6C" w14:textId="77777777" w:rsidR="0042350F" w:rsidRPr="0042350F" w:rsidRDefault="0042350F" w:rsidP="0042350F">
      <w:r w:rsidRPr="0042350F">
        <w:t>一个定时器（主）的TRGO输出作为另一个定时器（从）的触发输入，实现更复杂的定时序列或扩展定时范围。</w:t>
      </w:r>
    </w:p>
    <w:p w14:paraId="3708E3F5" w14:textId="77777777" w:rsidR="0042350F" w:rsidRPr="0042350F" w:rsidRDefault="0042350F" w:rsidP="0042350F">
      <w:r w:rsidRPr="0042350F">
        <w:rPr>
          <w:rFonts w:ascii="Times New Roman" w:hAnsi="Times New Roman" w:cs="Times New Roman"/>
        </w:rPr>
        <w:t>​</w:t>
      </w:r>
      <w:r w:rsidRPr="0042350F">
        <w:rPr>
          <w:b/>
          <w:bCs/>
        </w:rPr>
        <w:t>配置示例</w:t>
      </w:r>
      <w:r w:rsidRPr="0042350F">
        <w:rPr>
          <w:rFonts w:ascii="Times New Roman" w:hAnsi="Times New Roman" w:cs="Times New Roman"/>
        </w:rPr>
        <w:t>​</w:t>
      </w:r>
      <w:r w:rsidRPr="0042350F">
        <w:t>：</w:t>
      </w:r>
    </w:p>
    <w:p w14:paraId="6B1E10E8" w14:textId="77777777" w:rsidR="0042350F" w:rsidRPr="0042350F" w:rsidRDefault="0042350F" w:rsidP="0042350F">
      <w:r w:rsidRPr="0042350F">
        <w:t>// 主定时器配置（TIM4）</w:t>
      </w:r>
    </w:p>
    <w:p w14:paraId="7B7B8B7D" w14:textId="77777777" w:rsidR="0042350F" w:rsidRPr="0042350F" w:rsidRDefault="0042350F" w:rsidP="0042350F">
      <w:proofErr w:type="spellStart"/>
      <w:r w:rsidRPr="0042350F">
        <w:t>TIM_</w:t>
      </w:r>
      <w:proofErr w:type="gramStart"/>
      <w:r w:rsidRPr="0042350F">
        <w:t>SelectOutputTrigger</w:t>
      </w:r>
      <w:proofErr w:type="spellEnd"/>
      <w:r w:rsidRPr="0042350F">
        <w:t>(</w:t>
      </w:r>
      <w:proofErr w:type="gramEnd"/>
      <w:r w:rsidRPr="0042350F">
        <w:t xml:space="preserve">TIM4, </w:t>
      </w:r>
      <w:proofErr w:type="spellStart"/>
      <w:r w:rsidRPr="0042350F">
        <w:t>TIM_TRGOSource_Update</w:t>
      </w:r>
      <w:proofErr w:type="spellEnd"/>
      <w:r w:rsidRPr="0042350F">
        <w:t>);</w:t>
      </w:r>
    </w:p>
    <w:p w14:paraId="4DA33A50" w14:textId="77777777" w:rsidR="0042350F" w:rsidRPr="0042350F" w:rsidRDefault="0042350F" w:rsidP="0042350F">
      <w:proofErr w:type="spellStart"/>
      <w:r w:rsidRPr="0042350F">
        <w:t>TIM_</w:t>
      </w:r>
      <w:proofErr w:type="gramStart"/>
      <w:r w:rsidRPr="0042350F">
        <w:t>SelectMasterSlaveMode</w:t>
      </w:r>
      <w:proofErr w:type="spellEnd"/>
      <w:r w:rsidRPr="0042350F">
        <w:t>(</w:t>
      </w:r>
      <w:proofErr w:type="gramEnd"/>
      <w:r w:rsidRPr="0042350F">
        <w:t xml:space="preserve">TIM4, </w:t>
      </w:r>
      <w:proofErr w:type="spellStart"/>
      <w:r w:rsidRPr="0042350F">
        <w:t>TIM_MasterSlaveMode_Enable</w:t>
      </w:r>
      <w:proofErr w:type="spellEnd"/>
      <w:r w:rsidRPr="0042350F">
        <w:t>);</w:t>
      </w:r>
    </w:p>
    <w:p w14:paraId="0A00EB4E" w14:textId="77777777" w:rsidR="0042350F" w:rsidRPr="0042350F" w:rsidRDefault="0042350F" w:rsidP="0042350F"/>
    <w:p w14:paraId="604FB373" w14:textId="77777777" w:rsidR="0042350F" w:rsidRPr="0042350F" w:rsidRDefault="0042350F" w:rsidP="0042350F">
      <w:r w:rsidRPr="0042350F">
        <w:t>// 从定时器配置（TIM5）</w:t>
      </w:r>
    </w:p>
    <w:p w14:paraId="6CA431BE" w14:textId="77777777" w:rsidR="0042350F" w:rsidRPr="0042350F" w:rsidRDefault="0042350F" w:rsidP="0042350F">
      <w:proofErr w:type="spellStart"/>
      <w:r w:rsidRPr="0042350F">
        <w:lastRenderedPageBreak/>
        <w:t>TIM_SelectInputTrigger</w:t>
      </w:r>
      <w:proofErr w:type="spellEnd"/>
      <w:r w:rsidRPr="0042350F">
        <w:t>(TIM5, TIM_TS_ITR2); // ITR2对应TIM4的TRGO</w:t>
      </w:r>
    </w:p>
    <w:p w14:paraId="72154699" w14:textId="77777777" w:rsidR="0042350F" w:rsidRPr="0042350F" w:rsidRDefault="0042350F" w:rsidP="0042350F">
      <w:proofErr w:type="spellStart"/>
      <w:r w:rsidRPr="0042350F">
        <w:t>TIM_</w:t>
      </w:r>
      <w:proofErr w:type="gramStart"/>
      <w:r w:rsidRPr="0042350F">
        <w:t>SelectSlaveMode</w:t>
      </w:r>
      <w:proofErr w:type="spellEnd"/>
      <w:r w:rsidRPr="0042350F">
        <w:t>(</w:t>
      </w:r>
      <w:proofErr w:type="gramEnd"/>
      <w:r w:rsidRPr="0042350F">
        <w:t xml:space="preserve">TIM5, </w:t>
      </w:r>
      <w:proofErr w:type="spellStart"/>
      <w:r w:rsidRPr="0042350F">
        <w:t>TIM_SlaveMode_Trigger</w:t>
      </w:r>
      <w:proofErr w:type="spellEnd"/>
      <w:r w:rsidRPr="0042350F">
        <w:t>);</w:t>
      </w:r>
    </w:p>
    <w:p w14:paraId="35425019" w14:textId="77777777" w:rsidR="0042350F" w:rsidRPr="0042350F" w:rsidRDefault="0042350F" w:rsidP="003639E5">
      <w:pPr>
        <w:pStyle w:val="4"/>
      </w:pPr>
      <w:r w:rsidRPr="0042350F">
        <w:t xml:space="preserve">3. 基于PWM的精确触发 </w:t>
      </w:r>
    </w:p>
    <w:p w14:paraId="4C0793F1" w14:textId="77777777" w:rsidR="0042350F" w:rsidRPr="0042350F" w:rsidRDefault="0042350F" w:rsidP="0042350F">
      <w:r w:rsidRPr="0042350F">
        <w:t>使用输出比较事件作为触发源，可以在PWM波形的特定位置（如占空比结束点）触发其他外设。</w:t>
      </w:r>
    </w:p>
    <w:p w14:paraId="59C35B9E" w14:textId="77777777" w:rsidR="0042350F" w:rsidRPr="0042350F" w:rsidRDefault="0042350F" w:rsidP="0042350F">
      <w:r w:rsidRPr="0042350F">
        <w:t>// 使用PWM通道1的参考信号作为触发</w:t>
      </w:r>
    </w:p>
    <w:p w14:paraId="369E98C9" w14:textId="77777777" w:rsidR="0042350F" w:rsidRPr="0042350F" w:rsidRDefault="0042350F" w:rsidP="0042350F">
      <w:proofErr w:type="spellStart"/>
      <w:r w:rsidRPr="0042350F">
        <w:t>TIM_</w:t>
      </w:r>
      <w:proofErr w:type="gramStart"/>
      <w:r w:rsidRPr="0042350F">
        <w:t>SelectOutputTrigger</w:t>
      </w:r>
      <w:proofErr w:type="spellEnd"/>
      <w:r w:rsidRPr="0042350F">
        <w:t>(</w:t>
      </w:r>
      <w:proofErr w:type="spellStart"/>
      <w:proofErr w:type="gramEnd"/>
      <w:r w:rsidRPr="0042350F">
        <w:t>TIMx</w:t>
      </w:r>
      <w:proofErr w:type="spellEnd"/>
      <w:r w:rsidRPr="0042350F">
        <w:t>, TIM_TRGOSource_OC1Ref);</w:t>
      </w:r>
    </w:p>
    <w:p w14:paraId="7D582F6E" w14:textId="77777777" w:rsidR="0042350F" w:rsidRPr="0042350F" w:rsidRDefault="0042350F" w:rsidP="003639E5">
      <w:pPr>
        <w:pStyle w:val="3"/>
      </w:pPr>
      <w:r w:rsidRPr="0042350F">
        <w:rPr>
          <w:rFonts w:ascii="Segoe UI Emoji" w:hAnsi="Segoe UI Emoji" w:cs="Segoe UI Emoji"/>
        </w:rPr>
        <w:t>💡</w:t>
      </w:r>
      <w:r w:rsidRPr="0042350F">
        <w:t xml:space="preserve"> 实用代码示例：定时器触发ADC采样 </w:t>
      </w:r>
    </w:p>
    <w:p w14:paraId="3B209C0D" w14:textId="77777777" w:rsidR="0042350F" w:rsidRPr="0042350F" w:rsidRDefault="0042350F" w:rsidP="0042350F">
      <w:r w:rsidRPr="0042350F">
        <w:t>以下是一个完整的配置框架，展示如何使用TIM2的更新事件每1ms触发一次ADC采样：</w:t>
      </w:r>
    </w:p>
    <w:p w14:paraId="6D0F79C2" w14:textId="77777777" w:rsidR="0042350F" w:rsidRPr="0042350F" w:rsidRDefault="0042350F" w:rsidP="0042350F">
      <w:r w:rsidRPr="0042350F">
        <w:t>// TIM2配置 - 产生1kHz更新率（1ms间隔）</w:t>
      </w:r>
    </w:p>
    <w:p w14:paraId="05BEFBEB" w14:textId="77777777" w:rsidR="0042350F" w:rsidRPr="0042350F" w:rsidRDefault="0042350F" w:rsidP="0042350F">
      <w:r w:rsidRPr="0042350F">
        <w:t>void TIM2_Config(void)</w:t>
      </w:r>
    </w:p>
    <w:p w14:paraId="0AD32457" w14:textId="77777777" w:rsidR="0042350F" w:rsidRPr="0042350F" w:rsidRDefault="0042350F" w:rsidP="0042350F">
      <w:r w:rsidRPr="0042350F">
        <w:t>{</w:t>
      </w:r>
    </w:p>
    <w:p w14:paraId="6125D966" w14:textId="77777777" w:rsidR="0042350F" w:rsidRPr="0042350F" w:rsidRDefault="0042350F" w:rsidP="0042350F">
      <w:r w:rsidRPr="0042350F">
        <w:t xml:space="preserve">    </w:t>
      </w:r>
      <w:proofErr w:type="spellStart"/>
      <w:r w:rsidRPr="0042350F">
        <w:t>TIM_TimeBaseInitTypeDef</w:t>
      </w:r>
      <w:proofErr w:type="spellEnd"/>
      <w:r w:rsidRPr="0042350F">
        <w:t xml:space="preserve"> </w:t>
      </w:r>
      <w:proofErr w:type="spellStart"/>
      <w:r w:rsidRPr="0042350F">
        <w:t>TIM_TimeBaseStructure</w:t>
      </w:r>
      <w:proofErr w:type="spellEnd"/>
      <w:r w:rsidRPr="0042350F">
        <w:t>;</w:t>
      </w:r>
    </w:p>
    <w:p w14:paraId="0411F5F3" w14:textId="77777777" w:rsidR="0042350F" w:rsidRPr="0042350F" w:rsidRDefault="0042350F" w:rsidP="0042350F">
      <w:r w:rsidRPr="0042350F">
        <w:t xml:space="preserve">    </w:t>
      </w:r>
    </w:p>
    <w:p w14:paraId="4015213A" w14:textId="77777777" w:rsidR="0042350F" w:rsidRPr="0042350F" w:rsidRDefault="0042350F" w:rsidP="0042350F">
      <w:r w:rsidRPr="0042350F">
        <w:t xml:space="preserve">    RCC_APB1</w:t>
      </w:r>
      <w:proofErr w:type="gramStart"/>
      <w:r w:rsidRPr="0042350F">
        <w:t>PeriphClockCmd(</w:t>
      </w:r>
      <w:proofErr w:type="gramEnd"/>
      <w:r w:rsidRPr="0042350F">
        <w:t>RCC_APB1Periph_TIM2, ENABLE);</w:t>
      </w:r>
    </w:p>
    <w:p w14:paraId="05A87F85" w14:textId="77777777" w:rsidR="0042350F" w:rsidRPr="0042350F" w:rsidRDefault="0042350F" w:rsidP="0042350F">
      <w:r w:rsidRPr="0042350F">
        <w:t xml:space="preserve">    </w:t>
      </w:r>
    </w:p>
    <w:p w14:paraId="2C30D5CD" w14:textId="77777777" w:rsidR="0042350F" w:rsidRPr="0042350F" w:rsidRDefault="0042350F" w:rsidP="0042350F">
      <w:r w:rsidRPr="0042350F">
        <w:t xml:space="preserve">    /</w:t>
      </w:r>
      <w:proofErr w:type="gramStart"/>
      <w:r w:rsidRPr="0042350F">
        <w:t>/ 时基</w:t>
      </w:r>
      <w:proofErr w:type="gramEnd"/>
      <w:r w:rsidRPr="0042350F">
        <w:t>配置：假设系统时钟72MHz，预分频7200-1，计数频率10kHz</w:t>
      </w:r>
    </w:p>
    <w:p w14:paraId="6886F40F" w14:textId="77777777" w:rsidR="0042350F" w:rsidRPr="0042350F" w:rsidRDefault="0042350F" w:rsidP="0042350F">
      <w:r w:rsidRPr="0042350F">
        <w:t xml:space="preserve">    </w:t>
      </w:r>
      <w:proofErr w:type="spellStart"/>
      <w:r w:rsidRPr="0042350F">
        <w:t>TIM_TimeBaseStructure.TIM_Period</w:t>
      </w:r>
      <w:proofErr w:type="spellEnd"/>
      <w:r w:rsidRPr="0042350F">
        <w:t xml:space="preserve"> = 10-</w:t>
      </w:r>
      <w:proofErr w:type="gramStart"/>
      <w:r w:rsidRPr="0042350F">
        <w:t xml:space="preserve">1;   </w:t>
      </w:r>
      <w:proofErr w:type="gramEnd"/>
      <w:r w:rsidRPr="0042350F">
        <w:t xml:space="preserve">     // 100us × 10 = 1ms</w:t>
      </w:r>
    </w:p>
    <w:p w14:paraId="1C4DD472" w14:textId="77777777" w:rsidR="0042350F" w:rsidRPr="0042350F" w:rsidRDefault="0042350F" w:rsidP="0042350F">
      <w:r w:rsidRPr="0042350F">
        <w:t xml:space="preserve">    </w:t>
      </w:r>
      <w:proofErr w:type="spellStart"/>
      <w:r w:rsidRPr="0042350F">
        <w:t>TIM_TimeBaseStructure.TIM_Prescaler</w:t>
      </w:r>
      <w:proofErr w:type="spellEnd"/>
      <w:r w:rsidRPr="0042350F">
        <w:t xml:space="preserve"> = 7200-</w:t>
      </w:r>
      <w:proofErr w:type="gramStart"/>
      <w:r w:rsidRPr="0042350F">
        <w:t xml:space="preserve">1;   </w:t>
      </w:r>
      <w:proofErr w:type="gramEnd"/>
      <w:r w:rsidRPr="0042350F">
        <w:t>// 72MHz / 7200 = 10kHz</w:t>
      </w:r>
    </w:p>
    <w:p w14:paraId="70DBC997" w14:textId="77777777" w:rsidR="0042350F" w:rsidRPr="0042350F" w:rsidRDefault="0042350F" w:rsidP="0042350F">
      <w:r w:rsidRPr="0042350F">
        <w:t xml:space="preserve">    </w:t>
      </w:r>
      <w:proofErr w:type="spellStart"/>
      <w:r w:rsidRPr="0042350F">
        <w:t>TIM_TimeBaseStructure.TIM_ClockDivision</w:t>
      </w:r>
      <w:proofErr w:type="spellEnd"/>
      <w:r w:rsidRPr="0042350F">
        <w:t xml:space="preserve"> = 0;</w:t>
      </w:r>
    </w:p>
    <w:p w14:paraId="3AD19E31" w14:textId="77777777" w:rsidR="0042350F" w:rsidRPr="0042350F" w:rsidRDefault="0042350F" w:rsidP="0042350F">
      <w:r w:rsidRPr="0042350F">
        <w:t xml:space="preserve">    </w:t>
      </w:r>
      <w:proofErr w:type="spellStart"/>
      <w:r w:rsidRPr="0042350F">
        <w:t>TIM_TimeBaseStructure.TIM_CounterMode</w:t>
      </w:r>
      <w:proofErr w:type="spellEnd"/>
      <w:r w:rsidRPr="0042350F">
        <w:t xml:space="preserve"> = </w:t>
      </w:r>
      <w:proofErr w:type="spellStart"/>
      <w:r w:rsidRPr="0042350F">
        <w:t>TIM_CounterMode_Up</w:t>
      </w:r>
      <w:proofErr w:type="spellEnd"/>
      <w:r w:rsidRPr="0042350F">
        <w:t>;</w:t>
      </w:r>
    </w:p>
    <w:p w14:paraId="16AE8CDA" w14:textId="77777777" w:rsidR="0042350F" w:rsidRPr="0042350F" w:rsidRDefault="0042350F" w:rsidP="0042350F">
      <w:r w:rsidRPr="0042350F">
        <w:t xml:space="preserve">    </w:t>
      </w:r>
      <w:proofErr w:type="spellStart"/>
      <w:r w:rsidRPr="0042350F">
        <w:t>TIM_</w:t>
      </w:r>
      <w:proofErr w:type="gramStart"/>
      <w:r w:rsidRPr="0042350F">
        <w:t>TimeBaseInit</w:t>
      </w:r>
      <w:proofErr w:type="spellEnd"/>
      <w:r w:rsidRPr="0042350F">
        <w:t>(</w:t>
      </w:r>
      <w:proofErr w:type="gramEnd"/>
      <w:r w:rsidRPr="0042350F">
        <w:t>TIM2, &amp;</w:t>
      </w:r>
      <w:proofErr w:type="spellStart"/>
      <w:r w:rsidRPr="0042350F">
        <w:t>TIM_TimeBaseStructure</w:t>
      </w:r>
      <w:proofErr w:type="spellEnd"/>
      <w:r w:rsidRPr="0042350F">
        <w:t>);</w:t>
      </w:r>
    </w:p>
    <w:p w14:paraId="415E52E0" w14:textId="77777777" w:rsidR="0042350F" w:rsidRPr="0042350F" w:rsidRDefault="0042350F" w:rsidP="0042350F">
      <w:r w:rsidRPr="0042350F">
        <w:t xml:space="preserve">    </w:t>
      </w:r>
    </w:p>
    <w:p w14:paraId="5A9E2062" w14:textId="77777777" w:rsidR="0042350F" w:rsidRPr="0042350F" w:rsidRDefault="0042350F" w:rsidP="0042350F">
      <w:r w:rsidRPr="0042350F">
        <w:t xml:space="preserve">    // 关键配置：选择更新事件作为TRGO源</w:t>
      </w:r>
    </w:p>
    <w:p w14:paraId="7F4D349A" w14:textId="77777777" w:rsidR="0042350F" w:rsidRPr="0042350F" w:rsidRDefault="0042350F" w:rsidP="0042350F">
      <w:r w:rsidRPr="0042350F">
        <w:t xml:space="preserve">    </w:t>
      </w:r>
      <w:proofErr w:type="spellStart"/>
      <w:r w:rsidRPr="0042350F">
        <w:t>TIM_</w:t>
      </w:r>
      <w:proofErr w:type="gramStart"/>
      <w:r w:rsidRPr="0042350F">
        <w:t>SelectOutputTrigger</w:t>
      </w:r>
      <w:proofErr w:type="spellEnd"/>
      <w:r w:rsidRPr="0042350F">
        <w:t>(</w:t>
      </w:r>
      <w:proofErr w:type="gramEnd"/>
      <w:r w:rsidRPr="0042350F">
        <w:t xml:space="preserve">TIM2, </w:t>
      </w:r>
      <w:proofErr w:type="spellStart"/>
      <w:r w:rsidRPr="0042350F">
        <w:t>TIM_TRGOSource_Update</w:t>
      </w:r>
      <w:proofErr w:type="spellEnd"/>
      <w:r w:rsidRPr="0042350F">
        <w:t>);</w:t>
      </w:r>
    </w:p>
    <w:p w14:paraId="4FE7F274" w14:textId="77777777" w:rsidR="0042350F" w:rsidRPr="0042350F" w:rsidRDefault="0042350F" w:rsidP="0042350F">
      <w:r w:rsidRPr="0042350F">
        <w:t xml:space="preserve">    </w:t>
      </w:r>
    </w:p>
    <w:p w14:paraId="104D2562" w14:textId="77777777" w:rsidR="0042350F" w:rsidRPr="0042350F" w:rsidRDefault="0042350F" w:rsidP="0042350F">
      <w:r w:rsidRPr="0042350F">
        <w:lastRenderedPageBreak/>
        <w:t xml:space="preserve">    TIM_</w:t>
      </w:r>
      <w:proofErr w:type="gramStart"/>
      <w:r w:rsidRPr="0042350F">
        <w:t>Cmd(</w:t>
      </w:r>
      <w:proofErr w:type="gramEnd"/>
      <w:r w:rsidRPr="0042350F">
        <w:t>TIM2, ENABLE);</w:t>
      </w:r>
    </w:p>
    <w:p w14:paraId="7A9FE0E3" w14:textId="77777777" w:rsidR="0042350F" w:rsidRPr="0042350F" w:rsidRDefault="0042350F" w:rsidP="0042350F">
      <w:r w:rsidRPr="0042350F">
        <w:t>}</w:t>
      </w:r>
    </w:p>
    <w:p w14:paraId="62835ED2" w14:textId="77777777" w:rsidR="0042350F" w:rsidRPr="0042350F" w:rsidRDefault="0042350F" w:rsidP="0042350F"/>
    <w:p w14:paraId="64D98FF4" w14:textId="77777777" w:rsidR="0042350F" w:rsidRPr="0042350F" w:rsidRDefault="0042350F" w:rsidP="0042350F">
      <w:r w:rsidRPr="0042350F">
        <w:t>// ADC配置 - 使用TIM2_TRGO作为外部触发</w:t>
      </w:r>
    </w:p>
    <w:p w14:paraId="0974728A" w14:textId="77777777" w:rsidR="0042350F" w:rsidRPr="0042350F" w:rsidRDefault="0042350F" w:rsidP="0042350F">
      <w:r w:rsidRPr="0042350F">
        <w:t>void ADC1_Config(void)</w:t>
      </w:r>
    </w:p>
    <w:p w14:paraId="535AC504" w14:textId="77777777" w:rsidR="0042350F" w:rsidRPr="0042350F" w:rsidRDefault="0042350F" w:rsidP="0042350F">
      <w:r w:rsidRPr="0042350F">
        <w:t>{</w:t>
      </w:r>
    </w:p>
    <w:p w14:paraId="5C44FCB9" w14:textId="77777777" w:rsidR="0042350F" w:rsidRPr="0042350F" w:rsidRDefault="0042350F" w:rsidP="0042350F">
      <w:r w:rsidRPr="0042350F">
        <w:t xml:space="preserve">    </w:t>
      </w:r>
      <w:proofErr w:type="spellStart"/>
      <w:r w:rsidRPr="0042350F">
        <w:t>ADC_InitTypeDef</w:t>
      </w:r>
      <w:proofErr w:type="spellEnd"/>
      <w:r w:rsidRPr="0042350F">
        <w:t xml:space="preserve"> </w:t>
      </w:r>
      <w:proofErr w:type="spellStart"/>
      <w:r w:rsidRPr="0042350F">
        <w:t>ADC_InitStructure</w:t>
      </w:r>
      <w:proofErr w:type="spellEnd"/>
      <w:r w:rsidRPr="0042350F">
        <w:t>;</w:t>
      </w:r>
    </w:p>
    <w:p w14:paraId="5DA02FFA" w14:textId="77777777" w:rsidR="0042350F" w:rsidRPr="0042350F" w:rsidRDefault="0042350F" w:rsidP="0042350F">
      <w:r w:rsidRPr="0042350F">
        <w:t xml:space="preserve">    </w:t>
      </w:r>
    </w:p>
    <w:p w14:paraId="655D83CD" w14:textId="77777777" w:rsidR="0042350F" w:rsidRPr="0042350F" w:rsidRDefault="0042350F" w:rsidP="0042350F">
      <w:r w:rsidRPr="0042350F">
        <w:t xml:space="preserve">    RCC_APB2</w:t>
      </w:r>
      <w:proofErr w:type="gramStart"/>
      <w:r w:rsidRPr="0042350F">
        <w:t>PeriphClockCmd(</w:t>
      </w:r>
      <w:proofErr w:type="gramEnd"/>
      <w:r w:rsidRPr="0042350F">
        <w:t>RCC_APB2Periph_ADC1, ENABLE);</w:t>
      </w:r>
    </w:p>
    <w:p w14:paraId="4F964496" w14:textId="77777777" w:rsidR="0042350F" w:rsidRPr="0042350F" w:rsidRDefault="0042350F" w:rsidP="0042350F">
      <w:r w:rsidRPr="0042350F">
        <w:t xml:space="preserve">    </w:t>
      </w:r>
    </w:p>
    <w:p w14:paraId="52D204A9" w14:textId="77777777" w:rsidR="0042350F" w:rsidRPr="0042350F" w:rsidRDefault="0042350F" w:rsidP="0042350F">
      <w:r w:rsidRPr="0042350F">
        <w:t xml:space="preserve">    </w:t>
      </w:r>
      <w:proofErr w:type="spellStart"/>
      <w:r w:rsidRPr="0042350F">
        <w:t>ADC_InitStructure.ADC_Mode</w:t>
      </w:r>
      <w:proofErr w:type="spellEnd"/>
      <w:r w:rsidRPr="0042350F">
        <w:t xml:space="preserve"> = </w:t>
      </w:r>
      <w:proofErr w:type="spellStart"/>
      <w:r w:rsidRPr="0042350F">
        <w:t>ADC_Mode_Independent</w:t>
      </w:r>
      <w:proofErr w:type="spellEnd"/>
      <w:r w:rsidRPr="0042350F">
        <w:t>;</w:t>
      </w:r>
    </w:p>
    <w:p w14:paraId="5E099CE3" w14:textId="77777777" w:rsidR="0042350F" w:rsidRPr="0042350F" w:rsidRDefault="0042350F" w:rsidP="0042350F">
      <w:r w:rsidRPr="0042350F">
        <w:t xml:space="preserve">    </w:t>
      </w:r>
      <w:proofErr w:type="spellStart"/>
      <w:r w:rsidRPr="0042350F">
        <w:t>ADC_InitStructure.ADC_ScanConvMode</w:t>
      </w:r>
      <w:proofErr w:type="spellEnd"/>
      <w:r w:rsidRPr="0042350F">
        <w:t xml:space="preserve"> = DISABLE;        // 单通道</w:t>
      </w:r>
    </w:p>
    <w:p w14:paraId="31D493F9" w14:textId="77777777" w:rsidR="0042350F" w:rsidRPr="0042350F" w:rsidRDefault="0042350F" w:rsidP="0042350F">
      <w:r w:rsidRPr="0042350F">
        <w:t xml:space="preserve">    </w:t>
      </w:r>
      <w:proofErr w:type="spellStart"/>
      <w:r w:rsidRPr="0042350F">
        <w:t>ADC_InitStructure.ADC_ContinuousConvMode</w:t>
      </w:r>
      <w:proofErr w:type="spellEnd"/>
      <w:r w:rsidRPr="0042350F">
        <w:t xml:space="preserve"> = DISABLE;  // 关闭连续转换，等待触发</w:t>
      </w:r>
    </w:p>
    <w:p w14:paraId="433D7353" w14:textId="77777777" w:rsidR="0042350F" w:rsidRPr="0042350F" w:rsidRDefault="0042350F" w:rsidP="0042350F">
      <w:r w:rsidRPr="0042350F">
        <w:t xml:space="preserve">    </w:t>
      </w:r>
      <w:proofErr w:type="spellStart"/>
      <w:r w:rsidRPr="0042350F">
        <w:t>ADC_InitStructure.ADC_ExternalTrigConv</w:t>
      </w:r>
      <w:proofErr w:type="spellEnd"/>
      <w:r w:rsidRPr="0042350F">
        <w:t xml:space="preserve"> = ADC_ExternalTrigConv_T2_TRGO;</w:t>
      </w:r>
    </w:p>
    <w:p w14:paraId="277E1603" w14:textId="77777777" w:rsidR="0042350F" w:rsidRPr="0042350F" w:rsidRDefault="0042350F" w:rsidP="0042350F">
      <w:r w:rsidRPr="0042350F">
        <w:t xml:space="preserve">    </w:t>
      </w:r>
      <w:proofErr w:type="spellStart"/>
      <w:r w:rsidRPr="0042350F">
        <w:t>ADC_InitStructure.ADC_DataAlign</w:t>
      </w:r>
      <w:proofErr w:type="spellEnd"/>
      <w:r w:rsidRPr="0042350F">
        <w:t xml:space="preserve"> = </w:t>
      </w:r>
      <w:proofErr w:type="spellStart"/>
      <w:r w:rsidRPr="0042350F">
        <w:t>ADC_DataAlign_Right</w:t>
      </w:r>
      <w:proofErr w:type="spellEnd"/>
      <w:r w:rsidRPr="0042350F">
        <w:t>;</w:t>
      </w:r>
    </w:p>
    <w:p w14:paraId="2B1F4948" w14:textId="77777777" w:rsidR="0042350F" w:rsidRPr="0042350F" w:rsidRDefault="0042350F" w:rsidP="0042350F">
      <w:r w:rsidRPr="0042350F">
        <w:t xml:space="preserve">    </w:t>
      </w:r>
      <w:proofErr w:type="spellStart"/>
      <w:r w:rsidRPr="0042350F">
        <w:t>ADC_InitStructure.ADC_NbrOfChannel</w:t>
      </w:r>
      <w:proofErr w:type="spellEnd"/>
      <w:r w:rsidRPr="0042350F">
        <w:t xml:space="preserve"> = 1;</w:t>
      </w:r>
    </w:p>
    <w:p w14:paraId="6A4B20FA" w14:textId="77777777" w:rsidR="0042350F" w:rsidRPr="0042350F" w:rsidRDefault="0042350F" w:rsidP="0042350F">
      <w:r w:rsidRPr="0042350F">
        <w:t xml:space="preserve">    </w:t>
      </w:r>
      <w:proofErr w:type="spellStart"/>
      <w:r w:rsidRPr="0042350F">
        <w:t>ADC_</w:t>
      </w:r>
      <w:proofErr w:type="gramStart"/>
      <w:r w:rsidRPr="0042350F">
        <w:t>Init</w:t>
      </w:r>
      <w:proofErr w:type="spellEnd"/>
      <w:r w:rsidRPr="0042350F">
        <w:t>(</w:t>
      </w:r>
      <w:proofErr w:type="gramEnd"/>
      <w:r w:rsidRPr="0042350F">
        <w:t>ADC1, &amp;</w:t>
      </w:r>
      <w:proofErr w:type="spellStart"/>
      <w:r w:rsidRPr="0042350F">
        <w:t>ADC_InitStructure</w:t>
      </w:r>
      <w:proofErr w:type="spellEnd"/>
      <w:r w:rsidRPr="0042350F">
        <w:t>);</w:t>
      </w:r>
    </w:p>
    <w:p w14:paraId="5F3CFE25" w14:textId="77777777" w:rsidR="0042350F" w:rsidRPr="0042350F" w:rsidRDefault="0042350F" w:rsidP="0042350F">
      <w:r w:rsidRPr="0042350F">
        <w:t xml:space="preserve">    </w:t>
      </w:r>
    </w:p>
    <w:p w14:paraId="41EEBDCA" w14:textId="77777777" w:rsidR="0042350F" w:rsidRPr="0042350F" w:rsidRDefault="0042350F" w:rsidP="0042350F">
      <w:r w:rsidRPr="0042350F">
        <w:t xml:space="preserve">    // 配置ADC通道等其他参数...</w:t>
      </w:r>
    </w:p>
    <w:p w14:paraId="7EF3BAE2" w14:textId="77777777" w:rsidR="0042350F" w:rsidRPr="0042350F" w:rsidRDefault="0042350F" w:rsidP="0042350F">
      <w:r w:rsidRPr="0042350F">
        <w:t xml:space="preserve">    </w:t>
      </w:r>
      <w:proofErr w:type="spellStart"/>
      <w:r w:rsidRPr="0042350F">
        <w:t>ADC_</w:t>
      </w:r>
      <w:proofErr w:type="gramStart"/>
      <w:r w:rsidRPr="0042350F">
        <w:t>Cmd</w:t>
      </w:r>
      <w:proofErr w:type="spellEnd"/>
      <w:r w:rsidRPr="0042350F">
        <w:t>(</w:t>
      </w:r>
      <w:proofErr w:type="gramEnd"/>
      <w:r w:rsidRPr="0042350F">
        <w:t>ADC1, ENABLE);</w:t>
      </w:r>
    </w:p>
    <w:p w14:paraId="67555B66" w14:textId="77777777" w:rsidR="0042350F" w:rsidRPr="0042350F" w:rsidRDefault="0042350F" w:rsidP="0042350F">
      <w:r w:rsidRPr="0042350F">
        <w:t>}</w:t>
      </w:r>
    </w:p>
    <w:p w14:paraId="50A03617" w14:textId="77777777" w:rsidR="0042350F" w:rsidRPr="0042350F" w:rsidRDefault="0042350F" w:rsidP="003639E5">
      <w:pPr>
        <w:pStyle w:val="3"/>
      </w:pPr>
      <w:r w:rsidRPr="0042350F">
        <w:rPr>
          <w:rFonts w:ascii="Segoe UI Emoji" w:hAnsi="Segoe UI Emoji" w:cs="Segoe UI Emoji"/>
        </w:rPr>
        <w:t>⚠️</w:t>
      </w:r>
      <w:r w:rsidRPr="0042350F">
        <w:t xml:space="preserve"> 重要注意事项 </w:t>
      </w:r>
    </w:p>
    <w:p w14:paraId="2D47E89F" w14:textId="77777777" w:rsidR="0042350F" w:rsidRPr="0042350F" w:rsidRDefault="0042350F">
      <w:pPr>
        <w:numPr>
          <w:ilvl w:val="0"/>
          <w:numId w:val="378"/>
        </w:numPr>
      </w:pPr>
      <w:r w:rsidRPr="0042350F">
        <w:rPr>
          <w:rFonts w:ascii="Times New Roman" w:hAnsi="Times New Roman" w:cs="Times New Roman"/>
        </w:rPr>
        <w:t>​</w:t>
      </w:r>
      <w:r w:rsidRPr="0042350F">
        <w:rPr>
          <w:b/>
          <w:bCs/>
        </w:rPr>
        <w:t>定时器限制</w:t>
      </w:r>
      <w:r w:rsidRPr="0042350F">
        <w:rPr>
          <w:rFonts w:ascii="Times New Roman" w:hAnsi="Times New Roman" w:cs="Times New Roman"/>
        </w:rPr>
        <w:t>​</w:t>
      </w:r>
      <w:r w:rsidRPr="0042350F">
        <w:t>：不同系列的STM32和不同型号的定时器，支持的TRGO源可能有所不同。例如，基本定时器（TIM6、TIM7）通常只支持有限的触发源选项（如复位、使能、更新）。</w:t>
      </w:r>
    </w:p>
    <w:p w14:paraId="3AB3F48D" w14:textId="77777777" w:rsidR="0042350F" w:rsidRPr="0042350F" w:rsidRDefault="0042350F">
      <w:pPr>
        <w:numPr>
          <w:ilvl w:val="0"/>
          <w:numId w:val="378"/>
        </w:numPr>
      </w:pPr>
      <w:r w:rsidRPr="0042350F">
        <w:rPr>
          <w:rFonts w:ascii="Times New Roman" w:hAnsi="Times New Roman" w:cs="Times New Roman"/>
        </w:rPr>
        <w:t>​</w:t>
      </w:r>
      <w:r w:rsidRPr="0042350F">
        <w:rPr>
          <w:b/>
          <w:bCs/>
        </w:rPr>
        <w:t>与从模式配合</w:t>
      </w:r>
      <w:r w:rsidRPr="0042350F">
        <w:rPr>
          <w:rFonts w:ascii="Times New Roman" w:hAnsi="Times New Roman" w:cs="Times New Roman"/>
        </w:rPr>
        <w:t>​</w:t>
      </w:r>
      <w:r w:rsidRPr="0042350F">
        <w:t>：当使用</w:t>
      </w:r>
      <w:proofErr w:type="spellStart"/>
      <w:r w:rsidRPr="0042350F">
        <w:t>TIM_SelectOutputTrigger</w:t>
      </w:r>
      <w:proofErr w:type="spellEnd"/>
      <w:r w:rsidRPr="0042350F">
        <w:t>配置主定时器后，需要确保目标从设备（如另一个定时器或ADC）正确配置了相应的触发输入源。</w:t>
      </w:r>
    </w:p>
    <w:p w14:paraId="24B9A86E" w14:textId="77777777" w:rsidR="0042350F" w:rsidRPr="0042350F" w:rsidRDefault="0042350F">
      <w:pPr>
        <w:numPr>
          <w:ilvl w:val="0"/>
          <w:numId w:val="378"/>
        </w:numPr>
      </w:pPr>
      <w:r w:rsidRPr="0042350F">
        <w:rPr>
          <w:rFonts w:ascii="Times New Roman" w:hAnsi="Times New Roman" w:cs="Times New Roman"/>
        </w:rPr>
        <w:lastRenderedPageBreak/>
        <w:t>​</w:t>
      </w:r>
      <w:r w:rsidRPr="0042350F">
        <w:rPr>
          <w:b/>
          <w:bCs/>
        </w:rPr>
        <w:t>触发源特异性</w:t>
      </w:r>
      <w:r w:rsidRPr="0042350F">
        <w:rPr>
          <w:rFonts w:ascii="Times New Roman" w:hAnsi="Times New Roman" w:cs="Times New Roman"/>
        </w:rPr>
        <w:t>​</w:t>
      </w:r>
      <w:r w:rsidRPr="0042350F">
        <w:t>：某些触发源（如TIM_TRGOSource_OC1Ref）需要先正确配置定时器的输出比较模式（PWM模式）才能正常工作。</w:t>
      </w:r>
    </w:p>
    <w:p w14:paraId="017F4A53" w14:textId="77777777" w:rsidR="0042350F" w:rsidRPr="0042350F" w:rsidRDefault="0042350F">
      <w:pPr>
        <w:numPr>
          <w:ilvl w:val="0"/>
          <w:numId w:val="378"/>
        </w:numPr>
      </w:pPr>
      <w:r w:rsidRPr="0042350F">
        <w:rPr>
          <w:rFonts w:ascii="Times New Roman" w:hAnsi="Times New Roman" w:cs="Times New Roman"/>
        </w:rPr>
        <w:t>​</w:t>
      </w:r>
      <w:r w:rsidRPr="0042350F">
        <w:rPr>
          <w:b/>
          <w:bCs/>
        </w:rPr>
        <w:t>调试技巧</w:t>
      </w:r>
      <w:r w:rsidRPr="0042350F">
        <w:rPr>
          <w:rFonts w:ascii="Times New Roman" w:hAnsi="Times New Roman" w:cs="Times New Roman"/>
        </w:rPr>
        <w:t>​</w:t>
      </w:r>
      <w:r w:rsidRPr="0042350F">
        <w:t>：如果触发不成功，建议：</w:t>
      </w:r>
    </w:p>
    <w:p w14:paraId="0B52F4C6" w14:textId="77777777" w:rsidR="0042350F" w:rsidRPr="0042350F" w:rsidRDefault="0042350F">
      <w:pPr>
        <w:numPr>
          <w:ilvl w:val="1"/>
          <w:numId w:val="378"/>
        </w:numPr>
      </w:pPr>
      <w:r w:rsidRPr="0042350F">
        <w:t>检查定时器和相关外设的时钟是否使能</w:t>
      </w:r>
    </w:p>
    <w:p w14:paraId="08850043" w14:textId="77777777" w:rsidR="0042350F" w:rsidRPr="0042350F" w:rsidRDefault="0042350F">
      <w:pPr>
        <w:numPr>
          <w:ilvl w:val="1"/>
          <w:numId w:val="378"/>
        </w:numPr>
      </w:pPr>
      <w:r w:rsidRPr="0042350F">
        <w:t>验证触发源选择是否与定时器功能匹配</w:t>
      </w:r>
    </w:p>
    <w:p w14:paraId="7167CF62" w14:textId="77777777" w:rsidR="0042350F" w:rsidRPr="0042350F" w:rsidRDefault="0042350F">
      <w:pPr>
        <w:numPr>
          <w:ilvl w:val="1"/>
          <w:numId w:val="378"/>
        </w:numPr>
      </w:pPr>
      <w:r w:rsidRPr="0042350F">
        <w:t>使用示波器观察相关引脚或利用调试器检查标志位状态</w:t>
      </w:r>
    </w:p>
    <w:p w14:paraId="368BDE46" w14:textId="77777777" w:rsidR="0042350F" w:rsidRPr="0042350F" w:rsidRDefault="0042350F" w:rsidP="0042350F">
      <w:r w:rsidRPr="0042350F">
        <w:t>希望这份详细的讲解能帮助您更好地理解和使用</w:t>
      </w:r>
      <w:proofErr w:type="spellStart"/>
      <w:r w:rsidRPr="0042350F">
        <w:t>TIM_SelectOutputTrigger</w:t>
      </w:r>
      <w:proofErr w:type="spellEnd"/>
      <w:r w:rsidRPr="0042350F">
        <w:t>函数。如果您在实际应用中遇到具体问题，欢迎继续提问！</w:t>
      </w:r>
    </w:p>
    <w:p w14:paraId="0B3C5BA1" w14:textId="77777777" w:rsidR="00521564" w:rsidRPr="00521564" w:rsidRDefault="00521564" w:rsidP="00521564"/>
    <w:p w14:paraId="5CBE1531" w14:textId="5A2942B7" w:rsidR="00A251FC" w:rsidRDefault="00A251FC" w:rsidP="002C03D5">
      <w:pPr>
        <w:pStyle w:val="2"/>
      </w:pPr>
      <w:bookmarkStart w:id="6" w:name="_Hlk210404163"/>
      <w:bookmarkStart w:id="7" w:name="_Hlk210404193"/>
      <w:proofErr w:type="spellStart"/>
      <w:r w:rsidRPr="00A251FC">
        <w:t>TIM_SelectSlaveMode</w:t>
      </w:r>
      <w:proofErr w:type="spellEnd"/>
      <w:r>
        <w:rPr>
          <w:rFonts w:hint="eastAsia"/>
        </w:rPr>
        <w:t>()</w:t>
      </w:r>
      <w:bookmarkEnd w:id="6"/>
      <w:r w:rsidR="000B2DA3">
        <w:br/>
      </w:r>
      <w:r w:rsidR="000B2DA3" w:rsidRPr="0020230A">
        <w:t>配置STM32定时器的从模式</w:t>
      </w:r>
    </w:p>
    <w:bookmarkEnd w:id="7"/>
    <w:p w14:paraId="4D426C9A" w14:textId="77777777" w:rsidR="0020230A" w:rsidRPr="0020230A" w:rsidRDefault="0020230A" w:rsidP="0020230A">
      <w:proofErr w:type="spellStart"/>
      <w:r w:rsidRPr="0020230A">
        <w:t>TIM_SelectSlaveMode</w:t>
      </w:r>
      <w:proofErr w:type="spellEnd"/>
      <w:r w:rsidRPr="0020230A">
        <w:t>()函数用于配置STM32定时器的从模式（Slave Mode），这是实现定时器之间自动协同工作和高级信号测量的关键功能。以下是详细讲解。</w:t>
      </w:r>
    </w:p>
    <w:p w14:paraId="084D1F73" w14:textId="77777777" w:rsidR="0020230A" w:rsidRPr="0020230A" w:rsidRDefault="0020230A" w:rsidP="0020230A">
      <w:r w:rsidRPr="0020230A">
        <w:rPr>
          <w:rFonts w:ascii="Segoe UI Emoji" w:hAnsi="Segoe UI Emoji" w:cs="Segoe UI Emoji"/>
        </w:rPr>
        <w:t>🔍</w:t>
      </w:r>
      <w:r w:rsidRPr="0020230A">
        <w:t xml:space="preserve"> 函数概述 </w:t>
      </w:r>
    </w:p>
    <w:p w14:paraId="11BC278B" w14:textId="77777777" w:rsidR="0020230A" w:rsidRPr="0020230A" w:rsidRDefault="0020230A" w:rsidP="0020230A">
      <w:pPr>
        <w:pStyle w:val="3"/>
      </w:pPr>
      <w:r w:rsidRPr="0020230A">
        <w:rPr>
          <w:rFonts w:ascii="Times New Roman" w:hAnsi="Times New Roman" w:cs="Times New Roman"/>
        </w:rPr>
        <w:t>​</w:t>
      </w:r>
      <w:r w:rsidRPr="0020230A">
        <w:t>函数原型</w:t>
      </w:r>
      <w:r w:rsidRPr="0020230A">
        <w:rPr>
          <w:rFonts w:ascii="Times New Roman" w:hAnsi="Times New Roman" w:cs="Times New Roman"/>
        </w:rPr>
        <w:t>​</w:t>
      </w:r>
      <w:r w:rsidRPr="0020230A">
        <w:t>：</w:t>
      </w:r>
    </w:p>
    <w:p w14:paraId="7A45ABC7" w14:textId="77777777" w:rsidR="0020230A" w:rsidRPr="0020230A" w:rsidRDefault="0020230A" w:rsidP="0020230A">
      <w:r w:rsidRPr="0020230A">
        <w:t xml:space="preserve">void </w:t>
      </w:r>
      <w:proofErr w:type="spellStart"/>
      <w:r w:rsidRPr="0020230A">
        <w:t>TIM_</w:t>
      </w:r>
      <w:proofErr w:type="gramStart"/>
      <w:r w:rsidRPr="0020230A">
        <w:t>SelectSlaveMode</w:t>
      </w:r>
      <w:proofErr w:type="spellEnd"/>
      <w:r w:rsidRPr="0020230A">
        <w:t>(</w:t>
      </w:r>
      <w:proofErr w:type="spellStart"/>
      <w:proofErr w:type="gramEnd"/>
      <w:r w:rsidRPr="0020230A">
        <w:t>TIM_TypeDef</w:t>
      </w:r>
      <w:proofErr w:type="spellEnd"/>
      <w:r w:rsidRPr="0020230A">
        <w:t xml:space="preserve">* </w:t>
      </w:r>
      <w:proofErr w:type="spellStart"/>
      <w:r w:rsidRPr="0020230A">
        <w:t>TIMx</w:t>
      </w:r>
      <w:proofErr w:type="spellEnd"/>
      <w:r w:rsidRPr="0020230A">
        <w:t xml:space="preserve">, uint16_t </w:t>
      </w:r>
      <w:proofErr w:type="spellStart"/>
      <w:r w:rsidRPr="0020230A">
        <w:t>TIM_SlaveMode</w:t>
      </w:r>
      <w:proofErr w:type="spellEnd"/>
      <w:r w:rsidRPr="0020230A">
        <w:t>);</w:t>
      </w:r>
    </w:p>
    <w:p w14:paraId="5DDBD88B" w14:textId="77777777" w:rsidR="0020230A" w:rsidRPr="0020230A" w:rsidRDefault="0020230A">
      <w:pPr>
        <w:numPr>
          <w:ilvl w:val="0"/>
          <w:numId w:val="379"/>
        </w:numPr>
      </w:pPr>
      <w:r w:rsidRPr="0020230A">
        <w:rPr>
          <w:rFonts w:ascii="Times New Roman" w:hAnsi="Times New Roman" w:cs="Times New Roman"/>
        </w:rPr>
        <w:t>​</w:t>
      </w:r>
      <w:proofErr w:type="spellStart"/>
      <w:r w:rsidRPr="0020230A">
        <w:rPr>
          <w:b/>
          <w:bCs/>
        </w:rPr>
        <w:t>TIMx</w:t>
      </w:r>
      <w:proofErr w:type="spellEnd"/>
      <w:r w:rsidRPr="0020230A">
        <w:rPr>
          <w:rFonts w:ascii="Times New Roman" w:hAnsi="Times New Roman" w:cs="Times New Roman"/>
        </w:rPr>
        <w:t>​</w:t>
      </w:r>
      <w:r w:rsidRPr="0020230A">
        <w:t>：目标定时器指针（如TIM2、TIM3等），指定要配置为从模式的定时器。</w:t>
      </w:r>
    </w:p>
    <w:p w14:paraId="560F3206" w14:textId="77777777" w:rsidR="0020230A" w:rsidRPr="0020230A" w:rsidRDefault="0020230A">
      <w:pPr>
        <w:numPr>
          <w:ilvl w:val="0"/>
          <w:numId w:val="379"/>
        </w:numPr>
      </w:pPr>
      <w:r w:rsidRPr="0020230A">
        <w:rPr>
          <w:rFonts w:ascii="Times New Roman" w:hAnsi="Times New Roman" w:cs="Times New Roman"/>
        </w:rPr>
        <w:t>​</w:t>
      </w:r>
      <w:proofErr w:type="spellStart"/>
      <w:r w:rsidRPr="0020230A">
        <w:rPr>
          <w:b/>
          <w:bCs/>
        </w:rPr>
        <w:t>TIM_SlaveMode</w:t>
      </w:r>
      <w:proofErr w:type="spellEnd"/>
      <w:r w:rsidRPr="0020230A">
        <w:rPr>
          <w:rFonts w:ascii="Times New Roman" w:hAnsi="Times New Roman" w:cs="Times New Roman"/>
        </w:rPr>
        <w:t>​</w:t>
      </w:r>
      <w:r w:rsidRPr="0020230A">
        <w:t>：从模式</w:t>
      </w:r>
      <w:r w:rsidRPr="0020230A">
        <w:rPr>
          <w:color w:val="EE0000"/>
        </w:rPr>
        <w:t>选择参数</w:t>
      </w:r>
      <w:r w:rsidRPr="0020230A">
        <w:t>，决定定时器</w:t>
      </w:r>
      <w:r w:rsidRPr="0020230A">
        <w:rPr>
          <w:b/>
          <w:bCs/>
          <w:color w:val="EE0000"/>
        </w:rPr>
        <w:t>如何响应</w:t>
      </w:r>
      <w:r w:rsidRPr="0020230A">
        <w:t>触发信号。</w:t>
      </w:r>
    </w:p>
    <w:p w14:paraId="1FFEEEBE" w14:textId="77777777" w:rsidR="0020230A" w:rsidRPr="0020230A" w:rsidRDefault="0020230A" w:rsidP="0020230A">
      <w:r w:rsidRPr="0020230A">
        <w:t xml:space="preserve">该函数需与 </w:t>
      </w:r>
      <w:proofErr w:type="spellStart"/>
      <w:r w:rsidRPr="0020230A">
        <w:t>TIM_SelectInputTrigger</w:t>
      </w:r>
      <w:proofErr w:type="spellEnd"/>
      <w:r w:rsidRPr="0020230A">
        <w:t>()配合使用：</w:t>
      </w:r>
      <w:r w:rsidRPr="0020230A">
        <w:rPr>
          <w:rFonts w:ascii="Times New Roman" w:hAnsi="Times New Roman" w:cs="Times New Roman"/>
        </w:rPr>
        <w:t>​</w:t>
      </w:r>
      <w:proofErr w:type="spellStart"/>
      <w:r w:rsidRPr="0020230A">
        <w:rPr>
          <w:b/>
          <w:bCs/>
        </w:rPr>
        <w:t>TIM_SelectInputTrigger</w:t>
      </w:r>
      <w:proofErr w:type="spellEnd"/>
      <w:r w:rsidRPr="0020230A">
        <w:rPr>
          <w:b/>
          <w:bCs/>
        </w:rPr>
        <w:t xml:space="preserve">选择触发信号的"来源"，而 </w:t>
      </w:r>
      <w:proofErr w:type="spellStart"/>
      <w:r w:rsidRPr="0020230A">
        <w:rPr>
          <w:b/>
          <w:bCs/>
        </w:rPr>
        <w:t>TIM_SelectSlaveMode</w:t>
      </w:r>
      <w:proofErr w:type="spellEnd"/>
      <w:r w:rsidRPr="0020230A">
        <w:rPr>
          <w:b/>
          <w:bCs/>
        </w:rPr>
        <w:t>则定义定时器如何"响应"这个触发信号</w:t>
      </w:r>
      <w:r w:rsidRPr="0020230A">
        <w:t>。</w:t>
      </w:r>
    </w:p>
    <w:p w14:paraId="1219AB58" w14:textId="77777777" w:rsidR="0020230A" w:rsidRPr="0020230A" w:rsidRDefault="0020230A" w:rsidP="0020230A">
      <w:pPr>
        <w:pStyle w:val="3"/>
      </w:pPr>
      <w:r w:rsidRPr="0020230A">
        <w:rPr>
          <w:rFonts w:ascii="Segoe UI Emoji" w:hAnsi="Segoe UI Emoji" w:cs="Segoe UI Emoji"/>
        </w:rPr>
        <w:t>⚙️</w:t>
      </w:r>
      <w:r w:rsidRPr="0020230A">
        <w:t xml:space="preserve"> 从模式工作方式详解 </w:t>
      </w:r>
    </w:p>
    <w:p w14:paraId="7DCF0AE8" w14:textId="77777777" w:rsidR="0020230A" w:rsidRPr="0020230A" w:rsidRDefault="0020230A" w:rsidP="0020230A">
      <w:r w:rsidRPr="0020230A">
        <w:t>STM32定时器提供了多种从模式，每种模式对应不同的触发响应行为，适用于特定应用场景。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616"/>
        <w:gridCol w:w="3242"/>
        <w:gridCol w:w="2432"/>
      </w:tblGrid>
      <w:tr w:rsidR="0020230A" w:rsidRPr="0020230A" w14:paraId="32D6A65B"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AE2727A" w14:textId="77777777" w:rsidR="0020230A" w:rsidRPr="0020230A" w:rsidRDefault="0020230A" w:rsidP="0020230A">
            <w:pPr>
              <w:rPr>
                <w:b/>
                <w:bCs/>
              </w:rPr>
            </w:pPr>
            <w:r w:rsidRPr="0020230A">
              <w:rPr>
                <w:b/>
                <w:bCs/>
              </w:rPr>
              <w:t>从模式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C4E601A" w14:textId="77777777" w:rsidR="0020230A" w:rsidRPr="0020230A" w:rsidRDefault="0020230A" w:rsidP="0020230A">
            <w:pPr>
              <w:rPr>
                <w:b/>
                <w:bCs/>
              </w:rPr>
            </w:pPr>
            <w:r w:rsidRPr="0020230A">
              <w:rPr>
                <w:b/>
                <w:bCs/>
              </w:rPr>
              <w:t>触发响应行为</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5C99E9C" w14:textId="77777777" w:rsidR="0020230A" w:rsidRPr="0020230A" w:rsidRDefault="0020230A" w:rsidP="0020230A">
            <w:pPr>
              <w:rPr>
                <w:b/>
                <w:bCs/>
              </w:rPr>
            </w:pPr>
            <w:r w:rsidRPr="0020230A">
              <w:rPr>
                <w:b/>
                <w:bCs/>
              </w:rPr>
              <w:t>典型应用</w:t>
            </w:r>
          </w:p>
        </w:tc>
      </w:tr>
      <w:tr w:rsidR="0020230A" w:rsidRPr="0020230A" w14:paraId="1B068D4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FB8C92C" w14:textId="77777777" w:rsidR="0020230A" w:rsidRPr="0020230A" w:rsidRDefault="0020230A" w:rsidP="0020230A">
            <w:r w:rsidRPr="0020230A">
              <w:rPr>
                <w:rFonts w:ascii="Times New Roman" w:hAnsi="Times New Roman" w:cs="Times New Roman"/>
              </w:rPr>
              <w:t>​</w:t>
            </w:r>
            <w:proofErr w:type="spellStart"/>
            <w:r w:rsidRPr="0020230A">
              <w:rPr>
                <w:b/>
                <w:bCs/>
              </w:rPr>
              <w:t>TIM_SlaveMode_Reset</w:t>
            </w:r>
            <w:proofErr w:type="spellEnd"/>
            <w:r w:rsidRPr="0020230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F0A8E34" w14:textId="77777777" w:rsidR="0020230A" w:rsidRPr="0020230A" w:rsidRDefault="0020230A" w:rsidP="0020230A">
            <w:r w:rsidRPr="0020230A">
              <w:t>触发信号上升沿</w:t>
            </w:r>
            <w:r w:rsidRPr="0020230A">
              <w:rPr>
                <w:b/>
                <w:bCs/>
                <w:color w:val="EE0000"/>
              </w:rPr>
              <w:t>复位计数器CNT</w:t>
            </w:r>
            <w:r w:rsidRPr="0020230A">
              <w:t>并产生</w:t>
            </w:r>
            <w:r w:rsidRPr="0020230A">
              <w:rPr>
                <w:color w:val="EE0000"/>
              </w:rPr>
              <w:t>更新事件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2FE260C" w14:textId="77777777" w:rsidR="0020230A" w:rsidRPr="0020230A" w:rsidRDefault="0020230A" w:rsidP="0020230A">
            <w:r w:rsidRPr="0020230A">
              <w:rPr>
                <w:rFonts w:ascii="Times New Roman" w:hAnsi="Times New Roman" w:cs="Times New Roman"/>
              </w:rPr>
              <w:t>​</w:t>
            </w:r>
            <w:r w:rsidRPr="0020230A">
              <w:rPr>
                <w:b/>
                <w:bCs/>
              </w:rPr>
              <w:t>精确频率</w:t>
            </w:r>
            <w:proofErr w:type="gramStart"/>
            <w:r w:rsidRPr="0020230A">
              <w:rPr>
                <w:b/>
                <w:bCs/>
              </w:rPr>
              <w:t>测量</w:t>
            </w:r>
            <w:r w:rsidRPr="0020230A">
              <w:rPr>
                <w:rFonts w:ascii="Times New Roman" w:hAnsi="Times New Roman" w:cs="Times New Roman"/>
              </w:rPr>
              <w:t>​</w:t>
            </w:r>
            <w:r w:rsidRPr="0020230A">
              <w:t>（</w:t>
            </w:r>
            <w:proofErr w:type="gramEnd"/>
            <w:r w:rsidRPr="0020230A">
              <w:t>测周法）、脉冲计数</w:t>
            </w:r>
          </w:p>
        </w:tc>
      </w:tr>
      <w:tr w:rsidR="0020230A" w:rsidRPr="0020230A" w14:paraId="644C265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5678F06" w14:textId="77777777" w:rsidR="0020230A" w:rsidRPr="0020230A" w:rsidRDefault="0020230A" w:rsidP="0020230A">
            <w:r w:rsidRPr="0020230A">
              <w:rPr>
                <w:rFonts w:ascii="Times New Roman" w:hAnsi="Times New Roman" w:cs="Times New Roman"/>
              </w:rPr>
              <w:lastRenderedPageBreak/>
              <w:t>​</w:t>
            </w:r>
            <w:proofErr w:type="spellStart"/>
            <w:r w:rsidRPr="0020230A">
              <w:rPr>
                <w:b/>
                <w:bCs/>
              </w:rPr>
              <w:t>TIM_SlaveMode_Gated</w:t>
            </w:r>
            <w:proofErr w:type="spellEnd"/>
            <w:r w:rsidRPr="0020230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0E6C108" w14:textId="77777777" w:rsidR="0020230A" w:rsidRPr="0020230A" w:rsidRDefault="0020230A" w:rsidP="0020230A">
            <w:r w:rsidRPr="0020230A">
              <w:t>触发信号为高电平期间</w:t>
            </w:r>
            <w:r w:rsidRPr="0020230A">
              <w:rPr>
                <w:b/>
                <w:bCs/>
              </w:rPr>
              <w:t>使能计数器计数</w:t>
            </w:r>
            <w:r w:rsidRPr="0020230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F88204E" w14:textId="77777777" w:rsidR="0020230A" w:rsidRPr="0020230A" w:rsidRDefault="0020230A" w:rsidP="0020230A">
            <w:r w:rsidRPr="0020230A">
              <w:t>脉冲宽度测量</w:t>
            </w:r>
          </w:p>
        </w:tc>
      </w:tr>
      <w:tr w:rsidR="0020230A" w:rsidRPr="0020230A" w14:paraId="698FF09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868389D" w14:textId="77777777" w:rsidR="0020230A" w:rsidRPr="0020230A" w:rsidRDefault="0020230A" w:rsidP="0020230A">
            <w:r w:rsidRPr="0020230A">
              <w:rPr>
                <w:rFonts w:ascii="Times New Roman" w:hAnsi="Times New Roman" w:cs="Times New Roman"/>
              </w:rPr>
              <w:t>​</w:t>
            </w:r>
            <w:proofErr w:type="spellStart"/>
            <w:r w:rsidRPr="0020230A">
              <w:rPr>
                <w:b/>
                <w:bCs/>
              </w:rPr>
              <w:t>TIM_SlaveMode_Trigger</w:t>
            </w:r>
            <w:proofErr w:type="spellEnd"/>
            <w:r w:rsidRPr="0020230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150CAC9" w14:textId="77777777" w:rsidR="0020230A" w:rsidRPr="0020230A" w:rsidRDefault="0020230A" w:rsidP="0020230A">
            <w:r w:rsidRPr="0020230A">
              <w:t>触发信号上升沿</w:t>
            </w:r>
            <w:r w:rsidRPr="0020230A">
              <w:rPr>
                <w:b/>
                <w:bCs/>
              </w:rPr>
              <w:t>启动计数器</w:t>
            </w:r>
            <w:r w:rsidRPr="0020230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803C24" w14:textId="77777777" w:rsidR="0020230A" w:rsidRPr="0020230A" w:rsidRDefault="0020230A" w:rsidP="0020230A">
            <w:r w:rsidRPr="0020230A">
              <w:t>外部事件启动定时器、定时器同步</w:t>
            </w:r>
          </w:p>
        </w:tc>
      </w:tr>
      <w:tr w:rsidR="0020230A" w:rsidRPr="0020230A" w14:paraId="07AA7B0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20EB86F" w14:textId="77777777" w:rsidR="0020230A" w:rsidRPr="0020230A" w:rsidRDefault="0020230A" w:rsidP="0020230A">
            <w:r w:rsidRPr="0020230A">
              <w:rPr>
                <w:rFonts w:ascii="Times New Roman" w:hAnsi="Times New Roman" w:cs="Times New Roman"/>
              </w:rPr>
              <w:t>​</w:t>
            </w:r>
            <w:r w:rsidRPr="0020230A">
              <w:rPr>
                <w:b/>
                <w:bCs/>
              </w:rPr>
              <w:t>TIM_SlaveMode_External1</w:t>
            </w:r>
            <w:r w:rsidRPr="0020230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9C66EC4" w14:textId="77777777" w:rsidR="0020230A" w:rsidRPr="0020230A" w:rsidRDefault="0020230A" w:rsidP="0020230A">
            <w:r w:rsidRPr="0020230A">
              <w:t>触发信号直接作为</w:t>
            </w:r>
            <w:r w:rsidRPr="0020230A">
              <w:rPr>
                <w:b/>
                <w:bCs/>
              </w:rPr>
              <w:t>计数器的时钟</w:t>
            </w:r>
            <w:r w:rsidRPr="0020230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C941304" w14:textId="77777777" w:rsidR="0020230A" w:rsidRPr="0020230A" w:rsidRDefault="0020230A" w:rsidP="0020230A">
            <w:r w:rsidRPr="0020230A">
              <w:t>外部时钟同步、扩展定时范围</w:t>
            </w:r>
          </w:p>
        </w:tc>
      </w:tr>
    </w:tbl>
    <w:p w14:paraId="323EE867" w14:textId="77777777" w:rsidR="0020230A" w:rsidRPr="0020230A" w:rsidRDefault="0020230A" w:rsidP="00A9627D">
      <w:pPr>
        <w:pStyle w:val="3"/>
      </w:pPr>
      <w:r w:rsidRPr="0020230A">
        <w:rPr>
          <w:rFonts w:ascii="Segoe UI Emoji" w:hAnsi="Segoe UI Emoji" w:cs="Segoe UI Emoji"/>
        </w:rPr>
        <w:t>🔄</w:t>
      </w:r>
      <w:r w:rsidRPr="0020230A">
        <w:t xml:space="preserve"> 典型应用场景与配置流程 </w:t>
      </w:r>
    </w:p>
    <w:p w14:paraId="326692FB" w14:textId="77777777" w:rsidR="0020230A" w:rsidRPr="0020230A" w:rsidRDefault="0020230A" w:rsidP="00A9627D">
      <w:pPr>
        <w:pStyle w:val="4"/>
      </w:pPr>
      <w:r w:rsidRPr="0020230A">
        <w:t xml:space="preserve">场景1：频率测量（复位模式） </w:t>
      </w:r>
    </w:p>
    <w:p w14:paraId="24217FAD" w14:textId="77777777" w:rsidR="0020230A" w:rsidRPr="0020230A" w:rsidRDefault="0020230A" w:rsidP="0020230A">
      <w:r w:rsidRPr="0020230A">
        <w:t>这是最常用的场景，利用硬件</w:t>
      </w:r>
      <w:r w:rsidRPr="0020230A">
        <w:rPr>
          <w:b/>
          <w:bCs/>
          <w:color w:val="EE0000"/>
        </w:rPr>
        <w:t>自动复位</w:t>
      </w:r>
      <w:r w:rsidRPr="0020230A">
        <w:t>计数器来测量信号周期，无需软件计算差值，避免溢出问题。</w:t>
      </w:r>
    </w:p>
    <w:p w14:paraId="342BD72E" w14:textId="77777777" w:rsidR="0020230A" w:rsidRPr="0020230A" w:rsidRDefault="0020230A" w:rsidP="0020230A">
      <w:r w:rsidRPr="0020230A">
        <w:rPr>
          <w:rFonts w:ascii="Times New Roman" w:hAnsi="Times New Roman" w:cs="Times New Roman"/>
        </w:rPr>
        <w:t>​</w:t>
      </w:r>
      <w:r w:rsidRPr="0020230A">
        <w:rPr>
          <w:b/>
          <w:bCs/>
        </w:rPr>
        <w:t>配置步骤</w:t>
      </w:r>
      <w:r w:rsidRPr="0020230A">
        <w:rPr>
          <w:rFonts w:ascii="Times New Roman" w:hAnsi="Times New Roman" w:cs="Times New Roman"/>
        </w:rPr>
        <w:t>​</w:t>
      </w:r>
      <w:r w:rsidRPr="0020230A">
        <w:t>：</w:t>
      </w:r>
    </w:p>
    <w:p w14:paraId="10EAD68E" w14:textId="77777777" w:rsidR="0020230A" w:rsidRPr="0020230A" w:rsidRDefault="0020230A">
      <w:pPr>
        <w:numPr>
          <w:ilvl w:val="0"/>
          <w:numId w:val="380"/>
        </w:numPr>
      </w:pPr>
      <w:r w:rsidRPr="0020230A">
        <w:t>配置定时器时基单元（设置PSC和ARR）</w:t>
      </w:r>
    </w:p>
    <w:p w14:paraId="1C35CD12" w14:textId="77777777" w:rsidR="0020230A" w:rsidRPr="0020230A" w:rsidRDefault="0020230A">
      <w:pPr>
        <w:numPr>
          <w:ilvl w:val="0"/>
          <w:numId w:val="380"/>
        </w:numPr>
      </w:pPr>
      <w:r w:rsidRPr="0020230A">
        <w:t>配置输入捕获通道（极性、滤波器等）</w:t>
      </w:r>
    </w:p>
    <w:p w14:paraId="5708E9F4" w14:textId="77777777" w:rsidR="0020230A" w:rsidRPr="0020230A" w:rsidRDefault="0020230A">
      <w:pPr>
        <w:numPr>
          <w:ilvl w:val="0"/>
          <w:numId w:val="380"/>
        </w:numPr>
      </w:pPr>
      <w:r w:rsidRPr="0020230A">
        <w:t>选择触发源：</w:t>
      </w:r>
      <w:proofErr w:type="spellStart"/>
      <w:r w:rsidRPr="0020230A">
        <w:t>TIM_SelectInputTrigger</w:t>
      </w:r>
      <w:proofErr w:type="spellEnd"/>
      <w:r w:rsidRPr="0020230A">
        <w:t>(</w:t>
      </w:r>
      <w:proofErr w:type="spellStart"/>
      <w:r w:rsidRPr="0020230A">
        <w:t>TIMx</w:t>
      </w:r>
      <w:proofErr w:type="spellEnd"/>
      <w:r w:rsidRPr="0020230A">
        <w:t>, TIM_TS_TI1FP1)</w:t>
      </w:r>
    </w:p>
    <w:p w14:paraId="0C041B3F" w14:textId="77777777" w:rsidR="0020230A" w:rsidRPr="0020230A" w:rsidRDefault="0020230A">
      <w:pPr>
        <w:numPr>
          <w:ilvl w:val="0"/>
          <w:numId w:val="380"/>
        </w:numPr>
      </w:pPr>
      <w:r w:rsidRPr="0020230A">
        <w:rPr>
          <w:rFonts w:ascii="Times New Roman" w:hAnsi="Times New Roman" w:cs="Times New Roman"/>
        </w:rPr>
        <w:t>​</w:t>
      </w:r>
      <w:r w:rsidRPr="0020230A">
        <w:rPr>
          <w:b/>
          <w:bCs/>
        </w:rPr>
        <w:t>设置从</w:t>
      </w:r>
      <w:proofErr w:type="gramStart"/>
      <w:r w:rsidRPr="0020230A">
        <w:rPr>
          <w:b/>
          <w:bCs/>
        </w:rPr>
        <w:t>模式</w:t>
      </w:r>
      <w:r w:rsidRPr="0020230A">
        <w:rPr>
          <w:rFonts w:ascii="Times New Roman" w:hAnsi="Times New Roman" w:cs="Times New Roman"/>
        </w:rPr>
        <w:t>​</w:t>
      </w:r>
      <w:r w:rsidRPr="0020230A">
        <w:t>：</w:t>
      </w:r>
      <w:proofErr w:type="spellStart"/>
      <w:proofErr w:type="gramEnd"/>
      <w:r w:rsidRPr="0020230A">
        <w:t>TIM_SelectSlaveMode</w:t>
      </w:r>
      <w:proofErr w:type="spellEnd"/>
      <w:r w:rsidRPr="0020230A">
        <w:t>(</w:t>
      </w:r>
      <w:proofErr w:type="spellStart"/>
      <w:r w:rsidRPr="0020230A">
        <w:t>TIMx</w:t>
      </w:r>
      <w:proofErr w:type="spellEnd"/>
      <w:r w:rsidRPr="0020230A">
        <w:t xml:space="preserve">, </w:t>
      </w:r>
      <w:proofErr w:type="spellStart"/>
      <w:r w:rsidRPr="0020230A">
        <w:t>TIM_SlaveMode_Reset</w:t>
      </w:r>
      <w:proofErr w:type="spellEnd"/>
      <w:r w:rsidRPr="0020230A">
        <w:t>)</w:t>
      </w:r>
    </w:p>
    <w:p w14:paraId="1495FF0E" w14:textId="77777777" w:rsidR="0020230A" w:rsidRPr="0020230A" w:rsidRDefault="0020230A">
      <w:pPr>
        <w:numPr>
          <w:ilvl w:val="0"/>
          <w:numId w:val="380"/>
        </w:numPr>
      </w:pPr>
      <w:r w:rsidRPr="0020230A">
        <w:t>使能定时器</w:t>
      </w:r>
    </w:p>
    <w:p w14:paraId="59667448" w14:textId="77777777" w:rsidR="0020230A" w:rsidRPr="0020230A" w:rsidRDefault="0020230A" w:rsidP="0020230A">
      <w:r w:rsidRPr="0020230A">
        <w:rPr>
          <w:rFonts w:ascii="Times New Roman" w:hAnsi="Times New Roman" w:cs="Times New Roman"/>
        </w:rPr>
        <w:t>​</w:t>
      </w:r>
      <w:r w:rsidRPr="0020230A">
        <w:rPr>
          <w:b/>
          <w:bCs/>
        </w:rPr>
        <w:t>工作原理</w:t>
      </w:r>
      <w:r w:rsidRPr="0020230A">
        <w:rPr>
          <w:rFonts w:ascii="Times New Roman" w:hAnsi="Times New Roman" w:cs="Times New Roman"/>
        </w:rPr>
        <w:t>​</w:t>
      </w:r>
      <w:r w:rsidRPr="0020230A">
        <w:t>：当输入信号出现指定边沿时，计数器自动归零并重新开始计数。直接读取捕获寄存器值即为信号周期的计数值。</w:t>
      </w:r>
    </w:p>
    <w:p w14:paraId="4A87D0D6" w14:textId="77777777" w:rsidR="0020230A" w:rsidRPr="0020230A" w:rsidRDefault="0020230A" w:rsidP="0020230A">
      <w:r w:rsidRPr="0020230A">
        <w:t>// 示例：测量PA6引脚输入信号的频率</w:t>
      </w:r>
    </w:p>
    <w:p w14:paraId="5763840C" w14:textId="77777777" w:rsidR="0020230A" w:rsidRPr="0020230A" w:rsidRDefault="0020230A" w:rsidP="0020230A">
      <w:r w:rsidRPr="0020230A">
        <w:t xml:space="preserve">void </w:t>
      </w:r>
      <w:proofErr w:type="spellStart"/>
      <w:r w:rsidRPr="0020230A">
        <w:t>IC_Init</w:t>
      </w:r>
      <w:proofErr w:type="spellEnd"/>
      <w:r w:rsidRPr="0020230A">
        <w:t>(</w:t>
      </w:r>
      <w:proofErr w:type="gramStart"/>
      <w:r w:rsidRPr="0020230A">
        <w:t>void) {</w:t>
      </w:r>
      <w:proofErr w:type="gramEnd"/>
    </w:p>
    <w:p w14:paraId="1FCDA630" w14:textId="77777777" w:rsidR="0020230A" w:rsidRPr="0020230A" w:rsidRDefault="0020230A" w:rsidP="0020230A">
      <w:r w:rsidRPr="0020230A">
        <w:t xml:space="preserve">    // ... 时基单元和输入捕获配置 ...</w:t>
      </w:r>
    </w:p>
    <w:p w14:paraId="2F6D5382" w14:textId="77777777" w:rsidR="0020230A" w:rsidRPr="0020230A" w:rsidRDefault="0020230A" w:rsidP="0020230A">
      <w:r w:rsidRPr="0020230A">
        <w:t xml:space="preserve">    </w:t>
      </w:r>
    </w:p>
    <w:p w14:paraId="1029746D" w14:textId="77777777" w:rsidR="0020230A" w:rsidRPr="0020230A" w:rsidRDefault="0020230A" w:rsidP="0020230A">
      <w:r w:rsidRPr="0020230A">
        <w:t xml:space="preserve">    // 关键配置</w:t>
      </w:r>
    </w:p>
    <w:p w14:paraId="2164370B" w14:textId="77777777" w:rsidR="0020230A" w:rsidRPr="0020230A" w:rsidRDefault="0020230A" w:rsidP="0020230A">
      <w:r w:rsidRPr="0020230A">
        <w:t xml:space="preserve">    </w:t>
      </w:r>
      <w:proofErr w:type="spellStart"/>
      <w:r w:rsidRPr="0020230A">
        <w:t>TIM_SelectInputTrigger</w:t>
      </w:r>
      <w:proofErr w:type="spellEnd"/>
      <w:r w:rsidRPr="0020230A">
        <w:t>(TIM3, TIM_TS_TI1FP1);    // 选择TI1FP1作为触发源</w:t>
      </w:r>
    </w:p>
    <w:p w14:paraId="1CA05260" w14:textId="77777777" w:rsidR="0020230A" w:rsidRPr="0020230A" w:rsidRDefault="0020230A" w:rsidP="0020230A">
      <w:r w:rsidRPr="0020230A">
        <w:t xml:space="preserve">    </w:t>
      </w:r>
      <w:proofErr w:type="spellStart"/>
      <w:r w:rsidRPr="0020230A">
        <w:t>TIM_SelectSlaveMode</w:t>
      </w:r>
      <w:proofErr w:type="spellEnd"/>
      <w:r w:rsidRPr="0020230A">
        <w:t xml:space="preserve">(TIM3, </w:t>
      </w:r>
      <w:proofErr w:type="spellStart"/>
      <w:r w:rsidRPr="0020230A">
        <w:t>TIM_SlaveMode_Reset</w:t>
      </w:r>
      <w:proofErr w:type="spellEnd"/>
      <w:r w:rsidRPr="0020230A">
        <w:t>); // 设置为复位模式</w:t>
      </w:r>
    </w:p>
    <w:p w14:paraId="4D84FB40" w14:textId="77777777" w:rsidR="0020230A" w:rsidRPr="0020230A" w:rsidRDefault="0020230A" w:rsidP="0020230A">
      <w:r w:rsidRPr="0020230A">
        <w:t xml:space="preserve">    TIM_</w:t>
      </w:r>
      <w:proofErr w:type="gramStart"/>
      <w:r w:rsidRPr="0020230A">
        <w:t>Cmd(</w:t>
      </w:r>
      <w:proofErr w:type="gramEnd"/>
      <w:r w:rsidRPr="0020230A">
        <w:t>TIM3, ENABLE);</w:t>
      </w:r>
    </w:p>
    <w:p w14:paraId="01A79FF1" w14:textId="77777777" w:rsidR="0020230A" w:rsidRPr="0020230A" w:rsidRDefault="0020230A" w:rsidP="0020230A">
      <w:r w:rsidRPr="0020230A">
        <w:lastRenderedPageBreak/>
        <w:t>}</w:t>
      </w:r>
    </w:p>
    <w:p w14:paraId="16AFA44A" w14:textId="77777777" w:rsidR="0020230A" w:rsidRPr="0020230A" w:rsidRDefault="0020230A" w:rsidP="0020230A"/>
    <w:p w14:paraId="6B3E6626" w14:textId="77777777" w:rsidR="0020230A" w:rsidRPr="0020230A" w:rsidRDefault="0020230A" w:rsidP="0020230A">
      <w:r w:rsidRPr="0020230A">
        <w:t>// 读取频率：Freq = 定时器时钟频率 / 捕获值</w:t>
      </w:r>
    </w:p>
    <w:p w14:paraId="53E1BF25" w14:textId="77777777" w:rsidR="0020230A" w:rsidRPr="0020230A" w:rsidRDefault="0020230A" w:rsidP="0020230A">
      <w:r w:rsidRPr="0020230A">
        <w:t xml:space="preserve">uint32_t </w:t>
      </w:r>
      <w:proofErr w:type="spellStart"/>
      <w:r w:rsidRPr="0020230A">
        <w:t>Get_Freq</w:t>
      </w:r>
      <w:proofErr w:type="spellEnd"/>
      <w:r w:rsidRPr="0020230A">
        <w:t>(</w:t>
      </w:r>
      <w:proofErr w:type="gramStart"/>
      <w:r w:rsidRPr="0020230A">
        <w:t>void) {</w:t>
      </w:r>
      <w:proofErr w:type="gramEnd"/>
    </w:p>
    <w:p w14:paraId="166ECFED" w14:textId="77777777" w:rsidR="0020230A" w:rsidRPr="0020230A" w:rsidRDefault="0020230A" w:rsidP="0020230A">
      <w:r w:rsidRPr="0020230A">
        <w:t xml:space="preserve">    return 1000000 / TIM_GetCapture1(TIM3); // 假设定时器时钟为1MHz</w:t>
      </w:r>
    </w:p>
    <w:p w14:paraId="342B76A3" w14:textId="77777777" w:rsidR="0020230A" w:rsidRPr="0020230A" w:rsidRDefault="0020230A" w:rsidP="0020230A">
      <w:r w:rsidRPr="0020230A">
        <w:t>}</w:t>
      </w:r>
    </w:p>
    <w:p w14:paraId="02732642" w14:textId="77777777" w:rsidR="0020230A" w:rsidRPr="0020230A" w:rsidRDefault="0020230A" w:rsidP="00A9627D">
      <w:pPr>
        <w:pStyle w:val="4"/>
      </w:pPr>
      <w:r w:rsidRPr="0020230A">
        <w:t xml:space="preserve">场景2：定时器同步（触发模式） </w:t>
      </w:r>
    </w:p>
    <w:p w14:paraId="168F59B1" w14:textId="77777777" w:rsidR="0020230A" w:rsidRPr="0020230A" w:rsidRDefault="0020230A" w:rsidP="0020230A">
      <w:r w:rsidRPr="0020230A">
        <w:t>实现主从定时器同步，确保多个定时器完全同步运行。</w:t>
      </w:r>
    </w:p>
    <w:p w14:paraId="1470991F" w14:textId="77777777" w:rsidR="0020230A" w:rsidRPr="0020230A" w:rsidRDefault="0020230A" w:rsidP="0020230A">
      <w:r w:rsidRPr="0020230A">
        <w:t>// TIM2作为主定时器，TIM3作为从定时器</w:t>
      </w:r>
    </w:p>
    <w:p w14:paraId="3EAEFF1F" w14:textId="77777777" w:rsidR="0020230A" w:rsidRPr="0020230A" w:rsidRDefault="0020230A" w:rsidP="0020230A">
      <w:r w:rsidRPr="0020230A">
        <w:t xml:space="preserve">void </w:t>
      </w:r>
      <w:proofErr w:type="spellStart"/>
      <w:r w:rsidRPr="0020230A">
        <w:t>Timer_Sync_Config</w:t>
      </w:r>
      <w:proofErr w:type="spellEnd"/>
      <w:r w:rsidRPr="0020230A">
        <w:t>(</w:t>
      </w:r>
      <w:proofErr w:type="gramStart"/>
      <w:r w:rsidRPr="0020230A">
        <w:t>void) {</w:t>
      </w:r>
      <w:proofErr w:type="gramEnd"/>
    </w:p>
    <w:p w14:paraId="5A7E1F54" w14:textId="77777777" w:rsidR="0020230A" w:rsidRPr="0020230A" w:rsidRDefault="0020230A" w:rsidP="0020230A">
      <w:r w:rsidRPr="0020230A">
        <w:t xml:space="preserve">    // 主定时器配置</w:t>
      </w:r>
    </w:p>
    <w:p w14:paraId="3384B5E7" w14:textId="77777777" w:rsidR="0020230A" w:rsidRPr="0020230A" w:rsidRDefault="0020230A" w:rsidP="0020230A">
      <w:r w:rsidRPr="0020230A">
        <w:t xml:space="preserve">    </w:t>
      </w:r>
      <w:proofErr w:type="spellStart"/>
      <w:r w:rsidRPr="0020230A">
        <w:t>TIM_SelectOutputTrigger</w:t>
      </w:r>
      <w:proofErr w:type="spellEnd"/>
      <w:r w:rsidRPr="0020230A">
        <w:t xml:space="preserve">(TIM2, </w:t>
      </w:r>
      <w:proofErr w:type="spellStart"/>
      <w:r w:rsidRPr="0020230A">
        <w:t>TIM_TRGOSource_Update</w:t>
      </w:r>
      <w:proofErr w:type="spellEnd"/>
      <w:r w:rsidRPr="0020230A">
        <w:t>); // TIM2更新事件作为触发输出</w:t>
      </w:r>
    </w:p>
    <w:p w14:paraId="05433756" w14:textId="77777777" w:rsidR="0020230A" w:rsidRPr="0020230A" w:rsidRDefault="0020230A" w:rsidP="0020230A">
      <w:r w:rsidRPr="0020230A">
        <w:t xml:space="preserve">    </w:t>
      </w:r>
    </w:p>
    <w:p w14:paraId="7EAE9E9A" w14:textId="77777777" w:rsidR="0020230A" w:rsidRPr="0020230A" w:rsidRDefault="0020230A" w:rsidP="0020230A">
      <w:r w:rsidRPr="0020230A">
        <w:t xml:space="preserve">    // 从定时器配置</w:t>
      </w:r>
    </w:p>
    <w:p w14:paraId="0C077B46" w14:textId="77777777" w:rsidR="0020230A" w:rsidRPr="0020230A" w:rsidRDefault="0020230A" w:rsidP="0020230A">
      <w:r w:rsidRPr="0020230A">
        <w:t xml:space="preserve">    </w:t>
      </w:r>
      <w:proofErr w:type="spellStart"/>
      <w:r w:rsidRPr="0020230A">
        <w:t>TIM_SelectInputTrigger</w:t>
      </w:r>
      <w:proofErr w:type="spellEnd"/>
      <w:r w:rsidRPr="0020230A">
        <w:t>(TIM3, TIM_TS_ITR1);           // 选择ITR1（连接TIM2）</w:t>
      </w:r>
    </w:p>
    <w:p w14:paraId="1610F3B0" w14:textId="77777777" w:rsidR="0020230A" w:rsidRPr="0020230A" w:rsidRDefault="0020230A" w:rsidP="0020230A">
      <w:r w:rsidRPr="0020230A">
        <w:t xml:space="preserve">    </w:t>
      </w:r>
      <w:proofErr w:type="spellStart"/>
      <w:r w:rsidRPr="0020230A">
        <w:t>TIM_SelectSlaveMode</w:t>
      </w:r>
      <w:proofErr w:type="spellEnd"/>
      <w:r w:rsidRPr="0020230A">
        <w:t xml:space="preserve">(TIM3, </w:t>
      </w:r>
      <w:proofErr w:type="spellStart"/>
      <w:r w:rsidRPr="0020230A">
        <w:t>TIM_SlaveMode_Trigger</w:t>
      </w:r>
      <w:proofErr w:type="spellEnd"/>
      <w:r w:rsidRPr="0020230A">
        <w:t>);     // 设置为触发模式</w:t>
      </w:r>
    </w:p>
    <w:p w14:paraId="236176D0" w14:textId="77777777" w:rsidR="0020230A" w:rsidRPr="0020230A" w:rsidRDefault="0020230A" w:rsidP="0020230A">
      <w:r w:rsidRPr="0020230A">
        <w:t>}</w:t>
      </w:r>
    </w:p>
    <w:p w14:paraId="6D17D52A" w14:textId="77777777" w:rsidR="0020230A" w:rsidRPr="00A9627D" w:rsidRDefault="0020230A" w:rsidP="00A9627D">
      <w:pPr>
        <w:pStyle w:val="3"/>
      </w:pPr>
      <w:r w:rsidRPr="0020230A">
        <w:rPr>
          <w:rFonts w:ascii="Segoe UI Emoji" w:hAnsi="Segoe UI Emoji" w:cs="Segoe UI Emoji"/>
        </w:rPr>
        <w:t>⚠️</w:t>
      </w:r>
      <w:r w:rsidRPr="0020230A">
        <w:t xml:space="preserve"> 重要注意事项 </w:t>
      </w:r>
    </w:p>
    <w:p w14:paraId="465990A9" w14:textId="77777777" w:rsidR="0020230A" w:rsidRPr="0020230A" w:rsidRDefault="0020230A">
      <w:pPr>
        <w:numPr>
          <w:ilvl w:val="0"/>
          <w:numId w:val="381"/>
        </w:numPr>
      </w:pPr>
      <w:r w:rsidRPr="0020230A">
        <w:rPr>
          <w:rFonts w:ascii="Times New Roman" w:hAnsi="Times New Roman" w:cs="Times New Roman"/>
        </w:rPr>
        <w:t>​</w:t>
      </w:r>
      <w:r w:rsidRPr="0020230A">
        <w:rPr>
          <w:b/>
          <w:bCs/>
        </w:rPr>
        <w:t>触发源配置</w:t>
      </w:r>
      <w:r w:rsidRPr="0020230A">
        <w:rPr>
          <w:rFonts w:ascii="Times New Roman" w:hAnsi="Times New Roman" w:cs="Times New Roman"/>
        </w:rPr>
        <w:t>​</w:t>
      </w:r>
      <w:r w:rsidRPr="0020230A">
        <w:t>：必须在使用</w:t>
      </w:r>
      <w:proofErr w:type="spellStart"/>
      <w:r w:rsidRPr="0020230A">
        <w:t>TIM_SelectSlaveMode</w:t>
      </w:r>
      <w:proofErr w:type="spellEnd"/>
      <w:r w:rsidRPr="0020230A">
        <w:t>前，通过</w:t>
      </w:r>
      <w:proofErr w:type="spellStart"/>
      <w:r w:rsidRPr="0020230A">
        <w:t>TIM_SelectInputTrigger</w:t>
      </w:r>
      <w:proofErr w:type="spellEnd"/>
      <w:r w:rsidRPr="0020230A">
        <w:t>正确配置触发源。</w:t>
      </w:r>
    </w:p>
    <w:p w14:paraId="750F8C84" w14:textId="77777777" w:rsidR="0020230A" w:rsidRPr="0020230A" w:rsidRDefault="0020230A">
      <w:pPr>
        <w:numPr>
          <w:ilvl w:val="0"/>
          <w:numId w:val="381"/>
        </w:numPr>
      </w:pPr>
      <w:r w:rsidRPr="0020230A">
        <w:rPr>
          <w:rFonts w:ascii="Times New Roman" w:hAnsi="Times New Roman" w:cs="Times New Roman"/>
        </w:rPr>
        <w:t>​</w:t>
      </w:r>
      <w:r w:rsidRPr="0020230A">
        <w:rPr>
          <w:b/>
          <w:bCs/>
        </w:rPr>
        <w:t>通道</w:t>
      </w:r>
      <w:proofErr w:type="gramStart"/>
      <w:r w:rsidRPr="0020230A">
        <w:rPr>
          <w:b/>
          <w:bCs/>
        </w:rPr>
        <w:t>限制</w:t>
      </w:r>
      <w:r w:rsidRPr="0020230A">
        <w:rPr>
          <w:rFonts w:ascii="Times New Roman" w:hAnsi="Times New Roman" w:cs="Times New Roman"/>
        </w:rPr>
        <w:t>​</w:t>
      </w:r>
      <w:r w:rsidRPr="0020230A">
        <w:t>：</w:t>
      </w:r>
      <w:proofErr w:type="gramEnd"/>
      <w:r w:rsidRPr="0020230A">
        <w:t>某些从模式功能（如复位模式）通常只能与特定输入通道（如TIM_Channel_1、TIM_Channel_2）配合使用，通道3和通道4可能不支持所有从模式。</w:t>
      </w:r>
    </w:p>
    <w:p w14:paraId="708E9E15" w14:textId="77777777" w:rsidR="0020230A" w:rsidRPr="0020230A" w:rsidRDefault="0020230A">
      <w:pPr>
        <w:numPr>
          <w:ilvl w:val="0"/>
          <w:numId w:val="381"/>
        </w:numPr>
      </w:pPr>
      <w:r w:rsidRPr="0020230A">
        <w:rPr>
          <w:rFonts w:ascii="Times New Roman" w:hAnsi="Times New Roman" w:cs="Times New Roman"/>
        </w:rPr>
        <w:t>​</w:t>
      </w:r>
      <w:r w:rsidRPr="0020230A">
        <w:rPr>
          <w:b/>
          <w:bCs/>
        </w:rPr>
        <w:t>GPIO配置</w:t>
      </w:r>
      <w:r w:rsidRPr="0020230A">
        <w:rPr>
          <w:rFonts w:ascii="Times New Roman" w:hAnsi="Times New Roman" w:cs="Times New Roman"/>
        </w:rPr>
        <w:t>​</w:t>
      </w:r>
      <w:r w:rsidRPr="0020230A">
        <w:t>：如果使用外部引脚信号作为触发源，需将对应GPIO初始化为复用功能或输入模式。</w:t>
      </w:r>
    </w:p>
    <w:p w14:paraId="2A538ED4" w14:textId="77777777" w:rsidR="0020230A" w:rsidRPr="0020230A" w:rsidRDefault="0020230A">
      <w:pPr>
        <w:numPr>
          <w:ilvl w:val="0"/>
          <w:numId w:val="381"/>
        </w:numPr>
      </w:pPr>
      <w:r w:rsidRPr="0020230A">
        <w:rPr>
          <w:rFonts w:ascii="Times New Roman" w:hAnsi="Times New Roman" w:cs="Times New Roman"/>
        </w:rPr>
        <w:t>​</w:t>
      </w:r>
      <w:r w:rsidRPr="0020230A">
        <w:rPr>
          <w:b/>
          <w:bCs/>
        </w:rPr>
        <w:t>滤波器</w:t>
      </w:r>
      <w:proofErr w:type="gramStart"/>
      <w:r w:rsidRPr="0020230A">
        <w:rPr>
          <w:b/>
          <w:bCs/>
        </w:rPr>
        <w:t>设置</w:t>
      </w:r>
      <w:r w:rsidRPr="0020230A">
        <w:rPr>
          <w:rFonts w:ascii="Times New Roman" w:hAnsi="Times New Roman" w:cs="Times New Roman"/>
        </w:rPr>
        <w:t>​</w:t>
      </w:r>
      <w:r w:rsidRPr="0020230A">
        <w:t>：</w:t>
      </w:r>
      <w:proofErr w:type="gramEnd"/>
      <w:r w:rsidRPr="0020230A">
        <w:t>对于有噪声的信号，应配置输入滤波器（</w:t>
      </w:r>
      <w:proofErr w:type="spellStart"/>
      <w:r w:rsidRPr="0020230A">
        <w:t>TIM_ICFilter</w:t>
      </w:r>
      <w:proofErr w:type="spellEnd"/>
      <w:r w:rsidRPr="0020230A">
        <w:t>参数）以避</w:t>
      </w:r>
      <w:r w:rsidRPr="0020230A">
        <w:lastRenderedPageBreak/>
        <w:t>免误触发，但滤波值过大会滤除有效信号。</w:t>
      </w:r>
    </w:p>
    <w:p w14:paraId="629B36F3" w14:textId="77777777" w:rsidR="0020230A" w:rsidRPr="0020230A" w:rsidRDefault="0020230A">
      <w:pPr>
        <w:numPr>
          <w:ilvl w:val="0"/>
          <w:numId w:val="381"/>
        </w:numPr>
      </w:pPr>
      <w:r w:rsidRPr="0020230A">
        <w:rPr>
          <w:rFonts w:ascii="Times New Roman" w:hAnsi="Times New Roman" w:cs="Times New Roman"/>
        </w:rPr>
        <w:t>​</w:t>
      </w:r>
      <w:r w:rsidRPr="0020230A">
        <w:rPr>
          <w:b/>
          <w:bCs/>
        </w:rPr>
        <w:t>模式选择</w:t>
      </w:r>
      <w:r w:rsidRPr="0020230A">
        <w:rPr>
          <w:rFonts w:ascii="Times New Roman" w:hAnsi="Times New Roman" w:cs="Times New Roman"/>
        </w:rPr>
        <w:t>​</w:t>
      </w:r>
      <w:r w:rsidRPr="0020230A">
        <w:t>：根据应用需求选择合适模式：</w:t>
      </w:r>
    </w:p>
    <w:p w14:paraId="7798039B" w14:textId="77777777" w:rsidR="0020230A" w:rsidRPr="0020230A" w:rsidRDefault="0020230A">
      <w:pPr>
        <w:numPr>
          <w:ilvl w:val="1"/>
          <w:numId w:val="381"/>
        </w:numPr>
      </w:pPr>
      <w:r w:rsidRPr="0020230A">
        <w:t xml:space="preserve">频率测量 → </w:t>
      </w:r>
      <w:r w:rsidRPr="0020230A">
        <w:rPr>
          <w:rFonts w:ascii="Times New Roman" w:hAnsi="Times New Roman" w:cs="Times New Roman"/>
        </w:rPr>
        <w:t>​</w:t>
      </w:r>
      <w:r w:rsidRPr="0020230A">
        <w:rPr>
          <w:b/>
          <w:bCs/>
        </w:rPr>
        <w:t>复位模式</w:t>
      </w:r>
      <w:r w:rsidRPr="0020230A">
        <w:rPr>
          <w:rFonts w:ascii="Times New Roman" w:hAnsi="Times New Roman" w:cs="Times New Roman"/>
        </w:rPr>
        <w:t>​</w:t>
      </w:r>
    </w:p>
    <w:p w14:paraId="1DCF50C4" w14:textId="77777777" w:rsidR="0020230A" w:rsidRPr="0020230A" w:rsidRDefault="0020230A">
      <w:pPr>
        <w:numPr>
          <w:ilvl w:val="1"/>
          <w:numId w:val="381"/>
        </w:numPr>
      </w:pPr>
      <w:r w:rsidRPr="0020230A">
        <w:t>脉冲宽度</w:t>
      </w:r>
      <w:proofErr w:type="gramStart"/>
      <w:r w:rsidRPr="0020230A">
        <w:t xml:space="preserve">测量 → </w:t>
      </w:r>
      <w:r w:rsidRPr="0020230A">
        <w:rPr>
          <w:rFonts w:ascii="Times New Roman" w:hAnsi="Times New Roman" w:cs="Times New Roman"/>
        </w:rPr>
        <w:t>​</w:t>
      </w:r>
      <w:proofErr w:type="gramEnd"/>
      <w:r w:rsidRPr="0020230A">
        <w:rPr>
          <w:b/>
          <w:bCs/>
        </w:rPr>
        <w:t>门控模式</w:t>
      </w:r>
      <w:r w:rsidRPr="0020230A">
        <w:rPr>
          <w:rFonts w:ascii="Times New Roman" w:hAnsi="Times New Roman" w:cs="Times New Roman"/>
        </w:rPr>
        <w:t>​</w:t>
      </w:r>
    </w:p>
    <w:p w14:paraId="355A21A1" w14:textId="77777777" w:rsidR="0020230A" w:rsidRPr="0020230A" w:rsidRDefault="0020230A">
      <w:pPr>
        <w:numPr>
          <w:ilvl w:val="1"/>
          <w:numId w:val="381"/>
        </w:numPr>
      </w:pPr>
      <w:r w:rsidRPr="0020230A">
        <w:t xml:space="preserve">外部时钟同步 → </w:t>
      </w:r>
      <w:r w:rsidRPr="0020230A">
        <w:rPr>
          <w:rFonts w:ascii="Times New Roman" w:hAnsi="Times New Roman" w:cs="Times New Roman"/>
        </w:rPr>
        <w:t>​</w:t>
      </w:r>
      <w:r w:rsidRPr="0020230A">
        <w:rPr>
          <w:b/>
          <w:bCs/>
        </w:rPr>
        <w:t>外部时钟模式1</w:t>
      </w:r>
      <w:r w:rsidRPr="0020230A">
        <w:rPr>
          <w:rFonts w:ascii="Times New Roman" w:hAnsi="Times New Roman" w:cs="Times New Roman"/>
        </w:rPr>
        <w:t>​</w:t>
      </w:r>
    </w:p>
    <w:p w14:paraId="5DC900B1" w14:textId="77777777" w:rsidR="0020230A" w:rsidRPr="0020230A" w:rsidRDefault="0020230A">
      <w:pPr>
        <w:numPr>
          <w:ilvl w:val="1"/>
          <w:numId w:val="381"/>
        </w:numPr>
      </w:pPr>
      <w:r w:rsidRPr="0020230A">
        <w:t xml:space="preserve">定时器同步启动 → </w:t>
      </w:r>
      <w:r w:rsidRPr="0020230A">
        <w:rPr>
          <w:rFonts w:ascii="Times New Roman" w:hAnsi="Times New Roman" w:cs="Times New Roman"/>
        </w:rPr>
        <w:t>​</w:t>
      </w:r>
      <w:r w:rsidRPr="0020230A">
        <w:rPr>
          <w:b/>
          <w:bCs/>
        </w:rPr>
        <w:t>触发模式</w:t>
      </w:r>
      <w:r w:rsidRPr="0020230A">
        <w:rPr>
          <w:rFonts w:ascii="Times New Roman" w:hAnsi="Times New Roman" w:cs="Times New Roman"/>
        </w:rPr>
        <w:t>​</w:t>
      </w:r>
    </w:p>
    <w:p w14:paraId="032C7307" w14:textId="77777777" w:rsidR="0020230A" w:rsidRPr="0020230A" w:rsidRDefault="0020230A" w:rsidP="00A9627D">
      <w:pPr>
        <w:pStyle w:val="3"/>
      </w:pPr>
      <w:r w:rsidRPr="0020230A">
        <w:rPr>
          <w:rFonts w:ascii="Segoe UI Emoji" w:hAnsi="Segoe UI Emoji" w:cs="Segoe UI Emoji"/>
        </w:rPr>
        <w:t>💎</w:t>
      </w:r>
      <w:r w:rsidRPr="0020230A">
        <w:t xml:space="preserve"> 总结 </w:t>
      </w:r>
    </w:p>
    <w:p w14:paraId="5B457629" w14:textId="77777777" w:rsidR="0020230A" w:rsidRPr="0020230A" w:rsidRDefault="0020230A" w:rsidP="0020230A">
      <w:proofErr w:type="spellStart"/>
      <w:r w:rsidRPr="0020230A">
        <w:t>TIM_SelectSlaveMode</w:t>
      </w:r>
      <w:proofErr w:type="spellEnd"/>
      <w:r w:rsidRPr="0020230A">
        <w:t>是STM32定时器主从系统的核心函数，通过硬件自动响应外部事件，大大提高了系统的实时性和可靠性。正确配置该函数可以实现高效的频率测量、脉冲计数和定时器同步等功能。</w:t>
      </w:r>
    </w:p>
    <w:p w14:paraId="12D2D998" w14:textId="77777777" w:rsidR="0020230A" w:rsidRPr="0020230A" w:rsidRDefault="0020230A" w:rsidP="0020230A">
      <w:r w:rsidRPr="0020230A">
        <w:t>希望以上讲解能帮助您更好地理解和使用这个函数。如果您有具体的应用场景需要配置建议，欢迎继续提问！</w:t>
      </w:r>
    </w:p>
    <w:p w14:paraId="2F9928E7" w14:textId="77777777" w:rsidR="00A251FC" w:rsidRPr="0020230A" w:rsidRDefault="00A251FC" w:rsidP="00A251FC"/>
    <w:p w14:paraId="6335E5A8" w14:textId="02B4A26A" w:rsidR="00A9627D" w:rsidRDefault="00A9627D" w:rsidP="002C03D5">
      <w:pPr>
        <w:pStyle w:val="2"/>
      </w:pPr>
      <w:r w:rsidRPr="00A9627D">
        <w:t>TIM_SetIC1Prescaler</w:t>
      </w:r>
      <w:r>
        <w:rPr>
          <w:rFonts w:hint="eastAsia"/>
        </w:rPr>
        <w:t>()</w:t>
      </w:r>
      <w:r w:rsidR="0092225B">
        <w:br/>
      </w:r>
      <w:r w:rsidR="0092225B" w:rsidRPr="0092225B">
        <w:t>单独配置STM32定时器</w:t>
      </w:r>
      <w:r w:rsidR="0092225B" w:rsidRPr="0092225B">
        <w:rPr>
          <w:b/>
          <w:bCs/>
        </w:rPr>
        <w:t>输入捕获通道1</w:t>
      </w:r>
      <w:r w:rsidR="0092225B" w:rsidRPr="0092225B">
        <w:t>的预分频器</w:t>
      </w:r>
    </w:p>
    <w:p w14:paraId="41AB1344" w14:textId="77777777" w:rsidR="0092225B" w:rsidRPr="0092225B" w:rsidRDefault="0092225B" w:rsidP="0092225B">
      <w:r w:rsidRPr="0092225B">
        <w:t>TIM_SetIC1Prescaler函数用于单独配置STM32定时器</w:t>
      </w:r>
      <w:r w:rsidRPr="0092225B">
        <w:rPr>
          <w:b/>
          <w:bCs/>
        </w:rPr>
        <w:t>输入捕获通道1</w:t>
      </w:r>
      <w:r w:rsidRPr="0092225B">
        <w:t>的预分频器。这个预分频器决定了需要多少个有效的边沿事件才会触发一次捕获动作。</w:t>
      </w:r>
    </w:p>
    <w:p w14:paraId="5B0EF6DC" w14:textId="77777777" w:rsidR="0092225B" w:rsidRPr="0092225B" w:rsidRDefault="0092225B" w:rsidP="00843A3E">
      <w:pPr>
        <w:pStyle w:val="3"/>
      </w:pPr>
      <w:r w:rsidRPr="0092225B">
        <w:rPr>
          <w:rFonts w:ascii="Segoe UI Emoji" w:hAnsi="Segoe UI Emoji" w:cs="Segoe UI Emoji"/>
        </w:rPr>
        <w:t>🔧</w:t>
      </w:r>
      <w:r w:rsidRPr="0092225B">
        <w:t xml:space="preserve"> 函数原型与参数 </w:t>
      </w:r>
    </w:p>
    <w:p w14:paraId="682149FC" w14:textId="77777777" w:rsidR="0092225B" w:rsidRPr="0092225B" w:rsidRDefault="0092225B" w:rsidP="0092225B">
      <w:r w:rsidRPr="0092225B">
        <w:t>void TIM_SetIC1</w:t>
      </w:r>
      <w:proofErr w:type="gramStart"/>
      <w:r w:rsidRPr="0092225B">
        <w:t>Prescaler(</w:t>
      </w:r>
      <w:proofErr w:type="spellStart"/>
      <w:proofErr w:type="gramEnd"/>
      <w:r w:rsidRPr="0092225B">
        <w:t>TIM_TypeDef</w:t>
      </w:r>
      <w:proofErr w:type="spellEnd"/>
      <w:r w:rsidRPr="0092225B">
        <w:t xml:space="preserve">* </w:t>
      </w:r>
      <w:proofErr w:type="spellStart"/>
      <w:r w:rsidRPr="0092225B">
        <w:t>TIMx</w:t>
      </w:r>
      <w:proofErr w:type="spellEnd"/>
      <w:r w:rsidRPr="0092225B">
        <w:t>, uint16_t TIM_ICPSC);</w:t>
      </w:r>
    </w:p>
    <w:p w14:paraId="6020303F" w14:textId="77777777" w:rsidR="0092225B" w:rsidRPr="0092225B" w:rsidRDefault="0092225B">
      <w:pPr>
        <w:numPr>
          <w:ilvl w:val="0"/>
          <w:numId w:val="382"/>
        </w:numPr>
      </w:pPr>
      <w:r w:rsidRPr="0092225B">
        <w:rPr>
          <w:rFonts w:ascii="Times New Roman" w:hAnsi="Times New Roman" w:cs="Times New Roman"/>
        </w:rPr>
        <w:t>​</w:t>
      </w:r>
      <w:proofErr w:type="spellStart"/>
      <w:r w:rsidRPr="0092225B">
        <w:rPr>
          <w:b/>
          <w:bCs/>
        </w:rPr>
        <w:t>TIMx</w:t>
      </w:r>
      <w:proofErr w:type="spellEnd"/>
      <w:r w:rsidRPr="0092225B">
        <w:rPr>
          <w:rFonts w:ascii="Times New Roman" w:hAnsi="Times New Roman" w:cs="Times New Roman"/>
        </w:rPr>
        <w:t>​</w:t>
      </w:r>
      <w:r w:rsidRPr="0092225B">
        <w:t>：定时器实例，如TIM1、TIM2、TIM3等。</w:t>
      </w:r>
    </w:p>
    <w:p w14:paraId="4DE7C9B6" w14:textId="77777777" w:rsidR="0092225B" w:rsidRPr="0092225B" w:rsidRDefault="0092225B">
      <w:pPr>
        <w:numPr>
          <w:ilvl w:val="0"/>
          <w:numId w:val="382"/>
        </w:numPr>
      </w:pPr>
      <w:r w:rsidRPr="0092225B">
        <w:rPr>
          <w:rFonts w:ascii="Times New Roman" w:hAnsi="Times New Roman" w:cs="Times New Roman"/>
        </w:rPr>
        <w:t>​</w:t>
      </w:r>
      <w:proofErr w:type="gramStart"/>
      <w:r w:rsidRPr="0092225B">
        <w:rPr>
          <w:b/>
          <w:bCs/>
        </w:rPr>
        <w:t>TIM_ICPSC</w:t>
      </w:r>
      <w:r w:rsidRPr="0092225B">
        <w:rPr>
          <w:rFonts w:ascii="Times New Roman" w:hAnsi="Times New Roman" w:cs="Times New Roman"/>
        </w:rPr>
        <w:t>​</w:t>
      </w:r>
      <w:r w:rsidRPr="0092225B">
        <w:t>：</w:t>
      </w:r>
      <w:proofErr w:type="gramEnd"/>
      <w:r w:rsidRPr="0092225B">
        <w:t>预分频系数，可选值如下：</w:t>
      </w:r>
    </w:p>
    <w:p w14:paraId="50322960" w14:textId="77777777" w:rsidR="0092225B" w:rsidRPr="0092225B" w:rsidRDefault="0092225B">
      <w:pPr>
        <w:numPr>
          <w:ilvl w:val="1"/>
          <w:numId w:val="382"/>
        </w:numPr>
      </w:pPr>
      <w:r w:rsidRPr="0092225B">
        <w:t>TIM_ICPSC_DIV1：每个有效边沿都触发捕获。</w:t>
      </w:r>
    </w:p>
    <w:p w14:paraId="2F6A350C" w14:textId="77777777" w:rsidR="0092225B" w:rsidRPr="0092225B" w:rsidRDefault="0092225B">
      <w:pPr>
        <w:numPr>
          <w:ilvl w:val="1"/>
          <w:numId w:val="382"/>
        </w:numPr>
      </w:pPr>
      <w:r w:rsidRPr="0092225B">
        <w:t>TIM_ICPSC_DIV2：每2个有效边沿触发一次捕获。</w:t>
      </w:r>
    </w:p>
    <w:p w14:paraId="1881D9CA" w14:textId="77777777" w:rsidR="0092225B" w:rsidRPr="0092225B" w:rsidRDefault="0092225B">
      <w:pPr>
        <w:numPr>
          <w:ilvl w:val="1"/>
          <w:numId w:val="382"/>
        </w:numPr>
      </w:pPr>
      <w:r w:rsidRPr="0092225B">
        <w:t>TIM_ICPSC_DIV4：每4个有效边沿触发一次捕获。</w:t>
      </w:r>
    </w:p>
    <w:p w14:paraId="488CD859" w14:textId="77777777" w:rsidR="0092225B" w:rsidRPr="0092225B" w:rsidRDefault="0092225B">
      <w:pPr>
        <w:numPr>
          <w:ilvl w:val="1"/>
          <w:numId w:val="382"/>
        </w:numPr>
      </w:pPr>
      <w:r w:rsidRPr="0092225B">
        <w:t>TIM_ICPSC_DIV8：每8个有效边沿触发一次捕获。</w:t>
      </w:r>
    </w:p>
    <w:p w14:paraId="5E54B07D" w14:textId="77777777" w:rsidR="0092225B" w:rsidRPr="0092225B" w:rsidRDefault="0092225B" w:rsidP="00843A3E">
      <w:pPr>
        <w:pStyle w:val="3"/>
      </w:pPr>
      <w:r w:rsidRPr="0092225B">
        <w:rPr>
          <w:rFonts w:ascii="Segoe UI Emoji" w:hAnsi="Segoe UI Emoji" w:cs="Segoe UI Emoji"/>
        </w:rPr>
        <w:lastRenderedPageBreak/>
        <w:t>⚙️</w:t>
      </w:r>
      <w:r w:rsidRPr="0092225B">
        <w:t xml:space="preserve"> 功能详解 </w:t>
      </w:r>
    </w:p>
    <w:p w14:paraId="7203834C" w14:textId="77777777" w:rsidR="0092225B" w:rsidRPr="0092225B" w:rsidRDefault="0092225B" w:rsidP="0092225B">
      <w:r w:rsidRPr="0092225B">
        <w:t>这个函数专门设置输入捕获通道1的预分频器（IC1PSC），它作用于输入捕获的</w:t>
      </w:r>
      <w:r w:rsidRPr="0092225B">
        <w:rPr>
          <w:b/>
          <w:bCs/>
          <w:color w:val="EE0000"/>
        </w:rPr>
        <w:t>触发信号</w:t>
      </w:r>
      <w:r w:rsidRPr="0092225B">
        <w:rPr>
          <w:b/>
          <w:bCs/>
        </w:rPr>
        <w:t>路径上</w:t>
      </w:r>
      <w:r w:rsidRPr="0092225B">
        <w:t>，位于</w:t>
      </w:r>
      <w:r w:rsidRPr="0092225B">
        <w:rPr>
          <w:b/>
          <w:bCs/>
          <w:color w:val="EE0000"/>
        </w:rPr>
        <w:t>边沿检测</w:t>
      </w:r>
      <w:r w:rsidRPr="0092225B">
        <w:t>之后。其核心作用是</w:t>
      </w:r>
      <w:r w:rsidRPr="0092225B">
        <w:rPr>
          <w:color w:val="EE0000"/>
        </w:rPr>
        <w:t>控制捕获事件的触发频率</w:t>
      </w:r>
      <w:r w:rsidRPr="0092225B">
        <w:t>，从而在特定应用场景中优化性能。</w:t>
      </w:r>
    </w:p>
    <w:p w14:paraId="0BD0FD4A" w14:textId="77777777" w:rsidR="0092225B" w:rsidRPr="0092225B" w:rsidRDefault="0092225B">
      <w:pPr>
        <w:numPr>
          <w:ilvl w:val="0"/>
          <w:numId w:val="383"/>
        </w:numPr>
      </w:pPr>
      <w:r w:rsidRPr="0092225B">
        <w:rPr>
          <w:rFonts w:ascii="Times New Roman" w:hAnsi="Times New Roman" w:cs="Times New Roman"/>
        </w:rPr>
        <w:t>​</w:t>
      </w:r>
      <w:r w:rsidRPr="0092225B">
        <w:rPr>
          <w:b/>
          <w:bCs/>
        </w:rPr>
        <w:t>降低中断</w:t>
      </w:r>
      <w:proofErr w:type="gramStart"/>
      <w:r w:rsidRPr="0092225B">
        <w:rPr>
          <w:b/>
          <w:bCs/>
        </w:rPr>
        <w:t>频率</w:t>
      </w:r>
      <w:r w:rsidRPr="0092225B">
        <w:rPr>
          <w:rFonts w:ascii="Times New Roman" w:hAnsi="Times New Roman" w:cs="Times New Roman"/>
        </w:rPr>
        <w:t>​</w:t>
      </w:r>
      <w:r w:rsidRPr="0092225B">
        <w:t>：</w:t>
      </w:r>
      <w:proofErr w:type="gramEnd"/>
      <w:r w:rsidRPr="0092225B">
        <w:t>当测量高频信号时，如果每个边沿都触发捕获中断，CPU会频繁响应，负担很重。通过设置预分频器（例如8分频），可以每8个边沿才产生一次中断和CCR转运，大大减轻CPU负载。</w:t>
      </w:r>
    </w:p>
    <w:p w14:paraId="6B91AAF7" w14:textId="77777777" w:rsidR="0092225B" w:rsidRPr="0092225B" w:rsidRDefault="0092225B">
      <w:pPr>
        <w:numPr>
          <w:ilvl w:val="0"/>
          <w:numId w:val="383"/>
        </w:numPr>
      </w:pPr>
      <w:r w:rsidRPr="0092225B">
        <w:rPr>
          <w:rFonts w:ascii="Times New Roman" w:hAnsi="Times New Roman" w:cs="Times New Roman"/>
        </w:rPr>
        <w:t>​</w:t>
      </w:r>
      <w:r w:rsidRPr="0092225B">
        <w:rPr>
          <w:b/>
          <w:bCs/>
        </w:rPr>
        <w:t>提高测量上限</w:t>
      </w:r>
      <w:r w:rsidRPr="0092225B">
        <w:rPr>
          <w:rFonts w:ascii="Times New Roman" w:hAnsi="Times New Roman" w:cs="Times New Roman"/>
        </w:rPr>
        <w:t>​</w:t>
      </w:r>
      <w:r w:rsidRPr="0092225B">
        <w:t>：正因为减少了中断处理次数，使得MCU有更多资源处理其他任务，从而间接提升了能够稳定测量的信号频率上限。</w:t>
      </w:r>
    </w:p>
    <w:p w14:paraId="4E58B094" w14:textId="77777777" w:rsidR="0092225B" w:rsidRPr="0092225B" w:rsidRDefault="0092225B">
      <w:pPr>
        <w:numPr>
          <w:ilvl w:val="0"/>
          <w:numId w:val="383"/>
        </w:numPr>
      </w:pPr>
      <w:r w:rsidRPr="0092225B">
        <w:rPr>
          <w:rFonts w:ascii="Times New Roman" w:hAnsi="Times New Roman" w:cs="Times New Roman"/>
        </w:rPr>
        <w:t>​</w:t>
      </w:r>
      <w:r w:rsidRPr="0092225B">
        <w:rPr>
          <w:b/>
          <w:bCs/>
        </w:rPr>
        <w:t>与主预分频器（PSC）的</w:t>
      </w:r>
      <w:proofErr w:type="gramStart"/>
      <w:r w:rsidRPr="0092225B">
        <w:rPr>
          <w:b/>
          <w:bCs/>
        </w:rPr>
        <w:t>区别</w:t>
      </w:r>
      <w:r w:rsidRPr="0092225B">
        <w:rPr>
          <w:rFonts w:ascii="Times New Roman" w:hAnsi="Times New Roman" w:cs="Times New Roman"/>
        </w:rPr>
        <w:t>​</w:t>
      </w:r>
      <w:r w:rsidRPr="0092225B">
        <w:t>：</w:t>
      </w:r>
      <w:proofErr w:type="gramEnd"/>
      <w:r w:rsidRPr="0092225B">
        <w:t>定时器时基单元中的PSC是对计数时钟（CK_CNT）进行分频，改变的是计数器CNT的计数频率。而TIM_SetIC1Prescaler设置的分频器是对</w:t>
      </w:r>
      <w:r w:rsidRPr="0092225B">
        <w:rPr>
          <w:b/>
          <w:bCs/>
        </w:rPr>
        <w:t>捕获触发信号</w:t>
      </w:r>
      <w:r w:rsidRPr="0092225B">
        <w:t>进行分频，控制的是CCR寄存器捕获CNT值的频率。</w:t>
      </w:r>
    </w:p>
    <w:p w14:paraId="3B7AF881" w14:textId="77777777" w:rsidR="0092225B" w:rsidRPr="0092225B" w:rsidRDefault="0092225B" w:rsidP="00843A3E">
      <w:pPr>
        <w:pStyle w:val="3"/>
      </w:pPr>
      <w:r w:rsidRPr="0092225B">
        <w:rPr>
          <w:rFonts w:ascii="Segoe UI Emoji" w:hAnsi="Segoe UI Emoji" w:cs="Segoe UI Emoji"/>
        </w:rPr>
        <w:t>📝</w:t>
      </w:r>
      <w:r w:rsidRPr="0092225B">
        <w:t xml:space="preserve"> 使用方法 </w:t>
      </w:r>
    </w:p>
    <w:p w14:paraId="779C456D" w14:textId="77777777" w:rsidR="0092225B" w:rsidRPr="0092225B" w:rsidRDefault="0092225B" w:rsidP="0092225B">
      <w:r w:rsidRPr="0092225B">
        <w:t>你可以选择在初始化时单独配置此参数，或者在初始化后动态修改。</w:t>
      </w:r>
    </w:p>
    <w:p w14:paraId="41205B43" w14:textId="77777777" w:rsidR="0092225B" w:rsidRPr="0092225B" w:rsidRDefault="0092225B" w:rsidP="0092225B">
      <w:r w:rsidRPr="0092225B">
        <w:rPr>
          <w:rFonts w:ascii="Times New Roman" w:hAnsi="Times New Roman" w:cs="Times New Roman"/>
        </w:rPr>
        <w:t>​</w:t>
      </w:r>
      <w:r w:rsidRPr="0092225B">
        <w:rPr>
          <w:b/>
          <w:bCs/>
        </w:rPr>
        <w:t>1. 单独配置（初始化后）</w:t>
      </w:r>
      <w:r w:rsidRPr="0092225B">
        <w:rPr>
          <w:rFonts w:ascii="Times New Roman" w:hAnsi="Times New Roman" w:cs="Times New Roman"/>
          <w:b/>
          <w:bCs/>
        </w:rPr>
        <w:t>​</w:t>
      </w:r>
      <w:r w:rsidRPr="0092225B">
        <w:rPr>
          <w:rFonts w:ascii="Times New Roman" w:hAnsi="Times New Roman" w:cs="Times New Roman"/>
        </w:rPr>
        <w:t>​</w:t>
      </w:r>
    </w:p>
    <w:p w14:paraId="1159EC24" w14:textId="77777777" w:rsidR="0092225B" w:rsidRPr="0092225B" w:rsidRDefault="0092225B" w:rsidP="0092225B">
      <w:r w:rsidRPr="0092225B">
        <w:t>在调用</w:t>
      </w:r>
      <w:proofErr w:type="spellStart"/>
      <w:r w:rsidRPr="0092225B">
        <w:t>TIM_ICInit</w:t>
      </w:r>
      <w:proofErr w:type="spellEnd"/>
      <w:r w:rsidRPr="0092225B">
        <w:t>进行输入捕获初始化后，单独设置通道1的预分频器。</w:t>
      </w:r>
    </w:p>
    <w:p w14:paraId="41C4C98A" w14:textId="77777777" w:rsidR="0092225B" w:rsidRPr="0092225B" w:rsidRDefault="0092225B" w:rsidP="0092225B">
      <w:proofErr w:type="spellStart"/>
      <w:r w:rsidRPr="0092225B">
        <w:t>TIM_ICInitTypeDef</w:t>
      </w:r>
      <w:proofErr w:type="spellEnd"/>
      <w:r w:rsidRPr="0092225B">
        <w:t xml:space="preserve"> </w:t>
      </w:r>
      <w:proofErr w:type="spellStart"/>
      <w:r w:rsidRPr="0092225B">
        <w:t>TIM_ICInitStructure</w:t>
      </w:r>
      <w:proofErr w:type="spellEnd"/>
      <w:r w:rsidRPr="0092225B">
        <w:t>;</w:t>
      </w:r>
    </w:p>
    <w:p w14:paraId="35749045" w14:textId="77777777" w:rsidR="0092225B" w:rsidRPr="0092225B" w:rsidRDefault="0092225B" w:rsidP="0092225B">
      <w:r w:rsidRPr="0092225B">
        <w:t>// 先进行常规的输入捕获配置</w:t>
      </w:r>
    </w:p>
    <w:p w14:paraId="53CF7870" w14:textId="77777777" w:rsidR="0092225B" w:rsidRPr="0092225B" w:rsidRDefault="0092225B" w:rsidP="0092225B">
      <w:proofErr w:type="spellStart"/>
      <w:r w:rsidRPr="0092225B">
        <w:t>TIM_ICInitStructure.TIM_Channel</w:t>
      </w:r>
      <w:proofErr w:type="spellEnd"/>
      <w:r w:rsidRPr="0092225B">
        <w:t xml:space="preserve"> = TIM_Channel_1;</w:t>
      </w:r>
    </w:p>
    <w:p w14:paraId="594C4491" w14:textId="77777777" w:rsidR="0092225B" w:rsidRPr="0092225B" w:rsidRDefault="0092225B" w:rsidP="0092225B">
      <w:proofErr w:type="spellStart"/>
      <w:r w:rsidRPr="0092225B">
        <w:t>TIM_ICInitStructure.TIM_ICPolarity</w:t>
      </w:r>
      <w:proofErr w:type="spellEnd"/>
      <w:r w:rsidRPr="0092225B">
        <w:t xml:space="preserve"> = </w:t>
      </w:r>
      <w:proofErr w:type="spellStart"/>
      <w:r w:rsidRPr="0092225B">
        <w:t>TIM_ICPolarity_Rising</w:t>
      </w:r>
      <w:proofErr w:type="spellEnd"/>
      <w:r w:rsidRPr="0092225B">
        <w:t>;</w:t>
      </w:r>
    </w:p>
    <w:p w14:paraId="5DEF4D62" w14:textId="77777777" w:rsidR="0092225B" w:rsidRPr="0092225B" w:rsidRDefault="0092225B" w:rsidP="0092225B">
      <w:proofErr w:type="spellStart"/>
      <w:r w:rsidRPr="0092225B">
        <w:t>TIM_ICInitStructure.TIM_ICSelection</w:t>
      </w:r>
      <w:proofErr w:type="spellEnd"/>
      <w:r w:rsidRPr="0092225B">
        <w:t xml:space="preserve"> = </w:t>
      </w:r>
      <w:proofErr w:type="spellStart"/>
      <w:r w:rsidRPr="0092225B">
        <w:t>TIM_ICSelection_DirectTI</w:t>
      </w:r>
      <w:proofErr w:type="spellEnd"/>
      <w:r w:rsidRPr="0092225B">
        <w:t>;</w:t>
      </w:r>
    </w:p>
    <w:p w14:paraId="40789938" w14:textId="77777777" w:rsidR="0092225B" w:rsidRPr="0092225B" w:rsidRDefault="0092225B" w:rsidP="0092225B">
      <w:proofErr w:type="spellStart"/>
      <w:r w:rsidRPr="0092225B">
        <w:t>TIM_ICInitStructure.TIM_ICPrescaler</w:t>
      </w:r>
      <w:proofErr w:type="spellEnd"/>
      <w:r w:rsidRPr="0092225B">
        <w:t xml:space="preserve"> = TIM_ICPSC_DIV1; // 此处设置为1分频，但后续会被覆盖</w:t>
      </w:r>
    </w:p>
    <w:p w14:paraId="6D9AD368" w14:textId="77777777" w:rsidR="0092225B" w:rsidRPr="0092225B" w:rsidRDefault="0092225B" w:rsidP="0092225B">
      <w:proofErr w:type="spellStart"/>
      <w:r w:rsidRPr="0092225B">
        <w:t>TIM_ICInitStructure.TIM_ICFilter</w:t>
      </w:r>
      <w:proofErr w:type="spellEnd"/>
      <w:r w:rsidRPr="0092225B">
        <w:t xml:space="preserve"> = 0x00;</w:t>
      </w:r>
    </w:p>
    <w:p w14:paraId="67AD235B" w14:textId="77777777" w:rsidR="0092225B" w:rsidRPr="0092225B" w:rsidRDefault="0092225B" w:rsidP="0092225B">
      <w:proofErr w:type="spellStart"/>
      <w:r w:rsidRPr="0092225B">
        <w:t>TIM_</w:t>
      </w:r>
      <w:proofErr w:type="gramStart"/>
      <w:r w:rsidRPr="0092225B">
        <w:t>ICInit</w:t>
      </w:r>
      <w:proofErr w:type="spellEnd"/>
      <w:r w:rsidRPr="0092225B">
        <w:t>(</w:t>
      </w:r>
      <w:proofErr w:type="gramEnd"/>
      <w:r w:rsidRPr="0092225B">
        <w:t>TIM3, &amp;</w:t>
      </w:r>
      <w:proofErr w:type="spellStart"/>
      <w:r w:rsidRPr="0092225B">
        <w:t>TIM_ICInitStructure</w:t>
      </w:r>
      <w:proofErr w:type="spellEnd"/>
      <w:r w:rsidRPr="0092225B">
        <w:t>);</w:t>
      </w:r>
    </w:p>
    <w:p w14:paraId="78324D85" w14:textId="77777777" w:rsidR="0092225B" w:rsidRPr="0092225B" w:rsidRDefault="0092225B" w:rsidP="0092225B"/>
    <w:p w14:paraId="3CD4E3FF" w14:textId="77777777" w:rsidR="0092225B" w:rsidRPr="0092225B" w:rsidRDefault="0092225B" w:rsidP="0092225B">
      <w:r w:rsidRPr="0092225B">
        <w:t>// 然后单独修改通道1的预分频器为4分频</w:t>
      </w:r>
    </w:p>
    <w:p w14:paraId="4E3B9111" w14:textId="77777777" w:rsidR="0092225B" w:rsidRPr="0092225B" w:rsidRDefault="0092225B" w:rsidP="0092225B">
      <w:r w:rsidRPr="0092225B">
        <w:t>TIM_SetIC1</w:t>
      </w:r>
      <w:proofErr w:type="gramStart"/>
      <w:r w:rsidRPr="0092225B">
        <w:t>Prescaler(</w:t>
      </w:r>
      <w:proofErr w:type="gramEnd"/>
      <w:r w:rsidRPr="0092225B">
        <w:t>TIM3, TIM_ICPSC_DIV4);</w:t>
      </w:r>
    </w:p>
    <w:p w14:paraId="5E391470" w14:textId="77777777" w:rsidR="0092225B" w:rsidRPr="0092225B" w:rsidRDefault="0092225B" w:rsidP="0092225B">
      <w:r w:rsidRPr="0092225B">
        <w:rPr>
          <w:rFonts w:ascii="Times New Roman" w:hAnsi="Times New Roman" w:cs="Times New Roman"/>
        </w:rPr>
        <w:lastRenderedPageBreak/>
        <w:t>​</w:t>
      </w:r>
      <w:r w:rsidRPr="0092225B">
        <w:rPr>
          <w:b/>
          <w:bCs/>
        </w:rPr>
        <w:t>2. 初始化配置的等效操作</w:t>
      </w:r>
      <w:r w:rsidRPr="0092225B">
        <w:rPr>
          <w:rFonts w:ascii="Times New Roman" w:hAnsi="Times New Roman" w:cs="Times New Roman"/>
        </w:rPr>
        <w:t>​</w:t>
      </w:r>
    </w:p>
    <w:p w14:paraId="4ED1EFAB" w14:textId="77777777" w:rsidR="0092225B" w:rsidRPr="0092225B" w:rsidRDefault="0092225B" w:rsidP="0092225B">
      <w:r w:rsidRPr="0092225B">
        <w:t>实际上，在调用</w:t>
      </w:r>
      <w:proofErr w:type="spellStart"/>
      <w:r w:rsidRPr="0092225B">
        <w:t>TIM_ICInit</w:t>
      </w:r>
      <w:proofErr w:type="spellEnd"/>
      <w:r w:rsidRPr="0092225B">
        <w:t>函数初始化通道1时，如果你在结构体中设置了</w:t>
      </w:r>
      <w:proofErr w:type="spellStart"/>
      <w:r w:rsidRPr="0092225B">
        <w:t>TIM_ICPrescaler</w:t>
      </w:r>
      <w:proofErr w:type="spellEnd"/>
      <w:r w:rsidRPr="0092225B">
        <w:t>成员，该函数内部最终也会调用TIM_SetIC1Prescaler来完成配置。</w:t>
      </w:r>
    </w:p>
    <w:p w14:paraId="66E44AEF" w14:textId="77777777" w:rsidR="0092225B" w:rsidRPr="0092225B" w:rsidRDefault="0092225B" w:rsidP="0092225B">
      <w:proofErr w:type="spellStart"/>
      <w:r w:rsidRPr="0092225B">
        <w:t>TIM_ICInitTypeDef</w:t>
      </w:r>
      <w:proofErr w:type="spellEnd"/>
      <w:r w:rsidRPr="0092225B">
        <w:t xml:space="preserve"> </w:t>
      </w:r>
      <w:proofErr w:type="spellStart"/>
      <w:r w:rsidRPr="0092225B">
        <w:t>TIM_ICInitStructure</w:t>
      </w:r>
      <w:proofErr w:type="spellEnd"/>
      <w:r w:rsidRPr="0092225B">
        <w:t>;</w:t>
      </w:r>
    </w:p>
    <w:p w14:paraId="5F1BAE87" w14:textId="77777777" w:rsidR="0092225B" w:rsidRPr="0092225B" w:rsidRDefault="0092225B" w:rsidP="0092225B">
      <w:proofErr w:type="spellStart"/>
      <w:r w:rsidRPr="0092225B">
        <w:t>TIM_ICInitStructure.TIM_Channel</w:t>
      </w:r>
      <w:proofErr w:type="spellEnd"/>
      <w:r w:rsidRPr="0092225B">
        <w:t xml:space="preserve"> = TIM_Channel_1;</w:t>
      </w:r>
    </w:p>
    <w:p w14:paraId="44036CF9" w14:textId="77777777" w:rsidR="0092225B" w:rsidRPr="0092225B" w:rsidRDefault="0092225B" w:rsidP="0092225B">
      <w:proofErr w:type="spellStart"/>
      <w:r w:rsidRPr="0092225B">
        <w:t>TIM_ICInitStructure.TIM_ICPrescaler</w:t>
      </w:r>
      <w:proofErr w:type="spellEnd"/>
      <w:r w:rsidRPr="0092225B">
        <w:t xml:space="preserve"> = TIM_ICPSC_DIV4; // 直接在此处设置4分频</w:t>
      </w:r>
    </w:p>
    <w:p w14:paraId="527876EE" w14:textId="77777777" w:rsidR="0092225B" w:rsidRPr="0092225B" w:rsidRDefault="0092225B" w:rsidP="0092225B">
      <w:r w:rsidRPr="0092225B">
        <w:t>// ... 配置其他参数</w:t>
      </w:r>
    </w:p>
    <w:p w14:paraId="72776691" w14:textId="77777777" w:rsidR="0092225B" w:rsidRPr="0092225B" w:rsidRDefault="0092225B" w:rsidP="0092225B">
      <w:proofErr w:type="spellStart"/>
      <w:r w:rsidRPr="0092225B">
        <w:t>TIM_</w:t>
      </w:r>
      <w:proofErr w:type="gramStart"/>
      <w:r w:rsidRPr="0092225B">
        <w:t>ICInit</w:t>
      </w:r>
      <w:proofErr w:type="spellEnd"/>
      <w:r w:rsidRPr="0092225B">
        <w:t>(</w:t>
      </w:r>
      <w:proofErr w:type="gramEnd"/>
      <w:r w:rsidRPr="0092225B">
        <w:t>TIM3, &amp;</w:t>
      </w:r>
      <w:proofErr w:type="spellStart"/>
      <w:r w:rsidRPr="0092225B">
        <w:t>TIM_ICInitStructure</w:t>
      </w:r>
      <w:proofErr w:type="spellEnd"/>
      <w:r w:rsidRPr="0092225B">
        <w:t>);</w:t>
      </w:r>
    </w:p>
    <w:p w14:paraId="69A6CE45" w14:textId="77777777" w:rsidR="0092225B" w:rsidRPr="0092225B" w:rsidRDefault="0092225B" w:rsidP="0092225B">
      <w:r w:rsidRPr="0092225B">
        <w:t>// 这样就不需要再额外调用 TIM_SetIC1Prescaler 了</w:t>
      </w:r>
    </w:p>
    <w:p w14:paraId="3F44282D" w14:textId="77777777" w:rsidR="0092225B" w:rsidRPr="0092225B" w:rsidRDefault="0092225B" w:rsidP="00843A3E">
      <w:pPr>
        <w:pStyle w:val="3"/>
      </w:pPr>
      <w:r w:rsidRPr="0092225B">
        <w:rPr>
          <w:rFonts w:ascii="Segoe UI Emoji" w:hAnsi="Segoe UI Emoji" w:cs="Segoe UI Emoji"/>
        </w:rPr>
        <w:t>💡</w:t>
      </w:r>
      <w:r w:rsidRPr="0092225B">
        <w:t xml:space="preserve"> 应用示例：测量高频信号 </w:t>
      </w:r>
    </w:p>
    <w:p w14:paraId="34C60A89" w14:textId="77777777" w:rsidR="0092225B" w:rsidRPr="0092225B" w:rsidRDefault="0092225B" w:rsidP="0092225B">
      <w:r w:rsidRPr="0092225B">
        <w:t>当需要测量一个频率非常高的信号（例如几百kHz甚至MHz级别）时，使用1分频可能会导致CPU过于频繁地处理中断。此时，设置一个较大的预分频值可以有效缓解这个问题。</w:t>
      </w:r>
    </w:p>
    <w:p w14:paraId="2C8EE87C" w14:textId="77777777" w:rsidR="0092225B" w:rsidRPr="0092225B" w:rsidRDefault="0092225B" w:rsidP="0092225B">
      <w:r w:rsidRPr="0092225B">
        <w:t>// 针对高频信号测量，设置8分频，每8个上升沿捕获一次CNT值</w:t>
      </w:r>
    </w:p>
    <w:p w14:paraId="0179B82A" w14:textId="77777777" w:rsidR="0092225B" w:rsidRPr="0092225B" w:rsidRDefault="0092225B" w:rsidP="0092225B">
      <w:r w:rsidRPr="0092225B">
        <w:t>TIM_SetIC1</w:t>
      </w:r>
      <w:proofErr w:type="gramStart"/>
      <w:r w:rsidRPr="0092225B">
        <w:t>Prescaler(</w:t>
      </w:r>
      <w:proofErr w:type="gramEnd"/>
      <w:r w:rsidRPr="0092225B">
        <w:t>TIM3, TIM_ICPSC_DIV8);</w:t>
      </w:r>
    </w:p>
    <w:p w14:paraId="359AD1F0" w14:textId="77777777" w:rsidR="0092225B" w:rsidRPr="0092225B" w:rsidRDefault="0092225B" w:rsidP="0092225B"/>
    <w:p w14:paraId="0F74C440" w14:textId="77777777" w:rsidR="0092225B" w:rsidRPr="0092225B" w:rsidRDefault="0092225B" w:rsidP="0092225B">
      <w:r w:rsidRPr="0092225B">
        <w:t>/</w:t>
      </w:r>
      <w:proofErr w:type="gramStart"/>
      <w:r w:rsidRPr="0092225B">
        <w:t>/ 在</w:t>
      </w:r>
      <w:proofErr w:type="gramEnd"/>
      <w:r w:rsidRPr="0092225B">
        <w:t>中断服务函数或主循环中读取捕获值时，需要考虑分频系数</w:t>
      </w:r>
    </w:p>
    <w:p w14:paraId="0D9984F3" w14:textId="77777777" w:rsidR="0092225B" w:rsidRPr="0092225B" w:rsidRDefault="0092225B" w:rsidP="0092225B">
      <w:r w:rsidRPr="0092225B">
        <w:t>/</w:t>
      </w:r>
      <w:proofErr w:type="gramStart"/>
      <w:r w:rsidRPr="0092225B">
        <w:t>/ 假设</w:t>
      </w:r>
      <w:proofErr w:type="gramEnd"/>
      <w:r w:rsidRPr="0092225B">
        <w:t>定时器计数频率为1MHz，捕获值代表的是8个周期的时间</w:t>
      </w:r>
    </w:p>
    <w:p w14:paraId="558E0C82" w14:textId="77777777" w:rsidR="0092225B" w:rsidRPr="0092225B" w:rsidRDefault="0092225B" w:rsidP="0092225B">
      <w:r w:rsidRPr="0092225B">
        <w:t xml:space="preserve">uint32_t </w:t>
      </w:r>
      <w:proofErr w:type="spellStart"/>
      <w:r w:rsidRPr="0092225B">
        <w:t>capture_value</w:t>
      </w:r>
      <w:proofErr w:type="spellEnd"/>
      <w:r w:rsidRPr="0092225B">
        <w:t xml:space="preserve"> = TIM_GetCapture1(TIM3);</w:t>
      </w:r>
    </w:p>
    <w:p w14:paraId="4582B3D7" w14:textId="77777777" w:rsidR="0092225B" w:rsidRPr="0092225B" w:rsidRDefault="0092225B" w:rsidP="0092225B">
      <w:r w:rsidRPr="0092225B">
        <w:t>/</w:t>
      </w:r>
      <w:proofErr w:type="gramStart"/>
      <w:r w:rsidRPr="0092225B">
        <w:t>/ 实际</w:t>
      </w:r>
      <w:proofErr w:type="gramEnd"/>
      <w:r w:rsidRPr="0092225B">
        <w:t xml:space="preserve">周期时间 </w:t>
      </w:r>
      <w:proofErr w:type="gramStart"/>
      <w:r w:rsidRPr="0092225B">
        <w:t>(微秒)</w:t>
      </w:r>
      <w:proofErr w:type="gramEnd"/>
      <w:r w:rsidRPr="0092225B">
        <w:t xml:space="preserve"> = </w:t>
      </w:r>
      <w:proofErr w:type="gramStart"/>
      <w:r w:rsidRPr="0092225B">
        <w:t>(</w:t>
      </w:r>
      <w:proofErr w:type="spellStart"/>
      <w:r w:rsidRPr="0092225B">
        <w:t>capture_value</w:t>
      </w:r>
      <w:proofErr w:type="spellEnd"/>
      <w:r w:rsidRPr="0092225B">
        <w:t xml:space="preserve"> * 8)</w:t>
      </w:r>
      <w:proofErr w:type="gramEnd"/>
      <w:r w:rsidRPr="0092225B">
        <w:t xml:space="preserve"> / 1000000.0;</w:t>
      </w:r>
    </w:p>
    <w:p w14:paraId="423A0610" w14:textId="77777777" w:rsidR="0092225B" w:rsidRPr="0092225B" w:rsidRDefault="0092225B" w:rsidP="00843A3E">
      <w:pPr>
        <w:pStyle w:val="3"/>
      </w:pPr>
      <w:r w:rsidRPr="0092225B">
        <w:rPr>
          <w:rFonts w:ascii="Segoe UI Emoji" w:hAnsi="Segoe UI Emoji" w:cs="Segoe UI Emoji"/>
        </w:rPr>
        <w:t>⚠️</w:t>
      </w:r>
      <w:r w:rsidRPr="0092225B">
        <w:t xml:space="preserve"> 重要注意事项 </w:t>
      </w:r>
    </w:p>
    <w:p w14:paraId="47076E2D" w14:textId="77777777" w:rsidR="0092225B" w:rsidRPr="0092225B" w:rsidRDefault="0092225B">
      <w:pPr>
        <w:numPr>
          <w:ilvl w:val="0"/>
          <w:numId w:val="384"/>
        </w:numPr>
      </w:pPr>
      <w:r w:rsidRPr="0092225B">
        <w:rPr>
          <w:rFonts w:ascii="Times New Roman" w:hAnsi="Times New Roman" w:cs="Times New Roman"/>
        </w:rPr>
        <w:t>​</w:t>
      </w:r>
      <w:r w:rsidRPr="0092225B">
        <w:rPr>
          <w:b/>
          <w:bCs/>
        </w:rPr>
        <w:t>通道专用性</w:t>
      </w:r>
      <w:r w:rsidRPr="0092225B">
        <w:rPr>
          <w:rFonts w:ascii="Times New Roman" w:hAnsi="Times New Roman" w:cs="Times New Roman"/>
        </w:rPr>
        <w:t>​</w:t>
      </w:r>
      <w:r w:rsidRPr="0092225B">
        <w:t>：TIM_SetIC1Prescaler函数仅用于通道1。对于其他通道，需使用对应的函数：TIM_SetIC2Prescaler（通道2）、TIM_SetIC3Prescaler（通道3）和TIM_SetIC4Prescaler（通道4）。</w:t>
      </w:r>
    </w:p>
    <w:p w14:paraId="031A9070" w14:textId="77777777" w:rsidR="0092225B" w:rsidRPr="0092225B" w:rsidRDefault="0092225B">
      <w:pPr>
        <w:numPr>
          <w:ilvl w:val="0"/>
          <w:numId w:val="384"/>
        </w:numPr>
      </w:pPr>
      <w:r w:rsidRPr="0092225B">
        <w:rPr>
          <w:rFonts w:ascii="Times New Roman" w:hAnsi="Times New Roman" w:cs="Times New Roman"/>
        </w:rPr>
        <w:t>​</w:t>
      </w:r>
      <w:r w:rsidRPr="0092225B">
        <w:rPr>
          <w:b/>
          <w:bCs/>
        </w:rPr>
        <w:t>参数范围</w:t>
      </w:r>
      <w:r w:rsidRPr="0092225B">
        <w:rPr>
          <w:rFonts w:ascii="Times New Roman" w:hAnsi="Times New Roman" w:cs="Times New Roman"/>
        </w:rPr>
        <w:t>​</w:t>
      </w:r>
      <w:r w:rsidRPr="0092225B">
        <w:t>：TIM_ICPSC参数只能使用上述定义的四个值之一，不能随意赋值。</w:t>
      </w:r>
    </w:p>
    <w:p w14:paraId="2D23D53B" w14:textId="77777777" w:rsidR="0092225B" w:rsidRPr="0092225B" w:rsidRDefault="0092225B">
      <w:pPr>
        <w:numPr>
          <w:ilvl w:val="0"/>
          <w:numId w:val="384"/>
        </w:numPr>
      </w:pPr>
      <w:r w:rsidRPr="0092225B">
        <w:rPr>
          <w:rFonts w:ascii="Times New Roman" w:hAnsi="Times New Roman" w:cs="Times New Roman"/>
        </w:rPr>
        <w:t>​</w:t>
      </w:r>
      <w:r w:rsidRPr="0092225B">
        <w:rPr>
          <w:b/>
          <w:bCs/>
        </w:rPr>
        <w:t>测量计算</w:t>
      </w:r>
      <w:r w:rsidRPr="0092225B">
        <w:rPr>
          <w:rFonts w:ascii="Times New Roman" w:hAnsi="Times New Roman" w:cs="Times New Roman"/>
        </w:rPr>
        <w:t>​</w:t>
      </w:r>
      <w:r w:rsidRPr="0092225B">
        <w:t>：使用预分频器后，在计算信号频率或周期时，</w:t>
      </w:r>
      <w:r w:rsidRPr="0092225B">
        <w:rPr>
          <w:rFonts w:ascii="Times New Roman" w:hAnsi="Times New Roman" w:cs="Times New Roman"/>
        </w:rPr>
        <w:t>​</w:t>
      </w:r>
      <w:r w:rsidRPr="0092225B">
        <w:rPr>
          <w:b/>
          <w:bCs/>
        </w:rPr>
        <w:t>必须将捕获到的计数值乘以分频系数</w:t>
      </w:r>
      <w:r w:rsidRPr="0092225B">
        <w:t>，才能得到真实的时间间隔。例如，在8分频模式下，捕获值代表的是8个信号周期的总时间。</w:t>
      </w:r>
    </w:p>
    <w:p w14:paraId="0D29FC34" w14:textId="78F1F3D1" w:rsidR="00A9627D" w:rsidRPr="00A9627D" w:rsidRDefault="0092225B" w:rsidP="00A9627D">
      <w:r w:rsidRPr="0092225B">
        <w:lastRenderedPageBreak/>
        <w:t>希望这些信息能帮助您更好地理解和使用TIM_SetIC1Prescaler函数。</w:t>
      </w:r>
    </w:p>
    <w:p w14:paraId="78ADAACA" w14:textId="0F4129C5" w:rsidR="00D77582" w:rsidRDefault="00D77582" w:rsidP="00D77582">
      <w:pPr>
        <w:pStyle w:val="2"/>
      </w:pPr>
      <w:r w:rsidRPr="00A9627D">
        <w:t>TIM_SetIC</w:t>
      </w:r>
      <w:r w:rsidR="00E6549A">
        <w:rPr>
          <w:rFonts w:hint="eastAsia"/>
        </w:rPr>
        <w:t>2</w:t>
      </w:r>
      <w:r w:rsidRPr="00A9627D">
        <w:t>Prescaler</w:t>
      </w:r>
      <w:r>
        <w:rPr>
          <w:rFonts w:hint="eastAsia"/>
        </w:rPr>
        <w:t>()</w:t>
      </w:r>
      <w:r>
        <w:br/>
      </w:r>
      <w:r w:rsidRPr="0092225B">
        <w:t>单独配置STM32定时器</w:t>
      </w:r>
      <w:r w:rsidRPr="0092225B">
        <w:rPr>
          <w:b/>
          <w:bCs/>
        </w:rPr>
        <w:t>输入捕获通道</w:t>
      </w:r>
      <w:r w:rsidR="00E6549A">
        <w:rPr>
          <w:rFonts w:hint="eastAsia"/>
          <w:b/>
          <w:bCs/>
        </w:rPr>
        <w:t>2</w:t>
      </w:r>
      <w:r w:rsidRPr="0092225B">
        <w:t>的预分频器</w:t>
      </w:r>
    </w:p>
    <w:p w14:paraId="2C0C8DEE" w14:textId="1F888DF3" w:rsidR="00D77582" w:rsidRPr="00D77582" w:rsidRDefault="00D77582" w:rsidP="002C03D5">
      <w:pPr>
        <w:pStyle w:val="2"/>
      </w:pPr>
      <w:r w:rsidRPr="00A9627D">
        <w:t>TIM_SetIC</w:t>
      </w:r>
      <w:r w:rsidR="00E6549A">
        <w:rPr>
          <w:rFonts w:hint="eastAsia"/>
        </w:rPr>
        <w:t>3</w:t>
      </w:r>
      <w:r w:rsidRPr="00A9627D">
        <w:t>Prescaler</w:t>
      </w:r>
      <w:r>
        <w:rPr>
          <w:rFonts w:hint="eastAsia"/>
        </w:rPr>
        <w:t>()</w:t>
      </w:r>
      <w:r>
        <w:br/>
      </w:r>
      <w:r w:rsidRPr="0092225B">
        <w:t>单独配置STM32定时器</w:t>
      </w:r>
      <w:r w:rsidRPr="0092225B">
        <w:rPr>
          <w:b/>
          <w:bCs/>
        </w:rPr>
        <w:t>输入捕获通道</w:t>
      </w:r>
      <w:r w:rsidR="00E6549A">
        <w:rPr>
          <w:rFonts w:hint="eastAsia"/>
          <w:b/>
          <w:bCs/>
        </w:rPr>
        <w:t>3</w:t>
      </w:r>
      <w:r w:rsidRPr="0092225B">
        <w:t>的预分频器</w:t>
      </w:r>
    </w:p>
    <w:p w14:paraId="4477A746" w14:textId="77777777" w:rsidR="00ED4E5A" w:rsidRDefault="00ED4E5A" w:rsidP="00ED4E5A">
      <w:pPr>
        <w:pStyle w:val="2"/>
      </w:pPr>
      <w:r w:rsidRPr="00A9627D">
        <w:t>TIM_SetIC</w:t>
      </w:r>
      <w:r>
        <w:rPr>
          <w:rFonts w:hint="eastAsia"/>
        </w:rPr>
        <w:t>4</w:t>
      </w:r>
      <w:r w:rsidRPr="00A9627D">
        <w:t>Prescaler</w:t>
      </w:r>
      <w:r>
        <w:rPr>
          <w:rFonts w:hint="eastAsia"/>
        </w:rPr>
        <w:t>()</w:t>
      </w:r>
      <w:r>
        <w:br/>
      </w:r>
      <w:r w:rsidRPr="0092225B">
        <w:t>单独配置STM32定时器</w:t>
      </w:r>
      <w:r w:rsidRPr="0092225B">
        <w:rPr>
          <w:b/>
          <w:bCs/>
        </w:rPr>
        <w:t>输入捕获通道</w:t>
      </w:r>
      <w:r>
        <w:rPr>
          <w:rFonts w:hint="eastAsia"/>
          <w:b/>
          <w:bCs/>
        </w:rPr>
        <w:t>4</w:t>
      </w:r>
      <w:r w:rsidRPr="0092225B">
        <w:t>的预分频器</w:t>
      </w:r>
    </w:p>
    <w:p w14:paraId="17C204E2" w14:textId="143B7D99" w:rsidR="00ED4E5A" w:rsidRDefault="00ED4E5A" w:rsidP="002C03D5">
      <w:pPr>
        <w:pStyle w:val="2"/>
      </w:pPr>
      <w:r w:rsidRPr="00ED4E5A">
        <w:t>TIM_GetCapture1</w:t>
      </w:r>
      <w:r>
        <w:rPr>
          <w:rFonts w:hint="eastAsia"/>
        </w:rPr>
        <w:t>()</w:t>
      </w:r>
      <w:r w:rsidR="002F69D7">
        <w:br/>
      </w:r>
      <w:r w:rsidR="002F69D7" w:rsidRPr="00816D9E">
        <w:rPr>
          <w:b/>
          <w:bCs/>
          <w:color w:val="EE0000"/>
        </w:rPr>
        <w:t>读取</w:t>
      </w:r>
      <w:r w:rsidR="002F69D7" w:rsidRPr="00816D9E">
        <w:t>STM32定时器通道1的捕获/比较寄存器（CCR1）的值</w:t>
      </w:r>
    </w:p>
    <w:p w14:paraId="57CF2A8C" w14:textId="77777777" w:rsidR="00816D9E" w:rsidRPr="00816D9E" w:rsidRDefault="00816D9E" w:rsidP="00816D9E">
      <w:r w:rsidRPr="00816D9E">
        <w:t>TIM_GetCapture1函数用于读取STM32定时器通道1的捕获/比较寄存器（CCR1）的值，在</w:t>
      </w:r>
      <w:r w:rsidRPr="00816D9E">
        <w:rPr>
          <w:b/>
          <w:bCs/>
          <w:color w:val="EE0000"/>
        </w:rPr>
        <w:t>输入捕获</w:t>
      </w:r>
      <w:r w:rsidRPr="00816D9E">
        <w:t>模式下，该值记录了特定事件（如上升沿或下降沿）发生时定时器计数器（CNT）的瞬时值，是测量</w:t>
      </w:r>
      <w:r w:rsidRPr="00816D9E">
        <w:rPr>
          <w:color w:val="EE0000"/>
        </w:rPr>
        <w:t>脉冲宽度</w:t>
      </w:r>
      <w:r w:rsidRPr="00816D9E">
        <w:t>、</w:t>
      </w:r>
      <w:r w:rsidRPr="00816D9E">
        <w:rPr>
          <w:color w:val="EE0000"/>
        </w:rPr>
        <w:t>信号频率</w:t>
      </w:r>
      <w:r w:rsidRPr="00816D9E">
        <w:t>和</w:t>
      </w:r>
      <w:r w:rsidRPr="00816D9E">
        <w:rPr>
          <w:color w:val="EE0000"/>
        </w:rPr>
        <w:t>占空比</w:t>
      </w:r>
      <w:r w:rsidRPr="00816D9E">
        <w:t>的关键数据。</w:t>
      </w:r>
    </w:p>
    <w:p w14:paraId="41A00FF4" w14:textId="77777777" w:rsidR="00816D9E" w:rsidRPr="00816D9E" w:rsidRDefault="00816D9E" w:rsidP="002F69D7">
      <w:pPr>
        <w:pStyle w:val="3"/>
      </w:pPr>
      <w:r w:rsidRPr="00816D9E">
        <w:rPr>
          <w:rFonts w:ascii="Segoe UI Emoji" w:hAnsi="Segoe UI Emoji" w:cs="Segoe UI Emoji"/>
        </w:rPr>
        <w:t>⚙️</w:t>
      </w:r>
      <w:r w:rsidRPr="00816D9E">
        <w:t xml:space="preserve"> 函数定义与参数 </w:t>
      </w:r>
    </w:p>
    <w:p w14:paraId="3490EE57" w14:textId="77777777" w:rsidR="00816D9E" w:rsidRPr="00816D9E" w:rsidRDefault="00816D9E">
      <w:pPr>
        <w:numPr>
          <w:ilvl w:val="0"/>
          <w:numId w:val="385"/>
        </w:numPr>
      </w:pPr>
      <w:r w:rsidRPr="00816D9E">
        <w:rPr>
          <w:rFonts w:ascii="Times New Roman" w:hAnsi="Times New Roman" w:cs="Times New Roman"/>
        </w:rPr>
        <w:t>​</w:t>
      </w:r>
      <w:r w:rsidRPr="00816D9E">
        <w:rPr>
          <w:b/>
          <w:bCs/>
        </w:rPr>
        <w:t>函数原型</w:t>
      </w:r>
      <w:r w:rsidRPr="00816D9E">
        <w:rPr>
          <w:rFonts w:ascii="Times New Roman" w:hAnsi="Times New Roman" w:cs="Times New Roman"/>
        </w:rPr>
        <w:t>​</w:t>
      </w:r>
      <w:r w:rsidRPr="00816D9E">
        <w:t>：uint16_t TIM_GetCapture1(</w:t>
      </w:r>
      <w:proofErr w:type="spellStart"/>
      <w:r w:rsidRPr="00816D9E">
        <w:t>TIM_TypeDef</w:t>
      </w:r>
      <w:proofErr w:type="spellEnd"/>
      <w:r w:rsidRPr="00816D9E">
        <w:t xml:space="preserve">* </w:t>
      </w:r>
      <w:proofErr w:type="spellStart"/>
      <w:r w:rsidRPr="00816D9E">
        <w:t>TIMx</w:t>
      </w:r>
      <w:proofErr w:type="spellEnd"/>
      <w:r w:rsidRPr="00816D9E">
        <w:t>);</w:t>
      </w:r>
    </w:p>
    <w:p w14:paraId="37144C42" w14:textId="77777777" w:rsidR="00816D9E" w:rsidRPr="00816D9E" w:rsidRDefault="00816D9E">
      <w:pPr>
        <w:numPr>
          <w:ilvl w:val="0"/>
          <w:numId w:val="385"/>
        </w:numPr>
      </w:pPr>
      <w:r w:rsidRPr="00816D9E">
        <w:rPr>
          <w:rFonts w:ascii="Times New Roman" w:hAnsi="Times New Roman" w:cs="Times New Roman"/>
        </w:rPr>
        <w:t>​</w:t>
      </w:r>
      <w:r w:rsidRPr="00816D9E">
        <w:rPr>
          <w:b/>
          <w:bCs/>
        </w:rPr>
        <w:t>参数</w:t>
      </w:r>
      <w:r w:rsidRPr="00816D9E">
        <w:rPr>
          <w:rFonts w:ascii="Times New Roman" w:hAnsi="Times New Roman" w:cs="Times New Roman"/>
        </w:rPr>
        <w:t>​</w:t>
      </w:r>
      <w:r w:rsidRPr="00816D9E">
        <w:t>：</w:t>
      </w:r>
      <w:proofErr w:type="spellStart"/>
      <w:r w:rsidRPr="00816D9E">
        <w:t>TIMx</w:t>
      </w:r>
      <w:proofErr w:type="spellEnd"/>
      <w:r w:rsidRPr="00816D9E">
        <w:t>，定时器指针（例如 TIM2、TIM3、TIM4 等），指定要操作的定时器。</w:t>
      </w:r>
    </w:p>
    <w:p w14:paraId="20BE52D9" w14:textId="77777777" w:rsidR="00816D9E" w:rsidRPr="00816D9E" w:rsidRDefault="00816D9E">
      <w:pPr>
        <w:numPr>
          <w:ilvl w:val="0"/>
          <w:numId w:val="385"/>
        </w:numPr>
      </w:pPr>
      <w:r w:rsidRPr="00816D9E">
        <w:rPr>
          <w:rFonts w:ascii="Times New Roman" w:hAnsi="Times New Roman" w:cs="Times New Roman"/>
        </w:rPr>
        <w:t>​</w:t>
      </w:r>
      <w:r w:rsidRPr="00816D9E">
        <w:rPr>
          <w:b/>
          <w:bCs/>
        </w:rPr>
        <w:t>返回值</w:t>
      </w:r>
      <w:r w:rsidRPr="00816D9E">
        <w:rPr>
          <w:rFonts w:ascii="Times New Roman" w:hAnsi="Times New Roman" w:cs="Times New Roman"/>
        </w:rPr>
        <w:t>​</w:t>
      </w:r>
      <w:r w:rsidRPr="00816D9E">
        <w:t>：16位无符号整数，表示通道1捕获/比较寄存器（CCR1）的当前值。</w:t>
      </w:r>
    </w:p>
    <w:p w14:paraId="407D24A0" w14:textId="77777777" w:rsidR="00816D9E" w:rsidRPr="00816D9E" w:rsidRDefault="00816D9E" w:rsidP="00521FC8">
      <w:pPr>
        <w:pStyle w:val="3"/>
      </w:pPr>
      <w:r w:rsidRPr="00816D9E">
        <w:rPr>
          <w:rFonts w:ascii="Segoe UI Emoji" w:hAnsi="Segoe UI Emoji" w:cs="Segoe UI Emoji"/>
        </w:rPr>
        <w:t>🔍</w:t>
      </w:r>
      <w:r w:rsidRPr="00816D9E">
        <w:t xml:space="preserve"> 工作原理与核心作用 </w:t>
      </w:r>
    </w:p>
    <w:p w14:paraId="1BF2E724" w14:textId="77777777" w:rsidR="00816D9E" w:rsidRPr="00816D9E" w:rsidRDefault="00816D9E" w:rsidP="00816D9E">
      <w:r w:rsidRPr="00816D9E">
        <w:t>在输入捕获模式下：</w:t>
      </w:r>
    </w:p>
    <w:p w14:paraId="509A21D3" w14:textId="77777777" w:rsidR="00816D9E" w:rsidRPr="00816D9E" w:rsidRDefault="00816D9E">
      <w:pPr>
        <w:numPr>
          <w:ilvl w:val="0"/>
          <w:numId w:val="386"/>
        </w:numPr>
      </w:pPr>
      <w:r w:rsidRPr="00816D9E">
        <w:lastRenderedPageBreak/>
        <w:t>当指定的通道（如 TIMx_CH1）上出现预设的边沿事件（例如上升沿）时，定时器的硬件会自动将当前</w:t>
      </w:r>
      <w:r w:rsidRPr="00816D9E">
        <w:rPr>
          <w:color w:val="EE0000"/>
        </w:rPr>
        <w:t>计数器（CNT）的值</w:t>
      </w:r>
      <w:r w:rsidRPr="00816D9E">
        <w:t>锁存到对应的捕获/比较寄存器（CCR1）中。</w:t>
      </w:r>
    </w:p>
    <w:p w14:paraId="44107C03" w14:textId="77777777" w:rsidR="00816D9E" w:rsidRPr="00816D9E" w:rsidRDefault="00816D9E">
      <w:pPr>
        <w:numPr>
          <w:ilvl w:val="0"/>
          <w:numId w:val="386"/>
        </w:numPr>
      </w:pPr>
      <w:r w:rsidRPr="00816D9E">
        <w:t>TIM_GetCapture1函数的作用就是读取这个</w:t>
      </w:r>
      <w:r w:rsidRPr="00816D9E">
        <w:rPr>
          <w:b/>
          <w:bCs/>
          <w:color w:val="EE0000"/>
        </w:rPr>
        <w:t>锁存值</w:t>
      </w:r>
      <w:r w:rsidRPr="00816D9E">
        <w:t>。</w:t>
      </w:r>
    </w:p>
    <w:p w14:paraId="47724932" w14:textId="77777777" w:rsidR="00816D9E" w:rsidRPr="00816D9E" w:rsidRDefault="00816D9E" w:rsidP="00816D9E">
      <w:r w:rsidRPr="00816D9E">
        <w:t>通过计算</w:t>
      </w:r>
      <w:r w:rsidRPr="00816D9E">
        <w:rPr>
          <w:b/>
          <w:bCs/>
          <w:color w:val="EE0000"/>
        </w:rPr>
        <w:t>两次</w:t>
      </w:r>
      <w:r w:rsidRPr="00816D9E">
        <w:rPr>
          <w:color w:val="EE0000"/>
        </w:rPr>
        <w:t>捕获值之</w:t>
      </w:r>
      <w:r w:rsidRPr="00816D9E">
        <w:rPr>
          <w:b/>
          <w:bCs/>
          <w:color w:val="EE0000"/>
        </w:rPr>
        <w:t>差</w:t>
      </w:r>
      <w:r w:rsidRPr="00816D9E">
        <w:t>（例如，一次上升沿捕获和一次下降沿捕获的差值），并结合定时器的计数频率，就可以计算出脉冲的宽度、周期，进而得到信号的频率和占空比。</w:t>
      </w:r>
    </w:p>
    <w:p w14:paraId="066ECF4C" w14:textId="77777777" w:rsidR="00816D9E" w:rsidRPr="00816D9E" w:rsidRDefault="00816D9E" w:rsidP="00521FC8">
      <w:pPr>
        <w:pStyle w:val="3"/>
      </w:pPr>
      <w:r w:rsidRPr="00816D9E">
        <w:rPr>
          <w:rFonts w:ascii="Segoe UI Emoji" w:hAnsi="Segoe UI Emoji" w:cs="Segoe UI Emoji"/>
        </w:rPr>
        <w:t>📝</w:t>
      </w:r>
      <w:r w:rsidRPr="00816D9E">
        <w:t xml:space="preserve"> 典型应用场景 </w:t>
      </w:r>
    </w:p>
    <w:p w14:paraId="641338B3" w14:textId="77777777" w:rsidR="00816D9E" w:rsidRPr="00816D9E" w:rsidRDefault="00816D9E">
      <w:pPr>
        <w:numPr>
          <w:ilvl w:val="0"/>
          <w:numId w:val="387"/>
        </w:numPr>
      </w:pPr>
      <w:r w:rsidRPr="00816D9E">
        <w:rPr>
          <w:rFonts w:ascii="Times New Roman" w:hAnsi="Times New Roman" w:cs="Times New Roman"/>
        </w:rPr>
        <w:t>​</w:t>
      </w:r>
      <w:r w:rsidRPr="00816D9E">
        <w:rPr>
          <w:b/>
          <w:bCs/>
        </w:rPr>
        <w:t>测量脉冲宽度（脉宽）</w:t>
      </w:r>
      <w:r w:rsidRPr="00816D9E">
        <w:rPr>
          <w:rFonts w:ascii="Times New Roman" w:hAnsi="Times New Roman" w:cs="Times New Roman"/>
          <w:b/>
          <w:bCs/>
        </w:rPr>
        <w:t>​</w:t>
      </w:r>
      <w:r w:rsidRPr="00816D9E">
        <w:rPr>
          <w:rFonts w:ascii="Times New Roman" w:hAnsi="Times New Roman" w:cs="Times New Roman"/>
        </w:rPr>
        <w:t>​</w:t>
      </w:r>
    </w:p>
    <w:p w14:paraId="50731DAB" w14:textId="77777777" w:rsidR="00816D9E" w:rsidRPr="00816D9E" w:rsidRDefault="00816D9E">
      <w:pPr>
        <w:numPr>
          <w:ilvl w:val="1"/>
          <w:numId w:val="387"/>
        </w:numPr>
      </w:pPr>
      <w:r w:rsidRPr="00816D9E">
        <w:rPr>
          <w:rFonts w:ascii="Times New Roman" w:hAnsi="Times New Roman" w:cs="Times New Roman"/>
        </w:rPr>
        <w:t>​</w:t>
      </w:r>
      <w:r w:rsidRPr="00816D9E">
        <w:rPr>
          <w:b/>
          <w:bCs/>
        </w:rPr>
        <w:t>步骤</w:t>
      </w:r>
      <w:r w:rsidRPr="00816D9E">
        <w:rPr>
          <w:rFonts w:ascii="Times New Roman" w:hAnsi="Times New Roman" w:cs="Times New Roman"/>
        </w:rPr>
        <w:t>​</w:t>
      </w:r>
      <w:r w:rsidRPr="00816D9E">
        <w:t>：通常</w:t>
      </w:r>
      <w:r w:rsidRPr="00816D9E">
        <w:rPr>
          <w:color w:val="EE0000"/>
        </w:rPr>
        <w:t>先设置</w:t>
      </w:r>
      <w:r w:rsidRPr="00816D9E">
        <w:rPr>
          <w:b/>
          <w:bCs/>
          <w:color w:val="EE0000"/>
        </w:rPr>
        <w:t>上升沿捕获</w:t>
      </w:r>
      <w:r w:rsidRPr="00816D9E">
        <w:t>，捕获到上升沿后，立即改为</w:t>
      </w:r>
      <w:r w:rsidRPr="00816D9E">
        <w:rPr>
          <w:b/>
          <w:bCs/>
          <w:color w:val="EE0000"/>
        </w:rPr>
        <w:t>下降沿</w:t>
      </w:r>
      <w:r w:rsidRPr="00816D9E">
        <w:rPr>
          <w:color w:val="EE0000"/>
        </w:rPr>
        <w:t>捕获</w:t>
      </w:r>
      <w:r w:rsidRPr="00816D9E">
        <w:t>。两次捕获的</w:t>
      </w:r>
      <w:r w:rsidRPr="00816D9E">
        <w:rPr>
          <w:b/>
          <w:bCs/>
          <w:color w:val="EE0000"/>
        </w:rPr>
        <w:t>CCR1值之差</w:t>
      </w:r>
      <w:r w:rsidRPr="00816D9E">
        <w:t>即为高电平期间的</w:t>
      </w:r>
      <w:r w:rsidRPr="00816D9E">
        <w:rPr>
          <w:b/>
          <w:bCs/>
          <w:color w:val="EE0000"/>
        </w:rPr>
        <w:t>计数差值</w:t>
      </w:r>
      <w:r w:rsidRPr="00816D9E">
        <w:t>，乘以</w:t>
      </w:r>
      <w:r w:rsidRPr="00816D9E">
        <w:rPr>
          <w:b/>
          <w:bCs/>
          <w:color w:val="EE0000"/>
        </w:rPr>
        <w:t>计数周期</w:t>
      </w:r>
      <w:r w:rsidRPr="00816D9E">
        <w:t>就是高电平脉宽。</w:t>
      </w:r>
    </w:p>
    <w:p w14:paraId="6B45FF83" w14:textId="77777777" w:rsidR="00816D9E" w:rsidRPr="00816D9E" w:rsidRDefault="00816D9E">
      <w:pPr>
        <w:numPr>
          <w:ilvl w:val="1"/>
          <w:numId w:val="387"/>
        </w:numPr>
      </w:pPr>
      <w:r w:rsidRPr="00816D9E">
        <w:rPr>
          <w:rFonts w:ascii="Times New Roman" w:hAnsi="Times New Roman" w:cs="Times New Roman"/>
        </w:rPr>
        <w:t>​</w:t>
      </w:r>
      <w:r w:rsidRPr="00816D9E">
        <w:rPr>
          <w:b/>
          <w:bCs/>
        </w:rPr>
        <w:t>示例代码逻辑</w:t>
      </w:r>
      <w:r w:rsidRPr="00816D9E">
        <w:rPr>
          <w:rFonts w:ascii="Times New Roman" w:hAnsi="Times New Roman" w:cs="Times New Roman"/>
        </w:rPr>
        <w:t>​</w:t>
      </w:r>
      <w:r w:rsidRPr="00816D9E">
        <w:t>：</w:t>
      </w:r>
    </w:p>
    <w:p w14:paraId="77682EFC" w14:textId="77777777" w:rsidR="00816D9E" w:rsidRPr="00816D9E" w:rsidRDefault="00816D9E">
      <w:pPr>
        <w:numPr>
          <w:ilvl w:val="1"/>
          <w:numId w:val="387"/>
        </w:numPr>
        <w:tabs>
          <w:tab w:val="clear" w:pos="1440"/>
        </w:tabs>
      </w:pPr>
      <w:r w:rsidRPr="00816D9E">
        <w:t>// 第一次捕获（上升沿）</w:t>
      </w:r>
    </w:p>
    <w:p w14:paraId="72DF770D" w14:textId="77777777" w:rsidR="00816D9E" w:rsidRPr="00816D9E" w:rsidRDefault="00816D9E">
      <w:pPr>
        <w:numPr>
          <w:ilvl w:val="1"/>
          <w:numId w:val="387"/>
        </w:numPr>
        <w:tabs>
          <w:tab w:val="clear" w:pos="1440"/>
        </w:tabs>
      </w:pPr>
      <w:r w:rsidRPr="00816D9E">
        <w:t xml:space="preserve">uint16_t </w:t>
      </w:r>
      <w:proofErr w:type="spellStart"/>
      <w:r w:rsidRPr="00816D9E">
        <w:t>rise_value</w:t>
      </w:r>
      <w:proofErr w:type="spellEnd"/>
      <w:r w:rsidRPr="00816D9E">
        <w:t xml:space="preserve"> = TIM_GetCapture1(TIM3);</w:t>
      </w:r>
    </w:p>
    <w:p w14:paraId="01E71128" w14:textId="77777777" w:rsidR="00816D9E" w:rsidRPr="00816D9E" w:rsidRDefault="00816D9E">
      <w:pPr>
        <w:numPr>
          <w:ilvl w:val="1"/>
          <w:numId w:val="387"/>
        </w:numPr>
        <w:tabs>
          <w:tab w:val="clear" w:pos="1440"/>
        </w:tabs>
      </w:pPr>
      <w:r w:rsidRPr="00816D9E">
        <w:t>// 第二次捕获（下降沿）</w:t>
      </w:r>
    </w:p>
    <w:p w14:paraId="1889E082" w14:textId="77777777" w:rsidR="00816D9E" w:rsidRPr="00816D9E" w:rsidRDefault="00816D9E">
      <w:pPr>
        <w:numPr>
          <w:ilvl w:val="1"/>
          <w:numId w:val="387"/>
        </w:numPr>
        <w:tabs>
          <w:tab w:val="clear" w:pos="1440"/>
        </w:tabs>
      </w:pPr>
      <w:r w:rsidRPr="00816D9E">
        <w:t xml:space="preserve">uint16_t </w:t>
      </w:r>
      <w:proofErr w:type="spellStart"/>
      <w:r w:rsidRPr="00816D9E">
        <w:t>fall_value</w:t>
      </w:r>
      <w:proofErr w:type="spellEnd"/>
      <w:r w:rsidRPr="00816D9E">
        <w:t xml:space="preserve"> = TIM_GetCapture1(TIM3);</w:t>
      </w:r>
    </w:p>
    <w:p w14:paraId="7C769ED0" w14:textId="77777777" w:rsidR="00816D9E" w:rsidRPr="00816D9E" w:rsidRDefault="00816D9E" w:rsidP="00816D9E">
      <w:r w:rsidRPr="00816D9E">
        <w:t xml:space="preserve">uint16_t </w:t>
      </w:r>
      <w:proofErr w:type="spellStart"/>
      <w:r w:rsidRPr="00816D9E">
        <w:t>pulse_width_counts</w:t>
      </w:r>
      <w:proofErr w:type="spellEnd"/>
      <w:r w:rsidRPr="00816D9E">
        <w:t xml:space="preserve"> = </w:t>
      </w:r>
      <w:proofErr w:type="spellStart"/>
      <w:r w:rsidRPr="00816D9E">
        <w:t>fall_value</w:t>
      </w:r>
      <w:proofErr w:type="spellEnd"/>
      <w:r w:rsidRPr="00816D9E">
        <w:t xml:space="preserve"> - </w:t>
      </w:r>
      <w:proofErr w:type="spellStart"/>
      <w:r w:rsidRPr="00816D9E">
        <w:t>rise_value</w:t>
      </w:r>
      <w:proofErr w:type="spellEnd"/>
      <w:r w:rsidRPr="00816D9E">
        <w:t>; // 计数值差</w:t>
      </w:r>
    </w:p>
    <w:p w14:paraId="6DB77C42" w14:textId="77777777" w:rsidR="00816D9E" w:rsidRPr="00816D9E" w:rsidRDefault="00816D9E">
      <w:pPr>
        <w:numPr>
          <w:ilvl w:val="0"/>
          <w:numId w:val="387"/>
        </w:numPr>
      </w:pPr>
      <w:r w:rsidRPr="00816D9E">
        <w:rPr>
          <w:rFonts w:ascii="Times New Roman" w:hAnsi="Times New Roman" w:cs="Times New Roman"/>
        </w:rPr>
        <w:t>​</w:t>
      </w:r>
      <w:r w:rsidRPr="00816D9E">
        <w:rPr>
          <w:b/>
          <w:bCs/>
        </w:rPr>
        <w:t>测量信号频率（测周法）</w:t>
      </w:r>
      <w:r w:rsidRPr="00816D9E">
        <w:rPr>
          <w:rFonts w:ascii="Times New Roman" w:hAnsi="Times New Roman" w:cs="Times New Roman"/>
          <w:b/>
          <w:bCs/>
        </w:rPr>
        <w:t>​</w:t>
      </w:r>
      <w:r w:rsidRPr="00816D9E">
        <w:rPr>
          <w:rFonts w:ascii="Times New Roman" w:hAnsi="Times New Roman" w:cs="Times New Roman"/>
        </w:rPr>
        <w:t>​</w:t>
      </w:r>
    </w:p>
    <w:p w14:paraId="3326E2FE" w14:textId="77777777" w:rsidR="00816D9E" w:rsidRPr="00816D9E" w:rsidRDefault="00816D9E">
      <w:pPr>
        <w:numPr>
          <w:ilvl w:val="1"/>
          <w:numId w:val="387"/>
        </w:numPr>
      </w:pPr>
      <w:r w:rsidRPr="00816D9E">
        <w:rPr>
          <w:rFonts w:ascii="Times New Roman" w:hAnsi="Times New Roman" w:cs="Times New Roman"/>
        </w:rPr>
        <w:t>​</w:t>
      </w:r>
      <w:r w:rsidRPr="00816D9E">
        <w:rPr>
          <w:b/>
          <w:bCs/>
        </w:rPr>
        <w:t>步骤</w:t>
      </w:r>
      <w:r w:rsidRPr="00816D9E">
        <w:rPr>
          <w:rFonts w:ascii="Times New Roman" w:hAnsi="Times New Roman" w:cs="Times New Roman"/>
        </w:rPr>
        <w:t>​</w:t>
      </w:r>
      <w:r w:rsidRPr="00816D9E">
        <w:t>：配置为上升沿捕获。两个连续上升沿之间的CCR1值差值（需考虑计数器溢出）的倒数，乘以定时器计数频率，即为信号频率。</w:t>
      </w:r>
    </w:p>
    <w:p w14:paraId="75DEFD37" w14:textId="77777777" w:rsidR="00816D9E" w:rsidRPr="00816D9E" w:rsidRDefault="00816D9E">
      <w:pPr>
        <w:numPr>
          <w:ilvl w:val="1"/>
          <w:numId w:val="387"/>
        </w:numPr>
      </w:pPr>
      <w:r w:rsidRPr="00816D9E">
        <w:rPr>
          <w:rFonts w:ascii="Times New Roman" w:hAnsi="Times New Roman" w:cs="Times New Roman"/>
        </w:rPr>
        <w:t>​</w:t>
      </w:r>
      <w:r w:rsidRPr="00816D9E">
        <w:rPr>
          <w:b/>
          <w:bCs/>
        </w:rPr>
        <w:t>计算</w:t>
      </w:r>
      <w:proofErr w:type="gramStart"/>
      <w:r w:rsidRPr="00816D9E">
        <w:rPr>
          <w:b/>
          <w:bCs/>
        </w:rPr>
        <w:t>公式</w:t>
      </w:r>
      <w:r w:rsidRPr="00816D9E">
        <w:rPr>
          <w:rFonts w:ascii="Times New Roman" w:hAnsi="Times New Roman" w:cs="Times New Roman"/>
        </w:rPr>
        <w:t>​</w:t>
      </w:r>
      <w:r w:rsidRPr="00816D9E">
        <w:t>：</w:t>
      </w:r>
      <w:proofErr w:type="gramEnd"/>
      <w:r w:rsidRPr="00816D9E">
        <w:t>频率 = 定时器计数</w:t>
      </w:r>
      <w:proofErr w:type="gramStart"/>
      <w:r w:rsidRPr="00816D9E">
        <w:t>频率 / (捕获值差值)</w:t>
      </w:r>
      <w:proofErr w:type="gramEnd"/>
      <w:r w:rsidRPr="00816D9E">
        <w:t>。</w:t>
      </w:r>
    </w:p>
    <w:p w14:paraId="06A52A1C" w14:textId="77777777" w:rsidR="00816D9E" w:rsidRPr="00816D9E" w:rsidRDefault="00816D9E">
      <w:pPr>
        <w:numPr>
          <w:ilvl w:val="0"/>
          <w:numId w:val="387"/>
        </w:numPr>
      </w:pPr>
      <w:r w:rsidRPr="00816D9E">
        <w:rPr>
          <w:rFonts w:ascii="Times New Roman" w:hAnsi="Times New Roman" w:cs="Times New Roman"/>
        </w:rPr>
        <w:t>​</w:t>
      </w:r>
      <w:r w:rsidRPr="00816D9E">
        <w:rPr>
          <w:b/>
          <w:bCs/>
        </w:rPr>
        <w:t>PWM输入模式（测量频率和占空比）</w:t>
      </w:r>
      <w:r w:rsidRPr="00816D9E">
        <w:rPr>
          <w:rFonts w:ascii="Times New Roman" w:hAnsi="Times New Roman" w:cs="Times New Roman"/>
          <w:b/>
          <w:bCs/>
        </w:rPr>
        <w:t>​</w:t>
      </w:r>
      <w:r w:rsidRPr="00816D9E">
        <w:rPr>
          <w:rFonts w:ascii="Times New Roman" w:hAnsi="Times New Roman" w:cs="Times New Roman"/>
        </w:rPr>
        <w:t>​</w:t>
      </w:r>
    </w:p>
    <w:p w14:paraId="094D22DB" w14:textId="77777777" w:rsidR="00816D9E" w:rsidRPr="00816D9E" w:rsidRDefault="00816D9E">
      <w:pPr>
        <w:numPr>
          <w:ilvl w:val="1"/>
          <w:numId w:val="387"/>
        </w:numPr>
      </w:pPr>
      <w:r w:rsidRPr="00816D9E">
        <w:rPr>
          <w:rFonts w:ascii="Times New Roman" w:hAnsi="Times New Roman" w:cs="Times New Roman"/>
        </w:rPr>
        <w:t>​</w:t>
      </w:r>
      <w:r w:rsidRPr="00816D9E">
        <w:rPr>
          <w:b/>
          <w:bCs/>
        </w:rPr>
        <w:t>步骤</w:t>
      </w:r>
      <w:r w:rsidRPr="00816D9E">
        <w:rPr>
          <w:rFonts w:ascii="Times New Roman" w:hAnsi="Times New Roman" w:cs="Times New Roman"/>
        </w:rPr>
        <w:t>​</w:t>
      </w:r>
      <w:r w:rsidRPr="00816D9E">
        <w:t xml:space="preserve">：使用 </w:t>
      </w:r>
      <w:proofErr w:type="spellStart"/>
      <w:r w:rsidRPr="00816D9E">
        <w:t>TIM_PWMIConfig</w:t>
      </w:r>
      <w:proofErr w:type="spellEnd"/>
      <w:r w:rsidRPr="00816D9E">
        <w:t>配置PWM输入模式，通常一个通道（如IC1）捕获上升沿（周期），另一个通道（如IC2）捕获下降沿（脉宽）。TIM_GetCapture1用于读取周期对应的计数值，TIM_GetCapture2用于读取高电平脉宽对应的计数值。</w:t>
      </w:r>
    </w:p>
    <w:p w14:paraId="6F3EE540" w14:textId="77777777" w:rsidR="00816D9E" w:rsidRPr="00816D9E" w:rsidRDefault="00816D9E">
      <w:pPr>
        <w:numPr>
          <w:ilvl w:val="1"/>
          <w:numId w:val="387"/>
        </w:numPr>
      </w:pPr>
      <w:r w:rsidRPr="00816D9E">
        <w:rPr>
          <w:rFonts w:ascii="Times New Roman" w:hAnsi="Times New Roman" w:cs="Times New Roman"/>
        </w:rPr>
        <w:t>​</w:t>
      </w:r>
      <w:r w:rsidRPr="00816D9E">
        <w:rPr>
          <w:b/>
          <w:bCs/>
        </w:rPr>
        <w:t>计算公式</w:t>
      </w:r>
      <w:r w:rsidRPr="00816D9E">
        <w:rPr>
          <w:rFonts w:ascii="Times New Roman" w:hAnsi="Times New Roman" w:cs="Times New Roman"/>
        </w:rPr>
        <w:t>​</w:t>
      </w:r>
      <w:r w:rsidRPr="00816D9E">
        <w:t>：</w:t>
      </w:r>
    </w:p>
    <w:p w14:paraId="5AEDC335" w14:textId="77777777" w:rsidR="00816D9E" w:rsidRPr="00816D9E" w:rsidRDefault="00816D9E">
      <w:pPr>
        <w:numPr>
          <w:ilvl w:val="2"/>
          <w:numId w:val="387"/>
        </w:numPr>
      </w:pPr>
      <w:r w:rsidRPr="00816D9E">
        <w:t>频率 = 定时器时钟频率 / TIM_GetCapture1(</w:t>
      </w:r>
      <w:proofErr w:type="spellStart"/>
      <w:r w:rsidRPr="00816D9E">
        <w:t>TIMx</w:t>
      </w:r>
      <w:proofErr w:type="spellEnd"/>
      <w:r w:rsidRPr="00816D9E">
        <w:t>)</w:t>
      </w:r>
    </w:p>
    <w:p w14:paraId="6E66A4F0" w14:textId="77777777" w:rsidR="00816D9E" w:rsidRPr="00816D9E" w:rsidRDefault="00816D9E">
      <w:pPr>
        <w:numPr>
          <w:ilvl w:val="2"/>
          <w:numId w:val="387"/>
        </w:numPr>
      </w:pPr>
      <w:r w:rsidRPr="00816D9E">
        <w:lastRenderedPageBreak/>
        <w:t>占空比 = (TIM_GetCapture2(</w:t>
      </w:r>
      <w:proofErr w:type="spellStart"/>
      <w:r w:rsidRPr="00816D9E">
        <w:t>TIMx</w:t>
      </w:r>
      <w:proofErr w:type="spellEnd"/>
      <w:r w:rsidRPr="00816D9E">
        <w:t>)/ TIM_GetCapture1(</w:t>
      </w:r>
      <w:proofErr w:type="spellStart"/>
      <w:r w:rsidRPr="00816D9E">
        <w:t>TIMx</w:t>
      </w:r>
      <w:proofErr w:type="spellEnd"/>
      <w:r w:rsidRPr="00816D9E">
        <w:t>)) * 100%</w:t>
      </w:r>
    </w:p>
    <w:p w14:paraId="72D27F79" w14:textId="77777777" w:rsidR="00816D9E" w:rsidRPr="00816D9E" w:rsidRDefault="00816D9E" w:rsidP="00521FC8">
      <w:pPr>
        <w:pStyle w:val="3"/>
      </w:pPr>
      <w:r w:rsidRPr="00816D9E">
        <w:rPr>
          <w:rFonts w:ascii="Segoe UI Emoji" w:hAnsi="Segoe UI Emoji" w:cs="Segoe UI Emoji"/>
        </w:rPr>
        <w:t>⚠️</w:t>
      </w:r>
      <w:r w:rsidRPr="00816D9E">
        <w:t xml:space="preserve"> 重要注意事项 </w:t>
      </w:r>
    </w:p>
    <w:p w14:paraId="10714191" w14:textId="77777777" w:rsidR="00816D9E" w:rsidRPr="00816D9E" w:rsidRDefault="00816D9E">
      <w:pPr>
        <w:numPr>
          <w:ilvl w:val="0"/>
          <w:numId w:val="388"/>
        </w:numPr>
      </w:pPr>
      <w:r w:rsidRPr="00816D9E">
        <w:rPr>
          <w:rFonts w:ascii="Times New Roman" w:hAnsi="Times New Roman" w:cs="Times New Roman"/>
        </w:rPr>
        <w:t>​</w:t>
      </w:r>
      <w:r w:rsidRPr="00816D9E">
        <w:rPr>
          <w:b/>
          <w:bCs/>
        </w:rPr>
        <w:t>捕获事件与寄存器更新</w:t>
      </w:r>
      <w:r w:rsidRPr="00816D9E">
        <w:rPr>
          <w:rFonts w:ascii="Times New Roman" w:hAnsi="Times New Roman" w:cs="Times New Roman"/>
        </w:rPr>
        <w:t>​</w:t>
      </w:r>
      <w:r w:rsidRPr="00816D9E">
        <w:t>：只有在配置的边沿事件发生时，CCR1寄存器才会更新为CNT的值。如果没有捕获事件发生，TIM_GetCapture1将返回上一次捕获的值或初始值（通常为0）。因此，在读取前最好通过检查捕获中断标志位（如 TIM_IT_CC1）或状态寄存器来确认是否有新的有效捕获。</w:t>
      </w:r>
    </w:p>
    <w:p w14:paraId="63ED0DD9" w14:textId="77777777" w:rsidR="00816D9E" w:rsidRPr="00816D9E" w:rsidRDefault="00816D9E">
      <w:pPr>
        <w:numPr>
          <w:ilvl w:val="0"/>
          <w:numId w:val="388"/>
        </w:numPr>
      </w:pPr>
      <w:r w:rsidRPr="00816D9E">
        <w:rPr>
          <w:rFonts w:ascii="Times New Roman" w:hAnsi="Times New Roman" w:cs="Times New Roman"/>
        </w:rPr>
        <w:t>​</w:t>
      </w:r>
      <w:r w:rsidRPr="00816D9E">
        <w:rPr>
          <w:b/>
          <w:bCs/>
        </w:rPr>
        <w:t>计数器溢出处理</w:t>
      </w:r>
      <w:r w:rsidRPr="00816D9E">
        <w:rPr>
          <w:rFonts w:ascii="Times New Roman" w:hAnsi="Times New Roman" w:cs="Times New Roman"/>
        </w:rPr>
        <w:t>​</w:t>
      </w:r>
      <w:r w:rsidRPr="00816D9E">
        <w:t>：如果脉冲宽度很长，计数器（CNT）可能在两次捕获之间发生了溢出（从最大值归零）。在这种情况下，简单的差值计算会出错。软件中需要记录溢出次数，并在计算时考虑进去。</w:t>
      </w:r>
    </w:p>
    <w:p w14:paraId="18392430" w14:textId="77777777" w:rsidR="00816D9E" w:rsidRPr="00816D9E" w:rsidRDefault="00816D9E">
      <w:pPr>
        <w:numPr>
          <w:ilvl w:val="0"/>
          <w:numId w:val="388"/>
        </w:numPr>
        <w:tabs>
          <w:tab w:val="clear" w:pos="720"/>
        </w:tabs>
      </w:pPr>
      <w:r w:rsidRPr="00816D9E">
        <w:t>// 示例：考虑溢出的周期计算</w:t>
      </w:r>
    </w:p>
    <w:p w14:paraId="632DFD8F" w14:textId="77777777" w:rsidR="00816D9E" w:rsidRPr="00816D9E" w:rsidRDefault="00816D9E">
      <w:pPr>
        <w:numPr>
          <w:ilvl w:val="0"/>
          <w:numId w:val="388"/>
        </w:numPr>
        <w:tabs>
          <w:tab w:val="clear" w:pos="720"/>
        </w:tabs>
      </w:pPr>
      <w:r w:rsidRPr="00816D9E">
        <w:t>// 假设</w:t>
      </w:r>
      <w:proofErr w:type="spellStart"/>
      <w:r w:rsidRPr="00816D9E">
        <w:t>arr</w:t>
      </w:r>
      <w:proofErr w:type="spellEnd"/>
      <w:r w:rsidRPr="00816D9E">
        <w:t>为自动重装载值，</w:t>
      </w:r>
      <w:proofErr w:type="spellStart"/>
      <w:r w:rsidRPr="00816D9E">
        <w:t>overflow_count</w:t>
      </w:r>
      <w:proofErr w:type="spellEnd"/>
      <w:r w:rsidRPr="00816D9E">
        <w:t>为溢出次数</w:t>
      </w:r>
    </w:p>
    <w:p w14:paraId="766532A9" w14:textId="77777777" w:rsidR="00816D9E" w:rsidRPr="00816D9E" w:rsidRDefault="00816D9E" w:rsidP="00816D9E">
      <w:proofErr w:type="spellStart"/>
      <w:r w:rsidRPr="00816D9E">
        <w:t>total_counts</w:t>
      </w:r>
      <w:proofErr w:type="spellEnd"/>
      <w:r w:rsidRPr="00816D9E">
        <w:t xml:space="preserve"> = (uint32_</w:t>
      </w:r>
      <w:proofErr w:type="gramStart"/>
      <w:r w:rsidRPr="00816D9E">
        <w:t>t)</w:t>
      </w:r>
      <w:proofErr w:type="spellStart"/>
      <w:r w:rsidRPr="00816D9E">
        <w:t>overflow</w:t>
      </w:r>
      <w:proofErr w:type="gramEnd"/>
      <w:r w:rsidRPr="00816D9E">
        <w:t>_count</w:t>
      </w:r>
      <w:proofErr w:type="spellEnd"/>
      <w:r w:rsidRPr="00816D9E">
        <w:t xml:space="preserve"> * (</w:t>
      </w:r>
      <w:proofErr w:type="spellStart"/>
      <w:r w:rsidRPr="00816D9E">
        <w:t>arr</w:t>
      </w:r>
      <w:proofErr w:type="spellEnd"/>
      <w:r w:rsidRPr="00816D9E">
        <w:t xml:space="preserve"> + 1) + (</w:t>
      </w:r>
      <w:proofErr w:type="spellStart"/>
      <w:r w:rsidRPr="00816D9E">
        <w:t>current_capture</w:t>
      </w:r>
      <w:proofErr w:type="spellEnd"/>
      <w:r w:rsidRPr="00816D9E">
        <w:t xml:space="preserve"> - </w:t>
      </w:r>
      <w:proofErr w:type="spellStart"/>
      <w:r w:rsidRPr="00816D9E">
        <w:t>previous_capture</w:t>
      </w:r>
      <w:proofErr w:type="spellEnd"/>
      <w:r w:rsidRPr="00816D9E">
        <w:t>);</w:t>
      </w:r>
    </w:p>
    <w:p w14:paraId="235563D3" w14:textId="77777777" w:rsidR="00816D9E" w:rsidRPr="00816D9E" w:rsidRDefault="00816D9E">
      <w:pPr>
        <w:numPr>
          <w:ilvl w:val="0"/>
          <w:numId w:val="388"/>
        </w:numPr>
      </w:pPr>
      <w:r w:rsidRPr="00816D9E">
        <w:rPr>
          <w:rFonts w:ascii="Times New Roman" w:hAnsi="Times New Roman" w:cs="Times New Roman"/>
        </w:rPr>
        <w:t>​</w:t>
      </w:r>
      <w:r w:rsidRPr="00816D9E">
        <w:rPr>
          <w:b/>
          <w:bCs/>
        </w:rPr>
        <w:t>通道与寄存器对应关系</w:t>
      </w:r>
      <w:r w:rsidRPr="00816D9E">
        <w:rPr>
          <w:rFonts w:ascii="Times New Roman" w:hAnsi="Times New Roman" w:cs="Times New Roman"/>
        </w:rPr>
        <w:t>​</w:t>
      </w:r>
      <w:r w:rsidRPr="00816D9E">
        <w:t>：TIM_GetCapture1仅读取通道1对应的CCR1寄存器。对于其他通道，需使用对应的函数：TIM_GetCapture2（通道2）、TIM_GetCapture3（通道3）、TIM_GetCapture4（通道4）。</w:t>
      </w:r>
    </w:p>
    <w:p w14:paraId="1DE354D2" w14:textId="77777777" w:rsidR="00816D9E" w:rsidRPr="00816D9E" w:rsidRDefault="00816D9E" w:rsidP="00521FC8">
      <w:pPr>
        <w:pStyle w:val="3"/>
      </w:pPr>
      <w:r w:rsidRPr="00816D9E">
        <w:rPr>
          <w:rFonts w:ascii="Segoe UI Emoji" w:hAnsi="Segoe UI Emoji" w:cs="Segoe UI Emoji"/>
        </w:rPr>
        <w:t>🔄</w:t>
      </w:r>
      <w:r w:rsidRPr="00816D9E">
        <w:t xml:space="preserve"> 基本使用流程 </w:t>
      </w:r>
    </w:p>
    <w:p w14:paraId="3539B47C" w14:textId="77777777" w:rsidR="00816D9E" w:rsidRPr="00816D9E" w:rsidRDefault="00816D9E">
      <w:pPr>
        <w:numPr>
          <w:ilvl w:val="0"/>
          <w:numId w:val="389"/>
        </w:numPr>
      </w:pPr>
      <w:r w:rsidRPr="00816D9E">
        <w:rPr>
          <w:rFonts w:ascii="Times New Roman" w:hAnsi="Times New Roman" w:cs="Times New Roman"/>
        </w:rPr>
        <w:t>​</w:t>
      </w:r>
      <w:r w:rsidRPr="00816D9E">
        <w:rPr>
          <w:b/>
          <w:bCs/>
        </w:rPr>
        <w:t>配置定时器时基单元</w:t>
      </w:r>
      <w:r w:rsidRPr="00816D9E">
        <w:rPr>
          <w:rFonts w:ascii="Times New Roman" w:hAnsi="Times New Roman" w:cs="Times New Roman"/>
        </w:rPr>
        <w:t>​</w:t>
      </w:r>
      <w:r w:rsidRPr="00816D9E">
        <w:t>：设置预分频器（PSC）和自动重装载值（ARR），确定计数器频率和计数范围。</w:t>
      </w:r>
    </w:p>
    <w:p w14:paraId="01CDDBBB" w14:textId="77777777" w:rsidR="00816D9E" w:rsidRPr="00816D9E" w:rsidRDefault="00816D9E">
      <w:pPr>
        <w:numPr>
          <w:ilvl w:val="0"/>
          <w:numId w:val="389"/>
        </w:numPr>
      </w:pPr>
      <w:r w:rsidRPr="00816D9E">
        <w:rPr>
          <w:rFonts w:ascii="Times New Roman" w:hAnsi="Times New Roman" w:cs="Times New Roman"/>
        </w:rPr>
        <w:t>​</w:t>
      </w:r>
      <w:r w:rsidRPr="00816D9E">
        <w:rPr>
          <w:b/>
          <w:bCs/>
        </w:rPr>
        <w:t>配置输入捕获通道</w:t>
      </w:r>
      <w:r w:rsidRPr="00816D9E">
        <w:rPr>
          <w:rFonts w:ascii="Times New Roman" w:hAnsi="Times New Roman" w:cs="Times New Roman"/>
        </w:rPr>
        <w:t>​</w:t>
      </w:r>
      <w:r w:rsidRPr="00816D9E">
        <w:t xml:space="preserve">：通过 </w:t>
      </w:r>
      <w:proofErr w:type="spellStart"/>
      <w:r w:rsidRPr="00816D9E">
        <w:t>TIM_ICInit</w:t>
      </w:r>
      <w:proofErr w:type="spellEnd"/>
      <w:r w:rsidRPr="00816D9E">
        <w:t xml:space="preserve">或 </w:t>
      </w:r>
      <w:proofErr w:type="spellStart"/>
      <w:r w:rsidRPr="00816D9E">
        <w:t>TIM_PWMIConfig</w:t>
      </w:r>
      <w:proofErr w:type="spellEnd"/>
      <w:r w:rsidRPr="00816D9E">
        <w:t>设置捕获通道、极性（上升沿/下降沿）、滤波器等参数。</w:t>
      </w:r>
    </w:p>
    <w:p w14:paraId="517350E0" w14:textId="77777777" w:rsidR="00816D9E" w:rsidRPr="00816D9E" w:rsidRDefault="00816D9E">
      <w:pPr>
        <w:numPr>
          <w:ilvl w:val="0"/>
          <w:numId w:val="389"/>
        </w:numPr>
      </w:pPr>
      <w:r w:rsidRPr="00816D9E">
        <w:rPr>
          <w:rFonts w:ascii="Times New Roman" w:hAnsi="Times New Roman" w:cs="Times New Roman"/>
        </w:rPr>
        <w:t>​</w:t>
      </w:r>
      <w:r w:rsidRPr="00816D9E">
        <w:rPr>
          <w:b/>
          <w:bCs/>
        </w:rPr>
        <w:t>使能定时器与捕获</w:t>
      </w:r>
      <w:r w:rsidRPr="00816D9E">
        <w:rPr>
          <w:rFonts w:ascii="Times New Roman" w:hAnsi="Times New Roman" w:cs="Times New Roman"/>
        </w:rPr>
        <w:t>​</w:t>
      </w:r>
      <w:r w:rsidRPr="00816D9E">
        <w:t xml:space="preserve">：调用 </w:t>
      </w:r>
      <w:proofErr w:type="spellStart"/>
      <w:r w:rsidRPr="00816D9E">
        <w:t>TIM_Cmd</w:t>
      </w:r>
      <w:proofErr w:type="spellEnd"/>
      <w:r w:rsidRPr="00816D9E">
        <w:t>使能定时器，并根据需要使能捕获中断（</w:t>
      </w:r>
      <w:proofErr w:type="spellStart"/>
      <w:r w:rsidRPr="00816D9E">
        <w:t>TIM_ITConfig</w:t>
      </w:r>
      <w:proofErr w:type="spellEnd"/>
      <w:r w:rsidRPr="00816D9E">
        <w:t>）。</w:t>
      </w:r>
    </w:p>
    <w:p w14:paraId="4FF28734" w14:textId="77777777" w:rsidR="00816D9E" w:rsidRPr="00816D9E" w:rsidRDefault="00816D9E">
      <w:pPr>
        <w:numPr>
          <w:ilvl w:val="0"/>
          <w:numId w:val="389"/>
        </w:numPr>
      </w:pPr>
      <w:r w:rsidRPr="00816D9E">
        <w:rPr>
          <w:rFonts w:ascii="Times New Roman" w:hAnsi="Times New Roman" w:cs="Times New Roman"/>
        </w:rPr>
        <w:t>​</w:t>
      </w:r>
      <w:r w:rsidRPr="00816D9E">
        <w:rPr>
          <w:b/>
          <w:bCs/>
        </w:rPr>
        <w:t>在中断服务函数或主循环中读取捕获</w:t>
      </w:r>
      <w:proofErr w:type="gramStart"/>
      <w:r w:rsidRPr="00816D9E">
        <w:rPr>
          <w:b/>
          <w:bCs/>
        </w:rPr>
        <w:t>值</w:t>
      </w:r>
      <w:r w:rsidRPr="00816D9E">
        <w:rPr>
          <w:rFonts w:ascii="Times New Roman" w:hAnsi="Times New Roman" w:cs="Times New Roman"/>
        </w:rPr>
        <w:t>​</w:t>
      </w:r>
      <w:r w:rsidRPr="00816D9E">
        <w:t>：</w:t>
      </w:r>
      <w:proofErr w:type="gramEnd"/>
      <w:r w:rsidRPr="00816D9E">
        <w:t>在捕获事件发生后（例如，检查到中断标志位置起），</w:t>
      </w:r>
      <w:proofErr w:type="gramStart"/>
      <w:r w:rsidRPr="00816D9E">
        <w:t>调用 TIM_GetCapture1</w:t>
      </w:r>
      <w:proofErr w:type="gramEnd"/>
      <w:r w:rsidRPr="00816D9E">
        <w:t>读取CCR1的值进行计算。</w:t>
      </w:r>
    </w:p>
    <w:p w14:paraId="2639C0F7" w14:textId="77777777" w:rsidR="00816D9E" w:rsidRPr="00816D9E" w:rsidRDefault="00816D9E" w:rsidP="00816D9E">
      <w:r w:rsidRPr="00816D9E">
        <w:t>希望这些信息能帮助您更好地理解和使用 TIM_GetCapture1函数。</w:t>
      </w:r>
    </w:p>
    <w:p w14:paraId="21F00D3C" w14:textId="77777777" w:rsidR="00816D9E" w:rsidRPr="00816D9E" w:rsidRDefault="00816D9E" w:rsidP="00816D9E"/>
    <w:p w14:paraId="350321A3" w14:textId="09759B60" w:rsidR="00ED4E5A" w:rsidRDefault="00ED4E5A" w:rsidP="004F79D6">
      <w:pPr>
        <w:pStyle w:val="2"/>
      </w:pPr>
      <w:r w:rsidRPr="00ED4E5A">
        <w:lastRenderedPageBreak/>
        <w:t>TIM_GetCapture</w:t>
      </w:r>
      <w:r>
        <w:rPr>
          <w:rFonts w:hint="eastAsia"/>
        </w:rPr>
        <w:t>2()</w:t>
      </w:r>
      <w:r w:rsidR="00521FC8">
        <w:br/>
      </w:r>
      <w:r w:rsidR="00521FC8" w:rsidRPr="00816D9E">
        <w:t>读取STM32定时器通道</w:t>
      </w:r>
      <w:r w:rsidR="00521FC8">
        <w:rPr>
          <w:rFonts w:hint="eastAsia"/>
        </w:rPr>
        <w:t>2</w:t>
      </w:r>
      <w:r w:rsidR="00521FC8" w:rsidRPr="00816D9E">
        <w:t>的捕获/比较寄存器（CCR</w:t>
      </w:r>
      <w:r w:rsidR="00521FC8">
        <w:rPr>
          <w:rFonts w:hint="eastAsia"/>
        </w:rPr>
        <w:t>2</w:t>
      </w:r>
      <w:r w:rsidR="00521FC8" w:rsidRPr="00816D9E">
        <w:t>）的值</w:t>
      </w:r>
    </w:p>
    <w:p w14:paraId="2DE8C8B4" w14:textId="42226397" w:rsidR="00ED4E5A" w:rsidRPr="00ED4E5A" w:rsidRDefault="00ED4E5A" w:rsidP="004F79D6">
      <w:pPr>
        <w:pStyle w:val="2"/>
      </w:pPr>
      <w:r w:rsidRPr="00ED4E5A">
        <w:t>TIM_GetCapture</w:t>
      </w:r>
      <w:r>
        <w:rPr>
          <w:rFonts w:hint="eastAsia"/>
        </w:rPr>
        <w:t>3()</w:t>
      </w:r>
      <w:r w:rsidR="00521FC8">
        <w:br/>
      </w:r>
      <w:r w:rsidR="00521FC8" w:rsidRPr="00816D9E">
        <w:t>读取STM32定时器通道</w:t>
      </w:r>
      <w:r w:rsidR="00521FC8">
        <w:rPr>
          <w:rFonts w:hint="eastAsia"/>
        </w:rPr>
        <w:t>3</w:t>
      </w:r>
      <w:r w:rsidR="00521FC8" w:rsidRPr="00816D9E">
        <w:t>的捕获/比较寄存器（CCR</w:t>
      </w:r>
      <w:r w:rsidR="00521FC8">
        <w:rPr>
          <w:rFonts w:hint="eastAsia"/>
        </w:rPr>
        <w:t>3</w:t>
      </w:r>
      <w:r w:rsidR="00521FC8" w:rsidRPr="00816D9E">
        <w:t>）的值</w:t>
      </w:r>
    </w:p>
    <w:p w14:paraId="481E32A8" w14:textId="07F2FE7A" w:rsidR="00ED4E5A" w:rsidRPr="00ED4E5A" w:rsidRDefault="00ED4E5A" w:rsidP="00521FC8">
      <w:pPr>
        <w:pStyle w:val="2"/>
      </w:pPr>
      <w:r w:rsidRPr="00ED4E5A">
        <w:t>TIM_GetCapture</w:t>
      </w:r>
      <w:r>
        <w:rPr>
          <w:rFonts w:hint="eastAsia"/>
        </w:rPr>
        <w:t>4()</w:t>
      </w:r>
      <w:r w:rsidR="00521FC8">
        <w:br/>
      </w:r>
      <w:r w:rsidR="00521FC8" w:rsidRPr="00816D9E">
        <w:t>读取STM32定时器通道</w:t>
      </w:r>
      <w:r w:rsidR="00521FC8">
        <w:rPr>
          <w:rFonts w:hint="eastAsia"/>
        </w:rPr>
        <w:t>4</w:t>
      </w:r>
      <w:r w:rsidR="00521FC8" w:rsidRPr="00816D9E">
        <w:t>的捕获/比较寄存器（CCR</w:t>
      </w:r>
      <w:r w:rsidR="00521FC8">
        <w:rPr>
          <w:rFonts w:hint="eastAsia"/>
        </w:rPr>
        <w:t>4</w:t>
      </w:r>
      <w:r w:rsidR="00521FC8" w:rsidRPr="00816D9E">
        <w:t>）的值</w:t>
      </w:r>
    </w:p>
    <w:p w14:paraId="48E85017" w14:textId="3D58EE7D" w:rsidR="0081261C" w:rsidRDefault="0081261C" w:rsidP="002C03D5">
      <w:pPr>
        <w:pStyle w:val="2"/>
      </w:pPr>
      <w:proofErr w:type="spellStart"/>
      <w:r w:rsidRPr="0081261C">
        <w:t>TIM_PrescalerConfig</w:t>
      </w:r>
      <w:proofErr w:type="spellEnd"/>
      <w:r w:rsidRPr="0081261C">
        <w:t>()的第三个参数与影子寄存器有什么关系??</w:t>
      </w:r>
    </w:p>
    <w:p w14:paraId="77CDE0CC" w14:textId="77777777" w:rsidR="003E0AC7" w:rsidRPr="003E0AC7" w:rsidRDefault="003E0AC7" w:rsidP="003E0AC7">
      <w:r w:rsidRPr="003E0AC7">
        <w:t>您这个问题问得非常好，它直接关系到STM32定时器如何优雅且安全地更新运行参数。简单来说，</w:t>
      </w:r>
      <w:r w:rsidRPr="003E0AC7">
        <w:rPr>
          <w:rFonts w:ascii="Times New Roman" w:hAnsi="Times New Roman" w:cs="Times New Roman"/>
        </w:rPr>
        <w:t>​</w:t>
      </w:r>
      <w:proofErr w:type="spellStart"/>
      <w:r w:rsidRPr="003E0AC7">
        <w:rPr>
          <w:b/>
          <w:bCs/>
        </w:rPr>
        <w:t>TIM_PrescalerConfig</w:t>
      </w:r>
      <w:proofErr w:type="spellEnd"/>
      <w:r w:rsidRPr="003E0AC7">
        <w:rPr>
          <w:b/>
          <w:bCs/>
        </w:rPr>
        <w:t>()的第三个参数正是用来控制新的预分频值如何从“</w:t>
      </w:r>
      <w:r w:rsidRPr="003E0AC7">
        <w:rPr>
          <w:b/>
          <w:bCs/>
          <w:color w:val="EE0000"/>
        </w:rPr>
        <w:t>预装载寄存器</w:t>
      </w:r>
      <w:r w:rsidRPr="003E0AC7">
        <w:rPr>
          <w:b/>
          <w:bCs/>
        </w:rPr>
        <w:t>”写入真正起作用的“</w:t>
      </w:r>
      <w:r w:rsidRPr="003E0AC7">
        <w:rPr>
          <w:b/>
          <w:bCs/>
          <w:color w:val="EE0000"/>
        </w:rPr>
        <w:t>影子寄存器</w:t>
      </w:r>
      <w:r w:rsidRPr="003E0AC7">
        <w:rPr>
          <w:b/>
          <w:bCs/>
        </w:rPr>
        <w:t>”的机制</w:t>
      </w:r>
      <w:r w:rsidRPr="003E0AC7">
        <w:t>。</w:t>
      </w:r>
    </w:p>
    <w:p w14:paraId="3035EDBE" w14:textId="77777777" w:rsidR="003E0AC7" w:rsidRDefault="003E0AC7" w:rsidP="003E0AC7">
      <w:r w:rsidRPr="003E0AC7">
        <w:t>下面这个流程图清晰地展示了这两种模式的核心区别和工作流程。</w:t>
      </w:r>
    </w:p>
    <w:p w14:paraId="04E89638" w14:textId="4B461644" w:rsidR="00F31E8C" w:rsidRDefault="00F31E8C" w:rsidP="003E0AC7">
      <w:r w:rsidRPr="00F31E8C">
        <w:rPr>
          <w:noProof/>
        </w:rPr>
        <w:lastRenderedPageBreak/>
        <w:drawing>
          <wp:inline distT="0" distB="0" distL="0" distR="0" wp14:anchorId="5AD0FC67" wp14:editId="6E1A16BC">
            <wp:extent cx="2662086" cy="5400000"/>
            <wp:effectExtent l="0" t="0" r="5080" b="0"/>
            <wp:docPr id="8172444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44478" name="图片 1" descr="图示&#10;&#10;AI 生成的内容可能不正确。"/>
                    <pic:cNvPicPr/>
                  </pic:nvPicPr>
                  <pic:blipFill>
                    <a:blip r:embed="rId35"/>
                    <a:stretch>
                      <a:fillRect/>
                    </a:stretch>
                  </pic:blipFill>
                  <pic:spPr>
                    <a:xfrm>
                      <a:off x="0" y="0"/>
                      <a:ext cx="2662086" cy="5400000"/>
                    </a:xfrm>
                    <a:prstGeom prst="rect">
                      <a:avLst/>
                    </a:prstGeom>
                  </pic:spPr>
                </pic:pic>
              </a:graphicData>
            </a:graphic>
          </wp:inline>
        </w:drawing>
      </w:r>
    </w:p>
    <w:p w14:paraId="0D4C320E" w14:textId="77777777" w:rsidR="003E0AC7" w:rsidRPr="003E0AC7" w:rsidRDefault="003E0AC7" w:rsidP="003E0AC7">
      <w:r w:rsidRPr="003E0AC7">
        <w:t>正如流程图所示，您的选择决定了新参数更新的时机和安全性。下面是关于影子寄存器以及这两种模式更详细的解释。</w:t>
      </w:r>
    </w:p>
    <w:p w14:paraId="3F28F151" w14:textId="77777777" w:rsidR="003E0AC7" w:rsidRPr="003E0AC7" w:rsidRDefault="003E0AC7" w:rsidP="00D003CF">
      <w:pPr>
        <w:pStyle w:val="3"/>
      </w:pPr>
      <w:r w:rsidRPr="003E0AC7">
        <w:rPr>
          <w:rFonts w:ascii="Segoe UI Emoji" w:hAnsi="Segoe UI Emoji" w:cs="Segoe UI Emoji"/>
        </w:rPr>
        <w:t>📌</w:t>
      </w:r>
      <w:r w:rsidRPr="003E0AC7">
        <w:t xml:space="preserve"> 影子寄存器：安全的</w:t>
      </w:r>
      <w:r w:rsidRPr="00D003CF">
        <w:rPr>
          <w:color w:val="EE0000"/>
        </w:rPr>
        <w:t>缓冲器</w:t>
      </w:r>
      <w:r w:rsidRPr="003E0AC7">
        <w:t xml:space="preserve"> </w:t>
      </w:r>
    </w:p>
    <w:p w14:paraId="20BE8D0A" w14:textId="77777777" w:rsidR="003E0AC7" w:rsidRPr="003E0AC7" w:rsidRDefault="003E0AC7" w:rsidP="003E0AC7">
      <w:r w:rsidRPr="003E0AC7">
        <w:t>在STM32定时器中，像预分频器（PSC）、自动重载寄存器（ARR）这类关键参数寄存器，通常都有“</w:t>
      </w:r>
      <w:r w:rsidRPr="003E0AC7">
        <w:rPr>
          <w:color w:val="EE0000"/>
        </w:rPr>
        <w:t>影子寄存器</w:t>
      </w:r>
      <w:r w:rsidRPr="003E0AC7">
        <w:t>”机制。</w:t>
      </w:r>
    </w:p>
    <w:p w14:paraId="49357F97" w14:textId="77777777" w:rsidR="003E0AC7" w:rsidRPr="003E0AC7" w:rsidRDefault="003E0AC7">
      <w:pPr>
        <w:numPr>
          <w:ilvl w:val="0"/>
          <w:numId w:val="360"/>
        </w:numPr>
      </w:pPr>
      <w:r w:rsidRPr="003E0AC7">
        <w:rPr>
          <w:rFonts w:ascii="Times New Roman" w:hAnsi="Times New Roman" w:cs="Times New Roman"/>
        </w:rPr>
        <w:t>​</w:t>
      </w:r>
      <w:r w:rsidRPr="003E0AC7">
        <w:rPr>
          <w:b/>
          <w:bCs/>
        </w:rPr>
        <w:t>预装载寄存器</w:t>
      </w:r>
      <w:r w:rsidRPr="003E0AC7">
        <w:rPr>
          <w:rFonts w:ascii="Times New Roman" w:hAnsi="Times New Roman" w:cs="Times New Roman"/>
        </w:rPr>
        <w:t>​</w:t>
      </w:r>
      <w:r w:rsidRPr="003E0AC7">
        <w:t>：这是您通过软件（如</w:t>
      </w:r>
      <w:proofErr w:type="spellStart"/>
      <w:r w:rsidRPr="003E0AC7">
        <w:t>TIM_PrescalerConfig</w:t>
      </w:r>
      <w:proofErr w:type="spellEnd"/>
      <w:r w:rsidRPr="003E0AC7">
        <w:t>函数）直接读写的寄存器。它是一个“</w:t>
      </w:r>
      <w:r w:rsidRPr="003E0AC7">
        <w:rPr>
          <w:color w:val="EE0000"/>
        </w:rPr>
        <w:t>缓冲区域</w:t>
      </w:r>
      <w:r w:rsidRPr="003E0AC7">
        <w:t>”。</w:t>
      </w:r>
    </w:p>
    <w:p w14:paraId="246C9E39" w14:textId="77777777" w:rsidR="003E0AC7" w:rsidRPr="003E0AC7" w:rsidRDefault="003E0AC7">
      <w:pPr>
        <w:numPr>
          <w:ilvl w:val="0"/>
          <w:numId w:val="360"/>
        </w:numPr>
      </w:pPr>
      <w:r w:rsidRPr="003E0AC7">
        <w:rPr>
          <w:rFonts w:ascii="Times New Roman" w:hAnsi="Times New Roman" w:cs="Times New Roman"/>
        </w:rPr>
        <w:t>​</w:t>
      </w:r>
      <w:r w:rsidRPr="003E0AC7">
        <w:rPr>
          <w:b/>
          <w:bCs/>
        </w:rPr>
        <w:t>影子寄存器</w:t>
      </w:r>
      <w:r w:rsidRPr="003E0AC7">
        <w:rPr>
          <w:rFonts w:ascii="Times New Roman" w:hAnsi="Times New Roman" w:cs="Times New Roman"/>
        </w:rPr>
        <w:t>​</w:t>
      </w:r>
      <w:r w:rsidRPr="003E0AC7">
        <w:t>：这是定时器计数器（CNT）</w:t>
      </w:r>
      <w:r w:rsidRPr="003E0AC7">
        <w:rPr>
          <w:rFonts w:ascii="Times New Roman" w:hAnsi="Times New Roman" w:cs="Times New Roman"/>
          <w:color w:val="EE0000"/>
        </w:rPr>
        <w:t>​</w:t>
      </w:r>
      <w:r w:rsidRPr="003E0AC7">
        <w:rPr>
          <w:b/>
          <w:bCs/>
          <w:color w:val="EE0000"/>
        </w:rPr>
        <w:t>真正直接使用</w:t>
      </w:r>
      <w:r w:rsidRPr="003E0AC7">
        <w:t>的寄存器，对用户是“</w:t>
      </w:r>
      <w:r w:rsidRPr="003E0AC7">
        <w:rPr>
          <w:b/>
          <w:bCs/>
          <w:color w:val="EE0000"/>
        </w:rPr>
        <w:t>不可见</w:t>
      </w:r>
      <w:r w:rsidRPr="003E0AC7">
        <w:t>”的。</w:t>
      </w:r>
    </w:p>
    <w:p w14:paraId="75FEA66D" w14:textId="77777777" w:rsidR="003E0AC7" w:rsidRPr="003E0AC7" w:rsidRDefault="003E0AC7" w:rsidP="003E0AC7">
      <w:r w:rsidRPr="003E0AC7">
        <w:t>这种设计主要是为了</w:t>
      </w:r>
      <w:r w:rsidRPr="003E0AC7">
        <w:rPr>
          <w:b/>
          <w:bCs/>
          <w:color w:val="EE0000"/>
        </w:rPr>
        <w:t>安全</w:t>
      </w:r>
      <w:r w:rsidRPr="003E0AC7">
        <w:t>和</w:t>
      </w:r>
      <w:r w:rsidRPr="003E0AC7">
        <w:rPr>
          <w:b/>
          <w:bCs/>
          <w:color w:val="EE0000"/>
        </w:rPr>
        <w:t>同步</w:t>
      </w:r>
      <w:r w:rsidRPr="003E0AC7">
        <w:t>。如果在定时器运行中</w:t>
      </w:r>
      <w:r w:rsidRPr="003E0AC7">
        <w:rPr>
          <w:color w:val="EE0000"/>
        </w:rPr>
        <w:t>直接修改正在使用</w:t>
      </w:r>
      <w:r w:rsidRPr="003E0AC7">
        <w:t>的寄存器，可能会因为</w:t>
      </w:r>
      <w:r w:rsidRPr="003E0AC7">
        <w:rPr>
          <w:color w:val="EE0000"/>
        </w:rPr>
        <w:t>写入时机不当</w:t>
      </w:r>
      <w:r w:rsidRPr="003E0AC7">
        <w:t>（例如在计数器达到最大值附近时）而导致不可预料的</w:t>
      </w:r>
      <w:r w:rsidRPr="003E0AC7">
        <w:rPr>
          <w:color w:val="EE0000"/>
        </w:rPr>
        <w:t>计数</w:t>
      </w:r>
      <w:r w:rsidRPr="003E0AC7">
        <w:rPr>
          <w:color w:val="EE0000"/>
        </w:rPr>
        <w:lastRenderedPageBreak/>
        <w:t>错误</w:t>
      </w:r>
      <w:r w:rsidRPr="003E0AC7">
        <w:t>或</w:t>
      </w:r>
      <w:r w:rsidRPr="003E0AC7">
        <w:rPr>
          <w:color w:val="EE0000"/>
        </w:rPr>
        <w:t>波形畸变</w:t>
      </w:r>
      <w:r w:rsidRPr="003E0AC7">
        <w:t>。影子寄存器机制将“</w:t>
      </w:r>
      <w:r w:rsidRPr="003E0AC7">
        <w:rPr>
          <w:color w:val="EE0000"/>
        </w:rPr>
        <w:t>软件写入</w:t>
      </w:r>
      <w:r w:rsidRPr="003E0AC7">
        <w:t>”和“</w:t>
      </w:r>
      <w:r w:rsidRPr="003E0AC7">
        <w:rPr>
          <w:color w:val="EE0000"/>
        </w:rPr>
        <w:t>硬件使用</w:t>
      </w:r>
      <w:r w:rsidRPr="003E0AC7">
        <w:t>”这两个动作</w:t>
      </w:r>
      <w:r w:rsidRPr="003E0AC7">
        <w:rPr>
          <w:color w:val="EE0000"/>
        </w:rPr>
        <w:t>分离开</w:t>
      </w:r>
      <w:r w:rsidRPr="003E0AC7">
        <w:t>来。</w:t>
      </w:r>
    </w:p>
    <w:p w14:paraId="4543ACDE" w14:textId="77777777" w:rsidR="003E0AC7" w:rsidRPr="003E0AC7" w:rsidRDefault="003E0AC7" w:rsidP="00D003CF">
      <w:pPr>
        <w:pStyle w:val="3"/>
      </w:pPr>
      <w:r w:rsidRPr="003E0AC7">
        <w:rPr>
          <w:rFonts w:ascii="Segoe UI Emoji" w:hAnsi="Segoe UI Emoji" w:cs="Segoe UI Emoji"/>
        </w:rPr>
        <w:t>⚙️</w:t>
      </w:r>
      <w:r w:rsidRPr="003E0AC7">
        <w:t xml:space="preserve"> 两种重载模式详解 </w:t>
      </w:r>
    </w:p>
    <w:p w14:paraId="504B917F" w14:textId="77777777" w:rsidR="003E0AC7" w:rsidRPr="003E0AC7" w:rsidRDefault="003E0AC7" w:rsidP="003E0AC7">
      <w:proofErr w:type="spellStart"/>
      <w:r w:rsidRPr="003E0AC7">
        <w:t>TIM_PrescalerConfig</w:t>
      </w:r>
      <w:proofErr w:type="spellEnd"/>
      <w:r w:rsidRPr="003E0AC7">
        <w:t xml:space="preserve">()的第三个参数 </w:t>
      </w:r>
      <w:proofErr w:type="spellStart"/>
      <w:r w:rsidRPr="003E0AC7">
        <w:t>TIM_PSCReloadMode</w:t>
      </w:r>
      <w:proofErr w:type="spellEnd"/>
      <w:r w:rsidRPr="003E0AC7">
        <w:t>就是控制这个“分离”行为的开关。</w:t>
      </w:r>
    </w:p>
    <w:p w14:paraId="7E198E99" w14:textId="77777777" w:rsidR="003E0AC7" w:rsidRPr="003E0AC7" w:rsidRDefault="003E0AC7" w:rsidP="00D003CF">
      <w:pPr>
        <w:pStyle w:val="4"/>
      </w:pPr>
      <w:r w:rsidRPr="003E0AC7">
        <w:t xml:space="preserve">1. 立即模式 TIM_PSCReloadMode_Immediate </w:t>
      </w:r>
    </w:p>
    <w:p w14:paraId="35807F24" w14:textId="77777777" w:rsidR="003E0AC7" w:rsidRPr="003E0AC7" w:rsidRDefault="003E0AC7">
      <w:pPr>
        <w:numPr>
          <w:ilvl w:val="0"/>
          <w:numId w:val="361"/>
        </w:numPr>
      </w:pPr>
      <w:r w:rsidRPr="003E0AC7">
        <w:rPr>
          <w:rFonts w:ascii="Times New Roman" w:hAnsi="Times New Roman" w:cs="Times New Roman"/>
        </w:rPr>
        <w:t>​</w:t>
      </w:r>
      <w:r w:rsidRPr="003E0AC7">
        <w:rPr>
          <w:b/>
          <w:bCs/>
        </w:rPr>
        <w:t>工作</w:t>
      </w:r>
      <w:proofErr w:type="gramStart"/>
      <w:r w:rsidRPr="003E0AC7">
        <w:rPr>
          <w:b/>
          <w:bCs/>
        </w:rPr>
        <w:t>原理</w:t>
      </w:r>
      <w:r w:rsidRPr="003E0AC7">
        <w:rPr>
          <w:rFonts w:ascii="Times New Roman" w:hAnsi="Times New Roman" w:cs="Times New Roman"/>
        </w:rPr>
        <w:t>​</w:t>
      </w:r>
      <w:r w:rsidRPr="003E0AC7">
        <w:t>：</w:t>
      </w:r>
      <w:proofErr w:type="gramEnd"/>
      <w:r w:rsidRPr="003E0AC7">
        <w:t>当选择此模式时，您写入预装载寄存器的新预分频值会</w:t>
      </w:r>
      <w:r w:rsidRPr="003E0AC7">
        <w:rPr>
          <w:b/>
          <w:bCs/>
          <w:color w:val="EE0000"/>
        </w:rPr>
        <w:t>立即</w:t>
      </w:r>
      <w:r w:rsidRPr="003E0AC7">
        <w:t>被拷贝到影子寄存器中并生效。</w:t>
      </w:r>
    </w:p>
    <w:p w14:paraId="1D9A4FC9" w14:textId="77777777" w:rsidR="003E0AC7" w:rsidRPr="003E0AC7" w:rsidRDefault="003E0AC7">
      <w:pPr>
        <w:numPr>
          <w:ilvl w:val="0"/>
          <w:numId w:val="361"/>
        </w:numPr>
      </w:pPr>
      <w:r w:rsidRPr="003E0AC7">
        <w:rPr>
          <w:rFonts w:ascii="Times New Roman" w:hAnsi="Times New Roman" w:cs="Times New Roman"/>
        </w:rPr>
        <w:t>​</w:t>
      </w:r>
      <w:r w:rsidRPr="003E0AC7">
        <w:rPr>
          <w:b/>
          <w:bCs/>
        </w:rPr>
        <w:t>效果</w:t>
      </w:r>
      <w:r w:rsidRPr="003E0AC7">
        <w:rPr>
          <w:rFonts w:ascii="Times New Roman" w:hAnsi="Times New Roman" w:cs="Times New Roman"/>
        </w:rPr>
        <w:t>​</w:t>
      </w:r>
      <w:r w:rsidRPr="003E0AC7">
        <w:t>：如上图所示，这种模式会</w:t>
      </w:r>
      <w:r w:rsidRPr="003E0AC7">
        <w:rPr>
          <w:b/>
          <w:bCs/>
          <w:color w:val="EE0000"/>
        </w:rPr>
        <w:t>立刻改变</w:t>
      </w:r>
      <w:r w:rsidRPr="003E0AC7">
        <w:rPr>
          <w:color w:val="EE0000"/>
        </w:rPr>
        <w:t>计数器的时钟频率</w:t>
      </w:r>
      <w:r w:rsidRPr="003E0AC7">
        <w:t>，从而</w:t>
      </w:r>
      <w:r w:rsidRPr="003E0AC7">
        <w:rPr>
          <w:color w:val="EE0000"/>
        </w:rPr>
        <w:t>改变定时器的计数节奏</w:t>
      </w:r>
      <w:r w:rsidRPr="003E0AC7">
        <w:t>。</w:t>
      </w:r>
    </w:p>
    <w:p w14:paraId="43F3A557" w14:textId="77777777" w:rsidR="003E0AC7" w:rsidRPr="003E0AC7" w:rsidRDefault="003E0AC7">
      <w:pPr>
        <w:numPr>
          <w:ilvl w:val="0"/>
          <w:numId w:val="361"/>
        </w:numPr>
      </w:pPr>
      <w:r w:rsidRPr="003E0AC7">
        <w:rPr>
          <w:rFonts w:ascii="Times New Roman" w:hAnsi="Times New Roman" w:cs="Times New Roman"/>
        </w:rPr>
        <w:t>​</w:t>
      </w:r>
      <w:r w:rsidRPr="003E0AC7">
        <w:rPr>
          <w:b/>
          <w:bCs/>
        </w:rPr>
        <w:t>风险</w:t>
      </w:r>
      <w:r w:rsidRPr="003E0AC7">
        <w:rPr>
          <w:rFonts w:ascii="Times New Roman" w:hAnsi="Times New Roman" w:cs="Times New Roman"/>
        </w:rPr>
        <w:t>​</w:t>
      </w:r>
      <w:r w:rsidRPr="003E0AC7">
        <w:t>：这种“立即生效”可能会</w:t>
      </w:r>
      <w:r w:rsidRPr="003E0AC7">
        <w:rPr>
          <w:b/>
          <w:bCs/>
          <w:color w:val="EE0000"/>
        </w:rPr>
        <w:t>打断当前正在进行的计数周期</w:t>
      </w:r>
      <w:r w:rsidRPr="003E0AC7">
        <w:t>。例如，在生成PWM波形时，这可能导致一个</w:t>
      </w:r>
      <w:r w:rsidRPr="003E0AC7">
        <w:rPr>
          <w:color w:val="EE0000"/>
        </w:rPr>
        <w:t>不完整的脉冲</w:t>
      </w:r>
      <w:r w:rsidRPr="003E0AC7">
        <w:t>，产生</w:t>
      </w:r>
      <w:r w:rsidRPr="003E0AC7">
        <w:rPr>
          <w:color w:val="EE0000"/>
        </w:rPr>
        <w:t>毛刺</w:t>
      </w:r>
      <w:r w:rsidRPr="003E0AC7">
        <w:t>。因此，它通常用于</w:t>
      </w:r>
      <w:r w:rsidRPr="003E0AC7">
        <w:rPr>
          <w:color w:val="EE0000"/>
        </w:rPr>
        <w:t>对时序连续性要求不高</w:t>
      </w:r>
      <w:r w:rsidRPr="003E0AC7">
        <w:t>的场景，或者</w:t>
      </w:r>
      <w:r w:rsidRPr="003E0AC7">
        <w:rPr>
          <w:color w:val="EE0000"/>
        </w:rPr>
        <w:t>调试</w:t>
      </w:r>
      <w:r w:rsidRPr="003E0AC7">
        <w:t>阶段。</w:t>
      </w:r>
    </w:p>
    <w:p w14:paraId="751AD3D8" w14:textId="77777777" w:rsidR="003E0AC7" w:rsidRPr="003E0AC7" w:rsidRDefault="003E0AC7" w:rsidP="00D003CF">
      <w:pPr>
        <w:pStyle w:val="4"/>
      </w:pPr>
      <w:r w:rsidRPr="003E0AC7">
        <w:t xml:space="preserve">2. 更新模式 </w:t>
      </w:r>
      <w:proofErr w:type="spellStart"/>
      <w:r w:rsidRPr="003E0AC7">
        <w:t>TIM_PSCReloadMode_Update</w:t>
      </w:r>
      <w:proofErr w:type="spellEnd"/>
      <w:r w:rsidRPr="003E0AC7">
        <w:t xml:space="preserve"> </w:t>
      </w:r>
    </w:p>
    <w:p w14:paraId="213DEC1F" w14:textId="77777777" w:rsidR="003E0AC7" w:rsidRPr="003E0AC7" w:rsidRDefault="003E0AC7">
      <w:pPr>
        <w:numPr>
          <w:ilvl w:val="0"/>
          <w:numId w:val="362"/>
        </w:numPr>
      </w:pPr>
      <w:r w:rsidRPr="003E0AC7">
        <w:rPr>
          <w:rFonts w:ascii="Times New Roman" w:hAnsi="Times New Roman" w:cs="Times New Roman"/>
        </w:rPr>
        <w:t>​</w:t>
      </w:r>
      <w:r w:rsidRPr="003E0AC7">
        <w:rPr>
          <w:b/>
          <w:bCs/>
        </w:rPr>
        <w:t>工作原理</w:t>
      </w:r>
      <w:r w:rsidRPr="003E0AC7">
        <w:rPr>
          <w:rFonts w:ascii="Times New Roman" w:hAnsi="Times New Roman" w:cs="Times New Roman"/>
        </w:rPr>
        <w:t>​</w:t>
      </w:r>
      <w:r w:rsidRPr="003E0AC7">
        <w:t>：这是</w:t>
      </w:r>
      <w:r w:rsidRPr="003E0AC7">
        <w:rPr>
          <w:b/>
          <w:bCs/>
          <w:color w:val="EE0000"/>
        </w:rPr>
        <w:t>更常用、更安全</w:t>
      </w:r>
      <w:r w:rsidRPr="003E0AC7">
        <w:t>的模式。新值会先保存在预装载寄存器里，但</w:t>
      </w:r>
      <w:r w:rsidRPr="003E0AC7">
        <w:rPr>
          <w:color w:val="EE0000"/>
        </w:rPr>
        <w:t>不会立即影响</w:t>
      </w:r>
      <w:r w:rsidRPr="003E0AC7">
        <w:t>当前的计数。它会等待一个</w:t>
      </w:r>
      <w:r w:rsidRPr="003E0AC7">
        <w:rPr>
          <w:b/>
          <w:bCs/>
          <w:color w:val="EE0000"/>
        </w:rPr>
        <w:t>更新事件（UEV）</w:t>
      </w:r>
      <w:r w:rsidRPr="003E0AC7">
        <w:rPr>
          <w:rFonts w:ascii="Times New Roman" w:hAnsi="Times New Roman" w:cs="Times New Roman"/>
          <w:b/>
          <w:bCs/>
        </w:rPr>
        <w:t>​</w:t>
      </w:r>
      <w:r w:rsidRPr="003E0AC7">
        <w:rPr>
          <w:rFonts w:ascii="Times New Roman" w:hAnsi="Times New Roman" w:cs="Times New Roman"/>
        </w:rPr>
        <w:t>​</w:t>
      </w:r>
      <w:r w:rsidRPr="003E0AC7">
        <w:t xml:space="preserve"> 的发生（通常是当前计数周期结束，计数器溢出并重置时），才将</w:t>
      </w:r>
      <w:r w:rsidRPr="003E0AC7">
        <w:rPr>
          <w:color w:val="EE0000"/>
        </w:rPr>
        <w:t>新值</w:t>
      </w:r>
      <w:r w:rsidRPr="003E0AC7">
        <w:t>从预装载寄存器</w:t>
      </w:r>
      <w:r w:rsidRPr="003E0AC7">
        <w:rPr>
          <w:b/>
          <w:bCs/>
          <w:color w:val="EE0000"/>
        </w:rPr>
        <w:t>同步</w:t>
      </w:r>
      <w:r w:rsidRPr="003E0AC7">
        <w:t>到影子寄存器。</w:t>
      </w:r>
    </w:p>
    <w:p w14:paraId="5F983568" w14:textId="77777777" w:rsidR="003E0AC7" w:rsidRPr="003E0AC7" w:rsidRDefault="003E0AC7">
      <w:pPr>
        <w:numPr>
          <w:ilvl w:val="0"/>
          <w:numId w:val="362"/>
        </w:numPr>
      </w:pPr>
      <w:r w:rsidRPr="003E0AC7">
        <w:rPr>
          <w:rFonts w:ascii="Times New Roman" w:hAnsi="Times New Roman" w:cs="Times New Roman"/>
        </w:rPr>
        <w:t>​</w:t>
      </w:r>
      <w:proofErr w:type="gramStart"/>
      <w:r w:rsidRPr="003E0AC7">
        <w:rPr>
          <w:b/>
          <w:bCs/>
        </w:rPr>
        <w:t>效果</w:t>
      </w:r>
      <w:r w:rsidRPr="003E0AC7">
        <w:rPr>
          <w:rFonts w:ascii="Times New Roman" w:hAnsi="Times New Roman" w:cs="Times New Roman"/>
        </w:rPr>
        <w:t>​</w:t>
      </w:r>
      <w:r w:rsidRPr="003E0AC7">
        <w:t>：</w:t>
      </w:r>
      <w:proofErr w:type="gramEnd"/>
      <w:r w:rsidRPr="003E0AC7">
        <w:t>新的预分频值会在</w:t>
      </w:r>
      <w:r w:rsidRPr="003E0AC7">
        <w:rPr>
          <w:b/>
          <w:bCs/>
          <w:color w:val="EE0000"/>
        </w:rPr>
        <w:t>下一个计数周期</w:t>
      </w:r>
      <w:r w:rsidRPr="003E0AC7">
        <w:t>开始时才生效。这保证了当前计数周期的</w:t>
      </w:r>
      <w:r w:rsidRPr="003E0AC7">
        <w:rPr>
          <w:b/>
          <w:bCs/>
          <w:color w:val="EE0000"/>
        </w:rPr>
        <w:t>完整性</w:t>
      </w:r>
      <w:r w:rsidRPr="003E0AC7">
        <w:t>，对于PWM输出、定时同步等应用至关重要。</w:t>
      </w:r>
    </w:p>
    <w:p w14:paraId="6D45AFF2" w14:textId="77777777" w:rsidR="003E0AC7" w:rsidRPr="003E0AC7" w:rsidRDefault="003E0AC7">
      <w:pPr>
        <w:numPr>
          <w:ilvl w:val="0"/>
          <w:numId w:val="362"/>
        </w:numPr>
      </w:pPr>
      <w:r w:rsidRPr="003E0AC7">
        <w:rPr>
          <w:rFonts w:ascii="Times New Roman" w:hAnsi="Times New Roman" w:cs="Times New Roman"/>
        </w:rPr>
        <w:t>​</w:t>
      </w:r>
      <w:r w:rsidRPr="003E0AC7">
        <w:rPr>
          <w:b/>
          <w:bCs/>
        </w:rPr>
        <w:t>关联配置</w:t>
      </w:r>
      <w:r w:rsidRPr="003E0AC7">
        <w:rPr>
          <w:rFonts w:ascii="Times New Roman" w:hAnsi="Times New Roman" w:cs="Times New Roman"/>
        </w:rPr>
        <w:t>​</w:t>
      </w:r>
      <w:r w:rsidRPr="003E0AC7">
        <w:t>：为了确保万无一失，在修改此类寄存器前，有时还会配合使用</w:t>
      </w:r>
      <w:r w:rsidRPr="003E0AC7">
        <w:rPr>
          <w:b/>
          <w:bCs/>
          <w:color w:val="EE0000"/>
        </w:rPr>
        <w:t>更新禁用（UDIS）位</w:t>
      </w:r>
      <w:r w:rsidRPr="003E0AC7">
        <w:t>。流程是：先</w:t>
      </w:r>
      <w:r w:rsidRPr="003E0AC7">
        <w:rPr>
          <w:b/>
          <w:bCs/>
          <w:color w:val="EE0000"/>
        </w:rPr>
        <w:t>禁止</w:t>
      </w:r>
      <w:r w:rsidRPr="003E0AC7">
        <w:rPr>
          <w:color w:val="EE0000"/>
        </w:rPr>
        <w:t>更新事件</w:t>
      </w:r>
      <w:r w:rsidRPr="003E0AC7">
        <w:t>，然后</w:t>
      </w:r>
      <w:r w:rsidRPr="003E0AC7">
        <w:rPr>
          <w:color w:val="EE0000"/>
        </w:rPr>
        <w:t>修改预装载寄存器的值</w:t>
      </w:r>
      <w:r w:rsidRPr="003E0AC7">
        <w:t>，最后再</w:t>
      </w:r>
      <w:r w:rsidRPr="003E0AC7">
        <w:rPr>
          <w:color w:val="EE0000"/>
        </w:rPr>
        <w:t>使能更新事件</w:t>
      </w:r>
      <w:r w:rsidRPr="003E0AC7">
        <w:t>。这样可以</w:t>
      </w:r>
      <w:r w:rsidRPr="003E0AC7">
        <w:rPr>
          <w:b/>
          <w:bCs/>
          <w:color w:val="EE0000"/>
        </w:rPr>
        <w:t>绝对避免</w:t>
      </w:r>
      <w:r w:rsidRPr="003E0AC7">
        <w:t>在修改过程中因</w:t>
      </w:r>
      <w:r w:rsidRPr="003E0AC7">
        <w:rPr>
          <w:color w:val="EE0000"/>
        </w:rPr>
        <w:t>意外更新事件</w:t>
      </w:r>
      <w:r w:rsidRPr="003E0AC7">
        <w:t>导致的数据竞争风险。</w:t>
      </w:r>
    </w:p>
    <w:p w14:paraId="257BB699" w14:textId="77777777" w:rsidR="003E0AC7" w:rsidRPr="003E0AC7" w:rsidRDefault="003E0AC7" w:rsidP="00D003CF">
      <w:pPr>
        <w:pStyle w:val="3"/>
      </w:pPr>
      <w:r w:rsidRPr="003E0AC7">
        <w:rPr>
          <w:rFonts w:ascii="Segoe UI Emoji" w:hAnsi="Segoe UI Emoji" w:cs="Segoe UI Emoji"/>
        </w:rPr>
        <w:t>💡</w:t>
      </w:r>
      <w:r w:rsidRPr="003E0AC7">
        <w:t xml:space="preserve"> 核心关系总结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463"/>
        <w:gridCol w:w="3698"/>
        <w:gridCol w:w="4129"/>
      </w:tblGrid>
      <w:tr w:rsidR="003E0AC7" w:rsidRPr="003E0AC7" w14:paraId="175B3240"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618E3C7" w14:textId="77777777" w:rsidR="003E0AC7" w:rsidRPr="003E0AC7" w:rsidRDefault="003E0AC7" w:rsidP="003E0AC7">
            <w:pPr>
              <w:rPr>
                <w:b/>
                <w:bCs/>
              </w:rPr>
            </w:pPr>
            <w:r w:rsidRPr="003E0AC7">
              <w:rPr>
                <w:b/>
                <w:bCs/>
              </w:rPr>
              <w:t>特性</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E6F4C0" w14:textId="77777777" w:rsidR="003E0AC7" w:rsidRPr="003E0AC7" w:rsidRDefault="003E0AC7" w:rsidP="003E0AC7">
            <w:pPr>
              <w:rPr>
                <w:b/>
                <w:bCs/>
              </w:rPr>
            </w:pPr>
            <w:r w:rsidRPr="003E0AC7">
              <w:rPr>
                <w:b/>
                <w:bCs/>
              </w:rPr>
              <w:t>TIM_PSCReloadMode_Immediate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E485113" w14:textId="77777777" w:rsidR="003E0AC7" w:rsidRPr="003E0AC7" w:rsidRDefault="003E0AC7" w:rsidP="003E0AC7">
            <w:pPr>
              <w:rPr>
                <w:b/>
                <w:bCs/>
              </w:rPr>
            </w:pPr>
            <w:proofErr w:type="spellStart"/>
            <w:r w:rsidRPr="003E0AC7">
              <w:rPr>
                <w:b/>
                <w:bCs/>
              </w:rPr>
              <w:t>TIM_PSCReloadMode_Update</w:t>
            </w:r>
            <w:proofErr w:type="spellEnd"/>
          </w:p>
        </w:tc>
      </w:tr>
      <w:tr w:rsidR="003E0AC7" w:rsidRPr="003E0AC7" w14:paraId="676E76F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0A38DC1" w14:textId="77777777" w:rsidR="003E0AC7" w:rsidRPr="003E0AC7" w:rsidRDefault="003E0AC7" w:rsidP="003E0AC7">
            <w:r w:rsidRPr="003E0AC7">
              <w:rPr>
                <w:rFonts w:ascii="Times New Roman" w:hAnsi="Times New Roman" w:cs="Times New Roman"/>
              </w:rPr>
              <w:t>​</w:t>
            </w:r>
            <w:r w:rsidRPr="003E0AC7">
              <w:rPr>
                <w:b/>
                <w:bCs/>
              </w:rPr>
              <w:t>本质关系</w:t>
            </w:r>
            <w:r w:rsidRPr="003E0AC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D81EA0C" w14:textId="77777777" w:rsidR="003E0AC7" w:rsidRPr="003E0AC7" w:rsidRDefault="003E0AC7" w:rsidP="003E0AC7">
            <w:r w:rsidRPr="003E0AC7">
              <w:rPr>
                <w:rFonts w:ascii="Times New Roman" w:hAnsi="Times New Roman" w:cs="Times New Roman"/>
              </w:rPr>
              <w:t>​</w:t>
            </w:r>
            <w:r w:rsidRPr="003E0AC7">
              <w:rPr>
                <w:b/>
                <w:bCs/>
                <w:color w:val="EE0000"/>
              </w:rPr>
              <w:t>绕过</w:t>
            </w:r>
            <w:r w:rsidRPr="003E0AC7">
              <w:rPr>
                <w:color w:val="EE0000"/>
              </w:rPr>
              <w:t>了</w:t>
            </w:r>
            <w:r w:rsidRPr="003E0AC7">
              <w:t>影子寄存器的缓冲机制，追求即时性。</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BFCAC65" w14:textId="77777777" w:rsidR="003E0AC7" w:rsidRPr="003E0AC7" w:rsidRDefault="003E0AC7" w:rsidP="003E0AC7">
            <w:r w:rsidRPr="003E0AC7">
              <w:rPr>
                <w:rFonts w:ascii="Times New Roman" w:hAnsi="Times New Roman" w:cs="Times New Roman"/>
              </w:rPr>
              <w:t>​</w:t>
            </w:r>
            <w:r w:rsidRPr="003E0AC7">
              <w:rPr>
                <w:b/>
                <w:bCs/>
                <w:color w:val="EE0000"/>
              </w:rPr>
              <w:t>利用</w:t>
            </w:r>
            <w:r w:rsidRPr="003E0AC7">
              <w:rPr>
                <w:color w:val="EE0000"/>
              </w:rPr>
              <w:t>了</w:t>
            </w:r>
            <w:r w:rsidRPr="003E0AC7">
              <w:t>影子寄存器的缓冲机制，追求安全同步。</w:t>
            </w:r>
          </w:p>
        </w:tc>
      </w:tr>
      <w:tr w:rsidR="003E0AC7" w:rsidRPr="003E0AC7" w14:paraId="0DD1C2F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3D66DCC" w14:textId="77777777" w:rsidR="003E0AC7" w:rsidRPr="003E0AC7" w:rsidRDefault="003E0AC7" w:rsidP="003E0AC7">
            <w:r w:rsidRPr="003E0AC7">
              <w:rPr>
                <w:rFonts w:ascii="Times New Roman" w:hAnsi="Times New Roman" w:cs="Times New Roman"/>
              </w:rPr>
              <w:t>​</w:t>
            </w:r>
            <w:r w:rsidRPr="003E0AC7">
              <w:rPr>
                <w:b/>
                <w:bCs/>
              </w:rPr>
              <w:t>更新时机</w:t>
            </w:r>
            <w:r w:rsidRPr="003E0AC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43EE7F4" w14:textId="77777777" w:rsidR="003E0AC7" w:rsidRPr="003E0AC7" w:rsidRDefault="003E0AC7" w:rsidP="003E0AC7">
            <w:r w:rsidRPr="003E0AC7">
              <w:t>函数调用后</w:t>
            </w:r>
            <w:r w:rsidRPr="003E0AC7">
              <w:rPr>
                <w:b/>
                <w:bCs/>
                <w:color w:val="EE0000"/>
              </w:rPr>
              <w:t>立即生效</w:t>
            </w:r>
            <w:r w:rsidRPr="003E0AC7">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C554200" w14:textId="77777777" w:rsidR="003E0AC7" w:rsidRPr="003E0AC7" w:rsidRDefault="003E0AC7" w:rsidP="003E0AC7">
            <w:r w:rsidRPr="003E0AC7">
              <w:t>等待</w:t>
            </w:r>
            <w:r w:rsidRPr="003E0AC7">
              <w:rPr>
                <w:b/>
                <w:bCs/>
                <w:color w:val="EE0000"/>
              </w:rPr>
              <w:t>下一次</w:t>
            </w:r>
            <w:r w:rsidRPr="003E0AC7">
              <w:t>更新事件（如</w:t>
            </w:r>
            <w:r w:rsidRPr="003E0AC7">
              <w:rPr>
                <w:b/>
                <w:bCs/>
                <w:color w:val="EE0000"/>
              </w:rPr>
              <w:t>计数器溢出</w:t>
            </w:r>
            <w:r w:rsidRPr="003E0AC7">
              <w:t>）时生效。</w:t>
            </w:r>
          </w:p>
        </w:tc>
      </w:tr>
      <w:tr w:rsidR="003E0AC7" w:rsidRPr="003E0AC7" w14:paraId="0FE0784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331EDE0" w14:textId="77777777" w:rsidR="003E0AC7" w:rsidRPr="003E0AC7" w:rsidRDefault="003E0AC7" w:rsidP="003E0AC7">
            <w:r w:rsidRPr="003E0AC7">
              <w:rPr>
                <w:rFonts w:ascii="Times New Roman" w:hAnsi="Times New Roman" w:cs="Times New Roman"/>
              </w:rPr>
              <w:lastRenderedPageBreak/>
              <w:t>​</w:t>
            </w:r>
            <w:r w:rsidRPr="003E0AC7">
              <w:rPr>
                <w:b/>
                <w:bCs/>
              </w:rPr>
              <w:t>安全性</w:t>
            </w:r>
            <w:r w:rsidRPr="003E0AC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7F8A48" w14:textId="77777777" w:rsidR="003E0AC7" w:rsidRPr="003E0AC7" w:rsidRDefault="003E0AC7" w:rsidP="003E0AC7">
            <w:r w:rsidRPr="003E0AC7">
              <w:rPr>
                <w:b/>
                <w:bCs/>
                <w:color w:val="EE0000"/>
              </w:rPr>
              <w:t>较低</w:t>
            </w:r>
            <w:r w:rsidRPr="003E0AC7">
              <w:t>，可能破坏当前计数周期。</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0E8D92D" w14:textId="77777777" w:rsidR="003E0AC7" w:rsidRPr="003E0AC7" w:rsidRDefault="003E0AC7" w:rsidP="003E0AC7">
            <w:r w:rsidRPr="003E0AC7">
              <w:rPr>
                <w:b/>
                <w:bCs/>
                <w:color w:val="EE0000"/>
              </w:rPr>
              <w:t>高</w:t>
            </w:r>
            <w:r w:rsidRPr="003E0AC7">
              <w:t>，保证计数周期的完整性。</w:t>
            </w:r>
          </w:p>
        </w:tc>
      </w:tr>
      <w:tr w:rsidR="003E0AC7" w:rsidRPr="003E0AC7" w14:paraId="7578457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17308F8" w14:textId="77777777" w:rsidR="003E0AC7" w:rsidRPr="003E0AC7" w:rsidRDefault="003E0AC7" w:rsidP="003E0AC7">
            <w:r w:rsidRPr="003E0AC7">
              <w:rPr>
                <w:rFonts w:ascii="Times New Roman" w:hAnsi="Times New Roman" w:cs="Times New Roman"/>
              </w:rPr>
              <w:t>​</w:t>
            </w:r>
            <w:r w:rsidRPr="003E0AC7">
              <w:rPr>
                <w:b/>
                <w:bCs/>
              </w:rPr>
              <w:t>适用场景</w:t>
            </w:r>
            <w:r w:rsidRPr="003E0AC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2BEF62" w14:textId="77777777" w:rsidR="003E0AC7" w:rsidRPr="003E0AC7" w:rsidRDefault="003E0AC7" w:rsidP="003E0AC7">
            <w:r w:rsidRPr="003E0AC7">
              <w:t>对时序</w:t>
            </w:r>
            <w:r w:rsidRPr="003E0AC7">
              <w:rPr>
                <w:b/>
                <w:bCs/>
                <w:color w:val="EE0000"/>
              </w:rPr>
              <w:t>不敏感</w:t>
            </w:r>
            <w:r w:rsidRPr="003E0AC7">
              <w:t>的非关键任务、调试。</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18B3B8D" w14:textId="77777777" w:rsidR="003E0AC7" w:rsidRPr="003E0AC7" w:rsidRDefault="003E0AC7" w:rsidP="003E0AC7">
            <w:r w:rsidRPr="003E0AC7">
              <w:t>PWM生成、输入捕获、需要定时器间同步等对</w:t>
            </w:r>
            <w:r w:rsidRPr="003E0AC7">
              <w:rPr>
                <w:b/>
                <w:bCs/>
                <w:color w:val="EE0000"/>
              </w:rPr>
              <w:t>时序严格</w:t>
            </w:r>
            <w:r w:rsidRPr="003E0AC7">
              <w:t>的应用。</w:t>
            </w:r>
          </w:p>
        </w:tc>
      </w:tr>
    </w:tbl>
    <w:p w14:paraId="220EF899" w14:textId="77777777" w:rsidR="003E0AC7" w:rsidRPr="003E0AC7" w:rsidRDefault="003E0AC7" w:rsidP="003E0AC7">
      <w:r w:rsidRPr="003E0AC7">
        <w:t xml:space="preserve">因此，您的选择本质上是在 </w:t>
      </w:r>
      <w:r w:rsidRPr="003E0AC7">
        <w:rPr>
          <w:rFonts w:ascii="Times New Roman" w:hAnsi="Times New Roman" w:cs="Times New Roman"/>
        </w:rPr>
        <w:t>​</w:t>
      </w:r>
      <w:r w:rsidRPr="003E0AC7">
        <w:rPr>
          <w:rFonts w:ascii="Times New Roman" w:hAnsi="Times New Roman" w:cs="Times New Roman"/>
          <w:b/>
          <w:bCs/>
        </w:rPr>
        <w:t>​</w:t>
      </w:r>
      <w:r w:rsidRPr="003E0AC7">
        <w:rPr>
          <w:rFonts w:ascii="等线" w:eastAsia="等线" w:hAnsi="等线" w:cs="等线" w:hint="eastAsia"/>
          <w:b/>
          <w:bCs/>
        </w:rPr>
        <w:t>“</w:t>
      </w:r>
      <w:r w:rsidRPr="003E0AC7">
        <w:rPr>
          <w:b/>
          <w:bCs/>
        </w:rPr>
        <w:t>即时性”</w:t>
      </w:r>
      <w:r w:rsidRPr="003E0AC7">
        <w:rPr>
          <w:rFonts w:ascii="Times New Roman" w:hAnsi="Times New Roman" w:cs="Times New Roman"/>
          <w:b/>
          <w:bCs/>
        </w:rPr>
        <w:t>​</w:t>
      </w:r>
      <w:r w:rsidRPr="003E0AC7">
        <w:rPr>
          <w:rFonts w:ascii="Times New Roman" w:hAnsi="Times New Roman" w:cs="Times New Roman"/>
        </w:rPr>
        <w:t>​</w:t>
      </w:r>
      <w:r w:rsidRPr="003E0AC7">
        <w:t xml:space="preserve"> 和 </w:t>
      </w:r>
      <w:r w:rsidRPr="003E0AC7">
        <w:rPr>
          <w:rFonts w:ascii="Times New Roman" w:hAnsi="Times New Roman" w:cs="Times New Roman"/>
        </w:rPr>
        <w:t>​</w:t>
      </w:r>
      <w:r w:rsidRPr="003E0AC7">
        <w:rPr>
          <w:rFonts w:ascii="Times New Roman" w:hAnsi="Times New Roman" w:cs="Times New Roman"/>
          <w:b/>
          <w:bCs/>
        </w:rPr>
        <w:t>​</w:t>
      </w:r>
      <w:r w:rsidRPr="003E0AC7">
        <w:rPr>
          <w:rFonts w:ascii="等线" w:eastAsia="等线" w:hAnsi="等线" w:cs="等线" w:hint="eastAsia"/>
          <w:b/>
          <w:bCs/>
        </w:rPr>
        <w:t>“</w:t>
      </w:r>
      <w:r w:rsidRPr="003E0AC7">
        <w:rPr>
          <w:b/>
          <w:bCs/>
        </w:rPr>
        <w:t>安全性与同步性”</w:t>
      </w:r>
      <w:r w:rsidRPr="003E0AC7">
        <w:rPr>
          <w:rFonts w:ascii="Times New Roman" w:hAnsi="Times New Roman" w:cs="Times New Roman"/>
          <w:b/>
          <w:bCs/>
        </w:rPr>
        <w:t>​</w:t>
      </w:r>
      <w:r w:rsidRPr="003E0AC7">
        <w:rPr>
          <w:rFonts w:ascii="Times New Roman" w:hAnsi="Times New Roman" w:cs="Times New Roman"/>
        </w:rPr>
        <w:t>​</w:t>
      </w:r>
      <w:r w:rsidRPr="003E0AC7">
        <w:t xml:space="preserve"> 之间做权衡。在绝大多数需要动态调整定时频率的应用中，</w:t>
      </w:r>
      <w:proofErr w:type="spellStart"/>
      <w:r w:rsidRPr="003E0AC7">
        <w:rPr>
          <w:b/>
          <w:bCs/>
          <w:color w:val="EE0000"/>
        </w:rPr>
        <w:t>TIM_PSCReloadMode_Update</w:t>
      </w:r>
      <w:proofErr w:type="spellEnd"/>
      <w:r w:rsidRPr="003E0AC7">
        <w:t>是推荐的选择。</w:t>
      </w:r>
    </w:p>
    <w:p w14:paraId="3363C8F2" w14:textId="77777777" w:rsidR="003E0AC7" w:rsidRDefault="003E0AC7" w:rsidP="003E0AC7">
      <w:r w:rsidRPr="003E0AC7">
        <w:t>希望这个解释能帮助您彻底理解这两者的关系！如果您对如何产生更新事件或ARR寄存器的类似机制有兴趣，我们可以继续深入。</w:t>
      </w:r>
    </w:p>
    <w:p w14:paraId="66D01B1A" w14:textId="4D018E03" w:rsidR="00AC06A4" w:rsidRDefault="00AC06A4" w:rsidP="00AC06A4">
      <w:pPr>
        <w:pStyle w:val="2"/>
      </w:pPr>
      <w:proofErr w:type="spellStart"/>
      <w:r>
        <w:t>TIM_EncoderInterfaceConfig</w:t>
      </w:r>
      <w:proofErr w:type="spellEnd"/>
      <w:r>
        <w:rPr>
          <w:rFonts w:hint="eastAsia"/>
        </w:rPr>
        <w:t>()</w:t>
      </w:r>
      <w:r w:rsidR="00F43798">
        <w:br/>
      </w:r>
      <w:r w:rsidR="00F43798" w:rsidRPr="00F43798">
        <w:t>配置定时器用于读取</w:t>
      </w:r>
      <w:r w:rsidR="00F43798" w:rsidRPr="00F43798">
        <w:rPr>
          <w:b/>
          <w:bCs/>
        </w:rPr>
        <w:t>正交编码器</w:t>
      </w:r>
    </w:p>
    <w:p w14:paraId="24403660" w14:textId="6714CD37" w:rsidR="00F43798" w:rsidRPr="00F43798" w:rsidRDefault="00F43798" w:rsidP="00F43798">
      <w:r w:rsidRPr="00F43798">
        <w:t>STM32的</w:t>
      </w:r>
      <w:proofErr w:type="spellStart"/>
      <w:r w:rsidRPr="00F43798">
        <w:t>TIM_EncoderInterfaceConfig</w:t>
      </w:r>
      <w:proofErr w:type="spellEnd"/>
      <w:r w:rsidRPr="00F43798">
        <w:t>()函数是配置定时器用于读取</w:t>
      </w:r>
      <w:r w:rsidRPr="00F43798">
        <w:rPr>
          <w:b/>
          <w:bCs/>
        </w:rPr>
        <w:t>正交编码器</w:t>
      </w:r>
      <w:r w:rsidRPr="00F43798">
        <w:t>的关键函数，它能让硬件</w:t>
      </w:r>
      <w:r w:rsidRPr="00F43798">
        <w:rPr>
          <w:b/>
          <w:bCs/>
          <w:color w:val="EE0000"/>
        </w:rPr>
        <w:t>自动处理</w:t>
      </w:r>
      <w:r w:rsidRPr="00F43798">
        <w:t>编码器脉冲，极大减轻CPU负担。下面是它的详细解析和使用指南。</w:t>
      </w:r>
    </w:p>
    <w:p w14:paraId="4E72BC4B" w14:textId="77777777" w:rsidR="00F43798" w:rsidRPr="00F43798" w:rsidRDefault="00F43798" w:rsidP="001F58C4">
      <w:pPr>
        <w:pStyle w:val="3"/>
      </w:pPr>
      <w:r w:rsidRPr="00F43798">
        <w:rPr>
          <w:rFonts w:ascii="Segoe UI Emoji" w:hAnsi="Segoe UI Emoji" w:cs="Segoe UI Emoji"/>
        </w:rPr>
        <w:t>🔧</w:t>
      </w:r>
      <w:r w:rsidRPr="00F43798">
        <w:t xml:space="preserve"> 函数原型与参数详解 </w:t>
      </w:r>
    </w:p>
    <w:p w14:paraId="22AE64A9" w14:textId="77777777" w:rsidR="00F43798" w:rsidRPr="00F43798" w:rsidRDefault="00F43798" w:rsidP="00F43798">
      <w:r w:rsidRPr="00F43798">
        <w:t xml:space="preserve">void </w:t>
      </w:r>
      <w:proofErr w:type="spellStart"/>
      <w:r w:rsidRPr="00F43798">
        <w:t>TIM_</w:t>
      </w:r>
      <w:proofErr w:type="gramStart"/>
      <w:r w:rsidRPr="00F43798">
        <w:t>EncoderInterfaceConfig</w:t>
      </w:r>
      <w:proofErr w:type="spellEnd"/>
      <w:r w:rsidRPr="00F43798">
        <w:t>(</w:t>
      </w:r>
      <w:proofErr w:type="spellStart"/>
      <w:proofErr w:type="gramEnd"/>
      <w:r w:rsidRPr="00F43798">
        <w:t>TIM_TypeDef</w:t>
      </w:r>
      <w:proofErr w:type="spellEnd"/>
      <w:r w:rsidRPr="00F43798">
        <w:t xml:space="preserve">* </w:t>
      </w:r>
      <w:proofErr w:type="spellStart"/>
      <w:r w:rsidRPr="00F43798">
        <w:t>TIMx</w:t>
      </w:r>
      <w:proofErr w:type="spellEnd"/>
      <w:r w:rsidRPr="00F43798">
        <w:t>,</w:t>
      </w:r>
    </w:p>
    <w:p w14:paraId="175871F3" w14:textId="77777777" w:rsidR="00F43798" w:rsidRPr="00F43798" w:rsidRDefault="00F43798" w:rsidP="00F43798">
      <w:r w:rsidRPr="00F43798">
        <w:t xml:space="preserve">                                uint16_t </w:t>
      </w:r>
      <w:proofErr w:type="spellStart"/>
      <w:r w:rsidRPr="00F43798">
        <w:t>TIM_EncoderMode</w:t>
      </w:r>
      <w:proofErr w:type="spellEnd"/>
      <w:r w:rsidRPr="00F43798">
        <w:t>,</w:t>
      </w:r>
    </w:p>
    <w:p w14:paraId="371846DA" w14:textId="77777777" w:rsidR="00F43798" w:rsidRPr="00F43798" w:rsidRDefault="00F43798" w:rsidP="00F43798">
      <w:r w:rsidRPr="00F43798">
        <w:t xml:space="preserve">                                uint16_t TIM_IC1Polarity,</w:t>
      </w:r>
    </w:p>
    <w:p w14:paraId="3962EF4A" w14:textId="77777777" w:rsidR="00F43798" w:rsidRPr="00F43798" w:rsidRDefault="00F43798" w:rsidP="00F43798">
      <w:r w:rsidRPr="00F43798">
        <w:t xml:space="preserve">                                uint16_t TIM_IC2Polarity);</w:t>
      </w:r>
    </w:p>
    <w:p w14:paraId="2382B869" w14:textId="77777777" w:rsidR="00F43798" w:rsidRPr="00F43798" w:rsidRDefault="00F43798" w:rsidP="00F43798">
      <w:r w:rsidRPr="00F43798">
        <w:t>这个函数的四个参数决定了编码器接口的工作方式：</w:t>
      </w:r>
    </w:p>
    <w:p w14:paraId="68E95568" w14:textId="77777777" w:rsidR="00F43798" w:rsidRPr="00F43798" w:rsidRDefault="00F43798">
      <w:pPr>
        <w:numPr>
          <w:ilvl w:val="0"/>
          <w:numId w:val="396"/>
        </w:numPr>
      </w:pPr>
      <w:r w:rsidRPr="00F43798">
        <w:rPr>
          <w:rFonts w:ascii="Times New Roman" w:hAnsi="Times New Roman" w:cs="Times New Roman"/>
        </w:rPr>
        <w:t>​</w:t>
      </w:r>
      <w:proofErr w:type="spellStart"/>
      <w:r w:rsidRPr="00F43798">
        <w:rPr>
          <w:b/>
          <w:bCs/>
        </w:rPr>
        <w:t>TIMx</w:t>
      </w:r>
      <w:proofErr w:type="spellEnd"/>
      <w:r w:rsidRPr="00F43798">
        <w:rPr>
          <w:rFonts w:ascii="Times New Roman" w:hAnsi="Times New Roman" w:cs="Times New Roman"/>
        </w:rPr>
        <w:t>​</w:t>
      </w:r>
      <w:r w:rsidRPr="00F43798">
        <w:t>：选择用于连接编码器的定时器外设，例如TIM2、TIM3、TIM4等。需要注意的是，基本定时器（如TIM6、TIM7）没有编码器接口功能。</w:t>
      </w:r>
    </w:p>
    <w:p w14:paraId="5A7E58A3" w14:textId="77777777" w:rsidR="00F43798" w:rsidRPr="00F43798" w:rsidRDefault="00F43798">
      <w:pPr>
        <w:numPr>
          <w:ilvl w:val="0"/>
          <w:numId w:val="396"/>
        </w:numPr>
      </w:pPr>
      <w:r w:rsidRPr="00F43798">
        <w:rPr>
          <w:rFonts w:ascii="Times New Roman" w:hAnsi="Times New Roman" w:cs="Times New Roman"/>
        </w:rPr>
        <w:t>​</w:t>
      </w:r>
      <w:proofErr w:type="spellStart"/>
      <w:proofErr w:type="gramStart"/>
      <w:r w:rsidRPr="00F43798">
        <w:rPr>
          <w:b/>
          <w:bCs/>
        </w:rPr>
        <w:t>TIM_EncoderMode</w:t>
      </w:r>
      <w:proofErr w:type="spellEnd"/>
      <w:r w:rsidRPr="00F43798">
        <w:rPr>
          <w:rFonts w:ascii="Times New Roman" w:hAnsi="Times New Roman" w:cs="Times New Roman"/>
        </w:rPr>
        <w:t>​</w:t>
      </w:r>
      <w:r w:rsidRPr="00F43798">
        <w:t>：</w:t>
      </w:r>
      <w:proofErr w:type="gramEnd"/>
      <w:r w:rsidRPr="00F43798">
        <w:t>这是最核心的参数，决定了编码器信号的</w:t>
      </w:r>
      <w:r w:rsidRPr="00F43798">
        <w:rPr>
          <w:color w:val="EE0000"/>
        </w:rPr>
        <w:t>检测模式</w:t>
      </w:r>
      <w:r w:rsidRPr="00F43798">
        <w:t>，直接影响计数精度，主要有三种选择：</w:t>
      </w:r>
    </w:p>
    <w:tbl>
      <w:tblPr>
        <w:tblW w:w="0" w:type="auto"/>
        <w:tblInd w:w="720" w:type="dxa"/>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284"/>
        <w:gridCol w:w="1670"/>
        <w:gridCol w:w="622"/>
        <w:gridCol w:w="2994"/>
      </w:tblGrid>
      <w:tr w:rsidR="00F43798" w:rsidRPr="00F43798" w14:paraId="55543310"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C1B4799" w14:textId="77777777" w:rsidR="00F43798" w:rsidRPr="00F43798" w:rsidRDefault="00F43798" w:rsidP="00F43798">
            <w:pPr>
              <w:rPr>
                <w:b/>
                <w:bCs/>
              </w:rPr>
            </w:pPr>
            <w:r w:rsidRPr="00F43798">
              <w:rPr>
                <w:b/>
                <w:bCs/>
              </w:rPr>
              <w:t>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D967F03" w14:textId="77777777" w:rsidR="00F43798" w:rsidRPr="00F43798" w:rsidRDefault="00F43798" w:rsidP="00F43798">
            <w:pPr>
              <w:rPr>
                <w:b/>
                <w:bCs/>
              </w:rPr>
            </w:pPr>
            <w:r w:rsidRPr="00F43798">
              <w:rPr>
                <w:b/>
                <w:bCs/>
              </w:rPr>
              <w:t>说明</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1938C68" w14:textId="77777777" w:rsidR="00F43798" w:rsidRPr="00F43798" w:rsidRDefault="00F43798" w:rsidP="00F43798">
            <w:pPr>
              <w:rPr>
                <w:b/>
                <w:bCs/>
              </w:rPr>
            </w:pPr>
            <w:r w:rsidRPr="00F43798">
              <w:rPr>
                <w:b/>
                <w:bCs/>
              </w:rPr>
              <w:t>计数倍数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7E1E10" w14:textId="77777777" w:rsidR="00F43798" w:rsidRPr="00F43798" w:rsidRDefault="00F43798" w:rsidP="00F43798">
            <w:pPr>
              <w:rPr>
                <w:b/>
                <w:bCs/>
              </w:rPr>
            </w:pPr>
            <w:r w:rsidRPr="00F43798">
              <w:rPr>
                <w:b/>
                <w:bCs/>
              </w:rPr>
              <w:t>特点</w:t>
            </w:r>
          </w:p>
        </w:tc>
      </w:tr>
      <w:tr w:rsidR="00F43798" w:rsidRPr="00F43798" w14:paraId="45EC3CD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A37D231" w14:textId="77777777" w:rsidR="00F43798" w:rsidRPr="00F43798" w:rsidRDefault="00F43798" w:rsidP="00F43798">
            <w:r w:rsidRPr="00F43798">
              <w:t>TIM_EncoderMode_TI1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A87726C" w14:textId="77777777" w:rsidR="00F43798" w:rsidRPr="00F43798" w:rsidRDefault="00F43798" w:rsidP="00F43798">
            <w:r w:rsidRPr="00F43798">
              <w:t>仅在TI1（A相）边沿计数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3D8428" w14:textId="77777777" w:rsidR="00F43798" w:rsidRPr="00F43798" w:rsidRDefault="00F43798" w:rsidP="00F43798">
            <w:r w:rsidRPr="00F43798">
              <w:t>x2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803D416" w14:textId="77777777" w:rsidR="00F43798" w:rsidRPr="00F43798" w:rsidRDefault="00F43798" w:rsidP="00F43798">
            <w:r w:rsidRPr="00F43798">
              <w:t>仅使用A相信号，根据B相电平判断方向。</w:t>
            </w:r>
          </w:p>
        </w:tc>
      </w:tr>
      <w:tr w:rsidR="00F43798" w:rsidRPr="00F43798" w14:paraId="679454C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2E7C148" w14:textId="77777777" w:rsidR="00F43798" w:rsidRPr="00F43798" w:rsidRDefault="00F43798" w:rsidP="00F43798">
            <w:r w:rsidRPr="00F43798">
              <w:lastRenderedPageBreak/>
              <w:t>TIM_EncoderMode_TI2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EE9636" w14:textId="77777777" w:rsidR="00F43798" w:rsidRPr="00F43798" w:rsidRDefault="00F43798" w:rsidP="00F43798">
            <w:r w:rsidRPr="00F43798">
              <w:t>仅在TI2（B相）边沿计数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057227" w14:textId="77777777" w:rsidR="00F43798" w:rsidRPr="00F43798" w:rsidRDefault="00F43798" w:rsidP="00F43798">
            <w:r w:rsidRPr="00F43798">
              <w:t>x2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EF92884" w14:textId="77777777" w:rsidR="00F43798" w:rsidRPr="00F43798" w:rsidRDefault="00F43798" w:rsidP="00F43798">
            <w:r w:rsidRPr="00F43798">
              <w:t>仅使用B相信号，根据A相电平判断方向。</w:t>
            </w:r>
          </w:p>
        </w:tc>
      </w:tr>
      <w:tr w:rsidR="00F43798" w:rsidRPr="00F43798" w14:paraId="5F1F757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0861843" w14:textId="77777777" w:rsidR="00F43798" w:rsidRPr="00F43798" w:rsidRDefault="00F43798" w:rsidP="00F43798">
            <w:r w:rsidRPr="00F43798">
              <w:t>TIM_EncoderMode_TI12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35D895E" w14:textId="77777777" w:rsidR="00F43798" w:rsidRPr="00F43798" w:rsidRDefault="00F43798" w:rsidP="00F43798">
            <w:r w:rsidRPr="00F43798">
              <w:t>在TI1和TI2边沿都计数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6BE2D7" w14:textId="77777777" w:rsidR="00F43798" w:rsidRPr="00F43798" w:rsidRDefault="00F43798" w:rsidP="00F43798">
            <w:r w:rsidRPr="00F43798">
              <w:t>x4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EA5082" w14:textId="77777777" w:rsidR="00F43798" w:rsidRPr="00F43798" w:rsidRDefault="00F43798" w:rsidP="00F43798">
            <w:r w:rsidRPr="00F43798">
              <w:rPr>
                <w:rFonts w:ascii="Times New Roman" w:hAnsi="Times New Roman" w:cs="Times New Roman"/>
              </w:rPr>
              <w:t>​</w:t>
            </w:r>
            <w:r w:rsidRPr="00F43798">
              <w:rPr>
                <w:b/>
                <w:bCs/>
              </w:rPr>
              <w:t>最常用</w:t>
            </w:r>
            <w:r w:rsidRPr="00F43798">
              <w:t>。利用A、B两相的所有边沿，精度最高。</w:t>
            </w:r>
          </w:p>
        </w:tc>
      </w:tr>
    </w:tbl>
    <w:p w14:paraId="00FD2BFA" w14:textId="24292D0E" w:rsidR="000C10D9" w:rsidRPr="000C10D9" w:rsidRDefault="000C10D9" w:rsidP="000C10D9">
      <w:r w:rsidRPr="000C10D9">
        <w:rPr>
          <w:noProof/>
        </w:rPr>
        <w:drawing>
          <wp:inline distT="0" distB="0" distL="0" distR="0" wp14:anchorId="5AB231D0" wp14:editId="026BFD46">
            <wp:extent cx="5274310" cy="1928495"/>
            <wp:effectExtent l="0" t="0" r="2540" b="0"/>
            <wp:docPr id="170859877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98777" name="图片 1" descr="表格&#10;&#10;AI 生成的内容可能不正确。"/>
                    <pic:cNvPicPr/>
                  </pic:nvPicPr>
                  <pic:blipFill>
                    <a:blip r:embed="rId36"/>
                    <a:stretch>
                      <a:fillRect/>
                    </a:stretch>
                  </pic:blipFill>
                  <pic:spPr>
                    <a:xfrm>
                      <a:off x="0" y="0"/>
                      <a:ext cx="5274310" cy="1928495"/>
                    </a:xfrm>
                    <a:prstGeom prst="rect">
                      <a:avLst/>
                    </a:prstGeom>
                  </pic:spPr>
                </pic:pic>
              </a:graphicData>
            </a:graphic>
          </wp:inline>
        </w:drawing>
      </w:r>
    </w:p>
    <w:p w14:paraId="54EA9286" w14:textId="7AE0111B" w:rsidR="00F43798" w:rsidRPr="00F43798" w:rsidRDefault="00F43798">
      <w:pPr>
        <w:numPr>
          <w:ilvl w:val="0"/>
          <w:numId w:val="396"/>
        </w:numPr>
      </w:pPr>
      <w:r w:rsidRPr="00F43798">
        <w:rPr>
          <w:b/>
          <w:bCs/>
        </w:rPr>
        <w:t>TIM_IC1Polarity</w:t>
      </w:r>
      <w:r w:rsidRPr="00F43798">
        <w:rPr>
          <w:rFonts w:ascii="Times New Roman" w:hAnsi="Times New Roman" w:cs="Times New Roman"/>
        </w:rPr>
        <w:t>​</w:t>
      </w:r>
      <w:r w:rsidRPr="00F43798">
        <w:t xml:space="preserve"> 与 </w:t>
      </w:r>
      <w:r w:rsidRPr="00F43798">
        <w:rPr>
          <w:rFonts w:ascii="Times New Roman" w:hAnsi="Times New Roman" w:cs="Times New Roman"/>
        </w:rPr>
        <w:t>​</w:t>
      </w:r>
      <w:r w:rsidRPr="00F43798">
        <w:rPr>
          <w:b/>
          <w:bCs/>
        </w:rPr>
        <w:t>TIM_IC2Polarity</w:t>
      </w:r>
      <w:r w:rsidRPr="00F43798">
        <w:rPr>
          <w:rFonts w:ascii="Times New Roman" w:hAnsi="Times New Roman" w:cs="Times New Roman"/>
        </w:rPr>
        <w:t>​</w:t>
      </w:r>
      <w:r w:rsidRPr="00F43798">
        <w:t>：这两个参数分别设置通道1（A相）和通道2（B相）的</w:t>
      </w:r>
      <w:r w:rsidRPr="00F43798">
        <w:rPr>
          <w:b/>
          <w:bCs/>
          <w:color w:val="EE0000"/>
        </w:rPr>
        <w:t>输入极性</w:t>
      </w:r>
      <w:r w:rsidRPr="00F43798">
        <w:t>。</w:t>
      </w:r>
    </w:p>
    <w:p w14:paraId="08B44A5D" w14:textId="413A187F" w:rsidR="00303A43" w:rsidRPr="00F43798" w:rsidRDefault="00F43798">
      <w:pPr>
        <w:numPr>
          <w:ilvl w:val="1"/>
          <w:numId w:val="396"/>
        </w:numPr>
      </w:pPr>
      <w:proofErr w:type="spellStart"/>
      <w:r w:rsidRPr="00F43798">
        <w:t>TIM_ICPolarity_Rising</w:t>
      </w:r>
      <w:proofErr w:type="spellEnd"/>
      <w:proofErr w:type="gramStart"/>
      <w:r w:rsidRPr="00F43798">
        <w:t>：</w:t>
      </w:r>
      <w:r w:rsidRPr="00F43798">
        <w:rPr>
          <w:rFonts w:ascii="Times New Roman" w:hAnsi="Times New Roman" w:cs="Times New Roman"/>
        </w:rPr>
        <w:t>​</w:t>
      </w:r>
      <w:r w:rsidRPr="00303A43">
        <w:rPr>
          <w:b/>
          <w:bCs/>
          <w:color w:val="EE0000"/>
        </w:rPr>
        <w:t>不</w:t>
      </w:r>
      <w:proofErr w:type="gramEnd"/>
      <w:r w:rsidRPr="00303A43">
        <w:rPr>
          <w:b/>
          <w:bCs/>
          <w:color w:val="EE0000"/>
        </w:rPr>
        <w:t>反</w:t>
      </w:r>
      <w:proofErr w:type="gramStart"/>
      <w:r w:rsidRPr="00303A43">
        <w:rPr>
          <w:b/>
          <w:bCs/>
          <w:color w:val="EE0000"/>
        </w:rPr>
        <w:t>相</w:t>
      </w:r>
      <w:r w:rsidRPr="00F43798">
        <w:rPr>
          <w:rFonts w:ascii="Times New Roman" w:hAnsi="Times New Roman" w:cs="Times New Roman"/>
        </w:rPr>
        <w:t>​</w:t>
      </w:r>
      <w:r w:rsidRPr="00F43798">
        <w:t>（</w:t>
      </w:r>
      <w:proofErr w:type="gramEnd"/>
      <w:r w:rsidRPr="00F43798">
        <w:t>上升沿有效）。这是最常见的设置，表示信号不反相。</w:t>
      </w:r>
    </w:p>
    <w:p w14:paraId="240B1957" w14:textId="77777777" w:rsidR="00F43798" w:rsidRDefault="00F43798">
      <w:pPr>
        <w:numPr>
          <w:ilvl w:val="1"/>
          <w:numId w:val="396"/>
        </w:numPr>
      </w:pPr>
      <w:proofErr w:type="spellStart"/>
      <w:r w:rsidRPr="00F43798">
        <w:t>TIM_ICPolarity_Falling</w:t>
      </w:r>
      <w:proofErr w:type="spellEnd"/>
      <w:r w:rsidRPr="00F43798">
        <w:t>：</w:t>
      </w:r>
      <w:r w:rsidRPr="00303A43">
        <w:rPr>
          <w:rFonts w:ascii="Times New Roman" w:hAnsi="Times New Roman" w:cs="Times New Roman"/>
          <w:color w:val="EE0000"/>
        </w:rPr>
        <w:t>​</w:t>
      </w:r>
      <w:r w:rsidRPr="00303A43">
        <w:rPr>
          <w:b/>
          <w:bCs/>
          <w:color w:val="EE0000"/>
        </w:rPr>
        <w:t>反相</w:t>
      </w:r>
      <w:r w:rsidRPr="00F43798">
        <w:rPr>
          <w:rFonts w:ascii="Times New Roman" w:hAnsi="Times New Roman" w:cs="Times New Roman"/>
        </w:rPr>
        <w:t>​</w:t>
      </w:r>
      <w:r w:rsidRPr="00F43798">
        <w:t>（下降沿有效）。如果编码器输出的信号相位反了，可以通过设置此参数来纠正方向判断。</w:t>
      </w:r>
    </w:p>
    <w:p w14:paraId="35704740" w14:textId="7B6008B7" w:rsidR="0080425D" w:rsidRDefault="0080425D" w:rsidP="0080425D">
      <w:pPr>
        <w:ind w:left="1440"/>
      </w:pPr>
      <w:r w:rsidRPr="00303A43">
        <w:rPr>
          <w:noProof/>
        </w:rPr>
        <w:drawing>
          <wp:inline distT="0" distB="0" distL="0" distR="0" wp14:anchorId="2E3B5057" wp14:editId="65AB32CE">
            <wp:extent cx="5274000" cy="3321490"/>
            <wp:effectExtent l="0" t="0" r="3175" b="0"/>
            <wp:docPr id="1799877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77932" name=""/>
                    <pic:cNvPicPr/>
                  </pic:nvPicPr>
                  <pic:blipFill>
                    <a:blip r:embed="rId37"/>
                    <a:stretch>
                      <a:fillRect/>
                    </a:stretch>
                  </pic:blipFill>
                  <pic:spPr>
                    <a:xfrm>
                      <a:off x="0" y="0"/>
                      <a:ext cx="5274000" cy="3321490"/>
                    </a:xfrm>
                    <a:prstGeom prst="rect">
                      <a:avLst/>
                    </a:prstGeom>
                  </pic:spPr>
                </pic:pic>
              </a:graphicData>
            </a:graphic>
          </wp:inline>
        </w:drawing>
      </w:r>
    </w:p>
    <w:p w14:paraId="0B0AC19F" w14:textId="13863F34" w:rsidR="0080425D" w:rsidRPr="00F43798" w:rsidRDefault="0080425D">
      <w:pPr>
        <w:numPr>
          <w:ilvl w:val="1"/>
          <w:numId w:val="396"/>
        </w:numPr>
      </w:pPr>
      <w:r w:rsidRPr="0080425D">
        <w:rPr>
          <w:noProof/>
        </w:rPr>
        <w:lastRenderedPageBreak/>
        <w:drawing>
          <wp:inline distT="0" distB="0" distL="0" distR="0" wp14:anchorId="20335A7A" wp14:editId="4F1D629A">
            <wp:extent cx="5274310" cy="3376295"/>
            <wp:effectExtent l="0" t="0" r="2540" b="0"/>
            <wp:docPr id="585021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21479" name="图片 1"/>
                    <pic:cNvPicPr/>
                  </pic:nvPicPr>
                  <pic:blipFill>
                    <a:blip r:embed="rId38"/>
                    <a:stretch>
                      <a:fillRect/>
                    </a:stretch>
                  </pic:blipFill>
                  <pic:spPr>
                    <a:xfrm>
                      <a:off x="0" y="0"/>
                      <a:ext cx="5274310" cy="3376295"/>
                    </a:xfrm>
                    <a:prstGeom prst="rect">
                      <a:avLst/>
                    </a:prstGeom>
                  </pic:spPr>
                </pic:pic>
              </a:graphicData>
            </a:graphic>
          </wp:inline>
        </w:drawing>
      </w:r>
    </w:p>
    <w:p w14:paraId="58D7E663" w14:textId="77777777" w:rsidR="00F43798" w:rsidRPr="00F43798" w:rsidRDefault="00F43798" w:rsidP="001F58C4">
      <w:pPr>
        <w:pStyle w:val="3"/>
      </w:pPr>
      <w:r w:rsidRPr="00F43798">
        <w:rPr>
          <w:rFonts w:ascii="Segoe UI Emoji" w:hAnsi="Segoe UI Emoji" w:cs="Segoe UI Emoji"/>
        </w:rPr>
        <w:t>⚙️</w:t>
      </w:r>
      <w:r w:rsidRPr="00F43798">
        <w:t xml:space="preserve"> 工作原理与核心优势 </w:t>
      </w:r>
    </w:p>
    <w:p w14:paraId="6DAE3E40" w14:textId="77777777" w:rsidR="00F43798" w:rsidRPr="00F43798" w:rsidRDefault="00F43798" w:rsidP="00F43798">
      <w:r w:rsidRPr="00F43798">
        <w:t>正交编码器会输出两路相位差90度的方波信号（A相和B相）。</w:t>
      </w:r>
      <w:proofErr w:type="spellStart"/>
      <w:r w:rsidRPr="00F43798">
        <w:t>TIM_EncoderInterfaceConfig</w:t>
      </w:r>
      <w:proofErr w:type="spellEnd"/>
      <w:r w:rsidRPr="00F43798">
        <w:t>()函数配置定时器后，其编码器接口硬件会自动根据这两路信号的相位关系来判断旋转方向并控制计数器（CNT）自增或自减。</w:t>
      </w:r>
    </w:p>
    <w:p w14:paraId="509718BB" w14:textId="77777777" w:rsidR="00F43798" w:rsidRPr="00F43798" w:rsidRDefault="00F43798">
      <w:pPr>
        <w:numPr>
          <w:ilvl w:val="0"/>
          <w:numId w:val="397"/>
        </w:numPr>
      </w:pPr>
      <w:r w:rsidRPr="00F43798">
        <w:rPr>
          <w:rFonts w:ascii="Times New Roman" w:hAnsi="Times New Roman" w:cs="Times New Roman"/>
        </w:rPr>
        <w:t>​</w:t>
      </w:r>
      <w:r w:rsidRPr="00F43798">
        <w:rPr>
          <w:b/>
          <w:bCs/>
        </w:rPr>
        <w:t>方向判断</w:t>
      </w:r>
      <w:r w:rsidRPr="00F43798">
        <w:rPr>
          <w:rFonts w:ascii="Times New Roman" w:hAnsi="Times New Roman" w:cs="Times New Roman"/>
        </w:rPr>
        <w:t>​</w:t>
      </w:r>
      <w:r w:rsidRPr="00F43798">
        <w:t>：当正转时，A相领先B相90度；反转时，A相滞后B相90度。硬件会自动识别这种关系。</w:t>
      </w:r>
    </w:p>
    <w:p w14:paraId="4F9CA4F6" w14:textId="77777777" w:rsidR="00F43798" w:rsidRPr="00F43798" w:rsidRDefault="00F43798">
      <w:pPr>
        <w:numPr>
          <w:ilvl w:val="0"/>
          <w:numId w:val="397"/>
        </w:numPr>
      </w:pPr>
      <w:r w:rsidRPr="00F43798">
        <w:rPr>
          <w:rFonts w:ascii="Times New Roman" w:hAnsi="Times New Roman" w:cs="Times New Roman"/>
        </w:rPr>
        <w:t>​</w:t>
      </w:r>
      <w:r w:rsidRPr="00F43798">
        <w:rPr>
          <w:b/>
          <w:bCs/>
        </w:rPr>
        <w:t>硬件自动处理</w:t>
      </w:r>
      <w:r w:rsidRPr="00F43798">
        <w:rPr>
          <w:rFonts w:ascii="Times New Roman" w:hAnsi="Times New Roman" w:cs="Times New Roman"/>
        </w:rPr>
        <w:t>​</w:t>
      </w:r>
      <w:r w:rsidRPr="00F43798">
        <w:t>：一旦配置完成，CNT值的增减完全由硬件完成，无需软件干预。这相比用外部中断手动计次，可以</w:t>
      </w:r>
      <w:r w:rsidRPr="00F43798">
        <w:rPr>
          <w:b/>
          <w:bCs/>
        </w:rPr>
        <w:t>节省大量CPU资源</w:t>
      </w:r>
      <w:r w:rsidRPr="00F43798">
        <w:t>，特别适合高速旋转的场合（如电机测速）。</w:t>
      </w:r>
    </w:p>
    <w:p w14:paraId="477141D7" w14:textId="77777777" w:rsidR="00F43798" w:rsidRPr="00F43798" w:rsidRDefault="00F43798">
      <w:pPr>
        <w:numPr>
          <w:ilvl w:val="0"/>
          <w:numId w:val="397"/>
        </w:numPr>
      </w:pPr>
      <w:r w:rsidRPr="00F43798">
        <w:rPr>
          <w:rFonts w:ascii="Times New Roman" w:hAnsi="Times New Roman" w:cs="Times New Roman"/>
        </w:rPr>
        <w:t>​</w:t>
      </w:r>
      <w:r w:rsidRPr="00F43798">
        <w:rPr>
          <w:b/>
          <w:bCs/>
        </w:rPr>
        <w:t>抗噪声能力</w:t>
      </w:r>
      <w:r w:rsidRPr="00F43798">
        <w:rPr>
          <w:rFonts w:ascii="Times New Roman" w:hAnsi="Times New Roman" w:cs="Times New Roman"/>
        </w:rPr>
        <w:t>​</w:t>
      </w:r>
      <w:r w:rsidRPr="00F43798">
        <w:t>：正交信号要求两路信号交替跳变，硬件可以利用这个特性实现抗噪声电路。如果只有一个信号连续跳变而另一个不变，计数器不会动作，从而提高了可靠性。</w:t>
      </w:r>
    </w:p>
    <w:p w14:paraId="5EF7B217" w14:textId="77777777" w:rsidR="00F43798" w:rsidRPr="00F43798" w:rsidRDefault="00F43798" w:rsidP="001F58C4">
      <w:pPr>
        <w:pStyle w:val="3"/>
      </w:pPr>
      <w:r w:rsidRPr="00F43798">
        <w:rPr>
          <w:rFonts w:ascii="Segoe UI Emoji" w:hAnsi="Segoe UI Emoji" w:cs="Segoe UI Emoji"/>
        </w:rPr>
        <w:t>📝</w:t>
      </w:r>
      <w:r w:rsidRPr="00F43798">
        <w:t xml:space="preserve"> 完整配置流程 </w:t>
      </w:r>
    </w:p>
    <w:p w14:paraId="5F780627" w14:textId="77777777" w:rsidR="00F43798" w:rsidRPr="00F43798" w:rsidRDefault="00F43798" w:rsidP="00F43798">
      <w:r w:rsidRPr="00F43798">
        <w:t>以下是使用STM32标准库配置编码器接口的典型步骤：</w:t>
      </w:r>
    </w:p>
    <w:p w14:paraId="1A90F24B" w14:textId="77777777" w:rsidR="00F43798" w:rsidRPr="00F43798" w:rsidRDefault="00F43798">
      <w:pPr>
        <w:numPr>
          <w:ilvl w:val="0"/>
          <w:numId w:val="398"/>
        </w:numPr>
      </w:pPr>
      <w:r w:rsidRPr="00F43798">
        <w:rPr>
          <w:rFonts w:ascii="Times New Roman" w:hAnsi="Times New Roman" w:cs="Times New Roman"/>
        </w:rPr>
        <w:t>​</w:t>
      </w:r>
      <w:r w:rsidRPr="00F43798">
        <w:rPr>
          <w:b/>
          <w:bCs/>
        </w:rPr>
        <w:t>开启时钟</w:t>
      </w:r>
      <w:r w:rsidRPr="00F43798">
        <w:rPr>
          <w:rFonts w:ascii="Times New Roman" w:hAnsi="Times New Roman" w:cs="Times New Roman"/>
        </w:rPr>
        <w:t>​</w:t>
      </w:r>
      <w:r w:rsidRPr="00F43798">
        <w:t>：使能定时器和对应GPIO的时钟。</w:t>
      </w:r>
    </w:p>
    <w:p w14:paraId="45ABDED8" w14:textId="77777777" w:rsidR="00F43798" w:rsidRPr="00F43798" w:rsidRDefault="00F43798">
      <w:pPr>
        <w:numPr>
          <w:ilvl w:val="0"/>
          <w:numId w:val="398"/>
        </w:numPr>
        <w:tabs>
          <w:tab w:val="clear" w:pos="720"/>
        </w:tabs>
      </w:pPr>
      <w:r w:rsidRPr="00F43798">
        <w:t>RCC_APB1</w:t>
      </w:r>
      <w:proofErr w:type="gramStart"/>
      <w:r w:rsidRPr="00F43798">
        <w:t>PeriphClockCmd(</w:t>
      </w:r>
      <w:proofErr w:type="gramEnd"/>
      <w:r w:rsidRPr="00F43798">
        <w:t>RCC_APB1Periph_TIM3, ENABLE);</w:t>
      </w:r>
    </w:p>
    <w:p w14:paraId="6D90D5C3" w14:textId="77777777" w:rsidR="00F43798" w:rsidRPr="00F43798" w:rsidRDefault="00F43798" w:rsidP="00F43798">
      <w:r w:rsidRPr="00F43798">
        <w:t>RCC_APB2</w:t>
      </w:r>
      <w:proofErr w:type="gramStart"/>
      <w:r w:rsidRPr="00F43798">
        <w:t>PeriphClockCmd(</w:t>
      </w:r>
      <w:proofErr w:type="gramEnd"/>
      <w:r w:rsidRPr="00F43798">
        <w:t>RCC_APB2Periph_GPIOA, ENABLE);</w:t>
      </w:r>
    </w:p>
    <w:p w14:paraId="68659D1D" w14:textId="77777777" w:rsidR="00F43798" w:rsidRPr="00F43798" w:rsidRDefault="00F43798">
      <w:pPr>
        <w:numPr>
          <w:ilvl w:val="0"/>
          <w:numId w:val="398"/>
        </w:numPr>
      </w:pPr>
      <w:r w:rsidRPr="00F43798">
        <w:rPr>
          <w:rFonts w:ascii="Times New Roman" w:hAnsi="Times New Roman" w:cs="Times New Roman"/>
        </w:rPr>
        <w:lastRenderedPageBreak/>
        <w:t>​</w:t>
      </w:r>
      <w:r w:rsidRPr="00F43798">
        <w:rPr>
          <w:b/>
          <w:bCs/>
        </w:rPr>
        <w:t>配置GPIO</w:t>
      </w:r>
      <w:r w:rsidRPr="00F43798">
        <w:rPr>
          <w:rFonts w:ascii="Times New Roman" w:hAnsi="Times New Roman" w:cs="Times New Roman"/>
        </w:rPr>
        <w:t>​</w:t>
      </w:r>
      <w:r w:rsidRPr="00F43798">
        <w:t>：将连接编码器A、B相的引脚设置为上拉输入模式（</w:t>
      </w:r>
      <w:proofErr w:type="spellStart"/>
      <w:r w:rsidRPr="00F43798">
        <w:t>GPIO_Mode_IPU</w:t>
      </w:r>
      <w:proofErr w:type="spellEnd"/>
      <w:r w:rsidRPr="00F43798">
        <w:t>）或复用功能模式。</w:t>
      </w:r>
    </w:p>
    <w:p w14:paraId="1D49445E" w14:textId="77777777" w:rsidR="00F43798" w:rsidRPr="00F43798" w:rsidRDefault="00F43798">
      <w:pPr>
        <w:numPr>
          <w:ilvl w:val="0"/>
          <w:numId w:val="398"/>
        </w:numPr>
        <w:tabs>
          <w:tab w:val="clear" w:pos="720"/>
        </w:tabs>
      </w:pPr>
      <w:proofErr w:type="spellStart"/>
      <w:r w:rsidRPr="00F43798">
        <w:t>GPIO_InitStructure.GPIO_Mode</w:t>
      </w:r>
      <w:proofErr w:type="spellEnd"/>
      <w:r w:rsidRPr="00F43798">
        <w:t xml:space="preserve"> = </w:t>
      </w:r>
      <w:proofErr w:type="spellStart"/>
      <w:r w:rsidRPr="00F43798">
        <w:t>GPIO_Mode_IPU</w:t>
      </w:r>
      <w:proofErr w:type="spellEnd"/>
      <w:r w:rsidRPr="00F43798">
        <w:t>;</w:t>
      </w:r>
    </w:p>
    <w:p w14:paraId="1ED09408" w14:textId="77777777" w:rsidR="00F43798" w:rsidRPr="00F43798" w:rsidRDefault="00F43798">
      <w:pPr>
        <w:numPr>
          <w:ilvl w:val="0"/>
          <w:numId w:val="398"/>
        </w:numPr>
        <w:tabs>
          <w:tab w:val="clear" w:pos="720"/>
        </w:tabs>
      </w:pPr>
      <w:proofErr w:type="spellStart"/>
      <w:r w:rsidRPr="00F43798">
        <w:t>GPIO_InitStructure.GPIO_Pin</w:t>
      </w:r>
      <w:proofErr w:type="spellEnd"/>
      <w:r w:rsidRPr="00F43798">
        <w:t xml:space="preserve"> = GPIO_Pin_6 | GPIO_Pin_7; // 例如PA6, PA7</w:t>
      </w:r>
    </w:p>
    <w:p w14:paraId="42CBAE21" w14:textId="77777777" w:rsidR="00F43798" w:rsidRPr="00F43798" w:rsidRDefault="00F43798" w:rsidP="00F43798">
      <w:proofErr w:type="spellStart"/>
      <w:r w:rsidRPr="00F43798">
        <w:t>GPIO_</w:t>
      </w:r>
      <w:proofErr w:type="gramStart"/>
      <w:r w:rsidRPr="00F43798">
        <w:t>Init</w:t>
      </w:r>
      <w:proofErr w:type="spellEnd"/>
      <w:r w:rsidRPr="00F43798">
        <w:t>(</w:t>
      </w:r>
      <w:proofErr w:type="gramEnd"/>
      <w:r w:rsidRPr="00F43798">
        <w:t>GPIOA, &amp;</w:t>
      </w:r>
      <w:proofErr w:type="spellStart"/>
      <w:r w:rsidRPr="00F43798">
        <w:t>GPIO_InitStructure</w:t>
      </w:r>
      <w:proofErr w:type="spellEnd"/>
      <w:r w:rsidRPr="00F43798">
        <w:t>);</w:t>
      </w:r>
    </w:p>
    <w:p w14:paraId="1AE3FCCF" w14:textId="77777777" w:rsidR="00F43798" w:rsidRPr="00F43798" w:rsidRDefault="00F43798">
      <w:pPr>
        <w:numPr>
          <w:ilvl w:val="0"/>
          <w:numId w:val="398"/>
        </w:numPr>
      </w:pPr>
      <w:r w:rsidRPr="00F43798">
        <w:rPr>
          <w:rFonts w:ascii="Times New Roman" w:hAnsi="Times New Roman" w:cs="Times New Roman"/>
        </w:rPr>
        <w:t>​</w:t>
      </w:r>
      <w:r w:rsidRPr="00F43798">
        <w:rPr>
          <w:b/>
          <w:bCs/>
        </w:rPr>
        <w:t>配置时基单元</w:t>
      </w:r>
      <w:r w:rsidRPr="00F43798">
        <w:rPr>
          <w:rFonts w:ascii="Times New Roman" w:hAnsi="Times New Roman" w:cs="Times New Roman"/>
        </w:rPr>
        <w:t>​</w:t>
      </w:r>
      <w:r w:rsidRPr="00F43798">
        <w:t>：重点是设置自动重装寄存器（ARR）为最大值（如65535），以提供足够的计数范围，并允许计数器双向计数。预分频器（PSC）通常设置为0（不分频）。</w:t>
      </w:r>
    </w:p>
    <w:p w14:paraId="37665C5A" w14:textId="77777777" w:rsidR="00F43798" w:rsidRPr="00F43798" w:rsidRDefault="00F43798">
      <w:pPr>
        <w:numPr>
          <w:ilvl w:val="0"/>
          <w:numId w:val="398"/>
        </w:numPr>
        <w:tabs>
          <w:tab w:val="clear" w:pos="720"/>
        </w:tabs>
      </w:pPr>
      <w:proofErr w:type="spellStart"/>
      <w:r w:rsidRPr="00F43798">
        <w:t>TIM_TimeBaseInitStructure.TIM_Period</w:t>
      </w:r>
      <w:proofErr w:type="spellEnd"/>
      <w:r w:rsidRPr="00F43798">
        <w:t xml:space="preserve"> = 65535;</w:t>
      </w:r>
    </w:p>
    <w:p w14:paraId="6CF1C9A6" w14:textId="77777777" w:rsidR="00F43798" w:rsidRPr="00F43798" w:rsidRDefault="00F43798">
      <w:pPr>
        <w:numPr>
          <w:ilvl w:val="0"/>
          <w:numId w:val="398"/>
        </w:numPr>
        <w:tabs>
          <w:tab w:val="clear" w:pos="720"/>
        </w:tabs>
      </w:pPr>
      <w:proofErr w:type="spellStart"/>
      <w:r w:rsidRPr="00F43798">
        <w:t>TIM_TimeBaseInitStructure.TIM_Prescaler</w:t>
      </w:r>
      <w:proofErr w:type="spellEnd"/>
      <w:r w:rsidRPr="00F43798">
        <w:t xml:space="preserve"> = 0;</w:t>
      </w:r>
    </w:p>
    <w:p w14:paraId="12D1E729" w14:textId="77777777" w:rsidR="00F43798" w:rsidRPr="00F43798" w:rsidRDefault="00F43798" w:rsidP="00F43798">
      <w:proofErr w:type="spellStart"/>
      <w:r w:rsidRPr="00F43798">
        <w:t>TIM_</w:t>
      </w:r>
      <w:proofErr w:type="gramStart"/>
      <w:r w:rsidRPr="00F43798">
        <w:t>TimeBaseInit</w:t>
      </w:r>
      <w:proofErr w:type="spellEnd"/>
      <w:r w:rsidRPr="00F43798">
        <w:t>(</w:t>
      </w:r>
      <w:proofErr w:type="gramEnd"/>
      <w:r w:rsidRPr="00F43798">
        <w:t>TIM3, &amp;</w:t>
      </w:r>
      <w:proofErr w:type="spellStart"/>
      <w:r w:rsidRPr="00F43798">
        <w:t>TIM_TimeBaseInitStructure</w:t>
      </w:r>
      <w:proofErr w:type="spellEnd"/>
      <w:r w:rsidRPr="00F43798">
        <w:t>);</w:t>
      </w:r>
    </w:p>
    <w:p w14:paraId="199DBB21" w14:textId="77777777" w:rsidR="00F43798" w:rsidRPr="00F43798" w:rsidRDefault="00F43798">
      <w:pPr>
        <w:numPr>
          <w:ilvl w:val="0"/>
          <w:numId w:val="398"/>
        </w:numPr>
      </w:pPr>
      <w:r w:rsidRPr="00F43798">
        <w:rPr>
          <w:rFonts w:ascii="Times New Roman" w:hAnsi="Times New Roman" w:cs="Times New Roman"/>
        </w:rPr>
        <w:t>​</w:t>
      </w:r>
      <w:r w:rsidRPr="00F43798">
        <w:rPr>
          <w:b/>
          <w:bCs/>
        </w:rPr>
        <w:t>配置输入捕获单元（滤波）</w:t>
      </w:r>
      <w:r w:rsidRPr="00F43798">
        <w:rPr>
          <w:rFonts w:ascii="Times New Roman" w:hAnsi="Times New Roman" w:cs="Times New Roman"/>
          <w:b/>
          <w:bCs/>
        </w:rPr>
        <w:t>​</w:t>
      </w:r>
      <w:r w:rsidRPr="00F43798">
        <w:rPr>
          <w:rFonts w:ascii="Times New Roman" w:hAnsi="Times New Roman" w:cs="Times New Roman"/>
        </w:rPr>
        <w:t>​</w:t>
      </w:r>
      <w:r w:rsidRPr="00F43798">
        <w:t>：配置输入捕获通道的滤波器参数，可以有效滤除编码器信号中的毛刺，提高稳定性。</w:t>
      </w:r>
    </w:p>
    <w:p w14:paraId="5320B369" w14:textId="77777777" w:rsidR="00F43798" w:rsidRPr="00F43798" w:rsidRDefault="00F43798">
      <w:pPr>
        <w:numPr>
          <w:ilvl w:val="0"/>
          <w:numId w:val="398"/>
        </w:numPr>
        <w:tabs>
          <w:tab w:val="clear" w:pos="720"/>
        </w:tabs>
      </w:pPr>
      <w:proofErr w:type="spellStart"/>
      <w:r w:rsidRPr="00F43798">
        <w:t>TIM_ICInitStructure.TIM_ICFilter</w:t>
      </w:r>
      <w:proofErr w:type="spellEnd"/>
      <w:r w:rsidRPr="00F43798">
        <w:t xml:space="preserve"> = 0xF; // 滤波强度，可根据实际情况调整</w:t>
      </w:r>
    </w:p>
    <w:p w14:paraId="288F957E" w14:textId="77777777" w:rsidR="00F43798" w:rsidRPr="00F43798" w:rsidRDefault="00F43798" w:rsidP="00F43798">
      <w:proofErr w:type="spellStart"/>
      <w:r w:rsidRPr="00F43798">
        <w:t>TIM_</w:t>
      </w:r>
      <w:proofErr w:type="gramStart"/>
      <w:r w:rsidRPr="00F43798">
        <w:t>ICInit</w:t>
      </w:r>
      <w:proofErr w:type="spellEnd"/>
      <w:r w:rsidRPr="00F43798">
        <w:t>(</w:t>
      </w:r>
      <w:proofErr w:type="gramEnd"/>
      <w:r w:rsidRPr="00F43798">
        <w:t>TIM3, &amp;</w:t>
      </w:r>
      <w:proofErr w:type="spellStart"/>
      <w:r w:rsidRPr="00F43798">
        <w:t>TIM_ICInitStructure</w:t>
      </w:r>
      <w:proofErr w:type="spellEnd"/>
      <w:r w:rsidRPr="00F43798">
        <w:t>);</w:t>
      </w:r>
    </w:p>
    <w:p w14:paraId="2766CE27" w14:textId="77777777" w:rsidR="00F43798" w:rsidRPr="00F43798" w:rsidRDefault="00F43798">
      <w:pPr>
        <w:numPr>
          <w:ilvl w:val="0"/>
          <w:numId w:val="398"/>
        </w:numPr>
      </w:pPr>
      <w:r w:rsidRPr="00F43798">
        <w:rPr>
          <w:rFonts w:ascii="Times New Roman" w:hAnsi="Times New Roman" w:cs="Times New Roman"/>
        </w:rPr>
        <w:t>​</w:t>
      </w:r>
      <w:r w:rsidRPr="00F43798">
        <w:rPr>
          <w:b/>
          <w:bCs/>
        </w:rPr>
        <w:t>配置编码器</w:t>
      </w:r>
      <w:proofErr w:type="gramStart"/>
      <w:r w:rsidRPr="00F43798">
        <w:rPr>
          <w:b/>
          <w:bCs/>
        </w:rPr>
        <w:t>模式</w:t>
      </w:r>
      <w:r w:rsidRPr="00F43798">
        <w:rPr>
          <w:rFonts w:ascii="Times New Roman" w:hAnsi="Times New Roman" w:cs="Times New Roman"/>
        </w:rPr>
        <w:t>​</w:t>
      </w:r>
      <w:r w:rsidRPr="00F43798">
        <w:t>：</w:t>
      </w:r>
      <w:proofErr w:type="gramEnd"/>
      <w:r w:rsidRPr="00F43798">
        <w:t>调用本函数，这是最关键的一步。</w:t>
      </w:r>
    </w:p>
    <w:p w14:paraId="2DFF7DAB" w14:textId="77777777" w:rsidR="00F43798" w:rsidRPr="00F43798" w:rsidRDefault="00F43798">
      <w:pPr>
        <w:numPr>
          <w:ilvl w:val="0"/>
          <w:numId w:val="398"/>
        </w:numPr>
        <w:tabs>
          <w:tab w:val="clear" w:pos="720"/>
        </w:tabs>
      </w:pPr>
      <w:proofErr w:type="spellStart"/>
      <w:r w:rsidRPr="00F43798">
        <w:t>TIM_</w:t>
      </w:r>
      <w:proofErr w:type="gramStart"/>
      <w:r w:rsidRPr="00F43798">
        <w:t>EncoderInterfaceConfig</w:t>
      </w:r>
      <w:proofErr w:type="spellEnd"/>
      <w:r w:rsidRPr="00F43798">
        <w:t>(</w:t>
      </w:r>
      <w:proofErr w:type="gramEnd"/>
      <w:r w:rsidRPr="00F43798">
        <w:t xml:space="preserve">TIM3, TIM_EncoderMode_TI12, </w:t>
      </w:r>
    </w:p>
    <w:p w14:paraId="3D84D83F" w14:textId="77777777" w:rsidR="00F43798" w:rsidRPr="00F43798" w:rsidRDefault="00F43798" w:rsidP="00F43798">
      <w:r w:rsidRPr="00F43798">
        <w:t xml:space="preserve">                           </w:t>
      </w:r>
      <w:proofErr w:type="spellStart"/>
      <w:r w:rsidRPr="00F43798">
        <w:t>TIM_ICPolarity_Rising</w:t>
      </w:r>
      <w:proofErr w:type="spellEnd"/>
      <w:r w:rsidRPr="00F43798">
        <w:t xml:space="preserve">, </w:t>
      </w:r>
      <w:proofErr w:type="spellStart"/>
      <w:r w:rsidRPr="00F43798">
        <w:t>TIM_ICPolarity_Rising</w:t>
      </w:r>
      <w:proofErr w:type="spellEnd"/>
      <w:r w:rsidRPr="00F43798">
        <w:t>);</w:t>
      </w:r>
    </w:p>
    <w:p w14:paraId="2C68BB89" w14:textId="77777777" w:rsidR="00F43798" w:rsidRPr="00F43798" w:rsidRDefault="00F43798">
      <w:pPr>
        <w:numPr>
          <w:ilvl w:val="0"/>
          <w:numId w:val="398"/>
        </w:numPr>
      </w:pPr>
      <w:r w:rsidRPr="00F43798">
        <w:rPr>
          <w:rFonts w:ascii="Times New Roman" w:hAnsi="Times New Roman" w:cs="Times New Roman"/>
        </w:rPr>
        <w:t>​</w:t>
      </w:r>
      <w:r w:rsidRPr="00F43798">
        <w:rPr>
          <w:b/>
          <w:bCs/>
        </w:rPr>
        <w:t>使能定时器</w:t>
      </w:r>
      <w:r w:rsidRPr="00F43798">
        <w:rPr>
          <w:rFonts w:ascii="Times New Roman" w:hAnsi="Times New Roman" w:cs="Times New Roman"/>
        </w:rPr>
        <w:t>​</w:t>
      </w:r>
      <w:r w:rsidRPr="00F43798">
        <w:t>：启动定时器，开始编码器计数。</w:t>
      </w:r>
    </w:p>
    <w:p w14:paraId="48EF37A8" w14:textId="77777777" w:rsidR="00F43798" w:rsidRPr="00F43798" w:rsidRDefault="00F43798" w:rsidP="00F43798">
      <w:r w:rsidRPr="00F43798">
        <w:t>TIM_</w:t>
      </w:r>
      <w:proofErr w:type="gramStart"/>
      <w:r w:rsidRPr="00F43798">
        <w:t>Cmd(</w:t>
      </w:r>
      <w:proofErr w:type="gramEnd"/>
      <w:r w:rsidRPr="00F43798">
        <w:t>TIM3, ENABLE);</w:t>
      </w:r>
    </w:p>
    <w:p w14:paraId="1C370D69" w14:textId="77777777" w:rsidR="00F43798" w:rsidRPr="00F43798" w:rsidRDefault="00F43798" w:rsidP="001F58C4">
      <w:pPr>
        <w:pStyle w:val="3"/>
      </w:pPr>
      <w:r w:rsidRPr="00F43798">
        <w:rPr>
          <w:rFonts w:ascii="Segoe UI Emoji" w:hAnsi="Segoe UI Emoji" w:cs="Segoe UI Emoji"/>
        </w:rPr>
        <w:t>🚀</w:t>
      </w:r>
      <w:r w:rsidRPr="00F43798">
        <w:t xml:space="preserve"> 数据读取与应用示例 </w:t>
      </w:r>
    </w:p>
    <w:p w14:paraId="070A45C5" w14:textId="77777777" w:rsidR="00F43798" w:rsidRPr="00F43798" w:rsidRDefault="00F43798" w:rsidP="00F43798">
      <w:r w:rsidRPr="00F43798">
        <w:t>配置完成后，最常用的操作是读取计数器的值。</w:t>
      </w:r>
    </w:p>
    <w:p w14:paraId="30235B21" w14:textId="77777777" w:rsidR="00F43798" w:rsidRPr="00F43798" w:rsidRDefault="00F43798" w:rsidP="00F43798">
      <w:r w:rsidRPr="00F43798">
        <w:t xml:space="preserve">int16_t </w:t>
      </w:r>
      <w:proofErr w:type="spellStart"/>
      <w:r w:rsidRPr="00F43798">
        <w:t>encoder_count</w:t>
      </w:r>
      <w:proofErr w:type="spellEnd"/>
      <w:r w:rsidRPr="00F43798">
        <w:t xml:space="preserve"> = </w:t>
      </w:r>
      <w:proofErr w:type="spellStart"/>
      <w:r w:rsidRPr="00F43798">
        <w:t>TIM_</w:t>
      </w:r>
      <w:proofErr w:type="gramStart"/>
      <w:r w:rsidRPr="00F43798">
        <w:t>GetCounter</w:t>
      </w:r>
      <w:proofErr w:type="spellEnd"/>
      <w:r w:rsidRPr="00F43798">
        <w:t>(</w:t>
      </w:r>
      <w:proofErr w:type="gramEnd"/>
      <w:r w:rsidRPr="00F43798">
        <w:t>TIM3);</w:t>
      </w:r>
    </w:p>
    <w:p w14:paraId="576BBC2E" w14:textId="77777777" w:rsidR="00F43798" w:rsidRPr="00F43798" w:rsidRDefault="00F43798" w:rsidP="00F43798">
      <w:r w:rsidRPr="00F43798">
        <w:t>建议使用int16_t类型读取，因为计数器在双向计数时会产生正负值，直接读取为无符号数可能会得到错误的方向信息。</w:t>
      </w:r>
    </w:p>
    <w:p w14:paraId="5B1F1D95" w14:textId="77777777" w:rsidR="00F43798" w:rsidRPr="00F43798" w:rsidRDefault="00F43798" w:rsidP="00F43798">
      <w:r w:rsidRPr="00F43798">
        <w:t>一个常见的应用是测量速度：定期（例如每100毫秒）读取一次CNT值，然后将其清零。这个差值就是该时间段内的净脉冲数，反映了速度大小和方向。</w:t>
      </w:r>
    </w:p>
    <w:p w14:paraId="53BEB40B" w14:textId="77777777" w:rsidR="00F43798" w:rsidRPr="00F43798" w:rsidRDefault="00F43798" w:rsidP="00F43798">
      <w:r w:rsidRPr="00F43798">
        <w:t>// 简单的速度获取函数示例</w:t>
      </w:r>
    </w:p>
    <w:p w14:paraId="560DFECF" w14:textId="77777777" w:rsidR="00F43798" w:rsidRPr="00F43798" w:rsidRDefault="00F43798" w:rsidP="00F43798">
      <w:r w:rsidRPr="00F43798">
        <w:lastRenderedPageBreak/>
        <w:t xml:space="preserve">int16_t </w:t>
      </w:r>
      <w:proofErr w:type="spellStart"/>
      <w:r w:rsidRPr="00F43798">
        <w:t>Encoder_Get_Speed</w:t>
      </w:r>
      <w:proofErr w:type="spellEnd"/>
      <w:r w:rsidRPr="00F43798">
        <w:t>(</w:t>
      </w:r>
      <w:proofErr w:type="gramStart"/>
      <w:r w:rsidRPr="00F43798">
        <w:t>void) {</w:t>
      </w:r>
      <w:proofErr w:type="gramEnd"/>
    </w:p>
    <w:p w14:paraId="71F52BDB" w14:textId="77777777" w:rsidR="00F43798" w:rsidRPr="00F43798" w:rsidRDefault="00F43798" w:rsidP="00F43798">
      <w:r w:rsidRPr="00F43798">
        <w:t xml:space="preserve">    int16_t temp = </w:t>
      </w:r>
      <w:proofErr w:type="spellStart"/>
      <w:r w:rsidRPr="00F43798">
        <w:t>TIM_</w:t>
      </w:r>
      <w:proofErr w:type="gramStart"/>
      <w:r w:rsidRPr="00F43798">
        <w:t>GetCounter</w:t>
      </w:r>
      <w:proofErr w:type="spellEnd"/>
      <w:r w:rsidRPr="00F43798">
        <w:t>(</w:t>
      </w:r>
      <w:proofErr w:type="gramEnd"/>
      <w:r w:rsidRPr="00F43798">
        <w:t>TIM3);</w:t>
      </w:r>
    </w:p>
    <w:p w14:paraId="65A05689" w14:textId="77777777" w:rsidR="00F43798" w:rsidRPr="00F43798" w:rsidRDefault="00F43798" w:rsidP="00F43798">
      <w:r w:rsidRPr="00F43798">
        <w:t xml:space="preserve">    </w:t>
      </w:r>
      <w:proofErr w:type="spellStart"/>
      <w:r w:rsidRPr="00F43798">
        <w:t>TIM_SetCounter</w:t>
      </w:r>
      <w:proofErr w:type="spellEnd"/>
      <w:r w:rsidRPr="00F43798">
        <w:t>(TIM3, 0); // 读取后清零</w:t>
      </w:r>
    </w:p>
    <w:p w14:paraId="5324A7DA" w14:textId="77777777" w:rsidR="00F43798" w:rsidRPr="00F43798" w:rsidRDefault="00F43798" w:rsidP="00F43798">
      <w:r w:rsidRPr="00F43798">
        <w:t xml:space="preserve">    return temp;</w:t>
      </w:r>
    </w:p>
    <w:p w14:paraId="4048271E" w14:textId="77777777" w:rsidR="00F43798" w:rsidRPr="00F43798" w:rsidRDefault="00F43798" w:rsidP="00F43798">
      <w:r w:rsidRPr="00F43798">
        <w:t>}</w:t>
      </w:r>
    </w:p>
    <w:p w14:paraId="2B118A55" w14:textId="77777777" w:rsidR="00F43798" w:rsidRPr="00F43798" w:rsidRDefault="00F43798" w:rsidP="001F58C4">
      <w:pPr>
        <w:pStyle w:val="3"/>
      </w:pPr>
      <w:r w:rsidRPr="00F43798">
        <w:rPr>
          <w:rFonts w:ascii="Segoe UI Emoji" w:hAnsi="Segoe UI Emoji" w:cs="Segoe UI Emoji"/>
        </w:rPr>
        <w:t>💡</w:t>
      </w:r>
      <w:r w:rsidRPr="00F43798">
        <w:t xml:space="preserve"> 重要注意事项 </w:t>
      </w:r>
    </w:p>
    <w:p w14:paraId="5AF4AFF3" w14:textId="77777777" w:rsidR="00F43798" w:rsidRPr="00F43798" w:rsidRDefault="00F43798">
      <w:pPr>
        <w:numPr>
          <w:ilvl w:val="0"/>
          <w:numId w:val="399"/>
        </w:numPr>
      </w:pPr>
      <w:r w:rsidRPr="00F43798">
        <w:rPr>
          <w:rFonts w:ascii="Times New Roman" w:hAnsi="Times New Roman" w:cs="Times New Roman"/>
        </w:rPr>
        <w:t>​</w:t>
      </w:r>
      <w:r w:rsidRPr="00F43798">
        <w:rPr>
          <w:b/>
          <w:bCs/>
        </w:rPr>
        <w:t>资源占用</w:t>
      </w:r>
      <w:r w:rsidRPr="00F43798">
        <w:rPr>
          <w:rFonts w:ascii="Times New Roman" w:hAnsi="Times New Roman" w:cs="Times New Roman"/>
        </w:rPr>
        <w:t>​</w:t>
      </w:r>
      <w:r w:rsidRPr="00F43798">
        <w:t>：当一个定时器被配置为编码器接口模式后，它</w:t>
      </w:r>
      <w:r w:rsidRPr="00F43798">
        <w:rPr>
          <w:b/>
          <w:bCs/>
        </w:rPr>
        <w:t>基本不能再用于其他功能</w:t>
      </w:r>
      <w:r w:rsidRPr="00F43798">
        <w:rPr>
          <w:rFonts w:ascii="Times New Roman" w:hAnsi="Times New Roman" w:cs="Times New Roman"/>
        </w:rPr>
        <w:t>​</w:t>
      </w:r>
      <w:r w:rsidRPr="00F43798">
        <w:t>（如PWM输出、输入捕获等）。</w:t>
      </w:r>
    </w:p>
    <w:p w14:paraId="780EEBA5" w14:textId="77777777" w:rsidR="00F43798" w:rsidRPr="00F43798" w:rsidRDefault="00F43798">
      <w:pPr>
        <w:numPr>
          <w:ilvl w:val="0"/>
          <w:numId w:val="399"/>
        </w:numPr>
      </w:pPr>
      <w:r w:rsidRPr="00F43798">
        <w:rPr>
          <w:rFonts w:ascii="Times New Roman" w:hAnsi="Times New Roman" w:cs="Times New Roman"/>
        </w:rPr>
        <w:t>​</w:t>
      </w:r>
      <w:r w:rsidRPr="00F43798">
        <w:rPr>
          <w:b/>
          <w:bCs/>
        </w:rPr>
        <w:t>计数器溢出</w:t>
      </w:r>
      <w:r w:rsidRPr="00F43798">
        <w:rPr>
          <w:rFonts w:ascii="Times New Roman" w:hAnsi="Times New Roman" w:cs="Times New Roman"/>
        </w:rPr>
        <w:t>​</w:t>
      </w:r>
      <w:r w:rsidRPr="00F43798">
        <w:t>：如果编码器长时间单向高速旋转，计数器可能会达到ARR值后从0开始（或从最大值翻转到负数）。在设计长距离位置检测时，需要在软件中处理溢出情况，或者使用定时器的更新中断来扩展计数位数。</w:t>
      </w:r>
    </w:p>
    <w:p w14:paraId="6F730822" w14:textId="77777777" w:rsidR="00F43798" w:rsidRPr="00F43798" w:rsidRDefault="00F43798">
      <w:pPr>
        <w:numPr>
          <w:ilvl w:val="0"/>
          <w:numId w:val="399"/>
        </w:numPr>
      </w:pPr>
      <w:r w:rsidRPr="00F43798">
        <w:rPr>
          <w:rFonts w:ascii="Times New Roman" w:hAnsi="Times New Roman" w:cs="Times New Roman"/>
        </w:rPr>
        <w:t>​</w:t>
      </w:r>
      <w:r w:rsidRPr="00F43798">
        <w:rPr>
          <w:b/>
          <w:bCs/>
        </w:rPr>
        <w:t>模式选择</w:t>
      </w:r>
      <w:r w:rsidRPr="00F43798">
        <w:rPr>
          <w:rFonts w:ascii="Times New Roman" w:hAnsi="Times New Roman" w:cs="Times New Roman"/>
        </w:rPr>
        <w:t>​</w:t>
      </w:r>
      <w:r w:rsidRPr="00F43798">
        <w:t>：TIM_EncoderMode_TI12（x4模式）能提供最高的精度，但也会使计数频率最高。如果编码器线数很高且转速极快，需注意计数器溢出的风险，此时可考虑使用x2模式。</w:t>
      </w:r>
    </w:p>
    <w:p w14:paraId="2B0BEF79" w14:textId="77777777" w:rsidR="00F43798" w:rsidRPr="00F43798" w:rsidRDefault="00F43798" w:rsidP="00F43798">
      <w:r w:rsidRPr="00F43798">
        <w:t>希望这份详细的解释能帮助你更好地理解和使用这个强大的硬件功能。如果你在具体配置中遇到问题，比如滤波器参数如何选择，我们可以继续深入探讨。</w:t>
      </w:r>
    </w:p>
    <w:p w14:paraId="713E0404" w14:textId="77777777" w:rsidR="009C0AC6" w:rsidRPr="009C0AC6" w:rsidRDefault="009C0AC6" w:rsidP="009C0AC6"/>
    <w:p w14:paraId="18762A9A" w14:textId="5B7187FB" w:rsidR="00AA7B1E" w:rsidRDefault="00AA7B1E" w:rsidP="00E51449">
      <w:pPr>
        <w:pStyle w:val="1"/>
      </w:pPr>
      <w:r>
        <w:rPr>
          <w:rFonts w:hint="eastAsia"/>
        </w:rPr>
        <w:t>PWM(</w:t>
      </w:r>
      <w:r w:rsidRPr="00484F15">
        <w:t>脉宽调制</w:t>
      </w:r>
      <w:r>
        <w:rPr>
          <w:rFonts w:hint="eastAsia"/>
        </w:rPr>
        <w:t>)</w:t>
      </w:r>
    </w:p>
    <w:p w14:paraId="05AB1ADE" w14:textId="7FA86901" w:rsidR="0004595C" w:rsidRDefault="0004595C" w:rsidP="0004595C">
      <w:pPr>
        <w:pStyle w:val="1"/>
      </w:pPr>
      <w:r>
        <w:rPr>
          <w:rFonts w:hint="eastAsia"/>
        </w:rPr>
        <w:t>ADC(模数转换器)</w:t>
      </w:r>
    </w:p>
    <w:p w14:paraId="25D82052" w14:textId="140DD4C7" w:rsidR="00BE4BED" w:rsidRDefault="00D076A3" w:rsidP="00BE4BED">
      <w:pPr>
        <w:pStyle w:val="2"/>
      </w:pPr>
      <w:proofErr w:type="spellStart"/>
      <w:r w:rsidRPr="00D076A3">
        <w:t>ADC_DeInit</w:t>
      </w:r>
      <w:proofErr w:type="spellEnd"/>
      <w:r w:rsidRPr="00D076A3">
        <w:t xml:space="preserve"> </w:t>
      </w:r>
      <w:r w:rsidR="00BE4BED" w:rsidRPr="00BE4BED">
        <w:t>()</w:t>
      </w:r>
      <w:r w:rsidR="00C2586D">
        <w:br/>
      </w:r>
      <w:r w:rsidR="00C2586D" w:rsidRPr="00FD2FDD">
        <w:rPr>
          <w:b/>
          <w:bCs/>
        </w:rPr>
        <w:t>将指定ADC（模数转换器）外设的所有寄存器恢复到其上电后的</w:t>
      </w:r>
      <w:r w:rsidR="00C2586D" w:rsidRPr="00FD2FDD">
        <w:rPr>
          <w:b/>
          <w:bCs/>
          <w:color w:val="EE0000"/>
        </w:rPr>
        <w:t>默认值</w:t>
      </w:r>
      <w:r w:rsidR="00C2586D" w:rsidRPr="00FD2FDD">
        <w:rPr>
          <w:b/>
          <w:bCs/>
        </w:rPr>
        <w:t>（缺省值）</w:t>
      </w:r>
      <w:r w:rsidR="00C2586D" w:rsidRPr="00FD2FDD">
        <w:rPr>
          <w:rFonts w:ascii="Times New Roman" w:hAnsi="Times New Roman" w:cs="Times New Roman"/>
          <w:b/>
          <w:bCs/>
        </w:rPr>
        <w:t>​</w:t>
      </w:r>
    </w:p>
    <w:p w14:paraId="50F4B9F6" w14:textId="77777777" w:rsidR="00FD2FDD" w:rsidRPr="00FD2FDD" w:rsidRDefault="00FD2FDD" w:rsidP="00FD2FDD">
      <w:r w:rsidRPr="00FD2FDD">
        <w:t>关于</w:t>
      </w:r>
      <w:proofErr w:type="spellStart"/>
      <w:r w:rsidRPr="00FD2FDD">
        <w:t>ADC_DeInit</w:t>
      </w:r>
      <w:proofErr w:type="spellEnd"/>
      <w:r w:rsidRPr="00FD2FDD">
        <w:t>()函数，它的核心作用是</w:t>
      </w:r>
      <w:r w:rsidRPr="00FD2FDD">
        <w:rPr>
          <w:b/>
          <w:bCs/>
        </w:rPr>
        <w:t>将指定ADC（模数转换器）外设的所有寄存器恢复到其上电后的</w:t>
      </w:r>
      <w:r w:rsidRPr="00FD2FDD">
        <w:rPr>
          <w:b/>
          <w:bCs/>
          <w:color w:val="EE0000"/>
        </w:rPr>
        <w:t>默认值</w:t>
      </w:r>
      <w:r w:rsidRPr="00FD2FDD">
        <w:rPr>
          <w:b/>
          <w:bCs/>
        </w:rPr>
        <w:t>（缺省值）</w:t>
      </w:r>
      <w:r w:rsidRPr="00FD2FDD">
        <w:rPr>
          <w:rFonts w:ascii="Times New Roman" w:hAnsi="Times New Roman" w:cs="Times New Roman"/>
          <w:b/>
          <w:bCs/>
        </w:rPr>
        <w:t>​</w:t>
      </w:r>
      <w:r w:rsidRPr="00FD2FDD">
        <w:t>，相当于对ADC进行了一次软件复位。</w:t>
      </w:r>
    </w:p>
    <w:p w14:paraId="578EFA97" w14:textId="77777777" w:rsidR="00FD2FDD" w:rsidRPr="00FD2FDD" w:rsidRDefault="00FD2FDD" w:rsidP="00FD2FDD">
      <w:pPr>
        <w:pStyle w:val="3"/>
      </w:pPr>
      <w:r w:rsidRPr="00FD2FDD">
        <w:rPr>
          <w:rFonts w:ascii="Segoe UI Emoji" w:hAnsi="Segoe UI Emoji" w:cs="Segoe UI Emoji"/>
        </w:rPr>
        <w:lastRenderedPageBreak/>
        <w:t>🔧</w:t>
      </w:r>
      <w:r w:rsidRPr="00FD2FDD">
        <w:t xml:space="preserve"> 主要功能与应用场景 </w:t>
      </w:r>
    </w:p>
    <w:p w14:paraId="23306619" w14:textId="77777777" w:rsidR="00FD2FDD" w:rsidRPr="00FD2FDD" w:rsidRDefault="00FD2FDD">
      <w:pPr>
        <w:numPr>
          <w:ilvl w:val="0"/>
          <w:numId w:val="401"/>
        </w:numPr>
      </w:pPr>
      <w:r w:rsidRPr="00FD2FDD">
        <w:rPr>
          <w:rFonts w:ascii="Times New Roman" w:hAnsi="Times New Roman" w:cs="Times New Roman"/>
        </w:rPr>
        <w:t>​</w:t>
      </w:r>
      <w:r w:rsidRPr="00FD2FDD">
        <w:rPr>
          <w:b/>
          <w:bCs/>
        </w:rPr>
        <w:t>核心功能</w:t>
      </w:r>
      <w:r w:rsidRPr="00FD2FDD">
        <w:rPr>
          <w:rFonts w:ascii="Times New Roman" w:hAnsi="Times New Roman" w:cs="Times New Roman"/>
        </w:rPr>
        <w:t>​</w:t>
      </w:r>
      <w:r w:rsidRPr="00FD2FDD">
        <w:t>：</w:t>
      </w:r>
      <w:proofErr w:type="spellStart"/>
      <w:r w:rsidRPr="00FD2FDD">
        <w:t>ADC_DeInit</w:t>
      </w:r>
      <w:proofErr w:type="spellEnd"/>
      <w:r w:rsidRPr="00FD2FDD">
        <w:t>(</w:t>
      </w:r>
      <w:proofErr w:type="spellStart"/>
      <w:r w:rsidRPr="00FD2FDD">
        <w:t>ADC_TypeDef</w:t>
      </w:r>
      <w:proofErr w:type="spellEnd"/>
      <w:r w:rsidRPr="00FD2FDD">
        <w:t xml:space="preserve">* </w:t>
      </w:r>
      <w:proofErr w:type="spellStart"/>
      <w:r w:rsidRPr="00FD2FDD">
        <w:t>ADCx</w:t>
      </w:r>
      <w:proofErr w:type="spellEnd"/>
      <w:r w:rsidRPr="00FD2FDD">
        <w:t>)函数会清除目标ADC（例如ADC1、ADC2）的</w:t>
      </w:r>
      <w:r w:rsidRPr="00FD2FDD">
        <w:rPr>
          <w:color w:val="EE0000"/>
        </w:rPr>
        <w:t>所有配置</w:t>
      </w:r>
      <w:r w:rsidRPr="00FD2FDD">
        <w:t>，将其状态</w:t>
      </w:r>
      <w:r w:rsidRPr="00FD2FDD">
        <w:rPr>
          <w:b/>
          <w:bCs/>
          <w:color w:val="EE0000"/>
        </w:rPr>
        <w:t>重置</w:t>
      </w:r>
      <w:r w:rsidRPr="00FD2FDD">
        <w:t>。这是在开始新的ADC配置之前的一个常见步骤，能确保ADC处于一个纯净的已知状态，避免旧配置的干扰。</w:t>
      </w:r>
    </w:p>
    <w:p w14:paraId="12C98E7F" w14:textId="77777777" w:rsidR="00FD2FDD" w:rsidRPr="00FD2FDD" w:rsidRDefault="00FD2FDD">
      <w:pPr>
        <w:numPr>
          <w:ilvl w:val="0"/>
          <w:numId w:val="401"/>
        </w:numPr>
      </w:pPr>
      <w:r w:rsidRPr="00FD2FDD">
        <w:rPr>
          <w:rFonts w:ascii="Times New Roman" w:hAnsi="Times New Roman" w:cs="Times New Roman"/>
        </w:rPr>
        <w:t>​</w:t>
      </w:r>
      <w:r w:rsidRPr="00FD2FDD">
        <w:rPr>
          <w:b/>
          <w:bCs/>
        </w:rPr>
        <w:t>典型使用场景</w:t>
      </w:r>
      <w:r w:rsidRPr="00FD2FDD">
        <w:rPr>
          <w:rFonts w:ascii="Times New Roman" w:hAnsi="Times New Roman" w:cs="Times New Roman"/>
        </w:rPr>
        <w:t>​</w:t>
      </w:r>
      <w:r w:rsidRPr="00FD2FDD">
        <w:t>：</w:t>
      </w:r>
    </w:p>
    <w:p w14:paraId="596C6791" w14:textId="77777777" w:rsidR="00FD2FDD" w:rsidRPr="00FD2FDD" w:rsidRDefault="00FD2FDD">
      <w:pPr>
        <w:numPr>
          <w:ilvl w:val="1"/>
          <w:numId w:val="401"/>
        </w:numPr>
      </w:pPr>
      <w:r w:rsidRPr="00FD2FDD">
        <w:rPr>
          <w:rFonts w:ascii="Times New Roman" w:hAnsi="Times New Roman" w:cs="Times New Roman"/>
        </w:rPr>
        <w:t>​</w:t>
      </w:r>
      <w:r w:rsidRPr="00FD2FDD">
        <w:rPr>
          <w:b/>
          <w:bCs/>
        </w:rPr>
        <w:t>重新初始化配置</w:t>
      </w:r>
      <w:r w:rsidRPr="00FD2FDD">
        <w:rPr>
          <w:rFonts w:ascii="Times New Roman" w:hAnsi="Times New Roman" w:cs="Times New Roman"/>
        </w:rPr>
        <w:t>​</w:t>
      </w:r>
      <w:r w:rsidRPr="00FD2FDD">
        <w:t>：当需要彻底改变ADC的工作模式（如从单次转换模式切换到连续转换模式，或更改触发源）时，先调用此函数复位，再从默认状态开始全新配置。</w:t>
      </w:r>
    </w:p>
    <w:p w14:paraId="2ECDFFD1" w14:textId="77777777" w:rsidR="00FD2FDD" w:rsidRPr="00FD2FDD" w:rsidRDefault="00FD2FDD">
      <w:pPr>
        <w:numPr>
          <w:ilvl w:val="1"/>
          <w:numId w:val="401"/>
        </w:numPr>
      </w:pPr>
      <w:r w:rsidRPr="00FD2FDD">
        <w:rPr>
          <w:rFonts w:ascii="Times New Roman" w:hAnsi="Times New Roman" w:cs="Times New Roman"/>
        </w:rPr>
        <w:t>​</w:t>
      </w:r>
      <w:r w:rsidRPr="00FD2FDD">
        <w:rPr>
          <w:b/>
          <w:bCs/>
        </w:rPr>
        <w:t>错误恢复</w:t>
      </w:r>
      <w:r w:rsidRPr="00FD2FDD">
        <w:rPr>
          <w:rFonts w:ascii="Times New Roman" w:hAnsi="Times New Roman" w:cs="Times New Roman"/>
        </w:rPr>
        <w:t>​</w:t>
      </w:r>
      <w:r w:rsidRPr="00FD2FDD">
        <w:t>：如果ADC因某些原因出现异常或配置混乱，使用该函数可以将其快速重置到一个正确的初始状态。</w:t>
      </w:r>
    </w:p>
    <w:p w14:paraId="2FDBBC1C" w14:textId="77777777" w:rsidR="00FD2FDD" w:rsidRPr="00FD2FDD" w:rsidRDefault="00FD2FDD">
      <w:pPr>
        <w:numPr>
          <w:ilvl w:val="1"/>
          <w:numId w:val="401"/>
        </w:numPr>
      </w:pPr>
      <w:r w:rsidRPr="00FD2FDD">
        <w:rPr>
          <w:rFonts w:ascii="Times New Roman" w:hAnsi="Times New Roman" w:cs="Times New Roman"/>
        </w:rPr>
        <w:t>​</w:t>
      </w:r>
      <w:r w:rsidRPr="00FD2FDD">
        <w:rPr>
          <w:b/>
          <w:bCs/>
        </w:rPr>
        <w:t>低功耗管理</w:t>
      </w:r>
      <w:r w:rsidRPr="00FD2FDD">
        <w:rPr>
          <w:rFonts w:ascii="Times New Roman" w:hAnsi="Times New Roman" w:cs="Times New Roman"/>
        </w:rPr>
        <w:t>​</w:t>
      </w:r>
      <w:r w:rsidRPr="00FD2FDD">
        <w:t>：在进入低功耗模式前，如果需要彻底关闭ADC以节省功耗，可以先用此函数将其复位。</w:t>
      </w:r>
    </w:p>
    <w:p w14:paraId="1BCC4714" w14:textId="77777777" w:rsidR="00FD2FDD" w:rsidRPr="00FD2FDD" w:rsidRDefault="00FD2FDD" w:rsidP="00C2586D">
      <w:pPr>
        <w:pStyle w:val="3"/>
      </w:pPr>
      <w:r w:rsidRPr="00FD2FDD">
        <w:rPr>
          <w:rFonts w:ascii="Segoe UI Emoji" w:hAnsi="Segoe UI Emoji" w:cs="Segoe UI Emoji"/>
        </w:rPr>
        <w:t>⚠️</w:t>
      </w:r>
      <w:r w:rsidRPr="00FD2FDD">
        <w:t xml:space="preserve"> 重要注意事项 </w:t>
      </w:r>
    </w:p>
    <w:p w14:paraId="06CF99FE" w14:textId="77777777" w:rsidR="00FD2FDD" w:rsidRPr="00FD2FDD" w:rsidRDefault="00FD2FDD">
      <w:pPr>
        <w:numPr>
          <w:ilvl w:val="0"/>
          <w:numId w:val="402"/>
        </w:numPr>
      </w:pPr>
      <w:r w:rsidRPr="00FD2FDD">
        <w:rPr>
          <w:rFonts w:ascii="Times New Roman" w:hAnsi="Times New Roman" w:cs="Times New Roman"/>
        </w:rPr>
        <w:t>​</w:t>
      </w:r>
      <w:r w:rsidRPr="00FD2FDD">
        <w:rPr>
          <w:b/>
          <w:bCs/>
        </w:rPr>
        <w:t>影响范围</w:t>
      </w:r>
      <w:r w:rsidRPr="00FD2FDD">
        <w:rPr>
          <w:rFonts w:ascii="Times New Roman" w:hAnsi="Times New Roman" w:cs="Times New Roman"/>
        </w:rPr>
        <w:t>​</w:t>
      </w:r>
      <w:r w:rsidRPr="00FD2FDD">
        <w:t>：该函数会</w:t>
      </w:r>
      <w:r w:rsidRPr="00FD2FDD">
        <w:rPr>
          <w:color w:val="EE0000"/>
        </w:rPr>
        <w:t>复位</w:t>
      </w:r>
      <w:r w:rsidRPr="00FD2FDD">
        <w:rPr>
          <w:b/>
          <w:bCs/>
          <w:color w:val="EE0000"/>
        </w:rPr>
        <w:t>整个ADC外设</w:t>
      </w:r>
      <w:r w:rsidRPr="00FD2FDD">
        <w:t>的所有寄存器。对于具有多个ADC的微控制器（如STM32F103），你需要指定具体的ADC实例（例如</w:t>
      </w:r>
      <w:proofErr w:type="spellStart"/>
      <w:r w:rsidRPr="00FD2FDD">
        <w:t>ADC_DeInit</w:t>
      </w:r>
      <w:proofErr w:type="spellEnd"/>
      <w:r w:rsidRPr="00FD2FDD">
        <w:t>(ADC1)），它只会复位ADC1，不会影响ADC2。</w:t>
      </w:r>
    </w:p>
    <w:p w14:paraId="655362F0" w14:textId="77777777" w:rsidR="00FD2FDD" w:rsidRPr="00FD2FDD" w:rsidRDefault="00FD2FDD">
      <w:pPr>
        <w:numPr>
          <w:ilvl w:val="0"/>
          <w:numId w:val="402"/>
        </w:numPr>
      </w:pPr>
      <w:r w:rsidRPr="00FD2FDD">
        <w:rPr>
          <w:rFonts w:ascii="Times New Roman" w:hAnsi="Times New Roman" w:cs="Times New Roman"/>
        </w:rPr>
        <w:t>​</w:t>
      </w:r>
      <w:r w:rsidRPr="00FD2FDD">
        <w:rPr>
          <w:b/>
          <w:bCs/>
        </w:rPr>
        <w:t>复位后的状态</w:t>
      </w:r>
      <w:r w:rsidRPr="00FD2FDD">
        <w:rPr>
          <w:rFonts w:ascii="Times New Roman" w:hAnsi="Times New Roman" w:cs="Times New Roman"/>
        </w:rPr>
        <w:t>​</w:t>
      </w:r>
      <w:r w:rsidRPr="00FD2FDD">
        <w:t>：调用</w:t>
      </w:r>
      <w:proofErr w:type="spellStart"/>
      <w:r w:rsidRPr="00FD2FDD">
        <w:t>ADC_DeInit</w:t>
      </w:r>
      <w:proofErr w:type="spellEnd"/>
      <w:r w:rsidRPr="00FD2FDD">
        <w:t>()之后，ADC将处于禁用状态。你必须重新调用</w:t>
      </w:r>
      <w:proofErr w:type="spellStart"/>
      <w:r w:rsidRPr="00FD2FDD">
        <w:t>ADC_Init</w:t>
      </w:r>
      <w:proofErr w:type="spellEnd"/>
      <w:r w:rsidRPr="00FD2FDD">
        <w:t>()和</w:t>
      </w:r>
      <w:proofErr w:type="spellStart"/>
      <w:r w:rsidRPr="00FD2FDD">
        <w:t>ADC_Cmd</w:t>
      </w:r>
      <w:proofErr w:type="spellEnd"/>
      <w:r w:rsidRPr="00FD2FDD">
        <w:t>(ENABLE)等函数进行完整配置后，才能再次使用ADC。</w:t>
      </w:r>
    </w:p>
    <w:p w14:paraId="4B077DD5" w14:textId="77777777" w:rsidR="00FD2FDD" w:rsidRPr="00FD2FDD" w:rsidRDefault="00FD2FDD" w:rsidP="00C2586D">
      <w:pPr>
        <w:pStyle w:val="3"/>
      </w:pPr>
      <w:r w:rsidRPr="00FD2FDD">
        <w:rPr>
          <w:rFonts w:ascii="Segoe UI Emoji" w:hAnsi="Segoe UI Emoji" w:cs="Segoe UI Emoji"/>
        </w:rPr>
        <w:t>💡</w:t>
      </w:r>
      <w:r w:rsidRPr="00FD2FDD">
        <w:t xml:space="preserve"> 在代码中的使用示例 </w:t>
      </w:r>
    </w:p>
    <w:p w14:paraId="79733CC0" w14:textId="77777777" w:rsidR="00FD2FDD" w:rsidRPr="00FD2FDD" w:rsidRDefault="00FD2FDD" w:rsidP="00FD2FDD">
      <w:r w:rsidRPr="00FD2FDD">
        <w:t>下面的代码片段展示了</w:t>
      </w:r>
      <w:proofErr w:type="spellStart"/>
      <w:r w:rsidRPr="00FD2FDD">
        <w:t>ADC_DeInit</w:t>
      </w:r>
      <w:proofErr w:type="spellEnd"/>
      <w:r w:rsidRPr="00FD2FDD">
        <w:t>()在一个典型ADC初始化流程中的位置：</w:t>
      </w:r>
    </w:p>
    <w:p w14:paraId="54EE92ED" w14:textId="77777777" w:rsidR="00FD2FDD" w:rsidRPr="00FD2FDD" w:rsidRDefault="00FD2FDD" w:rsidP="00FD2FDD">
      <w:r w:rsidRPr="00FD2FDD">
        <w:t>// 1. 首先，使能ADC的时钟</w:t>
      </w:r>
    </w:p>
    <w:p w14:paraId="5F876DA1" w14:textId="77777777" w:rsidR="00FD2FDD" w:rsidRPr="00FD2FDD" w:rsidRDefault="00FD2FDD" w:rsidP="00FD2FDD">
      <w:r w:rsidRPr="00FD2FDD">
        <w:t>RCC_APB2</w:t>
      </w:r>
      <w:proofErr w:type="gramStart"/>
      <w:r w:rsidRPr="00FD2FDD">
        <w:t>PeriphClockCmd(</w:t>
      </w:r>
      <w:proofErr w:type="gramEnd"/>
      <w:r w:rsidRPr="00FD2FDD">
        <w:t>RCC_APB2Periph_ADC1, ENABLE);</w:t>
      </w:r>
    </w:p>
    <w:p w14:paraId="6985AA07" w14:textId="77777777" w:rsidR="00FD2FDD" w:rsidRPr="00FD2FDD" w:rsidRDefault="00FD2FDD" w:rsidP="00FD2FDD"/>
    <w:p w14:paraId="47D8C800" w14:textId="77777777" w:rsidR="00FD2FDD" w:rsidRPr="00FD2FDD" w:rsidRDefault="00FD2FDD" w:rsidP="00FD2FDD">
      <w:r w:rsidRPr="00FD2FDD">
        <w:t>// 2. 将ADC1复位到默认状态</w:t>
      </w:r>
    </w:p>
    <w:p w14:paraId="627D92B2" w14:textId="77777777" w:rsidR="00FD2FDD" w:rsidRPr="00FD2FDD" w:rsidRDefault="00FD2FDD" w:rsidP="00FD2FDD">
      <w:proofErr w:type="spellStart"/>
      <w:r w:rsidRPr="00FD2FDD">
        <w:t>ADC_</w:t>
      </w:r>
      <w:proofErr w:type="gramStart"/>
      <w:r w:rsidRPr="00FD2FDD">
        <w:t>DeInit</w:t>
      </w:r>
      <w:proofErr w:type="spellEnd"/>
      <w:r w:rsidRPr="00FD2FDD">
        <w:t>(</w:t>
      </w:r>
      <w:proofErr w:type="gramEnd"/>
      <w:r w:rsidRPr="00FD2FDD">
        <w:t xml:space="preserve">ADC1); // </w:t>
      </w:r>
    </w:p>
    <w:p w14:paraId="0671A9AF" w14:textId="77777777" w:rsidR="00FD2FDD" w:rsidRPr="00FD2FDD" w:rsidRDefault="00FD2FDD" w:rsidP="00FD2FDD"/>
    <w:p w14:paraId="51874B15" w14:textId="77777777" w:rsidR="00FD2FDD" w:rsidRPr="00FD2FDD" w:rsidRDefault="00FD2FDD" w:rsidP="00FD2FDD">
      <w:r w:rsidRPr="00FD2FDD">
        <w:t>// 3. 定义并填充初始化结构体</w:t>
      </w:r>
    </w:p>
    <w:p w14:paraId="4E583A6C" w14:textId="77777777" w:rsidR="00FD2FDD" w:rsidRPr="00FD2FDD" w:rsidRDefault="00FD2FDD" w:rsidP="00FD2FDD">
      <w:proofErr w:type="spellStart"/>
      <w:r w:rsidRPr="00FD2FDD">
        <w:t>ADC_InitTypeDef</w:t>
      </w:r>
      <w:proofErr w:type="spellEnd"/>
      <w:r w:rsidRPr="00FD2FDD">
        <w:t xml:space="preserve"> </w:t>
      </w:r>
      <w:proofErr w:type="spellStart"/>
      <w:r w:rsidRPr="00FD2FDD">
        <w:t>ADC_InitStructure</w:t>
      </w:r>
      <w:proofErr w:type="spellEnd"/>
      <w:r w:rsidRPr="00FD2FDD">
        <w:t>;</w:t>
      </w:r>
    </w:p>
    <w:p w14:paraId="29C61A40" w14:textId="77777777" w:rsidR="00FD2FDD" w:rsidRPr="00FD2FDD" w:rsidRDefault="00FD2FDD" w:rsidP="00FD2FDD">
      <w:proofErr w:type="spellStart"/>
      <w:r w:rsidRPr="00FD2FDD">
        <w:lastRenderedPageBreak/>
        <w:t>ADC_InitStructure.ADC_Mode</w:t>
      </w:r>
      <w:proofErr w:type="spellEnd"/>
      <w:r w:rsidRPr="00FD2FDD">
        <w:t xml:space="preserve"> = </w:t>
      </w:r>
      <w:proofErr w:type="spellStart"/>
      <w:r w:rsidRPr="00FD2FDD">
        <w:t>ADC_Mode_Independent</w:t>
      </w:r>
      <w:proofErr w:type="spellEnd"/>
      <w:r w:rsidRPr="00FD2FDD">
        <w:t>; // 独立模式</w:t>
      </w:r>
    </w:p>
    <w:p w14:paraId="2FE9DB00" w14:textId="77777777" w:rsidR="00FD2FDD" w:rsidRPr="00FD2FDD" w:rsidRDefault="00FD2FDD" w:rsidP="00FD2FDD">
      <w:proofErr w:type="spellStart"/>
      <w:r w:rsidRPr="00FD2FDD">
        <w:t>ADC_InitStructure.ADC_ScanConvMode</w:t>
      </w:r>
      <w:proofErr w:type="spellEnd"/>
      <w:r w:rsidRPr="00FD2FDD">
        <w:t xml:space="preserve"> = DISABLE; // 单通道模式</w:t>
      </w:r>
    </w:p>
    <w:p w14:paraId="398348FF" w14:textId="77777777" w:rsidR="00FD2FDD" w:rsidRPr="00FD2FDD" w:rsidRDefault="00FD2FDD" w:rsidP="00FD2FDD">
      <w:r w:rsidRPr="00FD2FDD">
        <w:t>// ... 其他参数配置</w:t>
      </w:r>
    </w:p>
    <w:p w14:paraId="7C9428BD" w14:textId="77777777" w:rsidR="00FD2FDD" w:rsidRPr="00FD2FDD" w:rsidRDefault="00FD2FDD" w:rsidP="00FD2FDD"/>
    <w:p w14:paraId="5AEBCD26" w14:textId="77777777" w:rsidR="00FD2FDD" w:rsidRPr="00FD2FDD" w:rsidRDefault="00FD2FDD" w:rsidP="00FD2FDD">
      <w:r w:rsidRPr="00FD2FDD">
        <w:t>// 4. 根据新参数初始化ADC1</w:t>
      </w:r>
    </w:p>
    <w:p w14:paraId="232A19A0" w14:textId="77777777" w:rsidR="00FD2FDD" w:rsidRPr="00FD2FDD" w:rsidRDefault="00FD2FDD" w:rsidP="00FD2FDD">
      <w:proofErr w:type="spellStart"/>
      <w:r w:rsidRPr="00FD2FDD">
        <w:t>ADC_</w:t>
      </w:r>
      <w:proofErr w:type="gramStart"/>
      <w:r w:rsidRPr="00FD2FDD">
        <w:t>Init</w:t>
      </w:r>
      <w:proofErr w:type="spellEnd"/>
      <w:r w:rsidRPr="00FD2FDD">
        <w:t>(</w:t>
      </w:r>
      <w:proofErr w:type="gramEnd"/>
      <w:r w:rsidRPr="00FD2FDD">
        <w:t>ADC1, &amp;</w:t>
      </w:r>
      <w:proofErr w:type="spellStart"/>
      <w:r w:rsidRPr="00FD2FDD">
        <w:t>ADC_InitStructure</w:t>
      </w:r>
      <w:proofErr w:type="spellEnd"/>
      <w:r w:rsidRPr="00FD2FDD">
        <w:t>);</w:t>
      </w:r>
    </w:p>
    <w:p w14:paraId="2125DB67" w14:textId="77777777" w:rsidR="00FD2FDD" w:rsidRPr="00FD2FDD" w:rsidRDefault="00FD2FDD" w:rsidP="00FD2FDD"/>
    <w:p w14:paraId="445ED4CF" w14:textId="77777777" w:rsidR="00FD2FDD" w:rsidRPr="00FD2FDD" w:rsidRDefault="00FD2FDD" w:rsidP="00FD2FDD">
      <w:r w:rsidRPr="00FD2FDD">
        <w:t>// 5. 使能ADC1</w:t>
      </w:r>
    </w:p>
    <w:p w14:paraId="0516F39A" w14:textId="77777777" w:rsidR="00FD2FDD" w:rsidRPr="00FD2FDD" w:rsidRDefault="00FD2FDD" w:rsidP="00FD2FDD">
      <w:proofErr w:type="spellStart"/>
      <w:r w:rsidRPr="00FD2FDD">
        <w:t>ADC_</w:t>
      </w:r>
      <w:proofErr w:type="gramStart"/>
      <w:r w:rsidRPr="00FD2FDD">
        <w:t>Cmd</w:t>
      </w:r>
      <w:proofErr w:type="spellEnd"/>
      <w:r w:rsidRPr="00FD2FDD">
        <w:t>(</w:t>
      </w:r>
      <w:proofErr w:type="gramEnd"/>
      <w:r w:rsidRPr="00FD2FDD">
        <w:t>ADC1, ENABLE);</w:t>
      </w:r>
    </w:p>
    <w:p w14:paraId="5C8C0BB9" w14:textId="77777777" w:rsidR="00FD2FDD" w:rsidRPr="00FD2FDD" w:rsidRDefault="00FD2FDD" w:rsidP="00FD2FDD"/>
    <w:p w14:paraId="03AA9B91" w14:textId="77777777" w:rsidR="00FD2FDD" w:rsidRPr="00FD2FDD" w:rsidRDefault="00FD2FDD" w:rsidP="00FD2FDD">
      <w:r w:rsidRPr="00FD2FDD">
        <w:t>// 6. 随后可以进行校准、启动转换等操作</w:t>
      </w:r>
    </w:p>
    <w:p w14:paraId="431EB79B" w14:textId="77777777" w:rsidR="00FD2FDD" w:rsidRPr="00FD2FDD" w:rsidRDefault="00FD2FDD" w:rsidP="00FD2FDD">
      <w:r w:rsidRPr="00FD2FDD">
        <w:t>希望这些信息能帮助你更好地理解和使用</w:t>
      </w:r>
      <w:proofErr w:type="spellStart"/>
      <w:r w:rsidRPr="00FD2FDD">
        <w:t>ADC_DeInit</w:t>
      </w:r>
      <w:proofErr w:type="spellEnd"/>
      <w:r w:rsidRPr="00FD2FDD">
        <w:t>()函数。如果你对ADC的其他配置步骤或函数有疑问，我们可以继续探讨。</w:t>
      </w:r>
    </w:p>
    <w:p w14:paraId="1BA63AC1" w14:textId="77777777" w:rsidR="00FD2FDD" w:rsidRPr="00FD2FDD" w:rsidRDefault="00FD2FDD" w:rsidP="00FD2FDD"/>
    <w:p w14:paraId="6C879852" w14:textId="62DCC288" w:rsidR="00942D74" w:rsidRDefault="00D076A3" w:rsidP="00942D74">
      <w:pPr>
        <w:pStyle w:val="2"/>
      </w:pPr>
      <w:proofErr w:type="spellStart"/>
      <w:r w:rsidRPr="00D076A3">
        <w:t>ADC_Init</w:t>
      </w:r>
      <w:proofErr w:type="spellEnd"/>
      <w:r w:rsidRPr="00D076A3">
        <w:t xml:space="preserve"> </w:t>
      </w:r>
      <w:r w:rsidR="00942D74">
        <w:t>()</w:t>
      </w:r>
      <w:r w:rsidR="00C2586D">
        <w:br/>
      </w:r>
      <w:r w:rsidR="00C2586D" w:rsidRPr="00C2586D">
        <w:t>初始化模数转换器（ADC）</w:t>
      </w:r>
    </w:p>
    <w:p w14:paraId="772F39BD" w14:textId="2820756B" w:rsidR="00C2586D" w:rsidRDefault="00C2586D" w:rsidP="00C2586D">
      <w:proofErr w:type="spellStart"/>
      <w:r w:rsidRPr="00C2586D">
        <w:t>ADC_Init</w:t>
      </w:r>
      <w:proofErr w:type="spellEnd"/>
      <w:r w:rsidRPr="00C2586D">
        <w:t>函数是STM32标准外设库中用于</w:t>
      </w:r>
      <w:r w:rsidRPr="00C2586D">
        <w:rPr>
          <w:b/>
          <w:bCs/>
          <w:color w:val="EE0000"/>
        </w:rPr>
        <w:t>初始化</w:t>
      </w:r>
      <w:r w:rsidRPr="00C2586D">
        <w:t>模数转换器（ADC）的核心函数，它通过一个结构体来配置ADC的</w:t>
      </w:r>
      <w:r w:rsidRPr="00C2586D">
        <w:rPr>
          <w:color w:val="EE0000"/>
        </w:rPr>
        <w:t>工作模式</w:t>
      </w:r>
      <w:r w:rsidRPr="00C2586D">
        <w:t>和</w:t>
      </w:r>
      <w:r w:rsidRPr="00C2586D">
        <w:rPr>
          <w:color w:val="EE0000"/>
        </w:rPr>
        <w:t>各种参数</w:t>
      </w:r>
      <w:r w:rsidRPr="00C2586D">
        <w:t>。</w:t>
      </w:r>
    </w:p>
    <w:p w14:paraId="004550D5" w14:textId="73C20584" w:rsidR="00D402D8" w:rsidRPr="00C2586D" w:rsidRDefault="00D402D8" w:rsidP="00C2586D">
      <w:r>
        <w:rPr>
          <w:noProof/>
        </w:rPr>
        <w:drawing>
          <wp:inline distT="0" distB="0" distL="0" distR="0" wp14:anchorId="755A7E54" wp14:editId="088FFC5A">
            <wp:extent cx="5274310" cy="286004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860040"/>
                    </a:xfrm>
                    <a:prstGeom prst="rect">
                      <a:avLst/>
                    </a:prstGeom>
                  </pic:spPr>
                </pic:pic>
              </a:graphicData>
            </a:graphic>
          </wp:inline>
        </w:drawing>
      </w:r>
    </w:p>
    <w:p w14:paraId="69C6FA99" w14:textId="77777777" w:rsidR="00C2586D" w:rsidRPr="00C2586D" w:rsidRDefault="00C2586D" w:rsidP="00B451F9">
      <w:pPr>
        <w:pStyle w:val="3"/>
      </w:pPr>
      <w:r w:rsidRPr="00C2586D">
        <w:rPr>
          <w:rFonts w:ascii="Segoe UI Emoji" w:hAnsi="Segoe UI Emoji" w:cs="Segoe UI Emoji"/>
        </w:rPr>
        <w:lastRenderedPageBreak/>
        <w:t>🔧</w:t>
      </w:r>
      <w:r w:rsidRPr="00C2586D">
        <w:t xml:space="preserve"> 函数原型与参数解析 </w:t>
      </w:r>
    </w:p>
    <w:p w14:paraId="1188B200" w14:textId="77777777" w:rsidR="00C2586D" w:rsidRPr="00C2586D" w:rsidRDefault="00C2586D" w:rsidP="00C2586D">
      <w:r w:rsidRPr="00C2586D">
        <w:t>其函数原型如下：</w:t>
      </w:r>
    </w:p>
    <w:p w14:paraId="44216B7D" w14:textId="77777777" w:rsidR="00C2586D" w:rsidRPr="00C2586D" w:rsidRDefault="00C2586D" w:rsidP="00C2586D">
      <w:r w:rsidRPr="00C2586D">
        <w:t xml:space="preserve">void </w:t>
      </w:r>
      <w:proofErr w:type="spellStart"/>
      <w:r w:rsidRPr="00C2586D">
        <w:t>ADC_</w:t>
      </w:r>
      <w:proofErr w:type="gramStart"/>
      <w:r w:rsidRPr="00C2586D">
        <w:t>Init</w:t>
      </w:r>
      <w:proofErr w:type="spellEnd"/>
      <w:r w:rsidRPr="00C2586D">
        <w:t>(</w:t>
      </w:r>
      <w:proofErr w:type="spellStart"/>
      <w:proofErr w:type="gramEnd"/>
      <w:r w:rsidRPr="00C2586D">
        <w:t>ADC_TypeDef</w:t>
      </w:r>
      <w:proofErr w:type="spellEnd"/>
      <w:r w:rsidRPr="00C2586D">
        <w:t xml:space="preserve">* </w:t>
      </w:r>
      <w:proofErr w:type="spellStart"/>
      <w:r w:rsidRPr="00C2586D">
        <w:t>ADCx</w:t>
      </w:r>
      <w:proofErr w:type="spellEnd"/>
      <w:r w:rsidRPr="00C2586D">
        <w:t xml:space="preserve">, </w:t>
      </w:r>
      <w:proofErr w:type="spellStart"/>
      <w:r w:rsidRPr="00C2586D">
        <w:t>ADC_InitTypeDef</w:t>
      </w:r>
      <w:proofErr w:type="spellEnd"/>
      <w:r w:rsidRPr="00C2586D">
        <w:t xml:space="preserve">* </w:t>
      </w:r>
      <w:proofErr w:type="spellStart"/>
      <w:r w:rsidRPr="00C2586D">
        <w:t>ADC_InitStruct</w:t>
      </w:r>
      <w:proofErr w:type="spellEnd"/>
      <w:r w:rsidRPr="00C2586D">
        <w:t>);</w:t>
      </w:r>
    </w:p>
    <w:p w14:paraId="51256ACF" w14:textId="77777777" w:rsidR="00C2586D" w:rsidRPr="00C2586D" w:rsidRDefault="00C2586D">
      <w:pPr>
        <w:numPr>
          <w:ilvl w:val="0"/>
          <w:numId w:val="403"/>
        </w:numPr>
      </w:pPr>
      <w:r w:rsidRPr="00C2586D">
        <w:rPr>
          <w:rFonts w:ascii="Times New Roman" w:hAnsi="Times New Roman" w:cs="Times New Roman"/>
        </w:rPr>
        <w:t>​</w:t>
      </w:r>
      <w:proofErr w:type="spellStart"/>
      <w:r w:rsidRPr="00C2586D">
        <w:rPr>
          <w:b/>
          <w:bCs/>
        </w:rPr>
        <w:t>ADCx</w:t>
      </w:r>
      <w:proofErr w:type="spellEnd"/>
      <w:r w:rsidRPr="00C2586D">
        <w:rPr>
          <w:rFonts w:ascii="Times New Roman" w:hAnsi="Times New Roman" w:cs="Times New Roman"/>
        </w:rPr>
        <w:t>​</w:t>
      </w:r>
      <w:r w:rsidRPr="00C2586D">
        <w:t>：指定要初始化的ADC外设。例如，ADC1、ADC2或 ADC3（具体取决于您的STM32型号）。</w:t>
      </w:r>
    </w:p>
    <w:p w14:paraId="237F5D38" w14:textId="77777777" w:rsidR="00C2586D" w:rsidRPr="00C2586D" w:rsidRDefault="00C2586D">
      <w:pPr>
        <w:numPr>
          <w:ilvl w:val="0"/>
          <w:numId w:val="403"/>
        </w:numPr>
      </w:pPr>
      <w:r w:rsidRPr="00C2586D">
        <w:rPr>
          <w:rFonts w:ascii="Times New Roman" w:hAnsi="Times New Roman" w:cs="Times New Roman"/>
        </w:rPr>
        <w:t>​</w:t>
      </w:r>
      <w:proofErr w:type="spellStart"/>
      <w:r w:rsidRPr="00C2586D">
        <w:rPr>
          <w:b/>
          <w:bCs/>
        </w:rPr>
        <w:t>ADC_InitStruct</w:t>
      </w:r>
      <w:proofErr w:type="spellEnd"/>
      <w:r w:rsidRPr="00C2586D">
        <w:rPr>
          <w:rFonts w:ascii="Times New Roman" w:hAnsi="Times New Roman" w:cs="Times New Roman"/>
        </w:rPr>
        <w:t>​</w:t>
      </w:r>
      <w:r w:rsidRPr="00C2586D">
        <w:t xml:space="preserve">：指向 </w:t>
      </w:r>
      <w:proofErr w:type="spellStart"/>
      <w:r w:rsidRPr="00C2586D">
        <w:t>ADC_InitTypeDef</w:t>
      </w:r>
      <w:proofErr w:type="spellEnd"/>
      <w:r w:rsidRPr="00C2586D">
        <w:t>结构体的指针，该结构体包含了</w:t>
      </w:r>
      <w:r w:rsidRPr="00C2586D">
        <w:rPr>
          <w:color w:val="EE0000"/>
        </w:rPr>
        <w:t>ADC的所有配置信息</w:t>
      </w:r>
      <w:r w:rsidRPr="00C2586D">
        <w:t>。</w:t>
      </w:r>
    </w:p>
    <w:p w14:paraId="6827F4E6" w14:textId="77777777" w:rsidR="00C2586D" w:rsidRPr="00C2586D" w:rsidRDefault="00C2586D" w:rsidP="00C2586D">
      <w:proofErr w:type="spellStart"/>
      <w:r w:rsidRPr="00C2586D">
        <w:t>ADC_InitTypeDef</w:t>
      </w:r>
      <w:proofErr w:type="spellEnd"/>
      <w:r w:rsidRPr="00C2586D">
        <w:t>结构体定义了ADC的关键工作参数，其详细定义如下：</w:t>
      </w:r>
    </w:p>
    <w:p w14:paraId="5FEB074D" w14:textId="77777777" w:rsidR="00C2586D" w:rsidRPr="00C2586D" w:rsidRDefault="00C2586D" w:rsidP="00C2586D">
      <w:r w:rsidRPr="00C2586D">
        <w:t>typedef struct {</w:t>
      </w:r>
    </w:p>
    <w:p w14:paraId="5683F674" w14:textId="77777777" w:rsidR="00C2586D" w:rsidRPr="00C2586D" w:rsidRDefault="00C2586D" w:rsidP="00C2586D">
      <w:r w:rsidRPr="00C2586D">
        <w:t xml:space="preserve">    uint32_t </w:t>
      </w:r>
      <w:proofErr w:type="spellStart"/>
      <w:r w:rsidRPr="00C2586D">
        <w:t>ADC_Mode</w:t>
      </w:r>
      <w:proofErr w:type="spellEnd"/>
      <w:proofErr w:type="gramStart"/>
      <w:r w:rsidRPr="00C2586D">
        <w:t>;                      /</w:t>
      </w:r>
      <w:proofErr w:type="gramEnd"/>
      <w:r w:rsidRPr="00C2586D">
        <w:t>/ ADC工作模式（独立/双模式）</w:t>
      </w:r>
    </w:p>
    <w:p w14:paraId="1F92A60C" w14:textId="77777777" w:rsidR="00C2586D" w:rsidRPr="00C2586D" w:rsidRDefault="00C2586D" w:rsidP="00C2586D">
      <w:r w:rsidRPr="00C2586D">
        <w:t xml:space="preserve">    </w:t>
      </w:r>
      <w:proofErr w:type="spellStart"/>
      <w:r w:rsidRPr="00C2586D">
        <w:t>FunctionalState</w:t>
      </w:r>
      <w:proofErr w:type="spellEnd"/>
      <w:r w:rsidRPr="00C2586D">
        <w:t xml:space="preserve"> </w:t>
      </w:r>
      <w:proofErr w:type="spellStart"/>
      <w:r w:rsidRPr="00C2586D">
        <w:t>ADC_ScanConvMode</w:t>
      </w:r>
      <w:proofErr w:type="spellEnd"/>
      <w:r w:rsidRPr="00C2586D">
        <w:t>;       // 扫描模式（单通道/多通道）</w:t>
      </w:r>
    </w:p>
    <w:p w14:paraId="57F8CF08" w14:textId="77777777" w:rsidR="00C2586D" w:rsidRPr="00C2586D" w:rsidRDefault="00C2586D" w:rsidP="00C2586D">
      <w:r w:rsidRPr="00C2586D">
        <w:t xml:space="preserve">    </w:t>
      </w:r>
      <w:proofErr w:type="spellStart"/>
      <w:r w:rsidRPr="00C2586D">
        <w:t>FunctionalState</w:t>
      </w:r>
      <w:proofErr w:type="spellEnd"/>
      <w:r w:rsidRPr="00C2586D">
        <w:t xml:space="preserve"> </w:t>
      </w:r>
      <w:proofErr w:type="spellStart"/>
      <w:r w:rsidRPr="00C2586D">
        <w:t>ADC_ContinuousConvMode</w:t>
      </w:r>
      <w:proofErr w:type="spellEnd"/>
      <w:r w:rsidRPr="00C2586D">
        <w:t>; // 连续转换模式（单次/连续）</w:t>
      </w:r>
    </w:p>
    <w:p w14:paraId="7F2B5A57" w14:textId="77777777" w:rsidR="00C2586D" w:rsidRPr="00C2586D" w:rsidRDefault="00C2586D" w:rsidP="00C2586D">
      <w:r w:rsidRPr="00C2586D">
        <w:t xml:space="preserve">    uint32_t </w:t>
      </w:r>
      <w:proofErr w:type="spellStart"/>
      <w:r w:rsidRPr="00C2586D">
        <w:t>ADC_ExternalTrigConv</w:t>
      </w:r>
      <w:proofErr w:type="spellEnd"/>
      <w:r w:rsidRPr="00C2586D">
        <w:t>;          // 外部触发源</w:t>
      </w:r>
    </w:p>
    <w:p w14:paraId="3D35C626" w14:textId="77777777" w:rsidR="00C2586D" w:rsidRPr="00C2586D" w:rsidRDefault="00C2586D" w:rsidP="00C2586D">
      <w:r w:rsidRPr="00C2586D">
        <w:t xml:space="preserve">    uint32_t </w:t>
      </w:r>
      <w:proofErr w:type="spellStart"/>
      <w:r w:rsidRPr="00C2586D">
        <w:t>ADC_DataAlign</w:t>
      </w:r>
      <w:proofErr w:type="spellEnd"/>
      <w:r w:rsidRPr="00C2586D">
        <w:t>;                 // 数据对齐方式（左对齐/右对齐）</w:t>
      </w:r>
    </w:p>
    <w:p w14:paraId="52FF7419" w14:textId="77777777" w:rsidR="00C2586D" w:rsidRPr="00C2586D" w:rsidRDefault="00C2586D" w:rsidP="00C2586D">
      <w:r w:rsidRPr="00C2586D">
        <w:t xml:space="preserve">    uint8_t </w:t>
      </w:r>
      <w:proofErr w:type="spellStart"/>
      <w:r w:rsidRPr="00C2586D">
        <w:t>ADC_NbrOfChannel</w:t>
      </w:r>
      <w:proofErr w:type="spellEnd"/>
      <w:r w:rsidRPr="00C2586D">
        <w:t>;               // 规则通道序列中的通道数量</w:t>
      </w:r>
    </w:p>
    <w:p w14:paraId="2D15CA2F" w14:textId="77777777" w:rsidR="00C2586D" w:rsidRPr="00C2586D" w:rsidRDefault="00C2586D" w:rsidP="00C2586D">
      <w:r w:rsidRPr="00C2586D">
        <w:t xml:space="preserve">} </w:t>
      </w:r>
      <w:proofErr w:type="spellStart"/>
      <w:r w:rsidRPr="00C2586D">
        <w:t>ADC_InitTypeDef</w:t>
      </w:r>
      <w:proofErr w:type="spellEnd"/>
      <w:r w:rsidRPr="00C2586D">
        <w:t>;</w:t>
      </w:r>
    </w:p>
    <w:p w14:paraId="37FA4484" w14:textId="77777777" w:rsidR="00C2586D" w:rsidRPr="00C2586D" w:rsidRDefault="00C2586D" w:rsidP="00B451F9">
      <w:pPr>
        <w:pStyle w:val="3"/>
      </w:pPr>
      <w:r w:rsidRPr="00C2586D">
        <w:rPr>
          <w:rFonts w:ascii="Segoe UI Emoji" w:hAnsi="Segoe UI Emoji" w:cs="Segoe UI Emoji"/>
        </w:rPr>
        <w:t>⚙️</w:t>
      </w:r>
      <w:r w:rsidRPr="00C2586D">
        <w:t xml:space="preserve"> 关键配置参数详解 </w:t>
      </w:r>
    </w:p>
    <w:p w14:paraId="172354D2" w14:textId="77777777" w:rsidR="00C2586D" w:rsidRPr="00C2586D" w:rsidRDefault="00C2586D">
      <w:pPr>
        <w:numPr>
          <w:ilvl w:val="0"/>
          <w:numId w:val="404"/>
        </w:numPr>
      </w:pPr>
      <w:r w:rsidRPr="00C2586D">
        <w:rPr>
          <w:rFonts w:ascii="Times New Roman" w:hAnsi="Times New Roman" w:cs="Times New Roman"/>
        </w:rPr>
        <w:t>​</w:t>
      </w:r>
      <w:proofErr w:type="spellStart"/>
      <w:r w:rsidRPr="00C2586D">
        <w:rPr>
          <w:b/>
          <w:bCs/>
        </w:rPr>
        <w:t>ADC_Mode</w:t>
      </w:r>
      <w:proofErr w:type="spellEnd"/>
      <w:r w:rsidRPr="00C2586D">
        <w:rPr>
          <w:b/>
          <w:bCs/>
        </w:rPr>
        <w:t>（工作模式）</w:t>
      </w:r>
      <w:r w:rsidRPr="00C2586D">
        <w:rPr>
          <w:rFonts w:ascii="Times New Roman" w:hAnsi="Times New Roman" w:cs="Times New Roman"/>
          <w:b/>
          <w:bCs/>
        </w:rPr>
        <w:t>​</w:t>
      </w:r>
      <w:r w:rsidRPr="00C2586D">
        <w:rPr>
          <w:rFonts w:ascii="Times New Roman" w:hAnsi="Times New Roman" w:cs="Times New Roman"/>
        </w:rPr>
        <w:t>​</w:t>
      </w:r>
    </w:p>
    <w:p w14:paraId="4179C019" w14:textId="77777777" w:rsidR="00C2586D" w:rsidRPr="00C2586D" w:rsidRDefault="00C2586D" w:rsidP="00C2586D">
      <w:r w:rsidRPr="00C2586D">
        <w:t>此参数配置ADC是工作在独立模式还是某种双重模式（适用于具有多个ADC的器件）。例如：</w:t>
      </w:r>
    </w:p>
    <w:p w14:paraId="76CB67AE" w14:textId="77777777" w:rsidR="00C2586D" w:rsidRPr="00C2586D" w:rsidRDefault="00C2586D">
      <w:pPr>
        <w:numPr>
          <w:ilvl w:val="1"/>
          <w:numId w:val="404"/>
        </w:numPr>
      </w:pPr>
      <w:proofErr w:type="spellStart"/>
      <w:r w:rsidRPr="00C2586D">
        <w:t>ADC_Mode_Independent</w:t>
      </w:r>
      <w:proofErr w:type="spellEnd"/>
      <w:r w:rsidRPr="00C2586D">
        <w:t>：ADC</w:t>
      </w:r>
      <w:r w:rsidRPr="004A4150">
        <w:rPr>
          <w:color w:val="EE0000"/>
        </w:rPr>
        <w:t>独立工作</w:t>
      </w:r>
      <w:r w:rsidRPr="00C2586D">
        <w:t>。</w:t>
      </w:r>
    </w:p>
    <w:p w14:paraId="74556DED" w14:textId="77777777" w:rsidR="00C2586D" w:rsidRPr="00C2586D" w:rsidRDefault="00C2586D">
      <w:pPr>
        <w:numPr>
          <w:ilvl w:val="1"/>
          <w:numId w:val="404"/>
        </w:numPr>
      </w:pPr>
      <w:proofErr w:type="spellStart"/>
      <w:r w:rsidRPr="00C2586D">
        <w:t>ADC_Mode_RegSimult</w:t>
      </w:r>
      <w:proofErr w:type="spellEnd"/>
      <w:r w:rsidRPr="00C2586D">
        <w:t>：ADC1和ADC2</w:t>
      </w:r>
      <w:r w:rsidRPr="00C2586D">
        <w:rPr>
          <w:color w:val="EE0000"/>
        </w:rPr>
        <w:t>同时执行规则组转换</w:t>
      </w:r>
      <w:r w:rsidRPr="00C2586D">
        <w:t>。</w:t>
      </w:r>
    </w:p>
    <w:p w14:paraId="0C6716B6" w14:textId="77777777" w:rsidR="00C2586D" w:rsidRPr="00C2586D" w:rsidRDefault="00C2586D">
      <w:pPr>
        <w:numPr>
          <w:ilvl w:val="0"/>
          <w:numId w:val="404"/>
        </w:numPr>
      </w:pPr>
      <w:r w:rsidRPr="00C2586D">
        <w:rPr>
          <w:rFonts w:ascii="Times New Roman" w:hAnsi="Times New Roman" w:cs="Times New Roman"/>
        </w:rPr>
        <w:t>​</w:t>
      </w:r>
      <w:proofErr w:type="spellStart"/>
      <w:r w:rsidRPr="00C2586D">
        <w:rPr>
          <w:b/>
          <w:bCs/>
        </w:rPr>
        <w:t>ADC_ScanConvMode</w:t>
      </w:r>
      <w:proofErr w:type="spellEnd"/>
      <w:r w:rsidRPr="00C2586D">
        <w:rPr>
          <w:b/>
          <w:bCs/>
        </w:rPr>
        <w:t>（扫描模式）</w:t>
      </w:r>
      <w:r w:rsidRPr="00C2586D">
        <w:rPr>
          <w:rFonts w:ascii="Times New Roman" w:hAnsi="Times New Roman" w:cs="Times New Roman"/>
          <w:b/>
          <w:bCs/>
        </w:rPr>
        <w:t>​</w:t>
      </w:r>
      <w:r w:rsidRPr="00C2586D">
        <w:rPr>
          <w:rFonts w:ascii="Times New Roman" w:hAnsi="Times New Roman" w:cs="Times New Roman"/>
        </w:rPr>
        <w:t>​</w:t>
      </w:r>
    </w:p>
    <w:p w14:paraId="69DEF019" w14:textId="77777777" w:rsidR="00C2586D" w:rsidRPr="00C2586D" w:rsidRDefault="00C2586D">
      <w:pPr>
        <w:numPr>
          <w:ilvl w:val="1"/>
          <w:numId w:val="404"/>
        </w:numPr>
      </w:pPr>
      <w:r w:rsidRPr="00C2586D">
        <w:t xml:space="preserve">设置为 </w:t>
      </w:r>
      <w:r w:rsidRPr="004A4150">
        <w:rPr>
          <w:color w:val="EE0000"/>
        </w:rPr>
        <w:t>ENABLE</w:t>
      </w:r>
      <w:r w:rsidRPr="00C2586D">
        <w:t>：用于</w:t>
      </w:r>
      <w:r w:rsidRPr="004A4150">
        <w:rPr>
          <w:b/>
          <w:bCs/>
          <w:color w:val="EE0000"/>
        </w:rPr>
        <w:t>多通道</w:t>
      </w:r>
      <w:r w:rsidRPr="00C2586D">
        <w:t>转换。ADC会按照规则序列寄存器（</w:t>
      </w:r>
      <w:proofErr w:type="spellStart"/>
      <w:r w:rsidRPr="00C2586D">
        <w:t>ADC_SQRx</w:t>
      </w:r>
      <w:proofErr w:type="spellEnd"/>
      <w:r w:rsidRPr="00C2586D">
        <w:t>）中设定的顺序，自动扫描转换多个通道。</w:t>
      </w:r>
    </w:p>
    <w:p w14:paraId="28ADE0D3" w14:textId="77777777" w:rsidR="00C2586D" w:rsidRPr="00C2586D" w:rsidRDefault="00C2586D">
      <w:pPr>
        <w:numPr>
          <w:ilvl w:val="1"/>
          <w:numId w:val="404"/>
        </w:numPr>
      </w:pPr>
      <w:r w:rsidRPr="00C2586D">
        <w:t xml:space="preserve">设置为 </w:t>
      </w:r>
      <w:r w:rsidRPr="004A4150">
        <w:rPr>
          <w:color w:val="EE0000"/>
        </w:rPr>
        <w:t>DISABLE</w:t>
      </w:r>
      <w:r w:rsidRPr="00C2586D">
        <w:t>：用于</w:t>
      </w:r>
      <w:r w:rsidRPr="004A4150">
        <w:rPr>
          <w:b/>
          <w:bCs/>
          <w:color w:val="EE0000"/>
        </w:rPr>
        <w:t>单通道</w:t>
      </w:r>
      <w:r w:rsidRPr="00C2586D">
        <w:t>转换。ADC只对单个指定的通道进行转换。</w:t>
      </w:r>
    </w:p>
    <w:p w14:paraId="3196CE27" w14:textId="77777777" w:rsidR="00C2586D" w:rsidRPr="00C2586D" w:rsidRDefault="00C2586D">
      <w:pPr>
        <w:numPr>
          <w:ilvl w:val="0"/>
          <w:numId w:val="404"/>
        </w:numPr>
      </w:pPr>
      <w:r w:rsidRPr="00C2586D">
        <w:rPr>
          <w:rFonts w:ascii="Times New Roman" w:hAnsi="Times New Roman" w:cs="Times New Roman"/>
        </w:rPr>
        <w:lastRenderedPageBreak/>
        <w:t>​</w:t>
      </w:r>
      <w:proofErr w:type="spellStart"/>
      <w:r w:rsidRPr="00C2586D">
        <w:rPr>
          <w:b/>
          <w:bCs/>
        </w:rPr>
        <w:t>ADC_ContinuousConvMode</w:t>
      </w:r>
      <w:proofErr w:type="spellEnd"/>
      <w:r w:rsidRPr="00C2586D">
        <w:rPr>
          <w:b/>
          <w:bCs/>
        </w:rPr>
        <w:t>（连续转换模式）</w:t>
      </w:r>
      <w:r w:rsidRPr="00C2586D">
        <w:rPr>
          <w:rFonts w:ascii="Times New Roman" w:hAnsi="Times New Roman" w:cs="Times New Roman"/>
          <w:b/>
          <w:bCs/>
        </w:rPr>
        <w:t>​</w:t>
      </w:r>
      <w:r w:rsidRPr="00C2586D">
        <w:rPr>
          <w:rFonts w:ascii="Times New Roman" w:hAnsi="Times New Roman" w:cs="Times New Roman"/>
        </w:rPr>
        <w:t>​</w:t>
      </w:r>
    </w:p>
    <w:p w14:paraId="016F7D4C" w14:textId="77777777" w:rsidR="00C2586D" w:rsidRPr="00C2586D" w:rsidRDefault="00C2586D">
      <w:pPr>
        <w:numPr>
          <w:ilvl w:val="1"/>
          <w:numId w:val="404"/>
        </w:numPr>
      </w:pPr>
      <w:r w:rsidRPr="00C2586D">
        <w:t>设置为</w:t>
      </w:r>
      <w:r w:rsidRPr="004A4150">
        <w:rPr>
          <w:color w:val="EE0000"/>
        </w:rPr>
        <w:t xml:space="preserve"> ENABLE</w:t>
      </w:r>
      <w:r w:rsidRPr="00C2586D">
        <w:t>：ADC在完成一次转换后会自动开始下一次转换，适用于需要</w:t>
      </w:r>
      <w:r w:rsidRPr="004A4150">
        <w:rPr>
          <w:b/>
          <w:bCs/>
          <w:color w:val="EE0000"/>
        </w:rPr>
        <w:t>持续采样</w:t>
      </w:r>
      <w:r w:rsidRPr="00C2586D">
        <w:t>的场景。</w:t>
      </w:r>
    </w:p>
    <w:p w14:paraId="2D2678E5" w14:textId="77777777" w:rsidR="00C2586D" w:rsidRPr="00C2586D" w:rsidRDefault="00C2586D">
      <w:pPr>
        <w:numPr>
          <w:ilvl w:val="1"/>
          <w:numId w:val="404"/>
        </w:numPr>
      </w:pPr>
      <w:r w:rsidRPr="00C2586D">
        <w:t xml:space="preserve">设置为 </w:t>
      </w:r>
      <w:r w:rsidRPr="004A4150">
        <w:rPr>
          <w:color w:val="EE0000"/>
        </w:rPr>
        <w:t>DISABLE</w:t>
      </w:r>
      <w:r w:rsidRPr="00C2586D">
        <w:t>：每次转换都需要由软件或外部触发来启动，适用于</w:t>
      </w:r>
      <w:r w:rsidRPr="004A4150">
        <w:rPr>
          <w:b/>
          <w:bCs/>
          <w:color w:val="EE0000"/>
        </w:rPr>
        <w:t>单次采样</w:t>
      </w:r>
      <w:r w:rsidRPr="00C2586D">
        <w:t>。</w:t>
      </w:r>
    </w:p>
    <w:p w14:paraId="37F8AA15" w14:textId="77777777" w:rsidR="00C2586D" w:rsidRPr="00C2586D" w:rsidRDefault="00C2586D">
      <w:pPr>
        <w:numPr>
          <w:ilvl w:val="0"/>
          <w:numId w:val="404"/>
        </w:numPr>
      </w:pPr>
      <w:r w:rsidRPr="00C2586D">
        <w:rPr>
          <w:rFonts w:ascii="Times New Roman" w:hAnsi="Times New Roman" w:cs="Times New Roman"/>
        </w:rPr>
        <w:t>​</w:t>
      </w:r>
      <w:proofErr w:type="spellStart"/>
      <w:r w:rsidRPr="00C2586D">
        <w:rPr>
          <w:b/>
          <w:bCs/>
        </w:rPr>
        <w:t>ADC_ExternalTrigConv</w:t>
      </w:r>
      <w:proofErr w:type="spellEnd"/>
      <w:r w:rsidRPr="00C2586D">
        <w:rPr>
          <w:b/>
          <w:bCs/>
        </w:rPr>
        <w:t>（外部触发转换）</w:t>
      </w:r>
      <w:r w:rsidRPr="00C2586D">
        <w:rPr>
          <w:rFonts w:ascii="Times New Roman" w:hAnsi="Times New Roman" w:cs="Times New Roman"/>
          <w:b/>
          <w:bCs/>
        </w:rPr>
        <w:t>​</w:t>
      </w:r>
      <w:r w:rsidRPr="00C2586D">
        <w:rPr>
          <w:rFonts w:ascii="Times New Roman" w:hAnsi="Times New Roman" w:cs="Times New Roman"/>
        </w:rPr>
        <w:t>​</w:t>
      </w:r>
    </w:p>
    <w:p w14:paraId="59A1B225" w14:textId="77777777" w:rsidR="00C2586D" w:rsidRPr="00C2586D" w:rsidRDefault="00C2586D" w:rsidP="00C2586D">
      <w:r w:rsidRPr="00C2586D">
        <w:t>此参数选择启动规则转换的</w:t>
      </w:r>
      <w:r w:rsidRPr="00C2586D">
        <w:rPr>
          <w:color w:val="EE0000"/>
        </w:rPr>
        <w:t>外部事件源</w:t>
      </w:r>
      <w:r w:rsidRPr="00C2586D">
        <w:t>，例如</w:t>
      </w:r>
      <w:r w:rsidRPr="00C2586D">
        <w:rPr>
          <w:color w:val="EE0000"/>
        </w:rPr>
        <w:t>定时器捕获比较事件</w:t>
      </w:r>
      <w:r w:rsidRPr="00C2586D">
        <w:t>或</w:t>
      </w:r>
      <w:r w:rsidRPr="00C2586D">
        <w:rPr>
          <w:color w:val="EE0000"/>
        </w:rPr>
        <w:t>外部中断线</w:t>
      </w:r>
      <w:r w:rsidRPr="00C2586D">
        <w:t>。如果选择</w:t>
      </w:r>
      <w:r w:rsidRPr="00C2586D">
        <w:rPr>
          <w:color w:val="EE0000"/>
        </w:rPr>
        <w:t>软件触发</w:t>
      </w:r>
      <w:r w:rsidRPr="00C2586D">
        <w:t xml:space="preserve">，则通常设置为 </w:t>
      </w:r>
      <w:proofErr w:type="spellStart"/>
      <w:r w:rsidRPr="00C2586D">
        <w:rPr>
          <w:color w:val="EE0000"/>
        </w:rPr>
        <w:t>ADC_ExternalTrigConv_None</w:t>
      </w:r>
      <w:proofErr w:type="spellEnd"/>
      <w:r w:rsidRPr="00C2586D">
        <w:t xml:space="preserve">，然后通过调用 </w:t>
      </w:r>
      <w:proofErr w:type="spellStart"/>
      <w:r w:rsidRPr="00C2586D">
        <w:t>ADC_SoftwareStartConvCmd</w:t>
      </w:r>
      <w:proofErr w:type="spellEnd"/>
      <w:r w:rsidRPr="00C2586D">
        <w:t>(</w:t>
      </w:r>
      <w:proofErr w:type="spellStart"/>
      <w:r w:rsidRPr="00C2586D">
        <w:t>ADCx</w:t>
      </w:r>
      <w:proofErr w:type="spellEnd"/>
      <w:r w:rsidRPr="00C2586D">
        <w:t>, ENABLE)来启动转换。</w:t>
      </w:r>
    </w:p>
    <w:p w14:paraId="2B3C14C0" w14:textId="77777777" w:rsidR="00C2586D" w:rsidRPr="00C2586D" w:rsidRDefault="00C2586D">
      <w:pPr>
        <w:numPr>
          <w:ilvl w:val="0"/>
          <w:numId w:val="404"/>
        </w:numPr>
      </w:pPr>
      <w:r w:rsidRPr="00C2586D">
        <w:rPr>
          <w:rFonts w:ascii="Times New Roman" w:hAnsi="Times New Roman" w:cs="Times New Roman"/>
        </w:rPr>
        <w:t>​</w:t>
      </w:r>
      <w:proofErr w:type="spellStart"/>
      <w:r w:rsidRPr="00C2586D">
        <w:rPr>
          <w:b/>
          <w:bCs/>
        </w:rPr>
        <w:t>ADC_DataAlign</w:t>
      </w:r>
      <w:proofErr w:type="spellEnd"/>
      <w:r w:rsidRPr="00C2586D">
        <w:rPr>
          <w:b/>
          <w:bCs/>
        </w:rPr>
        <w:t>（数据对齐方式）</w:t>
      </w:r>
      <w:r w:rsidRPr="00C2586D">
        <w:rPr>
          <w:rFonts w:ascii="Times New Roman" w:hAnsi="Times New Roman" w:cs="Times New Roman"/>
          <w:b/>
          <w:bCs/>
        </w:rPr>
        <w:t>​</w:t>
      </w:r>
      <w:r w:rsidRPr="00C2586D">
        <w:rPr>
          <w:rFonts w:ascii="Times New Roman" w:hAnsi="Times New Roman" w:cs="Times New Roman"/>
        </w:rPr>
        <w:t>​</w:t>
      </w:r>
    </w:p>
    <w:p w14:paraId="3AF4E563" w14:textId="77777777" w:rsidR="00C2586D" w:rsidRPr="00C2586D" w:rsidRDefault="00C2586D">
      <w:pPr>
        <w:numPr>
          <w:ilvl w:val="1"/>
          <w:numId w:val="404"/>
        </w:numPr>
      </w:pPr>
      <w:proofErr w:type="spellStart"/>
      <w:r w:rsidRPr="00C2586D">
        <w:t>ADC_DataAlign_Right</w:t>
      </w:r>
      <w:proofErr w:type="spellEnd"/>
      <w:r w:rsidRPr="00C2586D">
        <w:t>：数据</w:t>
      </w:r>
      <w:r w:rsidRPr="004A4150">
        <w:rPr>
          <w:b/>
          <w:bCs/>
          <w:color w:val="EE0000"/>
        </w:rPr>
        <w:t>右对齐</w:t>
      </w:r>
      <w:r w:rsidRPr="00C2586D">
        <w:t>。这是最常用的方式，读取12位有效结果直接使用数据寄存器的</w:t>
      </w:r>
      <w:r w:rsidRPr="00C2586D">
        <w:rPr>
          <w:b/>
          <w:bCs/>
          <w:color w:val="EE0000"/>
        </w:rPr>
        <w:t>低12位</w:t>
      </w:r>
      <w:r w:rsidRPr="00C2586D">
        <w:t>。</w:t>
      </w:r>
    </w:p>
    <w:p w14:paraId="6010E66C" w14:textId="77777777" w:rsidR="00C2586D" w:rsidRPr="00C2586D" w:rsidRDefault="00C2586D">
      <w:pPr>
        <w:numPr>
          <w:ilvl w:val="1"/>
          <w:numId w:val="404"/>
        </w:numPr>
      </w:pPr>
      <w:proofErr w:type="spellStart"/>
      <w:r w:rsidRPr="00C2586D">
        <w:t>ADC_DataAlign_Left</w:t>
      </w:r>
      <w:proofErr w:type="spellEnd"/>
      <w:r w:rsidRPr="00C2586D">
        <w:t>：数据</w:t>
      </w:r>
      <w:r w:rsidRPr="004A4150">
        <w:rPr>
          <w:b/>
          <w:bCs/>
          <w:color w:val="EE0000"/>
        </w:rPr>
        <w:t>左对齐</w:t>
      </w:r>
      <w:r w:rsidRPr="00C2586D">
        <w:t>。结果的</w:t>
      </w:r>
      <w:r w:rsidRPr="00C2586D">
        <w:rPr>
          <w:b/>
          <w:bCs/>
          <w:color w:val="EE0000"/>
        </w:rPr>
        <w:t>高8位</w:t>
      </w:r>
      <w:r w:rsidRPr="00C2586D">
        <w:t>存放在数据寄存器的</w:t>
      </w:r>
      <w:r w:rsidRPr="00C2586D">
        <w:rPr>
          <w:b/>
          <w:bCs/>
          <w:color w:val="EE0000"/>
        </w:rPr>
        <w:t>低8位</w:t>
      </w:r>
      <w:r w:rsidRPr="00C2586D">
        <w:t>，可用于快速判断电压是否超过某个阈值。</w:t>
      </w:r>
    </w:p>
    <w:p w14:paraId="0364A6D0" w14:textId="77777777" w:rsidR="00C2586D" w:rsidRPr="00C2586D" w:rsidRDefault="00C2586D">
      <w:pPr>
        <w:numPr>
          <w:ilvl w:val="0"/>
          <w:numId w:val="404"/>
        </w:numPr>
      </w:pPr>
      <w:r w:rsidRPr="00C2586D">
        <w:rPr>
          <w:rFonts w:ascii="Times New Roman" w:hAnsi="Times New Roman" w:cs="Times New Roman"/>
        </w:rPr>
        <w:t>​</w:t>
      </w:r>
      <w:proofErr w:type="spellStart"/>
      <w:r w:rsidRPr="00C2586D">
        <w:rPr>
          <w:b/>
          <w:bCs/>
        </w:rPr>
        <w:t>ADC_NbrOfChannel</w:t>
      </w:r>
      <w:proofErr w:type="spellEnd"/>
      <w:r w:rsidRPr="00C2586D">
        <w:rPr>
          <w:b/>
          <w:bCs/>
        </w:rPr>
        <w:t>（通道数目）</w:t>
      </w:r>
      <w:r w:rsidRPr="00C2586D">
        <w:rPr>
          <w:rFonts w:ascii="Times New Roman" w:hAnsi="Times New Roman" w:cs="Times New Roman"/>
          <w:b/>
          <w:bCs/>
        </w:rPr>
        <w:t>​</w:t>
      </w:r>
      <w:r w:rsidRPr="00C2586D">
        <w:rPr>
          <w:rFonts w:ascii="Times New Roman" w:hAnsi="Times New Roman" w:cs="Times New Roman"/>
        </w:rPr>
        <w:t>​</w:t>
      </w:r>
    </w:p>
    <w:p w14:paraId="47602A6A" w14:textId="77777777" w:rsidR="00C2586D" w:rsidRDefault="00C2586D" w:rsidP="00C2586D">
      <w:r w:rsidRPr="00C2586D">
        <w:t xml:space="preserve">指定规则通道转换序列中的总通道数，范围是1到16。此参数需要与后续调用 </w:t>
      </w:r>
      <w:proofErr w:type="spellStart"/>
      <w:r w:rsidRPr="00C2586D">
        <w:t>ADC_RegularChannelConfig</w:t>
      </w:r>
      <w:proofErr w:type="spellEnd"/>
      <w:r w:rsidRPr="00C2586D">
        <w:t>函数配置的通道序列长度一致。</w:t>
      </w:r>
    </w:p>
    <w:p w14:paraId="48768701" w14:textId="3B45E9A4" w:rsidR="004A4150" w:rsidRPr="004A4150" w:rsidRDefault="004A4150" w:rsidP="004A4150">
      <w:pPr>
        <w:pStyle w:val="3"/>
      </w:pPr>
      <w:r w:rsidRPr="004A4150">
        <w:rPr>
          <w:rFonts w:ascii="Segoe UI Emoji" w:hAnsi="Segoe UI Emoji" w:cs="Segoe UI Emoji"/>
        </w:rPr>
        <w:t>📊</w:t>
      </w:r>
      <w:r w:rsidRPr="004A4150">
        <w:t xml:space="preserve"> ADC工作模式</w:t>
      </w:r>
      <w:proofErr w:type="gramStart"/>
      <w:r w:rsidR="001D61B9">
        <w:rPr>
          <w:rFonts w:hint="eastAsia"/>
        </w:rPr>
        <w:t>(</w:t>
      </w:r>
      <w:proofErr w:type="spellStart"/>
      <w:r w:rsidR="001D61B9" w:rsidRPr="00C2586D">
        <w:rPr>
          <w:b/>
          <w:bCs/>
        </w:rPr>
        <w:t>ADC_Mode</w:t>
      </w:r>
      <w:proofErr w:type="spellEnd"/>
      <w:r w:rsidR="001D61B9">
        <w:rPr>
          <w:rFonts w:hint="eastAsia"/>
        </w:rPr>
        <w:t>)</w:t>
      </w:r>
      <w:proofErr w:type="gramEnd"/>
      <w:r w:rsidRPr="004A4150">
        <w:t>速览</w:t>
      </w:r>
    </w:p>
    <w:tbl>
      <w:tblPr>
        <w:tblW w:w="0" w:type="auto"/>
        <w:tblCellMar>
          <w:left w:w="0" w:type="dxa"/>
          <w:right w:w="0" w:type="dxa"/>
        </w:tblCellMar>
        <w:tblLook w:val="04A0" w:firstRow="1" w:lastRow="0" w:firstColumn="1" w:lastColumn="0" w:noHBand="0" w:noVBand="1"/>
      </w:tblPr>
      <w:tblGrid>
        <w:gridCol w:w="3507"/>
        <w:gridCol w:w="688"/>
        <w:gridCol w:w="2562"/>
        <w:gridCol w:w="1549"/>
      </w:tblGrid>
      <w:tr w:rsidR="004A4150" w:rsidRPr="004A4150" w14:paraId="36F067E2" w14:textId="77777777">
        <w:trPr>
          <w:tblHeader/>
        </w:trPr>
        <w:tc>
          <w:tcPr>
            <w:tcW w:w="0" w:type="auto"/>
            <w:tcBorders>
              <w:top w:val="nil"/>
              <w:left w:val="nil"/>
              <w:right w:val="nil"/>
            </w:tcBorders>
            <w:tcMar>
              <w:top w:w="150" w:type="dxa"/>
              <w:left w:w="0" w:type="dxa"/>
              <w:bottom w:w="150" w:type="dxa"/>
              <w:right w:w="300" w:type="dxa"/>
            </w:tcMar>
            <w:vAlign w:val="center"/>
            <w:hideMark/>
          </w:tcPr>
          <w:p w14:paraId="062603A3" w14:textId="77777777" w:rsidR="004A4150" w:rsidRPr="004A4150" w:rsidRDefault="004A4150" w:rsidP="004A4150">
            <w:pPr>
              <w:rPr>
                <w:b/>
                <w:bCs/>
              </w:rPr>
            </w:pPr>
            <w:r w:rsidRPr="004A4150">
              <w:rPr>
                <w:b/>
                <w:bCs/>
              </w:rPr>
              <w:t>模式宏定义</w:t>
            </w:r>
          </w:p>
        </w:tc>
        <w:tc>
          <w:tcPr>
            <w:tcW w:w="0" w:type="auto"/>
            <w:tcBorders>
              <w:top w:val="nil"/>
              <w:left w:val="nil"/>
              <w:right w:val="nil"/>
            </w:tcBorders>
            <w:tcMar>
              <w:top w:w="150" w:type="dxa"/>
              <w:left w:w="0" w:type="dxa"/>
              <w:bottom w:w="150" w:type="dxa"/>
              <w:right w:w="300" w:type="dxa"/>
            </w:tcMar>
            <w:vAlign w:val="center"/>
            <w:hideMark/>
          </w:tcPr>
          <w:p w14:paraId="7B66489F" w14:textId="77777777" w:rsidR="004A4150" w:rsidRPr="004A4150" w:rsidRDefault="004A4150" w:rsidP="004A4150">
            <w:pPr>
              <w:rPr>
                <w:b/>
                <w:bCs/>
              </w:rPr>
            </w:pPr>
            <w:r w:rsidRPr="004A4150">
              <w:rPr>
                <w:b/>
                <w:bCs/>
              </w:rPr>
              <w:t>工作模式名称</w:t>
            </w:r>
          </w:p>
        </w:tc>
        <w:tc>
          <w:tcPr>
            <w:tcW w:w="0" w:type="auto"/>
            <w:tcBorders>
              <w:top w:val="nil"/>
              <w:left w:val="nil"/>
              <w:right w:val="nil"/>
            </w:tcBorders>
            <w:tcMar>
              <w:top w:w="150" w:type="dxa"/>
              <w:left w:w="0" w:type="dxa"/>
              <w:bottom w:w="150" w:type="dxa"/>
              <w:right w:w="300" w:type="dxa"/>
            </w:tcMar>
            <w:vAlign w:val="center"/>
            <w:hideMark/>
          </w:tcPr>
          <w:p w14:paraId="1DFCF5BF" w14:textId="77777777" w:rsidR="004A4150" w:rsidRPr="004A4150" w:rsidRDefault="004A4150" w:rsidP="004A4150">
            <w:pPr>
              <w:rPr>
                <w:b/>
                <w:bCs/>
              </w:rPr>
            </w:pPr>
            <w:r w:rsidRPr="004A4150">
              <w:rPr>
                <w:b/>
                <w:bCs/>
              </w:rPr>
              <w:t>核心工作原理</w:t>
            </w:r>
          </w:p>
        </w:tc>
        <w:tc>
          <w:tcPr>
            <w:tcW w:w="0" w:type="auto"/>
            <w:tcBorders>
              <w:top w:val="nil"/>
              <w:left w:val="nil"/>
              <w:right w:val="nil"/>
            </w:tcBorders>
            <w:tcMar>
              <w:top w:w="150" w:type="dxa"/>
              <w:left w:w="0" w:type="dxa"/>
              <w:bottom w:w="150" w:type="dxa"/>
              <w:right w:w="300" w:type="dxa"/>
            </w:tcMar>
            <w:vAlign w:val="center"/>
            <w:hideMark/>
          </w:tcPr>
          <w:p w14:paraId="0C6C6F24" w14:textId="77777777" w:rsidR="004A4150" w:rsidRPr="004A4150" w:rsidRDefault="004A4150" w:rsidP="004A4150">
            <w:pPr>
              <w:rPr>
                <w:b/>
                <w:bCs/>
              </w:rPr>
            </w:pPr>
            <w:r w:rsidRPr="004A4150">
              <w:rPr>
                <w:b/>
                <w:bCs/>
              </w:rPr>
              <w:t>典型应用场景</w:t>
            </w:r>
          </w:p>
        </w:tc>
      </w:tr>
      <w:tr w:rsidR="004A4150" w:rsidRPr="004A4150" w14:paraId="5A7E219E"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3FCE1E98" w14:textId="77777777" w:rsidR="004A4150" w:rsidRPr="004A4150" w:rsidRDefault="004A4150" w:rsidP="004A4150">
            <w:proofErr w:type="spellStart"/>
            <w:r w:rsidRPr="004A4150">
              <w:t>ADC_Mode_Independent</w:t>
            </w:r>
            <w:proofErr w:type="spellEnd"/>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617890B9" w14:textId="77777777" w:rsidR="004A4150" w:rsidRPr="004A4150" w:rsidRDefault="004A4150" w:rsidP="004A4150">
            <w:r w:rsidRPr="004A4150">
              <w:t>独立模式</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6954EB70" w14:textId="77777777" w:rsidR="004A4150" w:rsidRPr="004A4150" w:rsidRDefault="004A4150" w:rsidP="004A4150">
            <w:r w:rsidRPr="004A4150">
              <w:t>ADC1, ADC2, ADC3 各自</w:t>
            </w:r>
            <w:r w:rsidRPr="003B335B">
              <w:rPr>
                <w:color w:val="EE0000"/>
              </w:rPr>
              <w:t>独立工作</w:t>
            </w:r>
            <w:r w:rsidRPr="004A4150">
              <w:t>，</w:t>
            </w:r>
            <w:r w:rsidRPr="003B335B">
              <w:rPr>
                <w:color w:val="EE0000"/>
              </w:rPr>
              <w:t>互不干扰</w:t>
            </w:r>
            <w:r w:rsidRPr="004A4150">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79D9068B" w14:textId="77777777" w:rsidR="004A4150" w:rsidRPr="004A4150" w:rsidRDefault="004A4150" w:rsidP="004A4150">
            <w:r w:rsidRPr="004A4150">
              <w:t>最常用模式，适用于仅使用一个ADC或多个ADC转换不同无关信号</w:t>
            </w:r>
            <w:r w:rsidRPr="004A4150">
              <w:lastRenderedPageBreak/>
              <w:t>的场景</w:t>
            </w:r>
          </w:p>
          <w:p w14:paraId="15DD010E" w14:textId="77777777" w:rsidR="004A4150" w:rsidRPr="004A4150" w:rsidRDefault="004A4150" w:rsidP="004A4150">
            <w:r w:rsidRPr="004A4150">
              <w:t>。</w:t>
            </w:r>
          </w:p>
        </w:tc>
      </w:tr>
      <w:tr w:rsidR="004A4150" w:rsidRPr="004A4150" w14:paraId="789F6C5E"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33DC98B2" w14:textId="77777777" w:rsidR="004A4150" w:rsidRPr="004A4150" w:rsidRDefault="004A4150" w:rsidP="004A4150">
            <w:proofErr w:type="spellStart"/>
            <w:r w:rsidRPr="004A4150">
              <w:t>ADC_Mode_RegSimult</w:t>
            </w:r>
            <w:proofErr w:type="spellEnd"/>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30DAA687" w14:textId="77777777" w:rsidR="004A4150" w:rsidRPr="004A4150" w:rsidRDefault="004A4150" w:rsidP="004A4150">
            <w:r w:rsidRPr="004A4150">
              <w:rPr>
                <w:rFonts w:ascii="Times New Roman" w:hAnsi="Times New Roman" w:cs="Times New Roman"/>
              </w:rPr>
              <w:t>​</w:t>
            </w:r>
            <w:r w:rsidRPr="004A4150">
              <w:rPr>
                <w:b/>
                <w:bCs/>
              </w:rPr>
              <w:t>同步规则模式</w:t>
            </w:r>
            <w:r w:rsidRPr="004A4150">
              <w:rPr>
                <w:rFonts w:ascii="Times New Roman" w:hAnsi="Times New Roman" w:cs="Times New Roman"/>
              </w:rPr>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4F3355EB" w14:textId="77777777" w:rsidR="004A4150" w:rsidRPr="004A4150" w:rsidRDefault="004A4150" w:rsidP="004A4150">
            <w:r w:rsidRPr="004A4150">
              <w:t>ADC1和ADC2</w:t>
            </w:r>
            <w:r w:rsidRPr="004A4150">
              <w:rPr>
                <w:b/>
                <w:bCs/>
              </w:rPr>
              <w:t>同时</w:t>
            </w:r>
            <w:r w:rsidRPr="004A4150">
              <w:t>转换各自的规则通道，结果合并到</w:t>
            </w:r>
            <w:r w:rsidRPr="003B335B">
              <w:rPr>
                <w:color w:val="EE0000"/>
              </w:rPr>
              <w:t>ADC1的DR寄存器</w:t>
            </w:r>
            <w:r w:rsidRPr="004A4150">
              <w:t>（ADC1数据在低16位，ADC2数据在高16位）</w:t>
            </w:r>
          </w:p>
          <w:p w14:paraId="7F740025" w14:textId="77777777" w:rsidR="004A4150" w:rsidRPr="004A4150" w:rsidRDefault="004A4150" w:rsidP="004A4150">
            <w:r w:rsidRPr="004A4150">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20367B3D" w14:textId="77777777" w:rsidR="004A4150" w:rsidRPr="004A4150" w:rsidRDefault="004A4150" w:rsidP="004A4150">
            <w:r w:rsidRPr="004A4150">
              <w:t>需要</w:t>
            </w:r>
            <w:r w:rsidRPr="004A4150">
              <w:rPr>
                <w:b/>
                <w:bCs/>
              </w:rPr>
              <w:t>同步采样</w:t>
            </w:r>
            <w:r w:rsidRPr="004A4150">
              <w:t>两个不同信号的场景，例如电机控制中同时采集三相电流中的两相</w:t>
            </w:r>
          </w:p>
          <w:p w14:paraId="652286EF" w14:textId="77777777" w:rsidR="004A4150" w:rsidRPr="004A4150" w:rsidRDefault="004A4150" w:rsidP="004A4150">
            <w:r w:rsidRPr="004A4150">
              <w:t>。</w:t>
            </w:r>
          </w:p>
        </w:tc>
      </w:tr>
      <w:tr w:rsidR="004A4150" w:rsidRPr="004A4150" w14:paraId="5FDFD308"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70D416B" w14:textId="77777777" w:rsidR="004A4150" w:rsidRPr="004A4150" w:rsidRDefault="004A4150" w:rsidP="004A4150">
            <w:proofErr w:type="spellStart"/>
            <w:r w:rsidRPr="004A4150">
              <w:t>ADC_Mode_InjecSimult</w:t>
            </w:r>
            <w:proofErr w:type="spellEnd"/>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729375AB" w14:textId="77777777" w:rsidR="004A4150" w:rsidRPr="004A4150" w:rsidRDefault="004A4150" w:rsidP="004A4150">
            <w:r w:rsidRPr="004A4150">
              <w:rPr>
                <w:rFonts w:ascii="Times New Roman" w:hAnsi="Times New Roman" w:cs="Times New Roman"/>
              </w:rPr>
              <w:t>​</w:t>
            </w:r>
            <w:r w:rsidRPr="004A4150">
              <w:rPr>
                <w:b/>
                <w:bCs/>
              </w:rPr>
              <w:t>同步注入模式</w:t>
            </w:r>
            <w:r w:rsidRPr="004A4150">
              <w:rPr>
                <w:rFonts w:ascii="Times New Roman" w:hAnsi="Times New Roman" w:cs="Times New Roman"/>
              </w:rPr>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E160C1F" w14:textId="77777777" w:rsidR="004A4150" w:rsidRPr="004A4150" w:rsidRDefault="004A4150" w:rsidP="004A4150">
            <w:r w:rsidRPr="004A4150">
              <w:t>ADC1和ADC2</w:t>
            </w:r>
            <w:r w:rsidRPr="004A4150">
              <w:rPr>
                <w:b/>
                <w:bCs/>
              </w:rPr>
              <w:t>同时</w:t>
            </w:r>
            <w:r w:rsidRPr="004A4150">
              <w:t>转换各自的注入通道组</w:t>
            </w:r>
          </w:p>
          <w:p w14:paraId="4EDBC36C" w14:textId="77777777" w:rsidR="004A4150" w:rsidRPr="004A4150" w:rsidRDefault="004A4150" w:rsidP="004A4150">
            <w:r w:rsidRPr="004A4150">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5FE4EEFC" w14:textId="77777777" w:rsidR="004A4150" w:rsidRPr="004A4150" w:rsidRDefault="004A4150" w:rsidP="004A4150">
            <w:r w:rsidRPr="004A4150">
              <w:t>需要高优先级同步采样的场景，注入组可打断规则组转换</w:t>
            </w:r>
          </w:p>
          <w:p w14:paraId="6CB110D6" w14:textId="77777777" w:rsidR="004A4150" w:rsidRPr="004A4150" w:rsidRDefault="004A4150" w:rsidP="004A4150">
            <w:r w:rsidRPr="004A4150">
              <w:t>。</w:t>
            </w:r>
          </w:p>
        </w:tc>
      </w:tr>
      <w:tr w:rsidR="004A4150" w:rsidRPr="004A4150" w14:paraId="332448C4"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28AFCC53" w14:textId="77777777" w:rsidR="004A4150" w:rsidRPr="004A4150" w:rsidRDefault="004A4150" w:rsidP="004A4150">
            <w:proofErr w:type="spellStart"/>
            <w:r w:rsidRPr="004A4150">
              <w:t>ADC_Mode_FastInterl</w:t>
            </w:r>
            <w:proofErr w:type="spellEnd"/>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7B3E4DA3" w14:textId="77777777" w:rsidR="004A4150" w:rsidRPr="004A4150" w:rsidRDefault="004A4150" w:rsidP="004A4150">
            <w:r w:rsidRPr="004A4150">
              <w:rPr>
                <w:rFonts w:ascii="Times New Roman" w:hAnsi="Times New Roman" w:cs="Times New Roman"/>
              </w:rPr>
              <w:t>​</w:t>
            </w:r>
            <w:r w:rsidRPr="003B335B">
              <w:rPr>
                <w:b/>
                <w:bCs/>
                <w:color w:val="EE0000"/>
              </w:rPr>
              <w:t>快速交叉</w:t>
            </w:r>
            <w:r w:rsidRPr="004A4150">
              <w:rPr>
                <w:b/>
                <w:bCs/>
              </w:rPr>
              <w:t>模式</w:t>
            </w:r>
            <w:r w:rsidRPr="004A4150">
              <w:rPr>
                <w:rFonts w:ascii="Times New Roman" w:hAnsi="Times New Roman" w:cs="Times New Roman"/>
              </w:rPr>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20355CFA" w14:textId="77777777" w:rsidR="004A4150" w:rsidRPr="004A4150" w:rsidRDefault="004A4150" w:rsidP="004A4150">
            <w:r w:rsidRPr="004A4150">
              <w:t>ADC1和ADC2</w:t>
            </w:r>
            <w:r w:rsidRPr="004A4150">
              <w:rPr>
                <w:b/>
                <w:bCs/>
              </w:rPr>
              <w:t>交替</w:t>
            </w:r>
            <w:r w:rsidRPr="004A4150">
              <w:t>对同一规则通道进行采样。ADC2先启动，延迟</w:t>
            </w:r>
            <w:r w:rsidRPr="004A4150">
              <w:rPr>
                <w:b/>
                <w:bCs/>
              </w:rPr>
              <w:t>7个ADCCLK</w:t>
            </w:r>
            <w:r w:rsidRPr="004A4150">
              <w:t>周期后ADC1启动</w:t>
            </w:r>
          </w:p>
          <w:p w14:paraId="3A3CB8EA" w14:textId="77777777" w:rsidR="004A4150" w:rsidRPr="004A4150" w:rsidRDefault="004A4150" w:rsidP="004A4150">
            <w:r w:rsidRPr="004A4150">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468EB788" w14:textId="77777777" w:rsidR="004A4150" w:rsidRPr="004A4150" w:rsidRDefault="004A4150" w:rsidP="004A4150">
            <w:r w:rsidRPr="004A4150">
              <w:t>旨在</w:t>
            </w:r>
            <w:r w:rsidRPr="004A4150">
              <w:rPr>
                <w:b/>
                <w:bCs/>
              </w:rPr>
              <w:t>提高对单一通道的有效采样率</w:t>
            </w:r>
            <w:r w:rsidRPr="004A4150">
              <w:t>。适用于需要高速采集一个信号的场景</w:t>
            </w:r>
          </w:p>
          <w:p w14:paraId="6C23C408" w14:textId="77777777" w:rsidR="004A4150" w:rsidRPr="004A4150" w:rsidRDefault="004A4150" w:rsidP="004A4150">
            <w:r w:rsidRPr="004A4150">
              <w:lastRenderedPageBreak/>
              <w:t>。</w:t>
            </w:r>
          </w:p>
        </w:tc>
      </w:tr>
      <w:tr w:rsidR="004A4150" w:rsidRPr="004A4150" w14:paraId="081B3529"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2084360" w14:textId="77777777" w:rsidR="004A4150" w:rsidRPr="004A4150" w:rsidRDefault="004A4150" w:rsidP="004A4150">
            <w:proofErr w:type="spellStart"/>
            <w:r w:rsidRPr="004A4150">
              <w:t>ADC_Mode_SlowInterl</w:t>
            </w:r>
            <w:proofErr w:type="spellEnd"/>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620D67E1" w14:textId="77777777" w:rsidR="004A4150" w:rsidRPr="004A4150" w:rsidRDefault="004A4150" w:rsidP="004A4150">
            <w:r w:rsidRPr="004A4150">
              <w:rPr>
                <w:rFonts w:ascii="Times New Roman" w:hAnsi="Times New Roman" w:cs="Times New Roman"/>
              </w:rPr>
              <w:t>​</w:t>
            </w:r>
            <w:r w:rsidRPr="003B335B">
              <w:rPr>
                <w:b/>
                <w:bCs/>
                <w:color w:val="EE0000"/>
              </w:rPr>
              <w:t>慢速交叉</w:t>
            </w:r>
            <w:r w:rsidRPr="004A4150">
              <w:rPr>
                <w:b/>
                <w:bCs/>
              </w:rPr>
              <w:t>模式</w:t>
            </w:r>
            <w:r w:rsidRPr="004A4150">
              <w:rPr>
                <w:rFonts w:ascii="Times New Roman" w:hAnsi="Times New Roman" w:cs="Times New Roman"/>
              </w:rPr>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375710CF" w14:textId="77777777" w:rsidR="004A4150" w:rsidRPr="004A4150" w:rsidRDefault="004A4150" w:rsidP="004A4150">
            <w:r w:rsidRPr="004A4150">
              <w:t>与快速交叉模式类似，但ADC1和ADC2之间的启动延迟为</w:t>
            </w:r>
            <w:r w:rsidRPr="004A4150">
              <w:rPr>
                <w:b/>
                <w:bCs/>
              </w:rPr>
              <w:t>14个ADCCLK</w:t>
            </w:r>
            <w:r w:rsidRPr="004A4150">
              <w:t>周期</w:t>
            </w:r>
          </w:p>
          <w:p w14:paraId="222CA886" w14:textId="77777777" w:rsidR="004A4150" w:rsidRPr="004A4150" w:rsidRDefault="004A4150" w:rsidP="004A4150">
            <w:r w:rsidRPr="004A4150">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2649CF8F" w14:textId="77777777" w:rsidR="004A4150" w:rsidRPr="004A4150" w:rsidRDefault="004A4150" w:rsidP="004A4150">
            <w:r w:rsidRPr="004A4150">
              <w:t>同样用于提高采样率，但速度稍慢，可能有利于降低功耗或配合特定时序</w:t>
            </w:r>
          </w:p>
          <w:p w14:paraId="78AC613C" w14:textId="77777777" w:rsidR="004A4150" w:rsidRPr="004A4150" w:rsidRDefault="004A4150" w:rsidP="004A4150">
            <w:r w:rsidRPr="004A4150">
              <w:t>。</w:t>
            </w:r>
          </w:p>
        </w:tc>
      </w:tr>
      <w:tr w:rsidR="004A4150" w:rsidRPr="004A4150" w14:paraId="07AF1490"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6D30AD6" w14:textId="77777777" w:rsidR="004A4150" w:rsidRPr="004A4150" w:rsidRDefault="004A4150" w:rsidP="004A4150">
            <w:proofErr w:type="spellStart"/>
            <w:r w:rsidRPr="004A4150">
              <w:t>ADC_Mode_AlterTrig</w:t>
            </w:r>
            <w:proofErr w:type="spellEnd"/>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39537C46" w14:textId="77777777" w:rsidR="004A4150" w:rsidRPr="004A4150" w:rsidRDefault="004A4150" w:rsidP="004A4150">
            <w:r w:rsidRPr="004A4150">
              <w:rPr>
                <w:rFonts w:ascii="Times New Roman" w:hAnsi="Times New Roman" w:cs="Times New Roman"/>
              </w:rPr>
              <w:t>​</w:t>
            </w:r>
            <w:r w:rsidRPr="004A4150">
              <w:rPr>
                <w:b/>
                <w:bCs/>
              </w:rPr>
              <w:t>交替触发模式</w:t>
            </w:r>
            <w:r w:rsidRPr="004A4150">
              <w:rPr>
                <w:rFonts w:ascii="Times New Roman" w:hAnsi="Times New Roman" w:cs="Times New Roman"/>
              </w:rPr>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1972B1F" w14:textId="75CA7D56" w:rsidR="004A4150" w:rsidRPr="004A4150" w:rsidRDefault="004A4150" w:rsidP="004A4150">
            <w:r w:rsidRPr="004A4150">
              <w:t>此模式</w:t>
            </w:r>
            <w:r w:rsidRPr="004A4150">
              <w:rPr>
                <w:b/>
                <w:bCs/>
              </w:rPr>
              <w:t>仅适用于注入通道组</w:t>
            </w:r>
            <w:r w:rsidRPr="004A4150">
              <w:rPr>
                <w:rFonts w:ascii="Times New Roman" w:hAnsi="Times New Roman" w:cs="Times New Roman"/>
              </w:rPr>
              <w:t>​</w:t>
            </w:r>
            <w:r w:rsidRPr="004A4150">
              <w:t>。ADC1和ADC2</w:t>
            </w:r>
            <w:r w:rsidRPr="004A4150">
              <w:rPr>
                <w:b/>
                <w:bCs/>
              </w:rPr>
              <w:t>轮流</w:t>
            </w:r>
            <w:r w:rsidRPr="004A4150">
              <w:t>转换各自的注入组通道。第一个外部触发转换ADC1的注入组，第二个触发则转换ADC2的注入组，如此循环</w:t>
            </w:r>
          </w:p>
          <w:p w14:paraId="6F5E08AB" w14:textId="77777777" w:rsidR="004A4150" w:rsidRPr="004A4150" w:rsidRDefault="004A4150" w:rsidP="004A4150">
            <w:r w:rsidRPr="004A4150">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057F821C" w14:textId="77777777" w:rsidR="004A4150" w:rsidRPr="004A4150" w:rsidRDefault="004A4150" w:rsidP="004A4150">
            <w:r w:rsidRPr="004A4150">
              <w:t>需要交替处理两个高优先级（注入）事件的场景。</w:t>
            </w:r>
          </w:p>
        </w:tc>
      </w:tr>
      <w:tr w:rsidR="004A4150" w:rsidRPr="004A4150" w14:paraId="46E2E899"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62B4881D" w14:textId="77777777" w:rsidR="004A4150" w:rsidRPr="004A4150" w:rsidRDefault="004A4150" w:rsidP="004A4150">
            <w:proofErr w:type="spellStart"/>
            <w:r w:rsidRPr="004A4150">
              <w:t>ADC_Mode_RegInjecSimult</w:t>
            </w:r>
            <w:proofErr w:type="spellEnd"/>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42D6BC64" w14:textId="77777777" w:rsidR="004A4150" w:rsidRPr="004A4150" w:rsidRDefault="004A4150" w:rsidP="004A4150">
            <w:r w:rsidRPr="004A4150">
              <w:rPr>
                <w:rFonts w:ascii="Times New Roman" w:hAnsi="Times New Roman" w:cs="Times New Roman"/>
              </w:rPr>
              <w:t>​</w:t>
            </w:r>
            <w:r w:rsidRPr="004A4150">
              <w:rPr>
                <w:b/>
                <w:bCs/>
              </w:rPr>
              <w:t>同步规则+注入同</w:t>
            </w:r>
            <w:r w:rsidRPr="004A4150">
              <w:rPr>
                <w:b/>
                <w:bCs/>
              </w:rPr>
              <w:lastRenderedPageBreak/>
              <w:t>步</w:t>
            </w:r>
            <w:r w:rsidRPr="004A4150">
              <w:rPr>
                <w:rFonts w:ascii="Times New Roman" w:hAnsi="Times New Roman" w:cs="Times New Roman"/>
              </w:rPr>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43062BD5" w14:textId="77777777" w:rsidR="004A4150" w:rsidRPr="004A4150" w:rsidRDefault="004A4150" w:rsidP="004A4150">
            <w:r w:rsidRPr="004A4150">
              <w:rPr>
                <w:rFonts w:ascii="Times New Roman" w:hAnsi="Times New Roman" w:cs="Times New Roman"/>
              </w:rPr>
              <w:lastRenderedPageBreak/>
              <w:t>​</w:t>
            </w:r>
            <w:r w:rsidRPr="004A4150">
              <w:rPr>
                <w:b/>
                <w:bCs/>
              </w:rPr>
              <w:t>混合模式</w:t>
            </w:r>
            <w:r w:rsidRPr="004A4150">
              <w:t>。规则组的同步转换可以被中断，以启动注入组的</w:t>
            </w:r>
            <w:r w:rsidRPr="009D625B">
              <w:rPr>
                <w:b/>
              </w:rPr>
              <w:t>同步转换</w:t>
            </w:r>
          </w:p>
          <w:p w14:paraId="5ECC6C9C" w14:textId="77777777" w:rsidR="004A4150" w:rsidRPr="004A4150" w:rsidRDefault="004A4150" w:rsidP="004A4150">
            <w:r w:rsidRPr="004A4150">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636F7B87" w14:textId="77777777" w:rsidR="004A4150" w:rsidRPr="004A4150" w:rsidRDefault="004A4150" w:rsidP="004A4150">
            <w:r w:rsidRPr="004A4150">
              <w:t>处理复杂任务，需要在后台同步规则采样，并能被高优先级的同步注入采样打断</w:t>
            </w:r>
            <w:r w:rsidRPr="004A4150">
              <w:lastRenderedPageBreak/>
              <w:t>的场景。</w:t>
            </w:r>
          </w:p>
        </w:tc>
      </w:tr>
      <w:tr w:rsidR="004A4150" w:rsidRPr="004A4150" w14:paraId="49419500"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0A020768" w14:textId="77777777" w:rsidR="004A4150" w:rsidRPr="004A4150" w:rsidRDefault="004A4150" w:rsidP="004A4150">
            <w:proofErr w:type="spellStart"/>
            <w:r w:rsidRPr="004A4150">
              <w:t>ADC_Mode_RegSimult_AlterTrig</w:t>
            </w:r>
            <w:proofErr w:type="spellEnd"/>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0AE2E1BF" w14:textId="77777777" w:rsidR="004A4150" w:rsidRPr="004A4150" w:rsidRDefault="004A4150" w:rsidP="004A4150">
            <w:r w:rsidRPr="004A4150">
              <w:rPr>
                <w:rFonts w:ascii="Times New Roman" w:hAnsi="Times New Roman" w:cs="Times New Roman"/>
              </w:rPr>
              <w:t>​</w:t>
            </w:r>
            <w:r w:rsidRPr="004A4150">
              <w:rPr>
                <w:b/>
                <w:bCs/>
              </w:rPr>
              <w:t>同步规则+交替触发</w:t>
            </w:r>
            <w:r w:rsidRPr="004A4150">
              <w:rPr>
                <w:rFonts w:ascii="Times New Roman" w:hAnsi="Times New Roman" w:cs="Times New Roman"/>
              </w:rPr>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3CFB225F" w14:textId="77777777" w:rsidR="004A4150" w:rsidRPr="004A4150" w:rsidRDefault="004A4150" w:rsidP="004A4150">
            <w:r w:rsidRPr="004A4150">
              <w:rPr>
                <w:rFonts w:ascii="Times New Roman" w:hAnsi="Times New Roman" w:cs="Times New Roman"/>
              </w:rPr>
              <w:t>​</w:t>
            </w:r>
            <w:r w:rsidRPr="004A4150">
              <w:rPr>
                <w:b/>
                <w:bCs/>
              </w:rPr>
              <w:t>混合模式</w:t>
            </w:r>
            <w:r w:rsidRPr="004A4150">
              <w:t>。规则组的同步转换可以被中断，以启动注入组的</w:t>
            </w:r>
            <w:r w:rsidRPr="009D625B">
              <w:rPr>
                <w:b/>
              </w:rPr>
              <w:t>交替触发转换</w:t>
            </w:r>
          </w:p>
          <w:p w14:paraId="09626304" w14:textId="77777777" w:rsidR="004A4150" w:rsidRPr="004A4150" w:rsidRDefault="004A4150" w:rsidP="004A4150">
            <w:r w:rsidRPr="004A4150">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E7D5564" w14:textId="77777777" w:rsidR="004A4150" w:rsidRPr="004A4150" w:rsidRDefault="004A4150" w:rsidP="004A4150">
            <w:r w:rsidRPr="004A4150">
              <w:t>结合了同步规则采样和注入组交替触发的复杂需求。</w:t>
            </w:r>
          </w:p>
        </w:tc>
      </w:tr>
      <w:tr w:rsidR="004A4150" w:rsidRPr="004A4150" w14:paraId="5A044F1B"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73FDF943" w14:textId="77777777" w:rsidR="004A4150" w:rsidRPr="004A4150" w:rsidRDefault="004A4150" w:rsidP="004A4150">
            <w:proofErr w:type="spellStart"/>
            <w:r w:rsidRPr="004A4150">
              <w:t>ADC_Mode_InjecSimult_FastInterl</w:t>
            </w:r>
            <w:proofErr w:type="spellEnd"/>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71507E7E" w14:textId="77777777" w:rsidR="004A4150" w:rsidRPr="004A4150" w:rsidRDefault="004A4150" w:rsidP="004A4150">
            <w:r w:rsidRPr="004A4150">
              <w:rPr>
                <w:rFonts w:ascii="Times New Roman" w:hAnsi="Times New Roman" w:cs="Times New Roman"/>
              </w:rPr>
              <w:t>​</w:t>
            </w:r>
            <w:r w:rsidRPr="004A4150">
              <w:rPr>
                <w:b/>
                <w:bCs/>
              </w:rPr>
              <w:t>同步注入+快速交叉</w:t>
            </w:r>
            <w:r w:rsidRPr="004A4150">
              <w:rPr>
                <w:rFonts w:ascii="Times New Roman" w:hAnsi="Times New Roman" w:cs="Times New Roman"/>
              </w:rPr>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38118B0E" w14:textId="77777777" w:rsidR="004A4150" w:rsidRPr="004A4150" w:rsidRDefault="004A4150" w:rsidP="004A4150">
            <w:r w:rsidRPr="004A4150">
              <w:rPr>
                <w:rFonts w:ascii="Times New Roman" w:hAnsi="Times New Roman" w:cs="Times New Roman"/>
              </w:rPr>
              <w:t>​</w:t>
            </w:r>
            <w:r w:rsidRPr="004A4150">
              <w:rPr>
                <w:b/>
                <w:bCs/>
              </w:rPr>
              <w:t>混合模式</w:t>
            </w:r>
            <w:r w:rsidRPr="004A4150">
              <w:t>。快速交叉转换可以被中断，以启动同步注入转换</w:t>
            </w:r>
          </w:p>
          <w:p w14:paraId="1410657D" w14:textId="77777777" w:rsidR="004A4150" w:rsidRPr="004A4150" w:rsidRDefault="004A4150" w:rsidP="004A4150">
            <w:r w:rsidRPr="004A4150">
              <w:t>。</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5412383D" w14:textId="77777777" w:rsidR="004A4150" w:rsidRPr="004A4150" w:rsidRDefault="004A4150" w:rsidP="004A4150">
            <w:r w:rsidRPr="004A4150">
              <w:t>在高速交叉采样的基础上，加入高优先级同步注入事件的处理能力。</w:t>
            </w:r>
          </w:p>
        </w:tc>
      </w:tr>
      <w:tr w:rsidR="004A4150" w:rsidRPr="004A4150" w14:paraId="71F6B03C" w14:textId="77777777">
        <w:tc>
          <w:tcPr>
            <w:tcW w:w="0" w:type="auto"/>
            <w:tcBorders>
              <w:top w:val="nil"/>
              <w:left w:val="nil"/>
              <w:bottom w:val="nil"/>
              <w:right w:val="nil"/>
            </w:tcBorders>
            <w:tcMar>
              <w:top w:w="150" w:type="dxa"/>
              <w:left w:w="0" w:type="dxa"/>
              <w:bottom w:w="150" w:type="dxa"/>
              <w:right w:w="300" w:type="dxa"/>
            </w:tcMar>
            <w:vAlign w:val="bottom"/>
            <w:hideMark/>
          </w:tcPr>
          <w:p w14:paraId="725B9B91" w14:textId="77777777" w:rsidR="004A4150" w:rsidRPr="004A4150" w:rsidRDefault="004A4150" w:rsidP="004A4150">
            <w:proofErr w:type="spellStart"/>
            <w:r w:rsidRPr="004A4150">
              <w:t>ADC_Mode_InjecSimult_SlowInterl</w:t>
            </w:r>
            <w:proofErr w:type="spellEnd"/>
          </w:p>
        </w:tc>
        <w:tc>
          <w:tcPr>
            <w:tcW w:w="0" w:type="auto"/>
            <w:tcBorders>
              <w:top w:val="nil"/>
              <w:left w:val="nil"/>
              <w:bottom w:val="nil"/>
              <w:right w:val="nil"/>
            </w:tcBorders>
            <w:tcMar>
              <w:top w:w="150" w:type="dxa"/>
              <w:left w:w="0" w:type="dxa"/>
              <w:bottom w:w="150" w:type="dxa"/>
              <w:right w:w="300" w:type="dxa"/>
            </w:tcMar>
            <w:vAlign w:val="bottom"/>
            <w:hideMark/>
          </w:tcPr>
          <w:p w14:paraId="3F6C04EF" w14:textId="77777777" w:rsidR="004A4150" w:rsidRPr="004A4150" w:rsidRDefault="004A4150" w:rsidP="004A4150">
            <w:r w:rsidRPr="004A4150">
              <w:rPr>
                <w:rFonts w:ascii="Times New Roman" w:hAnsi="Times New Roman" w:cs="Times New Roman"/>
              </w:rPr>
              <w:t>​</w:t>
            </w:r>
            <w:r w:rsidRPr="004A4150">
              <w:rPr>
                <w:b/>
                <w:bCs/>
              </w:rPr>
              <w:t>同步注入+慢速交叉</w:t>
            </w:r>
            <w:r w:rsidRPr="004A4150">
              <w:rPr>
                <w:rFonts w:ascii="Times New Roman" w:hAnsi="Times New Roman" w:cs="Times New Roman"/>
              </w:rPr>
              <w:t>​</w:t>
            </w:r>
          </w:p>
        </w:tc>
        <w:tc>
          <w:tcPr>
            <w:tcW w:w="0" w:type="auto"/>
            <w:tcBorders>
              <w:top w:val="nil"/>
              <w:left w:val="nil"/>
              <w:bottom w:val="nil"/>
              <w:right w:val="nil"/>
            </w:tcBorders>
            <w:tcMar>
              <w:top w:w="150" w:type="dxa"/>
              <w:left w:w="0" w:type="dxa"/>
              <w:bottom w:w="150" w:type="dxa"/>
              <w:right w:w="300" w:type="dxa"/>
            </w:tcMar>
            <w:vAlign w:val="bottom"/>
            <w:hideMark/>
          </w:tcPr>
          <w:p w14:paraId="2E061706" w14:textId="77777777" w:rsidR="004A4150" w:rsidRPr="004A4150" w:rsidRDefault="004A4150" w:rsidP="004A4150">
            <w:r w:rsidRPr="004A4150">
              <w:rPr>
                <w:rFonts w:ascii="Times New Roman" w:hAnsi="Times New Roman" w:cs="Times New Roman"/>
              </w:rPr>
              <w:t>​</w:t>
            </w:r>
            <w:r w:rsidRPr="004A4150">
              <w:rPr>
                <w:b/>
                <w:bCs/>
              </w:rPr>
              <w:t>混合模式</w:t>
            </w:r>
            <w:r w:rsidRPr="004A4150">
              <w:t>。慢速交叉转换可以被中断，以启动同步注入转换</w:t>
            </w:r>
          </w:p>
          <w:p w14:paraId="3AADFE9F" w14:textId="77777777" w:rsidR="004A4150" w:rsidRPr="004A4150" w:rsidRDefault="004A4150" w:rsidP="004A4150">
            <w:r w:rsidRPr="004A4150">
              <w:t>。</w:t>
            </w:r>
          </w:p>
        </w:tc>
        <w:tc>
          <w:tcPr>
            <w:tcW w:w="0" w:type="auto"/>
            <w:tcBorders>
              <w:top w:val="nil"/>
              <w:left w:val="nil"/>
              <w:bottom w:val="nil"/>
              <w:right w:val="nil"/>
            </w:tcBorders>
            <w:tcMar>
              <w:top w:w="150" w:type="dxa"/>
              <w:left w:w="0" w:type="dxa"/>
              <w:bottom w:w="150" w:type="dxa"/>
              <w:right w:w="300" w:type="dxa"/>
            </w:tcMar>
            <w:vAlign w:val="bottom"/>
            <w:hideMark/>
          </w:tcPr>
          <w:p w14:paraId="400DF181" w14:textId="77777777" w:rsidR="004A4150" w:rsidRPr="004A4150" w:rsidRDefault="004A4150" w:rsidP="004A4150">
            <w:r w:rsidRPr="004A4150">
              <w:t>与上一模式类似，但基于慢速交叉采样。</w:t>
            </w:r>
          </w:p>
        </w:tc>
      </w:tr>
    </w:tbl>
    <w:p w14:paraId="1FD3EDDA" w14:textId="77777777" w:rsidR="004A4150" w:rsidRPr="004A4150" w:rsidRDefault="004A4150" w:rsidP="004A4150">
      <w:pPr>
        <w:pStyle w:val="4"/>
      </w:pPr>
      <w:r w:rsidRPr="004A4150">
        <w:rPr>
          <w:rFonts w:ascii="Segoe UI Emoji" w:hAnsi="Segoe UI Emoji" w:cs="Segoe UI Emoji"/>
        </w:rPr>
        <w:lastRenderedPageBreak/>
        <w:t>💡</w:t>
      </w:r>
      <w:r w:rsidRPr="004A4150">
        <w:t xml:space="preserve"> 核心概念解析与选择指南</w:t>
      </w:r>
    </w:p>
    <w:p w14:paraId="20588802" w14:textId="77777777" w:rsidR="004A4150" w:rsidRPr="004A4150" w:rsidRDefault="004A4150" w:rsidP="004A4150">
      <w:r w:rsidRPr="004A4150">
        <w:t>理解以下几个关键概念，能帮你更好地选择和配置这些模式：</w:t>
      </w:r>
    </w:p>
    <w:p w14:paraId="7F6676F6" w14:textId="77777777" w:rsidR="004A4150" w:rsidRPr="004A4150" w:rsidRDefault="004A4150">
      <w:pPr>
        <w:numPr>
          <w:ilvl w:val="0"/>
          <w:numId w:val="485"/>
        </w:numPr>
      </w:pPr>
      <w:r w:rsidRPr="004A4150">
        <w:rPr>
          <w:rFonts w:ascii="Times New Roman" w:hAnsi="Times New Roman" w:cs="Times New Roman"/>
        </w:rPr>
        <w:t>​</w:t>
      </w:r>
      <w:r w:rsidRPr="004A4150">
        <w:rPr>
          <w:b/>
          <w:bCs/>
        </w:rPr>
        <w:t xml:space="preserve">规则组 </w:t>
      </w:r>
      <w:proofErr w:type="gramStart"/>
      <w:r w:rsidRPr="004A4150">
        <w:rPr>
          <w:b/>
          <w:bCs/>
        </w:rPr>
        <w:t>vs. 注入</w:t>
      </w:r>
      <w:proofErr w:type="gramEnd"/>
      <w:r w:rsidRPr="004A4150">
        <w:rPr>
          <w:b/>
          <w:bCs/>
        </w:rPr>
        <w:t>组</w:t>
      </w:r>
      <w:r w:rsidRPr="004A4150">
        <w:rPr>
          <w:rFonts w:ascii="Times New Roman" w:hAnsi="Times New Roman" w:cs="Times New Roman"/>
        </w:rPr>
        <w:t>​</w:t>
      </w:r>
    </w:p>
    <w:p w14:paraId="17263E3E" w14:textId="1881DF2D" w:rsidR="004A4150" w:rsidRPr="004A4150" w:rsidRDefault="004A4150">
      <w:pPr>
        <w:numPr>
          <w:ilvl w:val="1"/>
          <w:numId w:val="485"/>
        </w:numPr>
      </w:pPr>
      <w:r w:rsidRPr="004A4150">
        <w:rPr>
          <w:rFonts w:ascii="Times New Roman" w:hAnsi="Times New Roman" w:cs="Times New Roman"/>
        </w:rPr>
        <w:t>​</w:t>
      </w:r>
      <w:r w:rsidRPr="004A4150">
        <w:rPr>
          <w:b/>
          <w:bCs/>
        </w:rPr>
        <w:t>规则组</w:t>
      </w:r>
      <w:r w:rsidRPr="004A4150">
        <w:rPr>
          <w:rFonts w:ascii="Times New Roman" w:hAnsi="Times New Roman" w:cs="Times New Roman"/>
        </w:rPr>
        <w:t>​</w:t>
      </w:r>
      <w:r w:rsidRPr="004A4150">
        <w:t>：可以理解为“</w:t>
      </w:r>
      <w:r w:rsidRPr="003B335B">
        <w:rPr>
          <w:b/>
          <w:bCs/>
          <w:color w:val="EE0000"/>
        </w:rPr>
        <w:t>常规任务队列</w:t>
      </w:r>
      <w:r w:rsidRPr="004A4150">
        <w:t>”，最多包含</w:t>
      </w:r>
      <w:r w:rsidRPr="003B335B">
        <w:rPr>
          <w:color w:val="EE0000"/>
        </w:rPr>
        <w:t>16个转换</w:t>
      </w:r>
      <w:r w:rsidRPr="004A4150">
        <w:t>。规则通道共享</w:t>
      </w:r>
      <w:r w:rsidRPr="003B335B">
        <w:rPr>
          <w:color w:val="EE0000"/>
        </w:rPr>
        <w:t>一个数据寄存器(DR)</w:t>
      </w:r>
      <w:r w:rsidRPr="004A4150">
        <w:t>，因此在多通道扫描时通常需要</w:t>
      </w:r>
      <w:r w:rsidRPr="003B335B">
        <w:rPr>
          <w:color w:val="EE0000"/>
        </w:rPr>
        <w:t>DMA</w:t>
      </w:r>
      <w:r w:rsidRPr="004A4150">
        <w:t>协助，否则数据会被覆盖。</w:t>
      </w:r>
    </w:p>
    <w:p w14:paraId="5F6872BB" w14:textId="5FE5A04F" w:rsidR="004A4150" w:rsidRPr="004A4150" w:rsidRDefault="004A4150">
      <w:pPr>
        <w:numPr>
          <w:ilvl w:val="1"/>
          <w:numId w:val="485"/>
        </w:numPr>
      </w:pPr>
      <w:r w:rsidRPr="004A4150">
        <w:rPr>
          <w:rFonts w:ascii="Times New Roman" w:hAnsi="Times New Roman" w:cs="Times New Roman"/>
        </w:rPr>
        <w:t>​</w:t>
      </w:r>
      <w:r w:rsidRPr="004A4150">
        <w:rPr>
          <w:b/>
          <w:bCs/>
        </w:rPr>
        <w:t>注入</w:t>
      </w:r>
      <w:proofErr w:type="gramStart"/>
      <w:r w:rsidRPr="004A4150">
        <w:rPr>
          <w:b/>
          <w:bCs/>
        </w:rPr>
        <w:t>组</w:t>
      </w:r>
      <w:r w:rsidRPr="004A4150">
        <w:rPr>
          <w:rFonts w:ascii="Times New Roman" w:hAnsi="Times New Roman" w:cs="Times New Roman"/>
        </w:rPr>
        <w:t>​</w:t>
      </w:r>
      <w:r w:rsidRPr="004A4150">
        <w:t>：</w:t>
      </w:r>
      <w:proofErr w:type="gramEnd"/>
      <w:r w:rsidRPr="004A4150">
        <w:t>可以理解为“</w:t>
      </w:r>
      <w:r w:rsidRPr="003B335B">
        <w:rPr>
          <w:b/>
          <w:bCs/>
          <w:color w:val="EE0000"/>
        </w:rPr>
        <w:t>插队任务</w:t>
      </w:r>
      <w:r w:rsidRPr="004A4150">
        <w:t>”，最多包含4个转换。注入组有</w:t>
      </w:r>
      <w:r w:rsidRPr="001D61B9">
        <w:rPr>
          <w:b/>
          <w:bCs/>
          <w:color w:val="EE0000"/>
        </w:rPr>
        <w:t>4</w:t>
      </w:r>
      <w:r w:rsidRPr="001D61B9">
        <w:rPr>
          <w:color w:val="EE0000"/>
        </w:rPr>
        <w:t>个</w:t>
      </w:r>
      <w:r w:rsidRPr="001D61B9">
        <w:rPr>
          <w:b/>
          <w:bCs/>
          <w:color w:val="EE0000"/>
        </w:rPr>
        <w:t>独立的</w:t>
      </w:r>
      <w:r w:rsidRPr="001D61B9">
        <w:rPr>
          <w:color w:val="EE0000"/>
        </w:rPr>
        <w:t>数据寄存器</w:t>
      </w:r>
      <w:proofErr w:type="gramStart"/>
      <w:r w:rsidRPr="001D61B9">
        <w:rPr>
          <w:color w:val="EE0000"/>
        </w:rPr>
        <w:t>(JDR1-4)</w:t>
      </w:r>
      <w:proofErr w:type="gramEnd"/>
      <w:r w:rsidRPr="004A4150">
        <w:t>，不会产生数据覆盖问题。</w:t>
      </w:r>
      <w:r w:rsidRPr="004A4150">
        <w:rPr>
          <w:rFonts w:ascii="Times New Roman" w:hAnsi="Times New Roman" w:cs="Times New Roman"/>
        </w:rPr>
        <w:t>​</w:t>
      </w:r>
      <w:r w:rsidRPr="004A4150">
        <w:rPr>
          <w:b/>
          <w:bCs/>
        </w:rPr>
        <w:t>注入组的</w:t>
      </w:r>
      <w:r w:rsidRPr="001D61B9">
        <w:rPr>
          <w:b/>
          <w:bCs/>
          <w:color w:val="EE0000"/>
        </w:rPr>
        <w:t>优先级高于规则组</w:t>
      </w:r>
      <w:r w:rsidRPr="004A4150">
        <w:t>，当注入转换启动时，会</w:t>
      </w:r>
      <w:r w:rsidRPr="001D61B9">
        <w:rPr>
          <w:color w:val="EE0000"/>
        </w:rPr>
        <w:t>暂停</w:t>
      </w:r>
      <w:r w:rsidRPr="004A4150">
        <w:t>正在进行的</w:t>
      </w:r>
      <w:r w:rsidRPr="001D61B9">
        <w:rPr>
          <w:color w:val="EE0000"/>
        </w:rPr>
        <w:t>规则转换</w:t>
      </w:r>
      <w:r w:rsidRPr="004A4150">
        <w:t>，待注入转换完成后再恢复。这非常适合处理需要</w:t>
      </w:r>
      <w:r w:rsidRPr="001D61B9">
        <w:rPr>
          <w:color w:val="EE0000"/>
        </w:rPr>
        <w:t>立即响应</w:t>
      </w:r>
      <w:r w:rsidRPr="004A4150">
        <w:t>的紧急信号。</w:t>
      </w:r>
    </w:p>
    <w:p w14:paraId="450669EB" w14:textId="77777777" w:rsidR="004A4150" w:rsidRPr="004A4150" w:rsidRDefault="004A4150">
      <w:pPr>
        <w:numPr>
          <w:ilvl w:val="0"/>
          <w:numId w:val="485"/>
        </w:numPr>
      </w:pPr>
      <w:r w:rsidRPr="004A4150">
        <w:rPr>
          <w:rFonts w:ascii="Times New Roman" w:hAnsi="Times New Roman" w:cs="Times New Roman"/>
        </w:rPr>
        <w:t>​</w:t>
      </w:r>
      <w:r w:rsidRPr="004A4150">
        <w:rPr>
          <w:b/>
          <w:bCs/>
        </w:rPr>
        <w:t>如何选择模式？</w:t>
      </w:r>
      <w:r w:rsidRPr="004A4150">
        <w:rPr>
          <w:rFonts w:ascii="Times New Roman" w:hAnsi="Times New Roman" w:cs="Times New Roman"/>
          <w:b/>
          <w:bCs/>
        </w:rPr>
        <w:t>​</w:t>
      </w:r>
      <w:r w:rsidRPr="004A4150">
        <w:rPr>
          <w:rFonts w:ascii="Times New Roman" w:hAnsi="Times New Roman" w:cs="Times New Roman"/>
        </w:rPr>
        <w:t>​</w:t>
      </w:r>
    </w:p>
    <w:p w14:paraId="221A2B1F" w14:textId="77777777" w:rsidR="004A4150" w:rsidRPr="004A4150" w:rsidRDefault="004A4150">
      <w:pPr>
        <w:numPr>
          <w:ilvl w:val="1"/>
          <w:numId w:val="485"/>
        </w:numPr>
      </w:pPr>
      <w:r w:rsidRPr="004A4150">
        <w:rPr>
          <w:rFonts w:ascii="Times New Roman" w:hAnsi="Times New Roman" w:cs="Times New Roman"/>
        </w:rPr>
        <w:t>​</w:t>
      </w:r>
      <w:r w:rsidRPr="004A4150">
        <w:rPr>
          <w:b/>
          <w:bCs/>
        </w:rPr>
        <w:t>大多数应用</w:t>
      </w:r>
      <w:r w:rsidRPr="004A4150">
        <w:rPr>
          <w:rFonts w:ascii="Times New Roman" w:hAnsi="Times New Roman" w:cs="Times New Roman"/>
        </w:rPr>
        <w:t>​</w:t>
      </w:r>
      <w:r w:rsidRPr="004A4150">
        <w:t xml:space="preserve">：从 </w:t>
      </w:r>
      <w:r w:rsidRPr="004A4150">
        <w:rPr>
          <w:rFonts w:ascii="Times New Roman" w:hAnsi="Times New Roman" w:cs="Times New Roman"/>
        </w:rPr>
        <w:t>​</w:t>
      </w:r>
      <w:proofErr w:type="spellStart"/>
      <w:r w:rsidRPr="004A4150">
        <w:t>ADC_Mode_Independent</w:t>
      </w:r>
      <w:proofErr w:type="spellEnd"/>
      <w:r w:rsidRPr="004A4150">
        <w:rPr>
          <w:b/>
          <w:bCs/>
        </w:rPr>
        <w:t>（独立模式）</w:t>
      </w:r>
      <w:r w:rsidRPr="004A4150">
        <w:rPr>
          <w:rFonts w:ascii="Times New Roman" w:hAnsi="Times New Roman" w:cs="Times New Roman"/>
          <w:b/>
          <w:bCs/>
        </w:rPr>
        <w:t>​</w:t>
      </w:r>
      <w:r w:rsidRPr="004A4150">
        <w:rPr>
          <w:rFonts w:ascii="Times New Roman" w:hAnsi="Times New Roman" w:cs="Times New Roman"/>
        </w:rPr>
        <w:t>​</w:t>
      </w:r>
      <w:r w:rsidRPr="004A4150">
        <w:t xml:space="preserve"> 开始。它最简单，也最常用。</w:t>
      </w:r>
    </w:p>
    <w:p w14:paraId="60F51A6D" w14:textId="77777777" w:rsidR="004A4150" w:rsidRPr="004A4150" w:rsidRDefault="004A4150">
      <w:pPr>
        <w:numPr>
          <w:ilvl w:val="1"/>
          <w:numId w:val="485"/>
        </w:numPr>
      </w:pPr>
      <w:r w:rsidRPr="004A4150">
        <w:rPr>
          <w:rFonts w:ascii="Times New Roman" w:hAnsi="Times New Roman" w:cs="Times New Roman"/>
        </w:rPr>
        <w:t>​</w:t>
      </w:r>
      <w:r w:rsidRPr="004A4150">
        <w:rPr>
          <w:b/>
          <w:bCs/>
        </w:rPr>
        <w:t>需要同步采样</w:t>
      </w:r>
      <w:r w:rsidRPr="004A4150">
        <w:rPr>
          <w:rFonts w:ascii="Times New Roman" w:hAnsi="Times New Roman" w:cs="Times New Roman"/>
        </w:rPr>
        <w:t>​</w:t>
      </w:r>
      <w:r w:rsidRPr="004A4150">
        <w:t>：若需在</w:t>
      </w:r>
      <w:r w:rsidRPr="001D61B9">
        <w:rPr>
          <w:b/>
          <w:bCs/>
          <w:color w:val="EE0000"/>
        </w:rPr>
        <w:t>同一时刻</w:t>
      </w:r>
      <w:r w:rsidRPr="004A4150">
        <w:t>采集</w:t>
      </w:r>
      <w:r w:rsidRPr="001D61B9">
        <w:rPr>
          <w:color w:val="EE0000"/>
        </w:rPr>
        <w:t>两个不同的信号</w:t>
      </w:r>
      <w:r w:rsidRPr="004A4150">
        <w:t xml:space="preserve">，应选择 </w:t>
      </w:r>
      <w:r w:rsidRPr="004A4150">
        <w:rPr>
          <w:rFonts w:ascii="Times New Roman" w:hAnsi="Times New Roman" w:cs="Times New Roman"/>
        </w:rPr>
        <w:t>​</w:t>
      </w:r>
      <w:proofErr w:type="spellStart"/>
      <w:r w:rsidRPr="004A4150">
        <w:t>ADC_Mode_RegSimult</w:t>
      </w:r>
      <w:proofErr w:type="spellEnd"/>
      <w:r w:rsidRPr="004A4150">
        <w:rPr>
          <w:b/>
          <w:bCs/>
        </w:rPr>
        <w:t>（同步规则模式）</w:t>
      </w:r>
      <w:r w:rsidRPr="004A4150">
        <w:rPr>
          <w:rFonts w:ascii="Times New Roman" w:hAnsi="Times New Roman" w:cs="Times New Roman"/>
          <w:b/>
          <w:bCs/>
        </w:rPr>
        <w:t>​</w:t>
      </w:r>
      <w:r w:rsidRPr="004A4150">
        <w:t>。</w:t>
      </w:r>
    </w:p>
    <w:p w14:paraId="3603C374" w14:textId="77777777" w:rsidR="004A4150" w:rsidRPr="004A4150" w:rsidRDefault="004A4150">
      <w:pPr>
        <w:numPr>
          <w:ilvl w:val="1"/>
          <w:numId w:val="485"/>
        </w:numPr>
      </w:pPr>
      <w:r w:rsidRPr="004A4150">
        <w:rPr>
          <w:rFonts w:ascii="Times New Roman" w:hAnsi="Times New Roman" w:cs="Times New Roman"/>
        </w:rPr>
        <w:t>​</w:t>
      </w:r>
      <w:r w:rsidRPr="004A4150">
        <w:rPr>
          <w:b/>
          <w:bCs/>
        </w:rPr>
        <w:t>需要提高单通道采样率</w:t>
      </w:r>
      <w:r w:rsidRPr="004A4150">
        <w:rPr>
          <w:rFonts w:ascii="Times New Roman" w:hAnsi="Times New Roman" w:cs="Times New Roman"/>
        </w:rPr>
        <w:t>​</w:t>
      </w:r>
      <w:r w:rsidRPr="004A4150">
        <w:t>：若需以</w:t>
      </w:r>
      <w:r w:rsidRPr="001D61B9">
        <w:rPr>
          <w:color w:val="EE0000"/>
        </w:rPr>
        <w:t>极高的频率</w:t>
      </w:r>
      <w:r w:rsidRPr="004A4150">
        <w:t>采集</w:t>
      </w:r>
      <w:r w:rsidRPr="001D61B9">
        <w:rPr>
          <w:b/>
          <w:bCs/>
          <w:color w:val="EE0000"/>
        </w:rPr>
        <w:t>同一个信号</w:t>
      </w:r>
      <w:r w:rsidRPr="004A4150">
        <w:t xml:space="preserve">，可考虑 </w:t>
      </w:r>
      <w:r w:rsidRPr="004A4150">
        <w:rPr>
          <w:rFonts w:ascii="Times New Roman" w:hAnsi="Times New Roman" w:cs="Times New Roman"/>
        </w:rPr>
        <w:t>​</w:t>
      </w:r>
      <w:proofErr w:type="spellStart"/>
      <w:r w:rsidRPr="004A4150">
        <w:t>ADC_Mode_FastInterl</w:t>
      </w:r>
      <w:proofErr w:type="spellEnd"/>
      <w:r w:rsidRPr="004A4150">
        <w:rPr>
          <w:b/>
          <w:bCs/>
        </w:rPr>
        <w:t>（快速交叉模式）</w:t>
      </w:r>
      <w:r w:rsidRPr="004A4150">
        <w:rPr>
          <w:rFonts w:ascii="Times New Roman" w:hAnsi="Times New Roman" w:cs="Times New Roman"/>
          <w:b/>
          <w:bCs/>
        </w:rPr>
        <w:t>​</w:t>
      </w:r>
      <w:r w:rsidRPr="004A4150">
        <w:t>。它利用</w:t>
      </w:r>
      <w:r w:rsidRPr="001D61B9">
        <w:rPr>
          <w:color w:val="EE0000"/>
        </w:rPr>
        <w:t>两个ADC交替工作</w:t>
      </w:r>
      <w:r w:rsidRPr="004A4150">
        <w:t>，理论上可以</w:t>
      </w:r>
      <w:r w:rsidRPr="001D61B9">
        <w:rPr>
          <w:color w:val="EE0000"/>
        </w:rPr>
        <w:t>将采样率提高近一倍</w:t>
      </w:r>
      <w:r w:rsidRPr="004A4150">
        <w:t>。</w:t>
      </w:r>
    </w:p>
    <w:p w14:paraId="70AE9379" w14:textId="3A4A7A50" w:rsidR="004A4150" w:rsidRDefault="004A4150">
      <w:pPr>
        <w:numPr>
          <w:ilvl w:val="1"/>
          <w:numId w:val="485"/>
        </w:numPr>
      </w:pPr>
      <w:r w:rsidRPr="004A4150">
        <w:rPr>
          <w:rFonts w:ascii="Times New Roman" w:hAnsi="Times New Roman" w:cs="Times New Roman"/>
        </w:rPr>
        <w:t>​</w:t>
      </w:r>
      <w:r w:rsidRPr="004A4150">
        <w:rPr>
          <w:b/>
          <w:bCs/>
        </w:rPr>
        <w:t>处理紧急事件</w:t>
      </w:r>
      <w:r w:rsidRPr="004A4150">
        <w:rPr>
          <w:rFonts w:ascii="Times New Roman" w:hAnsi="Times New Roman" w:cs="Times New Roman"/>
        </w:rPr>
        <w:t>​</w:t>
      </w:r>
      <w:r w:rsidRPr="004A4150">
        <w:t>：如果应用中有需要</w:t>
      </w:r>
      <w:r w:rsidRPr="001D61B9">
        <w:rPr>
          <w:color w:val="EE0000"/>
        </w:rPr>
        <w:t>打断常规采样序列</w:t>
      </w:r>
      <w:r w:rsidRPr="004A4150">
        <w:t>的紧急信号，应使用</w:t>
      </w:r>
      <w:r w:rsidRPr="001D61B9">
        <w:rPr>
          <w:b/>
          <w:bCs/>
          <w:color w:val="EE0000"/>
        </w:rPr>
        <w:t>注入组</w:t>
      </w:r>
      <w:r w:rsidRPr="004A4150">
        <w:t>，并根据是否需要多个ADC协同来选择相应的同步或交替注入模式。</w:t>
      </w:r>
    </w:p>
    <w:p w14:paraId="54999FFF" w14:textId="77777777" w:rsidR="003973B8" w:rsidRPr="003973B8" w:rsidRDefault="003973B8" w:rsidP="003973B8">
      <w:r w:rsidRPr="003973B8">
        <w:t>这些宏定义对应STM32 ADC模块的</w:t>
      </w:r>
      <w:r w:rsidRPr="003973B8">
        <w:rPr>
          <w:b/>
          <w:bCs/>
        </w:rPr>
        <w:t>外部触发源选择</w:t>
      </w:r>
      <w:r w:rsidRPr="003973B8">
        <w:t>，决定了ADC转换由哪个硬件事件自动启动，这对于实现精准的同步采样至关重要。</w:t>
      </w:r>
    </w:p>
    <w:p w14:paraId="249BED07" w14:textId="77777777" w:rsidR="003973B8" w:rsidRPr="003973B8" w:rsidRDefault="003973B8" w:rsidP="003973B8">
      <w:r w:rsidRPr="003973B8">
        <w:t>下面这个表格汇总了这些宏定义的核心信息，方便您快速查阅。</w:t>
      </w:r>
    </w:p>
    <w:p w14:paraId="0CE0F4E5" w14:textId="4CFD34F0" w:rsidR="003973B8" w:rsidRPr="003973B8" w:rsidRDefault="003973B8" w:rsidP="003973B8">
      <w:pPr>
        <w:pStyle w:val="3"/>
      </w:pPr>
      <w:r w:rsidRPr="003973B8">
        <w:rPr>
          <w:rFonts w:ascii="Segoe UI Emoji" w:hAnsi="Segoe UI Emoji" w:cs="Segoe UI Emoji"/>
        </w:rPr>
        <w:t>📊</w:t>
      </w:r>
      <w:r w:rsidRPr="003973B8">
        <w:t xml:space="preserve"> ADC外部触发源</w:t>
      </w:r>
      <w:r w:rsidR="001D61B9">
        <w:rPr>
          <w:rFonts w:hint="eastAsia"/>
        </w:rPr>
        <w:t>(</w:t>
      </w:r>
      <w:proofErr w:type="spellStart"/>
      <w:r w:rsidR="001D61B9" w:rsidRPr="00C2586D">
        <w:rPr>
          <w:b/>
          <w:bCs/>
        </w:rPr>
        <w:t>ADC_ExternalTrigConv</w:t>
      </w:r>
      <w:proofErr w:type="spellEnd"/>
      <w:r w:rsidR="001D61B9">
        <w:rPr>
          <w:rFonts w:hint="eastAsia"/>
        </w:rPr>
        <w:t>)</w:t>
      </w:r>
      <w:r w:rsidRPr="003973B8">
        <w:t xml:space="preserve">详解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4441"/>
        <w:gridCol w:w="777"/>
        <w:gridCol w:w="1995"/>
        <w:gridCol w:w="1077"/>
      </w:tblGrid>
      <w:tr w:rsidR="003973B8" w:rsidRPr="003973B8" w14:paraId="63E3C3D4"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2D1FB661" w14:textId="77777777" w:rsidR="003973B8" w:rsidRPr="003973B8" w:rsidRDefault="003973B8" w:rsidP="003973B8">
            <w:pPr>
              <w:rPr>
                <w:b/>
                <w:bCs/>
              </w:rPr>
            </w:pPr>
            <w:r w:rsidRPr="003973B8">
              <w:rPr>
                <w:b/>
                <w:bCs/>
              </w:rPr>
              <w:t>触发源宏定义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4A48221" w14:textId="77777777" w:rsidR="003973B8" w:rsidRPr="003973B8" w:rsidRDefault="003973B8" w:rsidP="003973B8">
            <w:pPr>
              <w:rPr>
                <w:b/>
                <w:bCs/>
              </w:rPr>
            </w:pPr>
            <w:r w:rsidRPr="003973B8">
              <w:rPr>
                <w:b/>
                <w:bCs/>
              </w:rPr>
              <w:t>适用ADC单元</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20EC21" w14:textId="77777777" w:rsidR="003973B8" w:rsidRPr="003973B8" w:rsidRDefault="003973B8" w:rsidP="003973B8">
            <w:pPr>
              <w:rPr>
                <w:b/>
                <w:bCs/>
              </w:rPr>
            </w:pPr>
            <w:r w:rsidRPr="003973B8">
              <w:rPr>
                <w:b/>
                <w:bCs/>
              </w:rPr>
              <w:t>触发事件描述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80F740C" w14:textId="77777777" w:rsidR="003973B8" w:rsidRPr="003973B8" w:rsidRDefault="003973B8" w:rsidP="003973B8">
            <w:pPr>
              <w:rPr>
                <w:b/>
                <w:bCs/>
              </w:rPr>
            </w:pPr>
            <w:r w:rsidRPr="003973B8">
              <w:rPr>
                <w:b/>
                <w:bCs/>
              </w:rPr>
              <w:t>常见应用场景</w:t>
            </w:r>
          </w:p>
        </w:tc>
      </w:tr>
      <w:tr w:rsidR="003973B8" w:rsidRPr="003973B8" w14:paraId="7771632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3DC8331" w14:textId="77777777" w:rsidR="003973B8" w:rsidRPr="003973B8" w:rsidRDefault="003973B8" w:rsidP="003973B8">
            <w:r w:rsidRPr="003973B8">
              <w:rPr>
                <w:rFonts w:ascii="Times New Roman" w:hAnsi="Times New Roman" w:cs="Times New Roman"/>
              </w:rPr>
              <w:t>​</w:t>
            </w:r>
            <w:r w:rsidRPr="003973B8">
              <w:rPr>
                <w:b/>
                <w:bCs/>
              </w:rPr>
              <w:t>ADC_ExternalTrigConv_T1_CC1</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DA1CD36" w14:textId="77777777" w:rsidR="003973B8" w:rsidRPr="003973B8" w:rsidRDefault="003973B8" w:rsidP="003973B8">
            <w:r w:rsidRPr="003973B8">
              <w:t>ADC1, ADC2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4A655D" w14:textId="77777777" w:rsidR="003973B8" w:rsidRPr="003973B8" w:rsidRDefault="003973B8" w:rsidP="003973B8">
            <w:r w:rsidRPr="003973B8">
              <w:t>定时器1（TIM1）的通道1捕获/比较事</w:t>
            </w:r>
            <w:r w:rsidRPr="003973B8">
              <w:lastRenderedPageBreak/>
              <w:t>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81F64F8" w14:textId="77777777" w:rsidR="003973B8" w:rsidRPr="003973B8" w:rsidRDefault="003973B8" w:rsidP="003973B8">
            <w:r w:rsidRPr="003973B8">
              <w:lastRenderedPageBreak/>
              <w:t>高级定时器PWM同步采样</w:t>
            </w:r>
            <w:r w:rsidRPr="003973B8">
              <w:lastRenderedPageBreak/>
              <w:t>（如电机相电流）</w:t>
            </w:r>
          </w:p>
        </w:tc>
      </w:tr>
      <w:tr w:rsidR="003973B8" w:rsidRPr="003973B8" w14:paraId="0D3B153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3F66A19" w14:textId="77777777" w:rsidR="003973B8" w:rsidRPr="003973B8" w:rsidRDefault="003973B8" w:rsidP="003973B8">
            <w:r w:rsidRPr="003973B8">
              <w:rPr>
                <w:rFonts w:ascii="Times New Roman" w:hAnsi="Times New Roman" w:cs="Times New Roman"/>
              </w:rPr>
              <w:t>​</w:t>
            </w:r>
            <w:r w:rsidRPr="003973B8">
              <w:rPr>
                <w:b/>
                <w:bCs/>
              </w:rPr>
              <w:t>ADC_ExternalTrigConv_T1_CC2</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F511621" w14:textId="77777777" w:rsidR="003973B8" w:rsidRPr="003973B8" w:rsidRDefault="003973B8" w:rsidP="003973B8">
            <w:r w:rsidRPr="003973B8">
              <w:t>ADC1, ADC2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CAA9AF" w14:textId="77777777" w:rsidR="003973B8" w:rsidRPr="003973B8" w:rsidRDefault="003973B8" w:rsidP="003973B8">
            <w:r w:rsidRPr="003973B8">
              <w:t>定时器1（TIM1）的通道2捕获/比较事件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DDC732A" w14:textId="77777777" w:rsidR="003973B8" w:rsidRPr="003973B8" w:rsidRDefault="003973B8" w:rsidP="003973B8">
            <w:r w:rsidRPr="003973B8">
              <w:t>电机控制，多路同步采样</w:t>
            </w:r>
          </w:p>
        </w:tc>
      </w:tr>
      <w:tr w:rsidR="003973B8" w:rsidRPr="003973B8" w14:paraId="77965FC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EAA65C1" w14:textId="77777777" w:rsidR="003973B8" w:rsidRPr="003973B8" w:rsidRDefault="003973B8" w:rsidP="003973B8">
            <w:r w:rsidRPr="003973B8">
              <w:rPr>
                <w:rFonts w:ascii="Times New Roman" w:hAnsi="Times New Roman" w:cs="Times New Roman"/>
              </w:rPr>
              <w:t>​</w:t>
            </w:r>
            <w:r w:rsidRPr="003973B8">
              <w:rPr>
                <w:b/>
                <w:bCs/>
              </w:rPr>
              <w:t>ADC_ExternalTrigConv_T2_CC2</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A0E777A" w14:textId="77777777" w:rsidR="003973B8" w:rsidRPr="003973B8" w:rsidRDefault="003973B8" w:rsidP="003973B8">
            <w:r w:rsidRPr="003973B8">
              <w:t>ADC1, ADC2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80A5F67" w14:textId="77777777" w:rsidR="003973B8" w:rsidRPr="003973B8" w:rsidRDefault="003973B8" w:rsidP="003973B8">
            <w:r w:rsidRPr="003973B8">
              <w:t>定时器2（TIM2）的通道2捕获/比较事件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0FAFBB0" w14:textId="77777777" w:rsidR="003973B8" w:rsidRPr="003973B8" w:rsidRDefault="003973B8" w:rsidP="003973B8">
            <w:r w:rsidRPr="003973B8">
              <w:t>通用定时器触发，周期性数据采集</w:t>
            </w:r>
          </w:p>
        </w:tc>
      </w:tr>
      <w:tr w:rsidR="003973B8" w:rsidRPr="003973B8" w14:paraId="5D785CD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EE57B7B" w14:textId="77777777" w:rsidR="003973B8" w:rsidRPr="003973B8" w:rsidRDefault="003973B8" w:rsidP="003973B8">
            <w:r w:rsidRPr="003973B8">
              <w:rPr>
                <w:rFonts w:ascii="Times New Roman" w:hAnsi="Times New Roman" w:cs="Times New Roman"/>
              </w:rPr>
              <w:t>​</w:t>
            </w:r>
            <w:r w:rsidRPr="003973B8">
              <w:rPr>
                <w:b/>
                <w:bCs/>
              </w:rPr>
              <w:t>ADC_ExternalTrigConv_T3_TRGO</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4BF1964" w14:textId="77777777" w:rsidR="003973B8" w:rsidRPr="003973B8" w:rsidRDefault="003973B8" w:rsidP="003973B8">
            <w:r w:rsidRPr="003973B8">
              <w:t>ADC1, ADC2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23DE6E5" w14:textId="77777777" w:rsidR="003973B8" w:rsidRPr="003973B8" w:rsidRDefault="003973B8" w:rsidP="003973B8">
            <w:r w:rsidRPr="003973B8">
              <w:t>定时器3（TIM3）的触发输出（TRGO）事件，通常由更新、捕获比较或触发输入产生</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BCFC9AB" w14:textId="77777777" w:rsidR="003973B8" w:rsidRPr="003973B8" w:rsidRDefault="003973B8" w:rsidP="003973B8">
            <w:r w:rsidRPr="003973B8">
              <w:t>周期性采样，波形捕获</w:t>
            </w:r>
          </w:p>
        </w:tc>
      </w:tr>
      <w:tr w:rsidR="003973B8" w:rsidRPr="003973B8" w14:paraId="5326101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D8F8FE1" w14:textId="77777777" w:rsidR="003973B8" w:rsidRPr="003973B8" w:rsidRDefault="003973B8" w:rsidP="003973B8">
            <w:r w:rsidRPr="003973B8">
              <w:rPr>
                <w:rFonts w:ascii="Times New Roman" w:hAnsi="Times New Roman" w:cs="Times New Roman"/>
              </w:rPr>
              <w:t>​</w:t>
            </w:r>
            <w:r w:rsidRPr="003973B8">
              <w:rPr>
                <w:b/>
                <w:bCs/>
              </w:rPr>
              <w:t>ADC_ExternalTrigConv_T4_CC4</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78FA5C5" w14:textId="77777777" w:rsidR="003973B8" w:rsidRPr="003973B8" w:rsidRDefault="003973B8" w:rsidP="003973B8">
            <w:r w:rsidRPr="003973B8">
              <w:t>ADC1, ADC2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CD75A4C" w14:textId="77777777" w:rsidR="003973B8" w:rsidRPr="003973B8" w:rsidRDefault="003973B8" w:rsidP="003973B8">
            <w:r w:rsidRPr="003973B8">
              <w:t>定时器4（TIM4）的通道4捕获/比较事件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CAFE663" w14:textId="77777777" w:rsidR="003973B8" w:rsidRPr="003973B8" w:rsidRDefault="003973B8" w:rsidP="003973B8">
            <w:r w:rsidRPr="003973B8">
              <w:t>通用定时器触发</w:t>
            </w:r>
          </w:p>
        </w:tc>
      </w:tr>
      <w:tr w:rsidR="003973B8" w:rsidRPr="003973B8" w14:paraId="27C571A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6446865" w14:textId="77777777" w:rsidR="003973B8" w:rsidRPr="003973B8" w:rsidRDefault="003973B8" w:rsidP="003973B8">
            <w:r w:rsidRPr="003973B8">
              <w:rPr>
                <w:rFonts w:ascii="Times New Roman" w:hAnsi="Times New Roman" w:cs="Times New Roman"/>
              </w:rPr>
              <w:t>​</w:t>
            </w:r>
            <w:r w:rsidRPr="003973B8">
              <w:rPr>
                <w:b/>
                <w:bCs/>
              </w:rPr>
              <w:t>ADC_ExternalTrigConv_Ext_IT11_TIM8_TRGO</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965D850" w14:textId="77777777" w:rsidR="003973B8" w:rsidRPr="003973B8" w:rsidRDefault="003973B8" w:rsidP="003973B8">
            <w:r w:rsidRPr="003973B8">
              <w:t>ADC1, ADC2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3284504" w14:textId="77777777" w:rsidR="003973B8" w:rsidRPr="003973B8" w:rsidRDefault="003973B8" w:rsidP="003973B8">
            <w:r w:rsidRPr="003973B8">
              <w:t>外部中断线11或定时器8的触发输出（TRGO）事件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AEC56AA" w14:textId="77777777" w:rsidR="003973B8" w:rsidRPr="003973B8" w:rsidRDefault="003973B8" w:rsidP="003973B8">
            <w:r w:rsidRPr="003973B8">
              <w:t>响应外部引脚信号或高级定时器事件</w:t>
            </w:r>
          </w:p>
        </w:tc>
      </w:tr>
      <w:tr w:rsidR="003973B8" w:rsidRPr="003973B8" w14:paraId="1B02C58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CA6E358" w14:textId="77777777" w:rsidR="003973B8" w:rsidRPr="003973B8" w:rsidRDefault="003973B8" w:rsidP="003973B8">
            <w:r w:rsidRPr="003973B8">
              <w:rPr>
                <w:rFonts w:ascii="Times New Roman" w:hAnsi="Times New Roman" w:cs="Times New Roman"/>
              </w:rPr>
              <w:t>​</w:t>
            </w:r>
            <w:r w:rsidRPr="003973B8">
              <w:rPr>
                <w:b/>
                <w:bCs/>
              </w:rPr>
              <w:t>ADC_ExternalTrigConv_T1_CC3</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96C9D95" w14:textId="77777777" w:rsidR="003973B8" w:rsidRPr="003973B8" w:rsidRDefault="003973B8" w:rsidP="003973B8">
            <w:r w:rsidRPr="003973B8">
              <w:t>ADC1, ADC2, ADC3</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E62536" w14:textId="77777777" w:rsidR="003973B8" w:rsidRPr="003973B8" w:rsidRDefault="003973B8" w:rsidP="003973B8">
            <w:r w:rsidRPr="003973B8">
              <w:t>定时器1（TIM1）的通道3捕获/比较事件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2E586A" w14:textId="77777777" w:rsidR="003973B8" w:rsidRPr="003973B8" w:rsidRDefault="003973B8" w:rsidP="003973B8">
            <w:r w:rsidRPr="003973B8">
              <w:t>适用于三ADC系统的复杂同步</w:t>
            </w:r>
          </w:p>
        </w:tc>
      </w:tr>
      <w:tr w:rsidR="003973B8" w:rsidRPr="003973B8" w14:paraId="4C4900D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45FCE63" w14:textId="77777777" w:rsidR="003973B8" w:rsidRPr="003973B8" w:rsidRDefault="003973B8" w:rsidP="003973B8">
            <w:r w:rsidRPr="003973B8">
              <w:rPr>
                <w:rFonts w:ascii="Times New Roman" w:hAnsi="Times New Roman" w:cs="Times New Roman"/>
              </w:rPr>
              <w:t>​</w:t>
            </w:r>
            <w:proofErr w:type="spellStart"/>
            <w:r w:rsidRPr="003973B8">
              <w:rPr>
                <w:b/>
                <w:bCs/>
              </w:rPr>
              <w:t>ADC_ExternalTrigConv_None</w:t>
            </w:r>
            <w:proofErr w:type="spellEnd"/>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A7D94B6" w14:textId="77777777" w:rsidR="003973B8" w:rsidRPr="003973B8" w:rsidRDefault="003973B8" w:rsidP="003973B8">
            <w:r w:rsidRPr="003973B8">
              <w:t>ADC1, ADC2, ADC3</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EBF07C6" w14:textId="77777777" w:rsidR="003973B8" w:rsidRPr="003973B8" w:rsidRDefault="003973B8" w:rsidP="003973B8">
            <w:r w:rsidRPr="003973B8">
              <w:rPr>
                <w:rFonts w:ascii="Times New Roman" w:hAnsi="Times New Roman" w:cs="Times New Roman"/>
              </w:rPr>
              <w:t>​</w:t>
            </w:r>
            <w:r w:rsidRPr="00FD2CEE">
              <w:rPr>
                <w:b/>
                <w:bCs/>
                <w:color w:val="EE0000"/>
              </w:rPr>
              <w:t>软件触发</w:t>
            </w:r>
            <w:r w:rsidRPr="003973B8">
              <w:rPr>
                <w:rFonts w:ascii="Times New Roman" w:hAnsi="Times New Roman" w:cs="Times New Roman"/>
              </w:rPr>
              <w:t>​</w:t>
            </w:r>
            <w:r w:rsidRPr="003973B8">
              <w:t>（无硬件触发源）</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19A01EF" w14:textId="77777777" w:rsidR="003973B8" w:rsidRPr="003973B8" w:rsidRDefault="003973B8" w:rsidP="003973B8">
            <w:r w:rsidRPr="003973B8">
              <w:t>单次、低速或调试场景，由软件指令启动</w:t>
            </w:r>
          </w:p>
        </w:tc>
      </w:tr>
      <w:tr w:rsidR="003973B8" w:rsidRPr="003973B8" w14:paraId="41CDFCD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7B24233" w14:textId="77777777" w:rsidR="003973B8" w:rsidRPr="003973B8" w:rsidRDefault="003973B8" w:rsidP="003973B8">
            <w:r w:rsidRPr="003973B8">
              <w:rPr>
                <w:rFonts w:ascii="Times New Roman" w:hAnsi="Times New Roman" w:cs="Times New Roman"/>
              </w:rPr>
              <w:lastRenderedPageBreak/>
              <w:t>​</w:t>
            </w:r>
            <w:r w:rsidRPr="003973B8">
              <w:rPr>
                <w:b/>
                <w:bCs/>
              </w:rPr>
              <w:t>ADC_ExternalTrigConv_T3_CC1</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CA26F4C" w14:textId="77777777" w:rsidR="003973B8" w:rsidRPr="003973B8" w:rsidRDefault="003973B8" w:rsidP="003973B8">
            <w:r w:rsidRPr="003973B8">
              <w:t>ADC3 only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E94AF77" w14:textId="77777777" w:rsidR="003973B8" w:rsidRPr="003973B8" w:rsidRDefault="003973B8" w:rsidP="003973B8">
            <w:r w:rsidRPr="003973B8">
              <w:t>定时器3（TIM3）的通道1捕获/比较事件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91C67FC" w14:textId="77777777" w:rsidR="003973B8" w:rsidRPr="003973B8" w:rsidRDefault="003973B8" w:rsidP="003973B8">
            <w:r w:rsidRPr="003973B8">
              <w:t>ADC3专用触发源</w:t>
            </w:r>
          </w:p>
        </w:tc>
      </w:tr>
      <w:tr w:rsidR="003973B8" w:rsidRPr="003973B8" w14:paraId="600DECC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669E38E" w14:textId="77777777" w:rsidR="003973B8" w:rsidRPr="003973B8" w:rsidRDefault="003973B8" w:rsidP="003973B8">
            <w:r w:rsidRPr="003973B8">
              <w:rPr>
                <w:rFonts w:ascii="Times New Roman" w:hAnsi="Times New Roman" w:cs="Times New Roman"/>
              </w:rPr>
              <w:t>​</w:t>
            </w:r>
            <w:r w:rsidRPr="003973B8">
              <w:rPr>
                <w:b/>
                <w:bCs/>
              </w:rPr>
              <w:t>ADC_ExternalTrigConv_T2_CC3</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74B8670" w14:textId="77777777" w:rsidR="003973B8" w:rsidRPr="003973B8" w:rsidRDefault="003973B8" w:rsidP="003973B8">
            <w:r w:rsidRPr="003973B8">
              <w:t>ADC3 only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717E4F" w14:textId="77777777" w:rsidR="003973B8" w:rsidRPr="003973B8" w:rsidRDefault="003973B8" w:rsidP="003973B8">
            <w:r w:rsidRPr="003973B8">
              <w:t>定时器2（TIM2）的通道3捕获/比较事件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8076DD9" w14:textId="77777777" w:rsidR="003973B8" w:rsidRPr="003973B8" w:rsidRDefault="003973B8" w:rsidP="003973B8">
            <w:r w:rsidRPr="003973B8">
              <w:t>ADC3专用触发源</w:t>
            </w:r>
          </w:p>
        </w:tc>
      </w:tr>
      <w:tr w:rsidR="003973B8" w:rsidRPr="003973B8" w14:paraId="0D28A9F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14285E9" w14:textId="77777777" w:rsidR="003973B8" w:rsidRPr="003973B8" w:rsidRDefault="003973B8" w:rsidP="003973B8">
            <w:r w:rsidRPr="003973B8">
              <w:rPr>
                <w:rFonts w:ascii="Times New Roman" w:hAnsi="Times New Roman" w:cs="Times New Roman"/>
              </w:rPr>
              <w:t>​</w:t>
            </w:r>
            <w:r w:rsidRPr="003973B8">
              <w:rPr>
                <w:b/>
                <w:bCs/>
              </w:rPr>
              <w:t>ADC_ExternalTrigConv_T8_CC1</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01804C6" w14:textId="77777777" w:rsidR="003973B8" w:rsidRPr="003973B8" w:rsidRDefault="003973B8" w:rsidP="003973B8">
            <w:r w:rsidRPr="003973B8">
              <w:t>ADC3 only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47C048E" w14:textId="77777777" w:rsidR="003973B8" w:rsidRPr="003973B8" w:rsidRDefault="003973B8" w:rsidP="003973B8">
            <w:r w:rsidRPr="003973B8">
              <w:t>定时器8（TIM8）的通道1捕获/比较事件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C7B99D" w14:textId="77777777" w:rsidR="003973B8" w:rsidRPr="003973B8" w:rsidRDefault="003973B8" w:rsidP="003973B8">
            <w:r w:rsidRPr="003973B8">
              <w:t>ADC3专用触发源</w:t>
            </w:r>
          </w:p>
        </w:tc>
      </w:tr>
      <w:tr w:rsidR="003973B8" w:rsidRPr="003973B8" w14:paraId="5193AA3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C0CE163" w14:textId="77777777" w:rsidR="003973B8" w:rsidRPr="003973B8" w:rsidRDefault="003973B8" w:rsidP="003973B8">
            <w:r w:rsidRPr="003973B8">
              <w:rPr>
                <w:rFonts w:ascii="Times New Roman" w:hAnsi="Times New Roman" w:cs="Times New Roman"/>
              </w:rPr>
              <w:t>​</w:t>
            </w:r>
            <w:r w:rsidRPr="003973B8">
              <w:rPr>
                <w:b/>
                <w:bCs/>
              </w:rPr>
              <w:t>ADC_ExternalTrigConv_T8_TRGO</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52F7472" w14:textId="77777777" w:rsidR="003973B8" w:rsidRPr="003973B8" w:rsidRDefault="003973B8" w:rsidP="003973B8">
            <w:r w:rsidRPr="003973B8">
              <w:t>ADC3 only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8931F64" w14:textId="77777777" w:rsidR="003973B8" w:rsidRPr="003973B8" w:rsidRDefault="003973B8" w:rsidP="003973B8">
            <w:r w:rsidRPr="003973B8">
              <w:t>定时器8（TIM8）的触发输出（TRGO）事件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F282155" w14:textId="77777777" w:rsidR="003973B8" w:rsidRPr="003973B8" w:rsidRDefault="003973B8" w:rsidP="003973B8">
            <w:r w:rsidRPr="003973B8">
              <w:t>ADC3专用触发源</w:t>
            </w:r>
          </w:p>
        </w:tc>
      </w:tr>
      <w:tr w:rsidR="003973B8" w:rsidRPr="003973B8" w14:paraId="3A5D3E5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8F524B8" w14:textId="77777777" w:rsidR="003973B8" w:rsidRPr="003973B8" w:rsidRDefault="003973B8" w:rsidP="003973B8">
            <w:r w:rsidRPr="003973B8">
              <w:rPr>
                <w:rFonts w:ascii="Times New Roman" w:hAnsi="Times New Roman" w:cs="Times New Roman"/>
              </w:rPr>
              <w:t>​</w:t>
            </w:r>
            <w:r w:rsidRPr="003973B8">
              <w:rPr>
                <w:b/>
                <w:bCs/>
              </w:rPr>
              <w:t>ADC_ExternalTrigConv_T5_CC1</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8E778A" w14:textId="77777777" w:rsidR="003973B8" w:rsidRPr="003973B8" w:rsidRDefault="003973B8" w:rsidP="003973B8">
            <w:r w:rsidRPr="003973B8">
              <w:t>ADC3 only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78CDB05" w14:textId="77777777" w:rsidR="003973B8" w:rsidRPr="003973B8" w:rsidRDefault="003973B8" w:rsidP="003973B8">
            <w:r w:rsidRPr="003973B8">
              <w:t>定时器5（TIM5）的通道1捕获/比较事件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1BB529D" w14:textId="77777777" w:rsidR="003973B8" w:rsidRPr="003973B8" w:rsidRDefault="003973B8" w:rsidP="003973B8">
            <w:r w:rsidRPr="003973B8">
              <w:t>ADC3专用触发源</w:t>
            </w:r>
          </w:p>
        </w:tc>
      </w:tr>
      <w:tr w:rsidR="003973B8" w:rsidRPr="003973B8" w14:paraId="63D5F16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62E0380" w14:textId="77777777" w:rsidR="003973B8" w:rsidRPr="003973B8" w:rsidRDefault="003973B8" w:rsidP="003973B8">
            <w:r w:rsidRPr="003973B8">
              <w:rPr>
                <w:rFonts w:ascii="Times New Roman" w:hAnsi="Times New Roman" w:cs="Times New Roman"/>
              </w:rPr>
              <w:t>​</w:t>
            </w:r>
            <w:r w:rsidRPr="003973B8">
              <w:rPr>
                <w:b/>
                <w:bCs/>
              </w:rPr>
              <w:t>ADC_ExternalTrigConv_T5_CC3</w:t>
            </w:r>
            <w:r w:rsidRPr="00397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E490231" w14:textId="77777777" w:rsidR="003973B8" w:rsidRPr="003973B8" w:rsidRDefault="003973B8" w:rsidP="003973B8">
            <w:r w:rsidRPr="003973B8">
              <w:t>ADC3 only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1E5F095" w14:textId="77777777" w:rsidR="003973B8" w:rsidRPr="003973B8" w:rsidRDefault="003973B8" w:rsidP="003973B8">
            <w:r w:rsidRPr="003973B8">
              <w:t>定时器5（TIM5）的通道3捕获/比较事件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D4B7BB7" w14:textId="77777777" w:rsidR="003973B8" w:rsidRPr="003973B8" w:rsidRDefault="003973B8" w:rsidP="003973B8">
            <w:r w:rsidRPr="003973B8">
              <w:t>ADC3专用触发源</w:t>
            </w:r>
          </w:p>
        </w:tc>
      </w:tr>
    </w:tbl>
    <w:p w14:paraId="219BA330" w14:textId="77777777" w:rsidR="003973B8" w:rsidRPr="003973B8" w:rsidRDefault="003973B8" w:rsidP="003973B8">
      <w:pPr>
        <w:pStyle w:val="4"/>
      </w:pPr>
      <w:r w:rsidRPr="003973B8">
        <w:rPr>
          <w:rFonts w:ascii="Segoe UI Emoji" w:hAnsi="Segoe UI Emoji" w:cs="Segoe UI Emoji"/>
        </w:rPr>
        <w:t>💡</w:t>
      </w:r>
      <w:r w:rsidRPr="003973B8">
        <w:t xml:space="preserve"> 核心概念解析 </w:t>
      </w:r>
    </w:p>
    <w:p w14:paraId="6AD031F1" w14:textId="77777777" w:rsidR="003973B8" w:rsidRPr="003973B8" w:rsidRDefault="003973B8" w:rsidP="003973B8">
      <w:r w:rsidRPr="003973B8">
        <w:t>理解以下几个关键点，能帮助您更好地配置和使用这些触发源：</w:t>
      </w:r>
    </w:p>
    <w:p w14:paraId="5018CBA8" w14:textId="77777777" w:rsidR="003973B8" w:rsidRPr="003973B8" w:rsidRDefault="003973B8">
      <w:pPr>
        <w:numPr>
          <w:ilvl w:val="0"/>
          <w:numId w:val="486"/>
        </w:numPr>
      </w:pPr>
      <w:r w:rsidRPr="003973B8">
        <w:rPr>
          <w:rFonts w:ascii="Times New Roman" w:hAnsi="Times New Roman" w:cs="Times New Roman"/>
        </w:rPr>
        <w:t>​</w:t>
      </w:r>
      <w:r w:rsidRPr="003973B8">
        <w:rPr>
          <w:b/>
          <w:bCs/>
        </w:rPr>
        <w:t>规则通道 vs. 注入通道</w:t>
      </w:r>
      <w:r w:rsidRPr="003973B8">
        <w:rPr>
          <w:rFonts w:ascii="Times New Roman" w:hAnsi="Times New Roman" w:cs="Times New Roman"/>
        </w:rPr>
        <w:t>​</w:t>
      </w:r>
    </w:p>
    <w:p w14:paraId="6249D574" w14:textId="77777777" w:rsidR="003973B8" w:rsidRPr="003973B8" w:rsidRDefault="003973B8" w:rsidP="003973B8">
      <w:r w:rsidRPr="003973B8">
        <w:t>这是STM32 ADC的两组转换序列：</w:t>
      </w:r>
    </w:p>
    <w:p w14:paraId="458EB2C9" w14:textId="77777777" w:rsidR="003973B8" w:rsidRPr="003973B8" w:rsidRDefault="003973B8">
      <w:pPr>
        <w:numPr>
          <w:ilvl w:val="1"/>
          <w:numId w:val="486"/>
        </w:numPr>
      </w:pPr>
      <w:r w:rsidRPr="003973B8">
        <w:rPr>
          <w:rFonts w:ascii="Times New Roman" w:hAnsi="Times New Roman" w:cs="Times New Roman"/>
        </w:rPr>
        <w:t>​</w:t>
      </w:r>
      <w:r w:rsidRPr="003973B8">
        <w:rPr>
          <w:b/>
          <w:bCs/>
        </w:rPr>
        <w:t>规则通道</w:t>
      </w:r>
      <w:r w:rsidRPr="003973B8">
        <w:rPr>
          <w:rFonts w:ascii="Times New Roman" w:hAnsi="Times New Roman" w:cs="Times New Roman"/>
        </w:rPr>
        <w:t>​</w:t>
      </w:r>
      <w:r w:rsidRPr="003973B8">
        <w:t>：好比“常规任务队列”，用于按顺序转换多个通道。规则组只有一个数据寄存器，多通道转换时通常需配合DMA以防数据覆盖。</w:t>
      </w:r>
    </w:p>
    <w:p w14:paraId="0E6D953A" w14:textId="77777777" w:rsidR="003973B8" w:rsidRPr="003973B8" w:rsidRDefault="003973B8">
      <w:pPr>
        <w:numPr>
          <w:ilvl w:val="1"/>
          <w:numId w:val="486"/>
        </w:numPr>
      </w:pPr>
      <w:r w:rsidRPr="003973B8">
        <w:rPr>
          <w:rFonts w:ascii="Times New Roman" w:hAnsi="Times New Roman" w:cs="Times New Roman"/>
        </w:rPr>
        <w:t>​</w:t>
      </w:r>
      <w:r w:rsidRPr="003973B8">
        <w:rPr>
          <w:b/>
          <w:bCs/>
        </w:rPr>
        <w:t>注入通道</w:t>
      </w:r>
      <w:r w:rsidRPr="003973B8">
        <w:rPr>
          <w:rFonts w:ascii="Times New Roman" w:hAnsi="Times New Roman" w:cs="Times New Roman"/>
        </w:rPr>
        <w:t>​</w:t>
      </w:r>
      <w:r w:rsidRPr="003973B8">
        <w:t>：好比可以“插队”的高优先级任务。当注入转换被触发时，会暂停当前的规则转换，待注入转换完成后再恢复。注入组有4个独立的数据寄存器，无需担心数据覆盖。</w:t>
      </w:r>
      <w:r w:rsidRPr="003973B8">
        <w:rPr>
          <w:rFonts w:ascii="Times New Roman" w:hAnsi="Times New Roman" w:cs="Times New Roman"/>
        </w:rPr>
        <w:t>​</w:t>
      </w:r>
      <w:r w:rsidRPr="003973B8">
        <w:rPr>
          <w:b/>
          <w:bCs/>
        </w:rPr>
        <w:t>规则组和注入组有各自独立的触发源选择</w:t>
      </w:r>
      <w:proofErr w:type="gramStart"/>
      <w:r w:rsidRPr="003973B8">
        <w:rPr>
          <w:b/>
          <w:bCs/>
        </w:rPr>
        <w:t>寄存器</w:t>
      </w:r>
      <w:r w:rsidRPr="003973B8">
        <w:rPr>
          <w:rFonts w:ascii="Times New Roman" w:hAnsi="Times New Roman" w:cs="Times New Roman"/>
        </w:rPr>
        <w:t>​</w:t>
      </w:r>
      <w:r w:rsidRPr="003973B8">
        <w:t>（</w:t>
      </w:r>
      <w:proofErr w:type="gramEnd"/>
      <w:r w:rsidRPr="003973B8">
        <w:t>如EXTSEL和JEXTSEL），这意味着您可以分别为它们配置不同的硬件触发事件。</w:t>
      </w:r>
    </w:p>
    <w:p w14:paraId="1D027B22" w14:textId="77777777" w:rsidR="003973B8" w:rsidRPr="003973B8" w:rsidRDefault="003973B8">
      <w:pPr>
        <w:numPr>
          <w:ilvl w:val="0"/>
          <w:numId w:val="486"/>
        </w:numPr>
      </w:pPr>
      <w:r w:rsidRPr="003973B8">
        <w:rPr>
          <w:rFonts w:ascii="Times New Roman" w:hAnsi="Times New Roman" w:cs="Times New Roman"/>
        </w:rPr>
        <w:lastRenderedPageBreak/>
        <w:t>​</w:t>
      </w:r>
      <w:r w:rsidRPr="003973B8">
        <w:rPr>
          <w:b/>
          <w:bCs/>
        </w:rPr>
        <w:t>软件触发与硬件触发的区别</w:t>
      </w:r>
      <w:r w:rsidRPr="003973B8">
        <w:rPr>
          <w:rFonts w:ascii="Times New Roman" w:hAnsi="Times New Roman" w:cs="Times New Roman"/>
        </w:rPr>
        <w:t>​</w:t>
      </w:r>
    </w:p>
    <w:p w14:paraId="033A8F83" w14:textId="77777777" w:rsidR="003973B8" w:rsidRPr="003973B8" w:rsidRDefault="003973B8">
      <w:pPr>
        <w:numPr>
          <w:ilvl w:val="1"/>
          <w:numId w:val="486"/>
        </w:numPr>
      </w:pPr>
      <w:r w:rsidRPr="003973B8">
        <w:rPr>
          <w:rFonts w:ascii="Times New Roman" w:hAnsi="Times New Roman" w:cs="Times New Roman"/>
        </w:rPr>
        <w:t>​</w:t>
      </w:r>
      <w:r w:rsidRPr="003973B8">
        <w:rPr>
          <w:b/>
          <w:bCs/>
        </w:rPr>
        <w:t>软件触发</w:t>
      </w:r>
      <w:r w:rsidRPr="003973B8">
        <w:rPr>
          <w:rFonts w:ascii="Times New Roman" w:hAnsi="Times New Roman" w:cs="Times New Roman"/>
        </w:rPr>
        <w:t>​</w:t>
      </w:r>
      <w:r w:rsidRPr="003973B8">
        <w:t xml:space="preserve"> (</w:t>
      </w:r>
      <w:proofErr w:type="spellStart"/>
      <w:r w:rsidRPr="003973B8">
        <w:t>ADC_ExternalTrigConv_None</w:t>
      </w:r>
      <w:proofErr w:type="spellEnd"/>
      <w:r w:rsidRPr="003973B8">
        <w:t>)：通过程序代码（如调用</w:t>
      </w:r>
      <w:proofErr w:type="spellStart"/>
      <w:r w:rsidRPr="003973B8">
        <w:t>ADC_SoftwareStartConvCmd</w:t>
      </w:r>
      <w:proofErr w:type="spellEnd"/>
      <w:r w:rsidRPr="003973B8">
        <w:t>()函数）直接启动转换。灵活性高，但实时性差，需要CPU干预。</w:t>
      </w:r>
    </w:p>
    <w:p w14:paraId="78A044FE" w14:textId="77777777" w:rsidR="003973B8" w:rsidRPr="003973B8" w:rsidRDefault="003973B8">
      <w:pPr>
        <w:numPr>
          <w:ilvl w:val="1"/>
          <w:numId w:val="486"/>
        </w:numPr>
      </w:pPr>
      <w:r w:rsidRPr="003973B8">
        <w:rPr>
          <w:rFonts w:ascii="Times New Roman" w:hAnsi="Times New Roman" w:cs="Times New Roman"/>
        </w:rPr>
        <w:t>​</w:t>
      </w:r>
      <w:r w:rsidRPr="003973B8">
        <w:rPr>
          <w:b/>
          <w:bCs/>
        </w:rPr>
        <w:t>硬件外部触发</w:t>
      </w:r>
      <w:r w:rsidRPr="003973B8">
        <w:rPr>
          <w:rFonts w:ascii="Times New Roman" w:hAnsi="Times New Roman" w:cs="Times New Roman"/>
        </w:rPr>
        <w:t>​</w:t>
      </w:r>
      <w:r w:rsidRPr="003973B8">
        <w:t>（表中其他所有选项）：通过定时器或外部引脚等硬件事件自动启动转换。</w:t>
      </w:r>
      <w:r w:rsidRPr="003973B8">
        <w:rPr>
          <w:rFonts w:ascii="Times New Roman" w:hAnsi="Times New Roman" w:cs="Times New Roman"/>
        </w:rPr>
        <w:t>​</w:t>
      </w:r>
      <w:r w:rsidRPr="003973B8">
        <w:rPr>
          <w:b/>
          <w:bCs/>
        </w:rPr>
        <w:t>精度高、实时性强</w:t>
      </w:r>
      <w:r w:rsidRPr="003973B8">
        <w:t>，无需CPU持续参与，是实现同步和周期性采样的理想选择。</w:t>
      </w:r>
    </w:p>
    <w:p w14:paraId="3783AB27" w14:textId="77777777" w:rsidR="003973B8" w:rsidRPr="003973B8" w:rsidRDefault="003973B8">
      <w:pPr>
        <w:numPr>
          <w:ilvl w:val="0"/>
          <w:numId w:val="486"/>
        </w:numPr>
      </w:pPr>
      <w:r w:rsidRPr="003973B8">
        <w:rPr>
          <w:rFonts w:ascii="Times New Roman" w:hAnsi="Times New Roman" w:cs="Times New Roman"/>
        </w:rPr>
        <w:t>​</w:t>
      </w:r>
      <w:r w:rsidRPr="003973B8">
        <w:rPr>
          <w:b/>
          <w:bCs/>
        </w:rPr>
        <w:t>触发极性</w:t>
      </w:r>
      <w:r w:rsidRPr="003973B8">
        <w:rPr>
          <w:rFonts w:ascii="Times New Roman" w:hAnsi="Times New Roman" w:cs="Times New Roman"/>
        </w:rPr>
        <w:t>​</w:t>
      </w:r>
    </w:p>
    <w:p w14:paraId="5149D0B5" w14:textId="77777777" w:rsidR="003973B8" w:rsidRPr="003973B8" w:rsidRDefault="003973B8" w:rsidP="003973B8">
      <w:r w:rsidRPr="003973B8">
        <w:t>对于硬件触发，还可以配置触发极性（在ADC_CR2寄存器的EXTEN或JEXTEN位域设置），即选择在信号的上升沿、下降沿或双边沿触发转换。</w:t>
      </w:r>
    </w:p>
    <w:p w14:paraId="17D88BEB" w14:textId="77777777" w:rsidR="003973B8" w:rsidRPr="003973B8" w:rsidRDefault="003973B8" w:rsidP="003973B8">
      <w:pPr>
        <w:pStyle w:val="4"/>
      </w:pPr>
      <w:r w:rsidRPr="003973B8">
        <w:rPr>
          <w:rFonts w:ascii="Segoe UI Emoji" w:hAnsi="Segoe UI Emoji" w:cs="Segoe UI Emoji"/>
        </w:rPr>
        <w:t>🛠️</w:t>
      </w:r>
      <w:r w:rsidRPr="003973B8">
        <w:t xml:space="preserve"> 配置要点与步骤 </w:t>
      </w:r>
    </w:p>
    <w:p w14:paraId="697C79E1" w14:textId="77777777" w:rsidR="003973B8" w:rsidRPr="003973B8" w:rsidRDefault="003973B8">
      <w:pPr>
        <w:numPr>
          <w:ilvl w:val="0"/>
          <w:numId w:val="487"/>
        </w:numPr>
      </w:pPr>
      <w:r w:rsidRPr="003973B8">
        <w:rPr>
          <w:rFonts w:ascii="Times New Roman" w:hAnsi="Times New Roman" w:cs="Times New Roman"/>
        </w:rPr>
        <w:t>​</w:t>
      </w:r>
      <w:r w:rsidRPr="003973B8">
        <w:rPr>
          <w:b/>
          <w:bCs/>
        </w:rPr>
        <w:t>配置顺序</w:t>
      </w:r>
      <w:r w:rsidRPr="003973B8">
        <w:rPr>
          <w:rFonts w:ascii="Times New Roman" w:hAnsi="Times New Roman" w:cs="Times New Roman"/>
        </w:rPr>
        <w:t>​</w:t>
      </w:r>
      <w:r w:rsidRPr="003973B8">
        <w:t>：通常先</w:t>
      </w:r>
      <w:r w:rsidRPr="003973B8">
        <w:rPr>
          <w:b/>
          <w:bCs/>
        </w:rPr>
        <w:t>初始化触发源</w:t>
      </w:r>
      <w:r w:rsidRPr="003973B8">
        <w:rPr>
          <w:rFonts w:ascii="Times New Roman" w:hAnsi="Times New Roman" w:cs="Times New Roman"/>
        </w:rPr>
        <w:t>​</w:t>
      </w:r>
      <w:r w:rsidRPr="003973B8">
        <w:t>（如配置好相应的定时器及其TRGO输出），再配置ADC的触发模式。</w:t>
      </w:r>
    </w:p>
    <w:p w14:paraId="675C9FD3" w14:textId="77777777" w:rsidR="003973B8" w:rsidRPr="003973B8" w:rsidRDefault="003973B8">
      <w:pPr>
        <w:numPr>
          <w:ilvl w:val="0"/>
          <w:numId w:val="487"/>
        </w:numPr>
      </w:pPr>
      <w:r w:rsidRPr="003973B8">
        <w:rPr>
          <w:rFonts w:ascii="Times New Roman" w:hAnsi="Times New Roman" w:cs="Times New Roman"/>
        </w:rPr>
        <w:t>​</w:t>
      </w:r>
      <w:r w:rsidRPr="003973B8">
        <w:rPr>
          <w:b/>
          <w:bCs/>
        </w:rPr>
        <w:t>使能外部触发</w:t>
      </w:r>
      <w:r w:rsidRPr="003973B8">
        <w:rPr>
          <w:rFonts w:ascii="Times New Roman" w:hAnsi="Times New Roman" w:cs="Times New Roman"/>
        </w:rPr>
        <w:t>​</w:t>
      </w:r>
      <w:r w:rsidRPr="003973B8">
        <w:t>：选择了硬件触发源后，务必</w:t>
      </w:r>
      <w:r w:rsidRPr="003973B8">
        <w:rPr>
          <w:b/>
          <w:bCs/>
        </w:rPr>
        <w:t>使能外部触发</w:t>
      </w:r>
      <w:r w:rsidRPr="003973B8">
        <w:rPr>
          <w:rFonts w:ascii="Times New Roman" w:hAnsi="Times New Roman" w:cs="Times New Roman"/>
        </w:rPr>
        <w:t>​</w:t>
      </w:r>
      <w:r w:rsidRPr="003973B8">
        <w:t>（如设置ADC_CR2寄存器中的EXTTRIG或JEXTTRIG位为1）。</w:t>
      </w:r>
    </w:p>
    <w:p w14:paraId="676C61DA" w14:textId="77777777" w:rsidR="003973B8" w:rsidRPr="003973B8" w:rsidRDefault="003973B8">
      <w:pPr>
        <w:numPr>
          <w:ilvl w:val="0"/>
          <w:numId w:val="487"/>
        </w:numPr>
      </w:pPr>
      <w:r w:rsidRPr="003973B8">
        <w:rPr>
          <w:rFonts w:ascii="Times New Roman" w:hAnsi="Times New Roman" w:cs="Times New Roman"/>
        </w:rPr>
        <w:t>​</w:t>
      </w:r>
      <w:r w:rsidRPr="003973B8">
        <w:rPr>
          <w:b/>
          <w:bCs/>
        </w:rPr>
        <w:t>与DMA配合</w:t>
      </w:r>
      <w:r w:rsidRPr="003973B8">
        <w:rPr>
          <w:rFonts w:ascii="Times New Roman" w:hAnsi="Times New Roman" w:cs="Times New Roman"/>
        </w:rPr>
        <w:t>​</w:t>
      </w:r>
      <w:r w:rsidRPr="003973B8">
        <w:t>：在</w:t>
      </w:r>
      <w:r w:rsidRPr="003973B8">
        <w:rPr>
          <w:b/>
          <w:bCs/>
        </w:rPr>
        <w:t>多通道扫描模式</w:t>
      </w:r>
      <w:r w:rsidRPr="003973B8">
        <w:t>或</w:t>
      </w:r>
      <w:r w:rsidRPr="003973B8">
        <w:rPr>
          <w:b/>
          <w:bCs/>
        </w:rPr>
        <w:t>连续转换模式</w:t>
      </w:r>
      <w:r w:rsidRPr="003973B8">
        <w:t>下，强烈建议启用</w:t>
      </w:r>
      <w:r w:rsidRPr="003973B8">
        <w:rPr>
          <w:b/>
          <w:bCs/>
        </w:rPr>
        <w:t>DMA</w:t>
      </w:r>
      <w:r w:rsidRPr="003973B8">
        <w:t>来自动搬运转换结果，以解放CPU并防止数据丢失。</w:t>
      </w:r>
    </w:p>
    <w:p w14:paraId="43F2E03B" w14:textId="77777777" w:rsidR="003973B8" w:rsidRPr="003973B8" w:rsidRDefault="003973B8" w:rsidP="003973B8">
      <w:pPr>
        <w:pStyle w:val="4"/>
      </w:pPr>
      <w:r w:rsidRPr="003973B8">
        <w:rPr>
          <w:rFonts w:ascii="Segoe UI Emoji" w:hAnsi="Segoe UI Emoji" w:cs="Segoe UI Emoji"/>
        </w:rPr>
        <w:t>✨</w:t>
      </w:r>
      <w:r w:rsidRPr="003973B8">
        <w:t xml:space="preserve"> 如何选择触发源？ </w:t>
      </w:r>
    </w:p>
    <w:p w14:paraId="579110D2" w14:textId="77777777" w:rsidR="003973B8" w:rsidRPr="003973B8" w:rsidRDefault="003973B8">
      <w:pPr>
        <w:numPr>
          <w:ilvl w:val="0"/>
          <w:numId w:val="488"/>
        </w:numPr>
      </w:pPr>
      <w:r w:rsidRPr="003973B8">
        <w:rPr>
          <w:rFonts w:ascii="Times New Roman" w:hAnsi="Times New Roman" w:cs="Times New Roman"/>
        </w:rPr>
        <w:t>​</w:t>
      </w:r>
      <w:r w:rsidRPr="003973B8">
        <w:rPr>
          <w:b/>
          <w:bCs/>
        </w:rPr>
        <w:t>需要高精度、周期性采样</w:t>
      </w:r>
      <w:r w:rsidRPr="003973B8">
        <w:rPr>
          <w:rFonts w:ascii="Times New Roman" w:hAnsi="Times New Roman" w:cs="Times New Roman"/>
        </w:rPr>
        <w:t>​</w:t>
      </w:r>
      <w:r w:rsidRPr="003973B8">
        <w:t>（如电机电流采样、音频采集）：选择</w:t>
      </w:r>
      <w:r w:rsidRPr="003973B8">
        <w:rPr>
          <w:b/>
          <w:bCs/>
        </w:rPr>
        <w:t>定时器触发</w:t>
      </w:r>
      <w:r w:rsidRPr="003973B8">
        <w:rPr>
          <w:rFonts w:ascii="Times New Roman" w:hAnsi="Times New Roman" w:cs="Times New Roman"/>
        </w:rPr>
        <w:t>​</w:t>
      </w:r>
      <w:r w:rsidRPr="003973B8">
        <w:t>（如T1_CC1, T3_TRGO）。采样周期由定时器精确控制。</w:t>
      </w:r>
    </w:p>
    <w:p w14:paraId="733F3CE0" w14:textId="77777777" w:rsidR="003973B8" w:rsidRPr="003973B8" w:rsidRDefault="003973B8">
      <w:pPr>
        <w:numPr>
          <w:ilvl w:val="0"/>
          <w:numId w:val="488"/>
        </w:numPr>
      </w:pPr>
      <w:r w:rsidRPr="003973B8">
        <w:rPr>
          <w:rFonts w:ascii="Times New Roman" w:hAnsi="Times New Roman" w:cs="Times New Roman"/>
        </w:rPr>
        <w:t>​</w:t>
      </w:r>
      <w:r w:rsidRPr="003973B8">
        <w:rPr>
          <w:b/>
          <w:bCs/>
        </w:rPr>
        <w:t>需要快速响应外部事件</w:t>
      </w:r>
      <w:r w:rsidRPr="003973B8">
        <w:rPr>
          <w:rFonts w:ascii="Times New Roman" w:hAnsi="Times New Roman" w:cs="Times New Roman"/>
        </w:rPr>
        <w:t>​</w:t>
      </w:r>
      <w:r w:rsidRPr="003973B8">
        <w:t>（如按键、传感器信号到达）：选择</w:t>
      </w:r>
      <w:r w:rsidRPr="003973B8">
        <w:rPr>
          <w:b/>
          <w:bCs/>
        </w:rPr>
        <w:t>外部引脚触发</w:t>
      </w:r>
      <w:r w:rsidRPr="003973B8">
        <w:rPr>
          <w:rFonts w:ascii="Times New Roman" w:hAnsi="Times New Roman" w:cs="Times New Roman"/>
        </w:rPr>
        <w:t>​</w:t>
      </w:r>
      <w:r w:rsidRPr="003973B8">
        <w:t>（如Ext_IT11）。</w:t>
      </w:r>
    </w:p>
    <w:p w14:paraId="5C0F4F7D" w14:textId="77777777" w:rsidR="003973B8" w:rsidRPr="003973B8" w:rsidRDefault="003973B8">
      <w:pPr>
        <w:numPr>
          <w:ilvl w:val="0"/>
          <w:numId w:val="488"/>
        </w:numPr>
      </w:pPr>
      <w:r w:rsidRPr="003973B8">
        <w:rPr>
          <w:rFonts w:ascii="Times New Roman" w:hAnsi="Times New Roman" w:cs="Times New Roman"/>
        </w:rPr>
        <w:t>​</w:t>
      </w:r>
      <w:r w:rsidRPr="003973B8">
        <w:rPr>
          <w:b/>
          <w:bCs/>
        </w:rPr>
        <w:t>单次测量、调试或简单应用</w:t>
      </w:r>
      <w:r w:rsidRPr="003973B8">
        <w:rPr>
          <w:rFonts w:ascii="Times New Roman" w:hAnsi="Times New Roman" w:cs="Times New Roman"/>
        </w:rPr>
        <w:t>​</w:t>
      </w:r>
      <w:r w:rsidRPr="003973B8">
        <w:t>：使用</w:t>
      </w:r>
      <w:r w:rsidRPr="003973B8">
        <w:rPr>
          <w:b/>
          <w:bCs/>
        </w:rPr>
        <w:t>软件触发</w:t>
      </w:r>
      <w:r w:rsidRPr="003973B8">
        <w:rPr>
          <w:rFonts w:ascii="Times New Roman" w:hAnsi="Times New Roman" w:cs="Times New Roman"/>
        </w:rPr>
        <w:t>​</w:t>
      </w:r>
      <w:r w:rsidRPr="003973B8">
        <w:t>（None）即可。</w:t>
      </w:r>
    </w:p>
    <w:p w14:paraId="055C15DB" w14:textId="3CCA8FB9" w:rsidR="003973B8" w:rsidRPr="003973B8" w:rsidRDefault="003973B8">
      <w:pPr>
        <w:numPr>
          <w:ilvl w:val="0"/>
          <w:numId w:val="488"/>
        </w:numPr>
      </w:pPr>
      <w:r w:rsidRPr="003973B8">
        <w:rPr>
          <w:rFonts w:ascii="Times New Roman" w:hAnsi="Times New Roman" w:cs="Times New Roman"/>
        </w:rPr>
        <w:t>​</w:t>
      </w:r>
      <w:r w:rsidRPr="003973B8">
        <w:rPr>
          <w:b/>
          <w:bCs/>
        </w:rPr>
        <w:t>复杂系统，需要多外设协同</w:t>
      </w:r>
      <w:r w:rsidRPr="003973B8">
        <w:rPr>
          <w:rFonts w:ascii="Times New Roman" w:hAnsi="Times New Roman" w:cs="Times New Roman"/>
        </w:rPr>
        <w:t>​</w:t>
      </w:r>
      <w:r w:rsidRPr="003973B8">
        <w:t>（如使用双ADC模式）：可能需结合</w:t>
      </w:r>
      <w:r w:rsidRPr="003973B8">
        <w:rPr>
          <w:b/>
          <w:bCs/>
        </w:rPr>
        <w:t>DMA和定时器触发</w:t>
      </w:r>
      <w:r w:rsidRPr="003973B8">
        <w:t>，构建高效的数据流。</w:t>
      </w:r>
    </w:p>
    <w:p w14:paraId="4F480ED5" w14:textId="77777777" w:rsidR="00C2586D" w:rsidRPr="00C2586D" w:rsidRDefault="00C2586D" w:rsidP="00B451F9">
      <w:pPr>
        <w:pStyle w:val="3"/>
      </w:pPr>
      <w:r w:rsidRPr="00C2586D">
        <w:rPr>
          <w:rFonts w:ascii="Segoe UI Emoji" w:hAnsi="Segoe UI Emoji" w:cs="Segoe UI Emoji"/>
        </w:rPr>
        <w:t>📝</w:t>
      </w:r>
      <w:r w:rsidRPr="00C2586D">
        <w:t xml:space="preserve"> 典型配置流程与示例 </w:t>
      </w:r>
    </w:p>
    <w:p w14:paraId="1A6DD18E" w14:textId="77777777" w:rsidR="00C2586D" w:rsidRPr="00C2586D" w:rsidRDefault="00C2586D" w:rsidP="00C2586D">
      <w:r w:rsidRPr="00C2586D">
        <w:t>一个完整的ADC初始化通常包含以下步骤：</w:t>
      </w:r>
    </w:p>
    <w:p w14:paraId="020CF5B4" w14:textId="77777777" w:rsidR="00C2586D" w:rsidRPr="00C2586D" w:rsidRDefault="00C2586D">
      <w:pPr>
        <w:numPr>
          <w:ilvl w:val="0"/>
          <w:numId w:val="405"/>
        </w:numPr>
      </w:pPr>
      <w:r w:rsidRPr="00C2586D">
        <w:rPr>
          <w:rFonts w:ascii="Times New Roman" w:hAnsi="Times New Roman" w:cs="Times New Roman"/>
        </w:rPr>
        <w:t>​</w:t>
      </w:r>
      <w:r w:rsidRPr="00C2586D">
        <w:rPr>
          <w:b/>
          <w:bCs/>
        </w:rPr>
        <w:t>使能时钟</w:t>
      </w:r>
      <w:r w:rsidRPr="00C2586D">
        <w:rPr>
          <w:rFonts w:ascii="Times New Roman" w:hAnsi="Times New Roman" w:cs="Times New Roman"/>
        </w:rPr>
        <w:t>​</w:t>
      </w:r>
      <w:r w:rsidRPr="00C2586D">
        <w:t>：使能ADC所在总线的时钟以及对应GPIO端口的时钟。</w:t>
      </w:r>
    </w:p>
    <w:p w14:paraId="463AA7F2" w14:textId="77777777" w:rsidR="00C2586D" w:rsidRPr="00C2586D" w:rsidRDefault="00C2586D">
      <w:pPr>
        <w:numPr>
          <w:ilvl w:val="0"/>
          <w:numId w:val="405"/>
        </w:numPr>
      </w:pPr>
      <w:r w:rsidRPr="00C2586D">
        <w:rPr>
          <w:rFonts w:ascii="Times New Roman" w:hAnsi="Times New Roman" w:cs="Times New Roman"/>
        </w:rPr>
        <w:t>​</w:t>
      </w:r>
      <w:r w:rsidRPr="00C2586D">
        <w:rPr>
          <w:b/>
          <w:bCs/>
        </w:rPr>
        <w:t>配置GPIO</w:t>
      </w:r>
      <w:r w:rsidRPr="00C2586D">
        <w:rPr>
          <w:rFonts w:ascii="Times New Roman" w:hAnsi="Times New Roman" w:cs="Times New Roman"/>
        </w:rPr>
        <w:t>​</w:t>
      </w:r>
      <w:r w:rsidRPr="00C2586D">
        <w:t>：将用于ADC输入的GPIO引脚设置为模拟输入模式</w:t>
      </w:r>
      <w:r w:rsidRPr="00C2586D">
        <w:lastRenderedPageBreak/>
        <w:t>（</w:t>
      </w:r>
      <w:proofErr w:type="spellStart"/>
      <w:r w:rsidRPr="00C2586D">
        <w:t>GPIO_Mode_AIN</w:t>
      </w:r>
      <w:proofErr w:type="spellEnd"/>
      <w:r w:rsidRPr="00C2586D">
        <w:t xml:space="preserve">或 </w:t>
      </w:r>
      <w:proofErr w:type="spellStart"/>
      <w:r w:rsidRPr="00C2586D">
        <w:t>GPIO_Mode_AN</w:t>
      </w:r>
      <w:proofErr w:type="spellEnd"/>
      <w:r w:rsidRPr="00C2586D">
        <w:t>）。</w:t>
      </w:r>
    </w:p>
    <w:p w14:paraId="5349D98A" w14:textId="77777777" w:rsidR="00C2586D" w:rsidRPr="00C2586D" w:rsidRDefault="00C2586D">
      <w:pPr>
        <w:numPr>
          <w:ilvl w:val="0"/>
          <w:numId w:val="405"/>
        </w:numPr>
      </w:pPr>
      <w:r w:rsidRPr="00C2586D">
        <w:rPr>
          <w:rFonts w:ascii="Times New Roman" w:hAnsi="Times New Roman" w:cs="Times New Roman"/>
        </w:rPr>
        <w:t>​</w:t>
      </w:r>
      <w:r w:rsidRPr="00C2586D">
        <w:rPr>
          <w:b/>
          <w:bCs/>
        </w:rPr>
        <w:t>复位ADC</w:t>
      </w:r>
      <w:r w:rsidRPr="00C2586D">
        <w:rPr>
          <w:rFonts w:ascii="Times New Roman" w:hAnsi="Times New Roman" w:cs="Times New Roman"/>
        </w:rPr>
        <w:t>​</w:t>
      </w:r>
      <w:r w:rsidRPr="00C2586D">
        <w:t xml:space="preserve">：使用 </w:t>
      </w:r>
      <w:proofErr w:type="spellStart"/>
      <w:r w:rsidRPr="00C2586D">
        <w:t>ADC_DeInit</w:t>
      </w:r>
      <w:proofErr w:type="spellEnd"/>
      <w:r w:rsidRPr="00C2586D">
        <w:t>(</w:t>
      </w:r>
      <w:proofErr w:type="spellStart"/>
      <w:r w:rsidRPr="00C2586D">
        <w:t>ADCx</w:t>
      </w:r>
      <w:proofErr w:type="spellEnd"/>
      <w:r w:rsidRPr="00C2586D">
        <w:t>)将ADC寄存器恢复为默认值。</w:t>
      </w:r>
    </w:p>
    <w:p w14:paraId="532B5FD1" w14:textId="77777777" w:rsidR="00C2586D" w:rsidRPr="00C2586D" w:rsidRDefault="00C2586D">
      <w:pPr>
        <w:numPr>
          <w:ilvl w:val="0"/>
          <w:numId w:val="405"/>
        </w:numPr>
      </w:pPr>
      <w:r w:rsidRPr="00C2586D">
        <w:rPr>
          <w:rFonts w:ascii="Times New Roman" w:hAnsi="Times New Roman" w:cs="Times New Roman"/>
        </w:rPr>
        <w:t>​</w:t>
      </w:r>
      <w:r w:rsidRPr="00C2586D">
        <w:rPr>
          <w:b/>
          <w:bCs/>
        </w:rPr>
        <w:t>配置ADC通用参数（仅限某些系列）</w:t>
      </w:r>
      <w:r w:rsidRPr="00C2586D">
        <w:rPr>
          <w:rFonts w:ascii="Times New Roman" w:hAnsi="Times New Roman" w:cs="Times New Roman"/>
          <w:b/>
          <w:bCs/>
        </w:rPr>
        <w:t>​</w:t>
      </w:r>
      <w:r w:rsidRPr="00C2586D">
        <w:rPr>
          <w:rFonts w:ascii="Times New Roman" w:hAnsi="Times New Roman" w:cs="Times New Roman"/>
        </w:rPr>
        <w:t>​</w:t>
      </w:r>
      <w:r w:rsidRPr="00C2586D">
        <w:t xml:space="preserve">：对于STM32F4等系列，可能需要先使用 </w:t>
      </w:r>
      <w:proofErr w:type="spellStart"/>
      <w:r w:rsidRPr="00C2586D">
        <w:t>ADC_CommonInit</w:t>
      </w:r>
      <w:proofErr w:type="spellEnd"/>
      <w:r w:rsidRPr="00C2586D">
        <w:t>配置预分频器等通用参数。</w:t>
      </w:r>
    </w:p>
    <w:p w14:paraId="4207C937" w14:textId="77777777" w:rsidR="00C2586D" w:rsidRPr="00C2586D" w:rsidRDefault="00C2586D">
      <w:pPr>
        <w:numPr>
          <w:ilvl w:val="0"/>
          <w:numId w:val="405"/>
        </w:numPr>
      </w:pPr>
      <w:r w:rsidRPr="00C2586D">
        <w:rPr>
          <w:rFonts w:ascii="Times New Roman" w:hAnsi="Times New Roman" w:cs="Times New Roman"/>
        </w:rPr>
        <w:t>​</w:t>
      </w:r>
      <w:r w:rsidRPr="00C2586D">
        <w:rPr>
          <w:b/>
          <w:bCs/>
        </w:rPr>
        <w:t>初始化ADC</w:t>
      </w:r>
      <w:r w:rsidRPr="00C2586D">
        <w:rPr>
          <w:rFonts w:ascii="Times New Roman" w:hAnsi="Times New Roman" w:cs="Times New Roman"/>
        </w:rPr>
        <w:t>​</w:t>
      </w:r>
      <w:r w:rsidRPr="00C2586D">
        <w:t xml:space="preserve">：定义并填充 </w:t>
      </w:r>
      <w:proofErr w:type="spellStart"/>
      <w:r w:rsidRPr="00C2586D">
        <w:t>ADC_InitTypeDef</w:t>
      </w:r>
      <w:proofErr w:type="spellEnd"/>
      <w:r w:rsidRPr="00C2586D">
        <w:t xml:space="preserve">结构体，然后调用 </w:t>
      </w:r>
      <w:proofErr w:type="spellStart"/>
      <w:r w:rsidRPr="00C2586D">
        <w:t>ADC_Init</w:t>
      </w:r>
      <w:proofErr w:type="spellEnd"/>
      <w:r w:rsidRPr="00C2586D">
        <w:t>(</w:t>
      </w:r>
      <w:proofErr w:type="spellStart"/>
      <w:r w:rsidRPr="00C2586D">
        <w:t>ADCx</w:t>
      </w:r>
      <w:proofErr w:type="spellEnd"/>
      <w:r w:rsidRPr="00C2586D">
        <w:t>, &amp;</w:t>
      </w:r>
      <w:proofErr w:type="spellStart"/>
      <w:r w:rsidRPr="00C2586D">
        <w:t>ADC_InitStruct</w:t>
      </w:r>
      <w:proofErr w:type="spellEnd"/>
      <w:r w:rsidRPr="00C2586D">
        <w:t>)。</w:t>
      </w:r>
    </w:p>
    <w:p w14:paraId="3FBF1939" w14:textId="77777777" w:rsidR="00C2586D" w:rsidRPr="00C2586D" w:rsidRDefault="00C2586D">
      <w:pPr>
        <w:numPr>
          <w:ilvl w:val="0"/>
          <w:numId w:val="405"/>
        </w:numPr>
      </w:pPr>
      <w:r w:rsidRPr="00C2586D">
        <w:rPr>
          <w:rFonts w:ascii="Times New Roman" w:hAnsi="Times New Roman" w:cs="Times New Roman"/>
        </w:rPr>
        <w:t>​</w:t>
      </w:r>
      <w:r w:rsidRPr="00C2586D">
        <w:rPr>
          <w:b/>
          <w:bCs/>
        </w:rPr>
        <w:t>使能ADC</w:t>
      </w:r>
      <w:r w:rsidRPr="00C2586D">
        <w:rPr>
          <w:rFonts w:ascii="Times New Roman" w:hAnsi="Times New Roman" w:cs="Times New Roman"/>
        </w:rPr>
        <w:t>​</w:t>
      </w:r>
      <w:r w:rsidRPr="00C2586D">
        <w:t xml:space="preserve">：调用 </w:t>
      </w:r>
      <w:proofErr w:type="spellStart"/>
      <w:r w:rsidRPr="00C2586D">
        <w:t>ADC_Cmd</w:t>
      </w:r>
      <w:proofErr w:type="spellEnd"/>
      <w:r w:rsidRPr="00C2586D">
        <w:t>(</w:t>
      </w:r>
      <w:proofErr w:type="spellStart"/>
      <w:r w:rsidRPr="00C2586D">
        <w:t>ADCx</w:t>
      </w:r>
      <w:proofErr w:type="spellEnd"/>
      <w:r w:rsidRPr="00C2586D">
        <w:t>, ENABLE)。</w:t>
      </w:r>
    </w:p>
    <w:p w14:paraId="21377C2C" w14:textId="77777777" w:rsidR="00C2586D" w:rsidRPr="00C2586D" w:rsidRDefault="00C2586D">
      <w:pPr>
        <w:numPr>
          <w:ilvl w:val="0"/>
          <w:numId w:val="405"/>
        </w:numPr>
      </w:pPr>
      <w:r w:rsidRPr="00C2586D">
        <w:rPr>
          <w:rFonts w:ascii="Times New Roman" w:hAnsi="Times New Roman" w:cs="Times New Roman"/>
        </w:rPr>
        <w:t>​</w:t>
      </w:r>
      <w:r w:rsidRPr="00C2586D">
        <w:rPr>
          <w:b/>
          <w:bCs/>
        </w:rPr>
        <w:t>校准</w:t>
      </w:r>
      <w:r w:rsidRPr="00C2586D">
        <w:rPr>
          <w:rFonts w:ascii="Times New Roman" w:hAnsi="Times New Roman" w:cs="Times New Roman"/>
        </w:rPr>
        <w:t>​</w:t>
      </w:r>
      <w:r w:rsidRPr="00C2586D">
        <w:t>：执行ADC校准流程（</w:t>
      </w:r>
      <w:proofErr w:type="spellStart"/>
      <w:r w:rsidRPr="00C2586D">
        <w:t>ADC_ResetCalibration</w:t>
      </w:r>
      <w:proofErr w:type="spellEnd"/>
      <w:r w:rsidRPr="00C2586D">
        <w:t xml:space="preserve">和 </w:t>
      </w:r>
      <w:proofErr w:type="spellStart"/>
      <w:r w:rsidRPr="00C2586D">
        <w:t>ADC_StartCalibration</w:t>
      </w:r>
      <w:proofErr w:type="spellEnd"/>
      <w:r w:rsidRPr="00C2586D">
        <w:t>，并等待校准完成）以提高转换精度。</w:t>
      </w:r>
    </w:p>
    <w:p w14:paraId="68A35D01" w14:textId="77777777" w:rsidR="00C2586D" w:rsidRPr="00C2586D" w:rsidRDefault="00C2586D">
      <w:pPr>
        <w:numPr>
          <w:ilvl w:val="0"/>
          <w:numId w:val="405"/>
        </w:numPr>
      </w:pPr>
      <w:r w:rsidRPr="00C2586D">
        <w:rPr>
          <w:rFonts w:ascii="Times New Roman" w:hAnsi="Times New Roman" w:cs="Times New Roman"/>
        </w:rPr>
        <w:t>​</w:t>
      </w:r>
      <w:r w:rsidRPr="00C2586D">
        <w:rPr>
          <w:b/>
          <w:bCs/>
        </w:rPr>
        <w:t>配置规则通道</w:t>
      </w:r>
      <w:r w:rsidRPr="00C2586D">
        <w:rPr>
          <w:rFonts w:ascii="Times New Roman" w:hAnsi="Times New Roman" w:cs="Times New Roman"/>
        </w:rPr>
        <w:t>​</w:t>
      </w:r>
      <w:r w:rsidRPr="00C2586D">
        <w:t xml:space="preserve">：使用 </w:t>
      </w:r>
      <w:proofErr w:type="spellStart"/>
      <w:r w:rsidRPr="00C2586D">
        <w:t>ADC_RegularChannelConfig</w:t>
      </w:r>
      <w:proofErr w:type="spellEnd"/>
      <w:r w:rsidRPr="00C2586D">
        <w:t>函数具体配置每个通道在转换序列中的顺序和采样时间。</w:t>
      </w:r>
    </w:p>
    <w:p w14:paraId="5E33D1F8" w14:textId="77777777" w:rsidR="00C2586D" w:rsidRPr="00C2586D" w:rsidRDefault="00C2586D" w:rsidP="00C2586D">
      <w:r w:rsidRPr="00C2586D">
        <w:t>以下是一个简单的单通道单次转换配置示例：</w:t>
      </w:r>
    </w:p>
    <w:p w14:paraId="050AF26F" w14:textId="77777777" w:rsidR="00C2586D" w:rsidRPr="00C2586D" w:rsidRDefault="00C2586D" w:rsidP="00C2586D">
      <w:proofErr w:type="spellStart"/>
      <w:r w:rsidRPr="00C2586D">
        <w:t>ADC_InitTypeDef</w:t>
      </w:r>
      <w:proofErr w:type="spellEnd"/>
      <w:r w:rsidRPr="00C2586D">
        <w:t xml:space="preserve"> </w:t>
      </w:r>
      <w:proofErr w:type="spellStart"/>
      <w:r w:rsidRPr="00C2586D">
        <w:t>ADC_InitStructure</w:t>
      </w:r>
      <w:proofErr w:type="spellEnd"/>
      <w:r w:rsidRPr="00C2586D">
        <w:t>;</w:t>
      </w:r>
    </w:p>
    <w:p w14:paraId="10034FEA" w14:textId="77777777" w:rsidR="00C2586D" w:rsidRPr="00C2586D" w:rsidRDefault="00C2586D" w:rsidP="00C2586D">
      <w:r w:rsidRPr="00C2586D">
        <w:t>// ... 使能时钟和配置GPIO的代码 ...</w:t>
      </w:r>
    </w:p>
    <w:p w14:paraId="6A1D7156" w14:textId="77777777" w:rsidR="00C2586D" w:rsidRPr="00C2586D" w:rsidRDefault="00C2586D" w:rsidP="00C2586D">
      <w:proofErr w:type="spellStart"/>
      <w:r w:rsidRPr="00C2586D">
        <w:t>ADC_DeInit</w:t>
      </w:r>
      <w:proofErr w:type="spellEnd"/>
      <w:r w:rsidRPr="00C2586D">
        <w:t>(ADC1); // 复位ADC1</w:t>
      </w:r>
    </w:p>
    <w:p w14:paraId="0691EC54" w14:textId="77777777" w:rsidR="00C2586D" w:rsidRPr="00C2586D" w:rsidRDefault="00C2586D" w:rsidP="00C2586D">
      <w:proofErr w:type="spellStart"/>
      <w:r w:rsidRPr="00C2586D">
        <w:t>ADC_InitStructure.ADC_Mode</w:t>
      </w:r>
      <w:proofErr w:type="spellEnd"/>
      <w:r w:rsidRPr="00C2586D">
        <w:t xml:space="preserve"> = </w:t>
      </w:r>
      <w:proofErr w:type="spellStart"/>
      <w:r w:rsidRPr="00C2586D">
        <w:t>ADC_Mode_Independent</w:t>
      </w:r>
      <w:proofErr w:type="spellEnd"/>
      <w:r w:rsidRPr="00C2586D">
        <w:t>; // 独立模式</w:t>
      </w:r>
    </w:p>
    <w:p w14:paraId="2723FE33" w14:textId="77777777" w:rsidR="00C2586D" w:rsidRPr="00C2586D" w:rsidRDefault="00C2586D" w:rsidP="00C2586D">
      <w:proofErr w:type="spellStart"/>
      <w:r w:rsidRPr="00C2586D">
        <w:t>ADC_InitStructure.ADC_ScanConvMode</w:t>
      </w:r>
      <w:proofErr w:type="spellEnd"/>
      <w:r w:rsidRPr="00C2586D">
        <w:t xml:space="preserve"> = DISABLE;      // 单通道模式</w:t>
      </w:r>
    </w:p>
    <w:p w14:paraId="2ADBC066" w14:textId="77777777" w:rsidR="00C2586D" w:rsidRPr="00C2586D" w:rsidRDefault="00C2586D" w:rsidP="00C2586D">
      <w:proofErr w:type="spellStart"/>
      <w:r w:rsidRPr="00C2586D">
        <w:t>ADC_InitStructure.ADC_ContinuousConvMode</w:t>
      </w:r>
      <w:proofErr w:type="spellEnd"/>
      <w:r w:rsidRPr="00C2586D">
        <w:t xml:space="preserve"> = DISABLE; // 单次转换模式</w:t>
      </w:r>
    </w:p>
    <w:p w14:paraId="4B70C2AD" w14:textId="77777777" w:rsidR="00C2586D" w:rsidRPr="00C2586D" w:rsidRDefault="00C2586D" w:rsidP="00C2586D">
      <w:proofErr w:type="spellStart"/>
      <w:r w:rsidRPr="00C2586D">
        <w:t>ADC_InitStructure.ADC_ExternalTrigConv</w:t>
      </w:r>
      <w:proofErr w:type="spellEnd"/>
      <w:r w:rsidRPr="00C2586D">
        <w:t xml:space="preserve"> = </w:t>
      </w:r>
      <w:proofErr w:type="spellStart"/>
      <w:r w:rsidRPr="00C2586D">
        <w:t>ADC_ExternalTrigConv_None</w:t>
      </w:r>
      <w:proofErr w:type="spellEnd"/>
      <w:r w:rsidRPr="00C2586D">
        <w:t>; // 软件触发</w:t>
      </w:r>
    </w:p>
    <w:p w14:paraId="3FE93479" w14:textId="77777777" w:rsidR="00C2586D" w:rsidRPr="00C2586D" w:rsidRDefault="00C2586D" w:rsidP="00C2586D">
      <w:proofErr w:type="spellStart"/>
      <w:r w:rsidRPr="00C2586D">
        <w:t>ADC_InitStructure.ADC_DataAlign</w:t>
      </w:r>
      <w:proofErr w:type="spellEnd"/>
      <w:r w:rsidRPr="00C2586D">
        <w:t xml:space="preserve"> = </w:t>
      </w:r>
      <w:proofErr w:type="spellStart"/>
      <w:r w:rsidRPr="00C2586D">
        <w:t>ADC_DataAlign_Right</w:t>
      </w:r>
      <w:proofErr w:type="spellEnd"/>
      <w:r w:rsidRPr="00C2586D">
        <w:t>; // 数据右对齐</w:t>
      </w:r>
    </w:p>
    <w:p w14:paraId="708EE6B0" w14:textId="77777777" w:rsidR="00C2586D" w:rsidRPr="00C2586D" w:rsidRDefault="00C2586D" w:rsidP="00C2586D">
      <w:proofErr w:type="spellStart"/>
      <w:r w:rsidRPr="00C2586D">
        <w:t>ADC_InitStructure.ADC_NbrOfChannel</w:t>
      </w:r>
      <w:proofErr w:type="spellEnd"/>
      <w:r w:rsidRPr="00C2586D">
        <w:t xml:space="preserve"> = 1;             // 只转换1个通道</w:t>
      </w:r>
    </w:p>
    <w:p w14:paraId="3534DAE2" w14:textId="77777777" w:rsidR="00C2586D" w:rsidRPr="00C2586D" w:rsidRDefault="00C2586D" w:rsidP="00C2586D">
      <w:proofErr w:type="spellStart"/>
      <w:r w:rsidRPr="00C2586D">
        <w:t>ADC_Init</w:t>
      </w:r>
      <w:proofErr w:type="spellEnd"/>
      <w:r w:rsidRPr="00C2586D">
        <w:t>(ADC1, &amp;</w:t>
      </w:r>
      <w:proofErr w:type="spellStart"/>
      <w:r w:rsidRPr="00C2586D">
        <w:t>ADC_InitStructure</w:t>
      </w:r>
      <w:proofErr w:type="spellEnd"/>
      <w:r w:rsidRPr="00C2586D">
        <w:t>);                // 初始化ADC1</w:t>
      </w:r>
    </w:p>
    <w:p w14:paraId="47BDEE23" w14:textId="77777777" w:rsidR="00C2586D" w:rsidRPr="00C2586D" w:rsidRDefault="00C2586D" w:rsidP="00C2586D">
      <w:proofErr w:type="spellStart"/>
      <w:r w:rsidRPr="00C2586D">
        <w:t>ADC_Cmd</w:t>
      </w:r>
      <w:proofErr w:type="spellEnd"/>
      <w:r w:rsidRPr="00C2586D">
        <w:t>(ADC1, ENABLE);                             // 使能ADC1</w:t>
      </w:r>
    </w:p>
    <w:p w14:paraId="5C658CFB" w14:textId="77777777" w:rsidR="00C2586D" w:rsidRPr="00C2586D" w:rsidRDefault="00C2586D" w:rsidP="00C2586D">
      <w:r w:rsidRPr="00C2586D">
        <w:t>// ... 执行校准 ...</w:t>
      </w:r>
    </w:p>
    <w:p w14:paraId="3EDE51F9" w14:textId="77777777" w:rsidR="00C2586D" w:rsidRPr="00C2586D" w:rsidRDefault="00C2586D" w:rsidP="00C2586D">
      <w:r w:rsidRPr="00C2586D">
        <w:t>// 配置具体通道（例如通道0）</w:t>
      </w:r>
    </w:p>
    <w:p w14:paraId="71FBA0A9" w14:textId="77777777" w:rsidR="00C2586D" w:rsidRPr="00C2586D" w:rsidRDefault="00C2586D" w:rsidP="00C2586D">
      <w:proofErr w:type="spellStart"/>
      <w:r w:rsidRPr="00C2586D">
        <w:t>ADC_</w:t>
      </w:r>
      <w:proofErr w:type="gramStart"/>
      <w:r w:rsidRPr="00C2586D">
        <w:t>RegularChannelConfig</w:t>
      </w:r>
      <w:proofErr w:type="spellEnd"/>
      <w:r w:rsidRPr="00C2586D">
        <w:t>(</w:t>
      </w:r>
      <w:proofErr w:type="gramEnd"/>
      <w:r w:rsidRPr="00C2586D">
        <w:t>ADC1, ADC_Channel_0, 1, ADC_SampleTime_55Cycles5);</w:t>
      </w:r>
    </w:p>
    <w:p w14:paraId="5D4F601D" w14:textId="77777777" w:rsidR="00C2586D" w:rsidRPr="00C2586D" w:rsidRDefault="00C2586D" w:rsidP="00B451F9">
      <w:pPr>
        <w:pStyle w:val="3"/>
      </w:pPr>
      <w:r w:rsidRPr="00C2586D">
        <w:rPr>
          <w:rFonts w:ascii="Segoe UI Emoji" w:hAnsi="Segoe UI Emoji" w:cs="Segoe UI Emoji"/>
        </w:rPr>
        <w:t>💡</w:t>
      </w:r>
      <w:r w:rsidRPr="00C2586D">
        <w:t xml:space="preserve"> 重要注意事项 </w:t>
      </w:r>
    </w:p>
    <w:p w14:paraId="492727F4" w14:textId="77777777" w:rsidR="00C2586D" w:rsidRPr="00C2586D" w:rsidRDefault="00C2586D">
      <w:pPr>
        <w:numPr>
          <w:ilvl w:val="0"/>
          <w:numId w:val="406"/>
        </w:numPr>
      </w:pPr>
      <w:r w:rsidRPr="00C2586D">
        <w:rPr>
          <w:rFonts w:ascii="Times New Roman" w:hAnsi="Times New Roman" w:cs="Times New Roman"/>
        </w:rPr>
        <w:t>​</w:t>
      </w:r>
      <w:r w:rsidRPr="00C2586D">
        <w:rPr>
          <w:b/>
          <w:bCs/>
        </w:rPr>
        <w:t>校准的重要性</w:t>
      </w:r>
      <w:r w:rsidRPr="00C2586D">
        <w:rPr>
          <w:rFonts w:ascii="Times New Roman" w:hAnsi="Times New Roman" w:cs="Times New Roman"/>
        </w:rPr>
        <w:t>​</w:t>
      </w:r>
      <w:r w:rsidRPr="00C2586D">
        <w:t>：为了提高转换精度，建议在上电后或重要配置改变后执行ADC</w:t>
      </w:r>
      <w:r w:rsidRPr="00C2586D">
        <w:lastRenderedPageBreak/>
        <w:t>校准。校准期间ADC必须处于关电状态（ADON=0）至少两个ADC时钟周期。</w:t>
      </w:r>
    </w:p>
    <w:p w14:paraId="7E34994C" w14:textId="77777777" w:rsidR="00C2586D" w:rsidRPr="00C2586D" w:rsidRDefault="00C2586D">
      <w:pPr>
        <w:numPr>
          <w:ilvl w:val="0"/>
          <w:numId w:val="406"/>
        </w:numPr>
      </w:pPr>
      <w:r w:rsidRPr="00C2586D">
        <w:rPr>
          <w:rFonts w:ascii="Times New Roman" w:hAnsi="Times New Roman" w:cs="Times New Roman"/>
        </w:rPr>
        <w:t>​</w:t>
      </w:r>
      <w:r w:rsidRPr="00C2586D">
        <w:rPr>
          <w:b/>
          <w:bCs/>
        </w:rPr>
        <w:t>扫描模式与DMA</w:t>
      </w:r>
      <w:r w:rsidRPr="00C2586D">
        <w:rPr>
          <w:rFonts w:ascii="Times New Roman" w:hAnsi="Times New Roman" w:cs="Times New Roman"/>
        </w:rPr>
        <w:t>​</w:t>
      </w:r>
      <w:r w:rsidRPr="00C2586D">
        <w:t>：当使用扫描模式（多通道转换）时，通常需要配合DMA来高效地搬运数据，以避免数据丢失。</w:t>
      </w:r>
    </w:p>
    <w:p w14:paraId="42E9FAC3" w14:textId="77777777" w:rsidR="00C2586D" w:rsidRPr="00C2586D" w:rsidRDefault="00C2586D">
      <w:pPr>
        <w:numPr>
          <w:ilvl w:val="0"/>
          <w:numId w:val="406"/>
        </w:numPr>
      </w:pPr>
      <w:r w:rsidRPr="00C2586D">
        <w:rPr>
          <w:rFonts w:ascii="Times New Roman" w:hAnsi="Times New Roman" w:cs="Times New Roman"/>
        </w:rPr>
        <w:t>​</w:t>
      </w:r>
      <w:r w:rsidRPr="00C2586D">
        <w:rPr>
          <w:b/>
          <w:bCs/>
        </w:rPr>
        <w:t>时钟配置</w:t>
      </w:r>
      <w:r w:rsidRPr="00C2586D">
        <w:rPr>
          <w:rFonts w:ascii="Times New Roman" w:hAnsi="Times New Roman" w:cs="Times New Roman"/>
        </w:rPr>
        <w:t>​</w:t>
      </w:r>
      <w:r w:rsidRPr="00C2586D">
        <w:t>：确保ADC的输入时钟（ADCCLK）不超过其最大额定值（例如STM32F1为14MHz），否则会导致转换精度下降。这需要通过预分频器进行设置。</w:t>
      </w:r>
    </w:p>
    <w:p w14:paraId="2545D1F3" w14:textId="77777777" w:rsidR="00C2586D" w:rsidRPr="00C2586D" w:rsidRDefault="00C2586D" w:rsidP="00C2586D">
      <w:r w:rsidRPr="00C2586D">
        <w:t xml:space="preserve">希望这些详细的解释和示例能帮助您更好地理解和使用 </w:t>
      </w:r>
      <w:proofErr w:type="spellStart"/>
      <w:r w:rsidRPr="00C2586D">
        <w:t>ADC_Init</w:t>
      </w:r>
      <w:proofErr w:type="spellEnd"/>
      <w:r w:rsidRPr="00C2586D">
        <w:t>函数。如果您对特定模式（如双重模式或注入通道）的配置有进一步疑问，我们可以继续深入探讨。</w:t>
      </w:r>
    </w:p>
    <w:p w14:paraId="0DCE7DEB" w14:textId="77777777" w:rsidR="00C2586D" w:rsidRPr="00C2586D" w:rsidRDefault="00C2586D" w:rsidP="00C2586D"/>
    <w:p w14:paraId="33404EF1" w14:textId="60690EE4" w:rsidR="006C0FBB" w:rsidRDefault="00D076A3" w:rsidP="00942D74">
      <w:pPr>
        <w:pStyle w:val="2"/>
      </w:pPr>
      <w:proofErr w:type="spellStart"/>
      <w:r w:rsidRPr="00D076A3">
        <w:t>ADC_StructInit</w:t>
      </w:r>
      <w:proofErr w:type="spellEnd"/>
      <w:r w:rsidRPr="00D076A3">
        <w:t xml:space="preserve"> </w:t>
      </w:r>
      <w:r w:rsidR="00942D74">
        <w:t>()</w:t>
      </w:r>
      <w:r w:rsidR="00B451F9">
        <w:br/>
      </w:r>
      <w:r w:rsidR="00B451F9" w:rsidRPr="00B451F9">
        <w:t xml:space="preserve">将 </w:t>
      </w:r>
      <w:proofErr w:type="spellStart"/>
      <w:r w:rsidR="00B451F9" w:rsidRPr="00B451F9">
        <w:t>ADC_InitTypeDef</w:t>
      </w:r>
      <w:proofErr w:type="spellEnd"/>
      <w:r w:rsidR="00B451F9" w:rsidRPr="00B451F9">
        <w:t>结构体的所有成员初始化为</w:t>
      </w:r>
      <w:r w:rsidR="00B451F9" w:rsidRPr="00B451F9">
        <w:rPr>
          <w:b/>
          <w:bCs/>
          <w:color w:val="EE0000"/>
        </w:rPr>
        <w:t>默认值</w:t>
      </w:r>
    </w:p>
    <w:p w14:paraId="0A92B483" w14:textId="77777777" w:rsidR="00B451F9" w:rsidRPr="00B451F9" w:rsidRDefault="00B451F9" w:rsidP="00B451F9">
      <w:proofErr w:type="spellStart"/>
      <w:r w:rsidRPr="00B451F9">
        <w:t>ADC_StructInit</w:t>
      </w:r>
      <w:proofErr w:type="spellEnd"/>
      <w:r w:rsidRPr="00B451F9">
        <w:t xml:space="preserve">函数用于将 </w:t>
      </w:r>
      <w:proofErr w:type="spellStart"/>
      <w:r w:rsidRPr="00B451F9">
        <w:t>ADC_InitTypeDef</w:t>
      </w:r>
      <w:proofErr w:type="spellEnd"/>
      <w:r w:rsidRPr="00B451F9">
        <w:t>结构体的所有成员初始化为</w:t>
      </w:r>
      <w:r w:rsidRPr="00B451F9">
        <w:rPr>
          <w:b/>
          <w:bCs/>
        </w:rPr>
        <w:t>默认值</w:t>
      </w:r>
      <w:r w:rsidRPr="00B451F9">
        <w:t>。这在你需要快速启动ADC配置，或者希望重置一个已存在的结构体变量时非常有用。</w:t>
      </w:r>
    </w:p>
    <w:p w14:paraId="3923BD1D" w14:textId="77777777" w:rsidR="00B451F9" w:rsidRPr="00B451F9" w:rsidRDefault="00B451F9" w:rsidP="00B451F9">
      <w:pPr>
        <w:pStyle w:val="3"/>
      </w:pPr>
      <w:r w:rsidRPr="00B451F9">
        <w:rPr>
          <w:rFonts w:ascii="Segoe UI Emoji" w:hAnsi="Segoe UI Emoji" w:cs="Segoe UI Emoji"/>
        </w:rPr>
        <w:t>📝</w:t>
      </w:r>
      <w:r w:rsidRPr="00B451F9">
        <w:t xml:space="preserve"> 函数原型与参数 </w:t>
      </w:r>
    </w:p>
    <w:p w14:paraId="2B1ACBDE" w14:textId="77777777" w:rsidR="00B451F9" w:rsidRPr="00B451F9" w:rsidRDefault="00B451F9" w:rsidP="00B451F9">
      <w:r w:rsidRPr="00B451F9">
        <w:t xml:space="preserve">void </w:t>
      </w:r>
      <w:proofErr w:type="spellStart"/>
      <w:r w:rsidRPr="00B451F9">
        <w:t>ADC_</w:t>
      </w:r>
      <w:proofErr w:type="gramStart"/>
      <w:r w:rsidRPr="00B451F9">
        <w:t>StructInit</w:t>
      </w:r>
      <w:proofErr w:type="spellEnd"/>
      <w:r w:rsidRPr="00B451F9">
        <w:t>(</w:t>
      </w:r>
      <w:proofErr w:type="spellStart"/>
      <w:proofErr w:type="gramEnd"/>
      <w:r w:rsidRPr="00B451F9">
        <w:t>ADC_InitTypeDef</w:t>
      </w:r>
      <w:proofErr w:type="spellEnd"/>
      <w:r w:rsidRPr="00B451F9">
        <w:t xml:space="preserve">* </w:t>
      </w:r>
      <w:proofErr w:type="spellStart"/>
      <w:r w:rsidRPr="00B451F9">
        <w:t>ADC_InitStruct</w:t>
      </w:r>
      <w:proofErr w:type="spellEnd"/>
      <w:r w:rsidRPr="00B451F9">
        <w:t>);</w:t>
      </w:r>
    </w:p>
    <w:p w14:paraId="3E0BBE51" w14:textId="77777777" w:rsidR="00B451F9" w:rsidRPr="00B451F9" w:rsidRDefault="00B451F9">
      <w:pPr>
        <w:numPr>
          <w:ilvl w:val="0"/>
          <w:numId w:val="407"/>
        </w:numPr>
      </w:pPr>
      <w:r w:rsidRPr="00B451F9">
        <w:rPr>
          <w:rFonts w:ascii="Times New Roman" w:hAnsi="Times New Roman" w:cs="Times New Roman"/>
        </w:rPr>
        <w:t>​</w:t>
      </w:r>
      <w:proofErr w:type="spellStart"/>
      <w:r w:rsidRPr="00B451F9">
        <w:rPr>
          <w:b/>
          <w:bCs/>
        </w:rPr>
        <w:t>ADC_InitStruct</w:t>
      </w:r>
      <w:proofErr w:type="spellEnd"/>
      <w:r w:rsidRPr="00B451F9">
        <w:rPr>
          <w:rFonts w:ascii="Times New Roman" w:hAnsi="Times New Roman" w:cs="Times New Roman"/>
        </w:rPr>
        <w:t>​</w:t>
      </w:r>
      <w:r w:rsidRPr="00B451F9">
        <w:t xml:space="preserve">：指向 </w:t>
      </w:r>
      <w:proofErr w:type="spellStart"/>
      <w:r w:rsidRPr="00B451F9">
        <w:t>ADC_InitTypeDef</w:t>
      </w:r>
      <w:proofErr w:type="spellEnd"/>
      <w:r w:rsidRPr="00B451F9">
        <w:t>结构体的指针。该函数会将此结构体的所有配置参数填充为</w:t>
      </w:r>
      <w:r w:rsidRPr="00B451F9">
        <w:rPr>
          <w:color w:val="EE0000"/>
        </w:rPr>
        <w:t>预定义的</w:t>
      </w:r>
      <w:r w:rsidRPr="00B451F9">
        <w:rPr>
          <w:b/>
          <w:bCs/>
          <w:color w:val="EE0000"/>
        </w:rPr>
        <w:t>默认值</w:t>
      </w:r>
      <w:r w:rsidRPr="00B451F9">
        <w:t>。</w:t>
      </w:r>
    </w:p>
    <w:p w14:paraId="63910BE1" w14:textId="77777777" w:rsidR="00B451F9" w:rsidRPr="00B451F9" w:rsidRDefault="00B451F9" w:rsidP="00B451F9">
      <w:pPr>
        <w:pStyle w:val="3"/>
      </w:pPr>
      <w:r w:rsidRPr="00B451F9">
        <w:rPr>
          <w:rFonts w:ascii="Segoe UI Emoji" w:hAnsi="Segoe UI Emoji" w:cs="Segoe UI Emoji"/>
        </w:rPr>
        <w:t>⚙️</w:t>
      </w:r>
      <w:r w:rsidRPr="00B451F9">
        <w:t xml:space="preserve"> 默认值详解 </w:t>
      </w:r>
    </w:p>
    <w:p w14:paraId="4E81AA80" w14:textId="77777777" w:rsidR="00B451F9" w:rsidRPr="00B451F9" w:rsidRDefault="00B451F9" w:rsidP="00B451F9">
      <w:r w:rsidRPr="00B451F9">
        <w:t xml:space="preserve">调用 </w:t>
      </w:r>
      <w:proofErr w:type="spellStart"/>
      <w:r w:rsidRPr="00B451F9">
        <w:t>ADC_StructInit</w:t>
      </w:r>
      <w:proofErr w:type="spellEnd"/>
      <w:r w:rsidRPr="00B451F9">
        <w:t>后，</w:t>
      </w:r>
      <w:proofErr w:type="spellStart"/>
      <w:r w:rsidRPr="00B451F9">
        <w:t>ADC_InitTypeDef</w:t>
      </w:r>
      <w:proofErr w:type="spellEnd"/>
      <w:r w:rsidRPr="00B451F9">
        <w:t>结构体的各个成员将被设置为以下安全且通用的默认值：</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658"/>
        <w:gridCol w:w="2742"/>
        <w:gridCol w:w="2890"/>
      </w:tblGrid>
      <w:tr w:rsidR="00B451F9" w:rsidRPr="00B451F9" w14:paraId="0B29F95A"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5F76E2B0" w14:textId="77777777" w:rsidR="00B451F9" w:rsidRPr="00B451F9" w:rsidRDefault="00B451F9" w:rsidP="00B451F9">
            <w:pPr>
              <w:rPr>
                <w:b/>
                <w:bCs/>
              </w:rPr>
            </w:pPr>
            <w:r w:rsidRPr="00B451F9">
              <w:rPr>
                <w:b/>
                <w:bCs/>
              </w:rPr>
              <w:t>结构体成员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EE3733E" w14:textId="77777777" w:rsidR="00B451F9" w:rsidRPr="00B451F9" w:rsidRDefault="00B451F9" w:rsidP="00B451F9">
            <w:pPr>
              <w:rPr>
                <w:b/>
                <w:bCs/>
              </w:rPr>
            </w:pPr>
            <w:r w:rsidRPr="00B451F9">
              <w:rPr>
                <w:b/>
                <w:bCs/>
              </w:rPr>
              <w:t>默认值</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C914A6" w14:textId="77777777" w:rsidR="00B451F9" w:rsidRPr="00B451F9" w:rsidRDefault="00B451F9" w:rsidP="00B451F9">
            <w:pPr>
              <w:rPr>
                <w:b/>
                <w:bCs/>
              </w:rPr>
            </w:pPr>
            <w:r w:rsidRPr="00B451F9">
              <w:rPr>
                <w:b/>
                <w:bCs/>
              </w:rPr>
              <w:t>含义说明</w:t>
            </w:r>
          </w:p>
        </w:tc>
      </w:tr>
      <w:tr w:rsidR="00B451F9" w:rsidRPr="00B451F9" w14:paraId="49C7D64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44FAB63" w14:textId="77777777" w:rsidR="00B451F9" w:rsidRPr="00B451F9" w:rsidRDefault="00B451F9" w:rsidP="00B451F9">
            <w:proofErr w:type="spellStart"/>
            <w:r w:rsidRPr="00B451F9">
              <w:t>ADC_Mode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6EEFEC" w14:textId="77777777" w:rsidR="00B451F9" w:rsidRPr="00B451F9" w:rsidRDefault="00B451F9" w:rsidP="00B451F9">
            <w:proofErr w:type="spellStart"/>
            <w:r w:rsidRPr="00B451F9">
              <w:t>ADC_Mode_Independent</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DF70D59" w14:textId="77777777" w:rsidR="00B451F9" w:rsidRPr="00B451F9" w:rsidRDefault="00B451F9" w:rsidP="00B451F9">
            <w:r w:rsidRPr="00B451F9">
              <w:t>ADC工作在</w:t>
            </w:r>
            <w:r w:rsidRPr="00B451F9">
              <w:rPr>
                <w:b/>
                <w:bCs/>
              </w:rPr>
              <w:t>独立模式</w:t>
            </w:r>
            <w:r w:rsidRPr="00B451F9">
              <w:t>，不与其他ADC协同工作。</w:t>
            </w:r>
          </w:p>
        </w:tc>
      </w:tr>
      <w:tr w:rsidR="00B451F9" w:rsidRPr="00B451F9" w14:paraId="20865EA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274AF40" w14:textId="77777777" w:rsidR="00B451F9" w:rsidRPr="00B451F9" w:rsidRDefault="00B451F9" w:rsidP="00B451F9">
            <w:proofErr w:type="spellStart"/>
            <w:r w:rsidRPr="00B451F9">
              <w:t>ADC_ScanConvMode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173DFFA" w14:textId="77777777" w:rsidR="00B451F9" w:rsidRPr="00B451F9" w:rsidRDefault="00B451F9" w:rsidP="00B451F9">
            <w:r w:rsidRPr="00B451F9">
              <w:t>DISABLE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564365C" w14:textId="77777777" w:rsidR="00B451F9" w:rsidRPr="00B451F9" w:rsidRDefault="00B451F9" w:rsidP="00B451F9">
            <w:r w:rsidRPr="00B451F9">
              <w:rPr>
                <w:rFonts w:ascii="Times New Roman" w:hAnsi="Times New Roman" w:cs="Times New Roman"/>
              </w:rPr>
              <w:t>​</w:t>
            </w:r>
            <w:r w:rsidRPr="00B451F9">
              <w:rPr>
                <w:b/>
                <w:bCs/>
              </w:rPr>
              <w:t>禁用扫描模式</w:t>
            </w:r>
            <w:r w:rsidRPr="00B451F9">
              <w:t>。适用于单通道转换。</w:t>
            </w:r>
          </w:p>
        </w:tc>
      </w:tr>
      <w:tr w:rsidR="00B451F9" w:rsidRPr="00B451F9" w14:paraId="6DA7A43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DE94664" w14:textId="77777777" w:rsidR="00B451F9" w:rsidRPr="00B451F9" w:rsidRDefault="00B451F9" w:rsidP="00B451F9">
            <w:proofErr w:type="spellStart"/>
            <w:r w:rsidRPr="00B451F9">
              <w:t>ADC_ContinuousConvMode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93E467D" w14:textId="77777777" w:rsidR="00B451F9" w:rsidRPr="00B451F9" w:rsidRDefault="00B451F9" w:rsidP="00B451F9">
            <w:r w:rsidRPr="00B451F9">
              <w:t>DISABLE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5231349" w14:textId="77777777" w:rsidR="00B451F9" w:rsidRPr="00B451F9" w:rsidRDefault="00B451F9" w:rsidP="00B451F9">
            <w:r w:rsidRPr="00B451F9">
              <w:rPr>
                <w:rFonts w:ascii="Times New Roman" w:hAnsi="Times New Roman" w:cs="Times New Roman"/>
              </w:rPr>
              <w:t>​</w:t>
            </w:r>
            <w:r w:rsidRPr="00B451F9">
              <w:rPr>
                <w:b/>
                <w:bCs/>
              </w:rPr>
              <w:t>禁用连续转换模式</w:t>
            </w:r>
            <w:r w:rsidRPr="00B451F9">
              <w:t>。设置为单</w:t>
            </w:r>
            <w:r w:rsidRPr="00B451F9">
              <w:lastRenderedPageBreak/>
              <w:t>次转换模式，每次转换都需要触发。</w:t>
            </w:r>
          </w:p>
        </w:tc>
      </w:tr>
      <w:tr w:rsidR="00B451F9" w:rsidRPr="00B451F9" w14:paraId="7E6B4F4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354DEBA" w14:textId="77777777" w:rsidR="00B451F9" w:rsidRPr="00B451F9" w:rsidRDefault="00B451F9" w:rsidP="00B451F9">
            <w:proofErr w:type="spellStart"/>
            <w:r w:rsidRPr="00B451F9">
              <w:t>ADC_ExternalTrigConv</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9F15750" w14:textId="77777777" w:rsidR="00B451F9" w:rsidRPr="00B451F9" w:rsidRDefault="00B451F9" w:rsidP="00B451F9">
            <w:proofErr w:type="spellStart"/>
            <w:r w:rsidRPr="00B451F9">
              <w:t>ADC_ExternalTrigConv_None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AAF9EC9" w14:textId="77777777" w:rsidR="00B451F9" w:rsidRPr="00B451F9" w:rsidRDefault="00B451F9" w:rsidP="00B451F9">
            <w:r w:rsidRPr="00B451F9">
              <w:rPr>
                <w:rFonts w:ascii="Times New Roman" w:hAnsi="Times New Roman" w:cs="Times New Roman"/>
              </w:rPr>
              <w:t>​</w:t>
            </w:r>
            <w:r w:rsidRPr="00B451F9">
              <w:rPr>
                <w:b/>
                <w:bCs/>
              </w:rPr>
              <w:t>不使用外部触发</w:t>
            </w:r>
            <w:r w:rsidRPr="00B451F9">
              <w:t>。转换将由软件命令启动。</w:t>
            </w:r>
          </w:p>
        </w:tc>
      </w:tr>
      <w:tr w:rsidR="00B451F9" w:rsidRPr="00B451F9" w14:paraId="6C87FB3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5CD0A7E" w14:textId="77777777" w:rsidR="00B451F9" w:rsidRPr="00B451F9" w:rsidRDefault="00B451F9" w:rsidP="00B451F9">
            <w:proofErr w:type="spellStart"/>
            <w:r w:rsidRPr="00B451F9">
              <w:t>ADC_DataAlign</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6186A80" w14:textId="77777777" w:rsidR="00B451F9" w:rsidRPr="00B451F9" w:rsidRDefault="00B451F9" w:rsidP="00B451F9">
            <w:proofErr w:type="spellStart"/>
            <w:r w:rsidRPr="00B451F9">
              <w:t>ADC_DataAlign_Right</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1BA8B8B" w14:textId="77777777" w:rsidR="00B451F9" w:rsidRPr="00B451F9" w:rsidRDefault="00B451F9" w:rsidP="00B451F9">
            <w:r w:rsidRPr="00B451F9">
              <w:t>转换结果</w:t>
            </w:r>
            <w:r w:rsidRPr="00B451F9">
              <w:rPr>
                <w:b/>
                <w:bCs/>
              </w:rPr>
              <w:t>右对齐</w:t>
            </w:r>
            <w:r w:rsidRPr="00B451F9">
              <w:t>。这是最常用的方式，直接读取数据的低12位即可。</w:t>
            </w:r>
          </w:p>
        </w:tc>
      </w:tr>
      <w:tr w:rsidR="00B451F9" w:rsidRPr="00B451F9" w14:paraId="579D167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7BD0470" w14:textId="77777777" w:rsidR="00B451F9" w:rsidRPr="00B451F9" w:rsidRDefault="00B451F9" w:rsidP="00B451F9">
            <w:proofErr w:type="spellStart"/>
            <w:r w:rsidRPr="00B451F9">
              <w:t>ADC_NbrOfChannel</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60018B" w14:textId="77777777" w:rsidR="00B451F9" w:rsidRPr="00B451F9" w:rsidRDefault="00B451F9" w:rsidP="00B451F9">
            <w:r w:rsidRPr="00B451F9">
              <w:t>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3282EEE" w14:textId="77777777" w:rsidR="00B451F9" w:rsidRPr="00B451F9" w:rsidRDefault="00B451F9" w:rsidP="00B451F9">
            <w:r w:rsidRPr="00B451F9">
              <w:t>规则通道序列中的通道数量默认为</w:t>
            </w:r>
            <w:r w:rsidRPr="00B451F9">
              <w:rPr>
                <w:b/>
                <w:bCs/>
              </w:rPr>
              <w:t>1</w:t>
            </w:r>
            <w:r w:rsidRPr="00B451F9">
              <w:t>。</w:t>
            </w:r>
          </w:p>
        </w:tc>
      </w:tr>
    </w:tbl>
    <w:p w14:paraId="40746B76" w14:textId="77777777" w:rsidR="00B451F9" w:rsidRPr="00B451F9" w:rsidRDefault="00B451F9" w:rsidP="00B451F9">
      <w:pPr>
        <w:pStyle w:val="3"/>
      </w:pPr>
      <w:r w:rsidRPr="00B451F9">
        <w:rPr>
          <w:rFonts w:ascii="Segoe UI Emoji" w:hAnsi="Segoe UI Emoji" w:cs="Segoe UI Emoji"/>
        </w:rPr>
        <w:t>💡</w:t>
      </w:r>
      <w:r w:rsidRPr="00B451F9">
        <w:t xml:space="preserve"> 主要用途与使用场景 </w:t>
      </w:r>
    </w:p>
    <w:p w14:paraId="4D4B7498" w14:textId="77777777" w:rsidR="00B451F9" w:rsidRPr="00B451F9" w:rsidRDefault="00B451F9">
      <w:pPr>
        <w:numPr>
          <w:ilvl w:val="0"/>
          <w:numId w:val="408"/>
        </w:numPr>
      </w:pPr>
      <w:r w:rsidRPr="00B451F9">
        <w:rPr>
          <w:rFonts w:ascii="Times New Roman" w:hAnsi="Times New Roman" w:cs="Times New Roman"/>
        </w:rPr>
        <w:t>​</w:t>
      </w:r>
      <w:r w:rsidRPr="00B451F9">
        <w:rPr>
          <w:b/>
          <w:bCs/>
        </w:rPr>
        <w:t>安全初始</w:t>
      </w:r>
      <w:proofErr w:type="gramStart"/>
      <w:r w:rsidRPr="00B451F9">
        <w:rPr>
          <w:b/>
          <w:bCs/>
        </w:rPr>
        <w:t>化</w:t>
      </w:r>
      <w:r w:rsidRPr="00B451F9">
        <w:rPr>
          <w:rFonts w:ascii="Times New Roman" w:hAnsi="Times New Roman" w:cs="Times New Roman"/>
        </w:rPr>
        <w:t>​</w:t>
      </w:r>
      <w:r w:rsidRPr="00B451F9">
        <w:t>：</w:t>
      </w:r>
      <w:proofErr w:type="gramEnd"/>
      <w:r w:rsidRPr="00B451F9">
        <w:t>在自定义配置之前，先调用此函数将结构体初始化为一个已知的默认状态，可以避免结构体中可能存在未知的随机值导致配置错误。</w:t>
      </w:r>
    </w:p>
    <w:p w14:paraId="62C4C62E" w14:textId="77777777" w:rsidR="00B451F9" w:rsidRPr="00B451F9" w:rsidRDefault="00B451F9">
      <w:pPr>
        <w:numPr>
          <w:ilvl w:val="0"/>
          <w:numId w:val="408"/>
        </w:numPr>
      </w:pPr>
      <w:r w:rsidRPr="00B451F9">
        <w:rPr>
          <w:rFonts w:ascii="Times New Roman" w:hAnsi="Times New Roman" w:cs="Times New Roman"/>
        </w:rPr>
        <w:t>​</w:t>
      </w:r>
      <w:r w:rsidRPr="00B451F9">
        <w:rPr>
          <w:b/>
          <w:bCs/>
        </w:rPr>
        <w:t>重置配置</w:t>
      </w:r>
      <w:r w:rsidRPr="00B451F9">
        <w:rPr>
          <w:rFonts w:ascii="Times New Roman" w:hAnsi="Times New Roman" w:cs="Times New Roman"/>
        </w:rPr>
        <w:t>​</w:t>
      </w:r>
      <w:r w:rsidRPr="00B451F9">
        <w:t>：当需要修改ADC的工作模式，希望从一个纯净的配置开始时，可以先用此函数重置结构体。</w:t>
      </w:r>
    </w:p>
    <w:p w14:paraId="31F3C02F" w14:textId="77777777" w:rsidR="00B451F9" w:rsidRPr="00B451F9" w:rsidRDefault="00B451F9" w:rsidP="00B451F9">
      <w:pPr>
        <w:pStyle w:val="3"/>
      </w:pPr>
      <w:r w:rsidRPr="00B451F9">
        <w:rPr>
          <w:rFonts w:ascii="Segoe UI Emoji" w:hAnsi="Segoe UI Emoji" w:cs="Segoe UI Emoji"/>
        </w:rPr>
        <w:t>🛠️</w:t>
      </w:r>
      <w:r w:rsidRPr="00B451F9">
        <w:t xml:space="preserve"> 典型使用流程示例 </w:t>
      </w:r>
    </w:p>
    <w:p w14:paraId="6F208D02" w14:textId="77777777" w:rsidR="00B451F9" w:rsidRPr="00B451F9" w:rsidRDefault="00B451F9" w:rsidP="00B451F9">
      <w:r w:rsidRPr="00B451F9">
        <w:t>在实际编程中，</w:t>
      </w:r>
      <w:proofErr w:type="spellStart"/>
      <w:r w:rsidRPr="00B451F9">
        <w:t>ADC_StructInit</w:t>
      </w:r>
      <w:proofErr w:type="spellEnd"/>
      <w:r w:rsidRPr="00B451F9">
        <w:t xml:space="preserve">通常与 </w:t>
      </w:r>
      <w:proofErr w:type="spellStart"/>
      <w:r w:rsidRPr="00B451F9">
        <w:t>ADC_Init</w:t>
      </w:r>
      <w:proofErr w:type="spellEnd"/>
      <w:r w:rsidRPr="00B451F9">
        <w:t>配合使用，形成一个标准的初始化流程：</w:t>
      </w:r>
    </w:p>
    <w:p w14:paraId="4ECE7FEF" w14:textId="77777777" w:rsidR="00B451F9" w:rsidRPr="00B451F9" w:rsidRDefault="00B451F9" w:rsidP="00B451F9">
      <w:proofErr w:type="spellStart"/>
      <w:r w:rsidRPr="00B451F9">
        <w:t>ADC_InitTypeDef</w:t>
      </w:r>
      <w:proofErr w:type="spellEnd"/>
      <w:r w:rsidRPr="00B451F9">
        <w:t xml:space="preserve"> </w:t>
      </w:r>
      <w:proofErr w:type="spellStart"/>
      <w:r w:rsidRPr="00B451F9">
        <w:t>ADC_InitStructure</w:t>
      </w:r>
      <w:proofErr w:type="spellEnd"/>
      <w:r w:rsidRPr="00B451F9">
        <w:t>; // 定义初始化结构体</w:t>
      </w:r>
    </w:p>
    <w:p w14:paraId="630ED78D" w14:textId="77777777" w:rsidR="00B451F9" w:rsidRPr="00B451F9" w:rsidRDefault="00B451F9" w:rsidP="00B451F9"/>
    <w:p w14:paraId="4B70335C" w14:textId="77777777" w:rsidR="00B451F9" w:rsidRPr="00B451F9" w:rsidRDefault="00B451F9" w:rsidP="00B451F9">
      <w:proofErr w:type="spellStart"/>
      <w:r w:rsidRPr="00B451F9">
        <w:t>ADC_StructInit</w:t>
      </w:r>
      <w:proofErr w:type="spellEnd"/>
      <w:r w:rsidRPr="00B451F9">
        <w:t>(&amp;</w:t>
      </w:r>
      <w:proofErr w:type="spellStart"/>
      <w:r w:rsidRPr="00B451F9">
        <w:t>ADC_InitStructure</w:t>
      </w:r>
      <w:proofErr w:type="spellEnd"/>
      <w:r w:rsidRPr="00B451F9">
        <w:t>); // 首先，将结构体所有参数重置为默认值</w:t>
      </w:r>
    </w:p>
    <w:p w14:paraId="2A6F22EB" w14:textId="77777777" w:rsidR="00B451F9" w:rsidRPr="00B451F9" w:rsidRDefault="00B451F9" w:rsidP="00B451F9"/>
    <w:p w14:paraId="049B6AB1" w14:textId="77777777" w:rsidR="00B451F9" w:rsidRPr="00B451F9" w:rsidRDefault="00B451F9" w:rsidP="00B451F9">
      <w:r w:rsidRPr="00B451F9">
        <w:t>/* 然后，根据你的具体需求，覆盖默认值，进行自定义配置 */</w:t>
      </w:r>
    </w:p>
    <w:p w14:paraId="5958A931" w14:textId="77777777" w:rsidR="00B451F9" w:rsidRPr="00B451F9" w:rsidRDefault="00B451F9" w:rsidP="00B451F9">
      <w:proofErr w:type="spellStart"/>
      <w:r w:rsidRPr="00B451F9">
        <w:t>ADC_InitStructure.ADC_ContinuousConvMode</w:t>
      </w:r>
      <w:proofErr w:type="spellEnd"/>
      <w:r w:rsidRPr="00B451F9">
        <w:t xml:space="preserve"> = ENABLE;  // 使能连续转换</w:t>
      </w:r>
    </w:p>
    <w:p w14:paraId="395FB30A" w14:textId="77777777" w:rsidR="00B451F9" w:rsidRPr="00B451F9" w:rsidRDefault="00B451F9" w:rsidP="00B451F9">
      <w:proofErr w:type="spellStart"/>
      <w:r w:rsidRPr="00B451F9">
        <w:t>ADC_InitStructure.ADC_ScanConvMode</w:t>
      </w:r>
      <w:proofErr w:type="spellEnd"/>
      <w:r w:rsidRPr="00B451F9">
        <w:t xml:space="preserve"> = ENABLE;       // 使能扫描模式（用于多通道）</w:t>
      </w:r>
    </w:p>
    <w:p w14:paraId="2764523D" w14:textId="77777777" w:rsidR="00B451F9" w:rsidRPr="00B451F9" w:rsidRDefault="00B451F9" w:rsidP="00B451F9">
      <w:proofErr w:type="spellStart"/>
      <w:r w:rsidRPr="00B451F9">
        <w:t>ADC_InitStructure.ADC_NbrOfChannel</w:t>
      </w:r>
      <w:proofErr w:type="spellEnd"/>
      <w:r w:rsidRPr="00B451F9">
        <w:t xml:space="preserve"> = 4;            // 设置需要转换的通道数量</w:t>
      </w:r>
    </w:p>
    <w:p w14:paraId="4EB3AC33" w14:textId="77777777" w:rsidR="00B451F9" w:rsidRPr="00B451F9" w:rsidRDefault="00B451F9" w:rsidP="00B451F9">
      <w:r w:rsidRPr="00B451F9">
        <w:t>// ... 可以修改其他参数 ...</w:t>
      </w:r>
    </w:p>
    <w:p w14:paraId="5DE209A6" w14:textId="77777777" w:rsidR="00B451F9" w:rsidRPr="00B451F9" w:rsidRDefault="00B451F9" w:rsidP="00B451F9"/>
    <w:p w14:paraId="43991F70" w14:textId="77777777" w:rsidR="00B451F9" w:rsidRPr="00B451F9" w:rsidRDefault="00B451F9" w:rsidP="00B451F9">
      <w:proofErr w:type="spellStart"/>
      <w:r w:rsidRPr="00B451F9">
        <w:t>ADC_Init</w:t>
      </w:r>
      <w:proofErr w:type="spellEnd"/>
      <w:r w:rsidRPr="00B451F9">
        <w:t>(ADC1, &amp;</w:t>
      </w:r>
      <w:proofErr w:type="spellStart"/>
      <w:r w:rsidRPr="00B451F9">
        <w:t>ADC_InitStructure</w:t>
      </w:r>
      <w:proofErr w:type="spellEnd"/>
      <w:r w:rsidRPr="00B451F9">
        <w:t>); // 最后，用自定义好的配置初始化ADC外设</w:t>
      </w:r>
    </w:p>
    <w:p w14:paraId="6457E85F" w14:textId="77777777" w:rsidR="00B451F9" w:rsidRPr="00B451F9" w:rsidRDefault="00B451F9" w:rsidP="00B451F9">
      <w:pPr>
        <w:pStyle w:val="3"/>
      </w:pPr>
      <w:r w:rsidRPr="00B451F9">
        <w:rPr>
          <w:rFonts w:ascii="Segoe UI Emoji" w:hAnsi="Segoe UI Emoji" w:cs="Segoe UI Emoji"/>
        </w:rPr>
        <w:t>⚠️</w:t>
      </w:r>
      <w:r w:rsidRPr="00B451F9">
        <w:t xml:space="preserve"> 重要注意事项 </w:t>
      </w:r>
    </w:p>
    <w:p w14:paraId="1B7A78CE" w14:textId="77777777" w:rsidR="00B451F9" w:rsidRPr="00B451F9" w:rsidRDefault="00B451F9">
      <w:pPr>
        <w:numPr>
          <w:ilvl w:val="0"/>
          <w:numId w:val="409"/>
        </w:numPr>
      </w:pPr>
      <w:r w:rsidRPr="00B451F9">
        <w:rPr>
          <w:rFonts w:ascii="Times New Roman" w:hAnsi="Times New Roman" w:cs="Times New Roman"/>
        </w:rPr>
        <w:t>​</w:t>
      </w:r>
      <w:r w:rsidRPr="00B451F9">
        <w:rPr>
          <w:b/>
          <w:bCs/>
        </w:rPr>
        <w:t>该函数仅初始化</w:t>
      </w:r>
      <w:r w:rsidRPr="00B451F9">
        <w:rPr>
          <w:b/>
          <w:bCs/>
          <w:color w:val="EE0000"/>
        </w:rPr>
        <w:t>软件结构体</w:t>
      </w:r>
      <w:r w:rsidRPr="00B451F9">
        <w:rPr>
          <w:rFonts w:ascii="Times New Roman" w:hAnsi="Times New Roman" w:cs="Times New Roman"/>
        </w:rPr>
        <w:t>​</w:t>
      </w:r>
      <w:r w:rsidRPr="00B451F9">
        <w:t>：</w:t>
      </w:r>
      <w:proofErr w:type="spellStart"/>
      <w:r w:rsidRPr="00B451F9">
        <w:t>ADC_StructInit</w:t>
      </w:r>
      <w:proofErr w:type="spellEnd"/>
      <w:r w:rsidRPr="00B451F9">
        <w:t>只负责设置内存中的结构体变量值，</w:t>
      </w:r>
      <w:r w:rsidRPr="00B451F9">
        <w:rPr>
          <w:rFonts w:ascii="Times New Roman" w:hAnsi="Times New Roman" w:cs="Times New Roman"/>
        </w:rPr>
        <w:t>​</w:t>
      </w:r>
      <w:r w:rsidRPr="00B451F9">
        <w:rPr>
          <w:b/>
          <w:bCs/>
        </w:rPr>
        <w:t>并不会直接对ADC硬件寄存器产生</w:t>
      </w:r>
      <w:r w:rsidRPr="00B451F9">
        <w:rPr>
          <w:b/>
          <w:bCs/>
          <w:color w:val="EE0000"/>
        </w:rPr>
        <w:t>任何影响</w:t>
      </w:r>
      <w:r w:rsidRPr="00B451F9">
        <w:t xml:space="preserve">。对ADC外设的实际配置是在后续调用 </w:t>
      </w:r>
      <w:proofErr w:type="spellStart"/>
      <w:r w:rsidRPr="00B451F9">
        <w:t>ADC_Init</w:t>
      </w:r>
      <w:proofErr w:type="spellEnd"/>
      <w:r w:rsidRPr="00B451F9">
        <w:t>函数时完成的。</w:t>
      </w:r>
    </w:p>
    <w:p w14:paraId="447926B7" w14:textId="77777777" w:rsidR="00B451F9" w:rsidRPr="00B451F9" w:rsidRDefault="00B451F9">
      <w:pPr>
        <w:numPr>
          <w:ilvl w:val="0"/>
          <w:numId w:val="409"/>
        </w:numPr>
      </w:pPr>
      <w:r w:rsidRPr="00B451F9">
        <w:rPr>
          <w:rFonts w:ascii="Times New Roman" w:hAnsi="Times New Roman" w:cs="Times New Roman"/>
        </w:rPr>
        <w:t>​</w:t>
      </w:r>
      <w:r w:rsidRPr="00B451F9">
        <w:rPr>
          <w:b/>
          <w:bCs/>
        </w:rPr>
        <w:t>默认配置是</w:t>
      </w:r>
      <w:proofErr w:type="gramStart"/>
      <w:r w:rsidRPr="00B451F9">
        <w:rPr>
          <w:b/>
          <w:bCs/>
        </w:rPr>
        <w:t>基础</w:t>
      </w:r>
      <w:r w:rsidRPr="00B451F9">
        <w:rPr>
          <w:rFonts w:ascii="Times New Roman" w:hAnsi="Times New Roman" w:cs="Times New Roman"/>
        </w:rPr>
        <w:t>​</w:t>
      </w:r>
      <w:r w:rsidRPr="00B451F9">
        <w:t>：</w:t>
      </w:r>
      <w:proofErr w:type="gramEnd"/>
      <w:r w:rsidRPr="00B451F9">
        <w:t>默认配置通常是最基础的单次转换、单通道、软件触发模式。你几乎总是需要根据实际应用（如多通道扫描、连续转换、定时器触发等）来修改这些默认值。</w:t>
      </w:r>
    </w:p>
    <w:p w14:paraId="76CF16F0" w14:textId="77777777" w:rsidR="00B451F9" w:rsidRPr="00B451F9" w:rsidRDefault="00B451F9" w:rsidP="00B451F9">
      <w:pPr>
        <w:pStyle w:val="3"/>
      </w:pPr>
      <w:r w:rsidRPr="00B451F9">
        <w:rPr>
          <w:rFonts w:ascii="Segoe UI Emoji" w:hAnsi="Segoe UI Emoji" w:cs="Segoe UI Emoji"/>
        </w:rPr>
        <w:t>💎</w:t>
      </w:r>
      <w:r w:rsidRPr="00B451F9">
        <w:t xml:space="preserve"> 总结 </w:t>
      </w:r>
    </w:p>
    <w:p w14:paraId="01AFFAF0" w14:textId="77777777" w:rsidR="00B451F9" w:rsidRPr="00B451F9" w:rsidRDefault="00B451F9" w:rsidP="00B451F9">
      <w:r w:rsidRPr="00B451F9">
        <w:t>总而言之，</w:t>
      </w:r>
      <w:proofErr w:type="spellStart"/>
      <w:r w:rsidRPr="00B451F9">
        <w:t>ADC_StructInit</w:t>
      </w:r>
      <w:proofErr w:type="spellEnd"/>
      <w:r w:rsidRPr="00B451F9">
        <w:t>是一个便利函数，它能确保你的ADC配置从一个安全、干净的默认状态开始。合理使用它可以让你的代码更加稳健，避免因未初始化的变量而引发的意外行为。</w:t>
      </w:r>
    </w:p>
    <w:p w14:paraId="573A8581" w14:textId="77777777" w:rsidR="00B451F9" w:rsidRPr="00B451F9" w:rsidRDefault="00B451F9" w:rsidP="00B451F9">
      <w:r w:rsidRPr="00B451F9">
        <w:t>希望这个详细的解释能帮助你更好地理解和使用这个函数！</w:t>
      </w:r>
    </w:p>
    <w:p w14:paraId="4575AB2A" w14:textId="77777777" w:rsidR="00B451F9" w:rsidRPr="00B451F9" w:rsidRDefault="00B451F9" w:rsidP="00B451F9"/>
    <w:p w14:paraId="61871386" w14:textId="19CC7448" w:rsidR="00D076A3" w:rsidRDefault="00D076A3" w:rsidP="00D076A3">
      <w:pPr>
        <w:pStyle w:val="2"/>
      </w:pPr>
      <w:proofErr w:type="spellStart"/>
      <w:r w:rsidRPr="00D076A3">
        <w:t>ADC_Cmd</w:t>
      </w:r>
      <w:proofErr w:type="spellEnd"/>
      <w:r w:rsidRPr="00D076A3">
        <w:t xml:space="preserve"> ()</w:t>
      </w:r>
      <w:r w:rsidR="00B451F9">
        <w:br/>
      </w:r>
      <w:r w:rsidR="00B451F9" w:rsidRPr="009C3CA6">
        <w:t>使能（启动）或失能（关闭）</w:t>
      </w:r>
      <w:r w:rsidR="00B451F9" w:rsidRPr="009C3CA6">
        <w:rPr>
          <w:rFonts w:ascii="Times New Roman" w:hAnsi="Times New Roman" w:cs="Times New Roman"/>
        </w:rPr>
        <w:t>​​</w:t>
      </w:r>
      <w:r w:rsidR="00B451F9" w:rsidRPr="009C3CA6">
        <w:t xml:space="preserve"> 指定ADC外设</w:t>
      </w:r>
    </w:p>
    <w:p w14:paraId="7D3EB33A" w14:textId="24EE8F73" w:rsidR="00D076A3" w:rsidRPr="00D076A3" w:rsidRDefault="00D076A3" w:rsidP="00D076A3">
      <w:r>
        <w:rPr>
          <w:rFonts w:hint="eastAsia"/>
        </w:rPr>
        <w:t>对应ADC基本结构的开关控制</w:t>
      </w:r>
    </w:p>
    <w:p w14:paraId="0AB5075C" w14:textId="2CAE8DF8" w:rsidR="00B451F9" w:rsidRPr="00B451F9" w:rsidRDefault="00D076A3" w:rsidP="00B451F9">
      <w:r>
        <w:rPr>
          <w:noProof/>
        </w:rPr>
        <w:drawing>
          <wp:inline distT="0" distB="0" distL="0" distR="0" wp14:anchorId="4B4F33AA" wp14:editId="696EBB58">
            <wp:extent cx="5274310" cy="2957830"/>
            <wp:effectExtent l="0" t="0" r="2540" b="0"/>
            <wp:docPr id="143618167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81678" name="图片 1" descr="图形用户界面&#10;&#10;AI 生成的内容可能不正确。"/>
                    <pic:cNvPicPr/>
                  </pic:nvPicPr>
                  <pic:blipFill>
                    <a:blip r:embed="rId40"/>
                    <a:stretch>
                      <a:fillRect/>
                    </a:stretch>
                  </pic:blipFill>
                  <pic:spPr>
                    <a:xfrm>
                      <a:off x="0" y="0"/>
                      <a:ext cx="5274310" cy="2957830"/>
                    </a:xfrm>
                    <a:prstGeom prst="rect">
                      <a:avLst/>
                    </a:prstGeom>
                  </pic:spPr>
                </pic:pic>
              </a:graphicData>
            </a:graphic>
          </wp:inline>
        </w:drawing>
      </w:r>
      <w:r w:rsidR="00B451F9" w:rsidRPr="00B451F9">
        <w:rPr>
          <w:rFonts w:ascii="宋体" w:eastAsia="宋体" w:hAnsi="宋体" w:cs="宋体"/>
          <w:kern w:val="0"/>
          <w:sz w:val="24"/>
          <w14:ligatures w14:val="none"/>
        </w:rPr>
        <w:t xml:space="preserve"> </w:t>
      </w:r>
      <w:proofErr w:type="spellStart"/>
      <w:r w:rsidR="00B451F9" w:rsidRPr="00B451F9">
        <w:lastRenderedPageBreak/>
        <w:t>ADC_Cmd</w:t>
      </w:r>
      <w:proofErr w:type="spellEnd"/>
      <w:r w:rsidR="00B451F9" w:rsidRPr="00B451F9">
        <w:t>函数是STM32标准外设库中用于</w:t>
      </w:r>
      <w:r w:rsidR="00B451F9" w:rsidRPr="00B451F9">
        <w:rPr>
          <w:b/>
          <w:bCs/>
        </w:rPr>
        <w:t>使能（启动）或失能（关闭）</w:t>
      </w:r>
      <w:r w:rsidR="00B451F9" w:rsidRPr="00B451F9">
        <w:rPr>
          <w:rFonts w:ascii="Times New Roman" w:hAnsi="Times New Roman" w:cs="Times New Roman"/>
          <w:b/>
          <w:bCs/>
        </w:rPr>
        <w:t>​</w:t>
      </w:r>
      <w:r w:rsidR="00B451F9" w:rsidRPr="00B451F9">
        <w:rPr>
          <w:rFonts w:ascii="Times New Roman" w:hAnsi="Times New Roman" w:cs="Times New Roman"/>
        </w:rPr>
        <w:t>​</w:t>
      </w:r>
      <w:r w:rsidR="00B451F9" w:rsidRPr="00B451F9">
        <w:t xml:space="preserve"> 指定ADC外设的核心函数。它的作用相当于ADC模块的“总开关”。</w:t>
      </w:r>
    </w:p>
    <w:p w14:paraId="5DE8025A" w14:textId="77777777" w:rsidR="00B451F9" w:rsidRPr="00B451F9" w:rsidRDefault="00B451F9" w:rsidP="00B451F9">
      <w:pPr>
        <w:pStyle w:val="3"/>
      </w:pPr>
      <w:r w:rsidRPr="00B451F9">
        <w:rPr>
          <w:rFonts w:ascii="Segoe UI Emoji" w:hAnsi="Segoe UI Emoji" w:cs="Segoe UI Emoji"/>
        </w:rPr>
        <w:t>🔧</w:t>
      </w:r>
      <w:r w:rsidRPr="00B451F9">
        <w:t xml:space="preserve"> 函数原型与参数详解 </w:t>
      </w:r>
    </w:p>
    <w:p w14:paraId="28AF1DCC" w14:textId="77777777" w:rsidR="00B451F9" w:rsidRPr="00B451F9" w:rsidRDefault="00B451F9" w:rsidP="00B451F9">
      <w:r w:rsidRPr="00B451F9">
        <w:t>其函数原型如下：</w:t>
      </w:r>
    </w:p>
    <w:p w14:paraId="6116F28D" w14:textId="77777777" w:rsidR="00B451F9" w:rsidRPr="00B451F9" w:rsidRDefault="00B451F9" w:rsidP="00B451F9">
      <w:r w:rsidRPr="00B451F9">
        <w:t xml:space="preserve">void </w:t>
      </w:r>
      <w:proofErr w:type="spellStart"/>
      <w:r w:rsidRPr="00B451F9">
        <w:t>ADC_</w:t>
      </w:r>
      <w:proofErr w:type="gramStart"/>
      <w:r w:rsidRPr="00B451F9">
        <w:t>Cmd</w:t>
      </w:r>
      <w:proofErr w:type="spellEnd"/>
      <w:r w:rsidRPr="00B451F9">
        <w:t>(</w:t>
      </w:r>
      <w:proofErr w:type="spellStart"/>
      <w:proofErr w:type="gramEnd"/>
      <w:r w:rsidRPr="00B451F9">
        <w:t>ADC_TypeDef</w:t>
      </w:r>
      <w:proofErr w:type="spellEnd"/>
      <w:r w:rsidRPr="00B451F9">
        <w:t xml:space="preserve">* </w:t>
      </w:r>
      <w:proofErr w:type="spellStart"/>
      <w:r w:rsidRPr="00B451F9">
        <w:t>ADCx</w:t>
      </w:r>
      <w:proofErr w:type="spellEnd"/>
      <w:r w:rsidRPr="00B451F9">
        <w:t xml:space="preserve">, </w:t>
      </w:r>
      <w:proofErr w:type="spellStart"/>
      <w:r w:rsidRPr="00B451F9">
        <w:t>FunctionalState</w:t>
      </w:r>
      <w:proofErr w:type="spellEnd"/>
      <w:r w:rsidRPr="00B451F9">
        <w:t xml:space="preserve"> </w:t>
      </w:r>
      <w:proofErr w:type="spellStart"/>
      <w:r w:rsidRPr="00B451F9">
        <w:t>NewState</w:t>
      </w:r>
      <w:proofErr w:type="spellEnd"/>
      <w:r w:rsidRPr="00B451F9">
        <w:t>);</w:t>
      </w:r>
    </w:p>
    <w:p w14:paraId="4863E416" w14:textId="77777777" w:rsidR="00B451F9" w:rsidRPr="00B451F9" w:rsidRDefault="00B451F9">
      <w:pPr>
        <w:numPr>
          <w:ilvl w:val="0"/>
          <w:numId w:val="410"/>
        </w:numPr>
      </w:pPr>
      <w:r w:rsidRPr="00B451F9">
        <w:rPr>
          <w:rFonts w:ascii="Times New Roman" w:hAnsi="Times New Roman" w:cs="Times New Roman"/>
        </w:rPr>
        <w:t>​</w:t>
      </w:r>
      <w:proofErr w:type="spellStart"/>
      <w:r w:rsidRPr="00B451F9">
        <w:rPr>
          <w:b/>
          <w:bCs/>
        </w:rPr>
        <w:t>ADCx</w:t>
      </w:r>
      <w:proofErr w:type="spellEnd"/>
      <w:r w:rsidRPr="00B451F9">
        <w:rPr>
          <w:rFonts w:ascii="Times New Roman" w:hAnsi="Times New Roman" w:cs="Times New Roman"/>
        </w:rPr>
        <w:t>​</w:t>
      </w:r>
      <w:r w:rsidRPr="00B451F9">
        <w:t>：用于选择要操作的</w:t>
      </w:r>
      <w:r w:rsidRPr="00192B68">
        <w:rPr>
          <w:b/>
        </w:rPr>
        <w:t>ADC外设</w:t>
      </w:r>
      <w:r w:rsidRPr="00B451F9">
        <w:t>。例如，在STM32F1系列中，你可以传入 ADC1、ADC2或 ADC3。这个参数决定了你对哪个ADC模块进行操作。</w:t>
      </w:r>
    </w:p>
    <w:p w14:paraId="3B320A2B" w14:textId="77777777" w:rsidR="00B451F9" w:rsidRPr="00B451F9" w:rsidRDefault="00B451F9">
      <w:pPr>
        <w:numPr>
          <w:ilvl w:val="0"/>
          <w:numId w:val="410"/>
        </w:numPr>
      </w:pPr>
      <w:r w:rsidRPr="00B451F9">
        <w:rPr>
          <w:rFonts w:ascii="Times New Roman" w:hAnsi="Times New Roman" w:cs="Times New Roman"/>
        </w:rPr>
        <w:t>​</w:t>
      </w:r>
      <w:proofErr w:type="spellStart"/>
      <w:r w:rsidRPr="00B451F9">
        <w:rPr>
          <w:b/>
          <w:bCs/>
        </w:rPr>
        <w:t>NewState</w:t>
      </w:r>
      <w:proofErr w:type="spellEnd"/>
      <w:r w:rsidRPr="00B451F9">
        <w:rPr>
          <w:rFonts w:ascii="Times New Roman" w:hAnsi="Times New Roman" w:cs="Times New Roman"/>
        </w:rPr>
        <w:t>​</w:t>
      </w:r>
      <w:r w:rsidRPr="00B451F9">
        <w:t>：用于设置</w:t>
      </w:r>
      <w:r w:rsidRPr="00192B68">
        <w:rPr>
          <w:b/>
        </w:rPr>
        <w:t>ADC的新状态</w:t>
      </w:r>
      <w:r w:rsidRPr="00B451F9">
        <w:t>。它通常取两个预定义值之一：</w:t>
      </w:r>
    </w:p>
    <w:p w14:paraId="09BCD5DD" w14:textId="77777777" w:rsidR="00B451F9" w:rsidRPr="00B451F9" w:rsidRDefault="00B451F9">
      <w:pPr>
        <w:numPr>
          <w:ilvl w:val="1"/>
          <w:numId w:val="410"/>
        </w:numPr>
      </w:pPr>
      <w:r w:rsidRPr="00B451F9">
        <w:t>ENABLE：启动指定的ADC模块，使其进入工作状态。</w:t>
      </w:r>
    </w:p>
    <w:p w14:paraId="2C652247" w14:textId="77777777" w:rsidR="00B451F9" w:rsidRPr="00B451F9" w:rsidRDefault="00B451F9">
      <w:pPr>
        <w:numPr>
          <w:ilvl w:val="1"/>
          <w:numId w:val="410"/>
        </w:numPr>
      </w:pPr>
      <w:r w:rsidRPr="00B451F9">
        <w:t>DISABLE：关闭指定的ADC模块，使其进入待机或关闭状态。</w:t>
      </w:r>
    </w:p>
    <w:p w14:paraId="3EE0D0F7" w14:textId="77777777" w:rsidR="00B451F9" w:rsidRPr="00B451F9" w:rsidRDefault="00B451F9" w:rsidP="00B451F9">
      <w:pPr>
        <w:pStyle w:val="3"/>
      </w:pPr>
      <w:r w:rsidRPr="00B451F9">
        <w:rPr>
          <w:rFonts w:ascii="Segoe UI Emoji" w:hAnsi="Segoe UI Emoji" w:cs="Segoe UI Emoji"/>
        </w:rPr>
        <w:t>⚙️</w:t>
      </w:r>
      <w:r w:rsidRPr="00B451F9">
        <w:t xml:space="preserve"> 函数功能与工作原理 </w:t>
      </w:r>
    </w:p>
    <w:p w14:paraId="51BD5F08" w14:textId="77777777" w:rsidR="00B451F9" w:rsidRPr="00B451F9" w:rsidRDefault="00B451F9" w:rsidP="00B451F9">
      <w:proofErr w:type="spellStart"/>
      <w:r w:rsidRPr="00B451F9">
        <w:t>ADC_Cmd</w:t>
      </w:r>
      <w:proofErr w:type="spellEnd"/>
      <w:r w:rsidRPr="00B451F9">
        <w:t>函数通过配置ADC控制寄存器中的</w:t>
      </w:r>
      <w:r w:rsidRPr="00B451F9">
        <w:rPr>
          <w:color w:val="EE0000"/>
        </w:rPr>
        <w:t>使能位</w:t>
      </w:r>
      <w:r w:rsidRPr="00B451F9">
        <w:t>来实现对ADC模块的开关控制。</w:t>
      </w:r>
    </w:p>
    <w:p w14:paraId="68F3A4CC" w14:textId="77777777" w:rsidR="00B451F9" w:rsidRPr="00B451F9" w:rsidRDefault="00B451F9">
      <w:pPr>
        <w:numPr>
          <w:ilvl w:val="0"/>
          <w:numId w:val="411"/>
        </w:numPr>
      </w:pPr>
      <w:r w:rsidRPr="00B451F9">
        <w:rPr>
          <w:rFonts w:ascii="Times New Roman" w:hAnsi="Times New Roman" w:cs="Times New Roman"/>
        </w:rPr>
        <w:t>​</w:t>
      </w:r>
      <w:r w:rsidRPr="00B451F9">
        <w:rPr>
          <w:b/>
          <w:bCs/>
        </w:rPr>
        <w:t>启动ADC (ENABLE)</w:t>
      </w:r>
      <w:r w:rsidRPr="00B451F9">
        <w:rPr>
          <w:rFonts w:ascii="Times New Roman" w:hAnsi="Times New Roman" w:cs="Times New Roman"/>
          <w:b/>
          <w:bCs/>
        </w:rPr>
        <w:t>​</w:t>
      </w:r>
      <w:r w:rsidRPr="00B451F9">
        <w:rPr>
          <w:rFonts w:ascii="Times New Roman" w:hAnsi="Times New Roman" w:cs="Times New Roman"/>
        </w:rPr>
        <w:t>​</w:t>
      </w:r>
      <w:r w:rsidRPr="00B451F9">
        <w:t xml:space="preserve">：当调用 </w:t>
      </w:r>
      <w:proofErr w:type="spellStart"/>
      <w:r w:rsidRPr="00B451F9">
        <w:t>ADC_Cmd</w:t>
      </w:r>
      <w:proofErr w:type="spellEnd"/>
      <w:r w:rsidRPr="00B451F9">
        <w:t>(</w:t>
      </w:r>
      <w:proofErr w:type="spellStart"/>
      <w:r w:rsidRPr="00B451F9">
        <w:t>ADCx</w:t>
      </w:r>
      <w:proofErr w:type="spellEnd"/>
      <w:r w:rsidRPr="00B451F9">
        <w:t>, ENABLE)时，函数会设置ADC控制寄存器中相应的使能位。这会激活ADC的内部电路，使其准备好进行模数转换。但需要注意的是</w:t>
      </w:r>
      <w:proofErr w:type="gramStart"/>
      <w:r w:rsidRPr="00B451F9">
        <w:t>，</w:t>
      </w:r>
      <w:r w:rsidRPr="00B451F9">
        <w:rPr>
          <w:rFonts w:ascii="Times New Roman" w:hAnsi="Times New Roman" w:cs="Times New Roman"/>
        </w:rPr>
        <w:t>​</w:t>
      </w:r>
      <w:r w:rsidRPr="00B451F9">
        <w:rPr>
          <w:b/>
          <w:bCs/>
        </w:rPr>
        <w:t>使</w:t>
      </w:r>
      <w:proofErr w:type="gramEnd"/>
      <w:r w:rsidRPr="00B451F9">
        <w:rPr>
          <w:b/>
          <w:bCs/>
        </w:rPr>
        <w:t>能ADC并不等同于开始一次转换</w:t>
      </w:r>
      <w:r w:rsidRPr="00B451F9">
        <w:t>，它只是让ADC模块上电并就绪。开始转换通常需要额外的触发源，如软件触发或外部硬件触发。</w:t>
      </w:r>
    </w:p>
    <w:p w14:paraId="66061FB7" w14:textId="77777777" w:rsidR="00B451F9" w:rsidRPr="00B451F9" w:rsidRDefault="00B451F9">
      <w:pPr>
        <w:numPr>
          <w:ilvl w:val="0"/>
          <w:numId w:val="411"/>
        </w:numPr>
      </w:pPr>
      <w:r w:rsidRPr="00B451F9">
        <w:rPr>
          <w:rFonts w:ascii="Times New Roman" w:hAnsi="Times New Roman" w:cs="Times New Roman"/>
        </w:rPr>
        <w:t>​</w:t>
      </w:r>
      <w:r w:rsidRPr="00B451F9">
        <w:rPr>
          <w:b/>
          <w:bCs/>
        </w:rPr>
        <w:t>停止ADC (DISABLE)</w:t>
      </w:r>
      <w:r w:rsidRPr="00B451F9">
        <w:rPr>
          <w:rFonts w:ascii="Times New Roman" w:hAnsi="Times New Roman" w:cs="Times New Roman"/>
          <w:b/>
          <w:bCs/>
        </w:rPr>
        <w:t>​</w:t>
      </w:r>
      <w:r w:rsidRPr="00B451F9">
        <w:rPr>
          <w:rFonts w:ascii="Times New Roman" w:hAnsi="Times New Roman" w:cs="Times New Roman"/>
        </w:rPr>
        <w:t>​</w:t>
      </w:r>
      <w:r w:rsidRPr="00B451F9">
        <w:t xml:space="preserve">：当调用 </w:t>
      </w:r>
      <w:proofErr w:type="spellStart"/>
      <w:r w:rsidRPr="00B451F9">
        <w:t>ADC_Cmd</w:t>
      </w:r>
      <w:proofErr w:type="spellEnd"/>
      <w:r w:rsidRPr="00B451F9">
        <w:t>(</w:t>
      </w:r>
      <w:proofErr w:type="spellStart"/>
      <w:r w:rsidRPr="00B451F9">
        <w:t>ADCx</w:t>
      </w:r>
      <w:proofErr w:type="spellEnd"/>
      <w:r w:rsidRPr="00B451F9">
        <w:t>, DISABLE)时，函数会清除使能位，ADC模块将停止工作。这在不需要采集数据时非常有用，可以有效降低系统功耗，实现节能管理。</w:t>
      </w:r>
    </w:p>
    <w:p w14:paraId="13FBA81E" w14:textId="77777777" w:rsidR="00B451F9" w:rsidRPr="00B451F9" w:rsidRDefault="00B451F9" w:rsidP="00B451F9">
      <w:pPr>
        <w:pStyle w:val="3"/>
      </w:pPr>
      <w:r w:rsidRPr="00B451F9">
        <w:rPr>
          <w:rFonts w:ascii="Segoe UI Emoji" w:hAnsi="Segoe UI Emoji" w:cs="Segoe UI Emoji"/>
        </w:rPr>
        <w:t>📝</w:t>
      </w:r>
      <w:r w:rsidRPr="00B451F9">
        <w:t xml:space="preserve"> 在代码中的使用流程 </w:t>
      </w:r>
    </w:p>
    <w:p w14:paraId="386D4B4F" w14:textId="77777777" w:rsidR="00B451F9" w:rsidRPr="00B451F9" w:rsidRDefault="00B451F9" w:rsidP="00B451F9">
      <w:proofErr w:type="spellStart"/>
      <w:r w:rsidRPr="00B451F9">
        <w:t>ADC_Cmd</w:t>
      </w:r>
      <w:proofErr w:type="spellEnd"/>
      <w:r w:rsidRPr="00B451F9">
        <w:t>函数通常被嵌入在一个完整的ADC初始化流程中。以下是典型步骤，其中第4步是关键：</w:t>
      </w:r>
    </w:p>
    <w:p w14:paraId="53EEE951" w14:textId="77777777" w:rsidR="00B451F9" w:rsidRPr="00B451F9" w:rsidRDefault="00B451F9">
      <w:pPr>
        <w:numPr>
          <w:ilvl w:val="0"/>
          <w:numId w:val="412"/>
        </w:numPr>
      </w:pPr>
      <w:r w:rsidRPr="00B451F9">
        <w:rPr>
          <w:rFonts w:ascii="Times New Roman" w:hAnsi="Times New Roman" w:cs="Times New Roman"/>
        </w:rPr>
        <w:t>​</w:t>
      </w:r>
      <w:r w:rsidRPr="00B451F9">
        <w:rPr>
          <w:b/>
          <w:bCs/>
        </w:rPr>
        <w:t>开启时钟与配置GPIO</w:t>
      </w:r>
      <w:r w:rsidRPr="00B451F9">
        <w:rPr>
          <w:rFonts w:ascii="Times New Roman" w:hAnsi="Times New Roman" w:cs="Times New Roman"/>
        </w:rPr>
        <w:t>​</w:t>
      </w:r>
      <w:r w:rsidRPr="00B451F9">
        <w:t>：使能ADC和对应GPIO端口的时钟，并将GPIO引脚设置为模拟输入模式。</w:t>
      </w:r>
    </w:p>
    <w:p w14:paraId="0F79BD8B" w14:textId="77777777" w:rsidR="00B451F9" w:rsidRPr="00B451F9" w:rsidRDefault="00B451F9">
      <w:pPr>
        <w:numPr>
          <w:ilvl w:val="0"/>
          <w:numId w:val="412"/>
        </w:numPr>
      </w:pPr>
      <w:r w:rsidRPr="00B451F9">
        <w:rPr>
          <w:rFonts w:ascii="Times New Roman" w:hAnsi="Times New Roman" w:cs="Times New Roman"/>
        </w:rPr>
        <w:t>​</w:t>
      </w:r>
      <w:r w:rsidRPr="00B451F9">
        <w:rPr>
          <w:b/>
          <w:bCs/>
        </w:rPr>
        <w:t>复位与时钟分频</w:t>
      </w:r>
      <w:r w:rsidRPr="00B451F9">
        <w:rPr>
          <w:rFonts w:ascii="Times New Roman" w:hAnsi="Times New Roman" w:cs="Times New Roman"/>
        </w:rPr>
        <w:t>​</w:t>
      </w:r>
      <w:r w:rsidRPr="00B451F9">
        <w:t xml:space="preserve">：使用 </w:t>
      </w:r>
      <w:proofErr w:type="spellStart"/>
      <w:r w:rsidRPr="00B451F9">
        <w:t>ADC_DeInit</w:t>
      </w:r>
      <w:proofErr w:type="spellEnd"/>
      <w:r w:rsidRPr="00B451F9">
        <w:t>()复位ADC，并配置ADC的时钟分频因子，确保其不超过14MHz。</w:t>
      </w:r>
    </w:p>
    <w:p w14:paraId="4C692D4D" w14:textId="77777777" w:rsidR="00B451F9" w:rsidRPr="00B451F9" w:rsidRDefault="00B451F9">
      <w:pPr>
        <w:numPr>
          <w:ilvl w:val="0"/>
          <w:numId w:val="412"/>
        </w:numPr>
      </w:pPr>
      <w:r w:rsidRPr="00B451F9">
        <w:rPr>
          <w:rFonts w:ascii="Times New Roman" w:hAnsi="Times New Roman" w:cs="Times New Roman"/>
        </w:rPr>
        <w:t>​</w:t>
      </w:r>
      <w:r w:rsidRPr="00B451F9">
        <w:rPr>
          <w:b/>
          <w:bCs/>
        </w:rPr>
        <w:t>初始化ADC参数</w:t>
      </w:r>
      <w:r w:rsidRPr="00B451F9">
        <w:rPr>
          <w:rFonts w:ascii="Times New Roman" w:hAnsi="Times New Roman" w:cs="Times New Roman"/>
        </w:rPr>
        <w:t>​</w:t>
      </w:r>
      <w:r w:rsidRPr="00B451F9">
        <w:t xml:space="preserve">：使用 </w:t>
      </w:r>
      <w:proofErr w:type="spellStart"/>
      <w:r w:rsidRPr="00B451F9">
        <w:t>ADC_Init</w:t>
      </w:r>
      <w:proofErr w:type="spellEnd"/>
      <w:r w:rsidRPr="00B451F9">
        <w:t>()函数配置ADC的工作模式、转换模式、触发源、数据对齐等参数。</w:t>
      </w:r>
    </w:p>
    <w:p w14:paraId="79FBB876" w14:textId="77777777" w:rsidR="00B451F9" w:rsidRPr="00B451F9" w:rsidRDefault="00B451F9">
      <w:pPr>
        <w:numPr>
          <w:ilvl w:val="0"/>
          <w:numId w:val="412"/>
        </w:numPr>
      </w:pPr>
      <w:r w:rsidRPr="00B451F9">
        <w:rPr>
          <w:rFonts w:ascii="Times New Roman" w:hAnsi="Times New Roman" w:cs="Times New Roman"/>
        </w:rPr>
        <w:lastRenderedPageBreak/>
        <w:t>​</w:t>
      </w:r>
      <w:r w:rsidRPr="00B451F9">
        <w:rPr>
          <w:b/>
          <w:bCs/>
        </w:rPr>
        <w:t>使能ADC</w:t>
      </w:r>
      <w:r w:rsidRPr="00B451F9">
        <w:rPr>
          <w:rFonts w:ascii="Times New Roman" w:hAnsi="Times New Roman" w:cs="Times New Roman"/>
        </w:rPr>
        <w:t>​</w:t>
      </w:r>
      <w:r w:rsidRPr="00B451F9">
        <w:t>：</w:t>
      </w:r>
      <w:r w:rsidRPr="00B451F9">
        <w:rPr>
          <w:rFonts w:ascii="Times New Roman" w:hAnsi="Times New Roman" w:cs="Times New Roman"/>
        </w:rPr>
        <w:t>​</w:t>
      </w:r>
      <w:r w:rsidRPr="00B451F9">
        <w:rPr>
          <w:b/>
          <w:bCs/>
        </w:rPr>
        <w:t xml:space="preserve">调用 </w:t>
      </w:r>
      <w:proofErr w:type="spellStart"/>
      <w:r w:rsidRPr="00B451F9">
        <w:rPr>
          <w:b/>
          <w:bCs/>
        </w:rPr>
        <w:t>ADC_Cmd</w:t>
      </w:r>
      <w:proofErr w:type="spellEnd"/>
      <w:r w:rsidRPr="00B451F9">
        <w:rPr>
          <w:b/>
          <w:bCs/>
        </w:rPr>
        <w:t>(</w:t>
      </w:r>
      <w:proofErr w:type="spellStart"/>
      <w:r w:rsidRPr="00B451F9">
        <w:rPr>
          <w:b/>
          <w:bCs/>
        </w:rPr>
        <w:t>ADCx</w:t>
      </w:r>
      <w:proofErr w:type="spellEnd"/>
      <w:r w:rsidRPr="00B451F9">
        <w:rPr>
          <w:b/>
          <w:bCs/>
        </w:rPr>
        <w:t>, ENABLE)</w:t>
      </w:r>
      <w:r w:rsidRPr="00B451F9">
        <w:t>。这是让ADC模块开始工作的关键一步。</w:t>
      </w:r>
    </w:p>
    <w:p w14:paraId="48E090BC" w14:textId="77777777" w:rsidR="00B451F9" w:rsidRPr="00B451F9" w:rsidRDefault="00B451F9">
      <w:pPr>
        <w:numPr>
          <w:ilvl w:val="0"/>
          <w:numId w:val="412"/>
        </w:numPr>
      </w:pPr>
      <w:r w:rsidRPr="00B451F9">
        <w:rPr>
          <w:rFonts w:ascii="Times New Roman" w:hAnsi="Times New Roman" w:cs="Times New Roman"/>
        </w:rPr>
        <w:t>​</w:t>
      </w:r>
      <w:r w:rsidRPr="00B451F9">
        <w:rPr>
          <w:b/>
          <w:bCs/>
        </w:rPr>
        <w:t>执行校准</w:t>
      </w:r>
      <w:r w:rsidRPr="00B451F9">
        <w:rPr>
          <w:rFonts w:ascii="Times New Roman" w:hAnsi="Times New Roman" w:cs="Times New Roman"/>
        </w:rPr>
        <w:t>​</w:t>
      </w:r>
      <w:r w:rsidRPr="00B451F9">
        <w:t xml:space="preserve">：进行ADC校准（依次调用 </w:t>
      </w:r>
      <w:proofErr w:type="spellStart"/>
      <w:r w:rsidRPr="00B451F9">
        <w:t>ADC_ResetCalibration</w:t>
      </w:r>
      <w:proofErr w:type="spellEnd"/>
      <w:r w:rsidRPr="00B451F9">
        <w:t xml:space="preserve">和 </w:t>
      </w:r>
      <w:proofErr w:type="spellStart"/>
      <w:r w:rsidRPr="00B451F9">
        <w:t>ADC_StartCalibration</w:t>
      </w:r>
      <w:proofErr w:type="spellEnd"/>
      <w:r w:rsidRPr="00B451F9">
        <w:t>，并等待完成），以提高转换精度。</w:t>
      </w:r>
    </w:p>
    <w:p w14:paraId="6A1D5E87" w14:textId="77777777" w:rsidR="00B451F9" w:rsidRPr="00B451F9" w:rsidRDefault="00B451F9">
      <w:pPr>
        <w:numPr>
          <w:ilvl w:val="0"/>
          <w:numId w:val="412"/>
        </w:numPr>
      </w:pPr>
      <w:r w:rsidRPr="00B451F9">
        <w:rPr>
          <w:rFonts w:ascii="Times New Roman" w:hAnsi="Times New Roman" w:cs="Times New Roman"/>
        </w:rPr>
        <w:t>​</w:t>
      </w:r>
      <w:r w:rsidRPr="00B451F9">
        <w:rPr>
          <w:b/>
          <w:bCs/>
        </w:rPr>
        <w:t>配置通道与触发转换</w:t>
      </w:r>
      <w:r w:rsidRPr="00B451F9">
        <w:rPr>
          <w:rFonts w:ascii="Times New Roman" w:hAnsi="Times New Roman" w:cs="Times New Roman"/>
        </w:rPr>
        <w:t>​</w:t>
      </w:r>
      <w:r w:rsidRPr="00B451F9">
        <w:t xml:space="preserve">：使用 </w:t>
      </w:r>
      <w:proofErr w:type="spellStart"/>
      <w:r w:rsidRPr="00B451F9">
        <w:t>ADC_RegularChannelConfig</w:t>
      </w:r>
      <w:proofErr w:type="spellEnd"/>
      <w:r w:rsidRPr="00B451F9">
        <w:t>指定具体通道，然后通过软件（</w:t>
      </w:r>
      <w:proofErr w:type="spellStart"/>
      <w:r w:rsidRPr="00B451F9">
        <w:t>ADC_SoftwareStartConvCmd</w:t>
      </w:r>
      <w:proofErr w:type="spellEnd"/>
      <w:r w:rsidRPr="00B451F9">
        <w:t>）或外部事件触发转换，并读取结果。</w:t>
      </w:r>
    </w:p>
    <w:p w14:paraId="03C03FE8" w14:textId="77777777" w:rsidR="00B451F9" w:rsidRPr="00B451F9" w:rsidRDefault="00B451F9" w:rsidP="00B451F9">
      <w:r w:rsidRPr="00B451F9">
        <w:t xml:space="preserve">以下是一个简单的代码片段，展示了 </w:t>
      </w:r>
      <w:proofErr w:type="spellStart"/>
      <w:r w:rsidRPr="00B451F9">
        <w:t>ADC_Cmd</w:t>
      </w:r>
      <w:proofErr w:type="spellEnd"/>
      <w:r w:rsidRPr="00B451F9">
        <w:t>的典型用法：</w:t>
      </w:r>
    </w:p>
    <w:p w14:paraId="0160591D" w14:textId="77777777" w:rsidR="00B451F9" w:rsidRPr="00B451F9" w:rsidRDefault="00B451F9" w:rsidP="00B451F9">
      <w:r w:rsidRPr="00B451F9">
        <w:t>/* 步骤1-3：配置时钟、GPIO、ADC参数等... */</w:t>
      </w:r>
    </w:p>
    <w:p w14:paraId="684758FE" w14:textId="77777777" w:rsidR="00B451F9" w:rsidRPr="00B451F9" w:rsidRDefault="00B451F9" w:rsidP="00B451F9"/>
    <w:p w14:paraId="142DEF9B" w14:textId="77777777" w:rsidR="00B451F9" w:rsidRPr="00B451F9" w:rsidRDefault="00B451F9" w:rsidP="00B451F9">
      <w:r w:rsidRPr="00B451F9">
        <w:t>/* 步骤4：使能 ADC1 */</w:t>
      </w:r>
    </w:p>
    <w:p w14:paraId="414DB865" w14:textId="77777777" w:rsidR="00B451F9" w:rsidRPr="00B451F9" w:rsidRDefault="00B451F9" w:rsidP="00B451F9">
      <w:proofErr w:type="spellStart"/>
      <w:r w:rsidRPr="00B451F9">
        <w:t>ADC_</w:t>
      </w:r>
      <w:proofErr w:type="gramStart"/>
      <w:r w:rsidRPr="00B451F9">
        <w:t>Cmd</w:t>
      </w:r>
      <w:proofErr w:type="spellEnd"/>
      <w:r w:rsidRPr="00B451F9">
        <w:t>(</w:t>
      </w:r>
      <w:proofErr w:type="gramEnd"/>
      <w:r w:rsidRPr="00B451F9">
        <w:t xml:space="preserve">ADC1, ENABLE); // </w:t>
      </w:r>
    </w:p>
    <w:p w14:paraId="5DA7BF2D" w14:textId="77777777" w:rsidR="00B451F9" w:rsidRPr="00B451F9" w:rsidRDefault="00B451F9" w:rsidP="00B451F9"/>
    <w:p w14:paraId="075DFBF1" w14:textId="77777777" w:rsidR="00B451F9" w:rsidRPr="00B451F9" w:rsidRDefault="00B451F9" w:rsidP="00B451F9">
      <w:r w:rsidRPr="00B451F9">
        <w:t>/* 步骤5：校准ADC */</w:t>
      </w:r>
    </w:p>
    <w:p w14:paraId="3B96F0D1" w14:textId="77777777" w:rsidR="00B451F9" w:rsidRPr="00B451F9" w:rsidRDefault="00B451F9" w:rsidP="00B451F9">
      <w:proofErr w:type="spellStart"/>
      <w:r w:rsidRPr="00B451F9">
        <w:t>ADC_</w:t>
      </w:r>
      <w:proofErr w:type="gramStart"/>
      <w:r w:rsidRPr="00B451F9">
        <w:t>ResetCalibration</w:t>
      </w:r>
      <w:proofErr w:type="spellEnd"/>
      <w:r w:rsidRPr="00B451F9">
        <w:t>(</w:t>
      </w:r>
      <w:proofErr w:type="gramEnd"/>
      <w:r w:rsidRPr="00B451F9">
        <w:t>ADC1);</w:t>
      </w:r>
    </w:p>
    <w:p w14:paraId="28A15878" w14:textId="77777777" w:rsidR="00B451F9" w:rsidRPr="00B451F9" w:rsidRDefault="00B451F9" w:rsidP="00B451F9">
      <w:proofErr w:type="gramStart"/>
      <w:r w:rsidRPr="00B451F9">
        <w:t>while(</w:t>
      </w:r>
      <w:proofErr w:type="spellStart"/>
      <w:proofErr w:type="gramEnd"/>
      <w:r w:rsidRPr="00B451F9">
        <w:t>ADC_</w:t>
      </w:r>
      <w:proofErr w:type="gramStart"/>
      <w:r w:rsidRPr="00B451F9">
        <w:t>GetResetCalibrationStatus</w:t>
      </w:r>
      <w:proofErr w:type="spellEnd"/>
      <w:r w:rsidRPr="00B451F9">
        <w:t>(</w:t>
      </w:r>
      <w:proofErr w:type="gramEnd"/>
      <w:r w:rsidRPr="00B451F9">
        <w:t>ADC1));</w:t>
      </w:r>
    </w:p>
    <w:p w14:paraId="50CBC591" w14:textId="77777777" w:rsidR="00B451F9" w:rsidRPr="00B451F9" w:rsidRDefault="00B451F9" w:rsidP="00B451F9">
      <w:proofErr w:type="spellStart"/>
      <w:r w:rsidRPr="00B451F9">
        <w:t>ADC_</w:t>
      </w:r>
      <w:proofErr w:type="gramStart"/>
      <w:r w:rsidRPr="00B451F9">
        <w:t>StartCalibration</w:t>
      </w:r>
      <w:proofErr w:type="spellEnd"/>
      <w:r w:rsidRPr="00B451F9">
        <w:t>(</w:t>
      </w:r>
      <w:proofErr w:type="gramEnd"/>
      <w:r w:rsidRPr="00B451F9">
        <w:t>ADC1);</w:t>
      </w:r>
    </w:p>
    <w:p w14:paraId="34671A94" w14:textId="77777777" w:rsidR="00B451F9" w:rsidRPr="00B451F9" w:rsidRDefault="00B451F9" w:rsidP="00B451F9">
      <w:proofErr w:type="gramStart"/>
      <w:r w:rsidRPr="00B451F9">
        <w:t>while(</w:t>
      </w:r>
      <w:proofErr w:type="spellStart"/>
      <w:proofErr w:type="gramEnd"/>
      <w:r w:rsidRPr="00B451F9">
        <w:t>ADC_</w:t>
      </w:r>
      <w:proofErr w:type="gramStart"/>
      <w:r w:rsidRPr="00B451F9">
        <w:t>GetCalibrationStatus</w:t>
      </w:r>
      <w:proofErr w:type="spellEnd"/>
      <w:r w:rsidRPr="00B451F9">
        <w:t>(</w:t>
      </w:r>
      <w:proofErr w:type="gramEnd"/>
      <w:r w:rsidRPr="00B451F9">
        <w:t>ADC1));</w:t>
      </w:r>
    </w:p>
    <w:p w14:paraId="72735D81" w14:textId="77777777" w:rsidR="00B451F9" w:rsidRPr="00B451F9" w:rsidRDefault="00B451F9" w:rsidP="00B451F9"/>
    <w:p w14:paraId="4ED7117A" w14:textId="77777777" w:rsidR="00B451F9" w:rsidRPr="00B451F9" w:rsidRDefault="00B451F9" w:rsidP="00B451F9">
      <w:r w:rsidRPr="00B451F9">
        <w:t>/* 后续进行通道配置和启动转换... */</w:t>
      </w:r>
    </w:p>
    <w:p w14:paraId="2BC659A7" w14:textId="77777777" w:rsidR="00B451F9" w:rsidRPr="00B451F9" w:rsidRDefault="00B451F9" w:rsidP="00B451F9">
      <w:pPr>
        <w:pStyle w:val="3"/>
      </w:pPr>
      <w:r w:rsidRPr="00B451F9">
        <w:rPr>
          <w:rFonts w:ascii="Segoe UI Emoji" w:hAnsi="Segoe UI Emoji" w:cs="Segoe UI Emoji"/>
        </w:rPr>
        <w:t>⚠️</w:t>
      </w:r>
      <w:r w:rsidRPr="00B451F9">
        <w:t xml:space="preserve"> 重要注意事项 </w:t>
      </w:r>
    </w:p>
    <w:p w14:paraId="736A1775" w14:textId="77777777" w:rsidR="00B451F9" w:rsidRPr="00B451F9" w:rsidRDefault="00B451F9">
      <w:pPr>
        <w:numPr>
          <w:ilvl w:val="0"/>
          <w:numId w:val="413"/>
        </w:numPr>
      </w:pPr>
      <w:r w:rsidRPr="00B451F9">
        <w:rPr>
          <w:rFonts w:ascii="Times New Roman" w:hAnsi="Times New Roman" w:cs="Times New Roman"/>
        </w:rPr>
        <w:t>​</w:t>
      </w:r>
      <w:r w:rsidRPr="00B451F9">
        <w:rPr>
          <w:b/>
          <w:bCs/>
        </w:rPr>
        <w:t>调用顺序</w:t>
      </w:r>
      <w:r w:rsidRPr="00B451F9">
        <w:rPr>
          <w:rFonts w:ascii="Times New Roman" w:hAnsi="Times New Roman" w:cs="Times New Roman"/>
        </w:rPr>
        <w:t>​</w:t>
      </w:r>
      <w:r w:rsidRPr="00B451F9">
        <w:t>：</w:t>
      </w:r>
      <w:proofErr w:type="spellStart"/>
      <w:r w:rsidRPr="00B451F9">
        <w:t>ADC_Cmd</w:t>
      </w:r>
      <w:proofErr w:type="spellEnd"/>
      <w:r w:rsidRPr="00B451F9">
        <w:t>(</w:t>
      </w:r>
      <w:proofErr w:type="spellStart"/>
      <w:r w:rsidRPr="00B451F9">
        <w:t>ADCx</w:t>
      </w:r>
      <w:proofErr w:type="spellEnd"/>
      <w:r w:rsidRPr="00B451F9">
        <w:t xml:space="preserve">, ENABLE)必须在 </w:t>
      </w:r>
      <w:proofErr w:type="spellStart"/>
      <w:r w:rsidRPr="00B451F9">
        <w:t>ADC_Init</w:t>
      </w:r>
      <w:proofErr w:type="spellEnd"/>
      <w:r w:rsidRPr="00B451F9">
        <w:t>()完成参数配置之后调用，但在执行校准和启动转换之前。错误的顺序可能导致配置不生效或转换失败。</w:t>
      </w:r>
    </w:p>
    <w:p w14:paraId="4812E1C2" w14:textId="77777777" w:rsidR="00B451F9" w:rsidRPr="00B451F9" w:rsidRDefault="00B451F9">
      <w:pPr>
        <w:numPr>
          <w:ilvl w:val="0"/>
          <w:numId w:val="413"/>
        </w:numPr>
      </w:pPr>
      <w:r w:rsidRPr="00B451F9">
        <w:rPr>
          <w:rFonts w:ascii="Times New Roman" w:hAnsi="Times New Roman" w:cs="Times New Roman"/>
        </w:rPr>
        <w:t>​</w:t>
      </w:r>
      <w:r w:rsidRPr="00B451F9">
        <w:rPr>
          <w:b/>
          <w:bCs/>
        </w:rPr>
        <w:t>节能管理</w:t>
      </w:r>
      <w:r w:rsidRPr="00B451F9">
        <w:rPr>
          <w:rFonts w:ascii="Times New Roman" w:hAnsi="Times New Roman" w:cs="Times New Roman"/>
        </w:rPr>
        <w:t>​</w:t>
      </w:r>
      <w:r w:rsidRPr="00B451F9">
        <w:t xml:space="preserve">：在电池供电或低功耗应用中，应善用 </w:t>
      </w:r>
      <w:proofErr w:type="spellStart"/>
      <w:r w:rsidRPr="00B451F9">
        <w:t>ADC_Cmd</w:t>
      </w:r>
      <w:proofErr w:type="spellEnd"/>
      <w:r w:rsidRPr="00B451F9">
        <w:t>(</w:t>
      </w:r>
      <w:proofErr w:type="spellStart"/>
      <w:r w:rsidRPr="00B451F9">
        <w:t>ADCx</w:t>
      </w:r>
      <w:proofErr w:type="spellEnd"/>
      <w:r w:rsidRPr="00B451F9">
        <w:t>, DISABLE)在空闲时关闭ADC以节省功耗。</w:t>
      </w:r>
    </w:p>
    <w:p w14:paraId="176BABDE" w14:textId="77777777" w:rsidR="00B451F9" w:rsidRPr="00B451F9" w:rsidRDefault="00B451F9">
      <w:pPr>
        <w:numPr>
          <w:ilvl w:val="0"/>
          <w:numId w:val="413"/>
        </w:numPr>
      </w:pPr>
      <w:r w:rsidRPr="00B451F9">
        <w:rPr>
          <w:rFonts w:ascii="Times New Roman" w:hAnsi="Times New Roman" w:cs="Times New Roman"/>
        </w:rPr>
        <w:t>​</w:t>
      </w:r>
      <w:r w:rsidRPr="00B451F9">
        <w:rPr>
          <w:b/>
          <w:bCs/>
        </w:rPr>
        <w:t>稳定性</w:t>
      </w:r>
      <w:r w:rsidRPr="00B451F9">
        <w:rPr>
          <w:rFonts w:ascii="Times New Roman" w:hAnsi="Times New Roman" w:cs="Times New Roman"/>
        </w:rPr>
        <w:t>​</w:t>
      </w:r>
      <w:r w:rsidRPr="00B451F9">
        <w:t>：避免在ADC转换过程中频繁地使能和失能ADC，这可能会导致不可预知的行为。如果需要连续采样，建议使用连续转换模式而非多次开关。</w:t>
      </w:r>
    </w:p>
    <w:p w14:paraId="18AD15B4" w14:textId="77777777" w:rsidR="00B451F9" w:rsidRPr="00B451F9" w:rsidRDefault="00B451F9" w:rsidP="00B451F9">
      <w:r w:rsidRPr="00B451F9">
        <w:t xml:space="preserve">希望这些详细的解释能帮助您更好地理解和使用 </w:t>
      </w:r>
      <w:proofErr w:type="spellStart"/>
      <w:r w:rsidRPr="00B451F9">
        <w:t>ADC_Cmd</w:t>
      </w:r>
      <w:proofErr w:type="spellEnd"/>
      <w:r w:rsidRPr="00B451F9">
        <w:t>函数。如果您对ADC的其他函数或配置流程有进一步疑问，我们可以继续探讨。</w:t>
      </w:r>
    </w:p>
    <w:p w14:paraId="69BFD739" w14:textId="43265AC1" w:rsidR="00D076A3" w:rsidRPr="00B451F9" w:rsidRDefault="00D076A3" w:rsidP="00D076A3"/>
    <w:p w14:paraId="2821D67E" w14:textId="364DA995" w:rsidR="0042108D" w:rsidRDefault="0042108D" w:rsidP="0042108D">
      <w:pPr>
        <w:pStyle w:val="2"/>
      </w:pPr>
      <w:proofErr w:type="spellStart"/>
      <w:r w:rsidRPr="0042108D">
        <w:t>ADC_DMACmd</w:t>
      </w:r>
      <w:proofErr w:type="spellEnd"/>
      <w:r w:rsidRPr="0042108D">
        <w:t>()</w:t>
      </w:r>
      <w:r w:rsidR="00B451F9">
        <w:br/>
      </w:r>
      <w:r w:rsidR="00B451F9" w:rsidRPr="00B451F9">
        <w:rPr>
          <w:b/>
          <w:bCs/>
        </w:rPr>
        <w:t>使能或失能</w:t>
      </w:r>
      <w:r w:rsidR="00B451F9" w:rsidRPr="00B451F9">
        <w:t>指定 ADC 的 DMA</w:t>
      </w:r>
    </w:p>
    <w:p w14:paraId="7F0CED6E" w14:textId="77777777" w:rsidR="00B451F9" w:rsidRPr="00B451F9" w:rsidRDefault="00B451F9" w:rsidP="00B451F9">
      <w:proofErr w:type="spellStart"/>
      <w:r w:rsidRPr="00B451F9">
        <w:t>ADC_DMACmd</w:t>
      </w:r>
      <w:proofErr w:type="spellEnd"/>
      <w:r w:rsidRPr="00B451F9">
        <w:t>函数用于</w:t>
      </w:r>
      <w:r w:rsidRPr="00B451F9">
        <w:rPr>
          <w:b/>
          <w:bCs/>
        </w:rPr>
        <w:t>使能或失能</w:t>
      </w:r>
      <w:r w:rsidRPr="00B451F9">
        <w:t>指定 ADC 的 DMA 请求功能。当此功能开启时，ADC 转换完成的数据会自动通过 DMA 传输到指定的内存地址，无需 CPU 介入，极大提高了数据传输效率，特别适用于多通道或连续转换的场景。</w:t>
      </w:r>
    </w:p>
    <w:p w14:paraId="2DFDA2A7" w14:textId="77777777" w:rsidR="00B451F9" w:rsidRPr="00B451F9" w:rsidRDefault="00B451F9" w:rsidP="00B451F9">
      <w:pPr>
        <w:pStyle w:val="3"/>
      </w:pPr>
      <w:r w:rsidRPr="00B451F9">
        <w:rPr>
          <w:rFonts w:ascii="Segoe UI Emoji" w:hAnsi="Segoe UI Emoji" w:cs="Segoe UI Emoji"/>
        </w:rPr>
        <w:t>🔧</w:t>
      </w:r>
      <w:r w:rsidRPr="00B451F9">
        <w:t xml:space="preserve"> 函数原型与参数详解 </w:t>
      </w:r>
    </w:p>
    <w:p w14:paraId="7655A6B9" w14:textId="77777777" w:rsidR="00B451F9" w:rsidRPr="00B451F9" w:rsidRDefault="00B451F9" w:rsidP="00B451F9">
      <w:r w:rsidRPr="00B451F9">
        <w:t xml:space="preserve">void </w:t>
      </w:r>
      <w:proofErr w:type="spellStart"/>
      <w:r w:rsidRPr="00B451F9">
        <w:t>ADC_</w:t>
      </w:r>
      <w:proofErr w:type="gramStart"/>
      <w:r w:rsidRPr="00B451F9">
        <w:t>DMACmd</w:t>
      </w:r>
      <w:proofErr w:type="spellEnd"/>
      <w:r w:rsidRPr="00B451F9">
        <w:t>(</w:t>
      </w:r>
      <w:proofErr w:type="spellStart"/>
      <w:proofErr w:type="gramEnd"/>
      <w:r w:rsidRPr="00B451F9">
        <w:t>ADC_TypeDef</w:t>
      </w:r>
      <w:proofErr w:type="spellEnd"/>
      <w:r w:rsidRPr="00B451F9">
        <w:t xml:space="preserve">* </w:t>
      </w:r>
      <w:proofErr w:type="spellStart"/>
      <w:r w:rsidRPr="00B451F9">
        <w:t>ADCx</w:t>
      </w:r>
      <w:proofErr w:type="spellEnd"/>
      <w:r w:rsidRPr="00B451F9">
        <w:t xml:space="preserve">, </w:t>
      </w:r>
      <w:proofErr w:type="spellStart"/>
      <w:r w:rsidRPr="00B451F9">
        <w:t>FunctionalState</w:t>
      </w:r>
      <w:proofErr w:type="spellEnd"/>
      <w:r w:rsidRPr="00B451F9">
        <w:t xml:space="preserve"> </w:t>
      </w:r>
      <w:proofErr w:type="spellStart"/>
      <w:r w:rsidRPr="00B451F9">
        <w:t>NewState</w:t>
      </w:r>
      <w:proofErr w:type="spellEnd"/>
      <w:r w:rsidRPr="00B451F9">
        <w:t>);</w:t>
      </w:r>
    </w:p>
    <w:p w14:paraId="4EEA010A" w14:textId="77777777" w:rsidR="00B451F9" w:rsidRPr="00B451F9" w:rsidRDefault="00B451F9">
      <w:pPr>
        <w:numPr>
          <w:ilvl w:val="0"/>
          <w:numId w:val="414"/>
        </w:numPr>
      </w:pPr>
      <w:r w:rsidRPr="00B451F9">
        <w:rPr>
          <w:rFonts w:ascii="Times New Roman" w:hAnsi="Times New Roman" w:cs="Times New Roman"/>
        </w:rPr>
        <w:t>​</w:t>
      </w:r>
      <w:proofErr w:type="spellStart"/>
      <w:r w:rsidRPr="00B451F9">
        <w:rPr>
          <w:b/>
          <w:bCs/>
        </w:rPr>
        <w:t>ADCx</w:t>
      </w:r>
      <w:proofErr w:type="spellEnd"/>
      <w:r w:rsidRPr="00B451F9">
        <w:rPr>
          <w:rFonts w:ascii="Times New Roman" w:hAnsi="Times New Roman" w:cs="Times New Roman"/>
        </w:rPr>
        <w:t>​</w:t>
      </w:r>
      <w:r w:rsidRPr="00B451F9">
        <w:t>：指定要使能或失能 DMA 功能的 ADC 外设。例如 ADC1、ADC2。</w:t>
      </w:r>
    </w:p>
    <w:p w14:paraId="0236C3F7" w14:textId="77777777" w:rsidR="00B451F9" w:rsidRPr="00B451F9" w:rsidRDefault="00B451F9">
      <w:pPr>
        <w:numPr>
          <w:ilvl w:val="0"/>
          <w:numId w:val="414"/>
        </w:numPr>
      </w:pPr>
      <w:r w:rsidRPr="00B451F9">
        <w:rPr>
          <w:rFonts w:ascii="Times New Roman" w:hAnsi="Times New Roman" w:cs="Times New Roman"/>
        </w:rPr>
        <w:t>​</w:t>
      </w:r>
      <w:proofErr w:type="spellStart"/>
      <w:r w:rsidRPr="00B451F9">
        <w:rPr>
          <w:b/>
          <w:bCs/>
        </w:rPr>
        <w:t>NewState</w:t>
      </w:r>
      <w:proofErr w:type="spellEnd"/>
      <w:r w:rsidRPr="00B451F9">
        <w:rPr>
          <w:rFonts w:ascii="Times New Roman" w:hAnsi="Times New Roman" w:cs="Times New Roman"/>
        </w:rPr>
        <w:t>​</w:t>
      </w:r>
      <w:r w:rsidRPr="00B451F9">
        <w:t>：设定 DMA 功能的新状态，可选 ENABLE或 DISABLE。</w:t>
      </w:r>
    </w:p>
    <w:p w14:paraId="0A087A5B" w14:textId="77777777" w:rsidR="00B451F9" w:rsidRPr="00B451F9" w:rsidRDefault="00B451F9" w:rsidP="00B451F9">
      <w:pPr>
        <w:pStyle w:val="3"/>
      </w:pPr>
      <w:r w:rsidRPr="00B451F9">
        <w:rPr>
          <w:rFonts w:ascii="Segoe UI Emoji" w:hAnsi="Segoe UI Emoji" w:cs="Segoe UI Emoji"/>
        </w:rPr>
        <w:t>⚙️</w:t>
      </w:r>
      <w:r w:rsidRPr="00B451F9">
        <w:t xml:space="preserve"> 工作原理与核心作用 </w:t>
      </w:r>
    </w:p>
    <w:p w14:paraId="024A9B34" w14:textId="77777777" w:rsidR="00B451F9" w:rsidRPr="00B451F9" w:rsidRDefault="00B451F9" w:rsidP="00B451F9">
      <w:r w:rsidRPr="00B451F9">
        <w:t xml:space="preserve">使能 </w:t>
      </w:r>
      <w:proofErr w:type="spellStart"/>
      <w:r w:rsidRPr="00B451F9">
        <w:t>ADC_DMACmd</w:t>
      </w:r>
      <w:proofErr w:type="spellEnd"/>
      <w:r w:rsidRPr="00B451F9">
        <w:t>后，ADC 转换完成会自动产生 DMA 请求，DMA 控制器将 ADC 数据寄存器 (</w:t>
      </w:r>
      <w:proofErr w:type="spellStart"/>
      <w:r w:rsidRPr="00B451F9">
        <w:t>ADCx</w:t>
      </w:r>
      <w:proofErr w:type="spellEnd"/>
      <w:r w:rsidRPr="00B451F9">
        <w:t>-&gt;DR) 中的转换结果直接搬运到预设的内存区域（如数组）。这能有效避免 CPU 被频繁的 ADC 转换完成中断所占用，实现高效的数据流处理。</w:t>
      </w:r>
    </w:p>
    <w:p w14:paraId="0330CF76" w14:textId="77777777" w:rsidR="00B451F9" w:rsidRPr="00B451F9" w:rsidRDefault="00B451F9" w:rsidP="00B451F9">
      <w:pPr>
        <w:pStyle w:val="3"/>
      </w:pPr>
      <w:r w:rsidRPr="00B451F9">
        <w:rPr>
          <w:rFonts w:ascii="Segoe UI Emoji" w:hAnsi="Segoe UI Emoji" w:cs="Segoe UI Emoji"/>
        </w:rPr>
        <w:t>📝</w:t>
      </w:r>
      <w:r w:rsidRPr="00B451F9">
        <w:t xml:space="preserve"> 典型配置流程与代码示例 </w:t>
      </w:r>
    </w:p>
    <w:p w14:paraId="02938139" w14:textId="77777777" w:rsidR="00B451F9" w:rsidRPr="00B451F9" w:rsidRDefault="00B451F9" w:rsidP="00B451F9">
      <w:proofErr w:type="spellStart"/>
      <w:r w:rsidRPr="00B451F9">
        <w:t>ADC_DMACmd</w:t>
      </w:r>
      <w:proofErr w:type="spellEnd"/>
      <w:r w:rsidRPr="00B451F9">
        <w:t>通常在一个完整的 ADC-DMA 初始化流程中被调用。以下是基于 STM32 标准外设库的关键步骤示意：</w:t>
      </w:r>
    </w:p>
    <w:p w14:paraId="6FD11060" w14:textId="77777777" w:rsidR="00B451F9" w:rsidRPr="00B451F9" w:rsidRDefault="00B451F9">
      <w:pPr>
        <w:numPr>
          <w:ilvl w:val="0"/>
          <w:numId w:val="415"/>
        </w:numPr>
      </w:pPr>
      <w:r w:rsidRPr="00B451F9">
        <w:rPr>
          <w:rFonts w:ascii="Times New Roman" w:hAnsi="Times New Roman" w:cs="Times New Roman"/>
        </w:rPr>
        <w:t>​</w:t>
      </w:r>
      <w:r w:rsidRPr="00B451F9">
        <w:rPr>
          <w:b/>
          <w:bCs/>
        </w:rPr>
        <w:t>配置 GPIO</w:t>
      </w:r>
      <w:r w:rsidRPr="00B451F9">
        <w:rPr>
          <w:rFonts w:ascii="Times New Roman" w:hAnsi="Times New Roman" w:cs="Times New Roman"/>
        </w:rPr>
        <w:t>​</w:t>
      </w:r>
      <w:r w:rsidRPr="00B451F9">
        <w:t>：将 ADC 通道对应的引脚设置为模拟输入模式。</w:t>
      </w:r>
    </w:p>
    <w:p w14:paraId="426E3465" w14:textId="77777777" w:rsidR="00B451F9" w:rsidRPr="00B451F9" w:rsidRDefault="00B451F9">
      <w:pPr>
        <w:numPr>
          <w:ilvl w:val="0"/>
          <w:numId w:val="415"/>
        </w:numPr>
      </w:pPr>
      <w:r w:rsidRPr="00B451F9">
        <w:rPr>
          <w:rFonts w:ascii="Times New Roman" w:hAnsi="Times New Roman" w:cs="Times New Roman"/>
        </w:rPr>
        <w:t>​</w:t>
      </w:r>
      <w:r w:rsidRPr="00B451F9">
        <w:rPr>
          <w:b/>
          <w:bCs/>
        </w:rPr>
        <w:t>使能时钟</w:t>
      </w:r>
      <w:r w:rsidRPr="00B451F9">
        <w:rPr>
          <w:rFonts w:ascii="Times New Roman" w:hAnsi="Times New Roman" w:cs="Times New Roman"/>
        </w:rPr>
        <w:t>​</w:t>
      </w:r>
      <w:r w:rsidRPr="00B451F9">
        <w:t>：使能 ADC 和 DMA 对应的时钟。</w:t>
      </w:r>
    </w:p>
    <w:p w14:paraId="18DCEAB9" w14:textId="77777777" w:rsidR="00B451F9" w:rsidRPr="00B451F9" w:rsidRDefault="00B451F9">
      <w:pPr>
        <w:numPr>
          <w:ilvl w:val="0"/>
          <w:numId w:val="415"/>
        </w:numPr>
      </w:pPr>
      <w:r w:rsidRPr="00B451F9">
        <w:rPr>
          <w:rFonts w:ascii="Times New Roman" w:hAnsi="Times New Roman" w:cs="Times New Roman"/>
        </w:rPr>
        <w:t>​</w:t>
      </w:r>
      <w:r w:rsidRPr="00B451F9">
        <w:rPr>
          <w:b/>
          <w:bCs/>
        </w:rPr>
        <w:t>配置 DMA 参数</w:t>
      </w:r>
      <w:r w:rsidRPr="00B451F9">
        <w:rPr>
          <w:rFonts w:ascii="Times New Roman" w:hAnsi="Times New Roman" w:cs="Times New Roman"/>
        </w:rPr>
        <w:t>​</w:t>
      </w:r>
      <w:r w:rsidRPr="00B451F9">
        <w:t>：初始化 DMA，设置外设地址（ADC 数据寄存器地址）、内存地址、数据宽度、传输模式等。</w:t>
      </w:r>
    </w:p>
    <w:p w14:paraId="6E25817D" w14:textId="77777777" w:rsidR="00B451F9" w:rsidRPr="00B451F9" w:rsidRDefault="00B451F9">
      <w:pPr>
        <w:numPr>
          <w:ilvl w:val="0"/>
          <w:numId w:val="415"/>
        </w:numPr>
      </w:pPr>
      <w:r w:rsidRPr="00B451F9">
        <w:rPr>
          <w:rFonts w:ascii="Times New Roman" w:hAnsi="Times New Roman" w:cs="Times New Roman"/>
        </w:rPr>
        <w:t>​</w:t>
      </w:r>
      <w:r w:rsidRPr="00B451F9">
        <w:rPr>
          <w:b/>
          <w:bCs/>
        </w:rPr>
        <w:t>配置 ADC 参数</w:t>
      </w:r>
      <w:r w:rsidRPr="00B451F9">
        <w:rPr>
          <w:rFonts w:ascii="Times New Roman" w:hAnsi="Times New Roman" w:cs="Times New Roman"/>
        </w:rPr>
        <w:t>​</w:t>
      </w:r>
      <w:r w:rsidRPr="00B451F9">
        <w:t>：初始化 ADC，设置工作模式、扫描模式、连续转换模式、触发源等。</w:t>
      </w:r>
    </w:p>
    <w:p w14:paraId="2FE580C9" w14:textId="77777777" w:rsidR="00B451F9" w:rsidRPr="00B451F9" w:rsidRDefault="00B451F9">
      <w:pPr>
        <w:numPr>
          <w:ilvl w:val="0"/>
          <w:numId w:val="415"/>
        </w:numPr>
      </w:pPr>
      <w:r w:rsidRPr="00B451F9">
        <w:rPr>
          <w:rFonts w:ascii="Times New Roman" w:hAnsi="Times New Roman" w:cs="Times New Roman"/>
        </w:rPr>
        <w:t>​</w:t>
      </w:r>
      <w:r w:rsidRPr="00B451F9">
        <w:rPr>
          <w:b/>
          <w:bCs/>
        </w:rPr>
        <w:t>使能 ADC 的 DMA 功能</w:t>
      </w:r>
      <w:r w:rsidRPr="00B451F9">
        <w:rPr>
          <w:rFonts w:ascii="Times New Roman" w:hAnsi="Times New Roman" w:cs="Times New Roman"/>
        </w:rPr>
        <w:t>​</w:t>
      </w:r>
      <w:r w:rsidRPr="00B451F9">
        <w:t>：</w:t>
      </w:r>
      <w:r w:rsidRPr="00B451F9">
        <w:rPr>
          <w:rFonts w:ascii="Times New Roman" w:hAnsi="Times New Roman" w:cs="Times New Roman"/>
        </w:rPr>
        <w:t>​</w:t>
      </w:r>
      <w:r w:rsidRPr="00B451F9">
        <w:rPr>
          <w:b/>
          <w:bCs/>
        </w:rPr>
        <w:t xml:space="preserve">调用 </w:t>
      </w:r>
      <w:proofErr w:type="spellStart"/>
      <w:r w:rsidRPr="00B451F9">
        <w:rPr>
          <w:b/>
          <w:bCs/>
        </w:rPr>
        <w:t>ADC_DMACmd</w:t>
      </w:r>
      <w:proofErr w:type="spellEnd"/>
      <w:r w:rsidRPr="00B451F9">
        <w:rPr>
          <w:b/>
          <w:bCs/>
        </w:rPr>
        <w:t>(</w:t>
      </w:r>
      <w:proofErr w:type="spellStart"/>
      <w:r w:rsidRPr="00B451F9">
        <w:rPr>
          <w:b/>
          <w:bCs/>
        </w:rPr>
        <w:t>ADCx</w:t>
      </w:r>
      <w:proofErr w:type="spellEnd"/>
      <w:r w:rsidRPr="00B451F9">
        <w:rPr>
          <w:b/>
          <w:bCs/>
        </w:rPr>
        <w:t>, ENABLE)</w:t>
      </w:r>
      <w:r w:rsidRPr="00B451F9">
        <w:t>。</w:t>
      </w:r>
    </w:p>
    <w:p w14:paraId="128A79E9" w14:textId="77777777" w:rsidR="00B451F9" w:rsidRPr="00B451F9" w:rsidRDefault="00B451F9">
      <w:pPr>
        <w:numPr>
          <w:ilvl w:val="0"/>
          <w:numId w:val="415"/>
        </w:numPr>
      </w:pPr>
      <w:r w:rsidRPr="00B451F9">
        <w:rPr>
          <w:rFonts w:ascii="Times New Roman" w:hAnsi="Times New Roman" w:cs="Times New Roman"/>
        </w:rPr>
        <w:t>​</w:t>
      </w:r>
      <w:r w:rsidRPr="00B451F9">
        <w:rPr>
          <w:b/>
          <w:bCs/>
        </w:rPr>
        <w:t>使能 DMA 通道</w:t>
      </w:r>
      <w:r w:rsidRPr="00B451F9">
        <w:rPr>
          <w:rFonts w:ascii="Times New Roman" w:hAnsi="Times New Roman" w:cs="Times New Roman"/>
        </w:rPr>
        <w:t>​</w:t>
      </w:r>
      <w:r w:rsidRPr="00B451F9">
        <w:t xml:space="preserve">：调用 </w:t>
      </w:r>
      <w:proofErr w:type="spellStart"/>
      <w:r w:rsidRPr="00B451F9">
        <w:t>DMA_Cmd</w:t>
      </w:r>
      <w:proofErr w:type="spellEnd"/>
      <w:r w:rsidRPr="00B451F9">
        <w:t>(</w:t>
      </w:r>
      <w:proofErr w:type="spellStart"/>
      <w:r w:rsidRPr="00B451F9">
        <w:t>DMAy_Channelx</w:t>
      </w:r>
      <w:proofErr w:type="spellEnd"/>
      <w:r w:rsidRPr="00B451F9">
        <w:t>, ENABLE)。</w:t>
      </w:r>
    </w:p>
    <w:p w14:paraId="65739FC8" w14:textId="77777777" w:rsidR="00B451F9" w:rsidRPr="00B451F9" w:rsidRDefault="00B451F9">
      <w:pPr>
        <w:numPr>
          <w:ilvl w:val="0"/>
          <w:numId w:val="415"/>
        </w:numPr>
      </w:pPr>
      <w:r w:rsidRPr="00B451F9">
        <w:rPr>
          <w:rFonts w:ascii="Times New Roman" w:hAnsi="Times New Roman" w:cs="Times New Roman"/>
        </w:rPr>
        <w:t>​</w:t>
      </w:r>
      <w:r w:rsidRPr="00B451F9">
        <w:rPr>
          <w:b/>
          <w:bCs/>
        </w:rPr>
        <w:t>使能 ADC</w:t>
      </w:r>
      <w:r w:rsidRPr="00B451F9">
        <w:rPr>
          <w:rFonts w:ascii="Times New Roman" w:hAnsi="Times New Roman" w:cs="Times New Roman"/>
        </w:rPr>
        <w:t>​</w:t>
      </w:r>
      <w:r w:rsidRPr="00B451F9">
        <w:t xml:space="preserve">：调用 </w:t>
      </w:r>
      <w:proofErr w:type="spellStart"/>
      <w:r w:rsidRPr="00B451F9">
        <w:t>ADC_Cmd</w:t>
      </w:r>
      <w:proofErr w:type="spellEnd"/>
      <w:r w:rsidRPr="00B451F9">
        <w:t>(</w:t>
      </w:r>
      <w:proofErr w:type="spellStart"/>
      <w:r w:rsidRPr="00B451F9">
        <w:t>ADCx</w:t>
      </w:r>
      <w:proofErr w:type="spellEnd"/>
      <w:r w:rsidRPr="00B451F9">
        <w:t>, ENABLE)。</w:t>
      </w:r>
    </w:p>
    <w:p w14:paraId="1FC5A814" w14:textId="77777777" w:rsidR="00B451F9" w:rsidRPr="00B451F9" w:rsidRDefault="00B451F9">
      <w:pPr>
        <w:numPr>
          <w:ilvl w:val="0"/>
          <w:numId w:val="415"/>
        </w:numPr>
      </w:pPr>
      <w:r w:rsidRPr="00B451F9">
        <w:rPr>
          <w:rFonts w:ascii="Times New Roman" w:hAnsi="Times New Roman" w:cs="Times New Roman"/>
        </w:rPr>
        <w:t>​</w:t>
      </w:r>
      <w:r w:rsidRPr="00B451F9">
        <w:rPr>
          <w:b/>
          <w:bCs/>
        </w:rPr>
        <w:t>ADC 校准</w:t>
      </w:r>
      <w:r w:rsidRPr="00B451F9">
        <w:rPr>
          <w:rFonts w:ascii="Times New Roman" w:hAnsi="Times New Roman" w:cs="Times New Roman"/>
        </w:rPr>
        <w:t>​</w:t>
      </w:r>
      <w:r w:rsidRPr="00B451F9">
        <w:t>：执行校准流程。</w:t>
      </w:r>
    </w:p>
    <w:p w14:paraId="7CCDDABB" w14:textId="77777777" w:rsidR="00B451F9" w:rsidRPr="00B451F9" w:rsidRDefault="00B451F9">
      <w:pPr>
        <w:numPr>
          <w:ilvl w:val="0"/>
          <w:numId w:val="415"/>
        </w:numPr>
      </w:pPr>
      <w:r w:rsidRPr="00B451F9">
        <w:rPr>
          <w:rFonts w:ascii="Times New Roman" w:hAnsi="Times New Roman" w:cs="Times New Roman"/>
        </w:rPr>
        <w:lastRenderedPageBreak/>
        <w:t>​</w:t>
      </w:r>
      <w:r w:rsidRPr="00B451F9">
        <w:rPr>
          <w:b/>
          <w:bCs/>
        </w:rPr>
        <w:t>启动转换</w:t>
      </w:r>
      <w:r w:rsidRPr="00B451F9">
        <w:rPr>
          <w:rFonts w:ascii="Times New Roman" w:hAnsi="Times New Roman" w:cs="Times New Roman"/>
        </w:rPr>
        <w:t>​</w:t>
      </w:r>
      <w:r w:rsidRPr="00B451F9">
        <w:t>：通过软件或外部触发启动 ADC 转换。</w:t>
      </w:r>
    </w:p>
    <w:p w14:paraId="004D457A" w14:textId="77777777" w:rsidR="00B451F9" w:rsidRPr="00B451F9" w:rsidRDefault="00B451F9" w:rsidP="00B451F9">
      <w:r w:rsidRPr="00B451F9">
        <w:t>一个简化的代码片段如下：</w:t>
      </w:r>
    </w:p>
    <w:p w14:paraId="2F6F1171" w14:textId="77777777" w:rsidR="00B451F9" w:rsidRPr="00B451F9" w:rsidRDefault="00B451F9" w:rsidP="00B451F9">
      <w:r w:rsidRPr="00B451F9">
        <w:t>// 1. 使能时钟</w:t>
      </w:r>
    </w:p>
    <w:p w14:paraId="52FCF7C3" w14:textId="77777777" w:rsidR="00B451F9" w:rsidRPr="00B451F9" w:rsidRDefault="00B451F9" w:rsidP="00B451F9">
      <w:proofErr w:type="spellStart"/>
      <w:r w:rsidRPr="00B451F9">
        <w:t>RCC_</w:t>
      </w:r>
      <w:proofErr w:type="gramStart"/>
      <w:r w:rsidRPr="00B451F9">
        <w:t>AHBPeriphClockCmd</w:t>
      </w:r>
      <w:proofErr w:type="spellEnd"/>
      <w:r w:rsidRPr="00B451F9">
        <w:t>(</w:t>
      </w:r>
      <w:proofErr w:type="gramEnd"/>
      <w:r w:rsidRPr="00B451F9">
        <w:t>RCC_AHBPeriph_DMA1, ENABLE);</w:t>
      </w:r>
    </w:p>
    <w:p w14:paraId="4DB9E8A7" w14:textId="77777777" w:rsidR="00B451F9" w:rsidRPr="00B451F9" w:rsidRDefault="00B451F9" w:rsidP="00B451F9">
      <w:r w:rsidRPr="00B451F9">
        <w:t>RCC_APB2</w:t>
      </w:r>
      <w:proofErr w:type="gramStart"/>
      <w:r w:rsidRPr="00B451F9">
        <w:t>PeriphClockCmd(</w:t>
      </w:r>
      <w:proofErr w:type="gramEnd"/>
      <w:r w:rsidRPr="00B451F9">
        <w:t>RCC_APB2Periph_ADC1, ENABLE);</w:t>
      </w:r>
    </w:p>
    <w:p w14:paraId="701F2F53" w14:textId="77777777" w:rsidR="00B451F9" w:rsidRPr="00B451F9" w:rsidRDefault="00B451F9" w:rsidP="00B451F9"/>
    <w:p w14:paraId="77676920" w14:textId="77777777" w:rsidR="00B451F9" w:rsidRPr="00B451F9" w:rsidRDefault="00B451F9" w:rsidP="00B451F9">
      <w:r w:rsidRPr="00B451F9">
        <w:t>// 2. 配置DMA</w:t>
      </w:r>
    </w:p>
    <w:p w14:paraId="5538F912" w14:textId="77777777" w:rsidR="00B451F9" w:rsidRPr="00B451F9" w:rsidRDefault="00B451F9" w:rsidP="00B451F9">
      <w:proofErr w:type="spellStart"/>
      <w:r w:rsidRPr="00B451F9">
        <w:t>DMA_InitTypeDef</w:t>
      </w:r>
      <w:proofErr w:type="spellEnd"/>
      <w:r w:rsidRPr="00B451F9">
        <w:t xml:space="preserve"> </w:t>
      </w:r>
      <w:proofErr w:type="spellStart"/>
      <w:r w:rsidRPr="00B451F9">
        <w:t>DMA_InitStructure</w:t>
      </w:r>
      <w:proofErr w:type="spellEnd"/>
      <w:r w:rsidRPr="00B451F9">
        <w:t>;</w:t>
      </w:r>
    </w:p>
    <w:p w14:paraId="05B7F88A" w14:textId="77777777" w:rsidR="00B451F9" w:rsidRPr="00B451F9" w:rsidRDefault="00B451F9" w:rsidP="00B451F9">
      <w:proofErr w:type="spellStart"/>
      <w:r w:rsidRPr="00B451F9">
        <w:t>DMA_InitStructure.DMA_PeripheralBaseAddr</w:t>
      </w:r>
      <w:proofErr w:type="spellEnd"/>
      <w:r w:rsidRPr="00B451F9">
        <w:t xml:space="preserve"> = (uint32_t)&amp;(ADC1-&gt;DR); // ADC数据寄存器地址</w:t>
      </w:r>
    </w:p>
    <w:p w14:paraId="7DC6872B" w14:textId="77777777" w:rsidR="00B451F9" w:rsidRPr="00B451F9" w:rsidRDefault="00B451F9" w:rsidP="00B451F9">
      <w:proofErr w:type="spellStart"/>
      <w:r w:rsidRPr="00B451F9">
        <w:t>DMA_InitStructure.DMA_MemoryBaseAddr</w:t>
      </w:r>
      <w:proofErr w:type="spellEnd"/>
      <w:r w:rsidRPr="00B451F9">
        <w:t xml:space="preserve"> = (uint32_t)</w:t>
      </w:r>
      <w:proofErr w:type="spellStart"/>
      <w:r w:rsidRPr="00B451F9">
        <w:t>ADC_ConvertedValue</w:t>
      </w:r>
      <w:proofErr w:type="spellEnd"/>
      <w:r w:rsidRPr="00B451F9">
        <w:t>; // 内存数组地址</w:t>
      </w:r>
    </w:p>
    <w:p w14:paraId="443C6FF0" w14:textId="77777777" w:rsidR="00B451F9" w:rsidRPr="00B451F9" w:rsidRDefault="00B451F9" w:rsidP="00B451F9">
      <w:proofErr w:type="spellStart"/>
      <w:r w:rsidRPr="00B451F9">
        <w:t>DMA_InitStructure.DMA_DIR</w:t>
      </w:r>
      <w:proofErr w:type="spellEnd"/>
      <w:r w:rsidRPr="00B451F9">
        <w:t xml:space="preserve"> = </w:t>
      </w:r>
      <w:proofErr w:type="spellStart"/>
      <w:r w:rsidRPr="00B451F9">
        <w:t>DMA_DIR_PeripheralSRC</w:t>
      </w:r>
      <w:proofErr w:type="spellEnd"/>
      <w:r w:rsidRPr="00B451F9">
        <w:t>; // 传输方向：外设为源</w:t>
      </w:r>
    </w:p>
    <w:p w14:paraId="5D9F12A4" w14:textId="77777777" w:rsidR="00B451F9" w:rsidRPr="00B451F9" w:rsidRDefault="00B451F9" w:rsidP="00B451F9">
      <w:proofErr w:type="spellStart"/>
      <w:r w:rsidRPr="00B451F9">
        <w:t>DMA_InitStructure.DMA_BufferSize</w:t>
      </w:r>
      <w:proofErr w:type="spellEnd"/>
      <w:r w:rsidRPr="00B451F9">
        <w:t xml:space="preserve"> = 2; // 要传输的数据量</w:t>
      </w:r>
    </w:p>
    <w:p w14:paraId="3A9B1038" w14:textId="77777777" w:rsidR="00B451F9" w:rsidRPr="00B451F9" w:rsidRDefault="00B451F9" w:rsidP="00B451F9">
      <w:r w:rsidRPr="00B451F9">
        <w:t>// ... 其他DMA参数配置</w:t>
      </w:r>
    </w:p>
    <w:p w14:paraId="69CA0ABC" w14:textId="77777777" w:rsidR="00B451F9" w:rsidRPr="00B451F9" w:rsidRDefault="00B451F9" w:rsidP="00B451F9">
      <w:proofErr w:type="spellStart"/>
      <w:r w:rsidRPr="00B451F9">
        <w:t>DMA_</w:t>
      </w:r>
      <w:proofErr w:type="gramStart"/>
      <w:r w:rsidRPr="00B451F9">
        <w:t>Init</w:t>
      </w:r>
      <w:proofErr w:type="spellEnd"/>
      <w:r w:rsidRPr="00B451F9">
        <w:t>(</w:t>
      </w:r>
      <w:proofErr w:type="gramEnd"/>
      <w:r w:rsidRPr="00B451F9">
        <w:t>DMA1_Channel1, &amp;</w:t>
      </w:r>
      <w:proofErr w:type="spellStart"/>
      <w:r w:rsidRPr="00B451F9">
        <w:t>DMA_InitStructure</w:t>
      </w:r>
      <w:proofErr w:type="spellEnd"/>
      <w:r w:rsidRPr="00B451F9">
        <w:t>);</w:t>
      </w:r>
    </w:p>
    <w:p w14:paraId="070AB8B3" w14:textId="77777777" w:rsidR="00B451F9" w:rsidRPr="00B451F9" w:rsidRDefault="00B451F9" w:rsidP="00B451F9">
      <w:proofErr w:type="spellStart"/>
      <w:r w:rsidRPr="00B451F9">
        <w:t>DMA_</w:t>
      </w:r>
      <w:proofErr w:type="gramStart"/>
      <w:r w:rsidRPr="00B451F9">
        <w:t>Cmd</w:t>
      </w:r>
      <w:proofErr w:type="spellEnd"/>
      <w:r w:rsidRPr="00B451F9">
        <w:t>(</w:t>
      </w:r>
      <w:proofErr w:type="gramEnd"/>
      <w:r w:rsidRPr="00B451F9">
        <w:t>DMA1_Channel1, ENABLE);</w:t>
      </w:r>
    </w:p>
    <w:p w14:paraId="415C5BCE" w14:textId="77777777" w:rsidR="00B451F9" w:rsidRPr="00B451F9" w:rsidRDefault="00B451F9" w:rsidP="00B451F9"/>
    <w:p w14:paraId="0F3AD132" w14:textId="77777777" w:rsidR="00B451F9" w:rsidRPr="00B451F9" w:rsidRDefault="00B451F9" w:rsidP="00B451F9">
      <w:r w:rsidRPr="00B451F9">
        <w:t>// 3. 配置ADC</w:t>
      </w:r>
    </w:p>
    <w:p w14:paraId="5E781918" w14:textId="77777777" w:rsidR="00B451F9" w:rsidRPr="00B451F9" w:rsidRDefault="00B451F9" w:rsidP="00B451F9">
      <w:proofErr w:type="spellStart"/>
      <w:r w:rsidRPr="00B451F9">
        <w:t>ADC_InitTypeDef</w:t>
      </w:r>
      <w:proofErr w:type="spellEnd"/>
      <w:r w:rsidRPr="00B451F9">
        <w:t xml:space="preserve"> </w:t>
      </w:r>
      <w:proofErr w:type="spellStart"/>
      <w:r w:rsidRPr="00B451F9">
        <w:t>ADC_InitStructure</w:t>
      </w:r>
      <w:proofErr w:type="spellEnd"/>
      <w:r w:rsidRPr="00B451F9">
        <w:t>;</w:t>
      </w:r>
    </w:p>
    <w:p w14:paraId="406794D2" w14:textId="77777777" w:rsidR="00B451F9" w:rsidRPr="00B451F9" w:rsidRDefault="00B451F9" w:rsidP="00B451F9">
      <w:proofErr w:type="spellStart"/>
      <w:r w:rsidRPr="00B451F9">
        <w:t>ADC_InitStructure.ADC_Mode</w:t>
      </w:r>
      <w:proofErr w:type="spellEnd"/>
      <w:r w:rsidRPr="00B451F9">
        <w:t xml:space="preserve"> = </w:t>
      </w:r>
      <w:proofErr w:type="spellStart"/>
      <w:r w:rsidRPr="00B451F9">
        <w:t>ADC_Mode_Independent</w:t>
      </w:r>
      <w:proofErr w:type="spellEnd"/>
      <w:r w:rsidRPr="00B451F9">
        <w:t>;</w:t>
      </w:r>
    </w:p>
    <w:p w14:paraId="60C513BB" w14:textId="77777777" w:rsidR="00B451F9" w:rsidRPr="00B451F9" w:rsidRDefault="00B451F9" w:rsidP="00B451F9">
      <w:proofErr w:type="spellStart"/>
      <w:r w:rsidRPr="00B451F9">
        <w:t>ADC_InitStructure.ADC_ScanConvMode</w:t>
      </w:r>
      <w:proofErr w:type="spellEnd"/>
      <w:r w:rsidRPr="00B451F9">
        <w:t xml:space="preserve"> = ENABLE; // 多通道需开启扫描模式</w:t>
      </w:r>
    </w:p>
    <w:p w14:paraId="0392C5CD" w14:textId="77777777" w:rsidR="00B451F9" w:rsidRPr="00B451F9" w:rsidRDefault="00B451F9" w:rsidP="00B451F9">
      <w:proofErr w:type="spellStart"/>
      <w:r w:rsidRPr="00B451F9">
        <w:t>ADC_InitStructure.ADC_ContinuousConvMode</w:t>
      </w:r>
      <w:proofErr w:type="spellEnd"/>
      <w:r w:rsidRPr="00B451F9">
        <w:t xml:space="preserve"> = ENABLE;</w:t>
      </w:r>
    </w:p>
    <w:p w14:paraId="30BB0D49" w14:textId="77777777" w:rsidR="00B451F9" w:rsidRPr="00B451F9" w:rsidRDefault="00B451F9" w:rsidP="00B451F9">
      <w:proofErr w:type="spellStart"/>
      <w:r w:rsidRPr="00B451F9">
        <w:t>ADC_InitStructure.ADC_ExternalTrigConv</w:t>
      </w:r>
      <w:proofErr w:type="spellEnd"/>
      <w:r w:rsidRPr="00B451F9">
        <w:t xml:space="preserve"> = </w:t>
      </w:r>
      <w:proofErr w:type="spellStart"/>
      <w:r w:rsidRPr="00B451F9">
        <w:t>ADC_ExternalTrigConv_None</w:t>
      </w:r>
      <w:proofErr w:type="spellEnd"/>
      <w:r w:rsidRPr="00B451F9">
        <w:t>;</w:t>
      </w:r>
    </w:p>
    <w:p w14:paraId="12F96BC2" w14:textId="77777777" w:rsidR="00B451F9" w:rsidRPr="00B451F9" w:rsidRDefault="00B451F9" w:rsidP="00B451F9">
      <w:proofErr w:type="spellStart"/>
      <w:r w:rsidRPr="00B451F9">
        <w:t>ADC_InitStructure.ADC_DataAlign</w:t>
      </w:r>
      <w:proofErr w:type="spellEnd"/>
      <w:r w:rsidRPr="00B451F9">
        <w:t xml:space="preserve"> = </w:t>
      </w:r>
      <w:proofErr w:type="spellStart"/>
      <w:r w:rsidRPr="00B451F9">
        <w:t>ADC_DataAlign_Right</w:t>
      </w:r>
      <w:proofErr w:type="spellEnd"/>
      <w:r w:rsidRPr="00B451F9">
        <w:t>;</w:t>
      </w:r>
    </w:p>
    <w:p w14:paraId="05A7BAD6" w14:textId="77777777" w:rsidR="00B451F9" w:rsidRPr="00B451F9" w:rsidRDefault="00B451F9" w:rsidP="00B451F9">
      <w:proofErr w:type="spellStart"/>
      <w:r w:rsidRPr="00B451F9">
        <w:t>ADC_InitStructure.ADC_NbrOfChannel</w:t>
      </w:r>
      <w:proofErr w:type="spellEnd"/>
      <w:r w:rsidRPr="00B451F9">
        <w:t xml:space="preserve"> = 2;</w:t>
      </w:r>
    </w:p>
    <w:p w14:paraId="0EB7508D" w14:textId="77777777" w:rsidR="00B451F9" w:rsidRPr="00B451F9" w:rsidRDefault="00B451F9" w:rsidP="00B451F9">
      <w:proofErr w:type="spellStart"/>
      <w:r w:rsidRPr="00B451F9">
        <w:t>ADC_</w:t>
      </w:r>
      <w:proofErr w:type="gramStart"/>
      <w:r w:rsidRPr="00B451F9">
        <w:t>Init</w:t>
      </w:r>
      <w:proofErr w:type="spellEnd"/>
      <w:r w:rsidRPr="00B451F9">
        <w:t>(</w:t>
      </w:r>
      <w:proofErr w:type="gramEnd"/>
      <w:r w:rsidRPr="00B451F9">
        <w:t>ADC1, &amp;</w:t>
      </w:r>
      <w:proofErr w:type="spellStart"/>
      <w:r w:rsidRPr="00B451F9">
        <w:t>ADC_InitStructure</w:t>
      </w:r>
      <w:proofErr w:type="spellEnd"/>
      <w:r w:rsidRPr="00B451F9">
        <w:t>);</w:t>
      </w:r>
    </w:p>
    <w:p w14:paraId="2999FC87" w14:textId="77777777" w:rsidR="00B451F9" w:rsidRPr="00B451F9" w:rsidRDefault="00B451F9" w:rsidP="00B451F9"/>
    <w:p w14:paraId="13798F94" w14:textId="77777777" w:rsidR="00B451F9" w:rsidRPr="00B451F9" w:rsidRDefault="00B451F9" w:rsidP="00B451F9">
      <w:r w:rsidRPr="00B451F9">
        <w:t>// 4. 使能ADC的DMA功能</w:t>
      </w:r>
    </w:p>
    <w:p w14:paraId="3985CDA6" w14:textId="77777777" w:rsidR="00B451F9" w:rsidRPr="00B451F9" w:rsidRDefault="00B451F9" w:rsidP="00B451F9">
      <w:proofErr w:type="spellStart"/>
      <w:r w:rsidRPr="00B451F9">
        <w:t>ADC_</w:t>
      </w:r>
      <w:proofErr w:type="gramStart"/>
      <w:r w:rsidRPr="00B451F9">
        <w:t>DMACmd</w:t>
      </w:r>
      <w:proofErr w:type="spellEnd"/>
      <w:r w:rsidRPr="00B451F9">
        <w:t>(</w:t>
      </w:r>
      <w:proofErr w:type="gramEnd"/>
      <w:r w:rsidRPr="00B451F9">
        <w:t xml:space="preserve">ADC1, ENABLE); // </w:t>
      </w:r>
    </w:p>
    <w:p w14:paraId="5D2F2B93" w14:textId="77777777" w:rsidR="00B451F9" w:rsidRPr="00B451F9" w:rsidRDefault="00B451F9" w:rsidP="00B451F9"/>
    <w:p w14:paraId="75A7912C" w14:textId="77777777" w:rsidR="00B451F9" w:rsidRPr="00B451F9" w:rsidRDefault="00B451F9" w:rsidP="00B451F9">
      <w:r w:rsidRPr="00B451F9">
        <w:t>// 5. 使能ADC、校准、启动转换等后续操作</w:t>
      </w:r>
    </w:p>
    <w:p w14:paraId="38793EF8" w14:textId="77777777" w:rsidR="00B451F9" w:rsidRPr="00B451F9" w:rsidRDefault="00B451F9" w:rsidP="00B451F9">
      <w:proofErr w:type="spellStart"/>
      <w:r w:rsidRPr="00B451F9">
        <w:t>ADC_</w:t>
      </w:r>
      <w:proofErr w:type="gramStart"/>
      <w:r w:rsidRPr="00B451F9">
        <w:t>Cmd</w:t>
      </w:r>
      <w:proofErr w:type="spellEnd"/>
      <w:r w:rsidRPr="00B451F9">
        <w:t>(</w:t>
      </w:r>
      <w:proofErr w:type="gramEnd"/>
      <w:r w:rsidRPr="00B451F9">
        <w:t>ADC1, ENABLE);</w:t>
      </w:r>
    </w:p>
    <w:p w14:paraId="1E717ED9" w14:textId="77777777" w:rsidR="00B451F9" w:rsidRPr="00B451F9" w:rsidRDefault="00B451F9" w:rsidP="00B451F9">
      <w:r w:rsidRPr="00B451F9">
        <w:t>// ... 校准流程</w:t>
      </w:r>
    </w:p>
    <w:p w14:paraId="031BFAA4" w14:textId="77777777" w:rsidR="00B451F9" w:rsidRPr="00B451F9" w:rsidRDefault="00B451F9" w:rsidP="00B451F9">
      <w:proofErr w:type="spellStart"/>
      <w:r w:rsidRPr="00B451F9">
        <w:t>ADC_</w:t>
      </w:r>
      <w:proofErr w:type="gramStart"/>
      <w:r w:rsidRPr="00B451F9">
        <w:t>SoftwareStartConvCmd</w:t>
      </w:r>
      <w:proofErr w:type="spellEnd"/>
      <w:r w:rsidRPr="00B451F9">
        <w:t>(</w:t>
      </w:r>
      <w:proofErr w:type="gramEnd"/>
      <w:r w:rsidRPr="00B451F9">
        <w:t>ADC1, ENABLE);</w:t>
      </w:r>
    </w:p>
    <w:p w14:paraId="636B14B5" w14:textId="77777777" w:rsidR="00B451F9" w:rsidRPr="00B451F9" w:rsidRDefault="00B451F9" w:rsidP="00B451F9">
      <w:pPr>
        <w:pStyle w:val="3"/>
      </w:pPr>
      <w:r w:rsidRPr="00B451F9">
        <w:rPr>
          <w:rFonts w:ascii="Segoe UI Emoji" w:hAnsi="Segoe UI Emoji" w:cs="Segoe UI Emoji"/>
        </w:rPr>
        <w:t>⚠️</w:t>
      </w:r>
      <w:r w:rsidRPr="00B451F9">
        <w:t xml:space="preserve"> 重要注意事项 </w:t>
      </w:r>
    </w:p>
    <w:p w14:paraId="1E064743" w14:textId="77777777" w:rsidR="00B451F9" w:rsidRPr="00B451F9" w:rsidRDefault="00B451F9">
      <w:pPr>
        <w:numPr>
          <w:ilvl w:val="0"/>
          <w:numId w:val="416"/>
        </w:numPr>
      </w:pPr>
      <w:r w:rsidRPr="00B451F9">
        <w:rPr>
          <w:rFonts w:ascii="Times New Roman" w:hAnsi="Times New Roman" w:cs="Times New Roman"/>
        </w:rPr>
        <w:t>​</w:t>
      </w:r>
      <w:r w:rsidRPr="00B451F9">
        <w:rPr>
          <w:b/>
          <w:bCs/>
        </w:rPr>
        <w:t>调用顺序</w:t>
      </w:r>
      <w:r w:rsidRPr="00B451F9">
        <w:rPr>
          <w:rFonts w:ascii="Times New Roman" w:hAnsi="Times New Roman" w:cs="Times New Roman"/>
        </w:rPr>
        <w:t>​</w:t>
      </w:r>
      <w:r w:rsidRPr="00B451F9">
        <w:t>：</w:t>
      </w:r>
      <w:proofErr w:type="spellStart"/>
      <w:r w:rsidRPr="00B451F9">
        <w:t>ADC_DMACmd</w:t>
      </w:r>
      <w:proofErr w:type="spellEnd"/>
      <w:r w:rsidRPr="00B451F9">
        <w:t xml:space="preserve">应在 </w:t>
      </w:r>
      <w:proofErr w:type="spellStart"/>
      <w:r w:rsidRPr="00B451F9">
        <w:t>ADC_Init</w:t>
      </w:r>
      <w:proofErr w:type="spellEnd"/>
      <w:r w:rsidRPr="00B451F9">
        <w:t>完成 ADC 参数配置之后、</w:t>
      </w:r>
      <w:proofErr w:type="spellStart"/>
      <w:r w:rsidRPr="00B451F9">
        <w:t>ADC_Cmd</w:t>
      </w:r>
      <w:proofErr w:type="spellEnd"/>
      <w:r w:rsidRPr="00B451F9">
        <w:t>使能 ADC 之前调用。</w:t>
      </w:r>
    </w:p>
    <w:p w14:paraId="71E8A835" w14:textId="77777777" w:rsidR="00B451F9" w:rsidRPr="00B451F9" w:rsidRDefault="00B451F9">
      <w:pPr>
        <w:numPr>
          <w:ilvl w:val="0"/>
          <w:numId w:val="416"/>
        </w:numPr>
      </w:pPr>
      <w:r w:rsidRPr="00B451F9">
        <w:rPr>
          <w:rFonts w:ascii="Times New Roman" w:hAnsi="Times New Roman" w:cs="Times New Roman"/>
        </w:rPr>
        <w:t>​</w:t>
      </w:r>
      <w:r w:rsidRPr="00B451F9">
        <w:rPr>
          <w:b/>
          <w:bCs/>
        </w:rPr>
        <w:t>扫描模式</w:t>
      </w:r>
      <w:r w:rsidRPr="00B451F9">
        <w:rPr>
          <w:rFonts w:ascii="Times New Roman" w:hAnsi="Times New Roman" w:cs="Times New Roman"/>
        </w:rPr>
        <w:t>​</w:t>
      </w:r>
      <w:r w:rsidRPr="00B451F9">
        <w:t>：当使用 DMA 传输多通道 ADC 数据时，必须将 ADC 的扫描模式 (</w:t>
      </w:r>
      <w:proofErr w:type="spellStart"/>
      <w:r w:rsidRPr="00B451F9">
        <w:t>ADC_ScanConvMode</w:t>
      </w:r>
      <w:proofErr w:type="spellEnd"/>
      <w:r w:rsidRPr="00B451F9">
        <w:t>) 使能 (ENABLE)。</w:t>
      </w:r>
    </w:p>
    <w:p w14:paraId="0589F56A" w14:textId="77777777" w:rsidR="00B451F9" w:rsidRPr="00B451F9" w:rsidRDefault="00B451F9">
      <w:pPr>
        <w:numPr>
          <w:ilvl w:val="0"/>
          <w:numId w:val="416"/>
        </w:numPr>
      </w:pPr>
      <w:r w:rsidRPr="00B451F9">
        <w:rPr>
          <w:rFonts w:ascii="Times New Roman" w:hAnsi="Times New Roman" w:cs="Times New Roman"/>
        </w:rPr>
        <w:t>​</w:t>
      </w:r>
      <w:r w:rsidRPr="00B451F9">
        <w:rPr>
          <w:b/>
          <w:bCs/>
        </w:rPr>
        <w:t>一次性使能</w:t>
      </w:r>
      <w:r w:rsidRPr="00B451F9">
        <w:rPr>
          <w:rFonts w:ascii="Times New Roman" w:hAnsi="Times New Roman" w:cs="Times New Roman"/>
        </w:rPr>
        <w:t>​</w:t>
      </w:r>
      <w:r w:rsidRPr="00B451F9">
        <w:t>：</w:t>
      </w:r>
      <w:proofErr w:type="spellStart"/>
      <w:r w:rsidRPr="00B451F9">
        <w:t>ADC_DMACmd</w:t>
      </w:r>
      <w:proofErr w:type="spellEnd"/>
      <w:r w:rsidRPr="00B451F9">
        <w:t xml:space="preserve">通常只需使能一次即可持续工作，与 </w:t>
      </w:r>
      <w:proofErr w:type="spellStart"/>
      <w:r w:rsidRPr="00B451F9">
        <w:t>ADC_SoftwareStartConvCmd</w:t>
      </w:r>
      <w:proofErr w:type="spellEnd"/>
      <w:r w:rsidRPr="00B451F9">
        <w:t>等需要每次转换后重新触发的函数不同。</w:t>
      </w:r>
    </w:p>
    <w:p w14:paraId="1898963D" w14:textId="77777777" w:rsidR="00B451F9" w:rsidRPr="00B451F9" w:rsidRDefault="00B451F9">
      <w:pPr>
        <w:numPr>
          <w:ilvl w:val="0"/>
          <w:numId w:val="416"/>
        </w:numPr>
      </w:pPr>
      <w:r w:rsidRPr="00B451F9">
        <w:rPr>
          <w:rFonts w:ascii="Times New Roman" w:hAnsi="Times New Roman" w:cs="Times New Roman"/>
        </w:rPr>
        <w:t>​</w:t>
      </w:r>
      <w:r w:rsidRPr="00B451F9">
        <w:rPr>
          <w:b/>
          <w:bCs/>
        </w:rPr>
        <w:t>数据宽度</w:t>
      </w:r>
      <w:r w:rsidRPr="00B451F9">
        <w:rPr>
          <w:rFonts w:ascii="Times New Roman" w:hAnsi="Times New Roman" w:cs="Times New Roman"/>
        </w:rPr>
        <w:t>​</w:t>
      </w:r>
      <w:r w:rsidRPr="00B451F9">
        <w:t>：ADC 转换结果是 12 位，数据寄存器为 16 位。配置 DMA 时，外设和内存的数据宽度通常都应设置为半字 (</w:t>
      </w:r>
      <w:proofErr w:type="spellStart"/>
      <w:r w:rsidRPr="00B451F9">
        <w:t>DMA_PeripheralDataSize_HalfWord</w:t>
      </w:r>
      <w:proofErr w:type="spellEnd"/>
      <w:r w:rsidRPr="00B451F9">
        <w:t xml:space="preserve">和 </w:t>
      </w:r>
      <w:proofErr w:type="spellStart"/>
      <w:r w:rsidRPr="00B451F9">
        <w:t>DMA_MemoryDataSize_HalfWord</w:t>
      </w:r>
      <w:proofErr w:type="spellEnd"/>
      <w:r w:rsidRPr="00B451F9">
        <w:t>)。</w:t>
      </w:r>
    </w:p>
    <w:p w14:paraId="6DB6DFDF" w14:textId="4D013F2E" w:rsidR="00B451F9" w:rsidRDefault="00B451F9" w:rsidP="00B451F9">
      <w:r w:rsidRPr="00B451F9">
        <w:t xml:space="preserve">希望这些详细的解释能帮助您更好地理解和使用 </w:t>
      </w:r>
      <w:proofErr w:type="spellStart"/>
      <w:r w:rsidRPr="00B451F9">
        <w:t>ADC_DMACmd</w:t>
      </w:r>
      <w:proofErr w:type="spellEnd"/>
      <w:r w:rsidRPr="00B451F9">
        <w:t>函数。如果您对 ADC 与 DMA 的整体配置流程有更多疑问，我们可以继续探讨。</w:t>
      </w:r>
    </w:p>
    <w:p w14:paraId="11A1B985" w14:textId="4536171E" w:rsidR="00ED57F9" w:rsidRDefault="00ED57F9" w:rsidP="00ED57F9">
      <w:pPr>
        <w:pStyle w:val="2"/>
      </w:pPr>
      <w:proofErr w:type="spellStart"/>
      <w:r w:rsidRPr="00ED57F9">
        <w:lastRenderedPageBreak/>
        <w:t>ADC_ITConfig</w:t>
      </w:r>
      <w:proofErr w:type="spellEnd"/>
      <w:r w:rsidRPr="00ED57F9">
        <w:t>(</w:t>
      </w:r>
      <w:r>
        <w:rPr>
          <w:rFonts w:hint="eastAsia"/>
        </w:rPr>
        <w:t>)</w:t>
      </w:r>
      <w:r w:rsidR="00307B86">
        <w:br/>
      </w:r>
      <w:r w:rsidR="00307B86" w:rsidRPr="00307B86">
        <w:rPr>
          <w:b/>
          <w:bCs/>
        </w:rPr>
        <w:t>使能（Enable）或失能（Disable）</w:t>
      </w:r>
      <w:r w:rsidR="00307B86" w:rsidRPr="00307B86">
        <w:rPr>
          <w:rFonts w:ascii="Times New Roman" w:hAnsi="Times New Roman" w:cs="Times New Roman"/>
          <w:b/>
          <w:bCs/>
        </w:rPr>
        <w:t>​</w:t>
      </w:r>
      <w:r w:rsidR="00307B86" w:rsidRPr="00307B86">
        <w:rPr>
          <w:rFonts w:ascii="Times New Roman" w:hAnsi="Times New Roman" w:cs="Times New Roman"/>
        </w:rPr>
        <w:t>​</w:t>
      </w:r>
      <w:r w:rsidR="00307B86" w:rsidRPr="00307B86">
        <w:t xml:space="preserve"> 指定ADC（模数转换器）的特定中断源</w:t>
      </w:r>
    </w:p>
    <w:p w14:paraId="0BB8850E" w14:textId="62202129" w:rsidR="00ED57F9" w:rsidRDefault="00715836" w:rsidP="00ED57F9">
      <w:r>
        <w:rPr>
          <w:noProof/>
        </w:rPr>
        <w:drawing>
          <wp:inline distT="0" distB="0" distL="0" distR="0" wp14:anchorId="05A50F12" wp14:editId="1BD2E44D">
            <wp:extent cx="5274310" cy="3136900"/>
            <wp:effectExtent l="0" t="0" r="2540" b="6350"/>
            <wp:docPr id="84010818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08180" name="图片 1" descr="图示&#10;&#10;AI 生成的内容可能不正确。"/>
                    <pic:cNvPicPr/>
                  </pic:nvPicPr>
                  <pic:blipFill>
                    <a:blip r:embed="rId41"/>
                    <a:stretch>
                      <a:fillRect/>
                    </a:stretch>
                  </pic:blipFill>
                  <pic:spPr>
                    <a:xfrm>
                      <a:off x="0" y="0"/>
                      <a:ext cx="5274310" cy="3136900"/>
                    </a:xfrm>
                    <a:prstGeom prst="rect">
                      <a:avLst/>
                    </a:prstGeom>
                  </pic:spPr>
                </pic:pic>
              </a:graphicData>
            </a:graphic>
          </wp:inline>
        </w:drawing>
      </w:r>
    </w:p>
    <w:p w14:paraId="6538D420" w14:textId="77777777" w:rsidR="00307B86" w:rsidRPr="00307B86" w:rsidRDefault="00307B86" w:rsidP="00307B86">
      <w:proofErr w:type="spellStart"/>
      <w:r w:rsidRPr="00307B86">
        <w:t>ADC_ITConfig</w:t>
      </w:r>
      <w:proofErr w:type="spellEnd"/>
      <w:r w:rsidRPr="00307B86">
        <w:t>函数用于</w:t>
      </w:r>
      <w:r w:rsidRPr="00307B86">
        <w:rPr>
          <w:b/>
          <w:bCs/>
        </w:rPr>
        <w:t>使能（Enable）或失能（Disable）</w:t>
      </w:r>
      <w:r w:rsidRPr="00307B86">
        <w:rPr>
          <w:rFonts w:ascii="Times New Roman" w:hAnsi="Times New Roman" w:cs="Times New Roman"/>
          <w:b/>
          <w:bCs/>
        </w:rPr>
        <w:t>​</w:t>
      </w:r>
      <w:r w:rsidRPr="00307B86">
        <w:rPr>
          <w:rFonts w:ascii="Times New Roman" w:hAnsi="Times New Roman" w:cs="Times New Roman"/>
        </w:rPr>
        <w:t>​</w:t>
      </w:r>
      <w:r w:rsidRPr="00307B86">
        <w:t xml:space="preserve"> 指定ADC（模数转换器）的特定中断源。这让你可以精确控制ADC在何种情况下（如转换完成、模拟看门狗触发等）向CPU申请中断，从而执行相应的中断服务程序。</w:t>
      </w:r>
    </w:p>
    <w:p w14:paraId="502EC2B7" w14:textId="77777777" w:rsidR="00307B86" w:rsidRPr="00307B86" w:rsidRDefault="00307B86" w:rsidP="00307B86">
      <w:pPr>
        <w:pStyle w:val="3"/>
      </w:pPr>
      <w:r w:rsidRPr="00307B86">
        <w:rPr>
          <w:rFonts w:ascii="Segoe UI Emoji" w:hAnsi="Segoe UI Emoji" w:cs="Segoe UI Emoji"/>
        </w:rPr>
        <w:t>🔧</w:t>
      </w:r>
      <w:r w:rsidRPr="00307B86">
        <w:t xml:space="preserve"> 函数原型与参数详解 </w:t>
      </w:r>
    </w:p>
    <w:p w14:paraId="2CF0C052" w14:textId="77777777" w:rsidR="00307B86" w:rsidRPr="00307B86" w:rsidRDefault="00307B86" w:rsidP="00307B86">
      <w:r w:rsidRPr="00307B86">
        <w:t>其函数原型如下：</w:t>
      </w:r>
    </w:p>
    <w:p w14:paraId="2B0EDB76" w14:textId="77777777" w:rsidR="00307B86" w:rsidRPr="00307B86" w:rsidRDefault="00307B86" w:rsidP="00307B86">
      <w:r w:rsidRPr="00307B86">
        <w:t xml:space="preserve">void </w:t>
      </w:r>
      <w:proofErr w:type="spellStart"/>
      <w:r w:rsidRPr="00307B86">
        <w:t>ADC_</w:t>
      </w:r>
      <w:proofErr w:type="gramStart"/>
      <w:r w:rsidRPr="00307B86">
        <w:t>ITConfig</w:t>
      </w:r>
      <w:proofErr w:type="spellEnd"/>
      <w:r w:rsidRPr="00307B86">
        <w:t>(</w:t>
      </w:r>
      <w:proofErr w:type="spellStart"/>
      <w:proofErr w:type="gramEnd"/>
      <w:r w:rsidRPr="00307B86">
        <w:t>ADC_TypeDef</w:t>
      </w:r>
      <w:proofErr w:type="spellEnd"/>
      <w:r w:rsidRPr="00307B86">
        <w:t xml:space="preserve">* </w:t>
      </w:r>
      <w:proofErr w:type="spellStart"/>
      <w:r w:rsidRPr="00307B86">
        <w:t>ADCx</w:t>
      </w:r>
      <w:proofErr w:type="spellEnd"/>
      <w:r w:rsidRPr="00307B86">
        <w:t xml:space="preserve">, uint16_t ADC_IT, </w:t>
      </w:r>
      <w:proofErr w:type="spellStart"/>
      <w:r w:rsidRPr="00307B86">
        <w:t>FunctionalState</w:t>
      </w:r>
      <w:proofErr w:type="spellEnd"/>
      <w:r w:rsidRPr="00307B86">
        <w:t xml:space="preserve"> </w:t>
      </w:r>
      <w:proofErr w:type="spellStart"/>
      <w:r w:rsidRPr="00307B86">
        <w:t>NewState</w:t>
      </w:r>
      <w:proofErr w:type="spellEnd"/>
      <w:r w:rsidRPr="00307B86">
        <w:t>);</w:t>
      </w:r>
    </w:p>
    <w:p w14:paraId="74061741" w14:textId="77777777" w:rsidR="00307B86" w:rsidRPr="00307B86" w:rsidRDefault="00307B86">
      <w:pPr>
        <w:numPr>
          <w:ilvl w:val="0"/>
          <w:numId w:val="417"/>
        </w:numPr>
      </w:pPr>
      <w:r w:rsidRPr="00307B86">
        <w:rPr>
          <w:rFonts w:ascii="Times New Roman" w:hAnsi="Times New Roman" w:cs="Times New Roman"/>
        </w:rPr>
        <w:t>​</w:t>
      </w:r>
      <w:proofErr w:type="spellStart"/>
      <w:r w:rsidRPr="00307B86">
        <w:rPr>
          <w:b/>
          <w:bCs/>
        </w:rPr>
        <w:t>ADCx</w:t>
      </w:r>
      <w:proofErr w:type="spellEnd"/>
      <w:r w:rsidRPr="00307B86">
        <w:rPr>
          <w:rFonts w:ascii="Times New Roman" w:hAnsi="Times New Roman" w:cs="Times New Roman"/>
        </w:rPr>
        <w:t>​</w:t>
      </w:r>
      <w:r w:rsidRPr="00307B86">
        <w:t>：指定要配置的ADC外设。例如，ADC1、ADC2。这取决于你使用的具体STM32型号和连接的ADC模块。</w:t>
      </w:r>
    </w:p>
    <w:p w14:paraId="28B70D34" w14:textId="77777777" w:rsidR="00307B86" w:rsidRPr="00307B86" w:rsidRDefault="00307B86">
      <w:pPr>
        <w:numPr>
          <w:ilvl w:val="0"/>
          <w:numId w:val="417"/>
        </w:numPr>
      </w:pPr>
      <w:r w:rsidRPr="00307B86">
        <w:rPr>
          <w:rFonts w:ascii="Times New Roman" w:hAnsi="Times New Roman" w:cs="Times New Roman"/>
        </w:rPr>
        <w:t>​</w:t>
      </w:r>
      <w:r w:rsidRPr="00307B86">
        <w:rPr>
          <w:b/>
          <w:bCs/>
        </w:rPr>
        <w:t>ADC_IT</w:t>
      </w:r>
      <w:r w:rsidRPr="00307B86">
        <w:rPr>
          <w:rFonts w:ascii="Times New Roman" w:hAnsi="Times New Roman" w:cs="Times New Roman"/>
        </w:rPr>
        <w:t>​</w:t>
      </w:r>
      <w:r w:rsidRPr="00307B86">
        <w:t>：指定要操作的中断源。你可以使用以下一个或多个宏的组合（通过“或”运算 |）：</w:t>
      </w:r>
    </w:p>
    <w:p w14:paraId="11824FA5" w14:textId="77777777" w:rsidR="00307B86" w:rsidRPr="00307B86" w:rsidRDefault="00307B86">
      <w:pPr>
        <w:numPr>
          <w:ilvl w:val="1"/>
          <w:numId w:val="417"/>
        </w:numPr>
      </w:pPr>
      <w:r w:rsidRPr="00307B86">
        <w:t>ADC_IT_EOC：规则通道</w:t>
      </w:r>
      <w:r w:rsidRPr="00307B86">
        <w:rPr>
          <w:b/>
          <w:bCs/>
        </w:rPr>
        <w:t>转换完成中断</w:t>
      </w:r>
      <w:r w:rsidRPr="00307B86">
        <w:rPr>
          <w:rFonts w:ascii="Times New Roman" w:hAnsi="Times New Roman" w:cs="Times New Roman"/>
        </w:rPr>
        <w:t>​</w:t>
      </w:r>
      <w:r w:rsidRPr="00307B86">
        <w:t>（End of Conversion）。当一次规则通道的模数转换完成时触发。</w:t>
      </w:r>
    </w:p>
    <w:p w14:paraId="4F3638EB" w14:textId="77777777" w:rsidR="00307B86" w:rsidRPr="00307B86" w:rsidRDefault="00307B86">
      <w:pPr>
        <w:numPr>
          <w:ilvl w:val="1"/>
          <w:numId w:val="417"/>
        </w:numPr>
      </w:pPr>
      <w:r w:rsidRPr="00307B86">
        <w:t>ADC_IT_JEOC：注入通道</w:t>
      </w:r>
      <w:r w:rsidRPr="00307B86">
        <w:rPr>
          <w:b/>
          <w:bCs/>
        </w:rPr>
        <w:t>转换完成中断</w:t>
      </w:r>
      <w:r w:rsidRPr="00307B86">
        <w:rPr>
          <w:rFonts w:ascii="Times New Roman" w:hAnsi="Times New Roman" w:cs="Times New Roman"/>
        </w:rPr>
        <w:t>​</w:t>
      </w:r>
      <w:r w:rsidRPr="00307B86">
        <w:t>（Injected End of Conversion）。当一次注入通道的模数转换完成时触发。</w:t>
      </w:r>
    </w:p>
    <w:p w14:paraId="6E327040" w14:textId="77777777" w:rsidR="00307B86" w:rsidRPr="00307B86" w:rsidRDefault="00307B86">
      <w:pPr>
        <w:numPr>
          <w:ilvl w:val="1"/>
          <w:numId w:val="417"/>
        </w:numPr>
      </w:pPr>
      <w:r w:rsidRPr="00307B86">
        <w:t>ADC_IT_AWD：</w:t>
      </w:r>
      <w:r w:rsidRPr="00307B86">
        <w:rPr>
          <w:rFonts w:ascii="Times New Roman" w:hAnsi="Times New Roman" w:cs="Times New Roman"/>
        </w:rPr>
        <w:t>​</w:t>
      </w:r>
      <w:r w:rsidRPr="00307B86">
        <w:rPr>
          <w:b/>
          <w:bCs/>
        </w:rPr>
        <w:t>模拟看门狗中断</w:t>
      </w:r>
      <w:r w:rsidRPr="00307B86">
        <w:rPr>
          <w:rFonts w:ascii="Times New Roman" w:hAnsi="Times New Roman" w:cs="Times New Roman"/>
        </w:rPr>
        <w:t>​</w:t>
      </w:r>
      <w:r w:rsidRPr="00307B86">
        <w:t>（Analog Watchdog）。当被监视的通道</w:t>
      </w:r>
      <w:r w:rsidRPr="00307B86">
        <w:lastRenderedPageBreak/>
        <w:t>模拟电压高于上限或低于下限阈值时触发。</w:t>
      </w:r>
    </w:p>
    <w:p w14:paraId="20094222" w14:textId="77777777" w:rsidR="00307B86" w:rsidRPr="00307B86" w:rsidRDefault="00307B86">
      <w:pPr>
        <w:numPr>
          <w:ilvl w:val="0"/>
          <w:numId w:val="417"/>
        </w:numPr>
      </w:pPr>
      <w:r w:rsidRPr="00307B86">
        <w:rPr>
          <w:rFonts w:ascii="Times New Roman" w:hAnsi="Times New Roman" w:cs="Times New Roman"/>
        </w:rPr>
        <w:t>​</w:t>
      </w:r>
      <w:proofErr w:type="spellStart"/>
      <w:r w:rsidRPr="00307B86">
        <w:rPr>
          <w:b/>
          <w:bCs/>
        </w:rPr>
        <w:t>NewState</w:t>
      </w:r>
      <w:proofErr w:type="spellEnd"/>
      <w:r w:rsidRPr="00307B86">
        <w:rPr>
          <w:rFonts w:ascii="Times New Roman" w:hAnsi="Times New Roman" w:cs="Times New Roman"/>
        </w:rPr>
        <w:t>​</w:t>
      </w:r>
      <w:r w:rsidRPr="00307B86">
        <w:t>：设定中断的新状态。可选 ENABLE（使能）或 DISABLE（失能）。</w:t>
      </w:r>
    </w:p>
    <w:p w14:paraId="1E3AE7FF" w14:textId="77777777" w:rsidR="00307B86" w:rsidRPr="00307B86" w:rsidRDefault="00307B86" w:rsidP="00307B86">
      <w:pPr>
        <w:pStyle w:val="3"/>
      </w:pPr>
      <w:r w:rsidRPr="00307B86">
        <w:rPr>
          <w:rFonts w:ascii="Segoe UI Emoji" w:hAnsi="Segoe UI Emoji" w:cs="Segoe UI Emoji"/>
        </w:rPr>
        <w:t>⚙️</w:t>
      </w:r>
      <w:r w:rsidRPr="00307B86">
        <w:t xml:space="preserve"> 工作原理与核心作用 </w:t>
      </w:r>
    </w:p>
    <w:p w14:paraId="54E2ECB7" w14:textId="77777777" w:rsidR="00307B86" w:rsidRPr="00307B86" w:rsidRDefault="00307B86" w:rsidP="00307B86">
      <w:r w:rsidRPr="00307B86">
        <w:t>使能某个ADC中断后，当相应的条件满足时，ADC硬件会自动设置一个状态标志位，并向处理器内核的NVIC（嵌套向量中断控制器）发出中断请求。如果全局中断已开启且该中断的优先级足够高，CPU就会暂停当前任务，转去执行对应的</w:t>
      </w:r>
      <w:r w:rsidRPr="00307B86">
        <w:rPr>
          <w:b/>
          <w:bCs/>
        </w:rPr>
        <w:t>中断服务函数</w:t>
      </w:r>
      <w:r w:rsidRPr="00307B86">
        <w:t>。</w:t>
      </w:r>
    </w:p>
    <w:p w14:paraId="20A00279" w14:textId="77777777" w:rsidR="00307B86" w:rsidRPr="00307B86" w:rsidRDefault="00307B86" w:rsidP="00307B86">
      <w:pPr>
        <w:pStyle w:val="3"/>
      </w:pPr>
      <w:r w:rsidRPr="00307B86">
        <w:rPr>
          <w:rFonts w:ascii="Segoe UI Emoji" w:hAnsi="Segoe UI Emoji" w:cs="Segoe UI Emoji"/>
        </w:rPr>
        <w:t>📝</w:t>
      </w:r>
      <w:r w:rsidRPr="00307B86">
        <w:t xml:space="preserve"> 典型配置流程与代码示例 </w:t>
      </w:r>
    </w:p>
    <w:p w14:paraId="358B9534" w14:textId="77777777" w:rsidR="00307B86" w:rsidRPr="00307B86" w:rsidRDefault="00307B86" w:rsidP="00307B86">
      <w:r w:rsidRPr="00307B86">
        <w:t>配置和使用ADC中断通常遵循以下步骤：</w:t>
      </w:r>
    </w:p>
    <w:p w14:paraId="46E7BD0A" w14:textId="77777777" w:rsidR="00307B86" w:rsidRPr="00307B86" w:rsidRDefault="00307B86">
      <w:pPr>
        <w:numPr>
          <w:ilvl w:val="0"/>
          <w:numId w:val="418"/>
        </w:numPr>
      </w:pPr>
      <w:r w:rsidRPr="00307B86">
        <w:rPr>
          <w:rFonts w:ascii="Times New Roman" w:hAnsi="Times New Roman" w:cs="Times New Roman"/>
        </w:rPr>
        <w:t>​</w:t>
      </w:r>
      <w:r w:rsidRPr="00307B86">
        <w:rPr>
          <w:b/>
          <w:bCs/>
        </w:rPr>
        <w:t>配置ADC基本参数</w:t>
      </w:r>
      <w:r w:rsidRPr="00307B86">
        <w:rPr>
          <w:rFonts w:ascii="Times New Roman" w:hAnsi="Times New Roman" w:cs="Times New Roman"/>
        </w:rPr>
        <w:t>​</w:t>
      </w:r>
      <w:r w:rsidRPr="00307B86">
        <w:t xml:space="preserve">：使用 </w:t>
      </w:r>
      <w:proofErr w:type="spellStart"/>
      <w:r w:rsidRPr="00307B86">
        <w:t>ADC_Init</w:t>
      </w:r>
      <w:proofErr w:type="spellEnd"/>
      <w:r w:rsidRPr="00307B86">
        <w:t>()初始化ADC的工作模式、触发方式等。</w:t>
      </w:r>
    </w:p>
    <w:p w14:paraId="434BF79B" w14:textId="77777777" w:rsidR="00307B86" w:rsidRPr="00307B86" w:rsidRDefault="00307B86">
      <w:pPr>
        <w:numPr>
          <w:ilvl w:val="0"/>
          <w:numId w:val="418"/>
        </w:numPr>
      </w:pPr>
      <w:r w:rsidRPr="00307B86">
        <w:rPr>
          <w:rFonts w:ascii="Times New Roman" w:hAnsi="Times New Roman" w:cs="Times New Roman"/>
        </w:rPr>
        <w:t>​</w:t>
      </w:r>
      <w:r w:rsidRPr="00307B86">
        <w:rPr>
          <w:b/>
          <w:bCs/>
        </w:rPr>
        <w:t>配置ADC中断</w:t>
      </w:r>
      <w:r w:rsidRPr="00307B86">
        <w:rPr>
          <w:rFonts w:ascii="Times New Roman" w:hAnsi="Times New Roman" w:cs="Times New Roman"/>
        </w:rPr>
        <w:t>​</w:t>
      </w:r>
      <w:r w:rsidRPr="00307B86">
        <w:t>：</w:t>
      </w:r>
      <w:r w:rsidRPr="00307B86">
        <w:rPr>
          <w:rFonts w:ascii="Times New Roman" w:hAnsi="Times New Roman" w:cs="Times New Roman"/>
        </w:rPr>
        <w:t>​</w:t>
      </w:r>
      <w:r w:rsidRPr="00307B86">
        <w:rPr>
          <w:b/>
          <w:bCs/>
        </w:rPr>
        <w:t xml:space="preserve">调用 </w:t>
      </w:r>
      <w:proofErr w:type="spellStart"/>
      <w:r w:rsidRPr="00307B86">
        <w:rPr>
          <w:b/>
          <w:bCs/>
        </w:rPr>
        <w:t>ADC_ITConfig</w:t>
      </w:r>
      <w:proofErr w:type="spellEnd"/>
      <w:r w:rsidRPr="00307B86">
        <w:rPr>
          <w:b/>
          <w:bCs/>
        </w:rPr>
        <w:t>()</w:t>
      </w:r>
      <w:r w:rsidRPr="00307B86">
        <w:rPr>
          <w:rFonts w:ascii="Times New Roman" w:hAnsi="Times New Roman" w:cs="Times New Roman"/>
        </w:rPr>
        <w:t>​</w:t>
      </w:r>
      <w:r w:rsidRPr="00307B86">
        <w:t xml:space="preserve"> 使能所需的中断源。</w:t>
      </w:r>
    </w:p>
    <w:p w14:paraId="5466E061" w14:textId="77777777" w:rsidR="00307B86" w:rsidRPr="00307B86" w:rsidRDefault="00307B86">
      <w:pPr>
        <w:numPr>
          <w:ilvl w:val="0"/>
          <w:numId w:val="418"/>
        </w:numPr>
      </w:pPr>
      <w:r w:rsidRPr="00307B86">
        <w:rPr>
          <w:rFonts w:ascii="Times New Roman" w:hAnsi="Times New Roman" w:cs="Times New Roman"/>
        </w:rPr>
        <w:t>​</w:t>
      </w:r>
      <w:r w:rsidRPr="00307B86">
        <w:rPr>
          <w:b/>
          <w:bCs/>
        </w:rPr>
        <w:t>配置NVIC</w:t>
      </w:r>
      <w:r w:rsidRPr="00307B86">
        <w:rPr>
          <w:rFonts w:ascii="Times New Roman" w:hAnsi="Times New Roman" w:cs="Times New Roman"/>
        </w:rPr>
        <w:t>​</w:t>
      </w:r>
      <w:r w:rsidRPr="00307B86">
        <w:t>：在NVIC中设置ADC中断的优先级并使能，这样CPU才能响应中断。</w:t>
      </w:r>
    </w:p>
    <w:p w14:paraId="09BAD8BC" w14:textId="77777777" w:rsidR="00307B86" w:rsidRPr="00307B86" w:rsidRDefault="00307B86">
      <w:pPr>
        <w:numPr>
          <w:ilvl w:val="0"/>
          <w:numId w:val="418"/>
        </w:numPr>
      </w:pPr>
      <w:r w:rsidRPr="00307B86">
        <w:rPr>
          <w:rFonts w:ascii="Times New Roman" w:hAnsi="Times New Roman" w:cs="Times New Roman"/>
        </w:rPr>
        <w:t>​</w:t>
      </w:r>
      <w:r w:rsidRPr="00307B86">
        <w:rPr>
          <w:b/>
          <w:bCs/>
        </w:rPr>
        <w:t>编写中断服务函数</w:t>
      </w:r>
      <w:r w:rsidRPr="00307B86">
        <w:rPr>
          <w:rFonts w:ascii="Times New Roman" w:hAnsi="Times New Roman" w:cs="Times New Roman"/>
        </w:rPr>
        <w:t>​</w:t>
      </w:r>
      <w:r w:rsidRPr="00307B86">
        <w:t>：在中断服务函数中，检查中断来源，读取转换数据，并清除中断挂起标志。</w:t>
      </w:r>
    </w:p>
    <w:p w14:paraId="60196290" w14:textId="77777777" w:rsidR="00307B86" w:rsidRPr="00307B86" w:rsidRDefault="00307B86" w:rsidP="00307B86">
      <w:r w:rsidRPr="00307B86">
        <w:t>下面是一个简化的代码片段，演示如何使能规则通道转换完成中断，并在中断中读取数据：</w:t>
      </w:r>
    </w:p>
    <w:p w14:paraId="48E705FA" w14:textId="77777777" w:rsidR="00307B86" w:rsidRPr="00307B86" w:rsidRDefault="00307B86" w:rsidP="00307B86">
      <w:r w:rsidRPr="00307B86">
        <w:t>// 1. 使能ADC1的规则通道转换完成中断</w:t>
      </w:r>
    </w:p>
    <w:p w14:paraId="61DD3597" w14:textId="77777777" w:rsidR="00307B86" w:rsidRPr="00307B86" w:rsidRDefault="00307B86" w:rsidP="00307B86">
      <w:proofErr w:type="spellStart"/>
      <w:r w:rsidRPr="00307B86">
        <w:t>ADC_</w:t>
      </w:r>
      <w:proofErr w:type="gramStart"/>
      <w:r w:rsidRPr="00307B86">
        <w:t>ITConfig</w:t>
      </w:r>
      <w:proofErr w:type="spellEnd"/>
      <w:r w:rsidRPr="00307B86">
        <w:t>(</w:t>
      </w:r>
      <w:proofErr w:type="gramEnd"/>
      <w:r w:rsidRPr="00307B86">
        <w:t xml:space="preserve">ADC1, ADC_IT_EOC, ENABLE); // </w:t>
      </w:r>
    </w:p>
    <w:p w14:paraId="7E5DBFAA" w14:textId="77777777" w:rsidR="00307B86" w:rsidRPr="00307B86" w:rsidRDefault="00307B86" w:rsidP="00307B86"/>
    <w:p w14:paraId="6D8EC67B" w14:textId="77777777" w:rsidR="00307B86" w:rsidRPr="00307B86" w:rsidRDefault="00307B86" w:rsidP="00307B86">
      <w:r w:rsidRPr="00307B86">
        <w:t>// 2. 配置NVIC（以STM32标准库为例）</w:t>
      </w:r>
    </w:p>
    <w:p w14:paraId="196141EA" w14:textId="77777777" w:rsidR="00307B86" w:rsidRPr="00307B86" w:rsidRDefault="00307B86" w:rsidP="00307B86">
      <w:proofErr w:type="spellStart"/>
      <w:r w:rsidRPr="00307B86">
        <w:t>NVIC_InitTypeDef</w:t>
      </w:r>
      <w:proofErr w:type="spellEnd"/>
      <w:r w:rsidRPr="00307B86">
        <w:t xml:space="preserve"> </w:t>
      </w:r>
      <w:proofErr w:type="spellStart"/>
      <w:r w:rsidRPr="00307B86">
        <w:t>NVIC_InitStructure</w:t>
      </w:r>
      <w:proofErr w:type="spellEnd"/>
      <w:r w:rsidRPr="00307B86">
        <w:t>;</w:t>
      </w:r>
    </w:p>
    <w:p w14:paraId="432A70C5" w14:textId="77777777" w:rsidR="00307B86" w:rsidRPr="00307B86" w:rsidRDefault="00307B86" w:rsidP="00307B86">
      <w:proofErr w:type="spellStart"/>
      <w:r w:rsidRPr="00307B86">
        <w:t>NVIC_InitStructure.NVIC_IRQChannel</w:t>
      </w:r>
      <w:proofErr w:type="spellEnd"/>
      <w:r w:rsidRPr="00307B86">
        <w:t xml:space="preserve"> = ADC1_IRQn; // 指定ADC1的中断通道</w:t>
      </w:r>
    </w:p>
    <w:p w14:paraId="4E350956" w14:textId="77777777" w:rsidR="00307B86" w:rsidRPr="00307B86" w:rsidRDefault="00307B86" w:rsidP="00307B86">
      <w:proofErr w:type="spellStart"/>
      <w:r w:rsidRPr="00307B86">
        <w:t>NVIC_InitStructure.NVIC_IRQChannelPreemptionPriority</w:t>
      </w:r>
      <w:proofErr w:type="spellEnd"/>
      <w:r w:rsidRPr="00307B86">
        <w:t xml:space="preserve"> = 0; // 设置抢占优先级</w:t>
      </w:r>
    </w:p>
    <w:p w14:paraId="63B404ED" w14:textId="77777777" w:rsidR="00307B86" w:rsidRPr="00307B86" w:rsidRDefault="00307B86" w:rsidP="00307B86">
      <w:proofErr w:type="spellStart"/>
      <w:r w:rsidRPr="00307B86">
        <w:t>NVIC_InitStructure.NVIC_IRQChannelSubPriority</w:t>
      </w:r>
      <w:proofErr w:type="spellEnd"/>
      <w:r w:rsidRPr="00307B86">
        <w:t xml:space="preserve"> = 0; // 设置子优先级</w:t>
      </w:r>
    </w:p>
    <w:p w14:paraId="0C2DEC64" w14:textId="77777777" w:rsidR="00307B86" w:rsidRPr="00307B86" w:rsidRDefault="00307B86" w:rsidP="00307B86">
      <w:proofErr w:type="spellStart"/>
      <w:r w:rsidRPr="00307B86">
        <w:t>NVIC_InitStructure.NVIC_IRQChannelCmd</w:t>
      </w:r>
      <w:proofErr w:type="spellEnd"/>
      <w:r w:rsidRPr="00307B86">
        <w:t xml:space="preserve"> = ENABLE;</w:t>
      </w:r>
    </w:p>
    <w:p w14:paraId="58D26835" w14:textId="77777777" w:rsidR="00307B86" w:rsidRPr="00307B86" w:rsidRDefault="00307B86" w:rsidP="00307B86">
      <w:proofErr w:type="spellStart"/>
      <w:r w:rsidRPr="00307B86">
        <w:t>NVIC_Init</w:t>
      </w:r>
      <w:proofErr w:type="spellEnd"/>
      <w:r w:rsidRPr="00307B86">
        <w:t>(&amp;</w:t>
      </w:r>
      <w:proofErr w:type="spellStart"/>
      <w:r w:rsidRPr="00307B86">
        <w:t>NVIC_InitStructure</w:t>
      </w:r>
      <w:proofErr w:type="spellEnd"/>
      <w:r w:rsidRPr="00307B86">
        <w:t>);</w:t>
      </w:r>
    </w:p>
    <w:p w14:paraId="1AF495B8" w14:textId="77777777" w:rsidR="00307B86" w:rsidRPr="00307B86" w:rsidRDefault="00307B86" w:rsidP="00307B86"/>
    <w:p w14:paraId="34206CDD" w14:textId="77777777" w:rsidR="00307B86" w:rsidRPr="00307B86" w:rsidRDefault="00307B86" w:rsidP="00307B86">
      <w:r w:rsidRPr="00307B86">
        <w:lastRenderedPageBreak/>
        <w:t>// 3. 编写ADC1的中断服务函数</w:t>
      </w:r>
    </w:p>
    <w:p w14:paraId="5AFD3CE4" w14:textId="77777777" w:rsidR="00307B86" w:rsidRPr="00307B86" w:rsidRDefault="00307B86" w:rsidP="00307B86">
      <w:r w:rsidRPr="00307B86">
        <w:t>void ADC1_IRQHandler(</w:t>
      </w:r>
      <w:proofErr w:type="gramStart"/>
      <w:r w:rsidRPr="00307B86">
        <w:t>void) {</w:t>
      </w:r>
      <w:proofErr w:type="gramEnd"/>
    </w:p>
    <w:p w14:paraId="4015D22B" w14:textId="77777777" w:rsidR="00307B86" w:rsidRPr="00307B86" w:rsidRDefault="00307B86" w:rsidP="00307B86">
      <w:r w:rsidRPr="00307B86">
        <w:t xml:space="preserve">    // 检查是否是规则通道转换完成中断</w:t>
      </w:r>
    </w:p>
    <w:p w14:paraId="202C7F35" w14:textId="77777777" w:rsidR="00307B86" w:rsidRPr="00307B86" w:rsidRDefault="00307B86" w:rsidP="00307B86">
      <w:r w:rsidRPr="00307B86">
        <w:t xml:space="preserve">    if (ADC_</w:t>
      </w:r>
      <w:proofErr w:type="gramStart"/>
      <w:r w:rsidRPr="00307B86">
        <w:t>GetITStatus(</w:t>
      </w:r>
      <w:proofErr w:type="gramEnd"/>
      <w:r w:rsidRPr="00307B86">
        <w:t xml:space="preserve">ADC1, ADC_IT_EOC) == SET) </w:t>
      </w:r>
      <w:proofErr w:type="gramStart"/>
      <w:r w:rsidRPr="00307B86">
        <w:t>{ /</w:t>
      </w:r>
      <w:proofErr w:type="gramEnd"/>
      <w:r w:rsidRPr="00307B86">
        <w:t xml:space="preserve">/ </w:t>
      </w:r>
    </w:p>
    <w:p w14:paraId="6618E7F2" w14:textId="77777777" w:rsidR="00307B86" w:rsidRPr="00307B86" w:rsidRDefault="00307B86" w:rsidP="00307B86">
      <w:r w:rsidRPr="00307B86">
        <w:t xml:space="preserve">        // 读取转换结果</w:t>
      </w:r>
    </w:p>
    <w:p w14:paraId="64872AFE" w14:textId="77777777" w:rsidR="00307B86" w:rsidRPr="00307B86" w:rsidRDefault="00307B86" w:rsidP="00307B86">
      <w:r w:rsidRPr="00307B86">
        <w:t xml:space="preserve">        uint16_t </w:t>
      </w:r>
      <w:proofErr w:type="spellStart"/>
      <w:r w:rsidRPr="00307B86">
        <w:t>adcValue</w:t>
      </w:r>
      <w:proofErr w:type="spellEnd"/>
      <w:r w:rsidRPr="00307B86">
        <w:t xml:space="preserve"> = </w:t>
      </w:r>
      <w:proofErr w:type="spellStart"/>
      <w:r w:rsidRPr="00307B86">
        <w:t>ADC_</w:t>
      </w:r>
      <w:proofErr w:type="gramStart"/>
      <w:r w:rsidRPr="00307B86">
        <w:t>GetConversionValue</w:t>
      </w:r>
      <w:proofErr w:type="spellEnd"/>
      <w:r w:rsidRPr="00307B86">
        <w:t>(</w:t>
      </w:r>
      <w:proofErr w:type="gramEnd"/>
      <w:r w:rsidRPr="00307B86">
        <w:t>ADC1);</w:t>
      </w:r>
    </w:p>
    <w:p w14:paraId="30894AAF" w14:textId="77777777" w:rsidR="00307B86" w:rsidRPr="00307B86" w:rsidRDefault="00307B86" w:rsidP="00307B86">
      <w:r w:rsidRPr="00307B86">
        <w:t xml:space="preserve">        </w:t>
      </w:r>
    </w:p>
    <w:p w14:paraId="1E02F172" w14:textId="77777777" w:rsidR="00307B86" w:rsidRPr="00307B86" w:rsidRDefault="00307B86" w:rsidP="00307B86">
      <w:r w:rsidRPr="00307B86">
        <w:t xml:space="preserve">        // ... 这里可以处理数据，例如存入缓冲区或进行判断</w:t>
      </w:r>
    </w:p>
    <w:p w14:paraId="71F55C08" w14:textId="77777777" w:rsidR="00307B86" w:rsidRPr="00307B86" w:rsidRDefault="00307B86" w:rsidP="00307B86">
      <w:r w:rsidRPr="00307B86">
        <w:t xml:space="preserve">        </w:t>
      </w:r>
    </w:p>
    <w:p w14:paraId="6CD892E5" w14:textId="77777777" w:rsidR="00307B86" w:rsidRPr="00307B86" w:rsidRDefault="00307B86" w:rsidP="00307B86">
      <w:r w:rsidRPr="00307B86">
        <w:t xml:space="preserve">        // 非常重要：清除中断挂起标志位，否则会持续进入中断</w:t>
      </w:r>
    </w:p>
    <w:p w14:paraId="4B883BEC" w14:textId="77777777" w:rsidR="00307B86" w:rsidRPr="00307B86" w:rsidRDefault="00307B86" w:rsidP="00307B86">
      <w:r w:rsidRPr="00307B86">
        <w:t xml:space="preserve">        </w:t>
      </w:r>
      <w:proofErr w:type="spellStart"/>
      <w:r w:rsidRPr="00307B86">
        <w:t>ADC_</w:t>
      </w:r>
      <w:proofErr w:type="gramStart"/>
      <w:r w:rsidRPr="00307B86">
        <w:t>ClearITPendingBit</w:t>
      </w:r>
      <w:proofErr w:type="spellEnd"/>
      <w:r w:rsidRPr="00307B86">
        <w:t>(</w:t>
      </w:r>
      <w:proofErr w:type="gramEnd"/>
      <w:r w:rsidRPr="00307B86">
        <w:t xml:space="preserve">ADC1, ADC_IT_EOC); // </w:t>
      </w:r>
    </w:p>
    <w:p w14:paraId="446FB9C1" w14:textId="77777777" w:rsidR="00307B86" w:rsidRPr="00307B86" w:rsidRDefault="00307B86" w:rsidP="00307B86">
      <w:r w:rsidRPr="00307B86">
        <w:t xml:space="preserve">    }</w:t>
      </w:r>
    </w:p>
    <w:p w14:paraId="0D3605F8" w14:textId="77777777" w:rsidR="00307B86" w:rsidRPr="00307B86" w:rsidRDefault="00307B86" w:rsidP="00307B86">
      <w:r w:rsidRPr="00307B86">
        <w:t>}</w:t>
      </w:r>
    </w:p>
    <w:p w14:paraId="6C8FC14D" w14:textId="77777777" w:rsidR="00307B86" w:rsidRPr="00307B86" w:rsidRDefault="00307B86" w:rsidP="00307B86">
      <w:pPr>
        <w:pStyle w:val="3"/>
      </w:pPr>
      <w:r w:rsidRPr="00307B86">
        <w:rPr>
          <w:rFonts w:ascii="Segoe UI Emoji" w:hAnsi="Segoe UI Emoji" w:cs="Segoe UI Emoji"/>
        </w:rPr>
        <w:t>⚠️</w:t>
      </w:r>
      <w:r w:rsidRPr="00307B86">
        <w:t xml:space="preserve"> 重要注意事项 </w:t>
      </w:r>
    </w:p>
    <w:p w14:paraId="61F78861" w14:textId="77777777" w:rsidR="00307B86" w:rsidRPr="00307B86" w:rsidRDefault="00307B86">
      <w:pPr>
        <w:numPr>
          <w:ilvl w:val="0"/>
          <w:numId w:val="419"/>
        </w:numPr>
      </w:pPr>
      <w:r w:rsidRPr="00307B86">
        <w:rPr>
          <w:rFonts w:ascii="Times New Roman" w:hAnsi="Times New Roman" w:cs="Times New Roman"/>
        </w:rPr>
        <w:t>​</w:t>
      </w:r>
      <w:r w:rsidRPr="00307B86">
        <w:rPr>
          <w:b/>
          <w:bCs/>
        </w:rPr>
        <w:t>调用时机</w:t>
      </w:r>
      <w:r w:rsidRPr="00307B86">
        <w:rPr>
          <w:rFonts w:ascii="Times New Roman" w:hAnsi="Times New Roman" w:cs="Times New Roman"/>
        </w:rPr>
        <w:t>​</w:t>
      </w:r>
      <w:r w:rsidRPr="00307B86">
        <w:t>：</w:t>
      </w:r>
      <w:proofErr w:type="spellStart"/>
      <w:r w:rsidRPr="00307B86">
        <w:t>ADC_ITConfig</w:t>
      </w:r>
      <w:proofErr w:type="spellEnd"/>
      <w:r w:rsidRPr="00307B86">
        <w:t xml:space="preserve">通常在 </w:t>
      </w:r>
      <w:proofErr w:type="spellStart"/>
      <w:r w:rsidRPr="00307B86">
        <w:t>ADC_Cmd</w:t>
      </w:r>
      <w:proofErr w:type="spellEnd"/>
      <w:r w:rsidRPr="00307B86">
        <w:t>(</w:t>
      </w:r>
      <w:proofErr w:type="spellStart"/>
      <w:r w:rsidRPr="00307B86">
        <w:t>ADCx</w:t>
      </w:r>
      <w:proofErr w:type="spellEnd"/>
      <w:r w:rsidRPr="00307B86">
        <w:t>, ENABLE)使能ADC之前调用，以确保配置在ADC启动前生效。</w:t>
      </w:r>
    </w:p>
    <w:p w14:paraId="7037D02B" w14:textId="77777777" w:rsidR="00307B86" w:rsidRPr="00307B86" w:rsidRDefault="00307B86">
      <w:pPr>
        <w:numPr>
          <w:ilvl w:val="0"/>
          <w:numId w:val="419"/>
        </w:numPr>
      </w:pPr>
      <w:r w:rsidRPr="00307B86">
        <w:rPr>
          <w:rFonts w:ascii="Times New Roman" w:hAnsi="Times New Roman" w:cs="Times New Roman"/>
        </w:rPr>
        <w:t>​</w:t>
      </w:r>
      <w:r w:rsidRPr="00307B86">
        <w:rPr>
          <w:b/>
          <w:bCs/>
        </w:rPr>
        <w:t>清除中断标志</w:t>
      </w:r>
      <w:r w:rsidRPr="00307B86">
        <w:rPr>
          <w:rFonts w:ascii="Times New Roman" w:hAnsi="Times New Roman" w:cs="Times New Roman"/>
        </w:rPr>
        <w:t>​</w:t>
      </w:r>
      <w:r w:rsidRPr="00307B86">
        <w:t>：在中断服务函数中，</w:t>
      </w:r>
      <w:r w:rsidRPr="00307B86">
        <w:rPr>
          <w:rFonts w:ascii="Times New Roman" w:hAnsi="Times New Roman" w:cs="Times New Roman"/>
        </w:rPr>
        <w:t>​</w:t>
      </w:r>
      <w:r w:rsidRPr="00307B86">
        <w:rPr>
          <w:b/>
          <w:bCs/>
        </w:rPr>
        <w:t>必须</w:t>
      </w:r>
      <w:r w:rsidRPr="00307B86">
        <w:t xml:space="preserve">使用 </w:t>
      </w:r>
      <w:proofErr w:type="spellStart"/>
      <w:r w:rsidRPr="00307B86">
        <w:t>ADC_ClearITPendingBit</w:t>
      </w:r>
      <w:proofErr w:type="spellEnd"/>
      <w:r w:rsidRPr="00307B86">
        <w:t>清除相应的中断标志位。否则，中断会连续不断地触发，导致系统异常。</w:t>
      </w:r>
    </w:p>
    <w:p w14:paraId="283A0725" w14:textId="77777777" w:rsidR="00307B86" w:rsidRPr="00307B86" w:rsidRDefault="00307B86">
      <w:pPr>
        <w:numPr>
          <w:ilvl w:val="0"/>
          <w:numId w:val="419"/>
        </w:numPr>
      </w:pPr>
      <w:r w:rsidRPr="00307B86">
        <w:rPr>
          <w:rFonts w:ascii="Times New Roman" w:hAnsi="Times New Roman" w:cs="Times New Roman"/>
        </w:rPr>
        <w:t>​</w:t>
      </w:r>
      <w:r w:rsidRPr="00307B86">
        <w:rPr>
          <w:b/>
          <w:bCs/>
        </w:rPr>
        <w:t>NVIC配置</w:t>
      </w:r>
      <w:r w:rsidRPr="00307B86">
        <w:rPr>
          <w:rFonts w:ascii="Times New Roman" w:hAnsi="Times New Roman" w:cs="Times New Roman"/>
        </w:rPr>
        <w:t>​</w:t>
      </w:r>
      <w:r w:rsidRPr="00307B86">
        <w:t>：使能了ADC外设的中断，并不意味着CPU一定会响应。必须同时在NVIC中配置并使能对应的中断通道。</w:t>
      </w:r>
    </w:p>
    <w:p w14:paraId="5530E44A" w14:textId="77777777" w:rsidR="00307B86" w:rsidRPr="00307B86" w:rsidRDefault="00307B86">
      <w:pPr>
        <w:numPr>
          <w:ilvl w:val="0"/>
          <w:numId w:val="419"/>
        </w:numPr>
      </w:pPr>
      <w:r w:rsidRPr="00307B86">
        <w:rPr>
          <w:rFonts w:ascii="Times New Roman" w:hAnsi="Times New Roman" w:cs="Times New Roman"/>
        </w:rPr>
        <w:t>​</w:t>
      </w:r>
      <w:r w:rsidRPr="00307B86">
        <w:rPr>
          <w:b/>
          <w:bCs/>
        </w:rPr>
        <w:t>中断冲突</w:t>
      </w:r>
      <w:r w:rsidRPr="00307B86">
        <w:rPr>
          <w:rFonts w:ascii="Times New Roman" w:hAnsi="Times New Roman" w:cs="Times New Roman"/>
        </w:rPr>
        <w:t>​</w:t>
      </w:r>
      <w:r w:rsidRPr="00307B86">
        <w:t>：如果同时使能了多个中断源（如EOC和AWD），在中断服务函数中需要通过 ADC_GetITStatus函数检查具体是哪个中断触发，以便进行分别处理。</w:t>
      </w:r>
    </w:p>
    <w:p w14:paraId="4FB2E085" w14:textId="77777777" w:rsidR="00307B86" w:rsidRPr="00307B86" w:rsidRDefault="00307B86" w:rsidP="00307B86">
      <w:pPr>
        <w:pStyle w:val="3"/>
      </w:pPr>
      <w:r w:rsidRPr="00307B86">
        <w:rPr>
          <w:rFonts w:ascii="Segoe UI Emoji" w:hAnsi="Segoe UI Emoji" w:cs="Segoe UI Emoji"/>
        </w:rPr>
        <w:t>💎</w:t>
      </w:r>
      <w:r w:rsidRPr="00307B86">
        <w:t xml:space="preserve"> 总结 </w:t>
      </w:r>
    </w:p>
    <w:p w14:paraId="1C5C2EE7" w14:textId="77777777" w:rsidR="00307B86" w:rsidRPr="00307B86" w:rsidRDefault="00307B86" w:rsidP="00307B86">
      <w:proofErr w:type="spellStart"/>
      <w:r w:rsidRPr="00307B86">
        <w:t>ADC_ITConfig</w:t>
      </w:r>
      <w:proofErr w:type="spellEnd"/>
      <w:r w:rsidRPr="00307B86">
        <w:t>是一个关键函数，它实现了ADC硬件事件与CPU软件处理之间的联动。通过合理配置中断，可以实现高效、及时的数据采集和系统监控。</w:t>
      </w:r>
    </w:p>
    <w:p w14:paraId="17800C91" w14:textId="77777777" w:rsidR="00307B86" w:rsidRPr="00307B86" w:rsidRDefault="00307B86" w:rsidP="00307B86">
      <w:r w:rsidRPr="00307B86">
        <w:t>希望这个详细的解释能帮助你更好地理解和使用这个函数！</w:t>
      </w:r>
    </w:p>
    <w:p w14:paraId="266ED671" w14:textId="77777777" w:rsidR="00307B86" w:rsidRPr="00307B86" w:rsidRDefault="00307B86" w:rsidP="00307B86">
      <w:r w:rsidRPr="00307B86">
        <w:t>为了方便你快速查阅，下表列出了主要的ADC中断类型及其含义：</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335"/>
        <w:gridCol w:w="3535"/>
      </w:tblGrid>
      <w:tr w:rsidR="00307B86" w:rsidRPr="00307B86" w14:paraId="334E079E"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52576A2" w14:textId="77777777" w:rsidR="00307B86" w:rsidRPr="00307B86" w:rsidRDefault="00307B86" w:rsidP="00307B86">
            <w:pPr>
              <w:rPr>
                <w:b/>
                <w:bCs/>
              </w:rPr>
            </w:pPr>
            <w:r w:rsidRPr="00307B86">
              <w:rPr>
                <w:b/>
                <w:bCs/>
              </w:rPr>
              <w:lastRenderedPageBreak/>
              <w:t>中断源宏定义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944E691" w14:textId="77777777" w:rsidR="00307B86" w:rsidRPr="00307B86" w:rsidRDefault="00307B86" w:rsidP="00307B86">
            <w:pPr>
              <w:rPr>
                <w:b/>
                <w:bCs/>
              </w:rPr>
            </w:pPr>
            <w:r w:rsidRPr="00307B86">
              <w:rPr>
                <w:b/>
                <w:bCs/>
              </w:rPr>
              <w:t>触发条件说明</w:t>
            </w:r>
          </w:p>
        </w:tc>
      </w:tr>
      <w:tr w:rsidR="00307B86" w:rsidRPr="00307B86" w14:paraId="64728F6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387020D" w14:textId="77777777" w:rsidR="00307B86" w:rsidRPr="00307B86" w:rsidRDefault="00307B86" w:rsidP="00307B86">
            <w:r w:rsidRPr="00307B86">
              <w:t>ADC_IT_EOC</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D669BC3" w14:textId="77777777" w:rsidR="00307B86" w:rsidRPr="00307B86" w:rsidRDefault="00307B86" w:rsidP="00307B86">
            <w:r w:rsidRPr="00307B86">
              <w:t>规则通道组转换完成</w:t>
            </w:r>
          </w:p>
        </w:tc>
      </w:tr>
      <w:tr w:rsidR="00307B86" w:rsidRPr="00307B86" w14:paraId="1D40999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9F39312" w14:textId="77777777" w:rsidR="00307B86" w:rsidRPr="00307B86" w:rsidRDefault="00307B86" w:rsidP="00307B86">
            <w:r w:rsidRPr="00307B86">
              <w:t>ADC_IT_JEOC</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05DE5AB" w14:textId="77777777" w:rsidR="00307B86" w:rsidRPr="00307B86" w:rsidRDefault="00307B86" w:rsidP="00307B86">
            <w:r w:rsidRPr="00307B86">
              <w:t>注入通道组转换完成</w:t>
            </w:r>
          </w:p>
        </w:tc>
      </w:tr>
      <w:tr w:rsidR="00307B86" w:rsidRPr="00307B86" w14:paraId="619A135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2508F0B" w14:textId="77777777" w:rsidR="00307B86" w:rsidRPr="00307B86" w:rsidRDefault="00307B86" w:rsidP="00307B86">
            <w:r w:rsidRPr="00307B86">
              <w:t>ADC_IT_AWD</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78C6F63" w14:textId="77777777" w:rsidR="00307B86" w:rsidRPr="00307B86" w:rsidRDefault="00307B86" w:rsidP="00307B86">
            <w:r w:rsidRPr="00307B86">
              <w:t>模拟电压超出看门狗设定的阈值范围</w:t>
            </w:r>
          </w:p>
        </w:tc>
      </w:tr>
    </w:tbl>
    <w:p w14:paraId="35F3F725" w14:textId="5F3BA601" w:rsidR="00715836" w:rsidRDefault="00307B86" w:rsidP="00307B86">
      <w:pPr>
        <w:pStyle w:val="2"/>
      </w:pPr>
      <w:proofErr w:type="spellStart"/>
      <w:r w:rsidRPr="00307B86">
        <w:t>ADC_ResetCalibration</w:t>
      </w:r>
      <w:proofErr w:type="spellEnd"/>
      <w:r>
        <w:rPr>
          <w:rFonts w:hint="eastAsia"/>
        </w:rPr>
        <w:t>()</w:t>
      </w:r>
      <w:r>
        <w:br/>
      </w:r>
      <w:r w:rsidRPr="00307B86">
        <w:t>启动指定ADC（模数转换器）校准寄存器的复位过程</w:t>
      </w:r>
    </w:p>
    <w:p w14:paraId="25CEEA12" w14:textId="77777777" w:rsidR="00307B86" w:rsidRPr="00307B86" w:rsidRDefault="00307B86" w:rsidP="00307B86">
      <w:proofErr w:type="spellStart"/>
      <w:r w:rsidRPr="00307B86">
        <w:t>ADC_ResetCalibration</w:t>
      </w:r>
      <w:proofErr w:type="spellEnd"/>
      <w:r w:rsidRPr="00307B86">
        <w:t>函数用于启动指定ADC（模数转换器）校准寄存器的复位过程，这是STM32微控制器ADC模块校准流程中的</w:t>
      </w:r>
      <w:r w:rsidRPr="009C3CA6">
        <w:rPr>
          <w:color w:val="EE0000"/>
        </w:rPr>
        <w:t>第一步</w:t>
      </w:r>
      <w:r w:rsidRPr="00307B86">
        <w:t>，旨在确保后续校准操作从一个</w:t>
      </w:r>
      <w:r w:rsidRPr="009C3CA6">
        <w:rPr>
          <w:color w:val="EE0000"/>
        </w:rPr>
        <w:t>已知的初始状态开始</w:t>
      </w:r>
      <w:r w:rsidRPr="00307B86">
        <w:t>，从而</w:t>
      </w:r>
      <w:r w:rsidRPr="009C3CA6">
        <w:rPr>
          <w:color w:val="EE0000"/>
        </w:rPr>
        <w:t>提高转换精度</w:t>
      </w:r>
      <w:r w:rsidRPr="00307B86">
        <w:t>。</w:t>
      </w:r>
    </w:p>
    <w:p w14:paraId="0DF67C66" w14:textId="77777777" w:rsidR="00307B86" w:rsidRPr="00307B86" w:rsidRDefault="00307B86" w:rsidP="00307B86">
      <w:pPr>
        <w:rPr>
          <w:b/>
          <w:bCs/>
        </w:rPr>
      </w:pPr>
      <w:r w:rsidRPr="00307B86">
        <w:rPr>
          <w:rFonts w:ascii="Segoe UI Emoji" w:hAnsi="Segoe UI Emoji" w:cs="Segoe UI Emoji"/>
          <w:b/>
          <w:bCs/>
        </w:rPr>
        <w:t>🔧</w:t>
      </w:r>
      <w:r w:rsidRPr="00307B86">
        <w:rPr>
          <w:b/>
          <w:bCs/>
        </w:rPr>
        <w:t xml:space="preserve"> 函数详解 </w:t>
      </w:r>
    </w:p>
    <w:p w14:paraId="440F0FF3" w14:textId="77777777" w:rsidR="00307B86" w:rsidRPr="00307B86" w:rsidRDefault="00307B86" w:rsidP="00307B86">
      <w:pPr>
        <w:pStyle w:val="3"/>
      </w:pPr>
      <w:r w:rsidRPr="00307B86">
        <w:rPr>
          <w:rFonts w:ascii="Times New Roman" w:hAnsi="Times New Roman" w:cs="Times New Roman"/>
        </w:rPr>
        <w:t>​</w:t>
      </w:r>
      <w:r w:rsidRPr="00307B86">
        <w:t>函数原型</w:t>
      </w:r>
      <w:r w:rsidRPr="00307B86">
        <w:rPr>
          <w:rFonts w:ascii="Times New Roman" w:hAnsi="Times New Roman" w:cs="Times New Roman"/>
        </w:rPr>
        <w:t>​</w:t>
      </w:r>
      <w:r w:rsidRPr="00307B86">
        <w:t>：</w:t>
      </w:r>
    </w:p>
    <w:p w14:paraId="10E3AE47" w14:textId="77777777" w:rsidR="00307B86" w:rsidRPr="00307B86" w:rsidRDefault="00307B86" w:rsidP="00307B86">
      <w:r w:rsidRPr="00307B86">
        <w:t xml:space="preserve">void </w:t>
      </w:r>
      <w:proofErr w:type="spellStart"/>
      <w:r w:rsidRPr="00307B86">
        <w:t>ADC_</w:t>
      </w:r>
      <w:proofErr w:type="gramStart"/>
      <w:r w:rsidRPr="00307B86">
        <w:t>ResetCalibration</w:t>
      </w:r>
      <w:proofErr w:type="spellEnd"/>
      <w:r w:rsidRPr="00307B86">
        <w:t>(</w:t>
      </w:r>
      <w:proofErr w:type="spellStart"/>
      <w:proofErr w:type="gramEnd"/>
      <w:r w:rsidRPr="00307B86">
        <w:t>ADC_TypeDef</w:t>
      </w:r>
      <w:proofErr w:type="spellEnd"/>
      <w:r w:rsidRPr="00307B86">
        <w:t xml:space="preserve">* </w:t>
      </w:r>
      <w:proofErr w:type="spellStart"/>
      <w:r w:rsidRPr="00307B86">
        <w:t>ADCx</w:t>
      </w:r>
      <w:proofErr w:type="spellEnd"/>
      <w:r w:rsidRPr="00307B86">
        <w:t>);</w:t>
      </w:r>
    </w:p>
    <w:p w14:paraId="09A19AD6" w14:textId="77777777" w:rsidR="00307B86" w:rsidRPr="00307B86" w:rsidRDefault="00307B86">
      <w:pPr>
        <w:numPr>
          <w:ilvl w:val="0"/>
          <w:numId w:val="420"/>
        </w:numPr>
      </w:pPr>
      <w:r w:rsidRPr="00307B86">
        <w:rPr>
          <w:rFonts w:ascii="Times New Roman" w:hAnsi="Times New Roman" w:cs="Times New Roman"/>
        </w:rPr>
        <w:t>​</w:t>
      </w:r>
      <w:r w:rsidRPr="00307B86">
        <w:rPr>
          <w:b/>
          <w:bCs/>
        </w:rPr>
        <w:t xml:space="preserve">参数 </w:t>
      </w:r>
      <w:proofErr w:type="spellStart"/>
      <w:r w:rsidRPr="00307B86">
        <w:rPr>
          <w:b/>
          <w:bCs/>
        </w:rPr>
        <w:t>ADCx</w:t>
      </w:r>
      <w:proofErr w:type="spellEnd"/>
      <w:r w:rsidRPr="00307B86">
        <w:rPr>
          <w:rFonts w:ascii="Times New Roman" w:hAnsi="Times New Roman" w:cs="Times New Roman"/>
        </w:rPr>
        <w:t>​</w:t>
      </w:r>
      <w:r w:rsidRPr="00307B86">
        <w:t>：指定要操作的ADC外设。例如，ADC1、ADC2或 ADC3（具体取决于您的STM32型号）。</w:t>
      </w:r>
    </w:p>
    <w:p w14:paraId="17BDAA55" w14:textId="77777777" w:rsidR="00307B86" w:rsidRPr="00307B86" w:rsidRDefault="00307B86" w:rsidP="00307B86">
      <w:pPr>
        <w:pStyle w:val="3"/>
      </w:pPr>
      <w:r w:rsidRPr="00307B86">
        <w:rPr>
          <w:rFonts w:ascii="Times New Roman" w:hAnsi="Times New Roman" w:cs="Times New Roman"/>
        </w:rPr>
        <w:t>​</w:t>
      </w:r>
      <w:r w:rsidRPr="00307B86">
        <w:t>核心功能</w:t>
      </w:r>
      <w:r w:rsidRPr="00307B86">
        <w:rPr>
          <w:rFonts w:ascii="Times New Roman" w:hAnsi="Times New Roman" w:cs="Times New Roman"/>
        </w:rPr>
        <w:t>​</w:t>
      </w:r>
      <w:r w:rsidRPr="00307B86">
        <w:t>：</w:t>
      </w:r>
    </w:p>
    <w:p w14:paraId="623C4742" w14:textId="77777777" w:rsidR="00307B86" w:rsidRPr="00307B86" w:rsidRDefault="00307B86" w:rsidP="00307B86">
      <w:r w:rsidRPr="00307B86">
        <w:t xml:space="preserve">该函数通过设置ADC控制寄存器（CR2）中的 </w:t>
      </w:r>
      <w:r w:rsidRPr="009F5441">
        <w:rPr>
          <w:b/>
          <w:bCs/>
          <w:color w:val="EE0000"/>
        </w:rPr>
        <w:t>RSTCAL位</w:t>
      </w:r>
      <w:r w:rsidRPr="00307B86">
        <w:t>（校准复位位）来启动复位过程。硬件会在完成校准寄存器复位后，</w:t>
      </w:r>
      <w:r w:rsidRPr="009C3CA6">
        <w:rPr>
          <w:color w:val="EE0000"/>
        </w:rPr>
        <w:t>自动将该位清零</w:t>
      </w:r>
      <w:r w:rsidRPr="00307B86">
        <w:t>。</w:t>
      </w:r>
    </w:p>
    <w:p w14:paraId="3D869AA6" w14:textId="77777777" w:rsidR="00307B86" w:rsidRPr="00307B86" w:rsidRDefault="00307B86" w:rsidP="00307B86">
      <w:pPr>
        <w:pStyle w:val="3"/>
      </w:pPr>
      <w:r w:rsidRPr="00307B86">
        <w:rPr>
          <w:rFonts w:ascii="Segoe UI Emoji" w:hAnsi="Segoe UI Emoji" w:cs="Segoe UI Emoji"/>
        </w:rPr>
        <w:t>⚙️</w:t>
      </w:r>
      <w:r w:rsidRPr="00307B86">
        <w:t xml:space="preserve"> 工作原理与校准流程 </w:t>
      </w:r>
    </w:p>
    <w:p w14:paraId="6FE7ACD1" w14:textId="77777777" w:rsidR="00307B86" w:rsidRPr="00307B86" w:rsidRDefault="00307B86" w:rsidP="00307B86">
      <w:proofErr w:type="spellStart"/>
      <w:r w:rsidRPr="00307B86">
        <w:t>ADC_ResetCalibration</w:t>
      </w:r>
      <w:proofErr w:type="spellEnd"/>
      <w:r w:rsidRPr="00307B86">
        <w:t>是ADC校准流程的第一步，完整的校准步骤必须按顺序执行：</w:t>
      </w:r>
    </w:p>
    <w:p w14:paraId="25DDB7F4" w14:textId="77777777" w:rsidR="00307B86" w:rsidRPr="00307B86" w:rsidRDefault="00307B86">
      <w:pPr>
        <w:numPr>
          <w:ilvl w:val="0"/>
          <w:numId w:val="421"/>
        </w:numPr>
      </w:pPr>
      <w:r w:rsidRPr="00307B86">
        <w:rPr>
          <w:rFonts w:ascii="Times New Roman" w:hAnsi="Times New Roman" w:cs="Times New Roman"/>
        </w:rPr>
        <w:t>​</w:t>
      </w:r>
      <w:r w:rsidRPr="00307B86">
        <w:rPr>
          <w:b/>
          <w:bCs/>
        </w:rPr>
        <w:t>复位校准寄存器</w:t>
      </w:r>
      <w:r w:rsidRPr="00307B86">
        <w:rPr>
          <w:rFonts w:ascii="Times New Roman" w:hAnsi="Times New Roman" w:cs="Times New Roman"/>
        </w:rPr>
        <w:t>​</w:t>
      </w:r>
      <w:r w:rsidRPr="00307B86">
        <w:t xml:space="preserve">：调用 </w:t>
      </w:r>
      <w:proofErr w:type="spellStart"/>
      <w:r w:rsidRPr="00307B86">
        <w:t>ADC_ResetCalibration</w:t>
      </w:r>
      <w:proofErr w:type="spellEnd"/>
      <w:r w:rsidRPr="00307B86">
        <w:t>(</w:t>
      </w:r>
      <w:proofErr w:type="spellStart"/>
      <w:r w:rsidRPr="00307B86">
        <w:t>ADCx</w:t>
      </w:r>
      <w:proofErr w:type="spellEnd"/>
      <w:r w:rsidRPr="00307B86">
        <w:t>)。</w:t>
      </w:r>
    </w:p>
    <w:p w14:paraId="45E6C004" w14:textId="77777777" w:rsidR="00307B86" w:rsidRPr="00307B86" w:rsidRDefault="00307B86">
      <w:pPr>
        <w:numPr>
          <w:ilvl w:val="0"/>
          <w:numId w:val="421"/>
        </w:numPr>
      </w:pPr>
      <w:r w:rsidRPr="00307B86">
        <w:rPr>
          <w:rFonts w:ascii="Times New Roman" w:hAnsi="Times New Roman" w:cs="Times New Roman"/>
        </w:rPr>
        <w:t>​</w:t>
      </w:r>
      <w:r w:rsidRPr="00307B86">
        <w:rPr>
          <w:b/>
          <w:bCs/>
        </w:rPr>
        <w:t>等待复位完成</w:t>
      </w:r>
      <w:r w:rsidRPr="00307B86">
        <w:rPr>
          <w:rFonts w:ascii="Times New Roman" w:hAnsi="Times New Roman" w:cs="Times New Roman"/>
        </w:rPr>
        <w:t>​</w:t>
      </w:r>
      <w:r w:rsidRPr="00307B86">
        <w:t xml:space="preserve">：循环检查 </w:t>
      </w:r>
      <w:proofErr w:type="spellStart"/>
      <w:r w:rsidRPr="00307B86">
        <w:t>ADC_GetResetCalibrationStatus</w:t>
      </w:r>
      <w:proofErr w:type="spellEnd"/>
      <w:r w:rsidRPr="00307B86">
        <w:t>(</w:t>
      </w:r>
      <w:proofErr w:type="spellStart"/>
      <w:r w:rsidRPr="00307B86">
        <w:t>ADCx</w:t>
      </w:r>
      <w:proofErr w:type="spellEnd"/>
      <w:r w:rsidRPr="00307B86">
        <w:t>)的返回值，直到它变为 RESET。</w:t>
      </w:r>
    </w:p>
    <w:p w14:paraId="40613205" w14:textId="77777777" w:rsidR="00307B86" w:rsidRPr="00307B86" w:rsidRDefault="00307B86">
      <w:pPr>
        <w:numPr>
          <w:ilvl w:val="0"/>
          <w:numId w:val="421"/>
        </w:numPr>
      </w:pPr>
      <w:r w:rsidRPr="00307B86">
        <w:rPr>
          <w:rFonts w:ascii="Times New Roman" w:hAnsi="Times New Roman" w:cs="Times New Roman"/>
        </w:rPr>
        <w:t>​</w:t>
      </w:r>
      <w:r w:rsidRPr="00307B86">
        <w:rPr>
          <w:b/>
          <w:bCs/>
        </w:rPr>
        <w:t>开始校准</w:t>
      </w:r>
      <w:r w:rsidRPr="00307B86">
        <w:rPr>
          <w:rFonts w:ascii="Times New Roman" w:hAnsi="Times New Roman" w:cs="Times New Roman"/>
        </w:rPr>
        <w:t>​</w:t>
      </w:r>
      <w:r w:rsidRPr="00307B86">
        <w:t xml:space="preserve">：调用 </w:t>
      </w:r>
      <w:proofErr w:type="spellStart"/>
      <w:r w:rsidRPr="00307B86">
        <w:t>ADC_StartCalibration</w:t>
      </w:r>
      <w:proofErr w:type="spellEnd"/>
      <w:r w:rsidRPr="00307B86">
        <w:t>(</w:t>
      </w:r>
      <w:proofErr w:type="spellStart"/>
      <w:r w:rsidRPr="00307B86">
        <w:t>ADCx</w:t>
      </w:r>
      <w:proofErr w:type="spellEnd"/>
      <w:r w:rsidRPr="00307B86">
        <w:t>)。</w:t>
      </w:r>
    </w:p>
    <w:p w14:paraId="6BC8B81D" w14:textId="77777777" w:rsidR="00307B86" w:rsidRPr="00307B86" w:rsidRDefault="00307B86">
      <w:pPr>
        <w:numPr>
          <w:ilvl w:val="0"/>
          <w:numId w:val="421"/>
        </w:numPr>
      </w:pPr>
      <w:r w:rsidRPr="00307B86">
        <w:rPr>
          <w:rFonts w:ascii="Times New Roman" w:hAnsi="Times New Roman" w:cs="Times New Roman"/>
        </w:rPr>
        <w:t>​</w:t>
      </w:r>
      <w:r w:rsidRPr="00307B86">
        <w:rPr>
          <w:b/>
          <w:bCs/>
        </w:rPr>
        <w:t>等待校准完成</w:t>
      </w:r>
      <w:r w:rsidRPr="00307B86">
        <w:rPr>
          <w:rFonts w:ascii="Times New Roman" w:hAnsi="Times New Roman" w:cs="Times New Roman"/>
        </w:rPr>
        <w:t>​</w:t>
      </w:r>
      <w:r w:rsidRPr="00307B86">
        <w:t xml:space="preserve">：循环检查 </w:t>
      </w:r>
      <w:proofErr w:type="spellStart"/>
      <w:r w:rsidRPr="00307B86">
        <w:t>ADC_GetCalibrationStatus</w:t>
      </w:r>
      <w:proofErr w:type="spellEnd"/>
      <w:r w:rsidRPr="00307B86">
        <w:t>(</w:t>
      </w:r>
      <w:proofErr w:type="spellStart"/>
      <w:r w:rsidRPr="00307B86">
        <w:t>ADCx</w:t>
      </w:r>
      <w:proofErr w:type="spellEnd"/>
      <w:r w:rsidRPr="00307B86">
        <w:t xml:space="preserve">)的返回值，直到它变为 </w:t>
      </w:r>
      <w:r w:rsidRPr="009F5441">
        <w:rPr>
          <w:color w:val="EE0000"/>
        </w:rPr>
        <w:t>RESET</w:t>
      </w:r>
      <w:r w:rsidRPr="00307B86">
        <w:t>。</w:t>
      </w:r>
    </w:p>
    <w:p w14:paraId="0E4C299F" w14:textId="77777777" w:rsidR="00307B86" w:rsidRPr="00307B86" w:rsidRDefault="00307B86" w:rsidP="00307B86">
      <w:r w:rsidRPr="00307B86">
        <w:lastRenderedPageBreak/>
        <w:t>在校准过程中，ADC内部会计算一个校准因子，用于补偿其内部电容器组的微小误差。执行校准可以显著提高ADC的转换精度。</w:t>
      </w:r>
    </w:p>
    <w:p w14:paraId="1AE5809F" w14:textId="77777777" w:rsidR="00307B86" w:rsidRPr="00307B86" w:rsidRDefault="00307B86" w:rsidP="00307B86">
      <w:pPr>
        <w:pStyle w:val="3"/>
      </w:pPr>
      <w:r w:rsidRPr="00307B86">
        <w:rPr>
          <w:rFonts w:ascii="Segoe UI Emoji" w:hAnsi="Segoe UI Emoji" w:cs="Segoe UI Emoji"/>
        </w:rPr>
        <w:t>📝</w:t>
      </w:r>
      <w:r w:rsidRPr="00307B86">
        <w:t xml:space="preserve"> 代码示例 </w:t>
      </w:r>
    </w:p>
    <w:p w14:paraId="71840EA7" w14:textId="77777777" w:rsidR="00307B86" w:rsidRPr="00307B86" w:rsidRDefault="00307B86" w:rsidP="00307B86">
      <w:r w:rsidRPr="00307B86">
        <w:t xml:space="preserve">以下代码片段展示了 </w:t>
      </w:r>
      <w:proofErr w:type="spellStart"/>
      <w:r w:rsidRPr="00307B86">
        <w:t>ADC_ResetCalibration</w:t>
      </w:r>
      <w:proofErr w:type="spellEnd"/>
      <w:r w:rsidRPr="00307B86">
        <w:t>在典型ADC初始化流程中的使用方式：</w:t>
      </w:r>
    </w:p>
    <w:p w14:paraId="72331407" w14:textId="77777777" w:rsidR="00307B86" w:rsidRPr="00307B86" w:rsidRDefault="00307B86" w:rsidP="00307B86">
      <w:r w:rsidRPr="00307B86">
        <w:t>/* 使能ADC时钟、配置GPIO和ADC基本参数后... */</w:t>
      </w:r>
    </w:p>
    <w:p w14:paraId="2C943805" w14:textId="77777777" w:rsidR="00307B86" w:rsidRPr="00307B86" w:rsidRDefault="00307B86" w:rsidP="00307B86">
      <w:proofErr w:type="spellStart"/>
      <w:r w:rsidRPr="00307B86">
        <w:t>ADC_Cmd</w:t>
      </w:r>
      <w:proofErr w:type="spellEnd"/>
      <w:r w:rsidRPr="00307B86">
        <w:t>(ADC1, ENABLE); // 首先使能ADC</w:t>
      </w:r>
    </w:p>
    <w:p w14:paraId="4D35EBCF" w14:textId="77777777" w:rsidR="00307B86" w:rsidRPr="00307B86" w:rsidRDefault="00307B86" w:rsidP="00307B86"/>
    <w:p w14:paraId="28A455CB" w14:textId="77777777" w:rsidR="00307B86" w:rsidRPr="00307B86" w:rsidRDefault="00307B86" w:rsidP="00307B86">
      <w:r w:rsidRPr="00307B86">
        <w:t>/* 开始ADC校准流程 */</w:t>
      </w:r>
    </w:p>
    <w:p w14:paraId="437C0E4F" w14:textId="77777777" w:rsidR="00307B86" w:rsidRPr="00307B86" w:rsidRDefault="00307B86" w:rsidP="00307B86">
      <w:proofErr w:type="spellStart"/>
      <w:r w:rsidRPr="00307B86">
        <w:t>ADC_ResetCalibration</w:t>
      </w:r>
      <w:proofErr w:type="spellEnd"/>
      <w:r w:rsidRPr="00307B86">
        <w:t>(ADC1); // 第一步：启动校准寄存器复位</w:t>
      </w:r>
    </w:p>
    <w:p w14:paraId="093DC412" w14:textId="77777777" w:rsidR="00307B86" w:rsidRPr="00307B86" w:rsidRDefault="00307B86" w:rsidP="00307B86">
      <w:r w:rsidRPr="00307B86">
        <w:t>while (</w:t>
      </w:r>
      <w:proofErr w:type="spellStart"/>
      <w:r w:rsidRPr="00307B86">
        <w:t>ADC_GetResetCalibrationStatus</w:t>
      </w:r>
      <w:proofErr w:type="spellEnd"/>
      <w:r w:rsidRPr="00307B86">
        <w:t>(ADC1) == SET); // 等待复位完成</w:t>
      </w:r>
    </w:p>
    <w:p w14:paraId="21979213" w14:textId="77777777" w:rsidR="00307B86" w:rsidRPr="00307B86" w:rsidRDefault="00307B86" w:rsidP="00307B86">
      <w:proofErr w:type="spellStart"/>
      <w:r w:rsidRPr="00307B86">
        <w:t>ADC_StartCalibration</w:t>
      </w:r>
      <w:proofErr w:type="spellEnd"/>
      <w:r w:rsidRPr="00307B86">
        <w:t>(ADC1); // 第二步：启动校准</w:t>
      </w:r>
    </w:p>
    <w:p w14:paraId="4ECBAAD5" w14:textId="77777777" w:rsidR="00307B86" w:rsidRPr="00307B86" w:rsidRDefault="00307B86" w:rsidP="00307B86">
      <w:r w:rsidRPr="00307B86">
        <w:t>while (</w:t>
      </w:r>
      <w:proofErr w:type="spellStart"/>
      <w:r w:rsidRPr="00307B86">
        <w:t>ADC_GetCalibrationStatus</w:t>
      </w:r>
      <w:proofErr w:type="spellEnd"/>
      <w:r w:rsidRPr="00307B86">
        <w:t>(ADC1) == SET); // 等待校准完成</w:t>
      </w:r>
    </w:p>
    <w:p w14:paraId="7665959A" w14:textId="77777777" w:rsidR="00307B86" w:rsidRPr="00307B86" w:rsidRDefault="00307B86" w:rsidP="00307B86"/>
    <w:p w14:paraId="32292830" w14:textId="77777777" w:rsidR="00307B86" w:rsidRPr="00307B86" w:rsidRDefault="00307B86" w:rsidP="00307B86">
      <w:r w:rsidRPr="00307B86">
        <w:t>/* 此后，ADC即可进行正常的转换操作 */</w:t>
      </w:r>
    </w:p>
    <w:p w14:paraId="6FF77AFF" w14:textId="77777777" w:rsidR="00307B86" w:rsidRPr="00307B86" w:rsidRDefault="00307B86" w:rsidP="00307B86">
      <w:pPr>
        <w:pStyle w:val="3"/>
      </w:pPr>
      <w:r w:rsidRPr="00307B86">
        <w:rPr>
          <w:rFonts w:ascii="Segoe UI Emoji" w:hAnsi="Segoe UI Emoji" w:cs="Segoe UI Emoji"/>
        </w:rPr>
        <w:t>⚠️</w:t>
      </w:r>
      <w:r w:rsidRPr="00307B86">
        <w:t xml:space="preserve"> 重要注意事项 </w:t>
      </w:r>
    </w:p>
    <w:p w14:paraId="0436865F" w14:textId="77777777" w:rsidR="00307B86" w:rsidRPr="00307B86" w:rsidRDefault="00307B86">
      <w:pPr>
        <w:numPr>
          <w:ilvl w:val="0"/>
          <w:numId w:val="422"/>
        </w:numPr>
      </w:pPr>
      <w:r w:rsidRPr="00307B86">
        <w:rPr>
          <w:rFonts w:ascii="Times New Roman" w:hAnsi="Times New Roman" w:cs="Times New Roman"/>
        </w:rPr>
        <w:t>​</w:t>
      </w:r>
      <w:r w:rsidRPr="00307B86">
        <w:rPr>
          <w:b/>
          <w:bCs/>
        </w:rPr>
        <w:t>调用顺序</w:t>
      </w:r>
      <w:r w:rsidRPr="00307B86">
        <w:rPr>
          <w:rFonts w:ascii="Times New Roman" w:hAnsi="Times New Roman" w:cs="Times New Roman"/>
        </w:rPr>
        <w:t>​</w:t>
      </w:r>
      <w:r w:rsidRPr="00307B86">
        <w:t>：</w:t>
      </w:r>
      <w:proofErr w:type="spellStart"/>
      <w:r w:rsidRPr="00307B86">
        <w:t>ADC_ResetCalibration</w:t>
      </w:r>
      <w:proofErr w:type="spellEnd"/>
      <w:r w:rsidRPr="00307B86">
        <w:t xml:space="preserve">必须在ADC使能（调用 </w:t>
      </w:r>
      <w:proofErr w:type="spellStart"/>
      <w:r w:rsidRPr="00307B86">
        <w:t>ADC_Cmd</w:t>
      </w:r>
      <w:proofErr w:type="spellEnd"/>
      <w:r w:rsidRPr="00307B86">
        <w:t>(</w:t>
      </w:r>
      <w:proofErr w:type="spellStart"/>
      <w:r w:rsidRPr="00307B86">
        <w:t>ADCx</w:t>
      </w:r>
      <w:proofErr w:type="spellEnd"/>
      <w:r w:rsidRPr="00307B86">
        <w:t xml:space="preserve">, ENABLE)）之后、启动校准（调用 </w:t>
      </w:r>
      <w:proofErr w:type="spellStart"/>
      <w:r w:rsidRPr="00307B86">
        <w:t>ADC_StartCalibration</w:t>
      </w:r>
      <w:proofErr w:type="spellEnd"/>
      <w:r w:rsidRPr="00307B86">
        <w:t>）之前调用。</w:t>
      </w:r>
    </w:p>
    <w:p w14:paraId="3ACD9632" w14:textId="77777777" w:rsidR="00307B86" w:rsidRPr="00307B86" w:rsidRDefault="00307B86">
      <w:pPr>
        <w:numPr>
          <w:ilvl w:val="0"/>
          <w:numId w:val="422"/>
        </w:numPr>
      </w:pPr>
      <w:r w:rsidRPr="00307B86">
        <w:rPr>
          <w:rFonts w:ascii="Times New Roman" w:hAnsi="Times New Roman" w:cs="Times New Roman"/>
        </w:rPr>
        <w:t>​</w:t>
      </w:r>
      <w:r w:rsidRPr="00307B86">
        <w:rPr>
          <w:b/>
          <w:bCs/>
        </w:rPr>
        <w:t>阻塞等待</w:t>
      </w:r>
      <w:r w:rsidRPr="00307B86">
        <w:rPr>
          <w:rFonts w:ascii="Times New Roman" w:hAnsi="Times New Roman" w:cs="Times New Roman"/>
        </w:rPr>
        <w:t>​</w:t>
      </w:r>
      <w:r w:rsidRPr="00307B86">
        <w:t>：务必使用循环等待 RSTCAL位被硬件清零，确保复位操作完成后再执行后续步骤，否则校准过程可能无法正确进行。</w:t>
      </w:r>
    </w:p>
    <w:p w14:paraId="7C07D207" w14:textId="77777777" w:rsidR="00307B86" w:rsidRPr="00307B86" w:rsidRDefault="00307B86">
      <w:pPr>
        <w:numPr>
          <w:ilvl w:val="0"/>
          <w:numId w:val="422"/>
        </w:numPr>
      </w:pPr>
      <w:r w:rsidRPr="00307B86">
        <w:rPr>
          <w:rFonts w:ascii="Times New Roman" w:hAnsi="Times New Roman" w:cs="Times New Roman"/>
        </w:rPr>
        <w:t>​</w:t>
      </w:r>
      <w:r w:rsidRPr="00307B86">
        <w:rPr>
          <w:b/>
          <w:bCs/>
        </w:rPr>
        <w:t>必要性</w:t>
      </w:r>
      <w:r w:rsidRPr="00307B86">
        <w:rPr>
          <w:rFonts w:ascii="Times New Roman" w:hAnsi="Times New Roman" w:cs="Times New Roman"/>
        </w:rPr>
        <w:t>​</w:t>
      </w:r>
      <w:r w:rsidRPr="00307B86">
        <w:t>：省略复位校准步骤或校准流程不完整，可能导致ADC转换结果存在较大误差。</w:t>
      </w:r>
    </w:p>
    <w:p w14:paraId="53115CE3" w14:textId="77777777" w:rsidR="00307B86" w:rsidRPr="00307B86" w:rsidRDefault="00307B86" w:rsidP="00307B86">
      <w:r w:rsidRPr="00307B86">
        <w:t xml:space="preserve">希望这些详细的解释能帮助您更好地理解和使用 </w:t>
      </w:r>
      <w:proofErr w:type="spellStart"/>
      <w:r w:rsidRPr="00307B86">
        <w:t>ADC_ResetCalibration</w:t>
      </w:r>
      <w:proofErr w:type="spellEnd"/>
      <w:r w:rsidRPr="00307B86">
        <w:t>函数。如果您对ADC的其他函数或完整配置流程有进一步疑问，我们可以继续探讨。</w:t>
      </w:r>
    </w:p>
    <w:p w14:paraId="355AF533" w14:textId="77777777" w:rsidR="00307B86" w:rsidRPr="00307B86" w:rsidRDefault="00307B86" w:rsidP="00307B86"/>
    <w:p w14:paraId="64FA79EC" w14:textId="534060C3" w:rsidR="00307B86" w:rsidRDefault="00307B86" w:rsidP="00307B86">
      <w:pPr>
        <w:pStyle w:val="2"/>
      </w:pPr>
      <w:proofErr w:type="spellStart"/>
      <w:r>
        <w:lastRenderedPageBreak/>
        <w:t>ADC_GetResetCalibrationStatus</w:t>
      </w:r>
      <w:proofErr w:type="spellEnd"/>
      <w:r>
        <w:t>()</w:t>
      </w:r>
      <w:r w:rsidR="00F357EA">
        <w:br/>
      </w:r>
      <w:r w:rsidR="00F357EA" w:rsidRPr="004D59B7">
        <w:rPr>
          <w:b/>
          <w:bCs/>
        </w:rPr>
        <w:t>获取指定ADC（模数转换器）复位校准寄存器的当前状态</w:t>
      </w:r>
    </w:p>
    <w:p w14:paraId="0DAE7FED" w14:textId="77777777" w:rsidR="004D59B7" w:rsidRPr="004D59B7" w:rsidRDefault="004D59B7" w:rsidP="004D59B7">
      <w:proofErr w:type="spellStart"/>
      <w:r w:rsidRPr="004D59B7">
        <w:t>ADC_GetResetCalibrationStatus</w:t>
      </w:r>
      <w:proofErr w:type="spellEnd"/>
      <w:r w:rsidRPr="004D59B7">
        <w:t>函数用于</w:t>
      </w:r>
      <w:r w:rsidRPr="004D59B7">
        <w:rPr>
          <w:b/>
          <w:bCs/>
        </w:rPr>
        <w:t>获取指定ADC（模数转换器）复位校准寄存器的当前状态</w:t>
      </w:r>
      <w:r w:rsidRPr="004D59B7">
        <w:t>。它在ADC校准流程中起到关键作用，用于判断复位校准操作是否完成。</w:t>
      </w:r>
    </w:p>
    <w:p w14:paraId="7A6E5207" w14:textId="77777777" w:rsidR="004D59B7" w:rsidRPr="004D59B7" w:rsidRDefault="004D59B7" w:rsidP="004D59B7">
      <w:pPr>
        <w:rPr>
          <w:b/>
          <w:bCs/>
        </w:rPr>
      </w:pPr>
      <w:r w:rsidRPr="004D59B7">
        <w:rPr>
          <w:rFonts w:ascii="Segoe UI Emoji" w:hAnsi="Segoe UI Emoji" w:cs="Segoe UI Emoji"/>
          <w:b/>
          <w:bCs/>
        </w:rPr>
        <w:t>🔧</w:t>
      </w:r>
      <w:r w:rsidRPr="004D59B7">
        <w:rPr>
          <w:b/>
          <w:bCs/>
        </w:rPr>
        <w:t xml:space="preserve"> 函数详解 </w:t>
      </w:r>
    </w:p>
    <w:p w14:paraId="754DD9D0" w14:textId="77777777" w:rsidR="004D59B7" w:rsidRPr="004D59B7" w:rsidRDefault="004D59B7" w:rsidP="00F357EA">
      <w:pPr>
        <w:pStyle w:val="3"/>
      </w:pPr>
      <w:r w:rsidRPr="004D59B7">
        <w:rPr>
          <w:rFonts w:ascii="Times New Roman" w:hAnsi="Times New Roman" w:cs="Times New Roman"/>
        </w:rPr>
        <w:t>​</w:t>
      </w:r>
      <w:r w:rsidRPr="004D59B7">
        <w:t>函数原型</w:t>
      </w:r>
      <w:r w:rsidRPr="004D59B7">
        <w:rPr>
          <w:rFonts w:ascii="Times New Roman" w:hAnsi="Times New Roman" w:cs="Times New Roman"/>
        </w:rPr>
        <w:t>​</w:t>
      </w:r>
      <w:r w:rsidRPr="004D59B7">
        <w:t>：</w:t>
      </w:r>
    </w:p>
    <w:p w14:paraId="46AA09C2" w14:textId="77777777" w:rsidR="004D59B7" w:rsidRPr="004D59B7" w:rsidRDefault="004D59B7" w:rsidP="004D59B7">
      <w:proofErr w:type="spellStart"/>
      <w:r w:rsidRPr="004D59B7">
        <w:t>FlagStatus</w:t>
      </w:r>
      <w:proofErr w:type="spellEnd"/>
      <w:r w:rsidRPr="004D59B7">
        <w:t xml:space="preserve"> </w:t>
      </w:r>
      <w:proofErr w:type="spellStart"/>
      <w:r w:rsidRPr="004D59B7">
        <w:t>ADC_</w:t>
      </w:r>
      <w:proofErr w:type="gramStart"/>
      <w:r w:rsidRPr="004D59B7">
        <w:t>GetResetCalibrationStatus</w:t>
      </w:r>
      <w:proofErr w:type="spellEnd"/>
      <w:r w:rsidRPr="004D59B7">
        <w:t>(</w:t>
      </w:r>
      <w:proofErr w:type="spellStart"/>
      <w:proofErr w:type="gramEnd"/>
      <w:r w:rsidRPr="004D59B7">
        <w:t>ADC_TypeDef</w:t>
      </w:r>
      <w:proofErr w:type="spellEnd"/>
      <w:r w:rsidRPr="004D59B7">
        <w:t xml:space="preserve">* </w:t>
      </w:r>
      <w:proofErr w:type="spellStart"/>
      <w:r w:rsidRPr="004D59B7">
        <w:t>ADCx</w:t>
      </w:r>
      <w:proofErr w:type="spellEnd"/>
      <w:r w:rsidRPr="004D59B7">
        <w:t>);</w:t>
      </w:r>
    </w:p>
    <w:p w14:paraId="0445216F" w14:textId="77777777" w:rsidR="004D59B7" w:rsidRPr="004D59B7" w:rsidRDefault="004D59B7">
      <w:pPr>
        <w:numPr>
          <w:ilvl w:val="0"/>
          <w:numId w:val="423"/>
        </w:numPr>
      </w:pPr>
      <w:r w:rsidRPr="004D59B7">
        <w:rPr>
          <w:rFonts w:ascii="Times New Roman" w:hAnsi="Times New Roman" w:cs="Times New Roman"/>
        </w:rPr>
        <w:t>​</w:t>
      </w:r>
      <w:r w:rsidRPr="004D59B7">
        <w:rPr>
          <w:b/>
          <w:bCs/>
        </w:rPr>
        <w:t xml:space="preserve">参数 </w:t>
      </w:r>
      <w:proofErr w:type="spellStart"/>
      <w:r w:rsidRPr="004D59B7">
        <w:rPr>
          <w:b/>
          <w:bCs/>
        </w:rPr>
        <w:t>ADCx</w:t>
      </w:r>
      <w:proofErr w:type="spellEnd"/>
      <w:r w:rsidRPr="004D59B7">
        <w:rPr>
          <w:rFonts w:ascii="Times New Roman" w:hAnsi="Times New Roman" w:cs="Times New Roman"/>
        </w:rPr>
        <w:t>​</w:t>
      </w:r>
      <w:r w:rsidRPr="004D59B7">
        <w:t>：指定要查询的ADC外设。例如，ADC1、ADC2或 ADC3（具体取决于您的STM32型号）。</w:t>
      </w:r>
    </w:p>
    <w:p w14:paraId="6B205D83" w14:textId="77777777" w:rsidR="004D59B7" w:rsidRPr="004D59B7" w:rsidRDefault="004D59B7">
      <w:pPr>
        <w:numPr>
          <w:ilvl w:val="0"/>
          <w:numId w:val="423"/>
        </w:numPr>
      </w:pPr>
      <w:r w:rsidRPr="004D59B7">
        <w:rPr>
          <w:rFonts w:ascii="Times New Roman" w:hAnsi="Times New Roman" w:cs="Times New Roman"/>
        </w:rPr>
        <w:t>​</w:t>
      </w:r>
      <w:r w:rsidRPr="004D59B7">
        <w:rPr>
          <w:b/>
          <w:bCs/>
        </w:rPr>
        <w:t>返回值</w:t>
      </w:r>
      <w:r w:rsidRPr="004D59B7">
        <w:rPr>
          <w:rFonts w:ascii="Times New Roman" w:hAnsi="Times New Roman" w:cs="Times New Roman"/>
        </w:rPr>
        <w:t>​</w:t>
      </w:r>
      <w:r w:rsidRPr="004D59B7">
        <w:t xml:space="preserve">：返回一个 </w:t>
      </w:r>
      <w:proofErr w:type="spellStart"/>
      <w:r w:rsidRPr="004D59B7">
        <w:t>FlagStatus</w:t>
      </w:r>
      <w:proofErr w:type="spellEnd"/>
      <w:r w:rsidRPr="004D59B7">
        <w:t>类型的值，该值是枚举类型，只能是 SET或 RESET。</w:t>
      </w:r>
    </w:p>
    <w:p w14:paraId="53B061A6" w14:textId="77777777" w:rsidR="004D59B7" w:rsidRPr="004D59B7" w:rsidRDefault="004D59B7">
      <w:pPr>
        <w:numPr>
          <w:ilvl w:val="1"/>
          <w:numId w:val="423"/>
        </w:numPr>
      </w:pPr>
      <w:r w:rsidRPr="004D59B7">
        <w:t>SET：表示复位校准过程</w:t>
      </w:r>
      <w:r w:rsidRPr="00C71FCE">
        <w:rPr>
          <w:b/>
          <w:bCs/>
          <w:color w:val="EE0000"/>
        </w:rPr>
        <w:t>正在进行</w:t>
      </w:r>
      <w:r w:rsidRPr="004D59B7">
        <w:rPr>
          <w:b/>
          <w:bCs/>
        </w:rPr>
        <w:t>中</w:t>
      </w:r>
      <w:r w:rsidRPr="004D59B7">
        <w:rPr>
          <w:rFonts w:ascii="Times New Roman" w:hAnsi="Times New Roman" w:cs="Times New Roman"/>
        </w:rPr>
        <w:t>​</w:t>
      </w:r>
      <w:r w:rsidRPr="004D59B7">
        <w:t>（</w:t>
      </w:r>
      <w:r w:rsidRPr="00C71FCE">
        <w:rPr>
          <w:b/>
          <w:bCs/>
          <w:color w:val="EE0000"/>
        </w:rPr>
        <w:t>RSTCAL位</w:t>
      </w:r>
      <w:r w:rsidRPr="004D59B7">
        <w:t>为1）。</w:t>
      </w:r>
    </w:p>
    <w:p w14:paraId="309F0F46" w14:textId="77777777" w:rsidR="004D59B7" w:rsidRDefault="004D59B7">
      <w:pPr>
        <w:numPr>
          <w:ilvl w:val="1"/>
          <w:numId w:val="423"/>
        </w:numPr>
      </w:pPr>
      <w:r w:rsidRPr="004D59B7">
        <w:t>RESET：表示复位校准过程</w:t>
      </w:r>
      <w:r w:rsidRPr="00C71FCE">
        <w:rPr>
          <w:b/>
          <w:bCs/>
          <w:color w:val="EE0000"/>
        </w:rPr>
        <w:t>已完成</w:t>
      </w:r>
      <w:r w:rsidRPr="004D59B7">
        <w:rPr>
          <w:rFonts w:ascii="Times New Roman" w:hAnsi="Times New Roman" w:cs="Times New Roman"/>
        </w:rPr>
        <w:t>​</w:t>
      </w:r>
      <w:r w:rsidRPr="004D59B7">
        <w:t>（RSTCAL位已被硬件清零）。</w:t>
      </w:r>
    </w:p>
    <w:p w14:paraId="488D4B16" w14:textId="7FF90FAC" w:rsidR="00C71FCE" w:rsidRPr="004D59B7" w:rsidRDefault="00C71FCE" w:rsidP="00C71FCE">
      <w:r>
        <w:rPr>
          <w:noProof/>
        </w:rPr>
        <w:drawing>
          <wp:inline distT="0" distB="0" distL="0" distR="0" wp14:anchorId="10DB302D" wp14:editId="3EDFE6A6">
            <wp:extent cx="3513124" cy="701101"/>
            <wp:effectExtent l="0" t="0" r="0" b="3810"/>
            <wp:docPr id="182529011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90117" name="图片 1" descr="文本&#10;&#10;AI 生成的内容可能不正确。"/>
                    <pic:cNvPicPr/>
                  </pic:nvPicPr>
                  <pic:blipFill>
                    <a:blip r:embed="rId42"/>
                    <a:stretch>
                      <a:fillRect/>
                    </a:stretch>
                  </pic:blipFill>
                  <pic:spPr>
                    <a:xfrm>
                      <a:off x="0" y="0"/>
                      <a:ext cx="3513124" cy="701101"/>
                    </a:xfrm>
                    <a:prstGeom prst="rect">
                      <a:avLst/>
                    </a:prstGeom>
                  </pic:spPr>
                </pic:pic>
              </a:graphicData>
            </a:graphic>
          </wp:inline>
        </w:drawing>
      </w:r>
    </w:p>
    <w:p w14:paraId="6119AE78" w14:textId="77777777" w:rsidR="004D59B7" w:rsidRPr="004D59B7" w:rsidRDefault="004D59B7" w:rsidP="00F357EA">
      <w:pPr>
        <w:pStyle w:val="3"/>
      </w:pPr>
      <w:r w:rsidRPr="004D59B7">
        <w:rPr>
          <w:rFonts w:ascii="Segoe UI Emoji" w:hAnsi="Segoe UI Emoji" w:cs="Segoe UI Emoji"/>
        </w:rPr>
        <w:t>⚙️</w:t>
      </w:r>
      <w:r w:rsidRPr="004D59B7">
        <w:t xml:space="preserve"> 工作原理与流程 </w:t>
      </w:r>
    </w:p>
    <w:p w14:paraId="31471AB8" w14:textId="77777777" w:rsidR="004D59B7" w:rsidRPr="004D59B7" w:rsidRDefault="004D59B7" w:rsidP="004D59B7">
      <w:r w:rsidRPr="004D59B7">
        <w:t>这个函数是ADC校准流程中的第二步，其典型使用场景如下：</w:t>
      </w:r>
    </w:p>
    <w:p w14:paraId="0FD8D89E" w14:textId="77777777" w:rsidR="004D59B7" w:rsidRPr="004D59B7" w:rsidRDefault="004D59B7">
      <w:pPr>
        <w:numPr>
          <w:ilvl w:val="0"/>
          <w:numId w:val="424"/>
        </w:numPr>
      </w:pPr>
      <w:r w:rsidRPr="004D59B7">
        <w:rPr>
          <w:rFonts w:ascii="Times New Roman" w:hAnsi="Times New Roman" w:cs="Times New Roman"/>
        </w:rPr>
        <w:t>​</w:t>
      </w:r>
      <w:r w:rsidRPr="004D59B7">
        <w:rPr>
          <w:b/>
          <w:bCs/>
        </w:rPr>
        <w:t>启动复位校准</w:t>
      </w:r>
      <w:r w:rsidRPr="004D59B7">
        <w:rPr>
          <w:rFonts w:ascii="Times New Roman" w:hAnsi="Times New Roman" w:cs="Times New Roman"/>
        </w:rPr>
        <w:t>​</w:t>
      </w:r>
      <w:r w:rsidRPr="004D59B7">
        <w:t xml:space="preserve">：首先调用 </w:t>
      </w:r>
      <w:proofErr w:type="spellStart"/>
      <w:r w:rsidRPr="004D59B7">
        <w:t>ADC_ResetCalibration</w:t>
      </w:r>
      <w:proofErr w:type="spellEnd"/>
      <w:r w:rsidRPr="004D59B7">
        <w:t>(</w:t>
      </w:r>
      <w:proofErr w:type="spellStart"/>
      <w:r w:rsidRPr="004D59B7">
        <w:t>ADCx</w:t>
      </w:r>
      <w:proofErr w:type="spellEnd"/>
      <w:r w:rsidRPr="004D59B7">
        <w:t>)。该函数会将ADC控制寄存器2（CR2）中的 RSTCAL位置1，启动复位校准过程。</w:t>
      </w:r>
    </w:p>
    <w:p w14:paraId="0CFADBBA" w14:textId="77777777" w:rsidR="004D59B7" w:rsidRPr="004D59B7" w:rsidRDefault="004D59B7">
      <w:pPr>
        <w:numPr>
          <w:ilvl w:val="0"/>
          <w:numId w:val="424"/>
        </w:numPr>
      </w:pPr>
      <w:r w:rsidRPr="004D59B7">
        <w:rPr>
          <w:rFonts w:ascii="Times New Roman" w:hAnsi="Times New Roman" w:cs="Times New Roman"/>
        </w:rPr>
        <w:t>​</w:t>
      </w:r>
      <w:r w:rsidRPr="004D59B7">
        <w:rPr>
          <w:b/>
          <w:bCs/>
        </w:rPr>
        <w:t>等待复位完成</w:t>
      </w:r>
      <w:r w:rsidRPr="004D59B7">
        <w:rPr>
          <w:rFonts w:ascii="Times New Roman" w:hAnsi="Times New Roman" w:cs="Times New Roman"/>
        </w:rPr>
        <w:t>​</w:t>
      </w:r>
      <w:r w:rsidRPr="004D59B7">
        <w:t xml:space="preserve">：紧接着在一个循环中调用 </w:t>
      </w:r>
      <w:proofErr w:type="spellStart"/>
      <w:r w:rsidRPr="004D59B7">
        <w:t>ADC_GetResetCalibrationStatus</w:t>
      </w:r>
      <w:proofErr w:type="spellEnd"/>
      <w:r w:rsidRPr="004D59B7">
        <w:t>(</w:t>
      </w:r>
      <w:proofErr w:type="spellStart"/>
      <w:r w:rsidRPr="004D59B7">
        <w:t>ADCx</w:t>
      </w:r>
      <w:proofErr w:type="spellEnd"/>
      <w:r w:rsidRPr="004D59B7">
        <w:t>)，并判断其返回值是否为 SET。</w:t>
      </w:r>
    </w:p>
    <w:p w14:paraId="0ECC1623" w14:textId="77777777" w:rsidR="004D59B7" w:rsidRPr="004D59B7" w:rsidRDefault="004D59B7">
      <w:pPr>
        <w:numPr>
          <w:ilvl w:val="0"/>
          <w:numId w:val="424"/>
        </w:numPr>
      </w:pPr>
      <w:r w:rsidRPr="004D59B7">
        <w:rPr>
          <w:rFonts w:ascii="Times New Roman" w:hAnsi="Times New Roman" w:cs="Times New Roman"/>
        </w:rPr>
        <w:t>​</w:t>
      </w:r>
      <w:r w:rsidRPr="004D59B7">
        <w:rPr>
          <w:b/>
          <w:bCs/>
        </w:rPr>
        <w:t>进行下一步</w:t>
      </w:r>
      <w:r w:rsidRPr="004D59B7">
        <w:rPr>
          <w:rFonts w:ascii="Times New Roman" w:hAnsi="Times New Roman" w:cs="Times New Roman"/>
        </w:rPr>
        <w:t>​</w:t>
      </w:r>
      <w:r w:rsidRPr="004D59B7">
        <w:t xml:space="preserve">：一旦函数返回 RESET，说明硬件已经完成了对校准寄存器的复位，并且自动清除了 RSTCAL位。此时循环结束，程序可以继续执行下一步的校准操作，即调用 </w:t>
      </w:r>
      <w:proofErr w:type="spellStart"/>
      <w:r w:rsidRPr="004D59B7">
        <w:t>ADC_StartCalibration</w:t>
      </w:r>
      <w:proofErr w:type="spellEnd"/>
      <w:r w:rsidRPr="004D59B7">
        <w:t>(</w:t>
      </w:r>
      <w:proofErr w:type="spellStart"/>
      <w:r w:rsidRPr="004D59B7">
        <w:t>ADCx</w:t>
      </w:r>
      <w:proofErr w:type="spellEnd"/>
      <w:r w:rsidRPr="004D59B7">
        <w:t>)。</w:t>
      </w:r>
    </w:p>
    <w:p w14:paraId="4679EC98" w14:textId="77777777" w:rsidR="004D59B7" w:rsidRPr="004D59B7" w:rsidRDefault="004D59B7" w:rsidP="00F357EA">
      <w:pPr>
        <w:pStyle w:val="3"/>
      </w:pPr>
      <w:r w:rsidRPr="004D59B7">
        <w:rPr>
          <w:rFonts w:ascii="Segoe UI Emoji" w:hAnsi="Segoe UI Emoji" w:cs="Segoe UI Emoji"/>
        </w:rPr>
        <w:lastRenderedPageBreak/>
        <w:t>📝</w:t>
      </w:r>
      <w:r w:rsidRPr="004D59B7">
        <w:t xml:space="preserve"> 代码示例 </w:t>
      </w:r>
    </w:p>
    <w:p w14:paraId="4E765FAE" w14:textId="77777777" w:rsidR="004D59B7" w:rsidRPr="004D59B7" w:rsidRDefault="004D59B7" w:rsidP="004D59B7">
      <w:r w:rsidRPr="004D59B7">
        <w:t xml:space="preserve">下面的代码片段展示了 </w:t>
      </w:r>
      <w:proofErr w:type="spellStart"/>
      <w:r w:rsidRPr="004D59B7">
        <w:t>ADC_GetResetCalibrationStatus</w:t>
      </w:r>
      <w:proofErr w:type="spellEnd"/>
      <w:r w:rsidRPr="004D59B7">
        <w:t>在完整ADC初始化流程中的典型用法：</w:t>
      </w:r>
    </w:p>
    <w:p w14:paraId="2E417599" w14:textId="77777777" w:rsidR="004D59B7" w:rsidRPr="004D59B7" w:rsidRDefault="004D59B7" w:rsidP="004D59B7">
      <w:r w:rsidRPr="004D59B7">
        <w:t>/* ... 之前已配置好ADC的时钟、GPIO和初始化参数 ... */</w:t>
      </w:r>
    </w:p>
    <w:p w14:paraId="20492AD4" w14:textId="77777777" w:rsidR="004D59B7" w:rsidRPr="004D59B7" w:rsidRDefault="004D59B7" w:rsidP="004D59B7"/>
    <w:p w14:paraId="31FCBBFE" w14:textId="77777777" w:rsidR="004D59B7" w:rsidRPr="004D59B7" w:rsidRDefault="004D59B7" w:rsidP="004D59B7">
      <w:proofErr w:type="spellStart"/>
      <w:r w:rsidRPr="004D59B7">
        <w:t>ADC_Cmd</w:t>
      </w:r>
      <w:proofErr w:type="spellEnd"/>
      <w:r w:rsidRPr="004D59B7">
        <w:t>(ADC1, ENABLE); // 首先使能ADC</w:t>
      </w:r>
    </w:p>
    <w:p w14:paraId="47C4C2DC" w14:textId="77777777" w:rsidR="004D59B7" w:rsidRPr="004D59B7" w:rsidRDefault="004D59B7" w:rsidP="004D59B7"/>
    <w:p w14:paraId="6274459D" w14:textId="77777777" w:rsidR="004D59B7" w:rsidRPr="004D59B7" w:rsidRDefault="004D59B7" w:rsidP="004D59B7">
      <w:r w:rsidRPr="004D59B7">
        <w:t>/* 开始ADC校准流程 */</w:t>
      </w:r>
    </w:p>
    <w:p w14:paraId="219F941E" w14:textId="77777777" w:rsidR="004D59B7" w:rsidRPr="004D59B7" w:rsidRDefault="004D59B7" w:rsidP="004D59B7">
      <w:proofErr w:type="spellStart"/>
      <w:r w:rsidRPr="004D59B7">
        <w:t>ADC_ResetCalibration</w:t>
      </w:r>
      <w:proofErr w:type="spellEnd"/>
      <w:r w:rsidRPr="004D59B7">
        <w:t>(ADC1); // 第一步：启动复位校准</w:t>
      </w:r>
    </w:p>
    <w:p w14:paraId="020214F3" w14:textId="77777777" w:rsidR="004D59B7" w:rsidRPr="004D59B7" w:rsidRDefault="004D59B7" w:rsidP="004D59B7">
      <w:r w:rsidRPr="004D59B7">
        <w:t>while (</w:t>
      </w:r>
      <w:proofErr w:type="spellStart"/>
      <w:r w:rsidRPr="004D59B7">
        <w:t>ADC_GetResetCalibrationStatus</w:t>
      </w:r>
      <w:proofErr w:type="spellEnd"/>
      <w:r w:rsidRPr="004D59B7">
        <w:t>(ADC1) == SET); // 第二步：循环等待，直到复位校准完成</w:t>
      </w:r>
    </w:p>
    <w:p w14:paraId="24EA5DC9" w14:textId="77777777" w:rsidR="004D59B7" w:rsidRPr="004D59B7" w:rsidRDefault="004D59B7" w:rsidP="004D59B7">
      <w:proofErr w:type="spellStart"/>
      <w:r w:rsidRPr="004D59B7">
        <w:t>ADC_StartCalibration</w:t>
      </w:r>
      <w:proofErr w:type="spellEnd"/>
      <w:r w:rsidRPr="004D59B7">
        <w:t>(ADC1); // 第三步：开始正式校准</w:t>
      </w:r>
    </w:p>
    <w:p w14:paraId="4E1CA1A4" w14:textId="77777777" w:rsidR="004D59B7" w:rsidRPr="004D59B7" w:rsidRDefault="004D59B7" w:rsidP="004D59B7">
      <w:r w:rsidRPr="004D59B7">
        <w:t>while (</w:t>
      </w:r>
      <w:proofErr w:type="spellStart"/>
      <w:r w:rsidRPr="004D59B7">
        <w:t>ADC_GetCalibrationStatus</w:t>
      </w:r>
      <w:proofErr w:type="spellEnd"/>
      <w:r w:rsidRPr="004D59B7">
        <w:t>(ADC1) == SET); // 第四步：等待正式校准完成</w:t>
      </w:r>
    </w:p>
    <w:p w14:paraId="3B71F535" w14:textId="77777777" w:rsidR="004D59B7" w:rsidRPr="004D59B7" w:rsidRDefault="004D59B7" w:rsidP="004D59B7"/>
    <w:p w14:paraId="1DD8C9EC" w14:textId="77777777" w:rsidR="004D59B7" w:rsidRPr="004D59B7" w:rsidRDefault="004D59B7" w:rsidP="004D59B7">
      <w:r w:rsidRPr="004D59B7">
        <w:t>/* ... 校准完成后，ADC即可进行正常的转换操作 ... */</w:t>
      </w:r>
    </w:p>
    <w:p w14:paraId="20C72A25" w14:textId="77777777" w:rsidR="004D59B7" w:rsidRPr="004D59B7" w:rsidRDefault="004D59B7" w:rsidP="00F357EA">
      <w:pPr>
        <w:pStyle w:val="3"/>
      </w:pPr>
      <w:r w:rsidRPr="004D59B7">
        <w:rPr>
          <w:rFonts w:ascii="Segoe UI Emoji" w:hAnsi="Segoe UI Emoji" w:cs="Segoe UI Emoji"/>
        </w:rPr>
        <w:t>⚠️</w:t>
      </w:r>
      <w:r w:rsidRPr="004D59B7">
        <w:t xml:space="preserve"> 重要注意事项 </w:t>
      </w:r>
    </w:p>
    <w:p w14:paraId="13A884E4" w14:textId="77777777" w:rsidR="004D59B7" w:rsidRPr="004D59B7" w:rsidRDefault="004D59B7">
      <w:pPr>
        <w:numPr>
          <w:ilvl w:val="0"/>
          <w:numId w:val="425"/>
        </w:numPr>
      </w:pPr>
      <w:r w:rsidRPr="004D59B7">
        <w:rPr>
          <w:rFonts w:ascii="Times New Roman" w:hAnsi="Times New Roman" w:cs="Times New Roman"/>
        </w:rPr>
        <w:t>​</w:t>
      </w:r>
      <w:r w:rsidRPr="004D59B7">
        <w:rPr>
          <w:b/>
          <w:bCs/>
        </w:rPr>
        <w:t>调用顺序</w:t>
      </w:r>
      <w:r w:rsidRPr="004D59B7">
        <w:rPr>
          <w:rFonts w:ascii="Times New Roman" w:hAnsi="Times New Roman" w:cs="Times New Roman"/>
        </w:rPr>
        <w:t>​</w:t>
      </w:r>
      <w:r w:rsidRPr="004D59B7">
        <w:t xml:space="preserve">：务必在调用 </w:t>
      </w:r>
      <w:proofErr w:type="spellStart"/>
      <w:r w:rsidRPr="004D59B7">
        <w:t>ADC_ResetCalibration</w:t>
      </w:r>
      <w:proofErr w:type="spellEnd"/>
      <w:r w:rsidRPr="004D59B7">
        <w:rPr>
          <w:rFonts w:ascii="Times New Roman" w:hAnsi="Times New Roman" w:cs="Times New Roman"/>
        </w:rPr>
        <w:t>​</w:t>
      </w:r>
      <w:r w:rsidRPr="004D59B7">
        <w:rPr>
          <w:b/>
          <w:bCs/>
        </w:rPr>
        <w:t>之后</w:t>
      </w:r>
      <w:r w:rsidRPr="004D59B7">
        <w:t>再使用本函数来查询状态。错误的调用顺序将导致程序逻辑错误。</w:t>
      </w:r>
    </w:p>
    <w:p w14:paraId="42FEE230" w14:textId="77777777" w:rsidR="004D59B7" w:rsidRPr="004D59B7" w:rsidRDefault="004D59B7">
      <w:pPr>
        <w:numPr>
          <w:ilvl w:val="0"/>
          <w:numId w:val="425"/>
        </w:numPr>
      </w:pPr>
      <w:r w:rsidRPr="004D59B7">
        <w:rPr>
          <w:rFonts w:ascii="Times New Roman" w:hAnsi="Times New Roman" w:cs="Times New Roman"/>
        </w:rPr>
        <w:t>​</w:t>
      </w:r>
      <w:r w:rsidRPr="004D59B7">
        <w:rPr>
          <w:b/>
          <w:bCs/>
        </w:rPr>
        <w:t>阻塞等待</w:t>
      </w:r>
      <w:r w:rsidRPr="004D59B7">
        <w:rPr>
          <w:rFonts w:ascii="Times New Roman" w:hAnsi="Times New Roman" w:cs="Times New Roman"/>
        </w:rPr>
        <w:t>​</w:t>
      </w:r>
      <w:r w:rsidRPr="004D59B7">
        <w:t>：使用 while循环等待函数返回 RESET是一种常见的</w:t>
      </w:r>
      <w:r w:rsidRPr="004D59B7">
        <w:rPr>
          <w:b/>
          <w:bCs/>
        </w:rPr>
        <w:t>阻塞式</w:t>
      </w:r>
      <w:r w:rsidRPr="004D59B7">
        <w:t>处理方式。它会一直占用CPU直到操作完成。在实时性要求极高的应用中，需要评估这种等待方式对系统的影响。</w:t>
      </w:r>
    </w:p>
    <w:p w14:paraId="47383097" w14:textId="77777777" w:rsidR="004D59B7" w:rsidRPr="004D59B7" w:rsidRDefault="004D59B7">
      <w:pPr>
        <w:numPr>
          <w:ilvl w:val="0"/>
          <w:numId w:val="425"/>
        </w:numPr>
      </w:pPr>
      <w:r w:rsidRPr="004D59B7">
        <w:rPr>
          <w:rFonts w:ascii="Times New Roman" w:hAnsi="Times New Roman" w:cs="Times New Roman"/>
        </w:rPr>
        <w:t>​</w:t>
      </w:r>
      <w:r w:rsidRPr="004D59B7">
        <w:rPr>
          <w:b/>
          <w:bCs/>
        </w:rPr>
        <w:t>必要性</w:t>
      </w:r>
      <w:r w:rsidRPr="004D59B7">
        <w:rPr>
          <w:rFonts w:ascii="Times New Roman" w:hAnsi="Times New Roman" w:cs="Times New Roman"/>
        </w:rPr>
        <w:t>​</w:t>
      </w:r>
      <w:r w:rsidRPr="004D59B7">
        <w:t>：完整的校准流程（复位校准 + 正式校准）可以显著减小ADC的转换误差，是提高采样精度的重要步骤，建议不要省略。</w:t>
      </w:r>
    </w:p>
    <w:p w14:paraId="51ACF2F0" w14:textId="77777777" w:rsidR="004D59B7" w:rsidRPr="004D59B7" w:rsidRDefault="004D59B7" w:rsidP="004D59B7">
      <w:r w:rsidRPr="004D59B7">
        <w:t xml:space="preserve">希望这个详细的解释能帮助您更好地理解和使用 </w:t>
      </w:r>
      <w:proofErr w:type="spellStart"/>
      <w:r w:rsidRPr="004D59B7">
        <w:t>ADC_GetResetCalibrationStatus</w:t>
      </w:r>
      <w:proofErr w:type="spellEnd"/>
      <w:r w:rsidRPr="004D59B7">
        <w:t>函数。</w:t>
      </w:r>
    </w:p>
    <w:p w14:paraId="71154E26" w14:textId="77777777" w:rsidR="004D59B7" w:rsidRPr="004D59B7" w:rsidRDefault="004D59B7" w:rsidP="004D59B7"/>
    <w:p w14:paraId="7824327D" w14:textId="3D5E8ADF" w:rsidR="00307B86" w:rsidRDefault="00307B86" w:rsidP="00307B86">
      <w:pPr>
        <w:pStyle w:val="2"/>
      </w:pPr>
      <w:proofErr w:type="spellStart"/>
      <w:r>
        <w:lastRenderedPageBreak/>
        <w:t>ADC_StartCalibration</w:t>
      </w:r>
      <w:proofErr w:type="spellEnd"/>
      <w:r>
        <w:t>()</w:t>
      </w:r>
      <w:r w:rsidR="00F357EA">
        <w:br/>
      </w:r>
      <w:r w:rsidR="00F357EA" w:rsidRPr="00F357EA">
        <w:t>启动指定ADC（模数转换器）的校准过程</w:t>
      </w:r>
    </w:p>
    <w:p w14:paraId="6B11D95A" w14:textId="77777777" w:rsidR="00F357EA" w:rsidRPr="00F357EA" w:rsidRDefault="00F357EA" w:rsidP="00F357EA">
      <w:proofErr w:type="spellStart"/>
      <w:r w:rsidRPr="00F357EA">
        <w:t>ADC_StartCalibration</w:t>
      </w:r>
      <w:proofErr w:type="spellEnd"/>
      <w:r w:rsidRPr="00F357EA">
        <w:t>(</w:t>
      </w:r>
      <w:proofErr w:type="spellStart"/>
      <w:r w:rsidRPr="00F357EA">
        <w:t>ADC_TypeDef</w:t>
      </w:r>
      <w:proofErr w:type="spellEnd"/>
      <w:r w:rsidRPr="00F357EA">
        <w:t xml:space="preserve">* </w:t>
      </w:r>
      <w:proofErr w:type="spellStart"/>
      <w:r w:rsidRPr="00F357EA">
        <w:t>ADCx</w:t>
      </w:r>
      <w:proofErr w:type="spellEnd"/>
      <w:r w:rsidRPr="00F357EA">
        <w:t>)函数用于启动指定ADC（模数转换器）的校准过程。这是STM32 ADC初始化流程中至关重要的一步，旨在通过校准来补偿ADC内部电路的误差，从而显著提高转换结果的准确性。</w:t>
      </w:r>
    </w:p>
    <w:p w14:paraId="26CC4204" w14:textId="77777777" w:rsidR="00F357EA" w:rsidRPr="00F357EA" w:rsidRDefault="00F357EA" w:rsidP="00F357EA">
      <w:pPr>
        <w:pStyle w:val="3"/>
      </w:pPr>
      <w:r w:rsidRPr="00F357EA">
        <w:rPr>
          <w:rFonts w:ascii="Segoe UI Emoji" w:hAnsi="Segoe UI Emoji" w:cs="Segoe UI Emoji"/>
        </w:rPr>
        <w:t>🔧</w:t>
      </w:r>
      <w:r w:rsidRPr="00F357EA">
        <w:t xml:space="preserve"> 函数详解 </w:t>
      </w:r>
    </w:p>
    <w:p w14:paraId="050D51B9" w14:textId="77777777" w:rsidR="00F357EA" w:rsidRPr="00F357EA" w:rsidRDefault="00F357EA">
      <w:pPr>
        <w:numPr>
          <w:ilvl w:val="0"/>
          <w:numId w:val="426"/>
        </w:numPr>
      </w:pPr>
      <w:r w:rsidRPr="00F357EA">
        <w:rPr>
          <w:rFonts w:ascii="Times New Roman" w:hAnsi="Times New Roman" w:cs="Times New Roman"/>
        </w:rPr>
        <w:t>​</w:t>
      </w:r>
      <w:r w:rsidRPr="00F357EA">
        <w:rPr>
          <w:b/>
          <w:bCs/>
        </w:rPr>
        <w:t>函数</w:t>
      </w:r>
      <w:proofErr w:type="gramStart"/>
      <w:r w:rsidRPr="00F357EA">
        <w:rPr>
          <w:b/>
          <w:bCs/>
        </w:rPr>
        <w:t>原型</w:t>
      </w:r>
      <w:r w:rsidRPr="00F357EA">
        <w:rPr>
          <w:rFonts w:ascii="Times New Roman" w:hAnsi="Times New Roman" w:cs="Times New Roman"/>
        </w:rPr>
        <w:t>​</w:t>
      </w:r>
      <w:r w:rsidRPr="00F357EA">
        <w:t>：</w:t>
      </w:r>
      <w:proofErr w:type="gramEnd"/>
      <w:r w:rsidRPr="00F357EA">
        <w:t xml:space="preserve">void </w:t>
      </w:r>
      <w:proofErr w:type="spellStart"/>
      <w:r w:rsidRPr="00F357EA">
        <w:t>ADC_StartCalibration</w:t>
      </w:r>
      <w:proofErr w:type="spellEnd"/>
      <w:proofErr w:type="gramStart"/>
      <w:r w:rsidRPr="00F357EA">
        <w:t>(</w:t>
      </w:r>
      <w:proofErr w:type="spellStart"/>
      <w:r w:rsidRPr="00F357EA">
        <w:t>ADC_TypeDef</w:t>
      </w:r>
      <w:proofErr w:type="spellEnd"/>
      <w:r w:rsidRPr="00F357EA">
        <w:t xml:space="preserve">* </w:t>
      </w:r>
      <w:proofErr w:type="spellStart"/>
      <w:r w:rsidRPr="00F357EA">
        <w:t>ADCx</w:t>
      </w:r>
      <w:proofErr w:type="spellEnd"/>
      <w:r w:rsidRPr="00F357EA">
        <w:t>)</w:t>
      </w:r>
      <w:proofErr w:type="gramEnd"/>
      <w:r w:rsidRPr="00F357EA">
        <w:t>;</w:t>
      </w:r>
    </w:p>
    <w:p w14:paraId="6B04D782" w14:textId="77777777" w:rsidR="00F357EA" w:rsidRPr="00F357EA" w:rsidRDefault="00F357EA">
      <w:pPr>
        <w:numPr>
          <w:ilvl w:val="0"/>
          <w:numId w:val="426"/>
        </w:numPr>
      </w:pPr>
      <w:r w:rsidRPr="00F357EA">
        <w:rPr>
          <w:rFonts w:ascii="Times New Roman" w:hAnsi="Times New Roman" w:cs="Times New Roman"/>
        </w:rPr>
        <w:t>​</w:t>
      </w:r>
      <w:r w:rsidRPr="00F357EA">
        <w:rPr>
          <w:b/>
          <w:bCs/>
        </w:rPr>
        <w:t xml:space="preserve">参数 </w:t>
      </w:r>
      <w:proofErr w:type="spellStart"/>
      <w:r w:rsidRPr="00F357EA">
        <w:rPr>
          <w:b/>
          <w:bCs/>
        </w:rPr>
        <w:t>ADCx</w:t>
      </w:r>
      <w:proofErr w:type="spellEnd"/>
      <w:r w:rsidRPr="00F357EA">
        <w:rPr>
          <w:rFonts w:ascii="Times New Roman" w:hAnsi="Times New Roman" w:cs="Times New Roman"/>
        </w:rPr>
        <w:t>​</w:t>
      </w:r>
      <w:r w:rsidRPr="00F357EA">
        <w:t>：指定要启动校准的ADC外设，例如 ADC1、ADC2或 ADC3。</w:t>
      </w:r>
    </w:p>
    <w:p w14:paraId="33CC83FF" w14:textId="77777777" w:rsidR="00F357EA" w:rsidRPr="00F357EA" w:rsidRDefault="00F357EA">
      <w:pPr>
        <w:numPr>
          <w:ilvl w:val="0"/>
          <w:numId w:val="426"/>
        </w:numPr>
      </w:pPr>
      <w:r w:rsidRPr="00F357EA">
        <w:rPr>
          <w:rFonts w:ascii="Times New Roman" w:hAnsi="Times New Roman" w:cs="Times New Roman"/>
        </w:rPr>
        <w:t>​</w:t>
      </w:r>
      <w:r w:rsidRPr="00F357EA">
        <w:rPr>
          <w:b/>
          <w:bCs/>
        </w:rPr>
        <w:t>核心功能</w:t>
      </w:r>
      <w:r w:rsidRPr="00F357EA">
        <w:rPr>
          <w:rFonts w:ascii="Times New Roman" w:hAnsi="Times New Roman" w:cs="Times New Roman"/>
        </w:rPr>
        <w:t>​</w:t>
      </w:r>
      <w:r w:rsidRPr="00F357EA">
        <w:t>：该函数通过设置ADC控制寄存器2（CR2）中的 CAL位来启动校准过程。硬件会自动计算一个校准因子，并存储在ADC的校准寄存器中。在后续的每次转换中，ADC会使用这个因子来修正转换结果，以减少偏移和增益误差。</w:t>
      </w:r>
    </w:p>
    <w:p w14:paraId="47F0AB86" w14:textId="77777777" w:rsidR="00F357EA" w:rsidRPr="00F357EA" w:rsidRDefault="00F357EA" w:rsidP="00F357EA">
      <w:pPr>
        <w:pStyle w:val="3"/>
      </w:pPr>
      <w:r w:rsidRPr="00F357EA">
        <w:rPr>
          <w:rFonts w:ascii="Segoe UI Emoji" w:hAnsi="Segoe UI Emoji" w:cs="Segoe UI Emoji"/>
        </w:rPr>
        <w:t>⚙️</w:t>
      </w:r>
      <w:r w:rsidRPr="00F357EA">
        <w:t xml:space="preserve"> 工作原理与校准流程 </w:t>
      </w:r>
    </w:p>
    <w:p w14:paraId="76F0FE01" w14:textId="77777777" w:rsidR="00F357EA" w:rsidRPr="00F357EA" w:rsidRDefault="00F357EA" w:rsidP="00F357EA">
      <w:proofErr w:type="spellStart"/>
      <w:r w:rsidRPr="00F357EA">
        <w:t>ADC_StartCalibration</w:t>
      </w:r>
      <w:proofErr w:type="spellEnd"/>
      <w:r w:rsidRPr="00F357EA">
        <w:t xml:space="preserve">是ADC校准流程中的第二步，必须与 </w:t>
      </w:r>
      <w:proofErr w:type="spellStart"/>
      <w:r w:rsidRPr="00F357EA">
        <w:t>ADC_ResetCalibration</w:t>
      </w:r>
      <w:proofErr w:type="spellEnd"/>
      <w:r w:rsidRPr="00F357EA">
        <w:t>配合使用，且顺序不能颠倒。</w:t>
      </w:r>
    </w:p>
    <w:p w14:paraId="164D73C3" w14:textId="77777777" w:rsidR="00F357EA" w:rsidRPr="00F357EA" w:rsidRDefault="00F357EA" w:rsidP="00F357EA">
      <w:r w:rsidRPr="00F357EA">
        <w:t>完整的校准步骤如下：</w:t>
      </w:r>
    </w:p>
    <w:p w14:paraId="345EBC02" w14:textId="77777777" w:rsidR="00F357EA" w:rsidRPr="00F357EA" w:rsidRDefault="00F357EA">
      <w:pPr>
        <w:numPr>
          <w:ilvl w:val="0"/>
          <w:numId w:val="427"/>
        </w:numPr>
      </w:pPr>
      <w:r w:rsidRPr="00F357EA">
        <w:rPr>
          <w:rFonts w:ascii="Times New Roman" w:hAnsi="Times New Roman" w:cs="Times New Roman"/>
        </w:rPr>
        <w:t>​</w:t>
      </w:r>
      <w:r w:rsidRPr="00F357EA">
        <w:rPr>
          <w:b/>
          <w:bCs/>
        </w:rPr>
        <w:t>复位校准寄存器</w:t>
      </w:r>
      <w:r w:rsidRPr="00F357EA">
        <w:rPr>
          <w:rFonts w:ascii="Times New Roman" w:hAnsi="Times New Roman" w:cs="Times New Roman"/>
        </w:rPr>
        <w:t>​</w:t>
      </w:r>
      <w:r w:rsidRPr="00F357EA">
        <w:t xml:space="preserve">：首先调用 </w:t>
      </w:r>
      <w:proofErr w:type="spellStart"/>
      <w:r w:rsidRPr="00F357EA">
        <w:t>ADC_ResetCalibration</w:t>
      </w:r>
      <w:proofErr w:type="spellEnd"/>
      <w:r w:rsidRPr="00F357EA">
        <w:t>(</w:t>
      </w:r>
      <w:proofErr w:type="spellStart"/>
      <w:r w:rsidRPr="00F357EA">
        <w:t>ADCx</w:t>
      </w:r>
      <w:proofErr w:type="spellEnd"/>
      <w:r w:rsidRPr="00F357EA">
        <w:t>)。此操作将校准寄存器清零，为新的校准计算做准备。</w:t>
      </w:r>
    </w:p>
    <w:p w14:paraId="315F6D19" w14:textId="77777777" w:rsidR="00F357EA" w:rsidRPr="00F357EA" w:rsidRDefault="00F357EA">
      <w:pPr>
        <w:numPr>
          <w:ilvl w:val="0"/>
          <w:numId w:val="427"/>
        </w:numPr>
      </w:pPr>
      <w:r w:rsidRPr="00F357EA">
        <w:rPr>
          <w:rFonts w:ascii="Times New Roman" w:hAnsi="Times New Roman" w:cs="Times New Roman"/>
        </w:rPr>
        <w:t>​</w:t>
      </w:r>
      <w:r w:rsidRPr="00F357EA">
        <w:rPr>
          <w:b/>
          <w:bCs/>
        </w:rPr>
        <w:t>等待复位完成</w:t>
      </w:r>
      <w:r w:rsidRPr="00F357EA">
        <w:rPr>
          <w:rFonts w:ascii="Times New Roman" w:hAnsi="Times New Roman" w:cs="Times New Roman"/>
        </w:rPr>
        <w:t>​</w:t>
      </w:r>
      <w:r w:rsidRPr="00F357EA">
        <w:t xml:space="preserve">：循环检查 </w:t>
      </w:r>
      <w:proofErr w:type="spellStart"/>
      <w:r w:rsidRPr="00F357EA">
        <w:t>ADC_GetResetCalibrationStatus</w:t>
      </w:r>
      <w:proofErr w:type="spellEnd"/>
      <w:r w:rsidRPr="00F357EA">
        <w:t>(</w:t>
      </w:r>
      <w:proofErr w:type="spellStart"/>
      <w:r w:rsidRPr="00F357EA">
        <w:t>ADCx</w:t>
      </w:r>
      <w:proofErr w:type="spellEnd"/>
      <w:r w:rsidRPr="00F357EA">
        <w:t>)的返回值，直到它变为 RESET，表示复位操作已完成。</w:t>
      </w:r>
    </w:p>
    <w:p w14:paraId="34E91FCA" w14:textId="77777777" w:rsidR="00F357EA" w:rsidRPr="00F357EA" w:rsidRDefault="00F357EA">
      <w:pPr>
        <w:numPr>
          <w:ilvl w:val="0"/>
          <w:numId w:val="427"/>
        </w:numPr>
      </w:pPr>
      <w:r w:rsidRPr="00F357EA">
        <w:rPr>
          <w:rFonts w:ascii="Times New Roman" w:hAnsi="Times New Roman" w:cs="Times New Roman"/>
        </w:rPr>
        <w:t>​</w:t>
      </w:r>
      <w:r w:rsidRPr="00F357EA">
        <w:rPr>
          <w:b/>
          <w:bCs/>
        </w:rPr>
        <w:t>启动校准</w:t>
      </w:r>
      <w:r w:rsidRPr="00F357EA">
        <w:rPr>
          <w:rFonts w:ascii="Times New Roman" w:hAnsi="Times New Roman" w:cs="Times New Roman"/>
        </w:rPr>
        <w:t>​</w:t>
      </w:r>
      <w:r w:rsidRPr="00F357EA">
        <w:t>：</w:t>
      </w:r>
      <w:r w:rsidRPr="00F357EA">
        <w:rPr>
          <w:rFonts w:ascii="Times New Roman" w:hAnsi="Times New Roman" w:cs="Times New Roman"/>
        </w:rPr>
        <w:t>​</w:t>
      </w:r>
      <w:r w:rsidRPr="00F357EA">
        <w:rPr>
          <w:b/>
          <w:bCs/>
        </w:rPr>
        <w:t xml:space="preserve">调用 </w:t>
      </w:r>
      <w:proofErr w:type="spellStart"/>
      <w:r w:rsidRPr="00F357EA">
        <w:rPr>
          <w:b/>
          <w:bCs/>
        </w:rPr>
        <w:t>ADC_StartCalibration</w:t>
      </w:r>
      <w:proofErr w:type="spellEnd"/>
      <w:r w:rsidRPr="00F357EA">
        <w:rPr>
          <w:b/>
          <w:bCs/>
        </w:rPr>
        <w:t>(</w:t>
      </w:r>
      <w:proofErr w:type="spellStart"/>
      <w:r w:rsidRPr="00F357EA">
        <w:rPr>
          <w:b/>
          <w:bCs/>
        </w:rPr>
        <w:t>ADCx</w:t>
      </w:r>
      <w:proofErr w:type="spellEnd"/>
      <w:r w:rsidRPr="00F357EA">
        <w:rPr>
          <w:b/>
          <w:bCs/>
        </w:rPr>
        <w:t>)</w:t>
      </w:r>
      <w:r w:rsidRPr="00F357EA">
        <w:t>。这是实际执行校准计算的步骤。</w:t>
      </w:r>
    </w:p>
    <w:p w14:paraId="6E755BB3" w14:textId="77777777" w:rsidR="00F357EA" w:rsidRPr="00F357EA" w:rsidRDefault="00F357EA">
      <w:pPr>
        <w:numPr>
          <w:ilvl w:val="0"/>
          <w:numId w:val="427"/>
        </w:numPr>
      </w:pPr>
      <w:r w:rsidRPr="00F357EA">
        <w:rPr>
          <w:rFonts w:ascii="Times New Roman" w:hAnsi="Times New Roman" w:cs="Times New Roman"/>
        </w:rPr>
        <w:t>​</w:t>
      </w:r>
      <w:r w:rsidRPr="00F357EA">
        <w:rPr>
          <w:b/>
          <w:bCs/>
        </w:rPr>
        <w:t>等待校准完成</w:t>
      </w:r>
      <w:r w:rsidRPr="00F357EA">
        <w:rPr>
          <w:rFonts w:ascii="Times New Roman" w:hAnsi="Times New Roman" w:cs="Times New Roman"/>
        </w:rPr>
        <w:t>​</w:t>
      </w:r>
      <w:r w:rsidRPr="00F357EA">
        <w:t xml:space="preserve">：循环检查 </w:t>
      </w:r>
      <w:proofErr w:type="spellStart"/>
      <w:r w:rsidRPr="00F357EA">
        <w:t>ADC_GetCalibrationStatus</w:t>
      </w:r>
      <w:proofErr w:type="spellEnd"/>
      <w:r w:rsidRPr="00F357EA">
        <w:t>(</w:t>
      </w:r>
      <w:proofErr w:type="spellStart"/>
      <w:r w:rsidRPr="00F357EA">
        <w:t>ADCx</w:t>
      </w:r>
      <w:proofErr w:type="spellEnd"/>
      <w:r w:rsidRPr="00F357EA">
        <w:t>)的返回值，直到它变为 RESET。</w:t>
      </w:r>
      <w:r w:rsidRPr="00F357EA">
        <w:rPr>
          <w:rFonts w:ascii="Times New Roman" w:hAnsi="Times New Roman" w:cs="Times New Roman"/>
        </w:rPr>
        <w:t>​</w:t>
      </w:r>
      <w:r w:rsidRPr="00F357EA">
        <w:rPr>
          <w:b/>
          <w:bCs/>
        </w:rPr>
        <w:t>必须等待校准完成</w:t>
      </w:r>
      <w:r w:rsidRPr="00F357EA">
        <w:t>，否则后续的ADC转换结果可能不准确。</w:t>
      </w:r>
    </w:p>
    <w:p w14:paraId="274BE1A2" w14:textId="77777777" w:rsidR="00F357EA" w:rsidRPr="00F357EA" w:rsidRDefault="00F357EA" w:rsidP="00F357EA">
      <w:pPr>
        <w:pStyle w:val="3"/>
      </w:pPr>
      <w:r w:rsidRPr="00F357EA">
        <w:rPr>
          <w:rFonts w:ascii="Segoe UI Emoji" w:hAnsi="Segoe UI Emoji" w:cs="Segoe UI Emoji"/>
        </w:rPr>
        <w:t>📝</w:t>
      </w:r>
      <w:r w:rsidRPr="00F357EA">
        <w:t xml:space="preserve"> 在代码中的使用示例 </w:t>
      </w:r>
    </w:p>
    <w:p w14:paraId="251BC438" w14:textId="77777777" w:rsidR="00F357EA" w:rsidRPr="00F357EA" w:rsidRDefault="00F357EA" w:rsidP="00F357EA">
      <w:r w:rsidRPr="00F357EA">
        <w:t xml:space="preserve">下面的代码片段展示了 </w:t>
      </w:r>
      <w:proofErr w:type="spellStart"/>
      <w:r w:rsidRPr="00F357EA">
        <w:t>ADC_StartCalibration</w:t>
      </w:r>
      <w:proofErr w:type="spellEnd"/>
      <w:r w:rsidRPr="00F357EA">
        <w:t>在一个典型ADC初始化流程中的位置：</w:t>
      </w:r>
    </w:p>
    <w:p w14:paraId="35434CF2" w14:textId="77777777" w:rsidR="00F357EA" w:rsidRPr="00F357EA" w:rsidRDefault="00F357EA" w:rsidP="00F357EA">
      <w:r w:rsidRPr="00F357EA">
        <w:t>/* ... 之前已配置好ADC的时钟、GPIO和初始化参数 ... */</w:t>
      </w:r>
    </w:p>
    <w:p w14:paraId="71EBA705" w14:textId="77777777" w:rsidR="00F357EA" w:rsidRPr="00F357EA" w:rsidRDefault="00F357EA" w:rsidP="00F357EA"/>
    <w:p w14:paraId="7873531D" w14:textId="77777777" w:rsidR="00F357EA" w:rsidRPr="00F357EA" w:rsidRDefault="00F357EA" w:rsidP="00F357EA">
      <w:proofErr w:type="spellStart"/>
      <w:r w:rsidRPr="00F357EA">
        <w:lastRenderedPageBreak/>
        <w:t>ADC_Cmd</w:t>
      </w:r>
      <w:proofErr w:type="spellEnd"/>
      <w:r w:rsidRPr="00F357EA">
        <w:t>(ADC1, ENABLE);  // 首先使能ADC</w:t>
      </w:r>
    </w:p>
    <w:p w14:paraId="7B4879BD" w14:textId="77777777" w:rsidR="00F357EA" w:rsidRPr="00F357EA" w:rsidRDefault="00F357EA" w:rsidP="00F357EA"/>
    <w:p w14:paraId="267351C1" w14:textId="77777777" w:rsidR="00F357EA" w:rsidRPr="00F357EA" w:rsidRDefault="00F357EA" w:rsidP="00F357EA">
      <w:r w:rsidRPr="00F357EA">
        <w:t>/* 开始ADC校准流程 */</w:t>
      </w:r>
    </w:p>
    <w:p w14:paraId="311429F6" w14:textId="77777777" w:rsidR="00F357EA" w:rsidRPr="00F357EA" w:rsidRDefault="00F357EA" w:rsidP="00F357EA">
      <w:proofErr w:type="spellStart"/>
      <w:r w:rsidRPr="00F357EA">
        <w:t>ADC_ResetCalibration</w:t>
      </w:r>
      <w:proofErr w:type="spellEnd"/>
      <w:r w:rsidRPr="00F357EA">
        <w:t>(ADC1);   // 第一步：启动复位校准</w:t>
      </w:r>
    </w:p>
    <w:p w14:paraId="6D9A9BD4" w14:textId="77777777" w:rsidR="00F357EA" w:rsidRPr="00F357EA" w:rsidRDefault="00F357EA" w:rsidP="00F357EA">
      <w:r w:rsidRPr="00F357EA">
        <w:t>while(</w:t>
      </w:r>
      <w:proofErr w:type="spellStart"/>
      <w:r w:rsidRPr="00F357EA">
        <w:t>ADC_GetResetCalibrationStatus</w:t>
      </w:r>
      <w:proofErr w:type="spellEnd"/>
      <w:r w:rsidRPr="00F357EA">
        <w:t>(ADC1)); // 等待复位校准完成</w:t>
      </w:r>
    </w:p>
    <w:p w14:paraId="5F590F92" w14:textId="77777777" w:rsidR="00F357EA" w:rsidRPr="00F357EA" w:rsidRDefault="00F357EA" w:rsidP="00F357EA"/>
    <w:p w14:paraId="76B7421B" w14:textId="77777777" w:rsidR="00F357EA" w:rsidRPr="00F357EA" w:rsidRDefault="00F357EA" w:rsidP="00F357EA">
      <w:proofErr w:type="spellStart"/>
      <w:r w:rsidRPr="00F357EA">
        <w:t>ADC_StartCalibration</w:t>
      </w:r>
      <w:proofErr w:type="spellEnd"/>
      <w:r w:rsidRPr="00F357EA">
        <w:t>(ADC1);   // 第二步：启动正式校准</w:t>
      </w:r>
    </w:p>
    <w:p w14:paraId="6F6FFF7D" w14:textId="77777777" w:rsidR="00F357EA" w:rsidRPr="00F357EA" w:rsidRDefault="00F357EA" w:rsidP="00F357EA">
      <w:r w:rsidRPr="00F357EA">
        <w:t>while(</w:t>
      </w:r>
      <w:proofErr w:type="spellStart"/>
      <w:r w:rsidRPr="00F357EA">
        <w:t>ADC_GetCalibrationStatus</w:t>
      </w:r>
      <w:proofErr w:type="spellEnd"/>
      <w:r w:rsidRPr="00F357EA">
        <w:t>(ADC1)); // 等待正式校准完成</w:t>
      </w:r>
    </w:p>
    <w:p w14:paraId="36A95E04" w14:textId="77777777" w:rsidR="00F357EA" w:rsidRPr="00F357EA" w:rsidRDefault="00F357EA" w:rsidP="00F357EA"/>
    <w:p w14:paraId="1A887FD2" w14:textId="77777777" w:rsidR="00F357EA" w:rsidRPr="00F357EA" w:rsidRDefault="00F357EA" w:rsidP="00F357EA">
      <w:r w:rsidRPr="00F357EA">
        <w:t>/* ... 校准完成后，ADC即可进行正常的转换操作 ... */</w:t>
      </w:r>
    </w:p>
    <w:p w14:paraId="019C4FE5" w14:textId="77777777" w:rsidR="00F357EA" w:rsidRPr="00F357EA" w:rsidRDefault="00F357EA" w:rsidP="00F357EA">
      <w:pPr>
        <w:pStyle w:val="3"/>
      </w:pPr>
      <w:r w:rsidRPr="00F357EA">
        <w:rPr>
          <w:rFonts w:ascii="Segoe UI Emoji" w:hAnsi="Segoe UI Emoji" w:cs="Segoe UI Emoji"/>
        </w:rPr>
        <w:t>⚠️</w:t>
      </w:r>
      <w:r w:rsidRPr="00F357EA">
        <w:t xml:space="preserve"> 重要注意事项 </w:t>
      </w:r>
    </w:p>
    <w:p w14:paraId="64B1A4EF" w14:textId="77777777" w:rsidR="00F357EA" w:rsidRPr="00F357EA" w:rsidRDefault="00F357EA">
      <w:pPr>
        <w:numPr>
          <w:ilvl w:val="0"/>
          <w:numId w:val="428"/>
        </w:numPr>
      </w:pPr>
      <w:r w:rsidRPr="00F357EA">
        <w:rPr>
          <w:rFonts w:ascii="Times New Roman" w:hAnsi="Times New Roman" w:cs="Times New Roman"/>
        </w:rPr>
        <w:t>​</w:t>
      </w:r>
      <w:r w:rsidRPr="00F357EA">
        <w:rPr>
          <w:b/>
          <w:bCs/>
        </w:rPr>
        <w:t>调用时机</w:t>
      </w:r>
      <w:r w:rsidRPr="00F357EA">
        <w:rPr>
          <w:rFonts w:ascii="Times New Roman" w:hAnsi="Times New Roman" w:cs="Times New Roman"/>
        </w:rPr>
        <w:t>​</w:t>
      </w:r>
      <w:r w:rsidRPr="00F357EA">
        <w:t>：</w:t>
      </w:r>
      <w:proofErr w:type="spellStart"/>
      <w:r w:rsidRPr="00F357EA">
        <w:t>ADC_StartCalibration</w:t>
      </w:r>
      <w:proofErr w:type="spellEnd"/>
      <w:r w:rsidRPr="00F357EA">
        <w:t xml:space="preserve">必须在ADC使能（调用 </w:t>
      </w:r>
      <w:proofErr w:type="spellStart"/>
      <w:r w:rsidRPr="00F357EA">
        <w:t>ADC_Cmd</w:t>
      </w:r>
      <w:proofErr w:type="spellEnd"/>
      <w:r w:rsidRPr="00F357EA">
        <w:t>(</w:t>
      </w:r>
      <w:proofErr w:type="spellStart"/>
      <w:r w:rsidRPr="00F357EA">
        <w:t>ADCx</w:t>
      </w:r>
      <w:proofErr w:type="spellEnd"/>
      <w:r w:rsidRPr="00F357EA">
        <w:t xml:space="preserve">, ENABLE)）之后调用，并且在 </w:t>
      </w:r>
      <w:proofErr w:type="spellStart"/>
      <w:r w:rsidRPr="00F357EA">
        <w:t>ADC_ResetCalibration</w:t>
      </w:r>
      <w:proofErr w:type="spellEnd"/>
      <w:r w:rsidRPr="00F357EA">
        <w:t>完成之后才能调用。</w:t>
      </w:r>
    </w:p>
    <w:p w14:paraId="0E114D21" w14:textId="77777777" w:rsidR="00F357EA" w:rsidRPr="00F357EA" w:rsidRDefault="00F357EA">
      <w:pPr>
        <w:numPr>
          <w:ilvl w:val="0"/>
          <w:numId w:val="428"/>
        </w:numPr>
      </w:pPr>
      <w:r w:rsidRPr="00F357EA">
        <w:rPr>
          <w:rFonts w:ascii="Times New Roman" w:hAnsi="Times New Roman" w:cs="Times New Roman"/>
        </w:rPr>
        <w:t>​</w:t>
      </w:r>
      <w:r w:rsidRPr="00F357EA">
        <w:rPr>
          <w:b/>
          <w:bCs/>
        </w:rPr>
        <w:t>阻塞等待</w:t>
      </w:r>
      <w:r w:rsidRPr="00F357EA">
        <w:rPr>
          <w:rFonts w:ascii="Times New Roman" w:hAnsi="Times New Roman" w:cs="Times New Roman"/>
        </w:rPr>
        <w:t>​</w:t>
      </w:r>
      <w:r w:rsidRPr="00F357EA">
        <w:t>：务必使用循环等待校准完成。校准过程需要一定的时间，在此期间CPU会在此等待，确保校准完成后再进行后续操作。</w:t>
      </w:r>
    </w:p>
    <w:p w14:paraId="48C8A3EF" w14:textId="77777777" w:rsidR="00F357EA" w:rsidRPr="00F357EA" w:rsidRDefault="00F357EA">
      <w:pPr>
        <w:numPr>
          <w:ilvl w:val="0"/>
          <w:numId w:val="428"/>
        </w:numPr>
      </w:pPr>
      <w:r w:rsidRPr="00F357EA">
        <w:rPr>
          <w:rFonts w:ascii="Times New Roman" w:hAnsi="Times New Roman" w:cs="Times New Roman"/>
        </w:rPr>
        <w:t>​</w:t>
      </w:r>
      <w:r w:rsidRPr="00F357EA">
        <w:rPr>
          <w:b/>
          <w:bCs/>
        </w:rPr>
        <w:t>必要性</w:t>
      </w:r>
      <w:r w:rsidRPr="00F357EA">
        <w:rPr>
          <w:rFonts w:ascii="Times New Roman" w:hAnsi="Times New Roman" w:cs="Times New Roman"/>
        </w:rPr>
        <w:t>​</w:t>
      </w:r>
      <w:r w:rsidRPr="00F357EA">
        <w:t>：为了获得精确的ADC转换结果，</w:t>
      </w:r>
      <w:r w:rsidRPr="00F357EA">
        <w:rPr>
          <w:rFonts w:ascii="Times New Roman" w:hAnsi="Times New Roman" w:cs="Times New Roman"/>
        </w:rPr>
        <w:t>​</w:t>
      </w:r>
      <w:r w:rsidRPr="00F357EA">
        <w:rPr>
          <w:b/>
          <w:bCs/>
        </w:rPr>
        <w:t>校准是必不可少的一步</w:t>
      </w:r>
      <w:r w:rsidRPr="00F357EA">
        <w:t>。省略校准或校准流程不完整可能导致转换结果存在较大误差。</w:t>
      </w:r>
    </w:p>
    <w:p w14:paraId="5445E376" w14:textId="77777777" w:rsidR="00F357EA" w:rsidRPr="00F357EA" w:rsidRDefault="00F357EA" w:rsidP="00F357EA">
      <w:r w:rsidRPr="00F357EA">
        <w:t xml:space="preserve">希望这个详细的解释能帮助您更好地理解和使用 </w:t>
      </w:r>
      <w:proofErr w:type="spellStart"/>
      <w:r w:rsidRPr="00F357EA">
        <w:t>ADC_StartCalibration</w:t>
      </w:r>
      <w:proofErr w:type="spellEnd"/>
      <w:r w:rsidRPr="00F357EA">
        <w:t>函数。</w:t>
      </w:r>
    </w:p>
    <w:p w14:paraId="4909A88E" w14:textId="77777777" w:rsidR="00F357EA" w:rsidRPr="00F357EA" w:rsidRDefault="00F357EA" w:rsidP="00F357EA"/>
    <w:p w14:paraId="38DDFB9B" w14:textId="483E114C" w:rsidR="00307B86" w:rsidRDefault="00307B86" w:rsidP="00307B86">
      <w:pPr>
        <w:pStyle w:val="2"/>
      </w:pPr>
      <w:proofErr w:type="spellStart"/>
      <w:r>
        <w:t>ADC_GetCalibrationStatus</w:t>
      </w:r>
      <w:proofErr w:type="spellEnd"/>
      <w:r>
        <w:t>()</w:t>
      </w:r>
      <w:r w:rsidR="00F666F0">
        <w:br/>
      </w:r>
      <w:r w:rsidR="00F666F0" w:rsidRPr="00F666F0">
        <w:rPr>
          <w:b/>
          <w:bCs/>
        </w:rPr>
        <w:t>查询指定ADC（模数转换器）的校准状态</w:t>
      </w:r>
    </w:p>
    <w:p w14:paraId="1F7EDDB3" w14:textId="77777777" w:rsidR="00F666F0" w:rsidRPr="00F666F0" w:rsidRDefault="00F666F0" w:rsidP="00F666F0">
      <w:proofErr w:type="spellStart"/>
      <w:r w:rsidRPr="00F666F0">
        <w:t>ADC_GetCalibrationStatus</w:t>
      </w:r>
      <w:proofErr w:type="spellEnd"/>
      <w:r w:rsidRPr="00F666F0">
        <w:t>函数用于</w:t>
      </w:r>
      <w:r w:rsidRPr="00F666F0">
        <w:rPr>
          <w:b/>
          <w:bCs/>
        </w:rPr>
        <w:t>查询指定ADC（模数转换器）的校准状态</w:t>
      </w:r>
      <w:r w:rsidRPr="00F666F0">
        <w:t>，判断其内部校准流程是否已经完成。这是在启动ADC校准后必须进行的一个步骤，以确保校准操作正确执行完毕，从而保证后续ADC转换的精度。</w:t>
      </w:r>
    </w:p>
    <w:p w14:paraId="610BE12F" w14:textId="77777777" w:rsidR="00F666F0" w:rsidRPr="00F666F0" w:rsidRDefault="00F666F0" w:rsidP="00F666F0">
      <w:pPr>
        <w:pStyle w:val="3"/>
      </w:pPr>
      <w:r w:rsidRPr="00F666F0">
        <w:rPr>
          <w:rFonts w:ascii="Segoe UI Emoji" w:hAnsi="Segoe UI Emoji" w:cs="Segoe UI Emoji"/>
        </w:rPr>
        <w:t>🔧</w:t>
      </w:r>
      <w:r w:rsidRPr="00F666F0">
        <w:t xml:space="preserve"> 函数原型 </w:t>
      </w:r>
    </w:p>
    <w:p w14:paraId="1FCABB04" w14:textId="77777777" w:rsidR="00F666F0" w:rsidRPr="00F666F0" w:rsidRDefault="00F666F0" w:rsidP="00F666F0">
      <w:proofErr w:type="spellStart"/>
      <w:r w:rsidRPr="00F666F0">
        <w:t>FlagStatus</w:t>
      </w:r>
      <w:proofErr w:type="spellEnd"/>
      <w:r w:rsidRPr="00F666F0">
        <w:t xml:space="preserve"> </w:t>
      </w:r>
      <w:proofErr w:type="spellStart"/>
      <w:r w:rsidRPr="00F666F0">
        <w:t>ADC_</w:t>
      </w:r>
      <w:proofErr w:type="gramStart"/>
      <w:r w:rsidRPr="00F666F0">
        <w:t>GetCalibrationStatus</w:t>
      </w:r>
      <w:proofErr w:type="spellEnd"/>
      <w:r w:rsidRPr="00F666F0">
        <w:t>(</w:t>
      </w:r>
      <w:proofErr w:type="spellStart"/>
      <w:proofErr w:type="gramEnd"/>
      <w:r w:rsidRPr="00F666F0">
        <w:t>ADC_TypeDef</w:t>
      </w:r>
      <w:proofErr w:type="spellEnd"/>
      <w:r w:rsidRPr="00F666F0">
        <w:t xml:space="preserve">* </w:t>
      </w:r>
      <w:proofErr w:type="spellStart"/>
      <w:r w:rsidRPr="00F666F0">
        <w:t>ADCx</w:t>
      </w:r>
      <w:proofErr w:type="spellEnd"/>
      <w:r w:rsidRPr="00F666F0">
        <w:t>);</w:t>
      </w:r>
    </w:p>
    <w:p w14:paraId="3F75545B" w14:textId="77777777" w:rsidR="00F666F0" w:rsidRPr="00F666F0" w:rsidRDefault="00F666F0">
      <w:pPr>
        <w:numPr>
          <w:ilvl w:val="0"/>
          <w:numId w:val="429"/>
        </w:numPr>
      </w:pPr>
      <w:r w:rsidRPr="00F666F0">
        <w:rPr>
          <w:rFonts w:ascii="Times New Roman" w:hAnsi="Times New Roman" w:cs="Times New Roman"/>
        </w:rPr>
        <w:t>​</w:t>
      </w:r>
      <w:r w:rsidRPr="00F666F0">
        <w:rPr>
          <w:b/>
          <w:bCs/>
        </w:rPr>
        <w:t xml:space="preserve">参数 </w:t>
      </w:r>
      <w:proofErr w:type="spellStart"/>
      <w:r w:rsidRPr="00F666F0">
        <w:rPr>
          <w:b/>
          <w:bCs/>
        </w:rPr>
        <w:t>ADCx</w:t>
      </w:r>
      <w:proofErr w:type="spellEnd"/>
      <w:r w:rsidRPr="00F666F0">
        <w:rPr>
          <w:rFonts w:ascii="Times New Roman" w:hAnsi="Times New Roman" w:cs="Times New Roman"/>
        </w:rPr>
        <w:t>​</w:t>
      </w:r>
      <w:r w:rsidRPr="00F666F0">
        <w:t>：指定要查询的ADC外设实例，例如 ADC1、ADC2。</w:t>
      </w:r>
    </w:p>
    <w:p w14:paraId="133200FA" w14:textId="77777777" w:rsidR="00F666F0" w:rsidRPr="00F666F0" w:rsidRDefault="00F666F0">
      <w:pPr>
        <w:numPr>
          <w:ilvl w:val="0"/>
          <w:numId w:val="429"/>
        </w:numPr>
      </w:pPr>
      <w:r w:rsidRPr="00F666F0">
        <w:rPr>
          <w:rFonts w:ascii="Times New Roman" w:hAnsi="Times New Roman" w:cs="Times New Roman"/>
        </w:rPr>
        <w:lastRenderedPageBreak/>
        <w:t>​</w:t>
      </w:r>
      <w:r w:rsidRPr="00F666F0">
        <w:rPr>
          <w:b/>
          <w:bCs/>
        </w:rPr>
        <w:t>返回值</w:t>
      </w:r>
      <w:r w:rsidRPr="00F666F0">
        <w:rPr>
          <w:rFonts w:ascii="Times New Roman" w:hAnsi="Times New Roman" w:cs="Times New Roman"/>
        </w:rPr>
        <w:t>​</w:t>
      </w:r>
      <w:r w:rsidRPr="00F666F0">
        <w:t xml:space="preserve">：返回一个 </w:t>
      </w:r>
      <w:proofErr w:type="spellStart"/>
      <w:r w:rsidRPr="00F666F0">
        <w:t>FlagStatus</w:t>
      </w:r>
      <w:proofErr w:type="spellEnd"/>
      <w:r w:rsidRPr="00F666F0">
        <w:t>类型的状态值，该值是枚举类型，只能是 SET或 RESET。</w:t>
      </w:r>
    </w:p>
    <w:p w14:paraId="005C291A" w14:textId="77777777" w:rsidR="00F666F0" w:rsidRPr="00F666F0" w:rsidRDefault="00F666F0">
      <w:pPr>
        <w:numPr>
          <w:ilvl w:val="1"/>
          <w:numId w:val="429"/>
        </w:numPr>
      </w:pPr>
      <w:r w:rsidRPr="00F666F0">
        <w:t>SET：表示校准过程</w:t>
      </w:r>
      <w:r w:rsidRPr="00F666F0">
        <w:rPr>
          <w:b/>
          <w:bCs/>
        </w:rPr>
        <w:t>正在进行中</w:t>
      </w:r>
      <w:r w:rsidRPr="00F666F0">
        <w:rPr>
          <w:rFonts w:ascii="Times New Roman" w:hAnsi="Times New Roman" w:cs="Times New Roman"/>
        </w:rPr>
        <w:t>​</w:t>
      </w:r>
      <w:r w:rsidRPr="00F666F0">
        <w:t>（CAL位为1）。</w:t>
      </w:r>
    </w:p>
    <w:p w14:paraId="6AA17959" w14:textId="77777777" w:rsidR="00F666F0" w:rsidRPr="00F666F0" w:rsidRDefault="00F666F0">
      <w:pPr>
        <w:numPr>
          <w:ilvl w:val="1"/>
          <w:numId w:val="429"/>
        </w:numPr>
      </w:pPr>
      <w:r w:rsidRPr="00F666F0">
        <w:t>RESET：表示校准过程</w:t>
      </w:r>
      <w:r w:rsidRPr="00F666F0">
        <w:rPr>
          <w:b/>
          <w:bCs/>
        </w:rPr>
        <w:t>已完成</w:t>
      </w:r>
      <w:r w:rsidRPr="00F666F0">
        <w:rPr>
          <w:rFonts w:ascii="Times New Roman" w:hAnsi="Times New Roman" w:cs="Times New Roman"/>
        </w:rPr>
        <w:t>​</w:t>
      </w:r>
      <w:r w:rsidRPr="00F666F0">
        <w:t>（CAL位已被硬件清零）。</w:t>
      </w:r>
    </w:p>
    <w:p w14:paraId="4FB9404C" w14:textId="77777777" w:rsidR="00F666F0" w:rsidRPr="00F666F0" w:rsidRDefault="00F666F0" w:rsidP="00F666F0">
      <w:pPr>
        <w:pStyle w:val="3"/>
      </w:pPr>
      <w:r w:rsidRPr="00F666F0">
        <w:rPr>
          <w:rFonts w:ascii="Segoe UI Emoji" w:hAnsi="Segoe UI Emoji" w:cs="Segoe UI Emoji"/>
        </w:rPr>
        <w:t>⚙️</w:t>
      </w:r>
      <w:r w:rsidRPr="00F666F0">
        <w:t xml:space="preserve"> 工作原理与作用 </w:t>
      </w:r>
    </w:p>
    <w:p w14:paraId="10E47A3B" w14:textId="77777777" w:rsidR="00F666F0" w:rsidRPr="00F666F0" w:rsidRDefault="00F666F0" w:rsidP="00F666F0">
      <w:r w:rsidRPr="00F666F0">
        <w:t xml:space="preserve">当调用 </w:t>
      </w:r>
      <w:proofErr w:type="spellStart"/>
      <w:r w:rsidRPr="00F666F0">
        <w:t>ADC_StartCalibration</w:t>
      </w:r>
      <w:proofErr w:type="spellEnd"/>
      <w:r w:rsidRPr="00F666F0">
        <w:t>(</w:t>
      </w:r>
      <w:proofErr w:type="spellStart"/>
      <w:r w:rsidRPr="00F666F0">
        <w:t>ADCx</w:t>
      </w:r>
      <w:proofErr w:type="spellEnd"/>
      <w:r w:rsidRPr="00F666F0">
        <w:t>)启动校准后，ADC内部电路开始计算校准因子。</w:t>
      </w:r>
      <w:proofErr w:type="spellStart"/>
      <w:r w:rsidRPr="00F666F0">
        <w:t>ADC_GetCalibrationStatus</w:t>
      </w:r>
      <w:proofErr w:type="spellEnd"/>
      <w:r w:rsidRPr="00F666F0">
        <w:t>函数通过读取ADC控制寄存器2（CR2）中的 CAL标志位来反映这一过程的实时状态。</w:t>
      </w:r>
    </w:p>
    <w:p w14:paraId="2831DC03" w14:textId="77777777" w:rsidR="00F666F0" w:rsidRPr="00F666F0" w:rsidRDefault="00F666F0">
      <w:pPr>
        <w:numPr>
          <w:ilvl w:val="0"/>
          <w:numId w:val="430"/>
        </w:numPr>
      </w:pPr>
      <w:r w:rsidRPr="00F666F0">
        <w:t>硬件开始校准后，会自动将 CAL位置1。</w:t>
      </w:r>
    </w:p>
    <w:p w14:paraId="1BD229DF" w14:textId="77777777" w:rsidR="00F666F0" w:rsidRPr="00F666F0" w:rsidRDefault="00F666F0">
      <w:pPr>
        <w:numPr>
          <w:ilvl w:val="0"/>
          <w:numId w:val="430"/>
        </w:numPr>
      </w:pPr>
      <w:r w:rsidRPr="00F666F0">
        <w:t>当校准完成时，硬件会自动将 CAL位清0。</w:t>
      </w:r>
    </w:p>
    <w:p w14:paraId="689D0E20" w14:textId="77777777" w:rsidR="00F666F0" w:rsidRPr="00F666F0" w:rsidRDefault="00F666F0" w:rsidP="00F666F0">
      <w:r w:rsidRPr="00F666F0">
        <w:t>该函数的作用就是查询这一标志位的状态，让程序能够确切的知道校准是否结束。</w:t>
      </w:r>
    </w:p>
    <w:p w14:paraId="6C33D1B7" w14:textId="77777777" w:rsidR="00F666F0" w:rsidRPr="00F666F0" w:rsidRDefault="00F666F0" w:rsidP="00F666F0">
      <w:pPr>
        <w:pStyle w:val="3"/>
      </w:pPr>
      <w:r w:rsidRPr="00F666F0">
        <w:rPr>
          <w:rFonts w:ascii="Segoe UI Emoji" w:hAnsi="Segoe UI Emoji" w:cs="Segoe UI Emoji"/>
        </w:rPr>
        <w:t>📝</w:t>
      </w:r>
      <w:r w:rsidRPr="00F666F0">
        <w:t xml:space="preserve"> 在代码中的使用流程 </w:t>
      </w:r>
    </w:p>
    <w:p w14:paraId="1B014F7F" w14:textId="77777777" w:rsidR="00F666F0" w:rsidRPr="00F666F0" w:rsidRDefault="00F666F0" w:rsidP="00F666F0">
      <w:proofErr w:type="spellStart"/>
      <w:r w:rsidRPr="00F666F0">
        <w:t>ADC_GetCalibrationStatus</w:t>
      </w:r>
      <w:proofErr w:type="spellEnd"/>
      <w:r w:rsidRPr="00F666F0">
        <w:t>是ADC校准流程中的最后一步，必须与前三步配合使用，且顺序不可颠倒。</w:t>
      </w:r>
    </w:p>
    <w:p w14:paraId="1C5371E9" w14:textId="77777777" w:rsidR="00F666F0" w:rsidRPr="00F666F0" w:rsidRDefault="00F666F0" w:rsidP="00F666F0">
      <w:r w:rsidRPr="00F666F0">
        <w:t>一个完整的ADC校准及状态检查流程如下：</w:t>
      </w:r>
    </w:p>
    <w:p w14:paraId="4845C904" w14:textId="77777777" w:rsidR="00F666F0" w:rsidRPr="00F666F0" w:rsidRDefault="00F666F0" w:rsidP="00F666F0">
      <w:r w:rsidRPr="00F666F0">
        <w:t>/* 1. 使能ADC */</w:t>
      </w:r>
    </w:p>
    <w:p w14:paraId="383D8255" w14:textId="77777777" w:rsidR="00F666F0" w:rsidRPr="00F666F0" w:rsidRDefault="00F666F0" w:rsidP="00F666F0">
      <w:proofErr w:type="spellStart"/>
      <w:r w:rsidRPr="00F666F0">
        <w:t>ADC_</w:t>
      </w:r>
      <w:proofErr w:type="gramStart"/>
      <w:r w:rsidRPr="00F666F0">
        <w:t>Cmd</w:t>
      </w:r>
      <w:proofErr w:type="spellEnd"/>
      <w:r w:rsidRPr="00F666F0">
        <w:t>(</w:t>
      </w:r>
      <w:proofErr w:type="gramEnd"/>
      <w:r w:rsidRPr="00F666F0">
        <w:t>ADC1, ENABLE);</w:t>
      </w:r>
    </w:p>
    <w:p w14:paraId="2ABDD597" w14:textId="77777777" w:rsidR="00F666F0" w:rsidRPr="00F666F0" w:rsidRDefault="00F666F0" w:rsidP="00F666F0"/>
    <w:p w14:paraId="4FB7CC1C" w14:textId="77777777" w:rsidR="00F666F0" w:rsidRPr="00F666F0" w:rsidRDefault="00F666F0" w:rsidP="00F666F0">
      <w:r w:rsidRPr="00F666F0">
        <w:t>/* 2. 复位校准寄存器 */</w:t>
      </w:r>
    </w:p>
    <w:p w14:paraId="591E283C" w14:textId="77777777" w:rsidR="00F666F0" w:rsidRPr="00F666F0" w:rsidRDefault="00F666F0" w:rsidP="00F666F0">
      <w:proofErr w:type="spellStart"/>
      <w:r w:rsidRPr="00F666F0">
        <w:t>ADC_</w:t>
      </w:r>
      <w:proofErr w:type="gramStart"/>
      <w:r w:rsidRPr="00F666F0">
        <w:t>ResetCalibration</w:t>
      </w:r>
      <w:proofErr w:type="spellEnd"/>
      <w:r w:rsidRPr="00F666F0">
        <w:t>(</w:t>
      </w:r>
      <w:proofErr w:type="gramEnd"/>
      <w:r w:rsidRPr="00F666F0">
        <w:t>ADC1);</w:t>
      </w:r>
    </w:p>
    <w:p w14:paraId="74FA6C5F" w14:textId="77777777" w:rsidR="00F666F0" w:rsidRPr="00F666F0" w:rsidRDefault="00F666F0" w:rsidP="00F666F0">
      <w:r w:rsidRPr="00F666F0">
        <w:t>/* 3. 等待复位校准完成 */</w:t>
      </w:r>
    </w:p>
    <w:p w14:paraId="461C6BE7" w14:textId="77777777" w:rsidR="00F666F0" w:rsidRPr="00F666F0" w:rsidRDefault="00F666F0" w:rsidP="00F666F0">
      <w:r w:rsidRPr="00F666F0">
        <w:t>while (</w:t>
      </w:r>
      <w:proofErr w:type="spellStart"/>
      <w:r w:rsidRPr="00F666F0">
        <w:t>ADC_</w:t>
      </w:r>
      <w:proofErr w:type="gramStart"/>
      <w:r w:rsidRPr="00F666F0">
        <w:t>GetResetCalibrationStatus</w:t>
      </w:r>
      <w:proofErr w:type="spellEnd"/>
      <w:r w:rsidRPr="00F666F0">
        <w:t>(</w:t>
      </w:r>
      <w:proofErr w:type="gramEnd"/>
      <w:r w:rsidRPr="00F666F0">
        <w:t>ADC1) == SET);</w:t>
      </w:r>
    </w:p>
    <w:p w14:paraId="4B644C44" w14:textId="77777777" w:rsidR="00F666F0" w:rsidRPr="00F666F0" w:rsidRDefault="00F666F0" w:rsidP="00F666F0"/>
    <w:p w14:paraId="61CEB441" w14:textId="77777777" w:rsidR="00F666F0" w:rsidRPr="00F666F0" w:rsidRDefault="00F666F0" w:rsidP="00F666F0">
      <w:r w:rsidRPr="00F666F0">
        <w:t>/* 4. 启动校准 */</w:t>
      </w:r>
    </w:p>
    <w:p w14:paraId="51E5FC80" w14:textId="77777777" w:rsidR="00F666F0" w:rsidRPr="00F666F0" w:rsidRDefault="00F666F0" w:rsidP="00F666F0">
      <w:proofErr w:type="spellStart"/>
      <w:r w:rsidRPr="00F666F0">
        <w:t>ADC_</w:t>
      </w:r>
      <w:proofErr w:type="gramStart"/>
      <w:r w:rsidRPr="00F666F0">
        <w:t>StartCalibration</w:t>
      </w:r>
      <w:proofErr w:type="spellEnd"/>
      <w:r w:rsidRPr="00F666F0">
        <w:t>(</w:t>
      </w:r>
      <w:proofErr w:type="gramEnd"/>
      <w:r w:rsidRPr="00F666F0">
        <w:t>ADC1);</w:t>
      </w:r>
    </w:p>
    <w:p w14:paraId="7F14A100" w14:textId="77777777" w:rsidR="00F666F0" w:rsidRPr="00F666F0" w:rsidRDefault="00F666F0" w:rsidP="00F666F0">
      <w:r w:rsidRPr="00F666F0">
        <w:t>/* 5. 等待校准完成 - 使用</w:t>
      </w:r>
      <w:proofErr w:type="spellStart"/>
      <w:r w:rsidRPr="00F666F0">
        <w:t>ADC_GetCalibrationStatus</w:t>
      </w:r>
      <w:proofErr w:type="spellEnd"/>
      <w:r w:rsidRPr="00F666F0">
        <w:t xml:space="preserve"> */</w:t>
      </w:r>
    </w:p>
    <w:p w14:paraId="5571696C" w14:textId="77777777" w:rsidR="00F666F0" w:rsidRPr="00F666F0" w:rsidRDefault="00F666F0" w:rsidP="00F666F0">
      <w:r w:rsidRPr="00F666F0">
        <w:t>while (</w:t>
      </w:r>
      <w:proofErr w:type="spellStart"/>
      <w:r w:rsidRPr="00F666F0">
        <w:t>ADC_</w:t>
      </w:r>
      <w:proofErr w:type="gramStart"/>
      <w:r w:rsidRPr="00F666F0">
        <w:t>GetCalibrationStatus</w:t>
      </w:r>
      <w:proofErr w:type="spellEnd"/>
      <w:r w:rsidRPr="00F666F0">
        <w:t>(</w:t>
      </w:r>
      <w:proofErr w:type="gramEnd"/>
      <w:r w:rsidRPr="00F666F0">
        <w:t xml:space="preserve">ADC1) == SET); // </w:t>
      </w:r>
    </w:p>
    <w:p w14:paraId="7AE627C7" w14:textId="77777777" w:rsidR="00F666F0" w:rsidRPr="00F666F0" w:rsidRDefault="00F666F0" w:rsidP="00F666F0"/>
    <w:p w14:paraId="6A90EB6F" w14:textId="77777777" w:rsidR="00F666F0" w:rsidRPr="00F666F0" w:rsidRDefault="00F666F0" w:rsidP="00F666F0">
      <w:r w:rsidRPr="00F666F0">
        <w:t>/* 等待循环结束后，说明校准完成，可以开始正常的ADC转换 */</w:t>
      </w:r>
    </w:p>
    <w:p w14:paraId="54A50220" w14:textId="77777777" w:rsidR="00F666F0" w:rsidRPr="00F666F0" w:rsidRDefault="00F666F0" w:rsidP="00F666F0">
      <w:pPr>
        <w:pStyle w:val="3"/>
      </w:pPr>
      <w:r w:rsidRPr="00F666F0">
        <w:rPr>
          <w:rFonts w:ascii="Segoe UI Emoji" w:hAnsi="Segoe UI Emoji" w:cs="Segoe UI Emoji"/>
        </w:rPr>
        <w:t>⚠️</w:t>
      </w:r>
      <w:r w:rsidRPr="00F666F0">
        <w:t xml:space="preserve"> 重要注意事项 </w:t>
      </w:r>
    </w:p>
    <w:p w14:paraId="594F68AE" w14:textId="77777777" w:rsidR="00F666F0" w:rsidRPr="00F666F0" w:rsidRDefault="00F666F0">
      <w:pPr>
        <w:numPr>
          <w:ilvl w:val="0"/>
          <w:numId w:val="431"/>
        </w:numPr>
      </w:pPr>
      <w:r w:rsidRPr="00F666F0">
        <w:rPr>
          <w:rFonts w:ascii="Times New Roman" w:hAnsi="Times New Roman" w:cs="Times New Roman"/>
        </w:rPr>
        <w:t>​</w:t>
      </w:r>
      <w:r w:rsidRPr="00F666F0">
        <w:rPr>
          <w:b/>
          <w:bCs/>
        </w:rPr>
        <w:t>调用顺序</w:t>
      </w:r>
      <w:r w:rsidRPr="00F666F0">
        <w:rPr>
          <w:rFonts w:ascii="Times New Roman" w:hAnsi="Times New Roman" w:cs="Times New Roman"/>
        </w:rPr>
        <w:t>​</w:t>
      </w:r>
      <w:r w:rsidRPr="00F666F0">
        <w:t xml:space="preserve">：务必在调用 </w:t>
      </w:r>
      <w:proofErr w:type="spellStart"/>
      <w:r w:rsidRPr="00F666F0">
        <w:t>ADC_StartCalibration</w:t>
      </w:r>
      <w:proofErr w:type="spellEnd"/>
      <w:r w:rsidRPr="00F666F0">
        <w:rPr>
          <w:rFonts w:ascii="Times New Roman" w:hAnsi="Times New Roman" w:cs="Times New Roman"/>
        </w:rPr>
        <w:t>​</w:t>
      </w:r>
      <w:r w:rsidRPr="00F666F0">
        <w:rPr>
          <w:b/>
          <w:bCs/>
        </w:rPr>
        <w:t>之后</w:t>
      </w:r>
      <w:r w:rsidRPr="00F666F0">
        <w:t>再使用本函数来查询状态。</w:t>
      </w:r>
    </w:p>
    <w:p w14:paraId="566FB9FF" w14:textId="77777777" w:rsidR="00F666F0" w:rsidRPr="00F666F0" w:rsidRDefault="00F666F0">
      <w:pPr>
        <w:numPr>
          <w:ilvl w:val="0"/>
          <w:numId w:val="431"/>
        </w:numPr>
      </w:pPr>
      <w:r w:rsidRPr="00F666F0">
        <w:rPr>
          <w:rFonts w:ascii="Times New Roman" w:hAnsi="Times New Roman" w:cs="Times New Roman"/>
        </w:rPr>
        <w:t>​</w:t>
      </w:r>
      <w:r w:rsidRPr="00F666F0">
        <w:rPr>
          <w:b/>
          <w:bCs/>
        </w:rPr>
        <w:t>阻塞等待</w:t>
      </w:r>
      <w:r w:rsidRPr="00F666F0">
        <w:rPr>
          <w:rFonts w:ascii="Times New Roman" w:hAnsi="Times New Roman" w:cs="Times New Roman"/>
        </w:rPr>
        <w:t>​</w:t>
      </w:r>
      <w:r w:rsidRPr="00F666F0">
        <w:t>：使用 while循环等待函数返回 RESET是一种</w:t>
      </w:r>
      <w:r w:rsidRPr="00F666F0">
        <w:rPr>
          <w:b/>
          <w:bCs/>
        </w:rPr>
        <w:t>必要的阻塞式处理</w:t>
      </w:r>
      <w:r w:rsidRPr="00F666F0">
        <w:t>。必须等待校准完成，否则后续的ADC转换结果可能不准确。</w:t>
      </w:r>
    </w:p>
    <w:p w14:paraId="173F3CDD" w14:textId="77777777" w:rsidR="00F666F0" w:rsidRPr="00F666F0" w:rsidRDefault="00F666F0">
      <w:pPr>
        <w:numPr>
          <w:ilvl w:val="0"/>
          <w:numId w:val="431"/>
        </w:numPr>
      </w:pPr>
      <w:r w:rsidRPr="00F666F0">
        <w:rPr>
          <w:rFonts w:ascii="Times New Roman" w:hAnsi="Times New Roman" w:cs="Times New Roman"/>
        </w:rPr>
        <w:t>​</w:t>
      </w:r>
      <w:r w:rsidRPr="00F666F0">
        <w:rPr>
          <w:b/>
          <w:bCs/>
        </w:rPr>
        <w:t>校准的必要性</w:t>
      </w:r>
      <w:r w:rsidRPr="00F666F0">
        <w:rPr>
          <w:rFonts w:ascii="Times New Roman" w:hAnsi="Times New Roman" w:cs="Times New Roman"/>
        </w:rPr>
        <w:t>​</w:t>
      </w:r>
      <w:r w:rsidRPr="00F666F0">
        <w:t>：完整的校准流程（复位校准 + 启动校准 + 等待完成）可以显著减小ADC的转换误差，是提高采样精度的重要步骤，建议不要省略。</w:t>
      </w:r>
    </w:p>
    <w:p w14:paraId="62BB7E22" w14:textId="6B3C39B9" w:rsidR="00F357EA" w:rsidRDefault="00F666F0" w:rsidP="00F357EA">
      <w:r w:rsidRPr="00F666F0">
        <w:t xml:space="preserve">希望这个详细的解释能帮助您更好地理解和使用 </w:t>
      </w:r>
      <w:proofErr w:type="spellStart"/>
      <w:r w:rsidRPr="00F666F0">
        <w:t>ADC_GetCalibrationStatus</w:t>
      </w:r>
      <w:proofErr w:type="spellEnd"/>
      <w:r w:rsidRPr="00F666F0">
        <w:t>函数。</w:t>
      </w:r>
    </w:p>
    <w:p w14:paraId="1D2A2CC4" w14:textId="7C0EDAAB" w:rsidR="002C1096" w:rsidRDefault="002C1096" w:rsidP="002C1096">
      <w:pPr>
        <w:pStyle w:val="2"/>
      </w:pPr>
      <w:proofErr w:type="spellStart"/>
      <w:r w:rsidRPr="002C1096">
        <w:t>ADC_SoftwareStartConvCmd</w:t>
      </w:r>
      <w:proofErr w:type="spellEnd"/>
      <w:r w:rsidRPr="002C1096">
        <w:t>(</w:t>
      </w:r>
      <w:r>
        <w:rPr>
          <w:rFonts w:hint="eastAsia"/>
        </w:rPr>
        <w:t>)</w:t>
      </w:r>
      <w:r w:rsidR="00F83FE6">
        <w:br/>
      </w:r>
      <w:r w:rsidR="00F83FE6" w:rsidRPr="00F94414">
        <w:t>通过软件触发的方式启动或停止指定ADC</w:t>
      </w:r>
    </w:p>
    <w:p w14:paraId="366BF588" w14:textId="77777777" w:rsidR="009060C5" w:rsidRPr="009060C5" w:rsidRDefault="009060C5" w:rsidP="009060C5">
      <w:r>
        <w:rPr>
          <w:noProof/>
        </w:rPr>
        <w:drawing>
          <wp:inline distT="0" distB="0" distL="0" distR="0" wp14:anchorId="499C631D" wp14:editId="73BB1C08">
            <wp:extent cx="5274310" cy="3017520"/>
            <wp:effectExtent l="0" t="0" r="2540" b="0"/>
            <wp:docPr id="116068432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84328" name="图片 1" descr="图形用户界面&#10;&#10;AI 生成的内容可能不正确。"/>
                    <pic:cNvPicPr/>
                  </pic:nvPicPr>
                  <pic:blipFill>
                    <a:blip r:embed="rId43"/>
                    <a:stretch>
                      <a:fillRect/>
                    </a:stretch>
                  </pic:blipFill>
                  <pic:spPr>
                    <a:xfrm>
                      <a:off x="0" y="0"/>
                      <a:ext cx="5274310" cy="3017520"/>
                    </a:xfrm>
                    <a:prstGeom prst="rect">
                      <a:avLst/>
                    </a:prstGeom>
                  </pic:spPr>
                </pic:pic>
              </a:graphicData>
            </a:graphic>
          </wp:inline>
        </w:drawing>
      </w:r>
      <w:proofErr w:type="spellStart"/>
      <w:r w:rsidRPr="009060C5">
        <w:t>ADC_SoftwareStartConvCmd</w:t>
      </w:r>
      <w:proofErr w:type="spellEnd"/>
      <w:r w:rsidRPr="009060C5">
        <w:t>函数用于通过</w:t>
      </w:r>
      <w:r w:rsidRPr="005477B0">
        <w:rPr>
          <w:b/>
          <w:bCs/>
          <w:color w:val="EE0000"/>
        </w:rPr>
        <w:t>软件触发</w:t>
      </w:r>
      <w:r w:rsidRPr="009060C5">
        <w:t>的方式</w:t>
      </w:r>
      <w:r w:rsidRPr="005477B0">
        <w:rPr>
          <w:b/>
          <w:bCs/>
          <w:color w:val="EE0000"/>
        </w:rPr>
        <w:t>启动</w:t>
      </w:r>
      <w:r w:rsidRPr="009060C5">
        <w:t>或</w:t>
      </w:r>
      <w:r w:rsidRPr="005477B0">
        <w:rPr>
          <w:b/>
          <w:bCs/>
          <w:color w:val="EE0000"/>
        </w:rPr>
        <w:t>停止</w:t>
      </w:r>
      <w:r w:rsidRPr="009060C5">
        <w:t>指定ADC（模数转换器）的转换过程。这为控制ADC转换提供了直接且灵活的软件控制手段。</w:t>
      </w:r>
    </w:p>
    <w:p w14:paraId="66B73BF2" w14:textId="77777777" w:rsidR="009060C5" w:rsidRPr="009060C5" w:rsidRDefault="009060C5" w:rsidP="00F83FE6">
      <w:pPr>
        <w:pStyle w:val="3"/>
      </w:pPr>
      <w:r w:rsidRPr="009060C5">
        <w:rPr>
          <w:rFonts w:ascii="Segoe UI Emoji" w:hAnsi="Segoe UI Emoji" w:cs="Segoe UI Emoji"/>
        </w:rPr>
        <w:t>🔧</w:t>
      </w:r>
      <w:r w:rsidRPr="009060C5">
        <w:t xml:space="preserve"> 函数原型 </w:t>
      </w:r>
    </w:p>
    <w:p w14:paraId="1E838F14" w14:textId="77777777" w:rsidR="009060C5" w:rsidRPr="009060C5" w:rsidRDefault="009060C5" w:rsidP="009060C5">
      <w:r w:rsidRPr="009060C5">
        <w:t xml:space="preserve">void </w:t>
      </w:r>
      <w:proofErr w:type="spellStart"/>
      <w:r w:rsidRPr="009060C5">
        <w:t>ADC_</w:t>
      </w:r>
      <w:proofErr w:type="gramStart"/>
      <w:r w:rsidRPr="009060C5">
        <w:t>SoftwareStartConvCmd</w:t>
      </w:r>
      <w:proofErr w:type="spellEnd"/>
      <w:r w:rsidRPr="009060C5">
        <w:t>(</w:t>
      </w:r>
      <w:proofErr w:type="spellStart"/>
      <w:proofErr w:type="gramEnd"/>
      <w:r w:rsidRPr="009060C5">
        <w:t>ADC_TypeDef</w:t>
      </w:r>
      <w:proofErr w:type="spellEnd"/>
      <w:r w:rsidRPr="009060C5">
        <w:t xml:space="preserve">* </w:t>
      </w:r>
      <w:proofErr w:type="spellStart"/>
      <w:r w:rsidRPr="009060C5">
        <w:t>ADCx</w:t>
      </w:r>
      <w:proofErr w:type="spellEnd"/>
      <w:r w:rsidRPr="009060C5">
        <w:t xml:space="preserve">, </w:t>
      </w:r>
      <w:proofErr w:type="spellStart"/>
      <w:r w:rsidRPr="009060C5">
        <w:t>FunctionalState</w:t>
      </w:r>
      <w:proofErr w:type="spellEnd"/>
      <w:r w:rsidRPr="009060C5">
        <w:t xml:space="preserve"> </w:t>
      </w:r>
      <w:proofErr w:type="spellStart"/>
      <w:r w:rsidRPr="009060C5">
        <w:t>NewState</w:t>
      </w:r>
      <w:proofErr w:type="spellEnd"/>
      <w:r w:rsidRPr="009060C5">
        <w:t>);</w:t>
      </w:r>
    </w:p>
    <w:p w14:paraId="3814B5C7" w14:textId="77777777" w:rsidR="009060C5" w:rsidRPr="009060C5" w:rsidRDefault="009060C5">
      <w:pPr>
        <w:numPr>
          <w:ilvl w:val="0"/>
          <w:numId w:val="432"/>
        </w:numPr>
      </w:pPr>
      <w:r w:rsidRPr="009060C5">
        <w:rPr>
          <w:rFonts w:ascii="Times New Roman" w:hAnsi="Times New Roman" w:cs="Times New Roman"/>
        </w:rPr>
        <w:t>​</w:t>
      </w:r>
      <w:proofErr w:type="spellStart"/>
      <w:r w:rsidRPr="009060C5">
        <w:rPr>
          <w:b/>
          <w:bCs/>
        </w:rPr>
        <w:t>ADCx</w:t>
      </w:r>
      <w:proofErr w:type="spellEnd"/>
      <w:r w:rsidRPr="009060C5">
        <w:rPr>
          <w:rFonts w:ascii="Times New Roman" w:hAnsi="Times New Roman" w:cs="Times New Roman"/>
        </w:rPr>
        <w:t>​</w:t>
      </w:r>
      <w:r w:rsidRPr="009060C5">
        <w:t>：指定要操作的ADC外设，例如 ADC1、ADC2。</w:t>
      </w:r>
    </w:p>
    <w:p w14:paraId="0D8E6006" w14:textId="77777777" w:rsidR="009060C5" w:rsidRPr="009060C5" w:rsidRDefault="009060C5">
      <w:pPr>
        <w:numPr>
          <w:ilvl w:val="0"/>
          <w:numId w:val="432"/>
        </w:numPr>
      </w:pPr>
      <w:r w:rsidRPr="009060C5">
        <w:rPr>
          <w:rFonts w:ascii="Times New Roman" w:hAnsi="Times New Roman" w:cs="Times New Roman"/>
        </w:rPr>
        <w:t>​</w:t>
      </w:r>
      <w:proofErr w:type="spellStart"/>
      <w:r w:rsidRPr="009060C5">
        <w:rPr>
          <w:b/>
          <w:bCs/>
        </w:rPr>
        <w:t>NewState</w:t>
      </w:r>
      <w:proofErr w:type="spellEnd"/>
      <w:r w:rsidRPr="009060C5">
        <w:rPr>
          <w:rFonts w:ascii="Times New Roman" w:hAnsi="Times New Roman" w:cs="Times New Roman"/>
        </w:rPr>
        <w:t>​</w:t>
      </w:r>
      <w:r w:rsidRPr="009060C5">
        <w:t>：设定软件启动转换功能的新状态，可选 ENABLE或 DISABLE。</w:t>
      </w:r>
    </w:p>
    <w:p w14:paraId="2A0679A8" w14:textId="77777777" w:rsidR="009060C5" w:rsidRPr="009060C5" w:rsidRDefault="009060C5" w:rsidP="00F83FE6">
      <w:pPr>
        <w:pStyle w:val="3"/>
      </w:pPr>
      <w:r w:rsidRPr="009060C5">
        <w:rPr>
          <w:rFonts w:ascii="Segoe UI Emoji" w:hAnsi="Segoe UI Emoji" w:cs="Segoe UI Emoji"/>
        </w:rPr>
        <w:lastRenderedPageBreak/>
        <w:t>⚙️</w:t>
      </w:r>
      <w:r w:rsidRPr="009060C5">
        <w:t xml:space="preserve"> 功能详解 </w:t>
      </w:r>
    </w:p>
    <w:p w14:paraId="5575F3B4" w14:textId="77777777" w:rsidR="009060C5" w:rsidRPr="009060C5" w:rsidRDefault="009060C5" w:rsidP="009060C5">
      <w:r w:rsidRPr="009060C5">
        <w:t>该函数的核心功能是通过软件命令控制ADC转换的启动和停止，其本质是操作ADC控制寄存器2（CR2）中的 SWSTART位 。</w:t>
      </w:r>
    </w:p>
    <w:p w14:paraId="291319C8" w14:textId="77777777" w:rsidR="009060C5" w:rsidRPr="009060C5" w:rsidRDefault="009060C5">
      <w:pPr>
        <w:numPr>
          <w:ilvl w:val="0"/>
          <w:numId w:val="433"/>
        </w:numPr>
      </w:pPr>
      <w:r w:rsidRPr="009060C5">
        <w:t xml:space="preserve">当 </w:t>
      </w:r>
      <w:proofErr w:type="spellStart"/>
      <w:r w:rsidRPr="009060C5">
        <w:t>NewState</w:t>
      </w:r>
      <w:proofErr w:type="spellEnd"/>
      <w:r w:rsidRPr="009060C5">
        <w:t>设置为 ENABLE时，函数会置位 SWSTART位，这将启动一次或一系列ADC转换（具体行为取决于ADC的转换模式配置）。</w:t>
      </w:r>
    </w:p>
    <w:p w14:paraId="5CD0DBE1" w14:textId="77777777" w:rsidR="009060C5" w:rsidRPr="009060C5" w:rsidRDefault="009060C5">
      <w:pPr>
        <w:numPr>
          <w:ilvl w:val="0"/>
          <w:numId w:val="433"/>
        </w:numPr>
      </w:pPr>
      <w:r w:rsidRPr="009060C5">
        <w:t xml:space="preserve">当 </w:t>
      </w:r>
      <w:proofErr w:type="spellStart"/>
      <w:r w:rsidRPr="009060C5">
        <w:t>NewState</w:t>
      </w:r>
      <w:proofErr w:type="spellEnd"/>
      <w:r w:rsidRPr="009060C5">
        <w:t>设置为 DISABLE时，函数会清除 SWSTART位，从而停止由软件触发的转换过程 。</w:t>
      </w:r>
    </w:p>
    <w:p w14:paraId="539038DA" w14:textId="77777777" w:rsidR="009060C5" w:rsidRPr="009060C5" w:rsidRDefault="009060C5" w:rsidP="00F83FE6">
      <w:pPr>
        <w:pStyle w:val="3"/>
      </w:pPr>
      <w:r w:rsidRPr="009060C5">
        <w:rPr>
          <w:rFonts w:ascii="Segoe UI Emoji" w:hAnsi="Segoe UI Emoji" w:cs="Segoe UI Emoji"/>
        </w:rPr>
        <w:t>📝</w:t>
      </w:r>
      <w:r w:rsidRPr="009060C5">
        <w:t xml:space="preserve"> 典型使用流程 </w:t>
      </w:r>
    </w:p>
    <w:p w14:paraId="5EE1F589" w14:textId="77777777" w:rsidR="009060C5" w:rsidRPr="009060C5" w:rsidRDefault="009060C5" w:rsidP="009060C5">
      <w:proofErr w:type="spellStart"/>
      <w:r w:rsidRPr="009060C5">
        <w:t>ADC_SoftwareStartConvCmd</w:t>
      </w:r>
      <w:proofErr w:type="spellEnd"/>
      <w:r w:rsidRPr="009060C5">
        <w:t>通常在完成ADC的全部初始化配置（包括GPIO、时钟、模式、通道配置和校准）之后调用 。一个典型的使用场景如下：</w:t>
      </w:r>
    </w:p>
    <w:p w14:paraId="1D9569A7" w14:textId="77777777" w:rsidR="009060C5" w:rsidRPr="009060C5" w:rsidRDefault="009060C5">
      <w:pPr>
        <w:numPr>
          <w:ilvl w:val="0"/>
          <w:numId w:val="434"/>
        </w:numPr>
      </w:pPr>
      <w:r w:rsidRPr="009060C5">
        <w:rPr>
          <w:rFonts w:ascii="Times New Roman" w:hAnsi="Times New Roman" w:cs="Times New Roman"/>
        </w:rPr>
        <w:t>​</w:t>
      </w:r>
      <w:r w:rsidRPr="009060C5">
        <w:rPr>
          <w:b/>
          <w:bCs/>
        </w:rPr>
        <w:t>配置ADC通道</w:t>
      </w:r>
      <w:r w:rsidRPr="009060C5">
        <w:rPr>
          <w:rFonts w:ascii="Times New Roman" w:hAnsi="Times New Roman" w:cs="Times New Roman"/>
        </w:rPr>
        <w:t>​</w:t>
      </w:r>
      <w:r w:rsidRPr="009060C5">
        <w:t xml:space="preserve">：使用 </w:t>
      </w:r>
      <w:proofErr w:type="spellStart"/>
      <w:r w:rsidRPr="009060C5">
        <w:t>ADC_RegularChannelConfig</w:t>
      </w:r>
      <w:proofErr w:type="spellEnd"/>
      <w:r w:rsidRPr="009060C5">
        <w:t>指定要转换的通道及其采样时间 。</w:t>
      </w:r>
    </w:p>
    <w:p w14:paraId="08030031" w14:textId="77777777" w:rsidR="009060C5" w:rsidRPr="009060C5" w:rsidRDefault="009060C5">
      <w:pPr>
        <w:numPr>
          <w:ilvl w:val="0"/>
          <w:numId w:val="434"/>
        </w:numPr>
      </w:pPr>
      <w:r w:rsidRPr="009060C5">
        <w:rPr>
          <w:rFonts w:ascii="Times New Roman" w:hAnsi="Times New Roman" w:cs="Times New Roman"/>
        </w:rPr>
        <w:t>​</w:t>
      </w:r>
      <w:r w:rsidRPr="009060C5">
        <w:rPr>
          <w:b/>
          <w:bCs/>
        </w:rPr>
        <w:t>软件启动转换</w:t>
      </w:r>
      <w:r w:rsidRPr="009060C5">
        <w:rPr>
          <w:rFonts w:ascii="Times New Roman" w:hAnsi="Times New Roman" w:cs="Times New Roman"/>
        </w:rPr>
        <w:t>​</w:t>
      </w:r>
      <w:r w:rsidRPr="009060C5">
        <w:t xml:space="preserve">：调用 </w:t>
      </w:r>
      <w:proofErr w:type="spellStart"/>
      <w:r w:rsidRPr="009060C5">
        <w:t>ADC_SoftwareStartConvCmd</w:t>
      </w:r>
      <w:proofErr w:type="spellEnd"/>
      <w:r w:rsidRPr="009060C5">
        <w:t>(</w:t>
      </w:r>
      <w:proofErr w:type="spellStart"/>
      <w:r w:rsidRPr="009060C5">
        <w:t>ADCx</w:t>
      </w:r>
      <w:proofErr w:type="spellEnd"/>
      <w:r w:rsidRPr="009060C5">
        <w:t>, ENABLE)来启动转换 。</w:t>
      </w:r>
    </w:p>
    <w:p w14:paraId="762B0714" w14:textId="77777777" w:rsidR="009060C5" w:rsidRPr="009060C5" w:rsidRDefault="009060C5">
      <w:pPr>
        <w:numPr>
          <w:ilvl w:val="0"/>
          <w:numId w:val="434"/>
        </w:numPr>
      </w:pPr>
      <w:r w:rsidRPr="009060C5">
        <w:rPr>
          <w:rFonts w:ascii="Times New Roman" w:hAnsi="Times New Roman" w:cs="Times New Roman"/>
        </w:rPr>
        <w:t>​</w:t>
      </w:r>
      <w:r w:rsidRPr="009060C5">
        <w:rPr>
          <w:b/>
          <w:bCs/>
        </w:rPr>
        <w:t>等待转换完成</w:t>
      </w:r>
      <w:r w:rsidRPr="009060C5">
        <w:rPr>
          <w:rFonts w:ascii="Times New Roman" w:hAnsi="Times New Roman" w:cs="Times New Roman"/>
        </w:rPr>
        <w:t>​</w:t>
      </w:r>
      <w:r w:rsidRPr="009060C5">
        <w:t xml:space="preserve">：轮询检查转换结束标志位（EOC），使用 </w:t>
      </w:r>
      <w:proofErr w:type="spellStart"/>
      <w:r w:rsidRPr="009060C5">
        <w:t>ADC_GetFlagStatus</w:t>
      </w:r>
      <w:proofErr w:type="spellEnd"/>
      <w:r w:rsidRPr="009060C5">
        <w:t>(</w:t>
      </w:r>
      <w:proofErr w:type="spellStart"/>
      <w:r w:rsidRPr="009060C5">
        <w:t>ADCx</w:t>
      </w:r>
      <w:proofErr w:type="spellEnd"/>
      <w:r w:rsidRPr="009060C5">
        <w:t>, ADC_FLAG_EOC)。</w:t>
      </w:r>
    </w:p>
    <w:p w14:paraId="6BBB7BB4" w14:textId="77777777" w:rsidR="009060C5" w:rsidRPr="009060C5" w:rsidRDefault="009060C5">
      <w:pPr>
        <w:numPr>
          <w:ilvl w:val="0"/>
          <w:numId w:val="434"/>
        </w:numPr>
      </w:pPr>
      <w:r w:rsidRPr="009060C5">
        <w:rPr>
          <w:rFonts w:ascii="Times New Roman" w:hAnsi="Times New Roman" w:cs="Times New Roman"/>
        </w:rPr>
        <w:t>​</w:t>
      </w:r>
      <w:r w:rsidRPr="009060C5">
        <w:rPr>
          <w:b/>
          <w:bCs/>
        </w:rPr>
        <w:t>读取转换结果</w:t>
      </w:r>
      <w:r w:rsidRPr="009060C5">
        <w:rPr>
          <w:rFonts w:ascii="Times New Roman" w:hAnsi="Times New Roman" w:cs="Times New Roman"/>
        </w:rPr>
        <w:t>​</w:t>
      </w:r>
      <w:r w:rsidRPr="009060C5">
        <w:t xml:space="preserve">：转换完成后，使用 </w:t>
      </w:r>
      <w:proofErr w:type="spellStart"/>
      <w:r w:rsidRPr="009060C5">
        <w:t>ADC_GetConversionValue</w:t>
      </w:r>
      <w:proofErr w:type="spellEnd"/>
      <w:r w:rsidRPr="009060C5">
        <w:t>(</w:t>
      </w:r>
      <w:proofErr w:type="spellStart"/>
      <w:r w:rsidRPr="009060C5">
        <w:t>ADCx</w:t>
      </w:r>
      <w:proofErr w:type="spellEnd"/>
      <w:r w:rsidRPr="009060C5">
        <w:t>)读取数据寄存器中的结果 。</w:t>
      </w:r>
    </w:p>
    <w:p w14:paraId="1285A8E5" w14:textId="77777777" w:rsidR="009060C5" w:rsidRPr="009060C5" w:rsidRDefault="009060C5" w:rsidP="009060C5">
      <w:r w:rsidRPr="009060C5">
        <w:t>以下是一个简单的单次转换示例代码片段：</w:t>
      </w:r>
    </w:p>
    <w:p w14:paraId="2CAD2073" w14:textId="77777777" w:rsidR="009060C5" w:rsidRPr="009060C5" w:rsidRDefault="009060C5" w:rsidP="009060C5">
      <w:r w:rsidRPr="009060C5">
        <w:t>/* 1. 配置规则通道 */</w:t>
      </w:r>
    </w:p>
    <w:p w14:paraId="08C2ABA8" w14:textId="77777777" w:rsidR="009060C5" w:rsidRPr="009060C5" w:rsidRDefault="009060C5" w:rsidP="009060C5">
      <w:proofErr w:type="spellStart"/>
      <w:r w:rsidRPr="009060C5">
        <w:t>ADC_</w:t>
      </w:r>
      <w:proofErr w:type="gramStart"/>
      <w:r w:rsidRPr="009060C5">
        <w:t>RegularChannelConfig</w:t>
      </w:r>
      <w:proofErr w:type="spellEnd"/>
      <w:r w:rsidRPr="009060C5">
        <w:t>(</w:t>
      </w:r>
      <w:proofErr w:type="gramEnd"/>
      <w:r w:rsidRPr="009060C5">
        <w:t>ADC1, ADC_Channel_1, 1, ADC_SampleTime_55Cycles5);</w:t>
      </w:r>
    </w:p>
    <w:p w14:paraId="2F3FF146" w14:textId="77777777" w:rsidR="009060C5" w:rsidRPr="009060C5" w:rsidRDefault="009060C5" w:rsidP="009060C5"/>
    <w:p w14:paraId="4317C878" w14:textId="77777777" w:rsidR="009060C5" w:rsidRPr="009060C5" w:rsidRDefault="009060C5" w:rsidP="009060C5">
      <w:r w:rsidRPr="009060C5">
        <w:t>/* 2. 软件启动转换 */</w:t>
      </w:r>
    </w:p>
    <w:p w14:paraId="02728CB9" w14:textId="77777777" w:rsidR="009060C5" w:rsidRPr="009060C5" w:rsidRDefault="009060C5" w:rsidP="009060C5">
      <w:proofErr w:type="spellStart"/>
      <w:r w:rsidRPr="009060C5">
        <w:t>ADC_</w:t>
      </w:r>
      <w:proofErr w:type="gramStart"/>
      <w:r w:rsidRPr="009060C5">
        <w:t>SoftwareStartConvCmd</w:t>
      </w:r>
      <w:proofErr w:type="spellEnd"/>
      <w:r w:rsidRPr="009060C5">
        <w:t>(</w:t>
      </w:r>
      <w:proofErr w:type="gramEnd"/>
      <w:r w:rsidRPr="009060C5">
        <w:t xml:space="preserve">ADC1, ENABLE); // </w:t>
      </w:r>
    </w:p>
    <w:p w14:paraId="7F8D429C" w14:textId="77777777" w:rsidR="009060C5" w:rsidRPr="009060C5" w:rsidRDefault="009060C5" w:rsidP="009060C5"/>
    <w:p w14:paraId="69415DB9" w14:textId="77777777" w:rsidR="009060C5" w:rsidRPr="009060C5" w:rsidRDefault="009060C5" w:rsidP="009060C5">
      <w:r w:rsidRPr="009060C5">
        <w:t>/* 3. 等待转换完成 */</w:t>
      </w:r>
    </w:p>
    <w:p w14:paraId="0BB56724" w14:textId="77777777" w:rsidR="009060C5" w:rsidRPr="009060C5" w:rsidRDefault="009060C5" w:rsidP="009060C5">
      <w:r w:rsidRPr="009060C5">
        <w:t>while (</w:t>
      </w:r>
      <w:proofErr w:type="spellStart"/>
      <w:r w:rsidRPr="009060C5">
        <w:t>ADC_</w:t>
      </w:r>
      <w:proofErr w:type="gramStart"/>
      <w:r w:rsidRPr="009060C5">
        <w:t>GetFlagStatus</w:t>
      </w:r>
      <w:proofErr w:type="spellEnd"/>
      <w:r w:rsidRPr="009060C5">
        <w:t>(</w:t>
      </w:r>
      <w:proofErr w:type="gramEnd"/>
      <w:r w:rsidRPr="009060C5">
        <w:t>ADC1, ADC_FLAG_EOC) == RESET);</w:t>
      </w:r>
    </w:p>
    <w:p w14:paraId="494276E4" w14:textId="77777777" w:rsidR="009060C5" w:rsidRPr="009060C5" w:rsidRDefault="009060C5" w:rsidP="009060C5"/>
    <w:p w14:paraId="15D7E61E" w14:textId="77777777" w:rsidR="009060C5" w:rsidRPr="009060C5" w:rsidRDefault="009060C5" w:rsidP="009060C5">
      <w:r w:rsidRPr="009060C5">
        <w:lastRenderedPageBreak/>
        <w:t>/* 4. 读取转换结果 */</w:t>
      </w:r>
    </w:p>
    <w:p w14:paraId="16A3C5D9" w14:textId="77777777" w:rsidR="009060C5" w:rsidRPr="009060C5" w:rsidRDefault="009060C5" w:rsidP="009060C5">
      <w:r w:rsidRPr="009060C5">
        <w:t xml:space="preserve">uint16_t </w:t>
      </w:r>
      <w:proofErr w:type="spellStart"/>
      <w:r w:rsidRPr="009060C5">
        <w:t>adcValue</w:t>
      </w:r>
      <w:proofErr w:type="spellEnd"/>
      <w:r w:rsidRPr="009060C5">
        <w:t xml:space="preserve"> = </w:t>
      </w:r>
      <w:proofErr w:type="spellStart"/>
      <w:r w:rsidRPr="009060C5">
        <w:t>ADC_</w:t>
      </w:r>
      <w:proofErr w:type="gramStart"/>
      <w:r w:rsidRPr="009060C5">
        <w:t>GetConversionValue</w:t>
      </w:r>
      <w:proofErr w:type="spellEnd"/>
      <w:r w:rsidRPr="009060C5">
        <w:t>(</w:t>
      </w:r>
      <w:proofErr w:type="gramEnd"/>
      <w:r w:rsidRPr="009060C5">
        <w:t>ADC1);</w:t>
      </w:r>
    </w:p>
    <w:p w14:paraId="23E9CB1C" w14:textId="77777777" w:rsidR="009060C5" w:rsidRPr="009060C5" w:rsidRDefault="009060C5" w:rsidP="00F83FE6">
      <w:pPr>
        <w:pStyle w:val="3"/>
      </w:pPr>
      <w:r w:rsidRPr="009060C5">
        <w:rPr>
          <w:rFonts w:ascii="Segoe UI Emoji" w:hAnsi="Segoe UI Emoji" w:cs="Segoe UI Emoji"/>
        </w:rPr>
        <w:t>⚠️</w:t>
      </w:r>
      <w:r w:rsidRPr="009060C5">
        <w:t xml:space="preserve"> 重要注意事项 </w:t>
      </w:r>
    </w:p>
    <w:p w14:paraId="5B21AA44" w14:textId="77777777" w:rsidR="009060C5" w:rsidRPr="009060C5" w:rsidRDefault="009060C5">
      <w:pPr>
        <w:numPr>
          <w:ilvl w:val="0"/>
          <w:numId w:val="435"/>
        </w:numPr>
      </w:pPr>
      <w:r w:rsidRPr="009060C5">
        <w:rPr>
          <w:rFonts w:ascii="Times New Roman" w:hAnsi="Times New Roman" w:cs="Times New Roman"/>
        </w:rPr>
        <w:t>​</w:t>
      </w:r>
      <w:r w:rsidRPr="009060C5">
        <w:rPr>
          <w:b/>
          <w:bCs/>
        </w:rPr>
        <w:t>模式依赖</w:t>
      </w:r>
      <w:r w:rsidRPr="009060C5">
        <w:rPr>
          <w:rFonts w:ascii="Times New Roman" w:hAnsi="Times New Roman" w:cs="Times New Roman"/>
        </w:rPr>
        <w:t>​</w:t>
      </w:r>
      <w:r w:rsidRPr="009060C5">
        <w:t>：该函数的效果与ADC的转换模式密切相关 。</w:t>
      </w:r>
    </w:p>
    <w:p w14:paraId="358DDC47" w14:textId="77777777" w:rsidR="009060C5" w:rsidRPr="009060C5" w:rsidRDefault="009060C5">
      <w:pPr>
        <w:numPr>
          <w:ilvl w:val="1"/>
          <w:numId w:val="435"/>
        </w:numPr>
      </w:pPr>
      <w:r w:rsidRPr="009060C5">
        <w:t>在</w:t>
      </w:r>
      <w:r w:rsidRPr="009060C5">
        <w:rPr>
          <w:b/>
          <w:bCs/>
        </w:rPr>
        <w:t>单次转换模式</w:t>
      </w:r>
      <w:r w:rsidRPr="009060C5">
        <w:t xml:space="preserve">下，每次转换都需要调用一次 </w:t>
      </w:r>
      <w:proofErr w:type="spellStart"/>
      <w:r w:rsidRPr="009060C5">
        <w:t>ADC_SoftwareStartConvCmd</w:t>
      </w:r>
      <w:proofErr w:type="spellEnd"/>
      <w:r w:rsidRPr="009060C5">
        <w:t>(</w:t>
      </w:r>
      <w:proofErr w:type="spellStart"/>
      <w:r w:rsidRPr="009060C5">
        <w:t>ADCx</w:t>
      </w:r>
      <w:proofErr w:type="spellEnd"/>
      <w:r w:rsidRPr="009060C5">
        <w:t>, ENABLE)。</w:t>
      </w:r>
    </w:p>
    <w:p w14:paraId="1E486703" w14:textId="77777777" w:rsidR="009060C5" w:rsidRPr="009060C5" w:rsidRDefault="009060C5">
      <w:pPr>
        <w:numPr>
          <w:ilvl w:val="1"/>
          <w:numId w:val="435"/>
        </w:numPr>
      </w:pPr>
      <w:r w:rsidRPr="009060C5">
        <w:t>在</w:t>
      </w:r>
      <w:r w:rsidRPr="009060C5">
        <w:rPr>
          <w:b/>
          <w:bCs/>
        </w:rPr>
        <w:t>连续转换模式</w:t>
      </w:r>
      <w:r w:rsidRPr="009060C5">
        <w:t>下，只需调用一次 ENABLE，ADC便会持续进行转换，直到调用 DISABLE。</w:t>
      </w:r>
    </w:p>
    <w:p w14:paraId="5AA4A20C" w14:textId="77777777" w:rsidR="009060C5" w:rsidRPr="009060C5" w:rsidRDefault="009060C5">
      <w:pPr>
        <w:numPr>
          <w:ilvl w:val="0"/>
          <w:numId w:val="435"/>
        </w:numPr>
      </w:pPr>
      <w:r w:rsidRPr="009060C5">
        <w:rPr>
          <w:rFonts w:ascii="Times New Roman" w:hAnsi="Times New Roman" w:cs="Times New Roman"/>
        </w:rPr>
        <w:t>​</w:t>
      </w:r>
      <w:r w:rsidRPr="009060C5">
        <w:rPr>
          <w:b/>
          <w:bCs/>
        </w:rPr>
        <w:t>触发源配置</w:t>
      </w:r>
      <w:r w:rsidRPr="009060C5">
        <w:rPr>
          <w:rFonts w:ascii="Times New Roman" w:hAnsi="Times New Roman" w:cs="Times New Roman"/>
        </w:rPr>
        <w:t>​</w:t>
      </w:r>
      <w:r w:rsidRPr="009060C5">
        <w:t xml:space="preserve">：使用此函数进行软件触发时，需确保在ADC初始化结构体 </w:t>
      </w:r>
      <w:proofErr w:type="spellStart"/>
      <w:r w:rsidRPr="009060C5">
        <w:t>ADC_InitTypeDef</w:t>
      </w:r>
      <w:proofErr w:type="spellEnd"/>
      <w:r w:rsidRPr="009060C5">
        <w:t xml:space="preserve">中，将 </w:t>
      </w:r>
      <w:proofErr w:type="spellStart"/>
      <w:r w:rsidRPr="009060C5">
        <w:t>ADC_ExternalTrigConv</w:t>
      </w:r>
      <w:proofErr w:type="spellEnd"/>
      <w:r w:rsidRPr="009060C5">
        <w:t xml:space="preserve">参数设置为 </w:t>
      </w:r>
      <w:proofErr w:type="spellStart"/>
      <w:r w:rsidRPr="009060C5">
        <w:t>ADC_ExternalTrigConv_None</w:t>
      </w:r>
      <w:proofErr w:type="spellEnd"/>
      <w:r w:rsidRPr="009060C5">
        <w:t>（无外部触发）。</w:t>
      </w:r>
    </w:p>
    <w:p w14:paraId="78E99CE5" w14:textId="77777777" w:rsidR="009060C5" w:rsidRPr="009060C5" w:rsidRDefault="009060C5">
      <w:pPr>
        <w:numPr>
          <w:ilvl w:val="0"/>
          <w:numId w:val="435"/>
        </w:numPr>
      </w:pPr>
      <w:r w:rsidRPr="009060C5">
        <w:rPr>
          <w:rFonts w:ascii="Times New Roman" w:hAnsi="Times New Roman" w:cs="Times New Roman"/>
        </w:rPr>
        <w:t>​</w:t>
      </w:r>
      <w:r w:rsidRPr="009060C5">
        <w:rPr>
          <w:b/>
          <w:bCs/>
        </w:rPr>
        <w:t>DMA协作</w:t>
      </w:r>
      <w:r w:rsidRPr="009060C5">
        <w:rPr>
          <w:rFonts w:ascii="Times New Roman" w:hAnsi="Times New Roman" w:cs="Times New Roman"/>
        </w:rPr>
        <w:t>​</w:t>
      </w:r>
      <w:r w:rsidRPr="009060C5">
        <w:t>：在进行多通道连续采样时，通常需要配合DMA来自动传输数据，以避免数据丢失。此时，一般只需在初始化阶段使能一次软件启动转换即可 。</w:t>
      </w:r>
    </w:p>
    <w:p w14:paraId="3534E4AB" w14:textId="77777777" w:rsidR="009060C5" w:rsidRPr="009060C5" w:rsidRDefault="009060C5" w:rsidP="009060C5">
      <w:r w:rsidRPr="009060C5">
        <w:t xml:space="preserve">希望以上信息能帮助您更好地理解和使用 </w:t>
      </w:r>
      <w:proofErr w:type="spellStart"/>
      <w:r w:rsidRPr="009060C5">
        <w:t>ADC_SoftwareStartConvCmd</w:t>
      </w:r>
      <w:proofErr w:type="spellEnd"/>
      <w:r w:rsidRPr="009060C5">
        <w:t>函数。</w:t>
      </w:r>
    </w:p>
    <w:p w14:paraId="7F4E1325" w14:textId="4935481E" w:rsidR="009060C5" w:rsidRPr="009060C5" w:rsidRDefault="009060C5" w:rsidP="009060C5"/>
    <w:p w14:paraId="6E61AF3E" w14:textId="6D99EE9D" w:rsidR="002C1096" w:rsidRDefault="009060C5" w:rsidP="002C1096">
      <w:pPr>
        <w:pStyle w:val="2"/>
        <w:rPr>
          <w:b/>
          <w:bCs/>
        </w:rPr>
      </w:pPr>
      <w:proofErr w:type="spellStart"/>
      <w:r w:rsidRPr="009060C5">
        <w:t>ADC_GetSoftwareStartConvStatus</w:t>
      </w:r>
      <w:proofErr w:type="spellEnd"/>
      <w:r w:rsidRPr="009060C5">
        <w:t>(</w:t>
      </w:r>
      <w:r>
        <w:rPr>
          <w:rFonts w:hint="eastAsia"/>
        </w:rPr>
        <w:t>)</w:t>
      </w:r>
      <w:r w:rsidR="00F83FE6">
        <w:br/>
      </w:r>
      <w:r w:rsidR="00F83FE6" w:rsidRPr="00F83FE6">
        <w:rPr>
          <w:b/>
          <w:bCs/>
        </w:rPr>
        <w:t>查询指定ADC（模数转换器）软件启动转换的状态</w:t>
      </w:r>
      <w:r w:rsidR="00A745D0">
        <w:rPr>
          <w:rFonts w:hint="eastAsia"/>
          <w:b/>
          <w:bCs/>
        </w:rPr>
        <w:t>(</w:t>
      </w:r>
      <w:r w:rsidR="006520C4">
        <w:rPr>
          <w:rFonts w:hint="eastAsia"/>
          <w:b/>
          <w:bCs/>
        </w:rPr>
        <w:t>这个函数</w:t>
      </w:r>
      <w:r w:rsidR="00A745D0">
        <w:rPr>
          <w:rFonts w:hint="eastAsia"/>
          <w:b/>
          <w:bCs/>
        </w:rPr>
        <w:t>其实</w:t>
      </w:r>
      <w:r w:rsidR="00A745D0" w:rsidRPr="00DB75E8">
        <w:rPr>
          <w:rFonts w:hint="eastAsia"/>
          <w:b/>
          <w:bCs/>
          <w:color w:val="EE0000"/>
        </w:rPr>
        <w:t>没啥用</w:t>
      </w:r>
      <w:r w:rsidR="00A745D0">
        <w:rPr>
          <w:rFonts w:hint="eastAsia"/>
          <w:b/>
          <w:bCs/>
        </w:rPr>
        <w:t>)</w:t>
      </w:r>
    </w:p>
    <w:p w14:paraId="3B9DB32D" w14:textId="3F9AE558" w:rsidR="005477B0" w:rsidRDefault="005477B0" w:rsidP="005477B0">
      <w:r>
        <w:rPr>
          <w:rFonts w:hint="eastAsia"/>
        </w:rPr>
        <w:t>从名字上来看，这个函数好像是判断转换是不是正在进行的</w:t>
      </w:r>
    </w:p>
    <w:p w14:paraId="2BEFAA34" w14:textId="4B062441" w:rsidR="005477B0" w:rsidRDefault="005477B0" w:rsidP="005477B0">
      <w:r>
        <w:t>那我们是不是可以调用这个函数，来判断转换是否已经结束呢</w:t>
      </w:r>
    </w:p>
    <w:p w14:paraId="4E3C0269" w14:textId="2B4C0F98" w:rsidR="005477B0" w:rsidRPr="005477B0" w:rsidRDefault="005477B0" w:rsidP="005477B0">
      <w:r>
        <w:rPr>
          <w:rFonts w:hint="eastAsia"/>
        </w:rPr>
        <w:t>答案是不行的,这个可以分析一下源码</w:t>
      </w:r>
    </w:p>
    <w:p w14:paraId="0E2A34DF" w14:textId="77777777" w:rsidR="005477B0" w:rsidRDefault="00CC2E12" w:rsidP="00CC2E12">
      <w:r>
        <w:rPr>
          <w:noProof/>
        </w:rPr>
        <w:lastRenderedPageBreak/>
        <w:drawing>
          <wp:inline distT="0" distB="0" distL="0" distR="0" wp14:anchorId="785C5BC6" wp14:editId="146D27F5">
            <wp:extent cx="4831499" cy="1912786"/>
            <wp:effectExtent l="0" t="0" r="7620" b="0"/>
            <wp:docPr id="204779237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2377" name="图片 1" descr="图形用户界面, 文本, 应用程序&#10;&#10;AI 生成的内容可能不正确。"/>
                    <pic:cNvPicPr/>
                  </pic:nvPicPr>
                  <pic:blipFill>
                    <a:blip r:embed="rId44"/>
                    <a:stretch>
                      <a:fillRect/>
                    </a:stretch>
                  </pic:blipFill>
                  <pic:spPr>
                    <a:xfrm>
                      <a:off x="0" y="0"/>
                      <a:ext cx="4831499" cy="1912786"/>
                    </a:xfrm>
                    <a:prstGeom prst="rect">
                      <a:avLst/>
                    </a:prstGeom>
                  </pic:spPr>
                </pic:pic>
              </a:graphicData>
            </a:graphic>
          </wp:inline>
        </w:drawing>
      </w:r>
    </w:p>
    <w:p w14:paraId="330B1917" w14:textId="77777777" w:rsidR="005477B0" w:rsidRDefault="005477B0" w:rsidP="005477B0">
      <w:r>
        <w:rPr>
          <w:rFonts w:hint="eastAsia"/>
        </w:rPr>
        <w:t>这个函数就是用来获取</w:t>
      </w:r>
      <w:r w:rsidRPr="005477B0">
        <w:rPr>
          <w:b/>
          <w:bCs/>
          <w:color w:val="EE0000"/>
        </w:rPr>
        <w:t>CR2</w:t>
      </w:r>
      <w:r>
        <w:t>的</w:t>
      </w:r>
      <w:r w:rsidRPr="005477B0">
        <w:rPr>
          <w:color w:val="EE0000"/>
        </w:rPr>
        <w:t>SWSTART</w:t>
      </w:r>
      <w:r>
        <w:t>这一位</w:t>
      </w:r>
    </w:p>
    <w:p w14:paraId="4BCE4805" w14:textId="5AD6CC48" w:rsidR="005477B0" w:rsidRDefault="005477B0" w:rsidP="005477B0">
      <w:r>
        <w:t>然后再对照手册的寄存器描述</w:t>
      </w:r>
    </w:p>
    <w:p w14:paraId="0F7CD3FA" w14:textId="5B2F0723" w:rsidR="005477B0" w:rsidRDefault="005477B0" w:rsidP="005477B0">
      <w:r>
        <w:rPr>
          <w:rFonts w:hint="eastAsia"/>
        </w:rPr>
        <w:t>找一下</w:t>
      </w:r>
    </w:p>
    <w:p w14:paraId="66D61FE4" w14:textId="3B5ECAA3" w:rsidR="00CC2E12" w:rsidRDefault="005477B0" w:rsidP="00CC2E12">
      <w:r>
        <w:rPr>
          <w:rFonts w:hint="eastAsia"/>
        </w:rPr>
        <w:t>可以看到</w:t>
      </w:r>
    </w:p>
    <w:p w14:paraId="4BB2D24A" w14:textId="77777777" w:rsidR="005477B0" w:rsidRDefault="00CC2E12" w:rsidP="00CC2E12">
      <w:r>
        <w:rPr>
          <w:noProof/>
        </w:rPr>
        <w:drawing>
          <wp:inline distT="0" distB="0" distL="0" distR="0" wp14:anchorId="2F33BBB5" wp14:editId="21A25CBE">
            <wp:extent cx="4701947" cy="777307"/>
            <wp:effectExtent l="0" t="0" r="3810" b="3810"/>
            <wp:docPr id="153977255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2558" name="图片 1" descr="表格&#10;&#10;AI 生成的内容可能不正确。"/>
                    <pic:cNvPicPr/>
                  </pic:nvPicPr>
                  <pic:blipFill>
                    <a:blip r:embed="rId45"/>
                    <a:stretch>
                      <a:fillRect/>
                    </a:stretch>
                  </pic:blipFill>
                  <pic:spPr>
                    <a:xfrm>
                      <a:off x="0" y="0"/>
                      <a:ext cx="4701947" cy="777307"/>
                    </a:xfrm>
                    <a:prstGeom prst="rect">
                      <a:avLst/>
                    </a:prstGeom>
                  </pic:spPr>
                </pic:pic>
              </a:graphicData>
            </a:graphic>
          </wp:inline>
        </w:drawing>
      </w:r>
    </w:p>
    <w:p w14:paraId="345640AE" w14:textId="77777777" w:rsidR="005477B0" w:rsidRDefault="005477B0" w:rsidP="005477B0">
      <w:r>
        <w:rPr>
          <w:rFonts w:hint="eastAsia"/>
        </w:rPr>
        <w:t>这一位的作用是，开始转换规则通道</w:t>
      </w:r>
    </w:p>
    <w:p w14:paraId="6BFC25C8" w14:textId="34D3CCF8" w:rsidR="005477B0" w:rsidRDefault="005477B0" w:rsidP="005477B0">
      <w:r>
        <w:t>由软件设置该位以启动转换，转换开始后硬件马上清除此位</w:t>
      </w:r>
    </w:p>
    <w:p w14:paraId="68C309BA" w14:textId="77777777" w:rsidR="005477B0" w:rsidRDefault="005477B0" w:rsidP="005477B0">
      <w:proofErr w:type="spellStart"/>
      <w:r>
        <w:t>Flagstatus</w:t>
      </w:r>
      <w:proofErr w:type="spellEnd"/>
      <w:r>
        <w:t xml:space="preserve"> </w:t>
      </w:r>
      <w:proofErr w:type="spellStart"/>
      <w:r>
        <w:t>ADc</w:t>
      </w:r>
      <w:proofErr w:type="spellEnd"/>
      <w:r>
        <w:t xml:space="preserve"> </w:t>
      </w:r>
      <w:proofErr w:type="spellStart"/>
      <w:r>
        <w:t>GetsoftwarestartConvstatus</w:t>
      </w:r>
      <w:proofErr w:type="spellEnd"/>
      <w:r>
        <w:t xml:space="preserve"> (</w:t>
      </w:r>
      <w:proofErr w:type="spellStart"/>
      <w:r>
        <w:t>ADc</w:t>
      </w:r>
      <w:proofErr w:type="spellEnd"/>
      <w:r>
        <w:t xml:space="preserve"> </w:t>
      </w:r>
      <w:proofErr w:type="spellStart"/>
      <w:r>
        <w:t>TypeDef</w:t>
      </w:r>
      <w:proofErr w:type="spellEnd"/>
      <w:r>
        <w:t xml:space="preserve">* </w:t>
      </w:r>
      <w:proofErr w:type="spellStart"/>
      <w:r>
        <w:t>ADCx</w:t>
      </w:r>
      <w:proofErr w:type="spellEnd"/>
      <w:r>
        <w:t>);</w:t>
      </w:r>
    </w:p>
    <w:p w14:paraId="3DE0ABA3" w14:textId="77777777" w:rsidR="005477B0" w:rsidRDefault="00CC2E12" w:rsidP="00CC2E12">
      <w:r>
        <w:rPr>
          <w:noProof/>
        </w:rPr>
        <w:drawing>
          <wp:inline distT="0" distB="0" distL="0" distR="0" wp14:anchorId="644154A6" wp14:editId="3DA5E264">
            <wp:extent cx="5274310" cy="154940"/>
            <wp:effectExtent l="0" t="0" r="2540" b="0"/>
            <wp:docPr id="905150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50311" name=""/>
                    <pic:cNvPicPr/>
                  </pic:nvPicPr>
                  <pic:blipFill>
                    <a:blip r:embed="rId46"/>
                    <a:stretch>
                      <a:fillRect/>
                    </a:stretch>
                  </pic:blipFill>
                  <pic:spPr>
                    <a:xfrm>
                      <a:off x="0" y="0"/>
                      <a:ext cx="5274310" cy="154940"/>
                    </a:xfrm>
                    <a:prstGeom prst="rect">
                      <a:avLst/>
                    </a:prstGeom>
                  </pic:spPr>
                </pic:pic>
              </a:graphicData>
            </a:graphic>
          </wp:inline>
        </w:drawing>
      </w:r>
    </w:p>
    <w:p w14:paraId="6F2571BD" w14:textId="77777777" w:rsidR="005477B0" w:rsidRDefault="005477B0" w:rsidP="005477B0">
      <w:r>
        <w:rPr>
          <w:rFonts w:hint="eastAsia"/>
        </w:rPr>
        <w:t>所以这里，这个函数就是给</w:t>
      </w:r>
      <w:r w:rsidRPr="005477B0">
        <w:rPr>
          <w:color w:val="EE0000"/>
        </w:rPr>
        <w:t>SWSTART位</w:t>
      </w:r>
      <w:r>
        <w:t>置</w:t>
      </w:r>
      <w:r w:rsidRPr="005477B0">
        <w:rPr>
          <w:b/>
          <w:bCs/>
          <w:color w:val="EE0000"/>
        </w:rPr>
        <w:t>1</w:t>
      </w:r>
      <w:r>
        <w:t>，以开始转换的</w:t>
      </w:r>
    </w:p>
    <w:p w14:paraId="2828E1A0" w14:textId="77777777" w:rsidR="005477B0" w:rsidRDefault="00CC2E12" w:rsidP="00CC2E12">
      <w:r>
        <w:rPr>
          <w:noProof/>
        </w:rPr>
        <w:drawing>
          <wp:inline distT="0" distB="0" distL="0" distR="0" wp14:anchorId="4E37901E" wp14:editId="653BE8F0">
            <wp:extent cx="5235394" cy="304826"/>
            <wp:effectExtent l="0" t="0" r="3810" b="0"/>
            <wp:docPr id="1123076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76742" name=""/>
                    <pic:cNvPicPr/>
                  </pic:nvPicPr>
                  <pic:blipFill>
                    <a:blip r:embed="rId47"/>
                    <a:stretch>
                      <a:fillRect/>
                    </a:stretch>
                  </pic:blipFill>
                  <pic:spPr>
                    <a:xfrm>
                      <a:off x="0" y="0"/>
                      <a:ext cx="5235394" cy="304826"/>
                    </a:xfrm>
                    <a:prstGeom prst="rect">
                      <a:avLst/>
                    </a:prstGeom>
                  </pic:spPr>
                </pic:pic>
              </a:graphicData>
            </a:graphic>
          </wp:inline>
        </w:drawing>
      </w:r>
    </w:p>
    <w:p w14:paraId="43648B6B" w14:textId="77777777" w:rsidR="005477B0" w:rsidRDefault="005477B0" w:rsidP="005477B0">
      <w:r>
        <w:rPr>
          <w:rFonts w:hint="eastAsia"/>
        </w:rPr>
        <w:t>这个函数是</w:t>
      </w:r>
      <w:r w:rsidRPr="005477B0">
        <w:rPr>
          <w:rFonts w:hint="eastAsia"/>
          <w:color w:val="EE0000"/>
        </w:rPr>
        <w:t>返回</w:t>
      </w:r>
      <w:r w:rsidRPr="005477B0">
        <w:rPr>
          <w:color w:val="EE0000"/>
        </w:rPr>
        <w:t>SWSTART的状态</w:t>
      </w:r>
    </w:p>
    <w:p w14:paraId="5670FE4E" w14:textId="77777777" w:rsidR="005477B0" w:rsidRDefault="00CC2E12" w:rsidP="00CC2E12">
      <w:r>
        <w:rPr>
          <w:noProof/>
        </w:rPr>
        <w:drawing>
          <wp:inline distT="0" distB="0" distL="0" distR="0" wp14:anchorId="4D430F87" wp14:editId="7D04C09F">
            <wp:extent cx="4686706" cy="762066"/>
            <wp:effectExtent l="0" t="0" r="0" b="0"/>
            <wp:docPr id="101735009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0096" name="图片 1" descr="表格&#10;&#10;AI 生成的内容可能不正确。"/>
                    <pic:cNvPicPr/>
                  </pic:nvPicPr>
                  <pic:blipFill>
                    <a:blip r:embed="rId48"/>
                    <a:stretch>
                      <a:fillRect/>
                    </a:stretch>
                  </pic:blipFill>
                  <pic:spPr>
                    <a:xfrm>
                      <a:off x="0" y="0"/>
                      <a:ext cx="4686706" cy="762066"/>
                    </a:xfrm>
                    <a:prstGeom prst="rect">
                      <a:avLst/>
                    </a:prstGeom>
                  </pic:spPr>
                </pic:pic>
              </a:graphicData>
            </a:graphic>
          </wp:inline>
        </w:drawing>
      </w:r>
    </w:p>
    <w:p w14:paraId="6A093C91" w14:textId="77777777" w:rsidR="005477B0" w:rsidRDefault="005477B0" w:rsidP="005477B0">
      <w:r>
        <w:rPr>
          <w:rFonts w:hint="eastAsia"/>
        </w:rPr>
        <w:t>由于</w:t>
      </w:r>
      <w:r>
        <w:t>SWSTART位</w:t>
      </w:r>
      <w:r w:rsidRPr="005477B0">
        <w:rPr>
          <w:color w:val="EE0000"/>
        </w:rPr>
        <w:t>在转换开始后</w:t>
      </w:r>
      <w:r>
        <w:t>立刻就</w:t>
      </w:r>
      <w:r w:rsidRPr="005477B0">
        <w:rPr>
          <w:b/>
          <w:bCs/>
          <w:color w:val="EE0000"/>
        </w:rPr>
        <w:t>清零</w:t>
      </w:r>
      <w:r>
        <w:t>了</w:t>
      </w:r>
    </w:p>
    <w:p w14:paraId="3E2DB462" w14:textId="6305A148" w:rsidR="005477B0" w:rsidRDefault="005477B0" w:rsidP="005477B0">
      <w:r>
        <w:t>所以这个函数的</w:t>
      </w:r>
      <w:r w:rsidRPr="005477B0">
        <w:rPr>
          <w:color w:val="EE0000"/>
        </w:rPr>
        <w:t>返回值</w:t>
      </w:r>
      <w:r>
        <w:t>跟</w:t>
      </w:r>
      <w:r w:rsidRPr="005477B0">
        <w:rPr>
          <w:color w:val="EE0000"/>
        </w:rPr>
        <w:t>转换是否结束</w:t>
      </w:r>
      <w:r>
        <w:t>，</w:t>
      </w:r>
      <w:r w:rsidRPr="005477B0">
        <w:rPr>
          <w:b/>
          <w:bCs/>
          <w:color w:val="EE0000"/>
        </w:rPr>
        <w:t>毫无关系</w:t>
      </w:r>
    </w:p>
    <w:p w14:paraId="716AD6C3" w14:textId="77777777" w:rsidR="005477B0" w:rsidRDefault="005477B0" w:rsidP="005477B0">
      <w:r>
        <w:rPr>
          <w:rFonts w:hint="eastAsia"/>
        </w:rPr>
        <w:t>那如何才能知道转换是否结束呢</w:t>
      </w:r>
      <w:r w:rsidR="00CC2E12">
        <w:rPr>
          <w:noProof/>
        </w:rPr>
        <w:lastRenderedPageBreak/>
        <w:drawing>
          <wp:inline distT="0" distB="0" distL="0" distR="0" wp14:anchorId="6EBC12B7" wp14:editId="296B4407">
            <wp:extent cx="5060118" cy="220999"/>
            <wp:effectExtent l="0" t="0" r="7620" b="7620"/>
            <wp:docPr id="2102731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31675" name=""/>
                    <pic:cNvPicPr/>
                  </pic:nvPicPr>
                  <pic:blipFill>
                    <a:blip r:embed="rId49"/>
                    <a:stretch>
                      <a:fillRect/>
                    </a:stretch>
                  </pic:blipFill>
                  <pic:spPr>
                    <a:xfrm>
                      <a:off x="0" y="0"/>
                      <a:ext cx="5060118" cy="220999"/>
                    </a:xfrm>
                    <a:prstGeom prst="rect">
                      <a:avLst/>
                    </a:prstGeom>
                  </pic:spPr>
                </pic:pic>
              </a:graphicData>
            </a:graphic>
          </wp:inline>
        </w:drawing>
      </w:r>
    </w:p>
    <w:p w14:paraId="340DF161" w14:textId="77777777" w:rsidR="005477B0" w:rsidRDefault="005477B0" w:rsidP="005477B0">
      <w:r>
        <w:rPr>
          <w:rFonts w:hint="eastAsia"/>
        </w:rPr>
        <w:t>我们需要用到下面这个函数，</w:t>
      </w:r>
      <w:proofErr w:type="spellStart"/>
      <w:r>
        <w:t>GetFlagStatus</w:t>
      </w:r>
      <w:proofErr w:type="spellEnd"/>
      <w:r>
        <w:t>，获取标志位状态</w:t>
      </w:r>
      <w:r w:rsidR="00A745D0">
        <w:rPr>
          <w:noProof/>
        </w:rPr>
        <w:drawing>
          <wp:inline distT="0" distB="0" distL="0" distR="0" wp14:anchorId="323F5508" wp14:editId="1EFDBD4C">
            <wp:extent cx="5182049" cy="175275"/>
            <wp:effectExtent l="0" t="0" r="0" b="0"/>
            <wp:docPr id="818415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15580" name=""/>
                    <pic:cNvPicPr/>
                  </pic:nvPicPr>
                  <pic:blipFill>
                    <a:blip r:embed="rId50"/>
                    <a:stretch>
                      <a:fillRect/>
                    </a:stretch>
                  </pic:blipFill>
                  <pic:spPr>
                    <a:xfrm>
                      <a:off x="0" y="0"/>
                      <a:ext cx="5182049" cy="175275"/>
                    </a:xfrm>
                    <a:prstGeom prst="rect">
                      <a:avLst/>
                    </a:prstGeom>
                  </pic:spPr>
                </pic:pic>
              </a:graphicData>
            </a:graphic>
          </wp:inline>
        </w:drawing>
      </w:r>
    </w:p>
    <w:p w14:paraId="1C38CE87" w14:textId="77777777" w:rsidR="005477B0" w:rsidRDefault="005477B0" w:rsidP="005477B0">
      <w:r w:rsidRPr="005477B0">
        <w:rPr>
          <w:rFonts w:hint="eastAsia"/>
        </w:rPr>
        <w:t>然后参数给</w:t>
      </w:r>
      <w:r w:rsidRPr="005477B0">
        <w:t>EOC的标志位，判断EOC标志位是不是置1了</w:t>
      </w:r>
    </w:p>
    <w:p w14:paraId="057FC665" w14:textId="77777777" w:rsidR="00ED353F" w:rsidRDefault="005477B0" w:rsidP="005477B0">
      <w:r w:rsidRPr="005477B0">
        <w:rPr>
          <w:rFonts w:hint="eastAsia"/>
        </w:rPr>
        <w:t>如果转换结束，</w:t>
      </w:r>
      <w:r w:rsidRPr="005477B0">
        <w:t>EOC标志位置1</w:t>
      </w:r>
      <w:r w:rsidR="00A745D0">
        <w:rPr>
          <w:noProof/>
        </w:rPr>
        <w:drawing>
          <wp:inline distT="0" distB="0" distL="0" distR="0" wp14:anchorId="4ECF02A4" wp14:editId="55EC5EC2">
            <wp:extent cx="5052498" cy="205758"/>
            <wp:effectExtent l="0" t="0" r="0" b="3810"/>
            <wp:docPr id="1085349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49592" name=""/>
                    <pic:cNvPicPr/>
                  </pic:nvPicPr>
                  <pic:blipFill>
                    <a:blip r:embed="rId51"/>
                    <a:stretch>
                      <a:fillRect/>
                    </a:stretch>
                  </pic:blipFill>
                  <pic:spPr>
                    <a:xfrm>
                      <a:off x="0" y="0"/>
                      <a:ext cx="5052498" cy="205758"/>
                    </a:xfrm>
                    <a:prstGeom prst="rect">
                      <a:avLst/>
                    </a:prstGeom>
                  </pic:spPr>
                </pic:pic>
              </a:graphicData>
            </a:graphic>
          </wp:inline>
        </w:drawing>
      </w:r>
    </w:p>
    <w:p w14:paraId="1D183350" w14:textId="77777777" w:rsidR="00ED353F" w:rsidRDefault="00ED353F" w:rsidP="005477B0">
      <w:r w:rsidRPr="00ED353F">
        <w:rPr>
          <w:rFonts w:hint="eastAsia"/>
        </w:rPr>
        <w:t>然后调用这个函数，判断标志位</w:t>
      </w:r>
    </w:p>
    <w:p w14:paraId="743EC650" w14:textId="77777777" w:rsidR="00ED353F" w:rsidRDefault="00ED353F" w:rsidP="005477B0">
      <w:r w:rsidRPr="00ED353F">
        <w:rPr>
          <w:rFonts w:hint="eastAsia"/>
        </w:rPr>
        <w:t>这样才是正确的判断转换是否结束的方法</w:t>
      </w:r>
    </w:p>
    <w:p w14:paraId="26253E8E" w14:textId="03BBFCDC" w:rsidR="00CC2E12" w:rsidRPr="00CC2E12" w:rsidRDefault="00ED353F" w:rsidP="005477B0">
      <w:r w:rsidRPr="00ED353F">
        <w:rPr>
          <w:rFonts w:hint="eastAsia"/>
        </w:rPr>
        <w:t>所以简单来说</w:t>
      </w:r>
      <w:r>
        <w:rPr>
          <w:rFonts w:hint="eastAsia"/>
        </w:rPr>
        <w:t>,</w:t>
      </w:r>
      <w:r w:rsidRPr="00ED353F">
        <w:rPr>
          <w:rFonts w:hint="eastAsia"/>
        </w:rPr>
        <w:t>这个函数其实没啥用，我们一般不用，不要被他误导了</w:t>
      </w:r>
    </w:p>
    <w:p w14:paraId="6FC7B6F1" w14:textId="77777777" w:rsidR="00F83FE6" w:rsidRPr="00F83FE6" w:rsidRDefault="00F83FE6" w:rsidP="00F83FE6">
      <w:proofErr w:type="spellStart"/>
      <w:r w:rsidRPr="00F83FE6">
        <w:t>ADC_GetSoftwareStartConvStatus</w:t>
      </w:r>
      <w:proofErr w:type="spellEnd"/>
      <w:r w:rsidRPr="00F83FE6">
        <w:t>函数用于</w:t>
      </w:r>
      <w:r w:rsidRPr="00F83FE6">
        <w:rPr>
          <w:b/>
          <w:bCs/>
        </w:rPr>
        <w:t>查询指定ADC（模数转换器）软件启动转换的状态</w:t>
      </w:r>
      <w:r w:rsidRPr="00F83FE6">
        <w:t>，即检查软件触发转换的命令是否已经发出且被硬件接受。</w:t>
      </w:r>
    </w:p>
    <w:p w14:paraId="5BC22B6B" w14:textId="77777777" w:rsidR="00F83FE6" w:rsidRPr="00F83FE6" w:rsidRDefault="00F83FE6" w:rsidP="00F83FE6">
      <w:pPr>
        <w:rPr>
          <w:b/>
          <w:bCs/>
        </w:rPr>
      </w:pPr>
      <w:r w:rsidRPr="00F83FE6">
        <w:rPr>
          <w:rFonts w:ascii="Segoe UI Emoji" w:hAnsi="Segoe UI Emoji" w:cs="Segoe UI Emoji"/>
          <w:b/>
          <w:bCs/>
        </w:rPr>
        <w:t>🔧</w:t>
      </w:r>
      <w:r w:rsidRPr="00F83FE6">
        <w:rPr>
          <w:b/>
          <w:bCs/>
        </w:rPr>
        <w:t xml:space="preserve"> 函数详解 </w:t>
      </w:r>
    </w:p>
    <w:p w14:paraId="4308890E" w14:textId="77777777" w:rsidR="00F83FE6" w:rsidRPr="00F83FE6" w:rsidRDefault="00F83FE6" w:rsidP="00CC2E12">
      <w:pPr>
        <w:pStyle w:val="3"/>
      </w:pPr>
      <w:r w:rsidRPr="00F83FE6">
        <w:rPr>
          <w:rFonts w:ascii="Times New Roman" w:hAnsi="Times New Roman" w:cs="Times New Roman"/>
        </w:rPr>
        <w:t>​</w:t>
      </w:r>
      <w:r w:rsidRPr="00F83FE6">
        <w:t>函数原型</w:t>
      </w:r>
      <w:r w:rsidRPr="00F83FE6">
        <w:rPr>
          <w:rFonts w:ascii="Times New Roman" w:hAnsi="Times New Roman" w:cs="Times New Roman"/>
        </w:rPr>
        <w:t>​</w:t>
      </w:r>
      <w:r w:rsidRPr="00F83FE6">
        <w:t>：</w:t>
      </w:r>
    </w:p>
    <w:p w14:paraId="397EA81E" w14:textId="77777777" w:rsidR="00F83FE6" w:rsidRPr="00F83FE6" w:rsidRDefault="00F83FE6" w:rsidP="00F83FE6">
      <w:proofErr w:type="spellStart"/>
      <w:r w:rsidRPr="00F83FE6">
        <w:t>FlagStatus</w:t>
      </w:r>
      <w:proofErr w:type="spellEnd"/>
      <w:r w:rsidRPr="00F83FE6">
        <w:t xml:space="preserve"> </w:t>
      </w:r>
      <w:proofErr w:type="spellStart"/>
      <w:r w:rsidRPr="00F83FE6">
        <w:t>ADC_</w:t>
      </w:r>
      <w:proofErr w:type="gramStart"/>
      <w:r w:rsidRPr="00F83FE6">
        <w:t>GetSoftwareStartConvStatus</w:t>
      </w:r>
      <w:proofErr w:type="spellEnd"/>
      <w:r w:rsidRPr="00F83FE6">
        <w:t>(</w:t>
      </w:r>
      <w:proofErr w:type="spellStart"/>
      <w:proofErr w:type="gramEnd"/>
      <w:r w:rsidRPr="00F83FE6">
        <w:t>ADC_TypeDef</w:t>
      </w:r>
      <w:proofErr w:type="spellEnd"/>
      <w:r w:rsidRPr="00F83FE6">
        <w:t xml:space="preserve">* </w:t>
      </w:r>
      <w:proofErr w:type="spellStart"/>
      <w:r w:rsidRPr="00F83FE6">
        <w:t>ADCx</w:t>
      </w:r>
      <w:proofErr w:type="spellEnd"/>
      <w:r w:rsidRPr="00F83FE6">
        <w:t>);</w:t>
      </w:r>
    </w:p>
    <w:p w14:paraId="4B044C0F" w14:textId="77777777" w:rsidR="00F83FE6" w:rsidRPr="00F83FE6" w:rsidRDefault="00F83FE6">
      <w:pPr>
        <w:numPr>
          <w:ilvl w:val="0"/>
          <w:numId w:val="436"/>
        </w:numPr>
      </w:pPr>
      <w:r w:rsidRPr="00F83FE6">
        <w:rPr>
          <w:rFonts w:ascii="Times New Roman" w:hAnsi="Times New Roman" w:cs="Times New Roman"/>
        </w:rPr>
        <w:t>​</w:t>
      </w:r>
      <w:r w:rsidRPr="00F83FE6">
        <w:rPr>
          <w:b/>
          <w:bCs/>
        </w:rPr>
        <w:t xml:space="preserve">参数 </w:t>
      </w:r>
      <w:proofErr w:type="spellStart"/>
      <w:r w:rsidRPr="00F83FE6">
        <w:rPr>
          <w:b/>
          <w:bCs/>
        </w:rPr>
        <w:t>ADCx</w:t>
      </w:r>
      <w:proofErr w:type="spellEnd"/>
      <w:r w:rsidRPr="00F83FE6">
        <w:rPr>
          <w:rFonts w:ascii="Times New Roman" w:hAnsi="Times New Roman" w:cs="Times New Roman"/>
        </w:rPr>
        <w:t>​</w:t>
      </w:r>
      <w:r w:rsidRPr="00F83FE6">
        <w:t>：指定要查询的ADC外设实例，例如 ADC1、ADC2。</w:t>
      </w:r>
    </w:p>
    <w:p w14:paraId="7EE6A806" w14:textId="77777777" w:rsidR="00F83FE6" w:rsidRPr="00F83FE6" w:rsidRDefault="00F83FE6">
      <w:pPr>
        <w:numPr>
          <w:ilvl w:val="0"/>
          <w:numId w:val="436"/>
        </w:numPr>
      </w:pPr>
      <w:r w:rsidRPr="00F83FE6">
        <w:rPr>
          <w:rFonts w:ascii="Times New Roman" w:hAnsi="Times New Roman" w:cs="Times New Roman"/>
        </w:rPr>
        <w:t>​</w:t>
      </w:r>
      <w:r w:rsidRPr="00F83FE6">
        <w:rPr>
          <w:b/>
          <w:bCs/>
        </w:rPr>
        <w:t>返回值</w:t>
      </w:r>
      <w:r w:rsidRPr="00F83FE6">
        <w:rPr>
          <w:rFonts w:ascii="Times New Roman" w:hAnsi="Times New Roman" w:cs="Times New Roman"/>
        </w:rPr>
        <w:t>​</w:t>
      </w:r>
      <w:r w:rsidRPr="00F83FE6">
        <w:t xml:space="preserve">：返回一个 </w:t>
      </w:r>
      <w:proofErr w:type="spellStart"/>
      <w:r w:rsidRPr="00F83FE6">
        <w:t>FlagStatus</w:t>
      </w:r>
      <w:proofErr w:type="spellEnd"/>
      <w:r w:rsidRPr="00F83FE6">
        <w:t>类型的状态值，该值是枚举类型，只能是 SET或 RESET。</w:t>
      </w:r>
    </w:p>
    <w:p w14:paraId="71C8E071" w14:textId="77777777" w:rsidR="00F83FE6" w:rsidRPr="00F83FE6" w:rsidRDefault="00F83FE6">
      <w:pPr>
        <w:numPr>
          <w:ilvl w:val="1"/>
          <w:numId w:val="436"/>
        </w:numPr>
      </w:pPr>
      <w:r w:rsidRPr="00F83FE6">
        <w:t>SET：表示软件启动转换</w:t>
      </w:r>
      <w:r w:rsidRPr="00F83FE6">
        <w:rPr>
          <w:b/>
          <w:bCs/>
        </w:rPr>
        <w:t>已被触发且正在进行中</w:t>
      </w:r>
      <w:r w:rsidRPr="00F83FE6">
        <w:rPr>
          <w:rFonts w:ascii="Times New Roman" w:hAnsi="Times New Roman" w:cs="Times New Roman"/>
        </w:rPr>
        <w:t>​</w:t>
      </w:r>
      <w:r w:rsidRPr="00F83FE6">
        <w:t>（SWSTART位为1）。</w:t>
      </w:r>
    </w:p>
    <w:p w14:paraId="42574F67" w14:textId="77777777" w:rsidR="00F83FE6" w:rsidRPr="00F83FE6" w:rsidRDefault="00F83FE6">
      <w:pPr>
        <w:numPr>
          <w:ilvl w:val="1"/>
          <w:numId w:val="436"/>
        </w:numPr>
      </w:pPr>
      <w:r w:rsidRPr="00F83FE6">
        <w:t>RESET：表示软件启动转换</w:t>
      </w:r>
      <w:r w:rsidRPr="00F83FE6">
        <w:rPr>
          <w:b/>
          <w:bCs/>
        </w:rPr>
        <w:t>未被激活或已由硬件自动清除</w:t>
      </w:r>
      <w:r w:rsidRPr="00F83FE6">
        <w:rPr>
          <w:rFonts w:ascii="Times New Roman" w:hAnsi="Times New Roman" w:cs="Times New Roman"/>
        </w:rPr>
        <w:t>​</w:t>
      </w:r>
      <w:r w:rsidRPr="00F83FE6">
        <w:t>（SWSTART位为0）。</w:t>
      </w:r>
    </w:p>
    <w:p w14:paraId="2A8E021A" w14:textId="77777777" w:rsidR="00F83FE6" w:rsidRPr="00F83FE6" w:rsidRDefault="00F83FE6" w:rsidP="00CC2E12">
      <w:pPr>
        <w:pStyle w:val="3"/>
      </w:pPr>
      <w:r w:rsidRPr="00F83FE6">
        <w:rPr>
          <w:rFonts w:ascii="Segoe UI Emoji" w:hAnsi="Segoe UI Emoji" w:cs="Segoe UI Emoji"/>
        </w:rPr>
        <w:t>⚙️</w:t>
      </w:r>
      <w:r w:rsidRPr="00F83FE6">
        <w:t xml:space="preserve"> 工作原理与作用 </w:t>
      </w:r>
    </w:p>
    <w:p w14:paraId="24F37790" w14:textId="77777777" w:rsidR="00F83FE6" w:rsidRPr="00F83FE6" w:rsidRDefault="00F83FE6" w:rsidP="00F83FE6">
      <w:r w:rsidRPr="00F83FE6">
        <w:t>该函数通过读取ADC控制寄存器2（CR2）中的 SWSTART标志位来工作：</w:t>
      </w:r>
    </w:p>
    <w:p w14:paraId="2B3E9A2B" w14:textId="77777777" w:rsidR="00F83FE6" w:rsidRPr="00F83FE6" w:rsidRDefault="00F83FE6">
      <w:pPr>
        <w:numPr>
          <w:ilvl w:val="0"/>
          <w:numId w:val="437"/>
        </w:numPr>
      </w:pPr>
      <w:r w:rsidRPr="00F83FE6">
        <w:t xml:space="preserve">当你调用 </w:t>
      </w:r>
      <w:proofErr w:type="spellStart"/>
      <w:r w:rsidRPr="00F83FE6">
        <w:t>ADC_SoftwareStartConvCmd</w:t>
      </w:r>
      <w:proofErr w:type="spellEnd"/>
      <w:r w:rsidRPr="00F83FE6">
        <w:t>(</w:t>
      </w:r>
      <w:proofErr w:type="spellStart"/>
      <w:r w:rsidRPr="00F83FE6">
        <w:t>ADCx</w:t>
      </w:r>
      <w:proofErr w:type="spellEnd"/>
      <w:r w:rsidRPr="00F83FE6">
        <w:t>, ENABLE)后，硬件会将该位置1，表示转换已启动。</w:t>
      </w:r>
    </w:p>
    <w:p w14:paraId="1BAD28B5" w14:textId="77777777" w:rsidR="00F83FE6" w:rsidRPr="00F83FE6" w:rsidRDefault="00F83FE6">
      <w:pPr>
        <w:numPr>
          <w:ilvl w:val="0"/>
          <w:numId w:val="437"/>
        </w:numPr>
      </w:pPr>
      <w:r w:rsidRPr="00F83FE6">
        <w:t>一旦转换真正开始，硬件会</w:t>
      </w:r>
      <w:r w:rsidRPr="00F83FE6">
        <w:rPr>
          <w:b/>
          <w:bCs/>
        </w:rPr>
        <w:t>立刻自动</w:t>
      </w:r>
      <w:r w:rsidRPr="00F83FE6">
        <w:t>将 SWSTART位清0。</w:t>
      </w:r>
    </w:p>
    <w:p w14:paraId="5CFF6D5C" w14:textId="77777777" w:rsidR="00F83FE6" w:rsidRPr="00F83FE6" w:rsidRDefault="00F83FE6">
      <w:pPr>
        <w:numPr>
          <w:ilvl w:val="0"/>
          <w:numId w:val="437"/>
        </w:numPr>
      </w:pPr>
      <w:r w:rsidRPr="00F83FE6">
        <w:t>因此，这个函数</w:t>
      </w:r>
      <w:r w:rsidRPr="00F83FE6">
        <w:rPr>
          <w:b/>
          <w:bCs/>
        </w:rPr>
        <w:t>只能告诉你软件触发信号是否已被发出并被ADC接收</w:t>
      </w:r>
      <w:r w:rsidRPr="00F83FE6">
        <w:t>，而</w:t>
      </w:r>
      <w:r w:rsidRPr="00F83FE6">
        <w:rPr>
          <w:b/>
          <w:bCs/>
        </w:rPr>
        <w:t>不能用于判断一次转换是否完成</w:t>
      </w:r>
      <w:r w:rsidRPr="00F83FE6">
        <w:t>。</w:t>
      </w:r>
    </w:p>
    <w:p w14:paraId="4E1358CF" w14:textId="77777777" w:rsidR="00F83FE6" w:rsidRPr="00F83FE6" w:rsidRDefault="00F83FE6" w:rsidP="00CC2E12">
      <w:pPr>
        <w:pStyle w:val="3"/>
      </w:pPr>
      <w:r w:rsidRPr="00F83FE6">
        <w:rPr>
          <w:rFonts w:ascii="Segoe UI Emoji" w:hAnsi="Segoe UI Emoji" w:cs="Segoe UI Emoji"/>
        </w:rPr>
        <w:lastRenderedPageBreak/>
        <w:t>⚠️</w:t>
      </w:r>
      <w:r w:rsidRPr="00F83FE6">
        <w:t xml:space="preserve"> 重要注意事项与常见误区 </w:t>
      </w:r>
    </w:p>
    <w:p w14:paraId="5742D6BD" w14:textId="77777777" w:rsidR="00F83FE6" w:rsidRPr="00F83FE6" w:rsidRDefault="00F83FE6">
      <w:pPr>
        <w:numPr>
          <w:ilvl w:val="0"/>
          <w:numId w:val="438"/>
        </w:numPr>
      </w:pPr>
      <w:r w:rsidRPr="00F83FE6">
        <w:rPr>
          <w:rFonts w:ascii="Times New Roman" w:hAnsi="Times New Roman" w:cs="Times New Roman"/>
        </w:rPr>
        <w:t>​</w:t>
      </w:r>
      <w:r w:rsidRPr="00F83FE6">
        <w:rPr>
          <w:b/>
          <w:bCs/>
        </w:rPr>
        <w:t>不能判断转换结束</w:t>
      </w:r>
      <w:r w:rsidRPr="00F83FE6">
        <w:rPr>
          <w:rFonts w:ascii="Times New Roman" w:hAnsi="Times New Roman" w:cs="Times New Roman"/>
        </w:rPr>
        <w:t>​</w:t>
      </w:r>
      <w:r w:rsidRPr="00F83FE6">
        <w:t>：这是一个常见的误区。由于 SWSTART位在转换开始后</w:t>
      </w:r>
      <w:r w:rsidRPr="003B49E9">
        <w:rPr>
          <w:color w:val="EE0000"/>
        </w:rPr>
        <w:t>立即清零</w:t>
      </w:r>
      <w:r w:rsidRPr="00F83FE6">
        <w:t>，所以此函数的返回值与转换是否结束</w:t>
      </w:r>
      <w:r w:rsidRPr="003B49E9">
        <w:rPr>
          <w:b/>
          <w:bCs/>
          <w:color w:val="EE0000"/>
        </w:rPr>
        <w:t>毫无关系</w:t>
      </w:r>
      <w:r w:rsidRPr="00F83FE6">
        <w:t xml:space="preserve">。判断转换是否完成，应使用 </w:t>
      </w:r>
      <w:proofErr w:type="spellStart"/>
      <w:r w:rsidRPr="003B49E9">
        <w:rPr>
          <w:color w:val="EE0000"/>
        </w:rPr>
        <w:t>ADC_GetFlagStatus</w:t>
      </w:r>
      <w:proofErr w:type="spellEnd"/>
      <w:r w:rsidRPr="003B49E9">
        <w:rPr>
          <w:color w:val="EE0000"/>
        </w:rPr>
        <w:t>(</w:t>
      </w:r>
      <w:proofErr w:type="spellStart"/>
      <w:r w:rsidRPr="003B49E9">
        <w:rPr>
          <w:color w:val="EE0000"/>
        </w:rPr>
        <w:t>ADCx</w:t>
      </w:r>
      <w:proofErr w:type="spellEnd"/>
      <w:r w:rsidRPr="003B49E9">
        <w:rPr>
          <w:color w:val="EE0000"/>
        </w:rPr>
        <w:t>, ADC_FLAG_EOC)</w:t>
      </w:r>
      <w:r w:rsidRPr="00F83FE6">
        <w:t>来检查规则通道转换结束标志位（EOC）。</w:t>
      </w:r>
    </w:p>
    <w:p w14:paraId="3A34ECD3" w14:textId="77777777" w:rsidR="00F83FE6" w:rsidRPr="00F83FE6" w:rsidRDefault="00F83FE6">
      <w:pPr>
        <w:numPr>
          <w:ilvl w:val="0"/>
          <w:numId w:val="438"/>
        </w:numPr>
      </w:pPr>
      <w:r w:rsidRPr="00F83FE6">
        <w:rPr>
          <w:rFonts w:ascii="Times New Roman" w:hAnsi="Times New Roman" w:cs="Times New Roman"/>
        </w:rPr>
        <w:t>​</w:t>
      </w:r>
      <w:r w:rsidRPr="00F83FE6">
        <w:rPr>
          <w:b/>
          <w:bCs/>
        </w:rPr>
        <w:t>典型用途</w:t>
      </w:r>
      <w:r w:rsidRPr="00F83FE6">
        <w:rPr>
          <w:rFonts w:ascii="Times New Roman" w:hAnsi="Times New Roman" w:cs="Times New Roman"/>
        </w:rPr>
        <w:t>​</w:t>
      </w:r>
      <w:r w:rsidRPr="00F83FE6">
        <w:t>：该函数的主要用途是在复杂逻辑中确认你的软件启动命令是否已成功送达ADC硬件。在大多数简单的单次转换应用中，可能不需要频繁调用此函数。</w:t>
      </w:r>
    </w:p>
    <w:p w14:paraId="1B6E1E2A" w14:textId="77777777" w:rsidR="00F83FE6" w:rsidRPr="00F83FE6" w:rsidRDefault="00F83FE6" w:rsidP="00CC2E12">
      <w:pPr>
        <w:pStyle w:val="3"/>
      </w:pPr>
      <w:r w:rsidRPr="00F83FE6">
        <w:rPr>
          <w:rFonts w:ascii="Segoe UI Emoji" w:hAnsi="Segoe UI Emoji" w:cs="Segoe UI Emoji"/>
        </w:rPr>
        <w:t>📝</w:t>
      </w:r>
      <w:r w:rsidRPr="00F83FE6">
        <w:t xml:space="preserve"> 在代码中的使用示例 </w:t>
      </w:r>
    </w:p>
    <w:p w14:paraId="6A87FDFB" w14:textId="77777777" w:rsidR="00F83FE6" w:rsidRPr="00F83FE6" w:rsidRDefault="00F83FE6" w:rsidP="00F83FE6">
      <w:r w:rsidRPr="00F83FE6">
        <w:t xml:space="preserve">下面的代码片段清晰地展示了 </w:t>
      </w:r>
      <w:proofErr w:type="spellStart"/>
      <w:r w:rsidRPr="00F83FE6">
        <w:t>ADC_GetSoftwareStartConvStatus</w:t>
      </w:r>
      <w:proofErr w:type="spellEnd"/>
      <w:r w:rsidRPr="00F83FE6">
        <w:t>的正确使用场景，以及与判断转换完成的函数的区别：</w:t>
      </w:r>
    </w:p>
    <w:p w14:paraId="7E278662" w14:textId="77777777" w:rsidR="00F83FE6" w:rsidRPr="00F83FE6" w:rsidRDefault="00F83FE6" w:rsidP="00F83FE6">
      <w:r w:rsidRPr="00F83FE6">
        <w:t>/* 启动ADC1的软件转换 */</w:t>
      </w:r>
    </w:p>
    <w:p w14:paraId="4D5B55A3" w14:textId="77777777" w:rsidR="00F83FE6" w:rsidRPr="00F83FE6" w:rsidRDefault="00F83FE6" w:rsidP="00F83FE6">
      <w:proofErr w:type="spellStart"/>
      <w:r w:rsidRPr="00F83FE6">
        <w:t>ADC_</w:t>
      </w:r>
      <w:proofErr w:type="gramStart"/>
      <w:r w:rsidRPr="00F83FE6">
        <w:t>SoftwareStartConvCmd</w:t>
      </w:r>
      <w:proofErr w:type="spellEnd"/>
      <w:r w:rsidRPr="00F83FE6">
        <w:t>(</w:t>
      </w:r>
      <w:proofErr w:type="gramEnd"/>
      <w:r w:rsidRPr="00F83FE6">
        <w:t>ADC1, ENABLE);</w:t>
      </w:r>
    </w:p>
    <w:p w14:paraId="43F127C1" w14:textId="77777777" w:rsidR="00F83FE6" w:rsidRPr="00F83FE6" w:rsidRDefault="00F83FE6" w:rsidP="00F83FE6"/>
    <w:p w14:paraId="158EF347" w14:textId="77777777" w:rsidR="00F83FE6" w:rsidRPr="00F83FE6" w:rsidRDefault="00F83FE6" w:rsidP="00F83FE6">
      <w:r w:rsidRPr="00F83FE6">
        <w:t>/* 可选：检查启动命令是否已被接受（</w:t>
      </w:r>
      <w:r w:rsidRPr="003B49E9">
        <w:rPr>
          <w:color w:val="EE0000"/>
        </w:rPr>
        <w:t>SWSTART位是否被</w:t>
      </w:r>
      <w:r w:rsidRPr="003B49E9">
        <w:rPr>
          <w:b/>
          <w:bCs/>
          <w:color w:val="EE0000"/>
        </w:rPr>
        <w:t>置位</w:t>
      </w:r>
      <w:r w:rsidRPr="003B49E9">
        <w:rPr>
          <w:color w:val="EE0000"/>
        </w:rPr>
        <w:t>过</w:t>
      </w:r>
      <w:r w:rsidRPr="00F83FE6">
        <w:t>）*/</w:t>
      </w:r>
    </w:p>
    <w:p w14:paraId="2817AE4E" w14:textId="77777777" w:rsidR="00F83FE6" w:rsidRPr="00F83FE6" w:rsidRDefault="00F83FE6" w:rsidP="00F83FE6">
      <w:r w:rsidRPr="00F83FE6">
        <w:t>/* 注意：即使这里</w:t>
      </w:r>
      <w:r w:rsidRPr="003B49E9">
        <w:rPr>
          <w:color w:val="EE0000"/>
        </w:rPr>
        <w:t>返回RESET</w:t>
      </w:r>
      <w:r w:rsidRPr="00F83FE6">
        <w:t>，也</w:t>
      </w:r>
      <w:r w:rsidRPr="003B49E9">
        <w:rPr>
          <w:color w:val="EE0000"/>
        </w:rPr>
        <w:t>只表示</w:t>
      </w:r>
      <w:r w:rsidRPr="003B49E9">
        <w:rPr>
          <w:b/>
          <w:bCs/>
          <w:color w:val="EE0000"/>
        </w:rPr>
        <w:t>转换已开始</w:t>
      </w:r>
      <w:r w:rsidRPr="00F83FE6">
        <w:t>，</w:t>
      </w:r>
      <w:r w:rsidRPr="003B49E9">
        <w:rPr>
          <w:color w:val="EE0000"/>
        </w:rPr>
        <w:t>不表示</w:t>
      </w:r>
      <w:r w:rsidRPr="003B49E9">
        <w:rPr>
          <w:b/>
          <w:bCs/>
          <w:color w:val="EE0000"/>
        </w:rPr>
        <w:t>已结束</w:t>
      </w:r>
      <w:r w:rsidRPr="00F83FE6">
        <w:t xml:space="preserve"> */</w:t>
      </w:r>
    </w:p>
    <w:p w14:paraId="2F86B310" w14:textId="77777777" w:rsidR="00F83FE6" w:rsidRPr="00F83FE6" w:rsidRDefault="00F83FE6" w:rsidP="00F83FE6">
      <w:r w:rsidRPr="00F83FE6">
        <w:t>if (</w:t>
      </w:r>
      <w:proofErr w:type="spellStart"/>
      <w:r w:rsidRPr="00F83FE6">
        <w:t>ADC_</w:t>
      </w:r>
      <w:proofErr w:type="gramStart"/>
      <w:r w:rsidRPr="00F83FE6">
        <w:t>GetSoftwareStartConvStatus</w:t>
      </w:r>
      <w:proofErr w:type="spellEnd"/>
      <w:r w:rsidRPr="00F83FE6">
        <w:t>(</w:t>
      </w:r>
      <w:proofErr w:type="gramEnd"/>
      <w:r w:rsidRPr="00F83FE6">
        <w:t>ADC1) == SET) {</w:t>
      </w:r>
    </w:p>
    <w:p w14:paraId="5D9046A6" w14:textId="77777777" w:rsidR="00F83FE6" w:rsidRPr="00F83FE6" w:rsidRDefault="00F83FE6" w:rsidP="00F83FE6">
      <w:r w:rsidRPr="00F83FE6">
        <w:t xml:space="preserve">    // 软件触发信号已被识别，转换即将或正在进行</w:t>
      </w:r>
    </w:p>
    <w:p w14:paraId="02F34658" w14:textId="77777777" w:rsidR="00F83FE6" w:rsidRPr="00F83FE6" w:rsidRDefault="00F83FE6" w:rsidP="00F83FE6">
      <w:r w:rsidRPr="00F83FE6">
        <w:t>} else {</w:t>
      </w:r>
    </w:p>
    <w:p w14:paraId="49DE50FF" w14:textId="77777777" w:rsidR="00F83FE6" w:rsidRPr="00F83FE6" w:rsidRDefault="00F83FE6" w:rsidP="00F83FE6">
      <w:r w:rsidRPr="00F83FE6">
        <w:t xml:space="preserve">    // SWSTART位已清零，说明转换流程已被硬件启动</w:t>
      </w:r>
    </w:p>
    <w:p w14:paraId="70D614DD" w14:textId="77777777" w:rsidR="00F83FE6" w:rsidRPr="00F83FE6" w:rsidRDefault="00F83FE6" w:rsidP="00F83FE6">
      <w:r w:rsidRPr="00F83FE6">
        <w:t>}</w:t>
      </w:r>
    </w:p>
    <w:p w14:paraId="5FEB450A" w14:textId="77777777" w:rsidR="00F83FE6" w:rsidRPr="00F83FE6" w:rsidRDefault="00F83FE6" w:rsidP="00F83FE6"/>
    <w:p w14:paraId="5FC47A0E" w14:textId="77777777" w:rsidR="00F83FE6" w:rsidRPr="00F83FE6" w:rsidRDefault="00F83FE6" w:rsidP="00F83FE6">
      <w:r w:rsidRPr="00F83FE6">
        <w:t>/* 正确做法：</w:t>
      </w:r>
      <w:r w:rsidRPr="003B49E9">
        <w:rPr>
          <w:color w:val="EE0000"/>
        </w:rPr>
        <w:t>等待转换完成 - 查询EOC标志位</w:t>
      </w:r>
      <w:r w:rsidRPr="00F83FE6">
        <w:t xml:space="preserve"> */</w:t>
      </w:r>
    </w:p>
    <w:p w14:paraId="0F8B5ABB" w14:textId="77777777" w:rsidR="00F83FE6" w:rsidRPr="00F83FE6" w:rsidRDefault="00F83FE6" w:rsidP="00F83FE6">
      <w:r w:rsidRPr="00F83FE6">
        <w:t>while (</w:t>
      </w:r>
      <w:proofErr w:type="spellStart"/>
      <w:r w:rsidRPr="00F83FE6">
        <w:t>ADC_GetFlagStatus</w:t>
      </w:r>
      <w:proofErr w:type="spellEnd"/>
      <w:r w:rsidRPr="00F83FE6">
        <w:t>(ADC1, ADC_FLAG_EOC) == RESET); // 等待转换结束</w:t>
      </w:r>
    </w:p>
    <w:p w14:paraId="70248422" w14:textId="77777777" w:rsidR="00F83FE6" w:rsidRPr="00F83FE6" w:rsidRDefault="00F83FE6" w:rsidP="00F83FE6"/>
    <w:p w14:paraId="43EE0224" w14:textId="77777777" w:rsidR="00F83FE6" w:rsidRPr="00F83FE6" w:rsidRDefault="00F83FE6" w:rsidP="00F83FE6">
      <w:r w:rsidRPr="00F83FE6">
        <w:t>/* 读取转换结果 */</w:t>
      </w:r>
    </w:p>
    <w:p w14:paraId="1CD4E73D" w14:textId="77777777" w:rsidR="00F83FE6" w:rsidRPr="00F83FE6" w:rsidRDefault="00F83FE6" w:rsidP="00F83FE6">
      <w:r w:rsidRPr="00F83FE6">
        <w:t xml:space="preserve">uint16_t </w:t>
      </w:r>
      <w:proofErr w:type="spellStart"/>
      <w:r w:rsidRPr="00F83FE6">
        <w:t>adcValue</w:t>
      </w:r>
      <w:proofErr w:type="spellEnd"/>
      <w:r w:rsidRPr="00F83FE6">
        <w:t xml:space="preserve"> = </w:t>
      </w:r>
      <w:proofErr w:type="spellStart"/>
      <w:r w:rsidRPr="00F83FE6">
        <w:t>ADC_</w:t>
      </w:r>
      <w:proofErr w:type="gramStart"/>
      <w:r w:rsidRPr="00F83FE6">
        <w:t>GetConversionValue</w:t>
      </w:r>
      <w:proofErr w:type="spellEnd"/>
      <w:r w:rsidRPr="00F83FE6">
        <w:t>(</w:t>
      </w:r>
      <w:proofErr w:type="gramEnd"/>
      <w:r w:rsidRPr="00F83FE6">
        <w:t>ADC1);</w:t>
      </w:r>
    </w:p>
    <w:p w14:paraId="2EB7BF91" w14:textId="77777777" w:rsidR="00F83FE6" w:rsidRPr="00F83FE6" w:rsidRDefault="00F83FE6" w:rsidP="00CC2E12">
      <w:pPr>
        <w:pStyle w:val="3"/>
      </w:pPr>
      <w:r w:rsidRPr="00F83FE6">
        <w:rPr>
          <w:rFonts w:ascii="Segoe UI Emoji" w:hAnsi="Segoe UI Emoji" w:cs="Segoe UI Emoji"/>
        </w:rPr>
        <w:lastRenderedPageBreak/>
        <w:t>💎</w:t>
      </w:r>
      <w:r w:rsidRPr="00F83FE6">
        <w:t xml:space="preserve"> 总结 </w:t>
      </w:r>
    </w:p>
    <w:p w14:paraId="5A3CDE30" w14:textId="77777777" w:rsidR="00F83FE6" w:rsidRPr="00F83FE6" w:rsidRDefault="00F83FE6" w:rsidP="00F83FE6">
      <w:r w:rsidRPr="00F83FE6">
        <w:t>总而言之，</w:t>
      </w:r>
      <w:proofErr w:type="spellStart"/>
      <w:r w:rsidRPr="00F83FE6">
        <w:t>ADC_GetSoftwareStartConvStatus</w:t>
      </w:r>
      <w:proofErr w:type="spellEnd"/>
      <w:r w:rsidRPr="00F83FE6">
        <w:t>是一个用于</w:t>
      </w:r>
      <w:r w:rsidRPr="00F83FE6">
        <w:rPr>
          <w:b/>
          <w:bCs/>
        </w:rPr>
        <w:t>诊断软件触发命令状态</w:t>
      </w:r>
      <w:r w:rsidRPr="00F83FE6">
        <w:t>的函数，而非</w:t>
      </w:r>
      <w:r w:rsidRPr="00F83FE6">
        <w:rPr>
          <w:b/>
          <w:bCs/>
        </w:rPr>
        <w:t>监控转换过程</w:t>
      </w:r>
      <w:r w:rsidRPr="00F83FE6">
        <w:t xml:space="preserve">的函数。理解它与 </w:t>
      </w:r>
      <w:proofErr w:type="spellStart"/>
      <w:r w:rsidRPr="00F83FE6">
        <w:t>ADC_GetFlagStatus</w:t>
      </w:r>
      <w:proofErr w:type="spellEnd"/>
      <w:r w:rsidRPr="00F83FE6">
        <w:t>(</w:t>
      </w:r>
      <w:proofErr w:type="spellStart"/>
      <w:r w:rsidRPr="00F83FE6">
        <w:t>ADCx</w:t>
      </w:r>
      <w:proofErr w:type="spellEnd"/>
      <w:r w:rsidRPr="00F83FE6">
        <w:t>, ADC_FLAG_EOC)的区别对于正确编写ADC驱动程序至关重要。</w:t>
      </w:r>
    </w:p>
    <w:p w14:paraId="678D8F91" w14:textId="30A67B8A" w:rsidR="00F83FE6" w:rsidRPr="00F83FE6" w:rsidRDefault="00F83FE6" w:rsidP="00F83FE6">
      <w:r w:rsidRPr="00F83FE6">
        <w:t xml:space="preserve">希望这个详细的解释能帮助您更好地理解和使用 </w:t>
      </w:r>
      <w:proofErr w:type="spellStart"/>
      <w:r w:rsidRPr="00F83FE6">
        <w:t>ADC_GetSoftwareStartConvStatus</w:t>
      </w:r>
      <w:proofErr w:type="spellEnd"/>
      <w:r w:rsidRPr="00F83FE6">
        <w:t>函数。</w:t>
      </w:r>
    </w:p>
    <w:p w14:paraId="53F17B1D" w14:textId="1FD32FDB" w:rsidR="002C1096" w:rsidRDefault="00CC2E12" w:rsidP="002C1096">
      <w:pPr>
        <w:pStyle w:val="2"/>
      </w:pPr>
      <w:proofErr w:type="spellStart"/>
      <w:r w:rsidRPr="00CC2E12">
        <w:t>ADC_GetFlagStatus</w:t>
      </w:r>
      <w:proofErr w:type="spellEnd"/>
      <w:r w:rsidRPr="00CC2E12">
        <w:t>(</w:t>
      </w:r>
      <w:r>
        <w:rPr>
          <w:rFonts w:hint="eastAsia"/>
        </w:rPr>
        <w:t>)</w:t>
      </w:r>
      <w:r w:rsidR="00AC1E92">
        <w:br/>
      </w:r>
      <w:r w:rsidR="00AC1E92" w:rsidRPr="00AC1E92">
        <w:t>检查STM32模数转换器（ADC）中特定事件标志位的状态</w:t>
      </w:r>
    </w:p>
    <w:p w14:paraId="69AEC49C" w14:textId="77777777" w:rsidR="00AC1E92" w:rsidRPr="00AC1E92" w:rsidRDefault="00AC1E92" w:rsidP="00AC1E92">
      <w:proofErr w:type="spellStart"/>
      <w:r w:rsidRPr="00AC1E92">
        <w:t>ADC_GetFlagStatus</w:t>
      </w:r>
      <w:proofErr w:type="spellEnd"/>
      <w:r w:rsidRPr="00AC1E92">
        <w:t>函数用于检查STM32模数转换器（ADC）中特定事件标志位的状态，是监控ADC工作状态的核心函数。</w:t>
      </w:r>
    </w:p>
    <w:p w14:paraId="70B974F4" w14:textId="77777777" w:rsidR="00AC1E92" w:rsidRPr="00AC1E92" w:rsidRDefault="00AC1E92" w:rsidP="00AC1E92">
      <w:pPr>
        <w:pStyle w:val="3"/>
      </w:pPr>
      <w:r w:rsidRPr="00AC1E92">
        <w:rPr>
          <w:rFonts w:ascii="Segoe UI Emoji" w:hAnsi="Segoe UI Emoji" w:cs="Segoe UI Emoji"/>
        </w:rPr>
        <w:t>🔍</w:t>
      </w:r>
      <w:r w:rsidRPr="00AC1E92">
        <w:t xml:space="preserve"> 函数原型与参数 </w:t>
      </w:r>
    </w:p>
    <w:p w14:paraId="15C89E24" w14:textId="77777777" w:rsidR="00AC1E92" w:rsidRPr="00AC1E92" w:rsidRDefault="00AC1E92" w:rsidP="00AC1E92">
      <w:proofErr w:type="spellStart"/>
      <w:r w:rsidRPr="00AC1E92">
        <w:t>FlagStatus</w:t>
      </w:r>
      <w:proofErr w:type="spellEnd"/>
      <w:r w:rsidRPr="00AC1E92">
        <w:t xml:space="preserve"> </w:t>
      </w:r>
      <w:proofErr w:type="spellStart"/>
      <w:r w:rsidRPr="00AC1E92">
        <w:t>ADC_</w:t>
      </w:r>
      <w:proofErr w:type="gramStart"/>
      <w:r w:rsidRPr="00AC1E92">
        <w:t>GetFlagStatus</w:t>
      </w:r>
      <w:proofErr w:type="spellEnd"/>
      <w:r w:rsidRPr="00AC1E92">
        <w:t>(</w:t>
      </w:r>
      <w:proofErr w:type="spellStart"/>
      <w:proofErr w:type="gramEnd"/>
      <w:r w:rsidRPr="00AC1E92">
        <w:t>ADC_TypeDef</w:t>
      </w:r>
      <w:proofErr w:type="spellEnd"/>
      <w:r w:rsidRPr="00AC1E92">
        <w:t xml:space="preserve">* </w:t>
      </w:r>
      <w:proofErr w:type="spellStart"/>
      <w:r w:rsidRPr="00AC1E92">
        <w:t>ADCx</w:t>
      </w:r>
      <w:proofErr w:type="spellEnd"/>
      <w:r w:rsidRPr="00AC1E92">
        <w:t>, uint8_t ADC_FLAG);</w:t>
      </w:r>
    </w:p>
    <w:p w14:paraId="4C679B53" w14:textId="77777777" w:rsidR="00AC1E92" w:rsidRPr="00AC1E92" w:rsidRDefault="00AC1E92">
      <w:pPr>
        <w:numPr>
          <w:ilvl w:val="0"/>
          <w:numId w:val="439"/>
        </w:numPr>
      </w:pPr>
      <w:r w:rsidRPr="00AC1E92">
        <w:rPr>
          <w:rFonts w:ascii="Times New Roman" w:hAnsi="Times New Roman" w:cs="Times New Roman"/>
        </w:rPr>
        <w:t>​</w:t>
      </w:r>
      <w:proofErr w:type="spellStart"/>
      <w:r w:rsidRPr="00AC1E92">
        <w:rPr>
          <w:b/>
          <w:bCs/>
        </w:rPr>
        <w:t>ADCx</w:t>
      </w:r>
      <w:proofErr w:type="spellEnd"/>
      <w:r w:rsidRPr="00AC1E92">
        <w:rPr>
          <w:rFonts w:ascii="Times New Roman" w:hAnsi="Times New Roman" w:cs="Times New Roman"/>
        </w:rPr>
        <w:t>​</w:t>
      </w:r>
      <w:r w:rsidRPr="00AC1E92">
        <w:t>：指定要查询的ADC外设。例如 ADC1、ADC2。</w:t>
      </w:r>
    </w:p>
    <w:p w14:paraId="3DBEAD99" w14:textId="77777777" w:rsidR="00AC1E92" w:rsidRPr="00AC1E92" w:rsidRDefault="00AC1E92">
      <w:pPr>
        <w:numPr>
          <w:ilvl w:val="0"/>
          <w:numId w:val="439"/>
        </w:numPr>
      </w:pPr>
      <w:r w:rsidRPr="00AC1E92">
        <w:rPr>
          <w:rFonts w:ascii="Times New Roman" w:hAnsi="Times New Roman" w:cs="Times New Roman"/>
        </w:rPr>
        <w:t>​</w:t>
      </w:r>
      <w:r w:rsidRPr="00AC1E92">
        <w:rPr>
          <w:b/>
          <w:bCs/>
        </w:rPr>
        <w:t>ADC_FLAG</w:t>
      </w:r>
      <w:r w:rsidRPr="00AC1E92">
        <w:rPr>
          <w:rFonts w:ascii="Times New Roman" w:hAnsi="Times New Roman" w:cs="Times New Roman"/>
        </w:rPr>
        <w:t>​</w:t>
      </w:r>
      <w:r w:rsidRPr="00AC1E92">
        <w:t>：指定要检查的具体事件标志。常用标志位包括：</w:t>
      </w:r>
    </w:p>
    <w:p w14:paraId="57169661" w14:textId="77777777" w:rsidR="00AC1E92" w:rsidRPr="00AC1E92" w:rsidRDefault="00AC1E92">
      <w:pPr>
        <w:numPr>
          <w:ilvl w:val="1"/>
          <w:numId w:val="439"/>
        </w:numPr>
      </w:pPr>
      <w:r w:rsidRPr="00AC1E92">
        <w:t>ADC_FLAG_EOC：规则通道</w:t>
      </w:r>
      <w:r w:rsidRPr="00AC1E92">
        <w:rPr>
          <w:b/>
          <w:bCs/>
        </w:rPr>
        <w:t>转换结束标志</w:t>
      </w:r>
      <w:r w:rsidRPr="00AC1E92">
        <w:t>。当一次规则通道的模数转换完成时，由</w:t>
      </w:r>
      <w:r w:rsidRPr="004764C2">
        <w:rPr>
          <w:color w:val="EE0000"/>
        </w:rPr>
        <w:t>硬件置位</w:t>
      </w:r>
      <w:r w:rsidRPr="00AC1E92">
        <w:t>。</w:t>
      </w:r>
    </w:p>
    <w:p w14:paraId="1893F23D" w14:textId="77777777" w:rsidR="00AC1E92" w:rsidRPr="00AC1E92" w:rsidRDefault="00AC1E92">
      <w:pPr>
        <w:numPr>
          <w:ilvl w:val="1"/>
          <w:numId w:val="439"/>
        </w:numPr>
      </w:pPr>
      <w:r w:rsidRPr="00AC1E92">
        <w:t>ADC_FLAG_JEOC：注入通道</w:t>
      </w:r>
      <w:r w:rsidRPr="00AC1E92">
        <w:rPr>
          <w:b/>
          <w:bCs/>
        </w:rPr>
        <w:t>转换结束标志</w:t>
      </w:r>
      <w:r w:rsidRPr="00AC1E92">
        <w:t>。当一次注入通道的模数转换完成时，由硬件置位。</w:t>
      </w:r>
    </w:p>
    <w:p w14:paraId="7EC0D051" w14:textId="77777777" w:rsidR="00AC1E92" w:rsidRPr="00AC1E92" w:rsidRDefault="00AC1E92">
      <w:pPr>
        <w:numPr>
          <w:ilvl w:val="1"/>
          <w:numId w:val="439"/>
        </w:numPr>
      </w:pPr>
      <w:r w:rsidRPr="00AC1E92">
        <w:t>ADC_FLAG_AWD：</w:t>
      </w:r>
      <w:r w:rsidRPr="00AC1E92">
        <w:rPr>
          <w:rFonts w:ascii="Times New Roman" w:hAnsi="Times New Roman" w:cs="Times New Roman"/>
        </w:rPr>
        <w:t>​</w:t>
      </w:r>
      <w:r w:rsidRPr="00AC1E92">
        <w:rPr>
          <w:b/>
          <w:bCs/>
        </w:rPr>
        <w:t>模拟看门狗标志</w:t>
      </w:r>
      <w:r w:rsidRPr="00AC1E92">
        <w:t>。当被监测通道的模拟电压超出设定的阈值窗口时，由硬件置位。</w:t>
      </w:r>
    </w:p>
    <w:p w14:paraId="4604C28A" w14:textId="77777777" w:rsidR="00AC1E92" w:rsidRPr="00AC1E92" w:rsidRDefault="00AC1E92">
      <w:pPr>
        <w:numPr>
          <w:ilvl w:val="1"/>
          <w:numId w:val="439"/>
        </w:numPr>
      </w:pPr>
      <w:r w:rsidRPr="00AC1E92">
        <w:t>ADC_FLAG_OVR：</w:t>
      </w:r>
      <w:r w:rsidRPr="00AC1E92">
        <w:rPr>
          <w:rFonts w:ascii="Times New Roman" w:hAnsi="Times New Roman" w:cs="Times New Roman"/>
        </w:rPr>
        <w:t>​</w:t>
      </w:r>
      <w:r w:rsidRPr="00AC1E92">
        <w:rPr>
          <w:b/>
          <w:bCs/>
        </w:rPr>
        <w:t>溢出标志</w:t>
      </w:r>
      <w:r w:rsidRPr="00AC1E92">
        <w:t>。当转换结果数据寄存器（DR）中的数据尚未被读取，而新的转换结果已经产生导致数据被覆盖时，由硬件置位。</w:t>
      </w:r>
    </w:p>
    <w:p w14:paraId="3FA7FF93" w14:textId="77777777" w:rsidR="00AC1E92" w:rsidRPr="00AC1E92" w:rsidRDefault="00AC1E92">
      <w:pPr>
        <w:numPr>
          <w:ilvl w:val="1"/>
          <w:numId w:val="439"/>
        </w:numPr>
      </w:pPr>
      <w:r w:rsidRPr="00AC1E92">
        <w:t>ADC_FLAG_ADRDY：</w:t>
      </w:r>
      <w:r w:rsidRPr="00AC1E92">
        <w:rPr>
          <w:rFonts w:ascii="Times New Roman" w:hAnsi="Times New Roman" w:cs="Times New Roman"/>
        </w:rPr>
        <w:t>​</w:t>
      </w:r>
      <w:r w:rsidRPr="00AC1E92">
        <w:rPr>
          <w:b/>
          <w:bCs/>
        </w:rPr>
        <w:t>ADC就绪标志</w:t>
      </w:r>
      <w:r w:rsidRPr="00AC1E92">
        <w:t>。表示ADC已上电稳定并准备好工作。</w:t>
      </w:r>
    </w:p>
    <w:p w14:paraId="2B048345" w14:textId="77777777" w:rsidR="00AC1E92" w:rsidRPr="00AC1E92" w:rsidRDefault="00AC1E92" w:rsidP="00AC1E92">
      <w:pPr>
        <w:pStyle w:val="3"/>
      </w:pPr>
      <w:r w:rsidRPr="00AC1E92">
        <w:rPr>
          <w:rFonts w:ascii="Segoe UI Emoji" w:hAnsi="Segoe UI Emoji" w:cs="Segoe UI Emoji"/>
        </w:rPr>
        <w:t>⚙️</w:t>
      </w:r>
      <w:r w:rsidRPr="00AC1E92">
        <w:t xml:space="preserve"> 工作原理与返回值 </w:t>
      </w:r>
    </w:p>
    <w:p w14:paraId="672CB1E0" w14:textId="77777777" w:rsidR="00AC1E92" w:rsidRPr="00AC1E92" w:rsidRDefault="00AC1E92" w:rsidP="00AC1E92">
      <w:r w:rsidRPr="00AC1E92">
        <w:t>该函数通过读取ADC的状态寄存器（SR）来工作。它会检查 ADC_FLAG参数所对应</w:t>
      </w:r>
      <w:r w:rsidRPr="00AC1E92">
        <w:lastRenderedPageBreak/>
        <w:t>的位：</w:t>
      </w:r>
    </w:p>
    <w:p w14:paraId="38B0C6FA" w14:textId="77777777" w:rsidR="00AC1E92" w:rsidRPr="00AC1E92" w:rsidRDefault="00AC1E92">
      <w:pPr>
        <w:numPr>
          <w:ilvl w:val="0"/>
          <w:numId w:val="440"/>
        </w:numPr>
      </w:pPr>
      <w:r w:rsidRPr="00AC1E92">
        <w:t xml:space="preserve">如果该位为 </w:t>
      </w:r>
      <w:r w:rsidRPr="00AC1E92">
        <w:rPr>
          <w:rFonts w:ascii="Times New Roman" w:hAnsi="Times New Roman" w:cs="Times New Roman"/>
        </w:rPr>
        <w:t>​</w:t>
      </w:r>
      <w:r w:rsidRPr="004764C2">
        <w:rPr>
          <w:b/>
          <w:bCs/>
          <w:color w:val="EE0000"/>
        </w:rPr>
        <w:t>1</w:t>
      </w:r>
      <w:r w:rsidRPr="00AC1E92">
        <w:t>，函数返回</w:t>
      </w:r>
      <w:r w:rsidRPr="004764C2">
        <w:rPr>
          <w:color w:val="EE0000"/>
        </w:rPr>
        <w:t xml:space="preserve"> </w:t>
      </w:r>
      <w:r w:rsidRPr="004764C2">
        <w:rPr>
          <w:rFonts w:ascii="Times New Roman" w:hAnsi="Times New Roman" w:cs="Times New Roman"/>
          <w:color w:val="EE0000"/>
        </w:rPr>
        <w:t>​</w:t>
      </w:r>
      <w:r w:rsidRPr="004764C2">
        <w:rPr>
          <w:b/>
          <w:bCs/>
          <w:color w:val="EE0000"/>
        </w:rPr>
        <w:t>SET</w:t>
      </w:r>
      <w:r w:rsidRPr="00AC1E92">
        <w:t>，表示该事件</w:t>
      </w:r>
      <w:r w:rsidRPr="004764C2">
        <w:rPr>
          <w:b/>
          <w:bCs/>
          <w:color w:val="EE0000"/>
        </w:rPr>
        <w:t>已经发生</w:t>
      </w:r>
      <w:r w:rsidRPr="00AC1E92">
        <w:t>。</w:t>
      </w:r>
    </w:p>
    <w:p w14:paraId="70CE2E2C" w14:textId="77777777" w:rsidR="00AC1E92" w:rsidRPr="00AC1E92" w:rsidRDefault="00AC1E92">
      <w:pPr>
        <w:numPr>
          <w:ilvl w:val="0"/>
          <w:numId w:val="440"/>
        </w:numPr>
      </w:pPr>
      <w:r w:rsidRPr="00AC1E92">
        <w:t>如果该位为</w:t>
      </w:r>
      <w:r w:rsidRPr="004764C2">
        <w:rPr>
          <w:color w:val="EE0000"/>
        </w:rPr>
        <w:t xml:space="preserve"> </w:t>
      </w:r>
      <w:r w:rsidRPr="004764C2">
        <w:rPr>
          <w:rFonts w:ascii="Times New Roman" w:hAnsi="Times New Roman" w:cs="Times New Roman"/>
          <w:color w:val="EE0000"/>
        </w:rPr>
        <w:t>​</w:t>
      </w:r>
      <w:r w:rsidRPr="004764C2">
        <w:rPr>
          <w:b/>
          <w:bCs/>
          <w:color w:val="EE0000"/>
        </w:rPr>
        <w:t>0</w:t>
      </w:r>
      <w:r w:rsidRPr="00AC1E92">
        <w:t xml:space="preserve">，函数返回 </w:t>
      </w:r>
      <w:r w:rsidRPr="004764C2">
        <w:rPr>
          <w:rFonts w:ascii="Times New Roman" w:hAnsi="Times New Roman" w:cs="Times New Roman"/>
          <w:color w:val="EE0000"/>
        </w:rPr>
        <w:t>​</w:t>
      </w:r>
      <w:r w:rsidRPr="004764C2">
        <w:rPr>
          <w:b/>
          <w:bCs/>
          <w:color w:val="EE0000"/>
        </w:rPr>
        <w:t>RESET</w:t>
      </w:r>
      <w:r w:rsidRPr="00AC1E92">
        <w:t>，表示该事件</w:t>
      </w:r>
      <w:r w:rsidRPr="004764C2">
        <w:rPr>
          <w:b/>
          <w:bCs/>
          <w:color w:val="EE0000"/>
        </w:rPr>
        <w:t>尚未发生</w:t>
      </w:r>
      <w:r w:rsidRPr="00AC1E92">
        <w:t>。</w:t>
      </w:r>
    </w:p>
    <w:p w14:paraId="30CE4785" w14:textId="77777777" w:rsidR="00AC1E92" w:rsidRPr="00AC1E92" w:rsidRDefault="00AC1E92" w:rsidP="00AC1E92">
      <w:pPr>
        <w:pStyle w:val="3"/>
      </w:pPr>
      <w:r w:rsidRPr="00AC1E92">
        <w:rPr>
          <w:rFonts w:ascii="Segoe UI Emoji" w:hAnsi="Segoe UI Emoji" w:cs="Segoe UI Emoji"/>
        </w:rPr>
        <w:t>📝</w:t>
      </w:r>
      <w:r w:rsidRPr="00AC1E92">
        <w:t xml:space="preserve"> 典型应用场景与代码示例 </w:t>
      </w:r>
    </w:p>
    <w:p w14:paraId="749A84C4" w14:textId="77777777" w:rsidR="00AC1E92" w:rsidRPr="00AC1E92" w:rsidRDefault="00AC1E92" w:rsidP="00AC1E92">
      <w:proofErr w:type="spellStart"/>
      <w:r w:rsidRPr="00AC1E92">
        <w:t>ADC_GetFlagStatus</w:t>
      </w:r>
      <w:proofErr w:type="spellEnd"/>
      <w:r w:rsidRPr="00AC1E92">
        <w:t>最常见的用途是</w:t>
      </w:r>
      <w:r w:rsidRPr="00AC1E92">
        <w:rPr>
          <w:b/>
          <w:bCs/>
        </w:rPr>
        <w:t>轮询等待转换完成</w:t>
      </w:r>
      <w:r w:rsidRPr="00AC1E92">
        <w:t>。</w:t>
      </w:r>
    </w:p>
    <w:p w14:paraId="66E45008" w14:textId="77777777" w:rsidR="00AC1E92" w:rsidRPr="00AC1E92" w:rsidRDefault="00AC1E92" w:rsidP="00AC1E92">
      <w:pPr>
        <w:rPr>
          <w:b/>
          <w:bCs/>
        </w:rPr>
      </w:pPr>
      <w:r w:rsidRPr="00AC1E92">
        <w:rPr>
          <w:b/>
          <w:bCs/>
        </w:rPr>
        <w:t xml:space="preserve">1. 等待单次转换完成并读取结果 </w:t>
      </w:r>
    </w:p>
    <w:p w14:paraId="5FDF346C" w14:textId="77777777" w:rsidR="00AC1E92" w:rsidRPr="00AC1E92" w:rsidRDefault="00AC1E92" w:rsidP="00AC1E92">
      <w:r w:rsidRPr="00AC1E92">
        <w:t>在软件触发一次转换后，程序需要等待转换结束才能读取有效数据。</w:t>
      </w:r>
    </w:p>
    <w:p w14:paraId="10EAF432" w14:textId="77777777" w:rsidR="00AC1E92" w:rsidRPr="00AC1E92" w:rsidRDefault="00AC1E92" w:rsidP="00AC1E92">
      <w:r w:rsidRPr="00AC1E92">
        <w:t>// 软件触发ADC1开始转换</w:t>
      </w:r>
    </w:p>
    <w:p w14:paraId="20A6D74A" w14:textId="77777777" w:rsidR="00AC1E92" w:rsidRPr="00AC1E92" w:rsidRDefault="00AC1E92" w:rsidP="00AC1E92">
      <w:proofErr w:type="spellStart"/>
      <w:r w:rsidRPr="00AC1E92">
        <w:t>ADC_</w:t>
      </w:r>
      <w:proofErr w:type="gramStart"/>
      <w:r w:rsidRPr="00AC1E92">
        <w:t>SoftwareStartConvCmd</w:t>
      </w:r>
      <w:proofErr w:type="spellEnd"/>
      <w:r w:rsidRPr="00AC1E92">
        <w:t>(</w:t>
      </w:r>
      <w:proofErr w:type="gramEnd"/>
      <w:r w:rsidRPr="00AC1E92">
        <w:t>ADC1, ENABLE);</w:t>
      </w:r>
    </w:p>
    <w:p w14:paraId="3B9E0368" w14:textId="77777777" w:rsidR="00AC1E92" w:rsidRPr="00AC1E92" w:rsidRDefault="00AC1E92" w:rsidP="00AC1E92"/>
    <w:p w14:paraId="37F5783C" w14:textId="77777777" w:rsidR="00AC1E92" w:rsidRPr="00AC1E92" w:rsidRDefault="00AC1E92" w:rsidP="00AC1E92">
      <w:r w:rsidRPr="00AC1E92">
        <w:t>// 等待规则通道转换完成标志EOC置位</w:t>
      </w:r>
    </w:p>
    <w:p w14:paraId="5F126C43" w14:textId="77777777" w:rsidR="00AC1E92" w:rsidRPr="00AC1E92" w:rsidRDefault="00AC1E92" w:rsidP="00AC1E92">
      <w:r w:rsidRPr="00AC1E92">
        <w:t>while (</w:t>
      </w:r>
      <w:proofErr w:type="spellStart"/>
      <w:r w:rsidRPr="00AC1E92">
        <w:t>ADC_</w:t>
      </w:r>
      <w:proofErr w:type="gramStart"/>
      <w:r w:rsidRPr="00AC1E92">
        <w:t>GetFlagStatus</w:t>
      </w:r>
      <w:proofErr w:type="spellEnd"/>
      <w:r w:rsidRPr="00AC1E92">
        <w:t>(</w:t>
      </w:r>
      <w:proofErr w:type="gramEnd"/>
      <w:r w:rsidRPr="00AC1E92">
        <w:t xml:space="preserve">ADC1, ADC_FLAG_EOC) == RESET); // </w:t>
      </w:r>
    </w:p>
    <w:p w14:paraId="60D037B4" w14:textId="77777777" w:rsidR="00AC1E92" w:rsidRPr="00AC1E92" w:rsidRDefault="00AC1E92" w:rsidP="00AC1E92"/>
    <w:p w14:paraId="2EF5EDC7" w14:textId="77777777" w:rsidR="00AC1E92" w:rsidRPr="00AC1E92" w:rsidRDefault="00AC1E92" w:rsidP="00AC1E92">
      <w:r w:rsidRPr="00AC1E92">
        <w:t>// 转换完成，读取结果</w:t>
      </w:r>
    </w:p>
    <w:p w14:paraId="2BAFA8A9" w14:textId="77777777" w:rsidR="00AC1E92" w:rsidRPr="00AC1E92" w:rsidRDefault="00AC1E92" w:rsidP="00AC1E92">
      <w:r w:rsidRPr="00AC1E92">
        <w:t xml:space="preserve">uint16_t </w:t>
      </w:r>
      <w:proofErr w:type="spellStart"/>
      <w:r w:rsidRPr="00AC1E92">
        <w:t>adcValue</w:t>
      </w:r>
      <w:proofErr w:type="spellEnd"/>
      <w:r w:rsidRPr="00AC1E92">
        <w:t xml:space="preserve"> = </w:t>
      </w:r>
      <w:proofErr w:type="spellStart"/>
      <w:r w:rsidRPr="00AC1E92">
        <w:t>ADC_</w:t>
      </w:r>
      <w:proofErr w:type="gramStart"/>
      <w:r w:rsidRPr="00AC1E92">
        <w:t>GetConversionValue</w:t>
      </w:r>
      <w:proofErr w:type="spellEnd"/>
      <w:r w:rsidRPr="00AC1E92">
        <w:t>(</w:t>
      </w:r>
      <w:proofErr w:type="gramEnd"/>
      <w:r w:rsidRPr="00AC1E92">
        <w:t>ADC1);</w:t>
      </w:r>
    </w:p>
    <w:p w14:paraId="0CE62C2C" w14:textId="77777777" w:rsidR="00AC1E92" w:rsidRPr="00AC1E92" w:rsidRDefault="00AC1E92" w:rsidP="00AC1E92">
      <w:pPr>
        <w:rPr>
          <w:b/>
          <w:bCs/>
        </w:rPr>
      </w:pPr>
      <w:r w:rsidRPr="00AC1E92">
        <w:rPr>
          <w:b/>
          <w:bCs/>
        </w:rPr>
        <w:t xml:space="preserve">2. 检查模拟看门狗事件 </w:t>
      </w:r>
    </w:p>
    <w:p w14:paraId="7539401D" w14:textId="77777777" w:rsidR="00AC1E92" w:rsidRPr="00AC1E92" w:rsidRDefault="00AC1E92" w:rsidP="00AC1E92">
      <w:r w:rsidRPr="00AC1E92">
        <w:t>可以定期检查是否发生了模拟看门狗事件，以便及时响应电压异常。</w:t>
      </w:r>
    </w:p>
    <w:p w14:paraId="305D9837" w14:textId="77777777" w:rsidR="00AC1E92" w:rsidRPr="00AC1E92" w:rsidRDefault="00AC1E92" w:rsidP="00AC1E92">
      <w:r w:rsidRPr="00AC1E92">
        <w:t>if (</w:t>
      </w:r>
      <w:proofErr w:type="spellStart"/>
      <w:r w:rsidRPr="00AC1E92">
        <w:t>ADC_</w:t>
      </w:r>
      <w:proofErr w:type="gramStart"/>
      <w:r w:rsidRPr="00AC1E92">
        <w:t>GetFlagStatus</w:t>
      </w:r>
      <w:proofErr w:type="spellEnd"/>
      <w:r w:rsidRPr="00AC1E92">
        <w:t>(</w:t>
      </w:r>
      <w:proofErr w:type="gramEnd"/>
      <w:r w:rsidRPr="00AC1E92">
        <w:t>ADC1, ADC_FLAG_AWD) == SET) {</w:t>
      </w:r>
    </w:p>
    <w:p w14:paraId="11A53D3E" w14:textId="77777777" w:rsidR="00AC1E92" w:rsidRPr="00AC1E92" w:rsidRDefault="00AC1E92" w:rsidP="00AC1E92">
      <w:r w:rsidRPr="00AC1E92">
        <w:t xml:space="preserve">    // 处理电压超限的情况，例如记录日志或触发保护动作</w:t>
      </w:r>
    </w:p>
    <w:p w14:paraId="0B2B1D0A" w14:textId="77777777" w:rsidR="00AC1E92" w:rsidRPr="00AC1E92" w:rsidRDefault="00AC1E92" w:rsidP="00AC1E92">
      <w:r w:rsidRPr="00AC1E92">
        <w:t xml:space="preserve">    // ...</w:t>
      </w:r>
    </w:p>
    <w:p w14:paraId="1005ADE0" w14:textId="77777777" w:rsidR="00AC1E92" w:rsidRPr="00AC1E92" w:rsidRDefault="00AC1E92" w:rsidP="00AC1E92"/>
    <w:p w14:paraId="44EC286A" w14:textId="77777777" w:rsidR="00AC1E92" w:rsidRPr="00AC1E92" w:rsidRDefault="00AC1E92" w:rsidP="00AC1E92">
      <w:r w:rsidRPr="00AC1E92">
        <w:t xml:space="preserve">    // 清除标志位，以便检测下一次事件</w:t>
      </w:r>
    </w:p>
    <w:p w14:paraId="32D753A2" w14:textId="77777777" w:rsidR="00AC1E92" w:rsidRPr="00AC1E92" w:rsidRDefault="00AC1E92" w:rsidP="00AC1E92">
      <w:r w:rsidRPr="00AC1E92">
        <w:t xml:space="preserve">    </w:t>
      </w:r>
      <w:proofErr w:type="spellStart"/>
      <w:r w:rsidRPr="00AC1E92">
        <w:t>ADC_</w:t>
      </w:r>
      <w:proofErr w:type="gramStart"/>
      <w:r w:rsidRPr="00AC1E92">
        <w:t>ClearFlag</w:t>
      </w:r>
      <w:proofErr w:type="spellEnd"/>
      <w:r w:rsidRPr="00AC1E92">
        <w:t>(</w:t>
      </w:r>
      <w:proofErr w:type="gramEnd"/>
      <w:r w:rsidRPr="00AC1E92">
        <w:t>ADC1, ADC_FLAG_AWD);</w:t>
      </w:r>
    </w:p>
    <w:p w14:paraId="09B041A0" w14:textId="77777777" w:rsidR="00AC1E92" w:rsidRPr="00AC1E92" w:rsidRDefault="00AC1E92" w:rsidP="00AC1E92">
      <w:r w:rsidRPr="00AC1E92">
        <w:t>}</w:t>
      </w:r>
    </w:p>
    <w:p w14:paraId="49D24D73" w14:textId="77777777" w:rsidR="00AC1E92" w:rsidRPr="00AC1E92" w:rsidRDefault="00AC1E92" w:rsidP="00AC1E92">
      <w:pPr>
        <w:rPr>
          <w:b/>
          <w:bCs/>
        </w:rPr>
      </w:pPr>
      <w:r w:rsidRPr="00AC1E92">
        <w:rPr>
          <w:b/>
          <w:bCs/>
        </w:rPr>
        <w:t xml:space="preserve">3. 等待ADC准备就绪 </w:t>
      </w:r>
    </w:p>
    <w:p w14:paraId="23F202B4" w14:textId="77777777" w:rsidR="00AC1E92" w:rsidRPr="00AC1E92" w:rsidRDefault="00AC1E92" w:rsidP="00AC1E92">
      <w:r w:rsidRPr="00AC1E92">
        <w:t>在ADC上电后，可以等待其稳定。</w:t>
      </w:r>
    </w:p>
    <w:p w14:paraId="165E89A3" w14:textId="77777777" w:rsidR="00AC1E92" w:rsidRPr="00AC1E92" w:rsidRDefault="00AC1E92" w:rsidP="00AC1E92">
      <w:proofErr w:type="spellStart"/>
      <w:r w:rsidRPr="00AC1E92">
        <w:lastRenderedPageBreak/>
        <w:t>ADC_Cmd</w:t>
      </w:r>
      <w:proofErr w:type="spellEnd"/>
      <w:r w:rsidRPr="00AC1E92">
        <w:t>(ADC1, ENABLE); // 给ADC上电</w:t>
      </w:r>
    </w:p>
    <w:p w14:paraId="43D2E850" w14:textId="77777777" w:rsidR="00AC1E92" w:rsidRPr="00AC1E92" w:rsidRDefault="00AC1E92" w:rsidP="00AC1E92">
      <w:r w:rsidRPr="00AC1E92">
        <w:t>// 等待ADC准备就绪标志ADRDY置位</w:t>
      </w:r>
    </w:p>
    <w:p w14:paraId="0D272473" w14:textId="77777777" w:rsidR="00AC1E92" w:rsidRPr="00AC1E92" w:rsidRDefault="00AC1E92" w:rsidP="00AC1E92">
      <w:r w:rsidRPr="00AC1E92">
        <w:t>while (</w:t>
      </w:r>
      <w:proofErr w:type="spellStart"/>
      <w:r w:rsidRPr="00AC1E92">
        <w:t>ADC_</w:t>
      </w:r>
      <w:proofErr w:type="gramStart"/>
      <w:r w:rsidRPr="00AC1E92">
        <w:t>GetFlagStatus</w:t>
      </w:r>
      <w:proofErr w:type="spellEnd"/>
      <w:r w:rsidRPr="00AC1E92">
        <w:t>(</w:t>
      </w:r>
      <w:proofErr w:type="gramEnd"/>
      <w:r w:rsidRPr="00AC1E92">
        <w:t>ADC1, ADC_FLAG_ADRDY) == RESET);</w:t>
      </w:r>
    </w:p>
    <w:p w14:paraId="31AE0C05" w14:textId="77777777" w:rsidR="00AC1E92" w:rsidRPr="00AC1E92" w:rsidRDefault="00AC1E92" w:rsidP="00AC1E92">
      <w:pPr>
        <w:pStyle w:val="3"/>
      </w:pPr>
      <w:r w:rsidRPr="00AC1E92">
        <w:rPr>
          <w:rFonts w:ascii="Segoe UI Emoji" w:hAnsi="Segoe UI Emoji" w:cs="Segoe UI Emoji"/>
        </w:rPr>
        <w:t>⚠️</w:t>
      </w:r>
      <w:r w:rsidRPr="00AC1E92">
        <w:t xml:space="preserve"> 重要注意事项 </w:t>
      </w:r>
    </w:p>
    <w:p w14:paraId="7D0FF727" w14:textId="77777777" w:rsidR="00AC1E92" w:rsidRPr="00AC1E92" w:rsidRDefault="00AC1E92">
      <w:pPr>
        <w:numPr>
          <w:ilvl w:val="0"/>
          <w:numId w:val="441"/>
        </w:numPr>
      </w:pPr>
      <w:r w:rsidRPr="00AC1E92">
        <w:rPr>
          <w:rFonts w:ascii="Times New Roman" w:hAnsi="Times New Roman" w:cs="Times New Roman"/>
        </w:rPr>
        <w:t>​</w:t>
      </w:r>
      <w:r w:rsidRPr="00AC1E92">
        <w:rPr>
          <w:b/>
          <w:bCs/>
        </w:rPr>
        <w:t xml:space="preserve">与 </w:t>
      </w:r>
      <w:proofErr w:type="spellStart"/>
      <w:r w:rsidRPr="00AC1E92">
        <w:rPr>
          <w:b/>
          <w:bCs/>
        </w:rPr>
        <w:t>ADC_GetITStatus</w:t>
      </w:r>
      <w:proofErr w:type="spellEnd"/>
      <w:r w:rsidRPr="00AC1E92">
        <w:rPr>
          <w:b/>
          <w:bCs/>
        </w:rPr>
        <w:t>的区别</w:t>
      </w:r>
      <w:r w:rsidRPr="00AC1E92">
        <w:rPr>
          <w:rFonts w:ascii="Times New Roman" w:hAnsi="Times New Roman" w:cs="Times New Roman"/>
        </w:rPr>
        <w:t>​</w:t>
      </w:r>
      <w:r w:rsidRPr="00AC1E92">
        <w:t>：</w:t>
      </w:r>
      <w:proofErr w:type="spellStart"/>
      <w:r w:rsidRPr="00AC1E92">
        <w:t>ADC_GetFlagStatus</w:t>
      </w:r>
      <w:proofErr w:type="spellEnd"/>
      <w:r w:rsidRPr="00AC1E92">
        <w:t>仅检查</w:t>
      </w:r>
      <w:r w:rsidRPr="00AC1E92">
        <w:rPr>
          <w:b/>
          <w:bCs/>
        </w:rPr>
        <w:t>状态寄存器</w:t>
      </w:r>
      <w:r w:rsidRPr="00AC1E92">
        <w:t>的标志位，而 ADC_GetITStatus用于检查在</w:t>
      </w:r>
      <w:r w:rsidRPr="00AC1E92">
        <w:rPr>
          <w:b/>
          <w:bCs/>
        </w:rPr>
        <w:t>中断控制器</w:t>
      </w:r>
      <w:r w:rsidRPr="00AC1E92">
        <w:t xml:space="preserve">中该标志位的中断是否被使能并触发。在中断服务函数中，通常先使用 </w:t>
      </w:r>
      <w:proofErr w:type="spellStart"/>
      <w:r w:rsidRPr="00AC1E92">
        <w:t>ADC_GetITStatus</w:t>
      </w:r>
      <w:proofErr w:type="spellEnd"/>
      <w:r w:rsidRPr="00AC1E92">
        <w:t xml:space="preserve">判断中断源，再用 </w:t>
      </w:r>
      <w:proofErr w:type="spellStart"/>
      <w:r w:rsidRPr="00AC1E92">
        <w:t>ADC_GetFlagStatus</w:t>
      </w:r>
      <w:proofErr w:type="spellEnd"/>
      <w:r w:rsidRPr="00AC1E92">
        <w:t>确认状态。</w:t>
      </w:r>
    </w:p>
    <w:p w14:paraId="68897D1D" w14:textId="77777777" w:rsidR="00AC1E92" w:rsidRPr="00AC1E92" w:rsidRDefault="00AC1E92">
      <w:pPr>
        <w:numPr>
          <w:ilvl w:val="0"/>
          <w:numId w:val="441"/>
        </w:numPr>
      </w:pPr>
      <w:r w:rsidRPr="00AC1E92">
        <w:rPr>
          <w:rFonts w:ascii="Times New Roman" w:hAnsi="Times New Roman" w:cs="Times New Roman"/>
        </w:rPr>
        <w:t>​</w:t>
      </w:r>
      <w:r w:rsidRPr="00AC1E92">
        <w:rPr>
          <w:b/>
          <w:bCs/>
        </w:rPr>
        <w:t>及时清除标志位</w:t>
      </w:r>
      <w:r w:rsidRPr="00AC1E92">
        <w:rPr>
          <w:rFonts w:ascii="Times New Roman" w:hAnsi="Times New Roman" w:cs="Times New Roman"/>
        </w:rPr>
        <w:t>​</w:t>
      </w:r>
      <w:r w:rsidRPr="00AC1E92">
        <w:t xml:space="preserve">：某些标志位（如 EOC, JEOC）在读取数据寄存器（DR）后会由硬件自动清除。但有些标志位（如 AWD, OVR）可能需要软件手动清除，使用 </w:t>
      </w:r>
      <w:proofErr w:type="spellStart"/>
      <w:r w:rsidRPr="00AC1E92">
        <w:t>ADC_ClearFlag</w:t>
      </w:r>
      <w:proofErr w:type="spellEnd"/>
      <w:r w:rsidRPr="00AC1E92">
        <w:t>()函数，否则会一直保持置位状态。</w:t>
      </w:r>
    </w:p>
    <w:p w14:paraId="7D91BBBD" w14:textId="77777777" w:rsidR="00AC1E92" w:rsidRPr="00AC1E92" w:rsidRDefault="00AC1E92">
      <w:pPr>
        <w:numPr>
          <w:ilvl w:val="0"/>
          <w:numId w:val="441"/>
        </w:numPr>
      </w:pPr>
      <w:r w:rsidRPr="00AC1E92">
        <w:rPr>
          <w:rFonts w:ascii="Times New Roman" w:hAnsi="Times New Roman" w:cs="Times New Roman"/>
        </w:rPr>
        <w:t>​</w:t>
      </w:r>
      <w:r w:rsidRPr="00AC1E92">
        <w:rPr>
          <w:b/>
          <w:bCs/>
        </w:rPr>
        <w:t>轮询等待的风险</w:t>
      </w:r>
      <w:r w:rsidRPr="00AC1E92">
        <w:rPr>
          <w:rFonts w:ascii="Times New Roman" w:hAnsi="Times New Roman" w:cs="Times New Roman"/>
        </w:rPr>
        <w:t>​</w:t>
      </w:r>
      <w:r w:rsidRPr="00AC1E92">
        <w:t>：使用 while循环等待标志位是一种“阻塞”方式。如果标志位因硬件故障永远不置位，程序将在此处卡死。在实际项目中，建议增加超时判断机制。</w:t>
      </w:r>
    </w:p>
    <w:p w14:paraId="5ADC4BAD" w14:textId="77777777" w:rsidR="00AC1E92" w:rsidRPr="00AC1E92" w:rsidRDefault="00AC1E92" w:rsidP="00AC1E92">
      <w:r w:rsidRPr="00AC1E92">
        <w:t xml:space="preserve">希望以上解释能帮助您更好地理解和使用 </w:t>
      </w:r>
      <w:proofErr w:type="spellStart"/>
      <w:r w:rsidRPr="00AC1E92">
        <w:t>ADC_GetFlagStatus</w:t>
      </w:r>
      <w:proofErr w:type="spellEnd"/>
      <w:r w:rsidRPr="00AC1E92">
        <w:t>函数。</w:t>
      </w:r>
    </w:p>
    <w:p w14:paraId="11099E5C" w14:textId="77777777" w:rsidR="00AC1E92" w:rsidRPr="00AC1E92" w:rsidRDefault="00AC1E92" w:rsidP="00AC1E92"/>
    <w:p w14:paraId="04A7DF17" w14:textId="1F4A7DBD" w:rsidR="002C1096" w:rsidRDefault="00AC1E92" w:rsidP="002C1096">
      <w:pPr>
        <w:pStyle w:val="2"/>
      </w:pPr>
      <w:proofErr w:type="spellStart"/>
      <w:r w:rsidRPr="00AC1E92">
        <w:t>ADC_DiscModeChannelCountConfig</w:t>
      </w:r>
      <w:proofErr w:type="spellEnd"/>
      <w:r w:rsidRPr="00AC1E92">
        <w:t>(</w:t>
      </w:r>
      <w:r w:rsidR="00F314D4">
        <w:rPr>
          <w:rFonts w:hint="eastAsia"/>
        </w:rPr>
        <w:t>)</w:t>
      </w:r>
      <w:r w:rsidR="00B14825">
        <w:br/>
      </w:r>
      <w:r w:rsidR="00B14825" w:rsidRPr="00B14825">
        <w:t>配置STM32 ADC规则通道组在不连续模式下的通道数量</w:t>
      </w:r>
      <w:r w:rsidR="00B14825">
        <w:rPr>
          <w:rFonts w:hint="eastAsia"/>
        </w:rPr>
        <w:t>(每隔几个通道间断一次)</w:t>
      </w:r>
    </w:p>
    <w:p w14:paraId="39DD6F99" w14:textId="18CC8C0C" w:rsidR="00B14825" w:rsidRPr="00B14825" w:rsidRDefault="00B14825" w:rsidP="00B14825">
      <w:r>
        <w:rPr>
          <w:noProof/>
        </w:rPr>
        <w:drawing>
          <wp:inline distT="0" distB="0" distL="0" distR="0" wp14:anchorId="7A2572E9" wp14:editId="7CBAF830">
            <wp:extent cx="5274310" cy="154305"/>
            <wp:effectExtent l="0" t="0" r="2540" b="0"/>
            <wp:docPr id="911436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36737" name=""/>
                    <pic:cNvPicPr/>
                  </pic:nvPicPr>
                  <pic:blipFill>
                    <a:blip r:embed="rId52"/>
                    <a:stretch>
                      <a:fillRect/>
                    </a:stretch>
                  </pic:blipFill>
                  <pic:spPr>
                    <a:xfrm>
                      <a:off x="0" y="0"/>
                      <a:ext cx="5274310" cy="154305"/>
                    </a:xfrm>
                    <a:prstGeom prst="rect">
                      <a:avLst/>
                    </a:prstGeom>
                  </pic:spPr>
                </pic:pic>
              </a:graphicData>
            </a:graphic>
          </wp:inline>
        </w:drawing>
      </w:r>
    </w:p>
    <w:p w14:paraId="149C23DF" w14:textId="332C23A9" w:rsidR="00B14825" w:rsidRPr="00B14825" w:rsidRDefault="00B14825" w:rsidP="00B14825">
      <w:r>
        <w:rPr>
          <w:noProof/>
        </w:rPr>
        <w:drawing>
          <wp:inline distT="0" distB="0" distL="0" distR="0" wp14:anchorId="3F60D28D" wp14:editId="560D9253">
            <wp:extent cx="4130398" cy="533446"/>
            <wp:effectExtent l="0" t="0" r="3810" b="0"/>
            <wp:docPr id="102145443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4434" name="图片 1" descr="文本&#10;&#10;AI 生成的内容可能不正确。"/>
                    <pic:cNvPicPr/>
                  </pic:nvPicPr>
                  <pic:blipFill>
                    <a:blip r:embed="rId53"/>
                    <a:stretch>
                      <a:fillRect/>
                    </a:stretch>
                  </pic:blipFill>
                  <pic:spPr>
                    <a:xfrm>
                      <a:off x="0" y="0"/>
                      <a:ext cx="4130398" cy="533446"/>
                    </a:xfrm>
                    <a:prstGeom prst="rect">
                      <a:avLst/>
                    </a:prstGeom>
                  </pic:spPr>
                </pic:pic>
              </a:graphicData>
            </a:graphic>
          </wp:inline>
        </w:drawing>
      </w:r>
    </w:p>
    <w:p w14:paraId="5664633C" w14:textId="77777777" w:rsidR="00B14825" w:rsidRPr="00B14825" w:rsidRDefault="00B14825" w:rsidP="00B14825">
      <w:proofErr w:type="spellStart"/>
      <w:r w:rsidRPr="00B14825">
        <w:t>ADC_DiscModeChannelCountConfig</w:t>
      </w:r>
      <w:proofErr w:type="spellEnd"/>
      <w:r w:rsidRPr="00B14825">
        <w:t>函数用于配置STM32 ADC规则通道组在不连续模式下的通道数量。以下是详细解释：</w:t>
      </w:r>
    </w:p>
    <w:p w14:paraId="643FDF1E" w14:textId="77777777" w:rsidR="00B14825" w:rsidRPr="00B14825" w:rsidRDefault="00B14825" w:rsidP="00B14825">
      <w:pPr>
        <w:pStyle w:val="3"/>
      </w:pPr>
      <w:r w:rsidRPr="00B14825">
        <w:rPr>
          <w:rFonts w:ascii="Segoe UI Emoji" w:hAnsi="Segoe UI Emoji" w:cs="Segoe UI Emoji"/>
        </w:rPr>
        <w:t>🔧</w:t>
      </w:r>
      <w:r w:rsidRPr="00B14825">
        <w:t xml:space="preserve"> 函数功能 </w:t>
      </w:r>
    </w:p>
    <w:p w14:paraId="015F7870" w14:textId="77777777" w:rsidR="00B14825" w:rsidRPr="00B14825" w:rsidRDefault="00B14825" w:rsidP="00B14825">
      <w:proofErr w:type="spellStart"/>
      <w:r w:rsidRPr="00B14825">
        <w:t>ADC_DiscModeChannelCountConfig</w:t>
      </w:r>
      <w:proofErr w:type="spellEnd"/>
      <w:r w:rsidRPr="00B14825">
        <w:t>的主要功能是</w:t>
      </w:r>
      <w:r w:rsidRPr="00B14825">
        <w:rPr>
          <w:b/>
          <w:bCs/>
        </w:rPr>
        <w:t>设置不连续模式下，每次外部触发信号到来时，ADC规则通道组实际进行转换的通道数目</w:t>
      </w:r>
      <w:r w:rsidRPr="00B14825">
        <w:t xml:space="preserve">。此函数需与 </w:t>
      </w:r>
      <w:proofErr w:type="spellStart"/>
      <w:r w:rsidRPr="00B14825">
        <w:t>ADC_DiscModeCmd</w:t>
      </w:r>
      <w:proofErr w:type="spellEnd"/>
      <w:r w:rsidRPr="00B14825">
        <w:t>配合使用，且只有在规则组的不连续模式被使能后，该设置才会</w:t>
      </w:r>
      <w:r w:rsidRPr="00B14825">
        <w:lastRenderedPageBreak/>
        <w:t>生效。</w:t>
      </w:r>
    </w:p>
    <w:p w14:paraId="469C21CD" w14:textId="77777777" w:rsidR="00B14825" w:rsidRPr="00B14825" w:rsidRDefault="00B14825" w:rsidP="00B14825">
      <w:pPr>
        <w:pStyle w:val="3"/>
      </w:pPr>
      <w:r w:rsidRPr="00B14825">
        <w:rPr>
          <w:rFonts w:ascii="Segoe UI Emoji" w:hAnsi="Segoe UI Emoji" w:cs="Segoe UI Emoji"/>
        </w:rPr>
        <w:t>⚙️</w:t>
      </w:r>
      <w:r w:rsidRPr="00B14825">
        <w:t xml:space="preserve"> 参数说明 </w:t>
      </w:r>
    </w:p>
    <w:p w14:paraId="6EC98964" w14:textId="77777777" w:rsidR="00B14825" w:rsidRPr="00B14825" w:rsidRDefault="00B14825">
      <w:pPr>
        <w:numPr>
          <w:ilvl w:val="0"/>
          <w:numId w:val="442"/>
        </w:numPr>
      </w:pPr>
      <w:r w:rsidRPr="00B14825">
        <w:rPr>
          <w:rFonts w:ascii="Times New Roman" w:hAnsi="Times New Roman" w:cs="Times New Roman"/>
        </w:rPr>
        <w:t>​</w:t>
      </w:r>
      <w:proofErr w:type="spellStart"/>
      <w:r w:rsidRPr="00B14825">
        <w:rPr>
          <w:b/>
          <w:bCs/>
        </w:rPr>
        <w:t>ADCx</w:t>
      </w:r>
      <w:proofErr w:type="spellEnd"/>
      <w:r w:rsidRPr="00B14825">
        <w:rPr>
          <w:rFonts w:ascii="Times New Roman" w:hAnsi="Times New Roman" w:cs="Times New Roman"/>
        </w:rPr>
        <w:t>​</w:t>
      </w:r>
      <w:r w:rsidRPr="00B14825">
        <w:t>：指定要配置的ADC外设，例如 ADC1、ADC2。</w:t>
      </w:r>
    </w:p>
    <w:p w14:paraId="44A8B76A" w14:textId="77777777" w:rsidR="00B14825" w:rsidRPr="00B14825" w:rsidRDefault="00B14825">
      <w:pPr>
        <w:numPr>
          <w:ilvl w:val="0"/>
          <w:numId w:val="442"/>
        </w:numPr>
      </w:pPr>
      <w:r w:rsidRPr="00B14825">
        <w:rPr>
          <w:rFonts w:ascii="Times New Roman" w:hAnsi="Times New Roman" w:cs="Times New Roman"/>
        </w:rPr>
        <w:t>​</w:t>
      </w:r>
      <w:r w:rsidRPr="00B14825">
        <w:rPr>
          <w:b/>
          <w:bCs/>
        </w:rPr>
        <w:t>Number</w:t>
      </w:r>
      <w:r w:rsidRPr="00B14825">
        <w:rPr>
          <w:rFonts w:ascii="Times New Roman" w:hAnsi="Times New Roman" w:cs="Times New Roman"/>
        </w:rPr>
        <w:t>​</w:t>
      </w:r>
      <w:r w:rsidRPr="00B14825">
        <w:t>：指定每次触发时，连续转换的规则通道数量。</w:t>
      </w:r>
      <w:r w:rsidRPr="00B14825">
        <w:rPr>
          <w:rFonts w:ascii="Times New Roman" w:hAnsi="Times New Roman" w:cs="Times New Roman"/>
        </w:rPr>
        <w:t>​</w:t>
      </w:r>
      <w:r w:rsidRPr="00B14825">
        <w:rPr>
          <w:b/>
          <w:bCs/>
        </w:rPr>
        <w:t>有效取值范围通常是1到8</w:t>
      </w:r>
      <w:r w:rsidRPr="00B14825">
        <w:rPr>
          <w:rFonts w:ascii="Times New Roman" w:hAnsi="Times New Roman" w:cs="Times New Roman"/>
        </w:rPr>
        <w:t>​</w:t>
      </w:r>
      <w:r w:rsidRPr="00B14825">
        <w:t>（具体取决于芯片型号）。</w:t>
      </w:r>
    </w:p>
    <w:p w14:paraId="1791418A" w14:textId="77777777" w:rsidR="00B14825" w:rsidRPr="00B14825" w:rsidRDefault="00B14825" w:rsidP="00B14825">
      <w:pPr>
        <w:pStyle w:val="3"/>
      </w:pPr>
      <w:r w:rsidRPr="00B14825">
        <w:rPr>
          <w:rFonts w:ascii="Segoe UI Emoji" w:hAnsi="Segoe UI Emoji" w:cs="Segoe UI Emoji"/>
        </w:rPr>
        <w:t>📝</w:t>
      </w:r>
      <w:r w:rsidRPr="00B14825">
        <w:t xml:space="preserve"> 工作原理与应用场景 </w:t>
      </w:r>
    </w:p>
    <w:p w14:paraId="3A8C116B" w14:textId="77777777" w:rsidR="00B14825" w:rsidRPr="00B14825" w:rsidRDefault="00B14825" w:rsidP="00B14825">
      <w:r w:rsidRPr="00B14825">
        <w:t xml:space="preserve">不连续模式允许将一个长的规则通道转换序列（通过 </w:t>
      </w:r>
      <w:proofErr w:type="spellStart"/>
      <w:r w:rsidRPr="00B14825">
        <w:t>ADC_RegularChannelConfig</w:t>
      </w:r>
      <w:proofErr w:type="spellEnd"/>
      <w:r w:rsidRPr="00B14825">
        <w:t>配置）分割成多个较短的子序列。</w:t>
      </w:r>
    </w:p>
    <w:p w14:paraId="2A84F7E2" w14:textId="77777777" w:rsidR="00B14825" w:rsidRPr="00B14825" w:rsidRDefault="00B14825">
      <w:pPr>
        <w:numPr>
          <w:ilvl w:val="0"/>
          <w:numId w:val="443"/>
        </w:numPr>
      </w:pPr>
      <w:r w:rsidRPr="00B14825">
        <w:rPr>
          <w:rFonts w:ascii="Times New Roman" w:hAnsi="Times New Roman" w:cs="Times New Roman"/>
        </w:rPr>
        <w:t>​</w:t>
      </w:r>
      <w:r w:rsidRPr="00B14825">
        <w:rPr>
          <w:b/>
          <w:bCs/>
        </w:rPr>
        <w:t>工作</w:t>
      </w:r>
      <w:proofErr w:type="gramStart"/>
      <w:r w:rsidRPr="00B14825">
        <w:rPr>
          <w:b/>
          <w:bCs/>
        </w:rPr>
        <w:t>流程</w:t>
      </w:r>
      <w:r w:rsidRPr="00B14825">
        <w:rPr>
          <w:rFonts w:ascii="Times New Roman" w:hAnsi="Times New Roman" w:cs="Times New Roman"/>
        </w:rPr>
        <w:t>​</w:t>
      </w:r>
      <w:r w:rsidRPr="00B14825">
        <w:t>：</w:t>
      </w:r>
      <w:proofErr w:type="gramEnd"/>
      <w:r w:rsidRPr="00B14825">
        <w:t>当 Number设置为 n时，每次有效触发到来，ADC只会转换规则序列中的 n个通道。下一次触发将转换接下来的 n个通道，如此循环，完成整个序列后再次从头开始。</w:t>
      </w:r>
    </w:p>
    <w:p w14:paraId="4A2673EA" w14:textId="77777777" w:rsidR="00B14825" w:rsidRPr="00B14825" w:rsidRDefault="00B14825">
      <w:pPr>
        <w:numPr>
          <w:ilvl w:val="0"/>
          <w:numId w:val="443"/>
        </w:numPr>
      </w:pPr>
      <w:r w:rsidRPr="00B14825">
        <w:rPr>
          <w:rFonts w:ascii="Times New Roman" w:hAnsi="Times New Roman" w:cs="Times New Roman"/>
        </w:rPr>
        <w:t>​</w:t>
      </w:r>
      <w:r w:rsidRPr="00B14825">
        <w:rPr>
          <w:b/>
          <w:bCs/>
        </w:rPr>
        <w:t>典型应用</w:t>
      </w:r>
      <w:r w:rsidRPr="00B14825">
        <w:rPr>
          <w:rFonts w:ascii="Times New Roman" w:hAnsi="Times New Roman" w:cs="Times New Roman"/>
        </w:rPr>
        <w:t>​</w:t>
      </w:r>
      <w:r w:rsidRPr="00B14825">
        <w:t>：</w:t>
      </w:r>
    </w:p>
    <w:p w14:paraId="4039B78B" w14:textId="77777777" w:rsidR="00B14825" w:rsidRPr="00B14825" w:rsidRDefault="00B14825">
      <w:pPr>
        <w:numPr>
          <w:ilvl w:val="1"/>
          <w:numId w:val="443"/>
        </w:numPr>
      </w:pPr>
      <w:r w:rsidRPr="00B14825">
        <w:rPr>
          <w:rFonts w:ascii="Times New Roman" w:hAnsi="Times New Roman" w:cs="Times New Roman"/>
        </w:rPr>
        <w:t>​</w:t>
      </w:r>
      <w:r w:rsidRPr="00B14825">
        <w:rPr>
          <w:b/>
          <w:bCs/>
        </w:rPr>
        <w:t>降低触发频率</w:t>
      </w:r>
      <w:r w:rsidRPr="00B14825">
        <w:rPr>
          <w:rFonts w:ascii="Times New Roman" w:hAnsi="Times New Roman" w:cs="Times New Roman"/>
        </w:rPr>
        <w:t>​</w:t>
      </w:r>
      <w:r w:rsidRPr="00B14825">
        <w:t>：当需要采样多个通道但触发源频率有限时，可将长序列分段转换。</w:t>
      </w:r>
    </w:p>
    <w:p w14:paraId="014319AE" w14:textId="77777777" w:rsidR="00B14825" w:rsidRPr="00B14825" w:rsidRDefault="00B14825">
      <w:pPr>
        <w:numPr>
          <w:ilvl w:val="1"/>
          <w:numId w:val="443"/>
        </w:numPr>
      </w:pPr>
      <w:r w:rsidRPr="00B14825">
        <w:rPr>
          <w:rFonts w:ascii="Times New Roman" w:hAnsi="Times New Roman" w:cs="Times New Roman"/>
        </w:rPr>
        <w:t>​</w:t>
      </w:r>
      <w:r w:rsidRPr="00B14825">
        <w:rPr>
          <w:b/>
          <w:bCs/>
        </w:rPr>
        <w:t>事件驱动的分阶段采样</w:t>
      </w:r>
      <w:r w:rsidRPr="00B14825">
        <w:rPr>
          <w:rFonts w:ascii="Times New Roman" w:hAnsi="Times New Roman" w:cs="Times New Roman"/>
        </w:rPr>
        <w:t>​</w:t>
      </w:r>
      <w:r w:rsidRPr="00B14825">
        <w:t>：不同的外部事件可以触发转换序列的不同部分。</w:t>
      </w:r>
    </w:p>
    <w:p w14:paraId="063CD4F2" w14:textId="77777777" w:rsidR="00B14825" w:rsidRPr="00B14825" w:rsidRDefault="00B14825">
      <w:pPr>
        <w:numPr>
          <w:ilvl w:val="1"/>
          <w:numId w:val="443"/>
        </w:numPr>
      </w:pPr>
      <w:r w:rsidRPr="00B14825">
        <w:rPr>
          <w:rFonts w:ascii="Times New Roman" w:hAnsi="Times New Roman" w:cs="Times New Roman"/>
        </w:rPr>
        <w:t>​</w:t>
      </w:r>
      <w:r w:rsidRPr="00B14825">
        <w:rPr>
          <w:b/>
          <w:bCs/>
        </w:rPr>
        <w:t>灵活控制</w:t>
      </w:r>
      <w:r w:rsidRPr="00B14825">
        <w:rPr>
          <w:rFonts w:ascii="Times New Roman" w:hAnsi="Times New Roman" w:cs="Times New Roman"/>
        </w:rPr>
        <w:t>​</w:t>
      </w:r>
      <w:r w:rsidRPr="00B14825">
        <w:t>：特别适用于不需要每次触发都转换所有通道的场景，有助于降低功耗或配合特定时序要求。</w:t>
      </w:r>
    </w:p>
    <w:p w14:paraId="66C20C3F" w14:textId="77777777" w:rsidR="00B14825" w:rsidRPr="00B14825" w:rsidRDefault="00B14825" w:rsidP="00B14825">
      <w:pPr>
        <w:pStyle w:val="3"/>
      </w:pPr>
      <w:r w:rsidRPr="00B14825">
        <w:rPr>
          <w:rFonts w:ascii="Segoe UI Emoji" w:hAnsi="Segoe UI Emoji" w:cs="Segoe UI Emoji"/>
        </w:rPr>
        <w:t>🔄</w:t>
      </w:r>
      <w:r w:rsidRPr="00B14825">
        <w:t xml:space="preserve"> 配置流程示例 </w:t>
      </w:r>
    </w:p>
    <w:p w14:paraId="3D5CCB66" w14:textId="77777777" w:rsidR="00B14825" w:rsidRPr="00B14825" w:rsidRDefault="00B14825" w:rsidP="00B14825">
      <w:r w:rsidRPr="00B14825">
        <w:t>以下是使用不连续模式的典型代码流程：</w:t>
      </w:r>
    </w:p>
    <w:p w14:paraId="2BF3E1F8" w14:textId="77777777" w:rsidR="00B14825" w:rsidRPr="00B14825" w:rsidRDefault="00B14825" w:rsidP="00B14825">
      <w:r w:rsidRPr="00B14825">
        <w:t>// 1. 配置规则通道序列（例如，共配置5个通道）</w:t>
      </w:r>
    </w:p>
    <w:p w14:paraId="4630BFBC" w14:textId="77777777" w:rsidR="00B14825" w:rsidRPr="00B14825" w:rsidRDefault="00B14825" w:rsidP="00B14825">
      <w:proofErr w:type="spellStart"/>
      <w:r w:rsidRPr="00B14825">
        <w:t>ADC_</w:t>
      </w:r>
      <w:proofErr w:type="gramStart"/>
      <w:r w:rsidRPr="00B14825">
        <w:t>RegularChannelConfig</w:t>
      </w:r>
      <w:proofErr w:type="spellEnd"/>
      <w:r w:rsidRPr="00B14825">
        <w:t>(</w:t>
      </w:r>
      <w:proofErr w:type="gramEnd"/>
      <w:r w:rsidRPr="00B14825">
        <w:t>ADC1, ADC_Channel_0, 1, ADC_SampleTime_55Cycles5);</w:t>
      </w:r>
    </w:p>
    <w:p w14:paraId="57386490" w14:textId="77777777" w:rsidR="00B14825" w:rsidRPr="00B14825" w:rsidRDefault="00B14825" w:rsidP="00B14825">
      <w:proofErr w:type="spellStart"/>
      <w:r w:rsidRPr="00B14825">
        <w:t>ADC_</w:t>
      </w:r>
      <w:proofErr w:type="gramStart"/>
      <w:r w:rsidRPr="00B14825">
        <w:t>RegularChannelConfig</w:t>
      </w:r>
      <w:proofErr w:type="spellEnd"/>
      <w:r w:rsidRPr="00B14825">
        <w:t>(</w:t>
      </w:r>
      <w:proofErr w:type="gramEnd"/>
      <w:r w:rsidRPr="00B14825">
        <w:t>ADC1, ADC_Channel_1, 2, ADC_SampleTime_55Cycles5);</w:t>
      </w:r>
    </w:p>
    <w:p w14:paraId="2976DD47" w14:textId="77777777" w:rsidR="00B14825" w:rsidRPr="00B14825" w:rsidRDefault="00B14825" w:rsidP="00B14825">
      <w:r w:rsidRPr="00B14825">
        <w:t>// ... 继续配置其他通道</w:t>
      </w:r>
    </w:p>
    <w:p w14:paraId="5013B506" w14:textId="77777777" w:rsidR="00B14825" w:rsidRPr="00B14825" w:rsidRDefault="00B14825" w:rsidP="00B14825"/>
    <w:p w14:paraId="1F1484EB" w14:textId="77777777" w:rsidR="00B14825" w:rsidRPr="00B14825" w:rsidRDefault="00B14825" w:rsidP="00B14825">
      <w:r w:rsidRPr="00B14825">
        <w:t>// 2. 使能规则组的不连续模式</w:t>
      </w:r>
    </w:p>
    <w:p w14:paraId="713BE7C3" w14:textId="77777777" w:rsidR="00B14825" w:rsidRPr="00B14825" w:rsidRDefault="00B14825" w:rsidP="00B14825">
      <w:proofErr w:type="spellStart"/>
      <w:r w:rsidRPr="00B14825">
        <w:t>ADC_</w:t>
      </w:r>
      <w:proofErr w:type="gramStart"/>
      <w:r w:rsidRPr="00B14825">
        <w:t>DiscModeCmd</w:t>
      </w:r>
      <w:proofErr w:type="spellEnd"/>
      <w:r w:rsidRPr="00B14825">
        <w:t>(</w:t>
      </w:r>
      <w:proofErr w:type="gramEnd"/>
      <w:r w:rsidRPr="00B14825">
        <w:t>ADC1, ENABLE);</w:t>
      </w:r>
    </w:p>
    <w:p w14:paraId="22370D1E" w14:textId="77777777" w:rsidR="00B14825" w:rsidRPr="00B14825" w:rsidRDefault="00B14825" w:rsidP="00B14825"/>
    <w:p w14:paraId="34FEF351" w14:textId="77777777" w:rsidR="00B14825" w:rsidRPr="00B14825" w:rsidRDefault="00B14825" w:rsidP="00B14825">
      <w:r w:rsidRPr="00B14825">
        <w:lastRenderedPageBreak/>
        <w:t>// 3. 设置不连续模式的子组长度（例如，每次触发转换2个通道）</w:t>
      </w:r>
    </w:p>
    <w:p w14:paraId="33C945D7" w14:textId="77777777" w:rsidR="00B14825" w:rsidRPr="00B14825" w:rsidRDefault="00B14825" w:rsidP="00B14825">
      <w:proofErr w:type="spellStart"/>
      <w:r w:rsidRPr="00B14825">
        <w:t>ADC_</w:t>
      </w:r>
      <w:proofErr w:type="gramStart"/>
      <w:r w:rsidRPr="00B14825">
        <w:t>DiscModeChannelCountConfig</w:t>
      </w:r>
      <w:proofErr w:type="spellEnd"/>
      <w:r w:rsidRPr="00B14825">
        <w:t>(</w:t>
      </w:r>
      <w:proofErr w:type="gramEnd"/>
      <w:r w:rsidRPr="00B14825">
        <w:t xml:space="preserve">ADC1, 2); // </w:t>
      </w:r>
    </w:p>
    <w:p w14:paraId="4B8913A9" w14:textId="77777777" w:rsidR="00B14825" w:rsidRPr="00B14825" w:rsidRDefault="00B14825" w:rsidP="00B14825"/>
    <w:p w14:paraId="64C409F7" w14:textId="77777777" w:rsidR="00B14825" w:rsidRPr="00B14825" w:rsidRDefault="00B14825" w:rsidP="00B14825">
      <w:r w:rsidRPr="00B14825">
        <w:t>// 4. 启动转换（例如，使用软件触发）</w:t>
      </w:r>
    </w:p>
    <w:p w14:paraId="4FBF4530" w14:textId="77777777" w:rsidR="00B14825" w:rsidRPr="00B14825" w:rsidRDefault="00B14825" w:rsidP="00B14825">
      <w:proofErr w:type="spellStart"/>
      <w:r w:rsidRPr="00B14825">
        <w:t>ADC_</w:t>
      </w:r>
      <w:proofErr w:type="gramStart"/>
      <w:r w:rsidRPr="00B14825">
        <w:t>SoftwareStartConvCmd</w:t>
      </w:r>
      <w:proofErr w:type="spellEnd"/>
      <w:r w:rsidRPr="00B14825">
        <w:t>(</w:t>
      </w:r>
      <w:proofErr w:type="gramEnd"/>
      <w:r w:rsidRPr="00B14825">
        <w:t>ADC1, ENABLE);</w:t>
      </w:r>
    </w:p>
    <w:p w14:paraId="77CE10F6" w14:textId="77777777" w:rsidR="00B14825" w:rsidRPr="00B14825" w:rsidRDefault="00B14825" w:rsidP="00B14825">
      <w:r w:rsidRPr="00B14825">
        <w:t>在此例中，每次软件触发后，ADC1将依次转换2个通道：第一次触发转换通道0和1，第二次触发转换通道2和3，第三次触发转换通道4，第四次触发则重新从通道0开始。</w:t>
      </w:r>
    </w:p>
    <w:p w14:paraId="376D94FE" w14:textId="77777777" w:rsidR="00B14825" w:rsidRPr="00B14825" w:rsidRDefault="00B14825" w:rsidP="00B14825">
      <w:pPr>
        <w:pStyle w:val="3"/>
      </w:pPr>
      <w:r w:rsidRPr="00B14825">
        <w:rPr>
          <w:rFonts w:ascii="Segoe UI Emoji" w:hAnsi="Segoe UI Emoji" w:cs="Segoe UI Emoji"/>
        </w:rPr>
        <w:t>⚠️</w:t>
      </w:r>
      <w:r w:rsidRPr="00B14825">
        <w:t xml:space="preserve"> 重要注意事项 </w:t>
      </w:r>
    </w:p>
    <w:p w14:paraId="01F9B635" w14:textId="77777777" w:rsidR="00B14825" w:rsidRPr="00B14825" w:rsidRDefault="00B14825">
      <w:pPr>
        <w:numPr>
          <w:ilvl w:val="0"/>
          <w:numId w:val="444"/>
        </w:numPr>
      </w:pPr>
      <w:r w:rsidRPr="00B14825">
        <w:rPr>
          <w:rFonts w:ascii="Times New Roman" w:hAnsi="Times New Roman" w:cs="Times New Roman"/>
        </w:rPr>
        <w:t>​</w:t>
      </w:r>
      <w:r w:rsidRPr="00B14825">
        <w:rPr>
          <w:b/>
          <w:bCs/>
        </w:rPr>
        <w:t>依赖关系</w:t>
      </w:r>
      <w:r w:rsidRPr="00B14825">
        <w:rPr>
          <w:rFonts w:ascii="Times New Roman" w:hAnsi="Times New Roman" w:cs="Times New Roman"/>
        </w:rPr>
        <w:t>​</w:t>
      </w:r>
      <w:r w:rsidRPr="00B14825">
        <w:t>：此函数的配置</w:t>
      </w:r>
      <w:r w:rsidRPr="00B14825">
        <w:rPr>
          <w:b/>
          <w:bCs/>
        </w:rPr>
        <w:t>必须</w:t>
      </w:r>
      <w:r w:rsidRPr="00B14825">
        <w:t xml:space="preserve">在 </w:t>
      </w:r>
      <w:proofErr w:type="spellStart"/>
      <w:r w:rsidRPr="00B14825">
        <w:t>ADC_DiscModeCmd</w:t>
      </w:r>
      <w:proofErr w:type="spellEnd"/>
      <w:r w:rsidRPr="00B14825">
        <w:t>(</w:t>
      </w:r>
      <w:proofErr w:type="spellStart"/>
      <w:r w:rsidRPr="00B14825">
        <w:t>ADCx</w:t>
      </w:r>
      <w:proofErr w:type="spellEnd"/>
      <w:r w:rsidRPr="00B14825">
        <w:t>, ENABLE)使能不连续模式后才会起作用。</w:t>
      </w:r>
    </w:p>
    <w:p w14:paraId="63CFD23D" w14:textId="77777777" w:rsidR="00B14825" w:rsidRPr="00B14825" w:rsidRDefault="00B14825">
      <w:pPr>
        <w:numPr>
          <w:ilvl w:val="0"/>
          <w:numId w:val="444"/>
        </w:numPr>
      </w:pPr>
      <w:r w:rsidRPr="00B14825">
        <w:rPr>
          <w:rFonts w:ascii="Times New Roman" w:hAnsi="Times New Roman" w:cs="Times New Roman"/>
        </w:rPr>
        <w:t>​</w:t>
      </w:r>
      <w:r w:rsidRPr="00B14825">
        <w:rPr>
          <w:b/>
          <w:bCs/>
        </w:rPr>
        <w:t>参数范围</w:t>
      </w:r>
      <w:r w:rsidRPr="00B14825">
        <w:rPr>
          <w:rFonts w:ascii="Times New Roman" w:hAnsi="Times New Roman" w:cs="Times New Roman"/>
        </w:rPr>
        <w:t>​</w:t>
      </w:r>
      <w:r w:rsidRPr="00B14825">
        <w:t>：确保 Number参数在数据手册允许的范围内（通常为1-8）。若规则序列中剩余未转换的通道数少于 Number，则只转换剩余通道。</w:t>
      </w:r>
    </w:p>
    <w:p w14:paraId="36C156D7" w14:textId="77777777" w:rsidR="00B14825" w:rsidRPr="00B14825" w:rsidRDefault="00B14825">
      <w:pPr>
        <w:numPr>
          <w:ilvl w:val="0"/>
          <w:numId w:val="444"/>
        </w:numPr>
      </w:pPr>
      <w:r w:rsidRPr="00B14825">
        <w:rPr>
          <w:rFonts w:ascii="Times New Roman" w:hAnsi="Times New Roman" w:cs="Times New Roman"/>
        </w:rPr>
        <w:t>​</w:t>
      </w:r>
      <w:r w:rsidRPr="00B14825">
        <w:rPr>
          <w:b/>
          <w:bCs/>
        </w:rPr>
        <w:t>触发源</w:t>
      </w:r>
      <w:r w:rsidRPr="00B14825">
        <w:rPr>
          <w:rFonts w:ascii="Times New Roman" w:hAnsi="Times New Roman" w:cs="Times New Roman"/>
        </w:rPr>
        <w:t>​</w:t>
      </w:r>
      <w:r w:rsidRPr="00B14825">
        <w:t>：不连续模式通常与外部触发（如定时器）或软件触发配合使用，以实现精确的转换节奏。</w:t>
      </w:r>
    </w:p>
    <w:p w14:paraId="322D3712" w14:textId="77777777" w:rsidR="00B14825" w:rsidRPr="00B14825" w:rsidRDefault="00B14825" w:rsidP="00B14825">
      <w:r w:rsidRPr="00B14825">
        <w:t xml:space="preserve">希望以上解释能帮助您更好地理解和使用 </w:t>
      </w:r>
      <w:proofErr w:type="spellStart"/>
      <w:r w:rsidRPr="00B14825">
        <w:t>ADC_DiscModeChannelCountConfig</w:t>
      </w:r>
      <w:proofErr w:type="spellEnd"/>
      <w:r w:rsidRPr="00B14825">
        <w:t>函数。</w:t>
      </w:r>
    </w:p>
    <w:p w14:paraId="672460D5" w14:textId="77777777" w:rsidR="00B14825" w:rsidRPr="00B14825" w:rsidRDefault="00B14825" w:rsidP="00B14825"/>
    <w:p w14:paraId="38248E0B" w14:textId="6EB03DF5" w:rsidR="002C1096" w:rsidRPr="00B14825" w:rsidRDefault="00B14825" w:rsidP="002C1096">
      <w:pPr>
        <w:pStyle w:val="2"/>
        <w:rPr>
          <w:b/>
          <w:bCs/>
        </w:rPr>
      </w:pPr>
      <w:proofErr w:type="spellStart"/>
      <w:r w:rsidRPr="00B14825">
        <w:t>ADC_DiscModeCmd</w:t>
      </w:r>
      <w:proofErr w:type="spellEnd"/>
      <w:r w:rsidRPr="00B14825">
        <w:t>(</w:t>
      </w:r>
      <w:r>
        <w:rPr>
          <w:rFonts w:hint="eastAsia"/>
        </w:rPr>
        <w:t>)</w:t>
      </w:r>
      <w:r>
        <w:br/>
      </w:r>
      <w:r w:rsidRPr="00B14825">
        <w:rPr>
          <w:b/>
          <w:bCs/>
        </w:rPr>
        <w:t>使能或失能</w:t>
      </w:r>
      <w:r w:rsidRPr="00B14825">
        <w:t>指定ADC（模数转换器）规则通道组的</w:t>
      </w:r>
      <w:r w:rsidRPr="00B14825">
        <w:rPr>
          <w:b/>
          <w:bCs/>
        </w:rPr>
        <w:t>间断模式</w:t>
      </w:r>
      <w:r>
        <w:rPr>
          <w:rFonts w:hint="eastAsia"/>
          <w:b/>
          <w:bCs/>
        </w:rPr>
        <w:t>(是否启用间断模式)</w:t>
      </w:r>
      <w:r>
        <w:rPr>
          <w:noProof/>
        </w:rPr>
        <w:drawing>
          <wp:inline distT="0" distB="0" distL="0" distR="0" wp14:anchorId="1FD96271" wp14:editId="71A23A0D">
            <wp:extent cx="5029636" cy="137172"/>
            <wp:effectExtent l="0" t="0" r="0" b="0"/>
            <wp:docPr id="2051632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2635" name=""/>
                    <pic:cNvPicPr/>
                  </pic:nvPicPr>
                  <pic:blipFill>
                    <a:blip r:embed="rId54"/>
                    <a:stretch>
                      <a:fillRect/>
                    </a:stretch>
                  </pic:blipFill>
                  <pic:spPr>
                    <a:xfrm>
                      <a:off x="0" y="0"/>
                      <a:ext cx="5029636" cy="137172"/>
                    </a:xfrm>
                    <a:prstGeom prst="rect">
                      <a:avLst/>
                    </a:prstGeom>
                  </pic:spPr>
                </pic:pic>
              </a:graphicData>
            </a:graphic>
          </wp:inline>
        </w:drawing>
      </w:r>
    </w:p>
    <w:p w14:paraId="4BCD4486" w14:textId="0140E377" w:rsidR="00B14825" w:rsidRPr="00B14825" w:rsidRDefault="00B14825" w:rsidP="00B14825">
      <w:r>
        <w:rPr>
          <w:noProof/>
        </w:rPr>
        <w:drawing>
          <wp:inline distT="0" distB="0" distL="0" distR="0" wp14:anchorId="3163010E" wp14:editId="3E2C5219">
            <wp:extent cx="3977985" cy="548688"/>
            <wp:effectExtent l="0" t="0" r="3810" b="3810"/>
            <wp:docPr id="1583859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59231" name=""/>
                    <pic:cNvPicPr/>
                  </pic:nvPicPr>
                  <pic:blipFill>
                    <a:blip r:embed="rId55"/>
                    <a:stretch>
                      <a:fillRect/>
                    </a:stretch>
                  </pic:blipFill>
                  <pic:spPr>
                    <a:xfrm>
                      <a:off x="0" y="0"/>
                      <a:ext cx="3977985" cy="548688"/>
                    </a:xfrm>
                    <a:prstGeom prst="rect">
                      <a:avLst/>
                    </a:prstGeom>
                  </pic:spPr>
                </pic:pic>
              </a:graphicData>
            </a:graphic>
          </wp:inline>
        </w:drawing>
      </w:r>
    </w:p>
    <w:p w14:paraId="47114A06" w14:textId="77777777" w:rsidR="00B14825" w:rsidRPr="00B14825" w:rsidRDefault="00B14825" w:rsidP="00B14825">
      <w:proofErr w:type="spellStart"/>
      <w:r w:rsidRPr="00B14825">
        <w:t>ADC_DiscModeCmd</w:t>
      </w:r>
      <w:proofErr w:type="spellEnd"/>
      <w:r w:rsidRPr="00B14825">
        <w:t>函数用于</w:t>
      </w:r>
      <w:r w:rsidRPr="00B14825">
        <w:rPr>
          <w:b/>
          <w:bCs/>
        </w:rPr>
        <w:t>使能或失能</w:t>
      </w:r>
      <w:r w:rsidRPr="00B14825">
        <w:t>指定ADC（模数转换器）规则通道组的</w:t>
      </w:r>
      <w:r w:rsidRPr="00B14825">
        <w:rPr>
          <w:b/>
          <w:bCs/>
        </w:rPr>
        <w:t>间断模式</w:t>
      </w:r>
      <w:r w:rsidRPr="00B14825">
        <w:t>。这是一种高级转换模式，允许将长的规则通道转换序列分割成多个较短的子序列进行转换。</w:t>
      </w:r>
    </w:p>
    <w:p w14:paraId="7D519FD8" w14:textId="77777777" w:rsidR="00B14825" w:rsidRPr="00B14825" w:rsidRDefault="00B14825" w:rsidP="00B14825">
      <w:pPr>
        <w:pStyle w:val="3"/>
      </w:pPr>
      <w:r w:rsidRPr="00B14825">
        <w:rPr>
          <w:rFonts w:ascii="Segoe UI Emoji" w:hAnsi="Segoe UI Emoji" w:cs="Segoe UI Emoji"/>
        </w:rPr>
        <w:t>🔧</w:t>
      </w:r>
      <w:r w:rsidRPr="00B14825">
        <w:t xml:space="preserve"> 函数原型 </w:t>
      </w:r>
    </w:p>
    <w:p w14:paraId="3F6E0F3D" w14:textId="77777777" w:rsidR="00B14825" w:rsidRPr="00B14825" w:rsidRDefault="00B14825" w:rsidP="00B14825">
      <w:r w:rsidRPr="00B14825">
        <w:t xml:space="preserve">void </w:t>
      </w:r>
      <w:proofErr w:type="spellStart"/>
      <w:r w:rsidRPr="00B14825">
        <w:t>ADC_</w:t>
      </w:r>
      <w:proofErr w:type="gramStart"/>
      <w:r w:rsidRPr="00B14825">
        <w:t>DiscModeCmd</w:t>
      </w:r>
      <w:proofErr w:type="spellEnd"/>
      <w:r w:rsidRPr="00B14825">
        <w:t>(</w:t>
      </w:r>
      <w:proofErr w:type="spellStart"/>
      <w:proofErr w:type="gramEnd"/>
      <w:r w:rsidRPr="00B14825">
        <w:t>ADC_TypeDef</w:t>
      </w:r>
      <w:proofErr w:type="spellEnd"/>
      <w:r w:rsidRPr="00B14825">
        <w:t xml:space="preserve">* </w:t>
      </w:r>
      <w:proofErr w:type="spellStart"/>
      <w:r w:rsidRPr="00B14825">
        <w:t>ADCx</w:t>
      </w:r>
      <w:proofErr w:type="spellEnd"/>
      <w:r w:rsidRPr="00B14825">
        <w:t xml:space="preserve">, </w:t>
      </w:r>
      <w:proofErr w:type="spellStart"/>
      <w:r w:rsidRPr="00B14825">
        <w:t>FunctionalState</w:t>
      </w:r>
      <w:proofErr w:type="spellEnd"/>
      <w:r w:rsidRPr="00B14825">
        <w:t xml:space="preserve"> </w:t>
      </w:r>
      <w:proofErr w:type="spellStart"/>
      <w:r w:rsidRPr="00B14825">
        <w:t>NewState</w:t>
      </w:r>
      <w:proofErr w:type="spellEnd"/>
      <w:r w:rsidRPr="00B14825">
        <w:t>);</w:t>
      </w:r>
    </w:p>
    <w:p w14:paraId="7C4B750B" w14:textId="77777777" w:rsidR="00B14825" w:rsidRPr="00B14825" w:rsidRDefault="00B14825">
      <w:pPr>
        <w:numPr>
          <w:ilvl w:val="0"/>
          <w:numId w:val="445"/>
        </w:numPr>
      </w:pPr>
      <w:r w:rsidRPr="00B14825">
        <w:rPr>
          <w:rFonts w:ascii="Times New Roman" w:hAnsi="Times New Roman" w:cs="Times New Roman"/>
        </w:rPr>
        <w:lastRenderedPageBreak/>
        <w:t>​</w:t>
      </w:r>
      <w:proofErr w:type="spellStart"/>
      <w:r w:rsidRPr="00B14825">
        <w:rPr>
          <w:b/>
          <w:bCs/>
        </w:rPr>
        <w:t>ADCx</w:t>
      </w:r>
      <w:proofErr w:type="spellEnd"/>
      <w:r w:rsidRPr="00B14825">
        <w:rPr>
          <w:rFonts w:ascii="Times New Roman" w:hAnsi="Times New Roman" w:cs="Times New Roman"/>
        </w:rPr>
        <w:t>​</w:t>
      </w:r>
      <w:r w:rsidRPr="00B14825">
        <w:t>：指定要操作的ADC外设，例如 ADC1、ADC2。</w:t>
      </w:r>
    </w:p>
    <w:p w14:paraId="75D617AF" w14:textId="77777777" w:rsidR="00B14825" w:rsidRPr="00B14825" w:rsidRDefault="00B14825">
      <w:pPr>
        <w:numPr>
          <w:ilvl w:val="0"/>
          <w:numId w:val="445"/>
        </w:numPr>
      </w:pPr>
      <w:r w:rsidRPr="00B14825">
        <w:rPr>
          <w:rFonts w:ascii="Times New Roman" w:hAnsi="Times New Roman" w:cs="Times New Roman"/>
        </w:rPr>
        <w:t>​</w:t>
      </w:r>
      <w:proofErr w:type="spellStart"/>
      <w:r w:rsidRPr="00B14825">
        <w:rPr>
          <w:b/>
          <w:bCs/>
        </w:rPr>
        <w:t>NewState</w:t>
      </w:r>
      <w:proofErr w:type="spellEnd"/>
      <w:r w:rsidRPr="00B14825">
        <w:rPr>
          <w:rFonts w:ascii="Times New Roman" w:hAnsi="Times New Roman" w:cs="Times New Roman"/>
        </w:rPr>
        <w:t>​</w:t>
      </w:r>
      <w:r w:rsidRPr="00B14825">
        <w:t>：设定间断模式的新状态，可选 ENABLE（使能）或 DISABLE（失能）。</w:t>
      </w:r>
    </w:p>
    <w:p w14:paraId="31579BF9" w14:textId="77777777" w:rsidR="00B14825" w:rsidRPr="00B14825" w:rsidRDefault="00B14825" w:rsidP="00B14825">
      <w:pPr>
        <w:pStyle w:val="3"/>
      </w:pPr>
      <w:r w:rsidRPr="00B14825">
        <w:rPr>
          <w:rFonts w:ascii="Segoe UI Emoji" w:hAnsi="Segoe UI Emoji" w:cs="Segoe UI Emoji"/>
        </w:rPr>
        <w:t>⚙️</w:t>
      </w:r>
      <w:r w:rsidRPr="00B14825">
        <w:t xml:space="preserve"> 功能详解与工作原理 </w:t>
      </w:r>
    </w:p>
    <w:p w14:paraId="09075BA1" w14:textId="77777777" w:rsidR="00B14825" w:rsidRPr="00B14825" w:rsidRDefault="00B14825" w:rsidP="00B14825">
      <w:r w:rsidRPr="00B14825">
        <w:t xml:space="preserve">使能间断模式后，ADC不会在单次触发后转换规则序列中的所有通道，而是根据 </w:t>
      </w:r>
      <w:proofErr w:type="spellStart"/>
      <w:r w:rsidRPr="00B14825">
        <w:t>ADC_DiscModeChannelCountConfig</w:t>
      </w:r>
      <w:proofErr w:type="spellEnd"/>
      <w:r w:rsidRPr="00B14825">
        <w:t>函数预先设置的通道数量（Number），每次触发</w:t>
      </w:r>
      <w:r w:rsidRPr="00246426">
        <w:rPr>
          <w:b/>
        </w:rPr>
        <w:t>只转换指定数量的通道</w:t>
      </w:r>
      <w:r w:rsidRPr="00B14825">
        <w:t>。</w:t>
      </w:r>
    </w:p>
    <w:p w14:paraId="7A52DD7E" w14:textId="77777777" w:rsidR="00B14825" w:rsidRPr="00B14825" w:rsidRDefault="00B14825">
      <w:pPr>
        <w:numPr>
          <w:ilvl w:val="0"/>
          <w:numId w:val="446"/>
        </w:numPr>
      </w:pPr>
      <w:r w:rsidRPr="00B14825">
        <w:rPr>
          <w:rFonts w:ascii="Times New Roman" w:hAnsi="Times New Roman" w:cs="Times New Roman"/>
        </w:rPr>
        <w:t>​</w:t>
      </w:r>
      <w:r w:rsidRPr="00B14825">
        <w:rPr>
          <w:b/>
          <w:bCs/>
        </w:rPr>
        <w:t>工作</w:t>
      </w:r>
      <w:proofErr w:type="gramStart"/>
      <w:r w:rsidRPr="00B14825">
        <w:rPr>
          <w:b/>
          <w:bCs/>
        </w:rPr>
        <w:t>流程</w:t>
      </w:r>
      <w:r w:rsidRPr="00B14825">
        <w:rPr>
          <w:rFonts w:ascii="Times New Roman" w:hAnsi="Times New Roman" w:cs="Times New Roman"/>
        </w:rPr>
        <w:t>​</w:t>
      </w:r>
      <w:r w:rsidRPr="00B14825">
        <w:t>：</w:t>
      </w:r>
      <w:proofErr w:type="gramEnd"/>
      <w:r w:rsidRPr="00B14825">
        <w:t>假设规则序列中配置了6个通道（Rank1~Rank6），且将间断模式通道数设置为2（</w:t>
      </w:r>
      <w:proofErr w:type="spellStart"/>
      <w:r w:rsidRPr="00B14825">
        <w:t>ADC_DiscModeChannelCountConfig</w:t>
      </w:r>
      <w:proofErr w:type="spellEnd"/>
      <w:r w:rsidRPr="00B14825">
        <w:t>(ADC1</w:t>
      </w:r>
      <w:proofErr w:type="gramStart"/>
      <w:r w:rsidRPr="00B14825">
        <w:t>, 2)</w:t>
      </w:r>
      <w:proofErr w:type="gramEnd"/>
      <w:r w:rsidRPr="00B14825">
        <w:t>）。使能间断模式后：</w:t>
      </w:r>
    </w:p>
    <w:p w14:paraId="580818D8" w14:textId="77777777" w:rsidR="00B14825" w:rsidRPr="00B14825" w:rsidRDefault="00B14825">
      <w:pPr>
        <w:numPr>
          <w:ilvl w:val="1"/>
          <w:numId w:val="446"/>
        </w:numPr>
      </w:pPr>
      <w:r w:rsidRPr="00B14825">
        <w:t>第一次外部触发：转换序列中的第</w:t>
      </w:r>
      <w:r w:rsidRPr="00E82F8C">
        <w:rPr>
          <w:b/>
        </w:rPr>
        <w:t>1、2个</w:t>
      </w:r>
      <w:r w:rsidRPr="00B14825">
        <w:t>通道（Rank1, Rank2）。</w:t>
      </w:r>
    </w:p>
    <w:p w14:paraId="49ADE9DD" w14:textId="77777777" w:rsidR="00B14825" w:rsidRPr="00B14825" w:rsidRDefault="00B14825">
      <w:pPr>
        <w:numPr>
          <w:ilvl w:val="1"/>
          <w:numId w:val="446"/>
        </w:numPr>
      </w:pPr>
      <w:r w:rsidRPr="00B14825">
        <w:t>第二次外部触发：转换第3、4个通道（Rank3, Rank4）。</w:t>
      </w:r>
    </w:p>
    <w:p w14:paraId="2FF1A37F" w14:textId="77777777" w:rsidR="00B14825" w:rsidRPr="00B14825" w:rsidRDefault="00B14825">
      <w:pPr>
        <w:numPr>
          <w:ilvl w:val="1"/>
          <w:numId w:val="446"/>
        </w:numPr>
      </w:pPr>
      <w:r w:rsidRPr="00B14825">
        <w:t>第三次外部触发：转换第5、6个通道（Rank5, Rank6）。</w:t>
      </w:r>
    </w:p>
    <w:p w14:paraId="6419FB4D" w14:textId="77777777" w:rsidR="00B14825" w:rsidRPr="00B14825" w:rsidRDefault="00B14825">
      <w:pPr>
        <w:numPr>
          <w:ilvl w:val="1"/>
          <w:numId w:val="446"/>
        </w:numPr>
      </w:pPr>
      <w:r w:rsidRPr="00B14825">
        <w:t>第四次外部触发：重新从第1个通道开始，循环往复。</w:t>
      </w:r>
    </w:p>
    <w:p w14:paraId="53CAB3B4" w14:textId="77777777" w:rsidR="00B14825" w:rsidRPr="00B14825" w:rsidRDefault="00B14825">
      <w:pPr>
        <w:numPr>
          <w:ilvl w:val="0"/>
          <w:numId w:val="446"/>
        </w:numPr>
      </w:pPr>
      <w:r w:rsidRPr="00B14825">
        <w:rPr>
          <w:rFonts w:ascii="Times New Roman" w:hAnsi="Times New Roman" w:cs="Times New Roman"/>
        </w:rPr>
        <w:t>​</w:t>
      </w:r>
      <w:r w:rsidRPr="00B14825">
        <w:rPr>
          <w:b/>
          <w:bCs/>
        </w:rPr>
        <w:t>核心用途</w:t>
      </w:r>
      <w:r w:rsidRPr="00B14825">
        <w:rPr>
          <w:rFonts w:ascii="Times New Roman" w:hAnsi="Times New Roman" w:cs="Times New Roman"/>
        </w:rPr>
        <w:t>​</w:t>
      </w:r>
      <w:r w:rsidRPr="00B14825">
        <w:t>：这种模式特别适合于</w:t>
      </w:r>
      <w:r w:rsidRPr="00B14825">
        <w:rPr>
          <w:b/>
          <w:bCs/>
        </w:rPr>
        <w:t>由外部事件控制采样节奏</w:t>
      </w:r>
      <w:r w:rsidRPr="00B14825">
        <w:t>的场景，或者当需要以低于触发信号的频率来轮询多个通道时，可以有效降低CPU干预或触发源的压力。</w:t>
      </w:r>
    </w:p>
    <w:p w14:paraId="225CEE76" w14:textId="77777777" w:rsidR="00B14825" w:rsidRPr="00B14825" w:rsidRDefault="00B14825" w:rsidP="00B14825">
      <w:pPr>
        <w:pStyle w:val="3"/>
      </w:pPr>
      <w:r w:rsidRPr="00B14825">
        <w:rPr>
          <w:rFonts w:ascii="Segoe UI Emoji" w:hAnsi="Segoe UI Emoji" w:cs="Segoe UI Emoji"/>
        </w:rPr>
        <w:t>📝</w:t>
      </w:r>
      <w:r w:rsidRPr="00B14825">
        <w:t xml:space="preserve"> 配置流程与代码示例 </w:t>
      </w:r>
    </w:p>
    <w:p w14:paraId="6234F830" w14:textId="77777777" w:rsidR="00B14825" w:rsidRPr="00B14825" w:rsidRDefault="00B14825" w:rsidP="00B14825">
      <w:r w:rsidRPr="00B14825">
        <w:t>使用间断模式需要遵循特定的配置顺序，并与其他ADC函数配合使用。</w:t>
      </w:r>
    </w:p>
    <w:p w14:paraId="252222AE" w14:textId="77777777" w:rsidR="00B14825" w:rsidRPr="00B14825" w:rsidRDefault="00B14825">
      <w:pPr>
        <w:numPr>
          <w:ilvl w:val="0"/>
          <w:numId w:val="447"/>
        </w:numPr>
      </w:pPr>
      <w:r w:rsidRPr="00B14825">
        <w:rPr>
          <w:rFonts w:ascii="Times New Roman" w:hAnsi="Times New Roman" w:cs="Times New Roman"/>
        </w:rPr>
        <w:t>​</w:t>
      </w:r>
      <w:r w:rsidRPr="00B14825">
        <w:rPr>
          <w:b/>
          <w:bCs/>
        </w:rPr>
        <w:t>基本ADC配置</w:t>
      </w:r>
      <w:r w:rsidRPr="00B14825">
        <w:rPr>
          <w:rFonts w:ascii="Times New Roman" w:hAnsi="Times New Roman" w:cs="Times New Roman"/>
        </w:rPr>
        <w:t>​</w:t>
      </w:r>
      <w:r w:rsidRPr="00B14825">
        <w:t>：首先完成ADC的常规初始化，包括时钟、GPIO、模式、扫描模式等。</w:t>
      </w:r>
    </w:p>
    <w:p w14:paraId="29992D80" w14:textId="77777777" w:rsidR="00B14825" w:rsidRPr="00B14825" w:rsidRDefault="00B14825">
      <w:pPr>
        <w:numPr>
          <w:ilvl w:val="0"/>
          <w:numId w:val="447"/>
        </w:numPr>
      </w:pPr>
      <w:r w:rsidRPr="00B14825">
        <w:rPr>
          <w:rFonts w:ascii="Times New Roman" w:hAnsi="Times New Roman" w:cs="Times New Roman"/>
        </w:rPr>
        <w:t>​</w:t>
      </w:r>
      <w:r w:rsidRPr="00B14825">
        <w:rPr>
          <w:b/>
          <w:bCs/>
        </w:rPr>
        <w:t>配置规则通道序列</w:t>
      </w:r>
      <w:r w:rsidRPr="00B14825">
        <w:rPr>
          <w:rFonts w:ascii="Times New Roman" w:hAnsi="Times New Roman" w:cs="Times New Roman"/>
        </w:rPr>
        <w:t>​</w:t>
      </w:r>
      <w:r w:rsidRPr="00B14825">
        <w:t xml:space="preserve">：使用 </w:t>
      </w:r>
      <w:proofErr w:type="spellStart"/>
      <w:r w:rsidRPr="00B14825">
        <w:t>ADC_RegularChannelConfig</w:t>
      </w:r>
      <w:proofErr w:type="spellEnd"/>
      <w:r w:rsidRPr="00B14825">
        <w:t>函数定义规则组的转换顺序和采样时间。</w:t>
      </w:r>
    </w:p>
    <w:p w14:paraId="74735B7E" w14:textId="77777777" w:rsidR="00B14825" w:rsidRPr="00B14825" w:rsidRDefault="00B14825">
      <w:pPr>
        <w:numPr>
          <w:ilvl w:val="0"/>
          <w:numId w:val="447"/>
        </w:numPr>
      </w:pPr>
      <w:r w:rsidRPr="00B14825">
        <w:rPr>
          <w:rFonts w:ascii="Times New Roman" w:hAnsi="Times New Roman" w:cs="Times New Roman"/>
        </w:rPr>
        <w:t>​</w:t>
      </w:r>
      <w:r w:rsidRPr="00B14825">
        <w:rPr>
          <w:b/>
          <w:bCs/>
        </w:rPr>
        <w:t>设置间断数量</w:t>
      </w:r>
      <w:r w:rsidRPr="00B14825">
        <w:rPr>
          <w:rFonts w:ascii="Times New Roman" w:hAnsi="Times New Roman" w:cs="Times New Roman"/>
        </w:rPr>
        <w:t>​</w:t>
      </w:r>
      <w:r w:rsidRPr="00B14825">
        <w:t xml:space="preserve">：调用 </w:t>
      </w:r>
      <w:proofErr w:type="spellStart"/>
      <w:r w:rsidRPr="00B14825">
        <w:t>ADC_DiscModeChannelCountConfig</w:t>
      </w:r>
      <w:proofErr w:type="spellEnd"/>
      <w:r w:rsidRPr="00B14825">
        <w:t>指定每次触发转换的通道数。</w:t>
      </w:r>
    </w:p>
    <w:p w14:paraId="0889E25E" w14:textId="77777777" w:rsidR="00B14825" w:rsidRPr="00B14825" w:rsidRDefault="00B14825">
      <w:pPr>
        <w:numPr>
          <w:ilvl w:val="0"/>
          <w:numId w:val="447"/>
        </w:numPr>
      </w:pPr>
      <w:r w:rsidRPr="00B14825">
        <w:rPr>
          <w:rFonts w:ascii="Times New Roman" w:hAnsi="Times New Roman" w:cs="Times New Roman"/>
        </w:rPr>
        <w:t>​</w:t>
      </w:r>
      <w:r w:rsidRPr="00B14825">
        <w:rPr>
          <w:b/>
          <w:bCs/>
        </w:rPr>
        <w:t>使能间断模式</w:t>
      </w:r>
      <w:r w:rsidRPr="00B14825">
        <w:rPr>
          <w:rFonts w:ascii="Times New Roman" w:hAnsi="Times New Roman" w:cs="Times New Roman"/>
        </w:rPr>
        <w:t>​</w:t>
      </w:r>
      <w:r w:rsidRPr="00B14825">
        <w:t>：</w:t>
      </w:r>
      <w:r w:rsidRPr="00B14825">
        <w:rPr>
          <w:rFonts w:ascii="Times New Roman" w:hAnsi="Times New Roman" w:cs="Times New Roman"/>
        </w:rPr>
        <w:t>​</w:t>
      </w:r>
      <w:r w:rsidRPr="00B14825">
        <w:rPr>
          <w:b/>
          <w:bCs/>
        </w:rPr>
        <w:t xml:space="preserve">调用 </w:t>
      </w:r>
      <w:proofErr w:type="spellStart"/>
      <w:r w:rsidRPr="00B14825">
        <w:rPr>
          <w:b/>
          <w:bCs/>
        </w:rPr>
        <w:t>ADC_DiscModeCmd</w:t>
      </w:r>
      <w:proofErr w:type="spellEnd"/>
      <w:r w:rsidRPr="00B14825">
        <w:rPr>
          <w:b/>
          <w:bCs/>
        </w:rPr>
        <w:t>(</w:t>
      </w:r>
      <w:proofErr w:type="spellStart"/>
      <w:r w:rsidRPr="00B14825">
        <w:rPr>
          <w:b/>
          <w:bCs/>
        </w:rPr>
        <w:t>ADCx</w:t>
      </w:r>
      <w:proofErr w:type="spellEnd"/>
      <w:r w:rsidRPr="00B14825">
        <w:rPr>
          <w:b/>
          <w:bCs/>
        </w:rPr>
        <w:t>, ENABLE)</w:t>
      </w:r>
      <w:r w:rsidRPr="00B14825">
        <w:rPr>
          <w:rFonts w:ascii="Times New Roman" w:hAnsi="Times New Roman" w:cs="Times New Roman"/>
        </w:rPr>
        <w:t>​</w:t>
      </w:r>
      <w:r w:rsidRPr="00B14825">
        <w:t xml:space="preserve"> 来激活间断模式。</w:t>
      </w:r>
    </w:p>
    <w:p w14:paraId="2CBDF1B6" w14:textId="77777777" w:rsidR="00B14825" w:rsidRPr="00B14825" w:rsidRDefault="00B14825">
      <w:pPr>
        <w:numPr>
          <w:ilvl w:val="0"/>
          <w:numId w:val="447"/>
        </w:numPr>
      </w:pPr>
      <w:r w:rsidRPr="00B14825">
        <w:rPr>
          <w:rFonts w:ascii="Times New Roman" w:hAnsi="Times New Roman" w:cs="Times New Roman"/>
        </w:rPr>
        <w:t>​</w:t>
      </w:r>
      <w:r w:rsidRPr="00B14825">
        <w:rPr>
          <w:b/>
          <w:bCs/>
        </w:rPr>
        <w:t>触发</w:t>
      </w:r>
      <w:proofErr w:type="gramStart"/>
      <w:r w:rsidRPr="00B14825">
        <w:rPr>
          <w:b/>
          <w:bCs/>
        </w:rPr>
        <w:t>转换</w:t>
      </w:r>
      <w:r w:rsidRPr="00B14825">
        <w:rPr>
          <w:rFonts w:ascii="Times New Roman" w:hAnsi="Times New Roman" w:cs="Times New Roman"/>
        </w:rPr>
        <w:t>​</w:t>
      </w:r>
      <w:r w:rsidRPr="00B14825">
        <w:t>：</w:t>
      </w:r>
      <w:proofErr w:type="gramEnd"/>
      <w:r w:rsidRPr="00B14825">
        <w:t>通过软件（</w:t>
      </w:r>
      <w:proofErr w:type="spellStart"/>
      <w:r w:rsidRPr="00B14825">
        <w:t>ADC_SoftwareStartConvCmd</w:t>
      </w:r>
      <w:proofErr w:type="spellEnd"/>
      <w:r w:rsidRPr="00B14825">
        <w:t>）或配置好的外部触发源启动转换。</w:t>
      </w:r>
    </w:p>
    <w:p w14:paraId="0DEEAA7D" w14:textId="77777777" w:rsidR="00B14825" w:rsidRPr="00B14825" w:rsidRDefault="00B14825" w:rsidP="00B14825">
      <w:r w:rsidRPr="00B14825">
        <w:t>以下是关键代码片段示意：</w:t>
      </w:r>
    </w:p>
    <w:p w14:paraId="180F28F2" w14:textId="77777777" w:rsidR="00B14825" w:rsidRPr="00B14825" w:rsidRDefault="00B14825" w:rsidP="00B14825">
      <w:r w:rsidRPr="00B14825">
        <w:lastRenderedPageBreak/>
        <w:t>// ... 完成ADC基本初始化（</w:t>
      </w:r>
      <w:proofErr w:type="spellStart"/>
      <w:r w:rsidRPr="00B14825">
        <w:t>ADC_Init</w:t>
      </w:r>
      <w:proofErr w:type="spellEnd"/>
      <w:r w:rsidRPr="00B14825">
        <w:t>）后 ...</w:t>
      </w:r>
    </w:p>
    <w:p w14:paraId="18A293D9" w14:textId="77777777" w:rsidR="00B14825" w:rsidRPr="00B14825" w:rsidRDefault="00B14825" w:rsidP="00B14825"/>
    <w:p w14:paraId="300EADB2" w14:textId="77777777" w:rsidR="00B14825" w:rsidRPr="00B14825" w:rsidRDefault="00B14825" w:rsidP="00B14825">
      <w:r w:rsidRPr="00B14825">
        <w:t>// 1. 配置规则通道序列（例如3个通道）</w:t>
      </w:r>
    </w:p>
    <w:p w14:paraId="3E2A528A" w14:textId="77777777" w:rsidR="00B14825" w:rsidRPr="00B14825" w:rsidRDefault="00B14825" w:rsidP="00B14825">
      <w:proofErr w:type="spellStart"/>
      <w:r w:rsidRPr="00B14825">
        <w:t>ADC_RegularChannelConfig</w:t>
      </w:r>
      <w:proofErr w:type="spellEnd"/>
      <w:r w:rsidRPr="00B14825">
        <w:t>(ADC1, ADC_Channel_0, 1, ADC_SampleTime_55Cycles5); // 序列1，通道0</w:t>
      </w:r>
    </w:p>
    <w:p w14:paraId="78AD5FE8" w14:textId="77777777" w:rsidR="00B14825" w:rsidRPr="00B14825" w:rsidRDefault="00B14825" w:rsidP="00B14825">
      <w:proofErr w:type="spellStart"/>
      <w:r w:rsidRPr="00B14825">
        <w:t>ADC_RegularChannelConfig</w:t>
      </w:r>
      <w:proofErr w:type="spellEnd"/>
      <w:r w:rsidRPr="00B14825">
        <w:t>(ADC1, ADC_Channel_1, 2, ADC_SampleTime_55Cycles5); // 序列2，通道1</w:t>
      </w:r>
    </w:p>
    <w:p w14:paraId="2E453713" w14:textId="77777777" w:rsidR="00B14825" w:rsidRPr="00B14825" w:rsidRDefault="00B14825" w:rsidP="00B14825">
      <w:proofErr w:type="spellStart"/>
      <w:r w:rsidRPr="00B14825">
        <w:t>ADC_RegularChannelConfig</w:t>
      </w:r>
      <w:proofErr w:type="spellEnd"/>
      <w:r w:rsidRPr="00B14825">
        <w:t>(ADC1, ADC_Channel_2, 3, ADC_SampleTime_55Cycles5); // 序列3，通道2</w:t>
      </w:r>
    </w:p>
    <w:p w14:paraId="305EAE0B" w14:textId="77777777" w:rsidR="00B14825" w:rsidRPr="00B14825" w:rsidRDefault="00B14825" w:rsidP="00B14825"/>
    <w:p w14:paraId="3B47A32E" w14:textId="77777777" w:rsidR="00B14825" w:rsidRPr="00B14825" w:rsidRDefault="00B14825" w:rsidP="00B14825">
      <w:r w:rsidRPr="00B14825">
        <w:t>// 2. 配置间断模式：每次触发转换2个通道</w:t>
      </w:r>
    </w:p>
    <w:p w14:paraId="464BE49E" w14:textId="77777777" w:rsidR="00B14825" w:rsidRPr="00B14825" w:rsidRDefault="00B14825" w:rsidP="00B14825">
      <w:proofErr w:type="spellStart"/>
      <w:r w:rsidRPr="00B14825">
        <w:t>ADC_</w:t>
      </w:r>
      <w:proofErr w:type="gramStart"/>
      <w:r w:rsidRPr="00B14825">
        <w:t>DiscModeChannelCountConfig</w:t>
      </w:r>
      <w:proofErr w:type="spellEnd"/>
      <w:r w:rsidRPr="00B14825">
        <w:t>(</w:t>
      </w:r>
      <w:proofErr w:type="gramEnd"/>
      <w:r w:rsidRPr="00B14825">
        <w:t xml:space="preserve">ADC1, 2); // </w:t>
      </w:r>
    </w:p>
    <w:p w14:paraId="688E511F" w14:textId="77777777" w:rsidR="00B14825" w:rsidRPr="00B14825" w:rsidRDefault="00B14825" w:rsidP="00B14825"/>
    <w:p w14:paraId="36CAF64B" w14:textId="77777777" w:rsidR="00B14825" w:rsidRPr="00B14825" w:rsidRDefault="00B14825" w:rsidP="00B14825">
      <w:r w:rsidRPr="00B14825">
        <w:t>// 3. 使能规则组的间断模式</w:t>
      </w:r>
    </w:p>
    <w:p w14:paraId="23576188" w14:textId="77777777" w:rsidR="00B14825" w:rsidRPr="00B14825" w:rsidRDefault="00B14825" w:rsidP="00B14825">
      <w:proofErr w:type="spellStart"/>
      <w:r w:rsidRPr="00B14825">
        <w:t>ADC_</w:t>
      </w:r>
      <w:proofErr w:type="gramStart"/>
      <w:r w:rsidRPr="00B14825">
        <w:t>DiscModeCmd</w:t>
      </w:r>
      <w:proofErr w:type="spellEnd"/>
      <w:r w:rsidRPr="00B14825">
        <w:t>(</w:t>
      </w:r>
      <w:proofErr w:type="gramEnd"/>
      <w:r w:rsidRPr="00B14825">
        <w:t xml:space="preserve">ADC1, ENABLE); // </w:t>
      </w:r>
    </w:p>
    <w:p w14:paraId="6A45606A" w14:textId="77777777" w:rsidR="00B14825" w:rsidRPr="00B14825" w:rsidRDefault="00B14825" w:rsidP="00B14825"/>
    <w:p w14:paraId="0290C3B0" w14:textId="77777777" w:rsidR="00B14825" w:rsidRPr="00B14825" w:rsidRDefault="00B14825" w:rsidP="00B14825">
      <w:r w:rsidRPr="00B14825">
        <w:t>// 4. （可选）使能外部触发或使用软件触发</w:t>
      </w:r>
    </w:p>
    <w:p w14:paraId="06AFF01D" w14:textId="77777777" w:rsidR="00B14825" w:rsidRPr="00B14825" w:rsidRDefault="00B14825" w:rsidP="00B14825">
      <w:r w:rsidRPr="00B14825">
        <w:t xml:space="preserve">// </w:t>
      </w:r>
      <w:proofErr w:type="spellStart"/>
      <w:r w:rsidRPr="00B14825">
        <w:t>ADC_</w:t>
      </w:r>
      <w:proofErr w:type="gramStart"/>
      <w:r w:rsidRPr="00B14825">
        <w:t>ExternalTrigConvCmd</w:t>
      </w:r>
      <w:proofErr w:type="spellEnd"/>
      <w:r w:rsidRPr="00B14825">
        <w:t>(</w:t>
      </w:r>
      <w:proofErr w:type="gramEnd"/>
      <w:r w:rsidRPr="00B14825">
        <w:t>ADC1, ENABLE);</w:t>
      </w:r>
    </w:p>
    <w:p w14:paraId="269B2C5B" w14:textId="77777777" w:rsidR="00B14825" w:rsidRPr="00B14825" w:rsidRDefault="00B14825" w:rsidP="00B14825">
      <w:r w:rsidRPr="00B14825">
        <w:t>// 或</w:t>
      </w:r>
    </w:p>
    <w:p w14:paraId="2A0162C9" w14:textId="77777777" w:rsidR="00B14825" w:rsidRPr="00B14825" w:rsidRDefault="00B14825" w:rsidP="00B14825">
      <w:proofErr w:type="spellStart"/>
      <w:r w:rsidRPr="00B14825">
        <w:t>ADC_</w:t>
      </w:r>
      <w:proofErr w:type="gramStart"/>
      <w:r w:rsidRPr="00B14825">
        <w:t>SoftwareStartConvCmd</w:t>
      </w:r>
      <w:proofErr w:type="spellEnd"/>
      <w:r w:rsidRPr="00B14825">
        <w:t>(</w:t>
      </w:r>
      <w:proofErr w:type="gramEnd"/>
      <w:r w:rsidRPr="00B14825">
        <w:t>ADC1, ENABLE);</w:t>
      </w:r>
    </w:p>
    <w:p w14:paraId="12378B68" w14:textId="77777777" w:rsidR="00B14825" w:rsidRPr="00B14825" w:rsidRDefault="00B14825" w:rsidP="00B14825">
      <w:pPr>
        <w:pStyle w:val="3"/>
      </w:pPr>
      <w:r w:rsidRPr="00B14825">
        <w:rPr>
          <w:rFonts w:ascii="Segoe UI Emoji" w:hAnsi="Segoe UI Emoji" w:cs="Segoe UI Emoji"/>
        </w:rPr>
        <w:t>⚠️</w:t>
      </w:r>
      <w:r w:rsidRPr="00B14825">
        <w:t xml:space="preserve"> 重要注意事项 </w:t>
      </w:r>
    </w:p>
    <w:p w14:paraId="77EBD075" w14:textId="77777777" w:rsidR="00B14825" w:rsidRPr="00B14825" w:rsidRDefault="00B14825">
      <w:pPr>
        <w:numPr>
          <w:ilvl w:val="0"/>
          <w:numId w:val="448"/>
        </w:numPr>
      </w:pPr>
      <w:r w:rsidRPr="00B14825">
        <w:rPr>
          <w:rFonts w:ascii="Times New Roman" w:hAnsi="Times New Roman" w:cs="Times New Roman"/>
        </w:rPr>
        <w:t>​</w:t>
      </w:r>
      <w:r w:rsidRPr="00B14825">
        <w:rPr>
          <w:b/>
          <w:bCs/>
        </w:rPr>
        <w:t>依赖关系</w:t>
      </w:r>
      <w:r w:rsidRPr="00B14825">
        <w:rPr>
          <w:rFonts w:ascii="Times New Roman" w:hAnsi="Times New Roman" w:cs="Times New Roman"/>
        </w:rPr>
        <w:t>​</w:t>
      </w:r>
      <w:r w:rsidRPr="00B14825">
        <w:t xml:space="preserve">：务必在调用 </w:t>
      </w:r>
      <w:proofErr w:type="spellStart"/>
      <w:r w:rsidRPr="00B14825">
        <w:t>ADC_DiscModeCmd</w:t>
      </w:r>
      <w:proofErr w:type="spellEnd"/>
      <w:r w:rsidRPr="00B14825">
        <w:t>(ENABLE)</w:t>
      </w:r>
      <w:r w:rsidRPr="00B14825">
        <w:rPr>
          <w:rFonts w:ascii="Times New Roman" w:hAnsi="Times New Roman" w:cs="Times New Roman"/>
        </w:rPr>
        <w:t>​</w:t>
      </w:r>
      <w:r w:rsidRPr="00B14825">
        <w:rPr>
          <w:b/>
          <w:bCs/>
        </w:rPr>
        <w:t>之前</w:t>
      </w:r>
      <w:r w:rsidRPr="00B14825">
        <w:t xml:space="preserve">使用 </w:t>
      </w:r>
      <w:proofErr w:type="spellStart"/>
      <w:r w:rsidRPr="00B14825">
        <w:t>ADC_DiscModeChannelCountConfig</w:t>
      </w:r>
      <w:proofErr w:type="spellEnd"/>
      <w:r w:rsidRPr="00B14825">
        <w:t>设置通道数量。错误的顺序可能导致配置不生效。</w:t>
      </w:r>
    </w:p>
    <w:p w14:paraId="2CA91F7D" w14:textId="77777777" w:rsidR="00B14825" w:rsidRPr="00B14825" w:rsidRDefault="00B14825">
      <w:pPr>
        <w:numPr>
          <w:ilvl w:val="0"/>
          <w:numId w:val="448"/>
        </w:numPr>
      </w:pPr>
      <w:r w:rsidRPr="00B14825">
        <w:rPr>
          <w:rFonts w:ascii="Times New Roman" w:hAnsi="Times New Roman" w:cs="Times New Roman"/>
        </w:rPr>
        <w:t>​</w:t>
      </w:r>
      <w:r w:rsidRPr="00B14825">
        <w:rPr>
          <w:b/>
          <w:bCs/>
        </w:rPr>
        <w:t>扫描模式</w:t>
      </w:r>
      <w:r w:rsidRPr="00B14825">
        <w:rPr>
          <w:rFonts w:ascii="Times New Roman" w:hAnsi="Times New Roman" w:cs="Times New Roman"/>
        </w:rPr>
        <w:t>​</w:t>
      </w:r>
      <w:r w:rsidRPr="00B14825">
        <w:t xml:space="preserve">：要使用规则组的间断模式，通常需要将ADC初始化结构体中的 </w:t>
      </w:r>
      <w:proofErr w:type="spellStart"/>
      <w:r w:rsidRPr="00B14825">
        <w:t>ADC_ScanConvMode</w:t>
      </w:r>
      <w:proofErr w:type="spellEnd"/>
      <w:r w:rsidRPr="00B14825">
        <w:t>设置为 ENABLE（扫描模式）。</w:t>
      </w:r>
    </w:p>
    <w:p w14:paraId="6F29CDC2" w14:textId="77777777" w:rsidR="00B14825" w:rsidRPr="00B14825" w:rsidRDefault="00B14825">
      <w:pPr>
        <w:numPr>
          <w:ilvl w:val="0"/>
          <w:numId w:val="448"/>
        </w:numPr>
      </w:pPr>
      <w:r w:rsidRPr="00B14825">
        <w:rPr>
          <w:rFonts w:ascii="Times New Roman" w:hAnsi="Times New Roman" w:cs="Times New Roman"/>
        </w:rPr>
        <w:t>​</w:t>
      </w:r>
      <w:r w:rsidRPr="00B14825">
        <w:rPr>
          <w:b/>
          <w:bCs/>
        </w:rPr>
        <w:t>触发源</w:t>
      </w:r>
      <w:r w:rsidRPr="00B14825">
        <w:rPr>
          <w:rFonts w:ascii="Times New Roman" w:hAnsi="Times New Roman" w:cs="Times New Roman"/>
        </w:rPr>
        <w:t>​</w:t>
      </w:r>
      <w:r w:rsidRPr="00B14825">
        <w:t>：间断模式的效果与触发方式紧密相关，需合理选择并配置外部触发源或使用软件触发。</w:t>
      </w:r>
    </w:p>
    <w:p w14:paraId="31C77307" w14:textId="77777777" w:rsidR="00B14825" w:rsidRPr="00B14825" w:rsidRDefault="00B14825" w:rsidP="00B14825">
      <w:pPr>
        <w:pStyle w:val="3"/>
      </w:pPr>
      <w:r w:rsidRPr="00B14825">
        <w:rPr>
          <w:rFonts w:ascii="Segoe UI Emoji" w:hAnsi="Segoe UI Emoji" w:cs="Segoe UI Emoji"/>
        </w:rPr>
        <w:lastRenderedPageBreak/>
        <w:t>💎</w:t>
      </w:r>
      <w:r w:rsidRPr="00B14825">
        <w:t xml:space="preserve"> 总结 </w:t>
      </w:r>
    </w:p>
    <w:p w14:paraId="4B94AE95" w14:textId="77777777" w:rsidR="00B14825" w:rsidRPr="00B14825" w:rsidRDefault="00B14825" w:rsidP="00B14825">
      <w:proofErr w:type="spellStart"/>
      <w:r w:rsidRPr="00B14825">
        <w:t>ADC_DiscModeCmd</w:t>
      </w:r>
      <w:proofErr w:type="spellEnd"/>
      <w:r w:rsidRPr="00B14825">
        <w:t>函数为你提供了更精细地控制ADC规则通道转换流程的能力。通过合理使用间断模式，可以优化系统资源利用，适应更复杂的应用场景。</w:t>
      </w:r>
    </w:p>
    <w:p w14:paraId="21FA5835" w14:textId="77777777" w:rsidR="00B14825" w:rsidRPr="00B14825" w:rsidRDefault="00B14825" w:rsidP="00B14825">
      <w:r w:rsidRPr="00B14825">
        <w:t>希望这个详细的解释能帮助您更好地理解和使用这个函数！</w:t>
      </w:r>
    </w:p>
    <w:p w14:paraId="3758B241" w14:textId="77777777" w:rsidR="00B14825" w:rsidRPr="00B14825" w:rsidRDefault="00B14825" w:rsidP="00B14825"/>
    <w:p w14:paraId="4C5E979A" w14:textId="0ABD8DF9" w:rsidR="002C1096" w:rsidRDefault="009455FF" w:rsidP="002C1096">
      <w:pPr>
        <w:pStyle w:val="2"/>
      </w:pPr>
      <w:proofErr w:type="spellStart"/>
      <w:r w:rsidRPr="009455FF">
        <w:t>ADC_RegularChannelConfig</w:t>
      </w:r>
      <w:proofErr w:type="spellEnd"/>
      <w:r w:rsidRPr="009455FF">
        <w:t>(</w:t>
      </w:r>
      <w:r>
        <w:rPr>
          <w:rFonts w:hint="eastAsia"/>
        </w:rPr>
        <w:t>)</w:t>
      </w:r>
      <w:r w:rsidR="006002CA">
        <w:br/>
      </w:r>
      <w:r w:rsidR="006002CA" w:rsidRPr="009455FF">
        <w:t>配置STM32微控制器中ADC（模数转换器）规则通道组的通道、转换顺序和采样时间</w:t>
      </w:r>
    </w:p>
    <w:p w14:paraId="4B90D023" w14:textId="4A627FC2" w:rsidR="009455FF" w:rsidRDefault="009455FF" w:rsidP="009455FF">
      <w:r>
        <w:rPr>
          <w:noProof/>
        </w:rPr>
        <w:drawing>
          <wp:inline distT="0" distB="0" distL="0" distR="0" wp14:anchorId="3FCC0B92" wp14:editId="1E6063C2">
            <wp:extent cx="5274310" cy="117475"/>
            <wp:effectExtent l="0" t="0" r="2540" b="0"/>
            <wp:docPr id="1348493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93337" name=""/>
                    <pic:cNvPicPr/>
                  </pic:nvPicPr>
                  <pic:blipFill>
                    <a:blip r:embed="rId56"/>
                    <a:stretch>
                      <a:fillRect/>
                    </a:stretch>
                  </pic:blipFill>
                  <pic:spPr>
                    <a:xfrm>
                      <a:off x="0" y="0"/>
                      <a:ext cx="5274310" cy="117475"/>
                    </a:xfrm>
                    <a:prstGeom prst="rect">
                      <a:avLst/>
                    </a:prstGeom>
                  </pic:spPr>
                </pic:pic>
              </a:graphicData>
            </a:graphic>
          </wp:inline>
        </w:drawing>
      </w:r>
    </w:p>
    <w:p w14:paraId="08FF9890" w14:textId="77777777" w:rsidR="003A3BF5" w:rsidRDefault="003A3BF5" w:rsidP="003A3BF5">
      <w:r>
        <w:rPr>
          <w:rFonts w:hint="eastAsia"/>
        </w:rPr>
        <w:t>接着下面这个函数，</w:t>
      </w:r>
      <w:r>
        <w:t>ADC 规则组通道配置</w:t>
      </w:r>
    </w:p>
    <w:p w14:paraId="7CEDF524" w14:textId="508C8B67" w:rsidR="003A3BF5" w:rsidRPr="009455FF" w:rsidRDefault="003A3BF5" w:rsidP="003A3BF5">
      <w:r>
        <w:rPr>
          <w:rFonts w:hint="eastAsia"/>
        </w:rPr>
        <w:t>这个函数比较重要</w:t>
      </w:r>
    </w:p>
    <w:p w14:paraId="09F63557" w14:textId="777419F9" w:rsidR="009455FF" w:rsidRDefault="009455FF" w:rsidP="009455FF">
      <w:r>
        <w:rPr>
          <w:noProof/>
        </w:rPr>
        <w:drawing>
          <wp:inline distT="0" distB="0" distL="0" distR="0" wp14:anchorId="07C06D6C" wp14:editId="3C154ECF">
            <wp:extent cx="5274310" cy="2994025"/>
            <wp:effectExtent l="0" t="0" r="2540" b="0"/>
            <wp:docPr id="96596556" name="图片 1"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556" name="图片 1" descr="图表, 瀑布图&#10;&#10;AI 生成的内容可能不正确。"/>
                    <pic:cNvPicPr/>
                  </pic:nvPicPr>
                  <pic:blipFill>
                    <a:blip r:embed="rId57"/>
                    <a:stretch>
                      <a:fillRect/>
                    </a:stretch>
                  </pic:blipFill>
                  <pic:spPr>
                    <a:xfrm>
                      <a:off x="0" y="0"/>
                      <a:ext cx="5274310" cy="2994025"/>
                    </a:xfrm>
                    <a:prstGeom prst="rect">
                      <a:avLst/>
                    </a:prstGeom>
                  </pic:spPr>
                </pic:pic>
              </a:graphicData>
            </a:graphic>
          </wp:inline>
        </w:drawing>
      </w:r>
    </w:p>
    <w:p w14:paraId="4C244717" w14:textId="77777777" w:rsidR="003A3BF5" w:rsidRDefault="003A3BF5" w:rsidP="003A3BF5">
      <w:r>
        <w:rPr>
          <w:rFonts w:hint="eastAsia"/>
        </w:rPr>
        <w:t>它的作用就是这里，给序列的每个位置填写指定的通道</w:t>
      </w:r>
    </w:p>
    <w:p w14:paraId="5860BC3F" w14:textId="1E6963BF" w:rsidR="003A3BF5" w:rsidRDefault="003A3BF5" w:rsidP="003A3BF5">
      <w:r>
        <w:rPr>
          <w:rFonts w:hint="eastAsia"/>
        </w:rPr>
        <w:t>就是</w:t>
      </w:r>
      <w:r w:rsidRPr="00847474">
        <w:rPr>
          <w:rFonts w:hint="eastAsia"/>
          <w:b/>
        </w:rPr>
        <w:t>填写点菜菜单</w:t>
      </w:r>
      <w:r>
        <w:rPr>
          <w:rFonts w:hint="eastAsia"/>
        </w:rPr>
        <w:t>的过程</w:t>
      </w:r>
    </w:p>
    <w:p w14:paraId="12229A8D" w14:textId="77777777" w:rsidR="003A3BF5" w:rsidRDefault="003A3BF5" w:rsidP="003A3BF5">
      <w:r>
        <w:rPr>
          <w:rFonts w:hint="eastAsia"/>
        </w:rPr>
        <w:t>第一个参数是</w:t>
      </w:r>
      <w:r>
        <w:t>ADCX</w:t>
      </w:r>
    </w:p>
    <w:p w14:paraId="548FC8A5" w14:textId="6FB6BD69" w:rsidR="003A3BF5" w:rsidRDefault="003A3BF5" w:rsidP="003A3BF5">
      <w:r>
        <w:t>第二个ADC Channel，就是你想</w:t>
      </w:r>
      <w:r w:rsidRPr="003B335B">
        <w:rPr>
          <w:color w:val="EE0000"/>
        </w:rPr>
        <w:t>指定的</w:t>
      </w:r>
      <w:r w:rsidRPr="003B335B">
        <w:rPr>
          <w:b/>
          <w:bCs/>
          <w:color w:val="EE0000"/>
        </w:rPr>
        <w:t>通道</w:t>
      </w:r>
    </w:p>
    <w:p w14:paraId="521D7793" w14:textId="77777777" w:rsidR="003A3BF5" w:rsidRDefault="003A3BF5" w:rsidP="003A3BF5">
      <w:r>
        <w:rPr>
          <w:rFonts w:hint="eastAsia"/>
        </w:rPr>
        <w:t>第三个</w:t>
      </w:r>
      <w:r>
        <w:t>Rank，就是</w:t>
      </w:r>
      <w:r w:rsidRPr="003B335B">
        <w:rPr>
          <w:color w:val="EE0000"/>
        </w:rPr>
        <w:t>序列几</w:t>
      </w:r>
      <w:r>
        <w:t>的位置</w:t>
      </w:r>
    </w:p>
    <w:p w14:paraId="174DFF1F" w14:textId="176F284A" w:rsidR="003A3BF5" w:rsidRDefault="003A3BF5" w:rsidP="003A3BF5">
      <w:r>
        <w:rPr>
          <w:rFonts w:hint="eastAsia"/>
        </w:rPr>
        <w:lastRenderedPageBreak/>
        <w:t>然后第四个</w:t>
      </w:r>
      <w:proofErr w:type="spellStart"/>
      <w:r>
        <w:t>SampleTime</w:t>
      </w:r>
      <w:proofErr w:type="spellEnd"/>
      <w:r>
        <w:t>，就是</w:t>
      </w:r>
      <w:r w:rsidRPr="003B335B">
        <w:rPr>
          <w:color w:val="EE0000"/>
        </w:rPr>
        <w:t>指定通道的</w:t>
      </w:r>
      <w:r w:rsidRPr="003B335B">
        <w:rPr>
          <w:b/>
          <w:bCs/>
          <w:color w:val="EE0000"/>
        </w:rPr>
        <w:t>采样时间</w:t>
      </w:r>
    </w:p>
    <w:p w14:paraId="298B062A" w14:textId="70836FDB" w:rsidR="00AF29A4" w:rsidRDefault="00AF29A4" w:rsidP="009455FF"/>
    <w:p w14:paraId="0779BB3C" w14:textId="77777777" w:rsidR="009455FF" w:rsidRPr="009455FF" w:rsidRDefault="009455FF" w:rsidP="009455FF">
      <w:proofErr w:type="spellStart"/>
      <w:r w:rsidRPr="009455FF">
        <w:t>ADC_RegularChannelConfig</w:t>
      </w:r>
      <w:proofErr w:type="spellEnd"/>
      <w:r w:rsidRPr="009455FF">
        <w:t>函数用于配置STM32微控制器中ADC（模数转换器）规则通道组的通道、转换顺序和采样时间，是实现多通道ADC采样的核心配置函数。</w:t>
      </w:r>
    </w:p>
    <w:p w14:paraId="6410A25E" w14:textId="77777777" w:rsidR="009455FF" w:rsidRPr="009455FF" w:rsidRDefault="009455FF" w:rsidP="006002CA">
      <w:pPr>
        <w:pStyle w:val="3"/>
      </w:pPr>
      <w:r w:rsidRPr="009455FF">
        <w:rPr>
          <w:rFonts w:ascii="Segoe UI Emoji" w:hAnsi="Segoe UI Emoji" w:cs="Segoe UI Emoji"/>
        </w:rPr>
        <w:t>🔧</w:t>
      </w:r>
      <w:r w:rsidRPr="009455FF">
        <w:t xml:space="preserve"> 函数原型与参数详解 </w:t>
      </w:r>
    </w:p>
    <w:p w14:paraId="6D31EB7A" w14:textId="77777777" w:rsidR="009455FF" w:rsidRPr="009455FF" w:rsidRDefault="009455FF" w:rsidP="009455FF">
      <w:r w:rsidRPr="009455FF">
        <w:t>其函数原型如下：</w:t>
      </w:r>
    </w:p>
    <w:p w14:paraId="2F23A6C6" w14:textId="77777777" w:rsidR="009455FF" w:rsidRPr="009455FF" w:rsidRDefault="009455FF" w:rsidP="009455FF">
      <w:r w:rsidRPr="009455FF">
        <w:t xml:space="preserve">void </w:t>
      </w:r>
      <w:proofErr w:type="spellStart"/>
      <w:r w:rsidRPr="009455FF">
        <w:t>ADC_</w:t>
      </w:r>
      <w:proofErr w:type="gramStart"/>
      <w:r w:rsidRPr="009455FF">
        <w:t>RegularChannelConfig</w:t>
      </w:r>
      <w:proofErr w:type="spellEnd"/>
      <w:r w:rsidRPr="009455FF">
        <w:t>(</w:t>
      </w:r>
      <w:proofErr w:type="spellStart"/>
      <w:proofErr w:type="gramEnd"/>
      <w:r w:rsidRPr="009455FF">
        <w:t>ADC_TypeDef</w:t>
      </w:r>
      <w:proofErr w:type="spellEnd"/>
      <w:r w:rsidRPr="009455FF">
        <w:t xml:space="preserve">* </w:t>
      </w:r>
      <w:proofErr w:type="spellStart"/>
      <w:r w:rsidRPr="009455FF">
        <w:t>ADCx</w:t>
      </w:r>
      <w:proofErr w:type="spellEnd"/>
      <w:r w:rsidRPr="009455FF">
        <w:t xml:space="preserve">, uint8_t </w:t>
      </w:r>
      <w:proofErr w:type="spellStart"/>
      <w:r w:rsidRPr="009455FF">
        <w:t>ADC_Channel</w:t>
      </w:r>
      <w:proofErr w:type="spellEnd"/>
      <w:r w:rsidRPr="009455FF">
        <w:t xml:space="preserve">, uint8_t Rank, uint8_t </w:t>
      </w:r>
      <w:proofErr w:type="spellStart"/>
      <w:r w:rsidRPr="009455FF">
        <w:t>ADC_SampleTime</w:t>
      </w:r>
      <w:proofErr w:type="spellEnd"/>
      <w:r w:rsidRPr="009455FF">
        <w:t>);</w:t>
      </w:r>
    </w:p>
    <w:p w14:paraId="05C1D2B9" w14:textId="77777777" w:rsidR="009455FF" w:rsidRPr="009455FF" w:rsidRDefault="009455FF" w:rsidP="009455FF">
      <w:r w:rsidRPr="009455FF">
        <w:t>下表详细说明了每个参数的含义和作用：</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776"/>
        <w:gridCol w:w="1474"/>
        <w:gridCol w:w="5040"/>
      </w:tblGrid>
      <w:tr w:rsidR="009455FF" w:rsidRPr="009455FF" w14:paraId="461D8E3C" w14:textId="77777777" w:rsidTr="00453FCB">
        <w:trPr>
          <w:tblHeader/>
        </w:trPr>
        <w:tc>
          <w:tcPr>
            <w:tcW w:w="1776" w:type="dxa"/>
            <w:tcBorders>
              <w:top w:val="single" w:sz="6" w:space="0" w:color="E0E0E0"/>
              <w:left w:val="single" w:sz="6" w:space="0" w:color="E0E0E0"/>
              <w:bottom w:val="single" w:sz="6" w:space="0" w:color="E0E0E0"/>
              <w:right w:val="single" w:sz="6" w:space="0" w:color="E0E0E0"/>
            </w:tcBorders>
            <w:vAlign w:val="center"/>
            <w:hideMark/>
          </w:tcPr>
          <w:p w14:paraId="77BDC00C" w14:textId="77777777" w:rsidR="009455FF" w:rsidRPr="009455FF" w:rsidRDefault="009455FF" w:rsidP="009455FF">
            <w:pPr>
              <w:rPr>
                <w:b/>
                <w:bCs/>
              </w:rPr>
            </w:pPr>
            <w:r w:rsidRPr="009455FF">
              <w:rPr>
                <w:b/>
                <w:bCs/>
              </w:rPr>
              <w:t>参数</w:t>
            </w:r>
          </w:p>
        </w:tc>
        <w:tc>
          <w:tcPr>
            <w:tcW w:w="1474" w:type="dxa"/>
            <w:tcBorders>
              <w:top w:val="single" w:sz="6" w:space="0" w:color="E0E0E0"/>
              <w:left w:val="single" w:sz="6" w:space="0" w:color="E0E0E0"/>
              <w:bottom w:val="single" w:sz="6" w:space="0" w:color="E0E0E0"/>
              <w:right w:val="single" w:sz="6" w:space="0" w:color="E0E0E0"/>
            </w:tcBorders>
            <w:vAlign w:val="center"/>
            <w:hideMark/>
          </w:tcPr>
          <w:p w14:paraId="457D7915" w14:textId="77777777" w:rsidR="009455FF" w:rsidRPr="009455FF" w:rsidRDefault="009455FF" w:rsidP="009455FF">
            <w:pPr>
              <w:rPr>
                <w:b/>
                <w:bCs/>
              </w:rPr>
            </w:pPr>
            <w:r w:rsidRPr="009455FF">
              <w:rPr>
                <w:b/>
                <w:bCs/>
              </w:rPr>
              <w:t>含义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99AE3AE" w14:textId="77777777" w:rsidR="009455FF" w:rsidRPr="009455FF" w:rsidRDefault="009455FF" w:rsidP="009455FF">
            <w:pPr>
              <w:rPr>
                <w:b/>
                <w:bCs/>
              </w:rPr>
            </w:pPr>
            <w:r w:rsidRPr="009455FF">
              <w:rPr>
                <w:b/>
                <w:bCs/>
              </w:rPr>
              <w:t>取值示例与说明</w:t>
            </w:r>
          </w:p>
        </w:tc>
      </w:tr>
      <w:tr w:rsidR="009455FF" w:rsidRPr="009455FF" w14:paraId="0C0C3D35" w14:textId="77777777" w:rsidTr="00453FCB">
        <w:tc>
          <w:tcPr>
            <w:tcW w:w="1776" w:type="dxa"/>
            <w:tcBorders>
              <w:top w:val="single" w:sz="6" w:space="0" w:color="E0E0E0"/>
              <w:left w:val="single" w:sz="6" w:space="0" w:color="E0E0E0"/>
              <w:bottom w:val="single" w:sz="6" w:space="0" w:color="E0E0E0"/>
              <w:right w:val="single" w:sz="6" w:space="0" w:color="E0E0E0"/>
            </w:tcBorders>
            <w:vAlign w:val="center"/>
            <w:hideMark/>
          </w:tcPr>
          <w:p w14:paraId="76E66FBB" w14:textId="77777777" w:rsidR="009455FF" w:rsidRPr="009455FF" w:rsidRDefault="009455FF" w:rsidP="009455FF">
            <w:r w:rsidRPr="009455FF">
              <w:rPr>
                <w:rFonts w:ascii="Times New Roman" w:hAnsi="Times New Roman" w:cs="Times New Roman"/>
              </w:rPr>
              <w:t>​</w:t>
            </w:r>
            <w:proofErr w:type="spellStart"/>
            <w:r w:rsidRPr="009455FF">
              <w:rPr>
                <w:b/>
                <w:bCs/>
              </w:rPr>
              <w:t>ADCx</w:t>
            </w:r>
            <w:proofErr w:type="spellEnd"/>
            <w:r w:rsidRPr="009455FF">
              <w:rPr>
                <w:rFonts w:ascii="Times New Roman" w:hAnsi="Times New Roman" w:cs="Times New Roman"/>
              </w:rPr>
              <w:t>​</w:t>
            </w:r>
          </w:p>
        </w:tc>
        <w:tc>
          <w:tcPr>
            <w:tcW w:w="1474" w:type="dxa"/>
            <w:tcBorders>
              <w:top w:val="single" w:sz="6" w:space="0" w:color="E0E0E0"/>
              <w:left w:val="single" w:sz="6" w:space="0" w:color="E0E0E0"/>
              <w:bottom w:val="single" w:sz="6" w:space="0" w:color="E0E0E0"/>
              <w:right w:val="single" w:sz="6" w:space="0" w:color="E0E0E0"/>
            </w:tcBorders>
            <w:vAlign w:val="center"/>
            <w:hideMark/>
          </w:tcPr>
          <w:p w14:paraId="01595445" w14:textId="77777777" w:rsidR="009455FF" w:rsidRPr="009455FF" w:rsidRDefault="009455FF" w:rsidP="009455FF">
            <w:r w:rsidRPr="009455FF">
              <w:t>指定要操作的ADC外设。</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B028DF1" w14:textId="77777777" w:rsidR="009455FF" w:rsidRPr="009455FF" w:rsidRDefault="009455FF" w:rsidP="009455FF">
            <w:r w:rsidRPr="009455FF">
              <w:t>ADC1, ADC2, ADC3。具体取决于您的STM32型号。</w:t>
            </w:r>
          </w:p>
        </w:tc>
      </w:tr>
      <w:tr w:rsidR="009455FF" w:rsidRPr="009455FF" w14:paraId="624BD775" w14:textId="77777777" w:rsidTr="00453FCB">
        <w:tc>
          <w:tcPr>
            <w:tcW w:w="1776" w:type="dxa"/>
            <w:tcBorders>
              <w:top w:val="single" w:sz="6" w:space="0" w:color="E0E0E0"/>
              <w:left w:val="single" w:sz="6" w:space="0" w:color="E0E0E0"/>
              <w:bottom w:val="single" w:sz="6" w:space="0" w:color="E0E0E0"/>
              <w:right w:val="single" w:sz="6" w:space="0" w:color="E0E0E0"/>
            </w:tcBorders>
            <w:vAlign w:val="center"/>
            <w:hideMark/>
          </w:tcPr>
          <w:p w14:paraId="4C94D359" w14:textId="77777777" w:rsidR="009455FF" w:rsidRPr="009455FF" w:rsidRDefault="009455FF" w:rsidP="009455FF">
            <w:r w:rsidRPr="009455FF">
              <w:rPr>
                <w:rFonts w:ascii="Times New Roman" w:hAnsi="Times New Roman" w:cs="Times New Roman"/>
              </w:rPr>
              <w:t>​</w:t>
            </w:r>
            <w:proofErr w:type="spellStart"/>
            <w:r w:rsidRPr="009455FF">
              <w:rPr>
                <w:b/>
                <w:bCs/>
              </w:rPr>
              <w:t>ADC_Channel</w:t>
            </w:r>
            <w:proofErr w:type="spellEnd"/>
            <w:r w:rsidRPr="009455FF">
              <w:rPr>
                <w:rFonts w:ascii="Times New Roman" w:hAnsi="Times New Roman" w:cs="Times New Roman"/>
              </w:rPr>
              <w:t>​</w:t>
            </w:r>
          </w:p>
        </w:tc>
        <w:tc>
          <w:tcPr>
            <w:tcW w:w="1474" w:type="dxa"/>
            <w:tcBorders>
              <w:top w:val="single" w:sz="6" w:space="0" w:color="E0E0E0"/>
              <w:left w:val="single" w:sz="6" w:space="0" w:color="E0E0E0"/>
              <w:bottom w:val="single" w:sz="6" w:space="0" w:color="E0E0E0"/>
              <w:right w:val="single" w:sz="6" w:space="0" w:color="E0E0E0"/>
            </w:tcBorders>
            <w:vAlign w:val="center"/>
            <w:hideMark/>
          </w:tcPr>
          <w:p w14:paraId="047CE6E9" w14:textId="77777777" w:rsidR="009455FF" w:rsidRPr="009455FF" w:rsidRDefault="009455FF" w:rsidP="009455FF">
            <w:r w:rsidRPr="009455FF">
              <w:t>选择要配置的</w:t>
            </w:r>
            <w:r w:rsidRPr="005846C2">
              <w:rPr>
                <w:color w:val="EE0000"/>
              </w:rPr>
              <w:t>ADC通道</w:t>
            </w:r>
            <w:r w:rsidRPr="009455FF">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6B3297F" w14:textId="77777777" w:rsidR="009455FF" w:rsidRPr="009455FF" w:rsidRDefault="009455FF" w:rsidP="009455FF">
            <w:r w:rsidRPr="009455FF">
              <w:t>ADC_Channel_0~ ADC_Channel_17。其中0-15为</w:t>
            </w:r>
            <w:r w:rsidRPr="00C10487">
              <w:rPr>
                <w:color w:val="EE0000"/>
              </w:rPr>
              <w:t>外部GPIO通道</w:t>
            </w:r>
            <w:r w:rsidRPr="009455FF">
              <w:t>（如</w:t>
            </w:r>
            <w:r w:rsidRPr="00453FCB">
              <w:rPr>
                <w:color w:val="EE0000"/>
              </w:rPr>
              <w:t>通道0对应</w:t>
            </w:r>
            <w:r w:rsidRPr="00453FCB">
              <w:rPr>
                <w:b/>
                <w:bCs/>
                <w:color w:val="EE0000"/>
              </w:rPr>
              <w:t>PA0</w:t>
            </w:r>
            <w:r w:rsidRPr="009455FF">
              <w:t>），16和17为</w:t>
            </w:r>
            <w:r w:rsidRPr="00C10487">
              <w:rPr>
                <w:color w:val="EE0000"/>
              </w:rPr>
              <w:t>内部通道</w:t>
            </w:r>
            <w:r w:rsidRPr="009455FF">
              <w:t>（</w:t>
            </w:r>
            <w:r w:rsidRPr="00C10487">
              <w:rPr>
                <w:color w:val="EE0000"/>
              </w:rPr>
              <w:t>温度传感器</w:t>
            </w:r>
            <w:r w:rsidRPr="009455FF">
              <w:t>、</w:t>
            </w:r>
            <w:r w:rsidRPr="00C10487">
              <w:rPr>
                <w:color w:val="EE0000"/>
              </w:rPr>
              <w:t>内部参考电压</w:t>
            </w:r>
            <w:r w:rsidRPr="009455FF">
              <w:t>）。</w:t>
            </w:r>
          </w:p>
        </w:tc>
      </w:tr>
      <w:tr w:rsidR="009455FF" w:rsidRPr="009455FF" w14:paraId="5BB96BFA" w14:textId="77777777" w:rsidTr="00453FCB">
        <w:tc>
          <w:tcPr>
            <w:tcW w:w="1776" w:type="dxa"/>
            <w:tcBorders>
              <w:top w:val="single" w:sz="6" w:space="0" w:color="E0E0E0"/>
              <w:left w:val="single" w:sz="6" w:space="0" w:color="E0E0E0"/>
              <w:bottom w:val="single" w:sz="6" w:space="0" w:color="E0E0E0"/>
              <w:right w:val="single" w:sz="6" w:space="0" w:color="E0E0E0"/>
            </w:tcBorders>
            <w:vAlign w:val="center"/>
            <w:hideMark/>
          </w:tcPr>
          <w:p w14:paraId="12959A0B" w14:textId="77777777" w:rsidR="009455FF" w:rsidRPr="009455FF" w:rsidRDefault="009455FF" w:rsidP="009455FF">
            <w:r w:rsidRPr="009455FF">
              <w:rPr>
                <w:rFonts w:ascii="Times New Roman" w:hAnsi="Times New Roman" w:cs="Times New Roman"/>
              </w:rPr>
              <w:t>​</w:t>
            </w:r>
            <w:r w:rsidRPr="009455FF">
              <w:rPr>
                <w:b/>
                <w:bCs/>
              </w:rPr>
              <w:t>Rank</w:t>
            </w:r>
            <w:r w:rsidRPr="009455FF">
              <w:rPr>
                <w:rFonts w:ascii="Times New Roman" w:hAnsi="Times New Roman" w:cs="Times New Roman"/>
              </w:rPr>
              <w:t>​</w:t>
            </w:r>
          </w:p>
        </w:tc>
        <w:tc>
          <w:tcPr>
            <w:tcW w:w="1474" w:type="dxa"/>
            <w:tcBorders>
              <w:top w:val="single" w:sz="6" w:space="0" w:color="E0E0E0"/>
              <w:left w:val="single" w:sz="6" w:space="0" w:color="E0E0E0"/>
              <w:bottom w:val="single" w:sz="6" w:space="0" w:color="E0E0E0"/>
              <w:right w:val="single" w:sz="6" w:space="0" w:color="E0E0E0"/>
            </w:tcBorders>
            <w:vAlign w:val="center"/>
            <w:hideMark/>
          </w:tcPr>
          <w:p w14:paraId="1043591D" w14:textId="77777777" w:rsidR="009455FF" w:rsidRPr="009455FF" w:rsidRDefault="009455FF" w:rsidP="009455FF">
            <w:r w:rsidRPr="009455FF">
              <w:t>指定该通道在</w:t>
            </w:r>
            <w:r w:rsidRPr="009455FF">
              <w:rPr>
                <w:b/>
                <w:bCs/>
              </w:rPr>
              <w:t>规则组</w:t>
            </w:r>
            <w:r w:rsidRPr="003B335B">
              <w:rPr>
                <w:b/>
                <w:bCs/>
                <w:color w:val="EE0000"/>
              </w:rPr>
              <w:t>转换序列</w:t>
            </w:r>
            <w:r w:rsidRPr="009455FF">
              <w:t>中的顺序。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2BE5B18" w14:textId="77777777" w:rsidR="009455FF" w:rsidRPr="009455FF" w:rsidRDefault="009455FF" w:rsidP="009455FF">
            <w:r w:rsidRPr="009455FF">
              <w:rPr>
                <w:rFonts w:ascii="Times New Roman" w:hAnsi="Times New Roman" w:cs="Times New Roman"/>
              </w:rPr>
              <w:t>​</w:t>
            </w:r>
            <w:r w:rsidRPr="009455FF">
              <w:rPr>
                <w:b/>
                <w:bCs/>
              </w:rPr>
              <w:t>取值范围1-16</w:t>
            </w:r>
            <w:r w:rsidRPr="009455FF">
              <w:t>。数值</w:t>
            </w:r>
            <w:r w:rsidRPr="00453FCB">
              <w:rPr>
                <w:b/>
                <w:bCs/>
                <w:color w:val="EE0000"/>
              </w:rPr>
              <w:t>越小</w:t>
            </w:r>
            <w:r w:rsidRPr="009455FF">
              <w:t>，转换</w:t>
            </w:r>
            <w:r w:rsidRPr="00453FCB">
              <w:rPr>
                <w:b/>
                <w:bCs/>
                <w:color w:val="EE0000"/>
              </w:rPr>
              <w:t>优先级越高</w:t>
            </w:r>
            <w:r w:rsidRPr="009455FF">
              <w:t>。例如，Rank=1表示该通道在规则组中第一个被转换。</w:t>
            </w:r>
          </w:p>
        </w:tc>
      </w:tr>
      <w:tr w:rsidR="009455FF" w:rsidRPr="009455FF" w14:paraId="50C64F9B" w14:textId="77777777" w:rsidTr="00453FCB">
        <w:tc>
          <w:tcPr>
            <w:tcW w:w="1776" w:type="dxa"/>
            <w:tcBorders>
              <w:top w:val="single" w:sz="6" w:space="0" w:color="E0E0E0"/>
              <w:left w:val="single" w:sz="6" w:space="0" w:color="E0E0E0"/>
              <w:bottom w:val="single" w:sz="6" w:space="0" w:color="E0E0E0"/>
              <w:right w:val="single" w:sz="6" w:space="0" w:color="E0E0E0"/>
            </w:tcBorders>
            <w:vAlign w:val="center"/>
            <w:hideMark/>
          </w:tcPr>
          <w:p w14:paraId="737041DE" w14:textId="77777777" w:rsidR="009455FF" w:rsidRPr="009455FF" w:rsidRDefault="009455FF" w:rsidP="009455FF">
            <w:r w:rsidRPr="009455FF">
              <w:rPr>
                <w:rFonts w:ascii="Times New Roman" w:hAnsi="Times New Roman" w:cs="Times New Roman"/>
              </w:rPr>
              <w:t>​</w:t>
            </w:r>
            <w:proofErr w:type="spellStart"/>
            <w:r w:rsidRPr="009455FF">
              <w:rPr>
                <w:b/>
                <w:bCs/>
              </w:rPr>
              <w:t>ADC_SampleTime</w:t>
            </w:r>
            <w:proofErr w:type="spellEnd"/>
            <w:r w:rsidRPr="009455FF">
              <w:rPr>
                <w:rFonts w:ascii="Times New Roman" w:hAnsi="Times New Roman" w:cs="Times New Roman"/>
              </w:rPr>
              <w:t>​</w:t>
            </w:r>
          </w:p>
        </w:tc>
        <w:tc>
          <w:tcPr>
            <w:tcW w:w="1474" w:type="dxa"/>
            <w:tcBorders>
              <w:top w:val="single" w:sz="6" w:space="0" w:color="E0E0E0"/>
              <w:left w:val="single" w:sz="6" w:space="0" w:color="E0E0E0"/>
              <w:bottom w:val="single" w:sz="6" w:space="0" w:color="E0E0E0"/>
              <w:right w:val="single" w:sz="6" w:space="0" w:color="E0E0E0"/>
            </w:tcBorders>
            <w:vAlign w:val="center"/>
            <w:hideMark/>
          </w:tcPr>
          <w:p w14:paraId="349BCFA5" w14:textId="77777777" w:rsidR="009455FF" w:rsidRPr="009455FF" w:rsidRDefault="009455FF" w:rsidP="009455FF">
            <w:r w:rsidRPr="009455FF">
              <w:t>设置该通道的</w:t>
            </w:r>
            <w:r w:rsidRPr="009455FF">
              <w:rPr>
                <w:b/>
                <w:bCs/>
              </w:rPr>
              <w:t>采样时间</w:t>
            </w:r>
            <w:r w:rsidRPr="009455FF">
              <w:t>，即采样保持电路的充电时间。</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879B94B" w14:textId="77777777" w:rsidR="009455FF" w:rsidRPr="009455FF" w:rsidRDefault="009455FF" w:rsidP="009455FF">
            <w:r w:rsidRPr="009455FF">
              <w:t>例如ADC_SampleTime_55Cycles5（55.5个ADC时钟周期）。采样时间越长，转换精度一般</w:t>
            </w:r>
            <w:r w:rsidRPr="00453FCB">
              <w:rPr>
                <w:color w:val="EE0000"/>
              </w:rPr>
              <w:t>越高</w:t>
            </w:r>
            <w:r w:rsidRPr="009455FF">
              <w:t>，但转换</w:t>
            </w:r>
            <w:r w:rsidRPr="00453FCB">
              <w:rPr>
                <w:color w:val="EE0000"/>
              </w:rPr>
              <w:t>速率会降低</w:t>
            </w:r>
            <w:r w:rsidRPr="009455FF">
              <w:t>。</w:t>
            </w:r>
          </w:p>
        </w:tc>
      </w:tr>
    </w:tbl>
    <w:p w14:paraId="314187BE" w14:textId="77777777" w:rsidR="00F82EAA" w:rsidRPr="00F82EAA" w:rsidRDefault="00F82EAA" w:rsidP="00F82EAA">
      <w:r w:rsidRPr="00F82EAA">
        <w:t>STM32的ADC采样时间设置对于转换精度和速度至关重要。下面是一个清晰的列表和说明，帮助你快速理解和使用这些配置。</w:t>
      </w:r>
    </w:p>
    <w:p w14:paraId="3A014F7A" w14:textId="77777777" w:rsidR="00F82EAA" w:rsidRPr="00F82EAA" w:rsidRDefault="00F82EAA" w:rsidP="00F82EAA">
      <w:pPr>
        <w:pStyle w:val="3"/>
      </w:pPr>
      <w:r w:rsidRPr="00F82EAA">
        <w:rPr>
          <w:rFonts w:ascii="Segoe UI Emoji" w:hAnsi="Segoe UI Emoji" w:cs="Segoe UI Emoji"/>
        </w:rPr>
        <w:t>📊</w:t>
      </w:r>
      <w:r w:rsidRPr="00F82EAA">
        <w:t xml:space="preserve"> ADC采样时间选项一览</w:t>
      </w:r>
    </w:p>
    <w:p w14:paraId="5F52D1C9" w14:textId="77777777" w:rsidR="00F82EAA" w:rsidRPr="00F82EAA" w:rsidRDefault="00F82EAA" w:rsidP="00F82EAA">
      <w:r w:rsidRPr="00F82EAA">
        <w:t>STM32的ADC采样时间通过寄存器配置，通常有以下可选值（具体取决于系列和型号，以STM32F103为例）</w:t>
      </w:r>
    </w:p>
    <w:p w14:paraId="0746FD64" w14:textId="77777777" w:rsidR="00F82EAA" w:rsidRPr="00F82EAA" w:rsidRDefault="00F82EAA" w:rsidP="00F82EAA">
      <w:r w:rsidRPr="00F82EAA">
        <w:t>：</w:t>
      </w:r>
    </w:p>
    <w:tbl>
      <w:tblPr>
        <w:tblW w:w="0" w:type="auto"/>
        <w:tblCellMar>
          <w:left w:w="0" w:type="dxa"/>
          <w:right w:w="0" w:type="dxa"/>
        </w:tblCellMar>
        <w:tblLook w:val="04A0" w:firstRow="1" w:lastRow="0" w:firstColumn="1" w:lastColumn="0" w:noHBand="0" w:noVBand="1"/>
      </w:tblPr>
      <w:tblGrid>
        <w:gridCol w:w="3123"/>
        <w:gridCol w:w="4027"/>
      </w:tblGrid>
      <w:tr w:rsidR="00F82EAA" w:rsidRPr="00F82EAA" w14:paraId="2E11F891" w14:textId="77777777">
        <w:trPr>
          <w:tblHeader/>
        </w:trPr>
        <w:tc>
          <w:tcPr>
            <w:tcW w:w="0" w:type="auto"/>
            <w:tcBorders>
              <w:top w:val="nil"/>
              <w:left w:val="nil"/>
              <w:right w:val="nil"/>
            </w:tcBorders>
            <w:tcMar>
              <w:top w:w="150" w:type="dxa"/>
              <w:left w:w="0" w:type="dxa"/>
              <w:bottom w:w="150" w:type="dxa"/>
              <w:right w:w="300" w:type="dxa"/>
            </w:tcMar>
            <w:vAlign w:val="center"/>
            <w:hideMark/>
          </w:tcPr>
          <w:p w14:paraId="497391FC" w14:textId="77777777" w:rsidR="00F82EAA" w:rsidRPr="00F82EAA" w:rsidRDefault="00F82EAA" w:rsidP="00F82EAA">
            <w:pPr>
              <w:rPr>
                <w:b/>
                <w:bCs/>
              </w:rPr>
            </w:pPr>
            <w:r w:rsidRPr="00F82EAA">
              <w:rPr>
                <w:b/>
                <w:bCs/>
              </w:rPr>
              <w:lastRenderedPageBreak/>
              <w:t>采样时间宏定义 (示例)</w:t>
            </w:r>
          </w:p>
        </w:tc>
        <w:tc>
          <w:tcPr>
            <w:tcW w:w="0" w:type="auto"/>
            <w:tcBorders>
              <w:top w:val="nil"/>
              <w:left w:val="nil"/>
              <w:right w:val="nil"/>
            </w:tcBorders>
            <w:tcMar>
              <w:top w:w="150" w:type="dxa"/>
              <w:left w:w="0" w:type="dxa"/>
              <w:bottom w:w="150" w:type="dxa"/>
              <w:right w:w="300" w:type="dxa"/>
            </w:tcMar>
            <w:vAlign w:val="center"/>
            <w:hideMark/>
          </w:tcPr>
          <w:p w14:paraId="71B45446" w14:textId="77777777" w:rsidR="00F82EAA" w:rsidRPr="00F82EAA" w:rsidRDefault="00F82EAA" w:rsidP="00F82EAA">
            <w:pPr>
              <w:rPr>
                <w:b/>
                <w:bCs/>
              </w:rPr>
            </w:pPr>
            <w:r w:rsidRPr="00F82EAA">
              <w:rPr>
                <w:b/>
                <w:bCs/>
              </w:rPr>
              <w:t>对应的采样周期 (单位: ADC时钟周期)</w:t>
            </w:r>
          </w:p>
        </w:tc>
      </w:tr>
      <w:tr w:rsidR="00F82EAA" w:rsidRPr="00F82EAA" w14:paraId="0BCEBF04"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0279A553" w14:textId="77777777" w:rsidR="00F82EAA" w:rsidRPr="00F82EAA" w:rsidRDefault="00F82EAA" w:rsidP="00F82EAA">
            <w:r w:rsidRPr="00F82EAA">
              <w:t>ADC_SampleTime_1Cycles5</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0FC8220B" w14:textId="77777777" w:rsidR="00F82EAA" w:rsidRPr="00F82EAA" w:rsidRDefault="00F82EAA" w:rsidP="00F82EAA">
            <w:r w:rsidRPr="00F82EAA">
              <w:t>1.5</w:t>
            </w:r>
          </w:p>
        </w:tc>
      </w:tr>
      <w:tr w:rsidR="00F82EAA" w:rsidRPr="00F82EAA" w14:paraId="6081809F"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582BDB8" w14:textId="77777777" w:rsidR="00F82EAA" w:rsidRPr="00F82EAA" w:rsidRDefault="00F82EAA" w:rsidP="00F82EAA">
            <w:r w:rsidRPr="00F82EAA">
              <w:t>ADC_SampleTime_7Cycles5</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53B4F756" w14:textId="77777777" w:rsidR="00F82EAA" w:rsidRPr="00F82EAA" w:rsidRDefault="00F82EAA" w:rsidP="00F82EAA">
            <w:r w:rsidRPr="00F82EAA">
              <w:t>7.5</w:t>
            </w:r>
          </w:p>
        </w:tc>
      </w:tr>
      <w:tr w:rsidR="00F82EAA" w:rsidRPr="00F82EAA" w14:paraId="4BCFB320"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6330408E" w14:textId="77777777" w:rsidR="00F82EAA" w:rsidRPr="00F82EAA" w:rsidRDefault="00F82EAA" w:rsidP="00F82EAA">
            <w:r w:rsidRPr="00F82EAA">
              <w:t>ADC_SampleTime_13Cycles5</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4D297DE6" w14:textId="77777777" w:rsidR="00F82EAA" w:rsidRPr="00F82EAA" w:rsidRDefault="00F82EAA" w:rsidP="00F82EAA">
            <w:r w:rsidRPr="00F82EAA">
              <w:t>13.5</w:t>
            </w:r>
          </w:p>
        </w:tc>
      </w:tr>
      <w:tr w:rsidR="00F82EAA" w:rsidRPr="00F82EAA" w14:paraId="382F63E8"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7A17B2E8" w14:textId="77777777" w:rsidR="00F82EAA" w:rsidRPr="00F82EAA" w:rsidRDefault="00F82EAA" w:rsidP="00F82EAA">
            <w:r w:rsidRPr="00F82EAA">
              <w:t>ADC_SampleTime_28Cycles5</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7A3757C7" w14:textId="77777777" w:rsidR="00F82EAA" w:rsidRPr="00F82EAA" w:rsidRDefault="00F82EAA" w:rsidP="00F82EAA">
            <w:r w:rsidRPr="00F82EAA">
              <w:t>28.5</w:t>
            </w:r>
          </w:p>
        </w:tc>
      </w:tr>
      <w:tr w:rsidR="00F82EAA" w:rsidRPr="00F82EAA" w14:paraId="7870E704"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0D188371" w14:textId="77777777" w:rsidR="00F82EAA" w:rsidRPr="00F82EAA" w:rsidRDefault="00F82EAA" w:rsidP="00F82EAA">
            <w:r w:rsidRPr="00F82EAA">
              <w:t>ADC_SampleTime_41Cycles5</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00773675" w14:textId="77777777" w:rsidR="00F82EAA" w:rsidRPr="00F82EAA" w:rsidRDefault="00F82EAA" w:rsidP="00F82EAA">
            <w:r w:rsidRPr="00F82EAA">
              <w:t>41.5</w:t>
            </w:r>
          </w:p>
        </w:tc>
      </w:tr>
      <w:tr w:rsidR="00F82EAA" w:rsidRPr="00F82EAA" w14:paraId="0827C4DF"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1E5B6D5B" w14:textId="77777777" w:rsidR="00F82EAA" w:rsidRPr="00F82EAA" w:rsidRDefault="00F82EAA" w:rsidP="00F82EAA">
            <w:r w:rsidRPr="00F82EAA">
              <w:t>ADC_SampleTime_55Cycles5</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347F0677" w14:textId="77777777" w:rsidR="00F82EAA" w:rsidRPr="00F82EAA" w:rsidRDefault="00F82EAA" w:rsidP="00F82EAA">
            <w:r w:rsidRPr="00F82EAA">
              <w:t>55.5</w:t>
            </w:r>
          </w:p>
        </w:tc>
      </w:tr>
      <w:tr w:rsidR="00F82EAA" w:rsidRPr="00F82EAA" w14:paraId="08376B9D" w14:textId="77777777">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78B856FB" w14:textId="77777777" w:rsidR="00F82EAA" w:rsidRPr="00F82EAA" w:rsidRDefault="00F82EAA" w:rsidP="00F82EAA">
            <w:r w:rsidRPr="00F82EAA">
              <w:t>ADC_SampleTime_71Cycles5</w:t>
            </w:r>
          </w:p>
        </w:tc>
        <w:tc>
          <w:tcPr>
            <w:tcW w:w="0" w:type="auto"/>
            <w:tcBorders>
              <w:top w:val="nil"/>
              <w:left w:val="nil"/>
              <w:bottom w:val="single" w:sz="4" w:space="0" w:color="2A2A2A"/>
              <w:right w:val="nil"/>
            </w:tcBorders>
            <w:tcMar>
              <w:top w:w="150" w:type="dxa"/>
              <w:left w:w="0" w:type="dxa"/>
              <w:bottom w:w="150" w:type="dxa"/>
              <w:right w:w="300" w:type="dxa"/>
            </w:tcMar>
            <w:vAlign w:val="bottom"/>
            <w:hideMark/>
          </w:tcPr>
          <w:p w14:paraId="52EDCF52" w14:textId="77777777" w:rsidR="00F82EAA" w:rsidRPr="00F82EAA" w:rsidRDefault="00F82EAA" w:rsidP="00F82EAA">
            <w:r w:rsidRPr="00F82EAA">
              <w:t>71.5</w:t>
            </w:r>
          </w:p>
        </w:tc>
      </w:tr>
      <w:tr w:rsidR="00F82EAA" w:rsidRPr="00F82EAA" w14:paraId="491A6D85" w14:textId="77777777">
        <w:tc>
          <w:tcPr>
            <w:tcW w:w="0" w:type="auto"/>
            <w:tcBorders>
              <w:top w:val="nil"/>
              <w:left w:val="nil"/>
              <w:bottom w:val="nil"/>
              <w:right w:val="nil"/>
            </w:tcBorders>
            <w:tcMar>
              <w:top w:w="150" w:type="dxa"/>
              <w:left w:w="0" w:type="dxa"/>
              <w:bottom w:w="150" w:type="dxa"/>
              <w:right w:w="300" w:type="dxa"/>
            </w:tcMar>
            <w:vAlign w:val="bottom"/>
            <w:hideMark/>
          </w:tcPr>
          <w:p w14:paraId="51280BF3" w14:textId="77777777" w:rsidR="00F82EAA" w:rsidRPr="00F82EAA" w:rsidRDefault="00F82EAA" w:rsidP="00F82EAA">
            <w:r w:rsidRPr="00F82EAA">
              <w:t>ADC_SampleTime_239Cycles5</w:t>
            </w:r>
          </w:p>
        </w:tc>
        <w:tc>
          <w:tcPr>
            <w:tcW w:w="0" w:type="auto"/>
            <w:tcBorders>
              <w:top w:val="nil"/>
              <w:left w:val="nil"/>
              <w:bottom w:val="nil"/>
              <w:right w:val="nil"/>
            </w:tcBorders>
            <w:tcMar>
              <w:top w:w="150" w:type="dxa"/>
              <w:left w:w="0" w:type="dxa"/>
              <w:bottom w:w="150" w:type="dxa"/>
              <w:right w:w="300" w:type="dxa"/>
            </w:tcMar>
            <w:vAlign w:val="bottom"/>
            <w:hideMark/>
          </w:tcPr>
          <w:p w14:paraId="085F3FAC" w14:textId="77777777" w:rsidR="00F82EAA" w:rsidRPr="00F82EAA" w:rsidRDefault="00F82EAA" w:rsidP="00F82EAA">
            <w:r w:rsidRPr="00F82EAA">
              <w:t>239.5</w:t>
            </w:r>
          </w:p>
        </w:tc>
      </w:tr>
    </w:tbl>
    <w:p w14:paraId="38859136" w14:textId="77777777" w:rsidR="00F82EAA" w:rsidRDefault="00F82EAA" w:rsidP="00F82EAA"/>
    <w:p w14:paraId="62E8D395" w14:textId="152145F5" w:rsidR="009455FF" w:rsidRPr="009455FF" w:rsidRDefault="009455FF" w:rsidP="002B5A81">
      <w:pPr>
        <w:pStyle w:val="3"/>
      </w:pPr>
      <w:r w:rsidRPr="009455FF">
        <w:rPr>
          <w:rFonts w:ascii="Segoe UI Emoji" w:hAnsi="Segoe UI Emoji" w:cs="Segoe UI Emoji"/>
        </w:rPr>
        <w:t>⚙️</w:t>
      </w:r>
      <w:r w:rsidRPr="009455FF">
        <w:t xml:space="preserve"> 核心概念与工作原理 </w:t>
      </w:r>
    </w:p>
    <w:p w14:paraId="1909F903" w14:textId="5A5F29A7" w:rsidR="009455FF" w:rsidRDefault="009455FF" w:rsidP="009455FF">
      <w:r w:rsidRPr="009455FF">
        <w:t>要正确使用此函数，需要理解两个关键概念：</w:t>
      </w:r>
    </w:p>
    <w:p w14:paraId="0FCDC822" w14:textId="7BE92360" w:rsidR="009D625B" w:rsidRPr="009455FF" w:rsidRDefault="009D625B" w:rsidP="009455FF">
      <w:r>
        <w:rPr>
          <w:noProof/>
        </w:rPr>
        <w:drawing>
          <wp:inline distT="0" distB="0" distL="0" distR="0" wp14:anchorId="39FF162F" wp14:editId="0A02C9BE">
            <wp:extent cx="3590476" cy="2152381"/>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90476" cy="2152381"/>
                    </a:xfrm>
                    <a:prstGeom prst="rect">
                      <a:avLst/>
                    </a:prstGeom>
                  </pic:spPr>
                </pic:pic>
              </a:graphicData>
            </a:graphic>
          </wp:inline>
        </w:drawing>
      </w:r>
    </w:p>
    <w:p w14:paraId="2EA2A190" w14:textId="77777777" w:rsidR="009455FF" w:rsidRPr="009455FF" w:rsidRDefault="009455FF">
      <w:pPr>
        <w:numPr>
          <w:ilvl w:val="0"/>
          <w:numId w:val="449"/>
        </w:numPr>
      </w:pPr>
      <w:r w:rsidRPr="009455FF">
        <w:rPr>
          <w:rFonts w:ascii="Times New Roman" w:hAnsi="Times New Roman" w:cs="Times New Roman"/>
        </w:rPr>
        <w:t>​</w:t>
      </w:r>
      <w:r w:rsidRPr="009455FF">
        <w:rPr>
          <w:b/>
          <w:bCs/>
        </w:rPr>
        <w:t>规则组（Regular Group）</w:t>
      </w:r>
      <w:r w:rsidRPr="009455FF">
        <w:rPr>
          <w:rFonts w:ascii="Times New Roman" w:hAnsi="Times New Roman" w:cs="Times New Roman"/>
          <w:b/>
          <w:bCs/>
        </w:rPr>
        <w:t>​</w:t>
      </w:r>
      <w:r w:rsidRPr="009455FF">
        <w:rPr>
          <w:rFonts w:ascii="Times New Roman" w:hAnsi="Times New Roman" w:cs="Times New Roman"/>
        </w:rPr>
        <w:t>​</w:t>
      </w:r>
    </w:p>
    <w:p w14:paraId="301CD101" w14:textId="77777777" w:rsidR="009455FF" w:rsidRPr="009455FF" w:rsidRDefault="009455FF" w:rsidP="009455FF">
      <w:r w:rsidRPr="009455FF">
        <w:t>STM32的ADC规则组可以理解为一个最多能容纳</w:t>
      </w:r>
      <w:r w:rsidRPr="009D625B">
        <w:rPr>
          <w:b/>
          <w:color w:val="EE0000"/>
        </w:rPr>
        <w:t>16个</w:t>
      </w:r>
      <w:r w:rsidRPr="003B335B">
        <w:rPr>
          <w:color w:val="EE0000"/>
        </w:rPr>
        <w:t>通道</w:t>
      </w:r>
      <w:r w:rsidRPr="009455FF">
        <w:t>的“转换待办列表”。</w:t>
      </w:r>
      <w:proofErr w:type="spellStart"/>
      <w:r w:rsidRPr="009455FF">
        <w:t>ADC_RegularChannelConfig</w:t>
      </w:r>
      <w:proofErr w:type="spellEnd"/>
      <w:r w:rsidRPr="009455FF">
        <w:t>函数的作用就是将</w:t>
      </w:r>
      <w:r w:rsidRPr="003B335B">
        <w:rPr>
          <w:color w:val="EE0000"/>
        </w:rPr>
        <w:t>指定的通道</w:t>
      </w:r>
      <w:r w:rsidRPr="009455FF">
        <w:t>（</w:t>
      </w:r>
      <w:proofErr w:type="spellStart"/>
      <w:r w:rsidRPr="009455FF">
        <w:t>ADC_Channel</w:t>
      </w:r>
      <w:proofErr w:type="spellEnd"/>
      <w:r w:rsidRPr="009455FF">
        <w:t>）添加到这</w:t>
      </w:r>
      <w:r w:rsidRPr="009455FF">
        <w:lastRenderedPageBreak/>
        <w:t>个列表中，并指定其</w:t>
      </w:r>
      <w:r w:rsidRPr="003B335B">
        <w:rPr>
          <w:color w:val="EE0000"/>
        </w:rPr>
        <w:t>排队顺序（Rank）</w:t>
      </w:r>
      <w:r w:rsidRPr="009455FF">
        <w:t>。当转换启动后，ADC会按照Rank从</w:t>
      </w:r>
      <w:r w:rsidRPr="003B335B">
        <w:rPr>
          <w:color w:val="EE0000"/>
        </w:rPr>
        <w:t>1到16</w:t>
      </w:r>
      <w:r w:rsidRPr="009455FF">
        <w:t>的顺序依次对列表中的通道进行</w:t>
      </w:r>
      <w:r w:rsidRPr="003B335B">
        <w:rPr>
          <w:color w:val="EE0000"/>
        </w:rPr>
        <w:t>采样</w:t>
      </w:r>
      <w:r w:rsidRPr="009455FF">
        <w:t>和</w:t>
      </w:r>
      <w:r w:rsidRPr="003B335B">
        <w:rPr>
          <w:color w:val="EE0000"/>
        </w:rPr>
        <w:t>转换</w:t>
      </w:r>
      <w:r w:rsidRPr="009455FF">
        <w:t>。</w:t>
      </w:r>
    </w:p>
    <w:p w14:paraId="5C8AD5F9" w14:textId="77777777" w:rsidR="009455FF" w:rsidRPr="009455FF" w:rsidRDefault="009455FF">
      <w:pPr>
        <w:numPr>
          <w:ilvl w:val="0"/>
          <w:numId w:val="449"/>
        </w:numPr>
      </w:pPr>
      <w:r w:rsidRPr="009455FF">
        <w:rPr>
          <w:rFonts w:ascii="Times New Roman" w:hAnsi="Times New Roman" w:cs="Times New Roman"/>
        </w:rPr>
        <w:t>​</w:t>
      </w:r>
      <w:r w:rsidRPr="009455FF">
        <w:rPr>
          <w:b/>
          <w:bCs/>
        </w:rPr>
        <w:t>采样时间（Sample Time）</w:t>
      </w:r>
      <w:r w:rsidRPr="009455FF">
        <w:rPr>
          <w:rFonts w:ascii="Times New Roman" w:hAnsi="Times New Roman" w:cs="Times New Roman"/>
          <w:b/>
          <w:bCs/>
        </w:rPr>
        <w:t>​</w:t>
      </w:r>
      <w:r w:rsidRPr="009455FF">
        <w:rPr>
          <w:rFonts w:ascii="Times New Roman" w:hAnsi="Times New Roman" w:cs="Times New Roman"/>
        </w:rPr>
        <w:t>​</w:t>
      </w:r>
    </w:p>
    <w:p w14:paraId="553F9DA7" w14:textId="77777777" w:rsidR="009455FF" w:rsidRPr="009455FF" w:rsidRDefault="009455FF" w:rsidP="009455FF">
      <w:r w:rsidRPr="009455FF">
        <w:t>采样时间决定了ADC内部采样电容对</w:t>
      </w:r>
      <w:r w:rsidRPr="003B335B">
        <w:rPr>
          <w:color w:val="EE0000"/>
        </w:rPr>
        <w:t>输入信号充电的时间</w:t>
      </w:r>
      <w:r w:rsidRPr="009455FF">
        <w:t>。对于来自高阻抗信号源的模拟信号（如电位器、某些传感器），需要更长的采样时间以确保电容充电充分，从而获得准确的转换结果。如果采样时间不足，转换值可能会低于实际电压。STM32提供了从1.5到239.5个ADC时钟周期的多种选项。</w:t>
      </w:r>
    </w:p>
    <w:p w14:paraId="048FF49A" w14:textId="77777777" w:rsidR="009455FF" w:rsidRPr="009455FF" w:rsidRDefault="009455FF" w:rsidP="002B5A81">
      <w:pPr>
        <w:pStyle w:val="3"/>
      </w:pPr>
      <w:r w:rsidRPr="009455FF">
        <w:rPr>
          <w:rFonts w:ascii="Segoe UI Emoji" w:hAnsi="Segoe UI Emoji" w:cs="Segoe UI Emoji"/>
        </w:rPr>
        <w:t>📝</w:t>
      </w:r>
      <w:r w:rsidRPr="009455FF">
        <w:t xml:space="preserve"> 典型配置流程与代码示例 </w:t>
      </w:r>
    </w:p>
    <w:p w14:paraId="21A75EC3" w14:textId="77777777" w:rsidR="009455FF" w:rsidRPr="009455FF" w:rsidRDefault="009455FF" w:rsidP="009455FF">
      <w:r w:rsidRPr="009455FF">
        <w:t>以下是一个配置ADC1的通道0和通道1，并启用扫描模式的典型流程框架：</w:t>
      </w:r>
    </w:p>
    <w:p w14:paraId="2CEB15C4" w14:textId="77777777" w:rsidR="009455FF" w:rsidRPr="009455FF" w:rsidRDefault="009455FF">
      <w:pPr>
        <w:numPr>
          <w:ilvl w:val="0"/>
          <w:numId w:val="450"/>
        </w:numPr>
      </w:pPr>
      <w:r w:rsidRPr="009455FF">
        <w:rPr>
          <w:rFonts w:ascii="Times New Roman" w:hAnsi="Times New Roman" w:cs="Times New Roman"/>
        </w:rPr>
        <w:t>​</w:t>
      </w:r>
      <w:r w:rsidRPr="009455FF">
        <w:rPr>
          <w:b/>
          <w:bCs/>
        </w:rPr>
        <w:t>使能时钟与配置GPIO</w:t>
      </w:r>
      <w:r w:rsidRPr="009455FF">
        <w:rPr>
          <w:rFonts w:ascii="Times New Roman" w:hAnsi="Times New Roman" w:cs="Times New Roman"/>
        </w:rPr>
        <w:t>​</w:t>
      </w:r>
    </w:p>
    <w:p w14:paraId="51AEB926" w14:textId="77777777" w:rsidR="009455FF" w:rsidRPr="009455FF" w:rsidRDefault="009455FF">
      <w:pPr>
        <w:numPr>
          <w:ilvl w:val="0"/>
          <w:numId w:val="450"/>
        </w:numPr>
        <w:tabs>
          <w:tab w:val="clear" w:pos="720"/>
        </w:tabs>
      </w:pPr>
      <w:r w:rsidRPr="009455FF">
        <w:t>RCC_APB2</w:t>
      </w:r>
      <w:proofErr w:type="gramStart"/>
      <w:r w:rsidRPr="009455FF">
        <w:t>PeriphClockCmd(</w:t>
      </w:r>
      <w:proofErr w:type="gramEnd"/>
      <w:r w:rsidRPr="009455FF">
        <w:t>RCC_APB2Periph_ADC1 | RCC_APB2Periph_GPIOA, ENABLE);</w:t>
      </w:r>
    </w:p>
    <w:p w14:paraId="3701C271" w14:textId="77777777" w:rsidR="009455FF" w:rsidRPr="009455FF" w:rsidRDefault="009455FF">
      <w:pPr>
        <w:numPr>
          <w:ilvl w:val="0"/>
          <w:numId w:val="450"/>
        </w:numPr>
        <w:tabs>
          <w:tab w:val="clear" w:pos="720"/>
        </w:tabs>
      </w:pPr>
    </w:p>
    <w:p w14:paraId="598D4882" w14:textId="77777777" w:rsidR="009455FF" w:rsidRPr="009455FF" w:rsidRDefault="009455FF">
      <w:pPr>
        <w:numPr>
          <w:ilvl w:val="0"/>
          <w:numId w:val="450"/>
        </w:numPr>
        <w:tabs>
          <w:tab w:val="clear" w:pos="720"/>
        </w:tabs>
      </w:pPr>
      <w:proofErr w:type="spellStart"/>
      <w:r w:rsidRPr="009455FF">
        <w:t>GPIO_InitStructure.GPIO_Pin</w:t>
      </w:r>
      <w:proofErr w:type="spellEnd"/>
      <w:r w:rsidRPr="009455FF">
        <w:t xml:space="preserve"> = GPIO_Pin_0 | GPIO_Pin_1;</w:t>
      </w:r>
    </w:p>
    <w:p w14:paraId="1C238CCE" w14:textId="77777777" w:rsidR="009455FF" w:rsidRPr="009455FF" w:rsidRDefault="009455FF">
      <w:pPr>
        <w:numPr>
          <w:ilvl w:val="0"/>
          <w:numId w:val="450"/>
        </w:numPr>
        <w:tabs>
          <w:tab w:val="clear" w:pos="720"/>
        </w:tabs>
      </w:pPr>
      <w:proofErr w:type="spellStart"/>
      <w:r w:rsidRPr="009455FF">
        <w:t>GPIO_InitStructure.GPIO_Mode</w:t>
      </w:r>
      <w:proofErr w:type="spellEnd"/>
      <w:r w:rsidRPr="009455FF">
        <w:t xml:space="preserve"> = </w:t>
      </w:r>
      <w:proofErr w:type="spellStart"/>
      <w:r w:rsidRPr="009455FF">
        <w:t>GPIO_Mode_AIN</w:t>
      </w:r>
      <w:proofErr w:type="spellEnd"/>
      <w:r w:rsidRPr="009455FF">
        <w:t>; // 模拟输入模式</w:t>
      </w:r>
    </w:p>
    <w:p w14:paraId="1ADD6BB1" w14:textId="77777777" w:rsidR="009455FF" w:rsidRPr="009455FF" w:rsidRDefault="009455FF" w:rsidP="009455FF">
      <w:proofErr w:type="spellStart"/>
      <w:r w:rsidRPr="009455FF">
        <w:t>GPIO_</w:t>
      </w:r>
      <w:proofErr w:type="gramStart"/>
      <w:r w:rsidRPr="009455FF">
        <w:t>Init</w:t>
      </w:r>
      <w:proofErr w:type="spellEnd"/>
      <w:r w:rsidRPr="009455FF">
        <w:t>(</w:t>
      </w:r>
      <w:proofErr w:type="gramEnd"/>
      <w:r w:rsidRPr="009455FF">
        <w:t>GPIOA, &amp;</w:t>
      </w:r>
      <w:proofErr w:type="spellStart"/>
      <w:r w:rsidRPr="009455FF">
        <w:t>GPIO_InitStructure</w:t>
      </w:r>
      <w:proofErr w:type="spellEnd"/>
      <w:r w:rsidRPr="009455FF">
        <w:t>);</w:t>
      </w:r>
    </w:p>
    <w:p w14:paraId="3B792943" w14:textId="77777777" w:rsidR="009455FF" w:rsidRPr="009455FF" w:rsidRDefault="009455FF">
      <w:pPr>
        <w:numPr>
          <w:ilvl w:val="0"/>
          <w:numId w:val="450"/>
        </w:numPr>
      </w:pPr>
      <w:r w:rsidRPr="009455FF">
        <w:rPr>
          <w:rFonts w:ascii="Times New Roman" w:hAnsi="Times New Roman" w:cs="Times New Roman"/>
        </w:rPr>
        <w:t>​</w:t>
      </w:r>
      <w:r w:rsidRPr="009455FF">
        <w:rPr>
          <w:b/>
          <w:bCs/>
        </w:rPr>
        <w:t>配置ADC基础参数并初始化</w:t>
      </w:r>
      <w:r w:rsidRPr="009455FF">
        <w:rPr>
          <w:rFonts w:ascii="Times New Roman" w:hAnsi="Times New Roman" w:cs="Times New Roman"/>
        </w:rPr>
        <w:t>​</w:t>
      </w:r>
    </w:p>
    <w:p w14:paraId="3230BF84" w14:textId="77777777" w:rsidR="009455FF" w:rsidRPr="009455FF" w:rsidRDefault="009455FF">
      <w:pPr>
        <w:numPr>
          <w:ilvl w:val="0"/>
          <w:numId w:val="450"/>
        </w:numPr>
        <w:tabs>
          <w:tab w:val="clear" w:pos="720"/>
        </w:tabs>
      </w:pPr>
      <w:proofErr w:type="spellStart"/>
      <w:r w:rsidRPr="009455FF">
        <w:t>ADC_InitTypeDef</w:t>
      </w:r>
      <w:proofErr w:type="spellEnd"/>
      <w:r w:rsidRPr="009455FF">
        <w:t xml:space="preserve"> </w:t>
      </w:r>
      <w:proofErr w:type="spellStart"/>
      <w:r w:rsidRPr="009455FF">
        <w:t>ADC_InitStructure</w:t>
      </w:r>
      <w:proofErr w:type="spellEnd"/>
      <w:r w:rsidRPr="009455FF">
        <w:t>;</w:t>
      </w:r>
    </w:p>
    <w:p w14:paraId="132FEC12" w14:textId="77777777" w:rsidR="009455FF" w:rsidRPr="009455FF" w:rsidRDefault="009455FF">
      <w:pPr>
        <w:numPr>
          <w:ilvl w:val="0"/>
          <w:numId w:val="450"/>
        </w:numPr>
        <w:tabs>
          <w:tab w:val="clear" w:pos="720"/>
        </w:tabs>
      </w:pPr>
      <w:proofErr w:type="spellStart"/>
      <w:r w:rsidRPr="009455FF">
        <w:t>ADC_InitStructure.ADC_Mode</w:t>
      </w:r>
      <w:proofErr w:type="spellEnd"/>
      <w:r w:rsidRPr="009455FF">
        <w:t xml:space="preserve"> = </w:t>
      </w:r>
      <w:proofErr w:type="spellStart"/>
      <w:r w:rsidRPr="009455FF">
        <w:t>ADC_Mode_Independent</w:t>
      </w:r>
      <w:proofErr w:type="spellEnd"/>
      <w:r w:rsidRPr="009455FF">
        <w:t>; // 独立模式</w:t>
      </w:r>
    </w:p>
    <w:p w14:paraId="30801C19" w14:textId="77777777" w:rsidR="009455FF" w:rsidRPr="009455FF" w:rsidRDefault="009455FF">
      <w:pPr>
        <w:numPr>
          <w:ilvl w:val="0"/>
          <w:numId w:val="450"/>
        </w:numPr>
        <w:tabs>
          <w:tab w:val="clear" w:pos="720"/>
        </w:tabs>
      </w:pPr>
      <w:proofErr w:type="spellStart"/>
      <w:r w:rsidRPr="009455FF">
        <w:t>ADC_InitStructure.ADC_ScanConvMode</w:t>
      </w:r>
      <w:proofErr w:type="spellEnd"/>
      <w:r w:rsidRPr="009455FF">
        <w:t xml:space="preserve"> = ENABLE;        // 使能扫描模式（多通道必需）</w:t>
      </w:r>
    </w:p>
    <w:p w14:paraId="3DC2AF58" w14:textId="77777777" w:rsidR="009455FF" w:rsidRPr="009455FF" w:rsidRDefault="009455FF">
      <w:pPr>
        <w:numPr>
          <w:ilvl w:val="0"/>
          <w:numId w:val="450"/>
        </w:numPr>
        <w:tabs>
          <w:tab w:val="clear" w:pos="720"/>
        </w:tabs>
      </w:pPr>
      <w:proofErr w:type="spellStart"/>
      <w:r w:rsidRPr="009455FF">
        <w:t>ADC_InitStructure.ADC_ContinuousConvMode</w:t>
      </w:r>
      <w:proofErr w:type="spellEnd"/>
      <w:r w:rsidRPr="009455FF">
        <w:t xml:space="preserve"> = DISABLE; // 单次转换模式</w:t>
      </w:r>
    </w:p>
    <w:p w14:paraId="70CD88A6" w14:textId="77777777" w:rsidR="009455FF" w:rsidRPr="009455FF" w:rsidRDefault="009455FF">
      <w:pPr>
        <w:numPr>
          <w:ilvl w:val="0"/>
          <w:numId w:val="450"/>
        </w:numPr>
        <w:tabs>
          <w:tab w:val="clear" w:pos="720"/>
        </w:tabs>
      </w:pPr>
      <w:proofErr w:type="spellStart"/>
      <w:r w:rsidRPr="009455FF">
        <w:t>ADC_InitStructure.ADC_ExternalTrigConv</w:t>
      </w:r>
      <w:proofErr w:type="spellEnd"/>
      <w:r w:rsidRPr="009455FF">
        <w:t xml:space="preserve"> = </w:t>
      </w:r>
      <w:proofErr w:type="spellStart"/>
      <w:r w:rsidRPr="009455FF">
        <w:t>ADC_ExternalTrigConv_None</w:t>
      </w:r>
      <w:proofErr w:type="spellEnd"/>
      <w:r w:rsidRPr="009455FF">
        <w:t>; // 软件触发</w:t>
      </w:r>
    </w:p>
    <w:p w14:paraId="180045AA" w14:textId="77777777" w:rsidR="009455FF" w:rsidRPr="009455FF" w:rsidRDefault="009455FF">
      <w:pPr>
        <w:numPr>
          <w:ilvl w:val="0"/>
          <w:numId w:val="450"/>
        </w:numPr>
        <w:tabs>
          <w:tab w:val="clear" w:pos="720"/>
        </w:tabs>
      </w:pPr>
      <w:proofErr w:type="spellStart"/>
      <w:r w:rsidRPr="009455FF">
        <w:t>ADC_InitStructure.ADC_DataAlign</w:t>
      </w:r>
      <w:proofErr w:type="spellEnd"/>
      <w:r w:rsidRPr="009455FF">
        <w:t xml:space="preserve"> = </w:t>
      </w:r>
      <w:proofErr w:type="spellStart"/>
      <w:r w:rsidRPr="009455FF">
        <w:t>ADC_DataAlign_Right</w:t>
      </w:r>
      <w:proofErr w:type="spellEnd"/>
      <w:r w:rsidRPr="009455FF">
        <w:t>; // 数据右对齐</w:t>
      </w:r>
    </w:p>
    <w:p w14:paraId="5D7D39E3" w14:textId="77777777" w:rsidR="009455FF" w:rsidRPr="009455FF" w:rsidRDefault="009455FF">
      <w:pPr>
        <w:numPr>
          <w:ilvl w:val="0"/>
          <w:numId w:val="450"/>
        </w:numPr>
        <w:tabs>
          <w:tab w:val="clear" w:pos="720"/>
        </w:tabs>
      </w:pPr>
      <w:proofErr w:type="spellStart"/>
      <w:r w:rsidRPr="009455FF">
        <w:t>ADC_InitStructure.ADC_NbrOfChannel</w:t>
      </w:r>
      <w:proofErr w:type="spellEnd"/>
      <w:r w:rsidRPr="009455FF">
        <w:t xml:space="preserve"> = 2;              // 规则组中要转换的通道数为2</w:t>
      </w:r>
    </w:p>
    <w:p w14:paraId="28229CF9" w14:textId="77777777" w:rsidR="009455FF" w:rsidRPr="009455FF" w:rsidRDefault="009455FF" w:rsidP="009455FF">
      <w:proofErr w:type="spellStart"/>
      <w:r w:rsidRPr="009455FF">
        <w:t>ADC_</w:t>
      </w:r>
      <w:proofErr w:type="gramStart"/>
      <w:r w:rsidRPr="009455FF">
        <w:t>Init</w:t>
      </w:r>
      <w:proofErr w:type="spellEnd"/>
      <w:r w:rsidRPr="009455FF">
        <w:t>(</w:t>
      </w:r>
      <w:proofErr w:type="gramEnd"/>
      <w:r w:rsidRPr="009455FF">
        <w:t>ADC1, &amp;</w:t>
      </w:r>
      <w:proofErr w:type="spellStart"/>
      <w:r w:rsidRPr="009455FF">
        <w:t>ADC_InitStructure</w:t>
      </w:r>
      <w:proofErr w:type="spellEnd"/>
      <w:r w:rsidRPr="009455FF">
        <w:t>);</w:t>
      </w:r>
    </w:p>
    <w:p w14:paraId="52ECB853" w14:textId="77777777" w:rsidR="009455FF" w:rsidRPr="009455FF" w:rsidRDefault="009455FF">
      <w:pPr>
        <w:numPr>
          <w:ilvl w:val="0"/>
          <w:numId w:val="450"/>
        </w:numPr>
      </w:pPr>
      <w:r w:rsidRPr="009455FF">
        <w:rPr>
          <w:rFonts w:ascii="Times New Roman" w:hAnsi="Times New Roman" w:cs="Times New Roman"/>
        </w:rPr>
        <w:t>​</w:t>
      </w:r>
      <w:r w:rsidRPr="009455FF">
        <w:rPr>
          <w:b/>
          <w:bCs/>
        </w:rPr>
        <w:t xml:space="preserve">使用 </w:t>
      </w:r>
      <w:proofErr w:type="spellStart"/>
      <w:r w:rsidRPr="009455FF">
        <w:rPr>
          <w:b/>
          <w:bCs/>
        </w:rPr>
        <w:t>ADC_RegularChannelConfig</w:t>
      </w:r>
      <w:proofErr w:type="spellEnd"/>
      <w:r w:rsidRPr="009455FF">
        <w:rPr>
          <w:b/>
          <w:bCs/>
        </w:rPr>
        <w:t>配置规则通道</w:t>
      </w:r>
      <w:r w:rsidRPr="009455FF">
        <w:rPr>
          <w:rFonts w:ascii="Times New Roman" w:hAnsi="Times New Roman" w:cs="Times New Roman"/>
        </w:rPr>
        <w:t>​</w:t>
      </w:r>
    </w:p>
    <w:p w14:paraId="5E682703" w14:textId="77777777" w:rsidR="009455FF" w:rsidRPr="009455FF" w:rsidRDefault="009455FF">
      <w:pPr>
        <w:numPr>
          <w:ilvl w:val="0"/>
          <w:numId w:val="450"/>
        </w:numPr>
        <w:tabs>
          <w:tab w:val="clear" w:pos="720"/>
        </w:tabs>
      </w:pPr>
      <w:r w:rsidRPr="009455FF">
        <w:lastRenderedPageBreak/>
        <w:t>// 配置</w:t>
      </w:r>
      <w:r w:rsidRPr="006C6894">
        <w:rPr>
          <w:color w:val="EE0000"/>
        </w:rPr>
        <w:t>通道0为序列中的第一个转换</w:t>
      </w:r>
      <w:r w:rsidRPr="009455FF">
        <w:t>（Rank = 1）</w:t>
      </w:r>
    </w:p>
    <w:p w14:paraId="5CAD7647" w14:textId="77777777" w:rsidR="009455FF" w:rsidRPr="009455FF" w:rsidRDefault="009455FF">
      <w:pPr>
        <w:numPr>
          <w:ilvl w:val="0"/>
          <w:numId w:val="450"/>
        </w:numPr>
        <w:tabs>
          <w:tab w:val="clear" w:pos="720"/>
        </w:tabs>
      </w:pPr>
      <w:proofErr w:type="spellStart"/>
      <w:r w:rsidRPr="009455FF">
        <w:t>ADC_</w:t>
      </w:r>
      <w:proofErr w:type="gramStart"/>
      <w:r w:rsidRPr="009455FF">
        <w:t>RegularChannelConfig</w:t>
      </w:r>
      <w:proofErr w:type="spellEnd"/>
      <w:r w:rsidRPr="009455FF">
        <w:t>(</w:t>
      </w:r>
      <w:proofErr w:type="gramEnd"/>
      <w:r w:rsidRPr="009455FF">
        <w:t>ADC1, ADC_Channel_0, 1, ADC_SampleTime_55Cycles5);</w:t>
      </w:r>
    </w:p>
    <w:p w14:paraId="059F79FB" w14:textId="77777777" w:rsidR="009455FF" w:rsidRPr="009455FF" w:rsidRDefault="009455FF">
      <w:pPr>
        <w:numPr>
          <w:ilvl w:val="0"/>
          <w:numId w:val="450"/>
        </w:numPr>
        <w:tabs>
          <w:tab w:val="clear" w:pos="720"/>
        </w:tabs>
      </w:pPr>
      <w:r w:rsidRPr="009455FF">
        <w:t>// 配置</w:t>
      </w:r>
      <w:r w:rsidRPr="006C6894">
        <w:rPr>
          <w:color w:val="EE0000"/>
        </w:rPr>
        <w:t>通道1为序列中的第二个转换</w:t>
      </w:r>
      <w:r w:rsidRPr="009455FF">
        <w:t>（Rank = 2）</w:t>
      </w:r>
    </w:p>
    <w:p w14:paraId="52175325" w14:textId="77777777" w:rsidR="009455FF" w:rsidRPr="009455FF" w:rsidRDefault="009455FF" w:rsidP="009455FF">
      <w:proofErr w:type="spellStart"/>
      <w:r w:rsidRPr="009455FF">
        <w:t>ADC_</w:t>
      </w:r>
      <w:proofErr w:type="gramStart"/>
      <w:r w:rsidRPr="009455FF">
        <w:t>RegularChannelConfig</w:t>
      </w:r>
      <w:proofErr w:type="spellEnd"/>
      <w:r w:rsidRPr="009455FF">
        <w:t>(</w:t>
      </w:r>
      <w:proofErr w:type="gramEnd"/>
      <w:r w:rsidRPr="009455FF">
        <w:t>ADC1, ADC_Channel_1, 2, ADC_SampleTime_55Cycles5);</w:t>
      </w:r>
    </w:p>
    <w:p w14:paraId="63DD9EC9" w14:textId="77777777" w:rsidR="009455FF" w:rsidRPr="009455FF" w:rsidRDefault="009455FF">
      <w:pPr>
        <w:numPr>
          <w:ilvl w:val="0"/>
          <w:numId w:val="450"/>
        </w:numPr>
      </w:pPr>
      <w:r w:rsidRPr="009455FF">
        <w:rPr>
          <w:rFonts w:ascii="Times New Roman" w:hAnsi="Times New Roman" w:cs="Times New Roman"/>
        </w:rPr>
        <w:t>​</w:t>
      </w:r>
      <w:r w:rsidRPr="009455FF">
        <w:rPr>
          <w:b/>
          <w:bCs/>
        </w:rPr>
        <w:t>使能ADC、校准并启动转换</w:t>
      </w:r>
      <w:r w:rsidRPr="009455FF">
        <w:rPr>
          <w:rFonts w:ascii="Times New Roman" w:hAnsi="Times New Roman" w:cs="Times New Roman"/>
        </w:rPr>
        <w:t>​</w:t>
      </w:r>
    </w:p>
    <w:p w14:paraId="482177E2" w14:textId="77777777" w:rsidR="009455FF" w:rsidRPr="009455FF" w:rsidRDefault="009455FF">
      <w:pPr>
        <w:numPr>
          <w:ilvl w:val="0"/>
          <w:numId w:val="450"/>
        </w:numPr>
        <w:tabs>
          <w:tab w:val="clear" w:pos="720"/>
        </w:tabs>
      </w:pPr>
      <w:proofErr w:type="spellStart"/>
      <w:r w:rsidRPr="009455FF">
        <w:t>ADC_Cmd</w:t>
      </w:r>
      <w:proofErr w:type="spellEnd"/>
      <w:r w:rsidRPr="009455FF">
        <w:t>(ADC1, ENABLE); // 使能ADC1</w:t>
      </w:r>
    </w:p>
    <w:p w14:paraId="47010466" w14:textId="77777777" w:rsidR="009455FF" w:rsidRPr="009455FF" w:rsidRDefault="009455FF">
      <w:pPr>
        <w:numPr>
          <w:ilvl w:val="0"/>
          <w:numId w:val="450"/>
        </w:numPr>
        <w:tabs>
          <w:tab w:val="clear" w:pos="720"/>
        </w:tabs>
      </w:pPr>
    </w:p>
    <w:p w14:paraId="0D129B18" w14:textId="77777777" w:rsidR="009455FF" w:rsidRPr="009455FF" w:rsidRDefault="009455FF">
      <w:pPr>
        <w:numPr>
          <w:ilvl w:val="0"/>
          <w:numId w:val="450"/>
        </w:numPr>
        <w:tabs>
          <w:tab w:val="clear" w:pos="720"/>
        </w:tabs>
      </w:pPr>
      <w:r w:rsidRPr="009455FF">
        <w:t>// ADC校准流程</w:t>
      </w:r>
    </w:p>
    <w:p w14:paraId="1DD499A0" w14:textId="77777777" w:rsidR="009455FF" w:rsidRPr="009455FF" w:rsidRDefault="009455FF">
      <w:pPr>
        <w:numPr>
          <w:ilvl w:val="0"/>
          <w:numId w:val="450"/>
        </w:numPr>
        <w:tabs>
          <w:tab w:val="clear" w:pos="720"/>
        </w:tabs>
      </w:pPr>
      <w:proofErr w:type="spellStart"/>
      <w:r w:rsidRPr="009455FF">
        <w:t>ADC_</w:t>
      </w:r>
      <w:proofErr w:type="gramStart"/>
      <w:r w:rsidRPr="009455FF">
        <w:t>ResetCalibration</w:t>
      </w:r>
      <w:proofErr w:type="spellEnd"/>
      <w:r w:rsidRPr="009455FF">
        <w:t>(</w:t>
      </w:r>
      <w:proofErr w:type="gramEnd"/>
      <w:r w:rsidRPr="009455FF">
        <w:t>ADC1);</w:t>
      </w:r>
    </w:p>
    <w:p w14:paraId="0016418E" w14:textId="77777777" w:rsidR="009455FF" w:rsidRPr="009455FF" w:rsidRDefault="009455FF">
      <w:pPr>
        <w:numPr>
          <w:ilvl w:val="0"/>
          <w:numId w:val="450"/>
        </w:numPr>
        <w:tabs>
          <w:tab w:val="clear" w:pos="720"/>
        </w:tabs>
      </w:pPr>
      <w:proofErr w:type="gramStart"/>
      <w:r w:rsidRPr="009455FF">
        <w:t>while(</w:t>
      </w:r>
      <w:proofErr w:type="spellStart"/>
      <w:proofErr w:type="gramEnd"/>
      <w:r w:rsidRPr="009455FF">
        <w:t>ADC_</w:t>
      </w:r>
      <w:proofErr w:type="gramStart"/>
      <w:r w:rsidRPr="009455FF">
        <w:t>GetResetCalibrationStatus</w:t>
      </w:r>
      <w:proofErr w:type="spellEnd"/>
      <w:r w:rsidRPr="009455FF">
        <w:t>(</w:t>
      </w:r>
      <w:proofErr w:type="gramEnd"/>
      <w:r w:rsidRPr="009455FF">
        <w:t>ADC1));</w:t>
      </w:r>
    </w:p>
    <w:p w14:paraId="70DDA16D" w14:textId="77777777" w:rsidR="009455FF" w:rsidRPr="009455FF" w:rsidRDefault="009455FF">
      <w:pPr>
        <w:numPr>
          <w:ilvl w:val="0"/>
          <w:numId w:val="450"/>
        </w:numPr>
        <w:tabs>
          <w:tab w:val="clear" w:pos="720"/>
        </w:tabs>
      </w:pPr>
      <w:proofErr w:type="spellStart"/>
      <w:r w:rsidRPr="009455FF">
        <w:t>ADC_</w:t>
      </w:r>
      <w:proofErr w:type="gramStart"/>
      <w:r w:rsidRPr="009455FF">
        <w:t>StartCalibration</w:t>
      </w:r>
      <w:proofErr w:type="spellEnd"/>
      <w:r w:rsidRPr="009455FF">
        <w:t>(</w:t>
      </w:r>
      <w:proofErr w:type="gramEnd"/>
      <w:r w:rsidRPr="009455FF">
        <w:t>ADC1);</w:t>
      </w:r>
    </w:p>
    <w:p w14:paraId="0186BF53" w14:textId="77777777" w:rsidR="009455FF" w:rsidRPr="009455FF" w:rsidRDefault="009455FF">
      <w:pPr>
        <w:numPr>
          <w:ilvl w:val="0"/>
          <w:numId w:val="450"/>
        </w:numPr>
        <w:tabs>
          <w:tab w:val="clear" w:pos="720"/>
        </w:tabs>
      </w:pPr>
      <w:proofErr w:type="gramStart"/>
      <w:r w:rsidRPr="009455FF">
        <w:t>while(</w:t>
      </w:r>
      <w:proofErr w:type="spellStart"/>
      <w:proofErr w:type="gramEnd"/>
      <w:r w:rsidRPr="009455FF">
        <w:t>ADC_</w:t>
      </w:r>
      <w:proofErr w:type="gramStart"/>
      <w:r w:rsidRPr="009455FF">
        <w:t>GetCalibrationStatus</w:t>
      </w:r>
      <w:proofErr w:type="spellEnd"/>
      <w:r w:rsidRPr="009455FF">
        <w:t>(</w:t>
      </w:r>
      <w:proofErr w:type="gramEnd"/>
      <w:r w:rsidRPr="009455FF">
        <w:t>ADC1));</w:t>
      </w:r>
    </w:p>
    <w:p w14:paraId="2966837C" w14:textId="77777777" w:rsidR="009455FF" w:rsidRPr="009455FF" w:rsidRDefault="009455FF">
      <w:pPr>
        <w:numPr>
          <w:ilvl w:val="0"/>
          <w:numId w:val="450"/>
        </w:numPr>
        <w:tabs>
          <w:tab w:val="clear" w:pos="720"/>
        </w:tabs>
      </w:pPr>
    </w:p>
    <w:p w14:paraId="5CCEE597" w14:textId="77777777" w:rsidR="009455FF" w:rsidRPr="009455FF" w:rsidRDefault="009455FF">
      <w:pPr>
        <w:numPr>
          <w:ilvl w:val="0"/>
          <w:numId w:val="450"/>
        </w:numPr>
        <w:tabs>
          <w:tab w:val="clear" w:pos="720"/>
        </w:tabs>
      </w:pPr>
      <w:r w:rsidRPr="009455FF">
        <w:t>// 软件启动转换</w:t>
      </w:r>
    </w:p>
    <w:p w14:paraId="084ACA62" w14:textId="77777777" w:rsidR="009455FF" w:rsidRPr="009455FF" w:rsidRDefault="009455FF" w:rsidP="009455FF">
      <w:proofErr w:type="spellStart"/>
      <w:r w:rsidRPr="009455FF">
        <w:t>ADC_</w:t>
      </w:r>
      <w:proofErr w:type="gramStart"/>
      <w:r w:rsidRPr="009455FF">
        <w:t>SoftwareStartConvCmd</w:t>
      </w:r>
      <w:proofErr w:type="spellEnd"/>
      <w:r w:rsidRPr="009455FF">
        <w:t>(</w:t>
      </w:r>
      <w:proofErr w:type="gramEnd"/>
      <w:r w:rsidRPr="009455FF">
        <w:t>ADC1, ENABLE);</w:t>
      </w:r>
    </w:p>
    <w:p w14:paraId="3842B86A" w14:textId="77777777" w:rsidR="009455FF" w:rsidRPr="009455FF" w:rsidRDefault="009455FF" w:rsidP="002B5A81">
      <w:pPr>
        <w:pStyle w:val="3"/>
      </w:pPr>
      <w:r w:rsidRPr="009455FF">
        <w:rPr>
          <w:rFonts w:ascii="Segoe UI Emoji" w:hAnsi="Segoe UI Emoji" w:cs="Segoe UI Emoji"/>
        </w:rPr>
        <w:t>⚠️</w:t>
      </w:r>
      <w:r w:rsidRPr="009455FF">
        <w:t xml:space="preserve"> 重要注意事项 </w:t>
      </w:r>
    </w:p>
    <w:p w14:paraId="72A997CA" w14:textId="77777777" w:rsidR="009455FF" w:rsidRPr="009455FF" w:rsidRDefault="009455FF">
      <w:pPr>
        <w:numPr>
          <w:ilvl w:val="0"/>
          <w:numId w:val="451"/>
        </w:numPr>
      </w:pPr>
      <w:r w:rsidRPr="009455FF">
        <w:rPr>
          <w:rFonts w:ascii="Times New Roman" w:hAnsi="Times New Roman" w:cs="Times New Roman"/>
        </w:rPr>
        <w:t>​</w:t>
      </w:r>
      <w:r w:rsidRPr="009455FF">
        <w:rPr>
          <w:b/>
          <w:bCs/>
        </w:rPr>
        <w:t>Rank的唯一</w:t>
      </w:r>
      <w:proofErr w:type="gramStart"/>
      <w:r w:rsidRPr="009455FF">
        <w:rPr>
          <w:b/>
          <w:bCs/>
        </w:rPr>
        <w:t>性</w:t>
      </w:r>
      <w:r w:rsidRPr="009455FF">
        <w:rPr>
          <w:rFonts w:ascii="Times New Roman" w:hAnsi="Times New Roman" w:cs="Times New Roman"/>
        </w:rPr>
        <w:t>​</w:t>
      </w:r>
      <w:r w:rsidRPr="009455FF">
        <w:t>：</w:t>
      </w:r>
      <w:proofErr w:type="gramEnd"/>
      <w:r w:rsidRPr="009455FF">
        <w:t>在规则组中，每个通道的 Rank值必须是唯一的。如果为两个不同的通道配置了相同的 Rank，后配置的通道会覆盖先前的配置。</w:t>
      </w:r>
    </w:p>
    <w:p w14:paraId="6F31260D" w14:textId="77777777" w:rsidR="009455FF" w:rsidRPr="009455FF" w:rsidRDefault="009455FF">
      <w:pPr>
        <w:numPr>
          <w:ilvl w:val="0"/>
          <w:numId w:val="451"/>
        </w:numPr>
      </w:pPr>
      <w:r w:rsidRPr="009455FF">
        <w:rPr>
          <w:rFonts w:ascii="Times New Roman" w:hAnsi="Times New Roman" w:cs="Times New Roman"/>
        </w:rPr>
        <w:t>​</w:t>
      </w:r>
      <w:r w:rsidRPr="009455FF">
        <w:rPr>
          <w:b/>
          <w:bCs/>
        </w:rPr>
        <w:t>扫描模式与DMA</w:t>
      </w:r>
      <w:r w:rsidRPr="009455FF">
        <w:rPr>
          <w:rFonts w:ascii="Times New Roman" w:hAnsi="Times New Roman" w:cs="Times New Roman"/>
        </w:rPr>
        <w:t>​</w:t>
      </w:r>
      <w:r w:rsidRPr="009455FF">
        <w:t>：当使用多通道扫描模式（</w:t>
      </w:r>
      <w:proofErr w:type="spellStart"/>
      <w:r w:rsidRPr="009455FF">
        <w:t>ADC_ScanConvMode</w:t>
      </w:r>
      <w:proofErr w:type="spellEnd"/>
      <w:r w:rsidRPr="009455FF">
        <w:t xml:space="preserve"> = ENABLE）时，由于规则组只有一个数据寄存器（DR），新转换结果会覆盖旧数据。强烈建议配合DMA（直接内存访问）来自动搬运数据，防止数据丢失。</w:t>
      </w:r>
    </w:p>
    <w:p w14:paraId="4B8DC2B9" w14:textId="77777777" w:rsidR="009455FF" w:rsidRPr="009455FF" w:rsidRDefault="009455FF">
      <w:pPr>
        <w:numPr>
          <w:ilvl w:val="0"/>
          <w:numId w:val="451"/>
        </w:numPr>
      </w:pPr>
      <w:r w:rsidRPr="009455FF">
        <w:rPr>
          <w:rFonts w:ascii="Times New Roman" w:hAnsi="Times New Roman" w:cs="Times New Roman"/>
        </w:rPr>
        <w:t>​</w:t>
      </w:r>
      <w:r w:rsidRPr="009455FF">
        <w:rPr>
          <w:b/>
          <w:bCs/>
        </w:rPr>
        <w:t>采样时间选择</w:t>
      </w:r>
      <w:r w:rsidRPr="009455FF">
        <w:rPr>
          <w:rFonts w:ascii="Times New Roman" w:hAnsi="Times New Roman" w:cs="Times New Roman"/>
        </w:rPr>
        <w:t>​</w:t>
      </w:r>
      <w:r w:rsidRPr="009455FF">
        <w:t>：根据信号源特性选择合适的采样时间。下表提供了简单的参考：</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3110"/>
        <w:gridCol w:w="3807"/>
        <w:gridCol w:w="1373"/>
      </w:tblGrid>
      <w:tr w:rsidR="009455FF" w:rsidRPr="009455FF" w14:paraId="462EAC3F"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87412BE" w14:textId="77777777" w:rsidR="009455FF" w:rsidRPr="009455FF" w:rsidRDefault="009455FF" w:rsidP="009455FF">
            <w:pPr>
              <w:rPr>
                <w:b/>
                <w:bCs/>
              </w:rPr>
            </w:pPr>
            <w:r w:rsidRPr="009455FF">
              <w:rPr>
                <w:b/>
                <w:bCs/>
              </w:rPr>
              <w:t>信号类型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7FFCD34" w14:textId="77777777" w:rsidR="009455FF" w:rsidRPr="009455FF" w:rsidRDefault="009455FF" w:rsidP="009455FF">
            <w:pPr>
              <w:rPr>
                <w:b/>
                <w:bCs/>
              </w:rPr>
            </w:pPr>
            <w:r w:rsidRPr="009455FF">
              <w:rPr>
                <w:b/>
                <w:bCs/>
              </w:rPr>
              <w:t>推荐采样时间</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B7016FC" w14:textId="77777777" w:rsidR="009455FF" w:rsidRPr="009455FF" w:rsidRDefault="009455FF" w:rsidP="009455FF">
            <w:pPr>
              <w:rPr>
                <w:b/>
                <w:bCs/>
              </w:rPr>
            </w:pPr>
            <w:r w:rsidRPr="009455FF">
              <w:rPr>
                <w:b/>
                <w:bCs/>
              </w:rPr>
              <w:t>说明</w:t>
            </w:r>
          </w:p>
        </w:tc>
      </w:tr>
      <w:tr w:rsidR="009455FF" w:rsidRPr="009455FF" w14:paraId="6623498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792B98B" w14:textId="77777777" w:rsidR="009455FF" w:rsidRPr="009455FF" w:rsidRDefault="009455FF" w:rsidP="009455FF">
            <w:r w:rsidRPr="009455FF">
              <w:t>低阻抗、变化快的信号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2E4B601" w14:textId="77777777" w:rsidR="009455FF" w:rsidRPr="009455FF" w:rsidRDefault="009455FF" w:rsidP="009455FF">
            <w:r w:rsidRPr="009455FF">
              <w:t>ADC_SampleTime_1Cycles5/ 7.5Cycles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B271A28" w14:textId="77777777" w:rsidR="009455FF" w:rsidRPr="009455FF" w:rsidRDefault="009455FF" w:rsidP="009455FF">
            <w:r w:rsidRPr="009455FF">
              <w:t>追求转换速度</w:t>
            </w:r>
          </w:p>
        </w:tc>
      </w:tr>
      <w:tr w:rsidR="009455FF" w:rsidRPr="009455FF" w14:paraId="508CBDF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2C9519A" w14:textId="77777777" w:rsidR="009455FF" w:rsidRPr="009455FF" w:rsidRDefault="009455FF" w:rsidP="009455FF">
            <w:r w:rsidRPr="009455FF">
              <w:t>通用信号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04C87AB" w14:textId="77777777" w:rsidR="009455FF" w:rsidRPr="009455FF" w:rsidRDefault="009455FF" w:rsidP="009455FF">
            <w:r w:rsidRPr="009455FF">
              <w:t>ADC_SampleTime_13Cycles5/ 28.5Cycles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2FD7561" w14:textId="77777777" w:rsidR="009455FF" w:rsidRPr="009455FF" w:rsidRDefault="009455FF" w:rsidP="009455FF">
            <w:r w:rsidRPr="009455FF">
              <w:t>平衡速度与精度</w:t>
            </w:r>
          </w:p>
        </w:tc>
      </w:tr>
      <w:tr w:rsidR="009455FF" w:rsidRPr="009455FF" w14:paraId="104354A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25F86C4" w14:textId="77777777" w:rsidR="009455FF" w:rsidRPr="009455FF" w:rsidRDefault="009455FF" w:rsidP="009455FF">
            <w:r w:rsidRPr="009455FF">
              <w:lastRenderedPageBreak/>
              <w:t>高阻抗源（如电位器、温度传感器）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5C1F13B" w14:textId="77777777" w:rsidR="009455FF" w:rsidRPr="009455FF" w:rsidRDefault="009455FF" w:rsidP="009455FF">
            <w:r w:rsidRPr="009455FF">
              <w:t>ADC_SampleTime_55Cycles5/ 239.5Cycles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C505114" w14:textId="77777777" w:rsidR="009455FF" w:rsidRPr="009455FF" w:rsidRDefault="009455FF" w:rsidP="009455FF">
            <w:r w:rsidRPr="009455FF">
              <w:t>追求转换精度</w:t>
            </w:r>
          </w:p>
        </w:tc>
      </w:tr>
    </w:tbl>
    <w:p w14:paraId="0212F265" w14:textId="77777777" w:rsidR="009455FF" w:rsidRPr="009455FF" w:rsidRDefault="009455FF" w:rsidP="002B5A81">
      <w:pPr>
        <w:pStyle w:val="3"/>
      </w:pPr>
      <w:r w:rsidRPr="009455FF">
        <w:rPr>
          <w:rFonts w:ascii="Segoe UI Emoji" w:hAnsi="Segoe UI Emoji" w:cs="Segoe UI Emoji"/>
        </w:rPr>
        <w:t>💎</w:t>
      </w:r>
      <w:r w:rsidRPr="009455FF">
        <w:t xml:space="preserve"> 总结 </w:t>
      </w:r>
    </w:p>
    <w:p w14:paraId="2BE9C5DD" w14:textId="77777777" w:rsidR="009455FF" w:rsidRPr="009455FF" w:rsidRDefault="009455FF" w:rsidP="009455FF">
      <w:proofErr w:type="spellStart"/>
      <w:r w:rsidRPr="009455FF">
        <w:t>ADC_RegularChannelConfig</w:t>
      </w:r>
      <w:proofErr w:type="spellEnd"/>
      <w:r w:rsidRPr="009455FF">
        <w:t>是精确控制STM32 ADC多通道转换顺序和精度的关键函数。正确理解规则组、Rank和采样时间的概念，并将其置于完整的ADC初始化流程中，是实现稳定可靠数据采集的基础。</w:t>
      </w:r>
    </w:p>
    <w:p w14:paraId="58AA14F4" w14:textId="64EA3233" w:rsidR="009455FF" w:rsidRDefault="009455FF" w:rsidP="009455FF">
      <w:r w:rsidRPr="009455FF">
        <w:t>希望以上解释能帮助您更好地理解和使用这个函数。如果您对ADC的注入组、双重模式或DMA配置有进一步疑问，我们可以继续探讨。</w:t>
      </w:r>
    </w:p>
    <w:p w14:paraId="2D436FA7" w14:textId="67A8678E" w:rsidR="00AF29A4" w:rsidRDefault="00AF29A4" w:rsidP="00AF29A4">
      <w:pPr>
        <w:pStyle w:val="2"/>
      </w:pPr>
      <w:proofErr w:type="spellStart"/>
      <w:r w:rsidRPr="00AF29A4">
        <w:t>ADC_ExternalTrigConvCmd</w:t>
      </w:r>
      <w:proofErr w:type="spellEnd"/>
      <w:r w:rsidRPr="00AF29A4">
        <w:t>(</w:t>
      </w:r>
      <w:r>
        <w:rPr>
          <w:rFonts w:hint="eastAsia"/>
        </w:rPr>
        <w:t>)</w:t>
      </w:r>
      <w:r w:rsidR="007E4046">
        <w:br/>
      </w:r>
      <w:r w:rsidR="007E4046" w:rsidRPr="007E4046">
        <w:t>使能或失能指定ADC（模数转换器）的外部触发转换功能</w:t>
      </w:r>
      <w:r w:rsidR="007E4046">
        <w:br/>
      </w:r>
      <w:r w:rsidR="007E4046">
        <w:rPr>
          <w:noProof/>
        </w:rPr>
        <w:drawing>
          <wp:inline distT="0" distB="0" distL="0" distR="0" wp14:anchorId="38AC2332" wp14:editId="7F22FD84">
            <wp:extent cx="5274310" cy="187325"/>
            <wp:effectExtent l="0" t="0" r="2540" b="3175"/>
            <wp:docPr id="416476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76770" name=""/>
                    <pic:cNvPicPr/>
                  </pic:nvPicPr>
                  <pic:blipFill>
                    <a:blip r:embed="rId59"/>
                    <a:stretch>
                      <a:fillRect/>
                    </a:stretch>
                  </pic:blipFill>
                  <pic:spPr>
                    <a:xfrm>
                      <a:off x="0" y="0"/>
                      <a:ext cx="5274310" cy="187325"/>
                    </a:xfrm>
                    <a:prstGeom prst="rect">
                      <a:avLst/>
                    </a:prstGeom>
                  </pic:spPr>
                </pic:pic>
              </a:graphicData>
            </a:graphic>
          </wp:inline>
        </w:drawing>
      </w:r>
    </w:p>
    <w:p w14:paraId="49C2F54D" w14:textId="77777777" w:rsidR="007E4046" w:rsidRPr="007E4046" w:rsidRDefault="007E4046" w:rsidP="007E4046">
      <w:r>
        <w:rPr>
          <w:noProof/>
        </w:rPr>
        <w:drawing>
          <wp:inline distT="0" distB="0" distL="0" distR="0" wp14:anchorId="4A0EAD39" wp14:editId="1132BAFE">
            <wp:extent cx="5274310" cy="327025"/>
            <wp:effectExtent l="0" t="0" r="2540" b="0"/>
            <wp:docPr id="2013704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04841" name=""/>
                    <pic:cNvPicPr/>
                  </pic:nvPicPr>
                  <pic:blipFill>
                    <a:blip r:embed="rId60"/>
                    <a:stretch>
                      <a:fillRect/>
                    </a:stretch>
                  </pic:blipFill>
                  <pic:spPr>
                    <a:xfrm>
                      <a:off x="0" y="0"/>
                      <a:ext cx="5274310" cy="327025"/>
                    </a:xfrm>
                    <a:prstGeom prst="rect">
                      <a:avLst/>
                    </a:prstGeom>
                  </pic:spPr>
                </pic:pic>
              </a:graphicData>
            </a:graphic>
          </wp:inline>
        </w:drawing>
      </w:r>
      <w:proofErr w:type="spellStart"/>
      <w:r w:rsidRPr="007E4046">
        <w:t>ADC_ExternalTrigConvCmd</w:t>
      </w:r>
      <w:proofErr w:type="spellEnd"/>
      <w:r w:rsidRPr="007E4046">
        <w:t>函数用于</w:t>
      </w:r>
      <w:r w:rsidRPr="007E4046">
        <w:rPr>
          <w:b/>
          <w:bCs/>
        </w:rPr>
        <w:t>使能或失能指定ADC（模数转换器）的外部触发转换功能</w:t>
      </w:r>
      <w:r w:rsidRPr="007E4046">
        <w:t>。当该功能被使能时，ADC将等待预设的外部事件（如定时器信号）来启动转换，而非通过软件命令直接启动。这为实现精确的同步采样提供了关键控制。</w:t>
      </w:r>
    </w:p>
    <w:p w14:paraId="57496496" w14:textId="77777777" w:rsidR="007E4046" w:rsidRPr="007E4046" w:rsidRDefault="007E4046" w:rsidP="007E4046">
      <w:pPr>
        <w:pStyle w:val="3"/>
      </w:pPr>
      <w:r w:rsidRPr="007E4046">
        <w:rPr>
          <w:rFonts w:ascii="Segoe UI Emoji" w:hAnsi="Segoe UI Emoji" w:cs="Segoe UI Emoji"/>
        </w:rPr>
        <w:t>🔧</w:t>
      </w:r>
      <w:r w:rsidRPr="007E4046">
        <w:t xml:space="preserve"> 函数原型与参数详解 </w:t>
      </w:r>
    </w:p>
    <w:p w14:paraId="35A4B1A0" w14:textId="77777777" w:rsidR="007E4046" w:rsidRPr="007E4046" w:rsidRDefault="007E4046" w:rsidP="007E4046">
      <w:r w:rsidRPr="007E4046">
        <w:t>其函数原型如下：</w:t>
      </w:r>
    </w:p>
    <w:p w14:paraId="0A3F0685" w14:textId="77777777" w:rsidR="007E4046" w:rsidRPr="007E4046" w:rsidRDefault="007E4046" w:rsidP="007E4046">
      <w:r w:rsidRPr="007E4046">
        <w:t xml:space="preserve">void </w:t>
      </w:r>
      <w:proofErr w:type="spellStart"/>
      <w:r w:rsidRPr="007E4046">
        <w:t>ADC_</w:t>
      </w:r>
      <w:proofErr w:type="gramStart"/>
      <w:r w:rsidRPr="007E4046">
        <w:t>ExternalTrigConvCmd</w:t>
      </w:r>
      <w:proofErr w:type="spellEnd"/>
      <w:r w:rsidRPr="007E4046">
        <w:t>(</w:t>
      </w:r>
      <w:proofErr w:type="spellStart"/>
      <w:proofErr w:type="gramEnd"/>
      <w:r w:rsidRPr="007E4046">
        <w:t>ADC_TypeDef</w:t>
      </w:r>
      <w:proofErr w:type="spellEnd"/>
      <w:r w:rsidRPr="007E4046">
        <w:t xml:space="preserve">* </w:t>
      </w:r>
      <w:proofErr w:type="spellStart"/>
      <w:r w:rsidRPr="007E4046">
        <w:t>ADCx</w:t>
      </w:r>
      <w:proofErr w:type="spellEnd"/>
      <w:r w:rsidRPr="007E4046">
        <w:t xml:space="preserve">, </w:t>
      </w:r>
      <w:proofErr w:type="spellStart"/>
      <w:r w:rsidRPr="007E4046">
        <w:t>FunctionalState</w:t>
      </w:r>
      <w:proofErr w:type="spellEnd"/>
      <w:r w:rsidRPr="007E4046">
        <w:t xml:space="preserve"> </w:t>
      </w:r>
      <w:proofErr w:type="spellStart"/>
      <w:r w:rsidRPr="007E4046">
        <w:t>NewState</w:t>
      </w:r>
      <w:proofErr w:type="spellEnd"/>
      <w:r w:rsidRPr="007E4046">
        <w:t>);</w:t>
      </w:r>
    </w:p>
    <w:p w14:paraId="2EE9C30E" w14:textId="77777777" w:rsidR="007E4046" w:rsidRPr="007E4046" w:rsidRDefault="007E4046">
      <w:pPr>
        <w:numPr>
          <w:ilvl w:val="0"/>
          <w:numId w:val="452"/>
        </w:numPr>
      </w:pPr>
      <w:r w:rsidRPr="007E4046">
        <w:rPr>
          <w:rFonts w:ascii="Times New Roman" w:hAnsi="Times New Roman" w:cs="Times New Roman"/>
        </w:rPr>
        <w:t>​</w:t>
      </w:r>
      <w:proofErr w:type="spellStart"/>
      <w:r w:rsidRPr="007E4046">
        <w:rPr>
          <w:b/>
          <w:bCs/>
        </w:rPr>
        <w:t>ADCx</w:t>
      </w:r>
      <w:proofErr w:type="spellEnd"/>
      <w:r w:rsidRPr="007E4046">
        <w:rPr>
          <w:rFonts w:ascii="Times New Roman" w:hAnsi="Times New Roman" w:cs="Times New Roman"/>
        </w:rPr>
        <w:t>​</w:t>
      </w:r>
      <w:r w:rsidRPr="007E4046">
        <w:t>：指定要操作的ADC外设，例如 ADC1、ADC2。</w:t>
      </w:r>
    </w:p>
    <w:p w14:paraId="58ECC667" w14:textId="77777777" w:rsidR="007E4046" w:rsidRPr="007E4046" w:rsidRDefault="007E4046">
      <w:pPr>
        <w:numPr>
          <w:ilvl w:val="0"/>
          <w:numId w:val="452"/>
        </w:numPr>
      </w:pPr>
      <w:r w:rsidRPr="007E4046">
        <w:rPr>
          <w:rFonts w:ascii="Times New Roman" w:hAnsi="Times New Roman" w:cs="Times New Roman"/>
        </w:rPr>
        <w:t>​</w:t>
      </w:r>
      <w:proofErr w:type="spellStart"/>
      <w:r w:rsidRPr="007E4046">
        <w:rPr>
          <w:b/>
          <w:bCs/>
        </w:rPr>
        <w:t>NewState</w:t>
      </w:r>
      <w:proofErr w:type="spellEnd"/>
      <w:r w:rsidRPr="007E4046">
        <w:rPr>
          <w:rFonts w:ascii="Times New Roman" w:hAnsi="Times New Roman" w:cs="Times New Roman"/>
        </w:rPr>
        <w:t>​</w:t>
      </w:r>
      <w:r w:rsidRPr="007E4046">
        <w:t>：设定外部触发转换功能的新状态，可选 ENABLE或 DISABLE。</w:t>
      </w:r>
    </w:p>
    <w:p w14:paraId="0E8440DA" w14:textId="77777777" w:rsidR="007E4046" w:rsidRPr="007E4046" w:rsidRDefault="007E4046">
      <w:pPr>
        <w:numPr>
          <w:ilvl w:val="1"/>
          <w:numId w:val="452"/>
        </w:numPr>
      </w:pPr>
      <w:r w:rsidRPr="007E4046">
        <w:t>ENABLE：允许外部事件触发ADC转换。</w:t>
      </w:r>
    </w:p>
    <w:p w14:paraId="02B8A019" w14:textId="77777777" w:rsidR="007E4046" w:rsidRPr="007E4046" w:rsidRDefault="007E4046">
      <w:pPr>
        <w:numPr>
          <w:ilvl w:val="1"/>
          <w:numId w:val="452"/>
        </w:numPr>
      </w:pPr>
      <w:r w:rsidRPr="007E4046">
        <w:t>DISABLE：禁止外部触发，转换只能由软件启动。</w:t>
      </w:r>
    </w:p>
    <w:p w14:paraId="7FE29BB2" w14:textId="77777777" w:rsidR="007E4046" w:rsidRPr="007E4046" w:rsidRDefault="007E4046" w:rsidP="007E4046">
      <w:pPr>
        <w:pStyle w:val="3"/>
      </w:pPr>
      <w:r w:rsidRPr="007E4046">
        <w:rPr>
          <w:rFonts w:ascii="Segoe UI Emoji" w:hAnsi="Segoe UI Emoji" w:cs="Segoe UI Emoji"/>
        </w:rPr>
        <w:t>⚙️</w:t>
      </w:r>
      <w:r w:rsidRPr="007E4046">
        <w:t xml:space="preserve"> 功能作用与工作原理 </w:t>
      </w:r>
    </w:p>
    <w:p w14:paraId="337BF9D9" w14:textId="77777777" w:rsidR="007E4046" w:rsidRPr="007E4046" w:rsidRDefault="007E4046" w:rsidP="007E4046">
      <w:r w:rsidRPr="007E4046">
        <w:t>该函数通过配置ADC控制寄存器2（CR2）中的 EXTTRIG控制位来工作，它决定了ADC是否响应外部触发信号 。</w:t>
      </w:r>
    </w:p>
    <w:p w14:paraId="362CBFE4" w14:textId="77777777" w:rsidR="007E4046" w:rsidRPr="007E4046" w:rsidRDefault="007E4046">
      <w:pPr>
        <w:numPr>
          <w:ilvl w:val="0"/>
          <w:numId w:val="453"/>
        </w:numPr>
      </w:pPr>
      <w:r w:rsidRPr="007E4046">
        <w:rPr>
          <w:rFonts w:ascii="Times New Roman" w:hAnsi="Times New Roman" w:cs="Times New Roman"/>
        </w:rPr>
        <w:lastRenderedPageBreak/>
        <w:t>​</w:t>
      </w:r>
      <w:r w:rsidRPr="007E4046">
        <w:rPr>
          <w:b/>
          <w:bCs/>
        </w:rPr>
        <w:t>核心作用</w:t>
      </w:r>
      <w:r w:rsidRPr="007E4046">
        <w:rPr>
          <w:rFonts w:ascii="Times New Roman" w:hAnsi="Times New Roman" w:cs="Times New Roman"/>
        </w:rPr>
        <w:t>​</w:t>
      </w:r>
      <w:r w:rsidRPr="007E4046">
        <w:t xml:space="preserve">：它是连接外部触发事件（如定时器）和ADC转换启动之间的“开关”。即使你在 </w:t>
      </w:r>
      <w:proofErr w:type="spellStart"/>
      <w:r w:rsidRPr="007E4046">
        <w:t>ADC_Init</w:t>
      </w:r>
      <w:proofErr w:type="spellEnd"/>
      <w:r w:rsidRPr="007E4046">
        <w:t xml:space="preserve">结构体中选择了具体的外部触发源（例如 ADC_ExternalTrigConv_T2_CC2），也必须调用 </w:t>
      </w:r>
      <w:proofErr w:type="spellStart"/>
      <w:r w:rsidRPr="007E4046">
        <w:t>ADC_ExternalTrigConvCmd</w:t>
      </w:r>
      <w:proofErr w:type="spellEnd"/>
      <w:r w:rsidRPr="007E4046">
        <w:t>(</w:t>
      </w:r>
      <w:proofErr w:type="spellStart"/>
      <w:r w:rsidRPr="007E4046">
        <w:t>ADCx</w:t>
      </w:r>
      <w:proofErr w:type="spellEnd"/>
      <w:r w:rsidRPr="007E4046">
        <w:t>, ENABLE)来</w:t>
      </w:r>
      <w:r w:rsidRPr="007E4046">
        <w:rPr>
          <w:b/>
          <w:bCs/>
        </w:rPr>
        <w:t>开启</w:t>
      </w:r>
      <w:r w:rsidRPr="007E4046">
        <w:t>这个触发通路，外部触发才能真正生效 。</w:t>
      </w:r>
    </w:p>
    <w:p w14:paraId="6DCA614C" w14:textId="77777777" w:rsidR="007E4046" w:rsidRPr="007E4046" w:rsidRDefault="007E4046">
      <w:pPr>
        <w:numPr>
          <w:ilvl w:val="0"/>
          <w:numId w:val="453"/>
        </w:numPr>
      </w:pPr>
      <w:r w:rsidRPr="007E4046">
        <w:rPr>
          <w:rFonts w:ascii="Times New Roman" w:hAnsi="Times New Roman" w:cs="Times New Roman"/>
        </w:rPr>
        <w:t>​</w:t>
      </w:r>
      <w:r w:rsidRPr="007E4046">
        <w:rPr>
          <w:b/>
          <w:bCs/>
        </w:rPr>
        <w:t>典型工作流程</w:t>
      </w:r>
      <w:r w:rsidRPr="007E4046">
        <w:rPr>
          <w:rFonts w:ascii="Times New Roman" w:hAnsi="Times New Roman" w:cs="Times New Roman"/>
        </w:rPr>
        <w:t>​</w:t>
      </w:r>
      <w:r w:rsidRPr="007E4046">
        <w:t>：使能外部触发后，当指定的外部事件（如定时器产生一个脉冲）发生时，ADC会自动开始一次转换，无需软件干预。这在需要高精度、周期性采样的应用（如电机控制、音频采集）中至关重要。</w:t>
      </w:r>
    </w:p>
    <w:p w14:paraId="080387CA" w14:textId="77777777" w:rsidR="007E4046" w:rsidRPr="007E4046" w:rsidRDefault="007E4046" w:rsidP="007E4046">
      <w:pPr>
        <w:pStyle w:val="3"/>
      </w:pPr>
      <w:r w:rsidRPr="007E4046">
        <w:rPr>
          <w:rFonts w:ascii="Segoe UI Emoji" w:hAnsi="Segoe UI Emoji" w:cs="Segoe UI Emoji"/>
        </w:rPr>
        <w:t>📝</w:t>
      </w:r>
      <w:r w:rsidRPr="007E4046">
        <w:t xml:space="preserve"> 典型配置流程与代码示例 </w:t>
      </w:r>
    </w:p>
    <w:p w14:paraId="0A7D0882" w14:textId="77777777" w:rsidR="007E4046" w:rsidRPr="007E4046" w:rsidRDefault="007E4046" w:rsidP="007E4046">
      <w:proofErr w:type="spellStart"/>
      <w:r w:rsidRPr="007E4046">
        <w:t>ADC_ExternalTrigConvCmd</w:t>
      </w:r>
      <w:proofErr w:type="spellEnd"/>
      <w:r w:rsidRPr="007E4046">
        <w:t>的使用必须嵌入在一个完整的ADC初始化流程中，通常与定时器的配置紧密配合。</w:t>
      </w:r>
    </w:p>
    <w:p w14:paraId="79BC1893" w14:textId="77777777" w:rsidR="007E4046" w:rsidRPr="007E4046" w:rsidRDefault="007E4046" w:rsidP="007E4046">
      <w:r w:rsidRPr="007E4046">
        <w:t>一个典型的配置步骤如下：</w:t>
      </w:r>
    </w:p>
    <w:p w14:paraId="4007A5D4" w14:textId="77777777" w:rsidR="007E4046" w:rsidRPr="007E4046" w:rsidRDefault="007E4046">
      <w:pPr>
        <w:numPr>
          <w:ilvl w:val="0"/>
          <w:numId w:val="454"/>
        </w:numPr>
      </w:pPr>
      <w:r w:rsidRPr="007E4046">
        <w:rPr>
          <w:rFonts w:ascii="Times New Roman" w:hAnsi="Times New Roman" w:cs="Times New Roman"/>
        </w:rPr>
        <w:t>​</w:t>
      </w:r>
      <w:r w:rsidRPr="007E4046">
        <w:rPr>
          <w:b/>
          <w:bCs/>
        </w:rPr>
        <w:t>配置ADC初始化结构体</w:t>
      </w:r>
      <w:r w:rsidRPr="007E4046">
        <w:rPr>
          <w:rFonts w:ascii="Times New Roman" w:hAnsi="Times New Roman" w:cs="Times New Roman"/>
        </w:rPr>
        <w:t>​</w:t>
      </w:r>
      <w:r w:rsidRPr="007E4046">
        <w:t xml:space="preserve">：在 </w:t>
      </w:r>
      <w:proofErr w:type="spellStart"/>
      <w:r w:rsidRPr="007E4046">
        <w:t>ADC_InitTypeDef</w:t>
      </w:r>
      <w:proofErr w:type="spellEnd"/>
      <w:r w:rsidRPr="007E4046">
        <w:t xml:space="preserve">中，将 </w:t>
      </w:r>
      <w:proofErr w:type="spellStart"/>
      <w:r w:rsidRPr="007E4046">
        <w:t>ADC_ExternalTrigConv</w:t>
      </w:r>
      <w:proofErr w:type="spellEnd"/>
      <w:r w:rsidRPr="007E4046">
        <w:t>参数设置为所需的外部触发源，例如 ADC_ExternalTrigConv_T2_CC2（使用定时器2的捕获/比较通道2作为触发源）。</w:t>
      </w:r>
    </w:p>
    <w:p w14:paraId="00719B8C" w14:textId="77777777" w:rsidR="007E4046" w:rsidRPr="007E4046" w:rsidRDefault="007E4046">
      <w:pPr>
        <w:numPr>
          <w:ilvl w:val="0"/>
          <w:numId w:val="454"/>
        </w:numPr>
      </w:pPr>
      <w:r w:rsidRPr="007E4046">
        <w:rPr>
          <w:rFonts w:ascii="Times New Roman" w:hAnsi="Times New Roman" w:cs="Times New Roman"/>
        </w:rPr>
        <w:t>​</w:t>
      </w:r>
      <w:r w:rsidRPr="007E4046">
        <w:rPr>
          <w:b/>
          <w:bCs/>
        </w:rPr>
        <w:t>初始化ADC</w:t>
      </w:r>
      <w:r w:rsidRPr="007E4046">
        <w:rPr>
          <w:rFonts w:ascii="Times New Roman" w:hAnsi="Times New Roman" w:cs="Times New Roman"/>
        </w:rPr>
        <w:t>​</w:t>
      </w:r>
      <w:r w:rsidRPr="007E4046">
        <w:t xml:space="preserve">：调用 </w:t>
      </w:r>
      <w:proofErr w:type="spellStart"/>
      <w:r w:rsidRPr="007E4046">
        <w:t>ADC_Init</w:t>
      </w:r>
      <w:proofErr w:type="spellEnd"/>
      <w:r w:rsidRPr="007E4046">
        <w:t>(</w:t>
      </w:r>
      <w:proofErr w:type="spellStart"/>
      <w:r w:rsidRPr="007E4046">
        <w:t>ADCx</w:t>
      </w:r>
      <w:proofErr w:type="spellEnd"/>
      <w:r w:rsidRPr="007E4046">
        <w:t>, &amp;</w:t>
      </w:r>
      <w:proofErr w:type="spellStart"/>
      <w:r w:rsidRPr="007E4046">
        <w:t>ADC_InitStruct</w:t>
      </w:r>
      <w:proofErr w:type="spellEnd"/>
      <w:r w:rsidRPr="007E4046">
        <w:t>)。</w:t>
      </w:r>
    </w:p>
    <w:p w14:paraId="2169020F" w14:textId="77777777" w:rsidR="007E4046" w:rsidRPr="007E4046" w:rsidRDefault="007E4046">
      <w:pPr>
        <w:numPr>
          <w:ilvl w:val="0"/>
          <w:numId w:val="454"/>
        </w:numPr>
      </w:pPr>
      <w:r w:rsidRPr="007E4046">
        <w:rPr>
          <w:rFonts w:ascii="Times New Roman" w:hAnsi="Times New Roman" w:cs="Times New Roman"/>
        </w:rPr>
        <w:t>​</w:t>
      </w:r>
      <w:r w:rsidRPr="007E4046">
        <w:rPr>
          <w:b/>
          <w:bCs/>
        </w:rPr>
        <w:t>使能外部触发转换</w:t>
      </w:r>
      <w:r w:rsidRPr="007E4046">
        <w:rPr>
          <w:rFonts w:ascii="Times New Roman" w:hAnsi="Times New Roman" w:cs="Times New Roman"/>
        </w:rPr>
        <w:t>​</w:t>
      </w:r>
      <w:r w:rsidRPr="007E4046">
        <w:t>：</w:t>
      </w:r>
      <w:r w:rsidRPr="007E4046">
        <w:rPr>
          <w:rFonts w:ascii="Times New Roman" w:hAnsi="Times New Roman" w:cs="Times New Roman"/>
        </w:rPr>
        <w:t>​</w:t>
      </w:r>
      <w:r w:rsidRPr="007E4046">
        <w:rPr>
          <w:b/>
          <w:bCs/>
        </w:rPr>
        <w:t xml:space="preserve">调用 </w:t>
      </w:r>
      <w:proofErr w:type="spellStart"/>
      <w:r w:rsidRPr="007E4046">
        <w:rPr>
          <w:b/>
          <w:bCs/>
        </w:rPr>
        <w:t>ADC_ExternalTrigConvCmd</w:t>
      </w:r>
      <w:proofErr w:type="spellEnd"/>
      <w:r w:rsidRPr="007E4046">
        <w:rPr>
          <w:b/>
          <w:bCs/>
        </w:rPr>
        <w:t>(</w:t>
      </w:r>
      <w:proofErr w:type="spellStart"/>
      <w:r w:rsidRPr="007E4046">
        <w:rPr>
          <w:b/>
          <w:bCs/>
        </w:rPr>
        <w:t>ADCx</w:t>
      </w:r>
      <w:proofErr w:type="spellEnd"/>
      <w:r w:rsidRPr="007E4046">
        <w:rPr>
          <w:b/>
          <w:bCs/>
        </w:rPr>
        <w:t>, ENABLE)</w:t>
      </w:r>
      <w:r w:rsidRPr="007E4046">
        <w:rPr>
          <w:rFonts w:ascii="Times New Roman" w:hAnsi="Times New Roman" w:cs="Times New Roman"/>
        </w:rPr>
        <w:t>​</w:t>
      </w:r>
      <w:r w:rsidRPr="007E4046">
        <w:t xml:space="preserve"> 以激活外部触发功能 。</w:t>
      </w:r>
    </w:p>
    <w:p w14:paraId="5480B5C4" w14:textId="77777777" w:rsidR="007E4046" w:rsidRPr="007E4046" w:rsidRDefault="007E4046">
      <w:pPr>
        <w:numPr>
          <w:ilvl w:val="0"/>
          <w:numId w:val="454"/>
        </w:numPr>
      </w:pPr>
      <w:r w:rsidRPr="007E4046">
        <w:rPr>
          <w:rFonts w:ascii="Times New Roman" w:hAnsi="Times New Roman" w:cs="Times New Roman"/>
        </w:rPr>
        <w:t>​</w:t>
      </w:r>
      <w:r w:rsidRPr="007E4046">
        <w:rPr>
          <w:b/>
          <w:bCs/>
        </w:rPr>
        <w:t>配置并启动触发源</w:t>
      </w:r>
      <w:r w:rsidRPr="007E4046">
        <w:rPr>
          <w:rFonts w:ascii="Times New Roman" w:hAnsi="Times New Roman" w:cs="Times New Roman"/>
        </w:rPr>
        <w:t>​</w:t>
      </w:r>
      <w:r w:rsidRPr="007E4046">
        <w:t>：配置相应的定时器，并启动它以产生周期性的触发信号 。</w:t>
      </w:r>
    </w:p>
    <w:p w14:paraId="68CA0E02" w14:textId="77777777" w:rsidR="007E4046" w:rsidRPr="007E4046" w:rsidRDefault="007E4046" w:rsidP="007E4046">
      <w:r w:rsidRPr="007E4046">
        <w:t>以下是关键代码片段示意：</w:t>
      </w:r>
    </w:p>
    <w:p w14:paraId="2A88572B" w14:textId="77777777" w:rsidR="007E4046" w:rsidRPr="007E4046" w:rsidRDefault="007E4046" w:rsidP="007E4046">
      <w:proofErr w:type="spellStart"/>
      <w:r w:rsidRPr="007E4046">
        <w:t>ADC_InitTypeDef</w:t>
      </w:r>
      <w:proofErr w:type="spellEnd"/>
      <w:r w:rsidRPr="007E4046">
        <w:t xml:space="preserve"> </w:t>
      </w:r>
      <w:proofErr w:type="spellStart"/>
      <w:r w:rsidRPr="007E4046">
        <w:t>ADC_InitStructure</w:t>
      </w:r>
      <w:proofErr w:type="spellEnd"/>
      <w:r w:rsidRPr="007E4046">
        <w:t>;</w:t>
      </w:r>
    </w:p>
    <w:p w14:paraId="4B84CA70" w14:textId="77777777" w:rsidR="007E4046" w:rsidRPr="007E4046" w:rsidRDefault="007E4046" w:rsidP="007E4046"/>
    <w:p w14:paraId="4056FEE8" w14:textId="77777777" w:rsidR="007E4046" w:rsidRPr="007E4046" w:rsidRDefault="007E4046" w:rsidP="007E4046">
      <w:r w:rsidRPr="007E4046">
        <w:t>// 1. 配置ADC参数，选择定时器2的CC2事件作为外部触发源</w:t>
      </w:r>
    </w:p>
    <w:p w14:paraId="647DEA6A" w14:textId="77777777" w:rsidR="007E4046" w:rsidRPr="007E4046" w:rsidRDefault="007E4046" w:rsidP="007E4046">
      <w:proofErr w:type="spellStart"/>
      <w:r w:rsidRPr="007E4046">
        <w:t>ADC_InitStructure.ADC_Mode</w:t>
      </w:r>
      <w:proofErr w:type="spellEnd"/>
      <w:r w:rsidRPr="007E4046">
        <w:t xml:space="preserve"> = </w:t>
      </w:r>
      <w:proofErr w:type="spellStart"/>
      <w:r w:rsidRPr="007E4046">
        <w:t>ADC_Mode_Independent</w:t>
      </w:r>
      <w:proofErr w:type="spellEnd"/>
      <w:r w:rsidRPr="007E4046">
        <w:t>;</w:t>
      </w:r>
    </w:p>
    <w:p w14:paraId="4D96C012" w14:textId="77777777" w:rsidR="007E4046" w:rsidRPr="007E4046" w:rsidRDefault="007E4046" w:rsidP="007E4046">
      <w:proofErr w:type="spellStart"/>
      <w:r w:rsidRPr="007E4046">
        <w:t>ADC_InitStructure.ADC_ScanConvMode</w:t>
      </w:r>
      <w:proofErr w:type="spellEnd"/>
      <w:r w:rsidRPr="007E4046">
        <w:t xml:space="preserve"> = ENABLE;</w:t>
      </w:r>
    </w:p>
    <w:p w14:paraId="2B534B08" w14:textId="77777777" w:rsidR="007E4046" w:rsidRPr="007E4046" w:rsidRDefault="007E4046" w:rsidP="007E4046">
      <w:proofErr w:type="spellStart"/>
      <w:r w:rsidRPr="007E4046">
        <w:t>ADC_InitStructure.ADC_ContinuousConvMode</w:t>
      </w:r>
      <w:proofErr w:type="spellEnd"/>
      <w:r w:rsidRPr="007E4046">
        <w:t xml:space="preserve"> = DISABLE; // 单次转换模式，由外部触发</w:t>
      </w:r>
    </w:p>
    <w:p w14:paraId="3572393D" w14:textId="77777777" w:rsidR="007E4046" w:rsidRPr="007E4046" w:rsidRDefault="007E4046" w:rsidP="007E4046">
      <w:proofErr w:type="spellStart"/>
      <w:r w:rsidRPr="007E4046">
        <w:t>ADC_InitStructure.ADC_ExternalTrigConv</w:t>
      </w:r>
      <w:proofErr w:type="spellEnd"/>
      <w:r w:rsidRPr="007E4046">
        <w:t xml:space="preserve"> = ADC_ExternalTrigConv_T2_CC2; // 选择触发源</w:t>
      </w:r>
    </w:p>
    <w:p w14:paraId="7A0AB000" w14:textId="77777777" w:rsidR="007E4046" w:rsidRPr="007E4046" w:rsidRDefault="007E4046" w:rsidP="007E4046">
      <w:proofErr w:type="spellStart"/>
      <w:r w:rsidRPr="007E4046">
        <w:lastRenderedPageBreak/>
        <w:t>ADC_InitStructure.ADC_DataAlign</w:t>
      </w:r>
      <w:proofErr w:type="spellEnd"/>
      <w:r w:rsidRPr="007E4046">
        <w:t xml:space="preserve"> = </w:t>
      </w:r>
      <w:proofErr w:type="spellStart"/>
      <w:r w:rsidRPr="007E4046">
        <w:t>ADC_DataAlign_Right</w:t>
      </w:r>
      <w:proofErr w:type="spellEnd"/>
      <w:r w:rsidRPr="007E4046">
        <w:t>;</w:t>
      </w:r>
    </w:p>
    <w:p w14:paraId="070EDDD9" w14:textId="77777777" w:rsidR="007E4046" w:rsidRPr="007E4046" w:rsidRDefault="007E4046" w:rsidP="007E4046">
      <w:proofErr w:type="spellStart"/>
      <w:r w:rsidRPr="007E4046">
        <w:t>ADC_InitStructure.ADC_NbrOfChannel</w:t>
      </w:r>
      <w:proofErr w:type="spellEnd"/>
      <w:r w:rsidRPr="007E4046">
        <w:t xml:space="preserve"> = 2;</w:t>
      </w:r>
    </w:p>
    <w:p w14:paraId="60618C65" w14:textId="77777777" w:rsidR="007E4046" w:rsidRPr="007E4046" w:rsidRDefault="007E4046" w:rsidP="007E4046">
      <w:proofErr w:type="spellStart"/>
      <w:r w:rsidRPr="007E4046">
        <w:t>ADC_</w:t>
      </w:r>
      <w:proofErr w:type="gramStart"/>
      <w:r w:rsidRPr="007E4046">
        <w:t>Init</w:t>
      </w:r>
      <w:proofErr w:type="spellEnd"/>
      <w:r w:rsidRPr="007E4046">
        <w:t>(</w:t>
      </w:r>
      <w:proofErr w:type="gramEnd"/>
      <w:r w:rsidRPr="007E4046">
        <w:t>ADC1, &amp;</w:t>
      </w:r>
      <w:proofErr w:type="spellStart"/>
      <w:r w:rsidRPr="007E4046">
        <w:t>ADC_InitStructure</w:t>
      </w:r>
      <w:proofErr w:type="spellEnd"/>
      <w:r w:rsidRPr="007E4046">
        <w:t>);</w:t>
      </w:r>
    </w:p>
    <w:p w14:paraId="1953F23C" w14:textId="77777777" w:rsidR="007E4046" w:rsidRPr="007E4046" w:rsidRDefault="007E4046" w:rsidP="007E4046"/>
    <w:p w14:paraId="44809EB8" w14:textId="77777777" w:rsidR="007E4046" w:rsidRPr="007E4046" w:rsidRDefault="007E4046" w:rsidP="007E4046">
      <w:r w:rsidRPr="007E4046">
        <w:t>// 2. ... 其他配置（如通道配置、校准等）</w:t>
      </w:r>
    </w:p>
    <w:p w14:paraId="1555D828" w14:textId="77777777" w:rsidR="007E4046" w:rsidRPr="007E4046" w:rsidRDefault="007E4046" w:rsidP="007E4046"/>
    <w:p w14:paraId="19522BCF" w14:textId="77777777" w:rsidR="007E4046" w:rsidRPr="007E4046" w:rsidRDefault="007E4046" w:rsidP="007E4046">
      <w:r w:rsidRPr="007E4046">
        <w:t>// 3. 使能ADC的外部触发转换功能</w:t>
      </w:r>
    </w:p>
    <w:p w14:paraId="00675D4C" w14:textId="77777777" w:rsidR="007E4046" w:rsidRPr="007E4046" w:rsidRDefault="007E4046" w:rsidP="007E4046">
      <w:proofErr w:type="spellStart"/>
      <w:r w:rsidRPr="007E4046">
        <w:t>ADC_</w:t>
      </w:r>
      <w:proofErr w:type="gramStart"/>
      <w:r w:rsidRPr="007E4046">
        <w:t>ExternalTrigConvCmd</w:t>
      </w:r>
      <w:proofErr w:type="spellEnd"/>
      <w:r w:rsidRPr="007E4046">
        <w:t>(</w:t>
      </w:r>
      <w:proofErr w:type="gramEnd"/>
      <w:r w:rsidRPr="007E4046">
        <w:t xml:space="preserve">ADC1, ENABLE); // </w:t>
      </w:r>
    </w:p>
    <w:p w14:paraId="1872EFD3" w14:textId="77777777" w:rsidR="007E4046" w:rsidRPr="007E4046" w:rsidRDefault="007E4046" w:rsidP="007E4046"/>
    <w:p w14:paraId="0C672283" w14:textId="77777777" w:rsidR="007E4046" w:rsidRPr="007E4046" w:rsidRDefault="007E4046" w:rsidP="007E4046">
      <w:r w:rsidRPr="007E4046">
        <w:t>// 4. 使能ADC本身</w:t>
      </w:r>
    </w:p>
    <w:p w14:paraId="6BA3A78D" w14:textId="77777777" w:rsidR="007E4046" w:rsidRPr="007E4046" w:rsidRDefault="007E4046" w:rsidP="007E4046">
      <w:proofErr w:type="spellStart"/>
      <w:r w:rsidRPr="007E4046">
        <w:t>ADC_</w:t>
      </w:r>
      <w:proofErr w:type="gramStart"/>
      <w:r w:rsidRPr="007E4046">
        <w:t>Cmd</w:t>
      </w:r>
      <w:proofErr w:type="spellEnd"/>
      <w:r w:rsidRPr="007E4046">
        <w:t>(</w:t>
      </w:r>
      <w:proofErr w:type="gramEnd"/>
      <w:r w:rsidRPr="007E4046">
        <w:t>ADC1, ENABLE);</w:t>
      </w:r>
    </w:p>
    <w:p w14:paraId="005FC5D1" w14:textId="77777777" w:rsidR="007E4046" w:rsidRPr="007E4046" w:rsidRDefault="007E4046" w:rsidP="007E4046"/>
    <w:p w14:paraId="753496B3" w14:textId="77777777" w:rsidR="007E4046" w:rsidRPr="007E4046" w:rsidRDefault="007E4046" w:rsidP="007E4046">
      <w:r w:rsidRPr="007E4046">
        <w:t>// 5. 配置并启动定时器2，使其产生触发信号</w:t>
      </w:r>
    </w:p>
    <w:p w14:paraId="7D863E92" w14:textId="77777777" w:rsidR="007E4046" w:rsidRPr="007E4046" w:rsidRDefault="007E4046" w:rsidP="007E4046">
      <w:r w:rsidRPr="007E4046">
        <w:t>// TIM2_Configuration(); 和 TIM_Cmd(TIM2, ENABLE);</w:t>
      </w:r>
    </w:p>
    <w:p w14:paraId="221B64B2" w14:textId="77777777" w:rsidR="007E4046" w:rsidRPr="007E4046" w:rsidRDefault="007E4046" w:rsidP="007E4046">
      <w:r w:rsidRPr="007E4046">
        <w:t xml:space="preserve">在双重ADC模式下，从ADC（如ADC2）的触发源通常是主ADC（ADC1）产生的内部信号。此时，即使ADC2的触发源配置为 </w:t>
      </w:r>
      <w:proofErr w:type="spellStart"/>
      <w:r w:rsidRPr="007E4046">
        <w:t>ADC_ExternalTrigConv_None</w:t>
      </w:r>
      <w:proofErr w:type="spellEnd"/>
      <w:r w:rsidRPr="007E4046">
        <w:t>，也可能需要使能其外部触发功能来响应主ADC的内部触发信号 。</w:t>
      </w:r>
    </w:p>
    <w:p w14:paraId="0FF2CBAC" w14:textId="77777777" w:rsidR="007E4046" w:rsidRPr="007E4046" w:rsidRDefault="007E4046" w:rsidP="007E4046">
      <w:pPr>
        <w:pStyle w:val="3"/>
      </w:pPr>
      <w:r w:rsidRPr="007E4046">
        <w:rPr>
          <w:rFonts w:ascii="Segoe UI Emoji" w:hAnsi="Segoe UI Emoji" w:cs="Segoe UI Emoji"/>
        </w:rPr>
        <w:t>⚠️</w:t>
      </w:r>
      <w:r w:rsidRPr="007E4046">
        <w:t xml:space="preserve"> 重要注意事项 </w:t>
      </w:r>
    </w:p>
    <w:p w14:paraId="707C3224" w14:textId="77777777" w:rsidR="007E4046" w:rsidRPr="007E4046" w:rsidRDefault="007E4046">
      <w:pPr>
        <w:numPr>
          <w:ilvl w:val="0"/>
          <w:numId w:val="455"/>
        </w:numPr>
      </w:pPr>
      <w:r w:rsidRPr="007E4046">
        <w:rPr>
          <w:rFonts w:ascii="Times New Roman" w:hAnsi="Times New Roman" w:cs="Times New Roman"/>
        </w:rPr>
        <w:t>​</w:t>
      </w:r>
      <w:r w:rsidRPr="007E4046">
        <w:rPr>
          <w:b/>
          <w:bCs/>
        </w:rPr>
        <w:t xml:space="preserve">与 </w:t>
      </w:r>
      <w:proofErr w:type="spellStart"/>
      <w:r w:rsidRPr="007E4046">
        <w:rPr>
          <w:b/>
          <w:bCs/>
        </w:rPr>
        <w:t>ADC_ExternalTrigConvConfig</w:t>
      </w:r>
      <w:proofErr w:type="spellEnd"/>
      <w:r w:rsidRPr="007E4046">
        <w:rPr>
          <w:b/>
          <w:bCs/>
        </w:rPr>
        <w:t>的区别</w:t>
      </w:r>
      <w:r w:rsidRPr="007E4046">
        <w:rPr>
          <w:rFonts w:ascii="Times New Roman" w:hAnsi="Times New Roman" w:cs="Times New Roman"/>
        </w:rPr>
        <w:t>​</w:t>
      </w:r>
      <w:r w:rsidRPr="007E4046">
        <w:t>：</w:t>
      </w:r>
      <w:proofErr w:type="spellStart"/>
      <w:r w:rsidRPr="007E4046">
        <w:t>ADC_ExternalTrigConvCmd</w:t>
      </w:r>
      <w:proofErr w:type="spellEnd"/>
      <w:r w:rsidRPr="007E4046">
        <w:t>是控制外部触发功能的</w:t>
      </w:r>
      <w:r w:rsidRPr="007E4046">
        <w:rPr>
          <w:b/>
          <w:bCs/>
        </w:rPr>
        <w:t>开关</w:t>
      </w:r>
      <w:r w:rsidRPr="007E4046">
        <w:t xml:space="preserve">，而 </w:t>
      </w:r>
      <w:proofErr w:type="spellStart"/>
      <w:r w:rsidRPr="007E4046">
        <w:t>ADC_ExternalTrigConvConfig</w:t>
      </w:r>
      <w:proofErr w:type="spellEnd"/>
      <w:r w:rsidRPr="007E4046">
        <w:t>函数用于</w:t>
      </w:r>
      <w:r w:rsidRPr="007E4046">
        <w:rPr>
          <w:b/>
          <w:bCs/>
        </w:rPr>
        <w:t>选择具体使用哪个外部信号</w:t>
      </w:r>
      <w:r w:rsidRPr="007E4046">
        <w:t>作为触发源。两者功能不同，但需配合使用 。</w:t>
      </w:r>
    </w:p>
    <w:p w14:paraId="679C72CE" w14:textId="77777777" w:rsidR="007E4046" w:rsidRPr="007E4046" w:rsidRDefault="007E4046">
      <w:pPr>
        <w:numPr>
          <w:ilvl w:val="0"/>
          <w:numId w:val="455"/>
        </w:numPr>
      </w:pPr>
      <w:r w:rsidRPr="007E4046">
        <w:rPr>
          <w:rFonts w:ascii="Times New Roman" w:hAnsi="Times New Roman" w:cs="Times New Roman"/>
        </w:rPr>
        <w:t>​</w:t>
      </w:r>
      <w:r w:rsidRPr="007E4046">
        <w:rPr>
          <w:b/>
          <w:bCs/>
        </w:rPr>
        <w:t>触发模式选择</w:t>
      </w:r>
      <w:r w:rsidRPr="007E4046">
        <w:rPr>
          <w:rFonts w:ascii="Times New Roman" w:hAnsi="Times New Roman" w:cs="Times New Roman"/>
        </w:rPr>
        <w:t>​</w:t>
      </w:r>
      <w:r w:rsidRPr="007E4046">
        <w:t>：当使用外部触发时，通常将ADC设置为单次转换模式（</w:t>
      </w:r>
      <w:proofErr w:type="spellStart"/>
      <w:r w:rsidRPr="007E4046">
        <w:t>ADC_ContinuousConvMode</w:t>
      </w:r>
      <w:proofErr w:type="spellEnd"/>
      <w:r w:rsidRPr="007E4046">
        <w:t xml:space="preserve"> = DISABLE）。这样，每次外部触发事件到来，ADC只执行一次完整的转换序列 。</w:t>
      </w:r>
    </w:p>
    <w:p w14:paraId="77ED400B" w14:textId="77777777" w:rsidR="007E4046" w:rsidRPr="007E4046" w:rsidRDefault="007E4046">
      <w:pPr>
        <w:numPr>
          <w:ilvl w:val="0"/>
          <w:numId w:val="455"/>
        </w:numPr>
      </w:pPr>
      <w:r w:rsidRPr="007E4046">
        <w:rPr>
          <w:rFonts w:ascii="Times New Roman" w:hAnsi="Times New Roman" w:cs="Times New Roman"/>
        </w:rPr>
        <w:t>​</w:t>
      </w:r>
      <w:r w:rsidRPr="007E4046">
        <w:rPr>
          <w:b/>
          <w:bCs/>
        </w:rPr>
        <w:t>DMA协作</w:t>
      </w:r>
      <w:r w:rsidRPr="007E4046">
        <w:rPr>
          <w:rFonts w:ascii="Times New Roman" w:hAnsi="Times New Roman" w:cs="Times New Roman"/>
        </w:rPr>
        <w:t>​</w:t>
      </w:r>
      <w:r w:rsidRPr="007E4046">
        <w:t>：在多通道扫描模式下使用外部触发时，强烈建议配合DMA来传输数据，以避免数据丢失并减轻CPU负担 。</w:t>
      </w:r>
    </w:p>
    <w:p w14:paraId="63BEE5D2" w14:textId="77777777" w:rsidR="007E4046" w:rsidRPr="007E4046" w:rsidRDefault="007E4046" w:rsidP="007E4046">
      <w:r w:rsidRPr="007E4046">
        <w:t xml:space="preserve">希望以上解释能帮助您更好地理解和使用 </w:t>
      </w:r>
      <w:proofErr w:type="spellStart"/>
      <w:r w:rsidRPr="007E4046">
        <w:t>ADC_ExternalTrigConvCmd</w:t>
      </w:r>
      <w:proofErr w:type="spellEnd"/>
      <w:r w:rsidRPr="007E4046">
        <w:t>函数。</w:t>
      </w:r>
    </w:p>
    <w:p w14:paraId="17443C93" w14:textId="0A8E0D42" w:rsidR="00AF29A4" w:rsidRDefault="007E4046" w:rsidP="007E4046">
      <w:pPr>
        <w:pStyle w:val="2"/>
      </w:pPr>
      <w:proofErr w:type="spellStart"/>
      <w:r w:rsidRPr="007E4046">
        <w:lastRenderedPageBreak/>
        <w:t>ADC_GetConversionValue</w:t>
      </w:r>
      <w:proofErr w:type="spellEnd"/>
      <w:r w:rsidRPr="007E4046">
        <w:t>(</w:t>
      </w:r>
      <w:r>
        <w:rPr>
          <w:rFonts w:hint="eastAsia"/>
        </w:rPr>
        <w:t>)</w:t>
      </w:r>
      <w:r>
        <w:br/>
      </w:r>
      <w:r w:rsidRPr="007E4046">
        <w:t>从指定的ADC（模数转换器）数据寄存器中读取最近一次规则通道的转换结果</w:t>
      </w:r>
      <w:r>
        <w:rPr>
          <w:rFonts w:hint="eastAsia"/>
        </w:rPr>
        <w:t>(ADC获取转换值)</w:t>
      </w:r>
      <w:r>
        <w:br/>
      </w:r>
      <w:r>
        <w:rPr>
          <w:noProof/>
        </w:rPr>
        <w:drawing>
          <wp:inline distT="0" distB="0" distL="0" distR="0" wp14:anchorId="6E2EF88A" wp14:editId="1B01BCF9">
            <wp:extent cx="3894157" cy="236240"/>
            <wp:effectExtent l="0" t="0" r="0" b="0"/>
            <wp:docPr id="1191650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50061" name=""/>
                    <pic:cNvPicPr/>
                  </pic:nvPicPr>
                  <pic:blipFill>
                    <a:blip r:embed="rId61"/>
                    <a:stretch>
                      <a:fillRect/>
                    </a:stretch>
                  </pic:blipFill>
                  <pic:spPr>
                    <a:xfrm>
                      <a:off x="0" y="0"/>
                      <a:ext cx="3894157" cy="236240"/>
                    </a:xfrm>
                    <a:prstGeom prst="rect">
                      <a:avLst/>
                    </a:prstGeom>
                  </pic:spPr>
                </pic:pic>
              </a:graphicData>
            </a:graphic>
          </wp:inline>
        </w:drawing>
      </w:r>
    </w:p>
    <w:p w14:paraId="0655FC78" w14:textId="77777777" w:rsidR="004764C2" w:rsidRDefault="004764C2" w:rsidP="004764C2">
      <w:r>
        <w:rPr>
          <w:rFonts w:hint="eastAsia"/>
        </w:rPr>
        <w:t>然后是，</w:t>
      </w:r>
      <w:r>
        <w:t>ADC 获取转换值，这个函数也比较重要</w:t>
      </w:r>
    </w:p>
    <w:p w14:paraId="1D5C36D5" w14:textId="3F7FC071" w:rsidR="007E4046" w:rsidRDefault="004764C2" w:rsidP="007E4046">
      <w:r>
        <w:rPr>
          <w:rFonts w:hint="eastAsia"/>
        </w:rPr>
        <w:t>就是获取</w:t>
      </w:r>
      <w:r>
        <w:t>AD转换的数据寄存器，读取转换结果就要使用这个函数</w:t>
      </w:r>
    </w:p>
    <w:p w14:paraId="1CAFE89C" w14:textId="77777777" w:rsidR="007E4046" w:rsidRPr="007E4046" w:rsidRDefault="007E4046" w:rsidP="007E4046">
      <w:proofErr w:type="spellStart"/>
      <w:r w:rsidRPr="007E4046">
        <w:t>ADC_GetConversionValue</w:t>
      </w:r>
      <w:proofErr w:type="spellEnd"/>
      <w:r w:rsidRPr="007E4046">
        <w:t>函数用于从指定的ADC（模数转换器）数据寄存器中读取</w:t>
      </w:r>
      <w:r w:rsidRPr="00FF302F">
        <w:rPr>
          <w:color w:val="EE0000"/>
        </w:rPr>
        <w:t>最近一次规则通道的转换结果</w:t>
      </w:r>
      <w:r w:rsidRPr="007E4046">
        <w:t>。这个函数是STM32标准外设库中处理ADC数据的关键一步。</w:t>
      </w:r>
    </w:p>
    <w:p w14:paraId="237B68AA" w14:textId="77777777" w:rsidR="007E4046" w:rsidRPr="007E4046" w:rsidRDefault="007E4046" w:rsidP="000F1C33">
      <w:pPr>
        <w:pStyle w:val="3"/>
      </w:pPr>
      <w:r w:rsidRPr="007E4046">
        <w:rPr>
          <w:rFonts w:ascii="Segoe UI Emoji" w:hAnsi="Segoe UI Emoji" w:cs="Segoe UI Emoji"/>
        </w:rPr>
        <w:t>🔧</w:t>
      </w:r>
      <w:r w:rsidRPr="007E4046">
        <w:t xml:space="preserve"> 函数原型 </w:t>
      </w:r>
    </w:p>
    <w:p w14:paraId="506AF9E1" w14:textId="77777777" w:rsidR="007E4046" w:rsidRPr="007E4046" w:rsidRDefault="007E4046" w:rsidP="007E4046">
      <w:r w:rsidRPr="007E4046">
        <w:t xml:space="preserve">uint16_t </w:t>
      </w:r>
      <w:proofErr w:type="spellStart"/>
      <w:r w:rsidRPr="007E4046">
        <w:t>ADC_</w:t>
      </w:r>
      <w:proofErr w:type="gramStart"/>
      <w:r w:rsidRPr="007E4046">
        <w:t>GetConversionValue</w:t>
      </w:r>
      <w:proofErr w:type="spellEnd"/>
      <w:r w:rsidRPr="007E4046">
        <w:t>(</w:t>
      </w:r>
      <w:proofErr w:type="spellStart"/>
      <w:proofErr w:type="gramEnd"/>
      <w:r w:rsidRPr="007E4046">
        <w:t>ADC_TypeDef</w:t>
      </w:r>
      <w:proofErr w:type="spellEnd"/>
      <w:r w:rsidRPr="007E4046">
        <w:t xml:space="preserve">* </w:t>
      </w:r>
      <w:proofErr w:type="spellStart"/>
      <w:r w:rsidRPr="007E4046">
        <w:t>ADCx</w:t>
      </w:r>
      <w:proofErr w:type="spellEnd"/>
      <w:r w:rsidRPr="007E4046">
        <w:t>);</w:t>
      </w:r>
    </w:p>
    <w:p w14:paraId="33010874" w14:textId="77777777" w:rsidR="007E4046" w:rsidRPr="007E4046" w:rsidRDefault="007E4046">
      <w:pPr>
        <w:numPr>
          <w:ilvl w:val="0"/>
          <w:numId w:val="456"/>
        </w:numPr>
      </w:pPr>
      <w:r w:rsidRPr="007E4046">
        <w:rPr>
          <w:rFonts w:ascii="Times New Roman" w:hAnsi="Times New Roman" w:cs="Times New Roman"/>
        </w:rPr>
        <w:t>​</w:t>
      </w:r>
      <w:r w:rsidRPr="007E4046">
        <w:rPr>
          <w:b/>
          <w:bCs/>
        </w:rPr>
        <w:t xml:space="preserve">参数 </w:t>
      </w:r>
      <w:proofErr w:type="spellStart"/>
      <w:r w:rsidRPr="007E4046">
        <w:rPr>
          <w:b/>
          <w:bCs/>
        </w:rPr>
        <w:t>ADCx</w:t>
      </w:r>
      <w:proofErr w:type="spellEnd"/>
      <w:r w:rsidRPr="007E4046">
        <w:rPr>
          <w:rFonts w:ascii="Times New Roman" w:hAnsi="Times New Roman" w:cs="Times New Roman"/>
        </w:rPr>
        <w:t>​</w:t>
      </w:r>
      <w:r w:rsidRPr="007E4046">
        <w:t>：指定要读取数据的ADC外设，例如 ADC1、ADC2。</w:t>
      </w:r>
    </w:p>
    <w:p w14:paraId="49AE0A34" w14:textId="77777777" w:rsidR="007E4046" w:rsidRPr="007E4046" w:rsidRDefault="007E4046">
      <w:pPr>
        <w:numPr>
          <w:ilvl w:val="0"/>
          <w:numId w:val="456"/>
        </w:numPr>
      </w:pPr>
      <w:r w:rsidRPr="007E4046">
        <w:rPr>
          <w:rFonts w:ascii="Times New Roman" w:hAnsi="Times New Roman" w:cs="Times New Roman"/>
        </w:rPr>
        <w:t>​</w:t>
      </w:r>
      <w:r w:rsidRPr="007E4046">
        <w:rPr>
          <w:b/>
          <w:bCs/>
        </w:rPr>
        <w:t>返回值</w:t>
      </w:r>
      <w:r w:rsidRPr="007E4046">
        <w:rPr>
          <w:rFonts w:ascii="Times New Roman" w:hAnsi="Times New Roman" w:cs="Times New Roman"/>
        </w:rPr>
        <w:t>​</w:t>
      </w:r>
      <w:r w:rsidRPr="007E4046">
        <w:t>：返回一个16位的无符号整数，代表ADC的转换结果值。</w:t>
      </w:r>
    </w:p>
    <w:p w14:paraId="34CA5258" w14:textId="77777777" w:rsidR="007E4046" w:rsidRPr="007E4046" w:rsidRDefault="007E4046" w:rsidP="000F1C33">
      <w:pPr>
        <w:pStyle w:val="3"/>
      </w:pPr>
      <w:r w:rsidRPr="007E4046">
        <w:rPr>
          <w:rFonts w:ascii="Segoe UI Emoji" w:hAnsi="Segoe UI Emoji" w:cs="Segoe UI Emoji"/>
        </w:rPr>
        <w:t>⚙️</w:t>
      </w:r>
      <w:r w:rsidRPr="007E4046">
        <w:t xml:space="preserve"> 功能详解 </w:t>
      </w:r>
    </w:p>
    <w:p w14:paraId="50C5D18F" w14:textId="77777777" w:rsidR="007E4046" w:rsidRPr="007E4046" w:rsidRDefault="007E4046" w:rsidP="007E4046">
      <w:r w:rsidRPr="007E4046">
        <w:t>该函数直接读取</w:t>
      </w:r>
      <w:r w:rsidRPr="00886A2B">
        <w:rPr>
          <w:color w:val="EE0000"/>
        </w:rPr>
        <w:t>ADC数据寄存器（</w:t>
      </w:r>
      <w:proofErr w:type="spellStart"/>
      <w:r w:rsidRPr="00886A2B">
        <w:rPr>
          <w:color w:val="EE0000"/>
        </w:rPr>
        <w:t>ADCx</w:t>
      </w:r>
      <w:proofErr w:type="spellEnd"/>
      <w:r w:rsidRPr="00886A2B">
        <w:rPr>
          <w:color w:val="EE0000"/>
        </w:rPr>
        <w:t>-&gt;DR）</w:t>
      </w:r>
      <w:r w:rsidRPr="007E4046">
        <w:t>的值。STM32的ADC是12位精度的，因此有效的转换结果是一个</w:t>
      </w:r>
      <w:r w:rsidRPr="00886A2B">
        <w:rPr>
          <w:color w:val="EE0000"/>
        </w:rPr>
        <w:t>0到4095</w:t>
      </w:r>
      <w:r w:rsidRPr="007E4046">
        <w:t>（即2^12 - 1）之间的数字。这个数值对应着输入引脚上的模拟电压相对于参考电压的比例。</w:t>
      </w:r>
    </w:p>
    <w:p w14:paraId="500541C0" w14:textId="77777777" w:rsidR="007E4046" w:rsidRPr="007E4046" w:rsidRDefault="007E4046" w:rsidP="007E4046">
      <w:r w:rsidRPr="007E4046">
        <w:rPr>
          <w:rFonts w:ascii="Times New Roman" w:hAnsi="Times New Roman" w:cs="Times New Roman"/>
        </w:rPr>
        <w:t>​</w:t>
      </w:r>
      <w:r w:rsidRPr="007E4046">
        <w:rPr>
          <w:b/>
          <w:bCs/>
        </w:rPr>
        <w:t>数据对齐方式</w:t>
      </w:r>
      <w:r w:rsidRPr="007E4046">
        <w:rPr>
          <w:rFonts w:ascii="Times New Roman" w:hAnsi="Times New Roman" w:cs="Times New Roman"/>
        </w:rPr>
        <w:t>​</w:t>
      </w:r>
      <w:r w:rsidRPr="007E4046">
        <w:t>：</w:t>
      </w:r>
    </w:p>
    <w:p w14:paraId="74B844AE" w14:textId="77777777" w:rsidR="007E4046" w:rsidRPr="007E4046" w:rsidRDefault="007E4046" w:rsidP="007E4046">
      <w:r w:rsidRPr="007E4046">
        <w:t xml:space="preserve">在ADC初始化时配置的数据对齐方式（通过 </w:t>
      </w:r>
      <w:proofErr w:type="spellStart"/>
      <w:r w:rsidRPr="007E4046">
        <w:t>ADC_InitStructure.ADC_DataAlign</w:t>
      </w:r>
      <w:proofErr w:type="spellEnd"/>
      <w:r w:rsidRPr="007E4046">
        <w:t>设置）决定了12位结果在16位数据寄存器中的存放位置，这直接影响你如何解读返回值：</w:t>
      </w:r>
    </w:p>
    <w:p w14:paraId="5C2FB08F" w14:textId="77777777" w:rsidR="007E4046" w:rsidRPr="007E4046" w:rsidRDefault="007E4046">
      <w:pPr>
        <w:numPr>
          <w:ilvl w:val="0"/>
          <w:numId w:val="457"/>
        </w:numPr>
      </w:pPr>
      <w:r w:rsidRPr="007E4046">
        <w:rPr>
          <w:rFonts w:ascii="Times New Roman" w:hAnsi="Times New Roman" w:cs="Times New Roman"/>
        </w:rPr>
        <w:t>​</w:t>
      </w:r>
      <w:r w:rsidRPr="007E4046">
        <w:rPr>
          <w:b/>
          <w:bCs/>
        </w:rPr>
        <w:t>右对齐（</w:t>
      </w:r>
      <w:proofErr w:type="spellStart"/>
      <w:r w:rsidRPr="007E4046">
        <w:rPr>
          <w:b/>
          <w:bCs/>
        </w:rPr>
        <w:t>ADC_DataAlign_Right</w:t>
      </w:r>
      <w:proofErr w:type="spellEnd"/>
      <w:r w:rsidRPr="007E4046">
        <w:rPr>
          <w:b/>
          <w:bCs/>
        </w:rPr>
        <w:t>）</w:t>
      </w:r>
      <w:r w:rsidRPr="007E4046">
        <w:rPr>
          <w:rFonts w:ascii="Times New Roman" w:hAnsi="Times New Roman" w:cs="Times New Roman"/>
          <w:b/>
          <w:bCs/>
        </w:rPr>
        <w:t>​</w:t>
      </w:r>
      <w:r w:rsidRPr="007E4046">
        <w:rPr>
          <w:rFonts w:ascii="Times New Roman" w:hAnsi="Times New Roman" w:cs="Times New Roman"/>
        </w:rPr>
        <w:t>​</w:t>
      </w:r>
      <w:r w:rsidRPr="007E4046">
        <w:t>：这是最常用的方式。转换结果存放在数据寄存器的</w:t>
      </w:r>
      <w:r w:rsidRPr="007E4046">
        <w:rPr>
          <w:b/>
          <w:bCs/>
        </w:rPr>
        <w:t>低12位</w:t>
      </w:r>
      <w:r w:rsidRPr="007E4046">
        <w:rPr>
          <w:rFonts w:ascii="Times New Roman" w:hAnsi="Times New Roman" w:cs="Times New Roman"/>
        </w:rPr>
        <w:t>​</w:t>
      </w:r>
      <w:r w:rsidRPr="007E4046">
        <w:t>（bit0-bit11）。你</w:t>
      </w:r>
      <w:r w:rsidRPr="00886A2B">
        <w:rPr>
          <w:b/>
          <w:bCs/>
          <w:color w:val="EE0000"/>
        </w:rPr>
        <w:t>直接使用</w:t>
      </w:r>
      <w:r w:rsidRPr="00886A2B">
        <w:rPr>
          <w:color w:val="EE0000"/>
        </w:rPr>
        <w:t>返回值的低12位</w:t>
      </w:r>
      <w:r w:rsidRPr="007E4046">
        <w:t xml:space="preserve">即可，即 </w:t>
      </w:r>
      <w:proofErr w:type="spellStart"/>
      <w:r w:rsidRPr="007E4046">
        <w:t>ADC_GetConversionValue</w:t>
      </w:r>
      <w:proofErr w:type="spellEnd"/>
      <w:r w:rsidRPr="007E4046">
        <w:t>(ADC1) &amp; 0x0FFF。</w:t>
      </w:r>
    </w:p>
    <w:p w14:paraId="2C9546C7" w14:textId="77777777" w:rsidR="007E4046" w:rsidRPr="007E4046" w:rsidRDefault="007E4046">
      <w:pPr>
        <w:numPr>
          <w:ilvl w:val="0"/>
          <w:numId w:val="457"/>
        </w:numPr>
      </w:pPr>
      <w:r w:rsidRPr="007E4046">
        <w:rPr>
          <w:rFonts w:ascii="Times New Roman" w:hAnsi="Times New Roman" w:cs="Times New Roman"/>
        </w:rPr>
        <w:t>​</w:t>
      </w:r>
      <w:r w:rsidRPr="007E4046">
        <w:rPr>
          <w:b/>
          <w:bCs/>
        </w:rPr>
        <w:t>左对齐（</w:t>
      </w:r>
      <w:proofErr w:type="spellStart"/>
      <w:r w:rsidRPr="007E4046">
        <w:rPr>
          <w:b/>
          <w:bCs/>
        </w:rPr>
        <w:t>ADC_DataAlign_Left</w:t>
      </w:r>
      <w:proofErr w:type="spellEnd"/>
      <w:r w:rsidRPr="007E4046">
        <w:t>）：转换结果存放在数据寄存器的</w:t>
      </w:r>
      <w:r w:rsidRPr="007E4046">
        <w:rPr>
          <w:b/>
          <w:bCs/>
        </w:rPr>
        <w:t>高12位</w:t>
      </w:r>
      <w:r w:rsidRPr="007E4046">
        <w:rPr>
          <w:rFonts w:ascii="Times New Roman" w:hAnsi="Times New Roman" w:cs="Times New Roman"/>
        </w:rPr>
        <w:t>​</w:t>
      </w:r>
      <w:r w:rsidRPr="007E4046">
        <w:t>（bit4-bit15）。你需要将返回值</w:t>
      </w:r>
      <w:r w:rsidRPr="00886A2B">
        <w:rPr>
          <w:b/>
          <w:bCs/>
          <w:color w:val="EE0000"/>
        </w:rPr>
        <w:t>右移4位</w:t>
      </w:r>
      <w:r w:rsidRPr="007E4046">
        <w:t xml:space="preserve">来获得实际的12位结果，即 </w:t>
      </w:r>
      <w:proofErr w:type="spellStart"/>
      <w:r w:rsidRPr="007E4046">
        <w:t>ADC_GetConversionValue</w:t>
      </w:r>
      <w:proofErr w:type="spellEnd"/>
      <w:r w:rsidRPr="007E4046">
        <w:t>(ADC1) &gt;&gt; 4。</w:t>
      </w:r>
    </w:p>
    <w:p w14:paraId="75C8F830" w14:textId="77777777" w:rsidR="007E4046" w:rsidRPr="007E4046" w:rsidRDefault="007E4046" w:rsidP="000F1C33">
      <w:pPr>
        <w:pStyle w:val="3"/>
      </w:pPr>
      <w:r w:rsidRPr="007E4046">
        <w:rPr>
          <w:rFonts w:ascii="Segoe UI Emoji" w:hAnsi="Segoe UI Emoji" w:cs="Segoe UI Emoji"/>
        </w:rPr>
        <w:lastRenderedPageBreak/>
        <w:t>📝</w:t>
      </w:r>
      <w:r w:rsidRPr="007E4046">
        <w:t xml:space="preserve"> 典型使用流程 </w:t>
      </w:r>
    </w:p>
    <w:p w14:paraId="39E6369C" w14:textId="77777777" w:rsidR="007E4046" w:rsidRPr="007E4046" w:rsidRDefault="007E4046" w:rsidP="007E4046">
      <w:proofErr w:type="spellStart"/>
      <w:r w:rsidRPr="007E4046">
        <w:t>ADC_GetConversionValue</w:t>
      </w:r>
      <w:proofErr w:type="spellEnd"/>
      <w:r w:rsidRPr="007E4046">
        <w:t>通常在启动转换并确认转换完成后调用。一个基本的单次转换流程如下：</w:t>
      </w:r>
    </w:p>
    <w:p w14:paraId="4FC9CB2C" w14:textId="77777777" w:rsidR="007E4046" w:rsidRPr="007E4046" w:rsidRDefault="007E4046">
      <w:pPr>
        <w:numPr>
          <w:ilvl w:val="0"/>
          <w:numId w:val="458"/>
        </w:numPr>
      </w:pPr>
      <w:r w:rsidRPr="007E4046">
        <w:rPr>
          <w:rFonts w:ascii="Times New Roman" w:hAnsi="Times New Roman" w:cs="Times New Roman"/>
        </w:rPr>
        <w:t>​</w:t>
      </w:r>
      <w:r w:rsidRPr="007E4046">
        <w:rPr>
          <w:b/>
          <w:bCs/>
        </w:rPr>
        <w:t>配置并启动ADC转换</w:t>
      </w:r>
      <w:r w:rsidRPr="007E4046">
        <w:rPr>
          <w:rFonts w:ascii="Times New Roman" w:hAnsi="Times New Roman" w:cs="Times New Roman"/>
        </w:rPr>
        <w:t>​</w:t>
      </w:r>
      <w:r w:rsidRPr="007E4046">
        <w:t>：例如使用软件触发。</w:t>
      </w:r>
    </w:p>
    <w:p w14:paraId="0B844249" w14:textId="77777777" w:rsidR="007E4046" w:rsidRPr="007E4046" w:rsidRDefault="007E4046" w:rsidP="007E4046">
      <w:proofErr w:type="spellStart"/>
      <w:r w:rsidRPr="007E4046">
        <w:t>ADC_SoftwareStartConvCmd</w:t>
      </w:r>
      <w:proofErr w:type="spellEnd"/>
      <w:r w:rsidRPr="007E4046">
        <w:t>(ADC1, ENABLE); // 启动转换</w:t>
      </w:r>
    </w:p>
    <w:p w14:paraId="6BEFA230" w14:textId="77777777" w:rsidR="007E4046" w:rsidRPr="007E4046" w:rsidRDefault="007E4046">
      <w:pPr>
        <w:numPr>
          <w:ilvl w:val="0"/>
          <w:numId w:val="458"/>
        </w:numPr>
      </w:pPr>
      <w:r w:rsidRPr="007E4046">
        <w:rPr>
          <w:rFonts w:ascii="Times New Roman" w:hAnsi="Times New Roman" w:cs="Times New Roman"/>
        </w:rPr>
        <w:t>​</w:t>
      </w:r>
      <w:r w:rsidRPr="007E4046">
        <w:rPr>
          <w:b/>
          <w:bCs/>
        </w:rPr>
        <w:t>等待转换完成</w:t>
      </w:r>
      <w:r w:rsidRPr="007E4046">
        <w:rPr>
          <w:rFonts w:ascii="Times New Roman" w:hAnsi="Times New Roman" w:cs="Times New Roman"/>
        </w:rPr>
        <w:t>​</w:t>
      </w:r>
      <w:r w:rsidRPr="007E4046">
        <w:t>：通过轮询方式检查转换结束标志位（EOC）。</w:t>
      </w:r>
    </w:p>
    <w:p w14:paraId="632E0A11" w14:textId="77777777" w:rsidR="007E4046" w:rsidRPr="007E4046" w:rsidRDefault="007E4046" w:rsidP="007E4046">
      <w:r w:rsidRPr="007E4046">
        <w:t>while(</w:t>
      </w:r>
      <w:proofErr w:type="spellStart"/>
      <w:r w:rsidRPr="007E4046">
        <w:t>ADC_GetFlagStatus</w:t>
      </w:r>
      <w:proofErr w:type="spellEnd"/>
      <w:r w:rsidRPr="007E4046">
        <w:t>(ADC1, ADC_FLAG_EOC) == RESET); // 等待转换结束</w:t>
      </w:r>
    </w:p>
    <w:p w14:paraId="7845071D" w14:textId="77777777" w:rsidR="007E4046" w:rsidRPr="007E4046" w:rsidRDefault="007E4046">
      <w:pPr>
        <w:numPr>
          <w:ilvl w:val="0"/>
          <w:numId w:val="458"/>
        </w:numPr>
      </w:pPr>
      <w:r w:rsidRPr="007E4046">
        <w:rPr>
          <w:rFonts w:ascii="Times New Roman" w:hAnsi="Times New Roman" w:cs="Times New Roman"/>
        </w:rPr>
        <w:t>​</w:t>
      </w:r>
      <w:r w:rsidRPr="007E4046">
        <w:rPr>
          <w:b/>
          <w:bCs/>
        </w:rPr>
        <w:t>读取转换结果</w:t>
      </w:r>
      <w:r w:rsidRPr="007E4046">
        <w:rPr>
          <w:rFonts w:ascii="Times New Roman" w:hAnsi="Times New Roman" w:cs="Times New Roman"/>
        </w:rPr>
        <w:t>​</w:t>
      </w:r>
      <w:r w:rsidRPr="007E4046">
        <w:t>：</w:t>
      </w:r>
      <w:r w:rsidRPr="007E4046">
        <w:rPr>
          <w:rFonts w:ascii="Times New Roman" w:hAnsi="Times New Roman" w:cs="Times New Roman"/>
        </w:rPr>
        <w:t>​</w:t>
      </w:r>
      <w:r w:rsidRPr="007E4046">
        <w:rPr>
          <w:b/>
          <w:bCs/>
        </w:rPr>
        <w:t xml:space="preserve">调用 </w:t>
      </w:r>
      <w:proofErr w:type="spellStart"/>
      <w:r w:rsidRPr="007E4046">
        <w:rPr>
          <w:b/>
          <w:bCs/>
        </w:rPr>
        <w:t>ADC_GetConversionValue</w:t>
      </w:r>
      <w:proofErr w:type="spellEnd"/>
      <w:r w:rsidRPr="007E4046">
        <w:rPr>
          <w:rFonts w:ascii="Times New Roman" w:hAnsi="Times New Roman" w:cs="Times New Roman"/>
        </w:rPr>
        <w:t>​</w:t>
      </w:r>
      <w:r w:rsidRPr="007E4046">
        <w:t xml:space="preserve"> 获取数值。</w:t>
      </w:r>
    </w:p>
    <w:p w14:paraId="0B2ED4AE" w14:textId="77777777" w:rsidR="007E4046" w:rsidRPr="007E4046" w:rsidRDefault="007E4046" w:rsidP="007E4046">
      <w:r w:rsidRPr="007E4046">
        <w:t xml:space="preserve">uint16_t </w:t>
      </w:r>
      <w:proofErr w:type="spellStart"/>
      <w:r w:rsidRPr="007E4046">
        <w:t>adcValue</w:t>
      </w:r>
      <w:proofErr w:type="spellEnd"/>
      <w:r w:rsidRPr="007E4046">
        <w:t xml:space="preserve"> = </w:t>
      </w:r>
      <w:proofErr w:type="spellStart"/>
      <w:r w:rsidRPr="007E4046">
        <w:t>ADC_</w:t>
      </w:r>
      <w:proofErr w:type="gramStart"/>
      <w:r w:rsidRPr="007E4046">
        <w:t>GetConversionValue</w:t>
      </w:r>
      <w:proofErr w:type="spellEnd"/>
      <w:r w:rsidRPr="007E4046">
        <w:t>(</w:t>
      </w:r>
      <w:proofErr w:type="gramEnd"/>
      <w:r w:rsidRPr="007E4046">
        <w:t>ADC1); //</w:t>
      </w:r>
    </w:p>
    <w:p w14:paraId="1EA1D57B" w14:textId="77777777" w:rsidR="007E4046" w:rsidRPr="007E4046" w:rsidRDefault="007E4046" w:rsidP="007E4046">
      <w:r w:rsidRPr="007E4046">
        <w:t>以下是一个更完整的示例，展示了该函数在代码中的实际应用场景：</w:t>
      </w:r>
    </w:p>
    <w:p w14:paraId="418780FD" w14:textId="77777777" w:rsidR="007E4046" w:rsidRPr="007E4046" w:rsidRDefault="007E4046" w:rsidP="007E4046">
      <w:r w:rsidRPr="007E4046">
        <w:t>// 定义一个函数来获取指定通道的ADC值</w:t>
      </w:r>
    </w:p>
    <w:p w14:paraId="066C3152" w14:textId="77777777" w:rsidR="007E4046" w:rsidRPr="007E4046" w:rsidRDefault="007E4046" w:rsidP="007E4046">
      <w:r w:rsidRPr="007E4046">
        <w:t xml:space="preserve">u16 </w:t>
      </w:r>
      <w:proofErr w:type="spellStart"/>
      <w:r w:rsidRPr="007E4046">
        <w:t>Get_</w:t>
      </w:r>
      <w:proofErr w:type="gramStart"/>
      <w:r w:rsidRPr="007E4046">
        <w:t>Adc</w:t>
      </w:r>
      <w:proofErr w:type="spellEnd"/>
      <w:r w:rsidRPr="007E4046">
        <w:t>(</w:t>
      </w:r>
      <w:proofErr w:type="gramEnd"/>
      <w:r w:rsidRPr="007E4046">
        <w:t xml:space="preserve">u8 ch)   </w:t>
      </w:r>
    </w:p>
    <w:p w14:paraId="7FACCE3C" w14:textId="77777777" w:rsidR="007E4046" w:rsidRPr="007E4046" w:rsidRDefault="007E4046" w:rsidP="007E4046">
      <w:r w:rsidRPr="007E4046">
        <w:t>{</w:t>
      </w:r>
    </w:p>
    <w:p w14:paraId="2370BD86" w14:textId="77777777" w:rsidR="007E4046" w:rsidRPr="007E4046" w:rsidRDefault="007E4046" w:rsidP="007E4046">
      <w:r w:rsidRPr="007E4046">
        <w:t xml:space="preserve">    // 1. 配置要转换的规则通道及其采样时间</w:t>
      </w:r>
    </w:p>
    <w:p w14:paraId="37237C8C" w14:textId="77777777" w:rsidR="007E4046" w:rsidRPr="007E4046" w:rsidRDefault="007E4046" w:rsidP="007E4046">
      <w:r w:rsidRPr="007E4046">
        <w:t xml:space="preserve">    </w:t>
      </w:r>
      <w:proofErr w:type="spellStart"/>
      <w:r w:rsidRPr="007E4046">
        <w:t>ADC_</w:t>
      </w:r>
      <w:proofErr w:type="gramStart"/>
      <w:r w:rsidRPr="007E4046">
        <w:t>RegularChannelConfig</w:t>
      </w:r>
      <w:proofErr w:type="spellEnd"/>
      <w:r w:rsidRPr="007E4046">
        <w:t>(</w:t>
      </w:r>
      <w:proofErr w:type="gramEnd"/>
      <w:r w:rsidRPr="007E4046">
        <w:t xml:space="preserve">ADC1, ch, 1, ADC_SampleTime_239Cycles5);  </w:t>
      </w:r>
    </w:p>
    <w:p w14:paraId="676DC98B" w14:textId="77777777" w:rsidR="007E4046" w:rsidRPr="007E4046" w:rsidRDefault="007E4046" w:rsidP="007E4046">
      <w:r w:rsidRPr="007E4046">
        <w:t xml:space="preserve">    // 2. 启动软件转换</w:t>
      </w:r>
    </w:p>
    <w:p w14:paraId="79D9CCA8" w14:textId="77777777" w:rsidR="007E4046" w:rsidRPr="007E4046" w:rsidRDefault="007E4046" w:rsidP="007E4046">
      <w:r w:rsidRPr="007E4046">
        <w:t xml:space="preserve">    </w:t>
      </w:r>
      <w:proofErr w:type="spellStart"/>
      <w:r w:rsidRPr="007E4046">
        <w:t>ADC_</w:t>
      </w:r>
      <w:proofErr w:type="gramStart"/>
      <w:r w:rsidRPr="007E4046">
        <w:t>SoftwareStartConvCmd</w:t>
      </w:r>
      <w:proofErr w:type="spellEnd"/>
      <w:r w:rsidRPr="007E4046">
        <w:t>(</w:t>
      </w:r>
      <w:proofErr w:type="gramEnd"/>
      <w:r w:rsidRPr="007E4046">
        <w:t xml:space="preserve">ADC1, ENABLE);  </w:t>
      </w:r>
    </w:p>
    <w:p w14:paraId="338D5034" w14:textId="77777777" w:rsidR="007E4046" w:rsidRPr="007E4046" w:rsidRDefault="007E4046" w:rsidP="007E4046">
      <w:r w:rsidRPr="007E4046">
        <w:t xml:space="preserve">    // 3. 等待转换完成</w:t>
      </w:r>
    </w:p>
    <w:p w14:paraId="4F4AA871" w14:textId="77777777" w:rsidR="007E4046" w:rsidRPr="007E4046" w:rsidRDefault="007E4046" w:rsidP="007E4046">
      <w:r w:rsidRPr="007E4046">
        <w:t xml:space="preserve">    </w:t>
      </w:r>
      <w:proofErr w:type="gramStart"/>
      <w:r w:rsidRPr="007E4046">
        <w:t>while(</w:t>
      </w:r>
      <w:proofErr w:type="gramEnd"/>
      <w:r w:rsidRPr="007E4046">
        <w:t>!</w:t>
      </w:r>
      <w:proofErr w:type="spellStart"/>
      <w:r w:rsidRPr="007E4046">
        <w:t>ADC_</w:t>
      </w:r>
      <w:proofErr w:type="gramStart"/>
      <w:r w:rsidRPr="007E4046">
        <w:t>GetFlagStatus</w:t>
      </w:r>
      <w:proofErr w:type="spellEnd"/>
      <w:r w:rsidRPr="007E4046">
        <w:t>(</w:t>
      </w:r>
      <w:proofErr w:type="gramEnd"/>
      <w:r w:rsidRPr="007E4046">
        <w:t xml:space="preserve">ADC1, ADC_FLAG_EOC)); </w:t>
      </w:r>
    </w:p>
    <w:p w14:paraId="7E2CD0D0" w14:textId="77777777" w:rsidR="007E4046" w:rsidRPr="007E4046" w:rsidRDefault="007E4046" w:rsidP="007E4046">
      <w:r w:rsidRPr="007E4046">
        <w:t xml:space="preserve">    // 4. 读取并返回转换结果</w:t>
      </w:r>
    </w:p>
    <w:p w14:paraId="1853ACA2" w14:textId="77777777" w:rsidR="007E4046" w:rsidRPr="007E4046" w:rsidRDefault="007E4046" w:rsidP="007E4046">
      <w:r w:rsidRPr="007E4046">
        <w:t xml:space="preserve">    return </w:t>
      </w:r>
      <w:proofErr w:type="spellStart"/>
      <w:r w:rsidRPr="007E4046">
        <w:t>ADC_</w:t>
      </w:r>
      <w:proofErr w:type="gramStart"/>
      <w:r w:rsidRPr="007E4046">
        <w:t>GetConversionValue</w:t>
      </w:r>
      <w:proofErr w:type="spellEnd"/>
      <w:r w:rsidRPr="007E4046">
        <w:t>(</w:t>
      </w:r>
      <w:proofErr w:type="gramEnd"/>
      <w:r w:rsidRPr="007E4046">
        <w:t xml:space="preserve">ADC1); // </w:t>
      </w:r>
    </w:p>
    <w:p w14:paraId="5D127A13" w14:textId="77777777" w:rsidR="007E4046" w:rsidRPr="007E4046" w:rsidRDefault="007E4046" w:rsidP="007E4046">
      <w:r w:rsidRPr="007E4046">
        <w:t>}</w:t>
      </w:r>
    </w:p>
    <w:p w14:paraId="28E1FFB9" w14:textId="77777777" w:rsidR="007E4046" w:rsidRPr="007E4046" w:rsidRDefault="007E4046" w:rsidP="007E4046"/>
    <w:p w14:paraId="011C275D" w14:textId="77777777" w:rsidR="007E4046" w:rsidRPr="007E4046" w:rsidRDefault="007E4046" w:rsidP="007E4046">
      <w:r w:rsidRPr="007E4046">
        <w:t>// 在main函数中使用</w:t>
      </w:r>
    </w:p>
    <w:p w14:paraId="301ED561" w14:textId="77777777" w:rsidR="007E4046" w:rsidRPr="007E4046" w:rsidRDefault="007E4046" w:rsidP="007E4046">
      <w:r w:rsidRPr="007E4046">
        <w:t>int main(void) {</w:t>
      </w:r>
    </w:p>
    <w:p w14:paraId="29ECC5BB" w14:textId="77777777" w:rsidR="007E4046" w:rsidRPr="007E4046" w:rsidRDefault="007E4046" w:rsidP="007E4046">
      <w:r w:rsidRPr="007E4046">
        <w:t xml:space="preserve">    // ... 系统初始化、ADC初始化 ...</w:t>
      </w:r>
    </w:p>
    <w:p w14:paraId="7B6A4D97" w14:textId="77777777" w:rsidR="007E4046" w:rsidRPr="007E4046" w:rsidRDefault="007E4046" w:rsidP="007E4046">
      <w:r w:rsidRPr="007E4046">
        <w:t xml:space="preserve">    </w:t>
      </w:r>
      <w:proofErr w:type="gramStart"/>
      <w:r w:rsidRPr="007E4046">
        <w:t>while(1) {</w:t>
      </w:r>
      <w:proofErr w:type="gramEnd"/>
    </w:p>
    <w:p w14:paraId="382F9A52" w14:textId="77777777" w:rsidR="007E4046" w:rsidRPr="007E4046" w:rsidRDefault="007E4046" w:rsidP="007E4046">
      <w:r w:rsidRPr="007E4046">
        <w:lastRenderedPageBreak/>
        <w:t xml:space="preserve">        u16 </w:t>
      </w:r>
      <w:proofErr w:type="spellStart"/>
      <w:r w:rsidRPr="007E4046">
        <w:t>adcValue</w:t>
      </w:r>
      <w:proofErr w:type="spellEnd"/>
      <w:r w:rsidRPr="007E4046">
        <w:t xml:space="preserve"> = </w:t>
      </w:r>
      <w:proofErr w:type="spellStart"/>
      <w:r w:rsidRPr="007E4046">
        <w:t>Get_Adc</w:t>
      </w:r>
      <w:proofErr w:type="spellEnd"/>
      <w:r w:rsidRPr="007E4046">
        <w:t>(ADC_Channel_0); // 读取通道0的值</w:t>
      </w:r>
    </w:p>
    <w:p w14:paraId="154012C9" w14:textId="77777777" w:rsidR="007E4046" w:rsidRPr="007E4046" w:rsidRDefault="007E4046" w:rsidP="007E4046">
      <w:r w:rsidRPr="007E4046">
        <w:t xml:space="preserve">        // 将ADC值转换为电压值 (假设</w:t>
      </w:r>
      <w:proofErr w:type="spellStart"/>
      <w:r w:rsidRPr="007E4046">
        <w:t>Vref</w:t>
      </w:r>
      <w:proofErr w:type="spellEnd"/>
      <w:r w:rsidRPr="007E4046">
        <w:t>+ = 3.3V)</w:t>
      </w:r>
    </w:p>
    <w:p w14:paraId="561D5813" w14:textId="77777777" w:rsidR="007E4046" w:rsidRPr="007E4046" w:rsidRDefault="007E4046" w:rsidP="007E4046">
      <w:r w:rsidRPr="007E4046">
        <w:t xml:space="preserve">        float voltage = (</w:t>
      </w:r>
      <w:proofErr w:type="spellStart"/>
      <w:r w:rsidRPr="007E4046">
        <w:t>adcValue</w:t>
      </w:r>
      <w:proofErr w:type="spellEnd"/>
      <w:r w:rsidRPr="007E4046">
        <w:t xml:space="preserve"> * 3.3) / 4096;</w:t>
      </w:r>
    </w:p>
    <w:p w14:paraId="3EC8AD70" w14:textId="77777777" w:rsidR="007E4046" w:rsidRPr="007E4046" w:rsidRDefault="007E4046" w:rsidP="007E4046">
      <w:r w:rsidRPr="007E4046">
        <w:t xml:space="preserve">        // ... 处理或显示电压值 ...</w:t>
      </w:r>
    </w:p>
    <w:p w14:paraId="33B2880A" w14:textId="77777777" w:rsidR="007E4046" w:rsidRPr="007E4046" w:rsidRDefault="007E4046" w:rsidP="007E4046">
      <w:r w:rsidRPr="007E4046">
        <w:t xml:space="preserve">    }</w:t>
      </w:r>
    </w:p>
    <w:p w14:paraId="6319C61E" w14:textId="77777777" w:rsidR="007E4046" w:rsidRPr="007E4046" w:rsidRDefault="007E4046" w:rsidP="007E4046">
      <w:r w:rsidRPr="007E4046">
        <w:t>}</w:t>
      </w:r>
    </w:p>
    <w:p w14:paraId="6ED2489C" w14:textId="77777777" w:rsidR="007E4046" w:rsidRPr="007E4046" w:rsidRDefault="007E4046" w:rsidP="000F1C33">
      <w:pPr>
        <w:pStyle w:val="3"/>
      </w:pPr>
      <w:r w:rsidRPr="007E4046">
        <w:rPr>
          <w:rFonts w:ascii="Segoe UI Emoji" w:hAnsi="Segoe UI Emoji" w:cs="Segoe UI Emoji"/>
        </w:rPr>
        <w:t>⚠️</w:t>
      </w:r>
      <w:r w:rsidRPr="007E4046">
        <w:t xml:space="preserve"> 重要注意事项 </w:t>
      </w:r>
    </w:p>
    <w:p w14:paraId="14386F1A" w14:textId="77777777" w:rsidR="007E4046" w:rsidRPr="007E4046" w:rsidRDefault="007E4046">
      <w:pPr>
        <w:numPr>
          <w:ilvl w:val="0"/>
          <w:numId w:val="459"/>
        </w:numPr>
      </w:pPr>
      <w:r w:rsidRPr="007E4046">
        <w:rPr>
          <w:rFonts w:ascii="Times New Roman" w:hAnsi="Times New Roman" w:cs="Times New Roman"/>
        </w:rPr>
        <w:t>​</w:t>
      </w:r>
      <w:r w:rsidRPr="007E4046">
        <w:rPr>
          <w:b/>
          <w:bCs/>
        </w:rPr>
        <w:t>转换完成检查</w:t>
      </w:r>
      <w:r w:rsidRPr="007E4046">
        <w:rPr>
          <w:rFonts w:ascii="Times New Roman" w:hAnsi="Times New Roman" w:cs="Times New Roman"/>
        </w:rPr>
        <w:t>​</w:t>
      </w:r>
      <w:r w:rsidRPr="007E4046">
        <w:t>：在读取转换值</w:t>
      </w:r>
      <w:r w:rsidRPr="007E4046">
        <w:rPr>
          <w:b/>
          <w:bCs/>
        </w:rPr>
        <w:t>之前</w:t>
      </w:r>
      <w:r w:rsidRPr="007E4046">
        <w:t>，</w:t>
      </w:r>
      <w:r w:rsidRPr="007E4046">
        <w:rPr>
          <w:rFonts w:ascii="Times New Roman" w:hAnsi="Times New Roman" w:cs="Times New Roman"/>
        </w:rPr>
        <w:t>​</w:t>
      </w:r>
      <w:r w:rsidRPr="007E4046">
        <w:rPr>
          <w:b/>
          <w:bCs/>
        </w:rPr>
        <w:t>必须</w:t>
      </w:r>
      <w:r w:rsidRPr="007E4046">
        <w:t>确保转换已经完成（EOC标志置位），否则读取的数据可能是旧的或不确定的。</w:t>
      </w:r>
    </w:p>
    <w:p w14:paraId="540AF79C" w14:textId="77777777" w:rsidR="007E4046" w:rsidRPr="007E4046" w:rsidRDefault="007E4046">
      <w:pPr>
        <w:numPr>
          <w:ilvl w:val="0"/>
          <w:numId w:val="459"/>
        </w:numPr>
      </w:pPr>
      <w:r w:rsidRPr="007E4046">
        <w:rPr>
          <w:rFonts w:ascii="Times New Roman" w:hAnsi="Times New Roman" w:cs="Times New Roman"/>
        </w:rPr>
        <w:t>​</w:t>
      </w:r>
      <w:r w:rsidRPr="007E4046">
        <w:rPr>
          <w:b/>
          <w:bCs/>
        </w:rPr>
        <w:t>数据覆盖风险</w:t>
      </w:r>
      <w:r w:rsidRPr="007E4046">
        <w:rPr>
          <w:rFonts w:ascii="Times New Roman" w:hAnsi="Times New Roman" w:cs="Times New Roman"/>
        </w:rPr>
        <w:t>​</w:t>
      </w:r>
      <w:r w:rsidRPr="007E4046">
        <w:t>：在规则通道组的多通道扫描模式下，ADC数据寄存器（DR）只有一个。新的转换结果会覆盖旧值。因此，在多通道应用中，通常需要配合DMA来自动传输数据，以防止数据在读取前被覆盖。</w:t>
      </w:r>
    </w:p>
    <w:p w14:paraId="43C9FA3B" w14:textId="77777777" w:rsidR="007E4046" w:rsidRPr="007E4046" w:rsidRDefault="007E4046">
      <w:pPr>
        <w:numPr>
          <w:ilvl w:val="0"/>
          <w:numId w:val="459"/>
        </w:numPr>
      </w:pPr>
      <w:r w:rsidRPr="007E4046">
        <w:rPr>
          <w:rFonts w:ascii="Times New Roman" w:hAnsi="Times New Roman" w:cs="Times New Roman"/>
        </w:rPr>
        <w:t>​</w:t>
      </w:r>
      <w:r w:rsidRPr="007E4046">
        <w:rPr>
          <w:b/>
          <w:bCs/>
        </w:rPr>
        <w:t>电压</w:t>
      </w:r>
      <w:proofErr w:type="gramStart"/>
      <w:r w:rsidRPr="007E4046">
        <w:rPr>
          <w:b/>
          <w:bCs/>
        </w:rPr>
        <w:t>换算</w:t>
      </w:r>
      <w:r w:rsidRPr="007E4046">
        <w:rPr>
          <w:rFonts w:ascii="Times New Roman" w:hAnsi="Times New Roman" w:cs="Times New Roman"/>
        </w:rPr>
        <w:t>​</w:t>
      </w:r>
      <w:r w:rsidRPr="007E4046">
        <w:t>：</w:t>
      </w:r>
      <w:proofErr w:type="gramEnd"/>
      <w:r w:rsidRPr="007E4046">
        <w:t>得到的原始ADC值需要根据参考电压进行换算才能得到实际的电压值。公式为：</w:t>
      </w:r>
      <w:r w:rsidRPr="007E4046">
        <w:rPr>
          <w:rFonts w:ascii="Times New Roman" w:hAnsi="Times New Roman" w:cs="Times New Roman"/>
        </w:rPr>
        <w:t>​</w:t>
      </w:r>
      <w:r w:rsidRPr="007E4046">
        <w:rPr>
          <w:b/>
          <w:bCs/>
        </w:rPr>
        <w:t>电压 = (ADC原始值 / 4095) * 参考电压</w:t>
      </w:r>
      <w:r w:rsidRPr="007E4046">
        <w:t>。例如，当参考电压为3.3V时，ADC值为2048对应的电压大约是1.65V。</w:t>
      </w:r>
    </w:p>
    <w:p w14:paraId="36918C1D" w14:textId="77777777" w:rsidR="007E4046" w:rsidRPr="007E4046" w:rsidRDefault="007E4046" w:rsidP="000F1C33">
      <w:pPr>
        <w:pStyle w:val="3"/>
      </w:pPr>
      <w:r w:rsidRPr="007E4046">
        <w:rPr>
          <w:rFonts w:ascii="Segoe UI Emoji" w:hAnsi="Segoe UI Emoji" w:cs="Segoe UI Emoji"/>
        </w:rPr>
        <w:t>💎</w:t>
      </w:r>
      <w:r w:rsidRPr="007E4046">
        <w:t xml:space="preserve"> 总结 </w:t>
      </w:r>
    </w:p>
    <w:p w14:paraId="08B916D8" w14:textId="77777777" w:rsidR="007E4046" w:rsidRPr="007E4046" w:rsidRDefault="007E4046" w:rsidP="007E4046">
      <w:proofErr w:type="spellStart"/>
      <w:r w:rsidRPr="007E4046">
        <w:t>ADC_GetConversionValue</w:t>
      </w:r>
      <w:proofErr w:type="spellEnd"/>
      <w:r w:rsidRPr="007E4046">
        <w:t>是一个基础且重要的函数，它完成了ADC模数转换的“最后一公里”，将转换后的数字值提供给程序进行后续处理。正确使用它需要注意转换状态、数据对齐方式以及多通道下的数据保护。</w:t>
      </w:r>
    </w:p>
    <w:p w14:paraId="3FAE1BEF" w14:textId="77777777" w:rsidR="007E4046" w:rsidRPr="007E4046" w:rsidRDefault="007E4046" w:rsidP="007E4046">
      <w:r w:rsidRPr="007E4046">
        <w:t>希望以上解释能帮助您更好地理解和使用这个函数！</w:t>
      </w:r>
    </w:p>
    <w:p w14:paraId="01B6C315" w14:textId="36953049" w:rsidR="007E4046" w:rsidRDefault="000F1C33" w:rsidP="000F1C33">
      <w:pPr>
        <w:pStyle w:val="2"/>
      </w:pPr>
      <w:proofErr w:type="spellStart"/>
      <w:r w:rsidRPr="000F1C33">
        <w:t>ADC_GetDualModeConversionValue</w:t>
      </w:r>
      <w:proofErr w:type="spellEnd"/>
      <w:r w:rsidRPr="000F1C33">
        <w:t>(</w:t>
      </w:r>
      <w:r>
        <w:rPr>
          <w:rFonts w:hint="eastAsia"/>
        </w:rPr>
        <w:t>)</w:t>
      </w:r>
      <w:r w:rsidR="000347F3">
        <w:br/>
      </w:r>
      <w:r w:rsidR="000347F3" w:rsidRPr="000347F3">
        <w:t>读取规则通道组同步转换后的合并数据值</w:t>
      </w:r>
      <w:r w:rsidR="000347F3">
        <w:br/>
      </w:r>
      <w:r>
        <w:rPr>
          <w:noProof/>
        </w:rPr>
        <w:drawing>
          <wp:inline distT="0" distB="0" distL="0" distR="0" wp14:anchorId="5DEF68A8" wp14:editId="448ED9F6">
            <wp:extent cx="3657917" cy="182896"/>
            <wp:effectExtent l="0" t="0" r="0" b="7620"/>
            <wp:docPr id="791729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9439" name=""/>
                    <pic:cNvPicPr/>
                  </pic:nvPicPr>
                  <pic:blipFill>
                    <a:blip r:embed="rId62"/>
                    <a:stretch>
                      <a:fillRect/>
                    </a:stretch>
                  </pic:blipFill>
                  <pic:spPr>
                    <a:xfrm>
                      <a:off x="0" y="0"/>
                      <a:ext cx="3657917" cy="182896"/>
                    </a:xfrm>
                    <a:prstGeom prst="rect">
                      <a:avLst/>
                    </a:prstGeom>
                  </pic:spPr>
                </pic:pic>
              </a:graphicData>
            </a:graphic>
          </wp:inline>
        </w:drawing>
      </w:r>
    </w:p>
    <w:p w14:paraId="5D279BEB" w14:textId="77777777" w:rsidR="000347F3" w:rsidRDefault="000F1C33" w:rsidP="000347F3">
      <w:r>
        <w:rPr>
          <w:noProof/>
        </w:rPr>
        <w:drawing>
          <wp:inline distT="0" distB="0" distL="0" distR="0" wp14:anchorId="08901BD8" wp14:editId="51D0C9B3">
            <wp:extent cx="5274310" cy="262890"/>
            <wp:effectExtent l="0" t="0" r="2540" b="3810"/>
            <wp:docPr id="2069483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83241" name=""/>
                    <pic:cNvPicPr/>
                  </pic:nvPicPr>
                  <pic:blipFill>
                    <a:blip r:embed="rId63"/>
                    <a:stretch>
                      <a:fillRect/>
                    </a:stretch>
                  </pic:blipFill>
                  <pic:spPr>
                    <a:xfrm>
                      <a:off x="0" y="0"/>
                      <a:ext cx="5274310" cy="262890"/>
                    </a:xfrm>
                    <a:prstGeom prst="rect">
                      <a:avLst/>
                    </a:prstGeom>
                  </pic:spPr>
                </pic:pic>
              </a:graphicData>
            </a:graphic>
          </wp:inline>
        </w:drawing>
      </w:r>
      <w:r>
        <w:rPr>
          <w:noProof/>
        </w:rPr>
        <w:drawing>
          <wp:inline distT="0" distB="0" distL="0" distR="0" wp14:anchorId="3A2573FE" wp14:editId="6F40C345">
            <wp:extent cx="1722269" cy="403895"/>
            <wp:effectExtent l="0" t="0" r="0" b="0"/>
            <wp:docPr id="107880245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02457" name="图片 1" descr="文本&#10;&#10;AI 生成的内容可能不正确。"/>
                    <pic:cNvPicPr/>
                  </pic:nvPicPr>
                  <pic:blipFill>
                    <a:blip r:embed="rId64"/>
                    <a:stretch>
                      <a:fillRect/>
                    </a:stretch>
                  </pic:blipFill>
                  <pic:spPr>
                    <a:xfrm>
                      <a:off x="0" y="0"/>
                      <a:ext cx="1722269" cy="403895"/>
                    </a:xfrm>
                    <a:prstGeom prst="rect">
                      <a:avLst/>
                    </a:prstGeom>
                  </pic:spPr>
                </pic:pic>
              </a:graphicData>
            </a:graphic>
          </wp:inline>
        </w:drawing>
      </w:r>
    </w:p>
    <w:p w14:paraId="509F724B" w14:textId="04982DF4" w:rsidR="000347F3" w:rsidRPr="000347F3" w:rsidRDefault="000347F3" w:rsidP="000347F3">
      <w:proofErr w:type="spellStart"/>
      <w:r w:rsidRPr="000347F3">
        <w:t>ADC_GetDualModeConversionValue</w:t>
      </w:r>
      <w:proofErr w:type="spellEnd"/>
      <w:r w:rsidRPr="000347F3">
        <w:t>函数用于在STM32的双ADC模式（Dual ADC Modes）下，</w:t>
      </w:r>
      <w:r w:rsidRPr="000347F3">
        <w:rPr>
          <w:rFonts w:ascii="Times New Roman" w:hAnsi="Times New Roman" w:cs="Times New Roman"/>
        </w:rPr>
        <w:t>​</w:t>
      </w:r>
      <w:r w:rsidRPr="000347F3">
        <w:rPr>
          <w:b/>
          <w:bCs/>
        </w:rPr>
        <w:t>读取规则通道组同步转换后的合并数据值</w:t>
      </w:r>
      <w:r w:rsidRPr="000347F3">
        <w:t>。这个函数专为ADC1和ADC2</w:t>
      </w:r>
      <w:r w:rsidRPr="000347F3">
        <w:lastRenderedPageBreak/>
        <w:t>（或ADC3，取决于型号）协同工作而设计。</w:t>
      </w:r>
    </w:p>
    <w:p w14:paraId="0FF096F8" w14:textId="77777777" w:rsidR="000347F3" w:rsidRPr="000347F3" w:rsidRDefault="000347F3" w:rsidP="00EE65E6">
      <w:pPr>
        <w:pStyle w:val="3"/>
      </w:pPr>
      <w:r w:rsidRPr="000347F3">
        <w:rPr>
          <w:rFonts w:ascii="Segoe UI Emoji" w:hAnsi="Segoe UI Emoji" w:cs="Segoe UI Emoji"/>
        </w:rPr>
        <w:t>🔧</w:t>
      </w:r>
      <w:r w:rsidRPr="000347F3">
        <w:t xml:space="preserve"> 函数原型与返回值 </w:t>
      </w:r>
    </w:p>
    <w:p w14:paraId="1BDC605E" w14:textId="77777777" w:rsidR="000347F3" w:rsidRPr="000347F3" w:rsidRDefault="000347F3" w:rsidP="000347F3">
      <w:r w:rsidRPr="000347F3">
        <w:t xml:space="preserve">uint32_t </w:t>
      </w:r>
      <w:proofErr w:type="spellStart"/>
      <w:r w:rsidRPr="000347F3">
        <w:t>ADC_GetDualModeConversionValue</w:t>
      </w:r>
      <w:proofErr w:type="spellEnd"/>
      <w:r w:rsidRPr="000347F3">
        <w:t>(void);</w:t>
      </w:r>
    </w:p>
    <w:p w14:paraId="7069B96E" w14:textId="77777777" w:rsidR="000347F3" w:rsidRPr="000347F3" w:rsidRDefault="000347F3">
      <w:pPr>
        <w:numPr>
          <w:ilvl w:val="0"/>
          <w:numId w:val="460"/>
        </w:numPr>
      </w:pPr>
      <w:r w:rsidRPr="000347F3">
        <w:rPr>
          <w:rFonts w:ascii="Times New Roman" w:hAnsi="Times New Roman" w:cs="Times New Roman"/>
        </w:rPr>
        <w:t>​</w:t>
      </w:r>
      <w:r w:rsidRPr="000347F3">
        <w:rPr>
          <w:b/>
          <w:bCs/>
        </w:rPr>
        <w:t>返回值</w:t>
      </w:r>
      <w:r w:rsidRPr="000347F3">
        <w:rPr>
          <w:rFonts w:ascii="Times New Roman" w:hAnsi="Times New Roman" w:cs="Times New Roman"/>
        </w:rPr>
        <w:t>​</w:t>
      </w:r>
      <w:r w:rsidRPr="000347F3">
        <w:t>：一个32位无符号整数（uint32_t），其高低16位包含了不同ADC的转换结果。</w:t>
      </w:r>
    </w:p>
    <w:p w14:paraId="22FBB583" w14:textId="77777777" w:rsidR="000347F3" w:rsidRPr="000347F3" w:rsidRDefault="000347F3">
      <w:pPr>
        <w:numPr>
          <w:ilvl w:val="1"/>
          <w:numId w:val="460"/>
        </w:numPr>
      </w:pPr>
      <w:r w:rsidRPr="000347F3">
        <w:rPr>
          <w:rFonts w:ascii="Times New Roman" w:hAnsi="Times New Roman" w:cs="Times New Roman"/>
        </w:rPr>
        <w:t>​</w:t>
      </w:r>
      <w:r w:rsidRPr="000347F3">
        <w:rPr>
          <w:b/>
          <w:bCs/>
        </w:rPr>
        <w:t>低16位</w:t>
      </w:r>
      <w:r w:rsidRPr="000347F3">
        <w:rPr>
          <w:rFonts w:ascii="Times New Roman" w:hAnsi="Times New Roman" w:cs="Times New Roman"/>
        </w:rPr>
        <w:t>​</w:t>
      </w:r>
      <w:r w:rsidRPr="000347F3">
        <w:t xml:space="preserve">：存储 </w:t>
      </w:r>
      <w:r w:rsidRPr="000347F3">
        <w:rPr>
          <w:rFonts w:ascii="Times New Roman" w:hAnsi="Times New Roman" w:cs="Times New Roman"/>
        </w:rPr>
        <w:t>​</w:t>
      </w:r>
      <w:r w:rsidRPr="000347F3">
        <w:rPr>
          <w:b/>
          <w:bCs/>
        </w:rPr>
        <w:t>ADC1</w:t>
      </w:r>
      <w:r w:rsidRPr="000347F3">
        <w:rPr>
          <w:rFonts w:ascii="Times New Roman" w:hAnsi="Times New Roman" w:cs="Times New Roman"/>
        </w:rPr>
        <w:t>​</w:t>
      </w:r>
      <w:r w:rsidRPr="000347F3">
        <w:t xml:space="preserve"> 的转换结果。</w:t>
      </w:r>
    </w:p>
    <w:p w14:paraId="2D6F2281" w14:textId="77777777" w:rsidR="000347F3" w:rsidRPr="000347F3" w:rsidRDefault="000347F3">
      <w:pPr>
        <w:numPr>
          <w:ilvl w:val="1"/>
          <w:numId w:val="460"/>
        </w:numPr>
      </w:pPr>
      <w:r w:rsidRPr="000347F3">
        <w:rPr>
          <w:rFonts w:ascii="Times New Roman" w:hAnsi="Times New Roman" w:cs="Times New Roman"/>
        </w:rPr>
        <w:t>​</w:t>
      </w:r>
      <w:r w:rsidRPr="000347F3">
        <w:rPr>
          <w:b/>
          <w:bCs/>
        </w:rPr>
        <w:t>高16位</w:t>
      </w:r>
      <w:r w:rsidRPr="000347F3">
        <w:rPr>
          <w:rFonts w:ascii="Times New Roman" w:hAnsi="Times New Roman" w:cs="Times New Roman"/>
        </w:rPr>
        <w:t>​</w:t>
      </w:r>
      <w:r w:rsidRPr="000347F3">
        <w:t xml:space="preserve">：存储 </w:t>
      </w:r>
      <w:r w:rsidRPr="000347F3">
        <w:rPr>
          <w:rFonts w:ascii="Times New Roman" w:hAnsi="Times New Roman" w:cs="Times New Roman"/>
        </w:rPr>
        <w:t>​</w:t>
      </w:r>
      <w:r w:rsidRPr="000347F3">
        <w:rPr>
          <w:b/>
          <w:bCs/>
        </w:rPr>
        <w:t>ADC2</w:t>
      </w:r>
      <w:r w:rsidRPr="000347F3">
        <w:rPr>
          <w:rFonts w:ascii="Times New Roman" w:hAnsi="Times New Roman" w:cs="Times New Roman"/>
        </w:rPr>
        <w:t>​</w:t>
      </w:r>
      <w:r w:rsidRPr="000347F3">
        <w:t>（或ADC3）的转换结果。</w:t>
      </w:r>
    </w:p>
    <w:p w14:paraId="1B8B8662" w14:textId="77777777" w:rsidR="000347F3" w:rsidRPr="000347F3" w:rsidRDefault="000347F3" w:rsidP="00EE65E6">
      <w:pPr>
        <w:pStyle w:val="3"/>
      </w:pPr>
      <w:r w:rsidRPr="000347F3">
        <w:rPr>
          <w:rFonts w:ascii="Segoe UI Emoji" w:hAnsi="Segoe UI Emoji" w:cs="Segoe UI Emoji"/>
        </w:rPr>
        <w:t>⚙️</w:t>
      </w:r>
      <w:r w:rsidRPr="000347F3">
        <w:t xml:space="preserve"> 功能详解与应用场景 </w:t>
      </w:r>
    </w:p>
    <w:p w14:paraId="52AF1712" w14:textId="77777777" w:rsidR="000347F3" w:rsidRPr="000347F3" w:rsidRDefault="000347F3" w:rsidP="000347F3">
      <w:r w:rsidRPr="000347F3">
        <w:t>该函数主要用于</w:t>
      </w:r>
      <w:r w:rsidRPr="000347F3">
        <w:rPr>
          <w:b/>
          <w:bCs/>
        </w:rPr>
        <w:t>双ADC模式</w:t>
      </w:r>
      <w:r w:rsidRPr="000347F3">
        <w:t>，例如交替模式、同步规则模式等。在这种模式下，ADC1和ADC2作为一个单元共同工作，转换结果会</w:t>
      </w:r>
      <w:r w:rsidRPr="000347F3">
        <w:rPr>
          <w:b/>
          <w:bCs/>
        </w:rPr>
        <w:t>合并到一个32位的数据寄存器（DR）中</w:t>
      </w:r>
      <w:r w:rsidRPr="000347F3">
        <w:t>。</w:t>
      </w:r>
      <w:proofErr w:type="spellStart"/>
      <w:r w:rsidRPr="000347F3">
        <w:t>ADC_GetDualModeConversionValue</w:t>
      </w:r>
      <w:proofErr w:type="spellEnd"/>
      <w:r w:rsidRPr="000347F3">
        <w:t>函数的作用就是一次性读取这个合并后的值，然后你可以通过位操作将其拆分开。</w:t>
      </w:r>
    </w:p>
    <w:p w14:paraId="2214F398" w14:textId="77777777" w:rsidR="000347F3" w:rsidRPr="000347F3" w:rsidRDefault="000347F3" w:rsidP="000347F3">
      <w:r w:rsidRPr="000347F3">
        <w:rPr>
          <w:rFonts w:ascii="Times New Roman" w:hAnsi="Times New Roman" w:cs="Times New Roman"/>
        </w:rPr>
        <w:t>​</w:t>
      </w:r>
      <w:r w:rsidRPr="000347F3">
        <w:rPr>
          <w:b/>
          <w:bCs/>
        </w:rPr>
        <w:t>典型应用场景包括：</w:t>
      </w:r>
      <w:r w:rsidRPr="000347F3">
        <w:rPr>
          <w:rFonts w:ascii="Times New Roman" w:hAnsi="Times New Roman" w:cs="Times New Roman"/>
          <w:b/>
          <w:bCs/>
        </w:rPr>
        <w:t>​</w:t>
      </w:r>
      <w:r w:rsidRPr="000347F3">
        <w:rPr>
          <w:rFonts w:ascii="Times New Roman" w:hAnsi="Times New Roman" w:cs="Times New Roman"/>
        </w:rPr>
        <w:t>​</w:t>
      </w:r>
    </w:p>
    <w:p w14:paraId="18D1D0D5" w14:textId="77777777" w:rsidR="000347F3" w:rsidRPr="000347F3" w:rsidRDefault="000347F3">
      <w:pPr>
        <w:numPr>
          <w:ilvl w:val="0"/>
          <w:numId w:val="461"/>
        </w:numPr>
      </w:pPr>
      <w:r w:rsidRPr="000347F3">
        <w:rPr>
          <w:rFonts w:ascii="Times New Roman" w:hAnsi="Times New Roman" w:cs="Times New Roman"/>
        </w:rPr>
        <w:t>​</w:t>
      </w:r>
      <w:r w:rsidRPr="000347F3">
        <w:rPr>
          <w:b/>
          <w:bCs/>
        </w:rPr>
        <w:t>同步规则模式</w:t>
      </w:r>
      <w:r w:rsidRPr="000347F3">
        <w:rPr>
          <w:rFonts w:ascii="Times New Roman" w:hAnsi="Times New Roman" w:cs="Times New Roman"/>
        </w:rPr>
        <w:t>​</w:t>
      </w:r>
      <w:r w:rsidRPr="000347F3">
        <w:t>：ADC1和ADC2同时采样两个不同的模拟信号，用于需要严格同步测量的应用。</w:t>
      </w:r>
    </w:p>
    <w:p w14:paraId="44454136" w14:textId="77777777" w:rsidR="000347F3" w:rsidRPr="000347F3" w:rsidRDefault="000347F3">
      <w:pPr>
        <w:numPr>
          <w:ilvl w:val="0"/>
          <w:numId w:val="461"/>
        </w:numPr>
      </w:pPr>
      <w:r w:rsidRPr="000347F3">
        <w:rPr>
          <w:rFonts w:ascii="Times New Roman" w:hAnsi="Times New Roman" w:cs="Times New Roman"/>
        </w:rPr>
        <w:t>​</w:t>
      </w:r>
      <w:r w:rsidRPr="000347F3">
        <w:rPr>
          <w:b/>
          <w:bCs/>
        </w:rPr>
        <w:t>交替模式</w:t>
      </w:r>
      <w:r w:rsidRPr="000347F3">
        <w:rPr>
          <w:rFonts w:ascii="Times New Roman" w:hAnsi="Times New Roman" w:cs="Times New Roman"/>
        </w:rPr>
        <w:t>​</w:t>
      </w:r>
      <w:r w:rsidRPr="000347F3">
        <w:t>：ADC1和ADC2交替采样同一个信号，理论上可以将采样率提高一倍。</w:t>
      </w:r>
    </w:p>
    <w:p w14:paraId="2FE3998C" w14:textId="77777777" w:rsidR="000347F3" w:rsidRPr="000347F3" w:rsidRDefault="000347F3" w:rsidP="00EE65E6">
      <w:pPr>
        <w:pStyle w:val="3"/>
      </w:pPr>
      <w:r w:rsidRPr="000347F3">
        <w:rPr>
          <w:rFonts w:ascii="Segoe UI Emoji" w:hAnsi="Segoe UI Emoji" w:cs="Segoe UI Emoji"/>
        </w:rPr>
        <w:t>📝</w:t>
      </w:r>
      <w:r w:rsidRPr="000347F3">
        <w:t xml:space="preserve"> 代码使用示例 </w:t>
      </w:r>
    </w:p>
    <w:p w14:paraId="49865D09" w14:textId="77777777" w:rsidR="000347F3" w:rsidRPr="000347F3" w:rsidRDefault="000347F3" w:rsidP="000347F3">
      <w:r w:rsidRPr="000347F3">
        <w:t>以下代码展示了如何获取并拆分双ADC的转换结果：</w:t>
      </w:r>
    </w:p>
    <w:p w14:paraId="42ABFF8E" w14:textId="77777777" w:rsidR="000347F3" w:rsidRPr="000347F3" w:rsidRDefault="000347F3" w:rsidP="000347F3">
      <w:r w:rsidRPr="000347F3">
        <w:t>// 读取合并的转换值</w:t>
      </w:r>
    </w:p>
    <w:p w14:paraId="5B77C9E5" w14:textId="77777777" w:rsidR="000347F3" w:rsidRPr="000347F3" w:rsidRDefault="000347F3" w:rsidP="000347F3">
      <w:r w:rsidRPr="000347F3">
        <w:t xml:space="preserve">uint32_t </w:t>
      </w:r>
      <w:proofErr w:type="spellStart"/>
      <w:r w:rsidRPr="000347F3">
        <w:t>dualADC_Value</w:t>
      </w:r>
      <w:proofErr w:type="spellEnd"/>
      <w:r w:rsidRPr="000347F3">
        <w:t xml:space="preserve"> = </w:t>
      </w:r>
      <w:proofErr w:type="spellStart"/>
      <w:r w:rsidRPr="000347F3">
        <w:t>ADC_</w:t>
      </w:r>
      <w:proofErr w:type="gramStart"/>
      <w:r w:rsidRPr="000347F3">
        <w:t>GetDualModeConversionValue</w:t>
      </w:r>
      <w:proofErr w:type="spellEnd"/>
      <w:r w:rsidRPr="000347F3">
        <w:t>(</w:t>
      </w:r>
      <w:proofErr w:type="gramEnd"/>
      <w:r w:rsidRPr="000347F3">
        <w:t>);</w:t>
      </w:r>
    </w:p>
    <w:p w14:paraId="1D8931D5" w14:textId="77777777" w:rsidR="000347F3" w:rsidRPr="000347F3" w:rsidRDefault="000347F3" w:rsidP="000347F3"/>
    <w:p w14:paraId="3349717A" w14:textId="77777777" w:rsidR="000347F3" w:rsidRPr="000347F3" w:rsidRDefault="000347F3" w:rsidP="000347F3">
      <w:r w:rsidRPr="000347F3">
        <w:t>// 拆分出ADC1和ADC2的独立结果</w:t>
      </w:r>
    </w:p>
    <w:p w14:paraId="23931888" w14:textId="77777777" w:rsidR="000347F3" w:rsidRPr="000347F3" w:rsidRDefault="000347F3" w:rsidP="000347F3">
      <w:r w:rsidRPr="000347F3">
        <w:t>uint16_t adc1_result = (uint16_t)(</w:t>
      </w:r>
      <w:proofErr w:type="spellStart"/>
      <w:r w:rsidRPr="000347F3">
        <w:t>dualADC_Value</w:t>
      </w:r>
      <w:proofErr w:type="spellEnd"/>
      <w:r w:rsidRPr="000347F3">
        <w:t xml:space="preserve"> &amp; 0x0000FFFF);  // 获取低16位，即ADC1的数据</w:t>
      </w:r>
    </w:p>
    <w:p w14:paraId="5D20F09F" w14:textId="77777777" w:rsidR="000347F3" w:rsidRPr="000347F3" w:rsidRDefault="000347F3" w:rsidP="000347F3">
      <w:r w:rsidRPr="000347F3">
        <w:t>uint16_t adc2_result = (uint16_t)((</w:t>
      </w:r>
      <w:proofErr w:type="spellStart"/>
      <w:r w:rsidRPr="000347F3">
        <w:t>dualADC_Value</w:t>
      </w:r>
      <w:proofErr w:type="spellEnd"/>
      <w:r w:rsidRPr="000347F3">
        <w:t xml:space="preserve"> &amp; 0xFFFF0000) &gt;&gt; 16); // 获取高16位，即ADC2的数据</w:t>
      </w:r>
    </w:p>
    <w:p w14:paraId="53BBEE16" w14:textId="77777777" w:rsidR="000347F3" w:rsidRPr="000347F3" w:rsidRDefault="000347F3" w:rsidP="000347F3"/>
    <w:p w14:paraId="6BA9922A" w14:textId="77777777" w:rsidR="000347F3" w:rsidRPr="000347F3" w:rsidRDefault="000347F3" w:rsidP="000347F3">
      <w:r w:rsidRPr="000347F3">
        <w:lastRenderedPageBreak/>
        <w:t>// 现在可以分别使用adc1_result和adc2_result</w:t>
      </w:r>
    </w:p>
    <w:p w14:paraId="63593CBB" w14:textId="77777777" w:rsidR="000347F3" w:rsidRPr="000347F3" w:rsidRDefault="000347F3" w:rsidP="000347F3">
      <w:r w:rsidRPr="000347F3">
        <w:t>// 例如，将ADC1的原始值转换为电压（假设VREF=3.3V）</w:t>
      </w:r>
    </w:p>
    <w:p w14:paraId="717BCC4A" w14:textId="77777777" w:rsidR="000347F3" w:rsidRPr="000347F3" w:rsidRDefault="000347F3" w:rsidP="000347F3">
      <w:r w:rsidRPr="000347F3">
        <w:t>float voltage_adc1 = (adc1_result * 3.3) / 4095;</w:t>
      </w:r>
    </w:p>
    <w:p w14:paraId="3559247A" w14:textId="77777777" w:rsidR="000347F3" w:rsidRPr="000347F3" w:rsidRDefault="000347F3" w:rsidP="000347F3">
      <w:r w:rsidRPr="000347F3">
        <w:t>float voltage_adc2 = (adc2_result * 3.3) / 4095;</w:t>
      </w:r>
    </w:p>
    <w:p w14:paraId="37D91DE2" w14:textId="77777777" w:rsidR="000347F3" w:rsidRPr="000347F3" w:rsidRDefault="000347F3" w:rsidP="00EE65E6">
      <w:pPr>
        <w:pStyle w:val="3"/>
      </w:pPr>
      <w:r w:rsidRPr="000347F3">
        <w:rPr>
          <w:rFonts w:ascii="Segoe UI Emoji" w:hAnsi="Segoe UI Emoji" w:cs="Segoe UI Emoji"/>
        </w:rPr>
        <w:t>⚠️</w:t>
      </w:r>
      <w:r w:rsidRPr="000347F3">
        <w:t xml:space="preserve"> 重要前提与注意事项 </w:t>
      </w:r>
    </w:p>
    <w:p w14:paraId="1F5C3E78" w14:textId="77777777" w:rsidR="000347F3" w:rsidRPr="000347F3" w:rsidRDefault="000347F3">
      <w:pPr>
        <w:numPr>
          <w:ilvl w:val="0"/>
          <w:numId w:val="462"/>
        </w:numPr>
      </w:pPr>
      <w:r w:rsidRPr="000347F3">
        <w:rPr>
          <w:rFonts w:ascii="Times New Roman" w:hAnsi="Times New Roman" w:cs="Times New Roman"/>
        </w:rPr>
        <w:t>​</w:t>
      </w:r>
      <w:r w:rsidRPr="000347F3">
        <w:rPr>
          <w:b/>
          <w:bCs/>
        </w:rPr>
        <w:t>模式依赖</w:t>
      </w:r>
      <w:r w:rsidRPr="000347F3">
        <w:rPr>
          <w:rFonts w:ascii="Times New Roman" w:hAnsi="Times New Roman" w:cs="Times New Roman"/>
        </w:rPr>
        <w:t>​</w:t>
      </w:r>
      <w:r w:rsidRPr="000347F3">
        <w:t>：使用此函数的前提是</w:t>
      </w:r>
      <w:r w:rsidRPr="000347F3">
        <w:rPr>
          <w:b/>
          <w:bCs/>
        </w:rPr>
        <w:t>必须将ADC配置为某种双ADC工作模式</w:t>
      </w:r>
      <w:r w:rsidRPr="000347F3">
        <w:rPr>
          <w:rFonts w:ascii="Times New Roman" w:hAnsi="Times New Roman" w:cs="Times New Roman"/>
        </w:rPr>
        <w:t>​</w:t>
      </w:r>
      <w:r w:rsidRPr="000347F3">
        <w:t xml:space="preserve">（如 </w:t>
      </w:r>
      <w:proofErr w:type="spellStart"/>
      <w:r w:rsidRPr="000347F3">
        <w:t>ADC_DualMode_RegSimult</w:t>
      </w:r>
      <w:proofErr w:type="spellEnd"/>
      <w:r w:rsidRPr="000347F3">
        <w:t>）。在独立ADC模式下调用此函数可能无法获取有效数据。</w:t>
      </w:r>
    </w:p>
    <w:p w14:paraId="30D5537E" w14:textId="77777777" w:rsidR="000347F3" w:rsidRPr="000347F3" w:rsidRDefault="000347F3">
      <w:pPr>
        <w:numPr>
          <w:ilvl w:val="0"/>
          <w:numId w:val="462"/>
        </w:numPr>
      </w:pPr>
      <w:r w:rsidRPr="000347F3">
        <w:rPr>
          <w:rFonts w:ascii="Times New Roman" w:hAnsi="Times New Roman" w:cs="Times New Roman"/>
        </w:rPr>
        <w:t>​</w:t>
      </w:r>
      <w:r w:rsidRPr="000347F3">
        <w:rPr>
          <w:b/>
          <w:bCs/>
        </w:rPr>
        <w:t>数据对齐</w:t>
      </w:r>
      <w:r w:rsidRPr="000347F3">
        <w:rPr>
          <w:rFonts w:ascii="Times New Roman" w:hAnsi="Times New Roman" w:cs="Times New Roman"/>
        </w:rPr>
        <w:t>​</w:t>
      </w:r>
      <w:r w:rsidRPr="000347F3">
        <w:t>：如同单ADC模式，双ADC模式也需要注意数据对齐方式（左对齐或右对齐）。上述示例假设数据为</w:t>
      </w:r>
      <w:r w:rsidRPr="000347F3">
        <w:rPr>
          <w:b/>
          <w:bCs/>
        </w:rPr>
        <w:t>右对齐</w:t>
      </w:r>
      <w:r w:rsidRPr="000347F3">
        <w:t>，直接使用低12位数据。若为左对齐，需进行移位操作。</w:t>
      </w:r>
    </w:p>
    <w:p w14:paraId="02F0D0B5" w14:textId="77777777" w:rsidR="000347F3" w:rsidRPr="000347F3" w:rsidRDefault="000347F3">
      <w:pPr>
        <w:numPr>
          <w:ilvl w:val="0"/>
          <w:numId w:val="462"/>
        </w:numPr>
      </w:pPr>
      <w:r w:rsidRPr="000347F3">
        <w:rPr>
          <w:rFonts w:ascii="Times New Roman" w:hAnsi="Times New Roman" w:cs="Times New Roman"/>
        </w:rPr>
        <w:t>​</w:t>
      </w:r>
      <w:r w:rsidRPr="000347F3">
        <w:rPr>
          <w:b/>
          <w:bCs/>
        </w:rPr>
        <w:t>DMA协作</w:t>
      </w:r>
      <w:r w:rsidRPr="000347F3">
        <w:rPr>
          <w:rFonts w:ascii="Times New Roman" w:hAnsi="Times New Roman" w:cs="Times New Roman"/>
        </w:rPr>
        <w:t>​</w:t>
      </w:r>
      <w:r w:rsidRPr="000347F3">
        <w:t>：在进行多通道连续转换时，通常更推荐使用DMA来搬运这个32位的合并数据，以减轻CPU负担并避免数据丢失。</w:t>
      </w:r>
    </w:p>
    <w:p w14:paraId="6B83719D" w14:textId="77777777" w:rsidR="000347F3" w:rsidRPr="000347F3" w:rsidRDefault="000347F3" w:rsidP="00EE65E6">
      <w:pPr>
        <w:pStyle w:val="3"/>
      </w:pPr>
      <w:r w:rsidRPr="000347F3">
        <w:rPr>
          <w:rFonts w:ascii="Segoe UI Emoji" w:hAnsi="Segoe UI Emoji" w:cs="Segoe UI Emoji"/>
        </w:rPr>
        <w:t>💎</w:t>
      </w:r>
      <w:r w:rsidRPr="000347F3">
        <w:t xml:space="preserve"> 总结 </w:t>
      </w:r>
    </w:p>
    <w:p w14:paraId="2CAA8747" w14:textId="77777777" w:rsidR="000347F3" w:rsidRPr="000347F3" w:rsidRDefault="000347F3" w:rsidP="000347F3">
      <w:proofErr w:type="spellStart"/>
      <w:r w:rsidRPr="000347F3">
        <w:t>ADC_GetDualModeConversionValue</w:t>
      </w:r>
      <w:proofErr w:type="spellEnd"/>
      <w:r w:rsidRPr="000347F3">
        <w:t>是一个高级函数，它为实现高性能的双ADC同步或交替采样提供了关键的数据读取手段。正确使用它需要先配置好双ADC模式，并理解其返回值的具体结构。</w:t>
      </w:r>
    </w:p>
    <w:p w14:paraId="25148749" w14:textId="77777777" w:rsidR="000347F3" w:rsidRPr="000347F3" w:rsidRDefault="000347F3" w:rsidP="000347F3">
      <w:r w:rsidRPr="000347F3">
        <w:t>希望这个解释能帮助您更好地理解和使用这个函数！</w:t>
      </w:r>
    </w:p>
    <w:p w14:paraId="3E343A41" w14:textId="5DDFAB03" w:rsidR="000F1C33" w:rsidRDefault="00EE65E6" w:rsidP="00EE65E6">
      <w:pPr>
        <w:pStyle w:val="2"/>
      </w:pPr>
      <w:proofErr w:type="spellStart"/>
      <w:r w:rsidRPr="00EE65E6">
        <w:t>ADC_AnalogWatchdogCmd</w:t>
      </w:r>
      <w:proofErr w:type="spellEnd"/>
      <w:r w:rsidRPr="00EE65E6">
        <w:t>(</w:t>
      </w:r>
      <w:r>
        <w:rPr>
          <w:rFonts w:hint="eastAsia"/>
        </w:rPr>
        <w:t>)</w:t>
      </w:r>
      <w:r w:rsidR="0015125B">
        <w:br/>
      </w:r>
      <w:r w:rsidR="0015125B" w:rsidRPr="009D3D37">
        <w:rPr>
          <w:b/>
          <w:bCs/>
        </w:rPr>
        <w:t>使能或失能</w:t>
      </w:r>
      <w:r w:rsidR="0015125B" w:rsidRPr="009D3D37">
        <w:t>STM32微控制器中ADC（模数转换器）的</w:t>
      </w:r>
      <w:r w:rsidR="0015125B" w:rsidRPr="009D3D37">
        <w:rPr>
          <w:b/>
          <w:bCs/>
        </w:rPr>
        <w:t>模拟看门狗</w:t>
      </w:r>
      <w:r w:rsidR="0015125B" w:rsidRPr="009D3D37">
        <w:t>功能</w:t>
      </w:r>
    </w:p>
    <w:p w14:paraId="06284F73" w14:textId="77777777" w:rsidR="009D3D37" w:rsidRPr="009D3D37" w:rsidRDefault="009D3D37" w:rsidP="009D3D37">
      <w:proofErr w:type="spellStart"/>
      <w:r w:rsidRPr="009D3D37">
        <w:t>ADC_AnalogWatchdogCmd</w:t>
      </w:r>
      <w:proofErr w:type="spellEnd"/>
      <w:r w:rsidRPr="009D3D37">
        <w:t>函数用于</w:t>
      </w:r>
      <w:r w:rsidRPr="009D3D37">
        <w:rPr>
          <w:b/>
          <w:bCs/>
        </w:rPr>
        <w:t>使能或失能</w:t>
      </w:r>
      <w:r w:rsidRPr="009D3D37">
        <w:t>STM32微控制器中ADC（模数转换器）的</w:t>
      </w:r>
      <w:r w:rsidRPr="009D3D37">
        <w:rPr>
          <w:b/>
          <w:bCs/>
        </w:rPr>
        <w:t>模拟看门狗</w:t>
      </w:r>
      <w:r w:rsidRPr="009D3D37">
        <w:t>功能。该功能可以自动监测指定ADC通道的转换结果电压是否超出预设的阈值范围，并在电压越界时触发中断或事件，常用于电压监控和保护场景。</w:t>
      </w:r>
    </w:p>
    <w:p w14:paraId="537C9CEF" w14:textId="77777777" w:rsidR="009D3D37" w:rsidRPr="009D3D37" w:rsidRDefault="009D3D37" w:rsidP="0015125B">
      <w:pPr>
        <w:pStyle w:val="3"/>
      </w:pPr>
      <w:r w:rsidRPr="009D3D37">
        <w:rPr>
          <w:rFonts w:ascii="Segoe UI Emoji" w:hAnsi="Segoe UI Emoji" w:cs="Segoe UI Emoji"/>
        </w:rPr>
        <w:t>⚙️</w:t>
      </w:r>
      <w:r w:rsidRPr="009D3D37">
        <w:t xml:space="preserve"> 函数原型与参数详解 </w:t>
      </w:r>
    </w:p>
    <w:p w14:paraId="6E9D5277" w14:textId="77777777" w:rsidR="009D3D37" w:rsidRPr="009D3D37" w:rsidRDefault="009D3D37" w:rsidP="009D3D37">
      <w:r w:rsidRPr="009D3D37">
        <w:t>其函数原型如下：</w:t>
      </w:r>
    </w:p>
    <w:p w14:paraId="247190AD" w14:textId="77777777" w:rsidR="009D3D37" w:rsidRPr="009D3D37" w:rsidRDefault="009D3D37" w:rsidP="009D3D37">
      <w:r w:rsidRPr="009D3D37">
        <w:t xml:space="preserve">void </w:t>
      </w:r>
      <w:proofErr w:type="spellStart"/>
      <w:r w:rsidRPr="009D3D37">
        <w:t>ADC_</w:t>
      </w:r>
      <w:proofErr w:type="gramStart"/>
      <w:r w:rsidRPr="009D3D37">
        <w:t>AnalogWatchdogCmd</w:t>
      </w:r>
      <w:proofErr w:type="spellEnd"/>
      <w:r w:rsidRPr="009D3D37">
        <w:t>(</w:t>
      </w:r>
      <w:proofErr w:type="spellStart"/>
      <w:proofErr w:type="gramEnd"/>
      <w:r w:rsidRPr="009D3D37">
        <w:t>ADC_TypeDef</w:t>
      </w:r>
      <w:proofErr w:type="spellEnd"/>
      <w:r w:rsidRPr="009D3D37">
        <w:t xml:space="preserve">* </w:t>
      </w:r>
      <w:proofErr w:type="spellStart"/>
      <w:r w:rsidRPr="009D3D37">
        <w:t>ADCx</w:t>
      </w:r>
      <w:proofErr w:type="spellEnd"/>
      <w:r w:rsidRPr="009D3D37">
        <w:t xml:space="preserve">, uint32_t </w:t>
      </w:r>
      <w:proofErr w:type="spellStart"/>
      <w:r w:rsidRPr="009D3D37">
        <w:t>ADC_AnalogWatchdog</w:t>
      </w:r>
      <w:proofErr w:type="spellEnd"/>
      <w:r w:rsidRPr="009D3D37">
        <w:t>);</w:t>
      </w:r>
    </w:p>
    <w:p w14:paraId="33C7F0A0" w14:textId="77777777" w:rsidR="009D3D37" w:rsidRPr="009D3D37" w:rsidRDefault="009D3D37">
      <w:pPr>
        <w:numPr>
          <w:ilvl w:val="0"/>
          <w:numId w:val="463"/>
        </w:numPr>
      </w:pPr>
      <w:r w:rsidRPr="009D3D37">
        <w:rPr>
          <w:rFonts w:ascii="Times New Roman" w:hAnsi="Times New Roman" w:cs="Times New Roman"/>
        </w:rPr>
        <w:lastRenderedPageBreak/>
        <w:t>​</w:t>
      </w:r>
      <w:proofErr w:type="spellStart"/>
      <w:r w:rsidRPr="009D3D37">
        <w:rPr>
          <w:b/>
          <w:bCs/>
        </w:rPr>
        <w:t>ADCx</w:t>
      </w:r>
      <w:proofErr w:type="spellEnd"/>
      <w:r w:rsidRPr="009D3D37">
        <w:rPr>
          <w:rFonts w:ascii="Times New Roman" w:hAnsi="Times New Roman" w:cs="Times New Roman"/>
        </w:rPr>
        <w:t>​</w:t>
      </w:r>
      <w:r w:rsidRPr="009D3D37">
        <w:t>：指定要配置的ADC外设实例。例如 ADC1、ADC2或 ADC3（具体取决于您的STM32型号）。</w:t>
      </w:r>
    </w:p>
    <w:p w14:paraId="1866F14F" w14:textId="77777777" w:rsidR="009D3D37" w:rsidRPr="009D3D37" w:rsidRDefault="009D3D37">
      <w:pPr>
        <w:numPr>
          <w:ilvl w:val="0"/>
          <w:numId w:val="463"/>
        </w:numPr>
      </w:pPr>
      <w:r w:rsidRPr="009D3D37">
        <w:rPr>
          <w:rFonts w:ascii="Times New Roman" w:hAnsi="Times New Roman" w:cs="Times New Roman"/>
        </w:rPr>
        <w:t>​</w:t>
      </w:r>
      <w:proofErr w:type="spellStart"/>
      <w:r w:rsidRPr="009D3D37">
        <w:rPr>
          <w:b/>
          <w:bCs/>
        </w:rPr>
        <w:t>ADC_AnalogWatchdog</w:t>
      </w:r>
      <w:proofErr w:type="spellEnd"/>
      <w:r w:rsidRPr="009D3D37">
        <w:rPr>
          <w:rFonts w:ascii="Times New Roman" w:hAnsi="Times New Roman" w:cs="Times New Roman"/>
        </w:rPr>
        <w:t>​</w:t>
      </w:r>
      <w:r w:rsidRPr="009D3D37">
        <w:t>：此参数用于选择模拟看门狗要监视的通道范围。它是一个宏定义，可选值如下：</w:t>
      </w:r>
    </w:p>
    <w:p w14:paraId="40442C9B" w14:textId="77777777" w:rsidR="009D3D37" w:rsidRPr="009D3D37" w:rsidRDefault="009D3D37">
      <w:pPr>
        <w:numPr>
          <w:ilvl w:val="1"/>
          <w:numId w:val="463"/>
        </w:numPr>
      </w:pPr>
      <w:proofErr w:type="spellStart"/>
      <w:r w:rsidRPr="009D3D37">
        <w:t>ADC_AnalogWatchdog_SingleRegEnable</w:t>
      </w:r>
      <w:proofErr w:type="spellEnd"/>
      <w:r w:rsidRPr="009D3D37">
        <w:t>：监视</w:t>
      </w:r>
      <w:r w:rsidRPr="009D3D37">
        <w:rPr>
          <w:b/>
          <w:bCs/>
        </w:rPr>
        <w:t>单个规则通道</w:t>
      </w:r>
      <w:r w:rsidRPr="009D3D37">
        <w:t>。</w:t>
      </w:r>
    </w:p>
    <w:p w14:paraId="12700609" w14:textId="77777777" w:rsidR="009D3D37" w:rsidRPr="009D3D37" w:rsidRDefault="009D3D37">
      <w:pPr>
        <w:numPr>
          <w:ilvl w:val="1"/>
          <w:numId w:val="463"/>
        </w:numPr>
      </w:pPr>
      <w:proofErr w:type="spellStart"/>
      <w:r w:rsidRPr="009D3D37">
        <w:t>ADC_AnalogWatchdog_SingleInjecEnable</w:t>
      </w:r>
      <w:proofErr w:type="spellEnd"/>
      <w:r w:rsidRPr="009D3D37">
        <w:t>：监视</w:t>
      </w:r>
      <w:r w:rsidRPr="009D3D37">
        <w:rPr>
          <w:b/>
          <w:bCs/>
        </w:rPr>
        <w:t>单个注入通道</w:t>
      </w:r>
      <w:r w:rsidRPr="009D3D37">
        <w:t>。</w:t>
      </w:r>
    </w:p>
    <w:p w14:paraId="6EA444EF" w14:textId="77777777" w:rsidR="009D3D37" w:rsidRPr="009D3D37" w:rsidRDefault="009D3D37">
      <w:pPr>
        <w:numPr>
          <w:ilvl w:val="1"/>
          <w:numId w:val="463"/>
        </w:numPr>
      </w:pPr>
      <w:proofErr w:type="spellStart"/>
      <w:r w:rsidRPr="009D3D37">
        <w:t>ADC_AnalogWatchdog_AllRegEnable</w:t>
      </w:r>
      <w:proofErr w:type="spellEnd"/>
      <w:r w:rsidRPr="009D3D37">
        <w:t>：监视</w:t>
      </w:r>
      <w:r w:rsidRPr="009D3D37">
        <w:rPr>
          <w:b/>
          <w:bCs/>
        </w:rPr>
        <w:t>所有规则通道</w:t>
      </w:r>
      <w:r w:rsidRPr="009D3D37">
        <w:t>。</w:t>
      </w:r>
    </w:p>
    <w:p w14:paraId="2EF57179" w14:textId="77777777" w:rsidR="009D3D37" w:rsidRPr="009D3D37" w:rsidRDefault="009D3D37">
      <w:pPr>
        <w:numPr>
          <w:ilvl w:val="1"/>
          <w:numId w:val="463"/>
        </w:numPr>
      </w:pPr>
      <w:proofErr w:type="spellStart"/>
      <w:r w:rsidRPr="009D3D37">
        <w:t>ADC_AnalogWatchdog_AllInjecEnable</w:t>
      </w:r>
      <w:proofErr w:type="spellEnd"/>
      <w:r w:rsidRPr="009D3D37">
        <w:t>：监视</w:t>
      </w:r>
      <w:r w:rsidRPr="009D3D37">
        <w:rPr>
          <w:b/>
          <w:bCs/>
        </w:rPr>
        <w:t>所有注入通道</w:t>
      </w:r>
      <w:r w:rsidRPr="009D3D37">
        <w:t>。</w:t>
      </w:r>
    </w:p>
    <w:p w14:paraId="190EF11F" w14:textId="77777777" w:rsidR="009D3D37" w:rsidRPr="009D3D37" w:rsidRDefault="009D3D37">
      <w:pPr>
        <w:numPr>
          <w:ilvl w:val="1"/>
          <w:numId w:val="463"/>
        </w:numPr>
      </w:pPr>
      <w:proofErr w:type="spellStart"/>
      <w:r w:rsidRPr="009D3D37">
        <w:t>ADC_AnalogWatchdog_AllRegAllInjecEnable</w:t>
      </w:r>
      <w:proofErr w:type="spellEnd"/>
      <w:r w:rsidRPr="009D3D37">
        <w:t>：监视</w:t>
      </w:r>
      <w:r w:rsidRPr="009D3D37">
        <w:rPr>
          <w:b/>
          <w:bCs/>
        </w:rPr>
        <w:t>所有规则和注入通道</w:t>
      </w:r>
      <w:r w:rsidRPr="009D3D37">
        <w:t>。</w:t>
      </w:r>
    </w:p>
    <w:p w14:paraId="6D44F4A5" w14:textId="77777777" w:rsidR="009D3D37" w:rsidRPr="009D3D37" w:rsidRDefault="009D3D37">
      <w:pPr>
        <w:numPr>
          <w:ilvl w:val="1"/>
          <w:numId w:val="463"/>
        </w:numPr>
      </w:pPr>
      <w:proofErr w:type="spellStart"/>
      <w:r w:rsidRPr="009D3D37">
        <w:t>ADC_AnalogWatchdog_None</w:t>
      </w:r>
      <w:proofErr w:type="spellEnd"/>
      <w:r w:rsidRPr="009D3D37">
        <w:t>：</w:t>
      </w:r>
      <w:r w:rsidRPr="009D3D37">
        <w:rPr>
          <w:rFonts w:ascii="Times New Roman" w:hAnsi="Times New Roman" w:cs="Times New Roman"/>
        </w:rPr>
        <w:t>​</w:t>
      </w:r>
      <w:r w:rsidRPr="009D3D37">
        <w:rPr>
          <w:b/>
          <w:bCs/>
        </w:rPr>
        <w:t>禁用</w:t>
      </w:r>
      <w:r w:rsidRPr="009D3D37">
        <w:t>模拟看门狗。</w:t>
      </w:r>
    </w:p>
    <w:p w14:paraId="096A5B9A" w14:textId="77777777" w:rsidR="009D3D37" w:rsidRPr="009D3D37" w:rsidRDefault="009D3D37" w:rsidP="0015125B">
      <w:pPr>
        <w:pStyle w:val="3"/>
      </w:pPr>
      <w:r w:rsidRPr="009D3D37">
        <w:rPr>
          <w:rFonts w:ascii="Segoe UI Emoji" w:hAnsi="Segoe UI Emoji" w:cs="Segoe UI Emoji"/>
        </w:rPr>
        <w:t>⚡</w:t>
      </w:r>
      <w:r w:rsidRPr="009D3D37">
        <w:t xml:space="preserve"> 功能与工作原理 </w:t>
      </w:r>
    </w:p>
    <w:p w14:paraId="5048C796" w14:textId="77777777" w:rsidR="009D3D37" w:rsidRPr="009D3D37" w:rsidRDefault="009D3D37" w:rsidP="009D3D37">
      <w:r w:rsidRPr="009D3D37">
        <w:t>使能模拟看门狗后，ADC硬件会</w:t>
      </w:r>
      <w:r w:rsidRPr="009D3D37">
        <w:rPr>
          <w:b/>
          <w:bCs/>
        </w:rPr>
        <w:t>自动</w:t>
      </w:r>
      <w:r w:rsidRPr="009D3D37">
        <w:t>将每次转换后的数字结果与预先设定的高阈值（</w:t>
      </w:r>
      <w:proofErr w:type="spellStart"/>
      <w:r w:rsidRPr="009D3D37">
        <w:t>HighThreshold</w:t>
      </w:r>
      <w:proofErr w:type="spellEnd"/>
      <w:r w:rsidRPr="009D3D37">
        <w:t>）和低阈值（</w:t>
      </w:r>
      <w:proofErr w:type="spellStart"/>
      <w:r w:rsidRPr="009D3D37">
        <w:t>LowThreshold</w:t>
      </w:r>
      <w:proofErr w:type="spellEnd"/>
      <w:r w:rsidRPr="009D3D37">
        <w:t>）进行比较。</w:t>
      </w:r>
    </w:p>
    <w:p w14:paraId="131D9884" w14:textId="77777777" w:rsidR="009D3D37" w:rsidRPr="009D3D37" w:rsidRDefault="009D3D37">
      <w:pPr>
        <w:numPr>
          <w:ilvl w:val="0"/>
          <w:numId w:val="464"/>
        </w:numPr>
      </w:pPr>
      <w:r w:rsidRPr="009D3D37">
        <w:t>当转换</w:t>
      </w:r>
      <w:proofErr w:type="gramStart"/>
      <w:r w:rsidRPr="009D3D37">
        <w:t xml:space="preserve">结果 </w:t>
      </w:r>
      <w:r w:rsidRPr="009D3D37">
        <w:rPr>
          <w:rFonts w:ascii="Times New Roman" w:hAnsi="Times New Roman" w:cs="Times New Roman"/>
        </w:rPr>
        <w:t>​</w:t>
      </w:r>
      <w:r w:rsidRPr="009D3D37">
        <w:rPr>
          <w:b/>
          <w:bCs/>
        </w:rPr>
        <w:t>高于</w:t>
      </w:r>
      <w:proofErr w:type="gramEnd"/>
      <w:r w:rsidRPr="009D3D37">
        <w:rPr>
          <w:b/>
          <w:bCs/>
        </w:rPr>
        <w:t>高阈</w:t>
      </w:r>
      <w:proofErr w:type="gramStart"/>
      <w:r w:rsidRPr="009D3D37">
        <w:rPr>
          <w:b/>
          <w:bCs/>
        </w:rPr>
        <w:t>值</w:t>
      </w:r>
      <w:r w:rsidRPr="009D3D37">
        <w:rPr>
          <w:rFonts w:ascii="Times New Roman" w:hAnsi="Times New Roman" w:cs="Times New Roman"/>
        </w:rPr>
        <w:t>​</w:t>
      </w:r>
      <w:r w:rsidRPr="009D3D37">
        <w:t xml:space="preserve"> 或 </w:t>
      </w:r>
      <w:r w:rsidRPr="009D3D37">
        <w:rPr>
          <w:rFonts w:ascii="Times New Roman" w:hAnsi="Times New Roman" w:cs="Times New Roman"/>
        </w:rPr>
        <w:t>​</w:t>
      </w:r>
      <w:proofErr w:type="gramEnd"/>
      <w:r w:rsidRPr="009D3D37">
        <w:rPr>
          <w:b/>
          <w:bCs/>
        </w:rPr>
        <w:t>低于低阈</w:t>
      </w:r>
      <w:proofErr w:type="gramStart"/>
      <w:r w:rsidRPr="009D3D37">
        <w:rPr>
          <w:b/>
          <w:bCs/>
        </w:rPr>
        <w:t>值</w:t>
      </w:r>
      <w:r w:rsidRPr="009D3D37">
        <w:rPr>
          <w:rFonts w:ascii="Times New Roman" w:hAnsi="Times New Roman" w:cs="Times New Roman"/>
        </w:rPr>
        <w:t>​</w:t>
      </w:r>
      <w:r w:rsidRPr="009D3D37">
        <w:t xml:space="preserve"> 时</w:t>
      </w:r>
      <w:proofErr w:type="gramEnd"/>
      <w:r w:rsidRPr="009D3D37">
        <w:t>，硬件会自动置位一个状态标志位（AWD）。</w:t>
      </w:r>
    </w:p>
    <w:p w14:paraId="7170BD51" w14:textId="77777777" w:rsidR="009D3D37" w:rsidRPr="009D3D37" w:rsidRDefault="009D3D37">
      <w:pPr>
        <w:numPr>
          <w:ilvl w:val="0"/>
          <w:numId w:val="464"/>
        </w:numPr>
      </w:pPr>
      <w:r w:rsidRPr="009D3D37">
        <w:t xml:space="preserve">如果此时还通过 </w:t>
      </w:r>
      <w:proofErr w:type="spellStart"/>
      <w:r w:rsidRPr="009D3D37">
        <w:t>ADC_ITConfig</w:t>
      </w:r>
      <w:proofErr w:type="spellEnd"/>
      <w:r w:rsidRPr="009D3D37">
        <w:t>函数使能了模拟看门狗中断（ADC_IT_AWD），则会向CPU申请中断，让你可以在中断服务函数中立即处理异常情况（例如紧急关闭设备或记录错误）。</w:t>
      </w:r>
    </w:p>
    <w:p w14:paraId="0D1BC391" w14:textId="77777777" w:rsidR="009D3D37" w:rsidRPr="009D3D37" w:rsidRDefault="009D3D37" w:rsidP="0015125B">
      <w:pPr>
        <w:pStyle w:val="3"/>
      </w:pPr>
      <w:r w:rsidRPr="009D3D37">
        <w:rPr>
          <w:rFonts w:ascii="Segoe UI Emoji" w:hAnsi="Segoe UI Emoji" w:cs="Segoe UI Emoji"/>
        </w:rPr>
        <w:t>🔄</w:t>
      </w:r>
      <w:r w:rsidRPr="009D3D37">
        <w:t xml:space="preserve"> 完整配置流程 </w:t>
      </w:r>
    </w:p>
    <w:p w14:paraId="7D2A3DF4" w14:textId="77777777" w:rsidR="009D3D37" w:rsidRPr="009D3D37" w:rsidRDefault="009D3D37" w:rsidP="009D3D37">
      <w:proofErr w:type="spellStart"/>
      <w:r w:rsidRPr="009D3D37">
        <w:t>ADC_AnalogWatchdogCmd</w:t>
      </w:r>
      <w:proofErr w:type="spellEnd"/>
      <w:r w:rsidRPr="009D3D37">
        <w:t>函数需要与其他ADC配置函数配合使用，一个典型的模拟看门狗配置流程如下：</w:t>
      </w:r>
    </w:p>
    <w:p w14:paraId="5897C741" w14:textId="77777777" w:rsidR="009D3D37" w:rsidRPr="009D3D37" w:rsidRDefault="009D3D37">
      <w:pPr>
        <w:numPr>
          <w:ilvl w:val="0"/>
          <w:numId w:val="465"/>
        </w:numPr>
      </w:pPr>
      <w:r w:rsidRPr="009D3D37">
        <w:rPr>
          <w:rFonts w:ascii="Times New Roman" w:hAnsi="Times New Roman" w:cs="Times New Roman"/>
        </w:rPr>
        <w:t>​</w:t>
      </w:r>
      <w:r w:rsidRPr="009D3D37">
        <w:rPr>
          <w:b/>
          <w:bCs/>
        </w:rPr>
        <w:t>配置ADC基础参数</w:t>
      </w:r>
      <w:r w:rsidRPr="009D3D37">
        <w:rPr>
          <w:rFonts w:ascii="Times New Roman" w:hAnsi="Times New Roman" w:cs="Times New Roman"/>
        </w:rPr>
        <w:t>​</w:t>
      </w:r>
      <w:r w:rsidRPr="009D3D37">
        <w:t xml:space="preserve">：使用 </w:t>
      </w:r>
      <w:proofErr w:type="spellStart"/>
      <w:r w:rsidRPr="009D3D37">
        <w:t>ADC_Init</w:t>
      </w:r>
      <w:proofErr w:type="spellEnd"/>
      <w:r w:rsidRPr="009D3D37">
        <w:t>配置ADC的工作模式、扫描模式、触发源等。</w:t>
      </w:r>
    </w:p>
    <w:p w14:paraId="51C3EE24" w14:textId="77777777" w:rsidR="009D3D37" w:rsidRPr="009D3D37" w:rsidRDefault="009D3D37">
      <w:pPr>
        <w:numPr>
          <w:ilvl w:val="0"/>
          <w:numId w:val="465"/>
        </w:numPr>
      </w:pPr>
      <w:r w:rsidRPr="009D3D37">
        <w:rPr>
          <w:rFonts w:ascii="Times New Roman" w:hAnsi="Times New Roman" w:cs="Times New Roman"/>
        </w:rPr>
        <w:t>​</w:t>
      </w:r>
      <w:r w:rsidRPr="009D3D37">
        <w:rPr>
          <w:b/>
          <w:bCs/>
        </w:rPr>
        <w:t>设置看门狗阈值</w:t>
      </w:r>
      <w:r w:rsidRPr="009D3D37">
        <w:rPr>
          <w:rFonts w:ascii="Times New Roman" w:hAnsi="Times New Roman" w:cs="Times New Roman"/>
        </w:rPr>
        <w:t>​</w:t>
      </w:r>
      <w:r w:rsidRPr="009D3D37">
        <w:t xml:space="preserve">：使用 </w:t>
      </w:r>
      <w:proofErr w:type="spellStart"/>
      <w:r w:rsidRPr="009D3D37">
        <w:t>ADC_AnalogWatchdogThresholdsConfig</w:t>
      </w:r>
      <w:proofErr w:type="spellEnd"/>
      <w:r w:rsidRPr="009D3D37">
        <w:t>(</w:t>
      </w:r>
      <w:proofErr w:type="spellStart"/>
      <w:r w:rsidRPr="009D3D37">
        <w:t>ADCx</w:t>
      </w:r>
      <w:proofErr w:type="spellEnd"/>
      <w:r w:rsidRPr="009D3D37">
        <w:t xml:space="preserve">, </w:t>
      </w:r>
      <w:proofErr w:type="spellStart"/>
      <w:r w:rsidRPr="009D3D37">
        <w:t>HighThreshold</w:t>
      </w:r>
      <w:proofErr w:type="spellEnd"/>
      <w:r w:rsidRPr="009D3D37">
        <w:t xml:space="preserve">, </w:t>
      </w:r>
      <w:proofErr w:type="spellStart"/>
      <w:r w:rsidRPr="009D3D37">
        <w:t>LowThreshold</w:t>
      </w:r>
      <w:proofErr w:type="spellEnd"/>
      <w:r w:rsidRPr="009D3D37">
        <w:t>)设定电压监控的上下限。阈值是12位的值，对应0-4095（对于12位ADC）。</w:t>
      </w:r>
    </w:p>
    <w:p w14:paraId="6493B9A3" w14:textId="77777777" w:rsidR="009D3D37" w:rsidRPr="009D3D37" w:rsidRDefault="009D3D37">
      <w:pPr>
        <w:numPr>
          <w:ilvl w:val="0"/>
          <w:numId w:val="465"/>
        </w:numPr>
      </w:pPr>
      <w:r w:rsidRPr="009D3D37">
        <w:rPr>
          <w:rFonts w:ascii="Times New Roman" w:hAnsi="Times New Roman" w:cs="Times New Roman"/>
        </w:rPr>
        <w:t>​</w:t>
      </w:r>
      <w:r w:rsidRPr="009D3D37">
        <w:rPr>
          <w:b/>
          <w:bCs/>
        </w:rPr>
        <w:t>指定监视通道</w:t>
      </w:r>
      <w:r w:rsidRPr="009D3D37">
        <w:rPr>
          <w:rFonts w:ascii="Times New Roman" w:hAnsi="Times New Roman" w:cs="Times New Roman"/>
        </w:rPr>
        <w:t>​</w:t>
      </w:r>
      <w:r w:rsidRPr="009D3D37">
        <w:t xml:space="preserve">（如果监视单个通道）：使用 </w:t>
      </w:r>
      <w:proofErr w:type="spellStart"/>
      <w:r w:rsidRPr="009D3D37">
        <w:t>ADC_AnalogWatchdogSingleChannelConfig</w:t>
      </w:r>
      <w:proofErr w:type="spellEnd"/>
      <w:r w:rsidRPr="009D3D37">
        <w:t>(</w:t>
      </w:r>
      <w:proofErr w:type="spellStart"/>
      <w:r w:rsidRPr="009D3D37">
        <w:t>ADCx</w:t>
      </w:r>
      <w:proofErr w:type="spellEnd"/>
      <w:r w:rsidRPr="009D3D37">
        <w:t xml:space="preserve">, </w:t>
      </w:r>
      <w:proofErr w:type="spellStart"/>
      <w:r w:rsidRPr="009D3D37">
        <w:t>ADC_Channel</w:t>
      </w:r>
      <w:proofErr w:type="spellEnd"/>
      <w:r w:rsidRPr="009D3D37">
        <w:t>)指定具体哪个通道受看门狗监视。此步骤仅在选择监视单个通道时需要进行。</w:t>
      </w:r>
    </w:p>
    <w:p w14:paraId="124584E6" w14:textId="77777777" w:rsidR="009D3D37" w:rsidRPr="009D3D37" w:rsidRDefault="009D3D37">
      <w:pPr>
        <w:numPr>
          <w:ilvl w:val="0"/>
          <w:numId w:val="465"/>
        </w:numPr>
      </w:pPr>
      <w:r w:rsidRPr="009D3D37">
        <w:rPr>
          <w:rFonts w:ascii="Times New Roman" w:hAnsi="Times New Roman" w:cs="Times New Roman"/>
        </w:rPr>
        <w:lastRenderedPageBreak/>
        <w:t>​</w:t>
      </w:r>
      <w:r w:rsidRPr="009D3D37">
        <w:rPr>
          <w:b/>
          <w:bCs/>
        </w:rPr>
        <w:t>使能看门狗</w:t>
      </w:r>
      <w:r w:rsidRPr="009D3D37">
        <w:rPr>
          <w:rFonts w:ascii="Times New Roman" w:hAnsi="Times New Roman" w:cs="Times New Roman"/>
        </w:rPr>
        <w:t>​</w:t>
      </w:r>
      <w:r w:rsidRPr="009D3D37">
        <w:t>：</w:t>
      </w:r>
      <w:r w:rsidRPr="009D3D37">
        <w:rPr>
          <w:rFonts w:ascii="Times New Roman" w:hAnsi="Times New Roman" w:cs="Times New Roman"/>
        </w:rPr>
        <w:t>​</w:t>
      </w:r>
      <w:r w:rsidRPr="009D3D37">
        <w:rPr>
          <w:b/>
          <w:bCs/>
        </w:rPr>
        <w:t xml:space="preserve">调用 </w:t>
      </w:r>
      <w:proofErr w:type="spellStart"/>
      <w:r w:rsidRPr="009D3D37">
        <w:rPr>
          <w:b/>
          <w:bCs/>
        </w:rPr>
        <w:t>ADC_AnalogWatchdogCmd</w:t>
      </w:r>
      <w:proofErr w:type="spellEnd"/>
      <w:r w:rsidRPr="009D3D37">
        <w:rPr>
          <w:b/>
          <w:bCs/>
        </w:rPr>
        <w:t>(</w:t>
      </w:r>
      <w:proofErr w:type="spellStart"/>
      <w:r w:rsidRPr="009D3D37">
        <w:rPr>
          <w:b/>
          <w:bCs/>
        </w:rPr>
        <w:t>ADCx</w:t>
      </w:r>
      <w:proofErr w:type="spellEnd"/>
      <w:r w:rsidRPr="009D3D37">
        <w:rPr>
          <w:b/>
          <w:bCs/>
        </w:rPr>
        <w:t xml:space="preserve">, </w:t>
      </w:r>
      <w:proofErr w:type="spellStart"/>
      <w:r w:rsidRPr="009D3D37">
        <w:rPr>
          <w:b/>
          <w:bCs/>
        </w:rPr>
        <w:t>ADC_AnalogWatchdog</w:t>
      </w:r>
      <w:proofErr w:type="spellEnd"/>
      <w:r w:rsidRPr="009D3D37">
        <w:rPr>
          <w:b/>
          <w:bCs/>
        </w:rPr>
        <w:t>)</w:t>
      </w:r>
      <w:r w:rsidRPr="009D3D37">
        <w:rPr>
          <w:rFonts w:ascii="Times New Roman" w:hAnsi="Times New Roman" w:cs="Times New Roman"/>
        </w:rPr>
        <w:t>​</w:t>
      </w:r>
      <w:r w:rsidRPr="009D3D37">
        <w:t xml:space="preserve"> 来激活模拟看门狗功能。</w:t>
      </w:r>
    </w:p>
    <w:p w14:paraId="10082780" w14:textId="77777777" w:rsidR="009D3D37" w:rsidRPr="009D3D37" w:rsidRDefault="009D3D37">
      <w:pPr>
        <w:numPr>
          <w:ilvl w:val="0"/>
          <w:numId w:val="465"/>
        </w:numPr>
      </w:pPr>
      <w:r w:rsidRPr="009D3D37">
        <w:rPr>
          <w:rFonts w:ascii="Times New Roman" w:hAnsi="Times New Roman" w:cs="Times New Roman"/>
        </w:rPr>
        <w:t>​</w:t>
      </w:r>
      <w:r w:rsidRPr="009D3D37">
        <w:rPr>
          <w:b/>
          <w:bCs/>
        </w:rPr>
        <w:t>配置中断（可选）</w:t>
      </w:r>
      <w:r w:rsidRPr="009D3D37">
        <w:rPr>
          <w:rFonts w:ascii="Times New Roman" w:hAnsi="Times New Roman" w:cs="Times New Roman"/>
          <w:b/>
          <w:bCs/>
        </w:rPr>
        <w:t>​</w:t>
      </w:r>
      <w:r w:rsidRPr="009D3D37">
        <w:rPr>
          <w:rFonts w:ascii="Times New Roman" w:hAnsi="Times New Roman" w:cs="Times New Roman"/>
        </w:rPr>
        <w:t>​</w:t>
      </w:r>
      <w:r w:rsidRPr="009D3D37">
        <w:t xml:space="preserve">：如果需要中断响应，则使能ADC的模拟看门狗中断 </w:t>
      </w:r>
      <w:proofErr w:type="spellStart"/>
      <w:r w:rsidRPr="009D3D37">
        <w:t>ADC_ITConfig</w:t>
      </w:r>
      <w:proofErr w:type="spellEnd"/>
      <w:r w:rsidRPr="009D3D37">
        <w:t>(</w:t>
      </w:r>
      <w:proofErr w:type="spellStart"/>
      <w:r w:rsidRPr="009D3D37">
        <w:t>ADCx</w:t>
      </w:r>
      <w:proofErr w:type="spellEnd"/>
      <w:r w:rsidRPr="009D3D37">
        <w:t>, ADC_IT_AWD, ENABLE)，并在NVIC中配置好中断优先级。</w:t>
      </w:r>
    </w:p>
    <w:p w14:paraId="23E018F7" w14:textId="77777777" w:rsidR="009D3D37" w:rsidRPr="009D3D37" w:rsidRDefault="009D3D37" w:rsidP="0015125B">
      <w:pPr>
        <w:pStyle w:val="3"/>
      </w:pPr>
      <w:r w:rsidRPr="009D3D37">
        <w:rPr>
          <w:rFonts w:ascii="Segoe UI Emoji" w:hAnsi="Segoe UI Emoji" w:cs="Segoe UI Emoji"/>
        </w:rPr>
        <w:t>📝</w:t>
      </w:r>
      <w:r w:rsidRPr="009D3D37">
        <w:t xml:space="preserve"> 代码示例 </w:t>
      </w:r>
    </w:p>
    <w:p w14:paraId="672A8FCC" w14:textId="77777777" w:rsidR="009D3D37" w:rsidRPr="009D3D37" w:rsidRDefault="009D3D37" w:rsidP="009D3D37">
      <w:r w:rsidRPr="009D3D37">
        <w:t>以下代码展示了如何配置ADC1的通道0，并启用模拟看门狗中断，当通道0的电压超过1500（数字量）时触发中断。</w:t>
      </w:r>
    </w:p>
    <w:p w14:paraId="66DB7DAB" w14:textId="77777777" w:rsidR="009D3D37" w:rsidRPr="009D3D37" w:rsidRDefault="009D3D37" w:rsidP="009D3D37">
      <w:r w:rsidRPr="009D3D37">
        <w:t>// 1. 配置并初始化ADC1（省略部分详细参数配置）</w:t>
      </w:r>
    </w:p>
    <w:p w14:paraId="0D70ECEE" w14:textId="77777777" w:rsidR="009D3D37" w:rsidRPr="009D3D37" w:rsidRDefault="009D3D37" w:rsidP="009D3D37">
      <w:proofErr w:type="spellStart"/>
      <w:r w:rsidRPr="009D3D37">
        <w:t>ADC_InitTypeDef</w:t>
      </w:r>
      <w:proofErr w:type="spellEnd"/>
      <w:r w:rsidRPr="009D3D37">
        <w:t xml:space="preserve"> </w:t>
      </w:r>
      <w:proofErr w:type="spellStart"/>
      <w:r w:rsidRPr="009D3D37">
        <w:t>ADC_InitStructure</w:t>
      </w:r>
      <w:proofErr w:type="spellEnd"/>
      <w:r w:rsidRPr="009D3D37">
        <w:t>;</w:t>
      </w:r>
    </w:p>
    <w:p w14:paraId="403E17D7" w14:textId="77777777" w:rsidR="009D3D37" w:rsidRPr="009D3D37" w:rsidRDefault="009D3D37" w:rsidP="009D3D37">
      <w:proofErr w:type="spellStart"/>
      <w:r w:rsidRPr="009D3D37">
        <w:t>ADC_InitStructure.ADC_ContinuousConvMode</w:t>
      </w:r>
      <w:proofErr w:type="spellEnd"/>
      <w:r w:rsidRPr="009D3D37">
        <w:t xml:space="preserve"> = ENABLE; // 连续转换模式</w:t>
      </w:r>
    </w:p>
    <w:p w14:paraId="2925617B" w14:textId="77777777" w:rsidR="009D3D37" w:rsidRPr="009D3D37" w:rsidRDefault="009D3D37" w:rsidP="009D3D37">
      <w:r w:rsidRPr="009D3D37">
        <w:t>// ... 其他ADC参数配置</w:t>
      </w:r>
    </w:p>
    <w:p w14:paraId="1A198560" w14:textId="77777777" w:rsidR="009D3D37" w:rsidRPr="009D3D37" w:rsidRDefault="009D3D37" w:rsidP="009D3D37">
      <w:proofErr w:type="spellStart"/>
      <w:r w:rsidRPr="009D3D37">
        <w:t>ADC_</w:t>
      </w:r>
      <w:proofErr w:type="gramStart"/>
      <w:r w:rsidRPr="009D3D37">
        <w:t>Init</w:t>
      </w:r>
      <w:proofErr w:type="spellEnd"/>
      <w:r w:rsidRPr="009D3D37">
        <w:t>(</w:t>
      </w:r>
      <w:proofErr w:type="gramEnd"/>
      <w:r w:rsidRPr="009D3D37">
        <w:t>ADC1, &amp;</w:t>
      </w:r>
      <w:proofErr w:type="spellStart"/>
      <w:r w:rsidRPr="009D3D37">
        <w:t>ADC_InitStructure</w:t>
      </w:r>
      <w:proofErr w:type="spellEnd"/>
      <w:r w:rsidRPr="009D3D37">
        <w:t>);</w:t>
      </w:r>
    </w:p>
    <w:p w14:paraId="601E779C" w14:textId="77777777" w:rsidR="009D3D37" w:rsidRPr="009D3D37" w:rsidRDefault="009D3D37" w:rsidP="009D3D37"/>
    <w:p w14:paraId="0BDF7D4F" w14:textId="77777777" w:rsidR="009D3D37" w:rsidRPr="009D3D37" w:rsidRDefault="009D3D37" w:rsidP="009D3D37">
      <w:r w:rsidRPr="009D3D37">
        <w:t>// 2. 配置规则通道</w:t>
      </w:r>
    </w:p>
    <w:p w14:paraId="17D6E6D1" w14:textId="77777777" w:rsidR="009D3D37" w:rsidRPr="009D3D37" w:rsidRDefault="009D3D37" w:rsidP="009D3D37">
      <w:proofErr w:type="spellStart"/>
      <w:r w:rsidRPr="009D3D37">
        <w:t>ADC_</w:t>
      </w:r>
      <w:proofErr w:type="gramStart"/>
      <w:r w:rsidRPr="009D3D37">
        <w:t>RegularChannelConfig</w:t>
      </w:r>
      <w:proofErr w:type="spellEnd"/>
      <w:r w:rsidRPr="009D3D37">
        <w:t>(</w:t>
      </w:r>
      <w:proofErr w:type="gramEnd"/>
      <w:r w:rsidRPr="009D3D37">
        <w:t>ADC1, ADC_Channel_0, 1, ADC_SampleTime_55Cycles5);</w:t>
      </w:r>
    </w:p>
    <w:p w14:paraId="2A618C5C" w14:textId="77777777" w:rsidR="009D3D37" w:rsidRPr="009D3D37" w:rsidRDefault="009D3D37" w:rsidP="009D3D37"/>
    <w:p w14:paraId="7B52743E" w14:textId="77777777" w:rsidR="009D3D37" w:rsidRPr="009D3D37" w:rsidRDefault="009D3D37" w:rsidP="009D3D37">
      <w:r w:rsidRPr="009D3D37">
        <w:t>// 3. 配置模拟看门狗阈值（高阈值1500，低阈值0）</w:t>
      </w:r>
    </w:p>
    <w:p w14:paraId="25427206" w14:textId="77777777" w:rsidR="009D3D37" w:rsidRPr="009D3D37" w:rsidRDefault="009D3D37" w:rsidP="009D3D37">
      <w:proofErr w:type="spellStart"/>
      <w:r w:rsidRPr="009D3D37">
        <w:t>ADC_</w:t>
      </w:r>
      <w:proofErr w:type="gramStart"/>
      <w:r w:rsidRPr="009D3D37">
        <w:t>AnalogWatchdogThresholdsConfig</w:t>
      </w:r>
      <w:proofErr w:type="spellEnd"/>
      <w:r w:rsidRPr="009D3D37">
        <w:t>(</w:t>
      </w:r>
      <w:proofErr w:type="gramEnd"/>
      <w:r w:rsidRPr="009D3D37">
        <w:t>ADC1, 1500, 0);</w:t>
      </w:r>
    </w:p>
    <w:p w14:paraId="011D21A2" w14:textId="77777777" w:rsidR="009D3D37" w:rsidRPr="009D3D37" w:rsidRDefault="009D3D37" w:rsidP="009D3D37"/>
    <w:p w14:paraId="559FE1F9" w14:textId="77777777" w:rsidR="009D3D37" w:rsidRPr="009D3D37" w:rsidRDefault="009D3D37" w:rsidP="009D3D37">
      <w:r w:rsidRPr="009D3D37">
        <w:t>// 4. 指定模拟看门狗监视单个规则通道（通道0）</w:t>
      </w:r>
    </w:p>
    <w:p w14:paraId="71ACE80B" w14:textId="77777777" w:rsidR="009D3D37" w:rsidRPr="009D3D37" w:rsidRDefault="009D3D37" w:rsidP="009D3D37">
      <w:proofErr w:type="spellStart"/>
      <w:r w:rsidRPr="009D3D37">
        <w:t>ADC_</w:t>
      </w:r>
      <w:proofErr w:type="gramStart"/>
      <w:r w:rsidRPr="009D3D37">
        <w:t>AnalogWatchdogSingleChannelConfig</w:t>
      </w:r>
      <w:proofErr w:type="spellEnd"/>
      <w:r w:rsidRPr="009D3D37">
        <w:t>(</w:t>
      </w:r>
      <w:proofErr w:type="gramEnd"/>
      <w:r w:rsidRPr="009D3D37">
        <w:t>ADC1, ADC_Channel_0);</w:t>
      </w:r>
    </w:p>
    <w:p w14:paraId="114EEA75" w14:textId="77777777" w:rsidR="009D3D37" w:rsidRPr="009D3D37" w:rsidRDefault="009D3D37" w:rsidP="009D3D37"/>
    <w:p w14:paraId="1B8532BE" w14:textId="77777777" w:rsidR="009D3D37" w:rsidRPr="009D3D37" w:rsidRDefault="009D3D37" w:rsidP="009D3D37">
      <w:r w:rsidRPr="009D3D37">
        <w:t>// 5. 使能模拟看门狗，并设置为监视单个规则通道</w:t>
      </w:r>
    </w:p>
    <w:p w14:paraId="5FF86B41" w14:textId="77777777" w:rsidR="009D3D37" w:rsidRPr="009D3D37" w:rsidRDefault="009D3D37" w:rsidP="009D3D37">
      <w:proofErr w:type="spellStart"/>
      <w:r w:rsidRPr="009D3D37">
        <w:t>ADC_</w:t>
      </w:r>
      <w:proofErr w:type="gramStart"/>
      <w:r w:rsidRPr="009D3D37">
        <w:t>AnalogWatchdogCmd</w:t>
      </w:r>
      <w:proofErr w:type="spellEnd"/>
      <w:r w:rsidRPr="009D3D37">
        <w:t>(</w:t>
      </w:r>
      <w:proofErr w:type="gramEnd"/>
      <w:r w:rsidRPr="009D3D37">
        <w:t xml:space="preserve">ADC1, </w:t>
      </w:r>
      <w:proofErr w:type="spellStart"/>
      <w:r w:rsidRPr="009D3D37">
        <w:t>ADC_AnalogWatchdog_SingleRegEnable</w:t>
      </w:r>
      <w:proofErr w:type="spellEnd"/>
      <w:r w:rsidRPr="009D3D37">
        <w:t xml:space="preserve">); // </w:t>
      </w:r>
    </w:p>
    <w:p w14:paraId="58377A59" w14:textId="77777777" w:rsidR="009D3D37" w:rsidRPr="009D3D37" w:rsidRDefault="009D3D37" w:rsidP="009D3D37"/>
    <w:p w14:paraId="635D8B16" w14:textId="77777777" w:rsidR="009D3D37" w:rsidRPr="009D3D37" w:rsidRDefault="009D3D37" w:rsidP="009D3D37">
      <w:r w:rsidRPr="009D3D37">
        <w:t>// 6. 使能模拟看门狗中断</w:t>
      </w:r>
    </w:p>
    <w:p w14:paraId="16ADB445" w14:textId="77777777" w:rsidR="009D3D37" w:rsidRPr="009D3D37" w:rsidRDefault="009D3D37" w:rsidP="009D3D37">
      <w:proofErr w:type="spellStart"/>
      <w:r w:rsidRPr="009D3D37">
        <w:t>ADC_</w:t>
      </w:r>
      <w:proofErr w:type="gramStart"/>
      <w:r w:rsidRPr="009D3D37">
        <w:t>ITConfig</w:t>
      </w:r>
      <w:proofErr w:type="spellEnd"/>
      <w:r w:rsidRPr="009D3D37">
        <w:t>(</w:t>
      </w:r>
      <w:proofErr w:type="gramEnd"/>
      <w:r w:rsidRPr="009D3D37">
        <w:t>ADC1, ADC_IT_AWD, ENABLE);</w:t>
      </w:r>
    </w:p>
    <w:p w14:paraId="20E97669" w14:textId="77777777" w:rsidR="009D3D37" w:rsidRPr="009D3D37" w:rsidRDefault="009D3D37" w:rsidP="009D3D37"/>
    <w:p w14:paraId="37706E97" w14:textId="77777777" w:rsidR="009D3D37" w:rsidRPr="009D3D37" w:rsidRDefault="009D3D37" w:rsidP="009D3D37">
      <w:r w:rsidRPr="009D3D37">
        <w:t>// 7. 配置NVIC（省略NVIC具体配置）</w:t>
      </w:r>
    </w:p>
    <w:p w14:paraId="6F4F6587" w14:textId="77777777" w:rsidR="009D3D37" w:rsidRPr="009D3D37" w:rsidRDefault="009D3D37" w:rsidP="009D3D37">
      <w:r w:rsidRPr="009D3D37">
        <w:t xml:space="preserve">// ... </w:t>
      </w:r>
      <w:proofErr w:type="spellStart"/>
      <w:r w:rsidRPr="009D3D37">
        <w:t>NVIC_</w:t>
      </w:r>
      <w:proofErr w:type="gramStart"/>
      <w:r w:rsidRPr="009D3D37">
        <w:t>Configuration</w:t>
      </w:r>
      <w:proofErr w:type="spellEnd"/>
      <w:r w:rsidRPr="009D3D37">
        <w:t>(</w:t>
      </w:r>
      <w:proofErr w:type="gramEnd"/>
      <w:r w:rsidRPr="009D3D37">
        <w:t>);</w:t>
      </w:r>
    </w:p>
    <w:p w14:paraId="53F6E19B" w14:textId="77777777" w:rsidR="009D3D37" w:rsidRPr="009D3D37" w:rsidRDefault="009D3D37" w:rsidP="009D3D37"/>
    <w:p w14:paraId="4139D0FF" w14:textId="77777777" w:rsidR="009D3D37" w:rsidRPr="009D3D37" w:rsidRDefault="009D3D37" w:rsidP="009D3D37">
      <w:r w:rsidRPr="009D3D37">
        <w:t>// 8. 使能ADC</w:t>
      </w:r>
    </w:p>
    <w:p w14:paraId="6213B0BC" w14:textId="77777777" w:rsidR="009D3D37" w:rsidRPr="009D3D37" w:rsidRDefault="009D3D37" w:rsidP="009D3D37">
      <w:proofErr w:type="spellStart"/>
      <w:r w:rsidRPr="009D3D37">
        <w:t>ADC_</w:t>
      </w:r>
      <w:proofErr w:type="gramStart"/>
      <w:r w:rsidRPr="009D3D37">
        <w:t>Cmd</w:t>
      </w:r>
      <w:proofErr w:type="spellEnd"/>
      <w:r w:rsidRPr="009D3D37">
        <w:t>(</w:t>
      </w:r>
      <w:proofErr w:type="gramEnd"/>
      <w:r w:rsidRPr="009D3D37">
        <w:t>ADC1, ENABLE);</w:t>
      </w:r>
    </w:p>
    <w:p w14:paraId="286FFDEE" w14:textId="77777777" w:rsidR="009D3D37" w:rsidRPr="009D3D37" w:rsidRDefault="009D3D37" w:rsidP="009D3D37">
      <w:r w:rsidRPr="009D3D37">
        <w:t>对应的中断服务函数示例：</w:t>
      </w:r>
    </w:p>
    <w:p w14:paraId="6B6D60EF" w14:textId="77777777" w:rsidR="009D3D37" w:rsidRPr="009D3D37" w:rsidRDefault="009D3D37" w:rsidP="009D3D37">
      <w:r w:rsidRPr="009D3D37">
        <w:t xml:space="preserve">void </w:t>
      </w:r>
      <w:proofErr w:type="spellStart"/>
      <w:r w:rsidRPr="009D3D37">
        <w:t>ADC_IRQHandler</w:t>
      </w:r>
      <w:proofErr w:type="spellEnd"/>
      <w:r w:rsidRPr="009D3D37">
        <w:t>(</w:t>
      </w:r>
      <w:proofErr w:type="gramStart"/>
      <w:r w:rsidRPr="009D3D37">
        <w:t>void) {</w:t>
      </w:r>
      <w:proofErr w:type="gramEnd"/>
    </w:p>
    <w:p w14:paraId="5E2CA9FB" w14:textId="77777777" w:rsidR="009D3D37" w:rsidRPr="009D3D37" w:rsidRDefault="009D3D37" w:rsidP="009D3D37">
      <w:r w:rsidRPr="009D3D37">
        <w:t xml:space="preserve">  // 检查是否是模拟看门狗中断</w:t>
      </w:r>
    </w:p>
    <w:p w14:paraId="7281F772" w14:textId="77777777" w:rsidR="009D3D37" w:rsidRPr="009D3D37" w:rsidRDefault="009D3D37" w:rsidP="009D3D37">
      <w:r w:rsidRPr="009D3D37">
        <w:t xml:space="preserve">  if (ADC_</w:t>
      </w:r>
      <w:proofErr w:type="gramStart"/>
      <w:r w:rsidRPr="009D3D37">
        <w:t>GetITStatus(</w:t>
      </w:r>
      <w:proofErr w:type="gramEnd"/>
      <w:r w:rsidRPr="009D3D37">
        <w:t>ADC1, ADC_IT_AWD) == SET) {</w:t>
      </w:r>
    </w:p>
    <w:p w14:paraId="7EFEB484" w14:textId="77777777" w:rsidR="009D3D37" w:rsidRPr="009D3D37" w:rsidRDefault="009D3D37" w:rsidP="009D3D37">
      <w:r w:rsidRPr="009D3D37">
        <w:t xml:space="preserve">    // 在此处处理电压越界情况，例如切换LED、切断电源等</w:t>
      </w:r>
    </w:p>
    <w:p w14:paraId="0C601F92" w14:textId="77777777" w:rsidR="009D3D37" w:rsidRPr="009D3D37" w:rsidRDefault="009D3D37" w:rsidP="009D3D37">
      <w:r w:rsidRPr="009D3D37">
        <w:t xml:space="preserve">    </w:t>
      </w:r>
      <w:proofErr w:type="spellStart"/>
      <w:r w:rsidRPr="009D3D37">
        <w:t>printf</w:t>
      </w:r>
      <w:proofErr w:type="spellEnd"/>
      <w:r w:rsidRPr="009D3D37">
        <w:t>("警告：模拟电压超出设定范围！\r\n");</w:t>
      </w:r>
    </w:p>
    <w:p w14:paraId="5EA7E201" w14:textId="77777777" w:rsidR="009D3D37" w:rsidRPr="009D3D37" w:rsidRDefault="009D3D37" w:rsidP="009D3D37"/>
    <w:p w14:paraId="69962284" w14:textId="77777777" w:rsidR="009D3D37" w:rsidRPr="009D3D37" w:rsidRDefault="009D3D37" w:rsidP="009D3D37">
      <w:r w:rsidRPr="009D3D37">
        <w:t xml:space="preserve">    // 清除中断挂起位</w:t>
      </w:r>
    </w:p>
    <w:p w14:paraId="3FB72035" w14:textId="77777777" w:rsidR="009D3D37" w:rsidRPr="009D3D37" w:rsidRDefault="009D3D37" w:rsidP="009D3D37">
      <w:r w:rsidRPr="009D3D37">
        <w:t xml:space="preserve">    </w:t>
      </w:r>
      <w:proofErr w:type="spellStart"/>
      <w:r w:rsidRPr="009D3D37">
        <w:t>ADC_</w:t>
      </w:r>
      <w:proofErr w:type="gramStart"/>
      <w:r w:rsidRPr="009D3D37">
        <w:t>ClearITPendingBit</w:t>
      </w:r>
      <w:proofErr w:type="spellEnd"/>
      <w:r w:rsidRPr="009D3D37">
        <w:t>(</w:t>
      </w:r>
      <w:proofErr w:type="gramEnd"/>
      <w:r w:rsidRPr="009D3D37">
        <w:t>ADC1, ADC_IT_AWD);</w:t>
      </w:r>
    </w:p>
    <w:p w14:paraId="6F5B6D90" w14:textId="77777777" w:rsidR="009D3D37" w:rsidRPr="009D3D37" w:rsidRDefault="009D3D37" w:rsidP="009D3D37">
      <w:r w:rsidRPr="009D3D37">
        <w:t xml:space="preserve">  }</w:t>
      </w:r>
    </w:p>
    <w:p w14:paraId="21872520" w14:textId="77777777" w:rsidR="009D3D37" w:rsidRPr="009D3D37" w:rsidRDefault="009D3D37" w:rsidP="009D3D37">
      <w:r w:rsidRPr="009D3D37">
        <w:t>}</w:t>
      </w:r>
    </w:p>
    <w:p w14:paraId="58A8012F" w14:textId="77777777" w:rsidR="009D3D37" w:rsidRPr="009D3D37" w:rsidRDefault="009D3D37" w:rsidP="0015125B">
      <w:pPr>
        <w:pStyle w:val="3"/>
      </w:pPr>
      <w:r w:rsidRPr="009D3D37">
        <w:rPr>
          <w:rFonts w:ascii="Segoe UI Emoji" w:hAnsi="Segoe UI Emoji" w:cs="Segoe UI Emoji"/>
        </w:rPr>
        <w:t>⚠️</w:t>
      </w:r>
      <w:r w:rsidRPr="009D3D37">
        <w:t xml:space="preserve"> 重要注意事项 </w:t>
      </w:r>
    </w:p>
    <w:p w14:paraId="404249A2" w14:textId="77777777" w:rsidR="009D3D37" w:rsidRPr="009D3D37" w:rsidRDefault="009D3D37">
      <w:pPr>
        <w:numPr>
          <w:ilvl w:val="0"/>
          <w:numId w:val="466"/>
        </w:numPr>
      </w:pPr>
      <w:r w:rsidRPr="009D3D37">
        <w:rPr>
          <w:rFonts w:ascii="Times New Roman" w:hAnsi="Times New Roman" w:cs="Times New Roman"/>
        </w:rPr>
        <w:t>​</w:t>
      </w:r>
      <w:r w:rsidRPr="009D3D37">
        <w:rPr>
          <w:b/>
          <w:bCs/>
        </w:rPr>
        <w:t>阈值</w:t>
      </w:r>
      <w:proofErr w:type="gramStart"/>
      <w:r w:rsidRPr="009D3D37">
        <w:rPr>
          <w:b/>
          <w:bCs/>
        </w:rPr>
        <w:t>设置</w:t>
      </w:r>
      <w:r w:rsidRPr="009D3D37">
        <w:rPr>
          <w:rFonts w:ascii="Times New Roman" w:hAnsi="Times New Roman" w:cs="Times New Roman"/>
        </w:rPr>
        <w:t>​</w:t>
      </w:r>
      <w:r w:rsidRPr="009D3D37">
        <w:t>：</w:t>
      </w:r>
      <w:proofErr w:type="gramEnd"/>
      <w:r w:rsidRPr="009D3D37">
        <w:t>确保高阈值大于低阈值。阈值是与ADC参考电压相关的12位数字值。例如，若参考电压为3.3V，则阈值1500对应的电压约</w:t>
      </w:r>
      <w:proofErr w:type="gramStart"/>
      <w:r w:rsidRPr="009D3D37">
        <w:t xml:space="preserve">为 (1500 / 4095) </w:t>
      </w:r>
      <w:proofErr w:type="gramEnd"/>
      <w:r w:rsidRPr="009D3D37">
        <w:t xml:space="preserve">* 3.3V </w:t>
      </w:r>
      <w:proofErr w:type="gramStart"/>
      <w:r w:rsidRPr="009D3D37">
        <w:t>≈ 1.21</w:t>
      </w:r>
      <w:proofErr w:type="gramEnd"/>
      <w:r w:rsidRPr="009D3D37">
        <w:t>V。</w:t>
      </w:r>
    </w:p>
    <w:p w14:paraId="4A0F925C" w14:textId="77777777" w:rsidR="009D3D37" w:rsidRPr="009D3D37" w:rsidRDefault="009D3D37">
      <w:pPr>
        <w:numPr>
          <w:ilvl w:val="0"/>
          <w:numId w:val="466"/>
        </w:numPr>
      </w:pPr>
      <w:r w:rsidRPr="009D3D37">
        <w:rPr>
          <w:rFonts w:ascii="Times New Roman" w:hAnsi="Times New Roman" w:cs="Times New Roman"/>
        </w:rPr>
        <w:t>​</w:t>
      </w:r>
      <w:r w:rsidRPr="009D3D37">
        <w:rPr>
          <w:b/>
          <w:bCs/>
        </w:rPr>
        <w:t>数据对齐无关性</w:t>
      </w:r>
      <w:r w:rsidRPr="009D3D37">
        <w:rPr>
          <w:rFonts w:ascii="Times New Roman" w:hAnsi="Times New Roman" w:cs="Times New Roman"/>
        </w:rPr>
        <w:t>​</w:t>
      </w:r>
      <w:r w:rsidRPr="009D3D37">
        <w:t xml:space="preserve">：模拟看门狗的电压比较在数据对齐操作之前进行，因此与 </w:t>
      </w:r>
      <w:proofErr w:type="spellStart"/>
      <w:r w:rsidRPr="009D3D37">
        <w:t>ADC_DataAlign</w:t>
      </w:r>
      <w:proofErr w:type="spellEnd"/>
      <w:r w:rsidRPr="009D3D37">
        <w:t>（数据对齐方式）的设置无关。</w:t>
      </w:r>
    </w:p>
    <w:p w14:paraId="526EAA57" w14:textId="77777777" w:rsidR="009D3D37" w:rsidRPr="009D3D37" w:rsidRDefault="009D3D37">
      <w:pPr>
        <w:numPr>
          <w:ilvl w:val="0"/>
          <w:numId w:val="466"/>
        </w:numPr>
      </w:pPr>
      <w:r w:rsidRPr="009D3D37">
        <w:rPr>
          <w:rFonts w:ascii="Times New Roman" w:hAnsi="Times New Roman" w:cs="Times New Roman"/>
        </w:rPr>
        <w:t>​</w:t>
      </w:r>
      <w:r w:rsidRPr="009D3D37">
        <w:rPr>
          <w:b/>
          <w:bCs/>
        </w:rPr>
        <w:t>应用</w:t>
      </w:r>
      <w:proofErr w:type="gramStart"/>
      <w:r w:rsidRPr="009D3D37">
        <w:rPr>
          <w:b/>
          <w:bCs/>
        </w:rPr>
        <w:t>场景</w:t>
      </w:r>
      <w:r w:rsidRPr="009D3D37">
        <w:rPr>
          <w:rFonts w:ascii="Times New Roman" w:hAnsi="Times New Roman" w:cs="Times New Roman"/>
        </w:rPr>
        <w:t>​</w:t>
      </w:r>
      <w:r w:rsidRPr="009D3D37">
        <w:t>：</w:t>
      </w:r>
      <w:proofErr w:type="gramEnd"/>
      <w:r w:rsidRPr="009D3D37">
        <w:t>模拟看门狗非常适用于电源监控、传感器信号范围检查、过流保护等需要自动电压监测的场景。</w:t>
      </w:r>
    </w:p>
    <w:p w14:paraId="7A899A0D" w14:textId="77777777" w:rsidR="009D3D37" w:rsidRPr="009D3D37" w:rsidRDefault="009D3D37" w:rsidP="009D3D37">
      <w:r w:rsidRPr="009D3D37">
        <w:t xml:space="preserve">希望以上解释能帮助您更好地理解和使用 </w:t>
      </w:r>
      <w:proofErr w:type="spellStart"/>
      <w:r w:rsidRPr="009D3D37">
        <w:t>ADC_AnalogWatchdogCmd</w:t>
      </w:r>
      <w:proofErr w:type="spellEnd"/>
      <w:r w:rsidRPr="009D3D37">
        <w:t>函数。</w:t>
      </w:r>
    </w:p>
    <w:p w14:paraId="2287DF3F" w14:textId="77777777" w:rsidR="009D3D37" w:rsidRPr="009D3D37" w:rsidRDefault="009D3D37" w:rsidP="009D3D37"/>
    <w:p w14:paraId="12D76468" w14:textId="296CF152" w:rsidR="00EE65E6" w:rsidRDefault="00EE65E6" w:rsidP="00EE65E6">
      <w:pPr>
        <w:pStyle w:val="2"/>
      </w:pPr>
      <w:proofErr w:type="spellStart"/>
      <w:r w:rsidRPr="00EE65E6">
        <w:lastRenderedPageBreak/>
        <w:t>ADC_AnalogWatchdogThresholdsConfig</w:t>
      </w:r>
      <w:proofErr w:type="spellEnd"/>
      <w:r w:rsidRPr="00EE65E6">
        <w:t>()</w:t>
      </w:r>
      <w:r w:rsidR="0015125B">
        <w:br/>
      </w:r>
      <w:r w:rsidR="0015125B" w:rsidRPr="0015125B">
        <w:t>配置STM32微控制器中ADC（模数转换器）模拟看门狗的高低阈值</w:t>
      </w:r>
    </w:p>
    <w:p w14:paraId="671483A8" w14:textId="77777777" w:rsidR="0015125B" w:rsidRPr="0015125B" w:rsidRDefault="0015125B" w:rsidP="0015125B">
      <w:proofErr w:type="spellStart"/>
      <w:r w:rsidRPr="0015125B">
        <w:t>ADC_AnalogWatchdogThresholdsConfig</w:t>
      </w:r>
      <w:proofErr w:type="spellEnd"/>
      <w:r w:rsidRPr="0015125B">
        <w:t>函数用于配置STM32微控制器中ADC（模数转换器）模拟看门狗的高低阈值。以下是关于该函数的详细说明。</w:t>
      </w:r>
    </w:p>
    <w:p w14:paraId="190BB03B" w14:textId="77777777" w:rsidR="0015125B" w:rsidRPr="0015125B" w:rsidRDefault="0015125B" w:rsidP="0015125B">
      <w:pPr>
        <w:rPr>
          <w:b/>
          <w:bCs/>
        </w:rPr>
      </w:pPr>
      <w:r w:rsidRPr="0015125B">
        <w:rPr>
          <w:rFonts w:ascii="Segoe UI Emoji" w:hAnsi="Segoe UI Emoji" w:cs="Segoe UI Emoji"/>
          <w:b/>
          <w:bCs/>
        </w:rPr>
        <w:t>🔍</w:t>
      </w:r>
      <w:r w:rsidRPr="0015125B">
        <w:rPr>
          <w:b/>
          <w:bCs/>
        </w:rPr>
        <w:t xml:space="preserve"> 函数功能详解 </w:t>
      </w:r>
    </w:p>
    <w:p w14:paraId="707485FF" w14:textId="77777777" w:rsidR="0015125B" w:rsidRPr="0015125B" w:rsidRDefault="0015125B" w:rsidP="0015125B">
      <w:pPr>
        <w:pStyle w:val="3"/>
      </w:pPr>
      <w:r w:rsidRPr="0015125B">
        <w:rPr>
          <w:rFonts w:ascii="Times New Roman" w:hAnsi="Times New Roman" w:cs="Times New Roman"/>
        </w:rPr>
        <w:t>​</w:t>
      </w:r>
      <w:r w:rsidRPr="0015125B">
        <w:t>函数原型：</w:t>
      </w:r>
      <w:r w:rsidRPr="0015125B">
        <w:rPr>
          <w:rFonts w:ascii="Times New Roman" w:hAnsi="Times New Roman" w:cs="Times New Roman"/>
        </w:rPr>
        <w:t>​​</w:t>
      </w:r>
    </w:p>
    <w:p w14:paraId="41457B2D" w14:textId="77777777" w:rsidR="0015125B" w:rsidRPr="0015125B" w:rsidRDefault="0015125B" w:rsidP="0015125B">
      <w:r w:rsidRPr="0015125B">
        <w:t xml:space="preserve">void </w:t>
      </w:r>
      <w:proofErr w:type="spellStart"/>
      <w:r w:rsidRPr="0015125B">
        <w:t>ADC_</w:t>
      </w:r>
      <w:proofErr w:type="gramStart"/>
      <w:r w:rsidRPr="0015125B">
        <w:t>AnalogWatchdogThresholdsConfig</w:t>
      </w:r>
      <w:proofErr w:type="spellEnd"/>
      <w:r w:rsidRPr="0015125B">
        <w:t>(</w:t>
      </w:r>
      <w:proofErr w:type="spellStart"/>
      <w:proofErr w:type="gramEnd"/>
      <w:r w:rsidRPr="0015125B">
        <w:t>ADC_TypeDef</w:t>
      </w:r>
      <w:proofErr w:type="spellEnd"/>
      <w:r w:rsidRPr="0015125B">
        <w:t xml:space="preserve">* </w:t>
      </w:r>
      <w:proofErr w:type="spellStart"/>
      <w:r w:rsidRPr="0015125B">
        <w:t>ADCx</w:t>
      </w:r>
      <w:proofErr w:type="spellEnd"/>
      <w:r w:rsidRPr="0015125B">
        <w:t xml:space="preserve">, uint16_t </w:t>
      </w:r>
      <w:proofErr w:type="spellStart"/>
      <w:r w:rsidRPr="0015125B">
        <w:t>HighThreshold</w:t>
      </w:r>
      <w:proofErr w:type="spellEnd"/>
      <w:r w:rsidRPr="0015125B">
        <w:t xml:space="preserve">, uint16_t </w:t>
      </w:r>
      <w:proofErr w:type="spellStart"/>
      <w:r w:rsidRPr="0015125B">
        <w:t>LowThreshold</w:t>
      </w:r>
      <w:proofErr w:type="spellEnd"/>
      <w:r w:rsidRPr="0015125B">
        <w:t>);</w:t>
      </w:r>
    </w:p>
    <w:p w14:paraId="21934AC9" w14:textId="77777777" w:rsidR="0015125B" w:rsidRPr="0015125B" w:rsidRDefault="0015125B" w:rsidP="0015125B">
      <w:pPr>
        <w:pStyle w:val="3"/>
      </w:pPr>
      <w:r w:rsidRPr="0015125B">
        <w:rPr>
          <w:rFonts w:ascii="Times New Roman" w:hAnsi="Times New Roman" w:cs="Times New Roman"/>
        </w:rPr>
        <w:t>​</w:t>
      </w:r>
      <w:r w:rsidRPr="0015125B">
        <w:t>参数说明：</w:t>
      </w:r>
      <w:r w:rsidRPr="0015125B">
        <w:rPr>
          <w:rFonts w:ascii="Times New Roman" w:hAnsi="Times New Roman" w:cs="Times New Roman"/>
        </w:rPr>
        <w:t>​​</w:t>
      </w:r>
    </w:p>
    <w:p w14:paraId="2AA8C7E7" w14:textId="77777777" w:rsidR="0015125B" w:rsidRPr="0015125B" w:rsidRDefault="0015125B">
      <w:pPr>
        <w:numPr>
          <w:ilvl w:val="0"/>
          <w:numId w:val="467"/>
        </w:numPr>
      </w:pPr>
      <w:r w:rsidRPr="0015125B">
        <w:rPr>
          <w:rFonts w:ascii="Times New Roman" w:hAnsi="Times New Roman" w:cs="Times New Roman"/>
        </w:rPr>
        <w:t>​</w:t>
      </w:r>
      <w:proofErr w:type="spellStart"/>
      <w:r w:rsidRPr="0015125B">
        <w:rPr>
          <w:b/>
          <w:bCs/>
        </w:rPr>
        <w:t>ADCx</w:t>
      </w:r>
      <w:proofErr w:type="spellEnd"/>
      <w:r w:rsidRPr="0015125B">
        <w:rPr>
          <w:rFonts w:ascii="Times New Roman" w:hAnsi="Times New Roman" w:cs="Times New Roman"/>
        </w:rPr>
        <w:t>​</w:t>
      </w:r>
      <w:r w:rsidRPr="0015125B">
        <w:t>：指定要配置的ADC外设实例，例如 ADC1、ADC2。</w:t>
      </w:r>
    </w:p>
    <w:p w14:paraId="2809BC51" w14:textId="77777777" w:rsidR="0015125B" w:rsidRPr="0015125B" w:rsidRDefault="0015125B">
      <w:pPr>
        <w:numPr>
          <w:ilvl w:val="0"/>
          <w:numId w:val="467"/>
        </w:numPr>
      </w:pPr>
      <w:r w:rsidRPr="0015125B">
        <w:rPr>
          <w:rFonts w:ascii="Times New Roman" w:hAnsi="Times New Roman" w:cs="Times New Roman"/>
        </w:rPr>
        <w:t>​</w:t>
      </w:r>
      <w:proofErr w:type="spellStart"/>
      <w:r w:rsidRPr="0015125B">
        <w:rPr>
          <w:b/>
          <w:bCs/>
        </w:rPr>
        <w:t>HighThreshold</w:t>
      </w:r>
      <w:proofErr w:type="spellEnd"/>
      <w:r w:rsidRPr="0015125B">
        <w:rPr>
          <w:rFonts w:ascii="Times New Roman" w:hAnsi="Times New Roman" w:cs="Times New Roman"/>
        </w:rPr>
        <w:t>​</w:t>
      </w:r>
      <w:r w:rsidRPr="0015125B">
        <w:t>：模拟看门狗的</w:t>
      </w:r>
      <w:r w:rsidRPr="0015125B">
        <w:rPr>
          <w:b/>
          <w:bCs/>
        </w:rPr>
        <w:t>高阈值</w:t>
      </w:r>
      <w:r w:rsidRPr="0015125B">
        <w:t>。当ADC转换结果</w:t>
      </w:r>
      <w:r w:rsidRPr="0015125B">
        <w:rPr>
          <w:b/>
          <w:bCs/>
        </w:rPr>
        <w:t>高于或等于</w:t>
      </w:r>
      <w:r w:rsidRPr="0015125B">
        <w:t>此值时，会触发看门狗事件。这是一个12位的数值，范围是0到4095（0xFFF）。</w:t>
      </w:r>
    </w:p>
    <w:p w14:paraId="188A2946" w14:textId="77777777" w:rsidR="0015125B" w:rsidRPr="0015125B" w:rsidRDefault="0015125B">
      <w:pPr>
        <w:numPr>
          <w:ilvl w:val="0"/>
          <w:numId w:val="467"/>
        </w:numPr>
      </w:pPr>
      <w:r w:rsidRPr="0015125B">
        <w:rPr>
          <w:rFonts w:ascii="Times New Roman" w:hAnsi="Times New Roman" w:cs="Times New Roman"/>
        </w:rPr>
        <w:t>​</w:t>
      </w:r>
      <w:proofErr w:type="spellStart"/>
      <w:r w:rsidRPr="0015125B">
        <w:rPr>
          <w:b/>
          <w:bCs/>
        </w:rPr>
        <w:t>LowThreshold</w:t>
      </w:r>
      <w:proofErr w:type="spellEnd"/>
      <w:r w:rsidRPr="0015125B">
        <w:rPr>
          <w:rFonts w:ascii="Times New Roman" w:hAnsi="Times New Roman" w:cs="Times New Roman"/>
        </w:rPr>
        <w:t>​</w:t>
      </w:r>
      <w:r w:rsidRPr="0015125B">
        <w:t>：模拟看门狗的</w:t>
      </w:r>
      <w:r w:rsidRPr="0015125B">
        <w:rPr>
          <w:b/>
          <w:bCs/>
        </w:rPr>
        <w:t>低阈值</w:t>
      </w:r>
      <w:r w:rsidRPr="0015125B">
        <w:t>。当ADC转换结果</w:t>
      </w:r>
      <w:r w:rsidRPr="0015125B">
        <w:rPr>
          <w:b/>
          <w:bCs/>
        </w:rPr>
        <w:t>低于或等于</w:t>
      </w:r>
      <w:r w:rsidRPr="0015125B">
        <w:t>此值时，会触发看门狗事件。同样是一个12位的数值，范围是0到4095。</w:t>
      </w:r>
    </w:p>
    <w:p w14:paraId="075E1E9A" w14:textId="77777777" w:rsidR="0015125B" w:rsidRPr="0015125B" w:rsidRDefault="0015125B" w:rsidP="0015125B">
      <w:pPr>
        <w:pStyle w:val="3"/>
      </w:pPr>
      <w:r w:rsidRPr="0015125B">
        <w:rPr>
          <w:rFonts w:ascii="Times New Roman" w:hAnsi="Times New Roman" w:cs="Times New Roman"/>
        </w:rPr>
        <w:t>​</w:t>
      </w:r>
      <w:r w:rsidRPr="0015125B">
        <w:t>核心作用：</w:t>
      </w:r>
      <w:r w:rsidRPr="0015125B">
        <w:rPr>
          <w:rFonts w:ascii="Times New Roman" w:hAnsi="Times New Roman" w:cs="Times New Roman"/>
        </w:rPr>
        <w:t>​​</w:t>
      </w:r>
    </w:p>
    <w:p w14:paraId="40C8A7F4" w14:textId="77777777" w:rsidR="0015125B" w:rsidRPr="0015125B" w:rsidRDefault="0015125B" w:rsidP="0015125B">
      <w:r w:rsidRPr="0015125B">
        <w:t>该函数设定了模拟看门狗监控的电压范围。一旦被监控通道的ADC转换值超出 [</w:t>
      </w:r>
      <w:proofErr w:type="spellStart"/>
      <w:r w:rsidRPr="0015125B">
        <w:t>LowThreshold</w:t>
      </w:r>
      <w:proofErr w:type="spellEnd"/>
      <w:r w:rsidRPr="0015125B">
        <w:t xml:space="preserve">, </w:t>
      </w:r>
      <w:proofErr w:type="spellStart"/>
      <w:r w:rsidRPr="0015125B">
        <w:t>HighThreshold</w:t>
      </w:r>
      <w:proofErr w:type="spellEnd"/>
      <w:r w:rsidRPr="0015125B">
        <w:t>]这个区间，硬件就会自动置位状态标志位（AWD），如果使能了中断，还会产生模拟看门狗中断，以便程序及时做出响应，例如执行保护动作或报警。</w:t>
      </w:r>
    </w:p>
    <w:p w14:paraId="6CE00358" w14:textId="77777777" w:rsidR="0015125B" w:rsidRPr="0015125B" w:rsidRDefault="0015125B" w:rsidP="0015125B">
      <w:pPr>
        <w:pStyle w:val="3"/>
      </w:pPr>
      <w:r w:rsidRPr="0015125B">
        <w:rPr>
          <w:rFonts w:ascii="Segoe UI Emoji" w:hAnsi="Segoe UI Emoji" w:cs="Segoe UI Emoji"/>
        </w:rPr>
        <w:t>⚙️</w:t>
      </w:r>
      <w:r w:rsidRPr="0015125B">
        <w:t xml:space="preserve"> 使用方法与流程 </w:t>
      </w:r>
    </w:p>
    <w:p w14:paraId="68ED40A6" w14:textId="77777777" w:rsidR="0015125B" w:rsidRPr="0015125B" w:rsidRDefault="0015125B" w:rsidP="0015125B">
      <w:proofErr w:type="spellStart"/>
      <w:r w:rsidRPr="0015125B">
        <w:t>ADC_AnalogWatchdogThresholdsConfig</w:t>
      </w:r>
      <w:proofErr w:type="spellEnd"/>
      <w:r w:rsidRPr="0015125B">
        <w:t>通常需要与另外两个函数配合使用，以完成模拟看门狗的完整配置。标准的配置流程如下：</w:t>
      </w:r>
    </w:p>
    <w:p w14:paraId="70D61FE8" w14:textId="77777777" w:rsidR="0015125B" w:rsidRPr="0015125B" w:rsidRDefault="0015125B">
      <w:pPr>
        <w:numPr>
          <w:ilvl w:val="0"/>
          <w:numId w:val="468"/>
        </w:numPr>
      </w:pPr>
      <w:r w:rsidRPr="0015125B">
        <w:rPr>
          <w:rFonts w:ascii="Times New Roman" w:hAnsi="Times New Roman" w:cs="Times New Roman"/>
        </w:rPr>
        <w:t>​</w:t>
      </w:r>
      <w:r w:rsidRPr="0015125B">
        <w:rPr>
          <w:b/>
          <w:bCs/>
        </w:rPr>
        <w:t>配置监控通道</w:t>
      </w:r>
      <w:r w:rsidRPr="0015125B">
        <w:rPr>
          <w:rFonts w:ascii="Times New Roman" w:hAnsi="Times New Roman" w:cs="Times New Roman"/>
        </w:rPr>
        <w:t>​</w:t>
      </w:r>
      <w:r w:rsidRPr="0015125B">
        <w:t xml:space="preserve">：使用 </w:t>
      </w:r>
      <w:proofErr w:type="spellStart"/>
      <w:r w:rsidRPr="0015125B">
        <w:t>ADC_AnalogWatchdogSingleChannelConfig</w:t>
      </w:r>
      <w:proofErr w:type="spellEnd"/>
      <w:r w:rsidRPr="0015125B">
        <w:t>(</w:t>
      </w:r>
      <w:proofErr w:type="spellStart"/>
      <w:r w:rsidRPr="0015125B">
        <w:t>ADCx</w:t>
      </w:r>
      <w:proofErr w:type="spellEnd"/>
      <w:r w:rsidRPr="0015125B">
        <w:t xml:space="preserve">, </w:t>
      </w:r>
      <w:proofErr w:type="spellStart"/>
      <w:r w:rsidRPr="0015125B">
        <w:t>ADC_Channel</w:t>
      </w:r>
      <w:proofErr w:type="spellEnd"/>
      <w:r w:rsidRPr="0015125B">
        <w:t>)指定模拟看门狗监控哪一个具体的ADC通道。</w:t>
      </w:r>
    </w:p>
    <w:p w14:paraId="6192EDEE" w14:textId="77777777" w:rsidR="0015125B" w:rsidRPr="0015125B" w:rsidRDefault="0015125B">
      <w:pPr>
        <w:numPr>
          <w:ilvl w:val="0"/>
          <w:numId w:val="468"/>
        </w:numPr>
      </w:pPr>
      <w:r w:rsidRPr="0015125B">
        <w:rPr>
          <w:rFonts w:ascii="Times New Roman" w:hAnsi="Times New Roman" w:cs="Times New Roman"/>
        </w:rPr>
        <w:t>​</w:t>
      </w:r>
      <w:r w:rsidRPr="0015125B">
        <w:rPr>
          <w:b/>
          <w:bCs/>
        </w:rPr>
        <w:t>设置阈值范围</w:t>
      </w:r>
      <w:r w:rsidRPr="0015125B">
        <w:rPr>
          <w:rFonts w:ascii="Times New Roman" w:hAnsi="Times New Roman" w:cs="Times New Roman"/>
        </w:rPr>
        <w:t>​</w:t>
      </w:r>
      <w:r w:rsidRPr="0015125B">
        <w:t>：</w:t>
      </w:r>
      <w:r w:rsidRPr="0015125B">
        <w:rPr>
          <w:rFonts w:ascii="Times New Roman" w:hAnsi="Times New Roman" w:cs="Times New Roman"/>
        </w:rPr>
        <w:t>​</w:t>
      </w:r>
      <w:r w:rsidRPr="0015125B">
        <w:rPr>
          <w:b/>
          <w:bCs/>
        </w:rPr>
        <w:t xml:space="preserve">调用 </w:t>
      </w:r>
      <w:proofErr w:type="spellStart"/>
      <w:r w:rsidRPr="0015125B">
        <w:rPr>
          <w:b/>
          <w:bCs/>
        </w:rPr>
        <w:t>ADC_AnalogWatchdogThresholdsConfig</w:t>
      </w:r>
      <w:proofErr w:type="spellEnd"/>
      <w:r w:rsidRPr="0015125B">
        <w:rPr>
          <w:b/>
          <w:bCs/>
        </w:rPr>
        <w:t>(</w:t>
      </w:r>
      <w:proofErr w:type="spellStart"/>
      <w:r w:rsidRPr="0015125B">
        <w:rPr>
          <w:b/>
          <w:bCs/>
        </w:rPr>
        <w:t>ADCx</w:t>
      </w:r>
      <w:proofErr w:type="spellEnd"/>
      <w:r w:rsidRPr="0015125B">
        <w:rPr>
          <w:b/>
          <w:bCs/>
        </w:rPr>
        <w:t xml:space="preserve">, </w:t>
      </w:r>
      <w:proofErr w:type="spellStart"/>
      <w:r w:rsidRPr="0015125B">
        <w:rPr>
          <w:b/>
          <w:bCs/>
        </w:rPr>
        <w:t>HighThreshold</w:t>
      </w:r>
      <w:proofErr w:type="spellEnd"/>
      <w:r w:rsidRPr="0015125B">
        <w:rPr>
          <w:b/>
          <w:bCs/>
        </w:rPr>
        <w:t xml:space="preserve">, </w:t>
      </w:r>
      <w:proofErr w:type="spellStart"/>
      <w:r w:rsidRPr="0015125B">
        <w:rPr>
          <w:b/>
          <w:bCs/>
        </w:rPr>
        <w:t>LowThreshold</w:t>
      </w:r>
      <w:proofErr w:type="spellEnd"/>
      <w:r w:rsidRPr="0015125B">
        <w:rPr>
          <w:b/>
          <w:bCs/>
        </w:rPr>
        <w:t>)</w:t>
      </w:r>
      <w:r w:rsidRPr="0015125B">
        <w:rPr>
          <w:rFonts w:ascii="Times New Roman" w:hAnsi="Times New Roman" w:cs="Times New Roman"/>
        </w:rPr>
        <w:t>​</w:t>
      </w:r>
      <w:r w:rsidRPr="0015125B">
        <w:t xml:space="preserve"> 来定义电压的上下限。</w:t>
      </w:r>
    </w:p>
    <w:p w14:paraId="5CBEBDF8" w14:textId="77777777" w:rsidR="0015125B" w:rsidRPr="0015125B" w:rsidRDefault="0015125B">
      <w:pPr>
        <w:numPr>
          <w:ilvl w:val="0"/>
          <w:numId w:val="468"/>
        </w:numPr>
      </w:pPr>
      <w:r w:rsidRPr="0015125B">
        <w:rPr>
          <w:rFonts w:ascii="Times New Roman" w:hAnsi="Times New Roman" w:cs="Times New Roman"/>
        </w:rPr>
        <w:lastRenderedPageBreak/>
        <w:t>​</w:t>
      </w:r>
      <w:r w:rsidRPr="0015125B">
        <w:rPr>
          <w:b/>
          <w:bCs/>
        </w:rPr>
        <w:t>使能看门狗</w:t>
      </w:r>
      <w:r w:rsidRPr="0015125B">
        <w:rPr>
          <w:rFonts w:ascii="Times New Roman" w:hAnsi="Times New Roman" w:cs="Times New Roman"/>
        </w:rPr>
        <w:t>​</w:t>
      </w:r>
      <w:r w:rsidRPr="0015125B">
        <w:t xml:space="preserve">：使用 </w:t>
      </w:r>
      <w:proofErr w:type="spellStart"/>
      <w:r w:rsidRPr="0015125B">
        <w:t>ADC_AnalogWatchdogCmd</w:t>
      </w:r>
      <w:proofErr w:type="spellEnd"/>
      <w:r w:rsidRPr="0015125B">
        <w:t>(</w:t>
      </w:r>
      <w:proofErr w:type="spellStart"/>
      <w:r w:rsidRPr="0015125B">
        <w:t>ADCx</w:t>
      </w:r>
      <w:proofErr w:type="spellEnd"/>
      <w:r w:rsidRPr="0015125B">
        <w:t xml:space="preserve">, </w:t>
      </w:r>
      <w:proofErr w:type="spellStart"/>
      <w:r w:rsidRPr="0015125B">
        <w:t>ADC_AnalogWatchdog_SingleRegEnable</w:t>
      </w:r>
      <w:proofErr w:type="spellEnd"/>
      <w:r w:rsidRPr="0015125B">
        <w:t>)来最终启动模拟看门狗功能。</w:t>
      </w:r>
    </w:p>
    <w:p w14:paraId="1C8AAC43" w14:textId="77777777" w:rsidR="0015125B" w:rsidRPr="0015125B" w:rsidRDefault="0015125B" w:rsidP="0015125B">
      <w:pPr>
        <w:pStyle w:val="3"/>
      </w:pPr>
      <w:r w:rsidRPr="0015125B">
        <w:rPr>
          <w:rFonts w:ascii="Segoe UI Emoji" w:hAnsi="Segoe UI Emoji" w:cs="Segoe UI Emoji"/>
        </w:rPr>
        <w:t>📝</w:t>
      </w:r>
      <w:r w:rsidRPr="0015125B">
        <w:t xml:space="preserve"> 代码示例 </w:t>
      </w:r>
    </w:p>
    <w:p w14:paraId="0EFF3FAA" w14:textId="77777777" w:rsidR="0015125B" w:rsidRPr="0015125B" w:rsidRDefault="0015125B" w:rsidP="0015125B">
      <w:r w:rsidRPr="0015125B">
        <w:t>下面的代码片段展示了如何配置ADC1的通道0，并设置其模拟看门狗阈值，当电压值低于0x0300或高于0x0B00时触发看门狗。</w:t>
      </w:r>
    </w:p>
    <w:p w14:paraId="713A0E82" w14:textId="77777777" w:rsidR="0015125B" w:rsidRPr="0015125B" w:rsidRDefault="0015125B" w:rsidP="0015125B">
      <w:r w:rsidRPr="0015125B">
        <w:t>/* 配置模拟看门狗的高低阈值 */</w:t>
      </w:r>
    </w:p>
    <w:p w14:paraId="5B4B8271" w14:textId="77777777" w:rsidR="0015125B" w:rsidRPr="0015125B" w:rsidRDefault="0015125B" w:rsidP="0015125B">
      <w:proofErr w:type="spellStart"/>
      <w:r w:rsidRPr="0015125B">
        <w:t>ADC_</w:t>
      </w:r>
      <w:proofErr w:type="gramStart"/>
      <w:r w:rsidRPr="0015125B">
        <w:t>AnalogWatchdogThresholdsConfig</w:t>
      </w:r>
      <w:proofErr w:type="spellEnd"/>
      <w:r w:rsidRPr="0015125B">
        <w:t>(</w:t>
      </w:r>
      <w:proofErr w:type="gramEnd"/>
      <w:r w:rsidRPr="0015125B">
        <w:t xml:space="preserve">ADC1, 0x0B00, 0x0300); // </w:t>
      </w:r>
    </w:p>
    <w:p w14:paraId="7AD81492" w14:textId="77777777" w:rsidR="0015125B" w:rsidRPr="0015125B" w:rsidRDefault="0015125B" w:rsidP="0015125B"/>
    <w:p w14:paraId="4E9A17FA" w14:textId="77777777" w:rsidR="0015125B" w:rsidRPr="0015125B" w:rsidRDefault="0015125B" w:rsidP="0015125B">
      <w:r w:rsidRPr="0015125B">
        <w:t>/* 指定模拟看门狗监控ADC1的通道0 */</w:t>
      </w:r>
    </w:p>
    <w:p w14:paraId="0896C43D" w14:textId="77777777" w:rsidR="0015125B" w:rsidRPr="0015125B" w:rsidRDefault="0015125B" w:rsidP="0015125B">
      <w:proofErr w:type="spellStart"/>
      <w:r w:rsidRPr="0015125B">
        <w:t>ADC_</w:t>
      </w:r>
      <w:proofErr w:type="gramStart"/>
      <w:r w:rsidRPr="0015125B">
        <w:t>AnalogWatchdogSingleChannelConfig</w:t>
      </w:r>
      <w:proofErr w:type="spellEnd"/>
      <w:r w:rsidRPr="0015125B">
        <w:t>(</w:t>
      </w:r>
      <w:proofErr w:type="gramEnd"/>
      <w:r w:rsidRPr="0015125B">
        <w:t>ADC1, ADC_Channel_0);</w:t>
      </w:r>
    </w:p>
    <w:p w14:paraId="1AF319A6" w14:textId="77777777" w:rsidR="0015125B" w:rsidRPr="0015125B" w:rsidRDefault="0015125B" w:rsidP="0015125B"/>
    <w:p w14:paraId="7B2BC5B3" w14:textId="77777777" w:rsidR="0015125B" w:rsidRPr="0015125B" w:rsidRDefault="0015125B" w:rsidP="0015125B">
      <w:r w:rsidRPr="0015125B">
        <w:t>/* 使能模拟看门狗功能，并设置为监控单个规则通道 */</w:t>
      </w:r>
    </w:p>
    <w:p w14:paraId="594C6068" w14:textId="77777777" w:rsidR="0015125B" w:rsidRPr="0015125B" w:rsidRDefault="0015125B" w:rsidP="0015125B">
      <w:proofErr w:type="spellStart"/>
      <w:r w:rsidRPr="0015125B">
        <w:t>ADC_</w:t>
      </w:r>
      <w:proofErr w:type="gramStart"/>
      <w:r w:rsidRPr="0015125B">
        <w:t>AnalogWatchdogCmd</w:t>
      </w:r>
      <w:proofErr w:type="spellEnd"/>
      <w:r w:rsidRPr="0015125B">
        <w:t>(</w:t>
      </w:r>
      <w:proofErr w:type="gramEnd"/>
      <w:r w:rsidRPr="0015125B">
        <w:t xml:space="preserve">ADC1, </w:t>
      </w:r>
      <w:proofErr w:type="spellStart"/>
      <w:r w:rsidRPr="0015125B">
        <w:t>ADC_AnalogWatchdog_SingleRegEnable</w:t>
      </w:r>
      <w:proofErr w:type="spellEnd"/>
      <w:r w:rsidRPr="0015125B">
        <w:t>);</w:t>
      </w:r>
    </w:p>
    <w:p w14:paraId="621B63B3" w14:textId="77777777" w:rsidR="0015125B" w:rsidRPr="0015125B" w:rsidRDefault="0015125B" w:rsidP="0015125B"/>
    <w:p w14:paraId="4FCCB5C6" w14:textId="77777777" w:rsidR="0015125B" w:rsidRPr="0015125B" w:rsidRDefault="0015125B" w:rsidP="0015125B">
      <w:r w:rsidRPr="0015125B">
        <w:t>/* （可选）使能模拟看门狗中断 */</w:t>
      </w:r>
    </w:p>
    <w:p w14:paraId="7B664E68" w14:textId="77777777" w:rsidR="0015125B" w:rsidRPr="0015125B" w:rsidRDefault="0015125B" w:rsidP="0015125B">
      <w:proofErr w:type="spellStart"/>
      <w:r w:rsidRPr="0015125B">
        <w:t>ADC_</w:t>
      </w:r>
      <w:proofErr w:type="gramStart"/>
      <w:r w:rsidRPr="0015125B">
        <w:t>ITConfig</w:t>
      </w:r>
      <w:proofErr w:type="spellEnd"/>
      <w:r w:rsidRPr="0015125B">
        <w:t>(</w:t>
      </w:r>
      <w:proofErr w:type="gramEnd"/>
      <w:r w:rsidRPr="0015125B">
        <w:t>ADC1, ADC_IT_AWD, ENABLE);</w:t>
      </w:r>
    </w:p>
    <w:p w14:paraId="1EDAF80D" w14:textId="77777777" w:rsidR="0015125B" w:rsidRPr="0015125B" w:rsidRDefault="0015125B" w:rsidP="0015125B">
      <w:pPr>
        <w:pStyle w:val="3"/>
      </w:pPr>
      <w:r w:rsidRPr="0015125B">
        <w:rPr>
          <w:rFonts w:ascii="Segoe UI Emoji" w:hAnsi="Segoe UI Emoji" w:cs="Segoe UI Emoji"/>
        </w:rPr>
        <w:t>⚠️</w:t>
      </w:r>
      <w:r w:rsidRPr="0015125B">
        <w:t xml:space="preserve"> 重要注意事项 </w:t>
      </w:r>
    </w:p>
    <w:p w14:paraId="516ABF66" w14:textId="77777777" w:rsidR="0015125B" w:rsidRPr="0015125B" w:rsidRDefault="0015125B">
      <w:pPr>
        <w:numPr>
          <w:ilvl w:val="0"/>
          <w:numId w:val="469"/>
        </w:numPr>
      </w:pPr>
      <w:r w:rsidRPr="0015125B">
        <w:rPr>
          <w:rFonts w:ascii="Times New Roman" w:hAnsi="Times New Roman" w:cs="Times New Roman"/>
        </w:rPr>
        <w:t>​</w:t>
      </w:r>
      <w:r w:rsidRPr="0015125B">
        <w:rPr>
          <w:b/>
          <w:bCs/>
        </w:rPr>
        <w:t>阈值有效</w:t>
      </w:r>
      <w:proofErr w:type="gramStart"/>
      <w:r w:rsidRPr="0015125B">
        <w:rPr>
          <w:b/>
          <w:bCs/>
        </w:rPr>
        <w:t>性</w:t>
      </w:r>
      <w:r w:rsidRPr="0015125B">
        <w:rPr>
          <w:rFonts w:ascii="Times New Roman" w:hAnsi="Times New Roman" w:cs="Times New Roman"/>
        </w:rPr>
        <w:t>​</w:t>
      </w:r>
      <w:r w:rsidRPr="0015125B">
        <w:t>：</w:t>
      </w:r>
      <w:proofErr w:type="gramEnd"/>
      <w:r w:rsidRPr="0015125B">
        <w:t>确保高阈值（</w:t>
      </w:r>
      <w:proofErr w:type="spellStart"/>
      <w:r w:rsidRPr="0015125B">
        <w:t>HighThreshold</w:t>
      </w:r>
      <w:proofErr w:type="spellEnd"/>
      <w:r w:rsidRPr="0015125B">
        <w:t>）必须大于低阈值（</w:t>
      </w:r>
      <w:proofErr w:type="spellStart"/>
      <w:r w:rsidRPr="0015125B">
        <w:t>LowThreshold</w:t>
      </w:r>
      <w:proofErr w:type="spellEnd"/>
      <w:r w:rsidRPr="0015125B">
        <w:t>）。</w:t>
      </w:r>
    </w:p>
    <w:p w14:paraId="073D7A22" w14:textId="77777777" w:rsidR="0015125B" w:rsidRPr="0015125B" w:rsidRDefault="0015125B">
      <w:pPr>
        <w:numPr>
          <w:ilvl w:val="0"/>
          <w:numId w:val="469"/>
        </w:numPr>
      </w:pPr>
      <w:r w:rsidRPr="0015125B">
        <w:rPr>
          <w:rFonts w:ascii="Times New Roman" w:hAnsi="Times New Roman" w:cs="Times New Roman"/>
        </w:rPr>
        <w:t>​</w:t>
      </w:r>
      <w:r w:rsidRPr="0015125B">
        <w:rPr>
          <w:b/>
          <w:bCs/>
        </w:rPr>
        <w:t>数据对齐无关</w:t>
      </w:r>
      <w:proofErr w:type="gramStart"/>
      <w:r w:rsidRPr="0015125B">
        <w:rPr>
          <w:b/>
          <w:bCs/>
        </w:rPr>
        <w:t>性</w:t>
      </w:r>
      <w:r w:rsidRPr="0015125B">
        <w:rPr>
          <w:rFonts w:ascii="Times New Roman" w:hAnsi="Times New Roman" w:cs="Times New Roman"/>
        </w:rPr>
        <w:t>​</w:t>
      </w:r>
      <w:r w:rsidRPr="0015125B">
        <w:t>：</w:t>
      </w:r>
      <w:proofErr w:type="gramEnd"/>
      <w:r w:rsidRPr="0015125B">
        <w:t>模拟看门狗的电压比较操作在数据对齐之前进行，因此其功能与ADC初始化结构体中设置的数据对齐方式（</w:t>
      </w:r>
      <w:proofErr w:type="spellStart"/>
      <w:r w:rsidRPr="0015125B">
        <w:t>ADC_DataAlign</w:t>
      </w:r>
      <w:proofErr w:type="spellEnd"/>
      <w:r w:rsidRPr="0015125B">
        <w:t>）无关。</w:t>
      </w:r>
    </w:p>
    <w:p w14:paraId="5C83282A" w14:textId="77777777" w:rsidR="0015125B" w:rsidRPr="0015125B" w:rsidRDefault="0015125B">
      <w:pPr>
        <w:numPr>
          <w:ilvl w:val="0"/>
          <w:numId w:val="469"/>
        </w:numPr>
      </w:pPr>
      <w:r w:rsidRPr="0015125B">
        <w:rPr>
          <w:rFonts w:ascii="Times New Roman" w:hAnsi="Times New Roman" w:cs="Times New Roman"/>
        </w:rPr>
        <w:t>​</w:t>
      </w:r>
      <w:r w:rsidRPr="0015125B">
        <w:rPr>
          <w:b/>
          <w:bCs/>
        </w:rPr>
        <w:t>中断处理</w:t>
      </w:r>
      <w:r w:rsidRPr="0015125B">
        <w:rPr>
          <w:rFonts w:ascii="Times New Roman" w:hAnsi="Times New Roman" w:cs="Times New Roman"/>
        </w:rPr>
        <w:t>​</w:t>
      </w:r>
      <w:r w:rsidRPr="0015125B">
        <w:t>：如果使能了看门狗中断，必须在中断服务函数（如 ADC1_IRQHandler）中检查并清除中断挂起位，否则中断会持续触发。</w:t>
      </w:r>
    </w:p>
    <w:p w14:paraId="2EA8CDD8" w14:textId="77777777" w:rsidR="0015125B" w:rsidRPr="0015125B" w:rsidRDefault="0015125B" w:rsidP="0015125B">
      <w:pPr>
        <w:pStyle w:val="3"/>
      </w:pPr>
      <w:r w:rsidRPr="0015125B">
        <w:rPr>
          <w:rFonts w:ascii="Segoe UI Emoji" w:hAnsi="Segoe UI Emoji" w:cs="Segoe UI Emoji"/>
        </w:rPr>
        <w:t>💎</w:t>
      </w:r>
      <w:r w:rsidRPr="0015125B">
        <w:t xml:space="preserve"> 总结 </w:t>
      </w:r>
    </w:p>
    <w:p w14:paraId="1CED913E" w14:textId="77777777" w:rsidR="0015125B" w:rsidRPr="0015125B" w:rsidRDefault="0015125B" w:rsidP="0015125B">
      <w:proofErr w:type="spellStart"/>
      <w:r w:rsidRPr="0015125B">
        <w:t>ADC_AnalogWatchdogThresholdsConfig</w:t>
      </w:r>
      <w:proofErr w:type="spellEnd"/>
      <w:r w:rsidRPr="0015125B">
        <w:t xml:space="preserve">是一个关键函数，它和 </w:t>
      </w:r>
      <w:proofErr w:type="spellStart"/>
      <w:r w:rsidRPr="0015125B">
        <w:t>ADC_AnalogWatchdogSingleChannelConfig</w:t>
      </w:r>
      <w:proofErr w:type="spellEnd"/>
      <w:r w:rsidRPr="0015125B">
        <w:t>、</w:t>
      </w:r>
      <w:proofErr w:type="spellStart"/>
      <w:r w:rsidRPr="0015125B">
        <w:t>ADC_AnalogWatchdogCmd</w:t>
      </w:r>
      <w:proofErr w:type="spellEnd"/>
      <w:r w:rsidRPr="0015125B">
        <w:t>共同构成了STM32 ADC的电压监控保护机制。正确配置阈值可以有效监测模拟信号是否处于预期范围内，从而提高系统的可靠性。</w:t>
      </w:r>
    </w:p>
    <w:p w14:paraId="1A493CE8" w14:textId="56A0051E" w:rsidR="0015125B" w:rsidRPr="0015125B" w:rsidRDefault="0015125B" w:rsidP="0015125B">
      <w:r w:rsidRPr="0015125B">
        <w:lastRenderedPageBreak/>
        <w:t>希望以上解释能帮助您更好地理解和使用这个函数。</w:t>
      </w:r>
    </w:p>
    <w:p w14:paraId="5ACB67B6" w14:textId="29A7428D" w:rsidR="00EE65E6" w:rsidRDefault="00EE65E6" w:rsidP="00EE65E6">
      <w:pPr>
        <w:pStyle w:val="2"/>
      </w:pPr>
      <w:proofErr w:type="spellStart"/>
      <w:r w:rsidRPr="00EE65E6">
        <w:t>ADC_AnalogWatchdogSingleChannelConfig</w:t>
      </w:r>
      <w:proofErr w:type="spellEnd"/>
      <w:r w:rsidRPr="00EE65E6">
        <w:t>(</w:t>
      </w:r>
      <w:r>
        <w:rPr>
          <w:rFonts w:hint="eastAsia"/>
        </w:rPr>
        <w:t>)</w:t>
      </w:r>
      <w:r w:rsidR="0015125B">
        <w:br/>
      </w:r>
      <w:r w:rsidR="0015125B" w:rsidRPr="0015125B">
        <w:t>配置STM32 ADC模拟看门狗监控的单个特定通道</w:t>
      </w:r>
    </w:p>
    <w:p w14:paraId="260BABC0" w14:textId="77777777" w:rsidR="0015125B" w:rsidRPr="0015125B" w:rsidRDefault="0015125B" w:rsidP="0015125B">
      <w:proofErr w:type="spellStart"/>
      <w:r w:rsidRPr="0015125B">
        <w:t>ADC_AnalogWatchdogSingleChannelConfig</w:t>
      </w:r>
      <w:proofErr w:type="spellEnd"/>
      <w:r w:rsidRPr="0015125B">
        <w:t>函数用于配置STM32 ADC模拟看门狗监控的单个特定通道。以下是详细说明：</w:t>
      </w:r>
    </w:p>
    <w:p w14:paraId="28C8B334" w14:textId="77777777" w:rsidR="0015125B" w:rsidRPr="0015125B" w:rsidRDefault="0015125B" w:rsidP="0015125B">
      <w:pPr>
        <w:pStyle w:val="3"/>
      </w:pPr>
      <w:r w:rsidRPr="0015125B">
        <w:rPr>
          <w:rFonts w:ascii="Segoe UI Emoji" w:hAnsi="Segoe UI Emoji" w:cs="Segoe UI Emoji"/>
        </w:rPr>
        <w:t>🔧</w:t>
      </w:r>
      <w:r w:rsidRPr="0015125B">
        <w:t xml:space="preserve"> 函数原型 </w:t>
      </w:r>
    </w:p>
    <w:p w14:paraId="368F8C30" w14:textId="77777777" w:rsidR="0015125B" w:rsidRPr="0015125B" w:rsidRDefault="0015125B" w:rsidP="0015125B">
      <w:r w:rsidRPr="0015125B">
        <w:t xml:space="preserve">void </w:t>
      </w:r>
      <w:proofErr w:type="spellStart"/>
      <w:r w:rsidRPr="0015125B">
        <w:t>ADC_</w:t>
      </w:r>
      <w:proofErr w:type="gramStart"/>
      <w:r w:rsidRPr="0015125B">
        <w:t>AnalogWatchdogSingleChannelConfig</w:t>
      </w:r>
      <w:proofErr w:type="spellEnd"/>
      <w:r w:rsidRPr="0015125B">
        <w:t>(</w:t>
      </w:r>
      <w:proofErr w:type="spellStart"/>
      <w:proofErr w:type="gramEnd"/>
      <w:r w:rsidRPr="0015125B">
        <w:t>ADC_TypeDef</w:t>
      </w:r>
      <w:proofErr w:type="spellEnd"/>
      <w:r w:rsidRPr="0015125B">
        <w:t xml:space="preserve">* </w:t>
      </w:r>
      <w:proofErr w:type="spellStart"/>
      <w:r w:rsidRPr="0015125B">
        <w:t>ADCx</w:t>
      </w:r>
      <w:proofErr w:type="spellEnd"/>
      <w:r w:rsidRPr="0015125B">
        <w:t xml:space="preserve">, uint8_t </w:t>
      </w:r>
      <w:proofErr w:type="spellStart"/>
      <w:r w:rsidRPr="0015125B">
        <w:t>ADC_Channel</w:t>
      </w:r>
      <w:proofErr w:type="spellEnd"/>
      <w:r w:rsidRPr="0015125B">
        <w:t>);</w:t>
      </w:r>
    </w:p>
    <w:p w14:paraId="3C01CD0D" w14:textId="77777777" w:rsidR="0015125B" w:rsidRPr="0015125B" w:rsidRDefault="0015125B" w:rsidP="0015125B">
      <w:pPr>
        <w:pStyle w:val="3"/>
      </w:pPr>
      <w:r w:rsidRPr="0015125B">
        <w:rPr>
          <w:rFonts w:ascii="Segoe UI Emoji" w:hAnsi="Segoe UI Emoji" w:cs="Segoe UI Emoji"/>
        </w:rPr>
        <w:t>⚙️</w:t>
      </w:r>
      <w:r w:rsidRPr="0015125B">
        <w:t xml:space="preserve"> 参数说明 </w:t>
      </w:r>
    </w:p>
    <w:p w14:paraId="2C244DBB" w14:textId="77777777" w:rsidR="0015125B" w:rsidRPr="0015125B" w:rsidRDefault="0015125B">
      <w:pPr>
        <w:numPr>
          <w:ilvl w:val="0"/>
          <w:numId w:val="470"/>
        </w:numPr>
      </w:pPr>
      <w:r w:rsidRPr="0015125B">
        <w:rPr>
          <w:rFonts w:ascii="Times New Roman" w:hAnsi="Times New Roman" w:cs="Times New Roman"/>
        </w:rPr>
        <w:t>​</w:t>
      </w:r>
      <w:proofErr w:type="spellStart"/>
      <w:r w:rsidRPr="0015125B">
        <w:rPr>
          <w:b/>
          <w:bCs/>
        </w:rPr>
        <w:t>ADCx</w:t>
      </w:r>
      <w:proofErr w:type="spellEnd"/>
      <w:r w:rsidRPr="0015125B">
        <w:rPr>
          <w:rFonts w:ascii="Times New Roman" w:hAnsi="Times New Roman" w:cs="Times New Roman"/>
        </w:rPr>
        <w:t>​</w:t>
      </w:r>
      <w:r w:rsidRPr="0015125B">
        <w:t>：指定要配置的ADC外设，例如ADC1、ADC2</w:t>
      </w:r>
    </w:p>
    <w:p w14:paraId="07C6C8E4" w14:textId="77777777" w:rsidR="0015125B" w:rsidRPr="0015125B" w:rsidRDefault="0015125B">
      <w:pPr>
        <w:numPr>
          <w:ilvl w:val="0"/>
          <w:numId w:val="470"/>
        </w:numPr>
      </w:pPr>
      <w:r w:rsidRPr="0015125B">
        <w:rPr>
          <w:rFonts w:ascii="Times New Roman" w:hAnsi="Times New Roman" w:cs="Times New Roman"/>
        </w:rPr>
        <w:t>​</w:t>
      </w:r>
      <w:proofErr w:type="spellStart"/>
      <w:r w:rsidRPr="0015125B">
        <w:rPr>
          <w:b/>
          <w:bCs/>
        </w:rPr>
        <w:t>ADC_Channel</w:t>
      </w:r>
      <w:proofErr w:type="spellEnd"/>
      <w:r w:rsidRPr="0015125B">
        <w:rPr>
          <w:rFonts w:ascii="Times New Roman" w:hAnsi="Times New Roman" w:cs="Times New Roman"/>
        </w:rPr>
        <w:t>​</w:t>
      </w:r>
      <w:r w:rsidRPr="0015125B">
        <w:t>：指定模拟看门狗要监视的具体ADC通道，例如：</w:t>
      </w:r>
    </w:p>
    <w:p w14:paraId="70159104" w14:textId="77777777" w:rsidR="0015125B" w:rsidRPr="0015125B" w:rsidRDefault="0015125B">
      <w:pPr>
        <w:numPr>
          <w:ilvl w:val="1"/>
          <w:numId w:val="470"/>
        </w:numPr>
      </w:pPr>
      <w:r w:rsidRPr="0015125B">
        <w:t>ADC_Channel_0~ ADC_Channel_15：对应外部GPIO引脚</w:t>
      </w:r>
    </w:p>
    <w:p w14:paraId="06693D85" w14:textId="77777777" w:rsidR="0015125B" w:rsidRPr="0015125B" w:rsidRDefault="0015125B">
      <w:pPr>
        <w:numPr>
          <w:ilvl w:val="1"/>
          <w:numId w:val="470"/>
        </w:numPr>
      </w:pPr>
      <w:r w:rsidRPr="0015125B">
        <w:t>ADC_Channel_16：内部温度传感器</w:t>
      </w:r>
    </w:p>
    <w:p w14:paraId="0E69BC8F" w14:textId="77777777" w:rsidR="0015125B" w:rsidRPr="0015125B" w:rsidRDefault="0015125B">
      <w:pPr>
        <w:numPr>
          <w:ilvl w:val="1"/>
          <w:numId w:val="470"/>
        </w:numPr>
      </w:pPr>
      <w:r w:rsidRPr="0015125B">
        <w:t>ADC_Channel_17：内部参考电压</w:t>
      </w:r>
    </w:p>
    <w:p w14:paraId="097377FE" w14:textId="77777777" w:rsidR="0015125B" w:rsidRPr="0015125B" w:rsidRDefault="0015125B" w:rsidP="0015125B">
      <w:pPr>
        <w:pStyle w:val="3"/>
      </w:pPr>
      <w:r w:rsidRPr="0015125B">
        <w:rPr>
          <w:rFonts w:ascii="Segoe UI Emoji" w:hAnsi="Segoe UI Emoji" w:cs="Segoe UI Emoji"/>
        </w:rPr>
        <w:t>💡</w:t>
      </w:r>
      <w:r w:rsidRPr="0015125B">
        <w:t xml:space="preserve"> 功能详解 </w:t>
      </w:r>
    </w:p>
    <w:p w14:paraId="2DCF0E09" w14:textId="77777777" w:rsidR="0015125B" w:rsidRPr="0015125B" w:rsidRDefault="0015125B" w:rsidP="0015125B">
      <w:r w:rsidRPr="0015125B">
        <w:t>此函数用于</w:t>
      </w:r>
      <w:r w:rsidRPr="0015125B">
        <w:rPr>
          <w:b/>
          <w:bCs/>
        </w:rPr>
        <w:t>指定模拟看门狗监控的单个通道</w:t>
      </w:r>
      <w:r w:rsidRPr="0015125B">
        <w:t>。当您需要监控特定通道的电压是否超出预设范围时，必须使用此函数明确指定要监控的通道。</w:t>
      </w:r>
    </w:p>
    <w:p w14:paraId="7B5A4309" w14:textId="77777777" w:rsidR="0015125B" w:rsidRPr="0015125B" w:rsidRDefault="0015125B" w:rsidP="0015125B">
      <w:pPr>
        <w:pStyle w:val="3"/>
      </w:pPr>
      <w:r w:rsidRPr="0015125B">
        <w:rPr>
          <w:rFonts w:ascii="Segoe UI Emoji" w:hAnsi="Segoe UI Emoji" w:cs="Segoe UI Emoji"/>
        </w:rPr>
        <w:t>📝</w:t>
      </w:r>
      <w:r w:rsidRPr="0015125B">
        <w:t xml:space="preserve"> 配置流程 </w:t>
      </w:r>
    </w:p>
    <w:p w14:paraId="50CAB352" w14:textId="77777777" w:rsidR="0015125B" w:rsidRPr="0015125B" w:rsidRDefault="0015125B" w:rsidP="0015125B">
      <w:r w:rsidRPr="0015125B">
        <w:t>该函数需要与其他模拟看门狗函数配合使用，典型的配置顺序为：</w:t>
      </w:r>
    </w:p>
    <w:p w14:paraId="0B4E1ECB" w14:textId="77777777" w:rsidR="0015125B" w:rsidRPr="0015125B" w:rsidRDefault="0015125B">
      <w:pPr>
        <w:numPr>
          <w:ilvl w:val="0"/>
          <w:numId w:val="471"/>
        </w:numPr>
      </w:pPr>
      <w:r w:rsidRPr="0015125B">
        <w:rPr>
          <w:rFonts w:ascii="Times New Roman" w:hAnsi="Times New Roman" w:cs="Times New Roman"/>
        </w:rPr>
        <w:t>​</w:t>
      </w:r>
      <w:r w:rsidRPr="0015125B">
        <w:rPr>
          <w:b/>
          <w:bCs/>
        </w:rPr>
        <w:t>设置监控通道</w:t>
      </w:r>
      <w:r w:rsidRPr="0015125B">
        <w:rPr>
          <w:rFonts w:ascii="Times New Roman" w:hAnsi="Times New Roman" w:cs="Times New Roman"/>
        </w:rPr>
        <w:t>​</w:t>
      </w:r>
      <w:r w:rsidRPr="0015125B">
        <w:t>：</w:t>
      </w:r>
    </w:p>
    <w:p w14:paraId="4F000898" w14:textId="77777777" w:rsidR="0015125B" w:rsidRPr="0015125B" w:rsidRDefault="0015125B" w:rsidP="0015125B">
      <w:proofErr w:type="spellStart"/>
      <w:r w:rsidRPr="0015125B">
        <w:t>ADC_</w:t>
      </w:r>
      <w:proofErr w:type="gramStart"/>
      <w:r w:rsidRPr="0015125B">
        <w:t>AnalogWatchdogSingleChannelConfig</w:t>
      </w:r>
      <w:proofErr w:type="spellEnd"/>
      <w:r w:rsidRPr="0015125B">
        <w:t>(</w:t>
      </w:r>
      <w:proofErr w:type="gramEnd"/>
      <w:r w:rsidRPr="0015125B">
        <w:t>ADC1, ADC_Channel_0);</w:t>
      </w:r>
    </w:p>
    <w:p w14:paraId="4F56878F" w14:textId="77777777" w:rsidR="0015125B" w:rsidRPr="0015125B" w:rsidRDefault="0015125B">
      <w:pPr>
        <w:numPr>
          <w:ilvl w:val="0"/>
          <w:numId w:val="471"/>
        </w:numPr>
      </w:pPr>
      <w:r w:rsidRPr="0015125B">
        <w:rPr>
          <w:rFonts w:ascii="Times New Roman" w:hAnsi="Times New Roman" w:cs="Times New Roman"/>
        </w:rPr>
        <w:t>​</w:t>
      </w:r>
      <w:r w:rsidRPr="0015125B">
        <w:rPr>
          <w:b/>
          <w:bCs/>
        </w:rPr>
        <w:t>配置阈值范围</w:t>
      </w:r>
      <w:r w:rsidRPr="0015125B">
        <w:rPr>
          <w:rFonts w:ascii="Times New Roman" w:hAnsi="Times New Roman" w:cs="Times New Roman"/>
        </w:rPr>
        <w:t>​</w:t>
      </w:r>
      <w:r w:rsidRPr="0015125B">
        <w:t>：</w:t>
      </w:r>
    </w:p>
    <w:p w14:paraId="459B58B5" w14:textId="77777777" w:rsidR="0015125B" w:rsidRPr="0015125B" w:rsidRDefault="0015125B" w:rsidP="0015125B">
      <w:proofErr w:type="spellStart"/>
      <w:r w:rsidRPr="0015125B">
        <w:t>ADC_</w:t>
      </w:r>
      <w:proofErr w:type="gramStart"/>
      <w:r w:rsidRPr="0015125B">
        <w:t>AnalogWatchdogThresholdsConfig</w:t>
      </w:r>
      <w:proofErr w:type="spellEnd"/>
      <w:r w:rsidRPr="0015125B">
        <w:t>(</w:t>
      </w:r>
      <w:proofErr w:type="gramEnd"/>
      <w:r w:rsidRPr="0015125B">
        <w:t xml:space="preserve">ADC1, </w:t>
      </w:r>
      <w:proofErr w:type="spellStart"/>
      <w:r w:rsidRPr="0015125B">
        <w:t>HighThreshold</w:t>
      </w:r>
      <w:proofErr w:type="spellEnd"/>
      <w:r w:rsidRPr="0015125B">
        <w:t xml:space="preserve">, </w:t>
      </w:r>
      <w:proofErr w:type="spellStart"/>
      <w:r w:rsidRPr="0015125B">
        <w:t>LowThreshold</w:t>
      </w:r>
      <w:proofErr w:type="spellEnd"/>
      <w:r w:rsidRPr="0015125B">
        <w:t>);</w:t>
      </w:r>
    </w:p>
    <w:p w14:paraId="73A6F6D6" w14:textId="77777777" w:rsidR="0015125B" w:rsidRPr="0015125B" w:rsidRDefault="0015125B">
      <w:pPr>
        <w:numPr>
          <w:ilvl w:val="0"/>
          <w:numId w:val="471"/>
        </w:numPr>
      </w:pPr>
      <w:r w:rsidRPr="0015125B">
        <w:rPr>
          <w:rFonts w:ascii="Times New Roman" w:hAnsi="Times New Roman" w:cs="Times New Roman"/>
        </w:rPr>
        <w:t>​</w:t>
      </w:r>
      <w:r w:rsidRPr="0015125B">
        <w:rPr>
          <w:b/>
          <w:bCs/>
        </w:rPr>
        <w:t>使能看门狗</w:t>
      </w:r>
      <w:proofErr w:type="gramStart"/>
      <w:r w:rsidRPr="0015125B">
        <w:rPr>
          <w:b/>
          <w:bCs/>
        </w:rPr>
        <w:t>功能</w:t>
      </w:r>
      <w:r w:rsidRPr="0015125B">
        <w:rPr>
          <w:rFonts w:ascii="Times New Roman" w:hAnsi="Times New Roman" w:cs="Times New Roman"/>
        </w:rPr>
        <w:t>​</w:t>
      </w:r>
      <w:r w:rsidRPr="0015125B">
        <w:t>：</w:t>
      </w:r>
      <w:proofErr w:type="gramEnd"/>
    </w:p>
    <w:p w14:paraId="67585CD6" w14:textId="77777777" w:rsidR="0015125B" w:rsidRPr="0015125B" w:rsidRDefault="0015125B" w:rsidP="0015125B">
      <w:proofErr w:type="spellStart"/>
      <w:r w:rsidRPr="0015125B">
        <w:lastRenderedPageBreak/>
        <w:t>ADC_</w:t>
      </w:r>
      <w:proofErr w:type="gramStart"/>
      <w:r w:rsidRPr="0015125B">
        <w:t>AnalogWatchdogCmd</w:t>
      </w:r>
      <w:proofErr w:type="spellEnd"/>
      <w:r w:rsidRPr="0015125B">
        <w:t>(</w:t>
      </w:r>
      <w:proofErr w:type="gramEnd"/>
      <w:r w:rsidRPr="0015125B">
        <w:t xml:space="preserve">ADC1, </w:t>
      </w:r>
      <w:proofErr w:type="spellStart"/>
      <w:r w:rsidRPr="0015125B">
        <w:t>ADC_AnalogWatchdog_SingleRegEnable</w:t>
      </w:r>
      <w:proofErr w:type="spellEnd"/>
      <w:r w:rsidRPr="0015125B">
        <w:t>);</w:t>
      </w:r>
    </w:p>
    <w:p w14:paraId="43EE6990" w14:textId="77777777" w:rsidR="0015125B" w:rsidRPr="0015125B" w:rsidRDefault="0015125B">
      <w:pPr>
        <w:numPr>
          <w:ilvl w:val="0"/>
          <w:numId w:val="471"/>
        </w:numPr>
      </w:pPr>
      <w:r w:rsidRPr="0015125B">
        <w:rPr>
          <w:rFonts w:ascii="Times New Roman" w:hAnsi="Times New Roman" w:cs="Times New Roman"/>
        </w:rPr>
        <w:t>​</w:t>
      </w:r>
      <w:r w:rsidRPr="0015125B">
        <w:rPr>
          <w:b/>
          <w:bCs/>
        </w:rPr>
        <w:t>使能看门狗中断</w:t>
      </w:r>
      <w:r w:rsidRPr="0015125B">
        <w:rPr>
          <w:rFonts w:ascii="Times New Roman" w:hAnsi="Times New Roman" w:cs="Times New Roman"/>
        </w:rPr>
        <w:t>​</w:t>
      </w:r>
      <w:r w:rsidRPr="0015125B">
        <w:t>（可选）：</w:t>
      </w:r>
    </w:p>
    <w:p w14:paraId="2C54A1C4" w14:textId="77777777" w:rsidR="0015125B" w:rsidRPr="0015125B" w:rsidRDefault="0015125B" w:rsidP="0015125B">
      <w:proofErr w:type="spellStart"/>
      <w:r w:rsidRPr="0015125B">
        <w:t>ADC_</w:t>
      </w:r>
      <w:proofErr w:type="gramStart"/>
      <w:r w:rsidRPr="0015125B">
        <w:t>ITConfig</w:t>
      </w:r>
      <w:proofErr w:type="spellEnd"/>
      <w:r w:rsidRPr="0015125B">
        <w:t>(</w:t>
      </w:r>
      <w:proofErr w:type="gramEnd"/>
      <w:r w:rsidRPr="0015125B">
        <w:t>ADC1, ADC_IT_AWD, ENABLE);</w:t>
      </w:r>
    </w:p>
    <w:p w14:paraId="45CE979F" w14:textId="77777777" w:rsidR="0015125B" w:rsidRPr="0015125B" w:rsidRDefault="0015125B" w:rsidP="0015125B">
      <w:pPr>
        <w:pStyle w:val="3"/>
      </w:pPr>
      <w:r w:rsidRPr="0015125B">
        <w:rPr>
          <w:rFonts w:ascii="Segoe UI Emoji" w:hAnsi="Segoe UI Emoji" w:cs="Segoe UI Emoji"/>
        </w:rPr>
        <w:t>⚠️</w:t>
      </w:r>
      <w:r w:rsidRPr="0015125B">
        <w:t xml:space="preserve"> 重要注意事项 </w:t>
      </w:r>
    </w:p>
    <w:p w14:paraId="219B8A2D" w14:textId="77777777" w:rsidR="0015125B" w:rsidRPr="0015125B" w:rsidRDefault="0015125B">
      <w:pPr>
        <w:numPr>
          <w:ilvl w:val="0"/>
          <w:numId w:val="472"/>
        </w:numPr>
      </w:pPr>
      <w:r w:rsidRPr="0015125B">
        <w:rPr>
          <w:rFonts w:ascii="Times New Roman" w:hAnsi="Times New Roman" w:cs="Times New Roman"/>
        </w:rPr>
        <w:t>​</w:t>
      </w:r>
      <w:r w:rsidRPr="0015125B">
        <w:rPr>
          <w:b/>
          <w:bCs/>
        </w:rPr>
        <w:t>模式匹配</w:t>
      </w:r>
      <w:r w:rsidRPr="0015125B">
        <w:rPr>
          <w:rFonts w:ascii="Times New Roman" w:hAnsi="Times New Roman" w:cs="Times New Roman"/>
        </w:rPr>
        <w:t>​</w:t>
      </w:r>
      <w:r w:rsidRPr="0015125B">
        <w:t>：只有在使用</w:t>
      </w:r>
      <w:proofErr w:type="spellStart"/>
      <w:r w:rsidRPr="0015125B">
        <w:t>ADC_AnalogWatchdogCmd</w:t>
      </w:r>
      <w:proofErr w:type="spellEnd"/>
      <w:r w:rsidRPr="0015125B">
        <w:t>函数使能了</w:t>
      </w:r>
      <w:r w:rsidRPr="0015125B">
        <w:rPr>
          <w:b/>
          <w:bCs/>
        </w:rPr>
        <w:t>单通道监控模式</w:t>
      </w:r>
      <w:r w:rsidRPr="0015125B">
        <w:rPr>
          <w:rFonts w:ascii="Times New Roman" w:hAnsi="Times New Roman" w:cs="Times New Roman"/>
        </w:rPr>
        <w:t>​</w:t>
      </w:r>
      <w:r w:rsidRPr="0015125B">
        <w:t>（如</w:t>
      </w:r>
      <w:proofErr w:type="spellStart"/>
      <w:r w:rsidRPr="0015125B">
        <w:t>ADC_AnalogWatchdog_SingleRegEnable</w:t>
      </w:r>
      <w:proofErr w:type="spellEnd"/>
      <w:r w:rsidRPr="0015125B">
        <w:t>）时，此函数的配置才有效</w:t>
      </w:r>
    </w:p>
    <w:p w14:paraId="6710AAE6" w14:textId="77777777" w:rsidR="0015125B" w:rsidRPr="0015125B" w:rsidRDefault="0015125B">
      <w:pPr>
        <w:numPr>
          <w:ilvl w:val="0"/>
          <w:numId w:val="472"/>
        </w:numPr>
      </w:pPr>
      <w:r w:rsidRPr="0015125B">
        <w:rPr>
          <w:rFonts w:ascii="Times New Roman" w:hAnsi="Times New Roman" w:cs="Times New Roman"/>
        </w:rPr>
        <w:t>​</w:t>
      </w:r>
      <w:r w:rsidRPr="0015125B">
        <w:rPr>
          <w:b/>
          <w:bCs/>
        </w:rPr>
        <w:t>数据对齐无关性</w:t>
      </w:r>
      <w:r w:rsidRPr="0015125B">
        <w:rPr>
          <w:rFonts w:ascii="Times New Roman" w:hAnsi="Times New Roman" w:cs="Times New Roman"/>
        </w:rPr>
        <w:t>​</w:t>
      </w:r>
      <w:r w:rsidRPr="0015125B">
        <w:t>：模拟看门狗的电压比较在数据对齐操作之前进行，因此与</w:t>
      </w:r>
      <w:proofErr w:type="spellStart"/>
      <w:r w:rsidRPr="0015125B">
        <w:t>ADC_DataAlign</w:t>
      </w:r>
      <w:proofErr w:type="spellEnd"/>
      <w:r w:rsidRPr="0015125B">
        <w:t>的设置无关</w:t>
      </w:r>
    </w:p>
    <w:p w14:paraId="05792F7F" w14:textId="77777777" w:rsidR="0015125B" w:rsidRPr="0015125B" w:rsidRDefault="0015125B">
      <w:pPr>
        <w:numPr>
          <w:ilvl w:val="0"/>
          <w:numId w:val="472"/>
        </w:numPr>
      </w:pPr>
      <w:r w:rsidRPr="0015125B">
        <w:rPr>
          <w:rFonts w:ascii="Times New Roman" w:hAnsi="Times New Roman" w:cs="Times New Roman"/>
        </w:rPr>
        <w:t>​</w:t>
      </w:r>
      <w:r w:rsidRPr="0015125B">
        <w:rPr>
          <w:b/>
          <w:bCs/>
        </w:rPr>
        <w:t>中断处理</w:t>
      </w:r>
      <w:r w:rsidRPr="0015125B">
        <w:rPr>
          <w:rFonts w:ascii="Times New Roman" w:hAnsi="Times New Roman" w:cs="Times New Roman"/>
        </w:rPr>
        <w:t>​</w:t>
      </w:r>
      <w:r w:rsidRPr="0015125B">
        <w:t>：如果使能了看门狗中断，需要在中断服务函数中清除挂起标志位</w:t>
      </w:r>
    </w:p>
    <w:p w14:paraId="151FCADE" w14:textId="77777777" w:rsidR="0015125B" w:rsidRPr="0015125B" w:rsidRDefault="0015125B" w:rsidP="0015125B">
      <w:pPr>
        <w:pStyle w:val="3"/>
      </w:pPr>
      <w:r w:rsidRPr="0015125B">
        <w:rPr>
          <w:rFonts w:ascii="Segoe UI Emoji" w:hAnsi="Segoe UI Emoji" w:cs="Segoe UI Emoji"/>
        </w:rPr>
        <w:t>🔍</w:t>
      </w:r>
      <w:r w:rsidRPr="0015125B">
        <w:t xml:space="preserve"> 应用示例 </w:t>
      </w:r>
    </w:p>
    <w:p w14:paraId="7FB6752B" w14:textId="77777777" w:rsidR="0015125B" w:rsidRPr="0015125B" w:rsidRDefault="0015125B" w:rsidP="0015125B">
      <w:r w:rsidRPr="0015125B">
        <w:t>// 配置模拟看门狗监控ADC1的通道0，阈值范围0-3000</w:t>
      </w:r>
    </w:p>
    <w:p w14:paraId="15BA009D" w14:textId="77777777" w:rsidR="0015125B" w:rsidRPr="0015125B" w:rsidRDefault="0015125B" w:rsidP="0015125B">
      <w:proofErr w:type="spellStart"/>
      <w:r w:rsidRPr="0015125B">
        <w:t>ADC_</w:t>
      </w:r>
      <w:proofErr w:type="gramStart"/>
      <w:r w:rsidRPr="0015125B">
        <w:t>AnalogWatchdogSingleChannelConfig</w:t>
      </w:r>
      <w:proofErr w:type="spellEnd"/>
      <w:r w:rsidRPr="0015125B">
        <w:t>(</w:t>
      </w:r>
      <w:proofErr w:type="gramEnd"/>
      <w:r w:rsidRPr="0015125B">
        <w:t>ADC1, ADC_Channel_0);</w:t>
      </w:r>
    </w:p>
    <w:p w14:paraId="1BB6429B" w14:textId="77777777" w:rsidR="0015125B" w:rsidRPr="0015125B" w:rsidRDefault="0015125B" w:rsidP="0015125B">
      <w:proofErr w:type="spellStart"/>
      <w:r w:rsidRPr="0015125B">
        <w:t>ADC_</w:t>
      </w:r>
      <w:proofErr w:type="gramStart"/>
      <w:r w:rsidRPr="0015125B">
        <w:t>AnalogWatchdogThresholdsConfig</w:t>
      </w:r>
      <w:proofErr w:type="spellEnd"/>
      <w:r w:rsidRPr="0015125B">
        <w:t>(</w:t>
      </w:r>
      <w:proofErr w:type="gramEnd"/>
      <w:r w:rsidRPr="0015125B">
        <w:t>ADC1, 3000, 0);</w:t>
      </w:r>
    </w:p>
    <w:p w14:paraId="3A25F74C" w14:textId="77777777" w:rsidR="0015125B" w:rsidRPr="0015125B" w:rsidRDefault="0015125B" w:rsidP="0015125B">
      <w:proofErr w:type="spellStart"/>
      <w:r w:rsidRPr="0015125B">
        <w:t>ADC_</w:t>
      </w:r>
      <w:proofErr w:type="gramStart"/>
      <w:r w:rsidRPr="0015125B">
        <w:t>AnalogWatchdogCmd</w:t>
      </w:r>
      <w:proofErr w:type="spellEnd"/>
      <w:r w:rsidRPr="0015125B">
        <w:t>(</w:t>
      </w:r>
      <w:proofErr w:type="gramEnd"/>
      <w:r w:rsidRPr="0015125B">
        <w:t xml:space="preserve">ADC1, </w:t>
      </w:r>
      <w:proofErr w:type="spellStart"/>
      <w:r w:rsidRPr="0015125B">
        <w:t>ADC_AnalogWatchdog_SingleRegEnable</w:t>
      </w:r>
      <w:proofErr w:type="spellEnd"/>
      <w:r w:rsidRPr="0015125B">
        <w:t>);</w:t>
      </w:r>
    </w:p>
    <w:p w14:paraId="5D8CE0EB" w14:textId="77777777" w:rsidR="0015125B" w:rsidRPr="0015125B" w:rsidRDefault="0015125B" w:rsidP="0015125B">
      <w:r w:rsidRPr="0015125B">
        <w:t>此配置会在通道0的转换值低于0或高于3000时触发看门狗事件。</w:t>
      </w:r>
    </w:p>
    <w:p w14:paraId="009D8E10" w14:textId="77777777" w:rsidR="0015125B" w:rsidRPr="0015125B" w:rsidRDefault="0015125B" w:rsidP="0015125B">
      <w:r w:rsidRPr="0015125B">
        <w:t>希望以上解释能帮助您更好地理解和使用这个函数！</w:t>
      </w:r>
    </w:p>
    <w:p w14:paraId="32AC5063" w14:textId="77777777" w:rsidR="0015125B" w:rsidRPr="0015125B" w:rsidRDefault="0015125B" w:rsidP="0015125B"/>
    <w:p w14:paraId="3EC5A41F" w14:textId="7040E836" w:rsidR="00EE65E6" w:rsidRDefault="00EE65E6" w:rsidP="00EE65E6">
      <w:pPr>
        <w:pStyle w:val="2"/>
      </w:pPr>
      <w:proofErr w:type="spellStart"/>
      <w:r w:rsidRPr="00EE65E6">
        <w:t>ADC_TempSensorVrefintCmd</w:t>
      </w:r>
      <w:proofErr w:type="spellEnd"/>
      <w:r w:rsidRPr="00EE65E6">
        <w:t>(</w:t>
      </w:r>
      <w:r>
        <w:rPr>
          <w:rFonts w:hint="eastAsia"/>
        </w:rPr>
        <w:t>)</w:t>
      </w:r>
      <w:r w:rsidR="0015125B">
        <w:br/>
      </w:r>
      <w:r w:rsidR="0015125B" w:rsidRPr="0015125B">
        <w:rPr>
          <w:b/>
          <w:bCs/>
        </w:rPr>
        <w:t>使能（ENABLE）或失能（DISABLE）STM32微控制器内部的温度传感器和参考电压源</w:t>
      </w:r>
    </w:p>
    <w:p w14:paraId="6407AF39" w14:textId="77777777" w:rsidR="0015125B" w:rsidRPr="0015125B" w:rsidRDefault="0015125B" w:rsidP="0015125B">
      <w:proofErr w:type="spellStart"/>
      <w:r w:rsidRPr="0015125B">
        <w:t>ADC_TempSensorVrefintCmd</w:t>
      </w:r>
      <w:proofErr w:type="spellEnd"/>
      <w:r w:rsidRPr="0015125B">
        <w:t>函数用于</w:t>
      </w:r>
      <w:r w:rsidRPr="0015125B">
        <w:rPr>
          <w:b/>
          <w:bCs/>
        </w:rPr>
        <w:t>使能（ENABLE）或失能（DISABLE）STM32微控制器内部的温度传感器和参考电压源</w:t>
      </w:r>
      <w:r w:rsidRPr="0015125B">
        <w:t>。这个函数是使用芯片内部温度传感器和内部参考电压进行ADC转换的前提。</w:t>
      </w:r>
    </w:p>
    <w:p w14:paraId="15DA142C" w14:textId="77777777" w:rsidR="0015125B" w:rsidRPr="0015125B" w:rsidRDefault="0015125B" w:rsidP="0015125B">
      <w:pPr>
        <w:pStyle w:val="3"/>
      </w:pPr>
      <w:r w:rsidRPr="0015125B">
        <w:rPr>
          <w:rFonts w:ascii="Segoe UI Emoji" w:hAnsi="Segoe UI Emoji" w:cs="Segoe UI Emoji"/>
        </w:rPr>
        <w:t>🔧</w:t>
      </w:r>
      <w:r w:rsidRPr="0015125B">
        <w:t xml:space="preserve"> 函数原型与参数 </w:t>
      </w:r>
    </w:p>
    <w:p w14:paraId="6A449620" w14:textId="77777777" w:rsidR="0015125B" w:rsidRPr="0015125B" w:rsidRDefault="0015125B" w:rsidP="0015125B">
      <w:r w:rsidRPr="0015125B">
        <w:t xml:space="preserve">void </w:t>
      </w:r>
      <w:proofErr w:type="spellStart"/>
      <w:r w:rsidRPr="0015125B">
        <w:t>ADC_</w:t>
      </w:r>
      <w:proofErr w:type="gramStart"/>
      <w:r w:rsidRPr="0015125B">
        <w:t>TempSensorVrefintCmd</w:t>
      </w:r>
      <w:proofErr w:type="spellEnd"/>
      <w:r w:rsidRPr="0015125B">
        <w:t>(</w:t>
      </w:r>
      <w:proofErr w:type="spellStart"/>
      <w:proofErr w:type="gramEnd"/>
      <w:r w:rsidRPr="0015125B">
        <w:t>FunctionalState</w:t>
      </w:r>
      <w:proofErr w:type="spellEnd"/>
      <w:r w:rsidRPr="0015125B">
        <w:t xml:space="preserve"> </w:t>
      </w:r>
      <w:proofErr w:type="spellStart"/>
      <w:r w:rsidRPr="0015125B">
        <w:t>NewState</w:t>
      </w:r>
      <w:proofErr w:type="spellEnd"/>
      <w:r w:rsidRPr="0015125B">
        <w:t>);</w:t>
      </w:r>
    </w:p>
    <w:p w14:paraId="64404807" w14:textId="77777777" w:rsidR="0015125B" w:rsidRPr="0015125B" w:rsidRDefault="0015125B">
      <w:pPr>
        <w:numPr>
          <w:ilvl w:val="0"/>
          <w:numId w:val="473"/>
        </w:numPr>
      </w:pPr>
      <w:r w:rsidRPr="0015125B">
        <w:rPr>
          <w:rFonts w:ascii="Times New Roman" w:hAnsi="Times New Roman" w:cs="Times New Roman"/>
        </w:rPr>
        <w:t>​</w:t>
      </w:r>
      <w:r w:rsidRPr="0015125B">
        <w:rPr>
          <w:b/>
          <w:bCs/>
        </w:rPr>
        <w:t xml:space="preserve">参数 </w:t>
      </w:r>
      <w:proofErr w:type="spellStart"/>
      <w:r w:rsidRPr="0015125B">
        <w:rPr>
          <w:b/>
          <w:bCs/>
        </w:rPr>
        <w:t>NewState</w:t>
      </w:r>
      <w:proofErr w:type="spellEnd"/>
      <w:r w:rsidRPr="0015125B">
        <w:rPr>
          <w:rFonts w:ascii="Times New Roman" w:hAnsi="Times New Roman" w:cs="Times New Roman"/>
        </w:rPr>
        <w:t>​</w:t>
      </w:r>
      <w:r w:rsidRPr="0015125B">
        <w:t>：指定新状态，取值为 ENABLE或 DISABLE。</w:t>
      </w:r>
    </w:p>
    <w:p w14:paraId="11181ECB" w14:textId="77777777" w:rsidR="0015125B" w:rsidRPr="0015125B" w:rsidRDefault="0015125B">
      <w:pPr>
        <w:numPr>
          <w:ilvl w:val="1"/>
          <w:numId w:val="473"/>
        </w:numPr>
      </w:pPr>
      <w:r w:rsidRPr="0015125B">
        <w:lastRenderedPageBreak/>
        <w:t>ENABLE：开启内部温度传感器和内部参考电压缓冲器。</w:t>
      </w:r>
    </w:p>
    <w:p w14:paraId="65621AF3" w14:textId="77777777" w:rsidR="0015125B" w:rsidRPr="0015125B" w:rsidRDefault="0015125B">
      <w:pPr>
        <w:numPr>
          <w:ilvl w:val="1"/>
          <w:numId w:val="473"/>
        </w:numPr>
      </w:pPr>
      <w:r w:rsidRPr="0015125B">
        <w:t>DISABLE：关闭内部温度传感器和内部参考电压缓冲器，以降低功耗。</w:t>
      </w:r>
    </w:p>
    <w:p w14:paraId="7FB0C7DF" w14:textId="77777777" w:rsidR="0015125B" w:rsidRPr="0015125B" w:rsidRDefault="0015125B" w:rsidP="0015125B">
      <w:pPr>
        <w:pStyle w:val="3"/>
      </w:pPr>
      <w:r w:rsidRPr="0015125B">
        <w:rPr>
          <w:rFonts w:ascii="Segoe UI Emoji" w:hAnsi="Segoe UI Emoji" w:cs="Segoe UI Emoji"/>
        </w:rPr>
        <w:t>⚙️</w:t>
      </w:r>
      <w:r w:rsidRPr="0015125B">
        <w:t xml:space="preserve"> 功能详解与工作原理 </w:t>
      </w:r>
    </w:p>
    <w:p w14:paraId="3BF0AFEC" w14:textId="77777777" w:rsidR="0015125B" w:rsidRPr="0015125B" w:rsidRDefault="0015125B" w:rsidP="0015125B">
      <w:r w:rsidRPr="0015125B">
        <w:t>该函数通过设置ADC通用控制寄存器（ADC_CCR）中的 TSVREFE位来控制内部温度传感器和内部参考电压（VREFINT）的开关。</w:t>
      </w:r>
    </w:p>
    <w:p w14:paraId="1B99B898" w14:textId="77777777" w:rsidR="0015125B" w:rsidRPr="0015125B" w:rsidRDefault="0015125B">
      <w:pPr>
        <w:numPr>
          <w:ilvl w:val="0"/>
          <w:numId w:val="474"/>
        </w:numPr>
      </w:pPr>
      <w:r w:rsidRPr="0015125B">
        <w:rPr>
          <w:rFonts w:ascii="Times New Roman" w:hAnsi="Times New Roman" w:cs="Times New Roman"/>
        </w:rPr>
        <w:t>​</w:t>
      </w:r>
      <w:r w:rsidRPr="0015125B">
        <w:rPr>
          <w:b/>
          <w:bCs/>
        </w:rPr>
        <w:t>内部温度传感器</w:t>
      </w:r>
      <w:r w:rsidRPr="0015125B">
        <w:rPr>
          <w:rFonts w:ascii="Times New Roman" w:hAnsi="Times New Roman" w:cs="Times New Roman"/>
        </w:rPr>
        <w:t>​</w:t>
      </w:r>
      <w:r w:rsidRPr="0015125B">
        <w:t>：STM32芯片内部包含一个温度传感器，它连接在ADC的</w:t>
      </w:r>
      <w:r w:rsidRPr="0015125B">
        <w:rPr>
          <w:b/>
          <w:bCs/>
        </w:rPr>
        <w:t>通道16</w:t>
      </w:r>
      <w:r w:rsidRPr="0015125B">
        <w:rPr>
          <w:rFonts w:ascii="Times New Roman" w:hAnsi="Times New Roman" w:cs="Times New Roman"/>
        </w:rPr>
        <w:t>​</w:t>
      </w:r>
      <w:r w:rsidRPr="0015125B">
        <w:t>（ADC_Channel_16）上。使能后，可以通过采样该通道的电压值来推算出芯片的结温。</w:t>
      </w:r>
    </w:p>
    <w:p w14:paraId="734B5A1C" w14:textId="77777777" w:rsidR="0015125B" w:rsidRPr="0015125B" w:rsidRDefault="0015125B">
      <w:pPr>
        <w:numPr>
          <w:ilvl w:val="0"/>
          <w:numId w:val="474"/>
        </w:numPr>
      </w:pPr>
      <w:r w:rsidRPr="0015125B">
        <w:rPr>
          <w:rFonts w:ascii="Times New Roman" w:hAnsi="Times New Roman" w:cs="Times New Roman"/>
        </w:rPr>
        <w:t>​</w:t>
      </w:r>
      <w:r w:rsidRPr="0015125B">
        <w:rPr>
          <w:b/>
          <w:bCs/>
        </w:rPr>
        <w:t>内部参考电压</w:t>
      </w:r>
      <w:r w:rsidRPr="0015125B">
        <w:rPr>
          <w:rFonts w:ascii="Times New Roman" w:hAnsi="Times New Roman" w:cs="Times New Roman"/>
        </w:rPr>
        <w:t>​</w:t>
      </w:r>
      <w:r w:rsidRPr="0015125B">
        <w:t>：这是一个电压基准源，典型值约为1.2V，连接在ADC的</w:t>
      </w:r>
      <w:r w:rsidRPr="0015125B">
        <w:rPr>
          <w:b/>
          <w:bCs/>
        </w:rPr>
        <w:t>通道17</w:t>
      </w:r>
      <w:r w:rsidRPr="0015125B">
        <w:rPr>
          <w:rFonts w:ascii="Times New Roman" w:hAnsi="Times New Roman" w:cs="Times New Roman"/>
        </w:rPr>
        <w:t>​</w:t>
      </w:r>
      <w:r w:rsidRPr="0015125B">
        <w:t>（ADC_Channel_17）上。它提供了一个相对稳定的电压值，可用于校准因外部供电电压（VDDA）波动导致的ADC采样误差。</w:t>
      </w:r>
    </w:p>
    <w:p w14:paraId="2CCCDB89" w14:textId="77777777" w:rsidR="0015125B" w:rsidRPr="0015125B" w:rsidRDefault="0015125B" w:rsidP="0015125B">
      <w:r w:rsidRPr="0015125B">
        <w:rPr>
          <w:rFonts w:ascii="Times New Roman" w:hAnsi="Times New Roman" w:cs="Times New Roman"/>
        </w:rPr>
        <w:t>​</w:t>
      </w:r>
      <w:r w:rsidRPr="0015125B">
        <w:rPr>
          <w:b/>
          <w:bCs/>
        </w:rPr>
        <w:t>核心作用</w:t>
      </w:r>
      <w:r w:rsidRPr="0015125B">
        <w:rPr>
          <w:rFonts w:ascii="Times New Roman" w:hAnsi="Times New Roman" w:cs="Times New Roman"/>
        </w:rPr>
        <w:t>​</w:t>
      </w:r>
      <w:r w:rsidRPr="0015125B">
        <w:t>：调用此函数是读取内部温度传感器电压值或使用内部参考电压进行校准的</w:t>
      </w:r>
      <w:r w:rsidRPr="0015125B">
        <w:rPr>
          <w:b/>
          <w:bCs/>
        </w:rPr>
        <w:t>必要步骤</w:t>
      </w:r>
      <w:r w:rsidRPr="0015125B">
        <w:t>。只有在使能后，ADC才能正确采样通道16或17上的信号。</w:t>
      </w:r>
    </w:p>
    <w:p w14:paraId="4A0ED7E2" w14:textId="77777777" w:rsidR="0015125B" w:rsidRPr="0015125B" w:rsidRDefault="0015125B" w:rsidP="0015125B">
      <w:pPr>
        <w:pStyle w:val="3"/>
      </w:pPr>
      <w:r w:rsidRPr="0015125B">
        <w:rPr>
          <w:rFonts w:ascii="Segoe UI Emoji" w:hAnsi="Segoe UI Emoji" w:cs="Segoe UI Emoji"/>
        </w:rPr>
        <w:t>📝</w:t>
      </w:r>
      <w:r w:rsidRPr="0015125B">
        <w:t xml:space="preserve"> 典型配置流程与代码示例 </w:t>
      </w:r>
    </w:p>
    <w:p w14:paraId="367CCD06" w14:textId="77777777" w:rsidR="0015125B" w:rsidRPr="0015125B" w:rsidRDefault="0015125B" w:rsidP="0015125B">
      <w:r w:rsidRPr="0015125B">
        <w:t xml:space="preserve">使用内部温度传感器通常遵循以下步骤，其中关键一步就是调用 </w:t>
      </w:r>
      <w:proofErr w:type="spellStart"/>
      <w:r w:rsidRPr="0015125B">
        <w:t>ADC_TempSensorVrefintCmd</w:t>
      </w:r>
      <w:proofErr w:type="spellEnd"/>
      <w:r w:rsidRPr="0015125B">
        <w:t>：</w:t>
      </w:r>
    </w:p>
    <w:p w14:paraId="6CD22370" w14:textId="77777777" w:rsidR="0015125B" w:rsidRPr="0015125B" w:rsidRDefault="0015125B">
      <w:pPr>
        <w:numPr>
          <w:ilvl w:val="0"/>
          <w:numId w:val="475"/>
        </w:numPr>
      </w:pPr>
      <w:r w:rsidRPr="0015125B">
        <w:rPr>
          <w:rFonts w:ascii="Times New Roman" w:hAnsi="Times New Roman" w:cs="Times New Roman"/>
        </w:rPr>
        <w:t>​</w:t>
      </w:r>
      <w:r w:rsidRPr="0015125B">
        <w:rPr>
          <w:b/>
          <w:bCs/>
        </w:rPr>
        <w:t>初始化ADC时钟和GPIO</w:t>
      </w:r>
      <w:r w:rsidRPr="0015125B">
        <w:rPr>
          <w:rFonts w:ascii="Times New Roman" w:hAnsi="Times New Roman" w:cs="Times New Roman"/>
        </w:rPr>
        <w:t>​</w:t>
      </w:r>
      <w:r w:rsidRPr="0015125B">
        <w:t>（若使用外部通道则需配置，使用内部通道16/17则无需配置GPIO）。</w:t>
      </w:r>
    </w:p>
    <w:p w14:paraId="54A66BBC" w14:textId="77777777" w:rsidR="0015125B" w:rsidRPr="0015125B" w:rsidRDefault="0015125B">
      <w:pPr>
        <w:numPr>
          <w:ilvl w:val="0"/>
          <w:numId w:val="475"/>
        </w:numPr>
      </w:pPr>
      <w:r w:rsidRPr="0015125B">
        <w:rPr>
          <w:rFonts w:ascii="Times New Roman" w:hAnsi="Times New Roman" w:cs="Times New Roman"/>
        </w:rPr>
        <w:t>​</w:t>
      </w:r>
      <w:r w:rsidRPr="0015125B">
        <w:rPr>
          <w:b/>
          <w:bCs/>
        </w:rPr>
        <w:t>配置ADC基本参数</w:t>
      </w:r>
      <w:r w:rsidRPr="0015125B">
        <w:rPr>
          <w:rFonts w:ascii="Times New Roman" w:hAnsi="Times New Roman" w:cs="Times New Roman"/>
        </w:rPr>
        <w:t>​</w:t>
      </w:r>
      <w:r w:rsidRPr="0015125B">
        <w:t>（模式、扫描方式、触发源等）。</w:t>
      </w:r>
    </w:p>
    <w:p w14:paraId="0F7FE271" w14:textId="77777777" w:rsidR="0015125B" w:rsidRPr="0015125B" w:rsidRDefault="0015125B">
      <w:pPr>
        <w:numPr>
          <w:ilvl w:val="0"/>
          <w:numId w:val="475"/>
        </w:numPr>
      </w:pPr>
      <w:r w:rsidRPr="0015125B">
        <w:rPr>
          <w:rFonts w:ascii="Times New Roman" w:hAnsi="Times New Roman" w:cs="Times New Roman"/>
        </w:rPr>
        <w:t>​</w:t>
      </w:r>
      <w:r w:rsidRPr="0015125B">
        <w:rPr>
          <w:b/>
          <w:bCs/>
        </w:rPr>
        <w:t>使能内部温度传感器/参考电压</w:t>
      </w:r>
      <w:r w:rsidRPr="0015125B">
        <w:t>。</w:t>
      </w:r>
    </w:p>
    <w:p w14:paraId="381EC60B" w14:textId="77777777" w:rsidR="0015125B" w:rsidRPr="0015125B" w:rsidRDefault="0015125B">
      <w:pPr>
        <w:numPr>
          <w:ilvl w:val="0"/>
          <w:numId w:val="475"/>
        </w:numPr>
      </w:pPr>
      <w:r w:rsidRPr="0015125B">
        <w:rPr>
          <w:rFonts w:ascii="Times New Roman" w:hAnsi="Times New Roman" w:cs="Times New Roman"/>
        </w:rPr>
        <w:t>​</w:t>
      </w:r>
      <w:r w:rsidRPr="0015125B">
        <w:rPr>
          <w:b/>
          <w:bCs/>
        </w:rPr>
        <w:t>执行ADC校准</w:t>
      </w:r>
      <w:r w:rsidRPr="0015125B">
        <w:t>。</w:t>
      </w:r>
    </w:p>
    <w:p w14:paraId="0FA0684B" w14:textId="77777777" w:rsidR="0015125B" w:rsidRPr="0015125B" w:rsidRDefault="0015125B">
      <w:pPr>
        <w:numPr>
          <w:ilvl w:val="0"/>
          <w:numId w:val="475"/>
        </w:numPr>
      </w:pPr>
      <w:r w:rsidRPr="0015125B">
        <w:rPr>
          <w:rFonts w:ascii="Times New Roman" w:hAnsi="Times New Roman" w:cs="Times New Roman"/>
        </w:rPr>
        <w:t>​</w:t>
      </w:r>
      <w:r w:rsidRPr="0015125B">
        <w:rPr>
          <w:b/>
          <w:bCs/>
        </w:rPr>
        <w:t>配置规则通道并读取ADC值</w:t>
      </w:r>
      <w:r w:rsidRPr="0015125B">
        <w:t>。</w:t>
      </w:r>
    </w:p>
    <w:p w14:paraId="17CDC5FD" w14:textId="77777777" w:rsidR="0015125B" w:rsidRPr="0015125B" w:rsidRDefault="0015125B">
      <w:pPr>
        <w:numPr>
          <w:ilvl w:val="0"/>
          <w:numId w:val="475"/>
        </w:numPr>
      </w:pPr>
      <w:r w:rsidRPr="0015125B">
        <w:rPr>
          <w:rFonts w:ascii="Times New Roman" w:hAnsi="Times New Roman" w:cs="Times New Roman"/>
        </w:rPr>
        <w:t>​</w:t>
      </w:r>
      <w:r w:rsidRPr="0015125B">
        <w:rPr>
          <w:b/>
          <w:bCs/>
        </w:rPr>
        <w:t>将ADC原始值转换为温度值</w:t>
      </w:r>
      <w:r w:rsidRPr="0015125B">
        <w:t>。</w:t>
      </w:r>
    </w:p>
    <w:p w14:paraId="4C312BFD" w14:textId="77777777" w:rsidR="0015125B" w:rsidRPr="0015125B" w:rsidRDefault="0015125B" w:rsidP="0015125B">
      <w:r w:rsidRPr="0015125B">
        <w:t>以下是基于STM32标准外设库的初始化函数示例：</w:t>
      </w:r>
    </w:p>
    <w:p w14:paraId="157161C7" w14:textId="77777777" w:rsidR="0015125B" w:rsidRPr="0015125B" w:rsidRDefault="0015125B" w:rsidP="0015125B">
      <w:r w:rsidRPr="0015125B">
        <w:t xml:space="preserve">void </w:t>
      </w:r>
      <w:proofErr w:type="spellStart"/>
      <w:r w:rsidRPr="0015125B">
        <w:t>ADC_TempSensor_Init</w:t>
      </w:r>
      <w:proofErr w:type="spellEnd"/>
      <w:r w:rsidRPr="0015125B">
        <w:t>(</w:t>
      </w:r>
      <w:proofErr w:type="gramStart"/>
      <w:r w:rsidRPr="0015125B">
        <w:t>void) {</w:t>
      </w:r>
      <w:proofErr w:type="gramEnd"/>
    </w:p>
    <w:p w14:paraId="39C0D31B" w14:textId="77777777" w:rsidR="0015125B" w:rsidRPr="0015125B" w:rsidRDefault="0015125B" w:rsidP="0015125B">
      <w:r w:rsidRPr="0015125B">
        <w:t xml:space="preserve">    </w:t>
      </w:r>
      <w:proofErr w:type="spellStart"/>
      <w:r w:rsidRPr="0015125B">
        <w:t>ADC_InitTypeDef</w:t>
      </w:r>
      <w:proofErr w:type="spellEnd"/>
      <w:r w:rsidRPr="0015125B">
        <w:t xml:space="preserve"> </w:t>
      </w:r>
      <w:proofErr w:type="spellStart"/>
      <w:r w:rsidRPr="0015125B">
        <w:t>ADC_InitStructure</w:t>
      </w:r>
      <w:proofErr w:type="spellEnd"/>
      <w:r w:rsidRPr="0015125B">
        <w:t>;</w:t>
      </w:r>
    </w:p>
    <w:p w14:paraId="356F750C" w14:textId="77777777" w:rsidR="0015125B" w:rsidRPr="0015125B" w:rsidRDefault="0015125B" w:rsidP="0015125B"/>
    <w:p w14:paraId="0FEA16B8" w14:textId="77777777" w:rsidR="0015125B" w:rsidRPr="0015125B" w:rsidRDefault="0015125B" w:rsidP="0015125B">
      <w:r w:rsidRPr="0015125B">
        <w:t xml:space="preserve">    RCC_APB2</w:t>
      </w:r>
      <w:proofErr w:type="gramStart"/>
      <w:r w:rsidRPr="0015125B">
        <w:t>PeriphClockCmd(</w:t>
      </w:r>
      <w:proofErr w:type="gramEnd"/>
      <w:r w:rsidRPr="0015125B">
        <w:t>RCC_APB2Periph_ADC1, ENABLE);</w:t>
      </w:r>
    </w:p>
    <w:p w14:paraId="22763DA7" w14:textId="77777777" w:rsidR="0015125B" w:rsidRPr="0015125B" w:rsidRDefault="0015125B" w:rsidP="0015125B">
      <w:r w:rsidRPr="0015125B">
        <w:lastRenderedPageBreak/>
        <w:t xml:space="preserve">    </w:t>
      </w:r>
      <w:proofErr w:type="spellStart"/>
      <w:r w:rsidRPr="0015125B">
        <w:t>RCC_ADCCLKConfig</w:t>
      </w:r>
      <w:proofErr w:type="spellEnd"/>
      <w:r w:rsidRPr="0015125B">
        <w:t>(RCC_PCLK2_Div6); // 设置ADC时钟分频</w:t>
      </w:r>
    </w:p>
    <w:p w14:paraId="2D27FAF9" w14:textId="77777777" w:rsidR="0015125B" w:rsidRPr="0015125B" w:rsidRDefault="0015125B" w:rsidP="0015125B"/>
    <w:p w14:paraId="71D3EAFC" w14:textId="77777777" w:rsidR="0015125B" w:rsidRPr="0015125B" w:rsidRDefault="0015125B" w:rsidP="0015125B">
      <w:r w:rsidRPr="0015125B">
        <w:t xml:space="preserve">    </w:t>
      </w:r>
      <w:proofErr w:type="spellStart"/>
      <w:r w:rsidRPr="0015125B">
        <w:t>ADC_InitStructure.ADC_Mode</w:t>
      </w:r>
      <w:proofErr w:type="spellEnd"/>
      <w:r w:rsidRPr="0015125B">
        <w:t xml:space="preserve"> = </w:t>
      </w:r>
      <w:proofErr w:type="spellStart"/>
      <w:r w:rsidRPr="0015125B">
        <w:t>ADC_Mode_Independent</w:t>
      </w:r>
      <w:proofErr w:type="spellEnd"/>
      <w:r w:rsidRPr="0015125B">
        <w:t>;        // 独立模式</w:t>
      </w:r>
    </w:p>
    <w:p w14:paraId="69EABF27" w14:textId="77777777" w:rsidR="0015125B" w:rsidRPr="0015125B" w:rsidRDefault="0015125B" w:rsidP="0015125B">
      <w:r w:rsidRPr="0015125B">
        <w:t xml:space="preserve">    </w:t>
      </w:r>
      <w:proofErr w:type="spellStart"/>
      <w:r w:rsidRPr="0015125B">
        <w:t>ADC_InitStructure.ADC_ScanConvMode</w:t>
      </w:r>
      <w:proofErr w:type="spellEnd"/>
      <w:r w:rsidRPr="0015125B">
        <w:t xml:space="preserve"> = DISABLE;             // 单通道模式</w:t>
      </w:r>
    </w:p>
    <w:p w14:paraId="6DB433E0" w14:textId="77777777" w:rsidR="0015125B" w:rsidRPr="0015125B" w:rsidRDefault="0015125B" w:rsidP="0015125B">
      <w:r w:rsidRPr="0015125B">
        <w:t xml:space="preserve">    </w:t>
      </w:r>
      <w:proofErr w:type="spellStart"/>
      <w:r w:rsidRPr="0015125B">
        <w:t>ADC_InitStructure.ADC_ContinuousConvMode</w:t>
      </w:r>
      <w:proofErr w:type="spellEnd"/>
      <w:r w:rsidRPr="0015125B">
        <w:t xml:space="preserve"> = ENABLE;         // 连续转换模式</w:t>
      </w:r>
    </w:p>
    <w:p w14:paraId="35370A1E" w14:textId="77777777" w:rsidR="0015125B" w:rsidRPr="0015125B" w:rsidRDefault="0015125B" w:rsidP="0015125B">
      <w:r w:rsidRPr="0015125B">
        <w:t xml:space="preserve">    </w:t>
      </w:r>
      <w:proofErr w:type="spellStart"/>
      <w:r w:rsidRPr="0015125B">
        <w:t>ADC_InitStructure.ADC_ExternalTrigConv</w:t>
      </w:r>
      <w:proofErr w:type="spellEnd"/>
      <w:r w:rsidRPr="0015125B">
        <w:t xml:space="preserve"> = </w:t>
      </w:r>
      <w:proofErr w:type="spellStart"/>
      <w:r w:rsidRPr="0015125B">
        <w:t>ADC_ExternalTrigConv_None</w:t>
      </w:r>
      <w:proofErr w:type="spellEnd"/>
      <w:r w:rsidRPr="0015125B">
        <w:t>; // 软件触发</w:t>
      </w:r>
    </w:p>
    <w:p w14:paraId="1B8BF08D" w14:textId="77777777" w:rsidR="0015125B" w:rsidRPr="0015125B" w:rsidRDefault="0015125B" w:rsidP="0015125B">
      <w:r w:rsidRPr="0015125B">
        <w:t xml:space="preserve">    </w:t>
      </w:r>
      <w:proofErr w:type="spellStart"/>
      <w:r w:rsidRPr="0015125B">
        <w:t>ADC_InitStructure.ADC_DataAlign</w:t>
      </w:r>
      <w:proofErr w:type="spellEnd"/>
      <w:r w:rsidRPr="0015125B">
        <w:t xml:space="preserve"> = </w:t>
      </w:r>
      <w:proofErr w:type="spellStart"/>
      <w:r w:rsidRPr="0015125B">
        <w:t>ADC_DataAlign_Right</w:t>
      </w:r>
      <w:proofErr w:type="spellEnd"/>
      <w:r w:rsidRPr="0015125B">
        <w:t>;    // 数据右对齐</w:t>
      </w:r>
    </w:p>
    <w:p w14:paraId="629807EB" w14:textId="77777777" w:rsidR="0015125B" w:rsidRPr="0015125B" w:rsidRDefault="0015125B" w:rsidP="0015125B">
      <w:r w:rsidRPr="0015125B">
        <w:t xml:space="preserve">    </w:t>
      </w:r>
      <w:proofErr w:type="spellStart"/>
      <w:r w:rsidRPr="0015125B">
        <w:t>ADC_InitStructure.ADC_NbrOfChannel</w:t>
      </w:r>
      <w:proofErr w:type="spellEnd"/>
      <w:r w:rsidRPr="0015125B">
        <w:t xml:space="preserve"> = 1;                    // 1个转换通道</w:t>
      </w:r>
    </w:p>
    <w:p w14:paraId="7D74B322" w14:textId="77777777" w:rsidR="0015125B" w:rsidRPr="0015125B" w:rsidRDefault="0015125B" w:rsidP="0015125B">
      <w:r w:rsidRPr="0015125B">
        <w:t xml:space="preserve">    </w:t>
      </w:r>
      <w:proofErr w:type="spellStart"/>
      <w:r w:rsidRPr="0015125B">
        <w:t>ADC_</w:t>
      </w:r>
      <w:proofErr w:type="gramStart"/>
      <w:r w:rsidRPr="0015125B">
        <w:t>Init</w:t>
      </w:r>
      <w:proofErr w:type="spellEnd"/>
      <w:r w:rsidRPr="0015125B">
        <w:t>(</w:t>
      </w:r>
      <w:proofErr w:type="gramEnd"/>
      <w:r w:rsidRPr="0015125B">
        <w:t>ADC1, &amp;</w:t>
      </w:r>
      <w:proofErr w:type="spellStart"/>
      <w:r w:rsidRPr="0015125B">
        <w:t>ADC_InitStructure</w:t>
      </w:r>
      <w:proofErr w:type="spellEnd"/>
      <w:r w:rsidRPr="0015125B">
        <w:t>);</w:t>
      </w:r>
    </w:p>
    <w:p w14:paraId="01092DB8" w14:textId="77777777" w:rsidR="0015125B" w:rsidRPr="0015125B" w:rsidRDefault="0015125B" w:rsidP="0015125B"/>
    <w:p w14:paraId="582BA3D0" w14:textId="77777777" w:rsidR="0015125B" w:rsidRPr="0015125B" w:rsidRDefault="0015125B" w:rsidP="0015125B">
      <w:r w:rsidRPr="0015125B">
        <w:t xml:space="preserve">    /* 关键步骤：使能内部温度传感器和内部参考电压 */</w:t>
      </w:r>
    </w:p>
    <w:p w14:paraId="1D3856B4" w14:textId="77777777" w:rsidR="0015125B" w:rsidRPr="0015125B" w:rsidRDefault="0015125B" w:rsidP="0015125B">
      <w:r w:rsidRPr="0015125B">
        <w:t xml:space="preserve">    </w:t>
      </w:r>
      <w:proofErr w:type="spellStart"/>
      <w:r w:rsidRPr="0015125B">
        <w:t>ADC_</w:t>
      </w:r>
      <w:proofErr w:type="gramStart"/>
      <w:r w:rsidRPr="0015125B">
        <w:t>TempSensorVrefintCmd</w:t>
      </w:r>
      <w:proofErr w:type="spellEnd"/>
      <w:r w:rsidRPr="0015125B">
        <w:t>(</w:t>
      </w:r>
      <w:proofErr w:type="gramEnd"/>
      <w:r w:rsidRPr="0015125B">
        <w:t xml:space="preserve">ENABLE); // </w:t>
      </w:r>
    </w:p>
    <w:p w14:paraId="15630B2A" w14:textId="77777777" w:rsidR="0015125B" w:rsidRPr="0015125B" w:rsidRDefault="0015125B" w:rsidP="0015125B"/>
    <w:p w14:paraId="13B00095" w14:textId="77777777" w:rsidR="0015125B" w:rsidRPr="0015125B" w:rsidRDefault="0015125B" w:rsidP="0015125B">
      <w:r w:rsidRPr="0015125B">
        <w:t xml:space="preserve">    </w:t>
      </w:r>
      <w:proofErr w:type="spellStart"/>
      <w:r w:rsidRPr="0015125B">
        <w:t>ADC_Cmd</w:t>
      </w:r>
      <w:proofErr w:type="spellEnd"/>
      <w:r w:rsidRPr="0015125B">
        <w:t>(ADC1, ENABLE); // 使能ADC1</w:t>
      </w:r>
    </w:p>
    <w:p w14:paraId="6213220D" w14:textId="77777777" w:rsidR="0015125B" w:rsidRPr="0015125B" w:rsidRDefault="0015125B" w:rsidP="0015125B"/>
    <w:p w14:paraId="130E4955" w14:textId="77777777" w:rsidR="0015125B" w:rsidRPr="0015125B" w:rsidRDefault="0015125B" w:rsidP="0015125B">
      <w:r w:rsidRPr="0015125B">
        <w:t xml:space="preserve">    // ADC校准流程</w:t>
      </w:r>
    </w:p>
    <w:p w14:paraId="261FF7FB" w14:textId="77777777" w:rsidR="0015125B" w:rsidRPr="0015125B" w:rsidRDefault="0015125B" w:rsidP="0015125B">
      <w:r w:rsidRPr="0015125B">
        <w:t xml:space="preserve">    </w:t>
      </w:r>
      <w:proofErr w:type="spellStart"/>
      <w:r w:rsidRPr="0015125B">
        <w:t>ADC_</w:t>
      </w:r>
      <w:proofErr w:type="gramStart"/>
      <w:r w:rsidRPr="0015125B">
        <w:t>ResetCalibration</w:t>
      </w:r>
      <w:proofErr w:type="spellEnd"/>
      <w:r w:rsidRPr="0015125B">
        <w:t>(</w:t>
      </w:r>
      <w:proofErr w:type="gramEnd"/>
      <w:r w:rsidRPr="0015125B">
        <w:t>ADC1);</w:t>
      </w:r>
    </w:p>
    <w:p w14:paraId="33791135" w14:textId="77777777" w:rsidR="0015125B" w:rsidRPr="0015125B" w:rsidRDefault="0015125B" w:rsidP="0015125B">
      <w:r w:rsidRPr="0015125B">
        <w:t xml:space="preserve">    </w:t>
      </w:r>
      <w:proofErr w:type="gramStart"/>
      <w:r w:rsidRPr="0015125B">
        <w:t>while(</w:t>
      </w:r>
      <w:proofErr w:type="spellStart"/>
      <w:proofErr w:type="gramEnd"/>
      <w:r w:rsidRPr="0015125B">
        <w:t>ADC_</w:t>
      </w:r>
      <w:proofErr w:type="gramStart"/>
      <w:r w:rsidRPr="0015125B">
        <w:t>GetResetCalibrationStatus</w:t>
      </w:r>
      <w:proofErr w:type="spellEnd"/>
      <w:r w:rsidRPr="0015125B">
        <w:t>(</w:t>
      </w:r>
      <w:proofErr w:type="gramEnd"/>
      <w:r w:rsidRPr="0015125B">
        <w:t>ADC1));</w:t>
      </w:r>
    </w:p>
    <w:p w14:paraId="4695DA7F" w14:textId="77777777" w:rsidR="0015125B" w:rsidRPr="0015125B" w:rsidRDefault="0015125B" w:rsidP="0015125B">
      <w:r w:rsidRPr="0015125B">
        <w:t xml:space="preserve">    </w:t>
      </w:r>
      <w:proofErr w:type="spellStart"/>
      <w:r w:rsidRPr="0015125B">
        <w:t>ADC_</w:t>
      </w:r>
      <w:proofErr w:type="gramStart"/>
      <w:r w:rsidRPr="0015125B">
        <w:t>StartCalibration</w:t>
      </w:r>
      <w:proofErr w:type="spellEnd"/>
      <w:r w:rsidRPr="0015125B">
        <w:t>(</w:t>
      </w:r>
      <w:proofErr w:type="gramEnd"/>
      <w:r w:rsidRPr="0015125B">
        <w:t>ADC1);</w:t>
      </w:r>
    </w:p>
    <w:p w14:paraId="7DEC1579" w14:textId="77777777" w:rsidR="0015125B" w:rsidRPr="0015125B" w:rsidRDefault="0015125B" w:rsidP="0015125B">
      <w:r w:rsidRPr="0015125B">
        <w:t xml:space="preserve">    </w:t>
      </w:r>
      <w:proofErr w:type="gramStart"/>
      <w:r w:rsidRPr="0015125B">
        <w:t>while(</w:t>
      </w:r>
      <w:proofErr w:type="spellStart"/>
      <w:proofErr w:type="gramEnd"/>
      <w:r w:rsidRPr="0015125B">
        <w:t>ADC_</w:t>
      </w:r>
      <w:proofErr w:type="gramStart"/>
      <w:r w:rsidRPr="0015125B">
        <w:t>GetCalibrationStatus</w:t>
      </w:r>
      <w:proofErr w:type="spellEnd"/>
      <w:r w:rsidRPr="0015125B">
        <w:t>(</w:t>
      </w:r>
      <w:proofErr w:type="gramEnd"/>
      <w:r w:rsidRPr="0015125B">
        <w:t>ADC1));</w:t>
      </w:r>
    </w:p>
    <w:p w14:paraId="6500ACE7" w14:textId="77777777" w:rsidR="0015125B" w:rsidRPr="0015125B" w:rsidRDefault="0015125B" w:rsidP="0015125B">
      <w:r w:rsidRPr="0015125B">
        <w:t>}</w:t>
      </w:r>
    </w:p>
    <w:p w14:paraId="65F61420" w14:textId="77777777" w:rsidR="0015125B" w:rsidRPr="0015125B" w:rsidRDefault="0015125B" w:rsidP="0015125B">
      <w:r w:rsidRPr="0015125B">
        <w:t>读取温度并计算的示例：</w:t>
      </w:r>
    </w:p>
    <w:p w14:paraId="2C6EF348" w14:textId="77777777" w:rsidR="0015125B" w:rsidRPr="0015125B" w:rsidRDefault="0015125B" w:rsidP="0015125B">
      <w:r w:rsidRPr="0015125B">
        <w:t xml:space="preserve">float </w:t>
      </w:r>
      <w:proofErr w:type="spellStart"/>
      <w:r w:rsidRPr="0015125B">
        <w:t>Read_ChipTemperature</w:t>
      </w:r>
      <w:proofErr w:type="spellEnd"/>
      <w:r w:rsidRPr="0015125B">
        <w:t>(</w:t>
      </w:r>
      <w:proofErr w:type="gramStart"/>
      <w:r w:rsidRPr="0015125B">
        <w:t>void) {</w:t>
      </w:r>
      <w:proofErr w:type="gramEnd"/>
    </w:p>
    <w:p w14:paraId="3777DAF6" w14:textId="77777777" w:rsidR="0015125B" w:rsidRPr="0015125B" w:rsidRDefault="0015125B" w:rsidP="0015125B">
      <w:r w:rsidRPr="0015125B">
        <w:t xml:space="preserve">    u16 </w:t>
      </w:r>
      <w:proofErr w:type="spellStart"/>
      <w:r w:rsidRPr="0015125B">
        <w:t>adcValue</w:t>
      </w:r>
      <w:proofErr w:type="spellEnd"/>
      <w:r w:rsidRPr="0015125B">
        <w:t>;</w:t>
      </w:r>
    </w:p>
    <w:p w14:paraId="0C17E5FD" w14:textId="77777777" w:rsidR="0015125B" w:rsidRPr="0015125B" w:rsidRDefault="0015125B" w:rsidP="0015125B">
      <w:r w:rsidRPr="0015125B">
        <w:t xml:space="preserve">    float voltage, temperature;</w:t>
      </w:r>
    </w:p>
    <w:p w14:paraId="0BDECD7E" w14:textId="77777777" w:rsidR="0015125B" w:rsidRPr="0015125B" w:rsidRDefault="0015125B" w:rsidP="0015125B"/>
    <w:p w14:paraId="7D7DFF2F" w14:textId="77777777" w:rsidR="0015125B" w:rsidRPr="0015125B" w:rsidRDefault="0015125B" w:rsidP="0015125B">
      <w:r w:rsidRPr="0015125B">
        <w:t xml:space="preserve">    </w:t>
      </w:r>
      <w:proofErr w:type="spellStart"/>
      <w:r w:rsidRPr="0015125B">
        <w:t>ADC_</w:t>
      </w:r>
      <w:proofErr w:type="gramStart"/>
      <w:r w:rsidRPr="0015125B">
        <w:t>RegularChannelConfig</w:t>
      </w:r>
      <w:proofErr w:type="spellEnd"/>
      <w:r w:rsidRPr="0015125B">
        <w:t>(</w:t>
      </w:r>
      <w:proofErr w:type="gramEnd"/>
      <w:r w:rsidRPr="0015125B">
        <w:t>ADC1, ADC_Channel_16, 1, ADC_SampleTime_239Cycles5);</w:t>
      </w:r>
    </w:p>
    <w:p w14:paraId="65B3B8EA" w14:textId="77777777" w:rsidR="0015125B" w:rsidRPr="0015125B" w:rsidRDefault="0015125B" w:rsidP="0015125B">
      <w:r w:rsidRPr="0015125B">
        <w:t xml:space="preserve">    </w:t>
      </w:r>
      <w:proofErr w:type="spellStart"/>
      <w:r w:rsidRPr="0015125B">
        <w:t>ADC_</w:t>
      </w:r>
      <w:proofErr w:type="gramStart"/>
      <w:r w:rsidRPr="0015125B">
        <w:t>SoftwareStartConvCmd</w:t>
      </w:r>
      <w:proofErr w:type="spellEnd"/>
      <w:r w:rsidRPr="0015125B">
        <w:t>(</w:t>
      </w:r>
      <w:proofErr w:type="gramEnd"/>
      <w:r w:rsidRPr="0015125B">
        <w:t>ADC1, ENABLE);</w:t>
      </w:r>
    </w:p>
    <w:p w14:paraId="3AC9D92D" w14:textId="77777777" w:rsidR="0015125B" w:rsidRPr="0015125B" w:rsidRDefault="0015125B" w:rsidP="0015125B">
      <w:r w:rsidRPr="0015125B">
        <w:t xml:space="preserve">    </w:t>
      </w:r>
      <w:proofErr w:type="gramStart"/>
      <w:r w:rsidRPr="0015125B">
        <w:t>while(</w:t>
      </w:r>
      <w:proofErr w:type="gramEnd"/>
      <w:r w:rsidRPr="0015125B">
        <w:t>!</w:t>
      </w:r>
      <w:proofErr w:type="spellStart"/>
      <w:r w:rsidRPr="0015125B">
        <w:t>ADC_</w:t>
      </w:r>
      <w:proofErr w:type="gramStart"/>
      <w:r w:rsidRPr="0015125B">
        <w:t>GetFlagStatus</w:t>
      </w:r>
      <w:proofErr w:type="spellEnd"/>
      <w:r w:rsidRPr="0015125B">
        <w:t>(</w:t>
      </w:r>
      <w:proofErr w:type="gramEnd"/>
      <w:r w:rsidRPr="0015125B">
        <w:t>ADC1, ADC_FLAG_EOC));</w:t>
      </w:r>
    </w:p>
    <w:p w14:paraId="6C9D69F6" w14:textId="77777777" w:rsidR="0015125B" w:rsidRPr="0015125B" w:rsidRDefault="0015125B" w:rsidP="0015125B">
      <w:r w:rsidRPr="0015125B">
        <w:t xml:space="preserve">    </w:t>
      </w:r>
      <w:proofErr w:type="spellStart"/>
      <w:r w:rsidRPr="0015125B">
        <w:t>adcValue</w:t>
      </w:r>
      <w:proofErr w:type="spellEnd"/>
      <w:r w:rsidRPr="0015125B">
        <w:t xml:space="preserve"> = </w:t>
      </w:r>
      <w:proofErr w:type="spellStart"/>
      <w:r w:rsidRPr="0015125B">
        <w:t>ADC_</w:t>
      </w:r>
      <w:proofErr w:type="gramStart"/>
      <w:r w:rsidRPr="0015125B">
        <w:t>GetConversionValue</w:t>
      </w:r>
      <w:proofErr w:type="spellEnd"/>
      <w:r w:rsidRPr="0015125B">
        <w:t>(</w:t>
      </w:r>
      <w:proofErr w:type="gramEnd"/>
      <w:r w:rsidRPr="0015125B">
        <w:t>ADC1);</w:t>
      </w:r>
    </w:p>
    <w:p w14:paraId="6DF701AB" w14:textId="77777777" w:rsidR="0015125B" w:rsidRPr="0015125B" w:rsidRDefault="0015125B" w:rsidP="0015125B"/>
    <w:p w14:paraId="3807EE57" w14:textId="77777777" w:rsidR="0015125B" w:rsidRPr="0015125B" w:rsidRDefault="0015125B" w:rsidP="0015125B">
      <w:r w:rsidRPr="0015125B">
        <w:t xml:space="preserve">    voltage = (float)</w:t>
      </w:r>
      <w:proofErr w:type="spellStart"/>
      <w:r w:rsidRPr="0015125B">
        <w:t>adcValue</w:t>
      </w:r>
      <w:proofErr w:type="spellEnd"/>
      <w:r w:rsidRPr="0015125B">
        <w:t xml:space="preserve"> * 3.3 / 4095; // 假设VDDA=3.3V，12位ADC</w:t>
      </w:r>
    </w:p>
    <w:p w14:paraId="234F44C4" w14:textId="77777777" w:rsidR="0015125B" w:rsidRPr="0015125B" w:rsidRDefault="0015125B" w:rsidP="0015125B">
      <w:r w:rsidRPr="0015125B">
        <w:t xml:space="preserve">    /* 使用典型参数计算温度: V25=1.43V, </w:t>
      </w:r>
      <w:proofErr w:type="spellStart"/>
      <w:r w:rsidRPr="0015125B">
        <w:t>Avg_Slope</w:t>
      </w:r>
      <w:proofErr w:type="spellEnd"/>
      <w:r w:rsidRPr="0015125B">
        <w:t>=4.3mV/°C */</w:t>
      </w:r>
    </w:p>
    <w:p w14:paraId="330DDFC8" w14:textId="77777777" w:rsidR="0015125B" w:rsidRPr="0015125B" w:rsidRDefault="0015125B" w:rsidP="0015125B">
      <w:r w:rsidRPr="0015125B">
        <w:t xml:space="preserve">    temperature = ((1.43 - voltage) / 0.0043) + 25.0; // </w:t>
      </w:r>
    </w:p>
    <w:p w14:paraId="364EC78F" w14:textId="77777777" w:rsidR="0015125B" w:rsidRPr="0015125B" w:rsidRDefault="0015125B" w:rsidP="0015125B"/>
    <w:p w14:paraId="074A92DE" w14:textId="77777777" w:rsidR="0015125B" w:rsidRPr="0015125B" w:rsidRDefault="0015125B" w:rsidP="0015125B">
      <w:r w:rsidRPr="0015125B">
        <w:t xml:space="preserve">    return temperature;</w:t>
      </w:r>
    </w:p>
    <w:p w14:paraId="52F100ED" w14:textId="77777777" w:rsidR="0015125B" w:rsidRPr="0015125B" w:rsidRDefault="0015125B" w:rsidP="0015125B">
      <w:r w:rsidRPr="0015125B">
        <w:t>}</w:t>
      </w:r>
    </w:p>
    <w:p w14:paraId="02BD595F" w14:textId="77777777" w:rsidR="0015125B" w:rsidRPr="0015125B" w:rsidRDefault="0015125B" w:rsidP="0015125B">
      <w:pPr>
        <w:pStyle w:val="3"/>
      </w:pPr>
      <w:r w:rsidRPr="0015125B">
        <w:rPr>
          <w:rFonts w:ascii="Segoe UI Emoji" w:hAnsi="Segoe UI Emoji" w:cs="Segoe UI Emoji"/>
        </w:rPr>
        <w:t>⚠️</w:t>
      </w:r>
      <w:r w:rsidRPr="0015125B">
        <w:t xml:space="preserve"> 重要注意事项 </w:t>
      </w:r>
    </w:p>
    <w:p w14:paraId="351A39C0" w14:textId="77777777" w:rsidR="0015125B" w:rsidRPr="0015125B" w:rsidRDefault="0015125B">
      <w:pPr>
        <w:numPr>
          <w:ilvl w:val="0"/>
          <w:numId w:val="476"/>
        </w:numPr>
      </w:pPr>
      <w:r w:rsidRPr="0015125B">
        <w:rPr>
          <w:rFonts w:ascii="Times New Roman" w:hAnsi="Times New Roman" w:cs="Times New Roman"/>
        </w:rPr>
        <w:t>​</w:t>
      </w:r>
      <w:r w:rsidRPr="0015125B">
        <w:rPr>
          <w:b/>
          <w:bCs/>
        </w:rPr>
        <w:t>采样时间</w:t>
      </w:r>
      <w:r w:rsidRPr="0015125B">
        <w:rPr>
          <w:rFonts w:ascii="Times New Roman" w:hAnsi="Times New Roman" w:cs="Times New Roman"/>
        </w:rPr>
        <w:t>​</w:t>
      </w:r>
      <w:r w:rsidRPr="0015125B">
        <w:t>：内部温度传感器的模拟输入推荐使用较长的采样时间（如 ADC_SampleTime_239Cycles5），以确保采样准确。</w:t>
      </w:r>
    </w:p>
    <w:p w14:paraId="4A2642FC" w14:textId="77777777" w:rsidR="0015125B" w:rsidRPr="0015125B" w:rsidRDefault="0015125B">
      <w:pPr>
        <w:numPr>
          <w:ilvl w:val="0"/>
          <w:numId w:val="476"/>
        </w:numPr>
      </w:pPr>
      <w:r w:rsidRPr="0015125B">
        <w:rPr>
          <w:rFonts w:ascii="Times New Roman" w:hAnsi="Times New Roman" w:cs="Times New Roman"/>
        </w:rPr>
        <w:t>​</w:t>
      </w:r>
      <w:r w:rsidRPr="0015125B">
        <w:rPr>
          <w:b/>
          <w:bCs/>
        </w:rPr>
        <w:t>测量精度</w:t>
      </w:r>
      <w:r w:rsidRPr="0015125B">
        <w:rPr>
          <w:rFonts w:ascii="Times New Roman" w:hAnsi="Times New Roman" w:cs="Times New Roman"/>
        </w:rPr>
        <w:t>​</w:t>
      </w:r>
      <w:r w:rsidRPr="0015125B">
        <w:t>：内部温度传感器主要用于监测</w:t>
      </w:r>
      <w:r w:rsidRPr="0015125B">
        <w:rPr>
          <w:b/>
          <w:bCs/>
        </w:rPr>
        <w:t>芯片内核的温度变化趋势</w:t>
      </w:r>
      <w:r w:rsidRPr="0015125B">
        <w:t>，其绝对精度较低（约±1.5°C），不适合用于需要高精度测温的场合。</w:t>
      </w:r>
    </w:p>
    <w:p w14:paraId="38E48BEC" w14:textId="77777777" w:rsidR="0015125B" w:rsidRPr="0015125B" w:rsidRDefault="0015125B">
      <w:pPr>
        <w:numPr>
          <w:ilvl w:val="0"/>
          <w:numId w:val="476"/>
        </w:numPr>
      </w:pPr>
      <w:r w:rsidRPr="0015125B">
        <w:rPr>
          <w:rFonts w:ascii="Times New Roman" w:hAnsi="Times New Roman" w:cs="Times New Roman"/>
        </w:rPr>
        <w:t>​</w:t>
      </w:r>
      <w:r w:rsidRPr="0015125B">
        <w:rPr>
          <w:b/>
          <w:bCs/>
        </w:rPr>
        <w:t>校准值</w:t>
      </w:r>
      <w:r w:rsidRPr="0015125B">
        <w:rPr>
          <w:rFonts w:ascii="Times New Roman" w:hAnsi="Times New Roman" w:cs="Times New Roman"/>
        </w:rPr>
        <w:t>​</w:t>
      </w:r>
      <w:r w:rsidRPr="0015125B">
        <w:t>：对于精度要求较高的应用，建议使用存储在芯片Flash中的出厂校准值（如 VREFINT_CAL）来计算更精确的VDDA电压，再代入温度公式计算。</w:t>
      </w:r>
    </w:p>
    <w:p w14:paraId="32D8B66D" w14:textId="77777777" w:rsidR="0015125B" w:rsidRPr="0015125B" w:rsidRDefault="0015125B">
      <w:pPr>
        <w:numPr>
          <w:ilvl w:val="0"/>
          <w:numId w:val="476"/>
        </w:numPr>
      </w:pPr>
      <w:r w:rsidRPr="0015125B">
        <w:rPr>
          <w:rFonts w:ascii="Times New Roman" w:hAnsi="Times New Roman" w:cs="Times New Roman"/>
        </w:rPr>
        <w:t>​</w:t>
      </w:r>
      <w:r w:rsidRPr="0015125B">
        <w:rPr>
          <w:b/>
          <w:bCs/>
        </w:rPr>
        <w:t>功耗管理</w:t>
      </w:r>
      <w:r w:rsidRPr="0015125B">
        <w:rPr>
          <w:rFonts w:ascii="Times New Roman" w:hAnsi="Times New Roman" w:cs="Times New Roman"/>
        </w:rPr>
        <w:t>​</w:t>
      </w:r>
      <w:r w:rsidRPr="0015125B">
        <w:t xml:space="preserve">：在不需要测量温度或使用内部参考电压时，应及时调用 </w:t>
      </w:r>
      <w:proofErr w:type="spellStart"/>
      <w:r w:rsidRPr="0015125B">
        <w:t>ADC_TempSensorVrefintCmd</w:t>
      </w:r>
      <w:proofErr w:type="spellEnd"/>
      <w:r w:rsidRPr="0015125B">
        <w:t>(DISABLE)以降低功耗。</w:t>
      </w:r>
    </w:p>
    <w:p w14:paraId="3EDB3755" w14:textId="77777777" w:rsidR="0015125B" w:rsidRPr="0015125B" w:rsidRDefault="0015125B" w:rsidP="0015125B">
      <w:r w:rsidRPr="0015125B">
        <w:t xml:space="preserve">希望以上解释能帮助您更好地理解和使用 </w:t>
      </w:r>
      <w:proofErr w:type="spellStart"/>
      <w:r w:rsidRPr="0015125B">
        <w:t>ADC_TempSensorVrefintCmd</w:t>
      </w:r>
      <w:proofErr w:type="spellEnd"/>
      <w:r w:rsidRPr="0015125B">
        <w:t>函数。</w:t>
      </w:r>
    </w:p>
    <w:p w14:paraId="058C0717" w14:textId="77777777" w:rsidR="0015125B" w:rsidRPr="0015125B" w:rsidRDefault="0015125B" w:rsidP="0015125B"/>
    <w:p w14:paraId="148C9C9C" w14:textId="2B630DCB" w:rsidR="00EE65E6" w:rsidRDefault="00A15D6D" w:rsidP="00EE65E6">
      <w:pPr>
        <w:pStyle w:val="2"/>
      </w:pPr>
      <w:proofErr w:type="spellStart"/>
      <w:r w:rsidRPr="00A15D6D">
        <w:t>ADC_GetFlagStatus</w:t>
      </w:r>
      <w:proofErr w:type="spellEnd"/>
      <w:r w:rsidRPr="00A15D6D">
        <w:t>(</w:t>
      </w:r>
      <w:r>
        <w:rPr>
          <w:rFonts w:hint="eastAsia"/>
        </w:rPr>
        <w:t>)</w:t>
      </w:r>
      <w:r w:rsidR="0015125B">
        <w:br/>
      </w:r>
      <w:r w:rsidR="003263B8" w:rsidRPr="003263B8">
        <w:t>检查模数转换器 (ADC) 特定事件</w:t>
      </w:r>
    </w:p>
    <w:p w14:paraId="7C5DFAEF" w14:textId="77777777" w:rsidR="003263B8" w:rsidRPr="003263B8" w:rsidRDefault="003263B8" w:rsidP="003263B8">
      <w:r w:rsidRPr="003263B8">
        <w:t xml:space="preserve">STM32标准外设库中的 </w:t>
      </w:r>
      <w:proofErr w:type="spellStart"/>
      <w:r w:rsidRPr="003263B8">
        <w:t>ADC_GetFlagStatus</w:t>
      </w:r>
      <w:proofErr w:type="spellEnd"/>
      <w:r w:rsidRPr="003263B8">
        <w:t>函数用于检查模数转换器 (ADC) 特定事件的状态标志位，是监控ADC转换过程的核心函数。</w:t>
      </w:r>
    </w:p>
    <w:p w14:paraId="3C709C95" w14:textId="77777777" w:rsidR="003263B8" w:rsidRPr="003263B8" w:rsidRDefault="003263B8" w:rsidP="00963CCB">
      <w:pPr>
        <w:pStyle w:val="3"/>
      </w:pPr>
      <w:r w:rsidRPr="003263B8">
        <w:rPr>
          <w:rFonts w:ascii="Segoe UI Emoji" w:hAnsi="Segoe UI Emoji" w:cs="Segoe UI Emoji"/>
        </w:rPr>
        <w:lastRenderedPageBreak/>
        <w:t>🔍</w:t>
      </w:r>
      <w:r w:rsidRPr="003263B8">
        <w:t xml:space="preserve"> 函数概述 </w:t>
      </w:r>
    </w:p>
    <w:p w14:paraId="4733E069" w14:textId="77777777" w:rsidR="003263B8" w:rsidRPr="003263B8" w:rsidRDefault="003263B8" w:rsidP="003263B8">
      <w:r w:rsidRPr="003263B8">
        <w:rPr>
          <w:rFonts w:ascii="Times New Roman" w:hAnsi="Times New Roman" w:cs="Times New Roman"/>
        </w:rPr>
        <w:t>​</w:t>
      </w:r>
      <w:r w:rsidRPr="003263B8">
        <w:rPr>
          <w:b/>
          <w:bCs/>
        </w:rPr>
        <w:t>函数</w:t>
      </w:r>
      <w:proofErr w:type="gramStart"/>
      <w:r w:rsidRPr="003263B8">
        <w:rPr>
          <w:b/>
          <w:bCs/>
        </w:rPr>
        <w:t>原型</w:t>
      </w:r>
      <w:r w:rsidRPr="003263B8">
        <w:rPr>
          <w:rFonts w:ascii="Times New Roman" w:hAnsi="Times New Roman" w:cs="Times New Roman"/>
        </w:rPr>
        <w:t>​</w:t>
      </w:r>
      <w:r w:rsidRPr="003263B8">
        <w:t>：</w:t>
      </w:r>
      <w:proofErr w:type="spellStart"/>
      <w:proofErr w:type="gramEnd"/>
      <w:r w:rsidRPr="003263B8">
        <w:t>FlagStatus</w:t>
      </w:r>
      <w:proofErr w:type="spellEnd"/>
      <w:r w:rsidRPr="003263B8">
        <w:t xml:space="preserve"> </w:t>
      </w:r>
      <w:proofErr w:type="spellStart"/>
      <w:r w:rsidRPr="003263B8">
        <w:t>ADC_GetFlagStatus</w:t>
      </w:r>
      <w:proofErr w:type="spellEnd"/>
      <w:r w:rsidRPr="003263B8">
        <w:t>(</w:t>
      </w:r>
      <w:proofErr w:type="spellStart"/>
      <w:r w:rsidRPr="003263B8">
        <w:t>ADC_TypeDef</w:t>
      </w:r>
      <w:proofErr w:type="spellEnd"/>
      <w:r w:rsidRPr="003263B8">
        <w:t xml:space="preserve">* </w:t>
      </w:r>
      <w:proofErr w:type="spellStart"/>
      <w:r w:rsidRPr="003263B8">
        <w:t>ADCx</w:t>
      </w:r>
      <w:proofErr w:type="spellEnd"/>
      <w:proofErr w:type="gramStart"/>
      <w:r w:rsidRPr="003263B8">
        <w:t xml:space="preserve">, uint8_t </w:t>
      </w:r>
      <w:proofErr w:type="gramEnd"/>
      <w:r w:rsidRPr="003263B8">
        <w:t>ADC_FLAG);</w:t>
      </w:r>
    </w:p>
    <w:p w14:paraId="2C3505A5" w14:textId="77777777" w:rsidR="003263B8" w:rsidRPr="003263B8" w:rsidRDefault="003263B8" w:rsidP="003263B8">
      <w:r w:rsidRPr="003263B8">
        <w:t xml:space="preserve">该函数通过读取ADC状态寄存器 (SR) 来判断指定的事件是否发生。其返回值为 </w:t>
      </w:r>
      <w:proofErr w:type="spellStart"/>
      <w:r w:rsidRPr="003263B8">
        <w:t>FlagStatus</w:t>
      </w:r>
      <w:proofErr w:type="spellEnd"/>
      <w:r w:rsidRPr="003263B8">
        <w:t xml:space="preserve">类型，只能是 </w:t>
      </w:r>
      <w:r w:rsidRPr="003263B8">
        <w:rPr>
          <w:rFonts w:ascii="Times New Roman" w:hAnsi="Times New Roman" w:cs="Times New Roman"/>
        </w:rPr>
        <w:t>​</w:t>
      </w:r>
      <w:r w:rsidRPr="003263B8">
        <w:rPr>
          <w:b/>
          <w:bCs/>
        </w:rPr>
        <w:t>SET</w:t>
      </w:r>
      <w:r w:rsidRPr="003263B8">
        <w:rPr>
          <w:rFonts w:ascii="Times New Roman" w:hAnsi="Times New Roman" w:cs="Times New Roman"/>
        </w:rPr>
        <w:t>​</w:t>
      </w:r>
      <w:r w:rsidRPr="003263B8">
        <w:t xml:space="preserve">（标志位置位，事件已发生）或 </w:t>
      </w:r>
      <w:r w:rsidRPr="003263B8">
        <w:rPr>
          <w:rFonts w:ascii="Times New Roman" w:hAnsi="Times New Roman" w:cs="Times New Roman"/>
        </w:rPr>
        <w:t>​</w:t>
      </w:r>
      <w:r w:rsidRPr="003263B8">
        <w:rPr>
          <w:b/>
          <w:bCs/>
        </w:rPr>
        <w:t>RESET</w:t>
      </w:r>
      <w:r w:rsidRPr="003263B8">
        <w:rPr>
          <w:rFonts w:ascii="Times New Roman" w:hAnsi="Times New Roman" w:cs="Times New Roman"/>
        </w:rPr>
        <w:t>​</w:t>
      </w:r>
      <w:r w:rsidRPr="003263B8">
        <w:t>（标志位复位，事件未发生）。</w:t>
      </w:r>
    </w:p>
    <w:p w14:paraId="09265B31" w14:textId="77777777" w:rsidR="003263B8" w:rsidRPr="003263B8" w:rsidRDefault="003263B8" w:rsidP="00963CCB">
      <w:pPr>
        <w:pStyle w:val="3"/>
      </w:pPr>
      <w:r w:rsidRPr="003263B8">
        <w:rPr>
          <w:rFonts w:ascii="Segoe UI Emoji" w:hAnsi="Segoe UI Emoji" w:cs="Segoe UI Emoji"/>
        </w:rPr>
        <w:t>⚙️</w:t>
      </w:r>
      <w:r w:rsidRPr="003263B8">
        <w:t xml:space="preserve"> 参数详解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068"/>
        <w:gridCol w:w="4939"/>
      </w:tblGrid>
      <w:tr w:rsidR="003263B8" w:rsidRPr="003263B8" w14:paraId="4D59598D"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F852EE2" w14:textId="77777777" w:rsidR="003263B8" w:rsidRPr="003263B8" w:rsidRDefault="003263B8" w:rsidP="003263B8">
            <w:pPr>
              <w:rPr>
                <w:b/>
                <w:bCs/>
              </w:rPr>
            </w:pPr>
            <w:r w:rsidRPr="003263B8">
              <w:rPr>
                <w:b/>
                <w:bCs/>
              </w:rPr>
              <w:t>参数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6463E6" w14:textId="77777777" w:rsidR="003263B8" w:rsidRPr="003263B8" w:rsidRDefault="003263B8" w:rsidP="003263B8">
            <w:pPr>
              <w:rPr>
                <w:b/>
                <w:bCs/>
              </w:rPr>
            </w:pPr>
            <w:r w:rsidRPr="003263B8">
              <w:rPr>
                <w:b/>
                <w:bCs/>
              </w:rPr>
              <w:t>说明</w:t>
            </w:r>
          </w:p>
        </w:tc>
      </w:tr>
      <w:tr w:rsidR="003263B8" w:rsidRPr="003263B8" w14:paraId="73FD4C2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7CD5EBF" w14:textId="77777777" w:rsidR="003263B8" w:rsidRPr="003263B8" w:rsidRDefault="003263B8" w:rsidP="003263B8">
            <w:r w:rsidRPr="003263B8">
              <w:rPr>
                <w:rFonts w:ascii="Times New Roman" w:hAnsi="Times New Roman" w:cs="Times New Roman"/>
              </w:rPr>
              <w:t>​</w:t>
            </w:r>
            <w:proofErr w:type="spellStart"/>
            <w:r w:rsidRPr="003263B8">
              <w:rPr>
                <w:b/>
                <w:bCs/>
              </w:rPr>
              <w:t>ADCx</w:t>
            </w:r>
            <w:proofErr w:type="spellEnd"/>
            <w:r w:rsidRPr="00326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CB8AE24" w14:textId="77777777" w:rsidR="003263B8" w:rsidRPr="003263B8" w:rsidRDefault="003263B8" w:rsidP="003263B8">
            <w:r w:rsidRPr="003263B8">
              <w:t>指定要查询的ADC外设实例，例如 ADC1, ADC2。</w:t>
            </w:r>
          </w:p>
        </w:tc>
      </w:tr>
      <w:tr w:rsidR="003263B8" w:rsidRPr="003263B8" w14:paraId="7D046D9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75F7365" w14:textId="77777777" w:rsidR="003263B8" w:rsidRPr="003263B8" w:rsidRDefault="003263B8" w:rsidP="003263B8">
            <w:r w:rsidRPr="003263B8">
              <w:rPr>
                <w:rFonts w:ascii="Times New Roman" w:hAnsi="Times New Roman" w:cs="Times New Roman"/>
              </w:rPr>
              <w:t>​</w:t>
            </w:r>
            <w:r w:rsidRPr="003263B8">
              <w:rPr>
                <w:b/>
                <w:bCs/>
              </w:rPr>
              <w:t>ADC_FLAG</w:t>
            </w:r>
            <w:r w:rsidRPr="003263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DAD405" w14:textId="77777777" w:rsidR="003263B8" w:rsidRPr="003263B8" w:rsidRDefault="003263B8" w:rsidP="003263B8">
            <w:r w:rsidRPr="003263B8">
              <w:t>指定要检查的状态标志。常用标志位见下表。</w:t>
            </w:r>
          </w:p>
        </w:tc>
      </w:tr>
    </w:tbl>
    <w:p w14:paraId="2DEE7A9A" w14:textId="77777777" w:rsidR="003263B8" w:rsidRPr="003263B8" w:rsidRDefault="003263B8" w:rsidP="003263B8">
      <w:r w:rsidRPr="003263B8">
        <w:rPr>
          <w:rFonts w:ascii="Times New Roman" w:hAnsi="Times New Roman" w:cs="Times New Roman"/>
        </w:rPr>
        <w:t>​</w:t>
      </w:r>
      <w:r w:rsidRPr="003263B8">
        <w:rPr>
          <w:b/>
          <w:bCs/>
        </w:rPr>
        <w:t>常用 ADC_FLAG取值及其含义</w:t>
      </w:r>
      <w:r w:rsidRPr="003263B8">
        <w:rPr>
          <w:rFonts w:ascii="Times New Roman" w:hAnsi="Times New Roman" w:cs="Times New Roman"/>
        </w:rPr>
        <w:t>​</w:t>
      </w:r>
      <w:r w:rsidRPr="003263B8">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811"/>
        <w:gridCol w:w="6479"/>
      </w:tblGrid>
      <w:tr w:rsidR="003263B8" w:rsidRPr="003263B8" w14:paraId="2B12C338"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0E239F1" w14:textId="77777777" w:rsidR="003263B8" w:rsidRPr="003263B8" w:rsidRDefault="003263B8" w:rsidP="003263B8">
            <w:pPr>
              <w:rPr>
                <w:b/>
                <w:bCs/>
              </w:rPr>
            </w:pPr>
            <w:r w:rsidRPr="003263B8">
              <w:rPr>
                <w:b/>
                <w:bCs/>
              </w:rPr>
              <w:t>标志位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1D59DC7" w14:textId="77777777" w:rsidR="003263B8" w:rsidRPr="003263B8" w:rsidRDefault="003263B8" w:rsidP="003263B8">
            <w:pPr>
              <w:rPr>
                <w:b/>
                <w:bCs/>
              </w:rPr>
            </w:pPr>
            <w:r w:rsidRPr="003263B8">
              <w:rPr>
                <w:b/>
                <w:bCs/>
              </w:rPr>
              <w:t>说明</w:t>
            </w:r>
          </w:p>
        </w:tc>
      </w:tr>
      <w:tr w:rsidR="003263B8" w:rsidRPr="003263B8" w14:paraId="0864A54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9D812CA" w14:textId="77777777" w:rsidR="003263B8" w:rsidRPr="003263B8" w:rsidRDefault="003263B8" w:rsidP="003263B8">
            <w:r w:rsidRPr="003263B8">
              <w:t>ADC_FLAG_EOC</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15581E2" w14:textId="77777777" w:rsidR="003263B8" w:rsidRPr="003263B8" w:rsidRDefault="003263B8" w:rsidP="003263B8">
            <w:r w:rsidRPr="003263B8">
              <w:rPr>
                <w:rFonts w:ascii="Times New Roman" w:hAnsi="Times New Roman" w:cs="Times New Roman"/>
              </w:rPr>
              <w:t>​</w:t>
            </w:r>
            <w:r w:rsidRPr="003263B8">
              <w:rPr>
                <w:b/>
                <w:bCs/>
              </w:rPr>
              <w:t>规则通道转换结束标志</w:t>
            </w:r>
            <w:r w:rsidRPr="003263B8">
              <w:t>。这是最常用的标志，用于判断一次ADC转换是否完成。</w:t>
            </w:r>
          </w:p>
        </w:tc>
      </w:tr>
      <w:tr w:rsidR="003263B8" w:rsidRPr="003263B8" w14:paraId="721FB88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8255708" w14:textId="77777777" w:rsidR="003263B8" w:rsidRPr="003263B8" w:rsidRDefault="003263B8" w:rsidP="003263B8">
            <w:r w:rsidRPr="003263B8">
              <w:t>ADC_FLAG_JEOC</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B889742" w14:textId="77777777" w:rsidR="003263B8" w:rsidRPr="003263B8" w:rsidRDefault="003263B8" w:rsidP="003263B8">
            <w:r w:rsidRPr="003263B8">
              <w:t>注入通道转换结束标志。</w:t>
            </w:r>
          </w:p>
        </w:tc>
      </w:tr>
      <w:tr w:rsidR="003263B8" w:rsidRPr="003263B8" w14:paraId="5019B91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5F6450B" w14:textId="77777777" w:rsidR="003263B8" w:rsidRPr="003263B8" w:rsidRDefault="003263B8" w:rsidP="003263B8">
            <w:r w:rsidRPr="003263B8">
              <w:t>ADC_FLAG_AWD</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3C38D8B" w14:textId="77777777" w:rsidR="003263B8" w:rsidRPr="003263B8" w:rsidRDefault="003263B8" w:rsidP="003263B8">
            <w:r w:rsidRPr="003263B8">
              <w:rPr>
                <w:rFonts w:ascii="Times New Roman" w:hAnsi="Times New Roman" w:cs="Times New Roman"/>
              </w:rPr>
              <w:t>​</w:t>
            </w:r>
            <w:r w:rsidRPr="003263B8">
              <w:rPr>
                <w:b/>
                <w:bCs/>
              </w:rPr>
              <w:t>模拟看门狗标志</w:t>
            </w:r>
            <w:r w:rsidRPr="003263B8">
              <w:t>。当被监测通道的电压超出设定的阈值范围时置位。</w:t>
            </w:r>
          </w:p>
        </w:tc>
      </w:tr>
      <w:tr w:rsidR="003263B8" w:rsidRPr="003263B8" w14:paraId="645EA32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5DF0FB6" w14:textId="77777777" w:rsidR="003263B8" w:rsidRPr="003263B8" w:rsidRDefault="003263B8" w:rsidP="003263B8">
            <w:r w:rsidRPr="003263B8">
              <w:t>ADC_FLAG_OVR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96A76DB" w14:textId="77777777" w:rsidR="003263B8" w:rsidRPr="003263B8" w:rsidRDefault="003263B8" w:rsidP="003263B8">
            <w:r w:rsidRPr="003263B8">
              <w:t>溢出错误标志。当新的转换结果覆盖了尚未读取的旧数据时置位。</w:t>
            </w:r>
          </w:p>
        </w:tc>
      </w:tr>
      <w:tr w:rsidR="003263B8" w:rsidRPr="003263B8" w14:paraId="1CFB605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DA6B33E" w14:textId="77777777" w:rsidR="003263B8" w:rsidRPr="003263B8" w:rsidRDefault="003263B8" w:rsidP="003263B8">
            <w:r w:rsidRPr="003263B8">
              <w:t>ADC_FLAG_ADRDY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F37065A" w14:textId="77777777" w:rsidR="003263B8" w:rsidRPr="003263B8" w:rsidRDefault="003263B8" w:rsidP="003263B8">
            <w:r w:rsidRPr="003263B8">
              <w:t>ADC就绪标志。表示ADC已上电稳定并准备好工作。</w:t>
            </w:r>
          </w:p>
        </w:tc>
      </w:tr>
    </w:tbl>
    <w:p w14:paraId="72ABEBE7" w14:textId="77777777" w:rsidR="003263B8" w:rsidRPr="003263B8" w:rsidRDefault="003263B8" w:rsidP="00963CCB">
      <w:pPr>
        <w:pStyle w:val="3"/>
      </w:pPr>
      <w:r w:rsidRPr="003263B8">
        <w:rPr>
          <w:rFonts w:ascii="Segoe UI Emoji" w:hAnsi="Segoe UI Emoji" w:cs="Segoe UI Emoji"/>
        </w:rPr>
        <w:t>📝</w:t>
      </w:r>
      <w:r w:rsidRPr="003263B8">
        <w:t xml:space="preserve"> 典型使用流程 </w:t>
      </w:r>
    </w:p>
    <w:p w14:paraId="4885F840" w14:textId="77777777" w:rsidR="003263B8" w:rsidRPr="003263B8" w:rsidRDefault="003263B8" w:rsidP="003263B8">
      <w:proofErr w:type="spellStart"/>
      <w:r w:rsidRPr="003263B8">
        <w:t>ADC_GetFlagStatus</w:t>
      </w:r>
      <w:proofErr w:type="spellEnd"/>
      <w:r w:rsidRPr="003263B8">
        <w:t>最常见的用途是在启动转换后，</w:t>
      </w:r>
      <w:r w:rsidRPr="003263B8">
        <w:rPr>
          <w:rFonts w:ascii="Times New Roman" w:hAnsi="Times New Roman" w:cs="Times New Roman"/>
        </w:rPr>
        <w:t>​</w:t>
      </w:r>
      <w:r w:rsidRPr="003263B8">
        <w:rPr>
          <w:b/>
          <w:bCs/>
        </w:rPr>
        <w:t>轮询等待转换完成</w:t>
      </w:r>
      <w:r w:rsidRPr="003263B8">
        <w:rPr>
          <w:rFonts w:ascii="Times New Roman" w:hAnsi="Times New Roman" w:cs="Times New Roman"/>
        </w:rPr>
        <w:t>​</w:t>
      </w:r>
      <w:r w:rsidRPr="003263B8">
        <w:t>（即检查 ADC_FLAG_EOC标志），然后安全地读取转换结果。</w:t>
      </w:r>
    </w:p>
    <w:p w14:paraId="5691887D" w14:textId="77777777" w:rsidR="003263B8" w:rsidRPr="003263B8" w:rsidRDefault="003263B8" w:rsidP="003263B8">
      <w:r w:rsidRPr="003263B8">
        <w:t>一个典型的使用示例如下：</w:t>
      </w:r>
    </w:p>
    <w:p w14:paraId="282E0A10" w14:textId="77777777" w:rsidR="003263B8" w:rsidRPr="003263B8" w:rsidRDefault="003263B8" w:rsidP="003263B8">
      <w:r w:rsidRPr="003263B8">
        <w:t>// 1. 启动ADC1的软件转换</w:t>
      </w:r>
    </w:p>
    <w:p w14:paraId="0944DBD0" w14:textId="77777777" w:rsidR="003263B8" w:rsidRPr="003263B8" w:rsidRDefault="003263B8" w:rsidP="003263B8">
      <w:proofErr w:type="spellStart"/>
      <w:r w:rsidRPr="003263B8">
        <w:t>ADC_</w:t>
      </w:r>
      <w:proofErr w:type="gramStart"/>
      <w:r w:rsidRPr="003263B8">
        <w:t>SoftwareStartConvCmd</w:t>
      </w:r>
      <w:proofErr w:type="spellEnd"/>
      <w:r w:rsidRPr="003263B8">
        <w:t>(</w:t>
      </w:r>
      <w:proofErr w:type="gramEnd"/>
      <w:r w:rsidRPr="003263B8">
        <w:t>ADC1, ENABLE);</w:t>
      </w:r>
    </w:p>
    <w:p w14:paraId="31B15F6E" w14:textId="77777777" w:rsidR="003263B8" w:rsidRPr="003263B8" w:rsidRDefault="003263B8" w:rsidP="003263B8"/>
    <w:p w14:paraId="7CA6C085" w14:textId="77777777" w:rsidR="003263B8" w:rsidRPr="003263B8" w:rsidRDefault="003263B8" w:rsidP="003263B8">
      <w:r w:rsidRPr="003263B8">
        <w:t>// 2. 等待规则通道转换完成标志EOC置位</w:t>
      </w:r>
    </w:p>
    <w:p w14:paraId="2434AC0C" w14:textId="77777777" w:rsidR="003263B8" w:rsidRPr="003263B8" w:rsidRDefault="003263B8" w:rsidP="003263B8">
      <w:proofErr w:type="gramStart"/>
      <w:r w:rsidRPr="003263B8">
        <w:lastRenderedPageBreak/>
        <w:t>while(</w:t>
      </w:r>
      <w:proofErr w:type="spellStart"/>
      <w:proofErr w:type="gramEnd"/>
      <w:r w:rsidRPr="003263B8">
        <w:t>ADC_</w:t>
      </w:r>
      <w:proofErr w:type="gramStart"/>
      <w:r w:rsidRPr="003263B8">
        <w:t>GetFlagStatus</w:t>
      </w:r>
      <w:proofErr w:type="spellEnd"/>
      <w:r w:rsidRPr="003263B8">
        <w:t>(</w:t>
      </w:r>
      <w:proofErr w:type="gramEnd"/>
      <w:r w:rsidRPr="003263B8">
        <w:t>ADC1, ADC_FLAG_EOC) == RESET) {</w:t>
      </w:r>
    </w:p>
    <w:p w14:paraId="13B91A69" w14:textId="77777777" w:rsidR="003263B8" w:rsidRPr="003263B8" w:rsidRDefault="003263B8" w:rsidP="003263B8">
      <w:r w:rsidRPr="003263B8">
        <w:t xml:space="preserve">    // 循环等待，直到转换完成</w:t>
      </w:r>
    </w:p>
    <w:p w14:paraId="3F36DDA6" w14:textId="77777777" w:rsidR="003263B8" w:rsidRPr="003263B8" w:rsidRDefault="003263B8" w:rsidP="003263B8">
      <w:r w:rsidRPr="003263B8">
        <w:t>}</w:t>
      </w:r>
    </w:p>
    <w:p w14:paraId="36E2094A" w14:textId="77777777" w:rsidR="003263B8" w:rsidRPr="003263B8" w:rsidRDefault="003263B8" w:rsidP="003263B8"/>
    <w:p w14:paraId="188B2983" w14:textId="77777777" w:rsidR="003263B8" w:rsidRPr="003263B8" w:rsidRDefault="003263B8" w:rsidP="003263B8">
      <w:r w:rsidRPr="003263B8">
        <w:t>// 3. 转换完成，安全读取结果</w:t>
      </w:r>
    </w:p>
    <w:p w14:paraId="2DC440F6" w14:textId="77777777" w:rsidR="003263B8" w:rsidRPr="003263B8" w:rsidRDefault="003263B8" w:rsidP="003263B8">
      <w:r w:rsidRPr="003263B8">
        <w:t xml:space="preserve">uint16_t </w:t>
      </w:r>
      <w:proofErr w:type="spellStart"/>
      <w:r w:rsidRPr="003263B8">
        <w:t>adcValue</w:t>
      </w:r>
      <w:proofErr w:type="spellEnd"/>
      <w:r w:rsidRPr="003263B8">
        <w:t xml:space="preserve"> = </w:t>
      </w:r>
      <w:proofErr w:type="spellStart"/>
      <w:r w:rsidRPr="003263B8">
        <w:t>ADC_</w:t>
      </w:r>
      <w:proofErr w:type="gramStart"/>
      <w:r w:rsidRPr="003263B8">
        <w:t>GetConversionValue</w:t>
      </w:r>
      <w:proofErr w:type="spellEnd"/>
      <w:r w:rsidRPr="003263B8">
        <w:t>(</w:t>
      </w:r>
      <w:proofErr w:type="gramEnd"/>
      <w:r w:rsidRPr="003263B8">
        <w:t>ADC1);</w:t>
      </w:r>
    </w:p>
    <w:p w14:paraId="5CFCE3F3" w14:textId="77777777" w:rsidR="003263B8" w:rsidRPr="003263B8" w:rsidRDefault="003263B8" w:rsidP="00963CCB">
      <w:pPr>
        <w:pStyle w:val="3"/>
      </w:pPr>
      <w:r w:rsidRPr="003263B8">
        <w:rPr>
          <w:rFonts w:ascii="Segoe UI Emoji" w:hAnsi="Segoe UI Emoji" w:cs="Segoe UI Emoji"/>
        </w:rPr>
        <w:t>⚠️</w:t>
      </w:r>
      <w:r w:rsidRPr="003263B8">
        <w:t xml:space="preserve"> 重要注意事项 </w:t>
      </w:r>
    </w:p>
    <w:p w14:paraId="6CC1BF29" w14:textId="77777777" w:rsidR="003263B8" w:rsidRPr="003263B8" w:rsidRDefault="003263B8">
      <w:pPr>
        <w:numPr>
          <w:ilvl w:val="0"/>
          <w:numId w:val="484"/>
        </w:numPr>
      </w:pPr>
      <w:r w:rsidRPr="003263B8">
        <w:rPr>
          <w:rFonts w:ascii="Times New Roman" w:hAnsi="Times New Roman" w:cs="Times New Roman"/>
        </w:rPr>
        <w:t>​</w:t>
      </w:r>
      <w:r w:rsidRPr="003263B8">
        <w:rPr>
          <w:b/>
          <w:bCs/>
        </w:rPr>
        <w:t xml:space="preserve">与 </w:t>
      </w:r>
      <w:proofErr w:type="spellStart"/>
      <w:r w:rsidRPr="003263B8">
        <w:rPr>
          <w:b/>
          <w:bCs/>
        </w:rPr>
        <w:t>ADC_GetSoftwareStartConvStatus</w:t>
      </w:r>
      <w:proofErr w:type="spellEnd"/>
      <w:r w:rsidRPr="003263B8">
        <w:rPr>
          <w:b/>
          <w:bCs/>
        </w:rPr>
        <w:t>的区别</w:t>
      </w:r>
      <w:r w:rsidRPr="003263B8">
        <w:rPr>
          <w:rFonts w:ascii="Times New Roman" w:hAnsi="Times New Roman" w:cs="Times New Roman"/>
        </w:rPr>
        <w:t>​</w:t>
      </w:r>
      <w:r w:rsidRPr="003263B8">
        <w:t>：</w:t>
      </w:r>
    </w:p>
    <w:p w14:paraId="5FCF7896" w14:textId="77777777" w:rsidR="003263B8" w:rsidRPr="003263B8" w:rsidRDefault="003263B8" w:rsidP="003263B8">
      <w:r w:rsidRPr="003263B8">
        <w:t>这是关键点。</w:t>
      </w:r>
      <w:proofErr w:type="spellStart"/>
      <w:r w:rsidRPr="003263B8">
        <w:t>ADC_GetSoftwareStartConvStatus</w:t>
      </w:r>
      <w:proofErr w:type="spellEnd"/>
      <w:r w:rsidRPr="003263B8">
        <w:t>用于检查</w:t>
      </w:r>
      <w:r w:rsidRPr="00F94414">
        <w:rPr>
          <w:b/>
          <w:bCs/>
          <w:color w:val="EE0000"/>
        </w:rPr>
        <w:t>软件启动转换</w:t>
      </w:r>
      <w:r w:rsidRPr="003263B8">
        <w:rPr>
          <w:b/>
          <w:bCs/>
        </w:rPr>
        <w:t>的命令是否已被ADC接收</w:t>
      </w:r>
      <w:r w:rsidRPr="003263B8">
        <w:t xml:space="preserve">，而 </w:t>
      </w:r>
      <w:r w:rsidRPr="003263B8">
        <w:rPr>
          <w:rFonts w:ascii="Times New Roman" w:hAnsi="Times New Roman" w:cs="Times New Roman"/>
        </w:rPr>
        <w:t>​</w:t>
      </w:r>
      <w:proofErr w:type="spellStart"/>
      <w:r w:rsidRPr="003263B8">
        <w:rPr>
          <w:b/>
          <w:bCs/>
        </w:rPr>
        <w:t>ADC_GetFlagStatus</w:t>
      </w:r>
      <w:proofErr w:type="spellEnd"/>
      <w:r w:rsidRPr="003263B8">
        <w:rPr>
          <w:b/>
          <w:bCs/>
        </w:rPr>
        <w:t>(</w:t>
      </w:r>
      <w:proofErr w:type="spellStart"/>
      <w:r w:rsidRPr="003263B8">
        <w:rPr>
          <w:b/>
          <w:bCs/>
        </w:rPr>
        <w:t>ADCx</w:t>
      </w:r>
      <w:proofErr w:type="spellEnd"/>
      <w:r w:rsidRPr="003263B8">
        <w:rPr>
          <w:b/>
          <w:bCs/>
        </w:rPr>
        <w:t>, ADC_FLAG_EOC)才是判断</w:t>
      </w:r>
      <w:r w:rsidRPr="00F94414">
        <w:rPr>
          <w:b/>
          <w:bCs/>
          <w:color w:val="EE0000"/>
        </w:rPr>
        <w:t>转换是否真正结束</w:t>
      </w:r>
      <w:r w:rsidRPr="003263B8">
        <w:rPr>
          <w:b/>
          <w:bCs/>
        </w:rPr>
        <w:t>的正确方法</w:t>
      </w:r>
      <w:r w:rsidRPr="003263B8">
        <w:t>。切勿混淆。</w:t>
      </w:r>
    </w:p>
    <w:p w14:paraId="3551F386" w14:textId="77777777" w:rsidR="003263B8" w:rsidRPr="003263B8" w:rsidRDefault="003263B8">
      <w:pPr>
        <w:numPr>
          <w:ilvl w:val="0"/>
          <w:numId w:val="484"/>
        </w:numPr>
      </w:pPr>
      <w:r w:rsidRPr="003263B8">
        <w:rPr>
          <w:rFonts w:ascii="Times New Roman" w:hAnsi="Times New Roman" w:cs="Times New Roman"/>
        </w:rPr>
        <w:t>​</w:t>
      </w:r>
      <w:r w:rsidRPr="003263B8">
        <w:rPr>
          <w:b/>
          <w:bCs/>
        </w:rPr>
        <w:t>标志位清除</w:t>
      </w:r>
      <w:r w:rsidRPr="003263B8">
        <w:rPr>
          <w:rFonts w:ascii="Times New Roman" w:hAnsi="Times New Roman" w:cs="Times New Roman"/>
        </w:rPr>
        <w:t>​</w:t>
      </w:r>
      <w:r w:rsidRPr="003263B8">
        <w:t>：</w:t>
      </w:r>
    </w:p>
    <w:p w14:paraId="23F83E23" w14:textId="77777777" w:rsidR="003263B8" w:rsidRPr="003263B8" w:rsidRDefault="003263B8">
      <w:pPr>
        <w:numPr>
          <w:ilvl w:val="1"/>
          <w:numId w:val="484"/>
        </w:numPr>
      </w:pPr>
      <w:r w:rsidRPr="003263B8">
        <w:t>对于 ADC_FLAG_EOC标志，在读取ADC数据寄存器 (</w:t>
      </w:r>
      <w:proofErr w:type="spellStart"/>
      <w:r w:rsidRPr="003263B8">
        <w:t>ADC_GetConversionValue</w:t>
      </w:r>
      <w:proofErr w:type="spellEnd"/>
      <w:r w:rsidRPr="003263B8">
        <w:t>) 后，通常</w:t>
      </w:r>
      <w:r w:rsidRPr="003263B8">
        <w:rPr>
          <w:b/>
          <w:bCs/>
        </w:rPr>
        <w:t>由</w:t>
      </w:r>
      <w:r w:rsidRPr="00F94414">
        <w:rPr>
          <w:b/>
          <w:bCs/>
          <w:color w:val="EE0000"/>
        </w:rPr>
        <w:t>硬件自动清除</w:t>
      </w:r>
      <w:r w:rsidRPr="003263B8">
        <w:t>。</w:t>
      </w:r>
    </w:p>
    <w:p w14:paraId="0574921F" w14:textId="77777777" w:rsidR="003263B8" w:rsidRPr="003263B8" w:rsidRDefault="003263B8">
      <w:pPr>
        <w:numPr>
          <w:ilvl w:val="1"/>
          <w:numId w:val="484"/>
        </w:numPr>
      </w:pPr>
      <w:r w:rsidRPr="003263B8">
        <w:t xml:space="preserve">但对于某些标志，如模拟看门狗标志 ADC_FLAG_AWD或溢出标志 ADC_FLAG_OVR，可能需要软件手动清除，使用 </w:t>
      </w:r>
      <w:proofErr w:type="spellStart"/>
      <w:r w:rsidRPr="003263B8">
        <w:t>ADC_ClearFlag</w:t>
      </w:r>
      <w:proofErr w:type="spellEnd"/>
      <w:r w:rsidRPr="003263B8">
        <w:t>()函数，否则会一直保持置位状态。</w:t>
      </w:r>
    </w:p>
    <w:p w14:paraId="641654B9" w14:textId="77777777" w:rsidR="003263B8" w:rsidRPr="003263B8" w:rsidRDefault="003263B8">
      <w:pPr>
        <w:numPr>
          <w:ilvl w:val="0"/>
          <w:numId w:val="484"/>
        </w:numPr>
      </w:pPr>
      <w:r w:rsidRPr="003263B8">
        <w:rPr>
          <w:rFonts w:ascii="Times New Roman" w:hAnsi="Times New Roman" w:cs="Times New Roman"/>
        </w:rPr>
        <w:t>​</w:t>
      </w:r>
      <w:r w:rsidRPr="003263B8">
        <w:rPr>
          <w:b/>
          <w:bCs/>
        </w:rPr>
        <w:t>中断场景下的使用</w:t>
      </w:r>
      <w:r w:rsidRPr="003263B8">
        <w:rPr>
          <w:rFonts w:ascii="Times New Roman" w:hAnsi="Times New Roman" w:cs="Times New Roman"/>
        </w:rPr>
        <w:t>​</w:t>
      </w:r>
      <w:r w:rsidRPr="003263B8">
        <w:t>：</w:t>
      </w:r>
    </w:p>
    <w:p w14:paraId="47BD3684" w14:textId="77777777" w:rsidR="003263B8" w:rsidRPr="003263B8" w:rsidRDefault="003263B8" w:rsidP="003263B8">
      <w:r w:rsidRPr="003263B8">
        <w:t>如果在ADC中断服务函数中判断事件源，建议使用 ADC_GetITStatus函数，因为它会同时检查状态标志和中断使能位，更为安全。</w:t>
      </w:r>
    </w:p>
    <w:p w14:paraId="40E142B7" w14:textId="77777777" w:rsidR="003263B8" w:rsidRPr="003263B8" w:rsidRDefault="003263B8" w:rsidP="00963CCB">
      <w:pPr>
        <w:pStyle w:val="3"/>
      </w:pPr>
      <w:r w:rsidRPr="003263B8">
        <w:rPr>
          <w:rFonts w:ascii="Segoe UI Emoji" w:hAnsi="Segoe UI Emoji" w:cs="Segoe UI Emoji"/>
        </w:rPr>
        <w:t>💎</w:t>
      </w:r>
      <w:r w:rsidRPr="003263B8">
        <w:t xml:space="preserve"> 总结 </w:t>
      </w:r>
    </w:p>
    <w:p w14:paraId="1CC93B60" w14:textId="77777777" w:rsidR="003263B8" w:rsidRPr="003263B8" w:rsidRDefault="003263B8" w:rsidP="003263B8">
      <w:proofErr w:type="spellStart"/>
      <w:r w:rsidRPr="003263B8">
        <w:t>ADC_GetFlagStatus</w:t>
      </w:r>
      <w:proofErr w:type="spellEnd"/>
      <w:r w:rsidRPr="003263B8">
        <w:t>是实现可靠ADC数据采集的基础函数，它为你提供了监控ADC硬件状态的直接途径。正确理解并使用 ADC_FLAG_EOC标志是确保数据准确读取的关键。</w:t>
      </w:r>
    </w:p>
    <w:p w14:paraId="21247C81" w14:textId="0935AC1F" w:rsidR="0015125B" w:rsidRPr="0015125B" w:rsidRDefault="003263B8" w:rsidP="0015125B">
      <w:r w:rsidRPr="003263B8">
        <w:t>希望以上解释能帮助您更好地理解和使用这个函数。</w:t>
      </w:r>
    </w:p>
    <w:p w14:paraId="6EA90B4E" w14:textId="1A995348" w:rsidR="00EE65E6" w:rsidRDefault="00D457A3" w:rsidP="00EE65E6">
      <w:pPr>
        <w:pStyle w:val="2"/>
      </w:pPr>
      <w:proofErr w:type="spellStart"/>
      <w:r w:rsidRPr="00D457A3">
        <w:lastRenderedPageBreak/>
        <w:t>ADC_ClearFlag</w:t>
      </w:r>
      <w:proofErr w:type="spellEnd"/>
      <w:r w:rsidRPr="00D457A3">
        <w:t>(</w:t>
      </w:r>
      <w:r>
        <w:rPr>
          <w:rFonts w:hint="eastAsia"/>
        </w:rPr>
        <w:t>)</w:t>
      </w:r>
      <w:r w:rsidR="0015125B">
        <w:br/>
      </w:r>
      <w:r w:rsidR="0015125B" w:rsidRPr="0015125B">
        <w:t>清除STM32微控制器中ADC（模数转换器）的特定状态标志位</w:t>
      </w:r>
    </w:p>
    <w:p w14:paraId="24A1F461" w14:textId="77777777" w:rsidR="0015125B" w:rsidRPr="0015125B" w:rsidRDefault="0015125B" w:rsidP="0015125B">
      <w:proofErr w:type="spellStart"/>
      <w:r w:rsidRPr="0015125B">
        <w:t>ADC_ClearFlag</w:t>
      </w:r>
      <w:proofErr w:type="spellEnd"/>
      <w:r w:rsidRPr="0015125B">
        <w:t>函数用于清除STM32微控制器中ADC（模数转换器）的特定状态标志位。这是一个重要的状态管理函数，能帮助您确保ADC在后续操作中处于正确的状态。</w:t>
      </w:r>
    </w:p>
    <w:p w14:paraId="7428F492" w14:textId="77777777" w:rsidR="0015125B" w:rsidRPr="0015125B" w:rsidRDefault="0015125B" w:rsidP="0015125B">
      <w:pPr>
        <w:pStyle w:val="3"/>
      </w:pPr>
      <w:r w:rsidRPr="0015125B">
        <w:rPr>
          <w:rFonts w:ascii="Segoe UI Emoji" w:hAnsi="Segoe UI Emoji" w:cs="Segoe UI Emoji"/>
        </w:rPr>
        <w:t>🔧</w:t>
      </w:r>
      <w:r w:rsidRPr="0015125B">
        <w:t xml:space="preserve"> 函数原型 </w:t>
      </w:r>
    </w:p>
    <w:p w14:paraId="623B6A44" w14:textId="77777777" w:rsidR="0015125B" w:rsidRPr="0015125B" w:rsidRDefault="0015125B" w:rsidP="0015125B">
      <w:r w:rsidRPr="0015125B">
        <w:t xml:space="preserve">void </w:t>
      </w:r>
      <w:proofErr w:type="spellStart"/>
      <w:r w:rsidRPr="0015125B">
        <w:t>ADC_</w:t>
      </w:r>
      <w:proofErr w:type="gramStart"/>
      <w:r w:rsidRPr="0015125B">
        <w:t>ClearFlag</w:t>
      </w:r>
      <w:proofErr w:type="spellEnd"/>
      <w:r w:rsidRPr="0015125B">
        <w:t>(</w:t>
      </w:r>
      <w:proofErr w:type="spellStart"/>
      <w:proofErr w:type="gramEnd"/>
      <w:r w:rsidRPr="0015125B">
        <w:t>ADC_TypeDef</w:t>
      </w:r>
      <w:proofErr w:type="spellEnd"/>
      <w:r w:rsidRPr="0015125B">
        <w:t xml:space="preserve">* </w:t>
      </w:r>
      <w:proofErr w:type="spellStart"/>
      <w:r w:rsidRPr="0015125B">
        <w:t>ADCx</w:t>
      </w:r>
      <w:proofErr w:type="spellEnd"/>
      <w:r w:rsidRPr="0015125B">
        <w:t>, uint8_t ADC_FLAG);</w:t>
      </w:r>
    </w:p>
    <w:p w14:paraId="1C689BD4" w14:textId="77777777" w:rsidR="0015125B" w:rsidRPr="0015125B" w:rsidRDefault="0015125B">
      <w:pPr>
        <w:numPr>
          <w:ilvl w:val="0"/>
          <w:numId w:val="477"/>
        </w:numPr>
      </w:pPr>
      <w:r w:rsidRPr="0015125B">
        <w:rPr>
          <w:rFonts w:ascii="Times New Roman" w:hAnsi="Times New Roman" w:cs="Times New Roman"/>
        </w:rPr>
        <w:t>​</w:t>
      </w:r>
      <w:proofErr w:type="spellStart"/>
      <w:r w:rsidRPr="0015125B">
        <w:rPr>
          <w:b/>
          <w:bCs/>
        </w:rPr>
        <w:t>ADCx</w:t>
      </w:r>
      <w:proofErr w:type="spellEnd"/>
      <w:r w:rsidRPr="0015125B">
        <w:rPr>
          <w:rFonts w:ascii="Times New Roman" w:hAnsi="Times New Roman" w:cs="Times New Roman"/>
        </w:rPr>
        <w:t>​</w:t>
      </w:r>
      <w:r w:rsidRPr="0015125B">
        <w:t>：指定要操作的ADC外设，例如 ADC1、ADC2。</w:t>
      </w:r>
    </w:p>
    <w:p w14:paraId="742EE7C8" w14:textId="77777777" w:rsidR="0015125B" w:rsidRPr="0015125B" w:rsidRDefault="0015125B">
      <w:pPr>
        <w:numPr>
          <w:ilvl w:val="0"/>
          <w:numId w:val="477"/>
        </w:numPr>
      </w:pPr>
      <w:r w:rsidRPr="0015125B">
        <w:rPr>
          <w:rFonts w:ascii="Times New Roman" w:hAnsi="Times New Roman" w:cs="Times New Roman"/>
        </w:rPr>
        <w:t>​</w:t>
      </w:r>
      <w:r w:rsidRPr="0015125B">
        <w:rPr>
          <w:b/>
          <w:bCs/>
        </w:rPr>
        <w:t>ADC_FLAG</w:t>
      </w:r>
      <w:r w:rsidRPr="0015125B">
        <w:rPr>
          <w:rFonts w:ascii="Times New Roman" w:hAnsi="Times New Roman" w:cs="Times New Roman"/>
        </w:rPr>
        <w:t>​</w:t>
      </w:r>
      <w:r w:rsidRPr="0015125B">
        <w:t>：指定要清除的状态标志。可以使用以下一个或多个宏的组合（通过"或"运算 |）：</w:t>
      </w:r>
    </w:p>
    <w:p w14:paraId="467EE6B5" w14:textId="77777777" w:rsidR="0015125B" w:rsidRPr="0015125B" w:rsidRDefault="0015125B">
      <w:pPr>
        <w:numPr>
          <w:ilvl w:val="1"/>
          <w:numId w:val="477"/>
        </w:numPr>
      </w:pPr>
      <w:r w:rsidRPr="0015125B">
        <w:t>ADC_FLAG_AWD：模拟看门狗事件标志</w:t>
      </w:r>
    </w:p>
    <w:p w14:paraId="0D657BC2" w14:textId="77777777" w:rsidR="0015125B" w:rsidRPr="0015125B" w:rsidRDefault="0015125B">
      <w:pPr>
        <w:numPr>
          <w:ilvl w:val="1"/>
          <w:numId w:val="477"/>
        </w:numPr>
      </w:pPr>
      <w:r w:rsidRPr="0015125B">
        <w:t>ADC_FLAG_EOC：规则通道转换结束标志</w:t>
      </w:r>
    </w:p>
    <w:p w14:paraId="09497854" w14:textId="77777777" w:rsidR="0015125B" w:rsidRPr="0015125B" w:rsidRDefault="0015125B">
      <w:pPr>
        <w:numPr>
          <w:ilvl w:val="1"/>
          <w:numId w:val="477"/>
        </w:numPr>
      </w:pPr>
      <w:r w:rsidRPr="0015125B">
        <w:t>ADC_FLAG_JEOC：注入通道转换结束标志</w:t>
      </w:r>
    </w:p>
    <w:p w14:paraId="6299E07E" w14:textId="77777777" w:rsidR="0015125B" w:rsidRPr="0015125B" w:rsidRDefault="0015125B">
      <w:pPr>
        <w:numPr>
          <w:ilvl w:val="1"/>
          <w:numId w:val="477"/>
        </w:numPr>
      </w:pPr>
      <w:r w:rsidRPr="0015125B">
        <w:t>ADC_FLAG_JSTRT：注入通道转换开始标志</w:t>
      </w:r>
    </w:p>
    <w:p w14:paraId="44462188" w14:textId="77777777" w:rsidR="0015125B" w:rsidRPr="0015125B" w:rsidRDefault="0015125B">
      <w:pPr>
        <w:numPr>
          <w:ilvl w:val="1"/>
          <w:numId w:val="477"/>
        </w:numPr>
      </w:pPr>
      <w:r w:rsidRPr="0015125B">
        <w:t>ADC_FLAG_STRT：规则通道转换开始标志</w:t>
      </w:r>
    </w:p>
    <w:p w14:paraId="51813D7D" w14:textId="77777777" w:rsidR="0015125B" w:rsidRPr="0015125B" w:rsidRDefault="0015125B">
      <w:pPr>
        <w:numPr>
          <w:ilvl w:val="1"/>
          <w:numId w:val="477"/>
        </w:numPr>
      </w:pPr>
      <w:r w:rsidRPr="0015125B">
        <w:t>ADC_FLAG_OVR：数据溢出标志</w:t>
      </w:r>
    </w:p>
    <w:p w14:paraId="6620D181" w14:textId="77777777" w:rsidR="0015125B" w:rsidRPr="0015125B" w:rsidRDefault="0015125B" w:rsidP="0015125B">
      <w:pPr>
        <w:pStyle w:val="3"/>
      </w:pPr>
      <w:r w:rsidRPr="0015125B">
        <w:rPr>
          <w:rFonts w:ascii="Segoe UI Emoji" w:hAnsi="Segoe UI Emoji" w:cs="Segoe UI Emoji"/>
        </w:rPr>
        <w:t>⚙️</w:t>
      </w:r>
      <w:r w:rsidRPr="0015125B">
        <w:t xml:space="preserve"> 功能详解 </w:t>
      </w:r>
    </w:p>
    <w:p w14:paraId="14122DB0" w14:textId="77777777" w:rsidR="0015125B" w:rsidRDefault="0015125B" w:rsidP="0015125B">
      <w:r w:rsidRPr="0015125B">
        <w:t>STM32的ADC在运行过程中，当特定事件发生时（如转换完成、电压超出阈值等），硬件会自动将对应的状态标志位置1。</w:t>
      </w:r>
      <w:proofErr w:type="spellStart"/>
      <w:r w:rsidRPr="0015125B">
        <w:t>ADC_ClearFlag</w:t>
      </w:r>
      <w:proofErr w:type="spellEnd"/>
      <w:r w:rsidRPr="0015125B">
        <w:t>函数的作用就是将这些</w:t>
      </w:r>
      <w:r w:rsidRPr="0015125B">
        <w:rPr>
          <w:b/>
          <w:bCs/>
        </w:rPr>
        <w:t>由硬件置位的标志位手动清零</w:t>
      </w:r>
      <w:r w:rsidRPr="0015125B">
        <w:t>，从而表示该事件已被软件处理或确认。</w:t>
      </w:r>
    </w:p>
    <w:p w14:paraId="7473FD9B" w14:textId="28DEDAFD" w:rsidR="00F94414" w:rsidRPr="0015125B" w:rsidRDefault="00F94414" w:rsidP="0015125B">
      <w:r>
        <w:rPr>
          <w:noProof/>
        </w:rPr>
        <w:drawing>
          <wp:inline distT="0" distB="0" distL="0" distR="0" wp14:anchorId="0883E80A" wp14:editId="47699017">
            <wp:extent cx="5220152" cy="731583"/>
            <wp:effectExtent l="0" t="0" r="0" b="0"/>
            <wp:docPr id="1544398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98582" name=""/>
                    <pic:cNvPicPr/>
                  </pic:nvPicPr>
                  <pic:blipFill>
                    <a:blip r:embed="rId65"/>
                    <a:stretch>
                      <a:fillRect/>
                    </a:stretch>
                  </pic:blipFill>
                  <pic:spPr>
                    <a:xfrm>
                      <a:off x="0" y="0"/>
                      <a:ext cx="5220152" cy="731583"/>
                    </a:xfrm>
                    <a:prstGeom prst="rect">
                      <a:avLst/>
                    </a:prstGeom>
                  </pic:spPr>
                </pic:pic>
              </a:graphicData>
            </a:graphic>
          </wp:inline>
        </w:drawing>
      </w:r>
    </w:p>
    <w:p w14:paraId="186F7B07" w14:textId="77777777" w:rsidR="0015125B" w:rsidRPr="0015125B" w:rsidRDefault="0015125B" w:rsidP="0015125B">
      <w:pPr>
        <w:pStyle w:val="3"/>
      </w:pPr>
      <w:r w:rsidRPr="0015125B">
        <w:rPr>
          <w:rFonts w:ascii="Segoe UI Emoji" w:hAnsi="Segoe UI Emoji" w:cs="Segoe UI Emoji"/>
        </w:rPr>
        <w:lastRenderedPageBreak/>
        <w:t>📝</w:t>
      </w:r>
      <w:r w:rsidRPr="0015125B">
        <w:t xml:space="preserve"> 何时需要清除标志位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677"/>
        <w:gridCol w:w="954"/>
        <w:gridCol w:w="5659"/>
      </w:tblGrid>
      <w:tr w:rsidR="0015125B" w:rsidRPr="0015125B" w14:paraId="26AE8431"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7CF76F7" w14:textId="77777777" w:rsidR="0015125B" w:rsidRPr="0015125B" w:rsidRDefault="0015125B" w:rsidP="0015125B">
            <w:pPr>
              <w:rPr>
                <w:b/>
                <w:bCs/>
              </w:rPr>
            </w:pPr>
            <w:r w:rsidRPr="0015125B">
              <w:rPr>
                <w:b/>
                <w:bCs/>
              </w:rPr>
              <w:t>标志位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D1396C8" w14:textId="77777777" w:rsidR="0015125B" w:rsidRPr="0015125B" w:rsidRDefault="0015125B" w:rsidP="0015125B">
            <w:pPr>
              <w:rPr>
                <w:b/>
                <w:bCs/>
              </w:rPr>
            </w:pPr>
            <w:r w:rsidRPr="0015125B">
              <w:rPr>
                <w:b/>
                <w:bCs/>
              </w:rPr>
              <w:t>典型清除时机</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8C4136" w14:textId="77777777" w:rsidR="0015125B" w:rsidRPr="0015125B" w:rsidRDefault="0015125B" w:rsidP="0015125B">
            <w:pPr>
              <w:rPr>
                <w:b/>
                <w:bCs/>
              </w:rPr>
            </w:pPr>
            <w:r w:rsidRPr="0015125B">
              <w:rPr>
                <w:b/>
                <w:bCs/>
              </w:rPr>
              <w:t>说明</w:t>
            </w:r>
          </w:p>
        </w:tc>
      </w:tr>
      <w:tr w:rsidR="0015125B" w:rsidRPr="0015125B" w14:paraId="65346DA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01221E6" w14:textId="77777777" w:rsidR="0015125B" w:rsidRPr="0015125B" w:rsidRDefault="0015125B" w:rsidP="0015125B">
            <w:r w:rsidRPr="0015125B">
              <w:rPr>
                <w:rFonts w:ascii="Times New Roman" w:hAnsi="Times New Roman" w:cs="Times New Roman"/>
              </w:rPr>
              <w:t>​</w:t>
            </w:r>
            <w:r w:rsidRPr="0015125B">
              <w:rPr>
                <w:b/>
                <w:bCs/>
              </w:rPr>
              <w:t>ADC_FLAG_EOC</w:t>
            </w:r>
            <w:r w:rsidRPr="0015125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2AB1CB8" w14:textId="77777777" w:rsidR="0015125B" w:rsidRPr="0015125B" w:rsidRDefault="0015125B" w:rsidP="0015125B">
            <w:r w:rsidRPr="0015125B">
              <w:t>读取转换结果后</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979801C" w14:textId="77777777" w:rsidR="0015125B" w:rsidRPr="0015125B" w:rsidRDefault="0015125B" w:rsidP="0015125B">
            <w:r w:rsidRPr="0015125B">
              <w:rPr>
                <w:rFonts w:ascii="Times New Roman" w:hAnsi="Times New Roman" w:cs="Times New Roman"/>
              </w:rPr>
              <w:t>​</w:t>
            </w:r>
            <w:r w:rsidRPr="0015125B">
              <w:rPr>
                <w:b/>
                <w:bCs/>
              </w:rPr>
              <w:t>注意</w:t>
            </w:r>
            <w:r w:rsidRPr="0015125B">
              <w:rPr>
                <w:rFonts w:ascii="Times New Roman" w:hAnsi="Times New Roman" w:cs="Times New Roman"/>
              </w:rPr>
              <w:t>​</w:t>
            </w:r>
            <w:r w:rsidRPr="0015125B">
              <w:t>：在STM32中，读取ADC数据寄存器（</w:t>
            </w:r>
            <w:proofErr w:type="spellStart"/>
            <w:r w:rsidRPr="0015125B">
              <w:t>ADC_GetConversionValue</w:t>
            </w:r>
            <w:proofErr w:type="spellEnd"/>
            <w:r w:rsidRPr="0015125B">
              <w:t>）后，</w:t>
            </w:r>
            <w:r w:rsidRPr="0015125B">
              <w:rPr>
                <w:rFonts w:ascii="Times New Roman" w:hAnsi="Times New Roman" w:cs="Times New Roman"/>
              </w:rPr>
              <w:t>​</w:t>
            </w:r>
            <w:r w:rsidRPr="0015125B">
              <w:rPr>
                <w:b/>
                <w:bCs/>
              </w:rPr>
              <w:t>硬件会自动清除EOC标志</w:t>
            </w:r>
            <w:r w:rsidRPr="0015125B">
              <w:t>，通常无需软件清除。</w:t>
            </w:r>
          </w:p>
        </w:tc>
      </w:tr>
      <w:tr w:rsidR="0015125B" w:rsidRPr="0015125B" w14:paraId="31FB19B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75FF524" w14:textId="77777777" w:rsidR="0015125B" w:rsidRPr="0015125B" w:rsidRDefault="0015125B" w:rsidP="0015125B">
            <w:r w:rsidRPr="0015125B">
              <w:rPr>
                <w:rFonts w:ascii="Times New Roman" w:hAnsi="Times New Roman" w:cs="Times New Roman"/>
              </w:rPr>
              <w:t>​</w:t>
            </w:r>
            <w:r w:rsidRPr="0015125B">
              <w:rPr>
                <w:b/>
                <w:bCs/>
              </w:rPr>
              <w:t>ADC_FLAG_AWD</w:t>
            </w:r>
            <w:r w:rsidRPr="0015125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4C2C83" w14:textId="77777777" w:rsidR="0015125B" w:rsidRPr="0015125B" w:rsidRDefault="0015125B" w:rsidP="0015125B">
            <w:r w:rsidRPr="0015125B">
              <w:t>模拟看门狗中断服务函数中</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0546D8A" w14:textId="77777777" w:rsidR="0015125B" w:rsidRPr="0015125B" w:rsidRDefault="0015125B" w:rsidP="0015125B">
            <w:r w:rsidRPr="0015125B">
              <w:t>当被监测的通道电压超出设定的阈值窗口时，此标志位置1。在中断服务函数中处理该事件后，应手动清除此标志。</w:t>
            </w:r>
          </w:p>
        </w:tc>
      </w:tr>
      <w:tr w:rsidR="0015125B" w:rsidRPr="0015125B" w14:paraId="694CCE3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915EEAD" w14:textId="77777777" w:rsidR="0015125B" w:rsidRPr="0015125B" w:rsidRDefault="0015125B" w:rsidP="0015125B">
            <w:r w:rsidRPr="0015125B">
              <w:rPr>
                <w:rFonts w:ascii="Times New Roman" w:hAnsi="Times New Roman" w:cs="Times New Roman"/>
              </w:rPr>
              <w:t>​</w:t>
            </w:r>
            <w:r w:rsidRPr="0015125B">
              <w:rPr>
                <w:b/>
                <w:bCs/>
              </w:rPr>
              <w:t>ADC_FLAG_OVR</w:t>
            </w:r>
            <w:r w:rsidRPr="0015125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97225FC" w14:textId="77777777" w:rsidR="0015125B" w:rsidRPr="0015125B" w:rsidRDefault="0015125B" w:rsidP="0015125B">
            <w:r w:rsidRPr="0015125B">
              <w:t>检测到数据溢出错误时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B2804CC" w14:textId="77777777" w:rsidR="0015125B" w:rsidRPr="0015125B" w:rsidRDefault="0015125B" w:rsidP="0015125B">
            <w:r w:rsidRPr="0015125B">
              <w:t>当新的转换结果覆盖了尚未被读取的旧结果时，此标志位置1。处理错误后需要手动清除。</w:t>
            </w:r>
          </w:p>
        </w:tc>
      </w:tr>
    </w:tbl>
    <w:p w14:paraId="428EFD99" w14:textId="77777777" w:rsidR="0015125B" w:rsidRPr="0015125B" w:rsidRDefault="0015125B" w:rsidP="0015125B">
      <w:pPr>
        <w:pStyle w:val="3"/>
      </w:pPr>
      <w:r w:rsidRPr="0015125B">
        <w:rPr>
          <w:rFonts w:ascii="Segoe UI Emoji" w:hAnsi="Segoe UI Emoji" w:cs="Segoe UI Emoji"/>
        </w:rPr>
        <w:t>🛠️</w:t>
      </w:r>
      <w:r w:rsidRPr="0015125B">
        <w:t xml:space="preserve"> 代码示例 </w:t>
      </w:r>
    </w:p>
    <w:p w14:paraId="02A3C195" w14:textId="77777777" w:rsidR="0015125B" w:rsidRPr="0015125B" w:rsidRDefault="0015125B" w:rsidP="0015125B">
      <w:r w:rsidRPr="0015125B">
        <w:t xml:space="preserve">下面的代码片段展示了 </w:t>
      </w:r>
      <w:proofErr w:type="spellStart"/>
      <w:r w:rsidRPr="0015125B">
        <w:t>ADC_ClearFlag</w:t>
      </w:r>
      <w:proofErr w:type="spellEnd"/>
      <w:r w:rsidRPr="0015125B">
        <w:t>在模拟看门狗中断服务函数中的典型用法：</w:t>
      </w:r>
    </w:p>
    <w:p w14:paraId="5F46334A" w14:textId="77777777" w:rsidR="0015125B" w:rsidRPr="0015125B" w:rsidRDefault="0015125B" w:rsidP="0015125B">
      <w:r w:rsidRPr="0015125B">
        <w:t>// 假设已使能了模拟看门狗中断 ADC_IT_AWD</w:t>
      </w:r>
    </w:p>
    <w:p w14:paraId="232A86A3" w14:textId="77777777" w:rsidR="0015125B" w:rsidRPr="0015125B" w:rsidRDefault="0015125B" w:rsidP="0015125B"/>
    <w:p w14:paraId="317BE326" w14:textId="77777777" w:rsidR="0015125B" w:rsidRPr="0015125B" w:rsidRDefault="0015125B" w:rsidP="0015125B">
      <w:r w:rsidRPr="0015125B">
        <w:t>void ADC1_IRQHandler(void)</w:t>
      </w:r>
    </w:p>
    <w:p w14:paraId="78C5EAAA" w14:textId="77777777" w:rsidR="0015125B" w:rsidRPr="0015125B" w:rsidRDefault="0015125B" w:rsidP="0015125B">
      <w:r w:rsidRPr="0015125B">
        <w:t>{</w:t>
      </w:r>
    </w:p>
    <w:p w14:paraId="5BC86EFF" w14:textId="77777777" w:rsidR="0015125B" w:rsidRPr="0015125B" w:rsidRDefault="0015125B" w:rsidP="0015125B">
      <w:r w:rsidRPr="0015125B">
        <w:t xml:space="preserve">    // 检查是否是模拟看门狗中断</w:t>
      </w:r>
    </w:p>
    <w:p w14:paraId="33571490" w14:textId="77777777" w:rsidR="0015125B" w:rsidRPr="0015125B" w:rsidRDefault="0015125B" w:rsidP="0015125B">
      <w:r w:rsidRPr="0015125B">
        <w:t xml:space="preserve">    if (ADC_</w:t>
      </w:r>
      <w:proofErr w:type="gramStart"/>
      <w:r w:rsidRPr="0015125B">
        <w:t>GetITStatus(</w:t>
      </w:r>
      <w:proofErr w:type="gramEnd"/>
      <w:r w:rsidRPr="0015125B">
        <w:t>ADC1, ADC_IT_AWD</w:t>
      </w:r>
      <w:proofErr w:type="gramStart"/>
      <w:r w:rsidRPr="0015125B">
        <w:t>) !</w:t>
      </w:r>
      <w:proofErr w:type="gramEnd"/>
      <w:r w:rsidRPr="0015125B">
        <w:t>= RESET)</w:t>
      </w:r>
    </w:p>
    <w:p w14:paraId="2EBCAFAE" w14:textId="77777777" w:rsidR="0015125B" w:rsidRPr="0015125B" w:rsidRDefault="0015125B" w:rsidP="0015125B">
      <w:r w:rsidRPr="0015125B">
        <w:t xml:space="preserve">    {</w:t>
      </w:r>
    </w:p>
    <w:p w14:paraId="17AC781C" w14:textId="77777777" w:rsidR="0015125B" w:rsidRPr="0015125B" w:rsidRDefault="0015125B" w:rsidP="0015125B">
      <w:r w:rsidRPr="0015125B">
        <w:t xml:space="preserve">        // 1. 这里可以添加处理代码，例如记录错误、切断设备等</w:t>
      </w:r>
    </w:p>
    <w:p w14:paraId="4E88921A" w14:textId="77777777" w:rsidR="0015125B" w:rsidRPr="0015125B" w:rsidRDefault="0015125B" w:rsidP="0015125B">
      <w:r w:rsidRPr="0015125B">
        <w:t xml:space="preserve">        </w:t>
      </w:r>
      <w:proofErr w:type="spellStart"/>
      <w:r w:rsidRPr="0015125B">
        <w:t>printf</w:t>
      </w:r>
      <w:proofErr w:type="spellEnd"/>
      <w:r w:rsidRPr="0015125B">
        <w:t>("警告：电压超出设定范围！\r\n");</w:t>
      </w:r>
    </w:p>
    <w:p w14:paraId="6859D7AB" w14:textId="77777777" w:rsidR="0015125B" w:rsidRPr="0015125B" w:rsidRDefault="0015125B" w:rsidP="0015125B"/>
    <w:p w14:paraId="59B3AE5C" w14:textId="77777777" w:rsidR="0015125B" w:rsidRPr="0015125B" w:rsidRDefault="0015125B" w:rsidP="0015125B">
      <w:r w:rsidRPr="0015125B">
        <w:t xml:space="preserve">        // 2. 清除模拟看门狗中断挂起位（这是必须的）</w:t>
      </w:r>
    </w:p>
    <w:p w14:paraId="5D34E732" w14:textId="77777777" w:rsidR="0015125B" w:rsidRPr="0015125B" w:rsidRDefault="0015125B" w:rsidP="0015125B">
      <w:r w:rsidRPr="0015125B">
        <w:t xml:space="preserve">        </w:t>
      </w:r>
      <w:proofErr w:type="spellStart"/>
      <w:r w:rsidRPr="0015125B">
        <w:t>ADC_</w:t>
      </w:r>
      <w:proofErr w:type="gramStart"/>
      <w:r w:rsidRPr="0015125B">
        <w:t>ClearITPendingBit</w:t>
      </w:r>
      <w:proofErr w:type="spellEnd"/>
      <w:r w:rsidRPr="0015125B">
        <w:t>(</w:t>
      </w:r>
      <w:proofErr w:type="gramEnd"/>
      <w:r w:rsidRPr="0015125B">
        <w:t>ADC1, ADC_IT_AWD);</w:t>
      </w:r>
    </w:p>
    <w:p w14:paraId="519658F5" w14:textId="77777777" w:rsidR="0015125B" w:rsidRPr="0015125B" w:rsidRDefault="0015125B" w:rsidP="0015125B"/>
    <w:p w14:paraId="0FDF8925" w14:textId="77777777" w:rsidR="0015125B" w:rsidRPr="0015125B" w:rsidRDefault="0015125B" w:rsidP="0015125B">
      <w:r w:rsidRPr="0015125B">
        <w:t xml:space="preserve">        // 3. 清除模拟看门狗状态标志位</w:t>
      </w:r>
    </w:p>
    <w:p w14:paraId="0D9D17A0" w14:textId="77777777" w:rsidR="0015125B" w:rsidRPr="0015125B" w:rsidRDefault="0015125B" w:rsidP="0015125B">
      <w:r w:rsidRPr="0015125B">
        <w:lastRenderedPageBreak/>
        <w:t xml:space="preserve">        </w:t>
      </w:r>
      <w:proofErr w:type="spellStart"/>
      <w:r w:rsidRPr="0015125B">
        <w:t>ADC_</w:t>
      </w:r>
      <w:proofErr w:type="gramStart"/>
      <w:r w:rsidRPr="0015125B">
        <w:t>ClearFlag</w:t>
      </w:r>
      <w:proofErr w:type="spellEnd"/>
      <w:r w:rsidRPr="0015125B">
        <w:t>(</w:t>
      </w:r>
      <w:proofErr w:type="gramEnd"/>
      <w:r w:rsidRPr="0015125B">
        <w:t xml:space="preserve">ADC1, ADC_FLAG_AWD); // </w:t>
      </w:r>
    </w:p>
    <w:p w14:paraId="5EA01E07" w14:textId="77777777" w:rsidR="0015125B" w:rsidRPr="0015125B" w:rsidRDefault="0015125B" w:rsidP="0015125B">
      <w:r w:rsidRPr="0015125B">
        <w:t xml:space="preserve">    }</w:t>
      </w:r>
    </w:p>
    <w:p w14:paraId="3FACE8A1" w14:textId="77777777" w:rsidR="0015125B" w:rsidRPr="0015125B" w:rsidRDefault="0015125B" w:rsidP="0015125B"/>
    <w:p w14:paraId="67654C84" w14:textId="77777777" w:rsidR="0015125B" w:rsidRPr="0015125B" w:rsidRDefault="0015125B" w:rsidP="0015125B">
      <w:r w:rsidRPr="0015125B">
        <w:t xml:space="preserve">    // 如果需要处理其他ADC中断，可以继续添加判断...</w:t>
      </w:r>
    </w:p>
    <w:p w14:paraId="3435509A" w14:textId="77777777" w:rsidR="0015125B" w:rsidRPr="0015125B" w:rsidRDefault="0015125B" w:rsidP="0015125B">
      <w:r w:rsidRPr="0015125B">
        <w:t>}</w:t>
      </w:r>
    </w:p>
    <w:p w14:paraId="7C61E5F4" w14:textId="77777777" w:rsidR="0015125B" w:rsidRPr="0015125B" w:rsidRDefault="0015125B" w:rsidP="0015125B">
      <w:pPr>
        <w:pStyle w:val="3"/>
      </w:pPr>
      <w:r w:rsidRPr="0015125B">
        <w:rPr>
          <w:rFonts w:ascii="Segoe UI Emoji" w:hAnsi="Segoe UI Emoji" w:cs="Segoe UI Emoji"/>
        </w:rPr>
        <w:t>⚠️</w:t>
      </w:r>
      <w:r w:rsidRPr="0015125B">
        <w:t xml:space="preserve"> 重要注意事项 </w:t>
      </w:r>
    </w:p>
    <w:p w14:paraId="52BFC2D1" w14:textId="77777777" w:rsidR="0015125B" w:rsidRPr="0015125B" w:rsidRDefault="0015125B">
      <w:pPr>
        <w:numPr>
          <w:ilvl w:val="0"/>
          <w:numId w:val="478"/>
        </w:numPr>
      </w:pPr>
      <w:r w:rsidRPr="0015125B">
        <w:rPr>
          <w:rFonts w:ascii="Times New Roman" w:hAnsi="Times New Roman" w:cs="Times New Roman"/>
        </w:rPr>
        <w:t>​</w:t>
      </w:r>
      <w:r w:rsidRPr="0015125B">
        <w:rPr>
          <w:b/>
          <w:bCs/>
        </w:rPr>
        <w:t xml:space="preserve">与 </w:t>
      </w:r>
      <w:proofErr w:type="spellStart"/>
      <w:r w:rsidRPr="0015125B">
        <w:rPr>
          <w:b/>
          <w:bCs/>
        </w:rPr>
        <w:t>ADC_ClearITPendingBit</w:t>
      </w:r>
      <w:proofErr w:type="spellEnd"/>
      <w:r w:rsidRPr="0015125B">
        <w:rPr>
          <w:b/>
          <w:bCs/>
        </w:rPr>
        <w:t>的区别</w:t>
      </w:r>
      <w:r w:rsidRPr="0015125B">
        <w:rPr>
          <w:rFonts w:ascii="Times New Roman" w:hAnsi="Times New Roman" w:cs="Times New Roman"/>
        </w:rPr>
        <w:t>​</w:t>
      </w:r>
      <w:r w:rsidRPr="0015125B">
        <w:t>：</w:t>
      </w:r>
    </w:p>
    <w:p w14:paraId="21A1AB76" w14:textId="77777777" w:rsidR="0015125B" w:rsidRPr="0015125B" w:rsidRDefault="0015125B">
      <w:pPr>
        <w:numPr>
          <w:ilvl w:val="1"/>
          <w:numId w:val="478"/>
        </w:numPr>
      </w:pPr>
      <w:proofErr w:type="spellStart"/>
      <w:r w:rsidRPr="0015125B">
        <w:t>ADC_ClearFlag</w:t>
      </w:r>
      <w:proofErr w:type="spellEnd"/>
      <w:r w:rsidRPr="0015125B">
        <w:t>：清除的是</w:t>
      </w:r>
      <w:r w:rsidRPr="0015125B">
        <w:rPr>
          <w:b/>
          <w:bCs/>
        </w:rPr>
        <w:t>状态寄存器（SR）</w:t>
      </w:r>
      <w:r w:rsidRPr="0015125B">
        <w:rPr>
          <w:rFonts w:ascii="Times New Roman" w:hAnsi="Times New Roman" w:cs="Times New Roman"/>
          <w:b/>
          <w:bCs/>
        </w:rPr>
        <w:t>​</w:t>
      </w:r>
      <w:r w:rsidRPr="0015125B">
        <w:rPr>
          <w:rFonts w:ascii="Times New Roman" w:hAnsi="Times New Roman" w:cs="Times New Roman"/>
        </w:rPr>
        <w:t>​</w:t>
      </w:r>
      <w:r w:rsidRPr="0015125B">
        <w:t xml:space="preserve"> 中的事件标志位，表示事件本身的状态。</w:t>
      </w:r>
    </w:p>
    <w:p w14:paraId="523B980C" w14:textId="77777777" w:rsidR="0015125B" w:rsidRPr="0015125B" w:rsidRDefault="0015125B">
      <w:pPr>
        <w:numPr>
          <w:ilvl w:val="1"/>
          <w:numId w:val="478"/>
        </w:numPr>
      </w:pPr>
      <w:proofErr w:type="spellStart"/>
      <w:r w:rsidRPr="0015125B">
        <w:t>ADC_ClearITPendingBit</w:t>
      </w:r>
      <w:proofErr w:type="spellEnd"/>
      <w:r w:rsidRPr="0015125B">
        <w:t>：清除的是</w:t>
      </w:r>
      <w:r w:rsidRPr="0015125B">
        <w:rPr>
          <w:b/>
          <w:bCs/>
        </w:rPr>
        <w:t>中断挂起位</w:t>
      </w:r>
      <w:r w:rsidRPr="0015125B">
        <w:t>，目的是告知中断控制器该中断请求已被响应，防止中断重复触发。</w:t>
      </w:r>
    </w:p>
    <w:p w14:paraId="5344D774" w14:textId="77777777" w:rsidR="0015125B" w:rsidRPr="0015125B" w:rsidRDefault="0015125B">
      <w:pPr>
        <w:numPr>
          <w:ilvl w:val="1"/>
          <w:numId w:val="478"/>
        </w:numPr>
      </w:pPr>
      <w:r w:rsidRPr="0015125B">
        <w:t>在中断服务函数中，通常</w:t>
      </w:r>
      <w:r w:rsidRPr="0015125B">
        <w:rPr>
          <w:b/>
          <w:bCs/>
        </w:rPr>
        <w:t>两者都需要调用</w:t>
      </w:r>
      <w:r w:rsidRPr="0015125B">
        <w:rPr>
          <w:rFonts w:ascii="Times New Roman" w:hAnsi="Times New Roman" w:cs="Times New Roman"/>
        </w:rPr>
        <w:t>​</w:t>
      </w:r>
      <w:r w:rsidRPr="0015125B">
        <w:t>：先处理事件，再清除中断挂起位，最后根据需要清除状态标志。</w:t>
      </w:r>
    </w:p>
    <w:p w14:paraId="130A67D7" w14:textId="77777777" w:rsidR="0015125B" w:rsidRDefault="0015125B">
      <w:pPr>
        <w:numPr>
          <w:ilvl w:val="0"/>
          <w:numId w:val="478"/>
        </w:numPr>
      </w:pPr>
      <w:r w:rsidRPr="0015125B">
        <w:rPr>
          <w:rFonts w:ascii="Times New Roman" w:hAnsi="Times New Roman" w:cs="Times New Roman"/>
        </w:rPr>
        <w:t>​</w:t>
      </w:r>
      <w:r w:rsidRPr="0015125B">
        <w:rPr>
          <w:b/>
          <w:bCs/>
        </w:rPr>
        <w:t>EOC标志的特殊性</w:t>
      </w:r>
      <w:r w:rsidRPr="0015125B">
        <w:rPr>
          <w:rFonts w:ascii="Times New Roman" w:hAnsi="Times New Roman" w:cs="Times New Roman"/>
        </w:rPr>
        <w:t>​</w:t>
      </w:r>
      <w:r w:rsidRPr="0015125B">
        <w:t>：对于最常用的 ADC_FLAG_EOC（转换结束标志），在读取</w:t>
      </w:r>
      <w:r w:rsidRPr="00F94414">
        <w:rPr>
          <w:b/>
          <w:bCs/>
          <w:color w:val="EE0000"/>
        </w:rPr>
        <w:t>ADC数据寄存器</w:t>
      </w:r>
      <w:r w:rsidRPr="0015125B">
        <w:t>（</w:t>
      </w:r>
      <w:proofErr w:type="spellStart"/>
      <w:r w:rsidRPr="0015125B">
        <w:t>ADC_GetConversionValue</w:t>
      </w:r>
      <w:proofErr w:type="spellEnd"/>
      <w:r w:rsidRPr="0015125B">
        <w:t>）后，</w:t>
      </w:r>
      <w:r w:rsidRPr="0015125B">
        <w:rPr>
          <w:rFonts w:ascii="Times New Roman" w:hAnsi="Times New Roman" w:cs="Times New Roman"/>
        </w:rPr>
        <w:t>​</w:t>
      </w:r>
      <w:r w:rsidRPr="0015125B">
        <w:rPr>
          <w:b/>
          <w:bCs/>
        </w:rPr>
        <w:t>硬件会</w:t>
      </w:r>
      <w:r w:rsidRPr="00F94414">
        <w:rPr>
          <w:b/>
          <w:bCs/>
          <w:color w:val="EE0000"/>
        </w:rPr>
        <w:t>自动清除</w:t>
      </w:r>
      <w:r w:rsidRPr="0015125B">
        <w:rPr>
          <w:b/>
          <w:bCs/>
        </w:rPr>
        <w:t>该标志</w:t>
      </w:r>
      <w:r w:rsidRPr="0015125B">
        <w:t xml:space="preserve">。因此，在大多数单次转换轮询场景下，不需要手动调用 </w:t>
      </w:r>
      <w:proofErr w:type="spellStart"/>
      <w:r w:rsidRPr="0015125B">
        <w:t>ADC_ClearFlag</w:t>
      </w:r>
      <w:proofErr w:type="spellEnd"/>
      <w:r w:rsidRPr="0015125B">
        <w:t>(</w:t>
      </w:r>
      <w:proofErr w:type="spellStart"/>
      <w:r w:rsidRPr="0015125B">
        <w:t>ADCx</w:t>
      </w:r>
      <w:proofErr w:type="spellEnd"/>
      <w:r w:rsidRPr="0015125B">
        <w:t>, ADC_FLAG_EOC)。</w:t>
      </w:r>
    </w:p>
    <w:p w14:paraId="6B04EF8D" w14:textId="3766D328" w:rsidR="00F94414" w:rsidRPr="0015125B" w:rsidRDefault="00F94414" w:rsidP="00F94414">
      <w:pPr>
        <w:ind w:left="720"/>
      </w:pPr>
      <w:r>
        <w:rPr>
          <w:noProof/>
        </w:rPr>
        <w:drawing>
          <wp:inline distT="0" distB="0" distL="0" distR="0" wp14:anchorId="7EBF84C3" wp14:editId="145527E0">
            <wp:extent cx="5220152" cy="731583"/>
            <wp:effectExtent l="0" t="0" r="0" b="0"/>
            <wp:docPr id="946067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98582" name=""/>
                    <pic:cNvPicPr/>
                  </pic:nvPicPr>
                  <pic:blipFill>
                    <a:blip r:embed="rId65"/>
                    <a:stretch>
                      <a:fillRect/>
                    </a:stretch>
                  </pic:blipFill>
                  <pic:spPr>
                    <a:xfrm>
                      <a:off x="0" y="0"/>
                      <a:ext cx="5220152" cy="731583"/>
                    </a:xfrm>
                    <a:prstGeom prst="rect">
                      <a:avLst/>
                    </a:prstGeom>
                  </pic:spPr>
                </pic:pic>
              </a:graphicData>
            </a:graphic>
          </wp:inline>
        </w:drawing>
      </w:r>
    </w:p>
    <w:p w14:paraId="113E6FC3" w14:textId="77777777" w:rsidR="0015125B" w:rsidRPr="0015125B" w:rsidRDefault="0015125B">
      <w:pPr>
        <w:numPr>
          <w:ilvl w:val="0"/>
          <w:numId w:val="478"/>
        </w:numPr>
      </w:pPr>
      <w:r w:rsidRPr="0015125B">
        <w:rPr>
          <w:rFonts w:ascii="Times New Roman" w:hAnsi="Times New Roman" w:cs="Times New Roman"/>
        </w:rPr>
        <w:t>​</w:t>
      </w:r>
      <w:r w:rsidRPr="0015125B">
        <w:rPr>
          <w:b/>
          <w:bCs/>
        </w:rPr>
        <w:t>避免误</w:t>
      </w:r>
      <w:proofErr w:type="gramStart"/>
      <w:r w:rsidRPr="0015125B">
        <w:rPr>
          <w:b/>
          <w:bCs/>
        </w:rPr>
        <w:t>清</w:t>
      </w:r>
      <w:r w:rsidRPr="0015125B">
        <w:rPr>
          <w:rFonts w:ascii="Times New Roman" w:hAnsi="Times New Roman" w:cs="Times New Roman"/>
        </w:rPr>
        <w:t>​</w:t>
      </w:r>
      <w:r w:rsidRPr="0015125B">
        <w:t>：</w:t>
      </w:r>
      <w:proofErr w:type="gramEnd"/>
      <w:r w:rsidRPr="0015125B">
        <w:t>只清除那些您已确认并处理完毕事件的标志位。盲目清除所有标志可能导致您丢失重要的状态信息。</w:t>
      </w:r>
    </w:p>
    <w:p w14:paraId="23523859" w14:textId="77777777" w:rsidR="0015125B" w:rsidRPr="0015125B" w:rsidRDefault="0015125B" w:rsidP="0015125B">
      <w:pPr>
        <w:pStyle w:val="3"/>
      </w:pPr>
      <w:r w:rsidRPr="0015125B">
        <w:rPr>
          <w:rFonts w:ascii="Segoe UI Emoji" w:hAnsi="Segoe UI Emoji" w:cs="Segoe UI Emoji"/>
        </w:rPr>
        <w:t>💎</w:t>
      </w:r>
      <w:r w:rsidRPr="0015125B">
        <w:t xml:space="preserve"> 总结 </w:t>
      </w:r>
    </w:p>
    <w:p w14:paraId="24488420" w14:textId="77777777" w:rsidR="0015125B" w:rsidRPr="0015125B" w:rsidRDefault="0015125B" w:rsidP="0015125B">
      <w:proofErr w:type="spellStart"/>
      <w:r w:rsidRPr="0015125B">
        <w:t>ADC_ClearFlag</w:t>
      </w:r>
      <w:proofErr w:type="spellEnd"/>
      <w:r w:rsidRPr="0015125B">
        <w:t>是一个用于管理ADC外设状态的基础函数。合理使用它，尤其是在处理错误状态（如AWD、OVR）时，能够确保您的ADC驱动程序处于稳定和可控的状态。</w:t>
      </w:r>
    </w:p>
    <w:p w14:paraId="0D0198A5" w14:textId="77777777" w:rsidR="0015125B" w:rsidRPr="0015125B" w:rsidRDefault="0015125B" w:rsidP="0015125B">
      <w:r w:rsidRPr="0015125B">
        <w:t>希望这个详细的解释能帮助您更好地理解和使用这个函数！</w:t>
      </w:r>
    </w:p>
    <w:p w14:paraId="3984B8DF" w14:textId="77777777" w:rsidR="0015125B" w:rsidRPr="0015125B" w:rsidRDefault="0015125B" w:rsidP="0015125B"/>
    <w:p w14:paraId="733DF9E0" w14:textId="4A316EA8" w:rsidR="00EE65E6" w:rsidRDefault="00D457A3" w:rsidP="00EE65E6">
      <w:pPr>
        <w:pStyle w:val="2"/>
      </w:pPr>
      <w:r w:rsidRPr="00D457A3">
        <w:lastRenderedPageBreak/>
        <w:t>ADC_GetITStatus(</w:t>
      </w:r>
      <w:r>
        <w:rPr>
          <w:rFonts w:hint="eastAsia"/>
        </w:rPr>
        <w:t>)</w:t>
      </w:r>
      <w:r w:rsidR="0015125B">
        <w:br/>
      </w:r>
      <w:r w:rsidR="0015125B" w:rsidRPr="0015125B">
        <w:t>检查指定的ADC（模数转换器）中断是否已经发生</w:t>
      </w:r>
    </w:p>
    <w:p w14:paraId="071ECFB1" w14:textId="77777777" w:rsidR="0015125B" w:rsidRPr="0015125B" w:rsidRDefault="0015125B" w:rsidP="0015125B">
      <w:r w:rsidRPr="0015125B">
        <w:t>ADC_GetITStatus函数用于检查指定的ADC（模数转换器）中断是否已经发生。这个函数在编写ADC的中断服务程序时至关重要，它能帮助你准确判断是哪个ADC中断源触发了当前中断，从而执行相应的处理逻辑。</w:t>
      </w:r>
    </w:p>
    <w:p w14:paraId="44126AE7" w14:textId="77777777" w:rsidR="0015125B" w:rsidRPr="0015125B" w:rsidRDefault="0015125B" w:rsidP="0015125B">
      <w:pPr>
        <w:pStyle w:val="3"/>
      </w:pPr>
      <w:r w:rsidRPr="0015125B">
        <w:rPr>
          <w:rFonts w:ascii="Segoe UI Emoji" w:hAnsi="Segoe UI Emoji" w:cs="Segoe UI Emoji"/>
        </w:rPr>
        <w:t>🔧</w:t>
      </w:r>
      <w:r w:rsidRPr="0015125B">
        <w:t xml:space="preserve"> 函数原型 </w:t>
      </w:r>
    </w:p>
    <w:p w14:paraId="119C0333" w14:textId="77777777" w:rsidR="0015125B" w:rsidRPr="0015125B" w:rsidRDefault="0015125B" w:rsidP="0015125B">
      <w:proofErr w:type="spellStart"/>
      <w:r w:rsidRPr="0015125B">
        <w:t>ITStatus</w:t>
      </w:r>
      <w:proofErr w:type="spellEnd"/>
      <w:r w:rsidRPr="0015125B">
        <w:t xml:space="preserve"> </w:t>
      </w:r>
      <w:proofErr w:type="spellStart"/>
      <w:r w:rsidRPr="0015125B">
        <w:t>ADC_</w:t>
      </w:r>
      <w:proofErr w:type="gramStart"/>
      <w:r w:rsidRPr="0015125B">
        <w:t>GetITStatus</w:t>
      </w:r>
      <w:proofErr w:type="spellEnd"/>
      <w:r w:rsidRPr="0015125B">
        <w:t>(</w:t>
      </w:r>
      <w:proofErr w:type="spellStart"/>
      <w:proofErr w:type="gramEnd"/>
      <w:r w:rsidRPr="0015125B">
        <w:t>ADC_TypeDef</w:t>
      </w:r>
      <w:proofErr w:type="spellEnd"/>
      <w:r w:rsidRPr="0015125B">
        <w:t xml:space="preserve">* </w:t>
      </w:r>
      <w:proofErr w:type="spellStart"/>
      <w:r w:rsidRPr="0015125B">
        <w:t>ADCx</w:t>
      </w:r>
      <w:proofErr w:type="spellEnd"/>
      <w:r w:rsidRPr="0015125B">
        <w:t>, uint16_t ADC_IT);</w:t>
      </w:r>
    </w:p>
    <w:p w14:paraId="293388DB" w14:textId="77777777" w:rsidR="0015125B" w:rsidRPr="0015125B" w:rsidRDefault="0015125B" w:rsidP="0015125B">
      <w:pPr>
        <w:pStyle w:val="3"/>
      </w:pPr>
      <w:r w:rsidRPr="0015125B">
        <w:rPr>
          <w:rFonts w:ascii="Segoe UI Emoji" w:hAnsi="Segoe UI Emoji" w:cs="Segoe UI Emoji"/>
        </w:rPr>
        <w:t>⚙️</w:t>
      </w:r>
      <w:r w:rsidRPr="0015125B">
        <w:t xml:space="preserve"> 参数与返回值详解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206"/>
        <w:gridCol w:w="4750"/>
      </w:tblGrid>
      <w:tr w:rsidR="0015125B" w:rsidRPr="0015125B" w14:paraId="4E924493"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915FE6B" w14:textId="77777777" w:rsidR="0015125B" w:rsidRPr="0015125B" w:rsidRDefault="0015125B" w:rsidP="0015125B">
            <w:pPr>
              <w:rPr>
                <w:b/>
                <w:bCs/>
              </w:rPr>
            </w:pPr>
            <w:r w:rsidRPr="0015125B">
              <w:rPr>
                <w:b/>
                <w:bCs/>
              </w:rPr>
              <w:t>参数/返回值</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BCE25F1" w14:textId="77777777" w:rsidR="0015125B" w:rsidRPr="0015125B" w:rsidRDefault="0015125B" w:rsidP="0015125B">
            <w:pPr>
              <w:rPr>
                <w:b/>
                <w:bCs/>
              </w:rPr>
            </w:pPr>
            <w:r w:rsidRPr="0015125B">
              <w:rPr>
                <w:b/>
                <w:bCs/>
              </w:rPr>
              <w:t>说明</w:t>
            </w:r>
          </w:p>
        </w:tc>
      </w:tr>
      <w:tr w:rsidR="0015125B" w:rsidRPr="0015125B" w14:paraId="5285A4A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C5D93D1" w14:textId="77777777" w:rsidR="0015125B" w:rsidRPr="0015125B" w:rsidRDefault="0015125B" w:rsidP="0015125B">
            <w:r w:rsidRPr="0015125B">
              <w:rPr>
                <w:rFonts w:ascii="Times New Roman" w:hAnsi="Times New Roman" w:cs="Times New Roman"/>
              </w:rPr>
              <w:t>​</w:t>
            </w:r>
            <w:proofErr w:type="spellStart"/>
            <w:r w:rsidRPr="0015125B">
              <w:rPr>
                <w:b/>
                <w:bCs/>
              </w:rPr>
              <w:t>ADCx</w:t>
            </w:r>
            <w:proofErr w:type="spellEnd"/>
            <w:r w:rsidRPr="0015125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CFC9FA8" w14:textId="77777777" w:rsidR="0015125B" w:rsidRPr="0015125B" w:rsidRDefault="0015125B" w:rsidP="0015125B">
            <w:r w:rsidRPr="0015125B">
              <w:t>指定要检查的ADC外设。例如 ADC1, ADC2。</w:t>
            </w:r>
          </w:p>
        </w:tc>
      </w:tr>
      <w:tr w:rsidR="0015125B" w:rsidRPr="0015125B" w14:paraId="6825B02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C09A1F5" w14:textId="77777777" w:rsidR="0015125B" w:rsidRPr="0015125B" w:rsidRDefault="0015125B" w:rsidP="0015125B">
            <w:r w:rsidRPr="0015125B">
              <w:rPr>
                <w:rFonts w:ascii="Times New Roman" w:hAnsi="Times New Roman" w:cs="Times New Roman"/>
              </w:rPr>
              <w:t>​</w:t>
            </w:r>
            <w:r w:rsidRPr="0015125B">
              <w:rPr>
                <w:b/>
                <w:bCs/>
              </w:rPr>
              <w:t>ADC_IT</w:t>
            </w:r>
            <w:r w:rsidRPr="0015125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8971C4E" w14:textId="77777777" w:rsidR="0015125B" w:rsidRPr="0015125B" w:rsidRDefault="0015125B" w:rsidP="0015125B">
            <w:r w:rsidRPr="0015125B">
              <w:t>指定要检查的ADC中断源。可选值包括：</w:t>
            </w:r>
            <w:r w:rsidRPr="0015125B">
              <w:br/>
              <w:t>• ADC_IT_EOC：规则通道转换结束中断</w:t>
            </w:r>
            <w:r w:rsidRPr="0015125B">
              <w:br/>
              <w:t>• ADC_IT_JEOC：注入通道转换结束中断</w:t>
            </w:r>
            <w:r w:rsidRPr="0015125B">
              <w:br/>
              <w:t>• ADC_IT_AWD：模拟看门狗中断</w:t>
            </w:r>
            <w:r w:rsidRPr="0015125B">
              <w:br/>
              <w:t>• ADC_IT_OVR：溢出错误中断</w:t>
            </w:r>
          </w:p>
        </w:tc>
      </w:tr>
      <w:tr w:rsidR="0015125B" w:rsidRPr="0015125B" w14:paraId="107AE24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8E4B85F" w14:textId="77777777" w:rsidR="0015125B" w:rsidRPr="0015125B" w:rsidRDefault="0015125B" w:rsidP="0015125B">
            <w:r w:rsidRPr="0015125B">
              <w:rPr>
                <w:rFonts w:ascii="Times New Roman" w:hAnsi="Times New Roman" w:cs="Times New Roman"/>
              </w:rPr>
              <w:t>​</w:t>
            </w:r>
            <w:r w:rsidRPr="0015125B">
              <w:rPr>
                <w:b/>
                <w:bCs/>
              </w:rPr>
              <w:t>返回值</w:t>
            </w:r>
            <w:r w:rsidRPr="0015125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981B7F4" w14:textId="77777777" w:rsidR="0015125B" w:rsidRPr="0015125B" w:rsidRDefault="0015125B" w:rsidP="0015125B">
            <w:r w:rsidRPr="0015125B">
              <w:t xml:space="preserve">返回一个 </w:t>
            </w:r>
            <w:proofErr w:type="spellStart"/>
            <w:r w:rsidRPr="0015125B">
              <w:t>ITStatus</w:t>
            </w:r>
            <w:proofErr w:type="spellEnd"/>
            <w:r w:rsidRPr="0015125B">
              <w:t>类型的值，即 SET或 RESET。</w:t>
            </w:r>
            <w:r w:rsidRPr="0015125B">
              <w:br/>
              <w:t>• SET：指定的中断</w:t>
            </w:r>
            <w:r w:rsidRPr="0015125B">
              <w:rPr>
                <w:b/>
                <w:bCs/>
              </w:rPr>
              <w:t>已发生且被使能</w:t>
            </w:r>
            <w:r w:rsidRPr="0015125B">
              <w:rPr>
                <w:rFonts w:ascii="Times New Roman" w:hAnsi="Times New Roman" w:cs="Times New Roman"/>
              </w:rPr>
              <w:t>​</w:t>
            </w:r>
            <w:r w:rsidRPr="0015125B">
              <w:br/>
              <w:t>• RESET：指定的中断未发生或未被使能</w:t>
            </w:r>
          </w:p>
        </w:tc>
      </w:tr>
    </w:tbl>
    <w:p w14:paraId="5546D6EA" w14:textId="77777777" w:rsidR="0015125B" w:rsidRPr="0015125B" w:rsidRDefault="0015125B" w:rsidP="0015125B">
      <w:pPr>
        <w:pStyle w:val="3"/>
      </w:pPr>
      <w:r w:rsidRPr="0015125B">
        <w:rPr>
          <w:rFonts w:ascii="Segoe UI Emoji" w:hAnsi="Segoe UI Emoji" w:cs="Segoe UI Emoji"/>
        </w:rPr>
        <w:t>⚡</w:t>
      </w:r>
      <w:r w:rsidRPr="0015125B">
        <w:t xml:space="preserve"> 工作原理与核心作用 </w:t>
      </w:r>
    </w:p>
    <w:p w14:paraId="19AFC027" w14:textId="77777777" w:rsidR="0015125B" w:rsidRPr="0015125B" w:rsidRDefault="0015125B" w:rsidP="0015125B">
      <w:r w:rsidRPr="0015125B">
        <w:t>该函数的工作原理是同时检查两个关键条件：</w:t>
      </w:r>
    </w:p>
    <w:p w14:paraId="066B564A" w14:textId="77777777" w:rsidR="0015125B" w:rsidRPr="0015125B" w:rsidRDefault="0015125B">
      <w:pPr>
        <w:numPr>
          <w:ilvl w:val="0"/>
          <w:numId w:val="479"/>
        </w:numPr>
      </w:pPr>
      <w:r w:rsidRPr="0015125B">
        <w:rPr>
          <w:rFonts w:ascii="Times New Roman" w:hAnsi="Times New Roman" w:cs="Times New Roman"/>
        </w:rPr>
        <w:t>​</w:t>
      </w:r>
      <w:r w:rsidRPr="0015125B">
        <w:rPr>
          <w:b/>
          <w:bCs/>
        </w:rPr>
        <w:t>状态寄存器（SR）</w:t>
      </w:r>
      <w:r w:rsidRPr="0015125B">
        <w:rPr>
          <w:rFonts w:ascii="Times New Roman" w:hAnsi="Times New Roman" w:cs="Times New Roman"/>
          <w:b/>
          <w:bCs/>
        </w:rPr>
        <w:t>​</w:t>
      </w:r>
      <w:r w:rsidRPr="0015125B">
        <w:rPr>
          <w:rFonts w:ascii="Times New Roman" w:hAnsi="Times New Roman" w:cs="Times New Roman"/>
        </w:rPr>
        <w:t>​</w:t>
      </w:r>
      <w:r w:rsidRPr="0015125B">
        <w:t>：检查对应的中断标志位（如EOC、AWD）是否被硬件置1，表示中断事件已发生。</w:t>
      </w:r>
    </w:p>
    <w:p w14:paraId="5ED9F83F" w14:textId="77777777" w:rsidR="0015125B" w:rsidRPr="0015125B" w:rsidRDefault="0015125B">
      <w:pPr>
        <w:numPr>
          <w:ilvl w:val="0"/>
          <w:numId w:val="479"/>
        </w:numPr>
      </w:pPr>
      <w:r w:rsidRPr="0015125B">
        <w:rPr>
          <w:rFonts w:ascii="Times New Roman" w:hAnsi="Times New Roman" w:cs="Times New Roman"/>
        </w:rPr>
        <w:t>​</w:t>
      </w:r>
      <w:r w:rsidRPr="0015125B">
        <w:rPr>
          <w:b/>
          <w:bCs/>
        </w:rPr>
        <w:t>控制寄存器（CR</w:t>
      </w:r>
      <w:proofErr w:type="gramStart"/>
      <w:r w:rsidRPr="0015125B">
        <w:rPr>
          <w:b/>
          <w:bCs/>
        </w:rPr>
        <w:t>）</w:t>
      </w:r>
      <w:r w:rsidRPr="0015125B">
        <w:rPr>
          <w:rFonts w:ascii="Times New Roman" w:hAnsi="Times New Roman" w:cs="Times New Roman"/>
          <w:b/>
          <w:bCs/>
        </w:rPr>
        <w:t>​</w:t>
      </w:r>
      <w:r w:rsidRPr="0015125B">
        <w:rPr>
          <w:rFonts w:ascii="Times New Roman" w:hAnsi="Times New Roman" w:cs="Times New Roman"/>
        </w:rPr>
        <w:t>​</w:t>
      </w:r>
      <w:r w:rsidRPr="0015125B">
        <w:t>：</w:t>
      </w:r>
      <w:proofErr w:type="gramEnd"/>
      <w:r w:rsidRPr="0015125B">
        <w:t xml:space="preserve">检查对应的中断使能位是否已被软件开启（通过 </w:t>
      </w:r>
      <w:proofErr w:type="spellStart"/>
      <w:r w:rsidRPr="0015125B">
        <w:t>ADC_ITConfig</w:t>
      </w:r>
      <w:proofErr w:type="spellEnd"/>
      <w:r w:rsidRPr="0015125B">
        <w:t>函数），允许该中断产生请求。</w:t>
      </w:r>
    </w:p>
    <w:p w14:paraId="6B157EE5" w14:textId="77777777" w:rsidR="0015125B" w:rsidRPr="0015125B" w:rsidRDefault="0015125B" w:rsidP="0015125B">
      <w:r w:rsidRPr="0015125B">
        <w:t>只有当中断</w:t>
      </w:r>
      <w:r w:rsidRPr="0015125B">
        <w:rPr>
          <w:b/>
          <w:bCs/>
        </w:rPr>
        <w:t>事件已发生</w:t>
      </w:r>
      <w:r w:rsidRPr="0015125B">
        <w:t>并且</w:t>
      </w:r>
      <w:r w:rsidRPr="0015125B">
        <w:rPr>
          <w:b/>
          <w:bCs/>
        </w:rPr>
        <w:t>中断源已被使能</w:t>
      </w:r>
      <w:r w:rsidRPr="0015125B">
        <w:t>时，函数才会返回 SET。这种设计可以避免处理未使能的偶然中断事件。</w:t>
      </w:r>
    </w:p>
    <w:p w14:paraId="32B21A9E" w14:textId="77777777" w:rsidR="0015125B" w:rsidRPr="0015125B" w:rsidRDefault="0015125B" w:rsidP="0015125B">
      <w:pPr>
        <w:pStyle w:val="3"/>
      </w:pPr>
      <w:r w:rsidRPr="0015125B">
        <w:rPr>
          <w:rFonts w:ascii="Segoe UI Emoji" w:hAnsi="Segoe UI Emoji" w:cs="Segoe UI Emoji"/>
        </w:rPr>
        <w:lastRenderedPageBreak/>
        <w:t>📝</w:t>
      </w:r>
      <w:r w:rsidRPr="0015125B">
        <w:t xml:space="preserve"> 在中断服务函数中的典型使用流程 </w:t>
      </w:r>
    </w:p>
    <w:p w14:paraId="75B3E9F3" w14:textId="77777777" w:rsidR="0015125B" w:rsidRPr="0015125B" w:rsidRDefault="0015125B" w:rsidP="0015125B">
      <w:r w:rsidRPr="0015125B">
        <w:t>ADC_GetITStatus主要用在ADC的中断服务函数（ISR）中，用来确定中断源并进行处理。</w:t>
      </w:r>
    </w:p>
    <w:p w14:paraId="12230538" w14:textId="77777777" w:rsidR="0015125B" w:rsidRPr="0015125B" w:rsidRDefault="0015125B">
      <w:pPr>
        <w:numPr>
          <w:ilvl w:val="0"/>
          <w:numId w:val="480"/>
        </w:numPr>
      </w:pPr>
      <w:r w:rsidRPr="0015125B">
        <w:rPr>
          <w:rFonts w:ascii="Times New Roman" w:hAnsi="Times New Roman" w:cs="Times New Roman"/>
        </w:rPr>
        <w:t>​</w:t>
      </w:r>
      <w:r w:rsidRPr="0015125B">
        <w:rPr>
          <w:b/>
          <w:bCs/>
        </w:rPr>
        <w:t>进入中断服务函数</w:t>
      </w:r>
      <w:r w:rsidRPr="0015125B">
        <w:t>。</w:t>
      </w:r>
    </w:p>
    <w:p w14:paraId="648BE539" w14:textId="77777777" w:rsidR="0015125B" w:rsidRPr="0015125B" w:rsidRDefault="0015125B">
      <w:pPr>
        <w:numPr>
          <w:ilvl w:val="0"/>
          <w:numId w:val="480"/>
        </w:numPr>
      </w:pPr>
      <w:r w:rsidRPr="0015125B">
        <w:rPr>
          <w:rFonts w:ascii="Times New Roman" w:hAnsi="Times New Roman" w:cs="Times New Roman"/>
        </w:rPr>
        <w:t>​</w:t>
      </w:r>
      <w:r w:rsidRPr="0015125B">
        <w:rPr>
          <w:b/>
          <w:bCs/>
        </w:rPr>
        <w:t>检查具体中断源</w:t>
      </w:r>
      <w:r w:rsidRPr="0015125B">
        <w:rPr>
          <w:rFonts w:ascii="Times New Roman" w:hAnsi="Times New Roman" w:cs="Times New Roman"/>
        </w:rPr>
        <w:t>​</w:t>
      </w:r>
      <w:r w:rsidRPr="0015125B">
        <w:t xml:space="preserve">：调用 </w:t>
      </w:r>
      <w:proofErr w:type="spellStart"/>
      <w:r w:rsidRPr="0015125B">
        <w:t>ADC_GetITStatus</w:t>
      </w:r>
      <w:proofErr w:type="spellEnd"/>
      <w:r w:rsidRPr="0015125B">
        <w:t>(</w:t>
      </w:r>
      <w:proofErr w:type="spellStart"/>
      <w:r w:rsidRPr="0015125B">
        <w:t>ADCx</w:t>
      </w:r>
      <w:proofErr w:type="spellEnd"/>
      <w:r w:rsidRPr="0015125B">
        <w:t>, ADC_IT)判断是否是目标中断。</w:t>
      </w:r>
    </w:p>
    <w:p w14:paraId="65E5982B" w14:textId="77777777" w:rsidR="0015125B" w:rsidRPr="0015125B" w:rsidRDefault="0015125B">
      <w:pPr>
        <w:numPr>
          <w:ilvl w:val="0"/>
          <w:numId w:val="480"/>
        </w:numPr>
      </w:pPr>
      <w:r w:rsidRPr="0015125B">
        <w:rPr>
          <w:rFonts w:ascii="Times New Roman" w:hAnsi="Times New Roman" w:cs="Times New Roman"/>
        </w:rPr>
        <w:t>​</w:t>
      </w:r>
      <w:r w:rsidRPr="0015125B">
        <w:rPr>
          <w:b/>
          <w:bCs/>
        </w:rPr>
        <w:t>执行中断处理逻辑</w:t>
      </w:r>
      <w:r w:rsidRPr="0015125B">
        <w:rPr>
          <w:rFonts w:ascii="Times New Roman" w:hAnsi="Times New Roman" w:cs="Times New Roman"/>
        </w:rPr>
        <w:t>​</w:t>
      </w:r>
      <w:r w:rsidRPr="0015125B">
        <w:t>：如果返回 SET，则执行相应的操作（如读取数据、处理异常）。</w:t>
      </w:r>
    </w:p>
    <w:p w14:paraId="340B8902" w14:textId="77777777" w:rsidR="0015125B" w:rsidRPr="0015125B" w:rsidRDefault="0015125B">
      <w:pPr>
        <w:numPr>
          <w:ilvl w:val="0"/>
          <w:numId w:val="480"/>
        </w:numPr>
      </w:pPr>
      <w:r w:rsidRPr="0015125B">
        <w:rPr>
          <w:rFonts w:ascii="Times New Roman" w:hAnsi="Times New Roman" w:cs="Times New Roman"/>
        </w:rPr>
        <w:t>​</w:t>
      </w:r>
      <w:r w:rsidRPr="0015125B">
        <w:rPr>
          <w:b/>
          <w:bCs/>
        </w:rPr>
        <w:t>清除中断挂起位</w:t>
      </w:r>
      <w:r w:rsidRPr="0015125B">
        <w:rPr>
          <w:rFonts w:ascii="Times New Roman" w:hAnsi="Times New Roman" w:cs="Times New Roman"/>
        </w:rPr>
        <w:t>​</w:t>
      </w:r>
      <w:r w:rsidRPr="0015125B">
        <w:t xml:space="preserve">：处理完成后，必须调用 </w:t>
      </w:r>
      <w:proofErr w:type="spellStart"/>
      <w:r w:rsidRPr="0015125B">
        <w:t>ADC_ClearITPendingBit</w:t>
      </w:r>
      <w:proofErr w:type="spellEnd"/>
      <w:r w:rsidRPr="0015125B">
        <w:t>(</w:t>
      </w:r>
      <w:proofErr w:type="spellStart"/>
      <w:r w:rsidRPr="0015125B">
        <w:t>ADCx</w:t>
      </w:r>
      <w:proofErr w:type="spellEnd"/>
      <w:r w:rsidRPr="0015125B">
        <w:t>, ADC_IT)清除中断标志。</w:t>
      </w:r>
    </w:p>
    <w:p w14:paraId="3993CDF8" w14:textId="77777777" w:rsidR="0015125B" w:rsidRPr="0015125B" w:rsidRDefault="0015125B" w:rsidP="0015125B">
      <w:r w:rsidRPr="0015125B">
        <w:t>以下是示例代码片段，演示如何在一个中断服务函数中处理规则通道转换结束中断（EOC）和模拟看门狗中断（AWD）：</w:t>
      </w:r>
    </w:p>
    <w:p w14:paraId="76517E6E" w14:textId="77777777" w:rsidR="0015125B" w:rsidRPr="0015125B" w:rsidRDefault="0015125B" w:rsidP="0015125B">
      <w:r w:rsidRPr="0015125B">
        <w:t xml:space="preserve">void </w:t>
      </w:r>
      <w:proofErr w:type="spellStart"/>
      <w:r w:rsidRPr="0015125B">
        <w:t>ADC_IRQHandler</w:t>
      </w:r>
      <w:proofErr w:type="spellEnd"/>
      <w:r w:rsidRPr="0015125B">
        <w:t>(</w:t>
      </w:r>
      <w:proofErr w:type="gramStart"/>
      <w:r w:rsidRPr="0015125B">
        <w:t>void) {</w:t>
      </w:r>
      <w:proofErr w:type="gramEnd"/>
    </w:p>
    <w:p w14:paraId="2F6C2BE9" w14:textId="77777777" w:rsidR="0015125B" w:rsidRPr="0015125B" w:rsidRDefault="0015125B" w:rsidP="0015125B">
      <w:r w:rsidRPr="0015125B">
        <w:t xml:space="preserve">  // 检查规则通道转换是否完成并触发了中断</w:t>
      </w:r>
    </w:p>
    <w:p w14:paraId="63DD5D7D" w14:textId="77777777" w:rsidR="0015125B" w:rsidRPr="0015125B" w:rsidRDefault="0015125B" w:rsidP="0015125B">
      <w:r w:rsidRPr="0015125B">
        <w:t xml:space="preserve">  if (ADC_</w:t>
      </w:r>
      <w:proofErr w:type="gramStart"/>
      <w:r w:rsidRPr="0015125B">
        <w:t>GetITStatus(</w:t>
      </w:r>
      <w:proofErr w:type="gramEnd"/>
      <w:r w:rsidRPr="0015125B">
        <w:t>ADC1, ADC_IT_EOC) == SET) {</w:t>
      </w:r>
    </w:p>
    <w:p w14:paraId="3E586811" w14:textId="77777777" w:rsidR="0015125B" w:rsidRPr="0015125B" w:rsidRDefault="0015125B" w:rsidP="0015125B">
      <w:r w:rsidRPr="0015125B">
        <w:t xml:space="preserve">    // 读取转换结果</w:t>
      </w:r>
    </w:p>
    <w:p w14:paraId="609D1DFA" w14:textId="77777777" w:rsidR="0015125B" w:rsidRPr="0015125B" w:rsidRDefault="0015125B" w:rsidP="0015125B">
      <w:r w:rsidRPr="0015125B">
        <w:t xml:space="preserve">    uint16_t </w:t>
      </w:r>
      <w:proofErr w:type="spellStart"/>
      <w:r w:rsidRPr="0015125B">
        <w:t>adcValue</w:t>
      </w:r>
      <w:proofErr w:type="spellEnd"/>
      <w:r w:rsidRPr="0015125B">
        <w:t xml:space="preserve"> = </w:t>
      </w:r>
      <w:proofErr w:type="spellStart"/>
      <w:r w:rsidRPr="0015125B">
        <w:t>ADC_</w:t>
      </w:r>
      <w:proofErr w:type="gramStart"/>
      <w:r w:rsidRPr="0015125B">
        <w:t>GetConversionValue</w:t>
      </w:r>
      <w:proofErr w:type="spellEnd"/>
      <w:r w:rsidRPr="0015125B">
        <w:t>(</w:t>
      </w:r>
      <w:proofErr w:type="gramEnd"/>
      <w:r w:rsidRPr="0015125B">
        <w:t>ADC1);</w:t>
      </w:r>
    </w:p>
    <w:p w14:paraId="0693FCCE" w14:textId="77777777" w:rsidR="0015125B" w:rsidRPr="0015125B" w:rsidRDefault="0015125B" w:rsidP="0015125B">
      <w:r w:rsidRPr="0015125B">
        <w:t xml:space="preserve">    // ... 这里可以对</w:t>
      </w:r>
      <w:proofErr w:type="spellStart"/>
      <w:r w:rsidRPr="0015125B">
        <w:t>adcValue</w:t>
      </w:r>
      <w:proofErr w:type="spellEnd"/>
      <w:r w:rsidRPr="0015125B">
        <w:t>进行处理</w:t>
      </w:r>
    </w:p>
    <w:p w14:paraId="76561D69" w14:textId="77777777" w:rsidR="0015125B" w:rsidRPr="0015125B" w:rsidRDefault="0015125B" w:rsidP="0015125B"/>
    <w:p w14:paraId="60B33649" w14:textId="77777777" w:rsidR="0015125B" w:rsidRPr="0015125B" w:rsidRDefault="0015125B" w:rsidP="0015125B">
      <w:r w:rsidRPr="0015125B">
        <w:t xml:space="preserve">    // 清除EOC中断挂起位</w:t>
      </w:r>
    </w:p>
    <w:p w14:paraId="56367326" w14:textId="77777777" w:rsidR="0015125B" w:rsidRPr="0015125B" w:rsidRDefault="0015125B" w:rsidP="0015125B">
      <w:r w:rsidRPr="0015125B">
        <w:t xml:space="preserve">    </w:t>
      </w:r>
      <w:proofErr w:type="spellStart"/>
      <w:r w:rsidRPr="0015125B">
        <w:t>ADC_</w:t>
      </w:r>
      <w:proofErr w:type="gramStart"/>
      <w:r w:rsidRPr="0015125B">
        <w:t>ClearITPendingBit</w:t>
      </w:r>
      <w:proofErr w:type="spellEnd"/>
      <w:r w:rsidRPr="0015125B">
        <w:t>(</w:t>
      </w:r>
      <w:proofErr w:type="gramEnd"/>
      <w:r w:rsidRPr="0015125B">
        <w:t>ADC1, ADC_IT_EOC);</w:t>
      </w:r>
    </w:p>
    <w:p w14:paraId="01EC507A" w14:textId="77777777" w:rsidR="0015125B" w:rsidRPr="0015125B" w:rsidRDefault="0015125B" w:rsidP="0015125B">
      <w:r w:rsidRPr="0015125B">
        <w:t xml:space="preserve">  }</w:t>
      </w:r>
    </w:p>
    <w:p w14:paraId="61D7F95D" w14:textId="77777777" w:rsidR="0015125B" w:rsidRPr="0015125B" w:rsidRDefault="0015125B" w:rsidP="0015125B"/>
    <w:p w14:paraId="35864299" w14:textId="77777777" w:rsidR="0015125B" w:rsidRPr="0015125B" w:rsidRDefault="0015125B" w:rsidP="0015125B">
      <w:r w:rsidRPr="0015125B">
        <w:t xml:space="preserve">  // 检查模拟看门狗中断是否触发</w:t>
      </w:r>
    </w:p>
    <w:p w14:paraId="7AB5C1F1" w14:textId="77777777" w:rsidR="0015125B" w:rsidRPr="0015125B" w:rsidRDefault="0015125B" w:rsidP="0015125B">
      <w:r w:rsidRPr="0015125B">
        <w:t xml:space="preserve">  if (ADC_</w:t>
      </w:r>
      <w:proofErr w:type="gramStart"/>
      <w:r w:rsidRPr="0015125B">
        <w:t>GetITStatus(</w:t>
      </w:r>
      <w:proofErr w:type="gramEnd"/>
      <w:r w:rsidRPr="0015125B">
        <w:t>ADC1, ADC_IT_AWD) == SET) {</w:t>
      </w:r>
    </w:p>
    <w:p w14:paraId="29DE3D01" w14:textId="77777777" w:rsidR="0015125B" w:rsidRPr="0015125B" w:rsidRDefault="0015125B" w:rsidP="0015125B">
      <w:r w:rsidRPr="0015125B">
        <w:t xml:space="preserve">    // 处理电压超限情况，例如记录日志或触发保护</w:t>
      </w:r>
    </w:p>
    <w:p w14:paraId="4DD70BFB" w14:textId="77777777" w:rsidR="0015125B" w:rsidRPr="0015125B" w:rsidRDefault="0015125B" w:rsidP="0015125B">
      <w:r w:rsidRPr="0015125B">
        <w:t xml:space="preserve">    // ...</w:t>
      </w:r>
    </w:p>
    <w:p w14:paraId="4DF37400" w14:textId="77777777" w:rsidR="0015125B" w:rsidRPr="0015125B" w:rsidRDefault="0015125B" w:rsidP="0015125B"/>
    <w:p w14:paraId="0FB5F959" w14:textId="77777777" w:rsidR="0015125B" w:rsidRPr="0015125B" w:rsidRDefault="0015125B" w:rsidP="0015125B">
      <w:r w:rsidRPr="0015125B">
        <w:t xml:space="preserve">    // 清除AWD中断挂起位</w:t>
      </w:r>
    </w:p>
    <w:p w14:paraId="532B7A89" w14:textId="77777777" w:rsidR="0015125B" w:rsidRPr="0015125B" w:rsidRDefault="0015125B" w:rsidP="0015125B">
      <w:r w:rsidRPr="0015125B">
        <w:lastRenderedPageBreak/>
        <w:t xml:space="preserve">    </w:t>
      </w:r>
      <w:proofErr w:type="spellStart"/>
      <w:r w:rsidRPr="0015125B">
        <w:t>ADC_</w:t>
      </w:r>
      <w:proofErr w:type="gramStart"/>
      <w:r w:rsidRPr="0015125B">
        <w:t>ClearITPendingBit</w:t>
      </w:r>
      <w:proofErr w:type="spellEnd"/>
      <w:r w:rsidRPr="0015125B">
        <w:t>(</w:t>
      </w:r>
      <w:proofErr w:type="gramEnd"/>
      <w:r w:rsidRPr="0015125B">
        <w:t>ADC1, ADC_IT_AWD);</w:t>
      </w:r>
    </w:p>
    <w:p w14:paraId="4608C43E" w14:textId="77777777" w:rsidR="0015125B" w:rsidRPr="0015125B" w:rsidRDefault="0015125B" w:rsidP="0015125B">
      <w:r w:rsidRPr="0015125B">
        <w:t xml:space="preserve">  }</w:t>
      </w:r>
    </w:p>
    <w:p w14:paraId="595D5CA2" w14:textId="77777777" w:rsidR="0015125B" w:rsidRPr="0015125B" w:rsidRDefault="0015125B" w:rsidP="0015125B">
      <w:r w:rsidRPr="0015125B">
        <w:t>}</w:t>
      </w:r>
    </w:p>
    <w:p w14:paraId="6DB79215" w14:textId="77777777" w:rsidR="0015125B" w:rsidRPr="0015125B" w:rsidRDefault="0015125B" w:rsidP="0015125B">
      <w:pPr>
        <w:pStyle w:val="3"/>
      </w:pPr>
      <w:r w:rsidRPr="0015125B">
        <w:rPr>
          <w:rFonts w:ascii="Segoe UI Emoji" w:hAnsi="Segoe UI Emoji" w:cs="Segoe UI Emoji"/>
        </w:rPr>
        <w:t>⚠️</w:t>
      </w:r>
      <w:r w:rsidRPr="0015125B">
        <w:t xml:space="preserve"> 重要注意事项 </w:t>
      </w:r>
    </w:p>
    <w:p w14:paraId="366C2AA9" w14:textId="77777777" w:rsidR="0015125B" w:rsidRPr="0015125B" w:rsidRDefault="0015125B">
      <w:pPr>
        <w:numPr>
          <w:ilvl w:val="0"/>
          <w:numId w:val="481"/>
        </w:numPr>
      </w:pPr>
      <w:r w:rsidRPr="0015125B">
        <w:rPr>
          <w:rFonts w:ascii="Times New Roman" w:hAnsi="Times New Roman" w:cs="Times New Roman"/>
        </w:rPr>
        <w:t>​</w:t>
      </w:r>
      <w:r w:rsidRPr="0015125B">
        <w:rPr>
          <w:b/>
          <w:bCs/>
        </w:rPr>
        <w:t>中断使能前提</w:t>
      </w:r>
      <w:r w:rsidRPr="0015125B">
        <w:rPr>
          <w:rFonts w:ascii="Times New Roman" w:hAnsi="Times New Roman" w:cs="Times New Roman"/>
        </w:rPr>
        <w:t>​</w:t>
      </w:r>
      <w:r w:rsidRPr="0015125B">
        <w:t xml:space="preserve">：在使用本函数前，必须通过 </w:t>
      </w:r>
      <w:proofErr w:type="spellStart"/>
      <w:r w:rsidRPr="0015125B">
        <w:t>ADC_ITConfig</w:t>
      </w:r>
      <w:proofErr w:type="spellEnd"/>
      <w:r w:rsidRPr="0015125B">
        <w:t>(</w:t>
      </w:r>
      <w:proofErr w:type="spellStart"/>
      <w:r w:rsidRPr="0015125B">
        <w:t>ADCx</w:t>
      </w:r>
      <w:proofErr w:type="spellEnd"/>
      <w:r w:rsidRPr="0015125B">
        <w:t>, ADC_IT, ENABLE)使能相应的ADC中断，并在NVIC中配置和使能ADC全局中断通道。否则，即使中断事件发生，函数也可能无法正确返回 SET。</w:t>
      </w:r>
    </w:p>
    <w:p w14:paraId="6EAD791F" w14:textId="77777777" w:rsidR="0015125B" w:rsidRPr="0015125B" w:rsidRDefault="0015125B">
      <w:pPr>
        <w:numPr>
          <w:ilvl w:val="0"/>
          <w:numId w:val="481"/>
        </w:numPr>
      </w:pPr>
      <w:r w:rsidRPr="0015125B">
        <w:rPr>
          <w:rFonts w:ascii="Times New Roman" w:hAnsi="Times New Roman" w:cs="Times New Roman"/>
        </w:rPr>
        <w:t>​</w:t>
      </w:r>
      <w:r w:rsidRPr="0015125B">
        <w:rPr>
          <w:b/>
          <w:bCs/>
        </w:rPr>
        <w:t xml:space="preserve">与 </w:t>
      </w:r>
      <w:proofErr w:type="spellStart"/>
      <w:r w:rsidRPr="0015125B">
        <w:rPr>
          <w:b/>
          <w:bCs/>
        </w:rPr>
        <w:t>ADC_GetFlagStatus</w:t>
      </w:r>
      <w:proofErr w:type="spellEnd"/>
      <w:r w:rsidRPr="0015125B">
        <w:rPr>
          <w:b/>
          <w:bCs/>
        </w:rPr>
        <w:t>的区别</w:t>
      </w:r>
      <w:r w:rsidRPr="0015125B">
        <w:rPr>
          <w:rFonts w:ascii="Times New Roman" w:hAnsi="Times New Roman" w:cs="Times New Roman"/>
        </w:rPr>
        <w:t>​</w:t>
      </w:r>
      <w:r w:rsidRPr="0015125B">
        <w:t>：</w:t>
      </w:r>
      <w:proofErr w:type="spellStart"/>
      <w:r w:rsidRPr="0015125B">
        <w:t>ADC_GetFlagStatus</w:t>
      </w:r>
      <w:proofErr w:type="spellEnd"/>
      <w:r w:rsidRPr="0015125B">
        <w:t>仅检查状态寄存器（SR）中的标志位，不管中断是否使能。而 ADC_GetITStatus是专为中断服务设计的，它同时检查状态标志和中断使能位，更安全可靠。</w:t>
      </w:r>
    </w:p>
    <w:p w14:paraId="100C9167" w14:textId="77777777" w:rsidR="0015125B" w:rsidRPr="0015125B" w:rsidRDefault="0015125B">
      <w:pPr>
        <w:numPr>
          <w:ilvl w:val="0"/>
          <w:numId w:val="481"/>
        </w:numPr>
      </w:pPr>
      <w:r w:rsidRPr="0015125B">
        <w:rPr>
          <w:rFonts w:ascii="Times New Roman" w:hAnsi="Times New Roman" w:cs="Times New Roman"/>
        </w:rPr>
        <w:t>​</w:t>
      </w:r>
      <w:r w:rsidRPr="0015125B">
        <w:rPr>
          <w:b/>
          <w:bCs/>
        </w:rPr>
        <w:t>及时清除中断标志</w:t>
      </w:r>
      <w:r w:rsidRPr="0015125B">
        <w:rPr>
          <w:rFonts w:ascii="Times New Roman" w:hAnsi="Times New Roman" w:cs="Times New Roman"/>
        </w:rPr>
        <w:t>​</w:t>
      </w:r>
      <w:r w:rsidRPr="0015125B">
        <w:t>：在中断服务函数中处理完中断后，</w:t>
      </w:r>
      <w:r w:rsidRPr="0015125B">
        <w:rPr>
          <w:rFonts w:ascii="Times New Roman" w:hAnsi="Times New Roman" w:cs="Times New Roman"/>
        </w:rPr>
        <w:t>​</w:t>
      </w:r>
      <w:r w:rsidRPr="0015125B">
        <w:rPr>
          <w:b/>
          <w:bCs/>
        </w:rPr>
        <w:t>必须</w:t>
      </w:r>
      <w:r w:rsidRPr="0015125B">
        <w:t xml:space="preserve">调用 </w:t>
      </w:r>
      <w:proofErr w:type="spellStart"/>
      <w:r w:rsidRPr="0015125B">
        <w:t>ADC_ClearITPendingBit</w:t>
      </w:r>
      <w:proofErr w:type="spellEnd"/>
      <w:r w:rsidRPr="0015125B">
        <w:t>清除对应的中断挂起位。否则，退出中断后会立即再次进入，导致程序卡死在中断中。</w:t>
      </w:r>
    </w:p>
    <w:p w14:paraId="4D32C8B3" w14:textId="77777777" w:rsidR="0015125B" w:rsidRPr="0015125B" w:rsidRDefault="0015125B" w:rsidP="0015125B">
      <w:pPr>
        <w:pStyle w:val="3"/>
      </w:pPr>
      <w:r w:rsidRPr="0015125B">
        <w:rPr>
          <w:rFonts w:ascii="Segoe UI Emoji" w:hAnsi="Segoe UI Emoji" w:cs="Segoe UI Emoji"/>
        </w:rPr>
        <w:t>💎</w:t>
      </w:r>
      <w:r w:rsidRPr="0015125B">
        <w:t xml:space="preserve"> 总结 </w:t>
      </w:r>
    </w:p>
    <w:p w14:paraId="304A6248" w14:textId="77777777" w:rsidR="0015125B" w:rsidRPr="0015125B" w:rsidRDefault="0015125B" w:rsidP="0015125B">
      <w:r w:rsidRPr="0015125B">
        <w:t>ADC_GetITStatus是STM32 ADC中断编程中的关键函数，用于在中断服务函数内可靠地判断中断来源。正确使用它，再配合有效的中断清除机制，可以构建出稳定可靠的ADC中断驱动数据采集系统。</w:t>
      </w:r>
    </w:p>
    <w:p w14:paraId="30A9232C" w14:textId="77777777" w:rsidR="0015125B" w:rsidRPr="0015125B" w:rsidRDefault="0015125B" w:rsidP="0015125B">
      <w:r w:rsidRPr="0015125B">
        <w:t>希望以上解释能帮助您更好地理解和使用这个函数！</w:t>
      </w:r>
    </w:p>
    <w:p w14:paraId="34E7F665" w14:textId="77777777" w:rsidR="0015125B" w:rsidRPr="0015125B" w:rsidRDefault="0015125B" w:rsidP="0015125B"/>
    <w:p w14:paraId="5E404153" w14:textId="436EB66B" w:rsidR="00EE65E6" w:rsidRDefault="002C4ABC" w:rsidP="00EE65E6">
      <w:pPr>
        <w:pStyle w:val="2"/>
      </w:pPr>
      <w:proofErr w:type="spellStart"/>
      <w:r w:rsidRPr="002C4ABC">
        <w:t>ADC_ClearITPendingBit</w:t>
      </w:r>
      <w:proofErr w:type="spellEnd"/>
      <w:r w:rsidRPr="002C4ABC">
        <w:t>(</w:t>
      </w:r>
      <w:r>
        <w:rPr>
          <w:rFonts w:hint="eastAsia"/>
        </w:rPr>
        <w:t>)</w:t>
      </w:r>
      <w:r w:rsidR="0015125B">
        <w:br/>
      </w:r>
      <w:r w:rsidR="0015125B" w:rsidRPr="0015125B">
        <w:t>清除STM32微控制器中ADC（模数转换器）的特定中断挂起位</w:t>
      </w:r>
    </w:p>
    <w:p w14:paraId="6085FBA3" w14:textId="77777777" w:rsidR="0015125B" w:rsidRPr="0015125B" w:rsidRDefault="0015125B" w:rsidP="0015125B">
      <w:proofErr w:type="spellStart"/>
      <w:r w:rsidRPr="0015125B">
        <w:t>ADC_ClearITPendingBit</w:t>
      </w:r>
      <w:proofErr w:type="spellEnd"/>
      <w:r w:rsidRPr="0015125B">
        <w:t>函数用于清除STM32微控制器中ADC（模数转换器）的特定中断挂起位。这是一个关键的中断管理函数，能确保ADC中断不会重复触发，保证中断服务程序的正常执行。</w:t>
      </w:r>
    </w:p>
    <w:p w14:paraId="0F1383B2" w14:textId="77777777" w:rsidR="0015125B" w:rsidRPr="0015125B" w:rsidRDefault="0015125B" w:rsidP="0015125B">
      <w:pPr>
        <w:pStyle w:val="3"/>
      </w:pPr>
      <w:r w:rsidRPr="0015125B">
        <w:rPr>
          <w:rFonts w:ascii="Segoe UI Emoji" w:hAnsi="Segoe UI Emoji" w:cs="Segoe UI Emoji"/>
        </w:rPr>
        <w:t>🔧</w:t>
      </w:r>
      <w:r w:rsidRPr="0015125B">
        <w:t xml:space="preserve"> 函数原型 </w:t>
      </w:r>
    </w:p>
    <w:p w14:paraId="7AAFF138" w14:textId="77777777" w:rsidR="0015125B" w:rsidRPr="0015125B" w:rsidRDefault="0015125B" w:rsidP="0015125B">
      <w:r w:rsidRPr="0015125B">
        <w:t xml:space="preserve">void </w:t>
      </w:r>
      <w:proofErr w:type="spellStart"/>
      <w:r w:rsidRPr="0015125B">
        <w:t>ADC_</w:t>
      </w:r>
      <w:proofErr w:type="gramStart"/>
      <w:r w:rsidRPr="0015125B">
        <w:t>ClearITPendingBit</w:t>
      </w:r>
      <w:proofErr w:type="spellEnd"/>
      <w:r w:rsidRPr="0015125B">
        <w:t>(</w:t>
      </w:r>
      <w:proofErr w:type="spellStart"/>
      <w:proofErr w:type="gramEnd"/>
      <w:r w:rsidRPr="0015125B">
        <w:t>ADC_TypeDef</w:t>
      </w:r>
      <w:proofErr w:type="spellEnd"/>
      <w:r w:rsidRPr="0015125B">
        <w:t xml:space="preserve">* </w:t>
      </w:r>
      <w:proofErr w:type="spellStart"/>
      <w:r w:rsidRPr="0015125B">
        <w:t>ADCx</w:t>
      </w:r>
      <w:proofErr w:type="spellEnd"/>
      <w:r w:rsidRPr="0015125B">
        <w:t>, uint16_t ADC_IT);</w:t>
      </w:r>
    </w:p>
    <w:p w14:paraId="4AC5DBF7" w14:textId="77777777" w:rsidR="0015125B" w:rsidRPr="0015125B" w:rsidRDefault="0015125B" w:rsidP="0015125B">
      <w:pPr>
        <w:pStyle w:val="3"/>
      </w:pPr>
      <w:r w:rsidRPr="0015125B">
        <w:rPr>
          <w:rFonts w:ascii="Segoe UI Emoji" w:hAnsi="Segoe UI Emoji" w:cs="Segoe UI Emoji"/>
        </w:rPr>
        <w:lastRenderedPageBreak/>
        <w:t>⚙️</w:t>
      </w:r>
      <w:r w:rsidRPr="0015125B">
        <w:t xml:space="preserve"> 参数详解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734"/>
        <w:gridCol w:w="7556"/>
      </w:tblGrid>
      <w:tr w:rsidR="0015125B" w:rsidRPr="0015125B" w14:paraId="4F9082D4"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23947EDB" w14:textId="77777777" w:rsidR="0015125B" w:rsidRPr="0015125B" w:rsidRDefault="0015125B" w:rsidP="0015125B">
            <w:pPr>
              <w:rPr>
                <w:b/>
                <w:bCs/>
              </w:rPr>
            </w:pPr>
            <w:r w:rsidRPr="0015125B">
              <w:rPr>
                <w:b/>
                <w:bCs/>
              </w:rPr>
              <w:t>参数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2D34F29" w14:textId="77777777" w:rsidR="0015125B" w:rsidRPr="0015125B" w:rsidRDefault="0015125B" w:rsidP="0015125B">
            <w:pPr>
              <w:rPr>
                <w:b/>
                <w:bCs/>
              </w:rPr>
            </w:pPr>
            <w:r w:rsidRPr="0015125B">
              <w:rPr>
                <w:b/>
                <w:bCs/>
              </w:rPr>
              <w:t>说明</w:t>
            </w:r>
          </w:p>
        </w:tc>
      </w:tr>
      <w:tr w:rsidR="0015125B" w:rsidRPr="0015125B" w14:paraId="2C33756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5F7DBEC" w14:textId="77777777" w:rsidR="0015125B" w:rsidRPr="0015125B" w:rsidRDefault="0015125B" w:rsidP="0015125B">
            <w:r w:rsidRPr="0015125B">
              <w:rPr>
                <w:rFonts w:ascii="Times New Roman" w:hAnsi="Times New Roman" w:cs="Times New Roman"/>
              </w:rPr>
              <w:t>​</w:t>
            </w:r>
            <w:proofErr w:type="spellStart"/>
            <w:r w:rsidRPr="0015125B">
              <w:rPr>
                <w:b/>
                <w:bCs/>
              </w:rPr>
              <w:t>ADCx</w:t>
            </w:r>
            <w:proofErr w:type="spellEnd"/>
            <w:r w:rsidRPr="0015125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0BCF5EE" w14:textId="77777777" w:rsidR="0015125B" w:rsidRPr="0015125B" w:rsidRDefault="0015125B" w:rsidP="0015125B">
            <w:r w:rsidRPr="0015125B">
              <w:t>指定要操作的ADC外设实例。例如 ADC1, ADC2。</w:t>
            </w:r>
          </w:p>
        </w:tc>
      </w:tr>
      <w:tr w:rsidR="0015125B" w:rsidRPr="0015125B" w14:paraId="3297931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D2C4810" w14:textId="77777777" w:rsidR="0015125B" w:rsidRPr="0015125B" w:rsidRDefault="0015125B" w:rsidP="0015125B">
            <w:r w:rsidRPr="0015125B">
              <w:rPr>
                <w:rFonts w:ascii="Times New Roman" w:hAnsi="Times New Roman" w:cs="Times New Roman"/>
              </w:rPr>
              <w:t>​</w:t>
            </w:r>
            <w:r w:rsidRPr="0015125B">
              <w:rPr>
                <w:b/>
                <w:bCs/>
              </w:rPr>
              <w:t>ADC_IT</w:t>
            </w:r>
            <w:r w:rsidRPr="0015125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6D55E83" w14:textId="77777777" w:rsidR="0015125B" w:rsidRPr="0015125B" w:rsidRDefault="0015125B" w:rsidP="0015125B">
            <w:r w:rsidRPr="0015125B">
              <w:t>指定要清除的中断挂起位。可以使用以下一个或多个宏的组合（通过"或"运算 \|）：</w:t>
            </w:r>
            <w:r w:rsidRPr="0015125B">
              <w:br/>
              <w:t>• ADC_IT_EOC：规则通道转换结束中断</w:t>
            </w:r>
            <w:r w:rsidRPr="0015125B">
              <w:br/>
              <w:t>• ADC_IT_JEOC：注入通道转换结束中断</w:t>
            </w:r>
            <w:r w:rsidRPr="0015125B">
              <w:br/>
              <w:t>• ADC_IT_AWD：模拟看门狗中断</w:t>
            </w:r>
            <w:r w:rsidRPr="0015125B">
              <w:br/>
              <w:t>• ADC_IT_OVR：溢出错误中断</w:t>
            </w:r>
          </w:p>
        </w:tc>
      </w:tr>
    </w:tbl>
    <w:p w14:paraId="7BF3C355" w14:textId="77777777" w:rsidR="0015125B" w:rsidRPr="0015125B" w:rsidRDefault="0015125B" w:rsidP="0015125B">
      <w:pPr>
        <w:pStyle w:val="3"/>
      </w:pPr>
      <w:r w:rsidRPr="0015125B">
        <w:rPr>
          <w:rFonts w:ascii="Segoe UI Emoji" w:hAnsi="Segoe UI Emoji" w:cs="Segoe UI Emoji"/>
        </w:rPr>
        <w:t>💡</w:t>
      </w:r>
      <w:r w:rsidRPr="0015125B">
        <w:t xml:space="preserve"> 功能与工作原理 </w:t>
      </w:r>
    </w:p>
    <w:p w14:paraId="51998120" w14:textId="77777777" w:rsidR="0015125B" w:rsidRPr="0015125B" w:rsidRDefault="0015125B" w:rsidP="0015125B">
      <w:r w:rsidRPr="0015125B">
        <w:t>当ADC的某个中断事件（如转换完成）发生时，硬件会自动将对应的中断挂起位置1。即使该中断已被处理，这个标志位也会一直保持置1状态，导致中断被持续触发。</w:t>
      </w:r>
    </w:p>
    <w:p w14:paraId="08FB7C2C" w14:textId="77777777" w:rsidR="0015125B" w:rsidRPr="0015125B" w:rsidRDefault="0015125B" w:rsidP="0015125B">
      <w:proofErr w:type="spellStart"/>
      <w:r w:rsidRPr="0015125B">
        <w:t>ADC_ClearITPendingBit</w:t>
      </w:r>
      <w:proofErr w:type="spellEnd"/>
      <w:r w:rsidRPr="0015125B">
        <w:t>函数的作用就是</w:t>
      </w:r>
      <w:r w:rsidRPr="0015125B">
        <w:rPr>
          <w:b/>
          <w:bCs/>
        </w:rPr>
        <w:t>手动清除这些中断挂起位</w:t>
      </w:r>
      <w:r w:rsidRPr="0015125B">
        <w:t>，从而向中断控制器表明该中断事件已被CPU响应和处理，允许程序退出中断服务函数并准备接收下一次中断。</w:t>
      </w:r>
    </w:p>
    <w:p w14:paraId="32D76BC4" w14:textId="77777777" w:rsidR="0015125B" w:rsidRPr="0015125B" w:rsidRDefault="0015125B" w:rsidP="0015125B">
      <w:pPr>
        <w:pStyle w:val="3"/>
      </w:pPr>
      <w:r w:rsidRPr="0015125B">
        <w:rPr>
          <w:rFonts w:ascii="Segoe UI Emoji" w:hAnsi="Segoe UI Emoji" w:cs="Segoe UI Emoji"/>
        </w:rPr>
        <w:t>📝</w:t>
      </w:r>
      <w:r w:rsidRPr="0015125B">
        <w:t xml:space="preserve"> 在中断服务函数中的典型使用流程 </w:t>
      </w:r>
    </w:p>
    <w:p w14:paraId="0D4E187F" w14:textId="77777777" w:rsidR="0015125B" w:rsidRPr="0015125B" w:rsidRDefault="0015125B" w:rsidP="0015125B">
      <w:r w:rsidRPr="0015125B">
        <w:t>这个函数几乎总是用在ADC的中断服务函数（ISR）中，其典型使用流程如下：</w:t>
      </w:r>
    </w:p>
    <w:p w14:paraId="080E6EE5" w14:textId="77777777" w:rsidR="0015125B" w:rsidRPr="0015125B" w:rsidRDefault="0015125B">
      <w:pPr>
        <w:numPr>
          <w:ilvl w:val="0"/>
          <w:numId w:val="482"/>
        </w:numPr>
      </w:pPr>
      <w:r w:rsidRPr="0015125B">
        <w:rPr>
          <w:rFonts w:ascii="Times New Roman" w:hAnsi="Times New Roman" w:cs="Times New Roman"/>
        </w:rPr>
        <w:t>​</w:t>
      </w:r>
      <w:r w:rsidRPr="0015125B">
        <w:rPr>
          <w:b/>
          <w:bCs/>
        </w:rPr>
        <w:t>进入中断服务函数</w:t>
      </w:r>
      <w:r w:rsidRPr="0015125B">
        <w:t>。</w:t>
      </w:r>
    </w:p>
    <w:p w14:paraId="2CC107DB" w14:textId="77777777" w:rsidR="0015125B" w:rsidRPr="0015125B" w:rsidRDefault="0015125B">
      <w:pPr>
        <w:numPr>
          <w:ilvl w:val="0"/>
          <w:numId w:val="482"/>
        </w:numPr>
      </w:pPr>
      <w:r w:rsidRPr="0015125B">
        <w:rPr>
          <w:rFonts w:ascii="Times New Roman" w:hAnsi="Times New Roman" w:cs="Times New Roman"/>
        </w:rPr>
        <w:t>​</w:t>
      </w:r>
      <w:r w:rsidRPr="0015125B">
        <w:rPr>
          <w:b/>
          <w:bCs/>
        </w:rPr>
        <w:t>检查中断源</w:t>
      </w:r>
      <w:r w:rsidRPr="0015125B">
        <w:rPr>
          <w:rFonts w:ascii="Times New Roman" w:hAnsi="Times New Roman" w:cs="Times New Roman"/>
        </w:rPr>
        <w:t>​</w:t>
      </w:r>
      <w:r w:rsidRPr="0015125B">
        <w:t xml:space="preserve">：使用 </w:t>
      </w:r>
      <w:proofErr w:type="spellStart"/>
      <w:r w:rsidRPr="0015125B">
        <w:t>ADC_GetITStatus</w:t>
      </w:r>
      <w:proofErr w:type="spellEnd"/>
      <w:r w:rsidRPr="0015125B">
        <w:t>(</w:t>
      </w:r>
      <w:proofErr w:type="spellStart"/>
      <w:r w:rsidRPr="0015125B">
        <w:t>ADCx</w:t>
      </w:r>
      <w:proofErr w:type="spellEnd"/>
      <w:r w:rsidRPr="0015125B">
        <w:t>, ADC_IT)判断具体是哪个中断源触发了中断。</w:t>
      </w:r>
    </w:p>
    <w:p w14:paraId="04572D09" w14:textId="77777777" w:rsidR="0015125B" w:rsidRPr="0015125B" w:rsidRDefault="0015125B">
      <w:pPr>
        <w:numPr>
          <w:ilvl w:val="0"/>
          <w:numId w:val="482"/>
        </w:numPr>
      </w:pPr>
      <w:r w:rsidRPr="0015125B">
        <w:rPr>
          <w:rFonts w:ascii="Times New Roman" w:hAnsi="Times New Roman" w:cs="Times New Roman"/>
        </w:rPr>
        <w:t>​</w:t>
      </w:r>
      <w:r w:rsidRPr="0015125B">
        <w:rPr>
          <w:b/>
          <w:bCs/>
        </w:rPr>
        <w:t>处理中断事件</w:t>
      </w:r>
      <w:r w:rsidRPr="0015125B">
        <w:rPr>
          <w:rFonts w:ascii="Times New Roman" w:hAnsi="Times New Roman" w:cs="Times New Roman"/>
        </w:rPr>
        <w:t>​</w:t>
      </w:r>
      <w:r w:rsidRPr="0015125B">
        <w:t>：例如读取转换结果、处理电压超限报警等。</w:t>
      </w:r>
    </w:p>
    <w:p w14:paraId="1F6768E5" w14:textId="77777777" w:rsidR="0015125B" w:rsidRPr="0015125B" w:rsidRDefault="0015125B">
      <w:pPr>
        <w:numPr>
          <w:ilvl w:val="0"/>
          <w:numId w:val="482"/>
        </w:numPr>
      </w:pPr>
      <w:r w:rsidRPr="0015125B">
        <w:rPr>
          <w:rFonts w:ascii="Times New Roman" w:hAnsi="Times New Roman" w:cs="Times New Roman"/>
        </w:rPr>
        <w:t>​</w:t>
      </w:r>
      <w:r w:rsidRPr="0015125B">
        <w:rPr>
          <w:b/>
          <w:bCs/>
        </w:rPr>
        <w:t>清除中断挂起位</w:t>
      </w:r>
      <w:r w:rsidRPr="0015125B">
        <w:rPr>
          <w:rFonts w:ascii="Times New Roman" w:hAnsi="Times New Roman" w:cs="Times New Roman"/>
        </w:rPr>
        <w:t>​</w:t>
      </w:r>
      <w:r w:rsidRPr="0015125B">
        <w:t>：</w:t>
      </w:r>
      <w:r w:rsidRPr="0015125B">
        <w:rPr>
          <w:rFonts w:ascii="Times New Roman" w:hAnsi="Times New Roman" w:cs="Times New Roman"/>
        </w:rPr>
        <w:t>​</w:t>
      </w:r>
      <w:r w:rsidRPr="0015125B">
        <w:rPr>
          <w:b/>
          <w:bCs/>
        </w:rPr>
        <w:t xml:space="preserve">调用 </w:t>
      </w:r>
      <w:proofErr w:type="spellStart"/>
      <w:r w:rsidRPr="0015125B">
        <w:rPr>
          <w:b/>
          <w:bCs/>
        </w:rPr>
        <w:t>ADC_ClearITPendingBit</w:t>
      </w:r>
      <w:proofErr w:type="spellEnd"/>
      <w:r w:rsidRPr="0015125B">
        <w:rPr>
          <w:b/>
          <w:bCs/>
        </w:rPr>
        <w:t>(</w:t>
      </w:r>
      <w:proofErr w:type="spellStart"/>
      <w:r w:rsidRPr="0015125B">
        <w:rPr>
          <w:b/>
          <w:bCs/>
        </w:rPr>
        <w:t>ADCx</w:t>
      </w:r>
      <w:proofErr w:type="spellEnd"/>
      <w:r w:rsidRPr="0015125B">
        <w:rPr>
          <w:b/>
          <w:bCs/>
        </w:rPr>
        <w:t>, ADC_IT)</w:t>
      </w:r>
      <w:r w:rsidRPr="0015125B">
        <w:t>，告知系统该中断已处理完毕。</w:t>
      </w:r>
    </w:p>
    <w:p w14:paraId="5D2FDCA0" w14:textId="77777777" w:rsidR="0015125B" w:rsidRPr="0015125B" w:rsidRDefault="0015125B" w:rsidP="0015125B">
      <w:r w:rsidRPr="0015125B">
        <w:t>以下是示例代码片段，演示了在规则通道转换结束中断服务函数中如何使用它：</w:t>
      </w:r>
    </w:p>
    <w:p w14:paraId="102FD240" w14:textId="77777777" w:rsidR="0015125B" w:rsidRPr="0015125B" w:rsidRDefault="0015125B" w:rsidP="0015125B">
      <w:r w:rsidRPr="0015125B">
        <w:t xml:space="preserve">void </w:t>
      </w:r>
      <w:proofErr w:type="spellStart"/>
      <w:r w:rsidRPr="0015125B">
        <w:t>ADC_IRQHandler</w:t>
      </w:r>
      <w:proofErr w:type="spellEnd"/>
      <w:r w:rsidRPr="0015125B">
        <w:t>(</w:t>
      </w:r>
      <w:proofErr w:type="gramStart"/>
      <w:r w:rsidRPr="0015125B">
        <w:t>void) {</w:t>
      </w:r>
      <w:proofErr w:type="gramEnd"/>
    </w:p>
    <w:p w14:paraId="15A198DA" w14:textId="77777777" w:rsidR="0015125B" w:rsidRPr="0015125B" w:rsidRDefault="0015125B" w:rsidP="0015125B">
      <w:r w:rsidRPr="0015125B">
        <w:t xml:space="preserve">    // 检查是否是规则通道转换结束中断</w:t>
      </w:r>
    </w:p>
    <w:p w14:paraId="73718E20" w14:textId="77777777" w:rsidR="0015125B" w:rsidRPr="0015125B" w:rsidRDefault="0015125B" w:rsidP="0015125B">
      <w:r w:rsidRPr="0015125B">
        <w:t xml:space="preserve">    if (ADC_</w:t>
      </w:r>
      <w:proofErr w:type="gramStart"/>
      <w:r w:rsidRPr="0015125B">
        <w:t>GetITStatus(</w:t>
      </w:r>
      <w:proofErr w:type="gramEnd"/>
      <w:r w:rsidRPr="0015125B">
        <w:t>ADC1, ADC_IT_EOC) == SET) {</w:t>
      </w:r>
    </w:p>
    <w:p w14:paraId="666664E6" w14:textId="77777777" w:rsidR="0015125B" w:rsidRPr="0015125B" w:rsidRDefault="0015125B" w:rsidP="0015125B">
      <w:r w:rsidRPr="0015125B">
        <w:t xml:space="preserve">        // 1. 读取转换结果</w:t>
      </w:r>
    </w:p>
    <w:p w14:paraId="0139AE64" w14:textId="77777777" w:rsidR="0015125B" w:rsidRPr="0015125B" w:rsidRDefault="0015125B" w:rsidP="0015125B">
      <w:r w:rsidRPr="0015125B">
        <w:lastRenderedPageBreak/>
        <w:t xml:space="preserve">        uint16_t </w:t>
      </w:r>
      <w:proofErr w:type="spellStart"/>
      <w:r w:rsidRPr="0015125B">
        <w:t>adcValue</w:t>
      </w:r>
      <w:proofErr w:type="spellEnd"/>
      <w:r w:rsidRPr="0015125B">
        <w:t xml:space="preserve"> = </w:t>
      </w:r>
      <w:proofErr w:type="spellStart"/>
      <w:r w:rsidRPr="0015125B">
        <w:t>ADC_</w:t>
      </w:r>
      <w:proofErr w:type="gramStart"/>
      <w:r w:rsidRPr="0015125B">
        <w:t>GetConversionValue</w:t>
      </w:r>
      <w:proofErr w:type="spellEnd"/>
      <w:r w:rsidRPr="0015125B">
        <w:t>(</w:t>
      </w:r>
      <w:proofErr w:type="gramEnd"/>
      <w:r w:rsidRPr="0015125B">
        <w:t>ADC1);</w:t>
      </w:r>
    </w:p>
    <w:p w14:paraId="1CE3D5D9" w14:textId="77777777" w:rsidR="0015125B" w:rsidRPr="0015125B" w:rsidRDefault="0015125B" w:rsidP="0015125B"/>
    <w:p w14:paraId="6B8F9D0E" w14:textId="77777777" w:rsidR="0015125B" w:rsidRPr="0015125B" w:rsidRDefault="0015125B" w:rsidP="0015125B">
      <w:r w:rsidRPr="0015125B">
        <w:t xml:space="preserve">        // ... (这里可以添加处理转换结果的代码)</w:t>
      </w:r>
    </w:p>
    <w:p w14:paraId="7F890267" w14:textId="77777777" w:rsidR="0015125B" w:rsidRPr="0015125B" w:rsidRDefault="0015125B" w:rsidP="0015125B"/>
    <w:p w14:paraId="462E299F" w14:textId="77777777" w:rsidR="0015125B" w:rsidRPr="0015125B" w:rsidRDefault="0015125B" w:rsidP="0015125B">
      <w:r w:rsidRPr="0015125B">
        <w:t xml:space="preserve">        // 2. 清除规则通道转换结束的中断挂起位</w:t>
      </w:r>
    </w:p>
    <w:p w14:paraId="73FF8A81" w14:textId="77777777" w:rsidR="0015125B" w:rsidRPr="0015125B" w:rsidRDefault="0015125B" w:rsidP="0015125B">
      <w:r w:rsidRPr="0015125B">
        <w:t xml:space="preserve">        </w:t>
      </w:r>
      <w:proofErr w:type="spellStart"/>
      <w:r w:rsidRPr="0015125B">
        <w:t>ADC_</w:t>
      </w:r>
      <w:proofErr w:type="gramStart"/>
      <w:r w:rsidRPr="0015125B">
        <w:t>ClearITPendingBit</w:t>
      </w:r>
      <w:proofErr w:type="spellEnd"/>
      <w:r w:rsidRPr="0015125B">
        <w:t>(</w:t>
      </w:r>
      <w:proofErr w:type="gramEnd"/>
      <w:r w:rsidRPr="0015125B">
        <w:t xml:space="preserve">ADC1, ADC_IT_EOC); // </w:t>
      </w:r>
    </w:p>
    <w:p w14:paraId="2D717D96" w14:textId="77777777" w:rsidR="0015125B" w:rsidRPr="0015125B" w:rsidRDefault="0015125B" w:rsidP="0015125B">
      <w:r w:rsidRPr="0015125B">
        <w:t xml:space="preserve">    }</w:t>
      </w:r>
    </w:p>
    <w:p w14:paraId="75EBADBE" w14:textId="77777777" w:rsidR="0015125B" w:rsidRPr="0015125B" w:rsidRDefault="0015125B" w:rsidP="0015125B"/>
    <w:p w14:paraId="6D755273" w14:textId="77777777" w:rsidR="0015125B" w:rsidRPr="0015125B" w:rsidRDefault="0015125B" w:rsidP="0015125B">
      <w:r w:rsidRPr="0015125B">
        <w:t xml:space="preserve">    // 可以继续检查其他中断源，例如模拟看门狗中断</w:t>
      </w:r>
    </w:p>
    <w:p w14:paraId="48E8EC81" w14:textId="77777777" w:rsidR="0015125B" w:rsidRPr="0015125B" w:rsidRDefault="0015125B" w:rsidP="0015125B">
      <w:r w:rsidRPr="0015125B">
        <w:t xml:space="preserve">    if (ADC_</w:t>
      </w:r>
      <w:proofErr w:type="gramStart"/>
      <w:r w:rsidRPr="0015125B">
        <w:t>GetITStatus(</w:t>
      </w:r>
      <w:proofErr w:type="gramEnd"/>
      <w:r w:rsidRPr="0015125B">
        <w:t>ADC1, ADC_IT_AWD) == SET) {</w:t>
      </w:r>
    </w:p>
    <w:p w14:paraId="2AC5EBE7" w14:textId="77777777" w:rsidR="0015125B" w:rsidRPr="0015125B" w:rsidRDefault="0015125B" w:rsidP="0015125B">
      <w:r w:rsidRPr="0015125B">
        <w:t xml:space="preserve">        // 处理模拟看门狗事件（如电压超限）</w:t>
      </w:r>
    </w:p>
    <w:p w14:paraId="05F7CAFF" w14:textId="77777777" w:rsidR="0015125B" w:rsidRPr="0015125B" w:rsidRDefault="0015125B" w:rsidP="0015125B"/>
    <w:p w14:paraId="0E335675" w14:textId="77777777" w:rsidR="0015125B" w:rsidRPr="0015125B" w:rsidRDefault="0015125B" w:rsidP="0015125B">
      <w:r w:rsidRPr="0015125B">
        <w:t xml:space="preserve">        // 清除模拟看门狗的中断挂起位</w:t>
      </w:r>
    </w:p>
    <w:p w14:paraId="6288745C" w14:textId="77777777" w:rsidR="0015125B" w:rsidRPr="0015125B" w:rsidRDefault="0015125B" w:rsidP="0015125B">
      <w:r w:rsidRPr="0015125B">
        <w:t xml:space="preserve">        </w:t>
      </w:r>
      <w:proofErr w:type="spellStart"/>
      <w:r w:rsidRPr="0015125B">
        <w:t>ADC_</w:t>
      </w:r>
      <w:proofErr w:type="gramStart"/>
      <w:r w:rsidRPr="0015125B">
        <w:t>ClearITPendingBit</w:t>
      </w:r>
      <w:proofErr w:type="spellEnd"/>
      <w:r w:rsidRPr="0015125B">
        <w:t>(</w:t>
      </w:r>
      <w:proofErr w:type="gramEnd"/>
      <w:r w:rsidRPr="0015125B">
        <w:t>ADC1, ADC_IT_AWD);</w:t>
      </w:r>
    </w:p>
    <w:p w14:paraId="27E4CD8F" w14:textId="77777777" w:rsidR="0015125B" w:rsidRPr="0015125B" w:rsidRDefault="0015125B" w:rsidP="0015125B">
      <w:r w:rsidRPr="0015125B">
        <w:t xml:space="preserve">    }</w:t>
      </w:r>
    </w:p>
    <w:p w14:paraId="0FAE9C27" w14:textId="77777777" w:rsidR="0015125B" w:rsidRPr="0015125B" w:rsidRDefault="0015125B" w:rsidP="0015125B">
      <w:r w:rsidRPr="0015125B">
        <w:t>}</w:t>
      </w:r>
    </w:p>
    <w:p w14:paraId="38A9364C" w14:textId="77777777" w:rsidR="0015125B" w:rsidRPr="0015125B" w:rsidRDefault="0015125B" w:rsidP="0015125B">
      <w:pPr>
        <w:pStyle w:val="3"/>
      </w:pPr>
      <w:r w:rsidRPr="0015125B">
        <w:rPr>
          <w:rFonts w:ascii="Segoe UI Emoji" w:hAnsi="Segoe UI Emoji" w:cs="Segoe UI Emoji"/>
        </w:rPr>
        <w:t>⚠️</w:t>
      </w:r>
      <w:r w:rsidRPr="0015125B">
        <w:t xml:space="preserve"> 重要注意事项 </w:t>
      </w:r>
    </w:p>
    <w:p w14:paraId="4E94C8F1" w14:textId="77777777" w:rsidR="0015125B" w:rsidRPr="0015125B" w:rsidRDefault="0015125B">
      <w:pPr>
        <w:numPr>
          <w:ilvl w:val="0"/>
          <w:numId w:val="483"/>
        </w:numPr>
      </w:pPr>
      <w:r w:rsidRPr="0015125B">
        <w:rPr>
          <w:rFonts w:ascii="Times New Roman" w:hAnsi="Times New Roman" w:cs="Times New Roman"/>
        </w:rPr>
        <w:t>​</w:t>
      </w:r>
      <w:r w:rsidRPr="0015125B">
        <w:rPr>
          <w:b/>
          <w:bCs/>
        </w:rPr>
        <w:t>必要性</w:t>
      </w:r>
      <w:r w:rsidRPr="0015125B">
        <w:rPr>
          <w:rFonts w:ascii="Times New Roman" w:hAnsi="Times New Roman" w:cs="Times New Roman"/>
        </w:rPr>
        <w:t>​</w:t>
      </w:r>
      <w:r w:rsidRPr="0015125B">
        <w:t>：在中断服务函数中</w:t>
      </w:r>
      <w:r w:rsidRPr="0015125B">
        <w:rPr>
          <w:b/>
          <w:bCs/>
        </w:rPr>
        <w:t>必须</w:t>
      </w:r>
      <w:r w:rsidRPr="0015125B">
        <w:t>清除相应的中断挂起位。否则，退出中断后，挂起位依然有效，会导致中断连续不断地触发，造成程序卡死在中断中的严重后果。</w:t>
      </w:r>
    </w:p>
    <w:p w14:paraId="3CED9C65" w14:textId="77777777" w:rsidR="0015125B" w:rsidRPr="0015125B" w:rsidRDefault="0015125B">
      <w:pPr>
        <w:numPr>
          <w:ilvl w:val="0"/>
          <w:numId w:val="483"/>
        </w:numPr>
      </w:pPr>
      <w:r w:rsidRPr="0015125B">
        <w:rPr>
          <w:rFonts w:ascii="Times New Roman" w:hAnsi="Times New Roman" w:cs="Times New Roman"/>
        </w:rPr>
        <w:t>​</w:t>
      </w:r>
      <w:r w:rsidRPr="0015125B">
        <w:rPr>
          <w:b/>
          <w:bCs/>
        </w:rPr>
        <w:t>清除时机</w:t>
      </w:r>
      <w:r w:rsidRPr="0015125B">
        <w:rPr>
          <w:rFonts w:ascii="Times New Roman" w:hAnsi="Times New Roman" w:cs="Times New Roman"/>
        </w:rPr>
        <w:t>​</w:t>
      </w:r>
      <w:r w:rsidRPr="0015125B">
        <w:t>：通常在完成该中断事件的所有处理操作之后，再清除中断挂起位。</w:t>
      </w:r>
    </w:p>
    <w:p w14:paraId="0295962D" w14:textId="77777777" w:rsidR="0015125B" w:rsidRPr="0015125B" w:rsidRDefault="0015125B">
      <w:pPr>
        <w:numPr>
          <w:ilvl w:val="0"/>
          <w:numId w:val="483"/>
        </w:numPr>
      </w:pPr>
      <w:r w:rsidRPr="0015125B">
        <w:rPr>
          <w:rFonts w:ascii="Times New Roman" w:hAnsi="Times New Roman" w:cs="Times New Roman"/>
        </w:rPr>
        <w:t>​</w:t>
      </w:r>
      <w:r w:rsidRPr="0015125B">
        <w:rPr>
          <w:b/>
          <w:bCs/>
        </w:rPr>
        <w:t xml:space="preserve">与 </w:t>
      </w:r>
      <w:proofErr w:type="spellStart"/>
      <w:r w:rsidRPr="0015125B">
        <w:rPr>
          <w:b/>
          <w:bCs/>
        </w:rPr>
        <w:t>ADC_ClearFlag</w:t>
      </w:r>
      <w:proofErr w:type="spellEnd"/>
      <w:r w:rsidRPr="0015125B">
        <w:rPr>
          <w:b/>
          <w:bCs/>
        </w:rPr>
        <w:t>的区别</w:t>
      </w:r>
      <w:r w:rsidRPr="0015125B">
        <w:rPr>
          <w:rFonts w:ascii="Times New Roman" w:hAnsi="Times New Roman" w:cs="Times New Roman"/>
        </w:rPr>
        <w:t>​</w:t>
      </w:r>
      <w:r w:rsidRPr="0015125B">
        <w:t>：</w:t>
      </w:r>
    </w:p>
    <w:p w14:paraId="3FAEFAC3" w14:textId="77777777" w:rsidR="0015125B" w:rsidRPr="0015125B" w:rsidRDefault="0015125B">
      <w:pPr>
        <w:numPr>
          <w:ilvl w:val="1"/>
          <w:numId w:val="483"/>
        </w:numPr>
      </w:pPr>
      <w:proofErr w:type="spellStart"/>
      <w:r w:rsidRPr="0015125B">
        <w:t>ADC_ClearITPendingBit</w:t>
      </w:r>
      <w:proofErr w:type="spellEnd"/>
      <w:r w:rsidRPr="0015125B">
        <w:t>：清除的是</w:t>
      </w:r>
      <w:r w:rsidRPr="0015125B">
        <w:rPr>
          <w:b/>
          <w:bCs/>
        </w:rPr>
        <w:t>中断挂起位</w:t>
      </w:r>
      <w:r w:rsidRPr="0015125B">
        <w:t>，目的是告诉NVIC（嵌套向量中断控制器）该中断请求已被响应。</w:t>
      </w:r>
    </w:p>
    <w:p w14:paraId="36D6F072" w14:textId="77777777" w:rsidR="0015125B" w:rsidRPr="0015125B" w:rsidRDefault="0015125B">
      <w:pPr>
        <w:numPr>
          <w:ilvl w:val="1"/>
          <w:numId w:val="483"/>
        </w:numPr>
      </w:pPr>
      <w:proofErr w:type="spellStart"/>
      <w:r w:rsidRPr="0015125B">
        <w:t>ADC_ClearFlag</w:t>
      </w:r>
      <w:proofErr w:type="spellEnd"/>
      <w:r w:rsidRPr="0015125B">
        <w:t>：清除的是</w:t>
      </w:r>
      <w:r w:rsidRPr="0015125B">
        <w:rPr>
          <w:b/>
          <w:bCs/>
        </w:rPr>
        <w:t>状态标志位</w:t>
      </w:r>
      <w:r w:rsidRPr="0015125B">
        <w:rPr>
          <w:rFonts w:ascii="Times New Roman" w:hAnsi="Times New Roman" w:cs="Times New Roman"/>
        </w:rPr>
        <w:t>​</w:t>
      </w:r>
      <w:r w:rsidRPr="0015125B">
        <w:t>（在ADC状态寄存器SR中），表示软件已知晓该事件的发生。</w:t>
      </w:r>
    </w:p>
    <w:p w14:paraId="6ED31B94" w14:textId="77777777" w:rsidR="0015125B" w:rsidRPr="0015125B" w:rsidRDefault="0015125B">
      <w:pPr>
        <w:numPr>
          <w:ilvl w:val="1"/>
          <w:numId w:val="483"/>
        </w:numPr>
      </w:pPr>
      <w:r w:rsidRPr="0015125B">
        <w:t>在中断服务程序中，通常</w:t>
      </w:r>
      <w:r w:rsidRPr="0015125B">
        <w:rPr>
          <w:b/>
          <w:bCs/>
        </w:rPr>
        <w:t>两者都需要调用</w:t>
      </w:r>
      <w:r w:rsidRPr="0015125B">
        <w:t xml:space="preserve">，以确保完全清除中断状态。正确的顺序是：先处理事件，再调用 </w:t>
      </w:r>
      <w:proofErr w:type="spellStart"/>
      <w:r w:rsidRPr="0015125B">
        <w:t>ADC_ClearITPendingBit</w:t>
      </w:r>
      <w:proofErr w:type="spellEnd"/>
      <w:r w:rsidRPr="0015125B">
        <w:t>清除中断</w:t>
      </w:r>
      <w:r w:rsidRPr="0015125B">
        <w:lastRenderedPageBreak/>
        <w:t xml:space="preserve">挂起位，最后可根据需要调用 </w:t>
      </w:r>
      <w:proofErr w:type="spellStart"/>
      <w:r w:rsidRPr="0015125B">
        <w:t>ADC_ClearFlag</w:t>
      </w:r>
      <w:proofErr w:type="spellEnd"/>
      <w:r w:rsidRPr="0015125B">
        <w:t>清除状态标志位。</w:t>
      </w:r>
    </w:p>
    <w:p w14:paraId="33D5F8A0" w14:textId="77777777" w:rsidR="0015125B" w:rsidRPr="0015125B" w:rsidRDefault="0015125B" w:rsidP="0015125B">
      <w:pPr>
        <w:pStyle w:val="3"/>
      </w:pPr>
      <w:r w:rsidRPr="0015125B">
        <w:rPr>
          <w:rFonts w:ascii="Segoe UI Emoji" w:hAnsi="Segoe UI Emoji" w:cs="Segoe UI Emoji"/>
        </w:rPr>
        <w:t>💎</w:t>
      </w:r>
      <w:r w:rsidRPr="0015125B">
        <w:t xml:space="preserve"> 总结 </w:t>
      </w:r>
    </w:p>
    <w:p w14:paraId="32AFCF58" w14:textId="77777777" w:rsidR="0015125B" w:rsidRPr="0015125B" w:rsidRDefault="0015125B" w:rsidP="0015125B">
      <w:proofErr w:type="spellStart"/>
      <w:r w:rsidRPr="0015125B">
        <w:t>ADC_ClearITPendingBit</w:t>
      </w:r>
      <w:proofErr w:type="spellEnd"/>
      <w:r w:rsidRPr="0015125B">
        <w:t>是STM32 ADC中断编程中不可或缺的函数，它就像中断处理流程的“收官之笔”，确保了中断机制能够稳定、有序地运行。</w:t>
      </w:r>
    </w:p>
    <w:p w14:paraId="1DB225CF" w14:textId="77777777" w:rsidR="0015125B" w:rsidRPr="0015125B" w:rsidRDefault="0015125B" w:rsidP="0015125B">
      <w:r w:rsidRPr="0015125B">
        <w:t>希望这个详细的解释能帮助您更好地理解和使用这个函数！如果您对ADC的其他函数或完整的中断配置流程有进一步疑问，我们可以继续探讨。</w:t>
      </w:r>
    </w:p>
    <w:p w14:paraId="40C70209" w14:textId="2E7ACA6E" w:rsidR="0015125B" w:rsidRDefault="008E0B77" w:rsidP="008E0B77">
      <w:pPr>
        <w:pStyle w:val="2"/>
      </w:pPr>
      <w:proofErr w:type="spellStart"/>
      <w:r w:rsidRPr="00307B86">
        <w:t>ADC_GetConversionValue</w:t>
      </w:r>
      <w:proofErr w:type="spellEnd"/>
      <w:r>
        <w:rPr>
          <w:rFonts w:hint="eastAsia"/>
        </w:rPr>
        <w:t>()</w:t>
      </w:r>
      <w:r w:rsidR="00E750B0">
        <w:br/>
      </w:r>
      <w:r w:rsidR="00E750B0" w:rsidRPr="00E750B0">
        <w:t>从指定的ADC外设的数据寄存器（DR）中读取最近一次规则通道转换的结果值</w:t>
      </w:r>
    </w:p>
    <w:p w14:paraId="5B853CE5" w14:textId="77777777" w:rsidR="00E750B0" w:rsidRPr="00E750B0" w:rsidRDefault="00E750B0" w:rsidP="00E750B0">
      <w:pPr>
        <w:pStyle w:val="3"/>
      </w:pPr>
      <w:r w:rsidRPr="00E750B0">
        <w:rPr>
          <w:rFonts w:ascii="Segoe UI Emoji" w:hAnsi="Segoe UI Emoji" w:cs="Segoe UI Emoji"/>
        </w:rPr>
        <w:t>🔍</w:t>
      </w:r>
      <w:r w:rsidRPr="00E750B0">
        <w:t xml:space="preserve"> 函数功能概述 </w:t>
      </w:r>
    </w:p>
    <w:p w14:paraId="217E033F" w14:textId="77777777" w:rsidR="00E750B0" w:rsidRPr="00E750B0" w:rsidRDefault="00E750B0" w:rsidP="00E750B0">
      <w:proofErr w:type="spellStart"/>
      <w:r w:rsidRPr="00E750B0">
        <w:t>ADC_GetConversionValue</w:t>
      </w:r>
      <w:proofErr w:type="spellEnd"/>
      <w:r w:rsidRPr="00E750B0">
        <w:t>()是一个库函数，其主要作用是从指定的ADC外设的</w:t>
      </w:r>
      <w:r w:rsidRPr="00E750B0">
        <w:rPr>
          <w:b/>
          <w:bCs/>
          <w:color w:val="EE0000"/>
        </w:rPr>
        <w:t>数据寄存器（DR）</w:t>
      </w:r>
      <w:r w:rsidRPr="00E750B0">
        <w:t>中读取最近一次规则通道转换的结果值。该函数返回一个</w:t>
      </w:r>
      <w:r w:rsidRPr="00E750B0">
        <w:rPr>
          <w:b/>
          <w:bCs/>
          <w:color w:val="EE0000"/>
        </w:rPr>
        <w:t>12位</w:t>
      </w:r>
      <w:r w:rsidRPr="00E750B0">
        <w:rPr>
          <w:b/>
          <w:bCs/>
        </w:rPr>
        <w:t>的数字量</w:t>
      </w:r>
      <w:r w:rsidRPr="00E750B0">
        <w:rPr>
          <w:rFonts w:ascii="Times New Roman" w:hAnsi="Times New Roman" w:cs="Times New Roman"/>
        </w:rPr>
        <w:t>​</w:t>
      </w:r>
      <w:r w:rsidRPr="00E750B0">
        <w:t>（由于返回值是16位无符号整数，实际有效数据是12位，范围从0到4095），代表输入引脚上的模拟电压值。</w:t>
      </w:r>
    </w:p>
    <w:p w14:paraId="7A4F4A7F" w14:textId="77777777" w:rsidR="00E750B0" w:rsidRPr="00E750B0" w:rsidRDefault="00E750B0" w:rsidP="00E750B0">
      <w:pPr>
        <w:pStyle w:val="3"/>
      </w:pPr>
      <w:r w:rsidRPr="00E750B0">
        <w:rPr>
          <w:rFonts w:ascii="Segoe UI Emoji" w:hAnsi="Segoe UI Emoji" w:cs="Segoe UI Emoji"/>
        </w:rPr>
        <w:t>📜</w:t>
      </w:r>
      <w:r w:rsidRPr="00E750B0">
        <w:t xml:space="preserve"> 函数原型与参数 </w:t>
      </w:r>
    </w:p>
    <w:p w14:paraId="4EE9D655" w14:textId="77777777" w:rsidR="00E750B0" w:rsidRPr="00E750B0" w:rsidRDefault="00E750B0" w:rsidP="00E750B0">
      <w:r w:rsidRPr="00E750B0">
        <w:t>函数的原型定义通常如下：</w:t>
      </w:r>
    </w:p>
    <w:p w14:paraId="7BD05FCE" w14:textId="77777777" w:rsidR="00E750B0" w:rsidRPr="00E750B0" w:rsidRDefault="00E750B0" w:rsidP="00E750B0">
      <w:r w:rsidRPr="00E750B0">
        <w:t xml:space="preserve">uint16_t </w:t>
      </w:r>
      <w:proofErr w:type="spellStart"/>
      <w:r w:rsidRPr="00E750B0">
        <w:t>ADC_</w:t>
      </w:r>
      <w:proofErr w:type="gramStart"/>
      <w:r w:rsidRPr="00E750B0">
        <w:t>GetConversionValue</w:t>
      </w:r>
      <w:proofErr w:type="spellEnd"/>
      <w:r w:rsidRPr="00E750B0">
        <w:t>(</w:t>
      </w:r>
      <w:proofErr w:type="spellStart"/>
      <w:proofErr w:type="gramEnd"/>
      <w:r w:rsidRPr="00E750B0">
        <w:t>ADC_TypeDef</w:t>
      </w:r>
      <w:proofErr w:type="spellEnd"/>
      <w:r w:rsidRPr="00E750B0">
        <w:t xml:space="preserve">* </w:t>
      </w:r>
      <w:proofErr w:type="spellStart"/>
      <w:r w:rsidRPr="00E750B0">
        <w:t>ADCx</w:t>
      </w:r>
      <w:proofErr w:type="spellEnd"/>
      <w:r w:rsidRPr="00E750B0">
        <w:t>)</w:t>
      </w:r>
    </w:p>
    <w:p w14:paraId="03F85561" w14:textId="77777777" w:rsidR="00E750B0" w:rsidRPr="00E750B0" w:rsidRDefault="00E750B0">
      <w:pPr>
        <w:numPr>
          <w:ilvl w:val="0"/>
          <w:numId w:val="489"/>
        </w:numPr>
      </w:pPr>
      <w:r w:rsidRPr="00E750B0">
        <w:rPr>
          <w:rFonts w:ascii="Times New Roman" w:hAnsi="Times New Roman" w:cs="Times New Roman"/>
        </w:rPr>
        <w:t>​</w:t>
      </w:r>
      <w:r w:rsidRPr="00E750B0">
        <w:rPr>
          <w:b/>
          <w:bCs/>
        </w:rPr>
        <w:t>参数</w:t>
      </w:r>
      <w:r w:rsidRPr="00E750B0">
        <w:rPr>
          <w:rFonts w:ascii="Times New Roman" w:hAnsi="Times New Roman" w:cs="Times New Roman"/>
        </w:rPr>
        <w:t>​</w:t>
      </w:r>
      <w:r w:rsidRPr="00E750B0">
        <w:t xml:space="preserve"> </w:t>
      </w:r>
      <w:proofErr w:type="spellStart"/>
      <w:r w:rsidRPr="00E750B0">
        <w:t>ADCx</w:t>
      </w:r>
      <w:proofErr w:type="spellEnd"/>
      <w:r w:rsidRPr="00E750B0">
        <w:t>：用于指定要读取哪个ADC外设的数据，例如 ADC1, ADC2或 ADC3。</w:t>
      </w:r>
    </w:p>
    <w:p w14:paraId="68F0214F" w14:textId="77777777" w:rsidR="00E750B0" w:rsidRPr="00E750B0" w:rsidRDefault="00E750B0">
      <w:pPr>
        <w:numPr>
          <w:ilvl w:val="0"/>
          <w:numId w:val="489"/>
        </w:numPr>
      </w:pPr>
      <w:r w:rsidRPr="00E750B0">
        <w:rPr>
          <w:rFonts w:ascii="Times New Roman" w:hAnsi="Times New Roman" w:cs="Times New Roman"/>
        </w:rPr>
        <w:t>​</w:t>
      </w:r>
      <w:r w:rsidRPr="00E750B0">
        <w:rPr>
          <w:b/>
          <w:bCs/>
        </w:rPr>
        <w:t>返回值</w:t>
      </w:r>
      <w:r w:rsidRPr="00E750B0">
        <w:rPr>
          <w:rFonts w:ascii="Times New Roman" w:hAnsi="Times New Roman" w:cs="Times New Roman"/>
        </w:rPr>
        <w:t>​</w:t>
      </w:r>
      <w:r w:rsidRPr="00E750B0">
        <w:t xml:space="preserve"> uint16_t：返回最近一次ADC规则通道转换的结果。</w:t>
      </w:r>
    </w:p>
    <w:p w14:paraId="5F3AC0F1" w14:textId="77777777" w:rsidR="00E750B0" w:rsidRPr="00E750B0" w:rsidRDefault="00E750B0" w:rsidP="00E750B0">
      <w:pPr>
        <w:pStyle w:val="3"/>
      </w:pPr>
      <w:r w:rsidRPr="00E750B0">
        <w:rPr>
          <w:rFonts w:ascii="Segoe UI Emoji" w:hAnsi="Segoe UI Emoji" w:cs="Segoe UI Emoji"/>
        </w:rPr>
        <w:t>⚙️</w:t>
      </w:r>
      <w:r w:rsidRPr="00E750B0">
        <w:t xml:space="preserve"> 使用上下文与流程 </w:t>
      </w:r>
    </w:p>
    <w:p w14:paraId="6C08D74F" w14:textId="77777777" w:rsidR="00E750B0" w:rsidRPr="00E750B0" w:rsidRDefault="00E750B0" w:rsidP="00E750B0">
      <w:proofErr w:type="spellStart"/>
      <w:r w:rsidRPr="00E750B0">
        <w:t>ADC_GetConversionValue</w:t>
      </w:r>
      <w:proofErr w:type="spellEnd"/>
      <w:r w:rsidRPr="00E750B0">
        <w:t>()通常在一个完整的ADC转换流程的最后一步被调用。基本的使用流程如下：</w:t>
      </w:r>
    </w:p>
    <w:p w14:paraId="2A38D1E9" w14:textId="77777777" w:rsidR="00E750B0" w:rsidRPr="00E750B0" w:rsidRDefault="00E750B0">
      <w:pPr>
        <w:numPr>
          <w:ilvl w:val="0"/>
          <w:numId w:val="490"/>
        </w:numPr>
      </w:pPr>
      <w:r w:rsidRPr="00E750B0">
        <w:rPr>
          <w:rFonts w:ascii="Times New Roman" w:hAnsi="Times New Roman" w:cs="Times New Roman"/>
        </w:rPr>
        <w:t>​</w:t>
      </w:r>
      <w:r w:rsidRPr="00E750B0">
        <w:rPr>
          <w:b/>
          <w:bCs/>
        </w:rPr>
        <w:t>配置ADC</w:t>
      </w:r>
      <w:r w:rsidRPr="00E750B0">
        <w:rPr>
          <w:rFonts w:ascii="Times New Roman" w:hAnsi="Times New Roman" w:cs="Times New Roman"/>
        </w:rPr>
        <w:t>​</w:t>
      </w:r>
      <w:r w:rsidRPr="00E750B0">
        <w:t>：初始化ADC的时钟、工作模式（独立模式）、转换模式（单次或连续）、触发源（软件或外部触发）、数据对齐方式（通常为右对齐）以及采样时间等。</w:t>
      </w:r>
    </w:p>
    <w:p w14:paraId="60D993CF" w14:textId="77777777" w:rsidR="00E750B0" w:rsidRPr="00E750B0" w:rsidRDefault="00E750B0">
      <w:pPr>
        <w:numPr>
          <w:ilvl w:val="0"/>
          <w:numId w:val="490"/>
        </w:numPr>
      </w:pPr>
      <w:r w:rsidRPr="00E750B0">
        <w:rPr>
          <w:rFonts w:ascii="Times New Roman" w:hAnsi="Times New Roman" w:cs="Times New Roman"/>
        </w:rPr>
        <w:t>​</w:t>
      </w:r>
      <w:r w:rsidRPr="00E750B0">
        <w:rPr>
          <w:b/>
          <w:bCs/>
        </w:rPr>
        <w:t>配置GPIO</w:t>
      </w:r>
      <w:r w:rsidRPr="00E750B0">
        <w:rPr>
          <w:rFonts w:ascii="Times New Roman" w:hAnsi="Times New Roman" w:cs="Times New Roman"/>
        </w:rPr>
        <w:t>​</w:t>
      </w:r>
      <w:r w:rsidRPr="00E750B0">
        <w:t>：将用于ADC输入的GPIO引脚设置为模拟输入模式</w:t>
      </w:r>
      <w:r w:rsidRPr="00E750B0">
        <w:lastRenderedPageBreak/>
        <w:t>（</w:t>
      </w:r>
      <w:proofErr w:type="spellStart"/>
      <w:r w:rsidRPr="00E750B0">
        <w:t>GPIO_Mode_AIN</w:t>
      </w:r>
      <w:proofErr w:type="spellEnd"/>
      <w:r w:rsidRPr="00E750B0">
        <w:t>）。</w:t>
      </w:r>
    </w:p>
    <w:p w14:paraId="160866EF" w14:textId="77777777" w:rsidR="00E750B0" w:rsidRPr="00E750B0" w:rsidRDefault="00E750B0">
      <w:pPr>
        <w:numPr>
          <w:ilvl w:val="0"/>
          <w:numId w:val="490"/>
        </w:numPr>
      </w:pPr>
      <w:r w:rsidRPr="00E750B0">
        <w:rPr>
          <w:rFonts w:ascii="Times New Roman" w:hAnsi="Times New Roman" w:cs="Times New Roman"/>
        </w:rPr>
        <w:t>​</w:t>
      </w:r>
      <w:r w:rsidRPr="00E750B0">
        <w:rPr>
          <w:b/>
          <w:bCs/>
        </w:rPr>
        <w:t>启动转换</w:t>
      </w:r>
      <w:r w:rsidRPr="00E750B0">
        <w:rPr>
          <w:rFonts w:ascii="Times New Roman" w:hAnsi="Times New Roman" w:cs="Times New Roman"/>
        </w:rPr>
        <w:t>​</w:t>
      </w:r>
      <w:r w:rsidRPr="00E750B0">
        <w:t xml:space="preserve">：通过软件或外部事件触发ADC开始转换，例如调用 </w:t>
      </w:r>
      <w:proofErr w:type="spellStart"/>
      <w:r w:rsidRPr="00E750B0">
        <w:t>ADC_SoftwareStartConvCmd</w:t>
      </w:r>
      <w:proofErr w:type="spellEnd"/>
      <w:r w:rsidRPr="00E750B0">
        <w:t>(ADC1, ENABLE)。</w:t>
      </w:r>
    </w:p>
    <w:p w14:paraId="5B61A687" w14:textId="77777777" w:rsidR="00E750B0" w:rsidRPr="00E750B0" w:rsidRDefault="00E750B0">
      <w:pPr>
        <w:numPr>
          <w:ilvl w:val="0"/>
          <w:numId w:val="490"/>
        </w:numPr>
      </w:pPr>
      <w:r w:rsidRPr="00E750B0">
        <w:rPr>
          <w:rFonts w:ascii="Times New Roman" w:hAnsi="Times New Roman" w:cs="Times New Roman"/>
        </w:rPr>
        <w:t>​</w:t>
      </w:r>
      <w:r w:rsidRPr="00E750B0">
        <w:rPr>
          <w:b/>
          <w:bCs/>
        </w:rPr>
        <w:t>等待转换完成</w:t>
      </w:r>
      <w:r w:rsidRPr="00E750B0">
        <w:rPr>
          <w:rFonts w:ascii="Times New Roman" w:hAnsi="Times New Roman" w:cs="Times New Roman"/>
        </w:rPr>
        <w:t>​</w:t>
      </w:r>
      <w:r w:rsidRPr="00E750B0">
        <w:t>：查询转换结束标志位（EOC），确保数据已准备好再读取，例如使用 while(!</w:t>
      </w:r>
      <w:proofErr w:type="spellStart"/>
      <w:r w:rsidRPr="00E750B0">
        <w:t>ADC_GetFlagStatus</w:t>
      </w:r>
      <w:proofErr w:type="spellEnd"/>
      <w:r w:rsidRPr="00E750B0">
        <w:t>(ADC1, ADC_FLAG_EOC));。</w:t>
      </w:r>
    </w:p>
    <w:p w14:paraId="4C3E82BA" w14:textId="77777777" w:rsidR="00E750B0" w:rsidRPr="00E750B0" w:rsidRDefault="00E750B0">
      <w:pPr>
        <w:numPr>
          <w:ilvl w:val="0"/>
          <w:numId w:val="490"/>
        </w:numPr>
      </w:pPr>
      <w:r w:rsidRPr="00E750B0">
        <w:rPr>
          <w:rFonts w:ascii="Times New Roman" w:hAnsi="Times New Roman" w:cs="Times New Roman"/>
        </w:rPr>
        <w:t>​</w:t>
      </w:r>
      <w:r w:rsidRPr="00E750B0">
        <w:rPr>
          <w:b/>
          <w:bCs/>
        </w:rPr>
        <w:t>读取转换值</w:t>
      </w:r>
      <w:r w:rsidRPr="00E750B0">
        <w:rPr>
          <w:rFonts w:ascii="Times New Roman" w:hAnsi="Times New Roman" w:cs="Times New Roman"/>
        </w:rPr>
        <w:t>​</w:t>
      </w:r>
      <w:r w:rsidRPr="00E750B0">
        <w:t xml:space="preserve">：调用 </w:t>
      </w:r>
      <w:proofErr w:type="spellStart"/>
      <w:r w:rsidRPr="00E750B0">
        <w:t>ADC_GetConversionValue</w:t>
      </w:r>
      <w:proofErr w:type="spellEnd"/>
      <w:r w:rsidRPr="00E750B0">
        <w:t>(</w:t>
      </w:r>
      <w:proofErr w:type="spellStart"/>
      <w:r w:rsidRPr="00E750B0">
        <w:t>ADCx</w:t>
      </w:r>
      <w:proofErr w:type="spellEnd"/>
      <w:r w:rsidRPr="00E750B0">
        <w:t>)获取转换结果。</w:t>
      </w:r>
    </w:p>
    <w:p w14:paraId="1529F2D0" w14:textId="77777777" w:rsidR="00E750B0" w:rsidRPr="00E750B0" w:rsidRDefault="00E750B0" w:rsidP="00E750B0">
      <w:pPr>
        <w:pStyle w:val="3"/>
      </w:pPr>
      <w:r w:rsidRPr="00E750B0">
        <w:rPr>
          <w:rFonts w:ascii="Segoe UI Emoji" w:hAnsi="Segoe UI Emoji" w:cs="Segoe UI Emoji"/>
        </w:rPr>
        <w:t>💡</w:t>
      </w:r>
      <w:r w:rsidRPr="00E750B0">
        <w:t xml:space="preserve"> 数据对齐方式的影响 </w:t>
      </w:r>
    </w:p>
    <w:p w14:paraId="0554D5DB" w14:textId="77777777" w:rsidR="00E750B0" w:rsidRPr="00E750B0" w:rsidRDefault="00E750B0" w:rsidP="00E750B0">
      <w:r w:rsidRPr="00E750B0">
        <w:t>STM32的ADC支持</w:t>
      </w:r>
      <w:r w:rsidRPr="00E750B0">
        <w:rPr>
          <w:b/>
          <w:bCs/>
        </w:rPr>
        <w:t>右对齐</w:t>
      </w:r>
      <w:r w:rsidRPr="00E750B0">
        <w:t>和</w:t>
      </w:r>
      <w:r w:rsidRPr="00E750B0">
        <w:rPr>
          <w:b/>
          <w:bCs/>
        </w:rPr>
        <w:t>左对齐</w:t>
      </w:r>
      <w:r w:rsidRPr="00E750B0">
        <w:t>两种数据对齐方式，这会影响转换结果在16位数据寄存器中的位置。</w:t>
      </w:r>
    </w:p>
    <w:p w14:paraId="229CE031" w14:textId="77777777" w:rsidR="00E750B0" w:rsidRPr="00E750B0" w:rsidRDefault="00E750B0">
      <w:pPr>
        <w:numPr>
          <w:ilvl w:val="0"/>
          <w:numId w:val="491"/>
        </w:numPr>
      </w:pPr>
      <w:r w:rsidRPr="00E750B0">
        <w:rPr>
          <w:rFonts w:ascii="Times New Roman" w:hAnsi="Times New Roman" w:cs="Times New Roman"/>
        </w:rPr>
        <w:t>​</w:t>
      </w:r>
      <w:r w:rsidRPr="00E750B0">
        <w:rPr>
          <w:b/>
          <w:bCs/>
        </w:rPr>
        <w:t>右对齐</w:t>
      </w:r>
      <w:r w:rsidRPr="00E750B0">
        <w:rPr>
          <w:rFonts w:ascii="Times New Roman" w:hAnsi="Times New Roman" w:cs="Times New Roman"/>
        </w:rPr>
        <w:t>​</w:t>
      </w:r>
      <w:r w:rsidRPr="00E750B0">
        <w:t>（</w:t>
      </w:r>
      <w:proofErr w:type="spellStart"/>
      <w:r w:rsidRPr="00E750B0">
        <w:t>ADC_DataAlign_Right</w:t>
      </w:r>
      <w:proofErr w:type="spellEnd"/>
      <w:r w:rsidRPr="00E750B0">
        <w:t xml:space="preserve">）：这是最常用的方式。12位的转换结果存放在数据寄存器的低12位（位0到位11）。直接使用 </w:t>
      </w:r>
      <w:proofErr w:type="spellStart"/>
      <w:r w:rsidRPr="00E750B0">
        <w:t>ADC_GetConversionValue</w:t>
      </w:r>
      <w:proofErr w:type="spellEnd"/>
      <w:r w:rsidRPr="00E750B0">
        <w:t>()返回的值即可，范围是0到4095。</w:t>
      </w:r>
    </w:p>
    <w:p w14:paraId="77518307" w14:textId="77777777" w:rsidR="00E750B0" w:rsidRPr="00E750B0" w:rsidRDefault="00E750B0">
      <w:pPr>
        <w:numPr>
          <w:ilvl w:val="0"/>
          <w:numId w:val="491"/>
        </w:numPr>
      </w:pPr>
      <w:r w:rsidRPr="00E750B0">
        <w:rPr>
          <w:rFonts w:ascii="Times New Roman" w:hAnsi="Times New Roman" w:cs="Times New Roman"/>
        </w:rPr>
        <w:t>​</w:t>
      </w:r>
      <w:r w:rsidRPr="00E750B0">
        <w:rPr>
          <w:b/>
          <w:bCs/>
        </w:rPr>
        <w:t>左对齐</w:t>
      </w:r>
      <w:r w:rsidRPr="00E750B0">
        <w:rPr>
          <w:rFonts w:ascii="Times New Roman" w:hAnsi="Times New Roman" w:cs="Times New Roman"/>
        </w:rPr>
        <w:t>​</w:t>
      </w:r>
      <w:r w:rsidRPr="00E750B0">
        <w:t>（</w:t>
      </w:r>
      <w:proofErr w:type="spellStart"/>
      <w:r w:rsidRPr="00E750B0">
        <w:t>ADC_DataAlign_Left</w:t>
      </w:r>
      <w:proofErr w:type="spellEnd"/>
      <w:r w:rsidRPr="00E750B0">
        <w:t>）：12位的转换结果存放在数据寄存器的高12位（位4到位15）。如果需要得到标准的0-4095范围的数值，需要将读取的结果</w:t>
      </w:r>
      <w:r w:rsidRPr="00E750B0">
        <w:rPr>
          <w:b/>
          <w:bCs/>
        </w:rPr>
        <w:t>右移4位</w:t>
      </w:r>
      <w:r w:rsidRPr="00E750B0">
        <w:rPr>
          <w:rFonts w:ascii="Times New Roman" w:hAnsi="Times New Roman" w:cs="Times New Roman"/>
        </w:rPr>
        <w:t>​</w:t>
      </w:r>
      <w:r w:rsidRPr="00E750B0">
        <w:t xml:space="preserve">（即 </w:t>
      </w:r>
      <w:proofErr w:type="spellStart"/>
      <w:r w:rsidRPr="00E750B0">
        <w:t>ADC_GetConversionValue</w:t>
      </w:r>
      <w:proofErr w:type="spellEnd"/>
      <w:r w:rsidRPr="00E750B0">
        <w:t>(ADC1) &gt;&gt; 4）。</w:t>
      </w:r>
    </w:p>
    <w:p w14:paraId="0D1C8B79" w14:textId="77777777" w:rsidR="00E750B0" w:rsidRPr="00E750B0" w:rsidRDefault="00E750B0" w:rsidP="00E750B0">
      <w:pPr>
        <w:pStyle w:val="3"/>
      </w:pPr>
      <w:r w:rsidRPr="00E750B0">
        <w:rPr>
          <w:rFonts w:ascii="Segoe UI Emoji" w:hAnsi="Segoe UI Emoji" w:cs="Segoe UI Emoji"/>
        </w:rPr>
        <w:t>📊</w:t>
      </w:r>
      <w:r w:rsidRPr="00E750B0">
        <w:t xml:space="preserve"> 转换结果换算为电压值 </w:t>
      </w:r>
    </w:p>
    <w:p w14:paraId="1B1F520A" w14:textId="77777777" w:rsidR="00E750B0" w:rsidRPr="00E750B0" w:rsidRDefault="00E750B0" w:rsidP="00E750B0">
      <w:r w:rsidRPr="00E750B0">
        <w:t>读取到的ADC值是一个数字量，可以通过以下公式换算成实际的电压值：</w:t>
      </w:r>
    </w:p>
    <w:p w14:paraId="1B9AFC23" w14:textId="77777777" w:rsidR="00E750B0" w:rsidRPr="00E750B0" w:rsidRDefault="00E750B0" w:rsidP="00E750B0">
      <w:r w:rsidRPr="00E750B0">
        <w:t xml:space="preserve">电压值 </w:t>
      </w:r>
      <w:proofErr w:type="gramStart"/>
      <w:r w:rsidRPr="00E750B0">
        <w:t>(V)</w:t>
      </w:r>
      <w:proofErr w:type="gramEnd"/>
      <w:r w:rsidRPr="00E750B0">
        <w:t xml:space="preserve"> = </w:t>
      </w:r>
      <w:proofErr w:type="gramStart"/>
      <w:r w:rsidRPr="00E750B0">
        <w:t>(ADC读取值 / 4095)</w:t>
      </w:r>
      <w:proofErr w:type="gramEnd"/>
      <w:r w:rsidRPr="00E750B0">
        <w:t xml:space="preserve"> </w:t>
      </w:r>
      <w:proofErr w:type="gramStart"/>
      <w:r w:rsidRPr="00E750B0">
        <w:t>* 参考</w:t>
      </w:r>
      <w:proofErr w:type="gramEnd"/>
      <w:r w:rsidRPr="00E750B0">
        <w:t xml:space="preserve">电压 </w:t>
      </w:r>
      <w:proofErr w:type="gramStart"/>
      <w:r w:rsidRPr="00E750B0">
        <w:t>(</w:t>
      </w:r>
      <w:proofErr w:type="spellStart"/>
      <w:r w:rsidRPr="00E750B0">
        <w:t>Vref</w:t>
      </w:r>
      <w:proofErr w:type="spellEnd"/>
      <w:r w:rsidRPr="00E750B0">
        <w:t>)</w:t>
      </w:r>
      <w:proofErr w:type="gramEnd"/>
    </w:p>
    <w:p w14:paraId="23C78E87" w14:textId="77777777" w:rsidR="00E750B0" w:rsidRPr="00E750B0" w:rsidRDefault="00E750B0" w:rsidP="00E750B0">
      <w:r w:rsidRPr="00E750B0">
        <w:t>通常，如果使用芯片的VDDA作为参考电压（</w:t>
      </w:r>
      <w:proofErr w:type="spellStart"/>
      <w:r w:rsidRPr="00E750B0">
        <w:t>Vref</w:t>
      </w:r>
      <w:proofErr w:type="spellEnd"/>
      <w:r w:rsidRPr="00E750B0">
        <w:t>），并且其电压为3.3V，那么公式为：</w:t>
      </w:r>
    </w:p>
    <w:p w14:paraId="39B39348" w14:textId="77777777" w:rsidR="00E750B0" w:rsidRPr="00E750B0" w:rsidRDefault="00E750B0" w:rsidP="00E750B0">
      <w:r w:rsidRPr="00E750B0">
        <w:t xml:space="preserve">电压值 </w:t>
      </w:r>
      <w:proofErr w:type="gramStart"/>
      <w:r w:rsidRPr="00E750B0">
        <w:t>(V)</w:t>
      </w:r>
      <w:proofErr w:type="gramEnd"/>
      <w:r w:rsidRPr="00E750B0">
        <w:t xml:space="preserve"> = </w:t>
      </w:r>
      <w:proofErr w:type="gramStart"/>
      <w:r w:rsidRPr="00E750B0">
        <w:t>(ADC读取值 / 4095)</w:t>
      </w:r>
      <w:proofErr w:type="gramEnd"/>
      <w:r w:rsidRPr="00E750B0">
        <w:t xml:space="preserve"> * 3.3</w:t>
      </w:r>
    </w:p>
    <w:p w14:paraId="3925FA83" w14:textId="77777777" w:rsidR="00E750B0" w:rsidRPr="00E750B0" w:rsidRDefault="00E750B0" w:rsidP="00E750B0">
      <w:r w:rsidRPr="00E750B0">
        <w:t>例如，如果读取到的ADC值为2048，对应的电压大约是 (2048 / 4095) * 3.3 ≈ 1.65V。</w:t>
      </w:r>
    </w:p>
    <w:p w14:paraId="010846C4" w14:textId="77777777" w:rsidR="00E750B0" w:rsidRPr="00E750B0" w:rsidRDefault="00E750B0" w:rsidP="00E750B0">
      <w:pPr>
        <w:pStyle w:val="3"/>
      </w:pPr>
      <w:r w:rsidRPr="00E750B0">
        <w:rPr>
          <w:rFonts w:ascii="Segoe UI Emoji" w:hAnsi="Segoe UI Emoji" w:cs="Segoe UI Emoji"/>
        </w:rPr>
        <w:t>⚠️</w:t>
      </w:r>
      <w:r w:rsidRPr="00E750B0">
        <w:t xml:space="preserve"> 重要注意事项 </w:t>
      </w:r>
    </w:p>
    <w:p w14:paraId="358F7225" w14:textId="77777777" w:rsidR="00E750B0" w:rsidRPr="00E750B0" w:rsidRDefault="00E750B0">
      <w:pPr>
        <w:numPr>
          <w:ilvl w:val="0"/>
          <w:numId w:val="492"/>
        </w:numPr>
      </w:pPr>
      <w:r w:rsidRPr="00E750B0">
        <w:rPr>
          <w:rFonts w:ascii="Times New Roman" w:hAnsi="Times New Roman" w:cs="Times New Roman"/>
        </w:rPr>
        <w:t>​</w:t>
      </w:r>
      <w:r w:rsidRPr="00E750B0">
        <w:rPr>
          <w:b/>
          <w:bCs/>
        </w:rPr>
        <w:t>防止数据覆盖</w:t>
      </w:r>
      <w:r w:rsidRPr="00E750B0">
        <w:rPr>
          <w:rFonts w:ascii="Times New Roman" w:hAnsi="Times New Roman" w:cs="Times New Roman"/>
        </w:rPr>
        <w:t>​</w:t>
      </w:r>
      <w:r w:rsidRPr="00E750B0">
        <w:t>：在规则通道组的多通道转换中，只有一个数据寄存器（DR）。如果使用多通道转换且不配合DMA，新转换的数据会覆盖旧数据，因此必须在每次转换完成后及时读取数据。</w:t>
      </w:r>
    </w:p>
    <w:p w14:paraId="5B1ABDF9" w14:textId="77777777" w:rsidR="00E750B0" w:rsidRPr="00E750B0" w:rsidRDefault="00E750B0">
      <w:pPr>
        <w:numPr>
          <w:ilvl w:val="0"/>
          <w:numId w:val="492"/>
        </w:numPr>
      </w:pPr>
      <w:r w:rsidRPr="00E750B0">
        <w:rPr>
          <w:rFonts w:ascii="Times New Roman" w:hAnsi="Times New Roman" w:cs="Times New Roman"/>
        </w:rPr>
        <w:t>​</w:t>
      </w:r>
      <w:r w:rsidRPr="00E750B0">
        <w:rPr>
          <w:b/>
          <w:bCs/>
        </w:rPr>
        <w:t>校准</w:t>
      </w:r>
      <w:r w:rsidRPr="00E750B0">
        <w:rPr>
          <w:rFonts w:ascii="Times New Roman" w:hAnsi="Times New Roman" w:cs="Times New Roman"/>
        </w:rPr>
        <w:t>​</w:t>
      </w:r>
      <w:r w:rsidRPr="00E750B0">
        <w:t>：为了提高转换精度，建议在ADC初始化后执行校准操作（复位校准和开始校准）。</w:t>
      </w:r>
    </w:p>
    <w:p w14:paraId="2BF6D82B" w14:textId="77777777" w:rsidR="00E750B0" w:rsidRPr="00E750B0" w:rsidRDefault="00E750B0">
      <w:pPr>
        <w:numPr>
          <w:ilvl w:val="0"/>
          <w:numId w:val="492"/>
        </w:numPr>
      </w:pPr>
      <w:r w:rsidRPr="00E750B0">
        <w:rPr>
          <w:rFonts w:ascii="Times New Roman" w:hAnsi="Times New Roman" w:cs="Times New Roman"/>
        </w:rPr>
        <w:lastRenderedPageBreak/>
        <w:t>​</w:t>
      </w:r>
      <w:r w:rsidRPr="00E750B0">
        <w:rPr>
          <w:b/>
          <w:bCs/>
        </w:rPr>
        <w:t>单次转换模式</w:t>
      </w:r>
      <w:r w:rsidRPr="00E750B0">
        <w:rPr>
          <w:rFonts w:ascii="Times New Roman" w:hAnsi="Times New Roman" w:cs="Times New Roman"/>
        </w:rPr>
        <w:t>​</w:t>
      </w:r>
      <w:r w:rsidRPr="00E750B0">
        <w:t>：在单次转换模式下，每次转换完成后都需要重新启动转换。在连续转换模式下，只需启动一次，ADC便会持续进行转换。</w:t>
      </w:r>
    </w:p>
    <w:p w14:paraId="37CFB3E0" w14:textId="77777777" w:rsidR="00E750B0" w:rsidRPr="00E750B0" w:rsidRDefault="00E750B0" w:rsidP="00E750B0">
      <w:pPr>
        <w:pStyle w:val="3"/>
      </w:pPr>
      <w:r w:rsidRPr="00E750B0">
        <w:rPr>
          <w:rFonts w:ascii="Segoe UI Emoji" w:hAnsi="Segoe UI Emoji" w:cs="Segoe UI Emoji"/>
        </w:rPr>
        <w:t>🔄</w:t>
      </w:r>
      <w:r w:rsidRPr="00E750B0">
        <w:t xml:space="preserve"> DMA传输应用 </w:t>
      </w:r>
    </w:p>
    <w:p w14:paraId="36347271" w14:textId="77777777" w:rsidR="00E750B0" w:rsidRPr="00E750B0" w:rsidRDefault="00E750B0" w:rsidP="00E750B0">
      <w:r w:rsidRPr="00E750B0">
        <w:t xml:space="preserve">在进行多通道ADC采样时，为了高效地搬运数据而不丢失，通常会启用DMA（直接存储器访问）功能。在这种情况下，ADC转换完成的数据会自动由DMA传输到指定的内存数组中，一般不需要频繁调用 </w:t>
      </w:r>
      <w:proofErr w:type="spellStart"/>
      <w:r w:rsidRPr="00E750B0">
        <w:t>ADC_GetConversionValue</w:t>
      </w:r>
      <w:proofErr w:type="spellEnd"/>
      <w:r w:rsidRPr="00E750B0">
        <w:t>()函数来读取，只需直接访问内存中的数组即可。</w:t>
      </w:r>
    </w:p>
    <w:p w14:paraId="37ABBF10" w14:textId="2E0AAB03" w:rsidR="008E0B77" w:rsidRDefault="00E750B0" w:rsidP="008E0B77">
      <w:r w:rsidRPr="00E750B0">
        <w:t xml:space="preserve">希望以上信息能帮助您更好地理解和使用 </w:t>
      </w:r>
      <w:proofErr w:type="spellStart"/>
      <w:r w:rsidRPr="00E750B0">
        <w:t>ADC_GetConversionValue</w:t>
      </w:r>
      <w:proofErr w:type="spellEnd"/>
      <w:r w:rsidRPr="00E750B0">
        <w:t>()函数。</w:t>
      </w:r>
    </w:p>
    <w:p w14:paraId="004D9A68" w14:textId="34EF7A76" w:rsidR="007916A6" w:rsidRDefault="007916A6" w:rsidP="009B5513">
      <w:pPr>
        <w:pStyle w:val="2"/>
      </w:pPr>
      <w:proofErr w:type="spellStart"/>
      <w:r w:rsidRPr="007916A6">
        <w:t>ADC_DMACmd</w:t>
      </w:r>
      <w:proofErr w:type="spellEnd"/>
      <w:r w:rsidRPr="007916A6">
        <w:t>(</w:t>
      </w:r>
      <w:r>
        <w:rPr>
          <w:rFonts w:hint="eastAsia"/>
        </w:rPr>
        <w:t>)</w:t>
      </w:r>
      <w:r w:rsidR="009438BF">
        <w:br/>
      </w:r>
      <w:r w:rsidR="009438BF" w:rsidRPr="009438BF">
        <w:rPr>
          <w:b/>
          <w:bCs/>
        </w:rPr>
        <w:t>启用或禁用</w:t>
      </w:r>
      <w:r w:rsidR="009438BF" w:rsidRPr="009438BF">
        <w:t>指定ADC模块的DMA传输功能</w:t>
      </w:r>
    </w:p>
    <w:p w14:paraId="566A3E34" w14:textId="77777777" w:rsidR="009438BF" w:rsidRPr="009438BF" w:rsidRDefault="009438BF" w:rsidP="009438BF">
      <w:r w:rsidRPr="009438BF">
        <w:t xml:space="preserve">函数 </w:t>
      </w:r>
      <w:proofErr w:type="spellStart"/>
      <w:r w:rsidRPr="009438BF">
        <w:t>ADC_DMACmd</w:t>
      </w:r>
      <w:proofErr w:type="spellEnd"/>
      <w:r w:rsidRPr="009438BF">
        <w:t>用于</w:t>
      </w:r>
      <w:r w:rsidRPr="009438BF">
        <w:rPr>
          <w:b/>
          <w:bCs/>
        </w:rPr>
        <w:t>启用或禁用</w:t>
      </w:r>
      <w:r w:rsidRPr="009438BF">
        <w:t>指定ADC模块的DMA传输功能。当使能后，ADC转换完成事件会自动触发DMA请求，从而实现ADC转换数据到指定内存区域的自动搬运。</w:t>
      </w:r>
    </w:p>
    <w:p w14:paraId="44E142B5" w14:textId="77777777" w:rsidR="009438BF" w:rsidRPr="009438BF" w:rsidRDefault="009438BF" w:rsidP="009438BF">
      <w:pPr>
        <w:pStyle w:val="3"/>
      </w:pPr>
      <w:r w:rsidRPr="009438BF">
        <w:rPr>
          <w:rFonts w:ascii="Segoe UI Emoji" w:hAnsi="Segoe UI Emoji" w:cs="Segoe UI Emoji"/>
        </w:rPr>
        <w:t>🎯</w:t>
      </w:r>
      <w:r w:rsidRPr="009438BF">
        <w:t xml:space="preserve"> 主要功能 </w:t>
      </w:r>
    </w:p>
    <w:p w14:paraId="10C8F039" w14:textId="77777777" w:rsidR="009438BF" w:rsidRPr="009438BF" w:rsidRDefault="009438BF" w:rsidP="009438BF">
      <w:proofErr w:type="spellStart"/>
      <w:r w:rsidRPr="009438BF">
        <w:t>ADC_DMACmd</w:t>
      </w:r>
      <w:proofErr w:type="spellEnd"/>
      <w:r w:rsidRPr="009438BF">
        <w:t>函数的核心作用在于建立ADC转换与DMA传输之间的联动机制：</w:t>
      </w:r>
    </w:p>
    <w:p w14:paraId="07B485B7" w14:textId="77777777" w:rsidR="009438BF" w:rsidRPr="009438BF" w:rsidRDefault="009438BF" w:rsidP="009438BF">
      <w:pPr>
        <w:numPr>
          <w:ilvl w:val="0"/>
          <w:numId w:val="544"/>
        </w:numPr>
      </w:pPr>
      <w:r w:rsidRPr="009438BF">
        <w:rPr>
          <w:rFonts w:ascii="Times New Roman" w:hAnsi="Times New Roman" w:cs="Times New Roman"/>
        </w:rPr>
        <w:t>​</w:t>
      </w:r>
      <w:r w:rsidRPr="009438BF">
        <w:rPr>
          <w:b/>
          <w:bCs/>
        </w:rPr>
        <w:t>触发联动</w:t>
      </w:r>
      <w:r w:rsidRPr="009438BF">
        <w:rPr>
          <w:rFonts w:ascii="Times New Roman" w:hAnsi="Times New Roman" w:cs="Times New Roman"/>
        </w:rPr>
        <w:t>​</w:t>
      </w:r>
      <w:r w:rsidRPr="009438BF">
        <w:t>：激活ADC转换完成事件与DMA请求的关联。</w:t>
      </w:r>
    </w:p>
    <w:p w14:paraId="337A6A24" w14:textId="77777777" w:rsidR="009438BF" w:rsidRPr="009438BF" w:rsidRDefault="009438BF" w:rsidP="009438BF">
      <w:pPr>
        <w:numPr>
          <w:ilvl w:val="0"/>
          <w:numId w:val="544"/>
        </w:numPr>
      </w:pPr>
      <w:r w:rsidRPr="009438BF">
        <w:rPr>
          <w:rFonts w:ascii="Times New Roman" w:hAnsi="Times New Roman" w:cs="Times New Roman"/>
        </w:rPr>
        <w:t>​</w:t>
      </w:r>
      <w:r w:rsidRPr="009438BF">
        <w:rPr>
          <w:b/>
          <w:bCs/>
        </w:rPr>
        <w:t>自动化传输</w:t>
      </w:r>
      <w:r w:rsidRPr="009438BF">
        <w:rPr>
          <w:rFonts w:ascii="Times New Roman" w:hAnsi="Times New Roman" w:cs="Times New Roman"/>
        </w:rPr>
        <w:t>​</w:t>
      </w:r>
      <w:r w:rsidRPr="009438BF">
        <w:t>：ADC每次完成数据转换后，自动触发DMA将转换结果从ADC数据寄存器（ADC_DR）搬运到预设的内存地址。</w:t>
      </w:r>
    </w:p>
    <w:p w14:paraId="7A46A471" w14:textId="77777777" w:rsidR="009438BF" w:rsidRPr="009438BF" w:rsidRDefault="009438BF" w:rsidP="009438BF">
      <w:pPr>
        <w:numPr>
          <w:ilvl w:val="0"/>
          <w:numId w:val="544"/>
        </w:numPr>
      </w:pPr>
      <w:r w:rsidRPr="009438BF">
        <w:rPr>
          <w:rFonts w:ascii="Times New Roman" w:hAnsi="Times New Roman" w:cs="Times New Roman"/>
        </w:rPr>
        <w:t>​</w:t>
      </w:r>
      <w:r w:rsidRPr="009438BF">
        <w:rPr>
          <w:b/>
          <w:bCs/>
        </w:rPr>
        <w:t>降低CPU开销</w:t>
      </w:r>
      <w:r w:rsidRPr="009438BF">
        <w:rPr>
          <w:rFonts w:ascii="Times New Roman" w:hAnsi="Times New Roman" w:cs="Times New Roman"/>
        </w:rPr>
        <w:t>​</w:t>
      </w:r>
      <w:r w:rsidRPr="009438BF">
        <w:t>：实现ADC采样数据到内存的传输过程无需CPU干预，避免了因频繁中断导致的性能损耗，特别适用于连续或扫描转换模式。</w:t>
      </w:r>
    </w:p>
    <w:p w14:paraId="031F7A31" w14:textId="77777777" w:rsidR="009438BF" w:rsidRPr="009438BF" w:rsidRDefault="009438BF" w:rsidP="009438BF">
      <w:pPr>
        <w:pStyle w:val="3"/>
      </w:pPr>
      <w:r w:rsidRPr="009438BF">
        <w:rPr>
          <w:rFonts w:ascii="Segoe UI Emoji" w:hAnsi="Segoe UI Emoji" w:cs="Segoe UI Emoji"/>
        </w:rPr>
        <w:t>📝</w:t>
      </w:r>
      <w:r w:rsidRPr="009438BF">
        <w:t xml:space="preserve"> 函数原型与参数 </w:t>
      </w:r>
    </w:p>
    <w:p w14:paraId="699F5615" w14:textId="77777777" w:rsidR="009438BF" w:rsidRPr="009438BF" w:rsidRDefault="009438BF" w:rsidP="009438BF">
      <w:r w:rsidRPr="009438BF">
        <w:t>以STM32标准外设库（例如STM32F10x系列）为例，函数原型如下：</w:t>
      </w:r>
    </w:p>
    <w:p w14:paraId="20B64AE2" w14:textId="77777777" w:rsidR="009438BF" w:rsidRPr="009438BF" w:rsidRDefault="009438BF" w:rsidP="009438BF">
      <w:r w:rsidRPr="009438BF">
        <w:t xml:space="preserve">void </w:t>
      </w:r>
      <w:proofErr w:type="spellStart"/>
      <w:r w:rsidRPr="009438BF">
        <w:t>ADC_</w:t>
      </w:r>
      <w:proofErr w:type="gramStart"/>
      <w:r w:rsidRPr="009438BF">
        <w:t>DMACmd</w:t>
      </w:r>
      <w:proofErr w:type="spellEnd"/>
      <w:r w:rsidRPr="009438BF">
        <w:t>(</w:t>
      </w:r>
      <w:proofErr w:type="spellStart"/>
      <w:proofErr w:type="gramEnd"/>
      <w:r w:rsidRPr="009438BF">
        <w:t>ADC_TypeDef</w:t>
      </w:r>
      <w:proofErr w:type="spellEnd"/>
      <w:r w:rsidRPr="009438BF">
        <w:t xml:space="preserve">* </w:t>
      </w:r>
      <w:proofErr w:type="spellStart"/>
      <w:r w:rsidRPr="009438BF">
        <w:t>ADCx</w:t>
      </w:r>
      <w:proofErr w:type="spellEnd"/>
      <w:r w:rsidRPr="009438BF">
        <w:t xml:space="preserve">, </w:t>
      </w:r>
      <w:proofErr w:type="spellStart"/>
      <w:r w:rsidRPr="009438BF">
        <w:t>FunctionalState</w:t>
      </w:r>
      <w:proofErr w:type="spellEnd"/>
      <w:r w:rsidRPr="009438BF">
        <w:t xml:space="preserve"> </w:t>
      </w:r>
      <w:proofErr w:type="spellStart"/>
      <w:r w:rsidRPr="009438BF">
        <w:t>NewState</w:t>
      </w:r>
      <w:proofErr w:type="spellEnd"/>
      <w:r w:rsidRPr="009438BF">
        <w:t>);</w:t>
      </w:r>
    </w:p>
    <w:p w14:paraId="0C63961F" w14:textId="77777777" w:rsidR="009438BF" w:rsidRPr="009438BF" w:rsidRDefault="009438BF" w:rsidP="009438BF">
      <w:pPr>
        <w:numPr>
          <w:ilvl w:val="0"/>
          <w:numId w:val="545"/>
        </w:numPr>
      </w:pPr>
      <w:proofErr w:type="spellStart"/>
      <w:r w:rsidRPr="009438BF">
        <w:t>ADCx</w:t>
      </w:r>
      <w:proofErr w:type="spellEnd"/>
      <w:r w:rsidRPr="009438BF">
        <w:t>：指定要使能或禁用DMA传输的ADC外设，例如 ADC1、ADC2等。</w:t>
      </w:r>
    </w:p>
    <w:p w14:paraId="6382EAD1" w14:textId="77777777" w:rsidR="009438BF" w:rsidRPr="009438BF" w:rsidRDefault="009438BF" w:rsidP="009438BF">
      <w:pPr>
        <w:numPr>
          <w:ilvl w:val="0"/>
          <w:numId w:val="545"/>
        </w:numPr>
      </w:pPr>
      <w:proofErr w:type="spellStart"/>
      <w:r w:rsidRPr="009438BF">
        <w:t>NewState</w:t>
      </w:r>
      <w:proofErr w:type="spellEnd"/>
      <w:r w:rsidRPr="009438BF">
        <w:t>：指定新的功能状态，使能（ENABLE）或禁用（DISABLE）ADC的DMA传输。</w:t>
      </w:r>
    </w:p>
    <w:p w14:paraId="30773FAD" w14:textId="77777777" w:rsidR="009438BF" w:rsidRPr="009438BF" w:rsidRDefault="009438BF" w:rsidP="009438BF">
      <w:pPr>
        <w:pStyle w:val="3"/>
      </w:pPr>
      <w:r w:rsidRPr="009438BF">
        <w:rPr>
          <w:rFonts w:ascii="Segoe UI Emoji" w:hAnsi="Segoe UI Emoji" w:cs="Segoe UI Emoji"/>
        </w:rPr>
        <w:lastRenderedPageBreak/>
        <w:t>⚙️</w:t>
      </w:r>
      <w:r w:rsidRPr="009438BF">
        <w:t xml:space="preserve"> 典型使用场景 </w:t>
      </w:r>
    </w:p>
    <w:p w14:paraId="69D28AF7" w14:textId="77777777" w:rsidR="009438BF" w:rsidRPr="009438BF" w:rsidRDefault="009438BF" w:rsidP="009438BF">
      <w:proofErr w:type="spellStart"/>
      <w:r w:rsidRPr="009438BF">
        <w:t>ADC_DMACmd</w:t>
      </w:r>
      <w:proofErr w:type="spellEnd"/>
      <w:r w:rsidRPr="009438BF">
        <w:t>函数通常在ADC和DMA分别初始化配置完成后调用，是连接ADC采样和DMA数据传输的关键步骤。</w:t>
      </w:r>
    </w:p>
    <w:p w14:paraId="4D2A0BA2" w14:textId="77777777" w:rsidR="009438BF" w:rsidRPr="009438BF" w:rsidRDefault="009438BF" w:rsidP="009438BF">
      <w:r w:rsidRPr="009438BF">
        <w:t>一个典型的应用场景是</w:t>
      </w:r>
      <w:r w:rsidRPr="009438BF">
        <w:rPr>
          <w:b/>
          <w:bCs/>
        </w:rPr>
        <w:t>多通道ADC扫描采样</w:t>
      </w:r>
      <w:r w:rsidRPr="009438BF">
        <w:t>。例如，在需要循环采集多个通道（如多个传感器输入）时，配置步骤如下：</w:t>
      </w:r>
    </w:p>
    <w:p w14:paraId="610D20E3" w14:textId="77777777" w:rsidR="009438BF" w:rsidRPr="009438BF" w:rsidRDefault="009438BF" w:rsidP="009438BF">
      <w:pPr>
        <w:numPr>
          <w:ilvl w:val="0"/>
          <w:numId w:val="546"/>
        </w:numPr>
      </w:pPr>
      <w:r w:rsidRPr="009438BF">
        <w:rPr>
          <w:rFonts w:ascii="Times New Roman" w:hAnsi="Times New Roman" w:cs="Times New Roman"/>
        </w:rPr>
        <w:t>​</w:t>
      </w:r>
      <w:r w:rsidRPr="009438BF">
        <w:rPr>
          <w:b/>
          <w:bCs/>
        </w:rPr>
        <w:t>初始化ADC</w:t>
      </w:r>
      <w:r w:rsidRPr="009438BF">
        <w:rPr>
          <w:rFonts w:ascii="Times New Roman" w:hAnsi="Times New Roman" w:cs="Times New Roman"/>
        </w:rPr>
        <w:t>​</w:t>
      </w:r>
      <w:r w:rsidRPr="009438BF">
        <w:t>：设置ADC为扫描模式（</w:t>
      </w:r>
      <w:proofErr w:type="spellStart"/>
      <w:r w:rsidRPr="009438BF">
        <w:t>ADC_ScanConvMode</w:t>
      </w:r>
      <w:proofErr w:type="spellEnd"/>
      <w:r w:rsidRPr="009438BF">
        <w:t xml:space="preserve"> = ENABLE）和连续转换模式（</w:t>
      </w:r>
      <w:proofErr w:type="spellStart"/>
      <w:r w:rsidRPr="009438BF">
        <w:t>ADC_ContinuousConvMode</w:t>
      </w:r>
      <w:proofErr w:type="spellEnd"/>
      <w:r w:rsidRPr="009438BF">
        <w:t xml:space="preserve"> = ENABLE），并配置规则通道序列及其采样顺序。</w:t>
      </w:r>
    </w:p>
    <w:p w14:paraId="4FB398E7" w14:textId="77777777" w:rsidR="009438BF" w:rsidRPr="009438BF" w:rsidRDefault="009438BF" w:rsidP="009438BF">
      <w:pPr>
        <w:numPr>
          <w:ilvl w:val="0"/>
          <w:numId w:val="546"/>
        </w:numPr>
      </w:pPr>
      <w:r w:rsidRPr="009438BF">
        <w:rPr>
          <w:rFonts w:ascii="Times New Roman" w:hAnsi="Times New Roman" w:cs="Times New Roman"/>
        </w:rPr>
        <w:t>​</w:t>
      </w:r>
      <w:r w:rsidRPr="009438BF">
        <w:rPr>
          <w:b/>
          <w:bCs/>
        </w:rPr>
        <w:t>初始化DMA</w:t>
      </w:r>
      <w:r w:rsidRPr="009438BF">
        <w:rPr>
          <w:rFonts w:ascii="Times New Roman" w:hAnsi="Times New Roman" w:cs="Times New Roman"/>
        </w:rPr>
        <w:t>​</w:t>
      </w:r>
      <w:r w:rsidRPr="009438BF">
        <w:t>：</w:t>
      </w:r>
    </w:p>
    <w:p w14:paraId="37FDBA19" w14:textId="77777777" w:rsidR="009438BF" w:rsidRPr="009438BF" w:rsidRDefault="009438BF" w:rsidP="009438BF">
      <w:pPr>
        <w:numPr>
          <w:ilvl w:val="1"/>
          <w:numId w:val="546"/>
        </w:numPr>
      </w:pPr>
      <w:r w:rsidRPr="009438BF">
        <w:t>设置外设基地址为ADC数据寄存器地址（如 &amp;(ADC1-&gt;DR)）。</w:t>
      </w:r>
    </w:p>
    <w:p w14:paraId="1BD9254E" w14:textId="77777777" w:rsidR="009438BF" w:rsidRPr="009438BF" w:rsidRDefault="009438BF" w:rsidP="009438BF">
      <w:pPr>
        <w:numPr>
          <w:ilvl w:val="1"/>
          <w:numId w:val="546"/>
        </w:numPr>
      </w:pPr>
      <w:r w:rsidRPr="009438BF">
        <w:t xml:space="preserve">设置存储器基地址为目标数组（如 </w:t>
      </w:r>
      <w:proofErr w:type="spellStart"/>
      <w:r w:rsidRPr="009438BF">
        <w:t>ADC_Value</w:t>
      </w:r>
      <w:proofErr w:type="spellEnd"/>
      <w:r w:rsidRPr="009438BF">
        <w:t>[]）。</w:t>
      </w:r>
    </w:p>
    <w:p w14:paraId="7478DB1A" w14:textId="77777777" w:rsidR="009438BF" w:rsidRPr="009438BF" w:rsidRDefault="009438BF" w:rsidP="009438BF">
      <w:pPr>
        <w:numPr>
          <w:ilvl w:val="1"/>
          <w:numId w:val="546"/>
        </w:numPr>
      </w:pPr>
      <w:r w:rsidRPr="009438BF">
        <w:t>配置传输方向为外设到存储器（</w:t>
      </w:r>
      <w:proofErr w:type="spellStart"/>
      <w:r w:rsidRPr="009438BF">
        <w:t>DMA_DIR_PeripheralSRC</w:t>
      </w:r>
      <w:proofErr w:type="spellEnd"/>
      <w:r w:rsidRPr="009438BF">
        <w:t>）。</w:t>
      </w:r>
    </w:p>
    <w:p w14:paraId="5B7A765F" w14:textId="77777777" w:rsidR="009438BF" w:rsidRPr="009438BF" w:rsidRDefault="009438BF" w:rsidP="009438BF">
      <w:pPr>
        <w:numPr>
          <w:ilvl w:val="1"/>
          <w:numId w:val="546"/>
        </w:numPr>
      </w:pPr>
      <w:r w:rsidRPr="009438BF">
        <w:t>设置缓冲区大小（与ADC通道数一致）。</w:t>
      </w:r>
    </w:p>
    <w:p w14:paraId="041BF328" w14:textId="77777777" w:rsidR="009438BF" w:rsidRPr="009438BF" w:rsidRDefault="009438BF" w:rsidP="009438BF">
      <w:pPr>
        <w:numPr>
          <w:ilvl w:val="1"/>
          <w:numId w:val="546"/>
        </w:numPr>
      </w:pPr>
      <w:r w:rsidRPr="009438BF">
        <w:t>配置外设地址固定（</w:t>
      </w:r>
      <w:proofErr w:type="spellStart"/>
      <w:r w:rsidRPr="009438BF">
        <w:t>DMA_PeripheralInc_Disable</w:t>
      </w:r>
      <w:proofErr w:type="spellEnd"/>
      <w:r w:rsidRPr="009438BF">
        <w:t>），存储器地址递增（</w:t>
      </w:r>
      <w:proofErr w:type="spellStart"/>
      <w:r w:rsidRPr="009438BF">
        <w:t>DMA_MemoryInc_Enable</w:t>
      </w:r>
      <w:proofErr w:type="spellEnd"/>
      <w:r w:rsidRPr="009438BF">
        <w:t>）。</w:t>
      </w:r>
    </w:p>
    <w:p w14:paraId="3F4BF470" w14:textId="77777777" w:rsidR="009438BF" w:rsidRPr="009438BF" w:rsidRDefault="009438BF" w:rsidP="009438BF">
      <w:pPr>
        <w:numPr>
          <w:ilvl w:val="1"/>
          <w:numId w:val="546"/>
        </w:numPr>
      </w:pPr>
      <w:r w:rsidRPr="009438BF">
        <w:t>设置数据宽度为半字（</w:t>
      </w:r>
      <w:proofErr w:type="spellStart"/>
      <w:r w:rsidRPr="009438BF">
        <w:t>DMA_PeripheralDataSize_HalfWord</w:t>
      </w:r>
      <w:proofErr w:type="spellEnd"/>
      <w:r w:rsidRPr="009438BF">
        <w:t>，因ADC结果为12位）。</w:t>
      </w:r>
    </w:p>
    <w:p w14:paraId="5FED3B49" w14:textId="77777777" w:rsidR="009438BF" w:rsidRPr="009438BF" w:rsidRDefault="009438BF" w:rsidP="009438BF">
      <w:pPr>
        <w:numPr>
          <w:ilvl w:val="1"/>
          <w:numId w:val="546"/>
        </w:numPr>
      </w:pPr>
      <w:r w:rsidRPr="009438BF">
        <w:t>设置模式为循环传输（</w:t>
      </w:r>
      <w:proofErr w:type="spellStart"/>
      <w:r w:rsidRPr="009438BF">
        <w:t>DMA_Mode_Circular</w:t>
      </w:r>
      <w:proofErr w:type="spellEnd"/>
      <w:r w:rsidRPr="009438BF">
        <w:t>）。</w:t>
      </w:r>
    </w:p>
    <w:p w14:paraId="2B084E1E" w14:textId="77777777" w:rsidR="009438BF" w:rsidRPr="009438BF" w:rsidRDefault="009438BF" w:rsidP="009438BF">
      <w:pPr>
        <w:numPr>
          <w:ilvl w:val="0"/>
          <w:numId w:val="546"/>
        </w:numPr>
      </w:pPr>
      <w:r w:rsidRPr="009438BF">
        <w:rPr>
          <w:rFonts w:ascii="Times New Roman" w:hAnsi="Times New Roman" w:cs="Times New Roman"/>
        </w:rPr>
        <w:t>​</w:t>
      </w:r>
      <w:r w:rsidRPr="009438BF">
        <w:rPr>
          <w:b/>
          <w:bCs/>
        </w:rPr>
        <w:t>使能ADC的DMA</w:t>
      </w:r>
      <w:r w:rsidRPr="009438BF">
        <w:rPr>
          <w:rFonts w:ascii="Times New Roman" w:hAnsi="Times New Roman" w:cs="Times New Roman"/>
        </w:rPr>
        <w:t>​</w:t>
      </w:r>
      <w:r w:rsidRPr="009438BF">
        <w:t xml:space="preserve">：在ADC初始化并校准之后，启动转换之前，调用 </w:t>
      </w:r>
      <w:proofErr w:type="spellStart"/>
      <w:r w:rsidRPr="009438BF">
        <w:t>ADC_DMACmd</w:t>
      </w:r>
      <w:proofErr w:type="spellEnd"/>
      <w:r w:rsidRPr="009438BF">
        <w:t>(ADC1, ENABLE)使能ADC的DMA接口。</w:t>
      </w:r>
    </w:p>
    <w:p w14:paraId="78A98C44" w14:textId="77777777" w:rsidR="009438BF" w:rsidRPr="009438BF" w:rsidRDefault="009438BF" w:rsidP="009438BF">
      <w:pPr>
        <w:numPr>
          <w:ilvl w:val="0"/>
          <w:numId w:val="546"/>
        </w:numPr>
      </w:pPr>
      <w:r w:rsidRPr="009438BF">
        <w:rPr>
          <w:rFonts w:ascii="Times New Roman" w:hAnsi="Times New Roman" w:cs="Times New Roman"/>
        </w:rPr>
        <w:t>​</w:t>
      </w:r>
      <w:r w:rsidRPr="009438BF">
        <w:rPr>
          <w:b/>
          <w:bCs/>
        </w:rPr>
        <w:t>启动转换</w:t>
      </w:r>
      <w:r w:rsidRPr="009438BF">
        <w:rPr>
          <w:rFonts w:ascii="Times New Roman" w:hAnsi="Times New Roman" w:cs="Times New Roman"/>
        </w:rPr>
        <w:t>​</w:t>
      </w:r>
      <w:r w:rsidRPr="009438BF">
        <w:t>：使能ADC并启动转换（如软件启动）。</w:t>
      </w:r>
    </w:p>
    <w:p w14:paraId="1B7715D3" w14:textId="77777777" w:rsidR="009438BF" w:rsidRPr="009438BF" w:rsidRDefault="009438BF" w:rsidP="009438BF">
      <w:r w:rsidRPr="009438BF">
        <w:t>通过以上配置，ADC转换完成的数据会自动通过DMA传输到指定内存，无需CPU参与。</w:t>
      </w:r>
    </w:p>
    <w:p w14:paraId="20FBA600" w14:textId="184B5D96" w:rsidR="008426F2" w:rsidRPr="009438BF" w:rsidRDefault="009438BF" w:rsidP="008426F2">
      <w:r w:rsidRPr="009438BF">
        <w:t xml:space="preserve">希望这些信息能帮助你理解 </w:t>
      </w:r>
      <w:proofErr w:type="spellStart"/>
      <w:r w:rsidRPr="009438BF">
        <w:t>ADC_DMACmd</w:t>
      </w:r>
      <w:proofErr w:type="spellEnd"/>
      <w:r w:rsidRPr="009438BF">
        <w:t>函数。如果你在具体配置（比如DMA初始化或ADC通道设置）中遇到其他问题，我很乐意提供进一步的帮助。</w:t>
      </w:r>
    </w:p>
    <w:p w14:paraId="25C1051C" w14:textId="5B561357" w:rsidR="00AF0FCA" w:rsidRDefault="00AF0FCA" w:rsidP="0021392C">
      <w:pPr>
        <w:pStyle w:val="1"/>
      </w:pPr>
      <w:r>
        <w:rPr>
          <w:rFonts w:hint="eastAsia"/>
        </w:rPr>
        <w:lastRenderedPageBreak/>
        <w:t>DMA</w:t>
      </w:r>
      <w:r w:rsidR="001861F6">
        <w:rPr>
          <w:rFonts w:hint="eastAsia"/>
        </w:rPr>
        <w:t>(直接存储器存取)</w:t>
      </w:r>
    </w:p>
    <w:p w14:paraId="18C599CE" w14:textId="5656C7EA" w:rsidR="001861F6" w:rsidRDefault="006A0E6A" w:rsidP="006A0E6A">
      <w:pPr>
        <w:pStyle w:val="2"/>
      </w:pPr>
      <w:proofErr w:type="spellStart"/>
      <w:r w:rsidRPr="006A0E6A">
        <w:t>DMA_DeInit</w:t>
      </w:r>
      <w:proofErr w:type="spellEnd"/>
      <w:r>
        <w:rPr>
          <w:rFonts w:hint="eastAsia"/>
        </w:rPr>
        <w:t>()</w:t>
      </w:r>
      <w:r w:rsidR="00FD68B1">
        <w:br/>
      </w:r>
      <w:r w:rsidR="00FD68B1" w:rsidRPr="00DE1978">
        <w:rPr>
          <w:b/>
          <w:bCs/>
        </w:rPr>
        <w:t>将指定DMA通道的所有寄存器恢复至上电默认的复位值</w:t>
      </w:r>
    </w:p>
    <w:p w14:paraId="2CA935F2" w14:textId="77777777" w:rsidR="00DE1978" w:rsidRPr="00DE1978" w:rsidRDefault="00DE1978" w:rsidP="00DE1978">
      <w:r w:rsidRPr="00DE1978">
        <w:t>关于</w:t>
      </w:r>
      <w:proofErr w:type="spellStart"/>
      <w:r w:rsidRPr="00DE1978">
        <w:t>DMA_DeInit</w:t>
      </w:r>
      <w:proofErr w:type="spellEnd"/>
      <w:r w:rsidRPr="00DE1978">
        <w:t>函数，它的核心功能是</w:t>
      </w:r>
      <w:r w:rsidRPr="00DE1978">
        <w:rPr>
          <w:b/>
          <w:bCs/>
        </w:rPr>
        <w:t>将指定DMA通道的所有寄存器恢复至上电默认的复位值</w:t>
      </w:r>
      <w:r w:rsidRPr="00DE1978">
        <w:t>，通常在重新配置DMA通道或需要彻底复位通道时使用。</w:t>
      </w:r>
    </w:p>
    <w:p w14:paraId="72875084" w14:textId="77777777" w:rsidR="00DE1978" w:rsidRPr="00DE1978" w:rsidRDefault="00DE1978" w:rsidP="00FD68B1">
      <w:pPr>
        <w:pStyle w:val="3"/>
      </w:pPr>
      <w:r w:rsidRPr="00DE1978">
        <w:rPr>
          <w:rFonts w:ascii="Segoe UI Emoji" w:hAnsi="Segoe UI Emoji" w:cs="Segoe UI Emoji"/>
        </w:rPr>
        <w:t>📖</w:t>
      </w:r>
      <w:r w:rsidRPr="00DE1978">
        <w:t xml:space="preserve"> 函数功能详解 </w:t>
      </w:r>
    </w:p>
    <w:p w14:paraId="4C28BC5B" w14:textId="77777777" w:rsidR="00DE1978" w:rsidRPr="00DE1978" w:rsidRDefault="00DE1978">
      <w:pPr>
        <w:numPr>
          <w:ilvl w:val="0"/>
          <w:numId w:val="493"/>
        </w:numPr>
      </w:pPr>
      <w:r w:rsidRPr="00DE1978">
        <w:rPr>
          <w:rFonts w:ascii="Times New Roman" w:hAnsi="Times New Roman" w:cs="Times New Roman"/>
        </w:rPr>
        <w:t>​</w:t>
      </w:r>
      <w:r w:rsidRPr="00DE1978">
        <w:rPr>
          <w:b/>
          <w:bCs/>
        </w:rPr>
        <w:t>函数</w:t>
      </w:r>
      <w:proofErr w:type="gramStart"/>
      <w:r w:rsidRPr="00DE1978">
        <w:rPr>
          <w:b/>
          <w:bCs/>
        </w:rPr>
        <w:t>原型</w:t>
      </w:r>
      <w:r w:rsidRPr="00DE1978">
        <w:rPr>
          <w:rFonts w:ascii="Times New Roman" w:hAnsi="Times New Roman" w:cs="Times New Roman"/>
        </w:rPr>
        <w:t>​</w:t>
      </w:r>
      <w:r w:rsidRPr="00DE1978">
        <w:t>：</w:t>
      </w:r>
      <w:proofErr w:type="gramEnd"/>
      <w:r w:rsidRPr="00DE1978">
        <w:t xml:space="preserve">void </w:t>
      </w:r>
      <w:proofErr w:type="spellStart"/>
      <w:r w:rsidRPr="00DE1978">
        <w:t>DMA_DeInit</w:t>
      </w:r>
      <w:proofErr w:type="spellEnd"/>
      <w:proofErr w:type="gramStart"/>
      <w:r w:rsidRPr="00DE1978">
        <w:t>(</w:t>
      </w:r>
      <w:proofErr w:type="spellStart"/>
      <w:r w:rsidRPr="00DE1978">
        <w:t>DMA_Channel_TypeDef</w:t>
      </w:r>
      <w:proofErr w:type="spellEnd"/>
      <w:r w:rsidRPr="00DE1978">
        <w:t xml:space="preserve">* </w:t>
      </w:r>
      <w:proofErr w:type="spellStart"/>
      <w:r w:rsidRPr="00DE1978">
        <w:t>DMAy_Channelx</w:t>
      </w:r>
      <w:proofErr w:type="spellEnd"/>
      <w:r w:rsidRPr="00DE1978">
        <w:t>)</w:t>
      </w:r>
      <w:proofErr w:type="gramEnd"/>
      <w:r w:rsidRPr="00DE1978">
        <w:t>;</w:t>
      </w:r>
    </w:p>
    <w:p w14:paraId="51CED82F" w14:textId="77777777" w:rsidR="00DE1978" w:rsidRPr="00DE1978" w:rsidRDefault="00DE1978">
      <w:pPr>
        <w:numPr>
          <w:ilvl w:val="0"/>
          <w:numId w:val="493"/>
        </w:numPr>
      </w:pPr>
      <w:r w:rsidRPr="00DE1978">
        <w:rPr>
          <w:rFonts w:ascii="Times New Roman" w:hAnsi="Times New Roman" w:cs="Times New Roman"/>
        </w:rPr>
        <w:t>​</w:t>
      </w:r>
      <w:r w:rsidRPr="00DE1978">
        <w:rPr>
          <w:b/>
          <w:bCs/>
        </w:rPr>
        <w:t>核心作用</w:t>
      </w:r>
      <w:r w:rsidRPr="00DE1978">
        <w:rPr>
          <w:rFonts w:ascii="Times New Roman" w:hAnsi="Times New Roman" w:cs="Times New Roman"/>
        </w:rPr>
        <w:t>​</w:t>
      </w:r>
      <w:r w:rsidRPr="00DE1978">
        <w:t>：对用户指定的DMA通道进行复位操作。当你需要彻底改变某个DMA通道的配置，或者该通道工作异常需要恢复初始状态时，调用此函数可以确保从一个纯净的、已知的默认状态开始重新配置。</w:t>
      </w:r>
    </w:p>
    <w:p w14:paraId="074856D9" w14:textId="77777777" w:rsidR="00DE1978" w:rsidRPr="00DE1978" w:rsidRDefault="00DE1978">
      <w:pPr>
        <w:numPr>
          <w:ilvl w:val="0"/>
          <w:numId w:val="493"/>
        </w:numPr>
      </w:pPr>
      <w:r w:rsidRPr="00DE1978">
        <w:rPr>
          <w:rFonts w:ascii="Times New Roman" w:hAnsi="Times New Roman" w:cs="Times New Roman"/>
        </w:rPr>
        <w:t>​</w:t>
      </w:r>
      <w:r w:rsidRPr="00DE1978">
        <w:rPr>
          <w:b/>
          <w:bCs/>
        </w:rPr>
        <w:t>参数说明</w:t>
      </w:r>
      <w:r w:rsidRPr="00DE1978">
        <w:rPr>
          <w:rFonts w:ascii="Times New Roman" w:hAnsi="Times New Roman" w:cs="Times New Roman"/>
        </w:rPr>
        <w:t>​</w:t>
      </w:r>
      <w:r w:rsidRPr="00DE1978">
        <w:t>：</w:t>
      </w:r>
      <w:proofErr w:type="spellStart"/>
      <w:r w:rsidRPr="00DE1978">
        <w:t>DMAy_Channelx</w:t>
      </w:r>
      <w:proofErr w:type="spellEnd"/>
      <w:r w:rsidRPr="00DE1978">
        <w:t>为指向特定DMA通道的指针。其中，y代表DMA控制器编号（例如1或2），x代表该控制器下的具体通道号（例如1到7）。</w:t>
      </w:r>
    </w:p>
    <w:p w14:paraId="7D387927" w14:textId="77777777" w:rsidR="00DE1978" w:rsidRPr="00DE1978" w:rsidRDefault="00DE1978" w:rsidP="00FD68B1">
      <w:pPr>
        <w:pStyle w:val="3"/>
      </w:pPr>
      <w:r w:rsidRPr="00DE1978">
        <w:rPr>
          <w:rFonts w:ascii="Segoe UI Emoji" w:hAnsi="Segoe UI Emoji" w:cs="Segoe UI Emoji"/>
        </w:rPr>
        <w:t>🔄</w:t>
      </w:r>
      <w:r w:rsidRPr="00DE1978">
        <w:t xml:space="preserve"> 典型使用场景 </w:t>
      </w:r>
    </w:p>
    <w:p w14:paraId="7A8CC174" w14:textId="77777777" w:rsidR="00DE1978" w:rsidRPr="00DE1978" w:rsidRDefault="00DE1978">
      <w:pPr>
        <w:numPr>
          <w:ilvl w:val="0"/>
          <w:numId w:val="494"/>
        </w:numPr>
      </w:pPr>
      <w:r w:rsidRPr="00DE1978">
        <w:rPr>
          <w:rFonts w:ascii="Times New Roman" w:hAnsi="Times New Roman" w:cs="Times New Roman"/>
        </w:rPr>
        <w:t>​</w:t>
      </w:r>
      <w:r w:rsidRPr="00DE1978">
        <w:rPr>
          <w:b/>
          <w:bCs/>
        </w:rPr>
        <w:t>DMA通道重新配置前</w:t>
      </w:r>
      <w:r w:rsidRPr="00DE1978">
        <w:rPr>
          <w:rFonts w:ascii="Times New Roman" w:hAnsi="Times New Roman" w:cs="Times New Roman"/>
        </w:rPr>
        <w:t>​</w:t>
      </w:r>
      <w:r w:rsidRPr="00DE1978">
        <w:t xml:space="preserve">：在需要彻底改变某个DMA通道的工作模式（例如从内存到外设模式改为内存到内存模式）之前，先调用 </w:t>
      </w:r>
      <w:proofErr w:type="spellStart"/>
      <w:r w:rsidRPr="00DE1978">
        <w:t>DMA_DeInit</w:t>
      </w:r>
      <w:proofErr w:type="spellEnd"/>
      <w:r w:rsidRPr="00DE1978">
        <w:t xml:space="preserve">清除旧配置，再使用 </w:t>
      </w:r>
      <w:proofErr w:type="spellStart"/>
      <w:r w:rsidRPr="00DE1978">
        <w:t>DMA_Init</w:t>
      </w:r>
      <w:proofErr w:type="spellEnd"/>
      <w:r w:rsidRPr="00DE1978">
        <w:t>进行新配置，可以避免新旧参数相互干扰。</w:t>
      </w:r>
    </w:p>
    <w:p w14:paraId="04E67BC0" w14:textId="77777777" w:rsidR="00DE1978" w:rsidRPr="00DE1978" w:rsidRDefault="00DE1978">
      <w:pPr>
        <w:numPr>
          <w:ilvl w:val="0"/>
          <w:numId w:val="494"/>
        </w:numPr>
      </w:pPr>
      <w:r w:rsidRPr="00DE1978">
        <w:rPr>
          <w:rFonts w:ascii="Times New Roman" w:hAnsi="Times New Roman" w:cs="Times New Roman"/>
        </w:rPr>
        <w:t>​</w:t>
      </w:r>
      <w:r w:rsidRPr="00DE1978">
        <w:rPr>
          <w:b/>
          <w:bCs/>
        </w:rPr>
        <w:t>程序异常处理</w:t>
      </w:r>
      <w:r w:rsidRPr="00DE1978">
        <w:rPr>
          <w:rFonts w:ascii="Times New Roman" w:hAnsi="Times New Roman" w:cs="Times New Roman"/>
        </w:rPr>
        <w:t>​</w:t>
      </w:r>
      <w:r w:rsidRPr="00DE1978">
        <w:t>：当程序运行中出现异常，怀疑DMA控制器可能进入不可预测的状态时，可以调用此函数将其强制复位到已知的默认状态。</w:t>
      </w:r>
    </w:p>
    <w:p w14:paraId="19262AED" w14:textId="77777777" w:rsidR="00DE1978" w:rsidRPr="00DE1978" w:rsidRDefault="00DE1978" w:rsidP="00FD68B1">
      <w:pPr>
        <w:pStyle w:val="3"/>
      </w:pPr>
      <w:r w:rsidRPr="00DE1978">
        <w:rPr>
          <w:rFonts w:ascii="Segoe UI Emoji" w:hAnsi="Segoe UI Emoji" w:cs="Segoe UI Emoji"/>
        </w:rPr>
        <w:t>⚠️</w:t>
      </w:r>
      <w:r w:rsidRPr="00DE1978">
        <w:t xml:space="preserve"> 重要注意事项 </w:t>
      </w:r>
    </w:p>
    <w:p w14:paraId="68498616" w14:textId="77777777" w:rsidR="00DE1978" w:rsidRPr="00DE1978" w:rsidRDefault="00DE1978">
      <w:pPr>
        <w:numPr>
          <w:ilvl w:val="0"/>
          <w:numId w:val="495"/>
        </w:numPr>
      </w:pPr>
      <w:r w:rsidRPr="00DE1978">
        <w:rPr>
          <w:rFonts w:ascii="Times New Roman" w:hAnsi="Times New Roman" w:cs="Times New Roman"/>
        </w:rPr>
        <w:t>​</w:t>
      </w:r>
      <w:r w:rsidRPr="00DE1978">
        <w:rPr>
          <w:b/>
          <w:bCs/>
        </w:rPr>
        <w:t>调用前确保DMA已禁用</w:t>
      </w:r>
      <w:r w:rsidRPr="00DE1978">
        <w:rPr>
          <w:rFonts w:ascii="Times New Roman" w:hAnsi="Times New Roman" w:cs="Times New Roman"/>
        </w:rPr>
        <w:t>​</w:t>
      </w:r>
      <w:r w:rsidRPr="00DE1978">
        <w:t xml:space="preserve">：为了安全起见，在调用 </w:t>
      </w:r>
      <w:proofErr w:type="spellStart"/>
      <w:r w:rsidRPr="00DE1978">
        <w:t>DMA_DeInit</w:t>
      </w:r>
      <w:proofErr w:type="spellEnd"/>
      <w:r w:rsidRPr="00DE1978">
        <w:t xml:space="preserve">函数之前，应先使用 </w:t>
      </w:r>
      <w:proofErr w:type="spellStart"/>
      <w:r w:rsidRPr="00DE1978">
        <w:t>DMA_Cmd</w:t>
      </w:r>
      <w:proofErr w:type="spellEnd"/>
      <w:r w:rsidRPr="00DE1978">
        <w:t>(</w:t>
      </w:r>
      <w:proofErr w:type="spellStart"/>
      <w:r w:rsidRPr="00DE1978">
        <w:t>DMAy_Channelx</w:t>
      </w:r>
      <w:proofErr w:type="spellEnd"/>
      <w:r w:rsidRPr="00DE1978">
        <w:t>, DISABLE)确保目标通道已被禁用。</w:t>
      </w:r>
    </w:p>
    <w:p w14:paraId="67A9D87A" w14:textId="77777777" w:rsidR="00DE1978" w:rsidRPr="00DE1978" w:rsidRDefault="00DE1978">
      <w:pPr>
        <w:numPr>
          <w:ilvl w:val="0"/>
          <w:numId w:val="495"/>
        </w:numPr>
      </w:pPr>
      <w:r w:rsidRPr="00DE1978">
        <w:rPr>
          <w:rFonts w:ascii="Times New Roman" w:hAnsi="Times New Roman" w:cs="Times New Roman"/>
        </w:rPr>
        <w:t>​</w:t>
      </w:r>
      <w:r w:rsidRPr="00DE1978">
        <w:rPr>
          <w:b/>
          <w:bCs/>
        </w:rPr>
        <w:t>影响范围</w:t>
      </w:r>
      <w:r w:rsidRPr="00DE1978">
        <w:rPr>
          <w:rFonts w:ascii="Times New Roman" w:hAnsi="Times New Roman" w:cs="Times New Roman"/>
        </w:rPr>
        <w:t>​</w:t>
      </w:r>
      <w:r w:rsidRPr="00DE1978">
        <w:t>：该函数会复位指定通道的所有相关寄存器。调用后，该通道之前的所有配置（如地址、传输数据量、工作模式等）都将被清除。</w:t>
      </w:r>
    </w:p>
    <w:p w14:paraId="79E29C08" w14:textId="77777777" w:rsidR="00DE1978" w:rsidRPr="00DE1978" w:rsidRDefault="00DE1978" w:rsidP="00DE1978">
      <w:r w:rsidRPr="00DE1978">
        <w:t>简单来说，</w:t>
      </w:r>
      <w:proofErr w:type="spellStart"/>
      <w:r w:rsidRPr="00DE1978">
        <w:t>DMA_DeInit</w:t>
      </w:r>
      <w:proofErr w:type="spellEnd"/>
      <w:r w:rsidRPr="00DE1978">
        <w:t>就像是DMA通道的“重置按钮”，让你能够将其恢复到出厂默认状态，为新的配置任务提供一个干净的起点。</w:t>
      </w:r>
    </w:p>
    <w:p w14:paraId="0588C556" w14:textId="77777777" w:rsidR="00DE1978" w:rsidRPr="00DE1978" w:rsidRDefault="00DE1978" w:rsidP="00DE1978">
      <w:r w:rsidRPr="00DE1978">
        <w:t>希望这些信息能帮助您更好地理解和使用这个函数！如果您对DMA的其他库函数或配</w:t>
      </w:r>
      <w:r w:rsidRPr="00DE1978">
        <w:lastRenderedPageBreak/>
        <w:t>置流程有疑问，我们可以继续探讨。</w:t>
      </w:r>
    </w:p>
    <w:p w14:paraId="7C83A22E" w14:textId="0EBFED5E" w:rsidR="006A0E6A" w:rsidRDefault="00DE1978" w:rsidP="00DE1978">
      <w:pPr>
        <w:pStyle w:val="2"/>
      </w:pPr>
      <w:proofErr w:type="spellStart"/>
      <w:r w:rsidRPr="00DE1978">
        <w:t>DMA_Init</w:t>
      </w:r>
      <w:proofErr w:type="spellEnd"/>
      <w:r>
        <w:rPr>
          <w:rFonts w:hint="eastAsia"/>
        </w:rPr>
        <w:t>()</w:t>
      </w:r>
      <w:r w:rsidR="00FD68B1">
        <w:br/>
      </w:r>
      <w:r w:rsidR="00FD68B1" w:rsidRPr="00726091">
        <w:t>初始化DMA通道</w:t>
      </w:r>
      <w:r w:rsidR="00FD68B1">
        <w:rPr>
          <w:rFonts w:hint="eastAsia"/>
        </w:rPr>
        <w:t>,</w:t>
      </w:r>
      <w:r w:rsidR="00FD68B1" w:rsidRPr="00FD68B1">
        <w:t xml:space="preserve"> </w:t>
      </w:r>
      <w:r w:rsidR="00FD68B1" w:rsidRPr="00726091">
        <w:t>根据用户指定的参数来配置DMA通道的工作模式</w:t>
      </w:r>
    </w:p>
    <w:p w14:paraId="3AD5CAC6" w14:textId="1732C4E8" w:rsidR="00726091" w:rsidRDefault="00726091" w:rsidP="00726091">
      <w:r w:rsidRPr="00726091">
        <w:t>这个函数是STM32标准外设库中用于初始化DMA通道的核心函数。它的作用是根据用户指定的参数来配置DMA通道的工作模式。</w:t>
      </w:r>
    </w:p>
    <w:p w14:paraId="11B8A910" w14:textId="6228D5A8" w:rsidR="00C86926" w:rsidRPr="00726091" w:rsidRDefault="00C86926" w:rsidP="00726091">
      <w:r>
        <w:rPr>
          <w:noProof/>
        </w:rPr>
        <w:drawing>
          <wp:inline distT="0" distB="0" distL="0" distR="0" wp14:anchorId="53997163" wp14:editId="3687AC9F">
            <wp:extent cx="5274310" cy="2715895"/>
            <wp:effectExtent l="0" t="0" r="254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715895"/>
                    </a:xfrm>
                    <a:prstGeom prst="rect">
                      <a:avLst/>
                    </a:prstGeom>
                  </pic:spPr>
                </pic:pic>
              </a:graphicData>
            </a:graphic>
          </wp:inline>
        </w:drawing>
      </w:r>
    </w:p>
    <w:p w14:paraId="36D0E96B" w14:textId="77777777" w:rsidR="00726091" w:rsidRPr="00726091" w:rsidRDefault="00726091" w:rsidP="00FD68B1">
      <w:pPr>
        <w:pStyle w:val="3"/>
      </w:pPr>
      <w:r w:rsidRPr="00726091">
        <w:t xml:space="preserve">函数原型与参数解析 </w:t>
      </w:r>
    </w:p>
    <w:p w14:paraId="07977F66" w14:textId="77777777" w:rsidR="00726091" w:rsidRPr="00726091" w:rsidRDefault="00726091" w:rsidP="00726091">
      <w:r w:rsidRPr="00726091">
        <w:t>函数原型如下：</w:t>
      </w:r>
    </w:p>
    <w:p w14:paraId="59FF1125" w14:textId="77777777" w:rsidR="00726091" w:rsidRPr="00726091" w:rsidRDefault="00726091" w:rsidP="00726091">
      <w:r w:rsidRPr="00726091">
        <w:t xml:space="preserve">void </w:t>
      </w:r>
      <w:proofErr w:type="spellStart"/>
      <w:r w:rsidRPr="00726091">
        <w:t>DMA_</w:t>
      </w:r>
      <w:proofErr w:type="gramStart"/>
      <w:r w:rsidRPr="00726091">
        <w:t>Init</w:t>
      </w:r>
      <w:proofErr w:type="spellEnd"/>
      <w:r w:rsidRPr="00726091">
        <w:t>(</w:t>
      </w:r>
      <w:proofErr w:type="spellStart"/>
      <w:proofErr w:type="gramEnd"/>
      <w:r w:rsidRPr="00726091">
        <w:t>DMA_Channel_TypeDef</w:t>
      </w:r>
      <w:proofErr w:type="spellEnd"/>
      <w:r w:rsidRPr="00726091">
        <w:t xml:space="preserve">* </w:t>
      </w:r>
      <w:proofErr w:type="spellStart"/>
      <w:r w:rsidRPr="00726091">
        <w:t>DMAy_Channelx</w:t>
      </w:r>
      <w:proofErr w:type="spellEnd"/>
      <w:r w:rsidRPr="00726091">
        <w:t xml:space="preserve">, </w:t>
      </w:r>
      <w:proofErr w:type="spellStart"/>
      <w:r w:rsidRPr="00726091">
        <w:t>DMA_InitTypeDef</w:t>
      </w:r>
      <w:proofErr w:type="spellEnd"/>
      <w:r w:rsidRPr="00726091">
        <w:t xml:space="preserve">* </w:t>
      </w:r>
      <w:proofErr w:type="spellStart"/>
      <w:r w:rsidRPr="00726091">
        <w:t>DMA_InitStruct</w:t>
      </w:r>
      <w:proofErr w:type="spellEnd"/>
      <w:r w:rsidRPr="00726091">
        <w:t>);</w:t>
      </w:r>
    </w:p>
    <w:p w14:paraId="29418EE9" w14:textId="77777777" w:rsidR="00726091" w:rsidRPr="00726091" w:rsidRDefault="00726091" w:rsidP="00726091">
      <w:r w:rsidRPr="00726091">
        <w:t>它接受两个参数：</w:t>
      </w:r>
    </w:p>
    <w:p w14:paraId="53144BA6" w14:textId="77777777" w:rsidR="00726091" w:rsidRPr="00726091" w:rsidRDefault="00726091">
      <w:pPr>
        <w:numPr>
          <w:ilvl w:val="0"/>
          <w:numId w:val="496"/>
        </w:numPr>
      </w:pPr>
      <w:proofErr w:type="spellStart"/>
      <w:r w:rsidRPr="00726091">
        <w:t>DMAy_Channelx</w:t>
      </w:r>
      <w:proofErr w:type="spellEnd"/>
      <w:r w:rsidRPr="00726091">
        <w:t>：指定要初始化的</w:t>
      </w:r>
      <w:r w:rsidRPr="00601247">
        <w:rPr>
          <w:color w:val="EE0000"/>
        </w:rPr>
        <w:t>DMA通道</w:t>
      </w:r>
      <w:r w:rsidRPr="00726091">
        <w:t>，例如 DMA1_Channel1。</w:t>
      </w:r>
    </w:p>
    <w:p w14:paraId="4CA6F253" w14:textId="77777777" w:rsidR="00726091" w:rsidRPr="00726091" w:rsidRDefault="00726091">
      <w:pPr>
        <w:numPr>
          <w:ilvl w:val="0"/>
          <w:numId w:val="496"/>
        </w:numPr>
      </w:pPr>
      <w:proofErr w:type="spellStart"/>
      <w:r w:rsidRPr="00726091">
        <w:t>DMA_InitStruct</w:t>
      </w:r>
      <w:proofErr w:type="spellEnd"/>
      <w:r w:rsidRPr="00726091">
        <w:t xml:space="preserve">：一个指向 </w:t>
      </w:r>
      <w:proofErr w:type="spellStart"/>
      <w:r w:rsidRPr="00726091">
        <w:t>DMA_InitTypeDef</w:t>
      </w:r>
      <w:proofErr w:type="spellEnd"/>
      <w:r w:rsidRPr="00726091">
        <w:t>结构体的指针，该结构体包含了DMA通道的所有配置信息。</w:t>
      </w:r>
    </w:p>
    <w:p w14:paraId="3BAB3DE2" w14:textId="77777777" w:rsidR="00726091" w:rsidRPr="00726091" w:rsidRDefault="00726091" w:rsidP="00726091">
      <w:proofErr w:type="spellStart"/>
      <w:r w:rsidRPr="00726091">
        <w:t>DMA_InitTypeDef</w:t>
      </w:r>
      <w:proofErr w:type="spellEnd"/>
      <w:r w:rsidRPr="00726091">
        <w:t>结构体封装了DMA配置所需的各项参数，下表详细说明了其主要成员的含义和作用：</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487"/>
        <w:gridCol w:w="667"/>
        <w:gridCol w:w="5136"/>
      </w:tblGrid>
      <w:tr w:rsidR="0055118D" w:rsidRPr="00726091" w14:paraId="72B3FFC5"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371D7E0" w14:textId="77777777" w:rsidR="00726091" w:rsidRPr="00726091" w:rsidRDefault="00726091" w:rsidP="00726091">
            <w:pPr>
              <w:rPr>
                <w:b/>
                <w:bCs/>
              </w:rPr>
            </w:pPr>
            <w:r w:rsidRPr="00726091">
              <w:rPr>
                <w:b/>
                <w:bCs/>
              </w:rPr>
              <w:lastRenderedPageBreak/>
              <w:t>参数成员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1737EDF" w14:textId="77777777" w:rsidR="00726091" w:rsidRPr="00726091" w:rsidRDefault="00726091" w:rsidP="00726091">
            <w:pPr>
              <w:rPr>
                <w:b/>
                <w:bCs/>
              </w:rPr>
            </w:pPr>
            <w:r w:rsidRPr="00726091">
              <w:rPr>
                <w:b/>
                <w:bCs/>
              </w:rPr>
              <w:t>含义说明</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6D70A54" w14:textId="77777777" w:rsidR="00726091" w:rsidRPr="00726091" w:rsidRDefault="00726091" w:rsidP="00726091">
            <w:pPr>
              <w:rPr>
                <w:b/>
                <w:bCs/>
              </w:rPr>
            </w:pPr>
            <w:r w:rsidRPr="00726091">
              <w:rPr>
                <w:b/>
                <w:bCs/>
              </w:rPr>
              <w:t>常用取值示例（仅供参考）</w:t>
            </w:r>
          </w:p>
        </w:tc>
      </w:tr>
      <w:tr w:rsidR="0055118D" w:rsidRPr="00726091" w14:paraId="2A58F83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E681ECD" w14:textId="34517D30" w:rsidR="00726091" w:rsidRPr="00726091" w:rsidRDefault="0092162D" w:rsidP="00726091">
            <w:r w:rsidRPr="0092162D">
              <w:t xml:space="preserve">uint32_t </w:t>
            </w:r>
            <w:proofErr w:type="spellStart"/>
            <w:r w:rsidR="00726091" w:rsidRPr="00726091">
              <w:t>DMA_PeripheralBaseAddr</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B729096" w14:textId="77777777" w:rsidR="00726091" w:rsidRPr="00726091" w:rsidRDefault="00726091" w:rsidP="00726091">
            <w:r w:rsidRPr="00726091">
              <w:t>外设数据寄存器的基地址</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521BCE8" w14:textId="77777777" w:rsidR="00726091" w:rsidRPr="00726091" w:rsidRDefault="00726091" w:rsidP="00726091">
            <w:r w:rsidRPr="00726091">
              <w:t>&amp;USART1-&gt;DR(串口1数据寄存器)</w:t>
            </w:r>
          </w:p>
        </w:tc>
      </w:tr>
      <w:tr w:rsidR="0055118D" w:rsidRPr="00726091" w14:paraId="15E864A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236E0B2" w14:textId="7767D351" w:rsidR="00726091" w:rsidRPr="00726091" w:rsidRDefault="0092162D" w:rsidP="00726091">
            <w:r w:rsidRPr="0092162D">
              <w:t xml:space="preserve">uint32_t </w:t>
            </w:r>
            <w:proofErr w:type="spellStart"/>
            <w:r w:rsidR="00192B68">
              <w:t>DMA_Memory</w:t>
            </w:r>
            <w:r w:rsidR="00726091" w:rsidRPr="00726091">
              <w:t>BaseAddr</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E56E587" w14:textId="77777777" w:rsidR="00726091" w:rsidRPr="00726091" w:rsidRDefault="00726091" w:rsidP="00726091">
            <w:r w:rsidRPr="00726091">
              <w:t>存储器基地址（内存缓冲区首地址）</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B05637" w14:textId="77777777" w:rsidR="00726091" w:rsidRPr="00726091" w:rsidRDefault="00726091" w:rsidP="00726091">
            <w:r w:rsidRPr="00726091">
              <w:t>(u32)</w:t>
            </w:r>
            <w:proofErr w:type="spellStart"/>
            <w:r w:rsidRPr="00726091">
              <w:t>SendBuff</w:t>
            </w:r>
            <w:proofErr w:type="spellEnd"/>
            <w:r w:rsidRPr="00726091">
              <w:t>(发送数组地址)</w:t>
            </w:r>
          </w:p>
        </w:tc>
      </w:tr>
      <w:tr w:rsidR="0055118D" w:rsidRPr="00726091" w14:paraId="7130705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F6A515C" w14:textId="2DC36F7A" w:rsidR="00726091" w:rsidRPr="00726091" w:rsidRDefault="0092162D" w:rsidP="00726091">
            <w:r w:rsidRPr="0092162D">
              <w:t xml:space="preserve">uint32_t </w:t>
            </w:r>
            <w:r w:rsidR="00726091" w:rsidRPr="00726091">
              <w:t>DMA_DIR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CBFDF1B" w14:textId="77777777" w:rsidR="00726091" w:rsidRPr="00726091" w:rsidRDefault="00726091" w:rsidP="00726091">
            <w:r w:rsidRPr="00726091">
              <w:t>数据</w:t>
            </w:r>
            <w:r w:rsidRPr="00601247">
              <w:rPr>
                <w:color w:val="EE0000"/>
              </w:rPr>
              <w:t>传输方向</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E3AA150" w14:textId="3B2333F4" w:rsidR="00726091" w:rsidRDefault="00726091" w:rsidP="00726091">
            <w:proofErr w:type="spellStart"/>
            <w:r w:rsidRPr="00CD6901">
              <w:rPr>
                <w:b/>
                <w:bCs/>
              </w:rPr>
              <w:t>DMA_DIR_Peripheral</w:t>
            </w:r>
            <w:r w:rsidR="006E225B">
              <w:rPr>
                <w:rFonts w:hint="eastAsia"/>
                <w:b/>
                <w:bCs/>
              </w:rPr>
              <w:t>SRC</w:t>
            </w:r>
            <w:proofErr w:type="spellEnd"/>
            <w:r w:rsidRPr="00726091">
              <w:t>(外设到存储器)</w:t>
            </w:r>
          </w:p>
          <w:p w14:paraId="0A4B6849" w14:textId="508CF7C6" w:rsidR="00601247" w:rsidRPr="00601247" w:rsidRDefault="00601247" w:rsidP="00601247">
            <w:proofErr w:type="spellStart"/>
            <w:r w:rsidRPr="00601247">
              <w:rPr>
                <w:b/>
                <w:bCs/>
              </w:rPr>
              <w:t>DMA_DIR_Peripheral</w:t>
            </w:r>
            <w:r w:rsidR="006E225B">
              <w:rPr>
                <w:rFonts w:hint="eastAsia"/>
                <w:b/>
                <w:bCs/>
              </w:rPr>
              <w:t>DST</w:t>
            </w:r>
            <w:proofErr w:type="spellEnd"/>
            <w:r w:rsidRPr="00601247">
              <w:rPr>
                <w:rFonts w:ascii="Times New Roman" w:hAnsi="Times New Roman" w:cs="Times New Roman"/>
              </w:rPr>
              <w:t>​</w:t>
            </w:r>
            <w:r>
              <w:rPr>
                <w:rFonts w:ascii="Times New Roman" w:hAnsi="Times New Roman" w:cs="Times New Roman" w:hint="eastAsia"/>
              </w:rPr>
              <w:t>(</w:t>
            </w:r>
            <w:r w:rsidRPr="00601247">
              <w:t>存储器到外设</w:t>
            </w:r>
            <w:r>
              <w:rPr>
                <w:rFonts w:hint="eastAsia"/>
              </w:rPr>
              <w:t>)</w:t>
            </w:r>
            <w:r w:rsidRPr="00601247">
              <w:t>（例如，内存数组发送到串口）。</w:t>
            </w:r>
          </w:p>
          <w:p w14:paraId="09EC736B" w14:textId="77777777" w:rsidR="00601247" w:rsidRPr="00601247" w:rsidRDefault="00601247" w:rsidP="00601247">
            <w:r w:rsidRPr="00601247">
              <w:t>对于存储器到存储器模式（如复制一片内存区域），需要通过DMA_M2M成员启用，并将其中一个存储器视为“外设”。</w:t>
            </w:r>
          </w:p>
          <w:p w14:paraId="67DF00D9" w14:textId="77777777" w:rsidR="00601247" w:rsidRPr="00601247" w:rsidRDefault="00601247" w:rsidP="00726091"/>
        </w:tc>
      </w:tr>
      <w:tr w:rsidR="0055118D" w:rsidRPr="00726091" w14:paraId="433C2BF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A531FA2" w14:textId="7E261D5A" w:rsidR="00726091" w:rsidRPr="00726091" w:rsidRDefault="0092162D" w:rsidP="00726091">
            <w:r w:rsidRPr="0092162D">
              <w:t xml:space="preserve">uint32_t </w:t>
            </w:r>
            <w:proofErr w:type="spellStart"/>
            <w:r w:rsidR="00726091" w:rsidRPr="00726091">
              <w:t>DMA_BufferSize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1F17C45" w14:textId="77777777" w:rsidR="00726091" w:rsidRPr="00726091" w:rsidRDefault="00726091" w:rsidP="00726091">
            <w:r w:rsidRPr="00726091">
              <w:t>待传输的数据量（大小）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B29966E" w14:textId="47889C0B" w:rsidR="00726091" w:rsidRDefault="00726091" w:rsidP="00726091">
            <w:r w:rsidRPr="00726091">
              <w:t xml:space="preserve">1024 </w:t>
            </w:r>
            <w:proofErr w:type="gramStart"/>
            <w:r w:rsidRPr="00726091">
              <w:t>(传输1024个数据单元)</w:t>
            </w:r>
            <w:proofErr w:type="gramEnd"/>
            <w:r w:rsidR="00663324">
              <w:rPr>
                <w:rFonts w:hint="eastAsia"/>
              </w:rPr>
              <w:t>这个数据据单元，等于你传输源</w:t>
            </w:r>
            <w:r w:rsidR="001E770F">
              <w:rPr>
                <w:rFonts w:hint="eastAsia"/>
              </w:rPr>
              <w:t>端</w:t>
            </w:r>
            <w:r w:rsidR="00663324">
              <w:rPr>
                <w:rFonts w:hint="eastAsia"/>
              </w:rPr>
              <w:t>站点的DataSize</w:t>
            </w:r>
            <w:r w:rsidR="00155DE3">
              <w:rPr>
                <w:rFonts w:hint="eastAsia"/>
              </w:rPr>
              <w:t>，取值是</w:t>
            </w:r>
            <w:r w:rsidR="00155DE3" w:rsidRPr="006236DF">
              <w:rPr>
                <w:rFonts w:hint="eastAsia"/>
                <w:b/>
                <w:bCs/>
                <w:color w:val="EE0000"/>
              </w:rPr>
              <w:t>0-65535</w:t>
            </w:r>
          </w:p>
          <w:p w14:paraId="058CDE65" w14:textId="77777777" w:rsidR="00F5244C" w:rsidRDefault="00653895" w:rsidP="00726091">
            <w:pPr>
              <w:rPr>
                <w:b/>
                <w:bCs/>
                <w:color w:val="EE0000"/>
              </w:rPr>
            </w:pPr>
            <w:r>
              <w:rPr>
                <w:rFonts w:hint="eastAsia"/>
              </w:rPr>
              <w:t>说简单点就是:</w:t>
            </w:r>
            <w:r w:rsidRPr="00726091">
              <w:t xml:space="preserve"> </w:t>
            </w:r>
            <w:proofErr w:type="spellStart"/>
            <w:r w:rsidRPr="00726091">
              <w:t>BufferSize</w:t>
            </w:r>
            <w:proofErr w:type="spellEnd"/>
            <w:r>
              <w:rPr>
                <w:rFonts w:hint="eastAsia"/>
              </w:rPr>
              <w:t>就是传输计数器，指定</w:t>
            </w:r>
            <w:r w:rsidRPr="00F5244C">
              <w:rPr>
                <w:rFonts w:hint="eastAsia"/>
                <w:b/>
                <w:bCs/>
                <w:color w:val="EE0000"/>
              </w:rPr>
              <w:t>传输几次</w:t>
            </w:r>
          </w:p>
          <w:p w14:paraId="7839248D" w14:textId="5F98D76A" w:rsidR="00653895" w:rsidRPr="00726091" w:rsidRDefault="00F5244C" w:rsidP="00726091">
            <w:r w:rsidRPr="00601247">
              <w:t>传输开始时，DMA用此值</w:t>
            </w:r>
            <w:r w:rsidRPr="00601247">
              <w:rPr>
                <w:color w:val="EE0000"/>
              </w:rPr>
              <w:t>初始化计数器</w:t>
            </w:r>
            <w:r w:rsidRPr="00601247">
              <w:t>，每完成一个数据项传输，计数器</w:t>
            </w:r>
            <w:r w:rsidRPr="00601247">
              <w:rPr>
                <w:b/>
                <w:bCs/>
                <w:color w:val="EE0000"/>
              </w:rPr>
              <w:t>减1</w:t>
            </w:r>
            <w:r w:rsidRPr="00601247">
              <w:t>，直至</w:t>
            </w:r>
            <w:r w:rsidRPr="00601247">
              <w:rPr>
                <w:b/>
                <w:bCs/>
                <w:color w:val="EE0000"/>
              </w:rPr>
              <w:t>为0</w:t>
            </w:r>
            <w:r w:rsidRPr="00601247">
              <w:t>表示传输完成</w:t>
            </w:r>
          </w:p>
        </w:tc>
      </w:tr>
      <w:tr w:rsidR="0055118D" w:rsidRPr="00726091" w14:paraId="1A3D176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67038A3" w14:textId="23BEF4AA" w:rsidR="00726091" w:rsidRPr="00726091" w:rsidRDefault="0092162D" w:rsidP="00726091">
            <w:r w:rsidRPr="0092162D">
              <w:t xml:space="preserve">uint32_t </w:t>
            </w:r>
            <w:proofErr w:type="spellStart"/>
            <w:r w:rsidR="00726091" w:rsidRPr="00726091">
              <w:t>DMA_PeripheralInc</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A39BA1A" w14:textId="77777777" w:rsidR="00726091" w:rsidRPr="00726091" w:rsidRDefault="00726091" w:rsidP="00726091">
            <w:r w:rsidRPr="00726091">
              <w:t>外设地址</w:t>
            </w:r>
            <w:r w:rsidRPr="00601247">
              <w:rPr>
                <w:color w:val="EE0000"/>
              </w:rPr>
              <w:t>是否递增</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DD84EC" w14:textId="043F9569" w:rsidR="00425DBD" w:rsidRDefault="00762327" w:rsidP="00726091">
            <w:proofErr w:type="spellStart"/>
            <w:r w:rsidRPr="00726091">
              <w:t>DMA_PeripheralInc</w:t>
            </w:r>
            <w:r>
              <w:rPr>
                <w:rFonts w:hint="eastAsia"/>
              </w:rPr>
              <w:t>_</w:t>
            </w:r>
            <w:r w:rsidR="00425DBD">
              <w:rPr>
                <w:rFonts w:hint="eastAsia"/>
              </w:rPr>
              <w:t>Enable</w:t>
            </w:r>
            <w:proofErr w:type="spellEnd"/>
            <w:r w:rsidR="00425DBD" w:rsidRPr="00726091">
              <w:t>(地址递增，如操作数组)</w:t>
            </w:r>
          </w:p>
          <w:p w14:paraId="23A55F13" w14:textId="3B9924A8" w:rsidR="00726091" w:rsidRPr="00726091" w:rsidRDefault="00762327" w:rsidP="00726091">
            <w:proofErr w:type="spellStart"/>
            <w:r w:rsidRPr="00726091">
              <w:t>DMA_PeripheralInc</w:t>
            </w:r>
            <w:r>
              <w:rPr>
                <w:rFonts w:hint="eastAsia"/>
              </w:rPr>
              <w:t>_</w:t>
            </w:r>
            <w:r w:rsidR="00726091" w:rsidRPr="00726091">
              <w:t>Disable</w:t>
            </w:r>
            <w:proofErr w:type="spellEnd"/>
            <w:r w:rsidR="00726091" w:rsidRPr="00726091">
              <w:t>(地址固定，如操作固定外设寄存器)</w:t>
            </w:r>
          </w:p>
        </w:tc>
      </w:tr>
      <w:tr w:rsidR="0055118D" w:rsidRPr="00726091" w14:paraId="1737E87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4B76013" w14:textId="1CA98152" w:rsidR="00726091" w:rsidRPr="00726091" w:rsidRDefault="0092162D" w:rsidP="00726091">
            <w:r w:rsidRPr="0092162D">
              <w:lastRenderedPageBreak/>
              <w:t xml:space="preserve">uint32_t </w:t>
            </w:r>
            <w:proofErr w:type="spellStart"/>
            <w:r w:rsidR="00726091" w:rsidRPr="00726091">
              <w:t>DMA_MemoryInc</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9ED7F55" w14:textId="77777777" w:rsidR="00726091" w:rsidRPr="00726091" w:rsidRDefault="00726091" w:rsidP="00726091">
            <w:r w:rsidRPr="00726091">
              <w:t>存储器地址</w:t>
            </w:r>
            <w:r w:rsidRPr="00601247">
              <w:rPr>
                <w:color w:val="EE0000"/>
              </w:rPr>
              <w:t>是否递增</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CD3D4B3" w14:textId="06A9201B" w:rsidR="00726091" w:rsidRDefault="003237BB" w:rsidP="00726091">
            <w:proofErr w:type="spellStart"/>
            <w:r w:rsidRPr="00726091">
              <w:t>DMA_MemoryInc</w:t>
            </w:r>
            <w:r>
              <w:rPr>
                <w:rFonts w:hint="eastAsia"/>
              </w:rPr>
              <w:t>_</w:t>
            </w:r>
            <w:r w:rsidR="00726091" w:rsidRPr="00726091">
              <w:t>Enable</w:t>
            </w:r>
            <w:proofErr w:type="spellEnd"/>
            <w:r w:rsidR="00726091" w:rsidRPr="00726091">
              <w:t>(地址递增，如操作数组)</w:t>
            </w:r>
          </w:p>
          <w:p w14:paraId="65E87690" w14:textId="159B6CC9" w:rsidR="004C48A9" w:rsidRDefault="003237BB" w:rsidP="00726091">
            <w:proofErr w:type="spellStart"/>
            <w:r w:rsidRPr="00726091">
              <w:t>DMA_MemoryInc</w:t>
            </w:r>
            <w:r>
              <w:rPr>
                <w:rFonts w:hint="eastAsia"/>
              </w:rPr>
              <w:t>_</w:t>
            </w:r>
            <w:r w:rsidR="004C48A9">
              <w:rPr>
                <w:rFonts w:hint="eastAsia"/>
              </w:rPr>
              <w:t>Disable</w:t>
            </w:r>
            <w:proofErr w:type="spellEnd"/>
            <w:r w:rsidR="004C48A9">
              <w:rPr>
                <w:rFonts w:hint="eastAsia"/>
              </w:rPr>
              <w:t>(地址固定，</w:t>
            </w:r>
            <w:r w:rsidR="004C48A9" w:rsidRPr="00726091">
              <w:t>如操作固定外设寄存器</w:t>
            </w:r>
            <w:r w:rsidR="004C48A9">
              <w:rPr>
                <w:rFonts w:hint="eastAsia"/>
              </w:rPr>
              <w:t>)</w:t>
            </w:r>
          </w:p>
          <w:p w14:paraId="273AD631" w14:textId="36113108" w:rsidR="004C48A9" w:rsidRPr="00726091" w:rsidRDefault="004C48A9" w:rsidP="00726091"/>
        </w:tc>
      </w:tr>
      <w:tr w:rsidR="0055118D" w:rsidRPr="00726091" w14:paraId="40992C2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6DD44AA" w14:textId="4814AAD5" w:rsidR="00726091" w:rsidRPr="00726091" w:rsidRDefault="0092162D" w:rsidP="00726091">
            <w:r w:rsidRPr="0092162D">
              <w:t xml:space="preserve">uint32_t </w:t>
            </w:r>
            <w:proofErr w:type="spellStart"/>
            <w:r w:rsidR="00726091" w:rsidRPr="00726091">
              <w:t>DMA_PeripheralDataSize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1A01324" w14:textId="77777777" w:rsidR="00726091" w:rsidRPr="00726091" w:rsidRDefault="00726091" w:rsidP="00726091">
            <w:r w:rsidRPr="00726091">
              <w:t>外设</w:t>
            </w:r>
            <w:r w:rsidRPr="00601247">
              <w:rPr>
                <w:color w:val="EE0000"/>
              </w:rPr>
              <w:t>数据宽度</w:t>
            </w:r>
            <w:r w:rsidRPr="00726091">
              <w:t>（字节、半字、全字）</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05D83CC" w14:textId="23000C9C" w:rsidR="00E66C96" w:rsidRPr="00601247" w:rsidRDefault="00E66C96" w:rsidP="00E66C96">
            <w:proofErr w:type="spellStart"/>
            <w:r w:rsidRPr="00601247">
              <w:t>DMA_PeripheralDataSize_Byte</w:t>
            </w:r>
            <w:proofErr w:type="spellEnd"/>
            <w:r w:rsidRPr="00601247">
              <w:t>/8位</w:t>
            </w:r>
          </w:p>
          <w:p w14:paraId="0E95FB75" w14:textId="4C559918" w:rsidR="00E66C96" w:rsidRPr="00601247" w:rsidRDefault="00E66C96" w:rsidP="00E66C96">
            <w:proofErr w:type="spellStart"/>
            <w:r w:rsidRPr="00601247">
              <w:t>DMA_PeripheralDataSize_HalfWord</w:t>
            </w:r>
            <w:proofErr w:type="spellEnd"/>
            <w:r w:rsidRPr="00601247">
              <w:t>/16位</w:t>
            </w:r>
          </w:p>
          <w:p w14:paraId="2ADC82E2" w14:textId="299F05B5" w:rsidR="00E66C96" w:rsidRPr="00601247" w:rsidRDefault="00E66C96" w:rsidP="00E66C96">
            <w:proofErr w:type="spellStart"/>
            <w:r w:rsidRPr="00601247">
              <w:t>DMA_PeripheralDataSize_Word</w:t>
            </w:r>
            <w:proofErr w:type="spellEnd"/>
            <w:r w:rsidRPr="00601247">
              <w:t>：32位</w:t>
            </w:r>
          </w:p>
          <w:p w14:paraId="750AF656" w14:textId="77777777" w:rsidR="00E66C96" w:rsidRPr="00E66C96" w:rsidRDefault="00E66C96" w:rsidP="00726091"/>
        </w:tc>
      </w:tr>
      <w:tr w:rsidR="0055118D" w:rsidRPr="00726091" w14:paraId="42CD3D7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F40346D" w14:textId="5EC4FDA7" w:rsidR="00726091" w:rsidRPr="00726091" w:rsidRDefault="0092162D" w:rsidP="00726091">
            <w:r w:rsidRPr="0092162D">
              <w:t xml:space="preserve">uint32_t </w:t>
            </w:r>
            <w:proofErr w:type="spellStart"/>
            <w:r w:rsidR="00726091" w:rsidRPr="00726091">
              <w:t>DMA_MemoryDataSize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282C63" w14:textId="77777777" w:rsidR="00726091" w:rsidRPr="00726091" w:rsidRDefault="00726091" w:rsidP="00726091">
            <w:r w:rsidRPr="00726091">
              <w:t>存储器</w:t>
            </w:r>
            <w:r w:rsidRPr="00601247">
              <w:rPr>
                <w:color w:val="EE0000"/>
              </w:rPr>
              <w:t>数据宽度</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579CCBE" w14:textId="54AAC6FF" w:rsidR="00E66C96" w:rsidRPr="00601247" w:rsidRDefault="00E66C96" w:rsidP="00E66C96">
            <w:proofErr w:type="spellStart"/>
            <w:r w:rsidRPr="00601247">
              <w:t>DMA_MemoryDataSize_Byte</w:t>
            </w:r>
            <w:proofErr w:type="spellEnd"/>
            <w:r w:rsidRPr="00601247">
              <w:rPr>
                <w:rFonts w:ascii="Times New Roman" w:hAnsi="Times New Roman" w:cs="Times New Roman"/>
              </w:rPr>
              <w:t>​</w:t>
            </w:r>
            <w:r w:rsidRPr="00601247">
              <w:t>：8位</w:t>
            </w:r>
          </w:p>
          <w:p w14:paraId="2CB042BB" w14:textId="36A10119" w:rsidR="00E66C96" w:rsidRPr="00601247" w:rsidRDefault="00E66C96" w:rsidP="00E66C96">
            <w:proofErr w:type="spellStart"/>
            <w:r w:rsidRPr="00601247">
              <w:t>DMA_MemoryDataSize_HalfWord</w:t>
            </w:r>
            <w:proofErr w:type="spellEnd"/>
            <w:r w:rsidRPr="00601247">
              <w:rPr>
                <w:rFonts w:ascii="Times New Roman" w:hAnsi="Times New Roman" w:cs="Times New Roman"/>
              </w:rPr>
              <w:t>​</w:t>
            </w:r>
            <w:r w:rsidRPr="00601247">
              <w:t>：16位</w:t>
            </w:r>
          </w:p>
          <w:p w14:paraId="00FCD222" w14:textId="59B3FB77" w:rsidR="00E66C96" w:rsidRPr="00601247" w:rsidRDefault="00E66C96" w:rsidP="00E66C96">
            <w:proofErr w:type="spellStart"/>
            <w:r w:rsidRPr="00601247">
              <w:t>DMA_MemoryDataSize_Word</w:t>
            </w:r>
            <w:proofErr w:type="spellEnd"/>
            <w:r w:rsidRPr="00601247">
              <w:rPr>
                <w:rFonts w:ascii="Times New Roman" w:hAnsi="Times New Roman" w:cs="Times New Roman"/>
              </w:rPr>
              <w:t>​</w:t>
            </w:r>
            <w:r w:rsidRPr="00601247">
              <w:t>：32位</w:t>
            </w:r>
          </w:p>
          <w:p w14:paraId="393BB64B" w14:textId="5B5921FD" w:rsidR="00726091" w:rsidRPr="00E66C96" w:rsidRDefault="00726091" w:rsidP="00726091"/>
        </w:tc>
      </w:tr>
      <w:tr w:rsidR="0055118D" w:rsidRPr="00726091" w14:paraId="5E56B8F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6BC502E" w14:textId="75B967FE" w:rsidR="00726091" w:rsidRPr="00726091" w:rsidRDefault="0092162D" w:rsidP="00726091">
            <w:r w:rsidRPr="0092162D">
              <w:t xml:space="preserve">uint32_t </w:t>
            </w:r>
            <w:proofErr w:type="spellStart"/>
            <w:r w:rsidR="00726091" w:rsidRPr="00726091">
              <w:t>DMA_Mode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15CCCE8" w14:textId="77777777" w:rsidR="00726091" w:rsidRPr="00726091" w:rsidRDefault="00726091" w:rsidP="00726091">
            <w:r w:rsidRPr="00726091">
              <w:t>DMA</w:t>
            </w:r>
            <w:r w:rsidRPr="00601247">
              <w:rPr>
                <w:color w:val="EE0000"/>
              </w:rPr>
              <w:t>传输模式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96ABD0B" w14:textId="0AE83E02" w:rsidR="00DE19C6" w:rsidRPr="00601247" w:rsidRDefault="00DE19C6" w:rsidP="00DE19C6">
            <w:proofErr w:type="spellStart"/>
            <w:r w:rsidRPr="00601247">
              <w:rPr>
                <w:b/>
                <w:bCs/>
              </w:rPr>
              <w:t>DMA_Mode_Normal</w:t>
            </w:r>
            <w:proofErr w:type="spellEnd"/>
            <w:proofErr w:type="gramStart"/>
            <w:r w:rsidRPr="00601247">
              <w:t>(正常模式)</w:t>
            </w:r>
            <w:proofErr w:type="gramEnd"/>
            <w:r w:rsidRPr="00601247">
              <w:rPr>
                <w:rFonts w:ascii="Times New Roman" w:hAnsi="Times New Roman" w:cs="Times New Roman"/>
              </w:rPr>
              <w:t>​​</w:t>
            </w:r>
            <w:r w:rsidRPr="00601247">
              <w:t>：DMA在传输完</w:t>
            </w:r>
            <w:proofErr w:type="spellStart"/>
            <w:r w:rsidRPr="00601247">
              <w:t>DMA_BufferSize</w:t>
            </w:r>
            <w:proofErr w:type="spellEnd"/>
            <w:r w:rsidRPr="00601247">
              <w:t>个数据</w:t>
            </w:r>
            <w:proofErr w:type="gramStart"/>
            <w:r w:rsidR="006644BE">
              <w:rPr>
                <w:rFonts w:hint="eastAsia"/>
              </w:rPr>
              <w:t>(</w:t>
            </w:r>
            <w:r w:rsidR="006644BE" w:rsidRPr="006644BE">
              <w:rPr>
                <w:rFonts w:hint="eastAsia"/>
              </w:rPr>
              <w:t>传输次数</w:t>
            </w:r>
            <w:r w:rsidR="006644BE">
              <w:rPr>
                <w:rFonts w:hint="eastAsia"/>
              </w:rPr>
              <w:t>消耗完之后)</w:t>
            </w:r>
            <w:proofErr w:type="gramEnd"/>
            <w:r w:rsidRPr="00601247">
              <w:t>后</w:t>
            </w:r>
            <w:r w:rsidRPr="00601247">
              <w:rPr>
                <w:b/>
                <w:bCs/>
                <w:color w:val="EE0000"/>
              </w:rPr>
              <w:t>停止</w:t>
            </w:r>
            <w:r w:rsidRPr="00601247">
              <w:t>，需要</w:t>
            </w:r>
            <w:r w:rsidRPr="00601247">
              <w:rPr>
                <w:b/>
                <w:bCs/>
                <w:color w:val="EE0000"/>
              </w:rPr>
              <w:t>软件重启</w:t>
            </w:r>
            <w:r w:rsidRPr="00601247">
              <w:t>才能进行下一次传输。适用于</w:t>
            </w:r>
            <w:r w:rsidRPr="00601247">
              <w:rPr>
                <w:color w:val="EE0000"/>
              </w:rPr>
              <w:t>单次</w:t>
            </w:r>
            <w:r w:rsidRPr="00601247">
              <w:t>或</w:t>
            </w:r>
            <w:r w:rsidRPr="00601247">
              <w:rPr>
                <w:color w:val="EE0000"/>
              </w:rPr>
              <w:t>非连续传输</w:t>
            </w:r>
            <w:r w:rsidRPr="00601247">
              <w:t>任务。</w:t>
            </w:r>
          </w:p>
          <w:p w14:paraId="6EE33C77" w14:textId="1F5AA7C7" w:rsidR="00DE19C6" w:rsidRPr="00601247" w:rsidRDefault="00DE19C6" w:rsidP="00DE19C6">
            <w:proofErr w:type="spellStart"/>
            <w:r w:rsidRPr="00601247">
              <w:rPr>
                <w:b/>
                <w:bCs/>
              </w:rPr>
              <w:t>DMA_Mode_Circular</w:t>
            </w:r>
            <w:proofErr w:type="spellEnd"/>
            <w:r w:rsidRPr="00601247">
              <w:t>(循环模式)</w:t>
            </w:r>
            <w:r w:rsidRPr="00601247">
              <w:rPr>
                <w:rFonts w:ascii="Times New Roman" w:hAnsi="Times New Roman" w:cs="Times New Roman"/>
              </w:rPr>
              <w:t>​​</w:t>
            </w:r>
            <w:r w:rsidRPr="00601247">
              <w:t>：DMA在传输完成后</w:t>
            </w:r>
            <w:r w:rsidRPr="00601247">
              <w:rPr>
                <w:color w:val="EE0000"/>
              </w:rPr>
              <w:t>自动重载初始设置</w:t>
            </w:r>
            <w:r w:rsidRPr="00601247">
              <w:t>并</w:t>
            </w:r>
            <w:r w:rsidRPr="00601247">
              <w:rPr>
                <w:color w:val="EE0000"/>
              </w:rPr>
              <w:t>重新开始传输</w:t>
            </w:r>
            <w:r w:rsidRPr="00601247">
              <w:t>，形成循环。适用于需要</w:t>
            </w:r>
            <w:r w:rsidRPr="00601247">
              <w:rPr>
                <w:color w:val="EE0000"/>
              </w:rPr>
              <w:t>持续传输</w:t>
            </w:r>
            <w:r w:rsidRPr="00601247">
              <w:t>的场景，如</w:t>
            </w:r>
            <w:r w:rsidRPr="00601247">
              <w:rPr>
                <w:color w:val="EE0000"/>
              </w:rPr>
              <w:t>ADC连续采样</w:t>
            </w:r>
            <w:r w:rsidRPr="00601247">
              <w:t>。</w:t>
            </w:r>
            <w:r w:rsidR="006236DF">
              <w:rPr>
                <w:rFonts w:hint="eastAsia"/>
              </w:rPr>
              <w:t>(不能应用在</w:t>
            </w:r>
            <w:r w:rsidR="006236DF" w:rsidRPr="000C6762">
              <w:rPr>
                <w:rFonts w:hint="eastAsia"/>
                <w:b/>
                <w:bCs/>
                <w:color w:val="000000" w:themeColor="text1"/>
              </w:rPr>
              <w:t>存储器到存储器</w:t>
            </w:r>
            <w:r w:rsidR="006236DF">
              <w:rPr>
                <w:rFonts w:hint="eastAsia"/>
              </w:rPr>
              <w:t>的情况下</w:t>
            </w:r>
            <w:r w:rsidR="000C6762">
              <w:rPr>
                <w:rFonts w:hint="eastAsia"/>
              </w:rPr>
              <w:t>，就是江科大之前说的，自动重装和软件触发(存储器到存储器)不能同时使用</w:t>
            </w:r>
            <w:r w:rsidR="007A3555">
              <w:rPr>
                <w:rFonts w:hint="eastAsia"/>
              </w:rPr>
              <w:t>,如果同时使用，DMA就会</w:t>
            </w:r>
            <w:r w:rsidR="003D50A2">
              <w:rPr>
                <w:rFonts w:hint="eastAsia"/>
              </w:rPr>
              <w:t>连续触发，永远也停不下来</w:t>
            </w:r>
            <w:r w:rsidR="007A3555">
              <w:rPr>
                <w:rFonts w:hint="eastAsia"/>
              </w:rPr>
              <w:t>)</w:t>
            </w:r>
          </w:p>
          <w:p w14:paraId="302D8BBE" w14:textId="3F7A7F19" w:rsidR="00726091" w:rsidRPr="00DE19C6" w:rsidRDefault="00726091" w:rsidP="00726091"/>
        </w:tc>
      </w:tr>
      <w:tr w:rsidR="0055118D" w:rsidRPr="00726091" w14:paraId="5D2E409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00387E5" w14:textId="03AA4DD9" w:rsidR="00726091" w:rsidRPr="00726091" w:rsidRDefault="00DE3667" w:rsidP="00726091">
            <w:r w:rsidRPr="00DE3667">
              <w:t xml:space="preserve">uint32_t </w:t>
            </w:r>
            <w:proofErr w:type="spellStart"/>
            <w:r w:rsidR="00726091" w:rsidRPr="00726091">
              <w:t>DMA_Priority</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28128B1" w14:textId="77777777" w:rsidR="00726091" w:rsidRPr="00726091" w:rsidRDefault="00726091" w:rsidP="00726091">
            <w:r w:rsidRPr="00601247">
              <w:rPr>
                <w:color w:val="EE0000"/>
              </w:rPr>
              <w:t>通道</w:t>
            </w:r>
            <w:r w:rsidRPr="00601247">
              <w:rPr>
                <w:color w:val="EE0000"/>
              </w:rPr>
              <w:lastRenderedPageBreak/>
              <w:t>优先级</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9AFABDF" w14:textId="77777777" w:rsidR="00BC2EA5" w:rsidRDefault="00F2434B" w:rsidP="00726091">
            <w:r w:rsidRPr="00601247">
              <w:lastRenderedPageBreak/>
              <w:t>当多个DMA通道同时发出请求时，此参数决定哪个</w:t>
            </w:r>
            <w:r w:rsidRPr="00601247">
              <w:lastRenderedPageBreak/>
              <w:t>通道</w:t>
            </w:r>
            <w:r w:rsidRPr="00601247">
              <w:rPr>
                <w:color w:val="EE0000"/>
              </w:rPr>
              <w:t>优先被响应</w:t>
            </w:r>
            <w:r w:rsidRPr="00601247">
              <w:t>。选项包括</w:t>
            </w:r>
          </w:p>
          <w:p w14:paraId="5AC8C14A" w14:textId="77777777" w:rsidR="00F62B73" w:rsidRDefault="00BC2EA5" w:rsidP="00726091">
            <w:proofErr w:type="spellStart"/>
            <w:r w:rsidRPr="00BC2EA5">
              <w:t>DMA_Priority_VeryHigh</w:t>
            </w:r>
            <w:proofErr w:type="spellEnd"/>
            <w:r w:rsidRPr="00BC2EA5">
              <w:t xml:space="preserve"> </w:t>
            </w:r>
            <w:r w:rsidR="001A788C" w:rsidRPr="0082386B">
              <w:rPr>
                <w:rFonts w:hint="eastAsia"/>
              </w:rPr>
              <w:t>(非常高)</w:t>
            </w:r>
            <w:r w:rsidR="00F2434B" w:rsidRPr="00601247">
              <w:t>、</w:t>
            </w:r>
          </w:p>
          <w:p w14:paraId="49AF01D3" w14:textId="77777777" w:rsidR="00F62B73" w:rsidRDefault="00BC2EA5" w:rsidP="00726091">
            <w:proofErr w:type="spellStart"/>
            <w:r w:rsidRPr="00BC2EA5">
              <w:t>DMA_Priority_High</w:t>
            </w:r>
            <w:proofErr w:type="spellEnd"/>
            <w:r w:rsidR="001A788C" w:rsidRPr="0082386B">
              <w:rPr>
                <w:rFonts w:hint="eastAsia"/>
              </w:rPr>
              <w:t>(高)</w:t>
            </w:r>
            <w:r w:rsidR="00F2434B" w:rsidRPr="00601247">
              <w:t>、</w:t>
            </w:r>
          </w:p>
          <w:p w14:paraId="653F09EE" w14:textId="77777777" w:rsidR="0082386B" w:rsidRDefault="00F62B73" w:rsidP="00726091">
            <w:proofErr w:type="spellStart"/>
            <w:r w:rsidRPr="00F62B73">
              <w:t>DMA_Priority_</w:t>
            </w:r>
            <w:r w:rsidR="00F2434B" w:rsidRPr="00601247">
              <w:t>Medium</w:t>
            </w:r>
            <w:proofErr w:type="spellEnd"/>
            <w:r w:rsidR="001A788C" w:rsidRPr="0082386B">
              <w:rPr>
                <w:rFonts w:hint="eastAsia"/>
              </w:rPr>
              <w:t>(中等)</w:t>
            </w:r>
            <w:r w:rsidR="00F2434B" w:rsidRPr="00601247">
              <w:t>、</w:t>
            </w:r>
            <w:proofErr w:type="spellStart"/>
            <w:r w:rsidRPr="00F62B73">
              <w:t>DMA_Priority_</w:t>
            </w:r>
            <w:r w:rsidR="00F2434B" w:rsidRPr="00601247">
              <w:t>Low</w:t>
            </w:r>
            <w:proofErr w:type="spellEnd"/>
            <w:r w:rsidR="001A788C" w:rsidRPr="0082386B">
              <w:rPr>
                <w:rFonts w:hint="eastAsia"/>
              </w:rPr>
              <w:t>(低)</w:t>
            </w:r>
            <w:r w:rsidR="00F2434B" w:rsidRPr="00601247">
              <w:t>。</w:t>
            </w:r>
          </w:p>
          <w:p w14:paraId="1002F99A" w14:textId="290FFBE3" w:rsidR="00F2434B" w:rsidRPr="00726091" w:rsidRDefault="00F2434B" w:rsidP="00726091">
            <w:r w:rsidRPr="00601247">
              <w:t>若多个通道软件优先级</w:t>
            </w:r>
            <w:r w:rsidRPr="00601247">
              <w:rPr>
                <w:color w:val="EE0000"/>
              </w:rPr>
              <w:t>相同</w:t>
            </w:r>
            <w:r w:rsidRPr="00601247">
              <w:t>，则</w:t>
            </w:r>
            <w:r w:rsidRPr="00601247">
              <w:rPr>
                <w:color w:val="EE0000"/>
              </w:rPr>
              <w:t>编号低</w:t>
            </w:r>
            <w:r w:rsidRPr="00601247">
              <w:t>的通道硬件</w:t>
            </w:r>
            <w:r w:rsidRPr="00601247">
              <w:rPr>
                <w:color w:val="EE0000"/>
              </w:rPr>
              <w:t>优先级更高</w:t>
            </w:r>
          </w:p>
        </w:tc>
      </w:tr>
      <w:tr w:rsidR="0055118D" w:rsidRPr="00726091" w14:paraId="409A9EE4" w14:textId="77777777">
        <w:tc>
          <w:tcPr>
            <w:tcW w:w="0" w:type="auto"/>
            <w:tcBorders>
              <w:top w:val="single" w:sz="6" w:space="0" w:color="E0E0E0"/>
              <w:left w:val="single" w:sz="6" w:space="0" w:color="E0E0E0"/>
              <w:bottom w:val="single" w:sz="6" w:space="0" w:color="E0E0E0"/>
              <w:right w:val="single" w:sz="6" w:space="0" w:color="E0E0E0"/>
            </w:tcBorders>
            <w:vAlign w:val="center"/>
          </w:tcPr>
          <w:p w14:paraId="4FC84ED3" w14:textId="0BEBAD93" w:rsidR="00364474" w:rsidRPr="00726091" w:rsidRDefault="00DE3667" w:rsidP="00726091">
            <w:r w:rsidRPr="00DE3667">
              <w:t xml:space="preserve">uint32_t </w:t>
            </w:r>
            <w:r w:rsidR="00364474" w:rsidRPr="00601247">
              <w:t>DMA_M2M</w:t>
            </w:r>
          </w:p>
        </w:tc>
        <w:tc>
          <w:tcPr>
            <w:tcW w:w="0" w:type="auto"/>
            <w:tcBorders>
              <w:top w:val="single" w:sz="6" w:space="0" w:color="E0E0E0"/>
              <w:left w:val="single" w:sz="6" w:space="0" w:color="E0E0E0"/>
              <w:bottom w:val="single" w:sz="6" w:space="0" w:color="E0E0E0"/>
              <w:right w:val="single" w:sz="6" w:space="0" w:color="E0E0E0"/>
            </w:tcBorders>
            <w:vAlign w:val="center"/>
          </w:tcPr>
          <w:p w14:paraId="5284C427" w14:textId="1C44E1BA" w:rsidR="00364474" w:rsidRPr="00D51F0B" w:rsidRDefault="0055118D" w:rsidP="00726091">
            <w:r w:rsidRPr="00D51F0B">
              <w:rPr>
                <w:rFonts w:hint="eastAsia"/>
              </w:rPr>
              <w:t>DMA是否应用于</w:t>
            </w:r>
            <w:r w:rsidR="00364474" w:rsidRPr="00601247">
              <w:rPr>
                <w:color w:val="EE0000"/>
              </w:rPr>
              <w:t>存储器到存储器</w:t>
            </w:r>
            <w:r w:rsidR="00364474" w:rsidRPr="00601247">
              <w:t>模式</w:t>
            </w:r>
          </w:p>
        </w:tc>
        <w:tc>
          <w:tcPr>
            <w:tcW w:w="0" w:type="auto"/>
            <w:tcBorders>
              <w:top w:val="single" w:sz="6" w:space="0" w:color="E0E0E0"/>
              <w:left w:val="single" w:sz="6" w:space="0" w:color="E0E0E0"/>
              <w:bottom w:val="single" w:sz="6" w:space="0" w:color="E0E0E0"/>
              <w:right w:val="single" w:sz="6" w:space="0" w:color="E0E0E0"/>
            </w:tcBorders>
            <w:vAlign w:val="center"/>
          </w:tcPr>
          <w:p w14:paraId="2CF1FDD2" w14:textId="7A230225" w:rsidR="00364474" w:rsidRPr="00601247" w:rsidRDefault="00364474" w:rsidP="00364474">
            <w:r w:rsidRPr="00601247">
              <w:rPr>
                <w:b/>
                <w:bCs/>
              </w:rPr>
              <w:t>DMA_M2M_Enable</w:t>
            </w:r>
            <w:r w:rsidRPr="00601247">
              <w:rPr>
                <w:rFonts w:ascii="Times New Roman" w:hAnsi="Times New Roman" w:cs="Times New Roman"/>
              </w:rPr>
              <w:t>​</w:t>
            </w:r>
            <w:r w:rsidRPr="00601247">
              <w:t>：使能</w:t>
            </w:r>
            <w:r w:rsidRPr="00601247">
              <w:rPr>
                <w:color w:val="EE0000"/>
              </w:rPr>
              <w:t>存储器到存储器</w:t>
            </w:r>
            <w:r w:rsidRPr="00601247">
              <w:t>模式，无需</w:t>
            </w:r>
            <w:r w:rsidRPr="00601247">
              <w:rPr>
                <w:color w:val="EE0000"/>
              </w:rPr>
              <w:t>外设请求触发</w:t>
            </w:r>
            <w:r w:rsidRPr="00601247">
              <w:t>，DMA在通道开启后</w:t>
            </w:r>
            <w:r w:rsidRPr="00601247">
              <w:rPr>
                <w:color w:val="EE0000"/>
              </w:rPr>
              <w:t>立即开始</w:t>
            </w:r>
            <w:r w:rsidRPr="00601247">
              <w:t>数据传输。</w:t>
            </w:r>
            <w:r w:rsidR="00DB1430">
              <w:rPr>
                <w:rFonts w:hint="eastAsia"/>
              </w:rPr>
              <w:t>(使用</w:t>
            </w:r>
            <w:r w:rsidR="00F05292" w:rsidRPr="00F05292">
              <w:rPr>
                <w:b/>
                <w:bCs/>
              </w:rPr>
              <w:t>软件触发</w:t>
            </w:r>
            <w:r w:rsidR="00F05292" w:rsidRPr="00F05292">
              <w:rPr>
                <w:rFonts w:ascii="Times New Roman" w:hAnsi="Times New Roman" w:cs="Times New Roman"/>
              </w:rPr>
              <w:t>​</w:t>
            </w:r>
            <w:r w:rsidR="00DB1430">
              <w:rPr>
                <w:rFonts w:hint="eastAsia"/>
              </w:rPr>
              <w:t>)</w:t>
            </w:r>
          </w:p>
          <w:p w14:paraId="4A65DB4B" w14:textId="4A45DC5A" w:rsidR="00DB1430" w:rsidRPr="00601247" w:rsidRDefault="00364474" w:rsidP="00726091">
            <w:r w:rsidRPr="00601247">
              <w:rPr>
                <w:b/>
                <w:bCs/>
              </w:rPr>
              <w:t>DMA_M2M_Disable</w:t>
            </w:r>
            <w:r w:rsidRPr="00601247">
              <w:rPr>
                <w:rFonts w:ascii="Times New Roman" w:hAnsi="Times New Roman" w:cs="Times New Roman"/>
              </w:rPr>
              <w:t>​</w:t>
            </w:r>
            <w:r w:rsidRPr="00601247">
              <w:t>：用于</w:t>
            </w:r>
            <w:r w:rsidRPr="00601247">
              <w:rPr>
                <w:color w:val="EE0000"/>
              </w:rPr>
              <w:t>外设和存储器</w:t>
            </w:r>
            <w:r w:rsidRPr="00601247">
              <w:t>之间的传输，需要</w:t>
            </w:r>
            <w:r w:rsidRPr="00601247">
              <w:rPr>
                <w:color w:val="EE0000"/>
              </w:rPr>
              <w:t>外设的DMA</w:t>
            </w:r>
            <w:r w:rsidRPr="00601247">
              <w:t>请求来触发。</w:t>
            </w:r>
            <w:r w:rsidR="00DB1430">
              <w:rPr>
                <w:rFonts w:hint="eastAsia"/>
              </w:rPr>
              <w:t>(使用</w:t>
            </w:r>
            <w:r w:rsidR="00F05292" w:rsidRPr="00EE5EEA">
              <w:rPr>
                <w:rFonts w:hint="eastAsia"/>
                <w:b/>
                <w:bCs/>
              </w:rPr>
              <w:t>硬件触发</w:t>
            </w:r>
            <w:r w:rsidR="00DB1430">
              <w:rPr>
                <w:rFonts w:hint="eastAsia"/>
              </w:rPr>
              <w:t>)</w:t>
            </w:r>
          </w:p>
        </w:tc>
      </w:tr>
    </w:tbl>
    <w:p w14:paraId="5271C5AA" w14:textId="77777777" w:rsidR="00726091" w:rsidRPr="00726091" w:rsidRDefault="00726091" w:rsidP="00FD68B1">
      <w:pPr>
        <w:pStyle w:val="3"/>
      </w:pPr>
      <w:r w:rsidRPr="00726091">
        <w:t xml:space="preserve">配置流程与示例 </w:t>
      </w:r>
    </w:p>
    <w:p w14:paraId="71B8E38C" w14:textId="77777777" w:rsidR="00726091" w:rsidRPr="00726091" w:rsidRDefault="00726091" w:rsidP="00726091">
      <w:r w:rsidRPr="00726091">
        <w:t xml:space="preserve">使用 </w:t>
      </w:r>
      <w:proofErr w:type="spellStart"/>
      <w:r w:rsidRPr="00726091">
        <w:t>DMA_Init</w:t>
      </w:r>
      <w:proofErr w:type="spellEnd"/>
      <w:r w:rsidRPr="00726091">
        <w:t>函数配置DMA的一般步骤如下：</w:t>
      </w:r>
    </w:p>
    <w:p w14:paraId="5CFE5510" w14:textId="77777777" w:rsidR="00726091" w:rsidRPr="00726091" w:rsidRDefault="00726091">
      <w:pPr>
        <w:numPr>
          <w:ilvl w:val="0"/>
          <w:numId w:val="497"/>
        </w:numPr>
      </w:pPr>
      <w:r w:rsidRPr="00726091">
        <w:rPr>
          <w:rFonts w:ascii="Times New Roman" w:hAnsi="Times New Roman" w:cs="Times New Roman"/>
        </w:rPr>
        <w:t>​</w:t>
      </w:r>
      <w:r w:rsidRPr="00726091">
        <w:rPr>
          <w:b/>
          <w:bCs/>
        </w:rPr>
        <w:t>使能DMA时钟</w:t>
      </w:r>
      <w:r w:rsidRPr="00726091">
        <w:rPr>
          <w:rFonts w:ascii="Times New Roman" w:hAnsi="Times New Roman" w:cs="Times New Roman"/>
        </w:rPr>
        <w:t>​</w:t>
      </w:r>
      <w:r w:rsidRPr="00726091">
        <w:t>：在配置DMA之前，必须首先使能对应DMA控制器的时钟。例如，对于DMA1：</w:t>
      </w:r>
      <w:proofErr w:type="spellStart"/>
      <w:r w:rsidRPr="00726091">
        <w:t>RCC_AHBPeriphClockCmd</w:t>
      </w:r>
      <w:proofErr w:type="spellEnd"/>
      <w:r w:rsidRPr="00726091">
        <w:t>(RCC_AHBPeriph_DMA1, ENABLE);</w:t>
      </w:r>
    </w:p>
    <w:p w14:paraId="24123389" w14:textId="77777777" w:rsidR="00726091" w:rsidRPr="00726091" w:rsidRDefault="00726091">
      <w:pPr>
        <w:numPr>
          <w:ilvl w:val="0"/>
          <w:numId w:val="497"/>
        </w:numPr>
      </w:pPr>
      <w:r w:rsidRPr="00726091">
        <w:rPr>
          <w:rFonts w:ascii="Times New Roman" w:hAnsi="Times New Roman" w:cs="Times New Roman"/>
        </w:rPr>
        <w:t>​</w:t>
      </w:r>
      <w:r w:rsidRPr="00726091">
        <w:rPr>
          <w:b/>
          <w:bCs/>
        </w:rPr>
        <w:t>定义并填充初始化结构体</w:t>
      </w:r>
      <w:r w:rsidRPr="00726091">
        <w:rPr>
          <w:rFonts w:ascii="Times New Roman" w:hAnsi="Times New Roman" w:cs="Times New Roman"/>
        </w:rPr>
        <w:t>​</w:t>
      </w:r>
      <w:r w:rsidRPr="00726091">
        <w:t xml:space="preserve">：声明一个 </w:t>
      </w:r>
      <w:proofErr w:type="spellStart"/>
      <w:r w:rsidRPr="00726091">
        <w:t>DMA_InitTypeDef</w:t>
      </w:r>
      <w:proofErr w:type="spellEnd"/>
      <w:r w:rsidRPr="00726091">
        <w:t>类型的变量，并为其各个成员赋值。这是配置的核心步骤，需要根据具体的应用场景（如串口发送、ADC采集）来设定参数。</w:t>
      </w:r>
    </w:p>
    <w:p w14:paraId="694FD7BF" w14:textId="77777777" w:rsidR="00726091" w:rsidRPr="00726091" w:rsidRDefault="00726091">
      <w:pPr>
        <w:numPr>
          <w:ilvl w:val="0"/>
          <w:numId w:val="497"/>
        </w:numPr>
      </w:pPr>
      <w:r w:rsidRPr="00726091">
        <w:rPr>
          <w:rFonts w:ascii="Times New Roman" w:hAnsi="Times New Roman" w:cs="Times New Roman"/>
        </w:rPr>
        <w:t>​</w:t>
      </w:r>
      <w:r w:rsidRPr="00726091">
        <w:rPr>
          <w:b/>
          <w:bCs/>
        </w:rPr>
        <w:t>调用初始化函数</w:t>
      </w:r>
      <w:r w:rsidRPr="00726091">
        <w:rPr>
          <w:rFonts w:ascii="Times New Roman" w:hAnsi="Times New Roman" w:cs="Times New Roman"/>
        </w:rPr>
        <w:t>​</w:t>
      </w:r>
      <w:r w:rsidRPr="00726091">
        <w:t xml:space="preserve">：将填充好的结构体地址传递给 </w:t>
      </w:r>
      <w:proofErr w:type="spellStart"/>
      <w:r w:rsidRPr="00726091">
        <w:t>DMA_Init</w:t>
      </w:r>
      <w:proofErr w:type="spellEnd"/>
      <w:r w:rsidRPr="00726091">
        <w:t>函数以完成配置：</w:t>
      </w:r>
      <w:proofErr w:type="spellStart"/>
      <w:r w:rsidRPr="00726091">
        <w:t>DMA_Init</w:t>
      </w:r>
      <w:proofErr w:type="spellEnd"/>
      <w:r w:rsidRPr="00726091">
        <w:t>(DMA1_Channel1, &amp;</w:t>
      </w:r>
      <w:proofErr w:type="spellStart"/>
      <w:r w:rsidRPr="00726091">
        <w:t>DMA_InitStructure</w:t>
      </w:r>
      <w:proofErr w:type="spellEnd"/>
      <w:r w:rsidRPr="00726091">
        <w:t>);。</w:t>
      </w:r>
    </w:p>
    <w:p w14:paraId="3714B771" w14:textId="77777777" w:rsidR="00726091" w:rsidRPr="00726091" w:rsidRDefault="00726091">
      <w:pPr>
        <w:numPr>
          <w:ilvl w:val="0"/>
          <w:numId w:val="497"/>
        </w:numPr>
      </w:pPr>
      <w:r w:rsidRPr="00726091">
        <w:rPr>
          <w:rFonts w:ascii="Times New Roman" w:hAnsi="Times New Roman" w:cs="Times New Roman"/>
        </w:rPr>
        <w:t>​</w:t>
      </w:r>
      <w:r w:rsidRPr="00726091">
        <w:rPr>
          <w:b/>
          <w:bCs/>
        </w:rPr>
        <w:t>使能外设的DMA请求</w:t>
      </w:r>
      <w:r w:rsidRPr="00726091">
        <w:rPr>
          <w:rFonts w:ascii="Times New Roman" w:hAnsi="Times New Roman" w:cs="Times New Roman"/>
        </w:rPr>
        <w:t>​</w:t>
      </w:r>
      <w:r w:rsidRPr="00726091">
        <w:t>：光配置DMA本身还不够，还需要使能相应外设的DMA功能。例如，使能串口1的发送DMA请求：</w:t>
      </w:r>
      <w:proofErr w:type="spellStart"/>
      <w:r w:rsidRPr="00726091">
        <w:t>USART_DMACmd</w:t>
      </w:r>
      <w:proofErr w:type="spellEnd"/>
      <w:r w:rsidRPr="00726091">
        <w:t xml:space="preserve">(USART1, </w:t>
      </w:r>
      <w:proofErr w:type="spellStart"/>
      <w:r w:rsidRPr="00726091">
        <w:t>USART_DMAReq_Tx</w:t>
      </w:r>
      <w:proofErr w:type="spellEnd"/>
      <w:r w:rsidRPr="00726091">
        <w:t>, ENABLE);。</w:t>
      </w:r>
    </w:p>
    <w:p w14:paraId="30CE49F6" w14:textId="77777777" w:rsidR="00726091" w:rsidRPr="00726091" w:rsidRDefault="00726091">
      <w:pPr>
        <w:numPr>
          <w:ilvl w:val="0"/>
          <w:numId w:val="497"/>
        </w:numPr>
      </w:pPr>
      <w:r w:rsidRPr="00726091">
        <w:rPr>
          <w:rFonts w:ascii="Times New Roman" w:hAnsi="Times New Roman" w:cs="Times New Roman"/>
        </w:rPr>
        <w:t>​</w:t>
      </w:r>
      <w:r w:rsidRPr="00726091">
        <w:rPr>
          <w:b/>
          <w:bCs/>
        </w:rPr>
        <w:t>使能DMA通道</w:t>
      </w:r>
      <w:r w:rsidRPr="00726091">
        <w:rPr>
          <w:rFonts w:ascii="Times New Roman" w:hAnsi="Times New Roman" w:cs="Times New Roman"/>
        </w:rPr>
        <w:t>​</w:t>
      </w:r>
      <w:r w:rsidRPr="00726091">
        <w:t xml:space="preserve">：最后，通过 </w:t>
      </w:r>
      <w:proofErr w:type="spellStart"/>
      <w:r w:rsidRPr="00726091">
        <w:t>DMA_Cmd</w:t>
      </w:r>
      <w:proofErr w:type="spellEnd"/>
      <w:r w:rsidRPr="00726091">
        <w:t>函数使能配置好的DMA通道，使其</w:t>
      </w:r>
      <w:r w:rsidRPr="00726091">
        <w:lastRenderedPageBreak/>
        <w:t>可以开始响应传输请求：</w:t>
      </w:r>
      <w:proofErr w:type="spellStart"/>
      <w:r w:rsidRPr="00726091">
        <w:t>DMA_Cmd</w:t>
      </w:r>
      <w:proofErr w:type="spellEnd"/>
      <w:r w:rsidRPr="00726091">
        <w:t>(DMA1_Channel1, ENABLE);。</w:t>
      </w:r>
    </w:p>
    <w:p w14:paraId="74F82906" w14:textId="412BF2C7" w:rsidR="00726091" w:rsidRPr="00726091" w:rsidRDefault="00726091" w:rsidP="00FD68B1">
      <w:pPr>
        <w:pStyle w:val="3"/>
      </w:pPr>
      <w:r w:rsidRPr="00726091">
        <w:t xml:space="preserve">核心概念与注意事项 </w:t>
      </w:r>
    </w:p>
    <w:p w14:paraId="6F4AB008" w14:textId="77777777" w:rsidR="00726091" w:rsidRPr="00726091" w:rsidRDefault="00726091">
      <w:pPr>
        <w:numPr>
          <w:ilvl w:val="0"/>
          <w:numId w:val="498"/>
        </w:numPr>
      </w:pPr>
      <w:r w:rsidRPr="00726091">
        <w:rPr>
          <w:rFonts w:ascii="Times New Roman" w:hAnsi="Times New Roman" w:cs="Times New Roman"/>
        </w:rPr>
        <w:t>​</w:t>
      </w:r>
      <w:r w:rsidRPr="00726091">
        <w:rPr>
          <w:b/>
          <w:bCs/>
        </w:rPr>
        <w:t>数据传输方向</w:t>
      </w:r>
      <w:r w:rsidRPr="00726091">
        <w:rPr>
          <w:rFonts w:ascii="Times New Roman" w:hAnsi="Times New Roman" w:cs="Times New Roman"/>
        </w:rPr>
        <w:t>​</w:t>
      </w:r>
      <w:r w:rsidRPr="00726091">
        <w:t>：DMA_DIR参数决定了数据的流向。例如，从内存（数组）发送数据到串口，方向应设置为“存储器到外设”（</w:t>
      </w:r>
      <w:proofErr w:type="spellStart"/>
      <w:r w:rsidRPr="00726091">
        <w:t>DMA_DIR_MemoryToPeripheral</w:t>
      </w:r>
      <w:proofErr w:type="spellEnd"/>
      <w:r w:rsidRPr="00726091">
        <w:t>）；而从ADC接收数据到内存，方向则是“外设到存储器”（</w:t>
      </w:r>
      <w:proofErr w:type="spellStart"/>
      <w:r w:rsidRPr="00726091">
        <w:t>DMA_DIR_PeripheralToMemory</w:t>
      </w:r>
      <w:proofErr w:type="spellEnd"/>
      <w:r w:rsidRPr="00726091">
        <w:t>）。</w:t>
      </w:r>
    </w:p>
    <w:p w14:paraId="1F500FA1" w14:textId="77777777" w:rsidR="00726091" w:rsidRPr="00726091" w:rsidRDefault="00726091">
      <w:pPr>
        <w:numPr>
          <w:ilvl w:val="0"/>
          <w:numId w:val="498"/>
        </w:numPr>
      </w:pPr>
      <w:r w:rsidRPr="00726091">
        <w:rPr>
          <w:rFonts w:ascii="Times New Roman" w:hAnsi="Times New Roman" w:cs="Times New Roman"/>
        </w:rPr>
        <w:t>​</w:t>
      </w:r>
      <w:r w:rsidRPr="00726091">
        <w:rPr>
          <w:b/>
          <w:bCs/>
        </w:rPr>
        <w:t>地址递增</w:t>
      </w:r>
      <w:r w:rsidRPr="00726091">
        <w:rPr>
          <w:rFonts w:ascii="Times New Roman" w:hAnsi="Times New Roman" w:cs="Times New Roman"/>
        </w:rPr>
        <w:t>​</w:t>
      </w:r>
      <w:r w:rsidRPr="00726091">
        <w:t>：</w:t>
      </w:r>
      <w:proofErr w:type="spellStart"/>
      <w:r w:rsidRPr="00726091">
        <w:t>DMA_PeripheralInc</w:t>
      </w:r>
      <w:proofErr w:type="spellEnd"/>
      <w:r w:rsidRPr="00726091">
        <w:t xml:space="preserve">和 </w:t>
      </w:r>
      <w:proofErr w:type="spellStart"/>
      <w:r w:rsidRPr="00726091">
        <w:t>DMA_MemoryInc</w:t>
      </w:r>
      <w:proofErr w:type="spellEnd"/>
      <w:r w:rsidRPr="00726091">
        <w:t>决定了每次传输后地址指针的行为。通常，外设地址（如串口数据寄存器地址）是固定的，因此不递增；而存储器地址（如数组）则需要递增，以指向下一个数据单元。</w:t>
      </w:r>
    </w:p>
    <w:p w14:paraId="5D745C8B" w14:textId="77777777" w:rsidR="00726091" w:rsidRPr="00726091" w:rsidRDefault="00726091">
      <w:pPr>
        <w:numPr>
          <w:ilvl w:val="0"/>
          <w:numId w:val="498"/>
        </w:numPr>
      </w:pPr>
      <w:r w:rsidRPr="00726091">
        <w:rPr>
          <w:rFonts w:ascii="Times New Roman" w:hAnsi="Times New Roman" w:cs="Times New Roman"/>
        </w:rPr>
        <w:t>​</w:t>
      </w:r>
      <w:r w:rsidRPr="00726091">
        <w:rPr>
          <w:b/>
          <w:bCs/>
        </w:rPr>
        <w:t>数据宽度</w:t>
      </w:r>
      <w:r w:rsidRPr="00726091">
        <w:rPr>
          <w:rFonts w:ascii="Times New Roman" w:hAnsi="Times New Roman" w:cs="Times New Roman"/>
        </w:rPr>
        <w:t>​</w:t>
      </w:r>
      <w:r w:rsidRPr="00726091">
        <w:t>：</w:t>
      </w:r>
      <w:proofErr w:type="spellStart"/>
      <w:r w:rsidRPr="00726091">
        <w:t>DMA_PeripheralDataSize</w:t>
      </w:r>
      <w:proofErr w:type="spellEnd"/>
      <w:r w:rsidRPr="00726091">
        <w:t xml:space="preserve">和 </w:t>
      </w:r>
      <w:proofErr w:type="spellStart"/>
      <w:r w:rsidRPr="00726091">
        <w:t>DMA_MemoryDataSize</w:t>
      </w:r>
      <w:proofErr w:type="spellEnd"/>
      <w:r w:rsidRPr="00726091">
        <w:t>必须正确设置，且通常需要保持一致。例如，如果外设数据寄存器是8位的，那么数据宽度应设置为字节。</w:t>
      </w:r>
    </w:p>
    <w:p w14:paraId="540F1E28" w14:textId="77777777" w:rsidR="00726091" w:rsidRPr="00726091" w:rsidRDefault="00726091">
      <w:pPr>
        <w:numPr>
          <w:ilvl w:val="0"/>
          <w:numId w:val="498"/>
        </w:numPr>
      </w:pPr>
      <w:r w:rsidRPr="00726091">
        <w:rPr>
          <w:rFonts w:ascii="Times New Roman" w:hAnsi="Times New Roman" w:cs="Times New Roman"/>
        </w:rPr>
        <w:t>​</w:t>
      </w:r>
      <w:r w:rsidRPr="00726091">
        <w:rPr>
          <w:b/>
          <w:bCs/>
        </w:rPr>
        <w:t>传输模式</w:t>
      </w:r>
      <w:r w:rsidRPr="00726091">
        <w:rPr>
          <w:rFonts w:ascii="Times New Roman" w:hAnsi="Times New Roman" w:cs="Times New Roman"/>
        </w:rPr>
        <w:t>​</w:t>
      </w:r>
      <w:r w:rsidRPr="00726091">
        <w:t>：</w:t>
      </w:r>
      <w:proofErr w:type="spellStart"/>
      <w:r w:rsidRPr="00726091">
        <w:t>DMA_Mode</w:t>
      </w:r>
      <w:proofErr w:type="spellEnd"/>
      <w:r w:rsidRPr="00726091">
        <w:t>可以选择正常模式（Normal，传输指定数量数据后停止）或循环模式（Circular，传输完成后自动重装计数器并重新开始传输）。循环模式常用于需要持续传输的场景，如ADC连续采集。</w:t>
      </w:r>
    </w:p>
    <w:p w14:paraId="6304C051" w14:textId="77777777" w:rsidR="00726091" w:rsidRPr="00726091" w:rsidRDefault="00726091" w:rsidP="00726091">
      <w:r w:rsidRPr="00726091">
        <w:t xml:space="preserve">希望这些信息能帮助你更好地理解和使用 </w:t>
      </w:r>
      <w:proofErr w:type="spellStart"/>
      <w:r w:rsidRPr="00726091">
        <w:t>DMA_Init</w:t>
      </w:r>
      <w:proofErr w:type="spellEnd"/>
      <w:r w:rsidRPr="00726091">
        <w:t>函数。如果你有特定的应用场景（比如想用DMA实现哪个外设的数据传输），我可以提供更具体的配置建议。</w:t>
      </w:r>
    </w:p>
    <w:p w14:paraId="44EF718D" w14:textId="77777777" w:rsidR="00726091" w:rsidRPr="00726091" w:rsidRDefault="00726091" w:rsidP="00726091"/>
    <w:p w14:paraId="45F5B33B" w14:textId="3F3CBEE6" w:rsidR="00DE1978" w:rsidRDefault="00726091" w:rsidP="00726091">
      <w:pPr>
        <w:pStyle w:val="2"/>
      </w:pPr>
      <w:proofErr w:type="spellStart"/>
      <w:r w:rsidRPr="00726091">
        <w:t>DMA_StructInit</w:t>
      </w:r>
      <w:proofErr w:type="spellEnd"/>
      <w:r w:rsidRPr="00726091">
        <w:t>(</w:t>
      </w:r>
      <w:r>
        <w:rPr>
          <w:rFonts w:hint="eastAsia"/>
        </w:rPr>
        <w:t>)</w:t>
      </w:r>
      <w:r w:rsidR="00FD68B1">
        <w:br/>
      </w:r>
      <w:r w:rsidR="00FD68B1" w:rsidRPr="00726091">
        <w:t xml:space="preserve">将 </w:t>
      </w:r>
      <w:proofErr w:type="spellStart"/>
      <w:r w:rsidR="00FD68B1" w:rsidRPr="00726091">
        <w:t>DMA_InitTypeDef</w:t>
      </w:r>
      <w:proofErr w:type="spellEnd"/>
      <w:r w:rsidR="00FD68B1" w:rsidRPr="00726091">
        <w:t>结构体的所有成员设置为默认值</w:t>
      </w:r>
    </w:p>
    <w:p w14:paraId="0F7CC31C" w14:textId="77777777" w:rsidR="00726091" w:rsidRPr="00726091" w:rsidRDefault="00726091" w:rsidP="00726091">
      <w:proofErr w:type="spellStart"/>
      <w:r w:rsidRPr="00726091">
        <w:t>DMA_StructInit</w:t>
      </w:r>
      <w:proofErr w:type="spellEnd"/>
      <w:r w:rsidRPr="00726091">
        <w:t xml:space="preserve">函数用于将 </w:t>
      </w:r>
      <w:proofErr w:type="spellStart"/>
      <w:r w:rsidRPr="00726091">
        <w:t>DMA_InitTypeDef</w:t>
      </w:r>
      <w:proofErr w:type="spellEnd"/>
      <w:r w:rsidRPr="00726091">
        <w:t>结构体的所有成员设置为默认值，这为后续的DMA配置提供了一个安全的起点。</w:t>
      </w:r>
    </w:p>
    <w:p w14:paraId="4055BCF3" w14:textId="77777777" w:rsidR="00726091" w:rsidRPr="00726091" w:rsidRDefault="00726091" w:rsidP="00FD68B1">
      <w:pPr>
        <w:pStyle w:val="3"/>
      </w:pPr>
      <w:r w:rsidRPr="00726091">
        <w:rPr>
          <w:rFonts w:ascii="Segoe UI Emoji" w:hAnsi="Segoe UI Emoji" w:cs="Segoe UI Emoji"/>
        </w:rPr>
        <w:t>💡</w:t>
      </w:r>
      <w:r w:rsidRPr="00726091">
        <w:t xml:space="preserve"> 函数功能详解 </w:t>
      </w:r>
    </w:p>
    <w:p w14:paraId="343E7D76" w14:textId="77777777" w:rsidR="00726091" w:rsidRPr="00726091" w:rsidRDefault="00726091">
      <w:pPr>
        <w:numPr>
          <w:ilvl w:val="0"/>
          <w:numId w:val="499"/>
        </w:numPr>
      </w:pPr>
      <w:r w:rsidRPr="00726091">
        <w:rPr>
          <w:rFonts w:ascii="Times New Roman" w:hAnsi="Times New Roman" w:cs="Times New Roman"/>
        </w:rPr>
        <w:t>​</w:t>
      </w:r>
      <w:r w:rsidRPr="00726091">
        <w:rPr>
          <w:b/>
          <w:bCs/>
        </w:rPr>
        <w:t>函数</w:t>
      </w:r>
      <w:proofErr w:type="gramStart"/>
      <w:r w:rsidRPr="00726091">
        <w:rPr>
          <w:b/>
          <w:bCs/>
        </w:rPr>
        <w:t>原型</w:t>
      </w:r>
      <w:r w:rsidRPr="00726091">
        <w:rPr>
          <w:rFonts w:ascii="Times New Roman" w:hAnsi="Times New Roman" w:cs="Times New Roman"/>
        </w:rPr>
        <w:t>​</w:t>
      </w:r>
      <w:r w:rsidRPr="00726091">
        <w:t>：</w:t>
      </w:r>
      <w:proofErr w:type="gramEnd"/>
      <w:r w:rsidRPr="00726091">
        <w:t xml:space="preserve">void </w:t>
      </w:r>
      <w:proofErr w:type="spellStart"/>
      <w:r w:rsidRPr="00726091">
        <w:t>DMA_StructInit</w:t>
      </w:r>
      <w:proofErr w:type="spellEnd"/>
      <w:proofErr w:type="gramStart"/>
      <w:r w:rsidRPr="00726091">
        <w:t>(</w:t>
      </w:r>
      <w:proofErr w:type="spellStart"/>
      <w:r w:rsidRPr="00726091">
        <w:t>DMA_InitTypeDef</w:t>
      </w:r>
      <w:proofErr w:type="spellEnd"/>
      <w:r w:rsidRPr="00726091">
        <w:t xml:space="preserve">* </w:t>
      </w:r>
      <w:proofErr w:type="spellStart"/>
      <w:r w:rsidRPr="00726091">
        <w:t>DMA_InitStruct</w:t>
      </w:r>
      <w:proofErr w:type="spellEnd"/>
      <w:r w:rsidRPr="00726091">
        <w:t>)</w:t>
      </w:r>
      <w:proofErr w:type="gramEnd"/>
      <w:r w:rsidRPr="00726091">
        <w:t>;</w:t>
      </w:r>
    </w:p>
    <w:p w14:paraId="5C5FE0C5" w14:textId="77777777" w:rsidR="00726091" w:rsidRPr="00726091" w:rsidRDefault="00726091">
      <w:pPr>
        <w:numPr>
          <w:ilvl w:val="0"/>
          <w:numId w:val="499"/>
        </w:numPr>
      </w:pPr>
      <w:r w:rsidRPr="00726091">
        <w:rPr>
          <w:rFonts w:ascii="Times New Roman" w:hAnsi="Times New Roman" w:cs="Times New Roman"/>
        </w:rPr>
        <w:t>​</w:t>
      </w:r>
      <w:r w:rsidRPr="00726091">
        <w:rPr>
          <w:b/>
          <w:bCs/>
        </w:rPr>
        <w:t>核心作用</w:t>
      </w:r>
      <w:r w:rsidRPr="00726091">
        <w:rPr>
          <w:rFonts w:ascii="Times New Roman" w:hAnsi="Times New Roman" w:cs="Times New Roman"/>
        </w:rPr>
        <w:t>​</w:t>
      </w:r>
      <w:r w:rsidRPr="00726091">
        <w:t xml:space="preserve">：该函数接收一个指向 </w:t>
      </w:r>
      <w:proofErr w:type="spellStart"/>
      <w:r w:rsidRPr="00726091">
        <w:t>DMA_InitTypeDef</w:t>
      </w:r>
      <w:proofErr w:type="spellEnd"/>
      <w:r w:rsidRPr="00726091">
        <w:t xml:space="preserve">结构体的指针，并将其内部的所有参数初始化为一个已知的默认状态 </w:t>
      </w:r>
      <w:r w:rsidRPr="00726091">
        <w:rPr>
          <w:rFonts w:ascii="Times New Roman" w:hAnsi="Times New Roman" w:cs="Times New Roman"/>
        </w:rPr>
        <w:t>​</w:t>
      </w:r>
      <w:r w:rsidRPr="00726091">
        <w:rPr>
          <w:rFonts w:ascii="Times New Roman" w:hAnsi="Times New Roman" w:cs="Times New Roman"/>
          <w:b/>
          <w:bCs/>
        </w:rPr>
        <w:t>​</w:t>
      </w:r>
      <w:r w:rsidRPr="00726091">
        <w:t>。这可以避免因为结构体变量未初始化或存在随机值而导致的不可预测行为。</w:t>
      </w:r>
    </w:p>
    <w:p w14:paraId="653EDBA7" w14:textId="77777777" w:rsidR="00726091" w:rsidRPr="00726091" w:rsidRDefault="00726091">
      <w:pPr>
        <w:numPr>
          <w:ilvl w:val="0"/>
          <w:numId w:val="499"/>
        </w:numPr>
      </w:pPr>
      <w:r w:rsidRPr="00726091">
        <w:rPr>
          <w:rFonts w:ascii="Times New Roman" w:hAnsi="Times New Roman" w:cs="Times New Roman"/>
        </w:rPr>
        <w:t>​</w:t>
      </w:r>
      <w:r w:rsidRPr="00726091">
        <w:rPr>
          <w:b/>
          <w:bCs/>
        </w:rPr>
        <w:t>典型用法</w:t>
      </w:r>
      <w:r w:rsidRPr="00726091">
        <w:rPr>
          <w:rFonts w:ascii="Times New Roman" w:hAnsi="Times New Roman" w:cs="Times New Roman"/>
        </w:rPr>
        <w:t>​</w:t>
      </w:r>
      <w:r w:rsidRPr="00726091">
        <w:t xml:space="preserve">：在定义了一个 </w:t>
      </w:r>
      <w:proofErr w:type="spellStart"/>
      <w:r w:rsidRPr="00726091">
        <w:t>DMA_InitTypeDef</w:t>
      </w:r>
      <w:proofErr w:type="spellEnd"/>
      <w:r w:rsidRPr="00726091">
        <w:t xml:space="preserve">结构体变量后，通常会立即调用 </w:t>
      </w:r>
      <w:proofErr w:type="spellStart"/>
      <w:r w:rsidRPr="00726091">
        <w:lastRenderedPageBreak/>
        <w:t>DMA_StructInit</w:t>
      </w:r>
      <w:proofErr w:type="spellEnd"/>
      <w:r w:rsidRPr="00726091">
        <w:t xml:space="preserve">对其进行初始化，然后再根据具体的应用需求修改其中的个别成员 </w:t>
      </w:r>
      <w:r w:rsidRPr="00726091">
        <w:rPr>
          <w:rFonts w:ascii="Times New Roman" w:hAnsi="Times New Roman" w:cs="Times New Roman"/>
        </w:rPr>
        <w:t>​</w:t>
      </w:r>
      <w:r w:rsidRPr="00726091">
        <w:rPr>
          <w:rFonts w:ascii="Times New Roman" w:hAnsi="Times New Roman" w:cs="Times New Roman"/>
          <w:b/>
          <w:bCs/>
        </w:rPr>
        <w:t>​</w:t>
      </w:r>
      <w:r w:rsidRPr="00726091">
        <w:t>。</w:t>
      </w:r>
    </w:p>
    <w:p w14:paraId="377D79B3" w14:textId="77777777" w:rsidR="00726091" w:rsidRPr="00726091" w:rsidRDefault="00726091" w:rsidP="00FD68B1">
      <w:pPr>
        <w:pStyle w:val="3"/>
      </w:pPr>
      <w:r w:rsidRPr="00726091">
        <w:rPr>
          <w:rFonts w:ascii="Segoe UI Emoji" w:hAnsi="Segoe UI Emoji" w:cs="Segoe UI Emoji"/>
        </w:rPr>
        <w:t>🔄</w:t>
      </w:r>
      <w:r w:rsidRPr="00726091">
        <w:t xml:space="preserve"> 使用流程与示例 </w:t>
      </w:r>
    </w:p>
    <w:p w14:paraId="63B28E4F" w14:textId="77777777" w:rsidR="00726091" w:rsidRPr="00726091" w:rsidRDefault="00726091" w:rsidP="00726091">
      <w:r w:rsidRPr="00726091">
        <w:t>在实际编程中，</w:t>
      </w:r>
      <w:proofErr w:type="spellStart"/>
      <w:r w:rsidRPr="00726091">
        <w:t>DMA_StructInit</w:t>
      </w:r>
      <w:proofErr w:type="spellEnd"/>
      <w:r w:rsidRPr="00726091">
        <w:t>通常被用在DMA通道的初始化流程中，具体步骤如下：</w:t>
      </w:r>
    </w:p>
    <w:p w14:paraId="540A5513" w14:textId="77777777" w:rsidR="00726091" w:rsidRPr="00726091" w:rsidRDefault="00726091">
      <w:pPr>
        <w:numPr>
          <w:ilvl w:val="0"/>
          <w:numId w:val="500"/>
        </w:numPr>
      </w:pPr>
      <w:r w:rsidRPr="00726091">
        <w:rPr>
          <w:rFonts w:ascii="Times New Roman" w:hAnsi="Times New Roman" w:cs="Times New Roman"/>
        </w:rPr>
        <w:t>​</w:t>
      </w:r>
      <w:r w:rsidRPr="00726091">
        <w:rPr>
          <w:b/>
          <w:bCs/>
        </w:rPr>
        <w:t>定义结构体变量</w:t>
      </w:r>
      <w:r w:rsidRPr="00726091">
        <w:rPr>
          <w:rFonts w:ascii="Times New Roman" w:hAnsi="Times New Roman" w:cs="Times New Roman"/>
        </w:rPr>
        <w:t>​</w:t>
      </w:r>
      <w:r w:rsidRPr="00726091">
        <w:t>：</w:t>
      </w:r>
      <w:proofErr w:type="spellStart"/>
      <w:r w:rsidRPr="00726091">
        <w:t>DMA_InitTypeDef</w:t>
      </w:r>
      <w:proofErr w:type="spellEnd"/>
      <w:r w:rsidRPr="00726091">
        <w:t xml:space="preserve"> </w:t>
      </w:r>
      <w:proofErr w:type="spellStart"/>
      <w:r w:rsidRPr="00726091">
        <w:t>DMA_InitStructure</w:t>
      </w:r>
      <w:proofErr w:type="spellEnd"/>
      <w:r w:rsidRPr="00726091">
        <w:t>;</w:t>
      </w:r>
    </w:p>
    <w:p w14:paraId="2B6E94B8" w14:textId="77777777" w:rsidR="00726091" w:rsidRPr="00726091" w:rsidRDefault="00726091">
      <w:pPr>
        <w:numPr>
          <w:ilvl w:val="0"/>
          <w:numId w:val="500"/>
        </w:numPr>
      </w:pPr>
      <w:r w:rsidRPr="00726091">
        <w:rPr>
          <w:rFonts w:ascii="Times New Roman" w:hAnsi="Times New Roman" w:cs="Times New Roman"/>
        </w:rPr>
        <w:t>​</w:t>
      </w:r>
      <w:r w:rsidRPr="00726091">
        <w:rPr>
          <w:b/>
          <w:bCs/>
        </w:rPr>
        <w:t>调用结构体初始化函数</w:t>
      </w:r>
      <w:r w:rsidRPr="00726091">
        <w:rPr>
          <w:rFonts w:ascii="Times New Roman" w:hAnsi="Times New Roman" w:cs="Times New Roman"/>
        </w:rPr>
        <w:t>​</w:t>
      </w:r>
      <w:r w:rsidRPr="00726091">
        <w:t>：</w:t>
      </w:r>
      <w:proofErr w:type="spellStart"/>
      <w:r w:rsidRPr="00726091">
        <w:t>DMA_StructInit</w:t>
      </w:r>
      <w:proofErr w:type="spellEnd"/>
      <w:r w:rsidRPr="00726091">
        <w:t>(&amp;</w:t>
      </w:r>
      <w:proofErr w:type="spellStart"/>
      <w:r w:rsidRPr="00726091">
        <w:t>DMA_InitStructure</w:t>
      </w:r>
      <w:proofErr w:type="spellEnd"/>
      <w:r w:rsidRPr="00726091">
        <w:t>);// 将所有参数设为默认值</w:t>
      </w:r>
    </w:p>
    <w:p w14:paraId="4C4C1003" w14:textId="77777777" w:rsidR="00726091" w:rsidRPr="00726091" w:rsidRDefault="00726091">
      <w:pPr>
        <w:numPr>
          <w:ilvl w:val="0"/>
          <w:numId w:val="500"/>
        </w:numPr>
      </w:pPr>
      <w:r w:rsidRPr="00726091">
        <w:rPr>
          <w:rFonts w:ascii="Times New Roman" w:hAnsi="Times New Roman" w:cs="Times New Roman"/>
        </w:rPr>
        <w:t>​</w:t>
      </w:r>
      <w:r w:rsidRPr="00726091">
        <w:rPr>
          <w:b/>
          <w:bCs/>
        </w:rPr>
        <w:t>自定义配置</w:t>
      </w:r>
      <w:r w:rsidRPr="00726091">
        <w:rPr>
          <w:rFonts w:ascii="Times New Roman" w:hAnsi="Times New Roman" w:cs="Times New Roman"/>
        </w:rPr>
        <w:t>​</w:t>
      </w:r>
      <w:r w:rsidRPr="00726091">
        <w:t>：根据你的传输需求（例如内存到外设、外设到内存等），修改结构体中的特定成员。例如：</w:t>
      </w:r>
    </w:p>
    <w:p w14:paraId="1D0F33A2" w14:textId="77777777" w:rsidR="00726091" w:rsidRPr="00726091" w:rsidRDefault="00726091">
      <w:pPr>
        <w:numPr>
          <w:ilvl w:val="0"/>
          <w:numId w:val="500"/>
        </w:numPr>
        <w:tabs>
          <w:tab w:val="clear" w:pos="720"/>
        </w:tabs>
      </w:pPr>
      <w:proofErr w:type="spellStart"/>
      <w:r w:rsidRPr="00726091">
        <w:t>DMA_InitStructure.DMA_PeripheralBaseAddr</w:t>
      </w:r>
      <w:proofErr w:type="spellEnd"/>
      <w:r w:rsidRPr="00726091">
        <w:t xml:space="preserve"> = 外设地址;</w:t>
      </w:r>
    </w:p>
    <w:p w14:paraId="6B3CA0F2" w14:textId="77777777" w:rsidR="00726091" w:rsidRPr="00726091" w:rsidRDefault="00726091">
      <w:pPr>
        <w:numPr>
          <w:ilvl w:val="0"/>
          <w:numId w:val="500"/>
        </w:numPr>
        <w:tabs>
          <w:tab w:val="clear" w:pos="720"/>
        </w:tabs>
      </w:pPr>
      <w:proofErr w:type="spellStart"/>
      <w:r w:rsidRPr="00726091">
        <w:t>DMA_InitStructure.DMA_MemoryBaseAddr</w:t>
      </w:r>
      <w:proofErr w:type="spellEnd"/>
      <w:r w:rsidRPr="00726091">
        <w:t xml:space="preserve"> = 内存地址;</w:t>
      </w:r>
    </w:p>
    <w:p w14:paraId="0FF74E9D" w14:textId="77777777" w:rsidR="00726091" w:rsidRPr="00726091" w:rsidRDefault="00726091">
      <w:pPr>
        <w:numPr>
          <w:ilvl w:val="0"/>
          <w:numId w:val="500"/>
        </w:numPr>
        <w:tabs>
          <w:tab w:val="clear" w:pos="720"/>
        </w:tabs>
      </w:pPr>
      <w:proofErr w:type="spellStart"/>
      <w:r w:rsidRPr="00726091">
        <w:t>DMA_InitStructure.DMA_DIR</w:t>
      </w:r>
      <w:proofErr w:type="spellEnd"/>
      <w:r w:rsidRPr="00726091">
        <w:t xml:space="preserve"> = </w:t>
      </w:r>
      <w:proofErr w:type="spellStart"/>
      <w:r w:rsidRPr="00726091">
        <w:t>DMA_DIR_PeripheralSRC</w:t>
      </w:r>
      <w:proofErr w:type="spellEnd"/>
      <w:r w:rsidRPr="00726091">
        <w:t>; // 设置传输方向</w:t>
      </w:r>
    </w:p>
    <w:p w14:paraId="1D8FA9B0" w14:textId="77777777" w:rsidR="00726091" w:rsidRPr="00726091" w:rsidRDefault="00726091">
      <w:pPr>
        <w:numPr>
          <w:ilvl w:val="0"/>
          <w:numId w:val="500"/>
        </w:numPr>
        <w:tabs>
          <w:tab w:val="clear" w:pos="720"/>
        </w:tabs>
      </w:pPr>
      <w:proofErr w:type="spellStart"/>
      <w:r w:rsidRPr="00726091">
        <w:t>DMA_InitStructure.DMA_BufferSize</w:t>
      </w:r>
      <w:proofErr w:type="spellEnd"/>
      <w:r w:rsidRPr="00726091">
        <w:t xml:space="preserve"> = 数据量;</w:t>
      </w:r>
    </w:p>
    <w:p w14:paraId="2B6D97CF" w14:textId="77777777" w:rsidR="00726091" w:rsidRPr="00726091" w:rsidRDefault="00726091" w:rsidP="00726091">
      <w:r w:rsidRPr="00726091">
        <w:t>// ... 修改其他必要参数</w:t>
      </w:r>
    </w:p>
    <w:p w14:paraId="2665B5FE" w14:textId="77777777" w:rsidR="00726091" w:rsidRPr="00726091" w:rsidRDefault="00726091">
      <w:pPr>
        <w:numPr>
          <w:ilvl w:val="0"/>
          <w:numId w:val="500"/>
        </w:numPr>
      </w:pPr>
      <w:r w:rsidRPr="00726091">
        <w:rPr>
          <w:rFonts w:ascii="Times New Roman" w:hAnsi="Times New Roman" w:cs="Times New Roman"/>
        </w:rPr>
        <w:t>​</w:t>
      </w:r>
      <w:r w:rsidRPr="00726091">
        <w:rPr>
          <w:b/>
          <w:bCs/>
        </w:rPr>
        <w:t>调用DMA初始化函数</w:t>
      </w:r>
      <w:r w:rsidRPr="00726091">
        <w:rPr>
          <w:rFonts w:ascii="Times New Roman" w:hAnsi="Times New Roman" w:cs="Times New Roman"/>
        </w:rPr>
        <w:t>​</w:t>
      </w:r>
      <w:r w:rsidRPr="00726091">
        <w:t>：</w:t>
      </w:r>
      <w:proofErr w:type="spellStart"/>
      <w:r w:rsidRPr="00726091">
        <w:t>DMA_Init</w:t>
      </w:r>
      <w:proofErr w:type="spellEnd"/>
      <w:r w:rsidRPr="00726091">
        <w:t>(</w:t>
      </w:r>
      <w:proofErr w:type="spellStart"/>
      <w:r w:rsidRPr="00726091">
        <w:t>DMAy_Channelx</w:t>
      </w:r>
      <w:proofErr w:type="spellEnd"/>
      <w:r w:rsidRPr="00726091">
        <w:t>, &amp;</w:t>
      </w:r>
      <w:proofErr w:type="spellStart"/>
      <w:r w:rsidRPr="00726091">
        <w:t>DMA_InitStructure</w:t>
      </w:r>
      <w:proofErr w:type="spellEnd"/>
      <w:r w:rsidRPr="00726091">
        <w:t xml:space="preserve">);// 将配置好的参数写入DMA通道的寄存器 </w:t>
      </w:r>
      <w:r w:rsidRPr="00726091">
        <w:rPr>
          <w:rFonts w:ascii="Times New Roman" w:hAnsi="Times New Roman" w:cs="Times New Roman"/>
        </w:rPr>
        <w:t>​</w:t>
      </w:r>
      <w:r w:rsidRPr="00726091">
        <w:rPr>
          <w:rFonts w:ascii="Times New Roman" w:hAnsi="Times New Roman" w:cs="Times New Roman"/>
          <w:b/>
          <w:bCs/>
        </w:rPr>
        <w:t>​</w:t>
      </w:r>
      <w:r w:rsidRPr="00726091">
        <w:t>。</w:t>
      </w:r>
    </w:p>
    <w:p w14:paraId="2703AA4A" w14:textId="77777777" w:rsidR="00726091" w:rsidRPr="00726091" w:rsidRDefault="00726091" w:rsidP="00FD68B1">
      <w:pPr>
        <w:pStyle w:val="3"/>
      </w:pPr>
      <w:r w:rsidRPr="00726091">
        <w:rPr>
          <w:rFonts w:ascii="Segoe UI Emoji" w:hAnsi="Segoe UI Emoji" w:cs="Segoe UI Emoji"/>
        </w:rPr>
        <w:t>📋</w:t>
      </w:r>
      <w:r w:rsidRPr="00726091">
        <w:t xml:space="preserve"> 默认值参考 </w:t>
      </w:r>
    </w:p>
    <w:p w14:paraId="52A8AAA1" w14:textId="77777777" w:rsidR="00726091" w:rsidRPr="00726091" w:rsidRDefault="00726091" w:rsidP="00726091">
      <w:r w:rsidRPr="00726091">
        <w:t xml:space="preserve">虽然不同STM32系列的具体默认值可能略有差异，但 </w:t>
      </w:r>
      <w:proofErr w:type="spellStart"/>
      <w:r w:rsidRPr="00726091">
        <w:t>DMA_StructInit</w:t>
      </w:r>
      <w:proofErr w:type="spellEnd"/>
      <w:r w:rsidRPr="00726091">
        <w:t>通常会将结构体成员设置为一个常见的保守值。例如，在STM32F1系列中，常见的默认配置可能包括：</w:t>
      </w:r>
    </w:p>
    <w:p w14:paraId="2BA6C2D9" w14:textId="77777777" w:rsidR="00726091" w:rsidRPr="00726091" w:rsidRDefault="00726091">
      <w:pPr>
        <w:numPr>
          <w:ilvl w:val="0"/>
          <w:numId w:val="501"/>
        </w:numPr>
      </w:pPr>
      <w:r w:rsidRPr="00726091">
        <w:rPr>
          <w:rFonts w:ascii="Times New Roman" w:hAnsi="Times New Roman" w:cs="Times New Roman"/>
        </w:rPr>
        <w:t>​</w:t>
      </w:r>
      <w:r w:rsidRPr="00726091">
        <w:rPr>
          <w:b/>
          <w:bCs/>
        </w:rPr>
        <w:t>传输方向</w:t>
      </w:r>
      <w:r w:rsidRPr="00726091">
        <w:rPr>
          <w:rFonts w:ascii="Times New Roman" w:hAnsi="Times New Roman" w:cs="Times New Roman"/>
        </w:rPr>
        <w:t>​</w:t>
      </w:r>
      <w:r w:rsidRPr="00726091">
        <w:t>：外设为源地址（Peripheral is source）</w:t>
      </w:r>
      <w:r w:rsidRPr="00726091">
        <w:rPr>
          <w:rFonts w:ascii="Times New Roman" w:hAnsi="Times New Roman" w:cs="Times New Roman"/>
        </w:rPr>
        <w:t>​</w:t>
      </w:r>
      <w:r w:rsidRPr="00726091">
        <w:rPr>
          <w:rFonts w:ascii="Times New Roman" w:hAnsi="Times New Roman" w:cs="Times New Roman"/>
          <w:b/>
          <w:bCs/>
        </w:rPr>
        <w:t>​</w:t>
      </w:r>
      <w:r w:rsidRPr="00726091">
        <w:t>。</w:t>
      </w:r>
    </w:p>
    <w:p w14:paraId="378DC8F0" w14:textId="77777777" w:rsidR="00726091" w:rsidRPr="00726091" w:rsidRDefault="00726091">
      <w:pPr>
        <w:numPr>
          <w:ilvl w:val="0"/>
          <w:numId w:val="501"/>
        </w:numPr>
      </w:pPr>
      <w:r w:rsidRPr="00726091">
        <w:rPr>
          <w:rFonts w:ascii="Times New Roman" w:hAnsi="Times New Roman" w:cs="Times New Roman"/>
        </w:rPr>
        <w:t>​</w:t>
      </w:r>
      <w:r w:rsidRPr="00726091">
        <w:rPr>
          <w:b/>
          <w:bCs/>
        </w:rPr>
        <w:t>工作模式</w:t>
      </w:r>
      <w:r w:rsidRPr="00726091">
        <w:rPr>
          <w:rFonts w:ascii="Times New Roman" w:hAnsi="Times New Roman" w:cs="Times New Roman"/>
        </w:rPr>
        <w:t>​</w:t>
      </w:r>
      <w:r w:rsidRPr="00726091">
        <w:t>：正常模式（单次传输）</w:t>
      </w:r>
      <w:r w:rsidRPr="00726091">
        <w:rPr>
          <w:rFonts w:ascii="Times New Roman" w:hAnsi="Times New Roman" w:cs="Times New Roman"/>
        </w:rPr>
        <w:t>​</w:t>
      </w:r>
      <w:r w:rsidRPr="00726091">
        <w:rPr>
          <w:rFonts w:ascii="Times New Roman" w:hAnsi="Times New Roman" w:cs="Times New Roman"/>
          <w:b/>
          <w:bCs/>
        </w:rPr>
        <w:t>​</w:t>
      </w:r>
      <w:r w:rsidRPr="00726091">
        <w:t>。</w:t>
      </w:r>
    </w:p>
    <w:p w14:paraId="55626B50" w14:textId="77777777" w:rsidR="00726091" w:rsidRPr="00726091" w:rsidRDefault="00726091">
      <w:pPr>
        <w:numPr>
          <w:ilvl w:val="0"/>
          <w:numId w:val="501"/>
        </w:numPr>
      </w:pPr>
      <w:r w:rsidRPr="00726091">
        <w:rPr>
          <w:rFonts w:ascii="Times New Roman" w:hAnsi="Times New Roman" w:cs="Times New Roman"/>
        </w:rPr>
        <w:t>​</w:t>
      </w:r>
      <w:r w:rsidRPr="00726091">
        <w:rPr>
          <w:b/>
          <w:bCs/>
        </w:rPr>
        <w:t>内存到内存模式</w:t>
      </w:r>
      <w:r w:rsidRPr="00726091">
        <w:rPr>
          <w:rFonts w:ascii="Times New Roman" w:hAnsi="Times New Roman" w:cs="Times New Roman"/>
        </w:rPr>
        <w:t>​</w:t>
      </w:r>
      <w:r w:rsidRPr="00726091">
        <w:t>：禁用（由硬件触发）</w:t>
      </w:r>
      <w:r w:rsidRPr="00726091">
        <w:rPr>
          <w:rFonts w:ascii="Times New Roman" w:hAnsi="Times New Roman" w:cs="Times New Roman"/>
        </w:rPr>
        <w:t>​</w:t>
      </w:r>
      <w:r w:rsidRPr="00726091">
        <w:rPr>
          <w:rFonts w:ascii="Times New Roman" w:hAnsi="Times New Roman" w:cs="Times New Roman"/>
          <w:b/>
          <w:bCs/>
        </w:rPr>
        <w:t>​</w:t>
      </w:r>
      <w:r w:rsidRPr="00726091">
        <w:t>。</w:t>
      </w:r>
    </w:p>
    <w:p w14:paraId="3BBBCAE2" w14:textId="77777777" w:rsidR="00726091" w:rsidRPr="00726091" w:rsidRDefault="00726091">
      <w:pPr>
        <w:numPr>
          <w:ilvl w:val="0"/>
          <w:numId w:val="501"/>
        </w:numPr>
      </w:pPr>
      <w:r w:rsidRPr="00726091">
        <w:rPr>
          <w:rFonts w:ascii="Times New Roman" w:hAnsi="Times New Roman" w:cs="Times New Roman"/>
        </w:rPr>
        <w:t>​</w:t>
      </w:r>
      <w:r w:rsidRPr="00726091">
        <w:rPr>
          <w:b/>
          <w:bCs/>
        </w:rPr>
        <w:t>地址递增</w:t>
      </w:r>
      <w:r w:rsidRPr="00726091">
        <w:rPr>
          <w:rFonts w:ascii="Times New Roman" w:hAnsi="Times New Roman" w:cs="Times New Roman"/>
        </w:rPr>
        <w:t>​</w:t>
      </w:r>
      <w:r w:rsidRPr="00726091">
        <w:t xml:space="preserve">：外设地址不递增，内存地址递增 </w:t>
      </w:r>
      <w:r w:rsidRPr="00726091">
        <w:rPr>
          <w:rFonts w:ascii="Times New Roman" w:hAnsi="Times New Roman" w:cs="Times New Roman"/>
        </w:rPr>
        <w:t>​</w:t>
      </w:r>
      <w:r w:rsidRPr="00726091">
        <w:rPr>
          <w:rFonts w:ascii="Times New Roman" w:hAnsi="Times New Roman" w:cs="Times New Roman"/>
          <w:b/>
          <w:bCs/>
        </w:rPr>
        <w:t>​</w:t>
      </w:r>
      <w:r w:rsidRPr="00726091">
        <w:t>。</w:t>
      </w:r>
    </w:p>
    <w:p w14:paraId="2E630C61" w14:textId="77777777" w:rsidR="00726091" w:rsidRPr="00726091" w:rsidRDefault="00726091">
      <w:pPr>
        <w:numPr>
          <w:ilvl w:val="0"/>
          <w:numId w:val="501"/>
        </w:numPr>
      </w:pPr>
      <w:r w:rsidRPr="00726091">
        <w:rPr>
          <w:rFonts w:ascii="Times New Roman" w:hAnsi="Times New Roman" w:cs="Times New Roman"/>
        </w:rPr>
        <w:t>​</w:t>
      </w:r>
      <w:r w:rsidRPr="00726091">
        <w:rPr>
          <w:b/>
          <w:bCs/>
        </w:rPr>
        <w:t>数据宽度</w:t>
      </w:r>
      <w:r w:rsidRPr="00726091">
        <w:rPr>
          <w:rFonts w:ascii="Times New Roman" w:hAnsi="Times New Roman" w:cs="Times New Roman"/>
        </w:rPr>
        <w:t>​</w:t>
      </w:r>
      <w:r w:rsidRPr="00726091">
        <w:t xml:space="preserve">：字节 </w:t>
      </w:r>
      <w:r w:rsidRPr="00726091">
        <w:rPr>
          <w:rFonts w:ascii="Times New Roman" w:hAnsi="Times New Roman" w:cs="Times New Roman"/>
        </w:rPr>
        <w:t>​</w:t>
      </w:r>
      <w:r w:rsidRPr="00726091">
        <w:rPr>
          <w:rFonts w:ascii="Times New Roman" w:hAnsi="Times New Roman" w:cs="Times New Roman"/>
          <w:b/>
          <w:bCs/>
        </w:rPr>
        <w:t>​</w:t>
      </w:r>
      <w:r w:rsidRPr="00726091">
        <w:t>。</w:t>
      </w:r>
    </w:p>
    <w:p w14:paraId="28DEBBA2" w14:textId="77777777" w:rsidR="00726091" w:rsidRPr="00726091" w:rsidRDefault="00726091">
      <w:pPr>
        <w:numPr>
          <w:ilvl w:val="0"/>
          <w:numId w:val="501"/>
        </w:numPr>
      </w:pPr>
      <w:r w:rsidRPr="00726091">
        <w:rPr>
          <w:rFonts w:ascii="Times New Roman" w:hAnsi="Times New Roman" w:cs="Times New Roman"/>
        </w:rPr>
        <w:t>​</w:t>
      </w:r>
      <w:r w:rsidRPr="00726091">
        <w:rPr>
          <w:b/>
          <w:bCs/>
        </w:rPr>
        <w:t>优先级</w:t>
      </w:r>
      <w:r w:rsidRPr="00726091">
        <w:rPr>
          <w:rFonts w:ascii="Times New Roman" w:hAnsi="Times New Roman" w:cs="Times New Roman"/>
        </w:rPr>
        <w:t>​</w:t>
      </w:r>
      <w:r w:rsidRPr="00726091">
        <w:t xml:space="preserve">：低 </w:t>
      </w:r>
      <w:r w:rsidRPr="00726091">
        <w:rPr>
          <w:rFonts w:ascii="Times New Roman" w:hAnsi="Times New Roman" w:cs="Times New Roman"/>
        </w:rPr>
        <w:t>​</w:t>
      </w:r>
      <w:r w:rsidRPr="00726091">
        <w:rPr>
          <w:rFonts w:ascii="Times New Roman" w:hAnsi="Times New Roman" w:cs="Times New Roman"/>
          <w:b/>
          <w:bCs/>
        </w:rPr>
        <w:t>​</w:t>
      </w:r>
      <w:r w:rsidRPr="00726091">
        <w:t>。</w:t>
      </w:r>
    </w:p>
    <w:p w14:paraId="03D0F9E4" w14:textId="77777777" w:rsidR="00726091" w:rsidRPr="00726091" w:rsidRDefault="00726091" w:rsidP="00FD68B1">
      <w:pPr>
        <w:pStyle w:val="3"/>
      </w:pPr>
      <w:r w:rsidRPr="00726091">
        <w:rPr>
          <w:rFonts w:ascii="Segoe UI Emoji" w:hAnsi="Segoe UI Emoji" w:cs="Segoe UI Emoji"/>
        </w:rPr>
        <w:lastRenderedPageBreak/>
        <w:t>💎</w:t>
      </w:r>
      <w:r w:rsidRPr="00726091">
        <w:t xml:space="preserve"> 总结 </w:t>
      </w:r>
    </w:p>
    <w:p w14:paraId="030F509C" w14:textId="77777777" w:rsidR="00726091" w:rsidRPr="00726091" w:rsidRDefault="00726091" w:rsidP="00726091">
      <w:r w:rsidRPr="00726091">
        <w:t>简单来说，</w:t>
      </w:r>
      <w:proofErr w:type="spellStart"/>
      <w:r w:rsidRPr="00726091">
        <w:t>DMA_StructInit</w:t>
      </w:r>
      <w:proofErr w:type="spellEnd"/>
      <w:r w:rsidRPr="00726091">
        <w:t>就像是给DMA配置“恢复出厂设置”。它是一个良好的编程习惯，能确保你的DMA配置从一个干净、已知的状态开始，避免很多难以排查的初始化错误。</w:t>
      </w:r>
    </w:p>
    <w:p w14:paraId="7D942DA9" w14:textId="77777777" w:rsidR="00726091" w:rsidRPr="00726091" w:rsidRDefault="00726091" w:rsidP="00726091">
      <w:r w:rsidRPr="00726091">
        <w:t xml:space="preserve">希望这个解释能帮助你理解这个函数！如果你想了解 </w:t>
      </w:r>
      <w:proofErr w:type="spellStart"/>
      <w:r w:rsidRPr="00726091">
        <w:t>DMA_InitTypeDef</w:t>
      </w:r>
      <w:proofErr w:type="spellEnd"/>
      <w:r w:rsidRPr="00726091">
        <w:t>结构体中某个具体参数的含义或配置方法，我们可以继续探讨。</w:t>
      </w:r>
    </w:p>
    <w:p w14:paraId="7D9EB91A" w14:textId="77777777" w:rsidR="00726091" w:rsidRPr="00726091" w:rsidRDefault="00726091" w:rsidP="00726091"/>
    <w:p w14:paraId="3075A562" w14:textId="1D88CE35" w:rsidR="00726091" w:rsidRDefault="00726091" w:rsidP="00726091">
      <w:pPr>
        <w:pStyle w:val="2"/>
      </w:pPr>
      <w:proofErr w:type="spellStart"/>
      <w:r w:rsidRPr="00726091">
        <w:t>DMA_Cmd</w:t>
      </w:r>
      <w:proofErr w:type="spellEnd"/>
      <w:r w:rsidRPr="00726091">
        <w:t>(</w:t>
      </w:r>
      <w:r>
        <w:rPr>
          <w:rFonts w:hint="eastAsia"/>
        </w:rPr>
        <w:t>)</w:t>
      </w:r>
      <w:r w:rsidR="00FD68B1">
        <w:br/>
      </w:r>
      <w:r w:rsidR="00FD68B1" w:rsidRPr="00FD68B1">
        <w:rPr>
          <w:b/>
          <w:bCs/>
        </w:rPr>
        <w:t>启用或禁用指定的 DMA 通道</w:t>
      </w:r>
    </w:p>
    <w:p w14:paraId="0146D6CE" w14:textId="77777777" w:rsidR="00FD68B1" w:rsidRPr="00FD68B1" w:rsidRDefault="00FD68B1" w:rsidP="00FD68B1">
      <w:proofErr w:type="spellStart"/>
      <w:r w:rsidRPr="00FD68B1">
        <w:t>DMA_Cmd</w:t>
      </w:r>
      <w:proofErr w:type="spellEnd"/>
      <w:r w:rsidRPr="00FD68B1">
        <w:t>函数用于</w:t>
      </w:r>
      <w:r w:rsidRPr="00FD68B1">
        <w:rPr>
          <w:b/>
          <w:bCs/>
        </w:rPr>
        <w:t>启用或禁用指定的 DMA 通道</w:t>
      </w:r>
      <w:r w:rsidRPr="00FD68B1">
        <w:t>，这是控制 DMA 传输启动与停止的关键命令。</w:t>
      </w:r>
    </w:p>
    <w:p w14:paraId="15AB48D2" w14:textId="77777777" w:rsidR="00FD68B1" w:rsidRPr="00FD68B1" w:rsidRDefault="00FD68B1" w:rsidP="00FD68B1">
      <w:pPr>
        <w:pStyle w:val="3"/>
      </w:pPr>
      <w:r w:rsidRPr="00FD68B1">
        <w:rPr>
          <w:rFonts w:ascii="Segoe UI Emoji" w:hAnsi="Segoe UI Emoji" w:cs="Segoe UI Emoji"/>
        </w:rPr>
        <w:t>📜</w:t>
      </w:r>
      <w:r w:rsidRPr="00FD68B1">
        <w:t xml:space="preserve"> 函数原型与参数解析 </w:t>
      </w:r>
    </w:p>
    <w:p w14:paraId="67156BAB" w14:textId="77777777" w:rsidR="00FD68B1" w:rsidRPr="00FD68B1" w:rsidRDefault="00FD68B1">
      <w:pPr>
        <w:numPr>
          <w:ilvl w:val="0"/>
          <w:numId w:val="502"/>
        </w:numPr>
      </w:pPr>
      <w:r w:rsidRPr="00FD68B1">
        <w:rPr>
          <w:rFonts w:ascii="Times New Roman" w:hAnsi="Times New Roman" w:cs="Times New Roman"/>
        </w:rPr>
        <w:t>​</w:t>
      </w:r>
      <w:r w:rsidRPr="00FD68B1">
        <w:rPr>
          <w:b/>
          <w:bCs/>
        </w:rPr>
        <w:t>函数</w:t>
      </w:r>
      <w:proofErr w:type="gramStart"/>
      <w:r w:rsidRPr="00FD68B1">
        <w:rPr>
          <w:b/>
          <w:bCs/>
        </w:rPr>
        <w:t>原型</w:t>
      </w:r>
      <w:r w:rsidRPr="00FD68B1">
        <w:rPr>
          <w:rFonts w:ascii="Times New Roman" w:hAnsi="Times New Roman" w:cs="Times New Roman"/>
        </w:rPr>
        <w:t>​</w:t>
      </w:r>
      <w:r w:rsidRPr="00FD68B1">
        <w:t>：</w:t>
      </w:r>
      <w:proofErr w:type="gramEnd"/>
      <w:r w:rsidRPr="00FD68B1">
        <w:t xml:space="preserve">void </w:t>
      </w:r>
      <w:proofErr w:type="spellStart"/>
      <w:r w:rsidRPr="00FD68B1">
        <w:t>DMA_Cmd</w:t>
      </w:r>
      <w:proofErr w:type="spellEnd"/>
      <w:r w:rsidRPr="00FD68B1">
        <w:t>(</w:t>
      </w:r>
      <w:proofErr w:type="spellStart"/>
      <w:r w:rsidRPr="00FD68B1">
        <w:t>DMA_Channel_TypeDef</w:t>
      </w:r>
      <w:proofErr w:type="spellEnd"/>
      <w:r w:rsidRPr="00FD68B1">
        <w:t xml:space="preserve">* </w:t>
      </w:r>
      <w:proofErr w:type="spellStart"/>
      <w:r w:rsidRPr="00FD68B1">
        <w:t>DMAy_Channelx</w:t>
      </w:r>
      <w:proofErr w:type="spellEnd"/>
      <w:r w:rsidRPr="00FD68B1">
        <w:t xml:space="preserve">, </w:t>
      </w:r>
      <w:proofErr w:type="spellStart"/>
      <w:r w:rsidRPr="00FD68B1">
        <w:t>FunctionalState</w:t>
      </w:r>
      <w:proofErr w:type="spellEnd"/>
      <w:r w:rsidRPr="00FD68B1">
        <w:t xml:space="preserve"> </w:t>
      </w:r>
      <w:proofErr w:type="spellStart"/>
      <w:r w:rsidRPr="00FD68B1">
        <w:t>NewState</w:t>
      </w:r>
      <w:proofErr w:type="spellEnd"/>
      <w:r w:rsidRPr="00FD68B1">
        <w:t>);</w:t>
      </w:r>
    </w:p>
    <w:p w14:paraId="3BD05A1F" w14:textId="77777777" w:rsidR="00FD68B1" w:rsidRPr="00FD68B1" w:rsidRDefault="00FD68B1">
      <w:pPr>
        <w:numPr>
          <w:ilvl w:val="0"/>
          <w:numId w:val="502"/>
        </w:numPr>
      </w:pPr>
      <w:r w:rsidRPr="00FD68B1">
        <w:rPr>
          <w:rFonts w:ascii="Times New Roman" w:hAnsi="Times New Roman" w:cs="Times New Roman"/>
        </w:rPr>
        <w:t>​</w:t>
      </w:r>
      <w:r w:rsidRPr="00FD68B1">
        <w:rPr>
          <w:b/>
          <w:bCs/>
        </w:rPr>
        <w:t xml:space="preserve">参数 </w:t>
      </w:r>
      <w:proofErr w:type="spellStart"/>
      <w:r w:rsidRPr="00FD68B1">
        <w:rPr>
          <w:b/>
          <w:bCs/>
        </w:rPr>
        <w:t>DMAy_Channelx</w:t>
      </w:r>
      <w:proofErr w:type="spellEnd"/>
      <w:r w:rsidRPr="00FD68B1">
        <w:rPr>
          <w:rFonts w:ascii="Times New Roman" w:hAnsi="Times New Roman" w:cs="Times New Roman"/>
        </w:rPr>
        <w:t>​</w:t>
      </w:r>
      <w:r w:rsidRPr="00FD68B1">
        <w:t>：指定要操作的目标 DMA 通道。例如 DMA1_Channel1，实际使用时需根据具体的外设连接确定。</w:t>
      </w:r>
    </w:p>
    <w:p w14:paraId="431E3512" w14:textId="77777777" w:rsidR="00FD68B1" w:rsidRPr="00FD68B1" w:rsidRDefault="00FD68B1">
      <w:pPr>
        <w:numPr>
          <w:ilvl w:val="0"/>
          <w:numId w:val="502"/>
        </w:numPr>
      </w:pPr>
      <w:r w:rsidRPr="00FD68B1">
        <w:rPr>
          <w:rFonts w:ascii="Times New Roman" w:hAnsi="Times New Roman" w:cs="Times New Roman"/>
        </w:rPr>
        <w:t>​</w:t>
      </w:r>
      <w:r w:rsidRPr="00FD68B1">
        <w:rPr>
          <w:b/>
          <w:bCs/>
        </w:rPr>
        <w:t xml:space="preserve">参数 </w:t>
      </w:r>
      <w:proofErr w:type="spellStart"/>
      <w:r w:rsidRPr="00FD68B1">
        <w:rPr>
          <w:b/>
          <w:bCs/>
        </w:rPr>
        <w:t>NewState</w:t>
      </w:r>
      <w:proofErr w:type="spellEnd"/>
      <w:r w:rsidRPr="00FD68B1">
        <w:rPr>
          <w:rFonts w:ascii="Times New Roman" w:hAnsi="Times New Roman" w:cs="Times New Roman"/>
        </w:rPr>
        <w:t>​</w:t>
      </w:r>
      <w:r w:rsidRPr="00FD68B1">
        <w:t>：指定通道的新状态，取值为 ENABLE（启用）或 DISABLE（禁用）。</w:t>
      </w:r>
    </w:p>
    <w:p w14:paraId="78E6DD42" w14:textId="77777777" w:rsidR="00FD68B1" w:rsidRPr="00FD68B1" w:rsidRDefault="00FD68B1" w:rsidP="00FD68B1">
      <w:pPr>
        <w:pStyle w:val="3"/>
      </w:pPr>
      <w:r w:rsidRPr="00FD68B1">
        <w:rPr>
          <w:rFonts w:ascii="Segoe UI Emoji" w:hAnsi="Segoe UI Emoji" w:cs="Segoe UI Emoji"/>
        </w:rPr>
        <w:t>⚙️</w:t>
      </w:r>
      <w:r w:rsidRPr="00FD68B1">
        <w:t xml:space="preserve"> 函数功能与工作流程 </w:t>
      </w:r>
    </w:p>
    <w:p w14:paraId="4BC3387E" w14:textId="77777777" w:rsidR="00FD68B1" w:rsidRPr="00FD68B1" w:rsidRDefault="00FD68B1" w:rsidP="00FD68B1">
      <w:proofErr w:type="spellStart"/>
      <w:r w:rsidRPr="00FD68B1">
        <w:t>DMA_Cmd</w:t>
      </w:r>
      <w:proofErr w:type="spellEnd"/>
      <w:r w:rsidRPr="00FD68B1">
        <w:t>函数的核心作用是控制 DMA 通道的“开关”。</w:t>
      </w:r>
    </w:p>
    <w:p w14:paraId="1B5B1C02" w14:textId="77777777" w:rsidR="00FD68B1" w:rsidRPr="00FD68B1" w:rsidRDefault="00FD68B1">
      <w:pPr>
        <w:numPr>
          <w:ilvl w:val="0"/>
          <w:numId w:val="503"/>
        </w:numPr>
      </w:pPr>
      <w:r w:rsidRPr="00FD68B1">
        <w:rPr>
          <w:rFonts w:ascii="Times New Roman" w:hAnsi="Times New Roman" w:cs="Times New Roman"/>
        </w:rPr>
        <w:t>​</w:t>
      </w:r>
      <w:r w:rsidRPr="00FD68B1">
        <w:rPr>
          <w:b/>
          <w:bCs/>
        </w:rPr>
        <w:t>启用通道 (ENABLE)</w:t>
      </w:r>
      <w:r w:rsidRPr="00FD68B1">
        <w:rPr>
          <w:rFonts w:ascii="Times New Roman" w:hAnsi="Times New Roman" w:cs="Times New Roman"/>
          <w:b/>
          <w:bCs/>
        </w:rPr>
        <w:t>​</w:t>
      </w:r>
      <w:r w:rsidRPr="00FD68B1">
        <w:rPr>
          <w:rFonts w:ascii="Times New Roman" w:hAnsi="Times New Roman" w:cs="Times New Roman"/>
        </w:rPr>
        <w:t>​</w:t>
      </w:r>
      <w:r w:rsidRPr="00FD68B1">
        <w:t xml:space="preserve">：当调用 </w:t>
      </w:r>
      <w:proofErr w:type="spellStart"/>
      <w:r w:rsidRPr="00FD68B1">
        <w:t>DMA_Cmd</w:t>
      </w:r>
      <w:proofErr w:type="spellEnd"/>
      <w:r w:rsidRPr="00FD68B1">
        <w:t>(</w:t>
      </w:r>
      <w:proofErr w:type="spellStart"/>
      <w:r w:rsidRPr="00FD68B1">
        <w:t>DMAy_Channelx</w:t>
      </w:r>
      <w:proofErr w:type="spellEnd"/>
      <w:r w:rsidRPr="00FD68B1">
        <w:t>, ENABLE)后，相应的 DMA 通道开始等待传输请求。如果是</w:t>
      </w:r>
      <w:r w:rsidRPr="00FD68B1">
        <w:rPr>
          <w:b/>
          <w:bCs/>
        </w:rPr>
        <w:t>软件触发</w:t>
      </w:r>
      <w:r w:rsidRPr="00FD68B1">
        <w:rPr>
          <w:rFonts w:ascii="Times New Roman" w:hAnsi="Times New Roman" w:cs="Times New Roman"/>
        </w:rPr>
        <w:t>​</w:t>
      </w:r>
      <w:r w:rsidRPr="00FD68B1">
        <w:t>（如存储器到存储器模式），通道会立即启动传输；如果是</w:t>
      </w:r>
      <w:r w:rsidRPr="00FD68B1">
        <w:rPr>
          <w:b/>
          <w:bCs/>
        </w:rPr>
        <w:t>硬件触发</w:t>
      </w:r>
      <w:r w:rsidRPr="00FD68B1">
        <w:rPr>
          <w:rFonts w:ascii="Times New Roman" w:hAnsi="Times New Roman" w:cs="Times New Roman"/>
        </w:rPr>
        <w:t>​</w:t>
      </w:r>
      <w:r w:rsidRPr="00FD68B1">
        <w:t>（如外设到存储器模式），通道则等待对应外设发出 DMA 请求信号后再开始传输。</w:t>
      </w:r>
    </w:p>
    <w:p w14:paraId="114E313A" w14:textId="77777777" w:rsidR="00FD68B1" w:rsidRPr="00FD68B1" w:rsidRDefault="00FD68B1">
      <w:pPr>
        <w:numPr>
          <w:ilvl w:val="0"/>
          <w:numId w:val="503"/>
        </w:numPr>
      </w:pPr>
      <w:r w:rsidRPr="00FD68B1">
        <w:rPr>
          <w:rFonts w:ascii="Times New Roman" w:hAnsi="Times New Roman" w:cs="Times New Roman"/>
        </w:rPr>
        <w:t>​</w:t>
      </w:r>
      <w:r w:rsidRPr="00FD68B1">
        <w:rPr>
          <w:b/>
          <w:bCs/>
        </w:rPr>
        <w:t>禁用通道 (DISABLE)</w:t>
      </w:r>
      <w:r w:rsidRPr="00FD68B1">
        <w:rPr>
          <w:rFonts w:ascii="Times New Roman" w:hAnsi="Times New Roman" w:cs="Times New Roman"/>
          <w:b/>
          <w:bCs/>
        </w:rPr>
        <w:t>​</w:t>
      </w:r>
      <w:r w:rsidRPr="00FD68B1">
        <w:rPr>
          <w:rFonts w:ascii="Times New Roman" w:hAnsi="Times New Roman" w:cs="Times New Roman"/>
        </w:rPr>
        <w:t>​</w:t>
      </w:r>
      <w:r w:rsidRPr="00FD68B1">
        <w:t xml:space="preserve">：调用 </w:t>
      </w:r>
      <w:proofErr w:type="spellStart"/>
      <w:r w:rsidRPr="00FD68B1">
        <w:t>DMA_Cmd</w:t>
      </w:r>
      <w:proofErr w:type="spellEnd"/>
      <w:r w:rsidRPr="00FD68B1">
        <w:t>(</w:t>
      </w:r>
      <w:proofErr w:type="spellStart"/>
      <w:r w:rsidRPr="00FD68B1">
        <w:t>DMAy_Channelx</w:t>
      </w:r>
      <w:proofErr w:type="spellEnd"/>
      <w:r w:rsidRPr="00FD68B1">
        <w:t>, DISABLE)会停止该通道的当前传输，并使其进入不活动状态。</w:t>
      </w:r>
    </w:p>
    <w:p w14:paraId="7FC32FE5" w14:textId="77777777" w:rsidR="00FD68B1" w:rsidRPr="00FD68B1" w:rsidRDefault="00FD68B1" w:rsidP="00FD68B1">
      <w:pPr>
        <w:pStyle w:val="3"/>
      </w:pPr>
      <w:r w:rsidRPr="00FD68B1">
        <w:rPr>
          <w:rFonts w:ascii="Segoe UI Emoji" w:hAnsi="Segoe UI Emoji" w:cs="Segoe UI Emoji"/>
        </w:rPr>
        <w:t>🔄</w:t>
      </w:r>
      <w:r w:rsidRPr="00FD68B1">
        <w:t xml:space="preserve"> 典型使用场景与配置流程 </w:t>
      </w:r>
    </w:p>
    <w:p w14:paraId="7E115C5F" w14:textId="77777777" w:rsidR="00FD68B1" w:rsidRPr="00FD68B1" w:rsidRDefault="00FD68B1" w:rsidP="00FD68B1">
      <w:r w:rsidRPr="00FD68B1">
        <w:t xml:space="preserve">通常在完成 DMA 通道的基本参数配置后，最后一步才调用 </w:t>
      </w:r>
      <w:proofErr w:type="spellStart"/>
      <w:r w:rsidRPr="00FD68B1">
        <w:t>DMA_Cmd</w:t>
      </w:r>
      <w:proofErr w:type="spellEnd"/>
      <w:r w:rsidRPr="00FD68B1">
        <w:t>来启动传输。</w:t>
      </w:r>
      <w:r w:rsidRPr="00FD68B1">
        <w:lastRenderedPageBreak/>
        <w:t>一个完整的配置流程如下：</w:t>
      </w:r>
    </w:p>
    <w:p w14:paraId="7B11B633" w14:textId="77777777" w:rsidR="00FD68B1" w:rsidRPr="00FD68B1" w:rsidRDefault="00FD68B1">
      <w:pPr>
        <w:numPr>
          <w:ilvl w:val="0"/>
          <w:numId w:val="504"/>
        </w:numPr>
      </w:pPr>
      <w:r w:rsidRPr="00FD68B1">
        <w:rPr>
          <w:rFonts w:ascii="Times New Roman" w:hAnsi="Times New Roman" w:cs="Times New Roman"/>
        </w:rPr>
        <w:t>​</w:t>
      </w:r>
      <w:r w:rsidRPr="00FD68B1">
        <w:rPr>
          <w:b/>
          <w:bCs/>
        </w:rPr>
        <w:t>使能 DMA 时钟</w:t>
      </w:r>
      <w:r w:rsidRPr="00FD68B1">
        <w:rPr>
          <w:rFonts w:ascii="Times New Roman" w:hAnsi="Times New Roman" w:cs="Times New Roman"/>
        </w:rPr>
        <w:t>​</w:t>
      </w:r>
      <w:r w:rsidRPr="00FD68B1">
        <w:t>：DMA 作为 AHB 总线上的外设，需要先开启其时钟。</w:t>
      </w:r>
    </w:p>
    <w:p w14:paraId="7187AEF2" w14:textId="77777777" w:rsidR="00FD68B1" w:rsidRPr="00FD68B1" w:rsidRDefault="00FD68B1" w:rsidP="00FD68B1">
      <w:proofErr w:type="spellStart"/>
      <w:r w:rsidRPr="00FD68B1">
        <w:t>RCC_</w:t>
      </w:r>
      <w:proofErr w:type="gramStart"/>
      <w:r w:rsidRPr="00FD68B1">
        <w:t>AHBPeriphClockCmd</w:t>
      </w:r>
      <w:proofErr w:type="spellEnd"/>
      <w:r w:rsidRPr="00FD68B1">
        <w:t>(</w:t>
      </w:r>
      <w:proofErr w:type="gramEnd"/>
      <w:r w:rsidRPr="00FD68B1">
        <w:t>RCC_AHBPeriph_DMA1, ENABLE);</w:t>
      </w:r>
    </w:p>
    <w:p w14:paraId="7D4F73D2" w14:textId="77777777" w:rsidR="00FD68B1" w:rsidRPr="00FD68B1" w:rsidRDefault="00FD68B1">
      <w:pPr>
        <w:numPr>
          <w:ilvl w:val="0"/>
          <w:numId w:val="504"/>
        </w:numPr>
      </w:pPr>
      <w:r w:rsidRPr="00FD68B1">
        <w:rPr>
          <w:rFonts w:ascii="Times New Roman" w:hAnsi="Times New Roman" w:cs="Times New Roman"/>
        </w:rPr>
        <w:t>​</w:t>
      </w:r>
      <w:r w:rsidRPr="00FD68B1">
        <w:rPr>
          <w:b/>
          <w:bCs/>
        </w:rPr>
        <w:t>初始化 DMA 通道参数</w:t>
      </w:r>
      <w:r w:rsidRPr="00FD68B1">
        <w:rPr>
          <w:rFonts w:ascii="Times New Roman" w:hAnsi="Times New Roman" w:cs="Times New Roman"/>
        </w:rPr>
        <w:t>​</w:t>
      </w:r>
      <w:r w:rsidRPr="00FD68B1">
        <w:t xml:space="preserve">：使用 </w:t>
      </w:r>
      <w:proofErr w:type="spellStart"/>
      <w:r w:rsidRPr="00FD68B1">
        <w:t>DMA_Init</w:t>
      </w:r>
      <w:proofErr w:type="spellEnd"/>
      <w:r w:rsidRPr="00FD68B1">
        <w:t>函数配置源地址、目标地址、数据量、传输方向等关键参数。</w:t>
      </w:r>
    </w:p>
    <w:p w14:paraId="6C1B2D82" w14:textId="77777777" w:rsidR="00FD68B1" w:rsidRPr="00FD68B1" w:rsidRDefault="00FD68B1" w:rsidP="00FD68B1">
      <w:proofErr w:type="spellStart"/>
      <w:r w:rsidRPr="00FD68B1">
        <w:t>DMA_</w:t>
      </w:r>
      <w:proofErr w:type="gramStart"/>
      <w:r w:rsidRPr="00FD68B1">
        <w:t>Init</w:t>
      </w:r>
      <w:proofErr w:type="spellEnd"/>
      <w:r w:rsidRPr="00FD68B1">
        <w:t>(</w:t>
      </w:r>
      <w:proofErr w:type="gramEnd"/>
      <w:r w:rsidRPr="00FD68B1">
        <w:t>DMA1_Channel1, &amp;</w:t>
      </w:r>
      <w:proofErr w:type="spellStart"/>
      <w:r w:rsidRPr="00FD68B1">
        <w:t>DMA_InitStructure</w:t>
      </w:r>
      <w:proofErr w:type="spellEnd"/>
      <w:r w:rsidRPr="00FD68B1">
        <w:t>);</w:t>
      </w:r>
    </w:p>
    <w:p w14:paraId="69ADB58E" w14:textId="77777777" w:rsidR="00FD68B1" w:rsidRPr="00FD68B1" w:rsidRDefault="00FD68B1">
      <w:pPr>
        <w:numPr>
          <w:ilvl w:val="0"/>
          <w:numId w:val="504"/>
        </w:numPr>
      </w:pPr>
      <w:r w:rsidRPr="00FD68B1">
        <w:rPr>
          <w:rFonts w:ascii="Times New Roman" w:hAnsi="Times New Roman" w:cs="Times New Roman"/>
        </w:rPr>
        <w:t>​</w:t>
      </w:r>
      <w:r w:rsidRPr="00FD68B1">
        <w:rPr>
          <w:b/>
          <w:bCs/>
        </w:rPr>
        <w:t>使能外设的 DMA 请求</w:t>
      </w:r>
      <w:r w:rsidRPr="00FD68B1">
        <w:rPr>
          <w:rFonts w:ascii="Times New Roman" w:hAnsi="Times New Roman" w:cs="Times New Roman"/>
        </w:rPr>
        <w:t>​</w:t>
      </w:r>
      <w:r w:rsidRPr="00FD68B1">
        <w:t>：需要告知外设（如 USART、ADC）使用 DMA 功能。</w:t>
      </w:r>
    </w:p>
    <w:p w14:paraId="481B06FD" w14:textId="77777777" w:rsidR="00FD68B1" w:rsidRPr="00FD68B1" w:rsidRDefault="00FD68B1" w:rsidP="00FD68B1">
      <w:proofErr w:type="spellStart"/>
      <w:r w:rsidRPr="00FD68B1">
        <w:t>USART_DMACmd</w:t>
      </w:r>
      <w:proofErr w:type="spellEnd"/>
      <w:r w:rsidRPr="00FD68B1">
        <w:t xml:space="preserve">(USART1, </w:t>
      </w:r>
      <w:proofErr w:type="spellStart"/>
      <w:r w:rsidRPr="00FD68B1">
        <w:t>USART_DMAReq_Tx</w:t>
      </w:r>
      <w:proofErr w:type="spellEnd"/>
      <w:r w:rsidRPr="00FD68B1">
        <w:t>, ENABLE); // 使能串口的DMA发送请求</w:t>
      </w:r>
    </w:p>
    <w:p w14:paraId="4FE80228" w14:textId="77777777" w:rsidR="00FD68B1" w:rsidRPr="00FD68B1" w:rsidRDefault="00FD68B1">
      <w:pPr>
        <w:numPr>
          <w:ilvl w:val="0"/>
          <w:numId w:val="504"/>
        </w:numPr>
      </w:pPr>
      <w:r w:rsidRPr="00FD68B1">
        <w:rPr>
          <w:rFonts w:ascii="Times New Roman" w:hAnsi="Times New Roman" w:cs="Times New Roman"/>
        </w:rPr>
        <w:t>​</w:t>
      </w:r>
      <w:r w:rsidRPr="00FD68B1">
        <w:rPr>
          <w:b/>
          <w:bCs/>
        </w:rPr>
        <w:t>启用 DMA 通道</w:t>
      </w:r>
      <w:r w:rsidRPr="00FD68B1">
        <w:rPr>
          <w:rFonts w:ascii="Times New Roman" w:hAnsi="Times New Roman" w:cs="Times New Roman"/>
        </w:rPr>
        <w:t>​</w:t>
      </w:r>
      <w:r w:rsidRPr="00FD68B1">
        <w:t>：这是最后一步，正式启动 DMA 传输。</w:t>
      </w:r>
    </w:p>
    <w:p w14:paraId="12A7A81A" w14:textId="77777777" w:rsidR="00FD68B1" w:rsidRPr="00FD68B1" w:rsidRDefault="00FD68B1" w:rsidP="00FD68B1">
      <w:proofErr w:type="spellStart"/>
      <w:r w:rsidRPr="00FD68B1">
        <w:t>DMA_Cmd</w:t>
      </w:r>
      <w:proofErr w:type="spellEnd"/>
      <w:r w:rsidRPr="00FD68B1">
        <w:t>(DMA1_Channel1, ENABLE); // 启动DMA通道</w:t>
      </w:r>
    </w:p>
    <w:p w14:paraId="44E8B2AE" w14:textId="77777777" w:rsidR="00FD68B1" w:rsidRPr="00FD68B1" w:rsidRDefault="00FD68B1" w:rsidP="00FD68B1">
      <w:pPr>
        <w:pStyle w:val="3"/>
      </w:pPr>
      <w:r w:rsidRPr="00FD68B1">
        <w:rPr>
          <w:rFonts w:ascii="Segoe UI Emoji" w:hAnsi="Segoe UI Emoji" w:cs="Segoe UI Emoji"/>
        </w:rPr>
        <w:t>💡</w:t>
      </w:r>
      <w:r w:rsidRPr="00FD68B1">
        <w:t xml:space="preserve"> 重要注意事项 </w:t>
      </w:r>
    </w:p>
    <w:p w14:paraId="2E1B90C2" w14:textId="77777777" w:rsidR="00FD68B1" w:rsidRPr="00FD68B1" w:rsidRDefault="00FD68B1">
      <w:pPr>
        <w:numPr>
          <w:ilvl w:val="0"/>
          <w:numId w:val="505"/>
        </w:numPr>
      </w:pPr>
      <w:r w:rsidRPr="00FD68B1">
        <w:rPr>
          <w:rFonts w:ascii="Times New Roman" w:hAnsi="Times New Roman" w:cs="Times New Roman"/>
        </w:rPr>
        <w:t>​</w:t>
      </w:r>
      <w:r w:rsidRPr="00FD68B1">
        <w:rPr>
          <w:b/>
          <w:bCs/>
        </w:rPr>
        <w:t>通道使能后的配置限制</w:t>
      </w:r>
      <w:r w:rsidRPr="00FD68B1">
        <w:rPr>
          <w:rFonts w:ascii="Times New Roman" w:hAnsi="Times New Roman" w:cs="Times New Roman"/>
        </w:rPr>
        <w:t>​</w:t>
      </w:r>
      <w:r w:rsidRPr="00FD68B1">
        <w:t xml:space="preserve">：一旦使用 </w:t>
      </w:r>
      <w:proofErr w:type="spellStart"/>
      <w:r w:rsidRPr="00FD68B1">
        <w:t>DMA_Cmd</w:t>
      </w:r>
      <w:proofErr w:type="spellEnd"/>
      <w:r w:rsidRPr="00FD68B1">
        <w:t>使能了某个通道，在传输完成或再次禁用该通道之前，</w:t>
      </w:r>
      <w:r w:rsidRPr="00FD68B1">
        <w:rPr>
          <w:rFonts w:ascii="Times New Roman" w:hAnsi="Times New Roman" w:cs="Times New Roman"/>
        </w:rPr>
        <w:t>​</w:t>
      </w:r>
      <w:r w:rsidRPr="00FD68B1">
        <w:rPr>
          <w:b/>
          <w:bCs/>
        </w:rPr>
        <w:t>不要修改</w:t>
      </w:r>
      <w:r w:rsidRPr="00FD68B1">
        <w:t xml:space="preserve">其关键配置寄存器（如外设地址 </w:t>
      </w:r>
      <w:proofErr w:type="spellStart"/>
      <w:r w:rsidRPr="00FD68B1">
        <w:t>DMA_CPARx</w:t>
      </w:r>
      <w:proofErr w:type="spellEnd"/>
      <w:r w:rsidRPr="00FD68B1">
        <w:t xml:space="preserve">、存储器地址 </w:t>
      </w:r>
      <w:proofErr w:type="spellStart"/>
      <w:r w:rsidRPr="00FD68B1">
        <w:t>DMA_CMARx</w:t>
      </w:r>
      <w:proofErr w:type="spellEnd"/>
      <w:r w:rsidRPr="00FD68B1">
        <w:t xml:space="preserve">和传输数据量 </w:t>
      </w:r>
      <w:proofErr w:type="spellStart"/>
      <w:r w:rsidRPr="00FD68B1">
        <w:t>DMA_CNDTRx</w:t>
      </w:r>
      <w:proofErr w:type="spellEnd"/>
      <w:r w:rsidRPr="00FD68B1">
        <w:t>），否则可能导致不可预知的行为。</w:t>
      </w:r>
    </w:p>
    <w:p w14:paraId="728D2A41" w14:textId="77777777" w:rsidR="00FD68B1" w:rsidRPr="00FD68B1" w:rsidRDefault="00FD68B1">
      <w:pPr>
        <w:numPr>
          <w:ilvl w:val="0"/>
          <w:numId w:val="505"/>
        </w:numPr>
      </w:pPr>
      <w:r w:rsidRPr="00FD68B1">
        <w:rPr>
          <w:rFonts w:ascii="Times New Roman" w:hAnsi="Times New Roman" w:cs="Times New Roman"/>
        </w:rPr>
        <w:t>​</w:t>
      </w:r>
      <w:r w:rsidRPr="00FD68B1">
        <w:rPr>
          <w:b/>
          <w:bCs/>
        </w:rPr>
        <w:t>重新配置</w:t>
      </w:r>
      <w:r w:rsidRPr="00FD68B1">
        <w:rPr>
          <w:rFonts w:ascii="Times New Roman" w:hAnsi="Times New Roman" w:cs="Times New Roman"/>
        </w:rPr>
        <w:t>​</w:t>
      </w:r>
      <w:r w:rsidRPr="00FD68B1">
        <w:t>：如果需要再次启动一次新的传输（尤其是在正常模式下），通常需要先</w:t>
      </w:r>
      <w:r w:rsidRPr="00FD68B1">
        <w:rPr>
          <w:b/>
          <w:bCs/>
        </w:rPr>
        <w:t>禁用通道</w:t>
      </w:r>
      <w:r w:rsidRPr="00FD68B1">
        <w:t>，然后</w:t>
      </w:r>
      <w:r w:rsidRPr="00FD68B1">
        <w:rPr>
          <w:b/>
          <w:bCs/>
        </w:rPr>
        <w:t>重新设置传输数据量</w:t>
      </w:r>
      <w:r w:rsidRPr="00FD68B1">
        <w:t>，最后再</w:t>
      </w:r>
      <w:r w:rsidRPr="00FD68B1">
        <w:rPr>
          <w:b/>
          <w:bCs/>
        </w:rPr>
        <w:t>重新使能通道</w:t>
      </w:r>
      <w:r w:rsidRPr="00FD68B1">
        <w:t>。</w:t>
      </w:r>
    </w:p>
    <w:p w14:paraId="2C9B0044" w14:textId="77777777" w:rsidR="00FD68B1" w:rsidRPr="00FD68B1" w:rsidRDefault="00FD68B1">
      <w:pPr>
        <w:numPr>
          <w:ilvl w:val="0"/>
          <w:numId w:val="505"/>
        </w:numPr>
        <w:tabs>
          <w:tab w:val="clear" w:pos="720"/>
        </w:tabs>
      </w:pPr>
      <w:proofErr w:type="spellStart"/>
      <w:r w:rsidRPr="00FD68B1">
        <w:t>DMA_Cmd</w:t>
      </w:r>
      <w:proofErr w:type="spellEnd"/>
      <w:r w:rsidRPr="00FD68B1">
        <w:t>(DMA1_Channel1, DISABLE); // 先禁用通道</w:t>
      </w:r>
    </w:p>
    <w:p w14:paraId="516605E5" w14:textId="77777777" w:rsidR="00FD68B1" w:rsidRPr="00FD68B1" w:rsidRDefault="00FD68B1">
      <w:pPr>
        <w:numPr>
          <w:ilvl w:val="0"/>
          <w:numId w:val="505"/>
        </w:numPr>
        <w:tabs>
          <w:tab w:val="clear" w:pos="720"/>
        </w:tabs>
      </w:pPr>
      <w:proofErr w:type="spellStart"/>
      <w:r w:rsidRPr="00FD68B1">
        <w:t>DMA_SetCurrDataCounter</w:t>
      </w:r>
      <w:proofErr w:type="spellEnd"/>
      <w:r w:rsidRPr="00FD68B1">
        <w:t>(DMA1_Channel1, 100); // 重新设置要传输的数据量</w:t>
      </w:r>
    </w:p>
    <w:p w14:paraId="51FD102F" w14:textId="77777777" w:rsidR="00FD68B1" w:rsidRPr="00FD68B1" w:rsidRDefault="00FD68B1" w:rsidP="00FD68B1">
      <w:proofErr w:type="spellStart"/>
      <w:r w:rsidRPr="00FD68B1">
        <w:t>DMA_Cmd</w:t>
      </w:r>
      <w:proofErr w:type="spellEnd"/>
      <w:r w:rsidRPr="00FD68B1">
        <w:t>(DMA1_Channel1, ENABLE); // 重新使能通道以开始新传输</w:t>
      </w:r>
    </w:p>
    <w:p w14:paraId="7462CDC9" w14:textId="77777777" w:rsidR="00FD68B1" w:rsidRPr="00FD68B1" w:rsidRDefault="00FD68B1" w:rsidP="00FD68B1">
      <w:r w:rsidRPr="00FD68B1">
        <w:t xml:space="preserve">希望以上解释能帮助你更好地理解和使用 </w:t>
      </w:r>
      <w:proofErr w:type="spellStart"/>
      <w:r w:rsidRPr="00FD68B1">
        <w:t>DMA_Cmd</w:t>
      </w:r>
      <w:proofErr w:type="spellEnd"/>
      <w:r w:rsidRPr="00FD68B1">
        <w:t>函数。</w:t>
      </w:r>
    </w:p>
    <w:p w14:paraId="5848E2EC" w14:textId="77777777" w:rsidR="00FD68B1" w:rsidRPr="00FD68B1" w:rsidRDefault="00FD68B1" w:rsidP="00FD68B1"/>
    <w:p w14:paraId="6CB79677" w14:textId="585427B7" w:rsidR="00726091" w:rsidRDefault="00726091" w:rsidP="00726091">
      <w:pPr>
        <w:pStyle w:val="2"/>
      </w:pPr>
      <w:proofErr w:type="spellStart"/>
      <w:r w:rsidRPr="00726091">
        <w:t>DMA_ITConfig</w:t>
      </w:r>
      <w:proofErr w:type="spellEnd"/>
      <w:r w:rsidRPr="00726091">
        <w:t>(</w:t>
      </w:r>
      <w:r>
        <w:rPr>
          <w:rFonts w:hint="eastAsia"/>
        </w:rPr>
        <w:t>)</w:t>
      </w:r>
      <w:r w:rsidR="00FD68B1">
        <w:br/>
      </w:r>
      <w:r w:rsidR="00FD68B1" w:rsidRPr="00FD68B1">
        <w:t>配置STM32的DMA通道中断</w:t>
      </w:r>
    </w:p>
    <w:p w14:paraId="11F04810" w14:textId="77777777" w:rsidR="00FD68B1" w:rsidRPr="00FD68B1" w:rsidRDefault="00FD68B1" w:rsidP="00FD68B1">
      <w:proofErr w:type="spellStart"/>
      <w:r w:rsidRPr="00FD68B1">
        <w:t>DMA_ITConfig</w:t>
      </w:r>
      <w:proofErr w:type="spellEnd"/>
      <w:r w:rsidRPr="00FD68B1">
        <w:t>函数用于配置STM32的DMA通道中断，让你可以精确控制DMA在特定事件（如传输完成、传输过半或发生错误）时是否向CPU发出中断请求。</w:t>
      </w:r>
    </w:p>
    <w:p w14:paraId="4A095B96" w14:textId="77777777" w:rsidR="00FD68B1" w:rsidRPr="00FD68B1" w:rsidRDefault="00FD68B1" w:rsidP="00FD68B1">
      <w:pPr>
        <w:pStyle w:val="3"/>
      </w:pPr>
      <w:r w:rsidRPr="00FD68B1">
        <w:lastRenderedPageBreak/>
        <w:t>其函数原型如下：</w:t>
      </w:r>
    </w:p>
    <w:p w14:paraId="640B7829" w14:textId="77777777" w:rsidR="00FD68B1" w:rsidRPr="00FD68B1" w:rsidRDefault="00FD68B1" w:rsidP="00FD68B1">
      <w:r w:rsidRPr="00FD68B1">
        <w:t xml:space="preserve">void </w:t>
      </w:r>
      <w:proofErr w:type="spellStart"/>
      <w:r w:rsidRPr="00FD68B1">
        <w:t>DMA_</w:t>
      </w:r>
      <w:proofErr w:type="gramStart"/>
      <w:r w:rsidRPr="00FD68B1">
        <w:t>ITConfig</w:t>
      </w:r>
      <w:proofErr w:type="spellEnd"/>
      <w:r w:rsidRPr="00FD68B1">
        <w:t>(</w:t>
      </w:r>
      <w:proofErr w:type="spellStart"/>
      <w:proofErr w:type="gramEnd"/>
      <w:r w:rsidRPr="00FD68B1">
        <w:t>DMA_Channel_TypeDef</w:t>
      </w:r>
      <w:proofErr w:type="spellEnd"/>
      <w:r w:rsidRPr="00FD68B1">
        <w:t xml:space="preserve">* </w:t>
      </w:r>
      <w:proofErr w:type="spellStart"/>
      <w:r w:rsidRPr="00FD68B1">
        <w:t>DMAy_Channelx</w:t>
      </w:r>
      <w:proofErr w:type="spellEnd"/>
      <w:r w:rsidRPr="00FD68B1">
        <w:t xml:space="preserve">, uint32_t DMA_IT, </w:t>
      </w:r>
      <w:proofErr w:type="spellStart"/>
      <w:r w:rsidRPr="00FD68B1">
        <w:t>FunctionalState</w:t>
      </w:r>
      <w:proofErr w:type="spellEnd"/>
      <w:r w:rsidRPr="00FD68B1">
        <w:t xml:space="preserve"> </w:t>
      </w:r>
      <w:proofErr w:type="spellStart"/>
      <w:r w:rsidRPr="00FD68B1">
        <w:t>NewState</w:t>
      </w:r>
      <w:proofErr w:type="spellEnd"/>
      <w:r w:rsidRPr="00FD68B1">
        <w:t>);</w:t>
      </w:r>
    </w:p>
    <w:p w14:paraId="270DA19A" w14:textId="77777777" w:rsidR="00FD68B1" w:rsidRPr="00FD68B1" w:rsidRDefault="00FD68B1" w:rsidP="00FD68B1">
      <w:pPr>
        <w:pStyle w:val="3"/>
      </w:pPr>
      <w:r w:rsidRPr="00FD68B1">
        <w:rPr>
          <w:rFonts w:ascii="Segoe UI Emoji" w:hAnsi="Segoe UI Emoji" w:cs="Segoe UI Emoji"/>
        </w:rPr>
        <w:t>🔧</w:t>
      </w:r>
      <w:r w:rsidRPr="00FD68B1">
        <w:t xml:space="preserve"> 函数参数详解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560"/>
        <w:gridCol w:w="6727"/>
      </w:tblGrid>
      <w:tr w:rsidR="00FD68B1" w:rsidRPr="00FD68B1" w14:paraId="22617AAD"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50FD4937" w14:textId="77777777" w:rsidR="00FD68B1" w:rsidRPr="00FD68B1" w:rsidRDefault="00FD68B1" w:rsidP="00FD68B1">
            <w:pPr>
              <w:rPr>
                <w:b/>
                <w:bCs/>
              </w:rPr>
            </w:pPr>
            <w:r w:rsidRPr="00FD68B1">
              <w:rPr>
                <w:b/>
                <w:bCs/>
              </w:rPr>
              <w:t>参数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FEEACA2" w14:textId="77777777" w:rsidR="00FD68B1" w:rsidRPr="00FD68B1" w:rsidRDefault="00FD68B1" w:rsidP="00FD68B1">
            <w:pPr>
              <w:rPr>
                <w:b/>
                <w:bCs/>
              </w:rPr>
            </w:pPr>
            <w:r w:rsidRPr="00FD68B1">
              <w:rPr>
                <w:b/>
                <w:bCs/>
              </w:rPr>
              <w:t>说明</w:t>
            </w:r>
          </w:p>
        </w:tc>
      </w:tr>
      <w:tr w:rsidR="00FD68B1" w:rsidRPr="00FD68B1" w14:paraId="5D0C570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0ABFEB1" w14:textId="77777777" w:rsidR="00FD68B1" w:rsidRPr="00FD68B1" w:rsidRDefault="00FD68B1" w:rsidP="00FD68B1">
            <w:proofErr w:type="spellStart"/>
            <w:r w:rsidRPr="00FD68B1">
              <w:t>DMAy_Channelx</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156767D" w14:textId="77777777" w:rsidR="00FD68B1" w:rsidRPr="00FD68B1" w:rsidRDefault="00FD68B1" w:rsidP="00FD68B1">
            <w:r w:rsidRPr="00FD68B1">
              <w:t>指定要配置的DMA通道，例如 DMA1_Channel4。</w:t>
            </w:r>
          </w:p>
        </w:tc>
      </w:tr>
      <w:tr w:rsidR="00FD68B1" w:rsidRPr="00FD68B1" w14:paraId="03D35F6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D7280AE" w14:textId="77777777" w:rsidR="00FD68B1" w:rsidRPr="00FD68B1" w:rsidRDefault="00FD68B1" w:rsidP="00FD68B1">
            <w:r w:rsidRPr="00FD68B1">
              <w:t>DMA_IT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CBF5957" w14:textId="77777777" w:rsidR="00FD68B1" w:rsidRPr="00FD68B1" w:rsidRDefault="00FD68B1" w:rsidP="00FD68B1">
            <w:r w:rsidRPr="00FD68B1">
              <w:t>指定要配置的DMA中断源。可以使用“或”运算符 \|组合多个中断源。</w:t>
            </w:r>
          </w:p>
        </w:tc>
      </w:tr>
      <w:tr w:rsidR="00FD68B1" w:rsidRPr="00FD68B1" w14:paraId="6CA5B92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EFFFBE9" w14:textId="77777777" w:rsidR="00FD68B1" w:rsidRPr="00FD68B1" w:rsidRDefault="00FD68B1" w:rsidP="00FD68B1">
            <w:proofErr w:type="spellStart"/>
            <w:r w:rsidRPr="00FD68B1">
              <w:t>NewState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D6FFF66" w14:textId="77777777" w:rsidR="00FD68B1" w:rsidRPr="00FD68B1" w:rsidRDefault="00FD68B1" w:rsidP="00FD68B1">
            <w:r w:rsidRPr="00FD68B1">
              <w:t>指定中断的新状态：ENABLE（使能）或 DISABLE（禁用）。</w:t>
            </w:r>
          </w:p>
        </w:tc>
      </w:tr>
    </w:tbl>
    <w:p w14:paraId="2CBD09DA" w14:textId="77777777" w:rsidR="00FD68B1" w:rsidRPr="00FD68B1" w:rsidRDefault="00FD68B1" w:rsidP="00FD68B1">
      <w:pPr>
        <w:pStyle w:val="3"/>
      </w:pPr>
      <w:r w:rsidRPr="00FD68B1">
        <w:rPr>
          <w:rFonts w:ascii="Times New Roman" w:hAnsi="Times New Roman" w:cs="Times New Roman"/>
        </w:rPr>
        <w:t>​</w:t>
      </w:r>
      <w:r w:rsidRPr="00FD68B1">
        <w:t>DMA中断源 (DMA_IT) 详解：</w:t>
      </w:r>
      <w:r w:rsidRPr="00FD68B1">
        <w:rPr>
          <w:rFonts w:ascii="Times New Roman" w:hAnsi="Times New Roman" w:cs="Times New Roman"/>
        </w:rPr>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217"/>
        <w:gridCol w:w="3821"/>
        <w:gridCol w:w="2252"/>
      </w:tblGrid>
      <w:tr w:rsidR="00FD68B1" w:rsidRPr="00FD68B1" w14:paraId="42EBA7A8"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6B2FAD42" w14:textId="77777777" w:rsidR="00FD68B1" w:rsidRPr="00FD68B1" w:rsidRDefault="00FD68B1" w:rsidP="00FD68B1">
            <w:pPr>
              <w:rPr>
                <w:b/>
                <w:bCs/>
              </w:rPr>
            </w:pPr>
            <w:r w:rsidRPr="00FD68B1">
              <w:rPr>
                <w:b/>
                <w:bCs/>
              </w:rPr>
              <w:t>中断源</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F16BE9B" w14:textId="77777777" w:rsidR="00FD68B1" w:rsidRPr="00FD68B1" w:rsidRDefault="00FD68B1" w:rsidP="00FD68B1">
            <w:pPr>
              <w:rPr>
                <w:b/>
                <w:bCs/>
              </w:rPr>
            </w:pPr>
            <w:r w:rsidRPr="00FD68B1">
              <w:rPr>
                <w:b/>
                <w:bCs/>
              </w:rPr>
              <w:t>说明</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69AFD13" w14:textId="77777777" w:rsidR="00FD68B1" w:rsidRPr="00FD68B1" w:rsidRDefault="00FD68B1" w:rsidP="00FD68B1">
            <w:pPr>
              <w:rPr>
                <w:b/>
                <w:bCs/>
              </w:rPr>
            </w:pPr>
            <w:r w:rsidRPr="00FD68B1">
              <w:rPr>
                <w:b/>
                <w:bCs/>
              </w:rPr>
              <w:t>典型应用场景</w:t>
            </w:r>
          </w:p>
        </w:tc>
      </w:tr>
      <w:tr w:rsidR="00FD68B1" w:rsidRPr="00FD68B1" w14:paraId="52FDAA7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58BA521" w14:textId="77777777" w:rsidR="00FD68B1" w:rsidRPr="00FD68B1" w:rsidRDefault="00FD68B1" w:rsidP="00FD68B1">
            <w:r w:rsidRPr="00FD68B1">
              <w:t>DMA_IT_</w:t>
            </w:r>
            <w:proofErr w:type="gramStart"/>
            <w:r w:rsidRPr="00FD68B1">
              <w:t>TC(</w:t>
            </w:r>
            <w:proofErr w:type="gramEnd"/>
            <w:r w:rsidRPr="00FD68B1">
              <w:t>Transfer Complete)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94ADFAB" w14:textId="77777777" w:rsidR="00FD68B1" w:rsidRPr="00FD68B1" w:rsidRDefault="00FD68B1" w:rsidP="00FD68B1">
            <w:r w:rsidRPr="00FD68B1">
              <w:rPr>
                <w:rFonts w:ascii="Times New Roman" w:hAnsi="Times New Roman" w:cs="Times New Roman"/>
              </w:rPr>
              <w:t>​</w:t>
            </w:r>
            <w:r w:rsidRPr="00FD68B1">
              <w:rPr>
                <w:b/>
                <w:bCs/>
              </w:rPr>
              <w:t>传输完成中断</w:t>
            </w:r>
            <w:r w:rsidRPr="00FD68B1">
              <w:rPr>
                <w:rFonts w:ascii="Times New Roman" w:hAnsi="Times New Roman" w:cs="Times New Roman"/>
              </w:rPr>
              <w:t>​</w:t>
            </w:r>
            <w:r w:rsidRPr="00FD68B1">
              <w:t>：当DMA传输完所有数据（</w:t>
            </w:r>
            <w:proofErr w:type="spellStart"/>
            <w:r w:rsidRPr="00FD68B1">
              <w:t>DMA_CNDTRx</w:t>
            </w:r>
            <w:proofErr w:type="spellEnd"/>
            <w:r w:rsidRPr="00FD68B1">
              <w:t>寄存器递减为0）时触发。</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873868E" w14:textId="77777777" w:rsidR="00FD68B1" w:rsidRPr="00FD68B1" w:rsidRDefault="00FD68B1" w:rsidP="00FD68B1">
            <w:r w:rsidRPr="00FD68B1">
              <w:t>在中断服务函数中处理后续工作，如发送完成标志、启动下一次传输。</w:t>
            </w:r>
          </w:p>
        </w:tc>
      </w:tr>
      <w:tr w:rsidR="00FD68B1" w:rsidRPr="00FD68B1" w14:paraId="1860C0C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8823A06" w14:textId="77777777" w:rsidR="00FD68B1" w:rsidRPr="00FD68B1" w:rsidRDefault="00FD68B1" w:rsidP="00FD68B1">
            <w:r w:rsidRPr="00FD68B1">
              <w:t>DMA_IT_</w:t>
            </w:r>
            <w:proofErr w:type="gramStart"/>
            <w:r w:rsidRPr="00FD68B1">
              <w:t>HT(</w:t>
            </w:r>
            <w:proofErr w:type="gramEnd"/>
            <w:r w:rsidRPr="00FD68B1">
              <w:t>Half Transfer)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F8F65B" w14:textId="77777777" w:rsidR="00FD68B1" w:rsidRPr="00FD68B1" w:rsidRDefault="00FD68B1" w:rsidP="00FD68B1">
            <w:r w:rsidRPr="00FD68B1">
              <w:rPr>
                <w:rFonts w:ascii="Times New Roman" w:hAnsi="Times New Roman" w:cs="Times New Roman"/>
              </w:rPr>
              <w:t>​</w:t>
            </w:r>
            <w:r w:rsidRPr="00FD68B1">
              <w:rPr>
                <w:b/>
                <w:bCs/>
              </w:rPr>
              <w:t>传输过半</w:t>
            </w:r>
            <w:proofErr w:type="gramStart"/>
            <w:r w:rsidRPr="00FD68B1">
              <w:rPr>
                <w:b/>
                <w:bCs/>
              </w:rPr>
              <w:t>中断</w:t>
            </w:r>
            <w:r w:rsidRPr="00FD68B1">
              <w:rPr>
                <w:rFonts w:ascii="Times New Roman" w:hAnsi="Times New Roman" w:cs="Times New Roman"/>
              </w:rPr>
              <w:t>​</w:t>
            </w:r>
            <w:r w:rsidRPr="00FD68B1">
              <w:t>：</w:t>
            </w:r>
            <w:proofErr w:type="gramEnd"/>
            <w:r w:rsidRPr="00FD68B1">
              <w:t>当DMA传输完一半数据（</w:t>
            </w:r>
            <w:proofErr w:type="spellStart"/>
            <w:r w:rsidRPr="00FD68B1">
              <w:t>DMA_CNDTRx</w:t>
            </w:r>
            <w:proofErr w:type="spellEnd"/>
            <w:r w:rsidRPr="00FD68B1">
              <w:t>寄存器递减到总数据量的一半）时触发。</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80FFCC3" w14:textId="77777777" w:rsidR="00FD68B1" w:rsidRPr="00FD68B1" w:rsidRDefault="00FD68B1" w:rsidP="00FD68B1">
            <w:r w:rsidRPr="00FD68B1">
              <w:t>常用于“乒乓缓冲”机制，实现数据无缝处理。</w:t>
            </w:r>
          </w:p>
        </w:tc>
      </w:tr>
      <w:tr w:rsidR="00FD68B1" w:rsidRPr="00FD68B1" w14:paraId="3245460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2D03030" w14:textId="77777777" w:rsidR="00FD68B1" w:rsidRPr="00FD68B1" w:rsidRDefault="00FD68B1" w:rsidP="00FD68B1">
            <w:r w:rsidRPr="00FD68B1">
              <w:t>DMA_IT_</w:t>
            </w:r>
            <w:proofErr w:type="gramStart"/>
            <w:r w:rsidRPr="00FD68B1">
              <w:t>TE(</w:t>
            </w:r>
            <w:proofErr w:type="gramEnd"/>
            <w:r w:rsidRPr="00FD68B1">
              <w:t>Transfer Error)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7D58D7D" w14:textId="77777777" w:rsidR="00FD68B1" w:rsidRPr="00FD68B1" w:rsidRDefault="00FD68B1" w:rsidP="00FD68B1">
            <w:r w:rsidRPr="00FD68B1">
              <w:rPr>
                <w:rFonts w:ascii="Times New Roman" w:hAnsi="Times New Roman" w:cs="Times New Roman"/>
              </w:rPr>
              <w:t>​</w:t>
            </w:r>
            <w:r w:rsidRPr="00FD68B1">
              <w:rPr>
                <w:b/>
                <w:bCs/>
              </w:rPr>
              <w:t>传输错误中断</w:t>
            </w:r>
            <w:r w:rsidRPr="00FD68B1">
              <w:rPr>
                <w:rFonts w:ascii="Times New Roman" w:hAnsi="Times New Roman" w:cs="Times New Roman"/>
              </w:rPr>
              <w:t>​</w:t>
            </w:r>
            <w:r w:rsidRPr="00FD68B1">
              <w:t>：在DMA传输过程中发生错误时触发。</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6A1A509" w14:textId="77777777" w:rsidR="00FD68B1" w:rsidRPr="00FD68B1" w:rsidRDefault="00FD68B1" w:rsidP="00FD68B1">
            <w:r w:rsidRPr="00FD68B1">
              <w:t>用于前期调试和错误处理，发布版软件可不使能。</w:t>
            </w:r>
          </w:p>
        </w:tc>
      </w:tr>
    </w:tbl>
    <w:p w14:paraId="269D3D43" w14:textId="77777777" w:rsidR="00FD68B1" w:rsidRPr="00FD68B1" w:rsidRDefault="00FD68B1" w:rsidP="00FD68B1">
      <w:pPr>
        <w:pStyle w:val="3"/>
      </w:pPr>
      <w:r w:rsidRPr="00FD68B1">
        <w:rPr>
          <w:rFonts w:ascii="Segoe UI Emoji" w:hAnsi="Segoe UI Emoji" w:cs="Segoe UI Emoji"/>
        </w:rPr>
        <w:t>💡</w:t>
      </w:r>
      <w:r w:rsidRPr="00FD68B1">
        <w:t xml:space="preserve"> 主要功能与应用场景 </w:t>
      </w:r>
    </w:p>
    <w:p w14:paraId="7943F353" w14:textId="77777777" w:rsidR="00FD68B1" w:rsidRPr="00FD68B1" w:rsidRDefault="00FD68B1" w:rsidP="00FD68B1">
      <w:proofErr w:type="spellStart"/>
      <w:r w:rsidRPr="00FD68B1">
        <w:t>DMA_ITConfig</w:t>
      </w:r>
      <w:proofErr w:type="spellEnd"/>
      <w:r w:rsidRPr="00FD68B1">
        <w:t>函数的核心作用是</w:t>
      </w:r>
      <w:r w:rsidRPr="00FD68B1">
        <w:rPr>
          <w:b/>
          <w:bCs/>
        </w:rPr>
        <w:t>管理DMA传输过程中的中断请求</w:t>
      </w:r>
      <w:r w:rsidRPr="00FD68B1">
        <w:t>。通过有选择地使能或禁用特定中断，你可以让CPU在合适的时机介入处理，从而平衡系统效率与实时性需求。</w:t>
      </w:r>
    </w:p>
    <w:p w14:paraId="3EDABC00" w14:textId="77777777" w:rsidR="00FD68B1" w:rsidRPr="00FD68B1" w:rsidRDefault="00FD68B1">
      <w:pPr>
        <w:numPr>
          <w:ilvl w:val="0"/>
          <w:numId w:val="506"/>
        </w:numPr>
      </w:pPr>
      <w:r w:rsidRPr="00FD68B1">
        <w:rPr>
          <w:rFonts w:ascii="Times New Roman" w:hAnsi="Times New Roman" w:cs="Times New Roman"/>
        </w:rPr>
        <w:t>​</w:t>
      </w:r>
      <w:r w:rsidRPr="00FD68B1">
        <w:rPr>
          <w:b/>
          <w:bCs/>
        </w:rPr>
        <w:t>释放CPU资源</w:t>
      </w:r>
      <w:r w:rsidRPr="00FD68B1">
        <w:rPr>
          <w:rFonts w:ascii="Times New Roman" w:hAnsi="Times New Roman" w:cs="Times New Roman"/>
        </w:rPr>
        <w:t>​</w:t>
      </w:r>
      <w:r w:rsidRPr="00FD68B1">
        <w:t>：使能DMA中断后，CPU无需轮询等待传输完成，可以处理其他任务，在传输完成或过半时再通过中断得到通知。</w:t>
      </w:r>
    </w:p>
    <w:p w14:paraId="686B27C9" w14:textId="77777777" w:rsidR="00FD68B1" w:rsidRPr="00FD68B1" w:rsidRDefault="00FD68B1">
      <w:pPr>
        <w:numPr>
          <w:ilvl w:val="0"/>
          <w:numId w:val="506"/>
        </w:numPr>
      </w:pPr>
      <w:r w:rsidRPr="00FD68B1">
        <w:rPr>
          <w:rFonts w:ascii="Times New Roman" w:hAnsi="Times New Roman" w:cs="Times New Roman"/>
        </w:rPr>
        <w:t>​</w:t>
      </w:r>
      <w:r w:rsidRPr="00FD68B1">
        <w:rPr>
          <w:b/>
          <w:bCs/>
        </w:rPr>
        <w:t>实现高效数据流处理</w:t>
      </w:r>
      <w:r w:rsidRPr="00FD68B1">
        <w:rPr>
          <w:rFonts w:ascii="Times New Roman" w:hAnsi="Times New Roman" w:cs="Times New Roman"/>
        </w:rPr>
        <w:t>​</w:t>
      </w:r>
      <w:r w:rsidRPr="00FD68B1">
        <w:t>：结合 DMA_IT_HT（半传输中断）和 DMA_IT_TC（传输完成中断），可以实现“乒乓缓冲”等高级数据流处理机制，确保数据处理的连续</w:t>
      </w:r>
      <w:r w:rsidRPr="00FD68B1">
        <w:lastRenderedPageBreak/>
        <w:t>性和完整性。</w:t>
      </w:r>
    </w:p>
    <w:p w14:paraId="71E2376A" w14:textId="77777777" w:rsidR="00FD68B1" w:rsidRPr="00FD68B1" w:rsidRDefault="00FD68B1" w:rsidP="00FD68B1">
      <w:pPr>
        <w:pStyle w:val="3"/>
      </w:pPr>
      <w:r w:rsidRPr="00FD68B1">
        <w:rPr>
          <w:rFonts w:ascii="Segoe UI Emoji" w:hAnsi="Segoe UI Emoji" w:cs="Segoe UI Emoji"/>
        </w:rPr>
        <w:t>📝</w:t>
      </w:r>
      <w:r w:rsidRPr="00FD68B1">
        <w:t xml:space="preserve"> 使用示例与配置流程 </w:t>
      </w:r>
    </w:p>
    <w:p w14:paraId="0E74BED8" w14:textId="77777777" w:rsidR="00FD68B1" w:rsidRPr="00FD68B1" w:rsidRDefault="00FD68B1" w:rsidP="00FD68B1">
      <w:r w:rsidRPr="00FD68B1">
        <w:t>以下是一个典型的配置流程，展示如何使能DMA通道的传输完成和传输过半中断：</w:t>
      </w:r>
    </w:p>
    <w:p w14:paraId="2FCA1626" w14:textId="77777777" w:rsidR="00FD68B1" w:rsidRPr="00FD68B1" w:rsidRDefault="00FD68B1">
      <w:pPr>
        <w:numPr>
          <w:ilvl w:val="0"/>
          <w:numId w:val="507"/>
        </w:numPr>
      </w:pPr>
      <w:r w:rsidRPr="00FD68B1">
        <w:rPr>
          <w:rFonts w:ascii="Times New Roman" w:hAnsi="Times New Roman" w:cs="Times New Roman"/>
        </w:rPr>
        <w:t>​</w:t>
      </w:r>
      <w:r w:rsidRPr="00FD68B1">
        <w:rPr>
          <w:b/>
          <w:bCs/>
        </w:rPr>
        <w:t>初始化DMA通道</w:t>
      </w:r>
      <w:r w:rsidRPr="00FD68B1">
        <w:rPr>
          <w:rFonts w:ascii="Times New Roman" w:hAnsi="Times New Roman" w:cs="Times New Roman"/>
        </w:rPr>
        <w:t>​</w:t>
      </w:r>
      <w:r w:rsidRPr="00FD68B1">
        <w:t xml:space="preserve">：首先使用 </w:t>
      </w:r>
      <w:proofErr w:type="spellStart"/>
      <w:r w:rsidRPr="00FD68B1">
        <w:t>DMA_Init</w:t>
      </w:r>
      <w:proofErr w:type="spellEnd"/>
      <w:r w:rsidRPr="00FD68B1">
        <w:t>()完成DMA的基本参数配置（如源地址、目标地址、数据量等）。</w:t>
      </w:r>
    </w:p>
    <w:p w14:paraId="76C073B0" w14:textId="77777777" w:rsidR="00FD68B1" w:rsidRPr="00FD68B1" w:rsidRDefault="00FD68B1">
      <w:pPr>
        <w:numPr>
          <w:ilvl w:val="0"/>
          <w:numId w:val="507"/>
        </w:numPr>
      </w:pPr>
      <w:r w:rsidRPr="00FD68B1">
        <w:rPr>
          <w:rFonts w:ascii="Times New Roman" w:hAnsi="Times New Roman" w:cs="Times New Roman"/>
        </w:rPr>
        <w:t>​</w:t>
      </w:r>
      <w:r w:rsidRPr="00FD68B1">
        <w:rPr>
          <w:b/>
          <w:bCs/>
        </w:rPr>
        <w:t>配置中断</w:t>
      </w:r>
      <w:r w:rsidRPr="00FD68B1">
        <w:rPr>
          <w:rFonts w:ascii="Times New Roman" w:hAnsi="Times New Roman" w:cs="Times New Roman"/>
        </w:rPr>
        <w:t>​</w:t>
      </w:r>
      <w:r w:rsidRPr="00FD68B1">
        <w:t xml:space="preserve">：使用 </w:t>
      </w:r>
      <w:proofErr w:type="spellStart"/>
      <w:r w:rsidRPr="00FD68B1">
        <w:t>DMA_ITConfig</w:t>
      </w:r>
      <w:proofErr w:type="spellEnd"/>
      <w:r w:rsidRPr="00FD68B1">
        <w:t>函数使能所需的中断源。</w:t>
      </w:r>
    </w:p>
    <w:p w14:paraId="50231681" w14:textId="77777777" w:rsidR="00FD68B1" w:rsidRPr="00FD68B1" w:rsidRDefault="00FD68B1">
      <w:pPr>
        <w:numPr>
          <w:ilvl w:val="0"/>
          <w:numId w:val="507"/>
        </w:numPr>
      </w:pPr>
      <w:r w:rsidRPr="00FD68B1">
        <w:rPr>
          <w:rFonts w:ascii="Times New Roman" w:hAnsi="Times New Roman" w:cs="Times New Roman"/>
        </w:rPr>
        <w:t>​</w:t>
      </w:r>
      <w:r w:rsidRPr="00FD68B1">
        <w:rPr>
          <w:b/>
          <w:bCs/>
        </w:rPr>
        <w:t>开启DMA通道</w:t>
      </w:r>
      <w:r w:rsidRPr="00FD68B1">
        <w:rPr>
          <w:rFonts w:ascii="Times New Roman" w:hAnsi="Times New Roman" w:cs="Times New Roman"/>
        </w:rPr>
        <w:t>​</w:t>
      </w:r>
      <w:r w:rsidRPr="00FD68B1">
        <w:t xml:space="preserve">：最后使用 </w:t>
      </w:r>
      <w:proofErr w:type="spellStart"/>
      <w:r w:rsidRPr="00FD68B1">
        <w:t>DMA_Cmd</w:t>
      </w:r>
      <w:proofErr w:type="spellEnd"/>
      <w:r w:rsidRPr="00FD68B1">
        <w:t>()启动DMA传输。</w:t>
      </w:r>
    </w:p>
    <w:p w14:paraId="6D233E88" w14:textId="77777777" w:rsidR="00FD68B1" w:rsidRPr="00FD68B1" w:rsidRDefault="00FD68B1" w:rsidP="00FD68B1">
      <w:r w:rsidRPr="00FD68B1">
        <w:t>/* 假设DMA1通道4已初始化 */</w:t>
      </w:r>
    </w:p>
    <w:p w14:paraId="7C22E848" w14:textId="77777777" w:rsidR="00FD68B1" w:rsidRPr="00FD68B1" w:rsidRDefault="00FD68B1" w:rsidP="00FD68B1">
      <w:r w:rsidRPr="00FD68B1">
        <w:t>/* 使能传输完成中断和传输过半中断 */</w:t>
      </w:r>
    </w:p>
    <w:p w14:paraId="6235FC2E" w14:textId="77777777" w:rsidR="00FD68B1" w:rsidRPr="00FD68B1" w:rsidRDefault="00FD68B1" w:rsidP="00FD68B1">
      <w:proofErr w:type="spellStart"/>
      <w:r w:rsidRPr="00FD68B1">
        <w:t>DMA_</w:t>
      </w:r>
      <w:proofErr w:type="gramStart"/>
      <w:r w:rsidRPr="00FD68B1">
        <w:t>ITConfig</w:t>
      </w:r>
      <w:proofErr w:type="spellEnd"/>
      <w:r w:rsidRPr="00FD68B1">
        <w:t>(</w:t>
      </w:r>
      <w:proofErr w:type="gramEnd"/>
      <w:r w:rsidRPr="00FD68B1">
        <w:t>DMA1_Channel4, DMA_IT_TC | DMA_IT_HT, ENABLE);</w:t>
      </w:r>
    </w:p>
    <w:p w14:paraId="4C184B73" w14:textId="77777777" w:rsidR="00FD68B1" w:rsidRPr="00FD68B1" w:rsidRDefault="00FD68B1" w:rsidP="00FD68B1"/>
    <w:p w14:paraId="5B135357" w14:textId="77777777" w:rsidR="00FD68B1" w:rsidRPr="00FD68B1" w:rsidRDefault="00FD68B1" w:rsidP="00FD68B1">
      <w:r w:rsidRPr="00FD68B1">
        <w:t>/* 如果需要，也可以单独禁用某个中断 */</w:t>
      </w:r>
    </w:p>
    <w:p w14:paraId="0F712546" w14:textId="77777777" w:rsidR="00FD68B1" w:rsidRPr="00FD68B1" w:rsidRDefault="00FD68B1" w:rsidP="00FD68B1">
      <w:r w:rsidRPr="00FD68B1">
        <w:t xml:space="preserve">/* </w:t>
      </w:r>
      <w:proofErr w:type="spellStart"/>
      <w:r w:rsidRPr="00FD68B1">
        <w:t>DMA_</w:t>
      </w:r>
      <w:proofErr w:type="gramStart"/>
      <w:r w:rsidRPr="00FD68B1">
        <w:t>ITConfig</w:t>
      </w:r>
      <w:proofErr w:type="spellEnd"/>
      <w:r w:rsidRPr="00FD68B1">
        <w:t>(</w:t>
      </w:r>
      <w:proofErr w:type="gramEnd"/>
      <w:r w:rsidRPr="00FD68B1">
        <w:t>DMA1_Channel4, DMA_IT_TE, DISABLE); */</w:t>
      </w:r>
    </w:p>
    <w:p w14:paraId="02AF9ACB" w14:textId="77777777" w:rsidR="00FD68B1" w:rsidRPr="00FD68B1" w:rsidRDefault="00FD68B1" w:rsidP="00FD68B1">
      <w:pPr>
        <w:pStyle w:val="3"/>
      </w:pPr>
      <w:r w:rsidRPr="00FD68B1">
        <w:rPr>
          <w:rFonts w:ascii="Segoe UI Emoji" w:hAnsi="Segoe UI Emoji" w:cs="Segoe UI Emoji"/>
        </w:rPr>
        <w:t>⚠️</w:t>
      </w:r>
      <w:r w:rsidRPr="00FD68B1">
        <w:t xml:space="preserve"> 重要注意事项 </w:t>
      </w:r>
    </w:p>
    <w:p w14:paraId="25D1FF3E" w14:textId="77777777" w:rsidR="00FD68B1" w:rsidRPr="00FD68B1" w:rsidRDefault="00FD68B1">
      <w:pPr>
        <w:numPr>
          <w:ilvl w:val="0"/>
          <w:numId w:val="508"/>
        </w:numPr>
      </w:pPr>
      <w:r w:rsidRPr="00FD68B1">
        <w:rPr>
          <w:rFonts w:ascii="Times New Roman" w:hAnsi="Times New Roman" w:cs="Times New Roman"/>
        </w:rPr>
        <w:t>​</w:t>
      </w:r>
      <w:r w:rsidRPr="00FD68B1">
        <w:rPr>
          <w:b/>
          <w:bCs/>
        </w:rPr>
        <w:t>中断服务函数</w:t>
      </w:r>
      <w:r w:rsidRPr="00FD68B1">
        <w:rPr>
          <w:rFonts w:ascii="Times New Roman" w:hAnsi="Times New Roman" w:cs="Times New Roman"/>
        </w:rPr>
        <w:t>​</w:t>
      </w:r>
      <w:r w:rsidRPr="00FD68B1">
        <w:t>：使能了DMA中断后，</w:t>
      </w:r>
      <w:r w:rsidRPr="00FD68B1">
        <w:rPr>
          <w:rFonts w:ascii="Times New Roman" w:hAnsi="Times New Roman" w:cs="Times New Roman"/>
        </w:rPr>
        <w:t>​</w:t>
      </w:r>
      <w:r w:rsidRPr="00FD68B1">
        <w:rPr>
          <w:b/>
          <w:bCs/>
        </w:rPr>
        <w:t>必须编写对应的中断服务函数（ISR）</w:t>
      </w:r>
      <w:r w:rsidRPr="00FD68B1">
        <w:rPr>
          <w:rFonts w:ascii="Times New Roman" w:hAnsi="Times New Roman" w:cs="Times New Roman"/>
          <w:b/>
          <w:bCs/>
        </w:rPr>
        <w:t>​</w:t>
      </w:r>
      <w:r w:rsidRPr="00FD68B1">
        <w:t>。在服务函数中，需要检查中断标志位并执行相应操作（如处理数据、清除中断挂起位）。</w:t>
      </w:r>
    </w:p>
    <w:p w14:paraId="0439A86C" w14:textId="77777777" w:rsidR="00FD68B1" w:rsidRPr="00FD68B1" w:rsidRDefault="00FD68B1">
      <w:pPr>
        <w:numPr>
          <w:ilvl w:val="0"/>
          <w:numId w:val="508"/>
        </w:numPr>
      </w:pPr>
      <w:r w:rsidRPr="00FD68B1">
        <w:rPr>
          <w:rFonts w:ascii="Times New Roman" w:hAnsi="Times New Roman" w:cs="Times New Roman"/>
        </w:rPr>
        <w:t>​</w:t>
      </w:r>
      <w:r w:rsidRPr="00FD68B1">
        <w:rPr>
          <w:b/>
          <w:bCs/>
        </w:rPr>
        <w:t>中断优先级</w:t>
      </w:r>
      <w:r w:rsidRPr="00FD68B1">
        <w:rPr>
          <w:rFonts w:ascii="Times New Roman" w:hAnsi="Times New Roman" w:cs="Times New Roman"/>
        </w:rPr>
        <w:t>​</w:t>
      </w:r>
      <w:r w:rsidRPr="00FD68B1">
        <w:t>：根据系统重要性，通过NVIC配置合适的DMA中断优先级。</w:t>
      </w:r>
    </w:p>
    <w:p w14:paraId="32FEF8DF" w14:textId="77777777" w:rsidR="00FD68B1" w:rsidRPr="00FD68B1" w:rsidRDefault="00FD68B1">
      <w:pPr>
        <w:numPr>
          <w:ilvl w:val="0"/>
          <w:numId w:val="508"/>
        </w:numPr>
      </w:pPr>
      <w:r w:rsidRPr="00FD68B1">
        <w:rPr>
          <w:rFonts w:ascii="Times New Roman" w:hAnsi="Times New Roman" w:cs="Times New Roman"/>
        </w:rPr>
        <w:t>​</w:t>
      </w:r>
      <w:r w:rsidRPr="00FD68B1">
        <w:rPr>
          <w:b/>
          <w:bCs/>
        </w:rPr>
        <w:t>标志位清除</w:t>
      </w:r>
      <w:r w:rsidRPr="00FD68B1">
        <w:rPr>
          <w:rFonts w:ascii="Times New Roman" w:hAnsi="Times New Roman" w:cs="Times New Roman"/>
        </w:rPr>
        <w:t>​</w:t>
      </w:r>
      <w:r w:rsidRPr="00FD68B1">
        <w:t xml:space="preserve">：在中断服务函数中，需要通过 </w:t>
      </w:r>
      <w:proofErr w:type="spellStart"/>
      <w:r w:rsidRPr="00FD68B1">
        <w:t>DMA_ClearITPendingBit</w:t>
      </w:r>
      <w:proofErr w:type="spellEnd"/>
      <w:r w:rsidRPr="00FD68B1">
        <w:t>()等函数清除相应的中断标志位，否则会反复进入中断。</w:t>
      </w:r>
    </w:p>
    <w:p w14:paraId="7A9E6158" w14:textId="77777777" w:rsidR="00FD68B1" w:rsidRPr="00FD68B1" w:rsidRDefault="00FD68B1" w:rsidP="00FD68B1">
      <w:r w:rsidRPr="00FD68B1">
        <w:t>简单来说，</w:t>
      </w:r>
      <w:proofErr w:type="spellStart"/>
      <w:r w:rsidRPr="00FD68B1">
        <w:t>DMA_ITConfig</w:t>
      </w:r>
      <w:proofErr w:type="spellEnd"/>
      <w:r w:rsidRPr="00FD68B1">
        <w:t>就像一个开关，让你决定DMA在工作的哪个阶段需要“通知”CPU。合理配置它，能让DMA数据传输更加高效和可靠。</w:t>
      </w:r>
    </w:p>
    <w:p w14:paraId="62010128" w14:textId="0B20F8D5" w:rsidR="00FD68B1" w:rsidRPr="00FD68B1" w:rsidRDefault="00FD68B1" w:rsidP="00FD68B1">
      <w:r w:rsidRPr="00FD68B1">
        <w:t>希望这些信息能帮助你更好地理解和使用这个函数！如果你对DMA中断服务函数的具体编写或“乒乓缓冲”机制有进一步兴趣，我们可以继续探讨。</w:t>
      </w:r>
    </w:p>
    <w:p w14:paraId="69256183" w14:textId="3E8F49BB" w:rsidR="00FD68B1" w:rsidRDefault="00726091" w:rsidP="0062030B">
      <w:pPr>
        <w:pStyle w:val="2"/>
      </w:pPr>
      <w:proofErr w:type="spellStart"/>
      <w:r w:rsidRPr="00726091">
        <w:lastRenderedPageBreak/>
        <w:t>DMA_SetCurrDataCounter</w:t>
      </w:r>
      <w:proofErr w:type="spellEnd"/>
      <w:r w:rsidRPr="00726091">
        <w:t>(</w:t>
      </w:r>
      <w:r>
        <w:rPr>
          <w:rFonts w:hint="eastAsia"/>
        </w:rPr>
        <w:t>)</w:t>
      </w:r>
      <w:r w:rsidR="0017382F">
        <w:br/>
      </w:r>
      <w:r w:rsidR="0017382F" w:rsidRPr="0062030B">
        <w:t>设置指定DMA通道</w:t>
      </w:r>
      <w:r w:rsidR="0017382F" w:rsidRPr="0062030B">
        <w:rPr>
          <w:b/>
          <w:bCs/>
        </w:rPr>
        <w:t>本次传输需要搬运的数据单元数量</w:t>
      </w:r>
    </w:p>
    <w:p w14:paraId="1B36F44F" w14:textId="77777777" w:rsidR="0062030B" w:rsidRPr="0062030B" w:rsidRDefault="0062030B" w:rsidP="0062030B">
      <w:proofErr w:type="spellStart"/>
      <w:r w:rsidRPr="0062030B">
        <w:t>DMA_SetCurrDataCounter</w:t>
      </w:r>
      <w:proofErr w:type="spellEnd"/>
      <w:r w:rsidRPr="0062030B">
        <w:t>函数用于设置指定DMA通道</w:t>
      </w:r>
      <w:r w:rsidRPr="0062030B">
        <w:rPr>
          <w:b/>
          <w:bCs/>
        </w:rPr>
        <w:t>本次传输需要搬运的数据单元数量</w:t>
      </w:r>
      <w:r w:rsidRPr="0062030B">
        <w:t xml:space="preserve">。这个数据单元的具体大小（字节、半字或字）取决于您在DMA初始化结构中配置的 </w:t>
      </w:r>
      <w:proofErr w:type="spellStart"/>
      <w:r w:rsidRPr="0062030B">
        <w:t>DMA_PeripheralDataSize</w:t>
      </w:r>
      <w:proofErr w:type="spellEnd"/>
      <w:r w:rsidRPr="0062030B">
        <w:t xml:space="preserve">和 </w:t>
      </w:r>
      <w:proofErr w:type="spellStart"/>
      <w:r w:rsidRPr="0062030B">
        <w:t>DMA_MemoryDataSize</w:t>
      </w:r>
      <w:proofErr w:type="spellEnd"/>
      <w:r w:rsidRPr="0062030B">
        <w:t>参数。</w:t>
      </w:r>
    </w:p>
    <w:p w14:paraId="26474029" w14:textId="77777777" w:rsidR="0062030B" w:rsidRPr="0062030B" w:rsidRDefault="0062030B" w:rsidP="0017382F">
      <w:pPr>
        <w:pStyle w:val="3"/>
      </w:pPr>
      <w:r w:rsidRPr="0062030B">
        <w:rPr>
          <w:rFonts w:ascii="Segoe UI Emoji" w:hAnsi="Segoe UI Emoji" w:cs="Segoe UI Emoji"/>
        </w:rPr>
        <w:t>💻</w:t>
      </w:r>
      <w:r w:rsidRPr="0062030B">
        <w:t xml:space="preserve"> 函数详解 </w:t>
      </w:r>
    </w:p>
    <w:p w14:paraId="167526FC" w14:textId="77777777" w:rsidR="0062030B" w:rsidRPr="0062030B" w:rsidRDefault="0062030B">
      <w:pPr>
        <w:numPr>
          <w:ilvl w:val="0"/>
          <w:numId w:val="511"/>
        </w:numPr>
      </w:pPr>
      <w:r w:rsidRPr="0062030B">
        <w:rPr>
          <w:rFonts w:ascii="Times New Roman" w:hAnsi="Times New Roman" w:cs="Times New Roman"/>
        </w:rPr>
        <w:t>​</w:t>
      </w:r>
      <w:r w:rsidRPr="0062030B">
        <w:rPr>
          <w:b/>
          <w:bCs/>
        </w:rPr>
        <w:t>函数</w:t>
      </w:r>
      <w:proofErr w:type="gramStart"/>
      <w:r w:rsidRPr="0062030B">
        <w:rPr>
          <w:b/>
          <w:bCs/>
        </w:rPr>
        <w:t>原型</w:t>
      </w:r>
      <w:r w:rsidRPr="0062030B">
        <w:rPr>
          <w:rFonts w:ascii="Times New Roman" w:hAnsi="Times New Roman" w:cs="Times New Roman"/>
        </w:rPr>
        <w:t>​</w:t>
      </w:r>
      <w:r w:rsidRPr="0062030B">
        <w:t>：</w:t>
      </w:r>
      <w:proofErr w:type="gramEnd"/>
      <w:r w:rsidRPr="0062030B">
        <w:t xml:space="preserve">void </w:t>
      </w:r>
      <w:proofErr w:type="spellStart"/>
      <w:r w:rsidRPr="0062030B">
        <w:t>DMA_SetCurrDataCounter</w:t>
      </w:r>
      <w:proofErr w:type="spellEnd"/>
      <w:r w:rsidRPr="0062030B">
        <w:t>(</w:t>
      </w:r>
      <w:proofErr w:type="spellStart"/>
      <w:r w:rsidRPr="0062030B">
        <w:t>DMA_Channel_TypeDef</w:t>
      </w:r>
      <w:proofErr w:type="spellEnd"/>
      <w:r w:rsidRPr="0062030B">
        <w:t xml:space="preserve">* </w:t>
      </w:r>
      <w:proofErr w:type="spellStart"/>
      <w:r w:rsidRPr="0062030B">
        <w:t>DMAy_Channelx</w:t>
      </w:r>
      <w:proofErr w:type="spellEnd"/>
      <w:proofErr w:type="gramStart"/>
      <w:r w:rsidRPr="0062030B">
        <w:t xml:space="preserve">, uint16_t </w:t>
      </w:r>
      <w:proofErr w:type="spellStart"/>
      <w:proofErr w:type="gramEnd"/>
      <w:r w:rsidRPr="0062030B">
        <w:t>DataNumber</w:t>
      </w:r>
      <w:proofErr w:type="spellEnd"/>
      <w:r w:rsidRPr="0062030B">
        <w:t>);</w:t>
      </w:r>
    </w:p>
    <w:p w14:paraId="27654CF8" w14:textId="77777777" w:rsidR="0062030B" w:rsidRPr="0062030B" w:rsidRDefault="0062030B">
      <w:pPr>
        <w:numPr>
          <w:ilvl w:val="0"/>
          <w:numId w:val="511"/>
        </w:numPr>
      </w:pPr>
      <w:r w:rsidRPr="0062030B">
        <w:rPr>
          <w:rFonts w:ascii="Times New Roman" w:hAnsi="Times New Roman" w:cs="Times New Roman"/>
        </w:rPr>
        <w:t>​</w:t>
      </w:r>
      <w:r w:rsidRPr="0062030B">
        <w:rPr>
          <w:b/>
          <w:bCs/>
        </w:rPr>
        <w:t>核心作用</w:t>
      </w:r>
      <w:r w:rsidRPr="0062030B">
        <w:rPr>
          <w:rFonts w:ascii="Times New Roman" w:hAnsi="Times New Roman" w:cs="Times New Roman"/>
        </w:rPr>
        <w:t>​</w:t>
      </w:r>
      <w:r w:rsidRPr="0062030B">
        <w:t xml:space="preserve">：该函数直接写入DMA通道的 </w:t>
      </w:r>
      <w:r w:rsidRPr="0062030B">
        <w:rPr>
          <w:b/>
          <w:bCs/>
          <w:color w:val="EE0000"/>
        </w:rPr>
        <w:t>CNDTR</w:t>
      </w:r>
      <w:r w:rsidRPr="0062030B">
        <w:t>（Current Number of Data to Transfer）寄存器。该寄存器是一个</w:t>
      </w:r>
      <w:r w:rsidRPr="0062030B">
        <w:rPr>
          <w:b/>
          <w:bCs/>
        </w:rPr>
        <w:t>递减计数器</w:t>
      </w:r>
      <w:r w:rsidRPr="0062030B">
        <w:t>，在DMA传输过程中，每完成一个数据单元的传输，其值就</w:t>
      </w:r>
      <w:r w:rsidRPr="0062030B">
        <w:rPr>
          <w:color w:val="EE0000"/>
        </w:rPr>
        <w:t>自动减1</w:t>
      </w:r>
      <w:r w:rsidRPr="0062030B">
        <w:t>。当该值</w:t>
      </w:r>
      <w:r w:rsidRPr="0062030B">
        <w:rPr>
          <w:color w:val="EE0000"/>
        </w:rPr>
        <w:t>减至0</w:t>
      </w:r>
      <w:r w:rsidRPr="0062030B">
        <w:t>时，意味着</w:t>
      </w:r>
      <w:r w:rsidRPr="0062030B">
        <w:rPr>
          <w:color w:val="EE0000"/>
        </w:rPr>
        <w:t>本次DMA传输结束</w:t>
      </w:r>
      <w:r w:rsidRPr="0062030B">
        <w:t>，通常会触发</w:t>
      </w:r>
      <w:r w:rsidRPr="0062030B">
        <w:rPr>
          <w:b/>
          <w:bCs/>
          <w:color w:val="EE0000"/>
        </w:rPr>
        <w:t>传输完成中断</w:t>
      </w:r>
      <w:r w:rsidRPr="0062030B">
        <w:rPr>
          <w:rFonts w:ascii="Times New Roman" w:hAnsi="Times New Roman" w:cs="Times New Roman"/>
          <w:color w:val="EE0000"/>
        </w:rPr>
        <w:t>​</w:t>
      </w:r>
      <w:r w:rsidRPr="0062030B">
        <w:t>（如果已使能）。</w:t>
      </w:r>
    </w:p>
    <w:p w14:paraId="74467B24" w14:textId="77777777" w:rsidR="0062030B" w:rsidRPr="0062030B" w:rsidRDefault="0062030B">
      <w:pPr>
        <w:numPr>
          <w:ilvl w:val="0"/>
          <w:numId w:val="511"/>
        </w:numPr>
      </w:pPr>
      <w:r w:rsidRPr="0062030B">
        <w:rPr>
          <w:rFonts w:ascii="Times New Roman" w:hAnsi="Times New Roman" w:cs="Times New Roman"/>
        </w:rPr>
        <w:t>​</w:t>
      </w:r>
      <w:r w:rsidRPr="0062030B">
        <w:rPr>
          <w:b/>
          <w:bCs/>
        </w:rPr>
        <w:t>参数说明</w:t>
      </w:r>
      <w:r w:rsidRPr="0062030B">
        <w:rPr>
          <w:rFonts w:ascii="Times New Roman" w:hAnsi="Times New Roman" w:cs="Times New Roman"/>
        </w:rPr>
        <w:t>​</w:t>
      </w:r>
      <w:r w:rsidRPr="0062030B">
        <w:t>：</w:t>
      </w:r>
    </w:p>
    <w:p w14:paraId="4EEF04FF" w14:textId="77777777" w:rsidR="0062030B" w:rsidRPr="0062030B" w:rsidRDefault="0062030B">
      <w:pPr>
        <w:numPr>
          <w:ilvl w:val="1"/>
          <w:numId w:val="511"/>
        </w:numPr>
      </w:pPr>
      <w:proofErr w:type="spellStart"/>
      <w:r w:rsidRPr="0062030B">
        <w:t>DMAy_Channelx</w:t>
      </w:r>
      <w:proofErr w:type="spellEnd"/>
      <w:r w:rsidRPr="0062030B">
        <w:t>：指定要配置的DMA通道，例如 DMA1_Channel1。</w:t>
      </w:r>
    </w:p>
    <w:p w14:paraId="429F7A49" w14:textId="77777777" w:rsidR="0062030B" w:rsidRPr="0062030B" w:rsidRDefault="0062030B">
      <w:pPr>
        <w:numPr>
          <w:ilvl w:val="1"/>
          <w:numId w:val="511"/>
        </w:numPr>
      </w:pPr>
      <w:proofErr w:type="spellStart"/>
      <w:r w:rsidRPr="0062030B">
        <w:t>DataNumber</w:t>
      </w:r>
      <w:proofErr w:type="spellEnd"/>
      <w:r w:rsidRPr="0062030B">
        <w:t>：设置本次DMA传输所需搬运的数据单元数量，有效范围为</w:t>
      </w:r>
      <w:r w:rsidRPr="00445F47">
        <w:rPr>
          <w:color w:val="EE0000"/>
        </w:rPr>
        <w:t xml:space="preserve"> 0</w:t>
      </w:r>
      <w:r w:rsidRPr="0062030B">
        <w:t xml:space="preserve"> 到 </w:t>
      </w:r>
      <w:r w:rsidRPr="00445F47">
        <w:rPr>
          <w:color w:val="EE0000"/>
        </w:rPr>
        <w:t>65535</w:t>
      </w:r>
      <w:r w:rsidRPr="0062030B">
        <w:t>。</w:t>
      </w:r>
    </w:p>
    <w:p w14:paraId="7B231F94" w14:textId="77777777" w:rsidR="0062030B" w:rsidRPr="0062030B" w:rsidRDefault="0062030B" w:rsidP="0017382F">
      <w:pPr>
        <w:pStyle w:val="3"/>
      </w:pPr>
      <w:r w:rsidRPr="0062030B">
        <w:rPr>
          <w:rFonts w:ascii="Segoe UI Emoji" w:hAnsi="Segoe UI Emoji" w:cs="Segoe UI Emoji"/>
        </w:rPr>
        <w:t>🔄</w:t>
      </w:r>
      <w:r w:rsidRPr="0062030B">
        <w:t xml:space="preserve"> 主要用途与工作流程 </w:t>
      </w:r>
    </w:p>
    <w:p w14:paraId="0D7F6189" w14:textId="77777777" w:rsidR="0062030B" w:rsidRPr="0062030B" w:rsidRDefault="0062030B" w:rsidP="0062030B">
      <w:proofErr w:type="spellStart"/>
      <w:r w:rsidRPr="0062030B">
        <w:t>DMA_SetCurrDataCounter</w:t>
      </w:r>
      <w:proofErr w:type="spellEnd"/>
      <w:r w:rsidRPr="0062030B">
        <w:t>的核心用途是配置或重置DMA传输的数据量，其典型工作流程如下：</w:t>
      </w:r>
    </w:p>
    <w:p w14:paraId="6ACD867B" w14:textId="77777777" w:rsidR="0062030B" w:rsidRPr="0062030B" w:rsidRDefault="0062030B">
      <w:pPr>
        <w:numPr>
          <w:ilvl w:val="0"/>
          <w:numId w:val="512"/>
        </w:numPr>
      </w:pPr>
      <w:r w:rsidRPr="0062030B">
        <w:rPr>
          <w:rFonts w:ascii="Times New Roman" w:hAnsi="Times New Roman" w:cs="Times New Roman"/>
        </w:rPr>
        <w:t>​</w:t>
      </w:r>
      <w:r w:rsidRPr="0062030B">
        <w:rPr>
          <w:b/>
          <w:bCs/>
        </w:rPr>
        <w:t>初始化配置</w:t>
      </w:r>
      <w:r w:rsidRPr="0062030B">
        <w:rPr>
          <w:rFonts w:ascii="Times New Roman" w:hAnsi="Times New Roman" w:cs="Times New Roman"/>
        </w:rPr>
        <w:t>​</w:t>
      </w:r>
      <w:r w:rsidRPr="0062030B">
        <w:t xml:space="preserve">：在调用 </w:t>
      </w:r>
      <w:proofErr w:type="spellStart"/>
      <w:r w:rsidRPr="0062030B">
        <w:t>DMA_Init</w:t>
      </w:r>
      <w:proofErr w:type="spellEnd"/>
      <w:r w:rsidRPr="0062030B">
        <w:t xml:space="preserve">()完成DMA通道的基本参数（如地址、方向、数据宽度等）配置后，通常会紧接着调用 </w:t>
      </w:r>
      <w:proofErr w:type="spellStart"/>
      <w:r w:rsidRPr="0062030B">
        <w:t>DMA_SetCurrDataCounter</w:t>
      </w:r>
      <w:proofErr w:type="spellEnd"/>
      <w:r w:rsidRPr="0062030B">
        <w:t xml:space="preserve">来设定初始的传输数据量，然后再使用 </w:t>
      </w:r>
      <w:proofErr w:type="spellStart"/>
      <w:r w:rsidRPr="0062030B">
        <w:t>DMA_Cmd</w:t>
      </w:r>
      <w:proofErr w:type="spellEnd"/>
      <w:r w:rsidRPr="0062030B">
        <w:t>()使能通道，启动传输。</w:t>
      </w:r>
    </w:p>
    <w:p w14:paraId="69AD01FC" w14:textId="77777777" w:rsidR="0062030B" w:rsidRPr="0062030B" w:rsidRDefault="0062030B">
      <w:pPr>
        <w:numPr>
          <w:ilvl w:val="0"/>
          <w:numId w:val="512"/>
        </w:numPr>
      </w:pPr>
      <w:r w:rsidRPr="0062030B">
        <w:rPr>
          <w:rFonts w:ascii="Times New Roman" w:hAnsi="Times New Roman" w:cs="Times New Roman"/>
        </w:rPr>
        <w:t>​</w:t>
      </w:r>
      <w:r w:rsidRPr="0062030B">
        <w:rPr>
          <w:b/>
          <w:bCs/>
        </w:rPr>
        <w:t>非循环模式下的重复传输</w:t>
      </w:r>
      <w:r w:rsidRPr="0062030B">
        <w:rPr>
          <w:rFonts w:ascii="Times New Roman" w:hAnsi="Times New Roman" w:cs="Times New Roman"/>
        </w:rPr>
        <w:t>​</w:t>
      </w:r>
      <w:r w:rsidRPr="0062030B">
        <w:t>：在</w:t>
      </w:r>
      <w:r w:rsidRPr="0062030B">
        <w:rPr>
          <w:b/>
          <w:bCs/>
        </w:rPr>
        <w:t>正常模式</w:t>
      </w:r>
      <w:r w:rsidRPr="0062030B">
        <w:rPr>
          <w:rFonts w:ascii="Times New Roman" w:hAnsi="Times New Roman" w:cs="Times New Roman"/>
        </w:rPr>
        <w:t>​</w:t>
      </w:r>
      <w:r w:rsidRPr="0062030B">
        <w:t>（</w:t>
      </w:r>
      <w:proofErr w:type="spellStart"/>
      <w:r w:rsidRPr="0062030B">
        <w:t>DMA_Mode_Normal</w:t>
      </w:r>
      <w:proofErr w:type="spellEnd"/>
      <w:r w:rsidRPr="0062030B">
        <w:t>）下，DMA在完成一次传输（即 CNDTR递减到0）后会自动停止。如果需要再次启动传输，必须</w:t>
      </w:r>
      <w:r w:rsidRPr="0062030B">
        <w:rPr>
          <w:b/>
          <w:bCs/>
        </w:rPr>
        <w:t>先禁用DMA通道</w:t>
      </w:r>
      <w:r w:rsidRPr="0062030B">
        <w:t xml:space="preserve">，然后调用 </w:t>
      </w:r>
      <w:proofErr w:type="spellStart"/>
      <w:r w:rsidRPr="0062030B">
        <w:t>DMA_SetCurrDataCounter</w:t>
      </w:r>
      <w:proofErr w:type="spellEnd"/>
      <w:r w:rsidRPr="0062030B">
        <w:t>重新设置传输数据量，最后再重新使能通道。这个过程对于处理不定长数据或需要多次发起的传输至关重要。</w:t>
      </w:r>
    </w:p>
    <w:p w14:paraId="2D321091" w14:textId="77777777" w:rsidR="0062030B" w:rsidRPr="0062030B" w:rsidRDefault="0062030B">
      <w:pPr>
        <w:numPr>
          <w:ilvl w:val="0"/>
          <w:numId w:val="512"/>
        </w:numPr>
      </w:pPr>
      <w:r w:rsidRPr="0062030B">
        <w:rPr>
          <w:rFonts w:ascii="Times New Roman" w:hAnsi="Times New Roman" w:cs="Times New Roman"/>
        </w:rPr>
        <w:t>​</w:t>
      </w:r>
      <w:r w:rsidRPr="0062030B">
        <w:rPr>
          <w:b/>
          <w:bCs/>
        </w:rPr>
        <w:t>动态调整传输</w:t>
      </w:r>
      <w:proofErr w:type="gramStart"/>
      <w:r w:rsidRPr="0062030B">
        <w:rPr>
          <w:b/>
          <w:bCs/>
        </w:rPr>
        <w:t>量</w:t>
      </w:r>
      <w:r w:rsidRPr="0062030B">
        <w:rPr>
          <w:rFonts w:ascii="Times New Roman" w:hAnsi="Times New Roman" w:cs="Times New Roman"/>
        </w:rPr>
        <w:t>​</w:t>
      </w:r>
      <w:r w:rsidRPr="0062030B">
        <w:t>：</w:t>
      </w:r>
      <w:proofErr w:type="gramEnd"/>
      <w:r w:rsidRPr="0062030B">
        <w:t xml:space="preserve">在某些应用场景下，如串口使用空闲中断接收不定长数据，可以在中断服务函数中，根据 </w:t>
      </w:r>
      <w:proofErr w:type="spellStart"/>
      <w:r w:rsidRPr="0062030B">
        <w:t>DMA_GetCurrDataCounter</w:t>
      </w:r>
      <w:proofErr w:type="spellEnd"/>
      <w:r w:rsidRPr="0062030B">
        <w:t>()获取的剩余数据量</w:t>
      </w:r>
      <w:r w:rsidRPr="0062030B">
        <w:lastRenderedPageBreak/>
        <w:t xml:space="preserve">计算出实际接收的数据长度，处理数据后，再调用 </w:t>
      </w:r>
      <w:proofErr w:type="spellStart"/>
      <w:r w:rsidRPr="0062030B">
        <w:t>DMA_SetCurrDataCounter</w:t>
      </w:r>
      <w:proofErr w:type="spellEnd"/>
      <w:r w:rsidRPr="0062030B">
        <w:t>为重下一次接收设置新的数据量。</w:t>
      </w:r>
    </w:p>
    <w:p w14:paraId="74B2535A" w14:textId="77777777" w:rsidR="0062030B" w:rsidRPr="0062030B" w:rsidRDefault="0062030B" w:rsidP="0017382F">
      <w:pPr>
        <w:pStyle w:val="3"/>
      </w:pPr>
      <w:r w:rsidRPr="0062030B">
        <w:rPr>
          <w:rFonts w:ascii="Segoe UI Emoji" w:hAnsi="Segoe UI Emoji" w:cs="Segoe UI Emoji"/>
        </w:rPr>
        <w:t>⚠️</w:t>
      </w:r>
      <w:r w:rsidRPr="0062030B">
        <w:t xml:space="preserve"> 关键注意事项 </w:t>
      </w:r>
    </w:p>
    <w:p w14:paraId="7834AB3D" w14:textId="77777777" w:rsidR="0062030B" w:rsidRPr="0062030B" w:rsidRDefault="0062030B">
      <w:pPr>
        <w:numPr>
          <w:ilvl w:val="0"/>
          <w:numId w:val="513"/>
        </w:numPr>
      </w:pPr>
      <w:r w:rsidRPr="0062030B">
        <w:rPr>
          <w:rFonts w:ascii="Times New Roman" w:hAnsi="Times New Roman" w:cs="Times New Roman"/>
        </w:rPr>
        <w:t>​</w:t>
      </w:r>
      <w:r w:rsidRPr="0062030B">
        <w:rPr>
          <w:b/>
          <w:bCs/>
        </w:rPr>
        <w:t>操作前提：必须先禁用DMA</w:t>
      </w:r>
      <w:proofErr w:type="gramStart"/>
      <w:r w:rsidRPr="0062030B">
        <w:rPr>
          <w:b/>
          <w:bCs/>
        </w:rPr>
        <w:t>通道</w:t>
      </w:r>
      <w:r w:rsidRPr="0062030B">
        <w:rPr>
          <w:rFonts w:ascii="Times New Roman" w:hAnsi="Times New Roman" w:cs="Times New Roman"/>
        </w:rPr>
        <w:t>​</w:t>
      </w:r>
      <w:r w:rsidRPr="0062030B">
        <w:t>：</w:t>
      </w:r>
      <w:proofErr w:type="gramEnd"/>
      <w:r w:rsidRPr="0062030B">
        <w:t xml:space="preserve">这是最重要的一条规则。在调用 </w:t>
      </w:r>
      <w:proofErr w:type="spellStart"/>
      <w:r w:rsidRPr="0062030B">
        <w:t>DMA_SetCurrDataCounter</w:t>
      </w:r>
      <w:proofErr w:type="spellEnd"/>
      <w:r w:rsidRPr="0062030B">
        <w:t>函数</w:t>
      </w:r>
      <w:r w:rsidRPr="0062030B">
        <w:rPr>
          <w:b/>
          <w:bCs/>
        </w:rPr>
        <w:t>之前</w:t>
      </w:r>
      <w:r w:rsidRPr="0062030B">
        <w:t xml:space="preserve">，必须确保目标DMA通道已被禁用（即先调用 </w:t>
      </w:r>
      <w:proofErr w:type="spellStart"/>
      <w:r w:rsidRPr="0062030B">
        <w:t>DMA_Cmd</w:t>
      </w:r>
      <w:proofErr w:type="spellEnd"/>
      <w:r w:rsidRPr="0062030B">
        <w:t>(</w:t>
      </w:r>
      <w:proofErr w:type="spellStart"/>
      <w:r w:rsidRPr="0062030B">
        <w:t>DMAy_Channelx</w:t>
      </w:r>
      <w:proofErr w:type="spellEnd"/>
      <w:r w:rsidRPr="0062030B">
        <w:t>, DISABLE)）。如果在DMA通道使能的状态下写 CNDTR寄存器，可能导致不可预知的行为或写入失败。</w:t>
      </w:r>
    </w:p>
    <w:p w14:paraId="179A33A1" w14:textId="77777777" w:rsidR="0062030B" w:rsidRPr="0062030B" w:rsidRDefault="0062030B">
      <w:pPr>
        <w:numPr>
          <w:ilvl w:val="0"/>
          <w:numId w:val="513"/>
        </w:numPr>
      </w:pPr>
      <w:r w:rsidRPr="0062030B">
        <w:rPr>
          <w:rFonts w:ascii="Times New Roman" w:hAnsi="Times New Roman" w:cs="Times New Roman"/>
        </w:rPr>
        <w:t>​</w:t>
      </w:r>
      <w:r w:rsidRPr="0062030B">
        <w:rPr>
          <w:b/>
          <w:bCs/>
        </w:rPr>
        <w:t>与循环模式的关系</w:t>
      </w:r>
      <w:r w:rsidRPr="0062030B">
        <w:rPr>
          <w:rFonts w:ascii="Times New Roman" w:hAnsi="Times New Roman" w:cs="Times New Roman"/>
        </w:rPr>
        <w:t>​</w:t>
      </w:r>
      <w:r w:rsidRPr="0062030B">
        <w:t>：在</w:t>
      </w:r>
      <w:r w:rsidRPr="0062030B">
        <w:rPr>
          <w:b/>
          <w:bCs/>
        </w:rPr>
        <w:t>循环模式</w:t>
      </w:r>
      <w:r w:rsidRPr="0062030B">
        <w:rPr>
          <w:rFonts w:ascii="Times New Roman" w:hAnsi="Times New Roman" w:cs="Times New Roman"/>
        </w:rPr>
        <w:t>​</w:t>
      </w:r>
      <w:r w:rsidRPr="0062030B">
        <w:t>（</w:t>
      </w:r>
      <w:proofErr w:type="spellStart"/>
      <w:r w:rsidRPr="0062030B">
        <w:t>DMA_Mode_Circular</w:t>
      </w:r>
      <w:proofErr w:type="spellEnd"/>
      <w:r w:rsidRPr="0062030B">
        <w:t xml:space="preserve">）下，当传输计数器减到0时，硬件会自动将其重载为初始值，无需软件干预。因此，在循环模式下通常只需要在初始化时设置一次 </w:t>
      </w:r>
      <w:proofErr w:type="spellStart"/>
      <w:r w:rsidRPr="0062030B">
        <w:t>DataNumber</w:t>
      </w:r>
      <w:proofErr w:type="spellEnd"/>
      <w:r w:rsidRPr="0062030B">
        <w:t>，之后一般不需要再次调用此函数。</w:t>
      </w:r>
    </w:p>
    <w:p w14:paraId="11BB73B2" w14:textId="77777777" w:rsidR="0062030B" w:rsidRPr="0062030B" w:rsidRDefault="0062030B" w:rsidP="0062030B">
      <w:r w:rsidRPr="0062030B">
        <w:t>简单来说，</w:t>
      </w:r>
      <w:proofErr w:type="spellStart"/>
      <w:r w:rsidRPr="0062030B">
        <w:t>DMA_SetCurrDataCounter</w:t>
      </w:r>
      <w:proofErr w:type="spellEnd"/>
      <w:r w:rsidRPr="0062030B">
        <w:t>就像是给DMA传输设定一个“任务量”。无论是在任务开始前分配工作量，还是在单次任务完成后为下一次任务重新设定工作量，都需要用到它。</w:t>
      </w:r>
    </w:p>
    <w:p w14:paraId="5F521CB9" w14:textId="77777777" w:rsidR="0062030B" w:rsidRPr="0062030B" w:rsidRDefault="0062030B" w:rsidP="0062030B">
      <w:r w:rsidRPr="0062030B">
        <w:t>希望这个解释能帮助您更好地理解和使用这个函数！如果您对DMA的其他配置细节或具体应用场景有更多疑问，我们可以继续探讨。</w:t>
      </w:r>
    </w:p>
    <w:p w14:paraId="64BA541E" w14:textId="77777777" w:rsidR="0062030B" w:rsidRPr="0062030B" w:rsidRDefault="0062030B" w:rsidP="0062030B"/>
    <w:p w14:paraId="177BEC4B" w14:textId="50D2F30A" w:rsidR="0062030B" w:rsidRDefault="0062030B" w:rsidP="00726091">
      <w:pPr>
        <w:pStyle w:val="2"/>
      </w:pPr>
      <w:proofErr w:type="spellStart"/>
      <w:r w:rsidRPr="0062030B">
        <w:t>DMA_GetCurrDataCounter</w:t>
      </w:r>
      <w:proofErr w:type="spellEnd"/>
      <w:r w:rsidRPr="0062030B">
        <w:t>(</w:t>
      </w:r>
      <w:r>
        <w:rPr>
          <w:rFonts w:hint="eastAsia"/>
        </w:rPr>
        <w:t>)</w:t>
      </w:r>
      <w:r w:rsidR="0017382F">
        <w:br/>
      </w:r>
      <w:r w:rsidR="0017382F" w:rsidRPr="0017382F">
        <w:rPr>
          <w:b/>
          <w:bCs/>
        </w:rPr>
        <w:t>获取指定DMA通道当前剩余的、待传输的数据单元数量</w:t>
      </w:r>
    </w:p>
    <w:p w14:paraId="26DDC589" w14:textId="77777777" w:rsidR="0017382F" w:rsidRPr="0017382F" w:rsidRDefault="0017382F" w:rsidP="0017382F">
      <w:proofErr w:type="spellStart"/>
      <w:r w:rsidRPr="0017382F">
        <w:t>DMA_GetCurrDataCounter</w:t>
      </w:r>
      <w:proofErr w:type="spellEnd"/>
      <w:r w:rsidRPr="0017382F">
        <w:t>函数用于</w:t>
      </w:r>
      <w:r w:rsidRPr="0017382F">
        <w:rPr>
          <w:b/>
          <w:bCs/>
        </w:rPr>
        <w:t>获取指定DMA通道当前剩余的、待传输的数据单元数量</w:t>
      </w:r>
      <w:r w:rsidRPr="0017382F">
        <w:t>。这个函数在管理DMA传输过程，特别是处理不定长数据接收时非常有用。</w:t>
      </w:r>
    </w:p>
    <w:p w14:paraId="24EFD949" w14:textId="77777777" w:rsidR="0017382F" w:rsidRPr="0017382F" w:rsidRDefault="0017382F" w:rsidP="0017382F">
      <w:pPr>
        <w:pStyle w:val="3"/>
      </w:pPr>
      <w:r w:rsidRPr="0017382F">
        <w:rPr>
          <w:rFonts w:ascii="Segoe UI Emoji" w:hAnsi="Segoe UI Emoji" w:cs="Segoe UI Emoji"/>
        </w:rPr>
        <w:t>💻</w:t>
      </w:r>
      <w:r w:rsidRPr="0017382F">
        <w:t xml:space="preserve"> 函数详解 </w:t>
      </w:r>
    </w:p>
    <w:p w14:paraId="206F880F" w14:textId="77777777" w:rsidR="0017382F" w:rsidRPr="0017382F" w:rsidRDefault="0017382F">
      <w:pPr>
        <w:numPr>
          <w:ilvl w:val="0"/>
          <w:numId w:val="514"/>
        </w:numPr>
      </w:pPr>
      <w:r w:rsidRPr="0017382F">
        <w:rPr>
          <w:rFonts w:ascii="Times New Roman" w:hAnsi="Times New Roman" w:cs="Times New Roman"/>
        </w:rPr>
        <w:t>​</w:t>
      </w:r>
      <w:r w:rsidRPr="0017382F">
        <w:rPr>
          <w:b/>
          <w:bCs/>
        </w:rPr>
        <w:t>函数</w:t>
      </w:r>
      <w:proofErr w:type="gramStart"/>
      <w:r w:rsidRPr="0017382F">
        <w:rPr>
          <w:b/>
          <w:bCs/>
        </w:rPr>
        <w:t>原型</w:t>
      </w:r>
      <w:r w:rsidRPr="0017382F">
        <w:rPr>
          <w:rFonts w:ascii="Times New Roman" w:hAnsi="Times New Roman" w:cs="Times New Roman"/>
        </w:rPr>
        <w:t>​</w:t>
      </w:r>
      <w:r w:rsidRPr="0017382F">
        <w:t>：</w:t>
      </w:r>
      <w:proofErr w:type="gramEnd"/>
      <w:r w:rsidRPr="0017382F">
        <w:t xml:space="preserve">uint16_t </w:t>
      </w:r>
      <w:proofErr w:type="spellStart"/>
      <w:r w:rsidRPr="0017382F">
        <w:t>DMA_GetCurrDataCounter</w:t>
      </w:r>
      <w:proofErr w:type="spellEnd"/>
      <w:proofErr w:type="gramStart"/>
      <w:r w:rsidRPr="0017382F">
        <w:t>(</w:t>
      </w:r>
      <w:proofErr w:type="spellStart"/>
      <w:r w:rsidRPr="0017382F">
        <w:t>DMA_Channel_TypeDef</w:t>
      </w:r>
      <w:proofErr w:type="spellEnd"/>
      <w:r w:rsidRPr="0017382F">
        <w:t xml:space="preserve">* </w:t>
      </w:r>
      <w:proofErr w:type="spellStart"/>
      <w:r w:rsidRPr="0017382F">
        <w:t>DMAy_Channelx</w:t>
      </w:r>
      <w:proofErr w:type="spellEnd"/>
      <w:r w:rsidRPr="0017382F">
        <w:t>)</w:t>
      </w:r>
      <w:proofErr w:type="gramEnd"/>
      <w:r w:rsidRPr="0017382F">
        <w:t>;</w:t>
      </w:r>
    </w:p>
    <w:p w14:paraId="71C36650" w14:textId="77777777" w:rsidR="0017382F" w:rsidRPr="0017382F" w:rsidRDefault="0017382F">
      <w:pPr>
        <w:numPr>
          <w:ilvl w:val="0"/>
          <w:numId w:val="514"/>
        </w:numPr>
      </w:pPr>
      <w:r w:rsidRPr="0017382F">
        <w:rPr>
          <w:rFonts w:ascii="Times New Roman" w:hAnsi="Times New Roman" w:cs="Times New Roman"/>
        </w:rPr>
        <w:t>​</w:t>
      </w:r>
      <w:r w:rsidRPr="0017382F">
        <w:rPr>
          <w:b/>
          <w:bCs/>
        </w:rPr>
        <w:t>参数</w:t>
      </w:r>
      <w:r w:rsidRPr="0017382F">
        <w:rPr>
          <w:rFonts w:ascii="Times New Roman" w:hAnsi="Times New Roman" w:cs="Times New Roman"/>
        </w:rPr>
        <w:t>​</w:t>
      </w:r>
      <w:r w:rsidRPr="0017382F">
        <w:t>：</w:t>
      </w:r>
      <w:proofErr w:type="spellStart"/>
      <w:r w:rsidRPr="0017382F">
        <w:t>DMAy_Channelx</w:t>
      </w:r>
      <w:proofErr w:type="spellEnd"/>
      <w:r w:rsidRPr="0017382F">
        <w:t>，用于指定要查询的DMA通道，例如 DMA1_Channel6。</w:t>
      </w:r>
    </w:p>
    <w:p w14:paraId="7038F41C" w14:textId="77777777" w:rsidR="0017382F" w:rsidRPr="0017382F" w:rsidRDefault="0017382F">
      <w:pPr>
        <w:numPr>
          <w:ilvl w:val="0"/>
          <w:numId w:val="514"/>
        </w:numPr>
      </w:pPr>
      <w:r w:rsidRPr="0017382F">
        <w:rPr>
          <w:rFonts w:ascii="Times New Roman" w:hAnsi="Times New Roman" w:cs="Times New Roman"/>
        </w:rPr>
        <w:t>​</w:t>
      </w:r>
      <w:r w:rsidRPr="0017382F">
        <w:rPr>
          <w:b/>
          <w:bCs/>
        </w:rPr>
        <w:t>返回值</w:t>
      </w:r>
      <w:r w:rsidRPr="0017382F">
        <w:rPr>
          <w:rFonts w:ascii="Times New Roman" w:hAnsi="Times New Roman" w:cs="Times New Roman"/>
        </w:rPr>
        <w:t>​</w:t>
      </w:r>
      <w:r w:rsidRPr="0017382F">
        <w:t>：返回一个16位无符号整数，表示该DMA通道</w:t>
      </w:r>
      <w:r w:rsidRPr="0017382F">
        <w:rPr>
          <w:b/>
          <w:bCs/>
        </w:rPr>
        <w:t>尚未完成传输的数据单元个数</w:t>
      </w:r>
      <w:r w:rsidRPr="0017382F">
        <w:t>。</w:t>
      </w:r>
    </w:p>
    <w:p w14:paraId="53F9C97C" w14:textId="77777777" w:rsidR="0017382F" w:rsidRPr="0017382F" w:rsidRDefault="0017382F">
      <w:pPr>
        <w:numPr>
          <w:ilvl w:val="0"/>
          <w:numId w:val="514"/>
        </w:numPr>
      </w:pPr>
      <w:r w:rsidRPr="0017382F">
        <w:rPr>
          <w:rFonts w:ascii="Times New Roman" w:hAnsi="Times New Roman" w:cs="Times New Roman"/>
        </w:rPr>
        <w:lastRenderedPageBreak/>
        <w:t>​</w:t>
      </w:r>
      <w:r w:rsidRPr="0017382F">
        <w:rPr>
          <w:b/>
          <w:bCs/>
        </w:rPr>
        <w:t>核心原理</w:t>
      </w:r>
      <w:r w:rsidRPr="0017382F">
        <w:rPr>
          <w:rFonts w:ascii="Times New Roman" w:hAnsi="Times New Roman" w:cs="Times New Roman"/>
        </w:rPr>
        <w:t>​</w:t>
      </w:r>
      <w:r w:rsidRPr="0017382F">
        <w:t>：该函数直接读取DMA通道的 CNDTR（Current Number of Data to Transfer）寄存器。该寄存器在DMA传输开始时被设置为要传输的总数据量，随后每成功传输一个数据单元，其值就自动减1。因此，通过读取该寄存器的值，即可知道还有多少数据待传输。</w:t>
      </w:r>
    </w:p>
    <w:p w14:paraId="30B388DE" w14:textId="77777777" w:rsidR="0017382F" w:rsidRPr="0017382F" w:rsidRDefault="0017382F" w:rsidP="0017382F">
      <w:pPr>
        <w:pStyle w:val="3"/>
      </w:pPr>
      <w:r w:rsidRPr="0017382F">
        <w:rPr>
          <w:rFonts w:ascii="Segoe UI Emoji" w:hAnsi="Segoe UI Emoji" w:cs="Segoe UI Emoji"/>
        </w:rPr>
        <w:t>🔄</w:t>
      </w:r>
      <w:r w:rsidRPr="0017382F">
        <w:t xml:space="preserve"> 主要用途与应用场景 </w:t>
      </w:r>
    </w:p>
    <w:p w14:paraId="729678EC" w14:textId="77777777" w:rsidR="0017382F" w:rsidRPr="0017382F" w:rsidRDefault="0017382F" w:rsidP="0017382F">
      <w:r w:rsidRPr="0017382F">
        <w:t>该函数的核心用途是</w:t>
      </w:r>
      <w:r w:rsidRPr="0017382F">
        <w:rPr>
          <w:b/>
          <w:bCs/>
        </w:rPr>
        <w:t>实时监控DMA传输的进度</w:t>
      </w:r>
      <w:r w:rsidRPr="0017382F">
        <w:t>，其最典型的应用场景是配合串口的</w:t>
      </w:r>
      <w:r w:rsidRPr="0017382F">
        <w:rPr>
          <w:b/>
          <w:bCs/>
        </w:rPr>
        <w:t>空闲中断（IDLE Interrupt</w:t>
      </w:r>
      <w:proofErr w:type="gramStart"/>
      <w:r w:rsidRPr="0017382F">
        <w:rPr>
          <w:b/>
          <w:bCs/>
        </w:rPr>
        <w:t>）</w:t>
      </w:r>
      <w:r w:rsidRPr="0017382F">
        <w:rPr>
          <w:rFonts w:ascii="Times New Roman" w:hAnsi="Times New Roman" w:cs="Times New Roman"/>
          <w:b/>
          <w:bCs/>
        </w:rPr>
        <w:t>​</w:t>
      </w:r>
      <w:r w:rsidRPr="0017382F">
        <w:rPr>
          <w:rFonts w:ascii="Times New Roman" w:hAnsi="Times New Roman" w:cs="Times New Roman"/>
        </w:rPr>
        <w:t>​</w:t>
      </w:r>
      <w:r w:rsidRPr="0017382F">
        <w:t xml:space="preserve"> 来</w:t>
      </w:r>
      <w:proofErr w:type="gramEnd"/>
      <w:r w:rsidRPr="0017382F">
        <w:t>接收不定长数据帧。</w:t>
      </w:r>
    </w:p>
    <w:p w14:paraId="11A9F27E" w14:textId="77777777" w:rsidR="0017382F" w:rsidRPr="0017382F" w:rsidRDefault="0017382F">
      <w:pPr>
        <w:numPr>
          <w:ilvl w:val="0"/>
          <w:numId w:val="515"/>
        </w:numPr>
      </w:pPr>
      <w:r w:rsidRPr="0017382F">
        <w:rPr>
          <w:rFonts w:ascii="Times New Roman" w:hAnsi="Times New Roman" w:cs="Times New Roman"/>
        </w:rPr>
        <w:t>​</w:t>
      </w:r>
      <w:r w:rsidRPr="0017382F">
        <w:rPr>
          <w:b/>
          <w:bCs/>
        </w:rPr>
        <w:t>接收不定长</w:t>
      </w:r>
      <w:proofErr w:type="gramStart"/>
      <w:r w:rsidRPr="0017382F">
        <w:rPr>
          <w:b/>
          <w:bCs/>
        </w:rPr>
        <w:t>数据</w:t>
      </w:r>
      <w:r w:rsidRPr="0017382F">
        <w:rPr>
          <w:rFonts w:ascii="Times New Roman" w:hAnsi="Times New Roman" w:cs="Times New Roman"/>
        </w:rPr>
        <w:t>​</w:t>
      </w:r>
      <w:r w:rsidRPr="0017382F">
        <w:t>：</w:t>
      </w:r>
      <w:proofErr w:type="gramEnd"/>
      <w:r w:rsidRPr="0017382F">
        <w:t>在串口通信中，一帧数据可能长度未知。配置DMA为</w:t>
      </w:r>
      <w:r w:rsidRPr="0017382F">
        <w:rPr>
          <w:b/>
          <w:bCs/>
        </w:rPr>
        <w:t>正常模式（Normal Mode）</w:t>
      </w:r>
      <w:r w:rsidRPr="0017382F">
        <w:rPr>
          <w:rFonts w:ascii="Times New Roman" w:hAnsi="Times New Roman" w:cs="Times New Roman"/>
          <w:b/>
          <w:bCs/>
        </w:rPr>
        <w:t>​</w:t>
      </w:r>
      <w:r w:rsidRPr="0017382F">
        <w:t xml:space="preserve">，并设置一个足够大的缓冲区（例如 </w:t>
      </w:r>
      <w:proofErr w:type="spellStart"/>
      <w:r w:rsidRPr="0017382F">
        <w:t>BufferSize</w:t>
      </w:r>
      <w:proofErr w:type="spellEnd"/>
      <w:r w:rsidRPr="0017382F">
        <w:t xml:space="preserve"> = 100）。当一帧数据发送完毕，串口总线会进入空闲状态，触发空闲中断。</w:t>
      </w:r>
    </w:p>
    <w:p w14:paraId="3FC88FE2" w14:textId="77777777" w:rsidR="0017382F" w:rsidRPr="0017382F" w:rsidRDefault="0017382F">
      <w:pPr>
        <w:numPr>
          <w:ilvl w:val="0"/>
          <w:numId w:val="515"/>
        </w:numPr>
      </w:pPr>
      <w:r w:rsidRPr="0017382F">
        <w:rPr>
          <w:rFonts w:ascii="Times New Roman" w:hAnsi="Times New Roman" w:cs="Times New Roman"/>
        </w:rPr>
        <w:t>​</w:t>
      </w:r>
      <w:r w:rsidRPr="0017382F">
        <w:rPr>
          <w:b/>
          <w:bCs/>
        </w:rPr>
        <w:t>计算已接收数据长度</w:t>
      </w:r>
      <w:r w:rsidRPr="0017382F">
        <w:rPr>
          <w:rFonts w:ascii="Times New Roman" w:hAnsi="Times New Roman" w:cs="Times New Roman"/>
        </w:rPr>
        <w:t>​</w:t>
      </w:r>
      <w:r w:rsidRPr="0017382F">
        <w:t xml:space="preserve">：在空闲中断服务函数中，调用 </w:t>
      </w:r>
      <w:proofErr w:type="spellStart"/>
      <w:r w:rsidRPr="0017382F">
        <w:t>DMA_GetCurrDataCounter</w:t>
      </w:r>
      <w:proofErr w:type="spellEnd"/>
      <w:r w:rsidRPr="0017382F">
        <w:t>获取当前剩余未传输的数据量。用初始设置的缓冲区大小减去这个剩余量，就得到了本次实际接收到的数据长度。</w:t>
      </w:r>
    </w:p>
    <w:p w14:paraId="0C44AF37" w14:textId="77777777" w:rsidR="0017382F" w:rsidRPr="0017382F" w:rsidRDefault="0017382F" w:rsidP="0017382F">
      <w:proofErr w:type="spellStart"/>
      <w:r w:rsidRPr="0017382F">
        <w:t>Received_Data_Size</w:t>
      </w:r>
      <w:proofErr w:type="spellEnd"/>
      <w:r w:rsidRPr="0017382F">
        <w:t xml:space="preserve"> = </w:t>
      </w:r>
      <w:proofErr w:type="spellStart"/>
      <w:r w:rsidRPr="0017382F">
        <w:t>Initial_BufferSize</w:t>
      </w:r>
      <w:proofErr w:type="spellEnd"/>
      <w:r w:rsidRPr="0017382F">
        <w:t xml:space="preserve"> - </w:t>
      </w:r>
      <w:proofErr w:type="spellStart"/>
      <w:r w:rsidRPr="0017382F">
        <w:t>DMA_</w:t>
      </w:r>
      <w:proofErr w:type="gramStart"/>
      <w:r w:rsidRPr="0017382F">
        <w:t>GetCurrDataCounter</w:t>
      </w:r>
      <w:proofErr w:type="spellEnd"/>
      <w:r w:rsidRPr="0017382F">
        <w:t>(</w:t>
      </w:r>
      <w:proofErr w:type="spellStart"/>
      <w:proofErr w:type="gramEnd"/>
      <w:r w:rsidRPr="0017382F">
        <w:t>DMAy_Channelx</w:t>
      </w:r>
      <w:proofErr w:type="spellEnd"/>
      <w:r w:rsidRPr="0017382F">
        <w:t>);</w:t>
      </w:r>
    </w:p>
    <w:p w14:paraId="420289DA" w14:textId="77777777" w:rsidR="0017382F" w:rsidRPr="0017382F" w:rsidRDefault="0017382F">
      <w:pPr>
        <w:numPr>
          <w:ilvl w:val="0"/>
          <w:numId w:val="515"/>
        </w:numPr>
      </w:pPr>
      <w:r w:rsidRPr="0017382F">
        <w:rPr>
          <w:rFonts w:ascii="Times New Roman" w:hAnsi="Times New Roman" w:cs="Times New Roman"/>
        </w:rPr>
        <w:t>​</w:t>
      </w:r>
      <w:r w:rsidRPr="0017382F">
        <w:rPr>
          <w:b/>
          <w:bCs/>
        </w:rPr>
        <w:t>重置DMA通道</w:t>
      </w:r>
      <w:r w:rsidRPr="0017382F">
        <w:rPr>
          <w:rFonts w:ascii="Times New Roman" w:hAnsi="Times New Roman" w:cs="Times New Roman"/>
        </w:rPr>
        <w:t>​</w:t>
      </w:r>
      <w:r w:rsidRPr="0017382F">
        <w:t>：计算完数据长度后，需要</w:t>
      </w:r>
      <w:r w:rsidRPr="0017382F">
        <w:rPr>
          <w:b/>
          <w:bCs/>
        </w:rPr>
        <w:t>先禁用DMA通道</w:t>
      </w:r>
      <w:r w:rsidRPr="0017382F">
        <w:t xml:space="preserve">，然后使用 </w:t>
      </w:r>
      <w:proofErr w:type="spellStart"/>
      <w:r w:rsidRPr="0017382F">
        <w:t>DMA_SetCurrDataCounter</w:t>
      </w:r>
      <w:proofErr w:type="spellEnd"/>
      <w:r w:rsidRPr="0017382F">
        <w:t>函数重新设置传输数据量为缓冲区大小，最后再重新使能DMA通道，以准备接收下一帧数据。</w:t>
      </w:r>
    </w:p>
    <w:p w14:paraId="766F44DC" w14:textId="77777777" w:rsidR="0017382F" w:rsidRPr="0017382F" w:rsidRDefault="0017382F" w:rsidP="0017382F">
      <w:pPr>
        <w:pStyle w:val="3"/>
      </w:pPr>
      <w:r w:rsidRPr="0017382F">
        <w:rPr>
          <w:rFonts w:ascii="Segoe UI Emoji" w:hAnsi="Segoe UI Emoji" w:cs="Segoe UI Emoji"/>
        </w:rPr>
        <w:t>⚠️</w:t>
      </w:r>
      <w:r w:rsidRPr="0017382F">
        <w:t xml:space="preserve"> 重要注意事项 </w:t>
      </w:r>
    </w:p>
    <w:p w14:paraId="25B1B5DE" w14:textId="77777777" w:rsidR="0017382F" w:rsidRPr="0017382F" w:rsidRDefault="0017382F">
      <w:pPr>
        <w:numPr>
          <w:ilvl w:val="0"/>
          <w:numId w:val="516"/>
        </w:numPr>
      </w:pPr>
      <w:r w:rsidRPr="0017382F">
        <w:rPr>
          <w:rFonts w:ascii="Times New Roman" w:hAnsi="Times New Roman" w:cs="Times New Roman"/>
        </w:rPr>
        <w:t>​</w:t>
      </w:r>
      <w:r w:rsidRPr="0017382F">
        <w:rPr>
          <w:b/>
          <w:bCs/>
        </w:rPr>
        <w:t>数据单元</w:t>
      </w:r>
      <w:r w:rsidRPr="0017382F">
        <w:rPr>
          <w:rFonts w:ascii="Times New Roman" w:hAnsi="Times New Roman" w:cs="Times New Roman"/>
        </w:rPr>
        <w:t>​</w:t>
      </w:r>
      <w:r w:rsidRPr="0017382F">
        <w:t xml:space="preserve">：函数返回的是“数据单元”的数量，每个单元的大小（字节、半字或字）取决于您在DMA初始化时设置的 </w:t>
      </w:r>
      <w:proofErr w:type="spellStart"/>
      <w:r w:rsidRPr="0017382F">
        <w:t>DMA_PeripheralDataSize</w:t>
      </w:r>
      <w:proofErr w:type="spellEnd"/>
      <w:r w:rsidRPr="0017382F">
        <w:t xml:space="preserve">和 </w:t>
      </w:r>
      <w:proofErr w:type="spellStart"/>
      <w:r w:rsidRPr="0017382F">
        <w:t>DMA_MemoryDataSize</w:t>
      </w:r>
      <w:proofErr w:type="spellEnd"/>
      <w:r w:rsidRPr="0017382F">
        <w:t>参数。</w:t>
      </w:r>
    </w:p>
    <w:p w14:paraId="2D9AC890" w14:textId="77777777" w:rsidR="0017382F" w:rsidRPr="0017382F" w:rsidRDefault="0017382F">
      <w:pPr>
        <w:numPr>
          <w:ilvl w:val="0"/>
          <w:numId w:val="516"/>
        </w:numPr>
      </w:pPr>
      <w:r w:rsidRPr="0017382F">
        <w:rPr>
          <w:rFonts w:ascii="Times New Roman" w:hAnsi="Times New Roman" w:cs="Times New Roman"/>
        </w:rPr>
        <w:t>​</w:t>
      </w:r>
      <w:r w:rsidRPr="0017382F">
        <w:rPr>
          <w:b/>
          <w:bCs/>
        </w:rPr>
        <w:t>FIFO模式的影响（针对STM32F4等系列）</w:t>
      </w:r>
      <w:r w:rsidRPr="0017382F">
        <w:rPr>
          <w:rFonts w:ascii="Times New Roman" w:hAnsi="Times New Roman" w:cs="Times New Roman"/>
          <w:b/>
          <w:bCs/>
        </w:rPr>
        <w:t>​</w:t>
      </w:r>
      <w:r w:rsidRPr="0017382F">
        <w:rPr>
          <w:rFonts w:ascii="Times New Roman" w:hAnsi="Times New Roman" w:cs="Times New Roman"/>
        </w:rPr>
        <w:t>​</w:t>
      </w:r>
      <w:r w:rsidRPr="0017382F">
        <w:t>：如果使能了DMA的FIFO模式，可能会遇到数据已从外设存入DMA的FIFO，但尚未传输到最终内存缓冲区的情况。此时，</w:t>
      </w:r>
      <w:proofErr w:type="spellStart"/>
      <w:r w:rsidRPr="0017382F">
        <w:t>DMA_GetCurrDataCounter</w:t>
      </w:r>
      <w:proofErr w:type="spellEnd"/>
      <w:r w:rsidRPr="0017382F">
        <w:t>的返回值可能显示数据已“接收”，但内存缓冲区中却没有数据。在这种情况下，通常建议禁用FIFO模式（使用直接模式）或进行FIFO刷新操作。</w:t>
      </w:r>
    </w:p>
    <w:p w14:paraId="260CF7A8" w14:textId="77777777" w:rsidR="0017382F" w:rsidRPr="0017382F" w:rsidRDefault="0017382F">
      <w:pPr>
        <w:numPr>
          <w:ilvl w:val="0"/>
          <w:numId w:val="516"/>
        </w:numPr>
      </w:pPr>
      <w:r w:rsidRPr="0017382F">
        <w:rPr>
          <w:rFonts w:ascii="Times New Roman" w:hAnsi="Times New Roman" w:cs="Times New Roman"/>
        </w:rPr>
        <w:t>​</w:t>
      </w:r>
      <w:r w:rsidRPr="0017382F">
        <w:rPr>
          <w:b/>
          <w:bCs/>
        </w:rPr>
        <w:t>操作顺序</w:t>
      </w:r>
      <w:r w:rsidRPr="0017382F">
        <w:rPr>
          <w:rFonts w:ascii="Times New Roman" w:hAnsi="Times New Roman" w:cs="Times New Roman"/>
        </w:rPr>
        <w:t>​</w:t>
      </w:r>
      <w:r w:rsidRPr="0017382F">
        <w:t>：在中断服务函数中读取剩余数据量并重置DMA通道时，建议先</w:t>
      </w:r>
      <w:r w:rsidRPr="0017382F">
        <w:rPr>
          <w:b/>
          <w:bCs/>
        </w:rPr>
        <w:t>禁用DMA通道</w:t>
      </w:r>
      <w:r w:rsidRPr="0017382F">
        <w:t>，再进行相关操作，以防止在处理过程中有新数据传入导致错误。</w:t>
      </w:r>
    </w:p>
    <w:p w14:paraId="5A85BC79" w14:textId="77777777" w:rsidR="0017382F" w:rsidRPr="0017382F" w:rsidRDefault="0017382F" w:rsidP="0017382F">
      <w:r w:rsidRPr="0017382F">
        <w:t>简单来说，</w:t>
      </w:r>
      <w:proofErr w:type="spellStart"/>
      <w:r w:rsidRPr="0017382F">
        <w:t>DMA_GetCurrDataCounter</w:t>
      </w:r>
      <w:proofErr w:type="spellEnd"/>
      <w:r w:rsidRPr="0017382F">
        <w:t>就像是DMA传输的“进度指示器”，它能让你精确地知道还有多少数据待传输，是实现高效、可靠DMA通信的关键函数之一。</w:t>
      </w:r>
    </w:p>
    <w:p w14:paraId="50319D26" w14:textId="6F978B65" w:rsidR="0017382F" w:rsidRPr="0017382F" w:rsidRDefault="0017382F" w:rsidP="0017382F">
      <w:r w:rsidRPr="0017382F">
        <w:t>希望以上解释能帮助您更好地理解和使用这个函数！</w:t>
      </w:r>
    </w:p>
    <w:p w14:paraId="5528E36B" w14:textId="1E2B9379" w:rsidR="00726091" w:rsidRDefault="00726091" w:rsidP="00726091">
      <w:pPr>
        <w:pStyle w:val="2"/>
      </w:pPr>
      <w:proofErr w:type="spellStart"/>
      <w:r w:rsidRPr="00726091">
        <w:lastRenderedPageBreak/>
        <w:t>DMA_GetFlagStatus</w:t>
      </w:r>
      <w:proofErr w:type="spellEnd"/>
      <w:r w:rsidRPr="00726091">
        <w:t>(</w:t>
      </w:r>
      <w:r>
        <w:rPr>
          <w:rFonts w:hint="eastAsia"/>
        </w:rPr>
        <w:t>)</w:t>
      </w:r>
      <w:r w:rsidR="0017382F">
        <w:br/>
      </w:r>
      <w:r w:rsidR="0017382F" w:rsidRPr="0062030B">
        <w:t>查询DMA传输过程中的各种状态标志</w:t>
      </w:r>
    </w:p>
    <w:p w14:paraId="4E0DE06A" w14:textId="77777777" w:rsidR="0062030B" w:rsidRPr="0062030B" w:rsidRDefault="0062030B" w:rsidP="0062030B">
      <w:r w:rsidRPr="0062030B">
        <w:t>关于STM32标准外设库中的</w:t>
      </w:r>
      <w:proofErr w:type="spellStart"/>
      <w:r w:rsidRPr="0062030B">
        <w:t>DMA_GetFlagStatus</w:t>
      </w:r>
      <w:proofErr w:type="spellEnd"/>
      <w:r w:rsidRPr="0062030B">
        <w:t>函数，它用于查询DMA传输过程中的各种状态标志，是判断DMA工作状态的关键函数。</w:t>
      </w:r>
    </w:p>
    <w:p w14:paraId="05671036" w14:textId="77777777" w:rsidR="0062030B" w:rsidRPr="0062030B" w:rsidRDefault="0062030B" w:rsidP="0017382F">
      <w:pPr>
        <w:pStyle w:val="3"/>
      </w:pPr>
      <w:r w:rsidRPr="0062030B">
        <w:rPr>
          <w:rFonts w:ascii="Segoe UI Emoji" w:hAnsi="Segoe UI Emoji" w:cs="Segoe UI Emoji"/>
        </w:rPr>
        <w:t>📖</w:t>
      </w:r>
      <w:r w:rsidRPr="0062030B">
        <w:t xml:space="preserve"> 函数原型与参数 </w:t>
      </w:r>
    </w:p>
    <w:p w14:paraId="5DE5A8F4" w14:textId="77777777" w:rsidR="0062030B" w:rsidRPr="0062030B" w:rsidRDefault="0062030B" w:rsidP="0062030B">
      <w:proofErr w:type="spellStart"/>
      <w:r w:rsidRPr="0062030B">
        <w:t>FlagStatus</w:t>
      </w:r>
      <w:proofErr w:type="spellEnd"/>
      <w:r w:rsidRPr="0062030B">
        <w:t xml:space="preserve"> </w:t>
      </w:r>
      <w:proofErr w:type="spellStart"/>
      <w:r w:rsidRPr="0062030B">
        <w:t>DMA_</w:t>
      </w:r>
      <w:proofErr w:type="gramStart"/>
      <w:r w:rsidRPr="0062030B">
        <w:t>GetFlagStatus</w:t>
      </w:r>
      <w:proofErr w:type="spellEnd"/>
      <w:r w:rsidRPr="0062030B">
        <w:t>(</w:t>
      </w:r>
      <w:proofErr w:type="gramEnd"/>
      <w:r w:rsidRPr="0062030B">
        <w:t xml:space="preserve">uint32_t </w:t>
      </w:r>
      <w:proofErr w:type="spellStart"/>
      <w:r w:rsidRPr="0062030B">
        <w:t>DMAy_FLAG</w:t>
      </w:r>
      <w:proofErr w:type="spellEnd"/>
      <w:r w:rsidRPr="0062030B">
        <w:t>);</w:t>
      </w:r>
    </w:p>
    <w:p w14:paraId="4E8F8177" w14:textId="77777777" w:rsidR="0062030B" w:rsidRPr="0062030B" w:rsidRDefault="0062030B">
      <w:pPr>
        <w:numPr>
          <w:ilvl w:val="0"/>
          <w:numId w:val="509"/>
        </w:numPr>
      </w:pPr>
      <w:r w:rsidRPr="0062030B">
        <w:rPr>
          <w:rFonts w:ascii="Times New Roman" w:hAnsi="Times New Roman" w:cs="Times New Roman"/>
        </w:rPr>
        <w:t>​</w:t>
      </w:r>
      <w:r w:rsidRPr="0062030B">
        <w:rPr>
          <w:b/>
          <w:bCs/>
        </w:rPr>
        <w:t>返回值</w:t>
      </w:r>
      <w:r w:rsidRPr="0062030B">
        <w:rPr>
          <w:rFonts w:ascii="Times New Roman" w:hAnsi="Times New Roman" w:cs="Times New Roman"/>
        </w:rPr>
        <w:t>​</w:t>
      </w:r>
      <w:r w:rsidRPr="0062030B">
        <w:t>：</w:t>
      </w:r>
      <w:proofErr w:type="spellStart"/>
      <w:r w:rsidRPr="0062030B">
        <w:t>FlagStatus</w:t>
      </w:r>
      <w:proofErr w:type="spellEnd"/>
      <w:r w:rsidRPr="0062030B">
        <w:t>枚举类型，返回标志位的状态。</w:t>
      </w:r>
    </w:p>
    <w:p w14:paraId="7266907D" w14:textId="77777777" w:rsidR="0062030B" w:rsidRPr="0062030B" w:rsidRDefault="0062030B">
      <w:pPr>
        <w:numPr>
          <w:ilvl w:val="1"/>
          <w:numId w:val="509"/>
        </w:numPr>
      </w:pPr>
      <w:r w:rsidRPr="0062030B">
        <w:t>SET：表示指定的标志位被置位，对应事件已发生。</w:t>
      </w:r>
    </w:p>
    <w:p w14:paraId="63C1F894" w14:textId="77777777" w:rsidR="0062030B" w:rsidRPr="0062030B" w:rsidRDefault="0062030B">
      <w:pPr>
        <w:numPr>
          <w:ilvl w:val="1"/>
          <w:numId w:val="509"/>
        </w:numPr>
      </w:pPr>
      <w:r w:rsidRPr="0062030B">
        <w:t>RESET：表示指定的标志位被清除，对应事件尚未发生。</w:t>
      </w:r>
    </w:p>
    <w:p w14:paraId="236A38A2" w14:textId="77777777" w:rsidR="0062030B" w:rsidRPr="0062030B" w:rsidRDefault="0062030B">
      <w:pPr>
        <w:numPr>
          <w:ilvl w:val="0"/>
          <w:numId w:val="509"/>
        </w:numPr>
      </w:pPr>
      <w:r w:rsidRPr="0062030B">
        <w:rPr>
          <w:rFonts w:ascii="Times New Roman" w:hAnsi="Times New Roman" w:cs="Times New Roman"/>
        </w:rPr>
        <w:t>​</w:t>
      </w:r>
      <w:r w:rsidRPr="0062030B">
        <w:rPr>
          <w:b/>
          <w:bCs/>
        </w:rPr>
        <w:t>参数</w:t>
      </w:r>
      <w:r w:rsidRPr="0062030B">
        <w:rPr>
          <w:rFonts w:ascii="Times New Roman" w:hAnsi="Times New Roman" w:cs="Times New Roman"/>
        </w:rPr>
        <w:t>​</w:t>
      </w:r>
      <w:r w:rsidRPr="0062030B">
        <w:t>：</w:t>
      </w:r>
      <w:proofErr w:type="spellStart"/>
      <w:r w:rsidRPr="0062030B">
        <w:t>DMAy_FLAG</w:t>
      </w:r>
      <w:proofErr w:type="spellEnd"/>
      <w:r w:rsidRPr="0062030B">
        <w:t>，该参数用于指定要查询哪个DMA控制器、哪个通道、哪种事件的标志。它由多个预定义的宏组合而成。</w:t>
      </w:r>
    </w:p>
    <w:p w14:paraId="6CD2D449" w14:textId="77777777" w:rsidR="00804249" w:rsidRPr="00804249" w:rsidRDefault="00804249" w:rsidP="00224E43">
      <w:pPr>
        <w:pStyle w:val="3"/>
      </w:pPr>
      <w:r w:rsidRPr="00804249">
        <w:rPr>
          <w:rFonts w:ascii="Segoe UI Emoji" w:hAnsi="Segoe UI Emoji" w:cs="Segoe UI Emoji"/>
        </w:rPr>
        <w:t>🔍</w:t>
      </w:r>
      <w:r w:rsidRPr="00804249">
        <w:t xml:space="preserve"> </w:t>
      </w:r>
      <w:proofErr w:type="spellStart"/>
      <w:r w:rsidRPr="00804249">
        <w:t>DMAy_FLAG</w:t>
      </w:r>
      <w:proofErr w:type="spellEnd"/>
      <w:r w:rsidRPr="00804249">
        <w:t xml:space="preserve"> 详解</w:t>
      </w:r>
    </w:p>
    <w:p w14:paraId="6F26E848" w14:textId="77777777" w:rsidR="00804249" w:rsidRPr="00804249" w:rsidRDefault="00804249" w:rsidP="00804249">
      <w:proofErr w:type="spellStart"/>
      <w:r w:rsidRPr="00804249">
        <w:t>DMAy_FLAG</w:t>
      </w:r>
      <w:proofErr w:type="spellEnd"/>
      <w:r w:rsidRPr="00804249">
        <w:t>是一个</w:t>
      </w:r>
      <w:r w:rsidRPr="00804249">
        <w:rPr>
          <w:color w:val="EE0000"/>
        </w:rPr>
        <w:t>参数</w:t>
      </w:r>
      <w:r w:rsidRPr="00804249">
        <w:t xml:space="preserve">，用于在调用 </w:t>
      </w:r>
      <w:proofErr w:type="spellStart"/>
      <w:r w:rsidRPr="00804249">
        <w:t>DMA_GetFlagStatus</w:t>
      </w:r>
      <w:proofErr w:type="spellEnd"/>
      <w:r w:rsidRPr="00804249">
        <w:t xml:space="preserve">或 </w:t>
      </w:r>
      <w:proofErr w:type="spellStart"/>
      <w:r w:rsidRPr="00804249">
        <w:t>DMA_ClearFlag</w:t>
      </w:r>
      <w:proofErr w:type="spellEnd"/>
      <w:r w:rsidRPr="00804249">
        <w:t>等库函数时，指定你想要</w:t>
      </w:r>
      <w:r w:rsidRPr="00804249">
        <w:rPr>
          <w:color w:val="EE0000"/>
        </w:rPr>
        <w:t>查询</w:t>
      </w:r>
      <w:r w:rsidRPr="00804249">
        <w:t>或</w:t>
      </w:r>
      <w:r w:rsidRPr="00804249">
        <w:rPr>
          <w:color w:val="EE0000"/>
        </w:rPr>
        <w:t>清除</w:t>
      </w:r>
      <w:r w:rsidRPr="00804249">
        <w:t>哪一个 DMA 控制器（y）的</w:t>
      </w:r>
      <w:r w:rsidRPr="00804249">
        <w:rPr>
          <w:color w:val="EE0000"/>
        </w:rPr>
        <w:t>哪一个通道</w:t>
      </w:r>
      <w:r w:rsidRPr="00804249">
        <w:t>的</w:t>
      </w:r>
      <w:r w:rsidRPr="00804249">
        <w:rPr>
          <w:color w:val="EE0000"/>
        </w:rPr>
        <w:t>哪一种事件标志</w:t>
      </w:r>
      <w:r w:rsidRPr="00804249">
        <w:t>。</w:t>
      </w:r>
    </w:p>
    <w:p w14:paraId="0F787D3A" w14:textId="0FB7088B" w:rsidR="00804249" w:rsidRPr="00804249" w:rsidRDefault="00804249">
      <w:pPr>
        <w:numPr>
          <w:ilvl w:val="0"/>
          <w:numId w:val="543"/>
        </w:numPr>
      </w:pPr>
      <w:r w:rsidRPr="00804249">
        <w:rPr>
          <w:rFonts w:ascii="Times New Roman" w:hAnsi="Times New Roman" w:cs="Times New Roman"/>
        </w:rPr>
        <w:t>​</w:t>
      </w:r>
      <w:r w:rsidRPr="00804249">
        <w:rPr>
          <w:b/>
          <w:bCs/>
        </w:rPr>
        <w:t>基本构成</w:t>
      </w:r>
      <w:r w:rsidRPr="00804249">
        <w:rPr>
          <w:rFonts w:ascii="Times New Roman" w:hAnsi="Times New Roman" w:cs="Times New Roman"/>
        </w:rPr>
        <w:t>​</w:t>
      </w:r>
      <w:r w:rsidRPr="00804249">
        <w:t>：这个参数通常由宏定义，其名称格式直观地包含了三部分信息：</w:t>
      </w:r>
      <w:r w:rsidRPr="00804249">
        <w:rPr>
          <w:rFonts w:ascii="Times New Roman" w:hAnsi="Times New Roman" w:cs="Times New Roman"/>
        </w:rPr>
        <w:t>​</w:t>
      </w:r>
      <w:r w:rsidRPr="00804249">
        <w:rPr>
          <w:b/>
          <w:bCs/>
        </w:rPr>
        <w:t>DMA控制器编号</w:t>
      </w:r>
      <w:r w:rsidRPr="00804249">
        <w:rPr>
          <w:rFonts w:ascii="Times New Roman" w:hAnsi="Times New Roman" w:cs="Times New Roman"/>
        </w:rPr>
        <w:t>​</w:t>
      </w:r>
      <w:r w:rsidRPr="00804249">
        <w:t>（y，取值为1或2）、</w:t>
      </w:r>
      <w:r w:rsidRPr="00804249">
        <w:rPr>
          <w:b/>
          <w:bCs/>
        </w:rPr>
        <w:t>具体的通道号</w:t>
      </w:r>
      <w:r w:rsidRPr="00804249">
        <w:rPr>
          <w:rFonts w:ascii="Times New Roman" w:hAnsi="Times New Roman" w:cs="Times New Roman"/>
        </w:rPr>
        <w:t>​</w:t>
      </w:r>
      <w:r w:rsidRPr="00804249">
        <w:t>（x，例如DMA1有7个通道，x为1-7）以及</w:t>
      </w:r>
      <w:r w:rsidRPr="00804249">
        <w:rPr>
          <w:b/>
          <w:bCs/>
        </w:rPr>
        <w:t>具体的事件类型</w:t>
      </w:r>
      <w:r w:rsidRPr="00804249">
        <w:rPr>
          <w:rFonts w:ascii="Times New Roman" w:hAnsi="Times New Roman" w:cs="Times New Roman"/>
        </w:rPr>
        <w:t>​</w:t>
      </w:r>
      <w:r w:rsidRPr="00804249">
        <w:t>（如传输完成、半传输等）。</w:t>
      </w:r>
    </w:p>
    <w:p w14:paraId="7C7F9B92" w14:textId="460AEFFA" w:rsidR="00804249" w:rsidRPr="00804249" w:rsidRDefault="00804249" w:rsidP="00804249">
      <w:r w:rsidRPr="00804249">
        <w:t>常见的标志宏定义示例如下：</w:t>
      </w:r>
    </w:p>
    <w:p w14:paraId="46802560" w14:textId="77777777" w:rsidR="00804249" w:rsidRPr="00804249" w:rsidRDefault="00804249">
      <w:pPr>
        <w:numPr>
          <w:ilvl w:val="1"/>
          <w:numId w:val="543"/>
        </w:numPr>
      </w:pPr>
      <w:r w:rsidRPr="00804249">
        <w:t>DMA1_FLAG_TC1：表示 DMA1 的通道1的</w:t>
      </w:r>
      <w:r w:rsidRPr="00804249">
        <w:rPr>
          <w:b/>
          <w:bCs/>
          <w:color w:val="EE0000"/>
        </w:rPr>
        <w:t>传输完成</w:t>
      </w:r>
      <w:r w:rsidRPr="00804249">
        <w:t>（Transfer Complete）标志。</w:t>
      </w:r>
    </w:p>
    <w:p w14:paraId="3D26BF19" w14:textId="77777777" w:rsidR="00804249" w:rsidRPr="00804249" w:rsidRDefault="00804249">
      <w:pPr>
        <w:numPr>
          <w:ilvl w:val="1"/>
          <w:numId w:val="543"/>
        </w:numPr>
      </w:pPr>
      <w:r w:rsidRPr="00804249">
        <w:t>DMA2_FLAG_HT3：表示 DMA2 的通道3的</w:t>
      </w:r>
      <w:r w:rsidRPr="00804249">
        <w:rPr>
          <w:b/>
          <w:bCs/>
          <w:color w:val="EE0000"/>
        </w:rPr>
        <w:t>半传输</w:t>
      </w:r>
      <w:r w:rsidRPr="00804249">
        <w:t>（Half Transfer）标志。</w:t>
      </w:r>
    </w:p>
    <w:p w14:paraId="127DF927" w14:textId="77777777" w:rsidR="00804249" w:rsidRPr="00804249" w:rsidRDefault="00804249">
      <w:pPr>
        <w:numPr>
          <w:ilvl w:val="1"/>
          <w:numId w:val="543"/>
        </w:numPr>
      </w:pPr>
      <w:r w:rsidRPr="00804249">
        <w:t>DMA1_FLAG_TE4：表示 DMA1 的通道4的</w:t>
      </w:r>
      <w:r w:rsidRPr="00804249">
        <w:rPr>
          <w:b/>
          <w:bCs/>
          <w:color w:val="EE0000"/>
        </w:rPr>
        <w:t>传输错误</w:t>
      </w:r>
      <w:r w:rsidRPr="00804249">
        <w:t>（Transfer Error）标志。</w:t>
      </w:r>
    </w:p>
    <w:p w14:paraId="05CC0332" w14:textId="77777777" w:rsidR="00804249" w:rsidRPr="00804249" w:rsidRDefault="00804249">
      <w:pPr>
        <w:numPr>
          <w:ilvl w:val="1"/>
          <w:numId w:val="543"/>
        </w:numPr>
      </w:pPr>
      <w:r w:rsidRPr="00804249">
        <w:t>DMA1_FLAG_GL5：表示 DMA1 的通道5的</w:t>
      </w:r>
      <w:r w:rsidRPr="00804249">
        <w:rPr>
          <w:b/>
          <w:bCs/>
          <w:color w:val="EE0000"/>
        </w:rPr>
        <w:t>全局中断</w:t>
      </w:r>
      <w:r w:rsidRPr="00804249">
        <w:t>（Global Interrupt）标志。</w:t>
      </w:r>
    </w:p>
    <w:p w14:paraId="58EFEFB5" w14:textId="3F102993" w:rsidR="00804249" w:rsidRPr="00804249" w:rsidRDefault="00804249">
      <w:pPr>
        <w:numPr>
          <w:ilvl w:val="0"/>
          <w:numId w:val="543"/>
        </w:numPr>
      </w:pPr>
      <w:r w:rsidRPr="00804249">
        <w:rPr>
          <w:rFonts w:ascii="Times New Roman" w:hAnsi="Times New Roman" w:cs="Times New Roman"/>
        </w:rPr>
        <w:t>​</w:t>
      </w:r>
      <w:r w:rsidRPr="00804249">
        <w:rPr>
          <w:b/>
          <w:bCs/>
        </w:rPr>
        <w:t>事件标志类型</w:t>
      </w:r>
      <w:r w:rsidRPr="00804249">
        <w:rPr>
          <w:rFonts w:ascii="Times New Roman" w:hAnsi="Times New Roman" w:cs="Times New Roman"/>
        </w:rPr>
        <w:t>​</w:t>
      </w:r>
      <w:r w:rsidRPr="00804249">
        <w:t>：DMA 控制器在传输过程中会设置以下几种主要的事件标志：</w:t>
      </w:r>
    </w:p>
    <w:p w14:paraId="07CBCDCC" w14:textId="77777777" w:rsidR="00804249" w:rsidRPr="00804249" w:rsidRDefault="00804249">
      <w:pPr>
        <w:numPr>
          <w:ilvl w:val="1"/>
          <w:numId w:val="543"/>
        </w:numPr>
      </w:pPr>
      <w:r w:rsidRPr="00804249">
        <w:rPr>
          <w:rFonts w:ascii="Times New Roman" w:hAnsi="Times New Roman" w:cs="Times New Roman"/>
        </w:rPr>
        <w:lastRenderedPageBreak/>
        <w:t>​</w:t>
      </w:r>
      <w:r w:rsidRPr="00804249">
        <w:rPr>
          <w:b/>
          <w:bCs/>
        </w:rPr>
        <w:t>传输完成标志 (</w:t>
      </w:r>
      <w:proofErr w:type="spellStart"/>
      <w:r w:rsidRPr="00804249">
        <w:rPr>
          <w:b/>
          <w:bCs/>
        </w:rPr>
        <w:t>TCIFx</w:t>
      </w:r>
      <w:proofErr w:type="spellEnd"/>
      <w:r w:rsidRPr="00804249">
        <w:rPr>
          <w:b/>
          <w:bCs/>
        </w:rPr>
        <w:t>)</w:t>
      </w:r>
      <w:r w:rsidRPr="00804249">
        <w:rPr>
          <w:rFonts w:ascii="Times New Roman" w:hAnsi="Times New Roman" w:cs="Times New Roman"/>
          <w:b/>
          <w:bCs/>
        </w:rPr>
        <w:t>​</w:t>
      </w:r>
      <w:r w:rsidRPr="00804249">
        <w:rPr>
          <w:rFonts w:ascii="Times New Roman" w:hAnsi="Times New Roman" w:cs="Times New Roman"/>
        </w:rPr>
        <w:t>​</w:t>
      </w:r>
      <w:r w:rsidRPr="00804249">
        <w:t>：当</w:t>
      </w:r>
      <w:r w:rsidRPr="00C02837">
        <w:rPr>
          <w:b/>
        </w:rPr>
        <w:t>指定数量的数据</w:t>
      </w:r>
      <w:r w:rsidRPr="00804249">
        <w:rPr>
          <w:color w:val="EE0000"/>
        </w:rPr>
        <w:t>全部传输完毕</w:t>
      </w:r>
      <w:r w:rsidRPr="00804249">
        <w:t>后，此标志会被硬件自动置位。</w:t>
      </w:r>
    </w:p>
    <w:p w14:paraId="30A2B2D3" w14:textId="77777777" w:rsidR="00804249" w:rsidRPr="00804249" w:rsidRDefault="00804249">
      <w:pPr>
        <w:numPr>
          <w:ilvl w:val="1"/>
          <w:numId w:val="543"/>
        </w:numPr>
      </w:pPr>
      <w:r w:rsidRPr="00804249">
        <w:rPr>
          <w:rFonts w:ascii="Times New Roman" w:hAnsi="Times New Roman" w:cs="Times New Roman"/>
        </w:rPr>
        <w:t>​</w:t>
      </w:r>
      <w:r w:rsidRPr="00804249">
        <w:rPr>
          <w:b/>
          <w:bCs/>
        </w:rPr>
        <w:t xml:space="preserve">半传输标志 </w:t>
      </w:r>
      <w:proofErr w:type="gramStart"/>
      <w:r w:rsidRPr="00804249">
        <w:rPr>
          <w:b/>
          <w:bCs/>
        </w:rPr>
        <w:t>(</w:t>
      </w:r>
      <w:proofErr w:type="spellStart"/>
      <w:r w:rsidRPr="00804249">
        <w:rPr>
          <w:b/>
          <w:bCs/>
        </w:rPr>
        <w:t>HTIFx</w:t>
      </w:r>
      <w:proofErr w:type="spellEnd"/>
      <w:r w:rsidRPr="00804249">
        <w:rPr>
          <w:b/>
          <w:bCs/>
        </w:rPr>
        <w:t>)</w:t>
      </w:r>
      <w:proofErr w:type="gramEnd"/>
      <w:r w:rsidRPr="00804249">
        <w:rPr>
          <w:rFonts w:ascii="Times New Roman" w:hAnsi="Times New Roman" w:cs="Times New Roman"/>
          <w:b/>
          <w:bCs/>
        </w:rPr>
        <w:t>​</w:t>
      </w:r>
      <w:r w:rsidRPr="00804249">
        <w:rPr>
          <w:rFonts w:ascii="Times New Roman" w:hAnsi="Times New Roman" w:cs="Times New Roman"/>
        </w:rPr>
        <w:t>​</w:t>
      </w:r>
      <w:r w:rsidRPr="00804249">
        <w:t>：当</w:t>
      </w:r>
      <w:r w:rsidRPr="00804249">
        <w:rPr>
          <w:color w:val="EE0000"/>
        </w:rPr>
        <w:t>传输完</w:t>
      </w:r>
      <w:r w:rsidRPr="00804249">
        <w:rPr>
          <w:b/>
          <w:bCs/>
          <w:color w:val="EE0000"/>
        </w:rPr>
        <w:t>一半</w:t>
      </w:r>
      <w:r w:rsidRPr="00804249">
        <w:t>数据量时，此标志会被置位。</w:t>
      </w:r>
    </w:p>
    <w:p w14:paraId="6CB30677" w14:textId="77777777" w:rsidR="00804249" w:rsidRPr="00804249" w:rsidRDefault="00804249">
      <w:pPr>
        <w:numPr>
          <w:ilvl w:val="1"/>
          <w:numId w:val="543"/>
        </w:numPr>
      </w:pPr>
      <w:r w:rsidRPr="00804249">
        <w:rPr>
          <w:rFonts w:ascii="Times New Roman" w:hAnsi="Times New Roman" w:cs="Times New Roman"/>
        </w:rPr>
        <w:t>​</w:t>
      </w:r>
      <w:r w:rsidRPr="00804249">
        <w:rPr>
          <w:b/>
          <w:bCs/>
        </w:rPr>
        <w:t>传输错误标志 (</w:t>
      </w:r>
      <w:proofErr w:type="spellStart"/>
      <w:r w:rsidRPr="00804249">
        <w:rPr>
          <w:b/>
          <w:bCs/>
        </w:rPr>
        <w:t>TEIFx</w:t>
      </w:r>
      <w:proofErr w:type="spellEnd"/>
      <w:r w:rsidRPr="00804249">
        <w:rPr>
          <w:b/>
          <w:bCs/>
        </w:rPr>
        <w:t>)</w:t>
      </w:r>
      <w:r w:rsidRPr="00804249">
        <w:rPr>
          <w:rFonts w:ascii="Times New Roman" w:hAnsi="Times New Roman" w:cs="Times New Roman"/>
          <w:b/>
          <w:bCs/>
        </w:rPr>
        <w:t>​</w:t>
      </w:r>
      <w:r w:rsidRPr="00804249">
        <w:rPr>
          <w:rFonts w:ascii="Times New Roman" w:hAnsi="Times New Roman" w:cs="Times New Roman"/>
        </w:rPr>
        <w:t>​</w:t>
      </w:r>
      <w:r w:rsidRPr="00804249">
        <w:t>：在数据传输过程中</w:t>
      </w:r>
      <w:r w:rsidRPr="00804249">
        <w:rPr>
          <w:color w:val="EE0000"/>
        </w:rPr>
        <w:t>发生错误</w:t>
      </w:r>
      <w:r w:rsidRPr="00804249">
        <w:t>（如访问非法地址）时，此标志置位。</w:t>
      </w:r>
    </w:p>
    <w:p w14:paraId="4A2C1F66" w14:textId="0E6F7638" w:rsidR="00804249" w:rsidRPr="00804249" w:rsidRDefault="00804249">
      <w:pPr>
        <w:numPr>
          <w:ilvl w:val="1"/>
          <w:numId w:val="543"/>
        </w:numPr>
      </w:pPr>
      <w:r w:rsidRPr="00804249">
        <w:rPr>
          <w:rFonts w:ascii="Times New Roman" w:hAnsi="Times New Roman" w:cs="Times New Roman"/>
        </w:rPr>
        <w:t>​</w:t>
      </w:r>
      <w:r w:rsidRPr="00804249">
        <w:rPr>
          <w:b/>
          <w:bCs/>
        </w:rPr>
        <w:t>全局中断标志 (</w:t>
      </w:r>
      <w:proofErr w:type="spellStart"/>
      <w:r w:rsidRPr="00804249">
        <w:rPr>
          <w:b/>
          <w:bCs/>
        </w:rPr>
        <w:t>GIFx</w:t>
      </w:r>
      <w:proofErr w:type="spellEnd"/>
      <w:r w:rsidRPr="00804249">
        <w:rPr>
          <w:b/>
          <w:bCs/>
        </w:rPr>
        <w:t>)</w:t>
      </w:r>
      <w:r w:rsidRPr="00804249">
        <w:rPr>
          <w:rFonts w:ascii="Times New Roman" w:hAnsi="Times New Roman" w:cs="Times New Roman"/>
          <w:b/>
          <w:bCs/>
        </w:rPr>
        <w:t>​</w:t>
      </w:r>
      <w:r w:rsidRPr="00804249">
        <w:rPr>
          <w:rFonts w:ascii="Times New Roman" w:hAnsi="Times New Roman" w:cs="Times New Roman"/>
        </w:rPr>
        <w:t>​</w:t>
      </w:r>
      <w:r w:rsidRPr="00804249">
        <w:t>：上述三种事件中</w:t>
      </w:r>
      <w:r w:rsidRPr="00804249">
        <w:rPr>
          <w:b/>
          <w:bCs/>
          <w:color w:val="EE0000"/>
        </w:rPr>
        <w:t>任意一种发生</w:t>
      </w:r>
      <w:r w:rsidRPr="00804249">
        <w:rPr>
          <w:color w:val="EE0000"/>
        </w:rPr>
        <w:t>时</w:t>
      </w:r>
      <w:r w:rsidRPr="00804249">
        <w:t>，此标志都会</w:t>
      </w:r>
      <w:r w:rsidRPr="00804249">
        <w:rPr>
          <w:color w:val="EE0000"/>
        </w:rPr>
        <w:t>置位</w:t>
      </w:r>
      <w:r w:rsidRPr="00804249">
        <w:t>，可以看作是一个“或”的关系。</w:t>
      </w:r>
    </w:p>
    <w:p w14:paraId="3D9C007F" w14:textId="77777777" w:rsidR="0062030B" w:rsidRPr="0062030B" w:rsidRDefault="0062030B" w:rsidP="0017382F">
      <w:pPr>
        <w:pStyle w:val="3"/>
      </w:pPr>
      <w:r w:rsidRPr="0062030B">
        <w:rPr>
          <w:rFonts w:ascii="Segoe UI Emoji" w:hAnsi="Segoe UI Emoji" w:cs="Segoe UI Emoji"/>
        </w:rPr>
        <w:t>💡</w:t>
      </w:r>
      <w:r w:rsidRPr="0062030B">
        <w:t xml:space="preserve"> 典型应用场景 </w:t>
      </w:r>
    </w:p>
    <w:p w14:paraId="24CBDC48" w14:textId="77777777" w:rsidR="0062030B" w:rsidRPr="0062030B" w:rsidRDefault="0062030B" w:rsidP="0062030B">
      <w:r w:rsidRPr="0062030B">
        <w:t>该函数最常用于</w:t>
      </w:r>
      <w:r w:rsidRPr="0062030B">
        <w:rPr>
          <w:b/>
          <w:bCs/>
        </w:rPr>
        <w:t>轮询方式</w:t>
      </w:r>
      <w:r w:rsidRPr="0062030B">
        <w:t>等待DMA传输完成，以避免CPU在传输过程中空转。</w:t>
      </w:r>
    </w:p>
    <w:p w14:paraId="3BCE8F52" w14:textId="77777777" w:rsidR="0062030B" w:rsidRPr="0062030B" w:rsidRDefault="0062030B" w:rsidP="0062030B">
      <w:r w:rsidRPr="0062030B">
        <w:t>// 启动DMA传输后，等待DMA1通道3的传输完成</w:t>
      </w:r>
    </w:p>
    <w:p w14:paraId="7E5D1C78" w14:textId="77777777" w:rsidR="0062030B" w:rsidRPr="0062030B" w:rsidRDefault="0062030B" w:rsidP="0062030B">
      <w:r w:rsidRPr="0062030B">
        <w:t>while (</w:t>
      </w:r>
      <w:proofErr w:type="spellStart"/>
      <w:r w:rsidRPr="0062030B">
        <w:t>DMA_</w:t>
      </w:r>
      <w:proofErr w:type="gramStart"/>
      <w:r w:rsidRPr="0062030B">
        <w:t>GetFlagStatus</w:t>
      </w:r>
      <w:proofErr w:type="spellEnd"/>
      <w:r w:rsidRPr="0062030B">
        <w:t>(</w:t>
      </w:r>
      <w:proofErr w:type="gramEnd"/>
      <w:r w:rsidRPr="0062030B">
        <w:t>DMA1_FLAG_TC3) == RESET) {</w:t>
      </w:r>
    </w:p>
    <w:p w14:paraId="551A2612" w14:textId="77777777" w:rsidR="0062030B" w:rsidRPr="0062030B" w:rsidRDefault="0062030B" w:rsidP="0062030B">
      <w:r w:rsidRPr="0062030B">
        <w:t xml:space="preserve">    // 可以在此处执行一些不紧急的轻量级任务，或直接空循环等待</w:t>
      </w:r>
    </w:p>
    <w:p w14:paraId="673371C1" w14:textId="77777777" w:rsidR="0062030B" w:rsidRPr="0062030B" w:rsidRDefault="0062030B" w:rsidP="0062030B">
      <w:r w:rsidRPr="0062030B">
        <w:t>}</w:t>
      </w:r>
    </w:p>
    <w:p w14:paraId="3B9FE490" w14:textId="77777777" w:rsidR="0062030B" w:rsidRPr="0062030B" w:rsidRDefault="0062030B" w:rsidP="0062030B"/>
    <w:p w14:paraId="00102DED" w14:textId="77777777" w:rsidR="0062030B" w:rsidRPr="0062030B" w:rsidRDefault="0062030B" w:rsidP="0062030B">
      <w:r w:rsidRPr="0062030B">
        <w:t>// 传输完成后，清除标志位</w:t>
      </w:r>
    </w:p>
    <w:p w14:paraId="07BE86C3" w14:textId="77777777" w:rsidR="0062030B" w:rsidRPr="0062030B" w:rsidRDefault="0062030B" w:rsidP="0062030B">
      <w:proofErr w:type="spellStart"/>
      <w:r w:rsidRPr="0062030B">
        <w:t>DMA_</w:t>
      </w:r>
      <w:proofErr w:type="gramStart"/>
      <w:r w:rsidRPr="0062030B">
        <w:t>ClearFlag</w:t>
      </w:r>
      <w:proofErr w:type="spellEnd"/>
      <w:r w:rsidRPr="0062030B">
        <w:t>(</w:t>
      </w:r>
      <w:proofErr w:type="gramEnd"/>
      <w:r w:rsidRPr="0062030B">
        <w:t>DMA1_FLAG_TC3);</w:t>
      </w:r>
    </w:p>
    <w:p w14:paraId="33449A05" w14:textId="77777777" w:rsidR="0062030B" w:rsidRPr="0062030B" w:rsidRDefault="0062030B" w:rsidP="0017382F">
      <w:pPr>
        <w:pStyle w:val="3"/>
      </w:pPr>
      <w:r w:rsidRPr="0062030B">
        <w:rPr>
          <w:rFonts w:ascii="Segoe UI Emoji" w:hAnsi="Segoe UI Emoji" w:cs="Segoe UI Emoji"/>
        </w:rPr>
        <w:t>⚠️</w:t>
      </w:r>
      <w:r w:rsidRPr="0062030B">
        <w:t xml:space="preserve"> 重要注意事项 </w:t>
      </w:r>
    </w:p>
    <w:p w14:paraId="69D57545" w14:textId="77777777" w:rsidR="0062030B" w:rsidRPr="0062030B" w:rsidRDefault="0062030B">
      <w:pPr>
        <w:numPr>
          <w:ilvl w:val="0"/>
          <w:numId w:val="510"/>
        </w:numPr>
      </w:pPr>
      <w:r w:rsidRPr="0062030B">
        <w:rPr>
          <w:rFonts w:ascii="Times New Roman" w:hAnsi="Times New Roman" w:cs="Times New Roman"/>
        </w:rPr>
        <w:t>​</w:t>
      </w:r>
      <w:r w:rsidRPr="0062030B">
        <w:rPr>
          <w:b/>
          <w:bCs/>
        </w:rPr>
        <w:t>标志位清除</w:t>
      </w:r>
      <w:r w:rsidRPr="0062030B">
        <w:rPr>
          <w:rFonts w:ascii="Times New Roman" w:hAnsi="Times New Roman" w:cs="Times New Roman"/>
        </w:rPr>
        <w:t>​</w:t>
      </w:r>
      <w:r w:rsidRPr="0062030B">
        <w:t>：当某个事件（如传输完成）发生后，其对应的标志位会被硬件自动置位 (SET)。但</w:t>
      </w:r>
      <w:r w:rsidRPr="00804249">
        <w:rPr>
          <w:b/>
          <w:bCs/>
          <w:color w:val="EE0000"/>
        </w:rPr>
        <w:t>不会自动清除</w:t>
      </w:r>
      <w:r w:rsidRPr="0062030B">
        <w:t xml:space="preserve">。在处理完该事件后，必须使用 </w:t>
      </w:r>
      <w:proofErr w:type="spellStart"/>
      <w:r w:rsidRPr="0062030B">
        <w:t>DMA_ClearFlag</w:t>
      </w:r>
      <w:proofErr w:type="spellEnd"/>
      <w:r w:rsidRPr="0062030B">
        <w:t>函数</w:t>
      </w:r>
      <w:r w:rsidRPr="00804249">
        <w:rPr>
          <w:color w:val="EE0000"/>
        </w:rPr>
        <w:t>手动清除标志位</w:t>
      </w:r>
      <w:r w:rsidRPr="0062030B">
        <w:t>，否则会无法准确判断下一次事件的发生。</w:t>
      </w:r>
    </w:p>
    <w:p w14:paraId="3D00BC52" w14:textId="77777777" w:rsidR="0062030B" w:rsidRPr="0062030B" w:rsidRDefault="0062030B">
      <w:pPr>
        <w:numPr>
          <w:ilvl w:val="0"/>
          <w:numId w:val="510"/>
        </w:numPr>
      </w:pPr>
      <w:r w:rsidRPr="0062030B">
        <w:rPr>
          <w:rFonts w:ascii="Times New Roman" w:hAnsi="Times New Roman" w:cs="Times New Roman"/>
        </w:rPr>
        <w:t>​</w:t>
      </w:r>
      <w:r w:rsidRPr="0062030B">
        <w:rPr>
          <w:b/>
          <w:bCs/>
        </w:rPr>
        <w:t>中断与标志位</w:t>
      </w:r>
      <w:r w:rsidRPr="0062030B">
        <w:rPr>
          <w:rFonts w:ascii="Times New Roman" w:hAnsi="Times New Roman" w:cs="Times New Roman"/>
        </w:rPr>
        <w:t>​</w:t>
      </w:r>
      <w:r w:rsidRPr="0062030B">
        <w:t>：即使没</w:t>
      </w:r>
      <w:r w:rsidRPr="002B5073">
        <w:rPr>
          <w:color w:val="EE0000"/>
        </w:rPr>
        <w:t>有使能DMA中断</w:t>
      </w:r>
      <w:r w:rsidRPr="0062030B">
        <w:t>，这些事件标志位依然</w:t>
      </w:r>
      <w:r w:rsidRPr="002B5073">
        <w:rPr>
          <w:color w:val="EE0000"/>
        </w:rPr>
        <w:t>会被硬件设置</w:t>
      </w:r>
      <w:r w:rsidRPr="0062030B">
        <w:t>。因此，您既可以采用轮询方式查询标志位，也可以在使能中断后，在中断服务函数中查询标志位以判断中断来源。</w:t>
      </w:r>
    </w:p>
    <w:p w14:paraId="604570FA" w14:textId="77777777" w:rsidR="0062030B" w:rsidRPr="0062030B" w:rsidRDefault="0062030B" w:rsidP="0062030B">
      <w:r w:rsidRPr="0062030B">
        <w:t>简单来说，</w:t>
      </w:r>
      <w:proofErr w:type="spellStart"/>
      <w:r w:rsidRPr="0062030B">
        <w:t>DMA_GetFlagStatus</w:t>
      </w:r>
      <w:proofErr w:type="spellEnd"/>
      <w:r w:rsidRPr="0062030B">
        <w:t>就像是DMA的“状态监视器”，让您能随时了解传输进度和状态。合理使用它，是实现高效、可靠DMA数据传输的关键一步。</w:t>
      </w:r>
    </w:p>
    <w:p w14:paraId="630C02D5" w14:textId="77777777" w:rsidR="0062030B" w:rsidRPr="0062030B" w:rsidRDefault="0062030B" w:rsidP="0062030B">
      <w:r w:rsidRPr="0062030B">
        <w:t>希望这些信息能帮助您更好地理解和使用这个函数！如果您对如何清除标志位或配置DMA中断有进一步兴趣，我们可以继续探讨。</w:t>
      </w:r>
    </w:p>
    <w:p w14:paraId="7A69F8D6" w14:textId="77777777" w:rsidR="0062030B" w:rsidRPr="0062030B" w:rsidRDefault="0062030B" w:rsidP="0062030B"/>
    <w:p w14:paraId="3E97F649" w14:textId="1942D2B2" w:rsidR="00726091" w:rsidRDefault="00726091" w:rsidP="00726091">
      <w:pPr>
        <w:pStyle w:val="2"/>
      </w:pPr>
      <w:proofErr w:type="spellStart"/>
      <w:r w:rsidRPr="00726091">
        <w:lastRenderedPageBreak/>
        <w:t>DMA_ClearFlag</w:t>
      </w:r>
      <w:proofErr w:type="spellEnd"/>
      <w:r w:rsidRPr="00726091">
        <w:t>()</w:t>
      </w:r>
      <w:r w:rsidR="0017382F">
        <w:br/>
      </w:r>
      <w:r w:rsidR="0017382F" w:rsidRPr="0017382F">
        <w:t>清除STM32微控制器中DMA（直接存储器访问）控制器的特定状态标志位</w:t>
      </w:r>
    </w:p>
    <w:p w14:paraId="763A8F11" w14:textId="77777777" w:rsidR="0017382F" w:rsidRPr="0017382F" w:rsidRDefault="0017382F" w:rsidP="0017382F">
      <w:proofErr w:type="spellStart"/>
      <w:r w:rsidRPr="0017382F">
        <w:t>DMA_ClearFlag</w:t>
      </w:r>
      <w:proofErr w:type="spellEnd"/>
      <w:r w:rsidRPr="0017382F">
        <w:t xml:space="preserve">(uint32_t </w:t>
      </w:r>
      <w:proofErr w:type="spellStart"/>
      <w:r w:rsidRPr="0017382F">
        <w:t>DMAy_FLAG</w:t>
      </w:r>
      <w:proofErr w:type="spellEnd"/>
      <w:r w:rsidRPr="0017382F">
        <w:t>)函数用于清除STM32微控制器中DMA（直接存储器访问）控制器的特定状态标志位。这是一个至关重要的操作，能确保DMA的稳定可靠运行。</w:t>
      </w:r>
    </w:p>
    <w:p w14:paraId="3F8F757D" w14:textId="77777777" w:rsidR="0017382F" w:rsidRPr="0017382F" w:rsidRDefault="0017382F" w:rsidP="0017382F">
      <w:pPr>
        <w:pStyle w:val="3"/>
      </w:pPr>
      <w:r w:rsidRPr="0017382F">
        <w:rPr>
          <w:rFonts w:ascii="Segoe UI Emoji" w:hAnsi="Segoe UI Emoji" w:cs="Segoe UI Emoji"/>
        </w:rPr>
        <w:t>💻</w:t>
      </w:r>
      <w:r w:rsidRPr="0017382F">
        <w:t xml:space="preserve"> 函数功能详解 </w:t>
      </w:r>
    </w:p>
    <w:p w14:paraId="7D9B0F0D" w14:textId="77777777" w:rsidR="0017382F" w:rsidRPr="0017382F" w:rsidRDefault="0017382F">
      <w:pPr>
        <w:numPr>
          <w:ilvl w:val="0"/>
          <w:numId w:val="517"/>
        </w:numPr>
      </w:pPr>
      <w:r w:rsidRPr="0017382F">
        <w:rPr>
          <w:rFonts w:ascii="Times New Roman" w:hAnsi="Times New Roman" w:cs="Times New Roman"/>
        </w:rPr>
        <w:t>​</w:t>
      </w:r>
      <w:r w:rsidRPr="0017382F">
        <w:rPr>
          <w:b/>
          <w:bCs/>
        </w:rPr>
        <w:t>函数</w:t>
      </w:r>
      <w:proofErr w:type="gramStart"/>
      <w:r w:rsidRPr="0017382F">
        <w:rPr>
          <w:b/>
          <w:bCs/>
        </w:rPr>
        <w:t>原型</w:t>
      </w:r>
      <w:r w:rsidRPr="0017382F">
        <w:rPr>
          <w:rFonts w:ascii="Times New Roman" w:hAnsi="Times New Roman" w:cs="Times New Roman"/>
        </w:rPr>
        <w:t>​</w:t>
      </w:r>
      <w:r w:rsidRPr="0017382F">
        <w:t>：</w:t>
      </w:r>
      <w:proofErr w:type="gramEnd"/>
      <w:r w:rsidRPr="0017382F">
        <w:t xml:space="preserve">void </w:t>
      </w:r>
      <w:proofErr w:type="spellStart"/>
      <w:r w:rsidRPr="0017382F">
        <w:t>DMA_ClearFlag</w:t>
      </w:r>
      <w:proofErr w:type="spellEnd"/>
      <w:proofErr w:type="gramStart"/>
      <w:r w:rsidRPr="0017382F">
        <w:t xml:space="preserve">(uint32_t </w:t>
      </w:r>
      <w:proofErr w:type="spellStart"/>
      <w:r w:rsidRPr="0017382F">
        <w:t>DMAy_FLAG</w:t>
      </w:r>
      <w:proofErr w:type="spellEnd"/>
      <w:r w:rsidRPr="0017382F">
        <w:t>)</w:t>
      </w:r>
      <w:proofErr w:type="gramEnd"/>
      <w:r w:rsidRPr="0017382F">
        <w:t>;</w:t>
      </w:r>
    </w:p>
    <w:p w14:paraId="409D7356" w14:textId="77777777" w:rsidR="0017382F" w:rsidRPr="0017382F" w:rsidRDefault="0017382F">
      <w:pPr>
        <w:numPr>
          <w:ilvl w:val="0"/>
          <w:numId w:val="517"/>
        </w:numPr>
      </w:pPr>
      <w:r w:rsidRPr="0017382F">
        <w:rPr>
          <w:rFonts w:ascii="Times New Roman" w:hAnsi="Times New Roman" w:cs="Times New Roman"/>
        </w:rPr>
        <w:t>​</w:t>
      </w:r>
      <w:r w:rsidRPr="0017382F">
        <w:rPr>
          <w:b/>
          <w:bCs/>
        </w:rPr>
        <w:t>核心作用</w:t>
      </w:r>
      <w:r w:rsidRPr="0017382F">
        <w:rPr>
          <w:rFonts w:ascii="Times New Roman" w:hAnsi="Times New Roman" w:cs="Times New Roman"/>
        </w:rPr>
        <w:t>​</w:t>
      </w:r>
      <w:r w:rsidRPr="0017382F">
        <w:t xml:space="preserve">：手动清除由参数 </w:t>
      </w:r>
      <w:proofErr w:type="spellStart"/>
      <w:r w:rsidRPr="002B5073">
        <w:rPr>
          <w:color w:val="EE0000"/>
        </w:rPr>
        <w:t>DMAy_FLAG</w:t>
      </w:r>
      <w:proofErr w:type="spellEnd"/>
      <w:r w:rsidRPr="002B5073">
        <w:rPr>
          <w:color w:val="EE0000"/>
        </w:rPr>
        <w:t>指定的</w:t>
      </w:r>
      <w:r w:rsidRPr="002B5073">
        <w:rPr>
          <w:b/>
          <w:bCs/>
          <w:color w:val="EE0000"/>
        </w:rPr>
        <w:t>DMA事件标志位</w:t>
      </w:r>
      <w:r w:rsidRPr="0017382F">
        <w:t>。当DMA传输过程中发生特定事件（如传输完成、传输过半或发生错误）时，硬件会自动将对应的状态标志位置位（SET）。处理完这些事件后，</w:t>
      </w:r>
      <w:r w:rsidRPr="00FB7B9B">
        <w:rPr>
          <w:b/>
          <w:bCs/>
          <w:color w:val="EE0000"/>
        </w:rPr>
        <w:t>必须</w:t>
      </w:r>
      <w:r w:rsidRPr="0017382F">
        <w:t>使用此函数将标志位清除（清零），以便系统能正确识别下一次事件的发生。</w:t>
      </w:r>
    </w:p>
    <w:p w14:paraId="735E8FC4" w14:textId="77777777" w:rsidR="0017382F" w:rsidRPr="0017382F" w:rsidRDefault="0017382F" w:rsidP="0017382F">
      <w:pPr>
        <w:pStyle w:val="3"/>
      </w:pPr>
      <w:r w:rsidRPr="0017382F">
        <w:rPr>
          <w:rFonts w:ascii="Segoe UI Emoji" w:hAnsi="Segoe UI Emoji" w:cs="Segoe UI Emoji"/>
        </w:rPr>
        <w:t>⚠️</w:t>
      </w:r>
      <w:r w:rsidRPr="0017382F">
        <w:t xml:space="preserve"> 为何必须清除标志位？ </w:t>
      </w:r>
    </w:p>
    <w:p w14:paraId="0DBE5721" w14:textId="77777777" w:rsidR="0017382F" w:rsidRPr="0017382F" w:rsidRDefault="0017382F" w:rsidP="0017382F">
      <w:r w:rsidRPr="0017382F">
        <w:t>在DMA编程中，及时清除标志位是必不可少的，主要原因如下：</w:t>
      </w:r>
    </w:p>
    <w:p w14:paraId="5A214974" w14:textId="77777777" w:rsidR="0017382F" w:rsidRPr="0017382F" w:rsidRDefault="0017382F">
      <w:pPr>
        <w:numPr>
          <w:ilvl w:val="0"/>
          <w:numId w:val="518"/>
        </w:numPr>
      </w:pPr>
      <w:r w:rsidRPr="0017382F">
        <w:rPr>
          <w:rFonts w:ascii="Times New Roman" w:hAnsi="Times New Roman" w:cs="Times New Roman"/>
        </w:rPr>
        <w:t>​</w:t>
      </w:r>
      <w:r w:rsidRPr="0017382F">
        <w:rPr>
          <w:b/>
          <w:bCs/>
        </w:rPr>
        <w:t>避免重复处理或中断</w:t>
      </w:r>
      <w:r w:rsidRPr="0017382F">
        <w:rPr>
          <w:rFonts w:ascii="Times New Roman" w:hAnsi="Times New Roman" w:cs="Times New Roman"/>
        </w:rPr>
        <w:t>​</w:t>
      </w:r>
      <w:r w:rsidRPr="0017382F">
        <w:t>：如果某个事件（例如“传输完成”）的标志位在处理后没有被清除，那么程序会反复检测到该事件已发生。如果使能了DMA中断，这将导致中断被不断触发，CPU会重复进入中断服务函数，造成资源浪费和逻辑错误。</w:t>
      </w:r>
    </w:p>
    <w:p w14:paraId="4A0BD762" w14:textId="77777777" w:rsidR="0017382F" w:rsidRPr="0017382F" w:rsidRDefault="0017382F">
      <w:pPr>
        <w:numPr>
          <w:ilvl w:val="0"/>
          <w:numId w:val="518"/>
        </w:numPr>
      </w:pPr>
      <w:r w:rsidRPr="0017382F">
        <w:rPr>
          <w:rFonts w:ascii="Times New Roman" w:hAnsi="Times New Roman" w:cs="Times New Roman"/>
        </w:rPr>
        <w:t>​</w:t>
      </w:r>
      <w:r w:rsidRPr="0017382F">
        <w:rPr>
          <w:b/>
          <w:bCs/>
        </w:rPr>
        <w:t>确保状态检测准确</w:t>
      </w:r>
      <w:r w:rsidRPr="0017382F">
        <w:rPr>
          <w:rFonts w:ascii="Times New Roman" w:hAnsi="Times New Roman" w:cs="Times New Roman"/>
        </w:rPr>
        <w:t>​</w:t>
      </w:r>
      <w:r w:rsidRPr="0017382F">
        <w:t>：标志位是判断DMA当前状态的唯一依据。未清除的旧标志会干扰程序对下一次传输完成状态的正确判断，可能导致程序一直误认为传输仍在进行或已经完成。</w:t>
      </w:r>
    </w:p>
    <w:p w14:paraId="4352A830" w14:textId="77777777" w:rsidR="0017382F" w:rsidRPr="0017382F" w:rsidRDefault="0017382F">
      <w:pPr>
        <w:numPr>
          <w:ilvl w:val="0"/>
          <w:numId w:val="518"/>
        </w:numPr>
      </w:pPr>
      <w:r w:rsidRPr="0017382F">
        <w:rPr>
          <w:rFonts w:ascii="Times New Roman" w:hAnsi="Times New Roman" w:cs="Times New Roman"/>
        </w:rPr>
        <w:t>​</w:t>
      </w:r>
      <w:r w:rsidRPr="0017382F">
        <w:rPr>
          <w:b/>
          <w:bCs/>
        </w:rPr>
        <w:t>为后续传输做准备</w:t>
      </w:r>
      <w:r w:rsidRPr="0017382F">
        <w:rPr>
          <w:rFonts w:ascii="Times New Roman" w:hAnsi="Times New Roman" w:cs="Times New Roman"/>
        </w:rPr>
        <w:t>​</w:t>
      </w:r>
      <w:r w:rsidRPr="0017382F">
        <w:t>：清除标志位相当于为下一次DMA事件“复位”了检测机制。只有这样，当新的事件发生时，硬件再次置位标志位才能被正确捕获。</w:t>
      </w:r>
    </w:p>
    <w:p w14:paraId="550B0E41" w14:textId="77777777" w:rsidR="0017382F" w:rsidRPr="0017382F" w:rsidRDefault="0017382F" w:rsidP="0017382F">
      <w:pPr>
        <w:pStyle w:val="3"/>
      </w:pPr>
      <w:r w:rsidRPr="0017382F">
        <w:rPr>
          <w:rFonts w:ascii="Segoe UI Emoji" w:hAnsi="Segoe UI Emoji" w:cs="Segoe UI Emoji"/>
        </w:rPr>
        <w:t>📝</w:t>
      </w:r>
      <w:r w:rsidRPr="0017382F">
        <w:t xml:space="preserve"> 如何使用 </w:t>
      </w:r>
    </w:p>
    <w:p w14:paraId="242EC522" w14:textId="77777777" w:rsidR="0017382F" w:rsidRPr="0017382F" w:rsidRDefault="0017382F" w:rsidP="0017382F">
      <w:r w:rsidRPr="0017382F">
        <w:t>通常，该函数在检测到事件标志位后调用，最常见的场景是在</w:t>
      </w:r>
      <w:r w:rsidRPr="0017382F">
        <w:rPr>
          <w:b/>
          <w:bCs/>
        </w:rPr>
        <w:t>中断服务函数</w:t>
      </w:r>
      <w:r w:rsidRPr="0017382F">
        <w:t>中。</w:t>
      </w:r>
    </w:p>
    <w:p w14:paraId="314D63F2" w14:textId="77777777" w:rsidR="0017382F" w:rsidRPr="0017382F" w:rsidRDefault="0017382F" w:rsidP="0017382F">
      <w:r w:rsidRPr="0017382F">
        <w:t>以下是一个典型的使用示例，演示如何在DMA传输完成中断服务函数中清除标志位：</w:t>
      </w:r>
    </w:p>
    <w:p w14:paraId="01001668" w14:textId="77777777" w:rsidR="0017382F" w:rsidRPr="0017382F" w:rsidRDefault="0017382F" w:rsidP="0017382F">
      <w:r w:rsidRPr="0017382F">
        <w:t>// 假设使用DMA1的通道1</w:t>
      </w:r>
    </w:p>
    <w:p w14:paraId="7B683EF0" w14:textId="77777777" w:rsidR="0017382F" w:rsidRPr="0017382F" w:rsidRDefault="0017382F" w:rsidP="0017382F">
      <w:r w:rsidRPr="0017382F">
        <w:t>void DMA1_Channel1_IRQHandler(void) {</w:t>
      </w:r>
    </w:p>
    <w:p w14:paraId="69436F01" w14:textId="77777777" w:rsidR="0017382F" w:rsidRPr="0017382F" w:rsidRDefault="0017382F" w:rsidP="0017382F">
      <w:r w:rsidRPr="0017382F">
        <w:lastRenderedPageBreak/>
        <w:t xml:space="preserve">    // 1. 首先检查是否是“传输完成”中断触发了本函数</w:t>
      </w:r>
    </w:p>
    <w:p w14:paraId="5B065B71" w14:textId="77777777" w:rsidR="0017382F" w:rsidRPr="0017382F" w:rsidRDefault="0017382F" w:rsidP="0017382F">
      <w:r w:rsidRPr="0017382F">
        <w:t xml:space="preserve">    if (</w:t>
      </w:r>
      <w:proofErr w:type="spellStart"/>
      <w:r w:rsidRPr="0017382F">
        <w:t>DMA_</w:t>
      </w:r>
      <w:proofErr w:type="gramStart"/>
      <w:r w:rsidRPr="0017382F">
        <w:t>GetFlagStatus</w:t>
      </w:r>
      <w:proofErr w:type="spellEnd"/>
      <w:r w:rsidRPr="0017382F">
        <w:t>(</w:t>
      </w:r>
      <w:proofErr w:type="gramEnd"/>
      <w:r w:rsidRPr="0017382F">
        <w:t>DMA1_FLAG_TC1) == SET) {</w:t>
      </w:r>
    </w:p>
    <w:p w14:paraId="1DEEF557" w14:textId="77777777" w:rsidR="0017382F" w:rsidRPr="0017382F" w:rsidRDefault="0017382F" w:rsidP="0017382F">
      <w:r w:rsidRPr="0017382F">
        <w:t xml:space="preserve">        // 2. 这里是你的中断处理逻辑，例如处理刚刚传输完成的数据...</w:t>
      </w:r>
    </w:p>
    <w:p w14:paraId="7346C4AC" w14:textId="77777777" w:rsidR="0017382F" w:rsidRPr="0017382F" w:rsidRDefault="0017382F" w:rsidP="0017382F">
      <w:r w:rsidRPr="0017382F">
        <w:t xml:space="preserve">        </w:t>
      </w:r>
    </w:p>
    <w:p w14:paraId="7CF3F1EB" w14:textId="77777777" w:rsidR="0017382F" w:rsidRPr="0017382F" w:rsidRDefault="0017382F" w:rsidP="0017382F">
      <w:r w:rsidRPr="0017382F">
        <w:t xml:space="preserve">        // 3. 在处理逻辑之后，必须清除标志位</w:t>
      </w:r>
    </w:p>
    <w:p w14:paraId="3594B2E4" w14:textId="77777777" w:rsidR="0017382F" w:rsidRPr="0017382F" w:rsidRDefault="0017382F" w:rsidP="0017382F">
      <w:r w:rsidRPr="0017382F">
        <w:t xml:space="preserve">        </w:t>
      </w:r>
      <w:proofErr w:type="spellStart"/>
      <w:r w:rsidRPr="0017382F">
        <w:t>DMA_</w:t>
      </w:r>
      <w:proofErr w:type="gramStart"/>
      <w:r w:rsidRPr="0017382F">
        <w:t>ClearFlag</w:t>
      </w:r>
      <w:proofErr w:type="spellEnd"/>
      <w:r w:rsidRPr="0017382F">
        <w:t>(</w:t>
      </w:r>
      <w:proofErr w:type="gramEnd"/>
      <w:r w:rsidRPr="0017382F">
        <w:t>DMA1_FLAG_TC1);</w:t>
      </w:r>
    </w:p>
    <w:p w14:paraId="249FABAC" w14:textId="77777777" w:rsidR="0017382F" w:rsidRPr="0017382F" w:rsidRDefault="0017382F" w:rsidP="0017382F">
      <w:r w:rsidRPr="0017382F">
        <w:t xml:space="preserve">    }</w:t>
      </w:r>
    </w:p>
    <w:p w14:paraId="1C89ACF8" w14:textId="77777777" w:rsidR="0017382F" w:rsidRPr="0017382F" w:rsidRDefault="0017382F" w:rsidP="0017382F">
      <w:r w:rsidRPr="0017382F">
        <w:t>}</w:t>
      </w:r>
    </w:p>
    <w:p w14:paraId="68BD6482" w14:textId="77777777" w:rsidR="0017382F" w:rsidRPr="0017382F" w:rsidRDefault="0017382F" w:rsidP="0017382F">
      <w:pPr>
        <w:pStyle w:val="3"/>
      </w:pPr>
      <w:r w:rsidRPr="0017382F">
        <w:rPr>
          <w:rFonts w:ascii="Segoe UI Emoji" w:hAnsi="Segoe UI Emoji" w:cs="Segoe UI Emoji"/>
        </w:rPr>
        <w:t>🔧</w:t>
      </w:r>
      <w:r w:rsidRPr="0017382F">
        <w:t xml:space="preserve"> 参数与标志位选择 </w:t>
      </w:r>
    </w:p>
    <w:p w14:paraId="44C5B4D4" w14:textId="77777777" w:rsidR="0017382F" w:rsidRPr="0017382F" w:rsidRDefault="0017382F">
      <w:pPr>
        <w:numPr>
          <w:ilvl w:val="0"/>
          <w:numId w:val="519"/>
        </w:numPr>
      </w:pPr>
      <w:r w:rsidRPr="0017382F">
        <w:rPr>
          <w:rFonts w:ascii="Times New Roman" w:hAnsi="Times New Roman" w:cs="Times New Roman"/>
        </w:rPr>
        <w:t>​</w:t>
      </w:r>
      <w:r w:rsidRPr="0017382F">
        <w:rPr>
          <w:b/>
          <w:bCs/>
        </w:rPr>
        <w:t>参数</w:t>
      </w:r>
      <w:r w:rsidRPr="0017382F">
        <w:rPr>
          <w:rFonts w:ascii="Times New Roman" w:hAnsi="Times New Roman" w:cs="Times New Roman"/>
        </w:rPr>
        <w:t>​</w:t>
      </w:r>
      <w:r w:rsidRPr="0017382F">
        <w:t>：</w:t>
      </w:r>
      <w:proofErr w:type="spellStart"/>
      <w:r w:rsidRPr="0017382F">
        <w:t>DMAy_FLAG</w:t>
      </w:r>
      <w:proofErr w:type="spellEnd"/>
    </w:p>
    <w:p w14:paraId="6FB70E8A" w14:textId="77777777" w:rsidR="0017382F" w:rsidRPr="0017382F" w:rsidRDefault="0017382F" w:rsidP="0017382F">
      <w:r w:rsidRPr="0017382F">
        <w:t>该参数指定要清除的具体标志位，通常通过库中预定义的宏来指定。这些宏包含了DMA控制器编号、通道号和事件类型的信息。例如：</w:t>
      </w:r>
    </w:p>
    <w:p w14:paraId="5CB5C90E" w14:textId="77777777" w:rsidR="0017382F" w:rsidRPr="0017382F" w:rsidRDefault="0017382F">
      <w:pPr>
        <w:numPr>
          <w:ilvl w:val="1"/>
          <w:numId w:val="519"/>
        </w:numPr>
      </w:pPr>
      <w:r w:rsidRPr="0017382F">
        <w:t>DMA1_FLAG_TC3：表示DMA1通道3的</w:t>
      </w:r>
      <w:r w:rsidRPr="0017382F">
        <w:rPr>
          <w:b/>
          <w:bCs/>
        </w:rPr>
        <w:t>传输完成</w:t>
      </w:r>
      <w:r w:rsidRPr="0017382F">
        <w:t>标志。</w:t>
      </w:r>
    </w:p>
    <w:p w14:paraId="44EF00EB" w14:textId="77777777" w:rsidR="0017382F" w:rsidRPr="0017382F" w:rsidRDefault="0017382F">
      <w:pPr>
        <w:numPr>
          <w:ilvl w:val="1"/>
          <w:numId w:val="519"/>
        </w:numPr>
      </w:pPr>
      <w:r w:rsidRPr="0017382F">
        <w:t>DMA1_FLAG_HT4：表示DMA1通道4的</w:t>
      </w:r>
      <w:r w:rsidRPr="0017382F">
        <w:rPr>
          <w:b/>
          <w:bCs/>
        </w:rPr>
        <w:t>传输过半</w:t>
      </w:r>
      <w:r w:rsidRPr="0017382F">
        <w:t>标志。</w:t>
      </w:r>
    </w:p>
    <w:p w14:paraId="20030141" w14:textId="77777777" w:rsidR="0017382F" w:rsidRPr="0017382F" w:rsidRDefault="0017382F">
      <w:pPr>
        <w:numPr>
          <w:ilvl w:val="1"/>
          <w:numId w:val="519"/>
        </w:numPr>
      </w:pPr>
      <w:r w:rsidRPr="0017382F">
        <w:t>DMA2_FLAG_TE5：表示DMA2通道5的</w:t>
      </w:r>
      <w:r w:rsidRPr="0017382F">
        <w:rPr>
          <w:b/>
          <w:bCs/>
        </w:rPr>
        <w:t>传输错误</w:t>
      </w:r>
      <w:r w:rsidRPr="0017382F">
        <w:t>标志。</w:t>
      </w:r>
    </w:p>
    <w:p w14:paraId="2E53D1D6" w14:textId="77777777" w:rsidR="0017382F" w:rsidRPr="0017382F" w:rsidRDefault="0017382F" w:rsidP="0017382F">
      <w:pPr>
        <w:pStyle w:val="3"/>
      </w:pPr>
      <w:r w:rsidRPr="0017382F">
        <w:rPr>
          <w:rFonts w:ascii="Segoe UI Emoji" w:hAnsi="Segoe UI Emoji" w:cs="Segoe UI Emoji"/>
        </w:rPr>
        <w:t>💎</w:t>
      </w:r>
      <w:r w:rsidRPr="0017382F">
        <w:t xml:space="preserve"> 核心要点总结 </w:t>
      </w:r>
    </w:p>
    <w:p w14:paraId="60A5D38F" w14:textId="77777777" w:rsidR="0017382F" w:rsidRPr="0017382F" w:rsidRDefault="0017382F" w:rsidP="0017382F">
      <w:r w:rsidRPr="0017382F">
        <w:t>简单来说，</w:t>
      </w:r>
      <w:proofErr w:type="spellStart"/>
      <w:r w:rsidRPr="0017382F">
        <w:t>DMA_ClearFlag</w:t>
      </w:r>
      <w:proofErr w:type="spellEnd"/>
      <w:r w:rsidRPr="0017382F">
        <w:t>就像是DMA工作的“确认键”。当DMA通过标志位告诉你“任务完成”后，你必须按下这个“确认键”来告诉它：“我知道了，请准备下一次任务。” 这是一个保证DMA能够持续、正确工作的关键步骤。</w:t>
      </w:r>
    </w:p>
    <w:p w14:paraId="0C9BDC35" w14:textId="2F6D4993" w:rsidR="0017382F" w:rsidRPr="0017382F" w:rsidRDefault="0017382F" w:rsidP="0017382F">
      <w:r w:rsidRPr="0017382F">
        <w:t>希望这个解释能帮助你更好地理解和使用这个函数！</w:t>
      </w:r>
    </w:p>
    <w:p w14:paraId="517ADF38" w14:textId="0916067C" w:rsidR="00726091" w:rsidRDefault="00726091" w:rsidP="00726091">
      <w:pPr>
        <w:pStyle w:val="2"/>
      </w:pPr>
      <w:proofErr w:type="spellStart"/>
      <w:r w:rsidRPr="00726091">
        <w:t>DMA_GetITStatus</w:t>
      </w:r>
      <w:proofErr w:type="spellEnd"/>
      <w:r w:rsidRPr="00726091">
        <w:t>(</w:t>
      </w:r>
      <w:r>
        <w:rPr>
          <w:rFonts w:hint="eastAsia"/>
        </w:rPr>
        <w:t>)</w:t>
      </w:r>
      <w:r w:rsidR="0017382F">
        <w:br/>
      </w:r>
      <w:r w:rsidR="0017382F" w:rsidRPr="0017382F">
        <w:t>在</w:t>
      </w:r>
      <w:r w:rsidR="0017382F" w:rsidRPr="0017382F">
        <w:rPr>
          <w:b/>
          <w:bCs/>
        </w:rPr>
        <w:t>DMA中断服务程序</w:t>
      </w:r>
      <w:r w:rsidR="0017382F" w:rsidRPr="0017382F">
        <w:rPr>
          <w:rFonts w:ascii="Times New Roman" w:hAnsi="Times New Roman" w:cs="Times New Roman"/>
        </w:rPr>
        <w:t>​</w:t>
      </w:r>
      <w:r w:rsidR="0017382F" w:rsidRPr="0017382F">
        <w:t xml:space="preserve"> 中检查特定的DMA中断事件是否发生</w:t>
      </w:r>
    </w:p>
    <w:p w14:paraId="4A3BCF7E" w14:textId="77777777" w:rsidR="0017382F" w:rsidRPr="0017382F" w:rsidRDefault="0017382F" w:rsidP="0017382F">
      <w:r w:rsidRPr="0017382F">
        <w:t xml:space="preserve">关于STM32标准外设库中的 </w:t>
      </w:r>
      <w:proofErr w:type="spellStart"/>
      <w:r w:rsidRPr="0017382F">
        <w:t>DMA_GetITStatus</w:t>
      </w:r>
      <w:proofErr w:type="spellEnd"/>
      <w:r w:rsidRPr="0017382F">
        <w:t>函数，它主要用于在</w:t>
      </w:r>
      <w:r w:rsidRPr="0017382F">
        <w:rPr>
          <w:b/>
          <w:bCs/>
        </w:rPr>
        <w:t>DMA中断服务程序</w:t>
      </w:r>
      <w:r w:rsidRPr="0017382F">
        <w:rPr>
          <w:rFonts w:ascii="Times New Roman" w:hAnsi="Times New Roman" w:cs="Times New Roman"/>
        </w:rPr>
        <w:t>​</w:t>
      </w:r>
      <w:r w:rsidRPr="0017382F">
        <w:t xml:space="preserve"> 中检查特定的DMA中断事件是否发生，是处理DMA中断的关键函数。</w:t>
      </w:r>
    </w:p>
    <w:p w14:paraId="7393F820" w14:textId="77777777" w:rsidR="0017382F" w:rsidRPr="0017382F" w:rsidRDefault="0017382F" w:rsidP="0017382F">
      <w:pPr>
        <w:pStyle w:val="3"/>
      </w:pPr>
      <w:r w:rsidRPr="0017382F">
        <w:rPr>
          <w:rFonts w:ascii="Segoe UI Emoji" w:hAnsi="Segoe UI Emoji" w:cs="Segoe UI Emoji"/>
        </w:rPr>
        <w:lastRenderedPageBreak/>
        <w:t>💻</w:t>
      </w:r>
      <w:r w:rsidRPr="0017382F">
        <w:t xml:space="preserve"> 函数详解 </w:t>
      </w:r>
    </w:p>
    <w:p w14:paraId="0EA2DE49" w14:textId="77777777" w:rsidR="0017382F" w:rsidRPr="0017382F" w:rsidRDefault="0017382F">
      <w:pPr>
        <w:numPr>
          <w:ilvl w:val="0"/>
          <w:numId w:val="520"/>
        </w:numPr>
      </w:pPr>
      <w:r w:rsidRPr="0017382F">
        <w:rPr>
          <w:rFonts w:ascii="Times New Roman" w:hAnsi="Times New Roman" w:cs="Times New Roman"/>
        </w:rPr>
        <w:t>​</w:t>
      </w:r>
      <w:r w:rsidRPr="0017382F">
        <w:rPr>
          <w:b/>
          <w:bCs/>
        </w:rPr>
        <w:t>函数</w:t>
      </w:r>
      <w:proofErr w:type="gramStart"/>
      <w:r w:rsidRPr="0017382F">
        <w:rPr>
          <w:b/>
          <w:bCs/>
        </w:rPr>
        <w:t>原型</w:t>
      </w:r>
      <w:r w:rsidRPr="0017382F">
        <w:rPr>
          <w:rFonts w:ascii="Times New Roman" w:hAnsi="Times New Roman" w:cs="Times New Roman"/>
        </w:rPr>
        <w:t>​</w:t>
      </w:r>
      <w:r w:rsidRPr="0017382F">
        <w:t>：</w:t>
      </w:r>
      <w:proofErr w:type="spellStart"/>
      <w:proofErr w:type="gramEnd"/>
      <w:r w:rsidRPr="0017382F">
        <w:t>ITStatus</w:t>
      </w:r>
      <w:proofErr w:type="spellEnd"/>
      <w:r w:rsidRPr="0017382F">
        <w:t xml:space="preserve"> </w:t>
      </w:r>
      <w:proofErr w:type="spellStart"/>
      <w:r w:rsidRPr="0017382F">
        <w:t>DMA_GetITStatus</w:t>
      </w:r>
      <w:proofErr w:type="spellEnd"/>
      <w:proofErr w:type="gramStart"/>
      <w:r w:rsidRPr="0017382F">
        <w:t xml:space="preserve">(uint32_t </w:t>
      </w:r>
      <w:proofErr w:type="spellStart"/>
      <w:r w:rsidRPr="0017382F">
        <w:t>DMAy_IT</w:t>
      </w:r>
      <w:proofErr w:type="spellEnd"/>
      <w:r w:rsidRPr="0017382F">
        <w:t>)</w:t>
      </w:r>
      <w:proofErr w:type="gramEnd"/>
      <w:r w:rsidRPr="0017382F">
        <w:t>;</w:t>
      </w:r>
    </w:p>
    <w:p w14:paraId="19365756" w14:textId="77777777" w:rsidR="0017382F" w:rsidRPr="0017382F" w:rsidRDefault="0017382F">
      <w:pPr>
        <w:numPr>
          <w:ilvl w:val="0"/>
          <w:numId w:val="520"/>
        </w:numPr>
      </w:pPr>
      <w:r w:rsidRPr="0017382F">
        <w:rPr>
          <w:rFonts w:ascii="Times New Roman" w:hAnsi="Times New Roman" w:cs="Times New Roman"/>
        </w:rPr>
        <w:t>​</w:t>
      </w:r>
      <w:r w:rsidRPr="0017382F">
        <w:rPr>
          <w:b/>
          <w:bCs/>
        </w:rPr>
        <w:t>作用</w:t>
      </w:r>
      <w:r w:rsidRPr="0017382F">
        <w:rPr>
          <w:rFonts w:ascii="Times New Roman" w:hAnsi="Times New Roman" w:cs="Times New Roman"/>
        </w:rPr>
        <w:t>​</w:t>
      </w:r>
      <w:r w:rsidRPr="0017382F">
        <w:t>：检查指定的DMA中断标志位是否被置位，从而判断对应的中断事件是否发生。</w:t>
      </w:r>
    </w:p>
    <w:p w14:paraId="54C1364A" w14:textId="77777777" w:rsidR="0017382F" w:rsidRPr="0017382F" w:rsidRDefault="0017382F">
      <w:pPr>
        <w:numPr>
          <w:ilvl w:val="0"/>
          <w:numId w:val="520"/>
        </w:numPr>
      </w:pPr>
      <w:r w:rsidRPr="0017382F">
        <w:rPr>
          <w:rFonts w:ascii="Times New Roman" w:hAnsi="Times New Roman" w:cs="Times New Roman"/>
        </w:rPr>
        <w:t>​</w:t>
      </w:r>
      <w:r w:rsidRPr="0017382F">
        <w:rPr>
          <w:b/>
          <w:bCs/>
        </w:rPr>
        <w:t>返回值</w:t>
      </w:r>
      <w:r w:rsidRPr="0017382F">
        <w:rPr>
          <w:rFonts w:ascii="Times New Roman" w:hAnsi="Times New Roman" w:cs="Times New Roman"/>
        </w:rPr>
        <w:t>​</w:t>
      </w:r>
      <w:r w:rsidRPr="0017382F">
        <w:t>：</w:t>
      </w:r>
      <w:proofErr w:type="spellStart"/>
      <w:r w:rsidRPr="0017382F">
        <w:t>ITStatus</w:t>
      </w:r>
      <w:proofErr w:type="spellEnd"/>
      <w:r w:rsidRPr="0017382F">
        <w:t>类型，返回 SET表示指定中断事件已发生；返回 RESET表示事件未发生。</w:t>
      </w:r>
    </w:p>
    <w:p w14:paraId="134C89A1" w14:textId="77777777" w:rsidR="0017382F" w:rsidRPr="0017382F" w:rsidRDefault="0017382F">
      <w:pPr>
        <w:numPr>
          <w:ilvl w:val="0"/>
          <w:numId w:val="520"/>
        </w:numPr>
      </w:pPr>
      <w:r w:rsidRPr="0017382F">
        <w:rPr>
          <w:rFonts w:ascii="Times New Roman" w:hAnsi="Times New Roman" w:cs="Times New Roman"/>
        </w:rPr>
        <w:t>​</w:t>
      </w:r>
      <w:r w:rsidRPr="0017382F">
        <w:rPr>
          <w:b/>
          <w:bCs/>
        </w:rPr>
        <w:t>参数</w:t>
      </w:r>
      <w:r w:rsidRPr="0017382F">
        <w:rPr>
          <w:rFonts w:ascii="Times New Roman" w:hAnsi="Times New Roman" w:cs="Times New Roman"/>
        </w:rPr>
        <w:t>​</w:t>
      </w:r>
      <w:r w:rsidRPr="0017382F">
        <w:t>：</w:t>
      </w:r>
      <w:proofErr w:type="spellStart"/>
      <w:r w:rsidRPr="0017382F">
        <w:t>DMAy_IT</w:t>
      </w:r>
      <w:proofErr w:type="spellEnd"/>
      <w:r w:rsidRPr="0017382F">
        <w:t>，该参数指定要检查的DMA中断源，由DMA控制器、通道号和中断类型组合而成。</w:t>
      </w:r>
    </w:p>
    <w:p w14:paraId="7A48A9AB" w14:textId="77777777" w:rsidR="0017382F" w:rsidRPr="0017382F" w:rsidRDefault="0017382F" w:rsidP="0017382F">
      <w:pPr>
        <w:pStyle w:val="3"/>
      </w:pPr>
      <w:r w:rsidRPr="0017382F">
        <w:rPr>
          <w:rFonts w:ascii="Segoe UI Emoji" w:hAnsi="Segoe UI Emoji" w:cs="Segoe UI Emoji"/>
        </w:rPr>
        <w:t>📋</w:t>
      </w:r>
      <w:r w:rsidRPr="0017382F">
        <w:t xml:space="preserve"> 中断源与参数详解 </w:t>
      </w:r>
    </w:p>
    <w:p w14:paraId="50A21090" w14:textId="77777777" w:rsidR="0017382F" w:rsidRPr="0017382F" w:rsidRDefault="0017382F" w:rsidP="0017382F">
      <w:proofErr w:type="spellStart"/>
      <w:r w:rsidRPr="0017382F">
        <w:t>DMAy_IT</w:t>
      </w:r>
      <w:proofErr w:type="spellEnd"/>
      <w:r w:rsidRPr="0017382F">
        <w:t>参数用于指定要检查的中断类型，常用的预定义宏如下：</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346"/>
        <w:gridCol w:w="2874"/>
      </w:tblGrid>
      <w:tr w:rsidR="0017382F" w:rsidRPr="0017382F" w14:paraId="21E69687"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74623F7F" w14:textId="77777777" w:rsidR="0017382F" w:rsidRPr="0017382F" w:rsidRDefault="0017382F" w:rsidP="0017382F">
            <w:pPr>
              <w:rPr>
                <w:b/>
                <w:bCs/>
              </w:rPr>
            </w:pPr>
            <w:r w:rsidRPr="0017382F">
              <w:rPr>
                <w:b/>
                <w:bCs/>
              </w:rPr>
              <w:t>中断源宏定义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82AED82" w14:textId="77777777" w:rsidR="0017382F" w:rsidRPr="0017382F" w:rsidRDefault="0017382F" w:rsidP="0017382F">
            <w:pPr>
              <w:rPr>
                <w:b/>
                <w:bCs/>
              </w:rPr>
            </w:pPr>
            <w:r w:rsidRPr="0017382F">
              <w:rPr>
                <w:b/>
                <w:bCs/>
              </w:rPr>
              <w:t>含义说明</w:t>
            </w:r>
          </w:p>
        </w:tc>
      </w:tr>
      <w:tr w:rsidR="0017382F" w:rsidRPr="0017382F" w14:paraId="6CED415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6298E17" w14:textId="77777777" w:rsidR="0017382F" w:rsidRPr="0017382F" w:rsidRDefault="0017382F" w:rsidP="0017382F">
            <w:r w:rsidRPr="0017382F">
              <w:t>DMA1_IT_TC1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33CC20D" w14:textId="77777777" w:rsidR="0017382F" w:rsidRPr="0017382F" w:rsidRDefault="0017382F" w:rsidP="0017382F">
            <w:r w:rsidRPr="0017382F">
              <w:t>DMA1通道1的</w:t>
            </w:r>
            <w:r w:rsidRPr="0017382F">
              <w:rPr>
                <w:b/>
                <w:bCs/>
              </w:rPr>
              <w:t>传输完成</w:t>
            </w:r>
            <w:r w:rsidRPr="0017382F">
              <w:t>中断</w:t>
            </w:r>
          </w:p>
        </w:tc>
      </w:tr>
      <w:tr w:rsidR="0017382F" w:rsidRPr="0017382F" w14:paraId="57C22E3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4EF9D09" w14:textId="77777777" w:rsidR="0017382F" w:rsidRPr="0017382F" w:rsidRDefault="0017382F" w:rsidP="0017382F">
            <w:r w:rsidRPr="0017382F">
              <w:t>DMA1_IT_HT1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7684F97" w14:textId="77777777" w:rsidR="0017382F" w:rsidRPr="0017382F" w:rsidRDefault="0017382F" w:rsidP="0017382F">
            <w:r w:rsidRPr="0017382F">
              <w:t>DMA1通道1的</w:t>
            </w:r>
            <w:r w:rsidRPr="0017382F">
              <w:rPr>
                <w:b/>
                <w:bCs/>
              </w:rPr>
              <w:t>传输过半</w:t>
            </w:r>
            <w:r w:rsidRPr="0017382F">
              <w:t>中断</w:t>
            </w:r>
          </w:p>
        </w:tc>
      </w:tr>
      <w:tr w:rsidR="0017382F" w:rsidRPr="0017382F" w14:paraId="5977617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F73F66E" w14:textId="77777777" w:rsidR="0017382F" w:rsidRPr="0017382F" w:rsidRDefault="0017382F" w:rsidP="0017382F">
            <w:r w:rsidRPr="0017382F">
              <w:t>DMA1_IT_TE1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EC1BCDE" w14:textId="77777777" w:rsidR="0017382F" w:rsidRPr="0017382F" w:rsidRDefault="0017382F" w:rsidP="0017382F">
            <w:r w:rsidRPr="0017382F">
              <w:t>DMA1通道1的</w:t>
            </w:r>
            <w:r w:rsidRPr="0017382F">
              <w:rPr>
                <w:b/>
                <w:bCs/>
              </w:rPr>
              <w:t>传输错误</w:t>
            </w:r>
            <w:r w:rsidRPr="0017382F">
              <w:t>中断</w:t>
            </w:r>
          </w:p>
        </w:tc>
      </w:tr>
      <w:tr w:rsidR="0017382F" w:rsidRPr="0017382F" w14:paraId="75F55FB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3E41E9A" w14:textId="77777777" w:rsidR="0017382F" w:rsidRPr="0017382F" w:rsidRDefault="0017382F" w:rsidP="0017382F">
            <w:r w:rsidRPr="0017382F">
              <w:t>DMA2_IT_TC4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176CF23" w14:textId="77777777" w:rsidR="0017382F" w:rsidRPr="0017382F" w:rsidRDefault="0017382F" w:rsidP="0017382F">
            <w:r w:rsidRPr="0017382F">
              <w:t>DMA2通道4的</w:t>
            </w:r>
            <w:r w:rsidRPr="0017382F">
              <w:rPr>
                <w:b/>
                <w:bCs/>
              </w:rPr>
              <w:t>传输完成</w:t>
            </w:r>
            <w:r w:rsidRPr="0017382F">
              <w:t>中断</w:t>
            </w:r>
          </w:p>
        </w:tc>
      </w:tr>
    </w:tbl>
    <w:p w14:paraId="61659578" w14:textId="77777777" w:rsidR="0017382F" w:rsidRPr="0017382F" w:rsidRDefault="0017382F" w:rsidP="0017382F">
      <w:pPr>
        <w:pStyle w:val="3"/>
      </w:pPr>
      <w:r w:rsidRPr="0017382F">
        <w:rPr>
          <w:rFonts w:ascii="Segoe UI Emoji" w:hAnsi="Segoe UI Emoji" w:cs="Segoe UI Emoji"/>
        </w:rPr>
        <w:t>🔄</w:t>
      </w:r>
      <w:r w:rsidRPr="0017382F">
        <w:t xml:space="preserve"> 典型应用场景 </w:t>
      </w:r>
    </w:p>
    <w:p w14:paraId="1123FA08" w14:textId="77777777" w:rsidR="0017382F" w:rsidRPr="0017382F" w:rsidRDefault="0017382F" w:rsidP="0017382F">
      <w:r w:rsidRPr="0017382F">
        <w:t>该函数最核心的应用场景是在</w:t>
      </w:r>
      <w:r w:rsidRPr="0017382F">
        <w:rPr>
          <w:b/>
          <w:bCs/>
        </w:rPr>
        <w:t>DMA的中断服务</w:t>
      </w:r>
      <w:proofErr w:type="gramStart"/>
      <w:r w:rsidRPr="0017382F">
        <w:rPr>
          <w:b/>
          <w:bCs/>
        </w:rPr>
        <w:t>函数</w:t>
      </w:r>
      <w:r w:rsidRPr="0017382F">
        <w:rPr>
          <w:rFonts w:ascii="Times New Roman" w:hAnsi="Times New Roman" w:cs="Times New Roman"/>
        </w:rPr>
        <w:t>​</w:t>
      </w:r>
      <w:r w:rsidRPr="0017382F">
        <w:t xml:space="preserve"> 中</w:t>
      </w:r>
      <w:proofErr w:type="gramEnd"/>
      <w:r w:rsidRPr="0017382F">
        <w:t>，用于判断是哪个中断事件触发了</w:t>
      </w:r>
      <w:proofErr w:type="spellStart"/>
      <w:r w:rsidRPr="0017382F">
        <w:t>IRQHandler</w:t>
      </w:r>
      <w:proofErr w:type="spellEnd"/>
      <w:r w:rsidRPr="0017382F">
        <w:t>，从而执行相应的处理逻辑。</w:t>
      </w:r>
    </w:p>
    <w:p w14:paraId="2C3BCBCA" w14:textId="77777777" w:rsidR="0017382F" w:rsidRPr="0017382F" w:rsidRDefault="0017382F" w:rsidP="0017382F">
      <w:r w:rsidRPr="0017382F">
        <w:t>一个典型的使用流程如下：</w:t>
      </w:r>
    </w:p>
    <w:p w14:paraId="0D05D7C8" w14:textId="77777777" w:rsidR="0017382F" w:rsidRPr="0017382F" w:rsidRDefault="0017382F">
      <w:pPr>
        <w:numPr>
          <w:ilvl w:val="0"/>
          <w:numId w:val="521"/>
        </w:numPr>
      </w:pPr>
      <w:r w:rsidRPr="0017382F">
        <w:rPr>
          <w:rFonts w:ascii="Times New Roman" w:hAnsi="Times New Roman" w:cs="Times New Roman"/>
        </w:rPr>
        <w:t>​</w:t>
      </w:r>
      <w:r w:rsidRPr="0017382F">
        <w:rPr>
          <w:b/>
          <w:bCs/>
        </w:rPr>
        <w:t>使能DMA中断</w:t>
      </w:r>
      <w:r w:rsidRPr="0017382F">
        <w:rPr>
          <w:rFonts w:ascii="Times New Roman" w:hAnsi="Times New Roman" w:cs="Times New Roman"/>
        </w:rPr>
        <w:t>​</w:t>
      </w:r>
      <w:r w:rsidRPr="0017382F">
        <w:t xml:space="preserve">：在初始化时，通过 </w:t>
      </w:r>
      <w:proofErr w:type="spellStart"/>
      <w:r w:rsidRPr="0017382F">
        <w:t>DMA_ITConfig</w:t>
      </w:r>
      <w:proofErr w:type="spellEnd"/>
      <w:r w:rsidRPr="0017382F">
        <w:t>函数使能所需的中断（如传输完成中断 DMA_IT_TC）。</w:t>
      </w:r>
    </w:p>
    <w:p w14:paraId="3433CD80" w14:textId="77777777" w:rsidR="0017382F" w:rsidRPr="0017382F" w:rsidRDefault="0017382F">
      <w:pPr>
        <w:numPr>
          <w:ilvl w:val="0"/>
          <w:numId w:val="521"/>
        </w:numPr>
      </w:pPr>
      <w:r w:rsidRPr="0017382F">
        <w:rPr>
          <w:rFonts w:ascii="Times New Roman" w:hAnsi="Times New Roman" w:cs="Times New Roman"/>
        </w:rPr>
        <w:t>​</w:t>
      </w:r>
      <w:r w:rsidRPr="0017382F">
        <w:rPr>
          <w:b/>
          <w:bCs/>
        </w:rPr>
        <w:t>编写中断服务函数</w:t>
      </w:r>
      <w:r w:rsidRPr="0017382F">
        <w:rPr>
          <w:rFonts w:ascii="Times New Roman" w:hAnsi="Times New Roman" w:cs="Times New Roman"/>
        </w:rPr>
        <w:t>​</w:t>
      </w:r>
      <w:r w:rsidRPr="0017382F">
        <w:t xml:space="preserve">：在对应的DMA通道中断服务函数中，使用 </w:t>
      </w:r>
      <w:proofErr w:type="spellStart"/>
      <w:r w:rsidRPr="0017382F">
        <w:t>DMA_GetITStatus</w:t>
      </w:r>
      <w:proofErr w:type="spellEnd"/>
      <w:r w:rsidRPr="0017382F">
        <w:t>来检查具体的中断事件。</w:t>
      </w:r>
    </w:p>
    <w:p w14:paraId="425F8A08" w14:textId="77777777" w:rsidR="0017382F" w:rsidRPr="0017382F" w:rsidRDefault="0017382F">
      <w:pPr>
        <w:numPr>
          <w:ilvl w:val="0"/>
          <w:numId w:val="521"/>
        </w:numPr>
      </w:pPr>
      <w:r w:rsidRPr="0017382F">
        <w:rPr>
          <w:rFonts w:ascii="Times New Roman" w:hAnsi="Times New Roman" w:cs="Times New Roman"/>
        </w:rPr>
        <w:t>​</w:t>
      </w:r>
      <w:r w:rsidRPr="0017382F">
        <w:rPr>
          <w:b/>
          <w:bCs/>
        </w:rPr>
        <w:t>处理与清除标志</w:t>
      </w:r>
      <w:r w:rsidRPr="0017382F">
        <w:rPr>
          <w:rFonts w:ascii="Times New Roman" w:hAnsi="Times New Roman" w:cs="Times New Roman"/>
        </w:rPr>
        <w:t>​</w:t>
      </w:r>
      <w:r w:rsidRPr="0017382F">
        <w:t xml:space="preserve">：根据检测到的事件进行相应操作，然后必须调用 </w:t>
      </w:r>
      <w:proofErr w:type="spellStart"/>
      <w:r w:rsidRPr="0017382F">
        <w:t>DMA_ClearITPendingBit</w:t>
      </w:r>
      <w:proofErr w:type="spellEnd"/>
      <w:r w:rsidRPr="0017382F">
        <w:t>清除中断挂起位。</w:t>
      </w:r>
    </w:p>
    <w:p w14:paraId="663F2946" w14:textId="77777777" w:rsidR="0017382F" w:rsidRPr="0017382F" w:rsidRDefault="0017382F" w:rsidP="0017382F">
      <w:r w:rsidRPr="0017382F">
        <w:t>以下是一个代码示例，演示了在DMA传输完成中断服务函数中如何使用这个函数：</w:t>
      </w:r>
    </w:p>
    <w:p w14:paraId="201F5080" w14:textId="77777777" w:rsidR="0017382F" w:rsidRPr="0017382F" w:rsidRDefault="0017382F" w:rsidP="0017382F">
      <w:r w:rsidRPr="0017382F">
        <w:t>// 假设是DMA1通道5的中断服务函数</w:t>
      </w:r>
    </w:p>
    <w:p w14:paraId="6C6011D1" w14:textId="77777777" w:rsidR="0017382F" w:rsidRPr="0017382F" w:rsidRDefault="0017382F" w:rsidP="0017382F">
      <w:r w:rsidRPr="0017382F">
        <w:lastRenderedPageBreak/>
        <w:t>void DMA1_Channel5_IRQHandler(</w:t>
      </w:r>
      <w:proofErr w:type="gramStart"/>
      <w:r w:rsidRPr="0017382F">
        <w:t>void) {</w:t>
      </w:r>
      <w:proofErr w:type="gramEnd"/>
    </w:p>
    <w:p w14:paraId="3C987E87" w14:textId="77777777" w:rsidR="0017382F" w:rsidRPr="0017382F" w:rsidRDefault="0017382F" w:rsidP="0017382F">
      <w:r w:rsidRPr="0017382F">
        <w:t xml:space="preserve">    // 1. 检查是否是“传输完成”中断</w:t>
      </w:r>
    </w:p>
    <w:p w14:paraId="413AE7C5" w14:textId="77777777" w:rsidR="0017382F" w:rsidRPr="0017382F" w:rsidRDefault="0017382F" w:rsidP="0017382F">
      <w:r w:rsidRPr="0017382F">
        <w:t xml:space="preserve">    if (</w:t>
      </w:r>
      <w:proofErr w:type="spellStart"/>
      <w:r w:rsidRPr="0017382F">
        <w:t>DMA_</w:t>
      </w:r>
      <w:proofErr w:type="gramStart"/>
      <w:r w:rsidRPr="0017382F">
        <w:t>GetITStatus</w:t>
      </w:r>
      <w:proofErr w:type="spellEnd"/>
      <w:r w:rsidRPr="0017382F">
        <w:t>(</w:t>
      </w:r>
      <w:proofErr w:type="gramEnd"/>
      <w:r w:rsidRPr="0017382F">
        <w:t>DMA1_IT_TC5) == SET) {</w:t>
      </w:r>
    </w:p>
    <w:p w14:paraId="0BDA4B88" w14:textId="77777777" w:rsidR="0017382F" w:rsidRPr="0017382F" w:rsidRDefault="0017382F" w:rsidP="0017382F">
      <w:r w:rsidRPr="0017382F">
        <w:t xml:space="preserve">        // 2. 这里是你的中断处理逻辑，例如处理传输完成的数据</w:t>
      </w:r>
    </w:p>
    <w:p w14:paraId="50906783" w14:textId="77777777" w:rsidR="0017382F" w:rsidRPr="0017382F" w:rsidRDefault="0017382F" w:rsidP="0017382F">
      <w:r w:rsidRPr="0017382F">
        <w:t xml:space="preserve">        // ...</w:t>
      </w:r>
    </w:p>
    <w:p w14:paraId="4EDFF4E4" w14:textId="77777777" w:rsidR="0017382F" w:rsidRPr="0017382F" w:rsidRDefault="0017382F" w:rsidP="0017382F"/>
    <w:p w14:paraId="00C2A2AD" w14:textId="77777777" w:rsidR="0017382F" w:rsidRPr="0017382F" w:rsidRDefault="0017382F" w:rsidP="0017382F">
      <w:r w:rsidRPr="0017382F">
        <w:t xml:space="preserve">        // 3. 在处理完成后，必须清除中断标志位</w:t>
      </w:r>
    </w:p>
    <w:p w14:paraId="45E78424" w14:textId="77777777" w:rsidR="0017382F" w:rsidRPr="0017382F" w:rsidRDefault="0017382F" w:rsidP="0017382F">
      <w:r w:rsidRPr="0017382F">
        <w:t xml:space="preserve">        </w:t>
      </w:r>
      <w:proofErr w:type="spellStart"/>
      <w:r w:rsidRPr="0017382F">
        <w:t>DMA_</w:t>
      </w:r>
      <w:proofErr w:type="gramStart"/>
      <w:r w:rsidRPr="0017382F">
        <w:t>ClearITPendingBit</w:t>
      </w:r>
      <w:proofErr w:type="spellEnd"/>
      <w:r w:rsidRPr="0017382F">
        <w:t>(</w:t>
      </w:r>
      <w:proofErr w:type="gramEnd"/>
      <w:r w:rsidRPr="0017382F">
        <w:t>DMA1_IT_TC5);</w:t>
      </w:r>
    </w:p>
    <w:p w14:paraId="5DC522E2" w14:textId="77777777" w:rsidR="0017382F" w:rsidRPr="0017382F" w:rsidRDefault="0017382F" w:rsidP="0017382F">
      <w:r w:rsidRPr="0017382F">
        <w:t xml:space="preserve">    }</w:t>
      </w:r>
    </w:p>
    <w:p w14:paraId="6ED81A2E" w14:textId="77777777" w:rsidR="0017382F" w:rsidRPr="0017382F" w:rsidRDefault="0017382F" w:rsidP="0017382F"/>
    <w:p w14:paraId="73714DFE" w14:textId="77777777" w:rsidR="0017382F" w:rsidRPr="0017382F" w:rsidRDefault="0017382F" w:rsidP="0017382F">
      <w:r w:rsidRPr="0017382F">
        <w:t xml:space="preserve">    // 还可以检查其他类型的中断，例如传输错误中断</w:t>
      </w:r>
    </w:p>
    <w:p w14:paraId="5CCA1011" w14:textId="77777777" w:rsidR="0017382F" w:rsidRPr="0017382F" w:rsidRDefault="0017382F" w:rsidP="0017382F">
      <w:r w:rsidRPr="0017382F">
        <w:t xml:space="preserve">    // if (</w:t>
      </w:r>
      <w:proofErr w:type="spellStart"/>
      <w:r w:rsidRPr="0017382F">
        <w:t>DMA_</w:t>
      </w:r>
      <w:proofErr w:type="gramStart"/>
      <w:r w:rsidRPr="0017382F">
        <w:t>GetITStatus</w:t>
      </w:r>
      <w:proofErr w:type="spellEnd"/>
      <w:r w:rsidRPr="0017382F">
        <w:t>(</w:t>
      </w:r>
      <w:proofErr w:type="gramEnd"/>
      <w:r w:rsidRPr="0017382F">
        <w:t>DMA1_IT_TE5) == SET) {</w:t>
      </w:r>
    </w:p>
    <w:p w14:paraId="4ED753B0" w14:textId="77777777" w:rsidR="0017382F" w:rsidRPr="0017382F" w:rsidRDefault="0017382F" w:rsidP="0017382F">
      <w:r w:rsidRPr="0017382F">
        <w:t xml:space="preserve">    //   // 错误处理逻辑</w:t>
      </w:r>
    </w:p>
    <w:p w14:paraId="35B255EA" w14:textId="77777777" w:rsidR="0017382F" w:rsidRPr="0017382F" w:rsidRDefault="0017382F" w:rsidP="0017382F">
      <w:r w:rsidRPr="0017382F">
        <w:t xml:space="preserve">    //   </w:t>
      </w:r>
      <w:proofErr w:type="spellStart"/>
      <w:r w:rsidRPr="0017382F">
        <w:t>DMA_</w:t>
      </w:r>
      <w:proofErr w:type="gramStart"/>
      <w:r w:rsidRPr="0017382F">
        <w:t>ClearITPendingBit</w:t>
      </w:r>
      <w:proofErr w:type="spellEnd"/>
      <w:r w:rsidRPr="0017382F">
        <w:t>(</w:t>
      </w:r>
      <w:proofErr w:type="gramEnd"/>
      <w:r w:rsidRPr="0017382F">
        <w:t>DMA1_IT_TE5);</w:t>
      </w:r>
    </w:p>
    <w:p w14:paraId="1596B6B8" w14:textId="77777777" w:rsidR="0017382F" w:rsidRPr="0017382F" w:rsidRDefault="0017382F" w:rsidP="0017382F">
      <w:r w:rsidRPr="0017382F">
        <w:t xml:space="preserve">    // }</w:t>
      </w:r>
    </w:p>
    <w:p w14:paraId="51EC79F9" w14:textId="77777777" w:rsidR="0017382F" w:rsidRPr="0017382F" w:rsidRDefault="0017382F" w:rsidP="0017382F">
      <w:r w:rsidRPr="0017382F">
        <w:t>}</w:t>
      </w:r>
    </w:p>
    <w:p w14:paraId="78102A15" w14:textId="77777777" w:rsidR="0017382F" w:rsidRPr="0017382F" w:rsidRDefault="0017382F" w:rsidP="0017382F">
      <w:pPr>
        <w:pStyle w:val="3"/>
      </w:pPr>
      <w:r w:rsidRPr="0017382F">
        <w:rPr>
          <w:rFonts w:ascii="Segoe UI Emoji" w:hAnsi="Segoe UI Emoji" w:cs="Segoe UI Emoji"/>
        </w:rPr>
        <w:t>⚠️</w:t>
      </w:r>
      <w:r w:rsidRPr="0017382F">
        <w:t xml:space="preserve"> 重要注意事项 </w:t>
      </w:r>
    </w:p>
    <w:p w14:paraId="1F2B65A9" w14:textId="77777777" w:rsidR="0017382F" w:rsidRPr="0017382F" w:rsidRDefault="0017382F">
      <w:pPr>
        <w:numPr>
          <w:ilvl w:val="0"/>
          <w:numId w:val="522"/>
        </w:numPr>
      </w:pPr>
      <w:r w:rsidRPr="0017382F">
        <w:rPr>
          <w:rFonts w:ascii="Times New Roman" w:hAnsi="Times New Roman" w:cs="Times New Roman"/>
        </w:rPr>
        <w:t>​</w:t>
      </w:r>
      <w:r w:rsidRPr="0017382F">
        <w:rPr>
          <w:b/>
          <w:bCs/>
        </w:rPr>
        <w:t xml:space="preserve">与 </w:t>
      </w:r>
      <w:proofErr w:type="spellStart"/>
      <w:r w:rsidRPr="0017382F">
        <w:rPr>
          <w:b/>
          <w:bCs/>
        </w:rPr>
        <w:t>DMA_GetFlagStatus</w:t>
      </w:r>
      <w:proofErr w:type="spellEnd"/>
      <w:r w:rsidRPr="0017382F">
        <w:rPr>
          <w:b/>
          <w:bCs/>
        </w:rPr>
        <w:t>的区别</w:t>
      </w:r>
      <w:r w:rsidRPr="0017382F">
        <w:rPr>
          <w:rFonts w:ascii="Times New Roman" w:hAnsi="Times New Roman" w:cs="Times New Roman"/>
        </w:rPr>
        <w:t>​</w:t>
      </w:r>
      <w:r w:rsidRPr="0017382F">
        <w:t xml:space="preserve">：这两个函数都用于检查状态标志，但关键区别在于 </w:t>
      </w:r>
      <w:r w:rsidRPr="0017382F">
        <w:rPr>
          <w:rFonts w:ascii="Times New Roman" w:hAnsi="Times New Roman" w:cs="Times New Roman"/>
        </w:rPr>
        <w:t>​</w:t>
      </w:r>
      <w:proofErr w:type="spellStart"/>
      <w:r w:rsidRPr="0017382F">
        <w:rPr>
          <w:b/>
          <w:bCs/>
        </w:rPr>
        <w:t>DMA_GetITStatus</w:t>
      </w:r>
      <w:proofErr w:type="spellEnd"/>
      <w:r w:rsidRPr="0017382F">
        <w:rPr>
          <w:b/>
          <w:bCs/>
        </w:rPr>
        <w:t>函数在检查中断标志位的同时，还会检查该中断类型是否在DMA通道中被使能</w:t>
      </w:r>
      <w:r w:rsidRPr="0017382F">
        <w:t xml:space="preserve">。这是一种更安全的检查方式，可以确保你检查的中断确实是当前已开启的功能所触发的。而 </w:t>
      </w:r>
      <w:proofErr w:type="spellStart"/>
      <w:r w:rsidRPr="0017382F">
        <w:t>DMA_GetFlagStatus</w:t>
      </w:r>
      <w:proofErr w:type="spellEnd"/>
      <w:r w:rsidRPr="0017382F">
        <w:t>仅检查标志位状态，不考虑中断是否使能。</w:t>
      </w:r>
    </w:p>
    <w:p w14:paraId="5EE7CBF3" w14:textId="77777777" w:rsidR="0017382F" w:rsidRPr="0017382F" w:rsidRDefault="0017382F">
      <w:pPr>
        <w:numPr>
          <w:ilvl w:val="0"/>
          <w:numId w:val="522"/>
        </w:numPr>
      </w:pPr>
      <w:r w:rsidRPr="0017382F">
        <w:rPr>
          <w:rFonts w:ascii="Times New Roman" w:hAnsi="Times New Roman" w:cs="Times New Roman"/>
        </w:rPr>
        <w:t>​</w:t>
      </w:r>
      <w:r w:rsidRPr="0017382F">
        <w:rPr>
          <w:b/>
          <w:bCs/>
        </w:rPr>
        <w:t>标志位清除</w:t>
      </w:r>
      <w:r w:rsidRPr="0017382F">
        <w:rPr>
          <w:rFonts w:ascii="Times New Roman" w:hAnsi="Times New Roman" w:cs="Times New Roman"/>
        </w:rPr>
        <w:t>​</w:t>
      </w:r>
      <w:r w:rsidRPr="0017382F">
        <w:t>：在中断服务函数中处理完事件后，</w:t>
      </w:r>
      <w:r w:rsidRPr="0017382F">
        <w:rPr>
          <w:rFonts w:ascii="Times New Roman" w:hAnsi="Times New Roman" w:cs="Times New Roman"/>
        </w:rPr>
        <w:t>​</w:t>
      </w:r>
      <w:r w:rsidRPr="0017382F">
        <w:rPr>
          <w:b/>
          <w:bCs/>
        </w:rPr>
        <w:t xml:space="preserve">必须使用 </w:t>
      </w:r>
      <w:proofErr w:type="spellStart"/>
      <w:r w:rsidRPr="0017382F">
        <w:rPr>
          <w:b/>
          <w:bCs/>
        </w:rPr>
        <w:t>DMA_ClearITPendingBit</w:t>
      </w:r>
      <w:proofErr w:type="spellEnd"/>
      <w:r w:rsidRPr="0017382F">
        <w:rPr>
          <w:b/>
          <w:bCs/>
        </w:rPr>
        <w:t>函数清除相应的中断标志位</w:t>
      </w:r>
      <w:r w:rsidRPr="0017382F">
        <w:t>，否则会导致中断被重复触发，CPU不断进入中断服务函数。</w:t>
      </w:r>
    </w:p>
    <w:p w14:paraId="7D881505" w14:textId="77777777" w:rsidR="0017382F" w:rsidRPr="0017382F" w:rsidRDefault="0017382F">
      <w:pPr>
        <w:numPr>
          <w:ilvl w:val="0"/>
          <w:numId w:val="522"/>
        </w:numPr>
      </w:pPr>
      <w:r w:rsidRPr="0017382F">
        <w:rPr>
          <w:rFonts w:ascii="Times New Roman" w:hAnsi="Times New Roman" w:cs="Times New Roman"/>
        </w:rPr>
        <w:t>​</w:t>
      </w:r>
      <w:r w:rsidRPr="0017382F">
        <w:rPr>
          <w:b/>
          <w:bCs/>
        </w:rPr>
        <w:t>参数准确性</w:t>
      </w:r>
      <w:r w:rsidRPr="0017382F">
        <w:rPr>
          <w:rFonts w:ascii="Times New Roman" w:hAnsi="Times New Roman" w:cs="Times New Roman"/>
        </w:rPr>
        <w:t>​</w:t>
      </w:r>
      <w:r w:rsidRPr="0017382F">
        <w:t xml:space="preserve">：务必确保传递给函数的 </w:t>
      </w:r>
      <w:proofErr w:type="spellStart"/>
      <w:r w:rsidRPr="0017382F">
        <w:t>DMAy_IT</w:t>
      </w:r>
      <w:proofErr w:type="spellEnd"/>
      <w:r w:rsidRPr="0017382F">
        <w:t>参数与当前中断服务函数所对应的DMA控制器和通道号完全匹配，否则可能无法正确检测到中断。</w:t>
      </w:r>
    </w:p>
    <w:p w14:paraId="689B68A9" w14:textId="77777777" w:rsidR="0017382F" w:rsidRPr="0017382F" w:rsidRDefault="0017382F" w:rsidP="0017382F">
      <w:r w:rsidRPr="0017382F">
        <w:t xml:space="preserve">希望这些解释能帮助你更好地理解和使用 </w:t>
      </w:r>
      <w:proofErr w:type="spellStart"/>
      <w:r w:rsidRPr="0017382F">
        <w:t>DMA_GetITStatus</w:t>
      </w:r>
      <w:proofErr w:type="spellEnd"/>
      <w:r w:rsidRPr="0017382F">
        <w:t>函数！</w:t>
      </w:r>
    </w:p>
    <w:p w14:paraId="24BC61AF" w14:textId="77777777" w:rsidR="0017382F" w:rsidRPr="0017382F" w:rsidRDefault="0017382F" w:rsidP="0017382F"/>
    <w:p w14:paraId="7D890073" w14:textId="15A8E9F8" w:rsidR="00726091" w:rsidRDefault="00726091" w:rsidP="00726091">
      <w:pPr>
        <w:pStyle w:val="2"/>
      </w:pPr>
      <w:proofErr w:type="spellStart"/>
      <w:r w:rsidRPr="00726091">
        <w:t>DMA_ClearITPendingBit</w:t>
      </w:r>
      <w:proofErr w:type="spellEnd"/>
      <w:r w:rsidRPr="00726091">
        <w:t>(</w:t>
      </w:r>
      <w:r>
        <w:rPr>
          <w:rFonts w:hint="eastAsia"/>
        </w:rPr>
        <w:t>)</w:t>
      </w:r>
      <w:r w:rsidR="0017382F">
        <w:br/>
      </w:r>
      <w:r w:rsidR="0017382F" w:rsidRPr="0017382F">
        <w:rPr>
          <w:b/>
          <w:bCs/>
        </w:rPr>
        <w:t>清除DMA通道的特定中断挂起位</w:t>
      </w:r>
    </w:p>
    <w:p w14:paraId="081FB2BF" w14:textId="77777777" w:rsidR="0017382F" w:rsidRPr="0017382F" w:rsidRDefault="0017382F" w:rsidP="0017382F">
      <w:proofErr w:type="spellStart"/>
      <w:r w:rsidRPr="0017382F">
        <w:t>DMA_ClearITPendingBit</w:t>
      </w:r>
      <w:proofErr w:type="spellEnd"/>
      <w:r w:rsidRPr="0017382F">
        <w:t xml:space="preserve">(uint32_t </w:t>
      </w:r>
      <w:proofErr w:type="spellStart"/>
      <w:r w:rsidRPr="0017382F">
        <w:t>DMAy_IT</w:t>
      </w:r>
      <w:proofErr w:type="spellEnd"/>
      <w:r w:rsidRPr="0017382F">
        <w:t>)是STM32标准外设库中一个非常重要的函数，用于</w:t>
      </w:r>
      <w:r w:rsidRPr="0017382F">
        <w:rPr>
          <w:b/>
          <w:bCs/>
        </w:rPr>
        <w:t>清除DMA通道的特定中断挂起位</w:t>
      </w:r>
      <w:r w:rsidRPr="0017382F">
        <w:t>。简单来说，它的作用就是告诉DMA控制器：“这个中断我已经处理完了，你可以准备下一个了。”</w:t>
      </w:r>
    </w:p>
    <w:p w14:paraId="4318F046" w14:textId="77777777" w:rsidR="0017382F" w:rsidRPr="0017382F" w:rsidRDefault="0017382F" w:rsidP="0017382F">
      <w:pPr>
        <w:pStyle w:val="3"/>
      </w:pPr>
      <w:r w:rsidRPr="0017382F">
        <w:rPr>
          <w:rFonts w:ascii="Segoe UI Emoji" w:hAnsi="Segoe UI Emoji" w:cs="Segoe UI Emoji"/>
        </w:rPr>
        <w:t>💻</w:t>
      </w:r>
      <w:r w:rsidRPr="0017382F">
        <w:t xml:space="preserve"> 函数详解 </w:t>
      </w:r>
    </w:p>
    <w:p w14:paraId="2EC691AF" w14:textId="77777777" w:rsidR="0017382F" w:rsidRPr="0017382F" w:rsidRDefault="0017382F">
      <w:pPr>
        <w:numPr>
          <w:ilvl w:val="0"/>
          <w:numId w:val="523"/>
        </w:numPr>
      </w:pPr>
      <w:r w:rsidRPr="0017382F">
        <w:rPr>
          <w:rFonts w:ascii="Times New Roman" w:hAnsi="Times New Roman" w:cs="Times New Roman"/>
        </w:rPr>
        <w:t>​</w:t>
      </w:r>
      <w:r w:rsidRPr="0017382F">
        <w:rPr>
          <w:b/>
          <w:bCs/>
        </w:rPr>
        <w:t>函数</w:t>
      </w:r>
      <w:proofErr w:type="gramStart"/>
      <w:r w:rsidRPr="0017382F">
        <w:rPr>
          <w:b/>
          <w:bCs/>
        </w:rPr>
        <w:t>原型</w:t>
      </w:r>
      <w:r w:rsidRPr="0017382F">
        <w:rPr>
          <w:rFonts w:ascii="Times New Roman" w:hAnsi="Times New Roman" w:cs="Times New Roman"/>
        </w:rPr>
        <w:t>​</w:t>
      </w:r>
      <w:r w:rsidRPr="0017382F">
        <w:t>：</w:t>
      </w:r>
      <w:proofErr w:type="gramEnd"/>
      <w:r w:rsidRPr="0017382F">
        <w:t xml:space="preserve">void </w:t>
      </w:r>
      <w:proofErr w:type="spellStart"/>
      <w:r w:rsidRPr="0017382F">
        <w:t>DMA_ClearITPendingBit</w:t>
      </w:r>
      <w:proofErr w:type="spellEnd"/>
      <w:proofErr w:type="gramStart"/>
      <w:r w:rsidRPr="0017382F">
        <w:t xml:space="preserve">(uint32_t </w:t>
      </w:r>
      <w:proofErr w:type="spellStart"/>
      <w:r w:rsidRPr="0017382F">
        <w:t>DMAy_IT</w:t>
      </w:r>
      <w:proofErr w:type="spellEnd"/>
      <w:r w:rsidRPr="0017382F">
        <w:t>)</w:t>
      </w:r>
      <w:proofErr w:type="gramEnd"/>
      <w:r w:rsidRPr="0017382F">
        <w:t>;</w:t>
      </w:r>
    </w:p>
    <w:p w14:paraId="12CFC1C4" w14:textId="77777777" w:rsidR="0017382F" w:rsidRPr="0017382F" w:rsidRDefault="0017382F">
      <w:pPr>
        <w:numPr>
          <w:ilvl w:val="0"/>
          <w:numId w:val="523"/>
        </w:numPr>
      </w:pPr>
      <w:r w:rsidRPr="0017382F">
        <w:rPr>
          <w:rFonts w:ascii="Times New Roman" w:hAnsi="Times New Roman" w:cs="Times New Roman"/>
        </w:rPr>
        <w:t>​</w:t>
      </w:r>
      <w:r w:rsidRPr="0017382F">
        <w:rPr>
          <w:b/>
          <w:bCs/>
        </w:rPr>
        <w:t>核心作用</w:t>
      </w:r>
      <w:r w:rsidRPr="0017382F">
        <w:rPr>
          <w:rFonts w:ascii="Times New Roman" w:hAnsi="Times New Roman" w:cs="Times New Roman"/>
        </w:rPr>
        <w:t>​</w:t>
      </w:r>
      <w:r w:rsidRPr="0017382F">
        <w:t xml:space="preserve">：手动清除由参数 </w:t>
      </w:r>
      <w:proofErr w:type="spellStart"/>
      <w:r w:rsidRPr="0017382F">
        <w:t>DMAy_IT</w:t>
      </w:r>
      <w:proofErr w:type="spellEnd"/>
      <w:r w:rsidRPr="0017382F">
        <w:t>指定的DMA中断标志位。</w:t>
      </w:r>
    </w:p>
    <w:p w14:paraId="474931DA" w14:textId="77777777" w:rsidR="0017382F" w:rsidRPr="0017382F" w:rsidRDefault="0017382F">
      <w:pPr>
        <w:numPr>
          <w:ilvl w:val="0"/>
          <w:numId w:val="523"/>
        </w:numPr>
      </w:pPr>
      <w:r w:rsidRPr="0017382F">
        <w:rPr>
          <w:rFonts w:ascii="Times New Roman" w:hAnsi="Times New Roman" w:cs="Times New Roman"/>
        </w:rPr>
        <w:t>​</w:t>
      </w:r>
      <w:r w:rsidRPr="0017382F">
        <w:rPr>
          <w:b/>
          <w:bCs/>
        </w:rPr>
        <w:t>参数</w:t>
      </w:r>
      <w:r w:rsidRPr="0017382F">
        <w:rPr>
          <w:rFonts w:ascii="Times New Roman" w:hAnsi="Times New Roman" w:cs="Times New Roman"/>
        </w:rPr>
        <w:t>​</w:t>
      </w:r>
      <w:r w:rsidRPr="0017382F">
        <w:t>：</w:t>
      </w:r>
      <w:proofErr w:type="spellStart"/>
      <w:r w:rsidRPr="0017382F">
        <w:t>DMAy_IT</w:t>
      </w:r>
      <w:proofErr w:type="spellEnd"/>
      <w:r w:rsidRPr="0017382F">
        <w:t>，该参数指定要清除哪个DMA控制器、哪个通道、哪种类型的中断标志。它是由预定义的宏组合而成，例如：</w:t>
      </w:r>
    </w:p>
    <w:p w14:paraId="5E0A5421" w14:textId="77777777" w:rsidR="0017382F" w:rsidRPr="0017382F" w:rsidRDefault="0017382F">
      <w:pPr>
        <w:numPr>
          <w:ilvl w:val="1"/>
          <w:numId w:val="523"/>
        </w:numPr>
      </w:pPr>
      <w:r w:rsidRPr="0017382F">
        <w:t>DMA1_IT_TC3：表示DMA1通道3的</w:t>
      </w:r>
      <w:r w:rsidRPr="0017382F">
        <w:rPr>
          <w:b/>
          <w:bCs/>
        </w:rPr>
        <w:t>传输完成</w:t>
      </w:r>
      <w:r w:rsidRPr="0017382F">
        <w:t>中断标志。</w:t>
      </w:r>
    </w:p>
    <w:p w14:paraId="4D4A7152" w14:textId="77777777" w:rsidR="0017382F" w:rsidRPr="0017382F" w:rsidRDefault="0017382F">
      <w:pPr>
        <w:numPr>
          <w:ilvl w:val="1"/>
          <w:numId w:val="523"/>
        </w:numPr>
      </w:pPr>
      <w:r w:rsidRPr="0017382F">
        <w:t>DMA1_IT_HT4：表示DMA1通道4的</w:t>
      </w:r>
      <w:r w:rsidRPr="0017382F">
        <w:rPr>
          <w:b/>
          <w:bCs/>
        </w:rPr>
        <w:t>传输过半</w:t>
      </w:r>
      <w:r w:rsidRPr="0017382F">
        <w:t>中断标志。</w:t>
      </w:r>
    </w:p>
    <w:p w14:paraId="3BEA2FE1" w14:textId="77777777" w:rsidR="0017382F" w:rsidRPr="0017382F" w:rsidRDefault="0017382F">
      <w:pPr>
        <w:numPr>
          <w:ilvl w:val="1"/>
          <w:numId w:val="523"/>
        </w:numPr>
      </w:pPr>
      <w:r w:rsidRPr="0017382F">
        <w:t>DMA2_IT_TE5：表示DMA2通道5的</w:t>
      </w:r>
      <w:r w:rsidRPr="0017382F">
        <w:rPr>
          <w:b/>
          <w:bCs/>
        </w:rPr>
        <w:t>传输错误</w:t>
      </w:r>
      <w:r w:rsidRPr="0017382F">
        <w:t>中断标志。</w:t>
      </w:r>
    </w:p>
    <w:p w14:paraId="223BA375" w14:textId="77777777" w:rsidR="0017382F" w:rsidRPr="0017382F" w:rsidRDefault="0017382F" w:rsidP="0017382F">
      <w:pPr>
        <w:pStyle w:val="3"/>
      </w:pPr>
      <w:r w:rsidRPr="0017382F">
        <w:rPr>
          <w:rFonts w:ascii="Segoe UI Emoji" w:hAnsi="Segoe UI Emoji" w:cs="Segoe UI Emoji"/>
        </w:rPr>
        <w:t>🔄</w:t>
      </w:r>
      <w:r w:rsidRPr="0017382F">
        <w:t xml:space="preserve"> 为何必须调用此函数？ </w:t>
      </w:r>
    </w:p>
    <w:p w14:paraId="64FA7560" w14:textId="77777777" w:rsidR="0017382F" w:rsidRPr="0017382F" w:rsidRDefault="0017382F" w:rsidP="0017382F">
      <w:r w:rsidRPr="0017382F">
        <w:t>在DMA传输过程中，当特定事件（如传输完成、传输过半或发生错误）发生时，DMA硬件会自动将对应的中断标志位置位（SET）。这个标志位会一直保持置位状态，直到软件将其清除。</w:t>
      </w:r>
    </w:p>
    <w:p w14:paraId="7775D4B7" w14:textId="77777777" w:rsidR="0017382F" w:rsidRPr="0017382F" w:rsidRDefault="0017382F" w:rsidP="0017382F">
      <w:r w:rsidRPr="0017382F">
        <w:t>如果在中断服务程序（ISR）中处理完事件后</w:t>
      </w:r>
      <w:r w:rsidRPr="0017382F">
        <w:rPr>
          <w:b/>
          <w:bCs/>
        </w:rPr>
        <w:t xml:space="preserve">没有调用 </w:t>
      </w:r>
      <w:proofErr w:type="spellStart"/>
      <w:r w:rsidRPr="0017382F">
        <w:rPr>
          <w:b/>
          <w:bCs/>
        </w:rPr>
        <w:t>DMA_ClearITPendingBit</w:t>
      </w:r>
      <w:proofErr w:type="spellEnd"/>
      <w:r w:rsidRPr="0017382F">
        <w:rPr>
          <w:b/>
          <w:bCs/>
        </w:rPr>
        <w:t>来清除标志位</w:t>
      </w:r>
      <w:r w:rsidRPr="0017382F">
        <w:t>，会导致以下问题：</w:t>
      </w:r>
    </w:p>
    <w:p w14:paraId="7E6E5F72" w14:textId="77777777" w:rsidR="0017382F" w:rsidRPr="0017382F" w:rsidRDefault="0017382F">
      <w:pPr>
        <w:numPr>
          <w:ilvl w:val="0"/>
          <w:numId w:val="524"/>
        </w:numPr>
      </w:pPr>
      <w:r w:rsidRPr="0017382F">
        <w:rPr>
          <w:rFonts w:ascii="Times New Roman" w:hAnsi="Times New Roman" w:cs="Times New Roman"/>
        </w:rPr>
        <w:t>​</w:t>
      </w:r>
      <w:r w:rsidRPr="0017382F">
        <w:rPr>
          <w:b/>
          <w:bCs/>
        </w:rPr>
        <w:t>中断重复触发</w:t>
      </w:r>
      <w:r w:rsidRPr="0017382F">
        <w:rPr>
          <w:rFonts w:ascii="Times New Roman" w:hAnsi="Times New Roman" w:cs="Times New Roman"/>
        </w:rPr>
        <w:t>​</w:t>
      </w:r>
      <w:r w:rsidRPr="0017382F">
        <w:t>：CPU会认为该中断事件一直存在，从而导致中断被不断触发，处理器反复进入中断服务函数，浪费资源并可能导致系统异常。</w:t>
      </w:r>
    </w:p>
    <w:p w14:paraId="6B509910" w14:textId="77777777" w:rsidR="0017382F" w:rsidRPr="0017382F" w:rsidRDefault="0017382F">
      <w:pPr>
        <w:numPr>
          <w:ilvl w:val="0"/>
          <w:numId w:val="524"/>
        </w:numPr>
      </w:pPr>
      <w:r w:rsidRPr="0017382F">
        <w:rPr>
          <w:rFonts w:ascii="Times New Roman" w:hAnsi="Times New Roman" w:cs="Times New Roman"/>
        </w:rPr>
        <w:t>​</w:t>
      </w:r>
      <w:r w:rsidRPr="0017382F">
        <w:rPr>
          <w:b/>
          <w:bCs/>
        </w:rPr>
        <w:t>无法识别新中断</w:t>
      </w:r>
      <w:r w:rsidRPr="0017382F">
        <w:rPr>
          <w:rFonts w:ascii="Times New Roman" w:hAnsi="Times New Roman" w:cs="Times New Roman"/>
        </w:rPr>
        <w:t>​</w:t>
      </w:r>
      <w:r w:rsidRPr="0017382F">
        <w:t>：不清除旧的标志位，新的相同类型的中断事件将无法被正确识别和处理。</w:t>
      </w:r>
    </w:p>
    <w:p w14:paraId="0E0CF65F" w14:textId="77777777" w:rsidR="0017382F" w:rsidRPr="0017382F" w:rsidRDefault="0017382F" w:rsidP="0017382F">
      <w:pPr>
        <w:pStyle w:val="3"/>
      </w:pPr>
      <w:r w:rsidRPr="0017382F">
        <w:rPr>
          <w:rFonts w:ascii="Segoe UI Emoji" w:hAnsi="Segoe UI Emoji" w:cs="Segoe UI Emoji"/>
        </w:rPr>
        <w:t>📝</w:t>
      </w:r>
      <w:r w:rsidRPr="0017382F">
        <w:t xml:space="preserve"> 典型使用场景 </w:t>
      </w:r>
    </w:p>
    <w:p w14:paraId="22546238" w14:textId="77777777" w:rsidR="0017382F" w:rsidRPr="0017382F" w:rsidRDefault="0017382F" w:rsidP="0017382F">
      <w:r w:rsidRPr="0017382F">
        <w:t>该函数几乎总是用在</w:t>
      </w:r>
      <w:r w:rsidRPr="0017382F">
        <w:rPr>
          <w:b/>
          <w:bCs/>
        </w:rPr>
        <w:t>DMA的中断服务函数</w:t>
      </w:r>
      <w:r w:rsidRPr="0017382F">
        <w:t xml:space="preserve">中，与 </w:t>
      </w:r>
      <w:proofErr w:type="spellStart"/>
      <w:r w:rsidRPr="0017382F">
        <w:t>DMA_GetITStatus</w:t>
      </w:r>
      <w:proofErr w:type="spellEnd"/>
      <w:r w:rsidRPr="0017382F">
        <w:t>函数配合使用，形成一个标准的处理流程。</w:t>
      </w:r>
    </w:p>
    <w:p w14:paraId="1A48D1AB" w14:textId="77777777" w:rsidR="0017382F" w:rsidRPr="0017382F" w:rsidRDefault="0017382F" w:rsidP="0017382F">
      <w:r w:rsidRPr="0017382F">
        <w:t>下面的代码示例展示了在DMA传输完成中断服务函数中如何正确使用这两个函数：</w:t>
      </w:r>
    </w:p>
    <w:p w14:paraId="76A03FFF" w14:textId="77777777" w:rsidR="0017382F" w:rsidRPr="0017382F" w:rsidRDefault="0017382F" w:rsidP="0017382F">
      <w:r w:rsidRPr="0017382F">
        <w:lastRenderedPageBreak/>
        <w:t>// DMA1通道1的中断服务函数</w:t>
      </w:r>
    </w:p>
    <w:p w14:paraId="7CC40049" w14:textId="77777777" w:rsidR="0017382F" w:rsidRPr="0017382F" w:rsidRDefault="0017382F" w:rsidP="0017382F">
      <w:r w:rsidRPr="0017382F">
        <w:t>void DMA1_Channel1_IRQHandler(void) {</w:t>
      </w:r>
    </w:p>
    <w:p w14:paraId="064BEB08" w14:textId="77777777" w:rsidR="0017382F" w:rsidRPr="0017382F" w:rsidRDefault="0017382F" w:rsidP="0017382F">
      <w:r w:rsidRPr="0017382F">
        <w:t xml:space="preserve">    // 1. 检查是否是“传输完成”中断触发了本次中断</w:t>
      </w:r>
    </w:p>
    <w:p w14:paraId="298444C9" w14:textId="77777777" w:rsidR="0017382F" w:rsidRPr="0017382F" w:rsidRDefault="0017382F" w:rsidP="0017382F">
      <w:r w:rsidRPr="0017382F">
        <w:t xml:space="preserve">    if (</w:t>
      </w:r>
      <w:proofErr w:type="spellStart"/>
      <w:r w:rsidRPr="0017382F">
        <w:t>DMA_</w:t>
      </w:r>
      <w:proofErr w:type="gramStart"/>
      <w:r w:rsidRPr="0017382F">
        <w:t>GetITStatus</w:t>
      </w:r>
      <w:proofErr w:type="spellEnd"/>
      <w:r w:rsidRPr="0017382F">
        <w:t>(</w:t>
      </w:r>
      <w:proofErr w:type="gramEnd"/>
      <w:r w:rsidRPr="0017382F">
        <w:t>DMA1_IT_TC1) == SET) {</w:t>
      </w:r>
    </w:p>
    <w:p w14:paraId="524F934F" w14:textId="77777777" w:rsidR="0017382F" w:rsidRPr="0017382F" w:rsidRDefault="0017382F" w:rsidP="0017382F">
      <w:r w:rsidRPr="0017382F">
        <w:t xml:space="preserve">        // 2. 这里是你的中断处理逻辑，例如：处理刚刚通过DMA传输完成的数据</w:t>
      </w:r>
    </w:p>
    <w:p w14:paraId="51D311B1" w14:textId="77777777" w:rsidR="0017382F" w:rsidRPr="0017382F" w:rsidRDefault="0017382F" w:rsidP="0017382F">
      <w:r w:rsidRPr="0017382F">
        <w:t xml:space="preserve">        // ... （你的代码）</w:t>
      </w:r>
    </w:p>
    <w:p w14:paraId="295AA4E5" w14:textId="77777777" w:rsidR="0017382F" w:rsidRPr="0017382F" w:rsidRDefault="0017382F" w:rsidP="0017382F"/>
    <w:p w14:paraId="1574A6C2" w14:textId="77777777" w:rsidR="0017382F" w:rsidRPr="0017382F" w:rsidRDefault="0017382F" w:rsidP="0017382F">
      <w:r w:rsidRPr="0017382F">
        <w:t xml:space="preserve">        // 3. 【关键步骤】在处理逻辑完成后，必须清除中断挂起位</w:t>
      </w:r>
    </w:p>
    <w:p w14:paraId="372E117B" w14:textId="77777777" w:rsidR="0017382F" w:rsidRPr="0017382F" w:rsidRDefault="0017382F" w:rsidP="0017382F">
      <w:r w:rsidRPr="0017382F">
        <w:t xml:space="preserve">        </w:t>
      </w:r>
      <w:proofErr w:type="spellStart"/>
      <w:r w:rsidRPr="0017382F">
        <w:t>DMA_</w:t>
      </w:r>
      <w:proofErr w:type="gramStart"/>
      <w:r w:rsidRPr="0017382F">
        <w:t>ClearITPendingBit</w:t>
      </w:r>
      <w:proofErr w:type="spellEnd"/>
      <w:r w:rsidRPr="0017382F">
        <w:t>(</w:t>
      </w:r>
      <w:proofErr w:type="gramEnd"/>
      <w:r w:rsidRPr="0017382F">
        <w:t>DMA1_IT_TC1);</w:t>
      </w:r>
    </w:p>
    <w:p w14:paraId="7D616D94" w14:textId="77777777" w:rsidR="0017382F" w:rsidRPr="0017382F" w:rsidRDefault="0017382F" w:rsidP="0017382F">
      <w:r w:rsidRPr="0017382F">
        <w:t xml:space="preserve">    }</w:t>
      </w:r>
    </w:p>
    <w:p w14:paraId="1DB5B510" w14:textId="77777777" w:rsidR="0017382F" w:rsidRPr="0017382F" w:rsidRDefault="0017382F" w:rsidP="0017382F"/>
    <w:p w14:paraId="5EEFE8AC" w14:textId="77777777" w:rsidR="0017382F" w:rsidRPr="0017382F" w:rsidRDefault="0017382F" w:rsidP="0017382F">
      <w:r w:rsidRPr="0017382F">
        <w:t xml:space="preserve">    // 还可以检查其他类型的中断，例如传输错误</w:t>
      </w:r>
    </w:p>
    <w:p w14:paraId="34BE01BA" w14:textId="77777777" w:rsidR="0017382F" w:rsidRPr="0017382F" w:rsidRDefault="0017382F" w:rsidP="0017382F">
      <w:r w:rsidRPr="0017382F">
        <w:t xml:space="preserve">    // if (</w:t>
      </w:r>
      <w:proofErr w:type="spellStart"/>
      <w:r w:rsidRPr="0017382F">
        <w:t>DMA_</w:t>
      </w:r>
      <w:proofErr w:type="gramStart"/>
      <w:r w:rsidRPr="0017382F">
        <w:t>GetITStatus</w:t>
      </w:r>
      <w:proofErr w:type="spellEnd"/>
      <w:r w:rsidRPr="0017382F">
        <w:t>(</w:t>
      </w:r>
      <w:proofErr w:type="gramEnd"/>
      <w:r w:rsidRPr="0017382F">
        <w:t>DMA1_IT_TE1) == SET) {</w:t>
      </w:r>
    </w:p>
    <w:p w14:paraId="7854FDFB" w14:textId="77777777" w:rsidR="0017382F" w:rsidRPr="0017382F" w:rsidRDefault="0017382F" w:rsidP="0017382F">
      <w:r w:rsidRPr="0017382F">
        <w:t xml:space="preserve">    //     // 错误处理逻辑</w:t>
      </w:r>
    </w:p>
    <w:p w14:paraId="6FA075F9" w14:textId="77777777" w:rsidR="0017382F" w:rsidRPr="0017382F" w:rsidRDefault="0017382F" w:rsidP="0017382F">
      <w:r w:rsidRPr="0017382F">
        <w:t xml:space="preserve">    //     </w:t>
      </w:r>
      <w:proofErr w:type="spellStart"/>
      <w:r w:rsidRPr="0017382F">
        <w:t>DMA_</w:t>
      </w:r>
      <w:proofErr w:type="gramStart"/>
      <w:r w:rsidRPr="0017382F">
        <w:t>ClearITPendingBit</w:t>
      </w:r>
      <w:proofErr w:type="spellEnd"/>
      <w:r w:rsidRPr="0017382F">
        <w:t>(</w:t>
      </w:r>
      <w:proofErr w:type="gramEnd"/>
      <w:r w:rsidRPr="0017382F">
        <w:t>DMA1_IT_TE1);</w:t>
      </w:r>
    </w:p>
    <w:p w14:paraId="79DAD1F5" w14:textId="77777777" w:rsidR="0017382F" w:rsidRPr="0017382F" w:rsidRDefault="0017382F" w:rsidP="0017382F">
      <w:r w:rsidRPr="0017382F">
        <w:t xml:space="preserve">    // }</w:t>
      </w:r>
    </w:p>
    <w:p w14:paraId="5AB5919F" w14:textId="77777777" w:rsidR="0017382F" w:rsidRPr="0017382F" w:rsidRDefault="0017382F" w:rsidP="0017382F">
      <w:r w:rsidRPr="0017382F">
        <w:t>}</w:t>
      </w:r>
    </w:p>
    <w:p w14:paraId="02A07714" w14:textId="77777777" w:rsidR="0017382F" w:rsidRPr="0017382F" w:rsidRDefault="0017382F" w:rsidP="0017382F">
      <w:pPr>
        <w:pStyle w:val="3"/>
      </w:pPr>
      <w:r w:rsidRPr="0017382F">
        <w:rPr>
          <w:rFonts w:ascii="Segoe UI Emoji" w:hAnsi="Segoe UI Emoji" w:cs="Segoe UI Emoji"/>
        </w:rPr>
        <w:t>⚠️</w:t>
      </w:r>
      <w:r w:rsidRPr="0017382F">
        <w:t xml:space="preserve"> 重要注意事项 </w:t>
      </w:r>
    </w:p>
    <w:p w14:paraId="6104E679" w14:textId="77777777" w:rsidR="0017382F" w:rsidRPr="0017382F" w:rsidRDefault="0017382F">
      <w:pPr>
        <w:numPr>
          <w:ilvl w:val="0"/>
          <w:numId w:val="525"/>
        </w:numPr>
      </w:pPr>
      <w:r w:rsidRPr="0017382F">
        <w:rPr>
          <w:rFonts w:ascii="Times New Roman" w:hAnsi="Times New Roman" w:cs="Times New Roman"/>
        </w:rPr>
        <w:t>​</w:t>
      </w:r>
      <w:r w:rsidRPr="0017382F">
        <w:rPr>
          <w:b/>
          <w:bCs/>
        </w:rPr>
        <w:t xml:space="preserve">与 </w:t>
      </w:r>
      <w:proofErr w:type="spellStart"/>
      <w:r w:rsidRPr="0017382F">
        <w:rPr>
          <w:b/>
          <w:bCs/>
        </w:rPr>
        <w:t>DMA_ClearFlag</w:t>
      </w:r>
      <w:proofErr w:type="spellEnd"/>
      <w:r w:rsidRPr="0017382F">
        <w:rPr>
          <w:b/>
          <w:bCs/>
        </w:rPr>
        <w:t>的区别</w:t>
      </w:r>
      <w:r w:rsidRPr="0017382F">
        <w:rPr>
          <w:rFonts w:ascii="Times New Roman" w:hAnsi="Times New Roman" w:cs="Times New Roman"/>
        </w:rPr>
        <w:t>​</w:t>
      </w:r>
      <w:r w:rsidRPr="0017382F">
        <w:t xml:space="preserve">：这两个函数功能相似，但 </w:t>
      </w:r>
      <w:proofErr w:type="spellStart"/>
      <w:r w:rsidRPr="0017382F">
        <w:t>DMA_ClearITPendingBit</w:t>
      </w:r>
      <w:proofErr w:type="spellEnd"/>
      <w:r w:rsidRPr="0017382F">
        <w:t xml:space="preserve">是专门用于清除由 </w:t>
      </w:r>
      <w:proofErr w:type="spellStart"/>
      <w:r w:rsidRPr="0017382F">
        <w:t>DMA_GetITStatus</w:t>
      </w:r>
      <w:proofErr w:type="spellEnd"/>
      <w:r w:rsidRPr="0017382F">
        <w:t>检查的中断标志位，它们属于一套接口。虽然有时混用可能也能工作，但为了代码的规范性和可移植性，建议配套使用。</w:t>
      </w:r>
    </w:p>
    <w:p w14:paraId="140A903F" w14:textId="77777777" w:rsidR="0017382F" w:rsidRPr="0017382F" w:rsidRDefault="0017382F">
      <w:pPr>
        <w:numPr>
          <w:ilvl w:val="0"/>
          <w:numId w:val="525"/>
        </w:numPr>
      </w:pPr>
      <w:r w:rsidRPr="0017382F">
        <w:rPr>
          <w:rFonts w:ascii="Times New Roman" w:hAnsi="Times New Roman" w:cs="Times New Roman"/>
        </w:rPr>
        <w:t>​</w:t>
      </w:r>
      <w:r w:rsidRPr="0017382F">
        <w:rPr>
          <w:b/>
          <w:bCs/>
        </w:rPr>
        <w:t>清除前确保处理完成</w:t>
      </w:r>
      <w:r w:rsidRPr="0017382F">
        <w:rPr>
          <w:rFonts w:ascii="Times New Roman" w:hAnsi="Times New Roman" w:cs="Times New Roman"/>
        </w:rPr>
        <w:t>​</w:t>
      </w:r>
      <w:r w:rsidRPr="0017382F">
        <w:t>：务必在完成所有针对该中断事件的处理操作（如数据保存、状态更新）之后，再清除中断标志位，以确保事件被完整处理。</w:t>
      </w:r>
    </w:p>
    <w:p w14:paraId="35A442CF" w14:textId="5F0438DE" w:rsidR="0017382F" w:rsidRDefault="0017382F" w:rsidP="0017382F">
      <w:r w:rsidRPr="0017382F">
        <w:t>总而言之，</w:t>
      </w:r>
      <w:proofErr w:type="spellStart"/>
      <w:r w:rsidRPr="0017382F">
        <w:t>DMA_ClearITPendingBit</w:t>
      </w:r>
      <w:proofErr w:type="spellEnd"/>
      <w:r w:rsidRPr="0017382F">
        <w:t>是DMA中断处理流程中的“收尾”步骤，是保证DMA中断能够稳定、可靠工作的关键一环。</w:t>
      </w:r>
    </w:p>
    <w:p w14:paraId="715FE2EB" w14:textId="09C3D6E0" w:rsidR="00BC2ACF" w:rsidRDefault="00BC2ACF" w:rsidP="00EA078D">
      <w:pPr>
        <w:pStyle w:val="2"/>
      </w:pPr>
      <w:r w:rsidRPr="00BC2ACF">
        <w:lastRenderedPageBreak/>
        <w:t>外设和存储器如何区分??</w:t>
      </w:r>
      <w:r>
        <w:br/>
      </w:r>
      <w:r w:rsidRPr="00BC2ACF">
        <w:t>MCU自带的GPIO，USART算外设</w:t>
      </w:r>
      <w:r>
        <w:rPr>
          <w:rFonts w:hint="eastAsia"/>
        </w:rPr>
        <w:t>吗?</w:t>
      </w:r>
      <w:r>
        <w:br/>
      </w:r>
      <w:r w:rsidRPr="00BC2ACF">
        <w:t>还是STM32芯片的外置模块算外设??</w:t>
      </w:r>
    </w:p>
    <w:p w14:paraId="76E7D973" w14:textId="77777777" w:rsidR="00EA078D" w:rsidRPr="00EA078D" w:rsidRDefault="00EA078D" w:rsidP="00EA078D">
      <w:r w:rsidRPr="00EA078D">
        <w:t>这是一个非常好的问题，也是理解DMA（直接内存访问）工作原理的核心之一。您上传的图片恰好展示了DMA数据传输的两个方向，这为我们区分“外设”和“存储器”提供了完美的切入点。</w:t>
      </w:r>
    </w:p>
    <w:p w14:paraId="378DF854" w14:textId="77777777" w:rsidR="00EA078D" w:rsidRPr="00EA078D" w:rsidRDefault="00EA078D" w:rsidP="00EA078D">
      <w:pPr>
        <w:rPr>
          <w:b/>
          <w:bCs/>
        </w:rPr>
      </w:pPr>
      <w:r w:rsidRPr="00EA078D">
        <w:rPr>
          <w:b/>
          <w:bCs/>
        </w:rPr>
        <w:t>核心区分标准：在</w:t>
      </w:r>
      <w:r w:rsidRPr="00EA078D">
        <w:rPr>
          <w:b/>
          <w:bCs/>
          <w:color w:val="EE0000"/>
        </w:rPr>
        <w:t>ARM Cortex-M内核</w:t>
      </w:r>
      <w:r w:rsidRPr="00EA078D">
        <w:rPr>
          <w:b/>
          <w:bCs/>
        </w:rPr>
        <w:t xml:space="preserve">中的“地址映射” </w:t>
      </w:r>
    </w:p>
    <w:p w14:paraId="5C7C898D" w14:textId="77777777" w:rsidR="00EA078D" w:rsidRPr="00EA078D" w:rsidRDefault="00EA078D" w:rsidP="00EA078D">
      <w:r w:rsidRPr="00EA078D">
        <w:t>STM32的所有资源（内存、外设等）都被分配到了一个统一的</w:t>
      </w:r>
      <w:r w:rsidRPr="00EA078D">
        <w:rPr>
          <w:b/>
          <w:bCs/>
          <w:color w:val="EE0000"/>
        </w:rPr>
        <w:t>4GB地址空间</w:t>
      </w:r>
      <w:r w:rsidRPr="00EA078D">
        <w:t>中。CPU或DMA控制器通过</w:t>
      </w:r>
      <w:r w:rsidRPr="00EA078D">
        <w:rPr>
          <w:color w:val="EE0000"/>
        </w:rPr>
        <w:t>访问这个空间里</w:t>
      </w:r>
      <w:r w:rsidRPr="00EA078D">
        <w:t>的</w:t>
      </w:r>
      <w:r w:rsidRPr="00EA078D">
        <w:rPr>
          <w:color w:val="EE0000"/>
        </w:rPr>
        <w:t>特定地址</w:t>
      </w:r>
      <w:r w:rsidRPr="00EA078D">
        <w:t>来与不同的部件交互。</w:t>
      </w:r>
      <w:r w:rsidRPr="00EA078D">
        <w:rPr>
          <w:rFonts w:ascii="Times New Roman" w:hAnsi="Times New Roman" w:cs="Times New Roman"/>
        </w:rPr>
        <w:t>​</w:t>
      </w:r>
      <w:r w:rsidRPr="00EA078D">
        <w:rPr>
          <w:rFonts w:ascii="Times New Roman" w:hAnsi="Times New Roman" w:cs="Times New Roman"/>
          <w:b/>
          <w:bCs/>
        </w:rPr>
        <w:t>​</w:t>
      </w:r>
      <w:r w:rsidRPr="00EA078D">
        <w:rPr>
          <w:rFonts w:ascii="等线" w:eastAsia="等线" w:hAnsi="等线" w:cs="等线" w:hint="eastAsia"/>
          <w:b/>
          <w:bCs/>
        </w:rPr>
        <w:t>“</w:t>
      </w:r>
      <w:r w:rsidRPr="00EA078D">
        <w:rPr>
          <w:b/>
          <w:bCs/>
        </w:rPr>
        <w:t>外设”和“存储器”的本质区别，就在于它们在这个4GB地址空间中</w:t>
      </w:r>
      <w:r w:rsidRPr="00EA078D">
        <w:rPr>
          <w:b/>
          <w:bCs/>
          <w:color w:val="EE0000"/>
        </w:rPr>
        <w:t>所处的位置不同</w:t>
      </w:r>
      <w:r w:rsidRPr="00EA078D">
        <w:rPr>
          <w:b/>
          <w:bCs/>
        </w:rPr>
        <w:t>。</w:t>
      </w:r>
      <w:r w:rsidRPr="00EA078D">
        <w:rPr>
          <w:rFonts w:ascii="Times New Roman" w:hAnsi="Times New Roman" w:cs="Times New Roman"/>
          <w:b/>
          <w:bCs/>
        </w:rPr>
        <w:t>​</w:t>
      </w:r>
      <w:r w:rsidRPr="00EA078D">
        <w:rPr>
          <w:rFonts w:ascii="Times New Roman" w:hAnsi="Times New Roman" w:cs="Times New Roman"/>
        </w:rPr>
        <w:t>​</w:t>
      </w:r>
    </w:p>
    <w:p w14:paraId="30B5DAAA" w14:textId="77777777" w:rsidR="00EA078D" w:rsidRPr="00EA078D" w:rsidRDefault="00EA078D" w:rsidP="00EA078D">
      <w:r w:rsidRPr="00EA078D">
        <w:t>您可以简单地将这个4GB地址空间想象成一个巨大的“地图”，不同的区域有特定的功能：</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592"/>
        <w:gridCol w:w="1508"/>
        <w:gridCol w:w="3226"/>
        <w:gridCol w:w="675"/>
      </w:tblGrid>
      <w:tr w:rsidR="00EA078D" w:rsidRPr="00EA078D" w14:paraId="6F594B9A"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B926993" w14:textId="77777777" w:rsidR="00EA078D" w:rsidRPr="00EA078D" w:rsidRDefault="00EA078D" w:rsidP="00EA078D">
            <w:pPr>
              <w:rPr>
                <w:b/>
                <w:bCs/>
              </w:rPr>
            </w:pPr>
            <w:r w:rsidRPr="00EA078D">
              <w:rPr>
                <w:b/>
                <w:bCs/>
              </w:rPr>
              <w:t>地址范围 (举例)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AE9009F" w14:textId="77777777" w:rsidR="00EA078D" w:rsidRPr="00EA078D" w:rsidRDefault="00EA078D" w:rsidP="00EA078D">
            <w:pPr>
              <w:rPr>
                <w:b/>
                <w:bCs/>
              </w:rPr>
            </w:pPr>
            <w:r w:rsidRPr="00EA078D">
              <w:rPr>
                <w:b/>
                <w:bCs/>
              </w:rPr>
              <w:t>区域名称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7C9B3E5" w14:textId="77777777" w:rsidR="00EA078D" w:rsidRPr="00EA078D" w:rsidRDefault="00EA078D" w:rsidP="00EA078D">
            <w:pPr>
              <w:rPr>
                <w:b/>
                <w:bCs/>
              </w:rPr>
            </w:pPr>
            <w:r w:rsidRPr="00EA078D">
              <w:rPr>
                <w:b/>
                <w:bCs/>
              </w:rPr>
              <w:t>对应物理部件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00733C1" w14:textId="77777777" w:rsidR="00EA078D" w:rsidRPr="00EA078D" w:rsidRDefault="00EA078D" w:rsidP="00EA078D">
            <w:pPr>
              <w:rPr>
                <w:b/>
                <w:bCs/>
              </w:rPr>
            </w:pPr>
            <w:r w:rsidRPr="00EA078D">
              <w:rPr>
                <w:b/>
                <w:bCs/>
              </w:rPr>
              <w:t>属于</w:t>
            </w:r>
          </w:p>
        </w:tc>
      </w:tr>
      <w:tr w:rsidR="00EA078D" w:rsidRPr="00EA078D" w14:paraId="3232AE9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FB640A4" w14:textId="77777777" w:rsidR="00EA078D" w:rsidRPr="00EA078D" w:rsidRDefault="00EA078D" w:rsidP="00EA078D">
            <w:r w:rsidRPr="00EA078D">
              <w:t>0x2000 0000 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DDAAA6C" w14:textId="77777777" w:rsidR="00EA078D" w:rsidRPr="00EA078D" w:rsidRDefault="00EA078D" w:rsidP="00EA078D">
            <w:r w:rsidRPr="00EA078D">
              <w:rPr>
                <w:rFonts w:ascii="Times New Roman" w:hAnsi="Times New Roman" w:cs="Times New Roman"/>
              </w:rPr>
              <w:t>​</w:t>
            </w:r>
            <w:r w:rsidRPr="00EA078D">
              <w:rPr>
                <w:b/>
                <w:bCs/>
                <w:color w:val="EE0000"/>
              </w:rPr>
              <w:t>SRAM</w:t>
            </w:r>
            <w:r w:rsidRPr="00EA078D">
              <w:rPr>
                <w:rFonts w:ascii="Times New Roman" w:hAnsi="Times New Roman" w:cs="Times New Roman"/>
                <w:color w:val="EE0000"/>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8C8B8B7" w14:textId="77777777" w:rsidR="00EA078D" w:rsidRPr="00EA078D" w:rsidRDefault="00EA078D" w:rsidP="00EA078D">
            <w:r w:rsidRPr="00EA078D">
              <w:t>芯片的</w:t>
            </w:r>
            <w:r w:rsidRPr="00EA078D">
              <w:rPr>
                <w:color w:val="EE0000"/>
              </w:rPr>
              <w:t>运行内存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7632942" w14:textId="77777777" w:rsidR="00EA078D" w:rsidRPr="00EA078D" w:rsidRDefault="00EA078D" w:rsidP="00EA078D">
            <w:r w:rsidRPr="00EA078D">
              <w:rPr>
                <w:rFonts w:ascii="Times New Roman" w:hAnsi="Times New Roman" w:cs="Times New Roman"/>
              </w:rPr>
              <w:t>​</w:t>
            </w:r>
            <w:r w:rsidRPr="00EA078D">
              <w:rPr>
                <w:b/>
                <w:bCs/>
              </w:rPr>
              <w:t>存储器</w:t>
            </w:r>
            <w:r w:rsidRPr="00EA078D">
              <w:rPr>
                <w:rFonts w:ascii="Times New Roman" w:hAnsi="Times New Roman" w:cs="Times New Roman"/>
              </w:rPr>
              <w:t>​</w:t>
            </w:r>
          </w:p>
        </w:tc>
      </w:tr>
      <w:tr w:rsidR="00EA078D" w:rsidRPr="00EA078D" w14:paraId="279334C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D60494B" w14:textId="77777777" w:rsidR="00EA078D" w:rsidRPr="00EA078D" w:rsidRDefault="00EA078D" w:rsidP="00EA078D">
            <w:r w:rsidRPr="00EA078D">
              <w:t>0x0800 0000 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1E8A0CE" w14:textId="77777777" w:rsidR="00EA078D" w:rsidRPr="00EA078D" w:rsidRDefault="00EA078D" w:rsidP="00EA078D">
            <w:r w:rsidRPr="00EA078D">
              <w:rPr>
                <w:rFonts w:ascii="Times New Roman" w:hAnsi="Times New Roman" w:cs="Times New Roman"/>
              </w:rPr>
              <w:t>​</w:t>
            </w:r>
            <w:r w:rsidRPr="00EA078D">
              <w:rPr>
                <w:b/>
                <w:bCs/>
                <w:color w:val="EE0000"/>
              </w:rPr>
              <w:t>Flash</w:t>
            </w:r>
            <w:r w:rsidRPr="00EA078D">
              <w:rPr>
                <w:rFonts w:ascii="Times New Roman" w:hAnsi="Times New Roman" w:cs="Times New Roman"/>
                <w:color w:val="EE0000"/>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6DE184" w14:textId="77777777" w:rsidR="00EA078D" w:rsidRPr="00EA078D" w:rsidRDefault="00EA078D" w:rsidP="00EA078D">
            <w:r w:rsidRPr="00EA078D">
              <w:t>芯片的</w:t>
            </w:r>
            <w:r w:rsidRPr="00EA078D">
              <w:rPr>
                <w:color w:val="EE0000"/>
              </w:rPr>
              <w:t>存储内存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716742" w14:textId="77777777" w:rsidR="00EA078D" w:rsidRPr="00EA078D" w:rsidRDefault="00EA078D" w:rsidP="00EA078D">
            <w:r w:rsidRPr="00EA078D">
              <w:rPr>
                <w:rFonts w:ascii="Times New Roman" w:hAnsi="Times New Roman" w:cs="Times New Roman"/>
              </w:rPr>
              <w:t>​</w:t>
            </w:r>
            <w:r w:rsidRPr="00EA078D">
              <w:rPr>
                <w:b/>
                <w:bCs/>
              </w:rPr>
              <w:t>存储器</w:t>
            </w:r>
            <w:r w:rsidRPr="00EA078D">
              <w:rPr>
                <w:rFonts w:ascii="Times New Roman" w:hAnsi="Times New Roman" w:cs="Times New Roman"/>
              </w:rPr>
              <w:t>​</w:t>
            </w:r>
          </w:p>
        </w:tc>
      </w:tr>
      <w:tr w:rsidR="00EA078D" w:rsidRPr="00EA078D" w14:paraId="218A228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55D96E8" w14:textId="77777777" w:rsidR="00EA078D" w:rsidRPr="00EA078D" w:rsidRDefault="00EA078D" w:rsidP="00EA078D">
            <w:r w:rsidRPr="00EA078D">
              <w:t>0x4000 0000 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273147B" w14:textId="77777777" w:rsidR="00EA078D" w:rsidRPr="00EA078D" w:rsidRDefault="00EA078D" w:rsidP="00EA078D">
            <w:r w:rsidRPr="00EA078D">
              <w:rPr>
                <w:rFonts w:ascii="Times New Roman" w:hAnsi="Times New Roman" w:cs="Times New Roman"/>
              </w:rPr>
              <w:t>​</w:t>
            </w:r>
            <w:r w:rsidRPr="00EA078D">
              <w:rPr>
                <w:b/>
                <w:bCs/>
                <w:color w:val="EE0000"/>
              </w:rPr>
              <w:t>AHB/APB 外设</w:t>
            </w:r>
            <w:r w:rsidRPr="00EA078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3E57021" w14:textId="77777777" w:rsidR="00EA078D" w:rsidRPr="00EA078D" w:rsidRDefault="00EA078D" w:rsidP="00EA078D">
            <w:r w:rsidRPr="00EA078D">
              <w:t>GPIO, USART, SPI, I2C, ADC, TIM...</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0B535E" w14:textId="77777777" w:rsidR="00EA078D" w:rsidRPr="00EA078D" w:rsidRDefault="00EA078D" w:rsidP="00EA078D">
            <w:r w:rsidRPr="00EA078D">
              <w:rPr>
                <w:rFonts w:ascii="Times New Roman" w:hAnsi="Times New Roman" w:cs="Times New Roman"/>
              </w:rPr>
              <w:t>​</w:t>
            </w:r>
            <w:r w:rsidRPr="00EA078D">
              <w:rPr>
                <w:b/>
                <w:bCs/>
              </w:rPr>
              <w:t>外设</w:t>
            </w:r>
            <w:r w:rsidRPr="00EA078D">
              <w:rPr>
                <w:rFonts w:ascii="Times New Roman" w:hAnsi="Times New Roman" w:cs="Times New Roman"/>
              </w:rPr>
              <w:t>​</w:t>
            </w:r>
          </w:p>
        </w:tc>
      </w:tr>
      <w:tr w:rsidR="00EA078D" w:rsidRPr="00EA078D" w14:paraId="3D8F48D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B5B65AA" w14:textId="77777777" w:rsidR="00EA078D" w:rsidRPr="00EA078D" w:rsidRDefault="00EA078D" w:rsidP="00EA078D">
            <w:r w:rsidRPr="00EA078D">
              <w:t>0x6000 0000 起</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C5815AF" w14:textId="77777777" w:rsidR="00EA078D" w:rsidRPr="00EA078D" w:rsidRDefault="00EA078D" w:rsidP="00EA078D">
            <w:r w:rsidRPr="00EA078D">
              <w:t>(扩展外部内存)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A4495C5" w14:textId="77777777" w:rsidR="00EA078D" w:rsidRPr="00EA078D" w:rsidRDefault="00EA078D" w:rsidP="00EA078D">
            <w:r w:rsidRPr="00EA078D">
              <w:t>通过FSMC连接的SRAM, SDRAM</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4326D13" w14:textId="77777777" w:rsidR="00EA078D" w:rsidRPr="00EA078D" w:rsidRDefault="00EA078D" w:rsidP="00EA078D">
            <w:r w:rsidRPr="00EA078D">
              <w:rPr>
                <w:rFonts w:ascii="Times New Roman" w:hAnsi="Times New Roman" w:cs="Times New Roman"/>
              </w:rPr>
              <w:t>​</w:t>
            </w:r>
            <w:r w:rsidRPr="00EA078D">
              <w:rPr>
                <w:b/>
                <w:bCs/>
              </w:rPr>
              <w:t>存储器</w:t>
            </w:r>
            <w:r w:rsidRPr="00EA078D">
              <w:rPr>
                <w:rFonts w:ascii="Times New Roman" w:hAnsi="Times New Roman" w:cs="Times New Roman"/>
              </w:rPr>
              <w:t>​</w:t>
            </w:r>
          </w:p>
        </w:tc>
      </w:tr>
    </w:tbl>
    <w:p w14:paraId="093BB5F4" w14:textId="52C00B7C" w:rsidR="007E25F1" w:rsidRDefault="007E25F1" w:rsidP="00EA078D">
      <w:r>
        <w:rPr>
          <w:noProof/>
        </w:rPr>
        <w:drawing>
          <wp:inline distT="0" distB="0" distL="0" distR="0" wp14:anchorId="2C857694" wp14:editId="4C525800">
            <wp:extent cx="5274310" cy="1801495"/>
            <wp:effectExtent l="0" t="0" r="2540" b="8255"/>
            <wp:docPr id="243441213"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41213" name="图片 1" descr="日程表&#10;&#10;AI 生成的内容可能不正确。"/>
                    <pic:cNvPicPr/>
                  </pic:nvPicPr>
                  <pic:blipFill>
                    <a:blip r:embed="rId67"/>
                    <a:stretch>
                      <a:fillRect/>
                    </a:stretch>
                  </pic:blipFill>
                  <pic:spPr>
                    <a:xfrm>
                      <a:off x="0" y="0"/>
                      <a:ext cx="5274310" cy="1801495"/>
                    </a:xfrm>
                    <a:prstGeom prst="rect">
                      <a:avLst/>
                    </a:prstGeom>
                  </pic:spPr>
                </pic:pic>
              </a:graphicData>
            </a:graphic>
          </wp:inline>
        </w:drawing>
      </w:r>
    </w:p>
    <w:p w14:paraId="3CE96EBD" w14:textId="154167E7" w:rsidR="00EA078D" w:rsidRPr="00EA078D" w:rsidRDefault="00000000" w:rsidP="00EA078D">
      <w:r>
        <w:pict w14:anchorId="267D32E0">
          <v:rect id="_x0000_i1475" style="width:0;height:1.5pt" o:hralign="center" o:hrstd="t" o:hr="t" fillcolor="#a0a0a0" stroked="f"/>
        </w:pict>
      </w:r>
    </w:p>
    <w:p w14:paraId="624A2951" w14:textId="77777777" w:rsidR="00EA078D" w:rsidRPr="00EA078D" w:rsidRDefault="00EA078D" w:rsidP="007E25F1">
      <w:pPr>
        <w:pStyle w:val="3"/>
      </w:pPr>
      <w:r w:rsidRPr="00EA078D">
        <w:t xml:space="preserve">1. 什么是“外设” (Peripheral)？ </w:t>
      </w:r>
    </w:p>
    <w:p w14:paraId="521FEE67" w14:textId="77777777" w:rsidR="00EA078D" w:rsidRPr="00EA078D" w:rsidRDefault="00EA078D" w:rsidP="00EA078D">
      <w:r w:rsidRPr="00EA078D">
        <w:rPr>
          <w:rFonts w:ascii="Times New Roman" w:hAnsi="Times New Roman" w:cs="Times New Roman"/>
        </w:rPr>
        <w:t>​</w:t>
      </w:r>
      <w:r w:rsidRPr="00EA078D">
        <w:rPr>
          <w:b/>
          <w:bCs/>
        </w:rPr>
        <w:t>定义</w:t>
      </w:r>
      <w:r w:rsidRPr="00EA078D">
        <w:rPr>
          <w:rFonts w:ascii="Times New Roman" w:hAnsi="Times New Roman" w:cs="Times New Roman"/>
        </w:rPr>
        <w:t>​</w:t>
      </w:r>
      <w:r w:rsidRPr="00EA078D">
        <w:t>：指那些地址被映射到</w:t>
      </w:r>
      <w:r w:rsidRPr="00EA078D">
        <w:rPr>
          <w:b/>
          <w:bCs/>
        </w:rPr>
        <w:t>0x4000 0000 - 0x5FFF FFFF</w:t>
      </w:r>
      <w:r w:rsidRPr="00EA078D">
        <w:rPr>
          <w:rFonts w:ascii="Times New Roman" w:hAnsi="Times New Roman" w:cs="Times New Roman"/>
        </w:rPr>
        <w:t>​</w:t>
      </w:r>
      <w:r w:rsidRPr="00EA078D">
        <w:t xml:space="preserve"> 这段“</w:t>
      </w:r>
      <w:r w:rsidRPr="00EA078D">
        <w:rPr>
          <w:color w:val="EE0000"/>
        </w:rPr>
        <w:t>外设区域</w:t>
      </w:r>
      <w:r w:rsidRPr="00EA078D">
        <w:t>”的</w:t>
      </w:r>
      <w:r w:rsidRPr="00EA078D">
        <w:rPr>
          <w:color w:val="EE0000"/>
        </w:rPr>
        <w:t>硬件功能模块</w:t>
      </w:r>
      <w:r w:rsidRPr="00EA078D">
        <w:t>。</w:t>
      </w:r>
    </w:p>
    <w:p w14:paraId="2E09C76D" w14:textId="77777777" w:rsidR="00EA078D" w:rsidRPr="00EA078D" w:rsidRDefault="00EA078D" w:rsidP="00EA078D">
      <w:r w:rsidRPr="00EA078D">
        <w:rPr>
          <w:rFonts w:ascii="Times New Roman" w:hAnsi="Times New Roman" w:cs="Times New Roman"/>
        </w:rPr>
        <w:lastRenderedPageBreak/>
        <w:t>​</w:t>
      </w:r>
      <w:r w:rsidRPr="00EA078D">
        <w:rPr>
          <w:b/>
          <w:bCs/>
        </w:rPr>
        <w:t>包括</w:t>
      </w:r>
      <w:r w:rsidRPr="00EA078D">
        <w:rPr>
          <w:rFonts w:ascii="Times New Roman" w:hAnsi="Times New Roman" w:cs="Times New Roman"/>
        </w:rPr>
        <w:t>​</w:t>
      </w:r>
      <w:r w:rsidRPr="00EA078D">
        <w:t>：</w:t>
      </w:r>
    </w:p>
    <w:p w14:paraId="48346A8D" w14:textId="77777777" w:rsidR="00EA078D" w:rsidRPr="00EA078D" w:rsidRDefault="00EA078D">
      <w:pPr>
        <w:numPr>
          <w:ilvl w:val="0"/>
          <w:numId w:val="537"/>
        </w:numPr>
      </w:pPr>
      <w:r w:rsidRPr="00EA078D">
        <w:rPr>
          <w:rFonts w:ascii="Times New Roman" w:hAnsi="Times New Roman" w:cs="Times New Roman"/>
        </w:rPr>
        <w:t>​</w:t>
      </w:r>
      <w:r w:rsidRPr="00EA078D">
        <w:rPr>
          <w:b/>
          <w:bCs/>
        </w:rPr>
        <w:t>MCU内核</w:t>
      </w:r>
      <w:r w:rsidRPr="00EA078D">
        <w:rPr>
          <w:b/>
          <w:bCs/>
          <w:color w:val="EE0000"/>
        </w:rPr>
        <w:t>自带的所有片上外设</w:t>
      </w:r>
      <w:r w:rsidRPr="00EA078D">
        <w:rPr>
          <w:rFonts w:ascii="Times New Roman" w:hAnsi="Times New Roman" w:cs="Times New Roman"/>
          <w:color w:val="EE0000"/>
        </w:rPr>
        <w:t>​</w:t>
      </w:r>
      <w:r w:rsidRPr="00EA078D">
        <w:t>：这正是您提到的</w:t>
      </w:r>
      <w:r w:rsidRPr="00EA078D">
        <w:rPr>
          <w:b/>
          <w:bCs/>
        </w:rPr>
        <w:t>GPIO（GPIOA, GPIOB...）、USART（USART1, USART2...）、SPI、I2C、ADC、定时器（TIM1, TIM2...）</w:t>
      </w:r>
      <w:r w:rsidRPr="00EA078D">
        <w:rPr>
          <w:rFonts w:ascii="Times New Roman" w:hAnsi="Times New Roman" w:cs="Times New Roman"/>
          <w:b/>
          <w:bCs/>
        </w:rPr>
        <w:t>​</w:t>
      </w:r>
      <w:r w:rsidRPr="00EA078D">
        <w:rPr>
          <w:rFonts w:ascii="Times New Roman" w:hAnsi="Times New Roman" w:cs="Times New Roman"/>
        </w:rPr>
        <w:t>​</w:t>
      </w:r>
      <w:r w:rsidRPr="00EA078D">
        <w:t xml:space="preserve"> 等等。它们的寄存器（如USART-&gt;DR数据寄存器）都有固定的外设地址。</w:t>
      </w:r>
    </w:p>
    <w:p w14:paraId="1DE887C7" w14:textId="77777777" w:rsidR="00EA078D" w:rsidRPr="00EA078D" w:rsidRDefault="00EA078D">
      <w:pPr>
        <w:numPr>
          <w:ilvl w:val="0"/>
          <w:numId w:val="537"/>
        </w:numPr>
      </w:pPr>
      <w:r w:rsidRPr="00EA078D">
        <w:rPr>
          <w:rFonts w:ascii="Times New Roman" w:hAnsi="Times New Roman" w:cs="Times New Roman"/>
        </w:rPr>
        <w:t>​</w:t>
      </w:r>
      <w:r w:rsidRPr="00EA078D">
        <w:rPr>
          <w:b/>
          <w:bCs/>
        </w:rPr>
        <w:t>芯片厂商</w:t>
      </w:r>
      <w:r w:rsidRPr="00EA078D">
        <w:rPr>
          <w:b/>
          <w:bCs/>
          <w:color w:val="EE0000"/>
        </w:rPr>
        <w:t>预置的外部控制器</w:t>
      </w:r>
      <w:r w:rsidRPr="00EA078D">
        <w:rPr>
          <w:rFonts w:ascii="Times New Roman" w:hAnsi="Times New Roman" w:cs="Times New Roman"/>
        </w:rPr>
        <w:t>​</w:t>
      </w:r>
      <w:r w:rsidRPr="00EA078D">
        <w:t>：例如，</w:t>
      </w:r>
      <w:r w:rsidRPr="00EA078D">
        <w:rPr>
          <w:color w:val="EE0000"/>
        </w:rPr>
        <w:t>FSMC</w:t>
      </w:r>
      <w:r w:rsidRPr="00EA078D">
        <w:t>（灵活静态存储器控制器）本身是一个外设，但它用于访问外部存储器。</w:t>
      </w:r>
    </w:p>
    <w:p w14:paraId="7CADADFD" w14:textId="77777777" w:rsidR="00EA078D" w:rsidRPr="00EA078D" w:rsidRDefault="00EA078D" w:rsidP="00EA078D">
      <w:r w:rsidRPr="00EA078D">
        <w:rPr>
          <w:rFonts w:ascii="Times New Roman" w:hAnsi="Times New Roman" w:cs="Times New Roman"/>
        </w:rPr>
        <w:t>​</w:t>
      </w:r>
      <w:r w:rsidRPr="00EA078D">
        <w:rPr>
          <w:b/>
          <w:bCs/>
        </w:rPr>
        <w:t>关键特性</w:t>
      </w:r>
      <w:r w:rsidRPr="00EA078D">
        <w:rPr>
          <w:rFonts w:ascii="Times New Roman" w:hAnsi="Times New Roman" w:cs="Times New Roman"/>
        </w:rPr>
        <w:t>​</w:t>
      </w:r>
      <w:r w:rsidRPr="00EA078D">
        <w:t>：外设寄存器通常</w:t>
      </w:r>
      <w:r w:rsidRPr="00EA078D">
        <w:rPr>
          <w:color w:val="EE0000"/>
        </w:rPr>
        <w:t>有特定的功能</w:t>
      </w:r>
      <w:r w:rsidRPr="00EA078D">
        <w:t>，且</w:t>
      </w:r>
      <w:r w:rsidRPr="00EA078D">
        <w:rPr>
          <w:b/>
          <w:bCs/>
        </w:rPr>
        <w:t>地址一般</w:t>
      </w:r>
      <w:r w:rsidRPr="00EA078D">
        <w:rPr>
          <w:b/>
          <w:bCs/>
          <w:color w:val="EE0000"/>
        </w:rPr>
        <w:t>不随数据传输而递增</w:t>
      </w:r>
      <w:r w:rsidRPr="00EA078D">
        <w:t>。例如，无论你要通过DMA发送多少个字节，数据始终都是从</w:t>
      </w:r>
      <w:r w:rsidRPr="00EA078D">
        <w:rPr>
          <w:b/>
          <w:bCs/>
          <w:color w:val="EE0000"/>
        </w:rPr>
        <w:t>同一个</w:t>
      </w:r>
      <w:r w:rsidRPr="00EA078D">
        <w:t>USART数据寄存器（USART-&gt;DR）地址读出或写入。</w:t>
      </w:r>
    </w:p>
    <w:p w14:paraId="2DF8B4CD" w14:textId="77777777" w:rsidR="00EA078D" w:rsidRPr="00EA078D" w:rsidRDefault="00000000" w:rsidP="00EA078D">
      <w:r>
        <w:pict w14:anchorId="2C157B97">
          <v:rect id="_x0000_i1476" style="width:0;height:1.5pt" o:hralign="center" o:hrstd="t" o:hr="t" fillcolor="#a0a0a0" stroked="f"/>
        </w:pict>
      </w:r>
    </w:p>
    <w:p w14:paraId="393CF9E9" w14:textId="77777777" w:rsidR="00EA078D" w:rsidRPr="00EA078D" w:rsidRDefault="00EA078D" w:rsidP="007E25F1">
      <w:pPr>
        <w:pStyle w:val="3"/>
      </w:pPr>
      <w:r w:rsidRPr="00EA078D">
        <w:t xml:space="preserve">2. 什么是“存储器” (Memory)？ </w:t>
      </w:r>
    </w:p>
    <w:p w14:paraId="734C2686" w14:textId="77777777" w:rsidR="00EA078D" w:rsidRPr="00EA078D" w:rsidRDefault="00EA078D" w:rsidP="00EA078D">
      <w:r w:rsidRPr="00EA078D">
        <w:rPr>
          <w:rFonts w:ascii="Times New Roman" w:hAnsi="Times New Roman" w:cs="Times New Roman"/>
        </w:rPr>
        <w:t>​</w:t>
      </w:r>
      <w:r w:rsidRPr="00EA078D">
        <w:rPr>
          <w:b/>
          <w:bCs/>
        </w:rPr>
        <w:t>定义</w:t>
      </w:r>
      <w:r w:rsidRPr="00EA078D">
        <w:rPr>
          <w:rFonts w:ascii="Times New Roman" w:hAnsi="Times New Roman" w:cs="Times New Roman"/>
        </w:rPr>
        <w:t>​</w:t>
      </w:r>
      <w:r w:rsidRPr="00EA078D">
        <w:t>：指那些地址被映射到</w:t>
      </w:r>
      <w:r w:rsidRPr="00EA078D">
        <w:rPr>
          <w:b/>
          <w:bCs/>
        </w:rPr>
        <w:t>存储器区域</w:t>
      </w:r>
      <w:r w:rsidRPr="00EA078D">
        <w:rPr>
          <w:rFonts w:ascii="Times New Roman" w:hAnsi="Times New Roman" w:cs="Times New Roman"/>
        </w:rPr>
        <w:t>​</w:t>
      </w:r>
      <w:r w:rsidRPr="00EA078D">
        <w:t>（如SRAM, Flash）的</w:t>
      </w:r>
      <w:r w:rsidRPr="00EA078D">
        <w:rPr>
          <w:color w:val="EE0000"/>
        </w:rPr>
        <w:t>物理单元</w:t>
      </w:r>
      <w:r w:rsidRPr="00EA078D">
        <w:t>，用于</w:t>
      </w:r>
      <w:r w:rsidRPr="00EA078D">
        <w:rPr>
          <w:color w:val="EE0000"/>
        </w:rPr>
        <w:t>存储程序代码</w:t>
      </w:r>
      <w:r w:rsidRPr="00EA078D">
        <w:t>和</w:t>
      </w:r>
      <w:r w:rsidRPr="00EA078D">
        <w:rPr>
          <w:color w:val="EE0000"/>
        </w:rPr>
        <w:t>运行数据</w:t>
      </w:r>
      <w:r w:rsidRPr="00EA078D">
        <w:t>。</w:t>
      </w:r>
    </w:p>
    <w:p w14:paraId="4B6EDC70" w14:textId="77777777" w:rsidR="00EA078D" w:rsidRPr="00EA078D" w:rsidRDefault="00EA078D" w:rsidP="00EA078D">
      <w:r w:rsidRPr="00EA078D">
        <w:rPr>
          <w:rFonts w:ascii="Times New Roman" w:hAnsi="Times New Roman" w:cs="Times New Roman"/>
        </w:rPr>
        <w:t>​</w:t>
      </w:r>
      <w:r w:rsidRPr="00EA078D">
        <w:rPr>
          <w:b/>
          <w:bCs/>
        </w:rPr>
        <w:t>包括</w:t>
      </w:r>
      <w:r w:rsidRPr="00EA078D">
        <w:rPr>
          <w:rFonts w:ascii="Times New Roman" w:hAnsi="Times New Roman" w:cs="Times New Roman"/>
        </w:rPr>
        <w:t>​</w:t>
      </w:r>
      <w:r w:rsidRPr="00EA078D">
        <w:t>：</w:t>
      </w:r>
    </w:p>
    <w:p w14:paraId="770B94F8" w14:textId="77777777" w:rsidR="00EA078D" w:rsidRPr="00EA078D" w:rsidRDefault="00EA078D">
      <w:pPr>
        <w:numPr>
          <w:ilvl w:val="0"/>
          <w:numId w:val="538"/>
        </w:numPr>
      </w:pPr>
      <w:r w:rsidRPr="00EA078D">
        <w:rPr>
          <w:rFonts w:ascii="Times New Roman" w:hAnsi="Times New Roman" w:cs="Times New Roman"/>
        </w:rPr>
        <w:t>​</w:t>
      </w:r>
      <w:r w:rsidRPr="00EA078D">
        <w:rPr>
          <w:b/>
          <w:bCs/>
        </w:rPr>
        <w:t>芯片内部</w:t>
      </w:r>
      <w:r w:rsidRPr="00EA078D">
        <w:rPr>
          <w:b/>
          <w:bCs/>
          <w:color w:val="EE0000"/>
        </w:rPr>
        <w:t>SRAM</w:t>
      </w:r>
      <w:r w:rsidRPr="00EA078D">
        <w:rPr>
          <w:rFonts w:ascii="Times New Roman" w:hAnsi="Times New Roman" w:cs="Times New Roman"/>
          <w:color w:val="EE0000"/>
        </w:rPr>
        <w:t>​</w:t>
      </w:r>
      <w:r w:rsidRPr="00EA078D">
        <w:t>：地址通常从</w:t>
      </w:r>
      <w:r w:rsidRPr="00EA078D">
        <w:rPr>
          <w:color w:val="EE0000"/>
        </w:rPr>
        <w:t>0x2000 0000</w:t>
      </w:r>
      <w:r w:rsidRPr="00EA078D">
        <w:t>开始，是程序运行时的</w:t>
      </w:r>
      <w:r w:rsidRPr="00EA078D">
        <w:rPr>
          <w:color w:val="EE0000"/>
        </w:rPr>
        <w:t>临时数据存储区</w:t>
      </w:r>
      <w:r w:rsidRPr="00EA078D">
        <w:t>。</w:t>
      </w:r>
    </w:p>
    <w:p w14:paraId="125ED799" w14:textId="77777777" w:rsidR="00EA078D" w:rsidRPr="00EA078D" w:rsidRDefault="00EA078D">
      <w:pPr>
        <w:numPr>
          <w:ilvl w:val="0"/>
          <w:numId w:val="538"/>
        </w:numPr>
      </w:pPr>
      <w:r w:rsidRPr="00EA078D">
        <w:rPr>
          <w:rFonts w:ascii="Times New Roman" w:hAnsi="Times New Roman" w:cs="Times New Roman"/>
        </w:rPr>
        <w:t>​</w:t>
      </w:r>
      <w:r w:rsidRPr="00EA078D">
        <w:rPr>
          <w:b/>
          <w:bCs/>
        </w:rPr>
        <w:t>芯片内部</w:t>
      </w:r>
      <w:r w:rsidRPr="00EA078D">
        <w:rPr>
          <w:b/>
          <w:bCs/>
          <w:color w:val="EE0000"/>
        </w:rPr>
        <w:t>Flash</w:t>
      </w:r>
      <w:r w:rsidRPr="00EA078D">
        <w:rPr>
          <w:rFonts w:ascii="Times New Roman" w:hAnsi="Times New Roman" w:cs="Times New Roman"/>
        </w:rPr>
        <w:t>​</w:t>
      </w:r>
      <w:r w:rsidRPr="00EA078D">
        <w:t>：地址通常从</w:t>
      </w:r>
      <w:r w:rsidRPr="00EA078D">
        <w:rPr>
          <w:color w:val="EE0000"/>
        </w:rPr>
        <w:t>0x0800 0000</w:t>
      </w:r>
      <w:r w:rsidRPr="00EA078D">
        <w:t>开始，存储程序代码和常量。</w:t>
      </w:r>
    </w:p>
    <w:p w14:paraId="5B81B277" w14:textId="77777777" w:rsidR="00EA078D" w:rsidRPr="00EA078D" w:rsidRDefault="00EA078D">
      <w:pPr>
        <w:numPr>
          <w:ilvl w:val="0"/>
          <w:numId w:val="538"/>
        </w:numPr>
      </w:pPr>
      <w:r w:rsidRPr="00EA078D">
        <w:rPr>
          <w:rFonts w:ascii="Times New Roman" w:hAnsi="Times New Roman" w:cs="Times New Roman"/>
        </w:rPr>
        <w:t>​</w:t>
      </w:r>
      <w:r w:rsidRPr="00EA078D">
        <w:rPr>
          <w:b/>
          <w:bCs/>
        </w:rPr>
        <w:t>芯片外挂的存储芯片</w:t>
      </w:r>
      <w:r w:rsidRPr="00EA078D">
        <w:rPr>
          <w:rFonts w:ascii="Times New Roman" w:hAnsi="Times New Roman" w:cs="Times New Roman"/>
        </w:rPr>
        <w:t>​</w:t>
      </w:r>
      <w:r w:rsidRPr="00EA078D">
        <w:t>：通过FSMC或FMC总线连接的</w:t>
      </w:r>
      <w:r w:rsidRPr="00EA078D">
        <w:rPr>
          <w:b/>
          <w:bCs/>
        </w:rPr>
        <w:t>外部SRAM、SDRAM、NOR Flash</w:t>
      </w:r>
      <w:r w:rsidRPr="00EA078D">
        <w:t>等。它们的地址被映射到0x6000 0000开始的区域，对CPU和DMA来说，访问它们和访问内部SRAM没有区别。</w:t>
      </w:r>
    </w:p>
    <w:p w14:paraId="19A86DAD" w14:textId="77777777" w:rsidR="00EA078D" w:rsidRPr="00EA078D" w:rsidRDefault="00EA078D" w:rsidP="00EA078D">
      <w:r w:rsidRPr="00EA078D">
        <w:rPr>
          <w:rFonts w:ascii="Times New Roman" w:hAnsi="Times New Roman" w:cs="Times New Roman"/>
        </w:rPr>
        <w:t>​</w:t>
      </w:r>
      <w:r w:rsidRPr="00EA078D">
        <w:rPr>
          <w:b/>
          <w:bCs/>
        </w:rPr>
        <w:t>关键特性</w:t>
      </w:r>
      <w:r w:rsidRPr="00EA078D">
        <w:rPr>
          <w:rFonts w:ascii="Times New Roman" w:hAnsi="Times New Roman" w:cs="Times New Roman"/>
        </w:rPr>
        <w:t>​</w:t>
      </w:r>
      <w:r w:rsidRPr="00EA078D">
        <w:t>：存储器地址通常</w:t>
      </w:r>
      <w:r w:rsidRPr="00EA078D">
        <w:rPr>
          <w:b/>
          <w:bCs/>
        </w:rPr>
        <w:t>需要</w:t>
      </w:r>
      <w:r w:rsidRPr="00EA078D">
        <w:rPr>
          <w:b/>
          <w:bCs/>
          <w:color w:val="EE0000"/>
        </w:rPr>
        <w:t>随着数据传输而递增</w:t>
      </w:r>
      <w:r w:rsidRPr="00EA078D">
        <w:t>，以便</w:t>
      </w:r>
      <w:r w:rsidRPr="00EA078D">
        <w:rPr>
          <w:color w:val="EE0000"/>
        </w:rPr>
        <w:t>连续存放</w:t>
      </w:r>
      <w:r w:rsidRPr="00EA078D">
        <w:t>或</w:t>
      </w:r>
      <w:r w:rsidRPr="00EA078D">
        <w:rPr>
          <w:color w:val="EE0000"/>
        </w:rPr>
        <w:t>读取数据</w:t>
      </w:r>
      <w:r w:rsidRPr="00EA078D">
        <w:t>。例如，DMA将ADC数据存到一个数组</w:t>
      </w:r>
      <w:proofErr w:type="spellStart"/>
      <w:r w:rsidRPr="00EA078D">
        <w:t>adc_value</w:t>
      </w:r>
      <w:proofErr w:type="spellEnd"/>
      <w:r w:rsidRPr="00EA078D">
        <w:t>[100]中，每存一个数据，存储器地址指针就要</w:t>
      </w:r>
      <w:r w:rsidRPr="00EA078D">
        <w:rPr>
          <w:color w:val="EE0000"/>
        </w:rPr>
        <w:t>移动到下一个元素的位置</w:t>
      </w:r>
      <w:r w:rsidRPr="00EA078D">
        <w:t>。</w:t>
      </w:r>
    </w:p>
    <w:p w14:paraId="6D8455A5" w14:textId="77777777" w:rsidR="00EA078D" w:rsidRPr="00EA078D" w:rsidRDefault="00000000" w:rsidP="00EA078D">
      <w:r>
        <w:pict w14:anchorId="4F331CE2">
          <v:rect id="_x0000_i1477" style="width:0;height:1.5pt" o:hralign="center" o:hrstd="t" o:hr="t" fillcolor="#a0a0a0" stroked="f"/>
        </w:pict>
      </w:r>
    </w:p>
    <w:p w14:paraId="08D685F1" w14:textId="77777777" w:rsidR="00EA078D" w:rsidRPr="00EA078D" w:rsidRDefault="00EA078D" w:rsidP="007E25F1">
      <w:pPr>
        <w:pStyle w:val="3"/>
      </w:pPr>
      <w:r w:rsidRPr="00EA078D">
        <w:t xml:space="preserve">总结与回答您的具体问题 </w:t>
      </w:r>
    </w:p>
    <w:p w14:paraId="28DD30B7" w14:textId="77777777" w:rsidR="00EA078D" w:rsidRPr="00EA078D" w:rsidRDefault="00EA078D">
      <w:pPr>
        <w:numPr>
          <w:ilvl w:val="0"/>
          <w:numId w:val="539"/>
        </w:numPr>
      </w:pPr>
      <w:r w:rsidRPr="00EA078D">
        <w:rPr>
          <w:rFonts w:ascii="Times New Roman" w:hAnsi="Times New Roman" w:cs="Times New Roman"/>
        </w:rPr>
        <w:t>​</w:t>
      </w:r>
      <w:r w:rsidRPr="00EA078D">
        <w:rPr>
          <w:b/>
          <w:bCs/>
        </w:rPr>
        <w:t>MCU自带的GPIO，USART算外设吗？</w:t>
      </w:r>
      <w:r w:rsidRPr="00EA078D">
        <w:rPr>
          <w:rFonts w:ascii="Times New Roman" w:hAnsi="Times New Roman" w:cs="Times New Roman"/>
          <w:b/>
          <w:bCs/>
        </w:rPr>
        <w:t>​</w:t>
      </w:r>
      <w:r w:rsidRPr="00EA078D">
        <w:rPr>
          <w:rFonts w:ascii="Times New Roman" w:hAnsi="Times New Roman" w:cs="Times New Roman"/>
        </w:rPr>
        <w:t>​</w:t>
      </w:r>
    </w:p>
    <w:p w14:paraId="48A29EDE" w14:textId="2B8F81E0" w:rsidR="00EA078D" w:rsidRPr="00EA078D" w:rsidRDefault="00EA078D" w:rsidP="00EA078D">
      <w:r w:rsidRPr="00EA078D">
        <w:rPr>
          <w:rFonts w:ascii="Times New Roman" w:hAnsi="Times New Roman" w:cs="Times New Roman"/>
        </w:rPr>
        <w:t>​</w:t>
      </w:r>
      <w:r w:rsidRPr="00EA078D">
        <w:rPr>
          <w:b/>
          <w:bCs/>
          <w:color w:val="EE0000"/>
        </w:rPr>
        <w:t>算</w:t>
      </w:r>
      <w:proofErr w:type="gramStart"/>
      <w:r w:rsidR="007E25F1">
        <w:rPr>
          <w:rFonts w:hint="eastAsia"/>
          <w:b/>
          <w:bCs/>
        </w:rPr>
        <w:t>!</w:t>
      </w:r>
      <w:proofErr w:type="gramEnd"/>
      <w:r w:rsidRPr="00EA078D">
        <w:rPr>
          <w:rFonts w:ascii="Times New Roman" w:hAnsi="Times New Roman" w:cs="Times New Roman"/>
        </w:rPr>
        <w:t>​</w:t>
      </w:r>
      <w:r w:rsidRPr="00EA078D">
        <w:t xml:space="preserve"> 它们是</w:t>
      </w:r>
      <w:r w:rsidRPr="00EA078D">
        <w:rPr>
          <w:color w:val="EE0000"/>
        </w:rPr>
        <w:t>最典型</w:t>
      </w:r>
      <w:r w:rsidRPr="00EA078D">
        <w:t>、</w:t>
      </w:r>
      <w:r w:rsidRPr="00EA078D">
        <w:rPr>
          <w:color w:val="EE0000"/>
        </w:rPr>
        <w:t>最核心</w:t>
      </w:r>
      <w:r w:rsidRPr="00EA078D">
        <w:t>的</w:t>
      </w:r>
      <w:r w:rsidRPr="00EA078D">
        <w:rPr>
          <w:b/>
          <w:bCs/>
          <w:color w:val="EE0000"/>
        </w:rPr>
        <w:t>片上外设</w:t>
      </w:r>
      <w:r w:rsidRPr="00EA078D">
        <w:t>。它们的寄存器位于“外设地址区域”。</w:t>
      </w:r>
    </w:p>
    <w:p w14:paraId="21B581F1" w14:textId="77777777" w:rsidR="00EA078D" w:rsidRPr="00EA078D" w:rsidRDefault="00EA078D">
      <w:pPr>
        <w:numPr>
          <w:ilvl w:val="0"/>
          <w:numId w:val="539"/>
        </w:numPr>
      </w:pPr>
      <w:r w:rsidRPr="00EA078D">
        <w:rPr>
          <w:rFonts w:ascii="Times New Roman" w:hAnsi="Times New Roman" w:cs="Times New Roman"/>
        </w:rPr>
        <w:t>​</w:t>
      </w:r>
      <w:r w:rsidRPr="00EA078D">
        <w:rPr>
          <w:b/>
          <w:bCs/>
        </w:rPr>
        <w:t>STM32芯片的外置模块算外设吗？</w:t>
      </w:r>
      <w:r w:rsidRPr="00EA078D">
        <w:rPr>
          <w:rFonts w:ascii="Times New Roman" w:hAnsi="Times New Roman" w:cs="Times New Roman"/>
          <w:b/>
          <w:bCs/>
        </w:rPr>
        <w:t>​</w:t>
      </w:r>
      <w:r w:rsidRPr="00EA078D">
        <w:rPr>
          <w:rFonts w:ascii="Times New Roman" w:hAnsi="Times New Roman" w:cs="Times New Roman"/>
        </w:rPr>
        <w:t>​</w:t>
      </w:r>
    </w:p>
    <w:p w14:paraId="4B46C57B" w14:textId="77777777" w:rsidR="00EA078D" w:rsidRPr="00EA078D" w:rsidRDefault="00EA078D" w:rsidP="00EA078D">
      <w:r w:rsidRPr="00EA078D">
        <w:t>这需要区分看待：</w:t>
      </w:r>
    </w:p>
    <w:p w14:paraId="7512CBBC" w14:textId="77777777" w:rsidR="00EA078D" w:rsidRPr="00EA078D" w:rsidRDefault="00EA078D">
      <w:pPr>
        <w:numPr>
          <w:ilvl w:val="1"/>
          <w:numId w:val="539"/>
        </w:numPr>
      </w:pPr>
      <w:r w:rsidRPr="00EA078D">
        <w:lastRenderedPageBreak/>
        <w:t>如果这个“外置模块”是</w:t>
      </w:r>
      <w:r w:rsidRPr="00EA078D">
        <w:rPr>
          <w:b/>
          <w:bCs/>
        </w:rPr>
        <w:t>一个需要被控制的芯片</w:t>
      </w:r>
      <w:r w:rsidRPr="00EA078D">
        <w:rPr>
          <w:rFonts w:ascii="Times New Roman" w:hAnsi="Times New Roman" w:cs="Times New Roman"/>
        </w:rPr>
        <w:t>​</w:t>
      </w:r>
      <w:r w:rsidRPr="00EA078D">
        <w:t>（例如，通过SPI接口连接的传感器芯片、通过I2C接口连接的EEPROM），那么</w:t>
      </w:r>
      <w:r w:rsidRPr="00EA078D">
        <w:rPr>
          <w:b/>
          <w:bCs/>
        </w:rPr>
        <w:t>STM32的SPI/I2C控制器本身是外设</w:t>
      </w:r>
      <w:r w:rsidRPr="00EA078D">
        <w:t>，而传感器/EEPROM内部的寄存器对STM32的DMA来说是不可见的。DMA只在STM32的SPI数据寄存器和STM32的内存之间搬运数据。</w:t>
      </w:r>
    </w:p>
    <w:p w14:paraId="6D1ED325" w14:textId="77777777" w:rsidR="00EA078D" w:rsidRPr="00EA078D" w:rsidRDefault="00EA078D">
      <w:pPr>
        <w:numPr>
          <w:ilvl w:val="1"/>
          <w:numId w:val="539"/>
        </w:numPr>
      </w:pPr>
      <w:r w:rsidRPr="00EA078D">
        <w:t>如果这个“外置模块”是</w:t>
      </w:r>
      <w:r w:rsidRPr="00EA078D">
        <w:rPr>
          <w:b/>
          <w:bCs/>
        </w:rPr>
        <w:t>一块存储器芯片</w:t>
      </w:r>
      <w:r w:rsidRPr="00EA078D">
        <w:rPr>
          <w:rFonts w:ascii="Times New Roman" w:hAnsi="Times New Roman" w:cs="Times New Roman"/>
        </w:rPr>
        <w:t>​</w:t>
      </w:r>
      <w:r w:rsidRPr="00EA078D">
        <w:t>（例如，通过FSMC总线连接的SRAM或SDRAM），那么这块芯片</w:t>
      </w:r>
      <w:r w:rsidRPr="00EA078D">
        <w:rPr>
          <w:b/>
          <w:bCs/>
        </w:rPr>
        <w:t>被映射到了存储器的地址空间</w:t>
      </w:r>
      <w:r w:rsidRPr="00EA078D">
        <w:t>，所以它属于</w:t>
      </w:r>
      <w:r w:rsidRPr="00EA078D">
        <w:rPr>
          <w:b/>
          <w:bCs/>
        </w:rPr>
        <w:t>存储器</w:t>
      </w:r>
      <w:r w:rsidRPr="00EA078D">
        <w:t>。DMA可以在“内部SRAM &lt;-&gt; 外部SRAM”之间直接搬运数据。</w:t>
      </w:r>
    </w:p>
    <w:p w14:paraId="5297295A" w14:textId="77777777" w:rsidR="00EA078D" w:rsidRPr="00EA078D" w:rsidRDefault="00EA078D" w:rsidP="00B96DE8">
      <w:pPr>
        <w:pStyle w:val="3"/>
      </w:pPr>
      <w:r w:rsidRPr="00EA078D">
        <w:rPr>
          <w:rFonts w:ascii="Times New Roman" w:hAnsi="Times New Roman" w:cs="Times New Roman"/>
        </w:rPr>
        <w:t>​</w:t>
      </w:r>
      <w:r w:rsidRPr="00EA078D">
        <w:t>简单记忆法</w:t>
      </w:r>
      <w:r w:rsidRPr="00EA078D">
        <w:rPr>
          <w:rFonts w:ascii="Times New Roman" w:hAnsi="Times New Roman" w:cs="Times New Roman"/>
        </w:rPr>
        <w:t>​</w:t>
      </w:r>
      <w:r w:rsidRPr="00EA078D">
        <w:t>：</w:t>
      </w:r>
    </w:p>
    <w:p w14:paraId="0C1A45BA" w14:textId="77777777" w:rsidR="00EA078D" w:rsidRPr="00EA078D" w:rsidRDefault="00EA078D" w:rsidP="00EA078D">
      <w:r w:rsidRPr="00EA078D">
        <w:t>在STM32的DMA配置结构体</w:t>
      </w:r>
      <w:proofErr w:type="spellStart"/>
      <w:r w:rsidRPr="00EA078D">
        <w:t>DMA_InitTypeDef</w:t>
      </w:r>
      <w:proofErr w:type="spellEnd"/>
      <w:r w:rsidRPr="00EA078D">
        <w:t>中：</w:t>
      </w:r>
    </w:p>
    <w:p w14:paraId="66F1B6DA" w14:textId="77777777" w:rsidR="00EA078D" w:rsidRPr="00EA078D" w:rsidRDefault="00EA078D">
      <w:pPr>
        <w:numPr>
          <w:ilvl w:val="0"/>
          <w:numId w:val="540"/>
        </w:numPr>
      </w:pPr>
      <w:r w:rsidRPr="00EA078D">
        <w:rPr>
          <w:rFonts w:ascii="Times New Roman" w:hAnsi="Times New Roman" w:cs="Times New Roman"/>
        </w:rPr>
        <w:t>​</w:t>
      </w:r>
      <w:proofErr w:type="spellStart"/>
      <w:r w:rsidRPr="00EA078D">
        <w:rPr>
          <w:b/>
          <w:bCs/>
        </w:rPr>
        <w:t>DMA_PeripheralBaseAddr</w:t>
      </w:r>
      <w:proofErr w:type="spellEnd"/>
      <w:r w:rsidRPr="00EA078D">
        <w:rPr>
          <w:rFonts w:ascii="Times New Roman" w:hAnsi="Times New Roman" w:cs="Times New Roman"/>
        </w:rPr>
        <w:t>​</w:t>
      </w:r>
      <w:r w:rsidRPr="00EA078D">
        <w:t xml:space="preserve"> 填写的地址，几乎总是</w:t>
      </w:r>
      <w:r w:rsidRPr="00EA078D">
        <w:rPr>
          <w:b/>
          <w:bCs/>
        </w:rPr>
        <w:t>0x4xxxxxxx</w:t>
      </w:r>
      <w:r w:rsidRPr="00EA078D">
        <w:t>开头的（某个外设的寄存器地址）。</w:t>
      </w:r>
    </w:p>
    <w:p w14:paraId="6200B192" w14:textId="77777777" w:rsidR="00EA078D" w:rsidRPr="00EA078D" w:rsidRDefault="00EA078D">
      <w:pPr>
        <w:numPr>
          <w:ilvl w:val="0"/>
          <w:numId w:val="540"/>
        </w:numPr>
      </w:pPr>
      <w:r w:rsidRPr="00EA078D">
        <w:rPr>
          <w:rFonts w:ascii="Times New Roman" w:hAnsi="Times New Roman" w:cs="Times New Roman"/>
        </w:rPr>
        <w:t>​</w:t>
      </w:r>
      <w:proofErr w:type="spellStart"/>
      <w:r w:rsidRPr="00EA078D">
        <w:rPr>
          <w:b/>
          <w:bCs/>
        </w:rPr>
        <w:t>DMA_MemoryBaseAddr</w:t>
      </w:r>
      <w:proofErr w:type="spellEnd"/>
      <w:r w:rsidRPr="00EA078D">
        <w:rPr>
          <w:rFonts w:ascii="Times New Roman" w:hAnsi="Times New Roman" w:cs="Times New Roman"/>
        </w:rPr>
        <w:t>​</w:t>
      </w:r>
      <w:r w:rsidRPr="00EA078D">
        <w:t xml:space="preserve"> 填写的地址，通常是</w:t>
      </w:r>
      <w:r w:rsidRPr="00EA078D">
        <w:rPr>
          <w:b/>
          <w:bCs/>
        </w:rPr>
        <w:t>0x2xxxxxxx</w:t>
      </w:r>
      <w:r w:rsidRPr="00EA078D">
        <w:rPr>
          <w:rFonts w:ascii="Times New Roman" w:hAnsi="Times New Roman" w:cs="Times New Roman"/>
        </w:rPr>
        <w:t>​</w:t>
      </w:r>
      <w:r w:rsidRPr="00EA078D">
        <w:t>（内部SRAM）、</w:t>
      </w:r>
      <w:r w:rsidRPr="00EA078D">
        <w:rPr>
          <w:b/>
          <w:bCs/>
        </w:rPr>
        <w:t>0x08xxxxxxx</w:t>
      </w:r>
      <w:r w:rsidRPr="00EA078D">
        <w:rPr>
          <w:rFonts w:ascii="Times New Roman" w:hAnsi="Times New Roman" w:cs="Times New Roman"/>
        </w:rPr>
        <w:t>​</w:t>
      </w:r>
      <w:r w:rsidRPr="00EA078D">
        <w:t>（内部Flash）或</w:t>
      </w:r>
      <w:r w:rsidRPr="00EA078D">
        <w:rPr>
          <w:b/>
          <w:bCs/>
        </w:rPr>
        <w:t>0x6xxxxxxx</w:t>
      </w:r>
      <w:r w:rsidRPr="00EA078D">
        <w:rPr>
          <w:rFonts w:ascii="Times New Roman" w:hAnsi="Times New Roman" w:cs="Times New Roman"/>
        </w:rPr>
        <w:t>​</w:t>
      </w:r>
      <w:r w:rsidRPr="00EA078D">
        <w:t>（外部存储器）开头的（你自己定义的变量或数组的地址）。</w:t>
      </w:r>
    </w:p>
    <w:p w14:paraId="00090E77" w14:textId="0D6F0BB2" w:rsidR="006411BC" w:rsidRDefault="00EA078D" w:rsidP="0017382F">
      <w:r w:rsidRPr="00EA078D">
        <w:t>希望这个从地址映射角度出发的解释，能帮助您从根本上理解这两个概念的区别！</w:t>
      </w:r>
    </w:p>
    <w:p w14:paraId="1F22FF24" w14:textId="2EFAAA42" w:rsidR="0081760B" w:rsidRDefault="0081760B" w:rsidP="0081760B">
      <w:pPr>
        <w:pStyle w:val="2"/>
      </w:pPr>
      <w:r w:rsidRPr="0081760B">
        <w:rPr>
          <w:rFonts w:hint="eastAsia"/>
        </w:rPr>
        <w:t>存储器到存储器模式</w:t>
      </w:r>
      <w:r w:rsidR="009C5C64">
        <w:br/>
      </w:r>
      <w:r w:rsidRPr="0081760B">
        <w:rPr>
          <w:rFonts w:hint="eastAsia"/>
        </w:rPr>
        <w:t>和外设和存储器之间的传输</w:t>
      </w:r>
      <w:r>
        <w:br/>
      </w:r>
      <w:r w:rsidRPr="0081760B">
        <w:t>哪个属于硬件</w:t>
      </w:r>
      <w:r>
        <w:rPr>
          <w:rFonts w:hint="eastAsia"/>
        </w:rPr>
        <w:t>触发?</w:t>
      </w:r>
      <w:r>
        <w:br/>
      </w:r>
      <w:r w:rsidRPr="0081760B">
        <w:t>哪个属于软件触发??</w:t>
      </w:r>
    </w:p>
    <w:p w14:paraId="1C580D62" w14:textId="77777777" w:rsidR="002F6E82" w:rsidRPr="002F6E82" w:rsidRDefault="002F6E82" w:rsidP="002F6E82">
      <w:r w:rsidRPr="002F6E82">
        <w:t>在STM32的DMA传输中，</w:t>
      </w:r>
      <w:r w:rsidRPr="002F6E82">
        <w:rPr>
          <w:rFonts w:ascii="Times New Roman" w:hAnsi="Times New Roman" w:cs="Times New Roman"/>
        </w:rPr>
        <w:t>​</w:t>
      </w:r>
      <w:r w:rsidRPr="002F6E82">
        <w:rPr>
          <w:b/>
          <w:bCs/>
        </w:rPr>
        <w:t>存储器到存储器（Memory-to-Memory）模式通常由</w:t>
      </w:r>
      <w:r w:rsidRPr="002F6E82">
        <w:rPr>
          <w:b/>
          <w:bCs/>
          <w:color w:val="EE0000"/>
        </w:rPr>
        <w:t>软件触发</w:t>
      </w:r>
      <w:r w:rsidRPr="002F6E82">
        <w:t>，而</w:t>
      </w:r>
      <w:r w:rsidRPr="002F6E82">
        <w:rPr>
          <w:b/>
          <w:bCs/>
        </w:rPr>
        <w:t>外设与存储器之间的传输则由</w:t>
      </w:r>
      <w:r w:rsidRPr="002F6E82">
        <w:rPr>
          <w:b/>
          <w:bCs/>
          <w:color w:val="EE0000"/>
        </w:rPr>
        <w:t>硬件触发</w:t>
      </w:r>
      <w:r w:rsidRPr="002F6E82">
        <w:t>。下表清晰地对比了这两种触发方式的核心差异。</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996"/>
        <w:gridCol w:w="3325"/>
        <w:gridCol w:w="3969"/>
      </w:tblGrid>
      <w:tr w:rsidR="002F6E82" w:rsidRPr="002F6E82" w14:paraId="0D66B67C"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79063925" w14:textId="77777777" w:rsidR="002F6E82" w:rsidRPr="002F6E82" w:rsidRDefault="002F6E82" w:rsidP="002F6E82">
            <w:pPr>
              <w:rPr>
                <w:b/>
                <w:bCs/>
              </w:rPr>
            </w:pPr>
            <w:r w:rsidRPr="002F6E82">
              <w:rPr>
                <w:b/>
                <w:bCs/>
              </w:rPr>
              <w:t>对比项</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ECB4AC1" w14:textId="77777777" w:rsidR="002F6E82" w:rsidRPr="002F6E82" w:rsidRDefault="002F6E82" w:rsidP="002F6E82">
            <w:pPr>
              <w:rPr>
                <w:b/>
                <w:bCs/>
              </w:rPr>
            </w:pPr>
            <w:r w:rsidRPr="002F6E82">
              <w:rPr>
                <w:rFonts w:ascii="Times New Roman" w:hAnsi="Times New Roman" w:cs="Times New Roman"/>
                <w:b/>
                <w:bCs/>
              </w:rPr>
              <w:t>​</w:t>
            </w:r>
            <w:r w:rsidRPr="002F6E82">
              <w:rPr>
                <w:b/>
                <w:bCs/>
              </w:rPr>
              <w:t>存储器到存储器模式</w:t>
            </w:r>
            <w:r w:rsidRPr="002F6E82">
              <w:rPr>
                <w:rFonts w:ascii="Times New Roman" w:hAnsi="Times New Roman" w:cs="Times New Roman"/>
                <w:b/>
                <w:bCs/>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7FFDA4E" w14:textId="77777777" w:rsidR="002F6E82" w:rsidRPr="002F6E82" w:rsidRDefault="002F6E82" w:rsidP="002F6E82">
            <w:pPr>
              <w:rPr>
                <w:b/>
                <w:bCs/>
              </w:rPr>
            </w:pPr>
            <w:r w:rsidRPr="002F6E82">
              <w:rPr>
                <w:rFonts w:ascii="Times New Roman" w:hAnsi="Times New Roman" w:cs="Times New Roman"/>
                <w:b/>
                <w:bCs/>
              </w:rPr>
              <w:t>​</w:t>
            </w:r>
            <w:r w:rsidRPr="002F6E82">
              <w:rPr>
                <w:b/>
                <w:bCs/>
              </w:rPr>
              <w:t>外设与存储器之间的传输</w:t>
            </w:r>
            <w:r w:rsidRPr="002F6E82">
              <w:rPr>
                <w:rFonts w:ascii="Times New Roman" w:hAnsi="Times New Roman" w:cs="Times New Roman"/>
                <w:b/>
                <w:bCs/>
              </w:rPr>
              <w:t>​</w:t>
            </w:r>
          </w:p>
        </w:tc>
      </w:tr>
      <w:tr w:rsidR="002F6E82" w:rsidRPr="002F6E82" w14:paraId="434A1A6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87365D9" w14:textId="77777777" w:rsidR="002F6E82" w:rsidRPr="002F6E82" w:rsidRDefault="002F6E82" w:rsidP="002F6E82">
            <w:r w:rsidRPr="002F6E82">
              <w:rPr>
                <w:rFonts w:ascii="Times New Roman" w:hAnsi="Times New Roman" w:cs="Times New Roman"/>
              </w:rPr>
              <w:t>​</w:t>
            </w:r>
            <w:r w:rsidRPr="002F6E82">
              <w:rPr>
                <w:b/>
                <w:bCs/>
              </w:rPr>
              <w:t>触发方式</w:t>
            </w:r>
            <w:r w:rsidRPr="002F6E8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E171584" w14:textId="77777777" w:rsidR="002F6E82" w:rsidRPr="002F6E82" w:rsidRDefault="002F6E82" w:rsidP="002F6E82">
            <w:r w:rsidRPr="002F6E82">
              <w:rPr>
                <w:rFonts w:ascii="Times New Roman" w:hAnsi="Times New Roman" w:cs="Times New Roman"/>
              </w:rPr>
              <w:t>​</w:t>
            </w:r>
            <w:r w:rsidRPr="002F6E82">
              <w:rPr>
                <w:b/>
                <w:bCs/>
              </w:rPr>
              <w:t>软件触发</w:t>
            </w:r>
            <w:r w:rsidRPr="002F6E82">
              <w:rPr>
                <w:rFonts w:ascii="Times New Roman" w:hAnsi="Times New Roman" w:cs="Times New Roman"/>
              </w:rPr>
              <w:t>​</w:t>
            </w:r>
            <w:r w:rsidRPr="002F6E82">
              <w:t xml:space="preserve"> (通过设置</w:t>
            </w:r>
            <w:r w:rsidRPr="002F6E82">
              <w:rPr>
                <w:color w:val="EE0000"/>
              </w:rPr>
              <w:t>DMA控制寄存器</w:t>
            </w:r>
            <w:r w:rsidRPr="002F6E82">
              <w:t>的使能位)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6A14112" w14:textId="77777777" w:rsidR="002F6E82" w:rsidRPr="002F6E82" w:rsidRDefault="002F6E82" w:rsidP="002F6E82">
            <w:r w:rsidRPr="002F6E82">
              <w:rPr>
                <w:rFonts w:ascii="Times New Roman" w:hAnsi="Times New Roman" w:cs="Times New Roman"/>
              </w:rPr>
              <w:t>​</w:t>
            </w:r>
            <w:r w:rsidRPr="002F6E82">
              <w:rPr>
                <w:b/>
                <w:bCs/>
              </w:rPr>
              <w:t>硬件触发</w:t>
            </w:r>
            <w:r w:rsidRPr="002F6E82">
              <w:rPr>
                <w:rFonts w:ascii="Times New Roman" w:hAnsi="Times New Roman" w:cs="Times New Roman"/>
              </w:rPr>
              <w:t>​</w:t>
            </w:r>
            <w:r w:rsidRPr="002F6E82">
              <w:t xml:space="preserve"> (由</w:t>
            </w:r>
            <w:r w:rsidRPr="002F6E82">
              <w:rPr>
                <w:color w:val="EE0000"/>
              </w:rPr>
              <w:t>外设的DMA请求信号</w:t>
            </w:r>
            <w:r w:rsidRPr="002F6E82">
              <w:rPr>
                <w:b/>
                <w:bCs/>
                <w:color w:val="EE0000"/>
              </w:rPr>
              <w:t>自动触发</w:t>
            </w:r>
            <w:r w:rsidRPr="002F6E82">
              <w:t>)</w:t>
            </w:r>
          </w:p>
        </w:tc>
      </w:tr>
      <w:tr w:rsidR="002F6E82" w:rsidRPr="002F6E82" w14:paraId="2D7DDC1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CE359C7" w14:textId="77777777" w:rsidR="002F6E82" w:rsidRPr="002F6E82" w:rsidRDefault="002F6E82" w:rsidP="002F6E82">
            <w:r w:rsidRPr="002F6E82">
              <w:rPr>
                <w:rFonts w:ascii="Times New Roman" w:hAnsi="Times New Roman" w:cs="Times New Roman"/>
              </w:rPr>
              <w:t>​</w:t>
            </w:r>
            <w:r w:rsidRPr="002F6E82">
              <w:rPr>
                <w:b/>
                <w:bCs/>
              </w:rPr>
              <w:t>触发信号来源</w:t>
            </w:r>
            <w:r w:rsidRPr="002F6E8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8F7ECE8" w14:textId="77777777" w:rsidR="002F6E82" w:rsidRPr="002F6E82" w:rsidRDefault="002F6E82" w:rsidP="002F6E82">
            <w:r w:rsidRPr="002F6E82">
              <w:t>CPU（软件配置）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A4829F1" w14:textId="77777777" w:rsidR="002F6E82" w:rsidRPr="002F6E82" w:rsidRDefault="002F6E82" w:rsidP="002F6E82">
            <w:r w:rsidRPr="002F6E82">
              <w:t>外设（如USART的RXNE/TXE、ADC的EOC等事件）</w:t>
            </w:r>
          </w:p>
        </w:tc>
      </w:tr>
      <w:tr w:rsidR="002F6E82" w:rsidRPr="002F6E82" w14:paraId="6BBE1AD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0713A84" w14:textId="77777777" w:rsidR="002F6E82" w:rsidRPr="002F6E82" w:rsidRDefault="002F6E82" w:rsidP="002F6E82">
            <w:r w:rsidRPr="002F6E82">
              <w:rPr>
                <w:rFonts w:ascii="Times New Roman" w:hAnsi="Times New Roman" w:cs="Times New Roman"/>
              </w:rPr>
              <w:lastRenderedPageBreak/>
              <w:t>​</w:t>
            </w:r>
            <w:r w:rsidRPr="002F6E82">
              <w:rPr>
                <w:b/>
                <w:bCs/>
              </w:rPr>
              <w:t>传输过程特点</w:t>
            </w:r>
            <w:r w:rsidRPr="002F6E8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2DEC3D4" w14:textId="77777777" w:rsidR="002F6E82" w:rsidRPr="002F6E82" w:rsidRDefault="002F6E82" w:rsidP="002F6E82">
            <w:r w:rsidRPr="002F6E82">
              <w:t>使能后</w:t>
            </w:r>
            <w:r w:rsidRPr="002F6E82">
              <w:rPr>
                <w:color w:val="EE0000"/>
              </w:rPr>
              <w:t>立即开始</w:t>
            </w:r>
            <w:r w:rsidRPr="002F6E82">
              <w:t>，</w:t>
            </w:r>
            <w:r w:rsidRPr="002F6E82">
              <w:rPr>
                <w:color w:val="EE0000"/>
              </w:rPr>
              <w:t>一次性</w:t>
            </w:r>
            <w:r w:rsidRPr="002F6E82">
              <w:t>完成所有数据搬运</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70B68BE" w14:textId="77777777" w:rsidR="002F6E82" w:rsidRPr="002F6E82" w:rsidRDefault="002F6E82" w:rsidP="002F6E82">
            <w:r w:rsidRPr="002F6E82">
              <w:t>由外设事件“</w:t>
            </w:r>
            <w:r w:rsidRPr="002F6E82">
              <w:rPr>
                <w:color w:val="EE0000"/>
              </w:rPr>
              <w:t>拉动</w:t>
            </w:r>
            <w:r w:rsidRPr="002F6E82">
              <w:t>”，通常与数据产生/消耗节奏同步</w:t>
            </w:r>
          </w:p>
        </w:tc>
      </w:tr>
      <w:tr w:rsidR="002F6E82" w:rsidRPr="002F6E82" w14:paraId="7206DBC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71961F4" w14:textId="77777777" w:rsidR="002F6E82" w:rsidRPr="002F6E82" w:rsidRDefault="002F6E82" w:rsidP="002F6E82">
            <w:r w:rsidRPr="002F6E82">
              <w:rPr>
                <w:rFonts w:ascii="Times New Roman" w:hAnsi="Times New Roman" w:cs="Times New Roman"/>
              </w:rPr>
              <w:t>​</w:t>
            </w:r>
            <w:r w:rsidRPr="002F6E82">
              <w:rPr>
                <w:b/>
                <w:bCs/>
              </w:rPr>
              <w:t>典型应用场景</w:t>
            </w:r>
            <w:r w:rsidRPr="002F6E8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3CFCD8C" w14:textId="77777777" w:rsidR="002F6E82" w:rsidRPr="002F6E82" w:rsidRDefault="002F6E82" w:rsidP="002F6E82">
            <w:r w:rsidRPr="002F6E82">
              <w:t>内存数据块</w:t>
            </w:r>
            <w:r w:rsidRPr="002F6E82">
              <w:rPr>
                <w:color w:val="EE0000"/>
              </w:rPr>
              <w:t>拷贝</w:t>
            </w:r>
            <w:r w:rsidRPr="002F6E82">
              <w:t>、</w:t>
            </w:r>
            <w:r w:rsidRPr="002F6E82">
              <w:rPr>
                <w:color w:val="EE0000"/>
              </w:rPr>
              <w:t>初始化</w:t>
            </w:r>
            <w:r w:rsidRPr="002F6E82">
              <w:t>大片内存区域</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60D29BB" w14:textId="77777777" w:rsidR="002F6E82" w:rsidRPr="002F6E82" w:rsidRDefault="002F6E82" w:rsidP="002F6E82">
            <w:r w:rsidRPr="002F6E82">
              <w:rPr>
                <w:color w:val="EE0000"/>
              </w:rPr>
              <w:t>ADC连续采样</w:t>
            </w:r>
            <w:r w:rsidRPr="002F6E82">
              <w:t>数据存入内存、USART大量数据收发</w:t>
            </w:r>
          </w:p>
        </w:tc>
      </w:tr>
    </w:tbl>
    <w:p w14:paraId="0C2A2A0D" w14:textId="77777777" w:rsidR="002F6E82" w:rsidRPr="002F6E82" w:rsidRDefault="002F6E82" w:rsidP="002F6E82">
      <w:pPr>
        <w:pStyle w:val="3"/>
      </w:pPr>
      <w:r w:rsidRPr="002F6E82">
        <w:rPr>
          <w:rFonts w:ascii="Segoe UI Emoji" w:hAnsi="Segoe UI Emoji" w:cs="Segoe UI Emoji"/>
        </w:rPr>
        <w:t>⚙️</w:t>
      </w:r>
      <w:r w:rsidRPr="002F6E82">
        <w:t xml:space="preserve"> 触发原理深度解析 </w:t>
      </w:r>
    </w:p>
    <w:p w14:paraId="489BF696" w14:textId="77777777" w:rsidR="002F6E82" w:rsidRPr="002F6E82" w:rsidRDefault="002F6E82">
      <w:pPr>
        <w:numPr>
          <w:ilvl w:val="0"/>
          <w:numId w:val="541"/>
        </w:numPr>
      </w:pPr>
      <w:r w:rsidRPr="002F6E82">
        <w:rPr>
          <w:rFonts w:ascii="Times New Roman" w:hAnsi="Times New Roman" w:cs="Times New Roman"/>
        </w:rPr>
        <w:t>​</w:t>
      </w:r>
      <w:r w:rsidRPr="002F6E82">
        <w:rPr>
          <w:b/>
          <w:bCs/>
        </w:rPr>
        <w:t>软件触发原理</w:t>
      </w:r>
      <w:r w:rsidRPr="002F6E82">
        <w:rPr>
          <w:rFonts w:ascii="Times New Roman" w:hAnsi="Times New Roman" w:cs="Times New Roman"/>
        </w:rPr>
        <w:t>​</w:t>
      </w:r>
      <w:r w:rsidRPr="002F6E82">
        <w:t>：在</w:t>
      </w:r>
      <w:r w:rsidRPr="002F6E82">
        <w:rPr>
          <w:color w:val="EE0000"/>
        </w:rPr>
        <w:t>存储器到存储器</w:t>
      </w:r>
      <w:r w:rsidRPr="002F6E82">
        <w:t>模式下，你需要</w:t>
      </w:r>
      <w:r w:rsidRPr="002F6E82">
        <w:rPr>
          <w:color w:val="EE0000"/>
        </w:rPr>
        <w:t>手动设置DMA控制寄存器的使能位</w:t>
      </w:r>
      <w:r w:rsidRPr="002F6E82">
        <w:t xml:space="preserve">（例如将 </w:t>
      </w:r>
      <w:proofErr w:type="spellStart"/>
      <w:r w:rsidRPr="002F6E82">
        <w:t>DMA_CCRx</w:t>
      </w:r>
      <w:proofErr w:type="spellEnd"/>
      <w:r w:rsidRPr="002F6E82">
        <w:t>寄存器中的 EN位置1）来启动传输。这是因为</w:t>
      </w:r>
      <w:r w:rsidRPr="002F6E82">
        <w:rPr>
          <w:color w:val="EE0000"/>
        </w:rPr>
        <w:t>没有特定的硬件事件</w:t>
      </w:r>
      <w:r w:rsidRPr="002F6E82">
        <w:t>来通知DMA开始搬移内存数据，所以需要</w:t>
      </w:r>
      <w:r w:rsidRPr="002F6E82">
        <w:rPr>
          <w:color w:val="EE0000"/>
        </w:rPr>
        <w:t>软件明确下达“开始”指令</w:t>
      </w:r>
      <w:r w:rsidRPr="002F6E82">
        <w:t>。一旦启动，DMA控制器会</w:t>
      </w:r>
      <w:r w:rsidRPr="002F6E82">
        <w:rPr>
          <w:color w:val="EE0000"/>
        </w:rPr>
        <w:t>不间断地完成所有数据的搬运</w:t>
      </w:r>
      <w:r w:rsidRPr="002F6E82">
        <w:t>。</w:t>
      </w:r>
    </w:p>
    <w:p w14:paraId="224FA55F" w14:textId="77777777" w:rsidR="002F6E82" w:rsidRPr="002F6E82" w:rsidRDefault="002F6E82">
      <w:pPr>
        <w:numPr>
          <w:ilvl w:val="0"/>
          <w:numId w:val="541"/>
        </w:numPr>
      </w:pPr>
      <w:r w:rsidRPr="002F6E82">
        <w:rPr>
          <w:rFonts w:ascii="Times New Roman" w:hAnsi="Times New Roman" w:cs="Times New Roman"/>
        </w:rPr>
        <w:t>​</w:t>
      </w:r>
      <w:r w:rsidRPr="002F6E82">
        <w:rPr>
          <w:b/>
          <w:bCs/>
        </w:rPr>
        <w:t>硬件触发原理</w:t>
      </w:r>
      <w:r w:rsidRPr="002F6E82">
        <w:rPr>
          <w:rFonts w:ascii="Times New Roman" w:hAnsi="Times New Roman" w:cs="Times New Roman"/>
        </w:rPr>
        <w:t>​</w:t>
      </w:r>
      <w:r w:rsidRPr="002F6E82">
        <w:t>：当传输发生在</w:t>
      </w:r>
      <w:r w:rsidRPr="002F6E82">
        <w:rPr>
          <w:b/>
          <w:bCs/>
          <w:color w:val="EE0000"/>
        </w:rPr>
        <w:t>外设到存储器</w:t>
      </w:r>
      <w:r w:rsidRPr="002F6E82">
        <w:rPr>
          <w:rFonts w:ascii="Times New Roman" w:hAnsi="Times New Roman" w:cs="Times New Roman"/>
        </w:rPr>
        <w:t>​</w:t>
      </w:r>
      <w:r w:rsidRPr="002F6E82">
        <w:t>（如ADC采集数据）或</w:t>
      </w:r>
      <w:r w:rsidRPr="002F6E82">
        <w:rPr>
          <w:b/>
          <w:bCs/>
          <w:color w:val="EE0000"/>
        </w:rPr>
        <w:t>存储器到外设</w:t>
      </w:r>
      <w:r w:rsidRPr="002F6E82">
        <w:rPr>
          <w:rFonts w:ascii="Times New Roman" w:hAnsi="Times New Roman" w:cs="Times New Roman"/>
        </w:rPr>
        <w:t>​</w:t>
      </w:r>
      <w:r w:rsidRPr="002F6E82">
        <w:t>（如UART发送数据）时，触发信号来源于</w:t>
      </w:r>
      <w:r w:rsidRPr="002F6E82">
        <w:rPr>
          <w:color w:val="EE0000"/>
        </w:rPr>
        <w:t>外设</w:t>
      </w:r>
      <w:r w:rsidRPr="002F6E82">
        <w:t>。例如，当</w:t>
      </w:r>
      <w:r w:rsidRPr="002F6E82">
        <w:rPr>
          <w:color w:val="EE0000"/>
        </w:rPr>
        <w:t>ADC完成一次转换后</w:t>
      </w:r>
      <w:r w:rsidRPr="002F6E82">
        <w:t>，它会产生一个</w:t>
      </w:r>
      <w:r w:rsidRPr="002F6E82">
        <w:rPr>
          <w:color w:val="EE0000"/>
        </w:rPr>
        <w:t>“转换完成”信号</w:t>
      </w:r>
      <w:r w:rsidRPr="002F6E82">
        <w:t>；或者当</w:t>
      </w:r>
      <w:r w:rsidRPr="002F6E82">
        <w:rPr>
          <w:color w:val="EE0000"/>
        </w:rPr>
        <w:t>UART的数据寄存器为空</w:t>
      </w:r>
      <w:r w:rsidRPr="002F6E82">
        <w:t>，准备接收新数据时，会产生一个</w:t>
      </w:r>
      <w:r w:rsidRPr="002F6E82">
        <w:rPr>
          <w:color w:val="EE0000"/>
        </w:rPr>
        <w:t>TXE（发送寄存器空）信号</w:t>
      </w:r>
      <w:r w:rsidRPr="002F6E82">
        <w:t>。这些信号会</w:t>
      </w:r>
      <w:r w:rsidRPr="002F6E82">
        <w:rPr>
          <w:color w:val="EE0000"/>
        </w:rPr>
        <w:t>作为DMA请求发送给DMA控制器</w:t>
      </w:r>
      <w:r w:rsidRPr="002F6E82">
        <w:t>。DMA控制器在收到这个硬件请求后，才会</w:t>
      </w:r>
      <w:r w:rsidRPr="002F6E82">
        <w:rPr>
          <w:color w:val="EE0000"/>
        </w:rPr>
        <w:t>自动进行一次数据传输</w:t>
      </w:r>
      <w:r w:rsidRPr="002F6E82">
        <w:t>。这种机制确保了</w:t>
      </w:r>
      <w:r w:rsidRPr="002F6E82">
        <w:rPr>
          <w:color w:val="EE0000"/>
        </w:rPr>
        <w:t>数据传输与外设的</w:t>
      </w:r>
      <w:r w:rsidRPr="002F6E82">
        <w:rPr>
          <w:b/>
          <w:bCs/>
          <w:color w:val="EE0000"/>
        </w:rPr>
        <w:t>实际状态同步</w:t>
      </w:r>
      <w:r w:rsidRPr="002F6E82">
        <w:t>，实现高效协作。</w:t>
      </w:r>
    </w:p>
    <w:p w14:paraId="6487EEEC" w14:textId="77777777" w:rsidR="002F6E82" w:rsidRPr="002F6E82" w:rsidRDefault="002F6E82" w:rsidP="002F6E82">
      <w:pPr>
        <w:pStyle w:val="3"/>
      </w:pPr>
      <w:r w:rsidRPr="002F6E82">
        <w:rPr>
          <w:rFonts w:ascii="Segoe UI Emoji" w:hAnsi="Segoe UI Emoji" w:cs="Segoe UI Emoji"/>
        </w:rPr>
        <w:t>💡</w:t>
      </w:r>
      <w:r w:rsidRPr="002F6E82">
        <w:t xml:space="preserve"> 如何配置 </w:t>
      </w:r>
    </w:p>
    <w:p w14:paraId="4DE5C387" w14:textId="77777777" w:rsidR="002F6E82" w:rsidRPr="002F6E82" w:rsidRDefault="002F6E82" w:rsidP="002F6E82">
      <w:r w:rsidRPr="002F6E82">
        <w:t>理解触发方式的差异，对于正确配置DMA至关重要：</w:t>
      </w:r>
    </w:p>
    <w:p w14:paraId="028AEC30" w14:textId="77777777" w:rsidR="002F6E82" w:rsidRPr="002F6E82" w:rsidRDefault="002F6E82">
      <w:pPr>
        <w:numPr>
          <w:ilvl w:val="0"/>
          <w:numId w:val="542"/>
        </w:numPr>
      </w:pPr>
      <w:r w:rsidRPr="002F6E82">
        <w:t>对于</w:t>
      </w:r>
      <w:r w:rsidRPr="002F6E82">
        <w:rPr>
          <w:b/>
          <w:bCs/>
        </w:rPr>
        <w:t>存储器到存储器模式</w:t>
      </w:r>
      <w:r w:rsidRPr="002F6E82">
        <w:t>，你只需在配置完成后，</w:t>
      </w:r>
      <w:r w:rsidRPr="002F6E82">
        <w:rPr>
          <w:rFonts w:ascii="Times New Roman" w:hAnsi="Times New Roman" w:cs="Times New Roman"/>
        </w:rPr>
        <w:t>​</w:t>
      </w:r>
      <w:r w:rsidRPr="002F6E82">
        <w:rPr>
          <w:b/>
          <w:bCs/>
        </w:rPr>
        <w:t>通过</w:t>
      </w:r>
      <w:r w:rsidRPr="002F6E82">
        <w:rPr>
          <w:b/>
          <w:bCs/>
          <w:color w:val="EE0000"/>
        </w:rPr>
        <w:t>软件启动一次</w:t>
      </w:r>
      <w:r w:rsidRPr="002F6E82">
        <w:t>即可。</w:t>
      </w:r>
    </w:p>
    <w:p w14:paraId="26938E42" w14:textId="77777777" w:rsidR="002F6E82" w:rsidRPr="002F6E82" w:rsidRDefault="002F6E82">
      <w:pPr>
        <w:numPr>
          <w:ilvl w:val="0"/>
          <w:numId w:val="542"/>
        </w:numPr>
      </w:pPr>
      <w:r w:rsidRPr="002F6E82">
        <w:t>对于</w:t>
      </w:r>
      <w:r w:rsidRPr="002F6E82">
        <w:rPr>
          <w:b/>
          <w:bCs/>
        </w:rPr>
        <w:t>外设相关传输</w:t>
      </w:r>
      <w:r w:rsidRPr="002F6E82">
        <w:t>，除了配置DMA本身，</w:t>
      </w:r>
      <w:r w:rsidRPr="002F6E82">
        <w:rPr>
          <w:rFonts w:ascii="Times New Roman" w:hAnsi="Times New Roman" w:cs="Times New Roman"/>
        </w:rPr>
        <w:t>​</w:t>
      </w:r>
      <w:r w:rsidRPr="002F6E82">
        <w:rPr>
          <w:b/>
          <w:bCs/>
        </w:rPr>
        <w:t>还必须</w:t>
      </w:r>
      <w:r w:rsidRPr="002F6E82">
        <w:rPr>
          <w:b/>
          <w:bCs/>
          <w:color w:val="EE0000"/>
        </w:rPr>
        <w:t>使能对应外设的DMA请求功能</w:t>
      </w:r>
      <w:r w:rsidRPr="002F6E82">
        <w:rPr>
          <w:rFonts w:ascii="Times New Roman" w:hAnsi="Times New Roman" w:cs="Times New Roman"/>
          <w:color w:val="EE0000"/>
        </w:rPr>
        <w:t>​</w:t>
      </w:r>
      <w:r w:rsidRPr="002F6E82">
        <w:t>（例如使能USART的DMA发送或接收功能）。传输的启动和节奏由外设事件控制。</w:t>
      </w:r>
    </w:p>
    <w:p w14:paraId="1647DAB8" w14:textId="334D2E96" w:rsidR="009C5C64" w:rsidRPr="009C5C64" w:rsidRDefault="002F6E82" w:rsidP="009C5C64">
      <w:r w:rsidRPr="002F6E82">
        <w:t>希望这个解释能帮助你更清晰地理解DMA的触发机制。如果你在具体配置某个外设（如SPI或I2C）的DMA时遇到问题，我可以提供更具体的示例。</w:t>
      </w:r>
    </w:p>
    <w:p w14:paraId="1E242A49" w14:textId="2FDF54B2" w:rsidR="0021392C" w:rsidRDefault="0021392C" w:rsidP="0021392C">
      <w:pPr>
        <w:pStyle w:val="1"/>
      </w:pPr>
      <w:r>
        <w:rPr>
          <w:rFonts w:hint="eastAsia"/>
        </w:rPr>
        <w:lastRenderedPageBreak/>
        <w:t>I2C(</w:t>
      </w:r>
      <w:r w:rsidRPr="009C56AC">
        <w:rPr>
          <w:b/>
          <w:bCs/>
        </w:rPr>
        <w:t>集成电路总线</w:t>
      </w:r>
      <w:r>
        <w:rPr>
          <w:rFonts w:hint="eastAsia"/>
        </w:rPr>
        <w:t>)</w:t>
      </w:r>
    </w:p>
    <w:p w14:paraId="1C096BE9" w14:textId="0AD80D78" w:rsidR="005F7F5A" w:rsidRDefault="005F7F5A" w:rsidP="005F7F5A">
      <w:pPr>
        <w:pStyle w:val="2"/>
      </w:pPr>
      <w:r>
        <w:t>I2C_DeInit()</w:t>
      </w:r>
      <w:r w:rsidR="00A015D3">
        <w:br/>
      </w:r>
      <w:r w:rsidR="00A015D3" w:rsidRPr="00A015D3">
        <w:t>将指定的I2C外设的寄存器恢复到其上电后的默认状态（复位状态）</w:t>
      </w:r>
    </w:p>
    <w:p w14:paraId="79BABC36" w14:textId="77777777" w:rsidR="00A015D3" w:rsidRPr="00A015D3" w:rsidRDefault="00A015D3" w:rsidP="00A015D3">
      <w:r w:rsidRPr="00A015D3">
        <w:t>在STM32的标准外设库（Standard Peripheral Library）中，I2C_DeInit函数用于将指定的I2C外设的寄存器恢复到其上电后的默认状态（复位状态）。</w:t>
      </w:r>
    </w:p>
    <w:p w14:paraId="0BD34A59" w14:textId="77777777" w:rsidR="00A015D3" w:rsidRPr="00A015D3" w:rsidRDefault="00A015D3" w:rsidP="00A015D3">
      <w:pPr>
        <w:rPr>
          <w:b/>
          <w:bCs/>
        </w:rPr>
      </w:pPr>
      <w:r w:rsidRPr="00A015D3">
        <w:rPr>
          <w:b/>
          <w:bCs/>
        </w:rPr>
        <w:t xml:space="preserve">函数原型与功能 </w:t>
      </w:r>
    </w:p>
    <w:p w14:paraId="43D7ED02" w14:textId="77777777" w:rsidR="00A015D3" w:rsidRPr="00A015D3" w:rsidRDefault="00A015D3" w:rsidP="00A11D9B">
      <w:pPr>
        <w:pStyle w:val="3"/>
      </w:pPr>
      <w:r w:rsidRPr="00A015D3">
        <w:rPr>
          <w:rFonts w:ascii="Times New Roman" w:hAnsi="Times New Roman" w:cs="Times New Roman"/>
        </w:rPr>
        <w:t>​</w:t>
      </w:r>
      <w:r w:rsidRPr="00A015D3">
        <w:t>函数原型</w:t>
      </w:r>
      <w:r w:rsidRPr="00A015D3">
        <w:rPr>
          <w:rFonts w:ascii="Times New Roman" w:hAnsi="Times New Roman" w:cs="Times New Roman"/>
        </w:rPr>
        <w:t>​</w:t>
      </w:r>
      <w:r w:rsidRPr="00A015D3">
        <w:t>：</w:t>
      </w:r>
    </w:p>
    <w:p w14:paraId="4DAC33CD" w14:textId="77777777" w:rsidR="00A015D3" w:rsidRPr="00A015D3" w:rsidRDefault="00A015D3" w:rsidP="00A015D3">
      <w:r w:rsidRPr="00A015D3">
        <w:t>void I2C_</w:t>
      </w:r>
      <w:proofErr w:type="gramStart"/>
      <w:r w:rsidRPr="00A015D3">
        <w:t>DeInit(</w:t>
      </w:r>
      <w:proofErr w:type="gramEnd"/>
      <w:r w:rsidRPr="00A015D3">
        <w:t>I2C_TypeDef* I2Cx)</w:t>
      </w:r>
    </w:p>
    <w:p w14:paraId="624C23A6" w14:textId="77777777" w:rsidR="00A015D3" w:rsidRPr="00A015D3" w:rsidRDefault="00A015D3" w:rsidP="00A015D3">
      <w:pPr>
        <w:numPr>
          <w:ilvl w:val="0"/>
          <w:numId w:val="626"/>
        </w:numPr>
      </w:pPr>
      <w:r w:rsidRPr="00A015D3">
        <w:rPr>
          <w:rFonts w:ascii="Times New Roman" w:hAnsi="Times New Roman" w:cs="Times New Roman"/>
        </w:rPr>
        <w:t>​</w:t>
      </w:r>
      <w:r w:rsidRPr="00A015D3">
        <w:rPr>
          <w:b/>
          <w:bCs/>
        </w:rPr>
        <w:t>参数 I2Cx</w:t>
      </w:r>
      <w:r w:rsidRPr="00A015D3">
        <w:rPr>
          <w:rFonts w:ascii="Times New Roman" w:hAnsi="Times New Roman" w:cs="Times New Roman"/>
        </w:rPr>
        <w:t>​</w:t>
      </w:r>
      <w:r w:rsidRPr="00A015D3">
        <w:t>：指定要复位的I2C外设。例如，I2C1、I2C2等。</w:t>
      </w:r>
    </w:p>
    <w:p w14:paraId="1E0091E4" w14:textId="77777777" w:rsidR="00A015D3" w:rsidRPr="00A015D3" w:rsidRDefault="00A015D3" w:rsidP="00A015D3">
      <w:pPr>
        <w:numPr>
          <w:ilvl w:val="0"/>
          <w:numId w:val="626"/>
        </w:numPr>
      </w:pPr>
      <w:r w:rsidRPr="00A015D3">
        <w:rPr>
          <w:rFonts w:ascii="Times New Roman" w:hAnsi="Times New Roman" w:cs="Times New Roman"/>
        </w:rPr>
        <w:t>​</w:t>
      </w:r>
      <w:r w:rsidRPr="00A015D3">
        <w:rPr>
          <w:b/>
          <w:bCs/>
        </w:rPr>
        <w:t>返回值</w:t>
      </w:r>
      <w:r w:rsidRPr="00A015D3">
        <w:rPr>
          <w:rFonts w:ascii="Times New Roman" w:hAnsi="Times New Roman" w:cs="Times New Roman"/>
        </w:rPr>
        <w:t>​</w:t>
      </w:r>
      <w:r w:rsidRPr="00A015D3">
        <w:t>：无（void）。</w:t>
      </w:r>
    </w:p>
    <w:p w14:paraId="16E9919A" w14:textId="77777777" w:rsidR="00A015D3" w:rsidRPr="00A015D3" w:rsidRDefault="00A015D3" w:rsidP="00A11D9B">
      <w:pPr>
        <w:pStyle w:val="3"/>
      </w:pPr>
      <w:r w:rsidRPr="00A015D3">
        <w:t xml:space="preserve">功能详解 </w:t>
      </w:r>
    </w:p>
    <w:p w14:paraId="19837626" w14:textId="77777777" w:rsidR="00A015D3" w:rsidRPr="00A015D3" w:rsidRDefault="00A015D3" w:rsidP="00A015D3">
      <w:r w:rsidRPr="00A015D3">
        <w:t>I2C_DeInit函数的核心作用是执行一次</w:t>
      </w:r>
      <w:r w:rsidRPr="00A015D3">
        <w:rPr>
          <w:b/>
          <w:bCs/>
          <w:color w:val="EE0000"/>
        </w:rPr>
        <w:t>软件复位</w:t>
      </w:r>
      <w:r w:rsidRPr="00A015D3">
        <w:t>。当调用此函数时，它会通过STM32的复位和时钟控制（RCC）模块，对指定的I2C外设发起一次复位操作。这个过程会将该I2C外设的所有寄存器强制重置为其初始默认值，从而使其回到一个已知的、空闲的状态。</w:t>
      </w:r>
    </w:p>
    <w:p w14:paraId="635841EE" w14:textId="77777777" w:rsidR="00A015D3" w:rsidRPr="00A015D3" w:rsidRDefault="00A015D3" w:rsidP="00A11D9B">
      <w:pPr>
        <w:pStyle w:val="3"/>
      </w:pPr>
      <w:r w:rsidRPr="00A015D3">
        <w:t xml:space="preserve">典型应用场景 </w:t>
      </w:r>
    </w:p>
    <w:p w14:paraId="4BE63528" w14:textId="77777777" w:rsidR="00A015D3" w:rsidRPr="00A015D3" w:rsidRDefault="00A015D3" w:rsidP="00A015D3">
      <w:r w:rsidRPr="00A015D3">
        <w:t>这个函数通常在以下两种情况下被调用：</w:t>
      </w:r>
    </w:p>
    <w:p w14:paraId="5992165F" w14:textId="77777777" w:rsidR="00A015D3" w:rsidRPr="00A015D3" w:rsidRDefault="00A015D3" w:rsidP="00A015D3">
      <w:pPr>
        <w:numPr>
          <w:ilvl w:val="0"/>
          <w:numId w:val="627"/>
        </w:numPr>
      </w:pPr>
      <w:r w:rsidRPr="00A015D3">
        <w:rPr>
          <w:rFonts w:ascii="Times New Roman" w:hAnsi="Times New Roman" w:cs="Times New Roman"/>
        </w:rPr>
        <w:t>​</w:t>
      </w:r>
      <w:r w:rsidRPr="00A015D3">
        <w:rPr>
          <w:b/>
          <w:bCs/>
        </w:rPr>
        <w:t>I2C通信异常恢复</w:t>
      </w:r>
      <w:r w:rsidRPr="00A015D3">
        <w:rPr>
          <w:rFonts w:ascii="Times New Roman" w:hAnsi="Times New Roman" w:cs="Times New Roman"/>
        </w:rPr>
        <w:t>​</w:t>
      </w:r>
      <w:r w:rsidRPr="00A015D3">
        <w:t>：这是该函数最主要的使用场景。当I2C总线由于某种原因（如从设备无响应、电气干扰等）出现死锁或状态异常，导致总线标志位（如 BUSY标志）持续为1时，可以调用 I2C_DeInit来强制复位I2C外设，使其从异常状态中恢复，然后再重新初始化 (I2C_Init) 并开始新的通信。</w:t>
      </w:r>
    </w:p>
    <w:p w14:paraId="5471285B" w14:textId="77777777" w:rsidR="00A015D3" w:rsidRPr="00A015D3" w:rsidRDefault="00A015D3" w:rsidP="00A015D3">
      <w:pPr>
        <w:numPr>
          <w:ilvl w:val="0"/>
          <w:numId w:val="627"/>
        </w:numPr>
      </w:pPr>
      <w:r w:rsidRPr="00A015D3">
        <w:rPr>
          <w:rFonts w:ascii="Times New Roman" w:hAnsi="Times New Roman" w:cs="Times New Roman"/>
        </w:rPr>
        <w:t>​</w:t>
      </w:r>
      <w:r w:rsidRPr="00A015D3">
        <w:rPr>
          <w:b/>
          <w:bCs/>
        </w:rPr>
        <w:t>复用I2C外设前的初始化</w:t>
      </w:r>
      <w:r w:rsidRPr="00A015D3">
        <w:rPr>
          <w:rFonts w:ascii="Times New Roman" w:hAnsi="Times New Roman" w:cs="Times New Roman"/>
        </w:rPr>
        <w:t>​</w:t>
      </w:r>
      <w:r w:rsidRPr="00A015D3">
        <w:t>：在固件中，如果需要在不同的阶段对I2C进行完全不同的配置，也可以在重新初始化之前调用 I2C_DeInit，以确保从一个干净的状态开始配置。</w:t>
      </w:r>
    </w:p>
    <w:p w14:paraId="14260FD7" w14:textId="77777777" w:rsidR="00A015D3" w:rsidRPr="00A015D3" w:rsidRDefault="00A015D3" w:rsidP="00A11D9B">
      <w:pPr>
        <w:pStyle w:val="3"/>
      </w:pPr>
      <w:r w:rsidRPr="00A015D3">
        <w:lastRenderedPageBreak/>
        <w:t xml:space="preserve">注意事项 </w:t>
      </w:r>
    </w:p>
    <w:p w14:paraId="133A6A59" w14:textId="77777777" w:rsidR="00A015D3" w:rsidRPr="00A015D3" w:rsidRDefault="00A015D3" w:rsidP="00A015D3">
      <w:pPr>
        <w:numPr>
          <w:ilvl w:val="0"/>
          <w:numId w:val="628"/>
        </w:numPr>
      </w:pPr>
      <w:r w:rsidRPr="00A015D3">
        <w:t>调用 I2C_DeInit()会清除I2C外设的所有配置，因此在调用该函数之后，通常需要紧接着调用 I2C_Init()来重新配置I2C的通信参数（如时钟速度、自身地址等），并再次使用 I2C_Cmd(ENABLE)来使能外设，才能进行正常的通信。</w:t>
      </w:r>
    </w:p>
    <w:p w14:paraId="1421A4ED" w14:textId="4B53D307" w:rsidR="00A015D3" w:rsidRPr="00A015D3" w:rsidRDefault="00A015D3" w:rsidP="00A015D3">
      <w:r w:rsidRPr="00A015D3">
        <w:t>希望这个解释能帮助你更好地理解和使用 I2C_DeInit函数。</w:t>
      </w:r>
    </w:p>
    <w:p w14:paraId="307D8297" w14:textId="2A0A811B" w:rsidR="005F7F5A" w:rsidRDefault="005F7F5A" w:rsidP="005F7F5A">
      <w:pPr>
        <w:pStyle w:val="2"/>
      </w:pPr>
      <w:r>
        <w:t>I2C_Init()</w:t>
      </w:r>
      <w:r w:rsidR="00B33696">
        <w:br/>
      </w:r>
      <w:r w:rsidR="00B33696" w:rsidRPr="00B33696">
        <w:t>初始化I2C外设的通信参数</w:t>
      </w:r>
    </w:p>
    <w:p w14:paraId="0DA061DB" w14:textId="77777777" w:rsidR="00B33696" w:rsidRPr="00B33696" w:rsidRDefault="00B33696" w:rsidP="00B33696">
      <w:r w:rsidRPr="00B33696">
        <w:t>在STM32标准外设库中，I2C_Init函数用于初始化I2C外设的通信参数。下面详细介绍这个函数。</w:t>
      </w:r>
    </w:p>
    <w:p w14:paraId="5CD6B4B2" w14:textId="77777777" w:rsidR="00B33696" w:rsidRPr="00B33696" w:rsidRDefault="00B33696" w:rsidP="00284C34">
      <w:pPr>
        <w:pStyle w:val="3"/>
      </w:pPr>
      <w:r w:rsidRPr="00B33696">
        <w:rPr>
          <w:rFonts w:ascii="Segoe UI Emoji" w:hAnsi="Segoe UI Emoji" w:cs="Segoe UI Emoji"/>
        </w:rPr>
        <w:t>📖</w:t>
      </w:r>
      <w:r w:rsidRPr="00B33696">
        <w:t xml:space="preserve"> 函数原型 </w:t>
      </w:r>
    </w:p>
    <w:p w14:paraId="33DEFBF6" w14:textId="77777777" w:rsidR="00B33696" w:rsidRPr="00B33696" w:rsidRDefault="00B33696" w:rsidP="00B33696">
      <w:r w:rsidRPr="00B33696">
        <w:t>void I2C_</w:t>
      </w:r>
      <w:proofErr w:type="gramStart"/>
      <w:r w:rsidRPr="00B33696">
        <w:t>Init(</w:t>
      </w:r>
      <w:proofErr w:type="gramEnd"/>
      <w:r w:rsidRPr="00B33696">
        <w:t>I2C_TypeDef* I2Cx, I2C_InitTypeDef* I2C_InitStruct)</w:t>
      </w:r>
    </w:p>
    <w:p w14:paraId="0C74EA68" w14:textId="77777777" w:rsidR="00B33696" w:rsidRPr="00B33696" w:rsidRDefault="00B33696" w:rsidP="00B33696">
      <w:pPr>
        <w:numPr>
          <w:ilvl w:val="0"/>
          <w:numId w:val="629"/>
        </w:numPr>
      </w:pPr>
      <w:r w:rsidRPr="00B33696">
        <w:rPr>
          <w:rFonts w:ascii="Times New Roman" w:hAnsi="Times New Roman" w:cs="Times New Roman"/>
        </w:rPr>
        <w:t>​</w:t>
      </w:r>
      <w:r w:rsidRPr="00B33696">
        <w:rPr>
          <w:b/>
          <w:bCs/>
        </w:rPr>
        <w:t>参数 I2Cx</w:t>
      </w:r>
      <w:r w:rsidRPr="00B33696">
        <w:rPr>
          <w:rFonts w:ascii="Times New Roman" w:hAnsi="Times New Roman" w:cs="Times New Roman"/>
        </w:rPr>
        <w:t>​</w:t>
      </w:r>
      <w:r w:rsidRPr="00B33696">
        <w:t>：指定要初始化的I2C外设，例如 I2C1或 I2C2。</w:t>
      </w:r>
    </w:p>
    <w:p w14:paraId="7C5149AE" w14:textId="77777777" w:rsidR="00B33696" w:rsidRPr="00B33696" w:rsidRDefault="00B33696" w:rsidP="00B33696">
      <w:pPr>
        <w:numPr>
          <w:ilvl w:val="0"/>
          <w:numId w:val="629"/>
        </w:numPr>
      </w:pPr>
      <w:r w:rsidRPr="00B33696">
        <w:rPr>
          <w:rFonts w:ascii="Times New Roman" w:hAnsi="Times New Roman" w:cs="Times New Roman"/>
        </w:rPr>
        <w:t>​</w:t>
      </w:r>
      <w:r w:rsidRPr="00B33696">
        <w:rPr>
          <w:b/>
          <w:bCs/>
        </w:rPr>
        <w:t>参数 I2C_InitStruct</w:t>
      </w:r>
      <w:r w:rsidRPr="00B33696">
        <w:rPr>
          <w:rFonts w:ascii="Times New Roman" w:hAnsi="Times New Roman" w:cs="Times New Roman"/>
        </w:rPr>
        <w:t>​</w:t>
      </w:r>
      <w:r w:rsidRPr="00B33696">
        <w:t>：指向一个 I2C_InitTypeDef结构体的指针，该结构体包含了I2C外设的所有配置信息。</w:t>
      </w:r>
    </w:p>
    <w:p w14:paraId="5584975D" w14:textId="77777777" w:rsidR="00B33696" w:rsidRPr="00B33696" w:rsidRDefault="00B33696" w:rsidP="00B33696">
      <w:pPr>
        <w:numPr>
          <w:ilvl w:val="0"/>
          <w:numId w:val="629"/>
        </w:numPr>
      </w:pPr>
      <w:r w:rsidRPr="00B33696">
        <w:rPr>
          <w:rFonts w:ascii="Times New Roman" w:hAnsi="Times New Roman" w:cs="Times New Roman"/>
        </w:rPr>
        <w:t>​</w:t>
      </w:r>
      <w:r w:rsidRPr="00B33696">
        <w:rPr>
          <w:b/>
          <w:bCs/>
        </w:rPr>
        <w:t>返回值</w:t>
      </w:r>
      <w:r w:rsidRPr="00B33696">
        <w:rPr>
          <w:rFonts w:ascii="Times New Roman" w:hAnsi="Times New Roman" w:cs="Times New Roman"/>
        </w:rPr>
        <w:t>​</w:t>
      </w:r>
      <w:r w:rsidRPr="00B33696">
        <w:t>：无。</w:t>
      </w:r>
    </w:p>
    <w:p w14:paraId="5AAFAE10" w14:textId="77777777" w:rsidR="00B33696" w:rsidRPr="00B33696" w:rsidRDefault="00B33696" w:rsidP="00284C34">
      <w:pPr>
        <w:pStyle w:val="3"/>
      </w:pPr>
      <w:r w:rsidRPr="00B33696">
        <w:rPr>
          <w:rFonts w:ascii="Segoe UI Emoji" w:hAnsi="Segoe UI Emoji" w:cs="Segoe UI Emoji"/>
        </w:rPr>
        <w:t>🔧</w:t>
      </w:r>
      <w:r w:rsidRPr="00B33696">
        <w:t xml:space="preserve"> I2C_InitTypeDef 结构体详解 </w:t>
      </w:r>
    </w:p>
    <w:p w14:paraId="20B58F81" w14:textId="77777777" w:rsidR="00B33696" w:rsidRPr="00B33696" w:rsidRDefault="00B33696" w:rsidP="00B33696">
      <w:r w:rsidRPr="00B33696">
        <w:t>I2C_InitTypeDef结构体定义了I2C的配置参数，其成员如下：</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571"/>
        <w:gridCol w:w="2576"/>
        <w:gridCol w:w="3143"/>
      </w:tblGrid>
      <w:tr w:rsidR="00F452A4" w:rsidRPr="00B33696" w14:paraId="75F78B14"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704F0CB8" w14:textId="77777777" w:rsidR="00B33696" w:rsidRPr="00B33696" w:rsidRDefault="00B33696" w:rsidP="00B33696">
            <w:pPr>
              <w:rPr>
                <w:b/>
                <w:bCs/>
              </w:rPr>
            </w:pPr>
            <w:r w:rsidRPr="00B33696">
              <w:rPr>
                <w:b/>
                <w:bCs/>
              </w:rPr>
              <w:t>成员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3A7EC47" w14:textId="77777777" w:rsidR="00B33696" w:rsidRPr="00B33696" w:rsidRDefault="00B33696" w:rsidP="00B33696">
            <w:pPr>
              <w:rPr>
                <w:b/>
                <w:bCs/>
              </w:rPr>
            </w:pPr>
            <w:r w:rsidRPr="00B33696">
              <w:rPr>
                <w:b/>
                <w:bCs/>
              </w:rPr>
              <w:t>描述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C2015F6" w14:textId="77777777" w:rsidR="00B33696" w:rsidRPr="00B33696" w:rsidRDefault="00B33696" w:rsidP="00B33696">
            <w:pPr>
              <w:rPr>
                <w:b/>
                <w:bCs/>
              </w:rPr>
            </w:pPr>
            <w:r w:rsidRPr="00B33696">
              <w:rPr>
                <w:b/>
                <w:bCs/>
              </w:rPr>
              <w:t>常用取值</w:t>
            </w:r>
          </w:p>
        </w:tc>
      </w:tr>
      <w:tr w:rsidR="00F452A4" w:rsidRPr="00B33696" w14:paraId="165AEAD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49F8344" w14:textId="77777777" w:rsidR="00B33696" w:rsidRPr="00B33696" w:rsidRDefault="00B33696" w:rsidP="00B33696">
            <w:r w:rsidRPr="00B33696">
              <w:t>I2C_ClockSpeed</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7B8B10" w14:textId="77777777" w:rsidR="00B33696" w:rsidRPr="00B33696" w:rsidRDefault="00B33696" w:rsidP="00B33696">
            <w:r w:rsidRPr="00B33696">
              <w:t>设置I2C的传输速率（时钟频率），单位Hz。</w:t>
            </w:r>
            <w:r w:rsidRPr="00B33696">
              <w:rPr>
                <w:rFonts w:ascii="Times New Roman" w:hAnsi="Times New Roman" w:cs="Times New Roman"/>
              </w:rPr>
              <w:t>​</w:t>
            </w:r>
            <w:r w:rsidRPr="00B33696">
              <w:rPr>
                <w:b/>
                <w:bCs/>
              </w:rPr>
              <w:t>注意：这个值不能高于400,000（</w:t>
            </w:r>
            <w:r w:rsidRPr="00BD5F60">
              <w:rPr>
                <w:b/>
                <w:bCs/>
                <w:color w:val="EE0000"/>
              </w:rPr>
              <w:t>400kHz</w:t>
            </w:r>
            <w:r w:rsidRPr="00B33696">
              <w:rPr>
                <w:b/>
                <w:bCs/>
              </w:rPr>
              <w:t>）</w:t>
            </w:r>
            <w:r w:rsidRPr="00B33696">
              <w:rPr>
                <w:rFonts w:ascii="Times New Roman" w:hAnsi="Times New Roman" w:cs="Times New Roman"/>
                <w:b/>
                <w:bCs/>
              </w:rPr>
              <w:t>​</w:t>
            </w:r>
            <w:r w:rsidRPr="00B33696">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C2A1E6" w14:textId="77777777" w:rsidR="00483213" w:rsidRDefault="00B33696" w:rsidP="00B33696">
            <w:r w:rsidRPr="00B33696">
              <w:t>标准模式：100000（100kHz）</w:t>
            </w:r>
          </w:p>
          <w:p w14:paraId="150A39BC" w14:textId="0A0B8979" w:rsidR="00B33696" w:rsidRDefault="00483213" w:rsidP="00B33696">
            <w:r>
              <w:rPr>
                <w:rFonts w:hint="eastAsia"/>
              </w:rPr>
              <w:t>0</w:t>
            </w:r>
            <w:r w:rsidR="00D51BB8">
              <w:rPr>
                <w:rFonts w:hint="eastAsia"/>
              </w:rPr>
              <w:t>&lt;a&lt;=</w:t>
            </w:r>
            <w:r>
              <w:rPr>
                <w:rFonts w:hint="eastAsia"/>
              </w:rPr>
              <w:t>100KHZ</w:t>
            </w:r>
            <w:r w:rsidR="009B7ADA">
              <w:rPr>
                <w:rFonts w:hint="eastAsia"/>
              </w:rPr>
              <w:t>(标准)</w:t>
            </w:r>
            <w:r w:rsidR="00B33696" w:rsidRPr="00B33696">
              <w:br/>
              <w:t>快速模式：400000（400kHz）</w:t>
            </w:r>
          </w:p>
          <w:p w14:paraId="2C92C9F8" w14:textId="7E39AB8A" w:rsidR="00483213" w:rsidRPr="00B33696" w:rsidRDefault="00D51BB8" w:rsidP="00B33696">
            <w:r>
              <w:rPr>
                <w:rFonts w:hint="eastAsia"/>
              </w:rPr>
              <w:t>100KHZ&lt;a&lt;=400KHZ</w:t>
            </w:r>
            <w:r w:rsidR="009B7ADA">
              <w:rPr>
                <w:rFonts w:hint="eastAsia"/>
              </w:rPr>
              <w:t>(快速)</w:t>
            </w:r>
          </w:p>
        </w:tc>
      </w:tr>
      <w:tr w:rsidR="00F452A4" w:rsidRPr="00B33696" w14:paraId="160C907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8EEFE7C" w14:textId="77777777" w:rsidR="00B33696" w:rsidRPr="00B33696" w:rsidRDefault="00B33696" w:rsidP="00B33696">
            <w:r w:rsidRPr="00B33696">
              <w:t>I2C_Mode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3A5BB7B" w14:textId="77777777" w:rsidR="00B33696" w:rsidRPr="00B33696" w:rsidRDefault="00B33696" w:rsidP="00B33696">
            <w:r w:rsidRPr="00B33696">
              <w:t>设置I2C的工作模式。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8162EC1" w14:textId="54EB8842" w:rsidR="00B33696" w:rsidRPr="00B33696" w:rsidRDefault="00B33696" w:rsidP="00B33696">
            <w:r w:rsidRPr="00B33696">
              <w:t>I2C_Mode_I2C（标准I2C模式）</w:t>
            </w:r>
            <w:r w:rsidRPr="00B33696">
              <w:br/>
              <w:t>I2C_Mode_SMBusHost（</w:t>
            </w:r>
            <w:proofErr w:type="spellStart"/>
            <w:r w:rsidRPr="00B33696">
              <w:t>SMBus</w:t>
            </w:r>
            <w:proofErr w:type="spellEnd"/>
            <w:r w:rsidR="00797F81">
              <w:rPr>
                <w:rFonts w:hint="eastAsia"/>
              </w:rPr>
              <w:t>总线的</w:t>
            </w:r>
            <w:r w:rsidR="00E52A80">
              <w:rPr>
                <w:rFonts w:hint="eastAsia"/>
              </w:rPr>
              <w:t>主机</w:t>
            </w:r>
            <w:r w:rsidRPr="00B33696">
              <w:t>）</w:t>
            </w:r>
            <w:r w:rsidRPr="00B33696">
              <w:br/>
              <w:t>I2C_Mode_SMBusDevice（</w:t>
            </w:r>
            <w:proofErr w:type="spellStart"/>
            <w:r w:rsidRPr="00B33696">
              <w:t>SMBus</w:t>
            </w:r>
            <w:proofErr w:type="spellEnd"/>
            <w:r w:rsidR="00797F81">
              <w:rPr>
                <w:rFonts w:hint="eastAsia"/>
              </w:rPr>
              <w:t>总线的</w:t>
            </w:r>
            <w:r w:rsidR="00E52A80">
              <w:rPr>
                <w:rFonts w:hint="eastAsia"/>
              </w:rPr>
              <w:t>设备</w:t>
            </w:r>
            <w:r w:rsidRPr="00B33696">
              <w:t>）</w:t>
            </w:r>
          </w:p>
        </w:tc>
      </w:tr>
      <w:tr w:rsidR="00F452A4" w:rsidRPr="00B33696" w14:paraId="170E0FE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B0FADE0" w14:textId="77777777" w:rsidR="00B33696" w:rsidRPr="00B33696" w:rsidRDefault="00B33696" w:rsidP="00B33696">
            <w:r w:rsidRPr="00B33696">
              <w:lastRenderedPageBreak/>
              <w:t>I2C_DutyCycle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38E597F" w14:textId="77777777" w:rsidR="00B33696" w:rsidRPr="00B33696" w:rsidRDefault="00B33696" w:rsidP="00B33696">
            <w:r w:rsidRPr="00B33696">
              <w:t>在快速模式下设置</w:t>
            </w:r>
            <w:r w:rsidRPr="00736A46">
              <w:rPr>
                <w:b/>
                <w:bCs/>
                <w:color w:val="EE0000"/>
              </w:rPr>
              <w:t>SCL时钟</w:t>
            </w:r>
            <w:r w:rsidRPr="00B33696">
              <w:t>的占空比。</w:t>
            </w:r>
            <w:r w:rsidRPr="00B33696">
              <w:rPr>
                <w:rFonts w:ascii="Times New Roman" w:hAnsi="Times New Roman" w:cs="Times New Roman"/>
              </w:rPr>
              <w:t>​</w:t>
            </w:r>
            <w:r w:rsidRPr="00B33696">
              <w:rPr>
                <w:b/>
                <w:bCs/>
              </w:rPr>
              <w:t>仅在快速模式（时钟频率</w:t>
            </w:r>
            <w:r w:rsidRPr="00E61A16">
              <w:rPr>
                <w:b/>
                <w:bCs/>
                <w:color w:val="EE0000"/>
              </w:rPr>
              <w:t>高于100kHz</w:t>
            </w:r>
            <w:r w:rsidRPr="00B33696">
              <w:rPr>
                <w:b/>
                <w:bCs/>
              </w:rPr>
              <w:t>）下需要配置</w:t>
            </w:r>
            <w:r w:rsidRPr="00B33696">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B349E08" w14:textId="464826F4" w:rsidR="00B33696" w:rsidRDefault="00B33696" w:rsidP="00B33696">
            <w:r w:rsidRPr="00B33696">
              <w:t>I2C_DutyCycle_16_9（</w:t>
            </w:r>
            <w:proofErr w:type="spellStart"/>
            <w:r w:rsidRPr="00B33696">
              <w:t>Tlow</w:t>
            </w:r>
            <w:proofErr w:type="spellEnd"/>
            <w:r w:rsidRPr="00B33696">
              <w:t>/Thigh = 16/9）</w:t>
            </w:r>
            <w:r w:rsidR="00E7341B">
              <w:rPr>
                <w:rFonts w:hint="eastAsia"/>
              </w:rPr>
              <w:t>(SCL的低电平时间和高电平时间是16:9的比例关系)</w:t>
            </w:r>
            <w:r w:rsidRPr="00B33696">
              <w:br/>
              <w:t>I2C_DutyCycle_2（</w:t>
            </w:r>
            <w:proofErr w:type="spellStart"/>
            <w:r w:rsidRPr="00B33696">
              <w:t>Tlow</w:t>
            </w:r>
            <w:proofErr w:type="spellEnd"/>
            <w:r w:rsidRPr="00B33696">
              <w:t>/Thigh = 2）</w:t>
            </w:r>
            <w:r w:rsidR="003A2EA8">
              <w:rPr>
                <w:rFonts w:hint="eastAsia"/>
              </w:rPr>
              <w:t>(表示占空比为2:1</w:t>
            </w:r>
            <w:r w:rsidR="00E844D0">
              <w:rPr>
                <w:rFonts w:hint="eastAsia"/>
              </w:rPr>
              <w:t>，低电平时间和高电平时间是2:1的比例关系</w:t>
            </w:r>
            <w:r w:rsidR="003A2EA8">
              <w:rPr>
                <w:rFonts w:hint="eastAsia"/>
              </w:rPr>
              <w:t>)</w:t>
            </w:r>
          </w:p>
          <w:p w14:paraId="67444D3C" w14:textId="77777777" w:rsidR="00E61A16" w:rsidRDefault="00E61A16" w:rsidP="00B33696">
            <w:r>
              <w:rPr>
                <w:rFonts w:hint="eastAsia"/>
              </w:rPr>
              <w:t>小于100KHZ的标准速度下，占空比是固定的</w:t>
            </w:r>
            <w:r w:rsidRPr="003A2EA8">
              <w:rPr>
                <w:rFonts w:hint="eastAsia"/>
                <w:color w:val="EE0000"/>
              </w:rPr>
              <w:t>1:1</w:t>
            </w:r>
          </w:p>
          <w:p w14:paraId="270C1F00" w14:textId="6991FA66" w:rsidR="001E7B28" w:rsidRPr="00B33696" w:rsidRDefault="001E7B28" w:rsidP="00B33696">
            <w:r>
              <w:rPr>
                <w:rFonts w:hint="eastAsia"/>
              </w:rPr>
              <w:t>也就是低电平时间比高电平时间，约等于1:1</w:t>
            </w:r>
          </w:p>
        </w:tc>
      </w:tr>
      <w:tr w:rsidR="00F452A4" w:rsidRPr="00B33696" w14:paraId="5422D06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183EC27" w14:textId="77777777" w:rsidR="00B33696" w:rsidRPr="00B33696" w:rsidRDefault="00B33696" w:rsidP="00B33696">
            <w:r w:rsidRPr="00B33696">
              <w:t>I2C_OwnAddress1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961299" w14:textId="77777777" w:rsidR="00B33696" w:rsidRDefault="00B33696" w:rsidP="00B33696">
            <w:r w:rsidRPr="00B33696">
              <w:t>设置STM32</w:t>
            </w:r>
            <w:r w:rsidRPr="00186EAA">
              <w:rPr>
                <w:b/>
                <w:bCs/>
                <w:color w:val="EE0000"/>
              </w:rPr>
              <w:t>自身</w:t>
            </w:r>
            <w:r w:rsidRPr="00186EAA">
              <w:rPr>
                <w:color w:val="EE0000"/>
              </w:rPr>
              <w:t>的第一个I2C设备地址</w:t>
            </w:r>
            <w:r w:rsidRPr="00B33696">
              <w:t>（7位或10位地址）。当STM32作为</w:t>
            </w:r>
            <w:r w:rsidRPr="00186EAA">
              <w:rPr>
                <w:b/>
                <w:bCs/>
                <w:color w:val="EE0000"/>
              </w:rPr>
              <w:t>从机</w:t>
            </w:r>
            <w:r w:rsidRPr="00B33696">
              <w:t>时，此地址用于被主机寻址。</w:t>
            </w:r>
          </w:p>
          <w:p w14:paraId="718F43DA" w14:textId="39310BD0" w:rsidR="00F452A4" w:rsidRDefault="00F452A4" w:rsidP="00B33696">
            <w:r>
              <w:rPr>
                <w:rFonts w:hint="eastAsia"/>
              </w:rPr>
              <w:t>如果</w:t>
            </w:r>
            <w:r w:rsidRPr="00B33696">
              <w:t>I2C_AcknowledgedAddress</w:t>
            </w:r>
            <w:r>
              <w:rPr>
                <w:rFonts w:hint="eastAsia"/>
              </w:rPr>
              <w:t>参数选择了响应7位地址，那么这里就给STM32指定一个自身的7位地址</w:t>
            </w:r>
          </w:p>
          <w:p w14:paraId="0D075D9A" w14:textId="4EC56DAD" w:rsidR="00F452A4" w:rsidRPr="00B33696" w:rsidRDefault="00F452A4" w:rsidP="00B33696">
            <w:r>
              <w:rPr>
                <w:rFonts w:hint="eastAsia"/>
              </w:rPr>
              <w:t>，若选择了10位地址那么这里就给STM32指定一个自身的10位地址</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611F2CA" w14:textId="77777777" w:rsidR="00B33696" w:rsidRDefault="00B33696" w:rsidP="00B33696">
            <w:r w:rsidRPr="00B33696">
              <w:t>0x00 ~ 0x7F（7位地址模式）</w:t>
            </w:r>
          </w:p>
          <w:p w14:paraId="6E9E90B8" w14:textId="52F9D90F" w:rsidR="002E12CC" w:rsidRPr="00B33696" w:rsidRDefault="002E12CC" w:rsidP="00B33696">
            <w:r w:rsidRPr="002E12CC">
              <w:t>0x000~ 0x3FF</w:t>
            </w:r>
            <w:r>
              <w:rPr>
                <w:rFonts w:hint="eastAsia"/>
              </w:rPr>
              <w:t>(10位地址模式)</w:t>
            </w:r>
          </w:p>
        </w:tc>
      </w:tr>
      <w:tr w:rsidR="00F452A4" w:rsidRPr="00B33696" w14:paraId="75D0A50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6A15562" w14:textId="77777777" w:rsidR="00B33696" w:rsidRPr="00B33696" w:rsidRDefault="00B33696" w:rsidP="00B33696">
            <w:r w:rsidRPr="00B33696">
              <w:t>I2C_Ack</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6BB6A4" w14:textId="77777777" w:rsidR="00B33696" w:rsidRDefault="00B33696" w:rsidP="00B33696">
            <w:r w:rsidRPr="00B33696">
              <w:t>使能或失能应答（ACK）。在接收数据时，使能此功能后，STM32会在接收完一个字节后</w:t>
            </w:r>
            <w:r w:rsidRPr="00736A46">
              <w:rPr>
                <w:color w:val="EE0000"/>
              </w:rPr>
              <w:t>自动发送应答信号</w:t>
            </w:r>
            <w:r w:rsidRPr="00B33696">
              <w:t>。</w:t>
            </w:r>
          </w:p>
          <w:p w14:paraId="06556E44" w14:textId="11847B15" w:rsidR="00A60D4E" w:rsidRPr="00B33696" w:rsidRDefault="00A60D4E" w:rsidP="00B33696">
            <w:r>
              <w:rPr>
                <w:rFonts w:hint="eastAsia"/>
              </w:rPr>
              <w:t>和</w:t>
            </w:r>
            <w:r w:rsidRPr="00B86794">
              <w:rPr>
                <w:rFonts w:hint="eastAsia"/>
                <w:b/>
                <w:bCs/>
                <w:color w:val="EE0000"/>
              </w:rPr>
              <w:t>I</w:t>
            </w:r>
            <w:r w:rsidRPr="00B86794">
              <w:rPr>
                <w:b/>
                <w:bCs/>
                <w:color w:val="EE0000"/>
              </w:rPr>
              <w:t>2C</w:t>
            </w:r>
            <w:r w:rsidRPr="00B86794">
              <w:rPr>
                <w:rFonts w:hint="eastAsia"/>
                <w:b/>
                <w:bCs/>
                <w:color w:val="EE0000"/>
              </w:rPr>
              <w:t>_</w:t>
            </w:r>
            <w:r w:rsidRPr="00B86794">
              <w:rPr>
                <w:b/>
                <w:bCs/>
                <w:color w:val="EE0000"/>
              </w:rPr>
              <w:t>AcknowledgeConfig</w:t>
            </w:r>
            <w:r>
              <w:t>函数，是一样的效果</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673DC21" w14:textId="77777777" w:rsidR="00B33696" w:rsidRPr="00B33696" w:rsidRDefault="00B33696" w:rsidP="00B33696">
            <w:r w:rsidRPr="00B33696">
              <w:t>I2C_Ack_Enable（使能应答）</w:t>
            </w:r>
            <w:r w:rsidRPr="00B33696">
              <w:br/>
              <w:t>I2C_Ack_Disable（失能应答）</w:t>
            </w:r>
          </w:p>
        </w:tc>
      </w:tr>
      <w:tr w:rsidR="00F452A4" w:rsidRPr="00B33696" w14:paraId="7CC3EF0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0579226" w14:textId="77777777" w:rsidR="00B33696" w:rsidRPr="00B33696" w:rsidRDefault="00B33696" w:rsidP="00B33696">
            <w:r w:rsidRPr="00B33696">
              <w:lastRenderedPageBreak/>
              <w:t>I2C_AcknowledgedAddress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A8E93D9" w14:textId="39C5B8EA" w:rsidR="00B33696" w:rsidRPr="00B33696" w:rsidRDefault="00874A37" w:rsidP="00B33696">
            <w:r>
              <w:rPr>
                <w:rFonts w:hint="eastAsia"/>
              </w:rPr>
              <w:t>指定STM32作为</w:t>
            </w:r>
            <w:r w:rsidRPr="002E1F92">
              <w:rPr>
                <w:rFonts w:hint="eastAsia"/>
                <w:b/>
                <w:bCs/>
                <w:color w:val="EE0000"/>
              </w:rPr>
              <w:t>从机</w:t>
            </w:r>
            <w:r>
              <w:rPr>
                <w:rFonts w:hint="eastAsia"/>
              </w:rPr>
              <w:t>，可以响应</w:t>
            </w:r>
            <w:r w:rsidR="00B33696" w:rsidRPr="00B33696">
              <w:t>7位地址还是10位地址。</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ACAAFB7" w14:textId="77777777" w:rsidR="00B33696" w:rsidRPr="00B33696" w:rsidRDefault="00B33696" w:rsidP="00B33696">
            <w:r w:rsidRPr="00B33696">
              <w:t>I2C_AcknowledgedAddress_7bit（7位地址）</w:t>
            </w:r>
            <w:r w:rsidRPr="00B33696">
              <w:br/>
              <w:t>I2C_AcknowledgedAddress_10bit（10位地址）</w:t>
            </w:r>
          </w:p>
        </w:tc>
      </w:tr>
    </w:tbl>
    <w:p w14:paraId="03B68B09" w14:textId="77777777" w:rsidR="00B33696" w:rsidRPr="00B33696" w:rsidRDefault="00B33696" w:rsidP="00284C34">
      <w:pPr>
        <w:pStyle w:val="3"/>
      </w:pPr>
      <w:r w:rsidRPr="00B33696">
        <w:rPr>
          <w:rFonts w:ascii="Segoe UI Emoji" w:hAnsi="Segoe UI Emoji" w:cs="Segoe UI Emoji"/>
        </w:rPr>
        <w:t>💡</w:t>
      </w:r>
      <w:r w:rsidRPr="00B33696">
        <w:t xml:space="preserve"> 使用步骤与示例 </w:t>
      </w:r>
    </w:p>
    <w:p w14:paraId="0D008C7F" w14:textId="77777777" w:rsidR="00B33696" w:rsidRPr="00B33696" w:rsidRDefault="00B33696" w:rsidP="00B33696">
      <w:r w:rsidRPr="00B33696">
        <w:t>以下是一个典型的I2C初始化流程，将I2C1配置为主机模式，时钟速度为100kHz，使能应答：</w:t>
      </w:r>
    </w:p>
    <w:p w14:paraId="691AAEC3" w14:textId="77777777" w:rsidR="00B33696" w:rsidRPr="00B33696" w:rsidRDefault="00B33696" w:rsidP="00B33696">
      <w:pPr>
        <w:numPr>
          <w:ilvl w:val="0"/>
          <w:numId w:val="630"/>
        </w:numPr>
      </w:pPr>
      <w:r w:rsidRPr="00B33696">
        <w:rPr>
          <w:rFonts w:ascii="Times New Roman" w:hAnsi="Times New Roman" w:cs="Times New Roman"/>
        </w:rPr>
        <w:t>​</w:t>
      </w:r>
      <w:r w:rsidRPr="00B33696">
        <w:rPr>
          <w:b/>
          <w:bCs/>
        </w:rPr>
        <w:t>使能时钟</w:t>
      </w:r>
      <w:r w:rsidRPr="00B33696">
        <w:rPr>
          <w:rFonts w:ascii="Times New Roman" w:hAnsi="Times New Roman" w:cs="Times New Roman"/>
        </w:rPr>
        <w:t>​</w:t>
      </w:r>
      <w:r w:rsidRPr="00B33696">
        <w:t>：首先需要使能I2C外设和对应GPIO的时钟。</w:t>
      </w:r>
    </w:p>
    <w:p w14:paraId="3FAF6BBF" w14:textId="77777777" w:rsidR="00B33696" w:rsidRPr="00B33696" w:rsidRDefault="00B33696" w:rsidP="00B33696">
      <w:pPr>
        <w:numPr>
          <w:ilvl w:val="0"/>
          <w:numId w:val="630"/>
        </w:numPr>
      </w:pPr>
      <w:r w:rsidRPr="00B33696">
        <w:rPr>
          <w:rFonts w:ascii="Times New Roman" w:hAnsi="Times New Roman" w:cs="Times New Roman"/>
        </w:rPr>
        <w:t>​</w:t>
      </w:r>
      <w:r w:rsidRPr="00B33696">
        <w:rPr>
          <w:b/>
          <w:bCs/>
        </w:rPr>
        <w:t>配置</w:t>
      </w:r>
      <w:proofErr w:type="gramStart"/>
      <w:r w:rsidRPr="00B33696">
        <w:rPr>
          <w:b/>
          <w:bCs/>
        </w:rPr>
        <w:t>GPIO</w:t>
      </w:r>
      <w:r w:rsidRPr="00B33696">
        <w:rPr>
          <w:rFonts w:ascii="Times New Roman" w:hAnsi="Times New Roman" w:cs="Times New Roman"/>
        </w:rPr>
        <w:t>​</w:t>
      </w:r>
      <w:r w:rsidRPr="00B33696">
        <w:t>：</w:t>
      </w:r>
      <w:proofErr w:type="gramEnd"/>
      <w:r w:rsidRPr="00B33696">
        <w:t>将对应的SCL和SDA引脚设置为复用开漏模式（</w:t>
      </w:r>
      <w:proofErr w:type="spellStart"/>
      <w:r w:rsidRPr="00B33696">
        <w:t>GPIO_Mode_AF_OD</w:t>
      </w:r>
      <w:proofErr w:type="spellEnd"/>
      <w:r w:rsidRPr="00B33696">
        <w:t>）。</w:t>
      </w:r>
    </w:p>
    <w:p w14:paraId="47C5505C" w14:textId="77777777" w:rsidR="00B33696" w:rsidRPr="00B33696" w:rsidRDefault="00B33696" w:rsidP="00B33696">
      <w:pPr>
        <w:numPr>
          <w:ilvl w:val="0"/>
          <w:numId w:val="630"/>
        </w:numPr>
      </w:pPr>
      <w:r w:rsidRPr="00B33696">
        <w:rPr>
          <w:rFonts w:ascii="Times New Roman" w:hAnsi="Times New Roman" w:cs="Times New Roman"/>
        </w:rPr>
        <w:t>​</w:t>
      </w:r>
      <w:r w:rsidRPr="00B33696">
        <w:rPr>
          <w:b/>
          <w:bCs/>
        </w:rPr>
        <w:t>调用 I2C_Init</w:t>
      </w:r>
      <w:r w:rsidRPr="00B33696">
        <w:rPr>
          <w:rFonts w:ascii="Times New Roman" w:hAnsi="Times New Roman" w:cs="Times New Roman"/>
        </w:rPr>
        <w:t>​</w:t>
      </w:r>
      <w:r w:rsidRPr="00B33696">
        <w:t>：配置并初始化I2C参数。</w:t>
      </w:r>
    </w:p>
    <w:p w14:paraId="77A8A851" w14:textId="77777777" w:rsidR="00B33696" w:rsidRPr="00B33696" w:rsidRDefault="00B33696" w:rsidP="00B33696">
      <w:pPr>
        <w:numPr>
          <w:ilvl w:val="0"/>
          <w:numId w:val="630"/>
        </w:numPr>
      </w:pPr>
      <w:r w:rsidRPr="00B33696">
        <w:rPr>
          <w:rFonts w:ascii="Times New Roman" w:hAnsi="Times New Roman" w:cs="Times New Roman"/>
        </w:rPr>
        <w:t>​</w:t>
      </w:r>
      <w:r w:rsidRPr="00B33696">
        <w:rPr>
          <w:b/>
          <w:bCs/>
        </w:rPr>
        <w:t>使能I2C外设</w:t>
      </w:r>
      <w:r w:rsidRPr="00B33696">
        <w:rPr>
          <w:rFonts w:ascii="Times New Roman" w:hAnsi="Times New Roman" w:cs="Times New Roman"/>
        </w:rPr>
        <w:t>​</w:t>
      </w:r>
      <w:r w:rsidRPr="00B33696">
        <w:t>：最后调用 I2C_Cmd使能I2C功能。</w:t>
      </w:r>
    </w:p>
    <w:p w14:paraId="1C4E35E5" w14:textId="77777777" w:rsidR="00B33696" w:rsidRPr="00B33696" w:rsidRDefault="00B33696" w:rsidP="00B33696">
      <w:r w:rsidRPr="00B33696">
        <w:t>// 1. 定义I2C初始化结构体变量</w:t>
      </w:r>
    </w:p>
    <w:p w14:paraId="7F765F70" w14:textId="77777777" w:rsidR="00B33696" w:rsidRPr="00B33696" w:rsidRDefault="00B33696" w:rsidP="00B33696">
      <w:r w:rsidRPr="00B33696">
        <w:t>I2C_InitTypeDef I2C_InitStructure;</w:t>
      </w:r>
    </w:p>
    <w:p w14:paraId="7B38564D" w14:textId="77777777" w:rsidR="00B33696" w:rsidRPr="00B33696" w:rsidRDefault="00B33696" w:rsidP="00B33696"/>
    <w:p w14:paraId="3B53C9AD" w14:textId="77777777" w:rsidR="00B33696" w:rsidRPr="00B33696" w:rsidRDefault="00B33696" w:rsidP="00B33696">
      <w:r w:rsidRPr="00B33696">
        <w:t>// 2. 使能I2C和GPIO时钟（此处以I2C1和GPIOB为例）</w:t>
      </w:r>
    </w:p>
    <w:p w14:paraId="186CB583" w14:textId="77777777" w:rsidR="00B33696" w:rsidRPr="00B33696" w:rsidRDefault="00B33696" w:rsidP="00B33696">
      <w:r w:rsidRPr="00B33696">
        <w:t>RCC_APB1</w:t>
      </w:r>
      <w:proofErr w:type="gramStart"/>
      <w:r w:rsidRPr="00B33696">
        <w:t>PeriphClockCmd(</w:t>
      </w:r>
      <w:proofErr w:type="gramEnd"/>
      <w:r w:rsidRPr="00B33696">
        <w:t>RCC_APB1Periph_I2C1, ENABLE);</w:t>
      </w:r>
    </w:p>
    <w:p w14:paraId="1D7C16E4" w14:textId="77777777" w:rsidR="00B33696" w:rsidRPr="00B33696" w:rsidRDefault="00B33696" w:rsidP="00B33696">
      <w:r w:rsidRPr="00B33696">
        <w:t>RCC_APB2</w:t>
      </w:r>
      <w:proofErr w:type="gramStart"/>
      <w:r w:rsidRPr="00B33696">
        <w:t>PeriphClockCmd(</w:t>
      </w:r>
      <w:proofErr w:type="gramEnd"/>
      <w:r w:rsidRPr="00B33696">
        <w:t>RCC_APB2Periph_GPIOB, ENABLE);</w:t>
      </w:r>
    </w:p>
    <w:p w14:paraId="3C86FA6D" w14:textId="77777777" w:rsidR="00B33696" w:rsidRPr="00B33696" w:rsidRDefault="00B33696" w:rsidP="00B33696"/>
    <w:p w14:paraId="2141FA05" w14:textId="77777777" w:rsidR="00B33696" w:rsidRPr="00B33696" w:rsidRDefault="00B33696" w:rsidP="00B33696">
      <w:r w:rsidRPr="00B33696">
        <w:t>// 3. 配置GPIO引脚（PB6: SCL, PB7: SDA）</w:t>
      </w:r>
    </w:p>
    <w:p w14:paraId="7B216429" w14:textId="77777777" w:rsidR="00B33696" w:rsidRPr="00B33696" w:rsidRDefault="00B33696" w:rsidP="00B33696">
      <w:proofErr w:type="spellStart"/>
      <w:r w:rsidRPr="00B33696">
        <w:t>GPIO_InitTypeDef</w:t>
      </w:r>
      <w:proofErr w:type="spellEnd"/>
      <w:r w:rsidRPr="00B33696">
        <w:t xml:space="preserve"> </w:t>
      </w:r>
      <w:proofErr w:type="spellStart"/>
      <w:r w:rsidRPr="00B33696">
        <w:t>GPIO_InitStructure</w:t>
      </w:r>
      <w:proofErr w:type="spellEnd"/>
      <w:r w:rsidRPr="00B33696">
        <w:t>;</w:t>
      </w:r>
    </w:p>
    <w:p w14:paraId="4B0C6AA3" w14:textId="77777777" w:rsidR="00B33696" w:rsidRPr="00B33696" w:rsidRDefault="00B33696" w:rsidP="00B33696">
      <w:proofErr w:type="spellStart"/>
      <w:r w:rsidRPr="00B33696">
        <w:t>GPIO_InitStructure.GPIO_Pin</w:t>
      </w:r>
      <w:proofErr w:type="spellEnd"/>
      <w:r w:rsidRPr="00B33696">
        <w:t xml:space="preserve"> = GPIO_Pin_6 | GPIO_Pin_7;</w:t>
      </w:r>
    </w:p>
    <w:p w14:paraId="3663BEDD" w14:textId="77777777" w:rsidR="00B33696" w:rsidRPr="00B33696" w:rsidRDefault="00B33696" w:rsidP="00B33696">
      <w:proofErr w:type="spellStart"/>
      <w:r w:rsidRPr="00B33696">
        <w:t>GPIO_InitStructure.GPIO_Mode</w:t>
      </w:r>
      <w:proofErr w:type="spellEnd"/>
      <w:r w:rsidRPr="00B33696">
        <w:t xml:space="preserve"> = </w:t>
      </w:r>
      <w:proofErr w:type="spellStart"/>
      <w:r w:rsidRPr="00B33696">
        <w:t>GPIO_Mode_AF_OD</w:t>
      </w:r>
      <w:proofErr w:type="spellEnd"/>
      <w:r w:rsidRPr="00B33696">
        <w:t>; // 复用开漏</w:t>
      </w:r>
    </w:p>
    <w:p w14:paraId="2B9E0159" w14:textId="77777777" w:rsidR="00B33696" w:rsidRPr="00B33696" w:rsidRDefault="00B33696" w:rsidP="00B33696">
      <w:proofErr w:type="spellStart"/>
      <w:r w:rsidRPr="00B33696">
        <w:t>GPIO_InitStructure.GPIO_Speed</w:t>
      </w:r>
      <w:proofErr w:type="spellEnd"/>
      <w:r w:rsidRPr="00B33696">
        <w:t xml:space="preserve"> = GPIO_Speed_50MHz;</w:t>
      </w:r>
    </w:p>
    <w:p w14:paraId="67A67DBC" w14:textId="77777777" w:rsidR="00B33696" w:rsidRPr="00B33696" w:rsidRDefault="00B33696" w:rsidP="00B33696">
      <w:proofErr w:type="spellStart"/>
      <w:r w:rsidRPr="00B33696">
        <w:t>GPIO_</w:t>
      </w:r>
      <w:proofErr w:type="gramStart"/>
      <w:r w:rsidRPr="00B33696">
        <w:t>Init</w:t>
      </w:r>
      <w:proofErr w:type="spellEnd"/>
      <w:r w:rsidRPr="00B33696">
        <w:t>(</w:t>
      </w:r>
      <w:proofErr w:type="gramEnd"/>
      <w:r w:rsidRPr="00B33696">
        <w:t>GPIOB, &amp;</w:t>
      </w:r>
      <w:proofErr w:type="spellStart"/>
      <w:r w:rsidRPr="00B33696">
        <w:t>GPIO_InitStructure</w:t>
      </w:r>
      <w:proofErr w:type="spellEnd"/>
      <w:r w:rsidRPr="00B33696">
        <w:t>);</w:t>
      </w:r>
    </w:p>
    <w:p w14:paraId="79327D4B" w14:textId="77777777" w:rsidR="00B33696" w:rsidRPr="00B33696" w:rsidRDefault="00B33696" w:rsidP="00B33696"/>
    <w:p w14:paraId="20FDAAF2" w14:textId="77777777" w:rsidR="00B33696" w:rsidRPr="00B33696" w:rsidRDefault="00B33696" w:rsidP="00B33696">
      <w:r w:rsidRPr="00B33696">
        <w:lastRenderedPageBreak/>
        <w:t>// 4. 配置I2C初始化参数</w:t>
      </w:r>
    </w:p>
    <w:p w14:paraId="3E93D3C4" w14:textId="77777777" w:rsidR="00B33696" w:rsidRPr="00B33696" w:rsidRDefault="00B33696" w:rsidP="00B33696">
      <w:r w:rsidRPr="00B33696">
        <w:t>I2C_InitStructure.I2C_ClockSpeed = 100000; // 100kHz</w:t>
      </w:r>
    </w:p>
    <w:p w14:paraId="482FD57A" w14:textId="77777777" w:rsidR="00B33696" w:rsidRPr="00B33696" w:rsidRDefault="00B33696" w:rsidP="00B33696">
      <w:r w:rsidRPr="00B33696">
        <w:t>I2C_InitStructure.I2C_Mode = I2C_Mode_I2C;</w:t>
      </w:r>
    </w:p>
    <w:p w14:paraId="6E1D89E7" w14:textId="77777777" w:rsidR="00B33696" w:rsidRPr="00B33696" w:rsidRDefault="00B33696" w:rsidP="00B33696">
      <w:r w:rsidRPr="00B33696">
        <w:t>I2C_InitStructure.I2C_DutyCycle = I2C_DutyCycle_2;</w:t>
      </w:r>
    </w:p>
    <w:p w14:paraId="7E4041EC" w14:textId="77777777" w:rsidR="00B33696" w:rsidRPr="00B33696" w:rsidRDefault="00B33696" w:rsidP="00B33696">
      <w:r w:rsidRPr="00B33696">
        <w:t>I2C_InitStructure.I2C_OwnAddress1 = 0x00; // 作为主机时，此地址可任意设置，但需避免与从机地址冲突</w:t>
      </w:r>
    </w:p>
    <w:p w14:paraId="022E073B" w14:textId="77777777" w:rsidR="00B33696" w:rsidRPr="00B33696" w:rsidRDefault="00B33696" w:rsidP="00B33696">
      <w:r w:rsidRPr="00B33696">
        <w:t>I2C_InitStructure.I2C_Ack = I2C_Ack_Enable;</w:t>
      </w:r>
    </w:p>
    <w:p w14:paraId="3AD805BA" w14:textId="77777777" w:rsidR="00B33696" w:rsidRPr="00B33696" w:rsidRDefault="00B33696" w:rsidP="00B33696">
      <w:r w:rsidRPr="00B33696">
        <w:t>I2C_InitStructure.I2C_AcknowledgedAddress = I2C_AcknowledgedAddress_7bit;</w:t>
      </w:r>
    </w:p>
    <w:p w14:paraId="0C607942" w14:textId="77777777" w:rsidR="00B33696" w:rsidRPr="00B33696" w:rsidRDefault="00B33696" w:rsidP="00B33696"/>
    <w:p w14:paraId="6C18846F" w14:textId="77777777" w:rsidR="00B33696" w:rsidRPr="00B33696" w:rsidRDefault="00B33696" w:rsidP="00B33696">
      <w:r w:rsidRPr="00B33696">
        <w:t>// 5. 调用I2C_Init函数初始化I2C1</w:t>
      </w:r>
    </w:p>
    <w:p w14:paraId="039D7DA8" w14:textId="77777777" w:rsidR="00B33696" w:rsidRPr="00B33696" w:rsidRDefault="00B33696" w:rsidP="00B33696">
      <w:r w:rsidRPr="00B33696">
        <w:t>I2C_</w:t>
      </w:r>
      <w:proofErr w:type="gramStart"/>
      <w:r w:rsidRPr="00B33696">
        <w:t>Init(</w:t>
      </w:r>
      <w:proofErr w:type="gramEnd"/>
      <w:r w:rsidRPr="00B33696">
        <w:t>I2C1, &amp;I2C_InitStructure);</w:t>
      </w:r>
    </w:p>
    <w:p w14:paraId="4BEA35BA" w14:textId="77777777" w:rsidR="00B33696" w:rsidRPr="00B33696" w:rsidRDefault="00B33696" w:rsidP="00B33696"/>
    <w:p w14:paraId="731BF40A" w14:textId="77777777" w:rsidR="00B33696" w:rsidRPr="00B33696" w:rsidRDefault="00B33696" w:rsidP="00B33696">
      <w:r w:rsidRPr="00B33696">
        <w:t>// 6. 使能I2C1</w:t>
      </w:r>
    </w:p>
    <w:p w14:paraId="126E0AD0" w14:textId="77777777" w:rsidR="00B33696" w:rsidRPr="00B33696" w:rsidRDefault="00B33696" w:rsidP="00B33696">
      <w:r w:rsidRPr="00B33696">
        <w:t>I2C_</w:t>
      </w:r>
      <w:proofErr w:type="gramStart"/>
      <w:r w:rsidRPr="00B33696">
        <w:t>Cmd(</w:t>
      </w:r>
      <w:proofErr w:type="gramEnd"/>
      <w:r w:rsidRPr="00B33696">
        <w:t>I2C1, ENABLE);</w:t>
      </w:r>
    </w:p>
    <w:p w14:paraId="22A185B0" w14:textId="77777777" w:rsidR="00B33696" w:rsidRPr="00B33696" w:rsidRDefault="00B33696" w:rsidP="00284C34">
      <w:pPr>
        <w:pStyle w:val="3"/>
      </w:pPr>
      <w:r w:rsidRPr="00B33696">
        <w:rPr>
          <w:rFonts w:ascii="Segoe UI Emoji" w:hAnsi="Segoe UI Emoji" w:cs="Segoe UI Emoji"/>
        </w:rPr>
        <w:t>⚠️</w:t>
      </w:r>
      <w:r w:rsidRPr="00B33696">
        <w:t xml:space="preserve"> 注意事项 </w:t>
      </w:r>
    </w:p>
    <w:p w14:paraId="2992664A" w14:textId="77777777" w:rsidR="00B33696" w:rsidRPr="00B33696" w:rsidRDefault="00B33696" w:rsidP="00B33696">
      <w:pPr>
        <w:numPr>
          <w:ilvl w:val="0"/>
          <w:numId w:val="631"/>
        </w:numPr>
      </w:pPr>
      <w:r w:rsidRPr="00B33696">
        <w:t>在</w:t>
      </w:r>
      <w:proofErr w:type="gramStart"/>
      <w:r w:rsidRPr="00B33696">
        <w:t>调用 I2C_Init</w:t>
      </w:r>
      <w:proofErr w:type="gramEnd"/>
      <w:r w:rsidRPr="00B33696">
        <w:t>函数之前，务必先正确</w:t>
      </w:r>
      <w:r w:rsidRPr="00B33696">
        <w:rPr>
          <w:b/>
          <w:bCs/>
        </w:rPr>
        <w:t>使能I2C外设的时钟</w:t>
      </w:r>
      <w:r w:rsidRPr="00B33696">
        <w:t>和</w:t>
      </w:r>
      <w:r w:rsidRPr="00B33696">
        <w:rPr>
          <w:b/>
          <w:bCs/>
        </w:rPr>
        <w:t>配置GPIO引脚为复用开漏模式</w:t>
      </w:r>
      <w:r w:rsidRPr="00B33696">
        <w:t>。GPIO配置为开漏输出并加上拉电阻是I2C总线标准所要求的。</w:t>
      </w:r>
    </w:p>
    <w:p w14:paraId="706AE4F2" w14:textId="77777777" w:rsidR="00B33696" w:rsidRPr="00B33696" w:rsidRDefault="00B33696" w:rsidP="00B33696">
      <w:pPr>
        <w:numPr>
          <w:ilvl w:val="0"/>
          <w:numId w:val="631"/>
        </w:numPr>
      </w:pPr>
      <w:r w:rsidRPr="00B33696">
        <w:t>I2C_ClockSpeed的设置需考虑总线上所有设备支持的最高速度。</w:t>
      </w:r>
    </w:p>
    <w:p w14:paraId="4FDDFD5E" w14:textId="77777777" w:rsidR="00B33696" w:rsidRPr="00B33696" w:rsidRDefault="00B33696" w:rsidP="00B33696">
      <w:pPr>
        <w:numPr>
          <w:ilvl w:val="0"/>
          <w:numId w:val="631"/>
        </w:numPr>
      </w:pPr>
      <w:r w:rsidRPr="00B33696">
        <w:t>如果STM32仅作为主设备使用，并且总线上没有其他主设备，I2C_OwnAddress1可以设置为任意不冲突的值。</w:t>
      </w:r>
    </w:p>
    <w:p w14:paraId="124DD6E5" w14:textId="77777777" w:rsidR="00B33696" w:rsidRPr="00B33696" w:rsidRDefault="00B33696" w:rsidP="00B33696">
      <w:pPr>
        <w:numPr>
          <w:ilvl w:val="0"/>
          <w:numId w:val="631"/>
        </w:numPr>
      </w:pPr>
      <w:r w:rsidRPr="00B33696">
        <w:t>在需要重新配置I2C参数时，可以先调用 I2C_DeInit(I2Cx)将I2C外设寄存器恢复为默认值，然后再进行初始化。</w:t>
      </w:r>
    </w:p>
    <w:p w14:paraId="0C5801B9" w14:textId="14DDF2E2" w:rsidR="00A015D3" w:rsidRDefault="00B33696" w:rsidP="00A015D3">
      <w:r w:rsidRPr="00B33696">
        <w:t>希望这个详细的解释能帮助你理解和使用 I2C_Init函数。</w:t>
      </w:r>
    </w:p>
    <w:p w14:paraId="116343F5" w14:textId="421D633B" w:rsidR="00F21943" w:rsidRDefault="00F21943" w:rsidP="00F21943">
      <w:pPr>
        <w:pStyle w:val="3"/>
      </w:pPr>
      <w:r>
        <w:rPr>
          <w:rFonts w:hint="eastAsia"/>
        </w:rPr>
        <w:t>硬件I2C的标准模式和快速模式的模式划分</w:t>
      </w:r>
    </w:p>
    <w:p w14:paraId="2696885E" w14:textId="77777777" w:rsidR="003D1FDC" w:rsidRPr="003D1FDC" w:rsidRDefault="003D1FDC" w:rsidP="003D1FDC">
      <w:r w:rsidRPr="003D1FDC">
        <w:t>关于您提出的50kHz速率在I2C模式中的归属问题，答案是明确的：</w:t>
      </w:r>
      <w:r w:rsidRPr="003D1FDC">
        <w:rPr>
          <w:rFonts w:ascii="Times New Roman" w:hAnsi="Times New Roman" w:cs="Times New Roman"/>
        </w:rPr>
        <w:t>​</w:t>
      </w:r>
      <w:r w:rsidRPr="003D1FDC">
        <w:rPr>
          <w:b/>
          <w:bCs/>
        </w:rPr>
        <w:t>50kHz属于标准模式</w:t>
      </w:r>
      <w:r w:rsidRPr="003D1FDC">
        <w:t>。</w:t>
      </w:r>
    </w:p>
    <w:p w14:paraId="77FA3538" w14:textId="77777777" w:rsidR="003D1FDC" w:rsidRPr="003D1FDC" w:rsidRDefault="003D1FDC" w:rsidP="003D1FDC">
      <w:r w:rsidRPr="003D1FDC">
        <w:t>下面这个表格清晰地展示了I2C不同速率模式的定义，可以帮助您快速理解。</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922"/>
        <w:gridCol w:w="1317"/>
        <w:gridCol w:w="4051"/>
      </w:tblGrid>
      <w:tr w:rsidR="003D1FDC" w:rsidRPr="003D1FDC" w14:paraId="5C4367D1"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54D89297" w14:textId="77777777" w:rsidR="003D1FDC" w:rsidRPr="003D1FDC" w:rsidRDefault="003D1FDC" w:rsidP="003D1FDC">
            <w:pPr>
              <w:rPr>
                <w:b/>
                <w:bCs/>
              </w:rPr>
            </w:pPr>
            <w:r w:rsidRPr="003D1FDC">
              <w:rPr>
                <w:b/>
                <w:bCs/>
              </w:rPr>
              <w:lastRenderedPageBreak/>
              <w:t>模式名称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37C7E67" w14:textId="77777777" w:rsidR="003D1FDC" w:rsidRPr="003D1FDC" w:rsidRDefault="003D1FDC" w:rsidP="003D1FDC">
            <w:pPr>
              <w:rPr>
                <w:b/>
                <w:bCs/>
              </w:rPr>
            </w:pPr>
            <w:r w:rsidRPr="003D1FDC">
              <w:rPr>
                <w:b/>
                <w:bCs/>
              </w:rPr>
              <w:t>速率范围</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A09FD33" w14:textId="77777777" w:rsidR="003D1FDC" w:rsidRPr="003D1FDC" w:rsidRDefault="003D1FDC" w:rsidP="003D1FDC">
            <w:pPr>
              <w:rPr>
                <w:b/>
                <w:bCs/>
              </w:rPr>
            </w:pPr>
            <w:r w:rsidRPr="003D1FDC">
              <w:rPr>
                <w:b/>
                <w:bCs/>
              </w:rPr>
              <w:t>说明</w:t>
            </w:r>
          </w:p>
        </w:tc>
      </w:tr>
      <w:tr w:rsidR="003D1FDC" w:rsidRPr="003D1FDC" w14:paraId="247790A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0F2920C" w14:textId="77777777" w:rsidR="003D1FDC" w:rsidRPr="003D1FDC" w:rsidRDefault="003D1FDC" w:rsidP="003D1FDC">
            <w:r w:rsidRPr="003D1FDC">
              <w:rPr>
                <w:rFonts w:ascii="Times New Roman" w:hAnsi="Times New Roman" w:cs="Times New Roman"/>
              </w:rPr>
              <w:t>​</w:t>
            </w:r>
            <w:r w:rsidRPr="003D1FDC">
              <w:rPr>
                <w:b/>
                <w:bCs/>
              </w:rPr>
              <w:t>标准模式 (Standard-mode)</w:t>
            </w:r>
            <w:r w:rsidRPr="003D1FDC">
              <w:rPr>
                <w:rFonts w:ascii="Times New Roman" w:hAnsi="Times New Roman" w:cs="Times New Roman"/>
                <w:b/>
                <w:bCs/>
              </w:rPr>
              <w:t>​</w:t>
            </w:r>
            <w:r w:rsidRPr="003D1FD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4D99707" w14:textId="77777777" w:rsidR="003D1FDC" w:rsidRPr="003D1FDC" w:rsidRDefault="003D1FDC" w:rsidP="003D1FDC">
            <w:r w:rsidRPr="003D1FDC">
              <w:rPr>
                <w:rFonts w:ascii="Times New Roman" w:hAnsi="Times New Roman" w:cs="Times New Roman"/>
              </w:rPr>
              <w:t>​</w:t>
            </w:r>
            <w:r w:rsidRPr="003D1FDC">
              <w:rPr>
                <w:b/>
                <w:bCs/>
              </w:rPr>
              <w:t>0 - 100 kbit/s</w:t>
            </w:r>
            <w:r w:rsidRPr="003D1FD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A8391A6" w14:textId="77777777" w:rsidR="003D1FDC" w:rsidRPr="003D1FDC" w:rsidRDefault="003D1FDC" w:rsidP="003D1FDC">
            <w:r w:rsidRPr="003D1FDC">
              <w:rPr>
                <w:rFonts w:ascii="Times New Roman" w:hAnsi="Times New Roman" w:cs="Times New Roman"/>
              </w:rPr>
              <w:t>​</w:t>
            </w:r>
            <w:r w:rsidRPr="003D1FDC">
              <w:rPr>
                <w:b/>
                <w:bCs/>
              </w:rPr>
              <w:t>50kHz 完全落在此范围内，属于标准模式。</w:t>
            </w:r>
            <w:r w:rsidRPr="003D1FDC">
              <w:rPr>
                <w:rFonts w:ascii="Times New Roman" w:hAnsi="Times New Roman" w:cs="Times New Roman"/>
                <w:b/>
                <w:bCs/>
              </w:rPr>
              <w:t>​</w:t>
            </w:r>
            <w:r w:rsidRPr="003D1FDC">
              <w:rPr>
                <w:rFonts w:ascii="Times New Roman" w:hAnsi="Times New Roman" w:cs="Times New Roman"/>
              </w:rPr>
              <w:t>​</w:t>
            </w:r>
          </w:p>
        </w:tc>
      </w:tr>
      <w:tr w:rsidR="003D1FDC" w:rsidRPr="003D1FDC" w14:paraId="3ACDC99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9F5408B" w14:textId="77777777" w:rsidR="003D1FDC" w:rsidRPr="003D1FDC" w:rsidRDefault="003D1FDC" w:rsidP="003D1FDC">
            <w:r w:rsidRPr="003D1FDC">
              <w:rPr>
                <w:rFonts w:ascii="Times New Roman" w:hAnsi="Times New Roman" w:cs="Times New Roman"/>
              </w:rPr>
              <w:t>​</w:t>
            </w:r>
            <w:r w:rsidRPr="003D1FDC">
              <w:rPr>
                <w:b/>
                <w:bCs/>
              </w:rPr>
              <w:t>快速模式 (Fast-mode)</w:t>
            </w:r>
            <w:r w:rsidRPr="003D1FDC">
              <w:rPr>
                <w:rFonts w:ascii="Times New Roman" w:hAnsi="Times New Roman" w:cs="Times New Roman"/>
                <w:b/>
                <w:bCs/>
              </w:rPr>
              <w:t>​</w:t>
            </w:r>
            <w:r w:rsidRPr="003D1FD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B9E138" w14:textId="77777777" w:rsidR="003D1FDC" w:rsidRPr="003D1FDC" w:rsidRDefault="003D1FDC" w:rsidP="003D1FDC">
            <w:r w:rsidRPr="003D1FDC">
              <w:t>≤ 400 kbit/s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02218C" w14:textId="77777777" w:rsidR="003D1FDC" w:rsidRPr="003D1FDC" w:rsidRDefault="003D1FDC" w:rsidP="003D1FDC">
            <w:r w:rsidRPr="003D1FDC">
              <w:t>速率下限通常为100kHz，高于50kHz 。</w:t>
            </w:r>
          </w:p>
        </w:tc>
      </w:tr>
      <w:tr w:rsidR="003D1FDC" w:rsidRPr="003D1FDC" w14:paraId="7DC0AAF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3BC1FAC" w14:textId="77777777" w:rsidR="003D1FDC" w:rsidRPr="003D1FDC" w:rsidRDefault="003D1FDC" w:rsidP="003D1FDC">
            <w:r w:rsidRPr="003D1FDC">
              <w:t>快速模式增强 (Fast-mode Plus)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317AD39" w14:textId="77777777" w:rsidR="003D1FDC" w:rsidRPr="003D1FDC" w:rsidRDefault="003D1FDC" w:rsidP="003D1FDC">
            <w:r w:rsidRPr="003D1FDC">
              <w:t>≤ 1 Mbit/s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E5D5633" w14:textId="77777777" w:rsidR="003D1FDC" w:rsidRPr="003D1FDC" w:rsidRDefault="003D1FDC" w:rsidP="003D1FDC">
            <w:r w:rsidRPr="003D1FDC">
              <w:t>-</w:t>
            </w:r>
          </w:p>
        </w:tc>
      </w:tr>
      <w:tr w:rsidR="003D1FDC" w:rsidRPr="003D1FDC" w14:paraId="3C018F9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36C51D2" w14:textId="77777777" w:rsidR="003D1FDC" w:rsidRPr="003D1FDC" w:rsidRDefault="003D1FDC" w:rsidP="003D1FDC">
            <w:r w:rsidRPr="003D1FDC">
              <w:t>高速模式 (High-speed mode)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D8BE232" w14:textId="77777777" w:rsidR="003D1FDC" w:rsidRPr="003D1FDC" w:rsidRDefault="003D1FDC" w:rsidP="003D1FDC">
            <w:r w:rsidRPr="003D1FDC">
              <w:t>≤ 3.4 Mbit/s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A716A24" w14:textId="77777777" w:rsidR="003D1FDC" w:rsidRPr="003D1FDC" w:rsidRDefault="003D1FDC" w:rsidP="003D1FDC">
            <w:r w:rsidRPr="003D1FDC">
              <w:t>-</w:t>
            </w:r>
          </w:p>
        </w:tc>
      </w:tr>
    </w:tbl>
    <w:p w14:paraId="22EF5E24" w14:textId="77777777" w:rsidR="003D1FDC" w:rsidRPr="003D1FDC" w:rsidRDefault="003D1FDC" w:rsidP="003D1FDC">
      <w:pPr>
        <w:pStyle w:val="4"/>
      </w:pPr>
      <w:r w:rsidRPr="003D1FDC">
        <w:rPr>
          <w:rFonts w:ascii="Segoe UI Emoji" w:hAnsi="Segoe UI Emoji" w:cs="Segoe UI Emoji"/>
        </w:rPr>
        <w:t>💡</w:t>
      </w:r>
      <w:r w:rsidRPr="003D1FDC">
        <w:t xml:space="preserve"> 深入理解模式划分 </w:t>
      </w:r>
    </w:p>
    <w:p w14:paraId="53FB5854" w14:textId="77777777" w:rsidR="003D1FDC" w:rsidRPr="003D1FDC" w:rsidRDefault="003D1FDC" w:rsidP="003D1FDC">
      <w:r w:rsidRPr="003D1FDC">
        <w:t>从表格可以看出，I2C模式的划分是基于</w:t>
      </w:r>
      <w:r w:rsidRPr="003D1FDC">
        <w:rPr>
          <w:b/>
          <w:bCs/>
        </w:rPr>
        <w:t>最高速率上限</w:t>
      </w:r>
      <w:r w:rsidRPr="003D1FDC">
        <w:t>的。标准模式的速率范围是从</w:t>
      </w:r>
      <w:r w:rsidRPr="003D1FDC">
        <w:rPr>
          <w:b/>
          <w:bCs/>
          <w:color w:val="EE0000"/>
        </w:rPr>
        <w:t>0到100kHz</w:t>
      </w:r>
      <w:r w:rsidRPr="003D1FDC">
        <w:t>，这意味着任何不高于100kHz的速率，包括50kHz，都自然归属于标准模式。</w:t>
      </w:r>
    </w:p>
    <w:p w14:paraId="6C7872C4" w14:textId="77777777" w:rsidR="003D1FDC" w:rsidRPr="003D1FDC" w:rsidRDefault="003D1FDC" w:rsidP="003D1FDC">
      <w:r w:rsidRPr="003D1FDC">
        <w:t>而快速模式的速率要求高于标准模式，其速率范围通常被认为是</w:t>
      </w:r>
      <w:r w:rsidRPr="003D1FDC">
        <w:rPr>
          <w:b/>
          <w:bCs/>
          <w:color w:val="EE0000"/>
        </w:rPr>
        <w:t>超过100kHz直至400kHz</w:t>
      </w:r>
      <w:r w:rsidRPr="003D1FDC">
        <w:t>。因此，50kHz的速率不符合快速模式的要求。</w:t>
      </w:r>
    </w:p>
    <w:p w14:paraId="63D7CAC1" w14:textId="77777777" w:rsidR="003D1FDC" w:rsidRPr="003D1FDC" w:rsidRDefault="003D1FDC" w:rsidP="003D1FDC">
      <w:pPr>
        <w:pStyle w:val="4"/>
      </w:pPr>
      <w:r w:rsidRPr="003D1FDC">
        <w:rPr>
          <w:rFonts w:ascii="Segoe UI Emoji" w:hAnsi="Segoe UI Emoji" w:cs="Segoe UI Emoji"/>
        </w:rPr>
        <w:t>🔧</w:t>
      </w:r>
      <w:r w:rsidRPr="003D1FDC">
        <w:t xml:space="preserve"> 为什么会有50kHz的配置？ </w:t>
      </w:r>
    </w:p>
    <w:p w14:paraId="688A2A33" w14:textId="77777777" w:rsidR="003D1FDC" w:rsidRPr="003D1FDC" w:rsidRDefault="003D1FDC" w:rsidP="003D1FDC">
      <w:r w:rsidRPr="003D1FDC">
        <w:t>在实际应用中，配置一个低于100kHz的速率（如50kHz）通常是出于以下考虑：</w:t>
      </w:r>
    </w:p>
    <w:p w14:paraId="1781C96F" w14:textId="77777777" w:rsidR="003D1FDC" w:rsidRPr="003D1FDC" w:rsidRDefault="003D1FDC" w:rsidP="003D1FDC">
      <w:pPr>
        <w:numPr>
          <w:ilvl w:val="0"/>
          <w:numId w:val="715"/>
        </w:numPr>
      </w:pPr>
      <w:r w:rsidRPr="003D1FDC">
        <w:rPr>
          <w:rFonts w:ascii="Times New Roman" w:hAnsi="Times New Roman" w:cs="Times New Roman"/>
        </w:rPr>
        <w:t>​</w:t>
      </w:r>
      <w:r w:rsidRPr="003D1FDC">
        <w:rPr>
          <w:b/>
          <w:bCs/>
        </w:rPr>
        <w:t>系统兼容性</w:t>
      </w:r>
      <w:r w:rsidRPr="003D1FDC">
        <w:rPr>
          <w:rFonts w:ascii="Times New Roman" w:hAnsi="Times New Roman" w:cs="Times New Roman"/>
        </w:rPr>
        <w:t>​</w:t>
      </w:r>
      <w:r w:rsidRPr="003D1FDC">
        <w:t>：为了与一些仅支持较低速率的旧款或特定型号的从设备通信。</w:t>
      </w:r>
    </w:p>
    <w:p w14:paraId="6919782B" w14:textId="77777777" w:rsidR="003D1FDC" w:rsidRPr="003D1FDC" w:rsidRDefault="003D1FDC" w:rsidP="003D1FDC">
      <w:pPr>
        <w:numPr>
          <w:ilvl w:val="0"/>
          <w:numId w:val="715"/>
        </w:numPr>
      </w:pPr>
      <w:r w:rsidRPr="003D1FDC">
        <w:rPr>
          <w:rFonts w:ascii="Times New Roman" w:hAnsi="Times New Roman" w:cs="Times New Roman"/>
        </w:rPr>
        <w:t>​</w:t>
      </w:r>
      <w:r w:rsidRPr="003D1FDC">
        <w:rPr>
          <w:b/>
          <w:bCs/>
        </w:rPr>
        <w:t>提高可靠性</w:t>
      </w:r>
      <w:r w:rsidRPr="003D1FDC">
        <w:rPr>
          <w:rFonts w:ascii="Times New Roman" w:hAnsi="Times New Roman" w:cs="Times New Roman"/>
        </w:rPr>
        <w:t>​</w:t>
      </w:r>
      <w:r w:rsidRPr="003D1FDC">
        <w:t>：在总线线路较长、电容负载较大或电气环境不太理想的情况下，降低通信速率可以增强信号完整性，提高通信成功率。</w:t>
      </w:r>
    </w:p>
    <w:p w14:paraId="11240974" w14:textId="77777777" w:rsidR="003D1FDC" w:rsidRPr="003D1FDC" w:rsidRDefault="003D1FDC" w:rsidP="003D1FDC">
      <w:pPr>
        <w:numPr>
          <w:ilvl w:val="0"/>
          <w:numId w:val="715"/>
        </w:numPr>
      </w:pPr>
      <w:r w:rsidRPr="003D1FDC">
        <w:rPr>
          <w:rFonts w:ascii="Times New Roman" w:hAnsi="Times New Roman" w:cs="Times New Roman"/>
        </w:rPr>
        <w:t>​</w:t>
      </w:r>
      <w:r w:rsidRPr="003D1FDC">
        <w:rPr>
          <w:b/>
          <w:bCs/>
        </w:rPr>
        <w:t>节省功耗</w:t>
      </w:r>
      <w:r w:rsidRPr="003D1FDC">
        <w:rPr>
          <w:rFonts w:ascii="Times New Roman" w:hAnsi="Times New Roman" w:cs="Times New Roman"/>
        </w:rPr>
        <w:t>​</w:t>
      </w:r>
      <w:r w:rsidRPr="003D1FDC">
        <w:t>：通常情况下，较低的速率也意味着相关电路的动态功耗会有所降低。</w:t>
      </w:r>
    </w:p>
    <w:p w14:paraId="2E8B55F9" w14:textId="77777777" w:rsidR="003D1FDC" w:rsidRPr="003D1FDC" w:rsidRDefault="003D1FDC" w:rsidP="003D1FDC">
      <w:r w:rsidRPr="003D1FDC">
        <w:t>所以，当您在芯片的数据手册或配置工具中看到50kHz的选项时，它正是在标准模式框架下提供的一个具体可配置的速率值。</w:t>
      </w:r>
    </w:p>
    <w:p w14:paraId="452F1596" w14:textId="0A165BBE" w:rsidR="003D1FDC" w:rsidRPr="003D1FDC" w:rsidRDefault="003D1FDC" w:rsidP="003D1FDC">
      <w:r w:rsidRPr="003D1FDC">
        <w:t>希望以上的解释能帮助您彻底理解这个问题。如果您对I2C的其他特性，比如仲裁机制或更高速率模式的应用场景感兴趣，我们可以继续探讨。</w:t>
      </w:r>
    </w:p>
    <w:p w14:paraId="5A07B67E" w14:textId="47F6623A" w:rsidR="005F7F5A" w:rsidRDefault="005F7F5A" w:rsidP="005F7F5A">
      <w:pPr>
        <w:pStyle w:val="2"/>
      </w:pPr>
      <w:r>
        <w:t>I2C_StructInit()</w:t>
      </w:r>
      <w:r w:rsidR="00BC1599">
        <w:br/>
      </w:r>
      <w:r w:rsidR="00BC1599" w:rsidRPr="00BC2342">
        <w:t>将 I2C_InitTypeDef结构体的所有成员初始化为默认值</w:t>
      </w:r>
    </w:p>
    <w:p w14:paraId="193232A1" w14:textId="77777777" w:rsidR="00BC2342" w:rsidRPr="00BC2342" w:rsidRDefault="00BC2342" w:rsidP="00BC2342">
      <w:r w:rsidRPr="00BC2342">
        <w:t>在STM32标准外设库中，I2C_StructInit函数用于将 I2C_InitTypeDef结构体的所有成</w:t>
      </w:r>
      <w:r w:rsidRPr="00BC2342">
        <w:lastRenderedPageBreak/>
        <w:t>员初始化为默认值，这为后续的I2C参数配置提供了一个安全的起点。</w:t>
      </w:r>
    </w:p>
    <w:p w14:paraId="35CD17D1" w14:textId="77777777" w:rsidR="00BC2342" w:rsidRPr="00BC2342" w:rsidRDefault="00BC2342" w:rsidP="00764989">
      <w:pPr>
        <w:pStyle w:val="3"/>
      </w:pPr>
      <w:r w:rsidRPr="00BC2342">
        <w:rPr>
          <w:rFonts w:ascii="Segoe UI Emoji" w:hAnsi="Segoe UI Emoji" w:cs="Segoe UI Emoji"/>
        </w:rPr>
        <w:t>📖</w:t>
      </w:r>
      <w:r w:rsidRPr="00BC2342">
        <w:t xml:space="preserve"> 函数原型 </w:t>
      </w:r>
    </w:p>
    <w:p w14:paraId="181771CA" w14:textId="77777777" w:rsidR="00BC2342" w:rsidRPr="00BC2342" w:rsidRDefault="00BC2342" w:rsidP="00BC2342">
      <w:r w:rsidRPr="00BC2342">
        <w:t>void I2C_</w:t>
      </w:r>
      <w:proofErr w:type="gramStart"/>
      <w:r w:rsidRPr="00BC2342">
        <w:t>StructInit(</w:t>
      </w:r>
      <w:proofErr w:type="gramEnd"/>
      <w:r w:rsidRPr="00BC2342">
        <w:t>I2C_InitTypeDef* I2C_InitStruct)</w:t>
      </w:r>
    </w:p>
    <w:p w14:paraId="56750316" w14:textId="77777777" w:rsidR="00BC2342" w:rsidRPr="00BC2342" w:rsidRDefault="00BC2342" w:rsidP="00BC2342">
      <w:pPr>
        <w:numPr>
          <w:ilvl w:val="0"/>
          <w:numId w:val="632"/>
        </w:numPr>
      </w:pPr>
      <w:r w:rsidRPr="00BC2342">
        <w:rPr>
          <w:rFonts w:ascii="Times New Roman" w:hAnsi="Times New Roman" w:cs="Times New Roman"/>
        </w:rPr>
        <w:t>​</w:t>
      </w:r>
      <w:r w:rsidRPr="00BC2342">
        <w:rPr>
          <w:b/>
          <w:bCs/>
        </w:rPr>
        <w:t>参数</w:t>
      </w:r>
      <w:r w:rsidRPr="00BC2342">
        <w:rPr>
          <w:rFonts w:ascii="Times New Roman" w:hAnsi="Times New Roman" w:cs="Times New Roman"/>
        </w:rPr>
        <w:t>​</w:t>
      </w:r>
      <w:r w:rsidRPr="00BC2342">
        <w:t xml:space="preserve"> I2C_InitStruct：指向一个 I2C_InitTypeDef结构体的指针，该结构体将被填充为默认值。</w:t>
      </w:r>
    </w:p>
    <w:p w14:paraId="62043F61" w14:textId="77777777" w:rsidR="00BC2342" w:rsidRPr="00BC2342" w:rsidRDefault="00BC2342" w:rsidP="00BC2342">
      <w:pPr>
        <w:numPr>
          <w:ilvl w:val="0"/>
          <w:numId w:val="632"/>
        </w:numPr>
      </w:pPr>
      <w:r w:rsidRPr="00BC2342">
        <w:rPr>
          <w:rFonts w:ascii="Times New Roman" w:hAnsi="Times New Roman" w:cs="Times New Roman"/>
        </w:rPr>
        <w:t>​</w:t>
      </w:r>
      <w:r w:rsidRPr="00BC2342">
        <w:rPr>
          <w:b/>
          <w:bCs/>
        </w:rPr>
        <w:t>返回值</w:t>
      </w:r>
      <w:r w:rsidRPr="00BC2342">
        <w:rPr>
          <w:rFonts w:ascii="Times New Roman" w:hAnsi="Times New Roman" w:cs="Times New Roman"/>
        </w:rPr>
        <w:t>​</w:t>
      </w:r>
      <w:r w:rsidRPr="00BC2342">
        <w:t>：无（void）。</w:t>
      </w:r>
    </w:p>
    <w:p w14:paraId="580044A7" w14:textId="77777777" w:rsidR="00BC2342" w:rsidRPr="00BC2342" w:rsidRDefault="00BC2342" w:rsidP="00764989">
      <w:pPr>
        <w:pStyle w:val="3"/>
      </w:pPr>
      <w:r w:rsidRPr="00BC2342">
        <w:rPr>
          <w:rFonts w:ascii="Segoe UI Emoji" w:hAnsi="Segoe UI Emoji" w:cs="Segoe UI Emoji"/>
        </w:rPr>
        <w:t>🔧</w:t>
      </w:r>
      <w:r w:rsidRPr="00BC2342">
        <w:t xml:space="preserve"> 功能与用途 </w:t>
      </w:r>
    </w:p>
    <w:p w14:paraId="1D56A166" w14:textId="77777777" w:rsidR="00BC2342" w:rsidRPr="00BC2342" w:rsidRDefault="00BC2342" w:rsidP="00BC2342">
      <w:r w:rsidRPr="00BC2342">
        <w:t>这个函数的主要作用是在你自定义I2C配置参数之前，先将整个配置结构体复位到一个已知的、稳定的默认状态。这样做的好处是：</w:t>
      </w:r>
    </w:p>
    <w:p w14:paraId="1F7A7AA8" w14:textId="77777777" w:rsidR="00BC2342" w:rsidRPr="00BC2342" w:rsidRDefault="00BC2342" w:rsidP="00BC2342">
      <w:pPr>
        <w:numPr>
          <w:ilvl w:val="0"/>
          <w:numId w:val="633"/>
        </w:numPr>
      </w:pPr>
      <w:r w:rsidRPr="00BC2342">
        <w:rPr>
          <w:rFonts w:ascii="Times New Roman" w:hAnsi="Times New Roman" w:cs="Times New Roman"/>
        </w:rPr>
        <w:t>​</w:t>
      </w:r>
      <w:r w:rsidRPr="00BC2342">
        <w:rPr>
          <w:b/>
          <w:bCs/>
        </w:rPr>
        <w:t>避免随机值</w:t>
      </w:r>
      <w:r w:rsidRPr="00BC2342">
        <w:rPr>
          <w:rFonts w:ascii="Times New Roman" w:hAnsi="Times New Roman" w:cs="Times New Roman"/>
        </w:rPr>
        <w:t>​</w:t>
      </w:r>
      <w:r w:rsidRPr="00BC2342">
        <w:t>：防止结构体变量在定义后，其成员包含不可预测的随机值，从而可能导致的配置错误。</w:t>
      </w:r>
    </w:p>
    <w:p w14:paraId="38C04624" w14:textId="77777777" w:rsidR="00BC2342" w:rsidRPr="00BC2342" w:rsidRDefault="00BC2342" w:rsidP="00BC2342">
      <w:pPr>
        <w:numPr>
          <w:ilvl w:val="0"/>
          <w:numId w:val="633"/>
        </w:numPr>
      </w:pPr>
      <w:r w:rsidRPr="00BC2342">
        <w:rPr>
          <w:rFonts w:ascii="Times New Roman" w:hAnsi="Times New Roman" w:cs="Times New Roman"/>
        </w:rPr>
        <w:t>​</w:t>
      </w:r>
      <w:r w:rsidRPr="00BC2342">
        <w:rPr>
          <w:b/>
          <w:bCs/>
        </w:rPr>
        <w:t>提高效率</w:t>
      </w:r>
      <w:r w:rsidRPr="00BC2342">
        <w:rPr>
          <w:rFonts w:ascii="Times New Roman" w:hAnsi="Times New Roman" w:cs="Times New Roman"/>
        </w:rPr>
        <w:t>​</w:t>
      </w:r>
      <w:r w:rsidRPr="00BC2342">
        <w:t>：你只需要在调用 I2C_StructInit之后，修改那些与你预期配置不同的参数即可，无需为每个成员逐一赋值，简化了初始化流程。</w:t>
      </w:r>
    </w:p>
    <w:p w14:paraId="434F9504" w14:textId="77777777" w:rsidR="00BC2342" w:rsidRPr="00BC2342" w:rsidRDefault="00BC2342" w:rsidP="00764989">
      <w:pPr>
        <w:pStyle w:val="3"/>
      </w:pPr>
      <w:r w:rsidRPr="00BC2342">
        <w:rPr>
          <w:rFonts w:ascii="Segoe UI Emoji" w:hAnsi="Segoe UI Emoji" w:cs="Segoe UI Emoji"/>
        </w:rPr>
        <w:t>📋</w:t>
      </w:r>
      <w:r w:rsidRPr="00BC2342">
        <w:t xml:space="preserve"> 默认参数值 </w:t>
      </w:r>
    </w:p>
    <w:p w14:paraId="5F148E4C" w14:textId="77777777" w:rsidR="00BC2342" w:rsidRPr="00BC2342" w:rsidRDefault="00BC2342" w:rsidP="00BC2342">
      <w:r w:rsidRPr="00BC2342">
        <w:t>调用 I2C_StructInit函数后，I2C_InitTypeDef结构体的各个成员将被设置为以下默认值：</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948"/>
        <w:gridCol w:w="3023"/>
      </w:tblGrid>
      <w:tr w:rsidR="00BC2342" w:rsidRPr="00BC2342" w14:paraId="7B66A8D7"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2A3DD44" w14:textId="77777777" w:rsidR="00BC2342" w:rsidRPr="00BC2342" w:rsidRDefault="00BC2342" w:rsidP="00BC2342">
            <w:pPr>
              <w:rPr>
                <w:b/>
                <w:bCs/>
              </w:rPr>
            </w:pPr>
            <w:r w:rsidRPr="00BC2342">
              <w:rPr>
                <w:b/>
                <w:bCs/>
              </w:rPr>
              <w:t>结构体成员 (I2C_InitTypeDef)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6C4382" w14:textId="77777777" w:rsidR="00BC2342" w:rsidRPr="00BC2342" w:rsidRDefault="00BC2342" w:rsidP="00BC2342">
            <w:pPr>
              <w:rPr>
                <w:b/>
                <w:bCs/>
              </w:rPr>
            </w:pPr>
            <w:r w:rsidRPr="00BC2342">
              <w:rPr>
                <w:b/>
                <w:bCs/>
              </w:rPr>
              <w:t>默认值</w:t>
            </w:r>
          </w:p>
        </w:tc>
      </w:tr>
      <w:tr w:rsidR="00BC2342" w:rsidRPr="00BC2342" w14:paraId="05D0471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C683F69" w14:textId="77777777" w:rsidR="00BC2342" w:rsidRPr="00BC2342" w:rsidRDefault="00BC2342" w:rsidP="00BC2342">
            <w:r w:rsidRPr="00BC2342">
              <w:t>I2C_ClockSpeed</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6556A00" w14:textId="77777777" w:rsidR="00BC2342" w:rsidRPr="00BC2342" w:rsidRDefault="00BC2342" w:rsidP="00BC2342">
            <w:r w:rsidRPr="00BC2342">
              <w:t>0</w:t>
            </w:r>
          </w:p>
        </w:tc>
      </w:tr>
      <w:tr w:rsidR="00BC2342" w:rsidRPr="00BC2342" w14:paraId="6FA136A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243DC9A" w14:textId="77777777" w:rsidR="00BC2342" w:rsidRPr="00BC2342" w:rsidRDefault="00BC2342" w:rsidP="00BC2342">
            <w:r w:rsidRPr="00BC2342">
              <w:t>I2C_Mode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072CFF9" w14:textId="77777777" w:rsidR="00BC2342" w:rsidRPr="00BC2342" w:rsidRDefault="00BC2342" w:rsidP="00BC2342">
            <w:r w:rsidRPr="00BC2342">
              <w:t>I2C_Mode_I2C</w:t>
            </w:r>
          </w:p>
        </w:tc>
      </w:tr>
      <w:tr w:rsidR="00BC2342" w:rsidRPr="00BC2342" w14:paraId="650F853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6B9C104" w14:textId="77777777" w:rsidR="00BC2342" w:rsidRPr="00BC2342" w:rsidRDefault="00BC2342" w:rsidP="00BC2342">
            <w:r w:rsidRPr="00BC2342">
              <w:t>I2C_DutyCycle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F2E7A1C" w14:textId="77777777" w:rsidR="00BC2342" w:rsidRPr="00BC2342" w:rsidRDefault="00BC2342" w:rsidP="00BC2342">
            <w:r w:rsidRPr="00BC2342">
              <w:t>I2C_DutyCycle_2</w:t>
            </w:r>
          </w:p>
        </w:tc>
      </w:tr>
      <w:tr w:rsidR="00BC2342" w:rsidRPr="00BC2342" w14:paraId="0ADA177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F75C747" w14:textId="77777777" w:rsidR="00BC2342" w:rsidRPr="00BC2342" w:rsidRDefault="00BC2342" w:rsidP="00BC2342">
            <w:r w:rsidRPr="00BC2342">
              <w:t>I2C_OwnAddress1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46AA8CB" w14:textId="77777777" w:rsidR="00BC2342" w:rsidRPr="00BC2342" w:rsidRDefault="00BC2342" w:rsidP="00BC2342">
            <w:r w:rsidRPr="00BC2342">
              <w:t>0</w:t>
            </w:r>
          </w:p>
        </w:tc>
      </w:tr>
      <w:tr w:rsidR="00BC2342" w:rsidRPr="00BC2342" w14:paraId="4675BD3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BC3E289" w14:textId="77777777" w:rsidR="00BC2342" w:rsidRPr="00BC2342" w:rsidRDefault="00BC2342" w:rsidP="00BC2342">
            <w:r w:rsidRPr="00BC2342">
              <w:t>I2C_Ack</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D69096" w14:textId="77777777" w:rsidR="00BC2342" w:rsidRPr="00BC2342" w:rsidRDefault="00BC2342" w:rsidP="00BC2342">
            <w:r w:rsidRPr="00BC2342">
              <w:t>I2C_Ack_Disable</w:t>
            </w:r>
          </w:p>
        </w:tc>
      </w:tr>
      <w:tr w:rsidR="00BC2342" w:rsidRPr="00BC2342" w14:paraId="53E2DC9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DE8779E" w14:textId="77777777" w:rsidR="00BC2342" w:rsidRPr="00BC2342" w:rsidRDefault="00BC2342" w:rsidP="00BC2342">
            <w:r w:rsidRPr="00BC2342">
              <w:t>I2C_AcknowledgedAddress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A41A850" w14:textId="77777777" w:rsidR="00BC2342" w:rsidRPr="00BC2342" w:rsidRDefault="00BC2342" w:rsidP="00BC2342">
            <w:r w:rsidRPr="00BC2342">
              <w:t>I2C_AcknowledgedAddress_7bit</w:t>
            </w:r>
          </w:p>
        </w:tc>
      </w:tr>
    </w:tbl>
    <w:p w14:paraId="4134F999" w14:textId="77777777" w:rsidR="00BC2342" w:rsidRPr="00BC2342" w:rsidRDefault="00BC2342" w:rsidP="00764989">
      <w:pPr>
        <w:pStyle w:val="3"/>
      </w:pPr>
      <w:r w:rsidRPr="00BC2342">
        <w:rPr>
          <w:rFonts w:ascii="Segoe UI Emoji" w:hAnsi="Segoe UI Emoji" w:cs="Segoe UI Emoji"/>
        </w:rPr>
        <w:t>💡</w:t>
      </w:r>
      <w:r w:rsidRPr="00BC2342">
        <w:t xml:space="preserve"> 使用方法 </w:t>
      </w:r>
    </w:p>
    <w:p w14:paraId="285848A3" w14:textId="77777777" w:rsidR="00BC2342" w:rsidRPr="00BC2342" w:rsidRDefault="00BC2342" w:rsidP="00BC2342">
      <w:r w:rsidRPr="00BC2342">
        <w:t>通常，I2C_StructInit的使用流程是作为I2C初始化序列的第一步，紧接着再调用 I2C_Init来完成实际配置。</w:t>
      </w:r>
    </w:p>
    <w:p w14:paraId="5DE757D3" w14:textId="77777777" w:rsidR="00BC2342" w:rsidRPr="00BC2342" w:rsidRDefault="00BC2342" w:rsidP="00BC2342">
      <w:r w:rsidRPr="00BC2342">
        <w:t>下面是一个典型的使用示例：</w:t>
      </w:r>
    </w:p>
    <w:p w14:paraId="0F2125DA" w14:textId="77777777" w:rsidR="00BC2342" w:rsidRPr="00BC2342" w:rsidRDefault="00BC2342" w:rsidP="00BC2342">
      <w:r w:rsidRPr="00BC2342">
        <w:lastRenderedPageBreak/>
        <w:t>I2C_InitTypeDef I2C_InitStructure; // 定义初始化结构体变量</w:t>
      </w:r>
    </w:p>
    <w:p w14:paraId="05B5DAC4" w14:textId="77777777" w:rsidR="00BC2342" w:rsidRPr="00BC2342" w:rsidRDefault="00BC2342" w:rsidP="00BC2342"/>
    <w:p w14:paraId="2C963804" w14:textId="77777777" w:rsidR="00BC2342" w:rsidRPr="00BC2342" w:rsidRDefault="00BC2342" w:rsidP="00BC2342">
      <w:r w:rsidRPr="00BC2342">
        <w:t>// 第一步：用默认值填充结构体</w:t>
      </w:r>
    </w:p>
    <w:p w14:paraId="19EFCEBE" w14:textId="77777777" w:rsidR="00BC2342" w:rsidRPr="00BC2342" w:rsidRDefault="00BC2342" w:rsidP="00BC2342">
      <w:r w:rsidRPr="00BC2342">
        <w:t>I2C_StructInit(&amp;I2C_InitStructure);</w:t>
      </w:r>
    </w:p>
    <w:p w14:paraId="1FDB07F9" w14:textId="77777777" w:rsidR="00BC2342" w:rsidRPr="00BC2342" w:rsidRDefault="00BC2342" w:rsidP="00BC2342"/>
    <w:p w14:paraId="30CD90BB" w14:textId="77777777" w:rsidR="00BC2342" w:rsidRPr="00BC2342" w:rsidRDefault="00BC2342" w:rsidP="00BC2342">
      <w:r w:rsidRPr="00BC2342">
        <w:t>// 第二步：根据需要修改特定参数</w:t>
      </w:r>
    </w:p>
    <w:p w14:paraId="59363564" w14:textId="77777777" w:rsidR="00BC2342" w:rsidRPr="00BC2342" w:rsidRDefault="00BC2342" w:rsidP="00BC2342">
      <w:r w:rsidRPr="00BC2342">
        <w:t>I2C_InitStructure.I2C_ClockSpeed = 100000;  // 设置时钟速度为100kHz</w:t>
      </w:r>
    </w:p>
    <w:p w14:paraId="0FAB26E8" w14:textId="77777777" w:rsidR="00BC2342" w:rsidRPr="00BC2342" w:rsidRDefault="00BC2342" w:rsidP="00BC2342">
      <w:r w:rsidRPr="00BC2342">
        <w:t>I2C_InitStructure.I2C_Ack = I2C_Ack_Enable;  // 使能应答</w:t>
      </w:r>
    </w:p>
    <w:p w14:paraId="34004323" w14:textId="77777777" w:rsidR="00BC2342" w:rsidRPr="00BC2342" w:rsidRDefault="00BC2342" w:rsidP="00BC2342"/>
    <w:p w14:paraId="091C59AE" w14:textId="77777777" w:rsidR="00BC2342" w:rsidRPr="00BC2342" w:rsidRDefault="00BC2342" w:rsidP="00BC2342">
      <w:r w:rsidRPr="00BC2342">
        <w:t>// 第三步：调用I2C_Init函数，利用配置好的结构体初始化I2C外设</w:t>
      </w:r>
    </w:p>
    <w:p w14:paraId="1FA91206" w14:textId="77777777" w:rsidR="00BC2342" w:rsidRPr="00BC2342" w:rsidRDefault="00BC2342" w:rsidP="00BC2342">
      <w:r w:rsidRPr="00BC2342">
        <w:t>I2C_</w:t>
      </w:r>
      <w:proofErr w:type="gramStart"/>
      <w:r w:rsidRPr="00BC2342">
        <w:t>Init(</w:t>
      </w:r>
      <w:proofErr w:type="gramEnd"/>
      <w:r w:rsidRPr="00BC2342">
        <w:t>I2C1, &amp;I2C_InitStructure);</w:t>
      </w:r>
    </w:p>
    <w:p w14:paraId="3425314B" w14:textId="77777777" w:rsidR="00BC2342" w:rsidRPr="00BC2342" w:rsidRDefault="00BC2342" w:rsidP="00764989">
      <w:pPr>
        <w:pStyle w:val="3"/>
      </w:pPr>
      <w:r w:rsidRPr="00BC2342">
        <w:rPr>
          <w:rFonts w:ascii="Segoe UI Emoji" w:hAnsi="Segoe UI Emoji" w:cs="Segoe UI Emoji"/>
        </w:rPr>
        <w:t>💎</w:t>
      </w:r>
      <w:r w:rsidRPr="00BC2342">
        <w:t xml:space="preserve"> 总结 </w:t>
      </w:r>
    </w:p>
    <w:p w14:paraId="11E0DE2B" w14:textId="77777777" w:rsidR="00BC2342" w:rsidRPr="00BC2342" w:rsidRDefault="00BC2342" w:rsidP="00BC2342">
      <w:r w:rsidRPr="00BC2342">
        <w:t>总而言之，I2C_StructInit是一个辅助性的安全函数，它能确保I2C初始化结构体从一个干净、已知的状态开始配置，是编写稳健STM32 I2C驱动时一个很好的编程实践。</w:t>
      </w:r>
    </w:p>
    <w:p w14:paraId="7AB7DBE1" w14:textId="77777777" w:rsidR="00BC2342" w:rsidRPr="00BC2342" w:rsidRDefault="00BC2342" w:rsidP="00BC2342">
      <w:r w:rsidRPr="00BC2342">
        <w:t>希望以上信息能帮助你更好地理解和使用这个函数。</w:t>
      </w:r>
    </w:p>
    <w:p w14:paraId="2D4AD187" w14:textId="77777777" w:rsidR="00BC2342" w:rsidRPr="00BC2342" w:rsidRDefault="00BC2342" w:rsidP="00BC2342"/>
    <w:p w14:paraId="74F0DF3B" w14:textId="4ECC7ACF" w:rsidR="005F7F5A" w:rsidRDefault="005F7F5A" w:rsidP="005F7F5A">
      <w:pPr>
        <w:pStyle w:val="2"/>
      </w:pPr>
      <w:r>
        <w:t>I2C_Cmd()</w:t>
      </w:r>
      <w:r w:rsidR="00EC028E">
        <w:br/>
      </w:r>
      <w:r w:rsidR="00EC028E" w:rsidRPr="005F7F5A">
        <w:rPr>
          <w:b/>
          <w:bCs/>
        </w:rPr>
        <w:t>使能（激活）或失能（关闭）</w:t>
      </w:r>
      <w:r w:rsidR="00EC028E" w:rsidRPr="005F7F5A">
        <w:rPr>
          <w:rFonts w:ascii="Times New Roman" w:hAnsi="Times New Roman" w:cs="Times New Roman"/>
          <w:b/>
          <w:bCs/>
        </w:rPr>
        <w:t>​</w:t>
      </w:r>
      <w:r w:rsidR="00EC028E" w:rsidRPr="005F7F5A">
        <w:t>指定的I2C外设</w:t>
      </w:r>
    </w:p>
    <w:p w14:paraId="061C14B5" w14:textId="77777777" w:rsidR="005F7F5A" w:rsidRPr="005F7F5A" w:rsidRDefault="005F7F5A" w:rsidP="005F7F5A">
      <w:r w:rsidRPr="005F7F5A">
        <w:t>I2C_Cmd函数用于</w:t>
      </w:r>
      <w:r w:rsidRPr="005F7F5A">
        <w:rPr>
          <w:b/>
          <w:bCs/>
        </w:rPr>
        <w:t>使能（激活）或失能（关闭）</w:t>
      </w:r>
      <w:r w:rsidRPr="005F7F5A">
        <w:rPr>
          <w:rFonts w:ascii="Times New Roman" w:hAnsi="Times New Roman" w:cs="Times New Roman"/>
          <w:b/>
          <w:bCs/>
        </w:rPr>
        <w:t>​</w:t>
      </w:r>
      <w:r w:rsidRPr="005F7F5A">
        <w:t>指定的I2C外设。当你需要启动或停止I2C总线的操作时，会用到这个函数。</w:t>
      </w:r>
    </w:p>
    <w:p w14:paraId="7E532A1C" w14:textId="77777777" w:rsidR="005F7F5A" w:rsidRPr="005F7F5A" w:rsidRDefault="005F7F5A" w:rsidP="00CF60EC">
      <w:pPr>
        <w:pStyle w:val="3"/>
      </w:pPr>
      <w:r w:rsidRPr="005F7F5A">
        <w:t xml:space="preserve">函数原型 </w:t>
      </w:r>
    </w:p>
    <w:p w14:paraId="57836384" w14:textId="77777777" w:rsidR="005F7F5A" w:rsidRPr="005F7F5A" w:rsidRDefault="005F7F5A" w:rsidP="005F7F5A">
      <w:r w:rsidRPr="005F7F5A">
        <w:t>void I2C_</w:t>
      </w:r>
      <w:proofErr w:type="gramStart"/>
      <w:r w:rsidRPr="005F7F5A">
        <w:t>Cmd(</w:t>
      </w:r>
      <w:proofErr w:type="gramEnd"/>
      <w:r w:rsidRPr="005F7F5A">
        <w:t xml:space="preserve">I2C_TypeDef* I2Cx, </w:t>
      </w:r>
      <w:proofErr w:type="spellStart"/>
      <w:r w:rsidRPr="005F7F5A">
        <w:t>FunctionalState</w:t>
      </w:r>
      <w:proofErr w:type="spellEnd"/>
      <w:r w:rsidRPr="005F7F5A">
        <w:t xml:space="preserve"> </w:t>
      </w:r>
      <w:proofErr w:type="spellStart"/>
      <w:r w:rsidRPr="005F7F5A">
        <w:t>NewState</w:t>
      </w:r>
      <w:proofErr w:type="spellEnd"/>
      <w:r w:rsidRPr="005F7F5A">
        <w:t>);</w:t>
      </w:r>
    </w:p>
    <w:p w14:paraId="668D95CB" w14:textId="77777777" w:rsidR="005F7F5A" w:rsidRPr="005F7F5A" w:rsidRDefault="005F7F5A" w:rsidP="005F7F5A">
      <w:pPr>
        <w:numPr>
          <w:ilvl w:val="0"/>
          <w:numId w:val="556"/>
        </w:numPr>
      </w:pPr>
      <w:r w:rsidRPr="005F7F5A">
        <w:rPr>
          <w:rFonts w:ascii="Times New Roman" w:hAnsi="Times New Roman" w:cs="Times New Roman"/>
        </w:rPr>
        <w:t>​</w:t>
      </w:r>
      <w:r w:rsidRPr="005F7F5A">
        <w:rPr>
          <w:b/>
          <w:bCs/>
        </w:rPr>
        <w:t>I2Cx</w:t>
      </w:r>
      <w:r w:rsidRPr="005F7F5A">
        <w:rPr>
          <w:rFonts w:ascii="Times New Roman" w:hAnsi="Times New Roman" w:cs="Times New Roman"/>
        </w:rPr>
        <w:t>​</w:t>
      </w:r>
      <w:r w:rsidRPr="005F7F5A">
        <w:t>：指定要操作（使能或失能）的I2C外设。例如，在STM32中，这可以是 I2C1、I2C2等。</w:t>
      </w:r>
    </w:p>
    <w:p w14:paraId="60B87A97" w14:textId="77777777" w:rsidR="005F7F5A" w:rsidRPr="005F7F5A" w:rsidRDefault="005F7F5A" w:rsidP="005F7F5A">
      <w:pPr>
        <w:numPr>
          <w:ilvl w:val="0"/>
          <w:numId w:val="556"/>
        </w:numPr>
      </w:pPr>
      <w:r w:rsidRPr="005F7F5A">
        <w:rPr>
          <w:rFonts w:ascii="Times New Roman" w:hAnsi="Times New Roman" w:cs="Times New Roman"/>
        </w:rPr>
        <w:t>​</w:t>
      </w:r>
      <w:proofErr w:type="spellStart"/>
      <w:r w:rsidRPr="005F7F5A">
        <w:rPr>
          <w:b/>
          <w:bCs/>
        </w:rPr>
        <w:t>NewState</w:t>
      </w:r>
      <w:proofErr w:type="spellEnd"/>
      <w:r w:rsidRPr="005F7F5A">
        <w:rPr>
          <w:rFonts w:ascii="Times New Roman" w:hAnsi="Times New Roman" w:cs="Times New Roman"/>
        </w:rPr>
        <w:t>​</w:t>
      </w:r>
      <w:r w:rsidRPr="005F7F5A">
        <w:t>：指定I2C外设的新状态。通常使用 ENABLE来使能外设，使用 DISABLE来失能外设。</w:t>
      </w:r>
    </w:p>
    <w:p w14:paraId="2043D7A3" w14:textId="77777777" w:rsidR="005F7F5A" w:rsidRPr="005F7F5A" w:rsidRDefault="005F7F5A" w:rsidP="00CF60EC">
      <w:pPr>
        <w:pStyle w:val="3"/>
      </w:pPr>
      <w:r w:rsidRPr="005F7F5A">
        <w:lastRenderedPageBreak/>
        <w:t xml:space="preserve">功能详解 </w:t>
      </w:r>
    </w:p>
    <w:p w14:paraId="65B44774" w14:textId="77777777" w:rsidR="005F7F5A" w:rsidRPr="005F7F5A" w:rsidRDefault="005F7F5A" w:rsidP="005F7F5A">
      <w:r w:rsidRPr="005F7F5A">
        <w:t>该函数通过配置I2C控制寄存器中特定的使能位来控制I2C外设的核心功能是否激活。</w:t>
      </w:r>
    </w:p>
    <w:p w14:paraId="502612AB" w14:textId="77777777" w:rsidR="005F7F5A" w:rsidRPr="005F7F5A" w:rsidRDefault="005F7F5A" w:rsidP="005F7F5A">
      <w:pPr>
        <w:numPr>
          <w:ilvl w:val="0"/>
          <w:numId w:val="557"/>
        </w:numPr>
      </w:pPr>
      <w:r w:rsidRPr="005F7F5A">
        <w:t>当调用 I2C_Cmd(I2C1, ENABLE)后，I2C外设开始工作，可以参与总线通信（作为主机或从机）。</w:t>
      </w:r>
    </w:p>
    <w:p w14:paraId="5FA708AE" w14:textId="77777777" w:rsidR="005F7F5A" w:rsidRPr="005F7F5A" w:rsidRDefault="005F7F5A" w:rsidP="005F7F5A">
      <w:pPr>
        <w:numPr>
          <w:ilvl w:val="0"/>
          <w:numId w:val="557"/>
        </w:numPr>
      </w:pPr>
      <w:r w:rsidRPr="005F7F5A">
        <w:t>当调用 I2C_Cmd(I2C1, DISABLE)后，I2C外设被禁用，其功能暂停，相关的SDA和SCL引脚可能由GPIO模块控制。</w:t>
      </w:r>
    </w:p>
    <w:p w14:paraId="2604DDE5" w14:textId="77777777" w:rsidR="005F7F5A" w:rsidRPr="005F7F5A" w:rsidRDefault="005F7F5A" w:rsidP="00CF60EC">
      <w:pPr>
        <w:pStyle w:val="3"/>
      </w:pPr>
      <w:r w:rsidRPr="005F7F5A">
        <w:t xml:space="preserve">典型使用场景 </w:t>
      </w:r>
    </w:p>
    <w:p w14:paraId="23C15623" w14:textId="77777777" w:rsidR="005F7F5A" w:rsidRPr="005F7F5A" w:rsidRDefault="005F7F5A" w:rsidP="005F7F5A">
      <w:pPr>
        <w:numPr>
          <w:ilvl w:val="0"/>
          <w:numId w:val="558"/>
        </w:numPr>
      </w:pPr>
      <w:r w:rsidRPr="005F7F5A">
        <w:rPr>
          <w:rFonts w:ascii="Times New Roman" w:hAnsi="Times New Roman" w:cs="Times New Roman"/>
        </w:rPr>
        <w:t>​</w:t>
      </w:r>
      <w:r w:rsidRPr="005F7F5A">
        <w:rPr>
          <w:b/>
          <w:bCs/>
        </w:rPr>
        <w:t>初始化完成后启动I2C</w:t>
      </w:r>
      <w:r w:rsidRPr="005F7F5A">
        <w:rPr>
          <w:rFonts w:ascii="Times New Roman" w:hAnsi="Times New Roman" w:cs="Times New Roman"/>
        </w:rPr>
        <w:t>​</w:t>
      </w:r>
      <w:r w:rsidRPr="005F7F5A">
        <w:t>：在完成I2C的初始化配置（如设置时钟速度、自身地址等）后，必须调用此函数来使能I2C模块，才能开始通信。</w:t>
      </w:r>
    </w:p>
    <w:p w14:paraId="4B123C2E" w14:textId="77777777" w:rsidR="005F7F5A" w:rsidRPr="005F7F5A" w:rsidRDefault="005F7F5A" w:rsidP="005F7F5A">
      <w:pPr>
        <w:numPr>
          <w:ilvl w:val="0"/>
          <w:numId w:val="558"/>
        </w:numPr>
      </w:pPr>
      <w:r w:rsidRPr="005F7F5A">
        <w:rPr>
          <w:rFonts w:ascii="Times New Roman" w:hAnsi="Times New Roman" w:cs="Times New Roman"/>
        </w:rPr>
        <w:t>​</w:t>
      </w:r>
      <w:r w:rsidRPr="005F7F5A">
        <w:rPr>
          <w:b/>
          <w:bCs/>
        </w:rPr>
        <w:t>需要禁用I2C总线时</w:t>
      </w:r>
      <w:r w:rsidRPr="005F7F5A">
        <w:rPr>
          <w:rFonts w:ascii="Times New Roman" w:hAnsi="Times New Roman" w:cs="Times New Roman"/>
        </w:rPr>
        <w:t>​</w:t>
      </w:r>
      <w:r w:rsidRPr="005F7F5A">
        <w:t>：例如，在低功耗模式下，为了省电可以暂时失能I2C外设。</w:t>
      </w:r>
    </w:p>
    <w:p w14:paraId="159B84C9" w14:textId="77777777" w:rsidR="005F7F5A" w:rsidRPr="005F7F5A" w:rsidRDefault="005F7F5A" w:rsidP="00CF60EC">
      <w:pPr>
        <w:pStyle w:val="3"/>
      </w:pPr>
      <w:r w:rsidRPr="005F7F5A">
        <w:t xml:space="preserve">基本使用流程 </w:t>
      </w:r>
    </w:p>
    <w:p w14:paraId="0A41BEDB" w14:textId="77777777" w:rsidR="005F7F5A" w:rsidRPr="005F7F5A" w:rsidRDefault="005F7F5A" w:rsidP="005F7F5A">
      <w:r w:rsidRPr="005F7F5A">
        <w:t>下面是I2C初始化和使能的一个典型代码片段：</w:t>
      </w:r>
    </w:p>
    <w:p w14:paraId="17439501" w14:textId="77777777" w:rsidR="005F7F5A" w:rsidRPr="005F7F5A" w:rsidRDefault="005F7F5A" w:rsidP="005F7F5A">
      <w:r w:rsidRPr="005F7F5A">
        <w:t>I2C_InitTypeDef I2C_InitStructure; // 定义初始化结构体</w:t>
      </w:r>
    </w:p>
    <w:p w14:paraId="16B7F8BE" w14:textId="77777777" w:rsidR="005F7F5A" w:rsidRPr="005F7F5A" w:rsidRDefault="005F7F5A" w:rsidP="005F7F5A">
      <w:r w:rsidRPr="005F7F5A">
        <w:t>// ... 此处配置I2C_InitStructure的各项参数，如模式、时钟速度等 ...</w:t>
      </w:r>
    </w:p>
    <w:p w14:paraId="2ACE5F66" w14:textId="77777777" w:rsidR="005F7F5A" w:rsidRPr="005F7F5A" w:rsidRDefault="005F7F5A" w:rsidP="005F7F5A">
      <w:r w:rsidRPr="005F7F5A">
        <w:t>I2C_Init(I2C1, &amp;I2C_InitStructure); // 将配置写入I2C1的寄存器</w:t>
      </w:r>
    </w:p>
    <w:p w14:paraId="4A2EA5BE" w14:textId="77777777" w:rsidR="005F7F5A" w:rsidRPr="005F7F5A" w:rsidRDefault="005F7F5A" w:rsidP="005F7F5A">
      <w:r w:rsidRPr="005F7F5A">
        <w:t>I2C_Cmd(I2C1, ENABLE); // 最后，使能I2C1外设，使其开始工作</w:t>
      </w:r>
    </w:p>
    <w:p w14:paraId="7A99541E" w14:textId="77777777" w:rsidR="005F7F5A" w:rsidRPr="005F7F5A" w:rsidRDefault="005F7F5A" w:rsidP="00CF60EC">
      <w:pPr>
        <w:pStyle w:val="3"/>
      </w:pPr>
      <w:r w:rsidRPr="005F7F5A">
        <w:t xml:space="preserve">重要注意事项 </w:t>
      </w:r>
    </w:p>
    <w:p w14:paraId="673D0AE4" w14:textId="77777777" w:rsidR="005F7F5A" w:rsidRPr="005F7F5A" w:rsidRDefault="005F7F5A" w:rsidP="005F7F5A">
      <w:pPr>
        <w:numPr>
          <w:ilvl w:val="0"/>
          <w:numId w:val="559"/>
        </w:numPr>
      </w:pPr>
      <w:r w:rsidRPr="005F7F5A">
        <w:rPr>
          <w:rFonts w:ascii="Times New Roman" w:hAnsi="Times New Roman" w:cs="Times New Roman"/>
        </w:rPr>
        <w:t>​</w:t>
      </w:r>
      <w:r w:rsidRPr="005F7F5A">
        <w:rPr>
          <w:b/>
          <w:bCs/>
        </w:rPr>
        <w:t>操作顺序</w:t>
      </w:r>
      <w:r w:rsidRPr="005F7F5A">
        <w:rPr>
          <w:rFonts w:ascii="Times New Roman" w:hAnsi="Times New Roman" w:cs="Times New Roman"/>
        </w:rPr>
        <w:t>​</w:t>
      </w:r>
      <w:r w:rsidRPr="005F7F5A">
        <w:t>：通常，I2C_Cmd应在I2C外设初始化之后调用。在重新配置I2C之前，有时可能需要先失能外设 (DISABLE)，修改配置后再重新使能 (ENABLE)。</w:t>
      </w:r>
    </w:p>
    <w:p w14:paraId="2BD7C0BE" w14:textId="77777777" w:rsidR="005F7F5A" w:rsidRPr="005F7F5A" w:rsidRDefault="005F7F5A" w:rsidP="005F7F5A">
      <w:pPr>
        <w:numPr>
          <w:ilvl w:val="0"/>
          <w:numId w:val="559"/>
        </w:numPr>
      </w:pPr>
      <w:r w:rsidRPr="005F7F5A">
        <w:rPr>
          <w:rFonts w:ascii="Times New Roman" w:hAnsi="Times New Roman" w:cs="Times New Roman"/>
        </w:rPr>
        <w:t>​</w:t>
      </w:r>
      <w:r w:rsidRPr="005F7F5A">
        <w:rPr>
          <w:b/>
          <w:bCs/>
        </w:rPr>
        <w:t>总线状态</w:t>
      </w:r>
      <w:r w:rsidRPr="005F7F5A">
        <w:rPr>
          <w:rFonts w:ascii="Times New Roman" w:hAnsi="Times New Roman" w:cs="Times New Roman"/>
        </w:rPr>
        <w:t>​</w:t>
      </w:r>
      <w:r w:rsidRPr="005F7F5A">
        <w:t>：在失能I2C外设时，需要注意当前的总线状态，避免在通信过程中意外关闭导致错误。</w:t>
      </w:r>
    </w:p>
    <w:p w14:paraId="056974DC" w14:textId="6E7E2635" w:rsidR="005F7F5A" w:rsidRPr="005F7F5A" w:rsidRDefault="005F7F5A" w:rsidP="005F7F5A">
      <w:r w:rsidRPr="005F7F5A">
        <w:t>希望这些信息能帮助你理解和使用 I2C_Cmd函数。如果你对I2C的初始化配置或其他相关函数有更多疑问，欢迎继续提问！</w:t>
      </w:r>
    </w:p>
    <w:p w14:paraId="57B0C402" w14:textId="2CB8B487" w:rsidR="005F7F5A" w:rsidRDefault="005F7F5A" w:rsidP="005F7F5A">
      <w:pPr>
        <w:pStyle w:val="2"/>
      </w:pPr>
      <w:r>
        <w:lastRenderedPageBreak/>
        <w:t>I2C_DMACmd()</w:t>
      </w:r>
      <w:r w:rsidR="00CB7C79">
        <w:br/>
      </w:r>
      <w:r w:rsidR="00CB7C79" w:rsidRPr="00CB7C79">
        <w:rPr>
          <w:b/>
          <w:bCs/>
        </w:rPr>
        <w:t>启用或禁用指定I2C外设的DMA请求</w:t>
      </w:r>
    </w:p>
    <w:p w14:paraId="3B4D48C4" w14:textId="77777777" w:rsidR="00CB7C79" w:rsidRPr="00CB7C79" w:rsidRDefault="00CB7C79" w:rsidP="00CB7C79">
      <w:r w:rsidRPr="00CB7C79">
        <w:t>在STM32的标准外设库中，I2C_DMACmd函数用于</w:t>
      </w:r>
      <w:r w:rsidRPr="00CB7C79">
        <w:rPr>
          <w:b/>
          <w:bCs/>
        </w:rPr>
        <w:t>启用或禁用指定I2C外设的DMA请求</w:t>
      </w:r>
      <w:r w:rsidRPr="00CB7C79">
        <w:t>。当启用后，I2C的数据传输可以通过DMA（直接存储器访问）来完成，从而显著降低CPU的负载，提高数据传输效率，尤其适用于大量数据的传输场景。</w:t>
      </w:r>
    </w:p>
    <w:p w14:paraId="1EED59ED" w14:textId="77777777" w:rsidR="00CB7C79" w:rsidRPr="00CB7C79" w:rsidRDefault="00CB7C79" w:rsidP="00BD52A5">
      <w:pPr>
        <w:pStyle w:val="3"/>
      </w:pPr>
      <w:r w:rsidRPr="00CB7C79">
        <w:rPr>
          <w:rFonts w:ascii="Segoe UI Emoji" w:hAnsi="Segoe UI Emoji" w:cs="Segoe UI Emoji"/>
        </w:rPr>
        <w:t>📖</w:t>
      </w:r>
      <w:r w:rsidRPr="00CB7C79">
        <w:t xml:space="preserve"> 函数原型 </w:t>
      </w:r>
    </w:p>
    <w:p w14:paraId="129FA0F5" w14:textId="77777777" w:rsidR="00CB7C79" w:rsidRPr="00CB7C79" w:rsidRDefault="00CB7C79" w:rsidP="00CB7C79">
      <w:r w:rsidRPr="00CB7C79">
        <w:t>void I2C_</w:t>
      </w:r>
      <w:proofErr w:type="gramStart"/>
      <w:r w:rsidRPr="00CB7C79">
        <w:t>DMACmd(</w:t>
      </w:r>
      <w:proofErr w:type="gramEnd"/>
      <w:r w:rsidRPr="00CB7C79">
        <w:t xml:space="preserve">I2C_TypeDef* I2Cx, </w:t>
      </w:r>
      <w:proofErr w:type="spellStart"/>
      <w:r w:rsidRPr="00CB7C79">
        <w:t>FunctionalState</w:t>
      </w:r>
      <w:proofErr w:type="spellEnd"/>
      <w:r w:rsidRPr="00CB7C79">
        <w:t xml:space="preserve"> </w:t>
      </w:r>
      <w:proofErr w:type="spellStart"/>
      <w:r w:rsidRPr="00CB7C79">
        <w:t>NewState</w:t>
      </w:r>
      <w:proofErr w:type="spellEnd"/>
      <w:r w:rsidRPr="00CB7C79">
        <w:t>)</w:t>
      </w:r>
    </w:p>
    <w:p w14:paraId="10EE91E7" w14:textId="77777777" w:rsidR="00CB7C79" w:rsidRPr="00CB7C79" w:rsidRDefault="00CB7C79" w:rsidP="00CB7C79">
      <w:pPr>
        <w:numPr>
          <w:ilvl w:val="0"/>
          <w:numId w:val="634"/>
        </w:numPr>
      </w:pPr>
      <w:r w:rsidRPr="00CB7C79">
        <w:rPr>
          <w:rFonts w:ascii="Times New Roman" w:hAnsi="Times New Roman" w:cs="Times New Roman"/>
        </w:rPr>
        <w:t>​</w:t>
      </w:r>
      <w:r w:rsidRPr="00CB7C79">
        <w:rPr>
          <w:b/>
          <w:bCs/>
        </w:rPr>
        <w:t>参数 I2Cx</w:t>
      </w:r>
      <w:r w:rsidRPr="00CB7C79">
        <w:rPr>
          <w:rFonts w:ascii="Times New Roman" w:hAnsi="Times New Roman" w:cs="Times New Roman"/>
        </w:rPr>
        <w:t>​</w:t>
      </w:r>
      <w:r w:rsidRPr="00CB7C79">
        <w:t>：指定要配置的I2C外设，例如 I2C1或 I2C2。</w:t>
      </w:r>
    </w:p>
    <w:p w14:paraId="2B5FF58E" w14:textId="77777777" w:rsidR="00CB7C79" w:rsidRPr="00CB7C79" w:rsidRDefault="00CB7C79" w:rsidP="00CB7C79">
      <w:pPr>
        <w:numPr>
          <w:ilvl w:val="0"/>
          <w:numId w:val="634"/>
        </w:numPr>
      </w:pPr>
      <w:r w:rsidRPr="00CB7C79">
        <w:rPr>
          <w:rFonts w:ascii="Times New Roman" w:hAnsi="Times New Roman" w:cs="Times New Roman"/>
        </w:rPr>
        <w:t>​</w:t>
      </w:r>
      <w:r w:rsidRPr="00CB7C79">
        <w:rPr>
          <w:b/>
          <w:bCs/>
        </w:rPr>
        <w:t xml:space="preserve">参数 </w:t>
      </w:r>
      <w:proofErr w:type="spellStart"/>
      <w:r w:rsidRPr="00CB7C79">
        <w:rPr>
          <w:b/>
          <w:bCs/>
        </w:rPr>
        <w:t>NewState</w:t>
      </w:r>
      <w:proofErr w:type="spellEnd"/>
      <w:r w:rsidRPr="00CB7C79">
        <w:rPr>
          <w:rFonts w:ascii="Times New Roman" w:hAnsi="Times New Roman" w:cs="Times New Roman"/>
        </w:rPr>
        <w:t>​</w:t>
      </w:r>
      <w:r w:rsidRPr="00CB7C79">
        <w:t>：指定DMA请求的新状态。可以取以下两个值之一：</w:t>
      </w:r>
    </w:p>
    <w:p w14:paraId="1B5C09A0" w14:textId="77777777" w:rsidR="00CB7C79" w:rsidRPr="00CB7C79" w:rsidRDefault="00CB7C79" w:rsidP="00CB7C79">
      <w:pPr>
        <w:numPr>
          <w:ilvl w:val="1"/>
          <w:numId w:val="634"/>
        </w:numPr>
      </w:pPr>
      <w:r w:rsidRPr="00CB7C79">
        <w:t>ENABLE：使能该I2C外设的DMA请求。</w:t>
      </w:r>
    </w:p>
    <w:p w14:paraId="34EA0C14" w14:textId="77777777" w:rsidR="00CB7C79" w:rsidRPr="00CB7C79" w:rsidRDefault="00CB7C79" w:rsidP="00CB7C79">
      <w:pPr>
        <w:numPr>
          <w:ilvl w:val="1"/>
          <w:numId w:val="634"/>
        </w:numPr>
      </w:pPr>
      <w:r w:rsidRPr="00CB7C79">
        <w:t>DISABLE：失能该I2C外设的DMA请求。</w:t>
      </w:r>
    </w:p>
    <w:p w14:paraId="11DE23A6" w14:textId="77777777" w:rsidR="00CB7C79" w:rsidRPr="00CB7C79" w:rsidRDefault="00CB7C79" w:rsidP="00CB7C79">
      <w:pPr>
        <w:numPr>
          <w:ilvl w:val="0"/>
          <w:numId w:val="634"/>
        </w:numPr>
      </w:pPr>
      <w:r w:rsidRPr="00CB7C79">
        <w:rPr>
          <w:rFonts w:ascii="Times New Roman" w:hAnsi="Times New Roman" w:cs="Times New Roman"/>
        </w:rPr>
        <w:t>​</w:t>
      </w:r>
      <w:r w:rsidRPr="00CB7C79">
        <w:rPr>
          <w:b/>
          <w:bCs/>
        </w:rPr>
        <w:t>返回值</w:t>
      </w:r>
      <w:r w:rsidRPr="00CB7C79">
        <w:rPr>
          <w:rFonts w:ascii="Times New Roman" w:hAnsi="Times New Roman" w:cs="Times New Roman"/>
        </w:rPr>
        <w:t>​</w:t>
      </w:r>
      <w:r w:rsidRPr="00CB7C79">
        <w:t>：无（void）。</w:t>
      </w:r>
    </w:p>
    <w:p w14:paraId="120A5C9E" w14:textId="77777777" w:rsidR="00CB7C79" w:rsidRPr="00CB7C79" w:rsidRDefault="00CB7C79" w:rsidP="00BD52A5">
      <w:pPr>
        <w:pStyle w:val="3"/>
      </w:pPr>
      <w:r w:rsidRPr="00CB7C79">
        <w:rPr>
          <w:rFonts w:ascii="Segoe UI Emoji" w:hAnsi="Segoe UI Emoji" w:cs="Segoe UI Emoji"/>
        </w:rPr>
        <w:t>🔧</w:t>
      </w:r>
      <w:r w:rsidRPr="00CB7C79">
        <w:t xml:space="preserve"> 功能详解 </w:t>
      </w:r>
    </w:p>
    <w:p w14:paraId="328FCD8D" w14:textId="77777777" w:rsidR="00CB7C79" w:rsidRPr="00CB7C79" w:rsidRDefault="00CB7C79" w:rsidP="00CB7C79">
      <w:r w:rsidRPr="00CB7C79">
        <w:t>这个函数本身并不执行复杂的DMA配置，它是一个控制开关。它的核心作用是</w:t>
      </w:r>
      <w:r w:rsidRPr="00CB7C79">
        <w:rPr>
          <w:b/>
          <w:bCs/>
        </w:rPr>
        <w:t>打通I2C外设与DMA控制器之间的信号通路</w:t>
      </w:r>
      <w:r w:rsidRPr="00CB7C79">
        <w:t>。</w:t>
      </w:r>
    </w:p>
    <w:p w14:paraId="51CD5DE2" w14:textId="77777777" w:rsidR="00CB7C79" w:rsidRPr="00CB7C79" w:rsidRDefault="00CB7C79" w:rsidP="00CB7C79">
      <w:pPr>
        <w:numPr>
          <w:ilvl w:val="0"/>
          <w:numId w:val="635"/>
        </w:numPr>
      </w:pPr>
      <w:r w:rsidRPr="00CB7C79">
        <w:rPr>
          <w:rFonts w:ascii="Times New Roman" w:hAnsi="Times New Roman" w:cs="Times New Roman"/>
        </w:rPr>
        <w:t>​</w:t>
      </w:r>
      <w:r w:rsidRPr="00CB7C79">
        <w:rPr>
          <w:b/>
          <w:bCs/>
        </w:rPr>
        <w:t>工作原理</w:t>
      </w:r>
      <w:r w:rsidRPr="00CB7C79">
        <w:rPr>
          <w:rFonts w:ascii="Times New Roman" w:hAnsi="Times New Roman" w:cs="Times New Roman"/>
        </w:rPr>
        <w:t>​</w:t>
      </w:r>
      <w:r w:rsidRPr="00CB7C79">
        <w:t>：当I2C的DMA请求被使能后（I2C_DMACmd(I2C1, ENABLE)），I2C外设在需要传输数据时（例如发送缓冲区为空或接收缓冲区非空），会自动向DMA控制器发出一个请求信号。DMA控制器在收到这个信号后，会根据你预先配置好的参数（如源地址、目标地址、数据量等）自动在I2C数据寄存器和内存之间搬运数据，而无需CPU的干预。</w:t>
      </w:r>
    </w:p>
    <w:p w14:paraId="4E9781C4" w14:textId="77777777" w:rsidR="00CB7C79" w:rsidRPr="00CB7C79" w:rsidRDefault="00CB7C79" w:rsidP="00CB7C79">
      <w:pPr>
        <w:numPr>
          <w:ilvl w:val="0"/>
          <w:numId w:val="635"/>
        </w:numPr>
      </w:pPr>
      <w:r w:rsidRPr="00CB7C79">
        <w:rPr>
          <w:rFonts w:ascii="Times New Roman" w:hAnsi="Times New Roman" w:cs="Times New Roman"/>
        </w:rPr>
        <w:t>​</w:t>
      </w:r>
      <w:r w:rsidRPr="00CB7C79">
        <w:rPr>
          <w:b/>
          <w:bCs/>
        </w:rPr>
        <w:t>主要优势</w:t>
      </w:r>
      <w:r w:rsidRPr="00CB7C79">
        <w:rPr>
          <w:rFonts w:ascii="Times New Roman" w:hAnsi="Times New Roman" w:cs="Times New Roman"/>
        </w:rPr>
        <w:t>​</w:t>
      </w:r>
      <w:r w:rsidRPr="00CB7C79">
        <w:t>：使用DMA进行I2C通信可以</w:t>
      </w:r>
      <w:r w:rsidRPr="00CB7C79">
        <w:rPr>
          <w:b/>
          <w:bCs/>
        </w:rPr>
        <w:t>解放CPU</w:t>
      </w:r>
      <w:r w:rsidRPr="00CB7C79">
        <w:t>。CPU只需要在传输开始前配置好DMA和I2C，启动传输后，就可以去处理其他任务，直到DMA传输完成产生中断时再回来处理数据。这极大地提高了系统效率，避免了CPU在传输过程中被长时间占用。</w:t>
      </w:r>
    </w:p>
    <w:p w14:paraId="255A0DCD" w14:textId="77777777" w:rsidR="00CB7C79" w:rsidRPr="00CB7C79" w:rsidRDefault="00CB7C79" w:rsidP="00BD52A5">
      <w:pPr>
        <w:pStyle w:val="3"/>
      </w:pPr>
      <w:r w:rsidRPr="00CB7C79">
        <w:rPr>
          <w:rFonts w:ascii="Segoe UI Emoji" w:hAnsi="Segoe UI Emoji" w:cs="Segoe UI Emoji"/>
        </w:rPr>
        <w:t>💡</w:t>
      </w:r>
      <w:r w:rsidRPr="00CB7C79">
        <w:t xml:space="preserve"> 典型使用场景与配置步骤 </w:t>
      </w:r>
    </w:p>
    <w:p w14:paraId="0AD043E6" w14:textId="77777777" w:rsidR="00CB7C79" w:rsidRPr="00CB7C79" w:rsidRDefault="00CB7C79" w:rsidP="00CB7C79">
      <w:r w:rsidRPr="00CB7C79">
        <w:t>I2C_DMACmd函数通常用于需要连续读写大量数据的场合，例如从MPU6050读取加速度计和陀螺仪数据，或向AT24Cxx系列EEPROM写入大块数据。</w:t>
      </w:r>
    </w:p>
    <w:p w14:paraId="72C97A89" w14:textId="77777777" w:rsidR="00CB7C79" w:rsidRPr="00CB7C79" w:rsidRDefault="00CB7C79" w:rsidP="00CB7C79">
      <w:r w:rsidRPr="00CB7C79">
        <w:t>一个典型的I2C DMA传输配置流程如下：</w:t>
      </w:r>
    </w:p>
    <w:p w14:paraId="366ECB83" w14:textId="77777777" w:rsidR="00CB7C79" w:rsidRPr="00CB7C79" w:rsidRDefault="00CB7C79" w:rsidP="00CB7C79">
      <w:pPr>
        <w:numPr>
          <w:ilvl w:val="0"/>
          <w:numId w:val="636"/>
        </w:numPr>
      </w:pPr>
      <w:r w:rsidRPr="00CB7C79">
        <w:rPr>
          <w:rFonts w:ascii="Times New Roman" w:hAnsi="Times New Roman" w:cs="Times New Roman"/>
        </w:rPr>
        <w:lastRenderedPageBreak/>
        <w:t>​</w:t>
      </w:r>
      <w:r w:rsidRPr="00CB7C79">
        <w:rPr>
          <w:b/>
          <w:bCs/>
        </w:rPr>
        <w:t>配置GPIO和I2C</w:t>
      </w:r>
      <w:proofErr w:type="gramStart"/>
      <w:r w:rsidRPr="00CB7C79">
        <w:rPr>
          <w:b/>
          <w:bCs/>
        </w:rPr>
        <w:t>外设</w:t>
      </w:r>
      <w:r w:rsidRPr="00CB7C79">
        <w:rPr>
          <w:rFonts w:ascii="Times New Roman" w:hAnsi="Times New Roman" w:cs="Times New Roman"/>
        </w:rPr>
        <w:t>​</w:t>
      </w:r>
      <w:r w:rsidRPr="00CB7C79">
        <w:t>：</w:t>
      </w:r>
      <w:proofErr w:type="gramEnd"/>
      <w:r w:rsidRPr="00CB7C79">
        <w:t>将SDA和SCL引脚设置为复用开漏模式，并初始化I2C的基本参数（时钟速度、寻址模式等）。</w:t>
      </w:r>
    </w:p>
    <w:p w14:paraId="5382303D" w14:textId="77777777" w:rsidR="00CB7C79" w:rsidRPr="00CB7C79" w:rsidRDefault="00CB7C79" w:rsidP="00CB7C79">
      <w:pPr>
        <w:numPr>
          <w:ilvl w:val="0"/>
          <w:numId w:val="636"/>
        </w:numPr>
      </w:pPr>
      <w:r w:rsidRPr="00CB7C79">
        <w:rPr>
          <w:rFonts w:ascii="Times New Roman" w:hAnsi="Times New Roman" w:cs="Times New Roman"/>
        </w:rPr>
        <w:t>​</w:t>
      </w:r>
      <w:r w:rsidRPr="00CB7C79">
        <w:rPr>
          <w:b/>
          <w:bCs/>
        </w:rPr>
        <w:t>配置DMA通道</w:t>
      </w:r>
      <w:r w:rsidRPr="00CB7C79">
        <w:rPr>
          <w:rFonts w:ascii="Times New Roman" w:hAnsi="Times New Roman" w:cs="Times New Roman"/>
        </w:rPr>
        <w:t>​</w:t>
      </w:r>
      <w:r w:rsidRPr="00CB7C79">
        <w:t>：</w:t>
      </w:r>
    </w:p>
    <w:p w14:paraId="44817139" w14:textId="77777777" w:rsidR="00CB7C79" w:rsidRPr="00CB7C79" w:rsidRDefault="00CB7C79" w:rsidP="00CB7C79">
      <w:pPr>
        <w:numPr>
          <w:ilvl w:val="1"/>
          <w:numId w:val="636"/>
        </w:numPr>
      </w:pPr>
      <w:r w:rsidRPr="00CB7C79">
        <w:t xml:space="preserve">使用 </w:t>
      </w:r>
      <w:proofErr w:type="spellStart"/>
      <w:r w:rsidRPr="00CB7C79">
        <w:t>DMA_InitTypeDef</w:t>
      </w:r>
      <w:proofErr w:type="spellEnd"/>
      <w:r w:rsidRPr="00CB7C79">
        <w:t>结构体配置DMA，关键参数包括：</w:t>
      </w:r>
    </w:p>
    <w:p w14:paraId="34E1621D" w14:textId="77777777" w:rsidR="00CB7C79" w:rsidRPr="00CB7C79" w:rsidRDefault="00CB7C79" w:rsidP="00CB7C79">
      <w:pPr>
        <w:numPr>
          <w:ilvl w:val="2"/>
          <w:numId w:val="636"/>
        </w:numPr>
      </w:pPr>
      <w:r w:rsidRPr="00CB7C79">
        <w:t>DMA_DIR：传输方向（存储器到外设 或 外设到存储器）。</w:t>
      </w:r>
    </w:p>
    <w:p w14:paraId="457DB42C" w14:textId="77777777" w:rsidR="00CB7C79" w:rsidRPr="00CB7C79" w:rsidRDefault="00CB7C79" w:rsidP="00CB7C79">
      <w:pPr>
        <w:numPr>
          <w:ilvl w:val="2"/>
          <w:numId w:val="636"/>
        </w:numPr>
      </w:pPr>
      <w:proofErr w:type="spellStart"/>
      <w:r w:rsidRPr="00CB7C79">
        <w:t>DMA_BufferSize</w:t>
      </w:r>
      <w:proofErr w:type="spellEnd"/>
      <w:r w:rsidRPr="00CB7C79">
        <w:t>：要传输的数据量。</w:t>
      </w:r>
    </w:p>
    <w:p w14:paraId="0275DA53" w14:textId="77777777" w:rsidR="00CB7C79" w:rsidRPr="00CB7C79" w:rsidRDefault="00CB7C79" w:rsidP="00CB7C79">
      <w:pPr>
        <w:numPr>
          <w:ilvl w:val="2"/>
          <w:numId w:val="636"/>
        </w:numPr>
      </w:pPr>
      <w:proofErr w:type="spellStart"/>
      <w:r w:rsidRPr="00CB7C79">
        <w:t>DMA_PeripheralBaseAddr</w:t>
      </w:r>
      <w:proofErr w:type="spellEnd"/>
      <w:r w:rsidRPr="00CB7C79">
        <w:t>：I2C数据寄存器的地址。</w:t>
      </w:r>
    </w:p>
    <w:p w14:paraId="7E454990" w14:textId="77777777" w:rsidR="00CB7C79" w:rsidRPr="00CB7C79" w:rsidRDefault="00CB7C79" w:rsidP="00CB7C79">
      <w:pPr>
        <w:numPr>
          <w:ilvl w:val="2"/>
          <w:numId w:val="636"/>
        </w:numPr>
      </w:pPr>
      <w:r w:rsidRPr="00CB7C79">
        <w:t>DMA_Memory0BaseAddr：内存中数据缓冲区的地址。</w:t>
      </w:r>
    </w:p>
    <w:p w14:paraId="432407FC" w14:textId="77777777" w:rsidR="00CB7C79" w:rsidRPr="00CB7C79" w:rsidRDefault="00CB7C79" w:rsidP="00CB7C79">
      <w:pPr>
        <w:numPr>
          <w:ilvl w:val="2"/>
          <w:numId w:val="636"/>
        </w:numPr>
      </w:pPr>
      <w:proofErr w:type="spellStart"/>
      <w:r w:rsidRPr="00CB7C79">
        <w:t>DMA_PeripheralInc</w:t>
      </w:r>
      <w:proofErr w:type="spellEnd"/>
      <w:r w:rsidRPr="00CB7C79">
        <w:t xml:space="preserve">和 </w:t>
      </w:r>
      <w:proofErr w:type="spellStart"/>
      <w:r w:rsidRPr="00CB7C79">
        <w:t>DMA_MemoryInc</w:t>
      </w:r>
      <w:proofErr w:type="spellEnd"/>
      <w:r w:rsidRPr="00CB7C79">
        <w:t>：设置地址是否自增。</w:t>
      </w:r>
    </w:p>
    <w:p w14:paraId="585323E4" w14:textId="77777777" w:rsidR="00CB7C79" w:rsidRPr="00CB7C79" w:rsidRDefault="00CB7C79" w:rsidP="00CB7C79">
      <w:pPr>
        <w:numPr>
          <w:ilvl w:val="0"/>
          <w:numId w:val="636"/>
        </w:numPr>
      </w:pPr>
      <w:r w:rsidRPr="00CB7C79">
        <w:rPr>
          <w:rFonts w:ascii="Times New Roman" w:hAnsi="Times New Roman" w:cs="Times New Roman"/>
        </w:rPr>
        <w:t>​</w:t>
      </w:r>
      <w:r w:rsidRPr="00CB7C79">
        <w:rPr>
          <w:b/>
          <w:bCs/>
        </w:rPr>
        <w:t>使能I2C的DMA功能</w:t>
      </w:r>
      <w:r w:rsidRPr="00CB7C79">
        <w:rPr>
          <w:rFonts w:ascii="Times New Roman" w:hAnsi="Times New Roman" w:cs="Times New Roman"/>
        </w:rPr>
        <w:t>​</w:t>
      </w:r>
      <w:r w:rsidRPr="00CB7C79">
        <w:t>：在启动传输前，调用 I2C_DMACmd来开启DMA请求。</w:t>
      </w:r>
    </w:p>
    <w:p w14:paraId="0894B766" w14:textId="77777777" w:rsidR="00CB7C79" w:rsidRPr="00CB7C79" w:rsidRDefault="00CB7C79" w:rsidP="00CB7C79">
      <w:pPr>
        <w:numPr>
          <w:ilvl w:val="0"/>
          <w:numId w:val="636"/>
        </w:numPr>
        <w:tabs>
          <w:tab w:val="clear" w:pos="720"/>
        </w:tabs>
      </w:pPr>
      <w:r w:rsidRPr="00CB7C79">
        <w:t>// 使能I2C1的DMA功能</w:t>
      </w:r>
    </w:p>
    <w:p w14:paraId="4C4C882A" w14:textId="77777777" w:rsidR="00CB7C79" w:rsidRPr="00CB7C79" w:rsidRDefault="00CB7C79" w:rsidP="00CB7C79">
      <w:r w:rsidRPr="00CB7C79">
        <w:t>I2C_</w:t>
      </w:r>
      <w:proofErr w:type="gramStart"/>
      <w:r w:rsidRPr="00CB7C79">
        <w:t>DMACmd(</w:t>
      </w:r>
      <w:proofErr w:type="gramEnd"/>
      <w:r w:rsidRPr="00CB7C79">
        <w:t>I2C1, ENABLE);</w:t>
      </w:r>
    </w:p>
    <w:p w14:paraId="2F10915E" w14:textId="77777777" w:rsidR="00CB7C79" w:rsidRPr="00CB7C79" w:rsidRDefault="00CB7C79" w:rsidP="00CB7C79">
      <w:pPr>
        <w:numPr>
          <w:ilvl w:val="0"/>
          <w:numId w:val="636"/>
        </w:numPr>
      </w:pPr>
      <w:r w:rsidRPr="00CB7C79">
        <w:rPr>
          <w:rFonts w:ascii="Times New Roman" w:hAnsi="Times New Roman" w:cs="Times New Roman"/>
        </w:rPr>
        <w:t>​</w:t>
      </w:r>
      <w:r w:rsidRPr="00CB7C79">
        <w:rPr>
          <w:b/>
          <w:bCs/>
        </w:rPr>
        <w:t>启动传输</w:t>
      </w:r>
      <w:r w:rsidRPr="00CB7C79">
        <w:rPr>
          <w:rFonts w:ascii="Times New Roman" w:hAnsi="Times New Roman" w:cs="Times New Roman"/>
        </w:rPr>
        <w:t>​</w:t>
      </w:r>
      <w:r w:rsidRPr="00CB7C79">
        <w:t>：对于发送，调用 I2C_GenerateSTART产生起始条件；对于接收，可能还需要配置应答和停止条件。</w:t>
      </w:r>
    </w:p>
    <w:p w14:paraId="29A5A262" w14:textId="77777777" w:rsidR="00CB7C79" w:rsidRPr="00CB7C79" w:rsidRDefault="00CB7C79" w:rsidP="00BD52A5">
      <w:pPr>
        <w:pStyle w:val="3"/>
      </w:pPr>
      <w:r w:rsidRPr="00CB7C79">
        <w:rPr>
          <w:rFonts w:ascii="Segoe UI Emoji" w:hAnsi="Segoe UI Emoji" w:cs="Segoe UI Emoji"/>
        </w:rPr>
        <w:t>⚠️</w:t>
      </w:r>
      <w:r w:rsidRPr="00CB7C79">
        <w:t xml:space="preserve"> 重要注意事项 </w:t>
      </w:r>
    </w:p>
    <w:p w14:paraId="52535E45" w14:textId="77777777" w:rsidR="00CB7C79" w:rsidRPr="00CB7C79" w:rsidRDefault="00CB7C79" w:rsidP="00CB7C79">
      <w:pPr>
        <w:numPr>
          <w:ilvl w:val="0"/>
          <w:numId w:val="637"/>
        </w:numPr>
      </w:pPr>
      <w:r w:rsidRPr="00CB7C79">
        <w:rPr>
          <w:rFonts w:ascii="Times New Roman" w:hAnsi="Times New Roman" w:cs="Times New Roman"/>
        </w:rPr>
        <w:t>​</w:t>
      </w:r>
      <w:r w:rsidRPr="00CB7C79">
        <w:rPr>
          <w:b/>
          <w:bCs/>
        </w:rPr>
        <w:t>顺序很重要</w:t>
      </w:r>
      <w:r w:rsidRPr="00CB7C79">
        <w:rPr>
          <w:rFonts w:ascii="Times New Roman" w:hAnsi="Times New Roman" w:cs="Times New Roman"/>
        </w:rPr>
        <w:t>​</w:t>
      </w:r>
      <w:r w:rsidRPr="00CB7C79">
        <w:t>：通常建议在</w:t>
      </w:r>
      <w:r w:rsidRPr="00CB7C79">
        <w:rPr>
          <w:b/>
          <w:bCs/>
        </w:rPr>
        <w:t>启动I2C通信序列（如生成START信号）之前</w:t>
      </w:r>
      <w:r w:rsidRPr="00CB7C79">
        <w:t>使能DMA请求。如果在通信过程中才使能，可能会导致行为不确定。</w:t>
      </w:r>
    </w:p>
    <w:p w14:paraId="635460A5" w14:textId="77777777" w:rsidR="00CB7C79" w:rsidRPr="00CB7C79" w:rsidRDefault="00CB7C79" w:rsidP="00CB7C79">
      <w:pPr>
        <w:numPr>
          <w:ilvl w:val="0"/>
          <w:numId w:val="637"/>
        </w:numPr>
      </w:pPr>
      <w:r w:rsidRPr="00CB7C79">
        <w:rPr>
          <w:rFonts w:ascii="Times New Roman" w:hAnsi="Times New Roman" w:cs="Times New Roman"/>
        </w:rPr>
        <w:t>​</w:t>
      </w:r>
      <w:r w:rsidRPr="00CB7C79">
        <w:rPr>
          <w:b/>
          <w:bCs/>
        </w:rPr>
        <w:t>DMA与I2C状态机</w:t>
      </w:r>
      <w:r w:rsidRPr="00CB7C79">
        <w:rPr>
          <w:rFonts w:ascii="Times New Roman" w:hAnsi="Times New Roman" w:cs="Times New Roman"/>
        </w:rPr>
        <w:t>​</w:t>
      </w:r>
      <w:r w:rsidRPr="00CB7C79">
        <w:t>：使能DMA后，I2C的传输过程将由硬件状态机和DMA共同控制。开发者仍需通过 I2C_CheckEvent等函数监控关键事件（如通信启动、地址发送完成等），以确保流程正确。</w:t>
      </w:r>
    </w:p>
    <w:p w14:paraId="370C8324" w14:textId="77777777" w:rsidR="00CB7C79" w:rsidRPr="00CB7C79" w:rsidRDefault="00CB7C79" w:rsidP="00CB7C79">
      <w:pPr>
        <w:numPr>
          <w:ilvl w:val="0"/>
          <w:numId w:val="637"/>
        </w:numPr>
      </w:pPr>
      <w:r w:rsidRPr="00CB7C79">
        <w:rPr>
          <w:rFonts w:ascii="Times New Roman" w:hAnsi="Times New Roman" w:cs="Times New Roman"/>
        </w:rPr>
        <w:t>​</w:t>
      </w:r>
      <w:r w:rsidRPr="00CB7C79">
        <w:rPr>
          <w:b/>
          <w:bCs/>
        </w:rPr>
        <w:t>传输完成</w:t>
      </w:r>
      <w:r w:rsidRPr="00CB7C79">
        <w:rPr>
          <w:rFonts w:ascii="Times New Roman" w:hAnsi="Times New Roman" w:cs="Times New Roman"/>
        </w:rPr>
        <w:t>​</w:t>
      </w:r>
      <w:r w:rsidRPr="00CB7C79">
        <w:t>：DMA传输完成后，会触发DMA传输完成中断。在中断服务程序中，除了处理数据，还应记得</w:t>
      </w:r>
      <w:r w:rsidRPr="00CB7C79">
        <w:rPr>
          <w:b/>
          <w:bCs/>
        </w:rPr>
        <w:t>禁用I2C的DMA请求</w:t>
      </w:r>
      <w:r w:rsidRPr="00CB7C79">
        <w:t>，并生成I2C停止条件。</w:t>
      </w:r>
    </w:p>
    <w:p w14:paraId="760FD6D0" w14:textId="77777777" w:rsidR="00CB7C79" w:rsidRPr="00CB7C79" w:rsidRDefault="00CB7C79" w:rsidP="00CB7C79">
      <w:pPr>
        <w:numPr>
          <w:ilvl w:val="0"/>
          <w:numId w:val="637"/>
        </w:numPr>
        <w:tabs>
          <w:tab w:val="clear" w:pos="720"/>
        </w:tabs>
      </w:pPr>
      <w:r w:rsidRPr="00CB7C79">
        <w:t>// 在DMA传输完成中断中</w:t>
      </w:r>
    </w:p>
    <w:p w14:paraId="58B0E87D" w14:textId="77777777" w:rsidR="00CB7C79" w:rsidRPr="00CB7C79" w:rsidRDefault="00CB7C79" w:rsidP="00CB7C79">
      <w:pPr>
        <w:numPr>
          <w:ilvl w:val="0"/>
          <w:numId w:val="637"/>
        </w:numPr>
        <w:tabs>
          <w:tab w:val="clear" w:pos="720"/>
        </w:tabs>
      </w:pPr>
      <w:r w:rsidRPr="00CB7C79">
        <w:t>void DMA1_Channel6_IRQHandler(</w:t>
      </w:r>
      <w:proofErr w:type="gramStart"/>
      <w:r w:rsidRPr="00CB7C79">
        <w:t>void) {</w:t>
      </w:r>
      <w:proofErr w:type="gramEnd"/>
    </w:p>
    <w:p w14:paraId="15D3F83A" w14:textId="77777777" w:rsidR="00CB7C79" w:rsidRPr="00CB7C79" w:rsidRDefault="00CB7C79" w:rsidP="00CB7C79">
      <w:pPr>
        <w:numPr>
          <w:ilvl w:val="0"/>
          <w:numId w:val="637"/>
        </w:numPr>
        <w:tabs>
          <w:tab w:val="clear" w:pos="720"/>
        </w:tabs>
      </w:pPr>
      <w:r w:rsidRPr="00CB7C79">
        <w:t xml:space="preserve">    if (</w:t>
      </w:r>
      <w:proofErr w:type="spellStart"/>
      <w:r w:rsidRPr="00CB7C79">
        <w:t>DMA_</w:t>
      </w:r>
      <w:proofErr w:type="gramStart"/>
      <w:r w:rsidRPr="00CB7C79">
        <w:t>GetITStatus</w:t>
      </w:r>
      <w:proofErr w:type="spellEnd"/>
      <w:r w:rsidRPr="00CB7C79">
        <w:t>(</w:t>
      </w:r>
      <w:proofErr w:type="gramEnd"/>
      <w:r w:rsidRPr="00CB7C79">
        <w:t>DMA1_IT_TC6</w:t>
      </w:r>
      <w:proofErr w:type="gramStart"/>
      <w:r w:rsidRPr="00CB7C79">
        <w:t>)) {</w:t>
      </w:r>
      <w:proofErr w:type="gramEnd"/>
    </w:p>
    <w:p w14:paraId="7FE6835C" w14:textId="77777777" w:rsidR="00CB7C79" w:rsidRPr="00CB7C79" w:rsidRDefault="00CB7C79" w:rsidP="00CB7C79">
      <w:pPr>
        <w:numPr>
          <w:ilvl w:val="0"/>
          <w:numId w:val="637"/>
        </w:numPr>
        <w:tabs>
          <w:tab w:val="clear" w:pos="720"/>
        </w:tabs>
      </w:pPr>
      <w:r w:rsidRPr="00CB7C79">
        <w:t xml:space="preserve">        // ... 传输后处理</w:t>
      </w:r>
    </w:p>
    <w:p w14:paraId="494A6CC3" w14:textId="77777777" w:rsidR="00CB7C79" w:rsidRPr="00CB7C79" w:rsidRDefault="00CB7C79" w:rsidP="00CB7C79">
      <w:pPr>
        <w:numPr>
          <w:ilvl w:val="0"/>
          <w:numId w:val="637"/>
        </w:numPr>
        <w:tabs>
          <w:tab w:val="clear" w:pos="720"/>
        </w:tabs>
      </w:pPr>
      <w:r w:rsidRPr="00CB7C79">
        <w:t xml:space="preserve">        I2C_DMACmd(I2C1, DISABLE); // 传输完成，关闭DMA请求</w:t>
      </w:r>
    </w:p>
    <w:p w14:paraId="473B56EC" w14:textId="77777777" w:rsidR="00CB7C79" w:rsidRPr="00CB7C79" w:rsidRDefault="00CB7C79" w:rsidP="00CB7C79">
      <w:pPr>
        <w:numPr>
          <w:ilvl w:val="0"/>
          <w:numId w:val="637"/>
        </w:numPr>
        <w:tabs>
          <w:tab w:val="clear" w:pos="720"/>
        </w:tabs>
      </w:pPr>
      <w:r w:rsidRPr="00CB7C79">
        <w:lastRenderedPageBreak/>
        <w:t xml:space="preserve">        I2C_GenerateSTOP(I2C1, ENABLE); // 产生停止条件</w:t>
      </w:r>
    </w:p>
    <w:p w14:paraId="4A826CA8" w14:textId="77777777" w:rsidR="00CB7C79" w:rsidRPr="00CB7C79" w:rsidRDefault="00CB7C79" w:rsidP="00CB7C79">
      <w:pPr>
        <w:numPr>
          <w:ilvl w:val="0"/>
          <w:numId w:val="637"/>
        </w:numPr>
        <w:tabs>
          <w:tab w:val="clear" w:pos="720"/>
        </w:tabs>
      </w:pPr>
      <w:r w:rsidRPr="00CB7C79">
        <w:t xml:space="preserve">        </w:t>
      </w:r>
      <w:proofErr w:type="spellStart"/>
      <w:r w:rsidRPr="00CB7C79">
        <w:t>DMA_</w:t>
      </w:r>
      <w:proofErr w:type="gramStart"/>
      <w:r w:rsidRPr="00CB7C79">
        <w:t>ClearITPendingBit</w:t>
      </w:r>
      <w:proofErr w:type="spellEnd"/>
      <w:r w:rsidRPr="00CB7C79">
        <w:t>(</w:t>
      </w:r>
      <w:proofErr w:type="gramEnd"/>
      <w:r w:rsidRPr="00CB7C79">
        <w:t>DMA1_IT_TC6);</w:t>
      </w:r>
    </w:p>
    <w:p w14:paraId="088F4978" w14:textId="77777777" w:rsidR="00CB7C79" w:rsidRPr="00CB7C79" w:rsidRDefault="00CB7C79" w:rsidP="00CB7C79">
      <w:pPr>
        <w:numPr>
          <w:ilvl w:val="0"/>
          <w:numId w:val="637"/>
        </w:numPr>
        <w:tabs>
          <w:tab w:val="clear" w:pos="720"/>
        </w:tabs>
      </w:pPr>
      <w:r w:rsidRPr="00CB7C79">
        <w:t xml:space="preserve">    }</w:t>
      </w:r>
    </w:p>
    <w:p w14:paraId="7C022B4D" w14:textId="77777777" w:rsidR="00CB7C79" w:rsidRPr="00CB7C79" w:rsidRDefault="00CB7C79" w:rsidP="00CB7C79">
      <w:r w:rsidRPr="00CB7C79">
        <w:t>}</w:t>
      </w:r>
    </w:p>
    <w:p w14:paraId="718595FF" w14:textId="27FEA3BE" w:rsidR="00CB7C79" w:rsidRPr="00CB7C79" w:rsidRDefault="00CB7C79" w:rsidP="00CB7C79">
      <w:r w:rsidRPr="00CB7C79">
        <w:t>希望这个详细的解释能帮助你理解和使用 I2C_DMACmd函数。如果你对DMA或I2C的其他配置有更多疑问，我很乐意继续为你解答！</w:t>
      </w:r>
    </w:p>
    <w:p w14:paraId="335C5805" w14:textId="2B4E05B0" w:rsidR="005F7F5A" w:rsidRDefault="005F7F5A" w:rsidP="005F7F5A">
      <w:pPr>
        <w:pStyle w:val="2"/>
      </w:pPr>
      <w:r>
        <w:t>I2C_DMALastTransferCmd()</w:t>
      </w:r>
      <w:r w:rsidR="00C83A16">
        <w:br/>
      </w:r>
      <w:r w:rsidR="00C83A16" w:rsidRPr="00C83A16">
        <w:t>专门标记下一次DMA传输为当前序列的最后一次传输</w:t>
      </w:r>
    </w:p>
    <w:p w14:paraId="682DF0DC" w14:textId="77777777" w:rsidR="00C83A16" w:rsidRPr="00C83A16" w:rsidRDefault="00C83A16" w:rsidP="00C83A16">
      <w:r w:rsidRPr="00C83A16">
        <w:t>在STM32的I2C通信中，I2C_DMALastTransferCmd函数是一个用于DMA传输流程控制的重要函数，它专门标记下一次DMA传输为当前序列的最后一次传输。</w:t>
      </w:r>
    </w:p>
    <w:p w14:paraId="457E1C23" w14:textId="77777777" w:rsidR="00C83A16" w:rsidRPr="00C83A16" w:rsidRDefault="00C83A16" w:rsidP="00411D1B">
      <w:pPr>
        <w:pStyle w:val="3"/>
      </w:pPr>
      <w:r w:rsidRPr="00C83A16">
        <w:rPr>
          <w:rFonts w:ascii="Segoe UI Emoji" w:hAnsi="Segoe UI Emoji" w:cs="Segoe UI Emoji"/>
        </w:rPr>
        <w:t>📖</w:t>
      </w:r>
      <w:r w:rsidRPr="00C83A16">
        <w:t xml:space="preserve"> 函数原型 </w:t>
      </w:r>
    </w:p>
    <w:p w14:paraId="120A39FE" w14:textId="77777777" w:rsidR="00C83A16" w:rsidRPr="00C83A16" w:rsidRDefault="00C83A16" w:rsidP="00C83A16">
      <w:r w:rsidRPr="00C83A16">
        <w:t>void I2C_</w:t>
      </w:r>
      <w:proofErr w:type="gramStart"/>
      <w:r w:rsidRPr="00C83A16">
        <w:t>DMALastTransferCmd(</w:t>
      </w:r>
      <w:proofErr w:type="gramEnd"/>
      <w:r w:rsidRPr="00C83A16">
        <w:t xml:space="preserve">I2C_TypeDef* I2Cx, </w:t>
      </w:r>
      <w:proofErr w:type="spellStart"/>
      <w:r w:rsidRPr="00C83A16">
        <w:t>FunctionalState</w:t>
      </w:r>
      <w:proofErr w:type="spellEnd"/>
      <w:r w:rsidRPr="00C83A16">
        <w:t xml:space="preserve"> </w:t>
      </w:r>
      <w:proofErr w:type="spellStart"/>
      <w:r w:rsidRPr="00C83A16">
        <w:t>NewState</w:t>
      </w:r>
      <w:proofErr w:type="spellEnd"/>
      <w:r w:rsidRPr="00C83A16">
        <w:t>)</w:t>
      </w:r>
    </w:p>
    <w:p w14:paraId="2D5F7F7F" w14:textId="77777777" w:rsidR="00C83A16" w:rsidRPr="00C83A16" w:rsidRDefault="00C83A16" w:rsidP="00C83A16">
      <w:pPr>
        <w:numPr>
          <w:ilvl w:val="0"/>
          <w:numId w:val="638"/>
        </w:numPr>
      </w:pPr>
      <w:r w:rsidRPr="00C83A16">
        <w:rPr>
          <w:rFonts w:ascii="Times New Roman" w:hAnsi="Times New Roman" w:cs="Times New Roman"/>
        </w:rPr>
        <w:t>​</w:t>
      </w:r>
      <w:r w:rsidRPr="00C83A16">
        <w:rPr>
          <w:b/>
          <w:bCs/>
        </w:rPr>
        <w:t>参数 I2Cx</w:t>
      </w:r>
      <w:r w:rsidRPr="00C83A16">
        <w:rPr>
          <w:rFonts w:ascii="Times New Roman" w:hAnsi="Times New Roman" w:cs="Times New Roman"/>
        </w:rPr>
        <w:t>​</w:t>
      </w:r>
      <w:r w:rsidRPr="00C83A16">
        <w:t>：指定要配置的I2C外设，例如 I2C1或 I2C2。</w:t>
      </w:r>
    </w:p>
    <w:p w14:paraId="43AAE3C8" w14:textId="77777777" w:rsidR="00C83A16" w:rsidRPr="00C83A16" w:rsidRDefault="00C83A16" w:rsidP="00C83A16">
      <w:pPr>
        <w:numPr>
          <w:ilvl w:val="0"/>
          <w:numId w:val="638"/>
        </w:numPr>
      </w:pPr>
      <w:r w:rsidRPr="00C83A16">
        <w:rPr>
          <w:rFonts w:ascii="Times New Roman" w:hAnsi="Times New Roman" w:cs="Times New Roman"/>
        </w:rPr>
        <w:t>​</w:t>
      </w:r>
      <w:r w:rsidRPr="00C83A16">
        <w:rPr>
          <w:b/>
          <w:bCs/>
        </w:rPr>
        <w:t xml:space="preserve">参数 </w:t>
      </w:r>
      <w:proofErr w:type="spellStart"/>
      <w:r w:rsidRPr="00C83A16">
        <w:rPr>
          <w:b/>
          <w:bCs/>
        </w:rPr>
        <w:t>NewState</w:t>
      </w:r>
      <w:proofErr w:type="spellEnd"/>
      <w:r w:rsidRPr="00C83A16">
        <w:rPr>
          <w:rFonts w:ascii="Times New Roman" w:hAnsi="Times New Roman" w:cs="Times New Roman"/>
        </w:rPr>
        <w:t>​</w:t>
      </w:r>
      <w:r w:rsidRPr="00C83A16">
        <w:t>：指定新状态。可以取以下两个值之一：</w:t>
      </w:r>
    </w:p>
    <w:p w14:paraId="0DF155C9" w14:textId="77777777" w:rsidR="00C83A16" w:rsidRPr="00C83A16" w:rsidRDefault="00C83A16" w:rsidP="00C83A16">
      <w:pPr>
        <w:numPr>
          <w:ilvl w:val="1"/>
          <w:numId w:val="638"/>
        </w:numPr>
      </w:pPr>
      <w:r w:rsidRPr="00C83A16">
        <w:t>ENABLE：将下一次DMA传输标记为最后一次传输。</w:t>
      </w:r>
    </w:p>
    <w:p w14:paraId="7E74C998" w14:textId="77777777" w:rsidR="00C83A16" w:rsidRPr="00C83A16" w:rsidRDefault="00C83A16" w:rsidP="00C83A16">
      <w:pPr>
        <w:numPr>
          <w:ilvl w:val="1"/>
          <w:numId w:val="638"/>
        </w:numPr>
      </w:pPr>
      <w:r w:rsidRPr="00C83A16">
        <w:t>DISABLE：下一次DMA传输为普通传输。</w:t>
      </w:r>
    </w:p>
    <w:p w14:paraId="6166DAA8" w14:textId="77777777" w:rsidR="00C83A16" w:rsidRPr="00C83A16" w:rsidRDefault="00C83A16" w:rsidP="00C83A16">
      <w:pPr>
        <w:numPr>
          <w:ilvl w:val="0"/>
          <w:numId w:val="638"/>
        </w:numPr>
      </w:pPr>
      <w:r w:rsidRPr="00C83A16">
        <w:rPr>
          <w:rFonts w:ascii="Times New Roman" w:hAnsi="Times New Roman" w:cs="Times New Roman"/>
        </w:rPr>
        <w:t>​</w:t>
      </w:r>
      <w:r w:rsidRPr="00C83A16">
        <w:rPr>
          <w:b/>
          <w:bCs/>
        </w:rPr>
        <w:t>返回值</w:t>
      </w:r>
      <w:r w:rsidRPr="00C83A16">
        <w:rPr>
          <w:rFonts w:ascii="Times New Roman" w:hAnsi="Times New Roman" w:cs="Times New Roman"/>
        </w:rPr>
        <w:t>​</w:t>
      </w:r>
      <w:r w:rsidRPr="00C83A16">
        <w:t>：无（void）。</w:t>
      </w:r>
    </w:p>
    <w:p w14:paraId="41DF4469" w14:textId="77777777" w:rsidR="00C83A16" w:rsidRPr="00C83A16" w:rsidRDefault="00C83A16" w:rsidP="00411D1B">
      <w:pPr>
        <w:pStyle w:val="3"/>
      </w:pPr>
      <w:r w:rsidRPr="00C83A16">
        <w:rPr>
          <w:rFonts w:ascii="Segoe UI Emoji" w:hAnsi="Segoe UI Emoji" w:cs="Segoe UI Emoji"/>
        </w:rPr>
        <w:t>🔧</w:t>
      </w:r>
      <w:r w:rsidRPr="00C83A16">
        <w:t xml:space="preserve"> 功能与用途详解 </w:t>
      </w:r>
    </w:p>
    <w:p w14:paraId="2D5040C5" w14:textId="77777777" w:rsidR="00C83A16" w:rsidRPr="00C83A16" w:rsidRDefault="00C83A16" w:rsidP="00C83A16">
      <w:r w:rsidRPr="00C83A16">
        <w:t>这个函数的核心作用是</w:t>
      </w:r>
      <w:r w:rsidRPr="00C83A16">
        <w:rPr>
          <w:b/>
          <w:bCs/>
        </w:rPr>
        <w:t>在I2C使用DMA进行多字节数据接收时，控制主设备在接收完最后一个字节后是否发出“非应答（NACK）”信号，并正确地产生停止条件</w:t>
      </w:r>
      <w:r w:rsidRPr="00C83A16">
        <w:t>。</w:t>
      </w:r>
    </w:p>
    <w:p w14:paraId="7AD18A1F" w14:textId="77777777" w:rsidR="00C83A16" w:rsidRPr="00C83A16" w:rsidRDefault="00C83A16" w:rsidP="00C83A16">
      <w:pPr>
        <w:numPr>
          <w:ilvl w:val="0"/>
          <w:numId w:val="639"/>
        </w:numPr>
      </w:pPr>
      <w:r w:rsidRPr="00C83A16">
        <w:rPr>
          <w:rFonts w:ascii="Times New Roman" w:hAnsi="Times New Roman" w:cs="Times New Roman"/>
        </w:rPr>
        <w:t>​</w:t>
      </w:r>
      <w:r w:rsidRPr="00C83A16">
        <w:rPr>
          <w:b/>
          <w:bCs/>
        </w:rPr>
        <w:t>I2C协议</w:t>
      </w:r>
      <w:proofErr w:type="gramStart"/>
      <w:r w:rsidRPr="00C83A16">
        <w:rPr>
          <w:b/>
          <w:bCs/>
        </w:rPr>
        <w:t>要求</w:t>
      </w:r>
      <w:r w:rsidRPr="00C83A16">
        <w:rPr>
          <w:rFonts w:ascii="Times New Roman" w:hAnsi="Times New Roman" w:cs="Times New Roman"/>
        </w:rPr>
        <w:t>​</w:t>
      </w:r>
      <w:r w:rsidRPr="00C83A16">
        <w:t>：</w:t>
      </w:r>
      <w:proofErr w:type="gramEnd"/>
      <w:r w:rsidRPr="00C83A16">
        <w:t>在I2C通信协议中，主接收器（Master Receiver）从从设备（Slave）读取多个字节时，在读取</w:t>
      </w:r>
      <w:r w:rsidRPr="00C83A16">
        <w:rPr>
          <w:b/>
          <w:bCs/>
        </w:rPr>
        <w:t>最后一个字节</w:t>
      </w:r>
      <w:r w:rsidRPr="00C83A16">
        <w:t>之前，必须向从设备发送一个</w:t>
      </w:r>
      <w:r w:rsidRPr="00C83A16">
        <w:rPr>
          <w:b/>
          <w:bCs/>
        </w:rPr>
        <w:t>非应答（NACK</w:t>
      </w:r>
      <w:proofErr w:type="gramStart"/>
      <w:r w:rsidRPr="00C83A16">
        <w:rPr>
          <w:b/>
          <w:bCs/>
        </w:rPr>
        <w:t>）</w:t>
      </w:r>
      <w:r w:rsidRPr="00C83A16">
        <w:rPr>
          <w:rFonts w:ascii="Times New Roman" w:hAnsi="Times New Roman" w:cs="Times New Roman"/>
          <w:b/>
          <w:bCs/>
        </w:rPr>
        <w:t>​</w:t>
      </w:r>
      <w:r w:rsidRPr="00C83A16">
        <w:rPr>
          <w:rFonts w:ascii="Times New Roman" w:hAnsi="Times New Roman" w:cs="Times New Roman"/>
        </w:rPr>
        <w:t>​</w:t>
      </w:r>
      <w:r w:rsidRPr="00C83A16">
        <w:t xml:space="preserve"> 信号</w:t>
      </w:r>
      <w:proofErr w:type="gramEnd"/>
      <w:r w:rsidRPr="00C83A16">
        <w:t>。这个信号告知从设备：“主设备不再需要更多数据，请释放总线”。随后，主设备再产生停止（STOP）条件来结束本次通信。</w:t>
      </w:r>
    </w:p>
    <w:p w14:paraId="53ACCF2E" w14:textId="77777777" w:rsidR="00C83A16" w:rsidRPr="00C83A16" w:rsidRDefault="00C83A16" w:rsidP="00C83A16">
      <w:pPr>
        <w:numPr>
          <w:ilvl w:val="0"/>
          <w:numId w:val="639"/>
        </w:numPr>
      </w:pPr>
      <w:r w:rsidRPr="00C83A16">
        <w:rPr>
          <w:rFonts w:ascii="Times New Roman" w:hAnsi="Times New Roman" w:cs="Times New Roman"/>
        </w:rPr>
        <w:t>​</w:t>
      </w:r>
      <w:r w:rsidRPr="00C83A16">
        <w:rPr>
          <w:b/>
          <w:bCs/>
        </w:rPr>
        <w:t>硬件自动化的需求</w:t>
      </w:r>
      <w:r w:rsidRPr="00C83A16">
        <w:rPr>
          <w:rFonts w:ascii="Times New Roman" w:hAnsi="Times New Roman" w:cs="Times New Roman"/>
        </w:rPr>
        <w:t>​</w:t>
      </w:r>
      <w:r w:rsidRPr="00C83A16">
        <w:t>：如果没有DMA，程序员可以在代码中手动判断并操作NACK位。但在DMA模式下，数据传输由DMA控制器自动完成，CPU不直接干预每个字节的传输过程。因此，需要一种机制来“告知”I2C硬件：“下一次由</w:t>
      </w:r>
      <w:r w:rsidRPr="00C83A16">
        <w:lastRenderedPageBreak/>
        <w:t>DMA触发的传输就是最后一次了，请自动为其生成NACK信号”。</w:t>
      </w:r>
    </w:p>
    <w:p w14:paraId="279504BC" w14:textId="77777777" w:rsidR="00C83A16" w:rsidRPr="00C83A16" w:rsidRDefault="00C83A16" w:rsidP="00C83A16">
      <w:pPr>
        <w:numPr>
          <w:ilvl w:val="0"/>
          <w:numId w:val="639"/>
        </w:numPr>
      </w:pPr>
      <w:r w:rsidRPr="00C83A16">
        <w:rPr>
          <w:rFonts w:ascii="Times New Roman" w:hAnsi="Times New Roman" w:cs="Times New Roman"/>
        </w:rPr>
        <w:t>​</w:t>
      </w:r>
      <w:r w:rsidRPr="00C83A16">
        <w:rPr>
          <w:b/>
          <w:bCs/>
        </w:rPr>
        <w:t>函数的作用</w:t>
      </w:r>
      <w:r w:rsidRPr="00C83A16">
        <w:rPr>
          <w:rFonts w:ascii="Times New Roman" w:hAnsi="Times New Roman" w:cs="Times New Roman"/>
        </w:rPr>
        <w:t>​</w:t>
      </w:r>
      <w:r w:rsidRPr="00C83A16">
        <w:t>：I2C_DMALastTransferCmd正是实现这一机制的接口。当调用 I2C_DMALastTransferCmd(I2Cx, ENABLE)后，I2C外设会在</w:t>
      </w:r>
      <w:r w:rsidRPr="00C83A16">
        <w:rPr>
          <w:b/>
          <w:bCs/>
        </w:rPr>
        <w:t>下一次DMA传输</w:t>
      </w:r>
      <w:r w:rsidRPr="00C83A16">
        <w:t>完成后，自动产生NACK信号（针对接收模式），为后续生成停止条件做好准备。</w:t>
      </w:r>
    </w:p>
    <w:p w14:paraId="1AE35ECA" w14:textId="77777777" w:rsidR="00C83A16" w:rsidRPr="00C83A16" w:rsidRDefault="00C83A16" w:rsidP="00411D1B">
      <w:pPr>
        <w:pStyle w:val="3"/>
      </w:pPr>
      <w:r w:rsidRPr="00C83A16">
        <w:rPr>
          <w:rFonts w:ascii="Segoe UI Emoji" w:hAnsi="Segoe UI Emoji" w:cs="Segoe UI Emoji"/>
        </w:rPr>
        <w:t>💡</w:t>
      </w:r>
      <w:r w:rsidRPr="00C83A16">
        <w:t xml:space="preserve"> 典型使用场景与流程 </w:t>
      </w:r>
    </w:p>
    <w:p w14:paraId="1FB83198" w14:textId="77777777" w:rsidR="00C83A16" w:rsidRPr="00C83A16" w:rsidRDefault="00C83A16" w:rsidP="00C83A16">
      <w:r w:rsidRPr="00C83A16">
        <w:t>该函数通常用于</w:t>
      </w:r>
      <w:r w:rsidRPr="00C83A16">
        <w:rPr>
          <w:b/>
          <w:bCs/>
        </w:rPr>
        <w:t>主设备通过DMA从从设备读取一串数据</w:t>
      </w:r>
      <w:r w:rsidRPr="00C83A16">
        <w:t>的场景。下图展示了一个典型的主设备接收流程，其中明确了 I2C_DMALastTransferCmd的调用时机：</w:t>
      </w:r>
    </w:p>
    <w:p w14:paraId="78534F42" w14:textId="77777777" w:rsidR="00C83A16" w:rsidRPr="00C83A16" w:rsidRDefault="00C83A16" w:rsidP="00C83A16">
      <w:r w:rsidRPr="00C83A16">
        <w:t>flowchart TD</w:t>
      </w:r>
    </w:p>
    <w:p w14:paraId="2F149C46" w14:textId="77777777" w:rsidR="00C83A16" w:rsidRPr="00C83A16" w:rsidRDefault="00C83A16" w:rsidP="00C83A16">
      <w:r w:rsidRPr="00C83A16">
        <w:t xml:space="preserve">    A[主设备发送起始条件&lt;</w:t>
      </w:r>
      <w:proofErr w:type="spellStart"/>
      <w:r w:rsidRPr="00C83A16">
        <w:t>br</w:t>
      </w:r>
      <w:proofErr w:type="spellEnd"/>
      <w:r w:rsidRPr="00C83A16">
        <w:t>&gt;并发送从设备地址（读）] --&gt; B[配置DMA并启动传输]</w:t>
      </w:r>
    </w:p>
    <w:p w14:paraId="44BC08AA" w14:textId="77777777" w:rsidR="00C83A16" w:rsidRPr="00C83A16" w:rsidRDefault="00C83A16" w:rsidP="00C83A16">
      <w:r w:rsidRPr="00C83A16">
        <w:t xml:space="preserve">    B --&gt; C{判断是否为&lt;</w:t>
      </w:r>
      <w:proofErr w:type="spellStart"/>
      <w:r w:rsidRPr="00C83A16">
        <w:t>br</w:t>
      </w:r>
      <w:proofErr w:type="spellEnd"/>
      <w:r w:rsidRPr="00C83A16">
        <w:t>&gt;最后一个数据块？}</w:t>
      </w:r>
    </w:p>
    <w:p w14:paraId="7CA5366C" w14:textId="77777777" w:rsidR="00C83A16" w:rsidRPr="00C83A16" w:rsidRDefault="00C83A16" w:rsidP="00C83A16">
      <w:r w:rsidRPr="00C83A16">
        <w:t xml:space="preserve">    C -- 否 --&gt; D[DMA传输数据]</w:t>
      </w:r>
    </w:p>
    <w:p w14:paraId="6925D72D" w14:textId="77777777" w:rsidR="00C83A16" w:rsidRPr="00C83A16" w:rsidRDefault="00C83A16" w:rsidP="00C83A16">
      <w:r w:rsidRPr="00C83A16">
        <w:t xml:space="preserve">    D --&gt; B</w:t>
      </w:r>
    </w:p>
    <w:p w14:paraId="6BBCC29F" w14:textId="77777777" w:rsidR="00C83A16" w:rsidRPr="00C83A16" w:rsidRDefault="00C83A16" w:rsidP="00C83A16">
      <w:r w:rsidRPr="00C83A16">
        <w:t xml:space="preserve">    C -- 是 --&gt; E[调用&lt;</w:t>
      </w:r>
      <w:proofErr w:type="spellStart"/>
      <w:r w:rsidRPr="00C83A16">
        <w:t>br</w:t>
      </w:r>
      <w:proofErr w:type="spellEnd"/>
      <w:r w:rsidRPr="00C83A16">
        <w:t>&gt;I2C_DMALastTransferCmd]</w:t>
      </w:r>
    </w:p>
    <w:p w14:paraId="43832F78" w14:textId="77777777" w:rsidR="00C83A16" w:rsidRPr="00C83A16" w:rsidRDefault="00C83A16" w:rsidP="00C83A16">
      <w:r w:rsidRPr="00C83A16">
        <w:t xml:space="preserve">    E --&gt; F[启动最后一次DMA传输&lt;</w:t>
      </w:r>
      <w:proofErr w:type="spellStart"/>
      <w:r w:rsidRPr="00C83A16">
        <w:t>br</w:t>
      </w:r>
      <w:proofErr w:type="spellEnd"/>
      <w:r w:rsidRPr="00C83A16">
        <w:t>&gt;硬件自动产生NACK]</w:t>
      </w:r>
    </w:p>
    <w:p w14:paraId="1AC0E30A" w14:textId="77777777" w:rsidR="00C83A16" w:rsidRPr="00C83A16" w:rsidRDefault="00C83A16" w:rsidP="00C83A16">
      <w:r w:rsidRPr="00C83A16">
        <w:t xml:space="preserve">    F --&gt; G[主设备产生停止条件]</w:t>
      </w:r>
    </w:p>
    <w:p w14:paraId="74D2C54E" w14:textId="77777777" w:rsidR="00C83A16" w:rsidRPr="00C83A16" w:rsidRDefault="00C83A16" w:rsidP="00C83A16">
      <w:r w:rsidRPr="00C83A16">
        <w:t xml:space="preserve">    G --&gt; H[DMA传输完成中断]</w:t>
      </w:r>
    </w:p>
    <w:p w14:paraId="54E836E6" w14:textId="77777777" w:rsidR="00C83A16" w:rsidRPr="00C83A16" w:rsidRDefault="00C83A16" w:rsidP="00C83A16">
      <w:r w:rsidRPr="00C83A16">
        <w:t xml:space="preserve">    H --&gt; I[通信结束]</w:t>
      </w:r>
    </w:p>
    <w:p w14:paraId="6B8EEF3E" w14:textId="77777777" w:rsidR="00C83A16" w:rsidRPr="00C83A16" w:rsidRDefault="00C83A16" w:rsidP="00C83A16">
      <w:r w:rsidRPr="00C83A16">
        <w:t>下面是一个简化的代码示例，演示如何在上图流程中使用该函数：</w:t>
      </w:r>
    </w:p>
    <w:p w14:paraId="657D079F" w14:textId="77777777" w:rsidR="00C83A16" w:rsidRPr="00C83A16" w:rsidRDefault="00C83A16" w:rsidP="00C83A16">
      <w:r w:rsidRPr="00C83A16">
        <w:t>// 假设要从I2C从设备读取8个字节，使用DMA</w:t>
      </w:r>
    </w:p>
    <w:p w14:paraId="089A4066" w14:textId="77777777" w:rsidR="00C83A16" w:rsidRPr="00C83A16" w:rsidRDefault="00C83A16" w:rsidP="00C83A16">
      <w:r w:rsidRPr="00C83A16">
        <w:t>#define DATA_SIZE 8</w:t>
      </w:r>
    </w:p>
    <w:p w14:paraId="20A5302B" w14:textId="77777777" w:rsidR="00C83A16" w:rsidRPr="00C83A16" w:rsidRDefault="00C83A16" w:rsidP="00C83A16">
      <w:r w:rsidRPr="00C83A16">
        <w:t>uint8_t Rx_</w:t>
      </w:r>
      <w:proofErr w:type="gramStart"/>
      <w:r w:rsidRPr="00C83A16">
        <w:t>Buffer[</w:t>
      </w:r>
      <w:proofErr w:type="gramEnd"/>
      <w:r w:rsidRPr="00C83A16">
        <w:t>DATA_SIZE];</w:t>
      </w:r>
    </w:p>
    <w:p w14:paraId="7C35B46A" w14:textId="77777777" w:rsidR="00C83A16" w:rsidRPr="00C83A16" w:rsidRDefault="00C83A16" w:rsidP="00C83A16"/>
    <w:p w14:paraId="33573BB2" w14:textId="77777777" w:rsidR="00C83A16" w:rsidRPr="00C83A16" w:rsidRDefault="00C83A16" w:rsidP="00C83A16">
      <w:r w:rsidRPr="00C83A16">
        <w:t>// 1. 主设备发送起始条件和从设备地址（读模式）</w:t>
      </w:r>
    </w:p>
    <w:p w14:paraId="3499F8CD" w14:textId="77777777" w:rsidR="00C83A16" w:rsidRPr="00C83A16" w:rsidRDefault="00C83A16" w:rsidP="00C83A16">
      <w:r w:rsidRPr="00C83A16">
        <w:t>I2C_</w:t>
      </w:r>
      <w:proofErr w:type="gramStart"/>
      <w:r w:rsidRPr="00C83A16">
        <w:t>GenerateSTART(</w:t>
      </w:r>
      <w:proofErr w:type="gramEnd"/>
      <w:r w:rsidRPr="00C83A16">
        <w:t>I2C1, ENABLE);</w:t>
      </w:r>
    </w:p>
    <w:p w14:paraId="11EAA1D9" w14:textId="77777777" w:rsidR="00C83A16" w:rsidRPr="00C83A16" w:rsidRDefault="00C83A16" w:rsidP="00C83A16">
      <w:r w:rsidRPr="00C83A16">
        <w:t>// ... 等待EV5事件（起始条件已发送）</w:t>
      </w:r>
    </w:p>
    <w:p w14:paraId="714FBF58" w14:textId="77777777" w:rsidR="00C83A16" w:rsidRPr="00C83A16" w:rsidRDefault="00C83A16" w:rsidP="00C83A16">
      <w:r w:rsidRPr="00C83A16">
        <w:t>// ... 发送从设备地址（读）</w:t>
      </w:r>
    </w:p>
    <w:p w14:paraId="1B6C980B" w14:textId="77777777" w:rsidR="00C83A16" w:rsidRPr="00C83A16" w:rsidRDefault="00C83A16" w:rsidP="00C83A16"/>
    <w:p w14:paraId="3011A840" w14:textId="77777777" w:rsidR="00C83A16" w:rsidRPr="00C83A16" w:rsidRDefault="00C83A16" w:rsidP="00C83A16">
      <w:r w:rsidRPr="00C83A16">
        <w:t>// 2. 在接收倒数第二个数据后， 准备接收最后一个数据前， 标记下一次DMA传输为最后一次</w:t>
      </w:r>
    </w:p>
    <w:p w14:paraId="30707951" w14:textId="77777777" w:rsidR="00C83A16" w:rsidRPr="00C83A16" w:rsidRDefault="00C83A16" w:rsidP="00C83A16">
      <w:r w:rsidRPr="00C83A16">
        <w:t>// 通常这个操作在DMA传输完成中断或半传输中断中判断并执行</w:t>
      </w:r>
    </w:p>
    <w:p w14:paraId="65EAD8A3" w14:textId="77777777" w:rsidR="00C83A16" w:rsidRPr="00C83A16" w:rsidRDefault="00C83A16" w:rsidP="00C83A16">
      <w:r w:rsidRPr="00C83A16">
        <w:t>if (/* 判断条件：还剩最后一个数据待接收 */) {</w:t>
      </w:r>
    </w:p>
    <w:p w14:paraId="7D85D89A" w14:textId="77777777" w:rsidR="00C83A16" w:rsidRPr="00C83A16" w:rsidRDefault="00C83A16" w:rsidP="00C83A16">
      <w:r w:rsidRPr="00C83A16">
        <w:t xml:space="preserve">    I2C_DMALastTransferCmd(I2C1, ENABLE); // 标记下一次为最后一次</w:t>
      </w:r>
    </w:p>
    <w:p w14:paraId="12D381A9" w14:textId="77777777" w:rsidR="00C83A16" w:rsidRPr="00C83A16" w:rsidRDefault="00C83A16" w:rsidP="00C83A16">
      <w:r w:rsidRPr="00C83A16">
        <w:t>}</w:t>
      </w:r>
    </w:p>
    <w:p w14:paraId="5721F1A8" w14:textId="77777777" w:rsidR="00C83A16" w:rsidRPr="00C83A16" w:rsidRDefault="00C83A16" w:rsidP="00C83A16"/>
    <w:p w14:paraId="4C409BE3" w14:textId="77777777" w:rsidR="00C83A16" w:rsidRPr="00C83A16" w:rsidRDefault="00C83A16" w:rsidP="00C83A16">
      <w:r w:rsidRPr="00C83A16">
        <w:t>// 3. 当最后一次DMA传输（即最后一个字节的传输）发生时，</w:t>
      </w:r>
    </w:p>
    <w:p w14:paraId="65A935D8" w14:textId="77777777" w:rsidR="00C83A16" w:rsidRPr="00C83A16" w:rsidRDefault="00C83A16" w:rsidP="00C83A16">
      <w:r w:rsidRPr="00C83A16">
        <w:t>// I2C硬件会自动在该字节后发送NACK，并允许主设备产生STOP条件</w:t>
      </w:r>
    </w:p>
    <w:p w14:paraId="27838C44" w14:textId="77777777" w:rsidR="00C83A16" w:rsidRPr="00C83A16" w:rsidRDefault="00C83A16" w:rsidP="00C83A16">
      <w:r w:rsidRPr="00C83A16">
        <w:t>I2C_GenerateSTOP(I2C1, ENABLE); // 在最后一次传输后产生停止条件</w:t>
      </w:r>
    </w:p>
    <w:p w14:paraId="7CA8DCA6" w14:textId="77777777" w:rsidR="00C83A16" w:rsidRPr="00C83A16" w:rsidRDefault="00C83A16" w:rsidP="00411D1B">
      <w:pPr>
        <w:pStyle w:val="3"/>
      </w:pPr>
      <w:r w:rsidRPr="00C83A16">
        <w:rPr>
          <w:rFonts w:ascii="Segoe UI Emoji" w:hAnsi="Segoe UI Emoji" w:cs="Segoe UI Emoji"/>
        </w:rPr>
        <w:t>⚠️</w:t>
      </w:r>
      <w:r w:rsidRPr="00C83A16">
        <w:t xml:space="preserve"> 重要注意事项 </w:t>
      </w:r>
    </w:p>
    <w:p w14:paraId="7525C53C" w14:textId="77777777" w:rsidR="00C83A16" w:rsidRPr="00C83A16" w:rsidRDefault="00C83A16" w:rsidP="00C83A16">
      <w:pPr>
        <w:numPr>
          <w:ilvl w:val="0"/>
          <w:numId w:val="640"/>
        </w:numPr>
      </w:pPr>
      <w:r w:rsidRPr="00C83A16">
        <w:rPr>
          <w:rFonts w:ascii="Times New Roman" w:hAnsi="Times New Roman" w:cs="Times New Roman"/>
        </w:rPr>
        <w:t>​</w:t>
      </w:r>
      <w:r w:rsidRPr="00C83A16">
        <w:rPr>
          <w:b/>
          <w:bCs/>
        </w:rPr>
        <w:t>调用时机至关重要</w:t>
      </w:r>
      <w:r w:rsidRPr="00C83A16">
        <w:rPr>
          <w:rFonts w:ascii="Times New Roman" w:hAnsi="Times New Roman" w:cs="Times New Roman"/>
        </w:rPr>
        <w:t>​</w:t>
      </w:r>
      <w:r w:rsidRPr="00C83A16">
        <w:t>：必须在</w:t>
      </w:r>
      <w:r w:rsidRPr="00C83A16">
        <w:rPr>
          <w:b/>
          <w:bCs/>
        </w:rPr>
        <w:t>最后一次DMA传输开始之前</w:t>
      </w:r>
      <w:r w:rsidRPr="00C83A16">
        <w:t>调用此函数并使其能。通常，在DMA传输完成中断或半传输中断中，根据剩余数据量进行判断是常见的做法。</w:t>
      </w:r>
    </w:p>
    <w:p w14:paraId="450C9598" w14:textId="77777777" w:rsidR="00C83A16" w:rsidRPr="00C83A16" w:rsidRDefault="00C83A16" w:rsidP="00C83A16">
      <w:pPr>
        <w:numPr>
          <w:ilvl w:val="0"/>
          <w:numId w:val="640"/>
        </w:numPr>
      </w:pPr>
      <w:r w:rsidRPr="00C83A16">
        <w:rPr>
          <w:rFonts w:ascii="Times New Roman" w:hAnsi="Times New Roman" w:cs="Times New Roman"/>
        </w:rPr>
        <w:t>​</w:t>
      </w:r>
      <w:r w:rsidRPr="00C83A16">
        <w:rPr>
          <w:b/>
          <w:bCs/>
        </w:rPr>
        <w:t>仅适用于接收模式</w:t>
      </w:r>
      <w:r w:rsidRPr="00C83A16">
        <w:rPr>
          <w:rFonts w:ascii="Times New Roman" w:hAnsi="Times New Roman" w:cs="Times New Roman"/>
        </w:rPr>
        <w:t>​</w:t>
      </w:r>
      <w:r w:rsidRPr="00C83A16">
        <w:t>：此函数主要用于主接收器（Master Receiver）模式或从接收器模式（Slave Receiver）。在发送模式下，此函数通常不需要使用。</w:t>
      </w:r>
    </w:p>
    <w:p w14:paraId="0ED3B95F" w14:textId="77777777" w:rsidR="00C83A16" w:rsidRPr="00C83A16" w:rsidRDefault="00C83A16" w:rsidP="00C83A16">
      <w:pPr>
        <w:numPr>
          <w:ilvl w:val="0"/>
          <w:numId w:val="640"/>
        </w:numPr>
      </w:pPr>
      <w:r w:rsidRPr="00C83A16">
        <w:rPr>
          <w:rFonts w:ascii="Times New Roman" w:hAnsi="Times New Roman" w:cs="Times New Roman"/>
        </w:rPr>
        <w:t>​</w:t>
      </w:r>
      <w:r w:rsidRPr="00C83A16">
        <w:rPr>
          <w:b/>
          <w:bCs/>
        </w:rPr>
        <w:t>与停止条件的关系</w:t>
      </w:r>
      <w:r w:rsidRPr="00C83A16">
        <w:rPr>
          <w:rFonts w:ascii="Times New Roman" w:hAnsi="Times New Roman" w:cs="Times New Roman"/>
        </w:rPr>
        <w:t>​</w:t>
      </w:r>
      <w:r w:rsidRPr="00C83A16">
        <w:t>：调用此函数并不会自动产生停止条件。它只控制NACK的生成。停止条件仍然需要程序员在适当的时机（如最后一次DMA传输完成后）调用 I2C_GenerateSTOP来产生。</w:t>
      </w:r>
    </w:p>
    <w:p w14:paraId="6B7B1A1F" w14:textId="77777777" w:rsidR="00C83A16" w:rsidRPr="00C83A16" w:rsidRDefault="00C83A16" w:rsidP="00C83A16">
      <w:pPr>
        <w:numPr>
          <w:ilvl w:val="0"/>
          <w:numId w:val="640"/>
        </w:numPr>
      </w:pPr>
      <w:r w:rsidRPr="00C83A16">
        <w:rPr>
          <w:rFonts w:ascii="Times New Roman" w:hAnsi="Times New Roman" w:cs="Times New Roman"/>
        </w:rPr>
        <w:t>​</w:t>
      </w:r>
      <w:r w:rsidRPr="00C83A16">
        <w:rPr>
          <w:b/>
          <w:bCs/>
        </w:rPr>
        <w:t>函数库差异</w:t>
      </w:r>
      <w:r w:rsidRPr="00C83A16">
        <w:rPr>
          <w:rFonts w:ascii="Times New Roman" w:hAnsi="Times New Roman" w:cs="Times New Roman"/>
        </w:rPr>
        <w:t>​</w:t>
      </w:r>
      <w:r w:rsidRPr="00C83A16">
        <w:t>：此函数属于STM32标准外设库（</w:t>
      </w:r>
      <w:proofErr w:type="spellStart"/>
      <w:r w:rsidRPr="00C83A16">
        <w:t>StdPeriph</w:t>
      </w:r>
      <w:proofErr w:type="spellEnd"/>
      <w:r w:rsidRPr="00C83A16">
        <w:t xml:space="preserve"> Library）。如果使用STM32CubeHAL库，其实现机制和函数名称可能不同（例如，HAL库中通常通过配置DMA传输数据量来自动处理）。</w:t>
      </w:r>
    </w:p>
    <w:p w14:paraId="5DEF56A3" w14:textId="48C78421" w:rsidR="00C83A16" w:rsidRPr="00C83A16" w:rsidRDefault="00C83A16" w:rsidP="00C83A16">
      <w:r w:rsidRPr="00C83A16">
        <w:t>希望这个详细的解释能帮助您准确理解和使用 I2C_DMALastTransferCmd函数。如果您对I2C通信的其他环节有疑问，我很乐意继续为您解答！</w:t>
      </w:r>
    </w:p>
    <w:p w14:paraId="78A982BE" w14:textId="399F84CF" w:rsidR="005F7F5A" w:rsidRDefault="005F7F5A" w:rsidP="005F7F5A">
      <w:pPr>
        <w:pStyle w:val="2"/>
      </w:pPr>
      <w:r>
        <w:lastRenderedPageBreak/>
        <w:t>I2C_GenerateSTART()</w:t>
      </w:r>
      <w:r w:rsidR="00F849A9">
        <w:br/>
      </w:r>
      <w:r w:rsidR="00F849A9" w:rsidRPr="00F849A9">
        <w:t>在I2C总线上生成起始条件（START condition）或重复起始条件（Repeated START condition）</w:t>
      </w:r>
    </w:p>
    <w:p w14:paraId="5B993612" w14:textId="77777777" w:rsidR="00F849A9" w:rsidRPr="00F849A9" w:rsidRDefault="00F849A9" w:rsidP="00F849A9">
      <w:r w:rsidRPr="00F849A9">
        <w:t>在STM32的标准外设库中，I2C_GenerateSTART函数用于在I2C总线上生成起始条件（START condition）或重复起始条件（Repeated START condition）。</w:t>
      </w:r>
    </w:p>
    <w:p w14:paraId="1FBC4042" w14:textId="77777777" w:rsidR="00F849A9" w:rsidRPr="00F849A9" w:rsidRDefault="00F849A9" w:rsidP="0002104B">
      <w:pPr>
        <w:pStyle w:val="3"/>
      </w:pPr>
      <w:r w:rsidRPr="00F849A9">
        <w:t xml:space="preserve">函数原型 </w:t>
      </w:r>
    </w:p>
    <w:p w14:paraId="13F9F726" w14:textId="77777777" w:rsidR="00F849A9" w:rsidRPr="00F849A9" w:rsidRDefault="00F849A9" w:rsidP="00F849A9">
      <w:r w:rsidRPr="00F849A9">
        <w:t>void I2C_</w:t>
      </w:r>
      <w:proofErr w:type="gramStart"/>
      <w:r w:rsidRPr="00F849A9">
        <w:t>GenerateSTART(</w:t>
      </w:r>
      <w:proofErr w:type="gramEnd"/>
      <w:r w:rsidRPr="00F849A9">
        <w:t xml:space="preserve">I2C_TypeDef* I2Cx, </w:t>
      </w:r>
      <w:proofErr w:type="spellStart"/>
      <w:r w:rsidRPr="00F849A9">
        <w:t>FunctionalState</w:t>
      </w:r>
      <w:proofErr w:type="spellEnd"/>
      <w:r w:rsidRPr="00F849A9">
        <w:t xml:space="preserve"> </w:t>
      </w:r>
      <w:proofErr w:type="spellStart"/>
      <w:r w:rsidRPr="00F849A9">
        <w:t>NewState</w:t>
      </w:r>
      <w:proofErr w:type="spellEnd"/>
      <w:r w:rsidRPr="00F849A9">
        <w:t>)</w:t>
      </w:r>
    </w:p>
    <w:p w14:paraId="778B381B" w14:textId="77777777" w:rsidR="00F849A9" w:rsidRPr="00F849A9" w:rsidRDefault="00F849A9" w:rsidP="00F849A9">
      <w:pPr>
        <w:numPr>
          <w:ilvl w:val="0"/>
          <w:numId w:val="641"/>
        </w:numPr>
      </w:pPr>
      <w:r w:rsidRPr="00F849A9">
        <w:rPr>
          <w:rFonts w:ascii="Times New Roman" w:hAnsi="Times New Roman" w:cs="Times New Roman"/>
        </w:rPr>
        <w:t>​</w:t>
      </w:r>
      <w:r w:rsidRPr="00F849A9">
        <w:rPr>
          <w:b/>
          <w:bCs/>
        </w:rPr>
        <w:t>参数 I2Cx</w:t>
      </w:r>
      <w:r w:rsidRPr="00F849A9">
        <w:rPr>
          <w:rFonts w:ascii="Times New Roman" w:hAnsi="Times New Roman" w:cs="Times New Roman"/>
        </w:rPr>
        <w:t>​</w:t>
      </w:r>
      <w:r w:rsidRPr="00F849A9">
        <w:t>：指定要操作的I2C外设，例如 I2C1、I2C2等。</w:t>
      </w:r>
    </w:p>
    <w:p w14:paraId="32F452B4" w14:textId="77777777" w:rsidR="00F849A9" w:rsidRPr="00F849A9" w:rsidRDefault="00F849A9" w:rsidP="00F849A9">
      <w:pPr>
        <w:numPr>
          <w:ilvl w:val="0"/>
          <w:numId w:val="641"/>
        </w:numPr>
      </w:pPr>
      <w:r w:rsidRPr="00F849A9">
        <w:rPr>
          <w:rFonts w:ascii="Times New Roman" w:hAnsi="Times New Roman" w:cs="Times New Roman"/>
        </w:rPr>
        <w:t>​</w:t>
      </w:r>
      <w:r w:rsidRPr="00F849A9">
        <w:rPr>
          <w:b/>
          <w:bCs/>
        </w:rPr>
        <w:t xml:space="preserve">参数 </w:t>
      </w:r>
      <w:proofErr w:type="spellStart"/>
      <w:r w:rsidRPr="00F849A9">
        <w:rPr>
          <w:b/>
          <w:bCs/>
        </w:rPr>
        <w:t>NewState</w:t>
      </w:r>
      <w:proofErr w:type="spellEnd"/>
      <w:r w:rsidRPr="00F849A9">
        <w:rPr>
          <w:rFonts w:ascii="Times New Roman" w:hAnsi="Times New Roman" w:cs="Times New Roman"/>
        </w:rPr>
        <w:t>​</w:t>
      </w:r>
      <w:r w:rsidRPr="00F849A9">
        <w:t>：指定起始条件生成的新状态。可以取以下两个值之一：</w:t>
      </w:r>
    </w:p>
    <w:p w14:paraId="621596A2" w14:textId="77777777" w:rsidR="00F849A9" w:rsidRPr="00F849A9" w:rsidRDefault="00F849A9" w:rsidP="00F849A9">
      <w:pPr>
        <w:numPr>
          <w:ilvl w:val="1"/>
          <w:numId w:val="641"/>
        </w:numPr>
      </w:pPr>
      <w:r w:rsidRPr="00F849A9">
        <w:t>ENABLE：使能起始条件生成。</w:t>
      </w:r>
    </w:p>
    <w:p w14:paraId="7140BD7C" w14:textId="77777777" w:rsidR="00F849A9" w:rsidRPr="00F849A9" w:rsidRDefault="00F849A9" w:rsidP="00F849A9">
      <w:pPr>
        <w:numPr>
          <w:ilvl w:val="1"/>
          <w:numId w:val="641"/>
        </w:numPr>
      </w:pPr>
      <w:r w:rsidRPr="00F849A9">
        <w:t>DISABLE：禁用起始条件生成。</w:t>
      </w:r>
    </w:p>
    <w:p w14:paraId="5BB228D1" w14:textId="77777777" w:rsidR="00F849A9" w:rsidRPr="00F849A9" w:rsidRDefault="00F849A9" w:rsidP="00F849A9">
      <w:pPr>
        <w:numPr>
          <w:ilvl w:val="0"/>
          <w:numId w:val="641"/>
        </w:numPr>
      </w:pPr>
      <w:r w:rsidRPr="00F849A9">
        <w:rPr>
          <w:rFonts w:ascii="Times New Roman" w:hAnsi="Times New Roman" w:cs="Times New Roman"/>
        </w:rPr>
        <w:t>​</w:t>
      </w:r>
      <w:r w:rsidRPr="00F849A9">
        <w:rPr>
          <w:b/>
          <w:bCs/>
        </w:rPr>
        <w:t>返回值</w:t>
      </w:r>
      <w:r w:rsidRPr="00F849A9">
        <w:rPr>
          <w:rFonts w:ascii="Times New Roman" w:hAnsi="Times New Roman" w:cs="Times New Roman"/>
        </w:rPr>
        <w:t>​</w:t>
      </w:r>
      <w:r w:rsidRPr="00F849A9">
        <w:t>：无（void）。</w:t>
      </w:r>
    </w:p>
    <w:p w14:paraId="5CD4D3FC" w14:textId="77777777" w:rsidR="00F849A9" w:rsidRPr="00F849A9" w:rsidRDefault="00F849A9" w:rsidP="0002104B">
      <w:pPr>
        <w:pStyle w:val="3"/>
      </w:pPr>
      <w:r w:rsidRPr="00F849A9">
        <w:t xml:space="preserve">功能详解 </w:t>
      </w:r>
    </w:p>
    <w:p w14:paraId="6BD54043" w14:textId="77777777" w:rsidR="00F849A9" w:rsidRPr="00F849A9" w:rsidRDefault="00F849A9" w:rsidP="00F849A9">
      <w:r w:rsidRPr="00F849A9">
        <w:t>这个函数是STM32作为I2C通信主设备时启动通信序列的关键函数。</w:t>
      </w:r>
    </w:p>
    <w:p w14:paraId="6F0F42BF" w14:textId="77777777" w:rsidR="00F849A9" w:rsidRPr="00F849A9" w:rsidRDefault="00F849A9" w:rsidP="00F849A9">
      <w:pPr>
        <w:numPr>
          <w:ilvl w:val="0"/>
          <w:numId w:val="642"/>
        </w:numPr>
      </w:pPr>
      <w:r w:rsidRPr="00F849A9">
        <w:rPr>
          <w:rFonts w:ascii="Times New Roman" w:hAnsi="Times New Roman" w:cs="Times New Roman"/>
        </w:rPr>
        <w:t>​</w:t>
      </w:r>
      <w:r w:rsidRPr="00F849A9">
        <w:rPr>
          <w:b/>
          <w:bCs/>
        </w:rPr>
        <w:t>作用</w:t>
      </w:r>
      <w:r w:rsidRPr="00F849A9">
        <w:rPr>
          <w:rFonts w:ascii="Times New Roman" w:hAnsi="Times New Roman" w:cs="Times New Roman"/>
        </w:rPr>
        <w:t>​</w:t>
      </w:r>
      <w:r w:rsidRPr="00F849A9">
        <w:t xml:space="preserve">：当 </w:t>
      </w:r>
      <w:proofErr w:type="spellStart"/>
      <w:r w:rsidRPr="00F849A9">
        <w:t>NewState</w:t>
      </w:r>
      <w:proofErr w:type="spellEnd"/>
      <w:r w:rsidRPr="00F849A9">
        <w:t>参数设置为 ENABLE时，该函数会通过设置I2C外设的控制寄存器1（CR1）中的START位来产生一个起始条件。根据STM32的参考手册，在</w:t>
      </w:r>
      <w:r w:rsidRPr="00F849A9">
        <w:rPr>
          <w:b/>
          <w:bCs/>
        </w:rPr>
        <w:t>主模式</w:t>
      </w:r>
      <w:r w:rsidRPr="00F849A9">
        <w:t>下，设置此位会在总线上产生一个</w:t>
      </w:r>
      <w:r w:rsidRPr="00F849A9">
        <w:rPr>
          <w:b/>
          <w:bCs/>
        </w:rPr>
        <w:t>起始条件</w:t>
      </w:r>
      <w:r w:rsidRPr="00F849A9">
        <w:t>；如果</w:t>
      </w:r>
      <w:r w:rsidRPr="00D45CE0">
        <w:rPr>
          <w:color w:val="EE0000"/>
        </w:rPr>
        <w:t>已经处于主模式</w:t>
      </w:r>
      <w:r w:rsidRPr="00F849A9">
        <w:t>且</w:t>
      </w:r>
      <w:r w:rsidRPr="00D45CE0">
        <w:rPr>
          <w:color w:val="EE0000"/>
        </w:rPr>
        <w:t>总线通信正在进行</w:t>
      </w:r>
      <w:r w:rsidRPr="00F849A9">
        <w:t>，设置此位将产生一个</w:t>
      </w:r>
      <w:r w:rsidRPr="00D45CE0">
        <w:rPr>
          <w:b/>
          <w:bCs/>
          <w:color w:val="EE0000"/>
        </w:rPr>
        <w:t>重复起始条件</w:t>
      </w:r>
      <w:r w:rsidRPr="00F849A9">
        <w:t>。</w:t>
      </w:r>
    </w:p>
    <w:p w14:paraId="378095B2" w14:textId="77777777" w:rsidR="00F849A9" w:rsidRPr="00F849A9" w:rsidRDefault="00F849A9" w:rsidP="00F849A9">
      <w:pPr>
        <w:numPr>
          <w:ilvl w:val="0"/>
          <w:numId w:val="642"/>
        </w:numPr>
      </w:pPr>
      <w:r w:rsidRPr="00F849A9">
        <w:rPr>
          <w:rFonts w:ascii="Times New Roman" w:hAnsi="Times New Roman" w:cs="Times New Roman"/>
        </w:rPr>
        <w:t>​</w:t>
      </w:r>
      <w:r w:rsidRPr="00F849A9">
        <w:rPr>
          <w:b/>
          <w:bCs/>
        </w:rPr>
        <w:t>I2C起始条件</w:t>
      </w:r>
      <w:r w:rsidRPr="00F849A9">
        <w:rPr>
          <w:rFonts w:ascii="Times New Roman" w:hAnsi="Times New Roman" w:cs="Times New Roman"/>
        </w:rPr>
        <w:t>​</w:t>
      </w:r>
      <w:r w:rsidRPr="00F849A9">
        <w:t>：在I2C协议中，起始条件定义为：在串行时钟线（SCL）为</w:t>
      </w:r>
      <w:r w:rsidRPr="00D45CE0">
        <w:rPr>
          <w:color w:val="EE0000"/>
        </w:rPr>
        <w:t>高电平期间</w:t>
      </w:r>
      <w:r w:rsidRPr="00F849A9">
        <w:t>，串行数据线（SDA）上产生一个</w:t>
      </w:r>
      <w:r w:rsidRPr="00D45CE0">
        <w:rPr>
          <w:color w:val="EE0000"/>
        </w:rPr>
        <w:t>从高到低的下降沿</w:t>
      </w:r>
      <w:r w:rsidRPr="00F849A9">
        <w:t>。这个独特的信号告知</w:t>
      </w:r>
      <w:r w:rsidRPr="00D45CE0">
        <w:rPr>
          <w:color w:val="EE0000"/>
        </w:rPr>
        <w:t>总线上所有从设备</w:t>
      </w:r>
      <w:r w:rsidRPr="00F849A9">
        <w:t>，一次新的通信</w:t>
      </w:r>
      <w:r w:rsidRPr="00D45CE0">
        <w:rPr>
          <w:color w:val="EE0000"/>
        </w:rPr>
        <w:t>即将开始</w:t>
      </w:r>
      <w:r w:rsidRPr="00F849A9">
        <w:t>。</w:t>
      </w:r>
    </w:p>
    <w:p w14:paraId="5AFB8E53" w14:textId="77777777" w:rsidR="00F849A9" w:rsidRPr="00F849A9" w:rsidRDefault="00F849A9" w:rsidP="00F849A9">
      <w:pPr>
        <w:numPr>
          <w:ilvl w:val="0"/>
          <w:numId w:val="642"/>
        </w:numPr>
      </w:pPr>
      <w:r w:rsidRPr="00F849A9">
        <w:rPr>
          <w:rFonts w:ascii="Times New Roman" w:hAnsi="Times New Roman" w:cs="Times New Roman"/>
        </w:rPr>
        <w:t>​</w:t>
      </w:r>
      <w:r w:rsidRPr="00F849A9">
        <w:rPr>
          <w:b/>
          <w:bCs/>
        </w:rPr>
        <w:t>典型工作流程</w:t>
      </w:r>
      <w:r w:rsidRPr="00F849A9">
        <w:rPr>
          <w:rFonts w:ascii="Times New Roman" w:hAnsi="Times New Roman" w:cs="Times New Roman"/>
        </w:rPr>
        <w:t>​</w:t>
      </w:r>
      <w:r w:rsidRPr="00F849A9">
        <w:t>：该函数通常是一个完整I2C主发送或主接收序列的第一步。基本流程如下：</w:t>
      </w:r>
    </w:p>
    <w:p w14:paraId="7F8FFCFC" w14:textId="77777777" w:rsidR="00F849A9" w:rsidRPr="00F849A9" w:rsidRDefault="00F849A9" w:rsidP="00F849A9">
      <w:pPr>
        <w:numPr>
          <w:ilvl w:val="1"/>
          <w:numId w:val="642"/>
        </w:numPr>
      </w:pPr>
      <w:r w:rsidRPr="00F849A9">
        <w:t>调用 I2C_GenerateSTART(I2Cx, ENABLE)产生起始条件。</w:t>
      </w:r>
    </w:p>
    <w:p w14:paraId="51E952E5" w14:textId="77777777" w:rsidR="00F849A9" w:rsidRPr="00F849A9" w:rsidRDefault="00F849A9" w:rsidP="00F849A9">
      <w:pPr>
        <w:numPr>
          <w:ilvl w:val="1"/>
          <w:numId w:val="642"/>
        </w:numPr>
      </w:pPr>
      <w:r w:rsidRPr="00F849A9">
        <w:t>等待起始条件已成功发送的事件（例如，使用 I2C_CheckEvent函数检查 I2C_EVENT_MASTER_MODE_SELECT事件）。</w:t>
      </w:r>
    </w:p>
    <w:p w14:paraId="7F1E0510" w14:textId="77777777" w:rsidR="00F849A9" w:rsidRPr="00F849A9" w:rsidRDefault="00F849A9" w:rsidP="00F849A9">
      <w:pPr>
        <w:numPr>
          <w:ilvl w:val="1"/>
          <w:numId w:val="642"/>
        </w:numPr>
      </w:pPr>
      <w:r w:rsidRPr="00F849A9">
        <w:t>随后发送从设备地址和数据方向位（读/写）。</w:t>
      </w:r>
    </w:p>
    <w:p w14:paraId="3DB529E7" w14:textId="77777777" w:rsidR="00F849A9" w:rsidRPr="00F849A9" w:rsidRDefault="00F849A9" w:rsidP="0002104B">
      <w:pPr>
        <w:pStyle w:val="3"/>
      </w:pPr>
      <w:r w:rsidRPr="00F849A9">
        <w:lastRenderedPageBreak/>
        <w:t xml:space="preserve">如何使用：代码示例 </w:t>
      </w:r>
    </w:p>
    <w:p w14:paraId="6A155CC1" w14:textId="77777777" w:rsidR="00F849A9" w:rsidRPr="00F849A9" w:rsidRDefault="00F849A9" w:rsidP="00F849A9">
      <w:r w:rsidRPr="00F849A9">
        <w:t>以下是该函数在写寄存器操作中的典型用法片段：</w:t>
      </w:r>
    </w:p>
    <w:p w14:paraId="50945026" w14:textId="77777777" w:rsidR="00F849A9" w:rsidRPr="00F849A9" w:rsidRDefault="00F849A9" w:rsidP="00F849A9">
      <w:r w:rsidRPr="00F849A9">
        <w:t>/* 产生起始条件 */</w:t>
      </w:r>
    </w:p>
    <w:p w14:paraId="64D39B31" w14:textId="77777777" w:rsidR="00F849A9" w:rsidRPr="00F849A9" w:rsidRDefault="00F849A9" w:rsidP="00F849A9">
      <w:r w:rsidRPr="00F849A9">
        <w:t>I2C_</w:t>
      </w:r>
      <w:proofErr w:type="gramStart"/>
      <w:r w:rsidRPr="00F849A9">
        <w:t>GenerateSTART(</w:t>
      </w:r>
      <w:proofErr w:type="gramEnd"/>
      <w:r w:rsidRPr="00F849A9">
        <w:t>I2C2, ENABLE);</w:t>
      </w:r>
    </w:p>
    <w:p w14:paraId="24F59B64" w14:textId="77777777" w:rsidR="00F849A9" w:rsidRPr="00F849A9" w:rsidRDefault="00F849A9" w:rsidP="00F849A9"/>
    <w:p w14:paraId="7D571714" w14:textId="77777777" w:rsidR="00F849A9" w:rsidRPr="00F849A9" w:rsidRDefault="00F849A9" w:rsidP="00F849A9">
      <w:r w:rsidRPr="00F849A9">
        <w:t>/* 等待起始条件生成完成（等待EV5事件）*/</w:t>
      </w:r>
    </w:p>
    <w:p w14:paraId="111D4C9C" w14:textId="77777777" w:rsidR="00F849A9" w:rsidRPr="00F849A9" w:rsidRDefault="00F849A9" w:rsidP="00F849A9">
      <w:r w:rsidRPr="00F849A9">
        <w:t>while (I2C_</w:t>
      </w:r>
      <w:proofErr w:type="gramStart"/>
      <w:r w:rsidRPr="00F849A9">
        <w:t>CheckEvent(</w:t>
      </w:r>
      <w:proofErr w:type="gramEnd"/>
      <w:r w:rsidRPr="00F849A9">
        <w:t>I2C2, I2C_EVENT_MASTER_MODE_SELECT</w:t>
      </w:r>
      <w:proofErr w:type="gramStart"/>
      <w:r w:rsidRPr="00F849A9">
        <w:t>) !</w:t>
      </w:r>
      <w:proofErr w:type="gramEnd"/>
      <w:r w:rsidRPr="00F849A9">
        <w:t>= SUCCESS)</w:t>
      </w:r>
    </w:p>
    <w:p w14:paraId="2C10B758" w14:textId="77777777" w:rsidR="00F849A9" w:rsidRPr="00F849A9" w:rsidRDefault="00F849A9" w:rsidP="00F849A9">
      <w:r w:rsidRPr="00F849A9">
        <w:t>{</w:t>
      </w:r>
    </w:p>
    <w:p w14:paraId="18566710" w14:textId="77777777" w:rsidR="00F849A9" w:rsidRPr="00F849A9" w:rsidRDefault="00F849A9" w:rsidP="00F849A9">
      <w:r w:rsidRPr="00F849A9">
        <w:t xml:space="preserve">    // 可加入超时处理</w:t>
      </w:r>
    </w:p>
    <w:p w14:paraId="45BC9E37" w14:textId="77777777" w:rsidR="00F849A9" w:rsidRPr="00F849A9" w:rsidRDefault="00F849A9" w:rsidP="00F849A9">
      <w:r w:rsidRPr="00F849A9">
        <w:t>}</w:t>
      </w:r>
    </w:p>
    <w:p w14:paraId="700E6FCE" w14:textId="77777777" w:rsidR="00F849A9" w:rsidRPr="00F849A9" w:rsidRDefault="00F849A9" w:rsidP="00F849A9"/>
    <w:p w14:paraId="74E42B24" w14:textId="77777777" w:rsidR="00F849A9" w:rsidRPr="00F849A9" w:rsidRDefault="00F849A9" w:rsidP="00F849A9">
      <w:r w:rsidRPr="00F849A9">
        <w:t>/* 接下来发送从设备地址（写方向）*/</w:t>
      </w:r>
    </w:p>
    <w:p w14:paraId="70580746" w14:textId="77777777" w:rsidR="00F849A9" w:rsidRPr="00F849A9" w:rsidRDefault="00F849A9" w:rsidP="00F849A9">
      <w:r w:rsidRPr="00F849A9">
        <w:t>I2C_Send7</w:t>
      </w:r>
      <w:proofErr w:type="gramStart"/>
      <w:r w:rsidRPr="00F849A9">
        <w:t>bitAddress(</w:t>
      </w:r>
      <w:proofErr w:type="gramEnd"/>
      <w:r w:rsidRPr="00F849A9">
        <w:t xml:space="preserve">I2C2, </w:t>
      </w:r>
      <w:proofErr w:type="spellStart"/>
      <w:r w:rsidRPr="00F849A9">
        <w:t>SlaveAddress</w:t>
      </w:r>
      <w:proofErr w:type="spellEnd"/>
      <w:r w:rsidRPr="00F849A9">
        <w:t>, I2C_Direction_Transmitter);</w:t>
      </w:r>
    </w:p>
    <w:p w14:paraId="7C1C0ABA" w14:textId="77777777" w:rsidR="00F849A9" w:rsidRPr="00F849A9" w:rsidRDefault="00F849A9" w:rsidP="00F849A9">
      <w:r w:rsidRPr="00F849A9">
        <w:t>// ... 后续操作</w:t>
      </w:r>
    </w:p>
    <w:p w14:paraId="5AD47CFA" w14:textId="77777777" w:rsidR="00F849A9" w:rsidRPr="00F849A9" w:rsidRDefault="00F849A9" w:rsidP="0002104B">
      <w:pPr>
        <w:pStyle w:val="3"/>
      </w:pPr>
      <w:r w:rsidRPr="00F849A9">
        <w:t xml:space="preserve">注意事项 </w:t>
      </w:r>
    </w:p>
    <w:p w14:paraId="24CB62F5" w14:textId="77777777" w:rsidR="00F849A9" w:rsidRPr="00F849A9" w:rsidRDefault="00F849A9" w:rsidP="00F849A9">
      <w:pPr>
        <w:numPr>
          <w:ilvl w:val="0"/>
          <w:numId w:val="643"/>
        </w:numPr>
      </w:pPr>
      <w:r w:rsidRPr="00F849A9">
        <w:t>调用此函数产生起始条件前，应确保I2C总线处于空闲状态（BUSY标志为0）。</w:t>
      </w:r>
    </w:p>
    <w:p w14:paraId="29A00634" w14:textId="77777777" w:rsidR="00F849A9" w:rsidRPr="00F849A9" w:rsidRDefault="00F849A9" w:rsidP="00F849A9">
      <w:pPr>
        <w:numPr>
          <w:ilvl w:val="0"/>
          <w:numId w:val="643"/>
        </w:numPr>
      </w:pPr>
      <w:r w:rsidRPr="00F849A9">
        <w:t>生成起始条件后，必须通过检查状态寄存器或事件标志来确认起始条件已成功发送，然后再进行下一步操作，否则可能导致通信失败。</w:t>
      </w:r>
    </w:p>
    <w:p w14:paraId="7B1AD161" w14:textId="77777777" w:rsidR="00F849A9" w:rsidRPr="00F849A9" w:rsidRDefault="00F849A9" w:rsidP="00F849A9">
      <w:pPr>
        <w:numPr>
          <w:ilvl w:val="0"/>
          <w:numId w:val="643"/>
        </w:numPr>
      </w:pPr>
      <w:r w:rsidRPr="00F849A9">
        <w:t>此函数通常只在STM32作为I2C主设备（Master）时使用。</w:t>
      </w:r>
    </w:p>
    <w:p w14:paraId="33FCF638" w14:textId="1D132A88" w:rsidR="00F849A9" w:rsidRPr="00F849A9" w:rsidRDefault="00F849A9" w:rsidP="00F849A9">
      <w:r w:rsidRPr="00F849A9">
        <w:t>希望以上信息能帮助您理解和使用 I2C_GenerateSTART函数。</w:t>
      </w:r>
    </w:p>
    <w:p w14:paraId="1A09A571" w14:textId="400DC88A" w:rsidR="005F7F5A" w:rsidRDefault="005F7F5A" w:rsidP="005F7F5A">
      <w:pPr>
        <w:pStyle w:val="2"/>
      </w:pPr>
      <w:r>
        <w:t>I2C_GenerateSTOP()</w:t>
      </w:r>
      <w:r w:rsidR="005D449A">
        <w:br/>
      </w:r>
      <w:r w:rsidR="005D449A" w:rsidRPr="005D449A">
        <w:t>在I2C总线上生成停止条件</w:t>
      </w:r>
    </w:p>
    <w:p w14:paraId="701332DF" w14:textId="77777777" w:rsidR="005D449A" w:rsidRPr="005D449A" w:rsidRDefault="005D449A" w:rsidP="005D449A">
      <w:r w:rsidRPr="005D449A">
        <w:t>在STM32的标准外设库中，I2C_GenerateSTOP函数用于在I2C总线上生成停止条件，这标志着一个通信序列的结束。</w:t>
      </w:r>
    </w:p>
    <w:p w14:paraId="2B939B6F" w14:textId="77777777" w:rsidR="005D449A" w:rsidRPr="005D449A" w:rsidRDefault="005D449A" w:rsidP="00C25E55">
      <w:pPr>
        <w:pStyle w:val="3"/>
      </w:pPr>
      <w:r w:rsidRPr="005D449A">
        <w:rPr>
          <w:rFonts w:ascii="Segoe UI Emoji" w:hAnsi="Segoe UI Emoji" w:cs="Segoe UI Emoji"/>
        </w:rPr>
        <w:lastRenderedPageBreak/>
        <w:t>📖</w:t>
      </w:r>
      <w:r w:rsidRPr="005D449A">
        <w:t xml:space="preserve"> 函数原型 </w:t>
      </w:r>
    </w:p>
    <w:p w14:paraId="58BEC611" w14:textId="77777777" w:rsidR="005D449A" w:rsidRPr="005D449A" w:rsidRDefault="005D449A" w:rsidP="005D449A">
      <w:r w:rsidRPr="005D449A">
        <w:t>void I2C_</w:t>
      </w:r>
      <w:proofErr w:type="gramStart"/>
      <w:r w:rsidRPr="005D449A">
        <w:t>GenerateSTOP(</w:t>
      </w:r>
      <w:proofErr w:type="gramEnd"/>
      <w:r w:rsidRPr="005D449A">
        <w:t xml:space="preserve">I2C_TypeDef* I2Cx, </w:t>
      </w:r>
      <w:proofErr w:type="spellStart"/>
      <w:r w:rsidRPr="005D449A">
        <w:t>FunctionalState</w:t>
      </w:r>
      <w:proofErr w:type="spellEnd"/>
      <w:r w:rsidRPr="005D449A">
        <w:t xml:space="preserve"> </w:t>
      </w:r>
      <w:proofErr w:type="spellStart"/>
      <w:r w:rsidRPr="005D449A">
        <w:t>NewState</w:t>
      </w:r>
      <w:proofErr w:type="spellEnd"/>
      <w:r w:rsidRPr="005D449A">
        <w:t>)</w:t>
      </w:r>
    </w:p>
    <w:p w14:paraId="29C164BA" w14:textId="77777777" w:rsidR="005D449A" w:rsidRPr="005D449A" w:rsidRDefault="005D449A" w:rsidP="005D449A">
      <w:pPr>
        <w:numPr>
          <w:ilvl w:val="0"/>
          <w:numId w:val="644"/>
        </w:numPr>
      </w:pPr>
      <w:r w:rsidRPr="005D449A">
        <w:rPr>
          <w:rFonts w:ascii="Times New Roman" w:hAnsi="Times New Roman" w:cs="Times New Roman"/>
        </w:rPr>
        <w:t>​</w:t>
      </w:r>
      <w:r w:rsidRPr="005D449A">
        <w:rPr>
          <w:b/>
          <w:bCs/>
        </w:rPr>
        <w:t>参数 I2Cx</w:t>
      </w:r>
      <w:r w:rsidRPr="005D449A">
        <w:rPr>
          <w:rFonts w:ascii="Times New Roman" w:hAnsi="Times New Roman" w:cs="Times New Roman"/>
        </w:rPr>
        <w:t>​</w:t>
      </w:r>
      <w:r w:rsidRPr="005D449A">
        <w:t>：指定要操作的I2C外设，例如 I2C1、I2C2等。</w:t>
      </w:r>
    </w:p>
    <w:p w14:paraId="7B41F248" w14:textId="77777777" w:rsidR="005D449A" w:rsidRPr="005D449A" w:rsidRDefault="005D449A" w:rsidP="005D449A">
      <w:pPr>
        <w:numPr>
          <w:ilvl w:val="0"/>
          <w:numId w:val="644"/>
        </w:numPr>
      </w:pPr>
      <w:r w:rsidRPr="005D449A">
        <w:rPr>
          <w:rFonts w:ascii="Times New Roman" w:hAnsi="Times New Roman" w:cs="Times New Roman"/>
        </w:rPr>
        <w:t>​</w:t>
      </w:r>
      <w:r w:rsidRPr="005D449A">
        <w:rPr>
          <w:b/>
          <w:bCs/>
        </w:rPr>
        <w:t xml:space="preserve">参数 </w:t>
      </w:r>
      <w:proofErr w:type="spellStart"/>
      <w:r w:rsidRPr="005D449A">
        <w:rPr>
          <w:b/>
          <w:bCs/>
        </w:rPr>
        <w:t>NewState</w:t>
      </w:r>
      <w:proofErr w:type="spellEnd"/>
      <w:r w:rsidRPr="005D449A">
        <w:rPr>
          <w:rFonts w:ascii="Times New Roman" w:hAnsi="Times New Roman" w:cs="Times New Roman"/>
        </w:rPr>
        <w:t>​</w:t>
      </w:r>
      <w:r w:rsidRPr="005D449A">
        <w:t>：指定停止条件生成的新状态。可以取以下两个值之一：</w:t>
      </w:r>
    </w:p>
    <w:p w14:paraId="2BF8B5A2" w14:textId="77777777" w:rsidR="005D449A" w:rsidRPr="005D449A" w:rsidRDefault="005D449A" w:rsidP="005D449A">
      <w:pPr>
        <w:numPr>
          <w:ilvl w:val="1"/>
          <w:numId w:val="644"/>
        </w:numPr>
      </w:pPr>
      <w:r w:rsidRPr="005D449A">
        <w:t>ENABLE：使能停止条件生成。</w:t>
      </w:r>
    </w:p>
    <w:p w14:paraId="7F5CDCE4" w14:textId="77777777" w:rsidR="005D449A" w:rsidRPr="005D449A" w:rsidRDefault="005D449A" w:rsidP="005D449A">
      <w:pPr>
        <w:numPr>
          <w:ilvl w:val="1"/>
          <w:numId w:val="644"/>
        </w:numPr>
      </w:pPr>
      <w:r w:rsidRPr="005D449A">
        <w:t>DISABLE：禁用停止条件生成。</w:t>
      </w:r>
    </w:p>
    <w:p w14:paraId="28931D40" w14:textId="77777777" w:rsidR="005D449A" w:rsidRPr="005D449A" w:rsidRDefault="005D449A" w:rsidP="005D449A">
      <w:pPr>
        <w:numPr>
          <w:ilvl w:val="0"/>
          <w:numId w:val="644"/>
        </w:numPr>
      </w:pPr>
      <w:r w:rsidRPr="005D449A">
        <w:rPr>
          <w:rFonts w:ascii="Times New Roman" w:hAnsi="Times New Roman" w:cs="Times New Roman"/>
        </w:rPr>
        <w:t>​</w:t>
      </w:r>
      <w:r w:rsidRPr="005D449A">
        <w:rPr>
          <w:b/>
          <w:bCs/>
        </w:rPr>
        <w:t>返回值</w:t>
      </w:r>
      <w:r w:rsidRPr="005D449A">
        <w:rPr>
          <w:rFonts w:ascii="Times New Roman" w:hAnsi="Times New Roman" w:cs="Times New Roman"/>
        </w:rPr>
        <w:t>​</w:t>
      </w:r>
      <w:r w:rsidRPr="005D449A">
        <w:t>：无（void）。</w:t>
      </w:r>
    </w:p>
    <w:p w14:paraId="2ED5F4FF" w14:textId="77777777" w:rsidR="005D449A" w:rsidRPr="005D449A" w:rsidRDefault="005D449A" w:rsidP="00C25E55">
      <w:pPr>
        <w:pStyle w:val="3"/>
      </w:pPr>
      <w:r w:rsidRPr="005D449A">
        <w:rPr>
          <w:rFonts w:ascii="Segoe UI Emoji" w:hAnsi="Segoe UI Emoji" w:cs="Segoe UI Emoji"/>
        </w:rPr>
        <w:t>🔧</w:t>
      </w:r>
      <w:r w:rsidRPr="005D449A">
        <w:t xml:space="preserve"> 功能与用途详解 </w:t>
      </w:r>
    </w:p>
    <w:p w14:paraId="61249ED2" w14:textId="77777777" w:rsidR="005D449A" w:rsidRPr="005D449A" w:rsidRDefault="005D449A" w:rsidP="005D449A">
      <w:r w:rsidRPr="005D449A">
        <w:t>这个函数是STM32作为I2C通信主设备时，用于正确结束通信序列的关键函数。</w:t>
      </w:r>
    </w:p>
    <w:p w14:paraId="54EDC35E" w14:textId="77777777" w:rsidR="005D449A" w:rsidRPr="005D449A" w:rsidRDefault="005D449A" w:rsidP="005D449A">
      <w:pPr>
        <w:numPr>
          <w:ilvl w:val="0"/>
          <w:numId w:val="645"/>
        </w:numPr>
      </w:pPr>
      <w:r w:rsidRPr="005D449A">
        <w:rPr>
          <w:rFonts w:ascii="Times New Roman" w:hAnsi="Times New Roman" w:cs="Times New Roman"/>
        </w:rPr>
        <w:t>​</w:t>
      </w:r>
      <w:r w:rsidRPr="005D449A">
        <w:rPr>
          <w:b/>
          <w:bCs/>
        </w:rPr>
        <w:t>作用</w:t>
      </w:r>
      <w:r w:rsidRPr="005D449A">
        <w:rPr>
          <w:rFonts w:ascii="Times New Roman" w:hAnsi="Times New Roman" w:cs="Times New Roman"/>
        </w:rPr>
        <w:t>​</w:t>
      </w:r>
      <w:r w:rsidRPr="005D449A">
        <w:t xml:space="preserve">：当 </w:t>
      </w:r>
      <w:proofErr w:type="spellStart"/>
      <w:r w:rsidRPr="005D449A">
        <w:t>NewState</w:t>
      </w:r>
      <w:proofErr w:type="spellEnd"/>
      <w:r w:rsidRPr="005D449A">
        <w:t>参数设置为 ENABLE时，该函数会通过设置I2C控制寄存器1（</w:t>
      </w:r>
      <w:r w:rsidRPr="00402AB9">
        <w:rPr>
          <w:b/>
          <w:bCs/>
          <w:color w:val="EE0000"/>
        </w:rPr>
        <w:t>CR1</w:t>
      </w:r>
      <w:r w:rsidRPr="005D449A">
        <w:t>）的</w:t>
      </w:r>
      <w:r w:rsidRPr="00402AB9">
        <w:rPr>
          <w:b/>
          <w:bCs/>
          <w:color w:val="EE0000"/>
        </w:rPr>
        <w:t>STOP位</w:t>
      </w:r>
      <w:r w:rsidRPr="005D449A">
        <w:t>来产生一个停止条件。根据I2C协议，停止条件定义为：在串行时钟线（SCL）为</w:t>
      </w:r>
      <w:r w:rsidRPr="00D45CE0">
        <w:rPr>
          <w:color w:val="EE0000"/>
        </w:rPr>
        <w:t>高电平</w:t>
      </w:r>
      <w:r w:rsidRPr="005D449A">
        <w:t>期间，串行数据线（SDA）上产生一个</w:t>
      </w:r>
      <w:r w:rsidRPr="00D45CE0">
        <w:rPr>
          <w:color w:val="EE0000"/>
        </w:rPr>
        <w:t>从低到高的上升沿</w:t>
      </w:r>
      <w:r w:rsidRPr="005D449A">
        <w:t>。这个信号告知总线上所有设备，当前的通信已经终止，总线将被释放。</w:t>
      </w:r>
    </w:p>
    <w:p w14:paraId="406CC843" w14:textId="77777777" w:rsidR="005D449A" w:rsidRPr="005D449A" w:rsidRDefault="005D449A" w:rsidP="005D449A">
      <w:pPr>
        <w:numPr>
          <w:ilvl w:val="0"/>
          <w:numId w:val="645"/>
        </w:numPr>
      </w:pPr>
      <w:r w:rsidRPr="005D449A">
        <w:rPr>
          <w:rFonts w:ascii="Times New Roman" w:hAnsi="Times New Roman" w:cs="Times New Roman"/>
        </w:rPr>
        <w:t>​</w:t>
      </w:r>
      <w:r w:rsidRPr="005D449A">
        <w:rPr>
          <w:b/>
          <w:bCs/>
        </w:rPr>
        <w:t>典型工作流程</w:t>
      </w:r>
      <w:r w:rsidRPr="005D449A">
        <w:rPr>
          <w:rFonts w:ascii="Times New Roman" w:hAnsi="Times New Roman" w:cs="Times New Roman"/>
        </w:rPr>
        <w:t>​</w:t>
      </w:r>
      <w:r w:rsidRPr="005D449A">
        <w:t>：该函数通常是一个完整I2C主发送或主接收序列的最后一步。基本流程如下：</w:t>
      </w:r>
    </w:p>
    <w:p w14:paraId="284B8763" w14:textId="77777777" w:rsidR="005D449A" w:rsidRPr="005D449A" w:rsidRDefault="005D449A" w:rsidP="005D449A">
      <w:pPr>
        <w:numPr>
          <w:ilvl w:val="1"/>
          <w:numId w:val="645"/>
        </w:numPr>
      </w:pPr>
      <w:r w:rsidRPr="005D449A">
        <w:t>在完成数据传输后，调用 I2C_GenerateSTOP(I2Cx, ENABLE)产生停止条件。</w:t>
      </w:r>
    </w:p>
    <w:p w14:paraId="74959AA8" w14:textId="77777777" w:rsidR="005D449A" w:rsidRPr="005D449A" w:rsidRDefault="005D449A" w:rsidP="005D449A">
      <w:pPr>
        <w:numPr>
          <w:ilvl w:val="1"/>
          <w:numId w:val="645"/>
        </w:numPr>
      </w:pPr>
      <w:r w:rsidRPr="005D449A">
        <w:t>停止条件产生后，I2C总线进入空闲状态。</w:t>
      </w:r>
    </w:p>
    <w:p w14:paraId="2A5B19FD" w14:textId="77777777" w:rsidR="005D449A" w:rsidRPr="005D449A" w:rsidRDefault="005D449A" w:rsidP="00C25E55">
      <w:pPr>
        <w:pStyle w:val="3"/>
      </w:pPr>
      <w:r w:rsidRPr="005D449A">
        <w:rPr>
          <w:rFonts w:ascii="Segoe UI Emoji" w:hAnsi="Segoe UI Emoji" w:cs="Segoe UI Emoji"/>
        </w:rPr>
        <w:t>💡</w:t>
      </w:r>
      <w:r w:rsidRPr="005D449A">
        <w:t xml:space="preserve"> 如何使用：代码示例 </w:t>
      </w:r>
    </w:p>
    <w:p w14:paraId="0400DB9A" w14:textId="77777777" w:rsidR="005D449A" w:rsidRPr="005D449A" w:rsidRDefault="005D449A" w:rsidP="005D449A">
      <w:r w:rsidRPr="005D449A">
        <w:t>以下是一个在写操作中使用的典型示例，该示例展示了从产生起始条件到产生停止条件的完整过程：</w:t>
      </w:r>
    </w:p>
    <w:p w14:paraId="2FF54A82" w14:textId="77777777" w:rsidR="005D449A" w:rsidRPr="005D449A" w:rsidRDefault="005D449A" w:rsidP="005D449A">
      <w:r w:rsidRPr="005D449A">
        <w:t>// 假设要向MPU6050的某个寄存器写入数据</w:t>
      </w:r>
    </w:p>
    <w:p w14:paraId="70383377" w14:textId="77777777" w:rsidR="005D449A" w:rsidRPr="005D449A" w:rsidRDefault="005D449A" w:rsidP="005D449A">
      <w:r w:rsidRPr="005D449A">
        <w:t>// 1. 产生起始条件</w:t>
      </w:r>
    </w:p>
    <w:p w14:paraId="371B5F0E" w14:textId="77777777" w:rsidR="005D449A" w:rsidRPr="005D449A" w:rsidRDefault="005D449A" w:rsidP="005D449A">
      <w:r w:rsidRPr="005D449A">
        <w:t>I2C_</w:t>
      </w:r>
      <w:proofErr w:type="gramStart"/>
      <w:r w:rsidRPr="005D449A">
        <w:t>GenerateSTART(</w:t>
      </w:r>
      <w:proofErr w:type="gramEnd"/>
      <w:r w:rsidRPr="005D449A">
        <w:t>I2C2, ENABLE);</w:t>
      </w:r>
    </w:p>
    <w:p w14:paraId="301A7B9F" w14:textId="77777777" w:rsidR="005D449A" w:rsidRPr="005D449A" w:rsidRDefault="005D449A" w:rsidP="005D449A">
      <w:r w:rsidRPr="005D449A">
        <w:t>// ... 等待起始条件成功发送（检查EV5事件）</w:t>
      </w:r>
    </w:p>
    <w:p w14:paraId="03054CF2" w14:textId="77777777" w:rsidR="005D449A" w:rsidRPr="005D449A" w:rsidRDefault="005D449A" w:rsidP="005D449A"/>
    <w:p w14:paraId="7D658CA5" w14:textId="77777777" w:rsidR="005D449A" w:rsidRPr="005D449A" w:rsidRDefault="005D449A" w:rsidP="005D449A">
      <w:r w:rsidRPr="005D449A">
        <w:t>// 2. 发送从设备地址（写方向）</w:t>
      </w:r>
    </w:p>
    <w:p w14:paraId="3BD180A4" w14:textId="77777777" w:rsidR="005D449A" w:rsidRPr="005D449A" w:rsidRDefault="005D449A" w:rsidP="005D449A">
      <w:r w:rsidRPr="005D449A">
        <w:lastRenderedPageBreak/>
        <w:t>I2C_Send7</w:t>
      </w:r>
      <w:proofErr w:type="gramStart"/>
      <w:r w:rsidRPr="005D449A">
        <w:t>bitAddress(</w:t>
      </w:r>
      <w:proofErr w:type="gramEnd"/>
      <w:r w:rsidRPr="005D449A">
        <w:t>I2C2, MPU6050_Address, I2C_Direction_Transmitter);</w:t>
      </w:r>
    </w:p>
    <w:p w14:paraId="6F40F74E" w14:textId="77777777" w:rsidR="005D449A" w:rsidRPr="005D449A" w:rsidRDefault="005D449A" w:rsidP="005D449A">
      <w:r w:rsidRPr="005D449A">
        <w:t>// ... 等待地址发送完成并收到应答（检查EV6事件）</w:t>
      </w:r>
    </w:p>
    <w:p w14:paraId="2A5C6279" w14:textId="77777777" w:rsidR="005D449A" w:rsidRPr="005D449A" w:rsidRDefault="005D449A" w:rsidP="005D449A"/>
    <w:p w14:paraId="353A8E9B" w14:textId="77777777" w:rsidR="005D449A" w:rsidRPr="005D449A" w:rsidRDefault="005D449A" w:rsidP="005D449A">
      <w:r w:rsidRPr="005D449A">
        <w:t>// 3. 发送寄存器地址</w:t>
      </w:r>
    </w:p>
    <w:p w14:paraId="227D9133" w14:textId="77777777" w:rsidR="005D449A" w:rsidRPr="005D449A" w:rsidRDefault="005D449A" w:rsidP="005D449A">
      <w:r w:rsidRPr="005D449A">
        <w:t>I2C_</w:t>
      </w:r>
      <w:proofErr w:type="gramStart"/>
      <w:r w:rsidRPr="005D449A">
        <w:t>SendData(</w:t>
      </w:r>
      <w:proofErr w:type="gramEnd"/>
      <w:r w:rsidRPr="005D449A">
        <w:t xml:space="preserve">I2C2, </w:t>
      </w:r>
      <w:proofErr w:type="spellStart"/>
      <w:r w:rsidRPr="005D449A">
        <w:t>RegAddress</w:t>
      </w:r>
      <w:proofErr w:type="spellEnd"/>
      <w:r w:rsidRPr="005D449A">
        <w:t>);</w:t>
      </w:r>
    </w:p>
    <w:p w14:paraId="4638108B" w14:textId="77777777" w:rsidR="005D449A" w:rsidRPr="005D449A" w:rsidRDefault="005D449A" w:rsidP="005D449A">
      <w:r w:rsidRPr="005D449A">
        <w:t>// ... 等待数据发送完成（检查EV8事件）</w:t>
      </w:r>
    </w:p>
    <w:p w14:paraId="6FDF751E" w14:textId="77777777" w:rsidR="005D449A" w:rsidRPr="005D449A" w:rsidRDefault="005D449A" w:rsidP="005D449A"/>
    <w:p w14:paraId="6A9CEAD2" w14:textId="77777777" w:rsidR="005D449A" w:rsidRPr="005D449A" w:rsidRDefault="005D449A" w:rsidP="005D449A">
      <w:r w:rsidRPr="005D449A">
        <w:t>// 4. 要写入的数据</w:t>
      </w:r>
    </w:p>
    <w:p w14:paraId="20E95BEC" w14:textId="77777777" w:rsidR="005D449A" w:rsidRPr="005D449A" w:rsidRDefault="005D449A" w:rsidP="005D449A">
      <w:r w:rsidRPr="005D449A">
        <w:t>I2C_</w:t>
      </w:r>
      <w:proofErr w:type="gramStart"/>
      <w:r w:rsidRPr="005D449A">
        <w:t>SendData(</w:t>
      </w:r>
      <w:proofErr w:type="gramEnd"/>
      <w:r w:rsidRPr="005D449A">
        <w:t>I2C2, Data);</w:t>
      </w:r>
    </w:p>
    <w:p w14:paraId="33783A36" w14:textId="77777777" w:rsidR="005D449A" w:rsidRPr="005D449A" w:rsidRDefault="005D449A" w:rsidP="005D449A">
      <w:r w:rsidRPr="005D449A">
        <w:t>// ... 等待数据发送完成（检查EV8_2事件）</w:t>
      </w:r>
    </w:p>
    <w:p w14:paraId="265DFC6A" w14:textId="77777777" w:rsidR="005D449A" w:rsidRPr="005D449A" w:rsidRDefault="005D449A" w:rsidP="005D449A"/>
    <w:p w14:paraId="7EA93D54" w14:textId="77777777" w:rsidR="005D449A" w:rsidRPr="005D449A" w:rsidRDefault="005D449A" w:rsidP="005D449A">
      <w:r w:rsidRPr="005D449A">
        <w:t>// 5. 所有数据发送完毕后，产生停止条件，结束本次通信</w:t>
      </w:r>
    </w:p>
    <w:p w14:paraId="3DA2C304" w14:textId="77777777" w:rsidR="005D449A" w:rsidRPr="005D449A" w:rsidRDefault="005D449A" w:rsidP="005D449A">
      <w:r w:rsidRPr="005D449A">
        <w:t>I2C_</w:t>
      </w:r>
      <w:proofErr w:type="gramStart"/>
      <w:r w:rsidRPr="005D449A">
        <w:t>GenerateSTOP(</w:t>
      </w:r>
      <w:proofErr w:type="gramEnd"/>
      <w:r w:rsidRPr="005D449A">
        <w:t>I2C2, ENABLE);</w:t>
      </w:r>
    </w:p>
    <w:p w14:paraId="282041E7" w14:textId="77777777" w:rsidR="005D449A" w:rsidRPr="005D449A" w:rsidRDefault="005D449A" w:rsidP="005D449A">
      <w:r w:rsidRPr="005D449A">
        <w:t>在读取数据时，停止条件的生成时机比较关键。通常在接收最后一个字节</w:t>
      </w:r>
      <w:r w:rsidRPr="005D449A">
        <w:rPr>
          <w:b/>
          <w:bCs/>
        </w:rPr>
        <w:t>之前</w:t>
      </w:r>
      <w:r w:rsidRPr="005D449A">
        <w:t>，需要将应答失能（发送NACK），然后产生停止条件。</w:t>
      </w:r>
    </w:p>
    <w:p w14:paraId="788CFF66" w14:textId="77777777" w:rsidR="005D449A" w:rsidRPr="005D449A" w:rsidRDefault="005D449A" w:rsidP="005D449A">
      <w:r w:rsidRPr="005D449A">
        <w:t>// 在读取多个字节时的最后一个字节操作前</w:t>
      </w:r>
    </w:p>
    <w:p w14:paraId="542EED01" w14:textId="77777777" w:rsidR="005D449A" w:rsidRPr="005D449A" w:rsidRDefault="005D449A" w:rsidP="005D449A">
      <w:r w:rsidRPr="005D449A">
        <w:t>I2C_AcknowledgeConfig(I2C2, DISABLE); // 在接收最后一个字节前，失能应答（发送NACK）</w:t>
      </w:r>
    </w:p>
    <w:p w14:paraId="2747306F" w14:textId="77777777" w:rsidR="005D449A" w:rsidRPr="005D449A" w:rsidRDefault="005D449A" w:rsidP="005D449A">
      <w:r w:rsidRPr="005D449A">
        <w:t>I2C_GenerateSTOP(I2C2, ENABLE); // 产生停止条件</w:t>
      </w:r>
    </w:p>
    <w:p w14:paraId="7119C978" w14:textId="77777777" w:rsidR="005D449A" w:rsidRPr="005D449A" w:rsidRDefault="005D449A" w:rsidP="005D449A">
      <w:r w:rsidRPr="005D449A">
        <w:t>// 然后读取最后一个字节的数据</w:t>
      </w:r>
    </w:p>
    <w:p w14:paraId="0552F4D0" w14:textId="77777777" w:rsidR="005D449A" w:rsidRPr="005D449A" w:rsidRDefault="005D449A" w:rsidP="00C25E55">
      <w:pPr>
        <w:pStyle w:val="3"/>
      </w:pPr>
      <w:r w:rsidRPr="005D449A">
        <w:rPr>
          <w:rFonts w:ascii="Segoe UI Emoji" w:hAnsi="Segoe UI Emoji" w:cs="Segoe UI Emoji"/>
        </w:rPr>
        <w:t>⚠️</w:t>
      </w:r>
      <w:r w:rsidRPr="005D449A">
        <w:t xml:space="preserve"> 重要注意事项 </w:t>
      </w:r>
    </w:p>
    <w:p w14:paraId="5A86788C" w14:textId="77777777" w:rsidR="005D449A" w:rsidRPr="005D449A" w:rsidRDefault="005D449A" w:rsidP="005D449A">
      <w:pPr>
        <w:numPr>
          <w:ilvl w:val="0"/>
          <w:numId w:val="646"/>
        </w:numPr>
      </w:pPr>
      <w:r w:rsidRPr="005D449A">
        <w:t>停止条件通常由</w:t>
      </w:r>
      <w:r w:rsidRPr="005D449A">
        <w:rPr>
          <w:b/>
          <w:bCs/>
        </w:rPr>
        <w:t>主设备</w:t>
      </w:r>
      <w:r w:rsidRPr="005D449A">
        <w:t>产生。</w:t>
      </w:r>
    </w:p>
    <w:p w14:paraId="73CB7A68" w14:textId="77777777" w:rsidR="005D449A" w:rsidRPr="005D449A" w:rsidRDefault="005D449A" w:rsidP="005D449A">
      <w:pPr>
        <w:numPr>
          <w:ilvl w:val="0"/>
          <w:numId w:val="646"/>
        </w:numPr>
      </w:pPr>
      <w:r w:rsidRPr="005D449A">
        <w:t>在调用此函数产生停止条件后，通常不需要软件等待其完成，硬件会自动处理整个过程。</w:t>
      </w:r>
    </w:p>
    <w:p w14:paraId="6023E908" w14:textId="77777777" w:rsidR="005D449A" w:rsidRPr="005D449A" w:rsidRDefault="005D449A" w:rsidP="005D449A">
      <w:pPr>
        <w:numPr>
          <w:ilvl w:val="0"/>
          <w:numId w:val="646"/>
        </w:numPr>
      </w:pPr>
      <w:r w:rsidRPr="005D449A">
        <w:t>确保在产生停止条件前，已经完成了所有必要的数据传输。</w:t>
      </w:r>
    </w:p>
    <w:p w14:paraId="7EACFD86" w14:textId="72319B1D" w:rsidR="005D449A" w:rsidRPr="005D449A" w:rsidRDefault="005D449A" w:rsidP="005D449A">
      <w:r w:rsidRPr="005D449A">
        <w:t>希望这个详细的解释能帮助你理解和使用 I2C_GenerateSTOP函数。如果你对STM32的I2C通信还有其他疑问，我很乐意继续为你解答！</w:t>
      </w:r>
    </w:p>
    <w:p w14:paraId="7F1CA19C" w14:textId="2C988FE0" w:rsidR="005F7F5A" w:rsidRDefault="005F7F5A" w:rsidP="005F7F5A">
      <w:pPr>
        <w:pStyle w:val="2"/>
      </w:pPr>
      <w:r>
        <w:lastRenderedPageBreak/>
        <w:t>I2C_AcknowledgeConfig()</w:t>
      </w:r>
      <w:r w:rsidR="005D449A">
        <w:br/>
      </w:r>
      <w:r w:rsidR="005D449A" w:rsidRPr="005D449A">
        <w:t>控制STM32作为I2C通信</w:t>
      </w:r>
      <w:r w:rsidR="005D449A" w:rsidRPr="00FE1E35">
        <w:rPr>
          <w:b/>
          <w:bCs/>
          <w:color w:val="EE0000"/>
        </w:rPr>
        <w:t>主机</w:t>
      </w:r>
      <w:r w:rsidR="005D449A" w:rsidRPr="005D449A">
        <w:t>时，在</w:t>
      </w:r>
      <w:r w:rsidR="005D449A" w:rsidRPr="00966EA5">
        <w:rPr>
          <w:b/>
          <w:bCs/>
          <w:color w:val="EE0000"/>
        </w:rPr>
        <w:t>接收数据</w:t>
      </w:r>
      <w:r w:rsidR="005D449A" w:rsidRPr="005D449A">
        <w:t>后是否向从机发送应答信号（ACK）</w:t>
      </w:r>
    </w:p>
    <w:p w14:paraId="108BD456" w14:textId="77777777" w:rsidR="005D449A" w:rsidRPr="005D449A" w:rsidRDefault="005D449A" w:rsidP="005D449A">
      <w:r w:rsidRPr="005D449A">
        <w:t>在STM32标准外设库中，I2C_AcknowledgeConfig函数用于控制STM32作为I2C通信主机时，在接收数据后是否向从机发送应答信号（ACK）。这个功能对通信流程的控制至关重要。</w:t>
      </w:r>
    </w:p>
    <w:p w14:paraId="5F5DA368" w14:textId="77777777" w:rsidR="005D449A" w:rsidRPr="005D449A" w:rsidRDefault="005D449A" w:rsidP="004D6458">
      <w:pPr>
        <w:pStyle w:val="3"/>
      </w:pPr>
      <w:r w:rsidRPr="005D449A">
        <w:rPr>
          <w:rFonts w:ascii="Segoe UI Emoji" w:hAnsi="Segoe UI Emoji" w:cs="Segoe UI Emoji"/>
        </w:rPr>
        <w:t>📖</w:t>
      </w:r>
      <w:r w:rsidRPr="005D449A">
        <w:t xml:space="preserve"> 函数原型 </w:t>
      </w:r>
    </w:p>
    <w:p w14:paraId="2652C784" w14:textId="77777777" w:rsidR="005D449A" w:rsidRPr="005D449A" w:rsidRDefault="005D449A" w:rsidP="005D449A">
      <w:r w:rsidRPr="005D449A">
        <w:t>void I2C_</w:t>
      </w:r>
      <w:proofErr w:type="gramStart"/>
      <w:r w:rsidRPr="005D449A">
        <w:t>AcknowledgeConfig(</w:t>
      </w:r>
      <w:proofErr w:type="gramEnd"/>
      <w:r w:rsidRPr="005D449A">
        <w:t xml:space="preserve">I2C_TypeDef* I2Cx, </w:t>
      </w:r>
      <w:proofErr w:type="spellStart"/>
      <w:r w:rsidRPr="005D449A">
        <w:t>FunctionalState</w:t>
      </w:r>
      <w:proofErr w:type="spellEnd"/>
      <w:r w:rsidRPr="005D449A">
        <w:t xml:space="preserve"> </w:t>
      </w:r>
      <w:proofErr w:type="spellStart"/>
      <w:r w:rsidRPr="005D449A">
        <w:t>NewState</w:t>
      </w:r>
      <w:proofErr w:type="spellEnd"/>
      <w:r w:rsidRPr="005D449A">
        <w:t>)</w:t>
      </w:r>
    </w:p>
    <w:p w14:paraId="50BCDAA9" w14:textId="77777777" w:rsidR="005D449A" w:rsidRPr="005D449A" w:rsidRDefault="005D449A" w:rsidP="005D449A">
      <w:pPr>
        <w:numPr>
          <w:ilvl w:val="0"/>
          <w:numId w:val="647"/>
        </w:numPr>
      </w:pPr>
      <w:r w:rsidRPr="005D449A">
        <w:rPr>
          <w:rFonts w:ascii="Times New Roman" w:hAnsi="Times New Roman" w:cs="Times New Roman"/>
        </w:rPr>
        <w:t>​</w:t>
      </w:r>
      <w:r w:rsidRPr="005D449A">
        <w:rPr>
          <w:b/>
          <w:bCs/>
        </w:rPr>
        <w:t>参数 I2Cx</w:t>
      </w:r>
      <w:r w:rsidRPr="005D449A">
        <w:rPr>
          <w:rFonts w:ascii="Times New Roman" w:hAnsi="Times New Roman" w:cs="Times New Roman"/>
        </w:rPr>
        <w:t>​</w:t>
      </w:r>
      <w:r w:rsidRPr="005D449A">
        <w:t>：指定要配置的I2C外设，例如 I2C1或 I2C2。</w:t>
      </w:r>
    </w:p>
    <w:p w14:paraId="781D58B6" w14:textId="77777777" w:rsidR="005D449A" w:rsidRPr="005D449A" w:rsidRDefault="005D449A" w:rsidP="005D449A">
      <w:pPr>
        <w:numPr>
          <w:ilvl w:val="0"/>
          <w:numId w:val="647"/>
        </w:numPr>
      </w:pPr>
      <w:r w:rsidRPr="005D449A">
        <w:rPr>
          <w:rFonts w:ascii="Times New Roman" w:hAnsi="Times New Roman" w:cs="Times New Roman"/>
        </w:rPr>
        <w:t>​</w:t>
      </w:r>
      <w:r w:rsidRPr="005D449A">
        <w:rPr>
          <w:b/>
          <w:bCs/>
        </w:rPr>
        <w:t xml:space="preserve">参数 </w:t>
      </w:r>
      <w:proofErr w:type="spellStart"/>
      <w:r w:rsidRPr="005D449A">
        <w:rPr>
          <w:b/>
          <w:bCs/>
        </w:rPr>
        <w:t>NewState</w:t>
      </w:r>
      <w:proofErr w:type="spellEnd"/>
      <w:r w:rsidRPr="005D449A">
        <w:rPr>
          <w:rFonts w:ascii="Times New Roman" w:hAnsi="Times New Roman" w:cs="Times New Roman"/>
        </w:rPr>
        <w:t>​</w:t>
      </w:r>
      <w:r w:rsidRPr="005D449A">
        <w:t>：指定应答功能的新状态。</w:t>
      </w:r>
    </w:p>
    <w:p w14:paraId="18E13DB9" w14:textId="77777777" w:rsidR="005D449A" w:rsidRPr="005D449A" w:rsidRDefault="005D449A" w:rsidP="005D449A">
      <w:pPr>
        <w:numPr>
          <w:ilvl w:val="1"/>
          <w:numId w:val="647"/>
        </w:numPr>
      </w:pPr>
      <w:r w:rsidRPr="005D449A">
        <w:t>ENABLE：使能应答。STM32在</w:t>
      </w:r>
      <w:r w:rsidRPr="00966EA5">
        <w:rPr>
          <w:color w:val="EE0000"/>
        </w:rPr>
        <w:t>成功接收</w:t>
      </w:r>
      <w:r w:rsidRPr="005D449A">
        <w:t>一个字节后，会</w:t>
      </w:r>
      <w:r w:rsidRPr="00966EA5">
        <w:rPr>
          <w:color w:val="EE0000"/>
        </w:rPr>
        <w:t>自动发送ACK信号</w:t>
      </w:r>
      <w:r w:rsidRPr="005D449A">
        <w:t>给从机。</w:t>
      </w:r>
    </w:p>
    <w:p w14:paraId="1409A293" w14:textId="77777777" w:rsidR="005D449A" w:rsidRPr="005D449A" w:rsidRDefault="005D449A" w:rsidP="005D449A">
      <w:pPr>
        <w:numPr>
          <w:ilvl w:val="1"/>
          <w:numId w:val="647"/>
        </w:numPr>
      </w:pPr>
      <w:r w:rsidRPr="005D449A">
        <w:t>DISABLE：失能应答。STM32在</w:t>
      </w:r>
      <w:r w:rsidRPr="00966EA5">
        <w:rPr>
          <w:color w:val="EE0000"/>
        </w:rPr>
        <w:t>接收一个字节后</w:t>
      </w:r>
      <w:r w:rsidRPr="005D449A">
        <w:t>，将</w:t>
      </w:r>
      <w:r w:rsidRPr="00966EA5">
        <w:rPr>
          <w:color w:val="EE0000"/>
        </w:rPr>
        <w:t>不发送ACK信号</w:t>
      </w:r>
      <w:r w:rsidRPr="005D449A">
        <w:t>（即发送NACK）。</w:t>
      </w:r>
    </w:p>
    <w:p w14:paraId="50AE9600" w14:textId="77777777" w:rsidR="005D449A" w:rsidRPr="005D449A" w:rsidRDefault="005D449A" w:rsidP="004D6458">
      <w:pPr>
        <w:pStyle w:val="3"/>
      </w:pPr>
      <w:r w:rsidRPr="005D449A">
        <w:rPr>
          <w:rFonts w:ascii="Segoe UI Emoji" w:hAnsi="Segoe UI Emoji" w:cs="Segoe UI Emoji"/>
        </w:rPr>
        <w:t>🔧</w:t>
      </w:r>
      <w:r w:rsidRPr="005D449A">
        <w:t xml:space="preserve"> 功能详解 </w:t>
      </w:r>
    </w:p>
    <w:p w14:paraId="54BD6B78" w14:textId="77777777" w:rsidR="005D449A" w:rsidRPr="005D449A" w:rsidRDefault="005D449A" w:rsidP="005D449A">
      <w:r w:rsidRPr="005D449A">
        <w:t>该函数直接配置</w:t>
      </w:r>
      <w:r w:rsidRPr="00966EA5">
        <w:rPr>
          <w:color w:val="EE0000"/>
        </w:rPr>
        <w:t>I2C控制寄存器1</w:t>
      </w:r>
      <w:r w:rsidRPr="005D449A">
        <w:t>（</w:t>
      </w:r>
      <w:r w:rsidRPr="00966EA5">
        <w:rPr>
          <w:color w:val="EE0000"/>
        </w:rPr>
        <w:t>CR1</w:t>
      </w:r>
      <w:r w:rsidRPr="005D449A">
        <w:t>）的</w:t>
      </w:r>
      <w:r w:rsidRPr="00966EA5">
        <w:rPr>
          <w:color w:val="EE0000"/>
        </w:rPr>
        <w:t>ACK位</w:t>
      </w:r>
      <w:r w:rsidRPr="005D449A">
        <w:t>，从而控制主接收器在每接收完一个字节数据后的应答行为。</w:t>
      </w:r>
    </w:p>
    <w:p w14:paraId="01D0C2E6" w14:textId="77777777" w:rsidR="005D449A" w:rsidRPr="005D449A" w:rsidRDefault="005D449A" w:rsidP="005D449A">
      <w:pPr>
        <w:numPr>
          <w:ilvl w:val="0"/>
          <w:numId w:val="648"/>
        </w:numPr>
      </w:pPr>
      <w:r w:rsidRPr="005D449A">
        <w:rPr>
          <w:rFonts w:ascii="Times New Roman" w:hAnsi="Times New Roman" w:cs="Times New Roman"/>
        </w:rPr>
        <w:t>​</w:t>
      </w:r>
      <w:r w:rsidRPr="005D449A">
        <w:rPr>
          <w:b/>
          <w:bCs/>
        </w:rPr>
        <w:t>使能应答 (ENABLE)</w:t>
      </w:r>
      <w:r w:rsidRPr="005D449A">
        <w:rPr>
          <w:rFonts w:ascii="Times New Roman" w:hAnsi="Times New Roman" w:cs="Times New Roman"/>
          <w:b/>
          <w:bCs/>
        </w:rPr>
        <w:t>​</w:t>
      </w:r>
      <w:r w:rsidRPr="005D449A">
        <w:rPr>
          <w:rFonts w:ascii="Times New Roman" w:hAnsi="Times New Roman" w:cs="Times New Roman"/>
        </w:rPr>
        <w:t>​</w:t>
      </w:r>
      <w:r w:rsidRPr="005D449A">
        <w:t>：当ACK位置1时，STM32在接收完一个字节后，会通过SDA线产生一个低电平脉冲（ACK），告知从机“数据已成功接收，请发送下一个字节”。这是进行</w:t>
      </w:r>
      <w:r w:rsidRPr="005D449A">
        <w:rPr>
          <w:b/>
          <w:bCs/>
        </w:rPr>
        <w:t>多字节连续读取</w:t>
      </w:r>
      <w:r w:rsidRPr="005D449A">
        <w:t>时的标准操作。</w:t>
      </w:r>
    </w:p>
    <w:p w14:paraId="40D19F09" w14:textId="77777777" w:rsidR="005D449A" w:rsidRPr="005D449A" w:rsidRDefault="005D449A" w:rsidP="005D449A">
      <w:pPr>
        <w:numPr>
          <w:ilvl w:val="0"/>
          <w:numId w:val="648"/>
        </w:numPr>
      </w:pPr>
      <w:r w:rsidRPr="005D449A">
        <w:rPr>
          <w:rFonts w:ascii="Times New Roman" w:hAnsi="Times New Roman" w:cs="Times New Roman"/>
        </w:rPr>
        <w:t>​</w:t>
      </w:r>
      <w:r w:rsidRPr="005D449A">
        <w:rPr>
          <w:b/>
          <w:bCs/>
        </w:rPr>
        <w:t>失能应答 (DISABLE)</w:t>
      </w:r>
      <w:r w:rsidRPr="005D449A">
        <w:rPr>
          <w:rFonts w:ascii="Times New Roman" w:hAnsi="Times New Roman" w:cs="Times New Roman"/>
          <w:b/>
          <w:bCs/>
        </w:rPr>
        <w:t>​</w:t>
      </w:r>
      <w:r w:rsidRPr="005D449A">
        <w:rPr>
          <w:rFonts w:ascii="Times New Roman" w:hAnsi="Times New Roman" w:cs="Times New Roman"/>
        </w:rPr>
        <w:t>​</w:t>
      </w:r>
      <w:r w:rsidRPr="005D449A">
        <w:t>：当ACK位清0时，STM32在接收完一个字节后，不会产生ACK信号（即保持SDA线高电平，发送NACK）。这个信号告知从机“不再需要更多数据，请停止发送”。这通常用于读取</w:t>
      </w:r>
      <w:r w:rsidRPr="005D449A">
        <w:rPr>
          <w:b/>
          <w:bCs/>
        </w:rPr>
        <w:t>最后一个字节</w:t>
      </w:r>
      <w:r w:rsidRPr="005D449A">
        <w:t>数据之前。</w:t>
      </w:r>
    </w:p>
    <w:p w14:paraId="44CEFFED" w14:textId="77777777" w:rsidR="005D449A" w:rsidRPr="005D449A" w:rsidRDefault="005D449A" w:rsidP="004D6458">
      <w:pPr>
        <w:pStyle w:val="3"/>
      </w:pPr>
      <w:r w:rsidRPr="005D449A">
        <w:rPr>
          <w:rFonts w:ascii="Segoe UI Emoji" w:hAnsi="Segoe UI Emoji" w:cs="Segoe UI Emoji"/>
        </w:rPr>
        <w:t>💡</w:t>
      </w:r>
      <w:r w:rsidRPr="005D449A">
        <w:t xml:space="preserve"> 应用场景与流程 </w:t>
      </w:r>
    </w:p>
    <w:p w14:paraId="543D07E7" w14:textId="77777777" w:rsidR="005D449A" w:rsidRPr="005D449A" w:rsidRDefault="005D449A" w:rsidP="005D449A">
      <w:r w:rsidRPr="005D449A">
        <w:t>该函数在</w:t>
      </w:r>
      <w:r w:rsidRPr="005D449A">
        <w:rPr>
          <w:b/>
          <w:bCs/>
        </w:rPr>
        <w:t>主设备读取从设备数据</w:t>
      </w:r>
      <w:r w:rsidRPr="005D449A">
        <w:t>时扮演着关键角色，特别是在单字节读取和多字节读取的流程控制中。</w:t>
      </w:r>
    </w:p>
    <w:p w14:paraId="44651CD5" w14:textId="77777777" w:rsidR="005D449A" w:rsidRPr="005D449A" w:rsidRDefault="005D449A" w:rsidP="005D449A">
      <w:pPr>
        <w:numPr>
          <w:ilvl w:val="0"/>
          <w:numId w:val="649"/>
        </w:numPr>
      </w:pPr>
      <w:r w:rsidRPr="005D449A">
        <w:rPr>
          <w:rFonts w:ascii="Times New Roman" w:hAnsi="Times New Roman" w:cs="Times New Roman"/>
        </w:rPr>
        <w:t>​</w:t>
      </w:r>
      <w:r w:rsidRPr="005D449A">
        <w:rPr>
          <w:b/>
          <w:bCs/>
        </w:rPr>
        <w:t>单字节读取</w:t>
      </w:r>
      <w:r w:rsidRPr="005D449A">
        <w:rPr>
          <w:rFonts w:ascii="Times New Roman" w:hAnsi="Times New Roman" w:cs="Times New Roman"/>
        </w:rPr>
        <w:t>​</w:t>
      </w:r>
      <w:r w:rsidRPr="005D449A">
        <w:t>：当主设备只需要从设备读取一个字节时，流程如下：</w:t>
      </w:r>
    </w:p>
    <w:p w14:paraId="760FF124" w14:textId="77777777" w:rsidR="005D449A" w:rsidRPr="005D449A" w:rsidRDefault="005D449A" w:rsidP="005D449A">
      <w:pPr>
        <w:numPr>
          <w:ilvl w:val="1"/>
          <w:numId w:val="649"/>
        </w:numPr>
      </w:pPr>
      <w:r w:rsidRPr="005D449A">
        <w:t>在发送读地址并收到从机应答后，</w:t>
      </w:r>
      <w:r w:rsidRPr="005D449A">
        <w:rPr>
          <w:rFonts w:ascii="Times New Roman" w:hAnsi="Times New Roman" w:cs="Times New Roman"/>
        </w:rPr>
        <w:t>​</w:t>
      </w:r>
      <w:r w:rsidRPr="005D449A">
        <w:rPr>
          <w:b/>
          <w:bCs/>
        </w:rPr>
        <w:t>紧接着</w:t>
      </w:r>
      <w:r w:rsidRPr="005D449A">
        <w:t xml:space="preserve">调用 </w:t>
      </w:r>
      <w:r w:rsidRPr="005D449A">
        <w:lastRenderedPageBreak/>
        <w:t>I2C_AcknowledgeConfig(I2Cx, DISABLE)来关闭应答。这等于告诉从机：“我只要一个字节，下一个字节就别发了”。</w:t>
      </w:r>
    </w:p>
    <w:p w14:paraId="5CA2E325" w14:textId="77777777" w:rsidR="005D449A" w:rsidRPr="005D449A" w:rsidRDefault="005D449A" w:rsidP="005D449A">
      <w:pPr>
        <w:numPr>
          <w:ilvl w:val="1"/>
          <w:numId w:val="649"/>
        </w:numPr>
      </w:pPr>
      <w:r w:rsidRPr="005D449A">
        <w:t>然后主设备产生停止条件，并读取数据寄存器获取数据。</w:t>
      </w:r>
    </w:p>
    <w:p w14:paraId="6FF0E006" w14:textId="77777777" w:rsidR="005D449A" w:rsidRPr="005D449A" w:rsidRDefault="005D449A" w:rsidP="005D449A">
      <w:pPr>
        <w:numPr>
          <w:ilvl w:val="0"/>
          <w:numId w:val="649"/>
        </w:numPr>
      </w:pPr>
      <w:r w:rsidRPr="005D449A">
        <w:rPr>
          <w:rFonts w:ascii="Times New Roman" w:hAnsi="Times New Roman" w:cs="Times New Roman"/>
        </w:rPr>
        <w:t>​</w:t>
      </w:r>
      <w:r w:rsidRPr="005D449A">
        <w:rPr>
          <w:b/>
          <w:bCs/>
        </w:rPr>
        <w:t>多字节连续读取</w:t>
      </w:r>
      <w:r w:rsidRPr="005D449A">
        <w:rPr>
          <w:rFonts w:ascii="Times New Roman" w:hAnsi="Times New Roman" w:cs="Times New Roman"/>
        </w:rPr>
        <w:t>​</w:t>
      </w:r>
      <w:r w:rsidRPr="005D449A">
        <w:t>：当需要连续读取多个字节时：</w:t>
      </w:r>
    </w:p>
    <w:p w14:paraId="06CF415E" w14:textId="77777777" w:rsidR="005D449A" w:rsidRPr="005D449A" w:rsidRDefault="005D449A" w:rsidP="005D449A">
      <w:pPr>
        <w:numPr>
          <w:ilvl w:val="1"/>
          <w:numId w:val="649"/>
        </w:numPr>
      </w:pPr>
      <w:r w:rsidRPr="005D449A">
        <w:t>在读取</w:t>
      </w:r>
      <w:r w:rsidRPr="005D449A">
        <w:rPr>
          <w:b/>
          <w:bCs/>
        </w:rPr>
        <w:t>最后一个字节之前</w:t>
      </w:r>
      <w:r w:rsidRPr="005D449A">
        <w:t>，ACK应始终保持使能状态，以确保从机会连续发送数据。</w:t>
      </w:r>
    </w:p>
    <w:p w14:paraId="580B57F0" w14:textId="77777777" w:rsidR="005D449A" w:rsidRPr="005D449A" w:rsidRDefault="005D449A" w:rsidP="005D449A">
      <w:pPr>
        <w:numPr>
          <w:ilvl w:val="1"/>
          <w:numId w:val="649"/>
        </w:numPr>
      </w:pPr>
      <w:r w:rsidRPr="005D449A">
        <w:t>在准备接收</w:t>
      </w:r>
      <w:r w:rsidRPr="005D449A">
        <w:rPr>
          <w:b/>
          <w:bCs/>
        </w:rPr>
        <w:t>最后一个字节</w:t>
      </w:r>
      <w:r w:rsidRPr="005D449A">
        <w:t>时，先调用 I2C_AcknowledgeConfig(I2Cx, DISABLE)失能应答，然后再去读取该字节。这样，在接收完最后一个字节后，主机会发送NACK，从机随之停止发送。</w:t>
      </w:r>
    </w:p>
    <w:p w14:paraId="46397325" w14:textId="77777777" w:rsidR="005D449A" w:rsidRPr="005D449A" w:rsidRDefault="005D449A" w:rsidP="004D6458">
      <w:pPr>
        <w:pStyle w:val="3"/>
      </w:pPr>
      <w:r w:rsidRPr="005D449A">
        <w:rPr>
          <w:rFonts w:ascii="Segoe UI Emoji" w:hAnsi="Segoe UI Emoji" w:cs="Segoe UI Emoji"/>
        </w:rPr>
        <w:t>📝</w:t>
      </w:r>
      <w:r w:rsidRPr="005D449A">
        <w:t xml:space="preserve"> 代码示例 </w:t>
      </w:r>
    </w:p>
    <w:p w14:paraId="25032DEE" w14:textId="77777777" w:rsidR="005D449A" w:rsidRPr="005D449A" w:rsidRDefault="005D449A" w:rsidP="005D449A">
      <w:r w:rsidRPr="005D449A">
        <w:t>以下是一个典型的单字节读取函数示例，清晰地展示了 I2C_AcknowledgeConfig的用法：</w:t>
      </w:r>
    </w:p>
    <w:p w14:paraId="0605D4FD" w14:textId="77777777" w:rsidR="005D449A" w:rsidRPr="005D449A" w:rsidRDefault="005D449A" w:rsidP="005D449A">
      <w:r w:rsidRPr="005D449A">
        <w:t>uint8_t MPU6050_</w:t>
      </w:r>
      <w:proofErr w:type="gramStart"/>
      <w:r w:rsidRPr="005D449A">
        <w:t>ReadReg(</w:t>
      </w:r>
      <w:proofErr w:type="gramEnd"/>
      <w:r w:rsidRPr="005D449A">
        <w:t xml:space="preserve">uint8_t </w:t>
      </w:r>
      <w:proofErr w:type="spellStart"/>
      <w:r w:rsidRPr="005D449A">
        <w:t>RegAddress</w:t>
      </w:r>
      <w:proofErr w:type="spellEnd"/>
      <w:r w:rsidRPr="005D449A">
        <w:t>)</w:t>
      </w:r>
    </w:p>
    <w:p w14:paraId="28C89300" w14:textId="77777777" w:rsidR="005D449A" w:rsidRPr="005D449A" w:rsidRDefault="005D449A" w:rsidP="005D449A">
      <w:r w:rsidRPr="005D449A">
        <w:t>{</w:t>
      </w:r>
    </w:p>
    <w:p w14:paraId="31BC3D78" w14:textId="77777777" w:rsidR="005D449A" w:rsidRPr="005D449A" w:rsidRDefault="005D449A" w:rsidP="005D449A">
      <w:r w:rsidRPr="005D449A">
        <w:t xml:space="preserve">    uint8_t Data;</w:t>
      </w:r>
    </w:p>
    <w:p w14:paraId="1D8EEF99" w14:textId="77777777" w:rsidR="005D449A" w:rsidRPr="005D449A" w:rsidRDefault="005D449A" w:rsidP="005D449A"/>
    <w:p w14:paraId="0F8A939B" w14:textId="77777777" w:rsidR="005D449A" w:rsidRPr="005D449A" w:rsidRDefault="005D449A" w:rsidP="005D449A">
      <w:r w:rsidRPr="005D449A">
        <w:t xml:space="preserve">    // ... 此处省略发送寄存器地址的步骤 ...</w:t>
      </w:r>
    </w:p>
    <w:p w14:paraId="524D5EAD" w14:textId="77777777" w:rsidR="005D449A" w:rsidRPr="005D449A" w:rsidRDefault="005D449A" w:rsidP="005D449A"/>
    <w:p w14:paraId="7D35E39E" w14:textId="77777777" w:rsidR="005D449A" w:rsidRPr="005D449A" w:rsidRDefault="005D449A" w:rsidP="005D449A">
      <w:r w:rsidRPr="005D449A">
        <w:t xml:space="preserve">    // 重起始条件，切换为读模式</w:t>
      </w:r>
    </w:p>
    <w:p w14:paraId="176A1D43" w14:textId="77777777" w:rsidR="005D449A" w:rsidRPr="005D449A" w:rsidRDefault="005D449A" w:rsidP="005D449A">
      <w:r w:rsidRPr="005D449A">
        <w:t xml:space="preserve">    I2C_</w:t>
      </w:r>
      <w:proofErr w:type="gramStart"/>
      <w:r w:rsidRPr="005D449A">
        <w:t>GenerateSTART(</w:t>
      </w:r>
      <w:proofErr w:type="gramEnd"/>
      <w:r w:rsidRPr="005D449A">
        <w:t>I2C2, ENABLE);</w:t>
      </w:r>
    </w:p>
    <w:p w14:paraId="5CF1465D" w14:textId="77777777" w:rsidR="005D449A" w:rsidRPr="005D449A" w:rsidRDefault="005D449A" w:rsidP="005D449A">
      <w:r w:rsidRPr="005D449A">
        <w:t xml:space="preserve">    // ... 等待事件 ...</w:t>
      </w:r>
    </w:p>
    <w:p w14:paraId="2F255260" w14:textId="77777777" w:rsidR="005D449A" w:rsidRPr="005D449A" w:rsidRDefault="005D449A" w:rsidP="005D449A"/>
    <w:p w14:paraId="45D5F8A1" w14:textId="77777777" w:rsidR="005D449A" w:rsidRPr="005D449A" w:rsidRDefault="005D449A" w:rsidP="005D449A">
      <w:r w:rsidRPr="005D449A">
        <w:t xml:space="preserve">    I2C_Send7</w:t>
      </w:r>
      <w:proofErr w:type="gramStart"/>
      <w:r w:rsidRPr="005D449A">
        <w:t>bitAddress(</w:t>
      </w:r>
      <w:proofErr w:type="gramEnd"/>
      <w:r w:rsidRPr="005D449A">
        <w:t>I2C2, MPU6050_ADDRESS, I2C_Direction_Receiver);</w:t>
      </w:r>
    </w:p>
    <w:p w14:paraId="3CB00477" w14:textId="77777777" w:rsidR="005D449A" w:rsidRPr="005D449A" w:rsidRDefault="005D449A" w:rsidP="005D449A">
      <w:r w:rsidRPr="005D449A">
        <w:t xml:space="preserve">    // ... 等待事件 ...</w:t>
      </w:r>
    </w:p>
    <w:p w14:paraId="47A82A1D" w14:textId="77777777" w:rsidR="005D449A" w:rsidRPr="005D449A" w:rsidRDefault="005D449A" w:rsidP="005D449A"/>
    <w:p w14:paraId="19646F0F" w14:textId="77777777" w:rsidR="005D449A" w:rsidRPr="005D449A" w:rsidRDefault="005D449A" w:rsidP="005D449A">
      <w:r w:rsidRPr="005D449A">
        <w:t xml:space="preserve">    // 关键步骤：在读取最后一个（本例中即第一个）字节前，失能应答</w:t>
      </w:r>
    </w:p>
    <w:p w14:paraId="3D0541BB" w14:textId="77777777" w:rsidR="005D449A" w:rsidRPr="005D449A" w:rsidRDefault="005D449A" w:rsidP="005D449A">
      <w:r w:rsidRPr="005D449A">
        <w:t xml:space="preserve">    I2C_</w:t>
      </w:r>
      <w:proofErr w:type="gramStart"/>
      <w:r w:rsidRPr="005D449A">
        <w:t>AcknowledgeConfig(</w:t>
      </w:r>
      <w:proofErr w:type="gramEnd"/>
      <w:r w:rsidRPr="005D449A">
        <w:t>I2C2, DISABLE);</w:t>
      </w:r>
    </w:p>
    <w:p w14:paraId="0DB76E04" w14:textId="77777777" w:rsidR="005D449A" w:rsidRPr="005D449A" w:rsidRDefault="005D449A" w:rsidP="005D449A">
      <w:r w:rsidRPr="005D449A">
        <w:t xml:space="preserve">    // 同时产生停止条件，因为这是最后一个字节</w:t>
      </w:r>
    </w:p>
    <w:p w14:paraId="51044314" w14:textId="77777777" w:rsidR="005D449A" w:rsidRPr="005D449A" w:rsidRDefault="005D449A" w:rsidP="005D449A">
      <w:r w:rsidRPr="005D449A">
        <w:lastRenderedPageBreak/>
        <w:t xml:space="preserve">    I2C_</w:t>
      </w:r>
      <w:proofErr w:type="gramStart"/>
      <w:r w:rsidRPr="005D449A">
        <w:t>GenerateSTOP(</w:t>
      </w:r>
      <w:proofErr w:type="gramEnd"/>
      <w:r w:rsidRPr="005D449A">
        <w:t>I2C2, ENABLE);</w:t>
      </w:r>
    </w:p>
    <w:p w14:paraId="2B8E35E0" w14:textId="77777777" w:rsidR="005D449A" w:rsidRPr="005D449A" w:rsidRDefault="005D449A" w:rsidP="005D449A"/>
    <w:p w14:paraId="09B5A387" w14:textId="77777777" w:rsidR="005D449A" w:rsidRPr="005D449A" w:rsidRDefault="005D449A" w:rsidP="005D449A">
      <w:r w:rsidRPr="005D449A">
        <w:t xml:space="preserve">    // 等待数据接收完成</w:t>
      </w:r>
    </w:p>
    <w:p w14:paraId="184F1AA8" w14:textId="77777777" w:rsidR="005D449A" w:rsidRPr="005D449A" w:rsidRDefault="005D449A" w:rsidP="005D449A">
      <w:r w:rsidRPr="005D449A">
        <w:t xml:space="preserve">    while (I2C_</w:t>
      </w:r>
      <w:proofErr w:type="gramStart"/>
      <w:r w:rsidRPr="005D449A">
        <w:t>CheckEvent(</w:t>
      </w:r>
      <w:proofErr w:type="gramEnd"/>
      <w:r w:rsidRPr="005D449A">
        <w:t>I2C2, I2C_EVENT_MASTER_BYTE_RECEIVED</w:t>
      </w:r>
      <w:proofErr w:type="gramStart"/>
      <w:r w:rsidRPr="005D449A">
        <w:t>) !</w:t>
      </w:r>
      <w:proofErr w:type="gramEnd"/>
      <w:r w:rsidRPr="005D449A">
        <w:t>= SUCCESS);</w:t>
      </w:r>
    </w:p>
    <w:p w14:paraId="2DBE63BE" w14:textId="77777777" w:rsidR="005D449A" w:rsidRPr="005D449A" w:rsidRDefault="005D449A" w:rsidP="005D449A">
      <w:r w:rsidRPr="005D449A">
        <w:t xml:space="preserve">    Data = I2C_ReceiveData(I2C2); // 读取数据</w:t>
      </w:r>
    </w:p>
    <w:p w14:paraId="7C053926" w14:textId="77777777" w:rsidR="005D449A" w:rsidRPr="005D449A" w:rsidRDefault="005D449A" w:rsidP="005D449A"/>
    <w:p w14:paraId="6F6E71CB" w14:textId="77777777" w:rsidR="005D449A" w:rsidRPr="005D449A" w:rsidRDefault="005D449A" w:rsidP="005D449A">
      <w:r w:rsidRPr="005D449A">
        <w:t xml:space="preserve">    // 重新使能应答，为下一次通信做准备</w:t>
      </w:r>
    </w:p>
    <w:p w14:paraId="7B1076D9" w14:textId="77777777" w:rsidR="005D449A" w:rsidRPr="005D449A" w:rsidRDefault="005D449A" w:rsidP="005D449A">
      <w:r w:rsidRPr="005D449A">
        <w:t xml:space="preserve">    I2C_</w:t>
      </w:r>
      <w:proofErr w:type="gramStart"/>
      <w:r w:rsidRPr="005D449A">
        <w:t>AcknowledgeConfig(</w:t>
      </w:r>
      <w:proofErr w:type="gramEnd"/>
      <w:r w:rsidRPr="005D449A">
        <w:t>I2C2, ENABLE);</w:t>
      </w:r>
    </w:p>
    <w:p w14:paraId="41AC57A5" w14:textId="77777777" w:rsidR="005D449A" w:rsidRPr="005D449A" w:rsidRDefault="005D449A" w:rsidP="005D449A"/>
    <w:p w14:paraId="0BAB35AD" w14:textId="77777777" w:rsidR="005D449A" w:rsidRPr="005D449A" w:rsidRDefault="005D449A" w:rsidP="005D449A">
      <w:r w:rsidRPr="005D449A">
        <w:t xml:space="preserve">    return Data;</w:t>
      </w:r>
    </w:p>
    <w:p w14:paraId="4236F46E" w14:textId="77777777" w:rsidR="005D449A" w:rsidRPr="005D449A" w:rsidRDefault="005D449A" w:rsidP="005D449A">
      <w:r w:rsidRPr="005D449A">
        <w:t>}</w:t>
      </w:r>
    </w:p>
    <w:p w14:paraId="514BFDD8" w14:textId="77777777" w:rsidR="005D449A" w:rsidRPr="005D449A" w:rsidRDefault="005D449A" w:rsidP="005D449A">
      <w:r w:rsidRPr="005D449A">
        <w:rPr>
          <w:i/>
          <w:iCs/>
        </w:rPr>
        <w:t>注：示例简化自搜索结果中的代码，完整流程需包含起始、发送设备地址等步骤。</w:t>
      </w:r>
    </w:p>
    <w:p w14:paraId="6B563829" w14:textId="77777777" w:rsidR="005D449A" w:rsidRPr="005D449A" w:rsidRDefault="005D449A" w:rsidP="004D6458">
      <w:pPr>
        <w:pStyle w:val="3"/>
      </w:pPr>
      <w:r w:rsidRPr="005D449A">
        <w:rPr>
          <w:rFonts w:ascii="Segoe UI Emoji" w:hAnsi="Segoe UI Emoji" w:cs="Segoe UI Emoji"/>
        </w:rPr>
        <w:t>⚠️</w:t>
      </w:r>
      <w:r w:rsidRPr="005D449A">
        <w:t xml:space="preserve"> 重要注意事项 </w:t>
      </w:r>
    </w:p>
    <w:p w14:paraId="65B55DED" w14:textId="77777777" w:rsidR="005D449A" w:rsidRPr="005D449A" w:rsidRDefault="005D449A" w:rsidP="005D449A">
      <w:pPr>
        <w:numPr>
          <w:ilvl w:val="0"/>
          <w:numId w:val="650"/>
        </w:numPr>
      </w:pPr>
      <w:r w:rsidRPr="005D449A">
        <w:rPr>
          <w:rFonts w:ascii="Times New Roman" w:hAnsi="Times New Roman" w:cs="Times New Roman"/>
        </w:rPr>
        <w:t>​</w:t>
      </w:r>
      <w:r w:rsidRPr="005D449A">
        <w:rPr>
          <w:b/>
          <w:bCs/>
        </w:rPr>
        <w:t>时机至关重要</w:t>
      </w:r>
      <w:r w:rsidRPr="005D449A">
        <w:rPr>
          <w:rFonts w:ascii="Times New Roman" w:hAnsi="Times New Roman" w:cs="Times New Roman"/>
        </w:rPr>
        <w:t>​</w:t>
      </w:r>
      <w:r w:rsidRPr="005D449A">
        <w:t>：调用 I2C_AcknowledgeConfig(I2Cx, DISABLE)的时机非常关键。必须在接收</w:t>
      </w:r>
      <w:r w:rsidRPr="005D449A">
        <w:rPr>
          <w:b/>
          <w:bCs/>
        </w:rPr>
        <w:t>最后一个字节之前</w:t>
      </w:r>
      <w:r w:rsidRPr="005D449A">
        <w:t>失能应答，如果设置过早可能导致通信异常。</w:t>
      </w:r>
    </w:p>
    <w:p w14:paraId="79E12FA0" w14:textId="77777777" w:rsidR="005D449A" w:rsidRPr="005D449A" w:rsidRDefault="005D449A" w:rsidP="005D449A">
      <w:pPr>
        <w:numPr>
          <w:ilvl w:val="0"/>
          <w:numId w:val="650"/>
        </w:numPr>
      </w:pPr>
      <w:r w:rsidRPr="005D449A">
        <w:rPr>
          <w:rFonts w:ascii="Times New Roman" w:hAnsi="Times New Roman" w:cs="Times New Roman"/>
        </w:rPr>
        <w:t>​</w:t>
      </w:r>
      <w:r w:rsidRPr="005D449A">
        <w:rPr>
          <w:b/>
          <w:bCs/>
        </w:rPr>
        <w:t>恢复应答</w:t>
      </w:r>
      <w:r w:rsidRPr="005D449A">
        <w:rPr>
          <w:rFonts w:ascii="Times New Roman" w:hAnsi="Times New Roman" w:cs="Times New Roman"/>
        </w:rPr>
        <w:t>​</w:t>
      </w:r>
      <w:r w:rsidRPr="005D449A">
        <w:t>：在完成单次读取操作后，一个好的编程习惯是</w:t>
      </w:r>
      <w:r w:rsidRPr="005D449A">
        <w:rPr>
          <w:b/>
          <w:bCs/>
        </w:rPr>
        <w:t>立即重新使能应答</w:t>
      </w:r>
      <w:r w:rsidRPr="005D449A">
        <w:rPr>
          <w:rFonts w:ascii="Times New Roman" w:hAnsi="Times New Roman" w:cs="Times New Roman"/>
        </w:rPr>
        <w:t>​</w:t>
      </w:r>
      <w:r w:rsidRPr="005D449A">
        <w:t>（I2C_AcknowledgeConfig(I2Cx, ENABLE)），以确保后续的通信（尤其是多字节读取）能正常进行。</w:t>
      </w:r>
    </w:p>
    <w:p w14:paraId="24AE6DFD" w14:textId="24EB91E2" w:rsidR="005D449A" w:rsidRPr="005D449A" w:rsidRDefault="005D449A" w:rsidP="005D449A">
      <w:r w:rsidRPr="005D449A">
        <w:t>希望这个详细的解释能帮助您准确理解和使用 I2C_AcknowledgeConfig函数。</w:t>
      </w:r>
    </w:p>
    <w:p w14:paraId="0870DB68" w14:textId="2CFE1BFD" w:rsidR="005F7F5A" w:rsidRDefault="005F7F5A" w:rsidP="005F7F5A">
      <w:pPr>
        <w:pStyle w:val="2"/>
      </w:pPr>
      <w:r>
        <w:t>I2C_OwnAddress2Config()</w:t>
      </w:r>
      <w:r w:rsidR="00273957">
        <w:br/>
      </w:r>
      <w:r w:rsidR="00273957" w:rsidRPr="00273957">
        <w:t>配置STM32的I2C外设的</w:t>
      </w:r>
      <w:r w:rsidR="00273957" w:rsidRPr="00273957">
        <w:rPr>
          <w:b/>
          <w:bCs/>
        </w:rPr>
        <w:t>第二个自身设备地址</w:t>
      </w:r>
    </w:p>
    <w:p w14:paraId="38E50532" w14:textId="77777777" w:rsidR="00273957" w:rsidRPr="00273957" w:rsidRDefault="00273957" w:rsidP="001625DA">
      <w:pPr>
        <w:pStyle w:val="3"/>
      </w:pPr>
      <w:r w:rsidRPr="00273957">
        <w:t xml:space="preserve">函数功能概述 </w:t>
      </w:r>
    </w:p>
    <w:p w14:paraId="45050FFA" w14:textId="77777777" w:rsidR="00273957" w:rsidRPr="00273957" w:rsidRDefault="00273957" w:rsidP="00273957">
      <w:r w:rsidRPr="00273957">
        <w:t>I2C_OwnAddress2Config函数用于配置STM32的I2C外设的</w:t>
      </w:r>
      <w:r w:rsidRPr="00273957">
        <w:rPr>
          <w:b/>
          <w:bCs/>
        </w:rPr>
        <w:t>第二个自身设备地址</w:t>
      </w:r>
      <w:r w:rsidRPr="00273957">
        <w:t>。STM32的I2C外设支持同时使用两个独立的7位从机地址，当STM32工作于从机模式时，它能够响应主机对这两个地址中任意一个的寻址。</w:t>
      </w:r>
    </w:p>
    <w:p w14:paraId="6E42C83A" w14:textId="77777777" w:rsidR="00273957" w:rsidRPr="00273957" w:rsidRDefault="00273957" w:rsidP="00273957">
      <w:pPr>
        <w:rPr>
          <w:b/>
          <w:bCs/>
        </w:rPr>
      </w:pPr>
      <w:r w:rsidRPr="00273957">
        <w:rPr>
          <w:b/>
          <w:bCs/>
        </w:rPr>
        <w:t xml:space="preserve">函数原型与参数详解 </w:t>
      </w:r>
    </w:p>
    <w:p w14:paraId="1308542E" w14:textId="77777777" w:rsidR="00273957" w:rsidRPr="00273957" w:rsidRDefault="00273957" w:rsidP="001625DA">
      <w:pPr>
        <w:pStyle w:val="3"/>
      </w:pPr>
      <w:r w:rsidRPr="00273957">
        <w:rPr>
          <w:rFonts w:ascii="Times New Roman" w:hAnsi="Times New Roman" w:cs="Times New Roman"/>
        </w:rPr>
        <w:lastRenderedPageBreak/>
        <w:t>​</w:t>
      </w:r>
      <w:r w:rsidRPr="00273957">
        <w:t>函数原型</w:t>
      </w:r>
      <w:r w:rsidRPr="00273957">
        <w:rPr>
          <w:rFonts w:ascii="Times New Roman" w:hAnsi="Times New Roman" w:cs="Times New Roman"/>
        </w:rPr>
        <w:t>​</w:t>
      </w:r>
      <w:r w:rsidRPr="00273957">
        <w:t>：</w:t>
      </w:r>
    </w:p>
    <w:p w14:paraId="41922CF9" w14:textId="77777777" w:rsidR="00273957" w:rsidRPr="00273957" w:rsidRDefault="00273957" w:rsidP="00273957">
      <w:r w:rsidRPr="00273957">
        <w:t>void I2C_OwnAddress2</w:t>
      </w:r>
      <w:proofErr w:type="gramStart"/>
      <w:r w:rsidRPr="00273957">
        <w:t>Config(</w:t>
      </w:r>
      <w:proofErr w:type="gramEnd"/>
      <w:r w:rsidRPr="00273957">
        <w:t>I2C_TypeDef* I2Cx, uint8_t Address)</w:t>
      </w:r>
    </w:p>
    <w:p w14:paraId="1FD41225" w14:textId="77777777" w:rsidR="00273957" w:rsidRPr="00273957" w:rsidRDefault="00273957" w:rsidP="00273957">
      <w:pPr>
        <w:numPr>
          <w:ilvl w:val="0"/>
          <w:numId w:val="651"/>
        </w:numPr>
      </w:pPr>
      <w:r w:rsidRPr="00273957">
        <w:rPr>
          <w:rFonts w:ascii="Times New Roman" w:hAnsi="Times New Roman" w:cs="Times New Roman"/>
        </w:rPr>
        <w:t>​</w:t>
      </w:r>
      <w:r w:rsidRPr="00273957">
        <w:rPr>
          <w:b/>
          <w:bCs/>
        </w:rPr>
        <w:t>参数 I2Cx</w:t>
      </w:r>
      <w:r w:rsidRPr="00273957">
        <w:rPr>
          <w:rFonts w:ascii="Times New Roman" w:hAnsi="Times New Roman" w:cs="Times New Roman"/>
        </w:rPr>
        <w:t>​</w:t>
      </w:r>
      <w:r w:rsidRPr="00273957">
        <w:t>：指定要配置的I2C外设实例。例如，I2C1或 I2C2。</w:t>
      </w:r>
    </w:p>
    <w:p w14:paraId="25C8C612" w14:textId="77777777" w:rsidR="00273957" w:rsidRPr="00273957" w:rsidRDefault="00273957" w:rsidP="00273957">
      <w:pPr>
        <w:numPr>
          <w:ilvl w:val="0"/>
          <w:numId w:val="651"/>
        </w:numPr>
      </w:pPr>
      <w:r w:rsidRPr="00273957">
        <w:rPr>
          <w:rFonts w:ascii="Times New Roman" w:hAnsi="Times New Roman" w:cs="Times New Roman"/>
        </w:rPr>
        <w:t>​</w:t>
      </w:r>
      <w:r w:rsidRPr="00273957">
        <w:rPr>
          <w:b/>
          <w:bCs/>
        </w:rPr>
        <w:t>参数 Address</w:t>
      </w:r>
      <w:r w:rsidRPr="00273957">
        <w:rPr>
          <w:rFonts w:ascii="Times New Roman" w:hAnsi="Times New Roman" w:cs="Times New Roman"/>
        </w:rPr>
        <w:t>​</w:t>
      </w:r>
      <w:r w:rsidRPr="00273957">
        <w:t>：指定要设置的第二个7位从机地址值。</w:t>
      </w:r>
      <w:r w:rsidRPr="00273957">
        <w:rPr>
          <w:rFonts w:ascii="Times New Roman" w:hAnsi="Times New Roman" w:cs="Times New Roman"/>
        </w:rPr>
        <w:t>​</w:t>
      </w:r>
      <w:r w:rsidRPr="00273957">
        <w:rPr>
          <w:b/>
          <w:bCs/>
        </w:rPr>
        <w:t>请注意，这个函数配置的是7位地址</w:t>
      </w:r>
      <w:r w:rsidRPr="00273957">
        <w:t>。在I2C协议中，7位地址占据一个字节的高7位，因此通常需要将实际地址值左移一位后传入。例如，若想设置的第二个地址为 0x52，则参数应传入 0x52 &lt;&lt; 1（即 0xA4）。</w:t>
      </w:r>
    </w:p>
    <w:p w14:paraId="226375F6" w14:textId="77777777" w:rsidR="00273957" w:rsidRPr="00273957" w:rsidRDefault="00273957" w:rsidP="001625DA">
      <w:pPr>
        <w:pStyle w:val="3"/>
      </w:pPr>
      <w:r w:rsidRPr="00273957">
        <w:t xml:space="preserve">典型应用场景与配置流程 </w:t>
      </w:r>
    </w:p>
    <w:p w14:paraId="5CB1148A" w14:textId="77777777" w:rsidR="00273957" w:rsidRPr="00273957" w:rsidRDefault="00273957" w:rsidP="00273957">
      <w:r w:rsidRPr="00273957">
        <w:t>此函数的主要应用场景是当STM32作为</w:t>
      </w:r>
      <w:r w:rsidRPr="00273957">
        <w:rPr>
          <w:b/>
          <w:bCs/>
        </w:rPr>
        <w:t>从设备</w:t>
      </w:r>
      <w:r w:rsidRPr="00273957">
        <w:t>，且需要响应总线上的两个不同地址时。例如，一个设备可能需要通过不同的地址提供不同的功能访问权限。</w:t>
      </w:r>
    </w:p>
    <w:p w14:paraId="106DD87D" w14:textId="77777777" w:rsidR="00273957" w:rsidRPr="00273957" w:rsidRDefault="00273957" w:rsidP="00273957">
      <w:r w:rsidRPr="00273957">
        <w:t>配置双地址模式的完整流程通常如下：</w:t>
      </w:r>
    </w:p>
    <w:p w14:paraId="6116EB88" w14:textId="77777777" w:rsidR="00273957" w:rsidRPr="00273957" w:rsidRDefault="00273957" w:rsidP="00273957">
      <w:pPr>
        <w:numPr>
          <w:ilvl w:val="0"/>
          <w:numId w:val="652"/>
        </w:numPr>
      </w:pPr>
      <w:r w:rsidRPr="00273957">
        <w:rPr>
          <w:rFonts w:ascii="Times New Roman" w:hAnsi="Times New Roman" w:cs="Times New Roman"/>
        </w:rPr>
        <w:t>​</w:t>
      </w:r>
      <w:r w:rsidRPr="00273957">
        <w:rPr>
          <w:b/>
          <w:bCs/>
        </w:rPr>
        <w:t>配置第一个自身</w:t>
      </w:r>
      <w:proofErr w:type="gramStart"/>
      <w:r w:rsidRPr="00273957">
        <w:rPr>
          <w:b/>
          <w:bCs/>
        </w:rPr>
        <w:t>地址</w:t>
      </w:r>
      <w:r w:rsidRPr="00273957">
        <w:rPr>
          <w:rFonts w:ascii="Times New Roman" w:hAnsi="Times New Roman" w:cs="Times New Roman"/>
        </w:rPr>
        <w:t>​</w:t>
      </w:r>
      <w:r w:rsidRPr="00273957">
        <w:t>：</w:t>
      </w:r>
      <w:proofErr w:type="gramEnd"/>
      <w:r w:rsidRPr="00273957">
        <w:t>通过 I2C_InitTypeDef结构体中</w:t>
      </w:r>
      <w:proofErr w:type="gramStart"/>
      <w:r w:rsidRPr="00273957">
        <w:t>的 I2C_OwnAddress1</w:t>
      </w:r>
      <w:proofErr w:type="gramEnd"/>
      <w:r w:rsidRPr="00273957">
        <w:t>成员进行设置，这是主从机地址。</w:t>
      </w:r>
    </w:p>
    <w:p w14:paraId="47569C1E" w14:textId="77777777" w:rsidR="00273957" w:rsidRPr="00273957" w:rsidRDefault="00273957" w:rsidP="00273957">
      <w:pPr>
        <w:numPr>
          <w:ilvl w:val="0"/>
          <w:numId w:val="652"/>
        </w:numPr>
      </w:pPr>
      <w:r w:rsidRPr="00273957">
        <w:rPr>
          <w:rFonts w:ascii="Times New Roman" w:hAnsi="Times New Roman" w:cs="Times New Roman"/>
        </w:rPr>
        <w:t>​</w:t>
      </w:r>
      <w:r w:rsidRPr="00273957">
        <w:rPr>
          <w:b/>
          <w:bCs/>
        </w:rPr>
        <w:t>配置第二个自身地址</w:t>
      </w:r>
      <w:r w:rsidRPr="00273957">
        <w:rPr>
          <w:rFonts w:ascii="Times New Roman" w:hAnsi="Times New Roman" w:cs="Times New Roman"/>
        </w:rPr>
        <w:t>​</w:t>
      </w:r>
      <w:r w:rsidRPr="00273957">
        <w:t>：调用 I2C_OwnAddress2Config函数。</w:t>
      </w:r>
    </w:p>
    <w:p w14:paraId="60B01153" w14:textId="77777777" w:rsidR="00273957" w:rsidRPr="00273957" w:rsidRDefault="00273957" w:rsidP="00273957">
      <w:pPr>
        <w:numPr>
          <w:ilvl w:val="0"/>
          <w:numId w:val="652"/>
        </w:numPr>
      </w:pPr>
      <w:r w:rsidRPr="00273957">
        <w:rPr>
          <w:rFonts w:ascii="Times New Roman" w:hAnsi="Times New Roman" w:cs="Times New Roman"/>
        </w:rPr>
        <w:t>​</w:t>
      </w:r>
      <w:r w:rsidRPr="00273957">
        <w:rPr>
          <w:b/>
          <w:bCs/>
        </w:rPr>
        <w:t>使能双地址模式</w:t>
      </w:r>
      <w:r w:rsidRPr="00273957">
        <w:rPr>
          <w:rFonts w:ascii="Times New Roman" w:hAnsi="Times New Roman" w:cs="Times New Roman"/>
        </w:rPr>
        <w:t>​</w:t>
      </w:r>
      <w:r w:rsidRPr="00273957">
        <w:t>：调用 I2C_DualAddressCmd(I2Cx, ENABLE)函数，使能双地址响应功能。只有在使能后，第二个地址才会生效。</w:t>
      </w:r>
    </w:p>
    <w:p w14:paraId="5D95829B" w14:textId="77777777" w:rsidR="00273957" w:rsidRPr="00273957" w:rsidRDefault="00273957" w:rsidP="00273957">
      <w:r w:rsidRPr="00273957">
        <w:t>以下是一个代码示例，展示如何将STM32配置为可响应地址 0x30和 0x52的从机：</w:t>
      </w:r>
    </w:p>
    <w:p w14:paraId="4BC04BE6" w14:textId="77777777" w:rsidR="00273957" w:rsidRPr="00273957" w:rsidRDefault="00273957" w:rsidP="00273957">
      <w:r w:rsidRPr="00273957">
        <w:t>// 1. 初始化I2C基本参数，并设置第一个自身地址 (OwnAddress1)</w:t>
      </w:r>
    </w:p>
    <w:p w14:paraId="2B2C9D5C" w14:textId="77777777" w:rsidR="00273957" w:rsidRPr="00273957" w:rsidRDefault="00273957" w:rsidP="00273957">
      <w:r w:rsidRPr="00273957">
        <w:t>I2C_InitTypeDef I2C_InitStructure;</w:t>
      </w:r>
    </w:p>
    <w:p w14:paraId="699D8DFD" w14:textId="77777777" w:rsidR="00273957" w:rsidRPr="00273957" w:rsidRDefault="00273957" w:rsidP="00273957">
      <w:r w:rsidRPr="00273957">
        <w:t>I2C_InitStructure.I2C_Mode = I2C_Mode_I2C;</w:t>
      </w:r>
    </w:p>
    <w:p w14:paraId="5C5D0C42" w14:textId="77777777" w:rsidR="00273957" w:rsidRPr="00273957" w:rsidRDefault="00273957" w:rsidP="00273957">
      <w:r w:rsidRPr="00273957">
        <w:t>I2C_InitStructure.I2C_ClockSpeed = 100000;</w:t>
      </w:r>
    </w:p>
    <w:p w14:paraId="78AC28A6" w14:textId="77777777" w:rsidR="00273957" w:rsidRPr="00273957" w:rsidRDefault="00273957" w:rsidP="00273957">
      <w:r w:rsidRPr="00273957">
        <w:t>I2C_InitStructure.I2C_OwnAddress1 = 0x30 &lt;&lt; 1;  // 第一个地址：0x30</w:t>
      </w:r>
    </w:p>
    <w:p w14:paraId="7FA05EFD" w14:textId="77777777" w:rsidR="00273957" w:rsidRPr="00273957" w:rsidRDefault="00273957" w:rsidP="00273957">
      <w:r w:rsidRPr="00273957">
        <w:t>I2C_InitStructure.I2C_Ack = I2C_Ack_Enable;</w:t>
      </w:r>
    </w:p>
    <w:p w14:paraId="46690553" w14:textId="77777777" w:rsidR="00273957" w:rsidRPr="00273957" w:rsidRDefault="00273957" w:rsidP="00273957">
      <w:r w:rsidRPr="00273957">
        <w:t>I2C_InitStructure.I2C_AcknowledgedAddress = I2C_AcknowledgedAddress_7bit;</w:t>
      </w:r>
    </w:p>
    <w:p w14:paraId="45FE0CE8" w14:textId="77777777" w:rsidR="00273957" w:rsidRPr="00273957" w:rsidRDefault="00273957" w:rsidP="00273957">
      <w:r w:rsidRPr="00273957">
        <w:t>I2C_</w:t>
      </w:r>
      <w:proofErr w:type="gramStart"/>
      <w:r w:rsidRPr="00273957">
        <w:t>Init(</w:t>
      </w:r>
      <w:proofErr w:type="gramEnd"/>
      <w:r w:rsidRPr="00273957">
        <w:t>I2C1, &amp;I2C_InitStructure);</w:t>
      </w:r>
    </w:p>
    <w:p w14:paraId="3E41EC42" w14:textId="77777777" w:rsidR="00273957" w:rsidRPr="00273957" w:rsidRDefault="00273957" w:rsidP="00273957"/>
    <w:p w14:paraId="021180DD" w14:textId="77777777" w:rsidR="00273957" w:rsidRPr="00273957" w:rsidRDefault="00273957" w:rsidP="00273957">
      <w:r w:rsidRPr="00273957">
        <w:t>// 2. 配置第二个自身地址为 0x52</w:t>
      </w:r>
    </w:p>
    <w:p w14:paraId="74894C70" w14:textId="77777777" w:rsidR="00273957" w:rsidRPr="00273957" w:rsidRDefault="00273957" w:rsidP="00273957">
      <w:r w:rsidRPr="00273957">
        <w:t>I2C_OwnAddress2Config(I2C1, 0x52 &lt;&lt; 1);  // 第二个地址：0x52</w:t>
      </w:r>
    </w:p>
    <w:p w14:paraId="524660B2" w14:textId="77777777" w:rsidR="00273957" w:rsidRPr="00273957" w:rsidRDefault="00273957" w:rsidP="00273957"/>
    <w:p w14:paraId="70F86EBE" w14:textId="77777777" w:rsidR="00273957" w:rsidRPr="00273957" w:rsidRDefault="00273957" w:rsidP="00273957">
      <w:r w:rsidRPr="00273957">
        <w:t>// 3. 使能双地址模式</w:t>
      </w:r>
    </w:p>
    <w:p w14:paraId="05BD6650" w14:textId="77777777" w:rsidR="00273957" w:rsidRPr="00273957" w:rsidRDefault="00273957" w:rsidP="00273957">
      <w:r w:rsidRPr="00273957">
        <w:t>I2C_</w:t>
      </w:r>
      <w:proofErr w:type="gramStart"/>
      <w:r w:rsidRPr="00273957">
        <w:t>DualAddressCmd(</w:t>
      </w:r>
      <w:proofErr w:type="gramEnd"/>
      <w:r w:rsidRPr="00273957">
        <w:t>I2C1, ENABLE);</w:t>
      </w:r>
    </w:p>
    <w:p w14:paraId="4E0AC522" w14:textId="77777777" w:rsidR="00273957" w:rsidRPr="00273957" w:rsidRDefault="00273957" w:rsidP="00273957"/>
    <w:p w14:paraId="0E397A6D" w14:textId="77777777" w:rsidR="00273957" w:rsidRPr="00273957" w:rsidRDefault="00273957" w:rsidP="00273957">
      <w:r w:rsidRPr="00273957">
        <w:t>// 4. 使能I2C外设</w:t>
      </w:r>
    </w:p>
    <w:p w14:paraId="4E1A6F9A" w14:textId="77777777" w:rsidR="00273957" w:rsidRPr="00273957" w:rsidRDefault="00273957" w:rsidP="00273957">
      <w:r w:rsidRPr="00273957">
        <w:t>I2C_</w:t>
      </w:r>
      <w:proofErr w:type="gramStart"/>
      <w:r w:rsidRPr="00273957">
        <w:t>Cmd(</w:t>
      </w:r>
      <w:proofErr w:type="gramEnd"/>
      <w:r w:rsidRPr="00273957">
        <w:t>I2C1, ENABLE);</w:t>
      </w:r>
    </w:p>
    <w:p w14:paraId="67385623" w14:textId="77777777" w:rsidR="00273957" w:rsidRPr="00273957" w:rsidRDefault="00273957" w:rsidP="001625DA">
      <w:pPr>
        <w:pStyle w:val="3"/>
      </w:pPr>
      <w:r w:rsidRPr="00273957">
        <w:t xml:space="preserve">重要注意事项 </w:t>
      </w:r>
    </w:p>
    <w:p w14:paraId="774D6BD5" w14:textId="77777777" w:rsidR="00273957" w:rsidRPr="00273957" w:rsidRDefault="00273957" w:rsidP="00273957">
      <w:pPr>
        <w:numPr>
          <w:ilvl w:val="0"/>
          <w:numId w:val="653"/>
        </w:numPr>
      </w:pPr>
      <w:r w:rsidRPr="00273957">
        <w:rPr>
          <w:rFonts w:ascii="Times New Roman" w:hAnsi="Times New Roman" w:cs="Times New Roman"/>
        </w:rPr>
        <w:t>​</w:t>
      </w:r>
      <w:r w:rsidRPr="00273957">
        <w:rPr>
          <w:b/>
          <w:bCs/>
        </w:rPr>
        <w:t>地址格式</w:t>
      </w:r>
      <w:r w:rsidRPr="00273957">
        <w:rPr>
          <w:rFonts w:ascii="Times New Roman" w:hAnsi="Times New Roman" w:cs="Times New Roman"/>
        </w:rPr>
        <w:t>​</w:t>
      </w:r>
      <w:r w:rsidRPr="00273957">
        <w:t>：I2C_OwnAddress2Config函数</w:t>
      </w:r>
      <w:r w:rsidRPr="00273957">
        <w:rPr>
          <w:b/>
          <w:bCs/>
        </w:rPr>
        <w:t>仅支持配置7位地址</w:t>
      </w:r>
      <w:r w:rsidRPr="00273957">
        <w:t>。STM32的第二个地址寄存器（OAR2）不支持10位地址模式。</w:t>
      </w:r>
    </w:p>
    <w:p w14:paraId="702EB287" w14:textId="77777777" w:rsidR="00273957" w:rsidRPr="00273957" w:rsidRDefault="00273957" w:rsidP="00273957">
      <w:pPr>
        <w:numPr>
          <w:ilvl w:val="0"/>
          <w:numId w:val="653"/>
        </w:numPr>
      </w:pPr>
      <w:r w:rsidRPr="00273957">
        <w:rPr>
          <w:rFonts w:ascii="Times New Roman" w:hAnsi="Times New Roman" w:cs="Times New Roman"/>
        </w:rPr>
        <w:t>​</w:t>
      </w:r>
      <w:r w:rsidRPr="00273957">
        <w:rPr>
          <w:b/>
          <w:bCs/>
        </w:rPr>
        <w:t>使能是关键</w:t>
      </w:r>
      <w:r w:rsidRPr="00273957">
        <w:rPr>
          <w:rFonts w:ascii="Times New Roman" w:hAnsi="Times New Roman" w:cs="Times New Roman"/>
        </w:rPr>
        <w:t>​</w:t>
      </w:r>
      <w:r w:rsidRPr="00273957">
        <w:t>：配置地址后，</w:t>
      </w:r>
      <w:r w:rsidRPr="00273957">
        <w:rPr>
          <w:rFonts w:ascii="Times New Roman" w:hAnsi="Times New Roman" w:cs="Times New Roman"/>
        </w:rPr>
        <w:t>​</w:t>
      </w:r>
      <w:r w:rsidRPr="00273957">
        <w:rPr>
          <w:b/>
          <w:bCs/>
        </w:rPr>
        <w:t>必须调用 I2C_DualAddressCmd使能双地址模式</w:t>
      </w:r>
      <w:r w:rsidRPr="00273957">
        <w:t>，否则第二个地址不会生效。</w:t>
      </w:r>
    </w:p>
    <w:p w14:paraId="4A83D177" w14:textId="77777777" w:rsidR="00273957" w:rsidRPr="00273957" w:rsidRDefault="00273957" w:rsidP="00273957">
      <w:pPr>
        <w:numPr>
          <w:ilvl w:val="0"/>
          <w:numId w:val="653"/>
        </w:numPr>
      </w:pPr>
      <w:r w:rsidRPr="00273957">
        <w:rPr>
          <w:rFonts w:ascii="Times New Roman" w:hAnsi="Times New Roman" w:cs="Times New Roman"/>
        </w:rPr>
        <w:t>​</w:t>
      </w:r>
      <w:r w:rsidRPr="00273957">
        <w:rPr>
          <w:b/>
          <w:bCs/>
        </w:rPr>
        <w:t>从机模式</w:t>
      </w:r>
      <w:proofErr w:type="gramStart"/>
      <w:r w:rsidRPr="00273957">
        <w:rPr>
          <w:b/>
          <w:bCs/>
        </w:rPr>
        <w:t>功能</w:t>
      </w:r>
      <w:r w:rsidRPr="00273957">
        <w:rPr>
          <w:rFonts w:ascii="Times New Roman" w:hAnsi="Times New Roman" w:cs="Times New Roman"/>
        </w:rPr>
        <w:t>​</w:t>
      </w:r>
      <w:r w:rsidRPr="00273957">
        <w:t>：</w:t>
      </w:r>
      <w:proofErr w:type="gramEnd"/>
      <w:r w:rsidRPr="00273957">
        <w:t>此功能仅在STM32作为I2C从机时有意义。当它作为主机时，自身地址主要用于仲裁场景，通常只需一个地址。</w:t>
      </w:r>
    </w:p>
    <w:p w14:paraId="4986A641" w14:textId="39C16D66" w:rsidR="00273957" w:rsidRPr="00273957" w:rsidRDefault="00273957" w:rsidP="00273957">
      <w:r w:rsidRPr="00273957">
        <w:t>希望以上解释能帮助您理解和使用 I2C_OwnAddress2Config函数。</w:t>
      </w:r>
    </w:p>
    <w:p w14:paraId="6C9DD076" w14:textId="0478F3EF" w:rsidR="005F7F5A" w:rsidRDefault="005F7F5A" w:rsidP="005F7F5A">
      <w:pPr>
        <w:pStyle w:val="2"/>
      </w:pPr>
      <w:r>
        <w:t>I2C_DualAddressCmd()</w:t>
      </w:r>
      <w:r w:rsidR="00977D34">
        <w:br/>
      </w:r>
      <w:r w:rsidR="00977D34" w:rsidRPr="00977D34">
        <w:rPr>
          <w:b/>
          <w:bCs/>
        </w:rPr>
        <w:t>使能或失能STM32的I2C外设的双地址模式</w:t>
      </w:r>
    </w:p>
    <w:p w14:paraId="5BF7B48B" w14:textId="77777777" w:rsidR="00977D34" w:rsidRPr="00977D34" w:rsidRDefault="00977D34" w:rsidP="00EB38C9">
      <w:pPr>
        <w:pStyle w:val="3"/>
      </w:pPr>
      <w:r w:rsidRPr="00977D34">
        <w:t xml:space="preserve">函数功能概述 </w:t>
      </w:r>
    </w:p>
    <w:p w14:paraId="48D62405" w14:textId="77777777" w:rsidR="00977D34" w:rsidRPr="00977D34" w:rsidRDefault="00977D34" w:rsidP="00977D34">
      <w:r w:rsidRPr="00977D34">
        <w:t>I2C_DualAddressCmd函数用于</w:t>
      </w:r>
      <w:r w:rsidRPr="00977D34">
        <w:rPr>
          <w:b/>
          <w:bCs/>
        </w:rPr>
        <w:t>使能或失能STM32的I2C外设的双地址模式</w:t>
      </w:r>
      <w:r w:rsidRPr="00977D34">
        <w:t>。当使能双地址模式后，STM32作为I2C从设备时，可以同时响应两个不同的设备地址，这增强了I2C通信的灵活性，允许一个设备通过两个地址被访问。</w:t>
      </w:r>
    </w:p>
    <w:p w14:paraId="5A30A064" w14:textId="77777777" w:rsidR="00977D34" w:rsidRPr="00977D34" w:rsidRDefault="00977D34" w:rsidP="00EB38C9">
      <w:pPr>
        <w:pStyle w:val="3"/>
      </w:pPr>
      <w:r w:rsidRPr="00977D34">
        <w:rPr>
          <w:rFonts w:ascii="Segoe UI Emoji" w:hAnsi="Segoe UI Emoji" w:cs="Segoe UI Emoji"/>
        </w:rPr>
        <w:t>📖</w:t>
      </w:r>
      <w:r w:rsidRPr="00977D34">
        <w:t xml:space="preserve"> 函数原型 </w:t>
      </w:r>
    </w:p>
    <w:p w14:paraId="16860E99" w14:textId="77777777" w:rsidR="00977D34" w:rsidRPr="00977D34" w:rsidRDefault="00977D34" w:rsidP="00977D34">
      <w:r w:rsidRPr="00977D34">
        <w:t>void I2C_</w:t>
      </w:r>
      <w:proofErr w:type="gramStart"/>
      <w:r w:rsidRPr="00977D34">
        <w:t>DualAddressCmd(</w:t>
      </w:r>
      <w:proofErr w:type="gramEnd"/>
      <w:r w:rsidRPr="00977D34">
        <w:t xml:space="preserve">I2C_TypeDef* I2Cx, </w:t>
      </w:r>
      <w:proofErr w:type="spellStart"/>
      <w:r w:rsidRPr="00977D34">
        <w:t>FunctionalState</w:t>
      </w:r>
      <w:proofErr w:type="spellEnd"/>
      <w:r w:rsidRPr="00977D34">
        <w:t xml:space="preserve"> </w:t>
      </w:r>
      <w:proofErr w:type="spellStart"/>
      <w:r w:rsidRPr="00977D34">
        <w:t>NewState</w:t>
      </w:r>
      <w:proofErr w:type="spellEnd"/>
      <w:r w:rsidRPr="00977D34">
        <w:t>)</w:t>
      </w:r>
    </w:p>
    <w:p w14:paraId="2FEAB722" w14:textId="77777777" w:rsidR="00977D34" w:rsidRPr="00977D34" w:rsidRDefault="00977D34" w:rsidP="00977D34">
      <w:pPr>
        <w:numPr>
          <w:ilvl w:val="0"/>
          <w:numId w:val="654"/>
        </w:numPr>
      </w:pPr>
      <w:r w:rsidRPr="00977D34">
        <w:rPr>
          <w:rFonts w:ascii="Times New Roman" w:hAnsi="Times New Roman" w:cs="Times New Roman"/>
        </w:rPr>
        <w:t>​</w:t>
      </w:r>
      <w:r w:rsidRPr="00977D34">
        <w:rPr>
          <w:b/>
          <w:bCs/>
        </w:rPr>
        <w:t>参数 I2Cx</w:t>
      </w:r>
      <w:r w:rsidRPr="00977D34">
        <w:rPr>
          <w:rFonts w:ascii="Times New Roman" w:hAnsi="Times New Roman" w:cs="Times New Roman"/>
        </w:rPr>
        <w:t>​</w:t>
      </w:r>
      <w:r w:rsidRPr="00977D34">
        <w:t>：指定要配置的I2C外设，例如 I2C1、I2C2。</w:t>
      </w:r>
    </w:p>
    <w:p w14:paraId="5A806BFE" w14:textId="77777777" w:rsidR="00977D34" w:rsidRPr="00977D34" w:rsidRDefault="00977D34" w:rsidP="00977D34">
      <w:pPr>
        <w:numPr>
          <w:ilvl w:val="0"/>
          <w:numId w:val="654"/>
        </w:numPr>
      </w:pPr>
      <w:r w:rsidRPr="00977D34">
        <w:rPr>
          <w:rFonts w:ascii="Times New Roman" w:hAnsi="Times New Roman" w:cs="Times New Roman"/>
        </w:rPr>
        <w:t>​</w:t>
      </w:r>
      <w:r w:rsidRPr="00977D34">
        <w:rPr>
          <w:b/>
          <w:bCs/>
        </w:rPr>
        <w:t xml:space="preserve">参数 </w:t>
      </w:r>
      <w:proofErr w:type="spellStart"/>
      <w:r w:rsidRPr="00977D34">
        <w:rPr>
          <w:b/>
          <w:bCs/>
        </w:rPr>
        <w:t>NewState</w:t>
      </w:r>
      <w:proofErr w:type="spellEnd"/>
      <w:r w:rsidRPr="00977D34">
        <w:rPr>
          <w:rFonts w:ascii="Times New Roman" w:hAnsi="Times New Roman" w:cs="Times New Roman"/>
        </w:rPr>
        <w:t>​</w:t>
      </w:r>
      <w:r w:rsidRPr="00977D34">
        <w:t>：指定双地址模式的新状态。</w:t>
      </w:r>
    </w:p>
    <w:p w14:paraId="0BBBC48C" w14:textId="77777777" w:rsidR="00977D34" w:rsidRPr="00977D34" w:rsidRDefault="00977D34" w:rsidP="00977D34">
      <w:pPr>
        <w:numPr>
          <w:ilvl w:val="1"/>
          <w:numId w:val="654"/>
        </w:numPr>
      </w:pPr>
      <w:r w:rsidRPr="00977D34">
        <w:t>ENABLE：使能双地址模式。</w:t>
      </w:r>
    </w:p>
    <w:p w14:paraId="3D6FD719" w14:textId="77777777" w:rsidR="00977D34" w:rsidRPr="00977D34" w:rsidRDefault="00977D34" w:rsidP="00977D34">
      <w:pPr>
        <w:numPr>
          <w:ilvl w:val="1"/>
          <w:numId w:val="654"/>
        </w:numPr>
      </w:pPr>
      <w:r w:rsidRPr="00977D34">
        <w:t>DISABLE：失能双地址模式。</w:t>
      </w:r>
    </w:p>
    <w:p w14:paraId="069BA251" w14:textId="77777777" w:rsidR="00977D34" w:rsidRPr="00977D34" w:rsidRDefault="00977D34" w:rsidP="00977D34">
      <w:pPr>
        <w:numPr>
          <w:ilvl w:val="0"/>
          <w:numId w:val="654"/>
        </w:numPr>
      </w:pPr>
      <w:r w:rsidRPr="00977D34">
        <w:rPr>
          <w:rFonts w:ascii="Times New Roman" w:hAnsi="Times New Roman" w:cs="Times New Roman"/>
        </w:rPr>
        <w:lastRenderedPageBreak/>
        <w:t>​</w:t>
      </w:r>
      <w:r w:rsidRPr="00977D34">
        <w:rPr>
          <w:b/>
          <w:bCs/>
        </w:rPr>
        <w:t>返回值</w:t>
      </w:r>
      <w:r w:rsidRPr="00977D34">
        <w:rPr>
          <w:rFonts w:ascii="Times New Roman" w:hAnsi="Times New Roman" w:cs="Times New Roman"/>
        </w:rPr>
        <w:t>​</w:t>
      </w:r>
      <w:r w:rsidRPr="00977D34">
        <w:t>：无（void）。</w:t>
      </w:r>
    </w:p>
    <w:p w14:paraId="1BAEB4CD" w14:textId="77777777" w:rsidR="00977D34" w:rsidRPr="00977D34" w:rsidRDefault="00977D34" w:rsidP="00EB38C9">
      <w:pPr>
        <w:pStyle w:val="3"/>
      </w:pPr>
      <w:r w:rsidRPr="00977D34">
        <w:rPr>
          <w:rFonts w:ascii="Segoe UI Emoji" w:hAnsi="Segoe UI Emoji" w:cs="Segoe UI Emoji"/>
        </w:rPr>
        <w:t>🔧</w:t>
      </w:r>
      <w:r w:rsidRPr="00977D34">
        <w:t xml:space="preserve"> 功能详解 </w:t>
      </w:r>
    </w:p>
    <w:p w14:paraId="185AD8DE" w14:textId="77777777" w:rsidR="00977D34" w:rsidRPr="00977D34" w:rsidRDefault="00977D34" w:rsidP="00977D34">
      <w:r w:rsidRPr="00977D34">
        <w:t>STM32的I2C外设支持配置两个独立的自身地址（Own Address 1 和 Own Address 2）。I2C_DualAddressCmd函数的作用就像一个开关，控制从设备是否启用第二个地址进行响应。</w:t>
      </w:r>
    </w:p>
    <w:p w14:paraId="703E7F8F" w14:textId="77777777" w:rsidR="00977D34" w:rsidRPr="00977D34" w:rsidRDefault="00977D34" w:rsidP="00977D34">
      <w:pPr>
        <w:numPr>
          <w:ilvl w:val="0"/>
          <w:numId w:val="655"/>
        </w:numPr>
      </w:pPr>
      <w:r w:rsidRPr="00977D34">
        <w:rPr>
          <w:rFonts w:ascii="Times New Roman" w:hAnsi="Times New Roman" w:cs="Times New Roman"/>
        </w:rPr>
        <w:t>​</w:t>
      </w:r>
      <w:r w:rsidRPr="00977D34">
        <w:rPr>
          <w:b/>
          <w:bCs/>
        </w:rPr>
        <w:t>工作原理</w:t>
      </w:r>
      <w:r w:rsidRPr="00977D34">
        <w:rPr>
          <w:rFonts w:ascii="Times New Roman" w:hAnsi="Times New Roman" w:cs="Times New Roman"/>
        </w:rPr>
        <w:t>​</w:t>
      </w:r>
      <w:r w:rsidRPr="00977D34">
        <w:t>：当双地址模式被使能后，I2C外设的地址识别单元会同时比较总线上传来的地址是否与 I2C_OwnAddress1（通过 I2C_Init配置）或 I2C_OwnAddress2（通过 I2C_OwnAddress2Config函数配置）相匹配。只要有一个地址匹配成功，STM32就会做出响应。</w:t>
      </w:r>
    </w:p>
    <w:p w14:paraId="28B072A8" w14:textId="77777777" w:rsidR="00977D34" w:rsidRPr="00977D34" w:rsidRDefault="00977D34" w:rsidP="00977D34">
      <w:pPr>
        <w:numPr>
          <w:ilvl w:val="0"/>
          <w:numId w:val="655"/>
        </w:numPr>
      </w:pPr>
      <w:r w:rsidRPr="00977D34">
        <w:rPr>
          <w:rFonts w:ascii="Times New Roman" w:hAnsi="Times New Roman" w:cs="Times New Roman"/>
        </w:rPr>
        <w:t>​</w:t>
      </w:r>
      <w:r w:rsidRPr="00977D34">
        <w:rPr>
          <w:b/>
          <w:bCs/>
        </w:rPr>
        <w:t>应用场景</w:t>
      </w:r>
      <w:r w:rsidRPr="00977D34">
        <w:rPr>
          <w:rFonts w:ascii="Times New Roman" w:hAnsi="Times New Roman" w:cs="Times New Roman"/>
        </w:rPr>
        <w:t>​</w:t>
      </w:r>
      <w:r w:rsidRPr="00977D34">
        <w:t>：此功能在以下情况非常有用：</w:t>
      </w:r>
    </w:p>
    <w:p w14:paraId="142B6B7A" w14:textId="77777777" w:rsidR="00977D34" w:rsidRPr="00977D34" w:rsidRDefault="00977D34" w:rsidP="00977D34">
      <w:pPr>
        <w:numPr>
          <w:ilvl w:val="1"/>
          <w:numId w:val="655"/>
        </w:numPr>
      </w:pPr>
      <w:r w:rsidRPr="00977D34">
        <w:t>需要让一个STM32设备模拟两个不同的I2C从设备。</w:t>
      </w:r>
    </w:p>
    <w:p w14:paraId="60C6F5FE" w14:textId="77777777" w:rsidR="00977D34" w:rsidRPr="00977D34" w:rsidRDefault="00977D34" w:rsidP="00977D34">
      <w:pPr>
        <w:numPr>
          <w:ilvl w:val="1"/>
          <w:numId w:val="655"/>
        </w:numPr>
      </w:pPr>
      <w:r w:rsidRPr="00977D34">
        <w:t>系统需要兼容两个使用不同I2C地址的旧设备协议。</w:t>
      </w:r>
    </w:p>
    <w:p w14:paraId="4BD806D6" w14:textId="77777777" w:rsidR="00977D34" w:rsidRPr="00977D34" w:rsidRDefault="00977D34" w:rsidP="00977D34">
      <w:pPr>
        <w:numPr>
          <w:ilvl w:val="1"/>
          <w:numId w:val="655"/>
        </w:numPr>
      </w:pPr>
      <w:r w:rsidRPr="00977D34">
        <w:t>实现更复杂的地址过滤或广播通信机制。</w:t>
      </w:r>
    </w:p>
    <w:p w14:paraId="398B195B" w14:textId="77777777" w:rsidR="00977D34" w:rsidRPr="00977D34" w:rsidRDefault="00977D34" w:rsidP="00EB38C9">
      <w:pPr>
        <w:pStyle w:val="3"/>
      </w:pPr>
      <w:r w:rsidRPr="00977D34">
        <w:rPr>
          <w:rFonts w:ascii="Segoe UI Emoji" w:hAnsi="Segoe UI Emoji" w:cs="Segoe UI Emoji"/>
        </w:rPr>
        <w:t>💡</w:t>
      </w:r>
      <w:r w:rsidRPr="00977D34">
        <w:t xml:space="preserve"> 典型配置流程 </w:t>
      </w:r>
    </w:p>
    <w:p w14:paraId="28589B31" w14:textId="77777777" w:rsidR="00977D34" w:rsidRPr="00977D34" w:rsidRDefault="00977D34" w:rsidP="00977D34">
      <w:r w:rsidRPr="00977D34">
        <w:t>要使双地址模式正常工作，需要按照一个特定的顺序进行配置。下图清晰地展示了配置双地址模式的完整流程：</w:t>
      </w:r>
    </w:p>
    <w:p w14:paraId="6A466630" w14:textId="77777777" w:rsidR="00977D34" w:rsidRPr="00977D34" w:rsidRDefault="00977D34" w:rsidP="00977D34">
      <w:r w:rsidRPr="00977D34">
        <w:t>flowchart TD</w:t>
      </w:r>
    </w:p>
    <w:p w14:paraId="29CB32E7" w14:textId="77777777" w:rsidR="00977D34" w:rsidRPr="00977D34" w:rsidRDefault="00977D34" w:rsidP="00977D34">
      <w:r w:rsidRPr="00977D34">
        <w:t xml:space="preserve">    A[I2C初始化&lt;</w:t>
      </w:r>
      <w:proofErr w:type="spellStart"/>
      <w:r w:rsidRPr="00977D34">
        <w:t>br</w:t>
      </w:r>
      <w:proofErr w:type="spellEnd"/>
      <w:r w:rsidRPr="00977D34">
        <w:t>&gt;配置I2C_OwnAddress1] --&gt; B[调用I2C_OwnAddress2Config&lt;</w:t>
      </w:r>
      <w:proofErr w:type="spellStart"/>
      <w:r w:rsidRPr="00977D34">
        <w:t>br</w:t>
      </w:r>
      <w:proofErr w:type="spellEnd"/>
      <w:r w:rsidRPr="00977D34">
        <w:t>&gt;设置第二个地址]</w:t>
      </w:r>
    </w:p>
    <w:p w14:paraId="736C9E3C" w14:textId="77777777" w:rsidR="00977D34" w:rsidRPr="00977D34" w:rsidRDefault="00977D34" w:rsidP="00977D34">
      <w:r w:rsidRPr="00977D34">
        <w:t xml:space="preserve">    B --&gt; C[调用I2C_DualAddressCmd&lt;</w:t>
      </w:r>
      <w:proofErr w:type="spellStart"/>
      <w:r w:rsidRPr="00977D34">
        <w:t>br</w:t>
      </w:r>
      <w:proofErr w:type="spellEnd"/>
      <w:r w:rsidRPr="00977D34">
        <w:t>&gt;使能双地址模式]</w:t>
      </w:r>
    </w:p>
    <w:p w14:paraId="28FF473A" w14:textId="77777777" w:rsidR="00977D34" w:rsidRPr="00977D34" w:rsidRDefault="00977D34" w:rsidP="00977D34">
      <w:r w:rsidRPr="00977D34">
        <w:t xml:space="preserve">    C --&gt; D[I2C通信]</w:t>
      </w:r>
    </w:p>
    <w:p w14:paraId="645C5768" w14:textId="77777777" w:rsidR="00977D34" w:rsidRPr="00977D34" w:rsidRDefault="00977D34" w:rsidP="00977D34">
      <w:r w:rsidRPr="00977D34">
        <w:t>下面是一个具体的代码示例，将STM32配置为可响应地址 0x30和 0x52的从机：</w:t>
      </w:r>
    </w:p>
    <w:p w14:paraId="45921ABB" w14:textId="77777777" w:rsidR="00977D34" w:rsidRPr="00977D34" w:rsidRDefault="00977D34" w:rsidP="00977D34">
      <w:r w:rsidRPr="00977D34">
        <w:t>// 1. 基础I2C初始化，配置第一个自身地址 (OwnAddress1)</w:t>
      </w:r>
    </w:p>
    <w:p w14:paraId="11184BA2" w14:textId="77777777" w:rsidR="00977D34" w:rsidRPr="00977D34" w:rsidRDefault="00977D34" w:rsidP="00977D34">
      <w:r w:rsidRPr="00977D34">
        <w:t>I2C_InitTypeDef I2C_InitStructure;</w:t>
      </w:r>
    </w:p>
    <w:p w14:paraId="6C1A3534" w14:textId="77777777" w:rsidR="00977D34" w:rsidRPr="00977D34" w:rsidRDefault="00977D34" w:rsidP="00977D34">
      <w:r w:rsidRPr="00977D34">
        <w:t>I2C_InitStructure.I2C_Mode = I2C_Mode_I2C;</w:t>
      </w:r>
    </w:p>
    <w:p w14:paraId="4478044D" w14:textId="77777777" w:rsidR="00977D34" w:rsidRPr="00977D34" w:rsidRDefault="00977D34" w:rsidP="00977D34">
      <w:r w:rsidRPr="00977D34">
        <w:t>I2C_InitStructure.I2C_ClockSpeed = 100000; // 100kHz</w:t>
      </w:r>
    </w:p>
    <w:p w14:paraId="4B49D3EA" w14:textId="77777777" w:rsidR="00977D34" w:rsidRPr="00977D34" w:rsidRDefault="00977D34" w:rsidP="00977D34">
      <w:r w:rsidRPr="00977D34">
        <w:t>I2C_InitStructure.I2C_OwnAddress1 = 0x30 &lt;&lt; 1;  // 第一个地址：0x30</w:t>
      </w:r>
    </w:p>
    <w:p w14:paraId="6A539EF5" w14:textId="77777777" w:rsidR="00977D34" w:rsidRPr="00977D34" w:rsidRDefault="00977D34" w:rsidP="00977D34">
      <w:r w:rsidRPr="00977D34">
        <w:t>// ... 其他初始化参数（如应答使能、地址模式等）</w:t>
      </w:r>
    </w:p>
    <w:p w14:paraId="25060CE0" w14:textId="77777777" w:rsidR="00977D34" w:rsidRPr="00977D34" w:rsidRDefault="00977D34" w:rsidP="00977D34">
      <w:r w:rsidRPr="00977D34">
        <w:lastRenderedPageBreak/>
        <w:t>I2C_</w:t>
      </w:r>
      <w:proofErr w:type="gramStart"/>
      <w:r w:rsidRPr="00977D34">
        <w:t>Init(</w:t>
      </w:r>
      <w:proofErr w:type="gramEnd"/>
      <w:r w:rsidRPr="00977D34">
        <w:t>I2C1, &amp;I2C_InitStructure);</w:t>
      </w:r>
    </w:p>
    <w:p w14:paraId="7428A81E" w14:textId="77777777" w:rsidR="00977D34" w:rsidRPr="00977D34" w:rsidRDefault="00977D34" w:rsidP="00977D34"/>
    <w:p w14:paraId="56C67052" w14:textId="77777777" w:rsidR="00977D34" w:rsidRPr="00977D34" w:rsidRDefault="00977D34" w:rsidP="00977D34">
      <w:r w:rsidRPr="00977D34">
        <w:t>// 2. 配置第二个自身地址为 0x52</w:t>
      </w:r>
    </w:p>
    <w:p w14:paraId="15CFE983" w14:textId="77777777" w:rsidR="00977D34" w:rsidRPr="00977D34" w:rsidRDefault="00977D34" w:rsidP="00977D34">
      <w:r w:rsidRPr="00977D34">
        <w:t>I2C_OwnAddress2Config(I2C1, 0x52 &lt;&lt; 1);  // 第二个地址：0x52</w:t>
      </w:r>
    </w:p>
    <w:p w14:paraId="643DF365" w14:textId="77777777" w:rsidR="00977D34" w:rsidRPr="00977D34" w:rsidRDefault="00977D34" w:rsidP="00977D34"/>
    <w:p w14:paraId="37AF5B5C" w14:textId="77777777" w:rsidR="00977D34" w:rsidRPr="00977D34" w:rsidRDefault="00977D34" w:rsidP="00977D34">
      <w:r w:rsidRPr="00977D34">
        <w:t>// 3. 关键步骤：使能双地址模式</w:t>
      </w:r>
    </w:p>
    <w:p w14:paraId="5D50A0F3" w14:textId="77777777" w:rsidR="00977D34" w:rsidRPr="00977D34" w:rsidRDefault="00977D34" w:rsidP="00977D34">
      <w:r w:rsidRPr="00977D34">
        <w:t>I2C_</w:t>
      </w:r>
      <w:proofErr w:type="gramStart"/>
      <w:r w:rsidRPr="00977D34">
        <w:t>DualAddressCmd(</w:t>
      </w:r>
      <w:proofErr w:type="gramEnd"/>
      <w:r w:rsidRPr="00977D34">
        <w:t>I2C1, ENABLE);</w:t>
      </w:r>
    </w:p>
    <w:p w14:paraId="793B83E2" w14:textId="77777777" w:rsidR="00977D34" w:rsidRPr="00977D34" w:rsidRDefault="00977D34" w:rsidP="00977D34"/>
    <w:p w14:paraId="7B3F6DBC" w14:textId="77777777" w:rsidR="00977D34" w:rsidRPr="00977D34" w:rsidRDefault="00977D34" w:rsidP="00977D34">
      <w:r w:rsidRPr="00977D34">
        <w:t>// 4. 使能I2C外设</w:t>
      </w:r>
    </w:p>
    <w:p w14:paraId="4B61B038" w14:textId="77777777" w:rsidR="00977D34" w:rsidRPr="00977D34" w:rsidRDefault="00977D34" w:rsidP="00977D34">
      <w:r w:rsidRPr="00977D34">
        <w:t>I2C_</w:t>
      </w:r>
      <w:proofErr w:type="gramStart"/>
      <w:r w:rsidRPr="00977D34">
        <w:t>Cmd(</w:t>
      </w:r>
      <w:proofErr w:type="gramEnd"/>
      <w:r w:rsidRPr="00977D34">
        <w:t>I2C1, ENABLE);</w:t>
      </w:r>
    </w:p>
    <w:p w14:paraId="7DB235F9" w14:textId="77777777" w:rsidR="00977D34" w:rsidRPr="00977D34" w:rsidRDefault="00977D34" w:rsidP="00EB38C9">
      <w:pPr>
        <w:pStyle w:val="3"/>
      </w:pPr>
      <w:r w:rsidRPr="00977D34">
        <w:rPr>
          <w:rFonts w:ascii="Segoe UI Emoji" w:hAnsi="Segoe UI Emoji" w:cs="Segoe UI Emoji"/>
        </w:rPr>
        <w:t>⚠️</w:t>
      </w:r>
      <w:r w:rsidRPr="00977D34">
        <w:t xml:space="preserve"> 重要注意事项 </w:t>
      </w:r>
    </w:p>
    <w:p w14:paraId="38CD854C" w14:textId="77777777" w:rsidR="00977D34" w:rsidRPr="00977D34" w:rsidRDefault="00977D34" w:rsidP="00977D34">
      <w:pPr>
        <w:numPr>
          <w:ilvl w:val="0"/>
          <w:numId w:val="656"/>
        </w:numPr>
      </w:pPr>
      <w:r w:rsidRPr="00977D34">
        <w:rPr>
          <w:rFonts w:ascii="Times New Roman" w:hAnsi="Times New Roman" w:cs="Times New Roman"/>
        </w:rPr>
        <w:t>​</w:t>
      </w:r>
      <w:r w:rsidRPr="00977D34">
        <w:rPr>
          <w:b/>
          <w:bCs/>
        </w:rPr>
        <w:t>配置</w:t>
      </w:r>
      <w:proofErr w:type="gramStart"/>
      <w:r w:rsidRPr="00977D34">
        <w:rPr>
          <w:b/>
          <w:bCs/>
        </w:rPr>
        <w:t>顺序</w:t>
      </w:r>
      <w:r w:rsidRPr="00977D34">
        <w:rPr>
          <w:rFonts w:ascii="Times New Roman" w:hAnsi="Times New Roman" w:cs="Times New Roman"/>
        </w:rPr>
        <w:t>​</w:t>
      </w:r>
      <w:r w:rsidRPr="00977D34">
        <w:t>：</w:t>
      </w:r>
      <w:proofErr w:type="gramEnd"/>
      <w:r w:rsidRPr="00977D34">
        <w:t>务必先</w:t>
      </w:r>
      <w:proofErr w:type="gramStart"/>
      <w:r w:rsidRPr="00977D34">
        <w:t>使用 I2C_OwnAddress2Config</w:t>
      </w:r>
      <w:proofErr w:type="gramEnd"/>
      <w:r w:rsidRPr="00977D34">
        <w:t>设置好第二个地址，再</w:t>
      </w:r>
      <w:proofErr w:type="gramStart"/>
      <w:r w:rsidRPr="00977D34">
        <w:t>调用 I2C_DualAddressCmd</w:t>
      </w:r>
      <w:proofErr w:type="gramEnd"/>
      <w:r w:rsidRPr="00977D34">
        <w:t>来使能该功能。顺序错误可能导致配置不生效。</w:t>
      </w:r>
    </w:p>
    <w:p w14:paraId="3F7F878E" w14:textId="77777777" w:rsidR="00977D34" w:rsidRPr="00977D34" w:rsidRDefault="00977D34" w:rsidP="00977D34">
      <w:pPr>
        <w:numPr>
          <w:ilvl w:val="0"/>
          <w:numId w:val="656"/>
        </w:numPr>
      </w:pPr>
      <w:r w:rsidRPr="00977D34">
        <w:rPr>
          <w:rFonts w:ascii="Times New Roman" w:hAnsi="Times New Roman" w:cs="Times New Roman"/>
        </w:rPr>
        <w:t>​</w:t>
      </w:r>
      <w:r w:rsidRPr="00977D34">
        <w:rPr>
          <w:b/>
          <w:bCs/>
        </w:rPr>
        <w:t>地址格式</w:t>
      </w:r>
      <w:r w:rsidRPr="00977D34">
        <w:rPr>
          <w:rFonts w:ascii="Times New Roman" w:hAnsi="Times New Roman" w:cs="Times New Roman"/>
        </w:rPr>
        <w:t>​</w:t>
      </w:r>
      <w:r w:rsidRPr="00977D34">
        <w:t>：I2C_OwnAddress2Config函数配置的是7位地址。在传入参数时，通常需要将实际地址左移一位（例如，</w:t>
      </w:r>
      <w:proofErr w:type="gramStart"/>
      <w:r w:rsidRPr="00977D34">
        <w:t>地址 0x50</w:t>
      </w:r>
      <w:proofErr w:type="gramEnd"/>
      <w:r w:rsidRPr="00977D34">
        <w:t>应传入 0x50 &lt;&lt; 1，</w:t>
      </w:r>
      <w:proofErr w:type="gramStart"/>
      <w:r w:rsidRPr="00977D34">
        <w:t>即 0xA0</w:t>
      </w:r>
      <w:proofErr w:type="gramEnd"/>
      <w:r w:rsidRPr="00977D34">
        <w:t>），因为I2C协议中地址字节的最低比特位用于表示读/写方向。</w:t>
      </w:r>
    </w:p>
    <w:p w14:paraId="1A802F5A" w14:textId="77777777" w:rsidR="00977D34" w:rsidRPr="00977D34" w:rsidRDefault="00977D34" w:rsidP="00977D34">
      <w:pPr>
        <w:numPr>
          <w:ilvl w:val="0"/>
          <w:numId w:val="656"/>
        </w:numPr>
      </w:pPr>
      <w:r w:rsidRPr="00977D34">
        <w:rPr>
          <w:rFonts w:ascii="Times New Roman" w:hAnsi="Times New Roman" w:cs="Times New Roman"/>
        </w:rPr>
        <w:t>​</w:t>
      </w:r>
      <w:r w:rsidRPr="00977D34">
        <w:rPr>
          <w:b/>
          <w:bCs/>
        </w:rPr>
        <w:t>模式依赖</w:t>
      </w:r>
      <w:r w:rsidRPr="00977D34">
        <w:rPr>
          <w:rFonts w:ascii="Times New Roman" w:hAnsi="Times New Roman" w:cs="Times New Roman"/>
        </w:rPr>
        <w:t>​</w:t>
      </w:r>
      <w:r w:rsidRPr="00977D34">
        <w:t>：双地址模式主要在STM32作为</w:t>
      </w:r>
      <w:r w:rsidRPr="00977D34">
        <w:rPr>
          <w:b/>
          <w:bCs/>
        </w:rPr>
        <w:t>从设备（Slave）</w:t>
      </w:r>
      <w:r w:rsidRPr="00977D34">
        <w:rPr>
          <w:rFonts w:ascii="Times New Roman" w:hAnsi="Times New Roman" w:cs="Times New Roman"/>
          <w:b/>
          <w:bCs/>
        </w:rPr>
        <w:t>​</w:t>
      </w:r>
      <w:r w:rsidRPr="00977D34">
        <w:rPr>
          <w:rFonts w:ascii="Times New Roman" w:hAnsi="Times New Roman" w:cs="Times New Roman"/>
        </w:rPr>
        <w:t>​</w:t>
      </w:r>
      <w:r w:rsidRPr="00977D34">
        <w:t xml:space="preserve"> 时才有意义。当它作为主设备时，此配置不影响其主动寻址其他从设备的能力。</w:t>
      </w:r>
    </w:p>
    <w:p w14:paraId="6731CA98" w14:textId="5E5AB15E" w:rsidR="00977D34" w:rsidRPr="00977D34" w:rsidRDefault="00977D34" w:rsidP="00977D34">
      <w:r w:rsidRPr="00977D34">
        <w:t>希望这个详细的解释能帮助您理解和使用 I2C_DualAddressCmd函数。如果您对STM32的I2C通信还有其他疑问，我很乐意继续为您解答！</w:t>
      </w:r>
    </w:p>
    <w:p w14:paraId="7D533B18" w14:textId="49D105BB" w:rsidR="005F7F5A" w:rsidRDefault="005F7F5A" w:rsidP="005F7F5A">
      <w:pPr>
        <w:pStyle w:val="2"/>
      </w:pPr>
      <w:r>
        <w:t>I2C_GeneralCallCmd()</w:t>
      </w:r>
      <w:r w:rsidR="008E6D17">
        <w:br/>
      </w:r>
      <w:r w:rsidR="008E6D17" w:rsidRPr="00DB126D">
        <w:t>控制I2C外设的广播呼叫（General Call）功能</w:t>
      </w:r>
    </w:p>
    <w:p w14:paraId="764584AA" w14:textId="77777777" w:rsidR="00DB126D" w:rsidRPr="00DB126D" w:rsidRDefault="00DB126D" w:rsidP="00DB126D">
      <w:r w:rsidRPr="00DB126D">
        <w:t>在STM32的标准外设库中，I2C_GeneralCallCmd函数用于控制I2C外设的广播呼叫（General Call）功能。这个功能允许主机向总线上所有支持广播地址的从设备同时发送同一命令或数据。</w:t>
      </w:r>
    </w:p>
    <w:p w14:paraId="63FF7168" w14:textId="77777777" w:rsidR="00DB126D" w:rsidRPr="00DB126D" w:rsidRDefault="00DB126D" w:rsidP="00EB38C9">
      <w:pPr>
        <w:pStyle w:val="3"/>
      </w:pPr>
      <w:r w:rsidRPr="00DB126D">
        <w:rPr>
          <w:rFonts w:ascii="Segoe UI Emoji" w:hAnsi="Segoe UI Emoji" w:cs="Segoe UI Emoji"/>
        </w:rPr>
        <w:t>📖</w:t>
      </w:r>
      <w:r w:rsidRPr="00DB126D">
        <w:t xml:space="preserve"> 函数原型 </w:t>
      </w:r>
    </w:p>
    <w:p w14:paraId="59AE822A" w14:textId="77777777" w:rsidR="00DB126D" w:rsidRPr="00DB126D" w:rsidRDefault="00DB126D" w:rsidP="00DB126D">
      <w:r w:rsidRPr="00DB126D">
        <w:t>void I2C_</w:t>
      </w:r>
      <w:proofErr w:type="gramStart"/>
      <w:r w:rsidRPr="00DB126D">
        <w:t>GeneralCallCmd(</w:t>
      </w:r>
      <w:proofErr w:type="gramEnd"/>
      <w:r w:rsidRPr="00DB126D">
        <w:t xml:space="preserve">I2C_TypeDef* I2Cx, </w:t>
      </w:r>
      <w:proofErr w:type="spellStart"/>
      <w:r w:rsidRPr="00DB126D">
        <w:t>FunctionalState</w:t>
      </w:r>
      <w:proofErr w:type="spellEnd"/>
      <w:r w:rsidRPr="00DB126D">
        <w:t xml:space="preserve"> </w:t>
      </w:r>
      <w:proofErr w:type="spellStart"/>
      <w:r w:rsidRPr="00DB126D">
        <w:t>NewState</w:t>
      </w:r>
      <w:proofErr w:type="spellEnd"/>
      <w:r w:rsidRPr="00DB126D">
        <w:t>)</w:t>
      </w:r>
    </w:p>
    <w:p w14:paraId="16C467DE" w14:textId="77777777" w:rsidR="00DB126D" w:rsidRPr="00DB126D" w:rsidRDefault="00DB126D" w:rsidP="00DB126D">
      <w:pPr>
        <w:numPr>
          <w:ilvl w:val="0"/>
          <w:numId w:val="657"/>
        </w:numPr>
      </w:pPr>
      <w:r w:rsidRPr="00DB126D">
        <w:rPr>
          <w:rFonts w:ascii="Times New Roman" w:hAnsi="Times New Roman" w:cs="Times New Roman"/>
        </w:rPr>
        <w:t>​</w:t>
      </w:r>
      <w:r w:rsidRPr="00DB126D">
        <w:rPr>
          <w:b/>
          <w:bCs/>
        </w:rPr>
        <w:t>参数 I2Cx</w:t>
      </w:r>
      <w:r w:rsidRPr="00DB126D">
        <w:rPr>
          <w:rFonts w:ascii="Times New Roman" w:hAnsi="Times New Roman" w:cs="Times New Roman"/>
        </w:rPr>
        <w:t>​</w:t>
      </w:r>
      <w:r w:rsidRPr="00DB126D">
        <w:t>：指定要配置的I2C外设，例如 I2C1或 I2C2。</w:t>
      </w:r>
    </w:p>
    <w:p w14:paraId="07D164A0" w14:textId="77777777" w:rsidR="00DB126D" w:rsidRPr="00DB126D" w:rsidRDefault="00DB126D" w:rsidP="00DB126D">
      <w:pPr>
        <w:numPr>
          <w:ilvl w:val="0"/>
          <w:numId w:val="657"/>
        </w:numPr>
      </w:pPr>
      <w:r w:rsidRPr="00DB126D">
        <w:rPr>
          <w:rFonts w:ascii="Times New Roman" w:hAnsi="Times New Roman" w:cs="Times New Roman"/>
        </w:rPr>
        <w:lastRenderedPageBreak/>
        <w:t>​</w:t>
      </w:r>
      <w:r w:rsidRPr="00DB126D">
        <w:rPr>
          <w:b/>
          <w:bCs/>
        </w:rPr>
        <w:t xml:space="preserve">参数 </w:t>
      </w:r>
      <w:proofErr w:type="spellStart"/>
      <w:r w:rsidRPr="00DB126D">
        <w:rPr>
          <w:b/>
          <w:bCs/>
        </w:rPr>
        <w:t>NewState</w:t>
      </w:r>
      <w:proofErr w:type="spellEnd"/>
      <w:r w:rsidRPr="00DB126D">
        <w:rPr>
          <w:rFonts w:ascii="Times New Roman" w:hAnsi="Times New Roman" w:cs="Times New Roman"/>
        </w:rPr>
        <w:t>​</w:t>
      </w:r>
      <w:r w:rsidRPr="00DB126D">
        <w:t>：指定广播呼叫功能的新状态。</w:t>
      </w:r>
    </w:p>
    <w:p w14:paraId="070E11B7" w14:textId="77777777" w:rsidR="00DB126D" w:rsidRPr="00DB126D" w:rsidRDefault="00DB126D" w:rsidP="00DB126D">
      <w:pPr>
        <w:numPr>
          <w:ilvl w:val="1"/>
          <w:numId w:val="657"/>
        </w:numPr>
      </w:pPr>
      <w:r w:rsidRPr="00DB126D">
        <w:t>ENABLE：使能广播呼叫功能。</w:t>
      </w:r>
    </w:p>
    <w:p w14:paraId="41CA46D0" w14:textId="77777777" w:rsidR="00DB126D" w:rsidRPr="00DB126D" w:rsidRDefault="00DB126D" w:rsidP="00DB126D">
      <w:pPr>
        <w:numPr>
          <w:ilvl w:val="1"/>
          <w:numId w:val="657"/>
        </w:numPr>
      </w:pPr>
      <w:r w:rsidRPr="00DB126D">
        <w:t>DISABLE：失能广播呼叫功能。</w:t>
      </w:r>
    </w:p>
    <w:p w14:paraId="080B6F49" w14:textId="77777777" w:rsidR="00DB126D" w:rsidRPr="00DB126D" w:rsidRDefault="00DB126D" w:rsidP="00DB126D">
      <w:pPr>
        <w:numPr>
          <w:ilvl w:val="0"/>
          <w:numId w:val="657"/>
        </w:numPr>
      </w:pPr>
      <w:r w:rsidRPr="00DB126D">
        <w:rPr>
          <w:rFonts w:ascii="Times New Roman" w:hAnsi="Times New Roman" w:cs="Times New Roman"/>
        </w:rPr>
        <w:t>​</w:t>
      </w:r>
      <w:r w:rsidRPr="00DB126D">
        <w:rPr>
          <w:b/>
          <w:bCs/>
        </w:rPr>
        <w:t>返回值</w:t>
      </w:r>
      <w:r w:rsidRPr="00DB126D">
        <w:rPr>
          <w:rFonts w:ascii="Times New Roman" w:hAnsi="Times New Roman" w:cs="Times New Roman"/>
        </w:rPr>
        <w:t>​</w:t>
      </w:r>
      <w:r w:rsidRPr="00DB126D">
        <w:t>：无（void）。</w:t>
      </w:r>
    </w:p>
    <w:p w14:paraId="39B8EF34" w14:textId="77777777" w:rsidR="00DB126D" w:rsidRPr="00DB126D" w:rsidRDefault="00DB126D" w:rsidP="00EB38C9">
      <w:pPr>
        <w:pStyle w:val="3"/>
      </w:pPr>
      <w:r w:rsidRPr="00DB126D">
        <w:rPr>
          <w:rFonts w:ascii="Segoe UI Emoji" w:hAnsi="Segoe UI Emoji" w:cs="Segoe UI Emoji"/>
        </w:rPr>
        <w:t>🔧</w:t>
      </w:r>
      <w:r w:rsidRPr="00DB126D">
        <w:t xml:space="preserve"> 功能与用途详解 </w:t>
      </w:r>
    </w:p>
    <w:p w14:paraId="06BD73C3" w14:textId="77777777" w:rsidR="00DB126D" w:rsidRPr="00DB126D" w:rsidRDefault="00DB126D" w:rsidP="00DB126D">
      <w:r w:rsidRPr="00DB126D">
        <w:t>I2C_GeneralCallCmd函数的核心作用是作为一个开关，控制STM32的I2C外设是否响应广播呼叫地址（0x00）。</w:t>
      </w:r>
    </w:p>
    <w:p w14:paraId="2D0EB976" w14:textId="77777777" w:rsidR="00DB126D" w:rsidRPr="00DB126D" w:rsidRDefault="00DB126D" w:rsidP="00DB126D">
      <w:pPr>
        <w:numPr>
          <w:ilvl w:val="0"/>
          <w:numId w:val="658"/>
        </w:numPr>
      </w:pPr>
      <w:r w:rsidRPr="00DB126D">
        <w:rPr>
          <w:rFonts w:ascii="Times New Roman" w:hAnsi="Times New Roman" w:cs="Times New Roman"/>
        </w:rPr>
        <w:t>​</w:t>
      </w:r>
      <w:r w:rsidRPr="00DB126D">
        <w:rPr>
          <w:b/>
          <w:bCs/>
        </w:rPr>
        <w:t>广播呼叫地址</w:t>
      </w:r>
      <w:r w:rsidRPr="00DB126D">
        <w:rPr>
          <w:rFonts w:ascii="Times New Roman" w:hAnsi="Times New Roman" w:cs="Times New Roman"/>
        </w:rPr>
        <w:t>​</w:t>
      </w:r>
      <w:r w:rsidRPr="00DB126D">
        <w:t>：I2C协议定义了一个特殊的7位地址 0x00，称为广播呼叫地址或通用呼叫地址。当主机向这个地址发送数据时，总线上所有</w:t>
      </w:r>
      <w:r w:rsidRPr="00DB126D">
        <w:rPr>
          <w:b/>
          <w:bCs/>
        </w:rPr>
        <w:t>使能了广播呼叫功能</w:t>
      </w:r>
      <w:r w:rsidRPr="00DB126D">
        <w:t>的从设备都会接收这些数据，并可根据数据内容执行特定操作。</w:t>
      </w:r>
    </w:p>
    <w:p w14:paraId="28EDB17F" w14:textId="77777777" w:rsidR="00DB126D" w:rsidRPr="00DB126D" w:rsidRDefault="00DB126D" w:rsidP="00DB126D">
      <w:pPr>
        <w:numPr>
          <w:ilvl w:val="0"/>
          <w:numId w:val="658"/>
        </w:numPr>
      </w:pPr>
      <w:r w:rsidRPr="00DB126D">
        <w:rPr>
          <w:rFonts w:ascii="Times New Roman" w:hAnsi="Times New Roman" w:cs="Times New Roman"/>
        </w:rPr>
        <w:t>​</w:t>
      </w:r>
      <w:r w:rsidRPr="00DB126D">
        <w:rPr>
          <w:b/>
          <w:bCs/>
        </w:rPr>
        <w:t>函数作用</w:t>
      </w:r>
      <w:r w:rsidRPr="00DB126D">
        <w:rPr>
          <w:rFonts w:ascii="Times New Roman" w:hAnsi="Times New Roman" w:cs="Times New Roman"/>
        </w:rPr>
        <w:t>​</w:t>
      </w:r>
      <w:r w:rsidRPr="00DB126D">
        <w:t>：当STM32作为从设备，且调用 I2C_GeneralCallCmd(I2Cx, ENABLE)后，它将开始监听并响应主机发送到广播地址 0x00的指令。如果失能此功能，STM32将忽略所有发往广播地址的消息。</w:t>
      </w:r>
    </w:p>
    <w:p w14:paraId="41BF0F82" w14:textId="77777777" w:rsidR="00DB126D" w:rsidRPr="00DB126D" w:rsidRDefault="00DB126D" w:rsidP="00EB38C9">
      <w:pPr>
        <w:pStyle w:val="3"/>
      </w:pPr>
      <w:r w:rsidRPr="00DB126D">
        <w:rPr>
          <w:rFonts w:ascii="Segoe UI Emoji" w:hAnsi="Segoe UI Emoji" w:cs="Segoe UI Emoji"/>
        </w:rPr>
        <w:t>💡</w:t>
      </w:r>
      <w:r w:rsidRPr="00DB126D">
        <w:t xml:space="preserve"> 典型应用场景 </w:t>
      </w:r>
    </w:p>
    <w:p w14:paraId="59C2B4CF" w14:textId="77777777" w:rsidR="00DB126D" w:rsidRPr="00DB126D" w:rsidRDefault="00DB126D" w:rsidP="00DB126D">
      <w:r w:rsidRPr="00DB126D">
        <w:t>广播呼叫功能常用于需要同时控制或配置多个从设备的场景，例如：</w:t>
      </w:r>
    </w:p>
    <w:p w14:paraId="1D9F4716" w14:textId="77777777" w:rsidR="00DB126D" w:rsidRPr="00DB126D" w:rsidRDefault="00DB126D" w:rsidP="00DB126D">
      <w:pPr>
        <w:numPr>
          <w:ilvl w:val="0"/>
          <w:numId w:val="659"/>
        </w:numPr>
      </w:pPr>
      <w:r w:rsidRPr="00DB126D">
        <w:rPr>
          <w:rFonts w:ascii="Times New Roman" w:hAnsi="Times New Roman" w:cs="Times New Roman"/>
        </w:rPr>
        <w:t>​</w:t>
      </w:r>
      <w:r w:rsidRPr="00DB126D">
        <w:rPr>
          <w:b/>
          <w:bCs/>
        </w:rPr>
        <w:t>全局复位</w:t>
      </w:r>
      <w:r w:rsidRPr="00DB126D">
        <w:rPr>
          <w:rFonts w:ascii="Times New Roman" w:hAnsi="Times New Roman" w:cs="Times New Roman"/>
        </w:rPr>
        <w:t>​</w:t>
      </w:r>
      <w:r w:rsidRPr="00DB126D">
        <w:t>：主机发送一条特定的广播指令，让所有兼容的从设备同时执行软复位，恢复到初始状态。</w:t>
      </w:r>
    </w:p>
    <w:p w14:paraId="0276E153" w14:textId="77777777" w:rsidR="00DB126D" w:rsidRPr="00DB126D" w:rsidRDefault="00DB126D" w:rsidP="00DB126D">
      <w:pPr>
        <w:numPr>
          <w:ilvl w:val="0"/>
          <w:numId w:val="659"/>
        </w:numPr>
      </w:pPr>
      <w:r w:rsidRPr="00DB126D">
        <w:rPr>
          <w:rFonts w:ascii="Times New Roman" w:hAnsi="Times New Roman" w:cs="Times New Roman"/>
        </w:rPr>
        <w:t>​</w:t>
      </w:r>
      <w:r w:rsidRPr="00DB126D">
        <w:rPr>
          <w:b/>
          <w:bCs/>
        </w:rPr>
        <w:t>同步操作</w:t>
      </w:r>
      <w:r w:rsidRPr="00DB126D">
        <w:rPr>
          <w:rFonts w:ascii="Times New Roman" w:hAnsi="Times New Roman" w:cs="Times New Roman"/>
        </w:rPr>
        <w:t>​</w:t>
      </w:r>
      <w:r w:rsidRPr="00DB126D">
        <w:t>：同时启动总线上的多个传感器进行采样，或者同步更新一组设备的工作模式。</w:t>
      </w:r>
    </w:p>
    <w:p w14:paraId="25AEE7D3" w14:textId="77777777" w:rsidR="00DB126D" w:rsidRPr="00DB126D" w:rsidRDefault="00DB126D" w:rsidP="00DB126D">
      <w:pPr>
        <w:numPr>
          <w:ilvl w:val="0"/>
          <w:numId w:val="659"/>
        </w:numPr>
      </w:pPr>
      <w:r w:rsidRPr="00DB126D">
        <w:rPr>
          <w:rFonts w:ascii="Times New Roman" w:hAnsi="Times New Roman" w:cs="Times New Roman"/>
        </w:rPr>
        <w:t>​</w:t>
      </w:r>
      <w:r w:rsidRPr="00DB126D">
        <w:rPr>
          <w:b/>
          <w:bCs/>
        </w:rPr>
        <w:t>固件升级</w:t>
      </w:r>
      <w:r w:rsidRPr="00DB126D">
        <w:rPr>
          <w:rFonts w:ascii="Times New Roman" w:hAnsi="Times New Roman" w:cs="Times New Roman"/>
        </w:rPr>
        <w:t>​</w:t>
      </w:r>
      <w:r w:rsidRPr="00DB126D">
        <w:t>：在某些支持在线升级的器件中，可利用广播呼叫初始化升级流程或广播通用指令。</w:t>
      </w:r>
    </w:p>
    <w:p w14:paraId="420045BF" w14:textId="77777777" w:rsidR="00DB126D" w:rsidRPr="00DB126D" w:rsidRDefault="00DB126D" w:rsidP="00EB38C9">
      <w:pPr>
        <w:pStyle w:val="3"/>
      </w:pPr>
      <w:r w:rsidRPr="00DB126D">
        <w:rPr>
          <w:rFonts w:ascii="Segoe UI Emoji" w:hAnsi="Segoe UI Emoji" w:cs="Segoe UI Emoji"/>
        </w:rPr>
        <w:t>⚠️</w:t>
      </w:r>
      <w:r w:rsidRPr="00DB126D">
        <w:t xml:space="preserve"> 重要注意事项 </w:t>
      </w:r>
    </w:p>
    <w:p w14:paraId="1F8094CB" w14:textId="77777777" w:rsidR="00DB126D" w:rsidRPr="00DB126D" w:rsidRDefault="00DB126D" w:rsidP="00DB126D">
      <w:pPr>
        <w:numPr>
          <w:ilvl w:val="0"/>
          <w:numId w:val="660"/>
        </w:numPr>
      </w:pPr>
      <w:r w:rsidRPr="00DB126D">
        <w:rPr>
          <w:rFonts w:ascii="Times New Roman" w:hAnsi="Times New Roman" w:cs="Times New Roman"/>
        </w:rPr>
        <w:t>​</w:t>
      </w:r>
      <w:r w:rsidRPr="00DB126D">
        <w:rPr>
          <w:b/>
          <w:bCs/>
        </w:rPr>
        <w:t>从设备支持</w:t>
      </w:r>
      <w:r w:rsidRPr="00DB126D">
        <w:rPr>
          <w:rFonts w:ascii="Times New Roman" w:hAnsi="Times New Roman" w:cs="Times New Roman"/>
        </w:rPr>
        <w:t>​</w:t>
      </w:r>
      <w:r w:rsidRPr="00DB126D">
        <w:t>：并非所有I2C从设备都支持或使能了广播呼叫功能，这取决于具体设备的设计。在使用前需确认目标从设备的数据手册。</w:t>
      </w:r>
    </w:p>
    <w:p w14:paraId="22D8F282" w14:textId="77777777" w:rsidR="00DB126D" w:rsidRPr="00DB126D" w:rsidRDefault="00DB126D" w:rsidP="00DB126D">
      <w:pPr>
        <w:numPr>
          <w:ilvl w:val="0"/>
          <w:numId w:val="660"/>
        </w:numPr>
      </w:pPr>
      <w:r w:rsidRPr="00DB126D">
        <w:rPr>
          <w:rFonts w:ascii="Times New Roman" w:hAnsi="Times New Roman" w:cs="Times New Roman"/>
        </w:rPr>
        <w:t>​</w:t>
      </w:r>
      <w:r w:rsidRPr="00DB126D">
        <w:rPr>
          <w:b/>
          <w:bCs/>
        </w:rPr>
        <w:t>配置时机</w:t>
      </w:r>
      <w:r w:rsidRPr="00DB126D">
        <w:rPr>
          <w:rFonts w:ascii="Times New Roman" w:hAnsi="Times New Roman" w:cs="Times New Roman"/>
        </w:rPr>
        <w:t>​</w:t>
      </w:r>
      <w:r w:rsidRPr="00DB126D">
        <w:t>：此功能通常在STM32作为</w:t>
      </w:r>
      <w:r w:rsidRPr="00DB126D">
        <w:rPr>
          <w:b/>
          <w:bCs/>
        </w:rPr>
        <w:t>从设备（Slave）</w:t>
      </w:r>
      <w:r w:rsidRPr="00DB126D">
        <w:rPr>
          <w:rFonts w:ascii="Times New Roman" w:hAnsi="Times New Roman" w:cs="Times New Roman"/>
          <w:b/>
          <w:bCs/>
        </w:rPr>
        <w:t>​</w:t>
      </w:r>
      <w:r w:rsidRPr="00DB126D">
        <w:rPr>
          <w:rFonts w:ascii="Times New Roman" w:hAnsi="Times New Roman" w:cs="Times New Roman"/>
        </w:rPr>
        <w:t>​</w:t>
      </w:r>
      <w:r w:rsidRPr="00DB126D">
        <w:t xml:space="preserve"> 时使用。配置应在I2C初始化（I2C_Init）完成之后，使能I2C外设（I2C_Cmd）之前或之后进行。</w:t>
      </w:r>
    </w:p>
    <w:p w14:paraId="77DC38FE" w14:textId="77777777" w:rsidR="00DB126D" w:rsidRPr="00DB126D" w:rsidRDefault="00DB126D" w:rsidP="00DB126D">
      <w:pPr>
        <w:numPr>
          <w:ilvl w:val="0"/>
          <w:numId w:val="660"/>
        </w:numPr>
      </w:pPr>
      <w:r w:rsidRPr="00DB126D">
        <w:rPr>
          <w:rFonts w:ascii="Times New Roman" w:hAnsi="Times New Roman" w:cs="Times New Roman"/>
        </w:rPr>
        <w:t>​</w:t>
      </w:r>
      <w:r w:rsidRPr="00DB126D">
        <w:rPr>
          <w:b/>
          <w:bCs/>
        </w:rPr>
        <w:t>使用示例</w:t>
      </w:r>
      <w:r w:rsidRPr="00DB126D">
        <w:rPr>
          <w:rFonts w:ascii="Times New Roman" w:hAnsi="Times New Roman" w:cs="Times New Roman"/>
        </w:rPr>
        <w:t>​</w:t>
      </w:r>
      <w:r w:rsidRPr="00DB126D">
        <w:t>：以下代码展示了如何使能I2C1的广播呼叫功能。</w:t>
      </w:r>
    </w:p>
    <w:p w14:paraId="56836B52" w14:textId="77777777" w:rsidR="00DB126D" w:rsidRPr="00DB126D" w:rsidRDefault="00DB126D" w:rsidP="00DB126D">
      <w:pPr>
        <w:numPr>
          <w:ilvl w:val="0"/>
          <w:numId w:val="660"/>
        </w:numPr>
        <w:tabs>
          <w:tab w:val="clear" w:pos="720"/>
        </w:tabs>
      </w:pPr>
      <w:r w:rsidRPr="00DB126D">
        <w:t>// 先完成I2C的基本初始化</w:t>
      </w:r>
    </w:p>
    <w:p w14:paraId="0AB91D28" w14:textId="77777777" w:rsidR="00DB126D" w:rsidRPr="00DB126D" w:rsidRDefault="00DB126D" w:rsidP="00DB126D">
      <w:pPr>
        <w:numPr>
          <w:ilvl w:val="0"/>
          <w:numId w:val="660"/>
        </w:numPr>
        <w:tabs>
          <w:tab w:val="clear" w:pos="720"/>
        </w:tabs>
      </w:pPr>
      <w:r w:rsidRPr="00DB126D">
        <w:t>I2C_</w:t>
      </w:r>
      <w:proofErr w:type="gramStart"/>
      <w:r w:rsidRPr="00DB126D">
        <w:t>Init(</w:t>
      </w:r>
      <w:proofErr w:type="gramEnd"/>
      <w:r w:rsidRPr="00DB126D">
        <w:t>I2C1, &amp;I2C_InitStructure);</w:t>
      </w:r>
    </w:p>
    <w:p w14:paraId="7AA03E60" w14:textId="77777777" w:rsidR="00DB126D" w:rsidRPr="00DB126D" w:rsidRDefault="00DB126D" w:rsidP="00DB126D">
      <w:pPr>
        <w:numPr>
          <w:ilvl w:val="0"/>
          <w:numId w:val="660"/>
        </w:numPr>
        <w:tabs>
          <w:tab w:val="clear" w:pos="720"/>
        </w:tabs>
      </w:pPr>
      <w:r w:rsidRPr="00DB126D">
        <w:lastRenderedPageBreak/>
        <w:t>// 使能广播呼叫功能</w:t>
      </w:r>
    </w:p>
    <w:p w14:paraId="7085E793" w14:textId="77777777" w:rsidR="00DB126D" w:rsidRPr="00DB126D" w:rsidRDefault="00DB126D" w:rsidP="00DB126D">
      <w:pPr>
        <w:numPr>
          <w:ilvl w:val="0"/>
          <w:numId w:val="660"/>
        </w:numPr>
        <w:tabs>
          <w:tab w:val="clear" w:pos="720"/>
        </w:tabs>
      </w:pPr>
      <w:r w:rsidRPr="00DB126D">
        <w:t>I2C_</w:t>
      </w:r>
      <w:proofErr w:type="gramStart"/>
      <w:r w:rsidRPr="00DB126D">
        <w:t>GeneralCallCmd(</w:t>
      </w:r>
      <w:proofErr w:type="gramEnd"/>
      <w:r w:rsidRPr="00DB126D">
        <w:t>I2C1, ENABLE);</w:t>
      </w:r>
    </w:p>
    <w:p w14:paraId="5C11F899" w14:textId="77777777" w:rsidR="00DB126D" w:rsidRPr="00DB126D" w:rsidRDefault="00DB126D" w:rsidP="00DB126D">
      <w:pPr>
        <w:numPr>
          <w:ilvl w:val="0"/>
          <w:numId w:val="660"/>
        </w:numPr>
        <w:tabs>
          <w:tab w:val="clear" w:pos="720"/>
        </w:tabs>
      </w:pPr>
      <w:r w:rsidRPr="00DB126D">
        <w:t>// 最后使能I2C外设</w:t>
      </w:r>
    </w:p>
    <w:p w14:paraId="387AEBB6" w14:textId="77777777" w:rsidR="00DB126D" w:rsidRPr="00DB126D" w:rsidRDefault="00DB126D" w:rsidP="00DB126D">
      <w:r w:rsidRPr="00DB126D">
        <w:t>I2C_</w:t>
      </w:r>
      <w:proofErr w:type="gramStart"/>
      <w:r w:rsidRPr="00DB126D">
        <w:t>Cmd(</w:t>
      </w:r>
      <w:proofErr w:type="gramEnd"/>
      <w:r w:rsidRPr="00DB126D">
        <w:t>I2C1, ENABLE);</w:t>
      </w:r>
    </w:p>
    <w:p w14:paraId="0F57A7AC" w14:textId="723C4964" w:rsidR="00DB126D" w:rsidRPr="00DB126D" w:rsidRDefault="00DB126D" w:rsidP="00DB126D">
      <w:r w:rsidRPr="00DB126D">
        <w:t>希望以上解释能帮助你理解和使用 I2C_GeneralCallCmd函数。</w:t>
      </w:r>
    </w:p>
    <w:p w14:paraId="7D0F0E36" w14:textId="79F6FDCB" w:rsidR="005F7F5A" w:rsidRDefault="005F7F5A" w:rsidP="005F7F5A">
      <w:pPr>
        <w:pStyle w:val="2"/>
      </w:pPr>
      <w:r>
        <w:t>I2C_ITConfig()</w:t>
      </w:r>
      <w:r w:rsidR="001B5910">
        <w:br/>
      </w:r>
      <w:r w:rsidR="001B5910" w:rsidRPr="001B5910">
        <w:rPr>
          <w:b/>
          <w:bCs/>
        </w:rPr>
        <w:t>使能或失能指定的I2C中断源</w:t>
      </w:r>
    </w:p>
    <w:p w14:paraId="5C7493FB" w14:textId="77777777" w:rsidR="001B5910" w:rsidRPr="001B5910" w:rsidRDefault="001B5910" w:rsidP="001B5910">
      <w:r w:rsidRPr="001B5910">
        <w:t>在STM32标准外设库中，I2C_ITConfig函数用于</w:t>
      </w:r>
      <w:r w:rsidRPr="001B5910">
        <w:rPr>
          <w:b/>
          <w:bCs/>
        </w:rPr>
        <w:t>使能或失能指定的I2C中断源</w:t>
      </w:r>
      <w:r w:rsidRPr="001B5910">
        <w:t>。通过配置中断，可以让CPU在特定事件（如数据收发完成、错误发生等）时及时响应，从而提高通信效率。</w:t>
      </w:r>
    </w:p>
    <w:p w14:paraId="7F5DFE9D" w14:textId="77777777" w:rsidR="001B5910" w:rsidRPr="001B5910" w:rsidRDefault="001B5910" w:rsidP="00B37B03">
      <w:pPr>
        <w:pStyle w:val="3"/>
      </w:pPr>
      <w:r w:rsidRPr="001B5910">
        <w:rPr>
          <w:rFonts w:ascii="Segoe UI Emoji" w:hAnsi="Segoe UI Emoji" w:cs="Segoe UI Emoji"/>
        </w:rPr>
        <w:t>📖</w:t>
      </w:r>
      <w:r w:rsidRPr="001B5910">
        <w:t xml:space="preserve"> 函数原型 </w:t>
      </w:r>
    </w:p>
    <w:p w14:paraId="53FDC598" w14:textId="77777777" w:rsidR="001B5910" w:rsidRPr="001B5910" w:rsidRDefault="001B5910" w:rsidP="001B5910">
      <w:r w:rsidRPr="001B5910">
        <w:t>void I2C_</w:t>
      </w:r>
      <w:proofErr w:type="gramStart"/>
      <w:r w:rsidRPr="001B5910">
        <w:t>ITConfig(</w:t>
      </w:r>
      <w:proofErr w:type="gramEnd"/>
      <w:r w:rsidRPr="001B5910">
        <w:t xml:space="preserve">I2C_TypeDef* I2Cx, uint16_t I2C_IT, </w:t>
      </w:r>
      <w:proofErr w:type="spellStart"/>
      <w:r w:rsidRPr="001B5910">
        <w:t>FunctionalState</w:t>
      </w:r>
      <w:proofErr w:type="spellEnd"/>
      <w:r w:rsidRPr="001B5910">
        <w:t xml:space="preserve"> </w:t>
      </w:r>
      <w:proofErr w:type="spellStart"/>
      <w:r w:rsidRPr="001B5910">
        <w:t>NewState</w:t>
      </w:r>
      <w:proofErr w:type="spellEnd"/>
      <w:r w:rsidRPr="001B5910">
        <w:t>)</w:t>
      </w:r>
    </w:p>
    <w:p w14:paraId="49923C19" w14:textId="77777777" w:rsidR="001B5910" w:rsidRPr="001B5910" w:rsidRDefault="001B5910" w:rsidP="00B37B03">
      <w:pPr>
        <w:pStyle w:val="3"/>
      </w:pPr>
      <w:r w:rsidRPr="001B5910">
        <w:rPr>
          <w:rFonts w:ascii="Segoe UI Emoji" w:hAnsi="Segoe UI Emoji" w:cs="Segoe UI Emoji"/>
        </w:rPr>
        <w:t>🔧</w:t>
      </w:r>
      <w:r w:rsidRPr="001B5910">
        <w:t xml:space="preserve"> 参数详解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919"/>
        <w:gridCol w:w="1464"/>
        <w:gridCol w:w="5736"/>
      </w:tblGrid>
      <w:tr w:rsidR="001B5910" w:rsidRPr="001B5910" w14:paraId="2C63F164"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A1869CC" w14:textId="77777777" w:rsidR="001B5910" w:rsidRPr="001B5910" w:rsidRDefault="001B5910" w:rsidP="001B5910">
            <w:pPr>
              <w:rPr>
                <w:b/>
                <w:bCs/>
              </w:rPr>
            </w:pPr>
            <w:r w:rsidRPr="001B5910">
              <w:rPr>
                <w:b/>
                <w:bCs/>
              </w:rPr>
              <w:t>参数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59F5B00" w14:textId="77777777" w:rsidR="001B5910" w:rsidRPr="001B5910" w:rsidRDefault="001B5910" w:rsidP="001B5910">
            <w:pPr>
              <w:rPr>
                <w:b/>
                <w:bCs/>
              </w:rPr>
            </w:pPr>
            <w:r w:rsidRPr="001B5910">
              <w:rPr>
                <w:b/>
                <w:bCs/>
              </w:rPr>
              <w:t>类型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D72E911" w14:textId="77777777" w:rsidR="001B5910" w:rsidRPr="001B5910" w:rsidRDefault="001B5910" w:rsidP="001B5910">
            <w:pPr>
              <w:rPr>
                <w:b/>
                <w:bCs/>
              </w:rPr>
            </w:pPr>
            <w:r w:rsidRPr="001B5910">
              <w:rPr>
                <w:b/>
                <w:bCs/>
              </w:rPr>
              <w:t>描述</w:t>
            </w:r>
          </w:p>
        </w:tc>
      </w:tr>
      <w:tr w:rsidR="001B5910" w:rsidRPr="001B5910" w14:paraId="061030C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130565C" w14:textId="77777777" w:rsidR="001B5910" w:rsidRPr="001B5910" w:rsidRDefault="001B5910" w:rsidP="001B5910">
            <w:r w:rsidRPr="001B5910">
              <w:t>I2Cx</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66DB069" w14:textId="77777777" w:rsidR="001B5910" w:rsidRPr="001B5910" w:rsidRDefault="001B5910" w:rsidP="001B5910">
            <w:r w:rsidRPr="001B5910">
              <w:t>I2C_TypeDef*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9156D55" w14:textId="77777777" w:rsidR="001B5910" w:rsidRPr="001B5910" w:rsidRDefault="001B5910" w:rsidP="001B5910">
            <w:r w:rsidRPr="001B5910">
              <w:t>指定要配置的I2C外设，例如 I2C1或 I2C2。</w:t>
            </w:r>
          </w:p>
        </w:tc>
      </w:tr>
      <w:tr w:rsidR="001B5910" w:rsidRPr="001B5910" w14:paraId="068A131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62BB5B5" w14:textId="77777777" w:rsidR="001B5910" w:rsidRPr="001B5910" w:rsidRDefault="001B5910" w:rsidP="001B5910">
            <w:r w:rsidRPr="001B5910">
              <w:t>I2C_IT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5E6A6D0" w14:textId="77777777" w:rsidR="001B5910" w:rsidRPr="001B5910" w:rsidRDefault="001B5910" w:rsidP="001B5910">
            <w:r w:rsidRPr="001B5910">
              <w:t>uint16_t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9A4D08" w14:textId="77777777" w:rsidR="001B5910" w:rsidRPr="001B5910" w:rsidRDefault="001B5910" w:rsidP="001B5910">
            <w:r w:rsidRPr="001B5910">
              <w:t>指定要配置的中断源。可以使用 `</w:t>
            </w:r>
          </w:p>
        </w:tc>
      </w:tr>
      <w:tr w:rsidR="001B5910" w:rsidRPr="001B5910" w14:paraId="1A8B783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A0AEB09" w14:textId="77777777" w:rsidR="001B5910" w:rsidRPr="001B5910" w:rsidRDefault="001B5910" w:rsidP="001B5910">
            <w:proofErr w:type="spellStart"/>
            <w:r w:rsidRPr="001B5910">
              <w:t>NewState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FE7B361" w14:textId="77777777" w:rsidR="001B5910" w:rsidRPr="001B5910" w:rsidRDefault="001B5910" w:rsidP="001B5910">
            <w:r w:rsidRPr="001B5910">
              <w:t>FunctionalState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6D9547F" w14:textId="77777777" w:rsidR="001B5910" w:rsidRPr="001B5910" w:rsidRDefault="001B5910" w:rsidP="001B5910">
            <w:r w:rsidRPr="001B5910">
              <w:t>指定中断的新状态：ENABLE（使能）或 DISABLE（失能）。</w:t>
            </w:r>
          </w:p>
        </w:tc>
      </w:tr>
    </w:tbl>
    <w:p w14:paraId="738E7A10" w14:textId="77777777" w:rsidR="001B5910" w:rsidRPr="001B5910" w:rsidRDefault="001B5910" w:rsidP="001B5910">
      <w:r w:rsidRPr="001B5910">
        <w:rPr>
          <w:rFonts w:ascii="Times New Roman" w:hAnsi="Times New Roman" w:cs="Times New Roman"/>
        </w:rPr>
        <w:t>​</w:t>
      </w:r>
      <w:r w:rsidRPr="001B5910">
        <w:rPr>
          <w:b/>
          <w:bCs/>
        </w:rPr>
        <w:t>中断源 (I2C_IT) 的常用取值：</w:t>
      </w:r>
      <w:r w:rsidRPr="001B5910">
        <w:rPr>
          <w:rFonts w:ascii="Times New Roman" w:hAnsi="Times New Roman" w:cs="Times New Roman"/>
          <w:b/>
          <w:bCs/>
        </w:rPr>
        <w:t>​</w:t>
      </w:r>
      <w:r w:rsidRPr="001B5910">
        <w:rPr>
          <w:rFonts w:ascii="Times New Roman" w:hAnsi="Times New Roman" w:cs="Times New Roman"/>
        </w:rPr>
        <w:t>​</w:t>
      </w:r>
    </w:p>
    <w:p w14:paraId="3BEDB398" w14:textId="77777777" w:rsidR="001B5910" w:rsidRPr="001B5910" w:rsidRDefault="001B5910" w:rsidP="001B5910">
      <w:pPr>
        <w:numPr>
          <w:ilvl w:val="0"/>
          <w:numId w:val="661"/>
        </w:numPr>
      </w:pPr>
      <w:r w:rsidRPr="001B5910">
        <w:rPr>
          <w:rFonts w:ascii="Times New Roman" w:hAnsi="Times New Roman" w:cs="Times New Roman"/>
        </w:rPr>
        <w:t>​</w:t>
      </w:r>
      <w:r w:rsidRPr="001B5910">
        <w:rPr>
          <w:b/>
          <w:bCs/>
        </w:rPr>
        <w:t>I2C_IT_EVT（事件中断）</w:t>
      </w:r>
      <w:r w:rsidRPr="001B5910">
        <w:rPr>
          <w:rFonts w:ascii="Times New Roman" w:hAnsi="Times New Roman" w:cs="Times New Roman"/>
          <w:b/>
          <w:bCs/>
        </w:rPr>
        <w:t>​</w:t>
      </w:r>
      <w:r w:rsidRPr="001B5910">
        <w:rPr>
          <w:rFonts w:ascii="Times New Roman" w:hAnsi="Times New Roman" w:cs="Times New Roman"/>
        </w:rPr>
        <w:t>​</w:t>
      </w:r>
      <w:r w:rsidRPr="001B5910">
        <w:t>：用于处理I2C协议流程中的关键事件，如起始条件（START）发送完成、地址发送完成、数据寄存器空或非空等。</w:t>
      </w:r>
    </w:p>
    <w:p w14:paraId="290FAAC2" w14:textId="77777777" w:rsidR="001B5910" w:rsidRPr="001B5910" w:rsidRDefault="001B5910" w:rsidP="001B5910">
      <w:pPr>
        <w:numPr>
          <w:ilvl w:val="0"/>
          <w:numId w:val="661"/>
        </w:numPr>
      </w:pPr>
      <w:r w:rsidRPr="001B5910">
        <w:rPr>
          <w:rFonts w:ascii="Times New Roman" w:hAnsi="Times New Roman" w:cs="Times New Roman"/>
        </w:rPr>
        <w:t>​</w:t>
      </w:r>
      <w:r w:rsidRPr="001B5910">
        <w:rPr>
          <w:b/>
          <w:bCs/>
        </w:rPr>
        <w:t>I2C_IT_BUF（缓冲区中断）</w:t>
      </w:r>
      <w:r w:rsidRPr="001B5910">
        <w:rPr>
          <w:rFonts w:ascii="Times New Roman" w:hAnsi="Times New Roman" w:cs="Times New Roman"/>
          <w:b/>
          <w:bCs/>
        </w:rPr>
        <w:t>​</w:t>
      </w:r>
      <w:r w:rsidRPr="001B5910">
        <w:rPr>
          <w:rFonts w:ascii="Times New Roman" w:hAnsi="Times New Roman" w:cs="Times New Roman"/>
        </w:rPr>
        <w:t>​</w:t>
      </w:r>
      <w:r w:rsidRPr="001B5910">
        <w:t>：与数据缓冲区相关，例如当数据寄存器（DR）为空（可写入新数据）或非空（可读取数据）时触发。</w:t>
      </w:r>
    </w:p>
    <w:p w14:paraId="59169477" w14:textId="77777777" w:rsidR="001B5910" w:rsidRPr="001B5910" w:rsidRDefault="001B5910" w:rsidP="001B5910">
      <w:pPr>
        <w:numPr>
          <w:ilvl w:val="0"/>
          <w:numId w:val="661"/>
        </w:numPr>
      </w:pPr>
      <w:r w:rsidRPr="001B5910">
        <w:rPr>
          <w:rFonts w:ascii="Times New Roman" w:hAnsi="Times New Roman" w:cs="Times New Roman"/>
        </w:rPr>
        <w:t>​</w:t>
      </w:r>
      <w:r w:rsidRPr="001B5910">
        <w:rPr>
          <w:b/>
          <w:bCs/>
        </w:rPr>
        <w:t>I2C_IT_ERR（错误中断）</w:t>
      </w:r>
      <w:r w:rsidRPr="001B5910">
        <w:rPr>
          <w:rFonts w:ascii="Times New Roman" w:hAnsi="Times New Roman" w:cs="Times New Roman"/>
          <w:b/>
          <w:bCs/>
        </w:rPr>
        <w:t>​</w:t>
      </w:r>
      <w:r w:rsidRPr="001B5910">
        <w:rPr>
          <w:rFonts w:ascii="Times New Roman" w:hAnsi="Times New Roman" w:cs="Times New Roman"/>
        </w:rPr>
        <w:t>​</w:t>
      </w:r>
      <w:r w:rsidRPr="001B5910">
        <w:t>：用于处理通信中的错误，如应答错误（ACK Failure）、总线错误（BERR）、仲裁丢失（ARLO）等。</w:t>
      </w:r>
    </w:p>
    <w:p w14:paraId="524A77B7" w14:textId="77777777" w:rsidR="001B5910" w:rsidRPr="001B5910" w:rsidRDefault="001B5910" w:rsidP="00B37B03">
      <w:pPr>
        <w:pStyle w:val="3"/>
      </w:pPr>
      <w:r w:rsidRPr="001B5910">
        <w:rPr>
          <w:rFonts w:ascii="Segoe UI Emoji" w:hAnsi="Segoe UI Emoji" w:cs="Segoe UI Emoji"/>
        </w:rPr>
        <w:t>💡</w:t>
      </w:r>
      <w:r w:rsidRPr="001B5910">
        <w:t xml:space="preserve"> 功能与用途 </w:t>
      </w:r>
    </w:p>
    <w:p w14:paraId="0DDF8332" w14:textId="77777777" w:rsidR="001B5910" w:rsidRPr="001B5910" w:rsidRDefault="001B5910" w:rsidP="001B5910">
      <w:r w:rsidRPr="001B5910">
        <w:t>I2C_ITConfig函数是一个开关，它控制着STM32的I2C外设在特定条件满足时是否向NVIC（嵌套向量中断控制器）发出中断请求。</w:t>
      </w:r>
    </w:p>
    <w:p w14:paraId="52B8D53A" w14:textId="77777777" w:rsidR="001B5910" w:rsidRPr="001B5910" w:rsidRDefault="001B5910" w:rsidP="001B5910">
      <w:pPr>
        <w:numPr>
          <w:ilvl w:val="0"/>
          <w:numId w:val="662"/>
        </w:numPr>
      </w:pPr>
      <w:r w:rsidRPr="001B5910">
        <w:rPr>
          <w:rFonts w:ascii="Times New Roman" w:hAnsi="Times New Roman" w:cs="Times New Roman"/>
        </w:rPr>
        <w:lastRenderedPageBreak/>
        <w:t>​</w:t>
      </w:r>
      <w:r w:rsidRPr="001B5910">
        <w:rPr>
          <w:b/>
          <w:bCs/>
        </w:rPr>
        <w:t>使能中断 (</w:t>
      </w:r>
      <w:proofErr w:type="spellStart"/>
      <w:r w:rsidRPr="001B5910">
        <w:rPr>
          <w:b/>
          <w:bCs/>
        </w:rPr>
        <w:t>NewState</w:t>
      </w:r>
      <w:proofErr w:type="spellEnd"/>
      <w:r w:rsidRPr="001B5910">
        <w:rPr>
          <w:b/>
          <w:bCs/>
        </w:rPr>
        <w:t xml:space="preserve"> = ENABLE)</w:t>
      </w:r>
      <w:r w:rsidRPr="001B5910">
        <w:rPr>
          <w:rFonts w:ascii="Times New Roman" w:hAnsi="Times New Roman" w:cs="Times New Roman"/>
          <w:b/>
          <w:bCs/>
        </w:rPr>
        <w:t>​</w:t>
      </w:r>
      <w:r w:rsidRPr="001B5910">
        <w:rPr>
          <w:rFonts w:ascii="Times New Roman" w:hAnsi="Times New Roman" w:cs="Times New Roman"/>
        </w:rPr>
        <w:t>​</w:t>
      </w:r>
      <w:r w:rsidRPr="001B5910">
        <w:t>：当使能某个中断源后，一旦对应的硬件事件发生（例如，数据发送完成），I2C外设就会产生一个中断信号，CPU会暂停当前任务，转去执行相应的</w:t>
      </w:r>
      <w:r w:rsidRPr="001B5910">
        <w:rPr>
          <w:b/>
          <w:bCs/>
        </w:rPr>
        <w:t>中断服务函数（ISR）</w:t>
      </w:r>
      <w:r w:rsidRPr="001B5910">
        <w:rPr>
          <w:rFonts w:ascii="Times New Roman" w:hAnsi="Times New Roman" w:cs="Times New Roman"/>
          <w:b/>
          <w:bCs/>
        </w:rPr>
        <w:t>​</w:t>
      </w:r>
      <w:r w:rsidRPr="001B5910">
        <w:rPr>
          <w:rFonts w:ascii="Times New Roman" w:hAnsi="Times New Roman" w:cs="Times New Roman"/>
        </w:rPr>
        <w:t>​</w:t>
      </w:r>
      <w:r w:rsidRPr="001B5910">
        <w:t xml:space="preserve"> 进行处理。</w:t>
      </w:r>
    </w:p>
    <w:p w14:paraId="17D8F787" w14:textId="77777777" w:rsidR="001B5910" w:rsidRPr="001B5910" w:rsidRDefault="001B5910" w:rsidP="001B5910">
      <w:pPr>
        <w:numPr>
          <w:ilvl w:val="0"/>
          <w:numId w:val="662"/>
        </w:numPr>
      </w:pPr>
      <w:r w:rsidRPr="001B5910">
        <w:rPr>
          <w:rFonts w:ascii="Times New Roman" w:hAnsi="Times New Roman" w:cs="Times New Roman"/>
        </w:rPr>
        <w:t>​</w:t>
      </w:r>
      <w:r w:rsidRPr="001B5910">
        <w:rPr>
          <w:b/>
          <w:bCs/>
        </w:rPr>
        <w:t>失能中断 (</w:t>
      </w:r>
      <w:proofErr w:type="spellStart"/>
      <w:r w:rsidRPr="001B5910">
        <w:rPr>
          <w:b/>
          <w:bCs/>
        </w:rPr>
        <w:t>NewState</w:t>
      </w:r>
      <w:proofErr w:type="spellEnd"/>
      <w:r w:rsidRPr="001B5910">
        <w:rPr>
          <w:b/>
          <w:bCs/>
        </w:rPr>
        <w:t xml:space="preserve"> = DISABLE)</w:t>
      </w:r>
      <w:r w:rsidRPr="001B5910">
        <w:rPr>
          <w:rFonts w:ascii="Times New Roman" w:hAnsi="Times New Roman" w:cs="Times New Roman"/>
          <w:b/>
          <w:bCs/>
        </w:rPr>
        <w:t>​</w:t>
      </w:r>
      <w:r w:rsidRPr="001B5910">
        <w:rPr>
          <w:rFonts w:ascii="Times New Roman" w:hAnsi="Times New Roman" w:cs="Times New Roman"/>
        </w:rPr>
        <w:t>​</w:t>
      </w:r>
      <w:r w:rsidRPr="001B5910">
        <w:t>：即使硬件事件发生，也不会产生中断，CPU不会被打扰。这通常用于在初始化或处理关键任务时暂时关闭某些中断。</w:t>
      </w:r>
    </w:p>
    <w:p w14:paraId="799CA745" w14:textId="77777777" w:rsidR="001B5910" w:rsidRPr="001B5910" w:rsidRDefault="001B5910" w:rsidP="00B37B03">
      <w:pPr>
        <w:pStyle w:val="3"/>
      </w:pPr>
      <w:r w:rsidRPr="001B5910">
        <w:rPr>
          <w:rFonts w:ascii="Segoe UI Emoji" w:hAnsi="Segoe UI Emoji" w:cs="Segoe UI Emoji"/>
        </w:rPr>
        <w:t>📋</w:t>
      </w:r>
      <w:r w:rsidRPr="001B5910">
        <w:t xml:space="preserve"> 典型配置流程 </w:t>
      </w:r>
    </w:p>
    <w:p w14:paraId="09C9E8DF" w14:textId="77777777" w:rsidR="001B5910" w:rsidRPr="001B5910" w:rsidRDefault="001B5910" w:rsidP="001B5910">
      <w:r w:rsidRPr="001B5910">
        <w:t>使用I2C中断通常遵循以下步骤，其中 I2C_ITConfig是连接硬件事件与CPU响应的关键一环：</w:t>
      </w:r>
    </w:p>
    <w:p w14:paraId="21F76E95" w14:textId="77777777" w:rsidR="001B5910" w:rsidRPr="001B5910" w:rsidRDefault="001B5910" w:rsidP="001B5910">
      <w:pPr>
        <w:numPr>
          <w:ilvl w:val="0"/>
          <w:numId w:val="663"/>
        </w:numPr>
      </w:pPr>
      <w:r w:rsidRPr="001B5910">
        <w:rPr>
          <w:rFonts w:ascii="Times New Roman" w:hAnsi="Times New Roman" w:cs="Times New Roman"/>
        </w:rPr>
        <w:t>​</w:t>
      </w:r>
      <w:r w:rsidRPr="001B5910">
        <w:rPr>
          <w:b/>
          <w:bCs/>
        </w:rPr>
        <w:t>GPIO和I2C外设初始</w:t>
      </w:r>
      <w:proofErr w:type="gramStart"/>
      <w:r w:rsidRPr="001B5910">
        <w:rPr>
          <w:b/>
          <w:bCs/>
        </w:rPr>
        <w:t>化</w:t>
      </w:r>
      <w:r w:rsidRPr="001B5910">
        <w:rPr>
          <w:rFonts w:ascii="Times New Roman" w:hAnsi="Times New Roman" w:cs="Times New Roman"/>
        </w:rPr>
        <w:t>​</w:t>
      </w:r>
      <w:r w:rsidRPr="001B5910">
        <w:t>：</w:t>
      </w:r>
      <w:proofErr w:type="gramEnd"/>
      <w:r w:rsidRPr="001B5910">
        <w:t>配置SDA和SCL引脚为复用开漏模式，并初始化I2C的基本参数（时钟速度、自身地址等）。</w:t>
      </w:r>
    </w:p>
    <w:p w14:paraId="2C5A0D1E" w14:textId="77777777" w:rsidR="001B5910" w:rsidRPr="001B5910" w:rsidRDefault="001B5910" w:rsidP="001B5910">
      <w:pPr>
        <w:numPr>
          <w:ilvl w:val="0"/>
          <w:numId w:val="663"/>
        </w:numPr>
      </w:pPr>
      <w:r w:rsidRPr="001B5910">
        <w:rPr>
          <w:rFonts w:ascii="Times New Roman" w:hAnsi="Times New Roman" w:cs="Times New Roman"/>
        </w:rPr>
        <w:t>​</w:t>
      </w:r>
      <w:r w:rsidRPr="001B5910">
        <w:rPr>
          <w:b/>
          <w:bCs/>
        </w:rPr>
        <w:t>配置NVIC（中断控制器）</w:t>
      </w:r>
      <w:r w:rsidRPr="001B5910">
        <w:rPr>
          <w:rFonts w:ascii="Times New Roman" w:hAnsi="Times New Roman" w:cs="Times New Roman"/>
          <w:b/>
          <w:bCs/>
        </w:rPr>
        <w:t>​</w:t>
      </w:r>
      <w:r w:rsidRPr="001B5910">
        <w:rPr>
          <w:rFonts w:ascii="Times New Roman" w:hAnsi="Times New Roman" w:cs="Times New Roman"/>
        </w:rPr>
        <w:t>​</w:t>
      </w:r>
      <w:r w:rsidRPr="001B5910">
        <w:t>：设置中断的优先级，并使能对应的IRQ通道。</w:t>
      </w:r>
    </w:p>
    <w:p w14:paraId="15B5FA36" w14:textId="77777777" w:rsidR="001B5910" w:rsidRPr="001B5910" w:rsidRDefault="001B5910" w:rsidP="001B5910">
      <w:pPr>
        <w:numPr>
          <w:ilvl w:val="0"/>
          <w:numId w:val="663"/>
        </w:numPr>
      </w:pPr>
      <w:r w:rsidRPr="001B5910">
        <w:rPr>
          <w:rFonts w:ascii="Times New Roman" w:hAnsi="Times New Roman" w:cs="Times New Roman"/>
        </w:rPr>
        <w:t>​</w:t>
      </w:r>
      <w:r w:rsidRPr="001B5910">
        <w:rPr>
          <w:b/>
          <w:bCs/>
        </w:rPr>
        <w:t>使能I2C特定中断源</w:t>
      </w:r>
      <w:r w:rsidRPr="001B5910">
        <w:rPr>
          <w:rFonts w:ascii="Times New Roman" w:hAnsi="Times New Roman" w:cs="Times New Roman"/>
        </w:rPr>
        <w:t>​</w:t>
      </w:r>
      <w:r w:rsidRPr="001B5910">
        <w:t>：调用 I2C_ITConfig函数，开启需要响应的中断类型（事件、缓冲、错误）。</w:t>
      </w:r>
    </w:p>
    <w:p w14:paraId="014CB9F2" w14:textId="77777777" w:rsidR="001B5910" w:rsidRPr="001B5910" w:rsidRDefault="001B5910" w:rsidP="001B5910">
      <w:pPr>
        <w:numPr>
          <w:ilvl w:val="0"/>
          <w:numId w:val="663"/>
        </w:numPr>
      </w:pPr>
      <w:r w:rsidRPr="001B5910">
        <w:rPr>
          <w:rFonts w:ascii="Times New Roman" w:hAnsi="Times New Roman" w:cs="Times New Roman"/>
        </w:rPr>
        <w:t>​</w:t>
      </w:r>
      <w:r w:rsidRPr="001B5910">
        <w:rPr>
          <w:b/>
          <w:bCs/>
        </w:rPr>
        <w:t>编写中断服务函数（ISR）</w:t>
      </w:r>
      <w:r w:rsidRPr="001B5910">
        <w:rPr>
          <w:rFonts w:ascii="Times New Roman" w:hAnsi="Times New Roman" w:cs="Times New Roman"/>
          <w:b/>
          <w:bCs/>
        </w:rPr>
        <w:t>​</w:t>
      </w:r>
      <w:r w:rsidRPr="001B5910">
        <w:rPr>
          <w:rFonts w:ascii="Times New Roman" w:hAnsi="Times New Roman" w:cs="Times New Roman"/>
        </w:rPr>
        <w:t>​</w:t>
      </w:r>
      <w:r w:rsidRPr="001B5910">
        <w:t>：在中断服务函数中，通过检查状态标志位来判断具体的中断事件，并执行相应的操作（如发送下一个数据或读取接收到的数据）。</w:t>
      </w:r>
    </w:p>
    <w:p w14:paraId="77862199" w14:textId="77777777" w:rsidR="001B5910" w:rsidRPr="001B5910" w:rsidRDefault="001B5910" w:rsidP="001B5910">
      <w:pPr>
        <w:numPr>
          <w:ilvl w:val="0"/>
          <w:numId w:val="663"/>
        </w:numPr>
      </w:pPr>
      <w:r w:rsidRPr="001B5910">
        <w:rPr>
          <w:rFonts w:ascii="Times New Roman" w:hAnsi="Times New Roman" w:cs="Times New Roman"/>
        </w:rPr>
        <w:t>​</w:t>
      </w:r>
      <w:r w:rsidRPr="001B5910">
        <w:rPr>
          <w:b/>
          <w:bCs/>
        </w:rPr>
        <w:t>清除中断标志</w:t>
      </w:r>
      <w:r w:rsidRPr="001B5910">
        <w:rPr>
          <w:rFonts w:ascii="Times New Roman" w:hAnsi="Times New Roman" w:cs="Times New Roman"/>
        </w:rPr>
        <w:t>​</w:t>
      </w:r>
      <w:r w:rsidRPr="001B5910">
        <w:t>：在中断服务函数处理完成后，必须清除相应的中断挂起位，以避免中断重复触发。</w:t>
      </w:r>
    </w:p>
    <w:p w14:paraId="6FC3DC9F" w14:textId="77777777" w:rsidR="001B5910" w:rsidRPr="001B5910" w:rsidRDefault="001B5910" w:rsidP="001B5910">
      <w:r w:rsidRPr="001B5910">
        <w:t>以下是一个简化的代码示例，展示如何使能I2C1的事件和错误中断：</w:t>
      </w:r>
    </w:p>
    <w:p w14:paraId="47F3B6AC" w14:textId="77777777" w:rsidR="001B5910" w:rsidRPr="001B5910" w:rsidRDefault="001B5910" w:rsidP="001B5910">
      <w:r w:rsidRPr="001B5910">
        <w:t>/* 使能I2C1的事件中断和错误中断 */</w:t>
      </w:r>
    </w:p>
    <w:p w14:paraId="6BB3C883" w14:textId="77777777" w:rsidR="001B5910" w:rsidRPr="001B5910" w:rsidRDefault="001B5910" w:rsidP="001B5910">
      <w:r w:rsidRPr="001B5910">
        <w:t>I2C_</w:t>
      </w:r>
      <w:proofErr w:type="gramStart"/>
      <w:r w:rsidRPr="001B5910">
        <w:t>ITConfig(</w:t>
      </w:r>
      <w:proofErr w:type="gramEnd"/>
      <w:r w:rsidRPr="001B5910">
        <w:t>I2C1, I2C_IT_EVT | I2C_IT_ERR, ENABLE);</w:t>
      </w:r>
    </w:p>
    <w:p w14:paraId="6B20363C" w14:textId="77777777" w:rsidR="001B5910" w:rsidRPr="001B5910" w:rsidRDefault="001B5910" w:rsidP="00B37B03">
      <w:pPr>
        <w:pStyle w:val="3"/>
      </w:pPr>
      <w:r w:rsidRPr="001B5910">
        <w:rPr>
          <w:rFonts w:ascii="Segoe UI Emoji" w:hAnsi="Segoe UI Emoji" w:cs="Segoe UI Emoji"/>
        </w:rPr>
        <w:t>⚠️</w:t>
      </w:r>
      <w:r w:rsidRPr="001B5910">
        <w:t xml:space="preserve"> 重要注意事项 </w:t>
      </w:r>
    </w:p>
    <w:p w14:paraId="4DCD8452" w14:textId="77777777" w:rsidR="001B5910" w:rsidRPr="001B5910" w:rsidRDefault="001B5910" w:rsidP="001B5910">
      <w:pPr>
        <w:numPr>
          <w:ilvl w:val="0"/>
          <w:numId w:val="664"/>
        </w:numPr>
      </w:pPr>
      <w:r w:rsidRPr="001B5910">
        <w:rPr>
          <w:rFonts w:ascii="Times New Roman" w:hAnsi="Times New Roman" w:cs="Times New Roman"/>
        </w:rPr>
        <w:t>​</w:t>
      </w:r>
      <w:r w:rsidRPr="001B5910">
        <w:rPr>
          <w:b/>
          <w:bCs/>
        </w:rPr>
        <w:t>配置顺序</w:t>
      </w:r>
      <w:r w:rsidRPr="001B5910">
        <w:rPr>
          <w:rFonts w:ascii="Times New Roman" w:hAnsi="Times New Roman" w:cs="Times New Roman"/>
        </w:rPr>
        <w:t>​</w:t>
      </w:r>
      <w:r w:rsidRPr="001B5910">
        <w:t>：通常建议在完成I2C基本初始化（I2C_Init）之后，但在使能I2C外设（I2C_Cmd）之前调用 I2C_ITConfig函数。</w:t>
      </w:r>
    </w:p>
    <w:p w14:paraId="605A269D" w14:textId="77777777" w:rsidR="001B5910" w:rsidRPr="001B5910" w:rsidRDefault="001B5910" w:rsidP="001B5910">
      <w:pPr>
        <w:numPr>
          <w:ilvl w:val="0"/>
          <w:numId w:val="664"/>
        </w:numPr>
      </w:pPr>
      <w:r w:rsidRPr="001B5910">
        <w:rPr>
          <w:rFonts w:ascii="Times New Roman" w:hAnsi="Times New Roman" w:cs="Times New Roman"/>
        </w:rPr>
        <w:t>​</w:t>
      </w:r>
      <w:r w:rsidRPr="001B5910">
        <w:rPr>
          <w:b/>
          <w:bCs/>
        </w:rPr>
        <w:t>中断服务函数</w:t>
      </w:r>
      <w:r w:rsidRPr="001B5910">
        <w:rPr>
          <w:rFonts w:ascii="Times New Roman" w:hAnsi="Times New Roman" w:cs="Times New Roman"/>
        </w:rPr>
        <w:t>​</w:t>
      </w:r>
      <w:r w:rsidRPr="001B5910">
        <w:t>：使能中断后，必须编写相应的中断服务函数（例如 I2C1_EV_IRQHandler和 I2C1_ER_IRQHandler），否则一旦中断发生，程序可能会进入死循环。</w:t>
      </w:r>
    </w:p>
    <w:p w14:paraId="7D88334B" w14:textId="77777777" w:rsidR="001B5910" w:rsidRPr="001B5910" w:rsidRDefault="001B5910" w:rsidP="001B5910">
      <w:pPr>
        <w:numPr>
          <w:ilvl w:val="0"/>
          <w:numId w:val="664"/>
        </w:numPr>
      </w:pPr>
      <w:r w:rsidRPr="001B5910">
        <w:rPr>
          <w:rFonts w:ascii="Times New Roman" w:hAnsi="Times New Roman" w:cs="Times New Roman"/>
        </w:rPr>
        <w:t>​</w:t>
      </w:r>
      <w:r w:rsidRPr="001B5910">
        <w:rPr>
          <w:b/>
          <w:bCs/>
        </w:rPr>
        <w:t>中断源</w:t>
      </w:r>
      <w:proofErr w:type="gramStart"/>
      <w:r w:rsidRPr="001B5910">
        <w:rPr>
          <w:b/>
          <w:bCs/>
        </w:rPr>
        <w:t>组合</w:t>
      </w:r>
      <w:r w:rsidRPr="001B5910">
        <w:rPr>
          <w:rFonts w:ascii="Times New Roman" w:hAnsi="Times New Roman" w:cs="Times New Roman"/>
        </w:rPr>
        <w:t>​</w:t>
      </w:r>
      <w:r w:rsidRPr="001B5910">
        <w:t>：</w:t>
      </w:r>
      <w:proofErr w:type="gramEnd"/>
      <w:r w:rsidRPr="001B5910">
        <w:t>可以使用位或</w:t>
      </w:r>
      <w:proofErr w:type="gramStart"/>
      <w:r w:rsidRPr="001B5910">
        <w:t>操作 |</w:t>
      </w:r>
      <w:proofErr w:type="gramEnd"/>
      <w:r w:rsidRPr="001B5910">
        <w:t>同时使能多个中断源，</w:t>
      </w:r>
      <w:proofErr w:type="gramStart"/>
      <w:r w:rsidRPr="001B5910">
        <w:t xml:space="preserve">例如 I2C_IT_EVT </w:t>
      </w:r>
      <w:proofErr w:type="gramEnd"/>
      <w:r w:rsidRPr="001B5910">
        <w:t xml:space="preserve">| I2C_IT_BUF </w:t>
      </w:r>
      <w:proofErr w:type="gramStart"/>
      <w:r w:rsidRPr="001B5910">
        <w:t>| I2C_IT_ERR</w:t>
      </w:r>
      <w:proofErr w:type="gramEnd"/>
      <w:r w:rsidRPr="001B5910">
        <w:t>。</w:t>
      </w:r>
    </w:p>
    <w:p w14:paraId="35EC40CC" w14:textId="62745E48" w:rsidR="001B5910" w:rsidRPr="001B5910" w:rsidRDefault="001B5910" w:rsidP="001B5910">
      <w:r w:rsidRPr="001B5910">
        <w:t>希望以上解释能帮助您更好地理解和使用 I2C_ITConfig函数。</w:t>
      </w:r>
    </w:p>
    <w:p w14:paraId="45A12F9E" w14:textId="275255B9" w:rsidR="005F7F5A" w:rsidRDefault="005F7F5A" w:rsidP="005F7F5A">
      <w:pPr>
        <w:pStyle w:val="2"/>
      </w:pPr>
      <w:r>
        <w:lastRenderedPageBreak/>
        <w:t>I2C_SendData()</w:t>
      </w:r>
      <w:r w:rsidR="002A06FB">
        <w:br/>
      </w:r>
      <w:r w:rsidR="002A06FB" w:rsidRPr="002A06FB">
        <w:rPr>
          <w:rFonts w:ascii="Times New Roman" w:hAnsi="Times New Roman" w:cs="Times New Roman"/>
        </w:rPr>
        <w:t>​</w:t>
      </w:r>
      <w:r w:rsidR="002A06FB" w:rsidRPr="002A06FB">
        <w:rPr>
          <w:b/>
          <w:bCs/>
        </w:rPr>
        <w:t>将</w:t>
      </w:r>
      <w:r w:rsidR="002A06FB" w:rsidRPr="000B2374">
        <w:rPr>
          <w:b/>
          <w:bCs/>
          <w:color w:val="EE0000"/>
        </w:rPr>
        <w:t>一字节</w:t>
      </w:r>
      <w:r w:rsidR="002A06FB" w:rsidRPr="002A06FB">
        <w:rPr>
          <w:b/>
          <w:bCs/>
        </w:rPr>
        <w:t>数据写入指定的I2C外设的数据寄存器（DR），从而启动一次数据发送过程</w:t>
      </w:r>
    </w:p>
    <w:p w14:paraId="5488755A" w14:textId="77777777" w:rsidR="002A06FB" w:rsidRPr="002A06FB" w:rsidRDefault="002A06FB" w:rsidP="005B62E8">
      <w:pPr>
        <w:pStyle w:val="3"/>
      </w:pPr>
      <w:r w:rsidRPr="002A06FB">
        <w:rPr>
          <w:rFonts w:ascii="Segoe UI Emoji" w:hAnsi="Segoe UI Emoji" w:cs="Segoe UI Emoji"/>
        </w:rPr>
        <w:t>📖</w:t>
      </w:r>
      <w:r w:rsidRPr="002A06FB">
        <w:t xml:space="preserve"> 函数原型 </w:t>
      </w:r>
    </w:p>
    <w:p w14:paraId="120AD36B" w14:textId="77777777" w:rsidR="002A06FB" w:rsidRPr="002A06FB" w:rsidRDefault="002A06FB" w:rsidP="002A06FB">
      <w:r w:rsidRPr="002A06FB">
        <w:t>void I2C_</w:t>
      </w:r>
      <w:proofErr w:type="gramStart"/>
      <w:r w:rsidRPr="002A06FB">
        <w:t>SendData(</w:t>
      </w:r>
      <w:proofErr w:type="gramEnd"/>
      <w:r w:rsidRPr="002A06FB">
        <w:t>I2C_TypeDef* I2Cx, uint8_t Data)</w:t>
      </w:r>
    </w:p>
    <w:p w14:paraId="445D5B8E" w14:textId="77777777" w:rsidR="002A06FB" w:rsidRPr="002A06FB" w:rsidRDefault="002A06FB" w:rsidP="002A06FB">
      <w:pPr>
        <w:numPr>
          <w:ilvl w:val="0"/>
          <w:numId w:val="665"/>
        </w:numPr>
      </w:pPr>
      <w:r w:rsidRPr="002A06FB">
        <w:rPr>
          <w:rFonts w:ascii="Times New Roman" w:hAnsi="Times New Roman" w:cs="Times New Roman"/>
        </w:rPr>
        <w:t>​</w:t>
      </w:r>
      <w:r w:rsidRPr="002A06FB">
        <w:rPr>
          <w:b/>
          <w:bCs/>
        </w:rPr>
        <w:t>参数 I2Cx</w:t>
      </w:r>
      <w:r w:rsidRPr="002A06FB">
        <w:rPr>
          <w:rFonts w:ascii="Times New Roman" w:hAnsi="Times New Roman" w:cs="Times New Roman"/>
        </w:rPr>
        <w:t>​</w:t>
      </w:r>
      <w:r w:rsidRPr="002A06FB">
        <w:t>：指定要操作的I2C外设。例如，I2C1、I2C2等。你需要通过这个参数告诉函数数据要发送到哪个I2C总线。</w:t>
      </w:r>
    </w:p>
    <w:p w14:paraId="4C8E2C74" w14:textId="77777777" w:rsidR="002A06FB" w:rsidRPr="002A06FB" w:rsidRDefault="002A06FB" w:rsidP="002A06FB">
      <w:pPr>
        <w:numPr>
          <w:ilvl w:val="0"/>
          <w:numId w:val="665"/>
        </w:numPr>
      </w:pPr>
      <w:r w:rsidRPr="002A06FB">
        <w:rPr>
          <w:rFonts w:ascii="Times New Roman" w:hAnsi="Times New Roman" w:cs="Times New Roman"/>
        </w:rPr>
        <w:t>​</w:t>
      </w:r>
      <w:r w:rsidRPr="002A06FB">
        <w:rPr>
          <w:b/>
          <w:bCs/>
        </w:rPr>
        <w:t>参数 Data</w:t>
      </w:r>
      <w:r w:rsidRPr="002A06FB">
        <w:rPr>
          <w:rFonts w:ascii="Times New Roman" w:hAnsi="Times New Roman" w:cs="Times New Roman"/>
        </w:rPr>
        <w:t>​</w:t>
      </w:r>
      <w:r w:rsidRPr="002A06FB">
        <w:t>：指定要发送的单字节数据。这是一个8位无符号整数（uint8_t），即你要发送的实际数据内容。</w:t>
      </w:r>
    </w:p>
    <w:p w14:paraId="054C3E21" w14:textId="77777777" w:rsidR="002A06FB" w:rsidRPr="002A06FB" w:rsidRDefault="002A06FB" w:rsidP="002A06FB">
      <w:pPr>
        <w:numPr>
          <w:ilvl w:val="0"/>
          <w:numId w:val="665"/>
        </w:numPr>
      </w:pPr>
      <w:r w:rsidRPr="002A06FB">
        <w:rPr>
          <w:rFonts w:ascii="Times New Roman" w:hAnsi="Times New Roman" w:cs="Times New Roman"/>
        </w:rPr>
        <w:t>​</w:t>
      </w:r>
      <w:r w:rsidRPr="002A06FB">
        <w:rPr>
          <w:b/>
          <w:bCs/>
        </w:rPr>
        <w:t>返回值</w:t>
      </w:r>
      <w:r w:rsidRPr="002A06FB">
        <w:rPr>
          <w:rFonts w:ascii="Times New Roman" w:hAnsi="Times New Roman" w:cs="Times New Roman"/>
        </w:rPr>
        <w:t>​</w:t>
      </w:r>
      <w:r w:rsidRPr="002A06FB">
        <w:t>：无（void）。</w:t>
      </w:r>
    </w:p>
    <w:p w14:paraId="58F81F40" w14:textId="77777777" w:rsidR="002A06FB" w:rsidRPr="002A06FB" w:rsidRDefault="002A06FB" w:rsidP="005B62E8">
      <w:pPr>
        <w:pStyle w:val="3"/>
      </w:pPr>
      <w:r w:rsidRPr="002A06FB">
        <w:rPr>
          <w:rFonts w:ascii="Segoe UI Emoji" w:hAnsi="Segoe UI Emoji" w:cs="Segoe UI Emoji"/>
        </w:rPr>
        <w:t>🔧</w:t>
      </w:r>
      <w:r w:rsidRPr="002A06FB">
        <w:t xml:space="preserve"> 功能与用途详解 </w:t>
      </w:r>
    </w:p>
    <w:p w14:paraId="41D3BAFC" w14:textId="77777777" w:rsidR="002A06FB" w:rsidRPr="002A06FB" w:rsidRDefault="002A06FB" w:rsidP="002A06FB">
      <w:r w:rsidRPr="002A06FB">
        <w:t>I2C_SendData函数是STM32标准外设库中用于I2C通信的一个基础但核心的函数。它的作用非常直接：</w:t>
      </w:r>
      <w:r w:rsidRPr="002A06FB">
        <w:rPr>
          <w:rFonts w:ascii="Times New Roman" w:hAnsi="Times New Roman" w:cs="Times New Roman"/>
        </w:rPr>
        <w:t>​</w:t>
      </w:r>
      <w:r w:rsidRPr="002A06FB">
        <w:rPr>
          <w:b/>
          <w:bCs/>
        </w:rPr>
        <w:t>将一字节数据写入指定的I2C外设的数据寄存器（DR），从而启动一次数据发送过程</w:t>
      </w:r>
      <w:r w:rsidRPr="002A06FB">
        <w:t>。</w:t>
      </w:r>
    </w:p>
    <w:p w14:paraId="72B91C20" w14:textId="77777777" w:rsidR="002A06FB" w:rsidRPr="002A06FB" w:rsidRDefault="002A06FB" w:rsidP="002A06FB">
      <w:pPr>
        <w:numPr>
          <w:ilvl w:val="0"/>
          <w:numId w:val="666"/>
        </w:numPr>
      </w:pPr>
      <w:r w:rsidRPr="002A06FB">
        <w:rPr>
          <w:rFonts w:ascii="Times New Roman" w:hAnsi="Times New Roman" w:cs="Times New Roman"/>
        </w:rPr>
        <w:t>​</w:t>
      </w:r>
      <w:r w:rsidRPr="002A06FB">
        <w:rPr>
          <w:b/>
          <w:bCs/>
        </w:rPr>
        <w:t>工作原理</w:t>
      </w:r>
      <w:r w:rsidRPr="002A06FB">
        <w:rPr>
          <w:rFonts w:ascii="Times New Roman" w:hAnsi="Times New Roman" w:cs="Times New Roman"/>
        </w:rPr>
        <w:t>​</w:t>
      </w:r>
      <w:r w:rsidRPr="002A06FB">
        <w:t>：当你调用这个函数时，你提供的 Data参数会被写入到 I2Cx所指向的I2C外设的</w:t>
      </w:r>
      <w:r w:rsidRPr="00966EA5">
        <w:rPr>
          <w:color w:val="EE0000"/>
        </w:rPr>
        <w:t>数据寄存器（I2C_DR）</w:t>
      </w:r>
      <w:r w:rsidRPr="002A06FB">
        <w:t>中。一旦数据被写入数据寄存器，I2C外设的硬件就会在时钟线（SCL）的控制下，</w:t>
      </w:r>
      <w:r w:rsidRPr="00966EA5">
        <w:rPr>
          <w:color w:val="EE0000"/>
        </w:rPr>
        <w:t>自动将数据一位一位地通过数据线（SDA）发送出去</w:t>
      </w:r>
      <w:r w:rsidRPr="002A06FB">
        <w:t>。</w:t>
      </w:r>
    </w:p>
    <w:p w14:paraId="4278FBE0" w14:textId="77777777" w:rsidR="002A06FB" w:rsidRPr="002A06FB" w:rsidRDefault="002A06FB" w:rsidP="002A06FB">
      <w:pPr>
        <w:numPr>
          <w:ilvl w:val="0"/>
          <w:numId w:val="666"/>
        </w:numPr>
      </w:pPr>
      <w:r w:rsidRPr="002A06FB">
        <w:rPr>
          <w:rFonts w:ascii="Times New Roman" w:hAnsi="Times New Roman" w:cs="Times New Roman"/>
        </w:rPr>
        <w:t>​</w:t>
      </w:r>
      <w:r w:rsidRPr="002A06FB">
        <w:rPr>
          <w:b/>
          <w:bCs/>
        </w:rPr>
        <w:t>在通信流程中的角色</w:t>
      </w:r>
      <w:r w:rsidRPr="002A06FB">
        <w:rPr>
          <w:rFonts w:ascii="Times New Roman" w:hAnsi="Times New Roman" w:cs="Times New Roman"/>
        </w:rPr>
        <w:t>​</w:t>
      </w:r>
      <w:r w:rsidRPr="002A06FB">
        <w:t>：这个函数通常在一个完整的I2C主设备发送序列的数据传输阶段被调用。具体流程如下：</w:t>
      </w:r>
    </w:p>
    <w:p w14:paraId="36638AC8" w14:textId="77777777" w:rsidR="002A06FB" w:rsidRPr="002A06FB" w:rsidRDefault="002A06FB" w:rsidP="002A06FB">
      <w:pPr>
        <w:numPr>
          <w:ilvl w:val="1"/>
          <w:numId w:val="666"/>
        </w:numPr>
      </w:pPr>
      <w:r w:rsidRPr="002A06FB">
        <w:t>主机产生起始条件（I2C_GenerateSTART）。</w:t>
      </w:r>
    </w:p>
    <w:p w14:paraId="23CFDC4C" w14:textId="77777777" w:rsidR="002A06FB" w:rsidRPr="002A06FB" w:rsidRDefault="002A06FB" w:rsidP="002A06FB">
      <w:pPr>
        <w:numPr>
          <w:ilvl w:val="1"/>
          <w:numId w:val="666"/>
        </w:numPr>
      </w:pPr>
      <w:r w:rsidRPr="002A06FB">
        <w:t>主机发送从设备地址和写方向位。</w:t>
      </w:r>
    </w:p>
    <w:p w14:paraId="78430794" w14:textId="77777777" w:rsidR="002A06FB" w:rsidRPr="002A06FB" w:rsidRDefault="002A06FB" w:rsidP="002A06FB">
      <w:pPr>
        <w:numPr>
          <w:ilvl w:val="1"/>
          <w:numId w:val="666"/>
        </w:numPr>
      </w:pPr>
      <w:r w:rsidRPr="002A06FB">
        <w:t>在收到从设备的应答（ACK）后，</w:t>
      </w:r>
      <w:r w:rsidRPr="002A06FB">
        <w:rPr>
          <w:rFonts w:ascii="Times New Roman" w:hAnsi="Times New Roman" w:cs="Times New Roman"/>
        </w:rPr>
        <w:t>​</w:t>
      </w:r>
      <w:r w:rsidRPr="002A06FB">
        <w:rPr>
          <w:b/>
          <w:bCs/>
        </w:rPr>
        <w:t>循环调用 I2C_SendData函数来发送一个或多个数据字节</w:t>
      </w:r>
      <w:r w:rsidRPr="002A06FB">
        <w:t>。</w:t>
      </w:r>
    </w:p>
    <w:p w14:paraId="3E86ACE8" w14:textId="77777777" w:rsidR="002A06FB" w:rsidRPr="002A06FB" w:rsidRDefault="002A06FB" w:rsidP="002A06FB">
      <w:pPr>
        <w:numPr>
          <w:ilvl w:val="1"/>
          <w:numId w:val="666"/>
        </w:numPr>
      </w:pPr>
      <w:r w:rsidRPr="002A06FB">
        <w:t>每个数据字节发送后，主机都会等待从设备的应答。</w:t>
      </w:r>
    </w:p>
    <w:p w14:paraId="4FA408BC" w14:textId="77777777" w:rsidR="002A06FB" w:rsidRPr="002A06FB" w:rsidRDefault="002A06FB" w:rsidP="002A06FB">
      <w:pPr>
        <w:numPr>
          <w:ilvl w:val="1"/>
          <w:numId w:val="666"/>
        </w:numPr>
      </w:pPr>
      <w:r w:rsidRPr="002A06FB">
        <w:t>所有数据发送完毕后，主机产生停止条件（I2C_GenerateSTOP）。</w:t>
      </w:r>
    </w:p>
    <w:p w14:paraId="62F006EF" w14:textId="77777777" w:rsidR="002A06FB" w:rsidRPr="002A06FB" w:rsidRDefault="002A06FB" w:rsidP="005B62E8">
      <w:pPr>
        <w:pStyle w:val="3"/>
      </w:pPr>
      <w:r w:rsidRPr="002A06FB">
        <w:rPr>
          <w:rFonts w:ascii="Segoe UI Emoji" w:hAnsi="Segoe UI Emoji" w:cs="Segoe UI Emoji"/>
        </w:rPr>
        <w:lastRenderedPageBreak/>
        <w:t>💡</w:t>
      </w:r>
      <w:r w:rsidRPr="002A06FB">
        <w:t xml:space="preserve"> 如何使用：代码示例 </w:t>
      </w:r>
    </w:p>
    <w:p w14:paraId="2D46FB95" w14:textId="77777777" w:rsidR="002A06FB" w:rsidRPr="002A06FB" w:rsidRDefault="002A06FB" w:rsidP="002A06FB">
      <w:r w:rsidRPr="002A06FB">
        <w:t>下面的代码片段展示了 I2C_SendData在一个典型的数据发送函数中的应用。此函数会向指定的I2C从设备发送多个字节的数据。</w:t>
      </w:r>
    </w:p>
    <w:p w14:paraId="172E472B" w14:textId="77777777" w:rsidR="002A06FB" w:rsidRPr="002A06FB" w:rsidRDefault="002A06FB" w:rsidP="002A06FB">
      <w:r w:rsidRPr="002A06FB">
        <w:t>// 定义一个函数，用于向I2C从设备发送多个字节数据</w:t>
      </w:r>
    </w:p>
    <w:p w14:paraId="656CED66" w14:textId="77777777" w:rsidR="002A06FB" w:rsidRPr="002A06FB" w:rsidRDefault="002A06FB" w:rsidP="002A06FB">
      <w:r w:rsidRPr="002A06FB">
        <w:t>void I2C_</w:t>
      </w:r>
      <w:proofErr w:type="gramStart"/>
      <w:r w:rsidRPr="002A06FB">
        <w:t>WriteMultipleBytes(</w:t>
      </w:r>
      <w:proofErr w:type="gramEnd"/>
      <w:r w:rsidRPr="002A06FB">
        <w:t xml:space="preserve">I2C_TypeDef* I2Cx, uint8_t </w:t>
      </w:r>
      <w:proofErr w:type="spellStart"/>
      <w:r w:rsidRPr="002A06FB">
        <w:t>deviceAddr</w:t>
      </w:r>
      <w:proofErr w:type="spellEnd"/>
      <w:r w:rsidRPr="002A06FB">
        <w:t xml:space="preserve">, uint8_t* </w:t>
      </w:r>
      <w:proofErr w:type="spellStart"/>
      <w:r w:rsidRPr="002A06FB">
        <w:t>pData</w:t>
      </w:r>
      <w:proofErr w:type="spellEnd"/>
      <w:r w:rsidRPr="002A06FB">
        <w:t>, uint16_t size)</w:t>
      </w:r>
    </w:p>
    <w:p w14:paraId="1EDC4569" w14:textId="77777777" w:rsidR="002A06FB" w:rsidRPr="002A06FB" w:rsidRDefault="002A06FB" w:rsidP="002A06FB">
      <w:r w:rsidRPr="002A06FB">
        <w:t>{</w:t>
      </w:r>
    </w:p>
    <w:p w14:paraId="035FA171" w14:textId="77777777" w:rsidR="002A06FB" w:rsidRPr="002A06FB" w:rsidRDefault="002A06FB" w:rsidP="002A06FB">
      <w:r w:rsidRPr="002A06FB">
        <w:t xml:space="preserve">    // 等待I2C总线空闲</w:t>
      </w:r>
    </w:p>
    <w:p w14:paraId="06C12CCB" w14:textId="77777777" w:rsidR="002A06FB" w:rsidRPr="002A06FB" w:rsidRDefault="002A06FB" w:rsidP="002A06FB">
      <w:r w:rsidRPr="002A06FB">
        <w:t xml:space="preserve">    </w:t>
      </w:r>
      <w:proofErr w:type="gramStart"/>
      <w:r w:rsidRPr="002A06FB">
        <w:t>while(</w:t>
      </w:r>
      <w:proofErr w:type="gramEnd"/>
      <w:r w:rsidRPr="002A06FB">
        <w:t>I2C_</w:t>
      </w:r>
      <w:proofErr w:type="gramStart"/>
      <w:r w:rsidRPr="002A06FB">
        <w:t>GetFlagStatus(</w:t>
      </w:r>
      <w:proofErr w:type="gramEnd"/>
      <w:r w:rsidRPr="002A06FB">
        <w:t>I2Cx, I2C_FLAG_BUSY) == SET);</w:t>
      </w:r>
    </w:p>
    <w:p w14:paraId="3BE018D3" w14:textId="77777777" w:rsidR="002A06FB" w:rsidRPr="002A06FB" w:rsidRDefault="002A06FB" w:rsidP="002A06FB"/>
    <w:p w14:paraId="1F252F85" w14:textId="77777777" w:rsidR="002A06FB" w:rsidRPr="002A06FB" w:rsidRDefault="002A06FB" w:rsidP="002A06FB">
      <w:r w:rsidRPr="002A06FB">
        <w:t xml:space="preserve">    // 1. 产生起始条件</w:t>
      </w:r>
    </w:p>
    <w:p w14:paraId="709CC520" w14:textId="77777777" w:rsidR="002A06FB" w:rsidRPr="002A06FB" w:rsidRDefault="002A06FB" w:rsidP="002A06FB">
      <w:r w:rsidRPr="002A06FB">
        <w:t xml:space="preserve">    I2C_</w:t>
      </w:r>
      <w:proofErr w:type="gramStart"/>
      <w:r w:rsidRPr="002A06FB">
        <w:t>GenerateSTART(</w:t>
      </w:r>
      <w:proofErr w:type="gramEnd"/>
      <w:r w:rsidRPr="002A06FB">
        <w:t>I2Cx, ENABLE);</w:t>
      </w:r>
    </w:p>
    <w:p w14:paraId="4943453A" w14:textId="77777777" w:rsidR="002A06FB" w:rsidRPr="002A06FB" w:rsidRDefault="002A06FB" w:rsidP="002A06FB">
      <w:r w:rsidRPr="002A06FB">
        <w:t xml:space="preserve">    while(I2C_GetFlagStatus(I2Cx, I2C_FLAG_SB) == RESET); // 等待起始条件成功发送</w:t>
      </w:r>
    </w:p>
    <w:p w14:paraId="34C38B6D" w14:textId="77777777" w:rsidR="002A06FB" w:rsidRPr="002A06FB" w:rsidRDefault="002A06FB" w:rsidP="002A06FB"/>
    <w:p w14:paraId="4CC8A7C5" w14:textId="77777777" w:rsidR="002A06FB" w:rsidRPr="002A06FB" w:rsidRDefault="002A06FB" w:rsidP="002A06FB">
      <w:r w:rsidRPr="002A06FB">
        <w:t xml:space="preserve">    // 2. 发送从设备地址（写模式）</w:t>
      </w:r>
    </w:p>
    <w:p w14:paraId="48D8FBDE" w14:textId="77777777" w:rsidR="002A06FB" w:rsidRPr="002A06FB" w:rsidRDefault="002A06FB" w:rsidP="002A06FB">
      <w:r w:rsidRPr="002A06FB">
        <w:t xml:space="preserve">    I2C_SendData(I2Cx, </w:t>
      </w:r>
      <w:proofErr w:type="spellStart"/>
      <w:r w:rsidRPr="002A06FB">
        <w:t>deviceAddr</w:t>
      </w:r>
      <w:proofErr w:type="spellEnd"/>
      <w:r w:rsidRPr="002A06FB">
        <w:t xml:space="preserve"> &lt;&lt; 1); // 地址左移一位，最低位为0表示写操作</w:t>
      </w:r>
    </w:p>
    <w:p w14:paraId="4743628B" w14:textId="77777777" w:rsidR="002A06FB" w:rsidRPr="002A06FB" w:rsidRDefault="002A06FB" w:rsidP="002A06FB">
      <w:r w:rsidRPr="002A06FB">
        <w:t xml:space="preserve">    while(I2C_GetFlagStatus(I2Cx, I2C_FLAG_ADDR) == RESET); // 等待地址发送完成</w:t>
      </w:r>
    </w:p>
    <w:p w14:paraId="7F2841BD" w14:textId="77777777" w:rsidR="002A06FB" w:rsidRPr="002A06FB" w:rsidRDefault="002A06FB" w:rsidP="002A06FB"/>
    <w:p w14:paraId="466EE84B" w14:textId="77777777" w:rsidR="002A06FB" w:rsidRPr="002A06FB" w:rsidRDefault="002A06FB" w:rsidP="002A06FB">
      <w:r w:rsidRPr="002A06FB">
        <w:t xml:space="preserve">    // 清除ADDR标志位</w:t>
      </w:r>
    </w:p>
    <w:p w14:paraId="27D2702C" w14:textId="77777777" w:rsidR="002A06FB" w:rsidRPr="002A06FB" w:rsidRDefault="002A06FB" w:rsidP="002A06FB">
      <w:r w:rsidRPr="002A06FB">
        <w:t xml:space="preserve">    (void)I2Cx-&gt;SR1;</w:t>
      </w:r>
    </w:p>
    <w:p w14:paraId="4F26032D" w14:textId="77777777" w:rsidR="002A06FB" w:rsidRPr="002A06FB" w:rsidRDefault="002A06FB" w:rsidP="002A06FB">
      <w:r w:rsidRPr="002A06FB">
        <w:t xml:space="preserve">    (void)I2Cx-&gt;SR2;</w:t>
      </w:r>
    </w:p>
    <w:p w14:paraId="0054C239" w14:textId="77777777" w:rsidR="002A06FB" w:rsidRPr="002A06FB" w:rsidRDefault="002A06FB" w:rsidP="002A06FB"/>
    <w:p w14:paraId="4EABB543" w14:textId="77777777" w:rsidR="002A06FB" w:rsidRPr="002A06FB" w:rsidRDefault="002A06FB" w:rsidP="002A06FB">
      <w:r w:rsidRPr="002A06FB">
        <w:t xml:space="preserve">    // 3. 循环发送数据字节</w:t>
      </w:r>
    </w:p>
    <w:p w14:paraId="2C5599CB" w14:textId="77777777" w:rsidR="002A06FB" w:rsidRPr="002A06FB" w:rsidRDefault="002A06FB" w:rsidP="002A06FB">
      <w:r w:rsidRPr="002A06FB">
        <w:t xml:space="preserve">    </w:t>
      </w:r>
      <w:proofErr w:type="gramStart"/>
      <w:r w:rsidRPr="002A06FB">
        <w:t>for(</w:t>
      </w:r>
      <w:proofErr w:type="gramEnd"/>
      <w:r w:rsidRPr="002A06FB">
        <w:t xml:space="preserve">uint16_t </w:t>
      </w:r>
      <w:proofErr w:type="spellStart"/>
      <w:r w:rsidRPr="002A06FB">
        <w:t>i</w:t>
      </w:r>
      <w:proofErr w:type="spellEnd"/>
      <w:r w:rsidRPr="002A06FB">
        <w:t xml:space="preserve"> = 0; </w:t>
      </w:r>
      <w:proofErr w:type="spellStart"/>
      <w:r w:rsidRPr="002A06FB">
        <w:t>i</w:t>
      </w:r>
      <w:proofErr w:type="spellEnd"/>
      <w:r w:rsidRPr="002A06FB">
        <w:t xml:space="preserve"> &lt; size; </w:t>
      </w:r>
      <w:proofErr w:type="spellStart"/>
      <w:r w:rsidRPr="002A06FB">
        <w:t>i</w:t>
      </w:r>
      <w:proofErr w:type="spellEnd"/>
      <w:r w:rsidRPr="002A06FB">
        <w:t>++)</w:t>
      </w:r>
    </w:p>
    <w:p w14:paraId="6AF9C96D" w14:textId="77777777" w:rsidR="002A06FB" w:rsidRPr="002A06FB" w:rsidRDefault="002A06FB" w:rsidP="002A06FB">
      <w:r w:rsidRPr="002A06FB">
        <w:t xml:space="preserve">    {</w:t>
      </w:r>
    </w:p>
    <w:p w14:paraId="0BB13BC8" w14:textId="77777777" w:rsidR="002A06FB" w:rsidRPr="002A06FB" w:rsidRDefault="002A06FB" w:rsidP="002A06FB">
      <w:r w:rsidRPr="002A06FB">
        <w:t xml:space="preserve">        // 等待数据寄存器为空（TXE），表示可以写入新数据</w:t>
      </w:r>
    </w:p>
    <w:p w14:paraId="294F31C3" w14:textId="77777777" w:rsidR="002A06FB" w:rsidRPr="002A06FB" w:rsidRDefault="002A06FB" w:rsidP="002A06FB">
      <w:r w:rsidRPr="002A06FB">
        <w:t xml:space="preserve">        </w:t>
      </w:r>
      <w:proofErr w:type="gramStart"/>
      <w:r w:rsidRPr="002A06FB">
        <w:t>while(</w:t>
      </w:r>
      <w:proofErr w:type="gramEnd"/>
      <w:r w:rsidRPr="002A06FB">
        <w:t>I2C_</w:t>
      </w:r>
      <w:proofErr w:type="gramStart"/>
      <w:r w:rsidRPr="002A06FB">
        <w:t>GetFlagStatus(</w:t>
      </w:r>
      <w:proofErr w:type="gramEnd"/>
      <w:r w:rsidRPr="002A06FB">
        <w:t>I2Cx, I2C_FLAG_TXE) == RESET);</w:t>
      </w:r>
    </w:p>
    <w:p w14:paraId="5E34D1F7" w14:textId="77777777" w:rsidR="002A06FB" w:rsidRPr="002A06FB" w:rsidRDefault="002A06FB" w:rsidP="002A06FB"/>
    <w:p w14:paraId="2B67DF8D" w14:textId="77777777" w:rsidR="002A06FB" w:rsidRPr="002A06FB" w:rsidRDefault="002A06FB" w:rsidP="002A06FB">
      <w:r w:rsidRPr="002A06FB">
        <w:t xml:space="preserve">        // 调用 I2C_SendData 发送一个字节的数据</w:t>
      </w:r>
    </w:p>
    <w:p w14:paraId="4AF7F080" w14:textId="77777777" w:rsidR="002A06FB" w:rsidRPr="002A06FB" w:rsidRDefault="002A06FB" w:rsidP="002A06FB">
      <w:r w:rsidRPr="002A06FB">
        <w:t xml:space="preserve">        I2C_</w:t>
      </w:r>
      <w:proofErr w:type="gramStart"/>
      <w:r w:rsidRPr="002A06FB">
        <w:t>SendData(</w:t>
      </w:r>
      <w:proofErr w:type="gramEnd"/>
      <w:r w:rsidRPr="002A06FB">
        <w:t xml:space="preserve">I2Cx, </w:t>
      </w:r>
      <w:proofErr w:type="spellStart"/>
      <w:r w:rsidRPr="002A06FB">
        <w:t>pData</w:t>
      </w:r>
      <w:proofErr w:type="spellEnd"/>
      <w:r w:rsidRPr="002A06FB">
        <w:t>[</w:t>
      </w:r>
      <w:proofErr w:type="spellStart"/>
      <w:r w:rsidRPr="002A06FB">
        <w:t>i</w:t>
      </w:r>
      <w:proofErr w:type="spellEnd"/>
      <w:r w:rsidRPr="002A06FB">
        <w:t>]);</w:t>
      </w:r>
    </w:p>
    <w:p w14:paraId="24D234E5" w14:textId="77777777" w:rsidR="002A06FB" w:rsidRPr="002A06FB" w:rsidRDefault="002A06FB" w:rsidP="002A06FB">
      <w:r w:rsidRPr="002A06FB">
        <w:t xml:space="preserve">    }</w:t>
      </w:r>
    </w:p>
    <w:p w14:paraId="2F43F93A" w14:textId="77777777" w:rsidR="002A06FB" w:rsidRPr="002A06FB" w:rsidRDefault="002A06FB" w:rsidP="002A06FB"/>
    <w:p w14:paraId="5DBCFD36" w14:textId="77777777" w:rsidR="002A06FB" w:rsidRPr="002A06FB" w:rsidRDefault="002A06FB" w:rsidP="002A06FB">
      <w:r w:rsidRPr="002A06FB">
        <w:t xml:space="preserve">    // 等待最后一个字节发送完成（BTF标志）</w:t>
      </w:r>
    </w:p>
    <w:p w14:paraId="364AE3F9" w14:textId="77777777" w:rsidR="002A06FB" w:rsidRPr="002A06FB" w:rsidRDefault="002A06FB" w:rsidP="002A06FB">
      <w:r w:rsidRPr="002A06FB">
        <w:t xml:space="preserve">    </w:t>
      </w:r>
      <w:proofErr w:type="gramStart"/>
      <w:r w:rsidRPr="002A06FB">
        <w:t>while(</w:t>
      </w:r>
      <w:proofErr w:type="gramEnd"/>
      <w:r w:rsidRPr="002A06FB">
        <w:t>I2C_</w:t>
      </w:r>
      <w:proofErr w:type="gramStart"/>
      <w:r w:rsidRPr="002A06FB">
        <w:t>GetFlagStatus(</w:t>
      </w:r>
      <w:proofErr w:type="gramEnd"/>
      <w:r w:rsidRPr="002A06FB">
        <w:t>I2Cx, I2C_FLAG_BTF) == RESET);</w:t>
      </w:r>
    </w:p>
    <w:p w14:paraId="72189BC0" w14:textId="77777777" w:rsidR="002A06FB" w:rsidRPr="002A06FB" w:rsidRDefault="002A06FB" w:rsidP="002A06FB"/>
    <w:p w14:paraId="351BFBDA" w14:textId="77777777" w:rsidR="002A06FB" w:rsidRPr="002A06FB" w:rsidRDefault="002A06FB" w:rsidP="002A06FB">
      <w:r w:rsidRPr="002A06FB">
        <w:t xml:space="preserve">    // 4. 产生停止条件</w:t>
      </w:r>
    </w:p>
    <w:p w14:paraId="0D99B1A4" w14:textId="77777777" w:rsidR="002A06FB" w:rsidRPr="002A06FB" w:rsidRDefault="002A06FB" w:rsidP="002A06FB">
      <w:r w:rsidRPr="002A06FB">
        <w:t xml:space="preserve">    I2C_</w:t>
      </w:r>
      <w:proofErr w:type="gramStart"/>
      <w:r w:rsidRPr="002A06FB">
        <w:t>GenerateSTOP(</w:t>
      </w:r>
      <w:proofErr w:type="gramEnd"/>
      <w:r w:rsidRPr="002A06FB">
        <w:t>I2Cx, ENABLE);</w:t>
      </w:r>
    </w:p>
    <w:p w14:paraId="5C409314" w14:textId="77777777" w:rsidR="002A06FB" w:rsidRPr="002A06FB" w:rsidRDefault="002A06FB" w:rsidP="002A06FB">
      <w:r w:rsidRPr="002A06FB">
        <w:t>}</w:t>
      </w:r>
    </w:p>
    <w:p w14:paraId="34575071" w14:textId="77777777" w:rsidR="002A06FB" w:rsidRPr="002A06FB" w:rsidRDefault="002A06FB" w:rsidP="002A06FB">
      <w:r w:rsidRPr="002A06FB">
        <w:rPr>
          <w:i/>
          <w:iCs/>
        </w:rPr>
        <w:t>注：实际代码中需考虑错误处理，如应答失败（AF标志）等情形。</w:t>
      </w:r>
    </w:p>
    <w:p w14:paraId="14B5C14A" w14:textId="77777777" w:rsidR="002A06FB" w:rsidRPr="002A06FB" w:rsidRDefault="002A06FB" w:rsidP="005B62E8">
      <w:pPr>
        <w:pStyle w:val="3"/>
      </w:pPr>
      <w:r w:rsidRPr="002A06FB">
        <w:rPr>
          <w:rFonts w:ascii="Segoe UI Emoji" w:hAnsi="Segoe UI Emoji" w:cs="Segoe UI Emoji"/>
        </w:rPr>
        <w:t>⚠️</w:t>
      </w:r>
      <w:r w:rsidRPr="002A06FB">
        <w:t xml:space="preserve"> 重要注意事项 </w:t>
      </w:r>
    </w:p>
    <w:p w14:paraId="1BC4FD3D" w14:textId="77777777" w:rsidR="002A06FB" w:rsidRPr="002A06FB" w:rsidRDefault="002A06FB" w:rsidP="002A06FB">
      <w:pPr>
        <w:numPr>
          <w:ilvl w:val="0"/>
          <w:numId w:val="667"/>
        </w:numPr>
      </w:pPr>
      <w:r w:rsidRPr="002A06FB">
        <w:rPr>
          <w:rFonts w:ascii="Times New Roman" w:hAnsi="Times New Roman" w:cs="Times New Roman"/>
        </w:rPr>
        <w:t>​</w:t>
      </w:r>
      <w:r w:rsidRPr="002A06FB">
        <w:rPr>
          <w:b/>
          <w:bCs/>
        </w:rPr>
        <w:t>时序控制至关重要</w:t>
      </w:r>
      <w:r w:rsidRPr="002A06FB">
        <w:rPr>
          <w:rFonts w:ascii="Times New Roman" w:hAnsi="Times New Roman" w:cs="Times New Roman"/>
        </w:rPr>
        <w:t>​</w:t>
      </w:r>
      <w:r w:rsidRPr="002A06FB">
        <w:t>：在调用 I2C_SendData</w:t>
      </w:r>
      <w:r w:rsidRPr="002A06FB">
        <w:rPr>
          <w:rFonts w:ascii="Times New Roman" w:hAnsi="Times New Roman" w:cs="Times New Roman"/>
        </w:rPr>
        <w:t>​</w:t>
      </w:r>
      <w:r w:rsidRPr="002A06FB">
        <w:rPr>
          <w:b/>
          <w:bCs/>
        </w:rPr>
        <w:t>之前</w:t>
      </w:r>
      <w:r w:rsidRPr="002A06FB">
        <w:t>，必须确保I2C外设已准备好接收新数据。通常通过检查发送数据寄存器空标志（I2C_FLAG_TXE）是否为SET来实现。如果在前一个数据完全送出之前就写入新数据，可能会导致数据丢失或通信错误。</w:t>
      </w:r>
    </w:p>
    <w:p w14:paraId="6F33E054" w14:textId="77777777" w:rsidR="002A06FB" w:rsidRPr="002A06FB" w:rsidRDefault="002A06FB" w:rsidP="002A06FB">
      <w:pPr>
        <w:numPr>
          <w:ilvl w:val="0"/>
          <w:numId w:val="667"/>
        </w:numPr>
      </w:pPr>
      <w:r w:rsidRPr="002A06FB">
        <w:rPr>
          <w:rFonts w:ascii="Times New Roman" w:hAnsi="Times New Roman" w:cs="Times New Roman"/>
        </w:rPr>
        <w:t>​</w:t>
      </w:r>
      <w:r w:rsidRPr="002A06FB">
        <w:rPr>
          <w:b/>
          <w:bCs/>
        </w:rPr>
        <w:t>硬件自动清除标志</w:t>
      </w:r>
      <w:r w:rsidRPr="002A06FB">
        <w:rPr>
          <w:rFonts w:ascii="Times New Roman" w:hAnsi="Times New Roman" w:cs="Times New Roman"/>
        </w:rPr>
        <w:t>​</w:t>
      </w:r>
      <w:r w:rsidRPr="002A06FB">
        <w:t>：成功写入 I2C_SendData后，</w:t>
      </w:r>
      <w:r w:rsidRPr="002A06FB">
        <w:rPr>
          <w:rFonts w:ascii="Times New Roman" w:hAnsi="Times New Roman" w:cs="Times New Roman"/>
        </w:rPr>
        <w:t>​</w:t>
      </w:r>
      <w:r w:rsidRPr="002A06FB">
        <w:rPr>
          <w:b/>
          <w:bCs/>
        </w:rPr>
        <w:t>发送数据寄存器空标志（TXE）会被硬件自动清除</w:t>
      </w:r>
      <w:r w:rsidRPr="002A06FB">
        <w:t>。当数据从数据寄存器转移到移位寄存器并开始发送时，TXE标志会再次被硬件自动置位，表示可以发送下一个字节了。</w:t>
      </w:r>
    </w:p>
    <w:p w14:paraId="3431E82F" w14:textId="77777777" w:rsidR="002A06FB" w:rsidRPr="002A06FB" w:rsidRDefault="002A06FB" w:rsidP="002A06FB">
      <w:pPr>
        <w:numPr>
          <w:ilvl w:val="0"/>
          <w:numId w:val="667"/>
        </w:numPr>
      </w:pPr>
      <w:r w:rsidRPr="002A06FB">
        <w:rPr>
          <w:rFonts w:ascii="Times New Roman" w:hAnsi="Times New Roman" w:cs="Times New Roman"/>
        </w:rPr>
        <w:t>​</w:t>
      </w:r>
      <w:r w:rsidRPr="002A06FB">
        <w:rPr>
          <w:b/>
          <w:bCs/>
        </w:rPr>
        <w:t>错误处理</w:t>
      </w:r>
      <w:r w:rsidRPr="002A06FB">
        <w:rPr>
          <w:rFonts w:ascii="Times New Roman" w:hAnsi="Times New Roman" w:cs="Times New Roman"/>
        </w:rPr>
        <w:t>​</w:t>
      </w:r>
      <w:r w:rsidRPr="002A06FB">
        <w:t>：在实际应用中，应在发送过程中检查应答错误标志（I2C_FLAG_AF）。如果从设备没有返回应答（即发送了NACK），则意味着通信出现了问题，需要适当的错误处理机制，例如终止传输。</w:t>
      </w:r>
    </w:p>
    <w:p w14:paraId="269EAA1D" w14:textId="4D735AC5" w:rsidR="002A06FB" w:rsidRPr="002A06FB" w:rsidRDefault="002A06FB" w:rsidP="002A06FB">
      <w:r w:rsidRPr="002A06FB">
        <w:t>希望这个详细的解释能帮助你更好地理解和使用 I2C_SendData函数。如果你对STM32的I2C通信还有其他疑问，我很乐意继续为你解答！</w:t>
      </w:r>
    </w:p>
    <w:p w14:paraId="53AC9FEE" w14:textId="778A7DD4" w:rsidR="005F7F5A" w:rsidRDefault="005F7F5A" w:rsidP="005F7F5A">
      <w:pPr>
        <w:pStyle w:val="2"/>
      </w:pPr>
      <w:r>
        <w:lastRenderedPageBreak/>
        <w:t>I2C_ReceiveData()</w:t>
      </w:r>
      <w:r w:rsidR="00BC46D9">
        <w:br/>
      </w:r>
      <w:r w:rsidR="00BC46D9" w:rsidRPr="00BC46D9">
        <w:t>从STM32的I2C数据寄存器中读取接收到的数据</w:t>
      </w:r>
    </w:p>
    <w:p w14:paraId="00D30426" w14:textId="77777777" w:rsidR="00BC46D9" w:rsidRPr="00BC46D9" w:rsidRDefault="00BC46D9" w:rsidP="00BC46D9">
      <w:r w:rsidRPr="00BC46D9">
        <w:t>I2C_ReceiveData函数用于从STM32的I2C数据寄存器中读取接收到的数据。下面为您详细说明这个函数。</w:t>
      </w:r>
    </w:p>
    <w:p w14:paraId="3A52D72F" w14:textId="77777777" w:rsidR="00BC46D9" w:rsidRPr="00BC46D9" w:rsidRDefault="00BC46D9" w:rsidP="00BC46D9">
      <w:pPr>
        <w:rPr>
          <w:b/>
          <w:bCs/>
        </w:rPr>
      </w:pPr>
      <w:r w:rsidRPr="00BC46D9">
        <w:rPr>
          <w:rFonts w:ascii="Segoe UI Emoji" w:hAnsi="Segoe UI Emoji" w:cs="Segoe UI Emoji"/>
          <w:b/>
          <w:bCs/>
        </w:rPr>
        <w:t>📖</w:t>
      </w:r>
      <w:r w:rsidRPr="00BC46D9">
        <w:rPr>
          <w:b/>
          <w:bCs/>
        </w:rPr>
        <w:t xml:space="preserve"> 函数原型与功能 </w:t>
      </w:r>
    </w:p>
    <w:p w14:paraId="1715F474" w14:textId="77777777" w:rsidR="00BC46D9" w:rsidRPr="00BC46D9" w:rsidRDefault="00BC46D9" w:rsidP="009978D5">
      <w:pPr>
        <w:pStyle w:val="3"/>
      </w:pPr>
      <w:r w:rsidRPr="00BC46D9">
        <w:rPr>
          <w:rFonts w:ascii="Times New Roman" w:hAnsi="Times New Roman" w:cs="Times New Roman"/>
        </w:rPr>
        <w:t>​</w:t>
      </w:r>
      <w:r w:rsidRPr="00BC46D9">
        <w:t>函数原型</w:t>
      </w:r>
      <w:r w:rsidRPr="00BC46D9">
        <w:rPr>
          <w:rFonts w:ascii="Times New Roman" w:hAnsi="Times New Roman" w:cs="Times New Roman"/>
        </w:rPr>
        <w:t>​</w:t>
      </w:r>
      <w:r w:rsidRPr="00BC46D9">
        <w:t>：</w:t>
      </w:r>
    </w:p>
    <w:p w14:paraId="404FC4EE" w14:textId="77777777" w:rsidR="00BC46D9" w:rsidRPr="00BC46D9" w:rsidRDefault="00BC46D9" w:rsidP="00BC46D9">
      <w:r w:rsidRPr="00BC46D9">
        <w:t>uint8_t I2C_</w:t>
      </w:r>
      <w:proofErr w:type="gramStart"/>
      <w:r w:rsidRPr="00BC46D9">
        <w:t>ReceiveData(</w:t>
      </w:r>
      <w:proofErr w:type="gramEnd"/>
      <w:r w:rsidRPr="00BC46D9">
        <w:t>I2C_TypeDef* I2Cx)</w:t>
      </w:r>
    </w:p>
    <w:p w14:paraId="4F42C08B" w14:textId="77777777" w:rsidR="00BC46D9" w:rsidRPr="00BC46D9" w:rsidRDefault="00BC46D9" w:rsidP="00BC46D9">
      <w:pPr>
        <w:numPr>
          <w:ilvl w:val="0"/>
          <w:numId w:val="668"/>
        </w:numPr>
      </w:pPr>
      <w:r w:rsidRPr="00BC46D9">
        <w:rPr>
          <w:rFonts w:ascii="Times New Roman" w:hAnsi="Times New Roman" w:cs="Times New Roman"/>
        </w:rPr>
        <w:t>​</w:t>
      </w:r>
      <w:r w:rsidRPr="00BC46D9">
        <w:rPr>
          <w:b/>
          <w:bCs/>
        </w:rPr>
        <w:t>参数 I2Cx</w:t>
      </w:r>
      <w:r w:rsidRPr="00BC46D9">
        <w:rPr>
          <w:rFonts w:ascii="Times New Roman" w:hAnsi="Times New Roman" w:cs="Times New Roman"/>
        </w:rPr>
        <w:t>​</w:t>
      </w:r>
      <w:r w:rsidRPr="00BC46D9">
        <w:t>：指定要读取数据的I2C外设，例如 I2C1、I2C2等。</w:t>
      </w:r>
    </w:p>
    <w:p w14:paraId="4EE1656B" w14:textId="77777777" w:rsidR="00BC46D9" w:rsidRPr="00BC46D9" w:rsidRDefault="00BC46D9" w:rsidP="00BC46D9">
      <w:pPr>
        <w:numPr>
          <w:ilvl w:val="0"/>
          <w:numId w:val="668"/>
        </w:numPr>
      </w:pPr>
      <w:r w:rsidRPr="00BC46D9">
        <w:rPr>
          <w:rFonts w:ascii="Times New Roman" w:hAnsi="Times New Roman" w:cs="Times New Roman"/>
        </w:rPr>
        <w:t>​</w:t>
      </w:r>
      <w:r w:rsidRPr="00BC46D9">
        <w:rPr>
          <w:b/>
          <w:bCs/>
        </w:rPr>
        <w:t>返回值</w:t>
      </w:r>
      <w:r w:rsidRPr="00BC46D9">
        <w:rPr>
          <w:rFonts w:ascii="Times New Roman" w:hAnsi="Times New Roman" w:cs="Times New Roman"/>
        </w:rPr>
        <w:t>​</w:t>
      </w:r>
      <w:r w:rsidRPr="00BC46D9">
        <w:t>：从指定I2C外设的数据寄存器（DR）中读取到的</w:t>
      </w:r>
      <w:r w:rsidRPr="00BC46D9">
        <w:rPr>
          <w:b/>
          <w:bCs/>
        </w:rPr>
        <w:t>一个字节</w:t>
      </w:r>
      <w:r w:rsidRPr="00BC46D9">
        <w:rPr>
          <w:rFonts w:ascii="Times New Roman" w:hAnsi="Times New Roman" w:cs="Times New Roman"/>
        </w:rPr>
        <w:t>​</w:t>
      </w:r>
      <w:r w:rsidRPr="00BC46D9">
        <w:t>（8位）数据。</w:t>
      </w:r>
    </w:p>
    <w:p w14:paraId="37FC9A4E" w14:textId="77777777" w:rsidR="00BC46D9" w:rsidRPr="00BC46D9" w:rsidRDefault="00BC46D9" w:rsidP="00BC46D9">
      <w:r w:rsidRPr="00BC46D9">
        <w:t>该函数的作用非常直接：</w:t>
      </w:r>
      <w:r w:rsidRPr="00BC46D9">
        <w:rPr>
          <w:rFonts w:ascii="Times New Roman" w:hAnsi="Times New Roman" w:cs="Times New Roman"/>
        </w:rPr>
        <w:t>​</w:t>
      </w:r>
      <w:r w:rsidRPr="00BC46D9">
        <w:rPr>
          <w:b/>
          <w:bCs/>
        </w:rPr>
        <w:t>读取</w:t>
      </w:r>
      <w:r w:rsidRPr="00FA5E7E">
        <w:rPr>
          <w:b/>
          <w:bCs/>
          <w:color w:val="EE0000"/>
        </w:rPr>
        <w:t>I2C数据寄存器（I2C_DR）</w:t>
      </w:r>
      <w:r w:rsidRPr="00BC46D9">
        <w:rPr>
          <w:b/>
          <w:bCs/>
        </w:rPr>
        <w:t>中的值</w:t>
      </w:r>
      <w:r w:rsidRPr="00BC46D9">
        <w:t>。当I2C外设接收到一个字节的数据后，硬件会</w:t>
      </w:r>
      <w:r w:rsidRPr="00FA5E7E">
        <w:rPr>
          <w:color w:val="EE0000"/>
        </w:rPr>
        <w:t>自动</w:t>
      </w:r>
      <w:r w:rsidRPr="00BC46D9">
        <w:t>将</w:t>
      </w:r>
      <w:r w:rsidRPr="00FA5E7E">
        <w:rPr>
          <w:color w:val="EE0000"/>
        </w:rPr>
        <w:t>该数据放入数据寄存器</w:t>
      </w:r>
      <w:r w:rsidRPr="00BC46D9">
        <w:t>，并设置</w:t>
      </w:r>
      <w:r w:rsidRPr="00FA5E7E">
        <w:rPr>
          <w:b/>
          <w:bCs/>
          <w:color w:val="EE0000"/>
        </w:rPr>
        <w:t>RXNE</w:t>
      </w:r>
      <w:r w:rsidRPr="00BC46D9">
        <w:rPr>
          <w:b/>
          <w:bCs/>
        </w:rPr>
        <w:t>（接收缓冲区非空）标志位</w:t>
      </w:r>
      <w:r w:rsidRPr="00BC46D9">
        <w:t>。此时调用 I2C_ReceiveData函数即可读取这个数据。</w:t>
      </w:r>
    </w:p>
    <w:p w14:paraId="70B87368" w14:textId="77777777" w:rsidR="00BC46D9" w:rsidRPr="00BC46D9" w:rsidRDefault="00BC46D9" w:rsidP="009978D5">
      <w:pPr>
        <w:pStyle w:val="3"/>
      </w:pPr>
      <w:r w:rsidRPr="00BC46D9">
        <w:rPr>
          <w:rFonts w:ascii="Segoe UI Emoji" w:hAnsi="Segoe UI Emoji" w:cs="Segoe UI Emoji"/>
        </w:rPr>
        <w:t>🔧</w:t>
      </w:r>
      <w:r w:rsidRPr="00BC46D9">
        <w:t xml:space="preserve"> 工作原理与流程 </w:t>
      </w:r>
    </w:p>
    <w:p w14:paraId="6F304B26" w14:textId="77777777" w:rsidR="00BC46D9" w:rsidRPr="00BC46D9" w:rsidRDefault="00BC46D9" w:rsidP="00BC46D9">
      <w:r w:rsidRPr="00BC46D9">
        <w:t>I2C_ReceiveData函数通常在STM32作为</w:t>
      </w:r>
      <w:r w:rsidRPr="00BC46D9">
        <w:rPr>
          <w:b/>
          <w:bCs/>
        </w:rPr>
        <w:t>主接收器（Master Receiver）</w:t>
      </w:r>
      <w:r w:rsidRPr="00BC46D9">
        <w:rPr>
          <w:rFonts w:ascii="Times New Roman" w:hAnsi="Times New Roman" w:cs="Times New Roman"/>
          <w:b/>
          <w:bCs/>
        </w:rPr>
        <w:t>​</w:t>
      </w:r>
      <w:r w:rsidRPr="00BC46D9">
        <w:rPr>
          <w:rFonts w:ascii="Times New Roman" w:hAnsi="Times New Roman" w:cs="Times New Roman"/>
        </w:rPr>
        <w:t>​</w:t>
      </w:r>
      <w:r w:rsidRPr="00BC46D9">
        <w:t xml:space="preserve"> 或</w:t>
      </w:r>
      <w:r w:rsidRPr="00BC46D9">
        <w:rPr>
          <w:b/>
          <w:bCs/>
        </w:rPr>
        <w:t>从接收器（Slave Receiver）</w:t>
      </w:r>
      <w:r w:rsidRPr="00BC46D9">
        <w:rPr>
          <w:rFonts w:ascii="Times New Roman" w:hAnsi="Times New Roman" w:cs="Times New Roman"/>
          <w:b/>
          <w:bCs/>
        </w:rPr>
        <w:t>​</w:t>
      </w:r>
      <w:r w:rsidRPr="00BC46D9">
        <w:rPr>
          <w:rFonts w:ascii="Times New Roman" w:hAnsi="Times New Roman" w:cs="Times New Roman"/>
        </w:rPr>
        <w:t>​</w:t>
      </w:r>
      <w:r w:rsidRPr="00BC46D9">
        <w:t xml:space="preserve"> 时使用。一个典型的读取流程如下：</w:t>
      </w:r>
    </w:p>
    <w:p w14:paraId="2ABFE013" w14:textId="77777777" w:rsidR="00BC46D9" w:rsidRPr="00BC46D9" w:rsidRDefault="00BC46D9" w:rsidP="00BC46D9">
      <w:pPr>
        <w:numPr>
          <w:ilvl w:val="0"/>
          <w:numId w:val="669"/>
        </w:numPr>
      </w:pPr>
      <w:r w:rsidRPr="00BC46D9">
        <w:rPr>
          <w:rFonts w:ascii="Times New Roman" w:hAnsi="Times New Roman" w:cs="Times New Roman"/>
        </w:rPr>
        <w:t>​</w:t>
      </w:r>
      <w:r w:rsidRPr="00BC46D9">
        <w:rPr>
          <w:b/>
          <w:bCs/>
        </w:rPr>
        <w:t>检查接收状态</w:t>
      </w:r>
      <w:r w:rsidRPr="00BC46D9">
        <w:rPr>
          <w:rFonts w:ascii="Times New Roman" w:hAnsi="Times New Roman" w:cs="Times New Roman"/>
        </w:rPr>
        <w:t>​</w:t>
      </w:r>
      <w:r w:rsidRPr="00BC46D9">
        <w:t xml:space="preserve">：在读取数据之前，必须先通过 I2C_GetFlagStatus或 I2C_CheckEvent函数检查 </w:t>
      </w:r>
      <w:r w:rsidRPr="00BC46D9">
        <w:rPr>
          <w:rFonts w:ascii="Times New Roman" w:hAnsi="Times New Roman" w:cs="Times New Roman"/>
        </w:rPr>
        <w:t>​</w:t>
      </w:r>
      <w:r w:rsidRPr="00BC46D9">
        <w:rPr>
          <w:b/>
          <w:bCs/>
        </w:rPr>
        <w:t>RXNE 标志位</w:t>
      </w:r>
      <w:r w:rsidRPr="00BC46D9">
        <w:t>是否被置位。这个标志位为1时，表示数据寄存器中已有数据可供读取。</w:t>
      </w:r>
    </w:p>
    <w:p w14:paraId="1E0408B4" w14:textId="77777777" w:rsidR="00BC46D9" w:rsidRPr="00BC46D9" w:rsidRDefault="00BC46D9" w:rsidP="00BC46D9">
      <w:pPr>
        <w:numPr>
          <w:ilvl w:val="0"/>
          <w:numId w:val="669"/>
        </w:numPr>
      </w:pPr>
      <w:r w:rsidRPr="00BC46D9">
        <w:rPr>
          <w:rFonts w:ascii="Times New Roman" w:hAnsi="Times New Roman" w:cs="Times New Roman"/>
        </w:rPr>
        <w:t>​</w:t>
      </w:r>
      <w:r w:rsidRPr="00BC46D9">
        <w:rPr>
          <w:b/>
          <w:bCs/>
        </w:rPr>
        <w:t>读取数据</w:t>
      </w:r>
      <w:r w:rsidRPr="00BC46D9">
        <w:rPr>
          <w:rFonts w:ascii="Times New Roman" w:hAnsi="Times New Roman" w:cs="Times New Roman"/>
        </w:rPr>
        <w:t>​</w:t>
      </w:r>
      <w:r w:rsidRPr="00BC46D9">
        <w:t>：调用 I2C_ReceiveData(I2Cx)读取数据。需要注意的是，</w:t>
      </w:r>
      <w:r w:rsidRPr="00BC46D9">
        <w:rPr>
          <w:rFonts w:ascii="Times New Roman" w:hAnsi="Times New Roman" w:cs="Times New Roman"/>
        </w:rPr>
        <w:t>​</w:t>
      </w:r>
      <w:r w:rsidRPr="00BC46D9">
        <w:rPr>
          <w:b/>
          <w:bCs/>
        </w:rPr>
        <w:t>读取数据寄存器的操作会由硬件自动清除RXNE标志位</w:t>
      </w:r>
      <w:r w:rsidRPr="00BC46D9">
        <w:t>。</w:t>
      </w:r>
    </w:p>
    <w:p w14:paraId="1BCEA607" w14:textId="77777777" w:rsidR="00BC46D9" w:rsidRPr="00BC46D9" w:rsidRDefault="00BC46D9" w:rsidP="00BC46D9">
      <w:pPr>
        <w:numPr>
          <w:ilvl w:val="0"/>
          <w:numId w:val="669"/>
        </w:numPr>
      </w:pPr>
      <w:r w:rsidRPr="00BC46D9">
        <w:t>根据需要决定是否发送应答（ACK）或非应答（NACK），以告知从设备是否继续发送数据。</w:t>
      </w:r>
    </w:p>
    <w:p w14:paraId="61C41CB4" w14:textId="77777777" w:rsidR="00BC46D9" w:rsidRPr="00BC46D9" w:rsidRDefault="00BC46D9" w:rsidP="009978D5">
      <w:pPr>
        <w:pStyle w:val="3"/>
      </w:pPr>
      <w:r w:rsidRPr="00BC46D9">
        <w:rPr>
          <w:rFonts w:ascii="Segoe UI Emoji" w:hAnsi="Segoe UI Emoji" w:cs="Segoe UI Emoji"/>
        </w:rPr>
        <w:t>💡</w:t>
      </w:r>
      <w:r w:rsidRPr="00BC46D9">
        <w:t xml:space="preserve"> 应用示例 </w:t>
      </w:r>
    </w:p>
    <w:p w14:paraId="3B8E0E24" w14:textId="77777777" w:rsidR="00BC46D9" w:rsidRPr="00BC46D9" w:rsidRDefault="00BC46D9" w:rsidP="00BC46D9">
      <w:r w:rsidRPr="00BC46D9">
        <w:t>下面的代码片段展示</w:t>
      </w:r>
      <w:proofErr w:type="gramStart"/>
      <w:r w:rsidRPr="00BC46D9">
        <w:t>了 I2C_ReceiveData</w:t>
      </w:r>
      <w:proofErr w:type="gramEnd"/>
      <w:r w:rsidRPr="00BC46D9">
        <w:t>在一个典型的I2C读操作函数中的应用，该函数从从设备（如EEPROM）的指定寄存器地址读取一个字节的数据。</w:t>
      </w:r>
    </w:p>
    <w:p w14:paraId="53C1525E" w14:textId="77777777" w:rsidR="00BC46D9" w:rsidRPr="00BC46D9" w:rsidRDefault="00BC46D9" w:rsidP="00BC46D9">
      <w:r w:rsidRPr="00BC46D9">
        <w:lastRenderedPageBreak/>
        <w:t>uint8_t I2C_</w:t>
      </w:r>
      <w:proofErr w:type="gramStart"/>
      <w:r w:rsidRPr="00BC46D9">
        <w:t>ReadRegister(</w:t>
      </w:r>
      <w:proofErr w:type="gramEnd"/>
      <w:r w:rsidRPr="00BC46D9">
        <w:t xml:space="preserve">I2C_TypeDef* I2Cx, uint8_t </w:t>
      </w:r>
      <w:proofErr w:type="spellStart"/>
      <w:r w:rsidRPr="00BC46D9">
        <w:t>deviceAddr</w:t>
      </w:r>
      <w:proofErr w:type="spellEnd"/>
      <w:r w:rsidRPr="00BC46D9">
        <w:t xml:space="preserve">, uint8_t </w:t>
      </w:r>
      <w:proofErr w:type="spellStart"/>
      <w:r w:rsidRPr="00BC46D9">
        <w:t>regAddr</w:t>
      </w:r>
      <w:proofErr w:type="spellEnd"/>
      <w:r w:rsidRPr="00BC46D9">
        <w:t>)</w:t>
      </w:r>
    </w:p>
    <w:p w14:paraId="3A81D171" w14:textId="77777777" w:rsidR="00BC46D9" w:rsidRPr="00BC46D9" w:rsidRDefault="00BC46D9" w:rsidP="00BC46D9">
      <w:r w:rsidRPr="00BC46D9">
        <w:t>{</w:t>
      </w:r>
    </w:p>
    <w:p w14:paraId="214CA81B" w14:textId="77777777" w:rsidR="00BC46D9" w:rsidRPr="00BC46D9" w:rsidRDefault="00BC46D9" w:rsidP="00BC46D9">
      <w:r w:rsidRPr="00BC46D9">
        <w:t xml:space="preserve">    uint8_t </w:t>
      </w:r>
      <w:proofErr w:type="spellStart"/>
      <w:r w:rsidRPr="00BC46D9">
        <w:t>receivedData</w:t>
      </w:r>
      <w:proofErr w:type="spellEnd"/>
      <w:r w:rsidRPr="00BC46D9">
        <w:t xml:space="preserve"> = 0;</w:t>
      </w:r>
    </w:p>
    <w:p w14:paraId="14D9D54D" w14:textId="77777777" w:rsidR="00BC46D9" w:rsidRPr="00BC46D9" w:rsidRDefault="00BC46D9" w:rsidP="00BC46D9"/>
    <w:p w14:paraId="03D89503" w14:textId="77777777" w:rsidR="00BC46D9" w:rsidRPr="00BC46D9" w:rsidRDefault="00BC46D9" w:rsidP="00BC46D9">
      <w:r w:rsidRPr="00BC46D9">
        <w:t xml:space="preserve">    // 1. 发送起始条件</w:t>
      </w:r>
    </w:p>
    <w:p w14:paraId="26D943BF" w14:textId="77777777" w:rsidR="00BC46D9" w:rsidRPr="00BC46D9" w:rsidRDefault="00BC46D9" w:rsidP="00BC46D9">
      <w:r w:rsidRPr="00BC46D9">
        <w:t xml:space="preserve">    I2C_</w:t>
      </w:r>
      <w:proofErr w:type="gramStart"/>
      <w:r w:rsidRPr="00BC46D9">
        <w:t>GenerateSTART(</w:t>
      </w:r>
      <w:proofErr w:type="gramEnd"/>
      <w:r w:rsidRPr="00BC46D9">
        <w:t>I2Cx, ENABLE);</w:t>
      </w:r>
    </w:p>
    <w:p w14:paraId="7808BDF1" w14:textId="77777777" w:rsidR="00BC46D9" w:rsidRPr="00BC46D9" w:rsidRDefault="00BC46D9" w:rsidP="00BC46D9">
      <w:r w:rsidRPr="00BC46D9">
        <w:t xml:space="preserve">    </w:t>
      </w:r>
      <w:proofErr w:type="gramStart"/>
      <w:r w:rsidRPr="00BC46D9">
        <w:t>while(</w:t>
      </w:r>
      <w:proofErr w:type="gramEnd"/>
      <w:r w:rsidRPr="00BC46D9">
        <w:t>I2C_</w:t>
      </w:r>
      <w:proofErr w:type="gramStart"/>
      <w:r w:rsidRPr="00BC46D9">
        <w:t>CheckEvent(</w:t>
      </w:r>
      <w:proofErr w:type="gramEnd"/>
      <w:r w:rsidRPr="00BC46D9">
        <w:t>I2Cx, I2C_EVENT_MASTER_MODE_SELECT</w:t>
      </w:r>
      <w:proofErr w:type="gramStart"/>
      <w:r w:rsidRPr="00BC46D9">
        <w:t>) !</w:t>
      </w:r>
      <w:proofErr w:type="gramEnd"/>
      <w:r w:rsidRPr="00BC46D9">
        <w:t>= SUCCESS);</w:t>
      </w:r>
    </w:p>
    <w:p w14:paraId="026BB24D" w14:textId="77777777" w:rsidR="00BC46D9" w:rsidRPr="00BC46D9" w:rsidRDefault="00BC46D9" w:rsidP="00BC46D9"/>
    <w:p w14:paraId="78A3EF3D" w14:textId="77777777" w:rsidR="00BC46D9" w:rsidRPr="00BC46D9" w:rsidRDefault="00BC46D9" w:rsidP="00BC46D9">
      <w:r w:rsidRPr="00BC46D9">
        <w:t xml:space="preserve">    // 2. 发送从设备地址（写模式）以指定要读的寄存器</w:t>
      </w:r>
    </w:p>
    <w:p w14:paraId="441DEB00" w14:textId="77777777" w:rsidR="00BC46D9" w:rsidRPr="00BC46D9" w:rsidRDefault="00BC46D9" w:rsidP="00BC46D9">
      <w:r w:rsidRPr="00BC46D9">
        <w:t xml:space="preserve">    I2C_Send7</w:t>
      </w:r>
      <w:proofErr w:type="gramStart"/>
      <w:r w:rsidRPr="00BC46D9">
        <w:t>bitAddress(</w:t>
      </w:r>
      <w:proofErr w:type="gramEnd"/>
      <w:r w:rsidRPr="00BC46D9">
        <w:t xml:space="preserve">I2Cx, </w:t>
      </w:r>
      <w:proofErr w:type="spellStart"/>
      <w:r w:rsidRPr="00BC46D9">
        <w:t>deviceAddr</w:t>
      </w:r>
      <w:proofErr w:type="spellEnd"/>
      <w:r w:rsidRPr="00BC46D9">
        <w:t>, I2C_Direction_Transmitter);</w:t>
      </w:r>
    </w:p>
    <w:p w14:paraId="4ACD48E0" w14:textId="77777777" w:rsidR="00BC46D9" w:rsidRPr="00BC46D9" w:rsidRDefault="00BC46D9" w:rsidP="00BC46D9">
      <w:r w:rsidRPr="00BC46D9">
        <w:t xml:space="preserve">    </w:t>
      </w:r>
      <w:proofErr w:type="gramStart"/>
      <w:r w:rsidRPr="00BC46D9">
        <w:t>while(</w:t>
      </w:r>
      <w:proofErr w:type="gramEnd"/>
      <w:r w:rsidRPr="00BC46D9">
        <w:t>I2C_</w:t>
      </w:r>
      <w:proofErr w:type="gramStart"/>
      <w:r w:rsidRPr="00BC46D9">
        <w:t>CheckEvent(</w:t>
      </w:r>
      <w:proofErr w:type="gramEnd"/>
      <w:r w:rsidRPr="00BC46D9">
        <w:t>I2Cx, I2C_EVENT_MASTER_TRANSMITTER_MODE_SELECTED</w:t>
      </w:r>
      <w:proofErr w:type="gramStart"/>
      <w:r w:rsidRPr="00BC46D9">
        <w:t>) !</w:t>
      </w:r>
      <w:proofErr w:type="gramEnd"/>
      <w:r w:rsidRPr="00BC46D9">
        <w:t>= SUCCESS);</w:t>
      </w:r>
    </w:p>
    <w:p w14:paraId="4071861A" w14:textId="77777777" w:rsidR="00BC46D9" w:rsidRPr="00BC46D9" w:rsidRDefault="00BC46D9" w:rsidP="00BC46D9"/>
    <w:p w14:paraId="5E326D48" w14:textId="77777777" w:rsidR="00BC46D9" w:rsidRPr="00BC46D9" w:rsidRDefault="00BC46D9" w:rsidP="00BC46D9">
      <w:r w:rsidRPr="00BC46D9">
        <w:t xml:space="preserve">    // 3. 发送要读取的寄存器地址</w:t>
      </w:r>
    </w:p>
    <w:p w14:paraId="4F975B31" w14:textId="77777777" w:rsidR="00BC46D9" w:rsidRPr="00BC46D9" w:rsidRDefault="00BC46D9" w:rsidP="00BC46D9">
      <w:r w:rsidRPr="00BC46D9">
        <w:t xml:space="preserve">    I2C_</w:t>
      </w:r>
      <w:proofErr w:type="gramStart"/>
      <w:r w:rsidRPr="00BC46D9">
        <w:t>SendData(</w:t>
      </w:r>
      <w:proofErr w:type="gramEnd"/>
      <w:r w:rsidRPr="00BC46D9">
        <w:t xml:space="preserve">I2Cx, </w:t>
      </w:r>
      <w:proofErr w:type="spellStart"/>
      <w:r w:rsidRPr="00BC46D9">
        <w:t>regAddr</w:t>
      </w:r>
      <w:proofErr w:type="spellEnd"/>
      <w:r w:rsidRPr="00BC46D9">
        <w:t>);</w:t>
      </w:r>
    </w:p>
    <w:p w14:paraId="7C924030" w14:textId="77777777" w:rsidR="00BC46D9" w:rsidRPr="00BC46D9" w:rsidRDefault="00BC46D9" w:rsidP="00BC46D9">
      <w:r w:rsidRPr="00BC46D9">
        <w:t xml:space="preserve">    </w:t>
      </w:r>
      <w:proofErr w:type="gramStart"/>
      <w:r w:rsidRPr="00BC46D9">
        <w:t>while(</w:t>
      </w:r>
      <w:proofErr w:type="gramEnd"/>
      <w:r w:rsidRPr="00BC46D9">
        <w:t>I2C_</w:t>
      </w:r>
      <w:proofErr w:type="gramStart"/>
      <w:r w:rsidRPr="00BC46D9">
        <w:t>CheckEvent(</w:t>
      </w:r>
      <w:proofErr w:type="gramEnd"/>
      <w:r w:rsidRPr="00BC46D9">
        <w:t>I2Cx, I2C_EVENT_MASTER_BYTE_TRANSMITTED</w:t>
      </w:r>
      <w:proofErr w:type="gramStart"/>
      <w:r w:rsidRPr="00BC46D9">
        <w:t>) !</w:t>
      </w:r>
      <w:proofErr w:type="gramEnd"/>
      <w:r w:rsidRPr="00BC46D9">
        <w:t>= SUCCESS);</w:t>
      </w:r>
    </w:p>
    <w:p w14:paraId="11B56607" w14:textId="77777777" w:rsidR="00BC46D9" w:rsidRPr="00BC46D9" w:rsidRDefault="00BC46D9" w:rsidP="00BC46D9"/>
    <w:p w14:paraId="7717E64B" w14:textId="77777777" w:rsidR="00BC46D9" w:rsidRPr="00BC46D9" w:rsidRDefault="00BC46D9" w:rsidP="00BC46D9">
      <w:r w:rsidRPr="00BC46D9">
        <w:t xml:space="preserve">    // 4. 发送重复起始条件，切换为读模式</w:t>
      </w:r>
    </w:p>
    <w:p w14:paraId="6AEABD96" w14:textId="77777777" w:rsidR="00BC46D9" w:rsidRPr="00BC46D9" w:rsidRDefault="00BC46D9" w:rsidP="00BC46D9">
      <w:r w:rsidRPr="00BC46D9">
        <w:t xml:space="preserve">    I2C_</w:t>
      </w:r>
      <w:proofErr w:type="gramStart"/>
      <w:r w:rsidRPr="00BC46D9">
        <w:t>GenerateSTART(</w:t>
      </w:r>
      <w:proofErr w:type="gramEnd"/>
      <w:r w:rsidRPr="00BC46D9">
        <w:t>I2Cx, ENABLE);</w:t>
      </w:r>
    </w:p>
    <w:p w14:paraId="4A780486" w14:textId="77777777" w:rsidR="00BC46D9" w:rsidRPr="00BC46D9" w:rsidRDefault="00BC46D9" w:rsidP="00BC46D9">
      <w:r w:rsidRPr="00BC46D9">
        <w:t xml:space="preserve">    </w:t>
      </w:r>
      <w:proofErr w:type="gramStart"/>
      <w:r w:rsidRPr="00BC46D9">
        <w:t>while(</w:t>
      </w:r>
      <w:proofErr w:type="gramEnd"/>
      <w:r w:rsidRPr="00BC46D9">
        <w:t>I2C_</w:t>
      </w:r>
      <w:proofErr w:type="gramStart"/>
      <w:r w:rsidRPr="00BC46D9">
        <w:t>CheckEvent(</w:t>
      </w:r>
      <w:proofErr w:type="gramEnd"/>
      <w:r w:rsidRPr="00BC46D9">
        <w:t>I2Cx, I2C_EVENT_MASTER_MODE_SELECT</w:t>
      </w:r>
      <w:proofErr w:type="gramStart"/>
      <w:r w:rsidRPr="00BC46D9">
        <w:t>) !</w:t>
      </w:r>
      <w:proofErr w:type="gramEnd"/>
      <w:r w:rsidRPr="00BC46D9">
        <w:t>= SUCCESS);</w:t>
      </w:r>
    </w:p>
    <w:p w14:paraId="79526B35" w14:textId="77777777" w:rsidR="00BC46D9" w:rsidRPr="00BC46D9" w:rsidRDefault="00BC46D9" w:rsidP="00BC46D9"/>
    <w:p w14:paraId="69E7CAFC" w14:textId="77777777" w:rsidR="00BC46D9" w:rsidRPr="00BC46D9" w:rsidRDefault="00BC46D9" w:rsidP="00BC46D9">
      <w:r w:rsidRPr="00BC46D9">
        <w:t xml:space="preserve">    // 5. 发送从设备地址（读模式）</w:t>
      </w:r>
    </w:p>
    <w:p w14:paraId="7C6313C3" w14:textId="77777777" w:rsidR="00BC46D9" w:rsidRPr="00BC46D9" w:rsidRDefault="00BC46D9" w:rsidP="00BC46D9">
      <w:r w:rsidRPr="00BC46D9">
        <w:t xml:space="preserve">    I2C_Send7</w:t>
      </w:r>
      <w:proofErr w:type="gramStart"/>
      <w:r w:rsidRPr="00BC46D9">
        <w:t>bitAddress(</w:t>
      </w:r>
      <w:proofErr w:type="gramEnd"/>
      <w:r w:rsidRPr="00BC46D9">
        <w:t xml:space="preserve">I2Cx, </w:t>
      </w:r>
      <w:proofErr w:type="spellStart"/>
      <w:r w:rsidRPr="00BC46D9">
        <w:t>deviceAddr</w:t>
      </w:r>
      <w:proofErr w:type="spellEnd"/>
      <w:r w:rsidRPr="00BC46D9">
        <w:t>, I2C_Direction_Receiver);</w:t>
      </w:r>
    </w:p>
    <w:p w14:paraId="7FFA2775" w14:textId="77777777" w:rsidR="00BC46D9" w:rsidRPr="00BC46D9" w:rsidRDefault="00BC46D9" w:rsidP="00BC46D9">
      <w:r w:rsidRPr="00BC46D9">
        <w:t xml:space="preserve">    </w:t>
      </w:r>
      <w:proofErr w:type="gramStart"/>
      <w:r w:rsidRPr="00BC46D9">
        <w:t>while(</w:t>
      </w:r>
      <w:proofErr w:type="gramEnd"/>
      <w:r w:rsidRPr="00BC46D9">
        <w:t>I2C_</w:t>
      </w:r>
      <w:proofErr w:type="gramStart"/>
      <w:r w:rsidRPr="00BC46D9">
        <w:t>CheckEvent(</w:t>
      </w:r>
      <w:proofErr w:type="gramEnd"/>
      <w:r w:rsidRPr="00BC46D9">
        <w:t>I2Cx, I2C_EVENT_MASTER_RECEIVER_MODE_SELECTED</w:t>
      </w:r>
      <w:proofErr w:type="gramStart"/>
      <w:r w:rsidRPr="00BC46D9">
        <w:t>) !</w:t>
      </w:r>
      <w:proofErr w:type="gramEnd"/>
      <w:r w:rsidRPr="00BC46D9">
        <w:t>= SUCCESS);</w:t>
      </w:r>
    </w:p>
    <w:p w14:paraId="3AC8AB04" w14:textId="77777777" w:rsidR="00BC46D9" w:rsidRPr="00BC46D9" w:rsidRDefault="00BC46D9" w:rsidP="00BC46D9"/>
    <w:p w14:paraId="3F558781" w14:textId="77777777" w:rsidR="00BC46D9" w:rsidRPr="00BC46D9" w:rsidRDefault="00BC46D9" w:rsidP="00BC46D9">
      <w:r w:rsidRPr="00BC46D9">
        <w:t xml:space="preserve">    // 6. 在接收最后一个字节前，失能应答（发送NACK）</w:t>
      </w:r>
    </w:p>
    <w:p w14:paraId="4F3C2B8A" w14:textId="77777777" w:rsidR="00BC46D9" w:rsidRPr="00BC46D9" w:rsidRDefault="00BC46D9" w:rsidP="00BC46D9">
      <w:r w:rsidRPr="00BC46D9">
        <w:lastRenderedPageBreak/>
        <w:t xml:space="preserve">    I2C_</w:t>
      </w:r>
      <w:proofErr w:type="gramStart"/>
      <w:r w:rsidRPr="00BC46D9">
        <w:t>AcknowledgeConfig(</w:t>
      </w:r>
      <w:proofErr w:type="gramEnd"/>
      <w:r w:rsidRPr="00BC46D9">
        <w:t>I2Cx, DISABLE);</w:t>
      </w:r>
    </w:p>
    <w:p w14:paraId="525F3881" w14:textId="77777777" w:rsidR="00BC46D9" w:rsidRPr="00BC46D9" w:rsidRDefault="00BC46D9" w:rsidP="00BC46D9"/>
    <w:p w14:paraId="2A0791DE" w14:textId="77777777" w:rsidR="00BC46D9" w:rsidRPr="00BC46D9" w:rsidRDefault="00BC46D9" w:rsidP="00BC46D9">
      <w:r w:rsidRPr="00BC46D9">
        <w:t xml:space="preserve">    // 7. 产生停止条件</w:t>
      </w:r>
    </w:p>
    <w:p w14:paraId="7F73C5CA" w14:textId="77777777" w:rsidR="00BC46D9" w:rsidRPr="00BC46D9" w:rsidRDefault="00BC46D9" w:rsidP="00BC46D9">
      <w:r w:rsidRPr="00BC46D9">
        <w:t xml:space="preserve">    I2C_</w:t>
      </w:r>
      <w:proofErr w:type="gramStart"/>
      <w:r w:rsidRPr="00BC46D9">
        <w:t>GenerateSTOP(</w:t>
      </w:r>
      <w:proofErr w:type="gramEnd"/>
      <w:r w:rsidRPr="00BC46D9">
        <w:t>I2Cx, ENABLE);</w:t>
      </w:r>
    </w:p>
    <w:p w14:paraId="1777D5EA" w14:textId="77777777" w:rsidR="00BC46D9" w:rsidRPr="00BC46D9" w:rsidRDefault="00BC46D9" w:rsidP="00BC46D9"/>
    <w:p w14:paraId="6B562B7A" w14:textId="77777777" w:rsidR="00BC46D9" w:rsidRPr="00BC46D9" w:rsidRDefault="00BC46D9" w:rsidP="00BC46D9">
      <w:r w:rsidRPr="00BC46D9">
        <w:t xml:space="preserve">    // 8. 等待数据接收完成（RXNE标志置位）</w:t>
      </w:r>
    </w:p>
    <w:p w14:paraId="63CECD5F" w14:textId="77777777" w:rsidR="00BC46D9" w:rsidRPr="00BC46D9" w:rsidRDefault="00BC46D9" w:rsidP="00BC46D9">
      <w:r w:rsidRPr="00BC46D9">
        <w:t xml:space="preserve">    </w:t>
      </w:r>
      <w:proofErr w:type="gramStart"/>
      <w:r w:rsidRPr="00BC46D9">
        <w:t>while(</w:t>
      </w:r>
      <w:proofErr w:type="gramEnd"/>
      <w:r w:rsidRPr="00BC46D9">
        <w:t>I2C_</w:t>
      </w:r>
      <w:proofErr w:type="gramStart"/>
      <w:r w:rsidRPr="00BC46D9">
        <w:t>GetFlagStatus(</w:t>
      </w:r>
      <w:proofErr w:type="gramEnd"/>
      <w:r w:rsidRPr="00BC46D9">
        <w:t>I2Cx, I2C_FLAG_RXNE) == RESET);</w:t>
      </w:r>
    </w:p>
    <w:p w14:paraId="0FA99EA4" w14:textId="77777777" w:rsidR="00BC46D9" w:rsidRPr="00BC46D9" w:rsidRDefault="00BC46D9" w:rsidP="00BC46D9"/>
    <w:p w14:paraId="7937A6FB" w14:textId="77777777" w:rsidR="00BC46D9" w:rsidRPr="00BC46D9" w:rsidRDefault="00BC46D9" w:rsidP="00BC46D9">
      <w:r w:rsidRPr="00BC46D9">
        <w:t xml:space="preserve">    // 9. 关键步骤：调用 I2C_ReceiveData 读取接收到的数据</w:t>
      </w:r>
    </w:p>
    <w:p w14:paraId="670DEE3B" w14:textId="77777777" w:rsidR="00BC46D9" w:rsidRPr="00BC46D9" w:rsidRDefault="00BC46D9" w:rsidP="00BC46D9">
      <w:r w:rsidRPr="00BC46D9">
        <w:t xml:space="preserve">    </w:t>
      </w:r>
      <w:proofErr w:type="spellStart"/>
      <w:r w:rsidRPr="00BC46D9">
        <w:t>receivedData</w:t>
      </w:r>
      <w:proofErr w:type="spellEnd"/>
      <w:r w:rsidRPr="00BC46D9">
        <w:t xml:space="preserve"> = I2C_ReceiveData(I2Cx);</w:t>
      </w:r>
    </w:p>
    <w:p w14:paraId="1C7941CD" w14:textId="77777777" w:rsidR="00BC46D9" w:rsidRPr="00BC46D9" w:rsidRDefault="00BC46D9" w:rsidP="00BC46D9"/>
    <w:p w14:paraId="72DE0C51" w14:textId="77777777" w:rsidR="00BC46D9" w:rsidRPr="00BC46D9" w:rsidRDefault="00BC46D9" w:rsidP="00BC46D9">
      <w:r w:rsidRPr="00BC46D9">
        <w:t xml:space="preserve">    // 10. 重新使能应答，为下一次通信做准备</w:t>
      </w:r>
    </w:p>
    <w:p w14:paraId="4B8B7E21" w14:textId="77777777" w:rsidR="00BC46D9" w:rsidRPr="00BC46D9" w:rsidRDefault="00BC46D9" w:rsidP="00BC46D9">
      <w:r w:rsidRPr="00BC46D9">
        <w:t xml:space="preserve">    I2C_</w:t>
      </w:r>
      <w:proofErr w:type="gramStart"/>
      <w:r w:rsidRPr="00BC46D9">
        <w:t>AcknowledgeConfig(</w:t>
      </w:r>
      <w:proofErr w:type="gramEnd"/>
      <w:r w:rsidRPr="00BC46D9">
        <w:t>I2Cx, ENABLE);</w:t>
      </w:r>
    </w:p>
    <w:p w14:paraId="417297D2" w14:textId="77777777" w:rsidR="00BC46D9" w:rsidRPr="00BC46D9" w:rsidRDefault="00BC46D9" w:rsidP="00BC46D9"/>
    <w:p w14:paraId="64373957" w14:textId="77777777" w:rsidR="00BC46D9" w:rsidRPr="00BC46D9" w:rsidRDefault="00BC46D9" w:rsidP="00BC46D9">
      <w:r w:rsidRPr="00BC46D9">
        <w:t xml:space="preserve">    return </w:t>
      </w:r>
      <w:proofErr w:type="spellStart"/>
      <w:r w:rsidRPr="00BC46D9">
        <w:t>receivedData</w:t>
      </w:r>
      <w:proofErr w:type="spellEnd"/>
      <w:r w:rsidRPr="00BC46D9">
        <w:t>;</w:t>
      </w:r>
    </w:p>
    <w:p w14:paraId="359FA795" w14:textId="77777777" w:rsidR="00BC46D9" w:rsidRPr="00BC46D9" w:rsidRDefault="00BC46D9" w:rsidP="00BC46D9">
      <w:r w:rsidRPr="00BC46D9">
        <w:t>}</w:t>
      </w:r>
    </w:p>
    <w:p w14:paraId="48ECC4F6" w14:textId="77777777" w:rsidR="00BC46D9" w:rsidRPr="00BC46D9" w:rsidRDefault="00BC46D9" w:rsidP="009978D5">
      <w:pPr>
        <w:pStyle w:val="3"/>
      </w:pPr>
      <w:r w:rsidRPr="00BC46D9">
        <w:rPr>
          <w:rFonts w:ascii="Segoe UI Emoji" w:hAnsi="Segoe UI Emoji" w:cs="Segoe UI Emoji"/>
        </w:rPr>
        <w:t>⚠️</w:t>
      </w:r>
      <w:r w:rsidRPr="00BC46D9">
        <w:t xml:space="preserve"> 重要注意事项 </w:t>
      </w:r>
    </w:p>
    <w:p w14:paraId="3E4CF64C" w14:textId="77777777" w:rsidR="00BC46D9" w:rsidRPr="00BC46D9" w:rsidRDefault="00BC46D9" w:rsidP="00BC46D9">
      <w:pPr>
        <w:numPr>
          <w:ilvl w:val="0"/>
          <w:numId w:val="670"/>
        </w:numPr>
      </w:pPr>
      <w:r w:rsidRPr="00BC46D9">
        <w:rPr>
          <w:rFonts w:ascii="Times New Roman" w:hAnsi="Times New Roman" w:cs="Times New Roman"/>
        </w:rPr>
        <w:t>​</w:t>
      </w:r>
      <w:r w:rsidRPr="00BC46D9">
        <w:rPr>
          <w:b/>
          <w:bCs/>
        </w:rPr>
        <w:t>读取时机</w:t>
      </w:r>
      <w:r w:rsidRPr="00BC46D9">
        <w:rPr>
          <w:rFonts w:ascii="Times New Roman" w:hAnsi="Times New Roman" w:cs="Times New Roman"/>
        </w:rPr>
        <w:t>​</w:t>
      </w:r>
      <w:r w:rsidRPr="00BC46D9">
        <w:t xml:space="preserve">：务必在确认 </w:t>
      </w:r>
      <w:r w:rsidRPr="00BC46D9">
        <w:rPr>
          <w:rFonts w:ascii="Times New Roman" w:hAnsi="Times New Roman" w:cs="Times New Roman"/>
        </w:rPr>
        <w:t>​</w:t>
      </w:r>
      <w:r w:rsidRPr="00BC46D9">
        <w:rPr>
          <w:b/>
          <w:bCs/>
        </w:rPr>
        <w:t>RXNE 标志位被置位</w:t>
      </w:r>
      <w:r w:rsidRPr="00BC46D9">
        <w:rPr>
          <w:rFonts w:ascii="Times New Roman" w:hAnsi="Times New Roman" w:cs="Times New Roman"/>
        </w:rPr>
        <w:t>​</w:t>
      </w:r>
      <w:r w:rsidRPr="00BC46D9">
        <w:t xml:space="preserve"> 后再调用 I2C_ReceiveData函数。提前读取可能得到的是旧数据或无效数据。</w:t>
      </w:r>
    </w:p>
    <w:p w14:paraId="29918ECA" w14:textId="77777777" w:rsidR="00BC46D9" w:rsidRPr="00BC46D9" w:rsidRDefault="00BC46D9" w:rsidP="00BC46D9">
      <w:pPr>
        <w:numPr>
          <w:ilvl w:val="0"/>
          <w:numId w:val="670"/>
        </w:numPr>
      </w:pPr>
      <w:r w:rsidRPr="00BC46D9">
        <w:rPr>
          <w:rFonts w:ascii="Times New Roman" w:hAnsi="Times New Roman" w:cs="Times New Roman"/>
        </w:rPr>
        <w:t>​</w:t>
      </w:r>
      <w:r w:rsidRPr="00BC46D9">
        <w:rPr>
          <w:b/>
          <w:bCs/>
        </w:rPr>
        <w:t>标志位清除</w:t>
      </w:r>
      <w:r w:rsidRPr="00BC46D9">
        <w:rPr>
          <w:rFonts w:ascii="Times New Roman" w:hAnsi="Times New Roman" w:cs="Times New Roman"/>
        </w:rPr>
        <w:t>​</w:t>
      </w:r>
      <w:r w:rsidRPr="00BC46D9">
        <w:t>：读取数据寄存器（I2Cx-&gt;DR）的操作会由硬件自动清除RXNE标志。</w:t>
      </w:r>
      <w:r w:rsidRPr="00BC46D9">
        <w:rPr>
          <w:rFonts w:ascii="Times New Roman" w:hAnsi="Times New Roman" w:cs="Times New Roman"/>
        </w:rPr>
        <w:t>​</w:t>
      </w:r>
      <w:r w:rsidRPr="00BC46D9">
        <w:rPr>
          <w:b/>
          <w:bCs/>
        </w:rPr>
        <w:t>切勿使用 I2C_ClearFlag等函数手动清除RXNE标志</w:t>
      </w:r>
      <w:r w:rsidRPr="00BC46D9">
        <w:t>，否则可能导致数据丢失。</w:t>
      </w:r>
    </w:p>
    <w:p w14:paraId="501F924E" w14:textId="77777777" w:rsidR="00BC46D9" w:rsidRPr="00BC46D9" w:rsidRDefault="00BC46D9" w:rsidP="00BC46D9">
      <w:pPr>
        <w:numPr>
          <w:ilvl w:val="0"/>
          <w:numId w:val="670"/>
        </w:numPr>
      </w:pPr>
      <w:r w:rsidRPr="00BC46D9">
        <w:rPr>
          <w:rFonts w:ascii="Times New Roman" w:hAnsi="Times New Roman" w:cs="Times New Roman"/>
        </w:rPr>
        <w:t>​</w:t>
      </w:r>
      <w:r w:rsidRPr="00BC46D9">
        <w:rPr>
          <w:b/>
          <w:bCs/>
        </w:rPr>
        <w:t>多字节读取</w:t>
      </w:r>
      <w:r w:rsidRPr="00BC46D9">
        <w:rPr>
          <w:rFonts w:ascii="Times New Roman" w:hAnsi="Times New Roman" w:cs="Times New Roman"/>
        </w:rPr>
        <w:t>​</w:t>
      </w:r>
      <w:r w:rsidRPr="00BC46D9">
        <w:t>：如果需要连续读取多个字节，在读取倒数第二个字节之前，应答（ACK）应保持使能；在读取最后一个字节之前，需要失能应答（发送NACK），然后产生停止条件。</w:t>
      </w:r>
    </w:p>
    <w:p w14:paraId="2F81C7FD" w14:textId="33C9233B" w:rsidR="00BC46D9" w:rsidRPr="00BC46D9" w:rsidRDefault="00BC46D9" w:rsidP="00BC46D9">
      <w:r w:rsidRPr="00BC46D9">
        <w:t>希望以上信息能帮助您更好地理解和使用 I2C_ReceiveData函数。</w:t>
      </w:r>
    </w:p>
    <w:p w14:paraId="20805E01" w14:textId="7C2C357E" w:rsidR="005F7F5A" w:rsidRDefault="005F7F5A" w:rsidP="00B45D1A">
      <w:pPr>
        <w:pStyle w:val="2"/>
      </w:pPr>
      <w:r>
        <w:lastRenderedPageBreak/>
        <w:t>I2C_Send7bitAddress()</w:t>
      </w:r>
      <w:r w:rsidR="00E72ECC">
        <w:br/>
      </w:r>
      <w:r w:rsidR="00E72ECC" w:rsidRPr="00E72ECC">
        <w:t>在</w:t>
      </w:r>
      <w:r w:rsidR="00E72ECC" w:rsidRPr="00E72ECC">
        <w:rPr>
          <w:b/>
          <w:bCs/>
        </w:rPr>
        <w:t>主模式</w:t>
      </w:r>
      <w:r w:rsidR="00E72ECC" w:rsidRPr="00E72ECC">
        <w:t>下，</w:t>
      </w:r>
      <w:r w:rsidR="00E72ECC" w:rsidRPr="00E72ECC">
        <w:rPr>
          <w:rFonts w:ascii="Times New Roman" w:hAnsi="Times New Roman" w:cs="Times New Roman"/>
        </w:rPr>
        <w:t>​</w:t>
      </w:r>
      <w:r w:rsidR="00E72ECC" w:rsidRPr="00E72ECC">
        <w:rPr>
          <w:b/>
          <w:bCs/>
        </w:rPr>
        <w:t>向总线发送一个</w:t>
      </w:r>
      <w:r w:rsidR="00E72ECC" w:rsidRPr="000B2374">
        <w:rPr>
          <w:b/>
          <w:bCs/>
          <w:color w:val="EE0000"/>
        </w:rPr>
        <w:t>7位</w:t>
      </w:r>
      <w:r w:rsidR="00E72ECC" w:rsidRPr="00E72ECC">
        <w:rPr>
          <w:b/>
          <w:bCs/>
        </w:rPr>
        <w:t>从设备地址，并指明接下来的</w:t>
      </w:r>
      <w:r w:rsidR="00E72ECC" w:rsidRPr="00966EA5">
        <w:rPr>
          <w:b/>
          <w:bCs/>
          <w:color w:val="EE0000"/>
        </w:rPr>
        <w:t>数据传输方向</w:t>
      </w:r>
      <w:r w:rsidR="00E72ECC" w:rsidRPr="00E72ECC">
        <w:rPr>
          <w:b/>
          <w:bCs/>
        </w:rPr>
        <w:t>（读或写）</w:t>
      </w:r>
      <w:r w:rsidR="00E72ECC" w:rsidRPr="00E72ECC">
        <w:rPr>
          <w:rFonts w:ascii="Times New Roman" w:hAnsi="Times New Roman" w:cs="Times New Roman"/>
          <w:b/>
          <w:bCs/>
        </w:rPr>
        <w:t>​</w:t>
      </w:r>
    </w:p>
    <w:p w14:paraId="0E9F2291" w14:textId="77777777" w:rsidR="00E72ECC" w:rsidRPr="00E72ECC" w:rsidRDefault="00E72ECC" w:rsidP="00E51F63">
      <w:pPr>
        <w:pStyle w:val="3"/>
      </w:pPr>
      <w:r w:rsidRPr="00E72ECC">
        <w:rPr>
          <w:rFonts w:ascii="Segoe UI Emoji" w:hAnsi="Segoe UI Emoji" w:cs="Segoe UI Emoji"/>
        </w:rPr>
        <w:t>📖</w:t>
      </w:r>
      <w:r w:rsidRPr="00E72ECC">
        <w:t xml:space="preserve"> 函数原型 </w:t>
      </w:r>
    </w:p>
    <w:p w14:paraId="09FDC6F5" w14:textId="77777777" w:rsidR="00E72ECC" w:rsidRPr="00E72ECC" w:rsidRDefault="00E72ECC" w:rsidP="00E72ECC">
      <w:r w:rsidRPr="00E72ECC">
        <w:t>void I2C_Send7</w:t>
      </w:r>
      <w:proofErr w:type="gramStart"/>
      <w:r w:rsidRPr="00E72ECC">
        <w:t>bitAddress(</w:t>
      </w:r>
      <w:proofErr w:type="gramEnd"/>
      <w:r w:rsidRPr="00E72ECC">
        <w:t>I2C_TypeDef* I2Cx, uint8_t Address, uint8_t I2C_Direction)</w:t>
      </w:r>
    </w:p>
    <w:p w14:paraId="67C653E8" w14:textId="77777777" w:rsidR="00E72ECC" w:rsidRPr="00E72ECC" w:rsidRDefault="00E72ECC" w:rsidP="00E72ECC">
      <w:pPr>
        <w:numPr>
          <w:ilvl w:val="0"/>
          <w:numId w:val="671"/>
        </w:numPr>
      </w:pPr>
      <w:r w:rsidRPr="00E72ECC">
        <w:rPr>
          <w:rFonts w:ascii="Times New Roman" w:hAnsi="Times New Roman" w:cs="Times New Roman"/>
        </w:rPr>
        <w:t>​</w:t>
      </w:r>
      <w:r w:rsidRPr="00E72ECC">
        <w:rPr>
          <w:b/>
          <w:bCs/>
        </w:rPr>
        <w:t>参数 I2Cx</w:t>
      </w:r>
      <w:r w:rsidRPr="00E72ECC">
        <w:rPr>
          <w:rFonts w:ascii="Times New Roman" w:hAnsi="Times New Roman" w:cs="Times New Roman"/>
        </w:rPr>
        <w:t>​</w:t>
      </w:r>
      <w:r w:rsidRPr="00E72ECC">
        <w:t>：指定要操作的I2C外设，例如 I2C1、I2C2。</w:t>
      </w:r>
    </w:p>
    <w:p w14:paraId="3E8DE03F" w14:textId="77777777" w:rsidR="00E72ECC" w:rsidRPr="00E72ECC" w:rsidRDefault="00E72ECC" w:rsidP="00E72ECC">
      <w:pPr>
        <w:numPr>
          <w:ilvl w:val="0"/>
          <w:numId w:val="671"/>
        </w:numPr>
      </w:pPr>
      <w:r w:rsidRPr="00E72ECC">
        <w:rPr>
          <w:rFonts w:ascii="Times New Roman" w:hAnsi="Times New Roman" w:cs="Times New Roman"/>
        </w:rPr>
        <w:t>​</w:t>
      </w:r>
      <w:r w:rsidRPr="00E72ECC">
        <w:rPr>
          <w:b/>
          <w:bCs/>
        </w:rPr>
        <w:t>参数 Address</w:t>
      </w:r>
      <w:r w:rsidRPr="00E72ECC">
        <w:rPr>
          <w:rFonts w:ascii="Times New Roman" w:hAnsi="Times New Roman" w:cs="Times New Roman"/>
        </w:rPr>
        <w:t>​</w:t>
      </w:r>
      <w:r w:rsidRPr="00E72ECC">
        <w:t>：指定从设备的</w:t>
      </w:r>
      <w:r w:rsidRPr="00E72ECC">
        <w:rPr>
          <w:b/>
          <w:bCs/>
        </w:rPr>
        <w:t>7位地址</w:t>
      </w:r>
      <w:r w:rsidRPr="00E72ECC">
        <w:t>。请注意，在传入此参数时，应使用</w:t>
      </w:r>
      <w:r w:rsidRPr="00E72ECC">
        <w:rPr>
          <w:b/>
          <w:bCs/>
        </w:rPr>
        <w:t>左移一位后</w:t>
      </w:r>
      <w:r w:rsidRPr="00E72ECC">
        <w:t>的实际地址值（例如，从设备数据手册标注的地址为 0x50，则此处通常传入 0x50 &lt;&lt; 1，即 0xA0）。</w:t>
      </w:r>
    </w:p>
    <w:p w14:paraId="63E0991E" w14:textId="1A80DF99" w:rsidR="00E72ECC" w:rsidRPr="00E72ECC" w:rsidRDefault="00E72ECC" w:rsidP="00E72ECC">
      <w:pPr>
        <w:numPr>
          <w:ilvl w:val="0"/>
          <w:numId w:val="671"/>
        </w:numPr>
      </w:pPr>
      <w:r w:rsidRPr="00E72ECC">
        <w:rPr>
          <w:rFonts w:ascii="Times New Roman" w:hAnsi="Times New Roman" w:cs="Times New Roman"/>
        </w:rPr>
        <w:t>​</w:t>
      </w:r>
      <w:proofErr w:type="gramStart"/>
      <w:r w:rsidRPr="00E72ECC">
        <w:rPr>
          <w:b/>
          <w:bCs/>
        </w:rPr>
        <w:t>参数 I2C_Direction</w:t>
      </w:r>
      <w:r w:rsidRPr="00E72ECC">
        <w:rPr>
          <w:rFonts w:ascii="Times New Roman" w:hAnsi="Times New Roman" w:cs="Times New Roman"/>
        </w:rPr>
        <w:t>​</w:t>
      </w:r>
      <w:proofErr w:type="gramEnd"/>
      <w:r w:rsidRPr="00E72ECC">
        <w:t>：指定本次通信的数据</w:t>
      </w:r>
      <w:r w:rsidRPr="00FD7963">
        <w:rPr>
          <w:color w:val="EE0000"/>
        </w:rPr>
        <w:t>传输方向</w:t>
      </w:r>
      <w:r w:rsidR="00FD7963" w:rsidRPr="009A6F9C">
        <w:rPr>
          <w:rFonts w:hint="eastAsia"/>
        </w:rPr>
        <w:t>(也就是</w:t>
      </w:r>
      <w:r w:rsidR="00FD7963" w:rsidRPr="009A6F9C">
        <w:rPr>
          <w:rFonts w:hint="eastAsia"/>
          <w:color w:val="EE0000"/>
        </w:rPr>
        <w:t>从机地址的</w:t>
      </w:r>
      <w:r w:rsidR="00FD7963" w:rsidRPr="009A6F9C">
        <w:rPr>
          <w:rFonts w:hint="eastAsia"/>
          <w:b/>
          <w:bCs/>
          <w:color w:val="EE0000"/>
        </w:rPr>
        <w:t>最低位</w:t>
      </w:r>
      <w:proofErr w:type="gramStart"/>
      <w:r w:rsidR="003C2000">
        <w:rPr>
          <w:rFonts w:hint="eastAsia"/>
          <w:b/>
          <w:bCs/>
          <w:color w:val="EE0000"/>
        </w:rPr>
        <w:t>(读写位)</w:t>
      </w:r>
      <w:proofErr w:type="gramEnd"/>
      <w:r w:rsidR="00FD7963" w:rsidRPr="009A6F9C">
        <w:rPr>
          <w:rFonts w:hint="eastAsia"/>
        </w:rPr>
        <w:t>)</w:t>
      </w:r>
      <w:r w:rsidRPr="00E72ECC">
        <w:t>。它有两个可选值：</w:t>
      </w:r>
    </w:p>
    <w:p w14:paraId="3A5EF1A2" w14:textId="28978A10" w:rsidR="00E72ECC" w:rsidRPr="00E72ECC" w:rsidRDefault="00E72ECC" w:rsidP="00E72ECC">
      <w:pPr>
        <w:numPr>
          <w:ilvl w:val="1"/>
          <w:numId w:val="671"/>
        </w:numPr>
      </w:pPr>
      <w:bookmarkStart w:id="8" w:name="_Hlk211717719"/>
      <w:r w:rsidRPr="00E72ECC">
        <w:t>I2C_Direction_Transmitter</w:t>
      </w:r>
      <w:bookmarkEnd w:id="8"/>
      <w:r w:rsidRPr="00E72ECC">
        <w:t>：表示STM32作为</w:t>
      </w:r>
      <w:r w:rsidRPr="00E72ECC">
        <w:rPr>
          <w:b/>
          <w:bCs/>
        </w:rPr>
        <w:t>主发送器</w:t>
      </w:r>
      <w:r w:rsidRPr="00E72ECC">
        <w:rPr>
          <w:rFonts w:ascii="Times New Roman" w:hAnsi="Times New Roman" w:cs="Times New Roman"/>
        </w:rPr>
        <w:t>​</w:t>
      </w:r>
      <w:r w:rsidRPr="00E72ECC">
        <w:t>（Master Transmitter），即向从设备写入数据。</w:t>
      </w:r>
      <w:r w:rsidR="00E0708D">
        <w:rPr>
          <w:rFonts w:hint="eastAsia"/>
        </w:rPr>
        <w:t>(读写位</w:t>
      </w:r>
      <w:r w:rsidR="00E0708D" w:rsidRPr="007352AE">
        <w:rPr>
          <w:rFonts w:hint="eastAsia"/>
          <w:b/>
          <w:bCs/>
          <w:color w:val="EE0000"/>
        </w:rPr>
        <w:t>置0</w:t>
      </w:r>
      <w:r w:rsidR="00E0708D">
        <w:rPr>
          <w:rFonts w:hint="eastAsia"/>
        </w:rPr>
        <w:t>)</w:t>
      </w:r>
      <w:r w:rsidR="007352AE">
        <w:rPr>
          <w:rFonts w:hint="eastAsia"/>
        </w:rPr>
        <w:t>(软件I2C中 0为写，1为读)</w:t>
      </w:r>
    </w:p>
    <w:p w14:paraId="6768B69B" w14:textId="158A4876" w:rsidR="00E72ECC" w:rsidRPr="00E72ECC" w:rsidRDefault="00E72ECC" w:rsidP="009777BC">
      <w:pPr>
        <w:numPr>
          <w:ilvl w:val="1"/>
          <w:numId w:val="671"/>
        </w:numPr>
      </w:pPr>
      <w:r w:rsidRPr="00E72ECC">
        <w:t>I2C_Direction_Receiver：表示STM32作为</w:t>
      </w:r>
      <w:r w:rsidRPr="00E72ECC">
        <w:rPr>
          <w:b/>
          <w:bCs/>
        </w:rPr>
        <w:t>主接收</w:t>
      </w:r>
      <w:proofErr w:type="gramStart"/>
      <w:r w:rsidRPr="00E72ECC">
        <w:rPr>
          <w:b/>
          <w:bCs/>
        </w:rPr>
        <w:t>器</w:t>
      </w:r>
      <w:r w:rsidRPr="00E72ECC">
        <w:rPr>
          <w:rFonts w:ascii="Times New Roman" w:hAnsi="Times New Roman" w:cs="Times New Roman"/>
        </w:rPr>
        <w:t>​</w:t>
      </w:r>
      <w:r w:rsidRPr="00E72ECC">
        <w:t>（</w:t>
      </w:r>
      <w:proofErr w:type="gramEnd"/>
      <w:r w:rsidRPr="00E72ECC">
        <w:t>Master Receiver），即从从设备读取数据。</w:t>
      </w:r>
      <w:r w:rsidR="00E0708D">
        <w:rPr>
          <w:rFonts w:hint="eastAsia"/>
        </w:rPr>
        <w:t>(读写位</w:t>
      </w:r>
      <w:r w:rsidR="00E0708D" w:rsidRPr="007352AE">
        <w:rPr>
          <w:rFonts w:hint="eastAsia"/>
          <w:b/>
          <w:bCs/>
          <w:color w:val="EE0000"/>
        </w:rPr>
        <w:t>置1</w:t>
      </w:r>
      <w:r w:rsidR="00E0708D">
        <w:rPr>
          <w:rFonts w:hint="eastAsia"/>
        </w:rPr>
        <w:t>)</w:t>
      </w:r>
      <w:r w:rsidR="0010772F" w:rsidRPr="0010772F">
        <w:rPr>
          <w:rFonts w:hint="eastAsia"/>
        </w:rPr>
        <w:t xml:space="preserve"> </w:t>
      </w:r>
      <w:r w:rsidR="0010772F">
        <w:rPr>
          <w:rFonts w:hint="eastAsia"/>
        </w:rPr>
        <w:t>(软件I2C中 0为写，1为读)</w:t>
      </w:r>
    </w:p>
    <w:p w14:paraId="37324195" w14:textId="77777777" w:rsidR="00E72ECC" w:rsidRPr="00E72ECC" w:rsidRDefault="00E72ECC" w:rsidP="00E72ECC">
      <w:pPr>
        <w:numPr>
          <w:ilvl w:val="0"/>
          <w:numId w:val="671"/>
        </w:numPr>
      </w:pPr>
      <w:r w:rsidRPr="00E72ECC">
        <w:rPr>
          <w:rFonts w:ascii="Times New Roman" w:hAnsi="Times New Roman" w:cs="Times New Roman"/>
        </w:rPr>
        <w:t>​</w:t>
      </w:r>
      <w:r w:rsidRPr="00E72ECC">
        <w:rPr>
          <w:b/>
          <w:bCs/>
        </w:rPr>
        <w:t>返回值</w:t>
      </w:r>
      <w:r w:rsidRPr="00E72ECC">
        <w:rPr>
          <w:rFonts w:ascii="Times New Roman" w:hAnsi="Times New Roman" w:cs="Times New Roman"/>
        </w:rPr>
        <w:t>​</w:t>
      </w:r>
      <w:r w:rsidRPr="00E72ECC">
        <w:t>：无（void）。</w:t>
      </w:r>
    </w:p>
    <w:p w14:paraId="1E0AD2D6" w14:textId="77777777" w:rsidR="00E72ECC" w:rsidRPr="00E72ECC" w:rsidRDefault="00E72ECC" w:rsidP="00E51F63">
      <w:pPr>
        <w:pStyle w:val="3"/>
      </w:pPr>
      <w:r w:rsidRPr="00E72ECC">
        <w:rPr>
          <w:rFonts w:ascii="Segoe UI Emoji" w:hAnsi="Segoe UI Emoji" w:cs="Segoe UI Emoji"/>
        </w:rPr>
        <w:t>🔧</w:t>
      </w:r>
      <w:r w:rsidRPr="00E72ECC">
        <w:t xml:space="preserve"> 功能与用途详解 </w:t>
      </w:r>
    </w:p>
    <w:p w14:paraId="20473030" w14:textId="77777777" w:rsidR="00E72ECC" w:rsidRPr="00E72ECC" w:rsidRDefault="00E72ECC" w:rsidP="00E72ECC">
      <w:r w:rsidRPr="00E72ECC">
        <w:t>I2C_Send7bitAddress函数是STM32硬件I2C通信中的一个关键函数，其主要作用是在</w:t>
      </w:r>
      <w:r w:rsidRPr="00E72ECC">
        <w:rPr>
          <w:b/>
          <w:bCs/>
        </w:rPr>
        <w:t>主模式</w:t>
      </w:r>
      <w:r w:rsidRPr="00E72ECC">
        <w:t>下，</w:t>
      </w:r>
      <w:r w:rsidRPr="00E72ECC">
        <w:rPr>
          <w:rFonts w:ascii="Times New Roman" w:hAnsi="Times New Roman" w:cs="Times New Roman"/>
        </w:rPr>
        <w:t>​</w:t>
      </w:r>
      <w:r w:rsidRPr="00E72ECC">
        <w:rPr>
          <w:b/>
          <w:bCs/>
        </w:rPr>
        <w:t>向总线发送一个</w:t>
      </w:r>
      <w:r w:rsidRPr="00966EA5">
        <w:rPr>
          <w:b/>
          <w:bCs/>
          <w:color w:val="EE0000"/>
        </w:rPr>
        <w:t>7位从设备地址</w:t>
      </w:r>
      <w:r w:rsidRPr="00E72ECC">
        <w:rPr>
          <w:b/>
          <w:bCs/>
        </w:rPr>
        <w:t>，并指明接下来的</w:t>
      </w:r>
      <w:r w:rsidRPr="00966EA5">
        <w:rPr>
          <w:b/>
          <w:bCs/>
          <w:color w:val="EE0000"/>
        </w:rPr>
        <w:t>数据传输方向</w:t>
      </w:r>
      <w:r w:rsidRPr="00E72ECC">
        <w:rPr>
          <w:b/>
          <w:bCs/>
        </w:rPr>
        <w:t>（读或写）</w:t>
      </w:r>
      <w:r w:rsidRPr="00E72ECC">
        <w:rPr>
          <w:rFonts w:ascii="Times New Roman" w:hAnsi="Times New Roman" w:cs="Times New Roman"/>
          <w:b/>
          <w:bCs/>
        </w:rPr>
        <w:t>​</w:t>
      </w:r>
      <w:r w:rsidRPr="00E72ECC">
        <w:t>。</w:t>
      </w:r>
    </w:p>
    <w:p w14:paraId="6610701C" w14:textId="77777777" w:rsidR="00E72ECC" w:rsidRPr="00E72ECC" w:rsidRDefault="00E72ECC" w:rsidP="00E72ECC">
      <w:pPr>
        <w:numPr>
          <w:ilvl w:val="0"/>
          <w:numId w:val="672"/>
        </w:numPr>
      </w:pPr>
      <w:r w:rsidRPr="00E72ECC">
        <w:rPr>
          <w:rFonts w:ascii="Times New Roman" w:hAnsi="Times New Roman" w:cs="Times New Roman"/>
        </w:rPr>
        <w:t>​</w:t>
      </w:r>
      <w:r w:rsidRPr="00E72ECC">
        <w:rPr>
          <w:b/>
          <w:bCs/>
        </w:rPr>
        <w:t>核心功能</w:t>
      </w:r>
      <w:r w:rsidRPr="00E72ECC">
        <w:rPr>
          <w:rFonts w:ascii="Times New Roman" w:hAnsi="Times New Roman" w:cs="Times New Roman"/>
        </w:rPr>
        <w:t>​</w:t>
      </w:r>
      <w:r w:rsidRPr="00E72ECC">
        <w:t>：该函数会根据你指定的 I2C_Direction参数，自动设置地址字节的最低位（LSB），即读/写位。具体规则如下：</w:t>
      </w:r>
    </w:p>
    <w:p w14:paraId="1FA9D7BD" w14:textId="77777777" w:rsidR="00E72ECC" w:rsidRPr="00E72ECC" w:rsidRDefault="00E72ECC" w:rsidP="00E72ECC">
      <w:pPr>
        <w:numPr>
          <w:ilvl w:val="1"/>
          <w:numId w:val="672"/>
        </w:numPr>
      </w:pPr>
      <w:r w:rsidRPr="00E72ECC">
        <w:t>当方向为 I2C_Direction_Transmitter（写）时，函数会将地址的</w:t>
      </w:r>
      <w:r w:rsidRPr="00E72ECC">
        <w:rPr>
          <w:b/>
          <w:bCs/>
        </w:rPr>
        <w:t>最低位清0</w:t>
      </w:r>
      <w:r w:rsidRPr="00E72ECC">
        <w:t>。</w:t>
      </w:r>
    </w:p>
    <w:p w14:paraId="51C620E9" w14:textId="77777777" w:rsidR="00E72ECC" w:rsidRPr="00E72ECC" w:rsidRDefault="00E72ECC" w:rsidP="00E72ECC">
      <w:pPr>
        <w:numPr>
          <w:ilvl w:val="1"/>
          <w:numId w:val="672"/>
        </w:numPr>
      </w:pPr>
      <w:r w:rsidRPr="00E72ECC">
        <w:t>当方向为 I2C_Direction_Receiver（读）时，函数会将地址的</w:t>
      </w:r>
      <w:r w:rsidRPr="00E72ECC">
        <w:rPr>
          <w:b/>
          <w:bCs/>
        </w:rPr>
        <w:t>最低位置1</w:t>
      </w:r>
      <w:r w:rsidRPr="00E72ECC">
        <w:t>。</w:t>
      </w:r>
    </w:p>
    <w:p w14:paraId="38E96DC7" w14:textId="77777777" w:rsidR="00E72ECC" w:rsidRPr="00E72ECC" w:rsidRDefault="00E72ECC" w:rsidP="00E72ECC">
      <w:r w:rsidRPr="00E72ECC">
        <w:t>然后，它将这个包含了方向信息的完整字节写入I2C的数据寄存器（DR），从而启动地</w:t>
      </w:r>
      <w:r w:rsidRPr="00E72ECC">
        <w:lastRenderedPageBreak/>
        <w:t>址发送过程。</w:t>
      </w:r>
    </w:p>
    <w:p w14:paraId="6E252AAE" w14:textId="77777777" w:rsidR="00E72ECC" w:rsidRPr="00E72ECC" w:rsidRDefault="00E72ECC" w:rsidP="00E72ECC">
      <w:pPr>
        <w:numPr>
          <w:ilvl w:val="0"/>
          <w:numId w:val="672"/>
        </w:numPr>
      </w:pPr>
      <w:r w:rsidRPr="00E72ECC">
        <w:rPr>
          <w:rFonts w:ascii="Times New Roman" w:hAnsi="Times New Roman" w:cs="Times New Roman"/>
        </w:rPr>
        <w:t>​</w:t>
      </w:r>
      <w:r w:rsidRPr="00E72ECC">
        <w:rPr>
          <w:b/>
          <w:bCs/>
        </w:rPr>
        <w:t>在通信流程中的角色</w:t>
      </w:r>
      <w:r w:rsidRPr="00E72ECC">
        <w:rPr>
          <w:rFonts w:ascii="Times New Roman" w:hAnsi="Times New Roman" w:cs="Times New Roman"/>
        </w:rPr>
        <w:t>​</w:t>
      </w:r>
      <w:r w:rsidRPr="00E72ECC">
        <w:t>：此函数通常在一个完整的I2C通信序列中，于起始条件（START）产生之后、实际数据传输之前被调用。它是主机寻址特定从设备的关键步骤。</w:t>
      </w:r>
    </w:p>
    <w:p w14:paraId="22E348AD" w14:textId="77777777" w:rsidR="00E72ECC" w:rsidRPr="00E72ECC" w:rsidRDefault="00E72ECC" w:rsidP="00E51F63">
      <w:pPr>
        <w:pStyle w:val="3"/>
      </w:pPr>
      <w:r w:rsidRPr="00E72ECC">
        <w:rPr>
          <w:rFonts w:ascii="Segoe UI Emoji" w:hAnsi="Segoe UI Emoji" w:cs="Segoe UI Emoji"/>
        </w:rPr>
        <w:t>💡</w:t>
      </w:r>
      <w:r w:rsidRPr="00E72ECC">
        <w:t xml:space="preserve"> 典型应用场景与代码示例 </w:t>
      </w:r>
    </w:p>
    <w:p w14:paraId="0467EB3E" w14:textId="77777777" w:rsidR="00E72ECC" w:rsidRPr="00E72ECC" w:rsidRDefault="00E72ECC" w:rsidP="00E72ECC">
      <w:r w:rsidRPr="00E72ECC">
        <w:t>以下是一个典型的I2C写操作流程片段，展示了 I2C_Send7bitAddress函数的用法：</w:t>
      </w:r>
    </w:p>
    <w:p w14:paraId="21B86D8F" w14:textId="77777777" w:rsidR="00E72ECC" w:rsidRPr="00E72ECC" w:rsidRDefault="00E72ECC" w:rsidP="00E72ECC">
      <w:r w:rsidRPr="00E72ECC">
        <w:t>// 1. 产生起始条件（START）</w:t>
      </w:r>
    </w:p>
    <w:p w14:paraId="3B4FDE17" w14:textId="77777777" w:rsidR="00E72ECC" w:rsidRPr="00E72ECC" w:rsidRDefault="00E72ECC" w:rsidP="00E72ECC">
      <w:r w:rsidRPr="00E72ECC">
        <w:t>I2C_</w:t>
      </w:r>
      <w:proofErr w:type="gramStart"/>
      <w:r w:rsidRPr="00E72ECC">
        <w:t>GenerateSTART(</w:t>
      </w:r>
      <w:proofErr w:type="gramEnd"/>
      <w:r w:rsidRPr="00E72ECC">
        <w:t>I2C1, ENABLE);</w:t>
      </w:r>
    </w:p>
    <w:p w14:paraId="0207FBB7" w14:textId="77777777" w:rsidR="00E72ECC" w:rsidRPr="00E72ECC" w:rsidRDefault="00E72ECC" w:rsidP="00E72ECC">
      <w:r w:rsidRPr="00E72ECC">
        <w:t>// 等待起始条件成功发送（EV5事件）</w:t>
      </w:r>
    </w:p>
    <w:p w14:paraId="0750496A" w14:textId="77777777" w:rsidR="00E72ECC" w:rsidRPr="00E72ECC" w:rsidRDefault="00E72ECC" w:rsidP="00E72ECC">
      <w:r w:rsidRPr="00E72ECC">
        <w:t>while (I2C_</w:t>
      </w:r>
      <w:proofErr w:type="gramStart"/>
      <w:r w:rsidRPr="00E72ECC">
        <w:t>CheckEvent(</w:t>
      </w:r>
      <w:proofErr w:type="gramEnd"/>
      <w:r w:rsidRPr="00E72ECC">
        <w:t>I2C1, I2C_EVENT_MASTER_MODE_SELECT</w:t>
      </w:r>
      <w:proofErr w:type="gramStart"/>
      <w:r w:rsidRPr="00E72ECC">
        <w:t>) !</w:t>
      </w:r>
      <w:proofErr w:type="gramEnd"/>
      <w:r w:rsidRPr="00E72ECC">
        <w:t>= SUCCESS);</w:t>
      </w:r>
    </w:p>
    <w:p w14:paraId="2E1D2840" w14:textId="77777777" w:rsidR="00E72ECC" w:rsidRPr="00E72ECC" w:rsidRDefault="00E72ECC" w:rsidP="00E72ECC"/>
    <w:p w14:paraId="2F9DE753" w14:textId="77777777" w:rsidR="00E72ECC" w:rsidRPr="00E72ECC" w:rsidRDefault="00E72ECC" w:rsidP="00E72ECC">
      <w:r w:rsidRPr="00E72ECC">
        <w:t>// 2. 关键步骤：发送从设备地址，并指定为写方向</w:t>
      </w:r>
    </w:p>
    <w:p w14:paraId="57C01BB4" w14:textId="77777777" w:rsidR="00E72ECC" w:rsidRPr="00E72ECC" w:rsidRDefault="00E72ECC" w:rsidP="00E72ECC">
      <w:r w:rsidRPr="00E72ECC">
        <w:t>// 假设从设备地址为0xA0（7位地址为0x50，左移一位后为0xA0）</w:t>
      </w:r>
    </w:p>
    <w:p w14:paraId="7FF3A197" w14:textId="77777777" w:rsidR="00E72ECC" w:rsidRPr="00E72ECC" w:rsidRDefault="00E72ECC" w:rsidP="00E72ECC">
      <w:r w:rsidRPr="00E72ECC">
        <w:t>I2C_Send7</w:t>
      </w:r>
      <w:proofErr w:type="gramStart"/>
      <w:r w:rsidRPr="00E72ECC">
        <w:t>bitAddress(</w:t>
      </w:r>
      <w:proofErr w:type="gramEnd"/>
      <w:r w:rsidRPr="00E72ECC">
        <w:t>I2C1, 0xA0, I2C_Direction_Transmitter);</w:t>
      </w:r>
    </w:p>
    <w:p w14:paraId="408B143E" w14:textId="77777777" w:rsidR="00E72ECC" w:rsidRPr="00E72ECC" w:rsidRDefault="00E72ECC" w:rsidP="00E72ECC"/>
    <w:p w14:paraId="32946810" w14:textId="77777777" w:rsidR="00E72ECC" w:rsidRPr="00E72ECC" w:rsidRDefault="00E72ECC" w:rsidP="00E72ECC">
      <w:r w:rsidRPr="00E72ECC">
        <w:t>// 3. 等待从设备应答（EV6事件）</w:t>
      </w:r>
    </w:p>
    <w:p w14:paraId="026909FA" w14:textId="77777777" w:rsidR="00E72ECC" w:rsidRPr="00E72ECC" w:rsidRDefault="00E72ECC" w:rsidP="00E72ECC">
      <w:r w:rsidRPr="00E72ECC">
        <w:t>while (I2C_</w:t>
      </w:r>
      <w:proofErr w:type="gramStart"/>
      <w:r w:rsidRPr="00E72ECC">
        <w:t>CheckEvent(</w:t>
      </w:r>
      <w:proofErr w:type="gramEnd"/>
      <w:r w:rsidRPr="00E72ECC">
        <w:t>I2C1, I2C_EVENT_MASTER_TRANSMITTER_MODE_SELECTED</w:t>
      </w:r>
      <w:proofErr w:type="gramStart"/>
      <w:r w:rsidRPr="00E72ECC">
        <w:t>) !</w:t>
      </w:r>
      <w:proofErr w:type="gramEnd"/>
      <w:r w:rsidRPr="00E72ECC">
        <w:t>= SUCCESS);</w:t>
      </w:r>
    </w:p>
    <w:p w14:paraId="12B07F55" w14:textId="77777777" w:rsidR="00E72ECC" w:rsidRPr="00E72ECC" w:rsidRDefault="00E72ECC" w:rsidP="00E72ECC"/>
    <w:p w14:paraId="1811AC9C" w14:textId="77777777" w:rsidR="00E72ECC" w:rsidRPr="00E72ECC" w:rsidRDefault="00E72ECC" w:rsidP="00E72ECC">
      <w:r w:rsidRPr="00E72ECC">
        <w:t>// 4. 接下来可以发送数据或寄存器地址...</w:t>
      </w:r>
    </w:p>
    <w:p w14:paraId="7917A726" w14:textId="77777777" w:rsidR="00E72ECC" w:rsidRPr="00E72ECC" w:rsidRDefault="00E72ECC" w:rsidP="00E72ECC">
      <w:r w:rsidRPr="00E72ECC">
        <w:t>I2C_</w:t>
      </w:r>
      <w:proofErr w:type="gramStart"/>
      <w:r w:rsidRPr="00E72ECC">
        <w:t>SendData(</w:t>
      </w:r>
      <w:proofErr w:type="gramEnd"/>
      <w:r w:rsidRPr="00E72ECC">
        <w:t xml:space="preserve">I2C1, </w:t>
      </w:r>
      <w:proofErr w:type="spellStart"/>
      <w:r w:rsidRPr="00E72ECC">
        <w:t>reg_addr</w:t>
      </w:r>
      <w:proofErr w:type="spellEnd"/>
      <w:r w:rsidRPr="00E72ECC">
        <w:t>);</w:t>
      </w:r>
    </w:p>
    <w:p w14:paraId="1B744BC7" w14:textId="77777777" w:rsidR="00E72ECC" w:rsidRPr="00E72ECC" w:rsidRDefault="00E72ECC" w:rsidP="00E72ECC">
      <w:r w:rsidRPr="00E72ECC">
        <w:t>在读取数据时，通常会先以写方向发送要读取的寄存器地址，然后产生重复起始条件（Repeated START），再以读方向重新发送从设备地址：</w:t>
      </w:r>
    </w:p>
    <w:p w14:paraId="578BC538" w14:textId="77777777" w:rsidR="00E72ECC" w:rsidRPr="00E72ECC" w:rsidRDefault="00E72ECC" w:rsidP="00E72ECC">
      <w:r w:rsidRPr="00E72ECC">
        <w:t>// ... 先以写模式发送寄存器地址</w:t>
      </w:r>
    </w:p>
    <w:p w14:paraId="2819CA77" w14:textId="77777777" w:rsidR="00E72ECC" w:rsidRPr="00E72ECC" w:rsidRDefault="00E72ECC" w:rsidP="00E72ECC"/>
    <w:p w14:paraId="0078F7E6" w14:textId="77777777" w:rsidR="00E72ECC" w:rsidRPr="00E72ECC" w:rsidRDefault="00E72ECC" w:rsidP="00E72ECC">
      <w:r w:rsidRPr="00E72ECC">
        <w:t>// 产生重复起始条件</w:t>
      </w:r>
    </w:p>
    <w:p w14:paraId="3BCADCAA" w14:textId="77777777" w:rsidR="00E72ECC" w:rsidRPr="00E72ECC" w:rsidRDefault="00E72ECC" w:rsidP="00E72ECC">
      <w:r w:rsidRPr="00E72ECC">
        <w:t>I2C_</w:t>
      </w:r>
      <w:proofErr w:type="gramStart"/>
      <w:r w:rsidRPr="00E72ECC">
        <w:t>GenerateSTART(</w:t>
      </w:r>
      <w:proofErr w:type="gramEnd"/>
      <w:r w:rsidRPr="00E72ECC">
        <w:t>I2C1, ENABLE);</w:t>
      </w:r>
    </w:p>
    <w:p w14:paraId="708042BE" w14:textId="77777777" w:rsidR="00E72ECC" w:rsidRPr="00E72ECC" w:rsidRDefault="00E72ECC" w:rsidP="00E72ECC">
      <w:r w:rsidRPr="00E72ECC">
        <w:t>while (I2C_</w:t>
      </w:r>
      <w:proofErr w:type="gramStart"/>
      <w:r w:rsidRPr="00E72ECC">
        <w:t>CheckEvent(</w:t>
      </w:r>
      <w:proofErr w:type="gramEnd"/>
      <w:r w:rsidRPr="00E72ECC">
        <w:t>I2C1, I2C_EVENT_MASTER_MODE_SELECT</w:t>
      </w:r>
      <w:proofErr w:type="gramStart"/>
      <w:r w:rsidRPr="00E72ECC">
        <w:t>) !</w:t>
      </w:r>
      <w:proofErr w:type="gramEnd"/>
      <w:r w:rsidRPr="00E72ECC">
        <w:t>= SUCCESS);</w:t>
      </w:r>
    </w:p>
    <w:p w14:paraId="038D684A" w14:textId="77777777" w:rsidR="00E72ECC" w:rsidRPr="00E72ECC" w:rsidRDefault="00E72ECC" w:rsidP="00E72ECC"/>
    <w:p w14:paraId="62E69CB2" w14:textId="77777777" w:rsidR="00E72ECC" w:rsidRPr="00E72ECC" w:rsidRDefault="00E72ECC" w:rsidP="00E72ECC">
      <w:r w:rsidRPr="00E72ECC">
        <w:t>/</w:t>
      </w:r>
      <w:proofErr w:type="gramStart"/>
      <w:r w:rsidRPr="00E72ECC">
        <w:t>/ 以</w:t>
      </w:r>
      <w:proofErr w:type="gramEnd"/>
      <w:r w:rsidRPr="00E72ECC">
        <w:t>读方向发送从设备地址</w:t>
      </w:r>
    </w:p>
    <w:p w14:paraId="4416533F" w14:textId="77777777" w:rsidR="00E72ECC" w:rsidRPr="00E72ECC" w:rsidRDefault="00E72ECC" w:rsidP="00E72ECC">
      <w:r w:rsidRPr="00E72ECC">
        <w:t>I2C_Send7</w:t>
      </w:r>
      <w:proofErr w:type="gramStart"/>
      <w:r w:rsidRPr="00E72ECC">
        <w:t>bitAddress(</w:t>
      </w:r>
      <w:proofErr w:type="gramEnd"/>
      <w:r w:rsidRPr="00E72ECC">
        <w:t>I2C1, 0xA0, I2C_Direction_Receiver);</w:t>
      </w:r>
    </w:p>
    <w:p w14:paraId="27847806" w14:textId="77777777" w:rsidR="00E72ECC" w:rsidRPr="00E72ECC" w:rsidRDefault="00E72ECC" w:rsidP="00E72ECC">
      <w:r w:rsidRPr="00E72ECC">
        <w:t>while (I2C_</w:t>
      </w:r>
      <w:proofErr w:type="gramStart"/>
      <w:r w:rsidRPr="00E72ECC">
        <w:t>CheckEvent(</w:t>
      </w:r>
      <w:proofErr w:type="gramEnd"/>
      <w:r w:rsidRPr="00E72ECC">
        <w:t>I2C1, I2C_EVENT_MASTER_RECEIVER_MODE_SELECTED</w:t>
      </w:r>
      <w:proofErr w:type="gramStart"/>
      <w:r w:rsidRPr="00E72ECC">
        <w:t>) !</w:t>
      </w:r>
      <w:proofErr w:type="gramEnd"/>
      <w:r w:rsidRPr="00E72ECC">
        <w:t>= SUCCESS);</w:t>
      </w:r>
    </w:p>
    <w:p w14:paraId="1FFD3362" w14:textId="77777777" w:rsidR="00E72ECC" w:rsidRPr="00E72ECC" w:rsidRDefault="00E72ECC" w:rsidP="00E72ECC"/>
    <w:p w14:paraId="4FA8E8BA" w14:textId="77777777" w:rsidR="00E72ECC" w:rsidRPr="00E72ECC" w:rsidRDefault="00E72ECC" w:rsidP="00E72ECC">
      <w:r w:rsidRPr="00E72ECC">
        <w:t>// ... 然后开始接收数据</w:t>
      </w:r>
    </w:p>
    <w:p w14:paraId="1DF51545" w14:textId="77777777" w:rsidR="00E72ECC" w:rsidRPr="00E72ECC" w:rsidRDefault="00E72ECC" w:rsidP="00E51F63">
      <w:pPr>
        <w:pStyle w:val="3"/>
      </w:pPr>
      <w:r w:rsidRPr="00E72ECC">
        <w:rPr>
          <w:rFonts w:ascii="Segoe UI Emoji" w:hAnsi="Segoe UI Emoji" w:cs="Segoe UI Emoji"/>
        </w:rPr>
        <w:t>⚠️</w:t>
      </w:r>
      <w:r w:rsidRPr="00E72ECC">
        <w:t xml:space="preserve"> 重要注意事项 </w:t>
      </w:r>
    </w:p>
    <w:p w14:paraId="5E3DA88B" w14:textId="77777777" w:rsidR="00E72ECC" w:rsidRPr="00E72ECC" w:rsidRDefault="00E72ECC" w:rsidP="00E72ECC">
      <w:pPr>
        <w:numPr>
          <w:ilvl w:val="0"/>
          <w:numId w:val="673"/>
        </w:numPr>
      </w:pPr>
      <w:r w:rsidRPr="00E72ECC">
        <w:rPr>
          <w:rFonts w:ascii="Times New Roman" w:hAnsi="Times New Roman" w:cs="Times New Roman"/>
        </w:rPr>
        <w:t>​</w:t>
      </w:r>
      <w:r w:rsidRPr="00E72ECC">
        <w:rPr>
          <w:b/>
          <w:bCs/>
        </w:rPr>
        <w:t>地址格式</w:t>
      </w:r>
      <w:r w:rsidRPr="00E72ECC">
        <w:rPr>
          <w:rFonts w:ascii="Times New Roman" w:hAnsi="Times New Roman" w:cs="Times New Roman"/>
        </w:rPr>
        <w:t>​</w:t>
      </w:r>
      <w:r w:rsidRPr="00E72ECC">
        <w:t>：务必注意，Address参数需要的是</w:t>
      </w:r>
      <w:r w:rsidRPr="00E72ECC">
        <w:rPr>
          <w:b/>
          <w:bCs/>
        </w:rPr>
        <w:t>左移一位后</w:t>
      </w:r>
      <w:r w:rsidRPr="00E72ECC">
        <w:t>的7位地址值。这是I2C协议的规定，地址字节的高7位是实际设备地址，最低位是读/写控制位。</w:t>
      </w:r>
    </w:p>
    <w:p w14:paraId="7E77CA56" w14:textId="77777777" w:rsidR="00E72ECC" w:rsidRPr="00E72ECC" w:rsidRDefault="00E72ECC" w:rsidP="00E72ECC">
      <w:pPr>
        <w:numPr>
          <w:ilvl w:val="0"/>
          <w:numId w:val="673"/>
        </w:numPr>
      </w:pPr>
      <w:r w:rsidRPr="00E72ECC">
        <w:rPr>
          <w:rFonts w:ascii="Times New Roman" w:hAnsi="Times New Roman" w:cs="Times New Roman"/>
        </w:rPr>
        <w:t>​</w:t>
      </w:r>
      <w:r w:rsidRPr="00E72ECC">
        <w:rPr>
          <w:b/>
          <w:bCs/>
        </w:rPr>
        <w:t>与自身地址区别</w:t>
      </w:r>
      <w:r w:rsidRPr="00E72ECC">
        <w:rPr>
          <w:rFonts w:ascii="Times New Roman" w:hAnsi="Times New Roman" w:cs="Times New Roman"/>
        </w:rPr>
        <w:t>​</w:t>
      </w:r>
      <w:r w:rsidRPr="00E72ECC">
        <w:t>：此函数发送的是</w:t>
      </w:r>
      <w:r w:rsidRPr="00E72ECC">
        <w:rPr>
          <w:b/>
          <w:bCs/>
        </w:rPr>
        <w:t>外部从设备的地址</w:t>
      </w:r>
      <w:r w:rsidRPr="00E72ECC">
        <w:t>，切勿与STM32自身作为从设备时配置的地址 I2C_InitStructure.I2C_OwnAddress1混淆。</w:t>
      </w:r>
    </w:p>
    <w:p w14:paraId="549A5062" w14:textId="77777777" w:rsidR="00E72ECC" w:rsidRPr="00E72ECC" w:rsidRDefault="00E72ECC" w:rsidP="00E72ECC">
      <w:pPr>
        <w:numPr>
          <w:ilvl w:val="0"/>
          <w:numId w:val="673"/>
        </w:numPr>
      </w:pPr>
      <w:r w:rsidRPr="00E72ECC">
        <w:rPr>
          <w:rFonts w:ascii="Times New Roman" w:hAnsi="Times New Roman" w:cs="Times New Roman"/>
        </w:rPr>
        <w:t>​</w:t>
      </w:r>
      <w:r w:rsidRPr="00E72ECC">
        <w:rPr>
          <w:b/>
          <w:bCs/>
        </w:rPr>
        <w:t>时序</w:t>
      </w:r>
      <w:r w:rsidRPr="00E72ECC">
        <w:rPr>
          <w:rFonts w:ascii="Times New Roman" w:hAnsi="Times New Roman" w:cs="Times New Roman"/>
        </w:rPr>
        <w:t>​</w:t>
      </w:r>
      <w:r w:rsidRPr="00E72ECC">
        <w:t>：调用此函数前，必须确保已成功产生起始条件（通过检查EV5事件）。调用后，必须等待从设备应答（检查EV6事件），才能进行后续操作。</w:t>
      </w:r>
    </w:p>
    <w:p w14:paraId="6EF17887" w14:textId="16E71F41" w:rsidR="00E72ECC" w:rsidRPr="00E72ECC" w:rsidRDefault="00E72ECC" w:rsidP="00E72ECC">
      <w:r w:rsidRPr="00E72ECC">
        <w:t>希望这个详细的解释能帮助您理解和使用 I2C_Send7bitAddress函数。如果您对STM32的I2C通信还有其他疑问，我很乐意继续为您解答！</w:t>
      </w:r>
    </w:p>
    <w:p w14:paraId="77A31F75" w14:textId="22AA1E8B" w:rsidR="005F7F5A" w:rsidRDefault="005F7F5A" w:rsidP="00B45D1A">
      <w:pPr>
        <w:pStyle w:val="2"/>
      </w:pPr>
      <w:r>
        <w:t>I2C_ReadRegister()</w:t>
      </w:r>
      <w:r w:rsidR="00D07476">
        <w:br/>
      </w:r>
      <w:r w:rsidR="00D07476" w:rsidRPr="00D07476">
        <w:rPr>
          <w:b/>
          <w:bCs/>
        </w:rPr>
        <w:t>从I²C设备的指定寄存器中读取一个16位的值</w:t>
      </w:r>
    </w:p>
    <w:p w14:paraId="46FA86F5" w14:textId="77777777" w:rsidR="00D07476" w:rsidRPr="00D07476" w:rsidRDefault="00D07476" w:rsidP="00D07476">
      <w:r w:rsidRPr="00D07476">
        <w:t>您给出的 I2C_ReadRegister函数原型，其目标是</w:t>
      </w:r>
      <w:r w:rsidRPr="00D07476">
        <w:rPr>
          <w:b/>
          <w:bCs/>
        </w:rPr>
        <w:t>从I²C设备的指定寄存器中读取一个16位的值</w:t>
      </w:r>
      <w:r w:rsidRPr="00D07476">
        <w:t>。由于标准库通常不直接提供这个函数，它需要开发者根据具体的硬件和软件环境来实现。下面我将为您详细解析其实现思路和关键步骤。</w:t>
      </w:r>
    </w:p>
    <w:p w14:paraId="14184F2E" w14:textId="77777777" w:rsidR="00D07476" w:rsidRPr="00D07476" w:rsidRDefault="00D07476" w:rsidP="00C12B88">
      <w:pPr>
        <w:pStyle w:val="3"/>
      </w:pPr>
      <w:r w:rsidRPr="00D07476">
        <w:rPr>
          <w:rFonts w:ascii="Segoe UI Emoji" w:hAnsi="Segoe UI Emoji" w:cs="Segoe UI Emoji"/>
        </w:rPr>
        <w:t>🔍</w:t>
      </w:r>
      <w:r w:rsidRPr="00D07476">
        <w:t xml:space="preserve"> 函数原型解析 </w:t>
      </w:r>
    </w:p>
    <w:p w14:paraId="03A259F4" w14:textId="77777777" w:rsidR="00D07476" w:rsidRPr="00D07476" w:rsidRDefault="00D07476" w:rsidP="00D07476">
      <w:r w:rsidRPr="00D07476">
        <w:t>首先，我们看一下这个函数原型：</w:t>
      </w:r>
    </w:p>
    <w:p w14:paraId="066188A3" w14:textId="77777777" w:rsidR="00D07476" w:rsidRPr="00D07476" w:rsidRDefault="00D07476" w:rsidP="00D07476">
      <w:r w:rsidRPr="00D07476">
        <w:t>uint16_t I2C_</w:t>
      </w:r>
      <w:proofErr w:type="gramStart"/>
      <w:r w:rsidRPr="00D07476">
        <w:t>ReadRegister(</w:t>
      </w:r>
      <w:proofErr w:type="gramEnd"/>
      <w:r w:rsidRPr="00D07476">
        <w:t>I2C_TypeDef* I2Cx, uint8_t I2C_Register);</w:t>
      </w:r>
    </w:p>
    <w:p w14:paraId="66C38205" w14:textId="77777777" w:rsidR="00D07476" w:rsidRPr="00D07476" w:rsidRDefault="00D07476" w:rsidP="00D07476">
      <w:pPr>
        <w:numPr>
          <w:ilvl w:val="0"/>
          <w:numId w:val="674"/>
        </w:numPr>
      </w:pPr>
      <w:r w:rsidRPr="00D07476">
        <w:rPr>
          <w:rFonts w:ascii="Times New Roman" w:hAnsi="Times New Roman" w:cs="Times New Roman"/>
        </w:rPr>
        <w:t>​</w:t>
      </w:r>
      <w:r w:rsidRPr="00D07476">
        <w:rPr>
          <w:b/>
          <w:bCs/>
        </w:rPr>
        <w:t>I2Cx</w:t>
      </w:r>
      <w:r w:rsidRPr="00D07476">
        <w:t>: 指向I²C外设的指针（例如 I2C1, I2C2），指定使用哪个I²C总线。</w:t>
      </w:r>
    </w:p>
    <w:p w14:paraId="755FEB7B" w14:textId="77777777" w:rsidR="00D07476" w:rsidRPr="00D07476" w:rsidRDefault="00D07476" w:rsidP="00D07476">
      <w:pPr>
        <w:numPr>
          <w:ilvl w:val="0"/>
          <w:numId w:val="674"/>
        </w:numPr>
      </w:pPr>
      <w:r w:rsidRPr="00D07476">
        <w:rPr>
          <w:rFonts w:ascii="Times New Roman" w:hAnsi="Times New Roman" w:cs="Times New Roman"/>
        </w:rPr>
        <w:t>​</w:t>
      </w:r>
      <w:r w:rsidRPr="00D07476">
        <w:rPr>
          <w:b/>
          <w:bCs/>
        </w:rPr>
        <w:t>I2C_Register</w:t>
      </w:r>
      <w:r w:rsidRPr="00D07476">
        <w:t>: 8位的寄存器地址，指明要读取目标设备上的哪个寄存器。</w:t>
      </w:r>
    </w:p>
    <w:p w14:paraId="7BD9BC93" w14:textId="77777777" w:rsidR="00D07476" w:rsidRPr="00D07476" w:rsidRDefault="00D07476" w:rsidP="00D07476">
      <w:pPr>
        <w:numPr>
          <w:ilvl w:val="0"/>
          <w:numId w:val="674"/>
        </w:numPr>
      </w:pPr>
      <w:r w:rsidRPr="00D07476">
        <w:rPr>
          <w:rFonts w:ascii="Times New Roman" w:hAnsi="Times New Roman" w:cs="Times New Roman"/>
        </w:rPr>
        <w:t>​</w:t>
      </w:r>
      <w:r w:rsidRPr="00D07476">
        <w:rPr>
          <w:b/>
          <w:bCs/>
        </w:rPr>
        <w:t>返回值</w:t>
      </w:r>
      <w:r w:rsidRPr="00D07476">
        <w:t>: uint16_t类型，即从寄存器中读取到的16位（2字节）数据。</w:t>
      </w:r>
    </w:p>
    <w:p w14:paraId="6B244D02" w14:textId="77777777" w:rsidR="00D07476" w:rsidRPr="00D07476" w:rsidRDefault="00D07476" w:rsidP="00C12B88">
      <w:pPr>
        <w:pStyle w:val="3"/>
      </w:pPr>
      <w:r w:rsidRPr="00D07476">
        <w:rPr>
          <w:rFonts w:ascii="Segoe UI Emoji" w:hAnsi="Segoe UI Emoji" w:cs="Segoe UI Emoji"/>
        </w:rPr>
        <w:lastRenderedPageBreak/>
        <w:t>🔄</w:t>
      </w:r>
      <w:r w:rsidRPr="00D07476">
        <w:t xml:space="preserve"> 核心实现流程 </w:t>
      </w:r>
    </w:p>
    <w:p w14:paraId="6AAB3E6F" w14:textId="77777777" w:rsidR="00D07476" w:rsidRPr="00D07476" w:rsidRDefault="00D07476" w:rsidP="00D07476">
      <w:r w:rsidRPr="00D07476">
        <w:t>从I²C从设备寄存器读取数据，尤其是一次性读取多字节，通常遵循一个标准的通信序列。下面的流程图清晰地展示了一次成功的16位寄存器读取操作所涉及的关键步骤、主机发送与接收的切换以及必要的检查点。</w:t>
      </w:r>
    </w:p>
    <w:p w14:paraId="46871A24" w14:textId="77777777" w:rsidR="00D07476" w:rsidRPr="00D07476" w:rsidRDefault="00D07476" w:rsidP="00D07476">
      <w:r w:rsidRPr="00D07476">
        <w:t>flowchart TD</w:t>
      </w:r>
    </w:p>
    <w:p w14:paraId="4802AD8C" w14:textId="77777777" w:rsidR="00D07476" w:rsidRPr="00D07476" w:rsidRDefault="00D07476" w:rsidP="00D07476">
      <w:r w:rsidRPr="00D07476">
        <w:t xml:space="preserve">    A[发起读取请求] --&gt; B[发送START条件]</w:t>
      </w:r>
    </w:p>
    <w:p w14:paraId="29C89EDD" w14:textId="77777777" w:rsidR="00D07476" w:rsidRPr="00D07476" w:rsidRDefault="00D07476" w:rsidP="00D07476">
      <w:r w:rsidRPr="00D07476">
        <w:t xml:space="preserve">    B --&gt; C[发送从机地址&lt;</w:t>
      </w:r>
      <w:proofErr w:type="spellStart"/>
      <w:r w:rsidRPr="00D07476">
        <w:t>br</w:t>
      </w:r>
      <w:proofErr w:type="spellEnd"/>
      <w:r w:rsidRPr="00D07476">
        <w:t>&gt;（写方向）]</w:t>
      </w:r>
    </w:p>
    <w:p w14:paraId="1083574F" w14:textId="77777777" w:rsidR="00D07476" w:rsidRPr="00D07476" w:rsidRDefault="00D07476" w:rsidP="00D07476">
      <w:r w:rsidRPr="00D07476">
        <w:t xml:space="preserve">    C --&gt; D{检查EV5事件&lt;</w:t>
      </w:r>
      <w:proofErr w:type="spellStart"/>
      <w:r w:rsidRPr="00D07476">
        <w:t>br</w:t>
      </w:r>
      <w:proofErr w:type="spellEnd"/>
      <w:r w:rsidRPr="00D07476">
        <w:t>&gt;地址应答?}</w:t>
      </w:r>
    </w:p>
    <w:p w14:paraId="19B92F11" w14:textId="77777777" w:rsidR="00D07476" w:rsidRPr="00D07476" w:rsidRDefault="00D07476" w:rsidP="00D07476">
      <w:r w:rsidRPr="00D07476">
        <w:t xml:space="preserve">    D -- 是 --&gt; E[发送8位寄存器地址]</w:t>
      </w:r>
    </w:p>
    <w:p w14:paraId="704F6FF2" w14:textId="77777777" w:rsidR="00D07476" w:rsidRPr="00D07476" w:rsidRDefault="00D07476" w:rsidP="00D07476">
      <w:r w:rsidRPr="00D07476">
        <w:t xml:space="preserve">    E --&gt; F{检查EV8事件&lt;</w:t>
      </w:r>
      <w:proofErr w:type="spellStart"/>
      <w:r w:rsidRPr="00D07476">
        <w:t>br</w:t>
      </w:r>
      <w:proofErr w:type="spellEnd"/>
      <w:r w:rsidRPr="00D07476">
        <w:t>&gt;数据应答?}</w:t>
      </w:r>
    </w:p>
    <w:p w14:paraId="32868FC6" w14:textId="77777777" w:rsidR="00D07476" w:rsidRPr="00D07476" w:rsidRDefault="00D07476" w:rsidP="00D07476">
      <w:r w:rsidRPr="00D07476">
        <w:t xml:space="preserve">    F -- 是 --&gt; G[发送&lt;</w:t>
      </w:r>
      <w:proofErr w:type="spellStart"/>
      <w:r w:rsidRPr="00D07476">
        <w:t>br</w:t>
      </w:r>
      <w:proofErr w:type="spellEnd"/>
      <w:r w:rsidRPr="00D07476">
        <w:t>&gt;重复START条件]</w:t>
      </w:r>
    </w:p>
    <w:p w14:paraId="6F467851" w14:textId="77777777" w:rsidR="00D07476" w:rsidRPr="00D07476" w:rsidRDefault="00D07476" w:rsidP="00D07476">
      <w:r w:rsidRPr="00D07476">
        <w:t xml:space="preserve">    G --&gt; H[发送从机地址&lt;</w:t>
      </w:r>
      <w:proofErr w:type="spellStart"/>
      <w:r w:rsidRPr="00D07476">
        <w:t>br</w:t>
      </w:r>
      <w:proofErr w:type="spellEnd"/>
      <w:r w:rsidRPr="00D07476">
        <w:t>&gt;（读方向）]</w:t>
      </w:r>
    </w:p>
    <w:p w14:paraId="7D82B003" w14:textId="77777777" w:rsidR="00D07476" w:rsidRPr="00D07476" w:rsidRDefault="00D07476" w:rsidP="00D07476">
      <w:r w:rsidRPr="00D07476">
        <w:t xml:space="preserve">    H --&gt; I{检查EV6事件&lt;</w:t>
      </w:r>
      <w:proofErr w:type="spellStart"/>
      <w:r w:rsidRPr="00D07476">
        <w:t>br</w:t>
      </w:r>
      <w:proofErr w:type="spellEnd"/>
      <w:r w:rsidRPr="00D07476">
        <w:t>&gt;地址应答?}</w:t>
      </w:r>
    </w:p>
    <w:p w14:paraId="19A75535" w14:textId="77777777" w:rsidR="00D07476" w:rsidRPr="00D07476" w:rsidRDefault="00D07476" w:rsidP="00D07476">
      <w:r w:rsidRPr="00D07476">
        <w:t xml:space="preserve">    I -- 是 --&gt; J</w:t>
      </w:r>
    </w:p>
    <w:p w14:paraId="437C9E4E" w14:textId="77777777" w:rsidR="00D07476" w:rsidRPr="00D07476" w:rsidRDefault="00D07476" w:rsidP="00D07476">
      <w:r w:rsidRPr="00D07476">
        <w:t xml:space="preserve">    </w:t>
      </w:r>
    </w:p>
    <w:p w14:paraId="1ED1FE30" w14:textId="77777777" w:rsidR="00D07476" w:rsidRPr="00D07476" w:rsidRDefault="00D07476" w:rsidP="00D07476">
      <w:r w:rsidRPr="00D07476">
        <w:t xml:space="preserve">    subgraph J [接收数据字节]</w:t>
      </w:r>
    </w:p>
    <w:p w14:paraId="791147D5" w14:textId="77777777" w:rsidR="00D07476" w:rsidRPr="00D07476" w:rsidRDefault="00D07476" w:rsidP="00D07476">
      <w:r w:rsidRPr="00D07476">
        <w:t xml:space="preserve">        J1[读取高字节&lt;</w:t>
      </w:r>
      <w:proofErr w:type="spellStart"/>
      <w:r w:rsidRPr="00D07476">
        <w:t>br</w:t>
      </w:r>
      <w:proofErr w:type="spellEnd"/>
      <w:r w:rsidRPr="00D07476">
        <w:t>&gt;并发送ACK</w:t>
      </w:r>
      <w:proofErr w:type="gramStart"/>
      <w:r w:rsidRPr="00D07476">
        <w:t>] -</w:t>
      </w:r>
      <w:proofErr w:type="gramEnd"/>
      <w:r w:rsidRPr="00D07476">
        <w:t>-&gt; J2[读取低字节&lt;</w:t>
      </w:r>
      <w:proofErr w:type="spellStart"/>
      <w:r w:rsidRPr="00D07476">
        <w:t>br</w:t>
      </w:r>
      <w:proofErr w:type="spellEnd"/>
      <w:r w:rsidRPr="00D07476">
        <w:t>&gt;并发送NACK]</w:t>
      </w:r>
    </w:p>
    <w:p w14:paraId="26FDB2C3" w14:textId="77777777" w:rsidR="00D07476" w:rsidRPr="00D07476" w:rsidRDefault="00D07476" w:rsidP="00D07476">
      <w:r w:rsidRPr="00D07476">
        <w:t xml:space="preserve">    end</w:t>
      </w:r>
    </w:p>
    <w:p w14:paraId="6DBFAA65" w14:textId="77777777" w:rsidR="00D07476" w:rsidRPr="00D07476" w:rsidRDefault="00D07476" w:rsidP="00D07476">
      <w:r w:rsidRPr="00D07476">
        <w:t xml:space="preserve">    </w:t>
      </w:r>
    </w:p>
    <w:p w14:paraId="6CF8D070" w14:textId="77777777" w:rsidR="00D07476" w:rsidRPr="00D07476" w:rsidRDefault="00D07476" w:rsidP="00D07476">
      <w:r w:rsidRPr="00D07476">
        <w:t xml:space="preserve">    J --&gt; K[发送STOP条件]</w:t>
      </w:r>
    </w:p>
    <w:p w14:paraId="20613A52" w14:textId="77777777" w:rsidR="00D07476" w:rsidRPr="00D07476" w:rsidRDefault="00D07476" w:rsidP="00D07476">
      <w:r w:rsidRPr="00D07476">
        <w:t xml:space="preserve">    K --&gt; L[返回合成的16位数据]</w:t>
      </w:r>
    </w:p>
    <w:p w14:paraId="4D072957" w14:textId="77777777" w:rsidR="00D07476" w:rsidRPr="00D07476" w:rsidRDefault="00D07476" w:rsidP="00D07476">
      <w:r w:rsidRPr="00D07476">
        <w:t xml:space="preserve">    </w:t>
      </w:r>
    </w:p>
    <w:p w14:paraId="26C9C85F" w14:textId="77777777" w:rsidR="00D07476" w:rsidRPr="00D07476" w:rsidRDefault="00D07476" w:rsidP="00D07476">
      <w:r w:rsidRPr="00D07476">
        <w:t xml:space="preserve">    D -- 否 --&gt; M[处理错误]</w:t>
      </w:r>
    </w:p>
    <w:p w14:paraId="2618AF38" w14:textId="77777777" w:rsidR="00D07476" w:rsidRPr="00D07476" w:rsidRDefault="00D07476" w:rsidP="00D07476">
      <w:r w:rsidRPr="00D07476">
        <w:t xml:space="preserve">    F -- 否 --&gt; M</w:t>
      </w:r>
    </w:p>
    <w:p w14:paraId="1C06AE7E" w14:textId="77777777" w:rsidR="00D07476" w:rsidRPr="00D07476" w:rsidRDefault="00D07476" w:rsidP="00D07476">
      <w:r w:rsidRPr="00D07476">
        <w:t xml:space="preserve">    I -- 否 --&gt; M</w:t>
      </w:r>
    </w:p>
    <w:p w14:paraId="4760E5A0" w14:textId="77777777" w:rsidR="00D07476" w:rsidRPr="00D07476" w:rsidRDefault="00D07476" w:rsidP="00D07476">
      <w:r w:rsidRPr="00D07476">
        <w:t>这个流程反映了I²C协议中典型的“写地址-读数据”复合操作。在实际编程中，图中的每个步骤（特别是检查事件和读写数据）都需要调用具体的硬件库函数来完成。</w:t>
      </w:r>
    </w:p>
    <w:p w14:paraId="6B55FA66" w14:textId="77777777" w:rsidR="00D07476" w:rsidRPr="00D07476" w:rsidRDefault="00D07476" w:rsidP="00C12B88">
      <w:pPr>
        <w:pStyle w:val="3"/>
      </w:pPr>
      <w:r w:rsidRPr="00D07476">
        <w:rPr>
          <w:rFonts w:ascii="Segoe UI Emoji" w:hAnsi="Segoe UI Emoji" w:cs="Segoe UI Emoji"/>
        </w:rPr>
        <w:lastRenderedPageBreak/>
        <w:t>⚙️</w:t>
      </w:r>
      <w:r w:rsidRPr="00D07476">
        <w:t xml:space="preserve"> 关键代码实现 </w:t>
      </w:r>
    </w:p>
    <w:p w14:paraId="5C73FBA3" w14:textId="77777777" w:rsidR="00D07476" w:rsidRPr="00D07476" w:rsidRDefault="00D07476" w:rsidP="00D07476">
      <w:r w:rsidRPr="00D07476">
        <w:t>以下是一个基于STM32标准外设库的实现示例，它通过调用一系列库函数来实现上述流程。</w:t>
      </w:r>
    </w:p>
    <w:p w14:paraId="68897B4C" w14:textId="77777777" w:rsidR="00D07476" w:rsidRPr="00D07476" w:rsidRDefault="00D07476" w:rsidP="00D07476">
      <w:r w:rsidRPr="00D07476">
        <w:t>uint16_t I2C_</w:t>
      </w:r>
      <w:proofErr w:type="gramStart"/>
      <w:r w:rsidRPr="00D07476">
        <w:t>ReadRegister(</w:t>
      </w:r>
      <w:proofErr w:type="gramEnd"/>
      <w:r w:rsidRPr="00D07476">
        <w:t>I2C_TypeDef* I2Cx, uint8_t I2C_</w:t>
      </w:r>
      <w:proofErr w:type="gramStart"/>
      <w:r w:rsidRPr="00D07476">
        <w:t>Register) {</w:t>
      </w:r>
      <w:proofErr w:type="gramEnd"/>
    </w:p>
    <w:p w14:paraId="7D4BFFB4" w14:textId="77777777" w:rsidR="00D07476" w:rsidRPr="00D07476" w:rsidRDefault="00D07476" w:rsidP="00D07476">
      <w:r w:rsidRPr="00D07476">
        <w:t xml:space="preserve">    uint8_t </w:t>
      </w:r>
      <w:proofErr w:type="spellStart"/>
      <w:r w:rsidRPr="00D07476">
        <w:t>data_high</w:t>
      </w:r>
      <w:proofErr w:type="spellEnd"/>
      <w:r w:rsidRPr="00D07476">
        <w:t xml:space="preserve">, </w:t>
      </w:r>
      <w:proofErr w:type="spellStart"/>
      <w:r w:rsidRPr="00D07476">
        <w:t>data_low</w:t>
      </w:r>
      <w:proofErr w:type="spellEnd"/>
      <w:r w:rsidRPr="00D07476">
        <w:t>;</w:t>
      </w:r>
    </w:p>
    <w:p w14:paraId="679D8836" w14:textId="77777777" w:rsidR="00D07476" w:rsidRPr="00D07476" w:rsidRDefault="00D07476" w:rsidP="00D07476">
      <w:r w:rsidRPr="00D07476">
        <w:t xml:space="preserve">    uint16_t data = 0;</w:t>
      </w:r>
    </w:p>
    <w:p w14:paraId="217F6825" w14:textId="77777777" w:rsidR="00D07476" w:rsidRPr="00D07476" w:rsidRDefault="00D07476" w:rsidP="00D07476"/>
    <w:p w14:paraId="2FCB15D4" w14:textId="77777777" w:rsidR="00D07476" w:rsidRPr="00D07476" w:rsidRDefault="00D07476" w:rsidP="00D07476">
      <w:r w:rsidRPr="00D07476">
        <w:t xml:space="preserve">    // 1. 发送起始条件</w:t>
      </w:r>
    </w:p>
    <w:p w14:paraId="1D113D4F" w14:textId="77777777" w:rsidR="00D07476" w:rsidRPr="00D07476" w:rsidRDefault="00D07476" w:rsidP="00D07476">
      <w:r w:rsidRPr="00D07476">
        <w:t xml:space="preserve">    I2C_</w:t>
      </w:r>
      <w:proofErr w:type="gramStart"/>
      <w:r w:rsidRPr="00D07476">
        <w:t>GenerateSTART(</w:t>
      </w:r>
      <w:proofErr w:type="gramEnd"/>
      <w:r w:rsidRPr="00D07476">
        <w:t>I2Cx, ENABLE);</w:t>
      </w:r>
    </w:p>
    <w:p w14:paraId="3969CAA1" w14:textId="77777777" w:rsidR="00D07476" w:rsidRPr="00D07476" w:rsidRDefault="00D07476" w:rsidP="00D07476">
      <w:r w:rsidRPr="00D07476">
        <w:t xml:space="preserve">    while </w:t>
      </w:r>
      <w:proofErr w:type="gramStart"/>
      <w:r w:rsidRPr="00D07476">
        <w:t>(!I</w:t>
      </w:r>
      <w:proofErr w:type="gramEnd"/>
      <w:r w:rsidRPr="00D07476">
        <w:t>2C_</w:t>
      </w:r>
      <w:proofErr w:type="gramStart"/>
      <w:r w:rsidRPr="00D07476">
        <w:t>CheckEvent(</w:t>
      </w:r>
      <w:proofErr w:type="gramEnd"/>
      <w:r w:rsidRPr="00D07476">
        <w:t>I2Cx, I2C_EVENT_MASTER_MODE_SELECT)); // 等待EV5</w:t>
      </w:r>
    </w:p>
    <w:p w14:paraId="2A8F4E8B" w14:textId="77777777" w:rsidR="00D07476" w:rsidRPr="00D07476" w:rsidRDefault="00D07476" w:rsidP="00D07476"/>
    <w:p w14:paraId="56C4EBFB" w14:textId="77777777" w:rsidR="00D07476" w:rsidRPr="00D07476" w:rsidRDefault="00D07476" w:rsidP="00D07476">
      <w:r w:rsidRPr="00D07476">
        <w:t xml:space="preserve">    // 2. 发送从机地址（写模式，以写入要读的寄存器地址）</w:t>
      </w:r>
    </w:p>
    <w:p w14:paraId="5B9DF2F2" w14:textId="77777777" w:rsidR="00D07476" w:rsidRPr="00D07476" w:rsidRDefault="00D07476" w:rsidP="00D07476">
      <w:r w:rsidRPr="00D07476">
        <w:t xml:space="preserve">    // 假设从机地址已左移，最低位为0表示写。例如，设备地址0xA0变为0xA0 &amp; 0xFE</w:t>
      </w:r>
    </w:p>
    <w:p w14:paraId="557E03EE" w14:textId="77777777" w:rsidR="00D07476" w:rsidRPr="00D07476" w:rsidRDefault="00D07476" w:rsidP="00D07476">
      <w:r w:rsidRPr="00D07476">
        <w:t xml:space="preserve">    I2C_Send7</w:t>
      </w:r>
      <w:proofErr w:type="gramStart"/>
      <w:r w:rsidRPr="00D07476">
        <w:t>bitAddress(</w:t>
      </w:r>
      <w:proofErr w:type="gramEnd"/>
      <w:r w:rsidRPr="00D07476">
        <w:t xml:space="preserve">I2Cx, </w:t>
      </w:r>
      <w:proofErr w:type="spellStart"/>
      <w:r w:rsidRPr="00D07476">
        <w:t>SlaveAddress</w:t>
      </w:r>
      <w:proofErr w:type="spellEnd"/>
      <w:r w:rsidRPr="00D07476">
        <w:t>, I2C_Direction_Transmitter);</w:t>
      </w:r>
    </w:p>
    <w:p w14:paraId="5E69AF61" w14:textId="77777777" w:rsidR="00D07476" w:rsidRPr="00D07476" w:rsidRDefault="00D07476" w:rsidP="00D07476">
      <w:r w:rsidRPr="00D07476">
        <w:t xml:space="preserve">    while </w:t>
      </w:r>
      <w:proofErr w:type="gramStart"/>
      <w:r w:rsidRPr="00D07476">
        <w:t>(!I</w:t>
      </w:r>
      <w:proofErr w:type="gramEnd"/>
      <w:r w:rsidRPr="00D07476">
        <w:t>2C_</w:t>
      </w:r>
      <w:proofErr w:type="gramStart"/>
      <w:r w:rsidRPr="00D07476">
        <w:t>CheckEvent(</w:t>
      </w:r>
      <w:proofErr w:type="gramEnd"/>
      <w:r w:rsidRPr="00D07476">
        <w:t>I2Cx, I2C_EVENT_MASTER_TRANSMITTER_MODE_SELECTED)); // 等待EV6</w:t>
      </w:r>
    </w:p>
    <w:p w14:paraId="177A07FD" w14:textId="77777777" w:rsidR="00D07476" w:rsidRPr="00D07476" w:rsidRDefault="00D07476" w:rsidP="00D07476"/>
    <w:p w14:paraId="3F913007" w14:textId="77777777" w:rsidR="00D07476" w:rsidRPr="00D07476" w:rsidRDefault="00D07476" w:rsidP="00D07476">
      <w:r w:rsidRPr="00D07476">
        <w:t xml:space="preserve">    // 3. 发送要读取的寄存器地址</w:t>
      </w:r>
    </w:p>
    <w:p w14:paraId="3FEC6272" w14:textId="77777777" w:rsidR="00D07476" w:rsidRPr="00D07476" w:rsidRDefault="00D07476" w:rsidP="00D07476">
      <w:r w:rsidRPr="00D07476">
        <w:t xml:space="preserve">    I2C_</w:t>
      </w:r>
      <w:proofErr w:type="gramStart"/>
      <w:r w:rsidRPr="00D07476">
        <w:t>SendData(</w:t>
      </w:r>
      <w:proofErr w:type="gramEnd"/>
      <w:r w:rsidRPr="00D07476">
        <w:t>I2Cx, I2C_Register);</w:t>
      </w:r>
    </w:p>
    <w:p w14:paraId="6A898A73" w14:textId="77777777" w:rsidR="00D07476" w:rsidRPr="00D07476" w:rsidRDefault="00D07476" w:rsidP="00D07476">
      <w:r w:rsidRPr="00D07476">
        <w:t xml:space="preserve">    while </w:t>
      </w:r>
      <w:proofErr w:type="gramStart"/>
      <w:r w:rsidRPr="00D07476">
        <w:t>(!I</w:t>
      </w:r>
      <w:proofErr w:type="gramEnd"/>
      <w:r w:rsidRPr="00D07476">
        <w:t>2C_</w:t>
      </w:r>
      <w:proofErr w:type="gramStart"/>
      <w:r w:rsidRPr="00D07476">
        <w:t>CheckEvent(</w:t>
      </w:r>
      <w:proofErr w:type="gramEnd"/>
      <w:r w:rsidRPr="00D07476">
        <w:t>I2Cx, I2C_EVENT_MASTER_BYTE_TRANSMITTED)); // 等待EV8</w:t>
      </w:r>
    </w:p>
    <w:p w14:paraId="39915237" w14:textId="77777777" w:rsidR="00D07476" w:rsidRPr="00D07476" w:rsidRDefault="00D07476" w:rsidP="00D07476"/>
    <w:p w14:paraId="170BEC2A" w14:textId="77777777" w:rsidR="00D07476" w:rsidRPr="00D07476" w:rsidRDefault="00D07476" w:rsidP="00D07476">
      <w:r w:rsidRPr="00D07476">
        <w:t xml:space="preserve">    // 4. 发送重复起始条件（Repeated Start）</w:t>
      </w:r>
    </w:p>
    <w:p w14:paraId="3F6FB51D" w14:textId="77777777" w:rsidR="00D07476" w:rsidRPr="00D07476" w:rsidRDefault="00D07476" w:rsidP="00D07476">
      <w:r w:rsidRPr="00D07476">
        <w:t xml:space="preserve">    I2C_</w:t>
      </w:r>
      <w:proofErr w:type="gramStart"/>
      <w:r w:rsidRPr="00D07476">
        <w:t>GenerateSTART(</w:t>
      </w:r>
      <w:proofErr w:type="gramEnd"/>
      <w:r w:rsidRPr="00D07476">
        <w:t>I2Cx, ENABLE);</w:t>
      </w:r>
    </w:p>
    <w:p w14:paraId="3B83F9AB" w14:textId="77777777" w:rsidR="00D07476" w:rsidRPr="00D07476" w:rsidRDefault="00D07476" w:rsidP="00D07476">
      <w:r w:rsidRPr="00D07476">
        <w:t xml:space="preserve">    while </w:t>
      </w:r>
      <w:proofErr w:type="gramStart"/>
      <w:r w:rsidRPr="00D07476">
        <w:t>(!I</w:t>
      </w:r>
      <w:proofErr w:type="gramEnd"/>
      <w:r w:rsidRPr="00D07476">
        <w:t>2C_</w:t>
      </w:r>
      <w:proofErr w:type="gramStart"/>
      <w:r w:rsidRPr="00D07476">
        <w:t>CheckEvent(</w:t>
      </w:r>
      <w:proofErr w:type="gramEnd"/>
      <w:r w:rsidRPr="00D07476">
        <w:t>I2Cx, I2C_EVENT_MASTER_MODE_SELECT)); // 等待EV5</w:t>
      </w:r>
    </w:p>
    <w:p w14:paraId="510DF0AF" w14:textId="77777777" w:rsidR="00D07476" w:rsidRPr="00D07476" w:rsidRDefault="00D07476" w:rsidP="00D07476"/>
    <w:p w14:paraId="1ED74211" w14:textId="77777777" w:rsidR="00D07476" w:rsidRPr="00D07476" w:rsidRDefault="00D07476" w:rsidP="00D07476">
      <w:r w:rsidRPr="00D07476">
        <w:t xml:space="preserve">    // 5. 发送从机地址（读模式）</w:t>
      </w:r>
    </w:p>
    <w:p w14:paraId="430E4D82" w14:textId="77777777" w:rsidR="00D07476" w:rsidRPr="00D07476" w:rsidRDefault="00D07476" w:rsidP="00D07476">
      <w:r w:rsidRPr="00D07476">
        <w:lastRenderedPageBreak/>
        <w:t xml:space="preserve">    // 例如，0xA0 | 0x01 = 0xA1</w:t>
      </w:r>
    </w:p>
    <w:p w14:paraId="16C04B12" w14:textId="77777777" w:rsidR="00D07476" w:rsidRPr="00D07476" w:rsidRDefault="00D07476" w:rsidP="00D07476">
      <w:r w:rsidRPr="00D07476">
        <w:t xml:space="preserve">    I2C_Send7</w:t>
      </w:r>
      <w:proofErr w:type="gramStart"/>
      <w:r w:rsidRPr="00D07476">
        <w:t>bitAddress(</w:t>
      </w:r>
      <w:proofErr w:type="gramEnd"/>
      <w:r w:rsidRPr="00D07476">
        <w:t xml:space="preserve">I2Cx, </w:t>
      </w:r>
      <w:proofErr w:type="spellStart"/>
      <w:r w:rsidRPr="00D07476">
        <w:t>SlaveAddress</w:t>
      </w:r>
      <w:proofErr w:type="spellEnd"/>
      <w:r w:rsidRPr="00D07476">
        <w:t>, I2C_Direction_Receiver);</w:t>
      </w:r>
    </w:p>
    <w:p w14:paraId="6A0CB905" w14:textId="77777777" w:rsidR="00D07476" w:rsidRPr="00D07476" w:rsidRDefault="00D07476" w:rsidP="00D07476">
      <w:r w:rsidRPr="00D07476">
        <w:t xml:space="preserve">    while </w:t>
      </w:r>
      <w:proofErr w:type="gramStart"/>
      <w:r w:rsidRPr="00D07476">
        <w:t>(!I</w:t>
      </w:r>
      <w:proofErr w:type="gramEnd"/>
      <w:r w:rsidRPr="00D07476">
        <w:t>2C_</w:t>
      </w:r>
      <w:proofErr w:type="gramStart"/>
      <w:r w:rsidRPr="00D07476">
        <w:t>CheckEvent(</w:t>
      </w:r>
      <w:proofErr w:type="gramEnd"/>
      <w:r w:rsidRPr="00D07476">
        <w:t>I2Cx, I2C_EVENT_MASTER_RECEIVER_MODE_SELECTED)); // 等待EV6</w:t>
      </w:r>
    </w:p>
    <w:p w14:paraId="0522D999" w14:textId="77777777" w:rsidR="00D07476" w:rsidRPr="00D07476" w:rsidRDefault="00D07476" w:rsidP="00D07476"/>
    <w:p w14:paraId="250281D3" w14:textId="77777777" w:rsidR="00D07476" w:rsidRPr="00D07476" w:rsidRDefault="00D07476" w:rsidP="00D07476">
      <w:r w:rsidRPr="00D07476">
        <w:t xml:space="preserve">    // 6. 准备接收两个字节</w:t>
      </w:r>
    </w:p>
    <w:p w14:paraId="6C3B3AD1" w14:textId="77777777" w:rsidR="00D07476" w:rsidRPr="00D07476" w:rsidRDefault="00D07476" w:rsidP="00D07476">
      <w:r w:rsidRPr="00D07476">
        <w:t xml:space="preserve">    // 在接收最后一个字节前，需要设置NACK以通知从机停止发送</w:t>
      </w:r>
    </w:p>
    <w:p w14:paraId="374C427C" w14:textId="77777777" w:rsidR="00D07476" w:rsidRPr="00D07476" w:rsidRDefault="00D07476" w:rsidP="00D07476">
      <w:r w:rsidRPr="00D07476">
        <w:t xml:space="preserve">    I2C_AcknowledgeConfig(I2Cx, DISABLE); // 在接收倒数第二个字节后设置NACK</w:t>
      </w:r>
    </w:p>
    <w:p w14:paraId="039F71E2" w14:textId="77777777" w:rsidR="00D07476" w:rsidRPr="00D07476" w:rsidRDefault="00D07476" w:rsidP="00D07476">
      <w:r w:rsidRPr="00D07476">
        <w:t xml:space="preserve">    I2C_GenerateSTOP(I2Cx, ENABLE);       // 在接收最后一个字节前产生停止条件</w:t>
      </w:r>
    </w:p>
    <w:p w14:paraId="16E08E9F" w14:textId="77777777" w:rsidR="00D07476" w:rsidRPr="00D07476" w:rsidRDefault="00D07476" w:rsidP="00D07476"/>
    <w:p w14:paraId="3FCC20FC" w14:textId="77777777" w:rsidR="00D07476" w:rsidRPr="00D07476" w:rsidRDefault="00D07476" w:rsidP="00D07476">
      <w:r w:rsidRPr="00D07476">
        <w:t xml:space="preserve">    // 等待并接收第一个字节（高字节）</w:t>
      </w:r>
    </w:p>
    <w:p w14:paraId="151A385E" w14:textId="77777777" w:rsidR="00D07476" w:rsidRPr="00D07476" w:rsidRDefault="00D07476" w:rsidP="00D07476">
      <w:r w:rsidRPr="00D07476">
        <w:t xml:space="preserve">    while </w:t>
      </w:r>
      <w:proofErr w:type="gramStart"/>
      <w:r w:rsidRPr="00D07476">
        <w:t>(!I</w:t>
      </w:r>
      <w:proofErr w:type="gramEnd"/>
      <w:r w:rsidRPr="00D07476">
        <w:t>2C_</w:t>
      </w:r>
      <w:proofErr w:type="gramStart"/>
      <w:r w:rsidRPr="00D07476">
        <w:t>CheckEvent(</w:t>
      </w:r>
      <w:proofErr w:type="gramEnd"/>
      <w:r w:rsidRPr="00D07476">
        <w:t>I2Cx, I2C_EVENT_MASTER_BYTE_RECEIVED)); // 等待EV7</w:t>
      </w:r>
    </w:p>
    <w:p w14:paraId="29F1394E" w14:textId="77777777" w:rsidR="00D07476" w:rsidRPr="00D07476" w:rsidRDefault="00D07476" w:rsidP="00D07476">
      <w:r w:rsidRPr="00D07476">
        <w:t xml:space="preserve">    </w:t>
      </w:r>
      <w:proofErr w:type="spellStart"/>
      <w:r w:rsidRPr="00D07476">
        <w:t>data_high</w:t>
      </w:r>
      <w:proofErr w:type="spellEnd"/>
      <w:r w:rsidRPr="00D07476">
        <w:t xml:space="preserve"> = I2C_ReceiveData(I2Cx);</w:t>
      </w:r>
    </w:p>
    <w:p w14:paraId="26301FEF" w14:textId="77777777" w:rsidR="00D07476" w:rsidRPr="00D07476" w:rsidRDefault="00D07476" w:rsidP="00D07476"/>
    <w:p w14:paraId="1F45C8F3" w14:textId="77777777" w:rsidR="00D07476" w:rsidRPr="00D07476" w:rsidRDefault="00D07476" w:rsidP="00D07476">
      <w:r w:rsidRPr="00D07476">
        <w:t xml:space="preserve">    // 等待并接收第二个字节（低字节）</w:t>
      </w:r>
    </w:p>
    <w:p w14:paraId="533AE3CC" w14:textId="77777777" w:rsidR="00D07476" w:rsidRPr="00D07476" w:rsidRDefault="00D07476" w:rsidP="00D07476">
      <w:r w:rsidRPr="00D07476">
        <w:t xml:space="preserve">    while </w:t>
      </w:r>
      <w:proofErr w:type="gramStart"/>
      <w:r w:rsidRPr="00D07476">
        <w:t>(!I</w:t>
      </w:r>
      <w:proofErr w:type="gramEnd"/>
      <w:r w:rsidRPr="00D07476">
        <w:t>2C_</w:t>
      </w:r>
      <w:proofErr w:type="gramStart"/>
      <w:r w:rsidRPr="00D07476">
        <w:t>CheckEvent(</w:t>
      </w:r>
      <w:proofErr w:type="gramEnd"/>
      <w:r w:rsidRPr="00D07476">
        <w:t>I2Cx, I2C_EVENT_MASTER_BYTE_RECEIVED)); // 等待EV7</w:t>
      </w:r>
    </w:p>
    <w:p w14:paraId="1541FAEE" w14:textId="77777777" w:rsidR="00D07476" w:rsidRPr="00D07476" w:rsidRDefault="00D07476" w:rsidP="00D07476">
      <w:r w:rsidRPr="00D07476">
        <w:t xml:space="preserve">    </w:t>
      </w:r>
      <w:proofErr w:type="spellStart"/>
      <w:r w:rsidRPr="00D07476">
        <w:t>data_low</w:t>
      </w:r>
      <w:proofErr w:type="spellEnd"/>
      <w:r w:rsidRPr="00D07476">
        <w:t xml:space="preserve"> = I2C_ReceiveData(I2Cx);</w:t>
      </w:r>
    </w:p>
    <w:p w14:paraId="1F442C91" w14:textId="77777777" w:rsidR="00D07476" w:rsidRPr="00D07476" w:rsidRDefault="00D07476" w:rsidP="00D07476"/>
    <w:p w14:paraId="156E81AF" w14:textId="77777777" w:rsidR="00D07476" w:rsidRPr="00D07476" w:rsidRDefault="00D07476" w:rsidP="00D07476">
      <w:r w:rsidRPr="00D07476">
        <w:t xml:space="preserve">    // 7. 重新使能ACK，为下一次通信做准备</w:t>
      </w:r>
    </w:p>
    <w:p w14:paraId="4B71C33B" w14:textId="77777777" w:rsidR="00D07476" w:rsidRPr="00D07476" w:rsidRDefault="00D07476" w:rsidP="00D07476">
      <w:r w:rsidRPr="00D07476">
        <w:t xml:space="preserve">    I2C_</w:t>
      </w:r>
      <w:proofErr w:type="gramStart"/>
      <w:r w:rsidRPr="00D07476">
        <w:t>AcknowledgeConfig(</w:t>
      </w:r>
      <w:proofErr w:type="gramEnd"/>
      <w:r w:rsidRPr="00D07476">
        <w:t>I2Cx, ENABLE);</w:t>
      </w:r>
    </w:p>
    <w:p w14:paraId="665B9229" w14:textId="77777777" w:rsidR="00D07476" w:rsidRPr="00D07476" w:rsidRDefault="00D07476" w:rsidP="00D07476"/>
    <w:p w14:paraId="62032607" w14:textId="77777777" w:rsidR="00D07476" w:rsidRPr="00D07476" w:rsidRDefault="00D07476" w:rsidP="00D07476">
      <w:r w:rsidRPr="00D07476">
        <w:t xml:space="preserve">    // 将两个字节组合成一个16位数据</w:t>
      </w:r>
    </w:p>
    <w:p w14:paraId="2DD6D367" w14:textId="77777777" w:rsidR="00D07476" w:rsidRPr="00D07476" w:rsidRDefault="00D07476" w:rsidP="00D07476">
      <w:r w:rsidRPr="00D07476">
        <w:t xml:space="preserve">    data = (</w:t>
      </w:r>
      <w:proofErr w:type="spellStart"/>
      <w:r w:rsidRPr="00D07476">
        <w:t>data_high</w:t>
      </w:r>
      <w:proofErr w:type="spellEnd"/>
      <w:r w:rsidRPr="00D07476">
        <w:t xml:space="preserve"> &lt;&lt; 8) | </w:t>
      </w:r>
      <w:proofErr w:type="spellStart"/>
      <w:r w:rsidRPr="00D07476">
        <w:t>data_low</w:t>
      </w:r>
      <w:proofErr w:type="spellEnd"/>
      <w:r w:rsidRPr="00D07476">
        <w:t>;</w:t>
      </w:r>
    </w:p>
    <w:p w14:paraId="2578EFBC" w14:textId="77777777" w:rsidR="00D07476" w:rsidRPr="00D07476" w:rsidRDefault="00D07476" w:rsidP="00D07476">
      <w:r w:rsidRPr="00D07476">
        <w:t xml:space="preserve">    </w:t>
      </w:r>
    </w:p>
    <w:p w14:paraId="2B91C68E" w14:textId="77777777" w:rsidR="00D07476" w:rsidRPr="00D07476" w:rsidRDefault="00D07476" w:rsidP="00D07476">
      <w:r w:rsidRPr="00D07476">
        <w:t xml:space="preserve">    return data;</w:t>
      </w:r>
    </w:p>
    <w:p w14:paraId="127B0576" w14:textId="77777777" w:rsidR="00D07476" w:rsidRPr="00D07476" w:rsidRDefault="00D07476" w:rsidP="00D07476">
      <w:r w:rsidRPr="00D07476">
        <w:t>}</w:t>
      </w:r>
    </w:p>
    <w:p w14:paraId="148D4B79" w14:textId="77777777" w:rsidR="00D07476" w:rsidRPr="00D07476" w:rsidRDefault="00D07476" w:rsidP="00C12B88">
      <w:pPr>
        <w:pStyle w:val="3"/>
      </w:pPr>
      <w:r w:rsidRPr="00D07476">
        <w:rPr>
          <w:rFonts w:ascii="Segoe UI Emoji" w:hAnsi="Segoe UI Emoji" w:cs="Segoe UI Emoji"/>
        </w:rPr>
        <w:lastRenderedPageBreak/>
        <w:t>💡</w:t>
      </w:r>
      <w:r w:rsidRPr="00D07476">
        <w:t xml:space="preserve"> 重要注意事项 </w:t>
      </w:r>
    </w:p>
    <w:p w14:paraId="0B951F00" w14:textId="77777777" w:rsidR="00D07476" w:rsidRPr="00D07476" w:rsidRDefault="00D07476" w:rsidP="00D07476">
      <w:pPr>
        <w:numPr>
          <w:ilvl w:val="0"/>
          <w:numId w:val="675"/>
        </w:numPr>
      </w:pPr>
      <w:r w:rsidRPr="00D07476">
        <w:rPr>
          <w:rFonts w:ascii="Times New Roman" w:hAnsi="Times New Roman" w:cs="Times New Roman"/>
        </w:rPr>
        <w:t>​</w:t>
      </w:r>
      <w:r w:rsidRPr="00D07476">
        <w:rPr>
          <w:b/>
          <w:bCs/>
        </w:rPr>
        <w:t>从机地址处理</w:t>
      </w:r>
      <w:r w:rsidRPr="00D07476">
        <w:rPr>
          <w:rFonts w:ascii="Times New Roman" w:hAnsi="Times New Roman" w:cs="Times New Roman"/>
        </w:rPr>
        <w:t>​</w:t>
      </w:r>
      <w:r w:rsidRPr="00D07476">
        <w:t xml:space="preserve">：在I²C协议中，7位从机地址需要左移1位，最低位表示读写方向（0写，1读）。示例中的 </w:t>
      </w:r>
      <w:proofErr w:type="spellStart"/>
      <w:r w:rsidRPr="00D07476">
        <w:t>SlaveAddress</w:t>
      </w:r>
      <w:proofErr w:type="spellEnd"/>
      <w:r w:rsidRPr="00D07476">
        <w:t>应是已经过此处理的地址。</w:t>
      </w:r>
    </w:p>
    <w:p w14:paraId="72D305C2" w14:textId="77777777" w:rsidR="00D07476" w:rsidRPr="00D07476" w:rsidRDefault="00D07476" w:rsidP="00D07476">
      <w:pPr>
        <w:numPr>
          <w:ilvl w:val="0"/>
          <w:numId w:val="675"/>
        </w:numPr>
      </w:pPr>
      <w:r w:rsidRPr="00D07476">
        <w:rPr>
          <w:rFonts w:ascii="Times New Roman" w:hAnsi="Times New Roman" w:cs="Times New Roman"/>
        </w:rPr>
        <w:t>​</w:t>
      </w:r>
      <w:r w:rsidRPr="00D07476">
        <w:rPr>
          <w:b/>
          <w:bCs/>
        </w:rPr>
        <w:t>错误处理</w:t>
      </w:r>
      <w:r w:rsidRPr="00D07476">
        <w:rPr>
          <w:rFonts w:ascii="Times New Roman" w:hAnsi="Times New Roman" w:cs="Times New Roman"/>
        </w:rPr>
        <w:t>​</w:t>
      </w:r>
      <w:r w:rsidRPr="00D07476">
        <w:t>：上面的示例为了清晰省略了大部分错误处理（如无应答判断）。在实际应用中，必须在每个关键步骤后检查超时或错误标志，并在出错时终止流程（例如发送停止信号并返回一个错误值）。</w:t>
      </w:r>
    </w:p>
    <w:p w14:paraId="2490DD9D" w14:textId="77777777" w:rsidR="00D07476" w:rsidRPr="00D07476" w:rsidRDefault="00D07476" w:rsidP="00D07476">
      <w:pPr>
        <w:numPr>
          <w:ilvl w:val="0"/>
          <w:numId w:val="675"/>
        </w:numPr>
      </w:pPr>
      <w:r w:rsidRPr="00D07476">
        <w:rPr>
          <w:rFonts w:ascii="Times New Roman" w:hAnsi="Times New Roman" w:cs="Times New Roman"/>
        </w:rPr>
        <w:t>​</w:t>
      </w:r>
      <w:r w:rsidRPr="00D07476">
        <w:rPr>
          <w:b/>
          <w:bCs/>
        </w:rPr>
        <w:t>事件检查</w:t>
      </w:r>
      <w:r w:rsidRPr="00D07476">
        <w:rPr>
          <w:rFonts w:ascii="Times New Roman" w:hAnsi="Times New Roman" w:cs="Times New Roman"/>
        </w:rPr>
        <w:t>​</w:t>
      </w:r>
      <w:r w:rsidRPr="00D07476">
        <w:t>：I2C_CheckEvent函数用于检查I²C总线上的特定事件（如EV5, EV6等），这是确保通信时序正确的关键。</w:t>
      </w:r>
    </w:p>
    <w:p w14:paraId="64928682" w14:textId="77777777" w:rsidR="00D07476" w:rsidRPr="00D07476" w:rsidRDefault="00D07476" w:rsidP="00D07476">
      <w:pPr>
        <w:numPr>
          <w:ilvl w:val="0"/>
          <w:numId w:val="675"/>
        </w:numPr>
      </w:pPr>
      <w:r w:rsidRPr="00D07476">
        <w:rPr>
          <w:rFonts w:ascii="Times New Roman" w:hAnsi="Times New Roman" w:cs="Times New Roman"/>
        </w:rPr>
        <w:t>​</w:t>
      </w:r>
      <w:r w:rsidRPr="00D07476">
        <w:rPr>
          <w:b/>
          <w:bCs/>
        </w:rPr>
        <w:t>字节序（Endianness）</w:t>
      </w:r>
      <w:r w:rsidRPr="00D07476">
        <w:rPr>
          <w:rFonts w:ascii="Times New Roman" w:hAnsi="Times New Roman" w:cs="Times New Roman"/>
          <w:b/>
          <w:bCs/>
        </w:rPr>
        <w:t>​</w:t>
      </w:r>
      <w:r w:rsidRPr="00D07476">
        <w:rPr>
          <w:rFonts w:ascii="Times New Roman" w:hAnsi="Times New Roman" w:cs="Times New Roman"/>
        </w:rPr>
        <w:t>​</w:t>
      </w:r>
      <w:r w:rsidRPr="00D07476">
        <w:t>：此代码假设从设备发送的数据是</w:t>
      </w:r>
      <w:r w:rsidRPr="00D07476">
        <w:rPr>
          <w:b/>
          <w:bCs/>
        </w:rPr>
        <w:t>高字节在前（大端序）</w:t>
      </w:r>
      <w:r w:rsidRPr="00D07476">
        <w:rPr>
          <w:rFonts w:ascii="Times New Roman" w:hAnsi="Times New Roman" w:cs="Times New Roman"/>
          <w:b/>
          <w:bCs/>
        </w:rPr>
        <w:t>​</w:t>
      </w:r>
      <w:r w:rsidRPr="00D07476">
        <w:t xml:space="preserve">。有些设备可能采用低字节在前（小端序），这时需要调整组合顺序为 data = </w:t>
      </w:r>
      <w:proofErr w:type="gramStart"/>
      <w:r w:rsidRPr="00D07476">
        <w:t>(</w:t>
      </w:r>
      <w:proofErr w:type="spellStart"/>
      <w:r w:rsidRPr="00D07476">
        <w:t>data_low</w:t>
      </w:r>
      <w:proofErr w:type="spellEnd"/>
      <w:r w:rsidRPr="00D07476">
        <w:t xml:space="preserve"> &lt;&lt; 8)</w:t>
      </w:r>
      <w:proofErr w:type="gramEnd"/>
      <w:r w:rsidRPr="00D07476">
        <w:t xml:space="preserve"> | </w:t>
      </w:r>
      <w:proofErr w:type="spellStart"/>
      <w:r w:rsidRPr="00D07476">
        <w:t>data_high</w:t>
      </w:r>
      <w:proofErr w:type="spellEnd"/>
      <w:proofErr w:type="gramStart"/>
      <w:r w:rsidRPr="00D07476">
        <w:t>;。</w:t>
      </w:r>
      <w:proofErr w:type="gramEnd"/>
      <w:r w:rsidRPr="00D07476">
        <w:t>请务必查阅具体器件的数据手册。</w:t>
      </w:r>
    </w:p>
    <w:p w14:paraId="643F0516" w14:textId="77777777" w:rsidR="00D07476" w:rsidRPr="00D07476" w:rsidRDefault="00D07476" w:rsidP="00D07476">
      <w:pPr>
        <w:numPr>
          <w:ilvl w:val="0"/>
          <w:numId w:val="675"/>
        </w:numPr>
      </w:pPr>
      <w:r w:rsidRPr="00D07476">
        <w:rPr>
          <w:rFonts w:ascii="Times New Roman" w:hAnsi="Times New Roman" w:cs="Times New Roman"/>
        </w:rPr>
        <w:t>​</w:t>
      </w:r>
      <w:r w:rsidRPr="00D07476">
        <w:rPr>
          <w:b/>
          <w:bCs/>
        </w:rPr>
        <w:t>软件模拟I²C</w:t>
      </w:r>
      <w:r w:rsidRPr="00D07476">
        <w:rPr>
          <w:rFonts w:ascii="Times New Roman" w:hAnsi="Times New Roman" w:cs="Times New Roman"/>
        </w:rPr>
        <w:t>​</w:t>
      </w:r>
      <w:r w:rsidRPr="00D07476">
        <w:t>：如果使用GPIO模拟I²C（软件I²C），流程完全一致，但具体函数调用会变为控制GPIO电平和延时的底层函数。</w:t>
      </w:r>
    </w:p>
    <w:p w14:paraId="60B3115B" w14:textId="77777777" w:rsidR="00D07476" w:rsidRPr="00D07476" w:rsidRDefault="00D07476" w:rsidP="00C12B88">
      <w:pPr>
        <w:pStyle w:val="3"/>
      </w:pPr>
      <w:r w:rsidRPr="00D07476">
        <w:rPr>
          <w:rFonts w:ascii="Segoe UI Emoji" w:hAnsi="Segoe UI Emoji" w:cs="Segoe UI Emoji"/>
        </w:rPr>
        <w:t>💎</w:t>
      </w:r>
      <w:r w:rsidRPr="00D07476">
        <w:t xml:space="preserve"> 总结 </w:t>
      </w:r>
    </w:p>
    <w:p w14:paraId="50ADAD45" w14:textId="77777777" w:rsidR="00D07476" w:rsidRPr="00D07476" w:rsidRDefault="00D07476" w:rsidP="00D07476">
      <w:r w:rsidRPr="00D07476">
        <w:t>实现 I2C_ReadRegister函数的核心在于严格按照I²C协议的</w:t>
      </w:r>
      <w:r w:rsidRPr="00D07476">
        <w:rPr>
          <w:rFonts w:ascii="Times New Roman" w:hAnsi="Times New Roman" w:cs="Times New Roman"/>
          <w:b/>
          <w:bCs/>
        </w:rPr>
        <w:t>​</w:t>
      </w:r>
      <w:r w:rsidRPr="00D07476">
        <w:rPr>
          <w:rFonts w:ascii="等线" w:eastAsia="等线" w:hAnsi="等线" w:cs="等线" w:hint="eastAsia"/>
          <w:b/>
          <w:bCs/>
        </w:rPr>
        <w:t>“</w:t>
      </w:r>
      <w:r w:rsidRPr="00D07476">
        <w:rPr>
          <w:b/>
          <w:bCs/>
        </w:rPr>
        <w:t>写入寄存器地址后重复起始再读取”</w:t>
      </w:r>
      <w:r w:rsidRPr="00D07476">
        <w:rPr>
          <w:rFonts w:ascii="Times New Roman" w:hAnsi="Times New Roman" w:cs="Times New Roman"/>
          <w:b/>
          <w:bCs/>
        </w:rPr>
        <w:t>​</w:t>
      </w:r>
      <w:r w:rsidRPr="00D07476">
        <w:t>的序列操作，并正确处理字节序。请务必根据您使用的具体MCU型号和从设备数据手册来调整代码中的从机地址、事件检查方式以及字节顺序。</w:t>
      </w:r>
    </w:p>
    <w:p w14:paraId="31DD0868" w14:textId="77777777" w:rsidR="00D07476" w:rsidRPr="00D07476" w:rsidRDefault="00D07476" w:rsidP="00D07476">
      <w:r w:rsidRPr="00D07476">
        <w:t>希望这份详细的讲解能帮助您更好地理解和实现I²C寄存器的读取操作。如果您有特定的芯片平台或遇到具体问题，欢迎提供更多信息以便进一步探讨。</w:t>
      </w:r>
    </w:p>
    <w:p w14:paraId="41732767" w14:textId="77777777" w:rsidR="00D07476" w:rsidRPr="00D07476" w:rsidRDefault="00D07476" w:rsidP="00D07476"/>
    <w:p w14:paraId="47FAB634" w14:textId="497061E8" w:rsidR="005F7F5A" w:rsidRDefault="005F7F5A" w:rsidP="00B45D1A">
      <w:pPr>
        <w:pStyle w:val="2"/>
      </w:pPr>
      <w:r>
        <w:t>I2C_SoftwareResetCmd()</w:t>
      </w:r>
      <w:r w:rsidR="00A12907">
        <w:br/>
      </w:r>
      <w:r w:rsidR="00A12907" w:rsidRPr="00A12907">
        <w:rPr>
          <w:b/>
          <w:bCs/>
        </w:rPr>
        <w:t>使能或失能指定I²C外设的软件复位功能</w:t>
      </w:r>
    </w:p>
    <w:p w14:paraId="44B069C5" w14:textId="77777777" w:rsidR="00A12907" w:rsidRPr="00A12907" w:rsidRDefault="00A12907" w:rsidP="00A12907">
      <w:r w:rsidRPr="00A12907">
        <w:t>在STM32的开发中，I2C_SoftwareResetCmd是一个用于控制I²C外设软件复位功能的函数。以下是对该函数的详细讲解。</w:t>
      </w:r>
    </w:p>
    <w:p w14:paraId="3ED6792B" w14:textId="77777777" w:rsidR="00A12907" w:rsidRPr="00A12907" w:rsidRDefault="00A12907" w:rsidP="00C12B88">
      <w:pPr>
        <w:pStyle w:val="3"/>
      </w:pPr>
      <w:r w:rsidRPr="00A12907">
        <w:t xml:space="preserve">函数原型 </w:t>
      </w:r>
    </w:p>
    <w:p w14:paraId="44F32EDA" w14:textId="77777777" w:rsidR="00A12907" w:rsidRPr="00A12907" w:rsidRDefault="00A12907" w:rsidP="00A12907">
      <w:r w:rsidRPr="00A12907">
        <w:t>void I2C_</w:t>
      </w:r>
      <w:proofErr w:type="gramStart"/>
      <w:r w:rsidRPr="00A12907">
        <w:t>SoftwareResetCmd(</w:t>
      </w:r>
      <w:proofErr w:type="gramEnd"/>
      <w:r w:rsidRPr="00A12907">
        <w:t xml:space="preserve">I2C_TypeDef* I2Cx, </w:t>
      </w:r>
      <w:proofErr w:type="spellStart"/>
      <w:r w:rsidRPr="00A12907">
        <w:t>FunctionalState</w:t>
      </w:r>
      <w:proofErr w:type="spellEnd"/>
      <w:r w:rsidRPr="00A12907">
        <w:t xml:space="preserve"> </w:t>
      </w:r>
      <w:proofErr w:type="spellStart"/>
      <w:r w:rsidRPr="00A12907">
        <w:t>NewState</w:t>
      </w:r>
      <w:proofErr w:type="spellEnd"/>
      <w:r w:rsidRPr="00A12907">
        <w:t>);</w:t>
      </w:r>
    </w:p>
    <w:p w14:paraId="40593EEE" w14:textId="77777777" w:rsidR="00A12907" w:rsidRPr="00A12907" w:rsidRDefault="00A12907" w:rsidP="00A12907">
      <w:pPr>
        <w:numPr>
          <w:ilvl w:val="0"/>
          <w:numId w:val="676"/>
        </w:numPr>
      </w:pPr>
      <w:r w:rsidRPr="00A12907">
        <w:rPr>
          <w:rFonts w:ascii="Times New Roman" w:hAnsi="Times New Roman" w:cs="Times New Roman"/>
        </w:rPr>
        <w:t>​</w:t>
      </w:r>
      <w:r w:rsidRPr="00A12907">
        <w:rPr>
          <w:b/>
          <w:bCs/>
        </w:rPr>
        <w:t>I2Cx</w:t>
      </w:r>
      <w:r w:rsidRPr="00A12907">
        <w:rPr>
          <w:rFonts w:ascii="Times New Roman" w:hAnsi="Times New Roman" w:cs="Times New Roman"/>
        </w:rPr>
        <w:t>​</w:t>
      </w:r>
      <w:r w:rsidRPr="00A12907">
        <w:t>：指向要操作的I²C外设的指针（例如 I2C1, I2C2）。</w:t>
      </w:r>
    </w:p>
    <w:p w14:paraId="3AD01338" w14:textId="77777777" w:rsidR="00A12907" w:rsidRPr="00A12907" w:rsidRDefault="00A12907" w:rsidP="00A12907">
      <w:pPr>
        <w:numPr>
          <w:ilvl w:val="0"/>
          <w:numId w:val="676"/>
        </w:numPr>
      </w:pPr>
      <w:r w:rsidRPr="00A12907">
        <w:rPr>
          <w:rFonts w:ascii="Times New Roman" w:hAnsi="Times New Roman" w:cs="Times New Roman"/>
        </w:rPr>
        <w:t>​</w:t>
      </w:r>
      <w:proofErr w:type="spellStart"/>
      <w:r w:rsidRPr="00A12907">
        <w:rPr>
          <w:b/>
          <w:bCs/>
        </w:rPr>
        <w:t>NewState</w:t>
      </w:r>
      <w:proofErr w:type="spellEnd"/>
      <w:r w:rsidRPr="00A12907">
        <w:rPr>
          <w:rFonts w:ascii="Times New Roman" w:hAnsi="Times New Roman" w:cs="Times New Roman"/>
        </w:rPr>
        <w:t>​</w:t>
      </w:r>
      <w:r w:rsidRPr="00A12907">
        <w:t>：指定软件复位功能的新状态，取值为 ENABLE（使能复位）或 DISABLE（失能复位）。</w:t>
      </w:r>
    </w:p>
    <w:p w14:paraId="5B7E0E41" w14:textId="77777777" w:rsidR="00A12907" w:rsidRPr="00A12907" w:rsidRDefault="00A12907" w:rsidP="00C12B88">
      <w:pPr>
        <w:pStyle w:val="3"/>
      </w:pPr>
      <w:r w:rsidRPr="00A12907">
        <w:lastRenderedPageBreak/>
        <w:t xml:space="preserve">功能说明 </w:t>
      </w:r>
    </w:p>
    <w:p w14:paraId="0DF5B553" w14:textId="77777777" w:rsidR="00A12907" w:rsidRPr="00A12907" w:rsidRDefault="00A12907" w:rsidP="00A12907">
      <w:r w:rsidRPr="00A12907">
        <w:t>该函数用于</w:t>
      </w:r>
      <w:r w:rsidRPr="00A12907">
        <w:rPr>
          <w:b/>
          <w:bCs/>
        </w:rPr>
        <w:t>使能或失能指定I²C外设的软件复位功能</w:t>
      </w:r>
      <w:r w:rsidRPr="00A12907">
        <w:t>。当I²C总线因某些异常情况（如从设备未正确释放SDA线）而陷入死锁（“挂起”或“假死”）状态时，可以通过触发软件复位来尝试恢复总线的正常运行。</w:t>
      </w:r>
    </w:p>
    <w:p w14:paraId="2639DF3C" w14:textId="77777777" w:rsidR="00A12907" w:rsidRPr="00A12907" w:rsidRDefault="00A12907" w:rsidP="00A12907">
      <w:pPr>
        <w:numPr>
          <w:ilvl w:val="0"/>
          <w:numId w:val="677"/>
        </w:numPr>
      </w:pPr>
      <w:r w:rsidRPr="00A12907">
        <w:rPr>
          <w:rFonts w:ascii="Times New Roman" w:hAnsi="Times New Roman" w:cs="Times New Roman"/>
        </w:rPr>
        <w:t>​</w:t>
      </w:r>
      <w:r w:rsidRPr="00A12907">
        <w:rPr>
          <w:b/>
          <w:bCs/>
        </w:rPr>
        <w:t xml:space="preserve">使能复位 </w:t>
      </w:r>
      <w:proofErr w:type="gramStart"/>
      <w:r w:rsidRPr="00A12907">
        <w:rPr>
          <w:b/>
          <w:bCs/>
        </w:rPr>
        <w:t>(</w:t>
      </w:r>
      <w:proofErr w:type="spellStart"/>
      <w:r w:rsidRPr="00A12907">
        <w:rPr>
          <w:b/>
          <w:bCs/>
        </w:rPr>
        <w:t>NewState</w:t>
      </w:r>
      <w:proofErr w:type="spellEnd"/>
      <w:r w:rsidRPr="00A12907">
        <w:rPr>
          <w:b/>
          <w:bCs/>
        </w:rPr>
        <w:t xml:space="preserve"> = ENABLE)</w:t>
      </w:r>
      <w:proofErr w:type="gramEnd"/>
      <w:r w:rsidRPr="00A12907">
        <w:rPr>
          <w:rFonts w:ascii="Times New Roman" w:hAnsi="Times New Roman" w:cs="Times New Roman"/>
          <w:b/>
          <w:bCs/>
        </w:rPr>
        <w:t>​</w:t>
      </w:r>
      <w:r w:rsidRPr="00A12907">
        <w:rPr>
          <w:rFonts w:ascii="Times New Roman" w:hAnsi="Times New Roman" w:cs="Times New Roman"/>
        </w:rPr>
        <w:t>​</w:t>
      </w:r>
      <w:r w:rsidRPr="00A12907">
        <w:t>：通常会置位I²C控制寄存器（</w:t>
      </w:r>
      <w:proofErr w:type="gramStart"/>
      <w:r w:rsidRPr="00A12907">
        <w:t>如 I2C_CR1</w:t>
      </w:r>
      <w:proofErr w:type="gramEnd"/>
      <w:r w:rsidRPr="00A12907">
        <w:t>）中的软件复位位（例如 SWRST位）。这会</w:t>
      </w:r>
      <w:r w:rsidRPr="00A12907">
        <w:rPr>
          <w:b/>
          <w:bCs/>
        </w:rPr>
        <w:t>将I²C外设的大部分寄存器重置到其默认状态</w:t>
      </w:r>
      <w:r w:rsidRPr="00A12907">
        <w:t>，例如控制寄存器、状态寄存器等，从而清除可能存在的错误状态。</w:t>
      </w:r>
    </w:p>
    <w:p w14:paraId="1535CF79" w14:textId="77777777" w:rsidR="00A12907" w:rsidRPr="00A12907" w:rsidRDefault="00A12907" w:rsidP="00A12907">
      <w:pPr>
        <w:numPr>
          <w:ilvl w:val="0"/>
          <w:numId w:val="677"/>
        </w:numPr>
      </w:pPr>
      <w:r w:rsidRPr="00A12907">
        <w:rPr>
          <w:rFonts w:ascii="Times New Roman" w:hAnsi="Times New Roman" w:cs="Times New Roman"/>
        </w:rPr>
        <w:t>​</w:t>
      </w:r>
      <w:r w:rsidRPr="00A12907">
        <w:rPr>
          <w:b/>
          <w:bCs/>
        </w:rPr>
        <w:t xml:space="preserve">失能复位 </w:t>
      </w:r>
      <w:proofErr w:type="gramStart"/>
      <w:r w:rsidRPr="00A12907">
        <w:rPr>
          <w:b/>
          <w:bCs/>
        </w:rPr>
        <w:t>(</w:t>
      </w:r>
      <w:proofErr w:type="spellStart"/>
      <w:r w:rsidRPr="00A12907">
        <w:rPr>
          <w:b/>
          <w:bCs/>
        </w:rPr>
        <w:t>NewState</w:t>
      </w:r>
      <w:proofErr w:type="spellEnd"/>
      <w:r w:rsidRPr="00A12907">
        <w:rPr>
          <w:b/>
          <w:bCs/>
        </w:rPr>
        <w:t xml:space="preserve"> = DISABLE)</w:t>
      </w:r>
      <w:proofErr w:type="gramEnd"/>
      <w:r w:rsidRPr="00A12907">
        <w:rPr>
          <w:rFonts w:ascii="Times New Roman" w:hAnsi="Times New Roman" w:cs="Times New Roman"/>
          <w:b/>
          <w:bCs/>
        </w:rPr>
        <w:t>​</w:t>
      </w:r>
      <w:r w:rsidRPr="00A12907">
        <w:rPr>
          <w:rFonts w:ascii="Times New Roman" w:hAnsi="Times New Roman" w:cs="Times New Roman"/>
        </w:rPr>
        <w:t>​</w:t>
      </w:r>
      <w:r w:rsidRPr="00A12907">
        <w:t>：清除软件复位位，使I²C外设退出复位状态，恢复正常操作。</w:t>
      </w:r>
    </w:p>
    <w:p w14:paraId="4C652428" w14:textId="77777777" w:rsidR="00A12907" w:rsidRPr="00A12907" w:rsidRDefault="00A12907" w:rsidP="00C12B88">
      <w:pPr>
        <w:pStyle w:val="3"/>
      </w:pPr>
      <w:r w:rsidRPr="00A12907">
        <w:t xml:space="preserve">典型使用场景与流程 </w:t>
      </w:r>
    </w:p>
    <w:p w14:paraId="5F28EC25" w14:textId="77777777" w:rsidR="00A12907" w:rsidRPr="00A12907" w:rsidRDefault="00A12907" w:rsidP="00A12907">
      <w:r w:rsidRPr="00A12907">
        <w:t>软件复位通常是处理I²C通信错误（如总线错误BERR、仲裁丢失ARLO、无应答AF等）的恢复策略中的一环。一个典型的包含软件复位的错误恢复流程如下：</w:t>
      </w:r>
    </w:p>
    <w:p w14:paraId="3FF82A92" w14:textId="77777777" w:rsidR="00A12907" w:rsidRPr="00A12907" w:rsidRDefault="00A12907" w:rsidP="00A12907">
      <w:pPr>
        <w:numPr>
          <w:ilvl w:val="0"/>
          <w:numId w:val="678"/>
        </w:numPr>
      </w:pPr>
      <w:r w:rsidRPr="00A12907">
        <w:rPr>
          <w:rFonts w:ascii="Times New Roman" w:hAnsi="Times New Roman" w:cs="Times New Roman"/>
        </w:rPr>
        <w:t>​</w:t>
      </w:r>
      <w:r w:rsidRPr="00A12907">
        <w:rPr>
          <w:b/>
          <w:bCs/>
        </w:rPr>
        <w:t>检测错误</w:t>
      </w:r>
      <w:r w:rsidRPr="00A12907">
        <w:rPr>
          <w:rFonts w:ascii="Times New Roman" w:hAnsi="Times New Roman" w:cs="Times New Roman"/>
        </w:rPr>
        <w:t>​</w:t>
      </w:r>
      <w:r w:rsidRPr="00A12907">
        <w:t>：通过检查I²C状态寄存器（如 I2C_SR1）发现错误标志（如 BERR, ARLO, AF)。</w:t>
      </w:r>
    </w:p>
    <w:p w14:paraId="2E8608CB" w14:textId="77777777" w:rsidR="00A12907" w:rsidRPr="00A12907" w:rsidRDefault="00A12907" w:rsidP="00A12907">
      <w:pPr>
        <w:numPr>
          <w:ilvl w:val="0"/>
          <w:numId w:val="678"/>
        </w:numPr>
      </w:pPr>
      <w:r w:rsidRPr="00A12907">
        <w:rPr>
          <w:rFonts w:ascii="Times New Roman" w:hAnsi="Times New Roman" w:cs="Times New Roman"/>
        </w:rPr>
        <w:t>​</w:t>
      </w:r>
      <w:r w:rsidRPr="00A12907">
        <w:rPr>
          <w:b/>
          <w:bCs/>
        </w:rPr>
        <w:t>清除错误标志</w:t>
      </w:r>
      <w:r w:rsidRPr="00A12907">
        <w:t>。</w:t>
      </w:r>
    </w:p>
    <w:p w14:paraId="670C20D8" w14:textId="77777777" w:rsidR="00A12907" w:rsidRPr="00A12907" w:rsidRDefault="00A12907" w:rsidP="00A12907">
      <w:pPr>
        <w:numPr>
          <w:ilvl w:val="0"/>
          <w:numId w:val="678"/>
        </w:numPr>
      </w:pPr>
      <w:r w:rsidRPr="00A12907">
        <w:rPr>
          <w:rFonts w:ascii="Times New Roman" w:hAnsi="Times New Roman" w:cs="Times New Roman"/>
        </w:rPr>
        <w:t>​</w:t>
      </w:r>
      <w:r w:rsidRPr="00A12907">
        <w:rPr>
          <w:b/>
          <w:bCs/>
        </w:rPr>
        <w:t>执行软件复位</w:t>
      </w:r>
      <w:r w:rsidRPr="00A12907">
        <w:rPr>
          <w:rFonts w:ascii="Times New Roman" w:hAnsi="Times New Roman" w:cs="Times New Roman"/>
        </w:rPr>
        <w:t>​</w:t>
      </w:r>
      <w:r w:rsidRPr="00A12907">
        <w:t>：</w:t>
      </w:r>
    </w:p>
    <w:p w14:paraId="5754FB26" w14:textId="77777777" w:rsidR="00A12907" w:rsidRPr="00A12907" w:rsidRDefault="00A12907" w:rsidP="00A12907">
      <w:pPr>
        <w:numPr>
          <w:ilvl w:val="1"/>
          <w:numId w:val="678"/>
        </w:numPr>
      </w:pPr>
      <w:r w:rsidRPr="00A12907">
        <w:t>首先关闭I²C外设（清除 I2C_CR1的 PE位）。</w:t>
      </w:r>
    </w:p>
    <w:p w14:paraId="7233C43B" w14:textId="77777777" w:rsidR="00A12907" w:rsidRPr="00A12907" w:rsidRDefault="00A12907" w:rsidP="00A12907">
      <w:pPr>
        <w:numPr>
          <w:ilvl w:val="1"/>
          <w:numId w:val="678"/>
        </w:numPr>
      </w:pPr>
      <w:r w:rsidRPr="00A12907">
        <w:t>接着，调用 I2C_SoftwareResetCmd(I2Cx, ENABLE)来触发软件复位。</w:t>
      </w:r>
    </w:p>
    <w:p w14:paraId="46FC0D0F" w14:textId="77777777" w:rsidR="00A12907" w:rsidRPr="00A12907" w:rsidRDefault="00A12907" w:rsidP="00A12907">
      <w:pPr>
        <w:numPr>
          <w:ilvl w:val="1"/>
          <w:numId w:val="678"/>
        </w:numPr>
      </w:pPr>
      <w:r w:rsidRPr="00A12907">
        <w:t>短暂延时后，调用 I2C_SoftwareResetCmd(I2Cx, DISABLE)结束复位。</w:t>
      </w:r>
    </w:p>
    <w:p w14:paraId="4E8DDB94" w14:textId="77777777" w:rsidR="00A12907" w:rsidRPr="00A12907" w:rsidRDefault="00A12907" w:rsidP="00A12907">
      <w:pPr>
        <w:numPr>
          <w:ilvl w:val="1"/>
          <w:numId w:val="678"/>
        </w:numPr>
      </w:pPr>
      <w:r w:rsidRPr="00A12907">
        <w:t>根据芯片手册建议，确保复位信号保持足够长的时间（例如，STM32要求PE位在清除后至少保持3个APB时钟周期的低电平）。</w:t>
      </w:r>
    </w:p>
    <w:p w14:paraId="332DA285" w14:textId="77777777" w:rsidR="00A12907" w:rsidRPr="00A12907" w:rsidRDefault="00A12907" w:rsidP="00A12907">
      <w:pPr>
        <w:numPr>
          <w:ilvl w:val="0"/>
          <w:numId w:val="678"/>
        </w:numPr>
      </w:pPr>
      <w:r w:rsidRPr="00A12907">
        <w:rPr>
          <w:rFonts w:ascii="Times New Roman" w:hAnsi="Times New Roman" w:cs="Times New Roman"/>
        </w:rPr>
        <w:t>​</w:t>
      </w:r>
      <w:r w:rsidRPr="00A12907">
        <w:rPr>
          <w:b/>
          <w:bCs/>
        </w:rPr>
        <w:t>重新初始化I²C外设</w:t>
      </w:r>
      <w:r w:rsidRPr="00A12907">
        <w:rPr>
          <w:rFonts w:ascii="Times New Roman" w:hAnsi="Times New Roman" w:cs="Times New Roman"/>
        </w:rPr>
        <w:t>​</w:t>
      </w:r>
      <w:r w:rsidRPr="00A12907">
        <w:t>：复位完成后，需要重新调用初始化函数（如 I2C_Init）来配置I²C参数，然后重新使能外设（设置 PE位）。</w:t>
      </w:r>
    </w:p>
    <w:p w14:paraId="78C0956A" w14:textId="77777777" w:rsidR="00A12907" w:rsidRPr="00A12907" w:rsidRDefault="00A12907" w:rsidP="00C12B88">
      <w:pPr>
        <w:pStyle w:val="3"/>
      </w:pPr>
      <w:r w:rsidRPr="00A12907">
        <w:t xml:space="preserve">示例代码片段 </w:t>
      </w:r>
    </w:p>
    <w:p w14:paraId="0F310031" w14:textId="77777777" w:rsidR="00A12907" w:rsidRPr="00A12907" w:rsidRDefault="00A12907" w:rsidP="00A12907">
      <w:r w:rsidRPr="00A12907">
        <w:t>下面是一个在错误处理中使用软件复位的简化示例，基于多个来源的通用做法：</w:t>
      </w:r>
    </w:p>
    <w:p w14:paraId="65E114DE" w14:textId="77777777" w:rsidR="00A12907" w:rsidRPr="00A12907" w:rsidRDefault="00A12907" w:rsidP="00A12907">
      <w:r w:rsidRPr="00A12907">
        <w:t>void I2C_</w:t>
      </w:r>
      <w:proofErr w:type="gramStart"/>
      <w:r w:rsidRPr="00A12907">
        <w:t>ErrorRecovery(</w:t>
      </w:r>
      <w:proofErr w:type="gramEnd"/>
      <w:r w:rsidRPr="00A12907">
        <w:t xml:space="preserve">I2C_TypeDef* </w:t>
      </w:r>
      <w:proofErr w:type="gramStart"/>
      <w:r w:rsidRPr="00A12907">
        <w:t>I2Cx) {</w:t>
      </w:r>
      <w:proofErr w:type="gramEnd"/>
    </w:p>
    <w:p w14:paraId="06EA63EA" w14:textId="77777777" w:rsidR="00A12907" w:rsidRPr="00A12907" w:rsidRDefault="00A12907" w:rsidP="00A12907">
      <w:r w:rsidRPr="00A12907">
        <w:t xml:space="preserve">    // 1. 关闭I²C外设</w:t>
      </w:r>
    </w:p>
    <w:p w14:paraId="6907C49F" w14:textId="77777777" w:rsidR="00A12907" w:rsidRPr="00A12907" w:rsidRDefault="00A12907" w:rsidP="00A12907">
      <w:r w:rsidRPr="00A12907">
        <w:t xml:space="preserve">    I2C_</w:t>
      </w:r>
      <w:proofErr w:type="gramStart"/>
      <w:r w:rsidRPr="00A12907">
        <w:t>Cmd(</w:t>
      </w:r>
      <w:proofErr w:type="gramEnd"/>
      <w:r w:rsidRPr="00A12907">
        <w:t>I2Cx, DISABLE);</w:t>
      </w:r>
    </w:p>
    <w:p w14:paraId="6A0F05F0" w14:textId="77777777" w:rsidR="00A12907" w:rsidRPr="00A12907" w:rsidRDefault="00A12907" w:rsidP="00A12907"/>
    <w:p w14:paraId="5D63C3E5" w14:textId="77777777" w:rsidR="00A12907" w:rsidRPr="00A12907" w:rsidRDefault="00A12907" w:rsidP="00A12907">
      <w:r w:rsidRPr="00A12907">
        <w:t xml:space="preserve">    // 2. 触发软件复位</w:t>
      </w:r>
    </w:p>
    <w:p w14:paraId="575EFDC2" w14:textId="77777777" w:rsidR="00A12907" w:rsidRPr="00A12907" w:rsidRDefault="00A12907" w:rsidP="00A12907">
      <w:r w:rsidRPr="00A12907">
        <w:t xml:space="preserve">    I2C_</w:t>
      </w:r>
      <w:proofErr w:type="gramStart"/>
      <w:r w:rsidRPr="00A12907">
        <w:t>SoftwareResetCmd(</w:t>
      </w:r>
      <w:proofErr w:type="gramEnd"/>
      <w:r w:rsidRPr="00A12907">
        <w:t>I2Cx, ENABLE);</w:t>
      </w:r>
    </w:p>
    <w:p w14:paraId="7239E5F2" w14:textId="77777777" w:rsidR="00A12907" w:rsidRPr="00A12907" w:rsidRDefault="00A12907" w:rsidP="00A12907">
      <w:r w:rsidRPr="00A12907">
        <w:t xml:space="preserve">    Delay(5); // 短暂延时，确保复位有效</w:t>
      </w:r>
    </w:p>
    <w:p w14:paraId="32377963" w14:textId="77777777" w:rsidR="00A12907" w:rsidRPr="00A12907" w:rsidRDefault="00A12907" w:rsidP="00A12907">
      <w:r w:rsidRPr="00A12907">
        <w:t xml:space="preserve">    I2C_</w:t>
      </w:r>
      <w:proofErr w:type="gramStart"/>
      <w:r w:rsidRPr="00A12907">
        <w:t>SoftwareResetCmd(</w:t>
      </w:r>
      <w:proofErr w:type="gramEnd"/>
      <w:r w:rsidRPr="00A12907">
        <w:t>I2Cx, DISABLE);</w:t>
      </w:r>
    </w:p>
    <w:p w14:paraId="1538AA34" w14:textId="77777777" w:rsidR="00A12907" w:rsidRPr="00A12907" w:rsidRDefault="00A12907" w:rsidP="00A12907"/>
    <w:p w14:paraId="39E63B32" w14:textId="77777777" w:rsidR="00A12907" w:rsidRPr="00A12907" w:rsidRDefault="00A12907" w:rsidP="00A12907">
      <w:r w:rsidRPr="00A12907">
        <w:t xml:space="preserve">    // 3. 重新初始化I²C外设 (假设已有初始化函数)</w:t>
      </w:r>
    </w:p>
    <w:p w14:paraId="5079D0BE" w14:textId="77777777" w:rsidR="00A12907" w:rsidRPr="00A12907" w:rsidRDefault="00A12907" w:rsidP="00A12907">
      <w:r w:rsidRPr="00A12907">
        <w:t xml:space="preserve">    I2C_Init(I2Cx); // 这通常会重新配置速率、地址等参数</w:t>
      </w:r>
    </w:p>
    <w:p w14:paraId="6C49F238" w14:textId="77777777" w:rsidR="00A12907" w:rsidRPr="00A12907" w:rsidRDefault="00A12907" w:rsidP="00A12907"/>
    <w:p w14:paraId="6BDE4F71" w14:textId="77777777" w:rsidR="00A12907" w:rsidRPr="00A12907" w:rsidRDefault="00A12907" w:rsidP="00A12907">
      <w:r w:rsidRPr="00A12907">
        <w:t xml:space="preserve">    // 4. 重新使能I²C外设</w:t>
      </w:r>
    </w:p>
    <w:p w14:paraId="4A9AA10E" w14:textId="77777777" w:rsidR="00A12907" w:rsidRPr="00A12907" w:rsidRDefault="00A12907" w:rsidP="00A12907">
      <w:r w:rsidRPr="00A12907">
        <w:t xml:space="preserve">    I2C_</w:t>
      </w:r>
      <w:proofErr w:type="gramStart"/>
      <w:r w:rsidRPr="00A12907">
        <w:t>Cmd(</w:t>
      </w:r>
      <w:proofErr w:type="gramEnd"/>
      <w:r w:rsidRPr="00A12907">
        <w:t>I2Cx, ENABLE);</w:t>
      </w:r>
    </w:p>
    <w:p w14:paraId="29216B6E" w14:textId="77777777" w:rsidR="00A12907" w:rsidRPr="00A12907" w:rsidRDefault="00A12907" w:rsidP="00A12907">
      <w:r w:rsidRPr="00A12907">
        <w:t>}</w:t>
      </w:r>
    </w:p>
    <w:p w14:paraId="02233088" w14:textId="77777777" w:rsidR="00A12907" w:rsidRPr="00A12907" w:rsidRDefault="00A12907" w:rsidP="00C12B88">
      <w:pPr>
        <w:pStyle w:val="3"/>
      </w:pPr>
      <w:r w:rsidRPr="00A12907">
        <w:t xml:space="preserve">注意事项 </w:t>
      </w:r>
    </w:p>
    <w:p w14:paraId="1B099585" w14:textId="77777777" w:rsidR="00A12907" w:rsidRPr="00A12907" w:rsidRDefault="00A12907" w:rsidP="00A12907">
      <w:pPr>
        <w:numPr>
          <w:ilvl w:val="0"/>
          <w:numId w:val="679"/>
        </w:numPr>
      </w:pPr>
      <w:r w:rsidRPr="00A12907">
        <w:rPr>
          <w:rFonts w:ascii="Times New Roman" w:hAnsi="Times New Roman" w:cs="Times New Roman"/>
        </w:rPr>
        <w:t>​</w:t>
      </w:r>
      <w:r w:rsidRPr="00A12907">
        <w:rPr>
          <w:b/>
          <w:bCs/>
        </w:rPr>
        <w:t>复位的影响</w:t>
      </w:r>
      <w:r w:rsidRPr="00A12907">
        <w:rPr>
          <w:rFonts w:ascii="Times New Roman" w:hAnsi="Times New Roman" w:cs="Times New Roman"/>
        </w:rPr>
        <w:t>​</w:t>
      </w:r>
      <w:r w:rsidRPr="00A12907">
        <w:t>：软件复位会清除I²C的当前状态和部分队列，因此复位后需要重新进行完整的初始化流程。</w:t>
      </w:r>
    </w:p>
    <w:p w14:paraId="59B9C710" w14:textId="77777777" w:rsidR="00A12907" w:rsidRPr="00A12907" w:rsidRDefault="00A12907" w:rsidP="00A12907">
      <w:pPr>
        <w:numPr>
          <w:ilvl w:val="0"/>
          <w:numId w:val="679"/>
        </w:numPr>
      </w:pPr>
      <w:r w:rsidRPr="00A12907">
        <w:rPr>
          <w:rFonts w:ascii="Times New Roman" w:hAnsi="Times New Roman" w:cs="Times New Roman"/>
        </w:rPr>
        <w:t>​</w:t>
      </w:r>
      <w:r w:rsidRPr="00A12907">
        <w:rPr>
          <w:b/>
          <w:bCs/>
        </w:rPr>
        <w:t>并非万能</w:t>
      </w:r>
      <w:r w:rsidRPr="00A12907">
        <w:rPr>
          <w:rFonts w:ascii="Times New Roman" w:hAnsi="Times New Roman" w:cs="Times New Roman"/>
        </w:rPr>
        <w:t>​</w:t>
      </w:r>
      <w:r w:rsidRPr="00A12907">
        <w:t>：对于严重的硬件总线锁死（如SDA线被从设备持续拉低），仅靠I²C外设自身的软件复位可能不足以恢复。此时可能需要更底层的操作，例如</w:t>
      </w:r>
      <w:r w:rsidRPr="00A12907">
        <w:rPr>
          <w:b/>
          <w:bCs/>
        </w:rPr>
        <w:t>将SCL和SDA引脚配置为GPIO，然后通过GPIO模拟产生9个时钟脉冲来“撬开”总线</w:t>
      </w:r>
      <w:r w:rsidRPr="00A12907">
        <w:t>，最后再重新初始化I²C。</w:t>
      </w:r>
    </w:p>
    <w:p w14:paraId="4716A70D" w14:textId="77777777" w:rsidR="00A12907" w:rsidRPr="00A12907" w:rsidRDefault="00A12907" w:rsidP="00A12907">
      <w:pPr>
        <w:numPr>
          <w:ilvl w:val="0"/>
          <w:numId w:val="679"/>
        </w:numPr>
      </w:pPr>
      <w:r w:rsidRPr="00A12907">
        <w:rPr>
          <w:rFonts w:ascii="Times New Roman" w:hAnsi="Times New Roman" w:cs="Times New Roman"/>
        </w:rPr>
        <w:t>​</w:t>
      </w:r>
      <w:r w:rsidRPr="00A12907">
        <w:rPr>
          <w:b/>
          <w:bCs/>
        </w:rPr>
        <w:t>超时机制</w:t>
      </w:r>
      <w:r w:rsidRPr="00A12907">
        <w:rPr>
          <w:rFonts w:ascii="Times New Roman" w:hAnsi="Times New Roman" w:cs="Times New Roman"/>
        </w:rPr>
        <w:t>​</w:t>
      </w:r>
      <w:r w:rsidRPr="00A12907">
        <w:t>：在软件中为I²C操作（如等待事件标志）添加超时判断，并在超时发生时调用恢复流程，可以大大提高系统的鲁棒性。</w:t>
      </w:r>
    </w:p>
    <w:p w14:paraId="4B136953" w14:textId="77777777" w:rsidR="00A12907" w:rsidRPr="00A12907" w:rsidRDefault="00A12907" w:rsidP="00A12907">
      <w:r w:rsidRPr="00A12907">
        <w:t>希望这些信息能帮助您更好地理解和使用 I2C_SoftwareResetCmd函数。</w:t>
      </w:r>
    </w:p>
    <w:p w14:paraId="6A2B7A78" w14:textId="77777777" w:rsidR="00A12907" w:rsidRPr="00A12907" w:rsidRDefault="00A12907" w:rsidP="00A12907"/>
    <w:p w14:paraId="782CB58A" w14:textId="6F01DB0C" w:rsidR="005F7F5A" w:rsidRDefault="005F7F5A" w:rsidP="00B45D1A">
      <w:pPr>
        <w:pStyle w:val="2"/>
      </w:pPr>
      <w:r>
        <w:t>I2C_NACKPositionConfig()</w:t>
      </w:r>
      <w:r w:rsidR="00672BA2">
        <w:br/>
      </w:r>
      <w:r w:rsidR="00672BA2" w:rsidRPr="00AC0CFB">
        <w:t>配置</w:t>
      </w:r>
      <w:r w:rsidR="00672BA2" w:rsidRPr="00AC0CFB">
        <w:rPr>
          <w:b/>
          <w:bCs/>
        </w:rPr>
        <w:t>NACK（非应答）信号发送位置</w:t>
      </w:r>
      <w:r w:rsidR="00672BA2">
        <w:rPr>
          <w:rFonts w:hint="eastAsia"/>
          <w:b/>
          <w:bCs/>
        </w:rPr>
        <w:t>,</w:t>
      </w:r>
      <w:r w:rsidR="00672BA2" w:rsidRPr="00672BA2">
        <w:t xml:space="preserve"> </w:t>
      </w:r>
      <w:r w:rsidR="00672BA2" w:rsidRPr="00AC0CFB">
        <w:t>用于告知从设备数据传输的结束</w:t>
      </w:r>
    </w:p>
    <w:p w14:paraId="1FC8B8E0" w14:textId="77777777" w:rsidR="00AC0CFB" w:rsidRPr="00AC0CFB" w:rsidRDefault="00AC0CFB" w:rsidP="00AC0CFB">
      <w:r w:rsidRPr="00AC0CFB">
        <w:t>在STM32的硬件I2C编程中，I2C_NACKPositionConfig是一个用于配置</w:t>
      </w:r>
      <w:r w:rsidRPr="00AC0CFB">
        <w:rPr>
          <w:b/>
          <w:bCs/>
        </w:rPr>
        <w:t>NACK（非应</w:t>
      </w:r>
      <w:r w:rsidRPr="00AC0CFB">
        <w:rPr>
          <w:b/>
          <w:bCs/>
        </w:rPr>
        <w:lastRenderedPageBreak/>
        <w:t>答）信号发送位置</w:t>
      </w:r>
      <w:r w:rsidRPr="00AC0CFB">
        <w:t>的函数，它在多字节接收模式下尤为重要，用于告知从设备数据传输的结束。</w:t>
      </w:r>
    </w:p>
    <w:p w14:paraId="72693C65" w14:textId="77777777" w:rsidR="00AC0CFB" w:rsidRPr="00AC0CFB" w:rsidRDefault="00AC0CFB" w:rsidP="00847030">
      <w:pPr>
        <w:pStyle w:val="3"/>
      </w:pPr>
      <w:r w:rsidRPr="00AC0CFB">
        <w:t xml:space="preserve">函数原型与参数 </w:t>
      </w:r>
    </w:p>
    <w:p w14:paraId="4A3ED26C" w14:textId="77777777" w:rsidR="00AC0CFB" w:rsidRPr="00AC0CFB" w:rsidRDefault="00AC0CFB" w:rsidP="00AC0CFB">
      <w:r w:rsidRPr="00AC0CFB">
        <w:t>void I2C_</w:t>
      </w:r>
      <w:proofErr w:type="gramStart"/>
      <w:r w:rsidRPr="00AC0CFB">
        <w:t>NACKPositionConfig(</w:t>
      </w:r>
      <w:proofErr w:type="gramEnd"/>
      <w:r w:rsidRPr="00AC0CFB">
        <w:t>I2C_TypeDef* I2Cx, uint16_t I2C_NACKPosition);</w:t>
      </w:r>
    </w:p>
    <w:p w14:paraId="671B4A14" w14:textId="77777777" w:rsidR="00AC0CFB" w:rsidRPr="00AC0CFB" w:rsidRDefault="00AC0CFB" w:rsidP="00AC0CFB">
      <w:pPr>
        <w:numPr>
          <w:ilvl w:val="0"/>
          <w:numId w:val="680"/>
        </w:numPr>
      </w:pPr>
      <w:r w:rsidRPr="00AC0CFB">
        <w:rPr>
          <w:rFonts w:ascii="Times New Roman" w:hAnsi="Times New Roman" w:cs="Times New Roman"/>
        </w:rPr>
        <w:t>​</w:t>
      </w:r>
      <w:r w:rsidRPr="00AC0CFB">
        <w:rPr>
          <w:b/>
          <w:bCs/>
        </w:rPr>
        <w:t>I2Cx</w:t>
      </w:r>
      <w:r w:rsidRPr="00AC0CFB">
        <w:rPr>
          <w:rFonts w:ascii="Times New Roman" w:hAnsi="Times New Roman" w:cs="Times New Roman"/>
        </w:rPr>
        <w:t>​</w:t>
      </w:r>
      <w:r w:rsidRPr="00AC0CFB">
        <w:t>：指定要操作的I2C外设，例如 I2C1或 I2C2。</w:t>
      </w:r>
    </w:p>
    <w:p w14:paraId="1CF5E119" w14:textId="77777777" w:rsidR="00AC0CFB" w:rsidRPr="00AC0CFB" w:rsidRDefault="00AC0CFB" w:rsidP="00AC0CFB">
      <w:pPr>
        <w:numPr>
          <w:ilvl w:val="0"/>
          <w:numId w:val="680"/>
        </w:numPr>
      </w:pPr>
      <w:r w:rsidRPr="00AC0CFB">
        <w:rPr>
          <w:rFonts w:ascii="Times New Roman" w:hAnsi="Times New Roman" w:cs="Times New Roman"/>
        </w:rPr>
        <w:t>​</w:t>
      </w:r>
      <w:r w:rsidRPr="00AC0CFB">
        <w:rPr>
          <w:b/>
          <w:bCs/>
        </w:rPr>
        <w:t>I2C_NACKPosition</w:t>
      </w:r>
      <w:r w:rsidRPr="00AC0CFB">
        <w:rPr>
          <w:rFonts w:ascii="Times New Roman" w:hAnsi="Times New Roman" w:cs="Times New Roman"/>
        </w:rPr>
        <w:t>​</w:t>
      </w:r>
      <w:r w:rsidRPr="00AC0CFB">
        <w:t>：指定NACK信号的发送位置。该参数通常可取以下两个值之一：</w:t>
      </w:r>
    </w:p>
    <w:p w14:paraId="1FC92AEA" w14:textId="77777777" w:rsidR="00AC0CFB" w:rsidRPr="00AC0CFB" w:rsidRDefault="00AC0CFB" w:rsidP="00AC0CFB">
      <w:pPr>
        <w:numPr>
          <w:ilvl w:val="1"/>
          <w:numId w:val="680"/>
        </w:numPr>
      </w:pPr>
      <w:r w:rsidRPr="00AC0CFB">
        <w:t>I2C_NACKPosition_Next：在接收</w:t>
      </w:r>
      <w:r w:rsidRPr="00AC0CFB">
        <w:rPr>
          <w:b/>
          <w:bCs/>
        </w:rPr>
        <w:t>下一个</w:t>
      </w:r>
      <w:r w:rsidRPr="00AC0CFB">
        <w:t>数据字节后发送NACK信号。</w:t>
      </w:r>
    </w:p>
    <w:p w14:paraId="03801AA5" w14:textId="77777777" w:rsidR="00AC0CFB" w:rsidRPr="00AC0CFB" w:rsidRDefault="00AC0CFB" w:rsidP="00AC0CFB">
      <w:pPr>
        <w:numPr>
          <w:ilvl w:val="1"/>
          <w:numId w:val="680"/>
        </w:numPr>
      </w:pPr>
      <w:r w:rsidRPr="00AC0CFB">
        <w:t>I2C_NACKPosition_Current：在接收</w:t>
      </w:r>
      <w:r w:rsidRPr="00AC0CFB">
        <w:rPr>
          <w:b/>
          <w:bCs/>
        </w:rPr>
        <w:t>当前</w:t>
      </w:r>
      <w:r w:rsidRPr="00AC0CFB">
        <w:t>数据字节后立即发送NACK信号。</w:t>
      </w:r>
    </w:p>
    <w:p w14:paraId="648AD1EE" w14:textId="77777777" w:rsidR="00AC0CFB" w:rsidRPr="00AC0CFB" w:rsidRDefault="00AC0CFB" w:rsidP="00847030">
      <w:pPr>
        <w:pStyle w:val="3"/>
      </w:pPr>
      <w:r w:rsidRPr="00AC0CFB">
        <w:t xml:space="preserve">功能详解与应用场景 </w:t>
      </w:r>
    </w:p>
    <w:p w14:paraId="3CA474D2" w14:textId="77777777" w:rsidR="00AC0CFB" w:rsidRPr="00AC0CFB" w:rsidRDefault="00AC0CFB" w:rsidP="00AC0CFB">
      <w:r w:rsidRPr="00AC0CFB">
        <w:t>此函数用于控制主接收器（Master Receiver）在读取多个字节时，在哪个位置向从发送器（Slave Transmitter）发送NACK信号。发送NACK意味着主设备通知从设备停止发送数据。</w:t>
      </w:r>
    </w:p>
    <w:p w14:paraId="0C228292" w14:textId="77777777" w:rsidR="00AC0CFB" w:rsidRPr="00AC0CFB" w:rsidRDefault="00AC0CFB" w:rsidP="00AC0CFB">
      <w:pPr>
        <w:numPr>
          <w:ilvl w:val="0"/>
          <w:numId w:val="681"/>
        </w:numPr>
      </w:pPr>
      <w:r w:rsidRPr="00AC0CFB">
        <w:rPr>
          <w:rFonts w:ascii="Times New Roman" w:hAnsi="Times New Roman" w:cs="Times New Roman"/>
        </w:rPr>
        <w:t>​</w:t>
      </w:r>
      <w:r w:rsidRPr="00AC0CFB">
        <w:rPr>
          <w:b/>
          <w:bCs/>
        </w:rPr>
        <w:t>典型应用场景</w:t>
      </w:r>
      <w:r w:rsidRPr="00AC0CFB">
        <w:rPr>
          <w:rFonts w:ascii="Times New Roman" w:hAnsi="Times New Roman" w:cs="Times New Roman"/>
        </w:rPr>
        <w:t>​</w:t>
      </w:r>
      <w:r w:rsidRPr="00AC0CFB">
        <w:t>：当使用I2C随机读操作从设备（如EEPROM或传感器）读取多个字节数据时，需要在接收完最后一个字节后发送NACK，以告知从设备通信结束。</w:t>
      </w:r>
    </w:p>
    <w:p w14:paraId="22F7CC32" w14:textId="77777777" w:rsidR="00AC0CFB" w:rsidRPr="00AC0CFB" w:rsidRDefault="00AC0CFB" w:rsidP="00AC0CFB">
      <w:pPr>
        <w:numPr>
          <w:ilvl w:val="0"/>
          <w:numId w:val="681"/>
        </w:numPr>
      </w:pPr>
      <w:r w:rsidRPr="00AC0CFB">
        <w:rPr>
          <w:rFonts w:ascii="Times New Roman" w:hAnsi="Times New Roman" w:cs="Times New Roman"/>
        </w:rPr>
        <w:t>​</w:t>
      </w:r>
      <w:proofErr w:type="gramStart"/>
      <w:r w:rsidRPr="00AC0CFB">
        <w:rPr>
          <w:b/>
          <w:bCs/>
        </w:rPr>
        <w:t>I2C_NACKPosition_Next</w:t>
      </w:r>
      <w:r w:rsidRPr="00AC0CFB">
        <w:rPr>
          <w:rFonts w:ascii="Times New Roman" w:hAnsi="Times New Roman" w:cs="Times New Roman"/>
        </w:rPr>
        <w:t>​</w:t>
      </w:r>
      <w:r w:rsidRPr="00AC0CFB">
        <w:t>：</w:t>
      </w:r>
      <w:proofErr w:type="gramEnd"/>
      <w:r w:rsidRPr="00AC0CFB">
        <w:t>此设置通常用于</w:t>
      </w:r>
      <w:r w:rsidRPr="00AC0CFB">
        <w:rPr>
          <w:b/>
          <w:bCs/>
        </w:rPr>
        <w:t>多字节接收</w:t>
      </w:r>
      <w:r w:rsidRPr="00AC0CFB">
        <w:t>。它允许主机在接收倒数第二个字节时仍然发送ACK，示意从机继续发送下一个字节；而在准备接收最后一个字节前，将NACK位置配置为“Next”，这样在接收完最后一个字节后，主机会自动发送NACK信号。</w:t>
      </w:r>
    </w:p>
    <w:p w14:paraId="176153A3" w14:textId="77777777" w:rsidR="00AC0CFB" w:rsidRPr="00AC0CFB" w:rsidRDefault="00AC0CFB" w:rsidP="00AC0CFB">
      <w:pPr>
        <w:numPr>
          <w:ilvl w:val="0"/>
          <w:numId w:val="681"/>
        </w:numPr>
      </w:pPr>
      <w:r w:rsidRPr="00AC0CFB">
        <w:rPr>
          <w:rFonts w:ascii="Times New Roman" w:hAnsi="Times New Roman" w:cs="Times New Roman"/>
        </w:rPr>
        <w:t>​</w:t>
      </w:r>
      <w:proofErr w:type="gramStart"/>
      <w:r w:rsidRPr="00AC0CFB">
        <w:rPr>
          <w:b/>
          <w:bCs/>
        </w:rPr>
        <w:t>I2C_NACKPosition_Current</w:t>
      </w:r>
      <w:r w:rsidRPr="00AC0CFB">
        <w:rPr>
          <w:rFonts w:ascii="Times New Roman" w:hAnsi="Times New Roman" w:cs="Times New Roman"/>
        </w:rPr>
        <w:t>​</w:t>
      </w:r>
      <w:r w:rsidRPr="00AC0CFB">
        <w:t>：</w:t>
      </w:r>
      <w:proofErr w:type="gramEnd"/>
      <w:r w:rsidRPr="00AC0CFB">
        <w:t>此设置可用于</w:t>
      </w:r>
      <w:r w:rsidRPr="00AC0CFB">
        <w:rPr>
          <w:b/>
          <w:bCs/>
        </w:rPr>
        <w:t>单字节接收</w:t>
      </w:r>
      <w:r w:rsidRPr="00AC0CFB">
        <w:t>或需要</w:t>
      </w:r>
      <w:r w:rsidRPr="00AC0CFB">
        <w:rPr>
          <w:b/>
          <w:bCs/>
        </w:rPr>
        <w:t>立即终止数据传输</w:t>
      </w:r>
      <w:r w:rsidRPr="00AC0CFB">
        <w:t>的情况。它会使主机在接收到当前字节后立刻回复NACK。</w:t>
      </w:r>
    </w:p>
    <w:p w14:paraId="0BD253E8" w14:textId="77777777" w:rsidR="00AC0CFB" w:rsidRPr="00AC0CFB" w:rsidRDefault="00AC0CFB" w:rsidP="00847030">
      <w:pPr>
        <w:pStyle w:val="3"/>
      </w:pPr>
      <w:r w:rsidRPr="00AC0CFB">
        <w:t xml:space="preserve">如何使用：一个多字节读取的流程示例 </w:t>
      </w:r>
    </w:p>
    <w:p w14:paraId="1EE9ADE5" w14:textId="77777777" w:rsidR="00AC0CFB" w:rsidRPr="00AC0CFB" w:rsidRDefault="00AC0CFB" w:rsidP="00AC0CFB">
      <w:r w:rsidRPr="00AC0CFB">
        <w:t>下面的代码片段展示了在随机读取多个字节的流程中，如何配合使用 I2C_AcknowledgeConfig和 I2C_NACKPositionConfig函数。</w:t>
      </w:r>
    </w:p>
    <w:p w14:paraId="05C0F007" w14:textId="77777777" w:rsidR="00AC0CFB" w:rsidRPr="00AC0CFB" w:rsidRDefault="00AC0CFB" w:rsidP="00AC0CFB">
      <w:r w:rsidRPr="00AC0CFB">
        <w:t>// 假设已经完成I2C初始化和启动，并发送了要读取的寄存器地址</w:t>
      </w:r>
    </w:p>
    <w:p w14:paraId="55C4FB1B" w14:textId="77777777" w:rsidR="00AC0CFB" w:rsidRPr="00AC0CFB" w:rsidRDefault="00AC0CFB" w:rsidP="00AC0CFB"/>
    <w:p w14:paraId="00E22E5A" w14:textId="77777777" w:rsidR="00AC0CFB" w:rsidRPr="00AC0CFB" w:rsidRDefault="00AC0CFB" w:rsidP="00AC0CFB">
      <w:r w:rsidRPr="00AC0CFB">
        <w:t>// 1. 发送重复起始条件（Repeated Start）和从设备地址（读方向）</w:t>
      </w:r>
    </w:p>
    <w:p w14:paraId="0018E99F" w14:textId="77777777" w:rsidR="00AC0CFB" w:rsidRPr="00AC0CFB" w:rsidRDefault="00AC0CFB" w:rsidP="00AC0CFB">
      <w:r w:rsidRPr="00AC0CFB">
        <w:lastRenderedPageBreak/>
        <w:t>I2C_</w:t>
      </w:r>
      <w:proofErr w:type="gramStart"/>
      <w:r w:rsidRPr="00AC0CFB">
        <w:t>GenerateSTART(</w:t>
      </w:r>
      <w:proofErr w:type="gramEnd"/>
      <w:r w:rsidRPr="00AC0CFB">
        <w:t>I2Cx, ENABLE);</w:t>
      </w:r>
    </w:p>
    <w:p w14:paraId="56C731B5" w14:textId="77777777" w:rsidR="00AC0CFB" w:rsidRPr="00AC0CFB" w:rsidRDefault="00AC0CFB" w:rsidP="00AC0CFB">
      <w:r w:rsidRPr="00AC0CFB">
        <w:t>// ... 等待EV5事件</w:t>
      </w:r>
    </w:p>
    <w:p w14:paraId="32CAD3E4" w14:textId="77777777" w:rsidR="00AC0CFB" w:rsidRPr="00AC0CFB" w:rsidRDefault="00AC0CFB" w:rsidP="00AC0CFB"/>
    <w:p w14:paraId="2A2FAB12" w14:textId="77777777" w:rsidR="00AC0CFB" w:rsidRPr="00AC0CFB" w:rsidRDefault="00AC0CFB" w:rsidP="00AC0CFB">
      <w:r w:rsidRPr="00AC0CFB">
        <w:t>I2C_Send7</w:t>
      </w:r>
      <w:proofErr w:type="gramStart"/>
      <w:r w:rsidRPr="00AC0CFB">
        <w:t>bitAddress(</w:t>
      </w:r>
      <w:proofErr w:type="gramEnd"/>
      <w:r w:rsidRPr="00AC0CFB">
        <w:t xml:space="preserve">I2Cx, </w:t>
      </w:r>
      <w:proofErr w:type="spellStart"/>
      <w:r w:rsidRPr="00AC0CFB">
        <w:t>DeviceAddress</w:t>
      </w:r>
      <w:proofErr w:type="spellEnd"/>
      <w:r w:rsidRPr="00AC0CFB">
        <w:t>, I2C_Direction_Receiver);</w:t>
      </w:r>
    </w:p>
    <w:p w14:paraId="01C291D5" w14:textId="77777777" w:rsidR="00AC0CFB" w:rsidRPr="00AC0CFB" w:rsidRDefault="00AC0CFB" w:rsidP="00AC0CFB">
      <w:r w:rsidRPr="00AC0CFB">
        <w:t>// ... 等待EV6事件</w:t>
      </w:r>
    </w:p>
    <w:p w14:paraId="20614603" w14:textId="77777777" w:rsidR="00AC0CFB" w:rsidRPr="00AC0CFB" w:rsidRDefault="00AC0CFB" w:rsidP="00AC0CFB"/>
    <w:p w14:paraId="4EC7AC52" w14:textId="77777777" w:rsidR="00AC0CFB" w:rsidRPr="00AC0CFB" w:rsidRDefault="00AC0CFB" w:rsidP="00AC0CFB">
      <w:r w:rsidRPr="00AC0CFB">
        <w:t>// 2. 如果计划读取3个字节</w:t>
      </w:r>
    </w:p>
    <w:p w14:paraId="5D2A9E5A" w14:textId="77777777" w:rsidR="00AC0CFB" w:rsidRPr="00AC0CFB" w:rsidRDefault="00AC0CFB" w:rsidP="00AC0CFB">
      <w:r w:rsidRPr="00AC0CFB">
        <w:t xml:space="preserve">uint8_t </w:t>
      </w:r>
      <w:proofErr w:type="gramStart"/>
      <w:r w:rsidRPr="00AC0CFB">
        <w:t>data[</w:t>
      </w:r>
      <w:proofErr w:type="gramEnd"/>
      <w:r w:rsidRPr="00AC0CFB">
        <w:t>3];</w:t>
      </w:r>
    </w:p>
    <w:p w14:paraId="4709D75C" w14:textId="77777777" w:rsidR="00AC0CFB" w:rsidRPr="00AC0CFB" w:rsidRDefault="00AC0CFB" w:rsidP="00AC0CFB"/>
    <w:p w14:paraId="5F97B724" w14:textId="77777777" w:rsidR="00AC0CFB" w:rsidRPr="00AC0CFB" w:rsidRDefault="00AC0CFB" w:rsidP="00AC0CFB">
      <w:r w:rsidRPr="00AC0CFB">
        <w:t>// 准备接收前两个字节（发送ACK）</w:t>
      </w:r>
    </w:p>
    <w:p w14:paraId="5A59CE4C" w14:textId="77777777" w:rsidR="00AC0CFB" w:rsidRPr="00AC0CFB" w:rsidRDefault="00AC0CFB" w:rsidP="00AC0CFB">
      <w:r w:rsidRPr="00AC0CFB">
        <w:t>I2C_</w:t>
      </w:r>
      <w:proofErr w:type="gramStart"/>
      <w:r w:rsidRPr="00AC0CFB">
        <w:t>AcknowledgeConfig(</w:t>
      </w:r>
      <w:proofErr w:type="gramEnd"/>
      <w:r w:rsidRPr="00AC0CFB">
        <w:t>I2Cx, ENABLE);</w:t>
      </w:r>
    </w:p>
    <w:p w14:paraId="424C1ADE" w14:textId="77777777" w:rsidR="00AC0CFB" w:rsidRPr="00AC0CFB" w:rsidRDefault="00AC0CFB" w:rsidP="00AC0CFB"/>
    <w:p w14:paraId="7CAF87A4" w14:textId="77777777" w:rsidR="00AC0CFB" w:rsidRPr="00AC0CFB" w:rsidRDefault="00AC0CFB" w:rsidP="00AC0CFB">
      <w:r w:rsidRPr="00AC0CFB">
        <w:t>// 在接收最后一个字节前，配置NACK在"下一个"字节后发送</w:t>
      </w:r>
    </w:p>
    <w:p w14:paraId="74F3AC57" w14:textId="77777777" w:rsidR="00AC0CFB" w:rsidRPr="00AC0CFB" w:rsidRDefault="00AC0CFB" w:rsidP="00AC0CFB">
      <w:r w:rsidRPr="00AC0CFB">
        <w:t>I2C_</w:t>
      </w:r>
      <w:proofErr w:type="gramStart"/>
      <w:r w:rsidRPr="00AC0CFB">
        <w:t>NACKPositionConfig(</w:t>
      </w:r>
      <w:proofErr w:type="gramEnd"/>
      <w:r w:rsidRPr="00AC0CFB">
        <w:t>I2Cx, I2C_NACKPosition_Next);</w:t>
      </w:r>
    </w:p>
    <w:p w14:paraId="432778EC" w14:textId="77777777" w:rsidR="00AC0CFB" w:rsidRPr="00AC0CFB" w:rsidRDefault="00AC0CFB" w:rsidP="00AC0CFB"/>
    <w:p w14:paraId="5C56BE30" w14:textId="77777777" w:rsidR="00AC0CFB" w:rsidRPr="00AC0CFB" w:rsidRDefault="00AC0CFB" w:rsidP="00AC0CFB">
      <w:r w:rsidRPr="00AC0CFB">
        <w:t>// 同时，在接收最后一个字节前产生停止条件</w:t>
      </w:r>
    </w:p>
    <w:p w14:paraId="06CB2A15" w14:textId="77777777" w:rsidR="00AC0CFB" w:rsidRPr="00AC0CFB" w:rsidRDefault="00AC0CFB" w:rsidP="00AC0CFB">
      <w:r w:rsidRPr="00AC0CFB">
        <w:t>I2C_</w:t>
      </w:r>
      <w:proofErr w:type="gramStart"/>
      <w:r w:rsidRPr="00AC0CFB">
        <w:t>GenerateSTOP(</w:t>
      </w:r>
      <w:proofErr w:type="gramEnd"/>
      <w:r w:rsidRPr="00AC0CFB">
        <w:t>I2Cx, ENABLE);</w:t>
      </w:r>
    </w:p>
    <w:p w14:paraId="3B1A17A9" w14:textId="77777777" w:rsidR="00AC0CFB" w:rsidRPr="00AC0CFB" w:rsidRDefault="00AC0CFB" w:rsidP="00AC0CFB"/>
    <w:p w14:paraId="730A726D" w14:textId="77777777" w:rsidR="00AC0CFB" w:rsidRPr="00AC0CFB" w:rsidRDefault="00AC0CFB" w:rsidP="00AC0CFB">
      <w:r w:rsidRPr="00AC0CFB">
        <w:t>// 3. 开始接收数据</w:t>
      </w:r>
    </w:p>
    <w:p w14:paraId="72D4BD1A" w14:textId="77777777" w:rsidR="00AC0CFB" w:rsidRPr="00AC0CFB" w:rsidRDefault="00AC0CFB" w:rsidP="00AC0CFB">
      <w:r w:rsidRPr="00AC0CFB">
        <w:t>// 接收第一个字节（主机发送ACK）</w:t>
      </w:r>
    </w:p>
    <w:p w14:paraId="666771E0" w14:textId="77777777" w:rsidR="00AC0CFB" w:rsidRPr="00AC0CFB" w:rsidRDefault="00AC0CFB" w:rsidP="00AC0CFB">
      <w:proofErr w:type="gramStart"/>
      <w:r w:rsidRPr="00AC0CFB">
        <w:t>data[</w:t>
      </w:r>
      <w:proofErr w:type="gramEnd"/>
      <w:r w:rsidRPr="00AC0CFB">
        <w:t>0] = I2C_ReceiveData(I2Cx);</w:t>
      </w:r>
    </w:p>
    <w:p w14:paraId="298879B7" w14:textId="77777777" w:rsidR="00AC0CFB" w:rsidRPr="00AC0CFB" w:rsidRDefault="00AC0CFB" w:rsidP="00AC0CFB">
      <w:r w:rsidRPr="00AC0CFB">
        <w:t>// ... 等待EV7事件</w:t>
      </w:r>
    </w:p>
    <w:p w14:paraId="73B22510" w14:textId="77777777" w:rsidR="00AC0CFB" w:rsidRPr="00AC0CFB" w:rsidRDefault="00AC0CFB" w:rsidP="00AC0CFB"/>
    <w:p w14:paraId="1444D0E0" w14:textId="77777777" w:rsidR="00AC0CFB" w:rsidRPr="00AC0CFB" w:rsidRDefault="00AC0CFB" w:rsidP="00AC0CFB">
      <w:r w:rsidRPr="00AC0CFB">
        <w:t>// 接收第二个字节（主机发送ACK，但由于NACK位置设为Next，硬件已准备在下一字节后发NACK）</w:t>
      </w:r>
    </w:p>
    <w:p w14:paraId="2F0DD0CE" w14:textId="77777777" w:rsidR="00AC0CFB" w:rsidRPr="00AC0CFB" w:rsidRDefault="00AC0CFB" w:rsidP="00AC0CFB">
      <w:proofErr w:type="gramStart"/>
      <w:r w:rsidRPr="00AC0CFB">
        <w:t>data[</w:t>
      </w:r>
      <w:proofErr w:type="gramEnd"/>
      <w:r w:rsidRPr="00AC0CFB">
        <w:t>1] = I2C_ReceiveData(I2Cx);</w:t>
      </w:r>
    </w:p>
    <w:p w14:paraId="401047DA" w14:textId="77777777" w:rsidR="00AC0CFB" w:rsidRPr="00AC0CFB" w:rsidRDefault="00AC0CFB" w:rsidP="00AC0CFB">
      <w:r w:rsidRPr="00AC0CFB">
        <w:t>// ... 等待EV7事件</w:t>
      </w:r>
    </w:p>
    <w:p w14:paraId="4BA147F1" w14:textId="77777777" w:rsidR="00AC0CFB" w:rsidRPr="00AC0CFB" w:rsidRDefault="00AC0CFB" w:rsidP="00AC0CFB"/>
    <w:p w14:paraId="0551C8EA" w14:textId="77777777" w:rsidR="00AC0CFB" w:rsidRPr="00AC0CFB" w:rsidRDefault="00AC0CFB" w:rsidP="00AC0CFB">
      <w:r w:rsidRPr="00AC0CFB">
        <w:t>// 接收第三个字节（最后一个字节，主机将发送NACK）</w:t>
      </w:r>
    </w:p>
    <w:p w14:paraId="2D955CC0" w14:textId="77777777" w:rsidR="00AC0CFB" w:rsidRPr="00AC0CFB" w:rsidRDefault="00AC0CFB" w:rsidP="00AC0CFB">
      <w:proofErr w:type="gramStart"/>
      <w:r w:rsidRPr="00AC0CFB">
        <w:t>data[</w:t>
      </w:r>
      <w:proofErr w:type="gramEnd"/>
      <w:r w:rsidRPr="00AC0CFB">
        <w:t>2] = I2C_ReceiveData(I2Cx);</w:t>
      </w:r>
    </w:p>
    <w:p w14:paraId="5613FDE0" w14:textId="77777777" w:rsidR="00AC0CFB" w:rsidRPr="00AC0CFB" w:rsidRDefault="00AC0CFB" w:rsidP="00AC0CFB">
      <w:r w:rsidRPr="00AC0CFB">
        <w:t>// ... 等待EV7事件</w:t>
      </w:r>
    </w:p>
    <w:p w14:paraId="57FF6931" w14:textId="77777777" w:rsidR="00AC0CFB" w:rsidRPr="00AC0CFB" w:rsidRDefault="00AC0CFB" w:rsidP="00AC0CFB"/>
    <w:p w14:paraId="7C736F70" w14:textId="77777777" w:rsidR="00AC0CFB" w:rsidRPr="00AC0CFB" w:rsidRDefault="00AC0CFB" w:rsidP="00AC0CFB">
      <w:r w:rsidRPr="00AC0CFB">
        <w:t>// 4. 通信结束，重新使能ACK以备下次使用</w:t>
      </w:r>
    </w:p>
    <w:p w14:paraId="73871871" w14:textId="77777777" w:rsidR="00AC0CFB" w:rsidRPr="00AC0CFB" w:rsidRDefault="00AC0CFB" w:rsidP="00AC0CFB">
      <w:r w:rsidRPr="00AC0CFB">
        <w:t>I2C_</w:t>
      </w:r>
      <w:proofErr w:type="gramStart"/>
      <w:r w:rsidRPr="00AC0CFB">
        <w:t>AcknowledgeConfig(</w:t>
      </w:r>
      <w:proofErr w:type="gramEnd"/>
      <w:r w:rsidRPr="00AC0CFB">
        <w:t>I2Cx, ENABLE);</w:t>
      </w:r>
    </w:p>
    <w:p w14:paraId="20C19187" w14:textId="77777777" w:rsidR="00AC0CFB" w:rsidRPr="00AC0CFB" w:rsidRDefault="00AC0CFB" w:rsidP="00AC0CFB">
      <w:r w:rsidRPr="00AC0CFB">
        <w:t>在这个流程中，将NACK位置设置</w:t>
      </w:r>
      <w:proofErr w:type="gramStart"/>
      <w:r w:rsidRPr="00AC0CFB">
        <w:t>为 I2C_NACKPosition_Next</w:t>
      </w:r>
      <w:proofErr w:type="gramEnd"/>
      <w:r w:rsidRPr="00AC0CFB">
        <w:t>，并在接收最后一个字节前使能STOP条件，是确保多字节读取操作正确结束的关键步骤。</w:t>
      </w:r>
    </w:p>
    <w:p w14:paraId="3CF89FDD" w14:textId="77777777" w:rsidR="00AC0CFB" w:rsidRPr="00AC0CFB" w:rsidRDefault="00AC0CFB" w:rsidP="00847030">
      <w:pPr>
        <w:pStyle w:val="3"/>
      </w:pPr>
      <w:r w:rsidRPr="00AC0CFB">
        <w:t xml:space="preserve">重要注意事项 </w:t>
      </w:r>
    </w:p>
    <w:p w14:paraId="2919C77D" w14:textId="77777777" w:rsidR="00AC0CFB" w:rsidRPr="00AC0CFB" w:rsidRDefault="00AC0CFB" w:rsidP="00AC0CFB">
      <w:pPr>
        <w:numPr>
          <w:ilvl w:val="0"/>
          <w:numId w:val="682"/>
        </w:numPr>
      </w:pPr>
      <w:r w:rsidRPr="00AC0CFB">
        <w:rPr>
          <w:rFonts w:ascii="Times New Roman" w:hAnsi="Times New Roman" w:cs="Times New Roman"/>
        </w:rPr>
        <w:t>​</w:t>
      </w:r>
      <w:r w:rsidRPr="00AC0CFB">
        <w:rPr>
          <w:b/>
          <w:bCs/>
        </w:rPr>
        <w:t>NACK 与 ACK 的配合</w:t>
      </w:r>
      <w:r w:rsidRPr="00AC0CFB">
        <w:rPr>
          <w:rFonts w:ascii="Times New Roman" w:hAnsi="Times New Roman" w:cs="Times New Roman"/>
        </w:rPr>
        <w:t>​</w:t>
      </w:r>
      <w:r w:rsidRPr="00AC0CFB">
        <w:t>：I2C_NACKPositionConfig通常需要与 I2C_AcknowledgeConfig函数配合使用。I2C_AcknowledgeConfig用于全局使能或失能ACK应答，而 I2C_NACKPositionConfig则更精确地控制NACK发出的时机。</w:t>
      </w:r>
    </w:p>
    <w:p w14:paraId="5D06D6F5" w14:textId="77777777" w:rsidR="00AC0CFB" w:rsidRPr="00AC0CFB" w:rsidRDefault="00AC0CFB" w:rsidP="00AC0CFB">
      <w:pPr>
        <w:numPr>
          <w:ilvl w:val="0"/>
          <w:numId w:val="682"/>
        </w:numPr>
      </w:pPr>
      <w:r w:rsidRPr="00AC0CFB">
        <w:rPr>
          <w:rFonts w:ascii="Times New Roman" w:hAnsi="Times New Roman" w:cs="Times New Roman"/>
        </w:rPr>
        <w:t>​</w:t>
      </w:r>
      <w:r w:rsidRPr="00AC0CFB">
        <w:rPr>
          <w:b/>
          <w:bCs/>
        </w:rPr>
        <w:t>DMA 模式</w:t>
      </w:r>
      <w:r w:rsidRPr="00AC0CFB">
        <w:rPr>
          <w:rFonts w:ascii="Times New Roman" w:hAnsi="Times New Roman" w:cs="Times New Roman"/>
        </w:rPr>
        <w:t>​</w:t>
      </w:r>
      <w:r w:rsidRPr="00AC0CFB">
        <w:t>：在使用DMA进行多字节接收时，正确配置NACK位置同样至关重要，它决定了在哪个字节后通知从设备结束传输，从而影响DMA传输的计数。</w:t>
      </w:r>
    </w:p>
    <w:p w14:paraId="6A7158F5" w14:textId="77777777" w:rsidR="00AC0CFB" w:rsidRPr="00AC0CFB" w:rsidRDefault="00AC0CFB" w:rsidP="00AC0CFB">
      <w:pPr>
        <w:numPr>
          <w:ilvl w:val="0"/>
          <w:numId w:val="682"/>
        </w:numPr>
      </w:pPr>
      <w:r w:rsidRPr="00AC0CFB">
        <w:rPr>
          <w:rFonts w:ascii="Times New Roman" w:hAnsi="Times New Roman" w:cs="Times New Roman"/>
        </w:rPr>
        <w:t>​</w:t>
      </w:r>
      <w:r w:rsidRPr="00AC0CFB">
        <w:rPr>
          <w:b/>
          <w:bCs/>
        </w:rPr>
        <w:t>参考手册</w:t>
      </w:r>
      <w:r w:rsidRPr="00AC0CFB">
        <w:rPr>
          <w:rFonts w:ascii="Times New Roman" w:hAnsi="Times New Roman" w:cs="Times New Roman"/>
        </w:rPr>
        <w:t>​</w:t>
      </w:r>
      <w:r w:rsidRPr="00AC0CFB">
        <w:t>：具体使用时应以所使用微控制器型号（如STM32F1xx或CH32V307）的参考手册为准，因为不同系列的I2C外设在实现细节上可能存在差异。</w:t>
      </w:r>
    </w:p>
    <w:p w14:paraId="196E94AF" w14:textId="77777777" w:rsidR="00AC0CFB" w:rsidRPr="00AC0CFB" w:rsidRDefault="00AC0CFB" w:rsidP="00AC0CFB">
      <w:r w:rsidRPr="00AC0CFB">
        <w:t>希望这些信息能帮助您更好地理解和使用 I2C_NACKPositionConfig函数。如果您对特定的使用场景有更多疑问，欢迎提出！</w:t>
      </w:r>
    </w:p>
    <w:p w14:paraId="47A19920" w14:textId="77777777" w:rsidR="00AC0CFB" w:rsidRPr="00AC0CFB" w:rsidRDefault="00AC0CFB" w:rsidP="00AC0CFB"/>
    <w:p w14:paraId="663D685D" w14:textId="6FA87E00" w:rsidR="005F7F5A" w:rsidRDefault="005F7F5A" w:rsidP="00B45D1A">
      <w:pPr>
        <w:pStyle w:val="2"/>
      </w:pPr>
      <w:r>
        <w:t>I2C_SMBusAlertConfig()</w:t>
      </w:r>
      <w:r w:rsidR="00D10EB2">
        <w:br/>
      </w:r>
      <w:r w:rsidR="00D10EB2" w:rsidRPr="00D10EB2">
        <w:t xml:space="preserve">配置 </w:t>
      </w:r>
      <w:r w:rsidR="00D10EB2" w:rsidRPr="00D10EB2">
        <w:rPr>
          <w:rFonts w:ascii="Times New Roman" w:hAnsi="Times New Roman" w:cs="Times New Roman"/>
        </w:rPr>
        <w:t>​</w:t>
      </w:r>
      <w:proofErr w:type="spellStart"/>
      <w:r w:rsidR="00D10EB2" w:rsidRPr="00D10EB2">
        <w:rPr>
          <w:b/>
          <w:bCs/>
        </w:rPr>
        <w:t>SMBus</w:t>
      </w:r>
      <w:proofErr w:type="spellEnd"/>
      <w:r w:rsidR="00D10EB2" w:rsidRPr="00D10EB2">
        <w:rPr>
          <w:b/>
          <w:bCs/>
        </w:rPr>
        <w:t>（系统管理总线）警报</w:t>
      </w:r>
      <w:r w:rsidR="00D10EB2" w:rsidRPr="00D10EB2">
        <w:t>功能</w:t>
      </w:r>
    </w:p>
    <w:p w14:paraId="26AE17C8" w14:textId="77777777" w:rsidR="00D10EB2" w:rsidRPr="00D10EB2" w:rsidRDefault="00D10EB2" w:rsidP="00D10EB2">
      <w:r w:rsidRPr="00D10EB2">
        <w:t xml:space="preserve">I2C_SMBusAlertConfig函数用于配置 </w:t>
      </w:r>
      <w:r w:rsidRPr="00D10EB2">
        <w:rPr>
          <w:rFonts w:ascii="Times New Roman" w:hAnsi="Times New Roman" w:cs="Times New Roman"/>
        </w:rPr>
        <w:t>​</w:t>
      </w:r>
      <w:proofErr w:type="spellStart"/>
      <w:r w:rsidRPr="00D10EB2">
        <w:rPr>
          <w:b/>
          <w:bCs/>
        </w:rPr>
        <w:t>SMBus</w:t>
      </w:r>
      <w:proofErr w:type="spellEnd"/>
      <w:r w:rsidRPr="00D10EB2">
        <w:rPr>
          <w:b/>
          <w:bCs/>
        </w:rPr>
        <w:t>（系统管理总线）警报</w:t>
      </w:r>
      <w:r w:rsidRPr="00D10EB2">
        <w:t>功能，该功能是</w:t>
      </w:r>
      <w:proofErr w:type="spellStart"/>
      <w:r w:rsidRPr="00D10EB2">
        <w:t>SMBus</w:t>
      </w:r>
      <w:proofErr w:type="spellEnd"/>
      <w:r w:rsidRPr="00D10EB2">
        <w:t>协议的一个特性，允许从设备通过拉低专用的</w:t>
      </w:r>
      <w:proofErr w:type="spellStart"/>
      <w:r w:rsidRPr="00D10EB2">
        <w:t>SMBus</w:t>
      </w:r>
      <w:proofErr w:type="spellEnd"/>
      <w:r w:rsidRPr="00D10EB2">
        <w:t xml:space="preserve"> Alert信号线（通常与SDA、SCL并列）来向主设备发出中断请求。</w:t>
      </w:r>
    </w:p>
    <w:p w14:paraId="7FD30ACD" w14:textId="77777777" w:rsidR="00D10EB2" w:rsidRPr="00D10EB2" w:rsidRDefault="00D10EB2" w:rsidP="00847030">
      <w:pPr>
        <w:pStyle w:val="3"/>
      </w:pPr>
      <w:r w:rsidRPr="00D10EB2">
        <w:rPr>
          <w:rFonts w:ascii="Segoe UI Emoji" w:hAnsi="Segoe UI Emoji" w:cs="Segoe UI Emoji"/>
        </w:rPr>
        <w:lastRenderedPageBreak/>
        <w:t>🔧</w:t>
      </w:r>
      <w:r w:rsidRPr="00D10EB2">
        <w:t xml:space="preserve"> 函数原型与参数详解 </w:t>
      </w:r>
    </w:p>
    <w:p w14:paraId="5E524EAF" w14:textId="77777777" w:rsidR="00D10EB2" w:rsidRPr="00D10EB2" w:rsidRDefault="00D10EB2" w:rsidP="00D10EB2">
      <w:r w:rsidRPr="00D10EB2">
        <w:t>void I2C_</w:t>
      </w:r>
      <w:proofErr w:type="gramStart"/>
      <w:r w:rsidRPr="00D10EB2">
        <w:t>SMBusAlertConfig(</w:t>
      </w:r>
      <w:proofErr w:type="gramEnd"/>
      <w:r w:rsidRPr="00D10EB2">
        <w:t>I2C_TypeDef* I2Cx, uint16_t I2C_SMBusAlert);</w:t>
      </w:r>
    </w:p>
    <w:p w14:paraId="16A1854A" w14:textId="77777777" w:rsidR="00D10EB2" w:rsidRPr="00D10EB2" w:rsidRDefault="00D10EB2" w:rsidP="00D10EB2">
      <w:pPr>
        <w:numPr>
          <w:ilvl w:val="0"/>
          <w:numId w:val="683"/>
        </w:numPr>
      </w:pPr>
      <w:r w:rsidRPr="00D10EB2">
        <w:rPr>
          <w:rFonts w:ascii="Times New Roman" w:hAnsi="Times New Roman" w:cs="Times New Roman"/>
        </w:rPr>
        <w:t>​</w:t>
      </w:r>
      <w:r w:rsidRPr="00D10EB2">
        <w:rPr>
          <w:b/>
          <w:bCs/>
        </w:rPr>
        <w:t>I2Cx</w:t>
      </w:r>
      <w:r w:rsidRPr="00D10EB2">
        <w:rPr>
          <w:rFonts w:ascii="Times New Roman" w:hAnsi="Times New Roman" w:cs="Times New Roman"/>
        </w:rPr>
        <w:t>​</w:t>
      </w:r>
      <w:r w:rsidRPr="00D10EB2">
        <w:t>：指向I2C外设的指针（例如 I2C1, I2C2），指定要配置哪个I2C总线。</w:t>
      </w:r>
    </w:p>
    <w:p w14:paraId="4D832912" w14:textId="77777777" w:rsidR="00D10EB2" w:rsidRPr="00D10EB2" w:rsidRDefault="00D10EB2" w:rsidP="00D10EB2">
      <w:pPr>
        <w:numPr>
          <w:ilvl w:val="0"/>
          <w:numId w:val="683"/>
        </w:numPr>
      </w:pPr>
      <w:r w:rsidRPr="00D10EB2">
        <w:rPr>
          <w:rFonts w:ascii="Times New Roman" w:hAnsi="Times New Roman" w:cs="Times New Roman"/>
        </w:rPr>
        <w:t>​</w:t>
      </w:r>
      <w:r w:rsidRPr="00D10EB2">
        <w:rPr>
          <w:b/>
          <w:bCs/>
        </w:rPr>
        <w:t>I2usAlert</w:t>
      </w:r>
      <w:r w:rsidRPr="00D10EB2">
        <w:rPr>
          <w:rFonts w:ascii="Times New Roman" w:hAnsi="Times New Roman" w:cs="Times New Roman"/>
        </w:rPr>
        <w:t>​</w:t>
      </w:r>
      <w:r w:rsidRPr="00D10EB2">
        <w:t>：指定</w:t>
      </w:r>
      <w:proofErr w:type="spellStart"/>
      <w:r w:rsidRPr="00D10EB2">
        <w:t>SMBus</w:t>
      </w:r>
      <w:proofErr w:type="spellEnd"/>
      <w:r w:rsidRPr="00D10EB2">
        <w:t>警报的配置模式。这个参数通常可以取以下两个值之一：</w:t>
      </w:r>
    </w:p>
    <w:p w14:paraId="3BCB726D" w14:textId="77777777" w:rsidR="00D10EB2" w:rsidRPr="00D10EB2" w:rsidRDefault="00D10EB2" w:rsidP="00D10EB2">
      <w:pPr>
        <w:numPr>
          <w:ilvl w:val="1"/>
          <w:numId w:val="683"/>
        </w:numPr>
      </w:pPr>
      <w:r w:rsidRPr="00D10EB2">
        <w:t>I2C_SMBusAlert_Low：将</w:t>
      </w:r>
      <w:proofErr w:type="spellStart"/>
      <w:r w:rsidRPr="00D10EB2">
        <w:t>SMBus</w:t>
      </w:r>
      <w:proofErr w:type="spellEnd"/>
      <w:r w:rsidRPr="00D10EB2">
        <w:t xml:space="preserve"> Alert引脚设置为</w:t>
      </w:r>
      <w:r w:rsidRPr="00D10EB2">
        <w:rPr>
          <w:b/>
          <w:bCs/>
        </w:rPr>
        <w:t>低电平有效</w:t>
      </w:r>
      <w:r w:rsidRPr="00D10EB2">
        <w:t>。当从设备需要报警时，会将该引脚拉低。</w:t>
      </w:r>
    </w:p>
    <w:p w14:paraId="06F1A61A" w14:textId="77777777" w:rsidR="00D10EB2" w:rsidRPr="00D10EB2" w:rsidRDefault="00D10EB2" w:rsidP="00D10EB2">
      <w:pPr>
        <w:numPr>
          <w:ilvl w:val="1"/>
          <w:numId w:val="683"/>
        </w:numPr>
      </w:pPr>
      <w:r w:rsidRPr="00D10EB2">
        <w:t>I2C_SMBusAlert_High：将</w:t>
      </w:r>
      <w:proofErr w:type="spellStart"/>
      <w:r w:rsidRPr="00D10EB2">
        <w:t>SMBus</w:t>
      </w:r>
      <w:proofErr w:type="spellEnd"/>
      <w:r w:rsidRPr="00D10EB2">
        <w:t xml:space="preserve"> Alert引脚设置为</w:t>
      </w:r>
      <w:r w:rsidRPr="00D10EB2">
        <w:rPr>
          <w:b/>
          <w:bCs/>
        </w:rPr>
        <w:t>高电平有效</w:t>
      </w:r>
      <w:r w:rsidRPr="00D10EB2">
        <w:t>。当从设备需要报警时，会将该引脚拉高。</w:t>
      </w:r>
    </w:p>
    <w:p w14:paraId="7F7DF980" w14:textId="77777777" w:rsidR="00D10EB2" w:rsidRPr="00D10EB2" w:rsidRDefault="00D10EB2" w:rsidP="00847030">
      <w:pPr>
        <w:pStyle w:val="3"/>
      </w:pPr>
      <w:r w:rsidRPr="00D10EB2">
        <w:rPr>
          <w:rFonts w:ascii="Segoe UI Emoji" w:hAnsi="Segoe UI Emoji" w:cs="Segoe UI Emoji"/>
        </w:rPr>
        <w:t>⚙️</w:t>
      </w:r>
      <w:r w:rsidRPr="00D10EB2">
        <w:t xml:space="preserve"> 功能说明与典型应用 </w:t>
      </w:r>
    </w:p>
    <w:p w14:paraId="1ED99D56" w14:textId="77777777" w:rsidR="00D10EB2" w:rsidRPr="00D10EB2" w:rsidRDefault="00D10EB2" w:rsidP="00D10EB2">
      <w:pPr>
        <w:numPr>
          <w:ilvl w:val="0"/>
          <w:numId w:val="684"/>
        </w:numPr>
      </w:pPr>
      <w:r w:rsidRPr="00D10EB2">
        <w:rPr>
          <w:rFonts w:ascii="Times New Roman" w:hAnsi="Times New Roman" w:cs="Times New Roman"/>
        </w:rPr>
        <w:t>​</w:t>
      </w:r>
      <w:r w:rsidRPr="00D10EB2">
        <w:rPr>
          <w:b/>
          <w:bCs/>
        </w:rPr>
        <w:t>功能核心</w:t>
      </w:r>
      <w:r w:rsidRPr="00D10EB2">
        <w:rPr>
          <w:rFonts w:ascii="Times New Roman" w:hAnsi="Times New Roman" w:cs="Times New Roman"/>
        </w:rPr>
        <w:t>​</w:t>
      </w:r>
      <w:r w:rsidRPr="00D10EB2">
        <w:t>：此函数配置I2C外设的</w:t>
      </w:r>
      <w:proofErr w:type="spellStart"/>
      <w:r w:rsidRPr="00D10EB2">
        <w:t>SMBus</w:t>
      </w:r>
      <w:proofErr w:type="spellEnd"/>
      <w:r w:rsidRPr="00D10EB2">
        <w:t>警报响应模式，决定了主机如何解释从机通过</w:t>
      </w:r>
      <w:proofErr w:type="spellStart"/>
      <w:r w:rsidRPr="00D10EB2">
        <w:t>SMBus</w:t>
      </w:r>
      <w:proofErr w:type="spellEnd"/>
      <w:r w:rsidRPr="00D10EB2">
        <w:t xml:space="preserve"> Alert引脚发出的警报信号。</w:t>
      </w:r>
    </w:p>
    <w:p w14:paraId="1D75AD35" w14:textId="77777777" w:rsidR="00D10EB2" w:rsidRPr="00D10EB2" w:rsidRDefault="00D10EB2" w:rsidP="00D10EB2">
      <w:pPr>
        <w:numPr>
          <w:ilvl w:val="0"/>
          <w:numId w:val="684"/>
        </w:numPr>
      </w:pPr>
      <w:r w:rsidRPr="00D10EB2">
        <w:rPr>
          <w:rFonts w:ascii="Times New Roman" w:hAnsi="Times New Roman" w:cs="Times New Roman"/>
        </w:rPr>
        <w:t>​</w:t>
      </w:r>
      <w:r w:rsidRPr="00D10EB2">
        <w:rPr>
          <w:b/>
          <w:bCs/>
        </w:rPr>
        <w:t>典型应用场景</w:t>
      </w:r>
      <w:r w:rsidRPr="00D10EB2">
        <w:rPr>
          <w:rFonts w:ascii="Times New Roman" w:hAnsi="Times New Roman" w:cs="Times New Roman"/>
        </w:rPr>
        <w:t>​</w:t>
      </w:r>
      <w:r w:rsidRPr="00D10EB2">
        <w:t>：在</w:t>
      </w:r>
      <w:proofErr w:type="spellStart"/>
      <w:r w:rsidRPr="00D10EB2">
        <w:t>SMBus</w:t>
      </w:r>
      <w:proofErr w:type="spellEnd"/>
      <w:r w:rsidRPr="00D10EB2">
        <w:t>系统中，从设备（如电池管理芯片、温度传感器）在发生特定事件（如过热、欠压）时，可以通过</w:t>
      </w:r>
      <w:proofErr w:type="spellStart"/>
      <w:r w:rsidRPr="00D10EB2">
        <w:t>SMBus</w:t>
      </w:r>
      <w:proofErr w:type="spellEnd"/>
      <w:r w:rsidRPr="00D10EB2">
        <w:t xml:space="preserve"> Alert线向主设备（如主机控制器）发送警报。主设备在检测到警报后，会执行一个“警报响应”协议流程，轮询总线上所有从设备，以识别是哪个设备发出了警报并获取详细信息。</w:t>
      </w:r>
    </w:p>
    <w:p w14:paraId="4682903D" w14:textId="77777777" w:rsidR="00D10EB2" w:rsidRPr="00D10EB2" w:rsidRDefault="00D10EB2" w:rsidP="00847030">
      <w:pPr>
        <w:pStyle w:val="3"/>
      </w:pPr>
      <w:r w:rsidRPr="00D10EB2">
        <w:rPr>
          <w:rFonts w:ascii="Segoe UI Emoji" w:hAnsi="Segoe UI Emoji" w:cs="Segoe UI Emoji"/>
        </w:rPr>
        <w:t>💡</w:t>
      </w:r>
      <w:r w:rsidRPr="00D10EB2">
        <w:t xml:space="preserve"> 重要注意事项 </w:t>
      </w:r>
    </w:p>
    <w:p w14:paraId="19E440AA" w14:textId="77777777" w:rsidR="00D10EB2" w:rsidRPr="00D10EB2" w:rsidRDefault="00D10EB2" w:rsidP="00D10EB2">
      <w:pPr>
        <w:numPr>
          <w:ilvl w:val="0"/>
          <w:numId w:val="685"/>
        </w:numPr>
      </w:pPr>
      <w:r w:rsidRPr="00D10EB2">
        <w:rPr>
          <w:rFonts w:ascii="Times New Roman" w:hAnsi="Times New Roman" w:cs="Times New Roman"/>
        </w:rPr>
        <w:t>​</w:t>
      </w:r>
      <w:r w:rsidRPr="00D10EB2">
        <w:rPr>
          <w:b/>
          <w:bCs/>
        </w:rPr>
        <w:t>协议依赖</w:t>
      </w:r>
      <w:r w:rsidRPr="00D10EB2">
        <w:rPr>
          <w:rFonts w:ascii="Times New Roman" w:hAnsi="Times New Roman" w:cs="Times New Roman"/>
        </w:rPr>
        <w:t>​</w:t>
      </w:r>
      <w:r w:rsidRPr="00D10EB2">
        <w:t>：</w:t>
      </w:r>
      <w:proofErr w:type="spellStart"/>
      <w:r w:rsidRPr="00D10EB2">
        <w:t>SMBus</w:t>
      </w:r>
      <w:proofErr w:type="spellEnd"/>
      <w:r w:rsidRPr="00D10EB2">
        <w:t xml:space="preserve"> Alert是</w:t>
      </w:r>
      <w:proofErr w:type="spellStart"/>
      <w:r w:rsidRPr="00D10EB2">
        <w:t>SMBus</w:t>
      </w:r>
      <w:proofErr w:type="spellEnd"/>
      <w:r w:rsidRPr="00D10EB2">
        <w:t>协议特有的功能，与标准的I2C协议有所不同。在使用此功能前，需确保你的I2C外设和连接的从设备都支持</w:t>
      </w:r>
      <w:proofErr w:type="spellStart"/>
      <w:r w:rsidRPr="00D10EB2">
        <w:t>SMBus</w:t>
      </w:r>
      <w:proofErr w:type="spellEnd"/>
      <w:r w:rsidRPr="00D10EB2">
        <w:t>协议。</w:t>
      </w:r>
    </w:p>
    <w:p w14:paraId="64917EB1" w14:textId="77777777" w:rsidR="00D10EB2" w:rsidRPr="00D10EB2" w:rsidRDefault="00D10EB2" w:rsidP="00D10EB2">
      <w:pPr>
        <w:numPr>
          <w:ilvl w:val="0"/>
          <w:numId w:val="685"/>
        </w:numPr>
      </w:pPr>
      <w:r w:rsidRPr="00D10EB2">
        <w:rPr>
          <w:rFonts w:ascii="Times New Roman" w:hAnsi="Times New Roman" w:cs="Times New Roman"/>
        </w:rPr>
        <w:t>​</w:t>
      </w:r>
      <w:r w:rsidRPr="00D10EB2">
        <w:rPr>
          <w:b/>
          <w:bCs/>
        </w:rPr>
        <w:t>引脚配置</w:t>
      </w:r>
      <w:r w:rsidRPr="00D10EB2">
        <w:rPr>
          <w:rFonts w:ascii="Times New Roman" w:hAnsi="Times New Roman" w:cs="Times New Roman"/>
        </w:rPr>
        <w:t>​</w:t>
      </w:r>
      <w:r w:rsidRPr="00D10EB2">
        <w:t>：</w:t>
      </w:r>
      <w:proofErr w:type="spellStart"/>
      <w:r w:rsidRPr="00D10EB2">
        <w:t>SMBus</w:t>
      </w:r>
      <w:proofErr w:type="spellEnd"/>
      <w:r w:rsidRPr="00D10EB2">
        <w:t xml:space="preserve"> Alert功能通常需要一个专用的物理引脚。在使用前，除了调用本函数进行软件配置，还需确保该引脚对应的GPIO已正确初始化为复用功能模式。</w:t>
      </w:r>
    </w:p>
    <w:p w14:paraId="3CB62A56" w14:textId="77777777" w:rsidR="00D10EB2" w:rsidRPr="00D10EB2" w:rsidRDefault="00D10EB2" w:rsidP="00D10EB2">
      <w:r w:rsidRPr="00D10EB2">
        <w:t>希望以上信息能帮助你理解 I2C_SMBusAlertConfig函数。如果你对</w:t>
      </w:r>
      <w:proofErr w:type="spellStart"/>
      <w:r w:rsidRPr="00D10EB2">
        <w:t>SMBus</w:t>
      </w:r>
      <w:proofErr w:type="spellEnd"/>
      <w:r w:rsidRPr="00D10EB2">
        <w:t>协议或其他I2C功能有更多疑问，欢迎继续提问！</w:t>
      </w:r>
    </w:p>
    <w:p w14:paraId="53FC1F25" w14:textId="77777777" w:rsidR="00D10EB2" w:rsidRPr="00D10EB2" w:rsidRDefault="00D10EB2" w:rsidP="00D10EB2"/>
    <w:p w14:paraId="5CD9B417" w14:textId="6B1A8E26" w:rsidR="005F7F5A" w:rsidRDefault="005F7F5A" w:rsidP="00B45D1A">
      <w:pPr>
        <w:pStyle w:val="2"/>
      </w:pPr>
      <w:r>
        <w:t>I2C_TransmitPEC()</w:t>
      </w:r>
      <w:r w:rsidR="00932A32">
        <w:br/>
      </w:r>
      <w:r w:rsidR="00932A32" w:rsidRPr="00932A32">
        <w:t>控制I2C数据包错误校验（PEC）传输功能</w:t>
      </w:r>
    </w:p>
    <w:p w14:paraId="22B41C9F" w14:textId="77777777" w:rsidR="00932A32" w:rsidRPr="00932A32" w:rsidRDefault="00932A32" w:rsidP="00932A32">
      <w:r w:rsidRPr="00932A32">
        <w:t>您想了解 I2C_TransmitPEC函数的具体用法。这是一个用于控制I2C数据包错误校验</w:t>
      </w:r>
      <w:r w:rsidRPr="00932A32">
        <w:lastRenderedPageBreak/>
        <w:t>（PEC）传输功能的函数。下面为您详细解析。</w:t>
      </w:r>
    </w:p>
    <w:p w14:paraId="72BAB256" w14:textId="77777777" w:rsidR="00932A32" w:rsidRPr="00932A32" w:rsidRDefault="00932A32" w:rsidP="00847030">
      <w:pPr>
        <w:pStyle w:val="3"/>
      </w:pPr>
      <w:r w:rsidRPr="00932A32">
        <w:rPr>
          <w:rFonts w:ascii="Segoe UI Emoji" w:hAnsi="Segoe UI Emoji" w:cs="Segoe UI Emoji"/>
        </w:rPr>
        <w:t>🔍</w:t>
      </w:r>
      <w:r w:rsidRPr="00932A32">
        <w:t xml:space="preserve"> 函数原型与基本功能 </w:t>
      </w:r>
    </w:p>
    <w:p w14:paraId="7F587E61" w14:textId="77777777" w:rsidR="00932A32" w:rsidRPr="00932A32" w:rsidRDefault="00932A32" w:rsidP="00932A32">
      <w:r w:rsidRPr="00932A32">
        <w:t>void I2C_</w:t>
      </w:r>
      <w:proofErr w:type="gramStart"/>
      <w:r w:rsidRPr="00932A32">
        <w:t>TransmitPEC(</w:t>
      </w:r>
      <w:proofErr w:type="gramEnd"/>
      <w:r w:rsidRPr="00932A32">
        <w:t xml:space="preserve">I2C_TypeDef* I2Cx, </w:t>
      </w:r>
      <w:proofErr w:type="spellStart"/>
      <w:r w:rsidRPr="00932A32">
        <w:t>FunctionalState</w:t>
      </w:r>
      <w:proofErr w:type="spellEnd"/>
      <w:r w:rsidRPr="00932A32">
        <w:t xml:space="preserve"> </w:t>
      </w:r>
      <w:proofErr w:type="spellStart"/>
      <w:r w:rsidRPr="00932A32">
        <w:t>NewState</w:t>
      </w:r>
      <w:proofErr w:type="spellEnd"/>
      <w:r w:rsidRPr="00932A32">
        <w:t>);</w:t>
      </w:r>
    </w:p>
    <w:p w14:paraId="00F55A3C" w14:textId="77777777" w:rsidR="00932A32" w:rsidRPr="00932A32" w:rsidRDefault="00932A32" w:rsidP="00932A32">
      <w:pPr>
        <w:numPr>
          <w:ilvl w:val="0"/>
          <w:numId w:val="686"/>
        </w:numPr>
      </w:pPr>
      <w:r w:rsidRPr="00932A32">
        <w:rPr>
          <w:rFonts w:ascii="Times New Roman" w:hAnsi="Times New Roman" w:cs="Times New Roman"/>
        </w:rPr>
        <w:t>​</w:t>
      </w:r>
      <w:r w:rsidRPr="00932A32">
        <w:rPr>
          <w:b/>
          <w:bCs/>
        </w:rPr>
        <w:t>I2Cx</w:t>
      </w:r>
      <w:r w:rsidRPr="00932A32">
        <w:rPr>
          <w:rFonts w:ascii="Times New Roman" w:hAnsi="Times New Roman" w:cs="Times New Roman"/>
        </w:rPr>
        <w:t>​</w:t>
      </w:r>
      <w:r w:rsidRPr="00932A32">
        <w:t>：指定要操作的I2C外设，例如 I2C1或 I2C2。</w:t>
      </w:r>
    </w:p>
    <w:p w14:paraId="5F93612C" w14:textId="77777777" w:rsidR="00932A32" w:rsidRPr="00932A32" w:rsidRDefault="00932A32" w:rsidP="00932A32">
      <w:pPr>
        <w:numPr>
          <w:ilvl w:val="0"/>
          <w:numId w:val="686"/>
        </w:numPr>
      </w:pPr>
      <w:r w:rsidRPr="00932A32">
        <w:rPr>
          <w:rFonts w:ascii="Times New Roman" w:hAnsi="Times New Roman" w:cs="Times New Roman"/>
        </w:rPr>
        <w:t>​</w:t>
      </w:r>
      <w:proofErr w:type="spellStart"/>
      <w:r w:rsidRPr="00932A32">
        <w:rPr>
          <w:b/>
          <w:bCs/>
        </w:rPr>
        <w:t>NewState</w:t>
      </w:r>
      <w:proofErr w:type="spellEnd"/>
      <w:r w:rsidRPr="00932A32">
        <w:rPr>
          <w:rFonts w:ascii="Times New Roman" w:hAnsi="Times New Roman" w:cs="Times New Roman"/>
        </w:rPr>
        <w:t>​</w:t>
      </w:r>
      <w:r w:rsidRPr="00932A32">
        <w:t>：设置PEC传输功能的状态，可选 ENABLE（使能）或 DISABLE（失能）。</w:t>
      </w:r>
    </w:p>
    <w:p w14:paraId="3403C9BA" w14:textId="77777777" w:rsidR="00932A32" w:rsidRPr="00932A32" w:rsidRDefault="00932A32" w:rsidP="00932A32">
      <w:r w:rsidRPr="00932A32">
        <w:t>这个函数的主要功能是</w:t>
      </w:r>
      <w:r w:rsidRPr="00932A32">
        <w:rPr>
          <w:b/>
          <w:bCs/>
        </w:rPr>
        <w:t>使能或失能指定I2C外设的PEC（Packet Error Checking）传输</w:t>
      </w:r>
      <w:r w:rsidRPr="00932A32">
        <w:t>。当使能PEC传输后，I2C硬件会在数据传输完成后自动发送或校验一个PEC字节（通常为CRC-8计算结果），从而增强通信的可靠性。</w:t>
      </w:r>
    </w:p>
    <w:p w14:paraId="105EA35D" w14:textId="77777777" w:rsidR="00932A32" w:rsidRPr="00932A32" w:rsidRDefault="00932A32" w:rsidP="00847030">
      <w:pPr>
        <w:pStyle w:val="3"/>
      </w:pPr>
      <w:r w:rsidRPr="00932A32">
        <w:rPr>
          <w:rFonts w:ascii="Segoe UI Emoji" w:hAnsi="Segoe UI Emoji" w:cs="Segoe UI Emoji"/>
        </w:rPr>
        <w:t>⚙️</w:t>
      </w:r>
      <w:r w:rsidRPr="00932A32">
        <w:t xml:space="preserve"> 工作原理与流程 </w:t>
      </w:r>
    </w:p>
    <w:p w14:paraId="19ADE281" w14:textId="77777777" w:rsidR="00932A32" w:rsidRPr="00932A32" w:rsidRDefault="00932A32" w:rsidP="00932A32">
      <w:r w:rsidRPr="00932A32">
        <w:t>PEC是I2C总线的一个可选特性，用于数据包的差错检测。其核心是在正常的地址和数据传输之后，附加一个基于之前所有传输数据计算得到的CRC校验字节。</w:t>
      </w:r>
    </w:p>
    <w:p w14:paraId="3ED73FC9" w14:textId="77777777" w:rsidR="00932A32" w:rsidRPr="00932A32" w:rsidRDefault="00932A32" w:rsidP="00932A32">
      <w:r w:rsidRPr="00932A32">
        <w:t>下面的流程图对比了在主机发送模式和从机接收模式下，使能PEC传输后的完整通信序列，这有助于理解 I2C_TransmitPEC函数的调用时机和作用。</w:t>
      </w:r>
    </w:p>
    <w:p w14:paraId="62B6E273" w14:textId="77777777" w:rsidR="00932A32" w:rsidRPr="00932A32" w:rsidRDefault="00932A32" w:rsidP="00932A32">
      <w:r w:rsidRPr="00932A32">
        <w:t>flowchart TD</w:t>
      </w:r>
    </w:p>
    <w:p w14:paraId="1D1A4D37" w14:textId="77777777" w:rsidR="00932A32" w:rsidRPr="00932A32" w:rsidRDefault="00932A32" w:rsidP="00932A32">
      <w:r w:rsidRPr="00932A32">
        <w:t xml:space="preserve">    A[主机发送模式流程] --&gt; B[发送起始条件]</w:t>
      </w:r>
    </w:p>
    <w:p w14:paraId="1510FEFD" w14:textId="77777777" w:rsidR="00932A32" w:rsidRPr="00932A32" w:rsidRDefault="00932A32" w:rsidP="00932A32">
      <w:r w:rsidRPr="00932A32">
        <w:t xml:space="preserve">    B --&gt; C[发送从机地址写]</w:t>
      </w:r>
    </w:p>
    <w:p w14:paraId="4812F8BE" w14:textId="77777777" w:rsidR="00932A32" w:rsidRPr="00932A32" w:rsidRDefault="00932A32" w:rsidP="00932A32">
      <w:r w:rsidRPr="00932A32">
        <w:t xml:space="preserve">    C --&gt; D[发送数据字节]</w:t>
      </w:r>
    </w:p>
    <w:p w14:paraId="1ADD59C8" w14:textId="77777777" w:rsidR="00932A32" w:rsidRPr="00932A32" w:rsidRDefault="00932A32" w:rsidP="00932A32">
      <w:r w:rsidRPr="00932A32">
        <w:t xml:space="preserve">    D --&gt; E{是否最后一个数据字节?}</w:t>
      </w:r>
    </w:p>
    <w:p w14:paraId="38CA0F72" w14:textId="77777777" w:rsidR="00932A32" w:rsidRPr="00932A32" w:rsidRDefault="00932A32" w:rsidP="00932A32">
      <w:r w:rsidRPr="00932A32">
        <w:t xml:space="preserve">    E -- 否 --&gt; D</w:t>
      </w:r>
    </w:p>
    <w:p w14:paraId="3ABF4E53" w14:textId="77777777" w:rsidR="00932A32" w:rsidRPr="00932A32" w:rsidRDefault="00932A32" w:rsidP="00932A32">
      <w:r w:rsidRPr="00932A32">
        <w:t xml:space="preserve">    E -- 是 --&gt; F[在最后一个TXE事件时&lt;</w:t>
      </w:r>
      <w:proofErr w:type="spellStart"/>
      <w:r w:rsidRPr="00932A32">
        <w:t>br</w:t>
      </w:r>
      <w:proofErr w:type="spellEnd"/>
      <w:r w:rsidRPr="00932A32">
        <w:t>&gt;调用 I2C_TransmitPEC&lt;</w:t>
      </w:r>
      <w:proofErr w:type="spellStart"/>
      <w:r w:rsidRPr="00932A32">
        <w:t>br</w:t>
      </w:r>
      <w:proofErr w:type="spellEnd"/>
      <w:r w:rsidRPr="00932A32">
        <w:t>&gt;使能PEC传输]</w:t>
      </w:r>
    </w:p>
    <w:p w14:paraId="582C8BAF" w14:textId="77777777" w:rsidR="00932A32" w:rsidRPr="00932A32" w:rsidRDefault="00932A32" w:rsidP="00932A32">
      <w:r w:rsidRPr="00932A32">
        <w:t xml:space="preserve">    F --&gt; G[硬件自动附加并发送PEC字节]</w:t>
      </w:r>
    </w:p>
    <w:p w14:paraId="3FF7A7FE" w14:textId="77777777" w:rsidR="00932A32" w:rsidRPr="00932A32" w:rsidRDefault="00932A32" w:rsidP="00932A32">
      <w:r w:rsidRPr="00932A32">
        <w:t xml:space="preserve">    G --&gt; H[发送停止条件]</w:t>
      </w:r>
    </w:p>
    <w:p w14:paraId="1AF498F0" w14:textId="77777777" w:rsidR="00932A32" w:rsidRPr="00932A32" w:rsidRDefault="00932A32" w:rsidP="00932A32">
      <w:r w:rsidRPr="00932A32">
        <w:t xml:space="preserve">    </w:t>
      </w:r>
    </w:p>
    <w:p w14:paraId="349BE49D" w14:textId="77777777" w:rsidR="00932A32" w:rsidRPr="00932A32" w:rsidRDefault="00932A32" w:rsidP="00932A32">
      <w:r w:rsidRPr="00932A32">
        <w:t xml:space="preserve">    I[从机接收模式流程] --&gt; J[接收地址匹配]</w:t>
      </w:r>
    </w:p>
    <w:p w14:paraId="5B9E2211" w14:textId="77777777" w:rsidR="00932A32" w:rsidRPr="00932A32" w:rsidRDefault="00932A32" w:rsidP="00932A32">
      <w:r w:rsidRPr="00932A32">
        <w:t xml:space="preserve">    J --&gt; K[接收数据字节]</w:t>
      </w:r>
    </w:p>
    <w:p w14:paraId="5C8DC782" w14:textId="77777777" w:rsidR="00932A32" w:rsidRPr="00932A32" w:rsidRDefault="00932A32" w:rsidP="00932A32">
      <w:r w:rsidRPr="00932A32">
        <w:t xml:space="preserve">    K --&gt; L{是否最后一个数据字节?}</w:t>
      </w:r>
    </w:p>
    <w:p w14:paraId="462B9E31" w14:textId="77777777" w:rsidR="00932A32" w:rsidRPr="00932A32" w:rsidRDefault="00932A32" w:rsidP="00932A32">
      <w:r w:rsidRPr="00932A32">
        <w:lastRenderedPageBreak/>
        <w:t xml:space="preserve">    L -- 否 --&gt; K</w:t>
      </w:r>
    </w:p>
    <w:p w14:paraId="1260A115" w14:textId="77777777" w:rsidR="00932A32" w:rsidRPr="00932A32" w:rsidRDefault="00932A32" w:rsidP="00932A32">
      <w:r w:rsidRPr="00932A32">
        <w:t xml:space="preserve">    L -- 是 --&gt; M[在最后一个RXNE事件后&lt;</w:t>
      </w:r>
      <w:proofErr w:type="spellStart"/>
      <w:r w:rsidRPr="00932A32">
        <w:t>br</w:t>
      </w:r>
      <w:proofErr w:type="spellEnd"/>
      <w:r w:rsidRPr="00932A32">
        <w:t>&gt;调用 I2C_TransmitPEC&lt;</w:t>
      </w:r>
      <w:proofErr w:type="spellStart"/>
      <w:r w:rsidRPr="00932A32">
        <w:t>br</w:t>
      </w:r>
      <w:proofErr w:type="spellEnd"/>
      <w:r w:rsidRPr="00932A32">
        <w:t>&gt;使能PEC校验]</w:t>
      </w:r>
    </w:p>
    <w:p w14:paraId="20106FF5" w14:textId="77777777" w:rsidR="00932A32" w:rsidRPr="00932A32" w:rsidRDefault="00932A32" w:rsidP="00932A32">
      <w:r w:rsidRPr="00932A32">
        <w:t xml:space="preserve">    M --&gt; N[硬件自动接收并校验PEC字节]</w:t>
      </w:r>
    </w:p>
    <w:p w14:paraId="31A3CEDD" w14:textId="77777777" w:rsidR="00932A32" w:rsidRPr="00932A32" w:rsidRDefault="00932A32" w:rsidP="00932A32">
      <w:r w:rsidRPr="00932A32">
        <w:t xml:space="preserve">    N --&gt; O[校验结果成功?]</w:t>
      </w:r>
    </w:p>
    <w:p w14:paraId="7443CB59" w14:textId="77777777" w:rsidR="00932A32" w:rsidRPr="00932A32" w:rsidRDefault="00932A32" w:rsidP="00932A32">
      <w:r w:rsidRPr="00932A32">
        <w:t xml:space="preserve">    O -- 是 --&gt; P[通信成功结束]</w:t>
      </w:r>
    </w:p>
    <w:p w14:paraId="67DD1814" w14:textId="77777777" w:rsidR="00932A32" w:rsidRPr="00932A32" w:rsidRDefault="00932A32" w:rsidP="00932A32">
      <w:r w:rsidRPr="00932A32">
        <w:t xml:space="preserve">    O -- 否 --&gt; Q[触发PEC错误中断]</w:t>
      </w:r>
    </w:p>
    <w:p w14:paraId="27F1B61F" w14:textId="77777777" w:rsidR="00932A32" w:rsidRPr="00932A32" w:rsidRDefault="00932A32" w:rsidP="00847030">
      <w:pPr>
        <w:pStyle w:val="3"/>
      </w:pPr>
      <w:r w:rsidRPr="00932A32">
        <w:rPr>
          <w:rFonts w:ascii="Segoe UI Emoji" w:hAnsi="Segoe UI Emoji" w:cs="Segoe UI Emoji"/>
        </w:rPr>
        <w:t>🔄</w:t>
      </w:r>
      <w:r w:rsidRPr="00932A32">
        <w:t xml:space="preserve"> 相关函数与配置 </w:t>
      </w:r>
    </w:p>
    <w:p w14:paraId="7EE48A97" w14:textId="77777777" w:rsidR="00932A32" w:rsidRPr="00932A32" w:rsidRDefault="00932A32" w:rsidP="00932A32">
      <w:r w:rsidRPr="00932A32">
        <w:t>I2C_TransmitPEC函数需要与其他PEC相关函数配合使用，以完成完整的PEC传输与校验功能：</w:t>
      </w:r>
    </w:p>
    <w:p w14:paraId="20A5C010" w14:textId="77777777" w:rsidR="00932A32" w:rsidRPr="00932A32" w:rsidRDefault="00932A32" w:rsidP="00932A32">
      <w:pPr>
        <w:numPr>
          <w:ilvl w:val="0"/>
          <w:numId w:val="687"/>
        </w:numPr>
      </w:pPr>
      <w:r w:rsidRPr="00932A32">
        <w:rPr>
          <w:rFonts w:ascii="Times New Roman" w:hAnsi="Times New Roman" w:cs="Times New Roman"/>
        </w:rPr>
        <w:t>​</w:t>
      </w:r>
      <w:r w:rsidRPr="00932A32">
        <w:rPr>
          <w:b/>
          <w:bCs/>
        </w:rPr>
        <w:t xml:space="preserve">void I2C_CalculatePEC(I2C_TypeDef* I2Cx, </w:t>
      </w:r>
      <w:proofErr w:type="spellStart"/>
      <w:r w:rsidRPr="00932A32">
        <w:rPr>
          <w:b/>
          <w:bCs/>
        </w:rPr>
        <w:t>FunctionalState</w:t>
      </w:r>
      <w:proofErr w:type="spellEnd"/>
      <w:r w:rsidRPr="00932A32">
        <w:rPr>
          <w:b/>
          <w:bCs/>
        </w:rPr>
        <w:t xml:space="preserve"> </w:t>
      </w:r>
      <w:proofErr w:type="spellStart"/>
      <w:r w:rsidRPr="00932A32">
        <w:rPr>
          <w:b/>
          <w:bCs/>
        </w:rPr>
        <w:t>NewState</w:t>
      </w:r>
      <w:proofErr w:type="spellEnd"/>
      <w:r w:rsidRPr="00932A32">
        <w:rPr>
          <w:b/>
          <w:bCs/>
        </w:rPr>
        <w:t>)</w:t>
      </w:r>
      <w:r w:rsidRPr="00932A32">
        <w:rPr>
          <w:rFonts w:ascii="Times New Roman" w:hAnsi="Times New Roman" w:cs="Times New Roman"/>
        </w:rPr>
        <w:t>​</w:t>
      </w:r>
      <w:r w:rsidRPr="00932A32">
        <w:t>：使能或禁止PEC值计算。在开始传输数据前，需要先使能PEC计算，硬件才会在后台计算CRC值。</w:t>
      </w:r>
    </w:p>
    <w:p w14:paraId="11C5ED5F" w14:textId="77777777" w:rsidR="00932A32" w:rsidRPr="00932A32" w:rsidRDefault="00932A32" w:rsidP="00932A32">
      <w:pPr>
        <w:numPr>
          <w:ilvl w:val="0"/>
          <w:numId w:val="687"/>
        </w:numPr>
      </w:pPr>
      <w:r w:rsidRPr="00932A32">
        <w:rPr>
          <w:rFonts w:ascii="Times New Roman" w:hAnsi="Times New Roman" w:cs="Times New Roman"/>
        </w:rPr>
        <w:t>​</w:t>
      </w:r>
      <w:r w:rsidRPr="00932A32">
        <w:rPr>
          <w:b/>
          <w:bCs/>
        </w:rPr>
        <w:t>uint8_t I2C_GetPEC(I2C_TypeDef* I2Cx)</w:t>
      </w:r>
      <w:r w:rsidRPr="00932A32">
        <w:rPr>
          <w:rFonts w:ascii="Times New Roman" w:hAnsi="Times New Roman" w:cs="Times New Roman"/>
        </w:rPr>
        <w:t>​</w:t>
      </w:r>
      <w:r w:rsidRPr="00932A32">
        <w:t>：读取当前计算出的PEC值。这在从机模式下特别有用，可以在接收完数据后读取PEC值，与接收到的PEC字节进行比较（如果采用软件校验）。</w:t>
      </w:r>
    </w:p>
    <w:p w14:paraId="71301AE5" w14:textId="77777777" w:rsidR="00932A32" w:rsidRPr="00932A32" w:rsidRDefault="00932A32" w:rsidP="00932A32">
      <w:pPr>
        <w:numPr>
          <w:ilvl w:val="0"/>
          <w:numId w:val="687"/>
        </w:numPr>
      </w:pPr>
      <w:r w:rsidRPr="00932A32">
        <w:rPr>
          <w:rFonts w:ascii="Times New Roman" w:hAnsi="Times New Roman" w:cs="Times New Roman"/>
        </w:rPr>
        <w:t>​</w:t>
      </w:r>
      <w:r w:rsidRPr="00932A32">
        <w:rPr>
          <w:b/>
          <w:bCs/>
        </w:rPr>
        <w:t>PEC错误中断</w:t>
      </w:r>
      <w:r w:rsidRPr="00932A32">
        <w:rPr>
          <w:rFonts w:ascii="Times New Roman" w:hAnsi="Times New Roman" w:cs="Times New Roman"/>
        </w:rPr>
        <w:t>​</w:t>
      </w:r>
      <w:r w:rsidRPr="00932A32">
        <w:t>：如果使能了I2C错误中断（例如 I2C_IT_ERR），当硬件校验PEC失败时，会产生一个PEC错误中断（I2C_IT_PECERR）。在中断服务函数中，需要检查并清除该中断挂起位。</w:t>
      </w:r>
    </w:p>
    <w:p w14:paraId="5D84A4AC" w14:textId="77777777" w:rsidR="00932A32" w:rsidRPr="00932A32" w:rsidRDefault="00932A32" w:rsidP="00932A32">
      <w:r w:rsidRPr="00932A32">
        <w:t>一个典型的包含PEC的传输初始化配置如下：</w:t>
      </w:r>
    </w:p>
    <w:p w14:paraId="44AE4076" w14:textId="77777777" w:rsidR="00932A32" w:rsidRPr="00932A32" w:rsidRDefault="00932A32" w:rsidP="00932A32">
      <w:r w:rsidRPr="00932A32">
        <w:t>// 使能I2C</w:t>
      </w:r>
    </w:p>
    <w:p w14:paraId="6BEBD0DF" w14:textId="77777777" w:rsidR="00932A32" w:rsidRPr="00932A32" w:rsidRDefault="00932A32" w:rsidP="00932A32">
      <w:r w:rsidRPr="00932A32">
        <w:t>I2C_</w:t>
      </w:r>
      <w:proofErr w:type="gramStart"/>
      <w:r w:rsidRPr="00932A32">
        <w:t>Cmd(</w:t>
      </w:r>
      <w:proofErr w:type="gramEnd"/>
      <w:r w:rsidRPr="00932A32">
        <w:t>I2C1, ENABLE);</w:t>
      </w:r>
    </w:p>
    <w:p w14:paraId="50B8EB54" w14:textId="77777777" w:rsidR="00932A32" w:rsidRPr="00932A32" w:rsidRDefault="00932A32" w:rsidP="00932A32">
      <w:r w:rsidRPr="00932A32">
        <w:t>// 使能PEC计算</w:t>
      </w:r>
    </w:p>
    <w:p w14:paraId="6128DA25" w14:textId="77777777" w:rsidR="00932A32" w:rsidRPr="00932A32" w:rsidRDefault="00932A32" w:rsidP="00932A32">
      <w:r w:rsidRPr="00932A32">
        <w:t>I2C_</w:t>
      </w:r>
      <w:proofErr w:type="gramStart"/>
      <w:r w:rsidRPr="00932A32">
        <w:t>CalculatePEC(</w:t>
      </w:r>
      <w:proofErr w:type="gramEnd"/>
      <w:r w:rsidRPr="00932A32">
        <w:t>I2C1, ENABLE);</w:t>
      </w:r>
    </w:p>
    <w:p w14:paraId="7745951B" w14:textId="77777777" w:rsidR="00932A32" w:rsidRPr="00932A32" w:rsidRDefault="00932A32" w:rsidP="00932A32">
      <w:r w:rsidRPr="00932A32">
        <w:t>// 如果是主机模式，确保ACK使能</w:t>
      </w:r>
    </w:p>
    <w:p w14:paraId="43761A94" w14:textId="77777777" w:rsidR="00932A32" w:rsidRPr="00932A32" w:rsidRDefault="00932A32" w:rsidP="00932A32">
      <w:r w:rsidRPr="00932A32">
        <w:t>I2C_</w:t>
      </w:r>
      <w:proofErr w:type="gramStart"/>
      <w:r w:rsidRPr="00932A32">
        <w:t>AcknowledgeConfig(</w:t>
      </w:r>
      <w:proofErr w:type="gramEnd"/>
      <w:r w:rsidRPr="00932A32">
        <w:t>I2C1, ENABLE);</w:t>
      </w:r>
    </w:p>
    <w:p w14:paraId="24E67DA7" w14:textId="77777777" w:rsidR="00932A32" w:rsidRPr="00932A32" w:rsidRDefault="00932A32" w:rsidP="00847030">
      <w:pPr>
        <w:pStyle w:val="3"/>
      </w:pPr>
      <w:r w:rsidRPr="00932A32">
        <w:rPr>
          <w:rFonts w:ascii="Segoe UI Emoji" w:hAnsi="Segoe UI Emoji" w:cs="Segoe UI Emoji"/>
        </w:rPr>
        <w:t>💡</w:t>
      </w:r>
      <w:r w:rsidRPr="00932A32">
        <w:t xml:space="preserve"> 应用示例 </w:t>
      </w:r>
    </w:p>
    <w:p w14:paraId="396F39FF" w14:textId="77777777" w:rsidR="00932A32" w:rsidRPr="00932A32" w:rsidRDefault="00932A32" w:rsidP="00932A32">
      <w:r w:rsidRPr="00932A32">
        <w:t>根据搜索结果显示，I2C_TransmitPEC的使用时机根据设备扮演的角色（主机或从机）有所不同：</w:t>
      </w:r>
    </w:p>
    <w:p w14:paraId="7B10CCAA" w14:textId="77777777" w:rsidR="00932A32" w:rsidRPr="00932A32" w:rsidRDefault="00932A32" w:rsidP="00932A32">
      <w:pPr>
        <w:numPr>
          <w:ilvl w:val="0"/>
          <w:numId w:val="688"/>
        </w:numPr>
      </w:pPr>
      <w:r w:rsidRPr="00932A32">
        <w:rPr>
          <w:rFonts w:ascii="Times New Roman" w:hAnsi="Times New Roman" w:cs="Times New Roman"/>
        </w:rPr>
        <w:lastRenderedPageBreak/>
        <w:t>​</w:t>
      </w:r>
      <w:r w:rsidRPr="00932A32">
        <w:rPr>
          <w:b/>
          <w:bCs/>
        </w:rPr>
        <w:t>主机发送模式</w:t>
      </w:r>
      <w:r w:rsidRPr="00932A32">
        <w:rPr>
          <w:rFonts w:ascii="Times New Roman" w:hAnsi="Times New Roman" w:cs="Times New Roman"/>
        </w:rPr>
        <w:t>​</w:t>
      </w:r>
      <w:r w:rsidRPr="00932A32">
        <w:t>：在发送完</w:t>
      </w:r>
      <w:r w:rsidRPr="00932A32">
        <w:rPr>
          <w:b/>
          <w:bCs/>
        </w:rPr>
        <w:t>最后一个数据字节</w:t>
      </w:r>
      <w:r w:rsidRPr="00932A32">
        <w:t>后，使能PEC传输。通常是在检测到最后一个 I2C_FLAG_TXE（发送数据寄存器空）标志后调用 I2C_TransmitPEC(I2Cx, ENABLE);，之后硬件会自动将计算好的PEC字节发送出去。</w:t>
      </w:r>
    </w:p>
    <w:p w14:paraId="4E889E94" w14:textId="77777777" w:rsidR="00932A32" w:rsidRPr="00932A32" w:rsidRDefault="00932A32" w:rsidP="00932A32">
      <w:pPr>
        <w:numPr>
          <w:ilvl w:val="0"/>
          <w:numId w:val="688"/>
        </w:numPr>
      </w:pPr>
      <w:r w:rsidRPr="00932A32">
        <w:rPr>
          <w:rFonts w:ascii="Times New Roman" w:hAnsi="Times New Roman" w:cs="Times New Roman"/>
        </w:rPr>
        <w:t>​</w:t>
      </w:r>
      <w:r w:rsidRPr="00932A32">
        <w:rPr>
          <w:b/>
          <w:bCs/>
        </w:rPr>
        <w:t>从机接收模式</w:t>
      </w:r>
      <w:r w:rsidRPr="00932A32">
        <w:rPr>
          <w:rFonts w:ascii="Times New Roman" w:hAnsi="Times New Roman" w:cs="Times New Roman"/>
        </w:rPr>
        <w:t>​</w:t>
      </w:r>
      <w:r w:rsidRPr="00932A32">
        <w:t>：在接收完</w:t>
      </w:r>
      <w:r w:rsidRPr="00932A32">
        <w:rPr>
          <w:b/>
          <w:bCs/>
        </w:rPr>
        <w:t>最后一个数据字节</w:t>
      </w:r>
      <w:r w:rsidRPr="00932A32">
        <w:t>后（即最后一个 I2C_FLAG_RXNE事件之后），使能PEC传输。这将指示从机硬件开始检查主设备接下来发送的PEC字节。</w:t>
      </w:r>
    </w:p>
    <w:p w14:paraId="6A386150" w14:textId="77777777" w:rsidR="00932A32" w:rsidRPr="00932A32" w:rsidRDefault="00932A32" w:rsidP="00847030">
      <w:pPr>
        <w:pStyle w:val="3"/>
      </w:pPr>
      <w:r w:rsidRPr="00932A32">
        <w:rPr>
          <w:rFonts w:ascii="Segoe UI Emoji" w:hAnsi="Segoe UI Emoji" w:cs="Segoe UI Emoji"/>
        </w:rPr>
        <w:t>⚠️</w:t>
      </w:r>
      <w:r w:rsidRPr="00932A32">
        <w:t xml:space="preserve"> 重要注意事项 </w:t>
      </w:r>
    </w:p>
    <w:p w14:paraId="0FFA3A31" w14:textId="77777777" w:rsidR="00932A32" w:rsidRPr="00932A32" w:rsidRDefault="00932A32" w:rsidP="00932A32">
      <w:pPr>
        <w:numPr>
          <w:ilvl w:val="0"/>
          <w:numId w:val="689"/>
        </w:numPr>
      </w:pPr>
      <w:r w:rsidRPr="00932A32">
        <w:rPr>
          <w:rFonts w:ascii="Times New Roman" w:hAnsi="Times New Roman" w:cs="Times New Roman"/>
        </w:rPr>
        <w:t>​</w:t>
      </w:r>
      <w:r w:rsidRPr="00932A32">
        <w:rPr>
          <w:b/>
          <w:bCs/>
        </w:rPr>
        <w:t>协议支持</w:t>
      </w:r>
      <w:r w:rsidRPr="00932A32">
        <w:rPr>
          <w:rFonts w:ascii="Times New Roman" w:hAnsi="Times New Roman" w:cs="Times New Roman"/>
        </w:rPr>
        <w:t>​</w:t>
      </w:r>
      <w:r w:rsidRPr="00932A32">
        <w:t>：PEC是</w:t>
      </w:r>
      <w:proofErr w:type="spellStart"/>
      <w:r w:rsidRPr="00932A32">
        <w:t>SMBus</w:t>
      </w:r>
      <w:proofErr w:type="spellEnd"/>
      <w:r w:rsidRPr="00932A32">
        <w:t>协议的一部分，并非所有I2C从设备都支持。在使用前，请确保通信双方（主机和从机）的器件都支持PEC功能。</w:t>
      </w:r>
    </w:p>
    <w:p w14:paraId="0D973482" w14:textId="77777777" w:rsidR="00932A32" w:rsidRPr="00932A32" w:rsidRDefault="00932A32" w:rsidP="00932A32">
      <w:pPr>
        <w:numPr>
          <w:ilvl w:val="0"/>
          <w:numId w:val="689"/>
        </w:numPr>
      </w:pPr>
      <w:r w:rsidRPr="00932A32">
        <w:rPr>
          <w:rFonts w:ascii="Times New Roman" w:hAnsi="Times New Roman" w:cs="Times New Roman"/>
        </w:rPr>
        <w:t>​</w:t>
      </w:r>
      <w:r w:rsidRPr="00932A32">
        <w:rPr>
          <w:b/>
          <w:bCs/>
        </w:rPr>
        <w:t>计算使能</w:t>
      </w:r>
      <w:r w:rsidRPr="00932A32">
        <w:rPr>
          <w:rFonts w:ascii="Times New Roman" w:hAnsi="Times New Roman" w:cs="Times New Roman"/>
        </w:rPr>
        <w:t>​</w:t>
      </w:r>
      <w:r w:rsidRPr="00932A32">
        <w:t>：务必在通信开始前通过 I2C_CalculatePEC函数使能PEC计算，否则硬件不会计算CRC，I2C_TransmitPEC函数也将无法正常工作。</w:t>
      </w:r>
    </w:p>
    <w:p w14:paraId="7CC6165F" w14:textId="77777777" w:rsidR="00932A32" w:rsidRPr="00932A32" w:rsidRDefault="00932A32" w:rsidP="00932A32">
      <w:pPr>
        <w:numPr>
          <w:ilvl w:val="0"/>
          <w:numId w:val="689"/>
        </w:numPr>
      </w:pPr>
      <w:r w:rsidRPr="00932A32">
        <w:rPr>
          <w:rFonts w:ascii="Times New Roman" w:hAnsi="Times New Roman" w:cs="Times New Roman"/>
        </w:rPr>
        <w:t>​</w:t>
      </w:r>
      <w:r w:rsidRPr="00932A32">
        <w:rPr>
          <w:b/>
          <w:bCs/>
        </w:rPr>
        <w:t>时序关键</w:t>
      </w:r>
      <w:r w:rsidRPr="00932A32">
        <w:rPr>
          <w:rFonts w:ascii="Times New Roman" w:hAnsi="Times New Roman" w:cs="Times New Roman"/>
        </w:rPr>
        <w:t>​</w:t>
      </w:r>
      <w:r w:rsidRPr="00932A32">
        <w:t>：调用 I2C_TransmitPEC的时机非常关键，必须在最后一个数据字节之后、通信结束之前调用，具体时机请参考上面的应用示例和流程图。</w:t>
      </w:r>
    </w:p>
    <w:p w14:paraId="56552EB9" w14:textId="77777777" w:rsidR="00932A32" w:rsidRPr="00932A32" w:rsidRDefault="00932A32" w:rsidP="00932A32">
      <w:r w:rsidRPr="00932A32">
        <w:t>希望这些信息能帮助您更好地理解和使用 I2C_TransmitPEC函数。</w:t>
      </w:r>
    </w:p>
    <w:p w14:paraId="10C35B81" w14:textId="77777777" w:rsidR="00932A32" w:rsidRPr="00932A32" w:rsidRDefault="00932A32" w:rsidP="00932A32"/>
    <w:p w14:paraId="26DEBD4F" w14:textId="3B0C2EF4" w:rsidR="005F7F5A" w:rsidRDefault="005F7F5A" w:rsidP="00B45D1A">
      <w:pPr>
        <w:pStyle w:val="2"/>
      </w:pPr>
      <w:r>
        <w:t>I2C_PECPositionConfig()</w:t>
      </w:r>
      <w:r w:rsidR="00681391">
        <w:br/>
      </w:r>
      <w:r w:rsidR="00681391" w:rsidRPr="00681391">
        <w:t>配置PEC（Packet Error Checking，数据包错误校验）字节在数据传输序列中的位置</w:t>
      </w:r>
    </w:p>
    <w:p w14:paraId="39BE0D2A" w14:textId="77777777" w:rsidR="00681391" w:rsidRPr="00681391" w:rsidRDefault="00681391" w:rsidP="00681391">
      <w:r w:rsidRPr="00681391">
        <w:t>在STM32的I2C通信中，I2C_PECPositionConfig函数用于配置PEC（Packet Error Checking，数据包错误校验）字节在数据传输序列中的位置。这个功能在与支持</w:t>
      </w:r>
      <w:proofErr w:type="spellStart"/>
      <w:r w:rsidRPr="00681391">
        <w:t>SMBus</w:t>
      </w:r>
      <w:proofErr w:type="spellEnd"/>
      <w:r w:rsidRPr="00681391">
        <w:t>（系统管理总线）协议的设备通信时尤为重要，因为它决定了PEC校验字节是紧随数据字节之后发送，还是在下一个数据字节的位置发送。</w:t>
      </w:r>
    </w:p>
    <w:p w14:paraId="4B0BC9B7" w14:textId="77777777" w:rsidR="00681391" w:rsidRPr="00681391" w:rsidRDefault="00681391" w:rsidP="00847030">
      <w:pPr>
        <w:pStyle w:val="3"/>
      </w:pPr>
      <w:r w:rsidRPr="00681391">
        <w:t xml:space="preserve">函数原型 </w:t>
      </w:r>
    </w:p>
    <w:p w14:paraId="1E4659EF" w14:textId="77777777" w:rsidR="00681391" w:rsidRPr="00681391" w:rsidRDefault="00681391" w:rsidP="00681391">
      <w:r w:rsidRPr="00681391">
        <w:t>void I2C_</w:t>
      </w:r>
      <w:proofErr w:type="gramStart"/>
      <w:r w:rsidRPr="00681391">
        <w:t>PECPositionConfig(</w:t>
      </w:r>
      <w:proofErr w:type="gramEnd"/>
      <w:r w:rsidRPr="00681391">
        <w:t>I2C_TypeDef* I2Cx, uint16_t I2C_PECPosition);</w:t>
      </w:r>
    </w:p>
    <w:p w14:paraId="0BF4E13F" w14:textId="77777777" w:rsidR="00681391" w:rsidRPr="00681391" w:rsidRDefault="00681391" w:rsidP="00847030">
      <w:pPr>
        <w:pStyle w:val="3"/>
      </w:pPr>
      <w:r w:rsidRPr="00681391">
        <w:t xml:space="preserve">参数说明 </w:t>
      </w:r>
    </w:p>
    <w:p w14:paraId="4C71E2EF" w14:textId="77777777" w:rsidR="00681391" w:rsidRPr="00681391" w:rsidRDefault="00681391" w:rsidP="00681391">
      <w:pPr>
        <w:numPr>
          <w:ilvl w:val="0"/>
          <w:numId w:val="690"/>
        </w:numPr>
      </w:pPr>
      <w:r w:rsidRPr="00681391">
        <w:rPr>
          <w:rFonts w:ascii="Times New Roman" w:hAnsi="Times New Roman" w:cs="Times New Roman"/>
        </w:rPr>
        <w:t>​</w:t>
      </w:r>
      <w:r w:rsidRPr="00681391">
        <w:rPr>
          <w:b/>
          <w:bCs/>
        </w:rPr>
        <w:t>I2Cx</w:t>
      </w:r>
      <w:r w:rsidRPr="00681391">
        <w:rPr>
          <w:rFonts w:ascii="Times New Roman" w:hAnsi="Times New Roman" w:cs="Times New Roman"/>
        </w:rPr>
        <w:t>​</w:t>
      </w:r>
      <w:r w:rsidRPr="00681391">
        <w:t>：指定要操作的I2C外设。例如，I2C1或 I2C2。</w:t>
      </w:r>
    </w:p>
    <w:p w14:paraId="481BDBBE" w14:textId="77777777" w:rsidR="00681391" w:rsidRPr="00681391" w:rsidRDefault="00681391" w:rsidP="00681391">
      <w:pPr>
        <w:numPr>
          <w:ilvl w:val="0"/>
          <w:numId w:val="690"/>
        </w:numPr>
      </w:pPr>
      <w:r w:rsidRPr="00681391">
        <w:rPr>
          <w:rFonts w:ascii="Times New Roman" w:hAnsi="Times New Roman" w:cs="Times New Roman"/>
        </w:rPr>
        <w:t>​</w:t>
      </w:r>
      <w:r w:rsidRPr="00681391">
        <w:rPr>
          <w:b/>
          <w:bCs/>
        </w:rPr>
        <w:t>I2C_PECPosition</w:t>
      </w:r>
      <w:r w:rsidRPr="00681391">
        <w:rPr>
          <w:rFonts w:ascii="Times New Roman" w:hAnsi="Times New Roman" w:cs="Times New Roman"/>
        </w:rPr>
        <w:t>​</w:t>
      </w:r>
      <w:r w:rsidRPr="00681391">
        <w:t>：指定PEC字节的位置。这个参数通常可以取以下两个值之一：</w:t>
      </w:r>
    </w:p>
    <w:p w14:paraId="6FC9D798" w14:textId="77777777" w:rsidR="00681391" w:rsidRPr="00681391" w:rsidRDefault="00681391" w:rsidP="00681391">
      <w:pPr>
        <w:numPr>
          <w:ilvl w:val="1"/>
          <w:numId w:val="690"/>
        </w:numPr>
      </w:pPr>
      <w:r w:rsidRPr="00681391">
        <w:lastRenderedPageBreak/>
        <w:t>I2C_PECPosition_Next：指示PEC字节将在</w:t>
      </w:r>
      <w:r w:rsidRPr="00681391">
        <w:rPr>
          <w:b/>
          <w:bCs/>
        </w:rPr>
        <w:t>下一个</w:t>
      </w:r>
      <w:r w:rsidRPr="00681391">
        <w:t>数据字节的位置被传输或接收。这通常用于在当前的读或写操作之后，硬件自动处理PEC字节的情况。</w:t>
      </w:r>
    </w:p>
    <w:p w14:paraId="2D60DEAD" w14:textId="77777777" w:rsidR="00681391" w:rsidRPr="00681391" w:rsidRDefault="00681391" w:rsidP="00681391">
      <w:pPr>
        <w:numPr>
          <w:ilvl w:val="1"/>
          <w:numId w:val="690"/>
        </w:numPr>
      </w:pPr>
      <w:r w:rsidRPr="00681391">
        <w:t>I2C_PECPosition_Current：指示PEC字节在</w:t>
      </w:r>
      <w:r w:rsidRPr="00681391">
        <w:rPr>
          <w:b/>
          <w:bCs/>
        </w:rPr>
        <w:t>当前</w:t>
      </w:r>
      <w:r w:rsidRPr="00681391">
        <w:t>数据字节的位置。这通常用于软件需要立即处理PEC字节的场景。</w:t>
      </w:r>
    </w:p>
    <w:p w14:paraId="784B6172" w14:textId="77777777" w:rsidR="00681391" w:rsidRPr="00681391" w:rsidRDefault="00681391" w:rsidP="00847030">
      <w:pPr>
        <w:pStyle w:val="3"/>
      </w:pPr>
      <w:r w:rsidRPr="00681391">
        <w:t xml:space="preserve">功能详解 </w:t>
      </w:r>
    </w:p>
    <w:p w14:paraId="7EE64101" w14:textId="77777777" w:rsidR="00681391" w:rsidRPr="00681391" w:rsidRDefault="00681391" w:rsidP="00681391">
      <w:r w:rsidRPr="00681391">
        <w:t>PEC是一种基于CRC-8算法的错误校验机制，用于增强通信的可靠性。使能PEC后，发送方会在数据结束后自动附加一个计算好的PEC字节；接收方则会计算接收到数据的PEC值，并与发送方发来的PEC字节进行比较，从而判断数据传输是否正确。</w:t>
      </w:r>
    </w:p>
    <w:p w14:paraId="6258C776" w14:textId="77777777" w:rsidR="00681391" w:rsidRPr="00681391" w:rsidRDefault="00681391" w:rsidP="00681391">
      <w:r w:rsidRPr="00681391">
        <w:t>I2C_PECPositionConfig函数的作用就是告诉I2C硬件，你期望PEC校验字节出现在通信序列中的哪个位置。这个配置会影响硬件何时触发与PEC相关的事件标志（如 I2C_EVENT_MASTER_BYTE_TRANSMITTED或接收完成事件），对于编写正确的通信流程（尤其是基于事件检查的流程）至关重要。</w:t>
      </w:r>
    </w:p>
    <w:p w14:paraId="02E8DCB4" w14:textId="77777777" w:rsidR="00681391" w:rsidRPr="00681391" w:rsidRDefault="00681391" w:rsidP="00847030">
      <w:pPr>
        <w:pStyle w:val="3"/>
      </w:pPr>
      <w:r w:rsidRPr="00681391">
        <w:t xml:space="preserve">基本使用流程 </w:t>
      </w:r>
    </w:p>
    <w:p w14:paraId="3A6788E8" w14:textId="77777777" w:rsidR="00681391" w:rsidRPr="00681391" w:rsidRDefault="00681391" w:rsidP="00681391">
      <w:pPr>
        <w:numPr>
          <w:ilvl w:val="0"/>
          <w:numId w:val="691"/>
        </w:numPr>
      </w:pPr>
      <w:r w:rsidRPr="00681391">
        <w:rPr>
          <w:rFonts w:ascii="Times New Roman" w:hAnsi="Times New Roman" w:cs="Times New Roman"/>
        </w:rPr>
        <w:t>​</w:t>
      </w:r>
      <w:r w:rsidRPr="00681391">
        <w:rPr>
          <w:b/>
          <w:bCs/>
        </w:rPr>
        <w:t>使能PEC计算</w:t>
      </w:r>
      <w:r w:rsidRPr="00681391">
        <w:rPr>
          <w:rFonts w:ascii="Times New Roman" w:hAnsi="Times New Roman" w:cs="Times New Roman"/>
        </w:rPr>
        <w:t>​</w:t>
      </w:r>
      <w:r w:rsidRPr="00681391">
        <w:t>：在开始数据传输之前，需要先调用 I2C_CalculatePEC(I2Cx, ENABLE)来启动硬件PEC计算。</w:t>
      </w:r>
    </w:p>
    <w:p w14:paraId="30FC09DF" w14:textId="77777777" w:rsidR="00681391" w:rsidRPr="00681391" w:rsidRDefault="00681391" w:rsidP="00681391">
      <w:pPr>
        <w:numPr>
          <w:ilvl w:val="0"/>
          <w:numId w:val="691"/>
        </w:numPr>
      </w:pPr>
      <w:r w:rsidRPr="00681391">
        <w:rPr>
          <w:rFonts w:ascii="Times New Roman" w:hAnsi="Times New Roman" w:cs="Times New Roman"/>
        </w:rPr>
        <w:t>​</w:t>
      </w:r>
      <w:r w:rsidRPr="00681391">
        <w:rPr>
          <w:b/>
          <w:bCs/>
        </w:rPr>
        <w:t>配置PEC位置</w:t>
      </w:r>
      <w:r w:rsidRPr="00681391">
        <w:rPr>
          <w:rFonts w:ascii="Times New Roman" w:hAnsi="Times New Roman" w:cs="Times New Roman"/>
        </w:rPr>
        <w:t>​</w:t>
      </w:r>
      <w:r w:rsidRPr="00681391">
        <w:t>：在适当的时候（例如，在发送或接收完所有数据字节后，准备处理PEC之前），调用本函数设置PEC的位置。</w:t>
      </w:r>
    </w:p>
    <w:p w14:paraId="50137578" w14:textId="77777777" w:rsidR="00681391" w:rsidRPr="00681391" w:rsidRDefault="00681391" w:rsidP="00681391">
      <w:pPr>
        <w:numPr>
          <w:ilvl w:val="0"/>
          <w:numId w:val="691"/>
        </w:numPr>
      </w:pPr>
      <w:r w:rsidRPr="00681391">
        <w:rPr>
          <w:rFonts w:ascii="Times New Roman" w:hAnsi="Times New Roman" w:cs="Times New Roman"/>
        </w:rPr>
        <w:t>​</w:t>
      </w:r>
      <w:r w:rsidRPr="00681391">
        <w:rPr>
          <w:b/>
          <w:bCs/>
        </w:rPr>
        <w:t>传输PEC</w:t>
      </w:r>
      <w:r w:rsidRPr="00681391">
        <w:rPr>
          <w:rFonts w:ascii="Times New Roman" w:hAnsi="Times New Roman" w:cs="Times New Roman"/>
        </w:rPr>
        <w:t>​</w:t>
      </w:r>
      <w:r w:rsidRPr="00681391">
        <w:t>：如果是作为发送方（主机发送器），在数据发送完毕后，需要调用 I2C_TransmitPEC(I2Cx, ENABLE)来启动PEC字节的发送。硬件会根据设置的位置自动处理。</w:t>
      </w:r>
    </w:p>
    <w:p w14:paraId="158E650C" w14:textId="77777777" w:rsidR="00681391" w:rsidRPr="00681391" w:rsidRDefault="00681391" w:rsidP="00681391">
      <w:pPr>
        <w:numPr>
          <w:ilvl w:val="0"/>
          <w:numId w:val="691"/>
        </w:numPr>
      </w:pPr>
      <w:r w:rsidRPr="00681391">
        <w:rPr>
          <w:rFonts w:ascii="Times New Roman" w:hAnsi="Times New Roman" w:cs="Times New Roman"/>
        </w:rPr>
        <w:t>​</w:t>
      </w:r>
      <w:r w:rsidRPr="00681391">
        <w:rPr>
          <w:b/>
          <w:bCs/>
        </w:rPr>
        <w:t>获取与校验PEC</w:t>
      </w:r>
      <w:r w:rsidRPr="00681391">
        <w:rPr>
          <w:rFonts w:ascii="Times New Roman" w:hAnsi="Times New Roman" w:cs="Times New Roman"/>
        </w:rPr>
        <w:t>​</w:t>
      </w:r>
      <w:r w:rsidRPr="00681391">
        <w:t>：如果是作为接收方，可以通过 I2C_GetPEC(I2Cx)函数获取硬件计算出的PEC值，然后与发送方传输过来的PEC字节进行比较，以验证数据完整性。</w:t>
      </w:r>
    </w:p>
    <w:p w14:paraId="12C738C8" w14:textId="77777777" w:rsidR="00681391" w:rsidRPr="00681391" w:rsidRDefault="00681391" w:rsidP="00847030">
      <w:pPr>
        <w:pStyle w:val="3"/>
      </w:pPr>
      <w:r w:rsidRPr="00681391">
        <w:t xml:space="preserve">示例代码片段 </w:t>
      </w:r>
    </w:p>
    <w:p w14:paraId="7FDA05B4" w14:textId="77777777" w:rsidR="00681391" w:rsidRPr="00681391" w:rsidRDefault="00681391" w:rsidP="00681391">
      <w:r w:rsidRPr="00681391">
        <w:t>以下代码片段展示了在主机发送数据后，如何配置并发送PEC。</w:t>
      </w:r>
    </w:p>
    <w:p w14:paraId="6A19BB4E" w14:textId="77777777" w:rsidR="00681391" w:rsidRPr="00681391" w:rsidRDefault="00681391" w:rsidP="00681391">
      <w:r w:rsidRPr="00681391">
        <w:t>// ... 假设已经完成了I2C的初始化和启动，并发送了从设备地址和数据字节 ...</w:t>
      </w:r>
    </w:p>
    <w:p w14:paraId="78339558" w14:textId="77777777" w:rsidR="00681391" w:rsidRPr="00681391" w:rsidRDefault="00681391" w:rsidP="00681391"/>
    <w:p w14:paraId="6DF55464" w14:textId="77777777" w:rsidR="00681391" w:rsidRPr="00681391" w:rsidRDefault="00681391" w:rsidP="00681391">
      <w:r w:rsidRPr="00681391">
        <w:t>// 1. 在发送完所有数据字节后，配置PEC位置为"Next"</w:t>
      </w:r>
    </w:p>
    <w:p w14:paraId="77B3713E" w14:textId="77777777" w:rsidR="00681391" w:rsidRPr="00681391" w:rsidRDefault="00681391" w:rsidP="00681391">
      <w:r w:rsidRPr="00681391">
        <w:t>I2C_</w:t>
      </w:r>
      <w:proofErr w:type="gramStart"/>
      <w:r w:rsidRPr="00681391">
        <w:t>PECPositionConfig(</w:t>
      </w:r>
      <w:proofErr w:type="gramEnd"/>
      <w:r w:rsidRPr="00681391">
        <w:t>I2C1, I2C_PECPosition_Next);</w:t>
      </w:r>
    </w:p>
    <w:p w14:paraId="3A0C4D89" w14:textId="77777777" w:rsidR="00681391" w:rsidRPr="00681391" w:rsidRDefault="00681391" w:rsidP="00681391"/>
    <w:p w14:paraId="05075DE9" w14:textId="77777777" w:rsidR="00681391" w:rsidRPr="00681391" w:rsidRDefault="00681391" w:rsidP="00681391">
      <w:r w:rsidRPr="00681391">
        <w:t>// 2. 使能PEC传输，硬件将自动发送计算好的PEC值</w:t>
      </w:r>
    </w:p>
    <w:p w14:paraId="06AA5EA8" w14:textId="77777777" w:rsidR="00681391" w:rsidRPr="00681391" w:rsidRDefault="00681391" w:rsidP="00681391">
      <w:r w:rsidRPr="00681391">
        <w:t>I2C_</w:t>
      </w:r>
      <w:proofErr w:type="gramStart"/>
      <w:r w:rsidRPr="00681391">
        <w:t>TransmitPEC(</w:t>
      </w:r>
      <w:proofErr w:type="gramEnd"/>
      <w:r w:rsidRPr="00681391">
        <w:t>I2C1, ENABLE);</w:t>
      </w:r>
    </w:p>
    <w:p w14:paraId="50FE108C" w14:textId="77777777" w:rsidR="00681391" w:rsidRPr="00681391" w:rsidRDefault="00681391" w:rsidP="00681391"/>
    <w:p w14:paraId="3DCDA992" w14:textId="77777777" w:rsidR="00681391" w:rsidRPr="00681391" w:rsidRDefault="00681391" w:rsidP="00681391">
      <w:r w:rsidRPr="00681391">
        <w:t>// 3. 等待PEC字节发送完成（具体等待的事件标志需参考芯片参考手册）</w:t>
      </w:r>
    </w:p>
    <w:p w14:paraId="15EF104C" w14:textId="77777777" w:rsidR="00681391" w:rsidRPr="00681391" w:rsidRDefault="00681391" w:rsidP="00681391">
      <w:r w:rsidRPr="00681391">
        <w:t>while (I2C_</w:t>
      </w:r>
      <w:proofErr w:type="gramStart"/>
      <w:r w:rsidRPr="00681391">
        <w:t>CheckEvent(</w:t>
      </w:r>
      <w:proofErr w:type="gramEnd"/>
      <w:r w:rsidRPr="00681391">
        <w:t>I2C1, I2C_EVENT_MASTER_BYTE_TRANSMITTED</w:t>
      </w:r>
      <w:proofErr w:type="gramStart"/>
      <w:r w:rsidRPr="00681391">
        <w:t>) !</w:t>
      </w:r>
      <w:proofErr w:type="gramEnd"/>
      <w:r w:rsidRPr="00681391">
        <w:t>= SUCCESS) {</w:t>
      </w:r>
    </w:p>
    <w:p w14:paraId="0F50E750" w14:textId="77777777" w:rsidR="00681391" w:rsidRPr="00681391" w:rsidRDefault="00681391" w:rsidP="00681391">
      <w:r w:rsidRPr="00681391">
        <w:t xml:space="preserve">    // 超时处理</w:t>
      </w:r>
    </w:p>
    <w:p w14:paraId="2DC6A847" w14:textId="77777777" w:rsidR="00681391" w:rsidRPr="00681391" w:rsidRDefault="00681391" w:rsidP="00681391">
      <w:r w:rsidRPr="00681391">
        <w:t>}</w:t>
      </w:r>
    </w:p>
    <w:p w14:paraId="393278D2" w14:textId="77777777" w:rsidR="00681391" w:rsidRPr="00681391" w:rsidRDefault="00681391" w:rsidP="00681391"/>
    <w:p w14:paraId="6051DFA3" w14:textId="77777777" w:rsidR="00681391" w:rsidRPr="00681391" w:rsidRDefault="00681391" w:rsidP="00681391">
      <w:r w:rsidRPr="00681391">
        <w:t>// ... 后续生成停止条件 ...</w:t>
      </w:r>
    </w:p>
    <w:p w14:paraId="3FFD57C4" w14:textId="77777777" w:rsidR="00681391" w:rsidRPr="00681391" w:rsidRDefault="00681391" w:rsidP="00847030">
      <w:pPr>
        <w:pStyle w:val="3"/>
      </w:pPr>
      <w:r w:rsidRPr="00681391">
        <w:t xml:space="preserve">重要注意事项 </w:t>
      </w:r>
    </w:p>
    <w:p w14:paraId="751CD517" w14:textId="77777777" w:rsidR="00681391" w:rsidRPr="00681391" w:rsidRDefault="00681391" w:rsidP="00681391">
      <w:pPr>
        <w:numPr>
          <w:ilvl w:val="0"/>
          <w:numId w:val="692"/>
        </w:numPr>
      </w:pPr>
      <w:r w:rsidRPr="00681391">
        <w:rPr>
          <w:rFonts w:ascii="Times New Roman" w:hAnsi="Times New Roman" w:cs="Times New Roman"/>
        </w:rPr>
        <w:t>​</w:t>
      </w:r>
      <w:r w:rsidRPr="00681391">
        <w:rPr>
          <w:b/>
          <w:bCs/>
        </w:rPr>
        <w:t>协议支持</w:t>
      </w:r>
      <w:r w:rsidRPr="00681391">
        <w:rPr>
          <w:rFonts w:ascii="Times New Roman" w:hAnsi="Times New Roman" w:cs="Times New Roman"/>
        </w:rPr>
        <w:t>​</w:t>
      </w:r>
      <w:r w:rsidRPr="00681391">
        <w:t>：PEC是</w:t>
      </w:r>
      <w:proofErr w:type="spellStart"/>
      <w:r w:rsidRPr="00681391">
        <w:t>SMBus</w:t>
      </w:r>
      <w:proofErr w:type="spellEnd"/>
      <w:r w:rsidRPr="00681391">
        <w:t>协议的一个特性，并非所有I2C从设备都支持。在使用前，请确保通信的从设备支持PEC校验。</w:t>
      </w:r>
    </w:p>
    <w:p w14:paraId="6E27B9DB" w14:textId="77777777" w:rsidR="00681391" w:rsidRPr="00681391" w:rsidRDefault="00681391" w:rsidP="00681391">
      <w:pPr>
        <w:numPr>
          <w:ilvl w:val="0"/>
          <w:numId w:val="692"/>
        </w:numPr>
      </w:pPr>
      <w:r w:rsidRPr="00681391">
        <w:t>通常，I2C_PECPosition_Next更常用于</w:t>
      </w:r>
      <w:proofErr w:type="spellStart"/>
      <w:r w:rsidRPr="00681391">
        <w:t>SMBus</w:t>
      </w:r>
      <w:proofErr w:type="spellEnd"/>
      <w:r w:rsidRPr="00681391">
        <w:t>标准通信流程，因为它明确将PEC作为一个独立的“下一个”字节来处理。</w:t>
      </w:r>
    </w:p>
    <w:p w14:paraId="0511F2FC" w14:textId="77777777" w:rsidR="00681391" w:rsidRPr="00681391" w:rsidRDefault="00681391" w:rsidP="00681391">
      <w:pPr>
        <w:numPr>
          <w:ilvl w:val="0"/>
          <w:numId w:val="692"/>
        </w:numPr>
      </w:pPr>
      <w:r w:rsidRPr="00681391">
        <w:t>这个配置需要与 I2C_CalculatePEC, I2C_TransmitPEC和 I2C_GetPEC等相关函数配合使用，才能完成完整的PEC错误校验功能。</w:t>
      </w:r>
    </w:p>
    <w:p w14:paraId="1CA35ABB" w14:textId="77777777" w:rsidR="00681391" w:rsidRPr="00681391" w:rsidRDefault="00681391" w:rsidP="00681391">
      <w:r w:rsidRPr="00681391">
        <w:t>希望这些信息能帮助你理解和使用 I2C_PECPositionConfig函数。</w:t>
      </w:r>
    </w:p>
    <w:p w14:paraId="13CF84F9" w14:textId="77777777" w:rsidR="00681391" w:rsidRPr="00681391" w:rsidRDefault="00681391" w:rsidP="00681391"/>
    <w:p w14:paraId="4A114934" w14:textId="0889F88D" w:rsidR="005F7F5A" w:rsidRDefault="005F7F5A" w:rsidP="00B45D1A">
      <w:pPr>
        <w:pStyle w:val="2"/>
      </w:pPr>
      <w:r>
        <w:t>I2C_CalculatePEC()</w:t>
      </w:r>
      <w:r w:rsidR="00BC437C">
        <w:br/>
      </w:r>
      <w:r w:rsidR="00BC437C" w:rsidRPr="00BC437C">
        <w:rPr>
          <w:b/>
          <w:bCs/>
        </w:rPr>
        <w:t>使能或失能指定I2C外设的PEC（Packet Error Checking，数据包错误校验）计算功能</w:t>
      </w:r>
    </w:p>
    <w:p w14:paraId="11132942" w14:textId="77777777" w:rsidR="00BC437C" w:rsidRPr="00BC437C" w:rsidRDefault="00BC437C" w:rsidP="00BC437C">
      <w:r w:rsidRPr="00BC437C">
        <w:t>I2C_CalculatePEC函数用于</w:t>
      </w:r>
      <w:r w:rsidRPr="00BC437C">
        <w:rPr>
          <w:b/>
          <w:bCs/>
        </w:rPr>
        <w:t>使能或失能指定I2C外设的PEC（Packet Error Checking，数据包错误校验）计算功能</w:t>
      </w:r>
      <w:r w:rsidRPr="00BC437C">
        <w:t>。当使能PEC计算后，I2C硬件会在数据传输过程中自动计算CRC校验值，用于提高通信的可靠性。</w:t>
      </w:r>
    </w:p>
    <w:p w14:paraId="27227569" w14:textId="77777777" w:rsidR="00BC437C" w:rsidRPr="00BC437C" w:rsidRDefault="00BC437C" w:rsidP="00847030">
      <w:pPr>
        <w:pStyle w:val="3"/>
      </w:pPr>
      <w:r w:rsidRPr="00BC437C">
        <w:rPr>
          <w:rFonts w:ascii="Segoe UI Emoji" w:hAnsi="Segoe UI Emoji" w:cs="Segoe UI Emoji"/>
        </w:rPr>
        <w:t>🔍</w:t>
      </w:r>
      <w:r w:rsidRPr="00BC437C">
        <w:t xml:space="preserve"> 函数原型与参数详解 </w:t>
      </w:r>
    </w:p>
    <w:p w14:paraId="6FFF0BF7" w14:textId="77777777" w:rsidR="00BC437C" w:rsidRPr="00BC437C" w:rsidRDefault="00BC437C" w:rsidP="00BC437C">
      <w:r w:rsidRPr="00BC437C">
        <w:t>void I2C_</w:t>
      </w:r>
      <w:proofErr w:type="gramStart"/>
      <w:r w:rsidRPr="00BC437C">
        <w:t>CalculatePEC(</w:t>
      </w:r>
      <w:proofErr w:type="gramEnd"/>
      <w:r w:rsidRPr="00BC437C">
        <w:t xml:space="preserve">I2C_TypeDef* I2Cx, </w:t>
      </w:r>
      <w:proofErr w:type="spellStart"/>
      <w:r w:rsidRPr="00BC437C">
        <w:t>FunctionalState</w:t>
      </w:r>
      <w:proofErr w:type="spellEnd"/>
      <w:r w:rsidRPr="00BC437C">
        <w:t xml:space="preserve"> </w:t>
      </w:r>
      <w:proofErr w:type="spellStart"/>
      <w:r w:rsidRPr="00BC437C">
        <w:t>NewState</w:t>
      </w:r>
      <w:proofErr w:type="spellEnd"/>
      <w:r w:rsidRPr="00BC437C">
        <w:t>);</w:t>
      </w:r>
    </w:p>
    <w:p w14:paraId="267B063B" w14:textId="77777777" w:rsidR="00BC437C" w:rsidRPr="00BC437C" w:rsidRDefault="00BC437C" w:rsidP="00BC437C">
      <w:pPr>
        <w:numPr>
          <w:ilvl w:val="0"/>
          <w:numId w:val="693"/>
        </w:numPr>
      </w:pPr>
      <w:r w:rsidRPr="00BC437C">
        <w:rPr>
          <w:rFonts w:ascii="Times New Roman" w:hAnsi="Times New Roman" w:cs="Times New Roman"/>
        </w:rPr>
        <w:lastRenderedPageBreak/>
        <w:t>​</w:t>
      </w:r>
      <w:r w:rsidRPr="00BC437C">
        <w:rPr>
          <w:b/>
          <w:bCs/>
        </w:rPr>
        <w:t>I2Cx</w:t>
      </w:r>
      <w:r w:rsidRPr="00BC437C">
        <w:rPr>
          <w:rFonts w:ascii="Times New Roman" w:hAnsi="Times New Roman" w:cs="Times New Roman"/>
        </w:rPr>
        <w:t>​</w:t>
      </w:r>
      <w:r w:rsidRPr="00BC437C">
        <w:t>：指向I2C外设的指针（例如 I2C1, I2C2），指定要配置哪个I2C总线。</w:t>
      </w:r>
    </w:p>
    <w:p w14:paraId="58AAD6E1" w14:textId="77777777" w:rsidR="00BC437C" w:rsidRPr="00BC437C" w:rsidRDefault="00BC437C" w:rsidP="00BC437C">
      <w:pPr>
        <w:numPr>
          <w:ilvl w:val="0"/>
          <w:numId w:val="693"/>
        </w:numPr>
      </w:pPr>
      <w:r w:rsidRPr="00BC437C">
        <w:rPr>
          <w:rFonts w:ascii="Times New Roman" w:hAnsi="Times New Roman" w:cs="Times New Roman"/>
        </w:rPr>
        <w:t>​</w:t>
      </w:r>
      <w:proofErr w:type="spellStart"/>
      <w:r w:rsidRPr="00BC437C">
        <w:rPr>
          <w:b/>
          <w:bCs/>
        </w:rPr>
        <w:t>NewState</w:t>
      </w:r>
      <w:proofErr w:type="spellEnd"/>
      <w:r w:rsidRPr="00BC437C">
        <w:rPr>
          <w:rFonts w:ascii="Times New Roman" w:hAnsi="Times New Roman" w:cs="Times New Roman"/>
        </w:rPr>
        <w:t>​</w:t>
      </w:r>
      <w:r w:rsidRPr="00BC437C">
        <w:t>：指定PEC计算功能的新状态，可选 ENABLE（使能）或 DISABLE（失能）。</w:t>
      </w:r>
    </w:p>
    <w:p w14:paraId="2D026096" w14:textId="77777777" w:rsidR="00BC437C" w:rsidRPr="00BC437C" w:rsidRDefault="00BC437C" w:rsidP="00847030">
      <w:pPr>
        <w:pStyle w:val="3"/>
      </w:pPr>
      <w:r w:rsidRPr="00BC437C">
        <w:rPr>
          <w:rFonts w:ascii="Segoe UI Emoji" w:hAnsi="Segoe UI Emoji" w:cs="Segoe UI Emoji"/>
        </w:rPr>
        <w:t>⚙️</w:t>
      </w:r>
      <w:r w:rsidRPr="00BC437C">
        <w:t xml:space="preserve"> 功能说明 </w:t>
      </w:r>
    </w:p>
    <w:p w14:paraId="4F403514" w14:textId="77777777" w:rsidR="00BC437C" w:rsidRPr="00BC437C" w:rsidRDefault="00BC437C" w:rsidP="00BC437C">
      <w:r w:rsidRPr="00BC437C">
        <w:t>PEC是一种基于CRC-8算法的错误校验机制。其核心原理是，发送方对传输的数据（包括地址和数据字节）进行CRC计算，生成一个PEC校验字节（通常为1字节），并附加在数据帧的末尾一同发送。接收方在接收到数据后，会进行相同的CRC计算，并将计算结果与接收到的PEC字节进行比较。若两者相同，则认为数据传输正确；若不同，则表明传输过程中可能发生了错误。</w:t>
      </w:r>
    </w:p>
    <w:p w14:paraId="6D413141" w14:textId="77777777" w:rsidR="00BC437C" w:rsidRPr="00BC437C" w:rsidRDefault="00BC437C" w:rsidP="00BC437C">
      <w:r w:rsidRPr="00BC437C">
        <w:t>使能PEC计算是使用I2C硬件PEC功能的第一步，它启动了硬件内部的CRC计算器。但需要注意的是，</w:t>
      </w:r>
      <w:r w:rsidRPr="00BC437C">
        <w:rPr>
          <w:rFonts w:ascii="Times New Roman" w:hAnsi="Times New Roman" w:cs="Times New Roman"/>
        </w:rPr>
        <w:t>​</w:t>
      </w:r>
      <w:r w:rsidRPr="00BC437C">
        <w:rPr>
          <w:b/>
          <w:bCs/>
        </w:rPr>
        <w:t>使能PEC计算并不代表会自动发送或校验PEC字节</w:t>
      </w:r>
      <w:r w:rsidRPr="00BC437C">
        <w:t>。PEC字节的传输和校验需要另外使用 I2C_TransmitPEC和 I2C_GetPEC等函数来控制。</w:t>
      </w:r>
    </w:p>
    <w:p w14:paraId="790B8784" w14:textId="77777777" w:rsidR="00BC437C" w:rsidRPr="00BC437C" w:rsidRDefault="00BC437C" w:rsidP="00847030">
      <w:pPr>
        <w:pStyle w:val="3"/>
      </w:pPr>
      <w:r w:rsidRPr="00BC437C">
        <w:rPr>
          <w:rFonts w:ascii="Segoe UI Emoji" w:hAnsi="Segoe UI Emoji" w:cs="Segoe UI Emoji"/>
        </w:rPr>
        <w:t>🔄</w:t>
      </w:r>
      <w:r w:rsidRPr="00BC437C">
        <w:t xml:space="preserve"> 工作原理与配置流程 </w:t>
      </w:r>
    </w:p>
    <w:p w14:paraId="4A5ACB5D" w14:textId="77777777" w:rsidR="00BC437C" w:rsidRPr="00BC437C" w:rsidRDefault="00BC437C" w:rsidP="00BC437C">
      <w:r w:rsidRPr="00BC437C">
        <w:t>下图概括了在典型的主机发送、从机接收场景中，配置和使用PEC功能的完整工作流程，清晰展示了 I2C_CalculatePEC函数的调用时机及其在数据校验过程中的作用。</w:t>
      </w:r>
    </w:p>
    <w:p w14:paraId="183884BB" w14:textId="77777777" w:rsidR="00BC437C" w:rsidRPr="00BC437C" w:rsidRDefault="00BC437C" w:rsidP="00BC437C">
      <w:r w:rsidRPr="00BC437C">
        <w:t>flowchart TD</w:t>
      </w:r>
    </w:p>
    <w:p w14:paraId="4B48BA85" w14:textId="77777777" w:rsidR="00BC437C" w:rsidRPr="00BC437C" w:rsidRDefault="00BC437C" w:rsidP="00BC437C">
      <w:r w:rsidRPr="00BC437C">
        <w:t xml:space="preserve">    A[I2C外设初始化] --&gt; B[调用I2C_CalculatePEC&lt;</w:t>
      </w:r>
      <w:proofErr w:type="spellStart"/>
      <w:r w:rsidRPr="00BC437C">
        <w:t>br</w:t>
      </w:r>
      <w:proofErr w:type="spellEnd"/>
      <w:r w:rsidRPr="00BC437C">
        <w:t>&gt;使能PEC计算]</w:t>
      </w:r>
    </w:p>
    <w:p w14:paraId="4028702F" w14:textId="77777777" w:rsidR="00BC437C" w:rsidRPr="00BC437C" w:rsidRDefault="00BC437C" w:rsidP="00BC437C">
      <w:r w:rsidRPr="00BC437C">
        <w:t xml:space="preserve">    B --&gt; C[主机发送数据]</w:t>
      </w:r>
    </w:p>
    <w:p w14:paraId="6A649C2E" w14:textId="77777777" w:rsidR="00BC437C" w:rsidRPr="00BC437C" w:rsidRDefault="00BC437C" w:rsidP="00BC437C">
      <w:r w:rsidRPr="00BC437C">
        <w:t xml:space="preserve">    C --&gt; D[在最后一个TXE事件时&lt;</w:t>
      </w:r>
      <w:proofErr w:type="spellStart"/>
      <w:r w:rsidRPr="00BC437C">
        <w:t>br</w:t>
      </w:r>
      <w:proofErr w:type="spellEnd"/>
      <w:r w:rsidRPr="00BC437C">
        <w:t>&gt;调用I2C_TransmitPEC]</w:t>
      </w:r>
    </w:p>
    <w:p w14:paraId="30C87A23" w14:textId="77777777" w:rsidR="00BC437C" w:rsidRPr="00BC437C" w:rsidRDefault="00BC437C" w:rsidP="00BC437C">
      <w:r w:rsidRPr="00BC437C">
        <w:t xml:space="preserve">    D --&gt; E[硬件自动发送PEC字节]</w:t>
      </w:r>
    </w:p>
    <w:p w14:paraId="160259FF" w14:textId="77777777" w:rsidR="00BC437C" w:rsidRPr="00BC437C" w:rsidRDefault="00BC437C" w:rsidP="00BC437C">
      <w:r w:rsidRPr="00BC437C">
        <w:t xml:space="preserve">    </w:t>
      </w:r>
    </w:p>
    <w:p w14:paraId="734357D6" w14:textId="77777777" w:rsidR="00BC437C" w:rsidRPr="00BC437C" w:rsidRDefault="00BC437C" w:rsidP="00BC437C">
      <w:r w:rsidRPr="00BC437C">
        <w:t xml:space="preserve">    B --&gt; F[从机接收数据]</w:t>
      </w:r>
    </w:p>
    <w:p w14:paraId="798DA287" w14:textId="77777777" w:rsidR="00BC437C" w:rsidRPr="00BC437C" w:rsidRDefault="00BC437C" w:rsidP="00BC437C">
      <w:r w:rsidRPr="00BC437C">
        <w:t xml:space="preserve">    F --&gt; G[在最后一个RXNE事件后&lt;</w:t>
      </w:r>
      <w:proofErr w:type="spellStart"/>
      <w:r w:rsidRPr="00BC437C">
        <w:t>br</w:t>
      </w:r>
      <w:proofErr w:type="spellEnd"/>
      <w:r w:rsidRPr="00BC437C">
        <w:t>&gt;读取PEC值进行校验]</w:t>
      </w:r>
    </w:p>
    <w:p w14:paraId="49A10390" w14:textId="77777777" w:rsidR="00BC437C" w:rsidRPr="00BC437C" w:rsidRDefault="00BC437C" w:rsidP="00BC437C">
      <w:r w:rsidRPr="00BC437C">
        <w:t xml:space="preserve">    G --&gt; H{本地计算PEC == 接收到的PEC?}</w:t>
      </w:r>
    </w:p>
    <w:p w14:paraId="41128228" w14:textId="77777777" w:rsidR="00BC437C" w:rsidRPr="00BC437C" w:rsidRDefault="00BC437C" w:rsidP="00BC437C">
      <w:r w:rsidRPr="00BC437C">
        <w:t xml:space="preserve">    H -- 是 --&gt; I[校验成功]</w:t>
      </w:r>
    </w:p>
    <w:p w14:paraId="7E180002" w14:textId="77777777" w:rsidR="00BC437C" w:rsidRPr="00BC437C" w:rsidRDefault="00BC437C" w:rsidP="00BC437C">
      <w:r w:rsidRPr="00BC437C">
        <w:t xml:space="preserve">    H -- 否，触发PECERR中断 --&gt; J[校验失败]</w:t>
      </w:r>
    </w:p>
    <w:p w14:paraId="79C557DD" w14:textId="77777777" w:rsidR="00BC437C" w:rsidRPr="00BC437C" w:rsidRDefault="00BC437C" w:rsidP="00847030">
      <w:pPr>
        <w:pStyle w:val="3"/>
      </w:pPr>
      <w:r w:rsidRPr="00BC437C">
        <w:rPr>
          <w:rFonts w:ascii="Segoe UI Emoji" w:hAnsi="Segoe UI Emoji" w:cs="Segoe UI Emoji"/>
        </w:rPr>
        <w:t>📝</w:t>
      </w:r>
      <w:r w:rsidRPr="00BC437C">
        <w:t xml:space="preserve"> 基本使用流程 </w:t>
      </w:r>
    </w:p>
    <w:p w14:paraId="22C8C554" w14:textId="77777777" w:rsidR="00BC437C" w:rsidRPr="00BC437C" w:rsidRDefault="00BC437C" w:rsidP="00BC437C">
      <w:pPr>
        <w:numPr>
          <w:ilvl w:val="0"/>
          <w:numId w:val="694"/>
        </w:numPr>
      </w:pPr>
      <w:r w:rsidRPr="00BC437C">
        <w:rPr>
          <w:rFonts w:ascii="Times New Roman" w:hAnsi="Times New Roman" w:cs="Times New Roman"/>
        </w:rPr>
        <w:t>​</w:t>
      </w:r>
      <w:r w:rsidRPr="00BC437C">
        <w:rPr>
          <w:b/>
          <w:bCs/>
        </w:rPr>
        <w:t>初始化I2C并使能PEC计算</w:t>
      </w:r>
      <w:r w:rsidRPr="00BC437C">
        <w:rPr>
          <w:rFonts w:ascii="Times New Roman" w:hAnsi="Times New Roman" w:cs="Times New Roman"/>
        </w:rPr>
        <w:t>​</w:t>
      </w:r>
      <w:r w:rsidRPr="00BC437C">
        <w:t xml:space="preserve">：在I2C初始化配置完成后，调用 </w:t>
      </w:r>
      <w:r w:rsidRPr="00BC437C">
        <w:lastRenderedPageBreak/>
        <w:t>I2C_CalculatePEC(I2Cx, ENABLE)来启动PEC计算功能。</w:t>
      </w:r>
    </w:p>
    <w:p w14:paraId="0B46EDBA" w14:textId="77777777" w:rsidR="00BC437C" w:rsidRPr="00BC437C" w:rsidRDefault="00BC437C" w:rsidP="00BC437C">
      <w:pPr>
        <w:numPr>
          <w:ilvl w:val="0"/>
          <w:numId w:val="694"/>
        </w:numPr>
      </w:pPr>
      <w:r w:rsidRPr="00BC437C">
        <w:rPr>
          <w:rFonts w:ascii="Times New Roman" w:hAnsi="Times New Roman" w:cs="Times New Roman"/>
        </w:rPr>
        <w:t>​</w:t>
      </w:r>
      <w:r w:rsidRPr="00BC437C">
        <w:rPr>
          <w:rFonts w:ascii="Times New Roman" w:hAnsi="Times New Roman" w:cs="Times New Roman"/>
          <w:b/>
          <w:bCs/>
        </w:rPr>
        <w:t>​</w:t>
      </w:r>
      <w:r w:rsidRPr="00BC437C">
        <w:rPr>
          <w:b/>
          <w:bCs/>
        </w:rPr>
        <w:t>（主机发送模式）传输PEC</w:t>
      </w:r>
      <w:r w:rsidRPr="00BC437C">
        <w:rPr>
          <w:rFonts w:ascii="Times New Roman" w:hAnsi="Times New Roman" w:cs="Times New Roman"/>
        </w:rPr>
        <w:t>​</w:t>
      </w:r>
      <w:r w:rsidRPr="00BC437C">
        <w:t>：在发送完所有数据字节后，在最后一个 I2C_FLAG_TXE（发送数据寄存器空）事件时，调用 I2C_TransmitPEC(I2Cx, ENABLE)。这将指示硬件在数据后自动发送计算好的PEC字节。</w:t>
      </w:r>
    </w:p>
    <w:p w14:paraId="3B1AB39D" w14:textId="77777777" w:rsidR="00BC437C" w:rsidRPr="00BC437C" w:rsidRDefault="00BC437C" w:rsidP="00BC437C">
      <w:pPr>
        <w:numPr>
          <w:ilvl w:val="0"/>
          <w:numId w:val="694"/>
        </w:numPr>
      </w:pPr>
      <w:r w:rsidRPr="00BC437C">
        <w:rPr>
          <w:rFonts w:ascii="Times New Roman" w:hAnsi="Times New Roman" w:cs="Times New Roman"/>
        </w:rPr>
        <w:t>​</w:t>
      </w:r>
      <w:r w:rsidRPr="00BC437C">
        <w:rPr>
          <w:rFonts w:ascii="Times New Roman" w:hAnsi="Times New Roman" w:cs="Times New Roman"/>
          <w:b/>
          <w:bCs/>
        </w:rPr>
        <w:t>​</w:t>
      </w:r>
      <w:r w:rsidRPr="00BC437C">
        <w:rPr>
          <w:b/>
          <w:bCs/>
        </w:rPr>
        <w:t>（从机接收模式）获取与校验PEC</w:t>
      </w:r>
      <w:r w:rsidRPr="00BC437C">
        <w:rPr>
          <w:rFonts w:ascii="Times New Roman" w:hAnsi="Times New Roman" w:cs="Times New Roman"/>
        </w:rPr>
        <w:t>​</w:t>
      </w:r>
      <w:r w:rsidRPr="00BC437C">
        <w:t>：</w:t>
      </w:r>
    </w:p>
    <w:p w14:paraId="0A696CF9" w14:textId="77777777" w:rsidR="00BC437C" w:rsidRPr="00BC437C" w:rsidRDefault="00BC437C" w:rsidP="00BC437C">
      <w:pPr>
        <w:numPr>
          <w:ilvl w:val="1"/>
          <w:numId w:val="694"/>
        </w:numPr>
      </w:pPr>
      <w:r w:rsidRPr="00BC437C">
        <w:t xml:space="preserve">在接收完所有数据字节后（最后一个 I2C_FLAG_RXNE事件之后），可以通过 uint8_t </w:t>
      </w:r>
      <w:proofErr w:type="spellStart"/>
      <w:r w:rsidRPr="00BC437C">
        <w:t>pecValue</w:t>
      </w:r>
      <w:proofErr w:type="spellEnd"/>
      <w:r w:rsidRPr="00BC437C">
        <w:t xml:space="preserve"> = I2C_GetPEC(I2Cx)读取硬件计算出的PEC值。</w:t>
      </w:r>
    </w:p>
    <w:p w14:paraId="09864542" w14:textId="77777777" w:rsidR="00BC437C" w:rsidRPr="00BC437C" w:rsidRDefault="00BC437C" w:rsidP="00BC437C">
      <w:pPr>
        <w:numPr>
          <w:ilvl w:val="1"/>
          <w:numId w:val="694"/>
        </w:numPr>
      </w:pPr>
      <w:r w:rsidRPr="00BC437C">
        <w:t>将从设备接收到的PEC字节与本地计算值比较，若不同则说明传输错误。可以使能PEC错误中断（I2C_IT_PECERR），在中断服务函数中处理错误。</w:t>
      </w:r>
    </w:p>
    <w:p w14:paraId="7F1B9C4F" w14:textId="77777777" w:rsidR="00BC437C" w:rsidRPr="00BC437C" w:rsidRDefault="00BC437C" w:rsidP="00847030">
      <w:pPr>
        <w:pStyle w:val="3"/>
      </w:pPr>
      <w:r w:rsidRPr="00BC437C">
        <w:rPr>
          <w:rFonts w:ascii="Segoe UI Emoji" w:hAnsi="Segoe UI Emoji" w:cs="Segoe UI Emoji"/>
        </w:rPr>
        <w:t>💻</w:t>
      </w:r>
      <w:r w:rsidRPr="00BC437C">
        <w:t xml:space="preserve"> 示例代码片段 </w:t>
      </w:r>
    </w:p>
    <w:p w14:paraId="614890C3" w14:textId="77777777" w:rsidR="00BC437C" w:rsidRPr="00BC437C" w:rsidRDefault="00BC437C" w:rsidP="00BC437C">
      <w:r w:rsidRPr="00BC437C">
        <w:t>以下代码片段基于STM32或CH32V103的库函数，展示了PEC功能的基本使用流程。</w:t>
      </w:r>
    </w:p>
    <w:p w14:paraId="37E671AA" w14:textId="77777777" w:rsidR="00BC437C" w:rsidRPr="00BC437C" w:rsidRDefault="00BC437C" w:rsidP="00BC437C">
      <w:r w:rsidRPr="00BC437C">
        <w:t>// 1. I2C 初始化（主机模式示例）</w:t>
      </w:r>
    </w:p>
    <w:p w14:paraId="1EA36505" w14:textId="77777777" w:rsidR="00BC437C" w:rsidRPr="00BC437C" w:rsidRDefault="00BC437C" w:rsidP="00BC437C">
      <w:r w:rsidRPr="00BC437C">
        <w:t>I2C_InitTypeDef I2C_InitStruct;</w:t>
      </w:r>
    </w:p>
    <w:p w14:paraId="7D67379F" w14:textId="77777777" w:rsidR="00BC437C" w:rsidRPr="00BC437C" w:rsidRDefault="00BC437C" w:rsidP="00BC437C">
      <w:r w:rsidRPr="00BC437C">
        <w:t>// ... 配置 I2C_ClockSpeed, I2C_Mode, I2C_DutyCycle 等参数 ...</w:t>
      </w:r>
    </w:p>
    <w:p w14:paraId="7BCDC18C" w14:textId="77777777" w:rsidR="00BC437C" w:rsidRPr="00BC437C" w:rsidRDefault="00BC437C" w:rsidP="00BC437C">
      <w:r w:rsidRPr="00BC437C">
        <w:t>I2C_</w:t>
      </w:r>
      <w:proofErr w:type="gramStart"/>
      <w:r w:rsidRPr="00BC437C">
        <w:t>Init(</w:t>
      </w:r>
      <w:proofErr w:type="gramEnd"/>
      <w:r w:rsidRPr="00BC437C">
        <w:t>I2C1, &amp;I2C_InitStruct);</w:t>
      </w:r>
    </w:p>
    <w:p w14:paraId="1F87228E" w14:textId="77777777" w:rsidR="00BC437C" w:rsidRPr="00BC437C" w:rsidRDefault="00BC437C" w:rsidP="00BC437C"/>
    <w:p w14:paraId="1E455D75" w14:textId="77777777" w:rsidR="00BC437C" w:rsidRPr="00BC437C" w:rsidRDefault="00BC437C" w:rsidP="00BC437C">
      <w:r w:rsidRPr="00BC437C">
        <w:t>// 使能 I2C 和 PEC 计算</w:t>
      </w:r>
    </w:p>
    <w:p w14:paraId="661F09FF" w14:textId="77777777" w:rsidR="00BC437C" w:rsidRPr="00BC437C" w:rsidRDefault="00BC437C" w:rsidP="00BC437C">
      <w:r w:rsidRPr="00BC437C">
        <w:t>I2C_</w:t>
      </w:r>
      <w:proofErr w:type="gramStart"/>
      <w:r w:rsidRPr="00BC437C">
        <w:t>Cmd(</w:t>
      </w:r>
      <w:proofErr w:type="gramEnd"/>
      <w:r w:rsidRPr="00BC437C">
        <w:t>I2C1, ENABLE);</w:t>
      </w:r>
    </w:p>
    <w:p w14:paraId="4FCF7A31" w14:textId="77777777" w:rsidR="00BC437C" w:rsidRPr="00BC437C" w:rsidRDefault="00BC437C" w:rsidP="00BC437C">
      <w:r w:rsidRPr="00BC437C">
        <w:t>I2C_CalculatePEC(I2C1, ENABLE); // 使能PEC计算</w:t>
      </w:r>
    </w:p>
    <w:p w14:paraId="658F7B9F" w14:textId="77777777" w:rsidR="00BC437C" w:rsidRPr="00BC437C" w:rsidRDefault="00BC437C" w:rsidP="00BC437C">
      <w:r w:rsidRPr="00BC437C">
        <w:t>I2C_</w:t>
      </w:r>
      <w:proofErr w:type="gramStart"/>
      <w:r w:rsidRPr="00BC437C">
        <w:t>AcknowledgeConfig(</w:t>
      </w:r>
      <w:proofErr w:type="gramEnd"/>
      <w:r w:rsidRPr="00BC437C">
        <w:t>I2C1, ENABLE);</w:t>
      </w:r>
    </w:p>
    <w:p w14:paraId="4C866A16" w14:textId="77777777" w:rsidR="00BC437C" w:rsidRPr="00BC437C" w:rsidRDefault="00BC437C" w:rsidP="00BC437C"/>
    <w:p w14:paraId="5BA0BA56" w14:textId="77777777" w:rsidR="00BC437C" w:rsidRPr="00BC437C" w:rsidRDefault="00BC437C" w:rsidP="00BC437C">
      <w:r w:rsidRPr="00BC437C">
        <w:t>// 2. 主机发送数据及PEC</w:t>
      </w:r>
    </w:p>
    <w:p w14:paraId="4019681C" w14:textId="77777777" w:rsidR="00BC437C" w:rsidRPr="00BC437C" w:rsidRDefault="00BC437C" w:rsidP="00BC437C">
      <w:r w:rsidRPr="00BC437C">
        <w:t>// ... 发送起始条件、从机地址（写方向）...</w:t>
      </w:r>
    </w:p>
    <w:p w14:paraId="29BBBF1C" w14:textId="77777777" w:rsidR="00BC437C" w:rsidRPr="00BC437C" w:rsidRDefault="00BC437C" w:rsidP="00BC437C">
      <w:r w:rsidRPr="00BC437C">
        <w:t>// 发送数据字节</w:t>
      </w:r>
    </w:p>
    <w:p w14:paraId="229F4CD9" w14:textId="77777777" w:rsidR="00BC437C" w:rsidRPr="00BC437C" w:rsidRDefault="00BC437C" w:rsidP="00BC437C">
      <w:r w:rsidRPr="00BC437C">
        <w:t>I2C_</w:t>
      </w:r>
      <w:proofErr w:type="gramStart"/>
      <w:r w:rsidRPr="00BC437C">
        <w:t>SendData(</w:t>
      </w:r>
      <w:proofErr w:type="gramEnd"/>
      <w:r w:rsidRPr="00BC437C">
        <w:t xml:space="preserve">I2C1, </w:t>
      </w:r>
      <w:proofErr w:type="spellStart"/>
      <w:proofErr w:type="gramStart"/>
      <w:r w:rsidRPr="00BC437C">
        <w:t>TxData</w:t>
      </w:r>
      <w:proofErr w:type="spellEnd"/>
      <w:r w:rsidRPr="00BC437C">
        <w:t>[</w:t>
      </w:r>
      <w:proofErr w:type="gramEnd"/>
      <w:r w:rsidRPr="00BC437C">
        <w:t>0]);</w:t>
      </w:r>
    </w:p>
    <w:p w14:paraId="5453D2BC" w14:textId="77777777" w:rsidR="00BC437C" w:rsidRPr="00BC437C" w:rsidRDefault="00BC437C" w:rsidP="00BC437C">
      <w:r w:rsidRPr="00BC437C">
        <w:t>// ... 发送其余数据 ...</w:t>
      </w:r>
    </w:p>
    <w:p w14:paraId="2EC84F17" w14:textId="77777777" w:rsidR="00BC437C" w:rsidRPr="00BC437C" w:rsidRDefault="00BC437C" w:rsidP="00BC437C">
      <w:r w:rsidRPr="00BC437C">
        <w:t>// 在最后一个TXE事件时，使能PEC传输</w:t>
      </w:r>
    </w:p>
    <w:p w14:paraId="558EE232" w14:textId="77777777" w:rsidR="00BC437C" w:rsidRPr="00BC437C" w:rsidRDefault="00BC437C" w:rsidP="00BC437C">
      <w:r w:rsidRPr="00BC437C">
        <w:lastRenderedPageBreak/>
        <w:t>if (I2C_</w:t>
      </w:r>
      <w:proofErr w:type="gramStart"/>
      <w:r w:rsidRPr="00BC437C">
        <w:t>GetFlagStatus(</w:t>
      </w:r>
      <w:proofErr w:type="gramEnd"/>
      <w:r w:rsidRPr="00BC437C">
        <w:t>I2C1, I2C_FLAG_TXE</w:t>
      </w:r>
      <w:proofErr w:type="gramStart"/>
      <w:r w:rsidRPr="00BC437C">
        <w:t>) !</w:t>
      </w:r>
      <w:proofErr w:type="gramEnd"/>
      <w:r w:rsidRPr="00BC437C">
        <w:t xml:space="preserve">= </w:t>
      </w:r>
      <w:proofErr w:type="gramStart"/>
      <w:r w:rsidRPr="00BC437C">
        <w:t>RESET) {</w:t>
      </w:r>
      <w:proofErr w:type="gramEnd"/>
    </w:p>
    <w:p w14:paraId="658884E2" w14:textId="77777777" w:rsidR="00BC437C" w:rsidRPr="00BC437C" w:rsidRDefault="00BC437C" w:rsidP="00BC437C">
      <w:r w:rsidRPr="00BC437C">
        <w:t xml:space="preserve">    I2C_TransmitPEC(I2C1, ENABLE); // 硬件将自动发送PEC字节</w:t>
      </w:r>
    </w:p>
    <w:p w14:paraId="415EC172" w14:textId="77777777" w:rsidR="00BC437C" w:rsidRPr="00BC437C" w:rsidRDefault="00BC437C" w:rsidP="00BC437C">
      <w:r w:rsidRPr="00BC437C">
        <w:t>}</w:t>
      </w:r>
    </w:p>
    <w:p w14:paraId="6B30091B" w14:textId="77777777" w:rsidR="00BC437C" w:rsidRPr="00BC437C" w:rsidRDefault="00BC437C" w:rsidP="00BC437C">
      <w:r w:rsidRPr="00BC437C">
        <w:t>// ... 等待发送完成，产生停止条件 ...</w:t>
      </w:r>
    </w:p>
    <w:p w14:paraId="2CDA30B8" w14:textId="77777777" w:rsidR="00BC437C" w:rsidRPr="00BC437C" w:rsidRDefault="00BC437C" w:rsidP="00BC437C"/>
    <w:p w14:paraId="498BC980" w14:textId="77777777" w:rsidR="00BC437C" w:rsidRPr="00BC437C" w:rsidRDefault="00BC437C" w:rsidP="00BC437C">
      <w:r w:rsidRPr="00BC437C">
        <w:t>// 3. 从机端校验PEC（示例）</w:t>
      </w:r>
    </w:p>
    <w:p w14:paraId="12BE185B" w14:textId="77777777" w:rsidR="00BC437C" w:rsidRPr="00BC437C" w:rsidRDefault="00BC437C" w:rsidP="00BC437C">
      <w:r w:rsidRPr="00BC437C">
        <w:t>// 使能PEC计算后，接收数据...</w:t>
      </w:r>
    </w:p>
    <w:p w14:paraId="21B92145" w14:textId="77777777" w:rsidR="00BC437C" w:rsidRPr="00BC437C" w:rsidRDefault="00BC437C" w:rsidP="00BC437C">
      <w:r w:rsidRPr="00BC437C">
        <w:t>// 接收完所有数据字节后，读取本地计算的PEC值</w:t>
      </w:r>
    </w:p>
    <w:p w14:paraId="563E0F1C" w14:textId="77777777" w:rsidR="00BC437C" w:rsidRPr="00BC437C" w:rsidRDefault="00BC437C" w:rsidP="00BC437C">
      <w:r w:rsidRPr="00BC437C">
        <w:t xml:space="preserve">uint8_t </w:t>
      </w:r>
      <w:proofErr w:type="spellStart"/>
      <w:r w:rsidRPr="00BC437C">
        <w:t>local_pec</w:t>
      </w:r>
      <w:proofErr w:type="spellEnd"/>
      <w:r w:rsidRPr="00BC437C">
        <w:t xml:space="preserve"> = I2C_GetPEC(I2C1);</w:t>
      </w:r>
    </w:p>
    <w:p w14:paraId="25D6841C" w14:textId="77777777" w:rsidR="00BC437C" w:rsidRPr="00BC437C" w:rsidRDefault="00BC437C" w:rsidP="00BC437C">
      <w:r w:rsidRPr="00BC437C">
        <w:t>// 然后接收发送方发来的PEC字节</w:t>
      </w:r>
    </w:p>
    <w:p w14:paraId="3196DEF8" w14:textId="77777777" w:rsidR="00BC437C" w:rsidRPr="00BC437C" w:rsidRDefault="00BC437C" w:rsidP="00BC437C">
      <w:r w:rsidRPr="00BC437C">
        <w:t xml:space="preserve">// 比较 </w:t>
      </w:r>
      <w:proofErr w:type="spellStart"/>
      <w:r w:rsidRPr="00BC437C">
        <w:t>local_pec</w:t>
      </w:r>
      <w:proofErr w:type="spellEnd"/>
      <w:r w:rsidRPr="00BC437C">
        <w:t xml:space="preserve"> 和接收到的PEC字节，判断通信是否成功</w:t>
      </w:r>
    </w:p>
    <w:p w14:paraId="03F49DCC" w14:textId="77777777" w:rsidR="00BC437C" w:rsidRPr="00BC437C" w:rsidRDefault="00BC437C" w:rsidP="00847030">
      <w:pPr>
        <w:pStyle w:val="3"/>
      </w:pPr>
      <w:r w:rsidRPr="00BC437C">
        <w:rPr>
          <w:rFonts w:ascii="Segoe UI Emoji" w:hAnsi="Segoe UI Emoji" w:cs="Segoe UI Emoji"/>
        </w:rPr>
        <w:t>⚠️</w:t>
      </w:r>
      <w:r w:rsidRPr="00BC437C">
        <w:t xml:space="preserve"> 重要注意事项 </w:t>
      </w:r>
    </w:p>
    <w:p w14:paraId="5A565C72" w14:textId="77777777" w:rsidR="00BC437C" w:rsidRPr="00BC437C" w:rsidRDefault="00BC437C" w:rsidP="00BC437C">
      <w:pPr>
        <w:numPr>
          <w:ilvl w:val="0"/>
          <w:numId w:val="695"/>
        </w:numPr>
      </w:pPr>
      <w:r w:rsidRPr="00BC437C">
        <w:rPr>
          <w:rFonts w:ascii="Times New Roman" w:hAnsi="Times New Roman" w:cs="Times New Roman"/>
        </w:rPr>
        <w:t>​</w:t>
      </w:r>
      <w:r w:rsidRPr="00BC437C">
        <w:rPr>
          <w:b/>
          <w:bCs/>
        </w:rPr>
        <w:t>协议支持</w:t>
      </w:r>
      <w:r w:rsidRPr="00BC437C">
        <w:rPr>
          <w:rFonts w:ascii="Times New Roman" w:hAnsi="Times New Roman" w:cs="Times New Roman"/>
        </w:rPr>
        <w:t>​</w:t>
      </w:r>
      <w:r w:rsidRPr="00BC437C">
        <w:t>：PEC是</w:t>
      </w:r>
      <w:proofErr w:type="spellStart"/>
      <w:r w:rsidRPr="00BC437C">
        <w:t>SMBus</w:t>
      </w:r>
      <w:proofErr w:type="spellEnd"/>
      <w:r w:rsidRPr="00BC437C">
        <w:t>协议的一个特性，并非所有I2C从设备都支持。在使用前，请确保通信的从设备支持PEC校验。</w:t>
      </w:r>
    </w:p>
    <w:p w14:paraId="3E256A3D" w14:textId="77777777" w:rsidR="00BC437C" w:rsidRPr="00BC437C" w:rsidRDefault="00BC437C" w:rsidP="00BC437C">
      <w:pPr>
        <w:numPr>
          <w:ilvl w:val="0"/>
          <w:numId w:val="695"/>
        </w:numPr>
      </w:pPr>
      <w:r w:rsidRPr="00BC437C">
        <w:rPr>
          <w:rFonts w:ascii="Times New Roman" w:hAnsi="Times New Roman" w:cs="Times New Roman"/>
        </w:rPr>
        <w:t>​</w:t>
      </w:r>
      <w:r w:rsidRPr="00BC437C">
        <w:rPr>
          <w:b/>
          <w:bCs/>
        </w:rPr>
        <w:t>计算使能时机</w:t>
      </w:r>
      <w:r w:rsidRPr="00BC437C">
        <w:rPr>
          <w:rFonts w:ascii="Times New Roman" w:hAnsi="Times New Roman" w:cs="Times New Roman"/>
        </w:rPr>
        <w:t>​</w:t>
      </w:r>
      <w:r w:rsidRPr="00BC437C">
        <w:t>：为使CRC计算正确，</w:t>
      </w:r>
      <w:r w:rsidRPr="00BC437C">
        <w:rPr>
          <w:rFonts w:ascii="Times New Roman" w:hAnsi="Times New Roman" w:cs="Times New Roman"/>
        </w:rPr>
        <w:t>​</w:t>
      </w:r>
      <w:r w:rsidRPr="00BC437C">
        <w:rPr>
          <w:b/>
          <w:bCs/>
        </w:rPr>
        <w:t>必须在通信开始前使能PEC计算</w:t>
      </w:r>
      <w:r w:rsidRPr="00BC437C">
        <w:t>。如果等到数据传输中途再使能，计算值将是错误的。</w:t>
      </w:r>
    </w:p>
    <w:p w14:paraId="3C69846C" w14:textId="77777777" w:rsidR="00BC437C" w:rsidRPr="00BC437C" w:rsidRDefault="00BC437C" w:rsidP="00BC437C">
      <w:pPr>
        <w:numPr>
          <w:ilvl w:val="0"/>
          <w:numId w:val="695"/>
        </w:numPr>
      </w:pPr>
      <w:r w:rsidRPr="00BC437C">
        <w:rPr>
          <w:rFonts w:ascii="Times New Roman" w:hAnsi="Times New Roman" w:cs="Times New Roman"/>
        </w:rPr>
        <w:t>​</w:t>
      </w:r>
      <w:r w:rsidRPr="00BC437C">
        <w:rPr>
          <w:b/>
          <w:bCs/>
        </w:rPr>
        <w:t>相关函数配合</w:t>
      </w:r>
      <w:r w:rsidRPr="00BC437C">
        <w:rPr>
          <w:rFonts w:ascii="Times New Roman" w:hAnsi="Times New Roman" w:cs="Times New Roman"/>
        </w:rPr>
        <w:t>​</w:t>
      </w:r>
      <w:r w:rsidRPr="00BC437C">
        <w:t>：I2C_CalculatePEC需要与 I2C_TransmitPEC、I2C_GetPEC、I2C_PECPositionConfig等函数配合使用，才能完成完整的PEC传输、接收和校验功能。</w:t>
      </w:r>
    </w:p>
    <w:p w14:paraId="3709EA0B" w14:textId="77777777" w:rsidR="00BC437C" w:rsidRPr="00BC437C" w:rsidRDefault="00BC437C" w:rsidP="00BC437C">
      <w:r w:rsidRPr="00BC437C">
        <w:t>希望这些信息能帮助您更好地理解和使用 I2C_CalculatePEC函数。如果您对特定的使用场景有更多疑问，欢迎提出！</w:t>
      </w:r>
    </w:p>
    <w:p w14:paraId="3FCE430D" w14:textId="77777777" w:rsidR="00BC437C" w:rsidRPr="00BC437C" w:rsidRDefault="00BC437C" w:rsidP="00BC437C"/>
    <w:p w14:paraId="14323100" w14:textId="3E7ED93E" w:rsidR="005F7F5A" w:rsidRDefault="005F7F5A" w:rsidP="00B45D1A">
      <w:pPr>
        <w:pStyle w:val="2"/>
      </w:pPr>
      <w:r>
        <w:t>I2C_GetPEC()</w:t>
      </w:r>
      <w:r w:rsidR="00166CD4">
        <w:br/>
      </w:r>
      <w:r w:rsidR="00166CD4" w:rsidRPr="00166CD4">
        <w:rPr>
          <w:b/>
          <w:bCs/>
        </w:rPr>
        <w:t>获取I2C硬件计算出的当前PEC（Packet Error Checking，数据包错误校验）值</w:t>
      </w:r>
    </w:p>
    <w:p w14:paraId="34EF459D" w14:textId="77777777" w:rsidR="00166CD4" w:rsidRPr="00166CD4" w:rsidRDefault="00166CD4" w:rsidP="00166CD4">
      <w:r w:rsidRPr="00166CD4">
        <w:t>在STM32的I2C通信中，I2C_GetPEC函数用于</w:t>
      </w:r>
      <w:r w:rsidRPr="00166CD4">
        <w:rPr>
          <w:b/>
          <w:bCs/>
        </w:rPr>
        <w:t>获取I2C硬件计算出的当前PEC（Packet Error Checking，数据包错误校验）值</w:t>
      </w:r>
      <w:r w:rsidRPr="00166CD4">
        <w:t>。这是一个与</w:t>
      </w:r>
      <w:proofErr w:type="spellStart"/>
      <w:r w:rsidRPr="00166CD4">
        <w:t>SMBus</w:t>
      </w:r>
      <w:proofErr w:type="spellEnd"/>
      <w:r w:rsidRPr="00166CD4">
        <w:t>协议相关的数据校验功能。</w:t>
      </w:r>
    </w:p>
    <w:p w14:paraId="5A4E7445" w14:textId="77777777" w:rsidR="00166CD4" w:rsidRPr="00166CD4" w:rsidRDefault="00166CD4" w:rsidP="00847030">
      <w:pPr>
        <w:pStyle w:val="3"/>
      </w:pPr>
      <w:r w:rsidRPr="00166CD4">
        <w:rPr>
          <w:rFonts w:ascii="Segoe UI Emoji" w:hAnsi="Segoe UI Emoji" w:cs="Segoe UI Emoji"/>
        </w:rPr>
        <w:lastRenderedPageBreak/>
        <w:t>🔍</w:t>
      </w:r>
      <w:r w:rsidRPr="00166CD4">
        <w:t xml:space="preserve"> 函数原型详解 </w:t>
      </w:r>
    </w:p>
    <w:p w14:paraId="0ECF6BE9" w14:textId="77777777" w:rsidR="00166CD4" w:rsidRPr="00166CD4" w:rsidRDefault="00166CD4" w:rsidP="00166CD4">
      <w:r w:rsidRPr="00166CD4">
        <w:t>uint8_t I2C_</w:t>
      </w:r>
      <w:proofErr w:type="gramStart"/>
      <w:r w:rsidRPr="00166CD4">
        <w:t>GetPEC(</w:t>
      </w:r>
      <w:proofErr w:type="gramEnd"/>
      <w:r w:rsidRPr="00166CD4">
        <w:t>I2C_TypeDef* I2Cx);</w:t>
      </w:r>
    </w:p>
    <w:p w14:paraId="466B9240" w14:textId="77777777" w:rsidR="00166CD4" w:rsidRPr="00166CD4" w:rsidRDefault="00166CD4" w:rsidP="00166CD4">
      <w:pPr>
        <w:numPr>
          <w:ilvl w:val="0"/>
          <w:numId w:val="696"/>
        </w:numPr>
      </w:pPr>
      <w:r w:rsidRPr="00166CD4">
        <w:rPr>
          <w:rFonts w:ascii="Times New Roman" w:hAnsi="Times New Roman" w:cs="Times New Roman"/>
        </w:rPr>
        <w:t>​</w:t>
      </w:r>
      <w:r w:rsidRPr="00166CD4">
        <w:rPr>
          <w:b/>
          <w:bCs/>
        </w:rPr>
        <w:t>I2Cx</w:t>
      </w:r>
      <w:r w:rsidRPr="00166CD4">
        <w:rPr>
          <w:rFonts w:ascii="Times New Roman" w:hAnsi="Times New Roman" w:cs="Times New Roman"/>
        </w:rPr>
        <w:t>​</w:t>
      </w:r>
      <w:r w:rsidRPr="00166CD4">
        <w:t>：指定要操作的I2C外设。例如，I2C1或 I2C2。</w:t>
      </w:r>
    </w:p>
    <w:p w14:paraId="27D67B77" w14:textId="77777777" w:rsidR="00166CD4" w:rsidRPr="00166CD4" w:rsidRDefault="00166CD4" w:rsidP="00166CD4">
      <w:pPr>
        <w:numPr>
          <w:ilvl w:val="0"/>
          <w:numId w:val="696"/>
        </w:numPr>
      </w:pPr>
      <w:r w:rsidRPr="00166CD4">
        <w:rPr>
          <w:rFonts w:ascii="Times New Roman" w:hAnsi="Times New Roman" w:cs="Times New Roman"/>
        </w:rPr>
        <w:t>​</w:t>
      </w:r>
      <w:r w:rsidRPr="00166CD4">
        <w:rPr>
          <w:b/>
          <w:bCs/>
        </w:rPr>
        <w:t>返回值</w:t>
      </w:r>
      <w:r w:rsidRPr="00166CD4">
        <w:rPr>
          <w:rFonts w:ascii="Times New Roman" w:hAnsi="Times New Roman" w:cs="Times New Roman"/>
        </w:rPr>
        <w:t>​</w:t>
      </w:r>
      <w:r w:rsidRPr="00166CD4">
        <w:t>：返回一个8位无符号整数（uint8_t），即硬件计算出的当前PEC值。</w:t>
      </w:r>
    </w:p>
    <w:p w14:paraId="6A4B5261" w14:textId="77777777" w:rsidR="00166CD4" w:rsidRPr="00166CD4" w:rsidRDefault="00166CD4" w:rsidP="00847030">
      <w:pPr>
        <w:pStyle w:val="3"/>
      </w:pPr>
      <w:r w:rsidRPr="00166CD4">
        <w:rPr>
          <w:rFonts w:ascii="Segoe UI Emoji" w:hAnsi="Segoe UI Emoji" w:cs="Segoe UI Emoji"/>
        </w:rPr>
        <w:t>⚙️</w:t>
      </w:r>
      <w:r w:rsidRPr="00166CD4">
        <w:t xml:space="preserve"> 功能说明与应用场景 </w:t>
      </w:r>
    </w:p>
    <w:p w14:paraId="66A43E62" w14:textId="77777777" w:rsidR="00166CD4" w:rsidRPr="00166CD4" w:rsidRDefault="00166CD4" w:rsidP="00166CD4">
      <w:r w:rsidRPr="00166CD4">
        <w:t>PEC是一种基于CRC-8算法的错误校验机制，用于增强通信的可靠性。其核心流程如下：</w:t>
      </w:r>
    </w:p>
    <w:p w14:paraId="45FA2C10" w14:textId="77777777" w:rsidR="00166CD4" w:rsidRPr="00166CD4" w:rsidRDefault="00166CD4" w:rsidP="00166CD4">
      <w:pPr>
        <w:numPr>
          <w:ilvl w:val="0"/>
          <w:numId w:val="697"/>
        </w:numPr>
      </w:pPr>
      <w:r w:rsidRPr="00166CD4">
        <w:rPr>
          <w:rFonts w:ascii="Times New Roman" w:hAnsi="Times New Roman" w:cs="Times New Roman"/>
        </w:rPr>
        <w:t>​</w:t>
      </w:r>
      <w:r w:rsidRPr="00166CD4">
        <w:rPr>
          <w:b/>
          <w:bCs/>
        </w:rPr>
        <w:t>发送方</w:t>
      </w:r>
      <w:r w:rsidRPr="00166CD4">
        <w:rPr>
          <w:rFonts w:ascii="Times New Roman" w:hAnsi="Times New Roman" w:cs="Times New Roman"/>
        </w:rPr>
        <w:t>​</w:t>
      </w:r>
      <w:r w:rsidRPr="00166CD4">
        <w:t>：在传输数据过程中，硬件会根据已发送的地址和所有数据字节自动计算一个CRC-8校验值（即PEC值）。</w:t>
      </w:r>
    </w:p>
    <w:p w14:paraId="29794252" w14:textId="77777777" w:rsidR="00166CD4" w:rsidRPr="00166CD4" w:rsidRDefault="00166CD4" w:rsidP="00166CD4">
      <w:pPr>
        <w:numPr>
          <w:ilvl w:val="0"/>
          <w:numId w:val="697"/>
        </w:numPr>
      </w:pPr>
      <w:r w:rsidRPr="00166CD4">
        <w:rPr>
          <w:rFonts w:ascii="Times New Roman" w:hAnsi="Times New Roman" w:cs="Times New Roman"/>
        </w:rPr>
        <w:t>​</w:t>
      </w:r>
      <w:r w:rsidRPr="00166CD4">
        <w:rPr>
          <w:b/>
          <w:bCs/>
        </w:rPr>
        <w:t>接收方</w:t>
      </w:r>
      <w:r w:rsidRPr="00166CD4">
        <w:rPr>
          <w:rFonts w:ascii="Times New Roman" w:hAnsi="Times New Roman" w:cs="Times New Roman"/>
        </w:rPr>
        <w:t>​</w:t>
      </w:r>
      <w:r w:rsidRPr="00166CD4">
        <w:t>：同样会根据接收到的数据计算PEC值。</w:t>
      </w:r>
    </w:p>
    <w:p w14:paraId="2BF21BD5" w14:textId="77777777" w:rsidR="00166CD4" w:rsidRPr="00166CD4" w:rsidRDefault="00166CD4" w:rsidP="00166CD4">
      <w:pPr>
        <w:numPr>
          <w:ilvl w:val="0"/>
          <w:numId w:val="697"/>
        </w:numPr>
      </w:pPr>
      <w:r w:rsidRPr="00166CD4">
        <w:rPr>
          <w:rFonts w:ascii="Times New Roman" w:hAnsi="Times New Roman" w:cs="Times New Roman"/>
        </w:rPr>
        <w:t>​</w:t>
      </w:r>
      <w:r w:rsidRPr="00166CD4">
        <w:rPr>
          <w:b/>
          <w:bCs/>
        </w:rPr>
        <w:t>校验</w:t>
      </w:r>
      <w:r w:rsidRPr="00166CD4">
        <w:rPr>
          <w:rFonts w:ascii="Times New Roman" w:hAnsi="Times New Roman" w:cs="Times New Roman"/>
        </w:rPr>
        <w:t>​</w:t>
      </w:r>
      <w:r w:rsidRPr="00166CD4">
        <w:t>：接收方可以将自己计算出的PEC值与发送方发来的PEC值进行比较，若两者一致，则表明数据传输正确；若不一致，则说明传输过程中可能发生了错误。</w:t>
      </w:r>
    </w:p>
    <w:p w14:paraId="02227E45" w14:textId="77777777" w:rsidR="00166CD4" w:rsidRPr="00166CD4" w:rsidRDefault="00166CD4" w:rsidP="00166CD4">
      <w:r w:rsidRPr="00166CD4">
        <w:t>I2C_GetPEC函数的主要作用就是让程序能够</w:t>
      </w:r>
      <w:r w:rsidRPr="00166CD4">
        <w:rPr>
          <w:b/>
          <w:bCs/>
        </w:rPr>
        <w:t>读取I2C外设硬件计算出的当前PEC值</w:t>
      </w:r>
      <w:r w:rsidRPr="00166CD4">
        <w:t>。通常在以下情况使用：</w:t>
      </w:r>
    </w:p>
    <w:p w14:paraId="0052BFEA" w14:textId="77777777" w:rsidR="00166CD4" w:rsidRPr="00166CD4" w:rsidRDefault="00166CD4" w:rsidP="00166CD4">
      <w:pPr>
        <w:numPr>
          <w:ilvl w:val="0"/>
          <w:numId w:val="698"/>
        </w:numPr>
      </w:pPr>
      <w:r w:rsidRPr="00166CD4">
        <w:t>在</w:t>
      </w:r>
      <w:r w:rsidRPr="00166CD4">
        <w:rPr>
          <w:b/>
          <w:bCs/>
        </w:rPr>
        <w:t>从机接收模式</w:t>
      </w:r>
      <w:r w:rsidRPr="00166CD4">
        <w:t>下，接收完数据字节后，调用此函数获取本地计算的PEC值，并与主机发送的PEC字节进行比较验证。</w:t>
      </w:r>
    </w:p>
    <w:p w14:paraId="019912E2" w14:textId="77777777" w:rsidR="00166CD4" w:rsidRPr="00166CD4" w:rsidRDefault="00166CD4" w:rsidP="00166CD4">
      <w:pPr>
        <w:numPr>
          <w:ilvl w:val="0"/>
          <w:numId w:val="698"/>
        </w:numPr>
      </w:pPr>
      <w:r w:rsidRPr="00166CD4">
        <w:t>在主机模式下，有时也需要读取PEC值进行验证或调试。</w:t>
      </w:r>
    </w:p>
    <w:p w14:paraId="68762C47" w14:textId="77777777" w:rsidR="00166CD4" w:rsidRPr="00166CD4" w:rsidRDefault="00166CD4" w:rsidP="00847030">
      <w:pPr>
        <w:pStyle w:val="3"/>
      </w:pPr>
      <w:r w:rsidRPr="00166CD4">
        <w:rPr>
          <w:rFonts w:ascii="Segoe UI Emoji" w:hAnsi="Segoe UI Emoji" w:cs="Segoe UI Emoji"/>
        </w:rPr>
        <w:t>📝</w:t>
      </w:r>
      <w:r w:rsidRPr="00166CD4">
        <w:t xml:space="preserve"> 基本使用流程 </w:t>
      </w:r>
    </w:p>
    <w:p w14:paraId="188D9AFC" w14:textId="77777777" w:rsidR="00166CD4" w:rsidRPr="00166CD4" w:rsidRDefault="00166CD4" w:rsidP="00166CD4">
      <w:r w:rsidRPr="00166CD4">
        <w:t>要使I2C_GetPEC函数正常工作，需要遵循一个典型的配置和通信序列。下图概括了在主机发送、从机接收场景中，配置PEC计算、传输及获取PEC值进行校验的完整流程。</w:t>
      </w:r>
    </w:p>
    <w:p w14:paraId="0B7F8473" w14:textId="77777777" w:rsidR="00166CD4" w:rsidRPr="00166CD4" w:rsidRDefault="00166CD4" w:rsidP="00166CD4">
      <w:r w:rsidRPr="00166CD4">
        <w:t>flowchart TD</w:t>
      </w:r>
    </w:p>
    <w:p w14:paraId="3608ED85" w14:textId="77777777" w:rsidR="00166CD4" w:rsidRPr="00166CD4" w:rsidRDefault="00166CD4" w:rsidP="00166CD4">
      <w:r w:rsidRPr="00166CD4">
        <w:t xml:space="preserve">    A[I2C外设初始化] --&gt; B[调用I2C_CalculatePEC&lt;</w:t>
      </w:r>
      <w:proofErr w:type="spellStart"/>
      <w:r w:rsidRPr="00166CD4">
        <w:t>br</w:t>
      </w:r>
      <w:proofErr w:type="spellEnd"/>
      <w:r w:rsidRPr="00166CD4">
        <w:t>&gt;使能PEC计算]</w:t>
      </w:r>
    </w:p>
    <w:p w14:paraId="0F8CD492" w14:textId="77777777" w:rsidR="00166CD4" w:rsidRPr="00166CD4" w:rsidRDefault="00166CD4" w:rsidP="00166CD4">
      <w:r w:rsidRPr="00166CD4">
        <w:t xml:space="preserve">    B --&gt; C[主机发送数据与PEC]</w:t>
      </w:r>
    </w:p>
    <w:p w14:paraId="28C3A2EE" w14:textId="77777777" w:rsidR="00166CD4" w:rsidRPr="00166CD4" w:rsidRDefault="00166CD4" w:rsidP="00166CD4">
      <w:r w:rsidRPr="00166CD4">
        <w:t xml:space="preserve">    C --&gt; D[从机接收数据]</w:t>
      </w:r>
    </w:p>
    <w:p w14:paraId="744E5FA5" w14:textId="77777777" w:rsidR="00166CD4" w:rsidRPr="00166CD4" w:rsidRDefault="00166CD4" w:rsidP="00166CD4">
      <w:r w:rsidRPr="00166CD4">
        <w:t xml:space="preserve">    D --&gt; E[从机调用I2C_GetPEC&lt;</w:t>
      </w:r>
      <w:proofErr w:type="spellStart"/>
      <w:r w:rsidRPr="00166CD4">
        <w:t>br</w:t>
      </w:r>
      <w:proofErr w:type="spellEnd"/>
      <w:r w:rsidRPr="00166CD4">
        <w:t>&gt;获取本地计算的PEC值]</w:t>
      </w:r>
    </w:p>
    <w:p w14:paraId="7DB83F50" w14:textId="77777777" w:rsidR="00166CD4" w:rsidRPr="00166CD4" w:rsidRDefault="00166CD4" w:rsidP="00166CD4">
      <w:r w:rsidRPr="00166CD4">
        <w:t xml:space="preserve">    E --&gt; F[从机接收主机发来的PEC字节]</w:t>
      </w:r>
    </w:p>
    <w:p w14:paraId="2061E25D" w14:textId="77777777" w:rsidR="00166CD4" w:rsidRPr="00166CD4" w:rsidRDefault="00166CD4" w:rsidP="00166CD4">
      <w:r w:rsidRPr="00166CD4">
        <w:lastRenderedPageBreak/>
        <w:t xml:space="preserve">    F --&gt; G{本地PEC == 接收到的PEC?}</w:t>
      </w:r>
    </w:p>
    <w:p w14:paraId="6635DED4" w14:textId="77777777" w:rsidR="00166CD4" w:rsidRPr="00166CD4" w:rsidRDefault="00166CD4" w:rsidP="00166CD4">
      <w:r w:rsidRPr="00166CD4">
        <w:t xml:space="preserve">    G -- 是 --&gt; H[校验成功]</w:t>
      </w:r>
    </w:p>
    <w:p w14:paraId="3BB24B13" w14:textId="77777777" w:rsidR="00166CD4" w:rsidRPr="00166CD4" w:rsidRDefault="00166CD4" w:rsidP="00166CD4">
      <w:r w:rsidRPr="00166CD4">
        <w:t xml:space="preserve">    G -- 否 --&gt; I[校验失败&lt;</w:t>
      </w:r>
      <w:proofErr w:type="spellStart"/>
      <w:r w:rsidRPr="00166CD4">
        <w:t>br</w:t>
      </w:r>
      <w:proofErr w:type="spellEnd"/>
      <w:r w:rsidRPr="00166CD4">
        <w:t>&gt;触发PEC错误中断]</w:t>
      </w:r>
    </w:p>
    <w:p w14:paraId="41F6EC7F" w14:textId="77777777" w:rsidR="00166CD4" w:rsidRPr="00166CD4" w:rsidRDefault="00166CD4" w:rsidP="00847030">
      <w:pPr>
        <w:pStyle w:val="3"/>
      </w:pPr>
      <w:r w:rsidRPr="00166CD4">
        <w:rPr>
          <w:rFonts w:ascii="Segoe UI Emoji" w:hAnsi="Segoe UI Emoji" w:cs="Segoe UI Emoji"/>
        </w:rPr>
        <w:t>💻</w:t>
      </w:r>
      <w:r w:rsidRPr="00166CD4">
        <w:t xml:space="preserve"> 应用示例 </w:t>
      </w:r>
    </w:p>
    <w:p w14:paraId="38DBA0C0" w14:textId="77777777" w:rsidR="00166CD4" w:rsidRPr="00166CD4" w:rsidRDefault="00166CD4" w:rsidP="00166CD4">
      <w:r w:rsidRPr="00166CD4">
        <w:t>根据搜索结果显示，以下是一个在从机接收模式下使用I2C_GetPEC的代码片段思路：</w:t>
      </w:r>
    </w:p>
    <w:p w14:paraId="5CB2ACB5" w14:textId="77777777" w:rsidR="00166CD4" w:rsidRPr="00166CD4" w:rsidRDefault="00166CD4" w:rsidP="00166CD4">
      <w:pPr>
        <w:numPr>
          <w:ilvl w:val="0"/>
          <w:numId w:val="699"/>
        </w:numPr>
      </w:pPr>
      <w:r w:rsidRPr="00166CD4">
        <w:rPr>
          <w:rFonts w:ascii="Times New Roman" w:hAnsi="Times New Roman" w:cs="Times New Roman"/>
        </w:rPr>
        <w:t>​</w:t>
      </w:r>
      <w:r w:rsidRPr="00166CD4">
        <w:rPr>
          <w:b/>
          <w:bCs/>
        </w:rPr>
        <w:t>初始化和使能PEC计算</w:t>
      </w:r>
      <w:r w:rsidRPr="00166CD4">
        <w:rPr>
          <w:rFonts w:ascii="Times New Roman" w:hAnsi="Times New Roman" w:cs="Times New Roman"/>
        </w:rPr>
        <w:t>​</w:t>
      </w:r>
      <w:r w:rsidRPr="00166CD4">
        <w:t>：在I2C初始化配置完成后，必须调用 I2C_CalculatePEC(I2Cx, ENABLE)来启动PEC计算功能。</w:t>
      </w:r>
    </w:p>
    <w:p w14:paraId="4D98761E" w14:textId="77777777" w:rsidR="00166CD4" w:rsidRPr="00166CD4" w:rsidRDefault="00166CD4" w:rsidP="00166CD4">
      <w:pPr>
        <w:numPr>
          <w:ilvl w:val="0"/>
          <w:numId w:val="699"/>
        </w:numPr>
      </w:pPr>
      <w:r w:rsidRPr="00166CD4">
        <w:rPr>
          <w:rFonts w:ascii="Times New Roman" w:hAnsi="Times New Roman" w:cs="Times New Roman"/>
        </w:rPr>
        <w:t>​</w:t>
      </w:r>
      <w:r w:rsidRPr="00166CD4">
        <w:rPr>
          <w:b/>
          <w:bCs/>
        </w:rPr>
        <w:t>从机接收数据并获取</w:t>
      </w:r>
      <w:proofErr w:type="gramStart"/>
      <w:r w:rsidRPr="00166CD4">
        <w:rPr>
          <w:b/>
          <w:bCs/>
        </w:rPr>
        <w:t>PEC</w:t>
      </w:r>
      <w:r w:rsidRPr="00166CD4">
        <w:rPr>
          <w:rFonts w:ascii="Times New Roman" w:hAnsi="Times New Roman" w:cs="Times New Roman"/>
        </w:rPr>
        <w:t>​</w:t>
      </w:r>
      <w:r w:rsidRPr="00166CD4">
        <w:t>：</w:t>
      </w:r>
      <w:proofErr w:type="gramEnd"/>
      <w:r w:rsidRPr="00166CD4">
        <w:t>在从机模式下，接收完所有数据字节后（即在最后</w:t>
      </w:r>
      <w:proofErr w:type="gramStart"/>
      <w:r w:rsidRPr="00166CD4">
        <w:t>一个 I2C_FLAG_RXNE</w:t>
      </w:r>
      <w:proofErr w:type="gramEnd"/>
      <w:r w:rsidRPr="00166CD4">
        <w:t>事件之后），可以读取本地计算的PEC值。</w:t>
      </w:r>
    </w:p>
    <w:p w14:paraId="6CF838FC" w14:textId="77777777" w:rsidR="00166CD4" w:rsidRPr="00166CD4" w:rsidRDefault="00166CD4" w:rsidP="00166CD4">
      <w:r w:rsidRPr="00166CD4">
        <w:t>// 在从机接收模式下，假设已接收完数据字节</w:t>
      </w:r>
    </w:p>
    <w:p w14:paraId="09AEFE75" w14:textId="77777777" w:rsidR="00166CD4" w:rsidRPr="00166CD4" w:rsidRDefault="00166CD4" w:rsidP="00166CD4">
      <w:r w:rsidRPr="00166CD4">
        <w:t>// ...</w:t>
      </w:r>
    </w:p>
    <w:p w14:paraId="196478FE" w14:textId="77777777" w:rsidR="00166CD4" w:rsidRPr="00166CD4" w:rsidRDefault="00166CD4" w:rsidP="00166CD4"/>
    <w:p w14:paraId="3E825B60" w14:textId="77777777" w:rsidR="00166CD4" w:rsidRPr="00166CD4" w:rsidRDefault="00166CD4" w:rsidP="00166CD4">
      <w:r w:rsidRPr="00166CD4">
        <w:t>// 获取由硬件计算出的PEC值（基于已接收的数据）</w:t>
      </w:r>
    </w:p>
    <w:p w14:paraId="29F84712" w14:textId="77777777" w:rsidR="00166CD4" w:rsidRPr="00166CD4" w:rsidRDefault="00166CD4" w:rsidP="00166CD4">
      <w:proofErr w:type="spellStart"/>
      <w:r w:rsidRPr="00166CD4">
        <w:t>pecValue</w:t>
      </w:r>
      <w:proofErr w:type="spellEnd"/>
      <w:r w:rsidRPr="00166CD4">
        <w:t xml:space="preserve"> = I2C_GetPEC(I2C1); // 例如，获取I2C1的PEC值</w:t>
      </w:r>
    </w:p>
    <w:p w14:paraId="34CB452C" w14:textId="77777777" w:rsidR="00166CD4" w:rsidRPr="00166CD4" w:rsidRDefault="00166CD4" w:rsidP="00166CD4"/>
    <w:p w14:paraId="75297555" w14:textId="77777777" w:rsidR="00166CD4" w:rsidRPr="00166CD4" w:rsidRDefault="00166CD4" w:rsidP="00166CD4">
      <w:r w:rsidRPr="00166CD4">
        <w:t>// 然后，接收主机发送过来的PEC字节</w:t>
      </w:r>
    </w:p>
    <w:p w14:paraId="5287419A" w14:textId="77777777" w:rsidR="00166CD4" w:rsidRPr="00166CD4" w:rsidRDefault="00166CD4" w:rsidP="00166CD4">
      <w:r w:rsidRPr="00166CD4">
        <w:t xml:space="preserve">// 比较 </w:t>
      </w:r>
      <w:proofErr w:type="spellStart"/>
      <w:r w:rsidRPr="00166CD4">
        <w:t>pecValue</w:t>
      </w:r>
      <w:proofErr w:type="spellEnd"/>
      <w:r w:rsidRPr="00166CD4">
        <w:t xml:space="preserve"> 和接收到的PEC字节，判断通信是否成功</w:t>
      </w:r>
    </w:p>
    <w:p w14:paraId="29EC9760" w14:textId="77777777" w:rsidR="00166CD4" w:rsidRPr="00166CD4" w:rsidRDefault="00166CD4" w:rsidP="00166CD4">
      <w:r w:rsidRPr="00166CD4">
        <w:t>if (</w:t>
      </w:r>
      <w:proofErr w:type="spellStart"/>
      <w:r w:rsidRPr="00166CD4">
        <w:t>pecValue</w:t>
      </w:r>
      <w:proofErr w:type="spellEnd"/>
      <w:r w:rsidRPr="00166CD4">
        <w:t xml:space="preserve"> == </w:t>
      </w:r>
      <w:proofErr w:type="spellStart"/>
      <w:r w:rsidRPr="00166CD4">
        <w:t>ReceivedPEC</w:t>
      </w:r>
      <w:proofErr w:type="spellEnd"/>
      <w:r w:rsidRPr="00166CD4">
        <w:t>) {</w:t>
      </w:r>
    </w:p>
    <w:p w14:paraId="7477FCF6" w14:textId="77777777" w:rsidR="00166CD4" w:rsidRPr="00166CD4" w:rsidRDefault="00166CD4" w:rsidP="00166CD4">
      <w:r w:rsidRPr="00166CD4">
        <w:t xml:space="preserve">    // PEC校验成功，数据正确</w:t>
      </w:r>
    </w:p>
    <w:p w14:paraId="3A306753" w14:textId="77777777" w:rsidR="00166CD4" w:rsidRPr="00166CD4" w:rsidRDefault="00166CD4" w:rsidP="00166CD4">
      <w:r w:rsidRPr="00166CD4">
        <w:t>} else {</w:t>
      </w:r>
    </w:p>
    <w:p w14:paraId="6DF89BAA" w14:textId="77777777" w:rsidR="00166CD4" w:rsidRPr="00166CD4" w:rsidRDefault="00166CD4" w:rsidP="00166CD4">
      <w:r w:rsidRPr="00166CD4">
        <w:t xml:space="preserve">    // PEC校验失败，数据可能出错</w:t>
      </w:r>
    </w:p>
    <w:p w14:paraId="7578B1A8" w14:textId="77777777" w:rsidR="00166CD4" w:rsidRPr="00166CD4" w:rsidRDefault="00166CD4" w:rsidP="00166CD4">
      <w:r w:rsidRPr="00166CD4">
        <w:t>}</w:t>
      </w:r>
    </w:p>
    <w:p w14:paraId="32445F43" w14:textId="77777777" w:rsidR="00166CD4" w:rsidRPr="00166CD4" w:rsidRDefault="00166CD4" w:rsidP="00166CD4">
      <w:pPr>
        <w:numPr>
          <w:ilvl w:val="0"/>
          <w:numId w:val="700"/>
        </w:numPr>
      </w:pPr>
      <w:r w:rsidRPr="00166CD4">
        <w:rPr>
          <w:rFonts w:ascii="Times New Roman" w:hAnsi="Times New Roman" w:cs="Times New Roman"/>
        </w:rPr>
        <w:t>​</w:t>
      </w:r>
      <w:r w:rsidRPr="00166CD4">
        <w:rPr>
          <w:b/>
          <w:bCs/>
        </w:rPr>
        <w:t>错误处理</w:t>
      </w:r>
      <w:r w:rsidRPr="00166CD4">
        <w:rPr>
          <w:rFonts w:ascii="Times New Roman" w:hAnsi="Times New Roman" w:cs="Times New Roman"/>
        </w:rPr>
        <w:t>​</w:t>
      </w:r>
      <w:r w:rsidRPr="00166CD4">
        <w:t>：可以使能PEC错误中断（I2C_IT_PECERR），在中断服务函数中处理PEC校验错误。</w:t>
      </w:r>
    </w:p>
    <w:p w14:paraId="0407501B" w14:textId="77777777" w:rsidR="00166CD4" w:rsidRPr="00166CD4" w:rsidRDefault="00166CD4" w:rsidP="00847030">
      <w:pPr>
        <w:pStyle w:val="3"/>
      </w:pPr>
      <w:r w:rsidRPr="00166CD4">
        <w:rPr>
          <w:rFonts w:ascii="Segoe UI Emoji" w:hAnsi="Segoe UI Emoji" w:cs="Segoe UI Emoji"/>
        </w:rPr>
        <w:t>⚠️</w:t>
      </w:r>
      <w:r w:rsidRPr="00166CD4">
        <w:t xml:space="preserve"> 重要注意事项 </w:t>
      </w:r>
    </w:p>
    <w:p w14:paraId="2798C938" w14:textId="77777777" w:rsidR="00166CD4" w:rsidRPr="00166CD4" w:rsidRDefault="00166CD4" w:rsidP="00166CD4">
      <w:pPr>
        <w:numPr>
          <w:ilvl w:val="0"/>
          <w:numId w:val="701"/>
        </w:numPr>
      </w:pPr>
      <w:r w:rsidRPr="00166CD4">
        <w:rPr>
          <w:rFonts w:ascii="Times New Roman" w:hAnsi="Times New Roman" w:cs="Times New Roman"/>
        </w:rPr>
        <w:t>​</w:t>
      </w:r>
      <w:r w:rsidRPr="00166CD4">
        <w:rPr>
          <w:b/>
          <w:bCs/>
        </w:rPr>
        <w:t>协议支持</w:t>
      </w:r>
      <w:r w:rsidRPr="00166CD4">
        <w:rPr>
          <w:rFonts w:ascii="Times New Roman" w:hAnsi="Times New Roman" w:cs="Times New Roman"/>
        </w:rPr>
        <w:t>​</w:t>
      </w:r>
      <w:r w:rsidRPr="00166CD4">
        <w:t>：PEC是</w:t>
      </w:r>
      <w:proofErr w:type="spellStart"/>
      <w:r w:rsidRPr="00166CD4">
        <w:t>SMBus</w:t>
      </w:r>
      <w:proofErr w:type="spellEnd"/>
      <w:r w:rsidRPr="00166CD4">
        <w:t>协议的一个特性，并非所有I2C从设备都支持。在使用前，请确保通信的从设备支持PEC校验。</w:t>
      </w:r>
    </w:p>
    <w:p w14:paraId="2B6C1FAB" w14:textId="77777777" w:rsidR="00166CD4" w:rsidRPr="00166CD4" w:rsidRDefault="00166CD4" w:rsidP="00166CD4">
      <w:pPr>
        <w:numPr>
          <w:ilvl w:val="0"/>
          <w:numId w:val="701"/>
        </w:numPr>
      </w:pPr>
      <w:r w:rsidRPr="00166CD4">
        <w:rPr>
          <w:rFonts w:ascii="Times New Roman" w:hAnsi="Times New Roman" w:cs="Times New Roman"/>
        </w:rPr>
        <w:lastRenderedPageBreak/>
        <w:t>​</w:t>
      </w:r>
      <w:r w:rsidRPr="00166CD4">
        <w:rPr>
          <w:b/>
          <w:bCs/>
        </w:rPr>
        <w:t>计算使能</w:t>
      </w:r>
      <w:r w:rsidRPr="00166CD4">
        <w:rPr>
          <w:rFonts w:ascii="Times New Roman" w:hAnsi="Times New Roman" w:cs="Times New Roman"/>
        </w:rPr>
        <w:t>​</w:t>
      </w:r>
      <w:r w:rsidRPr="00166CD4">
        <w:t>：务必在通信开始前通过 I2C_CalculatePEC(I2Cx, ENABLE)函数使能PEC计算，否则硬件不会计算CRC，I2C_GetPEC函数将无法获取到正确的值。</w:t>
      </w:r>
    </w:p>
    <w:p w14:paraId="6E07B10B" w14:textId="77777777" w:rsidR="00166CD4" w:rsidRPr="00166CD4" w:rsidRDefault="00166CD4" w:rsidP="00166CD4">
      <w:pPr>
        <w:numPr>
          <w:ilvl w:val="0"/>
          <w:numId w:val="701"/>
        </w:numPr>
      </w:pPr>
      <w:r w:rsidRPr="00166CD4">
        <w:rPr>
          <w:rFonts w:ascii="Times New Roman" w:hAnsi="Times New Roman" w:cs="Times New Roman"/>
        </w:rPr>
        <w:t>​</w:t>
      </w:r>
      <w:r w:rsidRPr="00166CD4">
        <w:rPr>
          <w:b/>
          <w:bCs/>
        </w:rPr>
        <w:t>相关函数</w:t>
      </w:r>
      <w:r w:rsidRPr="00166CD4">
        <w:rPr>
          <w:rFonts w:ascii="Times New Roman" w:hAnsi="Times New Roman" w:cs="Times New Roman"/>
        </w:rPr>
        <w:t>​</w:t>
      </w:r>
      <w:r w:rsidRPr="00166CD4">
        <w:t>：I2C_GetPEC需要与 I2C_CalculatePEC（使能PEC计算）、I2C_TransmitPEC（使能PEC传输）等函数配合使用。</w:t>
      </w:r>
    </w:p>
    <w:p w14:paraId="381FEF9A" w14:textId="77777777" w:rsidR="00166CD4" w:rsidRPr="00166CD4" w:rsidRDefault="00166CD4" w:rsidP="00166CD4">
      <w:pPr>
        <w:numPr>
          <w:ilvl w:val="0"/>
          <w:numId w:val="701"/>
        </w:numPr>
      </w:pPr>
      <w:r w:rsidRPr="00166CD4">
        <w:rPr>
          <w:rFonts w:ascii="Times New Roman" w:hAnsi="Times New Roman" w:cs="Times New Roman"/>
        </w:rPr>
        <w:t>​</w:t>
      </w:r>
      <w:r w:rsidRPr="00166CD4">
        <w:rPr>
          <w:b/>
          <w:bCs/>
        </w:rPr>
        <w:t>平台</w:t>
      </w:r>
      <w:proofErr w:type="gramStart"/>
      <w:r w:rsidRPr="00166CD4">
        <w:rPr>
          <w:b/>
          <w:bCs/>
        </w:rPr>
        <w:t>差异</w:t>
      </w:r>
      <w:r w:rsidRPr="00166CD4">
        <w:rPr>
          <w:rFonts w:ascii="Times New Roman" w:hAnsi="Times New Roman" w:cs="Times New Roman"/>
        </w:rPr>
        <w:t>​</w:t>
      </w:r>
      <w:r w:rsidRPr="00166CD4">
        <w:t>：</w:t>
      </w:r>
      <w:proofErr w:type="gramEnd"/>
      <w:r w:rsidRPr="00166CD4">
        <w:t>虽然函数功能相似，但不同厂商（如STM32、CH32V103）的I2C库实现可能存在细微差别，请以所使用的芯片手册和库文件为准。</w:t>
      </w:r>
    </w:p>
    <w:p w14:paraId="3C37C37B" w14:textId="77777777" w:rsidR="00166CD4" w:rsidRPr="00166CD4" w:rsidRDefault="00166CD4" w:rsidP="00166CD4">
      <w:r w:rsidRPr="00166CD4">
        <w:t>希望这些信息能帮助您更好地理解和使用 I2C_GetPEC函数。如果您对特定的使用场景有更多疑问，欢迎提出！</w:t>
      </w:r>
    </w:p>
    <w:p w14:paraId="5D9CE00F" w14:textId="77777777" w:rsidR="00166CD4" w:rsidRPr="00166CD4" w:rsidRDefault="00166CD4" w:rsidP="00166CD4"/>
    <w:p w14:paraId="648E900F" w14:textId="405AB42C" w:rsidR="005F7F5A" w:rsidRDefault="005F7F5A" w:rsidP="00B45D1A">
      <w:pPr>
        <w:pStyle w:val="2"/>
      </w:pPr>
      <w:r>
        <w:t>I2C_ARPCmd()</w:t>
      </w:r>
      <w:r w:rsidR="00272248">
        <w:br/>
      </w:r>
      <w:r w:rsidR="00272248" w:rsidRPr="00272248">
        <w:rPr>
          <w:b/>
          <w:bCs/>
        </w:rPr>
        <w:t>使能或失能地址解析协议</w:t>
      </w:r>
    </w:p>
    <w:p w14:paraId="391F0309" w14:textId="77777777" w:rsidR="00272248" w:rsidRPr="00272248" w:rsidRDefault="00272248" w:rsidP="00272248">
      <w:r w:rsidRPr="00272248">
        <w:t>I2C_ARPCmd函数用于在STM32的I2C总线上</w:t>
      </w:r>
      <w:r w:rsidRPr="00272248">
        <w:rPr>
          <w:b/>
          <w:bCs/>
        </w:rPr>
        <w:t>使能或失能地址解析协议（ARP, Address Resolution Protocol）</w:t>
      </w:r>
      <w:r w:rsidRPr="00272248">
        <w:rPr>
          <w:rFonts w:ascii="Times New Roman" w:hAnsi="Times New Roman" w:cs="Times New Roman"/>
          <w:b/>
          <w:bCs/>
        </w:rPr>
        <w:t>​</w:t>
      </w:r>
      <w:r w:rsidRPr="00272248">
        <w:t>，这是一个与</w:t>
      </w:r>
      <w:proofErr w:type="spellStart"/>
      <w:r w:rsidRPr="00272248">
        <w:t>SMBus</w:t>
      </w:r>
      <w:proofErr w:type="spellEnd"/>
      <w:r w:rsidRPr="00272248">
        <w:t>（系统管理总线）兼容的高级功能。</w:t>
      </w:r>
    </w:p>
    <w:p w14:paraId="75C431AE" w14:textId="77777777" w:rsidR="00272248" w:rsidRPr="00272248" w:rsidRDefault="00272248" w:rsidP="00847030">
      <w:pPr>
        <w:pStyle w:val="3"/>
      </w:pPr>
      <w:r w:rsidRPr="00272248">
        <w:rPr>
          <w:rFonts w:ascii="Segoe UI Emoji" w:hAnsi="Segoe UI Emoji" w:cs="Segoe UI Emoji"/>
        </w:rPr>
        <w:t>🔧</w:t>
      </w:r>
      <w:r w:rsidRPr="00272248">
        <w:t xml:space="preserve"> 函数原型 </w:t>
      </w:r>
    </w:p>
    <w:p w14:paraId="02B2D002" w14:textId="77777777" w:rsidR="00272248" w:rsidRPr="00272248" w:rsidRDefault="00272248" w:rsidP="00272248">
      <w:r w:rsidRPr="00272248">
        <w:t>void I2C_</w:t>
      </w:r>
      <w:proofErr w:type="gramStart"/>
      <w:r w:rsidRPr="00272248">
        <w:t>ARPCmd(</w:t>
      </w:r>
      <w:proofErr w:type="gramEnd"/>
      <w:r w:rsidRPr="00272248">
        <w:t xml:space="preserve">I2C_TypeDef* I2Cx, </w:t>
      </w:r>
      <w:proofErr w:type="spellStart"/>
      <w:r w:rsidRPr="00272248">
        <w:t>FunctionalState</w:t>
      </w:r>
      <w:proofErr w:type="spellEnd"/>
      <w:r w:rsidRPr="00272248">
        <w:t xml:space="preserve"> </w:t>
      </w:r>
      <w:proofErr w:type="spellStart"/>
      <w:r w:rsidRPr="00272248">
        <w:t>NewState</w:t>
      </w:r>
      <w:proofErr w:type="spellEnd"/>
      <w:r w:rsidRPr="00272248">
        <w:t>);</w:t>
      </w:r>
    </w:p>
    <w:p w14:paraId="20E29081" w14:textId="77777777" w:rsidR="00272248" w:rsidRPr="00272248" w:rsidRDefault="00272248" w:rsidP="00272248">
      <w:pPr>
        <w:numPr>
          <w:ilvl w:val="0"/>
          <w:numId w:val="702"/>
        </w:numPr>
      </w:pPr>
      <w:r w:rsidRPr="00272248">
        <w:rPr>
          <w:rFonts w:ascii="Times New Roman" w:hAnsi="Times New Roman" w:cs="Times New Roman"/>
        </w:rPr>
        <w:t>​</w:t>
      </w:r>
      <w:r w:rsidRPr="00272248">
        <w:rPr>
          <w:b/>
          <w:bCs/>
        </w:rPr>
        <w:t>I2Cx</w:t>
      </w:r>
      <w:r w:rsidRPr="00272248">
        <w:rPr>
          <w:rFonts w:ascii="Times New Roman" w:hAnsi="Times New Roman" w:cs="Times New Roman"/>
        </w:rPr>
        <w:t>​</w:t>
      </w:r>
      <w:r w:rsidRPr="00272248">
        <w:t>：指定要操作的I2C外设，例如 I2C1或 I2C2。</w:t>
      </w:r>
    </w:p>
    <w:p w14:paraId="2ECE6C0D" w14:textId="77777777" w:rsidR="00272248" w:rsidRPr="00272248" w:rsidRDefault="00272248" w:rsidP="00272248">
      <w:pPr>
        <w:numPr>
          <w:ilvl w:val="0"/>
          <w:numId w:val="702"/>
        </w:numPr>
      </w:pPr>
      <w:r w:rsidRPr="00272248">
        <w:rPr>
          <w:rFonts w:ascii="Times New Roman" w:hAnsi="Times New Roman" w:cs="Times New Roman"/>
        </w:rPr>
        <w:t>​</w:t>
      </w:r>
      <w:proofErr w:type="spellStart"/>
      <w:r w:rsidRPr="00272248">
        <w:rPr>
          <w:b/>
          <w:bCs/>
        </w:rPr>
        <w:t>NewState</w:t>
      </w:r>
      <w:proofErr w:type="spellEnd"/>
      <w:r w:rsidRPr="00272248">
        <w:rPr>
          <w:rFonts w:ascii="Times New Roman" w:hAnsi="Times New Roman" w:cs="Times New Roman"/>
        </w:rPr>
        <w:t>​</w:t>
      </w:r>
      <w:r w:rsidRPr="00272248">
        <w:t>：指定ARP功能的新状态，可选 ENABLE（使能）或 DISABLE（失能）。</w:t>
      </w:r>
    </w:p>
    <w:p w14:paraId="4013E845" w14:textId="77777777" w:rsidR="00272248" w:rsidRPr="00272248" w:rsidRDefault="00272248" w:rsidP="00847030">
      <w:pPr>
        <w:pStyle w:val="3"/>
      </w:pPr>
      <w:r w:rsidRPr="00272248">
        <w:rPr>
          <w:rFonts w:ascii="Segoe UI Emoji" w:hAnsi="Segoe UI Emoji" w:cs="Segoe UI Emoji"/>
        </w:rPr>
        <w:t>⚙️</w:t>
      </w:r>
      <w:r w:rsidRPr="00272248">
        <w:t xml:space="preserve"> 功能说明 </w:t>
      </w:r>
    </w:p>
    <w:p w14:paraId="56C265B9" w14:textId="77777777" w:rsidR="00272248" w:rsidRPr="00272248" w:rsidRDefault="00272248" w:rsidP="00272248">
      <w:r w:rsidRPr="00272248">
        <w:t>ARP是</w:t>
      </w:r>
      <w:proofErr w:type="spellStart"/>
      <w:r w:rsidRPr="00272248">
        <w:t>SMBus</w:t>
      </w:r>
      <w:proofErr w:type="spellEnd"/>
      <w:r w:rsidRPr="00272248">
        <w:t>协议的一部分，主要用于</w:t>
      </w:r>
      <w:r w:rsidRPr="00272248">
        <w:rPr>
          <w:b/>
          <w:bCs/>
        </w:rPr>
        <w:t>动态管理总线上的从设备地址</w:t>
      </w:r>
      <w:r w:rsidRPr="00272248">
        <w:t>。当系统使能ARP后，主机可以通过一个特殊的“警报响应地址”（ARA, Alert Response Address，通常为 0x0C）来查询当前是哪台从设备发起了</w:t>
      </w:r>
      <w:proofErr w:type="spellStart"/>
      <w:r w:rsidRPr="00272248">
        <w:t>SMBus</w:t>
      </w:r>
      <w:proofErr w:type="spellEnd"/>
      <w:r w:rsidRPr="00272248">
        <w:t>警报（例如，通过拉低</w:t>
      </w:r>
      <w:proofErr w:type="spellStart"/>
      <w:r w:rsidRPr="00272248">
        <w:t>SMBus</w:t>
      </w:r>
      <w:proofErr w:type="spellEnd"/>
      <w:r w:rsidRPr="00272248">
        <w:t xml:space="preserve"> Alert信号线），从而识别出需要服务的从设备，特别是在处理多从设备系统中由从设备主动发起的通信时非常有用。</w:t>
      </w:r>
    </w:p>
    <w:p w14:paraId="7AC54F0F" w14:textId="77777777" w:rsidR="00272248" w:rsidRPr="00272248" w:rsidRDefault="00272248" w:rsidP="00847030">
      <w:pPr>
        <w:pStyle w:val="3"/>
      </w:pPr>
      <w:r w:rsidRPr="00272248">
        <w:rPr>
          <w:rFonts w:ascii="Segoe UI Emoji" w:hAnsi="Segoe UI Emoji" w:cs="Segoe UI Emoji"/>
        </w:rPr>
        <w:t>🔄</w:t>
      </w:r>
      <w:r w:rsidRPr="00272248">
        <w:t xml:space="preserve"> 典型工作流程 </w:t>
      </w:r>
    </w:p>
    <w:p w14:paraId="7E76DF04" w14:textId="77777777" w:rsidR="00272248" w:rsidRPr="00272248" w:rsidRDefault="00272248" w:rsidP="00272248">
      <w:r w:rsidRPr="00272248">
        <w:t>当ARP使能时，其典型的工作流程如下：</w:t>
      </w:r>
    </w:p>
    <w:p w14:paraId="3156A44D" w14:textId="77777777" w:rsidR="00272248" w:rsidRPr="00272248" w:rsidRDefault="00272248" w:rsidP="00272248">
      <w:pPr>
        <w:numPr>
          <w:ilvl w:val="0"/>
          <w:numId w:val="703"/>
        </w:numPr>
      </w:pPr>
      <w:r w:rsidRPr="00272248">
        <w:t>总线上的一台从设备（如电源管理芯片或温度传感器）在检测到需要主机处理的异常事件（如过热）时，会通过</w:t>
      </w:r>
      <w:proofErr w:type="spellStart"/>
      <w:r w:rsidRPr="00272248">
        <w:t>SMBus</w:t>
      </w:r>
      <w:proofErr w:type="spellEnd"/>
      <w:r w:rsidRPr="00272248">
        <w:t xml:space="preserve"> Alert线发出警报。</w:t>
      </w:r>
    </w:p>
    <w:p w14:paraId="63E9DD96" w14:textId="77777777" w:rsidR="00272248" w:rsidRPr="00272248" w:rsidRDefault="00272248" w:rsidP="00272248">
      <w:pPr>
        <w:numPr>
          <w:ilvl w:val="0"/>
          <w:numId w:val="703"/>
        </w:numPr>
      </w:pPr>
      <w:r w:rsidRPr="00272248">
        <w:lastRenderedPageBreak/>
        <w:t>主机控制器检测到</w:t>
      </w:r>
      <w:proofErr w:type="spellStart"/>
      <w:r w:rsidRPr="00272248">
        <w:t>SMBus</w:t>
      </w:r>
      <w:proofErr w:type="spellEnd"/>
      <w:r w:rsidRPr="00272248">
        <w:t xml:space="preserve"> Alert信号后，会向“警报响应地址”（ARA）发起一次读操作。</w:t>
      </w:r>
    </w:p>
    <w:p w14:paraId="1DE6A580" w14:textId="77777777" w:rsidR="00272248" w:rsidRPr="00272248" w:rsidRDefault="00272248" w:rsidP="00272248">
      <w:pPr>
        <w:numPr>
          <w:ilvl w:val="0"/>
          <w:numId w:val="703"/>
        </w:numPr>
      </w:pPr>
      <w:r w:rsidRPr="00272248">
        <w:t>发出警报的那台从设备会将自己的7位从设备地址作为数据字节响应主机的读操作。根据</w:t>
      </w:r>
      <w:proofErr w:type="spellStart"/>
      <w:r w:rsidRPr="00272248">
        <w:t>SMBus</w:t>
      </w:r>
      <w:proofErr w:type="spellEnd"/>
      <w:r w:rsidRPr="00272248">
        <w:t>规范，如果多台从设备同时发出警报，它们会进行仲裁，最终只有一台设备能成功响应其地址。</w:t>
      </w:r>
    </w:p>
    <w:p w14:paraId="3467E975" w14:textId="77777777" w:rsidR="00272248" w:rsidRPr="00272248" w:rsidRDefault="00272248" w:rsidP="00272248">
      <w:pPr>
        <w:numPr>
          <w:ilvl w:val="0"/>
          <w:numId w:val="703"/>
        </w:numPr>
      </w:pPr>
      <w:r w:rsidRPr="00272248">
        <w:t>主机通过读取响应数据，就能识别出是哪台从设备发出了警报，然后可以针对性地与该设备进行后续通信以获取详细信息。</w:t>
      </w:r>
    </w:p>
    <w:p w14:paraId="1173EBB3" w14:textId="77777777" w:rsidR="00272248" w:rsidRPr="00272248" w:rsidRDefault="00272248" w:rsidP="00847030">
      <w:pPr>
        <w:pStyle w:val="3"/>
      </w:pPr>
      <w:r w:rsidRPr="00272248">
        <w:rPr>
          <w:rFonts w:ascii="Segoe UI Emoji" w:hAnsi="Segoe UI Emoji" w:cs="Segoe UI Emoji"/>
        </w:rPr>
        <w:t>💡</w:t>
      </w:r>
      <w:r w:rsidRPr="00272248">
        <w:t xml:space="preserve"> 应用场景与注意事项 </w:t>
      </w:r>
    </w:p>
    <w:p w14:paraId="2725DC5D" w14:textId="77777777" w:rsidR="00272248" w:rsidRPr="00272248" w:rsidRDefault="00272248" w:rsidP="00272248">
      <w:pPr>
        <w:numPr>
          <w:ilvl w:val="0"/>
          <w:numId w:val="704"/>
        </w:numPr>
      </w:pPr>
      <w:r w:rsidRPr="00272248">
        <w:rPr>
          <w:rFonts w:ascii="Times New Roman" w:hAnsi="Times New Roman" w:cs="Times New Roman"/>
        </w:rPr>
        <w:t>​</w:t>
      </w:r>
      <w:r w:rsidRPr="00272248">
        <w:rPr>
          <w:b/>
          <w:bCs/>
        </w:rPr>
        <w:t>应用场景</w:t>
      </w:r>
      <w:r w:rsidRPr="00272248">
        <w:rPr>
          <w:rFonts w:ascii="Times New Roman" w:hAnsi="Times New Roman" w:cs="Times New Roman"/>
        </w:rPr>
        <w:t>​</w:t>
      </w:r>
      <w:r w:rsidRPr="00272248">
        <w:t>：此功能通常用于需要符合</w:t>
      </w:r>
      <w:proofErr w:type="spellStart"/>
      <w:r w:rsidRPr="00272248">
        <w:t>SMBus</w:t>
      </w:r>
      <w:proofErr w:type="spellEnd"/>
      <w:r w:rsidRPr="00272248">
        <w:t>标准的复杂系统中，例如智能电池管理、硬件监控等。在简单的点对点传感器（如MPU6050加速度计）通信中，一般不需要使用ARP功能。</w:t>
      </w:r>
    </w:p>
    <w:p w14:paraId="7283A74F" w14:textId="77777777" w:rsidR="00272248" w:rsidRPr="00272248" w:rsidRDefault="00272248" w:rsidP="00272248">
      <w:pPr>
        <w:numPr>
          <w:ilvl w:val="0"/>
          <w:numId w:val="704"/>
        </w:numPr>
      </w:pPr>
      <w:r w:rsidRPr="00272248">
        <w:rPr>
          <w:rFonts w:ascii="Times New Roman" w:hAnsi="Times New Roman" w:cs="Times New Roman"/>
        </w:rPr>
        <w:t>​</w:t>
      </w:r>
      <w:r w:rsidRPr="00272248">
        <w:rPr>
          <w:b/>
          <w:bCs/>
        </w:rPr>
        <w:t>协议支持</w:t>
      </w:r>
      <w:r w:rsidRPr="00272248">
        <w:rPr>
          <w:rFonts w:ascii="Times New Roman" w:hAnsi="Times New Roman" w:cs="Times New Roman"/>
        </w:rPr>
        <w:t>​</w:t>
      </w:r>
      <w:r w:rsidRPr="00272248">
        <w:t>：ARP是</w:t>
      </w:r>
      <w:proofErr w:type="spellStart"/>
      <w:r w:rsidRPr="00272248">
        <w:t>SMBus</w:t>
      </w:r>
      <w:proofErr w:type="spellEnd"/>
      <w:r w:rsidRPr="00272248">
        <w:t>协议的特性，并非所有I2C从设备都支持。在使用前，请确保通信的从设备支持</w:t>
      </w:r>
      <w:proofErr w:type="spellStart"/>
      <w:r w:rsidRPr="00272248">
        <w:t>SMBus</w:t>
      </w:r>
      <w:proofErr w:type="spellEnd"/>
      <w:r w:rsidRPr="00272248">
        <w:t>协议及相关功能。</w:t>
      </w:r>
    </w:p>
    <w:p w14:paraId="3FB68580" w14:textId="77777777" w:rsidR="00272248" w:rsidRPr="00272248" w:rsidRDefault="00272248" w:rsidP="00272248">
      <w:pPr>
        <w:numPr>
          <w:ilvl w:val="0"/>
          <w:numId w:val="704"/>
        </w:numPr>
      </w:pPr>
      <w:r w:rsidRPr="00272248">
        <w:rPr>
          <w:rFonts w:ascii="Times New Roman" w:hAnsi="Times New Roman" w:cs="Times New Roman"/>
        </w:rPr>
        <w:t>​</w:t>
      </w:r>
      <w:r w:rsidRPr="00272248">
        <w:rPr>
          <w:b/>
          <w:bCs/>
        </w:rPr>
        <w:t>相关配置</w:t>
      </w:r>
      <w:r w:rsidRPr="00272248">
        <w:rPr>
          <w:rFonts w:ascii="Times New Roman" w:hAnsi="Times New Roman" w:cs="Times New Roman"/>
        </w:rPr>
        <w:t>​</w:t>
      </w:r>
      <w:r w:rsidRPr="00272248">
        <w:t>：使用 I2C_ARPCmd函数通常需要与 I2C_SMBusAlertConfig等</w:t>
      </w:r>
      <w:proofErr w:type="spellStart"/>
      <w:r w:rsidRPr="00272248">
        <w:t>SMBus</w:t>
      </w:r>
      <w:proofErr w:type="spellEnd"/>
      <w:r w:rsidRPr="00272248">
        <w:t>相关功能配合配置，以构建完整的</w:t>
      </w:r>
      <w:proofErr w:type="spellStart"/>
      <w:r w:rsidRPr="00272248">
        <w:t>SMBus</w:t>
      </w:r>
      <w:proofErr w:type="spellEnd"/>
      <w:r w:rsidRPr="00272248">
        <w:t>警报处理机制。</w:t>
      </w:r>
    </w:p>
    <w:p w14:paraId="582C4675" w14:textId="77777777" w:rsidR="00272248" w:rsidRPr="00272248" w:rsidRDefault="00272248" w:rsidP="00847030">
      <w:pPr>
        <w:pStyle w:val="3"/>
      </w:pPr>
      <w:r w:rsidRPr="00272248">
        <w:rPr>
          <w:rFonts w:ascii="Segoe UI Emoji" w:hAnsi="Segoe UI Emoji" w:cs="Segoe UI Emoji"/>
        </w:rPr>
        <w:t>📝</w:t>
      </w:r>
      <w:r w:rsidRPr="00272248">
        <w:t xml:space="preserve"> 示例代码片段 </w:t>
      </w:r>
    </w:p>
    <w:p w14:paraId="3597D0DE" w14:textId="77777777" w:rsidR="00272248" w:rsidRPr="00272248" w:rsidRDefault="00272248" w:rsidP="00272248">
      <w:r w:rsidRPr="00272248">
        <w:t>使能I2C1的ARP功能的示例代码如下：</w:t>
      </w:r>
    </w:p>
    <w:p w14:paraId="1C34B0BD" w14:textId="77777777" w:rsidR="00272248" w:rsidRPr="00272248" w:rsidRDefault="00272248" w:rsidP="00272248">
      <w:r w:rsidRPr="00272248">
        <w:t>// 使能 I2C1 的 ARP 功能</w:t>
      </w:r>
    </w:p>
    <w:p w14:paraId="2C6CFF34" w14:textId="77777777" w:rsidR="00272248" w:rsidRPr="00272248" w:rsidRDefault="00272248" w:rsidP="00272248">
      <w:r w:rsidRPr="00272248">
        <w:t>I2C_</w:t>
      </w:r>
      <w:proofErr w:type="gramStart"/>
      <w:r w:rsidRPr="00272248">
        <w:t>ARPCmd(</w:t>
      </w:r>
      <w:proofErr w:type="gramEnd"/>
      <w:r w:rsidRPr="00272248">
        <w:t>I2C1, ENABLE);</w:t>
      </w:r>
    </w:p>
    <w:p w14:paraId="6C873EBC" w14:textId="77777777" w:rsidR="00272248" w:rsidRPr="00272248" w:rsidRDefault="00272248" w:rsidP="00272248">
      <w:r w:rsidRPr="00272248">
        <w:t>希望这些信息能帮助您理解 I2C_ARPCmd函数。如果您对</w:t>
      </w:r>
      <w:proofErr w:type="spellStart"/>
      <w:r w:rsidRPr="00272248">
        <w:t>SMBus</w:t>
      </w:r>
      <w:proofErr w:type="spellEnd"/>
      <w:r w:rsidRPr="00272248">
        <w:t>协议或其他I2C功能有更多疑问，欢迎提出！</w:t>
      </w:r>
    </w:p>
    <w:p w14:paraId="181C1ADD" w14:textId="77777777" w:rsidR="00272248" w:rsidRPr="00272248" w:rsidRDefault="00272248" w:rsidP="00272248"/>
    <w:p w14:paraId="4C397F18" w14:textId="2E30C401" w:rsidR="005F7F5A" w:rsidRDefault="005F7F5A" w:rsidP="00B45D1A">
      <w:pPr>
        <w:pStyle w:val="2"/>
      </w:pPr>
      <w:r>
        <w:t>I2C_StretchClockCmd()</w:t>
      </w:r>
      <w:r w:rsidR="00A90424">
        <w:br/>
      </w:r>
      <w:r w:rsidR="00A90424" w:rsidRPr="00272248">
        <w:t>管理I²C通信中的一项重要特性——</w:t>
      </w:r>
      <w:r w:rsidR="00A90424" w:rsidRPr="00272248">
        <w:rPr>
          <w:b/>
          <w:bCs/>
        </w:rPr>
        <w:t>时钟延展（Clock Stretching）</w:t>
      </w:r>
      <w:r w:rsidR="00A90424" w:rsidRPr="00272248">
        <w:rPr>
          <w:rFonts w:ascii="Times New Roman" w:hAnsi="Times New Roman" w:cs="Times New Roman"/>
          <w:b/>
          <w:bCs/>
        </w:rPr>
        <w:t>​</w:t>
      </w:r>
    </w:p>
    <w:p w14:paraId="1007F15F" w14:textId="77777777" w:rsidR="00272248" w:rsidRPr="00272248" w:rsidRDefault="00272248" w:rsidP="00272248">
      <w:r w:rsidRPr="00272248">
        <w:t>在STM32的嵌入式开发中，I2C_StretchClockCmd函数用于管理I²C通信中的一项重要特性——</w:t>
      </w:r>
      <w:r w:rsidRPr="00272248">
        <w:rPr>
          <w:b/>
          <w:bCs/>
        </w:rPr>
        <w:t>时钟延展（Clock Stretching）</w:t>
      </w:r>
      <w:r w:rsidRPr="00272248">
        <w:rPr>
          <w:rFonts w:ascii="Times New Roman" w:hAnsi="Times New Roman" w:cs="Times New Roman"/>
          <w:b/>
          <w:bCs/>
        </w:rPr>
        <w:t>​</w:t>
      </w:r>
      <w:r w:rsidRPr="00272248">
        <w:t>。这个功能直接影响主设备与从设备之间的时序同步。</w:t>
      </w:r>
    </w:p>
    <w:p w14:paraId="1BC390D9" w14:textId="77777777" w:rsidR="00272248" w:rsidRPr="00272248" w:rsidRDefault="00272248" w:rsidP="00847030">
      <w:pPr>
        <w:pStyle w:val="3"/>
      </w:pPr>
      <w:r w:rsidRPr="00272248">
        <w:rPr>
          <w:rFonts w:ascii="Segoe UI Emoji" w:hAnsi="Segoe UI Emoji" w:cs="Segoe UI Emoji"/>
        </w:rPr>
        <w:lastRenderedPageBreak/>
        <w:t>🔧</w:t>
      </w:r>
      <w:r w:rsidRPr="00272248">
        <w:t xml:space="preserve"> 函数原型与参数 </w:t>
      </w:r>
    </w:p>
    <w:p w14:paraId="38988550" w14:textId="77777777" w:rsidR="00272248" w:rsidRPr="00272248" w:rsidRDefault="00272248" w:rsidP="00272248">
      <w:r w:rsidRPr="00272248">
        <w:t>void I2C_</w:t>
      </w:r>
      <w:proofErr w:type="gramStart"/>
      <w:r w:rsidRPr="00272248">
        <w:t>StretchClockCmd(</w:t>
      </w:r>
      <w:proofErr w:type="gramEnd"/>
      <w:r w:rsidRPr="00272248">
        <w:t xml:space="preserve">I2C_TypeDef* I2Cx, </w:t>
      </w:r>
      <w:proofErr w:type="spellStart"/>
      <w:r w:rsidRPr="00272248">
        <w:t>FunctionalState</w:t>
      </w:r>
      <w:proofErr w:type="spellEnd"/>
      <w:r w:rsidRPr="00272248">
        <w:t xml:space="preserve"> </w:t>
      </w:r>
      <w:proofErr w:type="spellStart"/>
      <w:r w:rsidRPr="00272248">
        <w:t>NewState</w:t>
      </w:r>
      <w:proofErr w:type="spellEnd"/>
      <w:r w:rsidRPr="00272248">
        <w:t>);</w:t>
      </w:r>
    </w:p>
    <w:p w14:paraId="4E3F158B" w14:textId="77777777" w:rsidR="00272248" w:rsidRPr="00272248" w:rsidRDefault="00272248" w:rsidP="00272248">
      <w:pPr>
        <w:numPr>
          <w:ilvl w:val="0"/>
          <w:numId w:val="705"/>
        </w:numPr>
      </w:pPr>
      <w:r w:rsidRPr="00272248">
        <w:rPr>
          <w:rFonts w:ascii="Times New Roman" w:hAnsi="Times New Roman" w:cs="Times New Roman"/>
        </w:rPr>
        <w:t>​</w:t>
      </w:r>
      <w:r w:rsidRPr="00272248">
        <w:rPr>
          <w:b/>
          <w:bCs/>
        </w:rPr>
        <w:t>I2Cx</w:t>
      </w:r>
      <w:r w:rsidRPr="00272248">
        <w:rPr>
          <w:rFonts w:ascii="Times New Roman" w:hAnsi="Times New Roman" w:cs="Times New Roman"/>
        </w:rPr>
        <w:t>​</w:t>
      </w:r>
      <w:r w:rsidRPr="00272248">
        <w:t>：指定要操作的I²C外设，例如 I2C1或 I2C2。</w:t>
      </w:r>
    </w:p>
    <w:p w14:paraId="652A5A46" w14:textId="77777777" w:rsidR="00272248" w:rsidRPr="00272248" w:rsidRDefault="00272248" w:rsidP="00272248">
      <w:pPr>
        <w:numPr>
          <w:ilvl w:val="0"/>
          <w:numId w:val="705"/>
        </w:numPr>
      </w:pPr>
      <w:r w:rsidRPr="00272248">
        <w:rPr>
          <w:rFonts w:ascii="Times New Roman" w:hAnsi="Times New Roman" w:cs="Times New Roman"/>
        </w:rPr>
        <w:t>​</w:t>
      </w:r>
      <w:proofErr w:type="spellStart"/>
      <w:r w:rsidRPr="00272248">
        <w:rPr>
          <w:b/>
          <w:bCs/>
        </w:rPr>
        <w:t>NewState</w:t>
      </w:r>
      <w:proofErr w:type="spellEnd"/>
      <w:r w:rsidRPr="00272248">
        <w:rPr>
          <w:rFonts w:ascii="Times New Roman" w:hAnsi="Times New Roman" w:cs="Times New Roman"/>
        </w:rPr>
        <w:t>​</w:t>
      </w:r>
      <w:r w:rsidRPr="00272248">
        <w:t>：指定时钟延展功能的新状态，可选 ENABLE（使能）或 DISABLE（失能）。</w:t>
      </w:r>
    </w:p>
    <w:p w14:paraId="24D61509" w14:textId="77777777" w:rsidR="00272248" w:rsidRPr="00272248" w:rsidRDefault="00272248" w:rsidP="00847030">
      <w:pPr>
        <w:pStyle w:val="3"/>
      </w:pPr>
      <w:r w:rsidRPr="00272248">
        <w:rPr>
          <w:rFonts w:ascii="Segoe UI Emoji" w:hAnsi="Segoe UI Emoji" w:cs="Segoe UI Emoji"/>
        </w:rPr>
        <w:t>⚙️</w:t>
      </w:r>
      <w:r w:rsidRPr="00272248">
        <w:t xml:space="preserve"> 功能详解 </w:t>
      </w:r>
    </w:p>
    <w:p w14:paraId="43F1B96F" w14:textId="77777777" w:rsidR="00272248" w:rsidRPr="00272248" w:rsidRDefault="00272248" w:rsidP="00272248">
      <w:r w:rsidRPr="00272248">
        <w:t>时钟延展是I²C协议允许从设备在某些情况下</w:t>
      </w:r>
      <w:r w:rsidRPr="00272248">
        <w:rPr>
          <w:b/>
          <w:bCs/>
        </w:rPr>
        <w:t>主动拉低SCL（时钟线）以暂停通信</w:t>
      </w:r>
      <w:r w:rsidRPr="00272248">
        <w:t>的一种机制。当从设备（例如一个处理速度较慢的传感器）需要更多时间来处理接收到的数据或准备要发送的数据时，它可以通过拉低SCL来通知主设备：“请稍等，我还没准备好”。主设备检测到SCL被拉低后，会进入等待状态，直到从设备释放SCL（将SCL拉高），通信才继续。</w:t>
      </w:r>
    </w:p>
    <w:p w14:paraId="2B63B5E3" w14:textId="77777777" w:rsidR="00272248" w:rsidRPr="00272248" w:rsidRDefault="00272248" w:rsidP="00272248">
      <w:r w:rsidRPr="00272248">
        <w:t>I2C_StretchClockCmd函数的作用就是控制I²C硬件是否允许这种时钟延展行为。</w:t>
      </w:r>
    </w:p>
    <w:p w14:paraId="2B4581C9" w14:textId="77777777" w:rsidR="00272248" w:rsidRPr="00272248" w:rsidRDefault="00272248" w:rsidP="00272248">
      <w:pPr>
        <w:numPr>
          <w:ilvl w:val="0"/>
          <w:numId w:val="706"/>
        </w:numPr>
      </w:pPr>
      <w:r w:rsidRPr="00272248">
        <w:t xml:space="preserve">当设置为 </w:t>
      </w:r>
      <w:r w:rsidRPr="00272248">
        <w:rPr>
          <w:rFonts w:ascii="Times New Roman" w:hAnsi="Times New Roman" w:cs="Times New Roman"/>
        </w:rPr>
        <w:t>​</w:t>
      </w:r>
      <w:r w:rsidRPr="00272248">
        <w:rPr>
          <w:b/>
          <w:bCs/>
        </w:rPr>
        <w:t>ENABLE</w:t>
      </w:r>
      <w:r w:rsidRPr="00272248">
        <w:rPr>
          <w:rFonts w:ascii="Times New Roman" w:hAnsi="Times New Roman" w:cs="Times New Roman"/>
        </w:rPr>
        <w:t>​</w:t>
      </w:r>
      <w:r w:rsidRPr="00272248">
        <w:t xml:space="preserve"> 时，I²C外设（无论是作为主机还是从机）会</w:t>
      </w:r>
      <w:r w:rsidRPr="00272248">
        <w:rPr>
          <w:b/>
          <w:bCs/>
        </w:rPr>
        <w:t>响应</w:t>
      </w:r>
      <w:r w:rsidRPr="00272248">
        <w:t>时钟延展。作为主机时，它会检测SCL线并在被从机拉低时等待；作为从机时，如果它需要更多时间，也可以拉低SCL。</w:t>
      </w:r>
    </w:p>
    <w:p w14:paraId="2490B7F7" w14:textId="77777777" w:rsidR="00272248" w:rsidRPr="00272248" w:rsidRDefault="00272248" w:rsidP="00272248">
      <w:pPr>
        <w:numPr>
          <w:ilvl w:val="0"/>
          <w:numId w:val="706"/>
        </w:numPr>
      </w:pPr>
      <w:r w:rsidRPr="00272248">
        <w:t xml:space="preserve">当设置为 </w:t>
      </w:r>
      <w:r w:rsidRPr="00272248">
        <w:rPr>
          <w:rFonts w:ascii="Times New Roman" w:hAnsi="Times New Roman" w:cs="Times New Roman"/>
        </w:rPr>
        <w:t>​</w:t>
      </w:r>
      <w:r w:rsidRPr="00272248">
        <w:rPr>
          <w:b/>
          <w:bCs/>
        </w:rPr>
        <w:t>DISABLE</w:t>
      </w:r>
      <w:r w:rsidRPr="00272248">
        <w:rPr>
          <w:rFonts w:ascii="Times New Roman" w:hAnsi="Times New Roman" w:cs="Times New Roman"/>
        </w:rPr>
        <w:t>​</w:t>
      </w:r>
      <w:r w:rsidRPr="00272248">
        <w:t xml:space="preserve"> 时，I²C外设将</w:t>
      </w:r>
      <w:r w:rsidRPr="00272248">
        <w:rPr>
          <w:b/>
          <w:bCs/>
        </w:rPr>
        <w:t>忽略</w:t>
      </w:r>
      <w:r w:rsidRPr="00272248">
        <w:t>时钟延展。这对于作为主设备的STM32尤其重要，因为它将不会等待从设备，而是强制按照自己的时钟节奏进行通信。在STM32作为从设备时，禁用此功能意味着即使它需要更多处理时间，也无法通过拉低SCL来通知主设备等待。</w:t>
      </w:r>
    </w:p>
    <w:p w14:paraId="5EEE3E31" w14:textId="77777777" w:rsidR="00272248" w:rsidRPr="00272248" w:rsidRDefault="00272248" w:rsidP="00847030">
      <w:pPr>
        <w:pStyle w:val="3"/>
      </w:pPr>
      <w:r w:rsidRPr="00272248">
        <w:rPr>
          <w:rFonts w:ascii="Segoe UI Emoji" w:hAnsi="Segoe UI Emoji" w:cs="Segoe UI Emoji"/>
        </w:rPr>
        <w:t>🔄</w:t>
      </w:r>
      <w:r w:rsidRPr="00272248">
        <w:t xml:space="preserve"> 典型应用场景与配置 </w:t>
      </w:r>
    </w:p>
    <w:p w14:paraId="74D4D83B" w14:textId="77777777" w:rsidR="00272248" w:rsidRPr="00272248" w:rsidRDefault="00272248" w:rsidP="00272248">
      <w:pPr>
        <w:numPr>
          <w:ilvl w:val="0"/>
          <w:numId w:val="707"/>
        </w:numPr>
      </w:pPr>
      <w:r w:rsidRPr="00272248">
        <w:rPr>
          <w:rFonts w:ascii="Times New Roman" w:hAnsi="Times New Roman" w:cs="Times New Roman"/>
        </w:rPr>
        <w:t>​</w:t>
      </w:r>
      <w:r w:rsidRPr="00272248">
        <w:rPr>
          <w:b/>
          <w:bCs/>
        </w:rPr>
        <w:t>使能时钟延展 (</w:t>
      </w:r>
      <w:proofErr w:type="spellStart"/>
      <w:r w:rsidRPr="00272248">
        <w:rPr>
          <w:b/>
          <w:bCs/>
        </w:rPr>
        <w:t>NewState</w:t>
      </w:r>
      <w:proofErr w:type="spellEnd"/>
      <w:r w:rsidRPr="00272248">
        <w:rPr>
          <w:b/>
          <w:bCs/>
        </w:rPr>
        <w:t xml:space="preserve"> = ENABLE)</w:t>
      </w:r>
      <w:r w:rsidRPr="00272248">
        <w:rPr>
          <w:rFonts w:ascii="Times New Roman" w:hAnsi="Times New Roman" w:cs="Times New Roman"/>
          <w:b/>
          <w:bCs/>
        </w:rPr>
        <w:t>​</w:t>
      </w:r>
      <w:r w:rsidRPr="00272248">
        <w:rPr>
          <w:rFonts w:ascii="Times New Roman" w:hAnsi="Times New Roman" w:cs="Times New Roman"/>
        </w:rPr>
        <w:t>​</w:t>
      </w:r>
      <w:r w:rsidRPr="00272248">
        <w:t>：这是</w:t>
      </w:r>
      <w:r w:rsidRPr="00272248">
        <w:rPr>
          <w:b/>
          <w:bCs/>
        </w:rPr>
        <w:t>最常见</w:t>
      </w:r>
      <w:r w:rsidRPr="00272248">
        <w:t>的配置。当总线上有低速从设备（如EEPROM、某些传感器）时，使能时钟延展可以保证通信的可靠性，避免因从设备处理不及时导致数据丢失。</w:t>
      </w:r>
    </w:p>
    <w:p w14:paraId="247847FF" w14:textId="77777777" w:rsidR="00272248" w:rsidRPr="00272248" w:rsidRDefault="00272248" w:rsidP="00272248">
      <w:pPr>
        <w:numPr>
          <w:ilvl w:val="0"/>
          <w:numId w:val="707"/>
        </w:numPr>
      </w:pPr>
      <w:r w:rsidRPr="00272248">
        <w:rPr>
          <w:rFonts w:ascii="Times New Roman" w:hAnsi="Times New Roman" w:cs="Times New Roman"/>
        </w:rPr>
        <w:t>​</w:t>
      </w:r>
      <w:r w:rsidRPr="00272248">
        <w:rPr>
          <w:b/>
          <w:bCs/>
        </w:rPr>
        <w:t>失能时钟延展 (</w:t>
      </w:r>
      <w:proofErr w:type="spellStart"/>
      <w:r w:rsidRPr="00272248">
        <w:rPr>
          <w:b/>
          <w:bCs/>
        </w:rPr>
        <w:t>NewState</w:t>
      </w:r>
      <w:proofErr w:type="spellEnd"/>
      <w:r w:rsidRPr="00272248">
        <w:rPr>
          <w:b/>
          <w:bCs/>
        </w:rPr>
        <w:t xml:space="preserve"> = DISABLE)</w:t>
      </w:r>
      <w:r w:rsidRPr="00272248">
        <w:rPr>
          <w:rFonts w:ascii="Times New Roman" w:hAnsi="Times New Roman" w:cs="Times New Roman"/>
          <w:b/>
          <w:bCs/>
        </w:rPr>
        <w:t>​</w:t>
      </w:r>
      <w:r w:rsidRPr="00272248">
        <w:rPr>
          <w:rFonts w:ascii="Times New Roman" w:hAnsi="Times New Roman" w:cs="Times New Roman"/>
        </w:rPr>
        <w:t>​</w:t>
      </w:r>
      <w:r w:rsidRPr="00272248">
        <w:t>：这种配置需谨慎使用。通常在两种情况下考虑：</w:t>
      </w:r>
    </w:p>
    <w:p w14:paraId="356EBF27" w14:textId="77777777" w:rsidR="00272248" w:rsidRPr="00272248" w:rsidRDefault="00272248" w:rsidP="00272248">
      <w:pPr>
        <w:numPr>
          <w:ilvl w:val="1"/>
          <w:numId w:val="707"/>
        </w:numPr>
      </w:pPr>
      <w:r w:rsidRPr="00272248">
        <w:rPr>
          <w:rFonts w:ascii="Times New Roman" w:hAnsi="Times New Roman" w:cs="Times New Roman"/>
        </w:rPr>
        <w:t>​</w:t>
      </w:r>
      <w:r w:rsidRPr="00272248">
        <w:rPr>
          <w:b/>
          <w:bCs/>
        </w:rPr>
        <w:t>调试目的</w:t>
      </w:r>
      <w:r w:rsidRPr="00272248">
        <w:rPr>
          <w:rFonts w:ascii="Times New Roman" w:hAnsi="Times New Roman" w:cs="Times New Roman"/>
        </w:rPr>
        <w:t>​</w:t>
      </w:r>
      <w:r w:rsidRPr="00272248">
        <w:t>：当I²C总线因从设备持续拉低SCL而陷入死锁（挂死）时，临时在主设备端禁用时钟延展并配合软件复位，可以帮助总线恢复。</w:t>
      </w:r>
    </w:p>
    <w:p w14:paraId="74A819E0" w14:textId="77777777" w:rsidR="00272248" w:rsidRPr="00272248" w:rsidRDefault="00272248" w:rsidP="00272248">
      <w:pPr>
        <w:numPr>
          <w:ilvl w:val="1"/>
          <w:numId w:val="707"/>
        </w:numPr>
      </w:pPr>
      <w:r w:rsidRPr="00272248">
        <w:rPr>
          <w:rFonts w:ascii="Times New Roman" w:hAnsi="Times New Roman" w:cs="Times New Roman"/>
        </w:rPr>
        <w:t>​</w:t>
      </w:r>
      <w:r w:rsidRPr="00272248">
        <w:rPr>
          <w:b/>
          <w:bCs/>
        </w:rPr>
        <w:t>高性能要求</w:t>
      </w:r>
      <w:r w:rsidRPr="00272248">
        <w:rPr>
          <w:rFonts w:ascii="Times New Roman" w:hAnsi="Times New Roman" w:cs="Times New Roman"/>
        </w:rPr>
        <w:t>​</w:t>
      </w:r>
      <w:r w:rsidRPr="00272248">
        <w:t>：在确保所有从设备都能跟上主设备最高通信速度的系统中，禁用时钟延展可以消除等待时间，提高通信效率。</w:t>
      </w:r>
    </w:p>
    <w:p w14:paraId="6FF596FD" w14:textId="77777777" w:rsidR="00272248" w:rsidRPr="00272248" w:rsidRDefault="00272248" w:rsidP="00847030">
      <w:pPr>
        <w:pStyle w:val="3"/>
      </w:pPr>
      <w:r w:rsidRPr="00272248">
        <w:rPr>
          <w:rFonts w:ascii="Segoe UI Emoji" w:hAnsi="Segoe UI Emoji" w:cs="Segoe UI Emoji"/>
        </w:rPr>
        <w:lastRenderedPageBreak/>
        <w:t>⚠️</w:t>
      </w:r>
      <w:r w:rsidRPr="00272248">
        <w:t xml:space="preserve"> 重要注意事项 </w:t>
      </w:r>
    </w:p>
    <w:p w14:paraId="3BAE686A" w14:textId="77777777" w:rsidR="00272248" w:rsidRPr="00272248" w:rsidRDefault="00272248" w:rsidP="00272248">
      <w:pPr>
        <w:numPr>
          <w:ilvl w:val="0"/>
          <w:numId w:val="708"/>
        </w:numPr>
      </w:pPr>
      <w:r w:rsidRPr="00272248">
        <w:rPr>
          <w:rFonts w:ascii="Times New Roman" w:hAnsi="Times New Roman" w:cs="Times New Roman"/>
        </w:rPr>
        <w:t>​</w:t>
      </w:r>
      <w:r w:rsidRPr="00272248">
        <w:rPr>
          <w:b/>
          <w:bCs/>
        </w:rPr>
        <w:t>主从设备配合</w:t>
      </w:r>
      <w:r w:rsidRPr="00272248">
        <w:rPr>
          <w:rFonts w:ascii="Times New Roman" w:hAnsi="Times New Roman" w:cs="Times New Roman"/>
        </w:rPr>
        <w:t>​</w:t>
      </w:r>
      <w:r w:rsidRPr="00272248">
        <w:t>：时钟延展功能需要主从设备双方的配合。如果主设备不支持时钟延展（即始终驱动SCL），而从设备试图拉低SCL，就会导致总线冲突。</w:t>
      </w:r>
    </w:p>
    <w:p w14:paraId="2CE871C4" w14:textId="77777777" w:rsidR="00272248" w:rsidRPr="00272248" w:rsidRDefault="00272248" w:rsidP="00272248">
      <w:pPr>
        <w:numPr>
          <w:ilvl w:val="0"/>
          <w:numId w:val="708"/>
        </w:numPr>
      </w:pPr>
      <w:r w:rsidRPr="00272248">
        <w:rPr>
          <w:rFonts w:ascii="Times New Roman" w:hAnsi="Times New Roman" w:cs="Times New Roman"/>
        </w:rPr>
        <w:t>​</w:t>
      </w:r>
      <w:r w:rsidRPr="00272248">
        <w:rPr>
          <w:b/>
          <w:bCs/>
        </w:rPr>
        <w:t>超时机制</w:t>
      </w:r>
      <w:r w:rsidRPr="00272248">
        <w:rPr>
          <w:rFonts w:ascii="Times New Roman" w:hAnsi="Times New Roman" w:cs="Times New Roman"/>
        </w:rPr>
        <w:t>​</w:t>
      </w:r>
      <w:r w:rsidRPr="00272248">
        <w:t>：在使用时钟延展时，强烈建议在主设备端为等待SCL变高的事件实现</w:t>
      </w:r>
      <w:r w:rsidRPr="00272248">
        <w:rPr>
          <w:b/>
          <w:bCs/>
        </w:rPr>
        <w:t>超时机制</w:t>
      </w:r>
      <w:r w:rsidRPr="00272248">
        <w:t>，以防止因从设备故障永久拉低SCL导致整个总线挂死。</w:t>
      </w:r>
    </w:p>
    <w:p w14:paraId="6C613C13" w14:textId="77777777" w:rsidR="00272248" w:rsidRPr="00272248" w:rsidRDefault="00272248" w:rsidP="00272248">
      <w:pPr>
        <w:numPr>
          <w:ilvl w:val="0"/>
          <w:numId w:val="708"/>
        </w:numPr>
      </w:pPr>
      <w:r w:rsidRPr="00272248">
        <w:rPr>
          <w:rFonts w:ascii="Times New Roman" w:hAnsi="Times New Roman" w:cs="Times New Roman"/>
        </w:rPr>
        <w:t>​</w:t>
      </w:r>
      <w:r w:rsidRPr="00272248">
        <w:rPr>
          <w:b/>
          <w:bCs/>
        </w:rPr>
        <w:t>毛刺滤波</w:t>
      </w:r>
      <w:r w:rsidRPr="00272248">
        <w:rPr>
          <w:rFonts w:ascii="Times New Roman" w:hAnsi="Times New Roman" w:cs="Times New Roman"/>
        </w:rPr>
        <w:t>​</w:t>
      </w:r>
      <w:r w:rsidRPr="00272248">
        <w:t>：当从设备拉低或释放SCL时，线上可能会产生毛刺（glitch）。主设备在检测SCL电平时应具备</w:t>
      </w:r>
      <w:r w:rsidRPr="00272248">
        <w:rPr>
          <w:b/>
          <w:bCs/>
        </w:rPr>
        <w:t>去毛刺</w:t>
      </w:r>
      <w:r w:rsidRPr="00272248">
        <w:t>能力，否则可能错误地判断从设备已释放SCL，从而在从设备未准备好时继续操作，导致通信错误。许多STM32的I²C外设内部包含去毛刺逻辑，需要确保其已正确配置。</w:t>
      </w:r>
    </w:p>
    <w:p w14:paraId="694A96DE" w14:textId="77777777" w:rsidR="00272248" w:rsidRPr="00272248" w:rsidRDefault="00272248" w:rsidP="00272248">
      <w:pPr>
        <w:numPr>
          <w:ilvl w:val="0"/>
          <w:numId w:val="708"/>
        </w:numPr>
      </w:pPr>
      <w:r w:rsidRPr="00272248">
        <w:rPr>
          <w:rFonts w:ascii="Times New Roman" w:hAnsi="Times New Roman" w:cs="Times New Roman"/>
        </w:rPr>
        <w:t>​</w:t>
      </w:r>
      <w:r w:rsidRPr="00272248">
        <w:rPr>
          <w:b/>
          <w:bCs/>
        </w:rPr>
        <w:t>软件模拟I²</w:t>
      </w:r>
      <w:proofErr w:type="gramStart"/>
      <w:r w:rsidRPr="00272248">
        <w:rPr>
          <w:b/>
          <w:bCs/>
        </w:rPr>
        <w:t>C</w:t>
      </w:r>
      <w:r w:rsidRPr="00272248">
        <w:rPr>
          <w:rFonts w:ascii="Times New Roman" w:hAnsi="Times New Roman" w:cs="Times New Roman"/>
        </w:rPr>
        <w:t>​</w:t>
      </w:r>
      <w:r w:rsidRPr="00272248">
        <w:t>：</w:t>
      </w:r>
      <w:proofErr w:type="gramEnd"/>
      <w:r w:rsidRPr="00272248">
        <w:t>如果使用GPIO引脚模拟I²C（软件I²C），则需要开发者手动在代码中实现时钟延展的检测逻辑。通常做法是，主设备在释放SCL为高电平后，</w:t>
      </w:r>
      <w:r w:rsidRPr="00272248">
        <w:rPr>
          <w:rFonts w:ascii="Times New Roman" w:hAnsi="Times New Roman" w:cs="Times New Roman"/>
        </w:rPr>
        <w:t>​</w:t>
      </w:r>
      <w:r w:rsidRPr="00272248">
        <w:rPr>
          <w:b/>
          <w:bCs/>
        </w:rPr>
        <w:t>将SCL引脚切换为输入模式并循环检测其电平</w:t>
      </w:r>
      <w:r w:rsidRPr="00272248">
        <w:t>，直到检测到高电平才进行下一步。</w:t>
      </w:r>
    </w:p>
    <w:p w14:paraId="6D8AA720" w14:textId="77777777" w:rsidR="00272248" w:rsidRPr="00272248" w:rsidRDefault="00272248" w:rsidP="00847030">
      <w:pPr>
        <w:pStyle w:val="3"/>
      </w:pPr>
      <w:r w:rsidRPr="00272248">
        <w:rPr>
          <w:rFonts w:ascii="Segoe UI Emoji" w:hAnsi="Segoe UI Emoji" w:cs="Segoe UI Emoji"/>
        </w:rPr>
        <w:t>💻</w:t>
      </w:r>
      <w:r w:rsidRPr="00272248">
        <w:t xml:space="preserve"> 示例代码片段 </w:t>
      </w:r>
    </w:p>
    <w:p w14:paraId="7B3A66B7" w14:textId="77777777" w:rsidR="00272248" w:rsidRPr="00272248" w:rsidRDefault="00272248" w:rsidP="00272248">
      <w:r w:rsidRPr="00272248">
        <w:t>以下代码展示了如何在初始化I²C后使能时钟延展功能：</w:t>
      </w:r>
    </w:p>
    <w:p w14:paraId="0A83707F" w14:textId="77777777" w:rsidR="00272248" w:rsidRPr="00272248" w:rsidRDefault="00272248" w:rsidP="00272248">
      <w:r w:rsidRPr="00272248">
        <w:t>// 1. 初始化I2C外设（省略I2C_InitTypeDef结构体的具体参数配置）</w:t>
      </w:r>
    </w:p>
    <w:p w14:paraId="6F7F6EE8" w14:textId="77777777" w:rsidR="00272248" w:rsidRPr="00272248" w:rsidRDefault="00272248" w:rsidP="00272248">
      <w:r w:rsidRPr="00272248">
        <w:t>I2C_InitTypeDef I2C_InitStruct;</w:t>
      </w:r>
    </w:p>
    <w:p w14:paraId="06CEB205" w14:textId="77777777" w:rsidR="00272248" w:rsidRPr="00272248" w:rsidRDefault="00272248" w:rsidP="00272248">
      <w:r w:rsidRPr="00272248">
        <w:t>// ... 配置 I2C_InitStruct 的各个参数（模式、速度等）...</w:t>
      </w:r>
    </w:p>
    <w:p w14:paraId="4290277C" w14:textId="77777777" w:rsidR="00272248" w:rsidRPr="00272248" w:rsidRDefault="00272248" w:rsidP="00272248">
      <w:r w:rsidRPr="00272248">
        <w:t>I2C_</w:t>
      </w:r>
      <w:proofErr w:type="gramStart"/>
      <w:r w:rsidRPr="00272248">
        <w:t>Init(</w:t>
      </w:r>
      <w:proofErr w:type="gramEnd"/>
      <w:r w:rsidRPr="00272248">
        <w:t>I2C1, &amp;I2C_InitStruct);</w:t>
      </w:r>
    </w:p>
    <w:p w14:paraId="2F478655" w14:textId="77777777" w:rsidR="00272248" w:rsidRPr="00272248" w:rsidRDefault="00272248" w:rsidP="00272248"/>
    <w:p w14:paraId="65F92CE4" w14:textId="77777777" w:rsidR="00272248" w:rsidRPr="00272248" w:rsidRDefault="00272248" w:rsidP="00272248">
      <w:r w:rsidRPr="00272248">
        <w:t>// 2. 使能I2C时钟延展功能</w:t>
      </w:r>
    </w:p>
    <w:p w14:paraId="233C01A5" w14:textId="77777777" w:rsidR="00272248" w:rsidRPr="00272248" w:rsidRDefault="00272248" w:rsidP="00272248">
      <w:r w:rsidRPr="00272248">
        <w:t>I2C_</w:t>
      </w:r>
      <w:proofErr w:type="gramStart"/>
      <w:r w:rsidRPr="00272248">
        <w:t>StretchClockCmd(</w:t>
      </w:r>
      <w:proofErr w:type="gramEnd"/>
      <w:r w:rsidRPr="00272248">
        <w:t>I2C1, ENABLE);</w:t>
      </w:r>
    </w:p>
    <w:p w14:paraId="5017D01C" w14:textId="77777777" w:rsidR="00272248" w:rsidRPr="00272248" w:rsidRDefault="00272248" w:rsidP="00272248"/>
    <w:p w14:paraId="3C97B2B7" w14:textId="77777777" w:rsidR="00272248" w:rsidRPr="00272248" w:rsidRDefault="00272248" w:rsidP="00272248">
      <w:r w:rsidRPr="00272248">
        <w:t>// 3. 最后使能I2C外设</w:t>
      </w:r>
    </w:p>
    <w:p w14:paraId="22AFE994" w14:textId="77777777" w:rsidR="00272248" w:rsidRPr="00272248" w:rsidRDefault="00272248" w:rsidP="00272248">
      <w:r w:rsidRPr="00272248">
        <w:t>I2C_</w:t>
      </w:r>
      <w:proofErr w:type="gramStart"/>
      <w:r w:rsidRPr="00272248">
        <w:t>Cmd(</w:t>
      </w:r>
      <w:proofErr w:type="gramEnd"/>
      <w:r w:rsidRPr="00272248">
        <w:t>I2C1, ENABLE);</w:t>
      </w:r>
    </w:p>
    <w:p w14:paraId="51A09719" w14:textId="77777777" w:rsidR="00272248" w:rsidRPr="00272248" w:rsidRDefault="00272248" w:rsidP="00272248">
      <w:r w:rsidRPr="00272248">
        <w:t>希望这些信息能帮助您更好地理解和使用 I2C_StretchClockCmd函数。如果您在具体应用中遇到问题，欢迎提供更多细节以便进一步探讨。</w:t>
      </w:r>
    </w:p>
    <w:p w14:paraId="6749E425" w14:textId="77777777" w:rsidR="00272248" w:rsidRPr="00272248" w:rsidRDefault="00272248" w:rsidP="00272248"/>
    <w:p w14:paraId="2142477C" w14:textId="2BF33D47" w:rsidR="005F7F5A" w:rsidRDefault="005F7F5A" w:rsidP="00B45D1A">
      <w:pPr>
        <w:pStyle w:val="2"/>
      </w:pPr>
      <w:r>
        <w:lastRenderedPageBreak/>
        <w:t>I2C_FastModeDutyCycleConfig()</w:t>
      </w:r>
      <w:r w:rsidR="00633A2C">
        <w:br/>
      </w:r>
      <w:r w:rsidR="00633A2C" w:rsidRPr="00633A2C">
        <w:t>配置I2C在快速模式（Fast-mode，最高400 kHz）下的</w:t>
      </w:r>
      <w:r w:rsidR="00633A2C" w:rsidRPr="00633A2C">
        <w:rPr>
          <w:b/>
          <w:bCs/>
        </w:rPr>
        <w:t>时钟占空比</w:t>
      </w:r>
    </w:p>
    <w:p w14:paraId="653CDBFE" w14:textId="77777777" w:rsidR="00633A2C" w:rsidRPr="00633A2C" w:rsidRDefault="00633A2C" w:rsidP="00847030">
      <w:pPr>
        <w:pStyle w:val="3"/>
      </w:pPr>
      <w:r w:rsidRPr="00633A2C">
        <w:t xml:space="preserve">函数说明 </w:t>
      </w:r>
    </w:p>
    <w:p w14:paraId="6AD07E5B" w14:textId="77777777" w:rsidR="00633A2C" w:rsidRPr="00633A2C" w:rsidRDefault="00633A2C" w:rsidP="00633A2C">
      <w:r w:rsidRPr="00633A2C">
        <w:t>I2C_FastModeDutyCycleConfig函数用于配置I2C在快速模式（Fast-mode，最高400 kHz）下的</w:t>
      </w:r>
      <w:r w:rsidRPr="00633A2C">
        <w:rPr>
          <w:b/>
          <w:bCs/>
        </w:rPr>
        <w:t>时钟占空比</w:t>
      </w:r>
      <w:r w:rsidRPr="00633A2C">
        <w:t>。该模式下的时钟信号（SCL）高低电平时间比例会影响通信时序，需根据实际需求选择以确保稳定性。</w:t>
      </w:r>
    </w:p>
    <w:p w14:paraId="5B8C5627" w14:textId="77777777" w:rsidR="00633A2C" w:rsidRPr="00633A2C" w:rsidRDefault="00000000" w:rsidP="00633A2C">
      <w:r>
        <w:pict w14:anchorId="33B65FD5">
          <v:rect id="_x0000_i1478" style="width:0;height:1.5pt" o:hralign="center" o:hrstd="t" o:hr="t" fillcolor="#a0a0a0" stroked="f"/>
        </w:pict>
      </w:r>
    </w:p>
    <w:p w14:paraId="31D201FE" w14:textId="77777777" w:rsidR="00633A2C" w:rsidRPr="00633A2C" w:rsidRDefault="00633A2C" w:rsidP="00847030">
      <w:pPr>
        <w:pStyle w:val="3"/>
      </w:pPr>
      <w:r w:rsidRPr="00633A2C">
        <w:t xml:space="preserve">函数原型 </w:t>
      </w:r>
    </w:p>
    <w:p w14:paraId="60A32F5C" w14:textId="77777777" w:rsidR="00633A2C" w:rsidRPr="00633A2C" w:rsidRDefault="00633A2C" w:rsidP="00633A2C">
      <w:r w:rsidRPr="00633A2C">
        <w:t>void I2C_</w:t>
      </w:r>
      <w:proofErr w:type="gramStart"/>
      <w:r w:rsidRPr="00633A2C">
        <w:t>FastModeDutyCycleConfig(</w:t>
      </w:r>
      <w:proofErr w:type="gramEnd"/>
      <w:r w:rsidRPr="00633A2C">
        <w:t>I2C_TypeDef* I2Cx, uint16_t I2C_DutyCycle);</w:t>
      </w:r>
    </w:p>
    <w:p w14:paraId="6F5CBE33" w14:textId="77777777" w:rsidR="00633A2C" w:rsidRPr="00633A2C" w:rsidRDefault="00633A2C" w:rsidP="00633A2C">
      <w:pPr>
        <w:numPr>
          <w:ilvl w:val="0"/>
          <w:numId w:val="709"/>
        </w:numPr>
      </w:pPr>
      <w:r w:rsidRPr="00633A2C">
        <w:rPr>
          <w:rFonts w:ascii="Times New Roman" w:hAnsi="Times New Roman" w:cs="Times New Roman"/>
        </w:rPr>
        <w:t>​</w:t>
      </w:r>
      <w:r w:rsidRPr="00633A2C">
        <w:rPr>
          <w:b/>
          <w:bCs/>
        </w:rPr>
        <w:t>I2Cx</w:t>
      </w:r>
      <w:r w:rsidRPr="00633A2C">
        <w:rPr>
          <w:rFonts w:ascii="Times New Roman" w:hAnsi="Times New Roman" w:cs="Times New Roman"/>
        </w:rPr>
        <w:t>​</w:t>
      </w:r>
      <w:r w:rsidRPr="00633A2C">
        <w:t>：指定操作的I2C外设（如 I2C1、I2C2）。</w:t>
      </w:r>
    </w:p>
    <w:p w14:paraId="53F9AC4D" w14:textId="77777777" w:rsidR="00633A2C" w:rsidRPr="00633A2C" w:rsidRDefault="00633A2C" w:rsidP="00633A2C">
      <w:pPr>
        <w:numPr>
          <w:ilvl w:val="0"/>
          <w:numId w:val="709"/>
        </w:numPr>
      </w:pPr>
      <w:r w:rsidRPr="00633A2C">
        <w:rPr>
          <w:rFonts w:ascii="Times New Roman" w:hAnsi="Times New Roman" w:cs="Times New Roman"/>
        </w:rPr>
        <w:t>​</w:t>
      </w:r>
      <w:r w:rsidRPr="00633A2C">
        <w:rPr>
          <w:b/>
          <w:bCs/>
        </w:rPr>
        <w:t>I2C_DutyCycle</w:t>
      </w:r>
      <w:r w:rsidRPr="00633A2C">
        <w:rPr>
          <w:rFonts w:ascii="Times New Roman" w:hAnsi="Times New Roman" w:cs="Times New Roman"/>
        </w:rPr>
        <w:t>​</w:t>
      </w:r>
      <w:r w:rsidRPr="00633A2C">
        <w:t>：占空比模式，可选以下两个值之一：</w:t>
      </w:r>
    </w:p>
    <w:p w14:paraId="2C53F6E4" w14:textId="77777777" w:rsidR="00633A2C" w:rsidRPr="00633A2C" w:rsidRDefault="00633A2C" w:rsidP="00633A2C">
      <w:pPr>
        <w:numPr>
          <w:ilvl w:val="1"/>
          <w:numId w:val="709"/>
        </w:numPr>
      </w:pPr>
      <w:r w:rsidRPr="00633A2C">
        <w:t xml:space="preserve">I2C_DutyCycle_16_9：SCL高电平时间与低电平时间比例为 </w:t>
      </w:r>
      <w:r w:rsidRPr="00633A2C">
        <w:rPr>
          <w:rFonts w:ascii="Times New Roman" w:hAnsi="Times New Roman" w:cs="Times New Roman"/>
        </w:rPr>
        <w:t>​</w:t>
      </w:r>
      <w:r w:rsidRPr="00633A2C">
        <w:rPr>
          <w:b/>
          <w:bCs/>
        </w:rPr>
        <w:t>16:9</w:t>
      </w:r>
      <w:r w:rsidRPr="00633A2C">
        <w:t>。</w:t>
      </w:r>
    </w:p>
    <w:p w14:paraId="2C335867" w14:textId="77777777" w:rsidR="00633A2C" w:rsidRPr="00633A2C" w:rsidRDefault="00633A2C" w:rsidP="00633A2C">
      <w:pPr>
        <w:numPr>
          <w:ilvl w:val="1"/>
          <w:numId w:val="709"/>
        </w:numPr>
      </w:pPr>
      <w:r w:rsidRPr="00633A2C">
        <w:t xml:space="preserve">I2C_DutyCycle_2：SCL高电平时间与低电平时间比例为 </w:t>
      </w:r>
      <w:r w:rsidRPr="00633A2C">
        <w:rPr>
          <w:rFonts w:ascii="Times New Roman" w:hAnsi="Times New Roman" w:cs="Times New Roman"/>
        </w:rPr>
        <w:t>​</w:t>
      </w:r>
      <w:r w:rsidRPr="00633A2C">
        <w:rPr>
          <w:b/>
          <w:bCs/>
        </w:rPr>
        <w:t>2:1</w:t>
      </w:r>
      <w:r w:rsidRPr="00633A2C">
        <w:t>。</w:t>
      </w:r>
    </w:p>
    <w:p w14:paraId="48D33D83" w14:textId="77777777" w:rsidR="00633A2C" w:rsidRPr="00633A2C" w:rsidRDefault="00000000" w:rsidP="00633A2C">
      <w:r>
        <w:pict w14:anchorId="7687334F">
          <v:rect id="_x0000_i1479" style="width:0;height:1.5pt" o:hralign="center" o:hrstd="t" o:hr="t" fillcolor="#a0a0a0" stroked="f"/>
        </w:pict>
      </w:r>
    </w:p>
    <w:p w14:paraId="6AEB991D" w14:textId="77777777" w:rsidR="00633A2C" w:rsidRPr="00633A2C" w:rsidRDefault="00633A2C" w:rsidP="00847030">
      <w:pPr>
        <w:pStyle w:val="3"/>
      </w:pPr>
      <w:r w:rsidRPr="00633A2C">
        <w:t xml:space="preserve">功能详解 </w:t>
      </w:r>
    </w:p>
    <w:p w14:paraId="6B5DD529" w14:textId="77777777" w:rsidR="00633A2C" w:rsidRPr="00633A2C" w:rsidRDefault="00633A2C" w:rsidP="00633A2C">
      <w:pPr>
        <w:numPr>
          <w:ilvl w:val="0"/>
          <w:numId w:val="710"/>
        </w:numPr>
      </w:pPr>
      <w:r w:rsidRPr="00633A2C">
        <w:rPr>
          <w:rFonts w:ascii="Times New Roman" w:hAnsi="Times New Roman" w:cs="Times New Roman"/>
        </w:rPr>
        <w:t>​</w:t>
      </w:r>
      <w:r w:rsidRPr="00633A2C">
        <w:rPr>
          <w:b/>
          <w:bCs/>
        </w:rPr>
        <w:t>占空比的作用</w:t>
      </w:r>
      <w:r w:rsidRPr="00633A2C">
        <w:rPr>
          <w:rFonts w:ascii="Times New Roman" w:hAnsi="Times New Roman" w:cs="Times New Roman"/>
        </w:rPr>
        <w:t>​</w:t>
      </w:r>
    </w:p>
    <w:p w14:paraId="09C767D4" w14:textId="77777777" w:rsidR="00633A2C" w:rsidRPr="00633A2C" w:rsidRDefault="00633A2C" w:rsidP="00633A2C">
      <w:r w:rsidRPr="00633A2C">
        <w:t>在快速模式（400 kHz）下，SCL时钟的占空比需满足特定规范：</w:t>
      </w:r>
    </w:p>
    <w:p w14:paraId="41E6F314" w14:textId="77777777" w:rsidR="00633A2C" w:rsidRPr="00633A2C" w:rsidRDefault="00633A2C" w:rsidP="00633A2C">
      <w:pPr>
        <w:numPr>
          <w:ilvl w:val="1"/>
          <w:numId w:val="710"/>
        </w:numPr>
      </w:pPr>
      <w:r w:rsidRPr="00633A2C">
        <w:rPr>
          <w:rFonts w:ascii="Times New Roman" w:hAnsi="Times New Roman" w:cs="Times New Roman"/>
        </w:rPr>
        <w:t>​</w:t>
      </w:r>
      <w:r w:rsidRPr="00633A2C">
        <w:rPr>
          <w:b/>
          <w:bCs/>
        </w:rPr>
        <w:t>I2C_DutyCycle_16_9</w:t>
      </w:r>
      <w:r w:rsidRPr="00633A2C">
        <w:rPr>
          <w:rFonts w:ascii="Times New Roman" w:hAnsi="Times New Roman" w:cs="Times New Roman"/>
        </w:rPr>
        <w:t>​</w:t>
      </w:r>
      <w:r w:rsidRPr="00633A2C">
        <w:t>：</w:t>
      </w:r>
    </w:p>
    <w:p w14:paraId="54080F8B" w14:textId="77777777" w:rsidR="00633A2C" w:rsidRPr="00633A2C" w:rsidRDefault="00633A2C" w:rsidP="00633A2C">
      <w:r w:rsidRPr="00633A2C">
        <w:t xml:space="preserve">周期内高电平时间占 </w:t>
      </w:r>
      <w:r w:rsidRPr="00633A2C">
        <w:rPr>
          <w:rFonts w:ascii="Times New Roman" w:hAnsi="Times New Roman" w:cs="Times New Roman"/>
        </w:rPr>
        <w:t>​</w:t>
      </w:r>
      <w:r w:rsidRPr="00633A2C">
        <w:rPr>
          <w:b/>
          <w:bCs/>
        </w:rPr>
        <w:t>16/25</w:t>
      </w:r>
      <w:r w:rsidRPr="00633A2C">
        <w:t xml:space="preserve">，低电平时间占 </w:t>
      </w:r>
      <w:r w:rsidRPr="00633A2C">
        <w:rPr>
          <w:rFonts w:ascii="Times New Roman" w:hAnsi="Times New Roman" w:cs="Times New Roman"/>
        </w:rPr>
        <w:t>​</w:t>
      </w:r>
      <w:r w:rsidRPr="00633A2C">
        <w:rPr>
          <w:b/>
          <w:bCs/>
        </w:rPr>
        <w:t>9/25</w:t>
      </w:r>
      <w:r w:rsidRPr="00633A2C">
        <w:t>。适用于对时序要求较严格的从设备。</w:t>
      </w:r>
    </w:p>
    <w:p w14:paraId="54493A0F" w14:textId="77777777" w:rsidR="00633A2C" w:rsidRPr="00633A2C" w:rsidRDefault="00633A2C" w:rsidP="00633A2C">
      <w:pPr>
        <w:numPr>
          <w:ilvl w:val="1"/>
          <w:numId w:val="710"/>
        </w:numPr>
      </w:pPr>
      <w:r w:rsidRPr="00633A2C">
        <w:rPr>
          <w:rFonts w:ascii="Times New Roman" w:hAnsi="Times New Roman" w:cs="Times New Roman"/>
        </w:rPr>
        <w:t>​</w:t>
      </w:r>
      <w:r w:rsidRPr="00633A2C">
        <w:rPr>
          <w:b/>
          <w:bCs/>
        </w:rPr>
        <w:t>I2C_DutyCycle_2</w:t>
      </w:r>
      <w:r w:rsidRPr="00633A2C">
        <w:rPr>
          <w:rFonts w:ascii="Times New Roman" w:hAnsi="Times New Roman" w:cs="Times New Roman"/>
        </w:rPr>
        <w:t>​</w:t>
      </w:r>
      <w:r w:rsidRPr="00633A2C">
        <w:t>：</w:t>
      </w:r>
    </w:p>
    <w:p w14:paraId="1845473D" w14:textId="77777777" w:rsidR="00633A2C" w:rsidRPr="00633A2C" w:rsidRDefault="00633A2C" w:rsidP="00633A2C">
      <w:r w:rsidRPr="00633A2C">
        <w:t xml:space="preserve">高电平时间与低电平时间比例为 </w:t>
      </w:r>
      <w:r w:rsidRPr="00633A2C">
        <w:rPr>
          <w:rFonts w:ascii="Times New Roman" w:hAnsi="Times New Roman" w:cs="Times New Roman"/>
        </w:rPr>
        <w:t>​</w:t>
      </w:r>
      <w:r w:rsidRPr="00633A2C">
        <w:rPr>
          <w:b/>
          <w:bCs/>
        </w:rPr>
        <w:t>1:1</w:t>
      </w:r>
      <w:r w:rsidRPr="00633A2C">
        <w:rPr>
          <w:rFonts w:ascii="Times New Roman" w:hAnsi="Times New Roman" w:cs="Times New Roman"/>
        </w:rPr>
        <w:t>​</w:t>
      </w:r>
      <w:r w:rsidRPr="00633A2C">
        <w:t>（即各占50%）。此为更常见的对称波形。</w:t>
      </w:r>
    </w:p>
    <w:p w14:paraId="34CAB751" w14:textId="77777777" w:rsidR="00633A2C" w:rsidRPr="00633A2C" w:rsidRDefault="00633A2C" w:rsidP="00633A2C">
      <w:pPr>
        <w:numPr>
          <w:ilvl w:val="0"/>
          <w:numId w:val="710"/>
        </w:numPr>
      </w:pPr>
      <w:r w:rsidRPr="00633A2C">
        <w:rPr>
          <w:rFonts w:ascii="Times New Roman" w:hAnsi="Times New Roman" w:cs="Times New Roman"/>
        </w:rPr>
        <w:t>​</w:t>
      </w:r>
      <w:r w:rsidRPr="00633A2C">
        <w:rPr>
          <w:b/>
          <w:bCs/>
        </w:rPr>
        <w:t>配置时机</w:t>
      </w:r>
      <w:r w:rsidRPr="00633A2C">
        <w:rPr>
          <w:rFonts w:ascii="Times New Roman" w:hAnsi="Times New Roman" w:cs="Times New Roman"/>
        </w:rPr>
        <w:t>​</w:t>
      </w:r>
    </w:p>
    <w:p w14:paraId="5FE77531" w14:textId="77777777" w:rsidR="00633A2C" w:rsidRPr="00633A2C" w:rsidRDefault="00633A2C" w:rsidP="00633A2C">
      <w:r w:rsidRPr="00633A2C">
        <w:t xml:space="preserve">此函数通常在 </w:t>
      </w:r>
      <w:r w:rsidRPr="00633A2C">
        <w:rPr>
          <w:rFonts w:ascii="Times New Roman" w:hAnsi="Times New Roman" w:cs="Times New Roman"/>
        </w:rPr>
        <w:t>​</w:t>
      </w:r>
      <w:r w:rsidRPr="00633A2C">
        <w:rPr>
          <w:b/>
          <w:bCs/>
        </w:rPr>
        <w:t>I2C初始化阶段</w:t>
      </w:r>
      <w:r w:rsidRPr="00633A2C">
        <w:rPr>
          <w:rFonts w:ascii="Times New Roman" w:hAnsi="Times New Roman" w:cs="Times New Roman"/>
        </w:rPr>
        <w:t>​</w:t>
      </w:r>
      <w:r w:rsidRPr="00633A2C">
        <w:t xml:space="preserve"> 调用（与 I2C_Init配合使用），一旦设置后一般无需更改。</w:t>
      </w:r>
    </w:p>
    <w:p w14:paraId="4D87BFAD" w14:textId="77777777" w:rsidR="00633A2C" w:rsidRPr="00633A2C" w:rsidRDefault="00633A2C" w:rsidP="00633A2C">
      <w:pPr>
        <w:numPr>
          <w:ilvl w:val="0"/>
          <w:numId w:val="710"/>
        </w:numPr>
      </w:pPr>
      <w:r w:rsidRPr="00633A2C">
        <w:rPr>
          <w:rFonts w:ascii="Times New Roman" w:hAnsi="Times New Roman" w:cs="Times New Roman"/>
        </w:rPr>
        <w:lastRenderedPageBreak/>
        <w:t>​</w:t>
      </w:r>
      <w:r w:rsidRPr="00633A2C">
        <w:rPr>
          <w:b/>
          <w:bCs/>
        </w:rPr>
        <w:t>硬件依赖</w:t>
      </w:r>
      <w:r w:rsidRPr="00633A2C">
        <w:rPr>
          <w:rFonts w:ascii="Times New Roman" w:hAnsi="Times New Roman" w:cs="Times New Roman"/>
        </w:rPr>
        <w:t>​</w:t>
      </w:r>
    </w:p>
    <w:p w14:paraId="6BD138BF" w14:textId="77777777" w:rsidR="00633A2C" w:rsidRPr="00633A2C" w:rsidRDefault="00633A2C" w:rsidP="00633A2C">
      <w:r w:rsidRPr="00633A2C">
        <w:t>占空比配置直接影响I2C外设内部时钟生成电路，需确保 I2C_InitStruct中的时钟频率参数（如 I2C_ClockSpeed）与模式匹配。</w:t>
      </w:r>
    </w:p>
    <w:p w14:paraId="547ADC9D" w14:textId="77777777" w:rsidR="00633A2C" w:rsidRPr="00633A2C" w:rsidRDefault="00000000" w:rsidP="00633A2C">
      <w:r>
        <w:pict w14:anchorId="3BC86219">
          <v:rect id="_x0000_i1480" style="width:0;height:1.5pt" o:hralign="center" o:hrstd="t" o:hr="t" fillcolor="#a0a0a0" stroked="f"/>
        </w:pict>
      </w:r>
    </w:p>
    <w:p w14:paraId="086E5C2A" w14:textId="77777777" w:rsidR="00633A2C" w:rsidRPr="00633A2C" w:rsidRDefault="00633A2C" w:rsidP="00847030">
      <w:pPr>
        <w:pStyle w:val="3"/>
      </w:pPr>
      <w:r w:rsidRPr="00633A2C">
        <w:t xml:space="preserve">使用示例 </w:t>
      </w:r>
    </w:p>
    <w:p w14:paraId="0CD264AB" w14:textId="77777777" w:rsidR="00633A2C" w:rsidRPr="00633A2C" w:rsidRDefault="00633A2C" w:rsidP="00633A2C">
      <w:r w:rsidRPr="00633A2C">
        <w:t>// 初始化I2C外设后配置占空比</w:t>
      </w:r>
    </w:p>
    <w:p w14:paraId="7E6CAA71" w14:textId="77777777" w:rsidR="00633A2C" w:rsidRPr="00633A2C" w:rsidRDefault="00633A2C" w:rsidP="00633A2C">
      <w:r w:rsidRPr="00633A2C">
        <w:t>I2C_InitTypeDef I2C_InitStruct;</w:t>
      </w:r>
    </w:p>
    <w:p w14:paraId="29D3A557" w14:textId="77777777" w:rsidR="00633A2C" w:rsidRPr="00633A2C" w:rsidRDefault="00633A2C" w:rsidP="00633A2C">
      <w:r w:rsidRPr="00633A2C">
        <w:t>I2C_InitStruct.I2C_ClockSpeed = 400000;  // 快速模式：400 kHz</w:t>
      </w:r>
    </w:p>
    <w:p w14:paraId="377AD0D9" w14:textId="77777777" w:rsidR="00633A2C" w:rsidRPr="00633A2C" w:rsidRDefault="00633A2C" w:rsidP="00633A2C">
      <w:r w:rsidRPr="00633A2C">
        <w:t>I2C_InitStruct.I2C_Mode = I2C_Mode_I2C;</w:t>
      </w:r>
    </w:p>
    <w:p w14:paraId="7DAAF14A" w14:textId="77777777" w:rsidR="00633A2C" w:rsidRPr="00633A2C" w:rsidRDefault="00633A2C" w:rsidP="00633A2C">
      <w:r w:rsidRPr="00633A2C">
        <w:t>// ... 其他参数配置 ...</w:t>
      </w:r>
    </w:p>
    <w:p w14:paraId="21F7A9A2" w14:textId="77777777" w:rsidR="00633A2C" w:rsidRPr="00633A2C" w:rsidRDefault="00633A2C" w:rsidP="00633A2C">
      <w:r w:rsidRPr="00633A2C">
        <w:t>I2C_</w:t>
      </w:r>
      <w:proofErr w:type="gramStart"/>
      <w:r w:rsidRPr="00633A2C">
        <w:t>Init(</w:t>
      </w:r>
      <w:proofErr w:type="gramEnd"/>
      <w:r w:rsidRPr="00633A2C">
        <w:t>I2C1, &amp;I2C_InitStruct);</w:t>
      </w:r>
    </w:p>
    <w:p w14:paraId="3533682B" w14:textId="77777777" w:rsidR="00633A2C" w:rsidRPr="00633A2C" w:rsidRDefault="00633A2C" w:rsidP="00633A2C"/>
    <w:p w14:paraId="10301BEE" w14:textId="77777777" w:rsidR="00633A2C" w:rsidRPr="00633A2C" w:rsidRDefault="00633A2C" w:rsidP="00633A2C">
      <w:r w:rsidRPr="00633A2C">
        <w:t>// 选择占空比模式（例如使用16:9比例）</w:t>
      </w:r>
    </w:p>
    <w:p w14:paraId="20AC38ED" w14:textId="77777777" w:rsidR="00633A2C" w:rsidRPr="00633A2C" w:rsidRDefault="00633A2C" w:rsidP="00633A2C">
      <w:r w:rsidRPr="00633A2C">
        <w:t>I2C_</w:t>
      </w:r>
      <w:proofErr w:type="gramStart"/>
      <w:r w:rsidRPr="00633A2C">
        <w:t>FastModeDutyCycleConfig(</w:t>
      </w:r>
      <w:proofErr w:type="gramEnd"/>
      <w:r w:rsidRPr="00633A2C">
        <w:t>I2C1, I2C_DutyCycle_16_9);</w:t>
      </w:r>
    </w:p>
    <w:p w14:paraId="0A10B02C" w14:textId="77777777" w:rsidR="00633A2C" w:rsidRPr="00633A2C" w:rsidRDefault="00633A2C" w:rsidP="00633A2C"/>
    <w:p w14:paraId="3D4333D1" w14:textId="77777777" w:rsidR="00633A2C" w:rsidRPr="00633A2C" w:rsidRDefault="00633A2C" w:rsidP="00633A2C">
      <w:r w:rsidRPr="00633A2C">
        <w:t>// 使能I2C</w:t>
      </w:r>
    </w:p>
    <w:p w14:paraId="5627BCBB" w14:textId="77777777" w:rsidR="00633A2C" w:rsidRPr="00633A2C" w:rsidRDefault="00633A2C" w:rsidP="00633A2C">
      <w:r w:rsidRPr="00633A2C">
        <w:t>I2C_</w:t>
      </w:r>
      <w:proofErr w:type="gramStart"/>
      <w:r w:rsidRPr="00633A2C">
        <w:t>Cmd(</w:t>
      </w:r>
      <w:proofErr w:type="gramEnd"/>
      <w:r w:rsidRPr="00633A2C">
        <w:t>I2C1, ENABLE);</w:t>
      </w:r>
    </w:p>
    <w:p w14:paraId="4D8029AD" w14:textId="77777777" w:rsidR="00633A2C" w:rsidRPr="00633A2C" w:rsidRDefault="00000000" w:rsidP="00633A2C">
      <w:r>
        <w:pict w14:anchorId="1168316D">
          <v:rect id="_x0000_i1481" style="width:0;height:1.5pt" o:hralign="center" o:hrstd="t" o:hr="t" fillcolor="#a0a0a0" stroked="f"/>
        </w:pict>
      </w:r>
    </w:p>
    <w:p w14:paraId="48CBA039" w14:textId="77777777" w:rsidR="00633A2C" w:rsidRPr="00633A2C" w:rsidRDefault="00633A2C" w:rsidP="00847030">
      <w:pPr>
        <w:pStyle w:val="3"/>
      </w:pPr>
      <w:r w:rsidRPr="00633A2C">
        <w:t xml:space="preserve">注意事项 </w:t>
      </w:r>
    </w:p>
    <w:p w14:paraId="46CE8465" w14:textId="77777777" w:rsidR="00633A2C" w:rsidRPr="00633A2C" w:rsidRDefault="00633A2C" w:rsidP="00633A2C">
      <w:pPr>
        <w:numPr>
          <w:ilvl w:val="0"/>
          <w:numId w:val="711"/>
        </w:numPr>
      </w:pPr>
      <w:r w:rsidRPr="00633A2C">
        <w:rPr>
          <w:rFonts w:ascii="Times New Roman" w:hAnsi="Times New Roman" w:cs="Times New Roman"/>
        </w:rPr>
        <w:t>​</w:t>
      </w:r>
      <w:r w:rsidRPr="00633A2C">
        <w:rPr>
          <w:b/>
          <w:bCs/>
        </w:rPr>
        <w:t>模式兼容性</w:t>
      </w:r>
      <w:r w:rsidRPr="00633A2C">
        <w:rPr>
          <w:rFonts w:ascii="Times New Roman" w:hAnsi="Times New Roman" w:cs="Times New Roman"/>
        </w:rPr>
        <w:t>​</w:t>
      </w:r>
    </w:p>
    <w:p w14:paraId="7BBA00C9" w14:textId="77777777" w:rsidR="00633A2C" w:rsidRPr="00633A2C" w:rsidRDefault="00633A2C" w:rsidP="00633A2C">
      <w:r w:rsidRPr="00633A2C">
        <w:t>仅当I2C工作在快速模式（400 kHz）时此配置生效，标准模式（100 kHz）无需关注。</w:t>
      </w:r>
    </w:p>
    <w:p w14:paraId="29BD2704" w14:textId="77777777" w:rsidR="00633A2C" w:rsidRPr="00633A2C" w:rsidRDefault="00633A2C" w:rsidP="00633A2C">
      <w:pPr>
        <w:numPr>
          <w:ilvl w:val="0"/>
          <w:numId w:val="711"/>
        </w:numPr>
      </w:pPr>
      <w:r w:rsidRPr="00633A2C">
        <w:t>从设备要求</w:t>
      </w:r>
    </w:p>
    <w:p w14:paraId="588E9201" w14:textId="77777777" w:rsidR="00633A2C" w:rsidRPr="00633A2C" w:rsidRDefault="00633A2C" w:rsidP="00633A2C">
      <w:r w:rsidRPr="00633A2C">
        <w:t>某些从设备可能对占空比敏感（如需要最小高电平时间），需参考其数据手册选择合适模式。</w:t>
      </w:r>
    </w:p>
    <w:p w14:paraId="70840A20" w14:textId="77777777" w:rsidR="00633A2C" w:rsidRPr="00633A2C" w:rsidRDefault="00633A2C" w:rsidP="00633A2C">
      <w:pPr>
        <w:numPr>
          <w:ilvl w:val="0"/>
          <w:numId w:val="711"/>
        </w:numPr>
      </w:pPr>
      <w:r w:rsidRPr="00633A2C">
        <w:t>波形平衡</w:t>
      </w:r>
    </w:p>
    <w:p w14:paraId="14855EB2" w14:textId="77777777" w:rsidR="00633A2C" w:rsidRPr="00633A2C" w:rsidRDefault="00633A2C" w:rsidP="00633A2C">
      <w:r w:rsidRPr="00633A2C">
        <w:t>若总线负载较重（如长导线、多设备），建议使用 I2C_DutyCycle_2（对称波形）以增</w:t>
      </w:r>
      <w:r w:rsidRPr="00633A2C">
        <w:lastRenderedPageBreak/>
        <w:t>强抗干扰能力。</w:t>
      </w:r>
    </w:p>
    <w:p w14:paraId="5B8E89E3" w14:textId="77777777" w:rsidR="00633A2C" w:rsidRPr="00633A2C" w:rsidRDefault="00633A2C" w:rsidP="00633A2C">
      <w:r w:rsidRPr="00633A2C">
        <w:t>通过合理配置占空比，可优化I2C总线在高速通信下的稳定性。具体选择需结合硬件电路与从设备特性决定。</w:t>
      </w:r>
    </w:p>
    <w:p w14:paraId="1E106FF4" w14:textId="270EB695" w:rsidR="00633A2C" w:rsidRDefault="00B65A76" w:rsidP="00AF491A">
      <w:pPr>
        <w:pStyle w:val="2"/>
      </w:pPr>
      <w:r w:rsidRPr="00B65A76">
        <w:t>I2C_CheckEvent()</w:t>
      </w:r>
      <w:r w:rsidR="00AF4675">
        <w:br/>
      </w:r>
      <w:r w:rsidR="00AF4675">
        <w:rPr>
          <w:rFonts w:hint="eastAsia"/>
        </w:rPr>
        <w:t>基本状态监控函数</w:t>
      </w:r>
      <w:r w:rsidR="00B039A2">
        <w:br/>
      </w:r>
      <w:r w:rsidR="00B039A2" w:rsidRPr="00B039A2">
        <w:t>检查I2C总线通信过程中的特定事件状态</w:t>
      </w:r>
    </w:p>
    <w:p w14:paraId="63C74EF3" w14:textId="77777777" w:rsidR="00B039A2" w:rsidRPr="00B039A2" w:rsidRDefault="00B039A2" w:rsidP="00B039A2">
      <w:r w:rsidRPr="00B039A2">
        <w:t>I2C_CheckEvent()是STM32标准外设库中一个非常重要的函数，用于检查I2C总线通信过程中的特定事件状态。</w:t>
      </w:r>
    </w:p>
    <w:p w14:paraId="702CBA08" w14:textId="77777777" w:rsidR="00B039A2" w:rsidRPr="00B039A2" w:rsidRDefault="00B039A2" w:rsidP="00B039A2">
      <w:pPr>
        <w:rPr>
          <w:b/>
          <w:bCs/>
        </w:rPr>
      </w:pPr>
      <w:r w:rsidRPr="00B039A2">
        <w:rPr>
          <w:rFonts w:ascii="Segoe UI Emoji" w:hAnsi="Segoe UI Emoji" w:cs="Segoe UI Emoji"/>
          <w:b/>
          <w:bCs/>
        </w:rPr>
        <w:t>📌</w:t>
      </w:r>
      <w:r w:rsidRPr="00B039A2">
        <w:rPr>
          <w:b/>
          <w:bCs/>
        </w:rPr>
        <w:t xml:space="preserve"> 函数功能概述 </w:t>
      </w:r>
    </w:p>
    <w:p w14:paraId="7EE9CB79" w14:textId="77777777" w:rsidR="00B039A2" w:rsidRPr="00B039A2" w:rsidRDefault="00B039A2" w:rsidP="007E0C25">
      <w:pPr>
        <w:pStyle w:val="3"/>
      </w:pPr>
      <w:r w:rsidRPr="00B039A2">
        <w:rPr>
          <w:rFonts w:ascii="Times New Roman" w:hAnsi="Times New Roman" w:cs="Times New Roman"/>
        </w:rPr>
        <w:t>​</w:t>
      </w:r>
      <w:r w:rsidRPr="00B039A2">
        <w:t>函数原型</w:t>
      </w:r>
      <w:r w:rsidRPr="00B039A2">
        <w:rPr>
          <w:rFonts w:ascii="Times New Roman" w:hAnsi="Times New Roman" w:cs="Times New Roman"/>
        </w:rPr>
        <w:t>​</w:t>
      </w:r>
      <w:r w:rsidRPr="00B039A2">
        <w:t>：</w:t>
      </w:r>
    </w:p>
    <w:p w14:paraId="6A2FE9D9" w14:textId="77777777" w:rsidR="00B039A2" w:rsidRPr="00B039A2" w:rsidRDefault="00B039A2" w:rsidP="00B039A2">
      <w:proofErr w:type="spellStart"/>
      <w:r w:rsidRPr="00B039A2">
        <w:t>ErrorStatus</w:t>
      </w:r>
      <w:proofErr w:type="spellEnd"/>
      <w:r w:rsidRPr="00B039A2">
        <w:t xml:space="preserve"> I2C_</w:t>
      </w:r>
      <w:proofErr w:type="gramStart"/>
      <w:r w:rsidRPr="00B039A2">
        <w:t>CheckEvent(</w:t>
      </w:r>
      <w:proofErr w:type="gramEnd"/>
      <w:r w:rsidRPr="00B039A2">
        <w:t>I2C_TypeDef* I2Cx, uint32_t I2C_EVENT);</w:t>
      </w:r>
    </w:p>
    <w:p w14:paraId="4B2B24A4" w14:textId="77777777" w:rsidR="00B039A2" w:rsidRPr="00B039A2" w:rsidRDefault="00B039A2" w:rsidP="00B039A2">
      <w:pPr>
        <w:numPr>
          <w:ilvl w:val="0"/>
          <w:numId w:val="712"/>
        </w:numPr>
      </w:pPr>
      <w:r w:rsidRPr="00B039A2">
        <w:rPr>
          <w:rFonts w:ascii="Times New Roman" w:hAnsi="Times New Roman" w:cs="Times New Roman"/>
        </w:rPr>
        <w:t>​</w:t>
      </w:r>
      <w:r w:rsidRPr="00B039A2">
        <w:rPr>
          <w:b/>
          <w:bCs/>
        </w:rPr>
        <w:t>I2Cx</w:t>
      </w:r>
      <w:r w:rsidRPr="00B039A2">
        <w:rPr>
          <w:rFonts w:ascii="Times New Roman" w:hAnsi="Times New Roman" w:cs="Times New Roman"/>
        </w:rPr>
        <w:t>​</w:t>
      </w:r>
      <w:r w:rsidRPr="00B039A2">
        <w:t>：指定要操作的I2C外设，例如 I2C1, I2C2等。</w:t>
      </w:r>
    </w:p>
    <w:p w14:paraId="51297641" w14:textId="77777777" w:rsidR="00B039A2" w:rsidRPr="00B039A2" w:rsidRDefault="00B039A2" w:rsidP="00B039A2">
      <w:pPr>
        <w:numPr>
          <w:ilvl w:val="0"/>
          <w:numId w:val="712"/>
        </w:numPr>
      </w:pPr>
      <w:r w:rsidRPr="00B039A2">
        <w:rPr>
          <w:rFonts w:ascii="Times New Roman" w:hAnsi="Times New Roman" w:cs="Times New Roman"/>
        </w:rPr>
        <w:t>​</w:t>
      </w:r>
      <w:r w:rsidRPr="00B039A2">
        <w:rPr>
          <w:b/>
          <w:bCs/>
        </w:rPr>
        <w:t>I2C_EVENT</w:t>
      </w:r>
      <w:r w:rsidRPr="00B039A2">
        <w:rPr>
          <w:rFonts w:ascii="Times New Roman" w:hAnsi="Times New Roman" w:cs="Times New Roman"/>
        </w:rPr>
        <w:t>​</w:t>
      </w:r>
      <w:r w:rsidRPr="00B039A2">
        <w:t>：指定要检查的I2C事件。这些事件在库头文件（如 stm32f4xx_i2c.h）中已有定义，例如 I2C_EVENT_MASTER_MODE_SELECT（EV5）。</w:t>
      </w:r>
    </w:p>
    <w:p w14:paraId="3EAA6AD0" w14:textId="00A4FEA8" w:rsidR="00B039A2" w:rsidRPr="00B039A2" w:rsidRDefault="00B039A2" w:rsidP="00B039A2">
      <w:pPr>
        <w:numPr>
          <w:ilvl w:val="0"/>
          <w:numId w:val="712"/>
        </w:numPr>
      </w:pPr>
      <w:r w:rsidRPr="00B039A2">
        <w:rPr>
          <w:rFonts w:ascii="Times New Roman" w:hAnsi="Times New Roman" w:cs="Times New Roman"/>
        </w:rPr>
        <w:t>​</w:t>
      </w:r>
      <w:r w:rsidRPr="00B039A2">
        <w:rPr>
          <w:b/>
          <w:bCs/>
        </w:rPr>
        <w:t>返回值</w:t>
      </w:r>
      <w:r w:rsidRPr="00B039A2">
        <w:rPr>
          <w:rFonts w:ascii="Times New Roman" w:hAnsi="Times New Roman" w:cs="Times New Roman"/>
        </w:rPr>
        <w:t>​</w:t>
      </w:r>
      <w:r w:rsidRPr="00B039A2">
        <w:t xml:space="preserve">：函数返回 </w:t>
      </w:r>
      <w:proofErr w:type="spellStart"/>
      <w:r w:rsidRPr="00B039A2">
        <w:t>ErrorStatus</w:t>
      </w:r>
      <w:proofErr w:type="spellEnd"/>
      <w:r w:rsidRPr="00B039A2">
        <w:t>类型，即 SUCCESS或 ERROR，表示当前I2C状态是否与指定事件匹配。</w:t>
      </w:r>
      <w:r w:rsidR="001E1FC0" w:rsidRPr="00B039A2">
        <w:t>SUCCESS</w:t>
      </w:r>
      <w:r w:rsidR="001E1FC0">
        <w:rPr>
          <w:rFonts w:hint="eastAsia"/>
        </w:rPr>
        <w:t>表示</w:t>
      </w:r>
      <w:r w:rsidR="002D0EE8">
        <w:rPr>
          <w:rFonts w:hint="eastAsia"/>
        </w:rPr>
        <w:t>指定事件</w:t>
      </w:r>
      <w:r w:rsidR="002D0EE8" w:rsidRPr="003A6A2D">
        <w:rPr>
          <w:rFonts w:hint="eastAsia"/>
          <w:color w:val="EE0000"/>
        </w:rPr>
        <w:t>发生了</w:t>
      </w:r>
      <w:r w:rsidR="001E1FC0">
        <w:rPr>
          <w:rFonts w:hint="eastAsia"/>
        </w:rPr>
        <w:t>，</w:t>
      </w:r>
      <w:r w:rsidR="001E1FC0" w:rsidRPr="00B039A2">
        <w:t>ERROR</w:t>
      </w:r>
      <w:r w:rsidR="002D0EE8">
        <w:rPr>
          <w:rFonts w:hint="eastAsia"/>
        </w:rPr>
        <w:t>则表示指定</w:t>
      </w:r>
      <w:r w:rsidR="002D0EE8" w:rsidRPr="003A6A2D">
        <w:rPr>
          <w:rFonts w:hint="eastAsia"/>
          <w:color w:val="EE0000"/>
        </w:rPr>
        <w:t>未发生</w:t>
      </w:r>
    </w:p>
    <w:p w14:paraId="2AD0872E" w14:textId="77777777" w:rsidR="00B039A2" w:rsidRPr="00B039A2" w:rsidRDefault="00B039A2" w:rsidP="00B039A2">
      <w:r w:rsidRPr="00B039A2">
        <w:t>该函数通过读取I2C的</w:t>
      </w:r>
      <w:r w:rsidRPr="00B039A2">
        <w:rPr>
          <w:b/>
          <w:bCs/>
          <w:color w:val="EE0000"/>
        </w:rPr>
        <w:t>状态寄存器SR1</w:t>
      </w:r>
      <w:r w:rsidRPr="00B039A2">
        <w:rPr>
          <w:b/>
          <w:bCs/>
        </w:rPr>
        <w:t>和</w:t>
      </w:r>
      <w:r w:rsidRPr="00B039A2">
        <w:rPr>
          <w:b/>
          <w:bCs/>
          <w:color w:val="EE0000"/>
        </w:rPr>
        <w:t>SR2</w:t>
      </w:r>
      <w:r w:rsidRPr="00B039A2">
        <w:t>，将它们的组合值与预定义的 I2C_EVENT进行比较，从而判断某个通信阶段（如起始信号发出、地址发送成功、数据字节传输完毕等）是否已完成。</w:t>
      </w:r>
    </w:p>
    <w:p w14:paraId="1CDEAC7B" w14:textId="77777777" w:rsidR="00B039A2" w:rsidRPr="00B039A2" w:rsidRDefault="00B039A2" w:rsidP="007E0C25">
      <w:pPr>
        <w:pStyle w:val="3"/>
      </w:pPr>
      <w:r w:rsidRPr="00B039A2">
        <w:rPr>
          <w:rFonts w:ascii="Segoe UI Emoji" w:hAnsi="Segoe UI Emoji" w:cs="Segoe UI Emoji"/>
        </w:rPr>
        <w:t>⚙️</w:t>
      </w:r>
      <w:r w:rsidRPr="00B039A2">
        <w:t xml:space="preserve"> 工作原理与标志位清除 </w:t>
      </w:r>
    </w:p>
    <w:p w14:paraId="258BAA13" w14:textId="77777777" w:rsidR="00B039A2" w:rsidRPr="00B039A2" w:rsidRDefault="00B039A2" w:rsidP="00B039A2">
      <w:r w:rsidRPr="00B039A2">
        <w:t>I2C_CheckEvent()函数的一个关键特性是，在读取状态寄存器的过程中，某些标志位会被</w:t>
      </w:r>
      <w:r w:rsidRPr="00B039A2">
        <w:rPr>
          <w:b/>
          <w:bCs/>
        </w:rPr>
        <w:t>自动清除</w:t>
      </w:r>
      <w:r w:rsidRPr="00B039A2">
        <w:t>。例如：</w:t>
      </w:r>
    </w:p>
    <w:p w14:paraId="7A086800" w14:textId="77777777" w:rsidR="00B039A2" w:rsidRPr="00B039A2" w:rsidRDefault="00B039A2" w:rsidP="00B039A2">
      <w:pPr>
        <w:numPr>
          <w:ilvl w:val="0"/>
          <w:numId w:val="713"/>
        </w:numPr>
      </w:pPr>
      <w:r w:rsidRPr="00B039A2">
        <w:t xml:space="preserve">检查 </w:t>
      </w:r>
      <w:r w:rsidRPr="00B039A2">
        <w:rPr>
          <w:rFonts w:ascii="Times New Roman" w:hAnsi="Times New Roman" w:cs="Times New Roman"/>
        </w:rPr>
        <w:t>​</w:t>
      </w:r>
      <w:r w:rsidRPr="00B039A2">
        <w:rPr>
          <w:b/>
          <w:bCs/>
        </w:rPr>
        <w:t>EV5</w:t>
      </w:r>
      <w:r w:rsidRPr="00B039A2">
        <w:rPr>
          <w:rFonts w:ascii="Times New Roman" w:hAnsi="Times New Roman" w:cs="Times New Roman"/>
        </w:rPr>
        <w:t>​</w:t>
      </w:r>
      <w:r w:rsidRPr="00B039A2">
        <w:t xml:space="preserve"> 事件 (I2C_EVENT_MASTER_MODE_SELECT) 时，函数会读取SR1寄存器，这会清除</w:t>
      </w:r>
      <w:r w:rsidRPr="00B039A2">
        <w:rPr>
          <w:b/>
          <w:bCs/>
        </w:rPr>
        <w:t>SB（起始位）</w:t>
      </w:r>
      <w:r w:rsidRPr="00B039A2">
        <w:rPr>
          <w:rFonts w:ascii="Times New Roman" w:hAnsi="Times New Roman" w:cs="Times New Roman"/>
          <w:b/>
          <w:bCs/>
        </w:rPr>
        <w:t>​</w:t>
      </w:r>
      <w:r w:rsidRPr="00B039A2">
        <w:rPr>
          <w:rFonts w:ascii="Times New Roman" w:hAnsi="Times New Roman" w:cs="Times New Roman"/>
        </w:rPr>
        <w:t>​</w:t>
      </w:r>
      <w:r w:rsidRPr="00B039A2">
        <w:t xml:space="preserve"> 标志。</w:t>
      </w:r>
    </w:p>
    <w:p w14:paraId="2F8AC4AF" w14:textId="77777777" w:rsidR="00B039A2" w:rsidRPr="00B039A2" w:rsidRDefault="00B039A2" w:rsidP="00B039A2">
      <w:pPr>
        <w:numPr>
          <w:ilvl w:val="0"/>
          <w:numId w:val="713"/>
        </w:numPr>
      </w:pPr>
      <w:r w:rsidRPr="00B039A2">
        <w:t xml:space="preserve">检查 </w:t>
      </w:r>
      <w:r w:rsidRPr="00B039A2">
        <w:rPr>
          <w:rFonts w:ascii="Times New Roman" w:hAnsi="Times New Roman" w:cs="Times New Roman"/>
        </w:rPr>
        <w:t>​</w:t>
      </w:r>
      <w:r w:rsidRPr="00B039A2">
        <w:rPr>
          <w:b/>
          <w:bCs/>
        </w:rPr>
        <w:t>EV6</w:t>
      </w:r>
      <w:r w:rsidRPr="00B039A2">
        <w:rPr>
          <w:rFonts w:ascii="Times New Roman" w:hAnsi="Times New Roman" w:cs="Times New Roman"/>
        </w:rPr>
        <w:t>​</w:t>
      </w:r>
      <w:r w:rsidRPr="00B039A2">
        <w:t xml:space="preserve"> 事件 (I2C_EVENT_MASTER_TRANSMITTER_MODE_SELECTED) 时，顺序读取SR1和SR2寄存器会清除</w:t>
      </w:r>
      <w:r w:rsidRPr="00B039A2">
        <w:rPr>
          <w:b/>
          <w:bCs/>
        </w:rPr>
        <w:t>ADDR（地址匹配）</w:t>
      </w:r>
      <w:r w:rsidRPr="00B039A2">
        <w:rPr>
          <w:rFonts w:ascii="Times New Roman" w:hAnsi="Times New Roman" w:cs="Times New Roman"/>
          <w:b/>
          <w:bCs/>
        </w:rPr>
        <w:t>​</w:t>
      </w:r>
      <w:r w:rsidRPr="00B039A2">
        <w:rPr>
          <w:rFonts w:ascii="Times New Roman" w:hAnsi="Times New Roman" w:cs="Times New Roman"/>
        </w:rPr>
        <w:t>​</w:t>
      </w:r>
      <w:r w:rsidRPr="00B039A2">
        <w:t xml:space="preserve"> 标志。</w:t>
      </w:r>
    </w:p>
    <w:p w14:paraId="79A82AA3" w14:textId="77777777" w:rsidR="00B039A2" w:rsidRPr="00B039A2" w:rsidRDefault="00B039A2" w:rsidP="00B039A2">
      <w:r w:rsidRPr="00B039A2">
        <w:lastRenderedPageBreak/>
        <w:t>这种设计确保了程序流程能够顺利进入下一个通信阶段，但需要注意的是，</w:t>
      </w:r>
      <w:r w:rsidRPr="00B039A2">
        <w:rPr>
          <w:rFonts w:ascii="Times New Roman" w:hAnsi="Times New Roman" w:cs="Times New Roman"/>
        </w:rPr>
        <w:t>​</w:t>
      </w:r>
      <w:r w:rsidRPr="00B039A2">
        <w:rPr>
          <w:b/>
          <w:bCs/>
        </w:rPr>
        <w:t>错误标志</w:t>
      </w:r>
      <w:r w:rsidRPr="00B039A2">
        <w:t>可能不会被此函数检测到。因此，在复杂的应用中，建议额外启用错误中断来进行错误管理。</w:t>
      </w:r>
    </w:p>
    <w:p w14:paraId="4378B0D7" w14:textId="77777777" w:rsidR="00B039A2" w:rsidRPr="00B039A2" w:rsidRDefault="00B039A2" w:rsidP="007E0C25">
      <w:pPr>
        <w:pStyle w:val="3"/>
      </w:pPr>
      <w:r w:rsidRPr="00B039A2">
        <w:rPr>
          <w:rFonts w:ascii="Segoe UI Emoji" w:hAnsi="Segoe UI Emoji" w:cs="Segoe UI Emoji"/>
        </w:rPr>
        <w:t>📖</w:t>
      </w:r>
      <w:r w:rsidRPr="00B039A2">
        <w:t xml:space="preserve"> 常用事件与应用示例 </w:t>
      </w:r>
    </w:p>
    <w:p w14:paraId="08250B3D" w14:textId="77777777" w:rsidR="00B039A2" w:rsidRPr="00B039A2" w:rsidRDefault="00B039A2" w:rsidP="00B039A2">
      <w:r w:rsidRPr="00B039A2">
        <w:t>I2C通信的不同阶段对应着不同的事件（EV1-EV9），以下是一些在主模式下常用的关键事件：</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606"/>
        <w:gridCol w:w="5135"/>
        <w:gridCol w:w="1854"/>
        <w:gridCol w:w="695"/>
      </w:tblGrid>
      <w:tr w:rsidR="00266739" w:rsidRPr="00B039A2" w14:paraId="6B10E284"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02CE28E" w14:textId="77777777" w:rsidR="00B039A2" w:rsidRPr="00B039A2" w:rsidRDefault="00B039A2" w:rsidP="00B039A2">
            <w:pPr>
              <w:rPr>
                <w:b/>
                <w:bCs/>
              </w:rPr>
            </w:pPr>
            <w:r w:rsidRPr="00B039A2">
              <w:rPr>
                <w:b/>
                <w:bCs/>
              </w:rPr>
              <w:t>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4FC0853" w14:textId="77777777" w:rsidR="00B039A2" w:rsidRPr="00B039A2" w:rsidRDefault="00B039A2" w:rsidP="00B039A2">
            <w:pPr>
              <w:rPr>
                <w:b/>
                <w:bCs/>
              </w:rPr>
            </w:pPr>
            <w:r w:rsidRPr="00B039A2">
              <w:rPr>
                <w:b/>
                <w:bCs/>
              </w:rPr>
              <w:t>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3D82E78" w14:textId="77777777" w:rsidR="00B039A2" w:rsidRPr="00B039A2" w:rsidRDefault="00B039A2" w:rsidP="00B039A2">
            <w:pPr>
              <w:rPr>
                <w:b/>
                <w:bCs/>
              </w:rPr>
            </w:pPr>
            <w:r w:rsidRPr="00B039A2">
              <w:rPr>
                <w:b/>
                <w:bCs/>
              </w:rPr>
              <w:t>含义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77B9506" w14:textId="77777777" w:rsidR="00B039A2" w:rsidRPr="00B039A2" w:rsidRDefault="00B039A2" w:rsidP="00B039A2">
            <w:pPr>
              <w:rPr>
                <w:b/>
                <w:bCs/>
              </w:rPr>
            </w:pPr>
            <w:r w:rsidRPr="00B039A2">
              <w:rPr>
                <w:b/>
                <w:bCs/>
              </w:rPr>
              <w:t>典型应用场景</w:t>
            </w:r>
          </w:p>
        </w:tc>
      </w:tr>
      <w:tr w:rsidR="00266739" w:rsidRPr="00B039A2" w14:paraId="49AD255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1CECBE8" w14:textId="77777777" w:rsidR="00B039A2" w:rsidRPr="00B039A2" w:rsidRDefault="00B039A2" w:rsidP="00B039A2">
            <w:r w:rsidRPr="00B039A2">
              <w:rPr>
                <w:rFonts w:ascii="Times New Roman" w:hAnsi="Times New Roman" w:cs="Times New Roman"/>
              </w:rPr>
              <w:t>​</w:t>
            </w:r>
            <w:r w:rsidRPr="00B039A2">
              <w:rPr>
                <w:b/>
                <w:bCs/>
              </w:rPr>
              <w:t>EV5</w:t>
            </w:r>
            <w:r w:rsidRPr="00B039A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57130C3" w14:textId="77777777" w:rsidR="00B039A2" w:rsidRPr="00B039A2" w:rsidRDefault="00B039A2" w:rsidP="00B039A2">
            <w:r w:rsidRPr="00B039A2">
              <w:t>I2C_EVENT_MASTER_MODE_SELECT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F9B51B4" w14:textId="77777777" w:rsidR="00B039A2" w:rsidRDefault="00B039A2" w:rsidP="00B039A2">
            <w:r w:rsidRPr="00B039A2">
              <w:t>主机模式已选择（起始位已发送）</w:t>
            </w:r>
          </w:p>
          <w:p w14:paraId="159CD355" w14:textId="77777777" w:rsidR="00E818E5" w:rsidRDefault="00E818E5" w:rsidP="00B039A2">
            <w:r>
              <w:rPr>
                <w:rFonts w:hint="eastAsia"/>
              </w:rPr>
              <w:t>因为STM32默认为</w:t>
            </w:r>
            <w:r w:rsidRPr="00FE06B6">
              <w:rPr>
                <w:rFonts w:hint="eastAsia"/>
                <w:color w:val="EE0000"/>
              </w:rPr>
              <w:t>从机</w:t>
            </w:r>
            <w:r>
              <w:rPr>
                <w:rFonts w:hint="eastAsia"/>
              </w:rPr>
              <w:t>，发送</w:t>
            </w:r>
            <w:r w:rsidRPr="00FE06B6">
              <w:rPr>
                <w:rFonts w:hint="eastAsia"/>
                <w:b/>
                <w:bCs/>
                <w:color w:val="EE0000"/>
              </w:rPr>
              <w:t>起始条件</w:t>
            </w:r>
            <w:r>
              <w:rPr>
                <w:rFonts w:hint="eastAsia"/>
              </w:rPr>
              <w:t>之后变为</w:t>
            </w:r>
            <w:r w:rsidRPr="00FE06B6">
              <w:rPr>
                <w:rFonts w:hint="eastAsia"/>
                <w:color w:val="EE0000"/>
              </w:rPr>
              <w:t>主机</w:t>
            </w:r>
            <w:r w:rsidR="00266739">
              <w:rPr>
                <w:rFonts w:hint="eastAsia"/>
              </w:rPr>
              <w:t>，所以EV5事件也可以叫作</w:t>
            </w:r>
            <w:r w:rsidR="00266739" w:rsidRPr="00FE06B6">
              <w:rPr>
                <w:rFonts w:hint="eastAsia"/>
                <w:b/>
                <w:bCs/>
                <w:color w:val="EE0000"/>
              </w:rPr>
              <w:t>主机模式已选择</w:t>
            </w:r>
            <w:r w:rsidR="00266739">
              <w:rPr>
                <w:rFonts w:hint="eastAsia"/>
              </w:rPr>
              <w:t>的事件</w:t>
            </w:r>
            <w:r w:rsidR="002C7264">
              <w:rPr>
                <w:rFonts w:hint="eastAsia"/>
              </w:rPr>
              <w:t>。</w:t>
            </w:r>
          </w:p>
          <w:p w14:paraId="12688C80" w14:textId="78FF9EDD" w:rsidR="002C7264" w:rsidRPr="00B039A2" w:rsidRDefault="002C7264" w:rsidP="00B039A2">
            <w:r>
              <w:rPr>
                <w:rFonts w:ascii="Segoe UI" w:hAnsi="Segoe UI" w:cs="Segoe UI"/>
                <w:color w:val="000000"/>
                <w:sz w:val="23"/>
                <w:szCs w:val="23"/>
                <w:shd w:val="clear" w:color="auto" w:fill="FFFFFF"/>
              </w:rPr>
              <w:t>这个事件表示</w:t>
            </w:r>
            <w:r w:rsidRPr="002C7264">
              <w:rPr>
                <w:rFonts w:ascii="Segoe UI" w:hAnsi="Segoe UI" w:cs="Segoe UI"/>
                <w:b/>
                <w:color w:val="000000"/>
                <w:sz w:val="23"/>
                <w:szCs w:val="23"/>
                <w:shd w:val="clear" w:color="auto" w:fill="FFFFFF"/>
              </w:rPr>
              <w:t>起始条件</w:t>
            </w:r>
            <w:r>
              <w:rPr>
                <w:rFonts w:ascii="Segoe UI" w:hAnsi="Segoe UI" w:cs="Segoe UI"/>
                <w:color w:val="000000"/>
                <w:sz w:val="23"/>
                <w:szCs w:val="23"/>
                <w:shd w:val="clear" w:color="auto" w:fill="FFFFFF"/>
              </w:rPr>
              <w:t>已</w:t>
            </w:r>
            <w:r w:rsidRPr="002C7264">
              <w:rPr>
                <w:rFonts w:ascii="Segoe UI" w:hAnsi="Segoe UI" w:cs="Segoe UI"/>
                <w:b/>
                <w:color w:val="000000"/>
                <w:sz w:val="23"/>
                <w:szCs w:val="23"/>
                <w:shd w:val="clear" w:color="auto" w:fill="FFFFFF"/>
              </w:rPr>
              <w:t>成功发送</w:t>
            </w:r>
            <w:r>
              <w:rPr>
                <w:rFonts w:ascii="Segoe UI" w:hAnsi="Segoe UI" w:cs="Segoe UI" w:hint="eastAsia"/>
                <w:color w:val="000000"/>
                <w:sz w:val="23"/>
                <w:szCs w:val="23"/>
                <w:shd w:val="clear" w:color="auto" w:fill="FFFFFF"/>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FE2C505" w14:textId="77777777" w:rsidR="00B039A2" w:rsidRPr="00B039A2" w:rsidRDefault="00B039A2" w:rsidP="00B039A2">
            <w:r w:rsidRPr="00B039A2">
              <w:t>发送</w:t>
            </w:r>
            <w:r w:rsidRPr="008448D4">
              <w:rPr>
                <w:color w:val="EE0000"/>
              </w:rPr>
              <w:t>起始信号</w:t>
            </w:r>
            <w:r w:rsidRPr="00B039A2">
              <w:t>后等待</w:t>
            </w:r>
          </w:p>
        </w:tc>
      </w:tr>
      <w:tr w:rsidR="00266739" w:rsidRPr="00B039A2" w14:paraId="4FD3442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27E29E3" w14:textId="77777777" w:rsidR="00B039A2" w:rsidRPr="00B039A2" w:rsidRDefault="00B039A2" w:rsidP="00B039A2">
            <w:r w:rsidRPr="00B039A2">
              <w:rPr>
                <w:rFonts w:ascii="Times New Roman" w:hAnsi="Times New Roman" w:cs="Times New Roman"/>
              </w:rPr>
              <w:t>​</w:t>
            </w:r>
            <w:r w:rsidRPr="00B039A2">
              <w:rPr>
                <w:b/>
                <w:bCs/>
              </w:rPr>
              <w:t>EV6</w:t>
            </w:r>
            <w:r w:rsidRPr="00B039A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D19B48C" w14:textId="77777777" w:rsidR="00B039A2" w:rsidRPr="00B039A2" w:rsidRDefault="00B039A2" w:rsidP="00B039A2">
            <w:r w:rsidRPr="00B039A2">
              <w:t>I2C_EVENT_MASTER_TRANSMITTER_MODE_SELECTED</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E30127D" w14:textId="77777777" w:rsidR="00B039A2" w:rsidRPr="00B039A2" w:rsidRDefault="00B039A2" w:rsidP="00B039A2">
            <w:r w:rsidRPr="00B039A2">
              <w:t>主机</w:t>
            </w:r>
            <w:r w:rsidRPr="00B039A2">
              <w:rPr>
                <w:b/>
                <w:bCs/>
                <w:color w:val="EE0000"/>
              </w:rPr>
              <w:t>发送器模式</w:t>
            </w:r>
            <w:r w:rsidRPr="00B039A2">
              <w:t>已选择（从机地址已应答）</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541FEA9" w14:textId="77777777" w:rsidR="00B039A2" w:rsidRPr="00B039A2" w:rsidRDefault="00B039A2" w:rsidP="00B039A2">
            <w:r w:rsidRPr="00B039A2">
              <w:t>发送从机地址（</w:t>
            </w:r>
            <w:r w:rsidRPr="008448D4">
              <w:rPr>
                <w:b/>
                <w:bCs/>
                <w:color w:val="EE0000"/>
              </w:rPr>
              <w:t>写方向</w:t>
            </w:r>
            <w:r w:rsidRPr="00B039A2">
              <w:t>）后等待</w:t>
            </w:r>
          </w:p>
        </w:tc>
      </w:tr>
      <w:tr w:rsidR="00266739" w:rsidRPr="00B039A2" w14:paraId="6EEFFC3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6EB67AF" w14:textId="77777777" w:rsidR="00B039A2" w:rsidRPr="00B039A2" w:rsidRDefault="00B039A2" w:rsidP="00B039A2">
            <w:r w:rsidRPr="00B039A2">
              <w:rPr>
                <w:rFonts w:ascii="Times New Roman" w:hAnsi="Times New Roman" w:cs="Times New Roman"/>
              </w:rPr>
              <w:t>​</w:t>
            </w:r>
            <w:r w:rsidRPr="00B039A2">
              <w:rPr>
                <w:b/>
                <w:bCs/>
              </w:rPr>
              <w:t>EV6</w:t>
            </w:r>
            <w:r w:rsidRPr="00B039A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FF58FA6" w14:textId="77777777" w:rsidR="00B039A2" w:rsidRPr="00B039A2" w:rsidRDefault="00B039A2" w:rsidP="00B039A2">
            <w:r w:rsidRPr="00B039A2">
              <w:t>I2C_EVENT_MASTER_RECEIVER_MODE_SELECTED</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A949C82" w14:textId="74937909" w:rsidR="00B039A2" w:rsidRPr="00B039A2" w:rsidRDefault="002C7264" w:rsidP="00B039A2">
            <w:r>
              <w:rPr>
                <w:rFonts w:ascii="Segoe UI" w:hAnsi="Segoe UI" w:cs="Segoe UI"/>
                <w:color w:val="000000"/>
                <w:sz w:val="23"/>
                <w:szCs w:val="23"/>
                <w:shd w:val="clear" w:color="auto" w:fill="FFFFFF"/>
              </w:rPr>
              <w:t>这个事件表示从机</w:t>
            </w:r>
            <w:r w:rsidRPr="002C7264">
              <w:rPr>
                <w:rFonts w:ascii="Segoe UI" w:hAnsi="Segoe UI" w:cs="Segoe UI"/>
                <w:b/>
                <w:color w:val="000000"/>
                <w:sz w:val="23"/>
                <w:szCs w:val="23"/>
                <w:shd w:val="clear" w:color="auto" w:fill="FFFFFF"/>
              </w:rPr>
              <w:t>已应答</w:t>
            </w:r>
            <w:r>
              <w:rPr>
                <w:rFonts w:ascii="Segoe UI" w:hAnsi="Segoe UI" w:cs="Segoe UI"/>
                <w:color w:val="000000"/>
                <w:sz w:val="23"/>
                <w:szCs w:val="23"/>
                <w:shd w:val="clear" w:color="auto" w:fill="FFFFFF"/>
              </w:rPr>
              <w:t>，主机已进入</w:t>
            </w:r>
            <w:r w:rsidRPr="002C7264">
              <w:rPr>
                <w:rFonts w:ascii="Segoe UI" w:hAnsi="Segoe UI" w:cs="Segoe UI"/>
                <w:b/>
                <w:color w:val="000000"/>
                <w:sz w:val="23"/>
                <w:szCs w:val="23"/>
                <w:shd w:val="clear" w:color="auto" w:fill="FFFFFF"/>
              </w:rPr>
              <w:t>发送器模式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24512D3" w14:textId="77777777" w:rsidR="00B039A2" w:rsidRPr="00B039A2" w:rsidRDefault="00B039A2" w:rsidP="00B039A2">
            <w:r w:rsidRPr="00B039A2">
              <w:t>发送从机地址（</w:t>
            </w:r>
            <w:r w:rsidRPr="008448D4">
              <w:rPr>
                <w:b/>
                <w:bCs/>
                <w:color w:val="EE0000"/>
              </w:rPr>
              <w:t>读方向</w:t>
            </w:r>
            <w:r w:rsidRPr="00B039A2">
              <w:t>）后等待</w:t>
            </w:r>
          </w:p>
        </w:tc>
      </w:tr>
      <w:tr w:rsidR="00266739" w:rsidRPr="00B039A2" w14:paraId="481177E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7AAF850" w14:textId="77777777" w:rsidR="00B039A2" w:rsidRPr="00B039A2" w:rsidRDefault="00B039A2" w:rsidP="00B039A2">
            <w:r w:rsidRPr="00B039A2">
              <w:rPr>
                <w:rFonts w:ascii="Times New Roman" w:hAnsi="Times New Roman" w:cs="Times New Roman"/>
              </w:rPr>
              <w:t>​</w:t>
            </w:r>
            <w:r w:rsidRPr="00B039A2">
              <w:rPr>
                <w:b/>
                <w:bCs/>
              </w:rPr>
              <w:t>EV8</w:t>
            </w:r>
            <w:r w:rsidRPr="00B039A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504C923" w14:textId="77777777" w:rsidR="00B039A2" w:rsidRPr="00B039A2" w:rsidRDefault="00B039A2" w:rsidP="00B039A2">
            <w:r w:rsidRPr="00B039A2">
              <w:t>I2C_EVENT_MASTER_BYTE_TRANSMITTING</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3A526C5" w14:textId="76D663A1" w:rsidR="00B039A2" w:rsidRPr="00B039A2" w:rsidRDefault="00B039A2" w:rsidP="00B039A2">
            <w:r w:rsidRPr="00B039A2">
              <w:t>主机数据寄存器空</w:t>
            </w:r>
            <w:r w:rsidR="00F8078E">
              <w:rPr>
                <w:rFonts w:hint="eastAsia"/>
              </w:rPr>
              <w:t>(</w:t>
            </w:r>
            <w:r w:rsidR="00F8078E" w:rsidRPr="00AF794C">
              <w:rPr>
                <w:b/>
              </w:rPr>
              <w:t>TXE=1</w:t>
            </w:r>
            <w:r w:rsidR="00F8078E">
              <w:t>)</w:t>
            </w:r>
            <w:r w:rsidRPr="00B039A2">
              <w:t>（</w:t>
            </w:r>
            <w:r w:rsidRPr="00F8078E">
              <w:rPr>
                <w:b/>
              </w:rPr>
              <w:t>可发送下一字节</w:t>
            </w:r>
            <w:r w:rsidRPr="00B039A2">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1CD325A" w14:textId="77777777" w:rsidR="00B039A2" w:rsidRPr="00B039A2" w:rsidRDefault="00B039A2" w:rsidP="00B039A2">
            <w:r w:rsidRPr="00B039A2">
              <w:t>发送一个数据字节后</w:t>
            </w:r>
            <w:r w:rsidRPr="006E5261">
              <w:rPr>
                <w:color w:val="EE0000"/>
              </w:rPr>
              <w:t>等待</w:t>
            </w:r>
          </w:p>
        </w:tc>
      </w:tr>
      <w:tr w:rsidR="00266739" w:rsidRPr="00B039A2" w14:paraId="1022819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1324850" w14:textId="77777777" w:rsidR="00B039A2" w:rsidRPr="00B039A2" w:rsidRDefault="00B039A2" w:rsidP="00B039A2">
            <w:r w:rsidRPr="00B039A2">
              <w:rPr>
                <w:rFonts w:ascii="Times New Roman" w:hAnsi="Times New Roman" w:cs="Times New Roman"/>
              </w:rPr>
              <w:lastRenderedPageBreak/>
              <w:t>​</w:t>
            </w:r>
            <w:r w:rsidRPr="00B039A2">
              <w:rPr>
                <w:b/>
                <w:bCs/>
              </w:rPr>
              <w:t>EV8_2</w:t>
            </w:r>
            <w:r w:rsidRPr="00B039A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10D0C03" w14:textId="77777777" w:rsidR="00B039A2" w:rsidRPr="00B039A2" w:rsidRDefault="00B039A2" w:rsidP="00B039A2">
            <w:r w:rsidRPr="00B039A2">
              <w:t>I2C_EVENT_MASTER_BYTE_TRANSMITTED</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C92BEF5" w14:textId="10C45F9A" w:rsidR="00B039A2" w:rsidRPr="00B039A2" w:rsidRDefault="00B039A2" w:rsidP="00B039A2">
            <w:r w:rsidRPr="00B039A2">
              <w:t>主机字节</w:t>
            </w:r>
            <w:r w:rsidRPr="006E5261">
              <w:rPr>
                <w:color w:val="EE0000"/>
              </w:rPr>
              <w:t>已传输完成</w:t>
            </w:r>
            <w:r w:rsidR="00AF794C">
              <w:rPr>
                <w:color w:val="000000"/>
                <w:sz w:val="21"/>
                <w:szCs w:val="21"/>
              </w:rPr>
              <w:t>（BTF=1）</w:t>
            </w:r>
            <w:r w:rsidR="00AF794C">
              <w:rPr>
                <w:rFonts w:hint="eastAsia"/>
                <w:color w:val="000000"/>
                <w:sz w:val="21"/>
                <w:szCs w:val="21"/>
              </w:rPr>
              <w:t>(</w:t>
            </w:r>
            <w:r w:rsidR="00AF794C">
              <w:rPr>
                <w:rStyle w:val="af4"/>
                <w:color w:val="000000"/>
                <w:sz w:val="21"/>
                <w:szCs w:val="21"/>
              </w:rPr>
              <w:t>一个字节已成功发送并收到应答</w:t>
            </w:r>
            <w:r w:rsidR="00AF794C">
              <w:rPr>
                <w:rFonts w:ascii="MS Gothic" w:eastAsia="MS Gothic" w:hAnsi="MS Gothic" w:cs="MS Gothic" w:hint="eastAsia"/>
                <w:color w:val="000000"/>
                <w:sz w:val="21"/>
                <w:szCs w:val="21"/>
              </w:rPr>
              <w:t>​</w:t>
            </w:r>
            <w:r w:rsidR="00AF794C">
              <w:rPr>
                <w:color w:val="000000"/>
                <w:sz w:val="21"/>
                <w:szCs w:val="21"/>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4B49E1D" w14:textId="77777777" w:rsidR="00B039A2" w:rsidRPr="00B039A2" w:rsidRDefault="00B039A2" w:rsidP="00B039A2">
            <w:r w:rsidRPr="00B039A2">
              <w:t>发送最后一个数据字节后等待</w:t>
            </w:r>
          </w:p>
        </w:tc>
      </w:tr>
      <w:tr w:rsidR="00266739" w:rsidRPr="00B039A2" w14:paraId="2D1A125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6D293DD" w14:textId="77777777" w:rsidR="00B039A2" w:rsidRPr="00B039A2" w:rsidRDefault="00B039A2" w:rsidP="00B039A2">
            <w:r w:rsidRPr="00B039A2">
              <w:rPr>
                <w:rFonts w:ascii="Times New Roman" w:hAnsi="Times New Roman" w:cs="Times New Roman"/>
              </w:rPr>
              <w:t>​</w:t>
            </w:r>
            <w:r w:rsidRPr="00B039A2">
              <w:rPr>
                <w:b/>
                <w:bCs/>
              </w:rPr>
              <w:t>EV7</w:t>
            </w:r>
            <w:r w:rsidRPr="00B039A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7F517D" w14:textId="77777777" w:rsidR="00B039A2" w:rsidRPr="00B039A2" w:rsidRDefault="00B039A2" w:rsidP="00B039A2">
            <w:r w:rsidRPr="00B039A2">
              <w:t>I2C_EVENT_MASTER_BYTE_RECEIVED</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A65F7D5" w14:textId="77777777" w:rsidR="00B039A2" w:rsidRPr="00B039A2" w:rsidRDefault="00B039A2" w:rsidP="00B039A2">
            <w:r w:rsidRPr="00B039A2">
              <w:t>主机已</w:t>
            </w:r>
            <w:r w:rsidRPr="00FA5E7E">
              <w:rPr>
                <w:color w:val="EE0000"/>
              </w:rPr>
              <w:t>接收到一个字节</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4E194E7" w14:textId="77777777" w:rsidR="00B039A2" w:rsidRPr="00B039A2" w:rsidRDefault="00B039A2" w:rsidP="00B039A2">
            <w:r w:rsidRPr="00B039A2">
              <w:t>接收数据时等待</w:t>
            </w:r>
          </w:p>
        </w:tc>
      </w:tr>
    </w:tbl>
    <w:p w14:paraId="5C3DBAAA" w14:textId="77777777" w:rsidR="00B039A2" w:rsidRPr="00B039A2" w:rsidRDefault="00B039A2" w:rsidP="00B039A2">
      <w:r w:rsidRPr="00B039A2">
        <w:t>在实际编程中，通常在每个关键操作后使用 while循环等待特定事件发生，以确保通信时序正确。例如，在主发送模式下写入EEPROM的代码片段可能如下所示：</w:t>
      </w:r>
    </w:p>
    <w:p w14:paraId="472EF4A8" w14:textId="77777777" w:rsidR="00B039A2" w:rsidRPr="00B039A2" w:rsidRDefault="00B039A2" w:rsidP="00B039A2">
      <w:r w:rsidRPr="00B039A2">
        <w:t>// 1. 发送起始信号，并等待EV5事件（起始位已发送）</w:t>
      </w:r>
    </w:p>
    <w:p w14:paraId="6F6CB642" w14:textId="77777777" w:rsidR="00B039A2" w:rsidRPr="00B039A2" w:rsidRDefault="00B039A2" w:rsidP="00B039A2">
      <w:r w:rsidRPr="00B039A2">
        <w:t>I2C_</w:t>
      </w:r>
      <w:proofErr w:type="gramStart"/>
      <w:r w:rsidRPr="00B039A2">
        <w:t>GenerateSTART(</w:t>
      </w:r>
      <w:proofErr w:type="gramEnd"/>
      <w:r w:rsidRPr="00B039A2">
        <w:t>I2C1, ENABLE);</w:t>
      </w:r>
    </w:p>
    <w:p w14:paraId="3898EB07" w14:textId="77777777" w:rsidR="00B039A2" w:rsidRPr="00B039A2" w:rsidRDefault="00B039A2" w:rsidP="00B039A2">
      <w:r w:rsidRPr="00B039A2">
        <w:t>while (I2C_</w:t>
      </w:r>
      <w:proofErr w:type="gramStart"/>
      <w:r w:rsidRPr="00B039A2">
        <w:t>CheckEvent(</w:t>
      </w:r>
      <w:proofErr w:type="gramEnd"/>
      <w:r w:rsidRPr="00B039A2">
        <w:t>I2C1, I2C_EVENT_MASTER_MODE_SELECT</w:t>
      </w:r>
      <w:proofErr w:type="gramStart"/>
      <w:r w:rsidRPr="00B039A2">
        <w:t>) !</w:t>
      </w:r>
      <w:proofErr w:type="gramEnd"/>
      <w:r w:rsidRPr="00B039A2">
        <w:t>= SUCCESS); // 等待EV5</w:t>
      </w:r>
    </w:p>
    <w:p w14:paraId="5D7D387E" w14:textId="77777777" w:rsidR="00B039A2" w:rsidRPr="00B039A2" w:rsidRDefault="00B039A2" w:rsidP="00B039A2"/>
    <w:p w14:paraId="27ED2885" w14:textId="77777777" w:rsidR="00B039A2" w:rsidRPr="00B039A2" w:rsidRDefault="00B039A2" w:rsidP="00B039A2">
      <w:r w:rsidRPr="00B039A2">
        <w:t>// 2. 发送从机设备地址（写方向），并等待EV6事件（从机已应答）</w:t>
      </w:r>
    </w:p>
    <w:p w14:paraId="50383BA0" w14:textId="77777777" w:rsidR="00B039A2" w:rsidRPr="00B039A2" w:rsidRDefault="00B039A2" w:rsidP="00B039A2">
      <w:r w:rsidRPr="00B039A2">
        <w:t>I2C_Send7</w:t>
      </w:r>
      <w:proofErr w:type="gramStart"/>
      <w:r w:rsidRPr="00B039A2">
        <w:t>bitAddress(</w:t>
      </w:r>
      <w:proofErr w:type="gramEnd"/>
      <w:r w:rsidRPr="00B039A2">
        <w:t>I2C1, EEPROM_ADDRESS, I2C_Direction_Transmitter);</w:t>
      </w:r>
    </w:p>
    <w:p w14:paraId="185443A4" w14:textId="77777777" w:rsidR="00B039A2" w:rsidRPr="00B039A2" w:rsidRDefault="00B039A2" w:rsidP="00B039A2">
      <w:r w:rsidRPr="00B039A2">
        <w:t>while (I2C_</w:t>
      </w:r>
      <w:proofErr w:type="gramStart"/>
      <w:r w:rsidRPr="00B039A2">
        <w:t>CheckEvent(</w:t>
      </w:r>
      <w:proofErr w:type="gramEnd"/>
      <w:r w:rsidRPr="00B039A2">
        <w:t>I2C1, I2C_EVENT_MASTER_TRANSMITTER_MODE_SELECTED</w:t>
      </w:r>
      <w:proofErr w:type="gramStart"/>
      <w:r w:rsidRPr="00B039A2">
        <w:t>) !</w:t>
      </w:r>
      <w:proofErr w:type="gramEnd"/>
      <w:r w:rsidRPr="00B039A2">
        <w:t>= SUCCESS); // 等待EV6</w:t>
      </w:r>
    </w:p>
    <w:p w14:paraId="73B3AE3C" w14:textId="77777777" w:rsidR="00B039A2" w:rsidRPr="00B039A2" w:rsidRDefault="00B039A2" w:rsidP="00B039A2"/>
    <w:p w14:paraId="4F3034D3" w14:textId="77777777" w:rsidR="00B039A2" w:rsidRPr="00B039A2" w:rsidRDefault="00B039A2" w:rsidP="00B039A2">
      <w:r w:rsidRPr="00B039A2">
        <w:t>// 3. 发送数据，并等待EV8_2事件（数据字节已传输完成）</w:t>
      </w:r>
    </w:p>
    <w:p w14:paraId="07675467" w14:textId="77777777" w:rsidR="00B039A2" w:rsidRPr="00B039A2" w:rsidRDefault="00B039A2" w:rsidP="00B039A2">
      <w:r w:rsidRPr="00B039A2">
        <w:t>I2C_</w:t>
      </w:r>
      <w:proofErr w:type="gramStart"/>
      <w:r w:rsidRPr="00B039A2">
        <w:t>SendData(</w:t>
      </w:r>
      <w:proofErr w:type="gramEnd"/>
      <w:r w:rsidRPr="00B039A2">
        <w:t xml:space="preserve">I2C1, </w:t>
      </w:r>
      <w:proofErr w:type="spellStart"/>
      <w:r w:rsidRPr="00B039A2">
        <w:t>DataByte</w:t>
      </w:r>
      <w:proofErr w:type="spellEnd"/>
      <w:r w:rsidRPr="00B039A2">
        <w:t>);</w:t>
      </w:r>
    </w:p>
    <w:p w14:paraId="221DAD6A" w14:textId="77777777" w:rsidR="00B039A2" w:rsidRPr="00B039A2" w:rsidRDefault="00B039A2" w:rsidP="00B039A2">
      <w:r w:rsidRPr="00B039A2">
        <w:t>while (I2C_</w:t>
      </w:r>
      <w:proofErr w:type="gramStart"/>
      <w:r w:rsidRPr="00B039A2">
        <w:t>CheckEvent(</w:t>
      </w:r>
      <w:proofErr w:type="gramEnd"/>
      <w:r w:rsidRPr="00B039A2">
        <w:t>I2C1, I2C_EVENT_MASTER_BYTE_TRANSMITTED</w:t>
      </w:r>
      <w:proofErr w:type="gramStart"/>
      <w:r w:rsidRPr="00B039A2">
        <w:t>) !</w:t>
      </w:r>
      <w:proofErr w:type="gramEnd"/>
      <w:r w:rsidRPr="00B039A2">
        <w:t>= SUCCESS); // 等待EV8_2</w:t>
      </w:r>
    </w:p>
    <w:p w14:paraId="7E09DA01" w14:textId="77777777" w:rsidR="00097339" w:rsidRDefault="00471CA2" w:rsidP="00471CA2">
      <w:pPr>
        <w:pStyle w:val="3"/>
      </w:pPr>
      <w:r>
        <w:rPr>
          <w:rFonts w:ascii="Segoe UI Emoji" w:hAnsi="Segoe UI Emoji" w:cs="Segoe UI Emoji" w:hint="eastAsia"/>
        </w:rPr>
        <w:t>对应</w:t>
      </w:r>
      <w:r w:rsidR="00345552">
        <w:rPr>
          <w:rFonts w:ascii="Segoe UI Emoji" w:hAnsi="Segoe UI Emoji" w:cs="Segoe UI Emoji" w:hint="eastAsia"/>
        </w:rPr>
        <w:t>库函数的所有</w:t>
      </w:r>
      <w:r w:rsidR="00345552" w:rsidRPr="00B039A2">
        <w:t>事件</w:t>
      </w:r>
      <w:r w:rsidR="00345552">
        <w:rPr>
          <w:rFonts w:hint="eastAsia"/>
        </w:rPr>
        <w:t>解析</w:t>
      </w:r>
    </w:p>
    <w:p w14:paraId="33D17915" w14:textId="77777777" w:rsidR="00B02BA0" w:rsidRPr="00B02BA0" w:rsidRDefault="00B02BA0" w:rsidP="00B02BA0">
      <w:pPr>
        <w:rPr>
          <w:rFonts w:ascii="Segoe UI Emoji" w:hAnsi="Segoe UI Emoji" w:cs="Segoe UI Emoji"/>
        </w:rPr>
      </w:pPr>
      <w:r w:rsidRPr="00B02BA0">
        <w:rPr>
          <w:rFonts w:ascii="Segoe UI Emoji" w:hAnsi="Segoe UI Emoji" w:cs="Segoe UI Emoji"/>
        </w:rPr>
        <w:t>你提供的这段代码列出的是</w:t>
      </w:r>
      <w:r w:rsidRPr="00B02BA0">
        <w:rPr>
          <w:rFonts w:ascii="Segoe UI Emoji" w:hAnsi="Segoe UI Emoji" w:cs="Segoe UI Emoji"/>
        </w:rPr>
        <w:t>STM32</w:t>
      </w:r>
      <w:r w:rsidRPr="00B02BA0">
        <w:rPr>
          <w:rFonts w:ascii="Segoe UI Emoji" w:hAnsi="Segoe UI Emoji" w:cs="Segoe UI Emoji"/>
        </w:rPr>
        <w:t>标准外设库中定义的</w:t>
      </w:r>
      <w:r w:rsidRPr="00B02BA0">
        <w:rPr>
          <w:rFonts w:ascii="Segoe UI Emoji" w:hAnsi="Segoe UI Emoji" w:cs="Segoe UI Emoji"/>
          <w:color w:val="EE0000"/>
        </w:rPr>
        <w:t>I2C</w:t>
      </w:r>
      <w:r w:rsidRPr="00B02BA0">
        <w:rPr>
          <w:rFonts w:ascii="Segoe UI Emoji" w:hAnsi="Segoe UI Emoji" w:cs="Segoe UI Emoji"/>
          <w:color w:val="EE0000"/>
        </w:rPr>
        <w:t>通信事件宏</w:t>
      </w:r>
      <w:r w:rsidRPr="00B02BA0">
        <w:rPr>
          <w:rFonts w:ascii="Segoe UI Emoji" w:hAnsi="Segoe UI Emoji" w:cs="Segoe UI Emoji"/>
        </w:rPr>
        <w:t>，它们用于标识</w:t>
      </w:r>
      <w:r w:rsidRPr="00B02BA0">
        <w:rPr>
          <w:rFonts w:ascii="Segoe UI Emoji" w:hAnsi="Segoe UI Emoji" w:cs="Segoe UI Emoji"/>
        </w:rPr>
        <w:t>I2C</w:t>
      </w:r>
      <w:r w:rsidRPr="00B02BA0">
        <w:rPr>
          <w:rFonts w:ascii="Segoe UI Emoji" w:hAnsi="Segoe UI Emoji" w:cs="Segoe UI Emoji"/>
        </w:rPr>
        <w:t>总线在</w:t>
      </w:r>
      <w:r w:rsidRPr="00B02BA0">
        <w:rPr>
          <w:rFonts w:ascii="Segoe UI Emoji" w:hAnsi="Segoe UI Emoji" w:cs="Segoe UI Emoji"/>
          <w:color w:val="EE0000"/>
        </w:rPr>
        <w:t>主模式</w:t>
      </w:r>
      <w:r w:rsidRPr="00B02BA0">
        <w:rPr>
          <w:rFonts w:ascii="Segoe UI Emoji" w:hAnsi="Segoe UI Emoji" w:cs="Segoe UI Emoji"/>
        </w:rPr>
        <w:t>（</w:t>
      </w:r>
      <w:r w:rsidRPr="00B02BA0">
        <w:rPr>
          <w:rFonts w:ascii="Segoe UI Emoji" w:hAnsi="Segoe UI Emoji" w:cs="Segoe UI Emoji"/>
        </w:rPr>
        <w:t>Master</w:t>
      </w:r>
      <w:r w:rsidRPr="00B02BA0">
        <w:rPr>
          <w:rFonts w:ascii="Segoe UI Emoji" w:hAnsi="Segoe UI Emoji" w:cs="Segoe UI Emoji"/>
        </w:rPr>
        <w:t>）和</w:t>
      </w:r>
      <w:r w:rsidRPr="00B02BA0">
        <w:rPr>
          <w:rFonts w:ascii="Segoe UI Emoji" w:hAnsi="Segoe UI Emoji" w:cs="Segoe UI Emoji"/>
          <w:color w:val="EE0000"/>
        </w:rPr>
        <w:t>从模式</w:t>
      </w:r>
      <w:r w:rsidRPr="00B02BA0">
        <w:rPr>
          <w:rFonts w:ascii="Segoe UI Emoji" w:hAnsi="Segoe UI Emoji" w:cs="Segoe UI Emoji"/>
        </w:rPr>
        <w:t>（</w:t>
      </w:r>
      <w:r w:rsidRPr="00B02BA0">
        <w:rPr>
          <w:rFonts w:ascii="Segoe UI Emoji" w:hAnsi="Segoe UI Emoji" w:cs="Segoe UI Emoji"/>
        </w:rPr>
        <w:t>Slave</w:t>
      </w:r>
      <w:r w:rsidRPr="00B02BA0">
        <w:rPr>
          <w:rFonts w:ascii="Segoe UI Emoji" w:hAnsi="Segoe UI Emoji" w:cs="Segoe UI Emoji"/>
        </w:rPr>
        <w:t>）下不同工作阶段的状态。这些事件</w:t>
      </w:r>
      <w:r w:rsidRPr="00B02BA0">
        <w:rPr>
          <w:rFonts w:ascii="Segoe UI Emoji" w:hAnsi="Segoe UI Emoji" w:cs="Segoe UI Emoji"/>
        </w:rPr>
        <w:lastRenderedPageBreak/>
        <w:t>通常与函数</w:t>
      </w:r>
      <w:r w:rsidRPr="00B02BA0">
        <w:rPr>
          <w:rFonts w:ascii="Segoe UI Emoji" w:hAnsi="Segoe UI Emoji" w:cs="Segoe UI Emoji"/>
        </w:rPr>
        <w:t xml:space="preserve"> </w:t>
      </w:r>
      <w:r w:rsidRPr="00B02BA0">
        <w:rPr>
          <w:rFonts w:ascii="Segoe UI Emoji" w:hAnsi="Segoe UI Emoji" w:cs="Segoe UI Emoji"/>
          <w:color w:val="EE0000"/>
        </w:rPr>
        <w:t>I2C_CheckEvent()</w:t>
      </w:r>
      <w:r w:rsidRPr="00B02BA0">
        <w:rPr>
          <w:rFonts w:ascii="Segoe UI Emoji" w:hAnsi="Segoe UI Emoji" w:cs="Segoe UI Emoji"/>
        </w:rPr>
        <w:t>配合使用，通过</w:t>
      </w:r>
      <w:r w:rsidRPr="00B02BA0">
        <w:rPr>
          <w:rFonts w:ascii="Segoe UI Emoji" w:hAnsi="Segoe UI Emoji" w:cs="Segoe UI Emoji"/>
          <w:color w:val="EE0000"/>
        </w:rPr>
        <w:t>轮询</w:t>
      </w:r>
      <w:r w:rsidRPr="00B02BA0">
        <w:rPr>
          <w:rFonts w:ascii="Segoe UI Emoji" w:hAnsi="Segoe UI Emoji" w:cs="Segoe UI Emoji"/>
        </w:rPr>
        <w:t>或</w:t>
      </w:r>
      <w:r w:rsidRPr="00B02BA0">
        <w:rPr>
          <w:rFonts w:ascii="Segoe UI Emoji" w:hAnsi="Segoe UI Emoji" w:cs="Segoe UI Emoji"/>
          <w:color w:val="EE0000"/>
        </w:rPr>
        <w:t>中断</w:t>
      </w:r>
      <w:r w:rsidRPr="00B02BA0">
        <w:rPr>
          <w:rFonts w:ascii="Segoe UI Emoji" w:hAnsi="Segoe UI Emoji" w:cs="Segoe UI Emoji"/>
        </w:rPr>
        <w:t>的方式来监控</w:t>
      </w:r>
      <w:r w:rsidRPr="00B02BA0">
        <w:rPr>
          <w:rFonts w:ascii="Segoe UI Emoji" w:hAnsi="Segoe UI Emoji" w:cs="Segoe UI Emoji"/>
        </w:rPr>
        <w:t>I2C</w:t>
      </w:r>
      <w:r w:rsidRPr="00B02BA0">
        <w:rPr>
          <w:rFonts w:ascii="Segoe UI Emoji" w:hAnsi="Segoe UI Emoji" w:cs="Segoe UI Emoji"/>
        </w:rPr>
        <w:t>的通信流程。</w:t>
      </w:r>
    </w:p>
    <w:p w14:paraId="061EF811" w14:textId="77777777" w:rsidR="00B02BA0" w:rsidRPr="00B02BA0" w:rsidRDefault="00B02BA0" w:rsidP="00B02BA0">
      <w:pPr>
        <w:rPr>
          <w:rFonts w:ascii="Segoe UI Emoji" w:hAnsi="Segoe UI Emoji" w:cs="Segoe UI Emoji"/>
        </w:rPr>
      </w:pPr>
      <w:r w:rsidRPr="00B02BA0">
        <w:rPr>
          <w:rFonts w:ascii="Segoe UI Emoji" w:hAnsi="Segoe UI Emoji" w:cs="Segoe UI Emoji"/>
        </w:rPr>
        <w:t>下面这个表格整理了这些事件的核心含义及其在通信流程中的典型作用。</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464"/>
        <w:gridCol w:w="5821"/>
        <w:gridCol w:w="1022"/>
        <w:gridCol w:w="983"/>
      </w:tblGrid>
      <w:tr w:rsidR="00B02BA0" w:rsidRPr="00B02BA0" w14:paraId="668F5D7F"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6D1F6B0E" w14:textId="77777777" w:rsidR="00B02BA0" w:rsidRPr="00B02BA0" w:rsidRDefault="00B02BA0" w:rsidP="00B02BA0">
            <w:pPr>
              <w:rPr>
                <w:rFonts w:ascii="Segoe UI Emoji" w:hAnsi="Segoe UI Emoji" w:cs="Segoe UI Emoji"/>
                <w:b/>
                <w:bCs/>
              </w:rPr>
            </w:pPr>
            <w:r w:rsidRPr="00B02BA0">
              <w:rPr>
                <w:rFonts w:ascii="Segoe UI Emoji" w:hAnsi="Segoe UI Emoji" w:cs="Segoe UI Emoji"/>
                <w:b/>
                <w:bCs/>
              </w:rPr>
              <w:t>事件阶段</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5AF1D8" w14:textId="77777777" w:rsidR="00B02BA0" w:rsidRPr="00B02BA0" w:rsidRDefault="00B02BA0" w:rsidP="00B02BA0">
            <w:pPr>
              <w:rPr>
                <w:rFonts w:ascii="Segoe UI Emoji" w:hAnsi="Segoe UI Emoji" w:cs="Segoe UI Emoji"/>
                <w:b/>
                <w:bCs/>
              </w:rPr>
            </w:pPr>
            <w:r w:rsidRPr="00B02BA0">
              <w:rPr>
                <w:rFonts w:ascii="Segoe UI Emoji" w:hAnsi="Segoe UI Emoji" w:cs="Segoe UI Emoji"/>
                <w:b/>
                <w:bCs/>
              </w:rPr>
              <w:t>事件宏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0FCCBC0" w14:textId="77777777" w:rsidR="00B02BA0" w:rsidRPr="00B02BA0" w:rsidRDefault="00B02BA0" w:rsidP="00B02BA0">
            <w:pPr>
              <w:rPr>
                <w:rFonts w:ascii="Segoe UI Emoji" w:hAnsi="Segoe UI Emoji" w:cs="Segoe UI Emoji"/>
                <w:b/>
                <w:bCs/>
              </w:rPr>
            </w:pPr>
            <w:r w:rsidRPr="00B02BA0">
              <w:rPr>
                <w:rFonts w:ascii="Segoe UI Emoji" w:hAnsi="Segoe UI Emoji" w:cs="Segoe UI Emoji"/>
                <w:b/>
                <w:bCs/>
              </w:rPr>
              <w:t>模式与角色</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D216E3F" w14:textId="77777777" w:rsidR="00B02BA0" w:rsidRPr="00B02BA0" w:rsidRDefault="00B02BA0" w:rsidP="00B02BA0">
            <w:pPr>
              <w:rPr>
                <w:rFonts w:ascii="Segoe UI Emoji" w:hAnsi="Segoe UI Emoji" w:cs="Segoe UI Emoji"/>
                <w:b/>
                <w:bCs/>
              </w:rPr>
            </w:pPr>
            <w:r w:rsidRPr="00B02BA0">
              <w:rPr>
                <w:rFonts w:ascii="Segoe UI Emoji" w:hAnsi="Segoe UI Emoji" w:cs="Segoe UI Emoji"/>
                <w:b/>
                <w:bCs/>
              </w:rPr>
              <w:t>事件含义</w:t>
            </w:r>
            <w:r w:rsidRPr="00B02BA0">
              <w:rPr>
                <w:rFonts w:ascii="Segoe UI Emoji" w:hAnsi="Segoe UI Emoji" w:cs="Segoe UI Emoji"/>
                <w:b/>
                <w:bCs/>
              </w:rPr>
              <w:t xml:space="preserve"> / </w:t>
            </w:r>
            <w:r w:rsidRPr="00B02BA0">
              <w:rPr>
                <w:rFonts w:ascii="Segoe UI Emoji" w:hAnsi="Segoe UI Emoji" w:cs="Segoe UI Emoji"/>
                <w:b/>
                <w:bCs/>
              </w:rPr>
              <w:t>触发时机</w:t>
            </w:r>
          </w:p>
        </w:tc>
      </w:tr>
      <w:tr w:rsidR="00B02BA0" w:rsidRPr="00B02BA0" w14:paraId="5553D54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502BF95" w14:textId="77777777"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color w:val="EE0000"/>
              </w:rPr>
              <w:t>从设备</w:t>
            </w:r>
            <w:r w:rsidRPr="00B02BA0">
              <w:rPr>
                <w:rFonts w:ascii="Segoe UI Emoji" w:hAnsi="Segoe UI Emoji" w:cs="Segoe UI Emoji"/>
                <w:b/>
                <w:bCs/>
              </w:rPr>
              <w:t>事件</w:t>
            </w:r>
            <w:r w:rsidRPr="00B02BA0">
              <w:rPr>
                <w:rFonts w:ascii="Segoe UI Emoji" w:hAnsi="Segoe UI Emoji" w:cs="Segoe UI Emoji"/>
                <w:b/>
                <w:bCs/>
              </w:rPr>
              <w:t xml:space="preserve"> (EV1-EV4)</w:t>
            </w:r>
            <w:r w:rsidRPr="00B02BA0">
              <w:rPr>
                <w:rFonts w:ascii="Times New Roman" w:hAnsi="Times New Roman" w:cs="Times New Roman"/>
                <w:b/>
                <w:bCs/>
              </w:rPr>
              <w:t>​</w:t>
            </w:r>
            <w:r w:rsidRPr="00B02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454FE13" w14:textId="1CBF7F4A" w:rsid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I2C_EVENT_SLAVE_TRANSMITTER_ADDRESS_MATCHED</w:t>
            </w:r>
            <w:r w:rsidRPr="00B02BA0">
              <w:rPr>
                <w:rFonts w:ascii="Times New Roman" w:hAnsi="Times New Roman" w:cs="Times New Roman"/>
              </w:rPr>
              <w:t>​</w:t>
            </w:r>
            <w:r w:rsidR="00034A06">
              <w:rPr>
                <w:rFonts w:ascii="Times New Roman" w:hAnsi="Times New Roman" w:cs="Times New Roman" w:hint="eastAsia"/>
              </w:rPr>
              <w:t>(EV1)</w:t>
            </w:r>
            <w:r w:rsidRPr="00B02BA0">
              <w:rPr>
                <w:rFonts w:ascii="Segoe UI Emoji" w:hAnsi="Segoe UI Emoji" w:cs="Segoe UI Emoji"/>
              </w:rPr>
              <w:br/>
            </w:r>
            <w:r w:rsidRPr="00B02BA0">
              <w:rPr>
                <w:rFonts w:ascii="Times New Roman" w:hAnsi="Times New Roman" w:cs="Times New Roman"/>
              </w:rPr>
              <w:t>​</w:t>
            </w:r>
            <w:r w:rsidRPr="00B02BA0">
              <w:rPr>
                <w:rFonts w:ascii="Segoe UI Emoji" w:hAnsi="Segoe UI Emoji" w:cs="Segoe UI Emoji"/>
                <w:b/>
                <w:bCs/>
              </w:rPr>
              <w:t>I2C_EVENT_SLAVE_RECEIVER_ADDRESS_MATCHED</w:t>
            </w:r>
            <w:r w:rsidRPr="00B02BA0">
              <w:rPr>
                <w:rFonts w:ascii="Times New Roman" w:hAnsi="Times New Roman" w:cs="Times New Roman"/>
              </w:rPr>
              <w:t>​</w:t>
            </w:r>
            <w:r w:rsidR="00034A06">
              <w:rPr>
                <w:rFonts w:ascii="Times New Roman" w:hAnsi="Times New Roman" w:cs="Times New Roman" w:hint="eastAsia"/>
              </w:rPr>
              <w:t>(EV1)</w:t>
            </w:r>
          </w:p>
          <w:p w14:paraId="6A0E9DDA" w14:textId="33C88157" w:rsidR="00034A06" w:rsidRDefault="00034A06" w:rsidP="00B02BA0">
            <w:pPr>
              <w:rPr>
                <w:rFonts w:ascii="Segoe UI Emoji" w:hAnsi="Segoe UI Emoji" w:cs="Segoe UI Emoji"/>
              </w:rPr>
            </w:pPr>
            <w:r w:rsidRPr="00034A06">
              <w:rPr>
                <w:rFonts w:ascii="Segoe UI Emoji" w:hAnsi="Segoe UI Emoji" w:cs="Segoe UI Emoji"/>
              </w:rPr>
              <w:t>I2C_EVENT_SLAVE_TRANSMITTER_SECONDADDRESS_MATCHED</w:t>
            </w:r>
            <w:r>
              <w:rPr>
                <w:rFonts w:ascii="Times New Roman" w:hAnsi="Times New Roman" w:cs="Times New Roman" w:hint="eastAsia"/>
              </w:rPr>
              <w:t>(EV1)</w:t>
            </w:r>
          </w:p>
          <w:p w14:paraId="21632168" w14:textId="77777777" w:rsidR="00034A06" w:rsidRDefault="00034A06" w:rsidP="00B02BA0">
            <w:pPr>
              <w:rPr>
                <w:rFonts w:ascii="Times New Roman" w:hAnsi="Times New Roman" w:cs="Times New Roman"/>
              </w:rPr>
            </w:pPr>
            <w:r w:rsidRPr="00034A06">
              <w:rPr>
                <w:rFonts w:ascii="Segoe UI Emoji" w:hAnsi="Segoe UI Emoji" w:cs="Segoe UI Emoji"/>
              </w:rPr>
              <w:t>I2C_EVENT_SLAVE_RECEIVER_SECONDADDRESS_MATCHED</w:t>
            </w:r>
            <w:r>
              <w:rPr>
                <w:rFonts w:ascii="Times New Roman" w:hAnsi="Times New Roman" w:cs="Times New Roman" w:hint="eastAsia"/>
              </w:rPr>
              <w:t>(EV1)</w:t>
            </w:r>
          </w:p>
          <w:p w14:paraId="757C86ED" w14:textId="2CE85DB9" w:rsidR="00FE1877" w:rsidRPr="00B02BA0" w:rsidRDefault="00FE1877" w:rsidP="00B02BA0">
            <w:pPr>
              <w:rPr>
                <w:rFonts w:ascii="Segoe UI Emoji" w:hAnsi="Segoe UI Emoji" w:cs="Segoe UI Emoji"/>
              </w:rPr>
            </w:pPr>
            <w:r w:rsidRPr="00FE1877">
              <w:rPr>
                <w:rFonts w:ascii="Segoe UI Emoji" w:hAnsi="Segoe UI Emoji" w:cs="Segoe UI Emoji"/>
              </w:rPr>
              <w:t>I2C_EVENT_SLAVE_GENERALCALLADDRESS_MATCHED</w:t>
            </w:r>
            <w:r>
              <w:rPr>
                <w:rFonts w:ascii="Segoe UI Emoji" w:hAnsi="Segoe UI Emoji" w:cs="Segoe UI Emoji" w:hint="eastAsia"/>
              </w:rPr>
              <w:t>(EV1)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5511D18" w14:textId="77777777" w:rsidR="00B02BA0" w:rsidRPr="00B02BA0" w:rsidRDefault="00B02BA0" w:rsidP="00B02BA0">
            <w:pPr>
              <w:rPr>
                <w:rFonts w:ascii="Segoe UI Emoji" w:hAnsi="Segoe UI Emoji" w:cs="Segoe UI Emoji"/>
              </w:rPr>
            </w:pPr>
            <w:r w:rsidRPr="00B02BA0">
              <w:rPr>
                <w:rFonts w:ascii="Segoe UI Emoji" w:hAnsi="Segoe UI Emoji" w:cs="Segoe UI Emoji"/>
              </w:rPr>
              <w:t>从设备</w:t>
            </w:r>
            <w:r w:rsidRPr="00B02BA0">
              <w:rPr>
                <w:rFonts w:ascii="Segoe UI Emoji" w:hAnsi="Segoe UI Emoji" w:cs="Segoe UI Emoji"/>
              </w:rPr>
              <w:t xml:space="preserve"> (Slave)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D60A3E" w14:textId="77777777" w:rsidR="00B02BA0" w:rsidRPr="00B02BA0" w:rsidRDefault="00B02BA0" w:rsidP="00B02BA0">
            <w:pPr>
              <w:rPr>
                <w:rFonts w:ascii="Segoe UI Emoji" w:hAnsi="Segoe UI Emoji" w:cs="Segoe UI Emoji"/>
              </w:rPr>
            </w:pPr>
            <w:r w:rsidRPr="00B02BA0">
              <w:rPr>
                <w:rFonts w:ascii="Segoe UI Emoji" w:hAnsi="Segoe UI Emoji" w:cs="Segoe UI Emoji"/>
              </w:rPr>
              <w:t>本地从设备地址与主机发送的地址匹配成功。</w:t>
            </w:r>
          </w:p>
        </w:tc>
      </w:tr>
      <w:tr w:rsidR="00B02BA0" w:rsidRPr="00B02BA0" w14:paraId="194AE77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C29B5BA" w14:textId="77777777" w:rsidR="00B02BA0" w:rsidRPr="00B02BA0" w:rsidRDefault="00B02BA0" w:rsidP="00B02BA0">
            <w:pPr>
              <w:rPr>
                <w:rFonts w:ascii="Segoe UI Emoji" w:hAnsi="Segoe UI Emoji" w:cs="Segoe UI Emoji"/>
              </w:rPr>
            </w:pP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36ED09" w14:textId="77777777" w:rsidR="00B02BA0" w:rsidRDefault="00B02BA0" w:rsidP="00B02BA0">
            <w:pPr>
              <w:rPr>
                <w:rFonts w:ascii="Times New Roman" w:hAnsi="Times New Roman" w:cs="Times New Roman"/>
              </w:rPr>
            </w:pPr>
            <w:r w:rsidRPr="00B02BA0">
              <w:rPr>
                <w:rFonts w:ascii="Times New Roman" w:hAnsi="Times New Roman" w:cs="Times New Roman"/>
              </w:rPr>
              <w:t>​</w:t>
            </w:r>
            <w:r w:rsidRPr="00B02BA0">
              <w:rPr>
                <w:rFonts w:ascii="Segoe UI Emoji" w:hAnsi="Segoe UI Emoji" w:cs="Segoe UI Emoji"/>
                <w:b/>
                <w:bCs/>
              </w:rPr>
              <w:t>I2C_EVENT_SLAVE_BYTE_RECEIVED</w:t>
            </w:r>
            <w:r w:rsidRPr="00B02BA0">
              <w:rPr>
                <w:rFonts w:ascii="Times New Roman" w:hAnsi="Times New Roman" w:cs="Times New Roman"/>
              </w:rPr>
              <w:t>​</w:t>
            </w:r>
            <w:r w:rsidR="00034A06">
              <w:rPr>
                <w:rFonts w:ascii="Times New Roman" w:hAnsi="Times New Roman" w:cs="Times New Roman" w:hint="eastAsia"/>
              </w:rPr>
              <w:t>(</w:t>
            </w:r>
            <w:r w:rsidR="00034A06" w:rsidRPr="00034A06">
              <w:rPr>
                <w:rFonts w:ascii="Times New Roman" w:hAnsi="Times New Roman" w:cs="Times New Roman"/>
              </w:rPr>
              <w:t>EV2</w:t>
            </w:r>
            <w:r w:rsidR="00034A06">
              <w:rPr>
                <w:rFonts w:ascii="Times New Roman" w:hAnsi="Times New Roman" w:cs="Times New Roman" w:hint="eastAsia"/>
              </w:rPr>
              <w:t>)</w:t>
            </w:r>
          </w:p>
          <w:p w14:paraId="75C05858" w14:textId="77777777" w:rsidR="0005374D" w:rsidRDefault="0005374D" w:rsidP="00B02BA0">
            <w:pPr>
              <w:rPr>
                <w:rFonts w:ascii="Segoe UI Emoji" w:hAnsi="Segoe UI Emoji" w:cs="Segoe UI Emoji"/>
              </w:rPr>
            </w:pPr>
            <w:r w:rsidRPr="0005374D">
              <w:rPr>
                <w:rFonts w:ascii="Segoe UI Emoji" w:hAnsi="Segoe UI Emoji" w:cs="Segoe UI Emoji"/>
              </w:rPr>
              <w:t>(I2C_EVENT_SLAVE_BYTE_RECEIVED | I2C_FLAG_</w:t>
            </w:r>
            <w:proofErr w:type="gramStart"/>
            <w:r w:rsidRPr="0005374D">
              <w:rPr>
                <w:rFonts w:ascii="Segoe UI Emoji" w:hAnsi="Segoe UI Emoji" w:cs="Segoe UI Emoji"/>
              </w:rPr>
              <w:t>GENCALL)</w:t>
            </w:r>
            <w:r>
              <w:rPr>
                <w:rFonts w:ascii="Segoe UI Emoji" w:hAnsi="Segoe UI Emoji" w:cs="Segoe UI Emoji" w:hint="eastAsia"/>
              </w:rPr>
              <w:t>(</w:t>
            </w:r>
            <w:proofErr w:type="gramEnd"/>
            <w:r>
              <w:rPr>
                <w:rFonts w:ascii="Segoe UI Emoji" w:hAnsi="Segoe UI Emoji" w:cs="Segoe UI Emoji" w:hint="eastAsia"/>
              </w:rPr>
              <w:t>EV2)</w:t>
            </w:r>
          </w:p>
          <w:p w14:paraId="372D4523" w14:textId="262D040D" w:rsidR="00B53FD0" w:rsidRPr="00B02BA0" w:rsidRDefault="00B53FD0" w:rsidP="00B02BA0">
            <w:pPr>
              <w:rPr>
                <w:rFonts w:ascii="Segoe UI Emoji" w:hAnsi="Segoe UI Emoji" w:cs="Segoe UI Emoji"/>
              </w:rPr>
            </w:pPr>
            <w:r w:rsidRPr="00B53FD0">
              <w:rPr>
                <w:rFonts w:ascii="Segoe UI Emoji" w:hAnsi="Segoe UI Emoji" w:cs="Segoe UI Emoji"/>
              </w:rPr>
              <w:t>(I2C_EVENT_SLAVE_BYTE_RECEIVED | I2C_FLAG_</w:t>
            </w:r>
            <w:proofErr w:type="gramStart"/>
            <w:r w:rsidRPr="00B53FD0">
              <w:rPr>
                <w:rFonts w:ascii="Segoe UI Emoji" w:hAnsi="Segoe UI Emoji" w:cs="Segoe UI Emoji"/>
              </w:rPr>
              <w:t>GENCALL)</w:t>
            </w:r>
            <w:r>
              <w:rPr>
                <w:rFonts w:ascii="Segoe UI Emoji" w:hAnsi="Segoe UI Emoji" w:cs="Segoe UI Emoji" w:hint="eastAsia"/>
              </w:rPr>
              <w:t>(</w:t>
            </w:r>
            <w:proofErr w:type="gramEnd"/>
            <w:r>
              <w:rPr>
                <w:rFonts w:ascii="Segoe UI Emoji" w:hAnsi="Segoe UI Emoji" w:cs="Segoe UI Emoji" w:hint="eastAsia"/>
              </w:rPr>
              <w:t>EV2)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EC21BC4" w14:textId="77777777" w:rsidR="00B02BA0" w:rsidRPr="00B02BA0" w:rsidRDefault="00B02BA0" w:rsidP="00B02BA0">
            <w:pPr>
              <w:rPr>
                <w:rFonts w:ascii="Segoe UI Emoji" w:hAnsi="Segoe UI Emoji" w:cs="Segoe UI Emoji"/>
              </w:rPr>
            </w:pPr>
            <w:r w:rsidRPr="00B02BA0">
              <w:rPr>
                <w:rFonts w:ascii="Segoe UI Emoji" w:hAnsi="Segoe UI Emoji" w:cs="Segoe UI Emoji"/>
              </w:rPr>
              <w:t>从设备</w:t>
            </w:r>
            <w:r w:rsidRPr="00B02BA0">
              <w:rPr>
                <w:rFonts w:ascii="Segoe UI Emoji" w:hAnsi="Segoe UI Emoji" w:cs="Segoe UI Emoji"/>
              </w:rPr>
              <w:t>-</w:t>
            </w:r>
            <w:r w:rsidRPr="00B02BA0">
              <w:rPr>
                <w:rFonts w:ascii="Segoe UI Emoji" w:hAnsi="Segoe UI Emoji" w:cs="Segoe UI Emoji"/>
              </w:rPr>
              <w:t>接收器</w:t>
            </w:r>
            <w:r w:rsidRPr="00B02BA0">
              <w:rPr>
                <w:rFonts w:ascii="Segoe UI Emoji" w:hAnsi="Segoe UI Emoji" w:cs="Segoe UI Emoji"/>
              </w:rPr>
              <w:t xml:space="preserve"> (Slave Receiver)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7B0160D" w14:textId="77777777" w:rsidR="00B02BA0" w:rsidRPr="00B02BA0" w:rsidRDefault="00B02BA0" w:rsidP="00B02BA0">
            <w:pPr>
              <w:rPr>
                <w:rFonts w:ascii="Segoe UI Emoji" w:hAnsi="Segoe UI Emoji" w:cs="Segoe UI Emoji"/>
              </w:rPr>
            </w:pPr>
            <w:r w:rsidRPr="00B02BA0">
              <w:rPr>
                <w:rFonts w:ascii="Segoe UI Emoji" w:hAnsi="Segoe UI Emoji" w:cs="Segoe UI Emoji"/>
              </w:rPr>
              <w:t>从设备已接收到一个字节的数据。</w:t>
            </w:r>
          </w:p>
        </w:tc>
      </w:tr>
      <w:tr w:rsidR="00B02BA0" w:rsidRPr="00B02BA0" w14:paraId="1C6C1E4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99F5610" w14:textId="77777777" w:rsidR="00B02BA0" w:rsidRPr="00B02BA0" w:rsidRDefault="00B02BA0" w:rsidP="00B02BA0">
            <w:pPr>
              <w:rPr>
                <w:rFonts w:ascii="Segoe UI Emoji" w:hAnsi="Segoe UI Emoji" w:cs="Segoe UI Emoji"/>
              </w:rPr>
            </w:pP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0B591BC" w14:textId="2F6FDC48"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I2C_EVENT_SLAVE_BYTE_TRANSMITTED</w:t>
            </w:r>
            <w:r w:rsidRPr="00B02BA0">
              <w:rPr>
                <w:rFonts w:ascii="Times New Roman" w:hAnsi="Times New Roman" w:cs="Times New Roman"/>
              </w:rPr>
              <w:t>​</w:t>
            </w:r>
            <w:r w:rsidR="00034A06">
              <w:rPr>
                <w:rFonts w:ascii="Times New Roman" w:hAnsi="Times New Roman" w:cs="Times New Roman" w:hint="eastAsia"/>
              </w:rPr>
              <w:t>(EV3)</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A49EAE" w14:textId="77777777" w:rsidR="00B02BA0" w:rsidRPr="00B02BA0" w:rsidRDefault="00B02BA0" w:rsidP="00B02BA0">
            <w:pPr>
              <w:rPr>
                <w:rFonts w:ascii="Segoe UI Emoji" w:hAnsi="Segoe UI Emoji" w:cs="Segoe UI Emoji"/>
              </w:rPr>
            </w:pPr>
            <w:r w:rsidRPr="00B02BA0">
              <w:rPr>
                <w:rFonts w:ascii="Segoe UI Emoji" w:hAnsi="Segoe UI Emoji" w:cs="Segoe UI Emoji"/>
              </w:rPr>
              <w:t>从设备</w:t>
            </w:r>
            <w:r w:rsidRPr="00B02BA0">
              <w:rPr>
                <w:rFonts w:ascii="Segoe UI Emoji" w:hAnsi="Segoe UI Emoji" w:cs="Segoe UI Emoji"/>
              </w:rPr>
              <w:t>-</w:t>
            </w:r>
            <w:r w:rsidRPr="00B02BA0">
              <w:rPr>
                <w:rFonts w:ascii="Segoe UI Emoji" w:hAnsi="Segoe UI Emoji" w:cs="Segoe UI Emoji"/>
              </w:rPr>
              <w:t>发送器</w:t>
            </w:r>
            <w:r w:rsidRPr="00B02BA0">
              <w:rPr>
                <w:rFonts w:ascii="Segoe UI Emoji" w:hAnsi="Segoe UI Emoji" w:cs="Segoe UI Emoji"/>
              </w:rPr>
              <w:t xml:space="preserve"> (Slave Transmitter)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6685AB1" w14:textId="77777777" w:rsidR="00B02BA0" w:rsidRPr="00B02BA0" w:rsidRDefault="00B02BA0" w:rsidP="00B02BA0">
            <w:pPr>
              <w:rPr>
                <w:rFonts w:ascii="Segoe UI Emoji" w:hAnsi="Segoe UI Emoji" w:cs="Segoe UI Emoji"/>
              </w:rPr>
            </w:pPr>
            <w:r w:rsidRPr="00B02BA0">
              <w:rPr>
                <w:rFonts w:ascii="Segoe UI Emoji" w:hAnsi="Segoe UI Emoji" w:cs="Segoe UI Emoji"/>
              </w:rPr>
              <w:t>从设备已成功发送一个字节的数据。</w:t>
            </w:r>
          </w:p>
        </w:tc>
      </w:tr>
      <w:tr w:rsidR="00B02BA0" w:rsidRPr="00B02BA0" w14:paraId="5A8D3E7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AD26BDF" w14:textId="77777777" w:rsidR="00B02BA0" w:rsidRPr="00B02BA0" w:rsidRDefault="00B02BA0" w:rsidP="00B02BA0">
            <w:pPr>
              <w:rPr>
                <w:rFonts w:ascii="Segoe UI Emoji" w:hAnsi="Segoe UI Emoji" w:cs="Segoe UI Emoji"/>
              </w:rPr>
            </w:pP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581414B" w14:textId="7D92825F"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I2C_EVENT_SLAVE_ACK_FAILURE</w:t>
            </w:r>
            <w:r w:rsidRPr="00B02BA0">
              <w:rPr>
                <w:rFonts w:ascii="Times New Roman" w:hAnsi="Times New Roman" w:cs="Times New Roman"/>
              </w:rPr>
              <w:t>​</w:t>
            </w:r>
            <w:r w:rsidR="00034A06">
              <w:rPr>
                <w:rFonts w:ascii="Times New Roman" w:hAnsi="Times New Roman" w:cs="Times New Roman" w:hint="eastAsia"/>
              </w:rPr>
              <w:t>(</w:t>
            </w:r>
            <w:r w:rsidR="00034A06" w:rsidRPr="00034A06">
              <w:rPr>
                <w:rFonts w:ascii="Times New Roman" w:hAnsi="Times New Roman" w:cs="Times New Roman"/>
              </w:rPr>
              <w:t>EV3_2</w:t>
            </w:r>
            <w:r w:rsidR="00034A06">
              <w:rPr>
                <w:rFonts w:ascii="Times New Roman" w:hAnsi="Times New Roman" w:cs="Times New Roman" w:hint="eastAsia"/>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AB2E10A" w14:textId="77777777" w:rsidR="00B02BA0" w:rsidRPr="00B02BA0" w:rsidRDefault="00B02BA0" w:rsidP="00B02BA0">
            <w:pPr>
              <w:rPr>
                <w:rFonts w:ascii="Segoe UI Emoji" w:hAnsi="Segoe UI Emoji" w:cs="Segoe UI Emoji"/>
              </w:rPr>
            </w:pPr>
            <w:r w:rsidRPr="00B02BA0">
              <w:rPr>
                <w:rFonts w:ascii="Segoe UI Emoji" w:hAnsi="Segoe UI Emoji" w:cs="Segoe UI Emoji"/>
              </w:rPr>
              <w:t>从设备</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B703425" w14:textId="77777777" w:rsidR="00B02BA0" w:rsidRPr="00B02BA0" w:rsidRDefault="00B02BA0" w:rsidP="00B02BA0">
            <w:pPr>
              <w:rPr>
                <w:rFonts w:ascii="Segoe UI Emoji" w:hAnsi="Segoe UI Emoji" w:cs="Segoe UI Emoji"/>
              </w:rPr>
            </w:pPr>
            <w:r w:rsidRPr="00B02BA0">
              <w:rPr>
                <w:rFonts w:ascii="Segoe UI Emoji" w:hAnsi="Segoe UI Emoji" w:cs="Segoe UI Emoji"/>
              </w:rPr>
              <w:t>从设备未能收到主机的应答信号（</w:t>
            </w:r>
            <w:r w:rsidRPr="00B02BA0">
              <w:rPr>
                <w:rFonts w:ascii="Segoe UI Emoji" w:hAnsi="Segoe UI Emoji" w:cs="Segoe UI Emoji"/>
              </w:rPr>
              <w:t>ACK</w:t>
            </w:r>
            <w:r w:rsidRPr="00B02BA0">
              <w:rPr>
                <w:rFonts w:ascii="Segoe UI Emoji" w:hAnsi="Segoe UI Emoji" w:cs="Segoe UI Emoji"/>
              </w:rPr>
              <w:t>）。</w:t>
            </w:r>
          </w:p>
        </w:tc>
      </w:tr>
      <w:tr w:rsidR="00B02BA0" w:rsidRPr="00B02BA0" w14:paraId="3FAA740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7A33373" w14:textId="77777777" w:rsidR="00B02BA0" w:rsidRPr="00B02BA0" w:rsidRDefault="00B02BA0" w:rsidP="00B02BA0">
            <w:pPr>
              <w:rPr>
                <w:rFonts w:ascii="Segoe UI Emoji" w:hAnsi="Segoe UI Emoji" w:cs="Segoe UI Emoji"/>
              </w:rPr>
            </w:pP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AF9AE26" w14:textId="544D8F18"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I2C_EVENT_SLAVE_STOP_DETECTED</w:t>
            </w:r>
            <w:r w:rsidRPr="00B02BA0">
              <w:rPr>
                <w:rFonts w:ascii="Times New Roman" w:hAnsi="Times New Roman" w:cs="Times New Roman"/>
              </w:rPr>
              <w:t>​</w:t>
            </w:r>
            <w:r w:rsidR="00034A06">
              <w:rPr>
                <w:rFonts w:ascii="Times New Roman" w:hAnsi="Times New Roman" w:cs="Times New Roman" w:hint="eastAsia"/>
              </w:rPr>
              <w:t>(</w:t>
            </w:r>
            <w:r w:rsidR="00034A06" w:rsidRPr="00034A06">
              <w:rPr>
                <w:rFonts w:ascii="Times New Roman" w:hAnsi="Times New Roman" w:cs="Times New Roman"/>
              </w:rPr>
              <w:t>EV4</w:t>
            </w:r>
            <w:r w:rsidR="00034A06">
              <w:rPr>
                <w:rFonts w:ascii="Times New Roman" w:hAnsi="Times New Roman" w:cs="Times New Roman" w:hint="eastAsia"/>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79ACCE2" w14:textId="77777777" w:rsidR="00B02BA0" w:rsidRPr="00B02BA0" w:rsidRDefault="00B02BA0" w:rsidP="00B02BA0">
            <w:pPr>
              <w:rPr>
                <w:rFonts w:ascii="Segoe UI Emoji" w:hAnsi="Segoe UI Emoji" w:cs="Segoe UI Emoji"/>
              </w:rPr>
            </w:pPr>
            <w:r w:rsidRPr="00B02BA0">
              <w:rPr>
                <w:rFonts w:ascii="Segoe UI Emoji" w:hAnsi="Segoe UI Emoji" w:cs="Segoe UI Emoji"/>
              </w:rPr>
              <w:t>从设备</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8B2D537" w14:textId="77777777" w:rsidR="00B02BA0" w:rsidRPr="00B02BA0" w:rsidRDefault="00B02BA0" w:rsidP="00B02BA0">
            <w:pPr>
              <w:rPr>
                <w:rFonts w:ascii="Segoe UI Emoji" w:hAnsi="Segoe UI Emoji" w:cs="Segoe UI Emoji"/>
              </w:rPr>
            </w:pPr>
            <w:r w:rsidRPr="00B02BA0">
              <w:rPr>
                <w:rFonts w:ascii="Segoe UI Emoji" w:hAnsi="Segoe UI Emoji" w:cs="Segoe UI Emoji"/>
              </w:rPr>
              <w:t>检测到主机发出的停止（</w:t>
            </w:r>
            <w:r w:rsidRPr="00B02BA0">
              <w:rPr>
                <w:rFonts w:ascii="Segoe UI Emoji" w:hAnsi="Segoe UI Emoji" w:cs="Segoe UI Emoji"/>
              </w:rPr>
              <w:t>STOP</w:t>
            </w:r>
            <w:r w:rsidRPr="00B02BA0">
              <w:rPr>
                <w:rFonts w:ascii="Segoe UI Emoji" w:hAnsi="Segoe UI Emoji" w:cs="Segoe UI Emoji"/>
              </w:rPr>
              <w:t>）信号。</w:t>
            </w:r>
          </w:p>
        </w:tc>
      </w:tr>
      <w:tr w:rsidR="00B02BA0" w:rsidRPr="00B02BA0" w14:paraId="56134D6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931EA3E" w14:textId="77777777"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color w:val="EE0000"/>
              </w:rPr>
              <w:t>主设备</w:t>
            </w:r>
            <w:r w:rsidRPr="00B02BA0">
              <w:rPr>
                <w:rFonts w:ascii="Segoe UI Emoji" w:hAnsi="Segoe UI Emoji" w:cs="Segoe UI Emoji"/>
                <w:b/>
                <w:bCs/>
              </w:rPr>
              <w:t>事件</w:t>
            </w:r>
            <w:r w:rsidRPr="00B02BA0">
              <w:rPr>
                <w:rFonts w:ascii="Segoe UI Emoji" w:hAnsi="Segoe UI Emoji" w:cs="Segoe UI Emoji"/>
                <w:b/>
                <w:bCs/>
              </w:rPr>
              <w:t xml:space="preserve"> (EV5-EV9)</w:t>
            </w:r>
            <w:r w:rsidRPr="00B02BA0">
              <w:rPr>
                <w:rFonts w:ascii="Times New Roman" w:hAnsi="Times New Roman" w:cs="Times New Roman"/>
                <w:b/>
                <w:bCs/>
              </w:rPr>
              <w:t>​</w:t>
            </w:r>
            <w:r w:rsidRPr="00B02BA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AF3FAC1" w14:textId="77777777"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I2C_EVENT_MASTER_MODE_SELECT</w:t>
            </w:r>
            <w:r w:rsidRPr="00B02BA0">
              <w:rPr>
                <w:rFonts w:ascii="Times New Roman" w:hAnsi="Times New Roman" w:cs="Times New Roman"/>
              </w:rPr>
              <w:t>​</w:t>
            </w:r>
            <w:r w:rsidRPr="00B02BA0">
              <w:rPr>
                <w:rFonts w:ascii="Segoe UI Emoji" w:hAnsi="Segoe UI Emoji" w:cs="Segoe UI Emoji"/>
              </w:rPr>
              <w:t xml:space="preserve"> (EV5)</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CE79AB9" w14:textId="77777777" w:rsidR="00B02BA0" w:rsidRPr="00B02BA0" w:rsidRDefault="00B02BA0" w:rsidP="00B02BA0">
            <w:pPr>
              <w:rPr>
                <w:rFonts w:ascii="Segoe UI Emoji" w:hAnsi="Segoe UI Emoji" w:cs="Segoe UI Emoji"/>
              </w:rPr>
            </w:pPr>
            <w:r w:rsidRPr="00B02BA0">
              <w:rPr>
                <w:rFonts w:ascii="Segoe UI Emoji" w:hAnsi="Segoe UI Emoji" w:cs="Segoe UI Emoji"/>
              </w:rPr>
              <w:t>主设备</w:t>
            </w:r>
            <w:r w:rsidRPr="00B02BA0">
              <w:rPr>
                <w:rFonts w:ascii="Segoe UI Emoji" w:hAnsi="Segoe UI Emoji" w:cs="Segoe UI Emoji"/>
              </w:rPr>
              <w:t xml:space="preserve"> (Master)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279887" w14:textId="77777777" w:rsidR="00B02BA0" w:rsidRPr="00B02BA0" w:rsidRDefault="00B02BA0" w:rsidP="00B02BA0">
            <w:pPr>
              <w:rPr>
                <w:rFonts w:ascii="Segoe UI Emoji" w:hAnsi="Segoe UI Emoji" w:cs="Segoe UI Emoji"/>
              </w:rPr>
            </w:pPr>
            <w:r w:rsidRPr="00B02BA0">
              <w:rPr>
                <w:rFonts w:ascii="Segoe UI Emoji" w:hAnsi="Segoe UI Emoji" w:cs="Segoe UI Emoji"/>
              </w:rPr>
              <w:t>主机已发出起始（</w:t>
            </w:r>
            <w:r w:rsidRPr="00B02BA0">
              <w:rPr>
                <w:rFonts w:ascii="Segoe UI Emoji" w:hAnsi="Segoe UI Emoji" w:cs="Segoe UI Emoji"/>
              </w:rPr>
              <w:t>START</w:t>
            </w:r>
            <w:r w:rsidRPr="00B02BA0">
              <w:rPr>
                <w:rFonts w:ascii="Segoe UI Emoji" w:hAnsi="Segoe UI Emoji" w:cs="Segoe UI Emoji"/>
              </w:rPr>
              <w:t>）信号，成功占据总线。</w:t>
            </w:r>
          </w:p>
        </w:tc>
      </w:tr>
      <w:tr w:rsidR="00B02BA0" w:rsidRPr="00B02BA0" w14:paraId="581ACE7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D8D6ADE" w14:textId="77777777" w:rsidR="00B02BA0" w:rsidRPr="00B02BA0" w:rsidRDefault="00B02BA0" w:rsidP="00B02BA0">
            <w:pPr>
              <w:rPr>
                <w:rFonts w:ascii="Segoe UI Emoji" w:hAnsi="Segoe UI Emoji" w:cs="Segoe UI Emoji"/>
              </w:rPr>
            </w:pP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549A98D" w14:textId="77777777"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I2C_EVENT_MASTER_TRANSMITTER_MODE_SELECTED</w:t>
            </w:r>
            <w:r w:rsidRPr="00B02BA0">
              <w:rPr>
                <w:rFonts w:ascii="Times New Roman" w:hAnsi="Times New Roman" w:cs="Times New Roman"/>
              </w:rPr>
              <w:t>​</w:t>
            </w:r>
            <w:r w:rsidRPr="00B02BA0">
              <w:rPr>
                <w:rFonts w:ascii="Segoe UI Emoji" w:hAnsi="Segoe UI Emoji" w:cs="Segoe UI Emoji"/>
              </w:rPr>
              <w:t xml:space="preserve"> (EV6)</w:t>
            </w:r>
            <w:r w:rsidRPr="00B02BA0">
              <w:rPr>
                <w:rFonts w:ascii="Segoe UI Emoji" w:hAnsi="Segoe UI Emoji" w:cs="Segoe UI Emoji"/>
              </w:rPr>
              <w:br/>
            </w:r>
            <w:r w:rsidRPr="00B02BA0">
              <w:rPr>
                <w:rFonts w:ascii="Times New Roman" w:hAnsi="Times New Roman" w:cs="Times New Roman"/>
              </w:rPr>
              <w:t>​</w:t>
            </w:r>
            <w:r w:rsidRPr="00B02BA0">
              <w:rPr>
                <w:rFonts w:ascii="Segoe UI Emoji" w:hAnsi="Segoe UI Emoji" w:cs="Segoe UI Emoji"/>
                <w:b/>
                <w:bCs/>
              </w:rPr>
              <w:t>I2C_EVENT_MASTER_RECEIVER_MODE_SELECTED</w:t>
            </w:r>
            <w:r w:rsidRPr="00B02BA0">
              <w:rPr>
                <w:rFonts w:ascii="Times New Roman" w:hAnsi="Times New Roman" w:cs="Times New Roman"/>
              </w:rPr>
              <w:t>​</w:t>
            </w:r>
            <w:r w:rsidRPr="00B02BA0">
              <w:rPr>
                <w:rFonts w:ascii="Segoe UI Emoji" w:hAnsi="Segoe UI Emoji" w:cs="Segoe UI Emoji"/>
              </w:rPr>
              <w:t xml:space="preserve"> (EV6)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FA7D6F" w14:textId="77777777" w:rsidR="00B02BA0" w:rsidRPr="00B02BA0" w:rsidRDefault="00B02BA0" w:rsidP="00B02BA0">
            <w:pPr>
              <w:rPr>
                <w:rFonts w:ascii="Segoe UI Emoji" w:hAnsi="Segoe UI Emoji" w:cs="Segoe UI Emoji"/>
              </w:rPr>
            </w:pPr>
            <w:r w:rsidRPr="00B02BA0">
              <w:rPr>
                <w:rFonts w:ascii="Segoe UI Emoji" w:hAnsi="Segoe UI Emoji" w:cs="Segoe UI Emoji"/>
              </w:rPr>
              <w:t>主设备</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5AAE4DE" w14:textId="77777777" w:rsidR="00B02BA0" w:rsidRPr="00B02BA0" w:rsidRDefault="00B02BA0" w:rsidP="00B02BA0">
            <w:pPr>
              <w:rPr>
                <w:rFonts w:ascii="Segoe UI Emoji" w:hAnsi="Segoe UI Emoji" w:cs="Segoe UI Emoji"/>
              </w:rPr>
            </w:pPr>
            <w:r w:rsidRPr="00B02BA0">
              <w:rPr>
                <w:rFonts w:ascii="Segoe UI Emoji" w:hAnsi="Segoe UI Emoji" w:cs="Segoe UI Emoji"/>
              </w:rPr>
              <w:t>主机发送从机地址后，已收到从机的应答信号，确立了发送或接收模式。</w:t>
            </w:r>
          </w:p>
        </w:tc>
      </w:tr>
      <w:tr w:rsidR="00B02BA0" w:rsidRPr="00B02BA0" w14:paraId="3E3488B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76ED54A" w14:textId="77777777" w:rsidR="00B02BA0" w:rsidRPr="00B02BA0" w:rsidRDefault="00B02BA0" w:rsidP="00B02BA0">
            <w:pPr>
              <w:rPr>
                <w:rFonts w:ascii="Segoe UI Emoji" w:hAnsi="Segoe UI Emoji" w:cs="Segoe UI Emoji"/>
              </w:rPr>
            </w:pP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1F9449D" w14:textId="77777777"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I2C_EVENT_MASTER_BYTE_RECEIVED</w:t>
            </w:r>
            <w:r w:rsidRPr="00B02BA0">
              <w:rPr>
                <w:rFonts w:ascii="Times New Roman" w:hAnsi="Times New Roman" w:cs="Times New Roman"/>
              </w:rPr>
              <w:t>​</w:t>
            </w:r>
            <w:r w:rsidRPr="00B02BA0">
              <w:rPr>
                <w:rFonts w:ascii="Segoe UI Emoji" w:hAnsi="Segoe UI Emoji" w:cs="Segoe UI Emoji"/>
              </w:rPr>
              <w:t xml:space="preserve"> (EV7)</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2C9EE83" w14:textId="77777777" w:rsidR="00B02BA0" w:rsidRPr="00B02BA0" w:rsidRDefault="00B02BA0" w:rsidP="00B02BA0">
            <w:pPr>
              <w:rPr>
                <w:rFonts w:ascii="Segoe UI Emoji" w:hAnsi="Segoe UI Emoji" w:cs="Segoe UI Emoji"/>
              </w:rPr>
            </w:pPr>
            <w:r w:rsidRPr="00B02BA0">
              <w:rPr>
                <w:rFonts w:ascii="Segoe UI Emoji" w:hAnsi="Segoe UI Emoji" w:cs="Segoe UI Emoji"/>
              </w:rPr>
              <w:t>主设备</w:t>
            </w:r>
            <w:r w:rsidRPr="00B02BA0">
              <w:rPr>
                <w:rFonts w:ascii="Segoe UI Emoji" w:hAnsi="Segoe UI Emoji" w:cs="Segoe UI Emoji"/>
              </w:rPr>
              <w:t>-</w:t>
            </w:r>
            <w:r w:rsidRPr="00B02BA0">
              <w:rPr>
                <w:rFonts w:ascii="Segoe UI Emoji" w:hAnsi="Segoe UI Emoji" w:cs="Segoe UI Emoji"/>
              </w:rPr>
              <w:t>接收器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7CFE943" w14:textId="77777777" w:rsidR="00B02BA0" w:rsidRPr="00B02BA0" w:rsidRDefault="00B02BA0" w:rsidP="00B02BA0">
            <w:pPr>
              <w:rPr>
                <w:rFonts w:ascii="Segoe UI Emoji" w:hAnsi="Segoe UI Emoji" w:cs="Segoe UI Emoji"/>
              </w:rPr>
            </w:pPr>
            <w:r w:rsidRPr="00B02BA0">
              <w:rPr>
                <w:rFonts w:ascii="Segoe UI Emoji" w:hAnsi="Segoe UI Emoji" w:cs="Segoe UI Emoji"/>
              </w:rPr>
              <w:t>主机已接收到一个字节的数据。</w:t>
            </w:r>
          </w:p>
        </w:tc>
      </w:tr>
      <w:tr w:rsidR="00B02BA0" w:rsidRPr="00B02BA0" w14:paraId="4354675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06E3C2A" w14:textId="77777777" w:rsidR="00B02BA0" w:rsidRPr="00B02BA0" w:rsidRDefault="00B02BA0" w:rsidP="00B02BA0">
            <w:pPr>
              <w:rPr>
                <w:rFonts w:ascii="Segoe UI Emoji" w:hAnsi="Segoe UI Emoji" w:cs="Segoe UI Emoji"/>
              </w:rPr>
            </w:pP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006BCA6" w14:textId="77777777"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I2C_EVENT_MASTER_BYTE_TRANSMITTING</w:t>
            </w:r>
            <w:r w:rsidRPr="00B02BA0">
              <w:rPr>
                <w:rFonts w:ascii="Times New Roman" w:hAnsi="Times New Roman" w:cs="Times New Roman"/>
              </w:rPr>
              <w:t>​</w:t>
            </w:r>
            <w:r w:rsidRPr="00B02BA0">
              <w:rPr>
                <w:rFonts w:ascii="Segoe UI Emoji" w:hAnsi="Segoe UI Emoji" w:cs="Segoe UI Emoji"/>
              </w:rPr>
              <w:t xml:space="preserve"> (EV8)</w:t>
            </w:r>
            <w:r w:rsidRPr="00B02BA0">
              <w:rPr>
                <w:rFonts w:ascii="Segoe UI Emoji" w:hAnsi="Segoe UI Emoji" w:cs="Segoe UI Emoji"/>
              </w:rPr>
              <w:br/>
            </w:r>
            <w:r w:rsidRPr="00B02BA0">
              <w:rPr>
                <w:rFonts w:ascii="Times New Roman" w:hAnsi="Times New Roman" w:cs="Times New Roman"/>
              </w:rPr>
              <w:t>​</w:t>
            </w:r>
            <w:r w:rsidRPr="00B02BA0">
              <w:rPr>
                <w:rFonts w:ascii="Segoe UI Emoji" w:hAnsi="Segoe UI Emoji" w:cs="Segoe UI Emoji"/>
                <w:b/>
                <w:bCs/>
              </w:rPr>
              <w:t>I2C_EVENT_MASTER_BYTE_TRANSMITTED</w:t>
            </w:r>
            <w:r w:rsidRPr="00B02BA0">
              <w:rPr>
                <w:rFonts w:ascii="Times New Roman" w:hAnsi="Times New Roman" w:cs="Times New Roman"/>
              </w:rPr>
              <w:t>​</w:t>
            </w:r>
            <w:r w:rsidRPr="00B02BA0">
              <w:rPr>
                <w:rFonts w:ascii="Segoe UI Emoji" w:hAnsi="Segoe UI Emoji" w:cs="Segoe UI Emoji"/>
              </w:rPr>
              <w:t xml:space="preserve"> (EV8_2)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D7FF849" w14:textId="77777777" w:rsidR="00B02BA0" w:rsidRPr="00B02BA0" w:rsidRDefault="00B02BA0" w:rsidP="00B02BA0">
            <w:pPr>
              <w:rPr>
                <w:rFonts w:ascii="Segoe UI Emoji" w:hAnsi="Segoe UI Emoji" w:cs="Segoe UI Emoji"/>
              </w:rPr>
            </w:pPr>
            <w:r w:rsidRPr="00B02BA0">
              <w:rPr>
                <w:rFonts w:ascii="Segoe UI Emoji" w:hAnsi="Segoe UI Emoji" w:cs="Segoe UI Emoji"/>
              </w:rPr>
              <w:t>主设备</w:t>
            </w:r>
            <w:r w:rsidRPr="00B02BA0">
              <w:rPr>
                <w:rFonts w:ascii="Segoe UI Emoji" w:hAnsi="Segoe UI Emoji" w:cs="Segoe UI Emoji"/>
              </w:rPr>
              <w:t>-</w:t>
            </w:r>
            <w:r w:rsidRPr="00B02BA0">
              <w:rPr>
                <w:rFonts w:ascii="Segoe UI Emoji" w:hAnsi="Segoe UI Emoji" w:cs="Segoe UI Emoji"/>
              </w:rPr>
              <w:t>发送器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164CE8A" w14:textId="77777777" w:rsidR="00B02BA0" w:rsidRPr="00B02BA0" w:rsidRDefault="00B02BA0" w:rsidP="00B02BA0">
            <w:pPr>
              <w:rPr>
                <w:rFonts w:ascii="Segoe UI Emoji" w:hAnsi="Segoe UI Emoji" w:cs="Segoe UI Emoji"/>
              </w:rPr>
            </w:pPr>
            <w:r w:rsidRPr="00B02BA0">
              <w:rPr>
                <w:rFonts w:ascii="Segoe UI Emoji" w:hAnsi="Segoe UI Emoji" w:cs="Segoe UI Emoji"/>
              </w:rPr>
              <w:t>主机数据寄存器已就绪，可写入下一个待发送数据</w:t>
            </w:r>
            <w:r w:rsidRPr="00B02BA0">
              <w:rPr>
                <w:rFonts w:ascii="Segoe UI Emoji" w:hAnsi="Segoe UI Emoji" w:cs="Segoe UI Emoji"/>
              </w:rPr>
              <w:lastRenderedPageBreak/>
              <w:t>（</w:t>
            </w:r>
            <w:r w:rsidRPr="00B02BA0">
              <w:rPr>
                <w:rFonts w:ascii="Segoe UI Emoji" w:hAnsi="Segoe UI Emoji" w:cs="Segoe UI Emoji"/>
              </w:rPr>
              <w:t>EV8</w:t>
            </w:r>
            <w:r w:rsidRPr="00B02BA0">
              <w:rPr>
                <w:rFonts w:ascii="Segoe UI Emoji" w:hAnsi="Segoe UI Emoji" w:cs="Segoe UI Emoji"/>
              </w:rPr>
              <w:t>），或一个字节已成功发送（</w:t>
            </w:r>
            <w:r w:rsidRPr="00B02BA0">
              <w:rPr>
                <w:rFonts w:ascii="Segoe UI Emoji" w:hAnsi="Segoe UI Emoji" w:cs="Segoe UI Emoji"/>
              </w:rPr>
              <w:t>EV8_2</w:t>
            </w:r>
            <w:r w:rsidRPr="00B02BA0">
              <w:rPr>
                <w:rFonts w:ascii="Segoe UI Emoji" w:hAnsi="Segoe UI Emoji" w:cs="Segoe UI Emoji"/>
              </w:rPr>
              <w:t>）。</w:t>
            </w:r>
          </w:p>
        </w:tc>
      </w:tr>
      <w:tr w:rsidR="00B02BA0" w:rsidRPr="00B02BA0" w14:paraId="19A67BD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80D3AF7" w14:textId="77777777" w:rsidR="00B02BA0" w:rsidRPr="00B02BA0" w:rsidRDefault="00B02BA0" w:rsidP="00B02BA0">
            <w:pPr>
              <w:rPr>
                <w:rFonts w:ascii="Segoe UI Emoji" w:hAnsi="Segoe UI Emoji" w:cs="Segoe UI Emoji"/>
              </w:rPr>
            </w:pP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E9BDEB6" w14:textId="77777777" w:rsidR="00B02BA0" w:rsidRPr="00B02BA0" w:rsidRDefault="00B02BA0" w:rsidP="00B02BA0">
            <w:p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I2C_EVENT_MASTER_MODE_ADDRESS10</w:t>
            </w:r>
            <w:r w:rsidRPr="00B02BA0">
              <w:rPr>
                <w:rFonts w:ascii="Times New Roman" w:hAnsi="Times New Roman" w:cs="Times New Roman"/>
              </w:rPr>
              <w:t>​</w:t>
            </w:r>
            <w:r w:rsidRPr="00B02BA0">
              <w:rPr>
                <w:rFonts w:ascii="Segoe UI Emoji" w:hAnsi="Segoe UI Emoji" w:cs="Segoe UI Emoji"/>
              </w:rPr>
              <w:t xml:space="preserve"> (EV9)</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CBBC2CF" w14:textId="77777777" w:rsidR="00B02BA0" w:rsidRPr="00B02BA0" w:rsidRDefault="00B02BA0" w:rsidP="00B02BA0">
            <w:pPr>
              <w:rPr>
                <w:rFonts w:ascii="Segoe UI Emoji" w:hAnsi="Segoe UI Emoji" w:cs="Segoe UI Emoji"/>
              </w:rPr>
            </w:pPr>
            <w:r w:rsidRPr="00B02BA0">
              <w:rPr>
                <w:rFonts w:ascii="Segoe UI Emoji" w:hAnsi="Segoe UI Emoji" w:cs="Segoe UI Emoji"/>
              </w:rPr>
              <w:t>主设备</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A2D5F1B" w14:textId="77777777" w:rsidR="00B02BA0" w:rsidRPr="00B02BA0" w:rsidRDefault="00B02BA0" w:rsidP="00B02BA0">
            <w:pPr>
              <w:rPr>
                <w:rFonts w:ascii="Segoe UI Emoji" w:hAnsi="Segoe UI Emoji" w:cs="Segoe UI Emoji"/>
              </w:rPr>
            </w:pPr>
            <w:r w:rsidRPr="00B02BA0">
              <w:rPr>
                <w:rFonts w:ascii="Segoe UI Emoji" w:hAnsi="Segoe UI Emoji" w:cs="Segoe UI Emoji"/>
              </w:rPr>
              <w:t>使用</w:t>
            </w:r>
            <w:r w:rsidRPr="00B02BA0">
              <w:rPr>
                <w:rFonts w:ascii="Segoe UI Emoji" w:hAnsi="Segoe UI Emoji" w:cs="Segoe UI Emoji"/>
              </w:rPr>
              <w:t>10</w:t>
            </w:r>
            <w:r w:rsidRPr="00B02BA0">
              <w:rPr>
                <w:rFonts w:ascii="Segoe UI Emoji" w:hAnsi="Segoe UI Emoji" w:cs="Segoe UI Emoji"/>
              </w:rPr>
              <w:t>位地址模式时，主机已发送地址的第一个字节。</w:t>
            </w:r>
          </w:p>
        </w:tc>
      </w:tr>
    </w:tbl>
    <w:p w14:paraId="22E958DF" w14:textId="77777777" w:rsidR="00B02BA0" w:rsidRPr="00B02BA0" w:rsidRDefault="00B02BA0" w:rsidP="00B02BA0">
      <w:pPr>
        <w:rPr>
          <w:rFonts w:ascii="Segoe UI Emoji" w:hAnsi="Segoe UI Emoji" w:cs="Segoe UI Emoji"/>
          <w:b/>
          <w:bCs/>
        </w:rPr>
      </w:pPr>
      <w:r w:rsidRPr="00B02BA0">
        <w:rPr>
          <w:rFonts w:ascii="Segoe UI Emoji" w:hAnsi="Segoe UI Emoji" w:cs="Segoe UI Emoji"/>
          <w:b/>
          <w:bCs/>
        </w:rPr>
        <w:t xml:space="preserve">💡 </w:t>
      </w:r>
      <w:r w:rsidRPr="00B02BA0">
        <w:rPr>
          <w:rFonts w:ascii="Segoe UI Emoji" w:hAnsi="Segoe UI Emoji" w:cs="Segoe UI Emoji"/>
          <w:b/>
          <w:bCs/>
        </w:rPr>
        <w:t>如何在实际编程中使用这些事件</w:t>
      </w:r>
    </w:p>
    <w:p w14:paraId="6D032938" w14:textId="77777777" w:rsidR="00B02BA0" w:rsidRPr="00B02BA0" w:rsidRDefault="00B02BA0" w:rsidP="00B02BA0">
      <w:pPr>
        <w:rPr>
          <w:rFonts w:ascii="Segoe UI Emoji" w:hAnsi="Segoe UI Emoji" w:cs="Segoe UI Emoji"/>
        </w:rPr>
      </w:pPr>
      <w:r w:rsidRPr="00B02BA0">
        <w:rPr>
          <w:rFonts w:ascii="Segoe UI Emoji" w:hAnsi="Segoe UI Emoji" w:cs="Segoe UI Emoji"/>
        </w:rPr>
        <w:t>在</w:t>
      </w:r>
      <w:r w:rsidRPr="00B02BA0">
        <w:rPr>
          <w:rFonts w:ascii="Segoe UI Emoji" w:hAnsi="Segoe UI Emoji" w:cs="Segoe UI Emoji"/>
        </w:rPr>
        <w:t>STM32</w:t>
      </w:r>
      <w:r w:rsidRPr="00B02BA0">
        <w:rPr>
          <w:rFonts w:ascii="Segoe UI Emoji" w:hAnsi="Segoe UI Emoji" w:cs="Segoe UI Emoji"/>
        </w:rPr>
        <w:t>标准外设库的编程中，这些事件宏是管理</w:t>
      </w:r>
      <w:r w:rsidRPr="00B02BA0">
        <w:rPr>
          <w:rFonts w:ascii="Segoe UI Emoji" w:hAnsi="Segoe UI Emoji" w:cs="Segoe UI Emoji"/>
        </w:rPr>
        <w:t>I2C</w:t>
      </w:r>
      <w:r w:rsidRPr="00B02BA0">
        <w:rPr>
          <w:rFonts w:ascii="Segoe UI Emoji" w:hAnsi="Segoe UI Emoji" w:cs="Segoe UI Emoji"/>
        </w:rPr>
        <w:t>通信流程的基石。通常，你会按以下步骤使用它们：</w:t>
      </w:r>
    </w:p>
    <w:p w14:paraId="2D512AC1" w14:textId="77777777" w:rsidR="00B02BA0" w:rsidRPr="00B02BA0" w:rsidRDefault="00B02BA0" w:rsidP="00B02BA0">
      <w:pPr>
        <w:numPr>
          <w:ilvl w:val="0"/>
          <w:numId w:val="725"/>
        </w:num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初始化</w:t>
      </w:r>
      <w:r w:rsidRPr="00B02BA0">
        <w:rPr>
          <w:rFonts w:ascii="Segoe UI Emoji" w:hAnsi="Segoe UI Emoji" w:cs="Segoe UI Emoji"/>
          <w:b/>
          <w:bCs/>
        </w:rPr>
        <w:t>I2C</w:t>
      </w:r>
      <w:r w:rsidRPr="00B02BA0">
        <w:rPr>
          <w:rFonts w:ascii="Times New Roman" w:hAnsi="Times New Roman" w:cs="Times New Roman"/>
        </w:rPr>
        <w:t>​</w:t>
      </w:r>
      <w:r w:rsidRPr="00B02BA0">
        <w:rPr>
          <w:rFonts w:ascii="Segoe UI Emoji" w:hAnsi="Segoe UI Emoji" w:cs="Segoe UI Emoji"/>
        </w:rPr>
        <w:t>：配置</w:t>
      </w:r>
      <w:r w:rsidRPr="00B02BA0">
        <w:rPr>
          <w:rFonts w:ascii="Segoe UI Emoji" w:hAnsi="Segoe UI Emoji" w:cs="Segoe UI Emoji"/>
        </w:rPr>
        <w:t>GPIO</w:t>
      </w:r>
      <w:r w:rsidRPr="00B02BA0">
        <w:rPr>
          <w:rFonts w:ascii="Segoe UI Emoji" w:hAnsi="Segoe UI Emoji" w:cs="Segoe UI Emoji"/>
        </w:rPr>
        <w:t>和</w:t>
      </w:r>
      <w:r w:rsidRPr="00B02BA0">
        <w:rPr>
          <w:rFonts w:ascii="Segoe UI Emoji" w:hAnsi="Segoe UI Emoji" w:cs="Segoe UI Emoji"/>
        </w:rPr>
        <w:t>I2C</w:t>
      </w:r>
      <w:r w:rsidRPr="00B02BA0">
        <w:rPr>
          <w:rFonts w:ascii="Segoe UI Emoji" w:hAnsi="Segoe UI Emoji" w:cs="Segoe UI Emoji"/>
        </w:rPr>
        <w:t>外设的初始化结构体（如</w:t>
      </w:r>
      <w:r w:rsidRPr="00B02BA0">
        <w:rPr>
          <w:rFonts w:ascii="Segoe UI Emoji" w:hAnsi="Segoe UI Emoji" w:cs="Segoe UI Emoji"/>
        </w:rPr>
        <w:t xml:space="preserve"> I2C_InitTypeDef</w:t>
      </w:r>
      <w:r w:rsidRPr="00B02BA0">
        <w:rPr>
          <w:rFonts w:ascii="Segoe UI Emoji" w:hAnsi="Segoe UI Emoji" w:cs="Segoe UI Emoji"/>
        </w:rPr>
        <w:t>），设置时钟速度、自身地址、应答使能等参数。</w:t>
      </w:r>
    </w:p>
    <w:p w14:paraId="1DE1E6B0" w14:textId="77777777" w:rsidR="00B02BA0" w:rsidRPr="00B02BA0" w:rsidRDefault="00B02BA0" w:rsidP="00B02BA0">
      <w:pPr>
        <w:numPr>
          <w:ilvl w:val="0"/>
          <w:numId w:val="725"/>
        </w:num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状态检查</w:t>
      </w:r>
      <w:r w:rsidRPr="00B02BA0">
        <w:rPr>
          <w:rFonts w:ascii="Times New Roman" w:hAnsi="Times New Roman" w:cs="Times New Roman"/>
        </w:rPr>
        <w:t>​</w:t>
      </w:r>
      <w:r w:rsidRPr="00B02BA0">
        <w:rPr>
          <w:rFonts w:ascii="Segoe UI Emoji" w:hAnsi="Segoe UI Emoji" w:cs="Segoe UI Emoji"/>
        </w:rPr>
        <w:t>：在代码的关键节点，使用</w:t>
      </w:r>
      <w:r w:rsidRPr="00B02BA0">
        <w:rPr>
          <w:rFonts w:ascii="Segoe UI Emoji" w:hAnsi="Segoe UI Emoji" w:cs="Segoe UI Emoji"/>
        </w:rPr>
        <w:t xml:space="preserve"> I2C_CheckEvent(I2Cx, EVENT)</w:t>
      </w:r>
      <w:r w:rsidRPr="00B02BA0">
        <w:rPr>
          <w:rFonts w:ascii="Segoe UI Emoji" w:hAnsi="Segoe UI Emoji" w:cs="Segoe UI Emoji"/>
        </w:rPr>
        <w:t>函数来轮询等待特定事件的发生。例如，在主机发送起始信号后，等待</w:t>
      </w:r>
      <w:r w:rsidRPr="00B02BA0">
        <w:rPr>
          <w:rFonts w:ascii="Segoe UI Emoji" w:hAnsi="Segoe UI Emoji" w:cs="Segoe UI Emoji"/>
        </w:rPr>
        <w:t xml:space="preserve"> EV5</w:t>
      </w:r>
      <w:r w:rsidRPr="00B02BA0">
        <w:rPr>
          <w:rFonts w:ascii="Segoe UI Emoji" w:hAnsi="Segoe UI Emoji" w:cs="Segoe UI Emoji"/>
        </w:rPr>
        <w:t>事件；在发送从机地址后，等待</w:t>
      </w:r>
      <w:r w:rsidRPr="00B02BA0">
        <w:rPr>
          <w:rFonts w:ascii="Segoe UI Emoji" w:hAnsi="Segoe UI Emoji" w:cs="Segoe UI Emoji"/>
        </w:rPr>
        <w:t xml:space="preserve"> EV6</w:t>
      </w:r>
      <w:r w:rsidRPr="00B02BA0">
        <w:rPr>
          <w:rFonts w:ascii="Segoe UI Emoji" w:hAnsi="Segoe UI Emoji" w:cs="Segoe UI Emoji"/>
        </w:rPr>
        <w:t>事件。</w:t>
      </w:r>
    </w:p>
    <w:p w14:paraId="7E5BA6BB" w14:textId="77777777" w:rsidR="00B02BA0" w:rsidRPr="00B02BA0" w:rsidRDefault="00B02BA0" w:rsidP="00B02BA0">
      <w:pPr>
        <w:numPr>
          <w:ilvl w:val="0"/>
          <w:numId w:val="725"/>
        </w:num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后续操作</w:t>
      </w:r>
      <w:r w:rsidRPr="00B02BA0">
        <w:rPr>
          <w:rFonts w:ascii="Times New Roman" w:hAnsi="Times New Roman" w:cs="Times New Roman"/>
        </w:rPr>
        <w:t>​</w:t>
      </w:r>
      <w:r w:rsidRPr="00B02BA0">
        <w:rPr>
          <w:rFonts w:ascii="Segoe UI Emoji" w:hAnsi="Segoe UI Emoji" w:cs="Segoe UI Emoji"/>
        </w:rPr>
        <w:t>：一旦检测到预期事件，程序就可以执行下一步操作，如写入数据寄存器（</w:t>
      </w:r>
      <w:r w:rsidRPr="00B02BA0">
        <w:rPr>
          <w:rFonts w:ascii="Segoe UI Emoji" w:hAnsi="Segoe UI Emoji" w:cs="Segoe UI Emoji"/>
        </w:rPr>
        <w:t>DR</w:t>
      </w:r>
      <w:r w:rsidRPr="00B02BA0">
        <w:rPr>
          <w:rFonts w:ascii="Segoe UI Emoji" w:hAnsi="Segoe UI Emoji" w:cs="Segoe UI Emoji"/>
        </w:rPr>
        <w:t>）或读取接收到的数据。</w:t>
      </w:r>
    </w:p>
    <w:p w14:paraId="1D184800" w14:textId="77777777" w:rsidR="00B02BA0" w:rsidRPr="00B02BA0" w:rsidRDefault="00B02BA0" w:rsidP="00B02BA0">
      <w:pPr>
        <w:rPr>
          <w:rFonts w:ascii="Segoe UI Emoji" w:hAnsi="Segoe UI Emoji" w:cs="Segoe UI Emoji"/>
          <w:b/>
          <w:bCs/>
        </w:rPr>
      </w:pPr>
      <w:r w:rsidRPr="00B02BA0">
        <w:rPr>
          <w:rFonts w:ascii="Segoe UI Emoji" w:hAnsi="Segoe UI Emoji" w:cs="Segoe UI Emoji"/>
          <w:b/>
          <w:bCs/>
        </w:rPr>
        <w:lastRenderedPageBreak/>
        <w:t xml:space="preserve">⚠️ </w:t>
      </w:r>
      <w:r w:rsidRPr="00B02BA0">
        <w:rPr>
          <w:rFonts w:ascii="Segoe UI Emoji" w:hAnsi="Segoe UI Emoji" w:cs="Segoe UI Emoji"/>
          <w:b/>
          <w:bCs/>
        </w:rPr>
        <w:t>重要注意事项</w:t>
      </w:r>
    </w:p>
    <w:p w14:paraId="478EE96A" w14:textId="77777777" w:rsidR="00B02BA0" w:rsidRPr="00B02BA0" w:rsidRDefault="00B02BA0" w:rsidP="00B02BA0">
      <w:pPr>
        <w:numPr>
          <w:ilvl w:val="0"/>
          <w:numId w:val="726"/>
        </w:num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芯片差异</w:t>
      </w:r>
      <w:r w:rsidRPr="00B02BA0">
        <w:rPr>
          <w:rFonts w:ascii="Times New Roman" w:hAnsi="Times New Roman" w:cs="Times New Roman"/>
        </w:rPr>
        <w:t>​</w:t>
      </w:r>
      <w:r w:rsidRPr="00B02BA0">
        <w:rPr>
          <w:rFonts w:ascii="Segoe UI Emoji" w:hAnsi="Segoe UI Emoji" w:cs="Segoe UI Emoji"/>
        </w:rPr>
        <w:t>：你提供的这些事件宏定义主要适用于</w:t>
      </w:r>
      <w:r w:rsidRPr="00B02BA0">
        <w:rPr>
          <w:rFonts w:ascii="Segoe UI Emoji" w:hAnsi="Segoe UI Emoji" w:cs="Segoe UI Emoji"/>
        </w:rPr>
        <w:t>STM32F1</w:t>
      </w:r>
      <w:r w:rsidRPr="00B02BA0">
        <w:rPr>
          <w:rFonts w:ascii="Segoe UI Emoji" w:hAnsi="Segoe UI Emoji" w:cs="Segoe UI Emoji"/>
        </w:rPr>
        <w:t>、</w:t>
      </w:r>
      <w:r w:rsidRPr="00B02BA0">
        <w:rPr>
          <w:rFonts w:ascii="Segoe UI Emoji" w:hAnsi="Segoe UI Emoji" w:cs="Segoe UI Emoji"/>
        </w:rPr>
        <w:t>F4</w:t>
      </w:r>
      <w:r w:rsidRPr="00B02BA0">
        <w:rPr>
          <w:rFonts w:ascii="Segoe UI Emoji" w:hAnsi="Segoe UI Emoji" w:cs="Segoe UI Emoji"/>
        </w:rPr>
        <w:t>等系列。如果你使用的是其他品牌的兼容芯片（如</w:t>
      </w:r>
      <w:r w:rsidRPr="00B02BA0">
        <w:rPr>
          <w:rFonts w:ascii="Segoe UI Emoji" w:hAnsi="Segoe UI Emoji" w:cs="Segoe UI Emoji"/>
        </w:rPr>
        <w:t>GD32</w:t>
      </w:r>
      <w:r w:rsidRPr="00B02BA0">
        <w:rPr>
          <w:rFonts w:ascii="Segoe UI Emoji" w:hAnsi="Segoe UI Emoji" w:cs="Segoe UI Emoji"/>
        </w:rPr>
        <w:t>），其</w:t>
      </w:r>
      <w:r w:rsidRPr="00B02BA0">
        <w:rPr>
          <w:rFonts w:ascii="Segoe UI Emoji" w:hAnsi="Segoe UI Emoji" w:cs="Segoe UI Emoji"/>
        </w:rPr>
        <w:t>I2C</w:t>
      </w:r>
      <w:r w:rsidRPr="00B02BA0">
        <w:rPr>
          <w:rFonts w:ascii="Segoe UI Emoji" w:hAnsi="Segoe UI Emoji" w:cs="Segoe UI Emoji"/>
        </w:rPr>
        <w:t>事件的值或行为可能与</w:t>
      </w:r>
      <w:r w:rsidRPr="00B02BA0">
        <w:rPr>
          <w:rFonts w:ascii="Segoe UI Emoji" w:hAnsi="Segoe UI Emoji" w:cs="Segoe UI Emoji"/>
        </w:rPr>
        <w:t>STM32</w:t>
      </w:r>
      <w:r w:rsidRPr="00B02BA0">
        <w:rPr>
          <w:rFonts w:ascii="Segoe UI Emoji" w:hAnsi="Segoe UI Emoji" w:cs="Segoe UI Emoji"/>
        </w:rPr>
        <w:t>存在差异，直接使用</w:t>
      </w:r>
      <w:r w:rsidRPr="00B02BA0">
        <w:rPr>
          <w:rFonts w:ascii="Segoe UI Emoji" w:hAnsi="Segoe UI Emoji" w:cs="Segoe UI Emoji"/>
        </w:rPr>
        <w:t>ST</w:t>
      </w:r>
      <w:r w:rsidRPr="00B02BA0">
        <w:rPr>
          <w:rFonts w:ascii="Segoe UI Emoji" w:hAnsi="Segoe UI Emoji" w:cs="Segoe UI Emoji"/>
        </w:rPr>
        <w:t>的库函数可能需要修改。务必参考对应芯片的官方库文件和手册。</w:t>
      </w:r>
    </w:p>
    <w:p w14:paraId="509D50F0" w14:textId="77777777" w:rsidR="00B02BA0" w:rsidRPr="00B02BA0" w:rsidRDefault="00B02BA0" w:rsidP="00B02BA0">
      <w:pPr>
        <w:numPr>
          <w:ilvl w:val="0"/>
          <w:numId w:val="726"/>
        </w:num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错误处理</w:t>
      </w:r>
      <w:r w:rsidRPr="00B02BA0">
        <w:rPr>
          <w:rFonts w:ascii="Times New Roman" w:hAnsi="Times New Roman" w:cs="Times New Roman"/>
        </w:rPr>
        <w:t>​</w:t>
      </w:r>
      <w:r w:rsidRPr="00B02BA0">
        <w:rPr>
          <w:rFonts w:ascii="Segoe UI Emoji" w:hAnsi="Segoe UI Emoji" w:cs="Segoe UI Emoji"/>
        </w:rPr>
        <w:t>：</w:t>
      </w:r>
      <w:r w:rsidRPr="00B02BA0">
        <w:rPr>
          <w:rFonts w:ascii="Segoe UI Emoji" w:hAnsi="Segoe UI Emoji" w:cs="Segoe UI Emoji"/>
        </w:rPr>
        <w:t>I2C_CheckEvent()</w:t>
      </w:r>
      <w:r w:rsidRPr="00B02BA0">
        <w:rPr>
          <w:rFonts w:ascii="Segoe UI Emoji" w:hAnsi="Segoe UI Emoji" w:cs="Segoe UI Emoji"/>
        </w:rPr>
        <w:t>函数通常只检查通信状态标志，而</w:t>
      </w:r>
      <w:r w:rsidRPr="00B02BA0">
        <w:rPr>
          <w:rFonts w:ascii="Segoe UI Emoji" w:hAnsi="Segoe UI Emoji" w:cs="Segoe UI Emoji"/>
          <w:b/>
          <w:bCs/>
        </w:rPr>
        <w:t>不检查错误标志</w:t>
      </w:r>
      <w:r w:rsidRPr="00B02BA0">
        <w:rPr>
          <w:rFonts w:ascii="Segoe UI Emoji" w:hAnsi="Segoe UI Emoji" w:cs="Segoe UI Emoji"/>
        </w:rPr>
        <w:t>。在实际项目中，强烈建议同时启用错误中断（如</w:t>
      </w:r>
      <w:r w:rsidRPr="00B02BA0">
        <w:rPr>
          <w:rFonts w:ascii="Segoe UI Emoji" w:hAnsi="Segoe UI Emoji" w:cs="Segoe UI Emoji"/>
        </w:rPr>
        <w:t xml:space="preserve"> I2C_IT_ERR</w:t>
      </w:r>
      <w:r w:rsidRPr="00B02BA0">
        <w:rPr>
          <w:rFonts w:ascii="Segoe UI Emoji" w:hAnsi="Segoe UI Emoji" w:cs="Segoe UI Emoji"/>
        </w:rPr>
        <w:t>），并在中断服务函数中检查总线错误（</w:t>
      </w:r>
      <w:r w:rsidRPr="00B02BA0">
        <w:rPr>
          <w:rFonts w:ascii="Segoe UI Emoji" w:hAnsi="Segoe UI Emoji" w:cs="Segoe UI Emoji"/>
        </w:rPr>
        <w:t>BERR</w:t>
      </w:r>
      <w:r w:rsidRPr="00B02BA0">
        <w:rPr>
          <w:rFonts w:ascii="Segoe UI Emoji" w:hAnsi="Segoe UI Emoji" w:cs="Segoe UI Emoji"/>
        </w:rPr>
        <w:t>）、应答错误（</w:t>
      </w:r>
      <w:r w:rsidRPr="00B02BA0">
        <w:rPr>
          <w:rFonts w:ascii="Segoe UI Emoji" w:hAnsi="Segoe UI Emoji" w:cs="Segoe UI Emoji"/>
        </w:rPr>
        <w:t>AF</w:t>
      </w:r>
      <w:r w:rsidRPr="00B02BA0">
        <w:rPr>
          <w:rFonts w:ascii="Segoe UI Emoji" w:hAnsi="Segoe UI Emoji" w:cs="Segoe UI Emoji"/>
        </w:rPr>
        <w:t>）、仲裁丢失（</w:t>
      </w:r>
      <w:r w:rsidRPr="00B02BA0">
        <w:rPr>
          <w:rFonts w:ascii="Segoe UI Emoji" w:hAnsi="Segoe UI Emoji" w:cs="Segoe UI Emoji"/>
        </w:rPr>
        <w:t>ARLO</w:t>
      </w:r>
      <w:r w:rsidRPr="00B02BA0">
        <w:rPr>
          <w:rFonts w:ascii="Segoe UI Emoji" w:hAnsi="Segoe UI Emoji" w:cs="Segoe UI Emoji"/>
        </w:rPr>
        <w:t>）等错误标志，并进行相应处理，这样才能构建健壮的通信程序。</w:t>
      </w:r>
    </w:p>
    <w:p w14:paraId="3E36E154" w14:textId="77777777" w:rsidR="00B02BA0" w:rsidRPr="00B02BA0" w:rsidRDefault="00B02BA0" w:rsidP="00B02BA0">
      <w:pPr>
        <w:numPr>
          <w:ilvl w:val="0"/>
          <w:numId w:val="726"/>
        </w:numPr>
        <w:rPr>
          <w:rFonts w:ascii="Segoe UI Emoji" w:hAnsi="Segoe UI Emoji" w:cs="Segoe UI Emoji"/>
        </w:rPr>
      </w:pPr>
      <w:r w:rsidRPr="00B02BA0">
        <w:rPr>
          <w:rFonts w:ascii="Times New Roman" w:hAnsi="Times New Roman" w:cs="Times New Roman"/>
        </w:rPr>
        <w:t>​</w:t>
      </w:r>
      <w:r w:rsidRPr="00B02BA0">
        <w:rPr>
          <w:rFonts w:ascii="Segoe UI Emoji" w:hAnsi="Segoe UI Emoji" w:cs="Segoe UI Emoji"/>
          <w:b/>
          <w:bCs/>
        </w:rPr>
        <w:t>新模式</w:t>
      </w:r>
      <w:proofErr w:type="gramStart"/>
      <w:r w:rsidRPr="00B02BA0">
        <w:rPr>
          <w:rFonts w:ascii="Segoe UI Emoji" w:hAnsi="Segoe UI Emoji" w:cs="Segoe UI Emoji"/>
          <w:b/>
          <w:bCs/>
        </w:rPr>
        <w:t>库</w:t>
      </w:r>
      <w:r w:rsidRPr="00B02BA0">
        <w:rPr>
          <w:rFonts w:ascii="Times New Roman" w:hAnsi="Times New Roman" w:cs="Times New Roman"/>
        </w:rPr>
        <w:t>​</w:t>
      </w:r>
      <w:r w:rsidRPr="00B02BA0">
        <w:rPr>
          <w:rFonts w:ascii="Segoe UI Emoji" w:hAnsi="Segoe UI Emoji" w:cs="Segoe UI Emoji"/>
        </w:rPr>
        <w:t>：</w:t>
      </w:r>
      <w:proofErr w:type="gramEnd"/>
      <w:r w:rsidRPr="00B02BA0">
        <w:rPr>
          <w:rFonts w:ascii="Segoe UI Emoji" w:hAnsi="Segoe UI Emoji" w:cs="Segoe UI Emoji"/>
        </w:rPr>
        <w:t>这些事件宏属于</w:t>
      </w:r>
      <w:r w:rsidRPr="00B02BA0">
        <w:rPr>
          <w:rFonts w:ascii="Segoe UI Emoji" w:hAnsi="Segoe UI Emoji" w:cs="Segoe UI Emoji"/>
        </w:rPr>
        <w:t>STM32</w:t>
      </w:r>
      <w:r w:rsidRPr="00B02BA0">
        <w:rPr>
          <w:rFonts w:ascii="Segoe UI Emoji" w:hAnsi="Segoe UI Emoji" w:cs="Segoe UI Emoji"/>
        </w:rPr>
        <w:t>的</w:t>
      </w:r>
      <w:r w:rsidRPr="00B02BA0">
        <w:rPr>
          <w:rFonts w:ascii="Segoe UI Emoji" w:hAnsi="Segoe UI Emoji" w:cs="Segoe UI Emoji"/>
          <w:b/>
          <w:bCs/>
        </w:rPr>
        <w:t>标准外设库（</w:t>
      </w:r>
      <w:r w:rsidRPr="00B02BA0">
        <w:rPr>
          <w:rFonts w:ascii="Segoe UI Emoji" w:hAnsi="Segoe UI Emoji" w:cs="Segoe UI Emoji"/>
          <w:b/>
          <w:bCs/>
        </w:rPr>
        <w:t>SPL</w:t>
      </w:r>
      <w:proofErr w:type="gramStart"/>
      <w:r w:rsidRPr="00B02BA0">
        <w:rPr>
          <w:rFonts w:ascii="Segoe UI Emoji" w:hAnsi="Segoe UI Emoji" w:cs="Segoe UI Emoji"/>
          <w:b/>
          <w:bCs/>
        </w:rPr>
        <w:t>）</w:t>
      </w:r>
      <w:r w:rsidRPr="00B02BA0">
        <w:rPr>
          <w:rFonts w:ascii="Times New Roman" w:hAnsi="Times New Roman" w:cs="Times New Roman"/>
          <w:b/>
          <w:bCs/>
        </w:rPr>
        <w:t>​</w:t>
      </w:r>
      <w:r w:rsidRPr="00B02BA0">
        <w:rPr>
          <w:rFonts w:ascii="Segoe UI Emoji" w:hAnsi="Segoe UI Emoji" w:cs="Segoe UI Emoji"/>
        </w:rPr>
        <w:t>。</w:t>
      </w:r>
      <w:proofErr w:type="gramEnd"/>
      <w:r w:rsidRPr="00B02BA0">
        <w:rPr>
          <w:rFonts w:ascii="Segoe UI Emoji" w:hAnsi="Segoe UI Emoji" w:cs="Segoe UI Emoji"/>
        </w:rPr>
        <w:t>对于新的项目，</w:t>
      </w:r>
      <w:r w:rsidRPr="00B02BA0">
        <w:rPr>
          <w:rFonts w:ascii="Segoe UI Emoji" w:hAnsi="Segoe UI Emoji" w:cs="Segoe UI Emoji"/>
        </w:rPr>
        <w:t>ST</w:t>
      </w:r>
      <w:r w:rsidRPr="00B02BA0">
        <w:rPr>
          <w:rFonts w:ascii="Segoe UI Emoji" w:hAnsi="Segoe UI Emoji" w:cs="Segoe UI Emoji"/>
        </w:rPr>
        <w:t>推荐使用</w:t>
      </w:r>
      <w:r w:rsidRPr="00B02BA0">
        <w:rPr>
          <w:rFonts w:ascii="Segoe UI Emoji" w:hAnsi="Segoe UI Emoji" w:cs="Segoe UI Emoji"/>
          <w:b/>
          <w:bCs/>
        </w:rPr>
        <w:t>HAL</w:t>
      </w:r>
      <w:r w:rsidRPr="00B02BA0">
        <w:rPr>
          <w:rFonts w:ascii="Segoe UI Emoji" w:hAnsi="Segoe UI Emoji" w:cs="Segoe UI Emoji"/>
          <w:b/>
          <w:bCs/>
        </w:rPr>
        <w:t>库</w:t>
      </w:r>
      <w:r w:rsidRPr="00B02BA0">
        <w:rPr>
          <w:rFonts w:ascii="Segoe UI Emoji" w:hAnsi="Segoe UI Emoji" w:cs="Segoe UI Emoji"/>
        </w:rPr>
        <w:t>或</w:t>
      </w:r>
      <w:r w:rsidRPr="00B02BA0">
        <w:rPr>
          <w:rFonts w:ascii="Segoe UI Emoji" w:hAnsi="Segoe UI Emoji" w:cs="Segoe UI Emoji"/>
          <w:b/>
          <w:bCs/>
        </w:rPr>
        <w:t>LL</w:t>
      </w:r>
      <w:r w:rsidRPr="00B02BA0">
        <w:rPr>
          <w:rFonts w:ascii="Segoe UI Emoji" w:hAnsi="Segoe UI Emoji" w:cs="Segoe UI Emoji"/>
          <w:b/>
          <w:bCs/>
        </w:rPr>
        <w:t>库</w:t>
      </w:r>
      <w:r w:rsidRPr="00B02BA0">
        <w:rPr>
          <w:rFonts w:ascii="Segoe UI Emoji" w:hAnsi="Segoe UI Emoji" w:cs="Segoe UI Emoji"/>
        </w:rPr>
        <w:t>，这些新库使用了不同的</w:t>
      </w:r>
      <w:r w:rsidRPr="00B02BA0">
        <w:rPr>
          <w:rFonts w:ascii="Segoe UI Emoji" w:hAnsi="Segoe UI Emoji" w:cs="Segoe UI Emoji"/>
        </w:rPr>
        <w:t>API</w:t>
      </w:r>
      <w:r w:rsidRPr="00B02BA0">
        <w:rPr>
          <w:rFonts w:ascii="Segoe UI Emoji" w:hAnsi="Segoe UI Emoji" w:cs="Segoe UI Emoji"/>
        </w:rPr>
        <w:t>和事件管理方式。</w:t>
      </w:r>
    </w:p>
    <w:p w14:paraId="5A6F1AB2" w14:textId="77777777" w:rsidR="00B02BA0" w:rsidRPr="00B02BA0" w:rsidRDefault="00B02BA0" w:rsidP="00B02BA0">
      <w:pPr>
        <w:rPr>
          <w:rFonts w:ascii="Segoe UI Emoji" w:hAnsi="Segoe UI Emoji" w:cs="Segoe UI Emoji"/>
        </w:rPr>
      </w:pPr>
      <w:r w:rsidRPr="00B02BA0">
        <w:rPr>
          <w:rFonts w:ascii="Segoe UI Emoji" w:hAnsi="Segoe UI Emoji" w:cs="Segoe UI Emoji"/>
        </w:rPr>
        <w:t>希望这些解释能帮助你更好地理解和使用</w:t>
      </w:r>
      <w:r w:rsidRPr="00B02BA0">
        <w:rPr>
          <w:rFonts w:ascii="Segoe UI Emoji" w:hAnsi="Segoe UI Emoji" w:cs="Segoe UI Emoji"/>
        </w:rPr>
        <w:t>STM32</w:t>
      </w:r>
      <w:r w:rsidRPr="00B02BA0">
        <w:rPr>
          <w:rFonts w:ascii="Segoe UI Emoji" w:hAnsi="Segoe UI Emoji" w:cs="Segoe UI Emoji"/>
        </w:rPr>
        <w:t>的</w:t>
      </w:r>
      <w:r w:rsidRPr="00B02BA0">
        <w:rPr>
          <w:rFonts w:ascii="Segoe UI Emoji" w:hAnsi="Segoe UI Emoji" w:cs="Segoe UI Emoji"/>
        </w:rPr>
        <w:t>I2C</w:t>
      </w:r>
      <w:r w:rsidRPr="00B02BA0">
        <w:rPr>
          <w:rFonts w:ascii="Segoe UI Emoji" w:hAnsi="Segoe UI Emoji" w:cs="Segoe UI Emoji"/>
        </w:rPr>
        <w:t>事件。如果你正在调试某个具体的通信流程，或者指明了使用的具体芯片型号，我可以尝试提供更具体的分析。</w:t>
      </w:r>
    </w:p>
    <w:p w14:paraId="66F29B0F" w14:textId="77777777" w:rsidR="00097339" w:rsidRPr="00B02BA0" w:rsidRDefault="00097339" w:rsidP="00097339">
      <w:pPr>
        <w:rPr>
          <w:rFonts w:ascii="Segoe UI Emoji" w:hAnsi="Segoe UI Emoji" w:cs="Segoe UI Emoji"/>
        </w:rPr>
      </w:pPr>
    </w:p>
    <w:p w14:paraId="6792859C" w14:textId="435D221D" w:rsidR="00B039A2" w:rsidRPr="00B039A2" w:rsidRDefault="00B039A2" w:rsidP="00B02BA0">
      <w:pPr>
        <w:pStyle w:val="3"/>
      </w:pPr>
      <w:r w:rsidRPr="00B039A2">
        <w:rPr>
          <w:rFonts w:ascii="Segoe UI Emoji" w:hAnsi="Segoe UI Emoji" w:cs="Segoe UI Emoji"/>
        </w:rPr>
        <w:t>💡</w:t>
      </w:r>
      <w:r w:rsidRPr="00B039A2">
        <w:t xml:space="preserve"> 使用要点与替代方案 </w:t>
      </w:r>
    </w:p>
    <w:p w14:paraId="7B1CA429" w14:textId="77777777" w:rsidR="00B039A2" w:rsidRPr="00B039A2" w:rsidRDefault="00B039A2" w:rsidP="00B039A2">
      <w:pPr>
        <w:numPr>
          <w:ilvl w:val="0"/>
          <w:numId w:val="714"/>
        </w:numPr>
      </w:pPr>
      <w:r w:rsidRPr="00B039A2">
        <w:rPr>
          <w:rFonts w:ascii="Times New Roman" w:hAnsi="Times New Roman" w:cs="Times New Roman"/>
        </w:rPr>
        <w:t>​</w:t>
      </w:r>
      <w:r w:rsidRPr="00B039A2">
        <w:rPr>
          <w:b/>
          <w:bCs/>
        </w:rPr>
        <w:t>确保流程顺序</w:t>
      </w:r>
      <w:r w:rsidRPr="00B039A2">
        <w:rPr>
          <w:rFonts w:ascii="Times New Roman" w:hAnsi="Times New Roman" w:cs="Times New Roman"/>
        </w:rPr>
        <w:t>​</w:t>
      </w:r>
      <w:r w:rsidRPr="00B039A2">
        <w:t>：正确使用 I2C_CheckEvent()是保证I2C通信按照严格时序进行的关键。</w:t>
      </w:r>
    </w:p>
    <w:p w14:paraId="14D2A7B7" w14:textId="77777777" w:rsidR="00B039A2" w:rsidRPr="00B039A2" w:rsidRDefault="00B039A2" w:rsidP="00B039A2">
      <w:pPr>
        <w:numPr>
          <w:ilvl w:val="0"/>
          <w:numId w:val="714"/>
        </w:numPr>
      </w:pPr>
      <w:r w:rsidRPr="00B039A2">
        <w:rPr>
          <w:rFonts w:ascii="Times New Roman" w:hAnsi="Times New Roman" w:cs="Times New Roman"/>
        </w:rPr>
        <w:t>​</w:t>
      </w:r>
      <w:r w:rsidRPr="00B039A2">
        <w:rPr>
          <w:b/>
          <w:bCs/>
        </w:rPr>
        <w:t>轮询模式</w:t>
      </w:r>
      <w:r w:rsidRPr="00B039A2">
        <w:rPr>
          <w:rFonts w:ascii="Times New Roman" w:hAnsi="Times New Roman" w:cs="Times New Roman"/>
        </w:rPr>
        <w:t>​</w:t>
      </w:r>
      <w:r w:rsidRPr="00B039A2">
        <w:t>：该函数通常用于</w:t>
      </w:r>
      <w:r w:rsidRPr="00B039A2">
        <w:rPr>
          <w:b/>
          <w:bCs/>
        </w:rPr>
        <w:t>轮询模式</w:t>
      </w:r>
      <w:r w:rsidRPr="00B039A2">
        <w:t>，代码结构简单，但会阻塞CPU执行。</w:t>
      </w:r>
    </w:p>
    <w:p w14:paraId="7078E3D4" w14:textId="77777777" w:rsidR="00B039A2" w:rsidRPr="00B039A2" w:rsidRDefault="00B039A2" w:rsidP="00B039A2">
      <w:pPr>
        <w:numPr>
          <w:ilvl w:val="0"/>
          <w:numId w:val="714"/>
        </w:numPr>
      </w:pPr>
      <w:r w:rsidRPr="00B039A2">
        <w:rPr>
          <w:rFonts w:ascii="Times New Roman" w:hAnsi="Times New Roman" w:cs="Times New Roman"/>
        </w:rPr>
        <w:t>​</w:t>
      </w:r>
      <w:r w:rsidRPr="00B039A2">
        <w:rPr>
          <w:b/>
          <w:bCs/>
        </w:rPr>
        <w:t>替代函数</w:t>
      </w:r>
      <w:r w:rsidRPr="00B039A2">
        <w:rPr>
          <w:rFonts w:ascii="Times New Roman" w:hAnsi="Times New Roman" w:cs="Times New Roman"/>
        </w:rPr>
        <w:t>​</w:t>
      </w:r>
      <w:r w:rsidRPr="00B039A2">
        <w:t>：STM32标准库还提供了其他状态监测方法：</w:t>
      </w:r>
    </w:p>
    <w:p w14:paraId="68C93FBD" w14:textId="77777777" w:rsidR="00B039A2" w:rsidRPr="00B039A2" w:rsidRDefault="00B039A2" w:rsidP="00B039A2">
      <w:pPr>
        <w:numPr>
          <w:ilvl w:val="1"/>
          <w:numId w:val="714"/>
        </w:numPr>
      </w:pPr>
      <w:r w:rsidRPr="00B039A2">
        <w:t>I2C_GetLastEvent()：返回状态寄存器的原始值，更灵活，适合在</w:t>
      </w:r>
      <w:r w:rsidRPr="00B039A2">
        <w:rPr>
          <w:b/>
          <w:bCs/>
        </w:rPr>
        <w:t>中断模式</w:t>
      </w:r>
      <w:r w:rsidRPr="00B039A2">
        <w:t>下使用。</w:t>
      </w:r>
    </w:p>
    <w:p w14:paraId="0B9F1C17" w14:textId="77777777" w:rsidR="00B039A2" w:rsidRPr="00B039A2" w:rsidRDefault="00B039A2" w:rsidP="00B039A2">
      <w:pPr>
        <w:numPr>
          <w:ilvl w:val="1"/>
          <w:numId w:val="714"/>
        </w:numPr>
      </w:pPr>
      <w:r w:rsidRPr="00B039A2">
        <w:t>I2C_GetFlagStatus()：用于检查</w:t>
      </w:r>
      <w:r w:rsidRPr="00B039A2">
        <w:rPr>
          <w:b/>
          <w:bCs/>
        </w:rPr>
        <w:t>单个标志位</w:t>
      </w:r>
      <w:r w:rsidRPr="00B039A2">
        <w:t>的状态，通常用于调试或检查简单状态。</w:t>
      </w:r>
    </w:p>
    <w:p w14:paraId="37D4DE4C" w14:textId="7F2054E2" w:rsidR="00C4739F" w:rsidRDefault="00B039A2" w:rsidP="00C4739F">
      <w:r w:rsidRPr="00B039A2">
        <w:t>希望这些信息能帮助你更好地理解和使用 I2C_CheckEvent()函数。如果你在具体应用中遇到特定事件判断的问题，可以随时提出。</w:t>
      </w:r>
    </w:p>
    <w:p w14:paraId="37D79D77" w14:textId="7A996D0C" w:rsidR="00FD1090" w:rsidRDefault="00FD1090" w:rsidP="0091727C">
      <w:pPr>
        <w:pStyle w:val="2"/>
      </w:pPr>
      <w:r>
        <w:rPr>
          <w:rFonts w:hint="eastAsia"/>
        </w:rPr>
        <w:lastRenderedPageBreak/>
        <w:t>I</w:t>
      </w:r>
      <w:r w:rsidRPr="009F4DC2">
        <w:t>2C</w:t>
      </w:r>
      <w:r>
        <w:rPr>
          <w:rFonts w:hint="eastAsia"/>
        </w:rPr>
        <w:t>_</w:t>
      </w:r>
      <w:r w:rsidRPr="009F4DC2">
        <w:t>GetLastEvent</w:t>
      </w:r>
      <w:r>
        <w:rPr>
          <w:rFonts w:hint="eastAsia"/>
        </w:rPr>
        <w:t>()</w:t>
      </w:r>
      <w:r w:rsidR="0091727C">
        <w:br/>
      </w:r>
      <w:r w:rsidR="0091727C">
        <w:rPr>
          <w:rFonts w:hint="eastAsia"/>
        </w:rPr>
        <w:t>高级状态监控函数</w:t>
      </w:r>
      <w:r w:rsidR="0011627C">
        <w:br/>
      </w:r>
      <w:r w:rsidR="0011627C" w:rsidRPr="0011627C">
        <w:t>获取I2C总线当前的最新事件状态</w:t>
      </w:r>
    </w:p>
    <w:p w14:paraId="747260F1" w14:textId="77777777" w:rsidR="0011627C" w:rsidRPr="0011627C" w:rsidRDefault="0011627C" w:rsidP="0011627C">
      <w:r w:rsidRPr="0011627C">
        <w:t>I2C_GetLastEvent()是STM32标准外设库中一个非常重要的</w:t>
      </w:r>
      <w:r w:rsidRPr="0011627C">
        <w:rPr>
          <w:b/>
          <w:bCs/>
        </w:rPr>
        <w:t>高级状态监控函数</w:t>
      </w:r>
      <w:r w:rsidRPr="0011627C">
        <w:t>，主要用于获取I2C总线当前的最新事件状态。下面为你详细解释这个函数。</w:t>
      </w:r>
    </w:p>
    <w:p w14:paraId="62FDE759" w14:textId="77777777" w:rsidR="0011627C" w:rsidRPr="0011627C" w:rsidRDefault="0011627C" w:rsidP="00CD123C">
      <w:pPr>
        <w:pStyle w:val="3"/>
      </w:pPr>
      <w:r w:rsidRPr="0011627C">
        <w:rPr>
          <w:rFonts w:ascii="Segoe UI Emoji" w:hAnsi="Segoe UI Emoji" w:cs="Segoe UI Emoji"/>
        </w:rPr>
        <w:t>🔍</w:t>
      </w:r>
      <w:r w:rsidRPr="0011627C">
        <w:t xml:space="preserve"> 函数功能与返回值</w:t>
      </w:r>
    </w:p>
    <w:p w14:paraId="41A12D74" w14:textId="77777777" w:rsidR="0011627C" w:rsidRPr="0011627C" w:rsidRDefault="0011627C" w:rsidP="0011627C">
      <w:pPr>
        <w:numPr>
          <w:ilvl w:val="0"/>
          <w:numId w:val="717"/>
        </w:numPr>
      </w:pPr>
      <w:r w:rsidRPr="0011627C">
        <w:rPr>
          <w:rFonts w:ascii="Times New Roman" w:hAnsi="Times New Roman" w:cs="Times New Roman"/>
        </w:rPr>
        <w:t>​</w:t>
      </w:r>
      <w:r w:rsidRPr="0011627C">
        <w:rPr>
          <w:b/>
          <w:bCs/>
        </w:rPr>
        <w:t>核心功能</w:t>
      </w:r>
      <w:r w:rsidRPr="0011627C">
        <w:rPr>
          <w:rFonts w:ascii="Times New Roman" w:hAnsi="Times New Roman" w:cs="Times New Roman"/>
        </w:rPr>
        <w:t>​</w:t>
      </w:r>
      <w:r w:rsidRPr="0011627C">
        <w:t>：I2C_GetLastEvent()用于返回指定I2C外设（I2Cx）的</w:t>
      </w:r>
      <w:r w:rsidRPr="0011627C">
        <w:rPr>
          <w:color w:val="EE0000"/>
        </w:rPr>
        <w:t>状态寄存器的组合值</w:t>
      </w:r>
      <w:r w:rsidRPr="0011627C">
        <w:t>。这个值反映了I2C总线上</w:t>
      </w:r>
      <w:r w:rsidRPr="0011627C">
        <w:rPr>
          <w:b/>
          <w:bCs/>
        </w:rPr>
        <w:t>最近发生的事件状态</w:t>
      </w:r>
      <w:r w:rsidRPr="0011627C">
        <w:t>。</w:t>
      </w:r>
    </w:p>
    <w:p w14:paraId="5F599919" w14:textId="77777777" w:rsidR="0011627C" w:rsidRPr="0011627C" w:rsidRDefault="0011627C" w:rsidP="0011627C">
      <w:pPr>
        <w:numPr>
          <w:ilvl w:val="0"/>
          <w:numId w:val="717"/>
        </w:numPr>
      </w:pPr>
      <w:r w:rsidRPr="0011627C">
        <w:rPr>
          <w:rFonts w:ascii="Times New Roman" w:hAnsi="Times New Roman" w:cs="Times New Roman"/>
        </w:rPr>
        <w:t>​</w:t>
      </w:r>
      <w:r w:rsidRPr="0011627C">
        <w:rPr>
          <w:b/>
          <w:bCs/>
        </w:rPr>
        <w:t>返回值含义</w:t>
      </w:r>
      <w:r w:rsidRPr="0011627C">
        <w:rPr>
          <w:rFonts w:ascii="Times New Roman" w:hAnsi="Times New Roman" w:cs="Times New Roman"/>
        </w:rPr>
        <w:t>​</w:t>
      </w:r>
      <w:r w:rsidRPr="0011627C">
        <w:t>：该函数返回一个32位无符号整数（uint32_t）。这个返回值实际上是I2C外设的</w:t>
      </w:r>
      <w:r w:rsidRPr="0011627C">
        <w:rPr>
          <w:b/>
          <w:bCs/>
        </w:rPr>
        <w:t>SR1（状态寄存器1）和SR3（状态寄存器3，针对某些系列）寄存器内容的组合</w:t>
      </w:r>
      <w:r w:rsidRPr="0011627C">
        <w:t>。简单来说，它提供了一个I2C总线当前状态的“快照”。</w:t>
      </w:r>
    </w:p>
    <w:p w14:paraId="0B534BBF" w14:textId="77777777" w:rsidR="0011627C" w:rsidRPr="0011627C" w:rsidRDefault="0011627C" w:rsidP="00CD123C">
      <w:pPr>
        <w:pStyle w:val="3"/>
      </w:pPr>
      <w:r w:rsidRPr="0011627C">
        <w:rPr>
          <w:rFonts w:ascii="Segoe UI Emoji" w:hAnsi="Segoe UI Emoji" w:cs="Segoe UI Emoji"/>
        </w:rPr>
        <w:t>⚖️</w:t>
      </w:r>
      <w:r w:rsidRPr="0011627C">
        <w:t xml:space="preserve"> 三种状态监控方式对比</w:t>
      </w:r>
    </w:p>
    <w:p w14:paraId="158D94F0" w14:textId="77777777" w:rsidR="0011627C" w:rsidRPr="0011627C" w:rsidRDefault="0011627C" w:rsidP="0011627C">
      <w:r w:rsidRPr="0011627C">
        <w:t>STM32标准库提供了三种主要的I2C状态监控方法，理解它们的区别至关重要：</w:t>
      </w:r>
    </w:p>
    <w:p w14:paraId="739777A7" w14:textId="77777777" w:rsidR="0011627C" w:rsidRPr="0011627C" w:rsidRDefault="0011627C" w:rsidP="0011627C">
      <w:pPr>
        <w:numPr>
          <w:ilvl w:val="0"/>
          <w:numId w:val="718"/>
        </w:numPr>
      </w:pPr>
      <w:r w:rsidRPr="0011627C">
        <w:rPr>
          <w:rFonts w:ascii="Times New Roman" w:hAnsi="Times New Roman" w:cs="Times New Roman"/>
        </w:rPr>
        <w:t>​</w:t>
      </w:r>
      <w:r w:rsidRPr="0011627C">
        <w:rPr>
          <w:b/>
          <w:bCs/>
        </w:rPr>
        <w:t>I2C_CheckEvent()（基本状态监测）</w:t>
      </w:r>
      <w:r w:rsidRPr="0011627C">
        <w:rPr>
          <w:rFonts w:ascii="Times New Roman" w:hAnsi="Times New Roman" w:cs="Times New Roman"/>
          <w:b/>
          <w:bCs/>
        </w:rPr>
        <w:t>​</w:t>
      </w:r>
      <w:r w:rsidRPr="0011627C">
        <w:rPr>
          <w:rFonts w:ascii="Times New Roman" w:hAnsi="Times New Roman" w:cs="Times New Roman"/>
        </w:rPr>
        <w:t>​</w:t>
      </w:r>
      <w:r w:rsidRPr="0011627C">
        <w:t>：这个函数会将</w:t>
      </w:r>
      <w:r w:rsidRPr="0011627C">
        <w:rPr>
          <w:color w:val="EE0000"/>
        </w:rPr>
        <w:t>当前的I2C状态</w:t>
      </w:r>
      <w:r w:rsidRPr="0011627C">
        <w:t>与一个你</w:t>
      </w:r>
      <w:r w:rsidRPr="0011627C">
        <w:rPr>
          <w:color w:val="EE0000"/>
        </w:rPr>
        <w:t>预先定义好的特定事件</w:t>
      </w:r>
      <w:r w:rsidRPr="0011627C">
        <w:t>（比如 I2C_EVENT_MASTER_TRANSMITTER_MODE_SELECTED）进行比较。如果状态匹配，则返回SUCCESS（成功），否则返回ERROR（错误）。它就像在问：“现在是不是EV6事件？”。</w:t>
      </w:r>
    </w:p>
    <w:p w14:paraId="14D631EA" w14:textId="77777777" w:rsidR="0011627C" w:rsidRPr="0011627C" w:rsidRDefault="0011627C" w:rsidP="0011627C">
      <w:pPr>
        <w:numPr>
          <w:ilvl w:val="0"/>
          <w:numId w:val="718"/>
        </w:numPr>
      </w:pPr>
      <w:r w:rsidRPr="0011627C">
        <w:rPr>
          <w:rFonts w:ascii="Times New Roman" w:hAnsi="Times New Roman" w:cs="Times New Roman"/>
        </w:rPr>
        <w:t>​</w:t>
      </w:r>
      <w:r w:rsidRPr="0011627C">
        <w:rPr>
          <w:b/>
          <w:bCs/>
        </w:rPr>
        <w:t>I2C_GetLastEvent()（高级状态监测）</w:t>
      </w:r>
      <w:r w:rsidRPr="0011627C">
        <w:rPr>
          <w:rFonts w:ascii="Times New Roman" w:hAnsi="Times New Roman" w:cs="Times New Roman"/>
          <w:b/>
          <w:bCs/>
        </w:rPr>
        <w:t>​</w:t>
      </w:r>
      <w:r w:rsidRPr="0011627C">
        <w:rPr>
          <w:rFonts w:ascii="Times New Roman" w:hAnsi="Times New Roman" w:cs="Times New Roman"/>
        </w:rPr>
        <w:t>​</w:t>
      </w:r>
      <w:r w:rsidRPr="0011627C">
        <w:t>：这个函数直接返回状态寄存器的原始值。你需要自己编写代码来判断这个返回值代表什么状态，灵活性非常高。它就像在说：“这是当前所有状态标志位的情况，请你根据自己的逻辑来判断。”。</w:t>
      </w:r>
    </w:p>
    <w:p w14:paraId="78459560" w14:textId="77777777" w:rsidR="0011627C" w:rsidRPr="0011627C" w:rsidRDefault="0011627C" w:rsidP="0011627C">
      <w:pPr>
        <w:numPr>
          <w:ilvl w:val="0"/>
          <w:numId w:val="718"/>
        </w:numPr>
      </w:pPr>
      <w:r w:rsidRPr="0011627C">
        <w:rPr>
          <w:rFonts w:ascii="Times New Roman" w:hAnsi="Times New Roman" w:cs="Times New Roman"/>
        </w:rPr>
        <w:t>​</w:t>
      </w:r>
      <w:r w:rsidRPr="0011627C">
        <w:rPr>
          <w:b/>
          <w:bCs/>
        </w:rPr>
        <w:t>I2C_GetFlagStatus()（基于标志位的状态监测）</w:t>
      </w:r>
      <w:r w:rsidRPr="0011627C">
        <w:rPr>
          <w:rFonts w:ascii="Times New Roman" w:hAnsi="Times New Roman" w:cs="Times New Roman"/>
          <w:b/>
          <w:bCs/>
        </w:rPr>
        <w:t>​</w:t>
      </w:r>
      <w:r w:rsidRPr="0011627C">
        <w:rPr>
          <w:rFonts w:ascii="Times New Roman" w:hAnsi="Times New Roman" w:cs="Times New Roman"/>
        </w:rPr>
        <w:t>​</w:t>
      </w:r>
      <w:r w:rsidRPr="0011627C">
        <w:t>：这个函数只检查</w:t>
      </w:r>
      <w:r w:rsidRPr="0011627C">
        <w:rPr>
          <w:b/>
          <w:bCs/>
          <w:color w:val="EE0000"/>
        </w:rPr>
        <w:t>某一个</w:t>
      </w:r>
      <w:r w:rsidRPr="0011627C">
        <w:rPr>
          <w:color w:val="EE0000"/>
        </w:rPr>
        <w:t>特定的状态标志位</w:t>
      </w:r>
      <w:r w:rsidRPr="0011627C">
        <w:t>（比如总线忙BUSY标志）是否被置位。它适用于检查</w:t>
      </w:r>
      <w:r w:rsidRPr="0011627C">
        <w:rPr>
          <w:color w:val="EE0000"/>
        </w:rPr>
        <w:t>简单的、独立</w:t>
      </w:r>
      <w:r w:rsidRPr="0011627C">
        <w:t>的状态。</w:t>
      </w:r>
    </w:p>
    <w:p w14:paraId="20808CFF" w14:textId="77777777" w:rsidR="0011627C" w:rsidRPr="0011627C" w:rsidRDefault="0011627C" w:rsidP="0011627C">
      <w:r w:rsidRPr="0011627C">
        <w:t>下面的表格总结了它们的主要特点：</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558"/>
        <w:gridCol w:w="2224"/>
        <w:gridCol w:w="2889"/>
        <w:gridCol w:w="2619"/>
      </w:tblGrid>
      <w:tr w:rsidR="0011627C" w:rsidRPr="0011627C" w14:paraId="404767C7"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7EADD5B2" w14:textId="77777777" w:rsidR="0011627C" w:rsidRPr="0011627C" w:rsidRDefault="0011627C" w:rsidP="0011627C">
            <w:pPr>
              <w:rPr>
                <w:b/>
                <w:bCs/>
              </w:rPr>
            </w:pPr>
            <w:r w:rsidRPr="0011627C">
              <w:rPr>
                <w:b/>
                <w:bCs/>
              </w:rPr>
              <w:t>特性</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EBFD4E" w14:textId="77777777" w:rsidR="0011627C" w:rsidRPr="0011627C" w:rsidRDefault="0011627C" w:rsidP="0011627C">
            <w:pPr>
              <w:rPr>
                <w:b/>
                <w:bCs/>
              </w:rPr>
            </w:pPr>
            <w:r w:rsidRPr="0011627C">
              <w:rPr>
                <w:b/>
                <w:bCs/>
              </w:rPr>
              <w:t>I2C_</w:t>
            </w:r>
            <w:proofErr w:type="gramStart"/>
            <w:r w:rsidRPr="0011627C">
              <w:rPr>
                <w:b/>
                <w:bCs/>
              </w:rPr>
              <w:t>CheckEvent(</w:t>
            </w:r>
            <w:proofErr w:type="gramEnd"/>
            <w:r w:rsidRPr="0011627C">
              <w:rPr>
                <w:b/>
                <w:bCs/>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1618C0E" w14:textId="77777777" w:rsidR="0011627C" w:rsidRPr="0011627C" w:rsidRDefault="0011627C" w:rsidP="0011627C">
            <w:pPr>
              <w:rPr>
                <w:b/>
                <w:bCs/>
              </w:rPr>
            </w:pPr>
            <w:r w:rsidRPr="0011627C">
              <w:rPr>
                <w:b/>
                <w:bCs/>
              </w:rPr>
              <w:t>I2C_</w:t>
            </w:r>
            <w:proofErr w:type="gramStart"/>
            <w:r w:rsidRPr="0011627C">
              <w:rPr>
                <w:b/>
                <w:bCs/>
              </w:rPr>
              <w:t>GetLastEvent(</w:t>
            </w:r>
            <w:proofErr w:type="gramEnd"/>
            <w:r w:rsidRPr="0011627C">
              <w:rPr>
                <w:b/>
                <w:bCs/>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46AC28" w14:textId="77777777" w:rsidR="0011627C" w:rsidRPr="0011627C" w:rsidRDefault="0011627C" w:rsidP="0011627C">
            <w:pPr>
              <w:rPr>
                <w:b/>
                <w:bCs/>
              </w:rPr>
            </w:pPr>
            <w:r w:rsidRPr="0011627C">
              <w:rPr>
                <w:b/>
                <w:bCs/>
              </w:rPr>
              <w:t>I2C_</w:t>
            </w:r>
            <w:proofErr w:type="gramStart"/>
            <w:r w:rsidRPr="0011627C">
              <w:rPr>
                <w:b/>
                <w:bCs/>
              </w:rPr>
              <w:t>GetFlagStatus(</w:t>
            </w:r>
            <w:proofErr w:type="gramEnd"/>
            <w:r w:rsidRPr="0011627C">
              <w:rPr>
                <w:b/>
                <w:bCs/>
              </w:rPr>
              <w:t>)</w:t>
            </w:r>
          </w:p>
        </w:tc>
      </w:tr>
      <w:tr w:rsidR="0011627C" w:rsidRPr="0011627C" w14:paraId="786285B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E6510B1" w14:textId="77777777" w:rsidR="0011627C" w:rsidRPr="0011627C" w:rsidRDefault="0011627C" w:rsidP="0011627C">
            <w:r w:rsidRPr="0011627C">
              <w:rPr>
                <w:rFonts w:ascii="Times New Roman" w:hAnsi="Times New Roman" w:cs="Times New Roman"/>
              </w:rPr>
              <w:t>​</w:t>
            </w:r>
            <w:r w:rsidRPr="0011627C">
              <w:rPr>
                <w:b/>
                <w:bCs/>
              </w:rPr>
              <w:t>工作原理</w:t>
            </w:r>
            <w:r w:rsidRPr="0011627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63E1025" w14:textId="77777777" w:rsidR="0011627C" w:rsidRPr="0011627C" w:rsidRDefault="0011627C" w:rsidP="0011627C">
            <w:r w:rsidRPr="0011627C">
              <w:t>将当前状态与预设事件对比</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FE3DF9" w14:textId="77777777" w:rsidR="0011627C" w:rsidRPr="0011627C" w:rsidRDefault="0011627C" w:rsidP="0011627C">
            <w:r w:rsidRPr="0011627C">
              <w:t>返回状态寄存器的原始组合值</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9C4DD4" w14:textId="77777777" w:rsidR="0011627C" w:rsidRPr="0011627C" w:rsidRDefault="0011627C" w:rsidP="0011627C">
            <w:r w:rsidRPr="0011627C">
              <w:t>检查单个特定的状态标志位</w:t>
            </w:r>
          </w:p>
        </w:tc>
      </w:tr>
      <w:tr w:rsidR="0011627C" w:rsidRPr="0011627C" w14:paraId="079F692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6B0DD86" w14:textId="77777777" w:rsidR="0011627C" w:rsidRPr="0011627C" w:rsidRDefault="0011627C" w:rsidP="0011627C">
            <w:r w:rsidRPr="0011627C">
              <w:rPr>
                <w:rFonts w:ascii="Times New Roman" w:hAnsi="Times New Roman" w:cs="Times New Roman"/>
              </w:rPr>
              <w:lastRenderedPageBreak/>
              <w:t>​</w:t>
            </w:r>
            <w:r w:rsidRPr="0011627C">
              <w:rPr>
                <w:b/>
                <w:bCs/>
              </w:rPr>
              <w:t>灵活性</w:t>
            </w:r>
            <w:r w:rsidRPr="0011627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A2F5D48" w14:textId="77777777" w:rsidR="0011627C" w:rsidRPr="0011627C" w:rsidRDefault="0011627C" w:rsidP="0011627C">
            <w:r w:rsidRPr="0011627C">
              <w:t>较低，依赖库预定义的事件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61A79E3" w14:textId="77777777" w:rsidR="0011627C" w:rsidRPr="0011627C" w:rsidRDefault="0011627C" w:rsidP="0011627C">
            <w:r w:rsidRPr="0011627C">
              <w:rPr>
                <w:rFonts w:ascii="Times New Roman" w:hAnsi="Times New Roman" w:cs="Times New Roman"/>
              </w:rPr>
              <w:t>​</w:t>
            </w:r>
            <w:r w:rsidRPr="0011627C">
              <w:rPr>
                <w:b/>
                <w:bCs/>
              </w:rPr>
              <w:t>非常高</w:t>
            </w:r>
            <w:r w:rsidRPr="0011627C">
              <w:t>，用户可自定义判断逻辑</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0C2AE24" w14:textId="77777777" w:rsidR="0011627C" w:rsidRPr="0011627C" w:rsidRDefault="0011627C" w:rsidP="0011627C">
            <w:r w:rsidRPr="0011627C">
              <w:t>低，每次只能检查一个标志</w:t>
            </w:r>
          </w:p>
        </w:tc>
      </w:tr>
      <w:tr w:rsidR="0011627C" w:rsidRPr="0011627C" w14:paraId="41DABE6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991E15A" w14:textId="77777777" w:rsidR="0011627C" w:rsidRPr="0011627C" w:rsidRDefault="0011627C" w:rsidP="0011627C">
            <w:r w:rsidRPr="0011627C">
              <w:rPr>
                <w:rFonts w:ascii="Times New Roman" w:hAnsi="Times New Roman" w:cs="Times New Roman"/>
              </w:rPr>
              <w:t>​</w:t>
            </w:r>
            <w:r w:rsidRPr="0011627C">
              <w:rPr>
                <w:b/>
                <w:bCs/>
              </w:rPr>
              <w:t>适用场景</w:t>
            </w:r>
            <w:r w:rsidRPr="0011627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7EE78D" w14:textId="77777777" w:rsidR="0011627C" w:rsidRPr="0011627C" w:rsidRDefault="0011627C" w:rsidP="0011627C">
            <w:r w:rsidRPr="0011627C">
              <w:t>轮询（Polling）模式，流程标准</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B85EC5A" w14:textId="77777777" w:rsidR="0011627C" w:rsidRPr="0011627C" w:rsidRDefault="0011627C" w:rsidP="0011627C">
            <w:r w:rsidRPr="0011627C">
              <w:rPr>
                <w:rFonts w:ascii="Times New Roman" w:hAnsi="Times New Roman" w:cs="Times New Roman"/>
              </w:rPr>
              <w:t>​</w:t>
            </w:r>
            <w:r w:rsidRPr="0011627C">
              <w:rPr>
                <w:b/>
                <w:bCs/>
              </w:rPr>
              <w:t>中断模式</w:t>
            </w:r>
            <w:r w:rsidRPr="0011627C">
              <w:t>，或需要同时判断多个标志的复杂场景</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BC93AA0" w14:textId="77777777" w:rsidR="0011627C" w:rsidRPr="0011627C" w:rsidRDefault="0011627C" w:rsidP="0011627C">
            <w:r w:rsidRPr="0011627C">
              <w:t>调试或检查简单状态（如总线是否忙）</w:t>
            </w:r>
          </w:p>
        </w:tc>
      </w:tr>
      <w:tr w:rsidR="0011627C" w:rsidRPr="0011627C" w14:paraId="3622A9F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FC74AAF" w14:textId="77777777" w:rsidR="0011627C" w:rsidRPr="0011627C" w:rsidRDefault="0011627C" w:rsidP="0011627C">
            <w:r w:rsidRPr="0011627C">
              <w:rPr>
                <w:rFonts w:ascii="Times New Roman" w:hAnsi="Times New Roman" w:cs="Times New Roman"/>
              </w:rPr>
              <w:t>​</w:t>
            </w:r>
            <w:r w:rsidRPr="0011627C">
              <w:rPr>
                <w:b/>
                <w:bCs/>
              </w:rPr>
              <w:t>代码复杂度</w:t>
            </w:r>
            <w:r w:rsidRPr="0011627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B89108A" w14:textId="77777777" w:rsidR="0011627C" w:rsidRPr="0011627C" w:rsidRDefault="0011627C" w:rsidP="0011627C">
            <w:r w:rsidRPr="0011627C">
              <w:t>简单</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44C4670" w14:textId="77777777" w:rsidR="0011627C" w:rsidRPr="0011627C" w:rsidRDefault="0011627C" w:rsidP="0011627C">
            <w:r w:rsidRPr="0011627C">
              <w:t>相对复杂，需要开发者理解状态位含义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D371B65" w14:textId="77777777" w:rsidR="0011627C" w:rsidRPr="0011627C" w:rsidRDefault="0011627C" w:rsidP="0011627C">
            <w:r w:rsidRPr="0011627C">
              <w:t>简单</w:t>
            </w:r>
          </w:p>
        </w:tc>
      </w:tr>
    </w:tbl>
    <w:p w14:paraId="6ADF2C04" w14:textId="77777777" w:rsidR="0011627C" w:rsidRPr="0011627C" w:rsidRDefault="0011627C" w:rsidP="00CD123C">
      <w:pPr>
        <w:pStyle w:val="3"/>
      </w:pPr>
      <w:r w:rsidRPr="0011627C">
        <w:rPr>
          <w:rFonts w:ascii="Segoe UI Emoji" w:hAnsi="Segoe UI Emoji" w:cs="Segoe UI Emoji"/>
        </w:rPr>
        <w:t>💡</w:t>
      </w:r>
      <w:r w:rsidRPr="0011627C">
        <w:t xml:space="preserve"> 核心优势与典型用法</w:t>
      </w:r>
    </w:p>
    <w:p w14:paraId="0EA873A4" w14:textId="77777777" w:rsidR="0011627C" w:rsidRPr="0011627C" w:rsidRDefault="0011627C" w:rsidP="0011627C">
      <w:pPr>
        <w:numPr>
          <w:ilvl w:val="0"/>
          <w:numId w:val="719"/>
        </w:numPr>
      </w:pPr>
      <w:r w:rsidRPr="0011627C">
        <w:rPr>
          <w:rFonts w:ascii="Times New Roman" w:hAnsi="Times New Roman" w:cs="Times New Roman"/>
        </w:rPr>
        <w:t>​</w:t>
      </w:r>
      <w:r w:rsidRPr="0011627C">
        <w:rPr>
          <w:b/>
          <w:bCs/>
        </w:rPr>
        <w:t>主要优势</w:t>
      </w:r>
      <w:r w:rsidRPr="0011627C">
        <w:rPr>
          <w:rFonts w:ascii="Times New Roman" w:hAnsi="Times New Roman" w:cs="Times New Roman"/>
        </w:rPr>
        <w:t>​</w:t>
      </w:r>
      <w:r w:rsidRPr="0011627C">
        <w:t>：I2C_GetLastEvent()的最大优点在于其</w:t>
      </w:r>
      <w:r w:rsidRPr="0011627C">
        <w:rPr>
          <w:b/>
          <w:bCs/>
        </w:rPr>
        <w:t>灵活性</w:t>
      </w:r>
      <w:r w:rsidRPr="0011627C">
        <w:t>。当标准库预定义的事件不能满足你的特定需求，或者你需要同时监控多个状态标志时，这个函数就非常有用。它避免了I2C_GetFlagStatus()可能带来的问题——因为读取某些状态寄存器（如SR1）可能会自动清除其中的一些标志位，导致在多次读取以检查多个标志时得到错误的状态。</w:t>
      </w:r>
    </w:p>
    <w:p w14:paraId="6F691A7D" w14:textId="77777777" w:rsidR="0011627C" w:rsidRPr="0011627C" w:rsidRDefault="0011627C" w:rsidP="0011627C">
      <w:pPr>
        <w:numPr>
          <w:ilvl w:val="0"/>
          <w:numId w:val="719"/>
        </w:numPr>
      </w:pPr>
      <w:r w:rsidRPr="0011627C">
        <w:rPr>
          <w:rFonts w:ascii="Times New Roman" w:hAnsi="Times New Roman" w:cs="Times New Roman"/>
        </w:rPr>
        <w:t>​</w:t>
      </w:r>
      <w:r w:rsidRPr="0011627C">
        <w:rPr>
          <w:b/>
          <w:bCs/>
        </w:rPr>
        <w:t>典型</w:t>
      </w:r>
      <w:proofErr w:type="gramStart"/>
      <w:r w:rsidRPr="0011627C">
        <w:rPr>
          <w:b/>
          <w:bCs/>
        </w:rPr>
        <w:t>用法</w:t>
      </w:r>
      <w:r w:rsidRPr="0011627C">
        <w:rPr>
          <w:rFonts w:ascii="Times New Roman" w:hAnsi="Times New Roman" w:cs="Times New Roman"/>
        </w:rPr>
        <w:t>​</w:t>
      </w:r>
      <w:r w:rsidRPr="0011627C">
        <w:t>：</w:t>
      </w:r>
      <w:proofErr w:type="gramEnd"/>
      <w:r w:rsidRPr="0011627C">
        <w:t>在</w:t>
      </w:r>
      <w:r w:rsidRPr="0011627C">
        <w:rPr>
          <w:b/>
          <w:bCs/>
        </w:rPr>
        <w:t>中断服务程序</w:t>
      </w:r>
      <w:r w:rsidRPr="0011627C">
        <w:t>中，使用I2C_GetLastEvent()获取当前的事件状态，然后根据返回值（通常与预定义的事件宏进行比较）来执行相应的操作，例如发送数据、接收数据或处理错误。</w:t>
      </w:r>
    </w:p>
    <w:p w14:paraId="2E2A2B4B" w14:textId="77777777" w:rsidR="0011627C" w:rsidRPr="0011627C" w:rsidRDefault="0011627C" w:rsidP="00CD123C">
      <w:pPr>
        <w:pStyle w:val="3"/>
      </w:pPr>
      <w:r w:rsidRPr="0011627C">
        <w:rPr>
          <w:rFonts w:ascii="Segoe UI Emoji" w:hAnsi="Segoe UI Emoji" w:cs="Segoe UI Emoji"/>
        </w:rPr>
        <w:t>⚠️</w:t>
      </w:r>
      <w:r w:rsidRPr="0011627C">
        <w:t xml:space="preserve"> 重要注意事项</w:t>
      </w:r>
    </w:p>
    <w:p w14:paraId="22CB95B8" w14:textId="77777777" w:rsidR="0011627C" w:rsidRPr="0011627C" w:rsidRDefault="0011627C" w:rsidP="0011627C">
      <w:pPr>
        <w:numPr>
          <w:ilvl w:val="0"/>
          <w:numId w:val="720"/>
        </w:numPr>
      </w:pPr>
      <w:r w:rsidRPr="0011627C">
        <w:rPr>
          <w:rFonts w:ascii="Times New Roman" w:hAnsi="Times New Roman" w:cs="Times New Roman"/>
        </w:rPr>
        <w:t>​</w:t>
      </w:r>
      <w:r w:rsidRPr="0011627C">
        <w:rPr>
          <w:b/>
          <w:bCs/>
        </w:rPr>
        <w:t>错误处理</w:t>
      </w:r>
      <w:r w:rsidRPr="0011627C">
        <w:rPr>
          <w:rFonts w:ascii="Times New Roman" w:hAnsi="Times New Roman" w:cs="Times New Roman"/>
        </w:rPr>
        <w:t>​</w:t>
      </w:r>
      <w:r w:rsidRPr="0011627C">
        <w:t>：需要注意的是，I2C_GetLastEvent()返回的事件状态可能</w:t>
      </w:r>
      <w:r w:rsidRPr="0011627C">
        <w:rPr>
          <w:b/>
          <w:bCs/>
        </w:rPr>
        <w:t>不包含错误标志</w:t>
      </w:r>
      <w:r w:rsidRPr="0011627C">
        <w:t>。因此，在重要的应用中，建议单独启用错误中断（如使用I2C_ITConfig()函数配置I2C_IT_ERR），并在中断服务程序中使用I2C_GetFlagStatus()来检测具体的错误（如应答错误、仲裁丢失等），并进行相应的处理。</w:t>
      </w:r>
    </w:p>
    <w:p w14:paraId="773B7388" w14:textId="77777777" w:rsidR="0011627C" w:rsidRPr="0011627C" w:rsidRDefault="0011627C" w:rsidP="0011627C">
      <w:pPr>
        <w:numPr>
          <w:ilvl w:val="0"/>
          <w:numId w:val="720"/>
        </w:numPr>
      </w:pPr>
      <w:r w:rsidRPr="0011627C">
        <w:rPr>
          <w:rFonts w:ascii="Times New Roman" w:hAnsi="Times New Roman" w:cs="Times New Roman"/>
        </w:rPr>
        <w:t>​</w:t>
      </w:r>
      <w:r w:rsidRPr="0011627C">
        <w:rPr>
          <w:b/>
          <w:bCs/>
        </w:rPr>
        <w:t>可读性</w:t>
      </w:r>
      <w:r w:rsidRPr="0011627C">
        <w:rPr>
          <w:rFonts w:ascii="Times New Roman" w:hAnsi="Times New Roman" w:cs="Times New Roman"/>
        </w:rPr>
        <w:t>​</w:t>
      </w:r>
      <w:r w:rsidRPr="0011627C">
        <w:t>：由于需要开发者直接处理状态寄存器的位信息，代码的可读性可能不如使用I2C_CheckEvent()那样直观。</w:t>
      </w:r>
    </w:p>
    <w:p w14:paraId="3ECC1162" w14:textId="77777777" w:rsidR="0011627C" w:rsidRPr="0011627C" w:rsidRDefault="0011627C" w:rsidP="00CD123C">
      <w:pPr>
        <w:pStyle w:val="3"/>
      </w:pPr>
      <w:r w:rsidRPr="0011627C">
        <w:rPr>
          <w:rFonts w:ascii="Segoe UI Emoji" w:hAnsi="Segoe UI Emoji" w:cs="Segoe UI Emoji"/>
        </w:rPr>
        <w:t>📖</w:t>
      </w:r>
      <w:r w:rsidRPr="0011627C">
        <w:t xml:space="preserve"> 一个简单的使用示意</w:t>
      </w:r>
    </w:p>
    <w:p w14:paraId="35C3A283" w14:textId="77777777" w:rsidR="0011627C" w:rsidRPr="0011627C" w:rsidRDefault="0011627C" w:rsidP="0011627C">
      <w:r w:rsidRPr="0011627C">
        <w:t>/* 在I2C中断服务函数中 */</w:t>
      </w:r>
    </w:p>
    <w:p w14:paraId="2D3E4120" w14:textId="77777777" w:rsidR="0011627C" w:rsidRPr="0011627C" w:rsidRDefault="0011627C" w:rsidP="0011627C">
      <w:r w:rsidRPr="0011627C">
        <w:t>void I2Cx_IRQHandler(</w:t>
      </w:r>
      <w:proofErr w:type="gramStart"/>
      <w:r w:rsidRPr="0011627C">
        <w:t>void) {</w:t>
      </w:r>
      <w:proofErr w:type="gramEnd"/>
    </w:p>
    <w:p w14:paraId="485531AE" w14:textId="77777777" w:rsidR="0011627C" w:rsidRPr="0011627C" w:rsidRDefault="0011627C" w:rsidP="0011627C">
      <w:r w:rsidRPr="0011627C">
        <w:t xml:space="preserve">    // 获取最后一次事件</w:t>
      </w:r>
    </w:p>
    <w:p w14:paraId="075FBDE0" w14:textId="77777777" w:rsidR="0011627C" w:rsidRPr="0011627C" w:rsidRDefault="0011627C" w:rsidP="0011627C">
      <w:r w:rsidRPr="0011627C">
        <w:t xml:space="preserve">    uint32_t </w:t>
      </w:r>
      <w:proofErr w:type="spellStart"/>
      <w:r w:rsidRPr="0011627C">
        <w:t>lastEvent</w:t>
      </w:r>
      <w:proofErr w:type="spellEnd"/>
      <w:r w:rsidRPr="0011627C">
        <w:t xml:space="preserve"> = I2C_GetLastEvent(I2Cx);</w:t>
      </w:r>
    </w:p>
    <w:p w14:paraId="7F03EFCC" w14:textId="77777777" w:rsidR="0011627C" w:rsidRPr="0011627C" w:rsidRDefault="0011627C" w:rsidP="0011627C">
      <w:r w:rsidRPr="0011627C">
        <w:lastRenderedPageBreak/>
        <w:t xml:space="preserve">    </w:t>
      </w:r>
    </w:p>
    <w:p w14:paraId="55135281" w14:textId="77777777" w:rsidR="0011627C" w:rsidRPr="0011627C" w:rsidRDefault="0011627C" w:rsidP="0011627C">
      <w:r w:rsidRPr="0011627C">
        <w:t xml:space="preserve">    // 判断是否为主机发送器模式已选择（EV6）</w:t>
      </w:r>
    </w:p>
    <w:p w14:paraId="61510032" w14:textId="77777777" w:rsidR="0011627C" w:rsidRPr="0011627C" w:rsidRDefault="0011627C" w:rsidP="0011627C">
      <w:r w:rsidRPr="0011627C">
        <w:t xml:space="preserve">    if ((</w:t>
      </w:r>
      <w:proofErr w:type="spellStart"/>
      <w:r w:rsidRPr="0011627C">
        <w:t>lastEvent</w:t>
      </w:r>
      <w:proofErr w:type="spellEnd"/>
      <w:r w:rsidRPr="0011627C">
        <w:t xml:space="preserve"> &amp; 0x00070082) == 0x00070082) {</w:t>
      </w:r>
    </w:p>
    <w:p w14:paraId="7B815620" w14:textId="77777777" w:rsidR="0011627C" w:rsidRPr="0011627C" w:rsidRDefault="0011627C" w:rsidP="0011627C">
      <w:r w:rsidRPr="0011627C">
        <w:t xml:space="preserve">        // 执行EV6事件后的操作，例如发送第一个数据字节</w:t>
      </w:r>
    </w:p>
    <w:p w14:paraId="2BD21345" w14:textId="77777777" w:rsidR="0011627C" w:rsidRPr="0011627C" w:rsidRDefault="0011627C" w:rsidP="0011627C">
      <w:r w:rsidRPr="0011627C">
        <w:t xml:space="preserve">        I2C_</w:t>
      </w:r>
      <w:proofErr w:type="gramStart"/>
      <w:r w:rsidRPr="0011627C">
        <w:t>SendData(</w:t>
      </w:r>
      <w:proofErr w:type="gramEnd"/>
      <w:r w:rsidRPr="0011627C">
        <w:t>I2Cx, data);</w:t>
      </w:r>
    </w:p>
    <w:p w14:paraId="353A0B78" w14:textId="77777777" w:rsidR="0011627C" w:rsidRPr="0011627C" w:rsidRDefault="0011627C" w:rsidP="0011627C">
      <w:r w:rsidRPr="0011627C">
        <w:t xml:space="preserve">    }</w:t>
      </w:r>
    </w:p>
    <w:p w14:paraId="0ED6C66D" w14:textId="77777777" w:rsidR="0011627C" w:rsidRPr="0011627C" w:rsidRDefault="0011627C" w:rsidP="0011627C">
      <w:r w:rsidRPr="0011627C">
        <w:t xml:space="preserve">    </w:t>
      </w:r>
    </w:p>
    <w:p w14:paraId="6086F02E" w14:textId="77777777" w:rsidR="0011627C" w:rsidRPr="0011627C" w:rsidRDefault="0011627C" w:rsidP="0011627C">
      <w:r w:rsidRPr="0011627C">
        <w:t xml:space="preserve">    // 判断是否为字节传输完毕（EV8_2）</w:t>
      </w:r>
    </w:p>
    <w:p w14:paraId="33B8F179" w14:textId="77777777" w:rsidR="0011627C" w:rsidRPr="0011627C" w:rsidRDefault="0011627C" w:rsidP="0011627C">
      <w:r w:rsidRPr="0011627C">
        <w:t xml:space="preserve">    if ((</w:t>
      </w:r>
      <w:proofErr w:type="spellStart"/>
      <w:r w:rsidRPr="0011627C">
        <w:t>lastEvent</w:t>
      </w:r>
      <w:proofErr w:type="spellEnd"/>
      <w:r w:rsidRPr="0011627C">
        <w:t xml:space="preserve"> &amp; 0x00070084) == 0x00070084) {</w:t>
      </w:r>
    </w:p>
    <w:p w14:paraId="591483D9" w14:textId="77777777" w:rsidR="0011627C" w:rsidRPr="0011627C" w:rsidRDefault="0011627C" w:rsidP="0011627C">
      <w:r w:rsidRPr="0011627C">
        <w:t xml:space="preserve">        // 执行EV8_2事件后的操作，例如生成停止条件</w:t>
      </w:r>
    </w:p>
    <w:p w14:paraId="03131452" w14:textId="77777777" w:rsidR="0011627C" w:rsidRPr="0011627C" w:rsidRDefault="0011627C" w:rsidP="0011627C">
      <w:r w:rsidRPr="0011627C">
        <w:t xml:space="preserve">        I2C_</w:t>
      </w:r>
      <w:proofErr w:type="gramStart"/>
      <w:r w:rsidRPr="0011627C">
        <w:t>GenerateSTOP(</w:t>
      </w:r>
      <w:proofErr w:type="gramEnd"/>
      <w:r w:rsidRPr="0011627C">
        <w:t>I2Cx, ENABLE);</w:t>
      </w:r>
    </w:p>
    <w:p w14:paraId="0DFF4444" w14:textId="77777777" w:rsidR="0011627C" w:rsidRPr="0011627C" w:rsidRDefault="0011627C" w:rsidP="0011627C">
      <w:r w:rsidRPr="0011627C">
        <w:t xml:space="preserve">    }</w:t>
      </w:r>
    </w:p>
    <w:p w14:paraId="14EA9A35" w14:textId="77777777" w:rsidR="0011627C" w:rsidRPr="0011627C" w:rsidRDefault="0011627C" w:rsidP="0011627C">
      <w:r w:rsidRPr="0011627C">
        <w:t>}</w:t>
      </w:r>
    </w:p>
    <w:p w14:paraId="072AA1E6" w14:textId="77777777" w:rsidR="0011627C" w:rsidRPr="0011627C" w:rsidRDefault="0011627C" w:rsidP="00CD123C">
      <w:pPr>
        <w:pStyle w:val="3"/>
      </w:pPr>
      <w:r w:rsidRPr="0011627C">
        <w:rPr>
          <w:rFonts w:ascii="Segoe UI Emoji" w:hAnsi="Segoe UI Emoji" w:cs="Segoe UI Emoji"/>
        </w:rPr>
        <w:t>💎</w:t>
      </w:r>
      <w:r w:rsidRPr="0011627C">
        <w:t xml:space="preserve"> 总结</w:t>
      </w:r>
    </w:p>
    <w:p w14:paraId="0991A257" w14:textId="77777777" w:rsidR="0011627C" w:rsidRPr="0011627C" w:rsidRDefault="0011627C" w:rsidP="0011627C">
      <w:r w:rsidRPr="0011627C">
        <w:t>总的来说，I2C_GetLastEvent()是一个强大而灵活的工具，特别适合于在</w:t>
      </w:r>
      <w:r w:rsidRPr="0011627C">
        <w:rPr>
          <w:b/>
          <w:bCs/>
        </w:rPr>
        <w:t>中断驱动</w:t>
      </w:r>
      <w:r w:rsidRPr="0011627C">
        <w:t>的I2C应用程序中进行</w:t>
      </w:r>
      <w:r w:rsidRPr="0011627C">
        <w:rPr>
          <w:b/>
          <w:bCs/>
        </w:rPr>
        <w:t>精细化的状态监控</w:t>
      </w:r>
      <w:r w:rsidRPr="0011627C">
        <w:t>。如果你需要进行复杂的多标志判断或使用库未预定义的事件，它是最佳选择。但在简单的轮询应用中，使用I2C_CheckEvent()可能会让代码更简洁易读。</w:t>
      </w:r>
    </w:p>
    <w:p w14:paraId="330D9668" w14:textId="77777777" w:rsidR="0011627C" w:rsidRPr="0011627C" w:rsidRDefault="0011627C" w:rsidP="0011627C">
      <w:r w:rsidRPr="0011627C">
        <w:t>希望这些信息能帮助你更好地理解和使用 I2C_GetLastEvent()函数。</w:t>
      </w:r>
    </w:p>
    <w:p w14:paraId="6F420918" w14:textId="77777777" w:rsidR="00087137" w:rsidRDefault="00087137" w:rsidP="00087137"/>
    <w:p w14:paraId="37DB48C7" w14:textId="3AF002C3" w:rsidR="00087137" w:rsidRDefault="00087137" w:rsidP="008E208F">
      <w:pPr>
        <w:pStyle w:val="2"/>
      </w:pPr>
      <w:r>
        <w:rPr>
          <w:rFonts w:hint="eastAsia"/>
        </w:rPr>
        <w:t>I</w:t>
      </w:r>
      <w:r w:rsidRPr="009F4DC2">
        <w:t>2C</w:t>
      </w:r>
      <w:r>
        <w:rPr>
          <w:rFonts w:hint="eastAsia"/>
        </w:rPr>
        <w:t>_</w:t>
      </w:r>
      <w:r w:rsidRPr="009F4DC2">
        <w:t>GetFlagStatus</w:t>
      </w:r>
      <w:r>
        <w:rPr>
          <w:rFonts w:hint="eastAsia"/>
        </w:rPr>
        <w:t>()</w:t>
      </w:r>
      <w:r w:rsidR="00E20D7D">
        <w:br/>
      </w:r>
      <w:r w:rsidR="00E20D7D">
        <w:rPr>
          <w:rFonts w:hint="eastAsia"/>
        </w:rPr>
        <w:t>基于标志位的状态监控</w:t>
      </w:r>
      <w:r w:rsidR="00CD123C">
        <w:br/>
      </w:r>
      <w:r w:rsidR="00CD123C" w:rsidRPr="00CD123C">
        <w:rPr>
          <w:b/>
          <w:bCs/>
        </w:rPr>
        <w:t>轮询检查I2C总线特定状态标志位</w:t>
      </w:r>
    </w:p>
    <w:p w14:paraId="4B780DFD" w14:textId="77777777" w:rsidR="00CD123C" w:rsidRPr="00CD123C" w:rsidRDefault="00CD123C" w:rsidP="00CD123C">
      <w:r w:rsidRPr="00CD123C">
        <w:t>在STM32的标准外设库中，I2C_GetFlagStatus()是一个用于</w:t>
      </w:r>
      <w:r w:rsidRPr="00CD123C">
        <w:rPr>
          <w:b/>
          <w:bCs/>
        </w:rPr>
        <w:t>轮询检查I2C总线特定状态标志位</w:t>
      </w:r>
      <w:r w:rsidRPr="00CD123C">
        <w:t>的核心函数。它可以帮助你监控I2C通信过程中的各种事件，例如</w:t>
      </w:r>
      <w:r w:rsidRPr="00CD123C">
        <w:rPr>
          <w:color w:val="EE0000"/>
        </w:rPr>
        <w:t>总线是否繁忙</w:t>
      </w:r>
      <w:r w:rsidRPr="00CD123C">
        <w:t>、</w:t>
      </w:r>
      <w:r w:rsidRPr="00CD123C">
        <w:rPr>
          <w:color w:val="EE0000"/>
        </w:rPr>
        <w:t>数据是否传输完毕</w:t>
      </w:r>
      <w:r w:rsidRPr="00CD123C">
        <w:t>等。</w:t>
      </w:r>
    </w:p>
    <w:p w14:paraId="57BD8BBC" w14:textId="77777777" w:rsidR="00CD123C" w:rsidRPr="00CD123C" w:rsidRDefault="00CD123C" w:rsidP="00CD123C">
      <w:pPr>
        <w:rPr>
          <w:b/>
          <w:bCs/>
        </w:rPr>
      </w:pPr>
      <w:r w:rsidRPr="00CD123C">
        <w:rPr>
          <w:rFonts w:ascii="Segoe UI Emoji" w:hAnsi="Segoe UI Emoji" w:cs="Segoe UI Emoji"/>
          <w:b/>
          <w:bCs/>
        </w:rPr>
        <w:t>🔍</w:t>
      </w:r>
      <w:r w:rsidRPr="00CD123C">
        <w:rPr>
          <w:b/>
          <w:bCs/>
        </w:rPr>
        <w:t xml:space="preserve"> 函数详解</w:t>
      </w:r>
    </w:p>
    <w:p w14:paraId="1DA6898F" w14:textId="77777777" w:rsidR="00CD123C" w:rsidRPr="00CD123C" w:rsidRDefault="00CD123C" w:rsidP="001F261F">
      <w:pPr>
        <w:pStyle w:val="3"/>
      </w:pPr>
      <w:r w:rsidRPr="00CD123C">
        <w:rPr>
          <w:rFonts w:ascii="Times New Roman" w:hAnsi="Times New Roman" w:cs="Times New Roman"/>
        </w:rPr>
        <w:lastRenderedPageBreak/>
        <w:t>​</w:t>
      </w:r>
      <w:r w:rsidRPr="00CD123C">
        <w:t>1. 函数原型与参数</w:t>
      </w:r>
      <w:r w:rsidRPr="00CD123C">
        <w:rPr>
          <w:rFonts w:ascii="Times New Roman" w:hAnsi="Times New Roman" w:cs="Times New Roman"/>
        </w:rPr>
        <w:t>​</w:t>
      </w:r>
    </w:p>
    <w:p w14:paraId="18F7F9C2" w14:textId="77777777" w:rsidR="00CD123C" w:rsidRPr="00CD123C" w:rsidRDefault="00CD123C" w:rsidP="00CD123C">
      <w:r w:rsidRPr="00CD123C">
        <w:t>该函数的原型通常定义如下：</w:t>
      </w:r>
    </w:p>
    <w:p w14:paraId="7C3553E6" w14:textId="77777777" w:rsidR="00CD123C" w:rsidRPr="00CD123C" w:rsidRDefault="00CD123C" w:rsidP="00CD123C">
      <w:proofErr w:type="spellStart"/>
      <w:r w:rsidRPr="00CD123C">
        <w:t>FlagStatus</w:t>
      </w:r>
      <w:proofErr w:type="spellEnd"/>
      <w:r w:rsidRPr="00CD123C">
        <w:t xml:space="preserve"> I2C_</w:t>
      </w:r>
      <w:proofErr w:type="gramStart"/>
      <w:r w:rsidRPr="00CD123C">
        <w:t>GetFlagStatus(</w:t>
      </w:r>
      <w:proofErr w:type="gramEnd"/>
      <w:r w:rsidRPr="00CD123C">
        <w:t>I2C_TypeDef* I2Cx, uint32_t I2C_FLAG)</w:t>
      </w:r>
    </w:p>
    <w:p w14:paraId="24E0A940" w14:textId="77777777" w:rsidR="00CD123C" w:rsidRPr="00CD123C" w:rsidRDefault="00CD123C" w:rsidP="00CD123C">
      <w:pPr>
        <w:numPr>
          <w:ilvl w:val="0"/>
          <w:numId w:val="721"/>
        </w:numPr>
      </w:pPr>
      <w:r w:rsidRPr="00CD123C">
        <w:rPr>
          <w:rFonts w:ascii="Times New Roman" w:hAnsi="Times New Roman" w:cs="Times New Roman"/>
        </w:rPr>
        <w:t>​</w:t>
      </w:r>
      <w:r w:rsidRPr="00CD123C">
        <w:rPr>
          <w:b/>
          <w:bCs/>
        </w:rPr>
        <w:t>I2Cx</w:t>
      </w:r>
      <w:r w:rsidRPr="00CD123C">
        <w:rPr>
          <w:rFonts w:ascii="Times New Roman" w:hAnsi="Times New Roman" w:cs="Times New Roman"/>
        </w:rPr>
        <w:t>​</w:t>
      </w:r>
      <w:r w:rsidRPr="00CD123C">
        <w:t>：指定要操作的I2C外设。例如：I2C1, I2C2。</w:t>
      </w:r>
    </w:p>
    <w:p w14:paraId="59C9B81E" w14:textId="77777777" w:rsidR="00CD123C" w:rsidRPr="00CD123C" w:rsidRDefault="00CD123C" w:rsidP="00CD123C">
      <w:pPr>
        <w:numPr>
          <w:ilvl w:val="0"/>
          <w:numId w:val="721"/>
        </w:numPr>
      </w:pPr>
      <w:r w:rsidRPr="00CD123C">
        <w:rPr>
          <w:rFonts w:ascii="Times New Roman" w:hAnsi="Times New Roman" w:cs="Times New Roman"/>
        </w:rPr>
        <w:t>​</w:t>
      </w:r>
      <w:r w:rsidRPr="00CD123C">
        <w:rPr>
          <w:b/>
          <w:bCs/>
        </w:rPr>
        <w:t>I2C_FLAG</w:t>
      </w:r>
      <w:r w:rsidRPr="00CD123C">
        <w:rPr>
          <w:rFonts w:ascii="Times New Roman" w:hAnsi="Times New Roman" w:cs="Times New Roman"/>
        </w:rPr>
        <w:t>​</w:t>
      </w:r>
      <w:r w:rsidRPr="00CD123C">
        <w:t>：指定要检查的状态标志位。这些标志位在库的头文件（如 stm32f10x_i2c.h）中有详细定义 。</w:t>
      </w:r>
    </w:p>
    <w:p w14:paraId="2AA935C2" w14:textId="77777777" w:rsidR="00CD123C" w:rsidRPr="00CD123C" w:rsidRDefault="00CD123C" w:rsidP="001F261F">
      <w:pPr>
        <w:pStyle w:val="3"/>
      </w:pPr>
      <w:r w:rsidRPr="00CD123C">
        <w:rPr>
          <w:rFonts w:ascii="Times New Roman" w:hAnsi="Times New Roman" w:cs="Times New Roman"/>
        </w:rPr>
        <w:t>​</w:t>
      </w:r>
      <w:r w:rsidRPr="00CD123C">
        <w:t>2. 返回值</w:t>
      </w:r>
      <w:r w:rsidRPr="00CD123C">
        <w:rPr>
          <w:rFonts w:ascii="Times New Roman" w:hAnsi="Times New Roman" w:cs="Times New Roman"/>
        </w:rPr>
        <w:t>​</w:t>
      </w:r>
    </w:p>
    <w:p w14:paraId="38802BAB" w14:textId="77777777" w:rsidR="00CD123C" w:rsidRPr="00CD123C" w:rsidRDefault="00CD123C" w:rsidP="00CD123C">
      <w:r w:rsidRPr="00CD123C">
        <w:t xml:space="preserve">函数的返回值类型是 </w:t>
      </w:r>
      <w:proofErr w:type="spellStart"/>
      <w:r w:rsidRPr="00CD123C">
        <w:t>FlagStatus</w:t>
      </w:r>
      <w:proofErr w:type="spellEnd"/>
      <w:r w:rsidRPr="00CD123C">
        <w:t>，它可能是以下两种值之一：</w:t>
      </w:r>
    </w:p>
    <w:p w14:paraId="281810F2" w14:textId="77777777" w:rsidR="00CD123C" w:rsidRPr="00CD123C" w:rsidRDefault="00CD123C" w:rsidP="00CD123C">
      <w:pPr>
        <w:numPr>
          <w:ilvl w:val="0"/>
          <w:numId w:val="722"/>
        </w:numPr>
      </w:pPr>
      <w:r w:rsidRPr="00CD123C">
        <w:rPr>
          <w:rFonts w:ascii="Times New Roman" w:hAnsi="Times New Roman" w:cs="Times New Roman"/>
        </w:rPr>
        <w:t>​</w:t>
      </w:r>
      <w:r w:rsidRPr="00CD123C">
        <w:rPr>
          <w:b/>
          <w:bCs/>
        </w:rPr>
        <w:t>SET</w:t>
      </w:r>
      <w:r w:rsidRPr="00CD123C">
        <w:rPr>
          <w:rFonts w:ascii="Times New Roman" w:hAnsi="Times New Roman" w:cs="Times New Roman"/>
        </w:rPr>
        <w:t>​</w:t>
      </w:r>
      <w:r w:rsidRPr="00CD123C">
        <w:t>：指定的标志位处于有效状态（通常为1）。</w:t>
      </w:r>
    </w:p>
    <w:p w14:paraId="3E4ED4E1" w14:textId="77777777" w:rsidR="00CD123C" w:rsidRPr="00CD123C" w:rsidRDefault="00CD123C" w:rsidP="00CD123C">
      <w:pPr>
        <w:numPr>
          <w:ilvl w:val="0"/>
          <w:numId w:val="722"/>
        </w:numPr>
      </w:pPr>
      <w:r w:rsidRPr="00CD123C">
        <w:rPr>
          <w:rFonts w:ascii="Times New Roman" w:hAnsi="Times New Roman" w:cs="Times New Roman"/>
        </w:rPr>
        <w:t>​</w:t>
      </w:r>
      <w:r w:rsidRPr="00CD123C">
        <w:rPr>
          <w:b/>
          <w:bCs/>
        </w:rPr>
        <w:t>RESET</w:t>
      </w:r>
      <w:r w:rsidRPr="00CD123C">
        <w:rPr>
          <w:rFonts w:ascii="Times New Roman" w:hAnsi="Times New Roman" w:cs="Times New Roman"/>
        </w:rPr>
        <w:t>​</w:t>
      </w:r>
      <w:r w:rsidRPr="00CD123C">
        <w:t>：指定的标志位处于无效状态（通常为0）。</w:t>
      </w:r>
    </w:p>
    <w:p w14:paraId="714981B8" w14:textId="77777777" w:rsidR="00CD123C" w:rsidRPr="00CD123C" w:rsidRDefault="00CD123C" w:rsidP="001F261F">
      <w:pPr>
        <w:pStyle w:val="3"/>
      </w:pPr>
      <w:r w:rsidRPr="00CD123C">
        <w:rPr>
          <w:rFonts w:ascii="Segoe UI Emoji" w:hAnsi="Segoe UI Emoji" w:cs="Segoe UI Emoji"/>
        </w:rPr>
        <w:t>🚩</w:t>
      </w:r>
      <w:r w:rsidRPr="00CD123C">
        <w:t xml:space="preserve"> 常用标志位说明</w:t>
      </w:r>
    </w:p>
    <w:p w14:paraId="2C0262B6" w14:textId="77777777" w:rsidR="00CD123C" w:rsidRPr="00CD123C" w:rsidRDefault="00CD123C" w:rsidP="00CD123C">
      <w:r w:rsidRPr="00CD123C">
        <w:t>I2C通信中有多个重要的状态标志位，下表列出了最常用的一些及其含义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687"/>
        <w:gridCol w:w="6603"/>
      </w:tblGrid>
      <w:tr w:rsidR="00CD123C" w:rsidRPr="00CD123C" w14:paraId="26DD71A2"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7291A520" w14:textId="77777777" w:rsidR="00CD123C" w:rsidRPr="00CD123C" w:rsidRDefault="00CD123C" w:rsidP="00CD123C">
            <w:pPr>
              <w:rPr>
                <w:b/>
                <w:bCs/>
              </w:rPr>
            </w:pPr>
            <w:r w:rsidRPr="00CD123C">
              <w:rPr>
                <w:b/>
                <w:bCs/>
              </w:rPr>
              <w:t>标志位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878A1A1" w14:textId="77777777" w:rsidR="00CD123C" w:rsidRPr="00CD123C" w:rsidRDefault="00CD123C" w:rsidP="00CD123C">
            <w:pPr>
              <w:rPr>
                <w:b/>
                <w:bCs/>
              </w:rPr>
            </w:pPr>
            <w:r w:rsidRPr="00CD123C">
              <w:rPr>
                <w:b/>
                <w:bCs/>
              </w:rPr>
              <w:t>功能描述</w:t>
            </w:r>
          </w:p>
        </w:tc>
      </w:tr>
      <w:tr w:rsidR="00CD123C" w:rsidRPr="00CD123C" w14:paraId="6D4E60D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85D2D05" w14:textId="77777777" w:rsidR="00CD123C" w:rsidRPr="00CD123C" w:rsidRDefault="00CD123C" w:rsidP="00CD123C">
            <w:r w:rsidRPr="00CD123C">
              <w:rPr>
                <w:rFonts w:ascii="Times New Roman" w:hAnsi="Times New Roman" w:cs="Times New Roman"/>
              </w:rPr>
              <w:t>​</w:t>
            </w:r>
            <w:r w:rsidRPr="00CD123C">
              <w:rPr>
                <w:b/>
                <w:bCs/>
              </w:rPr>
              <w:t>I2C_FLAG_BUSY</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994D223" w14:textId="77777777" w:rsidR="00CD123C" w:rsidRPr="00CD123C" w:rsidRDefault="00CD123C" w:rsidP="00CD123C">
            <w:r w:rsidRPr="00CD123C">
              <w:t>指示总线是否正被占用。返回SET表示繁忙，RESET表示空闲 。</w:t>
            </w:r>
          </w:p>
        </w:tc>
      </w:tr>
      <w:tr w:rsidR="00CD123C" w:rsidRPr="00CD123C" w14:paraId="4CE5C3A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2E5963B" w14:textId="77777777" w:rsidR="00CD123C" w:rsidRPr="00CD123C" w:rsidRDefault="00CD123C" w:rsidP="00CD123C">
            <w:r w:rsidRPr="00CD123C">
              <w:rPr>
                <w:rFonts w:ascii="Times New Roman" w:hAnsi="Times New Roman" w:cs="Times New Roman"/>
              </w:rPr>
              <w:t>​</w:t>
            </w:r>
            <w:r w:rsidRPr="00CD123C">
              <w:rPr>
                <w:b/>
                <w:bCs/>
              </w:rPr>
              <w:t>I2C_FLAG_SB</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CC140F4" w14:textId="77777777" w:rsidR="00CD123C" w:rsidRPr="00CD123C" w:rsidRDefault="00CD123C" w:rsidP="00CD123C">
            <w:r w:rsidRPr="00CD123C">
              <w:t>起始位标志。当起始条件成功发送后，该标志位被置位 。</w:t>
            </w:r>
          </w:p>
        </w:tc>
      </w:tr>
      <w:tr w:rsidR="00CD123C" w:rsidRPr="00CD123C" w14:paraId="4DAA560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58FD6FB" w14:textId="77777777" w:rsidR="00CD123C" w:rsidRPr="00CD123C" w:rsidRDefault="00CD123C" w:rsidP="00CD123C">
            <w:r w:rsidRPr="00CD123C">
              <w:rPr>
                <w:rFonts w:ascii="Times New Roman" w:hAnsi="Times New Roman" w:cs="Times New Roman"/>
              </w:rPr>
              <w:t>​</w:t>
            </w:r>
            <w:r w:rsidRPr="00CD123C">
              <w:rPr>
                <w:b/>
                <w:bCs/>
              </w:rPr>
              <w:t>I2C_FLAG_ADDR</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A371196" w14:textId="77777777" w:rsidR="00CD123C" w:rsidRPr="00CD123C" w:rsidRDefault="00CD123C" w:rsidP="00CD123C">
            <w:r w:rsidRPr="00CD123C">
              <w:t>地址标志。当地址发送完成并收到应答后，该标志位被置位 。</w:t>
            </w:r>
          </w:p>
        </w:tc>
      </w:tr>
      <w:tr w:rsidR="00CD123C" w:rsidRPr="00CD123C" w14:paraId="324E151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AB2F64E" w14:textId="77777777" w:rsidR="00CD123C" w:rsidRPr="00CD123C" w:rsidRDefault="00CD123C" w:rsidP="00CD123C">
            <w:r w:rsidRPr="00CD123C">
              <w:rPr>
                <w:rFonts w:ascii="Times New Roman" w:hAnsi="Times New Roman" w:cs="Times New Roman"/>
              </w:rPr>
              <w:t>​</w:t>
            </w:r>
            <w:r w:rsidRPr="00CD123C">
              <w:rPr>
                <w:b/>
                <w:bCs/>
              </w:rPr>
              <w:t>I2C_FLAG_TXE</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E9FC4CF" w14:textId="77777777" w:rsidR="00CD123C" w:rsidRPr="00CD123C" w:rsidRDefault="00CD123C" w:rsidP="00CD123C">
            <w:r w:rsidRPr="00CD123C">
              <w:t>数据寄存器空标志。当数据寄存器（DR）为空，可以写入新数据时置位 。</w:t>
            </w:r>
          </w:p>
        </w:tc>
      </w:tr>
      <w:tr w:rsidR="00CD123C" w:rsidRPr="00CD123C" w14:paraId="52DDE04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88AD4CF" w14:textId="77777777" w:rsidR="00CD123C" w:rsidRPr="00CD123C" w:rsidRDefault="00CD123C" w:rsidP="00CD123C">
            <w:r w:rsidRPr="00CD123C">
              <w:rPr>
                <w:rFonts w:ascii="Times New Roman" w:hAnsi="Times New Roman" w:cs="Times New Roman"/>
              </w:rPr>
              <w:t>​</w:t>
            </w:r>
            <w:r w:rsidRPr="00CD123C">
              <w:rPr>
                <w:b/>
                <w:bCs/>
              </w:rPr>
              <w:t>I2C_FLAG_RXNE</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1130CC7" w14:textId="77777777" w:rsidR="00CD123C" w:rsidRPr="00CD123C" w:rsidRDefault="00CD123C" w:rsidP="00CD123C">
            <w:r w:rsidRPr="00CD123C">
              <w:t>数据寄存器非空标志。当数据寄存器中存在已接收的数据可读取时置位 。</w:t>
            </w:r>
          </w:p>
        </w:tc>
      </w:tr>
      <w:tr w:rsidR="00CD123C" w:rsidRPr="00CD123C" w14:paraId="5E05149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4F196D4" w14:textId="77777777" w:rsidR="00CD123C" w:rsidRPr="00CD123C" w:rsidRDefault="00CD123C" w:rsidP="00CD123C">
            <w:r w:rsidRPr="00CD123C">
              <w:rPr>
                <w:rFonts w:ascii="Times New Roman" w:hAnsi="Times New Roman" w:cs="Times New Roman"/>
              </w:rPr>
              <w:t>​</w:t>
            </w:r>
            <w:r w:rsidRPr="00CD123C">
              <w:rPr>
                <w:b/>
                <w:bCs/>
              </w:rPr>
              <w:t>I2C_FLAG_BTF</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3340733" w14:textId="77777777" w:rsidR="00CD123C" w:rsidRPr="00CD123C" w:rsidRDefault="00CD123C" w:rsidP="00CD123C">
            <w:r w:rsidRPr="00CD123C">
              <w:t>字节传输完成标志。表示一个字节的传输（包括时钟拉伸）已经完成 。</w:t>
            </w:r>
          </w:p>
        </w:tc>
      </w:tr>
      <w:tr w:rsidR="00CD123C" w:rsidRPr="00CD123C" w14:paraId="2AC8D8D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3F4596D" w14:textId="77777777" w:rsidR="00CD123C" w:rsidRPr="00CD123C" w:rsidRDefault="00CD123C" w:rsidP="00CD123C">
            <w:r w:rsidRPr="00CD123C">
              <w:rPr>
                <w:rFonts w:ascii="Times New Roman" w:hAnsi="Times New Roman" w:cs="Times New Roman"/>
              </w:rPr>
              <w:t>​</w:t>
            </w:r>
            <w:r w:rsidRPr="00CD123C">
              <w:rPr>
                <w:b/>
                <w:bCs/>
              </w:rPr>
              <w:t>I2C_FLAG_AF</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0175947" w14:textId="77777777" w:rsidR="00CD123C" w:rsidRPr="00CD123C" w:rsidRDefault="00CD123C" w:rsidP="00CD123C">
            <w:r w:rsidRPr="00CD123C">
              <w:t>应答失败标志。当未收到从机的应答信号（NACK）时置位 。</w:t>
            </w:r>
          </w:p>
        </w:tc>
      </w:tr>
      <w:tr w:rsidR="00CD123C" w:rsidRPr="00CD123C" w14:paraId="55EBE99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633F7C9" w14:textId="77777777" w:rsidR="00CD123C" w:rsidRPr="00CD123C" w:rsidRDefault="00CD123C" w:rsidP="00CD123C">
            <w:r w:rsidRPr="00CD123C">
              <w:rPr>
                <w:rFonts w:ascii="Times New Roman" w:hAnsi="Times New Roman" w:cs="Times New Roman"/>
              </w:rPr>
              <w:t>​</w:t>
            </w:r>
            <w:r w:rsidRPr="00CD123C">
              <w:rPr>
                <w:b/>
                <w:bCs/>
              </w:rPr>
              <w:t>I2C_FLAG_STOPF</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2B5DCFF" w14:textId="77777777" w:rsidR="00CD123C" w:rsidRPr="00CD123C" w:rsidRDefault="00CD123C" w:rsidP="00CD123C">
            <w:r w:rsidRPr="00CD123C">
              <w:t>停止位检测标志。在从模式下检测到停止条件时置位 。</w:t>
            </w:r>
          </w:p>
        </w:tc>
      </w:tr>
    </w:tbl>
    <w:p w14:paraId="566D4695" w14:textId="77777777" w:rsidR="00CD123C" w:rsidRPr="00CD123C" w:rsidRDefault="00CD123C" w:rsidP="001F261F">
      <w:pPr>
        <w:pStyle w:val="3"/>
      </w:pPr>
      <w:r w:rsidRPr="00CD123C">
        <w:rPr>
          <w:rFonts w:ascii="Segoe UI Emoji" w:hAnsi="Segoe UI Emoji" w:cs="Segoe UI Emoji"/>
        </w:rPr>
        <w:t>💡</w:t>
      </w:r>
      <w:r w:rsidRPr="00CD123C">
        <w:t xml:space="preserve"> 基本使用方法</w:t>
      </w:r>
    </w:p>
    <w:p w14:paraId="39399E37" w14:textId="77777777" w:rsidR="00CD123C" w:rsidRPr="00CD123C" w:rsidRDefault="00CD123C" w:rsidP="00CD123C">
      <w:r w:rsidRPr="00CD123C">
        <w:t>在实际编程中，通常通过在循环中查询这些标志位来确保通信步骤的同步。</w:t>
      </w:r>
    </w:p>
    <w:p w14:paraId="727786E2" w14:textId="77777777" w:rsidR="00CD123C" w:rsidRPr="00CD123C" w:rsidRDefault="00CD123C" w:rsidP="00CD123C">
      <w:r w:rsidRPr="00CD123C">
        <w:rPr>
          <w:rFonts w:ascii="Times New Roman" w:hAnsi="Times New Roman" w:cs="Times New Roman"/>
        </w:rPr>
        <w:lastRenderedPageBreak/>
        <w:t>​</w:t>
      </w:r>
      <w:r w:rsidRPr="00CD123C">
        <w:rPr>
          <w:b/>
          <w:bCs/>
        </w:rPr>
        <w:t>示例：等待总线空闲后再发起通信</w:t>
      </w:r>
      <w:r w:rsidRPr="00CD123C">
        <w:rPr>
          <w:rFonts w:ascii="Times New Roman" w:hAnsi="Times New Roman" w:cs="Times New Roman"/>
        </w:rPr>
        <w:t>​</w:t>
      </w:r>
    </w:p>
    <w:p w14:paraId="6E7E834F" w14:textId="77777777" w:rsidR="00CD123C" w:rsidRPr="00CD123C" w:rsidRDefault="00CD123C" w:rsidP="00CD123C">
      <w:r w:rsidRPr="00CD123C">
        <w:t>// 等待I2C1总线空闲</w:t>
      </w:r>
    </w:p>
    <w:p w14:paraId="06806D9B" w14:textId="77777777" w:rsidR="00CD123C" w:rsidRPr="00CD123C" w:rsidRDefault="00CD123C" w:rsidP="00CD123C">
      <w:r w:rsidRPr="00CD123C">
        <w:t>while (I2C_</w:t>
      </w:r>
      <w:proofErr w:type="gramStart"/>
      <w:r w:rsidRPr="00CD123C">
        <w:t>GetFlagStatus(</w:t>
      </w:r>
      <w:proofErr w:type="gramEnd"/>
      <w:r w:rsidRPr="00CD123C">
        <w:t>I2C1, I2C_FLAG_BUSY) == SET) {</w:t>
      </w:r>
    </w:p>
    <w:p w14:paraId="07F98930" w14:textId="77777777" w:rsidR="00CD123C" w:rsidRPr="00CD123C" w:rsidRDefault="00CD123C" w:rsidP="00CD123C">
      <w:r w:rsidRPr="00CD123C">
        <w:t xml:space="preserve">    // 可选：在此处添加超时退出机制，防止死循环</w:t>
      </w:r>
    </w:p>
    <w:p w14:paraId="0B109A8E" w14:textId="77777777" w:rsidR="00CD123C" w:rsidRPr="00CD123C" w:rsidRDefault="00CD123C" w:rsidP="00CD123C">
      <w:r w:rsidRPr="00CD123C">
        <w:t>}</w:t>
      </w:r>
    </w:p>
    <w:p w14:paraId="17060232" w14:textId="77777777" w:rsidR="00CD123C" w:rsidRPr="00CD123C" w:rsidRDefault="00CD123C" w:rsidP="00CD123C">
      <w:r w:rsidRPr="00CD123C">
        <w:t>// 总线空闲，可以生成起始条件</w:t>
      </w:r>
    </w:p>
    <w:p w14:paraId="5C8EEC03" w14:textId="77777777" w:rsidR="00CD123C" w:rsidRPr="00CD123C" w:rsidRDefault="00CD123C" w:rsidP="00CD123C">
      <w:r w:rsidRPr="00CD123C">
        <w:t>I2C_</w:t>
      </w:r>
      <w:proofErr w:type="gramStart"/>
      <w:r w:rsidRPr="00CD123C">
        <w:t>GenerateSTART(</w:t>
      </w:r>
      <w:proofErr w:type="gramEnd"/>
      <w:r w:rsidRPr="00CD123C">
        <w:t>I2C1, ENABLE);</w:t>
      </w:r>
    </w:p>
    <w:p w14:paraId="7201239A" w14:textId="77777777" w:rsidR="00CD123C" w:rsidRPr="00CD123C" w:rsidRDefault="00CD123C" w:rsidP="00CD123C">
      <w:r w:rsidRPr="00CD123C">
        <w:rPr>
          <w:rFonts w:ascii="Times New Roman" w:hAnsi="Times New Roman" w:cs="Times New Roman"/>
        </w:rPr>
        <w:t>​</w:t>
      </w:r>
      <w:r w:rsidRPr="00CD123C">
        <w:rPr>
          <w:b/>
          <w:bCs/>
        </w:rPr>
        <w:t>示例：等待起始条件发送成功</w:t>
      </w:r>
      <w:r w:rsidRPr="00CD123C">
        <w:rPr>
          <w:rFonts w:ascii="Times New Roman" w:hAnsi="Times New Roman" w:cs="Times New Roman"/>
        </w:rPr>
        <w:t>​</w:t>
      </w:r>
    </w:p>
    <w:p w14:paraId="30BFB618" w14:textId="77777777" w:rsidR="00CD123C" w:rsidRPr="00CD123C" w:rsidRDefault="00CD123C" w:rsidP="00CD123C">
      <w:r w:rsidRPr="00CD123C">
        <w:t>// 等待起始条件生成（SB标志置位）</w:t>
      </w:r>
    </w:p>
    <w:p w14:paraId="45B986F8" w14:textId="77777777" w:rsidR="00CD123C" w:rsidRPr="00CD123C" w:rsidRDefault="00CD123C" w:rsidP="00CD123C">
      <w:r w:rsidRPr="00CD123C">
        <w:t>while (I2C_</w:t>
      </w:r>
      <w:proofErr w:type="gramStart"/>
      <w:r w:rsidRPr="00CD123C">
        <w:t>GetFlagStatus(</w:t>
      </w:r>
      <w:proofErr w:type="gramEnd"/>
      <w:r w:rsidRPr="00CD123C">
        <w:t>I2C1, I2C_FLAG_SB) == RESET) {</w:t>
      </w:r>
    </w:p>
    <w:p w14:paraId="797BA02C" w14:textId="77777777" w:rsidR="00CD123C" w:rsidRPr="00CD123C" w:rsidRDefault="00CD123C" w:rsidP="00CD123C">
      <w:r w:rsidRPr="00CD123C">
        <w:t xml:space="preserve">    // 等待</w:t>
      </w:r>
    </w:p>
    <w:p w14:paraId="16BCAE26" w14:textId="77777777" w:rsidR="00CD123C" w:rsidRPr="00CD123C" w:rsidRDefault="00CD123C" w:rsidP="00CD123C">
      <w:r w:rsidRPr="00CD123C">
        <w:t>}</w:t>
      </w:r>
    </w:p>
    <w:p w14:paraId="5F71AC83" w14:textId="77777777" w:rsidR="00CD123C" w:rsidRPr="00CD123C" w:rsidRDefault="00CD123C" w:rsidP="00CD123C">
      <w:r w:rsidRPr="00CD123C">
        <w:t>// 起始条件已成功发送，接下来可以发送设备地址</w:t>
      </w:r>
    </w:p>
    <w:p w14:paraId="26F40D16" w14:textId="77777777" w:rsidR="00CD123C" w:rsidRPr="00CD123C" w:rsidRDefault="00CD123C" w:rsidP="001F261F">
      <w:pPr>
        <w:pStyle w:val="3"/>
      </w:pPr>
      <w:r w:rsidRPr="00CD123C">
        <w:rPr>
          <w:rFonts w:ascii="Segoe UI Emoji" w:hAnsi="Segoe UI Emoji" w:cs="Segoe UI Emoji"/>
        </w:rPr>
        <w:t>⚖️</w:t>
      </w:r>
      <w:r w:rsidRPr="00CD123C">
        <w:t xml:space="preserve"> 与其他状态函数的对比</w:t>
      </w:r>
    </w:p>
    <w:p w14:paraId="7BA6C341" w14:textId="77777777" w:rsidR="00CD123C" w:rsidRPr="00CD123C" w:rsidRDefault="00CD123C" w:rsidP="00CD123C">
      <w:r w:rsidRPr="00CD123C">
        <w:t>STM32标准库提供了几种不同的方式来监控I2C状态，I2C_GetFlagStatus()是其中最基础的一种。理解它们之间的区别很重要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606"/>
        <w:gridCol w:w="2530"/>
        <w:gridCol w:w="2581"/>
        <w:gridCol w:w="2573"/>
      </w:tblGrid>
      <w:tr w:rsidR="00CD123C" w:rsidRPr="00CD123C" w14:paraId="5FDB3606"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79D92A4" w14:textId="77777777" w:rsidR="00CD123C" w:rsidRPr="00CD123C" w:rsidRDefault="00CD123C" w:rsidP="00CD123C">
            <w:pPr>
              <w:rPr>
                <w:b/>
                <w:bCs/>
              </w:rPr>
            </w:pPr>
            <w:r w:rsidRPr="00CD123C">
              <w:rPr>
                <w:b/>
                <w:bCs/>
              </w:rPr>
              <w:t>特性</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0F8B81" w14:textId="77777777" w:rsidR="00CD123C" w:rsidRPr="00CD123C" w:rsidRDefault="00CD123C" w:rsidP="00CD123C">
            <w:pPr>
              <w:rPr>
                <w:b/>
                <w:bCs/>
              </w:rPr>
            </w:pPr>
            <w:r w:rsidRPr="00CD123C">
              <w:rPr>
                <w:b/>
                <w:bCs/>
              </w:rPr>
              <w:t>I2C_</w:t>
            </w:r>
            <w:proofErr w:type="gramStart"/>
            <w:r w:rsidRPr="00CD123C">
              <w:rPr>
                <w:b/>
                <w:bCs/>
              </w:rPr>
              <w:t>GetFlagStatus(</w:t>
            </w:r>
            <w:proofErr w:type="gramEnd"/>
            <w:r w:rsidRPr="00CD123C">
              <w:rPr>
                <w:b/>
                <w:bCs/>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66772E3" w14:textId="77777777" w:rsidR="00CD123C" w:rsidRPr="00CD123C" w:rsidRDefault="00CD123C" w:rsidP="00CD123C">
            <w:pPr>
              <w:rPr>
                <w:b/>
                <w:bCs/>
              </w:rPr>
            </w:pPr>
            <w:r w:rsidRPr="00CD123C">
              <w:rPr>
                <w:b/>
                <w:bCs/>
              </w:rPr>
              <w:t>I2C_</w:t>
            </w:r>
            <w:proofErr w:type="gramStart"/>
            <w:r w:rsidRPr="00CD123C">
              <w:rPr>
                <w:b/>
                <w:bCs/>
              </w:rPr>
              <w:t>CheckEvent(</w:t>
            </w:r>
            <w:proofErr w:type="gramEnd"/>
            <w:r w:rsidRPr="00CD123C">
              <w:rPr>
                <w:b/>
                <w:bCs/>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9AF2996" w14:textId="77777777" w:rsidR="00CD123C" w:rsidRPr="00CD123C" w:rsidRDefault="00CD123C" w:rsidP="00CD123C">
            <w:pPr>
              <w:rPr>
                <w:b/>
                <w:bCs/>
              </w:rPr>
            </w:pPr>
            <w:r w:rsidRPr="00CD123C">
              <w:rPr>
                <w:b/>
                <w:bCs/>
              </w:rPr>
              <w:t>I2C_</w:t>
            </w:r>
            <w:proofErr w:type="gramStart"/>
            <w:r w:rsidRPr="00CD123C">
              <w:rPr>
                <w:b/>
                <w:bCs/>
              </w:rPr>
              <w:t>GetLastEvent(</w:t>
            </w:r>
            <w:proofErr w:type="gramEnd"/>
            <w:r w:rsidRPr="00CD123C">
              <w:rPr>
                <w:b/>
                <w:bCs/>
              </w:rPr>
              <w:t>)</w:t>
            </w:r>
          </w:p>
        </w:tc>
      </w:tr>
      <w:tr w:rsidR="00CD123C" w:rsidRPr="00CD123C" w14:paraId="575A459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7B46D3A" w14:textId="77777777" w:rsidR="00CD123C" w:rsidRPr="00CD123C" w:rsidRDefault="00CD123C" w:rsidP="00CD123C">
            <w:r w:rsidRPr="00CD123C">
              <w:rPr>
                <w:rFonts w:ascii="Times New Roman" w:hAnsi="Times New Roman" w:cs="Times New Roman"/>
              </w:rPr>
              <w:t>​</w:t>
            </w:r>
            <w:r w:rsidRPr="00CD123C">
              <w:rPr>
                <w:b/>
                <w:bCs/>
              </w:rPr>
              <w:t>操作粒度</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CF3D3C" w14:textId="77777777" w:rsidR="00CD123C" w:rsidRPr="00CD123C" w:rsidRDefault="00CD123C" w:rsidP="00CD123C">
            <w:r w:rsidRPr="00CD123C">
              <w:rPr>
                <w:rFonts w:ascii="Times New Roman" w:hAnsi="Times New Roman" w:cs="Times New Roman"/>
              </w:rPr>
              <w:t>​</w:t>
            </w:r>
            <w:r w:rsidRPr="00CD123C">
              <w:rPr>
                <w:b/>
                <w:bCs/>
              </w:rPr>
              <w:t>单个标志位</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C6D07AE" w14:textId="77777777" w:rsidR="00CD123C" w:rsidRPr="00CD123C" w:rsidRDefault="00CD123C" w:rsidP="00CD123C">
            <w:r w:rsidRPr="00CD123C">
              <w:rPr>
                <w:rFonts w:ascii="Times New Roman" w:hAnsi="Times New Roman" w:cs="Times New Roman"/>
              </w:rPr>
              <w:t>​</w:t>
            </w:r>
            <w:r w:rsidRPr="00CD123C">
              <w:rPr>
                <w:b/>
                <w:bCs/>
              </w:rPr>
              <w:t>预定义的事件</w:t>
            </w:r>
            <w:r w:rsidRPr="00CD123C">
              <w:rPr>
                <w:rFonts w:ascii="Times New Roman" w:hAnsi="Times New Roman" w:cs="Times New Roman"/>
              </w:rPr>
              <w:t>​</w:t>
            </w:r>
            <w:r w:rsidRPr="00CD123C">
              <w:t>（多个标志位的组合）</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CC72BA" w14:textId="77777777" w:rsidR="00CD123C" w:rsidRPr="00CD123C" w:rsidRDefault="00CD123C" w:rsidP="00CD123C">
            <w:r w:rsidRPr="00CD123C">
              <w:rPr>
                <w:rFonts w:ascii="Times New Roman" w:hAnsi="Times New Roman" w:cs="Times New Roman"/>
              </w:rPr>
              <w:t>​</w:t>
            </w:r>
            <w:r w:rsidRPr="00CD123C">
              <w:rPr>
                <w:b/>
                <w:bCs/>
              </w:rPr>
              <w:t>所有状态标志</w:t>
            </w:r>
            <w:r w:rsidRPr="00CD123C">
              <w:t>的完整快照</w:t>
            </w:r>
          </w:p>
        </w:tc>
      </w:tr>
      <w:tr w:rsidR="00CD123C" w:rsidRPr="00CD123C" w14:paraId="24F5DDE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D2C09EB" w14:textId="77777777" w:rsidR="00CD123C" w:rsidRPr="00CD123C" w:rsidRDefault="00CD123C" w:rsidP="00CD123C">
            <w:r w:rsidRPr="00CD123C">
              <w:rPr>
                <w:rFonts w:ascii="Times New Roman" w:hAnsi="Times New Roman" w:cs="Times New Roman"/>
              </w:rPr>
              <w:t>​</w:t>
            </w:r>
            <w:r w:rsidRPr="00CD123C">
              <w:rPr>
                <w:b/>
                <w:bCs/>
              </w:rPr>
              <w:t>灵活性</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D855D54" w14:textId="77777777" w:rsidR="00CD123C" w:rsidRPr="00CD123C" w:rsidRDefault="00CD123C" w:rsidP="00CD123C">
            <w:r w:rsidRPr="00CD123C">
              <w:t>高，可检查任意单一标志</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05A3B00" w14:textId="77777777" w:rsidR="00CD123C" w:rsidRPr="00CD123C" w:rsidRDefault="00CD123C" w:rsidP="00CD123C">
            <w:r w:rsidRPr="00CD123C">
              <w:t>较低，依赖于库预定义的事件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09666E4" w14:textId="77777777" w:rsidR="00CD123C" w:rsidRPr="00CD123C" w:rsidRDefault="00CD123C" w:rsidP="00CD123C">
            <w:r w:rsidRPr="00CD123C">
              <w:t>最高，可获得全部状态信息</w:t>
            </w:r>
          </w:p>
        </w:tc>
      </w:tr>
      <w:tr w:rsidR="00CD123C" w:rsidRPr="00CD123C" w14:paraId="0724EA4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74F56D8" w14:textId="77777777" w:rsidR="00CD123C" w:rsidRPr="00CD123C" w:rsidRDefault="00CD123C" w:rsidP="00CD123C">
            <w:r w:rsidRPr="00CD123C">
              <w:rPr>
                <w:rFonts w:ascii="Times New Roman" w:hAnsi="Times New Roman" w:cs="Times New Roman"/>
              </w:rPr>
              <w:t>​</w:t>
            </w:r>
            <w:r w:rsidRPr="00CD123C">
              <w:rPr>
                <w:b/>
                <w:bCs/>
              </w:rPr>
              <w:t>适用场景</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9C34C9D" w14:textId="77777777" w:rsidR="00CD123C" w:rsidRPr="00CD123C" w:rsidRDefault="00CD123C" w:rsidP="00CD123C">
            <w:r w:rsidRPr="00CD123C">
              <w:t>检查简单的独立状态（如总线忙）</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45EDE58" w14:textId="77777777" w:rsidR="00CD123C" w:rsidRPr="00CD123C" w:rsidRDefault="00CD123C" w:rsidP="00CD123C">
            <w:r w:rsidRPr="00CD123C">
              <w:t>轮询模式下的标准流程控制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8493BF" w14:textId="77777777" w:rsidR="00CD123C" w:rsidRPr="00CD123C" w:rsidRDefault="00CD123C" w:rsidP="00CD123C">
            <w:r w:rsidRPr="00CD123C">
              <w:t>中断服务等需要复杂状态判断的场景</w:t>
            </w:r>
          </w:p>
        </w:tc>
      </w:tr>
      <w:tr w:rsidR="00CD123C" w:rsidRPr="00CD123C" w14:paraId="36FFDDE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E3D8150" w14:textId="77777777" w:rsidR="00CD123C" w:rsidRPr="00CD123C" w:rsidRDefault="00CD123C" w:rsidP="00CD123C">
            <w:r w:rsidRPr="00CD123C">
              <w:rPr>
                <w:rFonts w:ascii="Times New Roman" w:hAnsi="Times New Roman" w:cs="Times New Roman"/>
              </w:rPr>
              <w:t>​</w:t>
            </w:r>
            <w:r w:rsidRPr="00CD123C">
              <w:rPr>
                <w:b/>
                <w:bCs/>
              </w:rPr>
              <w:t>代码简洁性</w:t>
            </w:r>
            <w:r w:rsidRPr="00CD123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8969EC7" w14:textId="77777777" w:rsidR="00CD123C" w:rsidRPr="00CD123C" w:rsidRDefault="00CD123C" w:rsidP="00CD123C">
            <w:r w:rsidRPr="00CD123C">
              <w:t>需要手动处理每个标志</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555DB10" w14:textId="77777777" w:rsidR="00CD123C" w:rsidRPr="00CD123C" w:rsidRDefault="00CD123C" w:rsidP="00CD123C">
            <w:r w:rsidRPr="00CD123C">
              <w:t>较简洁，一句代码可检查一个完整事件</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9C1B315" w14:textId="77777777" w:rsidR="00CD123C" w:rsidRPr="00CD123C" w:rsidRDefault="00CD123C" w:rsidP="00CD123C">
            <w:r w:rsidRPr="00CD123C">
              <w:t>较复杂，需自行解析状态值</w:t>
            </w:r>
          </w:p>
        </w:tc>
      </w:tr>
    </w:tbl>
    <w:p w14:paraId="10F1E13C" w14:textId="77777777" w:rsidR="00CD123C" w:rsidRPr="00CD123C" w:rsidRDefault="00CD123C" w:rsidP="00CD123C">
      <w:r w:rsidRPr="00CD123C">
        <w:t>简单来说：</w:t>
      </w:r>
    </w:p>
    <w:p w14:paraId="2A5A723F" w14:textId="77777777" w:rsidR="00CD123C" w:rsidRPr="00CD123C" w:rsidRDefault="00CD123C" w:rsidP="00CD123C">
      <w:pPr>
        <w:numPr>
          <w:ilvl w:val="0"/>
          <w:numId w:val="723"/>
        </w:numPr>
      </w:pPr>
      <w:r w:rsidRPr="00CD123C">
        <w:t>如果你只想检查</w:t>
      </w:r>
      <w:r w:rsidRPr="00CD123C">
        <w:rPr>
          <w:b/>
          <w:bCs/>
        </w:rPr>
        <w:t>某一个特定状态</w:t>
      </w:r>
      <w:r w:rsidRPr="00CD123C">
        <w:rPr>
          <w:rFonts w:ascii="Times New Roman" w:hAnsi="Times New Roman" w:cs="Times New Roman"/>
        </w:rPr>
        <w:t>​</w:t>
      </w:r>
      <w:r w:rsidRPr="00CD123C">
        <w:t>（比如“总线是否忙”），用 I2C_GetFlagStatus()</w:t>
      </w:r>
      <w:r w:rsidRPr="00CD123C">
        <w:lastRenderedPageBreak/>
        <w:t>最直接。</w:t>
      </w:r>
    </w:p>
    <w:p w14:paraId="6ADD9E3F" w14:textId="77777777" w:rsidR="00CD123C" w:rsidRPr="00CD123C" w:rsidRDefault="00CD123C" w:rsidP="00CD123C">
      <w:pPr>
        <w:numPr>
          <w:ilvl w:val="0"/>
          <w:numId w:val="723"/>
        </w:numPr>
      </w:pPr>
      <w:r w:rsidRPr="00CD123C">
        <w:t>如果你想检查一个</w:t>
      </w:r>
      <w:r w:rsidRPr="00CD123C">
        <w:rPr>
          <w:b/>
          <w:bCs/>
        </w:rPr>
        <w:t>完整的通信事件</w:t>
      </w:r>
      <w:r w:rsidRPr="00CD123C">
        <w:rPr>
          <w:rFonts w:ascii="Times New Roman" w:hAnsi="Times New Roman" w:cs="Times New Roman"/>
        </w:rPr>
        <w:t>​</w:t>
      </w:r>
      <w:r w:rsidRPr="00CD123C">
        <w:t>（比如“主机发送器模式已选择”，这本身是多个标志位的组合），使用 I2C_CheckEvent()会更方便 。</w:t>
      </w:r>
    </w:p>
    <w:p w14:paraId="530CBC0A" w14:textId="77777777" w:rsidR="00CD123C" w:rsidRPr="00CD123C" w:rsidRDefault="00CD123C" w:rsidP="001F261F">
      <w:pPr>
        <w:pStyle w:val="3"/>
      </w:pPr>
      <w:r w:rsidRPr="00CD123C">
        <w:rPr>
          <w:rFonts w:ascii="Segoe UI Emoji" w:hAnsi="Segoe UI Emoji" w:cs="Segoe UI Emoji"/>
        </w:rPr>
        <w:t>⚠️</w:t>
      </w:r>
      <w:r w:rsidRPr="00CD123C">
        <w:t xml:space="preserve"> 重要注意事项</w:t>
      </w:r>
    </w:p>
    <w:p w14:paraId="2A96ADDE" w14:textId="77777777" w:rsidR="00CD123C" w:rsidRPr="00CD123C" w:rsidRDefault="00CD123C" w:rsidP="00CD123C">
      <w:pPr>
        <w:numPr>
          <w:ilvl w:val="0"/>
          <w:numId w:val="724"/>
        </w:numPr>
      </w:pPr>
      <w:r w:rsidRPr="00CD123C">
        <w:rPr>
          <w:rFonts w:ascii="Times New Roman" w:hAnsi="Times New Roman" w:cs="Times New Roman"/>
        </w:rPr>
        <w:t>​</w:t>
      </w:r>
      <w:r w:rsidRPr="00CD123C">
        <w:rPr>
          <w:b/>
          <w:bCs/>
        </w:rPr>
        <w:t>超时机制</w:t>
      </w:r>
      <w:r w:rsidRPr="00CD123C">
        <w:rPr>
          <w:rFonts w:ascii="Times New Roman" w:hAnsi="Times New Roman" w:cs="Times New Roman"/>
        </w:rPr>
        <w:t>​</w:t>
      </w:r>
      <w:r w:rsidRPr="00CD123C">
        <w:t>：在使用 while循环等待标志位时，</w:t>
      </w:r>
      <w:r w:rsidRPr="00CD123C">
        <w:rPr>
          <w:rFonts w:ascii="Times New Roman" w:hAnsi="Times New Roman" w:cs="Times New Roman"/>
        </w:rPr>
        <w:t>​</w:t>
      </w:r>
      <w:r w:rsidRPr="00CD123C">
        <w:rPr>
          <w:b/>
          <w:bCs/>
        </w:rPr>
        <w:t>强烈建议添加超时处理</w:t>
      </w:r>
      <w:r w:rsidRPr="00CD123C">
        <w:t>，否则如果总线出现异常导致标志位永远不满足条件，程序将陷入死循环 。</w:t>
      </w:r>
    </w:p>
    <w:p w14:paraId="7198D624" w14:textId="77777777" w:rsidR="00CD123C" w:rsidRPr="00CD123C" w:rsidRDefault="00CD123C" w:rsidP="00CD123C">
      <w:pPr>
        <w:numPr>
          <w:ilvl w:val="0"/>
          <w:numId w:val="724"/>
        </w:numPr>
      </w:pPr>
      <w:r w:rsidRPr="00CD123C">
        <w:rPr>
          <w:rFonts w:ascii="Times New Roman" w:hAnsi="Times New Roman" w:cs="Times New Roman"/>
        </w:rPr>
        <w:t>​</w:t>
      </w:r>
      <w:r w:rsidRPr="00CD123C">
        <w:rPr>
          <w:b/>
          <w:bCs/>
        </w:rPr>
        <w:t>标志位清除</w:t>
      </w:r>
      <w:r w:rsidRPr="00CD123C">
        <w:rPr>
          <w:rFonts w:ascii="Times New Roman" w:hAnsi="Times New Roman" w:cs="Times New Roman"/>
        </w:rPr>
        <w:t>​</w:t>
      </w:r>
      <w:r w:rsidRPr="00CD123C">
        <w:t>：某些标志位在读取状态寄存器后会被</w:t>
      </w:r>
      <w:r w:rsidRPr="00CD123C">
        <w:rPr>
          <w:b/>
          <w:bCs/>
        </w:rPr>
        <w:t>自动清除</w:t>
      </w:r>
      <w:r w:rsidRPr="00CD123C">
        <w:rPr>
          <w:rFonts w:ascii="Times New Roman" w:hAnsi="Times New Roman" w:cs="Times New Roman"/>
        </w:rPr>
        <w:t>​</w:t>
      </w:r>
      <w:r w:rsidRPr="00CD123C">
        <w:t>（如 SB, ADDR），而有些则需要</w:t>
      </w:r>
      <w:r w:rsidRPr="00CD123C">
        <w:rPr>
          <w:b/>
          <w:bCs/>
        </w:rPr>
        <w:t>软件清除</w:t>
      </w:r>
      <w:r w:rsidRPr="00CD123C">
        <w:rPr>
          <w:rFonts w:ascii="Times New Roman" w:hAnsi="Times New Roman" w:cs="Times New Roman"/>
        </w:rPr>
        <w:t>​</w:t>
      </w:r>
      <w:r w:rsidRPr="00CD123C">
        <w:t>（如 AF）。务必参考参考手册了解每个标志位的清除方式 。</w:t>
      </w:r>
    </w:p>
    <w:p w14:paraId="0F5C21A3" w14:textId="77777777" w:rsidR="00CD123C" w:rsidRPr="00CD123C" w:rsidRDefault="00CD123C" w:rsidP="00CD123C">
      <w:pPr>
        <w:numPr>
          <w:ilvl w:val="0"/>
          <w:numId w:val="724"/>
        </w:numPr>
      </w:pPr>
      <w:r w:rsidRPr="00CD123C">
        <w:rPr>
          <w:rFonts w:ascii="Times New Roman" w:hAnsi="Times New Roman" w:cs="Times New Roman"/>
        </w:rPr>
        <w:t>​</w:t>
      </w:r>
      <w:r w:rsidRPr="00CD123C">
        <w:rPr>
          <w:b/>
          <w:bCs/>
        </w:rPr>
        <w:t>初始化确认</w:t>
      </w:r>
      <w:r w:rsidRPr="00CD123C">
        <w:rPr>
          <w:rFonts w:ascii="Times New Roman" w:hAnsi="Times New Roman" w:cs="Times New Roman"/>
        </w:rPr>
        <w:t>​</w:t>
      </w:r>
      <w:r w:rsidRPr="00CD123C">
        <w:t>：在使用此函数前，必须确保I2C外设已通过 I2C_Init()和 I2C_Cmd()正确初始化和使能 。</w:t>
      </w:r>
    </w:p>
    <w:p w14:paraId="5C8315BF" w14:textId="77777777" w:rsidR="00CD123C" w:rsidRPr="00CD123C" w:rsidRDefault="00CD123C" w:rsidP="001F261F">
      <w:pPr>
        <w:pStyle w:val="3"/>
      </w:pPr>
      <w:r w:rsidRPr="00CD123C">
        <w:rPr>
          <w:rFonts w:ascii="Segoe UI Emoji" w:hAnsi="Segoe UI Emoji" w:cs="Segoe UI Emoji"/>
        </w:rPr>
        <w:t>💎</w:t>
      </w:r>
      <w:r w:rsidRPr="00CD123C">
        <w:t xml:space="preserve"> 总结</w:t>
      </w:r>
    </w:p>
    <w:p w14:paraId="2BE62EAF" w14:textId="77777777" w:rsidR="00CD123C" w:rsidRPr="00CD123C" w:rsidRDefault="00CD123C" w:rsidP="00CD123C">
      <w:r w:rsidRPr="00CD123C">
        <w:t>I2C_GetFlagStatus()是STM32标准外设库中进行I2C状态查询的基础工具。它通过检查单个标志位为你提供了对总线状态的精细控制，非常适合实现轮询方式的I2C通信。但在使用时，请务必注意结合超时机制并正确理解各标志位的特性。</w:t>
      </w:r>
    </w:p>
    <w:p w14:paraId="3899B170" w14:textId="77777777" w:rsidR="00CD123C" w:rsidRPr="00CD123C" w:rsidRDefault="00CD123C" w:rsidP="00CD123C">
      <w:r w:rsidRPr="00CD123C">
        <w:t>希望这些信息能帮助你更好地理解和使用这个函数。如果你对具体的通信流程或某个标志位的细节有更深入的疑问，我们可以继续探讨。</w:t>
      </w:r>
    </w:p>
    <w:p w14:paraId="6834CFA9" w14:textId="77777777" w:rsidR="00CD123C" w:rsidRPr="00CD123C" w:rsidRDefault="00CD123C" w:rsidP="00CD123C"/>
    <w:p w14:paraId="499F7728" w14:textId="23B7CB1E" w:rsidR="0004595C" w:rsidRDefault="00EB20B6" w:rsidP="00DC6006">
      <w:pPr>
        <w:pStyle w:val="1"/>
      </w:pPr>
      <w:r>
        <w:rPr>
          <w:rFonts w:hint="eastAsia"/>
        </w:rPr>
        <w:t>SPI(串行外设接口)</w:t>
      </w:r>
    </w:p>
    <w:p w14:paraId="0E84A4B0" w14:textId="368D5701" w:rsidR="00394272" w:rsidRDefault="00394272" w:rsidP="0060619B">
      <w:pPr>
        <w:pStyle w:val="2"/>
      </w:pPr>
      <w:r w:rsidRPr="00394272">
        <w:t>SPI_I2S_DeInit(</w:t>
      </w:r>
      <w:r>
        <w:rPr>
          <w:rFonts w:hint="eastAsia"/>
        </w:rPr>
        <w:t>)</w:t>
      </w:r>
      <w:r w:rsidR="005F7F5A">
        <w:br/>
      </w:r>
      <w:r w:rsidR="005F7F5A" w:rsidRPr="0060619B">
        <w:t>将指定的 SPI 或 I2S 外设的寄存器</w:t>
      </w:r>
      <w:r w:rsidR="005F7F5A" w:rsidRPr="0060619B">
        <w:rPr>
          <w:b/>
          <w:bCs/>
        </w:rPr>
        <w:t>重置为它们的默认值</w:t>
      </w:r>
      <w:r w:rsidR="005F7F5A" w:rsidRPr="0060619B">
        <w:rPr>
          <w:rFonts w:ascii="Times New Roman" w:hAnsi="Times New Roman" w:cs="Times New Roman"/>
        </w:rPr>
        <w:t>​</w:t>
      </w:r>
      <w:r w:rsidR="005F7F5A" w:rsidRPr="0060619B">
        <w:t>（复位值）</w:t>
      </w:r>
    </w:p>
    <w:p w14:paraId="62569F27" w14:textId="77777777" w:rsidR="0060619B" w:rsidRPr="0060619B" w:rsidRDefault="0060619B" w:rsidP="0060619B">
      <w:r w:rsidRPr="0060619B">
        <w:t>SPI_I2S_DeInit函数用于将指定的 SPI 或 I2S 外设的寄存器</w:t>
      </w:r>
      <w:r w:rsidRPr="0060619B">
        <w:rPr>
          <w:b/>
          <w:bCs/>
        </w:rPr>
        <w:t>重置为它们的默认值</w:t>
      </w:r>
      <w:r w:rsidRPr="0060619B">
        <w:rPr>
          <w:rFonts w:ascii="Times New Roman" w:hAnsi="Times New Roman" w:cs="Times New Roman"/>
        </w:rPr>
        <w:t>​</w:t>
      </w:r>
      <w:r w:rsidRPr="0060619B">
        <w:t>（复位值）。这在需要重新配置外设或恢复初始状态时非常有用。</w:t>
      </w:r>
    </w:p>
    <w:p w14:paraId="302497C6" w14:textId="77777777" w:rsidR="0060619B" w:rsidRPr="0060619B" w:rsidRDefault="0060619B" w:rsidP="00D21F47">
      <w:pPr>
        <w:pStyle w:val="3"/>
      </w:pPr>
      <w:r w:rsidRPr="0060619B">
        <w:t xml:space="preserve">函数原型 </w:t>
      </w:r>
    </w:p>
    <w:p w14:paraId="06DF6365" w14:textId="77777777" w:rsidR="0060619B" w:rsidRPr="0060619B" w:rsidRDefault="0060619B" w:rsidP="0060619B">
      <w:r w:rsidRPr="0060619B">
        <w:t>void SPI_I2S_</w:t>
      </w:r>
      <w:proofErr w:type="gramStart"/>
      <w:r w:rsidRPr="0060619B">
        <w:t>DeInit(</w:t>
      </w:r>
      <w:proofErr w:type="spellStart"/>
      <w:proofErr w:type="gramEnd"/>
      <w:r w:rsidRPr="0060619B">
        <w:t>SPI_TypeDef</w:t>
      </w:r>
      <w:proofErr w:type="spellEnd"/>
      <w:r w:rsidRPr="0060619B">
        <w:t xml:space="preserve">* </w:t>
      </w:r>
      <w:proofErr w:type="spellStart"/>
      <w:r w:rsidRPr="0060619B">
        <w:t>SPIx</w:t>
      </w:r>
      <w:proofErr w:type="spellEnd"/>
      <w:r w:rsidRPr="0060619B">
        <w:t>);</w:t>
      </w:r>
    </w:p>
    <w:p w14:paraId="42F4D2B6" w14:textId="77777777" w:rsidR="0060619B" w:rsidRPr="0060619B" w:rsidRDefault="0060619B" w:rsidP="00D21F47">
      <w:pPr>
        <w:pStyle w:val="3"/>
      </w:pPr>
      <w:r w:rsidRPr="0060619B">
        <w:lastRenderedPageBreak/>
        <w:t xml:space="preserve">参数说明 </w:t>
      </w:r>
    </w:p>
    <w:p w14:paraId="454472B9" w14:textId="77777777" w:rsidR="0060619B" w:rsidRPr="0060619B" w:rsidRDefault="0060619B" w:rsidP="0060619B">
      <w:pPr>
        <w:numPr>
          <w:ilvl w:val="0"/>
          <w:numId w:val="547"/>
        </w:numPr>
      </w:pPr>
      <w:r w:rsidRPr="0060619B">
        <w:rPr>
          <w:rFonts w:ascii="Times New Roman" w:hAnsi="Times New Roman" w:cs="Times New Roman"/>
        </w:rPr>
        <w:t>​</w:t>
      </w:r>
      <w:proofErr w:type="spellStart"/>
      <w:r w:rsidRPr="0060619B">
        <w:rPr>
          <w:b/>
          <w:bCs/>
        </w:rPr>
        <w:t>SPIx</w:t>
      </w:r>
      <w:proofErr w:type="spellEnd"/>
      <w:r w:rsidRPr="0060619B">
        <w:rPr>
          <w:rFonts w:ascii="Times New Roman" w:hAnsi="Times New Roman" w:cs="Times New Roman"/>
        </w:rPr>
        <w:t>​</w:t>
      </w:r>
      <w:r w:rsidRPr="0060619B">
        <w:t>：指定要重置的 SPI/I2S 外设。其值可以是 SPI1、SPI2或 SPI3（具体取决于芯片型号支持的 SPI 外设数量）。</w:t>
      </w:r>
    </w:p>
    <w:p w14:paraId="6DF1FE8B" w14:textId="77777777" w:rsidR="0060619B" w:rsidRPr="0060619B" w:rsidRDefault="0060619B" w:rsidP="00D21F47">
      <w:pPr>
        <w:pStyle w:val="3"/>
      </w:pPr>
      <w:r w:rsidRPr="0060619B">
        <w:t xml:space="preserve">功能详解 </w:t>
      </w:r>
    </w:p>
    <w:p w14:paraId="77BF0471" w14:textId="77777777" w:rsidR="0060619B" w:rsidRPr="0060619B" w:rsidRDefault="0060619B" w:rsidP="0060619B">
      <w:r w:rsidRPr="0060619B">
        <w:t>当调用该函数时，它会通过 STM32 的</w:t>
      </w:r>
      <w:r w:rsidRPr="0060619B">
        <w:rPr>
          <w:b/>
          <w:bCs/>
        </w:rPr>
        <w:t>复位控制器（RCC）</w:t>
      </w:r>
      <w:r w:rsidRPr="0060619B">
        <w:rPr>
          <w:rFonts w:ascii="Times New Roman" w:hAnsi="Times New Roman" w:cs="Times New Roman"/>
          <w:b/>
          <w:bCs/>
        </w:rPr>
        <w:t>​</w:t>
      </w:r>
      <w:r w:rsidRPr="0060619B">
        <w:rPr>
          <w:rFonts w:ascii="Times New Roman" w:hAnsi="Times New Roman" w:cs="Times New Roman"/>
        </w:rPr>
        <w:t>​</w:t>
      </w:r>
      <w:r w:rsidRPr="0060619B">
        <w:t xml:space="preserve"> 对指定的 SPI/I2S 外设执行一次</w:t>
      </w:r>
      <w:r w:rsidRPr="0060619B">
        <w:rPr>
          <w:b/>
          <w:bCs/>
        </w:rPr>
        <w:t>复位操作</w:t>
      </w:r>
      <w:r w:rsidRPr="0060619B">
        <w:t>。这个过程会将该外设的所有寄存器强制恢复为上电后的初始状态。</w:t>
      </w:r>
    </w:p>
    <w:p w14:paraId="761A5D41" w14:textId="77777777" w:rsidR="0060619B" w:rsidRPr="0060619B" w:rsidRDefault="0060619B" w:rsidP="00D21F47">
      <w:pPr>
        <w:pStyle w:val="3"/>
      </w:pPr>
      <w:r w:rsidRPr="0060619B">
        <w:t xml:space="preserve">典型使用场景 </w:t>
      </w:r>
    </w:p>
    <w:p w14:paraId="6C7890B4" w14:textId="77777777" w:rsidR="0060619B" w:rsidRPr="0060619B" w:rsidRDefault="0060619B" w:rsidP="0060619B">
      <w:pPr>
        <w:numPr>
          <w:ilvl w:val="0"/>
          <w:numId w:val="548"/>
        </w:numPr>
      </w:pPr>
      <w:r w:rsidRPr="0060619B">
        <w:rPr>
          <w:rFonts w:ascii="Times New Roman" w:hAnsi="Times New Roman" w:cs="Times New Roman"/>
        </w:rPr>
        <w:t>​</w:t>
      </w:r>
      <w:r w:rsidRPr="0060619B">
        <w:rPr>
          <w:b/>
          <w:bCs/>
        </w:rPr>
        <w:t>重新初始化外设</w:t>
      </w:r>
      <w:r w:rsidRPr="0060619B">
        <w:rPr>
          <w:rFonts w:ascii="Times New Roman" w:hAnsi="Times New Roman" w:cs="Times New Roman"/>
        </w:rPr>
        <w:t>​</w:t>
      </w:r>
      <w:r w:rsidRPr="0060619B">
        <w:t xml:space="preserve">：当需要彻底更改 SPI 的通信参数（如模式、波特率、数据格式等）时，通常会先调用 SPI_I2S_DeInit将其复位，然后再用新的配置参数调用 </w:t>
      </w:r>
      <w:proofErr w:type="spellStart"/>
      <w:r w:rsidRPr="0060619B">
        <w:t>SPI_Init</w:t>
      </w:r>
      <w:proofErr w:type="spellEnd"/>
      <w:r w:rsidRPr="0060619B">
        <w:t>进行初始化。</w:t>
      </w:r>
    </w:p>
    <w:p w14:paraId="68544099" w14:textId="77777777" w:rsidR="0060619B" w:rsidRPr="0060619B" w:rsidRDefault="0060619B" w:rsidP="0060619B">
      <w:pPr>
        <w:numPr>
          <w:ilvl w:val="0"/>
          <w:numId w:val="548"/>
        </w:numPr>
      </w:pPr>
      <w:r w:rsidRPr="0060619B">
        <w:rPr>
          <w:rFonts w:ascii="Times New Roman" w:hAnsi="Times New Roman" w:cs="Times New Roman"/>
        </w:rPr>
        <w:t>​</w:t>
      </w:r>
      <w:r w:rsidRPr="0060619B">
        <w:rPr>
          <w:b/>
          <w:bCs/>
        </w:rPr>
        <w:t>错误恢复</w:t>
      </w:r>
      <w:r w:rsidRPr="0060619B">
        <w:rPr>
          <w:rFonts w:ascii="Times New Roman" w:hAnsi="Times New Roman" w:cs="Times New Roman"/>
        </w:rPr>
        <w:t>​</w:t>
      </w:r>
      <w:r w:rsidRPr="0060619B">
        <w:t>：在通信出现异常或总线挂起等故障时，可以尝试通过复位外设来使其恢复正常状态。</w:t>
      </w:r>
    </w:p>
    <w:p w14:paraId="033F2D7D" w14:textId="77777777" w:rsidR="0060619B" w:rsidRPr="0060619B" w:rsidRDefault="0060619B" w:rsidP="0060619B">
      <w:pPr>
        <w:numPr>
          <w:ilvl w:val="0"/>
          <w:numId w:val="548"/>
        </w:numPr>
      </w:pPr>
      <w:r w:rsidRPr="0060619B">
        <w:t>需要注意的是，该函数的复位操作不仅会影响 SPI 模式下的配置，也会影响 I2S 模式的配置（如果该外设支持 I2S 功能的话）。</w:t>
      </w:r>
    </w:p>
    <w:p w14:paraId="29C0CA36" w14:textId="77777777" w:rsidR="0060619B" w:rsidRPr="0060619B" w:rsidRDefault="0060619B" w:rsidP="0060619B">
      <w:r w:rsidRPr="0060619B">
        <w:t>希望这些信息能帮助你理解 SPI_I2S_DeInit函数。如果你在具体配置中遇到其他问题，欢迎继续提问！</w:t>
      </w:r>
    </w:p>
    <w:p w14:paraId="1060AB76" w14:textId="420310F7" w:rsidR="003276C6" w:rsidRDefault="0060619B" w:rsidP="0060619B">
      <w:pPr>
        <w:pStyle w:val="2"/>
      </w:pPr>
      <w:proofErr w:type="spellStart"/>
      <w:r w:rsidRPr="0060619B">
        <w:t>SPI_Init</w:t>
      </w:r>
      <w:proofErr w:type="spellEnd"/>
      <w:r w:rsidRPr="0060619B">
        <w:t>(</w:t>
      </w:r>
      <w:r>
        <w:rPr>
          <w:rFonts w:hint="eastAsia"/>
        </w:rPr>
        <w:t>)</w:t>
      </w:r>
      <w:r w:rsidR="005F7F5A">
        <w:br/>
      </w:r>
      <w:r w:rsidR="005F7F5A" w:rsidRPr="00D46492">
        <w:t>初始化 STM32 的 SPI 外设，配置其工作模式、时钟参数等关键属性</w:t>
      </w:r>
    </w:p>
    <w:p w14:paraId="1E8DA509" w14:textId="77777777" w:rsidR="00D46492" w:rsidRPr="00D46492" w:rsidRDefault="00D46492" w:rsidP="00D46492">
      <w:r w:rsidRPr="00D46492">
        <w:t xml:space="preserve">函数 </w:t>
      </w:r>
      <w:proofErr w:type="spellStart"/>
      <w:r w:rsidRPr="00D46492">
        <w:t>SPI_Init</w:t>
      </w:r>
      <w:proofErr w:type="spellEnd"/>
      <w:r w:rsidRPr="00D46492">
        <w:t>用于初始化 STM32 的 SPI 外设，配置其工作模式、时钟参数等关键属性。</w:t>
      </w:r>
    </w:p>
    <w:p w14:paraId="3B010277" w14:textId="77777777" w:rsidR="00D46492" w:rsidRPr="00D46492" w:rsidRDefault="00D46492" w:rsidP="00D21F47">
      <w:pPr>
        <w:pStyle w:val="3"/>
      </w:pPr>
      <w:r w:rsidRPr="00D46492">
        <w:rPr>
          <w:rFonts w:ascii="Segoe UI Emoji" w:hAnsi="Segoe UI Emoji" w:cs="Segoe UI Emoji"/>
        </w:rPr>
        <w:t>🔧</w:t>
      </w:r>
      <w:r w:rsidRPr="00D46492">
        <w:t xml:space="preserve"> 函数原型 </w:t>
      </w:r>
    </w:p>
    <w:p w14:paraId="30C871EA" w14:textId="77777777" w:rsidR="00D46492" w:rsidRPr="00D46492" w:rsidRDefault="00D46492" w:rsidP="00D46492">
      <w:r w:rsidRPr="00D46492">
        <w:t xml:space="preserve">void </w:t>
      </w:r>
      <w:proofErr w:type="spellStart"/>
      <w:r w:rsidRPr="00D46492">
        <w:t>SPI_</w:t>
      </w:r>
      <w:proofErr w:type="gramStart"/>
      <w:r w:rsidRPr="00D46492">
        <w:t>Init</w:t>
      </w:r>
      <w:proofErr w:type="spellEnd"/>
      <w:r w:rsidRPr="00D46492">
        <w:t>(</w:t>
      </w:r>
      <w:proofErr w:type="spellStart"/>
      <w:proofErr w:type="gramEnd"/>
      <w:r w:rsidRPr="00D46492">
        <w:t>SPI_TypeDef</w:t>
      </w:r>
      <w:proofErr w:type="spellEnd"/>
      <w:r w:rsidRPr="00D46492">
        <w:t xml:space="preserve">* </w:t>
      </w:r>
      <w:proofErr w:type="spellStart"/>
      <w:r w:rsidRPr="00D46492">
        <w:t>SPIx</w:t>
      </w:r>
      <w:proofErr w:type="spellEnd"/>
      <w:r w:rsidRPr="00D46492">
        <w:t xml:space="preserve">, </w:t>
      </w:r>
      <w:proofErr w:type="spellStart"/>
      <w:r w:rsidRPr="00D46492">
        <w:t>SPI_InitTypeDef</w:t>
      </w:r>
      <w:proofErr w:type="spellEnd"/>
      <w:r w:rsidRPr="00D46492">
        <w:t xml:space="preserve">* </w:t>
      </w:r>
      <w:proofErr w:type="spellStart"/>
      <w:r w:rsidRPr="00D46492">
        <w:t>SPI_InitStruct</w:t>
      </w:r>
      <w:proofErr w:type="spellEnd"/>
      <w:r w:rsidRPr="00D46492">
        <w:t>);</w:t>
      </w:r>
    </w:p>
    <w:p w14:paraId="14C6D9F4" w14:textId="77777777" w:rsidR="00D46492" w:rsidRPr="00D46492" w:rsidRDefault="00D46492" w:rsidP="00D46492">
      <w:pPr>
        <w:numPr>
          <w:ilvl w:val="0"/>
          <w:numId w:val="549"/>
        </w:numPr>
      </w:pPr>
      <w:r w:rsidRPr="00D46492">
        <w:rPr>
          <w:rFonts w:ascii="Times New Roman" w:hAnsi="Times New Roman" w:cs="Times New Roman"/>
        </w:rPr>
        <w:t>​</w:t>
      </w:r>
      <w:proofErr w:type="spellStart"/>
      <w:r w:rsidRPr="00D46492">
        <w:rPr>
          <w:b/>
          <w:bCs/>
        </w:rPr>
        <w:t>SPIx</w:t>
      </w:r>
      <w:proofErr w:type="spellEnd"/>
      <w:r w:rsidRPr="00D46492">
        <w:rPr>
          <w:rFonts w:ascii="Times New Roman" w:hAnsi="Times New Roman" w:cs="Times New Roman"/>
        </w:rPr>
        <w:t>​</w:t>
      </w:r>
      <w:r w:rsidRPr="00D46492">
        <w:t>：指定要初始化的 SPI 外设，例如 SPI1、SPI2等。</w:t>
      </w:r>
    </w:p>
    <w:p w14:paraId="2BA4251B" w14:textId="77777777" w:rsidR="00D46492" w:rsidRPr="00D46492" w:rsidRDefault="00D46492" w:rsidP="00D46492">
      <w:pPr>
        <w:numPr>
          <w:ilvl w:val="0"/>
          <w:numId w:val="549"/>
        </w:numPr>
      </w:pPr>
      <w:r w:rsidRPr="00D46492">
        <w:rPr>
          <w:rFonts w:ascii="Times New Roman" w:hAnsi="Times New Roman" w:cs="Times New Roman"/>
        </w:rPr>
        <w:t>​</w:t>
      </w:r>
      <w:proofErr w:type="spellStart"/>
      <w:r w:rsidRPr="00D46492">
        <w:rPr>
          <w:b/>
          <w:bCs/>
        </w:rPr>
        <w:t>SPI_InitStruct</w:t>
      </w:r>
      <w:proofErr w:type="spellEnd"/>
      <w:r w:rsidRPr="00D46492">
        <w:rPr>
          <w:rFonts w:ascii="Times New Roman" w:hAnsi="Times New Roman" w:cs="Times New Roman"/>
        </w:rPr>
        <w:t>​</w:t>
      </w:r>
      <w:r w:rsidRPr="00D46492">
        <w:t xml:space="preserve">：指向一个 </w:t>
      </w:r>
      <w:proofErr w:type="spellStart"/>
      <w:r w:rsidRPr="00D46492">
        <w:t>SPI_InitTypeDef</w:t>
      </w:r>
      <w:proofErr w:type="spellEnd"/>
      <w:r w:rsidRPr="00D46492">
        <w:t>结构体的指针，该结构体包含了 SPI 的所有配置参数。</w:t>
      </w:r>
    </w:p>
    <w:p w14:paraId="533050E1" w14:textId="77777777" w:rsidR="00D46492" w:rsidRPr="00D46492" w:rsidRDefault="00D46492" w:rsidP="00D21F47">
      <w:pPr>
        <w:pStyle w:val="3"/>
      </w:pPr>
      <w:r w:rsidRPr="00D46492">
        <w:rPr>
          <w:rFonts w:ascii="Segoe UI Emoji" w:hAnsi="Segoe UI Emoji" w:cs="Segoe UI Emoji"/>
        </w:rPr>
        <w:lastRenderedPageBreak/>
        <w:t>⚙️</w:t>
      </w:r>
      <w:r w:rsidRPr="00D46492">
        <w:t xml:space="preserve"> 参数详解：</w:t>
      </w:r>
      <w:proofErr w:type="spellStart"/>
      <w:r w:rsidRPr="00D46492">
        <w:t>SPI_InitTypeDef</w:t>
      </w:r>
      <w:proofErr w:type="spellEnd"/>
      <w:r w:rsidRPr="00D46492">
        <w:t xml:space="preserve"> 结构体 </w:t>
      </w:r>
    </w:p>
    <w:p w14:paraId="7F9B99EE" w14:textId="77777777" w:rsidR="00D46492" w:rsidRPr="00D46492" w:rsidRDefault="00D46492" w:rsidP="00D46492">
      <w:proofErr w:type="spellStart"/>
      <w:r w:rsidRPr="00D46492">
        <w:t>SPI_InitTypeDef</w:t>
      </w:r>
      <w:proofErr w:type="spellEnd"/>
      <w:r w:rsidRPr="00D46492">
        <w:t>结构体定义了 SPI 的工作方式，其主要成员如下：</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141"/>
        <w:gridCol w:w="1238"/>
        <w:gridCol w:w="4911"/>
      </w:tblGrid>
      <w:tr w:rsidR="00D46492" w:rsidRPr="00D46492" w14:paraId="24CFF50A"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F6D49A2" w14:textId="77777777" w:rsidR="00D46492" w:rsidRPr="00D46492" w:rsidRDefault="00D46492" w:rsidP="00D46492">
            <w:pPr>
              <w:rPr>
                <w:b/>
                <w:bCs/>
              </w:rPr>
            </w:pPr>
            <w:r w:rsidRPr="00D46492">
              <w:rPr>
                <w:b/>
                <w:bCs/>
              </w:rPr>
              <w:t>参数成员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EAE7D3A" w14:textId="77777777" w:rsidR="00D46492" w:rsidRPr="00D46492" w:rsidRDefault="00D46492" w:rsidP="00D46492">
            <w:pPr>
              <w:rPr>
                <w:b/>
                <w:bCs/>
              </w:rPr>
            </w:pPr>
            <w:r w:rsidRPr="00D46492">
              <w:rPr>
                <w:b/>
                <w:bCs/>
              </w:rPr>
              <w:t>功能描述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7070ECF" w14:textId="77777777" w:rsidR="00D46492" w:rsidRPr="00D46492" w:rsidRDefault="00D46492" w:rsidP="00D46492">
            <w:pPr>
              <w:rPr>
                <w:b/>
                <w:bCs/>
              </w:rPr>
            </w:pPr>
            <w:r w:rsidRPr="00D46492">
              <w:rPr>
                <w:b/>
                <w:bCs/>
              </w:rPr>
              <w:t>常用配置示例</w:t>
            </w:r>
          </w:p>
        </w:tc>
      </w:tr>
      <w:tr w:rsidR="00D46492" w:rsidRPr="00D46492" w14:paraId="6FF261D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8F8524E" w14:textId="77777777" w:rsidR="00D46492" w:rsidRPr="00D46492" w:rsidRDefault="00D46492" w:rsidP="00D46492">
            <w:proofErr w:type="spellStart"/>
            <w:r w:rsidRPr="00D46492">
              <w:t>SPI_Direction</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97A53BA" w14:textId="77777777" w:rsidR="00D46492" w:rsidRPr="00D46492" w:rsidRDefault="00D46492" w:rsidP="00D46492">
            <w:r w:rsidRPr="00D46492">
              <w:t>设置通信方向</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4EAD4CB" w14:textId="77777777" w:rsidR="00D46492" w:rsidRPr="00D46492" w:rsidRDefault="00D46492" w:rsidP="00D46492">
            <w:r w:rsidRPr="00D46492">
              <w:t>SPI_Direction_2Lines_FullDuplex(双线全双工)</w:t>
            </w:r>
          </w:p>
        </w:tc>
      </w:tr>
      <w:tr w:rsidR="00D46492" w:rsidRPr="00D46492" w14:paraId="63A109C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0A12756" w14:textId="77777777" w:rsidR="00D46492" w:rsidRPr="00D46492" w:rsidRDefault="00D46492" w:rsidP="00D46492">
            <w:proofErr w:type="spellStart"/>
            <w:r w:rsidRPr="00D46492">
              <w:t>SPI_Mode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16EF62C" w14:textId="77777777" w:rsidR="00D46492" w:rsidRPr="00D46492" w:rsidRDefault="00D46492" w:rsidP="00D46492">
            <w:r w:rsidRPr="00D46492">
              <w:t>设置主/从模式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AD7E087" w14:textId="77777777" w:rsidR="00D46492" w:rsidRDefault="00D46492" w:rsidP="00D46492">
            <w:proofErr w:type="spellStart"/>
            <w:r w:rsidRPr="00D46492">
              <w:t>SPI_Mode_Master</w:t>
            </w:r>
            <w:proofErr w:type="spellEnd"/>
            <w:r w:rsidRPr="00D46492">
              <w:t>(主机模式)</w:t>
            </w:r>
          </w:p>
          <w:p w14:paraId="18E6A6FD" w14:textId="006425E8" w:rsidR="007F4E8B" w:rsidRPr="00D46492" w:rsidRDefault="007F4E8B" w:rsidP="00D46492">
            <w:r w:rsidRPr="00D46492">
              <w:t>SPI_Mode_</w:t>
            </w:r>
            <w:r>
              <w:rPr>
                <w:rFonts w:hint="eastAsia"/>
              </w:rPr>
              <w:t>Slave</w:t>
            </w:r>
            <w:proofErr w:type="gramStart"/>
            <w:r w:rsidRPr="00D46492">
              <w:t>(</w:t>
            </w:r>
            <w:r w:rsidR="00877505">
              <w:rPr>
                <w:rFonts w:hint="eastAsia"/>
              </w:rPr>
              <w:t>从</w:t>
            </w:r>
            <w:r w:rsidRPr="00D46492">
              <w:t>机模式)</w:t>
            </w:r>
            <w:proofErr w:type="gramEnd"/>
          </w:p>
        </w:tc>
      </w:tr>
      <w:tr w:rsidR="00D46492" w:rsidRPr="00D46492" w14:paraId="217DC18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4021DA2" w14:textId="77777777" w:rsidR="00D46492" w:rsidRPr="00D46492" w:rsidRDefault="00D46492" w:rsidP="00D46492">
            <w:proofErr w:type="spellStart"/>
            <w:r w:rsidRPr="00D46492">
              <w:t>SPI_DataSize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037A053" w14:textId="77777777" w:rsidR="00D46492" w:rsidRPr="00D46492" w:rsidRDefault="00D46492" w:rsidP="00D46492">
            <w:r w:rsidRPr="00D46492">
              <w:t>设置数据帧长度</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609367C" w14:textId="77777777" w:rsidR="00D46492" w:rsidRDefault="00D46492" w:rsidP="00D46492">
            <w:r w:rsidRPr="00D46492">
              <w:t>SPI_DataSize_8b(8位数据)</w:t>
            </w:r>
          </w:p>
          <w:p w14:paraId="010E6D24" w14:textId="709D5F29" w:rsidR="004C1321" w:rsidRPr="00D46492" w:rsidRDefault="004C1321" w:rsidP="00D46492">
            <w:r w:rsidRPr="004C1321">
              <w:t>SPI_DataSize_16b</w:t>
            </w:r>
            <w:r>
              <w:rPr>
                <w:rFonts w:hint="eastAsia"/>
              </w:rPr>
              <w:t>(16位数据)</w:t>
            </w:r>
          </w:p>
        </w:tc>
      </w:tr>
      <w:tr w:rsidR="00D46492" w:rsidRPr="00D46492" w14:paraId="762F857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075AAB6" w14:textId="77777777" w:rsidR="00D46492" w:rsidRPr="00D46492" w:rsidRDefault="00D46492" w:rsidP="00D46492">
            <w:r w:rsidRPr="00D46492">
              <w:t>SPI_CPOL</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22F194" w14:textId="77777777" w:rsidR="00D46492" w:rsidRPr="00D46492" w:rsidRDefault="00D46492" w:rsidP="00D46492">
            <w:r w:rsidRPr="00D46492">
              <w:t>设置时钟极性（空闲状态）</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9A9ABF" w14:textId="77777777" w:rsidR="00D46492" w:rsidRPr="00D46492" w:rsidRDefault="00D46492" w:rsidP="00D46492">
            <w:proofErr w:type="spellStart"/>
            <w:r w:rsidRPr="00D46492">
              <w:t>SPI_CPOL_Low</w:t>
            </w:r>
            <w:proofErr w:type="spellEnd"/>
            <w:r w:rsidRPr="00D46492">
              <w:t>(低电平) 或 SPI_CPOL_High(高电平)</w:t>
            </w:r>
          </w:p>
        </w:tc>
      </w:tr>
      <w:tr w:rsidR="00D46492" w:rsidRPr="00D46492" w14:paraId="26E85C4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81F748E" w14:textId="77777777" w:rsidR="00D46492" w:rsidRPr="00D46492" w:rsidRDefault="00D46492" w:rsidP="00D46492">
            <w:r w:rsidRPr="00D46492">
              <w:t>SPI_CPHA</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9C73518" w14:textId="77777777" w:rsidR="00D46492" w:rsidRPr="00D46492" w:rsidRDefault="00D46492" w:rsidP="00D46492">
            <w:r w:rsidRPr="00D46492">
              <w:t>设置时钟相位（采样边沿）</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A4C9477" w14:textId="65268A98" w:rsidR="00D46492" w:rsidRPr="00D46492" w:rsidRDefault="00D46492" w:rsidP="00D46492">
            <w:r w:rsidRPr="00D46492">
              <w:t>SPI_CPHA_1Edge(第1个边沿</w:t>
            </w:r>
            <w:r w:rsidR="00517C81">
              <w:rPr>
                <w:rFonts w:hint="eastAsia"/>
              </w:rPr>
              <w:t>采样(即移入数据)</w:t>
            </w:r>
            <w:r w:rsidRPr="00D46492">
              <w:t>) SPI_CPHA_2Edge(第2个</w:t>
            </w:r>
            <w:r w:rsidR="00AE23B0" w:rsidRPr="00D46492">
              <w:t>边沿</w:t>
            </w:r>
            <w:r w:rsidR="00AE23B0">
              <w:rPr>
                <w:rFonts w:hint="eastAsia"/>
              </w:rPr>
              <w:t>采样(即移入数据)</w:t>
            </w:r>
            <w:r w:rsidR="00AE23B0" w:rsidRPr="00D46492">
              <w:t>)</w:t>
            </w:r>
          </w:p>
        </w:tc>
      </w:tr>
      <w:tr w:rsidR="00D46492" w:rsidRPr="00D46492" w14:paraId="26A6BE3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B297287" w14:textId="77777777" w:rsidR="00D46492" w:rsidRPr="00D46492" w:rsidRDefault="00D46492" w:rsidP="00D46492">
            <w:r w:rsidRPr="00D46492">
              <w:t>SPI_NSS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01B713F" w14:textId="77777777" w:rsidR="00D46492" w:rsidRPr="00D46492" w:rsidRDefault="00D46492" w:rsidP="00D46492">
            <w:r w:rsidRPr="00D46492">
              <w:t>设置片选（NSS）管理方式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7D44D4F" w14:textId="77777777" w:rsidR="00D46492" w:rsidRPr="00D46492" w:rsidRDefault="00D46492" w:rsidP="00D46492">
            <w:proofErr w:type="spellStart"/>
            <w:r w:rsidRPr="00D46492">
              <w:t>SPI_NSS_Soft</w:t>
            </w:r>
            <w:proofErr w:type="spellEnd"/>
            <w:r w:rsidRPr="00D46492">
              <w:t xml:space="preserve">(软件控制) 或 </w:t>
            </w:r>
            <w:proofErr w:type="spellStart"/>
            <w:r w:rsidRPr="00D46492">
              <w:t>SPI_NSS_Hard</w:t>
            </w:r>
            <w:proofErr w:type="spellEnd"/>
            <w:r w:rsidRPr="00D46492">
              <w:t>(硬件控制)</w:t>
            </w:r>
          </w:p>
        </w:tc>
      </w:tr>
      <w:tr w:rsidR="00D46492" w:rsidRPr="00D46492" w14:paraId="4B8FC06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5DC412F" w14:textId="77777777" w:rsidR="00D46492" w:rsidRPr="00D46492" w:rsidRDefault="00D46492" w:rsidP="00D46492">
            <w:proofErr w:type="spellStart"/>
            <w:r w:rsidRPr="00D46492">
              <w:t>SPI_BaudRatePrescaler</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DBD95EB" w14:textId="77777777" w:rsidR="00D46492" w:rsidRPr="00D46492" w:rsidRDefault="00D46492" w:rsidP="00D46492">
            <w:r w:rsidRPr="00D46492">
              <w:t>设置波特率预分频值</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D2D3D25" w14:textId="4C36CC73" w:rsidR="00D46492" w:rsidRPr="00D46492" w:rsidRDefault="00D46492" w:rsidP="00D46492">
            <w:r w:rsidRPr="00D46492">
              <w:t>SPI_BaudRatePrescaler_2到 SPI_BaudRatePrescaler_256</w:t>
            </w:r>
            <w:r w:rsidR="00433B52">
              <w:rPr>
                <w:rFonts w:hint="eastAsia"/>
              </w:rPr>
              <w:t>(</w:t>
            </w:r>
            <w:r w:rsidR="00433B52" w:rsidRPr="00433B52">
              <w:t>2、4、8、16、32、64、128、256</w:t>
            </w:r>
            <w:r w:rsidR="00433B52">
              <w:rPr>
                <w:rFonts w:hint="eastAsia"/>
              </w:rPr>
              <w:t>)</w:t>
            </w:r>
            <w:r w:rsidRPr="00D46492">
              <w:t>，决定SCK时钟频率</w:t>
            </w:r>
          </w:p>
        </w:tc>
      </w:tr>
      <w:tr w:rsidR="00D46492" w:rsidRPr="00D46492" w14:paraId="1219415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4D53B4F" w14:textId="77777777" w:rsidR="00D46492" w:rsidRPr="00D46492" w:rsidRDefault="00D46492" w:rsidP="00D46492">
            <w:proofErr w:type="spellStart"/>
            <w:r w:rsidRPr="00D46492">
              <w:t>SPI_FirstBit</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3512442" w14:textId="77777777" w:rsidR="00D46492" w:rsidRPr="00D46492" w:rsidRDefault="00D46492" w:rsidP="00D46492">
            <w:r w:rsidRPr="00D46492">
              <w:t>设置数据传输位顺序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BC7EBAD" w14:textId="7885872F" w:rsidR="00D46492" w:rsidRDefault="00D46492" w:rsidP="00D46492">
            <w:proofErr w:type="spellStart"/>
            <w:r w:rsidRPr="00D46492">
              <w:t>SPI_FirstBit_MSB</w:t>
            </w:r>
            <w:proofErr w:type="spellEnd"/>
            <w:r w:rsidRPr="00D46492">
              <w:t>(高位在前</w:t>
            </w:r>
            <w:r w:rsidR="005A7592">
              <w:rPr>
                <w:rFonts w:hint="eastAsia"/>
              </w:rPr>
              <w:t>，即高位先行</w:t>
            </w:r>
            <w:r w:rsidRPr="00D46492">
              <w:t>)</w:t>
            </w:r>
          </w:p>
          <w:p w14:paraId="3AE8DAA8" w14:textId="4474874A" w:rsidR="005205F5" w:rsidRPr="00D46492" w:rsidRDefault="005205F5" w:rsidP="00D46492">
            <w:proofErr w:type="spellStart"/>
            <w:r w:rsidRPr="005205F5">
              <w:t>SPI_FirstBit_</w:t>
            </w:r>
            <w:r>
              <w:rPr>
                <w:rFonts w:hint="eastAsia"/>
              </w:rPr>
              <w:t>L</w:t>
            </w:r>
            <w:r w:rsidRPr="005205F5">
              <w:t>SB</w:t>
            </w:r>
            <w:proofErr w:type="spellEnd"/>
            <w:r w:rsidR="005A7592" w:rsidRPr="00D46492">
              <w:t>(</w:t>
            </w:r>
            <w:r w:rsidR="005A7592">
              <w:rPr>
                <w:rFonts w:hint="eastAsia"/>
              </w:rPr>
              <w:t>低</w:t>
            </w:r>
            <w:r w:rsidR="005A7592" w:rsidRPr="00D46492">
              <w:t>位在前</w:t>
            </w:r>
            <w:r w:rsidR="005A7592">
              <w:rPr>
                <w:rFonts w:hint="eastAsia"/>
              </w:rPr>
              <w:t>，即低位先行</w:t>
            </w:r>
            <w:r w:rsidR="005A7592" w:rsidRPr="00D46492">
              <w:t>)</w:t>
            </w:r>
          </w:p>
        </w:tc>
      </w:tr>
      <w:tr w:rsidR="00D46492" w:rsidRPr="00D46492" w14:paraId="6D32463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DEC6611" w14:textId="77777777" w:rsidR="00D46492" w:rsidRPr="00D46492" w:rsidRDefault="00D46492" w:rsidP="00D46492">
            <w:proofErr w:type="spellStart"/>
            <w:r w:rsidRPr="00D46492">
              <w:t>SPI_CRCPolynomial</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114949C" w14:textId="77777777" w:rsidR="00D46492" w:rsidRPr="00D46492" w:rsidRDefault="00D46492" w:rsidP="00D46492">
            <w:r w:rsidRPr="00D46492">
              <w:t>设置CRC校验多项式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D95F705" w14:textId="77777777" w:rsidR="00D46492" w:rsidRPr="00D46492" w:rsidRDefault="00D46492" w:rsidP="00D46492">
            <w:r w:rsidRPr="00D46492">
              <w:t>通常设置为7</w:t>
            </w:r>
          </w:p>
        </w:tc>
      </w:tr>
    </w:tbl>
    <w:p w14:paraId="37BFEE27" w14:textId="45429469" w:rsidR="00FF03EC" w:rsidRDefault="00FF03EC" w:rsidP="00D21F47">
      <w:pPr>
        <w:pStyle w:val="3"/>
        <w:rPr>
          <w:rFonts w:ascii="Segoe UI Emoji" w:hAnsi="Segoe UI Emoji" w:cs="Segoe UI Emoji"/>
        </w:rPr>
      </w:pPr>
      <w:proofErr w:type="spellStart"/>
      <w:r w:rsidRPr="00FF03EC">
        <w:rPr>
          <w:rFonts w:ascii="Segoe UI Emoji" w:hAnsi="Segoe UI Emoji" w:cs="Segoe UI Emoji"/>
        </w:rPr>
        <w:t>SPI_Direction</w:t>
      </w:r>
      <w:proofErr w:type="spellEnd"/>
      <w:r w:rsidR="00881555">
        <w:rPr>
          <w:rFonts w:ascii="Segoe UI Emoji" w:hAnsi="Segoe UI Emoji" w:cs="Segoe UI Emoji" w:hint="eastAsia"/>
        </w:rPr>
        <w:t>参数</w:t>
      </w:r>
    </w:p>
    <w:p w14:paraId="36083BBE" w14:textId="77777777" w:rsidR="0037010D" w:rsidRPr="0037010D" w:rsidRDefault="0037010D" w:rsidP="0037010D">
      <w:r w:rsidRPr="0037010D">
        <w:t>在STM32的标准外设库中，</w:t>
      </w:r>
      <w:proofErr w:type="spellStart"/>
      <w:r w:rsidRPr="0037010D">
        <w:t>SPI_Direction</w:t>
      </w:r>
      <w:proofErr w:type="spellEnd"/>
      <w:r w:rsidRPr="0037010D">
        <w:t xml:space="preserve">是SPI初始化结构体 </w:t>
      </w:r>
      <w:proofErr w:type="spellStart"/>
      <w:r w:rsidRPr="0037010D">
        <w:t>SPI_InitTypeDef</w:t>
      </w:r>
      <w:proofErr w:type="spellEnd"/>
      <w:r w:rsidRPr="0037010D">
        <w:t>中的一个重要成员，它用于设置</w:t>
      </w:r>
      <w:r w:rsidRPr="0037010D">
        <w:rPr>
          <w:color w:val="EE0000"/>
        </w:rPr>
        <w:t>SPI总线的数据传输方向</w:t>
      </w:r>
      <w:r w:rsidRPr="0037010D">
        <w:t>。根据你的需求，可以选择不同的模式，具体如下表所示：</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76"/>
        <w:gridCol w:w="3005"/>
        <w:gridCol w:w="4409"/>
      </w:tblGrid>
      <w:tr w:rsidR="0037010D" w:rsidRPr="0037010D" w14:paraId="326DBE35"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74E8C262" w14:textId="77777777" w:rsidR="0037010D" w:rsidRPr="0037010D" w:rsidRDefault="0037010D" w:rsidP="0037010D">
            <w:pPr>
              <w:rPr>
                <w:b/>
                <w:bCs/>
              </w:rPr>
            </w:pPr>
            <w:r w:rsidRPr="0037010D">
              <w:rPr>
                <w:b/>
                <w:bCs/>
              </w:rPr>
              <w:lastRenderedPageBreak/>
              <w:t>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0762C0E" w14:textId="77777777" w:rsidR="0037010D" w:rsidRPr="0037010D" w:rsidRDefault="0037010D" w:rsidP="0037010D">
            <w:pPr>
              <w:rPr>
                <w:b/>
                <w:bCs/>
              </w:rPr>
            </w:pPr>
            <w:r w:rsidRPr="0037010D">
              <w:rPr>
                <w:b/>
                <w:bCs/>
              </w:rPr>
              <w:t>参数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84D1B3" w14:textId="77777777" w:rsidR="0037010D" w:rsidRPr="0037010D" w:rsidRDefault="0037010D" w:rsidP="0037010D">
            <w:pPr>
              <w:rPr>
                <w:b/>
                <w:bCs/>
              </w:rPr>
            </w:pPr>
            <w:r w:rsidRPr="0037010D">
              <w:rPr>
                <w:b/>
                <w:bCs/>
              </w:rPr>
              <w:t>描述</w:t>
            </w:r>
          </w:p>
        </w:tc>
      </w:tr>
      <w:tr w:rsidR="0037010D" w:rsidRPr="0037010D" w14:paraId="6E2F44E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726CC99" w14:textId="77777777" w:rsidR="0037010D" w:rsidRPr="0037010D" w:rsidRDefault="0037010D" w:rsidP="0037010D">
            <w:r w:rsidRPr="0037010D">
              <w:rPr>
                <w:rFonts w:ascii="Times New Roman" w:hAnsi="Times New Roman" w:cs="Times New Roman"/>
              </w:rPr>
              <w:t>​</w:t>
            </w:r>
            <w:r w:rsidRPr="0037010D">
              <w:rPr>
                <w:b/>
                <w:bCs/>
              </w:rPr>
              <w:t>双线双向全双工</w:t>
            </w:r>
            <w:r w:rsidRPr="0037010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83DF26" w14:textId="77777777" w:rsidR="0037010D" w:rsidRPr="0037010D" w:rsidRDefault="0037010D" w:rsidP="0037010D">
            <w:r w:rsidRPr="0037010D">
              <w:t>SPI_Direction_2Lines_FullDuplex</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C149F47" w14:textId="77777777" w:rsidR="0037010D" w:rsidRPr="0037010D" w:rsidRDefault="0037010D" w:rsidP="0037010D">
            <w:r w:rsidRPr="0037010D">
              <w:t>最常用模式。使用MOSI和MISO两根数据线，可以同时进行</w:t>
            </w:r>
            <w:r w:rsidRPr="0037010D">
              <w:rPr>
                <w:color w:val="EE0000"/>
              </w:rPr>
              <w:t>数据的发送和接收</w:t>
            </w:r>
            <w:r w:rsidRPr="0037010D">
              <w:t>。</w:t>
            </w:r>
          </w:p>
        </w:tc>
      </w:tr>
      <w:tr w:rsidR="0037010D" w:rsidRPr="0037010D" w14:paraId="153F9EE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6733127" w14:textId="77777777" w:rsidR="0037010D" w:rsidRPr="0037010D" w:rsidRDefault="0037010D" w:rsidP="0037010D">
            <w:r w:rsidRPr="0037010D">
              <w:rPr>
                <w:rFonts w:ascii="Times New Roman" w:hAnsi="Times New Roman" w:cs="Times New Roman"/>
              </w:rPr>
              <w:t>​</w:t>
            </w:r>
            <w:r w:rsidRPr="0037010D">
              <w:rPr>
                <w:b/>
                <w:bCs/>
              </w:rPr>
              <w:t>双线单向只接收</w:t>
            </w:r>
            <w:r w:rsidRPr="0037010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C3179EA" w14:textId="77777777" w:rsidR="0037010D" w:rsidRPr="0037010D" w:rsidRDefault="0037010D" w:rsidP="0037010D">
            <w:r w:rsidRPr="0037010D">
              <w:t>SPI_Direction_2Lines_RxOnly</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11ECA32" w14:textId="77777777" w:rsidR="0037010D" w:rsidRPr="0037010D" w:rsidRDefault="0037010D" w:rsidP="0037010D">
            <w:r w:rsidRPr="0037010D">
              <w:t>在此模式下，SPI</w:t>
            </w:r>
            <w:r w:rsidRPr="0037010D">
              <w:rPr>
                <w:color w:val="EE0000"/>
              </w:rPr>
              <w:t>只</w:t>
            </w:r>
            <w:r w:rsidRPr="0037010D">
              <w:rPr>
                <w:b/>
                <w:bCs/>
                <w:color w:val="EE0000"/>
              </w:rPr>
              <w:t>接收数据</w:t>
            </w:r>
            <w:r w:rsidRPr="0037010D">
              <w:t>，</w:t>
            </w:r>
            <w:r w:rsidRPr="0037010D">
              <w:rPr>
                <w:color w:val="EE0000"/>
              </w:rPr>
              <w:t>不发送数据</w:t>
            </w:r>
            <w:r w:rsidRPr="0037010D">
              <w:t>。适用于</w:t>
            </w:r>
            <w:r w:rsidRPr="0037010D">
              <w:rPr>
                <w:color w:val="EE0000"/>
              </w:rPr>
              <w:t>多从设备场景</w:t>
            </w:r>
            <w:r w:rsidRPr="0037010D">
              <w:t>，可</w:t>
            </w:r>
            <w:r w:rsidRPr="0037010D">
              <w:rPr>
                <w:color w:val="EE0000"/>
              </w:rPr>
              <w:t>避免总线冲突</w:t>
            </w:r>
            <w:r w:rsidRPr="0037010D">
              <w:t>。</w:t>
            </w:r>
          </w:p>
        </w:tc>
      </w:tr>
      <w:tr w:rsidR="0037010D" w:rsidRPr="0037010D" w14:paraId="359AF33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4BEF8DA" w14:textId="77777777" w:rsidR="0037010D" w:rsidRPr="0037010D" w:rsidRDefault="0037010D" w:rsidP="0037010D">
            <w:r w:rsidRPr="0037010D">
              <w:rPr>
                <w:rFonts w:ascii="Times New Roman" w:hAnsi="Times New Roman" w:cs="Times New Roman"/>
              </w:rPr>
              <w:t>​</w:t>
            </w:r>
            <w:r w:rsidRPr="0037010D">
              <w:rPr>
                <w:b/>
                <w:bCs/>
              </w:rPr>
              <w:t>单线双向只接收</w:t>
            </w:r>
            <w:r w:rsidRPr="0037010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5DA3BD" w14:textId="77777777" w:rsidR="0037010D" w:rsidRPr="0037010D" w:rsidRDefault="0037010D" w:rsidP="0037010D">
            <w:r w:rsidRPr="0037010D">
              <w:t>SPI_Direction_1Line_Rx</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5F7868" w14:textId="77777777" w:rsidR="0037010D" w:rsidRPr="0037010D" w:rsidRDefault="0037010D" w:rsidP="0037010D">
            <w:r w:rsidRPr="0037010D">
              <w:t>使用</w:t>
            </w:r>
            <w:r w:rsidRPr="0037010D">
              <w:rPr>
                <w:color w:val="EE0000"/>
              </w:rPr>
              <w:t>单根数据线</w:t>
            </w:r>
            <w:r w:rsidRPr="0037010D">
              <w:t>（通常为MISO）只进行</w:t>
            </w:r>
            <w:r w:rsidRPr="0037010D">
              <w:rPr>
                <w:color w:val="EE0000"/>
              </w:rPr>
              <w:t>数据接收</w:t>
            </w:r>
            <w:r w:rsidRPr="0037010D">
              <w:t>。</w:t>
            </w:r>
          </w:p>
        </w:tc>
      </w:tr>
      <w:tr w:rsidR="0037010D" w:rsidRPr="0037010D" w14:paraId="6471AC2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472539D" w14:textId="77777777" w:rsidR="0037010D" w:rsidRPr="0037010D" w:rsidRDefault="0037010D" w:rsidP="0037010D">
            <w:r w:rsidRPr="0037010D">
              <w:rPr>
                <w:rFonts w:ascii="Times New Roman" w:hAnsi="Times New Roman" w:cs="Times New Roman"/>
              </w:rPr>
              <w:t>​</w:t>
            </w:r>
            <w:r w:rsidRPr="0037010D">
              <w:rPr>
                <w:b/>
                <w:bCs/>
              </w:rPr>
              <w:t>单线双向只发送</w:t>
            </w:r>
            <w:r w:rsidRPr="0037010D">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0FE6975" w14:textId="77777777" w:rsidR="0037010D" w:rsidRPr="0037010D" w:rsidRDefault="0037010D" w:rsidP="0037010D">
            <w:r w:rsidRPr="0037010D">
              <w:t>SPI_Direction_1Line_Tx</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B20628E" w14:textId="77777777" w:rsidR="0037010D" w:rsidRPr="0037010D" w:rsidRDefault="0037010D" w:rsidP="0037010D">
            <w:r w:rsidRPr="0037010D">
              <w:t>使用</w:t>
            </w:r>
            <w:r w:rsidRPr="0037010D">
              <w:rPr>
                <w:color w:val="EE0000"/>
              </w:rPr>
              <w:t>单根数据线</w:t>
            </w:r>
            <w:r w:rsidRPr="0037010D">
              <w:t>（通常为MOSI）只进行</w:t>
            </w:r>
            <w:r w:rsidRPr="0037010D">
              <w:rPr>
                <w:color w:val="EE0000"/>
              </w:rPr>
              <w:t>数据发送</w:t>
            </w:r>
            <w:r w:rsidRPr="0037010D">
              <w:t>。</w:t>
            </w:r>
          </w:p>
        </w:tc>
      </w:tr>
    </w:tbl>
    <w:p w14:paraId="77E5BC1D" w14:textId="77777777" w:rsidR="0037010D" w:rsidRPr="0037010D" w:rsidRDefault="0037010D" w:rsidP="0037010D">
      <w:pPr>
        <w:pStyle w:val="4"/>
      </w:pPr>
      <w:r w:rsidRPr="0037010D">
        <w:rPr>
          <w:rFonts w:ascii="Segoe UI Emoji" w:hAnsi="Segoe UI Emoji" w:cs="Segoe UI Emoji"/>
        </w:rPr>
        <w:t>💡</w:t>
      </w:r>
      <w:r w:rsidRPr="0037010D">
        <w:t xml:space="preserve"> 模式详解与选择建议</w:t>
      </w:r>
    </w:p>
    <w:p w14:paraId="436E98F9" w14:textId="77777777" w:rsidR="0037010D" w:rsidRPr="0037010D" w:rsidRDefault="0037010D" w:rsidP="0037010D">
      <w:pPr>
        <w:numPr>
          <w:ilvl w:val="0"/>
          <w:numId w:val="716"/>
        </w:numPr>
      </w:pPr>
      <w:r w:rsidRPr="0037010D">
        <w:rPr>
          <w:rFonts w:ascii="Times New Roman" w:hAnsi="Times New Roman" w:cs="Times New Roman"/>
        </w:rPr>
        <w:t>​</w:t>
      </w:r>
      <w:r w:rsidRPr="0037010D">
        <w:rPr>
          <w:b/>
          <w:bCs/>
        </w:rPr>
        <w:t>双线全双工模式（SPI_Direction_2Lines_FullDuplex</w:t>
      </w:r>
      <w:proofErr w:type="gramStart"/>
      <w:r w:rsidRPr="0037010D">
        <w:rPr>
          <w:b/>
          <w:bCs/>
        </w:rPr>
        <w:t>）</w:t>
      </w:r>
      <w:r w:rsidRPr="0037010D">
        <w:rPr>
          <w:rFonts w:ascii="Times New Roman" w:hAnsi="Times New Roman" w:cs="Times New Roman"/>
          <w:b/>
          <w:bCs/>
        </w:rPr>
        <w:t>​</w:t>
      </w:r>
      <w:r w:rsidRPr="0037010D">
        <w:rPr>
          <w:rFonts w:ascii="Times New Roman" w:hAnsi="Times New Roman" w:cs="Times New Roman"/>
        </w:rPr>
        <w:t>​</w:t>
      </w:r>
      <w:r w:rsidRPr="0037010D">
        <w:t>：</w:t>
      </w:r>
      <w:proofErr w:type="gramEnd"/>
      <w:r w:rsidRPr="0037010D">
        <w:t>这是</w:t>
      </w:r>
      <w:r w:rsidRPr="0037010D">
        <w:rPr>
          <w:b/>
          <w:bCs/>
        </w:rPr>
        <w:t>最标准、最常用</w:t>
      </w:r>
      <w:r w:rsidRPr="0037010D">
        <w:t>的SPI通信模式。它需要连接MOSI（主出从入）、MISO（主入从出）、SCK（时钟）和NSS（片选）四根线。数据可以同时在主设备和从设备之间双向传输，效率最高。</w:t>
      </w:r>
    </w:p>
    <w:p w14:paraId="04EF6CCA" w14:textId="77777777" w:rsidR="0037010D" w:rsidRPr="0037010D" w:rsidRDefault="0037010D" w:rsidP="0037010D">
      <w:pPr>
        <w:numPr>
          <w:ilvl w:val="0"/>
          <w:numId w:val="716"/>
        </w:numPr>
      </w:pPr>
      <w:r w:rsidRPr="0037010D">
        <w:rPr>
          <w:rFonts w:ascii="Times New Roman" w:hAnsi="Times New Roman" w:cs="Times New Roman"/>
        </w:rPr>
        <w:t>​</w:t>
      </w:r>
      <w:r w:rsidRPr="0037010D">
        <w:rPr>
          <w:b/>
          <w:bCs/>
        </w:rPr>
        <w:t>双线单向只接收模式（SPI_Direction_2Lines_RxOnly）</w:t>
      </w:r>
      <w:r w:rsidRPr="0037010D">
        <w:rPr>
          <w:rFonts w:ascii="Times New Roman" w:hAnsi="Times New Roman" w:cs="Times New Roman"/>
          <w:b/>
          <w:bCs/>
        </w:rPr>
        <w:t>​</w:t>
      </w:r>
      <w:r w:rsidRPr="0037010D">
        <w:rPr>
          <w:rFonts w:ascii="Times New Roman" w:hAnsi="Times New Roman" w:cs="Times New Roman"/>
        </w:rPr>
        <w:t>​</w:t>
      </w:r>
      <w:r w:rsidRPr="0037010D">
        <w:t>：此模式仍然使用两条数据线，但SPI外设被配置为只接收数据。在某些多从机的系统中，当某个从设备暂时不需要被访问时，可以设置为该模式，以防止其对总线造成干扰。</w:t>
      </w:r>
    </w:p>
    <w:p w14:paraId="5BEFF62B" w14:textId="2D8DE453" w:rsidR="00FF03EC" w:rsidRPr="00FF03EC" w:rsidRDefault="0037010D" w:rsidP="00FF03EC">
      <w:pPr>
        <w:numPr>
          <w:ilvl w:val="0"/>
          <w:numId w:val="716"/>
        </w:numPr>
      </w:pPr>
      <w:r w:rsidRPr="0037010D">
        <w:rPr>
          <w:rFonts w:ascii="Times New Roman" w:hAnsi="Times New Roman" w:cs="Times New Roman"/>
        </w:rPr>
        <w:t>​</w:t>
      </w:r>
      <w:r w:rsidRPr="0037010D">
        <w:rPr>
          <w:b/>
          <w:bCs/>
        </w:rPr>
        <w:t>单线模式（SPI_Direction_1Line_Rx或 SPI_Direction_1Line_Tx）</w:t>
      </w:r>
      <w:r w:rsidRPr="0037010D">
        <w:rPr>
          <w:rFonts w:ascii="Times New Roman" w:hAnsi="Times New Roman" w:cs="Times New Roman"/>
          <w:b/>
          <w:bCs/>
        </w:rPr>
        <w:t>​</w:t>
      </w:r>
      <w:r w:rsidRPr="0037010D">
        <w:rPr>
          <w:rFonts w:ascii="Times New Roman" w:hAnsi="Times New Roman" w:cs="Times New Roman"/>
        </w:rPr>
        <w:t>​</w:t>
      </w:r>
      <w:r w:rsidRPr="0037010D">
        <w:t>：这两种模式将SPI配置为半双工通信，</w:t>
      </w:r>
      <w:r w:rsidRPr="0037010D">
        <w:rPr>
          <w:rFonts w:ascii="Times New Roman" w:hAnsi="Times New Roman" w:cs="Times New Roman"/>
        </w:rPr>
        <w:t>​</w:t>
      </w:r>
      <w:r w:rsidRPr="0037010D">
        <w:rPr>
          <w:b/>
          <w:bCs/>
        </w:rPr>
        <w:t>只使用一根数据线</w:t>
      </w:r>
      <w:r w:rsidRPr="0037010D">
        <w:t>。这可以节省一个GPIO引脚，适用于引脚资源紧张或者通信方向固定的场景（例如，仅向显示屏发送数据，或仅从传感器读取数据）。</w:t>
      </w:r>
    </w:p>
    <w:p w14:paraId="3CBBBBAA" w14:textId="47CA5231" w:rsidR="00D46492" w:rsidRPr="00D46492" w:rsidRDefault="00D46492" w:rsidP="00D21F47">
      <w:pPr>
        <w:pStyle w:val="3"/>
      </w:pPr>
      <w:r w:rsidRPr="00D46492">
        <w:rPr>
          <w:rFonts w:ascii="Segoe UI Emoji" w:hAnsi="Segoe UI Emoji" w:cs="Segoe UI Emoji"/>
        </w:rPr>
        <w:t>📝</w:t>
      </w:r>
      <w:r w:rsidRPr="00D46492">
        <w:t xml:space="preserve"> 初始化配置步骤 </w:t>
      </w:r>
    </w:p>
    <w:p w14:paraId="091B37F6" w14:textId="77777777" w:rsidR="00D46492" w:rsidRPr="00D46492" w:rsidRDefault="00D46492" w:rsidP="00D46492">
      <w:pPr>
        <w:numPr>
          <w:ilvl w:val="0"/>
          <w:numId w:val="550"/>
        </w:numPr>
      </w:pPr>
      <w:r w:rsidRPr="00D46492">
        <w:rPr>
          <w:rFonts w:ascii="Times New Roman" w:hAnsi="Times New Roman" w:cs="Times New Roman"/>
        </w:rPr>
        <w:t>​</w:t>
      </w:r>
      <w:r w:rsidRPr="00D46492">
        <w:rPr>
          <w:b/>
          <w:bCs/>
        </w:rPr>
        <w:t>使能时钟</w:t>
      </w:r>
      <w:r w:rsidRPr="00D46492">
        <w:rPr>
          <w:rFonts w:ascii="Times New Roman" w:hAnsi="Times New Roman" w:cs="Times New Roman"/>
        </w:rPr>
        <w:t>​</w:t>
      </w:r>
      <w:r w:rsidRPr="00D46492">
        <w:t>：首先使能SPI外设和对应GPIO端口的时钟。</w:t>
      </w:r>
    </w:p>
    <w:p w14:paraId="743E8B9E" w14:textId="77777777" w:rsidR="00D46492" w:rsidRPr="00D46492" w:rsidRDefault="00D46492" w:rsidP="00D46492">
      <w:pPr>
        <w:numPr>
          <w:ilvl w:val="0"/>
          <w:numId w:val="550"/>
        </w:numPr>
      </w:pPr>
      <w:r w:rsidRPr="00D46492">
        <w:rPr>
          <w:rFonts w:ascii="Times New Roman" w:hAnsi="Times New Roman" w:cs="Times New Roman"/>
        </w:rPr>
        <w:t>​</w:t>
      </w:r>
      <w:r w:rsidRPr="00D46492">
        <w:rPr>
          <w:b/>
          <w:bCs/>
        </w:rPr>
        <w:t>配置GPIO</w:t>
      </w:r>
      <w:r w:rsidRPr="00D46492">
        <w:rPr>
          <w:rFonts w:ascii="Times New Roman" w:hAnsi="Times New Roman" w:cs="Times New Roman"/>
        </w:rPr>
        <w:t>​</w:t>
      </w:r>
      <w:r w:rsidRPr="00D46492">
        <w:t>：将SPI相关的引脚（SCK, MOSI, MISO）配置为复用功能推挽输出，片选引脚（CS/NSS）通常配置为普通推挽输出并由软件控制。</w:t>
      </w:r>
    </w:p>
    <w:p w14:paraId="1E7F0F88" w14:textId="77777777" w:rsidR="00D46492" w:rsidRPr="00D46492" w:rsidRDefault="00D46492" w:rsidP="00D46492">
      <w:pPr>
        <w:numPr>
          <w:ilvl w:val="0"/>
          <w:numId w:val="550"/>
        </w:numPr>
      </w:pPr>
      <w:r w:rsidRPr="00D46492">
        <w:rPr>
          <w:rFonts w:ascii="Times New Roman" w:hAnsi="Times New Roman" w:cs="Times New Roman"/>
        </w:rPr>
        <w:t>​</w:t>
      </w:r>
      <w:r w:rsidRPr="00D46492">
        <w:rPr>
          <w:b/>
          <w:bCs/>
        </w:rPr>
        <w:t>配置SPI参数</w:t>
      </w:r>
      <w:r w:rsidRPr="00D46492">
        <w:rPr>
          <w:rFonts w:ascii="Times New Roman" w:hAnsi="Times New Roman" w:cs="Times New Roman"/>
        </w:rPr>
        <w:t>​</w:t>
      </w:r>
      <w:r w:rsidRPr="00D46492">
        <w:t xml:space="preserve">：填充 </w:t>
      </w:r>
      <w:proofErr w:type="spellStart"/>
      <w:r w:rsidRPr="00D46492">
        <w:t>SPI_InitTypeDef</w:t>
      </w:r>
      <w:proofErr w:type="spellEnd"/>
      <w:r w:rsidRPr="00D46492">
        <w:t xml:space="preserve">结构体，然后调用 </w:t>
      </w:r>
      <w:proofErr w:type="spellStart"/>
      <w:r w:rsidRPr="00D46492">
        <w:t>SPI_Init</w:t>
      </w:r>
      <w:proofErr w:type="spellEnd"/>
      <w:r w:rsidRPr="00D46492">
        <w:t>(</w:t>
      </w:r>
      <w:proofErr w:type="spellStart"/>
      <w:r w:rsidRPr="00D46492">
        <w:t>SPIx</w:t>
      </w:r>
      <w:proofErr w:type="spellEnd"/>
      <w:r w:rsidRPr="00D46492">
        <w:t>, &amp;</w:t>
      </w:r>
      <w:proofErr w:type="spellStart"/>
      <w:r w:rsidRPr="00D46492">
        <w:t>SPI_InitStruct</w:t>
      </w:r>
      <w:proofErr w:type="spellEnd"/>
      <w:r w:rsidRPr="00D46492">
        <w:t>)进行初始化。</w:t>
      </w:r>
    </w:p>
    <w:p w14:paraId="0B8393E0" w14:textId="77777777" w:rsidR="00D46492" w:rsidRPr="00D46492" w:rsidRDefault="00D46492" w:rsidP="00D46492">
      <w:pPr>
        <w:numPr>
          <w:ilvl w:val="0"/>
          <w:numId w:val="550"/>
        </w:numPr>
      </w:pPr>
      <w:r w:rsidRPr="00D46492">
        <w:rPr>
          <w:rFonts w:ascii="Times New Roman" w:hAnsi="Times New Roman" w:cs="Times New Roman"/>
        </w:rPr>
        <w:lastRenderedPageBreak/>
        <w:t>​</w:t>
      </w:r>
      <w:r w:rsidRPr="00D46492">
        <w:rPr>
          <w:b/>
          <w:bCs/>
        </w:rPr>
        <w:t>使能SPI外设</w:t>
      </w:r>
      <w:r w:rsidRPr="00D46492">
        <w:rPr>
          <w:rFonts w:ascii="Times New Roman" w:hAnsi="Times New Roman" w:cs="Times New Roman"/>
        </w:rPr>
        <w:t>​</w:t>
      </w:r>
      <w:r w:rsidRPr="00D46492">
        <w:t xml:space="preserve">：最后调用 </w:t>
      </w:r>
      <w:proofErr w:type="spellStart"/>
      <w:r w:rsidRPr="00D46492">
        <w:t>SPI_Cmd</w:t>
      </w:r>
      <w:proofErr w:type="spellEnd"/>
      <w:r w:rsidRPr="00D46492">
        <w:t>(</w:t>
      </w:r>
      <w:proofErr w:type="spellStart"/>
      <w:r w:rsidRPr="00D46492">
        <w:t>SPIx</w:t>
      </w:r>
      <w:proofErr w:type="spellEnd"/>
      <w:r w:rsidRPr="00D46492">
        <w:t>, ENABLE)使能SPI外设。</w:t>
      </w:r>
    </w:p>
    <w:p w14:paraId="51CCA615" w14:textId="77777777" w:rsidR="00D46492" w:rsidRPr="00D46492" w:rsidRDefault="00D46492" w:rsidP="00D21F47">
      <w:pPr>
        <w:pStyle w:val="3"/>
      </w:pPr>
      <w:r w:rsidRPr="00D46492">
        <w:rPr>
          <w:rFonts w:ascii="Segoe UI Emoji" w:hAnsi="Segoe UI Emoji" w:cs="Segoe UI Emoji"/>
        </w:rPr>
        <w:t>💡</w:t>
      </w:r>
      <w:r w:rsidRPr="00D46492">
        <w:t xml:space="preserve"> 关键参数说明 </w:t>
      </w:r>
    </w:p>
    <w:p w14:paraId="330C45D4" w14:textId="77777777" w:rsidR="00D46492" w:rsidRPr="00D46492" w:rsidRDefault="00D46492" w:rsidP="00D46492">
      <w:pPr>
        <w:numPr>
          <w:ilvl w:val="0"/>
          <w:numId w:val="551"/>
        </w:numPr>
      </w:pPr>
      <w:r w:rsidRPr="00D46492">
        <w:rPr>
          <w:rFonts w:ascii="Times New Roman" w:hAnsi="Times New Roman" w:cs="Times New Roman"/>
        </w:rPr>
        <w:t>​</w:t>
      </w:r>
      <w:r w:rsidRPr="00D46492">
        <w:rPr>
          <w:b/>
          <w:bCs/>
        </w:rPr>
        <w:t>时钟极性与相位</w:t>
      </w:r>
      <w:r w:rsidRPr="00D46492">
        <w:rPr>
          <w:rFonts w:ascii="Times New Roman" w:hAnsi="Times New Roman" w:cs="Times New Roman"/>
        </w:rPr>
        <w:t>​</w:t>
      </w:r>
      <w:r w:rsidRPr="00D46492">
        <w:t>：SPI_CPOL和 SPI_CPHA共同决定了SPI的四种工作模式（Mode 0-3），必须与从设备相匹配。例如，W25Q64 Flash芯片通常支持Mode 0（CPOL=0, CPHA=0）和Mode 3（CPOL=1, CPHA=1）。</w:t>
      </w:r>
    </w:p>
    <w:p w14:paraId="78DF9374" w14:textId="77777777" w:rsidR="00D46492" w:rsidRPr="00D46492" w:rsidRDefault="00D46492" w:rsidP="00D46492">
      <w:pPr>
        <w:numPr>
          <w:ilvl w:val="0"/>
          <w:numId w:val="551"/>
        </w:numPr>
      </w:pPr>
      <w:r w:rsidRPr="00D46492">
        <w:rPr>
          <w:rFonts w:ascii="Times New Roman" w:hAnsi="Times New Roman" w:cs="Times New Roman"/>
        </w:rPr>
        <w:t>​</w:t>
      </w:r>
      <w:r w:rsidRPr="00D46492">
        <w:rPr>
          <w:b/>
          <w:bCs/>
        </w:rPr>
        <w:t>波特率设置</w:t>
      </w:r>
      <w:r w:rsidRPr="00D46492">
        <w:rPr>
          <w:rFonts w:ascii="Times New Roman" w:hAnsi="Times New Roman" w:cs="Times New Roman"/>
        </w:rPr>
        <w:t>​</w:t>
      </w:r>
      <w:r w:rsidRPr="00D46492">
        <w:t>：</w:t>
      </w:r>
      <w:proofErr w:type="spellStart"/>
      <w:r w:rsidRPr="00D46492">
        <w:t>SPI_BaudRatePrescaler</w:t>
      </w:r>
      <w:proofErr w:type="spellEnd"/>
      <w:r w:rsidRPr="00D46492">
        <w:t>用于设置SPI时钟（SCK）的频率。计算公式为：</w:t>
      </w:r>
      <w:proofErr w:type="spellStart"/>
      <w:r w:rsidRPr="00D46492">
        <w:t>f_SCK</w:t>
      </w:r>
      <w:proofErr w:type="spellEnd"/>
      <w:r w:rsidRPr="00D46492">
        <w:t xml:space="preserve"> = </w:t>
      </w:r>
      <w:proofErr w:type="spellStart"/>
      <w:r w:rsidRPr="00D46492">
        <w:t>f_PCLK</w:t>
      </w:r>
      <w:proofErr w:type="spellEnd"/>
      <w:r w:rsidRPr="00D46492">
        <w:t xml:space="preserve"> / </w:t>
      </w:r>
      <w:proofErr w:type="spellStart"/>
      <w:r w:rsidRPr="00D46492">
        <w:t>Prescaler</w:t>
      </w:r>
      <w:proofErr w:type="spellEnd"/>
      <w:r w:rsidRPr="00D46492">
        <w:t>。例如，在STM32F103系列中，若SPI1挂载在APB2总线上（默认72MHz），选择4分频，则SCK时钟为18MHz。</w:t>
      </w:r>
    </w:p>
    <w:p w14:paraId="3428C73F" w14:textId="77777777" w:rsidR="00D46492" w:rsidRPr="00D46492" w:rsidRDefault="00D46492" w:rsidP="00D46492">
      <w:pPr>
        <w:numPr>
          <w:ilvl w:val="0"/>
          <w:numId w:val="551"/>
        </w:numPr>
      </w:pPr>
      <w:r w:rsidRPr="00D46492">
        <w:rPr>
          <w:rFonts w:ascii="Times New Roman" w:hAnsi="Times New Roman" w:cs="Times New Roman"/>
        </w:rPr>
        <w:t>​</w:t>
      </w:r>
      <w:r w:rsidRPr="00D46492">
        <w:rPr>
          <w:b/>
          <w:bCs/>
        </w:rPr>
        <w:t>软件NSS管理</w:t>
      </w:r>
      <w:r w:rsidRPr="00D46492">
        <w:rPr>
          <w:rFonts w:ascii="Times New Roman" w:hAnsi="Times New Roman" w:cs="Times New Roman"/>
        </w:rPr>
        <w:t>​</w:t>
      </w:r>
      <w:r w:rsidRPr="00D46492">
        <w:t xml:space="preserve">：当 SPI_NSS设置为 </w:t>
      </w:r>
      <w:proofErr w:type="spellStart"/>
      <w:r w:rsidRPr="00D46492">
        <w:t>SPI_NSS_Soft</w:t>
      </w:r>
      <w:proofErr w:type="spellEnd"/>
      <w:r w:rsidRPr="00D46492">
        <w:t>时，片选信号需要手动控制GPIO电平来实现。</w:t>
      </w:r>
    </w:p>
    <w:p w14:paraId="1B708A57" w14:textId="77777777" w:rsidR="00D46492" w:rsidRPr="00D46492" w:rsidRDefault="00D46492" w:rsidP="00D21F47">
      <w:pPr>
        <w:pStyle w:val="3"/>
      </w:pPr>
      <w:r w:rsidRPr="00D46492">
        <w:rPr>
          <w:rFonts w:ascii="Segoe UI Emoji" w:hAnsi="Segoe UI Emoji" w:cs="Segoe UI Emoji"/>
        </w:rPr>
        <w:t>🚀</w:t>
      </w:r>
      <w:r w:rsidRPr="00D46492">
        <w:t xml:space="preserve"> 代码示例 </w:t>
      </w:r>
    </w:p>
    <w:p w14:paraId="4777E5E6" w14:textId="77777777" w:rsidR="00D46492" w:rsidRPr="00D46492" w:rsidRDefault="00D46492" w:rsidP="00D46492">
      <w:r w:rsidRPr="00D46492">
        <w:t>以下是配置SPI1为主机模式的简化示例：</w:t>
      </w:r>
    </w:p>
    <w:p w14:paraId="5DBB8E88" w14:textId="77777777" w:rsidR="00D46492" w:rsidRPr="00D46492" w:rsidRDefault="00D46492" w:rsidP="00D46492">
      <w:proofErr w:type="spellStart"/>
      <w:r w:rsidRPr="00D46492">
        <w:t>GPIO_InitTypeDef</w:t>
      </w:r>
      <w:proofErr w:type="spellEnd"/>
      <w:r w:rsidRPr="00D46492">
        <w:t xml:space="preserve"> </w:t>
      </w:r>
      <w:proofErr w:type="spellStart"/>
      <w:r w:rsidRPr="00D46492">
        <w:t>GPIO_InitStructure</w:t>
      </w:r>
      <w:proofErr w:type="spellEnd"/>
      <w:r w:rsidRPr="00D46492">
        <w:t>;</w:t>
      </w:r>
    </w:p>
    <w:p w14:paraId="7F57D969" w14:textId="77777777" w:rsidR="00D46492" w:rsidRPr="00D46492" w:rsidRDefault="00D46492" w:rsidP="00D46492">
      <w:proofErr w:type="spellStart"/>
      <w:r w:rsidRPr="00D46492">
        <w:t>SPI_InitTypeDef</w:t>
      </w:r>
      <w:proofErr w:type="spellEnd"/>
      <w:r w:rsidRPr="00D46492">
        <w:t xml:space="preserve"> </w:t>
      </w:r>
      <w:proofErr w:type="spellStart"/>
      <w:r w:rsidRPr="00D46492">
        <w:t>SPI_InitStructure</w:t>
      </w:r>
      <w:proofErr w:type="spellEnd"/>
      <w:r w:rsidRPr="00D46492">
        <w:t>;</w:t>
      </w:r>
    </w:p>
    <w:p w14:paraId="683C8176" w14:textId="77777777" w:rsidR="00D46492" w:rsidRPr="00D46492" w:rsidRDefault="00D46492" w:rsidP="00D46492"/>
    <w:p w14:paraId="743F707E" w14:textId="77777777" w:rsidR="00D46492" w:rsidRPr="00D46492" w:rsidRDefault="00D46492" w:rsidP="00D46492">
      <w:r w:rsidRPr="00D46492">
        <w:t>// 1. 使能时钟</w:t>
      </w:r>
    </w:p>
    <w:p w14:paraId="40CB8FCE" w14:textId="77777777" w:rsidR="00D46492" w:rsidRPr="00D46492" w:rsidRDefault="00D46492" w:rsidP="00D46492">
      <w:r w:rsidRPr="00D46492">
        <w:t>RCC_APB2</w:t>
      </w:r>
      <w:proofErr w:type="gramStart"/>
      <w:r w:rsidRPr="00D46492">
        <w:t>PeriphClockCmd(</w:t>
      </w:r>
      <w:proofErr w:type="gramEnd"/>
      <w:r w:rsidRPr="00D46492">
        <w:t>RCC_APB2Periph_GPIOA | RCC_APB2Periph_SPI1, ENABLE);</w:t>
      </w:r>
    </w:p>
    <w:p w14:paraId="5C589964" w14:textId="77777777" w:rsidR="00D46492" w:rsidRPr="00D46492" w:rsidRDefault="00D46492" w:rsidP="00D46492"/>
    <w:p w14:paraId="4E017D13" w14:textId="77777777" w:rsidR="00D46492" w:rsidRPr="00D46492" w:rsidRDefault="00D46492" w:rsidP="00D46492">
      <w:r w:rsidRPr="00D46492">
        <w:t>// 2. 配置GPIO：PA5(SCK), PA6(MISO), PA7(MOSI)</w:t>
      </w:r>
    </w:p>
    <w:p w14:paraId="2A282363" w14:textId="77777777" w:rsidR="00D46492" w:rsidRPr="00D46492" w:rsidRDefault="00D46492" w:rsidP="00D46492">
      <w:proofErr w:type="spellStart"/>
      <w:r w:rsidRPr="00D46492">
        <w:t>GPIO_InitStructure.GPIO_Pin</w:t>
      </w:r>
      <w:proofErr w:type="spellEnd"/>
      <w:r w:rsidRPr="00D46492">
        <w:t xml:space="preserve"> = GPIO_Pin_5 | GPIO_Pin_7;</w:t>
      </w:r>
    </w:p>
    <w:p w14:paraId="60E24C81" w14:textId="77777777" w:rsidR="00D46492" w:rsidRPr="00D46492" w:rsidRDefault="00D46492" w:rsidP="00D46492">
      <w:proofErr w:type="spellStart"/>
      <w:r w:rsidRPr="00D46492">
        <w:t>GPIO_InitStructure.GPIO_Mode</w:t>
      </w:r>
      <w:proofErr w:type="spellEnd"/>
      <w:r w:rsidRPr="00D46492">
        <w:t xml:space="preserve"> = </w:t>
      </w:r>
      <w:proofErr w:type="spellStart"/>
      <w:r w:rsidRPr="00D46492">
        <w:t>GPIO_Mode_AF_PP</w:t>
      </w:r>
      <w:proofErr w:type="spellEnd"/>
      <w:r w:rsidRPr="00D46492">
        <w:t>;  // 复用推挽输出</w:t>
      </w:r>
    </w:p>
    <w:p w14:paraId="649DCBE6" w14:textId="77777777" w:rsidR="00D46492" w:rsidRPr="00D46492" w:rsidRDefault="00D46492" w:rsidP="00D46492">
      <w:proofErr w:type="spellStart"/>
      <w:r w:rsidRPr="00D46492">
        <w:t>GPIO_InitStructure.GPIO_Speed</w:t>
      </w:r>
      <w:proofErr w:type="spellEnd"/>
      <w:r w:rsidRPr="00D46492">
        <w:t xml:space="preserve"> = GPIO_Speed_50MHz;</w:t>
      </w:r>
    </w:p>
    <w:p w14:paraId="14A42AFF" w14:textId="77777777" w:rsidR="00D46492" w:rsidRPr="00D46492" w:rsidRDefault="00D46492" w:rsidP="00D46492">
      <w:proofErr w:type="spellStart"/>
      <w:r w:rsidRPr="00D46492">
        <w:t>GPIO_</w:t>
      </w:r>
      <w:proofErr w:type="gramStart"/>
      <w:r w:rsidRPr="00D46492">
        <w:t>Init</w:t>
      </w:r>
      <w:proofErr w:type="spellEnd"/>
      <w:r w:rsidRPr="00D46492">
        <w:t>(</w:t>
      </w:r>
      <w:proofErr w:type="gramEnd"/>
      <w:r w:rsidRPr="00D46492">
        <w:t>GPIOA, &amp;</w:t>
      </w:r>
      <w:proofErr w:type="spellStart"/>
      <w:r w:rsidRPr="00D46492">
        <w:t>GPIO_InitStructure</w:t>
      </w:r>
      <w:proofErr w:type="spellEnd"/>
      <w:r w:rsidRPr="00D46492">
        <w:t>);</w:t>
      </w:r>
    </w:p>
    <w:p w14:paraId="79123673" w14:textId="77777777" w:rsidR="00D46492" w:rsidRPr="00D46492" w:rsidRDefault="00D46492" w:rsidP="00D46492"/>
    <w:p w14:paraId="4ABFD45C" w14:textId="77777777" w:rsidR="00D46492" w:rsidRPr="00D46492" w:rsidRDefault="00D46492" w:rsidP="00D46492">
      <w:proofErr w:type="spellStart"/>
      <w:r w:rsidRPr="00D46492">
        <w:t>GPIO_InitStructure.GPIO_Pin</w:t>
      </w:r>
      <w:proofErr w:type="spellEnd"/>
      <w:r w:rsidRPr="00D46492">
        <w:t xml:space="preserve"> = GPIO_Pin_6;</w:t>
      </w:r>
    </w:p>
    <w:p w14:paraId="3C42AD8E" w14:textId="77777777" w:rsidR="00D46492" w:rsidRPr="00D46492" w:rsidRDefault="00D46492" w:rsidP="00D46492">
      <w:proofErr w:type="spellStart"/>
      <w:r w:rsidRPr="00D46492">
        <w:t>GPIO_InitStructure.GPIO_Mode</w:t>
      </w:r>
      <w:proofErr w:type="spellEnd"/>
      <w:r w:rsidRPr="00D46492">
        <w:t xml:space="preserve"> = </w:t>
      </w:r>
      <w:proofErr w:type="spellStart"/>
      <w:r w:rsidRPr="00D46492">
        <w:t>GPIO_Mode_IN_FLOATING</w:t>
      </w:r>
      <w:proofErr w:type="spellEnd"/>
      <w:r w:rsidRPr="00D46492">
        <w:t>; // MISO浮空输入</w:t>
      </w:r>
    </w:p>
    <w:p w14:paraId="6508FC25" w14:textId="77777777" w:rsidR="00D46492" w:rsidRPr="00D46492" w:rsidRDefault="00D46492" w:rsidP="00D46492">
      <w:proofErr w:type="spellStart"/>
      <w:r w:rsidRPr="00D46492">
        <w:t>GPIO_</w:t>
      </w:r>
      <w:proofErr w:type="gramStart"/>
      <w:r w:rsidRPr="00D46492">
        <w:t>Init</w:t>
      </w:r>
      <w:proofErr w:type="spellEnd"/>
      <w:r w:rsidRPr="00D46492">
        <w:t>(</w:t>
      </w:r>
      <w:proofErr w:type="gramEnd"/>
      <w:r w:rsidRPr="00D46492">
        <w:t>GPIOA, &amp;</w:t>
      </w:r>
      <w:proofErr w:type="spellStart"/>
      <w:r w:rsidRPr="00D46492">
        <w:t>GPIO_InitStructure</w:t>
      </w:r>
      <w:proofErr w:type="spellEnd"/>
      <w:r w:rsidRPr="00D46492">
        <w:t>);</w:t>
      </w:r>
    </w:p>
    <w:p w14:paraId="24BE164C" w14:textId="77777777" w:rsidR="00D46492" w:rsidRPr="00D46492" w:rsidRDefault="00D46492" w:rsidP="00D46492"/>
    <w:p w14:paraId="2B6A28F1" w14:textId="77777777" w:rsidR="00D46492" w:rsidRPr="00D46492" w:rsidRDefault="00D46492" w:rsidP="00D46492">
      <w:r w:rsidRPr="00D46492">
        <w:t>// 3. 配置SPI参数</w:t>
      </w:r>
    </w:p>
    <w:p w14:paraId="22B17C65" w14:textId="77777777" w:rsidR="00D46492" w:rsidRPr="00D46492" w:rsidRDefault="00D46492" w:rsidP="00D46492">
      <w:proofErr w:type="spellStart"/>
      <w:r w:rsidRPr="00D46492">
        <w:t>SPI_InitStructure.SPI_Direction</w:t>
      </w:r>
      <w:proofErr w:type="spellEnd"/>
      <w:r w:rsidRPr="00D46492">
        <w:t xml:space="preserve"> = SPI_Direction_2Lines_FullDuplex;</w:t>
      </w:r>
    </w:p>
    <w:p w14:paraId="0DFDF62D" w14:textId="77777777" w:rsidR="00D46492" w:rsidRPr="00D46492" w:rsidRDefault="00D46492" w:rsidP="00D46492">
      <w:proofErr w:type="spellStart"/>
      <w:r w:rsidRPr="00D46492">
        <w:t>SPI_InitStructure.SPI_Mode</w:t>
      </w:r>
      <w:proofErr w:type="spellEnd"/>
      <w:r w:rsidRPr="00D46492">
        <w:t xml:space="preserve"> = </w:t>
      </w:r>
      <w:proofErr w:type="spellStart"/>
      <w:r w:rsidRPr="00D46492">
        <w:t>SPI_Mode_Master</w:t>
      </w:r>
      <w:proofErr w:type="spellEnd"/>
      <w:r w:rsidRPr="00D46492">
        <w:t>;</w:t>
      </w:r>
    </w:p>
    <w:p w14:paraId="62D9DAC3" w14:textId="77777777" w:rsidR="00D46492" w:rsidRPr="00D46492" w:rsidRDefault="00D46492" w:rsidP="00D46492">
      <w:proofErr w:type="spellStart"/>
      <w:r w:rsidRPr="00D46492">
        <w:t>SPI_InitStructure.SPI_DataSize</w:t>
      </w:r>
      <w:proofErr w:type="spellEnd"/>
      <w:r w:rsidRPr="00D46492">
        <w:t xml:space="preserve"> = SPI_DataSize_8b;</w:t>
      </w:r>
    </w:p>
    <w:p w14:paraId="5AAA5071" w14:textId="77777777" w:rsidR="00D46492" w:rsidRPr="00D46492" w:rsidRDefault="00D46492" w:rsidP="00D46492">
      <w:proofErr w:type="spellStart"/>
      <w:r w:rsidRPr="00D46492">
        <w:t>SPI_InitStructure.SPI_CPOL</w:t>
      </w:r>
      <w:proofErr w:type="spellEnd"/>
      <w:r w:rsidRPr="00D46492">
        <w:t xml:space="preserve"> = </w:t>
      </w:r>
      <w:proofErr w:type="spellStart"/>
      <w:r w:rsidRPr="00D46492">
        <w:t>SPI_CPOL_</w:t>
      </w:r>
      <w:proofErr w:type="gramStart"/>
      <w:r w:rsidRPr="00D46492">
        <w:t>Low</w:t>
      </w:r>
      <w:proofErr w:type="spellEnd"/>
      <w:r w:rsidRPr="00D46492">
        <w:t xml:space="preserve">;   </w:t>
      </w:r>
      <w:proofErr w:type="gramEnd"/>
      <w:r w:rsidRPr="00D46492">
        <w:t xml:space="preserve"> // Mode 0</w:t>
      </w:r>
    </w:p>
    <w:p w14:paraId="52DCE494" w14:textId="77777777" w:rsidR="00D46492" w:rsidRPr="00D46492" w:rsidRDefault="00D46492" w:rsidP="00D46492">
      <w:proofErr w:type="spellStart"/>
      <w:r w:rsidRPr="00D46492">
        <w:t>SPI_InitStructure.SPI_CPHA</w:t>
      </w:r>
      <w:proofErr w:type="spellEnd"/>
      <w:r w:rsidRPr="00D46492">
        <w:t xml:space="preserve"> = SPI_CPHA_1</w:t>
      </w:r>
      <w:proofErr w:type="gramStart"/>
      <w:r w:rsidRPr="00D46492">
        <w:t>Edge;  /</w:t>
      </w:r>
      <w:proofErr w:type="gramEnd"/>
      <w:r w:rsidRPr="00D46492">
        <w:t>/ Mode 0</w:t>
      </w:r>
    </w:p>
    <w:p w14:paraId="7F39E052" w14:textId="77777777" w:rsidR="00D46492" w:rsidRPr="00D46492" w:rsidRDefault="00D46492" w:rsidP="00D46492">
      <w:proofErr w:type="spellStart"/>
      <w:r w:rsidRPr="00D46492">
        <w:t>SPI_InitStructure.SPI_NSS</w:t>
      </w:r>
      <w:proofErr w:type="spellEnd"/>
      <w:r w:rsidRPr="00D46492">
        <w:t xml:space="preserve"> = </w:t>
      </w:r>
      <w:proofErr w:type="spellStart"/>
      <w:r w:rsidRPr="00D46492">
        <w:t>SPI_NSS_Soft</w:t>
      </w:r>
      <w:proofErr w:type="spellEnd"/>
      <w:r w:rsidRPr="00D46492">
        <w:t>;</w:t>
      </w:r>
    </w:p>
    <w:p w14:paraId="6A5FB2D5" w14:textId="77777777" w:rsidR="00D46492" w:rsidRPr="00D46492" w:rsidRDefault="00D46492" w:rsidP="00D46492">
      <w:proofErr w:type="spellStart"/>
      <w:r w:rsidRPr="00D46492">
        <w:t>SPI_InitStructure.SPI_BaudRatePrescaler</w:t>
      </w:r>
      <w:proofErr w:type="spellEnd"/>
      <w:r w:rsidRPr="00D46492">
        <w:t xml:space="preserve"> = SPI_BaudRatePrescaler_4; // 18</w:t>
      </w:r>
      <w:proofErr w:type="gramStart"/>
      <w:r w:rsidRPr="00D46492">
        <w:t>MHz @</w:t>
      </w:r>
      <w:proofErr w:type="gramEnd"/>
      <w:r w:rsidRPr="00D46492">
        <w:t>72MHz PCLK</w:t>
      </w:r>
    </w:p>
    <w:p w14:paraId="745C77C2" w14:textId="77777777" w:rsidR="00D46492" w:rsidRPr="00D46492" w:rsidRDefault="00D46492" w:rsidP="00D46492">
      <w:proofErr w:type="spellStart"/>
      <w:r w:rsidRPr="00D46492">
        <w:t>SPI_InitStructure.SPI_FirstBit</w:t>
      </w:r>
      <w:proofErr w:type="spellEnd"/>
      <w:r w:rsidRPr="00D46492">
        <w:t xml:space="preserve"> = </w:t>
      </w:r>
      <w:proofErr w:type="spellStart"/>
      <w:r w:rsidRPr="00D46492">
        <w:t>SPI_FirstBit_MSB</w:t>
      </w:r>
      <w:proofErr w:type="spellEnd"/>
      <w:r w:rsidRPr="00D46492">
        <w:t>;</w:t>
      </w:r>
    </w:p>
    <w:p w14:paraId="1A6B3A46" w14:textId="77777777" w:rsidR="00D46492" w:rsidRPr="00D46492" w:rsidRDefault="00D46492" w:rsidP="00D46492">
      <w:proofErr w:type="spellStart"/>
      <w:r w:rsidRPr="00D46492">
        <w:t>SPI_InitStructure.SPI_CRCPolynomial</w:t>
      </w:r>
      <w:proofErr w:type="spellEnd"/>
      <w:r w:rsidRPr="00D46492">
        <w:t xml:space="preserve"> = 7;</w:t>
      </w:r>
    </w:p>
    <w:p w14:paraId="1EA75F61" w14:textId="77777777" w:rsidR="00D46492" w:rsidRPr="00D46492" w:rsidRDefault="00D46492" w:rsidP="00D46492">
      <w:proofErr w:type="spellStart"/>
      <w:r w:rsidRPr="00D46492">
        <w:t>SPI_</w:t>
      </w:r>
      <w:proofErr w:type="gramStart"/>
      <w:r w:rsidRPr="00D46492">
        <w:t>Init</w:t>
      </w:r>
      <w:proofErr w:type="spellEnd"/>
      <w:r w:rsidRPr="00D46492">
        <w:t>(</w:t>
      </w:r>
      <w:proofErr w:type="gramEnd"/>
      <w:r w:rsidRPr="00D46492">
        <w:t>SPI1, &amp;</w:t>
      </w:r>
      <w:proofErr w:type="spellStart"/>
      <w:r w:rsidRPr="00D46492">
        <w:t>SPI_InitStructure</w:t>
      </w:r>
      <w:proofErr w:type="spellEnd"/>
      <w:r w:rsidRPr="00D46492">
        <w:t>);</w:t>
      </w:r>
    </w:p>
    <w:p w14:paraId="1602DED0" w14:textId="77777777" w:rsidR="00D46492" w:rsidRPr="00D46492" w:rsidRDefault="00D46492" w:rsidP="00D46492"/>
    <w:p w14:paraId="072A8B7C" w14:textId="77777777" w:rsidR="00D46492" w:rsidRPr="00D46492" w:rsidRDefault="00D46492" w:rsidP="00D46492">
      <w:r w:rsidRPr="00D46492">
        <w:t>// 4. 使能SPI</w:t>
      </w:r>
    </w:p>
    <w:p w14:paraId="0635D730" w14:textId="77777777" w:rsidR="00D46492" w:rsidRPr="00D46492" w:rsidRDefault="00D46492" w:rsidP="00D46492">
      <w:proofErr w:type="spellStart"/>
      <w:r w:rsidRPr="00D46492">
        <w:t>SPI_</w:t>
      </w:r>
      <w:proofErr w:type="gramStart"/>
      <w:r w:rsidRPr="00D46492">
        <w:t>Cmd</w:t>
      </w:r>
      <w:proofErr w:type="spellEnd"/>
      <w:r w:rsidRPr="00D46492">
        <w:t>(</w:t>
      </w:r>
      <w:proofErr w:type="gramEnd"/>
      <w:r w:rsidRPr="00D46492">
        <w:t>SPI1, ENABLE);</w:t>
      </w:r>
    </w:p>
    <w:p w14:paraId="5A8CF652" w14:textId="77777777" w:rsidR="00D46492" w:rsidRPr="00D46492" w:rsidRDefault="00D46492" w:rsidP="00D46492">
      <w:r w:rsidRPr="00D46492">
        <w:t xml:space="preserve">希望这些信息能帮助你理解和使用 </w:t>
      </w:r>
      <w:proofErr w:type="spellStart"/>
      <w:r w:rsidRPr="00D46492">
        <w:t>SPI_Init</w:t>
      </w:r>
      <w:proofErr w:type="spellEnd"/>
      <w:r w:rsidRPr="00D46492">
        <w:t>函数。如果你在具体配置中遇到其他问题，欢迎继续提问！</w:t>
      </w:r>
    </w:p>
    <w:p w14:paraId="1DF25B44" w14:textId="77777777" w:rsidR="00D46492" w:rsidRPr="00D46492" w:rsidRDefault="00D46492" w:rsidP="00D46492"/>
    <w:p w14:paraId="238251A2" w14:textId="7A1DD480" w:rsidR="009A752A" w:rsidRDefault="0070500F" w:rsidP="00D46492">
      <w:pPr>
        <w:pStyle w:val="2"/>
      </w:pPr>
      <w:r w:rsidRPr="0070500F">
        <w:t>I2S_Init(</w:t>
      </w:r>
      <w:r>
        <w:rPr>
          <w:rFonts w:hint="eastAsia"/>
        </w:rPr>
        <w:t>)</w:t>
      </w:r>
      <w:r w:rsidR="005F7F5A">
        <w:br/>
      </w:r>
      <w:r w:rsidR="005F7F5A" w:rsidRPr="004D6717">
        <w:t xml:space="preserve">初始化STM32的 </w:t>
      </w:r>
      <w:r w:rsidR="005F7F5A" w:rsidRPr="004D6717">
        <w:rPr>
          <w:rFonts w:ascii="Times New Roman" w:hAnsi="Times New Roman" w:cs="Times New Roman"/>
        </w:rPr>
        <w:t>​</w:t>
      </w:r>
      <w:r w:rsidR="005F7F5A" w:rsidRPr="004D6717">
        <w:rPr>
          <w:b/>
          <w:bCs/>
        </w:rPr>
        <w:t>I2S（Inter-IC Sound）音频接口</w:t>
      </w:r>
    </w:p>
    <w:p w14:paraId="6A5F5FCF" w14:textId="77777777" w:rsidR="004D6717" w:rsidRPr="004D6717" w:rsidRDefault="004D6717" w:rsidP="004D6717">
      <w:r w:rsidRPr="004D6717">
        <w:t xml:space="preserve">I2S_Init函数用于初始化STM32的 </w:t>
      </w:r>
      <w:r w:rsidRPr="004D6717">
        <w:rPr>
          <w:rFonts w:ascii="Times New Roman" w:hAnsi="Times New Roman" w:cs="Times New Roman"/>
        </w:rPr>
        <w:t>​</w:t>
      </w:r>
      <w:r w:rsidRPr="004D6717">
        <w:rPr>
          <w:b/>
          <w:bCs/>
        </w:rPr>
        <w:t>I2S（Inter-IC Sound）音频接口</w:t>
      </w:r>
      <w:r w:rsidRPr="004D6717">
        <w:t>。该函数根据指定的参数配置I2S外设的工作模式、音频格式、时钟等特性，使其能够处理数字音频数据流。</w:t>
      </w:r>
    </w:p>
    <w:p w14:paraId="67EB7884" w14:textId="77777777" w:rsidR="004D6717" w:rsidRPr="004D6717" w:rsidRDefault="004D6717" w:rsidP="00D21F47">
      <w:pPr>
        <w:pStyle w:val="3"/>
      </w:pPr>
      <w:r w:rsidRPr="004D6717">
        <w:t xml:space="preserve">函数原型与参数详解 </w:t>
      </w:r>
    </w:p>
    <w:p w14:paraId="4F7B4482" w14:textId="77777777" w:rsidR="004D6717" w:rsidRPr="004D6717" w:rsidRDefault="004D6717" w:rsidP="004D6717">
      <w:r w:rsidRPr="004D6717">
        <w:t>void I2S_</w:t>
      </w:r>
      <w:proofErr w:type="gramStart"/>
      <w:r w:rsidRPr="004D6717">
        <w:t>Init(</w:t>
      </w:r>
      <w:proofErr w:type="spellStart"/>
      <w:proofErr w:type="gramEnd"/>
      <w:r w:rsidRPr="004D6717">
        <w:t>SPI_TypeDef</w:t>
      </w:r>
      <w:proofErr w:type="spellEnd"/>
      <w:r w:rsidRPr="004D6717">
        <w:t xml:space="preserve">* </w:t>
      </w:r>
      <w:proofErr w:type="spellStart"/>
      <w:r w:rsidRPr="004D6717">
        <w:t>SPIx</w:t>
      </w:r>
      <w:proofErr w:type="spellEnd"/>
      <w:r w:rsidRPr="004D6717">
        <w:t>, I2S_InitTypeDef* I2S_InitStruct);</w:t>
      </w:r>
    </w:p>
    <w:p w14:paraId="46FFFFED" w14:textId="77777777" w:rsidR="004D6717" w:rsidRPr="004D6717" w:rsidRDefault="004D6717" w:rsidP="004D6717">
      <w:pPr>
        <w:numPr>
          <w:ilvl w:val="0"/>
          <w:numId w:val="552"/>
        </w:numPr>
      </w:pPr>
      <w:r w:rsidRPr="004D6717">
        <w:rPr>
          <w:rFonts w:ascii="Times New Roman" w:hAnsi="Times New Roman" w:cs="Times New Roman"/>
        </w:rPr>
        <w:lastRenderedPageBreak/>
        <w:t>​</w:t>
      </w:r>
      <w:proofErr w:type="spellStart"/>
      <w:r w:rsidRPr="004D6717">
        <w:rPr>
          <w:b/>
          <w:bCs/>
        </w:rPr>
        <w:t>SPIx</w:t>
      </w:r>
      <w:proofErr w:type="spellEnd"/>
      <w:r w:rsidRPr="004D6717">
        <w:rPr>
          <w:rFonts w:ascii="Times New Roman" w:hAnsi="Times New Roman" w:cs="Times New Roman"/>
        </w:rPr>
        <w:t>​</w:t>
      </w:r>
      <w:r w:rsidRPr="004D6717">
        <w:t>：指定要初始化的SPI/I2S外设。在STM32中，I2S功能通常与SPI外设共享引脚和部分资源，因此通过SPI实例（如SPI1、SPI2等）来访问。</w:t>
      </w:r>
    </w:p>
    <w:p w14:paraId="6609F2A0" w14:textId="77777777" w:rsidR="004D6717" w:rsidRPr="004D6717" w:rsidRDefault="004D6717" w:rsidP="004D6717">
      <w:pPr>
        <w:numPr>
          <w:ilvl w:val="0"/>
          <w:numId w:val="552"/>
        </w:numPr>
      </w:pPr>
      <w:r w:rsidRPr="004D6717">
        <w:rPr>
          <w:rFonts w:ascii="Times New Roman" w:hAnsi="Times New Roman" w:cs="Times New Roman"/>
        </w:rPr>
        <w:t>​</w:t>
      </w:r>
      <w:r w:rsidRPr="004D6717">
        <w:rPr>
          <w:b/>
          <w:bCs/>
        </w:rPr>
        <w:t>I2S_InitStruct</w:t>
      </w:r>
      <w:r w:rsidRPr="004D6717">
        <w:rPr>
          <w:rFonts w:ascii="Times New Roman" w:hAnsi="Times New Roman" w:cs="Times New Roman"/>
        </w:rPr>
        <w:t>​</w:t>
      </w:r>
      <w:r w:rsidRPr="004D6717">
        <w:t>：指向I2S_InitTypeDef结构体的指针，该结构体包含了I2S外设的所有配置参数。</w:t>
      </w:r>
    </w:p>
    <w:p w14:paraId="26ADC190" w14:textId="77777777" w:rsidR="004D6717" w:rsidRPr="004D6717" w:rsidRDefault="004D6717" w:rsidP="00D21F47">
      <w:pPr>
        <w:pStyle w:val="3"/>
      </w:pPr>
      <w:r w:rsidRPr="004D6717">
        <w:rPr>
          <w:rFonts w:ascii="Segoe UI Emoji" w:hAnsi="Segoe UI Emoji" w:cs="Segoe UI Emoji"/>
        </w:rPr>
        <w:t>🏗️</w:t>
      </w:r>
      <w:r w:rsidRPr="004D6717">
        <w:t xml:space="preserve"> I2S初始化结构体 (I2S_InitTypeDef) </w:t>
      </w:r>
    </w:p>
    <w:p w14:paraId="72E77831" w14:textId="77777777" w:rsidR="004D6717" w:rsidRPr="004D6717" w:rsidRDefault="004D6717" w:rsidP="004D6717">
      <w:r w:rsidRPr="004D6717">
        <w:t>I2S_InitTypeDef结构体定义了I2S的完整工作方式，其主要成员通常包括：</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616"/>
        <w:gridCol w:w="2080"/>
        <w:gridCol w:w="4594"/>
      </w:tblGrid>
      <w:tr w:rsidR="004D6717" w:rsidRPr="004D6717" w14:paraId="1A0B2C13"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4FAE98F" w14:textId="77777777" w:rsidR="004D6717" w:rsidRPr="004D6717" w:rsidRDefault="004D6717" w:rsidP="004D6717">
            <w:pPr>
              <w:rPr>
                <w:b/>
                <w:bCs/>
              </w:rPr>
            </w:pPr>
            <w:r w:rsidRPr="004D6717">
              <w:rPr>
                <w:b/>
                <w:bCs/>
              </w:rPr>
              <w:t>参数成员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8DEF33C" w14:textId="77777777" w:rsidR="004D6717" w:rsidRPr="004D6717" w:rsidRDefault="004D6717" w:rsidP="004D6717">
            <w:pPr>
              <w:rPr>
                <w:b/>
                <w:bCs/>
              </w:rPr>
            </w:pPr>
            <w:r w:rsidRPr="004D6717">
              <w:rPr>
                <w:b/>
                <w:bCs/>
              </w:rPr>
              <w:t>功能描述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2607EF" w14:textId="77777777" w:rsidR="004D6717" w:rsidRPr="004D6717" w:rsidRDefault="004D6717" w:rsidP="004D6717">
            <w:pPr>
              <w:rPr>
                <w:b/>
                <w:bCs/>
              </w:rPr>
            </w:pPr>
            <w:r w:rsidRPr="004D6717">
              <w:rPr>
                <w:b/>
                <w:bCs/>
              </w:rPr>
              <w:t>常见配置示例/说明</w:t>
            </w:r>
          </w:p>
        </w:tc>
      </w:tr>
      <w:tr w:rsidR="004D6717" w:rsidRPr="004D6717" w14:paraId="0FE6D54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9A69CFC" w14:textId="77777777" w:rsidR="004D6717" w:rsidRPr="004D6717" w:rsidRDefault="004D6717" w:rsidP="004D6717">
            <w:r w:rsidRPr="004D6717">
              <w:t>I2S_Mode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7E13F58" w14:textId="77777777" w:rsidR="004D6717" w:rsidRPr="004D6717" w:rsidRDefault="004D6717" w:rsidP="004D6717">
            <w:r w:rsidRPr="004D6717">
              <w:t>设置I2S工作模式（主/从）</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47FDF8" w14:textId="77777777" w:rsidR="004D6717" w:rsidRPr="004D6717" w:rsidRDefault="004D6717" w:rsidP="004D6717">
            <w:r w:rsidRPr="004D6717">
              <w:t>I2S_Mode_MasterTx(主发送), I2S_Mode_SlaveRx(从接收)</w:t>
            </w:r>
          </w:p>
        </w:tc>
      </w:tr>
      <w:tr w:rsidR="004D6717" w:rsidRPr="004D6717" w14:paraId="54060E3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590075D" w14:textId="77777777" w:rsidR="004D6717" w:rsidRPr="004D6717" w:rsidRDefault="004D6717" w:rsidP="004D6717">
            <w:r w:rsidRPr="004D6717">
              <w:t>I2S_Standard</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1775214" w14:textId="77777777" w:rsidR="004D6717" w:rsidRPr="004D6717" w:rsidRDefault="004D6717" w:rsidP="004D6717">
            <w:r w:rsidRPr="004D6717">
              <w:t>设置I2S标准</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9949431" w14:textId="77777777" w:rsidR="004D6717" w:rsidRPr="004D6717" w:rsidRDefault="004D6717" w:rsidP="004D6717">
            <w:r w:rsidRPr="004D6717">
              <w:t>I2S_Standard_Phillips, I2S_Standard_MSB等</w:t>
            </w:r>
          </w:p>
        </w:tc>
      </w:tr>
      <w:tr w:rsidR="004D6717" w:rsidRPr="004D6717" w14:paraId="06E716E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75C3BE9" w14:textId="77777777" w:rsidR="004D6717" w:rsidRPr="004D6717" w:rsidRDefault="004D6717" w:rsidP="004D6717">
            <w:r w:rsidRPr="004D6717">
              <w:t>I2S_DataFormat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8730AA5" w14:textId="77777777" w:rsidR="004D6717" w:rsidRPr="004D6717" w:rsidRDefault="004D6717" w:rsidP="004D6717">
            <w:r w:rsidRPr="004D6717">
              <w:t>设置数据格式（位宽）</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6C5433" w14:textId="77777777" w:rsidR="004D6717" w:rsidRPr="004D6717" w:rsidRDefault="004D6717" w:rsidP="004D6717">
            <w:r w:rsidRPr="004D6717">
              <w:t>I2S_DataFormat_16b(16位), I2S_DataFormat_32b(32位)</w:t>
            </w:r>
          </w:p>
        </w:tc>
      </w:tr>
      <w:tr w:rsidR="004D6717" w:rsidRPr="004D6717" w14:paraId="1B13E2D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A663E75" w14:textId="77777777" w:rsidR="004D6717" w:rsidRPr="004D6717" w:rsidRDefault="004D6717" w:rsidP="004D6717">
            <w:r w:rsidRPr="004D6717">
              <w:t>I2S_MCLKOutput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F770497" w14:textId="77777777" w:rsidR="004D6717" w:rsidRPr="004D6717" w:rsidRDefault="004D6717" w:rsidP="004D6717">
            <w:r w:rsidRPr="004D6717">
              <w:t>主时钟输出使能</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3F7F8E3" w14:textId="77777777" w:rsidR="004D6717" w:rsidRPr="004D6717" w:rsidRDefault="004D6717" w:rsidP="004D6717">
            <w:r w:rsidRPr="004D6717">
              <w:t>I2S_MCLKOutput_Enable或 DISABLE</w:t>
            </w:r>
          </w:p>
        </w:tc>
      </w:tr>
      <w:tr w:rsidR="004D6717" w:rsidRPr="004D6717" w14:paraId="491F0A7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4F181A1" w14:textId="77777777" w:rsidR="004D6717" w:rsidRPr="004D6717" w:rsidRDefault="004D6717" w:rsidP="004D6717">
            <w:r w:rsidRPr="004D6717">
              <w:t>I2S_AudioFreq</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006FA8C" w14:textId="77777777" w:rsidR="004D6717" w:rsidRPr="004D6717" w:rsidRDefault="004D6717" w:rsidP="004D6717">
            <w:r w:rsidRPr="004D6717">
              <w:t>设置音频采样频率</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6C68667" w14:textId="77777777" w:rsidR="004D6717" w:rsidRPr="004D6717" w:rsidRDefault="004D6717" w:rsidP="004D6717">
            <w:r w:rsidRPr="004D6717">
              <w:t>I2S_AudioFreq_8k, I2S_AudioFreq_44k(44.1kHz) 等</w:t>
            </w:r>
          </w:p>
        </w:tc>
      </w:tr>
      <w:tr w:rsidR="004D6717" w:rsidRPr="004D6717" w14:paraId="222F180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6E04F8A" w14:textId="77777777" w:rsidR="004D6717" w:rsidRPr="004D6717" w:rsidRDefault="004D6717" w:rsidP="004D6717">
            <w:r w:rsidRPr="004D6717">
              <w:t>I2S_CPOL</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584DB5" w14:textId="77777777" w:rsidR="004D6717" w:rsidRPr="004D6717" w:rsidRDefault="004D6717" w:rsidP="004D6717">
            <w:r w:rsidRPr="004D6717">
              <w:t>设置时钟极性（空闲状态）</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4A9D3CD" w14:textId="77777777" w:rsidR="004D6717" w:rsidRPr="004D6717" w:rsidRDefault="004D6717" w:rsidP="004D6717">
            <w:r w:rsidRPr="004D6717">
              <w:t>I2S_CPOL_Low或 I2S_CPOL_High</w:t>
            </w:r>
          </w:p>
        </w:tc>
      </w:tr>
    </w:tbl>
    <w:p w14:paraId="03BA3D29" w14:textId="77777777" w:rsidR="004D6717" w:rsidRPr="004D6717" w:rsidRDefault="004D6717" w:rsidP="00D21F47">
      <w:pPr>
        <w:pStyle w:val="3"/>
      </w:pPr>
      <w:r w:rsidRPr="004D6717">
        <w:rPr>
          <w:rFonts w:ascii="Segoe UI Emoji" w:hAnsi="Segoe UI Emoji" w:cs="Segoe UI Emoji"/>
        </w:rPr>
        <w:t>⚙️</w:t>
      </w:r>
      <w:r w:rsidRPr="004D6717">
        <w:t xml:space="preserve"> 典型配置步骤 </w:t>
      </w:r>
    </w:p>
    <w:p w14:paraId="1AC8F53C" w14:textId="77777777" w:rsidR="004D6717" w:rsidRPr="004D6717" w:rsidRDefault="004D6717" w:rsidP="004D6717">
      <w:pPr>
        <w:numPr>
          <w:ilvl w:val="0"/>
          <w:numId w:val="553"/>
        </w:numPr>
      </w:pPr>
      <w:r w:rsidRPr="004D6717">
        <w:rPr>
          <w:rFonts w:ascii="Times New Roman" w:hAnsi="Times New Roman" w:cs="Times New Roman"/>
        </w:rPr>
        <w:t>​</w:t>
      </w:r>
      <w:r w:rsidRPr="004D6717">
        <w:rPr>
          <w:b/>
          <w:bCs/>
        </w:rPr>
        <w:t>使能时钟</w:t>
      </w:r>
      <w:r w:rsidRPr="004D6717">
        <w:rPr>
          <w:rFonts w:ascii="Times New Roman" w:hAnsi="Times New Roman" w:cs="Times New Roman"/>
        </w:rPr>
        <w:t>​</w:t>
      </w:r>
      <w:r w:rsidRPr="004D6717">
        <w:t>：首先使能SPI/I2S外设和对应GPIO端口的时钟。</w:t>
      </w:r>
    </w:p>
    <w:p w14:paraId="2A74C023" w14:textId="77777777" w:rsidR="004D6717" w:rsidRPr="004D6717" w:rsidRDefault="004D6717" w:rsidP="004D6717">
      <w:pPr>
        <w:numPr>
          <w:ilvl w:val="0"/>
          <w:numId w:val="553"/>
        </w:numPr>
      </w:pPr>
      <w:r w:rsidRPr="004D6717">
        <w:rPr>
          <w:rFonts w:ascii="Times New Roman" w:hAnsi="Times New Roman" w:cs="Times New Roman"/>
        </w:rPr>
        <w:t>​</w:t>
      </w:r>
      <w:r w:rsidRPr="004D6717">
        <w:rPr>
          <w:b/>
          <w:bCs/>
        </w:rPr>
        <w:t>配置GPIO</w:t>
      </w:r>
      <w:r w:rsidRPr="004D6717">
        <w:rPr>
          <w:rFonts w:ascii="Times New Roman" w:hAnsi="Times New Roman" w:cs="Times New Roman"/>
        </w:rPr>
        <w:t>​</w:t>
      </w:r>
      <w:r w:rsidRPr="004D6717">
        <w:t>：将I2S相关的引脚（WS、CK、SD等）配置为复用功能。</w:t>
      </w:r>
    </w:p>
    <w:p w14:paraId="5BFBC12D" w14:textId="77777777" w:rsidR="004D6717" w:rsidRPr="004D6717" w:rsidRDefault="004D6717" w:rsidP="004D6717">
      <w:pPr>
        <w:numPr>
          <w:ilvl w:val="0"/>
          <w:numId w:val="553"/>
        </w:numPr>
      </w:pPr>
      <w:r w:rsidRPr="004D6717">
        <w:rPr>
          <w:rFonts w:ascii="Times New Roman" w:hAnsi="Times New Roman" w:cs="Times New Roman"/>
        </w:rPr>
        <w:t>​</w:t>
      </w:r>
      <w:r w:rsidRPr="004D6717">
        <w:rPr>
          <w:b/>
          <w:bCs/>
        </w:rPr>
        <w:t>填充初始化结构体</w:t>
      </w:r>
      <w:r w:rsidRPr="004D6717">
        <w:rPr>
          <w:rFonts w:ascii="Times New Roman" w:hAnsi="Times New Roman" w:cs="Times New Roman"/>
        </w:rPr>
        <w:t>​</w:t>
      </w:r>
      <w:r w:rsidRPr="004D6717">
        <w:t>：使用I2S_StructInit()函数将结构体初始化为默认值，然后修改为所需配置。</w:t>
      </w:r>
    </w:p>
    <w:p w14:paraId="642EB99B" w14:textId="77777777" w:rsidR="004D6717" w:rsidRPr="004D6717" w:rsidRDefault="004D6717" w:rsidP="004D6717">
      <w:pPr>
        <w:numPr>
          <w:ilvl w:val="0"/>
          <w:numId w:val="553"/>
        </w:numPr>
      </w:pPr>
      <w:r w:rsidRPr="004D6717">
        <w:rPr>
          <w:rFonts w:ascii="Times New Roman" w:hAnsi="Times New Roman" w:cs="Times New Roman"/>
        </w:rPr>
        <w:t>​</w:t>
      </w:r>
      <w:r w:rsidRPr="004D6717">
        <w:rPr>
          <w:b/>
          <w:bCs/>
        </w:rPr>
        <w:t>调用初始化函数</w:t>
      </w:r>
      <w:r w:rsidRPr="004D6717">
        <w:rPr>
          <w:rFonts w:ascii="Times New Roman" w:hAnsi="Times New Roman" w:cs="Times New Roman"/>
        </w:rPr>
        <w:t>​</w:t>
      </w:r>
      <w:r w:rsidRPr="004D6717">
        <w:t>：调用I2S_Init(</w:t>
      </w:r>
      <w:proofErr w:type="spellStart"/>
      <w:r w:rsidRPr="004D6717">
        <w:t>SPIx</w:t>
      </w:r>
      <w:proofErr w:type="spellEnd"/>
      <w:r w:rsidRPr="004D6717">
        <w:t>, &amp;I2S_InitStruct)进行初始化。</w:t>
      </w:r>
    </w:p>
    <w:p w14:paraId="6F935C7A" w14:textId="77777777" w:rsidR="004D6717" w:rsidRPr="004D6717" w:rsidRDefault="004D6717" w:rsidP="004D6717">
      <w:pPr>
        <w:numPr>
          <w:ilvl w:val="0"/>
          <w:numId w:val="553"/>
        </w:numPr>
      </w:pPr>
      <w:r w:rsidRPr="004D6717">
        <w:rPr>
          <w:rFonts w:ascii="Times New Roman" w:hAnsi="Times New Roman" w:cs="Times New Roman"/>
        </w:rPr>
        <w:t>​</w:t>
      </w:r>
      <w:r w:rsidRPr="004D6717">
        <w:rPr>
          <w:b/>
          <w:bCs/>
        </w:rPr>
        <w:t>使能I2S</w:t>
      </w:r>
      <w:r w:rsidRPr="004D6717">
        <w:rPr>
          <w:rFonts w:ascii="Times New Roman" w:hAnsi="Times New Roman" w:cs="Times New Roman"/>
        </w:rPr>
        <w:t>​</w:t>
      </w:r>
      <w:r w:rsidRPr="004D6717">
        <w:t>：最后调用I2S_Cmd(</w:t>
      </w:r>
      <w:proofErr w:type="spellStart"/>
      <w:r w:rsidRPr="004D6717">
        <w:t>SPIx</w:t>
      </w:r>
      <w:proofErr w:type="spellEnd"/>
      <w:r w:rsidRPr="004D6717">
        <w:t>, ENABLE)使能I2S外设。</w:t>
      </w:r>
    </w:p>
    <w:p w14:paraId="034FA71D" w14:textId="77777777" w:rsidR="004D6717" w:rsidRPr="004D6717" w:rsidRDefault="004D6717" w:rsidP="00D21F47">
      <w:pPr>
        <w:pStyle w:val="3"/>
      </w:pPr>
      <w:r w:rsidRPr="004D6717">
        <w:rPr>
          <w:rFonts w:ascii="Segoe UI Emoji" w:hAnsi="Segoe UI Emoji" w:cs="Segoe UI Emoji"/>
        </w:rPr>
        <w:t>💡</w:t>
      </w:r>
      <w:r w:rsidRPr="004D6717">
        <w:t xml:space="preserve"> 关键概念与应用场景 </w:t>
      </w:r>
    </w:p>
    <w:p w14:paraId="21CAC181" w14:textId="77777777" w:rsidR="004D6717" w:rsidRPr="004D6717" w:rsidRDefault="004D6717" w:rsidP="004D6717">
      <w:pPr>
        <w:numPr>
          <w:ilvl w:val="0"/>
          <w:numId w:val="554"/>
        </w:numPr>
      </w:pPr>
      <w:r w:rsidRPr="004D6717">
        <w:rPr>
          <w:rFonts w:ascii="Times New Roman" w:hAnsi="Times New Roman" w:cs="Times New Roman"/>
        </w:rPr>
        <w:t>​</w:t>
      </w:r>
      <w:r w:rsidRPr="004D6717">
        <w:rPr>
          <w:b/>
          <w:bCs/>
        </w:rPr>
        <w:t>主从模式</w:t>
      </w:r>
      <w:r w:rsidRPr="004D6717">
        <w:rPr>
          <w:rFonts w:ascii="Times New Roman" w:hAnsi="Times New Roman" w:cs="Times New Roman"/>
        </w:rPr>
        <w:t>​</w:t>
      </w:r>
      <w:r w:rsidRPr="004D6717">
        <w:t>：I2S系统分为主设备（提供时钟）和从设备（接收时钟）。主设备控制通信时序。</w:t>
      </w:r>
    </w:p>
    <w:p w14:paraId="7A6E2DA8" w14:textId="77777777" w:rsidR="004D6717" w:rsidRPr="004D6717" w:rsidRDefault="004D6717" w:rsidP="004D6717">
      <w:pPr>
        <w:numPr>
          <w:ilvl w:val="0"/>
          <w:numId w:val="554"/>
        </w:numPr>
      </w:pPr>
      <w:r w:rsidRPr="004D6717">
        <w:rPr>
          <w:rFonts w:ascii="Times New Roman" w:hAnsi="Times New Roman" w:cs="Times New Roman"/>
        </w:rPr>
        <w:t>​</w:t>
      </w:r>
      <w:r w:rsidRPr="004D6717">
        <w:rPr>
          <w:b/>
          <w:bCs/>
        </w:rPr>
        <w:t>音频采样率</w:t>
      </w:r>
      <w:r w:rsidRPr="004D6717">
        <w:rPr>
          <w:rFonts w:ascii="Times New Roman" w:hAnsi="Times New Roman" w:cs="Times New Roman"/>
        </w:rPr>
        <w:t>​</w:t>
      </w:r>
      <w:r w:rsidRPr="004D6717">
        <w:t>：I2S_AudioFreq决定了音频信号的采样频率，如44.1kHz（CD质</w:t>
      </w:r>
      <w:r w:rsidRPr="004D6717">
        <w:lastRenderedPageBreak/>
        <w:t>量）、48kHz等。需确保与音频数据本身的采样率一致。</w:t>
      </w:r>
    </w:p>
    <w:p w14:paraId="6FDA74EC" w14:textId="77777777" w:rsidR="004D6717" w:rsidRPr="004D6717" w:rsidRDefault="004D6717" w:rsidP="004D6717">
      <w:pPr>
        <w:numPr>
          <w:ilvl w:val="0"/>
          <w:numId w:val="554"/>
        </w:numPr>
      </w:pPr>
      <w:r w:rsidRPr="004D6717">
        <w:rPr>
          <w:rFonts w:ascii="Times New Roman" w:hAnsi="Times New Roman" w:cs="Times New Roman"/>
        </w:rPr>
        <w:t>​</w:t>
      </w:r>
      <w:r w:rsidRPr="004D6717">
        <w:rPr>
          <w:b/>
          <w:bCs/>
        </w:rPr>
        <w:t>数据</w:t>
      </w:r>
      <w:proofErr w:type="gramStart"/>
      <w:r w:rsidRPr="004D6717">
        <w:rPr>
          <w:b/>
          <w:bCs/>
        </w:rPr>
        <w:t>格式</w:t>
      </w:r>
      <w:r w:rsidRPr="004D6717">
        <w:rPr>
          <w:rFonts w:ascii="Times New Roman" w:hAnsi="Times New Roman" w:cs="Times New Roman"/>
        </w:rPr>
        <w:t>​</w:t>
      </w:r>
      <w:r w:rsidRPr="004D6717">
        <w:t>：</w:t>
      </w:r>
      <w:proofErr w:type="gramEnd"/>
      <w:r w:rsidRPr="004D6717">
        <w:t>I2S_DataFormat应与音频数据的位宽匹配，例如16位、24位或32位。</w:t>
      </w:r>
    </w:p>
    <w:p w14:paraId="2AC47B58" w14:textId="77777777" w:rsidR="004D6717" w:rsidRPr="004D6717" w:rsidRDefault="004D6717" w:rsidP="004D6717">
      <w:pPr>
        <w:numPr>
          <w:ilvl w:val="0"/>
          <w:numId w:val="554"/>
        </w:numPr>
      </w:pPr>
      <w:r w:rsidRPr="004D6717">
        <w:rPr>
          <w:rFonts w:ascii="Times New Roman" w:hAnsi="Times New Roman" w:cs="Times New Roman"/>
        </w:rPr>
        <w:t>​</w:t>
      </w:r>
      <w:r w:rsidRPr="004D6717">
        <w:rPr>
          <w:b/>
          <w:bCs/>
        </w:rPr>
        <w:t>应用场景</w:t>
      </w:r>
      <w:r w:rsidRPr="004D6717">
        <w:rPr>
          <w:rFonts w:ascii="Times New Roman" w:hAnsi="Times New Roman" w:cs="Times New Roman"/>
        </w:rPr>
        <w:t>​</w:t>
      </w:r>
      <w:r w:rsidRPr="004D6717">
        <w:t>：I2S主要用于传输数字音频数据，例如连接音频编解码器（Codec）、数字麦克风、音频放大器等，实现高质量音频播放或录音。</w:t>
      </w:r>
    </w:p>
    <w:p w14:paraId="4EBCB150" w14:textId="77777777" w:rsidR="004D6717" w:rsidRPr="004D6717" w:rsidRDefault="004D6717" w:rsidP="00D21F47">
      <w:pPr>
        <w:pStyle w:val="3"/>
      </w:pPr>
      <w:r w:rsidRPr="004D6717">
        <w:rPr>
          <w:rFonts w:ascii="Segoe UI Emoji" w:hAnsi="Segoe UI Emoji" w:cs="Segoe UI Emoji"/>
        </w:rPr>
        <w:t>⚠️</w:t>
      </w:r>
      <w:r w:rsidRPr="004D6717">
        <w:t xml:space="preserve"> 注意事项 </w:t>
      </w:r>
    </w:p>
    <w:p w14:paraId="37EB3BCE" w14:textId="77777777" w:rsidR="004D6717" w:rsidRPr="004D6717" w:rsidRDefault="004D6717" w:rsidP="004D6717">
      <w:pPr>
        <w:numPr>
          <w:ilvl w:val="0"/>
          <w:numId w:val="555"/>
        </w:numPr>
      </w:pPr>
      <w:r w:rsidRPr="004D6717">
        <w:t>确保I2S的配置（如标准、数据格式、采样率）与通信的另一方设备完全匹配。</w:t>
      </w:r>
    </w:p>
    <w:p w14:paraId="56621D55" w14:textId="77777777" w:rsidR="004D6717" w:rsidRPr="004D6717" w:rsidRDefault="004D6717" w:rsidP="004D6717">
      <w:pPr>
        <w:numPr>
          <w:ilvl w:val="0"/>
          <w:numId w:val="555"/>
        </w:numPr>
      </w:pPr>
      <w:r w:rsidRPr="004D6717">
        <w:t>使用主模式时，I2S主时钟（MCLK）的输出是否需要使能取决于外部音频设备的要求。</w:t>
      </w:r>
    </w:p>
    <w:p w14:paraId="0D0C3B5F" w14:textId="77777777" w:rsidR="004D6717" w:rsidRPr="004D6717" w:rsidRDefault="004D6717" w:rsidP="004D6717">
      <w:pPr>
        <w:numPr>
          <w:ilvl w:val="0"/>
          <w:numId w:val="555"/>
        </w:numPr>
      </w:pPr>
      <w:r w:rsidRPr="004D6717">
        <w:t>在STM32中，I2S功能可能与SPI功能共享同一外设实例，初始化I2S后，该外设通常不能再用作标准SPI。</w:t>
      </w:r>
    </w:p>
    <w:p w14:paraId="294E57CC" w14:textId="77777777" w:rsidR="004D6717" w:rsidRPr="004D6717" w:rsidRDefault="004D6717" w:rsidP="004D6717">
      <w:r w:rsidRPr="004D6717">
        <w:t>希望这些信息能帮助你理解和使用 I2S_Init函数。如果你在具体配置中遇到其他问题，例如对 I2S_InitTypeDef中某个参数的具体含义有疑问，欢迎继续提问！</w:t>
      </w:r>
    </w:p>
    <w:p w14:paraId="339F81D2" w14:textId="77777777" w:rsidR="004D6717" w:rsidRPr="004D6717" w:rsidRDefault="004D6717" w:rsidP="004D6717"/>
    <w:p w14:paraId="66397604" w14:textId="15DB44A8" w:rsidR="00D46492" w:rsidRDefault="00D46492" w:rsidP="00D46492">
      <w:pPr>
        <w:pStyle w:val="2"/>
      </w:pPr>
      <w:proofErr w:type="spellStart"/>
      <w:r>
        <w:t>SPI_StructInit</w:t>
      </w:r>
      <w:proofErr w:type="spellEnd"/>
      <w:r>
        <w:t>()</w:t>
      </w:r>
      <w:r w:rsidR="005F7F5A">
        <w:br/>
      </w:r>
      <w:r w:rsidR="005F7F5A" w:rsidRPr="005F7F5A">
        <w:t xml:space="preserve">将 </w:t>
      </w:r>
      <w:proofErr w:type="spellStart"/>
      <w:r w:rsidR="005F7F5A" w:rsidRPr="005F7F5A">
        <w:t>SPI_InitTypeDef</w:t>
      </w:r>
      <w:proofErr w:type="spellEnd"/>
      <w:r w:rsidR="005F7F5A" w:rsidRPr="005F7F5A">
        <w:t>结构体的每个成员填充为默认值</w:t>
      </w:r>
    </w:p>
    <w:p w14:paraId="1E551216" w14:textId="77777777" w:rsidR="005F7F5A" w:rsidRPr="005F7F5A" w:rsidRDefault="005F7F5A" w:rsidP="005F7F5A">
      <w:proofErr w:type="spellStart"/>
      <w:r w:rsidRPr="005F7F5A">
        <w:t>SPI_StructInit</w:t>
      </w:r>
      <w:proofErr w:type="spellEnd"/>
      <w:r w:rsidRPr="005F7F5A">
        <w:t xml:space="preserve">函数用于将 </w:t>
      </w:r>
      <w:proofErr w:type="spellStart"/>
      <w:r w:rsidRPr="005F7F5A">
        <w:t>SPI_InitTypeDef</w:t>
      </w:r>
      <w:proofErr w:type="spellEnd"/>
      <w:r w:rsidRPr="005F7F5A">
        <w:t>结构体的每个成员填充为默认值，通常在初始化SPI配置结构体之前调用，以确保所有参数都有一个已知的初始状态，避免出现随机值导致配置错误。</w:t>
      </w:r>
    </w:p>
    <w:p w14:paraId="40A387E5" w14:textId="77777777" w:rsidR="005F7F5A" w:rsidRPr="005F7F5A" w:rsidRDefault="005F7F5A" w:rsidP="00D21F47">
      <w:pPr>
        <w:pStyle w:val="3"/>
      </w:pPr>
      <w:r w:rsidRPr="005F7F5A">
        <w:t xml:space="preserve">函数原型 </w:t>
      </w:r>
    </w:p>
    <w:p w14:paraId="5CA134FB" w14:textId="77777777" w:rsidR="005F7F5A" w:rsidRPr="005F7F5A" w:rsidRDefault="005F7F5A" w:rsidP="005F7F5A">
      <w:r w:rsidRPr="005F7F5A">
        <w:t xml:space="preserve">void </w:t>
      </w:r>
      <w:proofErr w:type="spellStart"/>
      <w:r w:rsidRPr="005F7F5A">
        <w:t>SPI_</w:t>
      </w:r>
      <w:proofErr w:type="gramStart"/>
      <w:r w:rsidRPr="005F7F5A">
        <w:t>StructInit</w:t>
      </w:r>
      <w:proofErr w:type="spellEnd"/>
      <w:r w:rsidRPr="005F7F5A">
        <w:t>(</w:t>
      </w:r>
      <w:proofErr w:type="spellStart"/>
      <w:proofErr w:type="gramEnd"/>
      <w:r w:rsidRPr="005F7F5A">
        <w:t>SPI_InitTypeDef</w:t>
      </w:r>
      <w:proofErr w:type="spellEnd"/>
      <w:r w:rsidRPr="005F7F5A">
        <w:t xml:space="preserve">* </w:t>
      </w:r>
      <w:proofErr w:type="spellStart"/>
      <w:r w:rsidRPr="005F7F5A">
        <w:t>SPI_InitStruct</w:t>
      </w:r>
      <w:proofErr w:type="spellEnd"/>
      <w:r w:rsidRPr="005F7F5A">
        <w:t>);</w:t>
      </w:r>
    </w:p>
    <w:p w14:paraId="2F7A6464" w14:textId="77777777" w:rsidR="005F7F5A" w:rsidRPr="005F7F5A" w:rsidRDefault="005F7F5A" w:rsidP="005F7F5A">
      <w:pPr>
        <w:numPr>
          <w:ilvl w:val="0"/>
          <w:numId w:val="560"/>
        </w:numPr>
      </w:pPr>
      <w:r w:rsidRPr="005F7F5A">
        <w:rPr>
          <w:rFonts w:ascii="Times New Roman" w:hAnsi="Times New Roman" w:cs="Times New Roman"/>
        </w:rPr>
        <w:t>​</w:t>
      </w:r>
      <w:proofErr w:type="spellStart"/>
      <w:r w:rsidRPr="005F7F5A">
        <w:rPr>
          <w:b/>
          <w:bCs/>
        </w:rPr>
        <w:t>SPI_InitStruct</w:t>
      </w:r>
      <w:proofErr w:type="spellEnd"/>
      <w:r w:rsidRPr="005F7F5A">
        <w:rPr>
          <w:rFonts w:ascii="Times New Roman" w:hAnsi="Times New Roman" w:cs="Times New Roman"/>
        </w:rPr>
        <w:t>​</w:t>
      </w:r>
      <w:r w:rsidRPr="005F7F5A">
        <w:t xml:space="preserve">：指向待初始化的 </w:t>
      </w:r>
      <w:proofErr w:type="spellStart"/>
      <w:r w:rsidRPr="005F7F5A">
        <w:t>SPI_InitTypeDef</w:t>
      </w:r>
      <w:proofErr w:type="spellEnd"/>
      <w:r w:rsidRPr="005F7F5A">
        <w:t>结构体的指针。</w:t>
      </w:r>
    </w:p>
    <w:p w14:paraId="056A16B1" w14:textId="77777777" w:rsidR="005F7F5A" w:rsidRPr="005F7F5A" w:rsidRDefault="005F7F5A" w:rsidP="00D21F47">
      <w:pPr>
        <w:pStyle w:val="3"/>
      </w:pPr>
      <w:r w:rsidRPr="005F7F5A">
        <w:t xml:space="preserve">功能详解 </w:t>
      </w:r>
    </w:p>
    <w:p w14:paraId="51F526EB" w14:textId="77777777" w:rsidR="005F7F5A" w:rsidRPr="005F7F5A" w:rsidRDefault="005F7F5A" w:rsidP="005F7F5A">
      <w:r w:rsidRPr="005F7F5A">
        <w:t xml:space="preserve">该函数会将传入的 </w:t>
      </w:r>
      <w:proofErr w:type="spellStart"/>
      <w:r w:rsidRPr="005F7F5A">
        <w:t>SPI_InitTypeDef</w:t>
      </w:r>
      <w:proofErr w:type="spellEnd"/>
      <w:r w:rsidRPr="005F7F5A">
        <w:t>结构体中的所有参数设置为复位值（默认值）。这是一个很好的编程实践，因为它能防止结构体变量在定义后包含未知的随机值，从而为后续的个性化配置提供一个稳定可靠的起点。</w:t>
      </w:r>
    </w:p>
    <w:p w14:paraId="44E2DC10" w14:textId="77777777" w:rsidR="005F7F5A" w:rsidRPr="005F7F5A" w:rsidRDefault="005F7F5A" w:rsidP="00D21F47">
      <w:pPr>
        <w:pStyle w:val="3"/>
      </w:pPr>
      <w:r w:rsidRPr="005F7F5A">
        <w:lastRenderedPageBreak/>
        <w:t xml:space="preserve">典型使用场景与步骤 </w:t>
      </w:r>
    </w:p>
    <w:p w14:paraId="4E2131B8" w14:textId="77777777" w:rsidR="005F7F5A" w:rsidRPr="005F7F5A" w:rsidRDefault="005F7F5A" w:rsidP="005F7F5A">
      <w:r w:rsidRPr="005F7F5A">
        <w:t>在配置SPI时，典型步骤包括：</w:t>
      </w:r>
    </w:p>
    <w:p w14:paraId="6A7D4CDD" w14:textId="77777777" w:rsidR="005F7F5A" w:rsidRPr="005F7F5A" w:rsidRDefault="005F7F5A" w:rsidP="005F7F5A">
      <w:pPr>
        <w:numPr>
          <w:ilvl w:val="0"/>
          <w:numId w:val="561"/>
        </w:numPr>
      </w:pPr>
      <w:r w:rsidRPr="005F7F5A">
        <w:t>定义SPI初始化结构体变量。</w:t>
      </w:r>
    </w:p>
    <w:p w14:paraId="63FA9F23" w14:textId="77777777" w:rsidR="005F7F5A" w:rsidRPr="005F7F5A" w:rsidRDefault="005F7F5A" w:rsidP="005F7F5A">
      <w:pPr>
        <w:numPr>
          <w:ilvl w:val="0"/>
          <w:numId w:val="561"/>
        </w:numPr>
      </w:pPr>
      <w:r w:rsidRPr="005F7F5A">
        <w:t>调用</w:t>
      </w:r>
      <w:proofErr w:type="spellStart"/>
      <w:r w:rsidRPr="005F7F5A">
        <w:t>SPI_StructInit</w:t>
      </w:r>
      <w:proofErr w:type="spellEnd"/>
      <w:r w:rsidRPr="005F7F5A">
        <w:t>函数将其初始化为默认值。</w:t>
      </w:r>
    </w:p>
    <w:p w14:paraId="20B7EE4A" w14:textId="77777777" w:rsidR="005F7F5A" w:rsidRPr="005F7F5A" w:rsidRDefault="005F7F5A" w:rsidP="005F7F5A">
      <w:pPr>
        <w:numPr>
          <w:ilvl w:val="0"/>
          <w:numId w:val="561"/>
        </w:numPr>
      </w:pPr>
      <w:r w:rsidRPr="005F7F5A">
        <w:t>根据具体需求，修改结构体中需要自定义的成员（如模式、波特率、数据大小等）。</w:t>
      </w:r>
    </w:p>
    <w:p w14:paraId="4B3D47ED" w14:textId="77777777" w:rsidR="005F7F5A" w:rsidRPr="005F7F5A" w:rsidRDefault="005F7F5A" w:rsidP="005F7F5A">
      <w:pPr>
        <w:numPr>
          <w:ilvl w:val="0"/>
          <w:numId w:val="561"/>
        </w:numPr>
      </w:pPr>
      <w:r w:rsidRPr="005F7F5A">
        <w:t>调用</w:t>
      </w:r>
      <w:proofErr w:type="spellStart"/>
      <w:r w:rsidRPr="005F7F5A">
        <w:t>SPI_Init</w:t>
      </w:r>
      <w:proofErr w:type="spellEnd"/>
      <w:r w:rsidRPr="005F7F5A">
        <w:t>函数完成最终配置。</w:t>
      </w:r>
    </w:p>
    <w:p w14:paraId="08FD2E09" w14:textId="77777777" w:rsidR="005F7F5A" w:rsidRPr="005F7F5A" w:rsidRDefault="005F7F5A" w:rsidP="005F7F5A">
      <w:proofErr w:type="spellStart"/>
      <w:r w:rsidRPr="005F7F5A">
        <w:t>SPI_InitTypeDef</w:t>
      </w:r>
      <w:proofErr w:type="spellEnd"/>
      <w:r w:rsidRPr="005F7F5A">
        <w:t xml:space="preserve"> </w:t>
      </w:r>
      <w:proofErr w:type="spellStart"/>
      <w:r w:rsidRPr="005F7F5A">
        <w:t>SPI_InitStructure</w:t>
      </w:r>
      <w:proofErr w:type="spellEnd"/>
      <w:r w:rsidRPr="005F7F5A">
        <w:t>; // 定义结构体变量</w:t>
      </w:r>
    </w:p>
    <w:p w14:paraId="73DBC810" w14:textId="77777777" w:rsidR="005F7F5A" w:rsidRPr="005F7F5A" w:rsidRDefault="005F7F5A" w:rsidP="005F7F5A"/>
    <w:p w14:paraId="519701E0" w14:textId="77777777" w:rsidR="005F7F5A" w:rsidRPr="005F7F5A" w:rsidRDefault="005F7F5A" w:rsidP="005F7F5A">
      <w:r w:rsidRPr="005F7F5A">
        <w:t>// 使用默认值填充结构体</w:t>
      </w:r>
    </w:p>
    <w:p w14:paraId="292FD627" w14:textId="77777777" w:rsidR="005F7F5A" w:rsidRPr="005F7F5A" w:rsidRDefault="005F7F5A" w:rsidP="005F7F5A">
      <w:proofErr w:type="spellStart"/>
      <w:r w:rsidRPr="005F7F5A">
        <w:t>SPI_StructInit</w:t>
      </w:r>
      <w:proofErr w:type="spellEnd"/>
      <w:r w:rsidRPr="005F7F5A">
        <w:t>(&amp;</w:t>
      </w:r>
      <w:proofErr w:type="spellStart"/>
      <w:r w:rsidRPr="005F7F5A">
        <w:t>SPI_InitStructure</w:t>
      </w:r>
      <w:proofErr w:type="spellEnd"/>
      <w:r w:rsidRPr="005F7F5A">
        <w:t>);</w:t>
      </w:r>
    </w:p>
    <w:p w14:paraId="2B375F99" w14:textId="77777777" w:rsidR="005F7F5A" w:rsidRPr="005F7F5A" w:rsidRDefault="005F7F5A" w:rsidP="005F7F5A"/>
    <w:p w14:paraId="065B4ABA" w14:textId="77777777" w:rsidR="005F7F5A" w:rsidRPr="005F7F5A" w:rsidRDefault="005F7F5A" w:rsidP="005F7F5A">
      <w:r w:rsidRPr="005F7F5A">
        <w:t>// 然后根据需要修改特定参数，例如：</w:t>
      </w:r>
    </w:p>
    <w:p w14:paraId="774E6263" w14:textId="77777777" w:rsidR="005F7F5A" w:rsidRPr="005F7F5A" w:rsidRDefault="005F7F5A" w:rsidP="005F7F5A">
      <w:proofErr w:type="spellStart"/>
      <w:r w:rsidRPr="005F7F5A">
        <w:t>SPI_InitStructure.SPI_Direction</w:t>
      </w:r>
      <w:proofErr w:type="spellEnd"/>
      <w:r w:rsidRPr="005F7F5A">
        <w:t xml:space="preserve"> = SPI_Direction_2Lines_FullDuplex; // 全双工模式</w:t>
      </w:r>
    </w:p>
    <w:p w14:paraId="15215F3C" w14:textId="77777777" w:rsidR="005F7F5A" w:rsidRPr="005F7F5A" w:rsidRDefault="005F7F5A" w:rsidP="005F7F5A">
      <w:proofErr w:type="spellStart"/>
      <w:r w:rsidRPr="005F7F5A">
        <w:t>SPI_InitStructure.SPI_Mode</w:t>
      </w:r>
      <w:proofErr w:type="spellEnd"/>
      <w:r w:rsidRPr="005F7F5A">
        <w:t xml:space="preserve"> = </w:t>
      </w:r>
      <w:proofErr w:type="spellStart"/>
      <w:r w:rsidRPr="005F7F5A">
        <w:t>SPI_Mode_Master</w:t>
      </w:r>
      <w:proofErr w:type="spellEnd"/>
      <w:r w:rsidRPr="005F7F5A">
        <w:t>; // 主模式</w:t>
      </w:r>
    </w:p>
    <w:p w14:paraId="3C4F5099" w14:textId="77777777" w:rsidR="005F7F5A" w:rsidRPr="005F7F5A" w:rsidRDefault="005F7F5A" w:rsidP="005F7F5A">
      <w:proofErr w:type="spellStart"/>
      <w:r w:rsidRPr="005F7F5A">
        <w:t>SPI_InitStructure.SPI_DataSize</w:t>
      </w:r>
      <w:proofErr w:type="spellEnd"/>
      <w:r w:rsidRPr="005F7F5A">
        <w:t xml:space="preserve"> = SPI_DataSize_8b; // 8位数据帧</w:t>
      </w:r>
    </w:p>
    <w:p w14:paraId="49D3C237" w14:textId="77777777" w:rsidR="005F7F5A" w:rsidRPr="005F7F5A" w:rsidRDefault="005F7F5A" w:rsidP="005F7F5A">
      <w:proofErr w:type="spellStart"/>
      <w:r w:rsidRPr="005F7F5A">
        <w:t>SPI_InitStructure.SPI_CPOL</w:t>
      </w:r>
      <w:proofErr w:type="spellEnd"/>
      <w:r w:rsidRPr="005F7F5A">
        <w:t xml:space="preserve"> = </w:t>
      </w:r>
      <w:proofErr w:type="spellStart"/>
      <w:r w:rsidRPr="005F7F5A">
        <w:t>SPI_CPOL_Low</w:t>
      </w:r>
      <w:proofErr w:type="spellEnd"/>
      <w:r w:rsidRPr="005F7F5A">
        <w:t>; // 时钟极性低</w:t>
      </w:r>
    </w:p>
    <w:p w14:paraId="5BCEA081" w14:textId="77777777" w:rsidR="005F7F5A" w:rsidRPr="005F7F5A" w:rsidRDefault="005F7F5A" w:rsidP="005F7F5A">
      <w:proofErr w:type="spellStart"/>
      <w:r w:rsidRPr="005F7F5A">
        <w:t>SPI_InitStructure.SPI_CPHA</w:t>
      </w:r>
      <w:proofErr w:type="spellEnd"/>
      <w:r w:rsidRPr="005F7F5A">
        <w:t xml:space="preserve"> = SPI_CPHA_1Edge; // 时钟相位第一个边沿</w:t>
      </w:r>
    </w:p>
    <w:p w14:paraId="20F05D9E" w14:textId="77777777" w:rsidR="005F7F5A" w:rsidRPr="005F7F5A" w:rsidRDefault="005F7F5A" w:rsidP="005F7F5A">
      <w:proofErr w:type="spellStart"/>
      <w:r w:rsidRPr="005F7F5A">
        <w:t>SPI_InitStructure.SPI_NSS</w:t>
      </w:r>
      <w:proofErr w:type="spellEnd"/>
      <w:r w:rsidRPr="005F7F5A">
        <w:t xml:space="preserve"> = </w:t>
      </w:r>
      <w:proofErr w:type="spellStart"/>
      <w:r w:rsidRPr="005F7F5A">
        <w:t>SPI_NSS_Soft</w:t>
      </w:r>
      <w:proofErr w:type="spellEnd"/>
      <w:r w:rsidRPr="005F7F5A">
        <w:t>; // 软件NSS管理</w:t>
      </w:r>
    </w:p>
    <w:p w14:paraId="40442754" w14:textId="77777777" w:rsidR="005F7F5A" w:rsidRPr="005F7F5A" w:rsidRDefault="005F7F5A" w:rsidP="005F7F5A">
      <w:r w:rsidRPr="005F7F5A">
        <w:t>// ... 修改其他必要参数</w:t>
      </w:r>
    </w:p>
    <w:p w14:paraId="11A58C72" w14:textId="77777777" w:rsidR="005F7F5A" w:rsidRPr="005F7F5A" w:rsidRDefault="005F7F5A" w:rsidP="005F7F5A"/>
    <w:p w14:paraId="1709BD78" w14:textId="77777777" w:rsidR="005F7F5A" w:rsidRPr="005F7F5A" w:rsidRDefault="005F7F5A" w:rsidP="005F7F5A">
      <w:r w:rsidRPr="005F7F5A">
        <w:t>// 最后调用初始化函数，将配置写入寄存器</w:t>
      </w:r>
    </w:p>
    <w:p w14:paraId="6BB66614" w14:textId="77777777" w:rsidR="005F7F5A" w:rsidRPr="005F7F5A" w:rsidRDefault="005F7F5A" w:rsidP="005F7F5A">
      <w:proofErr w:type="spellStart"/>
      <w:r w:rsidRPr="005F7F5A">
        <w:t>SPI_</w:t>
      </w:r>
      <w:proofErr w:type="gramStart"/>
      <w:r w:rsidRPr="005F7F5A">
        <w:t>Init</w:t>
      </w:r>
      <w:proofErr w:type="spellEnd"/>
      <w:r w:rsidRPr="005F7F5A">
        <w:t>(</w:t>
      </w:r>
      <w:proofErr w:type="gramEnd"/>
      <w:r w:rsidRPr="005F7F5A">
        <w:t>SPI1, &amp;</w:t>
      </w:r>
      <w:proofErr w:type="spellStart"/>
      <w:r w:rsidRPr="005F7F5A">
        <w:t>SPI_InitStructure</w:t>
      </w:r>
      <w:proofErr w:type="spellEnd"/>
      <w:r w:rsidRPr="005F7F5A">
        <w:t>);</w:t>
      </w:r>
    </w:p>
    <w:p w14:paraId="4F770407" w14:textId="77777777" w:rsidR="005F7F5A" w:rsidRPr="005F7F5A" w:rsidRDefault="005F7F5A" w:rsidP="00D21F47">
      <w:pPr>
        <w:pStyle w:val="3"/>
      </w:pPr>
      <w:r w:rsidRPr="005F7F5A">
        <w:rPr>
          <w:rFonts w:ascii="Segoe UI Emoji" w:hAnsi="Segoe UI Emoji" w:cs="Segoe UI Emoji"/>
        </w:rPr>
        <w:t>💡</w:t>
      </w:r>
      <w:r w:rsidRPr="005F7F5A">
        <w:t xml:space="preserve"> 注意事项 </w:t>
      </w:r>
    </w:p>
    <w:p w14:paraId="23E256A3" w14:textId="77777777" w:rsidR="005F7F5A" w:rsidRPr="005F7F5A" w:rsidRDefault="005F7F5A" w:rsidP="005F7F5A">
      <w:pPr>
        <w:numPr>
          <w:ilvl w:val="0"/>
          <w:numId w:val="562"/>
        </w:numPr>
      </w:pPr>
      <w:r w:rsidRPr="005F7F5A">
        <w:t>使用</w:t>
      </w:r>
      <w:proofErr w:type="spellStart"/>
      <w:r w:rsidRPr="005F7F5A">
        <w:t>SPI_StructInit</w:t>
      </w:r>
      <w:proofErr w:type="spellEnd"/>
      <w:r w:rsidRPr="005F7F5A">
        <w:t>初始化后，必须根据实际应用场景（主/从模式、通信参数等）显式设置各个参数，因为默认值可能不适用于你的具体硬件连接或通信对象。</w:t>
      </w:r>
    </w:p>
    <w:p w14:paraId="3D2279BD" w14:textId="77777777" w:rsidR="005F7F5A" w:rsidRPr="005F7F5A" w:rsidRDefault="005F7F5A" w:rsidP="005F7F5A">
      <w:pPr>
        <w:numPr>
          <w:ilvl w:val="0"/>
          <w:numId w:val="562"/>
        </w:numPr>
      </w:pPr>
      <w:r w:rsidRPr="005F7F5A">
        <w:lastRenderedPageBreak/>
        <w:t>此函数仅初始化结构体变量本身，并不会对实际的SPI外设寄存器产生任何影响。对SPI外设的配置是通过调用</w:t>
      </w:r>
      <w:proofErr w:type="spellStart"/>
      <w:r w:rsidRPr="005F7F5A">
        <w:t>SPI_Init</w:t>
      </w:r>
      <w:proofErr w:type="spellEnd"/>
      <w:r w:rsidRPr="005F7F5A">
        <w:t>函数完成的。</w:t>
      </w:r>
    </w:p>
    <w:p w14:paraId="6EA52F49" w14:textId="77777777" w:rsidR="005F7F5A" w:rsidRPr="005F7F5A" w:rsidRDefault="005F7F5A" w:rsidP="005F7F5A">
      <w:r w:rsidRPr="005F7F5A">
        <w:t xml:space="preserve">希望这些信息能帮助你理解和使用 </w:t>
      </w:r>
      <w:proofErr w:type="spellStart"/>
      <w:r w:rsidRPr="005F7F5A">
        <w:t>SPI_StructInit</w:t>
      </w:r>
      <w:proofErr w:type="spellEnd"/>
      <w:r w:rsidRPr="005F7F5A">
        <w:t>函数。如果你在具体配置中遇到其他问题，欢迎继续提问！</w:t>
      </w:r>
    </w:p>
    <w:p w14:paraId="58BDD2BF" w14:textId="77777777" w:rsidR="005F7F5A" w:rsidRPr="005F7F5A" w:rsidRDefault="005F7F5A" w:rsidP="005F7F5A"/>
    <w:p w14:paraId="457175A2" w14:textId="68BEE4C9" w:rsidR="00D46492" w:rsidRDefault="00D46492" w:rsidP="00D46492">
      <w:pPr>
        <w:pStyle w:val="2"/>
      </w:pPr>
      <w:r>
        <w:t>I2S_StructInit()</w:t>
      </w:r>
      <w:r w:rsidR="005F7F5A">
        <w:br/>
      </w:r>
      <w:r w:rsidR="005F7F5A" w:rsidRPr="005F7F5A">
        <w:t>使用默认值填充 I2S_InitTypeDef结构体的每个成员</w:t>
      </w:r>
    </w:p>
    <w:p w14:paraId="556D7E2A" w14:textId="77777777" w:rsidR="005F7F5A" w:rsidRPr="005F7F5A" w:rsidRDefault="005F7F5A" w:rsidP="005F7F5A">
      <w:r w:rsidRPr="005F7F5A">
        <w:t>I2S_StructInit函数用于使用默认值填充 I2S_InitTypeDef结构体的每个成员。这通常在初始化 I2S 配置之前调用，为结构体提供一个已知的初始状态，避免因未初始化的变量包含随机值而导致的意外行为。</w:t>
      </w:r>
    </w:p>
    <w:p w14:paraId="648DE2EE" w14:textId="77777777" w:rsidR="005F7F5A" w:rsidRPr="005F7F5A" w:rsidRDefault="005F7F5A" w:rsidP="00D21F47">
      <w:pPr>
        <w:pStyle w:val="3"/>
      </w:pPr>
      <w:r w:rsidRPr="005F7F5A">
        <w:t xml:space="preserve">函数原型 </w:t>
      </w:r>
    </w:p>
    <w:p w14:paraId="32479DDA" w14:textId="77777777" w:rsidR="005F7F5A" w:rsidRPr="005F7F5A" w:rsidRDefault="005F7F5A" w:rsidP="005F7F5A">
      <w:r w:rsidRPr="005F7F5A">
        <w:t>void I2S_</w:t>
      </w:r>
      <w:proofErr w:type="gramStart"/>
      <w:r w:rsidRPr="005F7F5A">
        <w:t>StructInit(</w:t>
      </w:r>
      <w:proofErr w:type="gramEnd"/>
      <w:r w:rsidRPr="005F7F5A">
        <w:t>I2S_InitTypeDef* I2S_InitStruct);</w:t>
      </w:r>
    </w:p>
    <w:p w14:paraId="007F826D" w14:textId="77777777" w:rsidR="005F7F5A" w:rsidRPr="005F7F5A" w:rsidRDefault="005F7F5A" w:rsidP="005F7F5A">
      <w:pPr>
        <w:numPr>
          <w:ilvl w:val="0"/>
          <w:numId w:val="563"/>
        </w:numPr>
      </w:pPr>
      <w:r w:rsidRPr="005F7F5A">
        <w:rPr>
          <w:rFonts w:ascii="Times New Roman" w:hAnsi="Times New Roman" w:cs="Times New Roman"/>
        </w:rPr>
        <w:t>​</w:t>
      </w:r>
      <w:r w:rsidRPr="005F7F5A">
        <w:rPr>
          <w:b/>
          <w:bCs/>
        </w:rPr>
        <w:t>I2S_InitStruct</w:t>
      </w:r>
      <w:r w:rsidRPr="005F7F5A">
        <w:rPr>
          <w:rFonts w:ascii="Times New Roman" w:hAnsi="Times New Roman" w:cs="Times New Roman"/>
        </w:rPr>
        <w:t>​</w:t>
      </w:r>
      <w:r w:rsidRPr="005F7F5A">
        <w:t>：指向待初始化的 I2S_InitTypeDef结构体的指针。</w:t>
      </w:r>
    </w:p>
    <w:p w14:paraId="36BB34FD" w14:textId="77777777" w:rsidR="005F7F5A" w:rsidRPr="005F7F5A" w:rsidRDefault="005F7F5A" w:rsidP="00D21F47">
      <w:pPr>
        <w:pStyle w:val="3"/>
      </w:pPr>
      <w:r w:rsidRPr="005F7F5A">
        <w:t xml:space="preserve">功能详解 </w:t>
      </w:r>
    </w:p>
    <w:p w14:paraId="46EC99E3" w14:textId="77777777" w:rsidR="005F7F5A" w:rsidRPr="005F7F5A" w:rsidRDefault="005F7F5A" w:rsidP="005F7F5A">
      <w:r w:rsidRPr="005F7F5A">
        <w:t>该函数会将传入</w:t>
      </w:r>
      <w:proofErr w:type="gramStart"/>
      <w:r w:rsidRPr="005F7F5A">
        <w:t>的 I2S_InitTypeDef</w:t>
      </w:r>
      <w:proofErr w:type="gramEnd"/>
      <w:r w:rsidRPr="005F7F5A">
        <w:t>结构体中的所有参数设置为复位值或默认值。这是一个很好的编程实践，因为它为后续的个性化配置提供了一个稳定可靠的起点。</w:t>
      </w:r>
    </w:p>
    <w:p w14:paraId="7DD885CF" w14:textId="77777777" w:rsidR="005F7F5A" w:rsidRPr="005F7F5A" w:rsidRDefault="005F7F5A" w:rsidP="00D21F47">
      <w:pPr>
        <w:pStyle w:val="3"/>
      </w:pPr>
      <w:r w:rsidRPr="005F7F5A">
        <w:t xml:space="preserve">典型使用场景与步骤 </w:t>
      </w:r>
    </w:p>
    <w:p w14:paraId="76924910" w14:textId="77777777" w:rsidR="005F7F5A" w:rsidRPr="005F7F5A" w:rsidRDefault="005F7F5A" w:rsidP="005F7F5A">
      <w:r w:rsidRPr="005F7F5A">
        <w:t>在配置 I2S 时，典型的初始化步骤包括：</w:t>
      </w:r>
    </w:p>
    <w:p w14:paraId="6509D62F" w14:textId="77777777" w:rsidR="005F7F5A" w:rsidRPr="005F7F5A" w:rsidRDefault="005F7F5A" w:rsidP="005F7F5A">
      <w:pPr>
        <w:numPr>
          <w:ilvl w:val="0"/>
          <w:numId w:val="564"/>
        </w:numPr>
      </w:pPr>
      <w:r w:rsidRPr="005F7F5A">
        <w:t>定义 I2S 初始化结构体变量。</w:t>
      </w:r>
    </w:p>
    <w:p w14:paraId="456AAE27" w14:textId="77777777" w:rsidR="005F7F5A" w:rsidRPr="005F7F5A" w:rsidRDefault="005F7F5A" w:rsidP="005F7F5A">
      <w:pPr>
        <w:numPr>
          <w:ilvl w:val="0"/>
          <w:numId w:val="564"/>
        </w:numPr>
      </w:pPr>
      <w:r w:rsidRPr="005F7F5A">
        <w:t>调用 I2S_StructInit函数将其初始化为默认值。</w:t>
      </w:r>
    </w:p>
    <w:p w14:paraId="28A7E948" w14:textId="77777777" w:rsidR="005F7F5A" w:rsidRPr="005F7F5A" w:rsidRDefault="005F7F5A" w:rsidP="005F7F5A">
      <w:pPr>
        <w:numPr>
          <w:ilvl w:val="0"/>
          <w:numId w:val="564"/>
        </w:numPr>
      </w:pPr>
      <w:r w:rsidRPr="005F7F5A">
        <w:t>根据具体需求，修改结构体中需要自定义的成员。</w:t>
      </w:r>
    </w:p>
    <w:p w14:paraId="4CAD4433" w14:textId="77777777" w:rsidR="005F7F5A" w:rsidRPr="005F7F5A" w:rsidRDefault="005F7F5A" w:rsidP="005F7F5A">
      <w:pPr>
        <w:numPr>
          <w:ilvl w:val="0"/>
          <w:numId w:val="564"/>
        </w:numPr>
      </w:pPr>
      <w:r w:rsidRPr="005F7F5A">
        <w:t>调用 I2S_Init函数完成最终配置。</w:t>
      </w:r>
    </w:p>
    <w:p w14:paraId="2E1E3896" w14:textId="77777777" w:rsidR="005F7F5A" w:rsidRPr="005F7F5A" w:rsidRDefault="005F7F5A" w:rsidP="005F7F5A">
      <w:r w:rsidRPr="005F7F5A">
        <w:t>I2S_InitTypeDef I2S_InitStructure; // 定义结构体变量</w:t>
      </w:r>
    </w:p>
    <w:p w14:paraId="586DA716" w14:textId="77777777" w:rsidR="005F7F5A" w:rsidRPr="005F7F5A" w:rsidRDefault="005F7F5A" w:rsidP="005F7F5A"/>
    <w:p w14:paraId="01AFD39C" w14:textId="77777777" w:rsidR="005F7F5A" w:rsidRPr="005F7F5A" w:rsidRDefault="005F7F5A" w:rsidP="005F7F5A">
      <w:r w:rsidRPr="005F7F5A">
        <w:t>// 使用默认值填充结构体</w:t>
      </w:r>
    </w:p>
    <w:p w14:paraId="5155A844" w14:textId="77777777" w:rsidR="005F7F5A" w:rsidRPr="005F7F5A" w:rsidRDefault="005F7F5A" w:rsidP="005F7F5A">
      <w:r w:rsidRPr="005F7F5A">
        <w:lastRenderedPageBreak/>
        <w:t>I2S_StructInit(&amp;I2S_InitStructure);</w:t>
      </w:r>
    </w:p>
    <w:p w14:paraId="5E251311" w14:textId="77777777" w:rsidR="005F7F5A" w:rsidRPr="005F7F5A" w:rsidRDefault="005F7F5A" w:rsidP="005F7F5A"/>
    <w:p w14:paraId="4F596644" w14:textId="77777777" w:rsidR="005F7F5A" w:rsidRPr="005F7F5A" w:rsidRDefault="005F7F5A" w:rsidP="005F7F5A">
      <w:r w:rsidRPr="005F7F5A">
        <w:t>// 然后根据需要修改特定参数，例如：</w:t>
      </w:r>
    </w:p>
    <w:p w14:paraId="33B5188B" w14:textId="77777777" w:rsidR="005F7F5A" w:rsidRPr="005F7F5A" w:rsidRDefault="005F7F5A" w:rsidP="005F7F5A">
      <w:r w:rsidRPr="005F7F5A">
        <w:t>I2S_InitStructure.I2S_Mode = I2S_Mode_MasterTx;       // 设置为主机发送模式</w:t>
      </w:r>
    </w:p>
    <w:p w14:paraId="457B5E2B" w14:textId="77777777" w:rsidR="005F7F5A" w:rsidRPr="005F7F5A" w:rsidRDefault="005F7F5A" w:rsidP="005F7F5A">
      <w:r w:rsidRPr="005F7F5A">
        <w:t>I2S_InitStructure.I2S_Standard = I2S_Standard_Phillips; // 设置为飞利浦标准</w:t>
      </w:r>
    </w:p>
    <w:p w14:paraId="28D87103" w14:textId="77777777" w:rsidR="005F7F5A" w:rsidRPr="005F7F5A" w:rsidRDefault="005F7F5A" w:rsidP="005F7F5A">
      <w:r w:rsidRPr="005F7F5A">
        <w:t>I2S_InitStructure.I2S_DataFormat = I2S_DataFormat_16b; // 设置数据格式为16位</w:t>
      </w:r>
    </w:p>
    <w:p w14:paraId="12744E51" w14:textId="77777777" w:rsidR="005F7F5A" w:rsidRPr="005F7F5A" w:rsidRDefault="005F7F5A" w:rsidP="005F7F5A">
      <w:r w:rsidRPr="005F7F5A">
        <w:t>I2S_InitStructure.I2S_MCLKOutput = I2S_MCLKOutput_Enable; // 使能主时钟输出</w:t>
      </w:r>
    </w:p>
    <w:p w14:paraId="12ED452E" w14:textId="77777777" w:rsidR="005F7F5A" w:rsidRPr="005F7F5A" w:rsidRDefault="005F7F5A" w:rsidP="005F7F5A">
      <w:r w:rsidRPr="005F7F5A">
        <w:t>I2S_InitStructure.I2S_AudioFreq = I2S_AudioFreq_44k;    // 设置音频采样率为44.1kHz</w:t>
      </w:r>
    </w:p>
    <w:p w14:paraId="3383C1B0" w14:textId="77777777" w:rsidR="005F7F5A" w:rsidRPr="005F7F5A" w:rsidRDefault="005F7F5A" w:rsidP="005F7F5A">
      <w:r w:rsidRPr="005F7F5A">
        <w:t>I2S_InitStructure.I2S_CPOL = I2S_CPOL_Low;              // 设置时钟极性为空闲低电平</w:t>
      </w:r>
    </w:p>
    <w:p w14:paraId="60AA5DD1" w14:textId="77777777" w:rsidR="005F7F5A" w:rsidRPr="005F7F5A" w:rsidRDefault="005F7F5A" w:rsidP="005F7F5A"/>
    <w:p w14:paraId="02DE15D0" w14:textId="77777777" w:rsidR="005F7F5A" w:rsidRPr="005F7F5A" w:rsidRDefault="005F7F5A" w:rsidP="005F7F5A">
      <w:r w:rsidRPr="005F7F5A">
        <w:t>// 最后调用初始化函数，将配置写入寄存器</w:t>
      </w:r>
    </w:p>
    <w:p w14:paraId="1CF77BD8" w14:textId="77777777" w:rsidR="005F7F5A" w:rsidRPr="005F7F5A" w:rsidRDefault="005F7F5A" w:rsidP="005F7F5A">
      <w:r w:rsidRPr="005F7F5A">
        <w:t>I2S_</w:t>
      </w:r>
      <w:proofErr w:type="gramStart"/>
      <w:r w:rsidRPr="005F7F5A">
        <w:t>Init(</w:t>
      </w:r>
      <w:proofErr w:type="gramEnd"/>
      <w:r w:rsidRPr="005F7F5A">
        <w:t>SPI2, &amp;I2S_InitStructure);</w:t>
      </w:r>
    </w:p>
    <w:p w14:paraId="5D56D88C" w14:textId="77777777" w:rsidR="005F7F5A" w:rsidRPr="005F7F5A" w:rsidRDefault="005F7F5A" w:rsidP="00D21F47">
      <w:pPr>
        <w:pStyle w:val="3"/>
      </w:pPr>
      <w:r w:rsidRPr="005F7F5A">
        <w:t xml:space="preserve">重要说明 </w:t>
      </w:r>
    </w:p>
    <w:p w14:paraId="67BE63D9" w14:textId="77777777" w:rsidR="005F7F5A" w:rsidRPr="005F7F5A" w:rsidRDefault="005F7F5A" w:rsidP="005F7F5A">
      <w:pPr>
        <w:numPr>
          <w:ilvl w:val="0"/>
          <w:numId w:val="565"/>
        </w:numPr>
      </w:pPr>
      <w:r w:rsidRPr="005F7F5A">
        <w:t>I2S_StructInit函数</w:t>
      </w:r>
      <w:r w:rsidRPr="005F7F5A">
        <w:rPr>
          <w:b/>
          <w:bCs/>
        </w:rPr>
        <w:t>仅初始化结构体变量本身</w:t>
      </w:r>
      <w:r w:rsidRPr="005F7F5A">
        <w:t>，并</w:t>
      </w:r>
      <w:r w:rsidRPr="005F7F5A">
        <w:rPr>
          <w:b/>
          <w:bCs/>
        </w:rPr>
        <w:t>不会</w:t>
      </w:r>
      <w:r w:rsidRPr="005F7F5A">
        <w:t>对实际的 I2S 外设寄存器产生任何影响。对 I2S 外设的配置是通过调用 I2S_Init函数完成的。</w:t>
      </w:r>
    </w:p>
    <w:p w14:paraId="0E0978BE" w14:textId="77777777" w:rsidR="005F7F5A" w:rsidRPr="005F7F5A" w:rsidRDefault="005F7F5A" w:rsidP="005F7F5A">
      <w:pPr>
        <w:numPr>
          <w:ilvl w:val="0"/>
          <w:numId w:val="565"/>
        </w:numPr>
      </w:pPr>
      <w:r w:rsidRPr="005F7F5A">
        <w:t>使用 I2S_StructInit初始化后</w:t>
      </w:r>
      <w:proofErr w:type="gramStart"/>
      <w:r w:rsidRPr="005F7F5A">
        <w:t>，</w:t>
      </w:r>
      <w:r w:rsidRPr="005F7F5A">
        <w:rPr>
          <w:rFonts w:ascii="Times New Roman" w:hAnsi="Times New Roman" w:cs="Times New Roman"/>
        </w:rPr>
        <w:t>​</w:t>
      </w:r>
      <w:r w:rsidRPr="005F7F5A">
        <w:rPr>
          <w:b/>
          <w:bCs/>
        </w:rPr>
        <w:t>必须</w:t>
      </w:r>
      <w:proofErr w:type="gramEnd"/>
      <w:r w:rsidRPr="005F7F5A">
        <w:t>根据实际应用场景（如主从模式、音频标准、数据格式、采样率等）显式设置各个参数，因为默认值可能不适用于你的具体硬件连接或通信协议。</w:t>
      </w:r>
    </w:p>
    <w:p w14:paraId="1C69BCA2" w14:textId="77777777" w:rsidR="005F7F5A" w:rsidRPr="005F7F5A" w:rsidRDefault="005F7F5A" w:rsidP="005F7F5A">
      <w:r w:rsidRPr="005F7F5A">
        <w:t>希望这些信息能帮助你理解和使用 I2S_StructInit函数。如果你在具体配置中遇到其他问题，欢迎继续提问！</w:t>
      </w:r>
    </w:p>
    <w:p w14:paraId="046AE4D7" w14:textId="77777777" w:rsidR="005F7F5A" w:rsidRPr="005F7F5A" w:rsidRDefault="005F7F5A" w:rsidP="005F7F5A"/>
    <w:p w14:paraId="2CBA9D32" w14:textId="230F5354" w:rsidR="00D46492" w:rsidRDefault="00D46492" w:rsidP="00D46492">
      <w:pPr>
        <w:pStyle w:val="2"/>
      </w:pPr>
      <w:proofErr w:type="spellStart"/>
      <w:r>
        <w:t>SPI_Cmd</w:t>
      </w:r>
      <w:proofErr w:type="spellEnd"/>
      <w:r>
        <w:t>()</w:t>
      </w:r>
      <w:r w:rsidR="00B45D1A">
        <w:br/>
      </w:r>
      <w:r w:rsidR="00B45D1A" w:rsidRPr="00B45D1A">
        <w:rPr>
          <w:b/>
          <w:bCs/>
        </w:rPr>
        <w:t>使能（启动）或失能（关闭）</w:t>
      </w:r>
      <w:r w:rsidR="00B45D1A" w:rsidRPr="00B45D1A">
        <w:rPr>
          <w:rFonts w:ascii="Times New Roman" w:hAnsi="Times New Roman" w:cs="Times New Roman"/>
          <w:b/>
          <w:bCs/>
        </w:rPr>
        <w:t>​</w:t>
      </w:r>
      <w:r w:rsidR="00B45D1A" w:rsidRPr="00B45D1A">
        <w:t>指定的 SPI 外设</w:t>
      </w:r>
    </w:p>
    <w:p w14:paraId="17D5A9F8" w14:textId="77777777" w:rsidR="00B45D1A" w:rsidRPr="00B45D1A" w:rsidRDefault="00B45D1A" w:rsidP="00B45D1A">
      <w:proofErr w:type="spellStart"/>
      <w:r w:rsidRPr="00B45D1A">
        <w:t>SPI_Cmd</w:t>
      </w:r>
      <w:proofErr w:type="spellEnd"/>
      <w:r w:rsidRPr="00B45D1A">
        <w:t>函数用于</w:t>
      </w:r>
      <w:r w:rsidRPr="00B45D1A">
        <w:rPr>
          <w:b/>
          <w:bCs/>
        </w:rPr>
        <w:t>使能（启动）或失能（关闭）</w:t>
      </w:r>
      <w:r w:rsidRPr="00B45D1A">
        <w:rPr>
          <w:rFonts w:ascii="Times New Roman" w:hAnsi="Times New Roman" w:cs="Times New Roman"/>
          <w:b/>
          <w:bCs/>
        </w:rPr>
        <w:t>​</w:t>
      </w:r>
      <w:r w:rsidRPr="00B45D1A">
        <w:t>指定的 SPI 外设。这是使用 SPI 进行数据传输前的一个关键步骤，只有在使能后，SPI 外设才能正常工作。</w:t>
      </w:r>
    </w:p>
    <w:p w14:paraId="7AE63B99" w14:textId="77777777" w:rsidR="00B45D1A" w:rsidRPr="00B45D1A" w:rsidRDefault="00B45D1A" w:rsidP="00D21F47">
      <w:pPr>
        <w:pStyle w:val="3"/>
      </w:pPr>
      <w:r w:rsidRPr="00B45D1A">
        <w:lastRenderedPageBreak/>
        <w:t xml:space="preserve">函数原型详解 </w:t>
      </w:r>
    </w:p>
    <w:p w14:paraId="6D8958BC" w14:textId="77777777" w:rsidR="00B45D1A" w:rsidRPr="00B45D1A" w:rsidRDefault="00B45D1A" w:rsidP="00B45D1A">
      <w:r w:rsidRPr="00B45D1A">
        <w:t xml:space="preserve">void </w:t>
      </w:r>
      <w:proofErr w:type="spellStart"/>
      <w:r w:rsidRPr="00B45D1A">
        <w:t>SPI_</w:t>
      </w:r>
      <w:proofErr w:type="gramStart"/>
      <w:r w:rsidRPr="00B45D1A">
        <w:t>Cmd</w:t>
      </w:r>
      <w:proofErr w:type="spellEnd"/>
      <w:r w:rsidRPr="00B45D1A">
        <w:t>(</w:t>
      </w:r>
      <w:proofErr w:type="spellStart"/>
      <w:proofErr w:type="gramEnd"/>
      <w:r w:rsidRPr="00B45D1A">
        <w:t>SPI_TypeDef</w:t>
      </w:r>
      <w:proofErr w:type="spellEnd"/>
      <w:r w:rsidRPr="00B45D1A">
        <w:t xml:space="preserve">* </w:t>
      </w:r>
      <w:proofErr w:type="spellStart"/>
      <w:r w:rsidRPr="00B45D1A">
        <w:t>SPIx</w:t>
      </w:r>
      <w:proofErr w:type="spellEnd"/>
      <w:r w:rsidRPr="00B45D1A">
        <w:t xml:space="preserve">, </w:t>
      </w:r>
      <w:proofErr w:type="spellStart"/>
      <w:r w:rsidRPr="00B45D1A">
        <w:t>FunctionalState</w:t>
      </w:r>
      <w:proofErr w:type="spellEnd"/>
      <w:r w:rsidRPr="00B45D1A">
        <w:t xml:space="preserve"> </w:t>
      </w:r>
      <w:proofErr w:type="spellStart"/>
      <w:r w:rsidRPr="00B45D1A">
        <w:t>NewState</w:t>
      </w:r>
      <w:proofErr w:type="spellEnd"/>
      <w:r w:rsidRPr="00B45D1A">
        <w:t>);</w:t>
      </w:r>
    </w:p>
    <w:p w14:paraId="491E23C0" w14:textId="77777777" w:rsidR="00B45D1A" w:rsidRPr="00B45D1A" w:rsidRDefault="00B45D1A" w:rsidP="00B45D1A">
      <w:pPr>
        <w:numPr>
          <w:ilvl w:val="0"/>
          <w:numId w:val="566"/>
        </w:numPr>
      </w:pPr>
      <w:r w:rsidRPr="00B45D1A">
        <w:rPr>
          <w:rFonts w:ascii="Times New Roman" w:hAnsi="Times New Roman" w:cs="Times New Roman"/>
        </w:rPr>
        <w:t>​</w:t>
      </w:r>
      <w:proofErr w:type="spellStart"/>
      <w:r w:rsidRPr="00B45D1A">
        <w:rPr>
          <w:b/>
          <w:bCs/>
        </w:rPr>
        <w:t>SPIx</w:t>
      </w:r>
      <w:proofErr w:type="spellEnd"/>
      <w:r w:rsidRPr="00B45D1A">
        <w:rPr>
          <w:rFonts w:ascii="Times New Roman" w:hAnsi="Times New Roman" w:cs="Times New Roman"/>
        </w:rPr>
        <w:t>​</w:t>
      </w:r>
      <w:r w:rsidRPr="00B45D1A">
        <w:t>：指定要操作的 SPI 外设实例。例如，在 STM32 中，这可以是 SPI1、SPI2或 SPI3等。</w:t>
      </w:r>
    </w:p>
    <w:p w14:paraId="244E558B" w14:textId="77777777" w:rsidR="00B45D1A" w:rsidRPr="00B45D1A" w:rsidRDefault="00B45D1A" w:rsidP="00B45D1A">
      <w:pPr>
        <w:numPr>
          <w:ilvl w:val="0"/>
          <w:numId w:val="566"/>
        </w:numPr>
      </w:pPr>
      <w:r w:rsidRPr="00B45D1A">
        <w:rPr>
          <w:rFonts w:ascii="Times New Roman" w:hAnsi="Times New Roman" w:cs="Times New Roman"/>
        </w:rPr>
        <w:t>​</w:t>
      </w:r>
      <w:proofErr w:type="spellStart"/>
      <w:r w:rsidRPr="00B45D1A">
        <w:rPr>
          <w:b/>
          <w:bCs/>
        </w:rPr>
        <w:t>NewState</w:t>
      </w:r>
      <w:proofErr w:type="spellEnd"/>
      <w:r w:rsidRPr="00B45D1A">
        <w:rPr>
          <w:rFonts w:ascii="Times New Roman" w:hAnsi="Times New Roman" w:cs="Times New Roman"/>
        </w:rPr>
        <w:t>​</w:t>
      </w:r>
      <w:r w:rsidRPr="00B45D1A">
        <w:t>：指定 SPI 外设的新状态。它接受两个预定义值：</w:t>
      </w:r>
    </w:p>
    <w:p w14:paraId="6C347256" w14:textId="77777777" w:rsidR="00B45D1A" w:rsidRPr="00B45D1A" w:rsidRDefault="00B45D1A" w:rsidP="00B45D1A">
      <w:pPr>
        <w:numPr>
          <w:ilvl w:val="1"/>
          <w:numId w:val="566"/>
        </w:numPr>
      </w:pPr>
      <w:r w:rsidRPr="00B45D1A">
        <w:t>ENABLE：使能 SPI 外设，使其开始工作。</w:t>
      </w:r>
    </w:p>
    <w:p w14:paraId="331339F7" w14:textId="77777777" w:rsidR="00B45D1A" w:rsidRPr="00B45D1A" w:rsidRDefault="00B45D1A" w:rsidP="00B45D1A">
      <w:pPr>
        <w:numPr>
          <w:ilvl w:val="1"/>
          <w:numId w:val="566"/>
        </w:numPr>
      </w:pPr>
      <w:r w:rsidRPr="00B45D1A">
        <w:t>DISABLE：失能 SPI 外设，使其停止工作。</w:t>
      </w:r>
    </w:p>
    <w:p w14:paraId="03A381CA" w14:textId="77777777" w:rsidR="00B45D1A" w:rsidRPr="00B45D1A" w:rsidRDefault="00B45D1A" w:rsidP="00D21F47">
      <w:pPr>
        <w:pStyle w:val="3"/>
      </w:pPr>
      <w:r w:rsidRPr="00B45D1A">
        <w:t xml:space="preserve">功能与工作流程 </w:t>
      </w:r>
    </w:p>
    <w:p w14:paraId="32B6D9AE" w14:textId="77777777" w:rsidR="00B45D1A" w:rsidRPr="00B45D1A" w:rsidRDefault="00B45D1A" w:rsidP="00B45D1A">
      <w:r w:rsidRPr="00B45D1A">
        <w:t>该函数通过配置 SPI 控制寄存器中特定的使能位来控制 SPI 外设的核心时钟和逻辑。</w:t>
      </w:r>
    </w:p>
    <w:p w14:paraId="2BC9C400" w14:textId="77777777" w:rsidR="00B45D1A" w:rsidRPr="00B45D1A" w:rsidRDefault="00B45D1A" w:rsidP="00B45D1A">
      <w:pPr>
        <w:numPr>
          <w:ilvl w:val="0"/>
          <w:numId w:val="567"/>
        </w:numPr>
      </w:pPr>
      <w:r w:rsidRPr="00B45D1A">
        <w:rPr>
          <w:rFonts w:ascii="Times New Roman" w:hAnsi="Times New Roman" w:cs="Times New Roman"/>
        </w:rPr>
        <w:t>​</w:t>
      </w:r>
      <w:r w:rsidRPr="00B45D1A">
        <w:rPr>
          <w:b/>
          <w:bCs/>
        </w:rPr>
        <w:t>使能后 (ENABLE)</w:t>
      </w:r>
      <w:r w:rsidRPr="00B45D1A">
        <w:rPr>
          <w:rFonts w:ascii="Times New Roman" w:hAnsi="Times New Roman" w:cs="Times New Roman"/>
          <w:b/>
          <w:bCs/>
        </w:rPr>
        <w:t>​</w:t>
      </w:r>
      <w:r w:rsidRPr="00B45D1A">
        <w:rPr>
          <w:rFonts w:ascii="Times New Roman" w:hAnsi="Times New Roman" w:cs="Times New Roman"/>
        </w:rPr>
        <w:t>​</w:t>
      </w:r>
      <w:r w:rsidRPr="00B45D1A">
        <w:t>：SPI 外设被激活，可以开始生成时钟信号、处理数据传输以及响应中断和 DMA 请求。</w:t>
      </w:r>
    </w:p>
    <w:p w14:paraId="7670FB07" w14:textId="77777777" w:rsidR="00B45D1A" w:rsidRPr="00B45D1A" w:rsidRDefault="00B45D1A" w:rsidP="00B45D1A">
      <w:pPr>
        <w:numPr>
          <w:ilvl w:val="0"/>
          <w:numId w:val="567"/>
        </w:numPr>
      </w:pPr>
      <w:r w:rsidRPr="00B45D1A">
        <w:rPr>
          <w:rFonts w:ascii="Times New Roman" w:hAnsi="Times New Roman" w:cs="Times New Roman"/>
        </w:rPr>
        <w:t>​</w:t>
      </w:r>
      <w:r w:rsidRPr="00B45D1A">
        <w:rPr>
          <w:b/>
          <w:bCs/>
        </w:rPr>
        <w:t>失能后 (DISABLE)</w:t>
      </w:r>
      <w:r w:rsidRPr="00B45D1A">
        <w:rPr>
          <w:rFonts w:ascii="Times New Roman" w:hAnsi="Times New Roman" w:cs="Times New Roman"/>
          <w:b/>
          <w:bCs/>
        </w:rPr>
        <w:t>​</w:t>
      </w:r>
      <w:r w:rsidRPr="00B45D1A">
        <w:rPr>
          <w:rFonts w:ascii="Times New Roman" w:hAnsi="Times New Roman" w:cs="Times New Roman"/>
        </w:rPr>
        <w:t>​</w:t>
      </w:r>
      <w:r w:rsidRPr="00B45D1A">
        <w:t>：SPI 外设进入低功耗状态，停止所有通信活动。</w:t>
      </w:r>
    </w:p>
    <w:p w14:paraId="675B433C" w14:textId="77777777" w:rsidR="00B45D1A" w:rsidRPr="00B45D1A" w:rsidRDefault="00B45D1A" w:rsidP="00D21F47">
      <w:pPr>
        <w:pStyle w:val="3"/>
      </w:pPr>
      <w:r w:rsidRPr="00B45D1A">
        <w:t xml:space="preserve">典型使用流程 </w:t>
      </w:r>
    </w:p>
    <w:p w14:paraId="332F5334" w14:textId="77777777" w:rsidR="00B45D1A" w:rsidRPr="00B45D1A" w:rsidRDefault="00B45D1A" w:rsidP="00B45D1A">
      <w:r w:rsidRPr="00B45D1A">
        <w:t>通常，在系统初始化时，需要按照以下顺序配置 SPI：</w:t>
      </w:r>
    </w:p>
    <w:p w14:paraId="3997B5C7" w14:textId="77777777" w:rsidR="00B45D1A" w:rsidRPr="00B45D1A" w:rsidRDefault="00B45D1A" w:rsidP="00B45D1A">
      <w:pPr>
        <w:numPr>
          <w:ilvl w:val="0"/>
          <w:numId w:val="568"/>
        </w:numPr>
      </w:pPr>
      <w:r w:rsidRPr="00B45D1A">
        <w:rPr>
          <w:rFonts w:ascii="Times New Roman" w:hAnsi="Times New Roman" w:cs="Times New Roman"/>
        </w:rPr>
        <w:t>​</w:t>
      </w:r>
      <w:r w:rsidRPr="00B45D1A">
        <w:rPr>
          <w:b/>
          <w:bCs/>
        </w:rPr>
        <w:t>使能时钟</w:t>
      </w:r>
      <w:r w:rsidRPr="00B45D1A">
        <w:rPr>
          <w:rFonts w:ascii="Times New Roman" w:hAnsi="Times New Roman" w:cs="Times New Roman"/>
        </w:rPr>
        <w:t>​</w:t>
      </w:r>
      <w:r w:rsidRPr="00B45D1A">
        <w:t>：首先使能 SPI 外设和相应 GPIO 端口的时钟。</w:t>
      </w:r>
    </w:p>
    <w:p w14:paraId="0C255C80" w14:textId="77777777" w:rsidR="00B45D1A" w:rsidRPr="00B45D1A" w:rsidRDefault="00B45D1A" w:rsidP="00B45D1A">
      <w:pPr>
        <w:numPr>
          <w:ilvl w:val="0"/>
          <w:numId w:val="568"/>
        </w:numPr>
      </w:pPr>
      <w:r w:rsidRPr="00B45D1A">
        <w:rPr>
          <w:rFonts w:ascii="Times New Roman" w:hAnsi="Times New Roman" w:cs="Times New Roman"/>
        </w:rPr>
        <w:t>​</w:t>
      </w:r>
      <w:r w:rsidRPr="00B45D1A">
        <w:rPr>
          <w:b/>
          <w:bCs/>
        </w:rPr>
        <w:t>配置 GPIO</w:t>
      </w:r>
      <w:r w:rsidRPr="00B45D1A">
        <w:rPr>
          <w:rFonts w:ascii="Times New Roman" w:hAnsi="Times New Roman" w:cs="Times New Roman"/>
        </w:rPr>
        <w:t>​</w:t>
      </w:r>
      <w:r w:rsidRPr="00B45D1A">
        <w:t>：将 SPI 相关的引脚（如 SCK, MOSI, MISO, CS）配置为正确的复用功能模式。</w:t>
      </w:r>
    </w:p>
    <w:p w14:paraId="105A5FBD" w14:textId="77777777" w:rsidR="00B45D1A" w:rsidRPr="00B45D1A" w:rsidRDefault="00B45D1A" w:rsidP="00B45D1A">
      <w:pPr>
        <w:numPr>
          <w:ilvl w:val="0"/>
          <w:numId w:val="568"/>
        </w:numPr>
      </w:pPr>
      <w:r w:rsidRPr="00B45D1A">
        <w:rPr>
          <w:rFonts w:ascii="Times New Roman" w:hAnsi="Times New Roman" w:cs="Times New Roman"/>
        </w:rPr>
        <w:t>​</w:t>
      </w:r>
      <w:r w:rsidRPr="00B45D1A">
        <w:rPr>
          <w:b/>
          <w:bCs/>
        </w:rPr>
        <w:t>初始化 SPI</w:t>
      </w:r>
      <w:r w:rsidRPr="00B45D1A">
        <w:rPr>
          <w:rFonts w:ascii="Times New Roman" w:hAnsi="Times New Roman" w:cs="Times New Roman"/>
        </w:rPr>
        <w:t>​</w:t>
      </w:r>
      <w:r w:rsidRPr="00B45D1A">
        <w:t xml:space="preserve">：调用 </w:t>
      </w:r>
      <w:proofErr w:type="spellStart"/>
      <w:r w:rsidRPr="00B45D1A">
        <w:t>SPI_Init</w:t>
      </w:r>
      <w:proofErr w:type="spellEnd"/>
      <w:r w:rsidRPr="00B45D1A">
        <w:t xml:space="preserve">函数，根据 </w:t>
      </w:r>
      <w:proofErr w:type="spellStart"/>
      <w:r w:rsidRPr="00B45D1A">
        <w:t>SPI_InitTypeDef</w:t>
      </w:r>
      <w:proofErr w:type="spellEnd"/>
      <w:r w:rsidRPr="00B45D1A">
        <w:t>结构体中的参数（如模式、波特率、数据大小等）完成外设配置。</w:t>
      </w:r>
    </w:p>
    <w:p w14:paraId="761782D7" w14:textId="77777777" w:rsidR="00B45D1A" w:rsidRPr="00B45D1A" w:rsidRDefault="00B45D1A" w:rsidP="00B45D1A">
      <w:pPr>
        <w:numPr>
          <w:ilvl w:val="0"/>
          <w:numId w:val="568"/>
        </w:numPr>
      </w:pPr>
      <w:r w:rsidRPr="00B45D1A">
        <w:rPr>
          <w:rFonts w:ascii="Times New Roman" w:hAnsi="Times New Roman" w:cs="Times New Roman"/>
        </w:rPr>
        <w:t>​</w:t>
      </w:r>
      <w:r w:rsidRPr="00B45D1A">
        <w:rPr>
          <w:b/>
          <w:bCs/>
        </w:rPr>
        <w:t>使能外设</w:t>
      </w:r>
      <w:r w:rsidRPr="00B45D1A">
        <w:rPr>
          <w:rFonts w:ascii="Times New Roman" w:hAnsi="Times New Roman" w:cs="Times New Roman"/>
        </w:rPr>
        <w:t>​</w:t>
      </w:r>
      <w:r w:rsidRPr="00B45D1A">
        <w:t>：</w:t>
      </w:r>
      <w:r w:rsidRPr="00B45D1A">
        <w:rPr>
          <w:rFonts w:ascii="Times New Roman" w:hAnsi="Times New Roman" w:cs="Times New Roman"/>
        </w:rPr>
        <w:t>​</w:t>
      </w:r>
      <w:r w:rsidRPr="00B45D1A">
        <w:rPr>
          <w:b/>
          <w:bCs/>
        </w:rPr>
        <w:t xml:space="preserve">最后调用 </w:t>
      </w:r>
      <w:proofErr w:type="spellStart"/>
      <w:r w:rsidRPr="00B45D1A">
        <w:rPr>
          <w:b/>
          <w:bCs/>
        </w:rPr>
        <w:t>SPI_Cmd</w:t>
      </w:r>
      <w:proofErr w:type="spellEnd"/>
      <w:r w:rsidRPr="00B45D1A">
        <w:rPr>
          <w:b/>
          <w:bCs/>
        </w:rPr>
        <w:t>(</w:t>
      </w:r>
      <w:proofErr w:type="spellStart"/>
      <w:r w:rsidRPr="00B45D1A">
        <w:rPr>
          <w:b/>
          <w:bCs/>
        </w:rPr>
        <w:t>SPIx</w:t>
      </w:r>
      <w:proofErr w:type="spellEnd"/>
      <w:r w:rsidRPr="00B45D1A">
        <w:rPr>
          <w:b/>
          <w:bCs/>
        </w:rPr>
        <w:t>, ENABLE)</w:t>
      </w:r>
      <w:r w:rsidRPr="00B45D1A">
        <w:t>，让 SPI 开始工作。</w:t>
      </w:r>
    </w:p>
    <w:p w14:paraId="7F03603F" w14:textId="77777777" w:rsidR="00B45D1A" w:rsidRPr="00B45D1A" w:rsidRDefault="00B45D1A" w:rsidP="00B45D1A">
      <w:r w:rsidRPr="00B45D1A">
        <w:t>以下是一个代码片段示例，展示了如何配置 SPI1 并最终使其能：</w:t>
      </w:r>
    </w:p>
    <w:p w14:paraId="3F9051B0" w14:textId="77777777" w:rsidR="00B45D1A" w:rsidRPr="00B45D1A" w:rsidRDefault="00B45D1A" w:rsidP="00B45D1A">
      <w:r w:rsidRPr="00B45D1A">
        <w:t>// 假设 GPIO 和 SPI 初始化结构体已配置好</w:t>
      </w:r>
    </w:p>
    <w:p w14:paraId="1E9AB012" w14:textId="77777777" w:rsidR="00B45D1A" w:rsidRPr="00B45D1A" w:rsidRDefault="00B45D1A" w:rsidP="00B45D1A">
      <w:proofErr w:type="spellStart"/>
      <w:r w:rsidRPr="00B45D1A">
        <w:t>SPI_Init</w:t>
      </w:r>
      <w:proofErr w:type="spellEnd"/>
      <w:r w:rsidRPr="00B45D1A">
        <w:t>(SPI1, &amp;</w:t>
      </w:r>
      <w:proofErr w:type="spellStart"/>
      <w:r w:rsidRPr="00B45D1A">
        <w:t>SPI_InitStructure</w:t>
      </w:r>
      <w:proofErr w:type="spellEnd"/>
      <w:r w:rsidRPr="00B45D1A">
        <w:t>); // 初始化 SPI1 参数</w:t>
      </w:r>
    </w:p>
    <w:p w14:paraId="2F6161EE" w14:textId="77777777" w:rsidR="00B45D1A" w:rsidRPr="00B45D1A" w:rsidRDefault="00B45D1A" w:rsidP="00B45D1A">
      <w:proofErr w:type="spellStart"/>
      <w:r w:rsidRPr="00B45D1A">
        <w:t>SPI_Cmd</w:t>
      </w:r>
      <w:proofErr w:type="spellEnd"/>
      <w:r w:rsidRPr="00B45D1A">
        <w:t>(SPI1, ENABLE);              // 使能 SPI1，开始工作</w:t>
      </w:r>
    </w:p>
    <w:p w14:paraId="45F6B490" w14:textId="77777777" w:rsidR="00B45D1A" w:rsidRPr="00B45D1A" w:rsidRDefault="00B45D1A" w:rsidP="00D21F47">
      <w:pPr>
        <w:pStyle w:val="3"/>
      </w:pPr>
      <w:r w:rsidRPr="00B45D1A">
        <w:t xml:space="preserve">重要注意事项 </w:t>
      </w:r>
    </w:p>
    <w:p w14:paraId="2479CEA2" w14:textId="77777777" w:rsidR="00B45D1A" w:rsidRPr="00B45D1A" w:rsidRDefault="00B45D1A" w:rsidP="00B45D1A">
      <w:pPr>
        <w:numPr>
          <w:ilvl w:val="0"/>
          <w:numId w:val="569"/>
        </w:numPr>
      </w:pPr>
      <w:r w:rsidRPr="00B45D1A">
        <w:rPr>
          <w:rFonts w:ascii="Times New Roman" w:hAnsi="Times New Roman" w:cs="Times New Roman"/>
        </w:rPr>
        <w:t>​</w:t>
      </w:r>
      <w:r w:rsidRPr="00B45D1A">
        <w:rPr>
          <w:b/>
          <w:bCs/>
        </w:rPr>
        <w:t>正确的调用时机</w:t>
      </w:r>
      <w:r w:rsidRPr="00B45D1A">
        <w:rPr>
          <w:rFonts w:ascii="Times New Roman" w:hAnsi="Times New Roman" w:cs="Times New Roman"/>
        </w:rPr>
        <w:t>​</w:t>
      </w:r>
      <w:r w:rsidRPr="00B45D1A">
        <w:t xml:space="preserve">：务必在 </w:t>
      </w:r>
      <w:proofErr w:type="spellStart"/>
      <w:r w:rsidRPr="00B45D1A">
        <w:t>SPI_Init</w:t>
      </w:r>
      <w:proofErr w:type="spellEnd"/>
      <w:r w:rsidRPr="00B45D1A">
        <w:t>函数</w:t>
      </w:r>
      <w:r w:rsidRPr="00B45D1A">
        <w:rPr>
          <w:b/>
          <w:bCs/>
        </w:rPr>
        <w:t>之后</w:t>
      </w:r>
      <w:r w:rsidRPr="00B45D1A">
        <w:t xml:space="preserve">调用 </w:t>
      </w:r>
      <w:proofErr w:type="spellStart"/>
      <w:r w:rsidRPr="00B45D1A">
        <w:t>SPI_Cmd</w:t>
      </w:r>
      <w:proofErr w:type="spellEnd"/>
      <w:r w:rsidRPr="00B45D1A">
        <w:t>(</w:t>
      </w:r>
      <w:proofErr w:type="spellStart"/>
      <w:r w:rsidRPr="00B45D1A">
        <w:t>SPIx</w:t>
      </w:r>
      <w:proofErr w:type="spellEnd"/>
      <w:r w:rsidRPr="00B45D1A">
        <w:t>, ENABLE)。如果在初始化之前使能，可能导致不可预知的行为。</w:t>
      </w:r>
    </w:p>
    <w:p w14:paraId="6FF8D9EA" w14:textId="77777777" w:rsidR="00B45D1A" w:rsidRPr="00B45D1A" w:rsidRDefault="00B45D1A" w:rsidP="00B45D1A">
      <w:pPr>
        <w:numPr>
          <w:ilvl w:val="0"/>
          <w:numId w:val="569"/>
        </w:numPr>
      </w:pPr>
      <w:r w:rsidRPr="00B45D1A">
        <w:rPr>
          <w:rFonts w:ascii="Times New Roman" w:hAnsi="Times New Roman" w:cs="Times New Roman"/>
        </w:rPr>
        <w:lastRenderedPageBreak/>
        <w:t>​</w:t>
      </w:r>
      <w:r w:rsidRPr="00B45D1A">
        <w:rPr>
          <w:b/>
          <w:bCs/>
        </w:rPr>
        <w:t>重新配置</w:t>
      </w:r>
      <w:r w:rsidRPr="00B45D1A">
        <w:rPr>
          <w:rFonts w:ascii="Times New Roman" w:hAnsi="Times New Roman" w:cs="Times New Roman"/>
        </w:rPr>
        <w:t>​</w:t>
      </w:r>
      <w:r w:rsidRPr="00B45D1A">
        <w:t>：如果需要修改 SPI 的配置参数（如波特率、数据模式等），一个稳妥的做法是：</w:t>
      </w:r>
    </w:p>
    <w:p w14:paraId="38CCE7A2" w14:textId="77777777" w:rsidR="00B45D1A" w:rsidRPr="00B45D1A" w:rsidRDefault="00B45D1A" w:rsidP="00B45D1A">
      <w:pPr>
        <w:numPr>
          <w:ilvl w:val="1"/>
          <w:numId w:val="569"/>
        </w:numPr>
      </w:pPr>
      <w:r w:rsidRPr="00B45D1A">
        <w:t xml:space="preserve">先调用 </w:t>
      </w:r>
      <w:proofErr w:type="spellStart"/>
      <w:r w:rsidRPr="00B45D1A">
        <w:t>SPI_Cmd</w:t>
      </w:r>
      <w:proofErr w:type="spellEnd"/>
      <w:r w:rsidRPr="00B45D1A">
        <w:t>(</w:t>
      </w:r>
      <w:proofErr w:type="spellStart"/>
      <w:r w:rsidRPr="00B45D1A">
        <w:t>SPIx</w:t>
      </w:r>
      <w:proofErr w:type="spellEnd"/>
      <w:r w:rsidRPr="00B45D1A">
        <w:t>, DISABLE)失能 SPI。</w:t>
      </w:r>
    </w:p>
    <w:p w14:paraId="27DF14FC" w14:textId="77777777" w:rsidR="00B45D1A" w:rsidRPr="00B45D1A" w:rsidRDefault="00B45D1A" w:rsidP="00B45D1A">
      <w:pPr>
        <w:numPr>
          <w:ilvl w:val="1"/>
          <w:numId w:val="569"/>
        </w:numPr>
      </w:pPr>
      <w:r w:rsidRPr="00B45D1A">
        <w:t xml:space="preserve">然后调用 </w:t>
      </w:r>
      <w:proofErr w:type="spellStart"/>
      <w:r w:rsidRPr="00B45D1A">
        <w:t>SPI_Init</w:t>
      </w:r>
      <w:proofErr w:type="spellEnd"/>
      <w:r w:rsidRPr="00B45D1A">
        <w:t>函数重新配置参数。</w:t>
      </w:r>
    </w:p>
    <w:p w14:paraId="3434C6F0" w14:textId="77777777" w:rsidR="00B45D1A" w:rsidRPr="00B45D1A" w:rsidRDefault="00B45D1A" w:rsidP="00B45D1A">
      <w:pPr>
        <w:numPr>
          <w:ilvl w:val="1"/>
          <w:numId w:val="569"/>
        </w:numPr>
      </w:pPr>
      <w:r w:rsidRPr="00B45D1A">
        <w:t xml:space="preserve">再调用 </w:t>
      </w:r>
      <w:proofErr w:type="spellStart"/>
      <w:r w:rsidRPr="00B45D1A">
        <w:t>SPI_Cmd</w:t>
      </w:r>
      <w:proofErr w:type="spellEnd"/>
      <w:r w:rsidRPr="00B45D1A">
        <w:t>(</w:t>
      </w:r>
      <w:proofErr w:type="spellStart"/>
      <w:r w:rsidRPr="00B45D1A">
        <w:t>SPIx</w:t>
      </w:r>
      <w:proofErr w:type="spellEnd"/>
      <w:r w:rsidRPr="00B45D1A">
        <w:t>, ENABLE)重新使能。</w:t>
      </w:r>
    </w:p>
    <w:p w14:paraId="67C0B249" w14:textId="77777777" w:rsidR="00B45D1A" w:rsidRPr="00B45D1A" w:rsidRDefault="00B45D1A" w:rsidP="00B45D1A">
      <w:pPr>
        <w:numPr>
          <w:ilvl w:val="0"/>
          <w:numId w:val="569"/>
        </w:numPr>
      </w:pPr>
      <w:r w:rsidRPr="00B45D1A">
        <w:rPr>
          <w:rFonts w:ascii="Times New Roman" w:hAnsi="Times New Roman" w:cs="Times New Roman"/>
        </w:rPr>
        <w:t>​</w:t>
      </w:r>
      <w:r w:rsidRPr="00B45D1A">
        <w:rPr>
          <w:b/>
          <w:bCs/>
        </w:rPr>
        <w:t>硬件</w:t>
      </w:r>
      <w:proofErr w:type="gramStart"/>
      <w:r w:rsidRPr="00B45D1A">
        <w:rPr>
          <w:b/>
          <w:bCs/>
        </w:rPr>
        <w:t>差异</w:t>
      </w:r>
      <w:r w:rsidRPr="00B45D1A">
        <w:rPr>
          <w:rFonts w:ascii="Times New Roman" w:hAnsi="Times New Roman" w:cs="Times New Roman"/>
        </w:rPr>
        <w:t>​</w:t>
      </w:r>
      <w:r w:rsidRPr="00B45D1A">
        <w:t>：</w:t>
      </w:r>
      <w:proofErr w:type="gramEnd"/>
      <w:r w:rsidRPr="00B45D1A">
        <w:t>虽然函数功能相同，但不同芯片厂商（</w:t>
      </w:r>
      <w:proofErr w:type="gramStart"/>
      <w:r w:rsidRPr="00B45D1A">
        <w:t>如 STM32</w:t>
      </w:r>
      <w:proofErr w:type="gramEnd"/>
      <w:r w:rsidRPr="00B45D1A">
        <w:t>, CH32</w:t>
      </w:r>
      <w:proofErr w:type="gramStart"/>
      <w:r w:rsidRPr="00B45D1A">
        <w:t>, CW32</w:t>
      </w:r>
      <w:proofErr w:type="gramEnd"/>
      <w:r w:rsidRPr="00B45D1A">
        <w:t>）的库实现可能略有差异，建议结合具体芯片的参考手册使用。</w:t>
      </w:r>
    </w:p>
    <w:p w14:paraId="66849733" w14:textId="77777777" w:rsidR="00B45D1A" w:rsidRPr="00B45D1A" w:rsidRDefault="00B45D1A" w:rsidP="00B45D1A">
      <w:r w:rsidRPr="00B45D1A">
        <w:t xml:space="preserve">希望这些信息能帮助你更好地理解和使用 </w:t>
      </w:r>
      <w:proofErr w:type="spellStart"/>
      <w:r w:rsidRPr="00B45D1A">
        <w:t>SPI_Cmd</w:t>
      </w:r>
      <w:proofErr w:type="spellEnd"/>
      <w:r w:rsidRPr="00B45D1A">
        <w:t>函数。如果你对 SPI 的初始化配置或数据传输有更多疑问，我很乐意提供进一步的信息。</w:t>
      </w:r>
    </w:p>
    <w:p w14:paraId="41974D9D" w14:textId="77777777" w:rsidR="00B45D1A" w:rsidRPr="00B45D1A" w:rsidRDefault="00B45D1A" w:rsidP="00B45D1A"/>
    <w:p w14:paraId="0E2D5CBC" w14:textId="0971B1F0" w:rsidR="00D46492" w:rsidRDefault="00D46492" w:rsidP="00D46492">
      <w:pPr>
        <w:pStyle w:val="2"/>
      </w:pPr>
      <w:r>
        <w:t>I2S_Cmd()</w:t>
      </w:r>
      <w:r w:rsidR="003C2BC0">
        <w:br/>
      </w:r>
      <w:r w:rsidR="003C2BC0" w:rsidRPr="003C2BC0">
        <w:rPr>
          <w:b/>
          <w:bCs/>
        </w:rPr>
        <w:t>使能（启动）或失能（关闭）</w:t>
      </w:r>
      <w:r w:rsidR="003C2BC0" w:rsidRPr="003C2BC0">
        <w:rPr>
          <w:rFonts w:ascii="Times New Roman" w:hAnsi="Times New Roman" w:cs="Times New Roman"/>
          <w:b/>
          <w:bCs/>
        </w:rPr>
        <w:t>​</w:t>
      </w:r>
      <w:r w:rsidR="003C2BC0" w:rsidRPr="003C2BC0">
        <w:t>指定的 SPI/I2S 外设的 I2S 功能</w:t>
      </w:r>
    </w:p>
    <w:p w14:paraId="6D5D3364" w14:textId="77777777" w:rsidR="003C2BC0" w:rsidRPr="003C2BC0" w:rsidRDefault="003C2BC0" w:rsidP="003C2BC0">
      <w:r w:rsidRPr="003C2BC0">
        <w:t>I2S_Cmd函数用于</w:t>
      </w:r>
      <w:r w:rsidRPr="003C2BC0">
        <w:rPr>
          <w:b/>
          <w:bCs/>
        </w:rPr>
        <w:t>使能（启动）或失能（关闭）</w:t>
      </w:r>
      <w:r w:rsidRPr="003C2BC0">
        <w:rPr>
          <w:rFonts w:ascii="Times New Roman" w:hAnsi="Times New Roman" w:cs="Times New Roman"/>
          <w:b/>
          <w:bCs/>
        </w:rPr>
        <w:t>​</w:t>
      </w:r>
      <w:r w:rsidRPr="003C2BC0">
        <w:t>指定的 SPI/I2S 外设的 I2S 功能。这是在完成 I2S 初始化配置后，启动或停止音频数据传输的关键一步。</w:t>
      </w:r>
    </w:p>
    <w:p w14:paraId="2B897B37" w14:textId="77777777" w:rsidR="003C2BC0" w:rsidRPr="003C2BC0" w:rsidRDefault="003C2BC0" w:rsidP="00D21F47">
      <w:pPr>
        <w:pStyle w:val="3"/>
      </w:pPr>
      <w:r w:rsidRPr="003C2BC0">
        <w:t xml:space="preserve">函数原型详解 </w:t>
      </w:r>
    </w:p>
    <w:p w14:paraId="5448B86F" w14:textId="77777777" w:rsidR="003C2BC0" w:rsidRPr="003C2BC0" w:rsidRDefault="003C2BC0" w:rsidP="003C2BC0">
      <w:r w:rsidRPr="003C2BC0">
        <w:t>void I2S_</w:t>
      </w:r>
      <w:proofErr w:type="gramStart"/>
      <w:r w:rsidRPr="003C2BC0">
        <w:t>Cmd(</w:t>
      </w:r>
      <w:proofErr w:type="spellStart"/>
      <w:proofErr w:type="gramEnd"/>
      <w:r w:rsidRPr="003C2BC0">
        <w:t>SPI_TypeDef</w:t>
      </w:r>
      <w:proofErr w:type="spellEnd"/>
      <w:r w:rsidRPr="003C2BC0">
        <w:t xml:space="preserve">* </w:t>
      </w:r>
      <w:proofErr w:type="spellStart"/>
      <w:r w:rsidRPr="003C2BC0">
        <w:t>SPIx</w:t>
      </w:r>
      <w:proofErr w:type="spellEnd"/>
      <w:r w:rsidRPr="003C2BC0">
        <w:t xml:space="preserve">, </w:t>
      </w:r>
      <w:proofErr w:type="spellStart"/>
      <w:r w:rsidRPr="003C2BC0">
        <w:t>FunctionalState</w:t>
      </w:r>
      <w:proofErr w:type="spellEnd"/>
      <w:r w:rsidRPr="003C2BC0">
        <w:t xml:space="preserve"> </w:t>
      </w:r>
      <w:proofErr w:type="spellStart"/>
      <w:r w:rsidRPr="003C2BC0">
        <w:t>NewState</w:t>
      </w:r>
      <w:proofErr w:type="spellEnd"/>
      <w:r w:rsidRPr="003C2BC0">
        <w:t>);</w:t>
      </w:r>
    </w:p>
    <w:p w14:paraId="04D850CC" w14:textId="77777777" w:rsidR="003C2BC0" w:rsidRPr="003C2BC0" w:rsidRDefault="003C2BC0" w:rsidP="003C2BC0">
      <w:pPr>
        <w:numPr>
          <w:ilvl w:val="0"/>
          <w:numId w:val="570"/>
        </w:numPr>
      </w:pPr>
      <w:r w:rsidRPr="003C2BC0">
        <w:rPr>
          <w:rFonts w:ascii="Times New Roman" w:hAnsi="Times New Roman" w:cs="Times New Roman"/>
        </w:rPr>
        <w:t>​</w:t>
      </w:r>
      <w:proofErr w:type="spellStart"/>
      <w:r w:rsidRPr="003C2BC0">
        <w:rPr>
          <w:b/>
          <w:bCs/>
        </w:rPr>
        <w:t>SPIx</w:t>
      </w:r>
      <w:proofErr w:type="spellEnd"/>
      <w:r w:rsidRPr="003C2BC0">
        <w:rPr>
          <w:rFonts w:ascii="Times New Roman" w:hAnsi="Times New Roman" w:cs="Times New Roman"/>
        </w:rPr>
        <w:t>​</w:t>
      </w:r>
      <w:r w:rsidRPr="003C2BC0">
        <w:t>：指定要操作的 SPI/I2S 外设实例。在 STM32 中，I2S 功能通常与 SPI 外设共享资源，因此这里需要填写如 SPI2、SPI3等（具体取决于芯片型号和数据手册说明）。</w:t>
      </w:r>
    </w:p>
    <w:p w14:paraId="79A046BF" w14:textId="77777777" w:rsidR="003C2BC0" w:rsidRPr="003C2BC0" w:rsidRDefault="003C2BC0" w:rsidP="003C2BC0">
      <w:pPr>
        <w:numPr>
          <w:ilvl w:val="0"/>
          <w:numId w:val="570"/>
        </w:numPr>
      </w:pPr>
      <w:r w:rsidRPr="003C2BC0">
        <w:rPr>
          <w:rFonts w:ascii="Times New Roman" w:hAnsi="Times New Roman" w:cs="Times New Roman"/>
        </w:rPr>
        <w:t>​</w:t>
      </w:r>
      <w:proofErr w:type="spellStart"/>
      <w:r w:rsidRPr="003C2BC0">
        <w:rPr>
          <w:b/>
          <w:bCs/>
        </w:rPr>
        <w:t>NewState</w:t>
      </w:r>
      <w:proofErr w:type="spellEnd"/>
      <w:r w:rsidRPr="003C2BC0">
        <w:rPr>
          <w:rFonts w:ascii="Times New Roman" w:hAnsi="Times New Roman" w:cs="Times New Roman"/>
        </w:rPr>
        <w:t>​</w:t>
      </w:r>
      <w:r w:rsidRPr="003C2BC0">
        <w:t>：指定 I2S 功能的新状态。它接受两个预定义值：</w:t>
      </w:r>
    </w:p>
    <w:p w14:paraId="14C706C6" w14:textId="77777777" w:rsidR="003C2BC0" w:rsidRPr="003C2BC0" w:rsidRDefault="003C2BC0" w:rsidP="003C2BC0">
      <w:pPr>
        <w:numPr>
          <w:ilvl w:val="1"/>
          <w:numId w:val="570"/>
        </w:numPr>
      </w:pPr>
      <w:r w:rsidRPr="003C2BC0">
        <w:t>ENABLE：使能指定的 SPI 外设作为 I2S 外设开始工作。</w:t>
      </w:r>
    </w:p>
    <w:p w14:paraId="325B974C" w14:textId="77777777" w:rsidR="003C2BC0" w:rsidRPr="003C2BC0" w:rsidRDefault="003C2BC0" w:rsidP="003C2BC0">
      <w:pPr>
        <w:numPr>
          <w:ilvl w:val="1"/>
          <w:numId w:val="570"/>
        </w:numPr>
      </w:pPr>
      <w:r w:rsidRPr="003C2BC0">
        <w:t>DISABLE：失能指定的 SPI 外设的 I2S 功能，使其停止工作。</w:t>
      </w:r>
    </w:p>
    <w:p w14:paraId="7EC80F61" w14:textId="77777777" w:rsidR="003C2BC0" w:rsidRPr="003C2BC0" w:rsidRDefault="003C2BC0" w:rsidP="00D21F47">
      <w:pPr>
        <w:pStyle w:val="3"/>
      </w:pPr>
      <w:r w:rsidRPr="003C2BC0">
        <w:t xml:space="preserve">功能与典型使用流程 </w:t>
      </w:r>
    </w:p>
    <w:p w14:paraId="5C02F519" w14:textId="77777777" w:rsidR="003C2BC0" w:rsidRPr="003C2BC0" w:rsidRDefault="003C2BC0" w:rsidP="003C2BC0">
      <w:r w:rsidRPr="003C2BC0">
        <w:t>该函数通过配置相应控制寄存器中的使能位，来控制 I2S 外设的核心功能是否激活。</w:t>
      </w:r>
    </w:p>
    <w:p w14:paraId="78819978" w14:textId="77777777" w:rsidR="003C2BC0" w:rsidRPr="003C2BC0" w:rsidRDefault="003C2BC0" w:rsidP="003C2BC0">
      <w:r w:rsidRPr="003C2BC0">
        <w:t>在代码中，I2S_Cmd的调用通常遵循一个标准的配置流程：</w:t>
      </w:r>
    </w:p>
    <w:p w14:paraId="1EE9852F" w14:textId="77777777" w:rsidR="003C2BC0" w:rsidRPr="003C2BC0" w:rsidRDefault="003C2BC0" w:rsidP="003C2BC0">
      <w:pPr>
        <w:numPr>
          <w:ilvl w:val="0"/>
          <w:numId w:val="571"/>
        </w:numPr>
      </w:pPr>
      <w:r w:rsidRPr="003C2BC0">
        <w:rPr>
          <w:rFonts w:ascii="Times New Roman" w:hAnsi="Times New Roman" w:cs="Times New Roman"/>
        </w:rPr>
        <w:t>​</w:t>
      </w:r>
      <w:r w:rsidRPr="003C2BC0">
        <w:rPr>
          <w:b/>
          <w:bCs/>
        </w:rPr>
        <w:t>使能时钟</w:t>
      </w:r>
      <w:r w:rsidRPr="003C2BC0">
        <w:rPr>
          <w:rFonts w:ascii="Times New Roman" w:hAnsi="Times New Roman" w:cs="Times New Roman"/>
        </w:rPr>
        <w:t>​</w:t>
      </w:r>
      <w:r w:rsidRPr="003C2BC0">
        <w:t>：首先使能 SPI/I2S 外设和对应 GPIO 端口的时钟。</w:t>
      </w:r>
    </w:p>
    <w:p w14:paraId="7FA727D3" w14:textId="77777777" w:rsidR="003C2BC0" w:rsidRPr="003C2BC0" w:rsidRDefault="003C2BC0" w:rsidP="003C2BC0">
      <w:pPr>
        <w:numPr>
          <w:ilvl w:val="0"/>
          <w:numId w:val="571"/>
        </w:numPr>
      </w:pPr>
      <w:r w:rsidRPr="003C2BC0">
        <w:rPr>
          <w:rFonts w:ascii="Times New Roman" w:hAnsi="Times New Roman" w:cs="Times New Roman"/>
        </w:rPr>
        <w:lastRenderedPageBreak/>
        <w:t>​</w:t>
      </w:r>
      <w:r w:rsidRPr="003C2BC0">
        <w:rPr>
          <w:b/>
          <w:bCs/>
        </w:rPr>
        <w:t>配置 GPIO</w:t>
      </w:r>
      <w:r w:rsidRPr="003C2BC0">
        <w:rPr>
          <w:rFonts w:ascii="Times New Roman" w:hAnsi="Times New Roman" w:cs="Times New Roman"/>
        </w:rPr>
        <w:t>​</w:t>
      </w:r>
      <w:r w:rsidRPr="003C2BC0">
        <w:t>：将 I2S 相关的引脚（如 WS、CK、SD）配置为正确的复用功能模式。</w:t>
      </w:r>
    </w:p>
    <w:p w14:paraId="4AAFBBFE" w14:textId="77777777" w:rsidR="003C2BC0" w:rsidRPr="003C2BC0" w:rsidRDefault="003C2BC0" w:rsidP="003C2BC0">
      <w:pPr>
        <w:numPr>
          <w:ilvl w:val="0"/>
          <w:numId w:val="571"/>
        </w:numPr>
      </w:pPr>
      <w:r w:rsidRPr="003C2BC0">
        <w:rPr>
          <w:rFonts w:ascii="Times New Roman" w:hAnsi="Times New Roman" w:cs="Times New Roman"/>
        </w:rPr>
        <w:t>​</w:t>
      </w:r>
      <w:r w:rsidRPr="003C2BC0">
        <w:rPr>
          <w:b/>
          <w:bCs/>
        </w:rPr>
        <w:t>初始化 I2S</w:t>
      </w:r>
      <w:r w:rsidRPr="003C2BC0">
        <w:rPr>
          <w:rFonts w:ascii="Times New Roman" w:hAnsi="Times New Roman" w:cs="Times New Roman"/>
        </w:rPr>
        <w:t>​</w:t>
      </w:r>
      <w:r w:rsidRPr="003C2BC0">
        <w:t>：调用 I2S_Init函数，根据 I2S_InitTypeDef结构体中的参数（如模式、标准、数据格式、音频频率等）完成外设的详细配置。</w:t>
      </w:r>
    </w:p>
    <w:p w14:paraId="52CBE04E" w14:textId="77777777" w:rsidR="003C2BC0" w:rsidRPr="003C2BC0" w:rsidRDefault="003C2BC0" w:rsidP="003C2BC0">
      <w:pPr>
        <w:numPr>
          <w:ilvl w:val="0"/>
          <w:numId w:val="571"/>
        </w:numPr>
      </w:pPr>
      <w:r w:rsidRPr="003C2BC0">
        <w:rPr>
          <w:rFonts w:ascii="Times New Roman" w:hAnsi="Times New Roman" w:cs="Times New Roman"/>
        </w:rPr>
        <w:t>​</w:t>
      </w:r>
      <w:r w:rsidRPr="003C2BC0">
        <w:rPr>
          <w:b/>
          <w:bCs/>
        </w:rPr>
        <w:t>使能 I2S 外设</w:t>
      </w:r>
      <w:r w:rsidRPr="003C2BC0">
        <w:rPr>
          <w:rFonts w:ascii="Times New Roman" w:hAnsi="Times New Roman" w:cs="Times New Roman"/>
        </w:rPr>
        <w:t>​</w:t>
      </w:r>
      <w:r w:rsidRPr="003C2BC0">
        <w:t>：</w:t>
      </w:r>
      <w:r w:rsidRPr="003C2BC0">
        <w:rPr>
          <w:rFonts w:ascii="Times New Roman" w:hAnsi="Times New Roman" w:cs="Times New Roman"/>
        </w:rPr>
        <w:t>​</w:t>
      </w:r>
      <w:r w:rsidRPr="003C2BC0">
        <w:rPr>
          <w:b/>
          <w:bCs/>
        </w:rPr>
        <w:t>最后调用 I2S_Cmd(</w:t>
      </w:r>
      <w:proofErr w:type="spellStart"/>
      <w:r w:rsidRPr="003C2BC0">
        <w:rPr>
          <w:b/>
          <w:bCs/>
        </w:rPr>
        <w:t>SPIx</w:t>
      </w:r>
      <w:proofErr w:type="spellEnd"/>
      <w:r w:rsidRPr="003C2BC0">
        <w:rPr>
          <w:b/>
          <w:bCs/>
        </w:rPr>
        <w:t>, ENABLE)</w:t>
      </w:r>
      <w:r w:rsidRPr="003C2BC0">
        <w:t>，让 I2S 开始工作。只有在执行此操作后，I2S 外设才会根据配置产生时钟信号并响应数据传输。</w:t>
      </w:r>
    </w:p>
    <w:p w14:paraId="7268F2CA" w14:textId="77777777" w:rsidR="003C2BC0" w:rsidRPr="003C2BC0" w:rsidRDefault="003C2BC0" w:rsidP="003C2BC0">
      <w:r w:rsidRPr="003C2BC0">
        <w:t>以下是一个概念性的代码片段，展示了 I2S_Cmd在初始化序列中的位置：</w:t>
      </w:r>
    </w:p>
    <w:p w14:paraId="3F372326" w14:textId="77777777" w:rsidR="003C2BC0" w:rsidRPr="003C2BC0" w:rsidRDefault="003C2BC0" w:rsidP="003C2BC0">
      <w:r w:rsidRPr="003C2BC0">
        <w:t>// 假设 GPIO 和 I2S 初始化结构体已配置好</w:t>
      </w:r>
    </w:p>
    <w:p w14:paraId="414C34B5" w14:textId="77777777" w:rsidR="003C2BC0" w:rsidRPr="003C2BC0" w:rsidRDefault="003C2BC0" w:rsidP="003C2BC0">
      <w:r w:rsidRPr="003C2BC0">
        <w:t>I2S_Init(SPI2, &amp;I2S_InitStructure); // 初始化 I2S 参数</w:t>
      </w:r>
    </w:p>
    <w:p w14:paraId="238EDDAB" w14:textId="77777777" w:rsidR="003C2BC0" w:rsidRPr="003C2BC0" w:rsidRDefault="003C2BC0" w:rsidP="003C2BC0">
      <w:r w:rsidRPr="003C2BC0">
        <w:t>I2S_Cmd(SPI2, ENABLE);              // 使能 I2S，开始工作</w:t>
      </w:r>
    </w:p>
    <w:p w14:paraId="3ADAC1C3" w14:textId="77777777" w:rsidR="003C2BC0" w:rsidRPr="003C2BC0" w:rsidRDefault="003C2BC0" w:rsidP="00D21F47">
      <w:pPr>
        <w:pStyle w:val="3"/>
      </w:pPr>
      <w:r w:rsidRPr="003C2BC0">
        <w:t xml:space="preserve">重要注意事项 </w:t>
      </w:r>
    </w:p>
    <w:p w14:paraId="75482B1B" w14:textId="77777777" w:rsidR="003C2BC0" w:rsidRPr="003C2BC0" w:rsidRDefault="003C2BC0" w:rsidP="003C2BC0">
      <w:pPr>
        <w:numPr>
          <w:ilvl w:val="0"/>
          <w:numId w:val="572"/>
        </w:numPr>
      </w:pPr>
      <w:r w:rsidRPr="003C2BC0">
        <w:rPr>
          <w:rFonts w:ascii="Times New Roman" w:hAnsi="Times New Roman" w:cs="Times New Roman"/>
        </w:rPr>
        <w:t>​</w:t>
      </w:r>
      <w:r w:rsidRPr="003C2BC0">
        <w:rPr>
          <w:b/>
          <w:bCs/>
        </w:rPr>
        <w:t>正确的调用时机</w:t>
      </w:r>
      <w:r w:rsidRPr="003C2BC0">
        <w:rPr>
          <w:rFonts w:ascii="Times New Roman" w:hAnsi="Times New Roman" w:cs="Times New Roman"/>
        </w:rPr>
        <w:t>​</w:t>
      </w:r>
      <w:r w:rsidRPr="003C2BC0">
        <w:t>：务必在 I2S_Init函数</w:t>
      </w:r>
      <w:r w:rsidRPr="003C2BC0">
        <w:rPr>
          <w:b/>
          <w:bCs/>
        </w:rPr>
        <w:t>之后</w:t>
      </w:r>
      <w:r w:rsidRPr="003C2BC0">
        <w:t>调用 I2S_Cmd(</w:t>
      </w:r>
      <w:proofErr w:type="spellStart"/>
      <w:r w:rsidRPr="003C2BC0">
        <w:t>SPIx</w:t>
      </w:r>
      <w:proofErr w:type="spellEnd"/>
      <w:r w:rsidRPr="003C2BC0">
        <w:t>, ENABLE)。如果在初始化完成前使能，可能导致不可预知的行为。</w:t>
      </w:r>
    </w:p>
    <w:p w14:paraId="6CAA9FC5" w14:textId="77777777" w:rsidR="003C2BC0" w:rsidRPr="003C2BC0" w:rsidRDefault="003C2BC0" w:rsidP="003C2BC0">
      <w:pPr>
        <w:numPr>
          <w:ilvl w:val="0"/>
          <w:numId w:val="572"/>
        </w:numPr>
      </w:pPr>
      <w:r w:rsidRPr="003C2BC0">
        <w:rPr>
          <w:rFonts w:ascii="Times New Roman" w:hAnsi="Times New Roman" w:cs="Times New Roman"/>
        </w:rPr>
        <w:t>​</w:t>
      </w:r>
      <w:r w:rsidRPr="003C2BC0">
        <w:rPr>
          <w:b/>
          <w:bCs/>
        </w:rPr>
        <w:t>重新配置</w:t>
      </w:r>
      <w:r w:rsidRPr="003C2BC0">
        <w:rPr>
          <w:rFonts w:ascii="Times New Roman" w:hAnsi="Times New Roman" w:cs="Times New Roman"/>
        </w:rPr>
        <w:t>​</w:t>
      </w:r>
      <w:r w:rsidRPr="003C2BC0">
        <w:t>：如果需要修改 I2S 的配置参数（如采样率、数据格式等），一个稳妥的做法是：先调用 I2S_Cmd(</w:t>
      </w:r>
      <w:proofErr w:type="spellStart"/>
      <w:r w:rsidRPr="003C2BC0">
        <w:t>SPIx</w:t>
      </w:r>
      <w:proofErr w:type="spellEnd"/>
      <w:r w:rsidRPr="003C2BC0">
        <w:t>, DISABLE)失能 I2S，然后调用 I2S_Init函数重新配置参数，最后再调用 I2S_Cmd(</w:t>
      </w:r>
      <w:proofErr w:type="spellStart"/>
      <w:r w:rsidRPr="003C2BC0">
        <w:t>SPIx</w:t>
      </w:r>
      <w:proofErr w:type="spellEnd"/>
      <w:r w:rsidRPr="003C2BC0">
        <w:t>, ENABLE)重新使能。</w:t>
      </w:r>
    </w:p>
    <w:p w14:paraId="68C0373C" w14:textId="77777777" w:rsidR="003C2BC0" w:rsidRPr="003C2BC0" w:rsidRDefault="003C2BC0" w:rsidP="003C2BC0">
      <w:r w:rsidRPr="003C2BC0">
        <w:t>希望这些信息能帮助你更好地理解和使用 I2S_Cmd函数。如果你对 I2S 的初始化配置或数据传输有更多疑问，我很乐意提供进一步的信息。</w:t>
      </w:r>
    </w:p>
    <w:p w14:paraId="3F2CEA3A" w14:textId="77777777" w:rsidR="003C2BC0" w:rsidRPr="003C2BC0" w:rsidRDefault="003C2BC0" w:rsidP="003C2BC0"/>
    <w:p w14:paraId="7D4B5C67" w14:textId="3FC89715" w:rsidR="00D46492" w:rsidRDefault="00D46492" w:rsidP="00D46492">
      <w:pPr>
        <w:pStyle w:val="2"/>
      </w:pPr>
      <w:r>
        <w:t>SPI_I2S_ITConfig()</w:t>
      </w:r>
      <w:r w:rsidR="00176FF4">
        <w:br/>
      </w:r>
      <w:r w:rsidR="00176FF4" w:rsidRPr="00126B09">
        <w:rPr>
          <w:b/>
          <w:bCs/>
        </w:rPr>
        <w:t>使能或失能</w:t>
      </w:r>
      <w:r w:rsidR="00176FF4" w:rsidRPr="00126B09">
        <w:rPr>
          <w:rFonts w:ascii="Times New Roman" w:hAnsi="Times New Roman" w:cs="Times New Roman"/>
        </w:rPr>
        <w:t>​</w:t>
      </w:r>
      <w:r w:rsidR="00176FF4" w:rsidRPr="00126B09">
        <w:t xml:space="preserve"> STM32 中 SPI 或 I2S 外设的特定中断源</w:t>
      </w:r>
    </w:p>
    <w:p w14:paraId="016437FE" w14:textId="77777777" w:rsidR="00126B09" w:rsidRPr="00126B09" w:rsidRDefault="00126B09" w:rsidP="00126B09">
      <w:r w:rsidRPr="00126B09">
        <w:t>SPI_I2S_ITConfig函数用于</w:t>
      </w:r>
      <w:r w:rsidRPr="00126B09">
        <w:rPr>
          <w:b/>
          <w:bCs/>
        </w:rPr>
        <w:t>使能或失能</w:t>
      </w:r>
      <w:r w:rsidRPr="00126B09">
        <w:rPr>
          <w:rFonts w:ascii="Times New Roman" w:hAnsi="Times New Roman" w:cs="Times New Roman"/>
        </w:rPr>
        <w:t>​</w:t>
      </w:r>
      <w:r w:rsidRPr="00126B09">
        <w:t xml:space="preserve"> STM32 中 SPI 或 I2S 外设的特定中断源。这是在配置 SPI/I2S 中断时不可或缺的一个函数。</w:t>
      </w:r>
    </w:p>
    <w:p w14:paraId="7CC4B514" w14:textId="77777777" w:rsidR="00126B09" w:rsidRPr="00126B09" w:rsidRDefault="00126B09" w:rsidP="00D21F47">
      <w:pPr>
        <w:pStyle w:val="3"/>
      </w:pPr>
      <w:r w:rsidRPr="00126B09">
        <w:t xml:space="preserve">函数原型详解 </w:t>
      </w:r>
    </w:p>
    <w:p w14:paraId="2163CE1C" w14:textId="77777777" w:rsidR="00126B09" w:rsidRPr="00126B09" w:rsidRDefault="00126B09" w:rsidP="00126B09">
      <w:r w:rsidRPr="00126B09">
        <w:t>void SPI_I2S_</w:t>
      </w:r>
      <w:proofErr w:type="gramStart"/>
      <w:r w:rsidRPr="00126B09">
        <w:t>ITConfig(</w:t>
      </w:r>
      <w:proofErr w:type="spellStart"/>
      <w:proofErr w:type="gramEnd"/>
      <w:r w:rsidRPr="00126B09">
        <w:t>SPI_TypeDef</w:t>
      </w:r>
      <w:proofErr w:type="spellEnd"/>
      <w:r w:rsidRPr="00126B09">
        <w:t xml:space="preserve">* </w:t>
      </w:r>
      <w:proofErr w:type="spellStart"/>
      <w:r w:rsidRPr="00126B09">
        <w:t>SPIx</w:t>
      </w:r>
      <w:proofErr w:type="spellEnd"/>
      <w:r w:rsidRPr="00126B09">
        <w:t xml:space="preserve">, uint8_t SPI_I2S_IT, </w:t>
      </w:r>
      <w:proofErr w:type="spellStart"/>
      <w:r w:rsidRPr="00126B09">
        <w:t>FunctionalState</w:t>
      </w:r>
      <w:proofErr w:type="spellEnd"/>
      <w:r w:rsidRPr="00126B09">
        <w:t xml:space="preserve"> </w:t>
      </w:r>
      <w:proofErr w:type="spellStart"/>
      <w:r w:rsidRPr="00126B09">
        <w:t>NewState</w:t>
      </w:r>
      <w:proofErr w:type="spellEnd"/>
      <w:r w:rsidRPr="00126B09">
        <w:t>);</w:t>
      </w:r>
    </w:p>
    <w:p w14:paraId="0CE6C158" w14:textId="77777777" w:rsidR="00126B09" w:rsidRPr="00126B09" w:rsidRDefault="00126B09" w:rsidP="00126B09">
      <w:r w:rsidRPr="00126B09">
        <w:t>这个函数包含三个参数，具体含义如下：</w:t>
      </w:r>
    </w:p>
    <w:p w14:paraId="0B941727" w14:textId="77777777" w:rsidR="00126B09" w:rsidRPr="00126B09" w:rsidRDefault="00126B09" w:rsidP="00126B09">
      <w:pPr>
        <w:numPr>
          <w:ilvl w:val="0"/>
          <w:numId w:val="573"/>
        </w:numPr>
      </w:pPr>
      <w:r w:rsidRPr="00126B09">
        <w:rPr>
          <w:rFonts w:ascii="Times New Roman" w:hAnsi="Times New Roman" w:cs="Times New Roman"/>
        </w:rPr>
        <w:t>​</w:t>
      </w:r>
      <w:proofErr w:type="spellStart"/>
      <w:r w:rsidRPr="00126B09">
        <w:rPr>
          <w:b/>
          <w:bCs/>
        </w:rPr>
        <w:t>SPI_TypeDef</w:t>
      </w:r>
      <w:proofErr w:type="spellEnd"/>
      <w:r w:rsidRPr="00126B09">
        <w:rPr>
          <w:b/>
          <w:bCs/>
        </w:rPr>
        <w:t xml:space="preserve">* </w:t>
      </w:r>
      <w:proofErr w:type="spellStart"/>
      <w:r w:rsidRPr="00126B09">
        <w:rPr>
          <w:b/>
          <w:bCs/>
        </w:rPr>
        <w:t>SPIx</w:t>
      </w:r>
      <w:proofErr w:type="spellEnd"/>
      <w:r w:rsidRPr="00126B09">
        <w:rPr>
          <w:rFonts w:ascii="Times New Roman" w:hAnsi="Times New Roman" w:cs="Times New Roman"/>
        </w:rPr>
        <w:t>​</w:t>
      </w:r>
      <w:r w:rsidRPr="00126B09">
        <w:t>：</w:t>
      </w:r>
    </w:p>
    <w:p w14:paraId="4B48DFE6" w14:textId="77777777" w:rsidR="00126B09" w:rsidRPr="00126B09" w:rsidRDefault="00126B09" w:rsidP="00126B09">
      <w:r w:rsidRPr="00126B09">
        <w:lastRenderedPageBreak/>
        <w:t>指定要配置的 SPI/I2S 外设。例如，你可以填入 SPI1、SPI2等，具体取决于芯片型号和你要使用的外设。</w:t>
      </w:r>
    </w:p>
    <w:p w14:paraId="45C26541" w14:textId="77777777" w:rsidR="00126B09" w:rsidRPr="00126B09" w:rsidRDefault="00126B09" w:rsidP="00126B09">
      <w:pPr>
        <w:numPr>
          <w:ilvl w:val="0"/>
          <w:numId w:val="573"/>
        </w:numPr>
      </w:pPr>
      <w:r w:rsidRPr="00126B09">
        <w:rPr>
          <w:rFonts w:ascii="Times New Roman" w:hAnsi="Times New Roman" w:cs="Times New Roman"/>
        </w:rPr>
        <w:t>​</w:t>
      </w:r>
      <w:r w:rsidRPr="00126B09">
        <w:rPr>
          <w:b/>
          <w:bCs/>
        </w:rPr>
        <w:t>uint8_t SPI_I2S_IT</w:t>
      </w:r>
      <w:r w:rsidRPr="00126B09">
        <w:rPr>
          <w:rFonts w:ascii="Times New Roman" w:hAnsi="Times New Roman" w:cs="Times New Roman"/>
        </w:rPr>
        <w:t>​</w:t>
      </w:r>
      <w:r w:rsidRPr="00126B09">
        <w:t>：</w:t>
      </w:r>
    </w:p>
    <w:p w14:paraId="4DB33B44" w14:textId="77777777" w:rsidR="00126B09" w:rsidRPr="00126B09" w:rsidRDefault="00126B09" w:rsidP="00126B09">
      <w:r w:rsidRPr="00126B09">
        <w:t>这是一个非常重要的参数，用于指定你要配置的</w:t>
      </w:r>
      <w:r w:rsidRPr="00126B09">
        <w:rPr>
          <w:b/>
          <w:bCs/>
        </w:rPr>
        <w:t>具体中断源</w:t>
      </w:r>
      <w:r w:rsidRPr="00126B09">
        <w:t>。它不是一个任意的数值，而是标准外设库中预先定义好的宏。常用的中断源包括：</w:t>
      </w:r>
    </w:p>
    <w:p w14:paraId="6FF57292" w14:textId="77777777" w:rsidR="00126B09" w:rsidRPr="00126B09" w:rsidRDefault="00126B09" w:rsidP="00126B09">
      <w:pPr>
        <w:numPr>
          <w:ilvl w:val="1"/>
          <w:numId w:val="573"/>
        </w:numPr>
      </w:pPr>
      <w:r w:rsidRPr="00126B09">
        <w:t>SPI_I2S_IT_TXE：发送缓冲区空中断。当发送数据寄存器为空时，会触发此中断，意味着你可以写入下一个要发送的数据。</w:t>
      </w:r>
    </w:p>
    <w:p w14:paraId="36394732" w14:textId="77777777" w:rsidR="00126B09" w:rsidRPr="00126B09" w:rsidRDefault="00126B09" w:rsidP="00126B09">
      <w:pPr>
        <w:numPr>
          <w:ilvl w:val="1"/>
          <w:numId w:val="573"/>
        </w:numPr>
      </w:pPr>
      <w:r w:rsidRPr="00126B09">
        <w:t>SPI_I2S_IT_RXNE：接收缓冲区非空中断。当接收数据寄存器接收到新数据时，会触发此中断，通知你可以读取数据了。</w:t>
      </w:r>
    </w:p>
    <w:p w14:paraId="4E6D2241" w14:textId="77777777" w:rsidR="00126B09" w:rsidRPr="00126B09" w:rsidRDefault="00126B09" w:rsidP="00126B09">
      <w:pPr>
        <w:numPr>
          <w:ilvl w:val="1"/>
          <w:numId w:val="573"/>
        </w:numPr>
      </w:pPr>
      <w:r w:rsidRPr="00126B09">
        <w:t>SPI_I2S_IT_ERR：错误中断。这个中断通常涵盖了过载错误、CRC校验错误等故障情况。</w:t>
      </w:r>
    </w:p>
    <w:p w14:paraId="4BC7F054" w14:textId="77777777" w:rsidR="00126B09" w:rsidRPr="00126B09" w:rsidRDefault="00126B09" w:rsidP="00126B09">
      <w:pPr>
        <w:numPr>
          <w:ilvl w:val="0"/>
          <w:numId w:val="573"/>
        </w:numPr>
      </w:pPr>
      <w:r w:rsidRPr="00126B09">
        <w:rPr>
          <w:rFonts w:ascii="Times New Roman" w:hAnsi="Times New Roman" w:cs="Times New Roman"/>
        </w:rPr>
        <w:t>​</w:t>
      </w:r>
      <w:proofErr w:type="spellStart"/>
      <w:r w:rsidRPr="00126B09">
        <w:rPr>
          <w:b/>
          <w:bCs/>
        </w:rPr>
        <w:t>FunctionalState</w:t>
      </w:r>
      <w:proofErr w:type="spellEnd"/>
      <w:r w:rsidRPr="00126B09">
        <w:rPr>
          <w:b/>
          <w:bCs/>
        </w:rPr>
        <w:t xml:space="preserve"> </w:t>
      </w:r>
      <w:proofErr w:type="spellStart"/>
      <w:r w:rsidRPr="00126B09">
        <w:rPr>
          <w:b/>
          <w:bCs/>
        </w:rPr>
        <w:t>NewState</w:t>
      </w:r>
      <w:proofErr w:type="spellEnd"/>
      <w:r w:rsidRPr="00126B09">
        <w:rPr>
          <w:rFonts w:ascii="Times New Roman" w:hAnsi="Times New Roman" w:cs="Times New Roman"/>
        </w:rPr>
        <w:t>​</w:t>
      </w:r>
      <w:r w:rsidRPr="00126B09">
        <w:t>：</w:t>
      </w:r>
    </w:p>
    <w:p w14:paraId="505BA2C0" w14:textId="77777777" w:rsidR="00126B09" w:rsidRPr="00126B09" w:rsidRDefault="00126B09" w:rsidP="00126B09">
      <w:r w:rsidRPr="00126B09">
        <w:t>指定对上述中断源要执行的操作。它有两个可选值：</w:t>
      </w:r>
    </w:p>
    <w:p w14:paraId="667F9097" w14:textId="77777777" w:rsidR="00126B09" w:rsidRPr="00126B09" w:rsidRDefault="00126B09" w:rsidP="00126B09">
      <w:pPr>
        <w:numPr>
          <w:ilvl w:val="1"/>
          <w:numId w:val="573"/>
        </w:numPr>
      </w:pPr>
      <w:r w:rsidRPr="00126B09">
        <w:t>ENABLE：使能该中断源。</w:t>
      </w:r>
    </w:p>
    <w:p w14:paraId="46DADFD3" w14:textId="77777777" w:rsidR="00126B09" w:rsidRPr="00126B09" w:rsidRDefault="00126B09" w:rsidP="00126B09">
      <w:pPr>
        <w:numPr>
          <w:ilvl w:val="1"/>
          <w:numId w:val="573"/>
        </w:numPr>
      </w:pPr>
      <w:r w:rsidRPr="00126B09">
        <w:t>DISABLE：失能（关闭）该中断源。</w:t>
      </w:r>
    </w:p>
    <w:p w14:paraId="55C97BDD" w14:textId="77777777" w:rsidR="00126B09" w:rsidRPr="00126B09" w:rsidRDefault="00126B09" w:rsidP="00D21F47">
      <w:pPr>
        <w:pStyle w:val="3"/>
      </w:pPr>
      <w:r w:rsidRPr="00126B09">
        <w:t xml:space="preserve">功能与工作流程 </w:t>
      </w:r>
    </w:p>
    <w:p w14:paraId="2DA1C1CD" w14:textId="77777777" w:rsidR="00126B09" w:rsidRPr="00126B09" w:rsidRDefault="00126B09" w:rsidP="00126B09">
      <w:r w:rsidRPr="00126B09">
        <w:t>该函数通过配置 SPI/I2S 外设的相应控制寄存器中的特定中断掩码位来控制中断的开关。其核心作用是决定当某个特定事件（如数据发送完成、数据接收就绪）发生时，是否向 CPU 申请中断。</w:t>
      </w:r>
    </w:p>
    <w:p w14:paraId="31949A42" w14:textId="77777777" w:rsidR="00126B09" w:rsidRPr="00126B09" w:rsidRDefault="00126B09" w:rsidP="00D21F47">
      <w:pPr>
        <w:pStyle w:val="3"/>
      </w:pPr>
      <w:r w:rsidRPr="00126B09">
        <w:t xml:space="preserve">典型使用场景与步骤 </w:t>
      </w:r>
    </w:p>
    <w:p w14:paraId="2CEEA614" w14:textId="77777777" w:rsidR="00126B09" w:rsidRPr="00126B09" w:rsidRDefault="00126B09" w:rsidP="00126B09">
      <w:r w:rsidRPr="00126B09">
        <w:t>在代码中，SPI_I2S_ITConfig的调用通常遵循一个标准的配置流程，特别是与数据收发相关的中断（如 TXE 和 RXNE）：</w:t>
      </w:r>
    </w:p>
    <w:p w14:paraId="5A660769" w14:textId="77777777" w:rsidR="00126B09" w:rsidRPr="00126B09" w:rsidRDefault="00126B09" w:rsidP="00126B09">
      <w:pPr>
        <w:numPr>
          <w:ilvl w:val="0"/>
          <w:numId w:val="574"/>
        </w:numPr>
      </w:pPr>
      <w:r w:rsidRPr="00126B09">
        <w:rPr>
          <w:rFonts w:ascii="Times New Roman" w:hAnsi="Times New Roman" w:cs="Times New Roman"/>
        </w:rPr>
        <w:t>​</w:t>
      </w:r>
      <w:r w:rsidRPr="00126B09">
        <w:rPr>
          <w:b/>
          <w:bCs/>
        </w:rPr>
        <w:t>外设与GPIO初始化</w:t>
      </w:r>
      <w:r w:rsidRPr="00126B09">
        <w:rPr>
          <w:rFonts w:ascii="Times New Roman" w:hAnsi="Times New Roman" w:cs="Times New Roman"/>
        </w:rPr>
        <w:t>​</w:t>
      </w:r>
      <w:r w:rsidRPr="00126B09">
        <w:t>：首先使能 SPI/I2S 和对应 GPIO 端口的时钟，并将 GPIO 引脚配置为复用功能。</w:t>
      </w:r>
    </w:p>
    <w:p w14:paraId="17371F30" w14:textId="77777777" w:rsidR="00126B09" w:rsidRPr="00126B09" w:rsidRDefault="00126B09" w:rsidP="00126B09">
      <w:pPr>
        <w:numPr>
          <w:ilvl w:val="0"/>
          <w:numId w:val="574"/>
        </w:numPr>
      </w:pPr>
      <w:r w:rsidRPr="00126B09">
        <w:rPr>
          <w:rFonts w:ascii="Times New Roman" w:hAnsi="Times New Roman" w:cs="Times New Roman"/>
        </w:rPr>
        <w:t>​</w:t>
      </w:r>
      <w:r w:rsidRPr="00126B09">
        <w:rPr>
          <w:b/>
          <w:bCs/>
        </w:rPr>
        <w:t>初始化SPI/I2S参数</w:t>
      </w:r>
      <w:r w:rsidRPr="00126B09">
        <w:rPr>
          <w:rFonts w:ascii="Times New Roman" w:hAnsi="Times New Roman" w:cs="Times New Roman"/>
        </w:rPr>
        <w:t>​</w:t>
      </w:r>
      <w:r w:rsidRPr="00126B09">
        <w:t xml:space="preserve">：调用 </w:t>
      </w:r>
      <w:proofErr w:type="spellStart"/>
      <w:r w:rsidRPr="00126B09">
        <w:t>SPI_Init</w:t>
      </w:r>
      <w:proofErr w:type="spellEnd"/>
      <w:r w:rsidRPr="00126B09">
        <w:t>()或 I2S_Init()函数，设置工作模式、波特率、数据格式等基本参数。</w:t>
      </w:r>
    </w:p>
    <w:p w14:paraId="38B43853" w14:textId="77777777" w:rsidR="00126B09" w:rsidRPr="00126B09" w:rsidRDefault="00126B09" w:rsidP="00126B09">
      <w:pPr>
        <w:numPr>
          <w:ilvl w:val="0"/>
          <w:numId w:val="574"/>
        </w:numPr>
      </w:pPr>
      <w:r w:rsidRPr="00126B09">
        <w:rPr>
          <w:rFonts w:ascii="Times New Roman" w:hAnsi="Times New Roman" w:cs="Times New Roman"/>
        </w:rPr>
        <w:t>​</w:t>
      </w:r>
      <w:r w:rsidRPr="00126B09">
        <w:rPr>
          <w:b/>
          <w:bCs/>
        </w:rPr>
        <w:t>配置中断</w:t>
      </w:r>
      <w:r w:rsidRPr="00126B09">
        <w:rPr>
          <w:rFonts w:ascii="Times New Roman" w:hAnsi="Times New Roman" w:cs="Times New Roman"/>
        </w:rPr>
        <w:t>​</w:t>
      </w:r>
      <w:r w:rsidRPr="00126B09">
        <w:t>：在使能 SPI 外设</w:t>
      </w:r>
      <w:r w:rsidRPr="00126B09">
        <w:rPr>
          <w:b/>
          <w:bCs/>
        </w:rPr>
        <w:t>之前</w:t>
      </w:r>
      <w:r w:rsidRPr="00126B09">
        <w:t>，调用 SPI_I2S_ITConfig()函数使能所需的中断源。例如，如果希望通过中断方式发送数据，就需要使能 SPI_I2S_IT_TXE中断。</w:t>
      </w:r>
    </w:p>
    <w:p w14:paraId="74E1915B" w14:textId="77777777" w:rsidR="00126B09" w:rsidRPr="00126B09" w:rsidRDefault="00126B09" w:rsidP="00126B09">
      <w:pPr>
        <w:numPr>
          <w:ilvl w:val="0"/>
          <w:numId w:val="574"/>
        </w:numPr>
      </w:pPr>
      <w:r w:rsidRPr="00126B09">
        <w:rPr>
          <w:rFonts w:ascii="Times New Roman" w:hAnsi="Times New Roman" w:cs="Times New Roman"/>
        </w:rPr>
        <w:t>​</w:t>
      </w:r>
      <w:r w:rsidRPr="00126B09">
        <w:rPr>
          <w:b/>
          <w:bCs/>
        </w:rPr>
        <w:t>配置NVIC（嵌套向量中断控制器）</w:t>
      </w:r>
      <w:r w:rsidRPr="00126B09">
        <w:rPr>
          <w:rFonts w:ascii="Times New Roman" w:hAnsi="Times New Roman" w:cs="Times New Roman"/>
          <w:b/>
          <w:bCs/>
        </w:rPr>
        <w:t>​</w:t>
      </w:r>
      <w:r w:rsidRPr="00126B09">
        <w:rPr>
          <w:rFonts w:ascii="Times New Roman" w:hAnsi="Times New Roman" w:cs="Times New Roman"/>
        </w:rPr>
        <w:t>​</w:t>
      </w:r>
      <w:r w:rsidRPr="00126B09">
        <w:t>：这是至关重要的一步。你需要设置中断的</w:t>
      </w:r>
      <w:r w:rsidRPr="00126B09">
        <w:lastRenderedPageBreak/>
        <w:t>优先级并使能 SPI/I2S 的中断通道，这样当中断发生时，CPU 才能跳转到正确的中断服务函数。</w:t>
      </w:r>
    </w:p>
    <w:p w14:paraId="0C923BA9" w14:textId="77777777" w:rsidR="00126B09" w:rsidRPr="00126B09" w:rsidRDefault="00126B09" w:rsidP="00126B09">
      <w:pPr>
        <w:numPr>
          <w:ilvl w:val="0"/>
          <w:numId w:val="574"/>
        </w:numPr>
      </w:pPr>
      <w:r w:rsidRPr="00126B09">
        <w:rPr>
          <w:rFonts w:ascii="Times New Roman" w:hAnsi="Times New Roman" w:cs="Times New Roman"/>
        </w:rPr>
        <w:t>​</w:t>
      </w:r>
      <w:r w:rsidRPr="00126B09">
        <w:rPr>
          <w:b/>
          <w:bCs/>
        </w:rPr>
        <w:t>使能SPI/I2S外设</w:t>
      </w:r>
      <w:r w:rsidRPr="00126B09">
        <w:rPr>
          <w:rFonts w:ascii="Times New Roman" w:hAnsi="Times New Roman" w:cs="Times New Roman"/>
        </w:rPr>
        <w:t>​</w:t>
      </w:r>
      <w:r w:rsidRPr="00126B09">
        <w:t xml:space="preserve">：最后调用 </w:t>
      </w:r>
      <w:proofErr w:type="spellStart"/>
      <w:r w:rsidRPr="00126B09">
        <w:t>SPI_Cmd</w:t>
      </w:r>
      <w:proofErr w:type="spellEnd"/>
      <w:r w:rsidRPr="00126B09">
        <w:t>(</w:t>
      </w:r>
      <w:proofErr w:type="spellStart"/>
      <w:r w:rsidRPr="00126B09">
        <w:t>SPIx</w:t>
      </w:r>
      <w:proofErr w:type="spellEnd"/>
      <w:r w:rsidRPr="00126B09">
        <w:t>, ENABLE)或 I2S_Cmd(</w:t>
      </w:r>
      <w:proofErr w:type="spellStart"/>
      <w:r w:rsidRPr="00126B09">
        <w:t>SPIx</w:t>
      </w:r>
      <w:proofErr w:type="spellEnd"/>
      <w:r w:rsidRPr="00126B09">
        <w:t>, ENABLE)，让外设开始工作。</w:t>
      </w:r>
    </w:p>
    <w:p w14:paraId="61076F93" w14:textId="77777777" w:rsidR="00126B09" w:rsidRPr="00126B09" w:rsidRDefault="00126B09" w:rsidP="00126B09">
      <w:pPr>
        <w:numPr>
          <w:ilvl w:val="0"/>
          <w:numId w:val="574"/>
        </w:numPr>
      </w:pPr>
      <w:r w:rsidRPr="00126B09">
        <w:rPr>
          <w:rFonts w:ascii="Times New Roman" w:hAnsi="Times New Roman" w:cs="Times New Roman"/>
        </w:rPr>
        <w:t>​</w:t>
      </w:r>
      <w:r w:rsidRPr="00126B09">
        <w:rPr>
          <w:b/>
          <w:bCs/>
        </w:rPr>
        <w:t>编写中断服务函数（</w:t>
      </w:r>
      <w:proofErr w:type="spellStart"/>
      <w:r w:rsidRPr="00126B09">
        <w:rPr>
          <w:b/>
          <w:bCs/>
        </w:rPr>
        <w:t>IRQHandler</w:t>
      </w:r>
      <w:proofErr w:type="spellEnd"/>
      <w:r w:rsidRPr="00126B09">
        <w:rPr>
          <w:b/>
          <w:bCs/>
        </w:rPr>
        <w:t>）</w:t>
      </w:r>
      <w:r w:rsidRPr="00126B09">
        <w:rPr>
          <w:rFonts w:ascii="Times New Roman" w:hAnsi="Times New Roman" w:cs="Times New Roman"/>
          <w:b/>
          <w:bCs/>
        </w:rPr>
        <w:t>​</w:t>
      </w:r>
      <w:r w:rsidRPr="00126B09">
        <w:rPr>
          <w:rFonts w:ascii="Times New Roman" w:hAnsi="Times New Roman" w:cs="Times New Roman"/>
        </w:rPr>
        <w:t>​</w:t>
      </w:r>
      <w:r w:rsidRPr="00126B09">
        <w:t>：在中断服务函数中，你需要：</w:t>
      </w:r>
    </w:p>
    <w:p w14:paraId="7550488B" w14:textId="77777777" w:rsidR="00126B09" w:rsidRPr="00126B09" w:rsidRDefault="00126B09" w:rsidP="00126B09">
      <w:pPr>
        <w:numPr>
          <w:ilvl w:val="1"/>
          <w:numId w:val="574"/>
        </w:numPr>
      </w:pPr>
      <w:r w:rsidRPr="00126B09">
        <w:t>使用 SPI_I2S_GetITStatus()函数检查是哪个中断事件触发了本次中断。</w:t>
      </w:r>
    </w:p>
    <w:p w14:paraId="23FBFD26" w14:textId="77777777" w:rsidR="00126B09" w:rsidRPr="00126B09" w:rsidRDefault="00126B09" w:rsidP="00126B09">
      <w:pPr>
        <w:numPr>
          <w:ilvl w:val="1"/>
          <w:numId w:val="574"/>
        </w:numPr>
      </w:pPr>
      <w:r w:rsidRPr="00126B09">
        <w:t>进行相应的处理（如发送下一个数据或读取接收到的数据）。</w:t>
      </w:r>
    </w:p>
    <w:p w14:paraId="152B7000" w14:textId="77777777" w:rsidR="00126B09" w:rsidRPr="00126B09" w:rsidRDefault="00126B09" w:rsidP="00126B09">
      <w:pPr>
        <w:numPr>
          <w:ilvl w:val="1"/>
          <w:numId w:val="574"/>
        </w:numPr>
      </w:pPr>
      <w:r w:rsidRPr="00126B09">
        <w:t>注意：</w:t>
      </w:r>
      <w:r w:rsidRPr="00126B09">
        <w:rPr>
          <w:rFonts w:ascii="Times New Roman" w:hAnsi="Times New Roman" w:cs="Times New Roman"/>
        </w:rPr>
        <w:t>​</w:t>
      </w:r>
      <w:r w:rsidRPr="00126B09">
        <w:rPr>
          <w:b/>
          <w:bCs/>
        </w:rPr>
        <w:t>对于 RXNE（接收中断）标志，正确的清除方法是通过 SPI_I2S_ReceiveData()读取数据寄存器，而不是使用 SPI_I2S_ClearITPendingBit()函数</w:t>
      </w:r>
      <w:r w:rsidRPr="00126B09">
        <w:t>。</w:t>
      </w:r>
    </w:p>
    <w:p w14:paraId="3E7477A2" w14:textId="77777777" w:rsidR="00126B09" w:rsidRPr="00126B09" w:rsidRDefault="00126B09" w:rsidP="00D21F47">
      <w:pPr>
        <w:pStyle w:val="3"/>
      </w:pPr>
      <w:r w:rsidRPr="00126B09">
        <w:t xml:space="preserve">示例代码片段 </w:t>
      </w:r>
    </w:p>
    <w:p w14:paraId="151E4E35" w14:textId="77777777" w:rsidR="00126B09" w:rsidRPr="00126B09" w:rsidRDefault="00126B09" w:rsidP="00126B09">
      <w:r w:rsidRPr="00126B09">
        <w:t>以下是一个使能 SPI1 发送中断的简化示例，展示了函数在初始化序列中的位置：</w:t>
      </w:r>
    </w:p>
    <w:p w14:paraId="46AAFE40" w14:textId="77777777" w:rsidR="00126B09" w:rsidRPr="00126B09" w:rsidRDefault="00126B09" w:rsidP="00126B09">
      <w:r w:rsidRPr="00126B09">
        <w:t>// ... 假设 GPIO 和 SPI 初始化结构体已配置好 ...</w:t>
      </w:r>
    </w:p>
    <w:p w14:paraId="28E8C387" w14:textId="77777777" w:rsidR="00126B09" w:rsidRPr="00126B09" w:rsidRDefault="00126B09" w:rsidP="00126B09"/>
    <w:p w14:paraId="04A1E990" w14:textId="77777777" w:rsidR="00126B09" w:rsidRPr="00126B09" w:rsidRDefault="00126B09" w:rsidP="00126B09">
      <w:proofErr w:type="spellStart"/>
      <w:r w:rsidRPr="00126B09">
        <w:t>SPI_Init</w:t>
      </w:r>
      <w:proofErr w:type="spellEnd"/>
      <w:r w:rsidRPr="00126B09">
        <w:t>(SPI1, &amp;</w:t>
      </w:r>
      <w:proofErr w:type="spellStart"/>
      <w:r w:rsidRPr="00126B09">
        <w:t>SPI_InitStructure</w:t>
      </w:r>
      <w:proofErr w:type="spellEnd"/>
      <w:r w:rsidRPr="00126B09">
        <w:t>); // 初始化 SPI1 参数</w:t>
      </w:r>
    </w:p>
    <w:p w14:paraId="5289F2C8" w14:textId="77777777" w:rsidR="00126B09" w:rsidRPr="00126B09" w:rsidRDefault="00126B09" w:rsidP="00126B09"/>
    <w:p w14:paraId="1133C8B6" w14:textId="77777777" w:rsidR="00126B09" w:rsidRPr="00126B09" w:rsidRDefault="00126B09" w:rsidP="00126B09">
      <w:r w:rsidRPr="00126B09">
        <w:t>// 使能 SPI1 的发送缓冲区空中断</w:t>
      </w:r>
    </w:p>
    <w:p w14:paraId="0AA7B0BB" w14:textId="77777777" w:rsidR="00126B09" w:rsidRPr="00126B09" w:rsidRDefault="00126B09" w:rsidP="00126B09">
      <w:r w:rsidRPr="00126B09">
        <w:t>SPI_I2S_</w:t>
      </w:r>
      <w:proofErr w:type="gramStart"/>
      <w:r w:rsidRPr="00126B09">
        <w:t>ITConfig(</w:t>
      </w:r>
      <w:proofErr w:type="gramEnd"/>
      <w:r w:rsidRPr="00126B09">
        <w:t>SPI1, SPI_I2S_IT_TXE, ENABLE);</w:t>
      </w:r>
    </w:p>
    <w:p w14:paraId="5E33BBC4" w14:textId="77777777" w:rsidR="00126B09" w:rsidRPr="00126B09" w:rsidRDefault="00126B09" w:rsidP="00126B09"/>
    <w:p w14:paraId="01B73323" w14:textId="77777777" w:rsidR="00126B09" w:rsidRPr="00126B09" w:rsidRDefault="00126B09" w:rsidP="00126B09">
      <w:r w:rsidRPr="00126B09">
        <w:t>// 配置 NVIC（此处为关键步骤，代码略）</w:t>
      </w:r>
    </w:p>
    <w:p w14:paraId="6C316C86" w14:textId="77777777" w:rsidR="00126B09" w:rsidRPr="00126B09" w:rsidRDefault="00126B09" w:rsidP="00126B09">
      <w:r w:rsidRPr="00126B09">
        <w:t>// ... 设置中断优先级，使能 SPI1 全局中断 ...</w:t>
      </w:r>
    </w:p>
    <w:p w14:paraId="3F1D5455" w14:textId="77777777" w:rsidR="00126B09" w:rsidRPr="00126B09" w:rsidRDefault="00126B09" w:rsidP="00126B09"/>
    <w:p w14:paraId="633910D3" w14:textId="77777777" w:rsidR="00126B09" w:rsidRPr="00126B09" w:rsidRDefault="00126B09" w:rsidP="00126B09">
      <w:proofErr w:type="spellStart"/>
      <w:r w:rsidRPr="00126B09">
        <w:t>SPI_Cmd</w:t>
      </w:r>
      <w:proofErr w:type="spellEnd"/>
      <w:r w:rsidRPr="00126B09">
        <w:t>(SPI1, ENABLE); // 使能 SPI1 外设</w:t>
      </w:r>
    </w:p>
    <w:p w14:paraId="1F476797" w14:textId="77777777" w:rsidR="00126B09" w:rsidRPr="00126B09" w:rsidRDefault="00126B09" w:rsidP="00D21F47">
      <w:pPr>
        <w:pStyle w:val="3"/>
      </w:pPr>
      <w:r w:rsidRPr="00126B09">
        <w:t xml:space="preserve">重要注意事项 </w:t>
      </w:r>
    </w:p>
    <w:p w14:paraId="115DC5C7" w14:textId="77777777" w:rsidR="00126B09" w:rsidRPr="00126B09" w:rsidRDefault="00126B09" w:rsidP="00126B09">
      <w:pPr>
        <w:numPr>
          <w:ilvl w:val="0"/>
          <w:numId w:val="575"/>
        </w:numPr>
      </w:pPr>
      <w:r w:rsidRPr="00126B09">
        <w:rPr>
          <w:rFonts w:ascii="Times New Roman" w:hAnsi="Times New Roman" w:cs="Times New Roman"/>
        </w:rPr>
        <w:t>​</w:t>
      </w:r>
      <w:r w:rsidRPr="00126B09">
        <w:rPr>
          <w:b/>
          <w:bCs/>
        </w:rPr>
        <w:t>中断服务函数（ISR）的效率</w:t>
      </w:r>
      <w:r w:rsidRPr="00126B09">
        <w:rPr>
          <w:rFonts w:ascii="Times New Roman" w:hAnsi="Times New Roman" w:cs="Times New Roman"/>
        </w:rPr>
        <w:t>​</w:t>
      </w:r>
      <w:r w:rsidRPr="00126B09">
        <w:t>：中断服务函数中的代码应尽可能简洁高效，避免执行耗时过长的操作，以免影响系统的实时性。例如，可以使用标志位或队列在中断和主程序之间传递数据。</w:t>
      </w:r>
    </w:p>
    <w:p w14:paraId="5579266E" w14:textId="77777777" w:rsidR="00126B09" w:rsidRPr="00126B09" w:rsidRDefault="00126B09" w:rsidP="00126B09">
      <w:pPr>
        <w:numPr>
          <w:ilvl w:val="0"/>
          <w:numId w:val="575"/>
        </w:numPr>
      </w:pPr>
      <w:r w:rsidRPr="00126B09">
        <w:rPr>
          <w:rFonts w:ascii="Times New Roman" w:hAnsi="Times New Roman" w:cs="Times New Roman"/>
        </w:rPr>
        <w:t>​</w:t>
      </w:r>
      <w:r w:rsidRPr="00126B09">
        <w:rPr>
          <w:b/>
          <w:bCs/>
        </w:rPr>
        <w:t>中断的临时开关</w:t>
      </w:r>
      <w:r w:rsidRPr="00126B09">
        <w:rPr>
          <w:rFonts w:ascii="Times New Roman" w:hAnsi="Times New Roman" w:cs="Times New Roman"/>
        </w:rPr>
        <w:t>​</w:t>
      </w:r>
      <w:r w:rsidRPr="00126B09">
        <w:t>：在某些情况下，例如在中断服务函数内处理临界代码段时，</w:t>
      </w:r>
      <w:r w:rsidRPr="00126B09">
        <w:lastRenderedPageBreak/>
        <w:t>可能会临时关闭中断，处理完毕后再重新打开，但这需要谨慎操作以避免数据丢失。</w:t>
      </w:r>
    </w:p>
    <w:p w14:paraId="23C41A36" w14:textId="77777777" w:rsidR="00126B09" w:rsidRPr="00126B09" w:rsidRDefault="00126B09" w:rsidP="00126B09">
      <w:r w:rsidRPr="00126B09">
        <w:t>希望这些详细的解释能帮助你更好地理解和使用 SPI_I2S_ITConfig函数。如果你对 NVIC 的配置或中断服务函数的编写有更多疑问，我很乐意提供进一步的信息。</w:t>
      </w:r>
    </w:p>
    <w:p w14:paraId="1AAD837C" w14:textId="77777777" w:rsidR="00126B09" w:rsidRPr="00126B09" w:rsidRDefault="00126B09" w:rsidP="00126B09"/>
    <w:p w14:paraId="4F24DFE4" w14:textId="7C0227C5" w:rsidR="00D46492" w:rsidRDefault="00D46492" w:rsidP="00D46492">
      <w:pPr>
        <w:pStyle w:val="2"/>
      </w:pPr>
      <w:r>
        <w:t>SPI_I2S_DMACmd()</w:t>
      </w:r>
      <w:r w:rsidR="00126B09">
        <w:br/>
      </w:r>
      <w:r w:rsidR="00126B09" w:rsidRPr="00126B09">
        <w:rPr>
          <w:b/>
          <w:bCs/>
        </w:rPr>
        <w:t>启用或禁用</w:t>
      </w:r>
      <w:r w:rsidR="00126B09" w:rsidRPr="00126B09">
        <w:t>指定 SPI 或 I2S 外设的 DMA（直接存储器访问）接口</w:t>
      </w:r>
    </w:p>
    <w:p w14:paraId="52692F6E" w14:textId="77777777" w:rsidR="00126B09" w:rsidRPr="00126B09" w:rsidRDefault="00126B09" w:rsidP="00126B09">
      <w:r w:rsidRPr="00126B09">
        <w:t>函数 SPI_I2S_DMACmd用于</w:t>
      </w:r>
      <w:r w:rsidRPr="00126B09">
        <w:rPr>
          <w:b/>
          <w:bCs/>
        </w:rPr>
        <w:t>启用或禁用</w:t>
      </w:r>
      <w:r w:rsidRPr="00126B09">
        <w:t>指定 SPI 或 I2S 外设的 DMA（直接存储器访问）接口。这允许 SPI/I2S 外设的发送和接收请求能够触发 DMA 传输，从而实现在大量数据搬运时无需 CPU 参与，极大提高了数据传输效率并降低了处理器负载 。</w:t>
      </w:r>
    </w:p>
    <w:p w14:paraId="284D6FEB" w14:textId="77777777" w:rsidR="00126B09" w:rsidRPr="00126B09" w:rsidRDefault="00126B09" w:rsidP="00D21F47">
      <w:pPr>
        <w:pStyle w:val="3"/>
      </w:pPr>
      <w:r w:rsidRPr="00126B09">
        <w:t xml:space="preserve">函数原型详解 </w:t>
      </w:r>
    </w:p>
    <w:p w14:paraId="3DCB65DC" w14:textId="77777777" w:rsidR="00126B09" w:rsidRPr="00126B09" w:rsidRDefault="00126B09" w:rsidP="00126B09">
      <w:r w:rsidRPr="00126B09">
        <w:t>void SPI_I2S_</w:t>
      </w:r>
      <w:proofErr w:type="gramStart"/>
      <w:r w:rsidRPr="00126B09">
        <w:t>DMACmd(</w:t>
      </w:r>
      <w:proofErr w:type="spellStart"/>
      <w:proofErr w:type="gramEnd"/>
      <w:r w:rsidRPr="00126B09">
        <w:t>SPI_TypeDef</w:t>
      </w:r>
      <w:proofErr w:type="spellEnd"/>
      <w:r w:rsidRPr="00126B09">
        <w:t xml:space="preserve">* </w:t>
      </w:r>
      <w:proofErr w:type="spellStart"/>
      <w:r w:rsidRPr="00126B09">
        <w:t>SPIx</w:t>
      </w:r>
      <w:proofErr w:type="spellEnd"/>
      <w:r w:rsidRPr="00126B09">
        <w:t xml:space="preserve">, uint16_t SPI_I2S_DMAReq, </w:t>
      </w:r>
      <w:proofErr w:type="spellStart"/>
      <w:r w:rsidRPr="00126B09">
        <w:t>FunctionalState</w:t>
      </w:r>
      <w:proofErr w:type="spellEnd"/>
      <w:r w:rsidRPr="00126B09">
        <w:t xml:space="preserve"> </w:t>
      </w:r>
      <w:proofErr w:type="spellStart"/>
      <w:r w:rsidRPr="00126B09">
        <w:t>NewState</w:t>
      </w:r>
      <w:proofErr w:type="spellEnd"/>
      <w:r w:rsidRPr="00126B09">
        <w:t>);</w:t>
      </w:r>
    </w:p>
    <w:p w14:paraId="3F0F7A72" w14:textId="77777777" w:rsidR="00126B09" w:rsidRPr="00126B09" w:rsidRDefault="00126B09" w:rsidP="00D21F47">
      <w:pPr>
        <w:pStyle w:val="3"/>
      </w:pPr>
      <w:r w:rsidRPr="00126B09">
        <w:t xml:space="preserve">参数说明 </w:t>
      </w:r>
    </w:p>
    <w:p w14:paraId="4FD932DE" w14:textId="77777777" w:rsidR="00126B09" w:rsidRPr="00126B09" w:rsidRDefault="00126B09" w:rsidP="00126B09">
      <w:pPr>
        <w:numPr>
          <w:ilvl w:val="0"/>
          <w:numId w:val="576"/>
        </w:numPr>
      </w:pPr>
      <w:r w:rsidRPr="00126B09">
        <w:rPr>
          <w:rFonts w:ascii="Times New Roman" w:hAnsi="Times New Roman" w:cs="Times New Roman"/>
        </w:rPr>
        <w:t>​</w:t>
      </w:r>
      <w:proofErr w:type="spellStart"/>
      <w:r w:rsidRPr="00126B09">
        <w:rPr>
          <w:b/>
          <w:bCs/>
        </w:rPr>
        <w:t>SPIx</w:t>
      </w:r>
      <w:proofErr w:type="spellEnd"/>
      <w:r w:rsidRPr="00126B09">
        <w:rPr>
          <w:rFonts w:ascii="Times New Roman" w:hAnsi="Times New Roman" w:cs="Times New Roman"/>
        </w:rPr>
        <w:t>​</w:t>
      </w:r>
      <w:r w:rsidRPr="00126B09">
        <w:t>：指定要配置的 SPI/I2S 外设。例如，在 STM32 中，这可以是 SPI1、SPI2或 I2S2等 。</w:t>
      </w:r>
    </w:p>
    <w:p w14:paraId="5A81451D" w14:textId="77777777" w:rsidR="00126B09" w:rsidRPr="00126B09" w:rsidRDefault="00126B09" w:rsidP="00126B09">
      <w:pPr>
        <w:numPr>
          <w:ilvl w:val="0"/>
          <w:numId w:val="576"/>
        </w:numPr>
      </w:pPr>
      <w:r w:rsidRPr="00126B09">
        <w:rPr>
          <w:rFonts w:ascii="Times New Roman" w:hAnsi="Times New Roman" w:cs="Times New Roman"/>
        </w:rPr>
        <w:t>​</w:t>
      </w:r>
      <w:r w:rsidRPr="00126B09">
        <w:rPr>
          <w:b/>
          <w:bCs/>
        </w:rPr>
        <w:t>SPI_I2S_DMAReq</w:t>
      </w:r>
      <w:r w:rsidRPr="00126B09">
        <w:rPr>
          <w:rFonts w:ascii="Times New Roman" w:hAnsi="Times New Roman" w:cs="Times New Roman"/>
        </w:rPr>
        <w:t>​</w:t>
      </w:r>
      <w:r w:rsidRPr="00126B09">
        <w:t>：指定要启用或禁用的 DMA 请求。这个参数不是任意数值，而是使用库中预定义的宏，主要有以下两个选项 ：</w:t>
      </w:r>
    </w:p>
    <w:p w14:paraId="2C455AE7" w14:textId="77777777" w:rsidR="00126B09" w:rsidRPr="00126B09" w:rsidRDefault="00126B09" w:rsidP="00126B09">
      <w:pPr>
        <w:numPr>
          <w:ilvl w:val="1"/>
          <w:numId w:val="576"/>
        </w:numPr>
      </w:pPr>
      <w:proofErr w:type="spellStart"/>
      <w:r w:rsidRPr="00126B09">
        <w:t>SPI_DMAReq_Tx</w:t>
      </w:r>
      <w:proofErr w:type="spellEnd"/>
      <w:r w:rsidRPr="00126B09">
        <w:t>：使能发送方向的 DMA 请求。当发送缓冲区为空时，会触发 DMA 将内存中的数据搬运到 SPI 数据寄存器。</w:t>
      </w:r>
    </w:p>
    <w:p w14:paraId="7BBD22EF" w14:textId="77777777" w:rsidR="00126B09" w:rsidRPr="00126B09" w:rsidRDefault="00126B09" w:rsidP="00126B09">
      <w:pPr>
        <w:numPr>
          <w:ilvl w:val="1"/>
          <w:numId w:val="576"/>
        </w:numPr>
      </w:pPr>
      <w:proofErr w:type="spellStart"/>
      <w:r w:rsidRPr="00126B09">
        <w:t>SPI_DMAReq_Rx</w:t>
      </w:r>
      <w:proofErr w:type="spellEnd"/>
      <w:r w:rsidRPr="00126B09">
        <w:t>：使能接收方向的 DMA 请求。当接收缓冲区非空时，会触发 DMA 将 SPI 数据寄存器中的数据搬运到指定的内存区域。</w:t>
      </w:r>
    </w:p>
    <w:p w14:paraId="21F234EB" w14:textId="77777777" w:rsidR="00126B09" w:rsidRPr="00126B09" w:rsidRDefault="00126B09" w:rsidP="00126B09">
      <w:r w:rsidRPr="00126B09">
        <w:t xml:space="preserve">您可以同时使能这两个请求，使用位或操作 </w:t>
      </w:r>
      <w:proofErr w:type="spellStart"/>
      <w:r w:rsidRPr="00126B09">
        <w:t>SPI_DMAReq_Tx</w:t>
      </w:r>
      <w:proofErr w:type="spellEnd"/>
      <w:r w:rsidRPr="00126B09">
        <w:t xml:space="preserve"> | </w:t>
      </w:r>
      <w:proofErr w:type="spellStart"/>
      <w:r w:rsidRPr="00126B09">
        <w:t>SPI_DMAReq_Rx</w:t>
      </w:r>
      <w:proofErr w:type="spellEnd"/>
      <w:r w:rsidRPr="00126B09">
        <w:t>，以实现全双工 DMA 传输</w:t>
      </w:r>
      <w:proofErr w:type="gramStart"/>
      <w:r w:rsidRPr="00126B09">
        <w:t xml:space="preserve"> 。</w:t>
      </w:r>
      <w:proofErr w:type="gramEnd"/>
    </w:p>
    <w:p w14:paraId="63E4EC38" w14:textId="77777777" w:rsidR="00126B09" w:rsidRPr="00126B09" w:rsidRDefault="00126B09" w:rsidP="00126B09">
      <w:pPr>
        <w:numPr>
          <w:ilvl w:val="0"/>
          <w:numId w:val="576"/>
        </w:numPr>
      </w:pPr>
      <w:r w:rsidRPr="00126B09">
        <w:rPr>
          <w:rFonts w:ascii="Times New Roman" w:hAnsi="Times New Roman" w:cs="Times New Roman"/>
        </w:rPr>
        <w:t>​</w:t>
      </w:r>
      <w:proofErr w:type="spellStart"/>
      <w:r w:rsidRPr="00126B09">
        <w:rPr>
          <w:b/>
          <w:bCs/>
        </w:rPr>
        <w:t>NewState</w:t>
      </w:r>
      <w:proofErr w:type="spellEnd"/>
      <w:r w:rsidRPr="00126B09">
        <w:rPr>
          <w:rFonts w:ascii="Times New Roman" w:hAnsi="Times New Roman" w:cs="Times New Roman"/>
        </w:rPr>
        <w:t>​</w:t>
      </w:r>
      <w:r w:rsidRPr="00126B09">
        <w:t>：指定 DMA 接口的新状态。它有两个可选值：</w:t>
      </w:r>
    </w:p>
    <w:p w14:paraId="6046F9CE" w14:textId="77777777" w:rsidR="00126B09" w:rsidRPr="00126B09" w:rsidRDefault="00126B09" w:rsidP="00126B09">
      <w:pPr>
        <w:numPr>
          <w:ilvl w:val="1"/>
          <w:numId w:val="576"/>
        </w:numPr>
      </w:pPr>
      <w:r w:rsidRPr="00126B09">
        <w:t>ENABLE：启用指定的 DMA 请求。</w:t>
      </w:r>
    </w:p>
    <w:p w14:paraId="1DEA4F65" w14:textId="77777777" w:rsidR="00126B09" w:rsidRPr="00126B09" w:rsidRDefault="00126B09" w:rsidP="00126B09">
      <w:pPr>
        <w:numPr>
          <w:ilvl w:val="1"/>
          <w:numId w:val="576"/>
        </w:numPr>
      </w:pPr>
      <w:r w:rsidRPr="00126B09">
        <w:t>DISABLE：禁用指定的 DMA 请求。</w:t>
      </w:r>
    </w:p>
    <w:p w14:paraId="40F49D53" w14:textId="77777777" w:rsidR="00126B09" w:rsidRPr="00126B09" w:rsidRDefault="00126B09" w:rsidP="00D21F47">
      <w:pPr>
        <w:pStyle w:val="3"/>
      </w:pPr>
      <w:r w:rsidRPr="00126B09">
        <w:lastRenderedPageBreak/>
        <w:t xml:space="preserve">功能与典型使用流程 </w:t>
      </w:r>
    </w:p>
    <w:p w14:paraId="03444582" w14:textId="77777777" w:rsidR="00126B09" w:rsidRPr="00126B09" w:rsidRDefault="00126B09" w:rsidP="00126B09">
      <w:r w:rsidRPr="00126B09">
        <w:t>该函数通过配置 SPI/I2S 控制寄存器中相应的 DMA 使能位来控制是否允许外设向 DMA 控制器发出传输请求 。</w:t>
      </w:r>
    </w:p>
    <w:p w14:paraId="6D2B4339" w14:textId="77777777" w:rsidR="00126B09" w:rsidRPr="00126B09" w:rsidRDefault="00126B09" w:rsidP="00126B09">
      <w:r w:rsidRPr="00126B09">
        <w:t>在代码中，SPI_I2S_DMACmd的调用通常遵循一个标准的配置流程，该流程嵌入在 SPI 和 DMA 的初始化过程中 ：</w:t>
      </w:r>
    </w:p>
    <w:p w14:paraId="2FBEC7FD" w14:textId="77777777" w:rsidR="00126B09" w:rsidRPr="00126B09" w:rsidRDefault="00126B09" w:rsidP="00126B09">
      <w:pPr>
        <w:numPr>
          <w:ilvl w:val="0"/>
          <w:numId w:val="577"/>
        </w:numPr>
      </w:pPr>
      <w:r w:rsidRPr="00126B09">
        <w:rPr>
          <w:rFonts w:ascii="Times New Roman" w:hAnsi="Times New Roman" w:cs="Times New Roman"/>
        </w:rPr>
        <w:t>​</w:t>
      </w:r>
      <w:r w:rsidRPr="00126B09">
        <w:rPr>
          <w:b/>
          <w:bCs/>
        </w:rPr>
        <w:t>初始化 SPI/I2S</w:t>
      </w:r>
      <w:r w:rsidRPr="00126B09">
        <w:rPr>
          <w:rFonts w:ascii="Times New Roman" w:hAnsi="Times New Roman" w:cs="Times New Roman"/>
        </w:rPr>
        <w:t>​</w:t>
      </w:r>
      <w:r w:rsidRPr="00126B09">
        <w:t>：配置 GPIO 引脚和 SPI/I2S 外设的基本参数（模式、波特率、数据格式等）。</w:t>
      </w:r>
    </w:p>
    <w:p w14:paraId="450AFD11" w14:textId="77777777" w:rsidR="00126B09" w:rsidRPr="00126B09" w:rsidRDefault="00126B09" w:rsidP="00126B09">
      <w:pPr>
        <w:numPr>
          <w:ilvl w:val="0"/>
          <w:numId w:val="577"/>
        </w:numPr>
      </w:pPr>
      <w:r w:rsidRPr="00126B09">
        <w:rPr>
          <w:rFonts w:ascii="Times New Roman" w:hAnsi="Times New Roman" w:cs="Times New Roman"/>
        </w:rPr>
        <w:t>​</w:t>
      </w:r>
      <w:r w:rsidRPr="00126B09">
        <w:rPr>
          <w:b/>
          <w:bCs/>
        </w:rPr>
        <w:t>配置 DMA</w:t>
      </w:r>
      <w:r w:rsidRPr="00126B09">
        <w:rPr>
          <w:rFonts w:ascii="Times New Roman" w:hAnsi="Times New Roman" w:cs="Times New Roman"/>
        </w:rPr>
        <w:t>​</w:t>
      </w:r>
      <w:r w:rsidRPr="00126B09">
        <w:t>：</w:t>
      </w:r>
    </w:p>
    <w:p w14:paraId="519B4BF1" w14:textId="77777777" w:rsidR="00126B09" w:rsidRPr="00126B09" w:rsidRDefault="00126B09" w:rsidP="00126B09">
      <w:pPr>
        <w:numPr>
          <w:ilvl w:val="1"/>
          <w:numId w:val="577"/>
        </w:numPr>
      </w:pPr>
      <w:r w:rsidRPr="00126B09">
        <w:t>初始化 DMA 通道，设置传输方向（内存到外设用于发送，外设到内存用于接收）、源地址和目的地址、数据量等。</w:t>
      </w:r>
    </w:p>
    <w:p w14:paraId="4DBD436D" w14:textId="77777777" w:rsidR="00126B09" w:rsidRPr="00126B09" w:rsidRDefault="00126B09" w:rsidP="00126B09">
      <w:pPr>
        <w:numPr>
          <w:ilvl w:val="1"/>
          <w:numId w:val="577"/>
        </w:numPr>
      </w:pPr>
      <w:r w:rsidRPr="00126B09">
        <w:t>注意 DMA 通道与外设有固定的映射关系（例如，SPI1 的发送请求可能映射到 DMA1 通道 2，而接收请求映射到 DMA1 通道 3）。</w:t>
      </w:r>
    </w:p>
    <w:p w14:paraId="70D0957F" w14:textId="77777777" w:rsidR="00126B09" w:rsidRPr="00126B09" w:rsidRDefault="00126B09" w:rsidP="00126B09">
      <w:pPr>
        <w:numPr>
          <w:ilvl w:val="0"/>
          <w:numId w:val="577"/>
        </w:numPr>
      </w:pPr>
      <w:r w:rsidRPr="00126B09">
        <w:rPr>
          <w:rFonts w:ascii="Times New Roman" w:hAnsi="Times New Roman" w:cs="Times New Roman"/>
        </w:rPr>
        <w:t>​</w:t>
      </w:r>
      <w:r w:rsidRPr="00126B09">
        <w:rPr>
          <w:b/>
          <w:bCs/>
        </w:rPr>
        <w:t>使能 SPI/I2S 的 DMA 接口</w:t>
      </w:r>
      <w:r w:rsidRPr="00126B09">
        <w:rPr>
          <w:rFonts w:ascii="Times New Roman" w:hAnsi="Times New Roman" w:cs="Times New Roman"/>
        </w:rPr>
        <w:t>​</w:t>
      </w:r>
      <w:r w:rsidRPr="00126B09">
        <w:t>：在启动传输</w:t>
      </w:r>
      <w:r w:rsidRPr="00126B09">
        <w:rPr>
          <w:b/>
          <w:bCs/>
        </w:rPr>
        <w:t>之前</w:t>
      </w:r>
      <w:r w:rsidRPr="00126B09">
        <w:t>，调用 SPI_I2S_DMACmd函数，使能相应方向的 DMA 请求。</w:t>
      </w:r>
    </w:p>
    <w:p w14:paraId="0D040E5E" w14:textId="77777777" w:rsidR="00126B09" w:rsidRPr="00126B09" w:rsidRDefault="00126B09" w:rsidP="00126B09">
      <w:pPr>
        <w:numPr>
          <w:ilvl w:val="0"/>
          <w:numId w:val="577"/>
        </w:numPr>
        <w:tabs>
          <w:tab w:val="clear" w:pos="720"/>
        </w:tabs>
      </w:pPr>
      <w:r w:rsidRPr="00126B09">
        <w:t>// 使能 SPI1 的发送 DMA 请求</w:t>
      </w:r>
    </w:p>
    <w:p w14:paraId="6FA7EEE8" w14:textId="77777777" w:rsidR="00126B09" w:rsidRPr="00126B09" w:rsidRDefault="00126B09" w:rsidP="00126B09">
      <w:pPr>
        <w:numPr>
          <w:ilvl w:val="0"/>
          <w:numId w:val="577"/>
        </w:numPr>
        <w:tabs>
          <w:tab w:val="clear" w:pos="720"/>
        </w:tabs>
      </w:pPr>
      <w:r w:rsidRPr="00126B09">
        <w:t>SPI_I2S_</w:t>
      </w:r>
      <w:proofErr w:type="gramStart"/>
      <w:r w:rsidRPr="00126B09">
        <w:t>DMACmd(</w:t>
      </w:r>
      <w:proofErr w:type="gramEnd"/>
      <w:r w:rsidRPr="00126B09">
        <w:t xml:space="preserve">SPI1, </w:t>
      </w:r>
      <w:proofErr w:type="spellStart"/>
      <w:r w:rsidRPr="00126B09">
        <w:t>SPI_DMAReq_Tx</w:t>
      </w:r>
      <w:proofErr w:type="spellEnd"/>
      <w:r w:rsidRPr="00126B09">
        <w:t>, ENABLE);</w:t>
      </w:r>
    </w:p>
    <w:p w14:paraId="1885346B" w14:textId="77777777" w:rsidR="00126B09" w:rsidRPr="00126B09" w:rsidRDefault="00126B09" w:rsidP="00126B09">
      <w:pPr>
        <w:numPr>
          <w:ilvl w:val="0"/>
          <w:numId w:val="577"/>
        </w:numPr>
        <w:tabs>
          <w:tab w:val="clear" w:pos="720"/>
        </w:tabs>
      </w:pPr>
      <w:r w:rsidRPr="00126B09">
        <w:t>// 使能 SPI1 的接收 DMA 请求</w:t>
      </w:r>
    </w:p>
    <w:p w14:paraId="4938A358" w14:textId="77777777" w:rsidR="00126B09" w:rsidRPr="00126B09" w:rsidRDefault="00126B09" w:rsidP="00126B09">
      <w:r w:rsidRPr="00126B09">
        <w:t>SPI_I2S_</w:t>
      </w:r>
      <w:proofErr w:type="gramStart"/>
      <w:r w:rsidRPr="00126B09">
        <w:t>DMACmd(</w:t>
      </w:r>
      <w:proofErr w:type="gramEnd"/>
      <w:r w:rsidRPr="00126B09">
        <w:t xml:space="preserve">SPI1, </w:t>
      </w:r>
      <w:proofErr w:type="spellStart"/>
      <w:r w:rsidRPr="00126B09">
        <w:t>SPI_DMAReq_Rx</w:t>
      </w:r>
      <w:proofErr w:type="spellEnd"/>
      <w:r w:rsidRPr="00126B09">
        <w:t>, ENABLE);</w:t>
      </w:r>
    </w:p>
    <w:p w14:paraId="1CDF42D5" w14:textId="77777777" w:rsidR="00126B09" w:rsidRPr="00126B09" w:rsidRDefault="00126B09" w:rsidP="00126B09">
      <w:pPr>
        <w:numPr>
          <w:ilvl w:val="0"/>
          <w:numId w:val="577"/>
        </w:numPr>
      </w:pPr>
      <w:r w:rsidRPr="00126B09">
        <w:rPr>
          <w:rFonts w:ascii="Times New Roman" w:hAnsi="Times New Roman" w:cs="Times New Roman"/>
        </w:rPr>
        <w:t>​</w:t>
      </w:r>
      <w:r w:rsidRPr="00126B09">
        <w:rPr>
          <w:b/>
          <w:bCs/>
        </w:rPr>
        <w:t>启动传输</w:t>
      </w:r>
      <w:r w:rsidRPr="00126B09">
        <w:rPr>
          <w:rFonts w:ascii="Times New Roman" w:hAnsi="Times New Roman" w:cs="Times New Roman"/>
        </w:rPr>
        <w:t>​</w:t>
      </w:r>
      <w:r w:rsidRPr="00126B09">
        <w:t>：使能 DMA 通道，然后启动 SPI/I2S 传输（例如，由主设备发起时钟）。此后，数据的搬运将由 DMA 控制器自动完成。</w:t>
      </w:r>
    </w:p>
    <w:p w14:paraId="3C13B361" w14:textId="77777777" w:rsidR="00126B09" w:rsidRPr="00126B09" w:rsidRDefault="00126B09" w:rsidP="00D21F47">
      <w:pPr>
        <w:pStyle w:val="3"/>
      </w:pPr>
      <w:r w:rsidRPr="00126B09">
        <w:t xml:space="preserve">重要注意事项 </w:t>
      </w:r>
    </w:p>
    <w:p w14:paraId="5AD56D73" w14:textId="77777777" w:rsidR="00126B09" w:rsidRPr="00126B09" w:rsidRDefault="00126B09" w:rsidP="00126B09">
      <w:pPr>
        <w:numPr>
          <w:ilvl w:val="0"/>
          <w:numId w:val="578"/>
        </w:numPr>
      </w:pPr>
      <w:r w:rsidRPr="00126B09">
        <w:rPr>
          <w:rFonts w:ascii="Times New Roman" w:hAnsi="Times New Roman" w:cs="Times New Roman"/>
        </w:rPr>
        <w:t>​</w:t>
      </w:r>
      <w:r w:rsidRPr="00126B09">
        <w:rPr>
          <w:b/>
          <w:bCs/>
        </w:rPr>
        <w:t>正确的调用时机</w:t>
      </w:r>
      <w:r w:rsidRPr="00126B09">
        <w:rPr>
          <w:rFonts w:ascii="Times New Roman" w:hAnsi="Times New Roman" w:cs="Times New Roman"/>
        </w:rPr>
        <w:t>​</w:t>
      </w:r>
      <w:r w:rsidRPr="00126B09">
        <w:t>：务必在 DMA 和 SPI/I2S 外设都初始化完成之后，但在启动传输之前调用此函数。如果在 SPI 传输已经开始后使能 DMA，可能会导致数据丢失或错误。</w:t>
      </w:r>
    </w:p>
    <w:p w14:paraId="48D4AD1E" w14:textId="77777777" w:rsidR="00126B09" w:rsidRPr="00126B09" w:rsidRDefault="00126B09" w:rsidP="00126B09">
      <w:pPr>
        <w:numPr>
          <w:ilvl w:val="0"/>
          <w:numId w:val="578"/>
        </w:numPr>
      </w:pPr>
      <w:r w:rsidRPr="00126B09">
        <w:rPr>
          <w:rFonts w:ascii="Times New Roman" w:hAnsi="Times New Roman" w:cs="Times New Roman"/>
        </w:rPr>
        <w:t>​</w:t>
      </w:r>
      <w:r w:rsidRPr="00126B09">
        <w:rPr>
          <w:b/>
          <w:bCs/>
        </w:rPr>
        <w:t>DMA 与中断</w:t>
      </w:r>
      <w:r w:rsidRPr="00126B09">
        <w:rPr>
          <w:rFonts w:ascii="Times New Roman" w:hAnsi="Times New Roman" w:cs="Times New Roman"/>
        </w:rPr>
        <w:t>​</w:t>
      </w:r>
      <w:r w:rsidRPr="00126B09">
        <w:t>：使用 DMA 传输通常可以替代中断方式，从而减少 CPU 中断开销。但在 DMA 传输完成、半传输或发生错误时，仍然可以配置 DMA 中断来通知 CPU 进行后续处理（如填充下一块数据缓冲区）。</w:t>
      </w:r>
    </w:p>
    <w:p w14:paraId="220237A9" w14:textId="77777777" w:rsidR="00126B09" w:rsidRPr="00126B09" w:rsidRDefault="00126B09" w:rsidP="00126B09">
      <w:pPr>
        <w:numPr>
          <w:ilvl w:val="0"/>
          <w:numId w:val="578"/>
        </w:numPr>
      </w:pPr>
      <w:r w:rsidRPr="00126B09">
        <w:rPr>
          <w:rFonts w:ascii="Times New Roman" w:hAnsi="Times New Roman" w:cs="Times New Roman"/>
        </w:rPr>
        <w:t>​</w:t>
      </w:r>
      <w:r w:rsidRPr="00126B09">
        <w:rPr>
          <w:b/>
          <w:bCs/>
        </w:rPr>
        <w:t>传输完成判断</w:t>
      </w:r>
      <w:r w:rsidRPr="00126B09">
        <w:rPr>
          <w:rFonts w:ascii="Times New Roman" w:hAnsi="Times New Roman" w:cs="Times New Roman"/>
        </w:rPr>
        <w:t>​</w:t>
      </w:r>
      <w:r w:rsidRPr="00126B09">
        <w:t>：在 DMA 传输过程中，应用程序可以通过查询或等待 DMA 中断标志（如传输完成标志 TCIF）来判断一次数据传输是否结束，而不是查询 SPI 的状态标志（如 TXE或 RXNE）。</w:t>
      </w:r>
    </w:p>
    <w:p w14:paraId="4A1E071D" w14:textId="77777777" w:rsidR="00126B09" w:rsidRPr="00126B09" w:rsidRDefault="00126B09" w:rsidP="00126B09">
      <w:r w:rsidRPr="00126B09">
        <w:lastRenderedPageBreak/>
        <w:t>希望这些详细的解释能帮助你更好地理解和使用 SPI_I2S_DMACmd函数。如果你对 DMA 的具体配置或 SPI 的初始化有更多疑问，我很乐意提供进一步的信息。</w:t>
      </w:r>
    </w:p>
    <w:p w14:paraId="2513676C" w14:textId="77777777" w:rsidR="00126B09" w:rsidRPr="00126B09" w:rsidRDefault="00126B09" w:rsidP="00126B09"/>
    <w:p w14:paraId="54AE0D10" w14:textId="7DFD2CE1" w:rsidR="00D46492" w:rsidRDefault="00D46492" w:rsidP="00D46492">
      <w:pPr>
        <w:pStyle w:val="2"/>
      </w:pPr>
      <w:r>
        <w:t>SPI_I2S_SendData()</w:t>
      </w:r>
      <w:r w:rsidR="00176FF4">
        <w:br/>
      </w:r>
      <w:r w:rsidR="00176FF4" w:rsidRPr="00176FF4">
        <w:t>通过STM32的SPI或I2S外设发送一个数据</w:t>
      </w:r>
    </w:p>
    <w:p w14:paraId="4FB6FF64" w14:textId="77777777" w:rsidR="00176FF4" w:rsidRPr="00176FF4" w:rsidRDefault="00176FF4" w:rsidP="00176FF4">
      <w:r w:rsidRPr="00176FF4">
        <w:t>函数 SPI_I2S_SendData用于通过STM32的SPI或I2S外设发送一个数据。下面为您详细解析这个函数。</w:t>
      </w:r>
    </w:p>
    <w:p w14:paraId="3A707AF7" w14:textId="77777777" w:rsidR="00176FF4" w:rsidRPr="00176FF4" w:rsidRDefault="00176FF4" w:rsidP="00D21F47">
      <w:pPr>
        <w:pStyle w:val="3"/>
      </w:pPr>
      <w:r w:rsidRPr="00176FF4">
        <w:t xml:space="preserve">函数原型与参数 </w:t>
      </w:r>
    </w:p>
    <w:p w14:paraId="082A3531" w14:textId="77777777" w:rsidR="00176FF4" w:rsidRPr="00176FF4" w:rsidRDefault="00176FF4" w:rsidP="00176FF4">
      <w:r w:rsidRPr="00176FF4">
        <w:t>void SPI_I2S_</w:t>
      </w:r>
      <w:proofErr w:type="gramStart"/>
      <w:r w:rsidRPr="00176FF4">
        <w:t>SendData(</w:t>
      </w:r>
      <w:proofErr w:type="spellStart"/>
      <w:proofErr w:type="gramEnd"/>
      <w:r w:rsidRPr="00176FF4">
        <w:t>SPI_TypeDef</w:t>
      </w:r>
      <w:proofErr w:type="spellEnd"/>
      <w:r w:rsidRPr="00176FF4">
        <w:t xml:space="preserve">* </w:t>
      </w:r>
      <w:proofErr w:type="spellStart"/>
      <w:r w:rsidRPr="00176FF4">
        <w:t>SPIx</w:t>
      </w:r>
      <w:proofErr w:type="spellEnd"/>
      <w:r w:rsidRPr="00176FF4">
        <w:t>, uint16_t Data);</w:t>
      </w:r>
    </w:p>
    <w:p w14:paraId="56475C03" w14:textId="77777777" w:rsidR="00176FF4" w:rsidRPr="00176FF4" w:rsidRDefault="00176FF4" w:rsidP="00176FF4">
      <w:pPr>
        <w:numPr>
          <w:ilvl w:val="0"/>
          <w:numId w:val="579"/>
        </w:numPr>
      </w:pPr>
      <w:r w:rsidRPr="00176FF4">
        <w:rPr>
          <w:rFonts w:ascii="Times New Roman" w:hAnsi="Times New Roman" w:cs="Times New Roman"/>
        </w:rPr>
        <w:t>​</w:t>
      </w:r>
      <w:proofErr w:type="spellStart"/>
      <w:r w:rsidRPr="00176FF4">
        <w:rPr>
          <w:b/>
          <w:bCs/>
        </w:rPr>
        <w:t>SPIx</w:t>
      </w:r>
      <w:proofErr w:type="spellEnd"/>
      <w:r w:rsidRPr="00176FF4">
        <w:rPr>
          <w:rFonts w:ascii="Times New Roman" w:hAnsi="Times New Roman" w:cs="Times New Roman"/>
        </w:rPr>
        <w:t>​</w:t>
      </w:r>
      <w:r w:rsidRPr="00176FF4">
        <w:t>：指定要操作的SPI或I2S外设。例如，SPI1、SPI2或 SPI3（具体取决于您的芯片型号）。</w:t>
      </w:r>
    </w:p>
    <w:p w14:paraId="0AA1B64F" w14:textId="77777777" w:rsidR="00176FF4" w:rsidRPr="00176FF4" w:rsidRDefault="00176FF4" w:rsidP="00176FF4">
      <w:pPr>
        <w:numPr>
          <w:ilvl w:val="0"/>
          <w:numId w:val="579"/>
        </w:numPr>
      </w:pPr>
      <w:r w:rsidRPr="00176FF4">
        <w:rPr>
          <w:rFonts w:ascii="Times New Roman" w:hAnsi="Times New Roman" w:cs="Times New Roman"/>
        </w:rPr>
        <w:t>​</w:t>
      </w:r>
      <w:r w:rsidRPr="00176FF4">
        <w:rPr>
          <w:b/>
          <w:bCs/>
        </w:rPr>
        <w:t>Data</w:t>
      </w:r>
      <w:r w:rsidRPr="00176FF4">
        <w:rPr>
          <w:rFonts w:ascii="Times New Roman" w:hAnsi="Times New Roman" w:cs="Times New Roman"/>
        </w:rPr>
        <w:t>​</w:t>
      </w:r>
      <w:r w:rsidRPr="00176FF4">
        <w:t>：要发送的数据。需要注意的是，这是一个16位（uint16_t）的参数。即使您配置SPI为8位数据模式（SPI_DataSize_8b），也需要将8位数据放入这个16位变量的低8位进行传输。</w:t>
      </w:r>
    </w:p>
    <w:p w14:paraId="78DBB8A8" w14:textId="77777777" w:rsidR="00176FF4" w:rsidRPr="00176FF4" w:rsidRDefault="00176FF4" w:rsidP="00D21F47">
      <w:pPr>
        <w:pStyle w:val="3"/>
      </w:pPr>
      <w:r w:rsidRPr="00176FF4">
        <w:t xml:space="preserve">功能说明 </w:t>
      </w:r>
    </w:p>
    <w:p w14:paraId="2047FB92" w14:textId="77777777" w:rsidR="00176FF4" w:rsidRPr="00176FF4" w:rsidRDefault="00176FF4" w:rsidP="00176FF4">
      <w:r w:rsidRPr="00176FF4">
        <w:t>该函数的核心功能非常简单：</w:t>
      </w:r>
      <w:r w:rsidRPr="00176FF4">
        <w:rPr>
          <w:rFonts w:ascii="Times New Roman" w:hAnsi="Times New Roman" w:cs="Times New Roman"/>
        </w:rPr>
        <w:t>​</w:t>
      </w:r>
      <w:r w:rsidRPr="00176FF4">
        <w:rPr>
          <w:b/>
          <w:bCs/>
        </w:rPr>
        <w:t>将您提供的 Data写入到指定SPI外设的数据寄存器（DR）中</w:t>
      </w:r>
      <w:r w:rsidRPr="00176FF4">
        <w:t>。一旦数据被写入DR寄存器，STM32的硬件就会自动开始通过SPI总线发送数据。</w:t>
      </w:r>
    </w:p>
    <w:p w14:paraId="048AD14E" w14:textId="77777777" w:rsidR="00176FF4" w:rsidRPr="00176FF4" w:rsidRDefault="00176FF4" w:rsidP="00D21F47">
      <w:pPr>
        <w:pStyle w:val="3"/>
      </w:pPr>
      <w:r w:rsidRPr="00176FF4">
        <w:t xml:space="preserve">典型使用流程 </w:t>
      </w:r>
    </w:p>
    <w:p w14:paraId="5C8C58D4" w14:textId="77777777" w:rsidR="00176FF4" w:rsidRPr="00176FF4" w:rsidRDefault="00176FF4" w:rsidP="00176FF4">
      <w:r w:rsidRPr="00176FF4">
        <w:t>SPI_I2S_SendData函数本身只负责启动发送，它</w:t>
      </w:r>
      <w:r w:rsidRPr="00176FF4">
        <w:rPr>
          <w:b/>
          <w:bCs/>
        </w:rPr>
        <w:t>不会等待</w:t>
      </w:r>
      <w:r w:rsidRPr="00176FF4">
        <w:t>数据发送完成。因此，在实际使用时，必须配合状态检查函数，遵循严格的步骤以确保可靠通信：</w:t>
      </w:r>
    </w:p>
    <w:p w14:paraId="0F389F66" w14:textId="77777777" w:rsidR="00176FF4" w:rsidRPr="00176FF4" w:rsidRDefault="00176FF4" w:rsidP="00176FF4">
      <w:pPr>
        <w:numPr>
          <w:ilvl w:val="0"/>
          <w:numId w:val="580"/>
        </w:numPr>
      </w:pPr>
      <w:r w:rsidRPr="00176FF4">
        <w:rPr>
          <w:rFonts w:ascii="Times New Roman" w:hAnsi="Times New Roman" w:cs="Times New Roman"/>
        </w:rPr>
        <w:t>​</w:t>
      </w:r>
      <w:r w:rsidRPr="00176FF4">
        <w:rPr>
          <w:b/>
          <w:bCs/>
        </w:rPr>
        <w:t>等待发送缓冲区就绪</w:t>
      </w:r>
      <w:r w:rsidRPr="00176FF4">
        <w:rPr>
          <w:rFonts w:ascii="Times New Roman" w:hAnsi="Times New Roman" w:cs="Times New Roman"/>
        </w:rPr>
        <w:t>​</w:t>
      </w:r>
      <w:r w:rsidRPr="00176FF4">
        <w:t>：在调用发送函数之前，必须检查发送缓冲区是否为空（即上一个数据是否已发送完毕）。这是通过检查 SPI_FLAG_TXE（发送缓冲区空）标志位实现的。</w:t>
      </w:r>
    </w:p>
    <w:p w14:paraId="0A47D27E" w14:textId="77777777" w:rsidR="00176FF4" w:rsidRPr="00176FF4" w:rsidRDefault="00176FF4" w:rsidP="00176FF4">
      <w:pPr>
        <w:numPr>
          <w:ilvl w:val="0"/>
          <w:numId w:val="580"/>
        </w:numPr>
        <w:tabs>
          <w:tab w:val="clear" w:pos="720"/>
        </w:tabs>
      </w:pPr>
      <w:r w:rsidRPr="00176FF4">
        <w:t>while (SPI_I2S_</w:t>
      </w:r>
      <w:proofErr w:type="gramStart"/>
      <w:r w:rsidRPr="00176FF4">
        <w:t>GetFlagStatus(</w:t>
      </w:r>
      <w:proofErr w:type="gramEnd"/>
      <w:r w:rsidRPr="00176FF4">
        <w:t>SPI1, SPI_I2S_FLAG_TXE) == RESET) {</w:t>
      </w:r>
    </w:p>
    <w:p w14:paraId="0062D55D" w14:textId="77777777" w:rsidR="00176FF4" w:rsidRPr="00176FF4" w:rsidRDefault="00176FF4" w:rsidP="00176FF4">
      <w:pPr>
        <w:numPr>
          <w:ilvl w:val="0"/>
          <w:numId w:val="580"/>
        </w:numPr>
        <w:tabs>
          <w:tab w:val="clear" w:pos="720"/>
        </w:tabs>
      </w:pPr>
      <w:r w:rsidRPr="00176FF4">
        <w:t xml:space="preserve">  // 可以加入超时退出机制，避免死循环</w:t>
      </w:r>
    </w:p>
    <w:p w14:paraId="6A9FFCFE" w14:textId="77777777" w:rsidR="00176FF4" w:rsidRPr="00176FF4" w:rsidRDefault="00176FF4" w:rsidP="00176FF4">
      <w:r w:rsidRPr="00176FF4">
        <w:t>}</w:t>
      </w:r>
    </w:p>
    <w:p w14:paraId="16B97C90" w14:textId="77777777" w:rsidR="00176FF4" w:rsidRPr="00176FF4" w:rsidRDefault="00176FF4" w:rsidP="00176FF4">
      <w:pPr>
        <w:numPr>
          <w:ilvl w:val="0"/>
          <w:numId w:val="580"/>
        </w:numPr>
      </w:pPr>
      <w:r w:rsidRPr="00176FF4">
        <w:rPr>
          <w:rFonts w:ascii="Times New Roman" w:hAnsi="Times New Roman" w:cs="Times New Roman"/>
        </w:rPr>
        <w:t>​</w:t>
      </w:r>
      <w:r w:rsidRPr="00176FF4">
        <w:rPr>
          <w:b/>
          <w:bCs/>
        </w:rPr>
        <w:t>发送数据</w:t>
      </w:r>
      <w:r w:rsidRPr="00176FF4">
        <w:rPr>
          <w:rFonts w:ascii="Times New Roman" w:hAnsi="Times New Roman" w:cs="Times New Roman"/>
        </w:rPr>
        <w:t>​</w:t>
      </w:r>
      <w:r w:rsidRPr="00176FF4">
        <w:t>：当确认发送缓冲区为空后，调用 SPI_I2S_SendData写入要发送的数</w:t>
      </w:r>
      <w:r w:rsidRPr="00176FF4">
        <w:lastRenderedPageBreak/>
        <w:t>据。</w:t>
      </w:r>
    </w:p>
    <w:p w14:paraId="64EC4B78" w14:textId="77777777" w:rsidR="00176FF4" w:rsidRPr="00176FF4" w:rsidRDefault="00176FF4" w:rsidP="00176FF4">
      <w:r w:rsidRPr="00176FF4">
        <w:t>SPI_I2S_SendData(SPI1, 0x55); // 示例：发送数据 0x55</w:t>
      </w:r>
    </w:p>
    <w:p w14:paraId="58182C69" w14:textId="77777777" w:rsidR="00176FF4" w:rsidRPr="00176FF4" w:rsidRDefault="00176FF4" w:rsidP="00176FF4">
      <w:pPr>
        <w:numPr>
          <w:ilvl w:val="0"/>
          <w:numId w:val="580"/>
        </w:numPr>
      </w:pPr>
      <w:r w:rsidRPr="00176FF4">
        <w:rPr>
          <w:rFonts w:ascii="Times New Roman" w:hAnsi="Times New Roman" w:cs="Times New Roman"/>
        </w:rPr>
        <w:t>​</w:t>
      </w:r>
      <w:r w:rsidRPr="00176FF4">
        <w:rPr>
          <w:rFonts w:ascii="Times New Roman" w:hAnsi="Times New Roman" w:cs="Times New Roman"/>
          <w:b/>
          <w:bCs/>
        </w:rPr>
        <w:t>​</w:t>
      </w:r>
      <w:r w:rsidRPr="00176FF4">
        <w:rPr>
          <w:b/>
          <w:bCs/>
        </w:rPr>
        <w:t>（可选）等待接收完成并读取数据</w:t>
      </w:r>
      <w:r w:rsidRPr="00176FF4">
        <w:rPr>
          <w:rFonts w:ascii="Times New Roman" w:hAnsi="Times New Roman" w:cs="Times New Roman"/>
        </w:rPr>
        <w:t>​</w:t>
      </w:r>
      <w:r w:rsidRPr="00176FF4">
        <w:t>：在</w:t>
      </w:r>
      <w:r w:rsidRPr="00176FF4">
        <w:rPr>
          <w:b/>
          <w:bCs/>
        </w:rPr>
        <w:t>全双工</w:t>
      </w:r>
      <w:r w:rsidRPr="00176FF4">
        <w:t>模式下，每次发送数据的同时也会接收数据。如果需要读取从设备返回的数据，应在发送后等待接收缓冲区非空（SPI_FLAG_RXNE），然后读取数据。</w:t>
      </w:r>
    </w:p>
    <w:p w14:paraId="326C8E9D" w14:textId="77777777" w:rsidR="00176FF4" w:rsidRPr="00176FF4" w:rsidRDefault="00176FF4" w:rsidP="00176FF4">
      <w:pPr>
        <w:numPr>
          <w:ilvl w:val="0"/>
          <w:numId w:val="580"/>
        </w:numPr>
        <w:tabs>
          <w:tab w:val="clear" w:pos="720"/>
        </w:tabs>
      </w:pPr>
      <w:r w:rsidRPr="00176FF4">
        <w:t>while (SPI_I2S_</w:t>
      </w:r>
      <w:proofErr w:type="gramStart"/>
      <w:r w:rsidRPr="00176FF4">
        <w:t>GetFlagStatus(</w:t>
      </w:r>
      <w:proofErr w:type="gramEnd"/>
      <w:r w:rsidRPr="00176FF4">
        <w:t>SPI1, SPI_I2S_FLAG_RXNE) == RESET) {</w:t>
      </w:r>
    </w:p>
    <w:p w14:paraId="09A7E80B" w14:textId="77777777" w:rsidR="00176FF4" w:rsidRPr="00176FF4" w:rsidRDefault="00176FF4" w:rsidP="00176FF4">
      <w:pPr>
        <w:numPr>
          <w:ilvl w:val="0"/>
          <w:numId w:val="580"/>
        </w:numPr>
        <w:tabs>
          <w:tab w:val="clear" w:pos="720"/>
        </w:tabs>
      </w:pPr>
      <w:r w:rsidRPr="00176FF4">
        <w:t xml:space="preserve">  // 等待接收完成</w:t>
      </w:r>
    </w:p>
    <w:p w14:paraId="097D9AA8" w14:textId="77777777" w:rsidR="00176FF4" w:rsidRPr="00176FF4" w:rsidRDefault="00176FF4" w:rsidP="00176FF4">
      <w:pPr>
        <w:numPr>
          <w:ilvl w:val="0"/>
          <w:numId w:val="580"/>
        </w:numPr>
        <w:tabs>
          <w:tab w:val="clear" w:pos="720"/>
        </w:tabs>
      </w:pPr>
      <w:r w:rsidRPr="00176FF4">
        <w:t>}</w:t>
      </w:r>
    </w:p>
    <w:p w14:paraId="32A2DC66" w14:textId="77777777" w:rsidR="00176FF4" w:rsidRPr="00176FF4" w:rsidRDefault="00176FF4" w:rsidP="00176FF4">
      <w:r w:rsidRPr="00176FF4">
        <w:t xml:space="preserve">uint16_t </w:t>
      </w:r>
      <w:proofErr w:type="spellStart"/>
      <w:r w:rsidRPr="00176FF4">
        <w:t>received_data</w:t>
      </w:r>
      <w:proofErr w:type="spellEnd"/>
      <w:r w:rsidRPr="00176FF4">
        <w:t xml:space="preserve"> = SPI_I2S_ReceiveData(SPI1); // 读取接收到的数据</w:t>
      </w:r>
    </w:p>
    <w:p w14:paraId="2CEE05D4" w14:textId="77777777" w:rsidR="00176FF4" w:rsidRPr="00176FF4" w:rsidRDefault="00176FF4" w:rsidP="00D21F47">
      <w:pPr>
        <w:pStyle w:val="3"/>
      </w:pPr>
      <w:r w:rsidRPr="00176FF4">
        <w:t xml:space="preserve">完整示例代码 </w:t>
      </w:r>
    </w:p>
    <w:p w14:paraId="42626883" w14:textId="77777777" w:rsidR="00176FF4" w:rsidRPr="00176FF4" w:rsidRDefault="00176FF4" w:rsidP="00176FF4">
      <w:r w:rsidRPr="00176FF4">
        <w:t>下面是一个将以上步骤封装成一个完整的SPI单字节发送/接收函数的例子：</w:t>
      </w:r>
    </w:p>
    <w:p w14:paraId="545042E7" w14:textId="77777777" w:rsidR="00176FF4" w:rsidRPr="00176FF4" w:rsidRDefault="00176FF4" w:rsidP="00176FF4">
      <w:r w:rsidRPr="00176FF4">
        <w:t xml:space="preserve">uint8_t </w:t>
      </w:r>
      <w:proofErr w:type="spellStart"/>
      <w:r w:rsidRPr="00176FF4">
        <w:t>SPI_</w:t>
      </w:r>
      <w:proofErr w:type="gramStart"/>
      <w:r w:rsidRPr="00176FF4">
        <w:t>SendReceiveByte</w:t>
      </w:r>
      <w:proofErr w:type="spellEnd"/>
      <w:r w:rsidRPr="00176FF4">
        <w:t>(</w:t>
      </w:r>
      <w:proofErr w:type="spellStart"/>
      <w:proofErr w:type="gramEnd"/>
      <w:r w:rsidRPr="00176FF4">
        <w:t>SPI_TypeDef</w:t>
      </w:r>
      <w:proofErr w:type="spellEnd"/>
      <w:r w:rsidRPr="00176FF4">
        <w:t xml:space="preserve">* </w:t>
      </w:r>
      <w:proofErr w:type="spellStart"/>
      <w:r w:rsidRPr="00176FF4">
        <w:t>SPIx</w:t>
      </w:r>
      <w:proofErr w:type="spellEnd"/>
      <w:r w:rsidRPr="00176FF4">
        <w:t xml:space="preserve">, uint8_t </w:t>
      </w:r>
      <w:proofErr w:type="spellStart"/>
      <w:proofErr w:type="gramStart"/>
      <w:r w:rsidRPr="00176FF4">
        <w:t>TxData</w:t>
      </w:r>
      <w:proofErr w:type="spellEnd"/>
      <w:r w:rsidRPr="00176FF4">
        <w:t>) {</w:t>
      </w:r>
      <w:proofErr w:type="gramEnd"/>
    </w:p>
    <w:p w14:paraId="2623858A" w14:textId="77777777" w:rsidR="00176FF4" w:rsidRPr="00176FF4" w:rsidRDefault="00176FF4" w:rsidP="00176FF4">
      <w:r w:rsidRPr="00176FF4">
        <w:t xml:space="preserve">  // 1. 等待发送缓冲区为空</w:t>
      </w:r>
    </w:p>
    <w:p w14:paraId="3BC6CF02" w14:textId="77777777" w:rsidR="00176FF4" w:rsidRPr="00176FF4" w:rsidRDefault="00176FF4" w:rsidP="00176FF4">
      <w:r w:rsidRPr="00176FF4">
        <w:t xml:space="preserve">  while (SPI_I2S_</w:t>
      </w:r>
      <w:proofErr w:type="gramStart"/>
      <w:r w:rsidRPr="00176FF4">
        <w:t>GetFlagStatus(</w:t>
      </w:r>
      <w:proofErr w:type="spellStart"/>
      <w:proofErr w:type="gramEnd"/>
      <w:r w:rsidRPr="00176FF4">
        <w:t>SPIx</w:t>
      </w:r>
      <w:proofErr w:type="spellEnd"/>
      <w:r w:rsidRPr="00176FF4">
        <w:t>, SPI_I2S_FLAG_TXE) == RESET);</w:t>
      </w:r>
    </w:p>
    <w:p w14:paraId="55004B54" w14:textId="77777777" w:rsidR="00176FF4" w:rsidRPr="00176FF4" w:rsidRDefault="00176FF4" w:rsidP="00176FF4"/>
    <w:p w14:paraId="0756B9EC" w14:textId="77777777" w:rsidR="00176FF4" w:rsidRPr="00176FF4" w:rsidRDefault="00176FF4" w:rsidP="00176FF4">
      <w:r w:rsidRPr="00176FF4">
        <w:t xml:space="preserve">  // 2. 发送数据</w:t>
      </w:r>
    </w:p>
    <w:p w14:paraId="2527557F" w14:textId="77777777" w:rsidR="00176FF4" w:rsidRPr="00176FF4" w:rsidRDefault="00176FF4" w:rsidP="00176FF4">
      <w:r w:rsidRPr="00176FF4">
        <w:t xml:space="preserve">  SPI_I2S_</w:t>
      </w:r>
      <w:proofErr w:type="gramStart"/>
      <w:r w:rsidRPr="00176FF4">
        <w:t>SendData(</w:t>
      </w:r>
      <w:proofErr w:type="spellStart"/>
      <w:proofErr w:type="gramEnd"/>
      <w:r w:rsidRPr="00176FF4">
        <w:t>SPIx</w:t>
      </w:r>
      <w:proofErr w:type="spellEnd"/>
      <w:r w:rsidRPr="00176FF4">
        <w:t xml:space="preserve">, </w:t>
      </w:r>
      <w:proofErr w:type="spellStart"/>
      <w:r w:rsidRPr="00176FF4">
        <w:t>TxData</w:t>
      </w:r>
      <w:proofErr w:type="spellEnd"/>
      <w:r w:rsidRPr="00176FF4">
        <w:t>);</w:t>
      </w:r>
    </w:p>
    <w:p w14:paraId="7107BCE7" w14:textId="77777777" w:rsidR="00176FF4" w:rsidRPr="00176FF4" w:rsidRDefault="00176FF4" w:rsidP="00176FF4"/>
    <w:p w14:paraId="50E6ECF8" w14:textId="77777777" w:rsidR="00176FF4" w:rsidRPr="00176FF4" w:rsidRDefault="00176FF4" w:rsidP="00176FF4">
      <w:r w:rsidRPr="00176FF4">
        <w:t xml:space="preserve">  // 3. 等待接收缓冲区非空</w:t>
      </w:r>
    </w:p>
    <w:p w14:paraId="461DB418" w14:textId="77777777" w:rsidR="00176FF4" w:rsidRPr="00176FF4" w:rsidRDefault="00176FF4" w:rsidP="00176FF4">
      <w:r w:rsidRPr="00176FF4">
        <w:t xml:space="preserve">  while (SPI_I2S_</w:t>
      </w:r>
      <w:proofErr w:type="gramStart"/>
      <w:r w:rsidRPr="00176FF4">
        <w:t>GetFlagStatus(</w:t>
      </w:r>
      <w:proofErr w:type="spellStart"/>
      <w:proofErr w:type="gramEnd"/>
      <w:r w:rsidRPr="00176FF4">
        <w:t>SPIx</w:t>
      </w:r>
      <w:proofErr w:type="spellEnd"/>
      <w:r w:rsidRPr="00176FF4">
        <w:t>, SPI_I2S_FLAG_RXNE) == RESET);</w:t>
      </w:r>
    </w:p>
    <w:p w14:paraId="7C92D9ED" w14:textId="77777777" w:rsidR="00176FF4" w:rsidRPr="00176FF4" w:rsidRDefault="00176FF4" w:rsidP="00176FF4"/>
    <w:p w14:paraId="28BF57CE" w14:textId="77777777" w:rsidR="00176FF4" w:rsidRPr="00176FF4" w:rsidRDefault="00176FF4" w:rsidP="00176FF4">
      <w:r w:rsidRPr="00176FF4">
        <w:t xml:space="preserve">  // 4. 读取并返回接收到的数据</w:t>
      </w:r>
    </w:p>
    <w:p w14:paraId="4F98334E" w14:textId="77777777" w:rsidR="00176FF4" w:rsidRPr="00176FF4" w:rsidRDefault="00176FF4" w:rsidP="00176FF4">
      <w:r w:rsidRPr="00176FF4">
        <w:t xml:space="preserve">  return (uint8_</w:t>
      </w:r>
      <w:proofErr w:type="gramStart"/>
      <w:r w:rsidRPr="00176FF4">
        <w:t>t)SPI</w:t>
      </w:r>
      <w:proofErr w:type="gramEnd"/>
      <w:r w:rsidRPr="00176FF4">
        <w:t>_I2S_</w:t>
      </w:r>
      <w:proofErr w:type="gramStart"/>
      <w:r w:rsidRPr="00176FF4">
        <w:t>ReceiveData(</w:t>
      </w:r>
      <w:proofErr w:type="spellStart"/>
      <w:proofErr w:type="gramEnd"/>
      <w:r w:rsidRPr="00176FF4">
        <w:t>SPIx</w:t>
      </w:r>
      <w:proofErr w:type="spellEnd"/>
      <w:r w:rsidRPr="00176FF4">
        <w:t>);</w:t>
      </w:r>
    </w:p>
    <w:p w14:paraId="1CF51D64" w14:textId="77777777" w:rsidR="00176FF4" w:rsidRPr="00176FF4" w:rsidRDefault="00176FF4" w:rsidP="00176FF4">
      <w:r w:rsidRPr="00176FF4">
        <w:t>}</w:t>
      </w:r>
    </w:p>
    <w:p w14:paraId="027547F2" w14:textId="77777777" w:rsidR="00176FF4" w:rsidRPr="00176FF4" w:rsidRDefault="00176FF4" w:rsidP="00176FF4">
      <w:r w:rsidRPr="00176FF4">
        <w:t>在这个函数中，即使您只想发送数据而不关心接收内容，也必须执行读取操作，以清除RXNE标志，为下一次通信做准备。</w:t>
      </w:r>
    </w:p>
    <w:p w14:paraId="6855AE62" w14:textId="77777777" w:rsidR="00176FF4" w:rsidRPr="00176FF4" w:rsidRDefault="00176FF4" w:rsidP="00D21F47">
      <w:pPr>
        <w:pStyle w:val="3"/>
      </w:pPr>
      <w:r w:rsidRPr="00176FF4">
        <w:lastRenderedPageBreak/>
        <w:t xml:space="preserve">重要注意事项 </w:t>
      </w:r>
    </w:p>
    <w:p w14:paraId="3A0FCA88" w14:textId="77777777" w:rsidR="00176FF4" w:rsidRPr="00176FF4" w:rsidRDefault="00176FF4" w:rsidP="00176FF4">
      <w:pPr>
        <w:numPr>
          <w:ilvl w:val="0"/>
          <w:numId w:val="581"/>
        </w:numPr>
      </w:pPr>
      <w:r w:rsidRPr="00176FF4">
        <w:rPr>
          <w:rFonts w:ascii="Times New Roman" w:hAnsi="Times New Roman" w:cs="Times New Roman"/>
        </w:rPr>
        <w:t>​</w:t>
      </w:r>
      <w:r w:rsidRPr="00176FF4">
        <w:rPr>
          <w:b/>
          <w:bCs/>
        </w:rPr>
        <w:t>数据位</w:t>
      </w:r>
      <w:proofErr w:type="gramStart"/>
      <w:r w:rsidRPr="00176FF4">
        <w:rPr>
          <w:b/>
          <w:bCs/>
        </w:rPr>
        <w:t>宽</w:t>
      </w:r>
      <w:r w:rsidRPr="00176FF4">
        <w:rPr>
          <w:rFonts w:ascii="Times New Roman" w:hAnsi="Times New Roman" w:cs="Times New Roman"/>
        </w:rPr>
        <w:t>​</w:t>
      </w:r>
      <w:r w:rsidRPr="00176FF4">
        <w:t>：</w:t>
      </w:r>
      <w:proofErr w:type="gramEnd"/>
      <w:r w:rsidRPr="00176FF4">
        <w:t>请确保您发送的数据与SPI初始化时配置的数据位宽（</w:t>
      </w:r>
      <w:proofErr w:type="spellStart"/>
      <w:r w:rsidRPr="00176FF4">
        <w:t>SPI_DataSize</w:t>
      </w:r>
      <w:proofErr w:type="spellEnd"/>
      <w:r w:rsidRPr="00176FF4">
        <w:t>）相匹配。如果配置为8位模式，则应发送8位数据；如果配置为16位模式，则发送16位数据。</w:t>
      </w:r>
    </w:p>
    <w:p w14:paraId="0AD9A797" w14:textId="77777777" w:rsidR="00176FF4" w:rsidRPr="00176FF4" w:rsidRDefault="00176FF4" w:rsidP="00176FF4">
      <w:pPr>
        <w:numPr>
          <w:ilvl w:val="0"/>
          <w:numId w:val="581"/>
        </w:numPr>
      </w:pPr>
      <w:r w:rsidRPr="00176FF4">
        <w:rPr>
          <w:rFonts w:ascii="Times New Roman" w:hAnsi="Times New Roman" w:cs="Times New Roman"/>
        </w:rPr>
        <w:t>​</w:t>
      </w:r>
      <w:r w:rsidRPr="00176FF4">
        <w:rPr>
          <w:b/>
          <w:bCs/>
        </w:rPr>
        <w:t>通信模式</w:t>
      </w:r>
      <w:r w:rsidRPr="00176FF4">
        <w:rPr>
          <w:rFonts w:ascii="Times New Roman" w:hAnsi="Times New Roman" w:cs="Times New Roman"/>
        </w:rPr>
        <w:t>​</w:t>
      </w:r>
      <w:r w:rsidRPr="00176FF4">
        <w:t>：上述流程是针对</w:t>
      </w:r>
      <w:r w:rsidRPr="00176FF4">
        <w:rPr>
          <w:b/>
          <w:bCs/>
        </w:rPr>
        <w:t>全双工</w:t>
      </w:r>
      <w:r w:rsidRPr="00176FF4">
        <w:t>模式的。如果SPI配置为半双工或单工模式，使用流程会有所不同。</w:t>
      </w:r>
    </w:p>
    <w:p w14:paraId="5AFEF9B6" w14:textId="77777777" w:rsidR="00176FF4" w:rsidRPr="00176FF4" w:rsidRDefault="00176FF4" w:rsidP="00176FF4">
      <w:pPr>
        <w:numPr>
          <w:ilvl w:val="0"/>
          <w:numId w:val="581"/>
        </w:numPr>
      </w:pPr>
      <w:r w:rsidRPr="00176FF4">
        <w:rPr>
          <w:rFonts w:ascii="Times New Roman" w:hAnsi="Times New Roman" w:cs="Times New Roman"/>
        </w:rPr>
        <w:t>​</w:t>
      </w:r>
      <w:r w:rsidRPr="00176FF4">
        <w:rPr>
          <w:b/>
          <w:bCs/>
        </w:rPr>
        <w:t>连续传输</w:t>
      </w:r>
      <w:r w:rsidRPr="00176FF4">
        <w:rPr>
          <w:rFonts w:ascii="Times New Roman" w:hAnsi="Times New Roman" w:cs="Times New Roman"/>
        </w:rPr>
        <w:t>​</w:t>
      </w:r>
      <w:r w:rsidRPr="00176FF4">
        <w:t>：为了实现高速连续传输（避免数据流之间出现不必要的延迟），需要在当前数据传输结束前就写入下一个数据到DR寄存器。对于大数据量传输，强烈建议使用DMA方式，以减轻CPU负担并提高效率。</w:t>
      </w:r>
    </w:p>
    <w:p w14:paraId="02BE9B41" w14:textId="77777777" w:rsidR="00176FF4" w:rsidRPr="00176FF4" w:rsidRDefault="00176FF4" w:rsidP="00176FF4">
      <w:r w:rsidRPr="00176FF4">
        <w:t>希望这些详细的解释能帮助您更好地理解和使用 SPI_I2S_SendData函数。如果您对SPI的初始化配置或数据传输有其他疑问，可以随时提出。</w:t>
      </w:r>
    </w:p>
    <w:p w14:paraId="6A5F35E5" w14:textId="77777777" w:rsidR="00176FF4" w:rsidRPr="00176FF4" w:rsidRDefault="00176FF4" w:rsidP="00176FF4"/>
    <w:p w14:paraId="3437F37C" w14:textId="6790579A" w:rsidR="00D46492" w:rsidRDefault="00D46492" w:rsidP="00D46492">
      <w:pPr>
        <w:pStyle w:val="2"/>
      </w:pPr>
      <w:r>
        <w:t>SPI_I2S_ReceiveData()</w:t>
      </w:r>
      <w:r w:rsidR="00CC1F98">
        <w:br/>
      </w:r>
      <w:r w:rsidR="00CC1F98" w:rsidRPr="00CC1F98">
        <w:t>从指定的 SPI 或 I2S 外设接收一个数据</w:t>
      </w:r>
    </w:p>
    <w:p w14:paraId="243ABA21" w14:textId="77777777" w:rsidR="00CC1F98" w:rsidRPr="00CC1F98" w:rsidRDefault="00CC1F98" w:rsidP="00CC1F98">
      <w:r w:rsidRPr="00CC1F98">
        <w:t>函数 SPI_I2S_ReceiveData用于从指定的 SPI 或 I2S 外设接收一个数据。下面为您详细解析这个函数。</w:t>
      </w:r>
    </w:p>
    <w:p w14:paraId="7C034C84" w14:textId="77777777" w:rsidR="00CC1F98" w:rsidRPr="00CC1F98" w:rsidRDefault="00CC1F98" w:rsidP="00D21F47">
      <w:pPr>
        <w:pStyle w:val="3"/>
      </w:pPr>
      <w:r w:rsidRPr="00CC1F98">
        <w:rPr>
          <w:rFonts w:ascii="Segoe UI Emoji" w:hAnsi="Segoe UI Emoji" w:cs="Segoe UI Emoji"/>
        </w:rPr>
        <w:t>🔍</w:t>
      </w:r>
      <w:r w:rsidRPr="00CC1F98">
        <w:t xml:space="preserve"> 函数原型与参数 </w:t>
      </w:r>
    </w:p>
    <w:p w14:paraId="259B5D90" w14:textId="77777777" w:rsidR="00CC1F98" w:rsidRPr="00CC1F98" w:rsidRDefault="00CC1F98" w:rsidP="00CC1F98">
      <w:r w:rsidRPr="00CC1F98">
        <w:t>uint16_t SPI_I2S_</w:t>
      </w:r>
      <w:proofErr w:type="gramStart"/>
      <w:r w:rsidRPr="00CC1F98">
        <w:t>ReceiveData(</w:t>
      </w:r>
      <w:proofErr w:type="spellStart"/>
      <w:proofErr w:type="gramEnd"/>
      <w:r w:rsidRPr="00CC1F98">
        <w:t>SPI_TypeDef</w:t>
      </w:r>
      <w:proofErr w:type="spellEnd"/>
      <w:r w:rsidRPr="00CC1F98">
        <w:t xml:space="preserve">* </w:t>
      </w:r>
      <w:proofErr w:type="spellStart"/>
      <w:r w:rsidRPr="00CC1F98">
        <w:t>SPIx</w:t>
      </w:r>
      <w:proofErr w:type="spellEnd"/>
      <w:r w:rsidRPr="00CC1F98">
        <w:t>);</w:t>
      </w:r>
    </w:p>
    <w:p w14:paraId="54612FA8" w14:textId="77777777" w:rsidR="00CC1F98" w:rsidRPr="00CC1F98" w:rsidRDefault="00CC1F98" w:rsidP="00CC1F98">
      <w:pPr>
        <w:numPr>
          <w:ilvl w:val="0"/>
          <w:numId w:val="582"/>
        </w:numPr>
      </w:pPr>
      <w:r w:rsidRPr="00CC1F98">
        <w:rPr>
          <w:rFonts w:ascii="Times New Roman" w:hAnsi="Times New Roman" w:cs="Times New Roman"/>
        </w:rPr>
        <w:t>​</w:t>
      </w:r>
      <w:proofErr w:type="spellStart"/>
      <w:r w:rsidRPr="00CC1F98">
        <w:rPr>
          <w:b/>
          <w:bCs/>
        </w:rPr>
        <w:t>SPIx</w:t>
      </w:r>
      <w:proofErr w:type="spellEnd"/>
      <w:r w:rsidRPr="00CC1F98">
        <w:rPr>
          <w:rFonts w:ascii="Times New Roman" w:hAnsi="Times New Roman" w:cs="Times New Roman"/>
        </w:rPr>
        <w:t>​</w:t>
      </w:r>
      <w:r w:rsidRPr="00CC1F98">
        <w:t>：指定要读取数据的 SPI/I2S 外设。例如，在 STM32 中，这可以是 SPI1、SPI2或 SPI3等。</w:t>
      </w:r>
    </w:p>
    <w:p w14:paraId="2F6E31C6" w14:textId="77777777" w:rsidR="00CC1F98" w:rsidRPr="00CC1F98" w:rsidRDefault="00CC1F98" w:rsidP="00CC1F98">
      <w:pPr>
        <w:numPr>
          <w:ilvl w:val="0"/>
          <w:numId w:val="582"/>
        </w:numPr>
      </w:pPr>
      <w:r w:rsidRPr="00CC1F98">
        <w:rPr>
          <w:rFonts w:ascii="Times New Roman" w:hAnsi="Times New Roman" w:cs="Times New Roman"/>
        </w:rPr>
        <w:t>​</w:t>
      </w:r>
      <w:r w:rsidRPr="00CC1F98">
        <w:rPr>
          <w:b/>
          <w:bCs/>
        </w:rPr>
        <w:t>返回值</w:t>
      </w:r>
      <w:r w:rsidRPr="00CC1F98">
        <w:rPr>
          <w:rFonts w:ascii="Times New Roman" w:hAnsi="Times New Roman" w:cs="Times New Roman"/>
        </w:rPr>
        <w:t>​</w:t>
      </w:r>
      <w:r w:rsidRPr="00CC1F98">
        <w:t>：函数返回一个 16 位无符号整数（uint16_t），即从指定 SPI 外设数据寄存器（DR）中读取到的数据。</w:t>
      </w:r>
    </w:p>
    <w:p w14:paraId="3178486E" w14:textId="77777777" w:rsidR="00CC1F98" w:rsidRPr="00CC1F98" w:rsidRDefault="00CC1F98" w:rsidP="00D21F47">
      <w:pPr>
        <w:pStyle w:val="3"/>
      </w:pPr>
      <w:r w:rsidRPr="00CC1F98">
        <w:rPr>
          <w:rFonts w:ascii="Segoe UI Emoji" w:hAnsi="Segoe UI Emoji" w:cs="Segoe UI Emoji"/>
        </w:rPr>
        <w:t>⚙️</w:t>
      </w:r>
      <w:r w:rsidRPr="00CC1F98">
        <w:t xml:space="preserve"> 功能说明 </w:t>
      </w:r>
    </w:p>
    <w:p w14:paraId="6E7F7315" w14:textId="77777777" w:rsidR="00CC1F98" w:rsidRPr="00CC1F98" w:rsidRDefault="00CC1F98" w:rsidP="00CC1F98">
      <w:r w:rsidRPr="00CC1F98">
        <w:t>该函数的核心功能是</w:t>
      </w:r>
      <w:r w:rsidRPr="00CC1F98">
        <w:rPr>
          <w:b/>
          <w:bCs/>
        </w:rPr>
        <w:t>读取 SPI 数据寄存器（DR）中的值</w:t>
      </w:r>
      <w:r w:rsidRPr="00CC1F98">
        <w:t>。在 SPI 全双工通信中，每次数据传输都是同时进行的：在主机发送一个数据的同时，也会从从机接收一个数据。因此，SPI_I2S_ReceiveData的作用就是获取在发送过程中同时从从机接收到的数据。</w:t>
      </w:r>
    </w:p>
    <w:p w14:paraId="2A6EE5A4" w14:textId="77777777" w:rsidR="00CC1F98" w:rsidRPr="00CC1F98" w:rsidRDefault="00CC1F98" w:rsidP="00D21F47">
      <w:pPr>
        <w:pStyle w:val="3"/>
      </w:pPr>
      <w:r w:rsidRPr="00CC1F98">
        <w:rPr>
          <w:rFonts w:ascii="Segoe UI Emoji" w:hAnsi="Segoe UI Emoji" w:cs="Segoe UI Emoji"/>
        </w:rPr>
        <w:lastRenderedPageBreak/>
        <w:t>📝</w:t>
      </w:r>
      <w:r w:rsidRPr="00CC1F98">
        <w:t xml:space="preserve"> 典型使用流程 </w:t>
      </w:r>
    </w:p>
    <w:p w14:paraId="7B6C858A" w14:textId="77777777" w:rsidR="00CC1F98" w:rsidRPr="00CC1F98" w:rsidRDefault="00CC1F98" w:rsidP="00CC1F98">
      <w:r w:rsidRPr="00CC1F98">
        <w:t>SPI_I2S_ReceiveData函数本身只负责从数据寄存器中读取值。为了确保可靠地接收到有效数据，在实际使用时必须配合状态检查函数，遵循严格的步骤：</w:t>
      </w:r>
    </w:p>
    <w:p w14:paraId="0D4BEB7C" w14:textId="77777777" w:rsidR="00CC1F98" w:rsidRPr="00CC1F98" w:rsidRDefault="00CC1F98" w:rsidP="00CC1F98">
      <w:pPr>
        <w:numPr>
          <w:ilvl w:val="0"/>
          <w:numId w:val="583"/>
        </w:numPr>
      </w:pPr>
      <w:r w:rsidRPr="00CC1F98">
        <w:rPr>
          <w:rFonts w:ascii="Times New Roman" w:hAnsi="Times New Roman" w:cs="Times New Roman"/>
        </w:rPr>
        <w:t>​</w:t>
      </w:r>
      <w:r w:rsidRPr="00CC1F98">
        <w:rPr>
          <w:b/>
          <w:bCs/>
        </w:rPr>
        <w:t>发送数据以触发接收</w:t>
      </w:r>
      <w:r w:rsidRPr="00CC1F98">
        <w:rPr>
          <w:rFonts w:ascii="Times New Roman" w:hAnsi="Times New Roman" w:cs="Times New Roman"/>
        </w:rPr>
        <w:t>​</w:t>
      </w:r>
      <w:r w:rsidRPr="00CC1F98">
        <w:t>：在 SPI 通信中（尤其是在主机模式下），时钟由主机产生。要接收从机发送的数据，主机通常需要先发送一个数据（可以是任意值，如 0xFF或 0x00，称为“虚拟数据”或“哑数据”）来生成时钟信号，从而触发从机发送数据。</w:t>
      </w:r>
    </w:p>
    <w:p w14:paraId="34959A56" w14:textId="77777777" w:rsidR="00CC1F98" w:rsidRPr="00CC1F98" w:rsidRDefault="00CC1F98" w:rsidP="00CC1F98">
      <w:r w:rsidRPr="00CC1F98">
        <w:t>SPI_I2S_SendData(SPI1, 0xFF); // 发送一个虚拟数据以产生时钟</w:t>
      </w:r>
    </w:p>
    <w:p w14:paraId="6A4EA81C" w14:textId="77777777" w:rsidR="00CC1F98" w:rsidRPr="00CC1F98" w:rsidRDefault="00CC1F98" w:rsidP="00CC1F98">
      <w:pPr>
        <w:numPr>
          <w:ilvl w:val="0"/>
          <w:numId w:val="583"/>
        </w:numPr>
      </w:pPr>
      <w:r w:rsidRPr="00CC1F98">
        <w:rPr>
          <w:rFonts w:ascii="Times New Roman" w:hAnsi="Times New Roman" w:cs="Times New Roman"/>
        </w:rPr>
        <w:t>​</w:t>
      </w:r>
      <w:r w:rsidRPr="00CC1F98">
        <w:rPr>
          <w:b/>
          <w:bCs/>
        </w:rPr>
        <w:t>等待接收完成</w:t>
      </w:r>
      <w:r w:rsidRPr="00CC1F98">
        <w:rPr>
          <w:rFonts w:ascii="Times New Roman" w:hAnsi="Times New Roman" w:cs="Times New Roman"/>
        </w:rPr>
        <w:t>​</w:t>
      </w:r>
      <w:r w:rsidRPr="00CC1F98">
        <w:t>：在发送数据后，必须等待 SPI 外设的</w:t>
      </w:r>
      <w:r w:rsidRPr="00CC1F98">
        <w:rPr>
          <w:b/>
          <w:bCs/>
        </w:rPr>
        <w:t>接收缓冲区非空（RXNE）</w:t>
      </w:r>
      <w:r w:rsidRPr="00CC1F98">
        <w:rPr>
          <w:rFonts w:ascii="Times New Roman" w:hAnsi="Times New Roman" w:cs="Times New Roman"/>
          <w:b/>
          <w:bCs/>
        </w:rPr>
        <w:t>​</w:t>
      </w:r>
      <w:r w:rsidRPr="00CC1F98">
        <w:rPr>
          <w:rFonts w:ascii="Times New Roman" w:hAnsi="Times New Roman" w:cs="Times New Roman"/>
        </w:rPr>
        <w:t>​</w:t>
      </w:r>
      <w:r w:rsidRPr="00CC1F98">
        <w:t xml:space="preserve"> 标志位置位。这表明数据已经从从机移入主机的接收数据寄存器，可以安全读取了。这一步通常通过轮询方式实现：</w:t>
      </w:r>
    </w:p>
    <w:p w14:paraId="66943653" w14:textId="77777777" w:rsidR="00CC1F98" w:rsidRPr="00CC1F98" w:rsidRDefault="00CC1F98" w:rsidP="00CC1F98">
      <w:pPr>
        <w:numPr>
          <w:ilvl w:val="0"/>
          <w:numId w:val="583"/>
        </w:numPr>
        <w:tabs>
          <w:tab w:val="clear" w:pos="720"/>
        </w:tabs>
      </w:pPr>
      <w:r w:rsidRPr="00CC1F98">
        <w:t>/</w:t>
      </w:r>
      <w:proofErr w:type="gramStart"/>
      <w:r w:rsidRPr="00CC1F98">
        <w:t>/ 等待</w:t>
      </w:r>
      <w:proofErr w:type="gramEnd"/>
      <w:r w:rsidRPr="00CC1F98">
        <w:t>，直到接收缓冲区非空标志位被置位</w:t>
      </w:r>
    </w:p>
    <w:p w14:paraId="5EF50D87" w14:textId="77777777" w:rsidR="00CC1F98" w:rsidRPr="00CC1F98" w:rsidRDefault="00CC1F98" w:rsidP="00CC1F98">
      <w:pPr>
        <w:numPr>
          <w:ilvl w:val="0"/>
          <w:numId w:val="583"/>
        </w:numPr>
        <w:tabs>
          <w:tab w:val="clear" w:pos="720"/>
        </w:tabs>
      </w:pPr>
      <w:r w:rsidRPr="00CC1F98">
        <w:t>while (SPI_I2S_</w:t>
      </w:r>
      <w:proofErr w:type="gramStart"/>
      <w:r w:rsidRPr="00CC1F98">
        <w:t>GetFlagStatus(</w:t>
      </w:r>
      <w:proofErr w:type="gramEnd"/>
      <w:r w:rsidRPr="00CC1F98">
        <w:t>SPI1, SPI_I2S_FLAG_RXNE) == RESET) {</w:t>
      </w:r>
    </w:p>
    <w:p w14:paraId="7A14EC26" w14:textId="77777777" w:rsidR="00CC1F98" w:rsidRPr="00CC1F98" w:rsidRDefault="00CC1F98" w:rsidP="00CC1F98">
      <w:pPr>
        <w:numPr>
          <w:ilvl w:val="0"/>
          <w:numId w:val="583"/>
        </w:numPr>
        <w:tabs>
          <w:tab w:val="clear" w:pos="720"/>
        </w:tabs>
      </w:pPr>
      <w:r w:rsidRPr="00CC1F98">
        <w:t xml:space="preserve">    // 可在此处加入超时机制，避免因通信故障导致死循环</w:t>
      </w:r>
    </w:p>
    <w:p w14:paraId="0FB47487" w14:textId="77777777" w:rsidR="00CC1F98" w:rsidRPr="00CC1F98" w:rsidRDefault="00CC1F98" w:rsidP="00CC1F98">
      <w:r w:rsidRPr="00CC1F98">
        <w:t>}</w:t>
      </w:r>
    </w:p>
    <w:p w14:paraId="18E7294D" w14:textId="77777777" w:rsidR="00CC1F98" w:rsidRPr="00CC1F98" w:rsidRDefault="00CC1F98" w:rsidP="00CC1F98">
      <w:pPr>
        <w:numPr>
          <w:ilvl w:val="0"/>
          <w:numId w:val="583"/>
        </w:numPr>
      </w:pPr>
      <w:r w:rsidRPr="00CC1F98">
        <w:rPr>
          <w:rFonts w:ascii="Times New Roman" w:hAnsi="Times New Roman" w:cs="Times New Roman"/>
        </w:rPr>
        <w:t>​</w:t>
      </w:r>
      <w:r w:rsidRPr="00CC1F98">
        <w:rPr>
          <w:b/>
          <w:bCs/>
        </w:rPr>
        <w:t>读取接收到的数据</w:t>
      </w:r>
      <w:r w:rsidRPr="00CC1F98">
        <w:rPr>
          <w:rFonts w:ascii="Times New Roman" w:hAnsi="Times New Roman" w:cs="Times New Roman"/>
        </w:rPr>
        <w:t>​</w:t>
      </w:r>
      <w:r w:rsidRPr="00CC1F98">
        <w:t>：当 RXNE 标志位被置位后，调用 SPI_I2S_ReceiveData函数读取接收到的数据。</w:t>
      </w:r>
    </w:p>
    <w:p w14:paraId="772822AC" w14:textId="77777777" w:rsidR="00CC1F98" w:rsidRPr="00CC1F98" w:rsidRDefault="00CC1F98" w:rsidP="00CC1F98">
      <w:r w:rsidRPr="00CC1F98">
        <w:t xml:space="preserve">uint16_t </w:t>
      </w:r>
      <w:proofErr w:type="spellStart"/>
      <w:r w:rsidRPr="00CC1F98">
        <w:t>received_data</w:t>
      </w:r>
      <w:proofErr w:type="spellEnd"/>
      <w:r w:rsidRPr="00CC1F98">
        <w:t xml:space="preserve"> = SPI_I2S_</w:t>
      </w:r>
      <w:proofErr w:type="gramStart"/>
      <w:r w:rsidRPr="00CC1F98">
        <w:t>ReceiveData(</w:t>
      </w:r>
      <w:proofErr w:type="gramEnd"/>
      <w:r w:rsidRPr="00CC1F98">
        <w:t>SPI1);</w:t>
      </w:r>
    </w:p>
    <w:p w14:paraId="59C7070F" w14:textId="77777777" w:rsidR="00CC1F98" w:rsidRPr="00CC1F98" w:rsidRDefault="00CC1F98" w:rsidP="00CC1F98">
      <w:r w:rsidRPr="00CC1F98">
        <w:rPr>
          <w:rFonts w:ascii="Times New Roman" w:hAnsi="Times New Roman" w:cs="Times New Roman"/>
        </w:rPr>
        <w:t>​</w:t>
      </w:r>
      <w:r w:rsidRPr="00CC1F98">
        <w:rPr>
          <w:b/>
          <w:bCs/>
        </w:rPr>
        <w:t>重要提示</w:t>
      </w:r>
      <w:r w:rsidRPr="00CC1F98">
        <w:rPr>
          <w:rFonts w:ascii="Times New Roman" w:hAnsi="Times New Roman" w:cs="Times New Roman"/>
        </w:rPr>
        <w:t>​</w:t>
      </w:r>
      <w:r w:rsidRPr="00CC1F98">
        <w:t>：读取数据寄存器（DR）的这个操作会</w:t>
      </w:r>
      <w:r w:rsidRPr="00CC1F98">
        <w:rPr>
          <w:b/>
          <w:bCs/>
        </w:rPr>
        <w:t>自动清除 RXNE 标志位</w:t>
      </w:r>
      <w:r w:rsidRPr="00CC1F98">
        <w:t>，为下一次接收数据做好准备。</w:t>
      </w:r>
    </w:p>
    <w:p w14:paraId="4366BDEA" w14:textId="77777777" w:rsidR="00CC1F98" w:rsidRPr="00CC1F98" w:rsidRDefault="00CC1F98" w:rsidP="00D21F47">
      <w:pPr>
        <w:pStyle w:val="3"/>
      </w:pPr>
      <w:r w:rsidRPr="00CC1F98">
        <w:rPr>
          <w:rFonts w:ascii="Segoe UI Emoji" w:hAnsi="Segoe UI Emoji" w:cs="Segoe UI Emoji"/>
        </w:rPr>
        <w:t>🚀</w:t>
      </w:r>
      <w:r w:rsidRPr="00CC1F98">
        <w:t xml:space="preserve"> 完整示例代码 </w:t>
      </w:r>
    </w:p>
    <w:p w14:paraId="57909053" w14:textId="77777777" w:rsidR="00CC1F98" w:rsidRPr="00CC1F98" w:rsidRDefault="00CC1F98" w:rsidP="00CC1F98">
      <w:r w:rsidRPr="00CC1F98">
        <w:t>下面是一个将以上步骤封装成一个完整的 SPI 单字节接收函数的例子，通常也作为全双工通信中发送兼接收的函数：</w:t>
      </w:r>
    </w:p>
    <w:p w14:paraId="5FFDA395" w14:textId="77777777" w:rsidR="00CC1F98" w:rsidRPr="00CC1F98" w:rsidRDefault="00CC1F98" w:rsidP="00CC1F98">
      <w:r w:rsidRPr="00CC1F98">
        <w:t xml:space="preserve">uint16_t </w:t>
      </w:r>
      <w:proofErr w:type="spellStart"/>
      <w:r w:rsidRPr="00CC1F98">
        <w:t>SPI_</w:t>
      </w:r>
      <w:proofErr w:type="gramStart"/>
      <w:r w:rsidRPr="00CC1F98">
        <w:t>ReceiveByte</w:t>
      </w:r>
      <w:proofErr w:type="spellEnd"/>
      <w:r w:rsidRPr="00CC1F98">
        <w:t>(</w:t>
      </w:r>
      <w:proofErr w:type="spellStart"/>
      <w:proofErr w:type="gramEnd"/>
      <w:r w:rsidRPr="00CC1F98">
        <w:t>SPI_TypeDef</w:t>
      </w:r>
      <w:proofErr w:type="spellEnd"/>
      <w:r w:rsidRPr="00CC1F98">
        <w:t xml:space="preserve">* </w:t>
      </w:r>
      <w:proofErr w:type="spellStart"/>
      <w:r w:rsidRPr="00CC1F98">
        <w:t>SPIx</w:t>
      </w:r>
      <w:proofErr w:type="spellEnd"/>
      <w:r w:rsidRPr="00CC1F98">
        <w:t>) {</w:t>
      </w:r>
    </w:p>
    <w:p w14:paraId="20796665" w14:textId="77777777" w:rsidR="00CC1F98" w:rsidRPr="00CC1F98" w:rsidRDefault="00CC1F98" w:rsidP="00CC1F98">
      <w:r w:rsidRPr="00CC1F98">
        <w:t xml:space="preserve">    // 1. 等待发送缓冲区为空，确保可以写入新数据</w:t>
      </w:r>
    </w:p>
    <w:p w14:paraId="6C59ED4E" w14:textId="77777777" w:rsidR="00CC1F98" w:rsidRPr="00CC1F98" w:rsidRDefault="00CC1F98" w:rsidP="00CC1F98">
      <w:r w:rsidRPr="00CC1F98">
        <w:t xml:space="preserve">    while (SPI_I2S_</w:t>
      </w:r>
      <w:proofErr w:type="gramStart"/>
      <w:r w:rsidRPr="00CC1F98">
        <w:t>GetFlagStatus(</w:t>
      </w:r>
      <w:proofErr w:type="spellStart"/>
      <w:proofErr w:type="gramEnd"/>
      <w:r w:rsidRPr="00CC1F98">
        <w:t>SPIx</w:t>
      </w:r>
      <w:proofErr w:type="spellEnd"/>
      <w:r w:rsidRPr="00CC1F98">
        <w:t>, SPI_I2S_FLAG_TXE) == RESET);</w:t>
      </w:r>
    </w:p>
    <w:p w14:paraId="50F1C784" w14:textId="77777777" w:rsidR="00CC1F98" w:rsidRPr="00CC1F98" w:rsidRDefault="00CC1F98" w:rsidP="00CC1F98"/>
    <w:p w14:paraId="667FE84B" w14:textId="77777777" w:rsidR="00CC1F98" w:rsidRPr="00CC1F98" w:rsidRDefault="00CC1F98" w:rsidP="00CC1F98">
      <w:r w:rsidRPr="00CC1F98">
        <w:t xml:space="preserve">    // 2. 发送一个虚拟数据（例如0xFF）以启动传输并生成时钟</w:t>
      </w:r>
    </w:p>
    <w:p w14:paraId="53FF812D" w14:textId="77777777" w:rsidR="00CC1F98" w:rsidRPr="00CC1F98" w:rsidRDefault="00CC1F98" w:rsidP="00CC1F98">
      <w:r w:rsidRPr="00CC1F98">
        <w:t xml:space="preserve">    SPI_I2S_</w:t>
      </w:r>
      <w:proofErr w:type="gramStart"/>
      <w:r w:rsidRPr="00CC1F98">
        <w:t>SendData(</w:t>
      </w:r>
      <w:proofErr w:type="spellStart"/>
      <w:proofErr w:type="gramEnd"/>
      <w:r w:rsidRPr="00CC1F98">
        <w:t>SPIx</w:t>
      </w:r>
      <w:proofErr w:type="spellEnd"/>
      <w:r w:rsidRPr="00CC1F98">
        <w:t>, 0xFF);</w:t>
      </w:r>
    </w:p>
    <w:p w14:paraId="0C0B85D3" w14:textId="77777777" w:rsidR="00CC1F98" w:rsidRPr="00CC1F98" w:rsidRDefault="00CC1F98" w:rsidP="00CC1F98"/>
    <w:p w14:paraId="3119A766" w14:textId="77777777" w:rsidR="00CC1F98" w:rsidRPr="00CC1F98" w:rsidRDefault="00CC1F98" w:rsidP="00CC1F98">
      <w:r w:rsidRPr="00CC1F98">
        <w:t xml:space="preserve">    // 3. 等待接收缓冲区非空，表示数据已接收完毕</w:t>
      </w:r>
    </w:p>
    <w:p w14:paraId="4037D34A" w14:textId="77777777" w:rsidR="00CC1F98" w:rsidRPr="00CC1F98" w:rsidRDefault="00CC1F98" w:rsidP="00CC1F98">
      <w:r w:rsidRPr="00CC1F98">
        <w:t xml:space="preserve">    while (SPI_I2S_</w:t>
      </w:r>
      <w:proofErr w:type="gramStart"/>
      <w:r w:rsidRPr="00CC1F98">
        <w:t>GetFlagStatus(</w:t>
      </w:r>
      <w:proofErr w:type="spellStart"/>
      <w:proofErr w:type="gramEnd"/>
      <w:r w:rsidRPr="00CC1F98">
        <w:t>SPIx</w:t>
      </w:r>
      <w:proofErr w:type="spellEnd"/>
      <w:r w:rsidRPr="00CC1F98">
        <w:t>, SPI_I2S_FLAG_RXNE) == RESET);</w:t>
      </w:r>
    </w:p>
    <w:p w14:paraId="38B1928D" w14:textId="77777777" w:rsidR="00CC1F98" w:rsidRPr="00CC1F98" w:rsidRDefault="00CC1F98" w:rsidP="00CC1F98"/>
    <w:p w14:paraId="0F500ECE" w14:textId="77777777" w:rsidR="00CC1F98" w:rsidRPr="00CC1F98" w:rsidRDefault="00CC1F98" w:rsidP="00CC1F98">
      <w:r w:rsidRPr="00CC1F98">
        <w:t xml:space="preserve">    // 4. 读取并返回接收到的数据（此操作会清除RXNE标志）</w:t>
      </w:r>
    </w:p>
    <w:p w14:paraId="0D54B7AD" w14:textId="77777777" w:rsidR="00CC1F98" w:rsidRPr="00CC1F98" w:rsidRDefault="00CC1F98" w:rsidP="00CC1F98">
      <w:r w:rsidRPr="00CC1F98">
        <w:t xml:space="preserve">    return SPI_I2S_</w:t>
      </w:r>
      <w:proofErr w:type="gramStart"/>
      <w:r w:rsidRPr="00CC1F98">
        <w:t>ReceiveData(</w:t>
      </w:r>
      <w:proofErr w:type="spellStart"/>
      <w:proofErr w:type="gramEnd"/>
      <w:r w:rsidRPr="00CC1F98">
        <w:t>SPIx</w:t>
      </w:r>
      <w:proofErr w:type="spellEnd"/>
      <w:r w:rsidRPr="00CC1F98">
        <w:t>);</w:t>
      </w:r>
    </w:p>
    <w:p w14:paraId="06171C3A" w14:textId="77777777" w:rsidR="00CC1F98" w:rsidRPr="00CC1F98" w:rsidRDefault="00CC1F98" w:rsidP="00CC1F98">
      <w:r w:rsidRPr="00CC1F98">
        <w:t>}</w:t>
      </w:r>
    </w:p>
    <w:p w14:paraId="3FA28F46" w14:textId="77777777" w:rsidR="00CC1F98" w:rsidRPr="00CC1F98" w:rsidRDefault="00CC1F98" w:rsidP="00D21F47">
      <w:pPr>
        <w:pStyle w:val="3"/>
      </w:pPr>
      <w:r w:rsidRPr="00CC1F98">
        <w:rPr>
          <w:rFonts w:ascii="Segoe UI Emoji" w:hAnsi="Segoe UI Emoji" w:cs="Segoe UI Emoji"/>
        </w:rPr>
        <w:t>💡</w:t>
      </w:r>
      <w:r w:rsidRPr="00CC1F98">
        <w:t xml:space="preserve"> 重要注意事项 </w:t>
      </w:r>
    </w:p>
    <w:p w14:paraId="5A5F3EBA" w14:textId="77777777" w:rsidR="00CC1F98" w:rsidRPr="00CC1F98" w:rsidRDefault="00CC1F98" w:rsidP="00CC1F98">
      <w:pPr>
        <w:numPr>
          <w:ilvl w:val="0"/>
          <w:numId w:val="584"/>
        </w:numPr>
      </w:pPr>
      <w:r w:rsidRPr="00CC1F98">
        <w:rPr>
          <w:rFonts w:ascii="Times New Roman" w:hAnsi="Times New Roman" w:cs="Times New Roman"/>
        </w:rPr>
        <w:t>​</w:t>
      </w:r>
      <w:r w:rsidRPr="00CC1F98">
        <w:rPr>
          <w:b/>
          <w:bCs/>
        </w:rPr>
        <w:t>数据位宽</w:t>
      </w:r>
      <w:proofErr w:type="gramStart"/>
      <w:r w:rsidRPr="00CC1F98">
        <w:rPr>
          <w:b/>
          <w:bCs/>
        </w:rPr>
        <w:t>匹配</w:t>
      </w:r>
      <w:r w:rsidRPr="00CC1F98">
        <w:rPr>
          <w:rFonts w:ascii="Times New Roman" w:hAnsi="Times New Roman" w:cs="Times New Roman"/>
        </w:rPr>
        <w:t>​</w:t>
      </w:r>
      <w:r w:rsidRPr="00CC1F98">
        <w:t>：</w:t>
      </w:r>
      <w:proofErr w:type="gramEnd"/>
      <w:r w:rsidRPr="00CC1F98">
        <w:t>请确保你读取数据后对返回值的处理与 SPI 初始化时配置的数据位宽（</w:t>
      </w:r>
      <w:proofErr w:type="spellStart"/>
      <w:r w:rsidRPr="00CC1F98">
        <w:t>SPI_DataSize</w:t>
      </w:r>
      <w:proofErr w:type="spellEnd"/>
      <w:r w:rsidRPr="00CC1F98">
        <w:t>）相匹配。如果配置为 8 位模式，通常只需使用返回值的低 8 位；如果配置为 16 位模式，则使用完整的 16 位数据。</w:t>
      </w:r>
    </w:p>
    <w:p w14:paraId="12F65EA8" w14:textId="77777777" w:rsidR="00CC1F98" w:rsidRPr="00CC1F98" w:rsidRDefault="00CC1F98" w:rsidP="00CC1F98">
      <w:pPr>
        <w:numPr>
          <w:ilvl w:val="0"/>
          <w:numId w:val="584"/>
        </w:numPr>
      </w:pPr>
      <w:r w:rsidRPr="00CC1F98">
        <w:rPr>
          <w:rFonts w:ascii="Times New Roman" w:hAnsi="Times New Roman" w:cs="Times New Roman"/>
        </w:rPr>
        <w:t>​</w:t>
      </w:r>
      <w:r w:rsidRPr="00CC1F98">
        <w:rPr>
          <w:b/>
          <w:bCs/>
        </w:rPr>
        <w:t>全双工特性</w:t>
      </w:r>
      <w:r w:rsidRPr="00CC1F98">
        <w:rPr>
          <w:rFonts w:ascii="Times New Roman" w:hAnsi="Times New Roman" w:cs="Times New Roman"/>
        </w:rPr>
        <w:t>​</w:t>
      </w:r>
      <w:r w:rsidRPr="00CC1F98">
        <w:t>：由于 SPI 是全双工通信，即使你只想接收数据，也必须执行发送操作（即使发送的是无实际意义的虚拟数据）来提供通信时钟。</w:t>
      </w:r>
    </w:p>
    <w:p w14:paraId="109A1AE4" w14:textId="77777777" w:rsidR="00CC1F98" w:rsidRPr="00CC1F98" w:rsidRDefault="00CC1F98" w:rsidP="00CC1F98">
      <w:pPr>
        <w:numPr>
          <w:ilvl w:val="0"/>
          <w:numId w:val="584"/>
        </w:numPr>
      </w:pPr>
      <w:r w:rsidRPr="00CC1F98">
        <w:rPr>
          <w:rFonts w:ascii="Times New Roman" w:hAnsi="Times New Roman" w:cs="Times New Roman"/>
        </w:rPr>
        <w:t>​</w:t>
      </w:r>
      <w:r w:rsidRPr="00CC1F98">
        <w:rPr>
          <w:b/>
          <w:bCs/>
        </w:rPr>
        <w:t>错误处理</w:t>
      </w:r>
      <w:r w:rsidRPr="00CC1F98">
        <w:rPr>
          <w:rFonts w:ascii="Times New Roman" w:hAnsi="Times New Roman" w:cs="Times New Roman"/>
        </w:rPr>
        <w:t>​</w:t>
      </w:r>
      <w:r w:rsidRPr="00CC1F98">
        <w:t>：在实际项目中，建议在等待标志位（如 TXE 或 RXNE）的循环中加入超时判断机制，防止因外设故障或连接问题导致程序无限期卡死。</w:t>
      </w:r>
    </w:p>
    <w:p w14:paraId="030657BA" w14:textId="77777777" w:rsidR="00CC1F98" w:rsidRPr="00CC1F98" w:rsidRDefault="00CC1F98" w:rsidP="00CC1F98">
      <w:pPr>
        <w:numPr>
          <w:ilvl w:val="0"/>
          <w:numId w:val="584"/>
        </w:numPr>
      </w:pPr>
      <w:r w:rsidRPr="00CC1F98">
        <w:rPr>
          <w:rFonts w:ascii="Times New Roman" w:hAnsi="Times New Roman" w:cs="Times New Roman"/>
        </w:rPr>
        <w:t>​</w:t>
      </w:r>
      <w:r w:rsidRPr="00CC1F98">
        <w:rPr>
          <w:b/>
          <w:bCs/>
        </w:rPr>
        <w:t>中断方式</w:t>
      </w:r>
      <w:r w:rsidRPr="00CC1F98">
        <w:rPr>
          <w:rFonts w:ascii="Times New Roman" w:hAnsi="Times New Roman" w:cs="Times New Roman"/>
        </w:rPr>
        <w:t>​</w:t>
      </w:r>
      <w:r w:rsidRPr="00CC1F98">
        <w:t>：除了轮询方式，也可以使用中断方式来接收数据。通过使能接收缓冲区非空中断（SPI_I2S_IT_RXNE），在中断服务程序（</w:t>
      </w:r>
      <w:proofErr w:type="spellStart"/>
      <w:r w:rsidRPr="00CC1F98">
        <w:t>IRQHandler</w:t>
      </w:r>
      <w:proofErr w:type="spellEnd"/>
      <w:r w:rsidRPr="00CC1F98">
        <w:t>）中调用 SPI_I2S_ReceiveData来读取数据。</w:t>
      </w:r>
    </w:p>
    <w:p w14:paraId="25602535" w14:textId="77777777" w:rsidR="00CC1F98" w:rsidRPr="00CC1F98" w:rsidRDefault="00CC1F98" w:rsidP="00CC1F98">
      <w:r w:rsidRPr="00CC1F98">
        <w:t>希望这些详细的解释和示例能帮助你更好地理解和使用 SPI_I2S_ReceiveData函数。如果你对 SPI 的初始化配置、DMA 传输或其他相关函数有更多疑问，欢迎继续提问！</w:t>
      </w:r>
    </w:p>
    <w:p w14:paraId="02F1789E" w14:textId="77777777" w:rsidR="00CC1F98" w:rsidRPr="00CC1F98" w:rsidRDefault="00CC1F98" w:rsidP="00CC1F98"/>
    <w:p w14:paraId="61849943" w14:textId="6B992094" w:rsidR="00D46492" w:rsidRDefault="00D46492" w:rsidP="00D46492">
      <w:pPr>
        <w:pStyle w:val="2"/>
      </w:pPr>
      <w:proofErr w:type="spellStart"/>
      <w:r>
        <w:t>SPI_NSSInternalSoftwareConfig</w:t>
      </w:r>
      <w:proofErr w:type="spellEnd"/>
      <w:r>
        <w:t>()</w:t>
      </w:r>
      <w:r w:rsidR="00CC1F98">
        <w:br/>
      </w:r>
      <w:r w:rsidR="00CC1F98" w:rsidRPr="00CC1F98">
        <w:t>配置SPI的</w:t>
      </w:r>
      <w:r w:rsidR="00CC1F98" w:rsidRPr="00CC1F98">
        <w:rPr>
          <w:b/>
          <w:bCs/>
        </w:rPr>
        <w:t>内部软件NSS（从设备选择）模式</w:t>
      </w:r>
    </w:p>
    <w:p w14:paraId="6393FE80" w14:textId="77777777" w:rsidR="00CC1F98" w:rsidRPr="00CC1F98" w:rsidRDefault="00CC1F98" w:rsidP="00CC1F98">
      <w:r w:rsidRPr="00CC1F98">
        <w:t>。在STM32标准外设库中，</w:t>
      </w:r>
      <w:proofErr w:type="spellStart"/>
      <w:r w:rsidRPr="00CC1F98">
        <w:t>SPI_NSSInternalSoftwareConfig</w:t>
      </w:r>
      <w:proofErr w:type="spellEnd"/>
      <w:r w:rsidRPr="00CC1F98">
        <w:t>函数用于配置SPI的</w:t>
      </w:r>
      <w:r w:rsidRPr="00CC1F98">
        <w:rPr>
          <w:b/>
          <w:bCs/>
        </w:rPr>
        <w:t>内部软件NSS（从设备选择）模式</w:t>
      </w:r>
      <w:r w:rsidRPr="00CC1F98">
        <w:t>。此函数通过软件控制内部NSS信号电平，从而替代硬件NSS引脚的功能。</w:t>
      </w:r>
    </w:p>
    <w:p w14:paraId="3F9764D1" w14:textId="77777777" w:rsidR="00CC1F98" w:rsidRPr="00CC1F98" w:rsidRDefault="00CC1F98" w:rsidP="00D21F47">
      <w:pPr>
        <w:pStyle w:val="3"/>
      </w:pPr>
      <w:r w:rsidRPr="00CC1F98">
        <w:t xml:space="preserve">函数原型与参数详解 </w:t>
      </w:r>
    </w:p>
    <w:p w14:paraId="2E038A7B" w14:textId="77777777" w:rsidR="00CC1F98" w:rsidRPr="00CC1F98" w:rsidRDefault="00CC1F98" w:rsidP="00CC1F98">
      <w:r w:rsidRPr="00CC1F98">
        <w:t xml:space="preserve">void </w:t>
      </w:r>
      <w:proofErr w:type="spellStart"/>
      <w:r w:rsidRPr="00CC1F98">
        <w:t>SPI_</w:t>
      </w:r>
      <w:proofErr w:type="gramStart"/>
      <w:r w:rsidRPr="00CC1F98">
        <w:t>NSSInternalSoftwareConfig</w:t>
      </w:r>
      <w:proofErr w:type="spellEnd"/>
      <w:r w:rsidRPr="00CC1F98">
        <w:t>(</w:t>
      </w:r>
      <w:proofErr w:type="spellStart"/>
      <w:proofErr w:type="gramEnd"/>
      <w:r w:rsidRPr="00CC1F98">
        <w:t>SPI_TypeDef</w:t>
      </w:r>
      <w:proofErr w:type="spellEnd"/>
      <w:r w:rsidRPr="00CC1F98">
        <w:t xml:space="preserve">* </w:t>
      </w:r>
      <w:proofErr w:type="spellStart"/>
      <w:r w:rsidRPr="00CC1F98">
        <w:t>SPIx</w:t>
      </w:r>
      <w:proofErr w:type="spellEnd"/>
      <w:r w:rsidRPr="00CC1F98">
        <w:t xml:space="preserve">, uint16_t </w:t>
      </w:r>
      <w:proofErr w:type="spellStart"/>
      <w:r w:rsidRPr="00CC1F98">
        <w:t>SPI_NSSInternalSoft</w:t>
      </w:r>
      <w:proofErr w:type="spellEnd"/>
      <w:r w:rsidRPr="00CC1F98">
        <w:t>);</w:t>
      </w:r>
    </w:p>
    <w:p w14:paraId="58E46161" w14:textId="77777777" w:rsidR="00CC1F98" w:rsidRPr="00CC1F98" w:rsidRDefault="00CC1F98" w:rsidP="00CC1F98">
      <w:pPr>
        <w:numPr>
          <w:ilvl w:val="0"/>
          <w:numId w:val="585"/>
        </w:numPr>
      </w:pPr>
      <w:r w:rsidRPr="00CC1F98">
        <w:rPr>
          <w:rFonts w:ascii="Times New Roman" w:hAnsi="Times New Roman" w:cs="Times New Roman"/>
        </w:rPr>
        <w:lastRenderedPageBreak/>
        <w:t>​</w:t>
      </w:r>
      <w:proofErr w:type="spellStart"/>
      <w:r w:rsidRPr="00CC1F98">
        <w:rPr>
          <w:b/>
          <w:bCs/>
        </w:rPr>
        <w:t>SPI_TypeDef</w:t>
      </w:r>
      <w:proofErr w:type="spellEnd"/>
      <w:r w:rsidRPr="00CC1F98">
        <w:rPr>
          <w:b/>
          <w:bCs/>
        </w:rPr>
        <w:t xml:space="preserve">* </w:t>
      </w:r>
      <w:proofErr w:type="spellStart"/>
      <w:r w:rsidRPr="00CC1F98">
        <w:rPr>
          <w:b/>
          <w:bCs/>
        </w:rPr>
        <w:t>SPIx</w:t>
      </w:r>
      <w:proofErr w:type="spellEnd"/>
      <w:r w:rsidRPr="00CC1F98">
        <w:rPr>
          <w:rFonts w:ascii="Times New Roman" w:hAnsi="Times New Roman" w:cs="Times New Roman"/>
        </w:rPr>
        <w:t>​</w:t>
      </w:r>
    </w:p>
    <w:p w14:paraId="4C78B821" w14:textId="77777777" w:rsidR="00CC1F98" w:rsidRPr="00CC1F98" w:rsidRDefault="00CC1F98" w:rsidP="00CC1F98">
      <w:r w:rsidRPr="00CC1F98">
        <w:t>指定要配置的SPI外设。例如，可以是 SPI1、SPI2等。</w:t>
      </w:r>
    </w:p>
    <w:p w14:paraId="4E3CA76C" w14:textId="77777777" w:rsidR="00CC1F98" w:rsidRPr="00CC1F98" w:rsidRDefault="00CC1F98" w:rsidP="00CC1F98">
      <w:pPr>
        <w:numPr>
          <w:ilvl w:val="0"/>
          <w:numId w:val="585"/>
        </w:numPr>
      </w:pPr>
      <w:r w:rsidRPr="00CC1F98">
        <w:rPr>
          <w:rFonts w:ascii="Times New Roman" w:hAnsi="Times New Roman" w:cs="Times New Roman"/>
        </w:rPr>
        <w:t>​</w:t>
      </w:r>
      <w:r w:rsidRPr="00CC1F98">
        <w:rPr>
          <w:b/>
          <w:bCs/>
        </w:rPr>
        <w:t xml:space="preserve">uint16_t </w:t>
      </w:r>
      <w:proofErr w:type="spellStart"/>
      <w:r w:rsidRPr="00CC1F98">
        <w:rPr>
          <w:b/>
          <w:bCs/>
        </w:rPr>
        <w:t>SPI_NSSInternalSoft</w:t>
      </w:r>
      <w:proofErr w:type="spellEnd"/>
      <w:r w:rsidRPr="00CC1F98">
        <w:rPr>
          <w:rFonts w:ascii="Times New Roman" w:hAnsi="Times New Roman" w:cs="Times New Roman"/>
        </w:rPr>
        <w:t>​</w:t>
      </w:r>
    </w:p>
    <w:p w14:paraId="07EFC77C" w14:textId="77777777" w:rsidR="00CC1F98" w:rsidRPr="00CC1F98" w:rsidRDefault="00CC1F98" w:rsidP="00CC1F98">
      <w:r w:rsidRPr="00CC1F98">
        <w:t>此参数用于设置内部NSS信号（即SPI_CR1寄存器中的SSI位）的电平。它不是一个任意数值，而是使用库中预定义的宏：</w:t>
      </w:r>
    </w:p>
    <w:p w14:paraId="14C48D15" w14:textId="77777777" w:rsidR="00CC1F98" w:rsidRPr="00CC1F98" w:rsidRDefault="00CC1F98" w:rsidP="00CC1F98">
      <w:pPr>
        <w:numPr>
          <w:ilvl w:val="1"/>
          <w:numId w:val="585"/>
        </w:numPr>
      </w:pPr>
      <w:proofErr w:type="spellStart"/>
      <w:r w:rsidRPr="00CC1F98">
        <w:t>SPI_NSSInternalSoft_Set</w:t>
      </w:r>
      <w:proofErr w:type="spellEnd"/>
      <w:r w:rsidRPr="00CC1F98">
        <w:t>：将内部NSS信号设置为高电平。</w:t>
      </w:r>
      <w:r w:rsidRPr="00CC1F98">
        <w:rPr>
          <w:rFonts w:ascii="Times New Roman" w:hAnsi="Times New Roman" w:cs="Times New Roman"/>
        </w:rPr>
        <w:t>​</w:t>
      </w:r>
      <w:r w:rsidRPr="00CC1F98">
        <w:rPr>
          <w:b/>
          <w:bCs/>
        </w:rPr>
        <w:t>当STM32配置为主设备（Master）时，通常使用此设置</w:t>
      </w:r>
      <w:r w:rsidRPr="00CC1F98">
        <w:t>。</w:t>
      </w:r>
    </w:p>
    <w:p w14:paraId="53651879" w14:textId="77777777" w:rsidR="00CC1F98" w:rsidRPr="00CC1F98" w:rsidRDefault="00CC1F98" w:rsidP="00CC1F98">
      <w:pPr>
        <w:numPr>
          <w:ilvl w:val="1"/>
          <w:numId w:val="585"/>
        </w:numPr>
      </w:pPr>
      <w:proofErr w:type="spellStart"/>
      <w:r w:rsidRPr="00CC1F98">
        <w:t>SPI_NSSInternalSoft_Reset</w:t>
      </w:r>
      <w:proofErr w:type="spellEnd"/>
      <w:r w:rsidRPr="00CC1F98">
        <w:t>：将内部NSS信号设置为低电平。</w:t>
      </w:r>
    </w:p>
    <w:p w14:paraId="6868BC7C" w14:textId="77777777" w:rsidR="00CC1F98" w:rsidRPr="00CC1F98" w:rsidRDefault="00CC1F98" w:rsidP="00D21F47">
      <w:pPr>
        <w:pStyle w:val="3"/>
      </w:pPr>
      <w:r w:rsidRPr="00CC1F98">
        <w:rPr>
          <w:rFonts w:ascii="Segoe UI Emoji" w:hAnsi="Segoe UI Emoji" w:cs="Segoe UI Emoji"/>
        </w:rPr>
        <w:t>⚙️</w:t>
      </w:r>
      <w:r w:rsidRPr="00CC1F98">
        <w:t xml:space="preserve"> 功能与工作原理 </w:t>
      </w:r>
    </w:p>
    <w:p w14:paraId="1513DBC8" w14:textId="77777777" w:rsidR="00CC1F98" w:rsidRPr="00CC1F98" w:rsidRDefault="00CC1F98" w:rsidP="00CC1F98">
      <w:r w:rsidRPr="00CC1F98">
        <w:t>该函数的核心作用是</w:t>
      </w:r>
      <w:r w:rsidRPr="00CC1F98">
        <w:rPr>
          <w:b/>
          <w:bCs/>
        </w:rPr>
        <w:t>通过软件控制SPI_CR1寄存器中的SSI位，以决定内部NSS信号的电平</w:t>
      </w:r>
      <w:r w:rsidRPr="00CC1F98">
        <w:t>。其生效的前提是</w:t>
      </w:r>
      <w:r w:rsidRPr="00CC1F98">
        <w:rPr>
          <w:b/>
          <w:bCs/>
        </w:rPr>
        <w:t>使能了软件从设备管理模式（SSM=1）</w:t>
      </w:r>
      <w:r w:rsidRPr="00CC1F98">
        <w:rPr>
          <w:rFonts w:ascii="Times New Roman" w:hAnsi="Times New Roman" w:cs="Times New Roman"/>
          <w:b/>
          <w:bCs/>
        </w:rPr>
        <w:t>​</w:t>
      </w:r>
      <w:r w:rsidRPr="00CC1F98">
        <w:t>，这通常在</w:t>
      </w:r>
      <w:proofErr w:type="spellStart"/>
      <w:r w:rsidRPr="00CC1F98">
        <w:t>SPI_Init</w:t>
      </w:r>
      <w:proofErr w:type="spellEnd"/>
      <w:r w:rsidRPr="00CC1F98">
        <w:t>函数中通过设置初始化结构体的SPI_NSS成员为</w:t>
      </w:r>
      <w:proofErr w:type="spellStart"/>
      <w:r w:rsidRPr="00CC1F98">
        <w:t>SPI_NSS_Soft</w:t>
      </w:r>
      <w:proofErr w:type="spellEnd"/>
      <w:r w:rsidRPr="00CC1F98">
        <w:t>来完成。</w:t>
      </w:r>
    </w:p>
    <w:p w14:paraId="35E34F5D" w14:textId="77777777" w:rsidR="00CC1F98" w:rsidRPr="00CC1F98" w:rsidRDefault="00CC1F98" w:rsidP="00CC1F98">
      <w:r w:rsidRPr="00CC1F98">
        <w:t>当使能了软件NSS模式（SSM=1）后，STM32将忽略外部NSS引脚的实际电平，芯片内部的NSS信号电平完全由SSI位决定。此时，物理上的NSS引脚可以被用作普通的GPIO。</w:t>
      </w:r>
    </w:p>
    <w:p w14:paraId="6C68761A" w14:textId="77777777" w:rsidR="00CC1F98" w:rsidRPr="00CC1F98" w:rsidRDefault="00CC1F98" w:rsidP="00D21F47">
      <w:pPr>
        <w:pStyle w:val="3"/>
      </w:pPr>
      <w:r w:rsidRPr="00CC1F98">
        <w:rPr>
          <w:rFonts w:ascii="Segoe UI Emoji" w:hAnsi="Segoe UI Emoji" w:cs="Segoe UI Emoji"/>
        </w:rPr>
        <w:t>🚀</w:t>
      </w:r>
      <w:r w:rsidRPr="00CC1F98">
        <w:t xml:space="preserve"> 典型配置流程 </w:t>
      </w:r>
    </w:p>
    <w:p w14:paraId="7E87C30B" w14:textId="77777777" w:rsidR="00CC1F98" w:rsidRPr="00CC1F98" w:rsidRDefault="00CC1F98" w:rsidP="00CC1F98">
      <w:r w:rsidRPr="00CC1F98">
        <w:t>在代码中，</w:t>
      </w:r>
      <w:proofErr w:type="spellStart"/>
      <w:r w:rsidRPr="00CC1F98">
        <w:t>SPI_NSSInternalSoftwareConfig</w:t>
      </w:r>
      <w:proofErr w:type="spellEnd"/>
      <w:r w:rsidRPr="00CC1F98">
        <w:t>的调用通常嵌入在SPI的初始化序列中，特别是当SPI被配置为主模式时。</w:t>
      </w:r>
    </w:p>
    <w:p w14:paraId="39528A16" w14:textId="77777777" w:rsidR="00CC1F98" w:rsidRPr="00CC1F98" w:rsidRDefault="00CC1F98" w:rsidP="00CC1F98">
      <w:pPr>
        <w:numPr>
          <w:ilvl w:val="0"/>
          <w:numId w:val="586"/>
        </w:numPr>
      </w:pPr>
      <w:r w:rsidRPr="00CC1F98">
        <w:rPr>
          <w:rFonts w:ascii="Times New Roman" w:hAnsi="Times New Roman" w:cs="Times New Roman"/>
        </w:rPr>
        <w:t>​</w:t>
      </w:r>
      <w:r w:rsidRPr="00CC1F98">
        <w:rPr>
          <w:b/>
          <w:bCs/>
        </w:rPr>
        <w:t>配置GPIO</w:t>
      </w:r>
      <w:r w:rsidRPr="00CC1F98">
        <w:rPr>
          <w:rFonts w:ascii="Times New Roman" w:hAnsi="Times New Roman" w:cs="Times New Roman"/>
        </w:rPr>
        <w:t>​</w:t>
      </w:r>
      <w:r w:rsidRPr="00CC1F98">
        <w:t>：使能SPI和对应GPIO端口的时钟，并将SCK、MISO、MOSI引脚配置为复用功能。</w:t>
      </w:r>
      <w:r w:rsidRPr="00CC1F98">
        <w:rPr>
          <w:rFonts w:ascii="Times New Roman" w:hAnsi="Times New Roman" w:cs="Times New Roman"/>
        </w:rPr>
        <w:t>​</w:t>
      </w:r>
      <w:r w:rsidRPr="00CC1F98">
        <w:rPr>
          <w:b/>
          <w:bCs/>
        </w:rPr>
        <w:t>片选信号（NSS）通常由一个独立的普通GPIO控制</w:t>
      </w:r>
      <w:r w:rsidRPr="00CC1F98">
        <w:t>，以实现灵活的多个从设备管理。</w:t>
      </w:r>
    </w:p>
    <w:p w14:paraId="2E884908" w14:textId="77777777" w:rsidR="00CC1F98" w:rsidRPr="00CC1F98" w:rsidRDefault="00CC1F98" w:rsidP="00CC1F98">
      <w:pPr>
        <w:numPr>
          <w:ilvl w:val="0"/>
          <w:numId w:val="586"/>
        </w:numPr>
      </w:pPr>
      <w:r w:rsidRPr="00CC1F98">
        <w:rPr>
          <w:rFonts w:ascii="Times New Roman" w:hAnsi="Times New Roman" w:cs="Times New Roman"/>
        </w:rPr>
        <w:t>​</w:t>
      </w:r>
      <w:r w:rsidRPr="00CC1F98">
        <w:rPr>
          <w:b/>
          <w:bCs/>
        </w:rPr>
        <w:t>初始化SPI参数</w:t>
      </w:r>
      <w:r w:rsidRPr="00CC1F98">
        <w:rPr>
          <w:rFonts w:ascii="Times New Roman" w:hAnsi="Times New Roman" w:cs="Times New Roman"/>
        </w:rPr>
        <w:t>​</w:t>
      </w:r>
      <w:r w:rsidRPr="00CC1F98">
        <w:t xml:space="preserve">：调用 </w:t>
      </w:r>
      <w:proofErr w:type="spellStart"/>
      <w:r w:rsidRPr="00CC1F98">
        <w:t>SPI_Init</w:t>
      </w:r>
      <w:proofErr w:type="spellEnd"/>
      <w:r w:rsidRPr="00CC1F98">
        <w:t>函数，其中关键配置包括：</w:t>
      </w:r>
    </w:p>
    <w:p w14:paraId="3D6685FB" w14:textId="77777777" w:rsidR="00CC1F98" w:rsidRPr="00CC1F98" w:rsidRDefault="00CC1F98" w:rsidP="00CC1F98">
      <w:pPr>
        <w:numPr>
          <w:ilvl w:val="0"/>
          <w:numId w:val="586"/>
        </w:numPr>
        <w:tabs>
          <w:tab w:val="clear" w:pos="720"/>
        </w:tabs>
      </w:pPr>
      <w:proofErr w:type="spellStart"/>
      <w:r w:rsidRPr="00CC1F98">
        <w:t>SPI_InitTypeDef</w:t>
      </w:r>
      <w:proofErr w:type="spellEnd"/>
      <w:r w:rsidRPr="00CC1F98">
        <w:t xml:space="preserve"> </w:t>
      </w:r>
      <w:proofErr w:type="spellStart"/>
      <w:r w:rsidRPr="00CC1F98">
        <w:t>SPI_InitStructure</w:t>
      </w:r>
      <w:proofErr w:type="spellEnd"/>
      <w:r w:rsidRPr="00CC1F98">
        <w:t>;</w:t>
      </w:r>
    </w:p>
    <w:p w14:paraId="212ED25D" w14:textId="77777777" w:rsidR="00CC1F98" w:rsidRPr="00CC1F98" w:rsidRDefault="00CC1F98" w:rsidP="00CC1F98">
      <w:pPr>
        <w:numPr>
          <w:ilvl w:val="0"/>
          <w:numId w:val="586"/>
        </w:numPr>
        <w:tabs>
          <w:tab w:val="clear" w:pos="720"/>
        </w:tabs>
      </w:pPr>
      <w:proofErr w:type="spellStart"/>
      <w:r w:rsidRPr="00CC1F98">
        <w:t>SPI_InitStructure.SPI_Mode</w:t>
      </w:r>
      <w:proofErr w:type="spellEnd"/>
      <w:r w:rsidRPr="00CC1F98">
        <w:t xml:space="preserve"> = </w:t>
      </w:r>
      <w:proofErr w:type="spellStart"/>
      <w:r w:rsidRPr="00CC1F98">
        <w:t>SPI_Mode_Master</w:t>
      </w:r>
      <w:proofErr w:type="spellEnd"/>
      <w:r w:rsidRPr="00CC1F98">
        <w:t>;       // 设置为主模式</w:t>
      </w:r>
    </w:p>
    <w:p w14:paraId="1C490E02" w14:textId="77777777" w:rsidR="00CC1F98" w:rsidRPr="00CC1F98" w:rsidRDefault="00CC1F98" w:rsidP="00CC1F98">
      <w:pPr>
        <w:numPr>
          <w:ilvl w:val="0"/>
          <w:numId w:val="586"/>
        </w:numPr>
        <w:tabs>
          <w:tab w:val="clear" w:pos="720"/>
        </w:tabs>
      </w:pPr>
      <w:proofErr w:type="spellStart"/>
      <w:r w:rsidRPr="00CC1F98">
        <w:t>SPI_InitStructure.SPI_NSS</w:t>
      </w:r>
      <w:proofErr w:type="spellEnd"/>
      <w:r w:rsidRPr="00CC1F98">
        <w:t xml:space="preserve"> = </w:t>
      </w:r>
      <w:proofErr w:type="spellStart"/>
      <w:r w:rsidRPr="00CC1F98">
        <w:t>SPI_NSS_Soft</w:t>
      </w:r>
      <w:proofErr w:type="spellEnd"/>
      <w:r w:rsidRPr="00CC1F98">
        <w:t>;           // 启用软件NSS管理</w:t>
      </w:r>
    </w:p>
    <w:p w14:paraId="39AB1C7F" w14:textId="77777777" w:rsidR="00CC1F98" w:rsidRPr="00CC1F98" w:rsidRDefault="00CC1F98" w:rsidP="00CC1F98">
      <w:pPr>
        <w:numPr>
          <w:ilvl w:val="0"/>
          <w:numId w:val="586"/>
        </w:numPr>
        <w:tabs>
          <w:tab w:val="clear" w:pos="720"/>
        </w:tabs>
      </w:pPr>
      <w:r w:rsidRPr="00CC1F98">
        <w:t>// ... 配置其他参数（如方向、数据大小、CPOL、CPHA、波特率等）</w:t>
      </w:r>
    </w:p>
    <w:p w14:paraId="74710FB2" w14:textId="77777777" w:rsidR="00CC1F98" w:rsidRPr="00CC1F98" w:rsidRDefault="00CC1F98" w:rsidP="00CC1F98">
      <w:proofErr w:type="spellStart"/>
      <w:r w:rsidRPr="00CC1F98">
        <w:t>SPI_</w:t>
      </w:r>
      <w:proofErr w:type="gramStart"/>
      <w:r w:rsidRPr="00CC1F98">
        <w:t>Init</w:t>
      </w:r>
      <w:proofErr w:type="spellEnd"/>
      <w:r w:rsidRPr="00CC1F98">
        <w:t>(</w:t>
      </w:r>
      <w:proofErr w:type="gramEnd"/>
      <w:r w:rsidRPr="00CC1F98">
        <w:t>SPI2, &amp;</w:t>
      </w:r>
      <w:proofErr w:type="spellStart"/>
      <w:r w:rsidRPr="00CC1F98">
        <w:t>SPI_InitStructure</w:t>
      </w:r>
      <w:proofErr w:type="spellEnd"/>
      <w:r w:rsidRPr="00CC1F98">
        <w:t>);</w:t>
      </w:r>
    </w:p>
    <w:p w14:paraId="30741E85" w14:textId="77777777" w:rsidR="00CC1F98" w:rsidRPr="00CC1F98" w:rsidRDefault="00CC1F98" w:rsidP="00CC1F98">
      <w:r w:rsidRPr="00CC1F98">
        <w:t>将SPI_NSS设置为</w:t>
      </w:r>
      <w:proofErr w:type="spellStart"/>
      <w:r w:rsidRPr="00CC1F98">
        <w:t>SPI_NSS_Soft</w:t>
      </w:r>
      <w:proofErr w:type="spellEnd"/>
      <w:r w:rsidRPr="00CC1F98">
        <w:t>，意味着使能了软件从设备管理（SSM=1）。</w:t>
      </w:r>
    </w:p>
    <w:p w14:paraId="71C39BB8" w14:textId="77777777" w:rsidR="00CC1F98" w:rsidRPr="00CC1F98" w:rsidRDefault="00CC1F98" w:rsidP="00CC1F98">
      <w:pPr>
        <w:numPr>
          <w:ilvl w:val="0"/>
          <w:numId w:val="586"/>
        </w:numPr>
      </w:pPr>
      <w:r w:rsidRPr="00CC1F98">
        <w:rPr>
          <w:rFonts w:ascii="Times New Roman" w:hAnsi="Times New Roman" w:cs="Times New Roman"/>
        </w:rPr>
        <w:t>​</w:t>
      </w:r>
      <w:r w:rsidRPr="00CC1F98">
        <w:rPr>
          <w:b/>
          <w:bCs/>
        </w:rPr>
        <w:t>配置内部NSS信号</w:t>
      </w:r>
      <w:r w:rsidRPr="00CC1F98">
        <w:rPr>
          <w:rFonts w:ascii="Times New Roman" w:hAnsi="Times New Roman" w:cs="Times New Roman"/>
        </w:rPr>
        <w:t>​</w:t>
      </w:r>
      <w:r w:rsidRPr="00CC1F98">
        <w:t xml:space="preserve">：调用 </w:t>
      </w:r>
      <w:proofErr w:type="spellStart"/>
      <w:r w:rsidRPr="00CC1F98">
        <w:t>SPI_NSSInternalSoftwareConfig</w:t>
      </w:r>
      <w:proofErr w:type="spellEnd"/>
      <w:r w:rsidRPr="00CC1F98">
        <w:t>函数，为主设备设置</w:t>
      </w:r>
      <w:r w:rsidRPr="00CC1F98">
        <w:lastRenderedPageBreak/>
        <w:t>正确的内部NSS电平。</w:t>
      </w:r>
    </w:p>
    <w:p w14:paraId="7839E604" w14:textId="77777777" w:rsidR="00CC1F98" w:rsidRPr="00CC1F98" w:rsidRDefault="00CC1F98" w:rsidP="00CC1F98">
      <w:pPr>
        <w:numPr>
          <w:ilvl w:val="0"/>
          <w:numId w:val="586"/>
        </w:numPr>
        <w:tabs>
          <w:tab w:val="clear" w:pos="720"/>
        </w:tabs>
      </w:pPr>
      <w:r w:rsidRPr="00CC1F98">
        <w:t>// 对于主设备，将内部NSS信号设置为高电平</w:t>
      </w:r>
    </w:p>
    <w:p w14:paraId="603A112D" w14:textId="77777777" w:rsidR="00CC1F98" w:rsidRPr="00CC1F98" w:rsidRDefault="00CC1F98" w:rsidP="00CC1F98">
      <w:proofErr w:type="spellStart"/>
      <w:r w:rsidRPr="00CC1F98">
        <w:t>SPI_</w:t>
      </w:r>
      <w:proofErr w:type="gramStart"/>
      <w:r w:rsidRPr="00CC1F98">
        <w:t>NSSInternalSoftwareConfig</w:t>
      </w:r>
      <w:proofErr w:type="spellEnd"/>
      <w:r w:rsidRPr="00CC1F98">
        <w:t>(</w:t>
      </w:r>
      <w:proofErr w:type="gramEnd"/>
      <w:r w:rsidRPr="00CC1F98">
        <w:t xml:space="preserve">SPI2, </w:t>
      </w:r>
      <w:proofErr w:type="spellStart"/>
      <w:r w:rsidRPr="00CC1F98">
        <w:t>SPI_NSSInternalSoft_Set</w:t>
      </w:r>
      <w:proofErr w:type="spellEnd"/>
      <w:r w:rsidRPr="00CC1F98">
        <w:t>);</w:t>
      </w:r>
    </w:p>
    <w:p w14:paraId="2EB1D094" w14:textId="77777777" w:rsidR="00CC1F98" w:rsidRPr="00CC1F98" w:rsidRDefault="00CC1F98" w:rsidP="00CC1F98">
      <w:r w:rsidRPr="00CC1F98">
        <w:t>这一步实际上就是设置SSI位为1。</w:t>
      </w:r>
    </w:p>
    <w:p w14:paraId="769B8073" w14:textId="77777777" w:rsidR="00CC1F98" w:rsidRPr="00CC1F98" w:rsidRDefault="00CC1F98" w:rsidP="00CC1F98">
      <w:pPr>
        <w:numPr>
          <w:ilvl w:val="0"/>
          <w:numId w:val="586"/>
        </w:numPr>
      </w:pPr>
      <w:r w:rsidRPr="00CC1F98">
        <w:rPr>
          <w:rFonts w:ascii="Times New Roman" w:hAnsi="Times New Roman" w:cs="Times New Roman"/>
        </w:rPr>
        <w:t>​</w:t>
      </w:r>
      <w:r w:rsidRPr="00CC1F98">
        <w:rPr>
          <w:b/>
          <w:bCs/>
        </w:rPr>
        <w:t>使能SPI外设</w:t>
      </w:r>
      <w:r w:rsidRPr="00CC1F98">
        <w:rPr>
          <w:rFonts w:ascii="Times New Roman" w:hAnsi="Times New Roman" w:cs="Times New Roman"/>
        </w:rPr>
        <w:t>​</w:t>
      </w:r>
      <w:r w:rsidRPr="00CC1F98">
        <w:t xml:space="preserve">：最后调用 </w:t>
      </w:r>
      <w:proofErr w:type="spellStart"/>
      <w:r w:rsidRPr="00CC1F98">
        <w:t>SPI_Cmd</w:t>
      </w:r>
      <w:proofErr w:type="spellEnd"/>
      <w:r w:rsidRPr="00CC1F98">
        <w:t>(SPI2, ENABLE)启动SPI外设。</w:t>
      </w:r>
    </w:p>
    <w:p w14:paraId="469BAEF1" w14:textId="77777777" w:rsidR="00CC1F98" w:rsidRPr="00CC1F98" w:rsidRDefault="00CC1F98" w:rsidP="00D21F47">
      <w:pPr>
        <w:pStyle w:val="3"/>
      </w:pPr>
      <w:r w:rsidRPr="00CC1F98">
        <w:rPr>
          <w:rFonts w:ascii="Segoe UI Emoji" w:hAnsi="Segoe UI Emoji" w:cs="Segoe UI Emoji"/>
        </w:rPr>
        <w:t>💡</w:t>
      </w:r>
      <w:r w:rsidRPr="00CC1F98">
        <w:t xml:space="preserve"> 应用场景与注意事项 </w:t>
      </w:r>
    </w:p>
    <w:p w14:paraId="5D93346E" w14:textId="77777777" w:rsidR="00CC1F98" w:rsidRPr="00CC1F98" w:rsidRDefault="00CC1F98" w:rsidP="00CC1F98">
      <w:pPr>
        <w:numPr>
          <w:ilvl w:val="0"/>
          <w:numId w:val="587"/>
        </w:numPr>
      </w:pPr>
      <w:r w:rsidRPr="00CC1F98">
        <w:rPr>
          <w:rFonts w:ascii="Times New Roman" w:hAnsi="Times New Roman" w:cs="Times New Roman"/>
        </w:rPr>
        <w:t>​</w:t>
      </w:r>
      <w:r w:rsidRPr="00CC1F98">
        <w:rPr>
          <w:b/>
          <w:bCs/>
        </w:rPr>
        <w:t>主设备常用</w:t>
      </w:r>
      <w:proofErr w:type="gramStart"/>
      <w:r w:rsidRPr="00CC1F98">
        <w:rPr>
          <w:b/>
          <w:bCs/>
        </w:rPr>
        <w:t>配置</w:t>
      </w:r>
      <w:r w:rsidRPr="00CC1F98">
        <w:rPr>
          <w:rFonts w:ascii="Times New Roman" w:hAnsi="Times New Roman" w:cs="Times New Roman"/>
        </w:rPr>
        <w:t>​</w:t>
      </w:r>
      <w:r w:rsidRPr="00CC1F98">
        <w:t>：</w:t>
      </w:r>
      <w:r w:rsidRPr="00CC1F98">
        <w:rPr>
          <w:rFonts w:ascii="Times New Roman" w:hAnsi="Times New Roman" w:cs="Times New Roman"/>
        </w:rPr>
        <w:t>​</w:t>
      </w:r>
      <w:proofErr w:type="gramEnd"/>
      <w:r w:rsidRPr="00CC1F98">
        <w:rPr>
          <w:b/>
          <w:bCs/>
        </w:rPr>
        <w:t>当STM32作为SPI主设备时，最常用的方式是使用软件NSS模式</w:t>
      </w:r>
      <w:r w:rsidRPr="00CC1F98">
        <w:t>，并结合一个独立的GPIO来作为每个从设备的片选信号。这样，一个SPI主设备可以轻松控制多个从设备。</w:t>
      </w:r>
    </w:p>
    <w:p w14:paraId="734F5AD7" w14:textId="77777777" w:rsidR="00CC1F98" w:rsidRPr="00CC1F98" w:rsidRDefault="00CC1F98" w:rsidP="00CC1F98">
      <w:pPr>
        <w:numPr>
          <w:ilvl w:val="0"/>
          <w:numId w:val="587"/>
        </w:numPr>
      </w:pPr>
      <w:r w:rsidRPr="00CC1F98">
        <w:rPr>
          <w:rFonts w:ascii="Times New Roman" w:hAnsi="Times New Roman" w:cs="Times New Roman"/>
        </w:rPr>
        <w:t>​</w:t>
      </w:r>
      <w:r w:rsidRPr="00CC1F98">
        <w:rPr>
          <w:b/>
          <w:bCs/>
        </w:rPr>
        <w:t>与硬件NSS模式的区别</w:t>
      </w:r>
      <w:r w:rsidRPr="00CC1F98">
        <w:rPr>
          <w:rFonts w:ascii="Times New Roman" w:hAnsi="Times New Roman" w:cs="Times New Roman"/>
        </w:rPr>
        <w:t>​</w:t>
      </w:r>
      <w:r w:rsidRPr="00CC1F98">
        <w:t>：硬件NSS模式由芯片自动控制NSS引脚电平。在硬件模式下，主设备的NSS引脚可以被配置为输出，并在数据传输期间自动拉低以选中从设备。但这种方式在连接多个从设备时不够灵活，因此</w:t>
      </w:r>
      <w:r w:rsidRPr="00CC1F98">
        <w:rPr>
          <w:b/>
          <w:bCs/>
        </w:rPr>
        <w:t>软件NSS模式（配合普通GPIO作为片选）更为常用</w:t>
      </w:r>
      <w:r w:rsidRPr="00CC1F98">
        <w:t>。</w:t>
      </w:r>
    </w:p>
    <w:p w14:paraId="465CE61D" w14:textId="77777777" w:rsidR="00CC1F98" w:rsidRPr="00CC1F98" w:rsidRDefault="00CC1F98" w:rsidP="00CC1F98">
      <w:pPr>
        <w:numPr>
          <w:ilvl w:val="0"/>
          <w:numId w:val="587"/>
        </w:numPr>
      </w:pPr>
      <w:r w:rsidRPr="00CC1F98">
        <w:rPr>
          <w:rFonts w:ascii="Times New Roman" w:hAnsi="Times New Roman" w:cs="Times New Roman"/>
        </w:rPr>
        <w:t>​</w:t>
      </w:r>
      <w:r w:rsidRPr="00CC1F98">
        <w:rPr>
          <w:b/>
          <w:bCs/>
        </w:rPr>
        <w:t>从设备模式</w:t>
      </w:r>
      <w:r w:rsidRPr="00CC1F98">
        <w:rPr>
          <w:rFonts w:ascii="Times New Roman" w:hAnsi="Times New Roman" w:cs="Times New Roman"/>
        </w:rPr>
        <w:t>​</w:t>
      </w:r>
      <w:r w:rsidRPr="00CC1F98">
        <w:t>：当STM32作为从设备时，也可以配置为软件NSS模式。此时，从设备的内部NSS信号电平由SSI位决定。主设备需要通过一个GPIO控制从设备的片选，从设备则可以配置中断来检测片选信号的边沿变化，并在中断服务程序中调用</w:t>
      </w:r>
      <w:proofErr w:type="spellStart"/>
      <w:r w:rsidRPr="00CC1F98">
        <w:t>SPI_NSSInternalSoftwareConfig</w:t>
      </w:r>
      <w:proofErr w:type="spellEnd"/>
      <w:r w:rsidRPr="00CC1F98">
        <w:t>来设置内部NSS电平。</w:t>
      </w:r>
    </w:p>
    <w:p w14:paraId="74F4B1AF" w14:textId="77777777" w:rsidR="00CC1F98" w:rsidRPr="00CC1F98" w:rsidRDefault="00CC1F98" w:rsidP="00CC1F98">
      <w:r w:rsidRPr="00CC1F98">
        <w:t xml:space="preserve">希望这些详细的解释能帮助你理解和使用 </w:t>
      </w:r>
      <w:proofErr w:type="spellStart"/>
      <w:r w:rsidRPr="00CC1F98">
        <w:t>SPI_NSSInternalSoftwareConfig</w:t>
      </w:r>
      <w:proofErr w:type="spellEnd"/>
      <w:r w:rsidRPr="00CC1F98">
        <w:t>函数。如果你对SPI的初始化流程或NSS的其他管理模式有更多疑问，欢迎继续提问！</w:t>
      </w:r>
    </w:p>
    <w:p w14:paraId="5D336DD4" w14:textId="77777777" w:rsidR="00CC1F98" w:rsidRPr="00CC1F98" w:rsidRDefault="00CC1F98" w:rsidP="00CC1F98"/>
    <w:p w14:paraId="36F8888A" w14:textId="15FECEA6" w:rsidR="00D46492" w:rsidRDefault="00D46492" w:rsidP="00D46492">
      <w:pPr>
        <w:pStyle w:val="2"/>
      </w:pPr>
      <w:proofErr w:type="spellStart"/>
      <w:r>
        <w:t>SPI_SSOutputCmd</w:t>
      </w:r>
      <w:proofErr w:type="spellEnd"/>
      <w:r>
        <w:t>()</w:t>
      </w:r>
      <w:r w:rsidR="00CC1F98">
        <w:br/>
      </w:r>
      <w:r w:rsidR="00CC1F98" w:rsidRPr="00CC1F98">
        <w:t>决定是否将 SPI 的 NSS 引脚用作</w:t>
      </w:r>
      <w:r w:rsidR="00CC1F98" w:rsidRPr="00CC1F98">
        <w:rPr>
          <w:b/>
          <w:bCs/>
        </w:rPr>
        <w:t>硬件控制的片选信号输出</w:t>
      </w:r>
    </w:p>
    <w:p w14:paraId="5EEF1BC1" w14:textId="77777777" w:rsidR="00CC1F98" w:rsidRPr="00CC1F98" w:rsidRDefault="00CC1F98" w:rsidP="00CC1F98">
      <w:proofErr w:type="spellStart"/>
      <w:r w:rsidRPr="00CC1F98">
        <w:t>SPI_SSOutputCmd</w:t>
      </w:r>
      <w:proofErr w:type="spellEnd"/>
      <w:r w:rsidRPr="00CC1F98">
        <w:t xml:space="preserve">函数用于控制 STM32 SPI 外设的 </w:t>
      </w:r>
      <w:r w:rsidRPr="00CC1F98">
        <w:rPr>
          <w:rFonts w:ascii="Times New Roman" w:hAnsi="Times New Roman" w:cs="Times New Roman"/>
        </w:rPr>
        <w:t>​</w:t>
      </w:r>
      <w:r w:rsidRPr="00CC1F98">
        <w:rPr>
          <w:b/>
          <w:bCs/>
        </w:rPr>
        <w:t>SS（从设备选择）引脚输出功能</w:t>
      </w:r>
      <w:r w:rsidRPr="00CC1F98">
        <w:t>。简单来说，它决定是否将 SPI 的 NSS 引脚用作</w:t>
      </w:r>
      <w:r w:rsidRPr="00CC1F98">
        <w:rPr>
          <w:b/>
          <w:bCs/>
        </w:rPr>
        <w:t>硬件控制的片选信号输出</w:t>
      </w:r>
      <w:r w:rsidRPr="00CC1F98">
        <w:t>。</w:t>
      </w:r>
    </w:p>
    <w:p w14:paraId="16089182" w14:textId="77777777" w:rsidR="00CC1F98" w:rsidRPr="00CC1F98" w:rsidRDefault="00CC1F98" w:rsidP="00CC1F98">
      <w:pPr>
        <w:rPr>
          <w:b/>
          <w:bCs/>
        </w:rPr>
      </w:pPr>
      <w:r w:rsidRPr="00CC1F98">
        <w:rPr>
          <w:rFonts w:ascii="Segoe UI Emoji" w:hAnsi="Segoe UI Emoji" w:cs="Segoe UI Emoji"/>
          <w:b/>
          <w:bCs/>
        </w:rPr>
        <w:t>🔧</w:t>
      </w:r>
      <w:r w:rsidRPr="00CC1F98">
        <w:rPr>
          <w:b/>
          <w:bCs/>
        </w:rPr>
        <w:t xml:space="preserve"> 函数详解 </w:t>
      </w:r>
    </w:p>
    <w:p w14:paraId="61C2EC42" w14:textId="77777777" w:rsidR="00CC1F98" w:rsidRPr="00CC1F98" w:rsidRDefault="00CC1F98" w:rsidP="00D21F47">
      <w:pPr>
        <w:pStyle w:val="3"/>
      </w:pPr>
      <w:r w:rsidRPr="00CC1F98">
        <w:rPr>
          <w:rFonts w:ascii="Times New Roman" w:hAnsi="Times New Roman" w:cs="Times New Roman"/>
        </w:rPr>
        <w:t>​</w:t>
      </w:r>
      <w:r w:rsidRPr="00CC1F98">
        <w:t>函数原型</w:t>
      </w:r>
      <w:r w:rsidRPr="00CC1F98">
        <w:rPr>
          <w:rFonts w:ascii="Times New Roman" w:hAnsi="Times New Roman" w:cs="Times New Roman"/>
        </w:rPr>
        <w:t>​</w:t>
      </w:r>
      <w:r w:rsidRPr="00CC1F98">
        <w:t>：</w:t>
      </w:r>
    </w:p>
    <w:p w14:paraId="0DEE9D7C" w14:textId="77777777" w:rsidR="00CC1F98" w:rsidRPr="00CC1F98" w:rsidRDefault="00CC1F98" w:rsidP="00CC1F98">
      <w:r w:rsidRPr="00CC1F98">
        <w:t xml:space="preserve">void </w:t>
      </w:r>
      <w:proofErr w:type="spellStart"/>
      <w:r w:rsidRPr="00CC1F98">
        <w:t>SPI_</w:t>
      </w:r>
      <w:proofErr w:type="gramStart"/>
      <w:r w:rsidRPr="00CC1F98">
        <w:t>SSOutputCmd</w:t>
      </w:r>
      <w:proofErr w:type="spellEnd"/>
      <w:r w:rsidRPr="00CC1F98">
        <w:t>(</w:t>
      </w:r>
      <w:proofErr w:type="spellStart"/>
      <w:proofErr w:type="gramEnd"/>
      <w:r w:rsidRPr="00CC1F98">
        <w:t>SPI_TypeDef</w:t>
      </w:r>
      <w:proofErr w:type="spellEnd"/>
      <w:r w:rsidRPr="00CC1F98">
        <w:t xml:space="preserve">* </w:t>
      </w:r>
      <w:proofErr w:type="spellStart"/>
      <w:r w:rsidRPr="00CC1F98">
        <w:t>SPIx</w:t>
      </w:r>
      <w:proofErr w:type="spellEnd"/>
      <w:r w:rsidRPr="00CC1F98">
        <w:t xml:space="preserve">, </w:t>
      </w:r>
      <w:proofErr w:type="spellStart"/>
      <w:r w:rsidRPr="00CC1F98">
        <w:t>FunctionalState</w:t>
      </w:r>
      <w:proofErr w:type="spellEnd"/>
      <w:r w:rsidRPr="00CC1F98">
        <w:t xml:space="preserve"> </w:t>
      </w:r>
      <w:proofErr w:type="spellStart"/>
      <w:r w:rsidRPr="00CC1F98">
        <w:t>NewState</w:t>
      </w:r>
      <w:proofErr w:type="spellEnd"/>
      <w:r w:rsidRPr="00CC1F98">
        <w:t>);</w:t>
      </w:r>
    </w:p>
    <w:p w14:paraId="161C5B0B" w14:textId="77777777" w:rsidR="00CC1F98" w:rsidRPr="00CC1F98" w:rsidRDefault="00CC1F98" w:rsidP="00CC1F98">
      <w:pPr>
        <w:numPr>
          <w:ilvl w:val="0"/>
          <w:numId w:val="588"/>
        </w:numPr>
      </w:pPr>
      <w:r w:rsidRPr="00CC1F98">
        <w:rPr>
          <w:rFonts w:ascii="Times New Roman" w:hAnsi="Times New Roman" w:cs="Times New Roman"/>
        </w:rPr>
        <w:lastRenderedPageBreak/>
        <w:t>​</w:t>
      </w:r>
      <w:proofErr w:type="spellStart"/>
      <w:r w:rsidRPr="00CC1F98">
        <w:rPr>
          <w:b/>
          <w:bCs/>
        </w:rPr>
        <w:t>SPIx</w:t>
      </w:r>
      <w:proofErr w:type="spellEnd"/>
      <w:r w:rsidRPr="00CC1F98">
        <w:rPr>
          <w:rFonts w:ascii="Times New Roman" w:hAnsi="Times New Roman" w:cs="Times New Roman"/>
        </w:rPr>
        <w:t>​</w:t>
      </w:r>
      <w:r w:rsidRPr="00CC1F98">
        <w:t>：指定要操作的 SPI 外设，例如 SPI1、SPI2。</w:t>
      </w:r>
    </w:p>
    <w:p w14:paraId="58DD62ED" w14:textId="77777777" w:rsidR="00CC1F98" w:rsidRPr="00CC1F98" w:rsidRDefault="00CC1F98" w:rsidP="00CC1F98">
      <w:pPr>
        <w:numPr>
          <w:ilvl w:val="0"/>
          <w:numId w:val="588"/>
        </w:numPr>
      </w:pPr>
      <w:r w:rsidRPr="00CC1F98">
        <w:rPr>
          <w:rFonts w:ascii="Times New Roman" w:hAnsi="Times New Roman" w:cs="Times New Roman"/>
        </w:rPr>
        <w:t>​</w:t>
      </w:r>
      <w:proofErr w:type="spellStart"/>
      <w:r w:rsidRPr="00CC1F98">
        <w:rPr>
          <w:b/>
          <w:bCs/>
        </w:rPr>
        <w:t>NewState</w:t>
      </w:r>
      <w:proofErr w:type="spellEnd"/>
      <w:r w:rsidRPr="00CC1F98">
        <w:rPr>
          <w:rFonts w:ascii="Times New Roman" w:hAnsi="Times New Roman" w:cs="Times New Roman"/>
        </w:rPr>
        <w:t>​</w:t>
      </w:r>
      <w:r w:rsidRPr="00CC1F98">
        <w:t>：指定 SS 输出功能的新状态。</w:t>
      </w:r>
    </w:p>
    <w:p w14:paraId="40290533" w14:textId="77777777" w:rsidR="00CC1F98" w:rsidRPr="00CC1F98" w:rsidRDefault="00CC1F98" w:rsidP="00CC1F98">
      <w:pPr>
        <w:numPr>
          <w:ilvl w:val="1"/>
          <w:numId w:val="588"/>
        </w:numPr>
      </w:pPr>
      <w:r w:rsidRPr="00CC1F98">
        <w:t>ENABLE：</w:t>
      </w:r>
      <w:r w:rsidRPr="00CC1F98">
        <w:rPr>
          <w:rFonts w:ascii="Times New Roman" w:hAnsi="Times New Roman" w:cs="Times New Roman"/>
        </w:rPr>
        <w:t>​</w:t>
      </w:r>
      <w:r w:rsidRPr="00CC1F98">
        <w:rPr>
          <w:b/>
          <w:bCs/>
        </w:rPr>
        <w:t>使能</w:t>
      </w:r>
      <w:r w:rsidRPr="00CC1F98">
        <w:rPr>
          <w:rFonts w:ascii="Times New Roman" w:hAnsi="Times New Roman" w:cs="Times New Roman"/>
        </w:rPr>
        <w:t>​</w:t>
      </w:r>
      <w:r w:rsidRPr="00CC1F98">
        <w:t xml:space="preserve"> SS 引脚输出。当 SPI 配置为</w:t>
      </w:r>
      <w:r w:rsidRPr="00CC1F98">
        <w:rPr>
          <w:b/>
          <w:bCs/>
        </w:rPr>
        <w:t>主模式</w:t>
      </w:r>
      <w:r w:rsidRPr="00CC1F98">
        <w:t>时，硬件会自动管理 NSS 引脚电平。通常在数据传输开始时自动拉低（选中从设备），传输结束后恢复高电平。</w:t>
      </w:r>
    </w:p>
    <w:p w14:paraId="00B94CF9" w14:textId="77777777" w:rsidR="00CC1F98" w:rsidRPr="00CC1F98" w:rsidRDefault="00CC1F98" w:rsidP="00CC1F98">
      <w:pPr>
        <w:numPr>
          <w:ilvl w:val="1"/>
          <w:numId w:val="588"/>
        </w:numPr>
      </w:pPr>
      <w:r w:rsidRPr="00CC1F98">
        <w:t>DISABLE：</w:t>
      </w:r>
      <w:r w:rsidRPr="00CC1F98">
        <w:rPr>
          <w:rFonts w:ascii="Times New Roman" w:hAnsi="Times New Roman" w:cs="Times New Roman"/>
        </w:rPr>
        <w:t>​</w:t>
      </w:r>
      <w:r w:rsidRPr="00CC1F98">
        <w:rPr>
          <w:b/>
          <w:bCs/>
        </w:rPr>
        <w:t>禁用</w:t>
      </w:r>
      <w:r w:rsidRPr="00CC1F98">
        <w:rPr>
          <w:rFonts w:ascii="Times New Roman" w:hAnsi="Times New Roman" w:cs="Times New Roman"/>
        </w:rPr>
        <w:t>​</w:t>
      </w:r>
      <w:r w:rsidRPr="00CC1F98">
        <w:t xml:space="preserve"> SS 引脚输出。NSS 引脚可由软件控制为普通 GPIO，或用于其他功能。</w:t>
      </w:r>
    </w:p>
    <w:p w14:paraId="5FCA9EF5" w14:textId="77777777" w:rsidR="00CC1F98" w:rsidRPr="00CC1F98" w:rsidRDefault="00CC1F98" w:rsidP="00D21F47">
      <w:pPr>
        <w:pStyle w:val="3"/>
      </w:pPr>
      <w:r w:rsidRPr="00CC1F98">
        <w:rPr>
          <w:rFonts w:ascii="Segoe UI Emoji" w:hAnsi="Segoe UI Emoji" w:cs="Segoe UI Emoji"/>
        </w:rPr>
        <w:t>⚙️</w:t>
      </w:r>
      <w:r w:rsidRPr="00CC1F98">
        <w:t xml:space="preserve"> 功能说明 </w:t>
      </w:r>
    </w:p>
    <w:p w14:paraId="7B41072D" w14:textId="77777777" w:rsidR="00CC1F98" w:rsidRPr="00CC1F98" w:rsidRDefault="00CC1F98" w:rsidP="00CC1F98">
      <w:r w:rsidRPr="00CC1F98">
        <w:t>该函数通过配置 SPI 控制寄存器中特定的控制位，来切换 NSS 引脚的硬件输出功能。</w:t>
      </w:r>
    </w:p>
    <w:p w14:paraId="08BD3D6A" w14:textId="77777777" w:rsidR="00CC1F98" w:rsidRPr="00CC1F98" w:rsidRDefault="00CC1F98" w:rsidP="00CC1F98">
      <w:pPr>
        <w:numPr>
          <w:ilvl w:val="0"/>
          <w:numId w:val="589"/>
        </w:numPr>
      </w:pPr>
      <w:r w:rsidRPr="00CC1F98">
        <w:rPr>
          <w:rFonts w:ascii="Times New Roman" w:hAnsi="Times New Roman" w:cs="Times New Roman"/>
        </w:rPr>
        <w:t>​</w:t>
      </w:r>
      <w:r w:rsidRPr="00CC1F98">
        <w:rPr>
          <w:b/>
          <w:bCs/>
        </w:rPr>
        <w:t>使能时 (ENABLE)</w:t>
      </w:r>
      <w:r w:rsidRPr="00CC1F98">
        <w:rPr>
          <w:rFonts w:ascii="Times New Roman" w:hAnsi="Times New Roman" w:cs="Times New Roman"/>
          <w:b/>
          <w:bCs/>
        </w:rPr>
        <w:t>​</w:t>
      </w:r>
      <w:r w:rsidRPr="00CC1F98">
        <w:rPr>
          <w:rFonts w:ascii="Times New Roman" w:hAnsi="Times New Roman" w:cs="Times New Roman"/>
        </w:rPr>
        <w:t>​</w:t>
      </w:r>
      <w:r w:rsidRPr="00CC1F98">
        <w:t>：SPI 硬件会自动控制 NSS 引脚的电平。当 SPI 处于主模式并开始通信时，NSS 引脚输出低电平以选中目标从设备；通信结束时，NSS 引脚恢复高电平以释放从设备。这对于实现标准的硬件片选管理非常有用。</w:t>
      </w:r>
    </w:p>
    <w:p w14:paraId="5EE9CCEB" w14:textId="77777777" w:rsidR="00CC1F98" w:rsidRPr="00CC1F98" w:rsidRDefault="00CC1F98" w:rsidP="00CC1F98">
      <w:pPr>
        <w:numPr>
          <w:ilvl w:val="0"/>
          <w:numId w:val="589"/>
        </w:numPr>
      </w:pPr>
      <w:r w:rsidRPr="00CC1F98">
        <w:rPr>
          <w:rFonts w:ascii="Times New Roman" w:hAnsi="Times New Roman" w:cs="Times New Roman"/>
        </w:rPr>
        <w:t>​</w:t>
      </w:r>
      <w:r w:rsidRPr="00CC1F98">
        <w:rPr>
          <w:b/>
          <w:bCs/>
        </w:rPr>
        <w:t>禁用时 (DISABLE)</w:t>
      </w:r>
      <w:r w:rsidRPr="00CC1F98">
        <w:rPr>
          <w:rFonts w:ascii="Times New Roman" w:hAnsi="Times New Roman" w:cs="Times New Roman"/>
          <w:b/>
          <w:bCs/>
        </w:rPr>
        <w:t>​</w:t>
      </w:r>
      <w:r w:rsidRPr="00CC1F98">
        <w:rPr>
          <w:rFonts w:ascii="Times New Roman" w:hAnsi="Times New Roman" w:cs="Times New Roman"/>
        </w:rPr>
        <w:t>​</w:t>
      </w:r>
      <w:r w:rsidRPr="00CC1F98">
        <w:t xml:space="preserve">：SPI 硬件不再控制 NSS 引脚。此时，通常需要结合软件 NSS 模式（通过 </w:t>
      </w:r>
      <w:proofErr w:type="spellStart"/>
      <w:r w:rsidRPr="00CC1F98">
        <w:t>SPI_NSSInternalSoftwareConfig</w:t>
      </w:r>
      <w:proofErr w:type="spellEnd"/>
      <w:r w:rsidRPr="00CC1F98">
        <w:t>函数配置），由程序员手动控制一个普通 GPIO 的电平来模拟片选信号。</w:t>
      </w:r>
    </w:p>
    <w:p w14:paraId="4A67432A" w14:textId="77777777" w:rsidR="00CC1F98" w:rsidRPr="00CC1F98" w:rsidRDefault="00CC1F98" w:rsidP="00D21F47">
      <w:pPr>
        <w:pStyle w:val="3"/>
      </w:pPr>
      <w:r w:rsidRPr="00CC1F98">
        <w:rPr>
          <w:rFonts w:ascii="Segoe UI Emoji" w:hAnsi="Segoe UI Emoji" w:cs="Segoe UI Emoji"/>
        </w:rPr>
        <w:t>📋</w:t>
      </w:r>
      <w:r w:rsidRPr="00CC1F98">
        <w:t xml:space="preserve"> 典型配置流程 </w:t>
      </w:r>
    </w:p>
    <w:p w14:paraId="76887C65" w14:textId="77777777" w:rsidR="00CC1F98" w:rsidRPr="00CC1F98" w:rsidRDefault="00CC1F98" w:rsidP="00CC1F98">
      <w:proofErr w:type="spellStart"/>
      <w:r w:rsidRPr="00CC1F98">
        <w:t>SPI_SSOutputCmd</w:t>
      </w:r>
      <w:proofErr w:type="spellEnd"/>
      <w:r w:rsidRPr="00CC1F98">
        <w:t>通常在 SPI 初始化过程中，在配置为主模式且使用硬件 NSS 时调用。</w:t>
      </w:r>
    </w:p>
    <w:p w14:paraId="6D191C3C" w14:textId="77777777" w:rsidR="00CC1F98" w:rsidRPr="00CC1F98" w:rsidRDefault="00CC1F98" w:rsidP="00CC1F98">
      <w:pPr>
        <w:numPr>
          <w:ilvl w:val="0"/>
          <w:numId w:val="590"/>
        </w:numPr>
      </w:pPr>
      <w:r w:rsidRPr="00CC1F98">
        <w:rPr>
          <w:rFonts w:ascii="Times New Roman" w:hAnsi="Times New Roman" w:cs="Times New Roman"/>
        </w:rPr>
        <w:t>​</w:t>
      </w:r>
      <w:r w:rsidRPr="00CC1F98">
        <w:rPr>
          <w:b/>
          <w:bCs/>
        </w:rPr>
        <w:t>配置 GPIO</w:t>
      </w:r>
      <w:r w:rsidRPr="00CC1F98">
        <w:rPr>
          <w:rFonts w:ascii="Times New Roman" w:hAnsi="Times New Roman" w:cs="Times New Roman"/>
        </w:rPr>
        <w:t>​</w:t>
      </w:r>
      <w:r w:rsidRPr="00CC1F98">
        <w:t>：将 SPI 相关的引脚（SCK、MOSI、MISO）配置为复用功能。</w:t>
      </w:r>
      <w:r w:rsidRPr="00CC1F98">
        <w:rPr>
          <w:rFonts w:ascii="Times New Roman" w:hAnsi="Times New Roman" w:cs="Times New Roman"/>
        </w:rPr>
        <w:t>​</w:t>
      </w:r>
      <w:r w:rsidRPr="00CC1F98">
        <w:rPr>
          <w:b/>
          <w:bCs/>
        </w:rPr>
        <w:t>NSS 引脚需要配置为复用推挽输出</w:t>
      </w:r>
      <w:r w:rsidRPr="00CC1F98">
        <w:rPr>
          <w:rFonts w:ascii="Times New Roman" w:hAnsi="Times New Roman" w:cs="Times New Roman"/>
        </w:rPr>
        <w:t>​</w:t>
      </w:r>
      <w:r w:rsidRPr="00CC1F98">
        <w:t xml:space="preserve"> (</w:t>
      </w:r>
      <w:proofErr w:type="spellStart"/>
      <w:r w:rsidRPr="00CC1F98">
        <w:t>GPIO_Mode_AF_PP</w:t>
      </w:r>
      <w:proofErr w:type="spellEnd"/>
      <w:r w:rsidRPr="00CC1F98">
        <w:t>)，这是硬件控制 NSS 输出的关键。</w:t>
      </w:r>
    </w:p>
    <w:p w14:paraId="775D1936" w14:textId="77777777" w:rsidR="00CC1F98" w:rsidRPr="00CC1F98" w:rsidRDefault="00CC1F98" w:rsidP="00CC1F98">
      <w:pPr>
        <w:numPr>
          <w:ilvl w:val="0"/>
          <w:numId w:val="590"/>
        </w:numPr>
      </w:pPr>
      <w:r w:rsidRPr="00CC1F98">
        <w:rPr>
          <w:rFonts w:ascii="Times New Roman" w:hAnsi="Times New Roman" w:cs="Times New Roman"/>
        </w:rPr>
        <w:t>​</w:t>
      </w:r>
      <w:r w:rsidRPr="00CC1F98">
        <w:rPr>
          <w:b/>
          <w:bCs/>
        </w:rPr>
        <w:t>初始化 SPI 参数</w:t>
      </w:r>
      <w:r w:rsidRPr="00CC1F98">
        <w:rPr>
          <w:rFonts w:ascii="Times New Roman" w:hAnsi="Times New Roman" w:cs="Times New Roman"/>
        </w:rPr>
        <w:t>​</w:t>
      </w:r>
      <w:r w:rsidRPr="00CC1F98">
        <w:t xml:space="preserve">：调用 </w:t>
      </w:r>
      <w:proofErr w:type="spellStart"/>
      <w:r w:rsidRPr="00CC1F98">
        <w:t>SPI_Init</w:t>
      </w:r>
      <w:proofErr w:type="spellEnd"/>
      <w:r w:rsidRPr="00CC1F98">
        <w:t>函数，其中关键配置包括：</w:t>
      </w:r>
    </w:p>
    <w:p w14:paraId="499D30B7" w14:textId="77777777" w:rsidR="00CC1F98" w:rsidRPr="00CC1F98" w:rsidRDefault="00CC1F98" w:rsidP="00CC1F98">
      <w:pPr>
        <w:numPr>
          <w:ilvl w:val="0"/>
          <w:numId w:val="590"/>
        </w:numPr>
        <w:tabs>
          <w:tab w:val="clear" w:pos="720"/>
        </w:tabs>
      </w:pPr>
      <w:proofErr w:type="spellStart"/>
      <w:r w:rsidRPr="00CC1F98">
        <w:t>SPI_InitTypeDef</w:t>
      </w:r>
      <w:proofErr w:type="spellEnd"/>
      <w:r w:rsidRPr="00CC1F98">
        <w:t xml:space="preserve"> </w:t>
      </w:r>
      <w:proofErr w:type="spellStart"/>
      <w:r w:rsidRPr="00CC1F98">
        <w:t>SPI_InitStructure</w:t>
      </w:r>
      <w:proofErr w:type="spellEnd"/>
      <w:r w:rsidRPr="00CC1F98">
        <w:t>;</w:t>
      </w:r>
    </w:p>
    <w:p w14:paraId="2E62BF50" w14:textId="77777777" w:rsidR="00CC1F98" w:rsidRPr="00CC1F98" w:rsidRDefault="00CC1F98" w:rsidP="00CC1F98">
      <w:pPr>
        <w:numPr>
          <w:ilvl w:val="0"/>
          <w:numId w:val="590"/>
        </w:numPr>
        <w:tabs>
          <w:tab w:val="clear" w:pos="720"/>
        </w:tabs>
      </w:pPr>
      <w:proofErr w:type="spellStart"/>
      <w:r w:rsidRPr="00CC1F98">
        <w:t>SPI_InitStructure.SPI_Mode</w:t>
      </w:r>
      <w:proofErr w:type="spellEnd"/>
      <w:r w:rsidRPr="00CC1F98">
        <w:t xml:space="preserve"> = </w:t>
      </w:r>
      <w:proofErr w:type="spellStart"/>
      <w:r w:rsidRPr="00CC1F98">
        <w:t>SPI_Mode_Master</w:t>
      </w:r>
      <w:proofErr w:type="spellEnd"/>
      <w:r w:rsidRPr="00CC1F98">
        <w:t>;      // 设置为主模式</w:t>
      </w:r>
    </w:p>
    <w:p w14:paraId="1D5229F2" w14:textId="77777777" w:rsidR="00CC1F98" w:rsidRPr="00CC1F98" w:rsidRDefault="00CC1F98" w:rsidP="00CC1F98">
      <w:pPr>
        <w:numPr>
          <w:ilvl w:val="0"/>
          <w:numId w:val="590"/>
        </w:numPr>
        <w:tabs>
          <w:tab w:val="clear" w:pos="720"/>
        </w:tabs>
      </w:pPr>
      <w:proofErr w:type="spellStart"/>
      <w:r w:rsidRPr="00CC1F98">
        <w:t>SPI_InitStructure.SPI_NSS</w:t>
      </w:r>
      <w:proofErr w:type="spellEnd"/>
      <w:r w:rsidRPr="00CC1F98">
        <w:t xml:space="preserve"> = </w:t>
      </w:r>
      <w:proofErr w:type="spellStart"/>
      <w:r w:rsidRPr="00CC1F98">
        <w:t>SPI_NSS_Hard</w:t>
      </w:r>
      <w:proofErr w:type="spellEnd"/>
      <w:r w:rsidRPr="00CC1F98">
        <w:t>;          // 使用硬件 NSS 管理</w:t>
      </w:r>
    </w:p>
    <w:p w14:paraId="741FE022" w14:textId="77777777" w:rsidR="00CC1F98" w:rsidRPr="00CC1F98" w:rsidRDefault="00CC1F98" w:rsidP="00CC1F98">
      <w:pPr>
        <w:numPr>
          <w:ilvl w:val="0"/>
          <w:numId w:val="590"/>
        </w:numPr>
        <w:tabs>
          <w:tab w:val="clear" w:pos="720"/>
        </w:tabs>
      </w:pPr>
      <w:r w:rsidRPr="00CC1F98">
        <w:t>// ... 配置其他参数（如波特率、数据大小、CPOL、CPHA 等）</w:t>
      </w:r>
    </w:p>
    <w:p w14:paraId="05E6738A" w14:textId="77777777" w:rsidR="00CC1F98" w:rsidRPr="00CC1F98" w:rsidRDefault="00CC1F98" w:rsidP="00CC1F98">
      <w:proofErr w:type="spellStart"/>
      <w:r w:rsidRPr="00CC1F98">
        <w:t>SPI_</w:t>
      </w:r>
      <w:proofErr w:type="gramStart"/>
      <w:r w:rsidRPr="00CC1F98">
        <w:t>Init</w:t>
      </w:r>
      <w:proofErr w:type="spellEnd"/>
      <w:r w:rsidRPr="00CC1F98">
        <w:t>(</w:t>
      </w:r>
      <w:proofErr w:type="gramEnd"/>
      <w:r w:rsidRPr="00CC1F98">
        <w:t>SPI1, &amp;</w:t>
      </w:r>
      <w:proofErr w:type="spellStart"/>
      <w:r w:rsidRPr="00CC1F98">
        <w:t>SPI_InitStructure</w:t>
      </w:r>
      <w:proofErr w:type="spellEnd"/>
      <w:r w:rsidRPr="00CC1F98">
        <w:t>);</w:t>
      </w:r>
    </w:p>
    <w:p w14:paraId="74EB19EB" w14:textId="77777777" w:rsidR="00CC1F98" w:rsidRPr="00CC1F98" w:rsidRDefault="00CC1F98" w:rsidP="00CC1F98">
      <w:pPr>
        <w:numPr>
          <w:ilvl w:val="0"/>
          <w:numId w:val="590"/>
        </w:numPr>
      </w:pPr>
      <w:r w:rsidRPr="00CC1F98">
        <w:rPr>
          <w:rFonts w:ascii="Times New Roman" w:hAnsi="Times New Roman" w:cs="Times New Roman"/>
        </w:rPr>
        <w:t>​</w:t>
      </w:r>
      <w:r w:rsidRPr="00CC1F98">
        <w:rPr>
          <w:b/>
          <w:bCs/>
        </w:rPr>
        <w:t>使能 SS 输出</w:t>
      </w:r>
      <w:r w:rsidRPr="00CC1F98">
        <w:rPr>
          <w:rFonts w:ascii="Times New Roman" w:hAnsi="Times New Roman" w:cs="Times New Roman"/>
        </w:rPr>
        <w:t>​</w:t>
      </w:r>
      <w:r w:rsidRPr="00CC1F98">
        <w:t xml:space="preserve">：调用 </w:t>
      </w:r>
      <w:proofErr w:type="spellStart"/>
      <w:r w:rsidRPr="00CC1F98">
        <w:t>SPI_SSOutputCmd</w:t>
      </w:r>
      <w:proofErr w:type="spellEnd"/>
      <w:r w:rsidRPr="00CC1F98">
        <w:t>(SPI1, ENABLE)，启动硬件对 NSS 引脚的控制。</w:t>
      </w:r>
    </w:p>
    <w:p w14:paraId="7A4E53B0" w14:textId="77777777" w:rsidR="00CC1F98" w:rsidRPr="00CC1F98" w:rsidRDefault="00CC1F98" w:rsidP="00CC1F98">
      <w:pPr>
        <w:numPr>
          <w:ilvl w:val="0"/>
          <w:numId w:val="590"/>
        </w:numPr>
      </w:pPr>
      <w:r w:rsidRPr="00CC1F98">
        <w:rPr>
          <w:rFonts w:ascii="Times New Roman" w:hAnsi="Times New Roman" w:cs="Times New Roman"/>
        </w:rPr>
        <w:lastRenderedPageBreak/>
        <w:t>​</w:t>
      </w:r>
      <w:r w:rsidRPr="00CC1F98">
        <w:rPr>
          <w:b/>
          <w:bCs/>
        </w:rPr>
        <w:t>使能 SPI 外设</w:t>
      </w:r>
      <w:r w:rsidRPr="00CC1F98">
        <w:rPr>
          <w:rFonts w:ascii="Times New Roman" w:hAnsi="Times New Roman" w:cs="Times New Roman"/>
        </w:rPr>
        <w:t>​</w:t>
      </w:r>
      <w:r w:rsidRPr="00CC1F98">
        <w:t xml:space="preserve">：最后调用 </w:t>
      </w:r>
      <w:proofErr w:type="spellStart"/>
      <w:r w:rsidRPr="00CC1F98">
        <w:t>SPI_Cmd</w:t>
      </w:r>
      <w:proofErr w:type="spellEnd"/>
      <w:r w:rsidRPr="00CC1F98">
        <w:t>(SPI1, ENABLE)使能 SPI 外设。</w:t>
      </w:r>
    </w:p>
    <w:p w14:paraId="29ED88F1" w14:textId="77777777" w:rsidR="00CC1F98" w:rsidRPr="00CC1F98" w:rsidRDefault="00CC1F98" w:rsidP="00D21F47">
      <w:pPr>
        <w:pStyle w:val="3"/>
      </w:pPr>
      <w:r w:rsidRPr="00CC1F98">
        <w:rPr>
          <w:rFonts w:ascii="Segoe UI Emoji" w:hAnsi="Segoe UI Emoji" w:cs="Segoe UI Emoji"/>
        </w:rPr>
        <w:t>💡</w:t>
      </w:r>
      <w:r w:rsidRPr="00CC1F98">
        <w:t xml:space="preserve"> 重要注意事项与使用场景 </w:t>
      </w:r>
    </w:p>
    <w:p w14:paraId="18AB3EB9" w14:textId="77777777" w:rsidR="00CC1F98" w:rsidRPr="00CC1F98" w:rsidRDefault="00CC1F98" w:rsidP="00CC1F98">
      <w:pPr>
        <w:numPr>
          <w:ilvl w:val="0"/>
          <w:numId w:val="591"/>
        </w:numPr>
      </w:pPr>
      <w:r w:rsidRPr="00CC1F98">
        <w:rPr>
          <w:rFonts w:ascii="Times New Roman" w:hAnsi="Times New Roman" w:cs="Times New Roman"/>
        </w:rPr>
        <w:t>​</w:t>
      </w:r>
      <w:r w:rsidRPr="00CC1F98">
        <w:rPr>
          <w:b/>
          <w:bCs/>
        </w:rPr>
        <w:t>硬件 NSS 与软件 NSS</w:t>
      </w:r>
      <w:r w:rsidRPr="00CC1F98">
        <w:rPr>
          <w:rFonts w:ascii="Times New Roman" w:hAnsi="Times New Roman" w:cs="Times New Roman"/>
        </w:rPr>
        <w:t>​</w:t>
      </w:r>
      <w:r w:rsidRPr="00CC1F98">
        <w:t>：</w:t>
      </w:r>
      <w:proofErr w:type="spellStart"/>
      <w:r w:rsidRPr="00CC1F98">
        <w:t>SPI_SSOutputCmd</w:t>
      </w:r>
      <w:proofErr w:type="spellEnd"/>
      <w:r w:rsidRPr="00CC1F98">
        <w:t>函数通常与</w:t>
      </w:r>
      <w:r w:rsidRPr="00CC1F98">
        <w:rPr>
          <w:b/>
          <w:bCs/>
        </w:rPr>
        <w:t>硬件 NSS 模式</w:t>
      </w:r>
      <w:r w:rsidRPr="00CC1F98">
        <w:t>配合使用。如果配置为</w:t>
      </w:r>
      <w:r w:rsidRPr="00CC1F98">
        <w:rPr>
          <w:b/>
          <w:bCs/>
        </w:rPr>
        <w:t>软件 NSS 模式</w:t>
      </w:r>
      <w:r w:rsidRPr="00CC1F98">
        <w:rPr>
          <w:rFonts w:ascii="Times New Roman" w:hAnsi="Times New Roman" w:cs="Times New Roman"/>
        </w:rPr>
        <w:t>​</w:t>
      </w:r>
      <w:r w:rsidRPr="00CC1F98">
        <w:t xml:space="preserve"> </w:t>
      </w:r>
      <w:proofErr w:type="gramStart"/>
      <w:r w:rsidRPr="00CC1F98">
        <w:t>(</w:t>
      </w:r>
      <w:proofErr w:type="spellStart"/>
      <w:r w:rsidRPr="00CC1F98">
        <w:t>SPI_NSS_Soft</w:t>
      </w:r>
      <w:proofErr w:type="spellEnd"/>
      <w:r w:rsidRPr="00CC1F98">
        <w:t>)</w:t>
      </w:r>
      <w:proofErr w:type="gramEnd"/>
      <w:r w:rsidRPr="00CC1F98">
        <w:t>，则通常不需要调用此函数，而是使用一个独立的 GPIO 并手动控制其电平来作为片选信号。</w:t>
      </w:r>
    </w:p>
    <w:p w14:paraId="7C920962" w14:textId="77777777" w:rsidR="00CC1F98" w:rsidRPr="00CC1F98" w:rsidRDefault="00CC1F98" w:rsidP="00CC1F98">
      <w:pPr>
        <w:numPr>
          <w:ilvl w:val="0"/>
          <w:numId w:val="591"/>
        </w:numPr>
      </w:pPr>
      <w:r w:rsidRPr="00CC1F98">
        <w:rPr>
          <w:rFonts w:ascii="Times New Roman" w:hAnsi="Times New Roman" w:cs="Times New Roman"/>
        </w:rPr>
        <w:t>​</w:t>
      </w:r>
      <w:r w:rsidRPr="00CC1F98">
        <w:rPr>
          <w:b/>
          <w:bCs/>
        </w:rPr>
        <w:t>多从机</w:t>
      </w:r>
      <w:proofErr w:type="gramStart"/>
      <w:r w:rsidRPr="00CC1F98">
        <w:rPr>
          <w:b/>
          <w:bCs/>
        </w:rPr>
        <w:t>连接</w:t>
      </w:r>
      <w:r w:rsidRPr="00CC1F98">
        <w:rPr>
          <w:rFonts w:ascii="Times New Roman" w:hAnsi="Times New Roman" w:cs="Times New Roman"/>
        </w:rPr>
        <w:t>​</w:t>
      </w:r>
      <w:r w:rsidRPr="00CC1F98">
        <w:t>：</w:t>
      </w:r>
      <w:proofErr w:type="gramEnd"/>
      <w:r w:rsidRPr="00CC1F98">
        <w:t>在“一主多从”的系统中，硬件 NSS 输出通常只适用于单一从设备的场景。对于多个从设备，更常见的做法是禁用 SS 输出（即使用软件 NSS 模式），然后为每个从设备分配一个独立的 GPIO 作为片选线，由软件逐个控制。</w:t>
      </w:r>
    </w:p>
    <w:p w14:paraId="097EEE10" w14:textId="77777777" w:rsidR="00CC1F98" w:rsidRPr="00CC1F98" w:rsidRDefault="00CC1F98" w:rsidP="00CC1F98">
      <w:pPr>
        <w:numPr>
          <w:ilvl w:val="0"/>
          <w:numId w:val="591"/>
        </w:numPr>
      </w:pPr>
      <w:r w:rsidRPr="00CC1F98">
        <w:rPr>
          <w:rFonts w:ascii="Times New Roman" w:hAnsi="Times New Roman" w:cs="Times New Roman"/>
        </w:rPr>
        <w:t>​</w:t>
      </w:r>
      <w:r w:rsidRPr="00CC1F98">
        <w:rPr>
          <w:b/>
          <w:bCs/>
        </w:rPr>
        <w:t>关键配置</w:t>
      </w:r>
      <w:r w:rsidRPr="00CC1F98">
        <w:rPr>
          <w:rFonts w:ascii="Times New Roman" w:hAnsi="Times New Roman" w:cs="Times New Roman"/>
        </w:rPr>
        <w:t>​</w:t>
      </w:r>
      <w:r w:rsidRPr="00CC1F98">
        <w:t>：使用硬件 NSS 输出时，务必确保 NSS 引脚已正确配置为</w:t>
      </w:r>
      <w:r w:rsidRPr="00CC1F98">
        <w:rPr>
          <w:b/>
          <w:bCs/>
        </w:rPr>
        <w:t>复用推挽输出</w:t>
      </w:r>
      <w:r w:rsidRPr="00CC1F98">
        <w:t>模式。如果配置为普通推挽输出，硬件可能无法正确控制该引脚。</w:t>
      </w:r>
    </w:p>
    <w:p w14:paraId="657FA038" w14:textId="77777777" w:rsidR="00CC1F98" w:rsidRPr="00CC1F98" w:rsidRDefault="00CC1F98" w:rsidP="00D21F47">
      <w:pPr>
        <w:pStyle w:val="3"/>
      </w:pPr>
      <w:r w:rsidRPr="00CC1F98">
        <w:rPr>
          <w:rFonts w:ascii="Segoe UI Emoji" w:hAnsi="Segoe UI Emoji" w:cs="Segoe UI Emoji"/>
        </w:rPr>
        <w:t>🛠️</w:t>
      </w:r>
      <w:r w:rsidRPr="00CC1F98">
        <w:t xml:space="preserve"> 代码示例 </w:t>
      </w:r>
    </w:p>
    <w:p w14:paraId="6C327E53" w14:textId="77777777" w:rsidR="00CC1F98" w:rsidRPr="00CC1F98" w:rsidRDefault="00CC1F98" w:rsidP="00CC1F98">
      <w:r w:rsidRPr="00CC1F98">
        <w:t>以下代码片段展示了在 STM32 的 SPI 主模式初始化中，如何配置并使用硬件 NSS 输出：</w:t>
      </w:r>
    </w:p>
    <w:p w14:paraId="68252B43" w14:textId="77777777" w:rsidR="00CC1F98" w:rsidRPr="00CC1F98" w:rsidRDefault="00CC1F98" w:rsidP="00CC1F98">
      <w:proofErr w:type="spellStart"/>
      <w:r w:rsidRPr="00CC1F98">
        <w:t>GPIO_InitTypeDef</w:t>
      </w:r>
      <w:proofErr w:type="spellEnd"/>
      <w:r w:rsidRPr="00CC1F98">
        <w:t xml:space="preserve"> </w:t>
      </w:r>
      <w:proofErr w:type="spellStart"/>
      <w:r w:rsidRPr="00CC1F98">
        <w:t>GPIO_InitStructure</w:t>
      </w:r>
      <w:proofErr w:type="spellEnd"/>
      <w:r w:rsidRPr="00CC1F98">
        <w:t>;</w:t>
      </w:r>
    </w:p>
    <w:p w14:paraId="74F9A5F1" w14:textId="77777777" w:rsidR="00CC1F98" w:rsidRPr="00CC1F98" w:rsidRDefault="00CC1F98" w:rsidP="00CC1F98">
      <w:proofErr w:type="spellStart"/>
      <w:r w:rsidRPr="00CC1F98">
        <w:t>SPI_InitTypeDef</w:t>
      </w:r>
      <w:proofErr w:type="spellEnd"/>
      <w:r w:rsidRPr="00CC1F98">
        <w:t xml:space="preserve"> </w:t>
      </w:r>
      <w:proofErr w:type="spellStart"/>
      <w:r w:rsidRPr="00CC1F98">
        <w:t>SPI_InitStructure</w:t>
      </w:r>
      <w:proofErr w:type="spellEnd"/>
      <w:r w:rsidRPr="00CC1F98">
        <w:t>;</w:t>
      </w:r>
    </w:p>
    <w:p w14:paraId="28601161" w14:textId="77777777" w:rsidR="00CC1F98" w:rsidRPr="00CC1F98" w:rsidRDefault="00CC1F98" w:rsidP="00CC1F98"/>
    <w:p w14:paraId="08876F6A" w14:textId="77777777" w:rsidR="00CC1F98" w:rsidRPr="00CC1F98" w:rsidRDefault="00CC1F98" w:rsidP="00CC1F98">
      <w:r w:rsidRPr="00CC1F98">
        <w:t>// 1. 使能时钟</w:t>
      </w:r>
    </w:p>
    <w:p w14:paraId="4EC9D953" w14:textId="77777777" w:rsidR="00CC1F98" w:rsidRPr="00CC1F98" w:rsidRDefault="00CC1F98" w:rsidP="00CC1F98">
      <w:r w:rsidRPr="00CC1F98">
        <w:t>RCC_APB2</w:t>
      </w:r>
      <w:proofErr w:type="gramStart"/>
      <w:r w:rsidRPr="00CC1F98">
        <w:t>PeriphClockCmd(</w:t>
      </w:r>
      <w:proofErr w:type="gramEnd"/>
      <w:r w:rsidRPr="00CC1F98">
        <w:t>RCC_APB2Periph_GPIOA | RCC_APB2Periph_SPI1, ENABLE);</w:t>
      </w:r>
    </w:p>
    <w:p w14:paraId="30A31840" w14:textId="77777777" w:rsidR="00CC1F98" w:rsidRPr="00CC1F98" w:rsidRDefault="00CC1F98" w:rsidP="00CC1F98"/>
    <w:p w14:paraId="7BE61395" w14:textId="77777777" w:rsidR="00CC1F98" w:rsidRPr="00CC1F98" w:rsidRDefault="00CC1F98" w:rsidP="00CC1F98">
      <w:r w:rsidRPr="00CC1F98">
        <w:t>// 2. 配置 GPIO：PA4 作为 SPI1 的 NSS 引脚，配置为复用推挽输出</w:t>
      </w:r>
    </w:p>
    <w:p w14:paraId="448A2E25" w14:textId="77777777" w:rsidR="00CC1F98" w:rsidRPr="00CC1F98" w:rsidRDefault="00CC1F98" w:rsidP="00CC1F98">
      <w:proofErr w:type="spellStart"/>
      <w:r w:rsidRPr="00CC1F98">
        <w:t>GPIO_InitStructure.GPIO_Pin</w:t>
      </w:r>
      <w:proofErr w:type="spellEnd"/>
      <w:r w:rsidRPr="00CC1F98">
        <w:t xml:space="preserve"> = GPIO_Pin_4;</w:t>
      </w:r>
    </w:p>
    <w:p w14:paraId="04191464" w14:textId="77777777" w:rsidR="00CC1F98" w:rsidRPr="00CC1F98" w:rsidRDefault="00CC1F98" w:rsidP="00CC1F98">
      <w:proofErr w:type="spellStart"/>
      <w:r w:rsidRPr="00CC1F98">
        <w:t>GPIO_InitStructure.GPIO_Mode</w:t>
      </w:r>
      <w:proofErr w:type="spellEnd"/>
      <w:r w:rsidRPr="00CC1F98">
        <w:t xml:space="preserve"> = </w:t>
      </w:r>
      <w:proofErr w:type="spellStart"/>
      <w:r w:rsidRPr="00CC1F98">
        <w:t>GPIO_Mode_AF_PP</w:t>
      </w:r>
      <w:proofErr w:type="spellEnd"/>
      <w:r w:rsidRPr="00CC1F98">
        <w:t>; // 关键：复用推挽输出</w:t>
      </w:r>
    </w:p>
    <w:p w14:paraId="512FF6BA" w14:textId="77777777" w:rsidR="00CC1F98" w:rsidRPr="00CC1F98" w:rsidRDefault="00CC1F98" w:rsidP="00CC1F98">
      <w:proofErr w:type="spellStart"/>
      <w:r w:rsidRPr="00CC1F98">
        <w:t>GPIO_InitStructure.GPIO_Speed</w:t>
      </w:r>
      <w:proofErr w:type="spellEnd"/>
      <w:r w:rsidRPr="00CC1F98">
        <w:t xml:space="preserve"> = GPIO_Speed_50MHz;</w:t>
      </w:r>
    </w:p>
    <w:p w14:paraId="38191277" w14:textId="77777777" w:rsidR="00CC1F98" w:rsidRPr="00CC1F98" w:rsidRDefault="00CC1F98" w:rsidP="00CC1F98">
      <w:proofErr w:type="spellStart"/>
      <w:r w:rsidRPr="00CC1F98">
        <w:t>GPIO_</w:t>
      </w:r>
      <w:proofErr w:type="gramStart"/>
      <w:r w:rsidRPr="00CC1F98">
        <w:t>Init</w:t>
      </w:r>
      <w:proofErr w:type="spellEnd"/>
      <w:r w:rsidRPr="00CC1F98">
        <w:t>(</w:t>
      </w:r>
      <w:proofErr w:type="gramEnd"/>
      <w:r w:rsidRPr="00CC1F98">
        <w:t>GPIOA, &amp;</w:t>
      </w:r>
      <w:proofErr w:type="spellStart"/>
      <w:r w:rsidRPr="00CC1F98">
        <w:t>GPIO_InitStructure</w:t>
      </w:r>
      <w:proofErr w:type="spellEnd"/>
      <w:r w:rsidRPr="00CC1F98">
        <w:t>);</w:t>
      </w:r>
    </w:p>
    <w:p w14:paraId="34E6315A" w14:textId="77777777" w:rsidR="00CC1F98" w:rsidRPr="00CC1F98" w:rsidRDefault="00CC1F98" w:rsidP="00CC1F98"/>
    <w:p w14:paraId="7E002687" w14:textId="77777777" w:rsidR="00CC1F98" w:rsidRPr="00CC1F98" w:rsidRDefault="00CC1F98" w:rsidP="00CC1F98">
      <w:r w:rsidRPr="00CC1F98">
        <w:t>// ... 配置 SCK, MOSI, MISO 引脚</w:t>
      </w:r>
    </w:p>
    <w:p w14:paraId="66D30B44" w14:textId="77777777" w:rsidR="00CC1F98" w:rsidRPr="00CC1F98" w:rsidRDefault="00CC1F98" w:rsidP="00CC1F98"/>
    <w:p w14:paraId="49642437" w14:textId="77777777" w:rsidR="00CC1F98" w:rsidRPr="00CC1F98" w:rsidRDefault="00CC1F98" w:rsidP="00CC1F98">
      <w:r w:rsidRPr="00CC1F98">
        <w:lastRenderedPageBreak/>
        <w:t>// 3. 配置 SPI 为主模式，硬件 NSS</w:t>
      </w:r>
    </w:p>
    <w:p w14:paraId="21CE3D21" w14:textId="77777777" w:rsidR="00CC1F98" w:rsidRPr="00CC1F98" w:rsidRDefault="00CC1F98" w:rsidP="00CC1F98">
      <w:proofErr w:type="spellStart"/>
      <w:r w:rsidRPr="00CC1F98">
        <w:t>SPI_InitStructure.SPI_Direction</w:t>
      </w:r>
      <w:proofErr w:type="spellEnd"/>
      <w:r w:rsidRPr="00CC1F98">
        <w:t xml:space="preserve"> = SPI_Direction_2Lines_FullDuplex;</w:t>
      </w:r>
    </w:p>
    <w:p w14:paraId="000BEB17" w14:textId="77777777" w:rsidR="00CC1F98" w:rsidRPr="00CC1F98" w:rsidRDefault="00CC1F98" w:rsidP="00CC1F98">
      <w:proofErr w:type="spellStart"/>
      <w:r w:rsidRPr="00CC1F98">
        <w:t>SPI_InitStructure.SPI_Mode</w:t>
      </w:r>
      <w:proofErr w:type="spellEnd"/>
      <w:r w:rsidRPr="00CC1F98">
        <w:t xml:space="preserve"> = </w:t>
      </w:r>
      <w:proofErr w:type="spellStart"/>
      <w:r w:rsidRPr="00CC1F98">
        <w:t>SPI_Mode_Master</w:t>
      </w:r>
      <w:proofErr w:type="spellEnd"/>
      <w:r w:rsidRPr="00CC1F98">
        <w:t>;</w:t>
      </w:r>
    </w:p>
    <w:p w14:paraId="64468B7F" w14:textId="77777777" w:rsidR="00CC1F98" w:rsidRPr="00CC1F98" w:rsidRDefault="00CC1F98" w:rsidP="00CC1F98">
      <w:proofErr w:type="spellStart"/>
      <w:r w:rsidRPr="00CC1F98">
        <w:t>SPI_InitStructure.SPI_DataSize</w:t>
      </w:r>
      <w:proofErr w:type="spellEnd"/>
      <w:r w:rsidRPr="00CC1F98">
        <w:t xml:space="preserve"> = SPI_DataSize_8b;</w:t>
      </w:r>
    </w:p>
    <w:p w14:paraId="0162858C" w14:textId="77777777" w:rsidR="00CC1F98" w:rsidRPr="00CC1F98" w:rsidRDefault="00CC1F98" w:rsidP="00CC1F98">
      <w:proofErr w:type="spellStart"/>
      <w:r w:rsidRPr="00CC1F98">
        <w:t>SPI_InitStructure.SPI_CPOL</w:t>
      </w:r>
      <w:proofErr w:type="spellEnd"/>
      <w:r w:rsidRPr="00CC1F98">
        <w:t xml:space="preserve"> = </w:t>
      </w:r>
      <w:proofErr w:type="spellStart"/>
      <w:r w:rsidRPr="00CC1F98">
        <w:t>SPI_CPOL_Low</w:t>
      </w:r>
      <w:proofErr w:type="spellEnd"/>
      <w:r w:rsidRPr="00CC1F98">
        <w:t>;</w:t>
      </w:r>
    </w:p>
    <w:p w14:paraId="3BA9F705" w14:textId="77777777" w:rsidR="00CC1F98" w:rsidRPr="00CC1F98" w:rsidRDefault="00CC1F98" w:rsidP="00CC1F98">
      <w:proofErr w:type="spellStart"/>
      <w:r w:rsidRPr="00CC1F98">
        <w:t>SPI_InitStructure.SPI_CPHA</w:t>
      </w:r>
      <w:proofErr w:type="spellEnd"/>
      <w:r w:rsidRPr="00CC1F98">
        <w:t xml:space="preserve"> = SPI_CPHA_1Edge;</w:t>
      </w:r>
    </w:p>
    <w:p w14:paraId="02764646" w14:textId="77777777" w:rsidR="00CC1F98" w:rsidRPr="00CC1F98" w:rsidRDefault="00CC1F98" w:rsidP="00CC1F98">
      <w:proofErr w:type="spellStart"/>
      <w:r w:rsidRPr="00CC1F98">
        <w:t>SPI_InitStructure.SPI_NSS</w:t>
      </w:r>
      <w:proofErr w:type="spellEnd"/>
      <w:r w:rsidRPr="00CC1F98">
        <w:t xml:space="preserve"> = </w:t>
      </w:r>
      <w:proofErr w:type="spellStart"/>
      <w:r w:rsidRPr="00CC1F98">
        <w:t>SPI_NSS_Hard</w:t>
      </w:r>
      <w:proofErr w:type="spellEnd"/>
      <w:r w:rsidRPr="00CC1F98">
        <w:t>; // 使用硬件 NSS</w:t>
      </w:r>
    </w:p>
    <w:p w14:paraId="0E72A700" w14:textId="77777777" w:rsidR="00CC1F98" w:rsidRPr="00CC1F98" w:rsidRDefault="00CC1F98" w:rsidP="00CC1F98">
      <w:proofErr w:type="spellStart"/>
      <w:r w:rsidRPr="00CC1F98">
        <w:t>SPI_InitStructure.SPI_BaudRatePrescaler</w:t>
      </w:r>
      <w:proofErr w:type="spellEnd"/>
      <w:r w:rsidRPr="00CC1F98">
        <w:t xml:space="preserve"> = SPI_BaudRatePrescaler_64;</w:t>
      </w:r>
    </w:p>
    <w:p w14:paraId="5F7D6DFD" w14:textId="77777777" w:rsidR="00CC1F98" w:rsidRPr="00CC1F98" w:rsidRDefault="00CC1F98" w:rsidP="00CC1F98">
      <w:proofErr w:type="spellStart"/>
      <w:r w:rsidRPr="00CC1F98">
        <w:t>SPI_InitStructure.SPI_FirstBit</w:t>
      </w:r>
      <w:proofErr w:type="spellEnd"/>
      <w:r w:rsidRPr="00CC1F98">
        <w:t xml:space="preserve"> = </w:t>
      </w:r>
      <w:proofErr w:type="spellStart"/>
      <w:r w:rsidRPr="00CC1F98">
        <w:t>SPI_FirstBit_MSB</w:t>
      </w:r>
      <w:proofErr w:type="spellEnd"/>
      <w:r w:rsidRPr="00CC1F98">
        <w:t>;</w:t>
      </w:r>
    </w:p>
    <w:p w14:paraId="69F15C39" w14:textId="77777777" w:rsidR="00CC1F98" w:rsidRPr="00CC1F98" w:rsidRDefault="00CC1F98" w:rsidP="00CC1F98">
      <w:proofErr w:type="spellStart"/>
      <w:r w:rsidRPr="00CC1F98">
        <w:t>SPI_</w:t>
      </w:r>
      <w:proofErr w:type="gramStart"/>
      <w:r w:rsidRPr="00CC1F98">
        <w:t>Init</w:t>
      </w:r>
      <w:proofErr w:type="spellEnd"/>
      <w:r w:rsidRPr="00CC1F98">
        <w:t>(</w:t>
      </w:r>
      <w:proofErr w:type="gramEnd"/>
      <w:r w:rsidRPr="00CC1F98">
        <w:t>SPI1, &amp;</w:t>
      </w:r>
      <w:proofErr w:type="spellStart"/>
      <w:r w:rsidRPr="00CC1F98">
        <w:t>SPI_InitStructure</w:t>
      </w:r>
      <w:proofErr w:type="spellEnd"/>
      <w:r w:rsidRPr="00CC1F98">
        <w:t>);</w:t>
      </w:r>
    </w:p>
    <w:p w14:paraId="6B6BE453" w14:textId="77777777" w:rsidR="00CC1F98" w:rsidRPr="00CC1F98" w:rsidRDefault="00CC1F98" w:rsidP="00CC1F98"/>
    <w:p w14:paraId="25233A64" w14:textId="77777777" w:rsidR="00CC1F98" w:rsidRPr="00CC1F98" w:rsidRDefault="00CC1F98" w:rsidP="00CC1F98">
      <w:r w:rsidRPr="00CC1F98">
        <w:t>// 4. 使能 SPI 的 SS 输出功能</w:t>
      </w:r>
    </w:p>
    <w:p w14:paraId="5383DA14" w14:textId="77777777" w:rsidR="00CC1F98" w:rsidRPr="00CC1F98" w:rsidRDefault="00CC1F98" w:rsidP="00CC1F98">
      <w:proofErr w:type="spellStart"/>
      <w:r w:rsidRPr="00CC1F98">
        <w:t>SPI_</w:t>
      </w:r>
      <w:proofErr w:type="gramStart"/>
      <w:r w:rsidRPr="00CC1F98">
        <w:t>SSOutputCmd</w:t>
      </w:r>
      <w:proofErr w:type="spellEnd"/>
      <w:r w:rsidRPr="00CC1F98">
        <w:t>(</w:t>
      </w:r>
      <w:proofErr w:type="gramEnd"/>
      <w:r w:rsidRPr="00CC1F98">
        <w:t>SPI1, ENABLE);</w:t>
      </w:r>
    </w:p>
    <w:p w14:paraId="0452239C" w14:textId="77777777" w:rsidR="00CC1F98" w:rsidRPr="00CC1F98" w:rsidRDefault="00CC1F98" w:rsidP="00CC1F98"/>
    <w:p w14:paraId="5E2CD230" w14:textId="77777777" w:rsidR="00CC1F98" w:rsidRPr="00CC1F98" w:rsidRDefault="00CC1F98" w:rsidP="00CC1F98">
      <w:r w:rsidRPr="00CC1F98">
        <w:t>// 5. 最后使能 SPI 外设</w:t>
      </w:r>
    </w:p>
    <w:p w14:paraId="78887651" w14:textId="77777777" w:rsidR="00CC1F98" w:rsidRPr="00CC1F98" w:rsidRDefault="00CC1F98" w:rsidP="00CC1F98">
      <w:proofErr w:type="spellStart"/>
      <w:r w:rsidRPr="00CC1F98">
        <w:t>SPI_</w:t>
      </w:r>
      <w:proofErr w:type="gramStart"/>
      <w:r w:rsidRPr="00CC1F98">
        <w:t>Cmd</w:t>
      </w:r>
      <w:proofErr w:type="spellEnd"/>
      <w:r w:rsidRPr="00CC1F98">
        <w:t>(</w:t>
      </w:r>
      <w:proofErr w:type="gramEnd"/>
      <w:r w:rsidRPr="00CC1F98">
        <w:t>SPI1, ENABLE);</w:t>
      </w:r>
    </w:p>
    <w:p w14:paraId="262FFD6F" w14:textId="77777777" w:rsidR="00CC1F98" w:rsidRPr="00CC1F98" w:rsidRDefault="00CC1F98" w:rsidP="00CC1F98">
      <w:r w:rsidRPr="00CC1F98">
        <w:t xml:space="preserve">希望这些详细的解释能帮助你更好地理解和使用 </w:t>
      </w:r>
      <w:proofErr w:type="spellStart"/>
      <w:r w:rsidRPr="00CC1F98">
        <w:t>SPI_SSOutputCmd</w:t>
      </w:r>
      <w:proofErr w:type="spellEnd"/>
      <w:r w:rsidRPr="00CC1F98">
        <w:t>函数。如果你对 SPI 的初始化配置或其他相关函数有更多疑问，欢迎继续提问！</w:t>
      </w:r>
    </w:p>
    <w:p w14:paraId="45B9C64B" w14:textId="77777777" w:rsidR="00CC1F98" w:rsidRPr="00CC1F98" w:rsidRDefault="00CC1F98" w:rsidP="00CC1F98"/>
    <w:p w14:paraId="779AF0DE" w14:textId="5B90B76B" w:rsidR="00D46492" w:rsidRDefault="00D46492" w:rsidP="00D46492">
      <w:pPr>
        <w:pStyle w:val="2"/>
      </w:pPr>
      <w:proofErr w:type="spellStart"/>
      <w:r>
        <w:t>SPI_DataSizeConfig</w:t>
      </w:r>
      <w:proofErr w:type="spellEnd"/>
      <w:r>
        <w:t>()</w:t>
      </w:r>
      <w:r w:rsidR="00E406E8">
        <w:br/>
      </w:r>
      <w:r w:rsidR="00E406E8" w:rsidRPr="00E406E8">
        <w:t>在STM32的SPI初始化之后，动态配置SPI数据传输的帧大小（数据位宽）</w:t>
      </w:r>
    </w:p>
    <w:p w14:paraId="5F8C3958" w14:textId="77777777" w:rsidR="00E406E8" w:rsidRPr="00E406E8" w:rsidRDefault="00E406E8" w:rsidP="00E406E8">
      <w:proofErr w:type="spellStart"/>
      <w:r w:rsidRPr="00E406E8">
        <w:t>SPI_DataSizeConfig</w:t>
      </w:r>
      <w:proofErr w:type="spellEnd"/>
      <w:r w:rsidRPr="00E406E8">
        <w:t>函数用于在STM32的SPI初始化之后，动态配置SPI数据传输的帧大小（数据位宽）。这个函数允许你在程序运行过程中</w:t>
      </w:r>
      <w:r w:rsidRPr="00E406E8">
        <w:rPr>
          <w:color w:val="EE0000"/>
        </w:rPr>
        <w:t>灵活地切换数据长度</w:t>
      </w:r>
      <w:r w:rsidRPr="00E406E8">
        <w:t>，而无需重新初始化整个SPI外设。</w:t>
      </w:r>
    </w:p>
    <w:p w14:paraId="2180C1CF" w14:textId="77777777" w:rsidR="00E406E8" w:rsidRPr="00E406E8" w:rsidRDefault="00E406E8" w:rsidP="00D21F47">
      <w:pPr>
        <w:pStyle w:val="3"/>
      </w:pPr>
      <w:r w:rsidRPr="00E406E8">
        <w:rPr>
          <w:rFonts w:ascii="Segoe UI Emoji" w:hAnsi="Segoe UI Emoji" w:cs="Segoe UI Emoji"/>
        </w:rPr>
        <w:lastRenderedPageBreak/>
        <w:t>🔧</w:t>
      </w:r>
      <w:r w:rsidRPr="00E406E8">
        <w:t xml:space="preserve"> 函数原型 </w:t>
      </w:r>
    </w:p>
    <w:p w14:paraId="6397D7B2" w14:textId="77777777" w:rsidR="00E406E8" w:rsidRPr="00E406E8" w:rsidRDefault="00E406E8" w:rsidP="00E406E8">
      <w:r w:rsidRPr="00E406E8">
        <w:t xml:space="preserve">void </w:t>
      </w:r>
      <w:proofErr w:type="spellStart"/>
      <w:r w:rsidRPr="00E406E8">
        <w:t>SPI_</w:t>
      </w:r>
      <w:proofErr w:type="gramStart"/>
      <w:r w:rsidRPr="00E406E8">
        <w:t>DataSizeConfig</w:t>
      </w:r>
      <w:proofErr w:type="spellEnd"/>
      <w:r w:rsidRPr="00E406E8">
        <w:t>(</w:t>
      </w:r>
      <w:proofErr w:type="spellStart"/>
      <w:proofErr w:type="gramEnd"/>
      <w:r w:rsidRPr="00E406E8">
        <w:t>SPI_TypeDef</w:t>
      </w:r>
      <w:proofErr w:type="spellEnd"/>
      <w:r w:rsidRPr="00E406E8">
        <w:t xml:space="preserve">* </w:t>
      </w:r>
      <w:proofErr w:type="spellStart"/>
      <w:r w:rsidRPr="00E406E8">
        <w:t>SPIx</w:t>
      </w:r>
      <w:proofErr w:type="spellEnd"/>
      <w:r w:rsidRPr="00E406E8">
        <w:t xml:space="preserve">, uint16_t </w:t>
      </w:r>
      <w:proofErr w:type="spellStart"/>
      <w:r w:rsidRPr="00E406E8">
        <w:t>SPI_DataSize</w:t>
      </w:r>
      <w:proofErr w:type="spellEnd"/>
      <w:r w:rsidRPr="00E406E8">
        <w:t>);</w:t>
      </w:r>
    </w:p>
    <w:p w14:paraId="533ABC07" w14:textId="77777777" w:rsidR="00E406E8" w:rsidRPr="00E406E8" w:rsidRDefault="00E406E8" w:rsidP="00E406E8">
      <w:pPr>
        <w:numPr>
          <w:ilvl w:val="0"/>
          <w:numId w:val="592"/>
        </w:numPr>
      </w:pPr>
      <w:r w:rsidRPr="00E406E8">
        <w:rPr>
          <w:rFonts w:ascii="Times New Roman" w:hAnsi="Times New Roman" w:cs="Times New Roman"/>
        </w:rPr>
        <w:t>​</w:t>
      </w:r>
      <w:proofErr w:type="spellStart"/>
      <w:r w:rsidRPr="00E406E8">
        <w:rPr>
          <w:b/>
          <w:bCs/>
        </w:rPr>
        <w:t>SPIx</w:t>
      </w:r>
      <w:proofErr w:type="spellEnd"/>
      <w:r w:rsidRPr="00E406E8">
        <w:rPr>
          <w:rFonts w:ascii="Times New Roman" w:hAnsi="Times New Roman" w:cs="Times New Roman"/>
        </w:rPr>
        <w:t>​</w:t>
      </w:r>
      <w:r w:rsidRPr="00E406E8">
        <w:t>：指定要配置的SPI外设。例如，SPI1, SPI2, SPI3等。</w:t>
      </w:r>
    </w:p>
    <w:p w14:paraId="0F4C35C2" w14:textId="77777777" w:rsidR="00E406E8" w:rsidRPr="00E406E8" w:rsidRDefault="00E406E8" w:rsidP="00E406E8">
      <w:pPr>
        <w:numPr>
          <w:ilvl w:val="0"/>
          <w:numId w:val="592"/>
        </w:numPr>
      </w:pPr>
      <w:r w:rsidRPr="00E406E8">
        <w:rPr>
          <w:rFonts w:ascii="Times New Roman" w:hAnsi="Times New Roman" w:cs="Times New Roman"/>
        </w:rPr>
        <w:t>​</w:t>
      </w:r>
      <w:proofErr w:type="spellStart"/>
      <w:r w:rsidRPr="00E406E8">
        <w:rPr>
          <w:b/>
          <w:bCs/>
        </w:rPr>
        <w:t>SPI_DataSize</w:t>
      </w:r>
      <w:proofErr w:type="spellEnd"/>
      <w:r w:rsidRPr="00E406E8">
        <w:rPr>
          <w:rFonts w:ascii="Times New Roman" w:hAnsi="Times New Roman" w:cs="Times New Roman"/>
        </w:rPr>
        <w:t>​</w:t>
      </w:r>
      <w:r w:rsidRPr="00E406E8">
        <w:t>：指定数据帧大小的宏。通常使用标准外设库中预定义的以下两个值：</w:t>
      </w:r>
    </w:p>
    <w:p w14:paraId="79B70573" w14:textId="77777777" w:rsidR="00E406E8" w:rsidRPr="00E406E8" w:rsidRDefault="00E406E8" w:rsidP="00E406E8">
      <w:pPr>
        <w:numPr>
          <w:ilvl w:val="1"/>
          <w:numId w:val="592"/>
        </w:numPr>
      </w:pPr>
      <w:r w:rsidRPr="00E406E8">
        <w:t>SPI_DataSize_8b：设置数据帧为8位。</w:t>
      </w:r>
    </w:p>
    <w:p w14:paraId="7D5912E5" w14:textId="77777777" w:rsidR="00E406E8" w:rsidRPr="00E406E8" w:rsidRDefault="00E406E8" w:rsidP="00E406E8">
      <w:pPr>
        <w:numPr>
          <w:ilvl w:val="1"/>
          <w:numId w:val="592"/>
        </w:numPr>
      </w:pPr>
      <w:r w:rsidRPr="00E406E8">
        <w:t>SPI_DataSize_16b：设置数据帧为16位。</w:t>
      </w:r>
    </w:p>
    <w:p w14:paraId="5D36E0C9" w14:textId="77777777" w:rsidR="00E406E8" w:rsidRPr="00E406E8" w:rsidRDefault="00E406E8" w:rsidP="00D21F47">
      <w:pPr>
        <w:pStyle w:val="3"/>
      </w:pPr>
      <w:r w:rsidRPr="00E406E8">
        <w:rPr>
          <w:rFonts w:ascii="Segoe UI Emoji" w:hAnsi="Segoe UI Emoji" w:cs="Segoe UI Emoji"/>
        </w:rPr>
        <w:t>⚙️</w:t>
      </w:r>
      <w:r w:rsidRPr="00E406E8">
        <w:t xml:space="preserve"> 功能说明 </w:t>
      </w:r>
    </w:p>
    <w:p w14:paraId="1D5A7A21" w14:textId="77777777" w:rsidR="00E406E8" w:rsidRPr="00E406E8" w:rsidRDefault="00E406E8" w:rsidP="00E406E8">
      <w:r w:rsidRPr="00E406E8">
        <w:t>该函数通过直接配置SPI控制寄存器1（SPI_CR1）中的 DFF（Data Frame Format）位来设置数据帧长度。其核心作用是改变SPI通信中每次传输的数据位数。</w:t>
      </w:r>
    </w:p>
    <w:p w14:paraId="330C082D" w14:textId="77777777" w:rsidR="00E406E8" w:rsidRPr="00E406E8" w:rsidRDefault="00E406E8" w:rsidP="00E406E8">
      <w:pPr>
        <w:numPr>
          <w:ilvl w:val="0"/>
          <w:numId w:val="593"/>
        </w:numPr>
      </w:pPr>
      <w:r w:rsidRPr="00E406E8">
        <w:t xml:space="preserve">当设置为 </w:t>
      </w:r>
      <w:r w:rsidRPr="00E406E8">
        <w:rPr>
          <w:rFonts w:ascii="Times New Roman" w:hAnsi="Times New Roman" w:cs="Times New Roman"/>
        </w:rPr>
        <w:t>​</w:t>
      </w:r>
      <w:r w:rsidRPr="00E406E8">
        <w:rPr>
          <w:b/>
          <w:bCs/>
        </w:rPr>
        <w:t>8位模式</w:t>
      </w:r>
      <w:r w:rsidRPr="00E406E8">
        <w:rPr>
          <w:rFonts w:ascii="Times New Roman" w:hAnsi="Times New Roman" w:cs="Times New Roman"/>
        </w:rPr>
        <w:t>​</w:t>
      </w:r>
      <w:r w:rsidRPr="00E406E8">
        <w:t xml:space="preserve"> 时，每次调用 SPI_I2S_SendData发送或通过 SPI_I2S_ReceiveData接收的数据占用一个字节（uint8_t）。</w:t>
      </w:r>
    </w:p>
    <w:p w14:paraId="6FA2650F" w14:textId="77777777" w:rsidR="00E406E8" w:rsidRPr="00E406E8" w:rsidRDefault="00E406E8" w:rsidP="00E406E8">
      <w:pPr>
        <w:numPr>
          <w:ilvl w:val="0"/>
          <w:numId w:val="593"/>
        </w:numPr>
      </w:pPr>
      <w:r w:rsidRPr="00E406E8">
        <w:t xml:space="preserve">当设置为 </w:t>
      </w:r>
      <w:r w:rsidRPr="00E406E8">
        <w:rPr>
          <w:rFonts w:ascii="Times New Roman" w:hAnsi="Times New Roman" w:cs="Times New Roman"/>
        </w:rPr>
        <w:t>​</w:t>
      </w:r>
      <w:r w:rsidRPr="00E406E8">
        <w:rPr>
          <w:b/>
          <w:bCs/>
        </w:rPr>
        <w:t>16位模式</w:t>
      </w:r>
      <w:r w:rsidRPr="00E406E8">
        <w:rPr>
          <w:rFonts w:ascii="Times New Roman" w:hAnsi="Times New Roman" w:cs="Times New Roman"/>
        </w:rPr>
        <w:t>​</w:t>
      </w:r>
      <w:r w:rsidRPr="00E406E8">
        <w:t xml:space="preserve"> 时，每次发送或接收的数据占用两个字节（uint16_t）。</w:t>
      </w:r>
    </w:p>
    <w:p w14:paraId="440BF1ED" w14:textId="77777777" w:rsidR="00E406E8" w:rsidRPr="00E406E8" w:rsidRDefault="00E406E8" w:rsidP="00D21F47">
      <w:pPr>
        <w:pStyle w:val="3"/>
      </w:pPr>
      <w:r w:rsidRPr="00E406E8">
        <w:rPr>
          <w:rFonts w:ascii="Segoe UI Emoji" w:hAnsi="Segoe UI Emoji" w:cs="Segoe UI Emoji"/>
        </w:rPr>
        <w:t>📝</w:t>
      </w:r>
      <w:r w:rsidRPr="00E406E8">
        <w:t xml:space="preserve"> 使用场景与典型步骤 </w:t>
      </w:r>
    </w:p>
    <w:p w14:paraId="194CE625" w14:textId="77777777" w:rsidR="00E406E8" w:rsidRPr="00E406E8" w:rsidRDefault="00E406E8" w:rsidP="00E406E8">
      <w:proofErr w:type="spellStart"/>
      <w:r w:rsidRPr="00E406E8">
        <w:t>SPI_DataSizeConfig</w:t>
      </w:r>
      <w:proofErr w:type="spellEnd"/>
      <w:r w:rsidRPr="00E406E8">
        <w:t>的主要优势在于其</w:t>
      </w:r>
      <w:r w:rsidRPr="00E406E8">
        <w:rPr>
          <w:b/>
          <w:bCs/>
        </w:rPr>
        <w:t>动态配置能力</w:t>
      </w:r>
      <w:r w:rsidRPr="00E406E8">
        <w:t>。你可以在通信过程中根据需要切换数据位宽。</w:t>
      </w:r>
    </w:p>
    <w:p w14:paraId="3625D323" w14:textId="77777777" w:rsidR="00E406E8" w:rsidRPr="00E406E8" w:rsidRDefault="00E406E8" w:rsidP="00E406E8">
      <w:r w:rsidRPr="00E406E8">
        <w:t>例如，在与一个SPI从设备通信时，可能需要先发送一个8位的命令码，然后接收16位的传感器数据。使用这个函数可以方便地实现这种需求，而无需反复初始化SPI。</w:t>
      </w:r>
    </w:p>
    <w:p w14:paraId="6421BA4F" w14:textId="77777777" w:rsidR="00E406E8" w:rsidRPr="00E406E8" w:rsidRDefault="00E406E8" w:rsidP="00E406E8">
      <w:r w:rsidRPr="00E406E8">
        <w:t>以下是典型的使用步骤：</w:t>
      </w:r>
    </w:p>
    <w:p w14:paraId="7CF5454F" w14:textId="77777777" w:rsidR="00E406E8" w:rsidRPr="00E406E8" w:rsidRDefault="00E406E8" w:rsidP="00E406E8">
      <w:pPr>
        <w:numPr>
          <w:ilvl w:val="0"/>
          <w:numId w:val="594"/>
        </w:numPr>
      </w:pPr>
      <w:r w:rsidRPr="00E406E8">
        <w:rPr>
          <w:rFonts w:ascii="Times New Roman" w:hAnsi="Times New Roman" w:cs="Times New Roman"/>
        </w:rPr>
        <w:t>​</w:t>
      </w:r>
      <w:r w:rsidRPr="00E406E8">
        <w:rPr>
          <w:b/>
          <w:bCs/>
        </w:rPr>
        <w:t>初始配置</w:t>
      </w:r>
      <w:r w:rsidRPr="00E406E8">
        <w:rPr>
          <w:rFonts w:ascii="Times New Roman" w:hAnsi="Times New Roman" w:cs="Times New Roman"/>
        </w:rPr>
        <w:t>​</w:t>
      </w:r>
      <w:r w:rsidRPr="00E406E8">
        <w:t xml:space="preserve">：首先通过 </w:t>
      </w:r>
      <w:proofErr w:type="spellStart"/>
      <w:r w:rsidRPr="00E406E8">
        <w:t>SPI_Init</w:t>
      </w:r>
      <w:proofErr w:type="spellEnd"/>
      <w:r w:rsidRPr="00E406E8">
        <w:t xml:space="preserve">()函数完成SPI的基本初始化。此时可以在 </w:t>
      </w:r>
      <w:proofErr w:type="spellStart"/>
      <w:r w:rsidRPr="00E406E8">
        <w:t>SPI_InitTypeDef</w:t>
      </w:r>
      <w:proofErr w:type="spellEnd"/>
      <w:r w:rsidRPr="00E406E8">
        <w:t>结构体中设置一个初始的数据大小（例如8位模式）。</w:t>
      </w:r>
    </w:p>
    <w:p w14:paraId="6870D504" w14:textId="77777777" w:rsidR="00E406E8" w:rsidRPr="00E406E8" w:rsidRDefault="00E406E8" w:rsidP="00E406E8">
      <w:pPr>
        <w:numPr>
          <w:ilvl w:val="0"/>
          <w:numId w:val="594"/>
        </w:numPr>
      </w:pPr>
      <w:r w:rsidRPr="00E406E8">
        <w:rPr>
          <w:rFonts w:ascii="Times New Roman" w:hAnsi="Times New Roman" w:cs="Times New Roman"/>
        </w:rPr>
        <w:t>​</w:t>
      </w:r>
      <w:r w:rsidRPr="00E406E8">
        <w:rPr>
          <w:b/>
          <w:bCs/>
        </w:rPr>
        <w:t>使能SPI</w:t>
      </w:r>
      <w:r w:rsidRPr="00E406E8">
        <w:rPr>
          <w:rFonts w:ascii="Times New Roman" w:hAnsi="Times New Roman" w:cs="Times New Roman"/>
        </w:rPr>
        <w:t>​</w:t>
      </w:r>
      <w:r w:rsidRPr="00E406E8">
        <w:t xml:space="preserve">：调用 </w:t>
      </w:r>
      <w:proofErr w:type="spellStart"/>
      <w:r w:rsidRPr="00E406E8">
        <w:t>SPI_Cmd</w:t>
      </w:r>
      <w:proofErr w:type="spellEnd"/>
      <w:r w:rsidRPr="00E406E8">
        <w:t>(</w:t>
      </w:r>
      <w:proofErr w:type="spellStart"/>
      <w:r w:rsidRPr="00E406E8">
        <w:t>SPIx</w:t>
      </w:r>
      <w:proofErr w:type="spellEnd"/>
      <w:r w:rsidRPr="00E406E8">
        <w:t>, ENABLE)使能SPI外设。</w:t>
      </w:r>
    </w:p>
    <w:p w14:paraId="4BA8FB41" w14:textId="77777777" w:rsidR="00E406E8" w:rsidRPr="00E406E8" w:rsidRDefault="00E406E8" w:rsidP="00E406E8">
      <w:pPr>
        <w:numPr>
          <w:ilvl w:val="0"/>
          <w:numId w:val="594"/>
        </w:numPr>
      </w:pPr>
      <w:r w:rsidRPr="00E406E8">
        <w:rPr>
          <w:rFonts w:ascii="Times New Roman" w:hAnsi="Times New Roman" w:cs="Times New Roman"/>
        </w:rPr>
        <w:t>​</w:t>
      </w:r>
      <w:r w:rsidRPr="00E406E8">
        <w:rPr>
          <w:b/>
          <w:bCs/>
        </w:rPr>
        <w:t>动态调整</w:t>
      </w:r>
      <w:r w:rsidRPr="00E406E8">
        <w:rPr>
          <w:rFonts w:ascii="Times New Roman" w:hAnsi="Times New Roman" w:cs="Times New Roman"/>
        </w:rPr>
        <w:t>​</w:t>
      </w:r>
      <w:r w:rsidRPr="00E406E8">
        <w:t xml:space="preserve">：在需要改变数据大小时，先确保当前数据传输已完成（例如，检查 SPI_I2S_FLAG_TXE和 SPI_I2S_FLAG_BSY标志位），然后调用 </w:t>
      </w:r>
      <w:proofErr w:type="spellStart"/>
      <w:r w:rsidRPr="00E406E8">
        <w:t>SPI_DataSizeConfig</w:t>
      </w:r>
      <w:proofErr w:type="spellEnd"/>
      <w:r w:rsidRPr="00E406E8">
        <w:t>()进行切换。</w:t>
      </w:r>
    </w:p>
    <w:p w14:paraId="2CBBCFAC" w14:textId="77777777" w:rsidR="00E406E8" w:rsidRPr="00E406E8" w:rsidRDefault="00E406E8" w:rsidP="00E406E8">
      <w:pPr>
        <w:numPr>
          <w:ilvl w:val="0"/>
          <w:numId w:val="594"/>
        </w:numPr>
        <w:tabs>
          <w:tab w:val="clear" w:pos="720"/>
        </w:tabs>
      </w:pPr>
      <w:r w:rsidRPr="00E406E8">
        <w:t>// 示例：将SPI1切换到16位模式</w:t>
      </w:r>
    </w:p>
    <w:p w14:paraId="3C1AB1E8" w14:textId="77777777" w:rsidR="00E406E8" w:rsidRPr="00E406E8" w:rsidRDefault="00E406E8" w:rsidP="00E406E8">
      <w:proofErr w:type="spellStart"/>
      <w:r w:rsidRPr="00E406E8">
        <w:t>SPI_</w:t>
      </w:r>
      <w:proofErr w:type="gramStart"/>
      <w:r w:rsidRPr="00E406E8">
        <w:t>DataSizeConfig</w:t>
      </w:r>
      <w:proofErr w:type="spellEnd"/>
      <w:r w:rsidRPr="00E406E8">
        <w:t>(</w:t>
      </w:r>
      <w:proofErr w:type="gramEnd"/>
      <w:r w:rsidRPr="00E406E8">
        <w:t>SPI1, SPI_DataSize_16b);</w:t>
      </w:r>
    </w:p>
    <w:p w14:paraId="6727E280" w14:textId="77777777" w:rsidR="00E406E8" w:rsidRPr="00E406E8" w:rsidRDefault="00E406E8" w:rsidP="00AF334A">
      <w:pPr>
        <w:pStyle w:val="3"/>
      </w:pPr>
      <w:r w:rsidRPr="00E406E8">
        <w:rPr>
          <w:rFonts w:ascii="Segoe UI Emoji" w:hAnsi="Segoe UI Emoji" w:cs="Segoe UI Emoji"/>
        </w:rPr>
        <w:lastRenderedPageBreak/>
        <w:t>💡</w:t>
      </w:r>
      <w:r w:rsidRPr="00E406E8">
        <w:t xml:space="preserve"> 重要注意事项 </w:t>
      </w:r>
    </w:p>
    <w:p w14:paraId="002944CF" w14:textId="77777777" w:rsidR="00E406E8" w:rsidRPr="00E406E8" w:rsidRDefault="00E406E8" w:rsidP="00E406E8">
      <w:pPr>
        <w:numPr>
          <w:ilvl w:val="0"/>
          <w:numId w:val="595"/>
        </w:numPr>
      </w:pPr>
      <w:r w:rsidRPr="00E406E8">
        <w:rPr>
          <w:rFonts w:ascii="Times New Roman" w:hAnsi="Times New Roman" w:cs="Times New Roman"/>
        </w:rPr>
        <w:t>​</w:t>
      </w:r>
      <w:r w:rsidRPr="00E406E8">
        <w:rPr>
          <w:b/>
          <w:bCs/>
        </w:rPr>
        <w:t>匹配性</w:t>
      </w:r>
      <w:r w:rsidRPr="00E406E8">
        <w:rPr>
          <w:rFonts w:ascii="Times New Roman" w:hAnsi="Times New Roman" w:cs="Times New Roman"/>
        </w:rPr>
        <w:t>​</w:t>
      </w:r>
      <w:r w:rsidRPr="00E406E8">
        <w:t>：必须确保通信双方（主机和从设备）使用相同的数据帧格式。主机设置的数据位宽必须与从设备期望的位宽一致，否则通信会失败。</w:t>
      </w:r>
    </w:p>
    <w:p w14:paraId="4A4179C9" w14:textId="77777777" w:rsidR="00E406E8" w:rsidRPr="00E406E8" w:rsidRDefault="00E406E8" w:rsidP="00E406E8">
      <w:pPr>
        <w:numPr>
          <w:ilvl w:val="0"/>
          <w:numId w:val="595"/>
        </w:numPr>
      </w:pPr>
      <w:r w:rsidRPr="00E406E8">
        <w:rPr>
          <w:rFonts w:ascii="Times New Roman" w:hAnsi="Times New Roman" w:cs="Times New Roman"/>
        </w:rPr>
        <w:t>​</w:t>
      </w:r>
      <w:r w:rsidRPr="00E406E8">
        <w:rPr>
          <w:b/>
          <w:bCs/>
        </w:rPr>
        <w:t>数据操作</w:t>
      </w:r>
      <w:r w:rsidRPr="00E406E8">
        <w:rPr>
          <w:rFonts w:ascii="Times New Roman" w:hAnsi="Times New Roman" w:cs="Times New Roman"/>
        </w:rPr>
        <w:t>​</w:t>
      </w:r>
      <w:r w:rsidRPr="00E406E8">
        <w:t>：在16位模式下，操作SPI数据寄存器（SPI_DR）时，应使用 uint16_t类型的数据。例如，调用 SPI_I2S_SendData(SPI1, 0xABCD)发送的是一个16位的数据。</w:t>
      </w:r>
    </w:p>
    <w:p w14:paraId="4CEA03E3" w14:textId="77777777" w:rsidR="00E406E8" w:rsidRPr="00E406E8" w:rsidRDefault="00E406E8" w:rsidP="00E406E8">
      <w:pPr>
        <w:numPr>
          <w:ilvl w:val="0"/>
          <w:numId w:val="595"/>
        </w:numPr>
      </w:pPr>
      <w:r w:rsidRPr="00E406E8">
        <w:rPr>
          <w:rFonts w:ascii="Times New Roman" w:hAnsi="Times New Roman" w:cs="Times New Roman"/>
        </w:rPr>
        <w:t>​</w:t>
      </w:r>
      <w:r w:rsidRPr="00E406E8">
        <w:rPr>
          <w:b/>
          <w:bCs/>
        </w:rPr>
        <w:t>配置时机</w:t>
      </w:r>
      <w:r w:rsidRPr="00E406E8">
        <w:rPr>
          <w:rFonts w:ascii="Times New Roman" w:hAnsi="Times New Roman" w:cs="Times New Roman"/>
        </w:rPr>
        <w:t>​</w:t>
      </w:r>
      <w:r w:rsidRPr="00E406E8">
        <w:t>：一个稳妥的做法是在改变数据大小前暂时关闭SPI（</w:t>
      </w:r>
      <w:proofErr w:type="spellStart"/>
      <w:r w:rsidRPr="00E406E8">
        <w:t>SPI_Cmd</w:t>
      </w:r>
      <w:proofErr w:type="spellEnd"/>
      <w:r w:rsidRPr="00E406E8">
        <w:t>(</w:t>
      </w:r>
      <w:proofErr w:type="spellStart"/>
      <w:r w:rsidRPr="00E406E8">
        <w:t>SPIx</w:t>
      </w:r>
      <w:proofErr w:type="spellEnd"/>
      <w:r w:rsidRPr="00E406E8">
        <w:t>, DISABLE)），配置完成后再重新使能（</w:t>
      </w:r>
      <w:proofErr w:type="spellStart"/>
      <w:r w:rsidRPr="00E406E8">
        <w:t>SPI_Cmd</w:t>
      </w:r>
      <w:proofErr w:type="spellEnd"/>
      <w:r w:rsidRPr="00E406E8">
        <w:t>(</w:t>
      </w:r>
      <w:proofErr w:type="spellStart"/>
      <w:r w:rsidRPr="00E406E8">
        <w:t>SPIx</w:t>
      </w:r>
      <w:proofErr w:type="spellEnd"/>
      <w:r w:rsidRPr="00E406E8">
        <w:t>, ENABLE)），这样可以避免在配置过程中产生意外的通信行为。</w:t>
      </w:r>
    </w:p>
    <w:p w14:paraId="48A40AF5" w14:textId="77777777" w:rsidR="00E406E8" w:rsidRPr="00E406E8" w:rsidRDefault="00E406E8" w:rsidP="00AF334A">
      <w:pPr>
        <w:pStyle w:val="3"/>
      </w:pPr>
      <w:r w:rsidRPr="00E406E8">
        <w:rPr>
          <w:rFonts w:ascii="Segoe UI Emoji" w:hAnsi="Segoe UI Emoji" w:cs="Segoe UI Emoji"/>
        </w:rPr>
        <w:t>🔄</w:t>
      </w:r>
      <w:r w:rsidRPr="00E406E8">
        <w:t xml:space="preserve"> 替代方案：初始化结构体 </w:t>
      </w:r>
    </w:p>
    <w:p w14:paraId="58453DA2" w14:textId="77777777" w:rsidR="00E406E8" w:rsidRPr="00E406E8" w:rsidRDefault="00E406E8" w:rsidP="00E406E8">
      <w:r w:rsidRPr="00E406E8">
        <w:t xml:space="preserve">除了使用 </w:t>
      </w:r>
      <w:proofErr w:type="spellStart"/>
      <w:r w:rsidRPr="00E406E8">
        <w:t>SPI_DataSizeConfig</w:t>
      </w:r>
      <w:proofErr w:type="spellEnd"/>
      <w:r w:rsidRPr="00E406E8">
        <w:t xml:space="preserve">函数，数据帧长度也可以在初始化阶段通过 </w:t>
      </w:r>
      <w:proofErr w:type="spellStart"/>
      <w:r w:rsidRPr="00E406E8">
        <w:t>SPI_InitTypeDef</w:t>
      </w:r>
      <w:proofErr w:type="spellEnd"/>
      <w:r w:rsidRPr="00E406E8">
        <w:t xml:space="preserve">结构体中的 </w:t>
      </w:r>
      <w:proofErr w:type="spellStart"/>
      <w:r w:rsidRPr="00E406E8">
        <w:t>SPI_DataSize</w:t>
      </w:r>
      <w:proofErr w:type="spellEnd"/>
      <w:r w:rsidRPr="00E406E8">
        <w:t>成员进行设置。这种方式适用于数据位固定不变的场景。</w:t>
      </w:r>
    </w:p>
    <w:p w14:paraId="735A4784" w14:textId="77777777" w:rsidR="00E406E8" w:rsidRPr="00E406E8" w:rsidRDefault="00E406E8" w:rsidP="00E406E8">
      <w:proofErr w:type="spellStart"/>
      <w:r w:rsidRPr="00E406E8">
        <w:t>SPI_InitTypeDef</w:t>
      </w:r>
      <w:proofErr w:type="spellEnd"/>
      <w:r w:rsidRPr="00E406E8">
        <w:t xml:space="preserve"> </w:t>
      </w:r>
      <w:proofErr w:type="spellStart"/>
      <w:r w:rsidRPr="00E406E8">
        <w:t>SPI_InitStructure</w:t>
      </w:r>
      <w:proofErr w:type="spellEnd"/>
      <w:r w:rsidRPr="00E406E8">
        <w:t>;</w:t>
      </w:r>
    </w:p>
    <w:p w14:paraId="697680B9" w14:textId="77777777" w:rsidR="00E406E8" w:rsidRPr="00E406E8" w:rsidRDefault="00E406E8" w:rsidP="00E406E8">
      <w:proofErr w:type="spellStart"/>
      <w:r w:rsidRPr="00E406E8">
        <w:t>SPI_InitStructure.SPI_DataSize</w:t>
      </w:r>
      <w:proofErr w:type="spellEnd"/>
      <w:r w:rsidRPr="00E406E8">
        <w:t xml:space="preserve"> = SPI_DataSize_8b; // 在初始化时设置为8位模式</w:t>
      </w:r>
    </w:p>
    <w:p w14:paraId="02351719" w14:textId="77777777" w:rsidR="00E406E8" w:rsidRPr="00E406E8" w:rsidRDefault="00E406E8" w:rsidP="00E406E8">
      <w:proofErr w:type="spellStart"/>
      <w:r w:rsidRPr="00E406E8">
        <w:t>SPI_</w:t>
      </w:r>
      <w:proofErr w:type="gramStart"/>
      <w:r w:rsidRPr="00E406E8">
        <w:t>Init</w:t>
      </w:r>
      <w:proofErr w:type="spellEnd"/>
      <w:r w:rsidRPr="00E406E8">
        <w:t>(</w:t>
      </w:r>
      <w:proofErr w:type="gramEnd"/>
      <w:r w:rsidRPr="00E406E8">
        <w:t>SPI2, &amp;</w:t>
      </w:r>
      <w:proofErr w:type="spellStart"/>
      <w:r w:rsidRPr="00E406E8">
        <w:t>SPI_InitStructure</w:t>
      </w:r>
      <w:proofErr w:type="spellEnd"/>
      <w:r w:rsidRPr="00E406E8">
        <w:t>);</w:t>
      </w:r>
    </w:p>
    <w:p w14:paraId="49C3BE0C" w14:textId="77777777" w:rsidR="00E406E8" w:rsidRPr="00E406E8" w:rsidRDefault="00E406E8" w:rsidP="00E406E8">
      <w:r w:rsidRPr="00E406E8">
        <w:t>总而言之，</w:t>
      </w:r>
      <w:proofErr w:type="spellStart"/>
      <w:r w:rsidRPr="00E406E8">
        <w:t>SPI_DataSizeConfig</w:t>
      </w:r>
      <w:proofErr w:type="spellEnd"/>
      <w:r w:rsidRPr="00E406E8">
        <w:t>函数为你提供了动态调整SPI数据位宽的灵活性，在处理需要不同数据长度的复杂SPI通信协议时非常有用。希望这些解释能帮助你更好地使用它。</w:t>
      </w:r>
    </w:p>
    <w:p w14:paraId="26D3724E" w14:textId="77777777" w:rsidR="00E406E8" w:rsidRPr="00E406E8" w:rsidRDefault="00E406E8" w:rsidP="00E406E8"/>
    <w:p w14:paraId="0E177395" w14:textId="640E95B1" w:rsidR="00D46492" w:rsidRDefault="00D46492" w:rsidP="00D46492">
      <w:pPr>
        <w:pStyle w:val="2"/>
      </w:pPr>
      <w:proofErr w:type="spellStart"/>
      <w:r>
        <w:t>SPI_TransmitCRC</w:t>
      </w:r>
      <w:proofErr w:type="spellEnd"/>
      <w:r>
        <w:t>()</w:t>
      </w:r>
      <w:r w:rsidR="002135B5">
        <w:br/>
      </w:r>
      <w:r w:rsidR="002135B5" w:rsidRPr="002135B5">
        <w:t>在SPI通信中触发硬件发送预先计算好的CRC（循环冗余校验）值</w:t>
      </w:r>
    </w:p>
    <w:p w14:paraId="21348D50" w14:textId="77777777" w:rsidR="002135B5" w:rsidRPr="002135B5" w:rsidRDefault="002135B5" w:rsidP="002135B5">
      <w:proofErr w:type="spellStart"/>
      <w:r w:rsidRPr="002135B5">
        <w:t>SPI_TransmitCRC</w:t>
      </w:r>
      <w:proofErr w:type="spellEnd"/>
      <w:r w:rsidRPr="002135B5">
        <w:t>函数用于在SPI通信中触发硬件发送预先计算好的CRC（循环冗余校验）值，这是STM32标准外设库中用于增强SPI通信可靠性的一个重要函数。</w:t>
      </w:r>
    </w:p>
    <w:p w14:paraId="781E08B5" w14:textId="77777777" w:rsidR="002135B5" w:rsidRPr="002135B5" w:rsidRDefault="002135B5" w:rsidP="00AF334A">
      <w:pPr>
        <w:pStyle w:val="3"/>
      </w:pPr>
      <w:r w:rsidRPr="002135B5">
        <w:rPr>
          <w:rFonts w:ascii="Segoe UI Emoji" w:hAnsi="Segoe UI Emoji" w:cs="Segoe UI Emoji"/>
        </w:rPr>
        <w:t>🔍</w:t>
      </w:r>
      <w:r w:rsidRPr="002135B5">
        <w:t xml:space="preserve"> 函数原型与参数 </w:t>
      </w:r>
    </w:p>
    <w:p w14:paraId="3340EF02" w14:textId="77777777" w:rsidR="002135B5" w:rsidRPr="002135B5" w:rsidRDefault="002135B5" w:rsidP="002135B5">
      <w:r w:rsidRPr="002135B5">
        <w:t xml:space="preserve">void </w:t>
      </w:r>
      <w:proofErr w:type="spellStart"/>
      <w:r w:rsidRPr="002135B5">
        <w:t>SPI_</w:t>
      </w:r>
      <w:proofErr w:type="gramStart"/>
      <w:r w:rsidRPr="002135B5">
        <w:t>TransmitCRC</w:t>
      </w:r>
      <w:proofErr w:type="spellEnd"/>
      <w:r w:rsidRPr="002135B5">
        <w:t>(</w:t>
      </w:r>
      <w:proofErr w:type="spellStart"/>
      <w:proofErr w:type="gramEnd"/>
      <w:r w:rsidRPr="002135B5">
        <w:t>SPI_TypeDef</w:t>
      </w:r>
      <w:proofErr w:type="spellEnd"/>
      <w:r w:rsidRPr="002135B5">
        <w:t xml:space="preserve">* </w:t>
      </w:r>
      <w:proofErr w:type="spellStart"/>
      <w:r w:rsidRPr="002135B5">
        <w:t>SPIx</w:t>
      </w:r>
      <w:proofErr w:type="spellEnd"/>
      <w:r w:rsidRPr="002135B5">
        <w:t>);</w:t>
      </w:r>
    </w:p>
    <w:p w14:paraId="5D1DDEE4" w14:textId="77777777" w:rsidR="002135B5" w:rsidRPr="002135B5" w:rsidRDefault="002135B5" w:rsidP="002135B5">
      <w:pPr>
        <w:numPr>
          <w:ilvl w:val="0"/>
          <w:numId w:val="596"/>
        </w:numPr>
      </w:pPr>
      <w:r w:rsidRPr="002135B5">
        <w:rPr>
          <w:rFonts w:ascii="Times New Roman" w:hAnsi="Times New Roman" w:cs="Times New Roman"/>
        </w:rPr>
        <w:t>​</w:t>
      </w:r>
      <w:proofErr w:type="spellStart"/>
      <w:r w:rsidRPr="002135B5">
        <w:rPr>
          <w:b/>
          <w:bCs/>
        </w:rPr>
        <w:t>SPIx</w:t>
      </w:r>
      <w:proofErr w:type="spellEnd"/>
      <w:r w:rsidRPr="002135B5">
        <w:rPr>
          <w:rFonts w:ascii="Times New Roman" w:hAnsi="Times New Roman" w:cs="Times New Roman"/>
        </w:rPr>
        <w:t>​</w:t>
      </w:r>
      <w:r w:rsidRPr="002135B5">
        <w:t>：指定要操作并发送CRC值的SPI外设，例如 SPI1、SPI2等。</w:t>
      </w:r>
    </w:p>
    <w:p w14:paraId="5DFCAF63" w14:textId="77777777" w:rsidR="002135B5" w:rsidRPr="002135B5" w:rsidRDefault="002135B5" w:rsidP="00AF334A">
      <w:pPr>
        <w:pStyle w:val="3"/>
      </w:pPr>
      <w:r w:rsidRPr="002135B5">
        <w:rPr>
          <w:rFonts w:ascii="Segoe UI Emoji" w:hAnsi="Segoe UI Emoji" w:cs="Segoe UI Emoji"/>
        </w:rPr>
        <w:lastRenderedPageBreak/>
        <w:t>⚙️</w:t>
      </w:r>
      <w:r w:rsidRPr="002135B5">
        <w:t xml:space="preserve"> 功能与工作原理 </w:t>
      </w:r>
    </w:p>
    <w:p w14:paraId="41E14BA5" w14:textId="77777777" w:rsidR="002135B5" w:rsidRPr="002135B5" w:rsidRDefault="002135B5" w:rsidP="002135B5">
      <w:r w:rsidRPr="002135B5">
        <w:t>该函数的核心功能是</w:t>
      </w:r>
      <w:r w:rsidRPr="002135B5">
        <w:rPr>
          <w:b/>
          <w:bCs/>
        </w:rPr>
        <w:t>通过设置SPI控制寄存器1（SPI_CR1）中的CRCNEXT位，指示SPI硬件在完成当前数据的发送后，紧接着自动发送CRC校验值</w:t>
      </w:r>
      <w:r w:rsidRPr="002135B5">
        <w:t>。</w:t>
      </w:r>
    </w:p>
    <w:p w14:paraId="7B1FDB3E" w14:textId="77777777" w:rsidR="002135B5" w:rsidRPr="002135B5" w:rsidRDefault="002135B5" w:rsidP="002135B5">
      <w:r w:rsidRPr="002135B5">
        <w:t>其工作流程如下：</w:t>
      </w:r>
    </w:p>
    <w:p w14:paraId="102AE5B8" w14:textId="77777777" w:rsidR="002135B5" w:rsidRPr="002135B5" w:rsidRDefault="002135B5" w:rsidP="002135B5">
      <w:pPr>
        <w:numPr>
          <w:ilvl w:val="0"/>
          <w:numId w:val="597"/>
        </w:numPr>
      </w:pPr>
      <w:r w:rsidRPr="002135B5">
        <w:rPr>
          <w:rFonts w:ascii="Times New Roman" w:hAnsi="Times New Roman" w:cs="Times New Roman"/>
        </w:rPr>
        <w:t>​</w:t>
      </w:r>
      <w:r w:rsidRPr="002135B5">
        <w:rPr>
          <w:b/>
          <w:bCs/>
        </w:rPr>
        <w:t>触发时机</w:t>
      </w:r>
      <w:r w:rsidRPr="002135B5">
        <w:rPr>
          <w:rFonts w:ascii="Times New Roman" w:hAnsi="Times New Roman" w:cs="Times New Roman"/>
        </w:rPr>
        <w:t>​</w:t>
      </w:r>
      <w:r w:rsidRPr="002135B5">
        <w:t>：调用该函数后，硬件并不会立即发送CRC值。它会等待</w:t>
      </w:r>
      <w:r w:rsidRPr="002135B5">
        <w:rPr>
          <w:b/>
          <w:bCs/>
        </w:rPr>
        <w:t>当前正在发送的数据帧（位于移位寄存器中）传输完毕</w:t>
      </w:r>
      <w:r w:rsidRPr="002135B5">
        <w:t>。</w:t>
      </w:r>
    </w:p>
    <w:p w14:paraId="58BB71A0" w14:textId="77777777" w:rsidR="002135B5" w:rsidRPr="002135B5" w:rsidRDefault="002135B5" w:rsidP="002135B5">
      <w:pPr>
        <w:numPr>
          <w:ilvl w:val="0"/>
          <w:numId w:val="597"/>
        </w:numPr>
      </w:pPr>
      <w:r w:rsidRPr="002135B5">
        <w:rPr>
          <w:rFonts w:ascii="Times New Roman" w:hAnsi="Times New Roman" w:cs="Times New Roman"/>
        </w:rPr>
        <w:t>​</w:t>
      </w:r>
      <w:r w:rsidRPr="002135B5">
        <w:rPr>
          <w:b/>
          <w:bCs/>
        </w:rPr>
        <w:t>自动附加CRC</w:t>
      </w:r>
      <w:r w:rsidRPr="002135B5">
        <w:rPr>
          <w:rFonts w:ascii="Times New Roman" w:hAnsi="Times New Roman" w:cs="Times New Roman"/>
        </w:rPr>
        <w:t>​</w:t>
      </w:r>
      <w:r w:rsidRPr="002135B5">
        <w:t>：一旦当前数据帧发送完成，硬件会自动将存储在发送CRC寄存器（SPI_TXCRCR）中的CRC值作为下一个“数据”发送出去。</w:t>
      </w:r>
    </w:p>
    <w:p w14:paraId="2A02E04B" w14:textId="77777777" w:rsidR="002135B5" w:rsidRPr="002135B5" w:rsidRDefault="002135B5" w:rsidP="002135B5">
      <w:pPr>
        <w:numPr>
          <w:ilvl w:val="0"/>
          <w:numId w:val="597"/>
        </w:numPr>
      </w:pPr>
      <w:r w:rsidRPr="002135B5">
        <w:rPr>
          <w:rFonts w:ascii="Times New Roman" w:hAnsi="Times New Roman" w:cs="Times New Roman"/>
        </w:rPr>
        <w:t>​</w:t>
      </w:r>
      <w:r w:rsidRPr="002135B5">
        <w:rPr>
          <w:b/>
          <w:bCs/>
        </w:rPr>
        <w:t>校验与错误标志</w:t>
      </w:r>
      <w:r w:rsidRPr="002135B5">
        <w:rPr>
          <w:rFonts w:ascii="Times New Roman" w:hAnsi="Times New Roman" w:cs="Times New Roman"/>
        </w:rPr>
        <w:t>​</w:t>
      </w:r>
      <w:r w:rsidRPr="002135B5">
        <w:t>：在接收端，SPI硬件会自动将接收到的CRC值与它自己计算出的接收CRC值（存储在SPI_RXCRCR寄存器中）进行比较。如果两者不匹配，SPI状态寄存器（SPI_SR）中的</w:t>
      </w:r>
      <w:r w:rsidRPr="002135B5">
        <w:rPr>
          <w:b/>
          <w:bCs/>
        </w:rPr>
        <w:t>CRCERR错误标志位会被置1</w:t>
      </w:r>
      <w:r w:rsidRPr="002135B5">
        <w:t>。如果使能了错误中断（ERRIE），还会触发中断。</w:t>
      </w:r>
    </w:p>
    <w:p w14:paraId="4B635691" w14:textId="77777777" w:rsidR="002135B5" w:rsidRPr="002135B5" w:rsidRDefault="002135B5" w:rsidP="00AF334A">
      <w:pPr>
        <w:pStyle w:val="3"/>
      </w:pPr>
      <w:r w:rsidRPr="002135B5">
        <w:rPr>
          <w:rFonts w:ascii="Segoe UI Emoji" w:hAnsi="Segoe UI Emoji" w:cs="Segoe UI Emoji"/>
        </w:rPr>
        <w:t>📝</w:t>
      </w:r>
      <w:r w:rsidRPr="002135B5">
        <w:t xml:space="preserve"> 典型使用流程 </w:t>
      </w:r>
    </w:p>
    <w:p w14:paraId="3CFCD0CB" w14:textId="77777777" w:rsidR="002135B5" w:rsidRPr="002135B5" w:rsidRDefault="002135B5" w:rsidP="002135B5">
      <w:r w:rsidRPr="002135B5">
        <w:t>要正确使用硬件CRC功能，需要遵循一个完整的配置和操作序列：</w:t>
      </w:r>
    </w:p>
    <w:p w14:paraId="49E2C699" w14:textId="77777777" w:rsidR="002135B5" w:rsidRPr="002135B5" w:rsidRDefault="002135B5" w:rsidP="002135B5">
      <w:pPr>
        <w:numPr>
          <w:ilvl w:val="0"/>
          <w:numId w:val="598"/>
        </w:numPr>
      </w:pPr>
      <w:r w:rsidRPr="002135B5">
        <w:rPr>
          <w:rFonts w:ascii="Times New Roman" w:hAnsi="Times New Roman" w:cs="Times New Roman"/>
        </w:rPr>
        <w:t>​</w:t>
      </w:r>
      <w:r w:rsidRPr="002135B5">
        <w:rPr>
          <w:b/>
          <w:bCs/>
        </w:rPr>
        <w:t>基础SPI配置</w:t>
      </w:r>
      <w:r w:rsidRPr="002135B5">
        <w:rPr>
          <w:rFonts w:ascii="Times New Roman" w:hAnsi="Times New Roman" w:cs="Times New Roman"/>
        </w:rPr>
        <w:t>​</w:t>
      </w:r>
      <w:r w:rsidRPr="002135B5">
        <w:t xml:space="preserve">：首先通过 </w:t>
      </w:r>
      <w:proofErr w:type="spellStart"/>
      <w:r w:rsidRPr="002135B5">
        <w:t>SPI_Init</w:t>
      </w:r>
      <w:proofErr w:type="spellEnd"/>
      <w:r w:rsidRPr="002135B5">
        <w:t>函数正确配置SPI的工作模式、波特率、时钟极性和相位（CPOL/CPHA）等基本参数。</w:t>
      </w:r>
    </w:p>
    <w:p w14:paraId="1BE9C708" w14:textId="77777777" w:rsidR="002135B5" w:rsidRPr="002135B5" w:rsidRDefault="002135B5" w:rsidP="002135B5">
      <w:pPr>
        <w:numPr>
          <w:ilvl w:val="0"/>
          <w:numId w:val="598"/>
        </w:numPr>
      </w:pPr>
      <w:r w:rsidRPr="002135B5">
        <w:rPr>
          <w:rFonts w:ascii="Times New Roman" w:hAnsi="Times New Roman" w:cs="Times New Roman"/>
        </w:rPr>
        <w:t>​</w:t>
      </w:r>
      <w:r w:rsidRPr="002135B5">
        <w:rPr>
          <w:b/>
          <w:bCs/>
        </w:rPr>
        <w:t>配置CRC多项式</w:t>
      </w:r>
      <w:r w:rsidRPr="002135B5">
        <w:rPr>
          <w:rFonts w:ascii="Times New Roman" w:hAnsi="Times New Roman" w:cs="Times New Roman"/>
        </w:rPr>
        <w:t>​</w:t>
      </w:r>
      <w:r w:rsidRPr="002135B5">
        <w:t>：在 SPI_CRCPR寄存器中写入用于计算CRC的多项式值。</w:t>
      </w:r>
      <w:r w:rsidRPr="002135B5">
        <w:rPr>
          <w:rFonts w:ascii="Times New Roman" w:hAnsi="Times New Roman" w:cs="Times New Roman"/>
        </w:rPr>
        <w:t>​</w:t>
      </w:r>
      <w:r w:rsidRPr="002135B5">
        <w:rPr>
          <w:b/>
          <w:bCs/>
        </w:rPr>
        <w:t>注意数据帧格式（8位或16位）决定了使用CRC8还是CRC16-CCITT算法</w:t>
      </w:r>
      <w:r w:rsidRPr="002135B5">
        <w:t>。</w:t>
      </w:r>
    </w:p>
    <w:p w14:paraId="72854383" w14:textId="77777777" w:rsidR="002135B5" w:rsidRPr="002135B5" w:rsidRDefault="002135B5" w:rsidP="002135B5">
      <w:pPr>
        <w:numPr>
          <w:ilvl w:val="0"/>
          <w:numId w:val="598"/>
        </w:numPr>
      </w:pPr>
      <w:r w:rsidRPr="002135B5">
        <w:rPr>
          <w:rFonts w:ascii="Times New Roman" w:hAnsi="Times New Roman" w:cs="Times New Roman"/>
        </w:rPr>
        <w:t>​</w:t>
      </w:r>
      <w:r w:rsidRPr="002135B5">
        <w:rPr>
          <w:b/>
          <w:bCs/>
        </w:rPr>
        <w:t>使能CRC计算</w:t>
      </w:r>
      <w:r w:rsidRPr="002135B5">
        <w:rPr>
          <w:rFonts w:ascii="Times New Roman" w:hAnsi="Times New Roman" w:cs="Times New Roman"/>
        </w:rPr>
        <w:t>​</w:t>
      </w:r>
      <w:r w:rsidRPr="002135B5">
        <w:t xml:space="preserve">：调用 </w:t>
      </w:r>
      <w:proofErr w:type="spellStart"/>
      <w:r w:rsidRPr="002135B5">
        <w:t>SPI_CalculateCRC</w:t>
      </w:r>
      <w:proofErr w:type="spellEnd"/>
      <w:r w:rsidRPr="002135B5">
        <w:t>(</w:t>
      </w:r>
      <w:proofErr w:type="spellStart"/>
      <w:r w:rsidRPr="002135B5">
        <w:t>SPIx</w:t>
      </w:r>
      <w:proofErr w:type="spellEnd"/>
      <w:r w:rsidRPr="002135B5">
        <w:t>, ENABLE)函数。此操作会同时使能CRC计算器并清零发送和接收CRC寄存器。</w:t>
      </w:r>
    </w:p>
    <w:p w14:paraId="7D7BEEF9" w14:textId="77777777" w:rsidR="002135B5" w:rsidRPr="002135B5" w:rsidRDefault="002135B5" w:rsidP="002135B5">
      <w:pPr>
        <w:numPr>
          <w:ilvl w:val="0"/>
          <w:numId w:val="598"/>
        </w:numPr>
      </w:pPr>
      <w:r w:rsidRPr="002135B5">
        <w:rPr>
          <w:rFonts w:ascii="Times New Roman" w:hAnsi="Times New Roman" w:cs="Times New Roman"/>
        </w:rPr>
        <w:t>​</w:t>
      </w:r>
      <w:r w:rsidRPr="002135B5">
        <w:rPr>
          <w:b/>
          <w:bCs/>
        </w:rPr>
        <w:t>正常数据传输</w:t>
      </w:r>
      <w:r w:rsidRPr="002135B5">
        <w:rPr>
          <w:rFonts w:ascii="Times New Roman" w:hAnsi="Times New Roman" w:cs="Times New Roman"/>
        </w:rPr>
        <w:t>​</w:t>
      </w:r>
      <w:r w:rsidRPr="002135B5">
        <w:t>：像往常一样使用 SPI_I2S_SendData函数发送数据。</w:t>
      </w:r>
    </w:p>
    <w:p w14:paraId="168BC65D" w14:textId="77777777" w:rsidR="002135B5" w:rsidRPr="002135B5" w:rsidRDefault="002135B5" w:rsidP="002135B5">
      <w:pPr>
        <w:numPr>
          <w:ilvl w:val="0"/>
          <w:numId w:val="598"/>
        </w:numPr>
      </w:pPr>
      <w:r w:rsidRPr="002135B5">
        <w:rPr>
          <w:rFonts w:ascii="Times New Roman" w:hAnsi="Times New Roman" w:cs="Times New Roman"/>
        </w:rPr>
        <w:t>​</w:t>
      </w:r>
      <w:r w:rsidRPr="002135B5">
        <w:rPr>
          <w:b/>
          <w:bCs/>
        </w:rPr>
        <w:t>在发送最后一个数据前触发CRC传输</w:t>
      </w:r>
      <w:r w:rsidRPr="002135B5">
        <w:rPr>
          <w:rFonts w:ascii="Times New Roman" w:hAnsi="Times New Roman" w:cs="Times New Roman"/>
        </w:rPr>
        <w:t>​</w:t>
      </w:r>
      <w:r w:rsidRPr="002135B5">
        <w:t>：这是关键一步。在将</w:t>
      </w:r>
      <w:r w:rsidRPr="002135B5">
        <w:rPr>
          <w:b/>
          <w:bCs/>
        </w:rPr>
        <w:t>最后一个有效数据</w:t>
      </w:r>
      <w:r w:rsidRPr="002135B5">
        <w:t>写入发送数据寄存器（SPI_DR）之后、</w:t>
      </w:r>
      <w:r w:rsidRPr="002135B5">
        <w:rPr>
          <w:b/>
          <w:bCs/>
        </w:rPr>
        <w:t>硬件开始发送它之前</w:t>
      </w:r>
      <w:r w:rsidRPr="002135B5">
        <w:t xml:space="preserve">，调用 </w:t>
      </w:r>
      <w:proofErr w:type="spellStart"/>
      <w:r w:rsidRPr="002135B5">
        <w:t>SPI_TransmitCRC</w:t>
      </w:r>
      <w:proofErr w:type="spellEnd"/>
      <w:r w:rsidRPr="002135B5">
        <w:t>(</w:t>
      </w:r>
      <w:proofErr w:type="spellStart"/>
      <w:r w:rsidRPr="002135B5">
        <w:t>SPIx</w:t>
      </w:r>
      <w:proofErr w:type="spellEnd"/>
      <w:r w:rsidRPr="002135B5">
        <w:t>)函数。</w:t>
      </w:r>
    </w:p>
    <w:p w14:paraId="0B4593AA" w14:textId="77777777" w:rsidR="002135B5" w:rsidRPr="002135B5" w:rsidRDefault="002135B5" w:rsidP="002135B5">
      <w:pPr>
        <w:numPr>
          <w:ilvl w:val="0"/>
          <w:numId w:val="598"/>
        </w:numPr>
      </w:pPr>
      <w:r w:rsidRPr="002135B5">
        <w:rPr>
          <w:rFonts w:ascii="Times New Roman" w:hAnsi="Times New Roman" w:cs="Times New Roman"/>
        </w:rPr>
        <w:t>​</w:t>
      </w:r>
      <w:r w:rsidRPr="002135B5">
        <w:rPr>
          <w:b/>
          <w:bCs/>
        </w:rPr>
        <w:t>检查通信结果</w:t>
      </w:r>
      <w:r w:rsidRPr="002135B5">
        <w:rPr>
          <w:rFonts w:ascii="Times New Roman" w:hAnsi="Times New Roman" w:cs="Times New Roman"/>
        </w:rPr>
        <w:t>​</w:t>
      </w:r>
      <w:r w:rsidRPr="002135B5">
        <w:t>：通信完成后，通过检查 SPI_I2S_GetFlagStatus(</w:t>
      </w:r>
      <w:proofErr w:type="spellStart"/>
      <w:r w:rsidRPr="002135B5">
        <w:t>SPIx</w:t>
      </w:r>
      <w:proofErr w:type="spellEnd"/>
      <w:r w:rsidRPr="002135B5">
        <w:t>, SPI_I2S_FLAG_CRCERR)或是在错误中断服务函数中判断CRC校验是否通过。</w:t>
      </w:r>
    </w:p>
    <w:p w14:paraId="073E84E1" w14:textId="77777777" w:rsidR="002135B5" w:rsidRPr="002135B5" w:rsidRDefault="002135B5" w:rsidP="002135B5">
      <w:r w:rsidRPr="002135B5">
        <w:t>以下是一个简化的代码流程示例，展示了函数在典型CRC传输中的调用时机：</w:t>
      </w:r>
    </w:p>
    <w:p w14:paraId="047C4DFC" w14:textId="77777777" w:rsidR="002135B5" w:rsidRPr="002135B5" w:rsidRDefault="002135B5" w:rsidP="002135B5">
      <w:r w:rsidRPr="002135B5">
        <w:t>// ... 假设SPI初始化、CRC多项式设置和CRC计算使能已完成 ...</w:t>
      </w:r>
    </w:p>
    <w:p w14:paraId="2FC87066" w14:textId="77777777" w:rsidR="002135B5" w:rsidRPr="002135B5" w:rsidRDefault="002135B5" w:rsidP="002135B5"/>
    <w:p w14:paraId="378CC735" w14:textId="77777777" w:rsidR="002135B5" w:rsidRPr="002135B5" w:rsidRDefault="002135B5" w:rsidP="002135B5">
      <w:r w:rsidRPr="002135B5">
        <w:t>// 1. 发送常规数据</w:t>
      </w:r>
    </w:p>
    <w:p w14:paraId="2EC3010A" w14:textId="77777777" w:rsidR="002135B5" w:rsidRPr="002135B5" w:rsidRDefault="002135B5" w:rsidP="002135B5">
      <w:r w:rsidRPr="002135B5">
        <w:lastRenderedPageBreak/>
        <w:t>SPI_I2S_</w:t>
      </w:r>
      <w:proofErr w:type="gramStart"/>
      <w:r w:rsidRPr="002135B5">
        <w:t>SendData(</w:t>
      </w:r>
      <w:proofErr w:type="gramEnd"/>
      <w:r w:rsidRPr="002135B5">
        <w:t>SPI1, data_byte1);</w:t>
      </w:r>
    </w:p>
    <w:p w14:paraId="0A0BACBC" w14:textId="77777777" w:rsidR="002135B5" w:rsidRPr="002135B5" w:rsidRDefault="002135B5" w:rsidP="002135B5">
      <w:r w:rsidRPr="002135B5">
        <w:t>// ... 发送其他数据 ...</w:t>
      </w:r>
    </w:p>
    <w:p w14:paraId="7CEE6270" w14:textId="77777777" w:rsidR="002135B5" w:rsidRPr="002135B5" w:rsidRDefault="002135B5" w:rsidP="002135B5"/>
    <w:p w14:paraId="60436117" w14:textId="77777777" w:rsidR="002135B5" w:rsidRPr="002135B5" w:rsidRDefault="002135B5" w:rsidP="002135B5">
      <w:r w:rsidRPr="002135B5">
        <w:t>// 2. 准备发送最后一个数据字节</w:t>
      </w:r>
    </w:p>
    <w:p w14:paraId="13F099AF" w14:textId="77777777" w:rsidR="002135B5" w:rsidRPr="002135B5" w:rsidRDefault="002135B5" w:rsidP="002135B5">
      <w:r w:rsidRPr="002135B5">
        <w:t>SPI_I2S_</w:t>
      </w:r>
      <w:proofErr w:type="gramStart"/>
      <w:r w:rsidRPr="002135B5">
        <w:t>SendData(</w:t>
      </w:r>
      <w:proofErr w:type="gramEnd"/>
      <w:r w:rsidRPr="002135B5">
        <w:t xml:space="preserve">SPI1, </w:t>
      </w:r>
      <w:proofErr w:type="spellStart"/>
      <w:r w:rsidRPr="002135B5">
        <w:t>last_data_byte</w:t>
      </w:r>
      <w:proofErr w:type="spellEnd"/>
      <w:r w:rsidRPr="002135B5">
        <w:t>);</w:t>
      </w:r>
    </w:p>
    <w:p w14:paraId="10447863" w14:textId="77777777" w:rsidR="002135B5" w:rsidRPr="002135B5" w:rsidRDefault="002135B5" w:rsidP="002135B5"/>
    <w:p w14:paraId="2DCB2F14" w14:textId="77777777" w:rsidR="002135B5" w:rsidRPr="002135B5" w:rsidRDefault="002135B5" w:rsidP="002135B5">
      <w:r w:rsidRPr="002135B5">
        <w:t>// 3. 立即指示硬件在最后一个数据后附加CRC</w:t>
      </w:r>
    </w:p>
    <w:p w14:paraId="66D9E62F" w14:textId="77777777" w:rsidR="002135B5" w:rsidRPr="002135B5" w:rsidRDefault="002135B5" w:rsidP="002135B5">
      <w:proofErr w:type="spellStart"/>
      <w:r w:rsidRPr="002135B5">
        <w:t>SPI_</w:t>
      </w:r>
      <w:proofErr w:type="gramStart"/>
      <w:r w:rsidRPr="002135B5">
        <w:t>TransmitCRC</w:t>
      </w:r>
      <w:proofErr w:type="spellEnd"/>
      <w:r w:rsidRPr="002135B5">
        <w:t>(</w:t>
      </w:r>
      <w:proofErr w:type="gramEnd"/>
      <w:r w:rsidRPr="002135B5">
        <w:t>SPI1);</w:t>
      </w:r>
    </w:p>
    <w:p w14:paraId="506083B2" w14:textId="77777777" w:rsidR="002135B5" w:rsidRPr="002135B5" w:rsidRDefault="002135B5" w:rsidP="002135B5"/>
    <w:p w14:paraId="21A92FB6" w14:textId="77777777" w:rsidR="002135B5" w:rsidRPr="002135B5" w:rsidRDefault="002135B5" w:rsidP="002135B5">
      <w:r w:rsidRPr="002135B5">
        <w:t>// 4. 后续可通过查询或中断检查CRCERR标志位，判断传输是否可靠</w:t>
      </w:r>
    </w:p>
    <w:p w14:paraId="7298301B" w14:textId="77777777" w:rsidR="002135B5" w:rsidRPr="002135B5" w:rsidRDefault="002135B5" w:rsidP="002135B5">
      <w:r w:rsidRPr="002135B5">
        <w:t>if (SPI_I2S_</w:t>
      </w:r>
      <w:proofErr w:type="gramStart"/>
      <w:r w:rsidRPr="002135B5">
        <w:t>GetFlagStatus(</w:t>
      </w:r>
      <w:proofErr w:type="gramEnd"/>
      <w:r w:rsidRPr="002135B5">
        <w:t>SPI1, SPI_I2S_FLAG_CRCERR</w:t>
      </w:r>
      <w:proofErr w:type="gramStart"/>
      <w:r w:rsidRPr="002135B5">
        <w:t>) !</w:t>
      </w:r>
      <w:proofErr w:type="gramEnd"/>
      <w:r w:rsidRPr="002135B5">
        <w:t>= RESET) {</w:t>
      </w:r>
    </w:p>
    <w:p w14:paraId="537A7797" w14:textId="77777777" w:rsidR="002135B5" w:rsidRPr="002135B5" w:rsidRDefault="002135B5" w:rsidP="002135B5">
      <w:r w:rsidRPr="002135B5">
        <w:t xml:space="preserve">    // CRC校验失败，处理错误</w:t>
      </w:r>
    </w:p>
    <w:p w14:paraId="1C4AB865" w14:textId="77777777" w:rsidR="002135B5" w:rsidRPr="002135B5" w:rsidRDefault="002135B5" w:rsidP="002135B5">
      <w:r w:rsidRPr="002135B5">
        <w:t>}</w:t>
      </w:r>
    </w:p>
    <w:p w14:paraId="7990BAAD" w14:textId="77777777" w:rsidR="002135B5" w:rsidRPr="002135B5" w:rsidRDefault="002135B5" w:rsidP="00AF334A">
      <w:pPr>
        <w:pStyle w:val="3"/>
      </w:pPr>
      <w:r w:rsidRPr="002135B5">
        <w:rPr>
          <w:rFonts w:ascii="Segoe UI Emoji" w:hAnsi="Segoe UI Emoji" w:cs="Segoe UI Emoji"/>
        </w:rPr>
        <w:t>💡</w:t>
      </w:r>
      <w:r w:rsidRPr="002135B5">
        <w:t xml:space="preserve"> 重要注意事项 </w:t>
      </w:r>
    </w:p>
    <w:p w14:paraId="405683B2" w14:textId="77777777" w:rsidR="002135B5" w:rsidRPr="002135B5" w:rsidRDefault="002135B5" w:rsidP="002135B5">
      <w:pPr>
        <w:numPr>
          <w:ilvl w:val="0"/>
          <w:numId w:val="599"/>
        </w:numPr>
      </w:pPr>
      <w:r w:rsidRPr="002135B5">
        <w:rPr>
          <w:rFonts w:ascii="Times New Roman" w:hAnsi="Times New Roman" w:cs="Times New Roman"/>
        </w:rPr>
        <w:t>​</w:t>
      </w:r>
      <w:r w:rsidRPr="002135B5">
        <w:rPr>
          <w:b/>
          <w:bCs/>
        </w:rPr>
        <w:t>数据帧格式匹配</w:t>
      </w:r>
      <w:r w:rsidRPr="002135B5">
        <w:rPr>
          <w:rFonts w:ascii="Times New Roman" w:hAnsi="Times New Roman" w:cs="Times New Roman"/>
        </w:rPr>
        <w:t>​</w:t>
      </w:r>
      <w:r w:rsidRPr="002135B5">
        <w:t>：务必确保SPI配置的数据帧格式（8位或16位）与通信双方约定的CRC算法（CRC8或CRC16）相匹配。</w:t>
      </w:r>
    </w:p>
    <w:p w14:paraId="52071F73" w14:textId="77777777" w:rsidR="002135B5" w:rsidRPr="002135B5" w:rsidRDefault="002135B5" w:rsidP="002135B5">
      <w:pPr>
        <w:numPr>
          <w:ilvl w:val="0"/>
          <w:numId w:val="599"/>
        </w:numPr>
      </w:pPr>
      <w:r w:rsidRPr="002135B5">
        <w:rPr>
          <w:rFonts w:ascii="Times New Roman" w:hAnsi="Times New Roman" w:cs="Times New Roman"/>
        </w:rPr>
        <w:t>​</w:t>
      </w:r>
      <w:r w:rsidRPr="002135B5">
        <w:rPr>
          <w:b/>
          <w:bCs/>
        </w:rPr>
        <w:t>函数调用时机</w:t>
      </w:r>
      <w:r w:rsidRPr="002135B5">
        <w:rPr>
          <w:rFonts w:ascii="Times New Roman" w:hAnsi="Times New Roman" w:cs="Times New Roman"/>
        </w:rPr>
        <w:t>​</w:t>
      </w:r>
      <w:r w:rsidRPr="002135B5">
        <w:t>：</w:t>
      </w:r>
      <w:proofErr w:type="spellStart"/>
      <w:r w:rsidRPr="002135B5">
        <w:t>SPI_TransmitCRC</w:t>
      </w:r>
      <w:proofErr w:type="spellEnd"/>
      <w:r w:rsidRPr="002135B5">
        <w:t>()必须在</w:t>
      </w:r>
      <w:r w:rsidRPr="002135B5">
        <w:rPr>
          <w:b/>
          <w:bCs/>
        </w:rPr>
        <w:t>最后一个有效数据被写入发送数据寄存器之后、且在该数据被硬件开始发送之前</w:t>
      </w:r>
      <w:r w:rsidRPr="002135B5">
        <w:t>调用。如果调用过早（在还有多个数据要发送时），或者过晚（在最后一个数据已经开始发送后），都会导致CRC传输失败或逻辑错误。</w:t>
      </w:r>
    </w:p>
    <w:p w14:paraId="764E6C2B" w14:textId="77777777" w:rsidR="002135B5" w:rsidRPr="002135B5" w:rsidRDefault="002135B5" w:rsidP="002135B5">
      <w:pPr>
        <w:numPr>
          <w:ilvl w:val="0"/>
          <w:numId w:val="599"/>
        </w:numPr>
      </w:pPr>
      <w:r w:rsidRPr="002135B5">
        <w:rPr>
          <w:rFonts w:ascii="Times New Roman" w:hAnsi="Times New Roman" w:cs="Times New Roman"/>
        </w:rPr>
        <w:t>​</w:t>
      </w:r>
      <w:r w:rsidRPr="002135B5">
        <w:rPr>
          <w:b/>
          <w:bCs/>
        </w:rPr>
        <w:t>NSS信号管理</w:t>
      </w:r>
      <w:r w:rsidRPr="002135B5">
        <w:rPr>
          <w:rFonts w:ascii="Times New Roman" w:hAnsi="Times New Roman" w:cs="Times New Roman"/>
        </w:rPr>
        <w:t>​</w:t>
      </w:r>
      <w:r w:rsidRPr="002135B5">
        <w:t>：当SPI工作在从模式且使用硬件NSS管理时，</w:t>
      </w:r>
      <w:r w:rsidRPr="002135B5">
        <w:rPr>
          <w:rFonts w:ascii="Times New Roman" w:hAnsi="Times New Roman" w:cs="Times New Roman"/>
        </w:rPr>
        <w:t>​</w:t>
      </w:r>
      <w:r w:rsidRPr="002135B5">
        <w:rPr>
          <w:b/>
          <w:bCs/>
        </w:rPr>
        <w:t>在整个数据传输和CRC传输期间，NSS引脚必须保持低电平</w:t>
      </w:r>
      <w:r w:rsidRPr="002135B5">
        <w:t>，否则通信可能会被意外终止。</w:t>
      </w:r>
    </w:p>
    <w:p w14:paraId="3998B551" w14:textId="77777777" w:rsidR="002135B5" w:rsidRPr="002135B5" w:rsidRDefault="002135B5" w:rsidP="002135B5">
      <w:pPr>
        <w:numPr>
          <w:ilvl w:val="0"/>
          <w:numId w:val="599"/>
        </w:numPr>
      </w:pPr>
      <w:r w:rsidRPr="002135B5">
        <w:rPr>
          <w:rFonts w:ascii="Times New Roman" w:hAnsi="Times New Roman" w:cs="Times New Roman"/>
        </w:rPr>
        <w:t>​</w:t>
      </w:r>
      <w:r w:rsidRPr="002135B5">
        <w:rPr>
          <w:b/>
          <w:bCs/>
        </w:rPr>
        <w:t>高性能场景</w:t>
      </w:r>
      <w:r w:rsidRPr="002135B5">
        <w:rPr>
          <w:rFonts w:ascii="Times New Roman" w:hAnsi="Times New Roman" w:cs="Times New Roman"/>
        </w:rPr>
        <w:t>​</w:t>
      </w:r>
      <w:r w:rsidRPr="002135B5">
        <w:t>：在SPI时钟频率很高的场合，使用CRC会增加CPU的处理负担。为了维持高的SPI传输性能，建议配合使用DMA进行数据传输。</w:t>
      </w:r>
    </w:p>
    <w:p w14:paraId="3270BC78" w14:textId="77777777" w:rsidR="002135B5" w:rsidRPr="002135B5" w:rsidRDefault="002135B5" w:rsidP="002135B5">
      <w:r w:rsidRPr="002135B5">
        <w:t xml:space="preserve">希望这些详细的解释能帮助你理解和运用 </w:t>
      </w:r>
      <w:proofErr w:type="spellStart"/>
      <w:r w:rsidRPr="002135B5">
        <w:t>SPI_TransmitCRC</w:t>
      </w:r>
      <w:proofErr w:type="spellEnd"/>
      <w:r w:rsidRPr="002135B5">
        <w:t>函数。如果你对SPI的CRC初始化配置或其他相关函数有更多疑问，我很乐意提供进一步的信息。</w:t>
      </w:r>
    </w:p>
    <w:p w14:paraId="451551B7" w14:textId="77777777" w:rsidR="002135B5" w:rsidRPr="002135B5" w:rsidRDefault="002135B5" w:rsidP="002135B5"/>
    <w:p w14:paraId="34B9C337" w14:textId="2F1748BE" w:rsidR="00D46492" w:rsidRDefault="00D46492" w:rsidP="00D46492">
      <w:pPr>
        <w:pStyle w:val="2"/>
      </w:pPr>
      <w:proofErr w:type="spellStart"/>
      <w:r>
        <w:lastRenderedPageBreak/>
        <w:t>SPI_CalculateCRC</w:t>
      </w:r>
      <w:proofErr w:type="spellEnd"/>
      <w:r>
        <w:t>()</w:t>
      </w:r>
      <w:r w:rsidR="00AD5C4A">
        <w:br/>
      </w:r>
      <w:r w:rsidR="00AD5C4A" w:rsidRPr="00AD5C4A">
        <w:rPr>
          <w:b/>
          <w:bCs/>
        </w:rPr>
        <w:t>启用或禁用</w:t>
      </w:r>
      <w:r w:rsidR="00AD5C4A" w:rsidRPr="00AD5C4A">
        <w:t>指定 SPI 外设的</w:t>
      </w:r>
      <w:r w:rsidR="00AD5C4A" w:rsidRPr="00AD5C4A">
        <w:rPr>
          <w:b/>
          <w:bCs/>
        </w:rPr>
        <w:t>硬件 CRC（循环冗余校验）计算功能</w:t>
      </w:r>
    </w:p>
    <w:p w14:paraId="59B7B894" w14:textId="77777777" w:rsidR="00AD5C4A" w:rsidRPr="00AD5C4A" w:rsidRDefault="00AD5C4A" w:rsidP="00AD5C4A">
      <w:proofErr w:type="spellStart"/>
      <w:r w:rsidRPr="00AD5C4A">
        <w:t>SPI_CalculateCRC</w:t>
      </w:r>
      <w:proofErr w:type="spellEnd"/>
      <w:r w:rsidRPr="00AD5C4A">
        <w:t>函数用于</w:t>
      </w:r>
      <w:r w:rsidRPr="00AD5C4A">
        <w:rPr>
          <w:b/>
          <w:bCs/>
        </w:rPr>
        <w:t>启用或禁用</w:t>
      </w:r>
      <w:r w:rsidRPr="00AD5C4A">
        <w:t>指定 SPI 外设的</w:t>
      </w:r>
      <w:r w:rsidRPr="00AD5C4A">
        <w:rPr>
          <w:b/>
          <w:bCs/>
        </w:rPr>
        <w:t>硬件 CRC（循环冗余校验）计算功能</w:t>
      </w:r>
      <w:r w:rsidRPr="00AD5C4A">
        <w:t>。启用后，SPI 硬件会自动为发送的数据计算 CRC 值，并在接收时进行校验，从而增强通信的可靠性。</w:t>
      </w:r>
    </w:p>
    <w:p w14:paraId="7830F016" w14:textId="77777777" w:rsidR="00AD5C4A" w:rsidRPr="00AD5C4A" w:rsidRDefault="00AD5C4A" w:rsidP="00AF334A">
      <w:pPr>
        <w:pStyle w:val="3"/>
      </w:pPr>
      <w:r w:rsidRPr="00AD5C4A">
        <w:rPr>
          <w:rFonts w:ascii="Segoe UI Emoji" w:hAnsi="Segoe UI Emoji" w:cs="Segoe UI Emoji"/>
        </w:rPr>
        <w:t>🔧</w:t>
      </w:r>
      <w:r w:rsidRPr="00AD5C4A">
        <w:t xml:space="preserve"> 函数原型 </w:t>
      </w:r>
    </w:p>
    <w:p w14:paraId="08777288" w14:textId="77777777" w:rsidR="00AD5C4A" w:rsidRPr="00AD5C4A" w:rsidRDefault="00AD5C4A" w:rsidP="00AD5C4A">
      <w:r w:rsidRPr="00AD5C4A">
        <w:t xml:space="preserve">void </w:t>
      </w:r>
      <w:proofErr w:type="spellStart"/>
      <w:r w:rsidRPr="00AD5C4A">
        <w:t>SPI_</w:t>
      </w:r>
      <w:proofErr w:type="gramStart"/>
      <w:r w:rsidRPr="00AD5C4A">
        <w:t>CalculateCRC</w:t>
      </w:r>
      <w:proofErr w:type="spellEnd"/>
      <w:r w:rsidRPr="00AD5C4A">
        <w:t>(</w:t>
      </w:r>
      <w:proofErr w:type="spellStart"/>
      <w:proofErr w:type="gramEnd"/>
      <w:r w:rsidRPr="00AD5C4A">
        <w:t>SPI_TypeDef</w:t>
      </w:r>
      <w:proofErr w:type="spellEnd"/>
      <w:r w:rsidRPr="00AD5C4A">
        <w:t xml:space="preserve">* </w:t>
      </w:r>
      <w:proofErr w:type="spellStart"/>
      <w:r w:rsidRPr="00AD5C4A">
        <w:t>SPIx</w:t>
      </w:r>
      <w:proofErr w:type="spellEnd"/>
      <w:r w:rsidRPr="00AD5C4A">
        <w:t xml:space="preserve">, </w:t>
      </w:r>
      <w:proofErr w:type="spellStart"/>
      <w:r w:rsidRPr="00AD5C4A">
        <w:t>FunctionalState</w:t>
      </w:r>
      <w:proofErr w:type="spellEnd"/>
      <w:r w:rsidRPr="00AD5C4A">
        <w:t xml:space="preserve"> </w:t>
      </w:r>
      <w:proofErr w:type="spellStart"/>
      <w:r w:rsidRPr="00AD5C4A">
        <w:t>NewState</w:t>
      </w:r>
      <w:proofErr w:type="spellEnd"/>
      <w:r w:rsidRPr="00AD5C4A">
        <w:t>);</w:t>
      </w:r>
    </w:p>
    <w:p w14:paraId="69718CAB" w14:textId="77777777" w:rsidR="00AD5C4A" w:rsidRPr="00AD5C4A" w:rsidRDefault="00AD5C4A" w:rsidP="00AD5C4A">
      <w:pPr>
        <w:numPr>
          <w:ilvl w:val="0"/>
          <w:numId w:val="600"/>
        </w:numPr>
      </w:pPr>
      <w:r w:rsidRPr="00AD5C4A">
        <w:rPr>
          <w:rFonts w:ascii="Times New Roman" w:hAnsi="Times New Roman" w:cs="Times New Roman"/>
        </w:rPr>
        <w:t>​</w:t>
      </w:r>
      <w:proofErr w:type="spellStart"/>
      <w:r w:rsidRPr="00AD5C4A">
        <w:rPr>
          <w:b/>
          <w:bCs/>
        </w:rPr>
        <w:t>SPIx</w:t>
      </w:r>
      <w:proofErr w:type="spellEnd"/>
      <w:r w:rsidRPr="00AD5C4A">
        <w:rPr>
          <w:rFonts w:ascii="Times New Roman" w:hAnsi="Times New Roman" w:cs="Times New Roman"/>
        </w:rPr>
        <w:t>​</w:t>
      </w:r>
      <w:r w:rsidRPr="00AD5C4A">
        <w:t>：指定要配置的 SPI 外设，例如 SPI1、SPI2。</w:t>
      </w:r>
    </w:p>
    <w:p w14:paraId="442E5DFA" w14:textId="77777777" w:rsidR="00AD5C4A" w:rsidRPr="00AD5C4A" w:rsidRDefault="00AD5C4A" w:rsidP="00AD5C4A">
      <w:pPr>
        <w:numPr>
          <w:ilvl w:val="0"/>
          <w:numId w:val="600"/>
        </w:numPr>
      </w:pPr>
      <w:r w:rsidRPr="00AD5C4A">
        <w:rPr>
          <w:rFonts w:ascii="Times New Roman" w:hAnsi="Times New Roman" w:cs="Times New Roman"/>
        </w:rPr>
        <w:t>​</w:t>
      </w:r>
      <w:proofErr w:type="spellStart"/>
      <w:r w:rsidRPr="00AD5C4A">
        <w:rPr>
          <w:b/>
          <w:bCs/>
        </w:rPr>
        <w:t>NewState</w:t>
      </w:r>
      <w:proofErr w:type="spellEnd"/>
      <w:r w:rsidRPr="00AD5C4A">
        <w:rPr>
          <w:rFonts w:ascii="Times New Roman" w:hAnsi="Times New Roman" w:cs="Times New Roman"/>
        </w:rPr>
        <w:t>​</w:t>
      </w:r>
      <w:r w:rsidRPr="00AD5C4A">
        <w:t>：指定 CRC 计算功能的新状态。</w:t>
      </w:r>
    </w:p>
    <w:p w14:paraId="41D82234" w14:textId="77777777" w:rsidR="00AD5C4A" w:rsidRPr="00AD5C4A" w:rsidRDefault="00AD5C4A" w:rsidP="00AD5C4A">
      <w:pPr>
        <w:numPr>
          <w:ilvl w:val="1"/>
          <w:numId w:val="600"/>
        </w:numPr>
      </w:pPr>
      <w:r w:rsidRPr="00AD5C4A">
        <w:t>ENABLE：启用 SPI 的硬件 CRC 计算。</w:t>
      </w:r>
    </w:p>
    <w:p w14:paraId="1BA4EB53" w14:textId="77777777" w:rsidR="00AD5C4A" w:rsidRPr="00AD5C4A" w:rsidRDefault="00AD5C4A" w:rsidP="00AD5C4A">
      <w:pPr>
        <w:numPr>
          <w:ilvl w:val="1"/>
          <w:numId w:val="600"/>
        </w:numPr>
      </w:pPr>
      <w:r w:rsidRPr="00AD5C4A">
        <w:t>DISABLE：禁用 SPI 的硬件 CRC 计算。</w:t>
      </w:r>
    </w:p>
    <w:p w14:paraId="20E49F1A" w14:textId="77777777" w:rsidR="00AD5C4A" w:rsidRPr="00AD5C4A" w:rsidRDefault="00AD5C4A" w:rsidP="00AF334A">
      <w:pPr>
        <w:pStyle w:val="3"/>
      </w:pPr>
      <w:r w:rsidRPr="00AD5C4A">
        <w:rPr>
          <w:rFonts w:ascii="Segoe UI Emoji" w:hAnsi="Segoe UI Emoji" w:cs="Segoe UI Emoji"/>
        </w:rPr>
        <w:t>⚙️</w:t>
      </w:r>
      <w:r w:rsidRPr="00AD5C4A">
        <w:t xml:space="preserve"> 功能说明 </w:t>
      </w:r>
    </w:p>
    <w:p w14:paraId="7DB87B03" w14:textId="77777777" w:rsidR="00AD5C4A" w:rsidRPr="00AD5C4A" w:rsidRDefault="00AD5C4A" w:rsidP="00AD5C4A">
      <w:r w:rsidRPr="00AD5C4A">
        <w:t xml:space="preserve">该函数通过配置 SPI 控制寄存器 1（SPI_CR1）中的 </w:t>
      </w:r>
      <w:r w:rsidRPr="00AD5C4A">
        <w:rPr>
          <w:rFonts w:ascii="Times New Roman" w:hAnsi="Times New Roman" w:cs="Times New Roman"/>
        </w:rPr>
        <w:t>​</w:t>
      </w:r>
      <w:r w:rsidRPr="00AD5C4A">
        <w:rPr>
          <w:b/>
          <w:bCs/>
        </w:rPr>
        <w:t>CRCEN 位</w:t>
      </w:r>
      <w:r w:rsidRPr="00AD5C4A">
        <w:t>来控制硬件 CRC 计算器的开关。</w:t>
      </w:r>
    </w:p>
    <w:p w14:paraId="295428BD" w14:textId="77777777" w:rsidR="00AD5C4A" w:rsidRPr="00AD5C4A" w:rsidRDefault="00AD5C4A" w:rsidP="00AD5C4A">
      <w:pPr>
        <w:numPr>
          <w:ilvl w:val="0"/>
          <w:numId w:val="601"/>
        </w:numPr>
      </w:pPr>
      <w:r w:rsidRPr="00AD5C4A">
        <w:rPr>
          <w:rFonts w:ascii="Times New Roman" w:hAnsi="Times New Roman" w:cs="Times New Roman"/>
        </w:rPr>
        <w:t>​</w:t>
      </w:r>
      <w:r w:rsidRPr="00AD5C4A">
        <w:rPr>
          <w:b/>
          <w:bCs/>
        </w:rPr>
        <w:t>启用 CRC (ENABLE)</w:t>
      </w:r>
      <w:r w:rsidRPr="00AD5C4A">
        <w:rPr>
          <w:rFonts w:ascii="Times New Roman" w:hAnsi="Times New Roman" w:cs="Times New Roman"/>
          <w:b/>
          <w:bCs/>
        </w:rPr>
        <w:t>​</w:t>
      </w:r>
      <w:r w:rsidRPr="00AD5C4A">
        <w:rPr>
          <w:rFonts w:ascii="Times New Roman" w:hAnsi="Times New Roman" w:cs="Times New Roman"/>
        </w:rPr>
        <w:t>​</w:t>
      </w:r>
      <w:r w:rsidRPr="00AD5C4A">
        <w:t>：硬件 CRC 计算器被激活。此后，SPI 硬件会自动为每个通过数据寄存器（SPI_DR）发送的数据计算 CRC 值，并将结果累积到发送 CRC 寄存器（SPI_TXCRCR）中。同时，它也会对接收到的数据计算 CRC 值，与接收 CRC 寄存器（SPI_RXCRCR）中的值进行比较。</w:t>
      </w:r>
    </w:p>
    <w:p w14:paraId="1CAB9DE0" w14:textId="77777777" w:rsidR="00AD5C4A" w:rsidRPr="00AD5C4A" w:rsidRDefault="00AD5C4A" w:rsidP="00AD5C4A">
      <w:pPr>
        <w:numPr>
          <w:ilvl w:val="0"/>
          <w:numId w:val="601"/>
        </w:numPr>
      </w:pPr>
      <w:r w:rsidRPr="00AD5C4A">
        <w:rPr>
          <w:rFonts w:ascii="Times New Roman" w:hAnsi="Times New Roman" w:cs="Times New Roman"/>
        </w:rPr>
        <w:t>​</w:t>
      </w:r>
      <w:r w:rsidRPr="00AD5C4A">
        <w:rPr>
          <w:b/>
          <w:bCs/>
        </w:rPr>
        <w:t>禁用 CRC (DISABLE)</w:t>
      </w:r>
      <w:r w:rsidRPr="00AD5C4A">
        <w:rPr>
          <w:rFonts w:ascii="Times New Roman" w:hAnsi="Times New Roman" w:cs="Times New Roman"/>
          <w:b/>
          <w:bCs/>
        </w:rPr>
        <w:t>​</w:t>
      </w:r>
      <w:r w:rsidRPr="00AD5C4A">
        <w:rPr>
          <w:rFonts w:ascii="Times New Roman" w:hAnsi="Times New Roman" w:cs="Times New Roman"/>
        </w:rPr>
        <w:t>​</w:t>
      </w:r>
      <w:r w:rsidRPr="00AD5C4A">
        <w:t>：硬件 CRC 计算器停止工作。</w:t>
      </w:r>
    </w:p>
    <w:p w14:paraId="7ED44B3A" w14:textId="77777777" w:rsidR="00AD5C4A" w:rsidRPr="00AD5C4A" w:rsidRDefault="00AD5C4A" w:rsidP="00AD5C4A">
      <w:r w:rsidRPr="00AD5C4A">
        <w:t xml:space="preserve">启用 CRC 功能后，通常的通信流程是：先发送有效数据，然后在发送最后一个数据字节或半字之前，通过配置相关寄存器指示硬件紧接着发送计算好的 CRC 值。在接收端，硬件会自动对接收到的数据（不包括最后的 CRC 值）进行 CRC 计算，并将结果与接收到的 CRC 值进行比较。如果两者不匹配，状态寄存器（SPI_SR）中的 </w:t>
      </w:r>
      <w:r w:rsidRPr="00AD5C4A">
        <w:rPr>
          <w:rFonts w:ascii="Times New Roman" w:hAnsi="Times New Roman" w:cs="Times New Roman"/>
        </w:rPr>
        <w:t>​</w:t>
      </w:r>
      <w:r w:rsidRPr="00AD5C4A">
        <w:rPr>
          <w:b/>
          <w:bCs/>
        </w:rPr>
        <w:t>CRCERR 标志位</w:t>
      </w:r>
      <w:r w:rsidRPr="00AD5C4A">
        <w:t>会被置位，从而指示传输错误。</w:t>
      </w:r>
    </w:p>
    <w:p w14:paraId="3156DA65" w14:textId="77777777" w:rsidR="00AD5C4A" w:rsidRPr="00AD5C4A" w:rsidRDefault="00AD5C4A" w:rsidP="00AF334A">
      <w:pPr>
        <w:pStyle w:val="3"/>
      </w:pPr>
      <w:r w:rsidRPr="00AD5C4A">
        <w:rPr>
          <w:rFonts w:ascii="Segoe UI Emoji" w:hAnsi="Segoe UI Emoji" w:cs="Segoe UI Emoji"/>
        </w:rPr>
        <w:t>📝</w:t>
      </w:r>
      <w:r w:rsidRPr="00AD5C4A">
        <w:t xml:space="preserve"> 典型使用流程 </w:t>
      </w:r>
    </w:p>
    <w:p w14:paraId="6C0524F0" w14:textId="77777777" w:rsidR="00AD5C4A" w:rsidRPr="00AD5C4A" w:rsidRDefault="00AD5C4A" w:rsidP="00AD5C4A">
      <w:r w:rsidRPr="00AD5C4A">
        <w:t>使用硬件 CRC 通常遵循以下步骤：</w:t>
      </w:r>
    </w:p>
    <w:p w14:paraId="1C66F9A2" w14:textId="77777777" w:rsidR="00AD5C4A" w:rsidRPr="00AD5C4A" w:rsidRDefault="00AD5C4A" w:rsidP="00AD5C4A">
      <w:pPr>
        <w:numPr>
          <w:ilvl w:val="0"/>
          <w:numId w:val="602"/>
        </w:numPr>
      </w:pPr>
      <w:r w:rsidRPr="00AD5C4A">
        <w:rPr>
          <w:rFonts w:ascii="Times New Roman" w:hAnsi="Times New Roman" w:cs="Times New Roman"/>
        </w:rPr>
        <w:t>​</w:t>
      </w:r>
      <w:r w:rsidRPr="00AD5C4A">
        <w:rPr>
          <w:b/>
          <w:bCs/>
        </w:rPr>
        <w:t>基础配置</w:t>
      </w:r>
      <w:r w:rsidRPr="00AD5C4A">
        <w:rPr>
          <w:rFonts w:ascii="Times New Roman" w:hAnsi="Times New Roman" w:cs="Times New Roman"/>
        </w:rPr>
        <w:t>​</w:t>
      </w:r>
      <w:r w:rsidRPr="00AD5C4A">
        <w:t>：首先完成 SPI 的基本初始化（工作模式、波特率、数据帧格式</w:t>
      </w:r>
      <w:r w:rsidRPr="00AD5C4A">
        <w:lastRenderedPageBreak/>
        <w:t>等）。</w:t>
      </w:r>
    </w:p>
    <w:p w14:paraId="35838BCD" w14:textId="77777777" w:rsidR="00AD5C4A" w:rsidRPr="00AD5C4A" w:rsidRDefault="00AD5C4A" w:rsidP="00AD5C4A">
      <w:pPr>
        <w:numPr>
          <w:ilvl w:val="0"/>
          <w:numId w:val="602"/>
        </w:numPr>
      </w:pPr>
      <w:r w:rsidRPr="00AD5C4A">
        <w:rPr>
          <w:rFonts w:ascii="Times New Roman" w:hAnsi="Times New Roman" w:cs="Times New Roman"/>
        </w:rPr>
        <w:t>​</w:t>
      </w:r>
      <w:r w:rsidRPr="00AD5C4A">
        <w:rPr>
          <w:b/>
          <w:bCs/>
        </w:rPr>
        <w:t>设置 CRC 多项式</w:t>
      </w:r>
      <w:r w:rsidRPr="00AD5C4A">
        <w:rPr>
          <w:rFonts w:ascii="Times New Roman" w:hAnsi="Times New Roman" w:cs="Times New Roman"/>
        </w:rPr>
        <w:t>​</w:t>
      </w:r>
      <w:r w:rsidRPr="00AD5C4A">
        <w:t xml:space="preserve">：向 </w:t>
      </w:r>
      <w:r w:rsidRPr="00AD5C4A">
        <w:rPr>
          <w:rFonts w:ascii="Times New Roman" w:hAnsi="Times New Roman" w:cs="Times New Roman"/>
        </w:rPr>
        <w:t>​</w:t>
      </w:r>
      <w:r w:rsidRPr="00AD5C4A">
        <w:rPr>
          <w:b/>
          <w:bCs/>
        </w:rPr>
        <w:t>CRC 多项式寄存器（SPI_CRCPR）</w:t>
      </w:r>
      <w:r w:rsidRPr="00AD5C4A">
        <w:rPr>
          <w:rFonts w:ascii="Times New Roman" w:hAnsi="Times New Roman" w:cs="Times New Roman"/>
          <w:b/>
          <w:bCs/>
        </w:rPr>
        <w:t>​</w:t>
      </w:r>
      <w:r w:rsidRPr="00AD5C4A">
        <w:rPr>
          <w:rFonts w:ascii="Times New Roman" w:hAnsi="Times New Roman" w:cs="Times New Roman"/>
        </w:rPr>
        <w:t>​</w:t>
      </w:r>
      <w:r w:rsidRPr="00AD5C4A">
        <w:t xml:space="preserve"> 写入用于计算 CRC 的多项式值。不同的多项式适用于不同的校验强度和要求。</w:t>
      </w:r>
    </w:p>
    <w:p w14:paraId="12970A0C" w14:textId="77777777" w:rsidR="00AD5C4A" w:rsidRPr="00AD5C4A" w:rsidRDefault="00AD5C4A" w:rsidP="00AD5C4A">
      <w:pPr>
        <w:numPr>
          <w:ilvl w:val="0"/>
          <w:numId w:val="602"/>
        </w:numPr>
      </w:pPr>
      <w:r w:rsidRPr="00AD5C4A">
        <w:rPr>
          <w:rFonts w:ascii="Times New Roman" w:hAnsi="Times New Roman" w:cs="Times New Roman"/>
        </w:rPr>
        <w:t>​</w:t>
      </w:r>
      <w:r w:rsidRPr="00AD5C4A">
        <w:rPr>
          <w:b/>
          <w:bCs/>
        </w:rPr>
        <w:t>启用 CRC 计算</w:t>
      </w:r>
      <w:r w:rsidRPr="00AD5C4A">
        <w:rPr>
          <w:rFonts w:ascii="Times New Roman" w:hAnsi="Times New Roman" w:cs="Times New Roman"/>
        </w:rPr>
        <w:t>​</w:t>
      </w:r>
      <w:r w:rsidRPr="00AD5C4A">
        <w:t xml:space="preserve">：调用 </w:t>
      </w:r>
      <w:proofErr w:type="spellStart"/>
      <w:r w:rsidRPr="00AD5C4A">
        <w:t>SPI_CalculateCRC</w:t>
      </w:r>
      <w:proofErr w:type="spellEnd"/>
      <w:r w:rsidRPr="00AD5C4A">
        <w:t>(</w:t>
      </w:r>
      <w:proofErr w:type="spellStart"/>
      <w:r w:rsidRPr="00AD5C4A">
        <w:t>SPIx</w:t>
      </w:r>
      <w:proofErr w:type="spellEnd"/>
      <w:r w:rsidRPr="00AD5C4A">
        <w:t>, ENABLE)。此操作会同时清零发送和接收 CRC 寄存器，为新的计算做准备。</w:t>
      </w:r>
    </w:p>
    <w:p w14:paraId="47692847" w14:textId="77777777" w:rsidR="00AD5C4A" w:rsidRPr="00AD5C4A" w:rsidRDefault="00AD5C4A" w:rsidP="00AD5C4A">
      <w:pPr>
        <w:numPr>
          <w:ilvl w:val="0"/>
          <w:numId w:val="602"/>
        </w:numPr>
      </w:pPr>
      <w:r w:rsidRPr="00AD5C4A">
        <w:rPr>
          <w:rFonts w:ascii="Times New Roman" w:hAnsi="Times New Roman" w:cs="Times New Roman"/>
        </w:rPr>
        <w:t>​</w:t>
      </w:r>
      <w:r w:rsidRPr="00AD5C4A">
        <w:rPr>
          <w:b/>
          <w:bCs/>
        </w:rPr>
        <w:t>正常数据传输</w:t>
      </w:r>
      <w:r w:rsidRPr="00AD5C4A">
        <w:rPr>
          <w:rFonts w:ascii="Times New Roman" w:hAnsi="Times New Roman" w:cs="Times New Roman"/>
        </w:rPr>
        <w:t>​</w:t>
      </w:r>
      <w:r w:rsidRPr="00AD5C4A">
        <w:t>：进行常规的数据发送和接收。</w:t>
      </w:r>
    </w:p>
    <w:p w14:paraId="283B154B" w14:textId="77777777" w:rsidR="00AD5C4A" w:rsidRPr="00AD5C4A" w:rsidRDefault="00AD5C4A" w:rsidP="00AD5C4A">
      <w:pPr>
        <w:numPr>
          <w:ilvl w:val="0"/>
          <w:numId w:val="602"/>
        </w:numPr>
      </w:pPr>
      <w:r w:rsidRPr="00AD5C4A">
        <w:rPr>
          <w:rFonts w:ascii="Times New Roman" w:hAnsi="Times New Roman" w:cs="Times New Roman"/>
        </w:rPr>
        <w:t>​</w:t>
      </w:r>
      <w:r w:rsidRPr="00AD5C4A">
        <w:rPr>
          <w:b/>
          <w:bCs/>
        </w:rPr>
        <w:t>触发 CRC 传输</w:t>
      </w:r>
      <w:r w:rsidRPr="00AD5C4A">
        <w:rPr>
          <w:rFonts w:ascii="Times New Roman" w:hAnsi="Times New Roman" w:cs="Times New Roman"/>
        </w:rPr>
        <w:t>​</w:t>
      </w:r>
      <w:r w:rsidRPr="00AD5C4A">
        <w:t>：在准备发送</w:t>
      </w:r>
      <w:r w:rsidRPr="00AD5C4A">
        <w:rPr>
          <w:b/>
          <w:bCs/>
        </w:rPr>
        <w:t>最后一个有效数据</w:t>
      </w:r>
      <w:r w:rsidRPr="00AD5C4A">
        <w:t>时，设置相关控制位（例如 SPI_CR1寄存器中的 CRCNEXT位），指示硬件在发送完该数据后，自动附加发送 CRC 寄存器中计算好的 CRC 值。</w:t>
      </w:r>
    </w:p>
    <w:p w14:paraId="7DACAE7E" w14:textId="77777777" w:rsidR="00AD5C4A" w:rsidRPr="00AD5C4A" w:rsidRDefault="00AD5C4A" w:rsidP="00AD5C4A">
      <w:pPr>
        <w:numPr>
          <w:ilvl w:val="0"/>
          <w:numId w:val="602"/>
        </w:numPr>
      </w:pPr>
      <w:r w:rsidRPr="00AD5C4A">
        <w:rPr>
          <w:rFonts w:ascii="Times New Roman" w:hAnsi="Times New Roman" w:cs="Times New Roman"/>
        </w:rPr>
        <w:t>​</w:t>
      </w:r>
      <w:r w:rsidRPr="00AD5C4A">
        <w:rPr>
          <w:b/>
          <w:bCs/>
        </w:rPr>
        <w:t>检查 CRC 错误</w:t>
      </w:r>
      <w:r w:rsidRPr="00AD5C4A">
        <w:rPr>
          <w:rFonts w:ascii="Times New Roman" w:hAnsi="Times New Roman" w:cs="Times New Roman"/>
        </w:rPr>
        <w:t>​</w:t>
      </w:r>
      <w:r w:rsidRPr="00AD5C4A">
        <w:t>：通信完成后，通过检查状态寄存器（SPI_SR）中的 CRCERR标志位或处理相应的中断，来判断本次数据传输的 CRC 校验是否通过。</w:t>
      </w:r>
    </w:p>
    <w:p w14:paraId="64AF0637" w14:textId="77777777" w:rsidR="00AD5C4A" w:rsidRPr="00AD5C4A" w:rsidRDefault="00AD5C4A" w:rsidP="00AF334A">
      <w:pPr>
        <w:pStyle w:val="3"/>
      </w:pPr>
      <w:r w:rsidRPr="00AD5C4A">
        <w:rPr>
          <w:rFonts w:ascii="Segoe UI Emoji" w:hAnsi="Segoe UI Emoji" w:cs="Segoe UI Emoji"/>
        </w:rPr>
        <w:t>💡</w:t>
      </w:r>
      <w:r w:rsidRPr="00AD5C4A">
        <w:t xml:space="preserve"> 重要注意事项 </w:t>
      </w:r>
    </w:p>
    <w:p w14:paraId="298E624B" w14:textId="77777777" w:rsidR="00AD5C4A" w:rsidRPr="00AD5C4A" w:rsidRDefault="00AD5C4A" w:rsidP="00AD5C4A">
      <w:pPr>
        <w:numPr>
          <w:ilvl w:val="0"/>
          <w:numId w:val="603"/>
        </w:numPr>
      </w:pPr>
      <w:r w:rsidRPr="00AD5C4A">
        <w:rPr>
          <w:rFonts w:ascii="Times New Roman" w:hAnsi="Times New Roman" w:cs="Times New Roman"/>
        </w:rPr>
        <w:t>​</w:t>
      </w:r>
      <w:r w:rsidRPr="00AD5C4A">
        <w:rPr>
          <w:b/>
          <w:bCs/>
        </w:rPr>
        <w:t>数据帧格式匹配</w:t>
      </w:r>
      <w:r w:rsidRPr="00AD5C4A">
        <w:rPr>
          <w:rFonts w:ascii="Times New Roman" w:hAnsi="Times New Roman" w:cs="Times New Roman"/>
        </w:rPr>
        <w:t>​</w:t>
      </w:r>
      <w:r w:rsidRPr="00AD5C4A">
        <w:t xml:space="preserve">：CRC 计算的长度取决于 SPI 配置的数据帧格式。如果配置为 </w:t>
      </w:r>
      <w:r w:rsidRPr="00AD5C4A">
        <w:rPr>
          <w:rFonts w:ascii="Times New Roman" w:hAnsi="Times New Roman" w:cs="Times New Roman"/>
        </w:rPr>
        <w:t>​</w:t>
      </w:r>
      <w:r w:rsidRPr="00AD5C4A">
        <w:rPr>
          <w:b/>
          <w:bCs/>
        </w:rPr>
        <w:t>8 位数据帧</w:t>
      </w:r>
      <w:r w:rsidRPr="00AD5C4A">
        <w:t xml:space="preserve">，则使用 </w:t>
      </w:r>
      <w:r w:rsidRPr="00AD5C4A">
        <w:rPr>
          <w:rFonts w:ascii="Times New Roman" w:hAnsi="Times New Roman" w:cs="Times New Roman"/>
        </w:rPr>
        <w:t>​</w:t>
      </w:r>
      <w:r w:rsidRPr="00AD5C4A">
        <w:rPr>
          <w:b/>
          <w:bCs/>
        </w:rPr>
        <w:t>CRC8</w:t>
      </w:r>
      <w:r w:rsidRPr="00AD5C4A">
        <w:rPr>
          <w:rFonts w:ascii="Times New Roman" w:hAnsi="Times New Roman" w:cs="Times New Roman"/>
        </w:rPr>
        <w:t>​</w:t>
      </w:r>
      <w:r w:rsidRPr="00AD5C4A">
        <w:t xml:space="preserve"> 计算；如果配置为 </w:t>
      </w:r>
      <w:r w:rsidRPr="00AD5C4A">
        <w:rPr>
          <w:rFonts w:ascii="Times New Roman" w:hAnsi="Times New Roman" w:cs="Times New Roman"/>
        </w:rPr>
        <w:t>​</w:t>
      </w:r>
      <w:r w:rsidRPr="00AD5C4A">
        <w:rPr>
          <w:b/>
          <w:bCs/>
        </w:rPr>
        <w:t>16 位数据帧</w:t>
      </w:r>
      <w:r w:rsidRPr="00AD5C4A">
        <w:t xml:space="preserve">，则使用 </w:t>
      </w:r>
      <w:r w:rsidRPr="00AD5C4A">
        <w:rPr>
          <w:rFonts w:ascii="Times New Roman" w:hAnsi="Times New Roman" w:cs="Times New Roman"/>
        </w:rPr>
        <w:t>​</w:t>
      </w:r>
      <w:r w:rsidRPr="00AD5C4A">
        <w:rPr>
          <w:b/>
          <w:bCs/>
        </w:rPr>
        <w:t>CRC16</w:t>
      </w:r>
      <w:r w:rsidRPr="00AD5C4A">
        <w:rPr>
          <w:rFonts w:ascii="Times New Roman" w:hAnsi="Times New Roman" w:cs="Times New Roman"/>
        </w:rPr>
        <w:t>​</w:t>
      </w:r>
      <w:r w:rsidRPr="00AD5C4A">
        <w:t xml:space="preserve"> 计算。务必确保通信双方使用相同的CRC标准。</w:t>
      </w:r>
    </w:p>
    <w:p w14:paraId="565DA9D1" w14:textId="77777777" w:rsidR="00AD5C4A" w:rsidRPr="00AD5C4A" w:rsidRDefault="00AD5C4A" w:rsidP="00AD5C4A">
      <w:pPr>
        <w:numPr>
          <w:ilvl w:val="0"/>
          <w:numId w:val="603"/>
        </w:numPr>
      </w:pPr>
      <w:r w:rsidRPr="00AD5C4A">
        <w:rPr>
          <w:rFonts w:ascii="Times New Roman" w:hAnsi="Times New Roman" w:cs="Times New Roman"/>
        </w:rPr>
        <w:t>​</w:t>
      </w:r>
      <w:r w:rsidRPr="00AD5C4A">
        <w:rPr>
          <w:b/>
          <w:bCs/>
        </w:rPr>
        <w:t>多项式选择</w:t>
      </w:r>
      <w:r w:rsidRPr="00AD5C4A">
        <w:rPr>
          <w:rFonts w:ascii="Times New Roman" w:hAnsi="Times New Roman" w:cs="Times New Roman"/>
        </w:rPr>
        <w:t>​</w:t>
      </w:r>
      <w:r w:rsidRPr="00AD5C4A">
        <w:t>：CRC 多项式的选择需要通信双方预先约定一致，否则校验会失败。常见多项式如 0x07（CRC-8）或 0x1021（CRC-16-CCITT）。</w:t>
      </w:r>
    </w:p>
    <w:p w14:paraId="62489735" w14:textId="77777777" w:rsidR="00AD5C4A" w:rsidRPr="00AD5C4A" w:rsidRDefault="00AD5C4A" w:rsidP="00AD5C4A">
      <w:pPr>
        <w:numPr>
          <w:ilvl w:val="0"/>
          <w:numId w:val="603"/>
        </w:numPr>
      </w:pPr>
      <w:r w:rsidRPr="00AD5C4A">
        <w:rPr>
          <w:rFonts w:ascii="Times New Roman" w:hAnsi="Times New Roman" w:cs="Times New Roman"/>
        </w:rPr>
        <w:t>​</w:t>
      </w:r>
      <w:r w:rsidRPr="00AD5C4A">
        <w:rPr>
          <w:b/>
          <w:bCs/>
        </w:rPr>
        <w:t>初始化时机</w:t>
      </w:r>
      <w:r w:rsidRPr="00AD5C4A">
        <w:rPr>
          <w:rFonts w:ascii="Times New Roman" w:hAnsi="Times New Roman" w:cs="Times New Roman"/>
        </w:rPr>
        <w:t>​</w:t>
      </w:r>
      <w:r w:rsidRPr="00AD5C4A">
        <w:t>：建议在 SPI 基本参数配置完成之后、但尚未开始正式数据传输之前启用 CRC 功能。</w:t>
      </w:r>
    </w:p>
    <w:p w14:paraId="15DDB5C1" w14:textId="77777777" w:rsidR="00AD5C4A" w:rsidRPr="00AD5C4A" w:rsidRDefault="00AD5C4A" w:rsidP="00AD5C4A">
      <w:pPr>
        <w:numPr>
          <w:ilvl w:val="0"/>
          <w:numId w:val="603"/>
        </w:numPr>
      </w:pPr>
      <w:r w:rsidRPr="00AD5C4A">
        <w:rPr>
          <w:rFonts w:ascii="Times New Roman" w:hAnsi="Times New Roman" w:cs="Times New Roman"/>
        </w:rPr>
        <w:t>​</w:t>
      </w:r>
      <w:r w:rsidRPr="00AD5C4A">
        <w:rPr>
          <w:b/>
          <w:bCs/>
        </w:rPr>
        <w:t>错误处理</w:t>
      </w:r>
      <w:r w:rsidRPr="00AD5C4A">
        <w:rPr>
          <w:rFonts w:ascii="Times New Roman" w:hAnsi="Times New Roman" w:cs="Times New Roman"/>
        </w:rPr>
        <w:t>​</w:t>
      </w:r>
      <w:r w:rsidRPr="00AD5C4A">
        <w:t>：当检测到 CRC 错误（CRCERR标志置位）时，应有相应的错误处理机制，例如重传数据或记录错误日志。</w:t>
      </w:r>
    </w:p>
    <w:p w14:paraId="75927D5C" w14:textId="77777777" w:rsidR="00AD5C4A" w:rsidRPr="00AD5C4A" w:rsidRDefault="00AD5C4A" w:rsidP="00AF334A">
      <w:pPr>
        <w:pStyle w:val="3"/>
      </w:pPr>
      <w:r w:rsidRPr="00AD5C4A">
        <w:rPr>
          <w:rFonts w:ascii="Segoe UI Emoji" w:hAnsi="Segoe UI Emoji" w:cs="Segoe UI Emoji"/>
        </w:rPr>
        <w:t>🛠️</w:t>
      </w:r>
      <w:r w:rsidRPr="00AD5C4A">
        <w:t xml:space="preserve"> 应用场景 </w:t>
      </w:r>
    </w:p>
    <w:p w14:paraId="0FE020DF" w14:textId="77777777" w:rsidR="00AD5C4A" w:rsidRPr="00AD5C4A" w:rsidRDefault="00AD5C4A" w:rsidP="00AD5C4A">
      <w:r w:rsidRPr="00AD5C4A">
        <w:t>硬件 CRC 校验主要用于对</w:t>
      </w:r>
      <w:r w:rsidRPr="00AD5C4A">
        <w:rPr>
          <w:b/>
          <w:bCs/>
        </w:rPr>
        <w:t>数据传输可靠性</w:t>
      </w:r>
      <w:r w:rsidRPr="00AD5C4A">
        <w:t>要求较高的场景，例如：</w:t>
      </w:r>
    </w:p>
    <w:p w14:paraId="2459B499" w14:textId="77777777" w:rsidR="00AD5C4A" w:rsidRPr="00AD5C4A" w:rsidRDefault="00AD5C4A" w:rsidP="00AD5C4A">
      <w:pPr>
        <w:numPr>
          <w:ilvl w:val="0"/>
          <w:numId w:val="604"/>
        </w:numPr>
      </w:pPr>
      <w:r w:rsidRPr="00AD5C4A">
        <w:t>与 SPI Flash 存储器进行大容量数据读写。</w:t>
      </w:r>
    </w:p>
    <w:p w14:paraId="20722428" w14:textId="77777777" w:rsidR="00AD5C4A" w:rsidRPr="00AD5C4A" w:rsidRDefault="00AD5C4A" w:rsidP="00AD5C4A">
      <w:pPr>
        <w:numPr>
          <w:ilvl w:val="0"/>
          <w:numId w:val="604"/>
        </w:numPr>
      </w:pPr>
      <w:r w:rsidRPr="00AD5C4A">
        <w:t>在工业控制等恶劣电磁环境下，确保通信数据的完整性。</w:t>
      </w:r>
    </w:p>
    <w:p w14:paraId="55E1CC73" w14:textId="77777777" w:rsidR="00AD5C4A" w:rsidRPr="00AD5C4A" w:rsidRDefault="00AD5C4A" w:rsidP="00AD5C4A">
      <w:pPr>
        <w:numPr>
          <w:ilvl w:val="0"/>
          <w:numId w:val="604"/>
        </w:numPr>
      </w:pPr>
      <w:r w:rsidRPr="00AD5C4A">
        <w:t>任何需要检测数据传输过程中是否出现比特错误的场合。</w:t>
      </w:r>
    </w:p>
    <w:p w14:paraId="526D4147" w14:textId="77777777" w:rsidR="00AD5C4A" w:rsidRPr="00AD5C4A" w:rsidRDefault="00AD5C4A" w:rsidP="00AD5C4A">
      <w:r w:rsidRPr="00AD5C4A">
        <w:t xml:space="preserve">希望这些详细的解释能帮助你更好地理解和使用 </w:t>
      </w:r>
      <w:proofErr w:type="spellStart"/>
      <w:r w:rsidRPr="00AD5C4A">
        <w:t>SPI_CalculateCRC</w:t>
      </w:r>
      <w:proofErr w:type="spellEnd"/>
      <w:r w:rsidRPr="00AD5C4A">
        <w:t>函数。如果你对 SPI 通信的其他方面，比如 DMA 配置或中断处理有更多疑问，欢迎继续提问！</w:t>
      </w:r>
    </w:p>
    <w:p w14:paraId="05728CBF" w14:textId="77777777" w:rsidR="00AD5C4A" w:rsidRPr="00AD5C4A" w:rsidRDefault="00AD5C4A" w:rsidP="00AD5C4A"/>
    <w:p w14:paraId="5582F5A3" w14:textId="4DC38C45" w:rsidR="00D46492" w:rsidRDefault="00D46492" w:rsidP="00D46492">
      <w:pPr>
        <w:pStyle w:val="2"/>
      </w:pPr>
      <w:proofErr w:type="spellStart"/>
      <w:r>
        <w:lastRenderedPageBreak/>
        <w:t>SPI_GetCRC</w:t>
      </w:r>
      <w:proofErr w:type="spellEnd"/>
      <w:r>
        <w:t>()</w:t>
      </w:r>
      <w:r w:rsidR="00AD5C4A">
        <w:br/>
      </w:r>
      <w:r w:rsidR="00AD5C4A" w:rsidRPr="00AD5C4A">
        <w:t>获取STM32 SPI外设的CRC（循环冗余校验）值</w:t>
      </w:r>
    </w:p>
    <w:p w14:paraId="54E50EBF" w14:textId="77777777" w:rsidR="00AD5C4A" w:rsidRPr="00AD5C4A" w:rsidRDefault="00AD5C4A" w:rsidP="00AD5C4A">
      <w:proofErr w:type="spellStart"/>
      <w:r w:rsidRPr="00AD5C4A">
        <w:t>SPI_GetCRC</w:t>
      </w:r>
      <w:proofErr w:type="spellEnd"/>
      <w:r w:rsidRPr="00AD5C4A">
        <w:t>函数用于获取STM32 SPI外设的CRC（循环冗余校验）值。这个函数在启用SPI硬件CRC校验功能后，用于读取发送或接收CRC寄存器的当前值，是实现可靠通信的重要工具。</w:t>
      </w:r>
    </w:p>
    <w:p w14:paraId="727391FF" w14:textId="77777777" w:rsidR="00AD5C4A" w:rsidRPr="00AD5C4A" w:rsidRDefault="00AD5C4A" w:rsidP="00AF334A">
      <w:pPr>
        <w:pStyle w:val="3"/>
      </w:pPr>
      <w:r w:rsidRPr="00AD5C4A">
        <w:rPr>
          <w:rFonts w:ascii="Segoe UI Emoji" w:hAnsi="Segoe UI Emoji" w:cs="Segoe UI Emoji"/>
        </w:rPr>
        <w:t>🔍</w:t>
      </w:r>
      <w:r w:rsidRPr="00AD5C4A">
        <w:t xml:space="preserve"> 函数原型详解 </w:t>
      </w:r>
    </w:p>
    <w:p w14:paraId="56B4D0F5" w14:textId="77777777" w:rsidR="00AD5C4A" w:rsidRPr="00AD5C4A" w:rsidRDefault="00AD5C4A" w:rsidP="00AD5C4A">
      <w:r w:rsidRPr="00AD5C4A">
        <w:t xml:space="preserve">uint16_t </w:t>
      </w:r>
      <w:proofErr w:type="spellStart"/>
      <w:r w:rsidRPr="00AD5C4A">
        <w:t>SPI_</w:t>
      </w:r>
      <w:proofErr w:type="gramStart"/>
      <w:r w:rsidRPr="00AD5C4A">
        <w:t>GetCRC</w:t>
      </w:r>
      <w:proofErr w:type="spellEnd"/>
      <w:r w:rsidRPr="00AD5C4A">
        <w:t>(</w:t>
      </w:r>
      <w:proofErr w:type="spellStart"/>
      <w:proofErr w:type="gramEnd"/>
      <w:r w:rsidRPr="00AD5C4A">
        <w:t>SPI_TypeDef</w:t>
      </w:r>
      <w:proofErr w:type="spellEnd"/>
      <w:r w:rsidRPr="00AD5C4A">
        <w:t xml:space="preserve">* </w:t>
      </w:r>
      <w:proofErr w:type="spellStart"/>
      <w:r w:rsidRPr="00AD5C4A">
        <w:t>SPIx</w:t>
      </w:r>
      <w:proofErr w:type="spellEnd"/>
      <w:r w:rsidRPr="00AD5C4A">
        <w:t>, uint8_t SPI_CRC);</w:t>
      </w:r>
    </w:p>
    <w:p w14:paraId="71C12171" w14:textId="77777777" w:rsidR="00AD5C4A" w:rsidRPr="00AD5C4A" w:rsidRDefault="00AD5C4A" w:rsidP="00AD5C4A">
      <w:pPr>
        <w:numPr>
          <w:ilvl w:val="0"/>
          <w:numId w:val="605"/>
        </w:numPr>
      </w:pPr>
      <w:r w:rsidRPr="00AD5C4A">
        <w:rPr>
          <w:rFonts w:ascii="Times New Roman" w:hAnsi="Times New Roman" w:cs="Times New Roman"/>
        </w:rPr>
        <w:t>​</w:t>
      </w:r>
      <w:proofErr w:type="spellStart"/>
      <w:r w:rsidRPr="00AD5C4A">
        <w:rPr>
          <w:b/>
          <w:bCs/>
        </w:rPr>
        <w:t>SPIx</w:t>
      </w:r>
      <w:proofErr w:type="spellEnd"/>
      <w:r w:rsidRPr="00AD5C4A">
        <w:rPr>
          <w:rFonts w:ascii="Times New Roman" w:hAnsi="Times New Roman" w:cs="Times New Roman"/>
        </w:rPr>
        <w:t>​</w:t>
      </w:r>
      <w:r w:rsidRPr="00AD5C4A">
        <w:t>：指定要操作的SPI外设实例。例如，在STM32中，这可以是 SPI1、SPI2或 SPI3等。</w:t>
      </w:r>
    </w:p>
    <w:p w14:paraId="192CCF1C" w14:textId="77777777" w:rsidR="00AD5C4A" w:rsidRPr="00AD5C4A" w:rsidRDefault="00AD5C4A" w:rsidP="00AD5C4A">
      <w:pPr>
        <w:numPr>
          <w:ilvl w:val="0"/>
          <w:numId w:val="605"/>
        </w:numPr>
      </w:pPr>
      <w:r w:rsidRPr="00AD5C4A">
        <w:rPr>
          <w:rFonts w:ascii="Times New Roman" w:hAnsi="Times New Roman" w:cs="Times New Roman"/>
        </w:rPr>
        <w:t>​</w:t>
      </w:r>
      <w:r w:rsidRPr="00AD5C4A">
        <w:rPr>
          <w:b/>
          <w:bCs/>
        </w:rPr>
        <w:t>SPI_CRC</w:t>
      </w:r>
      <w:r w:rsidRPr="00AD5C4A">
        <w:rPr>
          <w:rFonts w:ascii="Times New Roman" w:hAnsi="Times New Roman" w:cs="Times New Roman"/>
        </w:rPr>
        <w:t>​</w:t>
      </w:r>
      <w:r w:rsidRPr="00AD5C4A">
        <w:t>：这是一个关键参数，用于指定要读取哪个CRC寄存器。它不是一个任意数值，而是使用标准外设库中预定义的宏：</w:t>
      </w:r>
    </w:p>
    <w:p w14:paraId="67121DBE" w14:textId="77777777" w:rsidR="00AD5C4A" w:rsidRPr="00AD5C4A" w:rsidRDefault="00AD5C4A" w:rsidP="00AD5C4A">
      <w:pPr>
        <w:numPr>
          <w:ilvl w:val="1"/>
          <w:numId w:val="605"/>
        </w:numPr>
      </w:pPr>
      <w:proofErr w:type="spellStart"/>
      <w:r w:rsidRPr="00AD5C4A">
        <w:t>SPI_CRC_Tx</w:t>
      </w:r>
      <w:proofErr w:type="spellEnd"/>
      <w:r w:rsidRPr="00AD5C4A">
        <w:t>：指定要读取</w:t>
      </w:r>
      <w:r w:rsidRPr="00AD5C4A">
        <w:rPr>
          <w:b/>
          <w:bCs/>
        </w:rPr>
        <w:t>发送CRC寄存器</w:t>
      </w:r>
      <w:r w:rsidRPr="00AD5C4A">
        <w:rPr>
          <w:rFonts w:ascii="Times New Roman" w:hAnsi="Times New Roman" w:cs="Times New Roman"/>
        </w:rPr>
        <w:t>​</w:t>
      </w:r>
      <w:r w:rsidRPr="00AD5C4A">
        <w:t>（SPI_TXCRCR）的值。这个寄存器存储了为即将发送或刚刚发送的数据计算出的CRC值。</w:t>
      </w:r>
    </w:p>
    <w:p w14:paraId="3D0BE12F" w14:textId="77777777" w:rsidR="00AD5C4A" w:rsidRPr="00AD5C4A" w:rsidRDefault="00AD5C4A" w:rsidP="00AD5C4A">
      <w:pPr>
        <w:numPr>
          <w:ilvl w:val="1"/>
          <w:numId w:val="605"/>
        </w:numPr>
      </w:pPr>
      <w:proofErr w:type="spellStart"/>
      <w:r w:rsidRPr="00AD5C4A">
        <w:t>SPI_CRC_Rx</w:t>
      </w:r>
      <w:proofErr w:type="spellEnd"/>
      <w:r w:rsidRPr="00AD5C4A">
        <w:t>：指定要读取</w:t>
      </w:r>
      <w:r w:rsidRPr="00AD5C4A">
        <w:rPr>
          <w:b/>
          <w:bCs/>
        </w:rPr>
        <w:t>接收CRC寄存器</w:t>
      </w:r>
      <w:r w:rsidRPr="00AD5C4A">
        <w:rPr>
          <w:rFonts w:ascii="Times New Roman" w:hAnsi="Times New Roman" w:cs="Times New Roman"/>
        </w:rPr>
        <w:t>​</w:t>
      </w:r>
      <w:r w:rsidRPr="00AD5C4A">
        <w:t>（SPI_RXCRCR）的值。这个寄存器存储了从接收到的数据流中计算出的CRC值。</w:t>
      </w:r>
    </w:p>
    <w:p w14:paraId="0BCA95C7" w14:textId="77777777" w:rsidR="00AD5C4A" w:rsidRPr="00AD5C4A" w:rsidRDefault="00AD5C4A" w:rsidP="00AD5C4A">
      <w:pPr>
        <w:numPr>
          <w:ilvl w:val="0"/>
          <w:numId w:val="605"/>
        </w:numPr>
      </w:pPr>
      <w:r w:rsidRPr="00AD5C4A">
        <w:rPr>
          <w:rFonts w:ascii="Times New Roman" w:hAnsi="Times New Roman" w:cs="Times New Roman"/>
        </w:rPr>
        <w:t>​</w:t>
      </w:r>
      <w:r w:rsidRPr="00AD5C4A">
        <w:rPr>
          <w:b/>
          <w:bCs/>
        </w:rPr>
        <w:t>返回值</w:t>
      </w:r>
      <w:r w:rsidRPr="00AD5C4A">
        <w:rPr>
          <w:rFonts w:ascii="Times New Roman" w:hAnsi="Times New Roman" w:cs="Times New Roman"/>
        </w:rPr>
        <w:t>​</w:t>
      </w:r>
      <w:r w:rsidRPr="00AD5C4A">
        <w:t>：函数返回一个16位无符号整数（uint16_t），即指定CRC寄存器的当前值。</w:t>
      </w:r>
    </w:p>
    <w:p w14:paraId="75E0B4A1" w14:textId="77777777" w:rsidR="00AD5C4A" w:rsidRPr="00AD5C4A" w:rsidRDefault="00AD5C4A" w:rsidP="00AF334A">
      <w:pPr>
        <w:pStyle w:val="3"/>
      </w:pPr>
      <w:r w:rsidRPr="00AD5C4A">
        <w:rPr>
          <w:rFonts w:ascii="Segoe UI Emoji" w:hAnsi="Segoe UI Emoji" w:cs="Segoe UI Emoji"/>
        </w:rPr>
        <w:t>⚙️</w:t>
      </w:r>
      <w:r w:rsidRPr="00AD5C4A">
        <w:t xml:space="preserve"> 功能说明与应用场景 </w:t>
      </w:r>
    </w:p>
    <w:p w14:paraId="487E6D50" w14:textId="77777777" w:rsidR="00AD5C4A" w:rsidRPr="00AD5C4A" w:rsidRDefault="00AD5C4A" w:rsidP="00AD5C4A">
      <w:r w:rsidRPr="00AD5C4A">
        <w:t>该函数的核心作用是</w:t>
      </w:r>
      <w:r w:rsidRPr="00AD5C4A">
        <w:rPr>
          <w:b/>
          <w:bCs/>
        </w:rPr>
        <w:t>读取SPI硬件计算出的CRC校验值</w:t>
      </w:r>
      <w:r w:rsidRPr="00AD5C4A">
        <w:t xml:space="preserve">。要使此函数有效，必须事先通过 </w:t>
      </w:r>
      <w:proofErr w:type="spellStart"/>
      <w:r w:rsidRPr="00AD5C4A">
        <w:t>SPI_CalculateCRC</w:t>
      </w:r>
      <w:proofErr w:type="spellEnd"/>
      <w:r w:rsidRPr="00AD5C4A">
        <w:t>(</w:t>
      </w:r>
      <w:proofErr w:type="spellStart"/>
      <w:r w:rsidRPr="00AD5C4A">
        <w:t>SPIx</w:t>
      </w:r>
      <w:proofErr w:type="spellEnd"/>
      <w:r w:rsidRPr="00AD5C4A">
        <w:t>, ENABLE)函数使能SPI的硬件CRC计算功能。</w:t>
      </w:r>
    </w:p>
    <w:p w14:paraId="35347466" w14:textId="77777777" w:rsidR="00AD5C4A" w:rsidRPr="00AD5C4A" w:rsidRDefault="00AD5C4A" w:rsidP="00AD5C4A">
      <w:r w:rsidRPr="00AD5C4A">
        <w:t>其主要应用场景包括：</w:t>
      </w:r>
    </w:p>
    <w:p w14:paraId="38623AD5" w14:textId="77777777" w:rsidR="00AD5C4A" w:rsidRPr="00AD5C4A" w:rsidRDefault="00AD5C4A" w:rsidP="00AD5C4A">
      <w:pPr>
        <w:numPr>
          <w:ilvl w:val="0"/>
          <w:numId w:val="606"/>
        </w:numPr>
      </w:pPr>
      <w:r w:rsidRPr="00AD5C4A">
        <w:rPr>
          <w:rFonts w:ascii="Times New Roman" w:hAnsi="Times New Roman" w:cs="Times New Roman"/>
        </w:rPr>
        <w:t>​</w:t>
      </w:r>
      <w:r w:rsidRPr="00AD5C4A">
        <w:rPr>
          <w:b/>
          <w:bCs/>
        </w:rPr>
        <w:t>调试与验证</w:t>
      </w:r>
      <w:r w:rsidRPr="00AD5C4A">
        <w:rPr>
          <w:rFonts w:ascii="Times New Roman" w:hAnsi="Times New Roman" w:cs="Times New Roman"/>
        </w:rPr>
        <w:t>​</w:t>
      </w:r>
      <w:r w:rsidRPr="00AD5C4A">
        <w:t>：在开发阶段，读取发送CRC值可以验证硬件计算的CRC是否符合预期（例如，与软件算法或在线计算器结果对比），确保CRC配置（如多项式）正确无误。</w:t>
      </w:r>
    </w:p>
    <w:p w14:paraId="2B77C5B0" w14:textId="77777777" w:rsidR="00AD5C4A" w:rsidRPr="00AD5C4A" w:rsidRDefault="00AD5C4A" w:rsidP="00AD5C4A">
      <w:pPr>
        <w:numPr>
          <w:ilvl w:val="0"/>
          <w:numId w:val="606"/>
        </w:numPr>
      </w:pPr>
      <w:r w:rsidRPr="00AD5C4A">
        <w:rPr>
          <w:rFonts w:ascii="Times New Roman" w:hAnsi="Times New Roman" w:cs="Times New Roman"/>
        </w:rPr>
        <w:t>​</w:t>
      </w:r>
      <w:r w:rsidRPr="00AD5C4A">
        <w:rPr>
          <w:b/>
          <w:bCs/>
        </w:rPr>
        <w:t>高级错误处理</w:t>
      </w:r>
      <w:r w:rsidRPr="00AD5C4A">
        <w:rPr>
          <w:rFonts w:ascii="Times New Roman" w:hAnsi="Times New Roman" w:cs="Times New Roman"/>
        </w:rPr>
        <w:t>​</w:t>
      </w:r>
      <w:r w:rsidRPr="00AD5C4A">
        <w:t>：虽然SPI硬件通常能自动比较CRC并设置错误标志（SPI_FLAG_CRCERR），但在某些复杂协议中，可能需要手动读取并分析接收到的CRC值，以实现自定义的错误恢复逻辑。</w:t>
      </w:r>
    </w:p>
    <w:p w14:paraId="2CE7AF48" w14:textId="77777777" w:rsidR="00AD5C4A" w:rsidRPr="00AD5C4A" w:rsidRDefault="00AD5C4A" w:rsidP="00AF334A">
      <w:pPr>
        <w:pStyle w:val="3"/>
      </w:pPr>
      <w:r w:rsidRPr="00AD5C4A">
        <w:rPr>
          <w:rFonts w:ascii="Segoe UI Emoji" w:hAnsi="Segoe UI Emoji" w:cs="Segoe UI Emoji"/>
        </w:rPr>
        <w:lastRenderedPageBreak/>
        <w:t>📝</w:t>
      </w:r>
      <w:r w:rsidRPr="00AD5C4A">
        <w:t xml:space="preserve"> 典型使用流程 </w:t>
      </w:r>
    </w:p>
    <w:p w14:paraId="4F3C156D" w14:textId="77777777" w:rsidR="00AD5C4A" w:rsidRPr="00AD5C4A" w:rsidRDefault="00AD5C4A" w:rsidP="00AD5C4A">
      <w:r w:rsidRPr="00AD5C4A">
        <w:t xml:space="preserve">以下是一个简化的代码示例，展示了 </w:t>
      </w:r>
      <w:proofErr w:type="spellStart"/>
      <w:r w:rsidRPr="00AD5C4A">
        <w:t>SPI_GetCRC</w:t>
      </w:r>
      <w:proofErr w:type="spellEnd"/>
      <w:r w:rsidRPr="00AD5C4A">
        <w:t>在读取发送CRC值时的典型调用时机和流程：</w:t>
      </w:r>
    </w:p>
    <w:p w14:paraId="4F0EE03F" w14:textId="77777777" w:rsidR="00AD5C4A" w:rsidRPr="00AD5C4A" w:rsidRDefault="00AD5C4A" w:rsidP="00AD5C4A">
      <w:r w:rsidRPr="00AD5C4A">
        <w:t>/* 使能SPI的CRC计算功能 */</w:t>
      </w:r>
    </w:p>
    <w:p w14:paraId="08BDAF13" w14:textId="77777777" w:rsidR="00AD5C4A" w:rsidRPr="00AD5C4A" w:rsidRDefault="00AD5C4A" w:rsidP="00AD5C4A">
      <w:proofErr w:type="spellStart"/>
      <w:r w:rsidRPr="00AD5C4A">
        <w:t>SPI_</w:t>
      </w:r>
      <w:proofErr w:type="gramStart"/>
      <w:r w:rsidRPr="00AD5C4A">
        <w:t>CalculateCRC</w:t>
      </w:r>
      <w:proofErr w:type="spellEnd"/>
      <w:r w:rsidRPr="00AD5C4A">
        <w:t>(</w:t>
      </w:r>
      <w:proofErr w:type="gramEnd"/>
      <w:r w:rsidRPr="00AD5C4A">
        <w:t>SPI1, ENABLE);</w:t>
      </w:r>
    </w:p>
    <w:p w14:paraId="6FF22BBD" w14:textId="77777777" w:rsidR="00AD5C4A" w:rsidRPr="00AD5C4A" w:rsidRDefault="00AD5C4A" w:rsidP="00AD5C4A"/>
    <w:p w14:paraId="3884E892" w14:textId="77777777" w:rsidR="00AD5C4A" w:rsidRPr="00AD5C4A" w:rsidRDefault="00AD5C4A" w:rsidP="00AD5C4A">
      <w:r w:rsidRPr="00AD5C4A">
        <w:t>/* ... 进行SPI数据传输 ... */</w:t>
      </w:r>
    </w:p>
    <w:p w14:paraId="5DDB0D11" w14:textId="77777777" w:rsidR="00AD5C4A" w:rsidRPr="00AD5C4A" w:rsidRDefault="00AD5C4A" w:rsidP="00AD5C4A"/>
    <w:p w14:paraId="379131D3" w14:textId="77777777" w:rsidR="00AD5C4A" w:rsidRPr="00AD5C4A" w:rsidRDefault="00AD5C4A" w:rsidP="00AD5C4A">
      <w:r w:rsidRPr="00AD5C4A">
        <w:t>/* 数据传输完成后，获取发送CRC寄存器的值进行查看或验证 */</w:t>
      </w:r>
    </w:p>
    <w:p w14:paraId="58312DAA" w14:textId="77777777" w:rsidR="00AD5C4A" w:rsidRPr="00AD5C4A" w:rsidRDefault="00AD5C4A" w:rsidP="00AD5C4A">
      <w:r w:rsidRPr="00AD5C4A">
        <w:t xml:space="preserve">uint16_t </w:t>
      </w:r>
      <w:proofErr w:type="spellStart"/>
      <w:r w:rsidRPr="00AD5C4A">
        <w:t>my_crc</w:t>
      </w:r>
      <w:proofErr w:type="spellEnd"/>
      <w:r w:rsidRPr="00AD5C4A">
        <w:t xml:space="preserve"> = </w:t>
      </w:r>
      <w:proofErr w:type="spellStart"/>
      <w:r w:rsidRPr="00AD5C4A">
        <w:t>SPI_</w:t>
      </w:r>
      <w:proofErr w:type="gramStart"/>
      <w:r w:rsidRPr="00AD5C4A">
        <w:t>GetCRC</w:t>
      </w:r>
      <w:proofErr w:type="spellEnd"/>
      <w:r w:rsidRPr="00AD5C4A">
        <w:t>(</w:t>
      </w:r>
      <w:proofErr w:type="gramEnd"/>
      <w:r w:rsidRPr="00AD5C4A">
        <w:t xml:space="preserve">SPI1, </w:t>
      </w:r>
      <w:proofErr w:type="spellStart"/>
      <w:r w:rsidRPr="00AD5C4A">
        <w:t>SPI_CRC_Tx</w:t>
      </w:r>
      <w:proofErr w:type="spellEnd"/>
      <w:r w:rsidRPr="00AD5C4A">
        <w:t>);</w:t>
      </w:r>
    </w:p>
    <w:p w14:paraId="71B1AD91" w14:textId="77777777" w:rsidR="00AD5C4A" w:rsidRPr="00AD5C4A" w:rsidRDefault="00AD5C4A" w:rsidP="00AD5C4A">
      <w:proofErr w:type="spellStart"/>
      <w:proofErr w:type="gramStart"/>
      <w:r w:rsidRPr="00AD5C4A">
        <w:t>printf</w:t>
      </w:r>
      <w:proofErr w:type="spellEnd"/>
      <w:r w:rsidRPr="00AD5C4A">
        <w:t>(</w:t>
      </w:r>
      <w:proofErr w:type="gramEnd"/>
      <w:r w:rsidRPr="00AD5C4A">
        <w:t xml:space="preserve">"Calculated CRC: 0x%04X\r\n", </w:t>
      </w:r>
      <w:proofErr w:type="spellStart"/>
      <w:r w:rsidRPr="00AD5C4A">
        <w:t>my_crc</w:t>
      </w:r>
      <w:proofErr w:type="spellEnd"/>
      <w:r w:rsidRPr="00AD5C4A">
        <w:t>);</w:t>
      </w:r>
    </w:p>
    <w:p w14:paraId="485C9993" w14:textId="77777777" w:rsidR="00AD5C4A" w:rsidRPr="00AD5C4A" w:rsidRDefault="00AD5C4A" w:rsidP="00AF334A">
      <w:pPr>
        <w:pStyle w:val="3"/>
      </w:pPr>
      <w:r w:rsidRPr="00AD5C4A">
        <w:rPr>
          <w:rFonts w:ascii="Segoe UI Emoji" w:hAnsi="Segoe UI Emoji" w:cs="Segoe UI Emoji"/>
        </w:rPr>
        <w:t>💡</w:t>
      </w:r>
      <w:r w:rsidRPr="00AD5C4A">
        <w:t xml:space="preserve"> 重要注意事项 </w:t>
      </w:r>
    </w:p>
    <w:p w14:paraId="237C66A9" w14:textId="77777777" w:rsidR="00AD5C4A" w:rsidRPr="00AD5C4A" w:rsidRDefault="00AD5C4A" w:rsidP="00AD5C4A">
      <w:pPr>
        <w:numPr>
          <w:ilvl w:val="0"/>
          <w:numId w:val="607"/>
        </w:numPr>
      </w:pPr>
      <w:r w:rsidRPr="00AD5C4A">
        <w:rPr>
          <w:rFonts w:ascii="Times New Roman" w:hAnsi="Times New Roman" w:cs="Times New Roman"/>
        </w:rPr>
        <w:t>​</w:t>
      </w:r>
      <w:r w:rsidRPr="00AD5C4A">
        <w:rPr>
          <w:b/>
          <w:bCs/>
        </w:rPr>
        <w:t>使能CRC是</w:t>
      </w:r>
      <w:proofErr w:type="gramStart"/>
      <w:r w:rsidRPr="00AD5C4A">
        <w:rPr>
          <w:b/>
          <w:bCs/>
        </w:rPr>
        <w:t>前提</w:t>
      </w:r>
      <w:r w:rsidRPr="00AD5C4A">
        <w:rPr>
          <w:rFonts w:ascii="Times New Roman" w:hAnsi="Times New Roman" w:cs="Times New Roman"/>
        </w:rPr>
        <w:t>​</w:t>
      </w:r>
      <w:r w:rsidRPr="00AD5C4A">
        <w:t>：</w:t>
      </w:r>
      <w:proofErr w:type="gramEnd"/>
      <w:r w:rsidRPr="00AD5C4A">
        <w:t xml:space="preserve">只有在调用 </w:t>
      </w:r>
      <w:proofErr w:type="spellStart"/>
      <w:r w:rsidRPr="00AD5C4A">
        <w:t>SPI_CalculateCRC</w:t>
      </w:r>
      <w:proofErr w:type="spellEnd"/>
      <w:r w:rsidRPr="00AD5C4A">
        <w:t>(</w:t>
      </w:r>
      <w:proofErr w:type="spellStart"/>
      <w:r w:rsidRPr="00AD5C4A">
        <w:t>SPIx</w:t>
      </w:r>
      <w:proofErr w:type="spellEnd"/>
      <w:r w:rsidRPr="00AD5C4A">
        <w:t>, ENABLE)之后，CRC计算器才会工作，</w:t>
      </w:r>
      <w:proofErr w:type="spellStart"/>
      <w:r w:rsidRPr="00AD5C4A">
        <w:t>SPI_GetCRC</w:t>
      </w:r>
      <w:proofErr w:type="spellEnd"/>
      <w:r w:rsidRPr="00AD5C4A">
        <w:t>读取的值才有效。</w:t>
      </w:r>
    </w:p>
    <w:p w14:paraId="767B1518" w14:textId="77777777" w:rsidR="00AD5C4A" w:rsidRPr="00AD5C4A" w:rsidRDefault="00AD5C4A" w:rsidP="00AD5C4A">
      <w:pPr>
        <w:numPr>
          <w:ilvl w:val="0"/>
          <w:numId w:val="607"/>
        </w:numPr>
      </w:pPr>
      <w:r w:rsidRPr="00AD5C4A">
        <w:rPr>
          <w:rFonts w:ascii="Times New Roman" w:hAnsi="Times New Roman" w:cs="Times New Roman"/>
        </w:rPr>
        <w:t>​</w:t>
      </w:r>
      <w:r w:rsidRPr="00AD5C4A">
        <w:rPr>
          <w:b/>
          <w:bCs/>
        </w:rPr>
        <w:t>CRC值的一致性</w:t>
      </w:r>
      <w:r w:rsidRPr="00AD5C4A">
        <w:rPr>
          <w:rFonts w:ascii="Times New Roman" w:hAnsi="Times New Roman" w:cs="Times New Roman"/>
        </w:rPr>
        <w:t>​</w:t>
      </w:r>
      <w:r w:rsidRPr="00AD5C4A">
        <w:t>：确保通信双方（主设备和从设备）使用相同的CRC标准（如CRC8或CRC16）、多项式、初始值等配置，否则CRC校验必然会失败。</w:t>
      </w:r>
    </w:p>
    <w:p w14:paraId="6AE5204B" w14:textId="77777777" w:rsidR="00AD5C4A" w:rsidRPr="00AD5C4A" w:rsidRDefault="00AD5C4A" w:rsidP="00AD5C4A">
      <w:pPr>
        <w:numPr>
          <w:ilvl w:val="0"/>
          <w:numId w:val="607"/>
        </w:numPr>
      </w:pPr>
      <w:r w:rsidRPr="00AD5C4A">
        <w:rPr>
          <w:rFonts w:ascii="Times New Roman" w:hAnsi="Times New Roman" w:cs="Times New Roman"/>
        </w:rPr>
        <w:t>​</w:t>
      </w:r>
      <w:r w:rsidRPr="00AD5C4A">
        <w:rPr>
          <w:b/>
          <w:bCs/>
        </w:rPr>
        <w:t>数据帧格式的影响</w:t>
      </w:r>
      <w:r w:rsidRPr="00AD5C4A">
        <w:rPr>
          <w:rFonts w:ascii="Times New Roman" w:hAnsi="Times New Roman" w:cs="Times New Roman"/>
        </w:rPr>
        <w:t>​</w:t>
      </w:r>
      <w:r w:rsidRPr="00AD5C4A">
        <w:t>：SPI配置的数据帧大小（8位或16位）会影响CRC计算的长度和结果。如果配置为8位数据帧，则使用CRC8计算；如果配置为16位数据帧，则使用CRC16计算。</w:t>
      </w:r>
    </w:p>
    <w:p w14:paraId="7314D0B5" w14:textId="77777777" w:rsidR="00AD5C4A" w:rsidRPr="00AD5C4A" w:rsidRDefault="00AD5C4A" w:rsidP="00AD5C4A">
      <w:pPr>
        <w:numPr>
          <w:ilvl w:val="0"/>
          <w:numId w:val="607"/>
        </w:numPr>
      </w:pPr>
      <w:r w:rsidRPr="00AD5C4A">
        <w:rPr>
          <w:rFonts w:ascii="Times New Roman" w:hAnsi="Times New Roman" w:cs="Times New Roman"/>
        </w:rPr>
        <w:t>​</w:t>
      </w:r>
      <w:r w:rsidRPr="00AD5C4A">
        <w:rPr>
          <w:b/>
          <w:bCs/>
        </w:rPr>
        <w:t>自动清除</w:t>
      </w:r>
      <w:r w:rsidRPr="00AD5C4A">
        <w:rPr>
          <w:rFonts w:ascii="Times New Roman" w:hAnsi="Times New Roman" w:cs="Times New Roman"/>
        </w:rPr>
        <w:t>​</w:t>
      </w:r>
      <w:r w:rsidRPr="00AD5C4A">
        <w:t>：需要注意的是，在某些STM32系列中，读取接收数据寄存器（SPI_DR）或特定事件可能会清除CRC寄存器。查阅具体芯片的参考手册以了解其行为非常重要。</w:t>
      </w:r>
    </w:p>
    <w:p w14:paraId="0097AC84" w14:textId="77777777" w:rsidR="00AD5C4A" w:rsidRPr="00AD5C4A" w:rsidRDefault="00AD5C4A" w:rsidP="00AD5C4A">
      <w:r w:rsidRPr="00AD5C4A">
        <w:t xml:space="preserve">希望这些详细的解释能帮助你更好地理解和使用 </w:t>
      </w:r>
      <w:proofErr w:type="spellStart"/>
      <w:r w:rsidRPr="00AD5C4A">
        <w:t>SPI_GetCRC</w:t>
      </w:r>
      <w:proofErr w:type="spellEnd"/>
      <w:r w:rsidRPr="00AD5C4A">
        <w:t>函数。如果你对SPI的CRC初始化配置或整个通信流程有更多疑问，我很乐意提供进一步的信息。</w:t>
      </w:r>
    </w:p>
    <w:p w14:paraId="378E2CC6" w14:textId="77777777" w:rsidR="00AD5C4A" w:rsidRPr="00AD5C4A" w:rsidRDefault="00AD5C4A" w:rsidP="00AD5C4A"/>
    <w:p w14:paraId="1C165432" w14:textId="6697DE2C" w:rsidR="00D46492" w:rsidRDefault="00D46492" w:rsidP="00D46492">
      <w:pPr>
        <w:pStyle w:val="2"/>
      </w:pPr>
      <w:proofErr w:type="spellStart"/>
      <w:r>
        <w:lastRenderedPageBreak/>
        <w:t>SPI_GetCRCPolynomial</w:t>
      </w:r>
      <w:proofErr w:type="spellEnd"/>
      <w:r>
        <w:t>()</w:t>
      </w:r>
      <w:r w:rsidR="00081F5A">
        <w:br/>
      </w:r>
      <w:r w:rsidR="00081F5A" w:rsidRPr="00081F5A">
        <w:t>读取指定SPI外设的CRC多项式寄存器的当前值</w:t>
      </w:r>
    </w:p>
    <w:p w14:paraId="58F8D949" w14:textId="314DDF12" w:rsidR="00081F5A" w:rsidRPr="00081F5A" w:rsidRDefault="00081F5A" w:rsidP="00081F5A">
      <w:r w:rsidRPr="00081F5A">
        <w:t>在STM32的SPI编程中，</w:t>
      </w:r>
      <w:proofErr w:type="spellStart"/>
      <w:r w:rsidRPr="00081F5A">
        <w:t>SPI_GetCRCPolynomial</w:t>
      </w:r>
      <w:proofErr w:type="spellEnd"/>
      <w:r w:rsidRPr="00081F5A">
        <w:t>函数用于读取指定SPI外设的CRC多项式寄存器的当前值。下面是一个详细的讲解。</w:t>
      </w:r>
    </w:p>
    <w:p w14:paraId="5DB49A43" w14:textId="77777777" w:rsidR="00081F5A" w:rsidRPr="00081F5A" w:rsidRDefault="00081F5A" w:rsidP="00AF334A">
      <w:pPr>
        <w:pStyle w:val="3"/>
      </w:pPr>
      <w:r w:rsidRPr="00081F5A">
        <w:rPr>
          <w:rFonts w:ascii="Segoe UI Emoji" w:hAnsi="Segoe UI Emoji" w:cs="Segoe UI Emoji"/>
        </w:rPr>
        <w:t>📖</w:t>
      </w:r>
      <w:r w:rsidRPr="00081F5A">
        <w:t xml:space="preserve"> 函数概述 </w:t>
      </w:r>
    </w:p>
    <w:p w14:paraId="748EE6E3" w14:textId="77777777" w:rsidR="00081F5A" w:rsidRPr="00081F5A" w:rsidRDefault="00081F5A" w:rsidP="00081F5A">
      <w:r w:rsidRPr="00081F5A">
        <w:rPr>
          <w:rFonts w:ascii="Times New Roman" w:hAnsi="Times New Roman" w:cs="Times New Roman"/>
        </w:rPr>
        <w:t>​</w:t>
      </w:r>
      <w:r w:rsidRPr="00081F5A">
        <w:rPr>
          <w:b/>
          <w:bCs/>
        </w:rPr>
        <w:t>函数</w:t>
      </w:r>
      <w:proofErr w:type="gramStart"/>
      <w:r w:rsidRPr="00081F5A">
        <w:rPr>
          <w:b/>
          <w:bCs/>
        </w:rPr>
        <w:t>原型</w:t>
      </w:r>
      <w:r w:rsidRPr="00081F5A">
        <w:rPr>
          <w:rFonts w:ascii="Times New Roman" w:hAnsi="Times New Roman" w:cs="Times New Roman"/>
        </w:rPr>
        <w:t>​</w:t>
      </w:r>
      <w:r w:rsidRPr="00081F5A">
        <w:t>：</w:t>
      </w:r>
      <w:proofErr w:type="gramEnd"/>
      <w:r w:rsidRPr="00081F5A">
        <w:t xml:space="preserve">uint16_t </w:t>
      </w:r>
      <w:proofErr w:type="spellStart"/>
      <w:r w:rsidRPr="00081F5A">
        <w:t>SPI_GetCRCPolynomial</w:t>
      </w:r>
      <w:proofErr w:type="spellEnd"/>
      <w:proofErr w:type="gramStart"/>
      <w:r w:rsidRPr="00081F5A">
        <w:t>(</w:t>
      </w:r>
      <w:proofErr w:type="spellStart"/>
      <w:r w:rsidRPr="00081F5A">
        <w:t>SPI_TypeDef</w:t>
      </w:r>
      <w:proofErr w:type="spellEnd"/>
      <w:r w:rsidRPr="00081F5A">
        <w:t xml:space="preserve">* </w:t>
      </w:r>
      <w:proofErr w:type="spellStart"/>
      <w:r w:rsidRPr="00081F5A">
        <w:t>SPIx</w:t>
      </w:r>
      <w:proofErr w:type="spellEnd"/>
      <w:r w:rsidRPr="00081F5A">
        <w:t>)</w:t>
      </w:r>
      <w:proofErr w:type="gramEnd"/>
    </w:p>
    <w:p w14:paraId="293C778B" w14:textId="77777777" w:rsidR="00081F5A" w:rsidRPr="00081F5A" w:rsidRDefault="00081F5A" w:rsidP="00081F5A">
      <w:pPr>
        <w:numPr>
          <w:ilvl w:val="0"/>
          <w:numId w:val="608"/>
        </w:numPr>
      </w:pPr>
      <w:r w:rsidRPr="00081F5A">
        <w:rPr>
          <w:rFonts w:ascii="Times New Roman" w:hAnsi="Times New Roman" w:cs="Times New Roman"/>
        </w:rPr>
        <w:t>​</w:t>
      </w:r>
      <w:r w:rsidRPr="00081F5A">
        <w:rPr>
          <w:b/>
          <w:bCs/>
        </w:rPr>
        <w:t>参数</w:t>
      </w:r>
      <w:r w:rsidRPr="00081F5A">
        <w:rPr>
          <w:rFonts w:ascii="Times New Roman" w:hAnsi="Times New Roman" w:cs="Times New Roman"/>
        </w:rPr>
        <w:t>​</w:t>
      </w:r>
      <w:r w:rsidRPr="00081F5A">
        <w:t xml:space="preserve"> </w:t>
      </w:r>
      <w:proofErr w:type="spellStart"/>
      <w:r w:rsidRPr="00081F5A">
        <w:t>SPIx</w:t>
      </w:r>
      <w:proofErr w:type="spellEnd"/>
      <w:r w:rsidRPr="00081F5A">
        <w:t>：这是一个指向SPI外设实例的指针，例如 SPI1, SPI2, SPI3等。你通过这个参数告诉函数你要查询哪个SPI接口。</w:t>
      </w:r>
    </w:p>
    <w:p w14:paraId="0FC2EAB0" w14:textId="77777777" w:rsidR="00081F5A" w:rsidRPr="00081F5A" w:rsidRDefault="00081F5A" w:rsidP="00081F5A">
      <w:pPr>
        <w:numPr>
          <w:ilvl w:val="0"/>
          <w:numId w:val="608"/>
        </w:numPr>
      </w:pPr>
      <w:r w:rsidRPr="00081F5A">
        <w:rPr>
          <w:rFonts w:ascii="Times New Roman" w:hAnsi="Times New Roman" w:cs="Times New Roman"/>
        </w:rPr>
        <w:t>​</w:t>
      </w:r>
      <w:r w:rsidRPr="00081F5A">
        <w:rPr>
          <w:b/>
          <w:bCs/>
        </w:rPr>
        <w:t>返回值</w:t>
      </w:r>
      <w:r w:rsidRPr="00081F5A">
        <w:rPr>
          <w:rFonts w:ascii="Times New Roman" w:hAnsi="Times New Roman" w:cs="Times New Roman"/>
        </w:rPr>
        <w:t>​</w:t>
      </w:r>
      <w:r w:rsidRPr="00081F5A">
        <w:t>：该函数返回一个16位无符号整数（uint16_t），即指定SPI接口的CRC多项式寄存器（SPI_CRCPR）中的当前数值。</w:t>
      </w:r>
    </w:p>
    <w:p w14:paraId="43B21796" w14:textId="77777777" w:rsidR="00081F5A" w:rsidRPr="00081F5A" w:rsidRDefault="00081F5A" w:rsidP="00AF334A">
      <w:pPr>
        <w:pStyle w:val="3"/>
      </w:pPr>
      <w:r w:rsidRPr="00081F5A">
        <w:rPr>
          <w:rFonts w:ascii="Segoe UI Emoji" w:hAnsi="Segoe UI Emoji" w:cs="Segoe UI Emoji"/>
        </w:rPr>
        <w:t>🔧</w:t>
      </w:r>
      <w:r w:rsidRPr="00081F5A">
        <w:t xml:space="preserve"> 功能与用途 </w:t>
      </w:r>
    </w:p>
    <w:p w14:paraId="223FB16E" w14:textId="77777777" w:rsidR="00081F5A" w:rsidRPr="00081F5A" w:rsidRDefault="00081F5A" w:rsidP="00081F5A">
      <w:r w:rsidRPr="00081F5A">
        <w:t>这个函数的主要作用是</w:t>
      </w:r>
      <w:r w:rsidRPr="00081F5A">
        <w:rPr>
          <w:b/>
          <w:bCs/>
        </w:rPr>
        <w:t>获取当前配置的CRC多项式值</w:t>
      </w:r>
      <w:r w:rsidRPr="00081F5A">
        <w:t>。</w:t>
      </w:r>
    </w:p>
    <w:p w14:paraId="00869DEF" w14:textId="77777777" w:rsidR="00081F5A" w:rsidRPr="00081F5A" w:rsidRDefault="00081F5A" w:rsidP="00081F5A">
      <w:pPr>
        <w:numPr>
          <w:ilvl w:val="0"/>
          <w:numId w:val="609"/>
        </w:numPr>
      </w:pPr>
      <w:r w:rsidRPr="00081F5A">
        <w:rPr>
          <w:rFonts w:ascii="Times New Roman" w:hAnsi="Times New Roman" w:cs="Times New Roman"/>
        </w:rPr>
        <w:t>​</w:t>
      </w:r>
      <w:r w:rsidRPr="00081F5A">
        <w:rPr>
          <w:b/>
          <w:bCs/>
        </w:rPr>
        <w:t>CRC校验简介</w:t>
      </w:r>
      <w:r w:rsidRPr="00081F5A">
        <w:rPr>
          <w:rFonts w:ascii="Times New Roman" w:hAnsi="Times New Roman" w:cs="Times New Roman"/>
        </w:rPr>
        <w:t>​</w:t>
      </w:r>
      <w:r w:rsidRPr="00081F5A">
        <w:t>：SPI通信有时会使用CRC（循环冗余校验）来验证数据传输的准确性。发送方会根据要发送的数据和一个预设的“多项式”计算出一个CRC校验码，并随数据一起发送。接收方使用相同的多项式对接收到的数据重新计算CRC校验码，如果与发送方传来的校验码一致，则认为数据在传输过程中没有出错。</w:t>
      </w:r>
    </w:p>
    <w:p w14:paraId="47658C8D" w14:textId="77777777" w:rsidR="00081F5A" w:rsidRPr="00081F5A" w:rsidRDefault="00081F5A" w:rsidP="00081F5A">
      <w:pPr>
        <w:numPr>
          <w:ilvl w:val="0"/>
          <w:numId w:val="609"/>
        </w:numPr>
      </w:pPr>
      <w:r w:rsidRPr="00081F5A">
        <w:rPr>
          <w:rFonts w:ascii="Times New Roman" w:hAnsi="Times New Roman" w:cs="Times New Roman"/>
        </w:rPr>
        <w:t>​</w:t>
      </w:r>
      <w:r w:rsidRPr="00081F5A">
        <w:rPr>
          <w:b/>
          <w:bCs/>
        </w:rPr>
        <w:t>多项式的作用</w:t>
      </w:r>
      <w:r w:rsidRPr="00081F5A">
        <w:rPr>
          <w:rFonts w:ascii="Times New Roman" w:hAnsi="Times New Roman" w:cs="Times New Roman"/>
        </w:rPr>
        <w:t>​</w:t>
      </w:r>
      <w:r w:rsidRPr="00081F5A">
        <w:t xml:space="preserve">：CRC计算中的“多项式”决定了校验的复杂度和强度。不同的多项式会产生不同的校验结果。在STM32的SPI初始化结构体 </w:t>
      </w:r>
      <w:proofErr w:type="spellStart"/>
      <w:r w:rsidRPr="00081F5A">
        <w:t>SPI_InitTypeDef</w:t>
      </w:r>
      <w:proofErr w:type="spellEnd"/>
      <w:r w:rsidRPr="00081F5A">
        <w:t xml:space="preserve">中，有一个成员 </w:t>
      </w:r>
      <w:proofErr w:type="spellStart"/>
      <w:r w:rsidRPr="00081F5A">
        <w:t>SPI_CRCPolynomial</w:t>
      </w:r>
      <w:proofErr w:type="spellEnd"/>
      <w:r w:rsidRPr="00081F5A">
        <w:t>专门用于设置这个值。</w:t>
      </w:r>
    </w:p>
    <w:p w14:paraId="1DCDD5F1" w14:textId="77777777" w:rsidR="00081F5A" w:rsidRPr="00081F5A" w:rsidRDefault="00081F5A" w:rsidP="00081F5A">
      <w:pPr>
        <w:numPr>
          <w:ilvl w:val="0"/>
          <w:numId w:val="609"/>
        </w:numPr>
      </w:pPr>
      <w:r w:rsidRPr="00081F5A">
        <w:rPr>
          <w:rFonts w:ascii="Times New Roman" w:hAnsi="Times New Roman" w:cs="Times New Roman"/>
        </w:rPr>
        <w:t>​</w:t>
      </w:r>
      <w:r w:rsidRPr="00081F5A">
        <w:rPr>
          <w:b/>
          <w:bCs/>
        </w:rPr>
        <w:t>函数应用场景</w:t>
      </w:r>
      <w:r w:rsidRPr="00081F5A">
        <w:rPr>
          <w:rFonts w:ascii="Times New Roman" w:hAnsi="Times New Roman" w:cs="Times New Roman"/>
        </w:rPr>
        <w:t>​</w:t>
      </w:r>
      <w:r w:rsidRPr="00081F5A">
        <w:t>：</w:t>
      </w:r>
      <w:proofErr w:type="spellStart"/>
      <w:r w:rsidRPr="00081F5A">
        <w:t>SPI_GetCRCPolynomial</w:t>
      </w:r>
      <w:proofErr w:type="spellEnd"/>
      <w:r w:rsidRPr="00081F5A">
        <w:t>函数通常在以下情况使用：</w:t>
      </w:r>
    </w:p>
    <w:p w14:paraId="7C953FE3" w14:textId="77777777" w:rsidR="00081F5A" w:rsidRPr="00081F5A" w:rsidRDefault="00081F5A" w:rsidP="00081F5A">
      <w:pPr>
        <w:numPr>
          <w:ilvl w:val="1"/>
          <w:numId w:val="609"/>
        </w:numPr>
      </w:pPr>
      <w:r w:rsidRPr="00081F5A">
        <w:rPr>
          <w:rFonts w:ascii="Times New Roman" w:hAnsi="Times New Roman" w:cs="Times New Roman"/>
        </w:rPr>
        <w:t>​</w:t>
      </w:r>
      <w:r w:rsidRPr="00081F5A">
        <w:rPr>
          <w:b/>
          <w:bCs/>
        </w:rPr>
        <w:t>调试确认</w:t>
      </w:r>
      <w:r w:rsidRPr="00081F5A">
        <w:rPr>
          <w:rFonts w:ascii="Times New Roman" w:hAnsi="Times New Roman" w:cs="Times New Roman"/>
        </w:rPr>
        <w:t>​</w:t>
      </w:r>
      <w:r w:rsidRPr="00081F5A">
        <w:t>：在调试SPI通信程序时，你可能想确认一下SPI外设当前实际使用的CRC多项式值是否与预期设置相符。</w:t>
      </w:r>
    </w:p>
    <w:p w14:paraId="04C0D04B" w14:textId="77777777" w:rsidR="00081F5A" w:rsidRPr="00081F5A" w:rsidRDefault="00081F5A" w:rsidP="00081F5A">
      <w:pPr>
        <w:numPr>
          <w:ilvl w:val="1"/>
          <w:numId w:val="609"/>
        </w:numPr>
      </w:pPr>
      <w:r w:rsidRPr="00081F5A">
        <w:rPr>
          <w:rFonts w:ascii="Times New Roman" w:hAnsi="Times New Roman" w:cs="Times New Roman"/>
        </w:rPr>
        <w:t>​</w:t>
      </w:r>
      <w:r w:rsidRPr="00081F5A">
        <w:rPr>
          <w:b/>
          <w:bCs/>
        </w:rPr>
        <w:t>动态配置检查</w:t>
      </w:r>
      <w:r w:rsidRPr="00081F5A">
        <w:rPr>
          <w:rFonts w:ascii="Times New Roman" w:hAnsi="Times New Roman" w:cs="Times New Roman"/>
        </w:rPr>
        <w:t>​</w:t>
      </w:r>
      <w:r w:rsidRPr="00081F5A">
        <w:t>：在一些复杂的应用中，CRC多项式可能会被动态修改，此函数可以用于读取当前的配置状态。</w:t>
      </w:r>
    </w:p>
    <w:p w14:paraId="74038537" w14:textId="77777777" w:rsidR="00081F5A" w:rsidRPr="00081F5A" w:rsidRDefault="00081F5A" w:rsidP="00AF334A">
      <w:pPr>
        <w:pStyle w:val="3"/>
      </w:pPr>
      <w:r w:rsidRPr="00081F5A">
        <w:rPr>
          <w:rFonts w:ascii="Segoe UI Emoji" w:hAnsi="Segoe UI Emoji" w:cs="Segoe UI Emoji"/>
        </w:rPr>
        <w:t>💡</w:t>
      </w:r>
      <w:r w:rsidRPr="00081F5A">
        <w:t xml:space="preserve"> 如何使用 </w:t>
      </w:r>
    </w:p>
    <w:p w14:paraId="461A831F" w14:textId="77777777" w:rsidR="00081F5A" w:rsidRPr="00081F5A" w:rsidRDefault="00081F5A" w:rsidP="00081F5A">
      <w:r w:rsidRPr="00081F5A">
        <w:t xml:space="preserve">通常，CRC多项式是在SPI初始化阶段通过 </w:t>
      </w:r>
      <w:proofErr w:type="spellStart"/>
      <w:r w:rsidRPr="00081F5A">
        <w:t>SPI_Init</w:t>
      </w:r>
      <w:proofErr w:type="spellEnd"/>
      <w:r w:rsidRPr="00081F5A">
        <w:t xml:space="preserve">函数和 </w:t>
      </w:r>
      <w:proofErr w:type="spellStart"/>
      <w:r w:rsidRPr="00081F5A">
        <w:t>SPI_InitTypeDef</w:t>
      </w:r>
      <w:proofErr w:type="spellEnd"/>
      <w:r w:rsidRPr="00081F5A">
        <w:t>结构体进行配置的。</w:t>
      </w:r>
      <w:proofErr w:type="spellStart"/>
      <w:r w:rsidRPr="00081F5A">
        <w:t>SPI_GetCRCPolynomial</w:t>
      </w:r>
      <w:proofErr w:type="spellEnd"/>
      <w:r w:rsidRPr="00081F5A">
        <w:t>则用于在初始化之后或通信过程中的某个时间点读</w:t>
      </w:r>
      <w:r w:rsidRPr="00081F5A">
        <w:lastRenderedPageBreak/>
        <w:t>取该配置值。</w:t>
      </w:r>
    </w:p>
    <w:p w14:paraId="022504B9" w14:textId="77777777" w:rsidR="00081F5A" w:rsidRPr="00081F5A" w:rsidRDefault="00081F5A" w:rsidP="00081F5A">
      <w:r w:rsidRPr="00081F5A">
        <w:t>这里是一个简单的使用示例，假设SPI1已经初始化并配置了CRC校验：</w:t>
      </w:r>
    </w:p>
    <w:p w14:paraId="6132D31E" w14:textId="77777777" w:rsidR="00081F5A" w:rsidRPr="00081F5A" w:rsidRDefault="00081F5A" w:rsidP="00081F5A">
      <w:r w:rsidRPr="00081F5A">
        <w:t>/* 读取SPI1当前使用的CRC多项式 */</w:t>
      </w:r>
    </w:p>
    <w:p w14:paraId="75DA22A7" w14:textId="77777777" w:rsidR="00081F5A" w:rsidRPr="00081F5A" w:rsidRDefault="00081F5A" w:rsidP="00081F5A">
      <w:r w:rsidRPr="00081F5A">
        <w:t xml:space="preserve">uint16_t </w:t>
      </w:r>
      <w:proofErr w:type="spellStart"/>
      <w:r w:rsidRPr="00081F5A">
        <w:t>currentPolynomial</w:t>
      </w:r>
      <w:proofErr w:type="spellEnd"/>
      <w:r w:rsidRPr="00081F5A">
        <w:t xml:space="preserve"> = </w:t>
      </w:r>
      <w:proofErr w:type="spellStart"/>
      <w:r w:rsidRPr="00081F5A">
        <w:t>SPI_</w:t>
      </w:r>
      <w:proofErr w:type="gramStart"/>
      <w:r w:rsidRPr="00081F5A">
        <w:t>GetCRCPolynomial</w:t>
      </w:r>
      <w:proofErr w:type="spellEnd"/>
      <w:r w:rsidRPr="00081F5A">
        <w:t>(</w:t>
      </w:r>
      <w:proofErr w:type="gramEnd"/>
      <w:r w:rsidRPr="00081F5A">
        <w:t>SPI1);</w:t>
      </w:r>
    </w:p>
    <w:p w14:paraId="4C706212" w14:textId="77777777" w:rsidR="00081F5A" w:rsidRPr="00081F5A" w:rsidRDefault="00081F5A" w:rsidP="00081F5A"/>
    <w:p w14:paraId="0E6F1AB1" w14:textId="77777777" w:rsidR="00081F5A" w:rsidRPr="00081F5A" w:rsidRDefault="00081F5A" w:rsidP="00081F5A">
      <w:r w:rsidRPr="00081F5A">
        <w:t>/* 你可以将读取到的值打印出来进行查看，或者用于逻辑判断 */</w:t>
      </w:r>
    </w:p>
    <w:p w14:paraId="575FBD15" w14:textId="77777777" w:rsidR="00081F5A" w:rsidRPr="00081F5A" w:rsidRDefault="00081F5A" w:rsidP="00081F5A">
      <w:proofErr w:type="spellStart"/>
      <w:proofErr w:type="gramStart"/>
      <w:r w:rsidRPr="00081F5A">
        <w:t>printf</w:t>
      </w:r>
      <w:proofErr w:type="spellEnd"/>
      <w:r w:rsidRPr="00081F5A">
        <w:t>(</w:t>
      </w:r>
      <w:proofErr w:type="gramEnd"/>
      <w:r w:rsidRPr="00081F5A">
        <w:t xml:space="preserve">"The current CRC Polynomial for SPI1 is: 0x%X\n", </w:t>
      </w:r>
      <w:proofErr w:type="spellStart"/>
      <w:r w:rsidRPr="00081F5A">
        <w:t>currentPolynomial</w:t>
      </w:r>
      <w:proofErr w:type="spellEnd"/>
      <w:r w:rsidRPr="00081F5A">
        <w:t>);</w:t>
      </w:r>
    </w:p>
    <w:p w14:paraId="0EE5C518" w14:textId="77777777" w:rsidR="00081F5A" w:rsidRPr="00081F5A" w:rsidRDefault="00081F5A" w:rsidP="00AF334A">
      <w:pPr>
        <w:pStyle w:val="3"/>
      </w:pPr>
      <w:r w:rsidRPr="00081F5A">
        <w:rPr>
          <w:rFonts w:ascii="Segoe UI Emoji" w:hAnsi="Segoe UI Emoji" w:cs="Segoe UI Emoji"/>
        </w:rPr>
        <w:t>⚠️</w:t>
      </w:r>
      <w:r w:rsidRPr="00081F5A">
        <w:t xml:space="preserve"> 注意事项 </w:t>
      </w:r>
    </w:p>
    <w:p w14:paraId="1FC6E3DE" w14:textId="77777777" w:rsidR="00081F5A" w:rsidRPr="00081F5A" w:rsidRDefault="00081F5A" w:rsidP="00081F5A">
      <w:pPr>
        <w:numPr>
          <w:ilvl w:val="0"/>
          <w:numId w:val="610"/>
        </w:numPr>
      </w:pPr>
      <w:r w:rsidRPr="00081F5A">
        <w:t>在使用CRC校验功能时，通信的</w:t>
      </w:r>
      <w:r w:rsidRPr="00081F5A">
        <w:rPr>
          <w:b/>
          <w:bCs/>
        </w:rPr>
        <w:t>主机和从机必须使用相同的CRC多项式</w:t>
      </w:r>
      <w:r w:rsidRPr="00081F5A">
        <w:t>，否则校验会失败。</w:t>
      </w:r>
    </w:p>
    <w:p w14:paraId="2C206D54" w14:textId="77777777" w:rsidR="00081F5A" w:rsidRPr="00081F5A" w:rsidRDefault="00081F5A" w:rsidP="00081F5A">
      <w:pPr>
        <w:numPr>
          <w:ilvl w:val="0"/>
          <w:numId w:val="610"/>
        </w:numPr>
      </w:pPr>
      <w:r w:rsidRPr="00081F5A">
        <w:t>并非所有的SPI通信都需要启用CRC校验。它是一个可选项，通常用于对数据完整性要求较高的场合。</w:t>
      </w:r>
    </w:p>
    <w:p w14:paraId="730EF366" w14:textId="77777777" w:rsidR="00081F5A" w:rsidRPr="00081F5A" w:rsidRDefault="00081F5A" w:rsidP="00081F5A">
      <w:pPr>
        <w:numPr>
          <w:ilvl w:val="0"/>
          <w:numId w:val="610"/>
        </w:numPr>
      </w:pPr>
      <w:r w:rsidRPr="00081F5A">
        <w:t>在调用此函数读取多项式之前，需要确保SPI外设的时钟已经使能，并且SPI本身可能也需要先使能。</w:t>
      </w:r>
    </w:p>
    <w:p w14:paraId="1F9C7FA0" w14:textId="77777777" w:rsidR="00081F5A" w:rsidRPr="00081F5A" w:rsidRDefault="00081F5A" w:rsidP="00081F5A">
      <w:r w:rsidRPr="00081F5A">
        <w:t xml:space="preserve">希望这个解释能帮助你理解 </w:t>
      </w:r>
      <w:proofErr w:type="spellStart"/>
      <w:r w:rsidRPr="00081F5A">
        <w:t>SPI_GetCRCPolynomial</w:t>
      </w:r>
      <w:proofErr w:type="spellEnd"/>
      <w:r w:rsidRPr="00081F5A">
        <w:t>函数。如果你对STM32的SPI通信还有其他疑问，比如如何初始化和使用CRC功能，我很乐意继续为你解答！</w:t>
      </w:r>
    </w:p>
    <w:p w14:paraId="5B1DC1B4" w14:textId="77777777" w:rsidR="00081F5A" w:rsidRPr="00081F5A" w:rsidRDefault="00081F5A" w:rsidP="00081F5A"/>
    <w:p w14:paraId="1FA8BDCF" w14:textId="5A70537E" w:rsidR="00D46492" w:rsidRDefault="00D46492" w:rsidP="00D46492">
      <w:pPr>
        <w:pStyle w:val="2"/>
      </w:pPr>
      <w:proofErr w:type="spellStart"/>
      <w:r>
        <w:t>SPI_BiDirectionalLineConfig</w:t>
      </w:r>
      <w:proofErr w:type="spellEnd"/>
      <w:r>
        <w:t>()</w:t>
      </w:r>
      <w:r w:rsidR="00B3146A">
        <w:br/>
      </w:r>
      <w:r w:rsidR="00B3146A" w:rsidRPr="00B3146A">
        <w:t>配置SPI在</w:t>
      </w:r>
      <w:r w:rsidR="00B3146A" w:rsidRPr="00B3146A">
        <w:rPr>
          <w:b/>
          <w:bCs/>
        </w:rPr>
        <w:t>单向双向模式</w:t>
      </w:r>
      <w:r w:rsidR="00B3146A" w:rsidRPr="00B3146A">
        <w:t>下的数据传输方向</w:t>
      </w:r>
    </w:p>
    <w:p w14:paraId="53EADF0F" w14:textId="77777777" w:rsidR="00B3146A" w:rsidRPr="00B3146A" w:rsidRDefault="00B3146A" w:rsidP="00B3146A">
      <w:r w:rsidRPr="00B3146A">
        <w:t>在STM32的SPI编程中，</w:t>
      </w:r>
      <w:proofErr w:type="spellStart"/>
      <w:r w:rsidRPr="00B3146A">
        <w:t>SPI_BiDirectionalLineConfig</w:t>
      </w:r>
      <w:proofErr w:type="spellEnd"/>
      <w:r w:rsidRPr="00B3146A">
        <w:t>函数用于配置SPI在</w:t>
      </w:r>
      <w:r w:rsidRPr="00B3146A">
        <w:rPr>
          <w:b/>
          <w:bCs/>
        </w:rPr>
        <w:t>单向双向模式</w:t>
      </w:r>
      <w:r w:rsidRPr="00B3146A">
        <w:t>下的数据传输方向。下面将为您详细讲解这个函数。</w:t>
      </w:r>
    </w:p>
    <w:p w14:paraId="747C3490" w14:textId="77777777" w:rsidR="00B3146A" w:rsidRPr="00B3146A" w:rsidRDefault="00B3146A" w:rsidP="00AF334A">
      <w:pPr>
        <w:pStyle w:val="3"/>
      </w:pPr>
      <w:r w:rsidRPr="00B3146A">
        <w:rPr>
          <w:rFonts w:ascii="Segoe UI Emoji" w:hAnsi="Segoe UI Emoji" w:cs="Segoe UI Emoji"/>
        </w:rPr>
        <w:t>📖</w:t>
      </w:r>
      <w:r w:rsidRPr="00B3146A">
        <w:t xml:space="preserve"> 函数概述 </w:t>
      </w:r>
    </w:p>
    <w:p w14:paraId="5BF96AA7" w14:textId="77777777" w:rsidR="00B3146A" w:rsidRPr="00B3146A" w:rsidRDefault="00B3146A" w:rsidP="00B3146A">
      <w:r w:rsidRPr="00B3146A">
        <w:rPr>
          <w:rFonts w:ascii="Times New Roman" w:hAnsi="Times New Roman" w:cs="Times New Roman"/>
        </w:rPr>
        <w:t>​</w:t>
      </w:r>
      <w:r w:rsidRPr="00B3146A">
        <w:rPr>
          <w:b/>
          <w:bCs/>
        </w:rPr>
        <w:t>函数</w:t>
      </w:r>
      <w:proofErr w:type="gramStart"/>
      <w:r w:rsidRPr="00B3146A">
        <w:rPr>
          <w:b/>
          <w:bCs/>
        </w:rPr>
        <w:t>原型</w:t>
      </w:r>
      <w:r w:rsidRPr="00B3146A">
        <w:rPr>
          <w:rFonts w:ascii="Times New Roman" w:hAnsi="Times New Roman" w:cs="Times New Roman"/>
        </w:rPr>
        <w:t>​</w:t>
      </w:r>
      <w:r w:rsidRPr="00B3146A">
        <w:t>：</w:t>
      </w:r>
      <w:proofErr w:type="gramEnd"/>
      <w:r w:rsidRPr="00B3146A">
        <w:t xml:space="preserve">void </w:t>
      </w:r>
      <w:proofErr w:type="spellStart"/>
      <w:r w:rsidRPr="00B3146A">
        <w:t>SPI_BiDirectionalLineConfig</w:t>
      </w:r>
      <w:proofErr w:type="spellEnd"/>
      <w:r w:rsidRPr="00B3146A">
        <w:t>(</w:t>
      </w:r>
      <w:proofErr w:type="spellStart"/>
      <w:r w:rsidRPr="00B3146A">
        <w:t>SPI_TypeDef</w:t>
      </w:r>
      <w:proofErr w:type="spellEnd"/>
      <w:r w:rsidRPr="00B3146A">
        <w:t xml:space="preserve">* </w:t>
      </w:r>
      <w:proofErr w:type="spellStart"/>
      <w:r w:rsidRPr="00B3146A">
        <w:t>SPIx</w:t>
      </w:r>
      <w:proofErr w:type="spellEnd"/>
      <w:proofErr w:type="gramStart"/>
      <w:r w:rsidRPr="00B3146A">
        <w:t xml:space="preserve">, uint16_t </w:t>
      </w:r>
      <w:proofErr w:type="spellStart"/>
      <w:proofErr w:type="gramEnd"/>
      <w:r w:rsidRPr="00B3146A">
        <w:t>SPI_Direction</w:t>
      </w:r>
      <w:proofErr w:type="spellEnd"/>
      <w:r w:rsidRPr="00B3146A">
        <w:t>)</w:t>
      </w:r>
    </w:p>
    <w:p w14:paraId="0A7D69B4" w14:textId="77777777" w:rsidR="00B3146A" w:rsidRPr="00B3146A" w:rsidRDefault="00B3146A" w:rsidP="00B3146A">
      <w:pPr>
        <w:numPr>
          <w:ilvl w:val="0"/>
          <w:numId w:val="611"/>
        </w:numPr>
      </w:pPr>
      <w:r w:rsidRPr="00B3146A">
        <w:rPr>
          <w:rFonts w:ascii="Times New Roman" w:hAnsi="Times New Roman" w:cs="Times New Roman"/>
        </w:rPr>
        <w:t>​</w:t>
      </w:r>
      <w:r w:rsidRPr="00B3146A">
        <w:rPr>
          <w:b/>
          <w:bCs/>
        </w:rPr>
        <w:t xml:space="preserve">参数 </w:t>
      </w:r>
      <w:proofErr w:type="spellStart"/>
      <w:r w:rsidRPr="00B3146A">
        <w:rPr>
          <w:b/>
          <w:bCs/>
        </w:rPr>
        <w:t>SPIx</w:t>
      </w:r>
      <w:proofErr w:type="spellEnd"/>
      <w:r w:rsidRPr="00B3146A">
        <w:rPr>
          <w:rFonts w:ascii="Times New Roman" w:hAnsi="Times New Roman" w:cs="Times New Roman"/>
        </w:rPr>
        <w:t>​</w:t>
      </w:r>
      <w:r w:rsidRPr="00B3146A">
        <w:t>：指定要配置的SPI外设，例如 SPI1、SPI2或 SPI3。</w:t>
      </w:r>
    </w:p>
    <w:p w14:paraId="084CDA7D" w14:textId="77777777" w:rsidR="00B3146A" w:rsidRPr="00B3146A" w:rsidRDefault="00B3146A" w:rsidP="00B3146A">
      <w:pPr>
        <w:numPr>
          <w:ilvl w:val="0"/>
          <w:numId w:val="611"/>
        </w:numPr>
      </w:pPr>
      <w:r w:rsidRPr="00B3146A">
        <w:rPr>
          <w:rFonts w:ascii="Times New Roman" w:hAnsi="Times New Roman" w:cs="Times New Roman"/>
        </w:rPr>
        <w:t>​</w:t>
      </w:r>
      <w:r w:rsidRPr="00B3146A">
        <w:rPr>
          <w:b/>
          <w:bCs/>
        </w:rPr>
        <w:t xml:space="preserve">参数 </w:t>
      </w:r>
      <w:proofErr w:type="spellStart"/>
      <w:proofErr w:type="gramStart"/>
      <w:r w:rsidRPr="00B3146A">
        <w:rPr>
          <w:b/>
          <w:bCs/>
        </w:rPr>
        <w:t>SPI_Direction</w:t>
      </w:r>
      <w:proofErr w:type="spellEnd"/>
      <w:r w:rsidRPr="00B3146A">
        <w:rPr>
          <w:rFonts w:ascii="Times New Roman" w:hAnsi="Times New Roman" w:cs="Times New Roman"/>
        </w:rPr>
        <w:t>​</w:t>
      </w:r>
      <w:r w:rsidRPr="00B3146A">
        <w:t>：</w:t>
      </w:r>
      <w:proofErr w:type="gramEnd"/>
      <w:r w:rsidRPr="00B3146A">
        <w:t>指定在双向模式下数据线的使用方向。这个参数主要有两个可选值：</w:t>
      </w:r>
    </w:p>
    <w:p w14:paraId="07669474" w14:textId="77777777" w:rsidR="00B3146A" w:rsidRPr="00B3146A" w:rsidRDefault="00B3146A" w:rsidP="00B3146A">
      <w:pPr>
        <w:numPr>
          <w:ilvl w:val="1"/>
          <w:numId w:val="611"/>
        </w:numPr>
      </w:pPr>
      <w:proofErr w:type="spellStart"/>
      <w:r w:rsidRPr="00B3146A">
        <w:t>SPI_Direction_Tx</w:t>
      </w:r>
      <w:proofErr w:type="spellEnd"/>
      <w:r w:rsidRPr="00B3146A">
        <w:t>：设置SPI工作在</w:t>
      </w:r>
      <w:r w:rsidRPr="00B3146A">
        <w:rPr>
          <w:b/>
          <w:bCs/>
        </w:rPr>
        <w:t>只发送</w:t>
      </w:r>
      <w:r w:rsidRPr="00B3146A">
        <w:t>模式。此时，</w:t>
      </w:r>
      <w:r w:rsidRPr="00B3146A">
        <w:rPr>
          <w:rFonts w:ascii="Times New Roman" w:hAnsi="Times New Roman" w:cs="Times New Roman"/>
        </w:rPr>
        <w:t>​</w:t>
      </w:r>
      <w:r w:rsidRPr="00B3146A">
        <w:rPr>
          <w:b/>
          <w:bCs/>
        </w:rPr>
        <w:t>MOSI</w:t>
      </w:r>
      <w:r w:rsidRPr="00B3146A">
        <w:t>引脚用于数据输出。</w:t>
      </w:r>
    </w:p>
    <w:p w14:paraId="0559CB9C" w14:textId="77777777" w:rsidR="00B3146A" w:rsidRPr="00B3146A" w:rsidRDefault="00B3146A" w:rsidP="00B3146A">
      <w:pPr>
        <w:numPr>
          <w:ilvl w:val="1"/>
          <w:numId w:val="611"/>
        </w:numPr>
      </w:pPr>
      <w:proofErr w:type="spellStart"/>
      <w:r w:rsidRPr="00B3146A">
        <w:lastRenderedPageBreak/>
        <w:t>SPI_Direction_Rx</w:t>
      </w:r>
      <w:proofErr w:type="spellEnd"/>
      <w:r w:rsidRPr="00B3146A">
        <w:t>：设置SPI工作在</w:t>
      </w:r>
      <w:r w:rsidRPr="00B3146A">
        <w:rPr>
          <w:b/>
          <w:bCs/>
        </w:rPr>
        <w:t>只接收</w:t>
      </w:r>
      <w:r w:rsidRPr="00B3146A">
        <w:t>模式。此时，</w:t>
      </w:r>
      <w:r w:rsidRPr="00B3146A">
        <w:rPr>
          <w:rFonts w:ascii="Times New Roman" w:hAnsi="Times New Roman" w:cs="Times New Roman"/>
        </w:rPr>
        <w:t>​</w:t>
      </w:r>
      <w:r w:rsidRPr="00B3146A">
        <w:rPr>
          <w:b/>
          <w:bCs/>
        </w:rPr>
        <w:t>MISO</w:t>
      </w:r>
      <w:r w:rsidRPr="00B3146A">
        <w:t>引脚用于数据输入。</w:t>
      </w:r>
    </w:p>
    <w:p w14:paraId="60E4CC41" w14:textId="77777777" w:rsidR="00B3146A" w:rsidRPr="00B3146A" w:rsidRDefault="00B3146A" w:rsidP="00B3146A">
      <w:pPr>
        <w:numPr>
          <w:ilvl w:val="0"/>
          <w:numId w:val="611"/>
        </w:numPr>
      </w:pPr>
      <w:r w:rsidRPr="00B3146A">
        <w:rPr>
          <w:rFonts w:ascii="Times New Roman" w:hAnsi="Times New Roman" w:cs="Times New Roman"/>
        </w:rPr>
        <w:t>​</w:t>
      </w:r>
      <w:r w:rsidRPr="00B3146A">
        <w:rPr>
          <w:b/>
          <w:bCs/>
        </w:rPr>
        <w:t>返回值</w:t>
      </w:r>
      <w:r w:rsidRPr="00B3146A">
        <w:rPr>
          <w:rFonts w:ascii="Times New Roman" w:hAnsi="Times New Roman" w:cs="Times New Roman"/>
        </w:rPr>
        <w:t>​</w:t>
      </w:r>
      <w:r w:rsidRPr="00B3146A">
        <w:t>：无（void）。</w:t>
      </w:r>
    </w:p>
    <w:p w14:paraId="447CB660" w14:textId="77777777" w:rsidR="00B3146A" w:rsidRPr="00B3146A" w:rsidRDefault="00B3146A" w:rsidP="00AF334A">
      <w:pPr>
        <w:pStyle w:val="3"/>
      </w:pPr>
      <w:r w:rsidRPr="00B3146A">
        <w:rPr>
          <w:rFonts w:ascii="Segoe UI Emoji" w:hAnsi="Segoe UI Emoji" w:cs="Segoe UI Emoji"/>
        </w:rPr>
        <w:t>🔄</w:t>
      </w:r>
      <w:r w:rsidRPr="00B3146A">
        <w:t xml:space="preserve"> 功能与用途 </w:t>
      </w:r>
    </w:p>
    <w:p w14:paraId="7F6D55C4" w14:textId="77777777" w:rsidR="00B3146A" w:rsidRPr="00B3146A" w:rsidRDefault="00B3146A" w:rsidP="00B3146A">
      <w:r w:rsidRPr="00B3146A">
        <w:t>这个函数的主要应用场景是当SPI被配置为</w:t>
      </w:r>
      <w:r w:rsidRPr="00B3146A">
        <w:rPr>
          <w:b/>
          <w:bCs/>
        </w:rPr>
        <w:t>单线双向模式</w:t>
      </w:r>
      <w:r w:rsidRPr="00B3146A">
        <w:t>时。</w:t>
      </w:r>
    </w:p>
    <w:p w14:paraId="208038B1" w14:textId="77777777" w:rsidR="00B3146A" w:rsidRPr="00B3146A" w:rsidRDefault="00B3146A" w:rsidP="00B3146A">
      <w:pPr>
        <w:numPr>
          <w:ilvl w:val="0"/>
          <w:numId w:val="612"/>
        </w:numPr>
      </w:pPr>
      <w:r w:rsidRPr="00B3146A">
        <w:rPr>
          <w:rFonts w:ascii="Times New Roman" w:hAnsi="Times New Roman" w:cs="Times New Roman"/>
        </w:rPr>
        <w:t>​</w:t>
      </w:r>
      <w:r w:rsidRPr="00B3146A">
        <w:rPr>
          <w:b/>
          <w:bCs/>
        </w:rPr>
        <w:t>背景知识</w:t>
      </w:r>
      <w:r w:rsidRPr="00B3146A">
        <w:rPr>
          <w:rFonts w:ascii="Times New Roman" w:hAnsi="Times New Roman" w:cs="Times New Roman"/>
        </w:rPr>
        <w:t>​</w:t>
      </w:r>
      <w:r w:rsidRPr="00B3146A">
        <w:t>：标准的SPI通信使用两条独立的数据线（MOSI和MISO）实现全双工。但STM32的SPI外设支持一种特殊的“单线双向”模式，在这种模式下，只使用一根数据线进行半双工通信（分时进行发送和接收）。这根数据线可以是MOSI，也可以是MISO。</w:t>
      </w:r>
    </w:p>
    <w:p w14:paraId="720B94C5" w14:textId="77777777" w:rsidR="00B3146A" w:rsidRPr="00B3146A" w:rsidRDefault="00B3146A" w:rsidP="00B3146A">
      <w:pPr>
        <w:numPr>
          <w:ilvl w:val="0"/>
          <w:numId w:val="612"/>
        </w:numPr>
      </w:pPr>
      <w:r w:rsidRPr="00B3146A">
        <w:rPr>
          <w:rFonts w:ascii="Times New Roman" w:hAnsi="Times New Roman" w:cs="Times New Roman"/>
        </w:rPr>
        <w:t>​</w:t>
      </w:r>
      <w:r w:rsidRPr="00B3146A">
        <w:rPr>
          <w:b/>
          <w:bCs/>
        </w:rPr>
        <w:t>函数作用</w:t>
      </w:r>
      <w:r w:rsidRPr="00B3146A">
        <w:rPr>
          <w:rFonts w:ascii="Times New Roman" w:hAnsi="Times New Roman" w:cs="Times New Roman"/>
        </w:rPr>
        <w:t>​</w:t>
      </w:r>
      <w:r w:rsidRPr="00B3146A">
        <w:t>：</w:t>
      </w:r>
      <w:proofErr w:type="spellStart"/>
      <w:r w:rsidRPr="00B3146A">
        <w:t>SPI_BiDirectionalLineConfig</w:t>
      </w:r>
      <w:proofErr w:type="spellEnd"/>
      <w:r w:rsidRPr="00B3146A">
        <w:t>函数的作用就是在这根共享的数据线上，动态地切换数据流的方向。它决定了当前SPI是处于“发送状态”（数据从主机流出）还是“接收状态”（数据流入主机）。</w:t>
      </w:r>
    </w:p>
    <w:p w14:paraId="41574BCB" w14:textId="77777777" w:rsidR="00B3146A" w:rsidRPr="00B3146A" w:rsidRDefault="00B3146A" w:rsidP="00B3146A">
      <w:pPr>
        <w:numPr>
          <w:ilvl w:val="0"/>
          <w:numId w:val="612"/>
        </w:numPr>
      </w:pPr>
      <w:r w:rsidRPr="00B3146A">
        <w:rPr>
          <w:rFonts w:ascii="Times New Roman" w:hAnsi="Times New Roman" w:cs="Times New Roman"/>
        </w:rPr>
        <w:t>​</w:t>
      </w:r>
      <w:r w:rsidRPr="00B3146A">
        <w:rPr>
          <w:b/>
          <w:bCs/>
        </w:rPr>
        <w:t>典型工作流程</w:t>
      </w:r>
      <w:r w:rsidRPr="00B3146A">
        <w:rPr>
          <w:rFonts w:ascii="Times New Roman" w:hAnsi="Times New Roman" w:cs="Times New Roman"/>
        </w:rPr>
        <w:t>​</w:t>
      </w:r>
      <w:r w:rsidRPr="00B3146A">
        <w:t>：</w:t>
      </w:r>
    </w:p>
    <w:p w14:paraId="4D0378E5" w14:textId="77777777" w:rsidR="00B3146A" w:rsidRPr="00B3146A" w:rsidRDefault="00B3146A" w:rsidP="00B3146A">
      <w:pPr>
        <w:numPr>
          <w:ilvl w:val="1"/>
          <w:numId w:val="612"/>
        </w:numPr>
      </w:pPr>
      <w:r w:rsidRPr="00B3146A">
        <w:t xml:space="preserve">首先，在SPI的初始化结构体 </w:t>
      </w:r>
      <w:proofErr w:type="spellStart"/>
      <w:r w:rsidRPr="00B3146A">
        <w:t>SPI_InitTypeDef</w:t>
      </w:r>
      <w:proofErr w:type="spellEnd"/>
      <w:r w:rsidRPr="00B3146A">
        <w:t xml:space="preserve">中，将 </w:t>
      </w:r>
      <w:proofErr w:type="spellStart"/>
      <w:r w:rsidRPr="00B3146A">
        <w:t>SPI_Direction</w:t>
      </w:r>
      <w:proofErr w:type="spellEnd"/>
      <w:r w:rsidRPr="00B3146A">
        <w:t>成员设置为 SPI_Direction_1Line_Tx（单线只发送）或 SPI_Direction_1Line_Rx（单线只接收）以启用单线模式。</w:t>
      </w:r>
    </w:p>
    <w:p w14:paraId="1941D457" w14:textId="77777777" w:rsidR="00B3146A" w:rsidRPr="00B3146A" w:rsidRDefault="00B3146A" w:rsidP="00B3146A">
      <w:pPr>
        <w:numPr>
          <w:ilvl w:val="1"/>
          <w:numId w:val="612"/>
        </w:numPr>
      </w:pPr>
      <w:r w:rsidRPr="00B3146A">
        <w:t xml:space="preserve">在通信过程中，如果需要改变数据方向（例如，主机先发送命令，然后切换为接收数据状态），就需要调用 </w:t>
      </w:r>
      <w:proofErr w:type="spellStart"/>
      <w:r w:rsidRPr="00B3146A">
        <w:t>SPI_BiDirectionalLineConfig</w:t>
      </w:r>
      <w:proofErr w:type="spellEnd"/>
      <w:r w:rsidRPr="00B3146A">
        <w:t>函数来切换方向。</w:t>
      </w:r>
    </w:p>
    <w:p w14:paraId="0D7BDDB5" w14:textId="77777777" w:rsidR="00B3146A" w:rsidRPr="00B3146A" w:rsidRDefault="00B3146A" w:rsidP="00AF334A">
      <w:pPr>
        <w:pStyle w:val="3"/>
      </w:pPr>
      <w:r w:rsidRPr="00B3146A">
        <w:rPr>
          <w:rFonts w:ascii="Segoe UI Emoji" w:hAnsi="Segoe UI Emoji" w:cs="Segoe UI Emoji"/>
        </w:rPr>
        <w:t>💡</w:t>
      </w:r>
      <w:r w:rsidRPr="00B3146A">
        <w:t xml:space="preserve"> 如何使用 </w:t>
      </w:r>
    </w:p>
    <w:p w14:paraId="63F522E5" w14:textId="77777777" w:rsidR="00B3146A" w:rsidRPr="00B3146A" w:rsidRDefault="00B3146A" w:rsidP="00B3146A">
      <w:r w:rsidRPr="00B3146A">
        <w:t>以下是一个典型的使用示例，演示主机如何先发送数据再接收数据：</w:t>
      </w:r>
    </w:p>
    <w:p w14:paraId="4E48A998" w14:textId="77777777" w:rsidR="00B3146A" w:rsidRPr="00B3146A" w:rsidRDefault="00B3146A" w:rsidP="00B3146A">
      <w:r w:rsidRPr="00B3146A">
        <w:t>/* 1. 初始配置SPI为单线只发送模式 */</w:t>
      </w:r>
    </w:p>
    <w:p w14:paraId="549F1677" w14:textId="77777777" w:rsidR="00B3146A" w:rsidRPr="00B3146A" w:rsidRDefault="00B3146A" w:rsidP="00B3146A">
      <w:proofErr w:type="spellStart"/>
      <w:r w:rsidRPr="00B3146A">
        <w:t>SPI_InitTypeDef</w:t>
      </w:r>
      <w:proofErr w:type="spellEnd"/>
      <w:r w:rsidRPr="00B3146A">
        <w:t xml:space="preserve"> </w:t>
      </w:r>
      <w:proofErr w:type="spellStart"/>
      <w:r w:rsidRPr="00B3146A">
        <w:t>SPI_InitStruct</w:t>
      </w:r>
      <w:proofErr w:type="spellEnd"/>
      <w:r w:rsidRPr="00B3146A">
        <w:t>;</w:t>
      </w:r>
    </w:p>
    <w:p w14:paraId="762DC2CC" w14:textId="77777777" w:rsidR="00B3146A" w:rsidRPr="00B3146A" w:rsidRDefault="00B3146A" w:rsidP="00B3146A">
      <w:r w:rsidRPr="00B3146A">
        <w:t>// ... 配置其他参数（模式、波特率等）</w:t>
      </w:r>
    </w:p>
    <w:p w14:paraId="5496F7B5" w14:textId="77777777" w:rsidR="00B3146A" w:rsidRPr="00B3146A" w:rsidRDefault="00B3146A" w:rsidP="00B3146A">
      <w:proofErr w:type="spellStart"/>
      <w:r w:rsidRPr="00B3146A">
        <w:t>SPI_InitStruct.SPI_Direction</w:t>
      </w:r>
      <w:proofErr w:type="spellEnd"/>
      <w:r w:rsidRPr="00B3146A">
        <w:t xml:space="preserve"> = SPI_Direction_1Line_Tx; // 初始化为发送方向</w:t>
      </w:r>
    </w:p>
    <w:p w14:paraId="3EA9AE4D" w14:textId="77777777" w:rsidR="00B3146A" w:rsidRPr="00B3146A" w:rsidRDefault="00B3146A" w:rsidP="00B3146A">
      <w:proofErr w:type="spellStart"/>
      <w:r w:rsidRPr="00B3146A">
        <w:t>SPI_</w:t>
      </w:r>
      <w:proofErr w:type="gramStart"/>
      <w:r w:rsidRPr="00B3146A">
        <w:t>Init</w:t>
      </w:r>
      <w:proofErr w:type="spellEnd"/>
      <w:r w:rsidRPr="00B3146A">
        <w:t>(</w:t>
      </w:r>
      <w:proofErr w:type="gramEnd"/>
      <w:r w:rsidRPr="00B3146A">
        <w:t>SPI1, &amp;</w:t>
      </w:r>
      <w:proofErr w:type="spellStart"/>
      <w:r w:rsidRPr="00B3146A">
        <w:t>SPI_InitStruct</w:t>
      </w:r>
      <w:proofErr w:type="spellEnd"/>
      <w:r w:rsidRPr="00B3146A">
        <w:t>);</w:t>
      </w:r>
    </w:p>
    <w:p w14:paraId="0E9087C2" w14:textId="77777777" w:rsidR="00B3146A" w:rsidRPr="00B3146A" w:rsidRDefault="00B3146A" w:rsidP="00B3146A">
      <w:proofErr w:type="spellStart"/>
      <w:r w:rsidRPr="00B3146A">
        <w:t>SPI_</w:t>
      </w:r>
      <w:proofErr w:type="gramStart"/>
      <w:r w:rsidRPr="00B3146A">
        <w:t>Cmd</w:t>
      </w:r>
      <w:proofErr w:type="spellEnd"/>
      <w:r w:rsidRPr="00B3146A">
        <w:t>(</w:t>
      </w:r>
      <w:proofErr w:type="gramEnd"/>
      <w:r w:rsidRPr="00B3146A">
        <w:t>SPI1, ENABLE);</w:t>
      </w:r>
    </w:p>
    <w:p w14:paraId="59B4D167" w14:textId="77777777" w:rsidR="00B3146A" w:rsidRPr="00B3146A" w:rsidRDefault="00B3146A" w:rsidP="00B3146A"/>
    <w:p w14:paraId="08D2318A" w14:textId="77777777" w:rsidR="00B3146A" w:rsidRPr="00B3146A" w:rsidRDefault="00B3146A" w:rsidP="00B3146A">
      <w:r w:rsidRPr="00B3146A">
        <w:t>// 2. 主机发送数据</w:t>
      </w:r>
    </w:p>
    <w:p w14:paraId="02C33BCD" w14:textId="77777777" w:rsidR="00B3146A" w:rsidRPr="00B3146A" w:rsidRDefault="00B3146A" w:rsidP="00B3146A">
      <w:r w:rsidRPr="00B3146A">
        <w:lastRenderedPageBreak/>
        <w:t>SPI_I2S_</w:t>
      </w:r>
      <w:proofErr w:type="gramStart"/>
      <w:r w:rsidRPr="00B3146A">
        <w:t>SendData(</w:t>
      </w:r>
      <w:proofErr w:type="gramEnd"/>
      <w:r w:rsidRPr="00B3146A">
        <w:t xml:space="preserve">SPI1, </w:t>
      </w:r>
      <w:proofErr w:type="spellStart"/>
      <w:r w:rsidRPr="00B3146A">
        <w:t>data_to_send</w:t>
      </w:r>
      <w:proofErr w:type="spellEnd"/>
      <w:r w:rsidRPr="00B3146A">
        <w:t>);</w:t>
      </w:r>
    </w:p>
    <w:p w14:paraId="16D9D196" w14:textId="77777777" w:rsidR="00B3146A" w:rsidRPr="00B3146A" w:rsidRDefault="00B3146A" w:rsidP="00B3146A"/>
    <w:p w14:paraId="3D4A1E1E" w14:textId="77777777" w:rsidR="00B3146A" w:rsidRPr="00B3146A" w:rsidRDefault="00B3146A" w:rsidP="00B3146A">
      <w:r w:rsidRPr="00B3146A">
        <w:t>// 3. 发送完成后，将SPI切换为只接收模式，准备读取从机返回的数据</w:t>
      </w:r>
    </w:p>
    <w:p w14:paraId="5F723F56" w14:textId="77777777" w:rsidR="00B3146A" w:rsidRPr="00B3146A" w:rsidRDefault="00B3146A" w:rsidP="00B3146A">
      <w:proofErr w:type="spellStart"/>
      <w:r w:rsidRPr="00B3146A">
        <w:t>SPI_</w:t>
      </w:r>
      <w:proofErr w:type="gramStart"/>
      <w:r w:rsidRPr="00B3146A">
        <w:t>BiDirectionalLineConfig</w:t>
      </w:r>
      <w:proofErr w:type="spellEnd"/>
      <w:r w:rsidRPr="00B3146A">
        <w:t>(</w:t>
      </w:r>
      <w:proofErr w:type="gramEnd"/>
      <w:r w:rsidRPr="00B3146A">
        <w:t xml:space="preserve">SPI1, </w:t>
      </w:r>
      <w:proofErr w:type="spellStart"/>
      <w:r w:rsidRPr="00B3146A">
        <w:t>SPI_Direction_Rx</w:t>
      </w:r>
      <w:proofErr w:type="spellEnd"/>
      <w:r w:rsidRPr="00B3146A">
        <w:t>);</w:t>
      </w:r>
    </w:p>
    <w:p w14:paraId="3CF4A94C" w14:textId="77777777" w:rsidR="00B3146A" w:rsidRPr="00B3146A" w:rsidRDefault="00B3146A" w:rsidP="00B3146A"/>
    <w:p w14:paraId="110FA766" w14:textId="77777777" w:rsidR="00B3146A" w:rsidRPr="00B3146A" w:rsidRDefault="00B3146A" w:rsidP="00B3146A">
      <w:r w:rsidRPr="00B3146A">
        <w:t>// 4. 此时，主机可以开始接收数据</w:t>
      </w:r>
    </w:p>
    <w:p w14:paraId="20959EEA" w14:textId="77777777" w:rsidR="00B3146A" w:rsidRPr="00B3146A" w:rsidRDefault="00B3146A" w:rsidP="00B3146A">
      <w:r w:rsidRPr="00B3146A">
        <w:t>// 通常需要先发送一个虚拟字节（Dummy Byte，如0xFF）以产生时钟信号，从而读取数据</w:t>
      </w:r>
    </w:p>
    <w:p w14:paraId="26FE4CF4" w14:textId="77777777" w:rsidR="00B3146A" w:rsidRPr="00B3146A" w:rsidRDefault="00B3146A" w:rsidP="00B3146A">
      <w:r w:rsidRPr="00B3146A">
        <w:t>SPI_I2S_SendData(SPI1, 0xFF); // 发送虚拟字节，产生时钟</w:t>
      </w:r>
    </w:p>
    <w:p w14:paraId="04DAED3C" w14:textId="77777777" w:rsidR="00B3146A" w:rsidRPr="00B3146A" w:rsidRDefault="00B3146A" w:rsidP="00B3146A">
      <w:r w:rsidRPr="00B3146A">
        <w:t>while (SPI_I2S_GetFlagStatus(SPI1, SPI_I2S_FLAG_RXNE) == RESET); // 等待接收完成</w:t>
      </w:r>
    </w:p>
    <w:p w14:paraId="5DCBB9F0" w14:textId="77777777" w:rsidR="00B3146A" w:rsidRPr="00B3146A" w:rsidRDefault="00B3146A" w:rsidP="00B3146A">
      <w:r w:rsidRPr="00B3146A">
        <w:t xml:space="preserve">uint16_t </w:t>
      </w:r>
      <w:proofErr w:type="spellStart"/>
      <w:r w:rsidRPr="00B3146A">
        <w:t>received_data</w:t>
      </w:r>
      <w:proofErr w:type="spellEnd"/>
      <w:r w:rsidRPr="00B3146A">
        <w:t xml:space="preserve"> = SPI_I2S_</w:t>
      </w:r>
      <w:proofErr w:type="gramStart"/>
      <w:r w:rsidRPr="00B3146A">
        <w:t>ReceiveData(</w:t>
      </w:r>
      <w:proofErr w:type="gramEnd"/>
      <w:r w:rsidRPr="00B3146A">
        <w:t>SPI1);</w:t>
      </w:r>
    </w:p>
    <w:p w14:paraId="6BA90D4B" w14:textId="77777777" w:rsidR="00B3146A" w:rsidRPr="00B3146A" w:rsidRDefault="00B3146A" w:rsidP="00AF334A">
      <w:pPr>
        <w:pStyle w:val="3"/>
      </w:pPr>
      <w:r w:rsidRPr="00B3146A">
        <w:rPr>
          <w:rFonts w:ascii="Segoe UI Emoji" w:hAnsi="Segoe UI Emoji" w:cs="Segoe UI Emoji"/>
        </w:rPr>
        <w:t>⚠️</w:t>
      </w:r>
      <w:r w:rsidRPr="00B3146A">
        <w:t xml:space="preserve"> 重要注意事项 </w:t>
      </w:r>
    </w:p>
    <w:p w14:paraId="4F6FDFAB" w14:textId="77777777" w:rsidR="00B3146A" w:rsidRPr="00B3146A" w:rsidRDefault="00B3146A" w:rsidP="00B3146A">
      <w:pPr>
        <w:numPr>
          <w:ilvl w:val="0"/>
          <w:numId w:val="613"/>
        </w:numPr>
      </w:pPr>
      <w:r w:rsidRPr="00B3146A">
        <w:t>这个函数</w:t>
      </w:r>
      <w:r w:rsidRPr="00B3146A">
        <w:rPr>
          <w:b/>
          <w:bCs/>
        </w:rPr>
        <w:t>仅在单线双向模式</w:t>
      </w:r>
      <w:r w:rsidRPr="00B3146A">
        <w:t>下使用才有意义。在标准的双线全双工或双线半双工模式下，不需要调用此函数。</w:t>
      </w:r>
    </w:p>
    <w:p w14:paraId="11E492D8" w14:textId="77777777" w:rsidR="00B3146A" w:rsidRPr="00B3146A" w:rsidRDefault="00B3146A" w:rsidP="00B3146A">
      <w:pPr>
        <w:numPr>
          <w:ilvl w:val="0"/>
          <w:numId w:val="613"/>
        </w:numPr>
      </w:pPr>
      <w:r w:rsidRPr="00B3146A">
        <w:t>在切换数据方向前，请确保当前的数据传输已经完成（例如，检查TXE发送缓冲区空标志）。</w:t>
      </w:r>
    </w:p>
    <w:p w14:paraId="08E21548" w14:textId="77777777" w:rsidR="00B3146A" w:rsidRPr="00B3146A" w:rsidRDefault="00B3146A" w:rsidP="00B3146A">
      <w:pPr>
        <w:numPr>
          <w:ilvl w:val="0"/>
          <w:numId w:val="613"/>
        </w:numPr>
      </w:pPr>
      <w:r w:rsidRPr="00B3146A">
        <w:t>通信的双方（主机和从机）需要事先约定好协议，明确何时切换数据方向，以避免通信冲突。</w:t>
      </w:r>
    </w:p>
    <w:p w14:paraId="64571018" w14:textId="77777777" w:rsidR="00B3146A" w:rsidRPr="00B3146A" w:rsidRDefault="00B3146A" w:rsidP="00B3146A">
      <w:r w:rsidRPr="00B3146A">
        <w:t xml:space="preserve">希望这个详细的讲解能帮助您理解 </w:t>
      </w:r>
      <w:proofErr w:type="spellStart"/>
      <w:r w:rsidRPr="00B3146A">
        <w:t>SPI_BiDirectionalLineConfig</w:t>
      </w:r>
      <w:proofErr w:type="spellEnd"/>
      <w:r w:rsidRPr="00B3146A">
        <w:t>函数。如果您对STM32的SPI通信还有其他疑问，我很乐意继续为您解答！</w:t>
      </w:r>
    </w:p>
    <w:p w14:paraId="6CD29FB4" w14:textId="77777777" w:rsidR="00B3146A" w:rsidRPr="00B3146A" w:rsidRDefault="00B3146A" w:rsidP="00B3146A"/>
    <w:p w14:paraId="27867828" w14:textId="576BA55F" w:rsidR="00D46492" w:rsidRDefault="00D46492" w:rsidP="00D46492">
      <w:pPr>
        <w:pStyle w:val="2"/>
      </w:pPr>
      <w:r>
        <w:t>SPI_I2S_GetFlagStatus()</w:t>
      </w:r>
      <w:r w:rsidR="0050721F">
        <w:br/>
      </w:r>
      <w:r w:rsidR="0050721F" w:rsidRPr="0050721F">
        <w:t>检查STM32中SPI或I2S外设的特定状态标志</w:t>
      </w:r>
    </w:p>
    <w:p w14:paraId="396AD213" w14:textId="77777777" w:rsidR="0050721F" w:rsidRPr="0050721F" w:rsidRDefault="0050721F" w:rsidP="0050721F">
      <w:r w:rsidRPr="0050721F">
        <w:t>SPI_I2S_GetFlagStatus函数用于检查STM32中SPI或I2S外设的特定状态标志，是使用标准外设库进行SPI通信时实现轮询操作的关键函数。</w:t>
      </w:r>
    </w:p>
    <w:p w14:paraId="5209E776" w14:textId="77777777" w:rsidR="0050721F" w:rsidRPr="0050721F" w:rsidRDefault="0050721F" w:rsidP="0050721F">
      <w:pPr>
        <w:rPr>
          <w:b/>
          <w:bCs/>
        </w:rPr>
      </w:pPr>
      <w:r w:rsidRPr="0050721F">
        <w:rPr>
          <w:rFonts w:ascii="Segoe UI Emoji" w:hAnsi="Segoe UI Emoji" w:cs="Segoe UI Emoji"/>
          <w:b/>
          <w:bCs/>
        </w:rPr>
        <w:t>📖</w:t>
      </w:r>
      <w:r w:rsidRPr="0050721F">
        <w:rPr>
          <w:b/>
          <w:bCs/>
        </w:rPr>
        <w:t xml:space="preserve"> 函数原型与参数说明 </w:t>
      </w:r>
    </w:p>
    <w:p w14:paraId="61017B6C" w14:textId="77777777" w:rsidR="0050721F" w:rsidRPr="0050721F" w:rsidRDefault="0050721F" w:rsidP="00AF334A">
      <w:pPr>
        <w:pStyle w:val="3"/>
      </w:pPr>
      <w:r w:rsidRPr="0050721F">
        <w:rPr>
          <w:rFonts w:ascii="Times New Roman" w:hAnsi="Times New Roman" w:cs="Times New Roman"/>
        </w:rPr>
        <w:lastRenderedPageBreak/>
        <w:t>​</w:t>
      </w:r>
      <w:r w:rsidRPr="0050721F">
        <w:t>函数原型</w:t>
      </w:r>
      <w:r w:rsidRPr="0050721F">
        <w:rPr>
          <w:rFonts w:ascii="Times New Roman" w:hAnsi="Times New Roman" w:cs="Times New Roman"/>
        </w:rPr>
        <w:t>​</w:t>
      </w:r>
      <w:r w:rsidRPr="0050721F">
        <w:t>：</w:t>
      </w:r>
    </w:p>
    <w:p w14:paraId="10E8CB1C" w14:textId="77777777" w:rsidR="0050721F" w:rsidRPr="0050721F" w:rsidRDefault="0050721F" w:rsidP="0050721F">
      <w:proofErr w:type="spellStart"/>
      <w:r w:rsidRPr="0050721F">
        <w:t>FlagStatus</w:t>
      </w:r>
      <w:proofErr w:type="spellEnd"/>
      <w:r w:rsidRPr="0050721F">
        <w:t xml:space="preserve"> SPI_I2S_</w:t>
      </w:r>
      <w:proofErr w:type="gramStart"/>
      <w:r w:rsidRPr="0050721F">
        <w:t>GetFlagStatus(</w:t>
      </w:r>
      <w:proofErr w:type="spellStart"/>
      <w:proofErr w:type="gramEnd"/>
      <w:r w:rsidRPr="0050721F">
        <w:t>SPI_TypeDef</w:t>
      </w:r>
      <w:proofErr w:type="spellEnd"/>
      <w:r w:rsidRPr="0050721F">
        <w:t xml:space="preserve">* </w:t>
      </w:r>
      <w:proofErr w:type="spellStart"/>
      <w:r w:rsidRPr="0050721F">
        <w:t>SPIx</w:t>
      </w:r>
      <w:proofErr w:type="spellEnd"/>
      <w:r w:rsidRPr="0050721F">
        <w:t>, uint16_t SPI_I2S_FLAG)</w:t>
      </w:r>
    </w:p>
    <w:p w14:paraId="4DC4A1BA" w14:textId="77777777" w:rsidR="0050721F" w:rsidRPr="0050721F" w:rsidRDefault="0050721F" w:rsidP="0050721F">
      <w:pPr>
        <w:numPr>
          <w:ilvl w:val="0"/>
          <w:numId w:val="614"/>
        </w:numPr>
      </w:pPr>
      <w:r w:rsidRPr="0050721F">
        <w:rPr>
          <w:rFonts w:ascii="Times New Roman" w:hAnsi="Times New Roman" w:cs="Times New Roman"/>
        </w:rPr>
        <w:t>​</w:t>
      </w:r>
      <w:proofErr w:type="spellStart"/>
      <w:r w:rsidRPr="0050721F">
        <w:rPr>
          <w:b/>
          <w:bCs/>
        </w:rPr>
        <w:t>SPIx</w:t>
      </w:r>
      <w:proofErr w:type="spellEnd"/>
      <w:r w:rsidRPr="0050721F">
        <w:rPr>
          <w:rFonts w:ascii="Times New Roman" w:hAnsi="Times New Roman" w:cs="Times New Roman"/>
        </w:rPr>
        <w:t>​</w:t>
      </w:r>
      <w:r w:rsidRPr="0050721F">
        <w:t>：指定要检查的SPI或I2S外设。例如，SPI1、SPI2等。</w:t>
      </w:r>
    </w:p>
    <w:p w14:paraId="0B7D2B06" w14:textId="77777777" w:rsidR="0050721F" w:rsidRPr="0050721F" w:rsidRDefault="0050721F" w:rsidP="0050721F">
      <w:pPr>
        <w:numPr>
          <w:ilvl w:val="0"/>
          <w:numId w:val="614"/>
        </w:numPr>
      </w:pPr>
      <w:r w:rsidRPr="0050721F">
        <w:rPr>
          <w:rFonts w:ascii="Times New Roman" w:hAnsi="Times New Roman" w:cs="Times New Roman"/>
        </w:rPr>
        <w:t>​</w:t>
      </w:r>
      <w:r w:rsidRPr="0050721F">
        <w:rPr>
          <w:b/>
          <w:bCs/>
        </w:rPr>
        <w:t>SPI_I2S_FLAG</w:t>
      </w:r>
      <w:r w:rsidRPr="0050721F">
        <w:rPr>
          <w:rFonts w:ascii="Times New Roman" w:hAnsi="Times New Roman" w:cs="Times New Roman"/>
        </w:rPr>
        <w:t>​</w:t>
      </w:r>
      <w:r w:rsidRPr="0050721F">
        <w:t>：指定要检查的状态标志。该参数可以是以下值之一：</w:t>
      </w:r>
    </w:p>
    <w:p w14:paraId="5BE83F79" w14:textId="77777777" w:rsidR="0050721F" w:rsidRPr="0050721F" w:rsidRDefault="0050721F" w:rsidP="0050721F">
      <w:pPr>
        <w:numPr>
          <w:ilvl w:val="1"/>
          <w:numId w:val="614"/>
        </w:numPr>
      </w:pPr>
      <w:r w:rsidRPr="0050721F">
        <w:t>SPI_I2S_FLAG_TXE：发送缓冲区为空标志。表示数据寄存器（DR）已空，可以写入新的待发送数据。</w:t>
      </w:r>
    </w:p>
    <w:p w14:paraId="77D7EAEE" w14:textId="77777777" w:rsidR="0050721F" w:rsidRPr="0050721F" w:rsidRDefault="0050721F" w:rsidP="0050721F">
      <w:pPr>
        <w:numPr>
          <w:ilvl w:val="1"/>
          <w:numId w:val="614"/>
        </w:numPr>
      </w:pPr>
      <w:r w:rsidRPr="0050721F">
        <w:t>SPI_I2S_FLAG_RXNE：接收缓冲区非空标志。表示数据寄存器（DR）中已收到新数据，可以读取。</w:t>
      </w:r>
    </w:p>
    <w:p w14:paraId="315CB4D5" w14:textId="77777777" w:rsidR="0050721F" w:rsidRPr="0050721F" w:rsidRDefault="0050721F" w:rsidP="0050721F">
      <w:pPr>
        <w:numPr>
          <w:ilvl w:val="1"/>
          <w:numId w:val="614"/>
        </w:numPr>
      </w:pPr>
      <w:r w:rsidRPr="0050721F">
        <w:t>SPI_I2S_FLAG_BSY：忙标志。表示SPI通信正在进行中（发送或接收）。</w:t>
      </w:r>
    </w:p>
    <w:p w14:paraId="4C921955" w14:textId="77777777" w:rsidR="0050721F" w:rsidRPr="0050721F" w:rsidRDefault="0050721F" w:rsidP="0050721F">
      <w:pPr>
        <w:numPr>
          <w:ilvl w:val="1"/>
          <w:numId w:val="614"/>
        </w:numPr>
      </w:pPr>
      <w:r w:rsidRPr="0050721F">
        <w:t>SPI_FLAG_MODF：模式错误标志。</w:t>
      </w:r>
    </w:p>
    <w:p w14:paraId="1BE2B66F" w14:textId="77777777" w:rsidR="0050721F" w:rsidRPr="0050721F" w:rsidRDefault="0050721F" w:rsidP="0050721F">
      <w:pPr>
        <w:numPr>
          <w:ilvl w:val="1"/>
          <w:numId w:val="614"/>
        </w:numPr>
      </w:pPr>
      <w:r w:rsidRPr="0050721F">
        <w:t>SPI_FLAG_CRCERR：CRC错误标志。</w:t>
      </w:r>
    </w:p>
    <w:p w14:paraId="637D9105" w14:textId="77777777" w:rsidR="0050721F" w:rsidRPr="0050721F" w:rsidRDefault="0050721F" w:rsidP="0050721F">
      <w:pPr>
        <w:numPr>
          <w:ilvl w:val="1"/>
          <w:numId w:val="614"/>
        </w:numPr>
      </w:pPr>
      <w:r w:rsidRPr="0050721F">
        <w:t>SPI_I2S_FLAG_OVR：溢出错误标志。</w:t>
      </w:r>
    </w:p>
    <w:p w14:paraId="63315EB5" w14:textId="77777777" w:rsidR="0050721F" w:rsidRPr="0050721F" w:rsidRDefault="0050721F" w:rsidP="00AF334A">
      <w:pPr>
        <w:pStyle w:val="3"/>
      </w:pPr>
      <w:r w:rsidRPr="0050721F">
        <w:rPr>
          <w:rFonts w:ascii="Segoe UI Emoji" w:hAnsi="Segoe UI Emoji" w:cs="Segoe UI Emoji"/>
        </w:rPr>
        <w:t>🔧</w:t>
      </w:r>
      <w:r w:rsidRPr="0050721F">
        <w:t xml:space="preserve"> 返回值 </w:t>
      </w:r>
    </w:p>
    <w:p w14:paraId="780B2330" w14:textId="77777777" w:rsidR="0050721F" w:rsidRPr="0050721F" w:rsidRDefault="0050721F" w:rsidP="0050721F">
      <w:pPr>
        <w:numPr>
          <w:ilvl w:val="0"/>
          <w:numId w:val="615"/>
        </w:numPr>
      </w:pPr>
      <w:r w:rsidRPr="0050721F">
        <w:rPr>
          <w:rFonts w:ascii="Times New Roman" w:hAnsi="Times New Roman" w:cs="Times New Roman"/>
        </w:rPr>
        <w:t>​</w:t>
      </w:r>
      <w:r w:rsidRPr="0050721F">
        <w:rPr>
          <w:b/>
          <w:bCs/>
        </w:rPr>
        <w:t>SET</w:t>
      </w:r>
      <w:r w:rsidRPr="0050721F">
        <w:rPr>
          <w:rFonts w:ascii="Times New Roman" w:hAnsi="Times New Roman" w:cs="Times New Roman"/>
        </w:rPr>
        <w:t>​</w:t>
      </w:r>
      <w:r w:rsidRPr="0050721F">
        <w:t>：指定的标志位状态为1（置位）。</w:t>
      </w:r>
    </w:p>
    <w:p w14:paraId="5E51D5AE" w14:textId="77777777" w:rsidR="0050721F" w:rsidRPr="0050721F" w:rsidRDefault="0050721F" w:rsidP="0050721F">
      <w:pPr>
        <w:numPr>
          <w:ilvl w:val="0"/>
          <w:numId w:val="615"/>
        </w:numPr>
      </w:pPr>
      <w:r w:rsidRPr="0050721F">
        <w:rPr>
          <w:rFonts w:ascii="Times New Roman" w:hAnsi="Times New Roman" w:cs="Times New Roman"/>
        </w:rPr>
        <w:t>​</w:t>
      </w:r>
      <w:r w:rsidRPr="0050721F">
        <w:rPr>
          <w:b/>
          <w:bCs/>
        </w:rPr>
        <w:t>RESET</w:t>
      </w:r>
      <w:r w:rsidRPr="0050721F">
        <w:rPr>
          <w:rFonts w:ascii="Times New Roman" w:hAnsi="Times New Roman" w:cs="Times New Roman"/>
        </w:rPr>
        <w:t>​</w:t>
      </w:r>
      <w:r w:rsidRPr="0050721F">
        <w:t>：指定的标志位状态为0（复位）。</w:t>
      </w:r>
    </w:p>
    <w:p w14:paraId="047F6E20" w14:textId="77777777" w:rsidR="0050721F" w:rsidRPr="0050721F" w:rsidRDefault="0050721F" w:rsidP="00AF334A">
      <w:pPr>
        <w:pStyle w:val="3"/>
      </w:pPr>
      <w:r w:rsidRPr="0050721F">
        <w:rPr>
          <w:rFonts w:ascii="Segoe UI Emoji" w:hAnsi="Segoe UI Emoji" w:cs="Segoe UI Emoji"/>
        </w:rPr>
        <w:t>💡</w:t>
      </w:r>
      <w:r w:rsidRPr="0050721F">
        <w:t xml:space="preserve"> 功能与典型应用场景 </w:t>
      </w:r>
    </w:p>
    <w:p w14:paraId="27B0630B" w14:textId="77777777" w:rsidR="0050721F" w:rsidRPr="0050721F" w:rsidRDefault="0050721F" w:rsidP="0050721F">
      <w:r w:rsidRPr="0050721F">
        <w:t>此函数的主要作用是让程序能够查询SPI总线的当前状态，从而决定下一步操作。它通常用于</w:t>
      </w:r>
      <w:r w:rsidRPr="0050721F">
        <w:rPr>
          <w:b/>
          <w:bCs/>
        </w:rPr>
        <w:t>轮询（Polling）</w:t>
      </w:r>
      <w:r w:rsidRPr="0050721F">
        <w:rPr>
          <w:rFonts w:ascii="Times New Roman" w:hAnsi="Times New Roman" w:cs="Times New Roman"/>
          <w:b/>
          <w:bCs/>
        </w:rPr>
        <w:t>​</w:t>
      </w:r>
      <w:r w:rsidRPr="0050721F">
        <w:rPr>
          <w:rFonts w:ascii="Times New Roman" w:hAnsi="Times New Roman" w:cs="Times New Roman"/>
        </w:rPr>
        <w:t>​</w:t>
      </w:r>
      <w:r w:rsidRPr="0050721F">
        <w:t xml:space="preserve"> 方式下的SPI数据传输。</w:t>
      </w:r>
    </w:p>
    <w:p w14:paraId="34D47749" w14:textId="77777777" w:rsidR="0050721F" w:rsidRPr="0050721F" w:rsidRDefault="0050721F" w:rsidP="0050721F">
      <w:pPr>
        <w:numPr>
          <w:ilvl w:val="0"/>
          <w:numId w:val="616"/>
        </w:numPr>
      </w:pPr>
      <w:r w:rsidRPr="0050721F">
        <w:rPr>
          <w:rFonts w:ascii="Times New Roman" w:hAnsi="Times New Roman" w:cs="Times New Roman"/>
        </w:rPr>
        <w:t>​</w:t>
      </w:r>
      <w:r w:rsidRPr="0050721F">
        <w:rPr>
          <w:b/>
          <w:bCs/>
        </w:rPr>
        <w:t>等待发送缓冲区为空（TXE）</w:t>
      </w:r>
      <w:r w:rsidRPr="0050721F">
        <w:rPr>
          <w:rFonts w:ascii="Times New Roman" w:hAnsi="Times New Roman" w:cs="Times New Roman"/>
          <w:b/>
          <w:bCs/>
        </w:rPr>
        <w:t>​</w:t>
      </w:r>
      <w:r w:rsidRPr="0050721F">
        <w:rPr>
          <w:rFonts w:ascii="Times New Roman" w:hAnsi="Times New Roman" w:cs="Times New Roman"/>
        </w:rPr>
        <w:t>​</w:t>
      </w:r>
      <w:r w:rsidRPr="0050721F">
        <w:t>：在发送数据前，需要确保上一个数据已经移出数据寄存器。</w:t>
      </w:r>
    </w:p>
    <w:p w14:paraId="55F100A3" w14:textId="77777777" w:rsidR="0050721F" w:rsidRPr="0050721F" w:rsidRDefault="0050721F" w:rsidP="0050721F">
      <w:pPr>
        <w:numPr>
          <w:ilvl w:val="0"/>
          <w:numId w:val="616"/>
        </w:numPr>
        <w:tabs>
          <w:tab w:val="clear" w:pos="720"/>
        </w:tabs>
      </w:pPr>
      <w:r w:rsidRPr="0050721F">
        <w:t>// 等待发送缓冲区准备好</w:t>
      </w:r>
    </w:p>
    <w:p w14:paraId="19B2543E" w14:textId="77777777" w:rsidR="0050721F" w:rsidRPr="0050721F" w:rsidRDefault="0050721F" w:rsidP="0050721F">
      <w:pPr>
        <w:numPr>
          <w:ilvl w:val="0"/>
          <w:numId w:val="616"/>
        </w:numPr>
        <w:tabs>
          <w:tab w:val="clear" w:pos="720"/>
        </w:tabs>
      </w:pPr>
      <w:r w:rsidRPr="0050721F">
        <w:t>while (SPI_I2S_</w:t>
      </w:r>
      <w:proofErr w:type="gramStart"/>
      <w:r w:rsidRPr="0050721F">
        <w:t>GetFlagStatus(</w:t>
      </w:r>
      <w:proofErr w:type="gramEnd"/>
      <w:r w:rsidRPr="0050721F">
        <w:t>SPI1, SPI_I2S_FLAG_TXE) == RESET);</w:t>
      </w:r>
    </w:p>
    <w:p w14:paraId="69569EFF" w14:textId="77777777" w:rsidR="0050721F" w:rsidRPr="0050721F" w:rsidRDefault="0050721F" w:rsidP="0050721F">
      <w:pPr>
        <w:numPr>
          <w:ilvl w:val="0"/>
          <w:numId w:val="616"/>
        </w:numPr>
        <w:tabs>
          <w:tab w:val="clear" w:pos="720"/>
        </w:tabs>
      </w:pPr>
      <w:r w:rsidRPr="0050721F">
        <w:t>// 确认缓冲区为空后，写入新数据</w:t>
      </w:r>
    </w:p>
    <w:p w14:paraId="3B1E79A0" w14:textId="77777777" w:rsidR="0050721F" w:rsidRPr="0050721F" w:rsidRDefault="0050721F" w:rsidP="0050721F">
      <w:r w:rsidRPr="0050721F">
        <w:t>SPI_I2S_</w:t>
      </w:r>
      <w:proofErr w:type="gramStart"/>
      <w:r w:rsidRPr="0050721F">
        <w:t>SendData(</w:t>
      </w:r>
      <w:proofErr w:type="gramEnd"/>
      <w:r w:rsidRPr="0050721F">
        <w:t xml:space="preserve">SPI1, </w:t>
      </w:r>
      <w:proofErr w:type="spellStart"/>
      <w:r w:rsidRPr="0050721F">
        <w:t>data_to_send</w:t>
      </w:r>
      <w:proofErr w:type="spellEnd"/>
      <w:r w:rsidRPr="0050721F">
        <w:t>);</w:t>
      </w:r>
    </w:p>
    <w:p w14:paraId="1B2CB290" w14:textId="77777777" w:rsidR="0050721F" w:rsidRPr="0050721F" w:rsidRDefault="0050721F" w:rsidP="0050721F">
      <w:pPr>
        <w:numPr>
          <w:ilvl w:val="0"/>
          <w:numId w:val="616"/>
        </w:numPr>
      </w:pPr>
      <w:r w:rsidRPr="0050721F">
        <w:rPr>
          <w:rFonts w:ascii="Times New Roman" w:hAnsi="Times New Roman" w:cs="Times New Roman"/>
        </w:rPr>
        <w:t>​</w:t>
      </w:r>
      <w:r w:rsidRPr="0050721F">
        <w:rPr>
          <w:b/>
          <w:bCs/>
        </w:rPr>
        <w:t>检查数据是否接收完成（RXNE）</w:t>
      </w:r>
      <w:r w:rsidRPr="0050721F">
        <w:rPr>
          <w:rFonts w:ascii="Times New Roman" w:hAnsi="Times New Roman" w:cs="Times New Roman"/>
          <w:b/>
          <w:bCs/>
        </w:rPr>
        <w:t>​</w:t>
      </w:r>
      <w:r w:rsidRPr="0050721F">
        <w:rPr>
          <w:rFonts w:ascii="Times New Roman" w:hAnsi="Times New Roman" w:cs="Times New Roman"/>
        </w:rPr>
        <w:t>​</w:t>
      </w:r>
      <w:r w:rsidRPr="0050721F">
        <w:t>：当RXNE标志被置位时，表示已收到数据。</w:t>
      </w:r>
    </w:p>
    <w:p w14:paraId="1CCB0413" w14:textId="77777777" w:rsidR="0050721F" w:rsidRPr="0050721F" w:rsidRDefault="0050721F" w:rsidP="0050721F">
      <w:pPr>
        <w:numPr>
          <w:ilvl w:val="0"/>
          <w:numId w:val="616"/>
        </w:numPr>
        <w:tabs>
          <w:tab w:val="clear" w:pos="720"/>
        </w:tabs>
      </w:pPr>
      <w:r w:rsidRPr="0050721F">
        <w:t>// 等待接收完成</w:t>
      </w:r>
    </w:p>
    <w:p w14:paraId="33680480" w14:textId="77777777" w:rsidR="0050721F" w:rsidRPr="0050721F" w:rsidRDefault="0050721F" w:rsidP="0050721F">
      <w:pPr>
        <w:numPr>
          <w:ilvl w:val="0"/>
          <w:numId w:val="616"/>
        </w:numPr>
        <w:tabs>
          <w:tab w:val="clear" w:pos="720"/>
        </w:tabs>
      </w:pPr>
      <w:r w:rsidRPr="0050721F">
        <w:t>if (SPI_I2S_</w:t>
      </w:r>
      <w:proofErr w:type="gramStart"/>
      <w:r w:rsidRPr="0050721F">
        <w:t>GetFlagStatus(</w:t>
      </w:r>
      <w:proofErr w:type="gramEnd"/>
      <w:r w:rsidRPr="0050721F">
        <w:t>SPI1, SPI_I2S_FLAG_RXNE) == SET) {</w:t>
      </w:r>
    </w:p>
    <w:p w14:paraId="388173CC" w14:textId="77777777" w:rsidR="0050721F" w:rsidRPr="0050721F" w:rsidRDefault="0050721F" w:rsidP="0050721F">
      <w:pPr>
        <w:numPr>
          <w:ilvl w:val="0"/>
          <w:numId w:val="616"/>
        </w:numPr>
        <w:tabs>
          <w:tab w:val="clear" w:pos="720"/>
        </w:tabs>
      </w:pPr>
      <w:r w:rsidRPr="0050721F">
        <w:lastRenderedPageBreak/>
        <w:t xml:space="preserve">    // 读取接收到的数据</w:t>
      </w:r>
    </w:p>
    <w:p w14:paraId="59443605" w14:textId="77777777" w:rsidR="0050721F" w:rsidRPr="0050721F" w:rsidRDefault="0050721F" w:rsidP="0050721F">
      <w:pPr>
        <w:numPr>
          <w:ilvl w:val="0"/>
          <w:numId w:val="616"/>
        </w:numPr>
        <w:tabs>
          <w:tab w:val="clear" w:pos="720"/>
        </w:tabs>
      </w:pPr>
      <w:r w:rsidRPr="0050721F">
        <w:t xml:space="preserve">    uint16_t </w:t>
      </w:r>
      <w:proofErr w:type="spellStart"/>
      <w:r w:rsidRPr="0050721F">
        <w:t>received_data</w:t>
      </w:r>
      <w:proofErr w:type="spellEnd"/>
      <w:r w:rsidRPr="0050721F">
        <w:t xml:space="preserve"> = SPI_I2S_</w:t>
      </w:r>
      <w:proofErr w:type="gramStart"/>
      <w:r w:rsidRPr="0050721F">
        <w:t>ReceiveData(</w:t>
      </w:r>
      <w:proofErr w:type="gramEnd"/>
      <w:r w:rsidRPr="0050721F">
        <w:t>SPI1);</w:t>
      </w:r>
    </w:p>
    <w:p w14:paraId="28D940A6" w14:textId="77777777" w:rsidR="0050721F" w:rsidRPr="0050721F" w:rsidRDefault="0050721F" w:rsidP="0050721F">
      <w:r w:rsidRPr="0050721F">
        <w:t>}</w:t>
      </w:r>
    </w:p>
    <w:p w14:paraId="3191EA2F" w14:textId="77777777" w:rsidR="0050721F" w:rsidRPr="0050721F" w:rsidRDefault="0050721F" w:rsidP="0050721F">
      <w:pPr>
        <w:numPr>
          <w:ilvl w:val="0"/>
          <w:numId w:val="616"/>
        </w:numPr>
      </w:pPr>
      <w:r w:rsidRPr="0050721F">
        <w:rPr>
          <w:rFonts w:ascii="Times New Roman" w:hAnsi="Times New Roman" w:cs="Times New Roman"/>
        </w:rPr>
        <w:t>​</w:t>
      </w:r>
      <w:r w:rsidRPr="0050721F">
        <w:rPr>
          <w:b/>
          <w:bCs/>
        </w:rPr>
        <w:t>检查通信是否繁忙（BSY）</w:t>
      </w:r>
      <w:r w:rsidRPr="0050721F">
        <w:rPr>
          <w:rFonts w:ascii="Times New Roman" w:hAnsi="Times New Roman" w:cs="Times New Roman"/>
          <w:b/>
          <w:bCs/>
        </w:rPr>
        <w:t>​</w:t>
      </w:r>
      <w:r w:rsidRPr="0050721F">
        <w:rPr>
          <w:rFonts w:ascii="Times New Roman" w:hAnsi="Times New Roman" w:cs="Times New Roman"/>
        </w:rPr>
        <w:t>​</w:t>
      </w:r>
      <w:r w:rsidRPr="0050721F">
        <w:t>：在关闭SPI模块或进入低功耗模式前，可用BSY标志确保所有传输都已结束。</w:t>
      </w:r>
    </w:p>
    <w:p w14:paraId="45D1EAA9" w14:textId="77777777" w:rsidR="0050721F" w:rsidRPr="0050721F" w:rsidRDefault="0050721F" w:rsidP="0050721F">
      <w:pPr>
        <w:numPr>
          <w:ilvl w:val="0"/>
          <w:numId w:val="616"/>
        </w:numPr>
        <w:tabs>
          <w:tab w:val="clear" w:pos="720"/>
        </w:tabs>
      </w:pPr>
      <w:r w:rsidRPr="0050721F">
        <w:t>// 等待通信完全结束</w:t>
      </w:r>
    </w:p>
    <w:p w14:paraId="21242A37" w14:textId="77777777" w:rsidR="0050721F" w:rsidRPr="0050721F" w:rsidRDefault="0050721F" w:rsidP="0050721F">
      <w:r w:rsidRPr="0050721F">
        <w:t>while (SPI_I2S_</w:t>
      </w:r>
      <w:proofErr w:type="gramStart"/>
      <w:r w:rsidRPr="0050721F">
        <w:t>GetFlagStatus(</w:t>
      </w:r>
      <w:proofErr w:type="gramEnd"/>
      <w:r w:rsidRPr="0050721F">
        <w:t>SPI1, SPI_I2S_FLAG_BSY) == SET);</w:t>
      </w:r>
    </w:p>
    <w:p w14:paraId="03744B23" w14:textId="77777777" w:rsidR="0050721F" w:rsidRPr="0050721F" w:rsidRDefault="0050721F" w:rsidP="00AF334A">
      <w:pPr>
        <w:pStyle w:val="3"/>
      </w:pPr>
      <w:r w:rsidRPr="0050721F">
        <w:rPr>
          <w:rFonts w:ascii="Segoe UI Emoji" w:hAnsi="Segoe UI Emoji" w:cs="Segoe UI Emoji"/>
        </w:rPr>
        <w:t>📋</w:t>
      </w:r>
      <w:r w:rsidRPr="0050721F">
        <w:t xml:space="preserve"> 完整数据传输流程示例 </w:t>
      </w:r>
    </w:p>
    <w:p w14:paraId="1F733850" w14:textId="77777777" w:rsidR="0050721F" w:rsidRPr="0050721F" w:rsidRDefault="0050721F" w:rsidP="0050721F">
      <w:r w:rsidRPr="0050721F">
        <w:t>下面是一个完整的单字节发送/接收函数示例，展示了如何组合使用这些状态标志：</w:t>
      </w:r>
    </w:p>
    <w:p w14:paraId="22440A30" w14:textId="77777777" w:rsidR="0050721F" w:rsidRPr="0050721F" w:rsidRDefault="0050721F" w:rsidP="0050721F">
      <w:r w:rsidRPr="0050721F">
        <w:t xml:space="preserve">uint8_t </w:t>
      </w:r>
      <w:proofErr w:type="spellStart"/>
      <w:r w:rsidRPr="0050721F">
        <w:t>SPI_</w:t>
      </w:r>
      <w:proofErr w:type="gramStart"/>
      <w:r w:rsidRPr="0050721F">
        <w:t>SendReceiveByte</w:t>
      </w:r>
      <w:proofErr w:type="spellEnd"/>
      <w:r w:rsidRPr="0050721F">
        <w:t>(</w:t>
      </w:r>
      <w:proofErr w:type="gramEnd"/>
      <w:r w:rsidRPr="0050721F">
        <w:t xml:space="preserve">uint8_t </w:t>
      </w:r>
      <w:proofErr w:type="spellStart"/>
      <w:r w:rsidRPr="0050721F">
        <w:t>SendData</w:t>
      </w:r>
      <w:proofErr w:type="spellEnd"/>
      <w:r w:rsidRPr="0050721F">
        <w:t>) {</w:t>
      </w:r>
    </w:p>
    <w:p w14:paraId="2747A4F6" w14:textId="77777777" w:rsidR="0050721F" w:rsidRPr="0050721F" w:rsidRDefault="0050721F" w:rsidP="0050721F">
      <w:r w:rsidRPr="0050721F">
        <w:t xml:space="preserve">    // 等待发送缓冲区为空</w:t>
      </w:r>
    </w:p>
    <w:p w14:paraId="02903CD3" w14:textId="77777777" w:rsidR="0050721F" w:rsidRPr="0050721F" w:rsidRDefault="0050721F" w:rsidP="0050721F">
      <w:r w:rsidRPr="0050721F">
        <w:t xml:space="preserve">    while (SPI_I2S_</w:t>
      </w:r>
      <w:proofErr w:type="gramStart"/>
      <w:r w:rsidRPr="0050721F">
        <w:t>GetFlagStatus(</w:t>
      </w:r>
      <w:proofErr w:type="gramEnd"/>
      <w:r w:rsidRPr="0050721F">
        <w:t>SPI1, SPI_I2S_FLAG_TXE) == RESET);</w:t>
      </w:r>
    </w:p>
    <w:p w14:paraId="727A1AC1" w14:textId="77777777" w:rsidR="0050721F" w:rsidRPr="0050721F" w:rsidRDefault="0050721F" w:rsidP="0050721F">
      <w:r w:rsidRPr="0050721F">
        <w:t xml:space="preserve">    // 发送数据</w:t>
      </w:r>
    </w:p>
    <w:p w14:paraId="51614F7B" w14:textId="77777777" w:rsidR="0050721F" w:rsidRPr="0050721F" w:rsidRDefault="0050721F" w:rsidP="0050721F">
      <w:r w:rsidRPr="0050721F">
        <w:t xml:space="preserve">    SPI_I2S_</w:t>
      </w:r>
      <w:proofErr w:type="gramStart"/>
      <w:r w:rsidRPr="0050721F">
        <w:t>SendData(</w:t>
      </w:r>
      <w:proofErr w:type="gramEnd"/>
      <w:r w:rsidRPr="0050721F">
        <w:t xml:space="preserve">SPI1, </w:t>
      </w:r>
      <w:proofErr w:type="spellStart"/>
      <w:r w:rsidRPr="0050721F">
        <w:t>SendData</w:t>
      </w:r>
      <w:proofErr w:type="spellEnd"/>
      <w:r w:rsidRPr="0050721F">
        <w:t>);</w:t>
      </w:r>
    </w:p>
    <w:p w14:paraId="1D330BB6" w14:textId="77777777" w:rsidR="0050721F" w:rsidRPr="0050721F" w:rsidRDefault="0050721F" w:rsidP="0050721F">
      <w:r w:rsidRPr="0050721F">
        <w:t xml:space="preserve">    // 等待接收完成</w:t>
      </w:r>
    </w:p>
    <w:p w14:paraId="4A54F96B" w14:textId="77777777" w:rsidR="0050721F" w:rsidRPr="0050721F" w:rsidRDefault="0050721F" w:rsidP="0050721F">
      <w:r w:rsidRPr="0050721F">
        <w:t xml:space="preserve">    while (SPI_I2S_</w:t>
      </w:r>
      <w:proofErr w:type="gramStart"/>
      <w:r w:rsidRPr="0050721F">
        <w:t>GetFlagStatus(</w:t>
      </w:r>
      <w:proofErr w:type="gramEnd"/>
      <w:r w:rsidRPr="0050721F">
        <w:t>SPI1, SPI_I2S_FLAG_RXNE) == RESET);</w:t>
      </w:r>
    </w:p>
    <w:p w14:paraId="38F14F78" w14:textId="77777777" w:rsidR="0050721F" w:rsidRPr="0050721F" w:rsidRDefault="0050721F" w:rsidP="0050721F">
      <w:r w:rsidRPr="0050721F">
        <w:t xml:space="preserve">    // 读取并返回接收到的数据</w:t>
      </w:r>
    </w:p>
    <w:p w14:paraId="1C828104" w14:textId="77777777" w:rsidR="0050721F" w:rsidRPr="0050721F" w:rsidRDefault="0050721F" w:rsidP="0050721F">
      <w:r w:rsidRPr="0050721F">
        <w:t xml:space="preserve">    return (uint8_</w:t>
      </w:r>
      <w:proofErr w:type="gramStart"/>
      <w:r w:rsidRPr="0050721F">
        <w:t>t)SPI</w:t>
      </w:r>
      <w:proofErr w:type="gramEnd"/>
      <w:r w:rsidRPr="0050721F">
        <w:t>_I2S_</w:t>
      </w:r>
      <w:proofErr w:type="gramStart"/>
      <w:r w:rsidRPr="0050721F">
        <w:t>ReceiveData(</w:t>
      </w:r>
      <w:proofErr w:type="gramEnd"/>
      <w:r w:rsidRPr="0050721F">
        <w:t>SPI1);</w:t>
      </w:r>
    </w:p>
    <w:p w14:paraId="559C48CC" w14:textId="77777777" w:rsidR="0050721F" w:rsidRPr="0050721F" w:rsidRDefault="0050721F" w:rsidP="0050721F">
      <w:r w:rsidRPr="0050721F">
        <w:t>}</w:t>
      </w:r>
    </w:p>
    <w:p w14:paraId="67A1ABD9" w14:textId="77777777" w:rsidR="0050721F" w:rsidRPr="0050721F" w:rsidRDefault="0050721F" w:rsidP="00AF334A">
      <w:pPr>
        <w:pStyle w:val="3"/>
      </w:pPr>
      <w:r w:rsidRPr="0050721F">
        <w:rPr>
          <w:rFonts w:ascii="Segoe UI Emoji" w:hAnsi="Segoe UI Emoji" w:cs="Segoe UI Emoji"/>
        </w:rPr>
        <w:t>⚠️</w:t>
      </w:r>
      <w:r w:rsidRPr="0050721F">
        <w:t xml:space="preserve"> 重要注意事项 </w:t>
      </w:r>
    </w:p>
    <w:p w14:paraId="404A99B2" w14:textId="77777777" w:rsidR="0050721F" w:rsidRPr="0050721F" w:rsidRDefault="0050721F" w:rsidP="0050721F">
      <w:pPr>
        <w:numPr>
          <w:ilvl w:val="0"/>
          <w:numId w:val="617"/>
        </w:numPr>
      </w:pPr>
      <w:r w:rsidRPr="0050721F">
        <w:rPr>
          <w:rFonts w:ascii="Times New Roman" w:hAnsi="Times New Roman" w:cs="Times New Roman"/>
        </w:rPr>
        <w:t>​</w:t>
      </w:r>
      <w:r w:rsidRPr="0050721F">
        <w:rPr>
          <w:b/>
          <w:bCs/>
        </w:rPr>
        <w:t>标志清除方式</w:t>
      </w:r>
      <w:r w:rsidRPr="0050721F">
        <w:rPr>
          <w:rFonts w:ascii="Times New Roman" w:hAnsi="Times New Roman" w:cs="Times New Roman"/>
        </w:rPr>
        <w:t>​</w:t>
      </w:r>
      <w:r w:rsidRPr="0050721F">
        <w:t>：不同标志位的清除方式不同。例如，</w:t>
      </w:r>
      <w:r w:rsidRPr="0050721F">
        <w:rPr>
          <w:rFonts w:ascii="Times New Roman" w:hAnsi="Times New Roman" w:cs="Times New Roman"/>
        </w:rPr>
        <w:t>​</w:t>
      </w:r>
      <w:r w:rsidRPr="0050721F">
        <w:rPr>
          <w:b/>
          <w:bCs/>
        </w:rPr>
        <w:t>读取</w:t>
      </w:r>
      <w:proofErr w:type="spellStart"/>
      <w:r w:rsidRPr="0050721F">
        <w:rPr>
          <w:b/>
          <w:bCs/>
        </w:rPr>
        <w:t>SPIx</w:t>
      </w:r>
      <w:proofErr w:type="spellEnd"/>
      <w:r w:rsidRPr="0050721F">
        <w:rPr>
          <w:b/>
          <w:bCs/>
        </w:rPr>
        <w:t>-&gt;DR寄存器（通常通过SPI_I2S_ReceiveData函数）会清除RXNE标志</w:t>
      </w:r>
      <w:r w:rsidRPr="0050721F">
        <w:t>，而</w:t>
      </w:r>
      <w:r w:rsidRPr="0050721F">
        <w:rPr>
          <w:b/>
          <w:bCs/>
        </w:rPr>
        <w:t>写入</w:t>
      </w:r>
      <w:proofErr w:type="spellStart"/>
      <w:r w:rsidRPr="0050721F">
        <w:rPr>
          <w:b/>
          <w:bCs/>
        </w:rPr>
        <w:t>SPIx</w:t>
      </w:r>
      <w:proofErr w:type="spellEnd"/>
      <w:r w:rsidRPr="0050721F">
        <w:rPr>
          <w:b/>
          <w:bCs/>
        </w:rPr>
        <w:t>-&gt;DR寄存器（通过SPI_I2S_SendData函数）会清除TXE标志</w:t>
      </w:r>
      <w:r w:rsidRPr="0050721F">
        <w:t>。错误标志如OVR通常需要软件序列来清除。</w:t>
      </w:r>
    </w:p>
    <w:p w14:paraId="08F710CB" w14:textId="77777777" w:rsidR="0050721F" w:rsidRPr="0050721F" w:rsidRDefault="0050721F" w:rsidP="0050721F">
      <w:pPr>
        <w:numPr>
          <w:ilvl w:val="0"/>
          <w:numId w:val="617"/>
        </w:numPr>
      </w:pPr>
      <w:r w:rsidRPr="0050721F">
        <w:rPr>
          <w:rFonts w:ascii="Times New Roman" w:hAnsi="Times New Roman" w:cs="Times New Roman"/>
        </w:rPr>
        <w:t>​</w:t>
      </w:r>
      <w:r w:rsidRPr="0050721F">
        <w:rPr>
          <w:b/>
          <w:bCs/>
        </w:rPr>
        <w:t>HAL库中的等效功能</w:t>
      </w:r>
      <w:r w:rsidRPr="0050721F">
        <w:rPr>
          <w:rFonts w:ascii="Times New Roman" w:hAnsi="Times New Roman" w:cs="Times New Roman"/>
        </w:rPr>
        <w:t>​</w:t>
      </w:r>
      <w:r w:rsidRPr="0050721F">
        <w:t>：如果使用STM32CubeHAL库，通常会使用__HAL_SPI_GET_FLAG宏来实现类似的功能，其用法与标准库函数非常相似。</w:t>
      </w:r>
    </w:p>
    <w:p w14:paraId="094BE808" w14:textId="77777777" w:rsidR="0050721F" w:rsidRPr="0050721F" w:rsidRDefault="0050721F" w:rsidP="0050721F">
      <w:r w:rsidRPr="0050721F">
        <w:t>希望这个详细的解释能帮助你更好地理解和使用SPI_I2S_GetFlagStatus函数。</w:t>
      </w:r>
    </w:p>
    <w:p w14:paraId="63541A5D" w14:textId="77777777" w:rsidR="0050721F" w:rsidRPr="0050721F" w:rsidRDefault="0050721F" w:rsidP="0050721F"/>
    <w:p w14:paraId="6CBC54B8" w14:textId="373A3547" w:rsidR="00D46492" w:rsidRDefault="00D46492" w:rsidP="00D46492">
      <w:pPr>
        <w:pStyle w:val="2"/>
      </w:pPr>
      <w:r>
        <w:t>SPI_I2S_ClearFlag()</w:t>
      </w:r>
      <w:r w:rsidR="00327DE0">
        <w:br/>
      </w:r>
      <w:r w:rsidR="00327DE0" w:rsidRPr="00327DE0">
        <w:t>清除SPI或I2S外设的特定状态标志</w:t>
      </w:r>
    </w:p>
    <w:p w14:paraId="031210FB" w14:textId="77777777" w:rsidR="00327DE0" w:rsidRPr="00327DE0" w:rsidRDefault="00327DE0" w:rsidP="00327DE0">
      <w:r w:rsidRPr="00327DE0">
        <w:t>关于STM32标准外设库中的 SPI_I2S_ClearFlag函数，它用于清除SPI或I2S外设的特定状态标志。以下是详细说明。</w:t>
      </w:r>
    </w:p>
    <w:p w14:paraId="672225C1" w14:textId="77777777" w:rsidR="00327DE0" w:rsidRPr="00327DE0" w:rsidRDefault="00327DE0" w:rsidP="00327DE0">
      <w:pPr>
        <w:rPr>
          <w:b/>
          <w:bCs/>
        </w:rPr>
      </w:pPr>
      <w:r w:rsidRPr="00327DE0">
        <w:rPr>
          <w:b/>
          <w:bCs/>
        </w:rPr>
        <w:t xml:space="preserve">函数原型与作用 </w:t>
      </w:r>
    </w:p>
    <w:p w14:paraId="240F3C47" w14:textId="77777777" w:rsidR="00327DE0" w:rsidRPr="00327DE0" w:rsidRDefault="00327DE0" w:rsidP="00AF334A">
      <w:pPr>
        <w:pStyle w:val="3"/>
      </w:pPr>
      <w:r w:rsidRPr="00327DE0">
        <w:rPr>
          <w:rFonts w:ascii="Times New Roman" w:hAnsi="Times New Roman" w:cs="Times New Roman"/>
        </w:rPr>
        <w:t>​</w:t>
      </w:r>
      <w:r w:rsidRPr="00327DE0">
        <w:t>函数原型</w:t>
      </w:r>
      <w:r w:rsidRPr="00327DE0">
        <w:rPr>
          <w:rFonts w:ascii="Times New Roman" w:hAnsi="Times New Roman" w:cs="Times New Roman"/>
        </w:rPr>
        <w:t>​</w:t>
      </w:r>
      <w:r w:rsidRPr="00327DE0">
        <w:t>：</w:t>
      </w:r>
    </w:p>
    <w:p w14:paraId="77882E21" w14:textId="77777777" w:rsidR="00327DE0" w:rsidRPr="00327DE0" w:rsidRDefault="00327DE0" w:rsidP="00327DE0">
      <w:r w:rsidRPr="00327DE0">
        <w:t>void SPI_I2S_</w:t>
      </w:r>
      <w:proofErr w:type="gramStart"/>
      <w:r w:rsidRPr="00327DE0">
        <w:t>ClearFlag(</w:t>
      </w:r>
      <w:proofErr w:type="spellStart"/>
      <w:proofErr w:type="gramEnd"/>
      <w:r w:rsidRPr="00327DE0">
        <w:t>SPI_TypeDef</w:t>
      </w:r>
      <w:proofErr w:type="spellEnd"/>
      <w:r w:rsidRPr="00327DE0">
        <w:t xml:space="preserve">* </w:t>
      </w:r>
      <w:proofErr w:type="spellStart"/>
      <w:r w:rsidRPr="00327DE0">
        <w:t>SPIx</w:t>
      </w:r>
      <w:proofErr w:type="spellEnd"/>
      <w:r w:rsidRPr="00327DE0">
        <w:t>, uint16_t SPI_I2S_FLAG)</w:t>
      </w:r>
    </w:p>
    <w:p w14:paraId="3E5EACFD" w14:textId="77777777" w:rsidR="00327DE0" w:rsidRPr="00327DE0" w:rsidRDefault="00327DE0" w:rsidP="00327DE0">
      <w:pPr>
        <w:numPr>
          <w:ilvl w:val="0"/>
          <w:numId w:val="618"/>
        </w:numPr>
      </w:pPr>
      <w:r w:rsidRPr="00327DE0">
        <w:rPr>
          <w:rFonts w:ascii="Times New Roman" w:hAnsi="Times New Roman" w:cs="Times New Roman"/>
        </w:rPr>
        <w:t>​</w:t>
      </w:r>
      <w:r w:rsidRPr="00327DE0">
        <w:rPr>
          <w:b/>
          <w:bCs/>
        </w:rPr>
        <w:t xml:space="preserve">参数 </w:t>
      </w:r>
      <w:proofErr w:type="spellStart"/>
      <w:r w:rsidRPr="00327DE0">
        <w:rPr>
          <w:b/>
          <w:bCs/>
        </w:rPr>
        <w:t>SPIx</w:t>
      </w:r>
      <w:proofErr w:type="spellEnd"/>
      <w:r w:rsidRPr="00327DE0">
        <w:rPr>
          <w:rFonts w:ascii="Times New Roman" w:hAnsi="Times New Roman" w:cs="Times New Roman"/>
        </w:rPr>
        <w:t>​</w:t>
      </w:r>
      <w:r w:rsidRPr="00327DE0">
        <w:t>：指定要操作的SPI或I2S外设，例如 SPI1、SPI2等。</w:t>
      </w:r>
    </w:p>
    <w:p w14:paraId="511F2945" w14:textId="77777777" w:rsidR="00327DE0" w:rsidRPr="00327DE0" w:rsidRDefault="00327DE0" w:rsidP="00327DE0">
      <w:pPr>
        <w:numPr>
          <w:ilvl w:val="0"/>
          <w:numId w:val="618"/>
        </w:numPr>
      </w:pPr>
      <w:r w:rsidRPr="00327DE0">
        <w:rPr>
          <w:rFonts w:ascii="Times New Roman" w:hAnsi="Times New Roman" w:cs="Times New Roman"/>
        </w:rPr>
        <w:t>​</w:t>
      </w:r>
      <w:r w:rsidRPr="00327DE0">
        <w:rPr>
          <w:b/>
          <w:bCs/>
        </w:rPr>
        <w:t>参数 SPI_I2S_FLAG</w:t>
      </w:r>
      <w:r w:rsidRPr="00327DE0">
        <w:rPr>
          <w:rFonts w:ascii="Times New Roman" w:hAnsi="Times New Roman" w:cs="Times New Roman"/>
        </w:rPr>
        <w:t>​</w:t>
      </w:r>
      <w:r w:rsidRPr="00327DE0">
        <w:t>：指定要清除的状态标志。需要注意的是，并非所有标志位都能通过此函数清除。该参数通常用于清除</w:t>
      </w:r>
      <w:r w:rsidRPr="00327DE0">
        <w:rPr>
          <w:b/>
          <w:bCs/>
        </w:rPr>
        <w:t>错误类标志</w:t>
      </w:r>
      <w:r w:rsidRPr="00327DE0">
        <w:t>，例如：</w:t>
      </w:r>
    </w:p>
    <w:p w14:paraId="337F2138" w14:textId="77777777" w:rsidR="00327DE0" w:rsidRPr="00327DE0" w:rsidRDefault="00327DE0" w:rsidP="00327DE0">
      <w:pPr>
        <w:numPr>
          <w:ilvl w:val="1"/>
          <w:numId w:val="618"/>
        </w:numPr>
      </w:pPr>
      <w:r w:rsidRPr="00327DE0">
        <w:t>SPI_FLAG_CRCERR：CRC错误标志，表示接收的数据与计算的CRC值不匹配。</w:t>
      </w:r>
    </w:p>
    <w:p w14:paraId="2F2A436D" w14:textId="77777777" w:rsidR="00327DE0" w:rsidRPr="00327DE0" w:rsidRDefault="00327DE0" w:rsidP="00327DE0">
      <w:pPr>
        <w:numPr>
          <w:ilvl w:val="1"/>
          <w:numId w:val="618"/>
        </w:numPr>
      </w:pPr>
      <w:r w:rsidRPr="00327DE0">
        <w:t>SPI_I2S_FLAG_OVR：溢出错误标志，表示在接收缓冲区中的数据尚未被读取时，又有新数据被接收，导致数据丢失。</w:t>
      </w:r>
    </w:p>
    <w:p w14:paraId="03697D86" w14:textId="77777777" w:rsidR="00327DE0" w:rsidRPr="00327DE0" w:rsidRDefault="00327DE0" w:rsidP="00AF334A">
      <w:pPr>
        <w:pStyle w:val="3"/>
      </w:pPr>
      <w:r w:rsidRPr="00327DE0">
        <w:t xml:space="preserve">功能详解与使用场景 </w:t>
      </w:r>
    </w:p>
    <w:p w14:paraId="010137C1" w14:textId="77777777" w:rsidR="00327DE0" w:rsidRPr="00327DE0" w:rsidRDefault="00327DE0" w:rsidP="00327DE0">
      <w:r w:rsidRPr="00327DE0">
        <w:t>SPI_I2S_ClearFlag函数的主要作用是</w:t>
      </w:r>
      <w:r w:rsidRPr="00327DE0">
        <w:rPr>
          <w:b/>
          <w:bCs/>
        </w:rPr>
        <w:t>手动清除由硬件自动置位（SET）的错误状态标志</w:t>
      </w:r>
      <w:r w:rsidRPr="00327DE0">
        <w:t>。</w:t>
      </w:r>
    </w:p>
    <w:p w14:paraId="26C491D3" w14:textId="77777777" w:rsidR="00327DE0" w:rsidRPr="00327DE0" w:rsidRDefault="00327DE0" w:rsidP="00327DE0">
      <w:pPr>
        <w:numPr>
          <w:ilvl w:val="0"/>
          <w:numId w:val="619"/>
        </w:numPr>
      </w:pPr>
      <w:r w:rsidRPr="00327DE0">
        <w:rPr>
          <w:rFonts w:ascii="Times New Roman" w:hAnsi="Times New Roman" w:cs="Times New Roman"/>
        </w:rPr>
        <w:t>​</w:t>
      </w:r>
      <w:r w:rsidRPr="00327DE0">
        <w:rPr>
          <w:b/>
          <w:bCs/>
        </w:rPr>
        <w:t>为何需要清除标志</w:t>
      </w:r>
      <w:r w:rsidRPr="00327DE0">
        <w:rPr>
          <w:rFonts w:ascii="Times New Roman" w:hAnsi="Times New Roman" w:cs="Times New Roman"/>
        </w:rPr>
        <w:t>​</w:t>
      </w:r>
      <w:r w:rsidRPr="00327DE0">
        <w:t>：在SPI通信过程中，如果发生错误（如CRC校验失败或数据溢出），相应的错误标志位会被硬件自动置1。这个状态会一直保持，直到被软件清除。如果不主动清除这些标志，就无法准确判断后续是否发生了新的错误。</w:t>
      </w:r>
    </w:p>
    <w:p w14:paraId="5E1B13A8" w14:textId="77777777" w:rsidR="00327DE0" w:rsidRPr="00327DE0" w:rsidRDefault="00327DE0" w:rsidP="00327DE0">
      <w:pPr>
        <w:numPr>
          <w:ilvl w:val="0"/>
          <w:numId w:val="619"/>
        </w:numPr>
      </w:pPr>
      <w:r w:rsidRPr="00327DE0">
        <w:rPr>
          <w:rFonts w:ascii="Times New Roman" w:hAnsi="Times New Roman" w:cs="Times New Roman"/>
        </w:rPr>
        <w:t>​</w:t>
      </w:r>
      <w:r w:rsidRPr="00327DE0">
        <w:rPr>
          <w:b/>
          <w:bCs/>
        </w:rPr>
        <w:t>与自动清除标志的</w:t>
      </w:r>
      <w:proofErr w:type="gramStart"/>
      <w:r w:rsidRPr="00327DE0">
        <w:rPr>
          <w:b/>
          <w:bCs/>
        </w:rPr>
        <w:t>区别</w:t>
      </w:r>
      <w:r w:rsidRPr="00327DE0">
        <w:rPr>
          <w:rFonts w:ascii="Times New Roman" w:hAnsi="Times New Roman" w:cs="Times New Roman"/>
        </w:rPr>
        <w:t>​</w:t>
      </w:r>
      <w:r w:rsidRPr="00327DE0">
        <w:t>：</w:t>
      </w:r>
      <w:proofErr w:type="gramEnd"/>
      <w:r w:rsidRPr="00327DE0">
        <w:t>需要特别注意的是，一些常用的状态标志（如发送缓冲区空</w:t>
      </w:r>
      <w:proofErr w:type="gramStart"/>
      <w:r w:rsidRPr="00327DE0">
        <w:t>标志 SPI_I2S_FLAG_TXE</w:t>
      </w:r>
      <w:proofErr w:type="gramEnd"/>
      <w:r w:rsidRPr="00327DE0">
        <w:t>和接收缓冲区非空</w:t>
      </w:r>
      <w:proofErr w:type="gramStart"/>
      <w:r w:rsidRPr="00327DE0">
        <w:t>标志 SPI_I2S_FLAG_RXNE</w:t>
      </w:r>
      <w:proofErr w:type="gramEnd"/>
      <w:r w:rsidRPr="00327DE0">
        <w:t>）通常</w:t>
      </w:r>
      <w:r w:rsidRPr="00327DE0">
        <w:rPr>
          <w:b/>
          <w:bCs/>
        </w:rPr>
        <w:t>不是</w:t>
      </w:r>
      <w:r w:rsidRPr="00327DE0">
        <w:t>通过调用此函数来清除的。</w:t>
      </w:r>
    </w:p>
    <w:p w14:paraId="4FCE0EBA" w14:textId="77777777" w:rsidR="00327DE0" w:rsidRPr="00327DE0" w:rsidRDefault="00327DE0" w:rsidP="00327DE0">
      <w:pPr>
        <w:numPr>
          <w:ilvl w:val="1"/>
          <w:numId w:val="619"/>
        </w:numPr>
      </w:pPr>
      <w:r w:rsidRPr="00327DE0">
        <w:t>TXE标志在写入数据寄存器（SPI_DR）后由硬件自动清除。</w:t>
      </w:r>
    </w:p>
    <w:p w14:paraId="2F17CCF0" w14:textId="77777777" w:rsidR="00327DE0" w:rsidRPr="00327DE0" w:rsidRDefault="00327DE0" w:rsidP="00327DE0">
      <w:pPr>
        <w:numPr>
          <w:ilvl w:val="1"/>
          <w:numId w:val="619"/>
        </w:numPr>
      </w:pPr>
      <w:r w:rsidRPr="00327DE0">
        <w:t>RXNE标志在读取数据寄存器（SPI_DR）后由硬件自动清除。</w:t>
      </w:r>
    </w:p>
    <w:p w14:paraId="3F1DE516" w14:textId="77777777" w:rsidR="00327DE0" w:rsidRPr="00327DE0" w:rsidRDefault="00327DE0" w:rsidP="00327DE0">
      <w:pPr>
        <w:numPr>
          <w:ilvl w:val="0"/>
          <w:numId w:val="619"/>
        </w:numPr>
      </w:pPr>
      <w:r w:rsidRPr="00327DE0">
        <w:rPr>
          <w:rFonts w:ascii="Times New Roman" w:hAnsi="Times New Roman" w:cs="Times New Roman"/>
        </w:rPr>
        <w:t>​</w:t>
      </w:r>
      <w:r w:rsidRPr="00327DE0">
        <w:rPr>
          <w:b/>
          <w:bCs/>
        </w:rPr>
        <w:t>典型使用流程</w:t>
      </w:r>
      <w:r w:rsidRPr="00327DE0">
        <w:rPr>
          <w:rFonts w:ascii="Times New Roman" w:hAnsi="Times New Roman" w:cs="Times New Roman"/>
        </w:rPr>
        <w:t>​</w:t>
      </w:r>
      <w:r w:rsidRPr="00327DE0">
        <w:t>：该函数通常在错误处理流程中被调用。</w:t>
      </w:r>
    </w:p>
    <w:p w14:paraId="78EA44EC" w14:textId="77777777" w:rsidR="00327DE0" w:rsidRPr="00327DE0" w:rsidRDefault="00327DE0" w:rsidP="00327DE0">
      <w:pPr>
        <w:numPr>
          <w:ilvl w:val="1"/>
          <w:numId w:val="619"/>
        </w:numPr>
      </w:pPr>
      <w:r w:rsidRPr="00327DE0">
        <w:lastRenderedPageBreak/>
        <w:t>首先，通过 SPI_I2S_GetFlagStatus函数检查错误标志是否被置位。</w:t>
      </w:r>
    </w:p>
    <w:p w14:paraId="4E62F9F6" w14:textId="77777777" w:rsidR="00327DE0" w:rsidRPr="00327DE0" w:rsidRDefault="00327DE0" w:rsidP="00327DE0">
      <w:pPr>
        <w:numPr>
          <w:ilvl w:val="1"/>
          <w:numId w:val="619"/>
        </w:numPr>
      </w:pPr>
      <w:r w:rsidRPr="00327DE0">
        <w:t>如果确认发生错误，进行相应的错误处理（如重新初始化SPI、重发数据等）。</w:t>
      </w:r>
    </w:p>
    <w:p w14:paraId="461C1F52" w14:textId="77777777" w:rsidR="00327DE0" w:rsidRPr="00327DE0" w:rsidRDefault="00327DE0" w:rsidP="00327DE0">
      <w:pPr>
        <w:numPr>
          <w:ilvl w:val="1"/>
          <w:numId w:val="619"/>
        </w:numPr>
      </w:pPr>
      <w:r w:rsidRPr="00327DE0">
        <w:t>最后，调用 SPI_I2S_ClearFlag清除错误标志，为下一次通信做好准备。</w:t>
      </w:r>
    </w:p>
    <w:p w14:paraId="3FEA552C" w14:textId="77777777" w:rsidR="00327DE0" w:rsidRPr="00327DE0" w:rsidRDefault="00327DE0" w:rsidP="00AF334A">
      <w:pPr>
        <w:pStyle w:val="3"/>
      </w:pPr>
      <w:r w:rsidRPr="00327DE0">
        <w:t xml:space="preserve">代码示例 </w:t>
      </w:r>
    </w:p>
    <w:p w14:paraId="1BD23E4C" w14:textId="77777777" w:rsidR="00327DE0" w:rsidRPr="00327DE0" w:rsidRDefault="00327DE0" w:rsidP="00327DE0">
      <w:r w:rsidRPr="00327DE0">
        <w:t>以下是一个简单的示例，展示如何检查并清除CRC错误标志：</w:t>
      </w:r>
    </w:p>
    <w:p w14:paraId="6BAC9DC2" w14:textId="77777777" w:rsidR="00327DE0" w:rsidRPr="00327DE0" w:rsidRDefault="00327DE0" w:rsidP="00327DE0">
      <w:r w:rsidRPr="00327DE0">
        <w:t>// 检查是否发生CRC错误</w:t>
      </w:r>
    </w:p>
    <w:p w14:paraId="582D0580" w14:textId="77777777" w:rsidR="00327DE0" w:rsidRPr="00327DE0" w:rsidRDefault="00327DE0" w:rsidP="00327DE0">
      <w:r w:rsidRPr="00327DE0">
        <w:t>if (SPI_I2S_</w:t>
      </w:r>
      <w:proofErr w:type="gramStart"/>
      <w:r w:rsidRPr="00327DE0">
        <w:t>GetFlagStatus(</w:t>
      </w:r>
      <w:proofErr w:type="gramEnd"/>
      <w:r w:rsidRPr="00327DE0">
        <w:t>SPI1, SPI_FLAG_CRCERR) == SET)</w:t>
      </w:r>
    </w:p>
    <w:p w14:paraId="5238DA3D" w14:textId="77777777" w:rsidR="00327DE0" w:rsidRPr="00327DE0" w:rsidRDefault="00327DE0" w:rsidP="00327DE0">
      <w:r w:rsidRPr="00327DE0">
        <w:t>{</w:t>
      </w:r>
    </w:p>
    <w:p w14:paraId="6A192EB9" w14:textId="77777777" w:rsidR="00327DE0" w:rsidRPr="00327DE0" w:rsidRDefault="00327DE0" w:rsidP="00327DE0">
      <w:r w:rsidRPr="00327DE0">
        <w:t xml:space="preserve">    // 进行错误处理，例如：重发数据或记录错误日志</w:t>
      </w:r>
    </w:p>
    <w:p w14:paraId="632263DE" w14:textId="77777777" w:rsidR="00327DE0" w:rsidRPr="00327DE0" w:rsidRDefault="00327DE0" w:rsidP="00327DE0">
      <w:r w:rsidRPr="00327DE0">
        <w:t xml:space="preserve">    // ...</w:t>
      </w:r>
    </w:p>
    <w:p w14:paraId="395E34BC" w14:textId="77777777" w:rsidR="00327DE0" w:rsidRPr="00327DE0" w:rsidRDefault="00327DE0" w:rsidP="00327DE0"/>
    <w:p w14:paraId="6E19D827" w14:textId="77777777" w:rsidR="00327DE0" w:rsidRPr="00327DE0" w:rsidRDefault="00327DE0" w:rsidP="00327DE0">
      <w:r w:rsidRPr="00327DE0">
        <w:t xml:space="preserve">    // 清除CRC错误标志</w:t>
      </w:r>
    </w:p>
    <w:p w14:paraId="7086316C" w14:textId="77777777" w:rsidR="00327DE0" w:rsidRPr="00327DE0" w:rsidRDefault="00327DE0" w:rsidP="00327DE0">
      <w:r w:rsidRPr="00327DE0">
        <w:t xml:space="preserve">    SPI_I2S_</w:t>
      </w:r>
      <w:proofErr w:type="gramStart"/>
      <w:r w:rsidRPr="00327DE0">
        <w:t>ClearFlag(</w:t>
      </w:r>
      <w:proofErr w:type="gramEnd"/>
      <w:r w:rsidRPr="00327DE0">
        <w:t>SPI1, SPI_FLAG_CRCERR);</w:t>
      </w:r>
    </w:p>
    <w:p w14:paraId="6722F3BE" w14:textId="77777777" w:rsidR="00327DE0" w:rsidRPr="00327DE0" w:rsidRDefault="00327DE0" w:rsidP="00327DE0">
      <w:r w:rsidRPr="00327DE0">
        <w:t>}</w:t>
      </w:r>
    </w:p>
    <w:p w14:paraId="42EDB570" w14:textId="77777777" w:rsidR="00327DE0" w:rsidRPr="00327DE0" w:rsidRDefault="00327DE0" w:rsidP="00AF334A">
      <w:pPr>
        <w:pStyle w:val="3"/>
      </w:pPr>
      <w:r w:rsidRPr="00327DE0">
        <w:t xml:space="preserve">重要注意事项 </w:t>
      </w:r>
    </w:p>
    <w:p w14:paraId="3456555E" w14:textId="77777777" w:rsidR="00327DE0" w:rsidRPr="00327DE0" w:rsidRDefault="00327DE0" w:rsidP="00327DE0">
      <w:pPr>
        <w:numPr>
          <w:ilvl w:val="0"/>
          <w:numId w:val="620"/>
        </w:numPr>
      </w:pPr>
      <w:r w:rsidRPr="00327DE0">
        <w:rPr>
          <w:rFonts w:ascii="Times New Roman" w:hAnsi="Times New Roman" w:cs="Times New Roman"/>
        </w:rPr>
        <w:t>​</w:t>
      </w:r>
      <w:r w:rsidRPr="00327DE0">
        <w:rPr>
          <w:b/>
          <w:bCs/>
        </w:rPr>
        <w:t>可清除的标志</w:t>
      </w:r>
      <w:r w:rsidRPr="00327DE0">
        <w:rPr>
          <w:rFonts w:ascii="Times New Roman" w:hAnsi="Times New Roman" w:cs="Times New Roman"/>
        </w:rPr>
        <w:t>​</w:t>
      </w:r>
      <w:r w:rsidRPr="00327DE0">
        <w:t>：务必确认你要清除的标志是允许软件清除的。SPI_I2S_ClearFlag函数主要针对的是错误标志。</w:t>
      </w:r>
    </w:p>
    <w:p w14:paraId="6F15BC28" w14:textId="77777777" w:rsidR="00327DE0" w:rsidRPr="00327DE0" w:rsidRDefault="00327DE0" w:rsidP="00327DE0">
      <w:pPr>
        <w:numPr>
          <w:ilvl w:val="0"/>
          <w:numId w:val="620"/>
        </w:numPr>
      </w:pPr>
      <w:r w:rsidRPr="00327DE0">
        <w:rPr>
          <w:rFonts w:ascii="Times New Roman" w:hAnsi="Times New Roman" w:cs="Times New Roman"/>
        </w:rPr>
        <w:t>​</w:t>
      </w:r>
      <w:r w:rsidRPr="00327DE0">
        <w:rPr>
          <w:b/>
          <w:bCs/>
        </w:rPr>
        <w:t>忙标志（BSY）</w:t>
      </w:r>
      <w:r w:rsidRPr="00327DE0">
        <w:rPr>
          <w:rFonts w:ascii="Times New Roman" w:hAnsi="Times New Roman" w:cs="Times New Roman"/>
          <w:b/>
          <w:bCs/>
        </w:rPr>
        <w:t>​</w:t>
      </w:r>
      <w:r w:rsidRPr="00327DE0">
        <w:rPr>
          <w:rFonts w:ascii="Times New Roman" w:hAnsi="Times New Roman" w:cs="Times New Roman"/>
        </w:rPr>
        <w:t>​</w:t>
      </w:r>
      <w:r w:rsidRPr="00327DE0">
        <w:t>：SPI_I2S_FLAG_BSY（忙标志）由硬件自动设置和清除，</w:t>
      </w:r>
      <w:r w:rsidRPr="00327DE0">
        <w:rPr>
          <w:rFonts w:ascii="Times New Roman" w:hAnsi="Times New Roman" w:cs="Times New Roman"/>
        </w:rPr>
        <w:t>​</w:t>
      </w:r>
      <w:r w:rsidRPr="00327DE0">
        <w:rPr>
          <w:b/>
          <w:bCs/>
        </w:rPr>
        <w:t>不能</w:t>
      </w:r>
      <w:r w:rsidRPr="00327DE0">
        <w:t>通过软件直接清除。在通信结束前，该标志会一直保持置位状态。</w:t>
      </w:r>
    </w:p>
    <w:p w14:paraId="2FE02F89" w14:textId="77777777" w:rsidR="00327DE0" w:rsidRPr="00327DE0" w:rsidRDefault="00327DE0" w:rsidP="00327DE0">
      <w:pPr>
        <w:numPr>
          <w:ilvl w:val="0"/>
          <w:numId w:val="620"/>
        </w:numPr>
      </w:pPr>
      <w:r w:rsidRPr="00327DE0">
        <w:rPr>
          <w:rFonts w:ascii="Times New Roman" w:hAnsi="Times New Roman" w:cs="Times New Roman"/>
        </w:rPr>
        <w:t>​</w:t>
      </w:r>
      <w:r w:rsidRPr="00327DE0">
        <w:rPr>
          <w:b/>
          <w:bCs/>
        </w:rPr>
        <w:t>函数库版本</w:t>
      </w:r>
      <w:r w:rsidRPr="00327DE0">
        <w:rPr>
          <w:rFonts w:ascii="Times New Roman" w:hAnsi="Times New Roman" w:cs="Times New Roman"/>
        </w:rPr>
        <w:t>​</w:t>
      </w:r>
      <w:r w:rsidRPr="00327DE0">
        <w:t>：此函数属于STM32标准外设库（</w:t>
      </w:r>
      <w:proofErr w:type="spellStart"/>
      <w:r w:rsidRPr="00327DE0">
        <w:t>StdPeriph</w:t>
      </w:r>
      <w:proofErr w:type="spellEnd"/>
      <w:r w:rsidRPr="00327DE0">
        <w:t xml:space="preserve"> Library）。如果使用STM32的HAL库或LL库，清除标志的函数和方式可能会有所不同。</w:t>
      </w:r>
    </w:p>
    <w:p w14:paraId="468C6EEA" w14:textId="77777777" w:rsidR="00327DE0" w:rsidRPr="00327DE0" w:rsidRDefault="00327DE0" w:rsidP="00327DE0">
      <w:r w:rsidRPr="00327DE0">
        <w:t>希望这些信息能帮助你更好地理解和使用 SPI_I2S_ClearFlag函数。</w:t>
      </w:r>
    </w:p>
    <w:p w14:paraId="7E2BF147" w14:textId="77777777" w:rsidR="00327DE0" w:rsidRPr="00327DE0" w:rsidRDefault="00327DE0" w:rsidP="00327DE0"/>
    <w:p w14:paraId="100B0DE8" w14:textId="6DF4EE3D" w:rsidR="00D46492" w:rsidRDefault="00D46492" w:rsidP="00D46492">
      <w:pPr>
        <w:pStyle w:val="2"/>
      </w:pPr>
      <w:r>
        <w:t>SPI_I2S_GetITStatus()</w:t>
      </w:r>
      <w:r w:rsidR="009D6E01">
        <w:br/>
      </w:r>
      <w:r w:rsidR="009D6E01" w:rsidRPr="009D6E01">
        <w:t>检查指定的SPI或I2S中断是否发生</w:t>
      </w:r>
    </w:p>
    <w:p w14:paraId="61ECD486" w14:textId="77777777" w:rsidR="009D6E01" w:rsidRPr="009D6E01" w:rsidRDefault="009D6E01" w:rsidP="009D6E01">
      <w:r w:rsidRPr="009D6E01">
        <w:t>在STM32的标准外设库中，SPI_I2S_GetITStatus函数用于检查指定的SPI或I2S中断是</w:t>
      </w:r>
      <w:r w:rsidRPr="009D6E01">
        <w:lastRenderedPageBreak/>
        <w:t>否发生。这个函数在编写中断服务程序时非常重要，它能帮助你精确地判断是哪个中断事件触发了当前的中断。</w:t>
      </w:r>
    </w:p>
    <w:p w14:paraId="55A1FBF5" w14:textId="77777777" w:rsidR="009D6E01" w:rsidRPr="009D6E01" w:rsidRDefault="009D6E01" w:rsidP="009D6E01">
      <w:pPr>
        <w:rPr>
          <w:b/>
          <w:bCs/>
        </w:rPr>
      </w:pPr>
      <w:r w:rsidRPr="009D6E01">
        <w:rPr>
          <w:rFonts w:ascii="Segoe UI Emoji" w:hAnsi="Segoe UI Emoji" w:cs="Segoe UI Emoji"/>
          <w:b/>
          <w:bCs/>
        </w:rPr>
        <w:t>📖</w:t>
      </w:r>
      <w:r w:rsidRPr="009D6E01">
        <w:rPr>
          <w:b/>
          <w:bCs/>
        </w:rPr>
        <w:t xml:space="preserve"> 函数原型与参数说明 </w:t>
      </w:r>
    </w:p>
    <w:p w14:paraId="424BD9B2" w14:textId="77777777" w:rsidR="009D6E01" w:rsidRPr="009D6E01" w:rsidRDefault="009D6E01" w:rsidP="00AF334A">
      <w:pPr>
        <w:pStyle w:val="3"/>
      </w:pPr>
      <w:r w:rsidRPr="009D6E01">
        <w:rPr>
          <w:rFonts w:ascii="Times New Roman" w:hAnsi="Times New Roman" w:cs="Times New Roman"/>
        </w:rPr>
        <w:t>​</w:t>
      </w:r>
      <w:r w:rsidRPr="009D6E01">
        <w:t>函数原型</w:t>
      </w:r>
      <w:r w:rsidRPr="009D6E01">
        <w:rPr>
          <w:rFonts w:ascii="Times New Roman" w:hAnsi="Times New Roman" w:cs="Times New Roman"/>
        </w:rPr>
        <w:t>​</w:t>
      </w:r>
      <w:r w:rsidRPr="009D6E01">
        <w:t>：</w:t>
      </w:r>
    </w:p>
    <w:p w14:paraId="72EB4685" w14:textId="77777777" w:rsidR="009D6E01" w:rsidRPr="009D6E01" w:rsidRDefault="009D6E01" w:rsidP="009D6E01">
      <w:proofErr w:type="spellStart"/>
      <w:r w:rsidRPr="009D6E01">
        <w:t>ITStatus</w:t>
      </w:r>
      <w:proofErr w:type="spellEnd"/>
      <w:r w:rsidRPr="009D6E01">
        <w:t xml:space="preserve"> SPI_I2S_</w:t>
      </w:r>
      <w:proofErr w:type="gramStart"/>
      <w:r w:rsidRPr="009D6E01">
        <w:t>GetITStatus(</w:t>
      </w:r>
      <w:proofErr w:type="spellStart"/>
      <w:proofErr w:type="gramEnd"/>
      <w:r w:rsidRPr="009D6E01">
        <w:t>SPI_TypeDef</w:t>
      </w:r>
      <w:proofErr w:type="spellEnd"/>
      <w:r w:rsidRPr="009D6E01">
        <w:t xml:space="preserve">* </w:t>
      </w:r>
      <w:proofErr w:type="spellStart"/>
      <w:r w:rsidRPr="009D6E01">
        <w:t>SPIx</w:t>
      </w:r>
      <w:proofErr w:type="spellEnd"/>
      <w:r w:rsidRPr="009D6E01">
        <w:t>, uint8_t SPI_I2S_IT)</w:t>
      </w:r>
    </w:p>
    <w:p w14:paraId="46FD59BF" w14:textId="77777777" w:rsidR="009D6E01" w:rsidRPr="009D6E01" w:rsidRDefault="009D6E01" w:rsidP="009D6E01">
      <w:pPr>
        <w:numPr>
          <w:ilvl w:val="0"/>
          <w:numId w:val="621"/>
        </w:numPr>
      </w:pPr>
      <w:r w:rsidRPr="009D6E01">
        <w:rPr>
          <w:rFonts w:ascii="Times New Roman" w:hAnsi="Times New Roman" w:cs="Times New Roman"/>
        </w:rPr>
        <w:t>​</w:t>
      </w:r>
      <w:r w:rsidRPr="009D6E01">
        <w:rPr>
          <w:b/>
          <w:bCs/>
        </w:rPr>
        <w:t xml:space="preserve">参数 </w:t>
      </w:r>
      <w:proofErr w:type="spellStart"/>
      <w:r w:rsidRPr="009D6E01">
        <w:rPr>
          <w:b/>
          <w:bCs/>
        </w:rPr>
        <w:t>SPIx</w:t>
      </w:r>
      <w:proofErr w:type="spellEnd"/>
      <w:r w:rsidRPr="009D6E01">
        <w:rPr>
          <w:rFonts w:ascii="Times New Roman" w:hAnsi="Times New Roman" w:cs="Times New Roman"/>
        </w:rPr>
        <w:t>​</w:t>
      </w:r>
      <w:r w:rsidRPr="009D6E01">
        <w:t>：这是一个指向SPI或I2S外设实例的指针，例如 SPI1、SPI2、I2S2等。你通过这个参数告诉函数你要查询哪个接口。</w:t>
      </w:r>
    </w:p>
    <w:p w14:paraId="0068D0ED" w14:textId="77777777" w:rsidR="009D6E01" w:rsidRPr="009D6E01" w:rsidRDefault="009D6E01" w:rsidP="009D6E01">
      <w:pPr>
        <w:numPr>
          <w:ilvl w:val="0"/>
          <w:numId w:val="621"/>
        </w:numPr>
      </w:pPr>
      <w:r w:rsidRPr="009D6E01">
        <w:rPr>
          <w:rFonts w:ascii="Times New Roman" w:hAnsi="Times New Roman" w:cs="Times New Roman"/>
        </w:rPr>
        <w:t>​</w:t>
      </w:r>
      <w:r w:rsidRPr="009D6E01">
        <w:rPr>
          <w:b/>
          <w:bCs/>
        </w:rPr>
        <w:t>参数 SPI_I2S_IT</w:t>
      </w:r>
      <w:r w:rsidRPr="009D6E01">
        <w:rPr>
          <w:rFonts w:ascii="Times New Roman" w:hAnsi="Times New Roman" w:cs="Times New Roman"/>
        </w:rPr>
        <w:t>​</w:t>
      </w:r>
      <w:r w:rsidRPr="009D6E01">
        <w:t>：这个参数指定了你想要检查的</w:t>
      </w:r>
      <w:r w:rsidRPr="009D6E01">
        <w:rPr>
          <w:b/>
          <w:bCs/>
        </w:rPr>
        <w:t>具体中断源</w:t>
      </w:r>
      <w:r w:rsidRPr="009D6E01">
        <w:t>。它可以是以下宏定义值之一：</w:t>
      </w:r>
    </w:p>
    <w:p w14:paraId="5023D416" w14:textId="77777777" w:rsidR="009D6E01" w:rsidRPr="009D6E01" w:rsidRDefault="009D6E01" w:rsidP="009D6E01">
      <w:pPr>
        <w:numPr>
          <w:ilvl w:val="1"/>
          <w:numId w:val="621"/>
        </w:numPr>
      </w:pPr>
      <w:r w:rsidRPr="009D6E01">
        <w:t>SPI_I2S_IT_TXE：发送缓冲区空中断。当数据寄存器（DR）为空，可以写入新的发送数据时，此中断可能被触发。</w:t>
      </w:r>
    </w:p>
    <w:p w14:paraId="098C2E7B" w14:textId="77777777" w:rsidR="009D6E01" w:rsidRPr="009D6E01" w:rsidRDefault="009D6E01" w:rsidP="009D6E01">
      <w:pPr>
        <w:numPr>
          <w:ilvl w:val="1"/>
          <w:numId w:val="621"/>
        </w:numPr>
      </w:pPr>
      <w:r w:rsidRPr="009D6E01">
        <w:t>SPI_I2S_IT_RXNE：接收缓冲区非空中断。当数据寄存器（DR）中存在已接收的数据可供读取时，此中断可能被触发。</w:t>
      </w:r>
    </w:p>
    <w:p w14:paraId="61DFE86B" w14:textId="77777777" w:rsidR="009D6E01" w:rsidRPr="009D6E01" w:rsidRDefault="009D6E01" w:rsidP="009D6E01">
      <w:pPr>
        <w:numPr>
          <w:ilvl w:val="1"/>
          <w:numId w:val="621"/>
        </w:numPr>
      </w:pPr>
      <w:r w:rsidRPr="009D6E01">
        <w:t>SPI_I2S_IT_ERR：错误中断。这是一个总括性的错误中断源，通常需要结合状态寄存器进一步判断具体错误类型（如溢出错误、模式错误等）。</w:t>
      </w:r>
    </w:p>
    <w:p w14:paraId="65E43280" w14:textId="77777777" w:rsidR="009D6E01" w:rsidRPr="009D6E01" w:rsidRDefault="009D6E01" w:rsidP="009D6E01">
      <w:pPr>
        <w:numPr>
          <w:ilvl w:val="0"/>
          <w:numId w:val="621"/>
        </w:numPr>
      </w:pPr>
      <w:r w:rsidRPr="009D6E01">
        <w:rPr>
          <w:rFonts w:ascii="Times New Roman" w:hAnsi="Times New Roman" w:cs="Times New Roman"/>
        </w:rPr>
        <w:t>​</w:t>
      </w:r>
      <w:r w:rsidRPr="009D6E01">
        <w:rPr>
          <w:b/>
          <w:bCs/>
        </w:rPr>
        <w:t>返回值</w:t>
      </w:r>
      <w:r w:rsidRPr="009D6E01">
        <w:rPr>
          <w:rFonts w:ascii="Times New Roman" w:hAnsi="Times New Roman" w:cs="Times New Roman"/>
        </w:rPr>
        <w:t>​</w:t>
      </w:r>
      <w:r w:rsidRPr="009D6E01">
        <w:t xml:space="preserve">：函数返回一个 </w:t>
      </w:r>
      <w:proofErr w:type="spellStart"/>
      <w:r w:rsidRPr="009D6E01">
        <w:t>ITStatus</w:t>
      </w:r>
      <w:proofErr w:type="spellEnd"/>
      <w:r w:rsidRPr="009D6E01">
        <w:t>类型的值，该类型实际上是枚举类型，只有两种可能：</w:t>
      </w:r>
    </w:p>
    <w:p w14:paraId="7E724C56" w14:textId="77777777" w:rsidR="009D6E01" w:rsidRPr="009D6E01" w:rsidRDefault="009D6E01" w:rsidP="009D6E01">
      <w:pPr>
        <w:numPr>
          <w:ilvl w:val="1"/>
          <w:numId w:val="621"/>
        </w:numPr>
      </w:pPr>
      <w:r w:rsidRPr="009D6E01">
        <w:t>SET：表示指定的中断已经发生（即对应的中断标志位被置位，</w:t>
      </w:r>
      <w:r w:rsidRPr="009D6E01">
        <w:rPr>
          <w:rFonts w:ascii="Times New Roman" w:hAnsi="Times New Roman" w:cs="Times New Roman"/>
        </w:rPr>
        <w:t>​</w:t>
      </w:r>
      <w:r w:rsidRPr="009D6E01">
        <w:rPr>
          <w:b/>
          <w:bCs/>
        </w:rPr>
        <w:t>并且</w:t>
      </w:r>
      <w:r w:rsidRPr="009D6E01">
        <w:t>该中断的使能位也是开启的）。</w:t>
      </w:r>
    </w:p>
    <w:p w14:paraId="01E77868" w14:textId="77777777" w:rsidR="009D6E01" w:rsidRPr="009D6E01" w:rsidRDefault="009D6E01" w:rsidP="009D6E01">
      <w:pPr>
        <w:numPr>
          <w:ilvl w:val="1"/>
          <w:numId w:val="621"/>
        </w:numPr>
      </w:pPr>
      <w:r w:rsidRPr="009D6E01">
        <w:t>RESET：表示指定的中断未发生。</w:t>
      </w:r>
    </w:p>
    <w:p w14:paraId="2802D652" w14:textId="77777777" w:rsidR="009D6E01" w:rsidRPr="009D6E01" w:rsidRDefault="009D6E01" w:rsidP="00AF334A">
      <w:pPr>
        <w:pStyle w:val="3"/>
      </w:pPr>
      <w:r w:rsidRPr="009D6E01">
        <w:rPr>
          <w:rFonts w:ascii="Segoe UI Emoji" w:hAnsi="Segoe UI Emoji" w:cs="Segoe UI Emoji"/>
        </w:rPr>
        <w:t>🔧</w:t>
      </w:r>
      <w:r w:rsidRPr="009D6E01">
        <w:t xml:space="preserve"> 功能与用途详解 </w:t>
      </w:r>
    </w:p>
    <w:p w14:paraId="0FE4C589" w14:textId="77777777" w:rsidR="009D6E01" w:rsidRPr="009D6E01" w:rsidRDefault="009D6E01" w:rsidP="009D6E01">
      <w:r w:rsidRPr="009D6E01">
        <w:t>SPI_I2S_GetITStatus函数的核心作用是</w:t>
      </w:r>
      <w:r w:rsidRPr="009D6E01">
        <w:rPr>
          <w:b/>
          <w:bCs/>
        </w:rPr>
        <w:t>在中断服务程序内部，安全、准确地判断中断来源</w:t>
      </w:r>
      <w:r w:rsidRPr="009D6E01">
        <w:t>。</w:t>
      </w:r>
    </w:p>
    <w:p w14:paraId="567AD6A9" w14:textId="77777777" w:rsidR="009D6E01" w:rsidRPr="009D6E01" w:rsidRDefault="009D6E01" w:rsidP="009D6E01">
      <w:pPr>
        <w:numPr>
          <w:ilvl w:val="0"/>
          <w:numId w:val="622"/>
        </w:numPr>
      </w:pPr>
      <w:r w:rsidRPr="009D6E01">
        <w:rPr>
          <w:rFonts w:ascii="Times New Roman" w:hAnsi="Times New Roman" w:cs="Times New Roman"/>
        </w:rPr>
        <w:t>​</w:t>
      </w:r>
      <w:r w:rsidRPr="009D6E01">
        <w:rPr>
          <w:b/>
          <w:bCs/>
        </w:rPr>
        <w:t xml:space="preserve">与 </w:t>
      </w:r>
      <w:proofErr w:type="spellStart"/>
      <w:r w:rsidRPr="009D6E01">
        <w:rPr>
          <w:b/>
          <w:bCs/>
        </w:rPr>
        <w:t>GetFlagStatus</w:t>
      </w:r>
      <w:proofErr w:type="spellEnd"/>
      <w:r w:rsidRPr="009D6E01">
        <w:rPr>
          <w:b/>
          <w:bCs/>
        </w:rPr>
        <w:t>的区别</w:t>
      </w:r>
      <w:r w:rsidRPr="009D6E01">
        <w:rPr>
          <w:rFonts w:ascii="Times New Roman" w:hAnsi="Times New Roman" w:cs="Times New Roman"/>
        </w:rPr>
        <w:t>​</w:t>
      </w:r>
      <w:r w:rsidRPr="009D6E01">
        <w:t>：STM32库中还有一个 SPI_I2S_GetFlagStatus函数，它</w:t>
      </w:r>
      <w:r w:rsidRPr="009D6E01">
        <w:rPr>
          <w:b/>
          <w:bCs/>
        </w:rPr>
        <w:t>只检查硬件状态标志位</w:t>
      </w:r>
      <w:r w:rsidRPr="009D6E01">
        <w:t>是否被置位。而 SPI_I2S_GetITStatus函数更进一步，它</w:t>
      </w:r>
      <w:r w:rsidRPr="009D6E01">
        <w:rPr>
          <w:b/>
          <w:bCs/>
        </w:rPr>
        <w:t>同时检查两个条件</w:t>
      </w:r>
      <w:r w:rsidRPr="009D6E01">
        <w:rPr>
          <w:rFonts w:ascii="Times New Roman" w:hAnsi="Times New Roman" w:cs="Times New Roman"/>
        </w:rPr>
        <w:t>​</w:t>
      </w:r>
      <w:r w:rsidRPr="009D6E01">
        <w:t>：一是对应的中断标志位是否被置位，二是该中断源的中断使能位是否已经通过 SPI_I2S_ITConfig函数开启。只有两个条件都满足，它才会返回 SET。这确保了你在中断服务程序中检查到的事件，确实是当前已开启并允许触发中断的事件。</w:t>
      </w:r>
    </w:p>
    <w:p w14:paraId="4189EC95" w14:textId="77777777" w:rsidR="009D6E01" w:rsidRPr="009D6E01" w:rsidRDefault="009D6E01" w:rsidP="009D6E01">
      <w:pPr>
        <w:numPr>
          <w:ilvl w:val="0"/>
          <w:numId w:val="622"/>
        </w:numPr>
      </w:pPr>
      <w:r w:rsidRPr="009D6E01">
        <w:rPr>
          <w:rFonts w:ascii="Times New Roman" w:hAnsi="Times New Roman" w:cs="Times New Roman"/>
        </w:rPr>
        <w:lastRenderedPageBreak/>
        <w:t>​</w:t>
      </w:r>
      <w:r w:rsidRPr="009D6E01">
        <w:rPr>
          <w:b/>
          <w:bCs/>
        </w:rPr>
        <w:t>典型应用场景</w:t>
      </w:r>
      <w:r w:rsidRPr="009D6E01">
        <w:rPr>
          <w:rFonts w:ascii="Times New Roman" w:hAnsi="Times New Roman" w:cs="Times New Roman"/>
        </w:rPr>
        <w:t>​</w:t>
      </w:r>
      <w:r w:rsidRPr="009D6E01">
        <w:t>：该函数几乎专用于中断服务程序。当SPI/I2S中断发生时，CPU会跳转到相应的中断服务函数。在这个函数内部，你需要使用 SPI_I2S_GetITStatus来查询是哪个具体事件（发送完成、接收完成还是错误）引发了中断，然后执行相应的处理逻辑。</w:t>
      </w:r>
    </w:p>
    <w:p w14:paraId="6345EC24" w14:textId="77777777" w:rsidR="009D6E01" w:rsidRPr="009D6E01" w:rsidRDefault="009D6E01" w:rsidP="00AF334A">
      <w:pPr>
        <w:pStyle w:val="3"/>
      </w:pPr>
      <w:r w:rsidRPr="009D6E01">
        <w:rPr>
          <w:rFonts w:ascii="Segoe UI Emoji" w:hAnsi="Segoe UI Emoji" w:cs="Segoe UI Emoji"/>
        </w:rPr>
        <w:t>💡</w:t>
      </w:r>
      <w:r w:rsidRPr="009D6E01">
        <w:t xml:space="preserve"> 如何使用：代码示例 </w:t>
      </w:r>
    </w:p>
    <w:p w14:paraId="0C80FD05" w14:textId="77777777" w:rsidR="009D6E01" w:rsidRPr="009D6E01" w:rsidRDefault="009D6E01" w:rsidP="009D6E01">
      <w:r w:rsidRPr="009D6E01">
        <w:t>下面是一个典型的SPI接收中断服务程序的框架，展示了该函数的用法：</w:t>
      </w:r>
    </w:p>
    <w:p w14:paraId="4B77576C" w14:textId="77777777" w:rsidR="009D6E01" w:rsidRPr="009D6E01" w:rsidRDefault="009D6E01" w:rsidP="009D6E01">
      <w:r w:rsidRPr="009D6E01">
        <w:t>// 定义一个全局数组作为接收缓冲区</w:t>
      </w:r>
    </w:p>
    <w:p w14:paraId="3C61A353" w14:textId="77777777" w:rsidR="009D6E01" w:rsidRPr="009D6E01" w:rsidRDefault="009D6E01" w:rsidP="009D6E01">
      <w:r w:rsidRPr="009D6E01">
        <w:t xml:space="preserve">uint16_t </w:t>
      </w:r>
      <w:proofErr w:type="spellStart"/>
      <w:r w:rsidRPr="009D6E01">
        <w:t>spi_rx_</w:t>
      </w:r>
      <w:proofErr w:type="gramStart"/>
      <w:r w:rsidRPr="009D6E01">
        <w:t>buffer</w:t>
      </w:r>
      <w:proofErr w:type="spellEnd"/>
      <w:r w:rsidRPr="009D6E01">
        <w:t>[</w:t>
      </w:r>
      <w:proofErr w:type="gramEnd"/>
      <w:r w:rsidRPr="009D6E01">
        <w:t>100];</w:t>
      </w:r>
    </w:p>
    <w:p w14:paraId="08C37FDF" w14:textId="77777777" w:rsidR="009D6E01" w:rsidRPr="009D6E01" w:rsidRDefault="009D6E01" w:rsidP="009D6E01">
      <w:r w:rsidRPr="009D6E01">
        <w:t xml:space="preserve">uint16_t </w:t>
      </w:r>
      <w:proofErr w:type="spellStart"/>
      <w:r w:rsidRPr="009D6E01">
        <w:t>rx_index</w:t>
      </w:r>
      <w:proofErr w:type="spellEnd"/>
      <w:r w:rsidRPr="009D6E01">
        <w:t xml:space="preserve"> = 0;</w:t>
      </w:r>
    </w:p>
    <w:p w14:paraId="4F0D43E2" w14:textId="77777777" w:rsidR="009D6E01" w:rsidRPr="009D6E01" w:rsidRDefault="009D6E01" w:rsidP="009D6E01"/>
    <w:p w14:paraId="4AF225F1" w14:textId="77777777" w:rsidR="009D6E01" w:rsidRPr="009D6E01" w:rsidRDefault="009D6E01" w:rsidP="009D6E01">
      <w:r w:rsidRPr="009D6E01">
        <w:t>void SPI1_IRQHandler(void)</w:t>
      </w:r>
    </w:p>
    <w:p w14:paraId="46A67D85" w14:textId="77777777" w:rsidR="009D6E01" w:rsidRPr="009D6E01" w:rsidRDefault="009D6E01" w:rsidP="009D6E01">
      <w:r w:rsidRPr="009D6E01">
        <w:t>{</w:t>
      </w:r>
    </w:p>
    <w:p w14:paraId="7C2A3187" w14:textId="77777777" w:rsidR="009D6E01" w:rsidRPr="009D6E01" w:rsidRDefault="009D6E01" w:rsidP="009D6E01">
      <w:r w:rsidRPr="009D6E01">
        <w:t xml:space="preserve">    // 检查是否发生了RXNE（接收缓冲区非空）中断</w:t>
      </w:r>
    </w:p>
    <w:p w14:paraId="79BAFC8E" w14:textId="77777777" w:rsidR="009D6E01" w:rsidRPr="009D6E01" w:rsidRDefault="009D6E01" w:rsidP="009D6E01">
      <w:r w:rsidRPr="009D6E01">
        <w:t xml:space="preserve">    if (SPI_I2S_</w:t>
      </w:r>
      <w:proofErr w:type="gramStart"/>
      <w:r w:rsidRPr="009D6E01">
        <w:t>GetITStatus(</w:t>
      </w:r>
      <w:proofErr w:type="gramEnd"/>
      <w:r w:rsidRPr="009D6E01">
        <w:t>SPI1, SPI_I2S_IT_RXNE) == SET)</w:t>
      </w:r>
    </w:p>
    <w:p w14:paraId="1577BED0" w14:textId="77777777" w:rsidR="009D6E01" w:rsidRPr="009D6E01" w:rsidRDefault="009D6E01" w:rsidP="009D6E01">
      <w:r w:rsidRPr="009D6E01">
        <w:t xml:space="preserve">    {</w:t>
      </w:r>
    </w:p>
    <w:p w14:paraId="2DDFE258" w14:textId="77777777" w:rsidR="009D6E01" w:rsidRPr="009D6E01" w:rsidRDefault="009D6E01" w:rsidP="009D6E01">
      <w:r w:rsidRPr="009D6E01">
        <w:t xml:space="preserve">        // 读取接收到的数据，此操作会清除RXNE标志位</w:t>
      </w:r>
    </w:p>
    <w:p w14:paraId="00FB06F7" w14:textId="77777777" w:rsidR="009D6E01" w:rsidRPr="009D6E01" w:rsidRDefault="009D6E01" w:rsidP="009D6E01">
      <w:r w:rsidRPr="009D6E01">
        <w:t xml:space="preserve">        </w:t>
      </w:r>
      <w:proofErr w:type="spellStart"/>
      <w:r w:rsidRPr="009D6E01">
        <w:t>spi_rx_buffer</w:t>
      </w:r>
      <w:proofErr w:type="spellEnd"/>
      <w:r w:rsidRPr="009D6E01">
        <w:t>[</w:t>
      </w:r>
      <w:proofErr w:type="spellStart"/>
      <w:r w:rsidRPr="009D6E01">
        <w:t>rx_index</w:t>
      </w:r>
      <w:proofErr w:type="spellEnd"/>
      <w:r w:rsidRPr="009D6E01">
        <w:t>++] = SPI_I2S_</w:t>
      </w:r>
      <w:proofErr w:type="gramStart"/>
      <w:r w:rsidRPr="009D6E01">
        <w:t>ReceiveData(</w:t>
      </w:r>
      <w:proofErr w:type="gramEnd"/>
      <w:r w:rsidRPr="009D6E01">
        <w:t>SPI1);</w:t>
      </w:r>
    </w:p>
    <w:p w14:paraId="3946DFAA" w14:textId="77777777" w:rsidR="009D6E01" w:rsidRPr="009D6E01" w:rsidRDefault="009D6E01" w:rsidP="009D6E01"/>
    <w:p w14:paraId="6EFF3D7F" w14:textId="77777777" w:rsidR="009D6E01" w:rsidRPr="009D6E01" w:rsidRDefault="009D6E01" w:rsidP="009D6E01">
      <w:r w:rsidRPr="009D6E01">
        <w:t xml:space="preserve">        if (</w:t>
      </w:r>
      <w:proofErr w:type="spellStart"/>
      <w:r w:rsidRPr="009D6E01">
        <w:t>rx_index</w:t>
      </w:r>
      <w:proofErr w:type="spellEnd"/>
      <w:r w:rsidRPr="009D6E01">
        <w:t xml:space="preserve"> &gt;= </w:t>
      </w:r>
      <w:proofErr w:type="gramStart"/>
      <w:r w:rsidRPr="009D6E01">
        <w:t>100) {</w:t>
      </w:r>
      <w:proofErr w:type="gramEnd"/>
    </w:p>
    <w:p w14:paraId="50E7140B" w14:textId="77777777" w:rsidR="009D6E01" w:rsidRPr="009D6E01" w:rsidRDefault="009D6E01" w:rsidP="009D6E01">
      <w:r w:rsidRPr="009D6E01">
        <w:t xml:space="preserve">            </w:t>
      </w:r>
      <w:proofErr w:type="spellStart"/>
      <w:r w:rsidRPr="009D6E01">
        <w:t>rx_index</w:t>
      </w:r>
      <w:proofErr w:type="spellEnd"/>
      <w:r w:rsidRPr="009D6E01">
        <w:t xml:space="preserve"> = 0; // 循环覆盖或进行其他处理</w:t>
      </w:r>
    </w:p>
    <w:p w14:paraId="4BF8BAD8" w14:textId="77777777" w:rsidR="009D6E01" w:rsidRPr="009D6E01" w:rsidRDefault="009D6E01" w:rsidP="009D6E01">
      <w:r w:rsidRPr="009D6E01">
        <w:t xml:space="preserve">        }</w:t>
      </w:r>
    </w:p>
    <w:p w14:paraId="2024C9EF" w14:textId="77777777" w:rsidR="009D6E01" w:rsidRPr="009D6E01" w:rsidRDefault="009D6E01" w:rsidP="009D6E01">
      <w:r w:rsidRPr="009D6E01">
        <w:t xml:space="preserve">        // 注意：通常不需要手动清除RXNE中断挂起位，因为读取数据寄存器（SPI_I2S_ReceiveData）会自动清除它</w:t>
      </w:r>
    </w:p>
    <w:p w14:paraId="3E63AB05" w14:textId="77777777" w:rsidR="009D6E01" w:rsidRPr="009D6E01" w:rsidRDefault="009D6E01" w:rsidP="009D6E01">
      <w:r w:rsidRPr="009D6E01">
        <w:t xml:space="preserve">    }</w:t>
      </w:r>
    </w:p>
    <w:p w14:paraId="10A4A673" w14:textId="77777777" w:rsidR="009D6E01" w:rsidRPr="009D6E01" w:rsidRDefault="009D6E01" w:rsidP="009D6E01"/>
    <w:p w14:paraId="17925622" w14:textId="77777777" w:rsidR="009D6E01" w:rsidRPr="009D6E01" w:rsidRDefault="009D6E01" w:rsidP="009D6E01">
      <w:r w:rsidRPr="009D6E01">
        <w:t xml:space="preserve">    // 检查是否发生了错误中断</w:t>
      </w:r>
    </w:p>
    <w:p w14:paraId="63FF0D59" w14:textId="77777777" w:rsidR="009D6E01" w:rsidRPr="009D6E01" w:rsidRDefault="009D6E01" w:rsidP="009D6E01">
      <w:r w:rsidRPr="009D6E01">
        <w:t xml:space="preserve">    if (SPI_I2S_</w:t>
      </w:r>
      <w:proofErr w:type="gramStart"/>
      <w:r w:rsidRPr="009D6E01">
        <w:t>GetITStatus(</w:t>
      </w:r>
      <w:proofErr w:type="gramEnd"/>
      <w:r w:rsidRPr="009D6E01">
        <w:t>SPI1, SPI_I2S_IT_ERR) == SET)</w:t>
      </w:r>
    </w:p>
    <w:p w14:paraId="4AAFF59C" w14:textId="77777777" w:rsidR="009D6E01" w:rsidRPr="009D6E01" w:rsidRDefault="009D6E01" w:rsidP="009D6E01">
      <w:r w:rsidRPr="009D6E01">
        <w:t xml:space="preserve">    {</w:t>
      </w:r>
    </w:p>
    <w:p w14:paraId="5B6E3930" w14:textId="77777777" w:rsidR="009D6E01" w:rsidRPr="009D6E01" w:rsidRDefault="009D6E01" w:rsidP="009D6E01">
      <w:r w:rsidRPr="009D6E01">
        <w:lastRenderedPageBreak/>
        <w:t xml:space="preserve">        // 错误处理，例如读取状态寄存器以确定具体错误类型</w:t>
      </w:r>
    </w:p>
    <w:p w14:paraId="2E94C646" w14:textId="77777777" w:rsidR="009D6E01" w:rsidRPr="009D6E01" w:rsidRDefault="009D6E01" w:rsidP="009D6E01">
      <w:r w:rsidRPr="009D6E01">
        <w:t xml:space="preserve">        // 然后可能需要调用 SPI_I2S_ClearITPendingBit 来清除错误中断标志</w:t>
      </w:r>
    </w:p>
    <w:p w14:paraId="1C872B1F" w14:textId="77777777" w:rsidR="009D6E01" w:rsidRPr="009D6E01" w:rsidRDefault="009D6E01" w:rsidP="009D6E01">
      <w:r w:rsidRPr="009D6E01">
        <w:t xml:space="preserve">    }</w:t>
      </w:r>
    </w:p>
    <w:p w14:paraId="088E06E0" w14:textId="77777777" w:rsidR="009D6E01" w:rsidRPr="009D6E01" w:rsidRDefault="009D6E01" w:rsidP="009D6E01">
      <w:r w:rsidRPr="009D6E01">
        <w:t>}</w:t>
      </w:r>
    </w:p>
    <w:p w14:paraId="4BAA8535" w14:textId="77777777" w:rsidR="009D6E01" w:rsidRPr="009D6E01" w:rsidRDefault="009D6E01" w:rsidP="00164F58">
      <w:pPr>
        <w:pStyle w:val="3"/>
      </w:pPr>
      <w:r w:rsidRPr="009D6E01">
        <w:rPr>
          <w:rFonts w:ascii="Segoe UI Emoji" w:hAnsi="Segoe UI Emoji" w:cs="Segoe UI Emoji"/>
        </w:rPr>
        <w:t>⚠️</w:t>
      </w:r>
      <w:r w:rsidRPr="009D6E01">
        <w:t xml:space="preserve"> 重要注意事项 </w:t>
      </w:r>
    </w:p>
    <w:p w14:paraId="67C5272E" w14:textId="77777777" w:rsidR="009D6E01" w:rsidRPr="009D6E01" w:rsidRDefault="009D6E01" w:rsidP="009D6E01">
      <w:pPr>
        <w:numPr>
          <w:ilvl w:val="0"/>
          <w:numId w:val="623"/>
        </w:numPr>
      </w:pPr>
      <w:r w:rsidRPr="009D6E01">
        <w:rPr>
          <w:rFonts w:ascii="Times New Roman" w:hAnsi="Times New Roman" w:cs="Times New Roman"/>
        </w:rPr>
        <w:t>​</w:t>
      </w:r>
      <w:r w:rsidRPr="009D6E01">
        <w:rPr>
          <w:b/>
          <w:bCs/>
        </w:rPr>
        <w:t>中断使能</w:t>
      </w:r>
      <w:r w:rsidRPr="009D6E01">
        <w:rPr>
          <w:rFonts w:ascii="Times New Roman" w:hAnsi="Times New Roman" w:cs="Times New Roman"/>
        </w:rPr>
        <w:t>​</w:t>
      </w:r>
      <w:r w:rsidRPr="009D6E01">
        <w:t>：在使用此函数之前，必须先用 SPI_I2S_ITConfig函数使能你所关心的中断源（如 SPI_I2S_IT_RXNE）。否则，即使硬件标志位置位，SPI_I2S_GetITStatus也会返回 RESET。</w:t>
      </w:r>
    </w:p>
    <w:p w14:paraId="117D0341" w14:textId="77777777" w:rsidR="009D6E01" w:rsidRPr="009D6E01" w:rsidRDefault="009D6E01" w:rsidP="009D6E01">
      <w:pPr>
        <w:numPr>
          <w:ilvl w:val="0"/>
          <w:numId w:val="623"/>
        </w:numPr>
      </w:pPr>
      <w:r w:rsidRPr="009D6E01">
        <w:rPr>
          <w:rFonts w:ascii="Times New Roman" w:hAnsi="Times New Roman" w:cs="Times New Roman"/>
        </w:rPr>
        <w:t>​</w:t>
      </w:r>
      <w:r w:rsidRPr="009D6E01">
        <w:rPr>
          <w:b/>
          <w:bCs/>
        </w:rPr>
        <w:t>清除中断标志</w:t>
      </w:r>
      <w:r w:rsidRPr="009D6E01">
        <w:rPr>
          <w:rFonts w:ascii="Times New Roman" w:hAnsi="Times New Roman" w:cs="Times New Roman"/>
        </w:rPr>
        <w:t>​</w:t>
      </w:r>
      <w:r w:rsidRPr="009D6E01">
        <w:t>：不同的中断标志有不同的清除方式。</w:t>
      </w:r>
    </w:p>
    <w:p w14:paraId="03F28B8A" w14:textId="77777777" w:rsidR="009D6E01" w:rsidRPr="009D6E01" w:rsidRDefault="009D6E01" w:rsidP="009D6E01">
      <w:pPr>
        <w:numPr>
          <w:ilvl w:val="1"/>
          <w:numId w:val="623"/>
        </w:numPr>
      </w:pPr>
      <w:r w:rsidRPr="009D6E01">
        <w:rPr>
          <w:rFonts w:ascii="Times New Roman" w:hAnsi="Times New Roman" w:cs="Times New Roman"/>
        </w:rPr>
        <w:t>​</w:t>
      </w:r>
      <w:r w:rsidRPr="009D6E01">
        <w:rPr>
          <w:b/>
          <w:bCs/>
        </w:rPr>
        <w:t>TXE</w:t>
      </w:r>
      <w:r w:rsidRPr="009D6E01">
        <w:rPr>
          <w:rFonts w:ascii="Times New Roman" w:hAnsi="Times New Roman" w:cs="Times New Roman"/>
        </w:rPr>
        <w:t>​</w:t>
      </w:r>
      <w:r w:rsidRPr="009D6E01">
        <w:t xml:space="preserve"> 和 </w:t>
      </w:r>
      <w:r w:rsidRPr="009D6E01">
        <w:rPr>
          <w:rFonts w:ascii="Times New Roman" w:hAnsi="Times New Roman" w:cs="Times New Roman"/>
        </w:rPr>
        <w:t>​</w:t>
      </w:r>
      <w:r w:rsidRPr="009D6E01">
        <w:rPr>
          <w:b/>
          <w:bCs/>
        </w:rPr>
        <w:t>RXNE</w:t>
      </w:r>
      <w:r w:rsidRPr="009D6E01">
        <w:rPr>
          <w:rFonts w:ascii="Times New Roman" w:hAnsi="Times New Roman" w:cs="Times New Roman"/>
        </w:rPr>
        <w:t>​</w:t>
      </w:r>
      <w:r w:rsidRPr="009D6E01">
        <w:t xml:space="preserve"> 这类标志的清除通常是</w:t>
      </w:r>
      <w:r w:rsidRPr="009D6E01">
        <w:rPr>
          <w:b/>
          <w:bCs/>
        </w:rPr>
        <w:t>自动的</w:t>
      </w:r>
      <w:r w:rsidRPr="009D6E01">
        <w:rPr>
          <w:rFonts w:ascii="Times New Roman" w:hAnsi="Times New Roman" w:cs="Times New Roman"/>
        </w:rPr>
        <w:t>​</w:t>
      </w:r>
      <w:r w:rsidRPr="009D6E01">
        <w:t>：</w:t>
      </w:r>
      <w:r w:rsidRPr="009D6E01">
        <w:rPr>
          <w:rFonts w:ascii="Times New Roman" w:hAnsi="Times New Roman" w:cs="Times New Roman"/>
        </w:rPr>
        <w:t>​</w:t>
      </w:r>
      <w:r w:rsidRPr="009D6E01">
        <w:rPr>
          <w:b/>
          <w:bCs/>
        </w:rPr>
        <w:t>发送缓冲区空（TXE）标志在写入数据寄存器（SPI_DR）后由硬件自动清除</w:t>
      </w:r>
      <w:r w:rsidRPr="009D6E01">
        <w:t>；</w:t>
      </w:r>
      <w:r w:rsidRPr="009D6E01">
        <w:rPr>
          <w:b/>
          <w:bCs/>
        </w:rPr>
        <w:t>接收缓冲区非空（RXNE）标志在读取数据寄存器（SPI_DR）后由硬件自动清除</w:t>
      </w:r>
      <w:r w:rsidRPr="009D6E01">
        <w:t>。如所强调，在RXNE中断中错误地使用 SPI_I2S_ClearITPendingBit来清除标志是不当的。</w:t>
      </w:r>
    </w:p>
    <w:p w14:paraId="0ADFE615" w14:textId="77777777" w:rsidR="009D6E01" w:rsidRPr="009D6E01" w:rsidRDefault="009D6E01" w:rsidP="009D6E01">
      <w:pPr>
        <w:numPr>
          <w:ilvl w:val="1"/>
          <w:numId w:val="623"/>
        </w:numPr>
      </w:pPr>
      <w:r w:rsidRPr="009D6E01">
        <w:t>对于</w:t>
      </w:r>
      <w:r w:rsidRPr="009D6E01">
        <w:rPr>
          <w:b/>
          <w:bCs/>
        </w:rPr>
        <w:t>错误中断标志</w:t>
      </w:r>
      <w:r w:rsidRPr="009D6E01">
        <w:rPr>
          <w:rFonts w:ascii="Times New Roman" w:hAnsi="Times New Roman" w:cs="Times New Roman"/>
        </w:rPr>
        <w:t>​</w:t>
      </w:r>
      <w:r w:rsidRPr="009D6E01">
        <w:t>（如溢出错误），通常需要</w:t>
      </w:r>
      <w:r w:rsidRPr="009D6E01">
        <w:rPr>
          <w:b/>
          <w:bCs/>
        </w:rPr>
        <w:t>手动清除</w:t>
      </w:r>
      <w:r w:rsidRPr="009D6E01">
        <w:t>，一般在中断服务程序中通过调用 SPI_I2S_ClearITPendingBit函数来完成。</w:t>
      </w:r>
    </w:p>
    <w:p w14:paraId="4A8A68E7" w14:textId="77777777" w:rsidR="009D6E01" w:rsidRPr="009D6E01" w:rsidRDefault="009D6E01" w:rsidP="009D6E01">
      <w:pPr>
        <w:numPr>
          <w:ilvl w:val="0"/>
          <w:numId w:val="623"/>
        </w:numPr>
      </w:pPr>
      <w:r w:rsidRPr="009D6E01">
        <w:rPr>
          <w:rFonts w:ascii="Times New Roman" w:hAnsi="Times New Roman" w:cs="Times New Roman"/>
        </w:rPr>
        <w:t>​</w:t>
      </w:r>
      <w:r w:rsidRPr="009D6E01">
        <w:rPr>
          <w:b/>
          <w:bCs/>
        </w:rPr>
        <w:t>中断优先级</w:t>
      </w:r>
      <w:r w:rsidRPr="009D6E01">
        <w:rPr>
          <w:rFonts w:ascii="Times New Roman" w:hAnsi="Times New Roman" w:cs="Times New Roman"/>
        </w:rPr>
        <w:t>​</w:t>
      </w:r>
      <w:r w:rsidRPr="009D6E01">
        <w:t>：在包含多个中断源的复杂系统中，需要合理配置NVIC（嵌套向量中断控制器）的中断优先级。</w:t>
      </w:r>
    </w:p>
    <w:p w14:paraId="3AE74561" w14:textId="77777777" w:rsidR="009D6E01" w:rsidRPr="009D6E01" w:rsidRDefault="009D6E01" w:rsidP="009D6E01">
      <w:r w:rsidRPr="009D6E01">
        <w:t>希望这个详细的解释能帮助你更好地理解和使用 SPI_I2S_GetITStatus函数。如果你对STM32的SPI/I2S中断编程还有其他疑问，我很乐意继续为你解答！</w:t>
      </w:r>
    </w:p>
    <w:p w14:paraId="0145DA30" w14:textId="77777777" w:rsidR="009D6E01" w:rsidRPr="009D6E01" w:rsidRDefault="009D6E01" w:rsidP="009D6E01"/>
    <w:p w14:paraId="489744DB" w14:textId="076FCBB1" w:rsidR="00D46492" w:rsidRDefault="00D46492" w:rsidP="00D46492">
      <w:pPr>
        <w:pStyle w:val="2"/>
      </w:pPr>
      <w:r>
        <w:t>SPI_I2S_ClearITPendingBit()</w:t>
      </w:r>
      <w:r w:rsidR="00B74EB8">
        <w:br/>
      </w:r>
      <w:r w:rsidR="00B74EB8" w:rsidRPr="00B74EB8">
        <w:t>清除SPI或I2S外设的特定中断挂起位</w:t>
      </w:r>
    </w:p>
    <w:p w14:paraId="15439A90" w14:textId="77777777" w:rsidR="00B74EB8" w:rsidRPr="00B74EB8" w:rsidRDefault="00B74EB8" w:rsidP="00B74EB8">
      <w:r w:rsidRPr="00B74EB8">
        <w:t>在STM32的标准外设库中，SPI_I2S_ClearITPendingBit函数用于清除SPI或I2S外设的特定中断挂起位。下面为您详细解释这个函数。</w:t>
      </w:r>
    </w:p>
    <w:p w14:paraId="5D8D354B" w14:textId="77777777" w:rsidR="00B74EB8" w:rsidRPr="00B74EB8" w:rsidRDefault="00B74EB8" w:rsidP="00B74EB8">
      <w:pPr>
        <w:rPr>
          <w:b/>
          <w:bCs/>
        </w:rPr>
      </w:pPr>
      <w:r w:rsidRPr="00B74EB8">
        <w:rPr>
          <w:rFonts w:ascii="Segoe UI Emoji" w:hAnsi="Segoe UI Emoji" w:cs="Segoe UI Emoji"/>
          <w:b/>
          <w:bCs/>
        </w:rPr>
        <w:t>📖</w:t>
      </w:r>
      <w:r w:rsidRPr="00B74EB8">
        <w:rPr>
          <w:b/>
          <w:bCs/>
        </w:rPr>
        <w:t xml:space="preserve"> 函数原型与作用 </w:t>
      </w:r>
    </w:p>
    <w:p w14:paraId="0D4253D1" w14:textId="77777777" w:rsidR="00B74EB8" w:rsidRPr="00B74EB8" w:rsidRDefault="00B74EB8" w:rsidP="00164F58">
      <w:pPr>
        <w:pStyle w:val="3"/>
      </w:pPr>
      <w:r w:rsidRPr="00B74EB8">
        <w:rPr>
          <w:rFonts w:ascii="Times New Roman" w:hAnsi="Times New Roman" w:cs="Times New Roman"/>
        </w:rPr>
        <w:t>​</w:t>
      </w:r>
      <w:r w:rsidRPr="00B74EB8">
        <w:t>函数原型</w:t>
      </w:r>
      <w:r w:rsidRPr="00B74EB8">
        <w:rPr>
          <w:rFonts w:ascii="Times New Roman" w:hAnsi="Times New Roman" w:cs="Times New Roman"/>
        </w:rPr>
        <w:t>​</w:t>
      </w:r>
      <w:r w:rsidRPr="00B74EB8">
        <w:t>：</w:t>
      </w:r>
    </w:p>
    <w:p w14:paraId="44963D09" w14:textId="77777777" w:rsidR="00B74EB8" w:rsidRPr="00B74EB8" w:rsidRDefault="00B74EB8" w:rsidP="00B74EB8">
      <w:r w:rsidRPr="00B74EB8">
        <w:t>void SPI_I2S_</w:t>
      </w:r>
      <w:proofErr w:type="gramStart"/>
      <w:r w:rsidRPr="00B74EB8">
        <w:t>ClearITPendingBit(</w:t>
      </w:r>
      <w:proofErr w:type="spellStart"/>
      <w:proofErr w:type="gramEnd"/>
      <w:r w:rsidRPr="00B74EB8">
        <w:t>SPI_TypeDef</w:t>
      </w:r>
      <w:proofErr w:type="spellEnd"/>
      <w:r w:rsidRPr="00B74EB8">
        <w:t xml:space="preserve">* </w:t>
      </w:r>
      <w:proofErr w:type="spellStart"/>
      <w:r w:rsidRPr="00B74EB8">
        <w:t>SPIx</w:t>
      </w:r>
      <w:proofErr w:type="spellEnd"/>
      <w:r w:rsidRPr="00B74EB8">
        <w:t>, uint8_t SPI_I2S_IT)</w:t>
      </w:r>
    </w:p>
    <w:p w14:paraId="52B06061" w14:textId="77777777" w:rsidR="00B74EB8" w:rsidRPr="00B74EB8" w:rsidRDefault="00B74EB8" w:rsidP="00B74EB8">
      <w:pPr>
        <w:numPr>
          <w:ilvl w:val="0"/>
          <w:numId w:val="624"/>
        </w:numPr>
      </w:pPr>
      <w:r w:rsidRPr="00B74EB8">
        <w:rPr>
          <w:rFonts w:ascii="Times New Roman" w:hAnsi="Times New Roman" w:cs="Times New Roman"/>
        </w:rPr>
        <w:lastRenderedPageBreak/>
        <w:t>​</w:t>
      </w:r>
      <w:r w:rsidRPr="00B74EB8">
        <w:rPr>
          <w:b/>
          <w:bCs/>
        </w:rPr>
        <w:t xml:space="preserve">参数 </w:t>
      </w:r>
      <w:proofErr w:type="spellStart"/>
      <w:r w:rsidRPr="00B74EB8">
        <w:rPr>
          <w:b/>
          <w:bCs/>
        </w:rPr>
        <w:t>SPIx</w:t>
      </w:r>
      <w:proofErr w:type="spellEnd"/>
      <w:r w:rsidRPr="00B74EB8">
        <w:rPr>
          <w:rFonts w:ascii="Times New Roman" w:hAnsi="Times New Roman" w:cs="Times New Roman"/>
        </w:rPr>
        <w:t>​</w:t>
      </w:r>
      <w:r w:rsidRPr="00B74EB8">
        <w:t>：指定要操作的SPI或I2S外设，例如 SPI1、SPI2等。</w:t>
      </w:r>
    </w:p>
    <w:p w14:paraId="536E4879" w14:textId="77777777" w:rsidR="00B74EB8" w:rsidRPr="00B74EB8" w:rsidRDefault="00B74EB8" w:rsidP="00B74EB8">
      <w:pPr>
        <w:numPr>
          <w:ilvl w:val="0"/>
          <w:numId w:val="624"/>
        </w:numPr>
      </w:pPr>
      <w:r w:rsidRPr="00B74EB8">
        <w:rPr>
          <w:rFonts w:ascii="Times New Roman" w:hAnsi="Times New Roman" w:cs="Times New Roman"/>
        </w:rPr>
        <w:t>​</w:t>
      </w:r>
      <w:r w:rsidRPr="00B74EB8">
        <w:rPr>
          <w:b/>
          <w:bCs/>
        </w:rPr>
        <w:t>参数 SPI_I2S_IT</w:t>
      </w:r>
      <w:r w:rsidRPr="00B74EB8">
        <w:rPr>
          <w:rFonts w:ascii="Times New Roman" w:hAnsi="Times New Roman" w:cs="Times New Roman"/>
        </w:rPr>
        <w:t>​</w:t>
      </w:r>
      <w:r w:rsidRPr="00B74EB8">
        <w:t>：指定要清除的中断挂起位。这个参数通常用于清除</w:t>
      </w:r>
      <w:r w:rsidRPr="00B74EB8">
        <w:rPr>
          <w:b/>
          <w:bCs/>
        </w:rPr>
        <w:t>错误类中断</w:t>
      </w:r>
      <w:r w:rsidRPr="00B74EB8">
        <w:t>的标志位，例如：</w:t>
      </w:r>
    </w:p>
    <w:p w14:paraId="48DF1EA0" w14:textId="77777777" w:rsidR="00B74EB8" w:rsidRPr="00B74EB8" w:rsidRDefault="00B74EB8" w:rsidP="00B74EB8">
      <w:pPr>
        <w:numPr>
          <w:ilvl w:val="1"/>
          <w:numId w:val="624"/>
        </w:numPr>
      </w:pPr>
      <w:r w:rsidRPr="00B74EB8">
        <w:t>SPI_I2S_IT_CRCERR：CRC错误中断</w:t>
      </w:r>
    </w:p>
    <w:p w14:paraId="32A6C3B5" w14:textId="77777777" w:rsidR="00B74EB8" w:rsidRPr="00B74EB8" w:rsidRDefault="00B74EB8" w:rsidP="00B74EB8">
      <w:pPr>
        <w:numPr>
          <w:ilvl w:val="1"/>
          <w:numId w:val="624"/>
        </w:numPr>
      </w:pPr>
      <w:r w:rsidRPr="00B74EB8">
        <w:t>SPI_I2S_IT_MODF：模式错误中断</w:t>
      </w:r>
    </w:p>
    <w:p w14:paraId="42AEB997" w14:textId="77777777" w:rsidR="00B74EB8" w:rsidRPr="00B74EB8" w:rsidRDefault="00B74EB8" w:rsidP="00B74EB8">
      <w:pPr>
        <w:numPr>
          <w:ilvl w:val="1"/>
          <w:numId w:val="624"/>
        </w:numPr>
      </w:pPr>
      <w:r w:rsidRPr="00B74EB8">
        <w:t>SPI_I2S_IT_OVR：溢出错误中断</w:t>
      </w:r>
    </w:p>
    <w:p w14:paraId="4412B098" w14:textId="77777777" w:rsidR="00B74EB8" w:rsidRPr="00B74EB8" w:rsidRDefault="00B74EB8" w:rsidP="00B74EB8">
      <w:pPr>
        <w:numPr>
          <w:ilvl w:val="0"/>
          <w:numId w:val="624"/>
        </w:numPr>
      </w:pPr>
      <w:r w:rsidRPr="00B74EB8">
        <w:rPr>
          <w:rFonts w:ascii="Times New Roman" w:hAnsi="Times New Roman" w:cs="Times New Roman"/>
        </w:rPr>
        <w:t>​</w:t>
      </w:r>
      <w:r w:rsidRPr="00B74EB8">
        <w:rPr>
          <w:b/>
          <w:bCs/>
        </w:rPr>
        <w:t>返回值</w:t>
      </w:r>
      <w:r w:rsidRPr="00B74EB8">
        <w:rPr>
          <w:rFonts w:ascii="Times New Roman" w:hAnsi="Times New Roman" w:cs="Times New Roman"/>
        </w:rPr>
        <w:t>​</w:t>
      </w:r>
      <w:r w:rsidRPr="00B74EB8">
        <w:t>：无（void）。</w:t>
      </w:r>
    </w:p>
    <w:p w14:paraId="1C0D8FC9" w14:textId="77777777" w:rsidR="00B74EB8" w:rsidRPr="00B74EB8" w:rsidRDefault="00B74EB8" w:rsidP="00164F58">
      <w:pPr>
        <w:pStyle w:val="3"/>
      </w:pPr>
      <w:r w:rsidRPr="00B74EB8">
        <w:rPr>
          <w:rFonts w:ascii="Segoe UI Emoji" w:hAnsi="Segoe UI Emoji" w:cs="Segoe UI Emoji"/>
        </w:rPr>
        <w:t>🔧</w:t>
      </w:r>
      <w:r w:rsidRPr="00B74EB8">
        <w:t xml:space="preserve"> 功能与用途详解 </w:t>
      </w:r>
    </w:p>
    <w:p w14:paraId="4F51E052" w14:textId="77777777" w:rsidR="00B74EB8" w:rsidRPr="00B74EB8" w:rsidRDefault="00B74EB8" w:rsidP="00B74EB8">
      <w:r w:rsidRPr="00B74EB8">
        <w:t>SPI_I2S_ClearITPendingBit函数的核心作用是</w:t>
      </w:r>
      <w:r w:rsidRPr="00B74EB8">
        <w:rPr>
          <w:b/>
          <w:bCs/>
        </w:rPr>
        <w:t>手动清除由硬件自动置位（SET）的特定中断挂起位</w:t>
      </w:r>
      <w:r w:rsidRPr="00B74EB8">
        <w:t>。</w:t>
      </w:r>
    </w:p>
    <w:p w14:paraId="13177C83" w14:textId="77777777" w:rsidR="00B74EB8" w:rsidRPr="00B74EB8" w:rsidRDefault="00B74EB8" w:rsidP="00B74EB8">
      <w:pPr>
        <w:numPr>
          <w:ilvl w:val="0"/>
          <w:numId w:val="625"/>
        </w:numPr>
      </w:pPr>
      <w:r w:rsidRPr="00B74EB8">
        <w:rPr>
          <w:rFonts w:ascii="Times New Roman" w:hAnsi="Times New Roman" w:cs="Times New Roman"/>
        </w:rPr>
        <w:t>​</w:t>
      </w:r>
      <w:r w:rsidRPr="00B74EB8">
        <w:rPr>
          <w:b/>
          <w:bCs/>
        </w:rPr>
        <w:t>为何需要清除中断挂起位</w:t>
      </w:r>
      <w:r w:rsidRPr="00B74EB8">
        <w:rPr>
          <w:rFonts w:ascii="Times New Roman" w:hAnsi="Times New Roman" w:cs="Times New Roman"/>
        </w:rPr>
        <w:t>​</w:t>
      </w:r>
      <w:r w:rsidRPr="00B74EB8">
        <w:t>：在SPI通信过程中，如果发生了特定的错误事件（如CRC校验失败、数据溢出或模式错误），对应的错误中断标志位会被硬件自动置1。这个状态会一直保持，直到被软件清除。如果不在中断服务程序中及时清除这些挂起位，该中断将会持续触发，导致程序反复进入中断服务函数，影响系统正常运行。</w:t>
      </w:r>
    </w:p>
    <w:p w14:paraId="07107573" w14:textId="77777777" w:rsidR="00B74EB8" w:rsidRPr="00B74EB8" w:rsidRDefault="00B74EB8" w:rsidP="00B74EB8">
      <w:pPr>
        <w:numPr>
          <w:ilvl w:val="0"/>
          <w:numId w:val="625"/>
        </w:numPr>
      </w:pPr>
      <w:r w:rsidRPr="00B74EB8">
        <w:rPr>
          <w:rFonts w:ascii="Times New Roman" w:hAnsi="Times New Roman" w:cs="Times New Roman"/>
        </w:rPr>
        <w:t>​</w:t>
      </w:r>
      <w:r w:rsidRPr="00B74EB8">
        <w:rPr>
          <w:b/>
          <w:bCs/>
        </w:rPr>
        <w:t>与 SPI_I2S_ClearFlag的区别</w:t>
      </w:r>
      <w:r w:rsidRPr="00B74EB8">
        <w:rPr>
          <w:rFonts w:ascii="Times New Roman" w:hAnsi="Times New Roman" w:cs="Times New Roman"/>
        </w:rPr>
        <w:t>​</w:t>
      </w:r>
      <w:r w:rsidRPr="00B74EB8">
        <w:t>：这两个函数功能相似，但 SPI_I2S_ClearITPendingBit是专门为</w:t>
      </w:r>
      <w:r w:rsidRPr="00B74EB8">
        <w:rPr>
          <w:b/>
          <w:bCs/>
        </w:rPr>
        <w:t>中断上下文</w:t>
      </w:r>
      <w:r w:rsidRPr="00B74EB8">
        <w:t>设计的。在中断服务程序（ISR）中，通常使用此函数来清除已处理的中断源，以防止同一中断的重复触发。</w:t>
      </w:r>
    </w:p>
    <w:p w14:paraId="1D7677AC" w14:textId="77777777" w:rsidR="00B74EB8" w:rsidRPr="00B74EB8" w:rsidRDefault="00B74EB8" w:rsidP="00B74EB8">
      <w:pPr>
        <w:numPr>
          <w:ilvl w:val="0"/>
          <w:numId w:val="625"/>
        </w:numPr>
      </w:pPr>
      <w:r w:rsidRPr="00B74EB8">
        <w:rPr>
          <w:rFonts w:ascii="Times New Roman" w:hAnsi="Times New Roman" w:cs="Times New Roman"/>
        </w:rPr>
        <w:t>​</w:t>
      </w:r>
      <w:r w:rsidRPr="00B74EB8">
        <w:rPr>
          <w:rFonts w:ascii="Segoe UI Emoji" w:hAnsi="Segoe UI Emoji" w:cs="Segoe UI Emoji"/>
          <w:b/>
          <w:bCs/>
        </w:rPr>
        <w:t>⚠️</w:t>
      </w:r>
      <w:r w:rsidRPr="00B74EB8">
        <w:rPr>
          <w:b/>
          <w:bCs/>
        </w:rPr>
        <w:t xml:space="preserve"> 重要注意事项（极易出错）</w:t>
      </w:r>
      <w:r w:rsidRPr="00B74EB8">
        <w:rPr>
          <w:rFonts w:ascii="Times New Roman" w:hAnsi="Times New Roman" w:cs="Times New Roman"/>
          <w:b/>
          <w:bCs/>
        </w:rPr>
        <w:t>​</w:t>
      </w:r>
      <w:r w:rsidRPr="00B74EB8">
        <w:rPr>
          <w:rFonts w:ascii="Times New Roman" w:hAnsi="Times New Roman" w:cs="Times New Roman"/>
        </w:rPr>
        <w:t>​</w:t>
      </w:r>
    </w:p>
    <w:p w14:paraId="64D9D27B" w14:textId="77777777" w:rsidR="00B74EB8" w:rsidRPr="00B74EB8" w:rsidRDefault="00B74EB8" w:rsidP="00B74EB8">
      <w:pPr>
        <w:numPr>
          <w:ilvl w:val="1"/>
          <w:numId w:val="625"/>
        </w:numPr>
      </w:pPr>
      <w:r w:rsidRPr="00B74EB8">
        <w:rPr>
          <w:rFonts w:ascii="Times New Roman" w:hAnsi="Times New Roman" w:cs="Times New Roman"/>
        </w:rPr>
        <w:t>​</w:t>
      </w:r>
      <w:r w:rsidRPr="00B74EB8">
        <w:rPr>
          <w:b/>
          <w:bCs/>
        </w:rPr>
        <w:t>TXE 和 RXNE 标志的清除</w:t>
      </w:r>
      <w:r w:rsidRPr="00B74EB8">
        <w:rPr>
          <w:rFonts w:ascii="Times New Roman" w:hAnsi="Times New Roman" w:cs="Times New Roman"/>
        </w:rPr>
        <w:t>​</w:t>
      </w:r>
      <w:r w:rsidRPr="00B74EB8">
        <w:t>：需要特别注意的是，对于发送缓冲区空（SPI_I2S_IT_TXE）和接收缓冲区非空（SPI_I2S_IT_RXNE）这两个最常见的中断，</w:t>
      </w:r>
      <w:r w:rsidRPr="00B74EB8">
        <w:rPr>
          <w:rFonts w:ascii="Times New Roman" w:hAnsi="Times New Roman" w:cs="Times New Roman"/>
        </w:rPr>
        <w:t>​</w:t>
      </w:r>
      <w:r w:rsidRPr="00B74EB8">
        <w:rPr>
          <w:b/>
          <w:bCs/>
        </w:rPr>
        <w:t>不应使用 SPI_I2S_ClearITPendingBit来清除它们的中断挂起位</w:t>
      </w:r>
      <w:r w:rsidRPr="00B74EB8">
        <w:t>。</w:t>
      </w:r>
    </w:p>
    <w:p w14:paraId="136CA016" w14:textId="77777777" w:rsidR="00B74EB8" w:rsidRPr="00B74EB8" w:rsidRDefault="00B74EB8" w:rsidP="00B74EB8">
      <w:pPr>
        <w:numPr>
          <w:ilvl w:val="2"/>
          <w:numId w:val="625"/>
        </w:numPr>
      </w:pPr>
      <w:r w:rsidRPr="00B74EB8">
        <w:rPr>
          <w:rFonts w:ascii="Times New Roman" w:hAnsi="Times New Roman" w:cs="Times New Roman"/>
        </w:rPr>
        <w:t>​</w:t>
      </w:r>
      <w:r w:rsidRPr="00B74EB8">
        <w:rPr>
          <w:b/>
          <w:bCs/>
        </w:rPr>
        <w:t>TXE标志</w:t>
      </w:r>
      <w:r w:rsidRPr="00B74EB8">
        <w:t>在写入数据寄存器（SPI_DR，通常通过 SPI_I2S_SendData函数）后由硬件自动清除。</w:t>
      </w:r>
    </w:p>
    <w:p w14:paraId="494638F1" w14:textId="77777777" w:rsidR="00B74EB8" w:rsidRPr="00B74EB8" w:rsidRDefault="00B74EB8" w:rsidP="00B74EB8">
      <w:pPr>
        <w:numPr>
          <w:ilvl w:val="2"/>
          <w:numId w:val="625"/>
        </w:numPr>
      </w:pPr>
      <w:r w:rsidRPr="00B74EB8">
        <w:rPr>
          <w:rFonts w:ascii="Times New Roman" w:hAnsi="Times New Roman" w:cs="Times New Roman"/>
        </w:rPr>
        <w:t>​</w:t>
      </w:r>
      <w:r w:rsidRPr="00B74EB8">
        <w:rPr>
          <w:b/>
          <w:bCs/>
        </w:rPr>
        <w:t>RXNE标志</w:t>
      </w:r>
      <w:r w:rsidRPr="00B74EB8">
        <w:t>在读取数据寄存器（SPI_DR，通常通过 SPI_I2S_ReceiveData函数）后由硬件自动清除。</w:t>
      </w:r>
    </w:p>
    <w:p w14:paraId="2603644C" w14:textId="77777777" w:rsidR="00B74EB8" w:rsidRPr="00B74EB8" w:rsidRDefault="00B74EB8" w:rsidP="00B74EB8">
      <w:pPr>
        <w:numPr>
          <w:ilvl w:val="1"/>
          <w:numId w:val="625"/>
        </w:numPr>
      </w:pPr>
      <w:r w:rsidRPr="00B74EB8">
        <w:t>错误地在 RXNE或 TXE中断中使用 SPI_I2S_ClearITPendingBit，可能会导致数据丢失或通信异常。</w:t>
      </w:r>
    </w:p>
    <w:p w14:paraId="6B2B7CEA" w14:textId="77777777" w:rsidR="00B74EB8" w:rsidRPr="00B74EB8" w:rsidRDefault="00B74EB8" w:rsidP="00164F58">
      <w:pPr>
        <w:pStyle w:val="3"/>
      </w:pPr>
      <w:r w:rsidRPr="00B74EB8">
        <w:rPr>
          <w:rFonts w:ascii="Segoe UI Emoji" w:hAnsi="Segoe UI Emoji" w:cs="Segoe UI Emoji"/>
        </w:rPr>
        <w:lastRenderedPageBreak/>
        <w:t>💡</w:t>
      </w:r>
      <w:r w:rsidRPr="00B74EB8">
        <w:t xml:space="preserve"> 典型使用场景与代码示例 </w:t>
      </w:r>
    </w:p>
    <w:p w14:paraId="7E641DE2" w14:textId="77777777" w:rsidR="00B74EB8" w:rsidRPr="00B74EB8" w:rsidRDefault="00B74EB8" w:rsidP="00B74EB8">
      <w:r w:rsidRPr="00B74EB8">
        <w:t>该函数主要用于在</w:t>
      </w:r>
      <w:r w:rsidRPr="00B74EB8">
        <w:rPr>
          <w:b/>
          <w:bCs/>
        </w:rPr>
        <w:t>错误中断服务程序</w:t>
      </w:r>
      <w:r w:rsidRPr="00B74EB8">
        <w:t>中清除错误标志。</w:t>
      </w:r>
    </w:p>
    <w:p w14:paraId="61DB5120" w14:textId="77777777" w:rsidR="00B74EB8" w:rsidRPr="00B74EB8" w:rsidRDefault="00B74EB8" w:rsidP="00B74EB8">
      <w:r w:rsidRPr="00B74EB8">
        <w:t>下面是一个示例，展示如何在中断服务函数中检查并清除溢出错误（OVR）中断：</w:t>
      </w:r>
    </w:p>
    <w:p w14:paraId="35C4135D" w14:textId="77777777" w:rsidR="00B74EB8" w:rsidRPr="00B74EB8" w:rsidRDefault="00B74EB8" w:rsidP="00B74EB8">
      <w:r w:rsidRPr="00B74EB8">
        <w:t>void SPI2_IRQHandler(void)</w:t>
      </w:r>
    </w:p>
    <w:p w14:paraId="3E27AF5A" w14:textId="77777777" w:rsidR="00B74EB8" w:rsidRPr="00B74EB8" w:rsidRDefault="00B74EB8" w:rsidP="00B74EB8">
      <w:r w:rsidRPr="00B74EB8">
        <w:t>{</w:t>
      </w:r>
    </w:p>
    <w:p w14:paraId="137EDE00" w14:textId="77777777" w:rsidR="00B74EB8" w:rsidRPr="00B74EB8" w:rsidRDefault="00B74EB8" w:rsidP="00B74EB8">
      <w:r w:rsidRPr="00B74EB8">
        <w:t xml:space="preserve">    // 检查是否发生溢出错误中断</w:t>
      </w:r>
    </w:p>
    <w:p w14:paraId="0517525D" w14:textId="77777777" w:rsidR="00B74EB8" w:rsidRPr="00B74EB8" w:rsidRDefault="00B74EB8" w:rsidP="00B74EB8">
      <w:r w:rsidRPr="00B74EB8">
        <w:t xml:space="preserve">    if (SPI_I2S_</w:t>
      </w:r>
      <w:proofErr w:type="gramStart"/>
      <w:r w:rsidRPr="00B74EB8">
        <w:t>GetITStatus(</w:t>
      </w:r>
      <w:proofErr w:type="gramEnd"/>
      <w:r w:rsidRPr="00B74EB8">
        <w:t>SPI2, SPI_I2S_IT_OVR) == SET)</w:t>
      </w:r>
    </w:p>
    <w:p w14:paraId="6ABF5B47" w14:textId="77777777" w:rsidR="00B74EB8" w:rsidRPr="00B74EB8" w:rsidRDefault="00B74EB8" w:rsidP="00B74EB8">
      <w:r w:rsidRPr="00B74EB8">
        <w:t xml:space="preserve">    {</w:t>
      </w:r>
    </w:p>
    <w:p w14:paraId="4A1D940D" w14:textId="77777777" w:rsidR="00B74EB8" w:rsidRPr="00B74EB8" w:rsidRDefault="00B74EB8" w:rsidP="00B74EB8">
      <w:r w:rsidRPr="00B74EB8">
        <w:t xml:space="preserve">        // 1. 进行必要的错误处理，例如记录错误日志或重置缓冲区</w:t>
      </w:r>
    </w:p>
    <w:p w14:paraId="6BC587B8" w14:textId="77777777" w:rsidR="00B74EB8" w:rsidRPr="00B74EB8" w:rsidRDefault="00B74EB8" w:rsidP="00B74EB8">
      <w:r w:rsidRPr="00B74EB8">
        <w:t xml:space="preserve">        // ...</w:t>
      </w:r>
    </w:p>
    <w:p w14:paraId="13F4853F" w14:textId="77777777" w:rsidR="00B74EB8" w:rsidRPr="00B74EB8" w:rsidRDefault="00B74EB8" w:rsidP="00B74EB8"/>
    <w:p w14:paraId="26A88ED7" w14:textId="77777777" w:rsidR="00B74EB8" w:rsidRPr="00B74EB8" w:rsidRDefault="00B74EB8" w:rsidP="00B74EB8">
      <w:r w:rsidRPr="00B74EB8">
        <w:t xml:space="preserve">        // 2. 清除溢出错误中断挂起位</w:t>
      </w:r>
    </w:p>
    <w:p w14:paraId="2B7C967D" w14:textId="77777777" w:rsidR="00B74EB8" w:rsidRPr="00B74EB8" w:rsidRDefault="00B74EB8" w:rsidP="00B74EB8">
      <w:r w:rsidRPr="00B74EB8">
        <w:t xml:space="preserve">        SPI_I2S_</w:t>
      </w:r>
      <w:proofErr w:type="gramStart"/>
      <w:r w:rsidRPr="00B74EB8">
        <w:t>ClearITPendingBit(</w:t>
      </w:r>
      <w:proofErr w:type="gramEnd"/>
      <w:r w:rsidRPr="00B74EB8">
        <w:t>SPI2, SPI_I2S_IT_OVR);</w:t>
      </w:r>
    </w:p>
    <w:p w14:paraId="65A5FEB8" w14:textId="77777777" w:rsidR="00B74EB8" w:rsidRPr="00B74EB8" w:rsidRDefault="00B74EB8" w:rsidP="00B74EB8">
      <w:r w:rsidRPr="00B74EB8">
        <w:t xml:space="preserve">    }</w:t>
      </w:r>
    </w:p>
    <w:p w14:paraId="2C29B35C" w14:textId="77777777" w:rsidR="00B74EB8" w:rsidRPr="00B74EB8" w:rsidRDefault="00B74EB8" w:rsidP="00B74EB8"/>
    <w:p w14:paraId="56D29415" w14:textId="77777777" w:rsidR="00B74EB8" w:rsidRPr="00B74EB8" w:rsidRDefault="00B74EB8" w:rsidP="00B74EB8">
      <w:r w:rsidRPr="00B74EB8">
        <w:t xml:space="preserve">    // 对于RXNE中断，正确的处理方式是读取数据寄存器，而不是调用</w:t>
      </w:r>
      <w:proofErr w:type="spellStart"/>
      <w:r w:rsidRPr="00B74EB8">
        <w:t>ClearITPendingBit</w:t>
      </w:r>
      <w:proofErr w:type="spellEnd"/>
    </w:p>
    <w:p w14:paraId="6787C44A" w14:textId="77777777" w:rsidR="00B74EB8" w:rsidRPr="00B74EB8" w:rsidRDefault="00B74EB8" w:rsidP="00B74EB8">
      <w:r w:rsidRPr="00B74EB8">
        <w:t xml:space="preserve">    if (SPI_I2S_</w:t>
      </w:r>
      <w:proofErr w:type="gramStart"/>
      <w:r w:rsidRPr="00B74EB8">
        <w:t>GetITStatus(</w:t>
      </w:r>
      <w:proofErr w:type="gramEnd"/>
      <w:r w:rsidRPr="00B74EB8">
        <w:t>SPI2, SPI_I2S_IT_RXNE) == SET)</w:t>
      </w:r>
    </w:p>
    <w:p w14:paraId="5E8242D7" w14:textId="77777777" w:rsidR="00B74EB8" w:rsidRPr="00B74EB8" w:rsidRDefault="00B74EB8" w:rsidP="00B74EB8">
      <w:r w:rsidRPr="00B74EB8">
        <w:t xml:space="preserve">    {</w:t>
      </w:r>
    </w:p>
    <w:p w14:paraId="464B2AE4" w14:textId="77777777" w:rsidR="00B74EB8" w:rsidRPr="00B74EB8" w:rsidRDefault="00B74EB8" w:rsidP="00B74EB8">
      <w:r w:rsidRPr="00B74EB8">
        <w:t xml:space="preserve">        // 读取数据，此操作会由硬件自动清除RXNE中断标志</w:t>
      </w:r>
    </w:p>
    <w:p w14:paraId="4CB93F2D" w14:textId="77777777" w:rsidR="00B74EB8" w:rsidRPr="00B74EB8" w:rsidRDefault="00B74EB8" w:rsidP="00B74EB8">
      <w:r w:rsidRPr="00B74EB8">
        <w:t xml:space="preserve">        uint16_t </w:t>
      </w:r>
      <w:proofErr w:type="spellStart"/>
      <w:r w:rsidRPr="00B74EB8">
        <w:t>received_data</w:t>
      </w:r>
      <w:proofErr w:type="spellEnd"/>
      <w:r w:rsidRPr="00B74EB8">
        <w:t xml:space="preserve"> = SPI_I2S_</w:t>
      </w:r>
      <w:proofErr w:type="gramStart"/>
      <w:r w:rsidRPr="00B74EB8">
        <w:t>ReceiveData(</w:t>
      </w:r>
      <w:proofErr w:type="gramEnd"/>
      <w:r w:rsidRPr="00B74EB8">
        <w:t>SPI2);</w:t>
      </w:r>
    </w:p>
    <w:p w14:paraId="79B96CB9" w14:textId="77777777" w:rsidR="00B74EB8" w:rsidRPr="00B74EB8" w:rsidRDefault="00B74EB8" w:rsidP="00B74EB8">
      <w:r w:rsidRPr="00B74EB8">
        <w:t xml:space="preserve">        // ... 处理接收到的数据</w:t>
      </w:r>
    </w:p>
    <w:p w14:paraId="598CEB11" w14:textId="77777777" w:rsidR="00B74EB8" w:rsidRPr="00B74EB8" w:rsidRDefault="00B74EB8" w:rsidP="00B74EB8">
      <w:r w:rsidRPr="00B74EB8">
        <w:t xml:space="preserve">    }</w:t>
      </w:r>
    </w:p>
    <w:p w14:paraId="0E22E0BE" w14:textId="77777777" w:rsidR="00B74EB8" w:rsidRPr="00B74EB8" w:rsidRDefault="00B74EB8" w:rsidP="00B74EB8">
      <w:r w:rsidRPr="00B74EB8">
        <w:t>}</w:t>
      </w:r>
    </w:p>
    <w:p w14:paraId="6B148C46" w14:textId="77777777" w:rsidR="00B74EB8" w:rsidRPr="00B74EB8" w:rsidRDefault="00B74EB8" w:rsidP="00164F58">
      <w:pPr>
        <w:pStyle w:val="3"/>
      </w:pPr>
      <w:r w:rsidRPr="00B74EB8">
        <w:rPr>
          <w:rFonts w:ascii="Segoe UI Emoji" w:hAnsi="Segoe UI Emoji" w:cs="Segoe UI Emoji"/>
        </w:rPr>
        <w:lastRenderedPageBreak/>
        <w:t>📋</w:t>
      </w:r>
      <w:r w:rsidRPr="00B74EB8">
        <w:t xml:space="preserve"> 总结与要点回顾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940"/>
        <w:gridCol w:w="7350"/>
      </w:tblGrid>
      <w:tr w:rsidR="00B74EB8" w:rsidRPr="00B74EB8" w14:paraId="3EF5E95D"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E563C90" w14:textId="77777777" w:rsidR="00B74EB8" w:rsidRPr="00B74EB8" w:rsidRDefault="00B74EB8" w:rsidP="00B74EB8">
            <w:pPr>
              <w:rPr>
                <w:b/>
                <w:bCs/>
              </w:rPr>
            </w:pPr>
            <w:r w:rsidRPr="00B74EB8">
              <w:rPr>
                <w:b/>
                <w:bCs/>
              </w:rPr>
              <w:t>特性</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D5E1FC7" w14:textId="77777777" w:rsidR="00B74EB8" w:rsidRPr="00B74EB8" w:rsidRDefault="00B74EB8" w:rsidP="00B74EB8">
            <w:pPr>
              <w:rPr>
                <w:b/>
                <w:bCs/>
              </w:rPr>
            </w:pPr>
            <w:r w:rsidRPr="00B74EB8">
              <w:rPr>
                <w:b/>
                <w:bCs/>
              </w:rPr>
              <w:t>说明</w:t>
            </w:r>
          </w:p>
        </w:tc>
      </w:tr>
      <w:tr w:rsidR="00B74EB8" w:rsidRPr="00B74EB8" w14:paraId="66DF57A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B0666FA" w14:textId="77777777" w:rsidR="00B74EB8" w:rsidRPr="00B74EB8" w:rsidRDefault="00B74EB8" w:rsidP="00B74EB8">
            <w:r w:rsidRPr="00B74EB8">
              <w:rPr>
                <w:rFonts w:ascii="Times New Roman" w:hAnsi="Times New Roman" w:cs="Times New Roman"/>
              </w:rPr>
              <w:t>​</w:t>
            </w:r>
            <w:r w:rsidRPr="00B74EB8">
              <w:rPr>
                <w:b/>
                <w:bCs/>
              </w:rPr>
              <w:t>主要功能</w:t>
            </w:r>
            <w:r w:rsidRPr="00B74E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FA98EFD" w14:textId="77777777" w:rsidR="00B74EB8" w:rsidRPr="00B74EB8" w:rsidRDefault="00B74EB8" w:rsidP="00B74EB8">
            <w:r w:rsidRPr="00B74EB8">
              <w:t>清除特定的SPI/I2S中断挂起位（尤其是错误类中断）。</w:t>
            </w:r>
          </w:p>
        </w:tc>
      </w:tr>
      <w:tr w:rsidR="00B74EB8" w:rsidRPr="00B74EB8" w14:paraId="738F36A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132700C" w14:textId="77777777" w:rsidR="00B74EB8" w:rsidRPr="00B74EB8" w:rsidRDefault="00B74EB8" w:rsidP="00B74EB8">
            <w:r w:rsidRPr="00B74EB8">
              <w:rPr>
                <w:rFonts w:ascii="Times New Roman" w:hAnsi="Times New Roman" w:cs="Times New Roman"/>
              </w:rPr>
              <w:t>​</w:t>
            </w:r>
            <w:r w:rsidRPr="00B74EB8">
              <w:rPr>
                <w:b/>
                <w:bCs/>
              </w:rPr>
              <w:t>适用场景</w:t>
            </w:r>
            <w:r w:rsidRPr="00B74E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012FB0" w14:textId="77777777" w:rsidR="00B74EB8" w:rsidRPr="00B74EB8" w:rsidRDefault="00B74EB8" w:rsidP="00B74EB8">
            <w:r w:rsidRPr="00B74EB8">
              <w:t>主要在中断服务程序（ISR）中用于清除已处理的错误中断标志。</w:t>
            </w:r>
          </w:p>
        </w:tc>
      </w:tr>
      <w:tr w:rsidR="00B74EB8" w:rsidRPr="00B74EB8" w14:paraId="5B0CA78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831461D" w14:textId="77777777" w:rsidR="00B74EB8" w:rsidRPr="00B74EB8" w:rsidRDefault="00B74EB8" w:rsidP="00B74EB8">
            <w:r w:rsidRPr="00B74EB8">
              <w:rPr>
                <w:rFonts w:ascii="Times New Roman" w:hAnsi="Times New Roman" w:cs="Times New Roman"/>
              </w:rPr>
              <w:t>​</w:t>
            </w:r>
            <w:r w:rsidRPr="00B74EB8">
              <w:rPr>
                <w:b/>
                <w:bCs/>
              </w:rPr>
              <w:t>常用中断源</w:t>
            </w:r>
            <w:r w:rsidRPr="00B74EB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55BBA72" w14:textId="77777777" w:rsidR="00B74EB8" w:rsidRPr="00B74EB8" w:rsidRDefault="00B74EB8" w:rsidP="00B74EB8">
            <w:r w:rsidRPr="00B74EB8">
              <w:t>SPI_I2S_IT_OVR（溢出）、SPI_I2S_IT_MODF（模式错误）、SPI_I2S_IT_CRCERR（CRC错误）。</w:t>
            </w:r>
          </w:p>
        </w:tc>
      </w:tr>
      <w:tr w:rsidR="00B74EB8" w:rsidRPr="00B74EB8" w14:paraId="68DA754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F844A5A" w14:textId="77777777" w:rsidR="00B74EB8" w:rsidRPr="00B74EB8" w:rsidRDefault="00B74EB8" w:rsidP="00B74EB8">
            <w:r w:rsidRPr="00B74EB8">
              <w:rPr>
                <w:rFonts w:ascii="Times New Roman" w:hAnsi="Times New Roman" w:cs="Times New Roman"/>
              </w:rPr>
              <w:t>​</w:t>
            </w:r>
            <w:r w:rsidRPr="00B74EB8">
              <w:rPr>
                <w:rFonts w:ascii="Times New Roman" w:hAnsi="Times New Roman" w:cs="Times New Roman"/>
                <w:b/>
                <w:bCs/>
              </w:rPr>
              <w:t>​</w:t>
            </w:r>
            <w:r w:rsidRPr="00B74EB8">
              <w:t>切勿用于</w:t>
            </w:r>
            <w:r w:rsidRPr="00B74EB8">
              <w:rPr>
                <w:rFonts w:ascii="Times New Roman" w:hAnsi="Times New Roman" w:cs="Times New Roman"/>
                <w:i/>
                <w:iCs/>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12523C7" w14:textId="77777777" w:rsidR="00B74EB8" w:rsidRPr="00B74EB8" w:rsidRDefault="00B74EB8" w:rsidP="00B74EB8">
            <w:r w:rsidRPr="00B74EB8">
              <w:t>SPI_I2S_IT_RXNE和 SPI_I2S_IT_TXE中断（它们由硬件自动清除）。</w:t>
            </w:r>
          </w:p>
        </w:tc>
      </w:tr>
    </w:tbl>
    <w:p w14:paraId="1FD181BB" w14:textId="77777777" w:rsidR="00B74EB8" w:rsidRPr="00B74EB8" w:rsidRDefault="00B74EB8" w:rsidP="00B74EB8">
      <w:r w:rsidRPr="00B74EB8">
        <w:t>希望这个详细的解释能帮助您正确理解和使用 SPI_I2S_ClearITPendingBit函数。</w:t>
      </w:r>
    </w:p>
    <w:p w14:paraId="790E5CC8" w14:textId="77777777" w:rsidR="00B74EB8" w:rsidRPr="00B74EB8" w:rsidRDefault="00B74EB8" w:rsidP="00B74EB8"/>
    <w:p w14:paraId="615E29B1" w14:textId="0E946E6B" w:rsidR="00DD386B" w:rsidRDefault="00DD386B" w:rsidP="00E51449">
      <w:pPr>
        <w:pStyle w:val="1"/>
      </w:pPr>
      <w:r>
        <w:rPr>
          <w:rFonts w:hint="eastAsia"/>
        </w:rPr>
        <w:t>BKP</w:t>
      </w:r>
      <w:r w:rsidR="00BB184D">
        <w:rPr>
          <w:rFonts w:hint="eastAsia"/>
        </w:rPr>
        <w:t>(备份寄存器)</w:t>
      </w:r>
    </w:p>
    <w:p w14:paraId="4DA4B52D" w14:textId="3B6C3398" w:rsidR="00A06785" w:rsidRDefault="00632262" w:rsidP="00EC6155">
      <w:pPr>
        <w:pStyle w:val="2"/>
      </w:pPr>
      <w:proofErr w:type="spellStart"/>
      <w:r w:rsidRPr="00632262">
        <w:t>BKP_DeInit</w:t>
      </w:r>
      <w:proofErr w:type="spellEnd"/>
      <w:r>
        <w:rPr>
          <w:rFonts w:hint="eastAsia"/>
        </w:rPr>
        <w:t>()</w:t>
      </w:r>
      <w:r w:rsidR="003F1CAF">
        <w:br/>
      </w:r>
      <w:r w:rsidR="003F1CAF" w:rsidRPr="003F1CAF">
        <w:t>将STM32微控制器的BKP（Backup，后备）外设所有寄存器重置为默认值</w:t>
      </w:r>
    </w:p>
    <w:p w14:paraId="520129B4" w14:textId="77777777" w:rsidR="003F1CAF" w:rsidRPr="003F1CAF" w:rsidRDefault="003F1CAF" w:rsidP="003F1CAF">
      <w:proofErr w:type="spellStart"/>
      <w:r w:rsidRPr="003F1CAF">
        <w:t>BKP_DeInit</w:t>
      </w:r>
      <w:proofErr w:type="spellEnd"/>
      <w:r w:rsidRPr="003F1CAF">
        <w:t>(void)函数用于将STM32微控制器的BKP（Backup，后备）外设所有寄存器重置为默认值。</w:t>
      </w:r>
    </w:p>
    <w:p w14:paraId="11A9AFFE" w14:textId="77777777" w:rsidR="003F1CAF" w:rsidRPr="003F1CAF" w:rsidRDefault="003F1CAF" w:rsidP="001B018E">
      <w:pPr>
        <w:pStyle w:val="3"/>
      </w:pPr>
      <w:r w:rsidRPr="003F1CAF">
        <w:rPr>
          <w:rFonts w:ascii="Segoe UI Emoji" w:hAnsi="Segoe UI Emoji" w:cs="Segoe UI Emoji"/>
        </w:rPr>
        <w:t>📜</w:t>
      </w:r>
      <w:r w:rsidRPr="003F1CAF">
        <w:t xml:space="preserve"> 函数原型与说明</w:t>
      </w:r>
    </w:p>
    <w:p w14:paraId="35D14F55" w14:textId="77777777" w:rsidR="003F1CAF" w:rsidRPr="003F1CAF" w:rsidRDefault="003F1CAF" w:rsidP="003F1CAF">
      <w:r w:rsidRPr="003F1CAF">
        <w:t xml:space="preserve">void </w:t>
      </w:r>
      <w:proofErr w:type="spellStart"/>
      <w:r w:rsidRPr="003F1CAF">
        <w:t>BKP_DeInit</w:t>
      </w:r>
      <w:proofErr w:type="spellEnd"/>
      <w:r w:rsidRPr="003F1CAF">
        <w:t>(void);</w:t>
      </w:r>
    </w:p>
    <w:p w14:paraId="39DD423A" w14:textId="77777777" w:rsidR="003F1CAF" w:rsidRPr="003F1CAF" w:rsidRDefault="003F1CAF" w:rsidP="003F1CAF">
      <w:pPr>
        <w:numPr>
          <w:ilvl w:val="0"/>
          <w:numId w:val="727"/>
        </w:numPr>
      </w:pPr>
      <w:r w:rsidRPr="003F1CAF">
        <w:rPr>
          <w:rFonts w:ascii="Times New Roman" w:hAnsi="Times New Roman" w:cs="Times New Roman"/>
        </w:rPr>
        <w:t>​</w:t>
      </w:r>
      <w:r w:rsidRPr="003F1CAF">
        <w:rPr>
          <w:b/>
          <w:bCs/>
        </w:rPr>
        <w:t>功能</w:t>
      </w:r>
      <w:r w:rsidRPr="003F1CAF">
        <w:rPr>
          <w:rFonts w:ascii="Times New Roman" w:hAnsi="Times New Roman" w:cs="Times New Roman"/>
        </w:rPr>
        <w:t>​</w:t>
      </w:r>
      <w:r w:rsidRPr="003F1CAF">
        <w:t>：执行备份域（BKP）的软件复位。该函数会将BKP相关的所有控制寄存器、状态标志等恢复至上电后的初始状态（缺省值）。</w:t>
      </w:r>
    </w:p>
    <w:p w14:paraId="78427672" w14:textId="77777777" w:rsidR="003F1CAF" w:rsidRPr="003F1CAF" w:rsidRDefault="003F1CAF" w:rsidP="003F1CAF">
      <w:pPr>
        <w:numPr>
          <w:ilvl w:val="0"/>
          <w:numId w:val="727"/>
        </w:numPr>
      </w:pPr>
      <w:r w:rsidRPr="003F1CAF">
        <w:rPr>
          <w:rFonts w:ascii="Times New Roman" w:hAnsi="Times New Roman" w:cs="Times New Roman"/>
        </w:rPr>
        <w:t>​</w:t>
      </w:r>
      <w:r w:rsidRPr="003F1CAF">
        <w:rPr>
          <w:b/>
          <w:bCs/>
        </w:rPr>
        <w:t>输入参数</w:t>
      </w:r>
      <w:r w:rsidRPr="003F1CAF">
        <w:rPr>
          <w:rFonts w:ascii="Times New Roman" w:hAnsi="Times New Roman" w:cs="Times New Roman"/>
        </w:rPr>
        <w:t>​</w:t>
      </w:r>
      <w:r w:rsidRPr="003F1CAF">
        <w:t>：无 (void)。</w:t>
      </w:r>
    </w:p>
    <w:p w14:paraId="28C6E947" w14:textId="77777777" w:rsidR="003F1CAF" w:rsidRPr="003F1CAF" w:rsidRDefault="003F1CAF" w:rsidP="003F1CAF">
      <w:pPr>
        <w:numPr>
          <w:ilvl w:val="0"/>
          <w:numId w:val="727"/>
        </w:numPr>
      </w:pPr>
      <w:r w:rsidRPr="003F1CAF">
        <w:rPr>
          <w:rFonts w:ascii="Times New Roman" w:hAnsi="Times New Roman" w:cs="Times New Roman"/>
        </w:rPr>
        <w:t>​</w:t>
      </w:r>
      <w:r w:rsidRPr="003F1CAF">
        <w:rPr>
          <w:b/>
          <w:bCs/>
        </w:rPr>
        <w:t>返回值</w:t>
      </w:r>
      <w:r w:rsidRPr="003F1CAF">
        <w:rPr>
          <w:rFonts w:ascii="Times New Roman" w:hAnsi="Times New Roman" w:cs="Times New Roman"/>
        </w:rPr>
        <w:t>​</w:t>
      </w:r>
      <w:r w:rsidRPr="003F1CAF">
        <w:t>：无 (void)。</w:t>
      </w:r>
    </w:p>
    <w:p w14:paraId="71F017FD" w14:textId="77777777" w:rsidR="003F1CAF" w:rsidRPr="003F1CAF" w:rsidRDefault="003F1CAF" w:rsidP="001B018E">
      <w:pPr>
        <w:pStyle w:val="3"/>
      </w:pPr>
      <w:r w:rsidRPr="003F1CAF">
        <w:rPr>
          <w:rFonts w:ascii="Segoe UI Emoji" w:hAnsi="Segoe UI Emoji" w:cs="Segoe UI Emoji"/>
        </w:rPr>
        <w:t>⚠️</w:t>
      </w:r>
      <w:r w:rsidRPr="003F1CAF">
        <w:t xml:space="preserve"> 主要作用与影响</w:t>
      </w:r>
    </w:p>
    <w:p w14:paraId="22D544E4" w14:textId="77777777" w:rsidR="003F1CAF" w:rsidRPr="003F1CAF" w:rsidRDefault="003F1CAF" w:rsidP="003F1CAF">
      <w:r w:rsidRPr="003F1CAF">
        <w:t xml:space="preserve">调用 </w:t>
      </w:r>
      <w:proofErr w:type="spellStart"/>
      <w:r w:rsidRPr="003F1CAF">
        <w:t>BKP_DeInit</w:t>
      </w:r>
      <w:proofErr w:type="spellEnd"/>
      <w:r w:rsidRPr="003F1CAF">
        <w:t>()会产生以下关键效果：</w:t>
      </w:r>
    </w:p>
    <w:p w14:paraId="6AC09B98" w14:textId="77777777" w:rsidR="003F1CAF" w:rsidRPr="003F1CAF" w:rsidRDefault="003F1CAF" w:rsidP="003F1CAF">
      <w:pPr>
        <w:numPr>
          <w:ilvl w:val="0"/>
          <w:numId w:val="728"/>
        </w:numPr>
      </w:pPr>
      <w:r w:rsidRPr="003F1CAF">
        <w:rPr>
          <w:rFonts w:ascii="Times New Roman" w:hAnsi="Times New Roman" w:cs="Times New Roman"/>
        </w:rPr>
        <w:t>​</w:t>
      </w:r>
      <w:r w:rsidRPr="003F1CAF">
        <w:rPr>
          <w:b/>
          <w:bCs/>
        </w:rPr>
        <w:t>清除备份寄存器数据</w:t>
      </w:r>
      <w:r w:rsidRPr="003F1CAF">
        <w:rPr>
          <w:rFonts w:ascii="Times New Roman" w:hAnsi="Times New Roman" w:cs="Times New Roman"/>
        </w:rPr>
        <w:t>​</w:t>
      </w:r>
      <w:r w:rsidRPr="003F1CAF">
        <w:t xml:space="preserve">：此操作会清除BKP数据寄存器（如 BKP_DR1至 </w:t>
      </w:r>
      <w:r w:rsidRPr="003F1CAF">
        <w:lastRenderedPageBreak/>
        <w:t>BKP_DR10等）中保存的所有用户数据。这是软件层面清除备份寄存器内容的一种方式。</w:t>
      </w:r>
    </w:p>
    <w:p w14:paraId="7A1DFBF8" w14:textId="77777777" w:rsidR="003F1CAF" w:rsidRPr="003F1CAF" w:rsidRDefault="003F1CAF" w:rsidP="003F1CAF">
      <w:pPr>
        <w:numPr>
          <w:ilvl w:val="0"/>
          <w:numId w:val="728"/>
        </w:numPr>
      </w:pPr>
      <w:r w:rsidRPr="003F1CAF">
        <w:rPr>
          <w:rFonts w:ascii="Times New Roman" w:hAnsi="Times New Roman" w:cs="Times New Roman"/>
        </w:rPr>
        <w:t>​</w:t>
      </w:r>
      <w:r w:rsidRPr="003F1CAF">
        <w:rPr>
          <w:b/>
          <w:bCs/>
        </w:rPr>
        <w:t>复位配置</w:t>
      </w:r>
      <w:r w:rsidRPr="003F1CAF">
        <w:rPr>
          <w:rFonts w:ascii="Times New Roman" w:hAnsi="Times New Roman" w:cs="Times New Roman"/>
        </w:rPr>
        <w:t>​</w:t>
      </w:r>
      <w:r w:rsidRPr="003F1CAF">
        <w:t>：与侵入检测（Tamper Pin）相关的设置、RTC输出配置等将被重置。</w:t>
      </w:r>
    </w:p>
    <w:p w14:paraId="6B584C8E" w14:textId="77777777" w:rsidR="003F1CAF" w:rsidRPr="003F1CAF" w:rsidRDefault="003F1CAF" w:rsidP="001B018E">
      <w:pPr>
        <w:pStyle w:val="3"/>
      </w:pPr>
      <w:r w:rsidRPr="003F1CAF">
        <w:rPr>
          <w:rFonts w:ascii="Segoe UI Emoji" w:hAnsi="Segoe UI Emoji" w:cs="Segoe UI Emoji"/>
        </w:rPr>
        <w:t>🔄</w:t>
      </w:r>
      <w:r w:rsidRPr="003F1CAF">
        <w:t xml:space="preserve"> 典型使用场景</w:t>
      </w:r>
    </w:p>
    <w:p w14:paraId="357DE058" w14:textId="77777777" w:rsidR="003F1CAF" w:rsidRPr="003F1CAF" w:rsidRDefault="003F1CAF" w:rsidP="003F1CAF">
      <w:pPr>
        <w:numPr>
          <w:ilvl w:val="0"/>
          <w:numId w:val="729"/>
        </w:numPr>
      </w:pPr>
      <w:r w:rsidRPr="003F1CAF">
        <w:t>在程序开始阶段，希望确保BKP模块处于一个确定的初始状态时。</w:t>
      </w:r>
    </w:p>
    <w:p w14:paraId="39145414" w14:textId="77777777" w:rsidR="003F1CAF" w:rsidRPr="003F1CAF" w:rsidRDefault="003F1CAF" w:rsidP="003F1CAF">
      <w:pPr>
        <w:numPr>
          <w:ilvl w:val="0"/>
          <w:numId w:val="729"/>
        </w:numPr>
      </w:pPr>
      <w:r w:rsidRPr="003F1CAF">
        <w:t>当需要完全清空备份寄存器中之前存储的数据，以便重新记录新的信息时。</w:t>
      </w:r>
    </w:p>
    <w:p w14:paraId="5BEA6160" w14:textId="77777777" w:rsidR="003F1CAF" w:rsidRPr="003F1CAF" w:rsidRDefault="003F1CAF" w:rsidP="001B018E">
      <w:pPr>
        <w:pStyle w:val="3"/>
      </w:pPr>
      <w:r w:rsidRPr="003F1CAF">
        <w:rPr>
          <w:rFonts w:ascii="Segoe UI Emoji" w:hAnsi="Segoe UI Emoji" w:cs="Segoe UI Emoji"/>
        </w:rPr>
        <w:t>🔒</w:t>
      </w:r>
      <w:r w:rsidRPr="003F1CAF">
        <w:t xml:space="preserve"> 重要注意事项</w:t>
      </w:r>
    </w:p>
    <w:p w14:paraId="49A67F1C" w14:textId="77777777" w:rsidR="003F1CAF" w:rsidRPr="003F1CAF" w:rsidRDefault="003F1CAF" w:rsidP="003F1CAF">
      <w:pPr>
        <w:numPr>
          <w:ilvl w:val="0"/>
          <w:numId w:val="730"/>
        </w:numPr>
      </w:pPr>
      <w:r w:rsidRPr="003F1CAF">
        <w:rPr>
          <w:rFonts w:ascii="Times New Roman" w:hAnsi="Times New Roman" w:cs="Times New Roman"/>
        </w:rPr>
        <w:t>​</w:t>
      </w:r>
      <w:r w:rsidRPr="003F1CAF">
        <w:rPr>
          <w:b/>
          <w:bCs/>
        </w:rPr>
        <w:t>访问使能</w:t>
      </w:r>
      <w:r w:rsidRPr="003F1CAF">
        <w:rPr>
          <w:rFonts w:ascii="Times New Roman" w:hAnsi="Times New Roman" w:cs="Times New Roman"/>
        </w:rPr>
        <w:t>​</w:t>
      </w:r>
      <w:r w:rsidRPr="003F1CAF">
        <w:t xml:space="preserve">：在对BKP模块进行任何操作（包括调用 </w:t>
      </w:r>
      <w:proofErr w:type="spellStart"/>
      <w:r w:rsidRPr="003F1CAF">
        <w:t>BKP_DeInit</w:t>
      </w:r>
      <w:proofErr w:type="spellEnd"/>
      <w:r w:rsidRPr="003F1CAF">
        <w:t>）之前，必须先使能PWR（电源控制）和BKP的时钟，并</w:t>
      </w:r>
      <w:r w:rsidRPr="003F1CAF">
        <w:rPr>
          <w:b/>
          <w:bCs/>
        </w:rPr>
        <w:t>解锁备份域的写保护</w:t>
      </w:r>
      <w:r w:rsidRPr="003F1CAF">
        <w:t>。通常需要以下步骤：</w:t>
      </w:r>
    </w:p>
    <w:p w14:paraId="136729D8" w14:textId="77777777" w:rsidR="003F1CAF" w:rsidRPr="003F1CAF" w:rsidRDefault="003F1CAF" w:rsidP="003F1CAF">
      <w:pPr>
        <w:numPr>
          <w:ilvl w:val="0"/>
          <w:numId w:val="730"/>
        </w:numPr>
        <w:tabs>
          <w:tab w:val="clear" w:pos="720"/>
        </w:tabs>
      </w:pPr>
      <w:r w:rsidRPr="003F1CAF">
        <w:t>RCC_APB1</w:t>
      </w:r>
      <w:proofErr w:type="gramStart"/>
      <w:r w:rsidRPr="003F1CAF">
        <w:t>PeriphClockCmd(</w:t>
      </w:r>
      <w:proofErr w:type="gramEnd"/>
      <w:r w:rsidRPr="003F1CAF">
        <w:t>RCC_APB1Periph_PWR | RCC_APB1Periph_BKP, ENABLE);</w:t>
      </w:r>
    </w:p>
    <w:p w14:paraId="77BD00AF" w14:textId="77777777" w:rsidR="003F1CAF" w:rsidRPr="003F1CAF" w:rsidRDefault="003F1CAF" w:rsidP="003F1CAF">
      <w:pPr>
        <w:numPr>
          <w:ilvl w:val="0"/>
          <w:numId w:val="730"/>
        </w:numPr>
        <w:tabs>
          <w:tab w:val="clear" w:pos="720"/>
        </w:tabs>
      </w:pPr>
      <w:proofErr w:type="spellStart"/>
      <w:r w:rsidRPr="003F1CAF">
        <w:t>PWR_BackupAccessCmd</w:t>
      </w:r>
      <w:proofErr w:type="spellEnd"/>
      <w:r w:rsidRPr="003F1CAF">
        <w:t>(ENABLE); // 解锁对后备区域的写保护</w:t>
      </w:r>
    </w:p>
    <w:p w14:paraId="28D022C6" w14:textId="77777777" w:rsidR="003F1CAF" w:rsidRPr="003F1CAF" w:rsidRDefault="003F1CAF" w:rsidP="003F1CAF">
      <w:r w:rsidRPr="003F1CAF">
        <w:t xml:space="preserve">// 之后才能调用 </w:t>
      </w:r>
      <w:proofErr w:type="spellStart"/>
      <w:r w:rsidRPr="003F1CAF">
        <w:t>BKP_DeInit</w:t>
      </w:r>
      <w:proofErr w:type="spellEnd"/>
      <w:r w:rsidRPr="003F1CAF">
        <w:t>();</w:t>
      </w:r>
    </w:p>
    <w:p w14:paraId="53D2E0AB" w14:textId="77777777" w:rsidR="003F1CAF" w:rsidRPr="003F1CAF" w:rsidRDefault="003F1CAF" w:rsidP="003F1CAF">
      <w:pPr>
        <w:numPr>
          <w:ilvl w:val="0"/>
          <w:numId w:val="730"/>
        </w:numPr>
      </w:pPr>
      <w:r w:rsidRPr="003F1CAF">
        <w:rPr>
          <w:rFonts w:ascii="Times New Roman" w:hAnsi="Times New Roman" w:cs="Times New Roman"/>
        </w:rPr>
        <w:t>​</w:t>
      </w:r>
      <w:r w:rsidRPr="003F1CAF">
        <w:rPr>
          <w:b/>
          <w:bCs/>
        </w:rPr>
        <w:t>数据丢失风险</w:t>
      </w:r>
      <w:r w:rsidRPr="003F1CAF">
        <w:rPr>
          <w:rFonts w:ascii="Times New Roman" w:hAnsi="Times New Roman" w:cs="Times New Roman"/>
        </w:rPr>
        <w:t>​</w:t>
      </w:r>
      <w:r w:rsidRPr="003F1CAF">
        <w:t>：由于该函数会清除备份寄存器的内容，</w:t>
      </w:r>
      <w:r w:rsidRPr="003F1CAF">
        <w:rPr>
          <w:rFonts w:ascii="Times New Roman" w:hAnsi="Times New Roman" w:cs="Times New Roman"/>
        </w:rPr>
        <w:t>​</w:t>
      </w:r>
      <w:r w:rsidRPr="003F1CAF">
        <w:rPr>
          <w:b/>
          <w:bCs/>
        </w:rPr>
        <w:t>调用前请务必确认已不再需要其中保存的数据</w:t>
      </w:r>
      <w:r w:rsidRPr="003F1CAF">
        <w:t>，因为这些数据在VBAT供电下原本是可以保持的。</w:t>
      </w:r>
    </w:p>
    <w:p w14:paraId="5C01D8AF" w14:textId="77777777" w:rsidR="003F1CAF" w:rsidRPr="003F1CAF" w:rsidRDefault="003F1CAF" w:rsidP="001B018E">
      <w:pPr>
        <w:pStyle w:val="3"/>
      </w:pPr>
      <w:r w:rsidRPr="003F1CAF">
        <w:rPr>
          <w:rFonts w:ascii="Segoe UI Emoji" w:hAnsi="Segoe UI Emoji" w:cs="Segoe UI Emoji"/>
        </w:rPr>
        <w:t>💎</w:t>
      </w:r>
      <w:r w:rsidRPr="003F1CAF">
        <w:t xml:space="preserve"> 总结</w:t>
      </w:r>
    </w:p>
    <w:p w14:paraId="4DE2A63D" w14:textId="77777777" w:rsidR="003F1CAF" w:rsidRPr="003F1CAF" w:rsidRDefault="003F1CAF" w:rsidP="003F1CAF">
      <w:proofErr w:type="spellStart"/>
      <w:r w:rsidRPr="003F1CAF">
        <w:t>BKP_DeInit</w:t>
      </w:r>
      <w:proofErr w:type="spellEnd"/>
      <w:r w:rsidRPr="003F1CAF">
        <w:t>(void)是BKP模块的一个基础复位函数，用于将整个BKP外设恢复到默认状态。其主要特点是会清除所有备份寄存器中的数据，因此在使用时需谨慎，并确保已正确使能了对备份域的访问权限。</w:t>
      </w:r>
    </w:p>
    <w:p w14:paraId="7803424A" w14:textId="757C0EDB" w:rsidR="003F1CAF" w:rsidRPr="003F1CAF" w:rsidRDefault="003F1CAF" w:rsidP="003F1CAF">
      <w:r w:rsidRPr="003F1CAF">
        <w:t>希望这些信息能帮助您更好地理解和使用这个函数。如果您对BKP的其他功能（如数据读写、侵入检测配置）还有疑问，随时可以继续提问。</w:t>
      </w:r>
    </w:p>
    <w:p w14:paraId="37A2DEA5" w14:textId="31D7F689" w:rsidR="008D77F6" w:rsidRDefault="003427AA" w:rsidP="00DA2C59">
      <w:pPr>
        <w:pStyle w:val="2"/>
      </w:pPr>
      <w:proofErr w:type="spellStart"/>
      <w:r w:rsidRPr="003427AA">
        <w:t>BKP_TamperPinLevelConfig</w:t>
      </w:r>
      <w:proofErr w:type="spellEnd"/>
      <w:r>
        <w:rPr>
          <w:rFonts w:hint="eastAsia"/>
        </w:rPr>
        <w:t>()</w:t>
      </w:r>
      <w:r w:rsidR="00F2251E">
        <w:br/>
      </w:r>
      <w:r w:rsidR="00F2251E" w:rsidRPr="00F2251E">
        <w:t>配置STM32微控制器中备份寄存器（BKP）模块的侵入检测（Tamper）功能</w:t>
      </w:r>
    </w:p>
    <w:p w14:paraId="1147DD7F" w14:textId="77777777" w:rsidR="00F2251E" w:rsidRPr="00F2251E" w:rsidRDefault="00F2251E" w:rsidP="00F2251E">
      <w:proofErr w:type="spellStart"/>
      <w:r w:rsidRPr="00F2251E">
        <w:t>BKP_TamperPinLevelConfig</w:t>
      </w:r>
      <w:proofErr w:type="spellEnd"/>
      <w:r w:rsidRPr="00F2251E">
        <w:t>函数用于配置STM32微控制器中备份寄存器（BKP）模块的侵入检测（Tamper）功能，设置TAMPER引脚的</w:t>
      </w:r>
      <w:r w:rsidRPr="00F2251E">
        <w:rPr>
          <w:b/>
          <w:bCs/>
        </w:rPr>
        <w:t>有效触发电平</w:t>
      </w:r>
      <w:r w:rsidRPr="00F2251E">
        <w:t>。</w:t>
      </w:r>
    </w:p>
    <w:p w14:paraId="0D090E5B" w14:textId="77777777" w:rsidR="00F2251E" w:rsidRPr="00F2251E" w:rsidRDefault="00F2251E" w:rsidP="005A65E1">
      <w:pPr>
        <w:pStyle w:val="3"/>
      </w:pPr>
      <w:r w:rsidRPr="00F2251E">
        <w:rPr>
          <w:rFonts w:ascii="Segoe UI Emoji" w:hAnsi="Segoe UI Emoji" w:cs="Segoe UI Emoji"/>
        </w:rPr>
        <w:lastRenderedPageBreak/>
        <w:t>⚙️</w:t>
      </w:r>
      <w:r w:rsidRPr="00F2251E">
        <w:t xml:space="preserve"> 函数原型与参数</w:t>
      </w:r>
    </w:p>
    <w:p w14:paraId="2F787BE5" w14:textId="77777777" w:rsidR="00F2251E" w:rsidRPr="00F2251E" w:rsidRDefault="00F2251E" w:rsidP="00F2251E">
      <w:r w:rsidRPr="00F2251E">
        <w:t xml:space="preserve">void </w:t>
      </w:r>
      <w:proofErr w:type="spellStart"/>
      <w:r w:rsidRPr="00F2251E">
        <w:t>BKP_</w:t>
      </w:r>
      <w:proofErr w:type="gramStart"/>
      <w:r w:rsidRPr="00F2251E">
        <w:t>TamperPinLevelConfig</w:t>
      </w:r>
      <w:proofErr w:type="spellEnd"/>
      <w:r w:rsidRPr="00F2251E">
        <w:t>(</w:t>
      </w:r>
      <w:proofErr w:type="gramEnd"/>
      <w:r w:rsidRPr="00F2251E">
        <w:t xml:space="preserve">uint16_t </w:t>
      </w:r>
      <w:proofErr w:type="spellStart"/>
      <w:r w:rsidRPr="00F2251E">
        <w:t>BKP_TamperPinLevel</w:t>
      </w:r>
      <w:proofErr w:type="spellEnd"/>
      <w:r w:rsidRPr="00F2251E">
        <w:t>);</w:t>
      </w:r>
    </w:p>
    <w:p w14:paraId="3C35DAEE" w14:textId="77777777" w:rsidR="00F2251E" w:rsidRPr="00F2251E" w:rsidRDefault="00F2251E" w:rsidP="00F2251E">
      <w:pPr>
        <w:numPr>
          <w:ilvl w:val="0"/>
          <w:numId w:val="731"/>
        </w:numPr>
      </w:pPr>
      <w:r w:rsidRPr="00F2251E">
        <w:rPr>
          <w:rFonts w:ascii="Times New Roman" w:hAnsi="Times New Roman" w:cs="Times New Roman"/>
        </w:rPr>
        <w:t>​</w:t>
      </w:r>
      <w:r w:rsidRPr="00F2251E">
        <w:rPr>
          <w:b/>
          <w:bCs/>
        </w:rPr>
        <w:t>输入参数</w:t>
      </w:r>
      <w:r w:rsidRPr="00F2251E">
        <w:rPr>
          <w:rFonts w:ascii="Times New Roman" w:hAnsi="Times New Roman" w:cs="Times New Roman"/>
        </w:rPr>
        <w:t>​</w:t>
      </w:r>
      <w:r w:rsidRPr="00F2251E">
        <w:t>：</w:t>
      </w:r>
      <w:proofErr w:type="spellStart"/>
      <w:r w:rsidRPr="00F2251E">
        <w:t>BKP_TamperPinLevel</w:t>
      </w:r>
      <w:proofErr w:type="spellEnd"/>
    </w:p>
    <w:p w14:paraId="791CB506" w14:textId="77777777" w:rsidR="00F2251E" w:rsidRPr="00F2251E" w:rsidRDefault="00F2251E" w:rsidP="00F2251E">
      <w:pPr>
        <w:numPr>
          <w:ilvl w:val="1"/>
          <w:numId w:val="731"/>
        </w:numPr>
      </w:pPr>
      <w:r w:rsidRPr="00F2251E">
        <w:t>此参数指定TAMPER引脚在何种电平下触发侵入检测事件。</w:t>
      </w:r>
    </w:p>
    <w:p w14:paraId="5D599BD7" w14:textId="77777777" w:rsidR="00F2251E" w:rsidRPr="00F2251E" w:rsidRDefault="00F2251E" w:rsidP="00F2251E">
      <w:pPr>
        <w:numPr>
          <w:ilvl w:val="1"/>
          <w:numId w:val="731"/>
        </w:numPr>
      </w:pPr>
      <w:r w:rsidRPr="00F2251E">
        <w:t>可取值有两个宏定义：</w:t>
      </w:r>
    </w:p>
    <w:p w14:paraId="51BC8044" w14:textId="77777777" w:rsidR="00F2251E" w:rsidRPr="00F2251E" w:rsidRDefault="00F2251E" w:rsidP="00F2251E">
      <w:pPr>
        <w:numPr>
          <w:ilvl w:val="2"/>
          <w:numId w:val="731"/>
        </w:numPr>
      </w:pPr>
      <w:proofErr w:type="spellStart"/>
      <w:r w:rsidRPr="00F2251E">
        <w:t>BKP_TamperPinLevel_High</w:t>
      </w:r>
      <w:proofErr w:type="spellEnd"/>
      <w:r w:rsidRPr="00F2251E">
        <w:t>：高电平有效。当TAMPER引脚出现高电平时，触发侵入事件。</w:t>
      </w:r>
    </w:p>
    <w:p w14:paraId="47917F87" w14:textId="77777777" w:rsidR="00F2251E" w:rsidRPr="00F2251E" w:rsidRDefault="00F2251E" w:rsidP="00F2251E">
      <w:pPr>
        <w:numPr>
          <w:ilvl w:val="2"/>
          <w:numId w:val="731"/>
        </w:numPr>
      </w:pPr>
      <w:r w:rsidRPr="00F2251E">
        <w:t>BKP_TamperPinLevel_Low：低电平有效。当TAMPER引脚出现低电平时，触发侵入事件。</w:t>
      </w:r>
    </w:p>
    <w:p w14:paraId="33D63B2E" w14:textId="77777777" w:rsidR="00F2251E" w:rsidRPr="00F2251E" w:rsidRDefault="00F2251E" w:rsidP="005A65E1">
      <w:pPr>
        <w:pStyle w:val="3"/>
      </w:pPr>
      <w:r w:rsidRPr="00F2251E">
        <w:rPr>
          <w:rFonts w:ascii="Segoe UI Emoji" w:hAnsi="Segoe UI Emoji" w:cs="Segoe UI Emoji"/>
        </w:rPr>
        <w:t>⚡</w:t>
      </w:r>
      <w:r w:rsidRPr="00F2251E">
        <w:t xml:space="preserve"> 功能详解</w:t>
      </w:r>
    </w:p>
    <w:p w14:paraId="3CA92515" w14:textId="77777777" w:rsidR="00F2251E" w:rsidRPr="00F2251E" w:rsidRDefault="00F2251E" w:rsidP="00F2251E">
      <w:r w:rsidRPr="00F2251E">
        <w:t>该函数通过配置备份控制寄存器（BKP_CR）中的TPAL（Tamper pin active level）位来设定侵入检测的触发条件。其主要作用包括：</w:t>
      </w:r>
    </w:p>
    <w:p w14:paraId="40007A82" w14:textId="77777777" w:rsidR="00F2251E" w:rsidRPr="00F2251E" w:rsidRDefault="00F2251E" w:rsidP="00F2251E">
      <w:pPr>
        <w:numPr>
          <w:ilvl w:val="0"/>
          <w:numId w:val="732"/>
        </w:numPr>
      </w:pPr>
      <w:r w:rsidRPr="00F2251E">
        <w:rPr>
          <w:rFonts w:ascii="Times New Roman" w:hAnsi="Times New Roman" w:cs="Times New Roman"/>
        </w:rPr>
        <w:t>​</w:t>
      </w:r>
      <w:r w:rsidRPr="00F2251E">
        <w:rPr>
          <w:b/>
          <w:bCs/>
        </w:rPr>
        <w:t>定义触发条件</w:t>
      </w:r>
      <w:r w:rsidRPr="00F2251E">
        <w:rPr>
          <w:rFonts w:ascii="Times New Roman" w:hAnsi="Times New Roman" w:cs="Times New Roman"/>
        </w:rPr>
        <w:t>​</w:t>
      </w:r>
      <w:r w:rsidRPr="00F2251E">
        <w:t>：确定何种引脚电平变化被视为一次有效的"侵入"事件。</w:t>
      </w:r>
    </w:p>
    <w:p w14:paraId="6D68ABEF" w14:textId="77777777" w:rsidR="00F2251E" w:rsidRPr="00F2251E" w:rsidRDefault="00F2251E" w:rsidP="00F2251E">
      <w:pPr>
        <w:numPr>
          <w:ilvl w:val="0"/>
          <w:numId w:val="732"/>
        </w:numPr>
      </w:pPr>
      <w:r w:rsidRPr="00F2251E">
        <w:rPr>
          <w:rFonts w:ascii="Times New Roman" w:hAnsi="Times New Roman" w:cs="Times New Roman"/>
        </w:rPr>
        <w:t>​</w:t>
      </w:r>
      <w:r w:rsidRPr="00F2251E">
        <w:rPr>
          <w:b/>
          <w:bCs/>
        </w:rPr>
        <w:t>数据保护机制</w:t>
      </w:r>
      <w:r w:rsidRPr="00F2251E">
        <w:rPr>
          <w:rFonts w:ascii="Times New Roman" w:hAnsi="Times New Roman" w:cs="Times New Roman"/>
        </w:rPr>
        <w:t>​</w:t>
      </w:r>
      <w:r w:rsidRPr="00F2251E">
        <w:t>：一旦检测到设定的侵入事件，BKP模块会自动将所有备份数据寄存器（BKP_DR1等）的内容清除，以防止敏感数据在设备受到物理篡改时被读取。</w:t>
      </w:r>
    </w:p>
    <w:p w14:paraId="6398E071" w14:textId="77777777" w:rsidR="00F2251E" w:rsidRPr="00F2251E" w:rsidRDefault="00F2251E" w:rsidP="005A65E1">
      <w:pPr>
        <w:pStyle w:val="3"/>
      </w:pPr>
      <w:r w:rsidRPr="00F2251E">
        <w:rPr>
          <w:rFonts w:ascii="Segoe UI Emoji" w:hAnsi="Segoe UI Emoji" w:cs="Segoe UI Emoji"/>
        </w:rPr>
        <w:t>🔄</w:t>
      </w:r>
      <w:r w:rsidRPr="00F2251E">
        <w:t xml:space="preserve"> 典型使用流程</w:t>
      </w:r>
    </w:p>
    <w:p w14:paraId="7AE72930" w14:textId="77777777" w:rsidR="00F2251E" w:rsidRPr="00F2251E" w:rsidRDefault="00F2251E" w:rsidP="00F2251E">
      <w:r w:rsidRPr="00F2251E">
        <w:t>配置侵入检测功能通常遵循以下步骤：</w:t>
      </w:r>
    </w:p>
    <w:p w14:paraId="112403FC" w14:textId="77777777" w:rsidR="00F2251E" w:rsidRPr="00F2251E" w:rsidRDefault="00F2251E" w:rsidP="00F2251E">
      <w:pPr>
        <w:numPr>
          <w:ilvl w:val="0"/>
          <w:numId w:val="733"/>
        </w:numPr>
      </w:pPr>
      <w:r w:rsidRPr="00F2251E">
        <w:rPr>
          <w:rFonts w:ascii="Times New Roman" w:hAnsi="Times New Roman" w:cs="Times New Roman"/>
        </w:rPr>
        <w:t>​</w:t>
      </w:r>
      <w:r w:rsidRPr="00F2251E">
        <w:rPr>
          <w:b/>
          <w:bCs/>
        </w:rPr>
        <w:t>使能时钟和访问权限</w:t>
      </w:r>
      <w:r w:rsidRPr="00F2251E">
        <w:rPr>
          <w:rFonts w:ascii="Times New Roman" w:hAnsi="Times New Roman" w:cs="Times New Roman"/>
        </w:rPr>
        <w:t>​</w:t>
      </w:r>
      <w:r w:rsidRPr="00F2251E">
        <w:t>：在对BKP进行任何操作前，必须先使能PWR（电源）和BKP的时钟，并解锁备份域的写保护。</w:t>
      </w:r>
    </w:p>
    <w:p w14:paraId="2DB9A39A" w14:textId="77777777" w:rsidR="00F2251E" w:rsidRPr="00F2251E" w:rsidRDefault="00F2251E" w:rsidP="00F2251E">
      <w:pPr>
        <w:numPr>
          <w:ilvl w:val="0"/>
          <w:numId w:val="733"/>
        </w:numPr>
        <w:tabs>
          <w:tab w:val="clear" w:pos="720"/>
        </w:tabs>
      </w:pPr>
      <w:r w:rsidRPr="00F2251E">
        <w:t>RCC_APB1</w:t>
      </w:r>
      <w:proofErr w:type="gramStart"/>
      <w:r w:rsidRPr="00F2251E">
        <w:t>PeriphClockCmd(</w:t>
      </w:r>
      <w:proofErr w:type="gramEnd"/>
      <w:r w:rsidRPr="00F2251E">
        <w:t>RCC_APB1Periph_PWR | RCC_APB1Periph_BKP, ENABLE);</w:t>
      </w:r>
    </w:p>
    <w:p w14:paraId="45C6289B" w14:textId="77777777" w:rsidR="00F2251E" w:rsidRPr="00F2251E" w:rsidRDefault="00F2251E" w:rsidP="00F2251E">
      <w:proofErr w:type="spellStart"/>
      <w:r w:rsidRPr="00F2251E">
        <w:t>PWR_BackupAccessCmd</w:t>
      </w:r>
      <w:proofErr w:type="spellEnd"/>
      <w:r w:rsidRPr="00F2251E">
        <w:t>(ENABLE); // 解锁备份域</w:t>
      </w:r>
    </w:p>
    <w:p w14:paraId="5E109E18" w14:textId="77777777" w:rsidR="00F2251E" w:rsidRPr="00F2251E" w:rsidRDefault="00F2251E" w:rsidP="00F2251E">
      <w:pPr>
        <w:numPr>
          <w:ilvl w:val="0"/>
          <w:numId w:val="733"/>
        </w:numPr>
      </w:pPr>
      <w:r w:rsidRPr="00F2251E">
        <w:rPr>
          <w:rFonts w:ascii="Times New Roman" w:hAnsi="Times New Roman" w:cs="Times New Roman"/>
        </w:rPr>
        <w:t>​</w:t>
      </w:r>
      <w:r w:rsidRPr="00F2251E">
        <w:rPr>
          <w:b/>
          <w:bCs/>
        </w:rPr>
        <w:t>配置触发电平</w:t>
      </w:r>
      <w:r w:rsidRPr="00F2251E">
        <w:rPr>
          <w:rFonts w:ascii="Times New Roman" w:hAnsi="Times New Roman" w:cs="Times New Roman"/>
        </w:rPr>
        <w:t>​</w:t>
      </w:r>
      <w:r w:rsidRPr="00F2251E">
        <w:t>：使用本函数设置TAMPER引脚的有效电平。</w:t>
      </w:r>
    </w:p>
    <w:p w14:paraId="3E8DEC1D" w14:textId="77777777" w:rsidR="00F2251E" w:rsidRPr="00F2251E" w:rsidRDefault="00F2251E" w:rsidP="00F2251E">
      <w:proofErr w:type="spellStart"/>
      <w:r w:rsidRPr="00F2251E">
        <w:t>BKP_TamperPinLevelConfig</w:t>
      </w:r>
      <w:proofErr w:type="spellEnd"/>
      <w:r w:rsidRPr="00F2251E">
        <w:t>(</w:t>
      </w:r>
      <w:proofErr w:type="spellStart"/>
      <w:r w:rsidRPr="00F2251E">
        <w:t>BKP_TamperPinLevel_Low</w:t>
      </w:r>
      <w:proofErr w:type="spellEnd"/>
      <w:r w:rsidRPr="00F2251E">
        <w:t>); // 例如，设置为低电平触发</w:t>
      </w:r>
    </w:p>
    <w:p w14:paraId="65A7F5DD" w14:textId="77777777" w:rsidR="00F2251E" w:rsidRPr="00F2251E" w:rsidRDefault="00F2251E" w:rsidP="00F2251E">
      <w:pPr>
        <w:numPr>
          <w:ilvl w:val="0"/>
          <w:numId w:val="733"/>
        </w:numPr>
      </w:pPr>
      <w:r w:rsidRPr="00F2251E">
        <w:rPr>
          <w:rFonts w:ascii="Times New Roman" w:hAnsi="Times New Roman" w:cs="Times New Roman"/>
        </w:rPr>
        <w:t>​</w:t>
      </w:r>
      <w:r w:rsidRPr="00F2251E">
        <w:rPr>
          <w:b/>
          <w:bCs/>
        </w:rPr>
        <w:t>使能侵入检测功能</w:t>
      </w:r>
      <w:r w:rsidRPr="00F2251E">
        <w:rPr>
          <w:rFonts w:ascii="Times New Roman" w:hAnsi="Times New Roman" w:cs="Times New Roman"/>
        </w:rPr>
        <w:t>​</w:t>
      </w:r>
      <w:r w:rsidRPr="00F2251E">
        <w:t>：设置好电平后，再使能TAMPER引脚的功能。</w:t>
      </w:r>
    </w:p>
    <w:p w14:paraId="77901D9C" w14:textId="77777777" w:rsidR="00F2251E" w:rsidRPr="00F2251E" w:rsidRDefault="00F2251E" w:rsidP="00F2251E">
      <w:r w:rsidRPr="00F2251E">
        <w:t>BKP_</w:t>
      </w:r>
      <w:proofErr w:type="gramStart"/>
      <w:r w:rsidRPr="00F2251E">
        <w:t>TamperPinCmd(</w:t>
      </w:r>
      <w:proofErr w:type="gramEnd"/>
      <w:r w:rsidRPr="00F2251E">
        <w:t>ENABLE);</w:t>
      </w:r>
    </w:p>
    <w:p w14:paraId="6ECCF350" w14:textId="77777777" w:rsidR="00F2251E" w:rsidRPr="00F2251E" w:rsidRDefault="00F2251E" w:rsidP="005A65E1">
      <w:pPr>
        <w:pStyle w:val="3"/>
      </w:pPr>
      <w:r w:rsidRPr="00F2251E">
        <w:rPr>
          <w:rFonts w:ascii="Segoe UI Emoji" w:hAnsi="Segoe UI Emoji" w:cs="Segoe UI Emoji"/>
        </w:rPr>
        <w:lastRenderedPageBreak/>
        <w:t>💡</w:t>
      </w:r>
      <w:r w:rsidRPr="00F2251E">
        <w:t xml:space="preserve"> 重要注意事项</w:t>
      </w:r>
    </w:p>
    <w:p w14:paraId="479F37D4" w14:textId="77777777" w:rsidR="00F2251E" w:rsidRPr="00F2251E" w:rsidRDefault="00F2251E" w:rsidP="00F2251E">
      <w:pPr>
        <w:numPr>
          <w:ilvl w:val="0"/>
          <w:numId w:val="734"/>
        </w:numPr>
      </w:pPr>
      <w:r w:rsidRPr="00F2251E">
        <w:rPr>
          <w:rFonts w:ascii="Times New Roman" w:hAnsi="Times New Roman" w:cs="Times New Roman"/>
        </w:rPr>
        <w:t>​</w:t>
      </w:r>
      <w:r w:rsidRPr="00F2251E">
        <w:rPr>
          <w:b/>
          <w:bCs/>
        </w:rPr>
        <w:t>初始电平检查</w:t>
      </w:r>
      <w:r w:rsidRPr="00F2251E">
        <w:rPr>
          <w:rFonts w:ascii="Times New Roman" w:hAnsi="Times New Roman" w:cs="Times New Roman"/>
        </w:rPr>
        <w:t>​</w:t>
      </w:r>
      <w:r w:rsidRPr="00F2251E">
        <w:t>：在调用BKP_TamperPinCmd(ENABLE)使能侵入检测功能之前，务必检查TAMPER引脚当前的实际电平。如果使能前引脚电平已经处于有效状态（例如设置为高电平触发时引脚已是高电平），则使能功能瞬间会立即触发一次侵入事件，导致备份数据被意外清除。</w:t>
      </w:r>
    </w:p>
    <w:p w14:paraId="422D8BEB" w14:textId="77777777" w:rsidR="00F2251E" w:rsidRPr="00F2251E" w:rsidRDefault="00F2251E" w:rsidP="00F2251E">
      <w:pPr>
        <w:numPr>
          <w:ilvl w:val="0"/>
          <w:numId w:val="734"/>
        </w:numPr>
      </w:pPr>
      <w:r w:rsidRPr="00F2251E">
        <w:rPr>
          <w:rFonts w:ascii="Times New Roman" w:hAnsi="Times New Roman" w:cs="Times New Roman"/>
        </w:rPr>
        <w:t>​</w:t>
      </w:r>
      <w:r w:rsidRPr="00F2251E">
        <w:rPr>
          <w:b/>
          <w:bCs/>
        </w:rPr>
        <w:t>硬件设计考虑</w:t>
      </w:r>
      <w:r w:rsidRPr="00F2251E">
        <w:rPr>
          <w:rFonts w:ascii="Times New Roman" w:hAnsi="Times New Roman" w:cs="Times New Roman"/>
        </w:rPr>
        <w:t>​</w:t>
      </w:r>
      <w:r w:rsidRPr="00F2251E">
        <w:t>：如果设计中使用机械开关连接到TAMPER引脚，其上拉电阻应接到VBAT（备份电池）而非VDD（主电源）。这样可以避免在主电源VDD断开时，因引脚悬空或电平变化而引发非预期的侵入事件。</w:t>
      </w:r>
    </w:p>
    <w:p w14:paraId="685D9048" w14:textId="77777777" w:rsidR="00F2251E" w:rsidRPr="00F2251E" w:rsidRDefault="00F2251E" w:rsidP="005A65E1">
      <w:pPr>
        <w:pStyle w:val="3"/>
      </w:pPr>
      <w:r w:rsidRPr="00F2251E">
        <w:rPr>
          <w:rFonts w:ascii="Segoe UI Emoji" w:hAnsi="Segoe UI Emoji" w:cs="Segoe UI Emoji"/>
        </w:rPr>
        <w:t>🔧</w:t>
      </w:r>
      <w:r w:rsidRPr="00F2251E">
        <w:t xml:space="preserve"> 相关函数</w:t>
      </w:r>
    </w:p>
    <w:p w14:paraId="68751928" w14:textId="77777777" w:rsidR="00F2251E" w:rsidRPr="00F2251E" w:rsidRDefault="00F2251E" w:rsidP="00F2251E">
      <w:r w:rsidRPr="00F2251E">
        <w:t>配置侵入检测时，通常还会用到以下函数：</w:t>
      </w:r>
    </w:p>
    <w:p w14:paraId="6F530F29" w14:textId="77777777" w:rsidR="00F2251E" w:rsidRPr="00F2251E" w:rsidRDefault="00F2251E" w:rsidP="00F2251E">
      <w:pPr>
        <w:numPr>
          <w:ilvl w:val="0"/>
          <w:numId w:val="735"/>
        </w:numPr>
      </w:pPr>
      <w:r w:rsidRPr="00F2251E">
        <w:t>BKP_TamperPinCmd()：使能或禁用TAMPER引脚功能。</w:t>
      </w:r>
    </w:p>
    <w:p w14:paraId="60798CDB" w14:textId="77777777" w:rsidR="00F2251E" w:rsidRPr="00F2251E" w:rsidRDefault="00F2251E" w:rsidP="00F2251E">
      <w:pPr>
        <w:numPr>
          <w:ilvl w:val="0"/>
          <w:numId w:val="735"/>
        </w:numPr>
      </w:pPr>
      <w:proofErr w:type="spellStart"/>
      <w:r w:rsidRPr="00F2251E">
        <w:t>BKP_ITConfig</w:t>
      </w:r>
      <w:proofErr w:type="spellEnd"/>
      <w:r w:rsidRPr="00F2251E">
        <w:t>()：配置是否在发生侵入事件时产生中断。</w:t>
      </w:r>
    </w:p>
    <w:p w14:paraId="321D9C3B" w14:textId="77777777" w:rsidR="00F2251E" w:rsidRPr="00F2251E" w:rsidRDefault="00F2251E" w:rsidP="00F2251E">
      <w:pPr>
        <w:numPr>
          <w:ilvl w:val="0"/>
          <w:numId w:val="735"/>
        </w:numPr>
      </w:pPr>
      <w:proofErr w:type="spellStart"/>
      <w:r w:rsidRPr="00F2251E">
        <w:t>BKP_ClearFlag</w:t>
      </w:r>
      <w:proofErr w:type="spellEnd"/>
      <w:r w:rsidRPr="00F2251E">
        <w:t>()：清除侵入事件标志位。</w:t>
      </w:r>
    </w:p>
    <w:p w14:paraId="1D189C77" w14:textId="38450B7A" w:rsidR="00F2251E" w:rsidRPr="00F2251E" w:rsidRDefault="00F2251E" w:rsidP="00F2251E">
      <w:r w:rsidRPr="00F2251E">
        <w:t>希望这些信息能帮助您更好地理解和使用</w:t>
      </w:r>
      <w:proofErr w:type="spellStart"/>
      <w:r w:rsidRPr="00F2251E">
        <w:t>BKP_TamperPinLevelConfig</w:t>
      </w:r>
      <w:proofErr w:type="spellEnd"/>
      <w:r w:rsidRPr="00F2251E">
        <w:t>函数。如果您对BKP的其他功能（如数据读写、RTC输出配置）还有疑问，随时可以继续提问。</w:t>
      </w:r>
    </w:p>
    <w:p w14:paraId="4C2ECB59" w14:textId="2C523E6C" w:rsidR="009A6F95" w:rsidRDefault="009A6F95" w:rsidP="00DA2C59">
      <w:pPr>
        <w:pStyle w:val="2"/>
      </w:pPr>
      <w:r w:rsidRPr="009A6F95">
        <w:t>BKP_TamperPinCmd(</w:t>
      </w:r>
      <w:r w:rsidR="00B61E53">
        <w:rPr>
          <w:rFonts w:hint="eastAsia"/>
        </w:rPr>
        <w:t>)</w:t>
      </w:r>
      <w:r w:rsidR="00E467EB">
        <w:br/>
      </w:r>
      <w:r w:rsidR="00E467EB" w:rsidRPr="00E467EB">
        <w:rPr>
          <w:b/>
          <w:bCs/>
        </w:rPr>
        <w:t>使能或禁用</w:t>
      </w:r>
      <w:r w:rsidR="00E467EB" w:rsidRPr="00E467EB">
        <w:t>STM32微控制器中的</w:t>
      </w:r>
      <w:r w:rsidR="00E467EB" w:rsidRPr="00E467EB">
        <w:rPr>
          <w:b/>
          <w:bCs/>
        </w:rPr>
        <w:t>侵入检测（Tamper Detection）功能</w:t>
      </w:r>
    </w:p>
    <w:p w14:paraId="0D947422" w14:textId="77777777" w:rsidR="00E467EB" w:rsidRPr="00E467EB" w:rsidRDefault="00E467EB" w:rsidP="00E467EB">
      <w:r w:rsidRPr="00E467EB">
        <w:t>BKP_TamperPinCmd函数用于</w:t>
      </w:r>
      <w:r w:rsidRPr="00E467EB">
        <w:rPr>
          <w:b/>
          <w:bCs/>
        </w:rPr>
        <w:t>使能或禁用</w:t>
      </w:r>
      <w:r w:rsidRPr="00E467EB">
        <w:t>STM32微控制器中的</w:t>
      </w:r>
      <w:r w:rsidRPr="00E467EB">
        <w:rPr>
          <w:b/>
          <w:bCs/>
        </w:rPr>
        <w:t>侵入检测（Tamper Detection）功能</w:t>
      </w:r>
      <w:r w:rsidRPr="00E467EB">
        <w:t>。这个功能是BKP（备份寄存器）模块提供的一项重要安全特性。</w:t>
      </w:r>
    </w:p>
    <w:p w14:paraId="13380256" w14:textId="77777777" w:rsidR="00E467EB" w:rsidRPr="00E467EB" w:rsidRDefault="00E467EB" w:rsidP="00EB3E8F">
      <w:pPr>
        <w:pStyle w:val="3"/>
      </w:pPr>
      <w:r w:rsidRPr="00E467EB">
        <w:rPr>
          <w:rFonts w:ascii="Segoe UI Emoji" w:hAnsi="Segoe UI Emoji" w:cs="Segoe UI Emoji"/>
        </w:rPr>
        <w:t>⚙️</w:t>
      </w:r>
      <w:r w:rsidRPr="00E467EB">
        <w:t xml:space="preserve"> 函数功能详解</w:t>
      </w:r>
    </w:p>
    <w:p w14:paraId="66BE69BE" w14:textId="77777777" w:rsidR="00E467EB" w:rsidRPr="00E467EB" w:rsidRDefault="00E467EB" w:rsidP="00E467EB">
      <w:pPr>
        <w:numPr>
          <w:ilvl w:val="0"/>
          <w:numId w:val="736"/>
        </w:numPr>
      </w:pPr>
      <w:r w:rsidRPr="00E467EB">
        <w:rPr>
          <w:rFonts w:ascii="Times New Roman" w:hAnsi="Times New Roman" w:cs="Times New Roman"/>
        </w:rPr>
        <w:t>​</w:t>
      </w:r>
      <w:r w:rsidRPr="00E467EB">
        <w:rPr>
          <w:b/>
          <w:bCs/>
        </w:rPr>
        <w:t>函数</w:t>
      </w:r>
      <w:proofErr w:type="gramStart"/>
      <w:r w:rsidRPr="00E467EB">
        <w:rPr>
          <w:b/>
          <w:bCs/>
        </w:rPr>
        <w:t>原型</w:t>
      </w:r>
      <w:r w:rsidRPr="00E467EB">
        <w:rPr>
          <w:rFonts w:ascii="Times New Roman" w:hAnsi="Times New Roman" w:cs="Times New Roman"/>
        </w:rPr>
        <w:t>​</w:t>
      </w:r>
      <w:r w:rsidRPr="00E467EB">
        <w:t>：</w:t>
      </w:r>
      <w:proofErr w:type="gramEnd"/>
      <w:r w:rsidRPr="00E467EB">
        <w:t xml:space="preserve">void </w:t>
      </w:r>
      <w:proofErr w:type="spellStart"/>
      <w:r w:rsidRPr="00E467EB">
        <w:t>BKP_TamperPinCmd</w:t>
      </w:r>
      <w:proofErr w:type="spellEnd"/>
      <w:proofErr w:type="gramStart"/>
      <w:r w:rsidRPr="00E467EB">
        <w:t>(</w:t>
      </w:r>
      <w:proofErr w:type="spellStart"/>
      <w:r w:rsidRPr="00E467EB">
        <w:t>FunctionalState</w:t>
      </w:r>
      <w:proofErr w:type="spellEnd"/>
      <w:r w:rsidRPr="00E467EB">
        <w:t xml:space="preserve"> </w:t>
      </w:r>
      <w:proofErr w:type="spellStart"/>
      <w:r w:rsidRPr="00E467EB">
        <w:t>NewState</w:t>
      </w:r>
      <w:proofErr w:type="spellEnd"/>
      <w:r w:rsidRPr="00E467EB">
        <w:t>)</w:t>
      </w:r>
      <w:proofErr w:type="gramEnd"/>
      <w:r w:rsidRPr="00E467EB">
        <w:t>;</w:t>
      </w:r>
    </w:p>
    <w:p w14:paraId="31EB8952" w14:textId="77777777" w:rsidR="00E467EB" w:rsidRPr="00E467EB" w:rsidRDefault="00E467EB" w:rsidP="00E467EB">
      <w:pPr>
        <w:numPr>
          <w:ilvl w:val="0"/>
          <w:numId w:val="736"/>
        </w:numPr>
      </w:pPr>
      <w:r w:rsidRPr="00E467EB">
        <w:rPr>
          <w:rFonts w:ascii="Times New Roman" w:hAnsi="Times New Roman" w:cs="Times New Roman"/>
        </w:rPr>
        <w:t>​</w:t>
      </w:r>
      <w:r w:rsidRPr="00E467EB">
        <w:rPr>
          <w:b/>
          <w:bCs/>
        </w:rPr>
        <w:t>输入参数</w:t>
      </w:r>
      <w:r w:rsidRPr="00E467EB">
        <w:rPr>
          <w:rFonts w:ascii="Times New Roman" w:hAnsi="Times New Roman" w:cs="Times New Roman"/>
        </w:rPr>
        <w:t>​</w:t>
      </w:r>
      <w:r w:rsidRPr="00E467EB">
        <w:t>：</w:t>
      </w:r>
      <w:proofErr w:type="spellStart"/>
      <w:r w:rsidRPr="00E467EB">
        <w:t>NewState</w:t>
      </w:r>
      <w:proofErr w:type="spellEnd"/>
      <w:r w:rsidRPr="00E467EB">
        <w:t>，指定侵入检测功能的新状态。</w:t>
      </w:r>
    </w:p>
    <w:p w14:paraId="33FFECD3" w14:textId="77777777" w:rsidR="00E467EB" w:rsidRPr="00E467EB" w:rsidRDefault="00E467EB" w:rsidP="00E467EB">
      <w:pPr>
        <w:numPr>
          <w:ilvl w:val="1"/>
          <w:numId w:val="736"/>
        </w:numPr>
      </w:pPr>
      <w:r w:rsidRPr="00E467EB">
        <w:t xml:space="preserve">ENABLE：开启侵入检测功能。此后，当TAMPER引脚（通常是PC13）上出现有效电平（由 </w:t>
      </w:r>
      <w:proofErr w:type="spellStart"/>
      <w:r w:rsidRPr="00E467EB">
        <w:t>BKP_TamperPinLevelConfig</w:t>
      </w:r>
      <w:proofErr w:type="spellEnd"/>
      <w:r w:rsidRPr="00E467EB">
        <w:t>函数配置为高电平或低电平触发）时，将触发一个侵入事件。</w:t>
      </w:r>
    </w:p>
    <w:p w14:paraId="7C2D32EA" w14:textId="77777777" w:rsidR="00E467EB" w:rsidRPr="00E467EB" w:rsidRDefault="00E467EB" w:rsidP="00E467EB">
      <w:pPr>
        <w:numPr>
          <w:ilvl w:val="1"/>
          <w:numId w:val="736"/>
        </w:numPr>
      </w:pPr>
      <w:r w:rsidRPr="00E467EB">
        <w:t>DISABLE：关闭侵入检测功能。此时TAMPER引脚可被配置为普通GPIO使用。</w:t>
      </w:r>
    </w:p>
    <w:p w14:paraId="6D073A29" w14:textId="77777777" w:rsidR="00E467EB" w:rsidRPr="00E467EB" w:rsidRDefault="00E467EB" w:rsidP="00EB3E8F">
      <w:pPr>
        <w:pStyle w:val="3"/>
      </w:pPr>
      <w:r w:rsidRPr="00E467EB">
        <w:rPr>
          <w:rFonts w:ascii="Segoe UI Emoji" w:hAnsi="Segoe UI Emoji" w:cs="Segoe UI Emoji"/>
        </w:rPr>
        <w:lastRenderedPageBreak/>
        <w:t>🔄</w:t>
      </w:r>
      <w:r w:rsidRPr="00E467EB">
        <w:t xml:space="preserve"> 典型工作流程</w:t>
      </w:r>
    </w:p>
    <w:p w14:paraId="494F1A2D" w14:textId="77777777" w:rsidR="00E467EB" w:rsidRPr="00E467EB" w:rsidRDefault="00E467EB" w:rsidP="00E467EB">
      <w:r w:rsidRPr="00E467EB">
        <w:t>配置和使用侵入检测功能的典型步骤如下：</w:t>
      </w:r>
    </w:p>
    <w:p w14:paraId="7AABFDBF" w14:textId="77777777" w:rsidR="00E467EB" w:rsidRPr="00E467EB" w:rsidRDefault="00E467EB" w:rsidP="00E467EB">
      <w:pPr>
        <w:numPr>
          <w:ilvl w:val="0"/>
          <w:numId w:val="737"/>
        </w:numPr>
      </w:pPr>
      <w:r w:rsidRPr="00E467EB">
        <w:rPr>
          <w:rFonts w:ascii="Times New Roman" w:hAnsi="Times New Roman" w:cs="Times New Roman"/>
        </w:rPr>
        <w:t>​</w:t>
      </w:r>
      <w:r w:rsidRPr="00E467EB">
        <w:rPr>
          <w:b/>
          <w:bCs/>
        </w:rPr>
        <w:t>使能时钟与访问权限</w:t>
      </w:r>
      <w:r w:rsidRPr="00E467EB">
        <w:rPr>
          <w:rFonts w:ascii="Times New Roman" w:hAnsi="Times New Roman" w:cs="Times New Roman"/>
        </w:rPr>
        <w:t>​</w:t>
      </w:r>
      <w:r w:rsidRPr="00E467EB">
        <w:t>：在对BKP模块进行任何操作前，必须先使能PWR（电源控制）和BKP的时钟，并解锁备份域的写保护。</w:t>
      </w:r>
    </w:p>
    <w:p w14:paraId="33327A94" w14:textId="77777777" w:rsidR="00E467EB" w:rsidRPr="00E467EB" w:rsidRDefault="00E467EB" w:rsidP="00E467EB">
      <w:pPr>
        <w:numPr>
          <w:ilvl w:val="0"/>
          <w:numId w:val="737"/>
        </w:numPr>
        <w:tabs>
          <w:tab w:val="clear" w:pos="720"/>
        </w:tabs>
      </w:pPr>
      <w:r w:rsidRPr="00E467EB">
        <w:t>RCC_APB1</w:t>
      </w:r>
      <w:proofErr w:type="gramStart"/>
      <w:r w:rsidRPr="00E467EB">
        <w:t>PeriphClockCmd(</w:t>
      </w:r>
      <w:proofErr w:type="gramEnd"/>
      <w:r w:rsidRPr="00E467EB">
        <w:t>RCC_APB1Periph_PWR | RCC_APB1Periph_BKP, ENABLE);</w:t>
      </w:r>
    </w:p>
    <w:p w14:paraId="329552B6" w14:textId="77777777" w:rsidR="00E467EB" w:rsidRPr="00E467EB" w:rsidRDefault="00E467EB" w:rsidP="00E467EB">
      <w:proofErr w:type="spellStart"/>
      <w:r w:rsidRPr="00E467EB">
        <w:t>PWR_BackupAccessCmd</w:t>
      </w:r>
      <w:proofErr w:type="spellEnd"/>
      <w:r w:rsidRPr="00E467EB">
        <w:t>(ENABLE); // 解锁备份域</w:t>
      </w:r>
    </w:p>
    <w:p w14:paraId="2592ECE1" w14:textId="77777777" w:rsidR="00E467EB" w:rsidRPr="00E467EB" w:rsidRDefault="00E467EB" w:rsidP="00E467EB">
      <w:pPr>
        <w:numPr>
          <w:ilvl w:val="0"/>
          <w:numId w:val="737"/>
        </w:numPr>
      </w:pPr>
      <w:r w:rsidRPr="00E467EB">
        <w:rPr>
          <w:rFonts w:ascii="Times New Roman" w:hAnsi="Times New Roman" w:cs="Times New Roman"/>
        </w:rPr>
        <w:t>​</w:t>
      </w:r>
      <w:r w:rsidRPr="00E467EB">
        <w:rPr>
          <w:rFonts w:ascii="Times New Roman" w:hAnsi="Times New Roman" w:cs="Times New Roman"/>
          <w:b/>
          <w:bCs/>
        </w:rPr>
        <w:t>​</w:t>
      </w:r>
      <w:r w:rsidRPr="00E467EB">
        <w:rPr>
          <w:b/>
          <w:bCs/>
        </w:rPr>
        <w:t>（可选）清除可能锁定的旧事件</w:t>
      </w:r>
      <w:r w:rsidRPr="00E467EB">
        <w:rPr>
          <w:rFonts w:ascii="Times New Roman" w:hAnsi="Times New Roman" w:cs="Times New Roman"/>
        </w:rPr>
        <w:t>​</w:t>
      </w:r>
      <w:r w:rsidRPr="00E467EB">
        <w:t>：在使能侵入检测功能前，建议先清除标志位，以防止因引脚初始状态不当而立即触发侵入事件。</w:t>
      </w:r>
    </w:p>
    <w:p w14:paraId="109648A3" w14:textId="77777777" w:rsidR="00E467EB" w:rsidRPr="00E467EB" w:rsidRDefault="00E467EB" w:rsidP="00E467EB">
      <w:proofErr w:type="spellStart"/>
      <w:r w:rsidRPr="00E467EB">
        <w:t>BKP_</w:t>
      </w:r>
      <w:proofErr w:type="gramStart"/>
      <w:r w:rsidRPr="00E467EB">
        <w:t>ClearFlag</w:t>
      </w:r>
      <w:proofErr w:type="spellEnd"/>
      <w:r w:rsidRPr="00E467EB">
        <w:t>(</w:t>
      </w:r>
      <w:proofErr w:type="gramEnd"/>
      <w:r w:rsidRPr="00E467EB">
        <w:t>);</w:t>
      </w:r>
    </w:p>
    <w:p w14:paraId="706D40F8" w14:textId="77777777" w:rsidR="00E467EB" w:rsidRPr="00E467EB" w:rsidRDefault="00E467EB" w:rsidP="00E467EB">
      <w:pPr>
        <w:numPr>
          <w:ilvl w:val="0"/>
          <w:numId w:val="737"/>
        </w:numPr>
      </w:pPr>
      <w:r w:rsidRPr="00E467EB">
        <w:rPr>
          <w:rFonts w:ascii="Times New Roman" w:hAnsi="Times New Roman" w:cs="Times New Roman"/>
        </w:rPr>
        <w:t>​</w:t>
      </w:r>
      <w:r w:rsidRPr="00E467EB">
        <w:rPr>
          <w:b/>
          <w:bCs/>
        </w:rPr>
        <w:t>配置触发电平</w:t>
      </w:r>
      <w:r w:rsidRPr="00E467EB">
        <w:rPr>
          <w:rFonts w:ascii="Times New Roman" w:hAnsi="Times New Roman" w:cs="Times New Roman"/>
        </w:rPr>
        <w:t>​</w:t>
      </w:r>
      <w:r w:rsidRPr="00E467EB">
        <w:t>：设置TAMPER引脚的有效电平（高电平或低电平触发）。</w:t>
      </w:r>
    </w:p>
    <w:p w14:paraId="2A626D4B" w14:textId="77777777" w:rsidR="00E467EB" w:rsidRPr="00E467EB" w:rsidRDefault="00E467EB" w:rsidP="00E467EB">
      <w:proofErr w:type="spellStart"/>
      <w:r w:rsidRPr="00E467EB">
        <w:t>BKP_TamperPinLevelConfig</w:t>
      </w:r>
      <w:proofErr w:type="spellEnd"/>
      <w:r w:rsidRPr="00E467EB">
        <w:t>(</w:t>
      </w:r>
      <w:proofErr w:type="spellStart"/>
      <w:r w:rsidRPr="00E467EB">
        <w:t>BKP_TamperPinLevel_High</w:t>
      </w:r>
      <w:proofErr w:type="spellEnd"/>
      <w:r w:rsidRPr="00E467EB">
        <w:t>); // 例如，设置为高电平触发</w:t>
      </w:r>
    </w:p>
    <w:p w14:paraId="1D07B230" w14:textId="77777777" w:rsidR="00E467EB" w:rsidRPr="00E467EB" w:rsidRDefault="00E467EB" w:rsidP="00E467EB">
      <w:pPr>
        <w:numPr>
          <w:ilvl w:val="0"/>
          <w:numId w:val="737"/>
        </w:numPr>
      </w:pPr>
      <w:r w:rsidRPr="00E467EB">
        <w:rPr>
          <w:rFonts w:ascii="Times New Roman" w:hAnsi="Times New Roman" w:cs="Times New Roman"/>
        </w:rPr>
        <w:t>​</w:t>
      </w:r>
      <w:r w:rsidRPr="00E467EB">
        <w:rPr>
          <w:rFonts w:ascii="Times New Roman" w:hAnsi="Times New Roman" w:cs="Times New Roman"/>
          <w:b/>
          <w:bCs/>
        </w:rPr>
        <w:t>​</w:t>
      </w:r>
      <w:r w:rsidRPr="00E467EB">
        <w:rPr>
          <w:b/>
          <w:bCs/>
        </w:rPr>
        <w:t>（可选）配置中断</w:t>
      </w:r>
      <w:r w:rsidRPr="00E467EB">
        <w:rPr>
          <w:rFonts w:ascii="Times New Roman" w:hAnsi="Times New Roman" w:cs="Times New Roman"/>
        </w:rPr>
        <w:t>​</w:t>
      </w:r>
      <w:r w:rsidRPr="00E467EB">
        <w:t>：如果需要在侵入事件发生时触发中断，则需配置并使能中断。</w:t>
      </w:r>
    </w:p>
    <w:p w14:paraId="4B4B8A0B" w14:textId="77777777" w:rsidR="00E467EB" w:rsidRPr="00E467EB" w:rsidRDefault="00E467EB" w:rsidP="00E467EB">
      <w:pPr>
        <w:numPr>
          <w:ilvl w:val="0"/>
          <w:numId w:val="737"/>
        </w:numPr>
        <w:tabs>
          <w:tab w:val="clear" w:pos="720"/>
        </w:tabs>
      </w:pPr>
      <w:proofErr w:type="spellStart"/>
      <w:r w:rsidRPr="00E467EB">
        <w:t>BKP_ITConfig</w:t>
      </w:r>
      <w:proofErr w:type="spellEnd"/>
      <w:r w:rsidRPr="00E467EB">
        <w:t>(ENABLE); // 使能侵入检测中断</w:t>
      </w:r>
    </w:p>
    <w:p w14:paraId="2BFBA116" w14:textId="77777777" w:rsidR="00E467EB" w:rsidRPr="00E467EB" w:rsidRDefault="00E467EB" w:rsidP="00E467EB">
      <w:proofErr w:type="spellStart"/>
      <w:r w:rsidRPr="00E467EB">
        <w:t>NVIC_EnableIRQ</w:t>
      </w:r>
      <w:proofErr w:type="spellEnd"/>
      <w:r w:rsidRPr="00E467EB">
        <w:t>(</w:t>
      </w:r>
      <w:proofErr w:type="spellStart"/>
      <w:r w:rsidRPr="00E467EB">
        <w:t>TAMPER_IRQn</w:t>
      </w:r>
      <w:proofErr w:type="spellEnd"/>
      <w:r w:rsidRPr="00E467EB">
        <w:t>); // 在NVIC中使能TAMPER中断通道</w:t>
      </w:r>
    </w:p>
    <w:p w14:paraId="6F5FA1B4" w14:textId="77777777" w:rsidR="00E467EB" w:rsidRPr="00E467EB" w:rsidRDefault="00E467EB" w:rsidP="00E467EB">
      <w:pPr>
        <w:numPr>
          <w:ilvl w:val="0"/>
          <w:numId w:val="737"/>
        </w:numPr>
      </w:pPr>
      <w:r w:rsidRPr="00E467EB">
        <w:rPr>
          <w:rFonts w:ascii="Times New Roman" w:hAnsi="Times New Roman" w:cs="Times New Roman"/>
        </w:rPr>
        <w:t>​</w:t>
      </w:r>
      <w:r w:rsidRPr="00E467EB">
        <w:rPr>
          <w:b/>
          <w:bCs/>
        </w:rPr>
        <w:t>使能侵入检测功能</w:t>
      </w:r>
      <w:r w:rsidRPr="00E467EB">
        <w:rPr>
          <w:rFonts w:ascii="Times New Roman" w:hAnsi="Times New Roman" w:cs="Times New Roman"/>
        </w:rPr>
        <w:t>​</w:t>
      </w:r>
      <w:r w:rsidRPr="00E467EB">
        <w:t>：这是最后的关键一步，调用本函数来激活侵入检测。</w:t>
      </w:r>
    </w:p>
    <w:p w14:paraId="42CB78FE" w14:textId="77777777" w:rsidR="00E467EB" w:rsidRPr="00E467EB" w:rsidRDefault="00E467EB" w:rsidP="00E467EB">
      <w:r w:rsidRPr="00E467EB">
        <w:t>BKP_TamperPinCmd(ENABLE); // 正式启动侵入检测</w:t>
      </w:r>
    </w:p>
    <w:p w14:paraId="12ED72D5" w14:textId="77777777" w:rsidR="00E467EB" w:rsidRPr="00E467EB" w:rsidRDefault="00E467EB" w:rsidP="00EB3E8F">
      <w:pPr>
        <w:pStyle w:val="3"/>
      </w:pPr>
      <w:r w:rsidRPr="00E467EB">
        <w:rPr>
          <w:rFonts w:ascii="Segoe UI Emoji" w:hAnsi="Segoe UI Emoji" w:cs="Segoe UI Emoji"/>
        </w:rPr>
        <w:t>⚠️</w:t>
      </w:r>
      <w:r w:rsidRPr="00E467EB">
        <w:t xml:space="preserve"> 重要注意事项</w:t>
      </w:r>
    </w:p>
    <w:p w14:paraId="3A5AFE97" w14:textId="77777777" w:rsidR="00E467EB" w:rsidRPr="00E467EB" w:rsidRDefault="00E467EB" w:rsidP="00E467EB">
      <w:pPr>
        <w:numPr>
          <w:ilvl w:val="0"/>
          <w:numId w:val="738"/>
        </w:numPr>
      </w:pPr>
      <w:r w:rsidRPr="00E467EB">
        <w:rPr>
          <w:rFonts w:ascii="Times New Roman" w:hAnsi="Times New Roman" w:cs="Times New Roman"/>
        </w:rPr>
        <w:t>​</w:t>
      </w:r>
      <w:r w:rsidRPr="00E467EB">
        <w:rPr>
          <w:b/>
          <w:bCs/>
        </w:rPr>
        <w:t>引脚状态检查</w:t>
      </w:r>
      <w:r w:rsidRPr="00E467EB">
        <w:rPr>
          <w:rFonts w:ascii="Times New Roman" w:hAnsi="Times New Roman" w:cs="Times New Roman"/>
        </w:rPr>
        <w:t>​</w:t>
      </w:r>
      <w:r w:rsidRPr="00E467EB">
        <w:t>：在调用 BKP_TamperPinCmd(ENABLE)之前，务必确保TAMPER引脚当前的物理电平与你设定的有效触发电平</w:t>
      </w:r>
      <w:r w:rsidRPr="00E467EB">
        <w:rPr>
          <w:b/>
          <w:bCs/>
        </w:rPr>
        <w:t>相反</w:t>
      </w:r>
      <w:r w:rsidRPr="00E467EB">
        <w:t>。如果使能前引脚电平已经处于有效状态，则使能功能瞬间会立即触发一次侵入事件，导致备份数据被意外清除。</w:t>
      </w:r>
    </w:p>
    <w:p w14:paraId="4FE5BCF3" w14:textId="77777777" w:rsidR="00E467EB" w:rsidRPr="00E467EB" w:rsidRDefault="00E467EB" w:rsidP="00E467EB">
      <w:pPr>
        <w:numPr>
          <w:ilvl w:val="0"/>
          <w:numId w:val="738"/>
        </w:numPr>
      </w:pPr>
      <w:r w:rsidRPr="00E467EB">
        <w:rPr>
          <w:rFonts w:ascii="Times New Roman" w:hAnsi="Times New Roman" w:cs="Times New Roman"/>
        </w:rPr>
        <w:t>​</w:t>
      </w:r>
      <w:r w:rsidRPr="00E467EB">
        <w:rPr>
          <w:b/>
          <w:bCs/>
        </w:rPr>
        <w:t>侵入事件的后果</w:t>
      </w:r>
      <w:r w:rsidRPr="00E467EB">
        <w:rPr>
          <w:rFonts w:ascii="Times New Roman" w:hAnsi="Times New Roman" w:cs="Times New Roman"/>
        </w:rPr>
        <w:t>​</w:t>
      </w:r>
      <w:r w:rsidRPr="00E467EB">
        <w:t>：一旦发生侵入事件，</w:t>
      </w:r>
      <w:r w:rsidRPr="00E467EB">
        <w:rPr>
          <w:rFonts w:ascii="Times New Roman" w:hAnsi="Times New Roman" w:cs="Times New Roman"/>
        </w:rPr>
        <w:t>​</w:t>
      </w:r>
      <w:r w:rsidRPr="00E467EB">
        <w:rPr>
          <w:b/>
          <w:bCs/>
        </w:rPr>
        <w:t>硬件会自动清除所有备份数据寄存器（</w:t>
      </w:r>
      <w:proofErr w:type="spellStart"/>
      <w:r w:rsidRPr="00E467EB">
        <w:rPr>
          <w:b/>
          <w:bCs/>
        </w:rPr>
        <w:t>BKP_DRx</w:t>
      </w:r>
      <w:proofErr w:type="spellEnd"/>
      <w:r w:rsidRPr="00E467EB">
        <w:rPr>
          <w:b/>
          <w:bCs/>
        </w:rPr>
        <w:t>）的内容</w:t>
      </w:r>
      <w:r w:rsidRPr="00E467EB">
        <w:t>。这是一种硬件安全机制，用于在检测到物理篡改时防止敏感数据被读取。</w:t>
      </w:r>
    </w:p>
    <w:p w14:paraId="3B8E84CE" w14:textId="77777777" w:rsidR="00E467EB" w:rsidRPr="00E467EB" w:rsidRDefault="00E467EB" w:rsidP="00E467EB">
      <w:pPr>
        <w:numPr>
          <w:ilvl w:val="0"/>
          <w:numId w:val="738"/>
        </w:numPr>
      </w:pPr>
      <w:r w:rsidRPr="00E467EB">
        <w:rPr>
          <w:rFonts w:ascii="Times New Roman" w:hAnsi="Times New Roman" w:cs="Times New Roman"/>
        </w:rPr>
        <w:t>​</w:t>
      </w:r>
      <w:r w:rsidRPr="00E467EB">
        <w:rPr>
          <w:b/>
          <w:bCs/>
        </w:rPr>
        <w:t>引脚复用</w:t>
      </w:r>
      <w:r w:rsidRPr="00E467EB">
        <w:rPr>
          <w:rFonts w:ascii="Times New Roman" w:hAnsi="Times New Roman" w:cs="Times New Roman"/>
        </w:rPr>
        <w:t>​</w:t>
      </w:r>
      <w:r w:rsidRPr="00E467EB">
        <w:t>：TAMPER引脚（如PC13）与RTC的校准时钟/秒脉冲输出功能复用。使能了侵入检测功能后，该引脚将不再能作为普通GPIO或用于RTC输出。</w:t>
      </w:r>
    </w:p>
    <w:p w14:paraId="65899419" w14:textId="77777777" w:rsidR="00E467EB" w:rsidRPr="00E467EB" w:rsidRDefault="00E467EB" w:rsidP="00E467EB">
      <w:pPr>
        <w:numPr>
          <w:ilvl w:val="0"/>
          <w:numId w:val="738"/>
        </w:numPr>
      </w:pPr>
      <w:r w:rsidRPr="00E467EB">
        <w:rPr>
          <w:rFonts w:ascii="Times New Roman" w:hAnsi="Times New Roman" w:cs="Times New Roman"/>
        </w:rPr>
        <w:lastRenderedPageBreak/>
        <w:t>​</w:t>
      </w:r>
      <w:r w:rsidRPr="00E467EB">
        <w:rPr>
          <w:b/>
          <w:bCs/>
        </w:rPr>
        <w:t>电源要求</w:t>
      </w:r>
      <w:r w:rsidRPr="00E467EB">
        <w:rPr>
          <w:rFonts w:ascii="Times New Roman" w:hAnsi="Times New Roman" w:cs="Times New Roman"/>
        </w:rPr>
        <w:t>​</w:t>
      </w:r>
      <w:r w:rsidRPr="00E467EB">
        <w:t>：侵入检测功能即使在主电源VDD断开时，只要VBAT引脚有备用电源（如电池）供电，就依然有效。</w:t>
      </w:r>
    </w:p>
    <w:p w14:paraId="6A0364F0" w14:textId="77777777" w:rsidR="00E467EB" w:rsidRPr="00E467EB" w:rsidRDefault="00E467EB" w:rsidP="00EB3E8F">
      <w:pPr>
        <w:pStyle w:val="3"/>
      </w:pPr>
      <w:r w:rsidRPr="00E467EB">
        <w:rPr>
          <w:rFonts w:ascii="Segoe UI Emoji" w:hAnsi="Segoe UI Emoji" w:cs="Segoe UI Emoji"/>
        </w:rPr>
        <w:t>🔧</w:t>
      </w:r>
      <w:r w:rsidRPr="00E467EB">
        <w:t xml:space="preserve"> 相关函数</w:t>
      </w:r>
    </w:p>
    <w:p w14:paraId="1F442D92" w14:textId="77777777" w:rsidR="00E467EB" w:rsidRPr="00E467EB" w:rsidRDefault="00E467EB" w:rsidP="00E467EB">
      <w:pPr>
        <w:numPr>
          <w:ilvl w:val="0"/>
          <w:numId w:val="739"/>
        </w:numPr>
      </w:pPr>
      <w:proofErr w:type="spellStart"/>
      <w:r w:rsidRPr="00E467EB">
        <w:t>BKP_TamperPinLevelConfig</w:t>
      </w:r>
      <w:proofErr w:type="spellEnd"/>
      <w:r w:rsidRPr="00E467EB">
        <w:t>(): 配置TAMPER引脚的触发电平。</w:t>
      </w:r>
    </w:p>
    <w:p w14:paraId="15950079" w14:textId="77777777" w:rsidR="00E467EB" w:rsidRPr="00E467EB" w:rsidRDefault="00E467EB" w:rsidP="00E467EB">
      <w:pPr>
        <w:numPr>
          <w:ilvl w:val="0"/>
          <w:numId w:val="739"/>
        </w:numPr>
      </w:pPr>
      <w:proofErr w:type="spellStart"/>
      <w:r w:rsidRPr="00E467EB">
        <w:t>BKP_ITConfig</w:t>
      </w:r>
      <w:proofErr w:type="spellEnd"/>
      <w:r w:rsidRPr="00E467EB">
        <w:t>(): 使能或禁用侵入检测中断。</w:t>
      </w:r>
    </w:p>
    <w:p w14:paraId="103FF1E9" w14:textId="77777777" w:rsidR="00E467EB" w:rsidRPr="00E467EB" w:rsidRDefault="00E467EB" w:rsidP="00E467EB">
      <w:pPr>
        <w:numPr>
          <w:ilvl w:val="0"/>
          <w:numId w:val="739"/>
        </w:numPr>
      </w:pPr>
      <w:proofErr w:type="spellStart"/>
      <w:r w:rsidRPr="00E467EB">
        <w:t>BKP_GetFlagStatus</w:t>
      </w:r>
      <w:proofErr w:type="spellEnd"/>
      <w:r w:rsidRPr="00E467EB">
        <w:t xml:space="preserve">()/ </w:t>
      </w:r>
      <w:proofErr w:type="spellStart"/>
      <w:r w:rsidRPr="00E467EB">
        <w:t>BKP_ClearFlag</w:t>
      </w:r>
      <w:proofErr w:type="spellEnd"/>
      <w:r w:rsidRPr="00E467EB">
        <w:t>(): 获取或清除侵入事件标志。</w:t>
      </w:r>
    </w:p>
    <w:p w14:paraId="003023DB" w14:textId="77777777" w:rsidR="00E467EB" w:rsidRPr="00E467EB" w:rsidRDefault="00E467EB" w:rsidP="00E467EB">
      <w:pPr>
        <w:numPr>
          <w:ilvl w:val="0"/>
          <w:numId w:val="739"/>
        </w:numPr>
      </w:pPr>
      <w:proofErr w:type="spellStart"/>
      <w:r w:rsidRPr="00E467EB">
        <w:t>BKP_GetITStatus</w:t>
      </w:r>
      <w:proofErr w:type="spellEnd"/>
      <w:r w:rsidRPr="00E467EB">
        <w:t xml:space="preserve">()/ </w:t>
      </w:r>
      <w:proofErr w:type="spellStart"/>
      <w:r w:rsidRPr="00E467EB">
        <w:t>BKP_ClearITPendingBit</w:t>
      </w:r>
      <w:proofErr w:type="spellEnd"/>
      <w:r w:rsidRPr="00E467EB">
        <w:t>(): 获取或清除侵入中断挂起位。</w:t>
      </w:r>
    </w:p>
    <w:p w14:paraId="51DC427A" w14:textId="77777777" w:rsidR="00E467EB" w:rsidRPr="00E467EB" w:rsidRDefault="00E467EB" w:rsidP="00EB3E8F">
      <w:pPr>
        <w:pStyle w:val="3"/>
      </w:pPr>
      <w:r w:rsidRPr="00E467EB">
        <w:rPr>
          <w:rFonts w:ascii="Segoe UI Emoji" w:hAnsi="Segoe UI Emoji" w:cs="Segoe UI Emoji"/>
        </w:rPr>
        <w:t>💎</w:t>
      </w:r>
      <w:r w:rsidRPr="00E467EB">
        <w:t xml:space="preserve"> 总结</w:t>
      </w:r>
    </w:p>
    <w:p w14:paraId="09EF2BD3" w14:textId="77777777" w:rsidR="00E467EB" w:rsidRPr="00E467EB" w:rsidRDefault="00E467EB" w:rsidP="00E467EB">
      <w:r w:rsidRPr="00E467EB">
        <w:t>BKP_TamperPinCmd(ENABLE)是激活硬件防篡改功能的“开关”。正确使用它需要遵循严格的步骤，特别是在使能前检查引脚电平，并理解其会带来清除所有备份数据的严重后果。这个功能为需要高安全性的应用（如存储密钥、安全计数等）提供了有效的物理保护机制。</w:t>
      </w:r>
    </w:p>
    <w:p w14:paraId="3770F5ED" w14:textId="77777777" w:rsidR="00E467EB" w:rsidRPr="00E467EB" w:rsidRDefault="00E467EB" w:rsidP="00E467EB">
      <w:r w:rsidRPr="00E467EB">
        <w:t>希望这些信息能帮助您更好地理解和使用这个函数。如果您对BKP的其他功能还有疑问，随时可以继续提问。</w:t>
      </w:r>
    </w:p>
    <w:p w14:paraId="0A7BC119" w14:textId="77777777" w:rsidR="00E467EB" w:rsidRPr="00E467EB" w:rsidRDefault="00E467EB" w:rsidP="00E467EB"/>
    <w:p w14:paraId="469A0293" w14:textId="061DD790" w:rsidR="00CB6CF4" w:rsidRDefault="00CB6CF4" w:rsidP="00DA2C59">
      <w:pPr>
        <w:pStyle w:val="2"/>
      </w:pPr>
      <w:proofErr w:type="spellStart"/>
      <w:r w:rsidRPr="00CB6CF4">
        <w:t>BKP_ITConfig</w:t>
      </w:r>
      <w:proofErr w:type="spellEnd"/>
      <w:r w:rsidRPr="00CB6CF4">
        <w:t>(</w:t>
      </w:r>
      <w:r>
        <w:rPr>
          <w:rFonts w:hint="eastAsia"/>
        </w:rPr>
        <w:t>)</w:t>
      </w:r>
      <w:r w:rsidR="00CD3B8A">
        <w:br/>
      </w:r>
      <w:r w:rsidR="00CD3B8A" w:rsidRPr="00CD3B8A">
        <w:rPr>
          <w:b/>
          <w:bCs/>
        </w:rPr>
        <w:t>使能或禁用</w:t>
      </w:r>
      <w:r w:rsidR="00CD3B8A" w:rsidRPr="00CD3B8A">
        <w:t>STM32备份寄存器（BKP）的</w:t>
      </w:r>
      <w:r w:rsidR="00CD3B8A" w:rsidRPr="00CD3B8A">
        <w:rPr>
          <w:b/>
          <w:bCs/>
        </w:rPr>
        <w:t>侵入检测（Tamper Detection）中断</w:t>
      </w:r>
      <w:r w:rsidR="00CD3B8A" w:rsidRPr="00CD3B8A">
        <w:t>功能</w:t>
      </w:r>
    </w:p>
    <w:p w14:paraId="4EAA32F3" w14:textId="77777777" w:rsidR="00CD3B8A" w:rsidRPr="00CD3B8A" w:rsidRDefault="00CD3B8A" w:rsidP="00CD3B8A">
      <w:proofErr w:type="spellStart"/>
      <w:r w:rsidRPr="00CD3B8A">
        <w:t>BKP_ITConfig</w:t>
      </w:r>
      <w:proofErr w:type="spellEnd"/>
      <w:r w:rsidRPr="00CD3B8A">
        <w:t>函数用于</w:t>
      </w:r>
      <w:r w:rsidRPr="00CD3B8A">
        <w:rPr>
          <w:b/>
          <w:bCs/>
        </w:rPr>
        <w:t>使能或禁用</w:t>
      </w:r>
      <w:r w:rsidRPr="00CD3B8A">
        <w:t>STM32备份寄存器（BKP）的</w:t>
      </w:r>
      <w:r w:rsidRPr="00CD3B8A">
        <w:rPr>
          <w:b/>
          <w:bCs/>
        </w:rPr>
        <w:t>侵入检测（Tamper Detection）中断</w:t>
      </w:r>
      <w:r w:rsidRPr="00CD3B8A">
        <w:t>功能。</w:t>
      </w:r>
    </w:p>
    <w:p w14:paraId="7271748F" w14:textId="77777777" w:rsidR="00CD3B8A" w:rsidRPr="00CD3B8A" w:rsidRDefault="00CD3B8A" w:rsidP="005706D3">
      <w:pPr>
        <w:pStyle w:val="3"/>
      </w:pPr>
      <w:r w:rsidRPr="00CD3B8A">
        <w:rPr>
          <w:rFonts w:ascii="Segoe UI Emoji" w:hAnsi="Segoe UI Emoji" w:cs="Segoe UI Emoji"/>
        </w:rPr>
        <w:t>⚙️</w:t>
      </w:r>
      <w:r w:rsidRPr="00CD3B8A">
        <w:t xml:space="preserve"> 函数功能详解</w:t>
      </w:r>
    </w:p>
    <w:p w14:paraId="05917B74" w14:textId="77777777" w:rsidR="00CD3B8A" w:rsidRPr="00CD3B8A" w:rsidRDefault="00CD3B8A" w:rsidP="00CD3B8A">
      <w:pPr>
        <w:numPr>
          <w:ilvl w:val="0"/>
          <w:numId w:val="740"/>
        </w:numPr>
      </w:pPr>
      <w:r w:rsidRPr="00CD3B8A">
        <w:rPr>
          <w:rFonts w:ascii="Times New Roman" w:hAnsi="Times New Roman" w:cs="Times New Roman"/>
        </w:rPr>
        <w:t>​</w:t>
      </w:r>
      <w:r w:rsidRPr="00CD3B8A">
        <w:rPr>
          <w:b/>
          <w:bCs/>
        </w:rPr>
        <w:t>函数</w:t>
      </w:r>
      <w:proofErr w:type="gramStart"/>
      <w:r w:rsidRPr="00CD3B8A">
        <w:rPr>
          <w:b/>
          <w:bCs/>
        </w:rPr>
        <w:t>原型</w:t>
      </w:r>
      <w:r w:rsidRPr="00CD3B8A">
        <w:rPr>
          <w:rFonts w:ascii="Times New Roman" w:hAnsi="Times New Roman" w:cs="Times New Roman"/>
        </w:rPr>
        <w:t>​</w:t>
      </w:r>
      <w:r w:rsidRPr="00CD3B8A">
        <w:t>：</w:t>
      </w:r>
      <w:proofErr w:type="gramEnd"/>
      <w:r w:rsidRPr="00CD3B8A">
        <w:t xml:space="preserve">void </w:t>
      </w:r>
      <w:proofErr w:type="spellStart"/>
      <w:r w:rsidRPr="00CD3B8A">
        <w:t>BKP_ITConfig</w:t>
      </w:r>
      <w:proofErr w:type="spellEnd"/>
      <w:proofErr w:type="gramStart"/>
      <w:r w:rsidRPr="00CD3B8A">
        <w:t>(</w:t>
      </w:r>
      <w:proofErr w:type="spellStart"/>
      <w:r w:rsidRPr="00CD3B8A">
        <w:t>FunctionalState</w:t>
      </w:r>
      <w:proofErr w:type="spellEnd"/>
      <w:r w:rsidRPr="00CD3B8A">
        <w:t xml:space="preserve"> </w:t>
      </w:r>
      <w:proofErr w:type="spellStart"/>
      <w:r w:rsidRPr="00CD3B8A">
        <w:t>NewState</w:t>
      </w:r>
      <w:proofErr w:type="spellEnd"/>
      <w:r w:rsidRPr="00CD3B8A">
        <w:t>)</w:t>
      </w:r>
      <w:proofErr w:type="gramEnd"/>
      <w:r w:rsidRPr="00CD3B8A">
        <w:t>;</w:t>
      </w:r>
    </w:p>
    <w:p w14:paraId="3939BB07" w14:textId="77777777" w:rsidR="00CD3B8A" w:rsidRPr="00CD3B8A" w:rsidRDefault="00CD3B8A" w:rsidP="00CD3B8A">
      <w:pPr>
        <w:numPr>
          <w:ilvl w:val="0"/>
          <w:numId w:val="740"/>
        </w:numPr>
      </w:pPr>
      <w:r w:rsidRPr="00CD3B8A">
        <w:rPr>
          <w:rFonts w:ascii="Times New Roman" w:hAnsi="Times New Roman" w:cs="Times New Roman"/>
        </w:rPr>
        <w:t>​</w:t>
      </w:r>
      <w:r w:rsidRPr="00CD3B8A">
        <w:rPr>
          <w:b/>
          <w:bCs/>
        </w:rPr>
        <w:t>输入参数</w:t>
      </w:r>
      <w:r w:rsidRPr="00CD3B8A">
        <w:rPr>
          <w:rFonts w:ascii="Times New Roman" w:hAnsi="Times New Roman" w:cs="Times New Roman"/>
        </w:rPr>
        <w:t>​</w:t>
      </w:r>
      <w:r w:rsidRPr="00CD3B8A">
        <w:t>：</w:t>
      </w:r>
      <w:proofErr w:type="spellStart"/>
      <w:r w:rsidRPr="00CD3B8A">
        <w:t>NewState</w:t>
      </w:r>
      <w:proofErr w:type="spellEnd"/>
      <w:r w:rsidRPr="00CD3B8A">
        <w:t>，用于指定侵入检测中断的新状态。</w:t>
      </w:r>
    </w:p>
    <w:p w14:paraId="76C8C39F" w14:textId="77777777" w:rsidR="00CD3B8A" w:rsidRPr="00CD3B8A" w:rsidRDefault="00CD3B8A" w:rsidP="00CD3B8A">
      <w:pPr>
        <w:numPr>
          <w:ilvl w:val="1"/>
          <w:numId w:val="740"/>
        </w:numPr>
      </w:pPr>
      <w:r w:rsidRPr="00CD3B8A">
        <w:t>ENABLE：开启侵入检测中断。当使能后，如果发生侵入事件（TAMPER引脚上出现有效电平跳变），不仅会清除备份寄存器的数据，还会触发一个中断请求，CPU可以进入中断服务函数（ISR）执行相应的处理代码。</w:t>
      </w:r>
    </w:p>
    <w:p w14:paraId="0F05A0ED" w14:textId="77777777" w:rsidR="00CD3B8A" w:rsidRPr="00CD3B8A" w:rsidRDefault="00CD3B8A" w:rsidP="00CD3B8A">
      <w:pPr>
        <w:numPr>
          <w:ilvl w:val="1"/>
          <w:numId w:val="740"/>
        </w:numPr>
      </w:pPr>
      <w:r w:rsidRPr="00CD3B8A">
        <w:t>DISABLE：关闭侵入检测中断。发生侵入事件时，不会产生中断，但侵</w:t>
      </w:r>
      <w:r w:rsidRPr="00CD3B8A">
        <w:lastRenderedPageBreak/>
        <w:t>入事件标志位仍会被置位。</w:t>
      </w:r>
    </w:p>
    <w:p w14:paraId="65FB68CE" w14:textId="77777777" w:rsidR="00CD3B8A" w:rsidRPr="00CD3B8A" w:rsidRDefault="00CD3B8A" w:rsidP="005706D3">
      <w:pPr>
        <w:pStyle w:val="3"/>
      </w:pPr>
      <w:r w:rsidRPr="00CD3B8A">
        <w:rPr>
          <w:rFonts w:ascii="Segoe UI Emoji" w:hAnsi="Segoe UI Emoji" w:cs="Segoe UI Emoji"/>
        </w:rPr>
        <w:t>🔄</w:t>
      </w:r>
      <w:r w:rsidRPr="00CD3B8A">
        <w:t xml:space="preserve"> 典型工作流程</w:t>
      </w:r>
    </w:p>
    <w:p w14:paraId="78F09653" w14:textId="77777777" w:rsidR="00CD3B8A" w:rsidRPr="00CD3B8A" w:rsidRDefault="00CD3B8A" w:rsidP="00CD3B8A">
      <w:r w:rsidRPr="00CD3B8A">
        <w:t>配置和使用侵入检测中断的典型步骤如下：</w:t>
      </w:r>
    </w:p>
    <w:p w14:paraId="40C3F925" w14:textId="77777777" w:rsidR="00CD3B8A" w:rsidRPr="00CD3B8A" w:rsidRDefault="00CD3B8A" w:rsidP="00CD3B8A">
      <w:pPr>
        <w:numPr>
          <w:ilvl w:val="0"/>
          <w:numId w:val="741"/>
        </w:numPr>
      </w:pPr>
      <w:r w:rsidRPr="00CD3B8A">
        <w:rPr>
          <w:rFonts w:ascii="Times New Roman" w:hAnsi="Times New Roman" w:cs="Times New Roman"/>
        </w:rPr>
        <w:t>​</w:t>
      </w:r>
      <w:r w:rsidRPr="00CD3B8A">
        <w:rPr>
          <w:b/>
          <w:bCs/>
        </w:rPr>
        <w:t>使能时钟与访问权限</w:t>
      </w:r>
      <w:r w:rsidRPr="00CD3B8A">
        <w:rPr>
          <w:rFonts w:ascii="Times New Roman" w:hAnsi="Times New Roman" w:cs="Times New Roman"/>
        </w:rPr>
        <w:t>​</w:t>
      </w:r>
      <w:r w:rsidRPr="00CD3B8A">
        <w:t>：在对BKP模块进行任何操作前，必须先使能PWR（电源控制）和BKP的时钟，并解锁备份域的写保护。</w:t>
      </w:r>
    </w:p>
    <w:p w14:paraId="3939D82F" w14:textId="77777777" w:rsidR="00CD3B8A" w:rsidRPr="00CD3B8A" w:rsidRDefault="00CD3B8A" w:rsidP="00CD3B8A">
      <w:pPr>
        <w:numPr>
          <w:ilvl w:val="0"/>
          <w:numId w:val="741"/>
        </w:numPr>
        <w:tabs>
          <w:tab w:val="clear" w:pos="720"/>
        </w:tabs>
      </w:pPr>
      <w:r w:rsidRPr="00CD3B8A">
        <w:t>RCC_APB1</w:t>
      </w:r>
      <w:proofErr w:type="gramStart"/>
      <w:r w:rsidRPr="00CD3B8A">
        <w:t>PeriphClockCmd(</w:t>
      </w:r>
      <w:proofErr w:type="gramEnd"/>
      <w:r w:rsidRPr="00CD3B8A">
        <w:t>RCC_APB1Periph_PWR | RCC_APB1Periph_BKP, ENABLE);</w:t>
      </w:r>
    </w:p>
    <w:p w14:paraId="7B275172" w14:textId="77777777" w:rsidR="00CD3B8A" w:rsidRPr="00CD3B8A" w:rsidRDefault="00CD3B8A" w:rsidP="00CD3B8A">
      <w:proofErr w:type="spellStart"/>
      <w:r w:rsidRPr="00CD3B8A">
        <w:t>PWR_BackupAccessCmd</w:t>
      </w:r>
      <w:proofErr w:type="spellEnd"/>
      <w:r w:rsidRPr="00CD3B8A">
        <w:t>(ENABLE); // 解锁备份域写保护</w:t>
      </w:r>
    </w:p>
    <w:p w14:paraId="2E6C8278" w14:textId="77777777" w:rsidR="00CD3B8A" w:rsidRPr="00CD3B8A" w:rsidRDefault="00CD3B8A" w:rsidP="00CD3B8A">
      <w:pPr>
        <w:numPr>
          <w:ilvl w:val="0"/>
          <w:numId w:val="741"/>
        </w:numPr>
      </w:pPr>
      <w:r w:rsidRPr="00CD3B8A">
        <w:rPr>
          <w:rFonts w:ascii="Times New Roman" w:hAnsi="Times New Roman" w:cs="Times New Roman"/>
        </w:rPr>
        <w:t>​</w:t>
      </w:r>
      <w:r w:rsidRPr="00CD3B8A">
        <w:rPr>
          <w:b/>
          <w:bCs/>
        </w:rPr>
        <w:t>配置侵入检测参数</w:t>
      </w:r>
      <w:r w:rsidRPr="00CD3B8A">
        <w:rPr>
          <w:rFonts w:ascii="Times New Roman" w:hAnsi="Times New Roman" w:cs="Times New Roman"/>
        </w:rPr>
        <w:t>​</w:t>
      </w:r>
      <w:r w:rsidRPr="00CD3B8A">
        <w:t>：设置TAMPER引脚的有效触发电平，并确保引脚处于无效电平状态。</w:t>
      </w:r>
    </w:p>
    <w:p w14:paraId="13D5F968" w14:textId="77777777" w:rsidR="00CD3B8A" w:rsidRPr="00CD3B8A" w:rsidRDefault="00CD3B8A" w:rsidP="00CD3B8A">
      <w:proofErr w:type="spellStart"/>
      <w:r w:rsidRPr="00CD3B8A">
        <w:t>BKP_TamperPinLevelConfig</w:t>
      </w:r>
      <w:proofErr w:type="spellEnd"/>
      <w:r w:rsidRPr="00CD3B8A">
        <w:t>(</w:t>
      </w:r>
      <w:proofErr w:type="spellStart"/>
      <w:r w:rsidRPr="00CD3B8A">
        <w:t>BKP_TamperPinLevel_High</w:t>
      </w:r>
      <w:proofErr w:type="spellEnd"/>
      <w:r w:rsidRPr="00CD3B8A">
        <w:t>); // 例如，设置为高电平触发</w:t>
      </w:r>
    </w:p>
    <w:p w14:paraId="12CDCD05" w14:textId="77777777" w:rsidR="00CD3B8A" w:rsidRPr="00CD3B8A" w:rsidRDefault="00CD3B8A" w:rsidP="00CD3B8A">
      <w:pPr>
        <w:numPr>
          <w:ilvl w:val="0"/>
          <w:numId w:val="741"/>
        </w:numPr>
      </w:pPr>
      <w:r w:rsidRPr="00CD3B8A">
        <w:rPr>
          <w:rFonts w:ascii="Times New Roman" w:hAnsi="Times New Roman" w:cs="Times New Roman"/>
        </w:rPr>
        <w:t>​</w:t>
      </w:r>
      <w:r w:rsidRPr="00CD3B8A">
        <w:rPr>
          <w:b/>
          <w:bCs/>
        </w:rPr>
        <w:t>清除事件标志</w:t>
      </w:r>
      <w:r w:rsidRPr="00CD3B8A">
        <w:rPr>
          <w:rFonts w:ascii="Times New Roman" w:hAnsi="Times New Roman" w:cs="Times New Roman"/>
        </w:rPr>
        <w:t>​</w:t>
      </w:r>
      <w:r w:rsidRPr="00CD3B8A">
        <w:t>：在使能中断前，建议先清除可能存在的旧事件标志，防止误触发。</w:t>
      </w:r>
    </w:p>
    <w:p w14:paraId="7C3F022B" w14:textId="77777777" w:rsidR="00CD3B8A" w:rsidRPr="00CD3B8A" w:rsidRDefault="00CD3B8A" w:rsidP="00CD3B8A">
      <w:proofErr w:type="spellStart"/>
      <w:r w:rsidRPr="00CD3B8A">
        <w:t>BKP_</w:t>
      </w:r>
      <w:proofErr w:type="gramStart"/>
      <w:r w:rsidRPr="00CD3B8A">
        <w:t>ClearFlag</w:t>
      </w:r>
      <w:proofErr w:type="spellEnd"/>
      <w:r w:rsidRPr="00CD3B8A">
        <w:t>(</w:t>
      </w:r>
      <w:proofErr w:type="gramEnd"/>
      <w:r w:rsidRPr="00CD3B8A">
        <w:t>);</w:t>
      </w:r>
    </w:p>
    <w:p w14:paraId="18432528" w14:textId="77777777" w:rsidR="00CD3B8A" w:rsidRPr="00CD3B8A" w:rsidRDefault="00CD3B8A" w:rsidP="00CD3B8A">
      <w:pPr>
        <w:numPr>
          <w:ilvl w:val="0"/>
          <w:numId w:val="741"/>
        </w:numPr>
      </w:pPr>
      <w:r w:rsidRPr="00CD3B8A">
        <w:rPr>
          <w:rFonts w:ascii="Times New Roman" w:hAnsi="Times New Roman" w:cs="Times New Roman"/>
        </w:rPr>
        <w:t>​</w:t>
      </w:r>
      <w:r w:rsidRPr="00CD3B8A">
        <w:rPr>
          <w:b/>
          <w:bCs/>
        </w:rPr>
        <w:t>配置NVIC（嵌套向量中断控制器）</w:t>
      </w:r>
      <w:r w:rsidRPr="00CD3B8A">
        <w:rPr>
          <w:rFonts w:ascii="Times New Roman" w:hAnsi="Times New Roman" w:cs="Times New Roman"/>
          <w:b/>
          <w:bCs/>
        </w:rPr>
        <w:t>​</w:t>
      </w:r>
      <w:r w:rsidRPr="00CD3B8A">
        <w:rPr>
          <w:rFonts w:ascii="Times New Roman" w:hAnsi="Times New Roman" w:cs="Times New Roman"/>
        </w:rPr>
        <w:t>​</w:t>
      </w:r>
      <w:r w:rsidRPr="00CD3B8A">
        <w:t>：设置侵入检测中断的优先级并使能中断通道。</w:t>
      </w:r>
    </w:p>
    <w:p w14:paraId="62F53AFB" w14:textId="77777777" w:rsidR="00CD3B8A" w:rsidRPr="00CD3B8A" w:rsidRDefault="00CD3B8A" w:rsidP="00CD3B8A">
      <w:pPr>
        <w:numPr>
          <w:ilvl w:val="0"/>
          <w:numId w:val="741"/>
        </w:numPr>
        <w:tabs>
          <w:tab w:val="clear" w:pos="720"/>
        </w:tabs>
      </w:pPr>
      <w:proofErr w:type="spellStart"/>
      <w:r w:rsidRPr="00CD3B8A">
        <w:t>NVIC_InitTypeDef</w:t>
      </w:r>
      <w:proofErr w:type="spellEnd"/>
      <w:r w:rsidRPr="00CD3B8A">
        <w:t xml:space="preserve"> </w:t>
      </w:r>
      <w:proofErr w:type="spellStart"/>
      <w:r w:rsidRPr="00CD3B8A">
        <w:t>NVIC_InitStructure</w:t>
      </w:r>
      <w:proofErr w:type="spellEnd"/>
      <w:r w:rsidRPr="00CD3B8A">
        <w:t>;</w:t>
      </w:r>
    </w:p>
    <w:p w14:paraId="74E4AC03" w14:textId="77777777" w:rsidR="00CD3B8A" w:rsidRPr="00CD3B8A" w:rsidRDefault="00CD3B8A" w:rsidP="00CD3B8A">
      <w:pPr>
        <w:numPr>
          <w:ilvl w:val="0"/>
          <w:numId w:val="741"/>
        </w:numPr>
        <w:tabs>
          <w:tab w:val="clear" w:pos="720"/>
        </w:tabs>
      </w:pPr>
      <w:proofErr w:type="spellStart"/>
      <w:r w:rsidRPr="00CD3B8A">
        <w:t>NVIC_InitStructure.NVIC_IRQChannel</w:t>
      </w:r>
      <w:proofErr w:type="spellEnd"/>
      <w:r w:rsidRPr="00CD3B8A">
        <w:t xml:space="preserve"> = </w:t>
      </w:r>
      <w:proofErr w:type="spellStart"/>
      <w:r w:rsidRPr="00CD3B8A">
        <w:t>TAMPER_IRQn</w:t>
      </w:r>
      <w:proofErr w:type="spellEnd"/>
      <w:r w:rsidRPr="00CD3B8A">
        <w:t>;</w:t>
      </w:r>
    </w:p>
    <w:p w14:paraId="03A7E076" w14:textId="77777777" w:rsidR="00CD3B8A" w:rsidRPr="00CD3B8A" w:rsidRDefault="00CD3B8A" w:rsidP="00CD3B8A">
      <w:pPr>
        <w:numPr>
          <w:ilvl w:val="0"/>
          <w:numId w:val="741"/>
        </w:numPr>
        <w:tabs>
          <w:tab w:val="clear" w:pos="720"/>
        </w:tabs>
      </w:pPr>
      <w:proofErr w:type="spellStart"/>
      <w:r w:rsidRPr="00CD3B8A">
        <w:t>NVIC_InitStructure.NVIC_IRQChannelPreemptionPriority</w:t>
      </w:r>
      <w:proofErr w:type="spellEnd"/>
      <w:r w:rsidRPr="00CD3B8A">
        <w:t xml:space="preserve"> = 0;</w:t>
      </w:r>
    </w:p>
    <w:p w14:paraId="5A5ABB99" w14:textId="77777777" w:rsidR="00CD3B8A" w:rsidRPr="00CD3B8A" w:rsidRDefault="00CD3B8A" w:rsidP="00CD3B8A">
      <w:pPr>
        <w:numPr>
          <w:ilvl w:val="0"/>
          <w:numId w:val="741"/>
        </w:numPr>
        <w:tabs>
          <w:tab w:val="clear" w:pos="720"/>
        </w:tabs>
      </w:pPr>
      <w:proofErr w:type="spellStart"/>
      <w:r w:rsidRPr="00CD3B8A">
        <w:t>NVIC_InitStructure.NVIC_IRQChannelSubPriority</w:t>
      </w:r>
      <w:proofErr w:type="spellEnd"/>
      <w:r w:rsidRPr="00CD3B8A">
        <w:t xml:space="preserve"> = 0;</w:t>
      </w:r>
    </w:p>
    <w:p w14:paraId="65DBC747" w14:textId="77777777" w:rsidR="00CD3B8A" w:rsidRPr="00CD3B8A" w:rsidRDefault="00CD3B8A" w:rsidP="00CD3B8A">
      <w:pPr>
        <w:numPr>
          <w:ilvl w:val="0"/>
          <w:numId w:val="741"/>
        </w:numPr>
        <w:tabs>
          <w:tab w:val="clear" w:pos="720"/>
        </w:tabs>
      </w:pPr>
      <w:proofErr w:type="spellStart"/>
      <w:r w:rsidRPr="00CD3B8A">
        <w:t>NVIC_InitStructure.NVIC_IRQChannelCmd</w:t>
      </w:r>
      <w:proofErr w:type="spellEnd"/>
      <w:r w:rsidRPr="00CD3B8A">
        <w:t xml:space="preserve"> = ENABLE;</w:t>
      </w:r>
    </w:p>
    <w:p w14:paraId="3B78E1CF" w14:textId="77777777" w:rsidR="00CD3B8A" w:rsidRPr="00CD3B8A" w:rsidRDefault="00CD3B8A" w:rsidP="00CD3B8A">
      <w:proofErr w:type="spellStart"/>
      <w:r w:rsidRPr="00CD3B8A">
        <w:t>NVIC_Init</w:t>
      </w:r>
      <w:proofErr w:type="spellEnd"/>
      <w:r w:rsidRPr="00CD3B8A">
        <w:t>(&amp;</w:t>
      </w:r>
      <w:proofErr w:type="spellStart"/>
      <w:r w:rsidRPr="00CD3B8A">
        <w:t>NVIC_InitStructure</w:t>
      </w:r>
      <w:proofErr w:type="spellEnd"/>
      <w:r w:rsidRPr="00CD3B8A">
        <w:t>);</w:t>
      </w:r>
    </w:p>
    <w:p w14:paraId="277B9512" w14:textId="77777777" w:rsidR="00CD3B8A" w:rsidRPr="00CD3B8A" w:rsidRDefault="00CD3B8A" w:rsidP="00CD3B8A">
      <w:pPr>
        <w:numPr>
          <w:ilvl w:val="0"/>
          <w:numId w:val="741"/>
        </w:numPr>
      </w:pPr>
      <w:r w:rsidRPr="00CD3B8A">
        <w:rPr>
          <w:rFonts w:ascii="Times New Roman" w:hAnsi="Times New Roman" w:cs="Times New Roman"/>
        </w:rPr>
        <w:t>​</w:t>
      </w:r>
      <w:r w:rsidRPr="00CD3B8A">
        <w:rPr>
          <w:b/>
          <w:bCs/>
        </w:rPr>
        <w:t>使能侵入检测中断</w:t>
      </w:r>
      <w:r w:rsidRPr="00CD3B8A">
        <w:rPr>
          <w:rFonts w:ascii="Times New Roman" w:hAnsi="Times New Roman" w:cs="Times New Roman"/>
        </w:rPr>
        <w:t>​</w:t>
      </w:r>
      <w:r w:rsidRPr="00CD3B8A">
        <w:t>：使用本函数开启中断。</w:t>
      </w:r>
    </w:p>
    <w:p w14:paraId="4B12A955" w14:textId="77777777" w:rsidR="00CD3B8A" w:rsidRPr="00CD3B8A" w:rsidRDefault="00CD3B8A" w:rsidP="00CD3B8A">
      <w:proofErr w:type="spellStart"/>
      <w:r w:rsidRPr="00CD3B8A">
        <w:t>BKP_ITConfig</w:t>
      </w:r>
      <w:proofErr w:type="spellEnd"/>
      <w:r w:rsidRPr="00CD3B8A">
        <w:t>(ENABLE); // 使能侵入检测中断</w:t>
      </w:r>
    </w:p>
    <w:p w14:paraId="25F6FAE5" w14:textId="77777777" w:rsidR="00CD3B8A" w:rsidRPr="00CD3B8A" w:rsidRDefault="00CD3B8A" w:rsidP="00CD3B8A">
      <w:pPr>
        <w:numPr>
          <w:ilvl w:val="0"/>
          <w:numId w:val="741"/>
        </w:numPr>
      </w:pPr>
      <w:r w:rsidRPr="00CD3B8A">
        <w:rPr>
          <w:rFonts w:ascii="Times New Roman" w:hAnsi="Times New Roman" w:cs="Times New Roman"/>
        </w:rPr>
        <w:t>​</w:t>
      </w:r>
      <w:r w:rsidRPr="00CD3B8A">
        <w:rPr>
          <w:b/>
          <w:bCs/>
        </w:rPr>
        <w:t>使能侵入检测功能</w:t>
      </w:r>
      <w:r w:rsidRPr="00CD3B8A">
        <w:rPr>
          <w:rFonts w:ascii="Times New Roman" w:hAnsi="Times New Roman" w:cs="Times New Roman"/>
        </w:rPr>
        <w:t>​</w:t>
      </w:r>
      <w:r w:rsidRPr="00CD3B8A">
        <w:t>：最后再激活侵入检测功能本身。</w:t>
      </w:r>
    </w:p>
    <w:p w14:paraId="0F03F4F1" w14:textId="77777777" w:rsidR="00CD3B8A" w:rsidRPr="00CD3B8A" w:rsidRDefault="00CD3B8A" w:rsidP="00CD3B8A">
      <w:r w:rsidRPr="00CD3B8A">
        <w:t>BKP_TamperPinCmd(ENABLE); // 使能TAMPER引脚功能</w:t>
      </w:r>
    </w:p>
    <w:p w14:paraId="25D87B8C" w14:textId="77777777" w:rsidR="00CD3B8A" w:rsidRPr="00CD3B8A" w:rsidRDefault="00CD3B8A" w:rsidP="00CD3B8A">
      <w:pPr>
        <w:numPr>
          <w:ilvl w:val="0"/>
          <w:numId w:val="741"/>
        </w:numPr>
      </w:pPr>
      <w:r w:rsidRPr="00CD3B8A">
        <w:rPr>
          <w:rFonts w:ascii="Times New Roman" w:hAnsi="Times New Roman" w:cs="Times New Roman"/>
        </w:rPr>
        <w:t>​</w:t>
      </w:r>
      <w:r w:rsidRPr="00CD3B8A">
        <w:rPr>
          <w:b/>
          <w:bCs/>
        </w:rPr>
        <w:t>编写中断服务函数（ISR）</w:t>
      </w:r>
      <w:r w:rsidRPr="00CD3B8A">
        <w:rPr>
          <w:rFonts w:ascii="Times New Roman" w:hAnsi="Times New Roman" w:cs="Times New Roman"/>
          <w:b/>
          <w:bCs/>
        </w:rPr>
        <w:t>​</w:t>
      </w:r>
      <w:r w:rsidRPr="00CD3B8A">
        <w:rPr>
          <w:rFonts w:ascii="Times New Roman" w:hAnsi="Times New Roman" w:cs="Times New Roman"/>
        </w:rPr>
        <w:t>​</w:t>
      </w:r>
      <w:r w:rsidRPr="00CD3B8A">
        <w:t>：在中断服务函数中，需要检查中断状态并清除中断挂起位。</w:t>
      </w:r>
    </w:p>
    <w:p w14:paraId="7D0873F6" w14:textId="77777777" w:rsidR="00CD3B8A" w:rsidRPr="00CD3B8A" w:rsidRDefault="00CD3B8A" w:rsidP="00CD3B8A">
      <w:pPr>
        <w:numPr>
          <w:ilvl w:val="0"/>
          <w:numId w:val="741"/>
        </w:numPr>
        <w:tabs>
          <w:tab w:val="clear" w:pos="720"/>
        </w:tabs>
      </w:pPr>
      <w:r w:rsidRPr="00CD3B8A">
        <w:lastRenderedPageBreak/>
        <w:t xml:space="preserve">void </w:t>
      </w:r>
      <w:proofErr w:type="spellStart"/>
      <w:r w:rsidRPr="00CD3B8A">
        <w:t>TAMPER_IRQHandler</w:t>
      </w:r>
      <w:proofErr w:type="spellEnd"/>
      <w:r w:rsidRPr="00CD3B8A">
        <w:t>(</w:t>
      </w:r>
      <w:proofErr w:type="gramStart"/>
      <w:r w:rsidRPr="00CD3B8A">
        <w:t>void) {</w:t>
      </w:r>
      <w:proofErr w:type="gramEnd"/>
    </w:p>
    <w:p w14:paraId="485596DC" w14:textId="77777777" w:rsidR="00CD3B8A" w:rsidRPr="00CD3B8A" w:rsidRDefault="00CD3B8A" w:rsidP="00CD3B8A">
      <w:pPr>
        <w:numPr>
          <w:ilvl w:val="0"/>
          <w:numId w:val="741"/>
        </w:numPr>
        <w:tabs>
          <w:tab w:val="clear" w:pos="720"/>
        </w:tabs>
      </w:pPr>
      <w:r w:rsidRPr="00CD3B8A">
        <w:t xml:space="preserve">    if (</w:t>
      </w:r>
      <w:proofErr w:type="spellStart"/>
      <w:r w:rsidRPr="00CD3B8A">
        <w:t>BKP_GetITStatus</w:t>
      </w:r>
      <w:proofErr w:type="spellEnd"/>
      <w:r w:rsidRPr="00CD3B8A">
        <w:t>() == SET) { // 检查是否是侵入检测中断</w:t>
      </w:r>
    </w:p>
    <w:p w14:paraId="16893E61" w14:textId="77777777" w:rsidR="00CD3B8A" w:rsidRPr="00CD3B8A" w:rsidRDefault="00CD3B8A" w:rsidP="00CD3B8A">
      <w:pPr>
        <w:numPr>
          <w:ilvl w:val="0"/>
          <w:numId w:val="741"/>
        </w:numPr>
        <w:tabs>
          <w:tab w:val="clear" w:pos="720"/>
        </w:tabs>
      </w:pPr>
      <w:r w:rsidRPr="00CD3B8A">
        <w:t xml:space="preserve">        // 这里添加你的处理代码，例如记录事件日志等</w:t>
      </w:r>
    </w:p>
    <w:p w14:paraId="2A2ADB84" w14:textId="77777777" w:rsidR="00CD3B8A" w:rsidRPr="00CD3B8A" w:rsidRDefault="00CD3B8A" w:rsidP="00CD3B8A">
      <w:pPr>
        <w:numPr>
          <w:ilvl w:val="0"/>
          <w:numId w:val="741"/>
        </w:numPr>
        <w:tabs>
          <w:tab w:val="clear" w:pos="720"/>
        </w:tabs>
      </w:pPr>
      <w:r w:rsidRPr="00CD3B8A">
        <w:t xml:space="preserve">        </w:t>
      </w:r>
      <w:proofErr w:type="spellStart"/>
      <w:r w:rsidRPr="00CD3B8A">
        <w:t>BKP_ClearITPendingBit</w:t>
      </w:r>
      <w:proofErr w:type="spellEnd"/>
      <w:r w:rsidRPr="00CD3B8A">
        <w:t>(); // 清除中断挂起位</w:t>
      </w:r>
    </w:p>
    <w:p w14:paraId="49342D58" w14:textId="77777777" w:rsidR="00CD3B8A" w:rsidRPr="00CD3B8A" w:rsidRDefault="00CD3B8A" w:rsidP="00CD3B8A">
      <w:pPr>
        <w:numPr>
          <w:ilvl w:val="0"/>
          <w:numId w:val="741"/>
        </w:numPr>
        <w:tabs>
          <w:tab w:val="clear" w:pos="720"/>
        </w:tabs>
      </w:pPr>
      <w:r w:rsidRPr="00CD3B8A">
        <w:t xml:space="preserve">    }</w:t>
      </w:r>
    </w:p>
    <w:p w14:paraId="71BC735D" w14:textId="77777777" w:rsidR="00CD3B8A" w:rsidRPr="00CD3B8A" w:rsidRDefault="00CD3B8A" w:rsidP="00CD3B8A">
      <w:r w:rsidRPr="00CD3B8A">
        <w:t>}</w:t>
      </w:r>
    </w:p>
    <w:p w14:paraId="65A2B44A" w14:textId="77777777" w:rsidR="00CD3B8A" w:rsidRPr="00CD3B8A" w:rsidRDefault="00CD3B8A" w:rsidP="005706D3">
      <w:pPr>
        <w:pStyle w:val="3"/>
      </w:pPr>
      <w:r w:rsidRPr="00CD3B8A">
        <w:rPr>
          <w:rFonts w:ascii="Segoe UI Emoji" w:hAnsi="Segoe UI Emoji" w:cs="Segoe UI Emoji"/>
        </w:rPr>
        <w:t>⚠️</w:t>
      </w:r>
      <w:r w:rsidRPr="00CD3B8A">
        <w:t xml:space="preserve"> 重要注意事项</w:t>
      </w:r>
    </w:p>
    <w:p w14:paraId="2DEB5E50" w14:textId="77777777" w:rsidR="00CD3B8A" w:rsidRPr="00CD3B8A" w:rsidRDefault="00CD3B8A" w:rsidP="00CD3B8A">
      <w:pPr>
        <w:numPr>
          <w:ilvl w:val="0"/>
          <w:numId w:val="742"/>
        </w:numPr>
      </w:pPr>
      <w:r w:rsidRPr="00CD3B8A">
        <w:rPr>
          <w:rFonts w:ascii="Times New Roman" w:hAnsi="Times New Roman" w:cs="Times New Roman"/>
        </w:rPr>
        <w:t>​</w:t>
      </w:r>
      <w:r w:rsidRPr="00CD3B8A">
        <w:rPr>
          <w:b/>
          <w:bCs/>
        </w:rPr>
        <w:t>中断使能顺序</w:t>
      </w:r>
      <w:r w:rsidRPr="00CD3B8A">
        <w:rPr>
          <w:rFonts w:ascii="Times New Roman" w:hAnsi="Times New Roman" w:cs="Times New Roman"/>
        </w:rPr>
        <w:t>​</w:t>
      </w:r>
      <w:r w:rsidRPr="00CD3B8A">
        <w:t xml:space="preserve">：建议先配置好所有参数（电平、NVIC）并清除标志位，最后再调用 </w:t>
      </w:r>
      <w:proofErr w:type="spellStart"/>
      <w:r w:rsidRPr="00CD3B8A">
        <w:t>BKP_ITConfig</w:t>
      </w:r>
      <w:proofErr w:type="spellEnd"/>
      <w:r w:rsidRPr="00CD3B8A">
        <w:t>(ENABLE)和 BKP_TamperPinCmd(ENABLE)。这可以避免在配置完成前因引脚状态不当而立即进入中断。</w:t>
      </w:r>
    </w:p>
    <w:p w14:paraId="398DFE53" w14:textId="77777777" w:rsidR="00CD3B8A" w:rsidRPr="00CD3B8A" w:rsidRDefault="00CD3B8A" w:rsidP="00CD3B8A">
      <w:pPr>
        <w:numPr>
          <w:ilvl w:val="0"/>
          <w:numId w:val="742"/>
        </w:numPr>
      </w:pPr>
      <w:r w:rsidRPr="00CD3B8A">
        <w:rPr>
          <w:rFonts w:ascii="Times New Roman" w:hAnsi="Times New Roman" w:cs="Times New Roman"/>
        </w:rPr>
        <w:t>​</w:t>
      </w:r>
      <w:r w:rsidRPr="00CD3B8A">
        <w:rPr>
          <w:b/>
          <w:bCs/>
        </w:rPr>
        <w:t>侵入事件的后果</w:t>
      </w:r>
      <w:r w:rsidRPr="00CD3B8A">
        <w:rPr>
          <w:rFonts w:ascii="Times New Roman" w:hAnsi="Times New Roman" w:cs="Times New Roman"/>
        </w:rPr>
        <w:t>​</w:t>
      </w:r>
      <w:r w:rsidRPr="00CD3B8A">
        <w:t>：无论中断是否使能，一旦发生有效的侵入事件，</w:t>
      </w:r>
      <w:r w:rsidRPr="00CD3B8A">
        <w:rPr>
          <w:rFonts w:ascii="Times New Roman" w:hAnsi="Times New Roman" w:cs="Times New Roman"/>
        </w:rPr>
        <w:t>​</w:t>
      </w:r>
      <w:r w:rsidRPr="00CD3B8A">
        <w:rPr>
          <w:b/>
          <w:bCs/>
        </w:rPr>
        <w:t>所有备份数据寄存器（</w:t>
      </w:r>
      <w:proofErr w:type="spellStart"/>
      <w:r w:rsidRPr="00CD3B8A">
        <w:rPr>
          <w:b/>
          <w:bCs/>
        </w:rPr>
        <w:t>BKP_DRx</w:t>
      </w:r>
      <w:proofErr w:type="spellEnd"/>
      <w:r w:rsidRPr="00CD3B8A">
        <w:rPr>
          <w:b/>
          <w:bCs/>
        </w:rPr>
        <w:t>）的内容都会被硬件自动清除</w:t>
      </w:r>
      <w:r w:rsidRPr="00CD3B8A">
        <w:t>。这是不可逆的硬件安全机制，旨在防止物理篡改时敏感数据泄露。</w:t>
      </w:r>
    </w:p>
    <w:p w14:paraId="17629923" w14:textId="77777777" w:rsidR="00CD3B8A" w:rsidRPr="00CD3B8A" w:rsidRDefault="00CD3B8A" w:rsidP="00CD3B8A">
      <w:pPr>
        <w:numPr>
          <w:ilvl w:val="0"/>
          <w:numId w:val="742"/>
        </w:numPr>
      </w:pPr>
      <w:r w:rsidRPr="00CD3B8A">
        <w:rPr>
          <w:rFonts w:ascii="Times New Roman" w:hAnsi="Times New Roman" w:cs="Times New Roman"/>
        </w:rPr>
        <w:t>​</w:t>
      </w:r>
      <w:r w:rsidRPr="00CD3B8A">
        <w:rPr>
          <w:b/>
          <w:bCs/>
        </w:rPr>
        <w:t>中断处理</w:t>
      </w:r>
      <w:r w:rsidRPr="00CD3B8A">
        <w:rPr>
          <w:rFonts w:ascii="Times New Roman" w:hAnsi="Times New Roman" w:cs="Times New Roman"/>
        </w:rPr>
        <w:t>​</w:t>
      </w:r>
      <w:r w:rsidRPr="00CD3B8A">
        <w:t xml:space="preserve">：在中断服务函数中，必须调用 </w:t>
      </w:r>
      <w:proofErr w:type="spellStart"/>
      <w:r w:rsidRPr="00CD3B8A">
        <w:t>BKP_ClearITPendingBit</w:t>
      </w:r>
      <w:proofErr w:type="spellEnd"/>
      <w:r w:rsidRPr="00CD3B8A">
        <w:t>()来清除中断挂起位，否则退出中断后会立即再次进入。</w:t>
      </w:r>
    </w:p>
    <w:p w14:paraId="3C99852B" w14:textId="77777777" w:rsidR="00CD3B8A" w:rsidRPr="00CD3B8A" w:rsidRDefault="00CD3B8A" w:rsidP="005706D3">
      <w:pPr>
        <w:pStyle w:val="3"/>
      </w:pPr>
      <w:r w:rsidRPr="00CD3B8A">
        <w:rPr>
          <w:rFonts w:ascii="Segoe UI Emoji" w:hAnsi="Segoe UI Emoji" w:cs="Segoe UI Emoji"/>
        </w:rPr>
        <w:t>🔧</w:t>
      </w:r>
      <w:r w:rsidRPr="00CD3B8A">
        <w:t xml:space="preserve"> 相关函数</w:t>
      </w:r>
    </w:p>
    <w:p w14:paraId="689697F6" w14:textId="77777777" w:rsidR="00CD3B8A" w:rsidRPr="00CD3B8A" w:rsidRDefault="00CD3B8A" w:rsidP="00CD3B8A">
      <w:pPr>
        <w:numPr>
          <w:ilvl w:val="0"/>
          <w:numId w:val="743"/>
        </w:numPr>
      </w:pPr>
      <w:proofErr w:type="spellStart"/>
      <w:r w:rsidRPr="00CD3B8A">
        <w:t>BKP_TamperPinLevelConfig</w:t>
      </w:r>
      <w:proofErr w:type="spellEnd"/>
      <w:r w:rsidRPr="00CD3B8A">
        <w:t>(): 配置TAMPER引脚的触发电平。</w:t>
      </w:r>
    </w:p>
    <w:p w14:paraId="7450B44C" w14:textId="77777777" w:rsidR="00CD3B8A" w:rsidRPr="00CD3B8A" w:rsidRDefault="00CD3B8A" w:rsidP="00CD3B8A">
      <w:pPr>
        <w:numPr>
          <w:ilvl w:val="0"/>
          <w:numId w:val="743"/>
        </w:numPr>
      </w:pPr>
      <w:r w:rsidRPr="00CD3B8A">
        <w:t>BKP_TamperPinCmd(): 使能或禁用侵入检测功能。</w:t>
      </w:r>
    </w:p>
    <w:p w14:paraId="5721B215" w14:textId="77777777" w:rsidR="00CD3B8A" w:rsidRPr="00CD3B8A" w:rsidRDefault="00CD3B8A" w:rsidP="00CD3B8A">
      <w:pPr>
        <w:numPr>
          <w:ilvl w:val="0"/>
          <w:numId w:val="743"/>
        </w:numPr>
      </w:pPr>
      <w:proofErr w:type="spellStart"/>
      <w:r w:rsidRPr="00CD3B8A">
        <w:t>BKP_GetITStatus</w:t>
      </w:r>
      <w:proofErr w:type="spellEnd"/>
      <w:r w:rsidRPr="00CD3B8A">
        <w:t>(): 获取侵入检测中断状态，用于在中断服务函数中确认中断源。</w:t>
      </w:r>
    </w:p>
    <w:p w14:paraId="42B9ADD0" w14:textId="77777777" w:rsidR="00CD3B8A" w:rsidRPr="00CD3B8A" w:rsidRDefault="00CD3B8A" w:rsidP="00CD3B8A">
      <w:pPr>
        <w:numPr>
          <w:ilvl w:val="0"/>
          <w:numId w:val="743"/>
        </w:numPr>
      </w:pPr>
      <w:proofErr w:type="spellStart"/>
      <w:r w:rsidRPr="00CD3B8A">
        <w:t>BKP_ClearITPendingBit</w:t>
      </w:r>
      <w:proofErr w:type="spellEnd"/>
      <w:r w:rsidRPr="00CD3B8A">
        <w:t>(): 清除侵入检测中断挂起位。</w:t>
      </w:r>
    </w:p>
    <w:p w14:paraId="684DEAC3" w14:textId="77777777" w:rsidR="00CD3B8A" w:rsidRPr="00CD3B8A" w:rsidRDefault="00CD3B8A" w:rsidP="005706D3">
      <w:pPr>
        <w:pStyle w:val="3"/>
      </w:pPr>
      <w:r w:rsidRPr="00CD3B8A">
        <w:rPr>
          <w:rFonts w:ascii="Segoe UI Emoji" w:hAnsi="Segoe UI Emoji" w:cs="Segoe UI Emoji"/>
        </w:rPr>
        <w:t>💎</w:t>
      </w:r>
      <w:r w:rsidRPr="00CD3B8A">
        <w:t xml:space="preserve"> 总结</w:t>
      </w:r>
    </w:p>
    <w:p w14:paraId="103431C1" w14:textId="77777777" w:rsidR="00CD3B8A" w:rsidRPr="00CD3B8A" w:rsidRDefault="00CD3B8A" w:rsidP="00CD3B8A">
      <w:proofErr w:type="spellStart"/>
      <w:r w:rsidRPr="00CD3B8A">
        <w:t>BKP_ITConfig</w:t>
      </w:r>
      <w:proofErr w:type="spellEnd"/>
      <w:r w:rsidRPr="00CD3B8A">
        <w:t>(ENABLE)是激活侵入检测</w:t>
      </w:r>
      <w:r w:rsidRPr="00CD3B8A">
        <w:rPr>
          <w:b/>
          <w:bCs/>
        </w:rPr>
        <w:t>中断响应</w:t>
      </w:r>
      <w:r w:rsidRPr="00CD3B8A">
        <w:t>的关键函数。正确使用它可以让系统在检测到物理篡改时，不仅能自动清除敏感数据，还能及时通知CPU执行自定义的安全处理程序，为高安全性应用提供了重要的软件介入点。</w:t>
      </w:r>
    </w:p>
    <w:p w14:paraId="3D6576B4" w14:textId="77777777" w:rsidR="00CD3B8A" w:rsidRPr="00CD3B8A" w:rsidRDefault="00CD3B8A" w:rsidP="00CD3B8A">
      <w:r w:rsidRPr="00CD3B8A">
        <w:t>希望这些信息能帮助您更好地理解和使用这个函数。如果您对BKP的其他功能还有疑问，随时可以继续提问。</w:t>
      </w:r>
    </w:p>
    <w:p w14:paraId="7668DD2D" w14:textId="77777777" w:rsidR="00CD3B8A" w:rsidRPr="00CD3B8A" w:rsidRDefault="00CD3B8A" w:rsidP="00CD3B8A"/>
    <w:p w14:paraId="01BA42DB" w14:textId="287F5FE6" w:rsidR="00A22447" w:rsidRDefault="00A22447" w:rsidP="00DA2C59">
      <w:pPr>
        <w:pStyle w:val="2"/>
      </w:pPr>
      <w:proofErr w:type="spellStart"/>
      <w:r w:rsidRPr="00A22447">
        <w:lastRenderedPageBreak/>
        <w:t>BKP_RTCOutputConfig</w:t>
      </w:r>
      <w:proofErr w:type="spellEnd"/>
      <w:r w:rsidRPr="00A22447">
        <w:t>(</w:t>
      </w:r>
      <w:r>
        <w:rPr>
          <w:rFonts w:hint="eastAsia"/>
        </w:rPr>
        <w:t>)</w:t>
      </w:r>
      <w:r w:rsidR="00AC688A">
        <w:br/>
      </w:r>
      <w:r w:rsidR="00AC688A" w:rsidRPr="00AC688A">
        <w:t>配置STM32微控制器的</w:t>
      </w:r>
      <w:r w:rsidR="00AC688A" w:rsidRPr="00AC688A">
        <w:rPr>
          <w:b/>
          <w:bCs/>
        </w:rPr>
        <w:t>RTC时钟输出功能</w:t>
      </w:r>
    </w:p>
    <w:p w14:paraId="1381879A" w14:textId="77777777" w:rsidR="00AC688A" w:rsidRPr="00AC688A" w:rsidRDefault="00AC688A" w:rsidP="00AC688A">
      <w:proofErr w:type="spellStart"/>
      <w:r w:rsidRPr="00AC688A">
        <w:t>BKP_RTCOutputConfig</w:t>
      </w:r>
      <w:proofErr w:type="spellEnd"/>
      <w:r w:rsidRPr="00AC688A">
        <w:t>函数用于配置STM32微控制器的</w:t>
      </w:r>
      <w:r w:rsidRPr="00AC688A">
        <w:rPr>
          <w:b/>
          <w:bCs/>
        </w:rPr>
        <w:t>RTC时钟输出功能</w:t>
      </w:r>
      <w:r w:rsidRPr="00AC688A">
        <w:t>，允许将特定的RTC相关信号从指定的引脚（通常是TAMPER引脚，即PC13）输出，便于测量或同步其他设备。</w:t>
      </w:r>
    </w:p>
    <w:p w14:paraId="6B3BE753" w14:textId="77777777" w:rsidR="00AC688A" w:rsidRPr="00AC688A" w:rsidRDefault="00AC688A" w:rsidP="00DD69FD">
      <w:pPr>
        <w:pStyle w:val="3"/>
      </w:pPr>
      <w:r w:rsidRPr="00AC688A">
        <w:rPr>
          <w:rFonts w:ascii="Segoe UI Emoji" w:hAnsi="Segoe UI Emoji" w:cs="Segoe UI Emoji"/>
        </w:rPr>
        <w:t>⚙️</w:t>
      </w:r>
      <w:r w:rsidRPr="00AC688A">
        <w:t xml:space="preserve"> 函数原型</w:t>
      </w:r>
    </w:p>
    <w:p w14:paraId="742646D2" w14:textId="77777777" w:rsidR="00AC688A" w:rsidRPr="00AC688A" w:rsidRDefault="00AC688A" w:rsidP="00AC688A">
      <w:r w:rsidRPr="00AC688A">
        <w:t xml:space="preserve">void </w:t>
      </w:r>
      <w:proofErr w:type="spellStart"/>
      <w:r w:rsidRPr="00AC688A">
        <w:t>BKP_</w:t>
      </w:r>
      <w:proofErr w:type="gramStart"/>
      <w:r w:rsidRPr="00AC688A">
        <w:t>RTCOutputConfig</w:t>
      </w:r>
      <w:proofErr w:type="spellEnd"/>
      <w:r w:rsidRPr="00AC688A">
        <w:t>(</w:t>
      </w:r>
      <w:proofErr w:type="gramEnd"/>
      <w:r w:rsidRPr="00AC688A">
        <w:t xml:space="preserve">uint16_t </w:t>
      </w:r>
      <w:proofErr w:type="spellStart"/>
      <w:r w:rsidRPr="00AC688A">
        <w:t>BKP_RTCOutputSource</w:t>
      </w:r>
      <w:proofErr w:type="spellEnd"/>
      <w:r w:rsidRPr="00AC688A">
        <w:t>);</w:t>
      </w:r>
    </w:p>
    <w:p w14:paraId="7B77E73D" w14:textId="77777777" w:rsidR="00AC688A" w:rsidRPr="00AC688A" w:rsidRDefault="00AC688A" w:rsidP="00AC688A">
      <w:pPr>
        <w:numPr>
          <w:ilvl w:val="0"/>
          <w:numId w:val="744"/>
        </w:numPr>
      </w:pPr>
      <w:r w:rsidRPr="00AC688A">
        <w:rPr>
          <w:rFonts w:ascii="Times New Roman" w:hAnsi="Times New Roman" w:cs="Times New Roman"/>
        </w:rPr>
        <w:t>​</w:t>
      </w:r>
      <w:r w:rsidRPr="00AC688A">
        <w:rPr>
          <w:b/>
          <w:bCs/>
        </w:rPr>
        <w:t>输入参数</w:t>
      </w:r>
      <w:r w:rsidRPr="00AC688A">
        <w:rPr>
          <w:rFonts w:ascii="Times New Roman" w:hAnsi="Times New Roman" w:cs="Times New Roman"/>
        </w:rPr>
        <w:t>​</w:t>
      </w:r>
      <w:r w:rsidRPr="00AC688A">
        <w:t>：</w:t>
      </w:r>
      <w:proofErr w:type="spellStart"/>
      <w:r w:rsidRPr="00AC688A">
        <w:t>BKP_RTCOutputSource</w:t>
      </w:r>
      <w:proofErr w:type="spellEnd"/>
      <w:r w:rsidRPr="00AC688A">
        <w:t>，用于选择输出到引脚上的RTC信号源。</w:t>
      </w:r>
    </w:p>
    <w:p w14:paraId="41EF003A" w14:textId="77777777" w:rsidR="00AC688A" w:rsidRPr="00AC688A" w:rsidRDefault="00AC688A" w:rsidP="00DD69FD">
      <w:pPr>
        <w:pStyle w:val="3"/>
      </w:pPr>
      <w:r w:rsidRPr="00AC688A">
        <w:rPr>
          <w:rFonts w:ascii="Segoe UI Emoji" w:hAnsi="Segoe UI Emoji" w:cs="Segoe UI Emoji"/>
        </w:rPr>
        <w:t>📡</w:t>
      </w:r>
      <w:r w:rsidRPr="00AC688A">
        <w:t xml:space="preserve"> 参数详解与信号源选择</w:t>
      </w:r>
    </w:p>
    <w:p w14:paraId="08E88EA9" w14:textId="77777777" w:rsidR="00AC688A" w:rsidRPr="00AC688A" w:rsidRDefault="00AC688A" w:rsidP="00AC688A">
      <w:r w:rsidRPr="00AC688A">
        <w:t xml:space="preserve">参数 </w:t>
      </w:r>
      <w:proofErr w:type="spellStart"/>
      <w:r w:rsidRPr="00AC688A">
        <w:t>BKP_RTCOutputSource</w:t>
      </w:r>
      <w:proofErr w:type="spellEnd"/>
      <w:r w:rsidRPr="00AC688A">
        <w:t>可以是以下宏定义值之一：</w:t>
      </w:r>
    </w:p>
    <w:p w14:paraId="5CB597D9" w14:textId="77777777" w:rsidR="00AC688A" w:rsidRPr="00AC688A" w:rsidRDefault="00AC688A" w:rsidP="00AC688A">
      <w:pPr>
        <w:numPr>
          <w:ilvl w:val="0"/>
          <w:numId w:val="745"/>
        </w:numPr>
      </w:pPr>
      <w:proofErr w:type="spellStart"/>
      <w:r w:rsidRPr="00AC688A">
        <w:t>BKP_RTCOutputSource_None</w:t>
      </w:r>
      <w:proofErr w:type="spellEnd"/>
      <w:r w:rsidRPr="00AC688A">
        <w:t>：</w:t>
      </w:r>
      <w:r w:rsidRPr="00AC688A">
        <w:rPr>
          <w:rFonts w:ascii="Times New Roman" w:hAnsi="Times New Roman" w:cs="Times New Roman"/>
        </w:rPr>
        <w:t>​</w:t>
      </w:r>
      <w:r w:rsidRPr="00AC688A">
        <w:rPr>
          <w:b/>
          <w:bCs/>
        </w:rPr>
        <w:t>禁止输出</w:t>
      </w:r>
      <w:r w:rsidRPr="00AC688A">
        <w:t>。TAMPER引脚功能恢复正常（用于侵入检测或普通GPIO）。</w:t>
      </w:r>
    </w:p>
    <w:p w14:paraId="3D8F5159" w14:textId="77777777" w:rsidR="00AC688A" w:rsidRPr="00AC688A" w:rsidRDefault="00AC688A" w:rsidP="00AC688A">
      <w:pPr>
        <w:numPr>
          <w:ilvl w:val="0"/>
          <w:numId w:val="745"/>
        </w:numPr>
      </w:pPr>
      <w:proofErr w:type="spellStart"/>
      <w:r w:rsidRPr="00AC688A">
        <w:t>BKP_RTCOutputSource_CalibClock</w:t>
      </w:r>
      <w:proofErr w:type="spellEnd"/>
      <w:r w:rsidRPr="00AC688A">
        <w:t xml:space="preserve">：输出 </w:t>
      </w:r>
      <w:r w:rsidRPr="00AC688A">
        <w:rPr>
          <w:rFonts w:ascii="Times New Roman" w:hAnsi="Times New Roman" w:cs="Times New Roman"/>
        </w:rPr>
        <w:t>​</w:t>
      </w:r>
      <w:r w:rsidRPr="00AC688A">
        <w:rPr>
          <w:b/>
          <w:bCs/>
        </w:rPr>
        <w:t>RTC校准时钟</w:t>
      </w:r>
      <w:r w:rsidRPr="00AC688A">
        <w:t>。该时钟是RTC时钟频率经过64分频后的信号。</w:t>
      </w:r>
    </w:p>
    <w:p w14:paraId="3E30A44A" w14:textId="77777777" w:rsidR="00AC688A" w:rsidRPr="00AC688A" w:rsidRDefault="00AC688A" w:rsidP="00AC688A">
      <w:pPr>
        <w:numPr>
          <w:ilvl w:val="0"/>
          <w:numId w:val="745"/>
        </w:numPr>
      </w:pPr>
      <w:proofErr w:type="spellStart"/>
      <w:r w:rsidRPr="00AC688A">
        <w:t>BKP_RTCOutputSource_Alarm</w:t>
      </w:r>
      <w:proofErr w:type="spellEnd"/>
      <w:r w:rsidRPr="00AC688A">
        <w:t xml:space="preserve">：输出 </w:t>
      </w:r>
      <w:r w:rsidRPr="00AC688A">
        <w:rPr>
          <w:rFonts w:ascii="Times New Roman" w:hAnsi="Times New Roman" w:cs="Times New Roman"/>
        </w:rPr>
        <w:t>​</w:t>
      </w:r>
      <w:r w:rsidRPr="00AC688A">
        <w:rPr>
          <w:b/>
          <w:bCs/>
        </w:rPr>
        <w:t>RTC闹钟脉冲</w:t>
      </w:r>
      <w:r w:rsidRPr="00AC688A">
        <w:t>。当RTC闹钟事件发生时，引脚上会产生一个脉冲信号。</w:t>
      </w:r>
    </w:p>
    <w:p w14:paraId="6B1B865E" w14:textId="77777777" w:rsidR="00AC688A" w:rsidRPr="00AC688A" w:rsidRDefault="00AC688A" w:rsidP="00AC688A">
      <w:pPr>
        <w:numPr>
          <w:ilvl w:val="0"/>
          <w:numId w:val="745"/>
        </w:numPr>
      </w:pPr>
      <w:proofErr w:type="spellStart"/>
      <w:r w:rsidRPr="00AC688A">
        <w:t>BKP_RTCOutputSource_Second</w:t>
      </w:r>
      <w:proofErr w:type="spellEnd"/>
      <w:r w:rsidRPr="00AC688A">
        <w:t xml:space="preserve">：输出 </w:t>
      </w:r>
      <w:r w:rsidRPr="00AC688A">
        <w:rPr>
          <w:rFonts w:ascii="Times New Roman" w:hAnsi="Times New Roman" w:cs="Times New Roman"/>
        </w:rPr>
        <w:t>​</w:t>
      </w:r>
      <w:r w:rsidRPr="00AC688A">
        <w:rPr>
          <w:b/>
          <w:bCs/>
        </w:rPr>
        <w:t>RTC秒脉冲</w:t>
      </w:r>
      <w:r w:rsidRPr="00AC688A">
        <w:t>。每秒产生一个脉冲，可用于高精度的时间同步。</w:t>
      </w:r>
    </w:p>
    <w:p w14:paraId="19FEBC09" w14:textId="77777777" w:rsidR="00AC688A" w:rsidRPr="00AC688A" w:rsidRDefault="00AC688A" w:rsidP="00DD69FD">
      <w:pPr>
        <w:pStyle w:val="3"/>
      </w:pPr>
      <w:r w:rsidRPr="00AC688A">
        <w:rPr>
          <w:rFonts w:ascii="Segoe UI Emoji" w:hAnsi="Segoe UI Emoji" w:cs="Segoe UI Emoji"/>
        </w:rPr>
        <w:t>🔄</w:t>
      </w:r>
      <w:r w:rsidRPr="00AC688A">
        <w:t xml:space="preserve"> 典型配置流程</w:t>
      </w:r>
    </w:p>
    <w:p w14:paraId="5C8070B9" w14:textId="77777777" w:rsidR="00AC688A" w:rsidRPr="00AC688A" w:rsidRDefault="00AC688A" w:rsidP="00AC688A">
      <w:r w:rsidRPr="00AC688A">
        <w:t>配置RTC信号输出通常遵循以下步骤：</w:t>
      </w:r>
    </w:p>
    <w:p w14:paraId="46713FAD" w14:textId="77777777" w:rsidR="00AC688A" w:rsidRPr="00AC688A" w:rsidRDefault="00AC688A" w:rsidP="00AC688A">
      <w:pPr>
        <w:numPr>
          <w:ilvl w:val="0"/>
          <w:numId w:val="746"/>
        </w:numPr>
      </w:pPr>
      <w:r w:rsidRPr="00AC688A">
        <w:rPr>
          <w:rFonts w:ascii="Times New Roman" w:hAnsi="Times New Roman" w:cs="Times New Roman"/>
        </w:rPr>
        <w:t>​</w:t>
      </w:r>
      <w:r w:rsidRPr="00AC688A">
        <w:rPr>
          <w:b/>
          <w:bCs/>
        </w:rPr>
        <w:t>使能时钟和备份域访问</w:t>
      </w:r>
      <w:proofErr w:type="gramStart"/>
      <w:r w:rsidRPr="00AC688A">
        <w:rPr>
          <w:b/>
          <w:bCs/>
        </w:rPr>
        <w:t>权限</w:t>
      </w:r>
      <w:r w:rsidRPr="00AC688A">
        <w:rPr>
          <w:rFonts w:ascii="Times New Roman" w:hAnsi="Times New Roman" w:cs="Times New Roman"/>
        </w:rPr>
        <w:t>​</w:t>
      </w:r>
      <w:r w:rsidRPr="00AC688A">
        <w:t>：</w:t>
      </w:r>
      <w:proofErr w:type="gramEnd"/>
      <w:r w:rsidRPr="00AC688A">
        <w:t>在对BKP模块进行任何操作前，必须先使能PWR（电源控制）和BKP的时钟，并解锁备份域的写保护。</w:t>
      </w:r>
    </w:p>
    <w:p w14:paraId="01A49ADB" w14:textId="77777777" w:rsidR="00AC688A" w:rsidRPr="00AC688A" w:rsidRDefault="00AC688A" w:rsidP="00AC688A">
      <w:pPr>
        <w:numPr>
          <w:ilvl w:val="0"/>
          <w:numId w:val="746"/>
        </w:numPr>
        <w:tabs>
          <w:tab w:val="clear" w:pos="720"/>
        </w:tabs>
      </w:pPr>
      <w:r w:rsidRPr="00AC688A">
        <w:t>RCC_APB1</w:t>
      </w:r>
      <w:proofErr w:type="gramStart"/>
      <w:r w:rsidRPr="00AC688A">
        <w:t>PeriphClockCmd(</w:t>
      </w:r>
      <w:proofErr w:type="gramEnd"/>
      <w:r w:rsidRPr="00AC688A">
        <w:t>RCC_APB1Periph_PWR | RCC_APB1Periph_BKP, ENABLE);</w:t>
      </w:r>
    </w:p>
    <w:p w14:paraId="22D57038" w14:textId="77777777" w:rsidR="00AC688A" w:rsidRPr="00AC688A" w:rsidRDefault="00AC688A" w:rsidP="00AC688A">
      <w:proofErr w:type="spellStart"/>
      <w:r w:rsidRPr="00AC688A">
        <w:t>PWR_BackupAccessCmd</w:t>
      </w:r>
      <w:proofErr w:type="spellEnd"/>
      <w:r w:rsidRPr="00AC688A">
        <w:t>(ENABLE); // 解锁备份域</w:t>
      </w:r>
    </w:p>
    <w:p w14:paraId="713ED1B5" w14:textId="77777777" w:rsidR="00AC688A" w:rsidRPr="00AC688A" w:rsidRDefault="00AC688A" w:rsidP="00AC688A">
      <w:pPr>
        <w:numPr>
          <w:ilvl w:val="0"/>
          <w:numId w:val="746"/>
        </w:numPr>
      </w:pPr>
      <w:r w:rsidRPr="00AC688A">
        <w:rPr>
          <w:rFonts w:ascii="Times New Roman" w:hAnsi="Times New Roman" w:cs="Times New Roman"/>
        </w:rPr>
        <w:t>​</w:t>
      </w:r>
      <w:r w:rsidRPr="00AC688A">
        <w:rPr>
          <w:b/>
          <w:bCs/>
        </w:rPr>
        <w:t>禁用TAMPER引脚功能（可选但推荐）</w:t>
      </w:r>
      <w:r w:rsidRPr="00AC688A">
        <w:rPr>
          <w:rFonts w:ascii="Times New Roman" w:hAnsi="Times New Roman" w:cs="Times New Roman"/>
          <w:b/>
          <w:bCs/>
        </w:rPr>
        <w:t>​</w:t>
      </w:r>
      <w:r w:rsidRPr="00AC688A">
        <w:rPr>
          <w:rFonts w:ascii="Times New Roman" w:hAnsi="Times New Roman" w:cs="Times New Roman"/>
        </w:rPr>
        <w:t>​</w:t>
      </w:r>
      <w:r w:rsidRPr="00AC688A">
        <w:t>：如果之前使能了侵入检测功能，建议先禁用它，以避免功能冲突。</w:t>
      </w:r>
    </w:p>
    <w:p w14:paraId="12000F65" w14:textId="77777777" w:rsidR="00AC688A" w:rsidRPr="00AC688A" w:rsidRDefault="00AC688A" w:rsidP="00AC688A">
      <w:r w:rsidRPr="00AC688A">
        <w:t>BKP_</w:t>
      </w:r>
      <w:proofErr w:type="gramStart"/>
      <w:r w:rsidRPr="00AC688A">
        <w:t>TamperPinCmd(</w:t>
      </w:r>
      <w:proofErr w:type="gramEnd"/>
      <w:r w:rsidRPr="00AC688A">
        <w:t>DISABLE);</w:t>
      </w:r>
    </w:p>
    <w:p w14:paraId="275B5083" w14:textId="77777777" w:rsidR="00AC688A" w:rsidRPr="00AC688A" w:rsidRDefault="00AC688A" w:rsidP="00AC688A">
      <w:pPr>
        <w:numPr>
          <w:ilvl w:val="0"/>
          <w:numId w:val="746"/>
        </w:numPr>
      </w:pPr>
      <w:r w:rsidRPr="00AC688A">
        <w:rPr>
          <w:rFonts w:ascii="Times New Roman" w:hAnsi="Times New Roman" w:cs="Times New Roman"/>
        </w:rPr>
        <w:lastRenderedPageBreak/>
        <w:t>​</w:t>
      </w:r>
      <w:r w:rsidRPr="00AC688A">
        <w:rPr>
          <w:b/>
          <w:bCs/>
        </w:rPr>
        <w:t>配置RTC信号输出</w:t>
      </w:r>
      <w:r w:rsidRPr="00AC688A">
        <w:rPr>
          <w:rFonts w:ascii="Times New Roman" w:hAnsi="Times New Roman" w:cs="Times New Roman"/>
        </w:rPr>
        <w:t>​</w:t>
      </w:r>
      <w:r w:rsidRPr="00AC688A">
        <w:t>：使用本函数选择所需的信号源。</w:t>
      </w:r>
    </w:p>
    <w:p w14:paraId="752C7B9E" w14:textId="77777777" w:rsidR="00AC688A" w:rsidRPr="00AC688A" w:rsidRDefault="00AC688A" w:rsidP="00AC688A">
      <w:proofErr w:type="spellStart"/>
      <w:r w:rsidRPr="00AC688A">
        <w:t>BKP_RTCOutputConfig</w:t>
      </w:r>
      <w:proofErr w:type="spellEnd"/>
      <w:proofErr w:type="gramStart"/>
      <w:r w:rsidRPr="00AC688A">
        <w:t>(</w:t>
      </w:r>
      <w:proofErr w:type="spellStart"/>
      <w:r w:rsidRPr="00AC688A">
        <w:t>BKP_RTCOutputSource_Second</w:t>
      </w:r>
      <w:proofErr w:type="spellEnd"/>
      <w:r w:rsidRPr="00AC688A">
        <w:t>); // 例如</w:t>
      </w:r>
      <w:proofErr w:type="gramEnd"/>
      <w:r w:rsidRPr="00AC688A">
        <w:t>，输出秒脉冲</w:t>
      </w:r>
    </w:p>
    <w:p w14:paraId="468F47EC" w14:textId="77777777" w:rsidR="00AC688A" w:rsidRPr="00AC688A" w:rsidRDefault="00AC688A" w:rsidP="00AC688A">
      <w:pPr>
        <w:numPr>
          <w:ilvl w:val="0"/>
          <w:numId w:val="746"/>
        </w:numPr>
      </w:pPr>
      <w:r w:rsidRPr="00AC688A">
        <w:rPr>
          <w:rFonts w:ascii="Times New Roman" w:hAnsi="Times New Roman" w:cs="Times New Roman"/>
        </w:rPr>
        <w:t>​</w:t>
      </w:r>
      <w:r w:rsidRPr="00AC688A">
        <w:rPr>
          <w:b/>
          <w:bCs/>
        </w:rPr>
        <w:t>无需配置GPIO</w:t>
      </w:r>
      <w:r w:rsidRPr="00AC688A">
        <w:rPr>
          <w:rFonts w:ascii="Times New Roman" w:hAnsi="Times New Roman" w:cs="Times New Roman"/>
        </w:rPr>
        <w:t>​</w:t>
      </w:r>
      <w:r w:rsidRPr="00AC688A">
        <w:t>：TAMPER引脚（PC13）在此模式下会自动配置为输出功能，</w:t>
      </w:r>
      <w:r w:rsidRPr="00AC688A">
        <w:rPr>
          <w:rFonts w:ascii="Times New Roman" w:hAnsi="Times New Roman" w:cs="Times New Roman"/>
        </w:rPr>
        <w:t>​</w:t>
      </w:r>
      <w:r w:rsidRPr="00AC688A">
        <w:rPr>
          <w:b/>
          <w:bCs/>
        </w:rPr>
        <w:t>不需要</w:t>
      </w:r>
      <w:r w:rsidRPr="00AC688A">
        <w:t>额外的GPIO初始化代码。</w:t>
      </w:r>
    </w:p>
    <w:p w14:paraId="01C6F564" w14:textId="77777777" w:rsidR="00AC688A" w:rsidRPr="00AC688A" w:rsidRDefault="00AC688A" w:rsidP="00DD69FD">
      <w:pPr>
        <w:pStyle w:val="3"/>
      </w:pPr>
      <w:r w:rsidRPr="00AC688A">
        <w:rPr>
          <w:rFonts w:ascii="Segoe UI Emoji" w:hAnsi="Segoe UI Emoji" w:cs="Segoe UI Emoji"/>
        </w:rPr>
        <w:t>⚠️</w:t>
      </w:r>
      <w:r w:rsidRPr="00AC688A">
        <w:t xml:space="preserve"> 重要特性与注意事项</w:t>
      </w:r>
    </w:p>
    <w:p w14:paraId="48C0A9D6" w14:textId="77777777" w:rsidR="00AC688A" w:rsidRPr="00AC688A" w:rsidRDefault="00AC688A" w:rsidP="00AC688A">
      <w:pPr>
        <w:numPr>
          <w:ilvl w:val="0"/>
          <w:numId w:val="747"/>
        </w:numPr>
      </w:pPr>
      <w:r w:rsidRPr="00AC688A">
        <w:rPr>
          <w:rFonts w:ascii="Times New Roman" w:hAnsi="Times New Roman" w:cs="Times New Roman"/>
        </w:rPr>
        <w:t>​</w:t>
      </w:r>
      <w:r w:rsidRPr="00AC688A">
        <w:rPr>
          <w:b/>
          <w:bCs/>
        </w:rPr>
        <w:t>电源独立性</w:t>
      </w:r>
      <w:r w:rsidRPr="00AC688A">
        <w:rPr>
          <w:rFonts w:ascii="Times New Roman" w:hAnsi="Times New Roman" w:cs="Times New Roman"/>
        </w:rPr>
        <w:t>​</w:t>
      </w:r>
      <w:r w:rsidRPr="00AC688A">
        <w:t>：一旦配置完成，RTC信号输出</w:t>
      </w:r>
      <w:r w:rsidRPr="00AC688A">
        <w:rPr>
          <w:b/>
          <w:bCs/>
        </w:rPr>
        <w:t>不受系统复位影响</w:t>
      </w:r>
      <w:r w:rsidRPr="00AC688A">
        <w:t>。即使主电源（VDD）断开，只要备用电池（VBAT）存在，信号输出仍可继续维持。</w:t>
      </w:r>
    </w:p>
    <w:p w14:paraId="22404C8A" w14:textId="77777777" w:rsidR="00AC688A" w:rsidRPr="00AC688A" w:rsidRDefault="00AC688A" w:rsidP="00AC688A">
      <w:pPr>
        <w:numPr>
          <w:ilvl w:val="0"/>
          <w:numId w:val="747"/>
        </w:numPr>
      </w:pPr>
      <w:r w:rsidRPr="00AC688A">
        <w:rPr>
          <w:rFonts w:ascii="Times New Roman" w:hAnsi="Times New Roman" w:cs="Times New Roman"/>
        </w:rPr>
        <w:t>​</w:t>
      </w:r>
      <w:r w:rsidRPr="00AC688A">
        <w:rPr>
          <w:b/>
          <w:bCs/>
        </w:rPr>
        <w:t>硬件设计</w:t>
      </w:r>
      <w:proofErr w:type="gramStart"/>
      <w:r w:rsidRPr="00AC688A">
        <w:rPr>
          <w:b/>
          <w:bCs/>
        </w:rPr>
        <w:t>考量</w:t>
      </w:r>
      <w:r w:rsidRPr="00AC688A">
        <w:rPr>
          <w:rFonts w:ascii="Times New Roman" w:hAnsi="Times New Roman" w:cs="Times New Roman"/>
        </w:rPr>
        <w:t>​</w:t>
      </w:r>
      <w:r w:rsidRPr="00AC688A">
        <w:t>：</w:t>
      </w:r>
      <w:proofErr w:type="gramEnd"/>
      <w:r w:rsidRPr="00AC688A">
        <w:t>如果TAMPER引脚（PC13）通过上拉电阻连接电源，该电阻</w:t>
      </w:r>
      <w:r w:rsidRPr="00AC688A">
        <w:rPr>
          <w:b/>
          <w:bCs/>
        </w:rPr>
        <w:t>必须连接到VBAT</w:t>
      </w:r>
      <w:r w:rsidRPr="00AC688A">
        <w:t>而非VDD。这样可以避免在主电源断开时，因引脚电平不确定而导致意外行为或额外功耗。</w:t>
      </w:r>
    </w:p>
    <w:p w14:paraId="17C513CA" w14:textId="77777777" w:rsidR="00AC688A" w:rsidRPr="00AC688A" w:rsidRDefault="00AC688A" w:rsidP="00AC688A">
      <w:pPr>
        <w:numPr>
          <w:ilvl w:val="0"/>
          <w:numId w:val="747"/>
        </w:numPr>
      </w:pPr>
      <w:r w:rsidRPr="00AC688A">
        <w:rPr>
          <w:rFonts w:ascii="Times New Roman" w:hAnsi="Times New Roman" w:cs="Times New Roman"/>
        </w:rPr>
        <w:t>​</w:t>
      </w:r>
      <w:r w:rsidRPr="00AC688A">
        <w:rPr>
          <w:b/>
          <w:bCs/>
        </w:rPr>
        <w:t>功能优先级</w:t>
      </w:r>
      <w:r w:rsidRPr="00AC688A">
        <w:rPr>
          <w:rFonts w:ascii="Times New Roman" w:hAnsi="Times New Roman" w:cs="Times New Roman"/>
        </w:rPr>
        <w:t>​</w:t>
      </w:r>
      <w:r w:rsidRPr="00AC688A">
        <w:t>：当引脚被配置为RTC信号输出时，其</w:t>
      </w:r>
      <w:r w:rsidRPr="00AC688A">
        <w:rPr>
          <w:b/>
          <w:bCs/>
        </w:rPr>
        <w:t>侵入检测功能将被自动覆盖</w:t>
      </w:r>
      <w:r w:rsidRPr="00AC688A">
        <w:t xml:space="preserve">。如果需要重新启用侵入检测，必须先调用 </w:t>
      </w:r>
      <w:proofErr w:type="spellStart"/>
      <w:r w:rsidRPr="00AC688A">
        <w:t>BKP_RTCOutputConfig</w:t>
      </w:r>
      <w:proofErr w:type="spellEnd"/>
      <w:r w:rsidRPr="00AC688A">
        <w:t>(</w:t>
      </w:r>
      <w:proofErr w:type="spellStart"/>
      <w:r w:rsidRPr="00AC688A">
        <w:t>BKP_RTCOutputSource_None</w:t>
      </w:r>
      <w:proofErr w:type="spellEnd"/>
      <w:r w:rsidRPr="00AC688A">
        <w:t>)关闭信号输出。</w:t>
      </w:r>
    </w:p>
    <w:p w14:paraId="7E94F50F" w14:textId="77777777" w:rsidR="00AC688A" w:rsidRPr="00AC688A" w:rsidRDefault="00AC688A" w:rsidP="00DD69FD">
      <w:pPr>
        <w:pStyle w:val="3"/>
      </w:pPr>
      <w:r w:rsidRPr="00AC688A">
        <w:rPr>
          <w:rFonts w:ascii="Segoe UI Emoji" w:hAnsi="Segoe UI Emoji" w:cs="Segoe UI Emoji"/>
        </w:rPr>
        <w:t>🔧</w:t>
      </w:r>
      <w:r w:rsidRPr="00AC688A">
        <w:t xml:space="preserve"> 相关函数</w:t>
      </w:r>
    </w:p>
    <w:p w14:paraId="338A47FF" w14:textId="77777777" w:rsidR="00AC688A" w:rsidRPr="00AC688A" w:rsidRDefault="00AC688A" w:rsidP="00AC688A">
      <w:r w:rsidRPr="00AC688A">
        <w:t>配置RTC输出时，通常还会用到以下函数：</w:t>
      </w:r>
    </w:p>
    <w:p w14:paraId="5AF8CBBD" w14:textId="77777777" w:rsidR="00AC688A" w:rsidRPr="00AC688A" w:rsidRDefault="00AC688A" w:rsidP="00AC688A">
      <w:pPr>
        <w:numPr>
          <w:ilvl w:val="0"/>
          <w:numId w:val="748"/>
        </w:numPr>
      </w:pPr>
      <w:r w:rsidRPr="00AC688A">
        <w:t>BKP_TamperPinCmd()：使能或禁用TAMPER引脚的侵入检测功能。</w:t>
      </w:r>
    </w:p>
    <w:p w14:paraId="15AD0427" w14:textId="77777777" w:rsidR="00AC688A" w:rsidRPr="00AC688A" w:rsidRDefault="00AC688A" w:rsidP="00AC688A">
      <w:pPr>
        <w:numPr>
          <w:ilvl w:val="0"/>
          <w:numId w:val="748"/>
        </w:numPr>
      </w:pPr>
      <w:proofErr w:type="spellStart"/>
      <w:r w:rsidRPr="00AC688A">
        <w:t>BKP_SetRTCCalibrationValue</w:t>
      </w:r>
      <w:proofErr w:type="spellEnd"/>
      <w:r w:rsidRPr="00AC688A">
        <w:t>()：设置RTC时钟校准值，可微调输出频率。</w:t>
      </w:r>
    </w:p>
    <w:p w14:paraId="298514A0" w14:textId="77777777" w:rsidR="00AC688A" w:rsidRPr="00AC688A" w:rsidRDefault="00AC688A" w:rsidP="00DD69FD">
      <w:pPr>
        <w:pStyle w:val="3"/>
      </w:pPr>
      <w:r w:rsidRPr="00AC688A">
        <w:rPr>
          <w:rFonts w:ascii="Segoe UI Emoji" w:hAnsi="Segoe UI Emoji" w:cs="Segoe UI Emoji"/>
        </w:rPr>
        <w:t>💎</w:t>
      </w:r>
      <w:r w:rsidRPr="00AC688A">
        <w:t xml:space="preserve"> 总结</w:t>
      </w:r>
    </w:p>
    <w:p w14:paraId="71750A66" w14:textId="77777777" w:rsidR="00AC688A" w:rsidRPr="00AC688A" w:rsidRDefault="00AC688A" w:rsidP="00AC688A">
      <w:proofErr w:type="spellStart"/>
      <w:r w:rsidRPr="00AC688A">
        <w:t>BKP_RTCOutputConfig</w:t>
      </w:r>
      <w:proofErr w:type="spellEnd"/>
      <w:r w:rsidRPr="00AC688A">
        <w:t>函数提供了一种便捷的方式，将RTC内部的时钟或事件信号引出到外部引脚，极大方便了系统的调试、测量或与其他器件的同步。使用时需注意其特殊的电源独立性和硬件设计要点。</w:t>
      </w:r>
    </w:p>
    <w:p w14:paraId="321CE7D0" w14:textId="77777777" w:rsidR="00AC688A" w:rsidRPr="00AC688A" w:rsidRDefault="00AC688A" w:rsidP="00AC688A">
      <w:r w:rsidRPr="00AC688A">
        <w:t>希望这些信息能帮助您更好地理解和使用这个函数。如果您对BKP模块的其他功能（如数据读写、侵入检测）还有疑问，随时可以继续提问。</w:t>
      </w:r>
    </w:p>
    <w:p w14:paraId="3853111B" w14:textId="77777777" w:rsidR="00AC688A" w:rsidRPr="00AC688A" w:rsidRDefault="00AC688A" w:rsidP="00AC688A"/>
    <w:p w14:paraId="30E7ED8A" w14:textId="6DAC80E1" w:rsidR="00F916DE" w:rsidRDefault="00F916DE" w:rsidP="00DA2C59">
      <w:pPr>
        <w:pStyle w:val="2"/>
      </w:pPr>
      <w:proofErr w:type="spellStart"/>
      <w:r w:rsidRPr="00F916DE">
        <w:t>BKP_SetRTCCalibrationValue</w:t>
      </w:r>
      <w:proofErr w:type="spellEnd"/>
      <w:r w:rsidRPr="00F916DE">
        <w:t>(</w:t>
      </w:r>
      <w:r>
        <w:rPr>
          <w:rFonts w:hint="eastAsia"/>
        </w:rPr>
        <w:t>)</w:t>
      </w:r>
      <w:r w:rsidR="003C5883">
        <w:br/>
      </w:r>
      <w:r w:rsidR="003C5883" w:rsidRPr="003C5883">
        <w:t>设置STM32微控制器中RTC（实时时钟）的</w:t>
      </w:r>
      <w:r w:rsidR="003C5883" w:rsidRPr="003C5883">
        <w:rPr>
          <w:b/>
          <w:bCs/>
        </w:rPr>
        <w:t>时钟校准值</w:t>
      </w:r>
    </w:p>
    <w:p w14:paraId="0FB9B9CF" w14:textId="77777777" w:rsidR="003C5883" w:rsidRPr="003C5883" w:rsidRDefault="003C5883" w:rsidP="003C5883">
      <w:proofErr w:type="spellStart"/>
      <w:r w:rsidRPr="003C5883">
        <w:t>BKP_SetRTCCalibrationValue</w:t>
      </w:r>
      <w:proofErr w:type="spellEnd"/>
      <w:r w:rsidRPr="003C5883">
        <w:t>函数用于设置STM32微控制器中RTC（实时时钟）的</w:t>
      </w:r>
      <w:r w:rsidRPr="003C5883">
        <w:rPr>
          <w:b/>
          <w:bCs/>
        </w:rPr>
        <w:t>时</w:t>
      </w:r>
      <w:r w:rsidRPr="003C5883">
        <w:rPr>
          <w:b/>
          <w:bCs/>
        </w:rPr>
        <w:lastRenderedPageBreak/>
        <w:t>钟校准值</w:t>
      </w:r>
      <w:r w:rsidRPr="003C5883">
        <w:t>，通过调整这个值可以修正RTC因晶振误差导致的时间快慢问题。</w:t>
      </w:r>
    </w:p>
    <w:p w14:paraId="6319F7A3" w14:textId="77777777" w:rsidR="003C5883" w:rsidRPr="003C5883" w:rsidRDefault="003C5883" w:rsidP="003C5883">
      <w:pPr>
        <w:pStyle w:val="3"/>
      </w:pPr>
      <w:r w:rsidRPr="003C5883">
        <w:rPr>
          <w:rFonts w:ascii="Segoe UI Emoji" w:hAnsi="Segoe UI Emoji" w:cs="Segoe UI Emoji"/>
        </w:rPr>
        <w:t>⚙️</w:t>
      </w:r>
      <w:r w:rsidRPr="003C5883">
        <w:t xml:space="preserve"> 函数原型</w:t>
      </w:r>
    </w:p>
    <w:p w14:paraId="763E2651" w14:textId="77777777" w:rsidR="003C5883" w:rsidRPr="003C5883" w:rsidRDefault="003C5883" w:rsidP="003C5883">
      <w:r w:rsidRPr="003C5883">
        <w:t xml:space="preserve">void </w:t>
      </w:r>
      <w:proofErr w:type="spellStart"/>
      <w:r w:rsidRPr="003C5883">
        <w:t>BKP_</w:t>
      </w:r>
      <w:proofErr w:type="gramStart"/>
      <w:r w:rsidRPr="003C5883">
        <w:t>SetRTCCalibrationValue</w:t>
      </w:r>
      <w:proofErr w:type="spellEnd"/>
      <w:r w:rsidRPr="003C5883">
        <w:t>(</w:t>
      </w:r>
      <w:proofErr w:type="gramEnd"/>
      <w:r w:rsidRPr="003C5883">
        <w:t xml:space="preserve">uint8_t </w:t>
      </w:r>
      <w:proofErr w:type="spellStart"/>
      <w:r w:rsidRPr="003C5883">
        <w:t>CalibrationValue</w:t>
      </w:r>
      <w:proofErr w:type="spellEnd"/>
      <w:r w:rsidRPr="003C5883">
        <w:t>);</w:t>
      </w:r>
    </w:p>
    <w:p w14:paraId="4950E62A" w14:textId="77777777" w:rsidR="003C5883" w:rsidRPr="003C5883" w:rsidRDefault="003C5883" w:rsidP="003C5883">
      <w:pPr>
        <w:numPr>
          <w:ilvl w:val="0"/>
          <w:numId w:val="749"/>
        </w:numPr>
      </w:pPr>
      <w:r w:rsidRPr="003C5883">
        <w:rPr>
          <w:rFonts w:ascii="Times New Roman" w:hAnsi="Times New Roman" w:cs="Times New Roman"/>
        </w:rPr>
        <w:t>​</w:t>
      </w:r>
      <w:r w:rsidRPr="003C5883">
        <w:rPr>
          <w:b/>
          <w:bCs/>
        </w:rPr>
        <w:t>输入参数</w:t>
      </w:r>
      <w:r w:rsidRPr="003C5883">
        <w:rPr>
          <w:rFonts w:ascii="Times New Roman" w:hAnsi="Times New Roman" w:cs="Times New Roman"/>
        </w:rPr>
        <w:t>​</w:t>
      </w:r>
      <w:r w:rsidRPr="003C5883">
        <w:t>：</w:t>
      </w:r>
      <w:proofErr w:type="spellStart"/>
      <w:r w:rsidRPr="003C5883">
        <w:t>CalibrationValue</w:t>
      </w:r>
      <w:proofErr w:type="spellEnd"/>
    </w:p>
    <w:p w14:paraId="3F9AB319" w14:textId="77777777" w:rsidR="003C5883" w:rsidRPr="003C5883" w:rsidRDefault="003C5883" w:rsidP="003C5883">
      <w:pPr>
        <w:numPr>
          <w:ilvl w:val="1"/>
          <w:numId w:val="749"/>
        </w:numPr>
      </w:pPr>
      <w:r w:rsidRPr="003C5883">
        <w:t>含义：RTC时钟校准值。</w:t>
      </w:r>
    </w:p>
    <w:p w14:paraId="2CD597C1" w14:textId="77777777" w:rsidR="003C5883" w:rsidRPr="003C5883" w:rsidRDefault="003C5883" w:rsidP="003C5883">
      <w:pPr>
        <w:numPr>
          <w:ilvl w:val="1"/>
          <w:numId w:val="749"/>
        </w:numPr>
      </w:pPr>
      <w:r w:rsidRPr="003C5883">
        <w:t>取值范围：0到 127(0x00到 0x7F)。</w:t>
      </w:r>
    </w:p>
    <w:p w14:paraId="192BA081" w14:textId="77777777" w:rsidR="003C5883" w:rsidRPr="003C5883" w:rsidRDefault="003C5883" w:rsidP="003C5883">
      <w:pPr>
        <w:pStyle w:val="3"/>
      </w:pPr>
      <w:r w:rsidRPr="003C5883">
        <w:rPr>
          <w:rFonts w:ascii="Segoe UI Emoji" w:hAnsi="Segoe UI Emoji" w:cs="Segoe UI Emoji"/>
        </w:rPr>
        <w:t>📡</w:t>
      </w:r>
      <w:r w:rsidRPr="003C5883">
        <w:t xml:space="preserve"> 功能详解</w:t>
      </w:r>
    </w:p>
    <w:p w14:paraId="39B94317" w14:textId="77777777" w:rsidR="003C5883" w:rsidRPr="003C5883" w:rsidRDefault="003C5883" w:rsidP="003C5883">
      <w:pPr>
        <w:pStyle w:val="4"/>
      </w:pPr>
      <w:r w:rsidRPr="003C5883">
        <w:t>校准原理</w:t>
      </w:r>
    </w:p>
    <w:p w14:paraId="134F951C" w14:textId="77777777" w:rsidR="003C5883" w:rsidRPr="003C5883" w:rsidRDefault="003C5883" w:rsidP="003C5883">
      <w:r w:rsidRPr="003C5883">
        <w:t>RTC的时钟源通常由32.768kHz晶振提供，经过分频后产生1Hz的秒信号。但由于晶振本身的物理特性，其频率可能存在微小偏差，导致时间累积误差。</w:t>
      </w:r>
    </w:p>
    <w:p w14:paraId="6F181F26" w14:textId="77777777" w:rsidR="003C5883" w:rsidRPr="003C5883" w:rsidRDefault="003C5883" w:rsidP="003C5883">
      <w:proofErr w:type="spellStart"/>
      <w:r w:rsidRPr="003C5883">
        <w:t>BKP_SetRTCCalibrationValue</w:t>
      </w:r>
      <w:proofErr w:type="spellEnd"/>
      <w:r w:rsidRPr="003C5883">
        <w:t>函数通过</w:t>
      </w:r>
      <w:r w:rsidRPr="003C5883">
        <w:rPr>
          <w:b/>
          <w:bCs/>
        </w:rPr>
        <w:t>在特定周期内扣除一定数量的时钟脉冲</w:t>
      </w:r>
      <w:r w:rsidRPr="003C5883">
        <w:t>来降低RTC的实际计数频率，从而</w:t>
      </w:r>
      <w:r w:rsidRPr="003C5883">
        <w:rPr>
          <w:b/>
          <w:bCs/>
        </w:rPr>
        <w:t>对“跑快”的时钟进行减速校准</w:t>
      </w:r>
      <w:r w:rsidRPr="003C5883">
        <w:t>。其基本校准步进约</w:t>
      </w:r>
      <w:proofErr w:type="gramStart"/>
      <w:r w:rsidRPr="003C5883">
        <w:t xml:space="preserve">为 </w:t>
      </w:r>
      <w:r w:rsidRPr="003C5883">
        <w:rPr>
          <w:rFonts w:ascii="Times New Roman" w:hAnsi="Times New Roman" w:cs="Times New Roman"/>
        </w:rPr>
        <w:t>​</w:t>
      </w:r>
      <w:r w:rsidRPr="003C5883">
        <w:rPr>
          <w:b/>
          <w:bCs/>
        </w:rPr>
        <w:t xml:space="preserve">0.954 </w:t>
      </w:r>
      <w:proofErr w:type="gramEnd"/>
      <w:r w:rsidRPr="003C5883">
        <w:rPr>
          <w:b/>
          <w:bCs/>
        </w:rPr>
        <w:t>ppm</w:t>
      </w:r>
      <w:r w:rsidRPr="003C5883">
        <w:rPr>
          <w:rFonts w:ascii="Times New Roman" w:hAnsi="Times New Roman" w:cs="Times New Roman"/>
        </w:rPr>
        <w:t>​</w:t>
      </w:r>
      <w:r w:rsidRPr="003C5883">
        <w:t>（百万分之一）。校准值每增加1，相当于在每个时钟周期中增加一个脉冲的扣除量，使时钟变慢约0.954 ppm。最大校准值127对应最大可减慢约121 ppm。</w:t>
      </w:r>
    </w:p>
    <w:p w14:paraId="0B6FD5B1" w14:textId="77777777" w:rsidR="003C5883" w:rsidRPr="003C5883" w:rsidRDefault="003C5883" w:rsidP="003C5883">
      <w:pPr>
        <w:pStyle w:val="4"/>
      </w:pPr>
      <w:r w:rsidRPr="003C5883">
        <w:t>重要特性与限制</w:t>
      </w:r>
    </w:p>
    <w:p w14:paraId="5C659588" w14:textId="77777777" w:rsidR="003C5883" w:rsidRPr="003C5883" w:rsidRDefault="003C5883" w:rsidP="003C5883">
      <w:pPr>
        <w:numPr>
          <w:ilvl w:val="0"/>
          <w:numId w:val="750"/>
        </w:numPr>
      </w:pPr>
      <w:r w:rsidRPr="003C5883">
        <w:rPr>
          <w:rFonts w:ascii="Times New Roman" w:hAnsi="Times New Roman" w:cs="Times New Roman"/>
        </w:rPr>
        <w:t>​</w:t>
      </w:r>
      <w:r w:rsidRPr="003C5883">
        <w:rPr>
          <w:b/>
          <w:bCs/>
        </w:rPr>
        <w:t>单向校准</w:t>
      </w:r>
      <w:r w:rsidRPr="003C5883">
        <w:rPr>
          <w:rFonts w:ascii="Times New Roman" w:hAnsi="Times New Roman" w:cs="Times New Roman"/>
        </w:rPr>
        <w:t>​</w:t>
      </w:r>
      <w:r w:rsidRPr="003C5883">
        <w:t>：此功能</w:t>
      </w:r>
      <w:r w:rsidRPr="003C5883">
        <w:rPr>
          <w:b/>
          <w:bCs/>
        </w:rPr>
        <w:t>只能对RTC“跑快”进行校准，无法校正“跑慢”</w:t>
      </w:r>
      <w:r w:rsidRPr="003C5883">
        <w:rPr>
          <w:rFonts w:ascii="Times New Roman" w:hAnsi="Times New Roman" w:cs="Times New Roman"/>
          <w:b/>
          <w:bCs/>
        </w:rPr>
        <w:t>​</w:t>
      </w:r>
      <w:r w:rsidRPr="003C5883">
        <w:t>。若RTC时钟偏慢，则无法通过此函数加速。</w:t>
      </w:r>
    </w:p>
    <w:p w14:paraId="40265F05" w14:textId="77777777" w:rsidR="003C5883" w:rsidRPr="003C5883" w:rsidRDefault="003C5883" w:rsidP="003C5883">
      <w:pPr>
        <w:numPr>
          <w:ilvl w:val="0"/>
          <w:numId w:val="750"/>
        </w:numPr>
      </w:pPr>
      <w:r w:rsidRPr="003C5883">
        <w:rPr>
          <w:rFonts w:ascii="Times New Roman" w:hAnsi="Times New Roman" w:cs="Times New Roman"/>
        </w:rPr>
        <w:t>​</w:t>
      </w:r>
      <w:r w:rsidRPr="003C5883">
        <w:rPr>
          <w:b/>
          <w:bCs/>
        </w:rPr>
        <w:t>预分频器</w:t>
      </w:r>
      <w:proofErr w:type="gramStart"/>
      <w:r w:rsidRPr="003C5883">
        <w:rPr>
          <w:b/>
          <w:bCs/>
        </w:rPr>
        <w:t>设置</w:t>
      </w:r>
      <w:r w:rsidRPr="003C5883">
        <w:rPr>
          <w:rFonts w:ascii="Times New Roman" w:hAnsi="Times New Roman" w:cs="Times New Roman"/>
        </w:rPr>
        <w:t>​</w:t>
      </w:r>
      <w:r w:rsidRPr="003C5883">
        <w:t>：</w:t>
      </w:r>
      <w:proofErr w:type="gramEnd"/>
      <w:r w:rsidRPr="003C5883">
        <w:t>为了扩大可校准范围（特别是为了覆盖32766Hz至32770Hz的实际晶振频率），官方推荐将RTC的异步预分频器值设置为32767（即0x7FFF），以32766Hz作为新的标称频率基准进行校准计算。</w:t>
      </w:r>
    </w:p>
    <w:p w14:paraId="1B1809C7" w14:textId="77777777" w:rsidR="003C5883" w:rsidRPr="003C5883" w:rsidRDefault="003C5883" w:rsidP="003C5883">
      <w:pPr>
        <w:pStyle w:val="3"/>
      </w:pPr>
      <w:r w:rsidRPr="003C5883">
        <w:rPr>
          <w:rFonts w:ascii="Segoe UI Emoji" w:hAnsi="Segoe UI Emoji" w:cs="Segoe UI Emoji"/>
        </w:rPr>
        <w:t>🔢</w:t>
      </w:r>
      <w:r w:rsidRPr="003C5883">
        <w:t xml:space="preserve"> 确定校准值的方法</w:t>
      </w:r>
    </w:p>
    <w:p w14:paraId="043BCB4C" w14:textId="77777777" w:rsidR="003C5883" w:rsidRPr="003C5883" w:rsidRDefault="003C5883" w:rsidP="003C5883">
      <w:r w:rsidRPr="003C5883">
        <w:t>确定校准值通常有两种方法：</w:t>
      </w:r>
    </w:p>
    <w:p w14:paraId="04F2D856" w14:textId="77777777" w:rsidR="003C5883" w:rsidRPr="003C5883" w:rsidRDefault="003C5883" w:rsidP="003C5883">
      <w:pPr>
        <w:pStyle w:val="4"/>
      </w:pPr>
      <w:r w:rsidRPr="003C5883">
        <w:rPr>
          <w:rFonts w:ascii="Times New Roman" w:hAnsi="Times New Roman" w:cs="Times New Roman"/>
        </w:rPr>
        <w:t>​</w:t>
      </w:r>
      <w:r w:rsidRPr="003C5883">
        <w:t>精密频率测量法</w:t>
      </w:r>
      <w:r w:rsidRPr="003C5883">
        <w:rPr>
          <w:rFonts w:ascii="Times New Roman" w:hAnsi="Times New Roman" w:cs="Times New Roman"/>
        </w:rPr>
        <w:t>​</w:t>
      </w:r>
    </w:p>
    <w:p w14:paraId="736217C8" w14:textId="77777777" w:rsidR="003C5883" w:rsidRPr="003C5883" w:rsidRDefault="003C5883" w:rsidP="003C5883">
      <w:r w:rsidRPr="003C5883">
        <w:t>通过高精度频率计测量TAMPER引脚输出的RTC校准时钟信号（例如512Hz），计算其与理想频率的偏差，再换算成ppm误差。</w:t>
      </w:r>
    </w:p>
    <w:p w14:paraId="15374ADF" w14:textId="77777777" w:rsidR="003C5883" w:rsidRPr="003C5883" w:rsidRDefault="003C5883" w:rsidP="003C5883">
      <w:r w:rsidRPr="003C5883">
        <w:t>ppm误差 = [(实测频率 - 理想频率) / 理想频率] × 10^6</w:t>
      </w:r>
    </w:p>
    <w:p w14:paraId="05400031" w14:textId="77777777" w:rsidR="003C5883" w:rsidRPr="003C5883" w:rsidRDefault="003C5883" w:rsidP="003C5883">
      <w:r w:rsidRPr="003C5883">
        <w:t>然后根据计算出的ppm误差，通过查表或计算得出校准值（校准值 ≈ ppm误差 / 0.954）。</w:t>
      </w:r>
    </w:p>
    <w:p w14:paraId="03540D9A" w14:textId="77777777" w:rsidR="003C5883" w:rsidRPr="003C5883" w:rsidRDefault="003C5883" w:rsidP="003C5883">
      <w:pPr>
        <w:pStyle w:val="4"/>
      </w:pPr>
      <w:r w:rsidRPr="003C5883">
        <w:rPr>
          <w:rFonts w:ascii="Times New Roman" w:hAnsi="Times New Roman" w:cs="Times New Roman"/>
        </w:rPr>
        <w:lastRenderedPageBreak/>
        <w:t>​</w:t>
      </w:r>
      <w:r w:rsidRPr="003C5883">
        <w:t>实际运行对比法</w:t>
      </w:r>
      <w:r w:rsidRPr="003C5883">
        <w:rPr>
          <w:rFonts w:ascii="Times New Roman" w:hAnsi="Times New Roman" w:cs="Times New Roman"/>
        </w:rPr>
        <w:t>​</w:t>
      </w:r>
    </w:p>
    <w:p w14:paraId="4A9A9075" w14:textId="77777777" w:rsidR="003C5883" w:rsidRPr="003C5883" w:rsidRDefault="003C5883" w:rsidP="003C5883">
      <w:r w:rsidRPr="003C5883">
        <w:t>让RTC实际运行一段时间（如若干天），与标准时间源对比，计算出每30天快多少秒，再换算成ppm误差。</w:t>
      </w:r>
    </w:p>
    <w:p w14:paraId="26A4A53C" w14:textId="77777777" w:rsidR="003C5883" w:rsidRPr="003C5883" w:rsidRDefault="003C5883" w:rsidP="003C5883">
      <w:r w:rsidRPr="003C5883">
        <w:t>ppm误差 = [每30天快的秒数 / (30天 × 24小时 × 3600秒)] × 10^6</w:t>
      </w:r>
    </w:p>
    <w:p w14:paraId="1563B947" w14:textId="77777777" w:rsidR="003C5883" w:rsidRPr="003C5883" w:rsidRDefault="003C5883" w:rsidP="003C5883">
      <w:r w:rsidRPr="003C5883">
        <w:t>之后根据ppm误差计算校准值。示例代码片段如下：</w:t>
      </w:r>
    </w:p>
    <w:p w14:paraId="2DC7A166" w14:textId="77777777" w:rsidR="003C5883" w:rsidRPr="003C5883" w:rsidRDefault="003C5883" w:rsidP="003C5883">
      <w:r w:rsidRPr="003C5883">
        <w:t>/</w:t>
      </w:r>
      <w:proofErr w:type="gramStart"/>
      <w:r w:rsidRPr="003C5883">
        <w:t>/ 示例</w:t>
      </w:r>
      <w:proofErr w:type="gramEnd"/>
      <w:r w:rsidRPr="003C5883">
        <w:t>：根据30天累计快秒数计算校准值</w:t>
      </w:r>
    </w:p>
    <w:p w14:paraId="5E87A044" w14:textId="77777777" w:rsidR="003C5883" w:rsidRPr="003C5883" w:rsidRDefault="003C5883" w:rsidP="003C5883">
      <w:r w:rsidRPr="003C5883">
        <w:t>#define PPM_PER_STEP 0.9536743 // 每1个校准值对应的ppm量</w:t>
      </w:r>
    </w:p>
    <w:p w14:paraId="141C4538" w14:textId="77777777" w:rsidR="003C5883" w:rsidRPr="003C5883" w:rsidRDefault="003C5883" w:rsidP="003C5883">
      <w:r w:rsidRPr="003C5883">
        <w:t>#define PPM_PER_SEC 0.3858025  // 每30天快1秒对应的ppm误差</w:t>
      </w:r>
    </w:p>
    <w:p w14:paraId="1B983A21" w14:textId="77777777" w:rsidR="003C5883" w:rsidRPr="003C5883" w:rsidRDefault="003C5883" w:rsidP="003C5883"/>
    <w:p w14:paraId="39FAD416" w14:textId="77777777" w:rsidR="003C5883" w:rsidRPr="003C5883" w:rsidRDefault="003C5883" w:rsidP="003C5883">
      <w:r w:rsidRPr="003C5883">
        <w:t>uint16_t FastSecPer30days = 117; // 假设30天快了117秒</w:t>
      </w:r>
    </w:p>
    <w:p w14:paraId="66A7307F" w14:textId="77777777" w:rsidR="003C5883" w:rsidRPr="003C5883" w:rsidRDefault="003C5883" w:rsidP="003C5883">
      <w:r w:rsidRPr="003C5883">
        <w:t>float Deviation = FastSecPer30days * PPM_PER_SEC; // 计算ppm误差</w:t>
      </w:r>
    </w:p>
    <w:p w14:paraId="36FC768B" w14:textId="77777777" w:rsidR="003C5883" w:rsidRPr="003C5883" w:rsidRDefault="003C5883" w:rsidP="003C5883">
      <w:r w:rsidRPr="003C5883">
        <w:t xml:space="preserve">uint8_t </w:t>
      </w:r>
      <w:proofErr w:type="spellStart"/>
      <w:r w:rsidRPr="003C5883">
        <w:t>CalibStep</w:t>
      </w:r>
      <w:proofErr w:type="spellEnd"/>
      <w:r w:rsidRPr="003C5883">
        <w:t xml:space="preserve"> = (uint8_t)(Deviation / PPM_PER_STEP + 0.5); // 四舍五入取整</w:t>
      </w:r>
    </w:p>
    <w:p w14:paraId="0E5C7662" w14:textId="77777777" w:rsidR="003C5883" w:rsidRPr="003C5883" w:rsidRDefault="003C5883" w:rsidP="003C5883">
      <w:r w:rsidRPr="003C5883">
        <w:t>if(</w:t>
      </w:r>
      <w:proofErr w:type="spellStart"/>
      <w:r w:rsidRPr="003C5883">
        <w:t>CalibStep</w:t>
      </w:r>
      <w:proofErr w:type="spellEnd"/>
      <w:r w:rsidRPr="003C5883">
        <w:t xml:space="preserve"> &gt; 127) </w:t>
      </w:r>
      <w:proofErr w:type="spellStart"/>
      <w:r w:rsidRPr="003C5883">
        <w:t>CalibStep</w:t>
      </w:r>
      <w:proofErr w:type="spellEnd"/>
      <w:r w:rsidRPr="003C5883">
        <w:t xml:space="preserve"> = 127; // 限制最大值</w:t>
      </w:r>
    </w:p>
    <w:p w14:paraId="0C3656CF" w14:textId="77777777" w:rsidR="003C5883" w:rsidRPr="003C5883" w:rsidRDefault="003C5883" w:rsidP="003C5883">
      <w:proofErr w:type="spellStart"/>
      <w:r w:rsidRPr="003C5883">
        <w:t>BKP_SetRTCCalibrationValue</w:t>
      </w:r>
      <w:proofErr w:type="spellEnd"/>
      <w:r w:rsidRPr="003C5883">
        <w:t>(</w:t>
      </w:r>
      <w:proofErr w:type="spellStart"/>
      <w:r w:rsidRPr="003C5883">
        <w:t>CalibStep</w:t>
      </w:r>
      <w:proofErr w:type="spellEnd"/>
      <w:r w:rsidRPr="003C5883">
        <w:t>); // 设置校准值</w:t>
      </w:r>
    </w:p>
    <w:p w14:paraId="1BAD086F" w14:textId="77777777" w:rsidR="003C5883" w:rsidRPr="003C5883" w:rsidRDefault="003C5883" w:rsidP="003C5883">
      <w:r w:rsidRPr="003C5883">
        <w:rPr>
          <w:i/>
          <w:iCs/>
        </w:rPr>
        <w:t>代码逻辑源自的描述。</w:t>
      </w:r>
    </w:p>
    <w:p w14:paraId="58295DDE" w14:textId="77777777" w:rsidR="003C5883" w:rsidRPr="003C5883" w:rsidRDefault="003C5883" w:rsidP="003C5883">
      <w:pPr>
        <w:pStyle w:val="3"/>
      </w:pPr>
      <w:r w:rsidRPr="003C5883">
        <w:rPr>
          <w:rFonts w:ascii="Segoe UI Emoji" w:hAnsi="Segoe UI Emoji" w:cs="Segoe UI Emoji"/>
        </w:rPr>
        <w:t>🔄</w:t>
      </w:r>
      <w:r w:rsidRPr="003C5883">
        <w:t xml:space="preserve"> 使用流程</w:t>
      </w:r>
    </w:p>
    <w:p w14:paraId="4602FBCB" w14:textId="77777777" w:rsidR="003C5883" w:rsidRPr="003C5883" w:rsidRDefault="003C5883" w:rsidP="003C5883">
      <w:r w:rsidRPr="003C5883">
        <w:t>使用该函数进行RTC校准时，需遵循以下步骤：</w:t>
      </w:r>
    </w:p>
    <w:p w14:paraId="7B827508" w14:textId="77777777" w:rsidR="003C5883" w:rsidRPr="003C5883" w:rsidRDefault="003C5883">
      <w:pPr>
        <w:numPr>
          <w:ilvl w:val="0"/>
          <w:numId w:val="751"/>
        </w:numPr>
      </w:pPr>
      <w:r w:rsidRPr="003C5883">
        <w:rPr>
          <w:rFonts w:ascii="Times New Roman" w:hAnsi="Times New Roman" w:cs="Times New Roman"/>
        </w:rPr>
        <w:t>​</w:t>
      </w:r>
      <w:r w:rsidRPr="003C5883">
        <w:rPr>
          <w:b/>
          <w:bCs/>
        </w:rPr>
        <w:t>使能时钟和备份域访问</w:t>
      </w:r>
      <w:r w:rsidRPr="003C5883">
        <w:rPr>
          <w:rFonts w:ascii="Times New Roman" w:hAnsi="Times New Roman" w:cs="Times New Roman"/>
        </w:rPr>
        <w:t>​</w:t>
      </w:r>
    </w:p>
    <w:p w14:paraId="56D0AF63" w14:textId="77777777" w:rsidR="003C5883" w:rsidRPr="003C5883" w:rsidRDefault="003C5883">
      <w:pPr>
        <w:numPr>
          <w:ilvl w:val="0"/>
          <w:numId w:val="751"/>
        </w:numPr>
        <w:tabs>
          <w:tab w:val="clear" w:pos="720"/>
        </w:tabs>
      </w:pPr>
      <w:r w:rsidRPr="003C5883">
        <w:t>RCC_APB1</w:t>
      </w:r>
      <w:proofErr w:type="gramStart"/>
      <w:r w:rsidRPr="003C5883">
        <w:t>PeriphClockCmd(</w:t>
      </w:r>
      <w:proofErr w:type="gramEnd"/>
      <w:r w:rsidRPr="003C5883">
        <w:t>RCC_APB1Periph_PWR | RCC_APB1Periph_BKP, ENABLE);</w:t>
      </w:r>
    </w:p>
    <w:p w14:paraId="1EE54FFE" w14:textId="77777777" w:rsidR="003C5883" w:rsidRPr="003C5883" w:rsidRDefault="003C5883" w:rsidP="003C5883">
      <w:proofErr w:type="spellStart"/>
      <w:r w:rsidRPr="003C5883">
        <w:t>PWR_BackupAccessCmd</w:t>
      </w:r>
      <w:proofErr w:type="spellEnd"/>
      <w:r w:rsidRPr="003C5883">
        <w:t>(ENABLE); // 解锁备份寄存器写保护</w:t>
      </w:r>
    </w:p>
    <w:p w14:paraId="5E3A93BF" w14:textId="77777777" w:rsidR="003C5883" w:rsidRPr="003C5883" w:rsidRDefault="003C5883">
      <w:pPr>
        <w:numPr>
          <w:ilvl w:val="0"/>
          <w:numId w:val="751"/>
        </w:numPr>
      </w:pPr>
      <w:r w:rsidRPr="003C5883">
        <w:rPr>
          <w:rFonts w:ascii="Times New Roman" w:hAnsi="Times New Roman" w:cs="Times New Roman"/>
        </w:rPr>
        <w:t>​</w:t>
      </w:r>
      <w:r w:rsidRPr="003C5883">
        <w:rPr>
          <w:b/>
          <w:bCs/>
        </w:rPr>
        <w:t>配置RTC时钟源</w:t>
      </w:r>
      <w:r w:rsidRPr="003C5883">
        <w:rPr>
          <w:rFonts w:ascii="Times New Roman" w:hAnsi="Times New Roman" w:cs="Times New Roman"/>
        </w:rPr>
        <w:t>​</w:t>
      </w:r>
      <w:r w:rsidRPr="003C5883">
        <w:t>（通常使用LSE）</w:t>
      </w:r>
    </w:p>
    <w:p w14:paraId="0842E360" w14:textId="77777777" w:rsidR="003C5883" w:rsidRPr="003C5883" w:rsidRDefault="003C5883">
      <w:pPr>
        <w:numPr>
          <w:ilvl w:val="0"/>
          <w:numId w:val="751"/>
        </w:numPr>
        <w:tabs>
          <w:tab w:val="clear" w:pos="720"/>
        </w:tabs>
      </w:pPr>
      <w:proofErr w:type="spellStart"/>
      <w:r w:rsidRPr="003C5883">
        <w:t>RCC_</w:t>
      </w:r>
      <w:proofErr w:type="gramStart"/>
      <w:r w:rsidRPr="003C5883">
        <w:t>LSEConfig</w:t>
      </w:r>
      <w:proofErr w:type="spellEnd"/>
      <w:r w:rsidRPr="003C5883">
        <w:t>(</w:t>
      </w:r>
      <w:proofErr w:type="gramEnd"/>
      <w:r w:rsidRPr="003C5883">
        <w:t>RCC_LSE_ON);</w:t>
      </w:r>
    </w:p>
    <w:p w14:paraId="09199D50" w14:textId="77777777" w:rsidR="003C5883" w:rsidRPr="003C5883" w:rsidRDefault="003C5883">
      <w:pPr>
        <w:numPr>
          <w:ilvl w:val="0"/>
          <w:numId w:val="751"/>
        </w:numPr>
        <w:tabs>
          <w:tab w:val="clear" w:pos="720"/>
        </w:tabs>
      </w:pPr>
      <w:r w:rsidRPr="003C5883">
        <w:t>while (</w:t>
      </w:r>
      <w:proofErr w:type="spellStart"/>
      <w:r w:rsidRPr="003C5883">
        <w:t>RCC_GetFlagStatus</w:t>
      </w:r>
      <w:proofErr w:type="spellEnd"/>
      <w:r w:rsidRPr="003C5883">
        <w:t>(RCC_FLAG_LSERDY) == RESET); // 等待LSE就绪</w:t>
      </w:r>
    </w:p>
    <w:p w14:paraId="36B4CBD2" w14:textId="77777777" w:rsidR="003C5883" w:rsidRPr="003C5883" w:rsidRDefault="003C5883">
      <w:pPr>
        <w:numPr>
          <w:ilvl w:val="0"/>
          <w:numId w:val="751"/>
        </w:numPr>
        <w:tabs>
          <w:tab w:val="clear" w:pos="720"/>
        </w:tabs>
      </w:pPr>
      <w:proofErr w:type="spellStart"/>
      <w:r w:rsidRPr="003C5883">
        <w:t>RCC_RTCCLKConfig</w:t>
      </w:r>
      <w:proofErr w:type="spellEnd"/>
      <w:r w:rsidRPr="003C5883">
        <w:t>(</w:t>
      </w:r>
      <w:proofErr w:type="spellStart"/>
      <w:r w:rsidRPr="003C5883">
        <w:t>RCC_RTCCLKSource_LSE</w:t>
      </w:r>
      <w:proofErr w:type="spellEnd"/>
      <w:r w:rsidRPr="003C5883">
        <w:t>); // 选择LSE为RTC时钟源</w:t>
      </w:r>
    </w:p>
    <w:p w14:paraId="50FC1540" w14:textId="77777777" w:rsidR="003C5883" w:rsidRPr="003C5883" w:rsidRDefault="003C5883" w:rsidP="003C5883">
      <w:proofErr w:type="spellStart"/>
      <w:r w:rsidRPr="003C5883">
        <w:t>RCC_RTCCLKCmd</w:t>
      </w:r>
      <w:proofErr w:type="spellEnd"/>
      <w:r w:rsidRPr="003C5883">
        <w:t>(ENABLE); // 使能RTC时钟</w:t>
      </w:r>
    </w:p>
    <w:p w14:paraId="71C8098B" w14:textId="77777777" w:rsidR="003C5883" w:rsidRPr="003C5883" w:rsidRDefault="003C5883">
      <w:pPr>
        <w:numPr>
          <w:ilvl w:val="0"/>
          <w:numId w:val="751"/>
        </w:numPr>
      </w:pPr>
      <w:r w:rsidRPr="003C5883">
        <w:rPr>
          <w:rFonts w:ascii="Times New Roman" w:hAnsi="Times New Roman" w:cs="Times New Roman"/>
        </w:rPr>
        <w:t>​</w:t>
      </w:r>
      <w:r w:rsidRPr="003C5883">
        <w:rPr>
          <w:b/>
          <w:bCs/>
        </w:rPr>
        <w:t>设置RTC预分频器</w:t>
      </w:r>
      <w:r w:rsidRPr="003C5883">
        <w:rPr>
          <w:rFonts w:ascii="Times New Roman" w:hAnsi="Times New Roman" w:cs="Times New Roman"/>
        </w:rPr>
        <w:t>​</w:t>
      </w:r>
      <w:r w:rsidRPr="003C5883">
        <w:t>（推荐设置为32767）</w:t>
      </w:r>
    </w:p>
    <w:p w14:paraId="22231CC6" w14:textId="77777777" w:rsidR="003C5883" w:rsidRPr="003C5883" w:rsidRDefault="003C5883">
      <w:pPr>
        <w:numPr>
          <w:ilvl w:val="0"/>
          <w:numId w:val="751"/>
        </w:numPr>
        <w:tabs>
          <w:tab w:val="clear" w:pos="720"/>
        </w:tabs>
      </w:pPr>
      <w:proofErr w:type="spellStart"/>
      <w:r w:rsidRPr="003C5883">
        <w:lastRenderedPageBreak/>
        <w:t>RTC_</w:t>
      </w:r>
      <w:proofErr w:type="gramStart"/>
      <w:r w:rsidRPr="003C5883">
        <w:t>SetPrescaler</w:t>
      </w:r>
      <w:proofErr w:type="spellEnd"/>
      <w:r w:rsidRPr="003C5883">
        <w:t>(</w:t>
      </w:r>
      <w:proofErr w:type="gramEnd"/>
      <w:r w:rsidRPr="003C5883">
        <w:t>32767);</w:t>
      </w:r>
    </w:p>
    <w:p w14:paraId="38139466" w14:textId="77777777" w:rsidR="003C5883" w:rsidRPr="003C5883" w:rsidRDefault="003C5883" w:rsidP="003C5883">
      <w:proofErr w:type="spellStart"/>
      <w:r w:rsidRPr="003C5883">
        <w:t>RTC_WaitForLastTask</w:t>
      </w:r>
      <w:proofErr w:type="spellEnd"/>
      <w:r w:rsidRPr="003C5883">
        <w:t>(); // 等待操作完成</w:t>
      </w:r>
    </w:p>
    <w:p w14:paraId="6230D6EF" w14:textId="77777777" w:rsidR="003C5883" w:rsidRPr="003C5883" w:rsidRDefault="003C5883">
      <w:pPr>
        <w:numPr>
          <w:ilvl w:val="0"/>
          <w:numId w:val="751"/>
        </w:numPr>
      </w:pPr>
      <w:r w:rsidRPr="003C5883">
        <w:rPr>
          <w:rFonts w:ascii="Times New Roman" w:hAnsi="Times New Roman" w:cs="Times New Roman"/>
        </w:rPr>
        <w:t>​</w:t>
      </w:r>
      <w:r w:rsidRPr="003C5883">
        <w:rPr>
          <w:b/>
          <w:bCs/>
        </w:rPr>
        <w:t>计算并设置校准值</w:t>
      </w:r>
      <w:r w:rsidRPr="003C5883">
        <w:rPr>
          <w:rFonts w:ascii="Times New Roman" w:hAnsi="Times New Roman" w:cs="Times New Roman"/>
        </w:rPr>
        <w:t>​</w:t>
      </w:r>
    </w:p>
    <w:p w14:paraId="06B26C6A" w14:textId="77777777" w:rsidR="003C5883" w:rsidRPr="003C5883" w:rsidRDefault="003C5883">
      <w:pPr>
        <w:numPr>
          <w:ilvl w:val="0"/>
          <w:numId w:val="751"/>
        </w:numPr>
        <w:tabs>
          <w:tab w:val="clear" w:pos="720"/>
        </w:tabs>
      </w:pPr>
      <w:r w:rsidRPr="003C5883">
        <w:t xml:space="preserve">uint8_t </w:t>
      </w:r>
      <w:proofErr w:type="spellStart"/>
      <w:r w:rsidRPr="003C5883">
        <w:t>calibration_value</w:t>
      </w:r>
      <w:proofErr w:type="spellEnd"/>
      <w:r w:rsidRPr="003C5883">
        <w:t xml:space="preserve"> = 计算得到的校准值; // 通过上述方法之一确定</w:t>
      </w:r>
    </w:p>
    <w:p w14:paraId="05F5CCF8" w14:textId="77777777" w:rsidR="003C5883" w:rsidRPr="003C5883" w:rsidRDefault="003C5883" w:rsidP="003C5883">
      <w:proofErr w:type="spellStart"/>
      <w:r w:rsidRPr="003C5883">
        <w:t>BKP_SetRTCCalibrationValue</w:t>
      </w:r>
      <w:proofErr w:type="spellEnd"/>
      <w:r w:rsidRPr="003C5883">
        <w:t>(</w:t>
      </w:r>
      <w:proofErr w:type="spellStart"/>
      <w:r w:rsidRPr="003C5883">
        <w:t>calibration_value</w:t>
      </w:r>
      <w:proofErr w:type="spellEnd"/>
      <w:r w:rsidRPr="003C5883">
        <w:t>);</w:t>
      </w:r>
    </w:p>
    <w:p w14:paraId="41C4EAE2" w14:textId="77777777" w:rsidR="003C5883" w:rsidRPr="003C5883" w:rsidRDefault="003C5883" w:rsidP="003C5883">
      <w:pPr>
        <w:pStyle w:val="3"/>
      </w:pPr>
      <w:r w:rsidRPr="003C5883">
        <w:rPr>
          <w:rFonts w:ascii="Segoe UI Emoji" w:hAnsi="Segoe UI Emoji" w:cs="Segoe UI Emoji"/>
        </w:rPr>
        <w:t>⚠️</w:t>
      </w:r>
      <w:r w:rsidRPr="003C5883">
        <w:t xml:space="preserve"> 注意事项</w:t>
      </w:r>
    </w:p>
    <w:p w14:paraId="3A73C10F" w14:textId="77777777" w:rsidR="003C5883" w:rsidRPr="003C5883" w:rsidRDefault="003C5883">
      <w:pPr>
        <w:numPr>
          <w:ilvl w:val="0"/>
          <w:numId w:val="752"/>
        </w:numPr>
      </w:pPr>
      <w:r w:rsidRPr="003C5883">
        <w:rPr>
          <w:rFonts w:ascii="Times New Roman" w:hAnsi="Times New Roman" w:cs="Times New Roman"/>
        </w:rPr>
        <w:t>​</w:t>
      </w:r>
      <w:r w:rsidRPr="003C5883">
        <w:rPr>
          <w:b/>
          <w:bCs/>
        </w:rPr>
        <w:t>校准值存储</w:t>
      </w:r>
      <w:r w:rsidRPr="003C5883">
        <w:rPr>
          <w:rFonts w:ascii="Times New Roman" w:hAnsi="Times New Roman" w:cs="Times New Roman"/>
        </w:rPr>
        <w:t>​</w:t>
      </w:r>
      <w:r w:rsidRPr="003C5883">
        <w:t>：校准值存储在备份寄存器中，由VBAT后备电池供电维持，系统复位或主电源掉电不会丢失。</w:t>
      </w:r>
    </w:p>
    <w:p w14:paraId="05C237F1" w14:textId="77777777" w:rsidR="003C5883" w:rsidRPr="003C5883" w:rsidRDefault="003C5883">
      <w:pPr>
        <w:numPr>
          <w:ilvl w:val="0"/>
          <w:numId w:val="752"/>
        </w:numPr>
      </w:pPr>
      <w:r w:rsidRPr="003C5883">
        <w:rPr>
          <w:rFonts w:ascii="Times New Roman" w:hAnsi="Times New Roman" w:cs="Times New Roman"/>
        </w:rPr>
        <w:t>​</w:t>
      </w:r>
      <w:r w:rsidRPr="003C5883">
        <w:rPr>
          <w:b/>
          <w:bCs/>
        </w:rPr>
        <w:t>硬件依赖</w:t>
      </w:r>
      <w:r w:rsidRPr="003C5883">
        <w:rPr>
          <w:rFonts w:ascii="Times New Roman" w:hAnsi="Times New Roman" w:cs="Times New Roman"/>
        </w:rPr>
        <w:t>​</w:t>
      </w:r>
      <w:r w:rsidRPr="003C5883">
        <w:t>：自动校准方法可能依赖于主时钟精度，手动校准界面作为补充是稳妥方案。</w:t>
      </w:r>
    </w:p>
    <w:p w14:paraId="06E8C3B7" w14:textId="77777777" w:rsidR="003C5883" w:rsidRPr="003C5883" w:rsidRDefault="003C5883">
      <w:pPr>
        <w:numPr>
          <w:ilvl w:val="0"/>
          <w:numId w:val="752"/>
        </w:numPr>
      </w:pPr>
      <w:r w:rsidRPr="003C5883">
        <w:rPr>
          <w:rFonts w:ascii="Times New Roman" w:hAnsi="Times New Roman" w:cs="Times New Roman"/>
        </w:rPr>
        <w:t>​</w:t>
      </w:r>
      <w:r w:rsidRPr="003C5883">
        <w:rPr>
          <w:b/>
          <w:bCs/>
        </w:rPr>
        <w:t>校准精度</w:t>
      </w:r>
      <w:r w:rsidRPr="003C5883">
        <w:rPr>
          <w:rFonts w:ascii="Times New Roman" w:hAnsi="Times New Roman" w:cs="Times New Roman"/>
        </w:rPr>
        <w:t>​</w:t>
      </w:r>
      <w:r w:rsidRPr="003C5883">
        <w:t>：普通示波器难以满足精密测量要求，推荐使用高精度频率计或通过长期运行对比法来获得更实用的校准值。</w:t>
      </w:r>
    </w:p>
    <w:p w14:paraId="2AA8E892" w14:textId="77777777" w:rsidR="003C5883" w:rsidRPr="003C5883" w:rsidRDefault="003C5883" w:rsidP="003C5883">
      <w:pPr>
        <w:pStyle w:val="3"/>
      </w:pPr>
      <w:r w:rsidRPr="003C5883">
        <w:rPr>
          <w:rFonts w:ascii="Segoe UI Emoji" w:hAnsi="Segoe UI Emoji" w:cs="Segoe UI Emoji"/>
        </w:rPr>
        <w:t>💎</w:t>
      </w:r>
      <w:r w:rsidRPr="003C5883">
        <w:t xml:space="preserve"> 总结</w:t>
      </w:r>
    </w:p>
    <w:p w14:paraId="2CEEFF82" w14:textId="77777777" w:rsidR="003C5883" w:rsidRPr="003C5883" w:rsidRDefault="003C5883" w:rsidP="003C5883">
      <w:proofErr w:type="spellStart"/>
      <w:r w:rsidRPr="003C5883">
        <w:t>BKP_SetRTCCalibrationValue</w:t>
      </w:r>
      <w:proofErr w:type="spellEnd"/>
      <w:r w:rsidRPr="003C5883">
        <w:t>是提升STM32 RTC长期运行精度的关键函数。正确使用它需要理解其单向校准特性，并通过测量或对比计算得出合适的校准值。建议参考ST官方文档AN2604.pdf和AN2821.pdf以获取更详细的原理说明和校准表格。</w:t>
      </w:r>
    </w:p>
    <w:p w14:paraId="67CCE93A" w14:textId="77777777" w:rsidR="003C5883" w:rsidRPr="003C5883" w:rsidRDefault="003C5883" w:rsidP="003C5883">
      <w:r w:rsidRPr="003C5883">
        <w:t>希望这些信息能帮助您有效进行RTC时钟校准。如果您想了解更多关于BKP模块的其他功能（如数据备份、侵入检测等），随时可以继续提问。</w:t>
      </w:r>
    </w:p>
    <w:p w14:paraId="48873AEF" w14:textId="77777777" w:rsidR="003C5883" w:rsidRPr="003C5883" w:rsidRDefault="003C5883" w:rsidP="003C5883"/>
    <w:p w14:paraId="5AEE5201" w14:textId="7B1728F2" w:rsidR="004402A5" w:rsidRDefault="004402A5" w:rsidP="00DA2C59">
      <w:pPr>
        <w:pStyle w:val="2"/>
      </w:pPr>
      <w:r w:rsidRPr="004402A5">
        <w:t>BKP_WriteBackupRegister(</w:t>
      </w:r>
      <w:r>
        <w:rPr>
          <w:rFonts w:hint="eastAsia"/>
        </w:rPr>
        <w:t>)</w:t>
      </w:r>
      <w:r w:rsidR="0087729E">
        <w:br/>
      </w:r>
      <w:r w:rsidR="0087729E" w:rsidRPr="0087729E">
        <w:t>向STM32微控制器的BKP（备份）寄存器写入数据</w:t>
      </w:r>
    </w:p>
    <w:p w14:paraId="5883588F" w14:textId="77777777" w:rsidR="0087729E" w:rsidRPr="0087729E" w:rsidRDefault="0087729E" w:rsidP="0087729E">
      <w:r w:rsidRPr="0087729E">
        <w:t>BKP_WriteBackupRegister函数用于向STM32微控制器的BKP（备份）寄存器写入数据。这些寄存器即使在主电源关闭时，只要备用电源（VBAT）存在，其内容</w:t>
      </w:r>
      <w:r w:rsidRPr="00483407">
        <w:rPr>
          <w:b/>
          <w:bCs/>
        </w:rPr>
        <w:t>也能被保留</w:t>
      </w:r>
      <w:r w:rsidRPr="0087729E">
        <w:t>，非常适合存储关键的系统配置或用户数据。</w:t>
      </w:r>
    </w:p>
    <w:p w14:paraId="41E954D8" w14:textId="77777777" w:rsidR="0087729E" w:rsidRPr="0087729E" w:rsidRDefault="0087729E" w:rsidP="00F14089">
      <w:pPr>
        <w:pStyle w:val="3"/>
      </w:pPr>
      <w:r w:rsidRPr="0087729E">
        <w:rPr>
          <w:rFonts w:ascii="Segoe UI Emoji" w:hAnsi="Segoe UI Emoji" w:cs="Segoe UI Emoji"/>
        </w:rPr>
        <w:t>⚙️</w:t>
      </w:r>
      <w:r w:rsidRPr="0087729E">
        <w:t xml:space="preserve"> 函数原型</w:t>
      </w:r>
    </w:p>
    <w:p w14:paraId="2F68B5B7" w14:textId="77777777" w:rsidR="0087729E" w:rsidRPr="0087729E" w:rsidRDefault="0087729E" w:rsidP="0087729E">
      <w:r w:rsidRPr="0087729E">
        <w:t>void BKP_</w:t>
      </w:r>
      <w:proofErr w:type="gramStart"/>
      <w:r w:rsidRPr="0087729E">
        <w:t>WriteBackupRegister(</w:t>
      </w:r>
      <w:proofErr w:type="gramEnd"/>
      <w:r w:rsidRPr="0087729E">
        <w:t>uint16_t BKP_DR, uint16_t Data);</w:t>
      </w:r>
    </w:p>
    <w:p w14:paraId="5F0FFFC0" w14:textId="77777777" w:rsidR="0087729E" w:rsidRPr="0087729E" w:rsidRDefault="0087729E" w:rsidP="00F14089">
      <w:pPr>
        <w:pStyle w:val="3"/>
      </w:pPr>
      <w:r w:rsidRPr="0087729E">
        <w:rPr>
          <w:rFonts w:ascii="Segoe UI Emoji" w:hAnsi="Segoe UI Emoji" w:cs="Segoe UI Emoji"/>
        </w:rPr>
        <w:lastRenderedPageBreak/>
        <w:t>📝</w:t>
      </w:r>
      <w:r w:rsidRPr="0087729E">
        <w:t xml:space="preserve"> 参数说明</w:t>
      </w:r>
    </w:p>
    <w:p w14:paraId="03D35387" w14:textId="56BDD240" w:rsidR="0087729E" w:rsidRPr="0087729E" w:rsidRDefault="0087729E">
      <w:pPr>
        <w:numPr>
          <w:ilvl w:val="0"/>
          <w:numId w:val="753"/>
        </w:numPr>
      </w:pPr>
      <w:r w:rsidRPr="0087729E">
        <w:t>BKP_DR：指定目标备份寄存器</w:t>
      </w:r>
      <w:r w:rsidR="00870933">
        <w:rPr>
          <w:rFonts w:hint="eastAsia"/>
        </w:rPr>
        <w:t>(即你要写在哪个DR里)</w:t>
      </w:r>
      <w:r w:rsidRPr="0087729E">
        <w:t xml:space="preserve">。此参数可以是宏定义 </w:t>
      </w:r>
      <w:proofErr w:type="spellStart"/>
      <w:r w:rsidRPr="0087729E">
        <w:t>BKP_DRx</w:t>
      </w:r>
      <w:proofErr w:type="spellEnd"/>
      <w:r w:rsidRPr="0087729E">
        <w:t>，其中 x的范围取决于STM32的具体型号：</w:t>
      </w:r>
    </w:p>
    <w:p w14:paraId="5D380F4C" w14:textId="77777777" w:rsidR="0087729E" w:rsidRPr="0087729E" w:rsidRDefault="0087729E">
      <w:pPr>
        <w:numPr>
          <w:ilvl w:val="1"/>
          <w:numId w:val="753"/>
        </w:numPr>
      </w:pPr>
      <w:r w:rsidRPr="0087729E">
        <w:rPr>
          <w:rFonts w:ascii="Times New Roman" w:hAnsi="Times New Roman" w:cs="Times New Roman"/>
        </w:rPr>
        <w:t>​</w:t>
      </w:r>
      <w:r w:rsidRPr="0087729E">
        <w:rPr>
          <w:b/>
          <w:bCs/>
        </w:rPr>
        <w:t>中小容量产品</w:t>
      </w:r>
      <w:r w:rsidRPr="0087729E">
        <w:rPr>
          <w:rFonts w:ascii="Times New Roman" w:hAnsi="Times New Roman" w:cs="Times New Roman"/>
        </w:rPr>
        <w:t>​</w:t>
      </w:r>
      <w:r w:rsidRPr="0087729E">
        <w:t>：通常为 BKP_DR1到 BKP_DR10（可存储20字节）。</w:t>
      </w:r>
    </w:p>
    <w:p w14:paraId="4AAFCBB9" w14:textId="77777777" w:rsidR="0087729E" w:rsidRPr="0087729E" w:rsidRDefault="0087729E">
      <w:pPr>
        <w:numPr>
          <w:ilvl w:val="1"/>
          <w:numId w:val="753"/>
        </w:numPr>
      </w:pPr>
      <w:r w:rsidRPr="0087729E">
        <w:rPr>
          <w:rFonts w:ascii="Times New Roman" w:hAnsi="Times New Roman" w:cs="Times New Roman"/>
        </w:rPr>
        <w:t>​</w:t>
      </w:r>
      <w:r w:rsidRPr="0087729E">
        <w:rPr>
          <w:b/>
          <w:bCs/>
        </w:rPr>
        <w:t>大容量或互联型产品</w:t>
      </w:r>
      <w:r w:rsidRPr="0087729E">
        <w:rPr>
          <w:rFonts w:ascii="Times New Roman" w:hAnsi="Times New Roman" w:cs="Times New Roman"/>
        </w:rPr>
        <w:t>​</w:t>
      </w:r>
      <w:r w:rsidRPr="0087729E">
        <w:t>：可多达 BKP_DR1到 BKP_DR42（可存储84字节）。</w:t>
      </w:r>
    </w:p>
    <w:p w14:paraId="55274E60" w14:textId="72CB4D77" w:rsidR="0087729E" w:rsidRPr="0087729E" w:rsidRDefault="0087729E">
      <w:pPr>
        <w:numPr>
          <w:ilvl w:val="0"/>
          <w:numId w:val="753"/>
        </w:numPr>
      </w:pPr>
      <w:r w:rsidRPr="0087729E">
        <w:t>Data：要写入寄存器的16位数据</w:t>
      </w:r>
      <w:r w:rsidR="00870933">
        <w:rPr>
          <w:rFonts w:hint="eastAsia"/>
        </w:rPr>
        <w:t>(即你要写入的数据)</w:t>
      </w:r>
      <w:r w:rsidRPr="0087729E">
        <w:t>。</w:t>
      </w:r>
    </w:p>
    <w:p w14:paraId="5FF68E5E" w14:textId="77777777" w:rsidR="0087729E" w:rsidRPr="0087729E" w:rsidRDefault="0087729E" w:rsidP="00F14089">
      <w:pPr>
        <w:pStyle w:val="3"/>
      </w:pPr>
      <w:r w:rsidRPr="0087729E">
        <w:rPr>
          <w:rFonts w:ascii="Segoe UI Emoji" w:hAnsi="Segoe UI Emoji" w:cs="Segoe UI Emoji"/>
        </w:rPr>
        <w:t>🔧</w:t>
      </w:r>
      <w:r w:rsidRPr="0087729E">
        <w:t xml:space="preserve"> 使用步骤</w:t>
      </w:r>
    </w:p>
    <w:p w14:paraId="10C08FA8" w14:textId="77777777" w:rsidR="0087729E" w:rsidRPr="0087729E" w:rsidRDefault="0087729E" w:rsidP="0087729E">
      <w:r w:rsidRPr="0087729E">
        <w:t>在对BKP备份寄存器进行任何写操作前，必须按照以下步骤初始化并解锁备份域：</w:t>
      </w:r>
    </w:p>
    <w:p w14:paraId="4653DBE6" w14:textId="77777777" w:rsidR="0087729E" w:rsidRPr="0087729E" w:rsidRDefault="0087729E">
      <w:pPr>
        <w:numPr>
          <w:ilvl w:val="0"/>
          <w:numId w:val="754"/>
        </w:numPr>
      </w:pPr>
      <w:r w:rsidRPr="0087729E">
        <w:rPr>
          <w:rFonts w:ascii="Times New Roman" w:hAnsi="Times New Roman" w:cs="Times New Roman"/>
        </w:rPr>
        <w:t>​</w:t>
      </w:r>
      <w:r w:rsidRPr="0087729E">
        <w:rPr>
          <w:b/>
          <w:bCs/>
        </w:rPr>
        <w:t>使能时钟</w:t>
      </w:r>
      <w:r w:rsidRPr="0087729E">
        <w:rPr>
          <w:rFonts w:ascii="Times New Roman" w:hAnsi="Times New Roman" w:cs="Times New Roman"/>
        </w:rPr>
        <w:t>​</w:t>
      </w:r>
      <w:r w:rsidRPr="0087729E">
        <w:t>：开启</w:t>
      </w:r>
      <w:r w:rsidRPr="0087729E">
        <w:rPr>
          <w:b/>
          <w:bCs/>
        </w:rPr>
        <w:t>电源（PWR）</w:t>
      </w:r>
      <w:r w:rsidRPr="0087729E">
        <w:t>和</w:t>
      </w:r>
      <w:r w:rsidRPr="0087729E">
        <w:rPr>
          <w:b/>
          <w:bCs/>
        </w:rPr>
        <w:t>备份寄存器（BKP）</w:t>
      </w:r>
      <w:r w:rsidRPr="0087729E">
        <w:t>的时钟。</w:t>
      </w:r>
    </w:p>
    <w:p w14:paraId="1A27E56B" w14:textId="77777777" w:rsidR="0087729E" w:rsidRPr="0087729E" w:rsidRDefault="0087729E" w:rsidP="0087729E">
      <w:r w:rsidRPr="0087729E">
        <w:t>RCC_APB1</w:t>
      </w:r>
      <w:proofErr w:type="gramStart"/>
      <w:r w:rsidRPr="0087729E">
        <w:t>PeriphClockCmd(</w:t>
      </w:r>
      <w:proofErr w:type="gramEnd"/>
      <w:r w:rsidRPr="0087729E">
        <w:t>RCC_APB1Periph_PWR | RCC_APB1Periph_BKP, ENABLE);</w:t>
      </w:r>
    </w:p>
    <w:p w14:paraId="0798EBB4" w14:textId="77777777" w:rsidR="0087729E" w:rsidRPr="0087729E" w:rsidRDefault="0087729E">
      <w:pPr>
        <w:numPr>
          <w:ilvl w:val="0"/>
          <w:numId w:val="754"/>
        </w:numPr>
      </w:pPr>
      <w:r w:rsidRPr="0087729E">
        <w:rPr>
          <w:rFonts w:ascii="Times New Roman" w:hAnsi="Times New Roman" w:cs="Times New Roman"/>
        </w:rPr>
        <w:t>​</w:t>
      </w:r>
      <w:r w:rsidRPr="0087729E">
        <w:rPr>
          <w:b/>
          <w:bCs/>
        </w:rPr>
        <w:t>解锁写保护</w:t>
      </w:r>
      <w:r w:rsidRPr="0087729E">
        <w:rPr>
          <w:rFonts w:ascii="Times New Roman" w:hAnsi="Times New Roman" w:cs="Times New Roman"/>
        </w:rPr>
        <w:t>​</w:t>
      </w:r>
      <w:r w:rsidRPr="0087729E">
        <w:t>：使能对备份区域的访问权限。这是一个关键的安全措施，防止意外写入。</w:t>
      </w:r>
    </w:p>
    <w:p w14:paraId="109703DA" w14:textId="77777777" w:rsidR="0087729E" w:rsidRPr="0087729E" w:rsidRDefault="0087729E" w:rsidP="0087729E">
      <w:proofErr w:type="spellStart"/>
      <w:r w:rsidRPr="0087729E">
        <w:t>PWR_</w:t>
      </w:r>
      <w:proofErr w:type="gramStart"/>
      <w:r w:rsidRPr="0087729E">
        <w:t>BackupAccessCmd</w:t>
      </w:r>
      <w:proofErr w:type="spellEnd"/>
      <w:r w:rsidRPr="0087729E">
        <w:t>(</w:t>
      </w:r>
      <w:proofErr w:type="gramEnd"/>
      <w:r w:rsidRPr="0087729E">
        <w:t>ENABLE);</w:t>
      </w:r>
    </w:p>
    <w:p w14:paraId="0C7B8329" w14:textId="77777777" w:rsidR="0087729E" w:rsidRPr="0087729E" w:rsidRDefault="0087729E">
      <w:pPr>
        <w:numPr>
          <w:ilvl w:val="0"/>
          <w:numId w:val="754"/>
        </w:numPr>
      </w:pPr>
      <w:r w:rsidRPr="0087729E">
        <w:rPr>
          <w:rFonts w:ascii="Times New Roman" w:hAnsi="Times New Roman" w:cs="Times New Roman"/>
        </w:rPr>
        <w:t>​</w:t>
      </w:r>
      <w:r w:rsidRPr="0087729E">
        <w:rPr>
          <w:b/>
          <w:bCs/>
        </w:rPr>
        <w:t>写入数据</w:t>
      </w:r>
      <w:r w:rsidRPr="0087729E">
        <w:rPr>
          <w:rFonts w:ascii="Times New Roman" w:hAnsi="Times New Roman" w:cs="Times New Roman"/>
        </w:rPr>
        <w:t>​</w:t>
      </w:r>
      <w:r w:rsidRPr="0087729E">
        <w:t>：现在可以安全地向指定的备份寄存器写入数据。</w:t>
      </w:r>
    </w:p>
    <w:p w14:paraId="796381E0" w14:textId="77777777" w:rsidR="0087729E" w:rsidRPr="0087729E" w:rsidRDefault="0087729E" w:rsidP="0087729E">
      <w:r w:rsidRPr="0087729E">
        <w:t>BKP_WriteBackupRegister(BKP_DR1, 0xA5A5); // 示例：向DR1写入数据0xA5A5</w:t>
      </w:r>
    </w:p>
    <w:p w14:paraId="797A613D" w14:textId="77777777" w:rsidR="0087729E" w:rsidRPr="0087729E" w:rsidRDefault="0087729E" w:rsidP="00F14089">
      <w:pPr>
        <w:pStyle w:val="3"/>
      </w:pPr>
      <w:r w:rsidRPr="0087729E">
        <w:rPr>
          <w:rFonts w:ascii="Segoe UI Emoji" w:hAnsi="Segoe UI Emoji" w:cs="Segoe UI Emoji"/>
        </w:rPr>
        <w:t>💡</w:t>
      </w:r>
      <w:r w:rsidRPr="0087729E">
        <w:t xml:space="preserve"> 典型应用场景</w:t>
      </w:r>
    </w:p>
    <w:p w14:paraId="66F14C88" w14:textId="77777777" w:rsidR="0087729E" w:rsidRPr="0087729E" w:rsidRDefault="0087729E" w:rsidP="0087729E">
      <w:r w:rsidRPr="0087729E">
        <w:t>备份寄存器常用于存储需要掉电保存的关键信息，例如：</w:t>
      </w:r>
    </w:p>
    <w:p w14:paraId="5211E27C" w14:textId="77777777" w:rsidR="0087729E" w:rsidRPr="0087729E" w:rsidRDefault="0087729E">
      <w:pPr>
        <w:numPr>
          <w:ilvl w:val="0"/>
          <w:numId w:val="755"/>
        </w:numPr>
      </w:pPr>
      <w:r w:rsidRPr="0087729E">
        <w:rPr>
          <w:rFonts w:ascii="Times New Roman" w:hAnsi="Times New Roman" w:cs="Times New Roman"/>
        </w:rPr>
        <w:t>​</w:t>
      </w:r>
      <w:r w:rsidRPr="0087729E">
        <w:rPr>
          <w:b/>
          <w:bCs/>
        </w:rPr>
        <w:t>系统运行参数</w:t>
      </w:r>
      <w:r w:rsidRPr="0087729E">
        <w:rPr>
          <w:rFonts w:ascii="Times New Roman" w:hAnsi="Times New Roman" w:cs="Times New Roman"/>
        </w:rPr>
        <w:t>​</w:t>
      </w:r>
      <w:r w:rsidRPr="0087729E">
        <w:t>：如设备序列号、校准系数、累计运行时间等。</w:t>
      </w:r>
    </w:p>
    <w:p w14:paraId="132A8A2A" w14:textId="77777777" w:rsidR="0087729E" w:rsidRPr="0087729E" w:rsidRDefault="0087729E">
      <w:pPr>
        <w:numPr>
          <w:ilvl w:val="0"/>
          <w:numId w:val="755"/>
        </w:numPr>
      </w:pPr>
      <w:r w:rsidRPr="0087729E">
        <w:rPr>
          <w:rFonts w:ascii="Times New Roman" w:hAnsi="Times New Roman" w:cs="Times New Roman"/>
        </w:rPr>
        <w:t>​</w:t>
      </w:r>
      <w:r w:rsidRPr="0087729E">
        <w:rPr>
          <w:b/>
          <w:bCs/>
        </w:rPr>
        <w:t>RTC初始化标志</w:t>
      </w:r>
      <w:r w:rsidRPr="0087729E">
        <w:rPr>
          <w:rFonts w:ascii="Times New Roman" w:hAnsi="Times New Roman" w:cs="Times New Roman"/>
        </w:rPr>
        <w:t>​</w:t>
      </w:r>
      <w:r w:rsidRPr="0087729E">
        <w:t>：在系统重启后，通过检查备份寄存器中的特定值（如0xA5A5）来判断RTC是否已经配置过，避免重复初始化导致时间重置。</w:t>
      </w:r>
    </w:p>
    <w:p w14:paraId="62031BF0" w14:textId="77777777" w:rsidR="0087729E" w:rsidRPr="0087729E" w:rsidRDefault="0087729E">
      <w:pPr>
        <w:numPr>
          <w:ilvl w:val="0"/>
          <w:numId w:val="755"/>
        </w:numPr>
        <w:tabs>
          <w:tab w:val="clear" w:pos="720"/>
        </w:tabs>
      </w:pPr>
      <w:r w:rsidRPr="0087729E">
        <w:t>if (</w:t>
      </w:r>
      <w:proofErr w:type="spellStart"/>
      <w:r w:rsidRPr="0087729E">
        <w:t>BKP_</w:t>
      </w:r>
      <w:proofErr w:type="gramStart"/>
      <w:r w:rsidRPr="0087729E">
        <w:t>ReadBackupRegister</w:t>
      </w:r>
      <w:proofErr w:type="spellEnd"/>
      <w:r w:rsidRPr="0087729E">
        <w:t>(</w:t>
      </w:r>
      <w:proofErr w:type="gramEnd"/>
      <w:r w:rsidRPr="0087729E">
        <w:t>BKP_DR1</w:t>
      </w:r>
      <w:proofErr w:type="gramStart"/>
      <w:r w:rsidRPr="0087729E">
        <w:t>) !</w:t>
      </w:r>
      <w:proofErr w:type="gramEnd"/>
      <w:r w:rsidRPr="0087729E">
        <w:t>= 0xA5A5) {</w:t>
      </w:r>
    </w:p>
    <w:p w14:paraId="2C53A63F" w14:textId="77777777" w:rsidR="0087729E" w:rsidRPr="0087729E" w:rsidRDefault="0087729E">
      <w:pPr>
        <w:numPr>
          <w:ilvl w:val="0"/>
          <w:numId w:val="755"/>
        </w:numPr>
        <w:tabs>
          <w:tab w:val="clear" w:pos="720"/>
        </w:tabs>
      </w:pPr>
      <w:r w:rsidRPr="0087729E">
        <w:t xml:space="preserve">    /</w:t>
      </w:r>
      <w:proofErr w:type="gramStart"/>
      <w:r w:rsidRPr="0087729E">
        <w:t>/ 第一</w:t>
      </w:r>
      <w:proofErr w:type="gramEnd"/>
      <w:r w:rsidRPr="0087729E">
        <w:t>次上电或备份域已复位，需要配置RTC</w:t>
      </w:r>
    </w:p>
    <w:p w14:paraId="201D937C" w14:textId="77777777" w:rsidR="0087729E" w:rsidRPr="0087729E" w:rsidRDefault="0087729E">
      <w:pPr>
        <w:numPr>
          <w:ilvl w:val="0"/>
          <w:numId w:val="755"/>
        </w:numPr>
        <w:tabs>
          <w:tab w:val="clear" w:pos="720"/>
        </w:tabs>
      </w:pPr>
      <w:r w:rsidRPr="0087729E">
        <w:t xml:space="preserve">    </w:t>
      </w:r>
      <w:proofErr w:type="spellStart"/>
      <w:r w:rsidRPr="0087729E">
        <w:t>RTC_</w:t>
      </w:r>
      <w:proofErr w:type="gramStart"/>
      <w:r w:rsidRPr="0087729E">
        <w:t>Configuration</w:t>
      </w:r>
      <w:proofErr w:type="spellEnd"/>
      <w:r w:rsidRPr="0087729E">
        <w:t>(</w:t>
      </w:r>
      <w:proofErr w:type="gramEnd"/>
      <w:r w:rsidRPr="0087729E">
        <w:t>);</w:t>
      </w:r>
    </w:p>
    <w:p w14:paraId="29AFB24C" w14:textId="77777777" w:rsidR="0087729E" w:rsidRPr="0087729E" w:rsidRDefault="0087729E">
      <w:pPr>
        <w:numPr>
          <w:ilvl w:val="0"/>
          <w:numId w:val="755"/>
        </w:numPr>
        <w:tabs>
          <w:tab w:val="clear" w:pos="720"/>
        </w:tabs>
      </w:pPr>
      <w:r w:rsidRPr="0087729E">
        <w:t xml:space="preserve">    // ... 其他初始化操作</w:t>
      </w:r>
    </w:p>
    <w:p w14:paraId="5457D491" w14:textId="77777777" w:rsidR="0087729E" w:rsidRPr="0087729E" w:rsidRDefault="0087729E">
      <w:pPr>
        <w:numPr>
          <w:ilvl w:val="0"/>
          <w:numId w:val="755"/>
        </w:numPr>
        <w:tabs>
          <w:tab w:val="clear" w:pos="720"/>
        </w:tabs>
      </w:pPr>
      <w:r w:rsidRPr="0087729E">
        <w:t xml:space="preserve">    BKP_WriteBackupRegister(BKP_DR1, 0xA5A5); // 写入标志，表示已完成初始化</w:t>
      </w:r>
    </w:p>
    <w:p w14:paraId="4882990A" w14:textId="77777777" w:rsidR="0087729E" w:rsidRPr="0087729E" w:rsidRDefault="0087729E" w:rsidP="0087729E">
      <w:r w:rsidRPr="0087729E">
        <w:lastRenderedPageBreak/>
        <w:t>}</w:t>
      </w:r>
    </w:p>
    <w:p w14:paraId="5535F0B8" w14:textId="77777777" w:rsidR="0087729E" w:rsidRPr="0087729E" w:rsidRDefault="0087729E" w:rsidP="00F14089">
      <w:pPr>
        <w:pStyle w:val="3"/>
      </w:pPr>
      <w:r w:rsidRPr="0087729E">
        <w:rPr>
          <w:rFonts w:ascii="Segoe UI Emoji" w:hAnsi="Segoe UI Emoji" w:cs="Segoe UI Emoji"/>
        </w:rPr>
        <w:t>⚠️</w:t>
      </w:r>
      <w:r w:rsidRPr="0087729E">
        <w:t xml:space="preserve"> 重要注意事项</w:t>
      </w:r>
    </w:p>
    <w:p w14:paraId="1160A5C1" w14:textId="77777777" w:rsidR="0087729E" w:rsidRPr="0087729E" w:rsidRDefault="0087729E">
      <w:pPr>
        <w:numPr>
          <w:ilvl w:val="0"/>
          <w:numId w:val="756"/>
        </w:numPr>
      </w:pPr>
      <w:r w:rsidRPr="0087729E">
        <w:rPr>
          <w:rFonts w:ascii="Times New Roman" w:hAnsi="Times New Roman" w:cs="Times New Roman"/>
        </w:rPr>
        <w:t>​</w:t>
      </w:r>
      <w:r w:rsidRPr="0087729E">
        <w:rPr>
          <w:b/>
          <w:bCs/>
        </w:rPr>
        <w:t>数据易失性</w:t>
      </w:r>
      <w:r w:rsidRPr="0087729E">
        <w:rPr>
          <w:rFonts w:ascii="Times New Roman" w:hAnsi="Times New Roman" w:cs="Times New Roman"/>
        </w:rPr>
        <w:t>​</w:t>
      </w:r>
      <w:r w:rsidRPr="0087729E">
        <w:t>：备份寄存器的数据保存依赖于备用电源（VBAT）。如果主电源（VDD）和备用电源（VBAT）都完全掉电，所有数据将会丢失。</w:t>
      </w:r>
    </w:p>
    <w:p w14:paraId="43C38799" w14:textId="77777777" w:rsidR="0087729E" w:rsidRPr="0087729E" w:rsidRDefault="0087729E">
      <w:pPr>
        <w:numPr>
          <w:ilvl w:val="0"/>
          <w:numId w:val="756"/>
        </w:numPr>
      </w:pPr>
      <w:r w:rsidRPr="0087729E">
        <w:rPr>
          <w:rFonts w:ascii="Times New Roman" w:hAnsi="Times New Roman" w:cs="Times New Roman"/>
        </w:rPr>
        <w:t>​</w:t>
      </w:r>
      <w:r w:rsidRPr="0087729E">
        <w:rPr>
          <w:b/>
          <w:bCs/>
        </w:rPr>
        <w:t>侵入检测（Tamper）</w:t>
      </w:r>
      <w:r w:rsidRPr="0087729E">
        <w:rPr>
          <w:rFonts w:ascii="Times New Roman" w:hAnsi="Times New Roman" w:cs="Times New Roman"/>
          <w:b/>
          <w:bCs/>
        </w:rPr>
        <w:t>​</w:t>
      </w:r>
      <w:r w:rsidRPr="0087729E">
        <w:rPr>
          <w:rFonts w:ascii="Times New Roman" w:hAnsi="Times New Roman" w:cs="Times New Roman"/>
        </w:rPr>
        <w:t>​</w:t>
      </w:r>
      <w:r w:rsidRPr="0087729E">
        <w:t>：使能TAMPER引脚功能后，一旦检测到侵入事件（如引脚电平跳变），</w:t>
      </w:r>
      <w:r w:rsidRPr="0087729E">
        <w:rPr>
          <w:rFonts w:ascii="Times New Roman" w:hAnsi="Times New Roman" w:cs="Times New Roman"/>
        </w:rPr>
        <w:t>​</w:t>
      </w:r>
      <w:r w:rsidRPr="0087729E">
        <w:rPr>
          <w:b/>
          <w:bCs/>
        </w:rPr>
        <w:t>所有备份寄存器的内容会被硬件自动清除</w:t>
      </w:r>
      <w:r w:rsidRPr="0087729E">
        <w:t>，这是一种重要的安全机制。</w:t>
      </w:r>
    </w:p>
    <w:p w14:paraId="3F35D20C" w14:textId="77777777" w:rsidR="0087729E" w:rsidRPr="0087729E" w:rsidRDefault="0087729E">
      <w:pPr>
        <w:numPr>
          <w:ilvl w:val="0"/>
          <w:numId w:val="756"/>
        </w:numPr>
      </w:pPr>
      <w:r w:rsidRPr="0087729E">
        <w:rPr>
          <w:rFonts w:ascii="Times New Roman" w:hAnsi="Times New Roman" w:cs="Times New Roman"/>
        </w:rPr>
        <w:t>​</w:t>
      </w:r>
      <w:r w:rsidRPr="0087729E">
        <w:rPr>
          <w:b/>
          <w:bCs/>
        </w:rPr>
        <w:t>复位影响</w:t>
      </w:r>
      <w:r w:rsidRPr="0087729E">
        <w:rPr>
          <w:rFonts w:ascii="Times New Roman" w:hAnsi="Times New Roman" w:cs="Times New Roman"/>
        </w:rPr>
        <w:t>​</w:t>
      </w:r>
      <w:r w:rsidRPr="0087729E">
        <w:t xml:space="preserve">：备份寄存器的内容在系统复位、电源复位或从待机模式唤醒后均不会改变。若需清除数据，需手动调用 </w:t>
      </w:r>
      <w:proofErr w:type="spellStart"/>
      <w:r w:rsidRPr="0087729E">
        <w:t>BKP_DeInit</w:t>
      </w:r>
      <w:proofErr w:type="spellEnd"/>
      <w:r w:rsidRPr="0087729E">
        <w:t>()函数或进行备份域复位。</w:t>
      </w:r>
    </w:p>
    <w:p w14:paraId="0EC7EB8E" w14:textId="77777777" w:rsidR="0087729E" w:rsidRPr="0087729E" w:rsidRDefault="0087729E" w:rsidP="00F14089">
      <w:pPr>
        <w:pStyle w:val="3"/>
      </w:pPr>
      <w:r w:rsidRPr="0087729E">
        <w:rPr>
          <w:rFonts w:ascii="Segoe UI Emoji" w:hAnsi="Segoe UI Emoji" w:cs="Segoe UI Emoji"/>
        </w:rPr>
        <w:t>🔄</w:t>
      </w:r>
      <w:r w:rsidRPr="0087729E">
        <w:t xml:space="preserve"> 配套读取函数</w:t>
      </w:r>
    </w:p>
    <w:p w14:paraId="26A46E38" w14:textId="77777777" w:rsidR="0087729E" w:rsidRPr="0087729E" w:rsidRDefault="0087729E" w:rsidP="0087729E">
      <w:r w:rsidRPr="0087729E">
        <w:t>与 BKP_WriteBackupRegister配套使用的读取函数为：</w:t>
      </w:r>
    </w:p>
    <w:p w14:paraId="0D2526B3" w14:textId="77777777" w:rsidR="0087729E" w:rsidRPr="0087729E" w:rsidRDefault="0087729E" w:rsidP="0087729E">
      <w:r w:rsidRPr="0087729E">
        <w:t xml:space="preserve">uint16_t </w:t>
      </w:r>
      <w:proofErr w:type="spellStart"/>
      <w:r w:rsidRPr="0087729E">
        <w:t>readData</w:t>
      </w:r>
      <w:proofErr w:type="spellEnd"/>
      <w:r w:rsidRPr="0087729E">
        <w:t xml:space="preserve"> = </w:t>
      </w:r>
      <w:proofErr w:type="spellStart"/>
      <w:r w:rsidRPr="0087729E">
        <w:t>BKP_ReadBackupRegister</w:t>
      </w:r>
      <w:proofErr w:type="spellEnd"/>
      <w:r w:rsidRPr="0087729E">
        <w:t>(BKP_DR1); // 从BKP_DR1读取数据</w:t>
      </w:r>
    </w:p>
    <w:p w14:paraId="654A5806" w14:textId="77777777" w:rsidR="0087729E" w:rsidRPr="0087729E" w:rsidRDefault="0087729E" w:rsidP="0087729E">
      <w:r w:rsidRPr="0087729E">
        <w:t>希望这些详细的说明能帮助您更好地使用 BKP_WriteBackupRegister函数。如果您对BKP模块的其他功能（如侵入检测、RTC输出配置）还有疑问，随时可以继续提问。</w:t>
      </w:r>
    </w:p>
    <w:p w14:paraId="2515B264" w14:textId="77777777" w:rsidR="0087729E" w:rsidRPr="0087729E" w:rsidRDefault="0087729E" w:rsidP="0087729E"/>
    <w:p w14:paraId="2517BBC0" w14:textId="7FF90F4D" w:rsidR="00265A37" w:rsidRDefault="00265A37" w:rsidP="00DA2C59">
      <w:pPr>
        <w:pStyle w:val="2"/>
      </w:pPr>
      <w:proofErr w:type="spellStart"/>
      <w:r w:rsidRPr="00265A37">
        <w:t>BKP_ReadBackupRegister</w:t>
      </w:r>
      <w:proofErr w:type="spellEnd"/>
      <w:r w:rsidRPr="00265A37">
        <w:t>(</w:t>
      </w:r>
      <w:r>
        <w:rPr>
          <w:rFonts w:hint="eastAsia"/>
        </w:rPr>
        <w:t>)</w:t>
      </w:r>
      <w:r w:rsidR="005C5DCD">
        <w:br/>
      </w:r>
      <w:r w:rsidR="005C5DCD" w:rsidRPr="005C5DCD">
        <w:t>从STM32微控制器的指定备份寄存器（BKP）中读取一个16位的数据</w:t>
      </w:r>
    </w:p>
    <w:p w14:paraId="5A540AA2" w14:textId="77777777" w:rsidR="005C5DCD" w:rsidRPr="005C5DCD" w:rsidRDefault="005C5DCD" w:rsidP="005C5DCD">
      <w:proofErr w:type="spellStart"/>
      <w:r w:rsidRPr="005C5DCD">
        <w:t>BKP_ReadBackupRegister</w:t>
      </w:r>
      <w:proofErr w:type="spellEnd"/>
      <w:r w:rsidRPr="005C5DCD">
        <w:t>函数用于从STM32微控制器的指定备份寄存器（BKP）中读取一个16位的数据。</w:t>
      </w:r>
    </w:p>
    <w:p w14:paraId="6528E0CF" w14:textId="77777777" w:rsidR="005C5DCD" w:rsidRPr="005C5DCD" w:rsidRDefault="005C5DCD" w:rsidP="00CB11A7">
      <w:pPr>
        <w:pStyle w:val="3"/>
      </w:pPr>
      <w:r w:rsidRPr="005C5DCD">
        <w:rPr>
          <w:rFonts w:ascii="Segoe UI Emoji" w:hAnsi="Segoe UI Emoji" w:cs="Segoe UI Emoji"/>
        </w:rPr>
        <w:t>⚙️</w:t>
      </w:r>
      <w:r w:rsidRPr="005C5DCD">
        <w:t xml:space="preserve"> 函数原型</w:t>
      </w:r>
    </w:p>
    <w:p w14:paraId="6C455DFB" w14:textId="77777777" w:rsidR="005C5DCD" w:rsidRPr="005C5DCD" w:rsidRDefault="005C5DCD" w:rsidP="005C5DCD">
      <w:r w:rsidRPr="005C5DCD">
        <w:t xml:space="preserve">uint16_t </w:t>
      </w:r>
      <w:proofErr w:type="spellStart"/>
      <w:r w:rsidRPr="005C5DCD">
        <w:t>BKP_</w:t>
      </w:r>
      <w:proofErr w:type="gramStart"/>
      <w:r w:rsidRPr="005C5DCD">
        <w:t>ReadBackupRegister</w:t>
      </w:r>
      <w:proofErr w:type="spellEnd"/>
      <w:r w:rsidRPr="005C5DCD">
        <w:t>(</w:t>
      </w:r>
      <w:proofErr w:type="gramEnd"/>
      <w:r w:rsidRPr="005C5DCD">
        <w:t>uint16_t BKP_DR);</w:t>
      </w:r>
    </w:p>
    <w:p w14:paraId="3C335EE5" w14:textId="77777777" w:rsidR="005C5DCD" w:rsidRPr="005C5DCD" w:rsidRDefault="005C5DCD" w:rsidP="00CB11A7">
      <w:pPr>
        <w:pStyle w:val="3"/>
      </w:pPr>
      <w:r w:rsidRPr="005C5DCD">
        <w:rPr>
          <w:rFonts w:ascii="Segoe UI Emoji" w:hAnsi="Segoe UI Emoji" w:cs="Segoe UI Emoji"/>
        </w:rPr>
        <w:t>📝</w:t>
      </w:r>
      <w:r w:rsidRPr="005C5DCD">
        <w:t xml:space="preserve"> 参数与返回值</w:t>
      </w:r>
    </w:p>
    <w:p w14:paraId="19CC42A6" w14:textId="08F2477A" w:rsidR="005C5DCD" w:rsidRPr="005C5DCD" w:rsidRDefault="005C5DCD">
      <w:pPr>
        <w:numPr>
          <w:ilvl w:val="0"/>
          <w:numId w:val="757"/>
        </w:numPr>
      </w:pPr>
      <w:r w:rsidRPr="005C5DCD">
        <w:rPr>
          <w:rFonts w:ascii="Times New Roman" w:hAnsi="Times New Roman" w:cs="Times New Roman"/>
        </w:rPr>
        <w:t>​</w:t>
      </w:r>
      <w:r w:rsidRPr="005C5DCD">
        <w:rPr>
          <w:b/>
          <w:bCs/>
        </w:rPr>
        <w:t>输入参数</w:t>
      </w:r>
      <w:r w:rsidRPr="005C5DCD">
        <w:rPr>
          <w:rFonts w:ascii="Times New Roman" w:hAnsi="Times New Roman" w:cs="Times New Roman"/>
        </w:rPr>
        <w:t>​</w:t>
      </w:r>
      <w:r w:rsidRPr="005C5DCD">
        <w:t xml:space="preserve"> BKP_DR：指定要读取的</w:t>
      </w:r>
      <w:r w:rsidRPr="007276F0">
        <w:rPr>
          <w:b/>
          <w:bCs/>
        </w:rPr>
        <w:t>备份寄存器编号</w:t>
      </w:r>
      <w:r w:rsidR="00870933">
        <w:rPr>
          <w:rFonts w:hint="eastAsia"/>
        </w:rPr>
        <w:t>(即你要读取哪个DR)</w:t>
      </w:r>
      <w:r w:rsidRPr="005C5DCD">
        <w:t xml:space="preserve">。取值范围为 BKP_DR1到 </w:t>
      </w:r>
      <w:proofErr w:type="spellStart"/>
      <w:r w:rsidRPr="005C5DCD">
        <w:t>BKP_DRx</w:t>
      </w:r>
      <w:proofErr w:type="spellEnd"/>
      <w:r w:rsidRPr="005C5DCD">
        <w:t>，具体最大值取决于芯片型号：</w:t>
      </w:r>
    </w:p>
    <w:p w14:paraId="4C258A69" w14:textId="77777777" w:rsidR="005C5DCD" w:rsidRPr="005C5DCD" w:rsidRDefault="005C5DCD">
      <w:pPr>
        <w:numPr>
          <w:ilvl w:val="1"/>
          <w:numId w:val="757"/>
        </w:numPr>
      </w:pPr>
      <w:r w:rsidRPr="005C5DCD">
        <w:rPr>
          <w:rFonts w:ascii="Times New Roman" w:hAnsi="Times New Roman" w:cs="Times New Roman"/>
        </w:rPr>
        <w:t>​</w:t>
      </w:r>
      <w:r w:rsidRPr="005C5DCD">
        <w:rPr>
          <w:b/>
          <w:bCs/>
        </w:rPr>
        <w:t>中小容量产品</w:t>
      </w:r>
      <w:r w:rsidRPr="005C5DCD">
        <w:rPr>
          <w:rFonts w:ascii="Times New Roman" w:hAnsi="Times New Roman" w:cs="Times New Roman"/>
        </w:rPr>
        <w:t>​</w:t>
      </w:r>
      <w:r w:rsidRPr="005C5DCD">
        <w:t>：通常为 BKP_DR1到 BKP_DR10（共10个寄存器，20字节）。</w:t>
      </w:r>
    </w:p>
    <w:p w14:paraId="573BA926" w14:textId="77777777" w:rsidR="005C5DCD" w:rsidRPr="005C5DCD" w:rsidRDefault="005C5DCD">
      <w:pPr>
        <w:numPr>
          <w:ilvl w:val="1"/>
          <w:numId w:val="757"/>
        </w:numPr>
      </w:pPr>
      <w:r w:rsidRPr="005C5DCD">
        <w:rPr>
          <w:rFonts w:ascii="Times New Roman" w:hAnsi="Times New Roman" w:cs="Times New Roman"/>
        </w:rPr>
        <w:lastRenderedPageBreak/>
        <w:t>​</w:t>
      </w:r>
      <w:r w:rsidRPr="005C5DCD">
        <w:rPr>
          <w:b/>
          <w:bCs/>
        </w:rPr>
        <w:t>大容量或互联型产品</w:t>
      </w:r>
      <w:r w:rsidRPr="005C5DCD">
        <w:rPr>
          <w:rFonts w:ascii="Times New Roman" w:hAnsi="Times New Roman" w:cs="Times New Roman"/>
        </w:rPr>
        <w:t>​</w:t>
      </w:r>
      <w:r w:rsidRPr="005C5DCD">
        <w:t>：可支持更多，例如最多到 BKP_DR42。</w:t>
      </w:r>
    </w:p>
    <w:p w14:paraId="26D4E9D4" w14:textId="0405AAA3" w:rsidR="005C5DCD" w:rsidRPr="005C5DCD" w:rsidRDefault="005C5DCD">
      <w:pPr>
        <w:numPr>
          <w:ilvl w:val="0"/>
          <w:numId w:val="757"/>
        </w:numPr>
      </w:pPr>
      <w:r w:rsidRPr="005C5DCD">
        <w:rPr>
          <w:rFonts w:ascii="Times New Roman" w:hAnsi="Times New Roman" w:cs="Times New Roman"/>
        </w:rPr>
        <w:t>​</w:t>
      </w:r>
      <w:r w:rsidRPr="005C5DCD">
        <w:rPr>
          <w:b/>
          <w:bCs/>
        </w:rPr>
        <w:t>返回值</w:t>
      </w:r>
      <w:r w:rsidRPr="005C5DCD">
        <w:rPr>
          <w:rFonts w:ascii="Times New Roman" w:hAnsi="Times New Roman" w:cs="Times New Roman"/>
        </w:rPr>
        <w:t>​</w:t>
      </w:r>
      <w:r w:rsidRPr="005C5DCD">
        <w:t>：从指定备份寄存器中读取到的16位数据（uint16_t类型）</w:t>
      </w:r>
      <w:r w:rsidR="00D065F0">
        <w:rPr>
          <w:rFonts w:hint="eastAsia"/>
        </w:rPr>
        <w:t>(即DR里存的值)</w:t>
      </w:r>
      <w:r w:rsidRPr="005C5DCD">
        <w:t>。</w:t>
      </w:r>
    </w:p>
    <w:p w14:paraId="511B2762" w14:textId="77777777" w:rsidR="005C5DCD" w:rsidRPr="005C5DCD" w:rsidRDefault="005C5DCD" w:rsidP="00CB11A7">
      <w:pPr>
        <w:pStyle w:val="3"/>
      </w:pPr>
      <w:r w:rsidRPr="005C5DCD">
        <w:rPr>
          <w:rFonts w:ascii="Segoe UI Emoji" w:hAnsi="Segoe UI Emoji" w:cs="Segoe UI Emoji"/>
        </w:rPr>
        <w:t>🔧</w:t>
      </w:r>
      <w:r w:rsidRPr="005C5DCD">
        <w:t xml:space="preserve"> 使用步骤</w:t>
      </w:r>
    </w:p>
    <w:p w14:paraId="19C2AB60" w14:textId="77777777" w:rsidR="005C5DCD" w:rsidRPr="005C5DCD" w:rsidRDefault="005C5DCD" w:rsidP="005C5DCD">
      <w:r w:rsidRPr="005C5DCD">
        <w:t>读取备份寄存器前，必须完成必要的初始化以启用访问权限：</w:t>
      </w:r>
    </w:p>
    <w:p w14:paraId="5C35545F" w14:textId="77777777" w:rsidR="005C5DCD" w:rsidRPr="005C5DCD" w:rsidRDefault="005C5DCD">
      <w:pPr>
        <w:numPr>
          <w:ilvl w:val="0"/>
          <w:numId w:val="758"/>
        </w:numPr>
      </w:pPr>
      <w:r w:rsidRPr="005C5DCD">
        <w:rPr>
          <w:rFonts w:ascii="Times New Roman" w:hAnsi="Times New Roman" w:cs="Times New Roman"/>
        </w:rPr>
        <w:t>​</w:t>
      </w:r>
      <w:r w:rsidRPr="005C5DCD">
        <w:rPr>
          <w:b/>
          <w:bCs/>
        </w:rPr>
        <w:t>使能时钟</w:t>
      </w:r>
      <w:r w:rsidRPr="005C5DCD">
        <w:rPr>
          <w:rFonts w:ascii="Times New Roman" w:hAnsi="Times New Roman" w:cs="Times New Roman"/>
        </w:rPr>
        <w:t>​</w:t>
      </w:r>
      <w:r w:rsidRPr="005C5DCD">
        <w:t>：开启电源（PWR）和备份寄存器（BKP）的时钟。</w:t>
      </w:r>
    </w:p>
    <w:p w14:paraId="04F299D5" w14:textId="77777777" w:rsidR="005C5DCD" w:rsidRPr="005C5DCD" w:rsidRDefault="005C5DCD" w:rsidP="005C5DCD">
      <w:r w:rsidRPr="005C5DCD">
        <w:t>RCC_APB1</w:t>
      </w:r>
      <w:proofErr w:type="gramStart"/>
      <w:r w:rsidRPr="005C5DCD">
        <w:t>PeriphClockCmd(</w:t>
      </w:r>
      <w:proofErr w:type="gramEnd"/>
      <w:r w:rsidRPr="005C5DCD">
        <w:t>RCC_APB1Periph_PWR | RCC_APB1Periph_BKP, ENABLE);</w:t>
      </w:r>
    </w:p>
    <w:p w14:paraId="6A042145" w14:textId="77777777" w:rsidR="005C5DCD" w:rsidRPr="005C5DCD" w:rsidRDefault="005C5DCD">
      <w:pPr>
        <w:numPr>
          <w:ilvl w:val="0"/>
          <w:numId w:val="758"/>
        </w:numPr>
      </w:pPr>
      <w:r w:rsidRPr="005C5DCD">
        <w:rPr>
          <w:rFonts w:ascii="Times New Roman" w:hAnsi="Times New Roman" w:cs="Times New Roman"/>
        </w:rPr>
        <w:t>​</w:t>
      </w:r>
      <w:r w:rsidRPr="005C5DCD">
        <w:rPr>
          <w:b/>
          <w:bCs/>
        </w:rPr>
        <w:t>使能备份域</w:t>
      </w:r>
      <w:proofErr w:type="gramStart"/>
      <w:r w:rsidRPr="005C5DCD">
        <w:rPr>
          <w:b/>
          <w:bCs/>
        </w:rPr>
        <w:t>访问</w:t>
      </w:r>
      <w:r w:rsidRPr="005C5DCD">
        <w:rPr>
          <w:rFonts w:ascii="Times New Roman" w:hAnsi="Times New Roman" w:cs="Times New Roman"/>
        </w:rPr>
        <w:t>​</w:t>
      </w:r>
      <w:r w:rsidRPr="005C5DCD">
        <w:t>：</w:t>
      </w:r>
      <w:proofErr w:type="gramEnd"/>
      <w:r w:rsidRPr="005C5DCD">
        <w:t>解锁对备份区域的写保护（即使只是读取操作，也需要此步骤）。</w:t>
      </w:r>
    </w:p>
    <w:p w14:paraId="3B7D4A4E" w14:textId="77777777" w:rsidR="005C5DCD" w:rsidRPr="005C5DCD" w:rsidRDefault="005C5DCD" w:rsidP="005C5DCD">
      <w:proofErr w:type="spellStart"/>
      <w:r w:rsidRPr="005C5DCD">
        <w:t>PWR_</w:t>
      </w:r>
      <w:proofErr w:type="gramStart"/>
      <w:r w:rsidRPr="005C5DCD">
        <w:t>BackupAccessCmd</w:t>
      </w:r>
      <w:proofErr w:type="spellEnd"/>
      <w:r w:rsidRPr="005C5DCD">
        <w:t>(</w:t>
      </w:r>
      <w:proofErr w:type="gramEnd"/>
      <w:r w:rsidRPr="005C5DCD">
        <w:t>ENABLE);</w:t>
      </w:r>
    </w:p>
    <w:p w14:paraId="50985DF0" w14:textId="77777777" w:rsidR="005C5DCD" w:rsidRPr="005C5DCD" w:rsidRDefault="005C5DCD">
      <w:pPr>
        <w:numPr>
          <w:ilvl w:val="0"/>
          <w:numId w:val="758"/>
        </w:numPr>
      </w:pPr>
      <w:r w:rsidRPr="005C5DCD">
        <w:rPr>
          <w:rFonts w:ascii="Times New Roman" w:hAnsi="Times New Roman" w:cs="Times New Roman"/>
        </w:rPr>
        <w:t>​</w:t>
      </w:r>
      <w:r w:rsidRPr="005C5DCD">
        <w:rPr>
          <w:b/>
          <w:bCs/>
        </w:rPr>
        <w:t>读取数据</w:t>
      </w:r>
      <w:r w:rsidRPr="005C5DCD">
        <w:rPr>
          <w:rFonts w:ascii="Times New Roman" w:hAnsi="Times New Roman" w:cs="Times New Roman"/>
        </w:rPr>
        <w:t>​</w:t>
      </w:r>
      <w:r w:rsidRPr="005C5DCD">
        <w:t>：调用本函数读取指定寄存器的值。</w:t>
      </w:r>
    </w:p>
    <w:p w14:paraId="0058A498" w14:textId="77777777" w:rsidR="005C5DCD" w:rsidRPr="005C5DCD" w:rsidRDefault="005C5DCD">
      <w:pPr>
        <w:numPr>
          <w:ilvl w:val="0"/>
          <w:numId w:val="758"/>
        </w:numPr>
        <w:tabs>
          <w:tab w:val="clear" w:pos="720"/>
        </w:tabs>
      </w:pPr>
      <w:r w:rsidRPr="005C5DCD">
        <w:t xml:space="preserve">uint16_t </w:t>
      </w:r>
      <w:proofErr w:type="spellStart"/>
      <w:r w:rsidRPr="005C5DCD">
        <w:t>storedValue</w:t>
      </w:r>
      <w:proofErr w:type="spellEnd"/>
      <w:r w:rsidRPr="005C5DCD">
        <w:t>;</w:t>
      </w:r>
    </w:p>
    <w:p w14:paraId="63AF1DFA" w14:textId="77777777" w:rsidR="005C5DCD" w:rsidRPr="005C5DCD" w:rsidRDefault="005C5DCD" w:rsidP="005C5DCD">
      <w:proofErr w:type="spellStart"/>
      <w:r w:rsidRPr="005C5DCD">
        <w:t>storedValue</w:t>
      </w:r>
      <w:proofErr w:type="spellEnd"/>
      <w:r w:rsidRPr="005C5DCD">
        <w:t xml:space="preserve"> = </w:t>
      </w:r>
      <w:proofErr w:type="spellStart"/>
      <w:r w:rsidRPr="005C5DCD">
        <w:t>BKP_ReadBackupRegister</w:t>
      </w:r>
      <w:proofErr w:type="spellEnd"/>
      <w:r w:rsidRPr="005C5DCD">
        <w:t>(BKP_DR1); // 读取DR1寄存器中的数据</w:t>
      </w:r>
    </w:p>
    <w:p w14:paraId="501DF9F4" w14:textId="77777777" w:rsidR="005C5DCD" w:rsidRPr="005C5DCD" w:rsidRDefault="005C5DCD" w:rsidP="00CB11A7">
      <w:pPr>
        <w:pStyle w:val="3"/>
      </w:pPr>
      <w:r w:rsidRPr="005C5DCD">
        <w:rPr>
          <w:rFonts w:ascii="Segoe UI Emoji" w:hAnsi="Segoe UI Emoji" w:cs="Segoe UI Emoji"/>
        </w:rPr>
        <w:t>💡</w:t>
      </w:r>
      <w:r w:rsidRPr="005C5DCD">
        <w:t xml:space="preserve"> 典型应用场景</w:t>
      </w:r>
    </w:p>
    <w:p w14:paraId="290AF0B7" w14:textId="77777777" w:rsidR="005C5DCD" w:rsidRPr="005C5DCD" w:rsidRDefault="005C5DCD" w:rsidP="005C5DCD">
      <w:r w:rsidRPr="005C5DCD">
        <w:t>备份寄存器常用于存储需要在系统复位或主电源掉电后（由VBAT备用电池维持供电）仍能保持的关键数据，例如：</w:t>
      </w:r>
    </w:p>
    <w:p w14:paraId="23C1659D" w14:textId="77777777" w:rsidR="005C5DCD" w:rsidRPr="005C5DCD" w:rsidRDefault="005C5DCD">
      <w:pPr>
        <w:numPr>
          <w:ilvl w:val="0"/>
          <w:numId w:val="759"/>
        </w:numPr>
      </w:pPr>
      <w:r w:rsidRPr="005C5DCD">
        <w:rPr>
          <w:rFonts w:ascii="Times New Roman" w:hAnsi="Times New Roman" w:cs="Times New Roman"/>
        </w:rPr>
        <w:t>​</w:t>
      </w:r>
      <w:r w:rsidRPr="005C5DCD">
        <w:rPr>
          <w:b/>
          <w:bCs/>
        </w:rPr>
        <w:t>系统复位次数记录</w:t>
      </w:r>
      <w:r w:rsidRPr="005C5DCD">
        <w:rPr>
          <w:rFonts w:ascii="Times New Roman" w:hAnsi="Times New Roman" w:cs="Times New Roman"/>
        </w:rPr>
        <w:t>​</w:t>
      </w:r>
    </w:p>
    <w:p w14:paraId="4D63F64D" w14:textId="77777777" w:rsidR="005C5DCD" w:rsidRPr="005C5DCD" w:rsidRDefault="005C5DCD">
      <w:pPr>
        <w:numPr>
          <w:ilvl w:val="0"/>
          <w:numId w:val="759"/>
        </w:numPr>
      </w:pPr>
      <w:r w:rsidRPr="005C5DCD">
        <w:rPr>
          <w:rFonts w:ascii="Times New Roman" w:hAnsi="Times New Roman" w:cs="Times New Roman"/>
        </w:rPr>
        <w:t>​</w:t>
      </w:r>
      <w:r w:rsidRPr="005C5DCD">
        <w:rPr>
          <w:b/>
          <w:bCs/>
        </w:rPr>
        <w:t>RTC初始化状态标志</w:t>
      </w:r>
      <w:r w:rsidRPr="005C5DCD">
        <w:rPr>
          <w:rFonts w:ascii="Times New Roman" w:hAnsi="Times New Roman" w:cs="Times New Roman"/>
        </w:rPr>
        <w:t>​</w:t>
      </w:r>
    </w:p>
    <w:p w14:paraId="0EECBFA4" w14:textId="77777777" w:rsidR="005C5DCD" w:rsidRPr="005C5DCD" w:rsidRDefault="005C5DCD">
      <w:pPr>
        <w:numPr>
          <w:ilvl w:val="0"/>
          <w:numId w:val="759"/>
        </w:numPr>
      </w:pPr>
      <w:r w:rsidRPr="005C5DCD">
        <w:rPr>
          <w:rFonts w:ascii="Times New Roman" w:hAnsi="Times New Roman" w:cs="Times New Roman"/>
        </w:rPr>
        <w:t>​</w:t>
      </w:r>
      <w:r w:rsidRPr="005C5DCD">
        <w:rPr>
          <w:b/>
          <w:bCs/>
        </w:rPr>
        <w:t>设备序列号、校准参数等关键配置信息</w:t>
      </w:r>
      <w:r w:rsidRPr="005C5DCD">
        <w:rPr>
          <w:rFonts w:ascii="Times New Roman" w:hAnsi="Times New Roman" w:cs="Times New Roman"/>
        </w:rPr>
        <w:t>​</w:t>
      </w:r>
    </w:p>
    <w:p w14:paraId="2B80BDFD" w14:textId="77777777" w:rsidR="005C5DCD" w:rsidRPr="005C5DCD" w:rsidRDefault="005C5DCD" w:rsidP="00CB11A7">
      <w:pPr>
        <w:pStyle w:val="3"/>
      </w:pPr>
      <w:r w:rsidRPr="005C5DCD">
        <w:rPr>
          <w:rFonts w:ascii="Segoe UI Emoji" w:hAnsi="Segoe UI Emoji" w:cs="Segoe UI Emoji"/>
        </w:rPr>
        <w:t>⚠️</w:t>
      </w:r>
      <w:r w:rsidRPr="005C5DCD">
        <w:t xml:space="preserve"> 重要注意事项</w:t>
      </w:r>
    </w:p>
    <w:p w14:paraId="05054A5C" w14:textId="77777777" w:rsidR="005C5DCD" w:rsidRPr="005C5DCD" w:rsidRDefault="005C5DCD">
      <w:pPr>
        <w:numPr>
          <w:ilvl w:val="0"/>
          <w:numId w:val="760"/>
        </w:numPr>
      </w:pPr>
      <w:r w:rsidRPr="005C5DCD">
        <w:rPr>
          <w:rFonts w:ascii="Times New Roman" w:hAnsi="Times New Roman" w:cs="Times New Roman"/>
        </w:rPr>
        <w:t>​</w:t>
      </w:r>
      <w:r w:rsidRPr="005C5DCD">
        <w:rPr>
          <w:b/>
          <w:bCs/>
        </w:rPr>
        <w:t>数据易失性</w:t>
      </w:r>
      <w:r w:rsidRPr="005C5DCD">
        <w:rPr>
          <w:rFonts w:ascii="Times New Roman" w:hAnsi="Times New Roman" w:cs="Times New Roman"/>
        </w:rPr>
        <w:t>​</w:t>
      </w:r>
      <w:r w:rsidRPr="005C5DCD">
        <w:t>：备份寄存器的数据保存依赖于备用电源（VBAT）。如果主电源（VDD）和备用电源（VBAT）都完全掉电，数据会丢失。</w:t>
      </w:r>
    </w:p>
    <w:p w14:paraId="37026EC9" w14:textId="77777777" w:rsidR="005C5DCD" w:rsidRPr="005C5DCD" w:rsidRDefault="005C5DCD">
      <w:pPr>
        <w:numPr>
          <w:ilvl w:val="0"/>
          <w:numId w:val="760"/>
        </w:numPr>
      </w:pPr>
      <w:r w:rsidRPr="005C5DCD">
        <w:rPr>
          <w:rFonts w:ascii="Times New Roman" w:hAnsi="Times New Roman" w:cs="Times New Roman"/>
        </w:rPr>
        <w:t>​</w:t>
      </w:r>
      <w:r w:rsidRPr="005C5DCD">
        <w:rPr>
          <w:b/>
          <w:bCs/>
        </w:rPr>
        <w:t>侵入检测（Tamper）</w:t>
      </w:r>
      <w:r w:rsidRPr="005C5DCD">
        <w:rPr>
          <w:rFonts w:ascii="Times New Roman" w:hAnsi="Times New Roman" w:cs="Times New Roman"/>
          <w:b/>
          <w:bCs/>
        </w:rPr>
        <w:t>​</w:t>
      </w:r>
      <w:r w:rsidRPr="005C5DCD">
        <w:rPr>
          <w:rFonts w:ascii="Times New Roman" w:hAnsi="Times New Roman" w:cs="Times New Roman"/>
        </w:rPr>
        <w:t>​</w:t>
      </w:r>
      <w:r w:rsidRPr="005C5DCD">
        <w:t>：使能TAMPER引脚功能后，一旦检测到侵入事件，</w:t>
      </w:r>
      <w:r w:rsidRPr="005C5DCD">
        <w:rPr>
          <w:rFonts w:ascii="Times New Roman" w:hAnsi="Times New Roman" w:cs="Times New Roman"/>
        </w:rPr>
        <w:t>​</w:t>
      </w:r>
      <w:r w:rsidRPr="005C5DCD">
        <w:rPr>
          <w:b/>
          <w:bCs/>
        </w:rPr>
        <w:t>所有备份寄存器的内容会被硬件自动清除</w:t>
      </w:r>
      <w:r w:rsidRPr="005C5DCD">
        <w:t>。</w:t>
      </w:r>
    </w:p>
    <w:p w14:paraId="7360D3CE" w14:textId="77777777" w:rsidR="005C5DCD" w:rsidRPr="005C5DCD" w:rsidRDefault="005C5DCD">
      <w:pPr>
        <w:numPr>
          <w:ilvl w:val="0"/>
          <w:numId w:val="760"/>
        </w:numPr>
      </w:pPr>
      <w:r w:rsidRPr="005C5DCD">
        <w:rPr>
          <w:rFonts w:ascii="Times New Roman" w:hAnsi="Times New Roman" w:cs="Times New Roman"/>
        </w:rPr>
        <w:t>​</w:t>
      </w:r>
      <w:r w:rsidRPr="005C5DCD">
        <w:rPr>
          <w:b/>
          <w:bCs/>
        </w:rPr>
        <w:t>配套函数</w:t>
      </w:r>
      <w:r w:rsidRPr="005C5DCD">
        <w:rPr>
          <w:rFonts w:ascii="Times New Roman" w:hAnsi="Times New Roman" w:cs="Times New Roman"/>
        </w:rPr>
        <w:t>​</w:t>
      </w:r>
      <w:r w:rsidRPr="005C5DCD">
        <w:t>：写入备份寄存器使用 BKP_WriteBackupRegister函数。</w:t>
      </w:r>
    </w:p>
    <w:p w14:paraId="64AA8E47" w14:textId="77777777" w:rsidR="005C5DCD" w:rsidRPr="005C5DCD" w:rsidRDefault="005C5DCD" w:rsidP="00CB11A7">
      <w:pPr>
        <w:pStyle w:val="3"/>
      </w:pPr>
      <w:r w:rsidRPr="005C5DCD">
        <w:rPr>
          <w:rFonts w:ascii="Segoe UI Emoji" w:hAnsi="Segoe UI Emoji" w:cs="Segoe UI Emoji"/>
        </w:rPr>
        <w:t>🧪</w:t>
      </w:r>
      <w:r w:rsidRPr="005C5DCD">
        <w:t xml:space="preserve"> 示例代码片段</w:t>
      </w:r>
    </w:p>
    <w:p w14:paraId="7E213126" w14:textId="77777777" w:rsidR="005C5DCD" w:rsidRPr="005C5DCD" w:rsidRDefault="005C5DCD" w:rsidP="005C5DCD">
      <w:r w:rsidRPr="005C5DCD">
        <w:t>以下代码片段演示了如何读取备份寄存器并判断系统是否首次上电：</w:t>
      </w:r>
    </w:p>
    <w:p w14:paraId="5A678C91" w14:textId="77777777" w:rsidR="005C5DCD" w:rsidRPr="005C5DCD" w:rsidRDefault="005C5DCD" w:rsidP="005C5DCD">
      <w:r w:rsidRPr="005C5DCD">
        <w:lastRenderedPageBreak/>
        <w:t>// 使能时钟和备份域访问</w:t>
      </w:r>
    </w:p>
    <w:p w14:paraId="518889FD" w14:textId="77777777" w:rsidR="005C5DCD" w:rsidRPr="005C5DCD" w:rsidRDefault="005C5DCD" w:rsidP="005C5DCD">
      <w:r w:rsidRPr="005C5DCD">
        <w:t>RCC_APB1</w:t>
      </w:r>
      <w:proofErr w:type="gramStart"/>
      <w:r w:rsidRPr="005C5DCD">
        <w:t>PeriphClockCmd(</w:t>
      </w:r>
      <w:proofErr w:type="gramEnd"/>
      <w:r w:rsidRPr="005C5DCD">
        <w:t>RCC_APB1Periph_PWR | RCC_APB1Periph_BKP, ENABLE);</w:t>
      </w:r>
    </w:p>
    <w:p w14:paraId="7E229DA7" w14:textId="77777777" w:rsidR="005C5DCD" w:rsidRPr="005C5DCD" w:rsidRDefault="005C5DCD" w:rsidP="005C5DCD">
      <w:proofErr w:type="spellStart"/>
      <w:r w:rsidRPr="005C5DCD">
        <w:t>PWR_</w:t>
      </w:r>
      <w:proofErr w:type="gramStart"/>
      <w:r w:rsidRPr="005C5DCD">
        <w:t>BackupAccessCmd</w:t>
      </w:r>
      <w:proofErr w:type="spellEnd"/>
      <w:r w:rsidRPr="005C5DCD">
        <w:t>(</w:t>
      </w:r>
      <w:proofErr w:type="gramEnd"/>
      <w:r w:rsidRPr="005C5DCD">
        <w:t>ENABLE);</w:t>
      </w:r>
    </w:p>
    <w:p w14:paraId="1106FB58" w14:textId="77777777" w:rsidR="005C5DCD" w:rsidRPr="005C5DCD" w:rsidRDefault="005C5DCD" w:rsidP="005C5DCD"/>
    <w:p w14:paraId="53E51331" w14:textId="77777777" w:rsidR="005C5DCD" w:rsidRPr="005C5DCD" w:rsidRDefault="005C5DCD" w:rsidP="005C5DCD">
      <w:r w:rsidRPr="005C5DCD">
        <w:t>// 读取备份寄存器中的标志值</w:t>
      </w:r>
    </w:p>
    <w:p w14:paraId="161E2FCC" w14:textId="77777777" w:rsidR="005C5DCD" w:rsidRPr="005C5DCD" w:rsidRDefault="005C5DCD" w:rsidP="005C5DCD">
      <w:r w:rsidRPr="005C5DCD">
        <w:t xml:space="preserve">uint16_t </w:t>
      </w:r>
      <w:proofErr w:type="spellStart"/>
      <w:r w:rsidRPr="005C5DCD">
        <w:t>initFlag</w:t>
      </w:r>
      <w:proofErr w:type="spellEnd"/>
      <w:r w:rsidRPr="005C5DCD">
        <w:t xml:space="preserve"> = </w:t>
      </w:r>
      <w:proofErr w:type="spellStart"/>
      <w:r w:rsidRPr="005C5DCD">
        <w:t>BKP_</w:t>
      </w:r>
      <w:proofErr w:type="gramStart"/>
      <w:r w:rsidRPr="005C5DCD">
        <w:t>ReadBackupRegister</w:t>
      </w:r>
      <w:proofErr w:type="spellEnd"/>
      <w:r w:rsidRPr="005C5DCD">
        <w:t>(</w:t>
      </w:r>
      <w:proofErr w:type="gramEnd"/>
      <w:r w:rsidRPr="005C5DCD">
        <w:t>BKP_DR10);</w:t>
      </w:r>
    </w:p>
    <w:p w14:paraId="1F1C554A" w14:textId="77777777" w:rsidR="005C5DCD" w:rsidRPr="005C5DCD" w:rsidRDefault="005C5DCD" w:rsidP="005C5DCD"/>
    <w:p w14:paraId="1D00C9DB" w14:textId="77777777" w:rsidR="005C5DCD" w:rsidRPr="005C5DCD" w:rsidRDefault="005C5DCD" w:rsidP="005C5DCD">
      <w:r w:rsidRPr="005C5DCD">
        <w:t>// 判断是否为第一次运行（例如，检查特定标志位）</w:t>
      </w:r>
    </w:p>
    <w:p w14:paraId="424CA575" w14:textId="77777777" w:rsidR="005C5DCD" w:rsidRPr="005C5DCD" w:rsidRDefault="005C5DCD" w:rsidP="005C5DCD">
      <w:r w:rsidRPr="005C5DCD">
        <w:t>if (</w:t>
      </w:r>
      <w:proofErr w:type="spellStart"/>
      <w:proofErr w:type="gramStart"/>
      <w:r w:rsidRPr="005C5DCD">
        <w:t>initFlag</w:t>
      </w:r>
      <w:proofErr w:type="spellEnd"/>
      <w:r w:rsidRPr="005C5DCD">
        <w:t xml:space="preserve"> !</w:t>
      </w:r>
      <w:proofErr w:type="gramEnd"/>
      <w:r w:rsidRPr="005C5DCD">
        <w:t xml:space="preserve">= 0xAE86) </w:t>
      </w:r>
      <w:proofErr w:type="gramStart"/>
      <w:r w:rsidRPr="005C5DCD">
        <w:t>{ /</w:t>
      </w:r>
      <w:proofErr w:type="gramEnd"/>
      <w:r w:rsidRPr="005C5DCD">
        <w:t>/ 0xAE86为预设的已初始化标志</w:t>
      </w:r>
    </w:p>
    <w:p w14:paraId="11745D9C" w14:textId="77777777" w:rsidR="005C5DCD" w:rsidRPr="005C5DCD" w:rsidRDefault="005C5DCD" w:rsidP="005C5DCD">
      <w:r w:rsidRPr="005C5DCD">
        <w:t xml:space="preserve">    // 首次运行，进行系统初始化...</w:t>
      </w:r>
    </w:p>
    <w:p w14:paraId="3837F6EC" w14:textId="77777777" w:rsidR="005C5DCD" w:rsidRPr="005C5DCD" w:rsidRDefault="005C5DCD" w:rsidP="005C5DCD">
      <w:r w:rsidRPr="005C5DCD">
        <w:t xml:space="preserve">    </w:t>
      </w:r>
      <w:proofErr w:type="spellStart"/>
      <w:r w:rsidRPr="005C5DCD">
        <w:t>System_</w:t>
      </w:r>
      <w:proofErr w:type="gramStart"/>
      <w:r w:rsidRPr="005C5DCD">
        <w:t>Init</w:t>
      </w:r>
      <w:proofErr w:type="spellEnd"/>
      <w:r w:rsidRPr="005C5DCD">
        <w:t>(</w:t>
      </w:r>
      <w:proofErr w:type="gramEnd"/>
      <w:r w:rsidRPr="005C5DCD">
        <w:t>);</w:t>
      </w:r>
    </w:p>
    <w:p w14:paraId="56089FFD" w14:textId="77777777" w:rsidR="005C5DCD" w:rsidRPr="005C5DCD" w:rsidRDefault="005C5DCD" w:rsidP="005C5DCD">
      <w:r w:rsidRPr="005C5DCD">
        <w:t xml:space="preserve">    // 初始化完成后，写入标志位</w:t>
      </w:r>
    </w:p>
    <w:p w14:paraId="23EE881A" w14:textId="77777777" w:rsidR="005C5DCD" w:rsidRPr="005C5DCD" w:rsidRDefault="005C5DCD" w:rsidP="005C5DCD">
      <w:r w:rsidRPr="005C5DCD">
        <w:t xml:space="preserve">    BKP_</w:t>
      </w:r>
      <w:proofErr w:type="gramStart"/>
      <w:r w:rsidRPr="005C5DCD">
        <w:t>WriteBackupRegister(</w:t>
      </w:r>
      <w:proofErr w:type="gramEnd"/>
      <w:r w:rsidRPr="005C5DCD">
        <w:t>BKP_DR10, 0xAE86);</w:t>
      </w:r>
    </w:p>
    <w:p w14:paraId="10E80319" w14:textId="77777777" w:rsidR="005C5DCD" w:rsidRPr="005C5DCD" w:rsidRDefault="005C5DCD" w:rsidP="005C5DCD">
      <w:r w:rsidRPr="005C5DCD">
        <w:t>} else {</w:t>
      </w:r>
    </w:p>
    <w:p w14:paraId="2FCB8BA8" w14:textId="77777777" w:rsidR="005C5DCD" w:rsidRPr="005C5DCD" w:rsidRDefault="005C5DCD" w:rsidP="005C5DCD">
      <w:r w:rsidRPr="005C5DCD">
        <w:t xml:space="preserve">    // 非首次运行，恢复状态...</w:t>
      </w:r>
    </w:p>
    <w:p w14:paraId="2EB98100" w14:textId="77777777" w:rsidR="005C5DCD" w:rsidRPr="005C5DCD" w:rsidRDefault="005C5DCD" w:rsidP="005C5DCD">
      <w:r w:rsidRPr="005C5DCD">
        <w:t>}</w:t>
      </w:r>
    </w:p>
    <w:p w14:paraId="1D96B618" w14:textId="77777777" w:rsidR="005C5DCD" w:rsidRPr="005C5DCD" w:rsidRDefault="005C5DCD" w:rsidP="005C5DCD">
      <w:r w:rsidRPr="005C5DCD">
        <w:t xml:space="preserve">希望这些信息能帮助您正确使用 </w:t>
      </w:r>
      <w:proofErr w:type="spellStart"/>
      <w:r w:rsidRPr="005C5DCD">
        <w:t>BKP_ReadBackupRegister</w:t>
      </w:r>
      <w:proofErr w:type="spellEnd"/>
      <w:r w:rsidRPr="005C5DCD">
        <w:t>函数。如果您对BKP模块的其他功能（如数据写入、侵入检测配置等）还有疑问，随时可以继续提问。</w:t>
      </w:r>
    </w:p>
    <w:p w14:paraId="20BFA1FE" w14:textId="77777777" w:rsidR="005C5DCD" w:rsidRPr="005C5DCD" w:rsidRDefault="005C5DCD" w:rsidP="005C5DCD"/>
    <w:p w14:paraId="6FD14507" w14:textId="7FF1FC02" w:rsidR="00E11380" w:rsidRDefault="00E11380" w:rsidP="00DA2C59">
      <w:pPr>
        <w:pStyle w:val="2"/>
      </w:pPr>
      <w:proofErr w:type="spellStart"/>
      <w:r w:rsidRPr="00E11380">
        <w:t>BKP_GetFlagStatus</w:t>
      </w:r>
      <w:proofErr w:type="spellEnd"/>
      <w:r w:rsidRPr="00E11380">
        <w:t>(</w:t>
      </w:r>
      <w:r>
        <w:rPr>
          <w:rFonts w:hint="eastAsia"/>
        </w:rPr>
        <w:t>)</w:t>
      </w:r>
      <w:r w:rsidR="00D15EB5">
        <w:br/>
      </w:r>
      <w:r w:rsidR="00D15EB5" w:rsidRPr="00D15EB5">
        <w:t>检查STM32备份寄存器（BKP）中</w:t>
      </w:r>
      <w:r w:rsidR="00D15EB5" w:rsidRPr="00D15EB5">
        <w:rPr>
          <w:b/>
          <w:bCs/>
        </w:rPr>
        <w:t>侵入检测（Tamper）事件</w:t>
      </w:r>
      <w:r w:rsidR="00D15EB5" w:rsidRPr="00D15EB5">
        <w:t>的标志位状态</w:t>
      </w:r>
    </w:p>
    <w:p w14:paraId="1F0CAEE1" w14:textId="77777777" w:rsidR="00D15EB5" w:rsidRPr="00D15EB5" w:rsidRDefault="00D15EB5" w:rsidP="00D15EB5">
      <w:proofErr w:type="spellStart"/>
      <w:r w:rsidRPr="00D15EB5">
        <w:t>FlagStatus</w:t>
      </w:r>
      <w:proofErr w:type="spellEnd"/>
      <w:r w:rsidRPr="00D15EB5">
        <w:t xml:space="preserve"> </w:t>
      </w:r>
      <w:proofErr w:type="spellStart"/>
      <w:r w:rsidRPr="00D15EB5">
        <w:t>BKP_GetFlagStatus</w:t>
      </w:r>
      <w:proofErr w:type="spellEnd"/>
      <w:r w:rsidRPr="00D15EB5">
        <w:t>(void)函数用于检查STM32备份寄存器（BKP）中</w:t>
      </w:r>
      <w:r w:rsidRPr="00D15EB5">
        <w:rPr>
          <w:b/>
          <w:bCs/>
        </w:rPr>
        <w:t>侵入检测（Tamper）事件</w:t>
      </w:r>
      <w:r w:rsidRPr="00D15EB5">
        <w:t>的标志位状态。</w:t>
      </w:r>
    </w:p>
    <w:p w14:paraId="449DBE5C" w14:textId="77777777" w:rsidR="00D15EB5" w:rsidRPr="00D15EB5" w:rsidRDefault="00D15EB5" w:rsidP="00D15EB5">
      <w:pPr>
        <w:pStyle w:val="3"/>
      </w:pPr>
      <w:r w:rsidRPr="00D15EB5">
        <w:rPr>
          <w:rFonts w:ascii="Segoe UI Emoji" w:hAnsi="Segoe UI Emoji" w:cs="Segoe UI Emoji"/>
        </w:rPr>
        <w:t>⚙️</w:t>
      </w:r>
      <w:r w:rsidRPr="00D15EB5">
        <w:t xml:space="preserve"> 函数原型与返回值</w:t>
      </w:r>
    </w:p>
    <w:p w14:paraId="729CBA57" w14:textId="77777777" w:rsidR="00D15EB5" w:rsidRPr="00D15EB5" w:rsidRDefault="00D15EB5">
      <w:pPr>
        <w:numPr>
          <w:ilvl w:val="0"/>
          <w:numId w:val="761"/>
        </w:numPr>
      </w:pPr>
      <w:r w:rsidRPr="00D15EB5">
        <w:rPr>
          <w:rFonts w:ascii="Times New Roman" w:hAnsi="Times New Roman" w:cs="Times New Roman"/>
        </w:rPr>
        <w:t>​</w:t>
      </w:r>
      <w:r w:rsidRPr="00D15EB5">
        <w:rPr>
          <w:b/>
          <w:bCs/>
        </w:rPr>
        <w:t>函数原型</w:t>
      </w:r>
      <w:r w:rsidRPr="00D15EB5">
        <w:rPr>
          <w:rFonts w:ascii="Times New Roman" w:hAnsi="Times New Roman" w:cs="Times New Roman"/>
        </w:rPr>
        <w:t>​</w:t>
      </w:r>
      <w:r w:rsidRPr="00D15EB5">
        <w:t>：</w:t>
      </w:r>
      <w:proofErr w:type="spellStart"/>
      <w:r w:rsidRPr="00D15EB5">
        <w:t>FlagStatus</w:t>
      </w:r>
      <w:proofErr w:type="spellEnd"/>
      <w:r w:rsidRPr="00D15EB5">
        <w:t xml:space="preserve"> </w:t>
      </w:r>
      <w:proofErr w:type="spellStart"/>
      <w:r w:rsidRPr="00D15EB5">
        <w:t>BKP_GetFlagStatus</w:t>
      </w:r>
      <w:proofErr w:type="spellEnd"/>
      <w:r w:rsidRPr="00D15EB5">
        <w:t>(void);</w:t>
      </w:r>
    </w:p>
    <w:p w14:paraId="01A5A388" w14:textId="77777777" w:rsidR="00D15EB5" w:rsidRPr="00D15EB5" w:rsidRDefault="00D15EB5">
      <w:pPr>
        <w:numPr>
          <w:ilvl w:val="0"/>
          <w:numId w:val="761"/>
        </w:numPr>
      </w:pPr>
      <w:r w:rsidRPr="00D15EB5">
        <w:rPr>
          <w:rFonts w:ascii="Times New Roman" w:hAnsi="Times New Roman" w:cs="Times New Roman"/>
        </w:rPr>
        <w:lastRenderedPageBreak/>
        <w:t>​</w:t>
      </w:r>
      <w:r w:rsidRPr="00D15EB5">
        <w:rPr>
          <w:b/>
          <w:bCs/>
        </w:rPr>
        <w:t>输入参数</w:t>
      </w:r>
      <w:r w:rsidRPr="00D15EB5">
        <w:rPr>
          <w:rFonts w:ascii="Times New Roman" w:hAnsi="Times New Roman" w:cs="Times New Roman"/>
        </w:rPr>
        <w:t>​</w:t>
      </w:r>
      <w:r w:rsidRPr="00D15EB5">
        <w:t>：无 (void)。</w:t>
      </w:r>
    </w:p>
    <w:p w14:paraId="4A7F38B3" w14:textId="77777777" w:rsidR="00D15EB5" w:rsidRPr="00D15EB5" w:rsidRDefault="00D15EB5">
      <w:pPr>
        <w:numPr>
          <w:ilvl w:val="0"/>
          <w:numId w:val="761"/>
        </w:numPr>
      </w:pPr>
      <w:r w:rsidRPr="00D15EB5">
        <w:rPr>
          <w:rFonts w:ascii="Times New Roman" w:hAnsi="Times New Roman" w:cs="Times New Roman"/>
        </w:rPr>
        <w:t>​</w:t>
      </w:r>
      <w:r w:rsidRPr="00D15EB5">
        <w:rPr>
          <w:b/>
          <w:bCs/>
        </w:rPr>
        <w:t>返回值</w:t>
      </w:r>
      <w:r w:rsidRPr="00D15EB5">
        <w:rPr>
          <w:rFonts w:ascii="Times New Roman" w:hAnsi="Times New Roman" w:cs="Times New Roman"/>
        </w:rPr>
        <w:t>​</w:t>
      </w:r>
      <w:r w:rsidRPr="00D15EB5">
        <w:t>：返回一个</w:t>
      </w:r>
      <w:proofErr w:type="spellStart"/>
      <w:r w:rsidRPr="00D15EB5">
        <w:t>FlagStatus</w:t>
      </w:r>
      <w:proofErr w:type="spellEnd"/>
      <w:r w:rsidRPr="00D15EB5">
        <w:t>类型的枚举值，表示侵入事件标志位的当前状态：</w:t>
      </w:r>
    </w:p>
    <w:p w14:paraId="0DAF0FE3" w14:textId="77777777" w:rsidR="00D15EB5" w:rsidRPr="00D15EB5" w:rsidRDefault="00D15EB5">
      <w:pPr>
        <w:numPr>
          <w:ilvl w:val="1"/>
          <w:numId w:val="761"/>
        </w:numPr>
      </w:pPr>
      <w:r w:rsidRPr="00D15EB5">
        <w:t>SET：标志位被置位，表示</w:t>
      </w:r>
      <w:r w:rsidRPr="00D15EB5">
        <w:rPr>
          <w:b/>
          <w:bCs/>
        </w:rPr>
        <w:t>发生了侵入事件</w:t>
      </w:r>
      <w:r w:rsidRPr="00D15EB5">
        <w:t>。</w:t>
      </w:r>
    </w:p>
    <w:p w14:paraId="100122C7" w14:textId="77777777" w:rsidR="00D15EB5" w:rsidRPr="00D15EB5" w:rsidRDefault="00D15EB5">
      <w:pPr>
        <w:numPr>
          <w:ilvl w:val="1"/>
          <w:numId w:val="761"/>
        </w:numPr>
      </w:pPr>
      <w:r w:rsidRPr="00D15EB5">
        <w:t>RESET：标志位被清除，表示</w:t>
      </w:r>
      <w:r w:rsidRPr="00D15EB5">
        <w:rPr>
          <w:b/>
          <w:bCs/>
        </w:rPr>
        <w:t>未发生侵入事件</w:t>
      </w:r>
      <w:r w:rsidRPr="00D15EB5">
        <w:t>。</w:t>
      </w:r>
    </w:p>
    <w:p w14:paraId="169FDF52" w14:textId="77777777" w:rsidR="00D15EB5" w:rsidRPr="00D15EB5" w:rsidRDefault="00D15EB5" w:rsidP="00D15EB5">
      <w:pPr>
        <w:pStyle w:val="3"/>
      </w:pPr>
      <w:r w:rsidRPr="00D15EB5">
        <w:rPr>
          <w:rFonts w:ascii="Segoe UI Emoji" w:hAnsi="Segoe UI Emoji" w:cs="Segoe UI Emoji"/>
        </w:rPr>
        <w:t>⚡</w:t>
      </w:r>
      <w:r w:rsidRPr="00D15EB5">
        <w:t xml:space="preserve"> 功能详解</w:t>
      </w:r>
    </w:p>
    <w:p w14:paraId="0E471B04" w14:textId="77777777" w:rsidR="00D15EB5" w:rsidRPr="00D15EB5" w:rsidRDefault="00D15EB5" w:rsidP="00D15EB5">
      <w:r w:rsidRPr="00D15EB5">
        <w:t>该函数的主要作用是</w:t>
      </w:r>
      <w:r w:rsidRPr="00D15EB5">
        <w:rPr>
          <w:b/>
          <w:bCs/>
        </w:rPr>
        <w:t>查询TAMPER引脚上是否产生了有效的侵入信号</w:t>
      </w:r>
      <w:r w:rsidRPr="00D15EB5">
        <w:t>。</w:t>
      </w:r>
    </w:p>
    <w:p w14:paraId="58E43434" w14:textId="77777777" w:rsidR="00D15EB5" w:rsidRPr="00D15EB5" w:rsidRDefault="00D15EB5">
      <w:pPr>
        <w:numPr>
          <w:ilvl w:val="0"/>
          <w:numId w:val="762"/>
        </w:numPr>
      </w:pPr>
      <w:r w:rsidRPr="00D15EB5">
        <w:rPr>
          <w:rFonts w:ascii="Times New Roman" w:hAnsi="Times New Roman" w:cs="Times New Roman"/>
        </w:rPr>
        <w:t>​</w:t>
      </w:r>
      <w:r w:rsidRPr="00D15EB5">
        <w:rPr>
          <w:b/>
          <w:bCs/>
        </w:rPr>
        <w:t>侵入事件</w:t>
      </w:r>
      <w:r w:rsidRPr="00D15EB5">
        <w:rPr>
          <w:rFonts w:ascii="Times New Roman" w:hAnsi="Times New Roman" w:cs="Times New Roman"/>
        </w:rPr>
        <w:t>​</w:t>
      </w:r>
      <w:r w:rsidRPr="00D15EB5">
        <w:t>：当使能了侵入检测功能后，若TAMPER引脚（如PC13）上出现预设的有效电平跳变（通过</w:t>
      </w:r>
      <w:proofErr w:type="spellStart"/>
      <w:r w:rsidRPr="00D15EB5">
        <w:t>BKP_TamperPinLevelConfig</w:t>
      </w:r>
      <w:proofErr w:type="spellEnd"/>
      <w:r w:rsidRPr="00D15EB5">
        <w:t>配置为高电平或低电平有效），硬件便会自动将此标志位置位。</w:t>
      </w:r>
    </w:p>
    <w:p w14:paraId="45B3A13B" w14:textId="77777777" w:rsidR="00D15EB5" w:rsidRPr="00D15EB5" w:rsidRDefault="00D15EB5">
      <w:pPr>
        <w:numPr>
          <w:ilvl w:val="0"/>
          <w:numId w:val="762"/>
        </w:numPr>
      </w:pPr>
      <w:r w:rsidRPr="00D15EB5">
        <w:rPr>
          <w:rFonts w:ascii="Times New Roman" w:hAnsi="Times New Roman" w:cs="Times New Roman"/>
        </w:rPr>
        <w:t>​</w:t>
      </w:r>
      <w:r w:rsidRPr="00D15EB5">
        <w:rPr>
          <w:b/>
          <w:bCs/>
        </w:rPr>
        <w:t>安全机制</w:t>
      </w:r>
      <w:r w:rsidRPr="00D15EB5">
        <w:rPr>
          <w:rFonts w:ascii="Times New Roman" w:hAnsi="Times New Roman" w:cs="Times New Roman"/>
        </w:rPr>
        <w:t>​</w:t>
      </w:r>
      <w:r w:rsidRPr="00D15EB5">
        <w:t>：侵入检测的核心目的是</w:t>
      </w:r>
      <w:r w:rsidRPr="00D15EB5">
        <w:rPr>
          <w:b/>
          <w:bCs/>
        </w:rPr>
        <w:t>物理防篡改</w:t>
      </w:r>
      <w:r w:rsidRPr="00D15EB5">
        <w:t>。一旦检测到侵入事件，硬件不仅会置位标志位，还会</w:t>
      </w:r>
      <w:r w:rsidRPr="00D15EB5">
        <w:rPr>
          <w:b/>
          <w:bCs/>
        </w:rPr>
        <w:t>自动清除所有备份寄存器（</w:t>
      </w:r>
      <w:proofErr w:type="spellStart"/>
      <w:r w:rsidRPr="00D15EB5">
        <w:rPr>
          <w:b/>
          <w:bCs/>
        </w:rPr>
        <w:t>BKP_DRx</w:t>
      </w:r>
      <w:proofErr w:type="spellEnd"/>
      <w:r w:rsidRPr="00D15EB5">
        <w:rPr>
          <w:b/>
          <w:bCs/>
        </w:rPr>
        <w:t>）中的数据</w:t>
      </w:r>
      <w:r w:rsidRPr="00D15EB5">
        <w:t>，以防止敏感信息在设备被非法打开时泄露。</w:t>
      </w:r>
    </w:p>
    <w:p w14:paraId="173D3552" w14:textId="77777777" w:rsidR="00D15EB5" w:rsidRPr="00D15EB5" w:rsidRDefault="00D15EB5">
      <w:pPr>
        <w:numPr>
          <w:ilvl w:val="0"/>
          <w:numId w:val="762"/>
        </w:numPr>
      </w:pPr>
      <w:r w:rsidRPr="00D15EB5">
        <w:rPr>
          <w:rFonts w:ascii="Times New Roman" w:hAnsi="Times New Roman" w:cs="Times New Roman"/>
        </w:rPr>
        <w:t>​</w:t>
      </w:r>
      <w:r w:rsidRPr="00D15EB5">
        <w:rPr>
          <w:b/>
          <w:bCs/>
        </w:rPr>
        <w:t>电源独立性</w:t>
      </w:r>
      <w:r w:rsidRPr="00D15EB5">
        <w:rPr>
          <w:rFonts w:ascii="Times New Roman" w:hAnsi="Times New Roman" w:cs="Times New Roman"/>
        </w:rPr>
        <w:t>​</w:t>
      </w:r>
      <w:r w:rsidRPr="00D15EB5">
        <w:t>：该功能由备用电源（VBAT）供电，因此</w:t>
      </w:r>
      <w:r w:rsidRPr="00D15EB5">
        <w:rPr>
          <w:b/>
          <w:bCs/>
        </w:rPr>
        <w:t>即使主电源（VDD）断开，侵入检测依然有效</w:t>
      </w:r>
      <w:r w:rsidRPr="00D15EB5">
        <w:t>。</w:t>
      </w:r>
    </w:p>
    <w:p w14:paraId="223338F2" w14:textId="77777777" w:rsidR="00D15EB5" w:rsidRPr="00D15EB5" w:rsidRDefault="00D15EB5" w:rsidP="00D15EB5">
      <w:pPr>
        <w:pStyle w:val="3"/>
      </w:pPr>
      <w:r w:rsidRPr="00D15EB5">
        <w:rPr>
          <w:rFonts w:ascii="Segoe UI Emoji" w:hAnsi="Segoe UI Emoji" w:cs="Segoe UI Emoji"/>
        </w:rPr>
        <w:t>🔄</w:t>
      </w:r>
      <w:r w:rsidRPr="00D15EB5">
        <w:t xml:space="preserve"> 典型使用流程</w:t>
      </w:r>
    </w:p>
    <w:p w14:paraId="221C718F" w14:textId="77777777" w:rsidR="00D15EB5" w:rsidRPr="00D15EB5" w:rsidRDefault="00D15EB5" w:rsidP="00D15EB5">
      <w:r w:rsidRPr="00D15EB5">
        <w:t>通常，在初始化并使能了侵入检测功能后，需要在主循环或中断服务程序中定期检查此标志位。</w:t>
      </w:r>
    </w:p>
    <w:p w14:paraId="383D4607" w14:textId="77777777" w:rsidR="00D15EB5" w:rsidRPr="00D15EB5" w:rsidRDefault="00D15EB5" w:rsidP="00D15EB5">
      <w:r w:rsidRPr="00D15EB5">
        <w:t>// 1. 必要的初始化：使能时钟、解锁备份域、配置TAMPER引脚电平等</w:t>
      </w:r>
    </w:p>
    <w:p w14:paraId="21B45489" w14:textId="77777777" w:rsidR="00D15EB5" w:rsidRPr="00D15EB5" w:rsidRDefault="00D15EB5" w:rsidP="00D15EB5">
      <w:r w:rsidRPr="00D15EB5">
        <w:t>RCC_APB1</w:t>
      </w:r>
      <w:proofErr w:type="gramStart"/>
      <w:r w:rsidRPr="00D15EB5">
        <w:t>PeriphClockCmd(</w:t>
      </w:r>
      <w:proofErr w:type="gramEnd"/>
      <w:r w:rsidRPr="00D15EB5">
        <w:t>RCC_APB1Periph_PWR | RCC_APB1Periph_BKP, ENABLE);</w:t>
      </w:r>
    </w:p>
    <w:p w14:paraId="1E1BC504" w14:textId="77777777" w:rsidR="00D15EB5" w:rsidRPr="00D15EB5" w:rsidRDefault="00D15EB5" w:rsidP="00D15EB5">
      <w:proofErr w:type="spellStart"/>
      <w:r w:rsidRPr="00D15EB5">
        <w:t>PWR_</w:t>
      </w:r>
      <w:proofErr w:type="gramStart"/>
      <w:r w:rsidRPr="00D15EB5">
        <w:t>BackupAccessCmd</w:t>
      </w:r>
      <w:proofErr w:type="spellEnd"/>
      <w:r w:rsidRPr="00D15EB5">
        <w:t>(</w:t>
      </w:r>
      <w:proofErr w:type="gramEnd"/>
      <w:r w:rsidRPr="00D15EB5">
        <w:t>ENABLE);</w:t>
      </w:r>
    </w:p>
    <w:p w14:paraId="2A61FB9A" w14:textId="77777777" w:rsidR="00D15EB5" w:rsidRPr="00D15EB5" w:rsidRDefault="00D15EB5" w:rsidP="00D15EB5">
      <w:r w:rsidRPr="00D15EB5">
        <w:t xml:space="preserve">// ... 其他配置代码，如 </w:t>
      </w:r>
      <w:proofErr w:type="spellStart"/>
      <w:r w:rsidRPr="00D15EB5">
        <w:t>BKP_TamperPinLevelConfig</w:t>
      </w:r>
      <w:proofErr w:type="spellEnd"/>
      <w:r w:rsidRPr="00D15EB5">
        <w:t xml:space="preserve">, </w:t>
      </w:r>
      <w:proofErr w:type="spellStart"/>
      <w:r w:rsidRPr="00D15EB5">
        <w:t>BKP_TamperPinCmd</w:t>
      </w:r>
      <w:proofErr w:type="spellEnd"/>
    </w:p>
    <w:p w14:paraId="0BFE11EC" w14:textId="77777777" w:rsidR="00D15EB5" w:rsidRPr="00D15EB5" w:rsidRDefault="00D15EB5" w:rsidP="00D15EB5"/>
    <w:p w14:paraId="2D024F72" w14:textId="77777777" w:rsidR="00D15EB5" w:rsidRPr="00D15EB5" w:rsidRDefault="00D15EB5" w:rsidP="00D15EB5">
      <w:r w:rsidRPr="00D15EB5">
        <w:t>// 2. 在程序主循环或特定任务中检查标志位</w:t>
      </w:r>
    </w:p>
    <w:p w14:paraId="4CAE918B" w14:textId="77777777" w:rsidR="00D15EB5" w:rsidRPr="00D15EB5" w:rsidRDefault="00D15EB5" w:rsidP="00D15EB5">
      <w:r w:rsidRPr="00D15EB5">
        <w:t>if (</w:t>
      </w:r>
      <w:proofErr w:type="spellStart"/>
      <w:r w:rsidRPr="00D15EB5">
        <w:t>BKP_</w:t>
      </w:r>
      <w:proofErr w:type="gramStart"/>
      <w:r w:rsidRPr="00D15EB5">
        <w:t>GetFlagStatus</w:t>
      </w:r>
      <w:proofErr w:type="spellEnd"/>
      <w:r w:rsidRPr="00D15EB5">
        <w:t>(</w:t>
      </w:r>
      <w:proofErr w:type="gramEnd"/>
      <w:r w:rsidRPr="00D15EB5">
        <w:t xml:space="preserve">) == </w:t>
      </w:r>
      <w:proofErr w:type="gramStart"/>
      <w:r w:rsidRPr="00D15EB5">
        <w:t>SET) {</w:t>
      </w:r>
      <w:proofErr w:type="gramEnd"/>
    </w:p>
    <w:p w14:paraId="60126620" w14:textId="77777777" w:rsidR="00D15EB5" w:rsidRPr="00D15EB5" w:rsidRDefault="00D15EB5" w:rsidP="00D15EB5">
      <w:r w:rsidRPr="00D15EB5">
        <w:t xml:space="preserve">    // 检测到侵入事件！</w:t>
      </w:r>
    </w:p>
    <w:p w14:paraId="3CE4B14B" w14:textId="77777777" w:rsidR="00D15EB5" w:rsidRPr="00D15EB5" w:rsidRDefault="00D15EB5" w:rsidP="00D15EB5">
      <w:r w:rsidRPr="00D15EB5">
        <w:t xml:space="preserve">    // 此处可执行安全处理操作，例如记录事件日志、发出警报等</w:t>
      </w:r>
    </w:p>
    <w:p w14:paraId="2C7251A7" w14:textId="77777777" w:rsidR="00D15EB5" w:rsidRPr="00D15EB5" w:rsidRDefault="00D15EB5" w:rsidP="00D15EB5">
      <w:r w:rsidRPr="00D15EB5">
        <w:t xml:space="preserve">    </w:t>
      </w:r>
      <w:proofErr w:type="spellStart"/>
      <w:proofErr w:type="gramStart"/>
      <w:r w:rsidRPr="00D15EB5">
        <w:t>printf</w:t>
      </w:r>
      <w:proofErr w:type="spellEnd"/>
      <w:r w:rsidRPr="00D15EB5">
        <w:t>(</w:t>
      </w:r>
      <w:proofErr w:type="gramEnd"/>
      <w:r w:rsidRPr="00D15EB5">
        <w:t xml:space="preserve">"Warning: Tamper event </w:t>
      </w:r>
      <w:proofErr w:type="gramStart"/>
      <w:r w:rsidRPr="00D15EB5">
        <w:t>detected!\</w:t>
      </w:r>
      <w:proofErr w:type="gramEnd"/>
      <w:r w:rsidRPr="00D15EB5">
        <w:t>n");</w:t>
      </w:r>
    </w:p>
    <w:p w14:paraId="38B3517B" w14:textId="77777777" w:rsidR="00D15EB5" w:rsidRPr="00D15EB5" w:rsidRDefault="00D15EB5" w:rsidP="00D15EB5"/>
    <w:p w14:paraId="52499F0B" w14:textId="77777777" w:rsidR="00D15EB5" w:rsidRPr="00D15EB5" w:rsidRDefault="00D15EB5" w:rsidP="00D15EB5">
      <w:r w:rsidRPr="00D15EB5">
        <w:t xml:space="preserve">    // 3. 处理完毕后，必须清除标志位</w:t>
      </w:r>
    </w:p>
    <w:p w14:paraId="6D674E26" w14:textId="77777777" w:rsidR="00D15EB5" w:rsidRPr="00D15EB5" w:rsidRDefault="00D15EB5" w:rsidP="00D15EB5">
      <w:r w:rsidRPr="00D15EB5">
        <w:t xml:space="preserve">    </w:t>
      </w:r>
      <w:proofErr w:type="spellStart"/>
      <w:r w:rsidRPr="00D15EB5">
        <w:t>BKP_ClearFlag</w:t>
      </w:r>
      <w:proofErr w:type="spellEnd"/>
      <w:r w:rsidRPr="00D15EB5">
        <w:t>(); // 清除侵入事件标志位</w:t>
      </w:r>
    </w:p>
    <w:p w14:paraId="2F2DE9E3" w14:textId="77777777" w:rsidR="00D15EB5" w:rsidRPr="00D15EB5" w:rsidRDefault="00D15EB5" w:rsidP="00D15EB5">
      <w:r w:rsidRPr="00D15EB5">
        <w:t>}</w:t>
      </w:r>
    </w:p>
    <w:p w14:paraId="0F727A77" w14:textId="77777777" w:rsidR="00D15EB5" w:rsidRPr="00D15EB5" w:rsidRDefault="00D15EB5" w:rsidP="00D15EB5">
      <w:pPr>
        <w:pStyle w:val="3"/>
      </w:pPr>
      <w:r w:rsidRPr="00D15EB5">
        <w:rPr>
          <w:rFonts w:ascii="Segoe UI Emoji" w:hAnsi="Segoe UI Emoji" w:cs="Segoe UI Emoji"/>
        </w:rPr>
        <w:t>⚠️</w:t>
      </w:r>
      <w:r w:rsidRPr="00D15EB5">
        <w:t xml:space="preserve"> 重要注意事项</w:t>
      </w:r>
    </w:p>
    <w:p w14:paraId="35D0E845" w14:textId="77777777" w:rsidR="00D15EB5" w:rsidRPr="00D15EB5" w:rsidRDefault="00D15EB5">
      <w:pPr>
        <w:numPr>
          <w:ilvl w:val="0"/>
          <w:numId w:val="763"/>
        </w:numPr>
      </w:pPr>
      <w:r w:rsidRPr="00D15EB5">
        <w:rPr>
          <w:rFonts w:ascii="Times New Roman" w:hAnsi="Times New Roman" w:cs="Times New Roman"/>
        </w:rPr>
        <w:t>​</w:t>
      </w:r>
      <w:r w:rsidRPr="00D15EB5">
        <w:rPr>
          <w:b/>
          <w:bCs/>
        </w:rPr>
        <w:t>数据丢失</w:t>
      </w:r>
      <w:r w:rsidRPr="00D15EB5">
        <w:rPr>
          <w:rFonts w:ascii="Times New Roman" w:hAnsi="Times New Roman" w:cs="Times New Roman"/>
        </w:rPr>
        <w:t>​</w:t>
      </w:r>
      <w:r w:rsidRPr="00D15EB5">
        <w:t>：务必理解，侵入事件的发生</w:t>
      </w:r>
      <w:r w:rsidRPr="00D15EB5">
        <w:rPr>
          <w:b/>
          <w:bCs/>
        </w:rPr>
        <w:t>伴随着所有备份寄存器数据的丢失</w:t>
      </w:r>
      <w:r w:rsidRPr="00D15EB5">
        <w:t>。这是硬件级别的安全机制，不可逆转。</w:t>
      </w:r>
    </w:p>
    <w:p w14:paraId="2A6B6C05" w14:textId="77777777" w:rsidR="00D15EB5" w:rsidRPr="00D15EB5" w:rsidRDefault="00D15EB5">
      <w:pPr>
        <w:numPr>
          <w:ilvl w:val="0"/>
          <w:numId w:val="763"/>
        </w:numPr>
      </w:pPr>
      <w:r w:rsidRPr="00D15EB5">
        <w:rPr>
          <w:rFonts w:ascii="Times New Roman" w:hAnsi="Times New Roman" w:cs="Times New Roman"/>
        </w:rPr>
        <w:t>​</w:t>
      </w:r>
      <w:r w:rsidRPr="00D15EB5">
        <w:rPr>
          <w:b/>
          <w:bCs/>
        </w:rPr>
        <w:t>清除标志位</w:t>
      </w:r>
      <w:r w:rsidRPr="00D15EB5">
        <w:rPr>
          <w:rFonts w:ascii="Times New Roman" w:hAnsi="Times New Roman" w:cs="Times New Roman"/>
        </w:rPr>
        <w:t>​</w:t>
      </w:r>
      <w:r w:rsidRPr="00D15EB5">
        <w:t>：在检测到标志位为SET并完成相应处理后，</w:t>
      </w:r>
      <w:r w:rsidRPr="00D15EB5">
        <w:rPr>
          <w:rFonts w:ascii="Times New Roman" w:hAnsi="Times New Roman" w:cs="Times New Roman"/>
        </w:rPr>
        <w:t>​</w:t>
      </w:r>
      <w:r w:rsidRPr="00D15EB5">
        <w:rPr>
          <w:b/>
          <w:bCs/>
        </w:rPr>
        <w:t>必须调用</w:t>
      </w:r>
      <w:proofErr w:type="spellStart"/>
      <w:r w:rsidRPr="00D15EB5">
        <w:rPr>
          <w:b/>
          <w:bCs/>
        </w:rPr>
        <w:t>BKP_ClearFlag</w:t>
      </w:r>
      <w:proofErr w:type="spellEnd"/>
      <w:r w:rsidRPr="00D15EB5">
        <w:rPr>
          <w:b/>
          <w:bCs/>
        </w:rPr>
        <w:t>()函数将其清除</w:t>
      </w:r>
      <w:r w:rsidRPr="00D15EB5">
        <w:t>，否则无法检测到下一次的侵入事件。</w:t>
      </w:r>
    </w:p>
    <w:p w14:paraId="761BC432" w14:textId="77777777" w:rsidR="00D15EB5" w:rsidRPr="00D15EB5" w:rsidRDefault="00D15EB5">
      <w:pPr>
        <w:numPr>
          <w:ilvl w:val="0"/>
          <w:numId w:val="763"/>
        </w:numPr>
      </w:pPr>
      <w:r w:rsidRPr="00D15EB5">
        <w:rPr>
          <w:rFonts w:ascii="Times New Roman" w:hAnsi="Times New Roman" w:cs="Times New Roman"/>
        </w:rPr>
        <w:t>​</w:t>
      </w:r>
      <w:r w:rsidRPr="00D15EB5">
        <w:rPr>
          <w:b/>
          <w:bCs/>
        </w:rPr>
        <w:t>中断与标志位</w:t>
      </w:r>
      <w:r w:rsidRPr="00D15EB5">
        <w:rPr>
          <w:rFonts w:ascii="Times New Roman" w:hAnsi="Times New Roman" w:cs="Times New Roman"/>
        </w:rPr>
        <w:t>​</w:t>
      </w:r>
      <w:r w:rsidRPr="00D15EB5">
        <w:t>：如果同时使能了侵入检测中断（通过</w:t>
      </w:r>
      <w:proofErr w:type="spellStart"/>
      <w:r w:rsidRPr="00D15EB5">
        <w:t>BKP_ITConfig</w:t>
      </w:r>
      <w:proofErr w:type="spellEnd"/>
      <w:r w:rsidRPr="00D15EB5">
        <w:t>），在中断服务函数（ISR）中，除了检查中断状态，也</w:t>
      </w:r>
      <w:r w:rsidRPr="00D15EB5">
        <w:rPr>
          <w:b/>
          <w:bCs/>
        </w:rPr>
        <w:t>需要检查并清除此标志位</w:t>
      </w:r>
      <w:r w:rsidRPr="00D15EB5">
        <w:t>。</w:t>
      </w:r>
    </w:p>
    <w:p w14:paraId="22429DD7" w14:textId="77777777" w:rsidR="00D15EB5" w:rsidRPr="00D15EB5" w:rsidRDefault="00D15EB5" w:rsidP="00D15EB5">
      <w:pPr>
        <w:pStyle w:val="3"/>
      </w:pPr>
      <w:r w:rsidRPr="00D15EB5">
        <w:rPr>
          <w:rFonts w:ascii="Segoe UI Emoji" w:hAnsi="Segoe UI Emoji" w:cs="Segoe UI Emoji"/>
        </w:rPr>
        <w:t>🔧</w:t>
      </w:r>
      <w:r w:rsidRPr="00D15EB5">
        <w:t xml:space="preserve"> 相关函数</w:t>
      </w:r>
    </w:p>
    <w:p w14:paraId="70ADF554" w14:textId="77777777" w:rsidR="00D15EB5" w:rsidRPr="00D15EB5" w:rsidRDefault="00D15EB5">
      <w:pPr>
        <w:numPr>
          <w:ilvl w:val="0"/>
          <w:numId w:val="764"/>
        </w:numPr>
      </w:pPr>
      <w:proofErr w:type="spellStart"/>
      <w:r w:rsidRPr="00D15EB5">
        <w:t>BKP_ClearFlag</w:t>
      </w:r>
      <w:proofErr w:type="spellEnd"/>
      <w:r w:rsidRPr="00D15EB5">
        <w:t>(void)：清除侵入事件标志位。</w:t>
      </w:r>
    </w:p>
    <w:p w14:paraId="5CA98882" w14:textId="77777777" w:rsidR="00D15EB5" w:rsidRPr="00D15EB5" w:rsidRDefault="00D15EB5">
      <w:pPr>
        <w:numPr>
          <w:ilvl w:val="0"/>
          <w:numId w:val="764"/>
        </w:numPr>
      </w:pPr>
      <w:proofErr w:type="spellStart"/>
      <w:r w:rsidRPr="00D15EB5">
        <w:t>BKP_TamperPinLevelConfig</w:t>
      </w:r>
      <w:proofErr w:type="spellEnd"/>
      <w:r w:rsidRPr="00D15EB5">
        <w:t>：配置TAMPER引脚的触发电平。</w:t>
      </w:r>
    </w:p>
    <w:p w14:paraId="6EE6B9C4" w14:textId="77777777" w:rsidR="00D15EB5" w:rsidRPr="00D15EB5" w:rsidRDefault="00D15EB5">
      <w:pPr>
        <w:numPr>
          <w:ilvl w:val="0"/>
          <w:numId w:val="764"/>
        </w:numPr>
      </w:pPr>
      <w:r w:rsidRPr="00D15EB5">
        <w:t>BKP_TamperPinCmd：使能或禁用侵入检测功能。</w:t>
      </w:r>
    </w:p>
    <w:p w14:paraId="24718C8A" w14:textId="77777777" w:rsidR="00D15EB5" w:rsidRPr="00D15EB5" w:rsidRDefault="00D15EB5">
      <w:pPr>
        <w:numPr>
          <w:ilvl w:val="0"/>
          <w:numId w:val="764"/>
        </w:numPr>
      </w:pPr>
      <w:proofErr w:type="spellStart"/>
      <w:r w:rsidRPr="00D15EB5">
        <w:t>BKP_ITConfig</w:t>
      </w:r>
      <w:proofErr w:type="spellEnd"/>
      <w:r w:rsidRPr="00D15EB5">
        <w:t>：使能或禁用侵入检测中断。</w:t>
      </w:r>
    </w:p>
    <w:p w14:paraId="3329592F" w14:textId="77777777" w:rsidR="00D15EB5" w:rsidRPr="00D15EB5" w:rsidRDefault="00D15EB5" w:rsidP="00D15EB5">
      <w:pPr>
        <w:pStyle w:val="3"/>
      </w:pPr>
      <w:r w:rsidRPr="00D15EB5">
        <w:rPr>
          <w:rFonts w:ascii="Segoe UI Emoji" w:hAnsi="Segoe UI Emoji" w:cs="Segoe UI Emoji"/>
        </w:rPr>
        <w:t>💎</w:t>
      </w:r>
      <w:r w:rsidRPr="00D15EB5">
        <w:t xml:space="preserve"> 总结</w:t>
      </w:r>
    </w:p>
    <w:p w14:paraId="544F2BC0" w14:textId="77777777" w:rsidR="00D15EB5" w:rsidRPr="00D15EB5" w:rsidRDefault="00D15EB5" w:rsidP="00D15EB5">
      <w:proofErr w:type="spellStart"/>
      <w:r w:rsidRPr="00D15EB5">
        <w:t>BKP_GetFlagStatus</w:t>
      </w:r>
      <w:proofErr w:type="spellEnd"/>
      <w:r w:rsidRPr="00D15EB5">
        <w:t>函数是STM32硬件安全体系中的一个重要状态查询工具。通过它，可以及时知晓设备是否遭受物理篡改，从而触发相应的安全保护程序。</w:t>
      </w:r>
    </w:p>
    <w:p w14:paraId="7C4E501E" w14:textId="77777777" w:rsidR="00D15EB5" w:rsidRPr="00D15EB5" w:rsidRDefault="00D15EB5" w:rsidP="00D15EB5">
      <w:r w:rsidRPr="00D15EB5">
        <w:t>希望这些信息能帮助您更好地理解和使用这个函数。如果您对BKP模块的其他功能还有疑问，随时可以继续提问。</w:t>
      </w:r>
    </w:p>
    <w:p w14:paraId="73D94352" w14:textId="77777777" w:rsidR="00D15EB5" w:rsidRPr="00D15EB5" w:rsidRDefault="00D15EB5" w:rsidP="00D15EB5"/>
    <w:p w14:paraId="05A4B364" w14:textId="573F7AE1" w:rsidR="00DB195A" w:rsidRDefault="00DB195A" w:rsidP="00DA2C59">
      <w:pPr>
        <w:pStyle w:val="2"/>
      </w:pPr>
      <w:proofErr w:type="spellStart"/>
      <w:r w:rsidRPr="00DB195A">
        <w:t>BKP_ClearFlag</w:t>
      </w:r>
      <w:proofErr w:type="spellEnd"/>
      <w:r w:rsidRPr="00DB195A">
        <w:t>(</w:t>
      </w:r>
      <w:r>
        <w:rPr>
          <w:rFonts w:hint="eastAsia"/>
        </w:rPr>
        <w:t>)</w:t>
      </w:r>
      <w:r w:rsidR="00276F18">
        <w:br/>
      </w:r>
      <w:r w:rsidR="00276F18" w:rsidRPr="00276F18">
        <w:t>清除STM32备份寄存器（BKP）模块中的</w:t>
      </w:r>
      <w:r w:rsidR="00276F18" w:rsidRPr="00276F18">
        <w:rPr>
          <w:b/>
          <w:bCs/>
        </w:rPr>
        <w:t>侵入检测（Tamper）事件标志位</w:t>
      </w:r>
    </w:p>
    <w:p w14:paraId="079B4483" w14:textId="77777777" w:rsidR="00276F18" w:rsidRPr="00276F18" w:rsidRDefault="00276F18" w:rsidP="00276F18">
      <w:proofErr w:type="spellStart"/>
      <w:r w:rsidRPr="00276F18">
        <w:t>BKP_ClearFlag</w:t>
      </w:r>
      <w:proofErr w:type="spellEnd"/>
      <w:r w:rsidRPr="00276F18">
        <w:t>(void)函数用于清除STM32备份寄存器（BKP）模块中的</w:t>
      </w:r>
      <w:r w:rsidRPr="00276F18">
        <w:rPr>
          <w:b/>
          <w:bCs/>
        </w:rPr>
        <w:t>侵入检测（Tamper）事件标志位</w:t>
      </w:r>
      <w:r w:rsidRPr="00276F18">
        <w:t>。</w:t>
      </w:r>
    </w:p>
    <w:p w14:paraId="6AA01520" w14:textId="77777777" w:rsidR="00276F18" w:rsidRPr="00276F18" w:rsidRDefault="00276F18" w:rsidP="004905F6">
      <w:pPr>
        <w:pStyle w:val="3"/>
      </w:pPr>
      <w:r w:rsidRPr="00276F18">
        <w:rPr>
          <w:rFonts w:ascii="Segoe UI Emoji" w:hAnsi="Segoe UI Emoji" w:cs="Segoe UI Emoji"/>
        </w:rPr>
        <w:lastRenderedPageBreak/>
        <w:t>⚙️</w:t>
      </w:r>
      <w:r w:rsidRPr="00276F18">
        <w:t xml:space="preserve"> 函数原型</w:t>
      </w:r>
    </w:p>
    <w:p w14:paraId="1A576E07" w14:textId="77777777" w:rsidR="00276F18" w:rsidRPr="00276F18" w:rsidRDefault="00276F18" w:rsidP="00276F18">
      <w:r w:rsidRPr="00276F18">
        <w:t xml:space="preserve">void </w:t>
      </w:r>
      <w:proofErr w:type="spellStart"/>
      <w:r w:rsidRPr="00276F18">
        <w:t>BKP_ClearFlag</w:t>
      </w:r>
      <w:proofErr w:type="spellEnd"/>
      <w:r w:rsidRPr="00276F18">
        <w:t>(void);</w:t>
      </w:r>
    </w:p>
    <w:p w14:paraId="2724D09F" w14:textId="77777777" w:rsidR="00276F18" w:rsidRPr="00276F18" w:rsidRDefault="00276F18" w:rsidP="004905F6">
      <w:pPr>
        <w:pStyle w:val="3"/>
      </w:pPr>
      <w:r w:rsidRPr="00276F18">
        <w:rPr>
          <w:rFonts w:ascii="Segoe UI Emoji" w:hAnsi="Segoe UI Emoji" w:cs="Segoe UI Emoji"/>
        </w:rPr>
        <w:t>⚡</w:t>
      </w:r>
      <w:r w:rsidRPr="00276F18">
        <w:t xml:space="preserve"> 功能详解</w:t>
      </w:r>
    </w:p>
    <w:p w14:paraId="4A642194" w14:textId="77777777" w:rsidR="00276F18" w:rsidRPr="00276F18" w:rsidRDefault="00276F18">
      <w:pPr>
        <w:numPr>
          <w:ilvl w:val="0"/>
          <w:numId w:val="765"/>
        </w:numPr>
      </w:pPr>
      <w:r w:rsidRPr="00276F18">
        <w:rPr>
          <w:rFonts w:ascii="Times New Roman" w:hAnsi="Times New Roman" w:cs="Times New Roman"/>
        </w:rPr>
        <w:t>​</w:t>
      </w:r>
      <w:r w:rsidRPr="00276F18">
        <w:rPr>
          <w:b/>
          <w:bCs/>
        </w:rPr>
        <w:t>主要作用</w:t>
      </w:r>
      <w:r w:rsidRPr="00276F18">
        <w:rPr>
          <w:rFonts w:ascii="Times New Roman" w:hAnsi="Times New Roman" w:cs="Times New Roman"/>
        </w:rPr>
        <w:t>​</w:t>
      </w:r>
      <w:r w:rsidRPr="00276F18">
        <w:t>：清除由TAMPER引脚（通常是PC13）上的有效电平跳变（侵入事件）所触发的</w:t>
      </w:r>
      <w:r w:rsidRPr="00276F18">
        <w:rPr>
          <w:b/>
          <w:bCs/>
        </w:rPr>
        <w:t>事件标志位</w:t>
      </w:r>
      <w:r w:rsidRPr="00276F18">
        <w:t>。</w:t>
      </w:r>
    </w:p>
    <w:p w14:paraId="7E68FEFB" w14:textId="77777777" w:rsidR="00276F18" w:rsidRPr="00276F18" w:rsidRDefault="00276F18">
      <w:pPr>
        <w:numPr>
          <w:ilvl w:val="0"/>
          <w:numId w:val="765"/>
        </w:numPr>
      </w:pPr>
      <w:r w:rsidRPr="00276F18">
        <w:rPr>
          <w:rFonts w:ascii="Times New Roman" w:hAnsi="Times New Roman" w:cs="Times New Roman"/>
        </w:rPr>
        <w:t>​</w:t>
      </w:r>
      <w:r w:rsidRPr="00276F18">
        <w:rPr>
          <w:b/>
          <w:bCs/>
        </w:rPr>
        <w:t>工作场景</w:t>
      </w:r>
      <w:r w:rsidRPr="00276F18">
        <w:rPr>
          <w:rFonts w:ascii="Times New Roman" w:hAnsi="Times New Roman" w:cs="Times New Roman"/>
        </w:rPr>
        <w:t>​</w:t>
      </w:r>
      <w:r w:rsidRPr="00276F18">
        <w:t>：当使能了侵入检测功能后，如果TAMPER引脚上出现预设的有效电平（通过</w:t>
      </w:r>
      <w:proofErr w:type="spellStart"/>
      <w:r w:rsidRPr="00276F18">
        <w:t>BKP_TamperPinLevelConfig</w:t>
      </w:r>
      <w:proofErr w:type="spellEnd"/>
      <w:r w:rsidRPr="00276F18">
        <w:t>配置为高电平或低电平有效），硬件会自动将事件标志位置位。此函数用于在检测并处理完侵入事件后，</w:t>
      </w:r>
      <w:r w:rsidRPr="00276F18">
        <w:rPr>
          <w:rFonts w:ascii="Times New Roman" w:hAnsi="Times New Roman" w:cs="Times New Roman"/>
        </w:rPr>
        <w:t>​</w:t>
      </w:r>
      <w:r w:rsidRPr="00276F18">
        <w:rPr>
          <w:b/>
          <w:bCs/>
        </w:rPr>
        <w:t>手动清除该标志位</w:t>
      </w:r>
      <w:r w:rsidRPr="00276F18">
        <w:t>，以便系统能够检测下一次的侵入事件。</w:t>
      </w:r>
    </w:p>
    <w:p w14:paraId="1D0AE9AF" w14:textId="77777777" w:rsidR="00276F18" w:rsidRPr="00276F18" w:rsidRDefault="00276F18">
      <w:pPr>
        <w:numPr>
          <w:ilvl w:val="0"/>
          <w:numId w:val="765"/>
        </w:numPr>
      </w:pPr>
      <w:r w:rsidRPr="00276F18">
        <w:rPr>
          <w:rFonts w:ascii="Times New Roman" w:hAnsi="Times New Roman" w:cs="Times New Roman"/>
        </w:rPr>
        <w:t>​</w:t>
      </w:r>
      <w:r w:rsidRPr="00276F18">
        <w:rPr>
          <w:b/>
          <w:bCs/>
        </w:rPr>
        <w:t>重要特性</w:t>
      </w:r>
      <w:r w:rsidRPr="00276F18">
        <w:rPr>
          <w:rFonts w:ascii="Times New Roman" w:hAnsi="Times New Roman" w:cs="Times New Roman"/>
        </w:rPr>
        <w:t>​</w:t>
      </w:r>
      <w:r w:rsidRPr="00276F18">
        <w:t>：侵入检测功能由备用电源（VBAT）供电，因此</w:t>
      </w:r>
      <w:r w:rsidRPr="00276F18">
        <w:rPr>
          <w:b/>
          <w:bCs/>
        </w:rPr>
        <w:t>即使主电源（VDD）断开，只要备用电池存在，该功能依然有效</w:t>
      </w:r>
      <w:r w:rsidRPr="00276F18">
        <w:t>。</w:t>
      </w:r>
    </w:p>
    <w:p w14:paraId="46B393D9" w14:textId="77777777" w:rsidR="00276F18" w:rsidRPr="00276F18" w:rsidRDefault="00276F18" w:rsidP="004905F6">
      <w:pPr>
        <w:pStyle w:val="3"/>
      </w:pPr>
      <w:r w:rsidRPr="00276F18">
        <w:rPr>
          <w:rFonts w:ascii="Segoe UI Emoji" w:hAnsi="Segoe UI Emoji" w:cs="Segoe UI Emoji"/>
        </w:rPr>
        <w:t>🔄</w:t>
      </w:r>
      <w:r w:rsidRPr="00276F18">
        <w:t xml:space="preserve"> 典型使用流程</w:t>
      </w:r>
    </w:p>
    <w:p w14:paraId="723BCB4A" w14:textId="77777777" w:rsidR="00276F18" w:rsidRPr="00276F18" w:rsidRDefault="00276F18" w:rsidP="00276F18">
      <w:r w:rsidRPr="00276F18">
        <w:t>通常在检查到侵入事件标志位被置位后，调用此函数清除标志位。它既可以用于查询式处理，也可以用于中断服务函数中。</w:t>
      </w:r>
    </w:p>
    <w:p w14:paraId="7AF2BF74" w14:textId="77777777" w:rsidR="00276F18" w:rsidRPr="00276F18" w:rsidRDefault="00276F18">
      <w:pPr>
        <w:numPr>
          <w:ilvl w:val="0"/>
          <w:numId w:val="766"/>
        </w:numPr>
      </w:pPr>
      <w:r w:rsidRPr="00276F18">
        <w:rPr>
          <w:rFonts w:ascii="Times New Roman" w:hAnsi="Times New Roman" w:cs="Times New Roman"/>
        </w:rPr>
        <w:t>​</w:t>
      </w:r>
      <w:r w:rsidRPr="00276F18">
        <w:rPr>
          <w:b/>
          <w:bCs/>
        </w:rPr>
        <w:t>查询式处理（在主循环中检查）</w:t>
      </w:r>
      <w:r w:rsidRPr="00276F18">
        <w:rPr>
          <w:rFonts w:ascii="Times New Roman" w:hAnsi="Times New Roman" w:cs="Times New Roman"/>
          <w:b/>
          <w:bCs/>
        </w:rPr>
        <w:t>​</w:t>
      </w:r>
      <w:r w:rsidRPr="00276F18">
        <w:rPr>
          <w:rFonts w:ascii="Times New Roman" w:hAnsi="Times New Roman" w:cs="Times New Roman"/>
        </w:rPr>
        <w:t>​</w:t>
      </w:r>
    </w:p>
    <w:p w14:paraId="4DA7C2CB" w14:textId="77777777" w:rsidR="00276F18" w:rsidRPr="00276F18" w:rsidRDefault="00276F18">
      <w:pPr>
        <w:numPr>
          <w:ilvl w:val="0"/>
          <w:numId w:val="766"/>
        </w:numPr>
        <w:tabs>
          <w:tab w:val="clear" w:pos="720"/>
        </w:tabs>
      </w:pPr>
      <w:r w:rsidRPr="00276F18">
        <w:t>if (</w:t>
      </w:r>
      <w:proofErr w:type="spellStart"/>
      <w:r w:rsidRPr="00276F18">
        <w:t>BKP_GetFlagStatus</w:t>
      </w:r>
      <w:proofErr w:type="spellEnd"/>
      <w:r w:rsidRPr="00276F18">
        <w:t>() == SET) { // 检查是否发生了侵入事件</w:t>
      </w:r>
    </w:p>
    <w:p w14:paraId="37E8D71D" w14:textId="77777777" w:rsidR="00276F18" w:rsidRPr="00276F18" w:rsidRDefault="00276F18">
      <w:pPr>
        <w:numPr>
          <w:ilvl w:val="0"/>
          <w:numId w:val="766"/>
        </w:numPr>
        <w:tabs>
          <w:tab w:val="clear" w:pos="720"/>
        </w:tabs>
      </w:pPr>
      <w:r w:rsidRPr="00276F18">
        <w:t xml:space="preserve">    // 执行必要的安全处理，例如记录日志或发出警报</w:t>
      </w:r>
    </w:p>
    <w:p w14:paraId="7A91468D" w14:textId="77777777" w:rsidR="00276F18" w:rsidRPr="00276F18" w:rsidRDefault="00276F18">
      <w:pPr>
        <w:numPr>
          <w:ilvl w:val="0"/>
          <w:numId w:val="766"/>
        </w:numPr>
        <w:tabs>
          <w:tab w:val="clear" w:pos="720"/>
        </w:tabs>
      </w:pPr>
      <w:r w:rsidRPr="00276F18">
        <w:t xml:space="preserve">    </w:t>
      </w:r>
      <w:proofErr w:type="spellStart"/>
      <w:proofErr w:type="gramStart"/>
      <w:r w:rsidRPr="00276F18">
        <w:t>printf</w:t>
      </w:r>
      <w:proofErr w:type="spellEnd"/>
      <w:r w:rsidRPr="00276F18">
        <w:t>(</w:t>
      </w:r>
      <w:proofErr w:type="gramEnd"/>
      <w:r w:rsidRPr="00276F18">
        <w:t xml:space="preserve">"Tamper event </w:t>
      </w:r>
      <w:proofErr w:type="gramStart"/>
      <w:r w:rsidRPr="00276F18">
        <w:t>detected!\</w:t>
      </w:r>
      <w:proofErr w:type="gramEnd"/>
      <w:r w:rsidRPr="00276F18">
        <w:t>n");</w:t>
      </w:r>
    </w:p>
    <w:p w14:paraId="324C9951" w14:textId="77777777" w:rsidR="00276F18" w:rsidRPr="00276F18" w:rsidRDefault="00276F18">
      <w:pPr>
        <w:numPr>
          <w:ilvl w:val="0"/>
          <w:numId w:val="766"/>
        </w:numPr>
        <w:tabs>
          <w:tab w:val="clear" w:pos="720"/>
        </w:tabs>
      </w:pPr>
    </w:p>
    <w:p w14:paraId="3FA28946" w14:textId="77777777" w:rsidR="00276F18" w:rsidRPr="00276F18" w:rsidRDefault="00276F18">
      <w:pPr>
        <w:numPr>
          <w:ilvl w:val="0"/>
          <w:numId w:val="766"/>
        </w:numPr>
        <w:tabs>
          <w:tab w:val="clear" w:pos="720"/>
        </w:tabs>
      </w:pPr>
      <w:r w:rsidRPr="00276F18">
        <w:t xml:space="preserve">    </w:t>
      </w:r>
      <w:proofErr w:type="spellStart"/>
      <w:r w:rsidRPr="00276F18">
        <w:t>BKP_ClearFlag</w:t>
      </w:r>
      <w:proofErr w:type="spellEnd"/>
      <w:r w:rsidRPr="00276F18">
        <w:t>(); // 处理完成后，清除事件标志位</w:t>
      </w:r>
    </w:p>
    <w:p w14:paraId="59791BE5" w14:textId="77777777" w:rsidR="00276F18" w:rsidRPr="00276F18" w:rsidRDefault="00276F18" w:rsidP="00276F18">
      <w:r w:rsidRPr="00276F18">
        <w:t>}</w:t>
      </w:r>
    </w:p>
    <w:p w14:paraId="162FF563" w14:textId="77777777" w:rsidR="00276F18" w:rsidRPr="00276F18" w:rsidRDefault="00276F18">
      <w:pPr>
        <w:numPr>
          <w:ilvl w:val="0"/>
          <w:numId w:val="766"/>
        </w:numPr>
      </w:pPr>
      <w:r w:rsidRPr="00276F18">
        <w:rPr>
          <w:rFonts w:ascii="Times New Roman" w:hAnsi="Times New Roman" w:cs="Times New Roman"/>
        </w:rPr>
        <w:t>​</w:t>
      </w:r>
      <w:r w:rsidRPr="00276F18">
        <w:rPr>
          <w:b/>
          <w:bCs/>
        </w:rPr>
        <w:t>中断服务函数（如果使能了侵入检测中断）</w:t>
      </w:r>
      <w:r w:rsidRPr="00276F18">
        <w:rPr>
          <w:rFonts w:ascii="Times New Roman" w:hAnsi="Times New Roman" w:cs="Times New Roman"/>
          <w:b/>
          <w:bCs/>
        </w:rPr>
        <w:t>​</w:t>
      </w:r>
      <w:r w:rsidRPr="00276F18">
        <w:rPr>
          <w:rFonts w:ascii="Times New Roman" w:hAnsi="Times New Roman" w:cs="Times New Roman"/>
        </w:rPr>
        <w:t>​</w:t>
      </w:r>
    </w:p>
    <w:p w14:paraId="48E59E99" w14:textId="77777777" w:rsidR="00276F18" w:rsidRPr="00276F18" w:rsidRDefault="00276F18">
      <w:pPr>
        <w:numPr>
          <w:ilvl w:val="0"/>
          <w:numId w:val="766"/>
        </w:numPr>
        <w:tabs>
          <w:tab w:val="clear" w:pos="720"/>
        </w:tabs>
      </w:pPr>
      <w:r w:rsidRPr="00276F18">
        <w:t xml:space="preserve">void </w:t>
      </w:r>
      <w:proofErr w:type="spellStart"/>
      <w:r w:rsidRPr="00276F18">
        <w:t>TAMPER_IRQHandler</w:t>
      </w:r>
      <w:proofErr w:type="spellEnd"/>
      <w:r w:rsidRPr="00276F18">
        <w:t>(</w:t>
      </w:r>
      <w:proofErr w:type="gramStart"/>
      <w:r w:rsidRPr="00276F18">
        <w:t>void) {</w:t>
      </w:r>
      <w:proofErr w:type="gramEnd"/>
    </w:p>
    <w:p w14:paraId="2C021FEF" w14:textId="77777777" w:rsidR="00276F18" w:rsidRPr="00276F18" w:rsidRDefault="00276F18">
      <w:pPr>
        <w:numPr>
          <w:ilvl w:val="0"/>
          <w:numId w:val="766"/>
        </w:numPr>
        <w:tabs>
          <w:tab w:val="clear" w:pos="720"/>
        </w:tabs>
      </w:pPr>
      <w:r w:rsidRPr="00276F18">
        <w:t xml:space="preserve">    if (</w:t>
      </w:r>
      <w:proofErr w:type="spellStart"/>
      <w:r w:rsidRPr="00276F18">
        <w:t>BKP_GetITStatus</w:t>
      </w:r>
      <w:proofErr w:type="spellEnd"/>
      <w:r w:rsidRPr="00276F18">
        <w:t>() == SET) { // 检查是否是侵入检测中断</w:t>
      </w:r>
    </w:p>
    <w:p w14:paraId="688FF12F" w14:textId="77777777" w:rsidR="00276F18" w:rsidRPr="00276F18" w:rsidRDefault="00276F18">
      <w:pPr>
        <w:numPr>
          <w:ilvl w:val="0"/>
          <w:numId w:val="766"/>
        </w:numPr>
        <w:tabs>
          <w:tab w:val="clear" w:pos="720"/>
        </w:tabs>
      </w:pPr>
      <w:r w:rsidRPr="00276F18">
        <w:t xml:space="preserve">        // 执行安全处理</w:t>
      </w:r>
    </w:p>
    <w:p w14:paraId="75247E59" w14:textId="77777777" w:rsidR="00276F18" w:rsidRPr="00276F18" w:rsidRDefault="00276F18">
      <w:pPr>
        <w:numPr>
          <w:ilvl w:val="0"/>
          <w:numId w:val="766"/>
        </w:numPr>
        <w:tabs>
          <w:tab w:val="clear" w:pos="720"/>
        </w:tabs>
      </w:pPr>
      <w:r w:rsidRPr="00276F18">
        <w:t xml:space="preserve">        </w:t>
      </w:r>
      <w:proofErr w:type="spellStart"/>
      <w:proofErr w:type="gramStart"/>
      <w:r w:rsidRPr="00276F18">
        <w:t>printf</w:t>
      </w:r>
      <w:proofErr w:type="spellEnd"/>
      <w:r w:rsidRPr="00276F18">
        <w:t>(</w:t>
      </w:r>
      <w:proofErr w:type="gramEnd"/>
      <w:r w:rsidRPr="00276F18">
        <w:t xml:space="preserve">"Tamper interrupt </w:t>
      </w:r>
      <w:proofErr w:type="gramStart"/>
      <w:r w:rsidRPr="00276F18">
        <w:t>occurred!\</w:t>
      </w:r>
      <w:proofErr w:type="gramEnd"/>
      <w:r w:rsidRPr="00276F18">
        <w:t>n");</w:t>
      </w:r>
    </w:p>
    <w:p w14:paraId="14101A37" w14:textId="77777777" w:rsidR="00276F18" w:rsidRPr="00276F18" w:rsidRDefault="00276F18">
      <w:pPr>
        <w:numPr>
          <w:ilvl w:val="0"/>
          <w:numId w:val="766"/>
        </w:numPr>
        <w:tabs>
          <w:tab w:val="clear" w:pos="720"/>
        </w:tabs>
      </w:pPr>
    </w:p>
    <w:p w14:paraId="48CA6973" w14:textId="77777777" w:rsidR="00276F18" w:rsidRPr="00276F18" w:rsidRDefault="00276F18">
      <w:pPr>
        <w:numPr>
          <w:ilvl w:val="0"/>
          <w:numId w:val="766"/>
        </w:numPr>
        <w:tabs>
          <w:tab w:val="clear" w:pos="720"/>
        </w:tabs>
      </w:pPr>
      <w:r w:rsidRPr="00276F18">
        <w:lastRenderedPageBreak/>
        <w:t xml:space="preserve">        </w:t>
      </w:r>
      <w:proofErr w:type="spellStart"/>
      <w:r w:rsidRPr="00276F18">
        <w:t>BKP_ClearITPendingBit</w:t>
      </w:r>
      <w:proofErr w:type="spellEnd"/>
      <w:r w:rsidRPr="00276F18">
        <w:t>(); // 清除中断挂起位</w:t>
      </w:r>
    </w:p>
    <w:p w14:paraId="183C46D5" w14:textId="77777777" w:rsidR="00276F18" w:rsidRPr="00276F18" w:rsidRDefault="00276F18">
      <w:pPr>
        <w:numPr>
          <w:ilvl w:val="0"/>
          <w:numId w:val="766"/>
        </w:numPr>
        <w:tabs>
          <w:tab w:val="clear" w:pos="720"/>
        </w:tabs>
      </w:pPr>
      <w:r w:rsidRPr="00276F18">
        <w:t xml:space="preserve">        </w:t>
      </w:r>
      <w:proofErr w:type="spellStart"/>
      <w:r w:rsidRPr="00276F18">
        <w:t>BKP_ClearFlag</w:t>
      </w:r>
      <w:proofErr w:type="spellEnd"/>
      <w:r w:rsidRPr="00276F18">
        <w:t>();         // 清除事件标志位</w:t>
      </w:r>
    </w:p>
    <w:p w14:paraId="5B761BFD" w14:textId="77777777" w:rsidR="00276F18" w:rsidRPr="00276F18" w:rsidRDefault="00276F18">
      <w:pPr>
        <w:numPr>
          <w:ilvl w:val="0"/>
          <w:numId w:val="766"/>
        </w:numPr>
        <w:tabs>
          <w:tab w:val="clear" w:pos="720"/>
        </w:tabs>
      </w:pPr>
      <w:r w:rsidRPr="00276F18">
        <w:t xml:space="preserve">    }</w:t>
      </w:r>
    </w:p>
    <w:p w14:paraId="5D1CA51B" w14:textId="77777777" w:rsidR="00276F18" w:rsidRPr="00276F18" w:rsidRDefault="00276F18" w:rsidP="00276F18">
      <w:r w:rsidRPr="00276F18">
        <w:t>}</w:t>
      </w:r>
    </w:p>
    <w:p w14:paraId="2EF6E1BD" w14:textId="77777777" w:rsidR="00276F18" w:rsidRPr="00276F18" w:rsidRDefault="00276F18" w:rsidP="004905F6">
      <w:pPr>
        <w:pStyle w:val="3"/>
      </w:pPr>
      <w:r w:rsidRPr="00276F18">
        <w:rPr>
          <w:rFonts w:ascii="Segoe UI Emoji" w:hAnsi="Segoe UI Emoji" w:cs="Segoe UI Emoji"/>
        </w:rPr>
        <w:t>⚠️</w:t>
      </w:r>
      <w:r w:rsidRPr="00276F18">
        <w:t xml:space="preserve"> 重要注意事项</w:t>
      </w:r>
    </w:p>
    <w:p w14:paraId="503EDCD6" w14:textId="77777777" w:rsidR="00276F18" w:rsidRPr="00276F18" w:rsidRDefault="00276F18">
      <w:pPr>
        <w:numPr>
          <w:ilvl w:val="0"/>
          <w:numId w:val="767"/>
        </w:numPr>
      </w:pPr>
      <w:r w:rsidRPr="00276F18">
        <w:rPr>
          <w:rFonts w:ascii="Times New Roman" w:hAnsi="Times New Roman" w:cs="Times New Roman"/>
        </w:rPr>
        <w:t>​</w:t>
      </w:r>
      <w:r w:rsidRPr="00276F18">
        <w:rPr>
          <w:b/>
          <w:bCs/>
        </w:rPr>
        <w:t>访问权限</w:t>
      </w:r>
      <w:r w:rsidRPr="00276F18">
        <w:rPr>
          <w:rFonts w:ascii="Times New Roman" w:hAnsi="Times New Roman" w:cs="Times New Roman"/>
        </w:rPr>
        <w:t>​</w:t>
      </w:r>
      <w:r w:rsidRPr="00276F18">
        <w:t>：在调用任何BKP相关函数（包括</w:t>
      </w:r>
      <w:proofErr w:type="spellStart"/>
      <w:r w:rsidRPr="00276F18">
        <w:t>BKP_ClearFlag</w:t>
      </w:r>
      <w:proofErr w:type="spellEnd"/>
      <w:r w:rsidRPr="00276F18">
        <w:t>）之前，</w:t>
      </w:r>
      <w:r w:rsidRPr="00276F18">
        <w:rPr>
          <w:rFonts w:ascii="Times New Roman" w:hAnsi="Times New Roman" w:cs="Times New Roman"/>
        </w:rPr>
        <w:t>​</w:t>
      </w:r>
      <w:r w:rsidRPr="00276F18">
        <w:rPr>
          <w:b/>
          <w:bCs/>
        </w:rPr>
        <w:t>必须</w:t>
      </w:r>
      <w:r w:rsidRPr="00276F18">
        <w:t>先使能PWR（电源控制）和BKP的时钟，并</w:t>
      </w:r>
      <w:r w:rsidRPr="00276F18">
        <w:rPr>
          <w:b/>
          <w:bCs/>
        </w:rPr>
        <w:t>解锁备份域的写保护</w:t>
      </w:r>
      <w:r w:rsidRPr="00276F18">
        <w:t>。</w:t>
      </w:r>
    </w:p>
    <w:p w14:paraId="16AADB08" w14:textId="77777777" w:rsidR="00276F18" w:rsidRPr="00276F18" w:rsidRDefault="00276F18">
      <w:pPr>
        <w:numPr>
          <w:ilvl w:val="0"/>
          <w:numId w:val="767"/>
        </w:numPr>
        <w:tabs>
          <w:tab w:val="clear" w:pos="720"/>
        </w:tabs>
      </w:pPr>
      <w:r w:rsidRPr="00276F18">
        <w:t>RCC_APB1</w:t>
      </w:r>
      <w:proofErr w:type="gramStart"/>
      <w:r w:rsidRPr="00276F18">
        <w:t>PeriphClockCmd(</w:t>
      </w:r>
      <w:proofErr w:type="gramEnd"/>
      <w:r w:rsidRPr="00276F18">
        <w:t>RCC_APB1Periph_PWR | RCC_APB1Periph_BKP, ENABLE);</w:t>
      </w:r>
    </w:p>
    <w:p w14:paraId="33A17ADA" w14:textId="77777777" w:rsidR="00276F18" w:rsidRPr="00276F18" w:rsidRDefault="00276F18" w:rsidP="00276F18">
      <w:proofErr w:type="spellStart"/>
      <w:r w:rsidRPr="00276F18">
        <w:t>PWR_BackupAccessCmd</w:t>
      </w:r>
      <w:proofErr w:type="spellEnd"/>
      <w:r w:rsidRPr="00276F18">
        <w:t>(ENABLE); // 解锁备份域</w:t>
      </w:r>
    </w:p>
    <w:p w14:paraId="54F2D8D5" w14:textId="77777777" w:rsidR="00276F18" w:rsidRPr="00276F18" w:rsidRDefault="00276F18">
      <w:pPr>
        <w:numPr>
          <w:ilvl w:val="0"/>
          <w:numId w:val="767"/>
        </w:numPr>
      </w:pPr>
      <w:r w:rsidRPr="00276F18">
        <w:rPr>
          <w:rFonts w:ascii="Times New Roman" w:hAnsi="Times New Roman" w:cs="Times New Roman"/>
        </w:rPr>
        <w:t>​</w:t>
      </w:r>
      <w:r w:rsidRPr="00276F18">
        <w:rPr>
          <w:b/>
          <w:bCs/>
        </w:rPr>
        <w:t>侵入事件的后果</w:t>
      </w:r>
      <w:r w:rsidRPr="00276F18">
        <w:rPr>
          <w:rFonts w:ascii="Times New Roman" w:hAnsi="Times New Roman" w:cs="Times New Roman"/>
        </w:rPr>
        <w:t>​</w:t>
      </w:r>
      <w:r w:rsidRPr="00276F18">
        <w:t>：务必了解，侵入事件的发生会导致</w:t>
      </w:r>
      <w:r w:rsidRPr="00276F18">
        <w:rPr>
          <w:b/>
          <w:bCs/>
        </w:rPr>
        <w:t>所有备份数据寄存器（</w:t>
      </w:r>
      <w:proofErr w:type="spellStart"/>
      <w:r w:rsidRPr="00276F18">
        <w:rPr>
          <w:b/>
          <w:bCs/>
        </w:rPr>
        <w:t>BKP_DRx</w:t>
      </w:r>
      <w:proofErr w:type="spellEnd"/>
      <w:r w:rsidRPr="00276F18">
        <w:rPr>
          <w:b/>
          <w:bCs/>
        </w:rPr>
        <w:t>）的内容被硬件自动清除</w:t>
      </w:r>
      <w:r w:rsidRPr="00276F18">
        <w:t>，这是一种不可逆的硬件安全机制，旨在防止物理篡改时敏感数据泄露。调用</w:t>
      </w:r>
      <w:proofErr w:type="spellStart"/>
      <w:r w:rsidRPr="00276F18">
        <w:t>BKP_ClearFlag</w:t>
      </w:r>
      <w:proofErr w:type="spellEnd"/>
      <w:r w:rsidRPr="00276F18">
        <w:t>仅清除事件标志位，</w:t>
      </w:r>
      <w:r w:rsidRPr="00276F18">
        <w:rPr>
          <w:rFonts w:ascii="Times New Roman" w:hAnsi="Times New Roman" w:cs="Times New Roman"/>
        </w:rPr>
        <w:t>​</w:t>
      </w:r>
      <w:r w:rsidRPr="00276F18">
        <w:rPr>
          <w:b/>
          <w:bCs/>
        </w:rPr>
        <w:t>不会恢复已被清空的备份数据</w:t>
      </w:r>
      <w:r w:rsidRPr="00276F18">
        <w:t>。</w:t>
      </w:r>
    </w:p>
    <w:p w14:paraId="037542D7" w14:textId="77777777" w:rsidR="00276F18" w:rsidRPr="00276F18" w:rsidRDefault="00276F18">
      <w:pPr>
        <w:numPr>
          <w:ilvl w:val="0"/>
          <w:numId w:val="767"/>
        </w:numPr>
      </w:pPr>
      <w:r w:rsidRPr="00276F18">
        <w:rPr>
          <w:rFonts w:ascii="Times New Roman" w:hAnsi="Times New Roman" w:cs="Times New Roman"/>
        </w:rPr>
        <w:t>​</w:t>
      </w:r>
      <w:r w:rsidRPr="00276F18">
        <w:rPr>
          <w:b/>
          <w:bCs/>
        </w:rPr>
        <w:t>标志位与中断</w:t>
      </w:r>
      <w:proofErr w:type="gramStart"/>
      <w:r w:rsidRPr="00276F18">
        <w:rPr>
          <w:b/>
          <w:bCs/>
        </w:rPr>
        <w:t>位</w:t>
      </w:r>
      <w:r w:rsidRPr="00276F18">
        <w:rPr>
          <w:rFonts w:ascii="Times New Roman" w:hAnsi="Times New Roman" w:cs="Times New Roman"/>
        </w:rPr>
        <w:t>​</w:t>
      </w:r>
      <w:r w:rsidRPr="00276F18">
        <w:t>：</w:t>
      </w:r>
      <w:proofErr w:type="spellStart"/>
      <w:proofErr w:type="gramEnd"/>
      <w:r w:rsidRPr="00276F18">
        <w:t>BKP_ClearFlag</w:t>
      </w:r>
      <w:proofErr w:type="spellEnd"/>
      <w:r w:rsidRPr="00276F18">
        <w:t>()用于清除</w:t>
      </w:r>
      <w:r w:rsidRPr="00276F18">
        <w:rPr>
          <w:b/>
          <w:bCs/>
        </w:rPr>
        <w:t>事件标志位</w:t>
      </w:r>
      <w:r w:rsidRPr="00276F18">
        <w:t>。如果使能了侵入检测中断，在处理中断时，除了清除事件标志位，通常还需要调用</w:t>
      </w:r>
      <w:proofErr w:type="spellStart"/>
      <w:r w:rsidRPr="00276F18">
        <w:t>BKP_ClearITPendingBit</w:t>
      </w:r>
      <w:proofErr w:type="spellEnd"/>
      <w:r w:rsidRPr="00276F18">
        <w:t>()来清除</w:t>
      </w:r>
      <w:r w:rsidRPr="00276F18">
        <w:rPr>
          <w:b/>
          <w:bCs/>
        </w:rPr>
        <w:t>中断挂起位</w:t>
      </w:r>
      <w:r w:rsidRPr="00276F18">
        <w:t>。</w:t>
      </w:r>
    </w:p>
    <w:p w14:paraId="4491F551" w14:textId="77777777" w:rsidR="00276F18" w:rsidRPr="00276F18" w:rsidRDefault="00276F18" w:rsidP="004905F6">
      <w:pPr>
        <w:pStyle w:val="3"/>
      </w:pPr>
      <w:r w:rsidRPr="00276F18">
        <w:rPr>
          <w:rFonts w:ascii="Segoe UI Emoji" w:hAnsi="Segoe UI Emoji" w:cs="Segoe UI Emoji"/>
        </w:rPr>
        <w:t>🔧</w:t>
      </w:r>
      <w:r w:rsidRPr="00276F18">
        <w:t xml:space="preserve"> 相关函数</w:t>
      </w:r>
    </w:p>
    <w:p w14:paraId="2E7CFBA5" w14:textId="77777777" w:rsidR="00276F18" w:rsidRPr="00276F18" w:rsidRDefault="00276F18">
      <w:pPr>
        <w:numPr>
          <w:ilvl w:val="0"/>
          <w:numId w:val="768"/>
        </w:numPr>
      </w:pPr>
      <w:proofErr w:type="spellStart"/>
      <w:r w:rsidRPr="00276F18">
        <w:t>BKP_GetFlagStatus</w:t>
      </w:r>
      <w:proofErr w:type="spellEnd"/>
      <w:r w:rsidRPr="00276F18">
        <w:t>()：检查侵入事件标志位是否被置位。</w:t>
      </w:r>
    </w:p>
    <w:p w14:paraId="0BCEACE8" w14:textId="77777777" w:rsidR="00276F18" w:rsidRPr="00276F18" w:rsidRDefault="00276F18">
      <w:pPr>
        <w:numPr>
          <w:ilvl w:val="0"/>
          <w:numId w:val="768"/>
        </w:numPr>
      </w:pPr>
      <w:r w:rsidRPr="00276F18">
        <w:t>BKP_TamperPinCmd()：使能或禁用TAMPER引脚的侵入检测功能。</w:t>
      </w:r>
    </w:p>
    <w:p w14:paraId="12CBEA18" w14:textId="77777777" w:rsidR="00276F18" w:rsidRPr="00276F18" w:rsidRDefault="00276F18">
      <w:pPr>
        <w:numPr>
          <w:ilvl w:val="0"/>
          <w:numId w:val="768"/>
        </w:numPr>
      </w:pPr>
      <w:proofErr w:type="spellStart"/>
      <w:r w:rsidRPr="00276F18">
        <w:t>BKP_ITConfig</w:t>
      </w:r>
      <w:proofErr w:type="spellEnd"/>
      <w:r w:rsidRPr="00276F18">
        <w:t>()：使能或禁用侵入检测中断。</w:t>
      </w:r>
    </w:p>
    <w:p w14:paraId="33E05BD5" w14:textId="77777777" w:rsidR="00276F18" w:rsidRPr="00276F18" w:rsidRDefault="00276F18">
      <w:pPr>
        <w:numPr>
          <w:ilvl w:val="0"/>
          <w:numId w:val="768"/>
        </w:numPr>
      </w:pPr>
      <w:proofErr w:type="spellStart"/>
      <w:r w:rsidRPr="00276F18">
        <w:t>BKP_ClearITPendingBit</w:t>
      </w:r>
      <w:proofErr w:type="spellEnd"/>
      <w:r w:rsidRPr="00276F18">
        <w:t>()：清除侵入检测中断挂起位。</w:t>
      </w:r>
    </w:p>
    <w:p w14:paraId="412FCE4D" w14:textId="77777777" w:rsidR="00276F18" w:rsidRPr="00276F18" w:rsidRDefault="00276F18" w:rsidP="00276F18">
      <w:r w:rsidRPr="00276F18">
        <w:t>希望这些信息能帮助您更好地理解和使用</w:t>
      </w:r>
      <w:proofErr w:type="spellStart"/>
      <w:r w:rsidRPr="00276F18">
        <w:t>BKP_ClearFlag</w:t>
      </w:r>
      <w:proofErr w:type="spellEnd"/>
      <w:r w:rsidRPr="00276F18">
        <w:t>函数。如果您对BKP模块的其他功能还有疑问，随时可以继续提问。</w:t>
      </w:r>
    </w:p>
    <w:p w14:paraId="526D7443" w14:textId="77777777" w:rsidR="00276F18" w:rsidRPr="00276F18" w:rsidRDefault="00276F18" w:rsidP="00276F18"/>
    <w:p w14:paraId="68309E38" w14:textId="6C1A5192" w:rsidR="0098100C" w:rsidRDefault="0098100C" w:rsidP="00DA2C59">
      <w:pPr>
        <w:pStyle w:val="2"/>
      </w:pPr>
      <w:proofErr w:type="spellStart"/>
      <w:r w:rsidRPr="0098100C">
        <w:lastRenderedPageBreak/>
        <w:t>BKP_GetITStatus</w:t>
      </w:r>
      <w:proofErr w:type="spellEnd"/>
      <w:r w:rsidRPr="0098100C">
        <w:t>(</w:t>
      </w:r>
      <w:r>
        <w:rPr>
          <w:rFonts w:hint="eastAsia"/>
        </w:rPr>
        <w:t>)</w:t>
      </w:r>
      <w:r w:rsidR="004905F6">
        <w:br/>
      </w:r>
      <w:r w:rsidR="004905F6" w:rsidRPr="004905F6">
        <w:t>检查STM32备份寄存器（BKP）模块中</w:t>
      </w:r>
      <w:r w:rsidR="004905F6" w:rsidRPr="004905F6">
        <w:rPr>
          <w:b/>
          <w:bCs/>
        </w:rPr>
        <w:t>侵入检测（Tamper）中断</w:t>
      </w:r>
      <w:r w:rsidR="004905F6" w:rsidRPr="004905F6">
        <w:t>的状态</w:t>
      </w:r>
    </w:p>
    <w:p w14:paraId="1751C405" w14:textId="77777777" w:rsidR="004905F6" w:rsidRPr="004905F6" w:rsidRDefault="004905F6" w:rsidP="004905F6">
      <w:proofErr w:type="spellStart"/>
      <w:r w:rsidRPr="004905F6">
        <w:t>BKP_GetITStatus</w:t>
      </w:r>
      <w:proofErr w:type="spellEnd"/>
      <w:r w:rsidRPr="004905F6">
        <w:t>(void)函数用于检查STM32备份寄存器（BKP）模块中</w:t>
      </w:r>
      <w:r w:rsidRPr="004905F6">
        <w:rPr>
          <w:b/>
          <w:bCs/>
        </w:rPr>
        <w:t>侵入检测（Tamper）中断</w:t>
      </w:r>
      <w:r w:rsidRPr="004905F6">
        <w:t>的状态。</w:t>
      </w:r>
    </w:p>
    <w:p w14:paraId="36D9A6B2" w14:textId="77777777" w:rsidR="004905F6" w:rsidRPr="004905F6" w:rsidRDefault="004905F6" w:rsidP="000B3414">
      <w:pPr>
        <w:pStyle w:val="3"/>
      </w:pPr>
      <w:r w:rsidRPr="004905F6">
        <w:rPr>
          <w:rFonts w:ascii="Segoe UI Emoji" w:hAnsi="Segoe UI Emoji" w:cs="Segoe UI Emoji"/>
        </w:rPr>
        <w:t>⚙️</w:t>
      </w:r>
      <w:r w:rsidRPr="004905F6">
        <w:t xml:space="preserve"> 函数原型</w:t>
      </w:r>
    </w:p>
    <w:p w14:paraId="56DCBAF4" w14:textId="77777777" w:rsidR="004905F6" w:rsidRPr="004905F6" w:rsidRDefault="004905F6" w:rsidP="004905F6">
      <w:proofErr w:type="spellStart"/>
      <w:r w:rsidRPr="004905F6">
        <w:t>ITStatus</w:t>
      </w:r>
      <w:proofErr w:type="spellEnd"/>
      <w:r w:rsidRPr="004905F6">
        <w:t xml:space="preserve"> </w:t>
      </w:r>
      <w:proofErr w:type="spellStart"/>
      <w:r w:rsidRPr="004905F6">
        <w:t>BKP_GetITStatus</w:t>
      </w:r>
      <w:proofErr w:type="spellEnd"/>
      <w:r w:rsidRPr="004905F6">
        <w:t>(void);</w:t>
      </w:r>
    </w:p>
    <w:p w14:paraId="6CFCF6A2" w14:textId="77777777" w:rsidR="004905F6" w:rsidRPr="004905F6" w:rsidRDefault="004905F6" w:rsidP="000B3414">
      <w:pPr>
        <w:pStyle w:val="3"/>
      </w:pPr>
      <w:r w:rsidRPr="004905F6">
        <w:rPr>
          <w:rFonts w:ascii="Segoe UI Emoji" w:hAnsi="Segoe UI Emoji" w:cs="Segoe UI Emoji"/>
        </w:rPr>
        <w:t>📋</w:t>
      </w:r>
      <w:r w:rsidRPr="004905F6">
        <w:t xml:space="preserve"> 参数与返回值</w:t>
      </w:r>
    </w:p>
    <w:p w14:paraId="3F8E9671" w14:textId="77777777" w:rsidR="004905F6" w:rsidRPr="004905F6" w:rsidRDefault="004905F6">
      <w:pPr>
        <w:numPr>
          <w:ilvl w:val="0"/>
          <w:numId w:val="769"/>
        </w:numPr>
      </w:pPr>
      <w:r w:rsidRPr="004905F6">
        <w:rPr>
          <w:rFonts w:ascii="Times New Roman" w:hAnsi="Times New Roman" w:cs="Times New Roman"/>
        </w:rPr>
        <w:t>​</w:t>
      </w:r>
      <w:r w:rsidRPr="004905F6">
        <w:rPr>
          <w:b/>
          <w:bCs/>
        </w:rPr>
        <w:t>输入参数</w:t>
      </w:r>
      <w:r w:rsidRPr="004905F6">
        <w:rPr>
          <w:rFonts w:ascii="Times New Roman" w:hAnsi="Times New Roman" w:cs="Times New Roman"/>
        </w:rPr>
        <w:t>​</w:t>
      </w:r>
      <w:r w:rsidRPr="004905F6">
        <w:t>：无 (void)。</w:t>
      </w:r>
    </w:p>
    <w:p w14:paraId="5C2E54FA" w14:textId="77777777" w:rsidR="004905F6" w:rsidRPr="004905F6" w:rsidRDefault="004905F6">
      <w:pPr>
        <w:numPr>
          <w:ilvl w:val="0"/>
          <w:numId w:val="769"/>
        </w:numPr>
      </w:pPr>
      <w:r w:rsidRPr="004905F6">
        <w:rPr>
          <w:rFonts w:ascii="Times New Roman" w:hAnsi="Times New Roman" w:cs="Times New Roman"/>
        </w:rPr>
        <w:t>​</w:t>
      </w:r>
      <w:r w:rsidRPr="004905F6">
        <w:rPr>
          <w:b/>
          <w:bCs/>
        </w:rPr>
        <w:t>返回值</w:t>
      </w:r>
      <w:r w:rsidRPr="004905F6">
        <w:rPr>
          <w:rFonts w:ascii="Times New Roman" w:hAnsi="Times New Roman" w:cs="Times New Roman"/>
        </w:rPr>
        <w:t>​</w:t>
      </w:r>
      <w:r w:rsidRPr="004905F6">
        <w:t xml:space="preserve">：返回一个 </w:t>
      </w:r>
      <w:proofErr w:type="spellStart"/>
      <w:r w:rsidRPr="004905F6">
        <w:t>ITStatus</w:t>
      </w:r>
      <w:proofErr w:type="spellEnd"/>
      <w:r w:rsidRPr="004905F6">
        <w:t>类型的枚举值，表示侵入检测中断的状态：</w:t>
      </w:r>
    </w:p>
    <w:p w14:paraId="787ED22F" w14:textId="77777777" w:rsidR="004905F6" w:rsidRPr="004905F6" w:rsidRDefault="004905F6">
      <w:pPr>
        <w:numPr>
          <w:ilvl w:val="1"/>
          <w:numId w:val="769"/>
        </w:numPr>
      </w:pPr>
      <w:r w:rsidRPr="004905F6">
        <w:t>SET：中断挂起位被置位，表示</w:t>
      </w:r>
      <w:r w:rsidRPr="004905F6">
        <w:rPr>
          <w:b/>
          <w:bCs/>
        </w:rPr>
        <w:t>发生了侵入检测中断</w:t>
      </w:r>
      <w:r w:rsidRPr="004905F6">
        <w:t>。</w:t>
      </w:r>
    </w:p>
    <w:p w14:paraId="34524D56" w14:textId="77777777" w:rsidR="004905F6" w:rsidRPr="004905F6" w:rsidRDefault="004905F6">
      <w:pPr>
        <w:numPr>
          <w:ilvl w:val="1"/>
          <w:numId w:val="769"/>
        </w:numPr>
      </w:pPr>
      <w:r w:rsidRPr="004905F6">
        <w:t>RESET：中断挂起位被清除，表示</w:t>
      </w:r>
      <w:r w:rsidRPr="004905F6">
        <w:rPr>
          <w:b/>
          <w:bCs/>
        </w:rPr>
        <w:t>未发生侵入检测中断</w:t>
      </w:r>
      <w:r w:rsidRPr="004905F6">
        <w:t>或中断已被处理。</w:t>
      </w:r>
    </w:p>
    <w:p w14:paraId="546DA43F" w14:textId="77777777" w:rsidR="004905F6" w:rsidRPr="004905F6" w:rsidRDefault="004905F6" w:rsidP="000B3414">
      <w:pPr>
        <w:pStyle w:val="3"/>
      </w:pPr>
      <w:r w:rsidRPr="004905F6">
        <w:rPr>
          <w:rFonts w:ascii="Segoe UI Emoji" w:hAnsi="Segoe UI Emoji" w:cs="Segoe UI Emoji"/>
        </w:rPr>
        <w:t>⚡</w:t>
      </w:r>
      <w:r w:rsidRPr="004905F6">
        <w:t xml:space="preserve"> 功能详解</w:t>
      </w:r>
    </w:p>
    <w:p w14:paraId="0D42F415" w14:textId="77777777" w:rsidR="004905F6" w:rsidRPr="004905F6" w:rsidRDefault="004905F6" w:rsidP="004905F6">
      <w:r w:rsidRPr="004905F6">
        <w:t>该函数的主要作用是</w:t>
      </w:r>
      <w:r w:rsidRPr="004905F6">
        <w:rPr>
          <w:b/>
          <w:bCs/>
        </w:rPr>
        <w:t>查询是否因TAMPER引脚上产生有效的侵入事件而触发了中断</w:t>
      </w:r>
      <w:r w:rsidRPr="004905F6">
        <w:t>。</w:t>
      </w:r>
    </w:p>
    <w:p w14:paraId="5C9A9262" w14:textId="77777777" w:rsidR="004905F6" w:rsidRPr="004905F6" w:rsidRDefault="004905F6">
      <w:pPr>
        <w:numPr>
          <w:ilvl w:val="0"/>
          <w:numId w:val="770"/>
        </w:numPr>
      </w:pPr>
      <w:r w:rsidRPr="004905F6">
        <w:rPr>
          <w:rFonts w:ascii="Times New Roman" w:hAnsi="Times New Roman" w:cs="Times New Roman"/>
        </w:rPr>
        <w:t>​</w:t>
      </w:r>
      <w:r w:rsidRPr="004905F6">
        <w:rPr>
          <w:b/>
          <w:bCs/>
        </w:rPr>
        <w:t>侵入事件</w:t>
      </w:r>
      <w:r w:rsidRPr="004905F6">
        <w:rPr>
          <w:rFonts w:ascii="Times New Roman" w:hAnsi="Times New Roman" w:cs="Times New Roman"/>
        </w:rPr>
        <w:t>​</w:t>
      </w:r>
      <w:r w:rsidRPr="004905F6">
        <w:t>：当使能了侵入检测功能后，若TAMPER引脚（如PC13）上出现预设的有效电平跳变（通过</w:t>
      </w:r>
      <w:proofErr w:type="spellStart"/>
      <w:r w:rsidRPr="004905F6">
        <w:t>BKP_TamperPinLevelConfig</w:t>
      </w:r>
      <w:proofErr w:type="spellEnd"/>
      <w:r w:rsidRPr="004905F6">
        <w:t>配置为高电平或低电平有效），硬件便会自动将中断挂起位置位。</w:t>
      </w:r>
    </w:p>
    <w:p w14:paraId="30EEA1C1" w14:textId="77777777" w:rsidR="004905F6" w:rsidRPr="004905F6" w:rsidRDefault="004905F6">
      <w:pPr>
        <w:numPr>
          <w:ilvl w:val="0"/>
          <w:numId w:val="770"/>
        </w:numPr>
      </w:pPr>
      <w:r w:rsidRPr="004905F6">
        <w:rPr>
          <w:rFonts w:ascii="Times New Roman" w:hAnsi="Times New Roman" w:cs="Times New Roman"/>
        </w:rPr>
        <w:t>​</w:t>
      </w:r>
      <w:r w:rsidRPr="004905F6">
        <w:rPr>
          <w:b/>
          <w:bCs/>
        </w:rPr>
        <w:t>中断流程</w:t>
      </w:r>
      <w:r w:rsidRPr="004905F6">
        <w:rPr>
          <w:rFonts w:ascii="Times New Roman" w:hAnsi="Times New Roman" w:cs="Times New Roman"/>
        </w:rPr>
        <w:t>​</w:t>
      </w:r>
      <w:r w:rsidRPr="004905F6">
        <w:t>：如果此时侵入检测中断也已使能（通过</w:t>
      </w:r>
      <w:proofErr w:type="spellStart"/>
      <w:r w:rsidRPr="004905F6">
        <w:t>BKP_ITConfig</w:t>
      </w:r>
      <w:proofErr w:type="spellEnd"/>
      <w:r w:rsidRPr="004905F6">
        <w:t>(ENABLE)），则CPU会跳转到相应的中断服务函数（ISR）中执行。在中断服务函数内，通常需要调用</w:t>
      </w:r>
      <w:proofErr w:type="spellStart"/>
      <w:r w:rsidRPr="004905F6">
        <w:t>BKP_GetITStatus</w:t>
      </w:r>
      <w:proofErr w:type="spellEnd"/>
      <w:r w:rsidRPr="004905F6">
        <w:t>来确认中断源。</w:t>
      </w:r>
    </w:p>
    <w:p w14:paraId="4DC02F05" w14:textId="77777777" w:rsidR="004905F6" w:rsidRPr="004905F6" w:rsidRDefault="004905F6">
      <w:pPr>
        <w:numPr>
          <w:ilvl w:val="0"/>
          <w:numId w:val="770"/>
        </w:numPr>
      </w:pPr>
      <w:r w:rsidRPr="004905F6">
        <w:rPr>
          <w:rFonts w:ascii="Times New Roman" w:hAnsi="Times New Roman" w:cs="Times New Roman"/>
        </w:rPr>
        <w:t>​</w:t>
      </w:r>
      <w:r w:rsidRPr="004905F6">
        <w:rPr>
          <w:b/>
          <w:bCs/>
        </w:rPr>
        <w:t>安全机制</w:t>
      </w:r>
      <w:r w:rsidRPr="004905F6">
        <w:rPr>
          <w:rFonts w:ascii="Times New Roman" w:hAnsi="Times New Roman" w:cs="Times New Roman"/>
        </w:rPr>
        <w:t>​</w:t>
      </w:r>
      <w:r w:rsidRPr="004905F6">
        <w:t>：侵入检测的核心目的是</w:t>
      </w:r>
      <w:r w:rsidRPr="004905F6">
        <w:rPr>
          <w:b/>
          <w:bCs/>
        </w:rPr>
        <w:t>物理防篡改</w:t>
      </w:r>
      <w:r w:rsidRPr="004905F6">
        <w:t>。一旦检测到侵入事件，硬件不仅会置位中断标志，还会</w:t>
      </w:r>
      <w:r w:rsidRPr="004905F6">
        <w:rPr>
          <w:b/>
          <w:bCs/>
        </w:rPr>
        <w:t>自动清除所有备份寄存器（</w:t>
      </w:r>
      <w:proofErr w:type="spellStart"/>
      <w:r w:rsidRPr="004905F6">
        <w:rPr>
          <w:b/>
          <w:bCs/>
        </w:rPr>
        <w:t>BKP_DRx</w:t>
      </w:r>
      <w:proofErr w:type="spellEnd"/>
      <w:r w:rsidRPr="004905F6">
        <w:rPr>
          <w:b/>
          <w:bCs/>
        </w:rPr>
        <w:t>）中的数据</w:t>
      </w:r>
      <w:r w:rsidRPr="004905F6">
        <w:t>，这是一种重要的硬件安全机制。</w:t>
      </w:r>
    </w:p>
    <w:p w14:paraId="60D8BEB6" w14:textId="77777777" w:rsidR="004905F6" w:rsidRPr="004905F6" w:rsidRDefault="004905F6" w:rsidP="000B3414">
      <w:pPr>
        <w:pStyle w:val="3"/>
      </w:pPr>
      <w:r w:rsidRPr="004905F6">
        <w:rPr>
          <w:rFonts w:ascii="Segoe UI Emoji" w:hAnsi="Segoe UI Emoji" w:cs="Segoe UI Emoji"/>
        </w:rPr>
        <w:t>🔄</w:t>
      </w:r>
      <w:r w:rsidRPr="004905F6">
        <w:t xml:space="preserve"> 典型使用流程</w:t>
      </w:r>
    </w:p>
    <w:p w14:paraId="76193B88" w14:textId="77777777" w:rsidR="004905F6" w:rsidRPr="004905F6" w:rsidRDefault="004905F6" w:rsidP="004905F6">
      <w:r w:rsidRPr="004905F6">
        <w:t>在已配置并使能了侵入检测中断的前提下，在中断服务函数中按以下流程使用此函数：</w:t>
      </w:r>
    </w:p>
    <w:p w14:paraId="410DD46E" w14:textId="77777777" w:rsidR="004905F6" w:rsidRPr="004905F6" w:rsidRDefault="004905F6">
      <w:pPr>
        <w:numPr>
          <w:ilvl w:val="0"/>
          <w:numId w:val="771"/>
        </w:numPr>
      </w:pPr>
      <w:r w:rsidRPr="004905F6">
        <w:rPr>
          <w:rFonts w:ascii="Times New Roman" w:hAnsi="Times New Roman" w:cs="Times New Roman"/>
        </w:rPr>
        <w:lastRenderedPageBreak/>
        <w:t>​</w:t>
      </w:r>
      <w:r w:rsidRPr="004905F6">
        <w:rPr>
          <w:b/>
          <w:bCs/>
        </w:rPr>
        <w:t>必要的初始化</w:t>
      </w:r>
      <w:r w:rsidRPr="004905F6">
        <w:rPr>
          <w:rFonts w:ascii="Times New Roman" w:hAnsi="Times New Roman" w:cs="Times New Roman"/>
        </w:rPr>
        <w:t>​</w:t>
      </w:r>
      <w:r w:rsidRPr="004905F6">
        <w:t>：使能PWR和BKP时钟，解锁备份域，配置TAMPER引脚电平，并使能侵入检测中断。</w:t>
      </w:r>
    </w:p>
    <w:p w14:paraId="4A9B5BE6" w14:textId="77777777" w:rsidR="004905F6" w:rsidRPr="004905F6" w:rsidRDefault="004905F6">
      <w:pPr>
        <w:numPr>
          <w:ilvl w:val="0"/>
          <w:numId w:val="771"/>
        </w:numPr>
        <w:tabs>
          <w:tab w:val="clear" w:pos="720"/>
        </w:tabs>
      </w:pPr>
      <w:r w:rsidRPr="004905F6">
        <w:t>RCC_APB1</w:t>
      </w:r>
      <w:proofErr w:type="gramStart"/>
      <w:r w:rsidRPr="004905F6">
        <w:t>PeriphClockCmd(</w:t>
      </w:r>
      <w:proofErr w:type="gramEnd"/>
      <w:r w:rsidRPr="004905F6">
        <w:t>RCC_APB1Periph_PWR | RCC_APB1Periph_BKP, ENABLE);</w:t>
      </w:r>
    </w:p>
    <w:p w14:paraId="45215B86" w14:textId="77777777" w:rsidR="004905F6" w:rsidRPr="004905F6" w:rsidRDefault="004905F6">
      <w:pPr>
        <w:numPr>
          <w:ilvl w:val="0"/>
          <w:numId w:val="771"/>
        </w:numPr>
        <w:tabs>
          <w:tab w:val="clear" w:pos="720"/>
        </w:tabs>
      </w:pPr>
      <w:proofErr w:type="spellStart"/>
      <w:r w:rsidRPr="004905F6">
        <w:t>PWR_</w:t>
      </w:r>
      <w:proofErr w:type="gramStart"/>
      <w:r w:rsidRPr="004905F6">
        <w:t>BackupAccessCmd</w:t>
      </w:r>
      <w:proofErr w:type="spellEnd"/>
      <w:r w:rsidRPr="004905F6">
        <w:t>(</w:t>
      </w:r>
      <w:proofErr w:type="gramEnd"/>
      <w:r w:rsidRPr="004905F6">
        <w:t>ENABLE);</w:t>
      </w:r>
    </w:p>
    <w:p w14:paraId="2BC0FCC5" w14:textId="77777777" w:rsidR="004905F6" w:rsidRPr="004905F6" w:rsidRDefault="004905F6">
      <w:pPr>
        <w:numPr>
          <w:ilvl w:val="0"/>
          <w:numId w:val="771"/>
        </w:numPr>
        <w:tabs>
          <w:tab w:val="clear" w:pos="720"/>
        </w:tabs>
      </w:pPr>
      <w:r w:rsidRPr="004905F6">
        <w:t xml:space="preserve">// ... 其他配置代码，如 </w:t>
      </w:r>
      <w:proofErr w:type="spellStart"/>
      <w:r w:rsidRPr="004905F6">
        <w:t>BKP_TamperPinLevelConfig</w:t>
      </w:r>
      <w:proofErr w:type="spellEnd"/>
      <w:r w:rsidRPr="004905F6">
        <w:t xml:space="preserve">, </w:t>
      </w:r>
      <w:proofErr w:type="spellStart"/>
      <w:r w:rsidRPr="004905F6">
        <w:t>BKP_TamperPinCmd</w:t>
      </w:r>
      <w:proofErr w:type="spellEnd"/>
    </w:p>
    <w:p w14:paraId="25ADEA49" w14:textId="77777777" w:rsidR="004905F6" w:rsidRPr="004905F6" w:rsidRDefault="004905F6">
      <w:pPr>
        <w:numPr>
          <w:ilvl w:val="0"/>
          <w:numId w:val="771"/>
        </w:numPr>
        <w:tabs>
          <w:tab w:val="clear" w:pos="720"/>
        </w:tabs>
      </w:pPr>
      <w:proofErr w:type="spellStart"/>
      <w:r w:rsidRPr="004905F6">
        <w:t>BKP_ITConfig</w:t>
      </w:r>
      <w:proofErr w:type="spellEnd"/>
      <w:r w:rsidRPr="004905F6">
        <w:t>(ENABLE); // 使能侵入检测中断</w:t>
      </w:r>
    </w:p>
    <w:p w14:paraId="1C01A865" w14:textId="77777777" w:rsidR="004905F6" w:rsidRPr="004905F6" w:rsidRDefault="004905F6" w:rsidP="004905F6">
      <w:r w:rsidRPr="004905F6">
        <w:t>// 同时需要在NVIC中配置并使能TAMPER中断通道</w:t>
      </w:r>
    </w:p>
    <w:p w14:paraId="06A5F52D" w14:textId="77777777" w:rsidR="004905F6" w:rsidRPr="004905F6" w:rsidRDefault="004905F6">
      <w:pPr>
        <w:numPr>
          <w:ilvl w:val="0"/>
          <w:numId w:val="771"/>
        </w:numPr>
      </w:pPr>
      <w:r w:rsidRPr="004905F6">
        <w:rPr>
          <w:rFonts w:ascii="Times New Roman" w:hAnsi="Times New Roman" w:cs="Times New Roman"/>
        </w:rPr>
        <w:t>​</w:t>
      </w:r>
      <w:r w:rsidRPr="004905F6">
        <w:rPr>
          <w:b/>
          <w:bCs/>
        </w:rPr>
        <w:t>在中断服务函数中查询中断状态</w:t>
      </w:r>
      <w:r w:rsidRPr="004905F6">
        <w:rPr>
          <w:rFonts w:ascii="Times New Roman" w:hAnsi="Times New Roman" w:cs="Times New Roman"/>
        </w:rPr>
        <w:t>​</w:t>
      </w:r>
      <w:r w:rsidRPr="004905F6">
        <w:t>：</w:t>
      </w:r>
    </w:p>
    <w:p w14:paraId="27BB6197" w14:textId="77777777" w:rsidR="004905F6" w:rsidRPr="004905F6" w:rsidRDefault="004905F6">
      <w:pPr>
        <w:numPr>
          <w:ilvl w:val="0"/>
          <w:numId w:val="771"/>
        </w:numPr>
        <w:tabs>
          <w:tab w:val="clear" w:pos="720"/>
        </w:tabs>
      </w:pPr>
      <w:r w:rsidRPr="004905F6">
        <w:t xml:space="preserve">void </w:t>
      </w:r>
      <w:proofErr w:type="spellStart"/>
      <w:r w:rsidRPr="004905F6">
        <w:t>TAMPER_IRQHandler</w:t>
      </w:r>
      <w:proofErr w:type="spellEnd"/>
      <w:r w:rsidRPr="004905F6">
        <w:t>(</w:t>
      </w:r>
      <w:proofErr w:type="gramStart"/>
      <w:r w:rsidRPr="004905F6">
        <w:t>void) {</w:t>
      </w:r>
      <w:proofErr w:type="gramEnd"/>
    </w:p>
    <w:p w14:paraId="5A9BB811" w14:textId="77777777" w:rsidR="004905F6" w:rsidRPr="004905F6" w:rsidRDefault="004905F6">
      <w:pPr>
        <w:numPr>
          <w:ilvl w:val="0"/>
          <w:numId w:val="771"/>
        </w:numPr>
        <w:tabs>
          <w:tab w:val="clear" w:pos="720"/>
        </w:tabs>
      </w:pPr>
      <w:r w:rsidRPr="004905F6">
        <w:t xml:space="preserve">    // 使用 </w:t>
      </w:r>
      <w:proofErr w:type="spellStart"/>
      <w:r w:rsidRPr="004905F6">
        <w:t>BKP_GetITStatus</w:t>
      </w:r>
      <w:proofErr w:type="spellEnd"/>
      <w:r w:rsidRPr="004905F6">
        <w:t xml:space="preserve"> 检查是否是侵入检测中断</w:t>
      </w:r>
    </w:p>
    <w:p w14:paraId="22F158B1" w14:textId="77777777" w:rsidR="004905F6" w:rsidRPr="004905F6" w:rsidRDefault="004905F6">
      <w:pPr>
        <w:numPr>
          <w:ilvl w:val="0"/>
          <w:numId w:val="771"/>
        </w:numPr>
        <w:tabs>
          <w:tab w:val="clear" w:pos="720"/>
        </w:tabs>
      </w:pPr>
      <w:r w:rsidRPr="004905F6">
        <w:t xml:space="preserve">    if (</w:t>
      </w:r>
      <w:proofErr w:type="spellStart"/>
      <w:r w:rsidRPr="004905F6">
        <w:t>BKP_</w:t>
      </w:r>
      <w:proofErr w:type="gramStart"/>
      <w:r w:rsidRPr="004905F6">
        <w:t>GetITStatus</w:t>
      </w:r>
      <w:proofErr w:type="spellEnd"/>
      <w:r w:rsidRPr="004905F6">
        <w:t>(</w:t>
      </w:r>
      <w:proofErr w:type="gramEnd"/>
      <w:r w:rsidRPr="004905F6">
        <w:t>) == SET) {</w:t>
      </w:r>
    </w:p>
    <w:p w14:paraId="1FE44316" w14:textId="77777777" w:rsidR="004905F6" w:rsidRPr="004905F6" w:rsidRDefault="004905F6">
      <w:pPr>
        <w:numPr>
          <w:ilvl w:val="0"/>
          <w:numId w:val="771"/>
        </w:numPr>
        <w:tabs>
          <w:tab w:val="clear" w:pos="720"/>
        </w:tabs>
      </w:pPr>
      <w:r w:rsidRPr="004905F6">
        <w:t xml:space="preserve">        // 确认是侵入中断，执行安全处理操作</w:t>
      </w:r>
    </w:p>
    <w:p w14:paraId="12EE7318" w14:textId="77777777" w:rsidR="004905F6" w:rsidRPr="004905F6" w:rsidRDefault="004905F6">
      <w:pPr>
        <w:numPr>
          <w:ilvl w:val="0"/>
          <w:numId w:val="771"/>
        </w:numPr>
        <w:tabs>
          <w:tab w:val="clear" w:pos="720"/>
        </w:tabs>
      </w:pPr>
      <w:r w:rsidRPr="004905F6">
        <w:t xml:space="preserve">        // 例如：记录事件日志、锁死设备等</w:t>
      </w:r>
    </w:p>
    <w:p w14:paraId="60C219DD" w14:textId="77777777" w:rsidR="004905F6" w:rsidRPr="004905F6" w:rsidRDefault="004905F6">
      <w:pPr>
        <w:numPr>
          <w:ilvl w:val="0"/>
          <w:numId w:val="771"/>
        </w:numPr>
        <w:tabs>
          <w:tab w:val="clear" w:pos="720"/>
        </w:tabs>
      </w:pPr>
    </w:p>
    <w:p w14:paraId="11670B54" w14:textId="77777777" w:rsidR="004905F6" w:rsidRPr="004905F6" w:rsidRDefault="004905F6">
      <w:pPr>
        <w:numPr>
          <w:ilvl w:val="0"/>
          <w:numId w:val="771"/>
        </w:numPr>
        <w:tabs>
          <w:tab w:val="clear" w:pos="720"/>
        </w:tabs>
      </w:pPr>
      <w:r w:rsidRPr="004905F6">
        <w:t xml:space="preserve">        // 处理完成后，必须清除中断挂起位和事件标志位</w:t>
      </w:r>
    </w:p>
    <w:p w14:paraId="392A5967" w14:textId="77777777" w:rsidR="004905F6" w:rsidRPr="004905F6" w:rsidRDefault="004905F6">
      <w:pPr>
        <w:numPr>
          <w:ilvl w:val="0"/>
          <w:numId w:val="771"/>
        </w:numPr>
        <w:tabs>
          <w:tab w:val="clear" w:pos="720"/>
        </w:tabs>
      </w:pPr>
      <w:r w:rsidRPr="004905F6">
        <w:t xml:space="preserve">        </w:t>
      </w:r>
      <w:proofErr w:type="spellStart"/>
      <w:r w:rsidRPr="004905F6">
        <w:t>BKP_ClearITPendingBit</w:t>
      </w:r>
      <w:proofErr w:type="spellEnd"/>
      <w:r w:rsidRPr="004905F6">
        <w:t>(); // 清除中断挂起位</w:t>
      </w:r>
    </w:p>
    <w:p w14:paraId="28B48DA0" w14:textId="77777777" w:rsidR="004905F6" w:rsidRPr="004905F6" w:rsidRDefault="004905F6">
      <w:pPr>
        <w:numPr>
          <w:ilvl w:val="0"/>
          <w:numId w:val="771"/>
        </w:numPr>
        <w:tabs>
          <w:tab w:val="clear" w:pos="720"/>
        </w:tabs>
      </w:pPr>
      <w:r w:rsidRPr="004905F6">
        <w:t xml:space="preserve">        </w:t>
      </w:r>
      <w:proofErr w:type="spellStart"/>
      <w:r w:rsidRPr="004905F6">
        <w:t>BKP_ClearFlag</w:t>
      </w:r>
      <w:proofErr w:type="spellEnd"/>
      <w:r w:rsidRPr="004905F6">
        <w:t>();         // 清除侵入事件标志位</w:t>
      </w:r>
    </w:p>
    <w:p w14:paraId="31A9F85C" w14:textId="77777777" w:rsidR="004905F6" w:rsidRPr="004905F6" w:rsidRDefault="004905F6">
      <w:pPr>
        <w:numPr>
          <w:ilvl w:val="0"/>
          <w:numId w:val="771"/>
        </w:numPr>
        <w:tabs>
          <w:tab w:val="clear" w:pos="720"/>
        </w:tabs>
      </w:pPr>
      <w:r w:rsidRPr="004905F6">
        <w:t xml:space="preserve">    }</w:t>
      </w:r>
    </w:p>
    <w:p w14:paraId="60A9B4F7" w14:textId="77777777" w:rsidR="004905F6" w:rsidRPr="004905F6" w:rsidRDefault="004905F6" w:rsidP="004905F6">
      <w:r w:rsidRPr="004905F6">
        <w:t>}</w:t>
      </w:r>
    </w:p>
    <w:p w14:paraId="699055DF" w14:textId="77777777" w:rsidR="004905F6" w:rsidRPr="004905F6" w:rsidRDefault="004905F6" w:rsidP="000B3414">
      <w:pPr>
        <w:pStyle w:val="3"/>
      </w:pPr>
      <w:r w:rsidRPr="004905F6">
        <w:rPr>
          <w:rFonts w:ascii="Segoe UI Emoji" w:hAnsi="Segoe UI Emoji" w:cs="Segoe UI Emoji"/>
        </w:rPr>
        <w:t>⚠️</w:t>
      </w:r>
      <w:r w:rsidRPr="004905F6">
        <w:t xml:space="preserve"> 重要注意事项</w:t>
      </w:r>
    </w:p>
    <w:p w14:paraId="613B4CA9" w14:textId="77777777" w:rsidR="004905F6" w:rsidRPr="004905F6" w:rsidRDefault="004905F6">
      <w:pPr>
        <w:numPr>
          <w:ilvl w:val="0"/>
          <w:numId w:val="772"/>
        </w:numPr>
      </w:pPr>
      <w:r w:rsidRPr="004905F6">
        <w:rPr>
          <w:rFonts w:ascii="Times New Roman" w:hAnsi="Times New Roman" w:cs="Times New Roman"/>
        </w:rPr>
        <w:t>​</w:t>
      </w:r>
      <w:r w:rsidRPr="004905F6">
        <w:rPr>
          <w:b/>
          <w:bCs/>
        </w:rPr>
        <w:t>数据丢失</w:t>
      </w:r>
      <w:r w:rsidRPr="004905F6">
        <w:rPr>
          <w:rFonts w:ascii="Times New Roman" w:hAnsi="Times New Roman" w:cs="Times New Roman"/>
        </w:rPr>
        <w:t>​</w:t>
      </w:r>
      <w:r w:rsidRPr="004905F6">
        <w:t>：务必理解，侵入事件的发生</w:t>
      </w:r>
      <w:r w:rsidRPr="004905F6">
        <w:rPr>
          <w:b/>
          <w:bCs/>
        </w:rPr>
        <w:t>伴随着所有备份寄存器数据的丢失</w:t>
      </w:r>
      <w:r w:rsidRPr="004905F6">
        <w:t>。这是不可逆的硬件安全机制。</w:t>
      </w:r>
    </w:p>
    <w:p w14:paraId="3AF8EAE1" w14:textId="77777777" w:rsidR="004905F6" w:rsidRPr="004905F6" w:rsidRDefault="004905F6">
      <w:pPr>
        <w:numPr>
          <w:ilvl w:val="0"/>
          <w:numId w:val="772"/>
        </w:numPr>
      </w:pPr>
      <w:r w:rsidRPr="004905F6">
        <w:rPr>
          <w:rFonts w:ascii="Times New Roman" w:hAnsi="Times New Roman" w:cs="Times New Roman"/>
        </w:rPr>
        <w:t>​</w:t>
      </w:r>
      <w:r w:rsidRPr="004905F6">
        <w:rPr>
          <w:b/>
          <w:bCs/>
        </w:rPr>
        <w:t>清除挂起位</w:t>
      </w:r>
      <w:r w:rsidRPr="004905F6">
        <w:rPr>
          <w:rFonts w:ascii="Times New Roman" w:hAnsi="Times New Roman" w:cs="Times New Roman"/>
        </w:rPr>
        <w:t>​</w:t>
      </w:r>
      <w:r w:rsidRPr="004905F6">
        <w:t>：在中断服务函数中，确认是侵入中断并完成相应处理后，</w:t>
      </w:r>
      <w:r w:rsidRPr="004905F6">
        <w:rPr>
          <w:rFonts w:ascii="Times New Roman" w:hAnsi="Times New Roman" w:cs="Times New Roman"/>
        </w:rPr>
        <w:t>​</w:t>
      </w:r>
      <w:r w:rsidRPr="004905F6">
        <w:rPr>
          <w:b/>
          <w:bCs/>
        </w:rPr>
        <w:t>必须调用</w:t>
      </w:r>
      <w:proofErr w:type="spellStart"/>
      <w:r w:rsidRPr="004905F6">
        <w:rPr>
          <w:b/>
          <w:bCs/>
        </w:rPr>
        <w:t>BKP_ClearITPendingBit</w:t>
      </w:r>
      <w:proofErr w:type="spellEnd"/>
      <w:r w:rsidRPr="004905F6">
        <w:rPr>
          <w:b/>
          <w:bCs/>
        </w:rPr>
        <w:t>()函数来清除中断挂起位</w:t>
      </w:r>
      <w:r w:rsidRPr="004905F6">
        <w:t>，否则退出中断后会立即再次进入。</w:t>
      </w:r>
    </w:p>
    <w:p w14:paraId="7A577A66" w14:textId="77777777" w:rsidR="004905F6" w:rsidRPr="004905F6" w:rsidRDefault="004905F6">
      <w:pPr>
        <w:numPr>
          <w:ilvl w:val="0"/>
          <w:numId w:val="772"/>
        </w:numPr>
      </w:pPr>
      <w:r w:rsidRPr="004905F6">
        <w:rPr>
          <w:rFonts w:ascii="Times New Roman" w:hAnsi="Times New Roman" w:cs="Times New Roman"/>
        </w:rPr>
        <w:t>​</w:t>
      </w:r>
      <w:r w:rsidRPr="004905F6">
        <w:rPr>
          <w:b/>
          <w:bCs/>
        </w:rPr>
        <w:t>事件标志位</w:t>
      </w:r>
      <w:r w:rsidRPr="004905F6">
        <w:rPr>
          <w:rFonts w:ascii="Times New Roman" w:hAnsi="Times New Roman" w:cs="Times New Roman"/>
        </w:rPr>
        <w:t>​</w:t>
      </w:r>
      <w:r w:rsidRPr="004905F6">
        <w:t>：通常还需要调用</w:t>
      </w:r>
      <w:proofErr w:type="spellStart"/>
      <w:r w:rsidRPr="004905F6">
        <w:t>BKP_ClearFlag</w:t>
      </w:r>
      <w:proofErr w:type="spellEnd"/>
      <w:r w:rsidRPr="004905F6">
        <w:t>()来清除侵入事件标志位。</w:t>
      </w:r>
    </w:p>
    <w:p w14:paraId="08FF91E5" w14:textId="77777777" w:rsidR="004905F6" w:rsidRPr="004905F6" w:rsidRDefault="004905F6">
      <w:pPr>
        <w:numPr>
          <w:ilvl w:val="0"/>
          <w:numId w:val="772"/>
        </w:numPr>
      </w:pPr>
      <w:r w:rsidRPr="004905F6">
        <w:rPr>
          <w:rFonts w:ascii="Times New Roman" w:hAnsi="Times New Roman" w:cs="Times New Roman"/>
        </w:rPr>
        <w:t>​</w:t>
      </w:r>
      <w:r w:rsidRPr="004905F6">
        <w:rPr>
          <w:b/>
          <w:bCs/>
        </w:rPr>
        <w:t>访问权限</w:t>
      </w:r>
      <w:r w:rsidRPr="004905F6">
        <w:rPr>
          <w:rFonts w:ascii="Times New Roman" w:hAnsi="Times New Roman" w:cs="Times New Roman"/>
        </w:rPr>
        <w:t>​</w:t>
      </w:r>
      <w:r w:rsidRPr="004905F6">
        <w:t>：在调用任何BKP相关函数前，都必须先使能PWR和BKP的时钟，</w:t>
      </w:r>
      <w:r w:rsidRPr="004905F6">
        <w:lastRenderedPageBreak/>
        <w:t>并解锁备份域。</w:t>
      </w:r>
    </w:p>
    <w:p w14:paraId="4F8CB4F7" w14:textId="77777777" w:rsidR="004905F6" w:rsidRPr="004905F6" w:rsidRDefault="004905F6" w:rsidP="000B3414">
      <w:pPr>
        <w:pStyle w:val="3"/>
      </w:pPr>
      <w:r w:rsidRPr="004905F6">
        <w:rPr>
          <w:rFonts w:ascii="Segoe UI Emoji" w:hAnsi="Segoe UI Emoji" w:cs="Segoe UI Emoji"/>
        </w:rPr>
        <w:t>🔧</w:t>
      </w:r>
      <w:r w:rsidRPr="004905F6">
        <w:t xml:space="preserve"> 相关函数</w:t>
      </w:r>
    </w:p>
    <w:p w14:paraId="6407391A" w14:textId="77777777" w:rsidR="004905F6" w:rsidRPr="004905F6" w:rsidRDefault="004905F6">
      <w:pPr>
        <w:numPr>
          <w:ilvl w:val="0"/>
          <w:numId w:val="773"/>
        </w:numPr>
      </w:pPr>
      <w:proofErr w:type="spellStart"/>
      <w:r w:rsidRPr="004905F6">
        <w:t>BKP_ITConfig</w:t>
      </w:r>
      <w:proofErr w:type="spellEnd"/>
      <w:r w:rsidRPr="004905F6">
        <w:t>()：使能或禁用侵入检测中断。</w:t>
      </w:r>
    </w:p>
    <w:p w14:paraId="04267E54" w14:textId="77777777" w:rsidR="004905F6" w:rsidRPr="004905F6" w:rsidRDefault="004905F6">
      <w:pPr>
        <w:numPr>
          <w:ilvl w:val="0"/>
          <w:numId w:val="773"/>
        </w:numPr>
      </w:pPr>
      <w:proofErr w:type="spellStart"/>
      <w:r w:rsidRPr="004905F6">
        <w:t>BKP_ClearITPendingBit</w:t>
      </w:r>
      <w:proofErr w:type="spellEnd"/>
      <w:r w:rsidRPr="004905F6">
        <w:t>()：清除侵入检测中断挂起位。</w:t>
      </w:r>
    </w:p>
    <w:p w14:paraId="53C914DC" w14:textId="77777777" w:rsidR="004905F6" w:rsidRPr="004905F6" w:rsidRDefault="004905F6">
      <w:pPr>
        <w:numPr>
          <w:ilvl w:val="0"/>
          <w:numId w:val="773"/>
        </w:numPr>
      </w:pPr>
      <w:proofErr w:type="spellStart"/>
      <w:r w:rsidRPr="004905F6">
        <w:t>BKP_GetFlagStatus</w:t>
      </w:r>
      <w:proofErr w:type="spellEnd"/>
      <w:r w:rsidRPr="004905F6">
        <w:t>()：检查侵入事件标志位（非中断）。</w:t>
      </w:r>
    </w:p>
    <w:p w14:paraId="64322C8A" w14:textId="77777777" w:rsidR="004905F6" w:rsidRPr="004905F6" w:rsidRDefault="004905F6">
      <w:pPr>
        <w:numPr>
          <w:ilvl w:val="0"/>
          <w:numId w:val="773"/>
        </w:numPr>
      </w:pPr>
      <w:proofErr w:type="spellStart"/>
      <w:r w:rsidRPr="004905F6">
        <w:t>BKP_ClearFlag</w:t>
      </w:r>
      <w:proofErr w:type="spellEnd"/>
      <w:r w:rsidRPr="004905F6">
        <w:t>()：清除侵入事件标志位。</w:t>
      </w:r>
    </w:p>
    <w:p w14:paraId="73E38432" w14:textId="77777777" w:rsidR="004905F6" w:rsidRPr="004905F6" w:rsidRDefault="004905F6">
      <w:pPr>
        <w:numPr>
          <w:ilvl w:val="0"/>
          <w:numId w:val="773"/>
        </w:numPr>
      </w:pPr>
      <w:proofErr w:type="spellStart"/>
      <w:r w:rsidRPr="004905F6">
        <w:t>BKP_TamperPinLevelConfig</w:t>
      </w:r>
      <w:proofErr w:type="spellEnd"/>
      <w:r w:rsidRPr="004905F6">
        <w:t>()：配置TAMPER引脚的触发电平。</w:t>
      </w:r>
    </w:p>
    <w:p w14:paraId="7A5358BD" w14:textId="77777777" w:rsidR="004905F6" w:rsidRPr="004905F6" w:rsidRDefault="004905F6">
      <w:pPr>
        <w:numPr>
          <w:ilvl w:val="0"/>
          <w:numId w:val="773"/>
        </w:numPr>
      </w:pPr>
      <w:r w:rsidRPr="004905F6">
        <w:t>BKP_TamperPinCmd()：使能或禁用侵入检测功能。</w:t>
      </w:r>
    </w:p>
    <w:p w14:paraId="6A803E1F" w14:textId="77777777" w:rsidR="004905F6" w:rsidRPr="004905F6" w:rsidRDefault="004905F6" w:rsidP="000B3414">
      <w:pPr>
        <w:pStyle w:val="3"/>
      </w:pPr>
      <w:r w:rsidRPr="004905F6">
        <w:rPr>
          <w:rFonts w:ascii="Segoe UI Emoji" w:hAnsi="Segoe UI Emoji" w:cs="Segoe UI Emoji"/>
        </w:rPr>
        <w:t>💎</w:t>
      </w:r>
      <w:r w:rsidRPr="004905F6">
        <w:t xml:space="preserve"> 总结</w:t>
      </w:r>
    </w:p>
    <w:p w14:paraId="54DC2804" w14:textId="77777777" w:rsidR="004905F6" w:rsidRPr="004905F6" w:rsidRDefault="004905F6" w:rsidP="004905F6">
      <w:proofErr w:type="spellStart"/>
      <w:r w:rsidRPr="004905F6">
        <w:t>BKP_GetITStatus</w:t>
      </w:r>
      <w:proofErr w:type="spellEnd"/>
      <w:r w:rsidRPr="004905F6">
        <w:t>函数是STM32硬件安全体系中，在</w:t>
      </w:r>
      <w:r w:rsidRPr="004905F6">
        <w:rPr>
          <w:b/>
          <w:bCs/>
        </w:rPr>
        <w:t>中断上下文</w:t>
      </w:r>
      <w:r w:rsidRPr="004905F6">
        <w:t>下确认是否发生侵入检测事件的关键查询工具。正确使用它可以让系统在检测到物理篡改时，及时触发自定义的安全处理程序。</w:t>
      </w:r>
    </w:p>
    <w:p w14:paraId="1CF80BDB" w14:textId="77777777" w:rsidR="004905F6" w:rsidRPr="004905F6" w:rsidRDefault="004905F6" w:rsidP="004905F6">
      <w:r w:rsidRPr="004905F6">
        <w:t>希望这些信息能帮助您更好地理解和使用这个函数。如果您对BKP模块的其他功能还有疑问，随时可以继续提问。</w:t>
      </w:r>
    </w:p>
    <w:p w14:paraId="625DA2F4" w14:textId="77777777" w:rsidR="004905F6" w:rsidRPr="004905F6" w:rsidRDefault="004905F6" w:rsidP="004905F6"/>
    <w:p w14:paraId="221B5E01" w14:textId="01DB68D9" w:rsidR="00F26B8F" w:rsidRDefault="00F26B8F" w:rsidP="00DA2C59">
      <w:pPr>
        <w:pStyle w:val="2"/>
      </w:pPr>
      <w:proofErr w:type="spellStart"/>
      <w:r w:rsidRPr="00F26B8F">
        <w:t>BKP_ClearITPendingBit</w:t>
      </w:r>
      <w:proofErr w:type="spellEnd"/>
      <w:r w:rsidRPr="00F26B8F">
        <w:t>(</w:t>
      </w:r>
      <w:r>
        <w:rPr>
          <w:rFonts w:hint="eastAsia"/>
        </w:rPr>
        <w:t>)</w:t>
      </w:r>
      <w:r w:rsidR="00A45629">
        <w:br/>
      </w:r>
      <w:r w:rsidR="00A45629" w:rsidRPr="00A45629">
        <w:t>清除STM32备份寄存器（BKP）模块中</w:t>
      </w:r>
      <w:r w:rsidR="00A45629" w:rsidRPr="00A45629">
        <w:rPr>
          <w:b/>
          <w:bCs/>
        </w:rPr>
        <w:t>侵入检测（Tamper）中断的挂起位</w:t>
      </w:r>
    </w:p>
    <w:p w14:paraId="0790990F" w14:textId="77777777" w:rsidR="00A45629" w:rsidRPr="00A45629" w:rsidRDefault="00A45629" w:rsidP="00A45629">
      <w:proofErr w:type="spellStart"/>
      <w:r w:rsidRPr="00A45629">
        <w:t>BKP_ClearITPendingBit</w:t>
      </w:r>
      <w:proofErr w:type="spellEnd"/>
      <w:r w:rsidRPr="00A45629">
        <w:t>(void)函数用于清除STM32备份寄存器（BKP）模块中</w:t>
      </w:r>
      <w:r w:rsidRPr="00A45629">
        <w:rPr>
          <w:b/>
          <w:bCs/>
        </w:rPr>
        <w:t>侵入检测（Tamper）中断的挂起位</w:t>
      </w:r>
      <w:r w:rsidRPr="00A45629">
        <w:t>。</w:t>
      </w:r>
    </w:p>
    <w:p w14:paraId="514C9C4E" w14:textId="77777777" w:rsidR="00A45629" w:rsidRPr="00A45629" w:rsidRDefault="00A45629" w:rsidP="00A45629">
      <w:pPr>
        <w:pStyle w:val="3"/>
      </w:pPr>
      <w:r w:rsidRPr="00A45629">
        <w:rPr>
          <w:rFonts w:ascii="Segoe UI Emoji" w:hAnsi="Segoe UI Emoji" w:cs="Segoe UI Emoji"/>
        </w:rPr>
        <w:t>⚙️</w:t>
      </w:r>
      <w:r w:rsidRPr="00A45629">
        <w:t xml:space="preserve"> 函数原型</w:t>
      </w:r>
    </w:p>
    <w:p w14:paraId="03153D99" w14:textId="77777777" w:rsidR="00A45629" w:rsidRPr="00A45629" w:rsidRDefault="00A45629" w:rsidP="00A45629">
      <w:r w:rsidRPr="00A45629">
        <w:t xml:space="preserve">void </w:t>
      </w:r>
      <w:proofErr w:type="spellStart"/>
      <w:r w:rsidRPr="00A45629">
        <w:t>BKP_ClearITPendingBit</w:t>
      </w:r>
      <w:proofErr w:type="spellEnd"/>
      <w:r w:rsidRPr="00A45629">
        <w:t>(void);</w:t>
      </w:r>
    </w:p>
    <w:p w14:paraId="60E8C137" w14:textId="77777777" w:rsidR="00A45629" w:rsidRPr="00A45629" w:rsidRDefault="00A45629" w:rsidP="00A45629">
      <w:pPr>
        <w:pStyle w:val="3"/>
      </w:pPr>
      <w:r w:rsidRPr="00A45629">
        <w:rPr>
          <w:rFonts w:ascii="Segoe UI Emoji" w:hAnsi="Segoe UI Emoji" w:cs="Segoe UI Emoji"/>
        </w:rPr>
        <w:t>⚡</w:t>
      </w:r>
      <w:r w:rsidRPr="00A45629">
        <w:t xml:space="preserve"> 功能详解</w:t>
      </w:r>
    </w:p>
    <w:p w14:paraId="5C494262" w14:textId="77777777" w:rsidR="00A45629" w:rsidRPr="00A45629" w:rsidRDefault="00A45629">
      <w:pPr>
        <w:numPr>
          <w:ilvl w:val="0"/>
          <w:numId w:val="774"/>
        </w:numPr>
      </w:pPr>
      <w:r w:rsidRPr="00A45629">
        <w:rPr>
          <w:rFonts w:ascii="Times New Roman" w:hAnsi="Times New Roman" w:cs="Times New Roman"/>
        </w:rPr>
        <w:t>​</w:t>
      </w:r>
      <w:r w:rsidRPr="00A45629">
        <w:rPr>
          <w:b/>
          <w:bCs/>
        </w:rPr>
        <w:t>核心作用</w:t>
      </w:r>
      <w:r w:rsidRPr="00A45629">
        <w:rPr>
          <w:rFonts w:ascii="Times New Roman" w:hAnsi="Times New Roman" w:cs="Times New Roman"/>
        </w:rPr>
        <w:t>​</w:t>
      </w:r>
      <w:r w:rsidRPr="00A45629">
        <w:t>：当微控制器检测到TAMPER引脚（如PC13）上发生有效的侵入事件（电平跳变）并触发了中断后，此函数用于</w:t>
      </w:r>
      <w:r w:rsidRPr="00A45629">
        <w:rPr>
          <w:b/>
          <w:bCs/>
        </w:rPr>
        <w:t>清除因此置起的中断挂起位</w:t>
      </w:r>
      <w:r w:rsidRPr="00A45629">
        <w:t>。</w:t>
      </w:r>
    </w:p>
    <w:p w14:paraId="01848D8F" w14:textId="77777777" w:rsidR="00A45629" w:rsidRPr="00A45629" w:rsidRDefault="00A45629">
      <w:pPr>
        <w:numPr>
          <w:ilvl w:val="0"/>
          <w:numId w:val="774"/>
        </w:numPr>
      </w:pPr>
      <w:r w:rsidRPr="00A45629">
        <w:rPr>
          <w:rFonts w:ascii="Times New Roman" w:hAnsi="Times New Roman" w:cs="Times New Roman"/>
        </w:rPr>
        <w:t>​</w:t>
      </w:r>
      <w:r w:rsidRPr="00A45629">
        <w:rPr>
          <w:b/>
          <w:bCs/>
        </w:rPr>
        <w:t>工作流程</w:t>
      </w:r>
      <w:r w:rsidRPr="00A45629">
        <w:rPr>
          <w:rFonts w:ascii="Times New Roman" w:hAnsi="Times New Roman" w:cs="Times New Roman"/>
        </w:rPr>
        <w:t>​</w:t>
      </w:r>
      <w:r w:rsidRPr="00A45629">
        <w:t>：在侵入检测中断使能的前提下，硬件检测到侵入事件会自动置位中</w:t>
      </w:r>
      <w:r w:rsidRPr="00A45629">
        <w:lastRenderedPageBreak/>
        <w:t>断挂起位。如果此时总中断和TAMPER通道中断也已开启，CPU会执行对应的中断服务函数（ISR）。在中断服务函数中，处理完必要操作后</w:t>
      </w:r>
      <w:proofErr w:type="gramStart"/>
      <w:r w:rsidRPr="00A45629">
        <w:t>，</w:t>
      </w:r>
      <w:r w:rsidRPr="00A45629">
        <w:rPr>
          <w:rFonts w:ascii="Times New Roman" w:hAnsi="Times New Roman" w:cs="Times New Roman"/>
        </w:rPr>
        <w:t>​</w:t>
      </w:r>
      <w:r w:rsidRPr="00A45629">
        <w:rPr>
          <w:b/>
          <w:bCs/>
        </w:rPr>
        <w:t>必须</w:t>
      </w:r>
      <w:proofErr w:type="gramEnd"/>
      <w:r w:rsidRPr="00A45629">
        <w:rPr>
          <w:b/>
          <w:bCs/>
        </w:rPr>
        <w:t>调用此函数清除中断挂起位</w:t>
      </w:r>
      <w:r w:rsidRPr="00A45629">
        <w:t>，否则退出中断后会因标志位仍被置位而立即再次进入中断。</w:t>
      </w:r>
    </w:p>
    <w:p w14:paraId="55376643" w14:textId="77777777" w:rsidR="00A45629" w:rsidRPr="00A45629" w:rsidRDefault="00A45629" w:rsidP="00A45629">
      <w:pPr>
        <w:pStyle w:val="3"/>
      </w:pPr>
      <w:r w:rsidRPr="00A45629">
        <w:rPr>
          <w:rFonts w:ascii="Segoe UI Emoji" w:hAnsi="Segoe UI Emoji" w:cs="Segoe UI Emoji"/>
        </w:rPr>
        <w:t>🔄</w:t>
      </w:r>
      <w:r w:rsidRPr="00A45629">
        <w:t xml:space="preserve"> 典型使用流程</w:t>
      </w:r>
    </w:p>
    <w:p w14:paraId="495B04D6" w14:textId="77777777" w:rsidR="00A45629" w:rsidRPr="00A45629" w:rsidRDefault="00A45629" w:rsidP="00A45629">
      <w:r w:rsidRPr="00A45629">
        <w:t>该函数主要在中断服务函数（ISR）中调用，典型流程如下：</w:t>
      </w:r>
    </w:p>
    <w:p w14:paraId="43D56BA5" w14:textId="77777777" w:rsidR="00A45629" w:rsidRPr="00A45629" w:rsidRDefault="00A45629">
      <w:pPr>
        <w:numPr>
          <w:ilvl w:val="0"/>
          <w:numId w:val="775"/>
        </w:numPr>
      </w:pPr>
      <w:r w:rsidRPr="00A45629">
        <w:rPr>
          <w:rFonts w:ascii="Times New Roman" w:hAnsi="Times New Roman" w:cs="Times New Roman"/>
        </w:rPr>
        <w:t>​</w:t>
      </w:r>
      <w:r w:rsidRPr="00A45629">
        <w:rPr>
          <w:b/>
          <w:bCs/>
        </w:rPr>
        <w:t>必要的初始化</w:t>
      </w:r>
      <w:r w:rsidRPr="00A45629">
        <w:rPr>
          <w:rFonts w:ascii="Times New Roman" w:hAnsi="Times New Roman" w:cs="Times New Roman"/>
        </w:rPr>
        <w:t>​</w:t>
      </w:r>
      <w:r w:rsidRPr="00A45629">
        <w:t>：使能PWR和BKP时钟，解锁备份域，配置TAMPER引脚电平，并使能侵入检测中断。</w:t>
      </w:r>
    </w:p>
    <w:p w14:paraId="6D8F73FA" w14:textId="77777777" w:rsidR="00A45629" w:rsidRPr="00A45629" w:rsidRDefault="00A45629">
      <w:pPr>
        <w:numPr>
          <w:ilvl w:val="0"/>
          <w:numId w:val="775"/>
        </w:numPr>
        <w:tabs>
          <w:tab w:val="clear" w:pos="720"/>
        </w:tabs>
      </w:pPr>
      <w:r w:rsidRPr="00A45629">
        <w:t>RCC_APB1</w:t>
      </w:r>
      <w:proofErr w:type="gramStart"/>
      <w:r w:rsidRPr="00A45629">
        <w:t>PeriphClockCmd(</w:t>
      </w:r>
      <w:proofErr w:type="gramEnd"/>
      <w:r w:rsidRPr="00A45629">
        <w:t>RCC_APB1Periph_PWR | RCC_APB1Periph_BKP, ENABLE);</w:t>
      </w:r>
    </w:p>
    <w:p w14:paraId="33613243" w14:textId="77777777" w:rsidR="00A45629" w:rsidRPr="00A45629" w:rsidRDefault="00A45629">
      <w:pPr>
        <w:numPr>
          <w:ilvl w:val="0"/>
          <w:numId w:val="775"/>
        </w:numPr>
        <w:tabs>
          <w:tab w:val="clear" w:pos="720"/>
        </w:tabs>
      </w:pPr>
      <w:proofErr w:type="spellStart"/>
      <w:r w:rsidRPr="00A45629">
        <w:t>PWR_BackupAccessCmd</w:t>
      </w:r>
      <w:proofErr w:type="spellEnd"/>
      <w:r w:rsidRPr="00A45629">
        <w:t>(ENABLE); // 解锁备份域</w:t>
      </w:r>
    </w:p>
    <w:p w14:paraId="32D1F24F" w14:textId="77777777" w:rsidR="00A45629" w:rsidRPr="00A45629" w:rsidRDefault="00A45629">
      <w:pPr>
        <w:numPr>
          <w:ilvl w:val="0"/>
          <w:numId w:val="775"/>
        </w:numPr>
        <w:tabs>
          <w:tab w:val="clear" w:pos="720"/>
        </w:tabs>
      </w:pPr>
      <w:r w:rsidRPr="00A45629">
        <w:t xml:space="preserve">// ... 其他配置，例如 </w:t>
      </w:r>
      <w:proofErr w:type="spellStart"/>
      <w:r w:rsidRPr="00A45629">
        <w:t>BKP_TamperPinLevelConfig</w:t>
      </w:r>
      <w:proofErr w:type="spellEnd"/>
      <w:r w:rsidRPr="00A45629">
        <w:t xml:space="preserve">, </w:t>
      </w:r>
      <w:proofErr w:type="spellStart"/>
      <w:r w:rsidRPr="00A45629">
        <w:t>BKP_TamperPinCmd</w:t>
      </w:r>
      <w:proofErr w:type="spellEnd"/>
    </w:p>
    <w:p w14:paraId="3B497C7E" w14:textId="77777777" w:rsidR="00A45629" w:rsidRPr="00A45629" w:rsidRDefault="00A45629">
      <w:pPr>
        <w:numPr>
          <w:ilvl w:val="0"/>
          <w:numId w:val="775"/>
        </w:numPr>
        <w:tabs>
          <w:tab w:val="clear" w:pos="720"/>
        </w:tabs>
      </w:pPr>
      <w:proofErr w:type="spellStart"/>
      <w:r w:rsidRPr="00A45629">
        <w:t>BKP_ITConfig</w:t>
      </w:r>
      <w:proofErr w:type="spellEnd"/>
      <w:r w:rsidRPr="00A45629">
        <w:t>(ENABLE); // 使能侵入检测中断</w:t>
      </w:r>
    </w:p>
    <w:p w14:paraId="0D39C5AB" w14:textId="77777777" w:rsidR="00A45629" w:rsidRPr="00A45629" w:rsidRDefault="00A45629" w:rsidP="00A45629">
      <w:r w:rsidRPr="00A45629">
        <w:t>// 同时需要在NVIC中配置并使能TAMPER中断通道</w:t>
      </w:r>
    </w:p>
    <w:p w14:paraId="7C60E711" w14:textId="77777777" w:rsidR="00A45629" w:rsidRPr="00A45629" w:rsidRDefault="00A45629">
      <w:pPr>
        <w:numPr>
          <w:ilvl w:val="0"/>
          <w:numId w:val="775"/>
        </w:numPr>
      </w:pPr>
      <w:r w:rsidRPr="00A45629">
        <w:rPr>
          <w:rFonts w:ascii="Times New Roman" w:hAnsi="Times New Roman" w:cs="Times New Roman"/>
        </w:rPr>
        <w:t>​</w:t>
      </w:r>
      <w:r w:rsidRPr="00A45629">
        <w:rPr>
          <w:b/>
          <w:bCs/>
        </w:rPr>
        <w:t>在中断服务函数中清除中断挂起位</w:t>
      </w:r>
      <w:r w:rsidRPr="00A45629">
        <w:rPr>
          <w:rFonts w:ascii="Times New Roman" w:hAnsi="Times New Roman" w:cs="Times New Roman"/>
        </w:rPr>
        <w:t>​</w:t>
      </w:r>
      <w:r w:rsidRPr="00A45629">
        <w:t>：</w:t>
      </w:r>
    </w:p>
    <w:p w14:paraId="2C8D6EFD" w14:textId="77777777" w:rsidR="00A45629" w:rsidRPr="00A45629" w:rsidRDefault="00A45629">
      <w:pPr>
        <w:numPr>
          <w:ilvl w:val="0"/>
          <w:numId w:val="775"/>
        </w:numPr>
        <w:tabs>
          <w:tab w:val="clear" w:pos="720"/>
        </w:tabs>
      </w:pPr>
      <w:r w:rsidRPr="00A45629">
        <w:t xml:space="preserve">void </w:t>
      </w:r>
      <w:proofErr w:type="spellStart"/>
      <w:r w:rsidRPr="00A45629">
        <w:t>TAMPER_IRQHandler</w:t>
      </w:r>
      <w:proofErr w:type="spellEnd"/>
      <w:r w:rsidRPr="00A45629">
        <w:t>(</w:t>
      </w:r>
      <w:proofErr w:type="gramStart"/>
      <w:r w:rsidRPr="00A45629">
        <w:t>void) {</w:t>
      </w:r>
      <w:proofErr w:type="gramEnd"/>
    </w:p>
    <w:p w14:paraId="48E7A478" w14:textId="77777777" w:rsidR="00A45629" w:rsidRPr="00A45629" w:rsidRDefault="00A45629">
      <w:pPr>
        <w:numPr>
          <w:ilvl w:val="0"/>
          <w:numId w:val="775"/>
        </w:numPr>
        <w:tabs>
          <w:tab w:val="clear" w:pos="720"/>
        </w:tabs>
      </w:pPr>
      <w:r w:rsidRPr="00A45629">
        <w:t xml:space="preserve">    // 首先检查是否是侵入检测中断</w:t>
      </w:r>
    </w:p>
    <w:p w14:paraId="799D7126" w14:textId="77777777" w:rsidR="00A45629" w:rsidRPr="00A45629" w:rsidRDefault="00A45629">
      <w:pPr>
        <w:numPr>
          <w:ilvl w:val="0"/>
          <w:numId w:val="775"/>
        </w:numPr>
        <w:tabs>
          <w:tab w:val="clear" w:pos="720"/>
        </w:tabs>
      </w:pPr>
      <w:r w:rsidRPr="00A45629">
        <w:t xml:space="preserve">    if (</w:t>
      </w:r>
      <w:proofErr w:type="spellStart"/>
      <w:r w:rsidRPr="00A45629">
        <w:t>BKP_</w:t>
      </w:r>
      <w:proofErr w:type="gramStart"/>
      <w:r w:rsidRPr="00A45629">
        <w:t>GetITStatus</w:t>
      </w:r>
      <w:proofErr w:type="spellEnd"/>
      <w:r w:rsidRPr="00A45629">
        <w:t>(</w:t>
      </w:r>
      <w:proofErr w:type="gramEnd"/>
      <w:r w:rsidRPr="00A45629">
        <w:t>) == SET) {</w:t>
      </w:r>
    </w:p>
    <w:p w14:paraId="280AABAD" w14:textId="77777777" w:rsidR="00A45629" w:rsidRPr="00A45629" w:rsidRDefault="00A45629">
      <w:pPr>
        <w:numPr>
          <w:ilvl w:val="0"/>
          <w:numId w:val="775"/>
        </w:numPr>
        <w:tabs>
          <w:tab w:val="clear" w:pos="720"/>
        </w:tabs>
      </w:pPr>
      <w:r w:rsidRPr="00A45629">
        <w:t xml:space="preserve">        // 这里是你的中断处理代码，例如记录事件、发出警报等</w:t>
      </w:r>
    </w:p>
    <w:p w14:paraId="3C68E2D7" w14:textId="77777777" w:rsidR="00A45629" w:rsidRPr="00A45629" w:rsidRDefault="00A45629">
      <w:pPr>
        <w:numPr>
          <w:ilvl w:val="0"/>
          <w:numId w:val="775"/>
        </w:numPr>
        <w:tabs>
          <w:tab w:val="clear" w:pos="720"/>
        </w:tabs>
      </w:pPr>
      <w:r w:rsidRPr="00A45629">
        <w:t xml:space="preserve">        // ...</w:t>
      </w:r>
    </w:p>
    <w:p w14:paraId="1ED32787" w14:textId="77777777" w:rsidR="00A45629" w:rsidRPr="00A45629" w:rsidRDefault="00A45629">
      <w:pPr>
        <w:numPr>
          <w:ilvl w:val="0"/>
          <w:numId w:val="775"/>
        </w:numPr>
        <w:tabs>
          <w:tab w:val="clear" w:pos="720"/>
        </w:tabs>
      </w:pPr>
    </w:p>
    <w:p w14:paraId="25A01C38" w14:textId="77777777" w:rsidR="00A45629" w:rsidRPr="00A45629" w:rsidRDefault="00A45629">
      <w:pPr>
        <w:numPr>
          <w:ilvl w:val="0"/>
          <w:numId w:val="775"/>
        </w:numPr>
        <w:tabs>
          <w:tab w:val="clear" w:pos="720"/>
        </w:tabs>
      </w:pPr>
      <w:r w:rsidRPr="00A45629">
        <w:t xml:space="preserve">        // 处理完成后，必须清除中断挂起位和事件标志位</w:t>
      </w:r>
    </w:p>
    <w:p w14:paraId="0A675056" w14:textId="77777777" w:rsidR="00A45629" w:rsidRPr="00A45629" w:rsidRDefault="00A45629">
      <w:pPr>
        <w:numPr>
          <w:ilvl w:val="0"/>
          <w:numId w:val="775"/>
        </w:numPr>
        <w:tabs>
          <w:tab w:val="clear" w:pos="720"/>
        </w:tabs>
      </w:pPr>
      <w:r w:rsidRPr="00A45629">
        <w:t xml:space="preserve">        </w:t>
      </w:r>
      <w:proofErr w:type="spellStart"/>
      <w:r w:rsidRPr="00A45629">
        <w:t>BKP_ClearITPendingBit</w:t>
      </w:r>
      <w:proofErr w:type="spellEnd"/>
      <w:r w:rsidRPr="00A45629">
        <w:t>(); // 清除侵入检测中断挂起位</w:t>
      </w:r>
    </w:p>
    <w:p w14:paraId="3881AB5D" w14:textId="77777777" w:rsidR="00A45629" w:rsidRPr="00A45629" w:rsidRDefault="00A45629">
      <w:pPr>
        <w:numPr>
          <w:ilvl w:val="0"/>
          <w:numId w:val="775"/>
        </w:numPr>
        <w:tabs>
          <w:tab w:val="clear" w:pos="720"/>
        </w:tabs>
      </w:pPr>
      <w:r w:rsidRPr="00A45629">
        <w:t xml:space="preserve">        </w:t>
      </w:r>
      <w:proofErr w:type="spellStart"/>
      <w:r w:rsidRPr="00A45629">
        <w:t>BKP_ClearFlag</w:t>
      </w:r>
      <w:proofErr w:type="spellEnd"/>
      <w:r w:rsidRPr="00A45629">
        <w:t>();         // 清除侵入事件标志位</w:t>
      </w:r>
    </w:p>
    <w:p w14:paraId="6197EA7F" w14:textId="77777777" w:rsidR="00A45629" w:rsidRPr="00A45629" w:rsidRDefault="00A45629">
      <w:pPr>
        <w:numPr>
          <w:ilvl w:val="0"/>
          <w:numId w:val="775"/>
        </w:numPr>
        <w:tabs>
          <w:tab w:val="clear" w:pos="720"/>
        </w:tabs>
      </w:pPr>
      <w:r w:rsidRPr="00A45629">
        <w:t xml:space="preserve">    }</w:t>
      </w:r>
    </w:p>
    <w:p w14:paraId="1C0BF091" w14:textId="77777777" w:rsidR="00A45629" w:rsidRPr="00A45629" w:rsidRDefault="00A45629" w:rsidP="00A45629">
      <w:r w:rsidRPr="00A45629">
        <w:t>}</w:t>
      </w:r>
    </w:p>
    <w:p w14:paraId="1118A9C5" w14:textId="77777777" w:rsidR="00A45629" w:rsidRPr="00A45629" w:rsidRDefault="00A45629" w:rsidP="00A45629">
      <w:pPr>
        <w:pStyle w:val="3"/>
      </w:pPr>
      <w:r w:rsidRPr="00A45629">
        <w:rPr>
          <w:rFonts w:ascii="Segoe UI Emoji" w:hAnsi="Segoe UI Emoji" w:cs="Segoe UI Emoji"/>
        </w:rPr>
        <w:lastRenderedPageBreak/>
        <w:t>⚠️</w:t>
      </w:r>
      <w:r w:rsidRPr="00A45629">
        <w:t xml:space="preserve"> 重要注意事项</w:t>
      </w:r>
    </w:p>
    <w:p w14:paraId="7A359BCB" w14:textId="77777777" w:rsidR="00A45629" w:rsidRPr="00A45629" w:rsidRDefault="00A45629">
      <w:pPr>
        <w:numPr>
          <w:ilvl w:val="0"/>
          <w:numId w:val="776"/>
        </w:numPr>
      </w:pPr>
      <w:r w:rsidRPr="00A45629">
        <w:rPr>
          <w:rFonts w:ascii="Times New Roman" w:hAnsi="Times New Roman" w:cs="Times New Roman"/>
        </w:rPr>
        <w:t>​</w:t>
      </w:r>
      <w:r w:rsidRPr="00A45629">
        <w:rPr>
          <w:b/>
          <w:bCs/>
        </w:rPr>
        <w:t>访问权限</w:t>
      </w:r>
      <w:r w:rsidRPr="00A45629">
        <w:rPr>
          <w:rFonts w:ascii="Times New Roman" w:hAnsi="Times New Roman" w:cs="Times New Roman"/>
        </w:rPr>
        <w:t>​</w:t>
      </w:r>
      <w:r w:rsidRPr="00A45629">
        <w:t>：在调用任何BKP相关函数前，都必须先使能PWR和BKP的时钟，并解锁备份域的写保护。</w:t>
      </w:r>
    </w:p>
    <w:p w14:paraId="75A6A18B" w14:textId="77777777" w:rsidR="00A45629" w:rsidRPr="00A45629" w:rsidRDefault="00A45629">
      <w:pPr>
        <w:numPr>
          <w:ilvl w:val="0"/>
          <w:numId w:val="776"/>
        </w:numPr>
      </w:pPr>
      <w:r w:rsidRPr="00A45629">
        <w:rPr>
          <w:rFonts w:ascii="Times New Roman" w:hAnsi="Times New Roman" w:cs="Times New Roman"/>
        </w:rPr>
        <w:t>​</w:t>
      </w:r>
      <w:r w:rsidRPr="00A45629">
        <w:rPr>
          <w:b/>
          <w:bCs/>
        </w:rPr>
        <w:t>侵入事件的后果</w:t>
      </w:r>
      <w:r w:rsidRPr="00A45629">
        <w:rPr>
          <w:rFonts w:ascii="Times New Roman" w:hAnsi="Times New Roman" w:cs="Times New Roman"/>
        </w:rPr>
        <w:t>​</w:t>
      </w:r>
      <w:r w:rsidRPr="00A45629">
        <w:t>：侵入事件的发生会导致</w:t>
      </w:r>
      <w:r w:rsidRPr="00A45629">
        <w:rPr>
          <w:b/>
          <w:bCs/>
        </w:rPr>
        <w:t>所有备份数据寄存器（</w:t>
      </w:r>
      <w:proofErr w:type="spellStart"/>
      <w:r w:rsidRPr="00A45629">
        <w:rPr>
          <w:b/>
          <w:bCs/>
        </w:rPr>
        <w:t>BKP_DRx</w:t>
      </w:r>
      <w:proofErr w:type="spellEnd"/>
      <w:r w:rsidRPr="00A45629">
        <w:rPr>
          <w:b/>
          <w:bCs/>
        </w:rPr>
        <w:t>）的内容被硬件自动清除</w:t>
      </w:r>
      <w:r w:rsidRPr="00A45629">
        <w:t xml:space="preserve">。这是一种不可逆的硬件安全机制，旨在防止物理篡改时敏感数据泄露。调用 </w:t>
      </w:r>
      <w:proofErr w:type="spellStart"/>
      <w:r w:rsidRPr="00A45629">
        <w:t>BKP_ClearITPendingBit</w:t>
      </w:r>
      <w:proofErr w:type="spellEnd"/>
      <w:r w:rsidRPr="00A45629">
        <w:t>仅清除中断挂起位，</w:t>
      </w:r>
      <w:r w:rsidRPr="00A45629">
        <w:rPr>
          <w:rFonts w:ascii="Times New Roman" w:hAnsi="Times New Roman" w:cs="Times New Roman"/>
        </w:rPr>
        <w:t>​</w:t>
      </w:r>
      <w:r w:rsidRPr="00A45629">
        <w:rPr>
          <w:b/>
          <w:bCs/>
        </w:rPr>
        <w:t>不会恢复已被清空的备份数据</w:t>
      </w:r>
      <w:r w:rsidRPr="00A45629">
        <w:t>。</w:t>
      </w:r>
    </w:p>
    <w:p w14:paraId="149059CB" w14:textId="77777777" w:rsidR="00A45629" w:rsidRPr="00A45629" w:rsidRDefault="00A45629">
      <w:pPr>
        <w:numPr>
          <w:ilvl w:val="0"/>
          <w:numId w:val="776"/>
        </w:numPr>
      </w:pPr>
      <w:r w:rsidRPr="00A45629">
        <w:rPr>
          <w:rFonts w:ascii="Times New Roman" w:hAnsi="Times New Roman" w:cs="Times New Roman"/>
        </w:rPr>
        <w:t>​</w:t>
      </w:r>
      <w:r w:rsidRPr="00A45629">
        <w:rPr>
          <w:b/>
          <w:bCs/>
        </w:rPr>
        <w:t>标志位区分</w:t>
      </w:r>
      <w:r w:rsidRPr="00A45629">
        <w:rPr>
          <w:rFonts w:ascii="Times New Roman" w:hAnsi="Times New Roman" w:cs="Times New Roman"/>
        </w:rPr>
        <w:t>​</w:t>
      </w:r>
      <w:r w:rsidRPr="00A45629">
        <w:t>：</w:t>
      </w:r>
    </w:p>
    <w:p w14:paraId="00D183D0" w14:textId="77777777" w:rsidR="00A45629" w:rsidRPr="00A45629" w:rsidRDefault="00A45629">
      <w:pPr>
        <w:numPr>
          <w:ilvl w:val="1"/>
          <w:numId w:val="776"/>
        </w:numPr>
      </w:pPr>
      <w:proofErr w:type="spellStart"/>
      <w:r w:rsidRPr="00A45629">
        <w:t>BKP_ClearITPendingBit</w:t>
      </w:r>
      <w:proofErr w:type="spellEnd"/>
      <w:r w:rsidRPr="00A45629">
        <w:t>()清除的是</w:t>
      </w:r>
      <w:r w:rsidRPr="00A45629">
        <w:rPr>
          <w:b/>
          <w:bCs/>
        </w:rPr>
        <w:t>中断挂起位</w:t>
      </w:r>
      <w:r w:rsidRPr="00A45629">
        <w:t>。</w:t>
      </w:r>
    </w:p>
    <w:p w14:paraId="00BA657C" w14:textId="77777777" w:rsidR="00A45629" w:rsidRPr="00A45629" w:rsidRDefault="00A45629">
      <w:pPr>
        <w:numPr>
          <w:ilvl w:val="1"/>
          <w:numId w:val="776"/>
        </w:numPr>
      </w:pPr>
      <w:proofErr w:type="spellStart"/>
      <w:r w:rsidRPr="00A45629">
        <w:t>BKP_ClearFlag</w:t>
      </w:r>
      <w:proofErr w:type="spellEnd"/>
      <w:r w:rsidRPr="00A45629">
        <w:t>()清除的是</w:t>
      </w:r>
      <w:r w:rsidRPr="00A45629">
        <w:rPr>
          <w:b/>
          <w:bCs/>
        </w:rPr>
        <w:t>事件标志位</w:t>
      </w:r>
      <w:r w:rsidRPr="00A45629">
        <w:t>。</w:t>
      </w:r>
    </w:p>
    <w:p w14:paraId="09D3EBE4" w14:textId="77777777" w:rsidR="00A45629" w:rsidRPr="00A45629" w:rsidRDefault="00A45629" w:rsidP="00A45629">
      <w:r w:rsidRPr="00A45629">
        <w:t>在中断服务程序中，通常需要同时调用这两个函数。</w:t>
      </w:r>
    </w:p>
    <w:p w14:paraId="220D3E64" w14:textId="77777777" w:rsidR="00A45629" w:rsidRPr="00A45629" w:rsidRDefault="00A45629" w:rsidP="00A45629">
      <w:pPr>
        <w:pStyle w:val="3"/>
      </w:pPr>
      <w:r w:rsidRPr="00A45629">
        <w:rPr>
          <w:rFonts w:ascii="Segoe UI Emoji" w:hAnsi="Segoe UI Emoji" w:cs="Segoe UI Emoji"/>
        </w:rPr>
        <w:t>🔧</w:t>
      </w:r>
      <w:r w:rsidRPr="00A45629">
        <w:t xml:space="preserve"> 相关函数</w:t>
      </w:r>
    </w:p>
    <w:p w14:paraId="711F4223" w14:textId="77777777" w:rsidR="00A45629" w:rsidRPr="00A45629" w:rsidRDefault="00A45629">
      <w:pPr>
        <w:numPr>
          <w:ilvl w:val="0"/>
          <w:numId w:val="777"/>
        </w:numPr>
      </w:pPr>
      <w:proofErr w:type="spellStart"/>
      <w:r w:rsidRPr="00A45629">
        <w:t>BKP_ITConfig</w:t>
      </w:r>
      <w:proofErr w:type="spellEnd"/>
      <w:r w:rsidRPr="00A45629">
        <w:t>()：使能或禁用侵入检测中断。</w:t>
      </w:r>
    </w:p>
    <w:p w14:paraId="57392835" w14:textId="77777777" w:rsidR="00A45629" w:rsidRPr="00A45629" w:rsidRDefault="00A45629">
      <w:pPr>
        <w:numPr>
          <w:ilvl w:val="0"/>
          <w:numId w:val="777"/>
        </w:numPr>
      </w:pPr>
      <w:proofErr w:type="spellStart"/>
      <w:r w:rsidRPr="00A45629">
        <w:t>BKP_GetITStatus</w:t>
      </w:r>
      <w:proofErr w:type="spellEnd"/>
      <w:r w:rsidRPr="00A45629">
        <w:t>()：检查侵入检测中断是否发生。</w:t>
      </w:r>
    </w:p>
    <w:p w14:paraId="46C85DE2" w14:textId="77777777" w:rsidR="00A45629" w:rsidRPr="00A45629" w:rsidRDefault="00A45629">
      <w:pPr>
        <w:numPr>
          <w:ilvl w:val="0"/>
          <w:numId w:val="777"/>
        </w:numPr>
      </w:pPr>
      <w:proofErr w:type="spellStart"/>
      <w:r w:rsidRPr="00A45629">
        <w:t>BKP_GetFlagStatus</w:t>
      </w:r>
      <w:proofErr w:type="spellEnd"/>
      <w:r w:rsidRPr="00A45629">
        <w:t>()：检查侵入事件标志位是否被置位。</w:t>
      </w:r>
    </w:p>
    <w:p w14:paraId="0FC67EC5" w14:textId="77777777" w:rsidR="00A45629" w:rsidRPr="00A45629" w:rsidRDefault="00A45629">
      <w:pPr>
        <w:numPr>
          <w:ilvl w:val="0"/>
          <w:numId w:val="777"/>
        </w:numPr>
      </w:pPr>
      <w:proofErr w:type="spellStart"/>
      <w:r w:rsidRPr="00A45629">
        <w:t>BKP_ClearFlag</w:t>
      </w:r>
      <w:proofErr w:type="spellEnd"/>
      <w:r w:rsidRPr="00A45629">
        <w:t>()：清除侵入事件标志位。</w:t>
      </w:r>
    </w:p>
    <w:p w14:paraId="4CFA12F9" w14:textId="77777777" w:rsidR="00A45629" w:rsidRPr="00A45629" w:rsidRDefault="00A45629" w:rsidP="00A45629">
      <w:pPr>
        <w:pStyle w:val="3"/>
      </w:pPr>
      <w:r w:rsidRPr="00A45629">
        <w:rPr>
          <w:rFonts w:ascii="Segoe UI Emoji" w:hAnsi="Segoe UI Emoji" w:cs="Segoe UI Emoji"/>
        </w:rPr>
        <w:t>💎</w:t>
      </w:r>
      <w:r w:rsidRPr="00A45629">
        <w:t xml:space="preserve"> 总结</w:t>
      </w:r>
    </w:p>
    <w:p w14:paraId="30B6B845" w14:textId="77777777" w:rsidR="00A45629" w:rsidRPr="00A45629" w:rsidRDefault="00A45629" w:rsidP="00A45629">
      <w:proofErr w:type="spellStart"/>
      <w:r w:rsidRPr="00A45629">
        <w:t>BKP_ClearITPendingBit</w:t>
      </w:r>
      <w:proofErr w:type="spellEnd"/>
      <w:r w:rsidRPr="00A45629">
        <w:t>是STM32硬件安全体系中，处理侵入检测中断流程的</w:t>
      </w:r>
      <w:r w:rsidRPr="00A45629">
        <w:rPr>
          <w:b/>
          <w:bCs/>
        </w:rPr>
        <w:t>必要收尾步骤</w:t>
      </w:r>
      <w:r w:rsidRPr="00A45629">
        <w:t>。正确使用它能确保中断系统正常工作，避免重复进入中断，是构建可靠防篡改功能的关键一环。</w:t>
      </w:r>
    </w:p>
    <w:p w14:paraId="6CC7F26D" w14:textId="77777777" w:rsidR="00A45629" w:rsidRPr="00A45629" w:rsidRDefault="00A45629" w:rsidP="00A45629">
      <w:r w:rsidRPr="00A45629">
        <w:t>希望这些信息能帮助您更好地理解和使用这个函数。如果您对BKP模块的其他功能还有疑问，随时可以继续提问。</w:t>
      </w:r>
    </w:p>
    <w:p w14:paraId="1CEAAB58" w14:textId="77777777" w:rsidR="00A45629" w:rsidRPr="00A45629" w:rsidRDefault="00A45629" w:rsidP="00A45629"/>
    <w:p w14:paraId="77E8E625" w14:textId="264D6107" w:rsidR="00A55D52" w:rsidRDefault="00A55D52" w:rsidP="00E51449">
      <w:pPr>
        <w:pStyle w:val="1"/>
      </w:pPr>
      <w:r>
        <w:rPr>
          <w:rFonts w:hint="eastAsia"/>
        </w:rPr>
        <w:lastRenderedPageBreak/>
        <w:t>RTC</w:t>
      </w:r>
      <w:r w:rsidR="009067D7">
        <w:rPr>
          <w:rFonts w:hint="eastAsia"/>
        </w:rPr>
        <w:t>(实时时钟)</w:t>
      </w:r>
    </w:p>
    <w:p w14:paraId="398EFC7F" w14:textId="4D92F3C0" w:rsidR="00574664" w:rsidRDefault="00574664" w:rsidP="0095033A">
      <w:pPr>
        <w:pStyle w:val="2"/>
      </w:pPr>
      <w:proofErr w:type="spellStart"/>
      <w:r w:rsidRPr="00574664">
        <w:t>RTC_ITConfig</w:t>
      </w:r>
      <w:proofErr w:type="spellEnd"/>
      <w:r w:rsidRPr="00574664">
        <w:t>(</w:t>
      </w:r>
      <w:r>
        <w:rPr>
          <w:rFonts w:hint="eastAsia"/>
        </w:rPr>
        <w:t>)</w:t>
      </w:r>
      <w:r w:rsidR="0021270D">
        <w:br/>
      </w:r>
      <w:r w:rsidR="0021270D" w:rsidRPr="0021270D">
        <w:rPr>
          <w:b/>
          <w:bCs/>
        </w:rPr>
        <w:t>启用</w:t>
      </w:r>
      <w:r w:rsidR="0021270D" w:rsidRPr="0021270D">
        <w:t>或</w:t>
      </w:r>
      <w:r w:rsidR="0021270D" w:rsidRPr="0021270D">
        <w:rPr>
          <w:b/>
          <w:bCs/>
        </w:rPr>
        <w:t>禁用</w:t>
      </w:r>
      <w:r w:rsidR="0021270D" w:rsidRPr="0021270D">
        <w:t>RTC（实时时钟）的特定中断</w:t>
      </w:r>
    </w:p>
    <w:p w14:paraId="6A8B37E6" w14:textId="77777777" w:rsidR="0021270D" w:rsidRPr="0021270D" w:rsidRDefault="0021270D" w:rsidP="0021270D">
      <w:r w:rsidRPr="0021270D">
        <w:t>STM32标准外设库中的</w:t>
      </w:r>
      <w:proofErr w:type="spellStart"/>
      <w:r w:rsidRPr="0021270D">
        <w:t>RTC_ITConfig</w:t>
      </w:r>
      <w:proofErr w:type="spellEnd"/>
      <w:r w:rsidRPr="0021270D">
        <w:t>函数用于</w:t>
      </w:r>
      <w:r w:rsidRPr="0021270D">
        <w:rPr>
          <w:b/>
          <w:bCs/>
        </w:rPr>
        <w:t>启用</w:t>
      </w:r>
      <w:r w:rsidRPr="0021270D">
        <w:t>或</w:t>
      </w:r>
      <w:r w:rsidRPr="0021270D">
        <w:rPr>
          <w:b/>
          <w:bCs/>
        </w:rPr>
        <w:t>禁用</w:t>
      </w:r>
      <w:r w:rsidRPr="0021270D">
        <w:t>RTC（实时时钟）的特定中断。</w:t>
      </w:r>
    </w:p>
    <w:p w14:paraId="79EC511C" w14:textId="77777777" w:rsidR="0021270D" w:rsidRPr="0021270D" w:rsidRDefault="0021270D" w:rsidP="0021270D">
      <w:r w:rsidRPr="0021270D">
        <w:t>下面是该函数的中文详细说明、参数解析以及一个典型的使用示例。</w:t>
      </w:r>
    </w:p>
    <w:p w14:paraId="79F0A836" w14:textId="77777777" w:rsidR="0021270D" w:rsidRPr="0021270D" w:rsidRDefault="0021270D" w:rsidP="00692657">
      <w:pPr>
        <w:pStyle w:val="3"/>
      </w:pPr>
      <w:r w:rsidRPr="0021270D">
        <w:rPr>
          <w:rFonts w:ascii="Segoe UI Emoji" w:hAnsi="Segoe UI Emoji" w:cs="Segoe UI Emoji"/>
        </w:rPr>
        <w:t>🔍</w:t>
      </w:r>
      <w:r w:rsidRPr="0021270D">
        <w:t xml:space="preserve"> 函数原型与参数</w:t>
      </w:r>
    </w:p>
    <w:p w14:paraId="2072285D" w14:textId="77777777" w:rsidR="0021270D" w:rsidRPr="0021270D" w:rsidRDefault="0021270D" w:rsidP="0021270D">
      <w:r w:rsidRPr="0021270D">
        <w:t>函数的原型如下（通常在头文件 stm32f10x_rtc.h中定义）：</w:t>
      </w:r>
    </w:p>
    <w:p w14:paraId="56833E4B" w14:textId="77777777" w:rsidR="0021270D" w:rsidRPr="0021270D" w:rsidRDefault="0021270D" w:rsidP="0021270D">
      <w:r w:rsidRPr="0021270D">
        <w:t xml:space="preserve">void </w:t>
      </w:r>
      <w:proofErr w:type="spellStart"/>
      <w:r w:rsidRPr="0021270D">
        <w:t>RTC_</w:t>
      </w:r>
      <w:proofErr w:type="gramStart"/>
      <w:r w:rsidRPr="0021270D">
        <w:t>ITConfig</w:t>
      </w:r>
      <w:proofErr w:type="spellEnd"/>
      <w:r w:rsidRPr="0021270D">
        <w:t>(</w:t>
      </w:r>
      <w:proofErr w:type="gramEnd"/>
      <w:r w:rsidRPr="0021270D">
        <w:t xml:space="preserve">uint16_t RTC_IT, </w:t>
      </w:r>
      <w:proofErr w:type="spellStart"/>
      <w:r w:rsidRPr="0021270D">
        <w:t>FunctionalState</w:t>
      </w:r>
      <w:proofErr w:type="spellEnd"/>
      <w:r w:rsidRPr="0021270D">
        <w:t xml:space="preserve"> </w:t>
      </w:r>
      <w:proofErr w:type="spellStart"/>
      <w:r w:rsidRPr="0021270D">
        <w:t>NewState</w:t>
      </w:r>
      <w:proofErr w:type="spellEnd"/>
      <w:r w:rsidRPr="0021270D">
        <w:t>);</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919"/>
        <w:gridCol w:w="1464"/>
        <w:gridCol w:w="5736"/>
      </w:tblGrid>
      <w:tr w:rsidR="0021270D" w:rsidRPr="0021270D" w14:paraId="6D48451F"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3F99A2B" w14:textId="77777777" w:rsidR="0021270D" w:rsidRPr="0021270D" w:rsidRDefault="0021270D" w:rsidP="0021270D">
            <w:pPr>
              <w:rPr>
                <w:b/>
                <w:bCs/>
              </w:rPr>
            </w:pPr>
            <w:r w:rsidRPr="0021270D">
              <w:rPr>
                <w:b/>
                <w:bCs/>
              </w:rPr>
              <w:t>参数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99C0BB6" w14:textId="77777777" w:rsidR="0021270D" w:rsidRPr="0021270D" w:rsidRDefault="0021270D" w:rsidP="0021270D">
            <w:pPr>
              <w:rPr>
                <w:b/>
                <w:bCs/>
              </w:rPr>
            </w:pPr>
            <w:r w:rsidRPr="0021270D">
              <w:rPr>
                <w:b/>
                <w:bCs/>
              </w:rPr>
              <w:t>类型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279FF6A" w14:textId="77777777" w:rsidR="0021270D" w:rsidRPr="0021270D" w:rsidRDefault="0021270D" w:rsidP="0021270D">
            <w:pPr>
              <w:rPr>
                <w:b/>
                <w:bCs/>
              </w:rPr>
            </w:pPr>
            <w:r w:rsidRPr="0021270D">
              <w:rPr>
                <w:b/>
                <w:bCs/>
              </w:rPr>
              <w:t>说明</w:t>
            </w:r>
          </w:p>
        </w:tc>
      </w:tr>
      <w:tr w:rsidR="0021270D" w:rsidRPr="0021270D" w14:paraId="5680823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8909846" w14:textId="77777777" w:rsidR="0021270D" w:rsidRPr="0021270D" w:rsidRDefault="0021270D" w:rsidP="0021270D">
            <w:r w:rsidRPr="0021270D">
              <w:t>RTC_IT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E2E5906" w14:textId="77777777" w:rsidR="0021270D" w:rsidRPr="0021270D" w:rsidRDefault="0021270D" w:rsidP="0021270D">
            <w:r w:rsidRPr="0021270D">
              <w:t>uint16_t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319F95F" w14:textId="77777777" w:rsidR="0021270D" w:rsidRPr="0021270D" w:rsidRDefault="0021270D" w:rsidP="0021270D">
            <w:r w:rsidRPr="0021270D">
              <w:t>指定要配置的RTC中断源。</w:t>
            </w:r>
          </w:p>
        </w:tc>
      </w:tr>
      <w:tr w:rsidR="0021270D" w:rsidRPr="0021270D" w14:paraId="56F0A62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B101D26" w14:textId="77777777" w:rsidR="0021270D" w:rsidRPr="0021270D" w:rsidRDefault="0021270D" w:rsidP="0021270D">
            <w:proofErr w:type="spellStart"/>
            <w:r w:rsidRPr="0021270D">
              <w:t>NewState</w:t>
            </w:r>
            <w:proofErr w:type="spellEnd"/>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3AF1E0" w14:textId="77777777" w:rsidR="0021270D" w:rsidRPr="0021270D" w:rsidRDefault="0021270D" w:rsidP="0021270D">
            <w:r w:rsidRPr="0021270D">
              <w:t>FunctionalState</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45E0B9E" w14:textId="77777777" w:rsidR="0021270D" w:rsidRPr="0021270D" w:rsidRDefault="0021270D" w:rsidP="0021270D">
            <w:r w:rsidRPr="0021270D">
              <w:t>设定中断的新状态，ENABLE（使能）或 DISABLE（失能）。</w:t>
            </w:r>
          </w:p>
        </w:tc>
      </w:tr>
    </w:tbl>
    <w:p w14:paraId="69232CD0" w14:textId="77777777" w:rsidR="0021270D" w:rsidRPr="0021270D" w:rsidRDefault="0021270D" w:rsidP="0021270D">
      <w:r w:rsidRPr="0021270D">
        <w:t>其中，参数 RTC_IT可以是以下一个或多个值的组合（通过按位或 |操作）：</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312"/>
        <w:gridCol w:w="6978"/>
      </w:tblGrid>
      <w:tr w:rsidR="0021270D" w:rsidRPr="0021270D" w14:paraId="09C724E6"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57B1111" w14:textId="77777777" w:rsidR="0021270D" w:rsidRPr="0021270D" w:rsidRDefault="0021270D" w:rsidP="0021270D">
            <w:pPr>
              <w:rPr>
                <w:b/>
                <w:bCs/>
              </w:rPr>
            </w:pPr>
            <w:r w:rsidRPr="0021270D">
              <w:rPr>
                <w:b/>
                <w:bCs/>
              </w:rPr>
              <w:t>中断源宏定义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D4A630F" w14:textId="77777777" w:rsidR="0021270D" w:rsidRPr="0021270D" w:rsidRDefault="0021270D" w:rsidP="0021270D">
            <w:pPr>
              <w:rPr>
                <w:b/>
                <w:bCs/>
              </w:rPr>
            </w:pPr>
            <w:r w:rsidRPr="0021270D">
              <w:rPr>
                <w:b/>
                <w:bCs/>
              </w:rPr>
              <w:t>描述</w:t>
            </w:r>
          </w:p>
        </w:tc>
      </w:tr>
      <w:tr w:rsidR="0021270D" w:rsidRPr="0021270D" w14:paraId="7BC284C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7DF34FE" w14:textId="77777777" w:rsidR="0021270D" w:rsidRPr="0021270D" w:rsidRDefault="0021270D" w:rsidP="0021270D">
            <w:r w:rsidRPr="0021270D">
              <w:t>RTC_IT_OW</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900B8E9" w14:textId="77777777" w:rsidR="0021270D" w:rsidRPr="0021270D" w:rsidRDefault="0021270D" w:rsidP="0021270D">
            <w:r w:rsidRPr="0021270D">
              <w:rPr>
                <w:rFonts w:ascii="Times New Roman" w:hAnsi="Times New Roman" w:cs="Times New Roman"/>
              </w:rPr>
              <w:t>​</w:t>
            </w:r>
            <w:r w:rsidRPr="0021270D">
              <w:rPr>
                <w:b/>
                <w:bCs/>
              </w:rPr>
              <w:t>溢出中断</w:t>
            </w:r>
            <w:r w:rsidRPr="0021270D">
              <w:rPr>
                <w:rFonts w:ascii="Times New Roman" w:hAnsi="Times New Roman" w:cs="Times New Roman"/>
              </w:rPr>
              <w:t>​</w:t>
            </w:r>
            <w:r w:rsidRPr="0021270D">
              <w:t>：当RTC的32位计数器计数到最大值（0xFFFFFFFF）后归零时触发。</w:t>
            </w:r>
          </w:p>
        </w:tc>
      </w:tr>
      <w:tr w:rsidR="0021270D" w:rsidRPr="0021270D" w14:paraId="0341E9C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06DBB95" w14:textId="77777777" w:rsidR="0021270D" w:rsidRPr="0021270D" w:rsidRDefault="0021270D" w:rsidP="0021270D">
            <w:r w:rsidRPr="0021270D">
              <w:t>RTC_IT_ALR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C240EF" w14:textId="77777777" w:rsidR="0021270D" w:rsidRPr="0021270D" w:rsidRDefault="0021270D" w:rsidP="0021270D">
            <w:r w:rsidRPr="0021270D">
              <w:rPr>
                <w:rFonts w:ascii="Times New Roman" w:hAnsi="Times New Roman" w:cs="Times New Roman"/>
              </w:rPr>
              <w:t>​</w:t>
            </w:r>
            <w:r w:rsidRPr="0021270D">
              <w:rPr>
                <w:b/>
                <w:bCs/>
              </w:rPr>
              <w:t>闹钟中断</w:t>
            </w:r>
            <w:r w:rsidRPr="0021270D">
              <w:rPr>
                <w:rFonts w:ascii="Times New Roman" w:hAnsi="Times New Roman" w:cs="Times New Roman"/>
              </w:rPr>
              <w:t>​</w:t>
            </w:r>
            <w:r w:rsidRPr="0021270D">
              <w:t>：当RTC计数器的值达到预设的闹钟值（RTC_ALR）时触发。</w:t>
            </w:r>
          </w:p>
        </w:tc>
      </w:tr>
      <w:tr w:rsidR="0021270D" w:rsidRPr="0021270D" w14:paraId="2055F57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2B1CEFC" w14:textId="77777777" w:rsidR="0021270D" w:rsidRPr="0021270D" w:rsidRDefault="0021270D" w:rsidP="0021270D">
            <w:r w:rsidRPr="0021270D">
              <w:t>RTC_IT_SEC</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A5E57AA" w14:textId="77777777" w:rsidR="0021270D" w:rsidRPr="0021270D" w:rsidRDefault="0021270D" w:rsidP="0021270D">
            <w:r w:rsidRPr="0021270D">
              <w:rPr>
                <w:rFonts w:ascii="Times New Roman" w:hAnsi="Times New Roman" w:cs="Times New Roman"/>
              </w:rPr>
              <w:t>​</w:t>
            </w:r>
            <w:r w:rsidRPr="0021270D">
              <w:rPr>
                <w:b/>
                <w:bCs/>
              </w:rPr>
              <w:t>秒中断</w:t>
            </w:r>
            <w:r w:rsidRPr="0021270D">
              <w:rPr>
                <w:rFonts w:ascii="Times New Roman" w:hAnsi="Times New Roman" w:cs="Times New Roman"/>
              </w:rPr>
              <w:t>​</w:t>
            </w:r>
            <w:r w:rsidRPr="0021270D">
              <w:t>：可编程的周期性中断，通常每秒触发一次，用于时间更新。</w:t>
            </w:r>
          </w:p>
        </w:tc>
      </w:tr>
    </w:tbl>
    <w:p w14:paraId="1CB7A95C" w14:textId="77777777" w:rsidR="0021270D" w:rsidRPr="0021270D" w:rsidRDefault="0021270D" w:rsidP="0021270D">
      <w:r w:rsidRPr="0021270D">
        <w:t xml:space="preserve">参数 </w:t>
      </w:r>
      <w:proofErr w:type="spellStart"/>
      <w:r w:rsidRPr="0021270D">
        <w:t>NewState</w:t>
      </w:r>
      <w:proofErr w:type="spellEnd"/>
      <w:r w:rsidRPr="0021270D">
        <w:t>的类型 FunctionalState是一个枚举，通常定义为：</w:t>
      </w:r>
    </w:p>
    <w:p w14:paraId="4CE8E5F1" w14:textId="77777777" w:rsidR="0021270D" w:rsidRPr="0021270D" w:rsidRDefault="0021270D" w:rsidP="0021270D">
      <w:r w:rsidRPr="0021270D">
        <w:t xml:space="preserve">typedef </w:t>
      </w:r>
      <w:proofErr w:type="spellStart"/>
      <w:r w:rsidRPr="0021270D">
        <w:t>enum</w:t>
      </w:r>
      <w:proofErr w:type="spellEnd"/>
      <w:r w:rsidRPr="0021270D">
        <w:t xml:space="preserve"> {DISABLE = 0, ENABLE = 1} FunctionalState;</w:t>
      </w:r>
    </w:p>
    <w:p w14:paraId="1DCA3F3F" w14:textId="77777777" w:rsidR="0021270D" w:rsidRPr="0021270D" w:rsidRDefault="0021270D" w:rsidP="00692657">
      <w:pPr>
        <w:pStyle w:val="3"/>
      </w:pPr>
      <w:r w:rsidRPr="0021270D">
        <w:rPr>
          <w:rFonts w:ascii="Segoe UI Emoji" w:hAnsi="Segoe UI Emoji" w:cs="Segoe UI Emoji"/>
        </w:rPr>
        <w:t>⚠️</w:t>
      </w:r>
      <w:r w:rsidRPr="0021270D">
        <w:t xml:space="preserve"> 重要注意事项</w:t>
      </w:r>
    </w:p>
    <w:p w14:paraId="72E90E8E" w14:textId="77777777" w:rsidR="0021270D" w:rsidRPr="0021270D" w:rsidRDefault="0021270D" w:rsidP="0021270D">
      <w:r w:rsidRPr="0021270D">
        <w:t xml:space="preserve">在使用 </w:t>
      </w:r>
      <w:proofErr w:type="spellStart"/>
      <w:r w:rsidRPr="0021270D">
        <w:t>RTC_ITConfig</w:t>
      </w:r>
      <w:proofErr w:type="spellEnd"/>
      <w:r w:rsidRPr="0021270D">
        <w:t>函数时，有一个</w:t>
      </w:r>
      <w:r w:rsidRPr="0021270D">
        <w:rPr>
          <w:b/>
          <w:bCs/>
        </w:rPr>
        <w:t>关键的先决条件</w:t>
      </w:r>
      <w:r w:rsidRPr="0021270D">
        <w:rPr>
          <w:rFonts w:ascii="Times New Roman" w:hAnsi="Times New Roman" w:cs="Times New Roman"/>
        </w:rPr>
        <w:t>​</w:t>
      </w:r>
      <w:r w:rsidRPr="0021270D">
        <w:t>：</w:t>
      </w:r>
    </w:p>
    <w:p w14:paraId="71E0400A" w14:textId="77777777" w:rsidR="0021270D" w:rsidRPr="0021270D" w:rsidRDefault="0021270D" w:rsidP="0021270D">
      <w:r w:rsidRPr="0021270D">
        <w:rPr>
          <w:rFonts w:ascii="Times New Roman" w:hAnsi="Times New Roman" w:cs="Times New Roman"/>
        </w:rPr>
        <w:t>​</w:t>
      </w:r>
      <w:r w:rsidRPr="0021270D">
        <w:rPr>
          <w:b/>
          <w:bCs/>
        </w:rPr>
        <w:t>必须</w:t>
      </w:r>
      <w:r w:rsidRPr="0021270D">
        <w:t xml:space="preserve">在调用此函数之前，先调用 </w:t>
      </w:r>
      <w:proofErr w:type="spellStart"/>
      <w:r w:rsidRPr="0021270D">
        <w:t>RTC_WaitForLastTask</w:t>
      </w:r>
      <w:proofErr w:type="spellEnd"/>
      <w:r w:rsidRPr="0021270D">
        <w:t>()函数，并等待其标志位 RTOFF（RTC操作关闭）被硬件设置为 1。这确保了RTC寄存器当前不在繁忙状态，可以安全地进行配置。</w:t>
      </w:r>
    </w:p>
    <w:p w14:paraId="4305B38C" w14:textId="77777777" w:rsidR="0021270D" w:rsidRPr="0021270D" w:rsidRDefault="0021270D" w:rsidP="00692657">
      <w:pPr>
        <w:pStyle w:val="3"/>
      </w:pPr>
      <w:r w:rsidRPr="0021270D">
        <w:rPr>
          <w:rFonts w:ascii="Segoe UI Emoji" w:hAnsi="Segoe UI Emoji" w:cs="Segoe UI Emoji"/>
        </w:rPr>
        <w:lastRenderedPageBreak/>
        <w:t>💡</w:t>
      </w:r>
      <w:r w:rsidRPr="0021270D">
        <w:t xml:space="preserve"> 使用示例</w:t>
      </w:r>
    </w:p>
    <w:p w14:paraId="4CC5DBB3" w14:textId="77777777" w:rsidR="0021270D" w:rsidRPr="0021270D" w:rsidRDefault="0021270D" w:rsidP="0021270D">
      <w:r w:rsidRPr="0021270D">
        <w:t>下面这段代码演示了如何使能RTC的秒中断和闹钟中断：</w:t>
      </w:r>
    </w:p>
    <w:p w14:paraId="5D8A33B3" w14:textId="77777777" w:rsidR="0021270D" w:rsidRPr="0021270D" w:rsidRDefault="0021270D" w:rsidP="0021270D">
      <w:r w:rsidRPr="0021270D">
        <w:t>/* 1. 等待上一次对RTC的写操作完成 */</w:t>
      </w:r>
    </w:p>
    <w:p w14:paraId="19EE336B" w14:textId="77777777" w:rsidR="0021270D" w:rsidRPr="0021270D" w:rsidRDefault="0021270D" w:rsidP="0021270D">
      <w:proofErr w:type="spellStart"/>
      <w:r w:rsidRPr="0021270D">
        <w:t>RTC_</w:t>
      </w:r>
      <w:proofErr w:type="gramStart"/>
      <w:r w:rsidRPr="0021270D">
        <w:t>WaitForLastTask</w:t>
      </w:r>
      <w:proofErr w:type="spellEnd"/>
      <w:r w:rsidRPr="0021270D">
        <w:t>(</w:t>
      </w:r>
      <w:proofErr w:type="gramEnd"/>
      <w:r w:rsidRPr="0021270D">
        <w:t>);</w:t>
      </w:r>
    </w:p>
    <w:p w14:paraId="62375E18" w14:textId="77777777" w:rsidR="0021270D" w:rsidRPr="0021270D" w:rsidRDefault="0021270D" w:rsidP="0021270D"/>
    <w:p w14:paraId="0121B0D7" w14:textId="77777777" w:rsidR="0021270D" w:rsidRPr="0021270D" w:rsidRDefault="0021270D" w:rsidP="0021270D">
      <w:r w:rsidRPr="0021270D">
        <w:t xml:space="preserve">/* 2. 使能秒中断 </w:t>
      </w:r>
      <w:proofErr w:type="gramStart"/>
      <w:r w:rsidRPr="0021270D">
        <w:t>(SEC)</w:t>
      </w:r>
      <w:proofErr w:type="gramEnd"/>
      <w:r w:rsidRPr="0021270D">
        <w:t xml:space="preserve"> 和闹钟中断 </w:t>
      </w:r>
      <w:proofErr w:type="gramStart"/>
      <w:r w:rsidRPr="0021270D">
        <w:t>(ALR)</w:t>
      </w:r>
      <w:proofErr w:type="gramEnd"/>
      <w:r w:rsidRPr="0021270D">
        <w:t xml:space="preserve"> */</w:t>
      </w:r>
    </w:p>
    <w:p w14:paraId="0489CDB9" w14:textId="77777777" w:rsidR="0021270D" w:rsidRPr="0021270D" w:rsidRDefault="0021270D" w:rsidP="0021270D">
      <w:proofErr w:type="spellStart"/>
      <w:r w:rsidRPr="0021270D">
        <w:t>RTC_</w:t>
      </w:r>
      <w:proofErr w:type="gramStart"/>
      <w:r w:rsidRPr="0021270D">
        <w:t>ITConfig</w:t>
      </w:r>
      <w:proofErr w:type="spellEnd"/>
      <w:r w:rsidRPr="0021270D">
        <w:t>(</w:t>
      </w:r>
      <w:proofErr w:type="gramEnd"/>
      <w:r w:rsidRPr="0021270D">
        <w:t>RTC_IT_SEC | RTC_ALR, ENABLE);</w:t>
      </w:r>
    </w:p>
    <w:p w14:paraId="35A5ECBA" w14:textId="77777777" w:rsidR="0021270D" w:rsidRPr="0021270D" w:rsidRDefault="0021270D" w:rsidP="0021270D"/>
    <w:p w14:paraId="39777B96" w14:textId="77777777" w:rsidR="0021270D" w:rsidRPr="0021270D" w:rsidRDefault="0021270D" w:rsidP="0021270D">
      <w:r w:rsidRPr="0021270D">
        <w:t>/* 如果需要禁用溢出中断，可以这样写： */</w:t>
      </w:r>
    </w:p>
    <w:p w14:paraId="37CD062E" w14:textId="77777777" w:rsidR="0021270D" w:rsidRPr="0021270D" w:rsidRDefault="0021270D" w:rsidP="0021270D">
      <w:proofErr w:type="spellStart"/>
      <w:r w:rsidRPr="0021270D">
        <w:t>RTC_</w:t>
      </w:r>
      <w:proofErr w:type="gramStart"/>
      <w:r w:rsidRPr="0021270D">
        <w:t>WaitForLastTask</w:t>
      </w:r>
      <w:proofErr w:type="spellEnd"/>
      <w:r w:rsidRPr="0021270D">
        <w:t>(</w:t>
      </w:r>
      <w:proofErr w:type="gramEnd"/>
      <w:r w:rsidRPr="0021270D">
        <w:t>);</w:t>
      </w:r>
    </w:p>
    <w:p w14:paraId="4F72E0A3" w14:textId="77777777" w:rsidR="0021270D" w:rsidRPr="0021270D" w:rsidRDefault="0021270D" w:rsidP="0021270D">
      <w:proofErr w:type="spellStart"/>
      <w:r w:rsidRPr="0021270D">
        <w:t>RTC_</w:t>
      </w:r>
      <w:proofErr w:type="gramStart"/>
      <w:r w:rsidRPr="0021270D">
        <w:t>ITConfig</w:t>
      </w:r>
      <w:proofErr w:type="spellEnd"/>
      <w:r w:rsidRPr="0021270D">
        <w:t>(</w:t>
      </w:r>
      <w:proofErr w:type="gramEnd"/>
      <w:r w:rsidRPr="0021270D">
        <w:t>RTC_IT_OW, DISABLE);</w:t>
      </w:r>
    </w:p>
    <w:p w14:paraId="0520A376" w14:textId="77777777" w:rsidR="0021270D" w:rsidRPr="0021270D" w:rsidRDefault="0021270D" w:rsidP="00692657">
      <w:pPr>
        <w:pStyle w:val="3"/>
      </w:pPr>
      <w:r w:rsidRPr="0021270D">
        <w:rPr>
          <w:rFonts w:ascii="Segoe UI Emoji" w:hAnsi="Segoe UI Emoji" w:cs="Segoe UI Emoji"/>
        </w:rPr>
        <w:t>🔄</w:t>
      </w:r>
      <w:r w:rsidRPr="0021270D">
        <w:t xml:space="preserve"> 相关函数与完整流程</w:t>
      </w:r>
    </w:p>
    <w:p w14:paraId="502B9BF7" w14:textId="77777777" w:rsidR="0021270D" w:rsidRPr="0021270D" w:rsidRDefault="0021270D" w:rsidP="0021270D">
      <w:r w:rsidRPr="0021270D">
        <w:t>配置RTC中断通常是整个RTC初始化流程的一部分。通常还会用到以下关键函数：</w:t>
      </w:r>
    </w:p>
    <w:p w14:paraId="340B321E" w14:textId="77777777" w:rsidR="0021270D" w:rsidRPr="0021270D" w:rsidRDefault="0021270D">
      <w:pPr>
        <w:numPr>
          <w:ilvl w:val="0"/>
          <w:numId w:val="823"/>
        </w:numPr>
      </w:pPr>
      <w:proofErr w:type="spellStart"/>
      <w:r w:rsidRPr="0021270D">
        <w:t>RTC_WaitForLastTask</w:t>
      </w:r>
      <w:proofErr w:type="spellEnd"/>
      <w:r w:rsidRPr="0021270D">
        <w:t>(): 等待RTC就绪（检查RTOFF位）。</w:t>
      </w:r>
    </w:p>
    <w:p w14:paraId="2C8E6524" w14:textId="77777777" w:rsidR="0021270D" w:rsidRPr="0021270D" w:rsidRDefault="0021270D">
      <w:pPr>
        <w:numPr>
          <w:ilvl w:val="0"/>
          <w:numId w:val="823"/>
        </w:numPr>
      </w:pPr>
      <w:proofErr w:type="spellStart"/>
      <w:r w:rsidRPr="0021270D">
        <w:t>RTC_GetITStatus</w:t>
      </w:r>
      <w:proofErr w:type="spellEnd"/>
      <w:r w:rsidRPr="0021270D">
        <w:t>(): 在中断服务函数中，检查具体是哪个RTC中断触发。</w:t>
      </w:r>
    </w:p>
    <w:p w14:paraId="6DCAF16A" w14:textId="77777777" w:rsidR="0021270D" w:rsidRPr="0021270D" w:rsidRDefault="0021270D">
      <w:pPr>
        <w:numPr>
          <w:ilvl w:val="0"/>
          <w:numId w:val="823"/>
        </w:numPr>
      </w:pPr>
      <w:proofErr w:type="spellStart"/>
      <w:r w:rsidRPr="0021270D">
        <w:t>RTC_ClearITPendingBit</w:t>
      </w:r>
      <w:proofErr w:type="spellEnd"/>
      <w:r w:rsidRPr="0021270D">
        <w:t>(): 在中断服务函数中，清除相应的中断挂起位。</w:t>
      </w:r>
    </w:p>
    <w:p w14:paraId="1D9C5975" w14:textId="77777777" w:rsidR="0021270D" w:rsidRPr="0021270D" w:rsidRDefault="0021270D" w:rsidP="0021270D">
      <w:r w:rsidRPr="0021270D">
        <w:t>一个典型的RTC中断配置和处理的简化流程如下：</w:t>
      </w:r>
    </w:p>
    <w:p w14:paraId="1220B15A" w14:textId="77777777" w:rsidR="0021270D" w:rsidRPr="0021270D" w:rsidRDefault="0021270D" w:rsidP="0021270D">
      <w:r w:rsidRPr="0021270D">
        <w:t>// 初始化部分</w:t>
      </w:r>
    </w:p>
    <w:p w14:paraId="0B4086FD" w14:textId="77777777" w:rsidR="0021270D" w:rsidRPr="0021270D" w:rsidRDefault="0021270D" w:rsidP="0021270D">
      <w:proofErr w:type="spellStart"/>
      <w:r w:rsidRPr="0021270D">
        <w:t>PWR_BackupAccessCmd</w:t>
      </w:r>
      <w:proofErr w:type="spellEnd"/>
      <w:r w:rsidRPr="0021270D">
        <w:t>(ENABLE); // 使能对后备域（包括RTC和BKP）的访问</w:t>
      </w:r>
    </w:p>
    <w:p w14:paraId="458761B7" w14:textId="77777777" w:rsidR="0021270D" w:rsidRPr="0021270D" w:rsidRDefault="0021270D" w:rsidP="0021270D">
      <w:r w:rsidRPr="0021270D">
        <w:t>// ... 配置RTC时钟源、分频器、初始时间等 ...</w:t>
      </w:r>
    </w:p>
    <w:p w14:paraId="75BC8018" w14:textId="77777777" w:rsidR="0021270D" w:rsidRPr="0021270D" w:rsidRDefault="0021270D" w:rsidP="0021270D">
      <w:proofErr w:type="spellStart"/>
      <w:r w:rsidRPr="0021270D">
        <w:t>RTC_</w:t>
      </w:r>
      <w:proofErr w:type="gramStart"/>
      <w:r w:rsidRPr="0021270D">
        <w:t>WaitForLastTask</w:t>
      </w:r>
      <w:proofErr w:type="spellEnd"/>
      <w:r w:rsidRPr="0021270D">
        <w:t>(</w:t>
      </w:r>
      <w:proofErr w:type="gramEnd"/>
      <w:r w:rsidRPr="0021270D">
        <w:t>);</w:t>
      </w:r>
    </w:p>
    <w:p w14:paraId="5B8B1805" w14:textId="77777777" w:rsidR="0021270D" w:rsidRPr="0021270D" w:rsidRDefault="0021270D" w:rsidP="0021270D">
      <w:proofErr w:type="spellStart"/>
      <w:r w:rsidRPr="0021270D">
        <w:t>RTC_ITConfig</w:t>
      </w:r>
      <w:proofErr w:type="spellEnd"/>
      <w:r w:rsidRPr="0021270D">
        <w:t>(RTC_IT_SEC | RTC_IT_ALR, ENABLE); // 使能所需中断</w:t>
      </w:r>
    </w:p>
    <w:p w14:paraId="0225690A" w14:textId="77777777" w:rsidR="0021270D" w:rsidRPr="0021270D" w:rsidRDefault="0021270D" w:rsidP="0021270D">
      <w:r w:rsidRPr="0021270D">
        <w:t>// 同时在NVIC（嵌套向量中断控制器）中使能RTC全局中断</w:t>
      </w:r>
    </w:p>
    <w:p w14:paraId="703B435A" w14:textId="77777777" w:rsidR="0021270D" w:rsidRPr="0021270D" w:rsidRDefault="0021270D" w:rsidP="0021270D"/>
    <w:p w14:paraId="2C93BFAC" w14:textId="77777777" w:rsidR="0021270D" w:rsidRPr="0021270D" w:rsidRDefault="0021270D" w:rsidP="0021270D">
      <w:r w:rsidRPr="0021270D">
        <w:t>// 中断服务函数 (ISR) 部分</w:t>
      </w:r>
    </w:p>
    <w:p w14:paraId="3B2CEA26" w14:textId="77777777" w:rsidR="0021270D" w:rsidRPr="0021270D" w:rsidRDefault="0021270D" w:rsidP="0021270D">
      <w:r w:rsidRPr="0021270D">
        <w:t xml:space="preserve">void </w:t>
      </w:r>
      <w:proofErr w:type="spellStart"/>
      <w:r w:rsidRPr="0021270D">
        <w:t>RTC_IRQHandler</w:t>
      </w:r>
      <w:proofErr w:type="spellEnd"/>
      <w:r w:rsidRPr="0021270D">
        <w:t>(void)</w:t>
      </w:r>
    </w:p>
    <w:p w14:paraId="451F8447" w14:textId="77777777" w:rsidR="0021270D" w:rsidRPr="0021270D" w:rsidRDefault="0021270D" w:rsidP="0021270D">
      <w:r w:rsidRPr="0021270D">
        <w:lastRenderedPageBreak/>
        <w:t>{</w:t>
      </w:r>
    </w:p>
    <w:p w14:paraId="652274C7" w14:textId="77777777" w:rsidR="0021270D" w:rsidRPr="0021270D" w:rsidRDefault="0021270D" w:rsidP="0021270D">
      <w:r w:rsidRPr="0021270D">
        <w:t xml:space="preserve">    if (</w:t>
      </w:r>
      <w:proofErr w:type="spellStart"/>
      <w:r w:rsidRPr="0021270D">
        <w:t>RTC_</w:t>
      </w:r>
      <w:proofErr w:type="gramStart"/>
      <w:r w:rsidRPr="0021270D">
        <w:t>GetITStatus</w:t>
      </w:r>
      <w:proofErr w:type="spellEnd"/>
      <w:r w:rsidRPr="0021270D">
        <w:t>(</w:t>
      </w:r>
      <w:proofErr w:type="gramEnd"/>
      <w:r w:rsidRPr="0021270D">
        <w:t>RTC_IT_SEC</w:t>
      </w:r>
      <w:proofErr w:type="gramStart"/>
      <w:r w:rsidRPr="0021270D">
        <w:t>) !</w:t>
      </w:r>
      <w:proofErr w:type="gramEnd"/>
      <w:r w:rsidRPr="0021270D">
        <w:t xml:space="preserve">= </w:t>
      </w:r>
      <w:proofErr w:type="gramStart"/>
      <w:r w:rsidRPr="0021270D">
        <w:t>RESET) {</w:t>
      </w:r>
      <w:proofErr w:type="gramEnd"/>
    </w:p>
    <w:p w14:paraId="75E6E017" w14:textId="77777777" w:rsidR="0021270D" w:rsidRPr="0021270D" w:rsidRDefault="0021270D" w:rsidP="0021270D">
      <w:r w:rsidRPr="0021270D">
        <w:t xml:space="preserve">        /</w:t>
      </w:r>
      <w:proofErr w:type="gramStart"/>
      <w:r w:rsidRPr="0021270D">
        <w:t>/ 处理</w:t>
      </w:r>
      <w:proofErr w:type="gramEnd"/>
      <w:r w:rsidRPr="0021270D">
        <w:t>秒中断，例如更新显示时间</w:t>
      </w:r>
    </w:p>
    <w:p w14:paraId="352FBE7A" w14:textId="77777777" w:rsidR="0021270D" w:rsidRPr="0021270D" w:rsidRDefault="0021270D" w:rsidP="0021270D">
      <w:r w:rsidRPr="0021270D">
        <w:t xml:space="preserve">        </w:t>
      </w:r>
      <w:proofErr w:type="spellStart"/>
      <w:r w:rsidRPr="0021270D">
        <w:t>RTC_ClearITPendingBit</w:t>
      </w:r>
      <w:proofErr w:type="spellEnd"/>
      <w:proofErr w:type="gramStart"/>
      <w:r w:rsidRPr="0021270D">
        <w:t>(RTC_IT_SEC); // 清除</w:t>
      </w:r>
      <w:proofErr w:type="gramEnd"/>
      <w:r w:rsidRPr="0021270D">
        <w:t>秒中断挂起位</w:t>
      </w:r>
    </w:p>
    <w:p w14:paraId="03AB2C5C" w14:textId="77777777" w:rsidR="0021270D" w:rsidRPr="0021270D" w:rsidRDefault="0021270D" w:rsidP="0021270D">
      <w:r w:rsidRPr="0021270D">
        <w:t xml:space="preserve">    }</w:t>
      </w:r>
    </w:p>
    <w:p w14:paraId="58D17753" w14:textId="77777777" w:rsidR="0021270D" w:rsidRPr="0021270D" w:rsidRDefault="0021270D" w:rsidP="0021270D">
      <w:r w:rsidRPr="0021270D">
        <w:t xml:space="preserve">    if (</w:t>
      </w:r>
      <w:proofErr w:type="spellStart"/>
      <w:r w:rsidRPr="0021270D">
        <w:t>RTC_</w:t>
      </w:r>
      <w:proofErr w:type="gramStart"/>
      <w:r w:rsidRPr="0021270D">
        <w:t>GetITStatus</w:t>
      </w:r>
      <w:proofErr w:type="spellEnd"/>
      <w:r w:rsidRPr="0021270D">
        <w:t>(</w:t>
      </w:r>
      <w:proofErr w:type="gramEnd"/>
      <w:r w:rsidRPr="0021270D">
        <w:t>RTC_IT_ALR</w:t>
      </w:r>
      <w:proofErr w:type="gramStart"/>
      <w:r w:rsidRPr="0021270D">
        <w:t>) !</w:t>
      </w:r>
      <w:proofErr w:type="gramEnd"/>
      <w:r w:rsidRPr="0021270D">
        <w:t>= RESET) {</w:t>
      </w:r>
    </w:p>
    <w:p w14:paraId="76DB83F0" w14:textId="77777777" w:rsidR="0021270D" w:rsidRPr="0021270D" w:rsidRDefault="0021270D" w:rsidP="0021270D">
      <w:r w:rsidRPr="0021270D">
        <w:t xml:space="preserve">        // 处理闹钟中断，例如执行定时任务</w:t>
      </w:r>
    </w:p>
    <w:p w14:paraId="5E6197C1" w14:textId="77777777" w:rsidR="0021270D" w:rsidRPr="0021270D" w:rsidRDefault="0021270D" w:rsidP="0021270D">
      <w:r w:rsidRPr="0021270D">
        <w:t xml:space="preserve">        </w:t>
      </w:r>
      <w:proofErr w:type="spellStart"/>
      <w:r w:rsidRPr="0021270D">
        <w:t>RTC_ClearITPendingBit</w:t>
      </w:r>
      <w:proofErr w:type="spellEnd"/>
      <w:r w:rsidRPr="0021270D">
        <w:t>(RTC_IT_ALR); // 清除闹钟中断挂起位</w:t>
      </w:r>
    </w:p>
    <w:p w14:paraId="6107B3D5" w14:textId="77777777" w:rsidR="0021270D" w:rsidRPr="0021270D" w:rsidRDefault="0021270D" w:rsidP="0021270D">
      <w:r w:rsidRPr="0021270D">
        <w:t xml:space="preserve">    }</w:t>
      </w:r>
    </w:p>
    <w:p w14:paraId="7F8AE1B8" w14:textId="77777777" w:rsidR="0021270D" w:rsidRPr="0021270D" w:rsidRDefault="0021270D" w:rsidP="0021270D">
      <w:r w:rsidRPr="0021270D">
        <w:t>}</w:t>
      </w:r>
    </w:p>
    <w:p w14:paraId="6271EBD0" w14:textId="57685D41" w:rsidR="0021270D" w:rsidRPr="0021270D" w:rsidRDefault="0021270D" w:rsidP="0021270D">
      <w:r w:rsidRPr="0021270D">
        <w:t xml:space="preserve">希望这份详细的解释能帮助你更好地理解和使用 </w:t>
      </w:r>
      <w:proofErr w:type="spellStart"/>
      <w:r w:rsidRPr="0021270D">
        <w:t>RTC_ITConfig</w:t>
      </w:r>
      <w:proofErr w:type="spellEnd"/>
      <w:r w:rsidRPr="0021270D">
        <w:t>函数。如果你对RTC的其他功能，比如备份寄存器（BKP）或低功耗模式下的应用有疑问，我很乐意继续探讨。</w:t>
      </w:r>
    </w:p>
    <w:p w14:paraId="01A1B98D" w14:textId="0513CA7D" w:rsidR="00574664" w:rsidRDefault="00053F77" w:rsidP="0095033A">
      <w:pPr>
        <w:pStyle w:val="2"/>
      </w:pPr>
      <w:proofErr w:type="spellStart"/>
      <w:r w:rsidRPr="00053F77">
        <w:t>RTC_EnterConfigMode</w:t>
      </w:r>
      <w:proofErr w:type="spellEnd"/>
      <w:r w:rsidRPr="00053F77">
        <w:t>(</w:t>
      </w:r>
      <w:r>
        <w:rPr>
          <w:rFonts w:hint="eastAsia"/>
        </w:rPr>
        <w:t>)</w:t>
      </w:r>
      <w:r w:rsidR="00491C6C">
        <w:br/>
      </w:r>
      <w:r w:rsidR="00491C6C" w:rsidRPr="00491C6C">
        <w:t>使STM32微控制器进入RTC（实时时钟）的</w:t>
      </w:r>
      <w:r w:rsidR="00491C6C" w:rsidRPr="00491C6C">
        <w:rPr>
          <w:b/>
          <w:bCs/>
        </w:rPr>
        <w:t>配置模式</w:t>
      </w:r>
    </w:p>
    <w:p w14:paraId="1ED4402B" w14:textId="77777777" w:rsidR="00491C6C" w:rsidRPr="00491C6C" w:rsidRDefault="00491C6C" w:rsidP="00491C6C">
      <w:proofErr w:type="spellStart"/>
      <w:r w:rsidRPr="00491C6C">
        <w:t>RTC_EnterConfigMode</w:t>
      </w:r>
      <w:proofErr w:type="spellEnd"/>
      <w:r w:rsidRPr="00491C6C">
        <w:t>函数用于使STM32微控制器进入RTC（实时时钟）的</w:t>
      </w:r>
      <w:r w:rsidRPr="00491C6C">
        <w:rPr>
          <w:b/>
          <w:bCs/>
        </w:rPr>
        <w:t>配置模式</w:t>
      </w:r>
      <w:r w:rsidRPr="00491C6C">
        <w:t>，以便安全地修改RTC的关键寄存器值。</w:t>
      </w:r>
    </w:p>
    <w:p w14:paraId="4FAE738F" w14:textId="77777777" w:rsidR="00491C6C" w:rsidRPr="00491C6C" w:rsidRDefault="00491C6C" w:rsidP="00491C6C">
      <w:pPr>
        <w:pStyle w:val="3"/>
      </w:pPr>
      <w:r w:rsidRPr="00491C6C">
        <w:rPr>
          <w:rFonts w:ascii="Segoe UI Emoji" w:hAnsi="Segoe UI Emoji" w:cs="Segoe UI Emoji"/>
        </w:rPr>
        <w:t>🔧</w:t>
      </w:r>
      <w:r w:rsidRPr="00491C6C">
        <w:t xml:space="preserve"> 函数详解</w:t>
      </w:r>
    </w:p>
    <w:p w14:paraId="729408CB" w14:textId="77777777" w:rsidR="00491C6C" w:rsidRPr="00491C6C" w:rsidRDefault="00491C6C" w:rsidP="00491C6C">
      <w:r w:rsidRPr="00491C6C">
        <w:t>下表概述了该函数的核心信息：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590"/>
        <w:gridCol w:w="7700"/>
      </w:tblGrid>
      <w:tr w:rsidR="00491C6C" w:rsidRPr="00491C6C" w14:paraId="5F4A0510"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4223767" w14:textId="77777777" w:rsidR="00491C6C" w:rsidRPr="00491C6C" w:rsidRDefault="00491C6C" w:rsidP="00491C6C">
            <w:pPr>
              <w:rPr>
                <w:b/>
                <w:bCs/>
              </w:rPr>
            </w:pPr>
            <w:r w:rsidRPr="00491C6C">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FB43460" w14:textId="77777777" w:rsidR="00491C6C" w:rsidRPr="00491C6C" w:rsidRDefault="00491C6C" w:rsidP="00491C6C">
            <w:pPr>
              <w:rPr>
                <w:b/>
                <w:bCs/>
              </w:rPr>
            </w:pPr>
            <w:r w:rsidRPr="00491C6C">
              <w:rPr>
                <w:b/>
                <w:bCs/>
              </w:rPr>
              <w:t>说明</w:t>
            </w:r>
          </w:p>
        </w:tc>
      </w:tr>
      <w:tr w:rsidR="00491C6C" w:rsidRPr="00491C6C" w14:paraId="66043C5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5B12DE0" w14:textId="77777777" w:rsidR="00491C6C" w:rsidRPr="00491C6C" w:rsidRDefault="00491C6C" w:rsidP="00491C6C">
            <w:r w:rsidRPr="00491C6C">
              <w:rPr>
                <w:rFonts w:ascii="Times New Roman" w:hAnsi="Times New Roman" w:cs="Times New Roman"/>
              </w:rPr>
              <w:t>​</w:t>
            </w:r>
            <w:r w:rsidRPr="00491C6C">
              <w:rPr>
                <w:b/>
                <w:bCs/>
              </w:rPr>
              <w:t>函数原型</w:t>
            </w:r>
            <w:r w:rsidRPr="00491C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39B5E7" w14:textId="77777777" w:rsidR="00491C6C" w:rsidRPr="00491C6C" w:rsidRDefault="00491C6C" w:rsidP="00491C6C">
            <w:r w:rsidRPr="00491C6C">
              <w:t xml:space="preserve">void </w:t>
            </w:r>
            <w:proofErr w:type="spellStart"/>
            <w:r w:rsidRPr="00491C6C">
              <w:t>RTC_EnterConfigMode</w:t>
            </w:r>
            <w:proofErr w:type="spellEnd"/>
            <w:r w:rsidRPr="00491C6C">
              <w:t>(void)</w:t>
            </w:r>
          </w:p>
        </w:tc>
      </w:tr>
      <w:tr w:rsidR="00491C6C" w:rsidRPr="00491C6C" w14:paraId="1ECEF12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B8C35F1" w14:textId="77777777" w:rsidR="00491C6C" w:rsidRPr="00491C6C" w:rsidRDefault="00491C6C" w:rsidP="00491C6C">
            <w:r w:rsidRPr="00491C6C">
              <w:rPr>
                <w:rFonts w:ascii="Times New Roman" w:hAnsi="Times New Roman" w:cs="Times New Roman"/>
              </w:rPr>
              <w:t>​</w:t>
            </w:r>
            <w:r w:rsidRPr="00491C6C">
              <w:rPr>
                <w:b/>
                <w:bCs/>
              </w:rPr>
              <w:t>功能</w:t>
            </w:r>
            <w:r w:rsidRPr="00491C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CFE31F2" w14:textId="77777777" w:rsidR="00491C6C" w:rsidRPr="00491C6C" w:rsidRDefault="00491C6C" w:rsidP="00491C6C">
            <w:r w:rsidRPr="00491C6C">
              <w:t>使RTC进入配置模式，</w:t>
            </w:r>
            <w:r w:rsidRPr="00C12416">
              <w:rPr>
                <w:b/>
                <w:bCs/>
              </w:rPr>
              <w:t>允许写入</w:t>
            </w:r>
            <w:r w:rsidRPr="00491C6C">
              <w:t>RTC_PRL（预分频器）、RTC_CNT（计数器）和RTC_ALR（闹钟）等寄存器。</w:t>
            </w:r>
          </w:p>
        </w:tc>
      </w:tr>
      <w:tr w:rsidR="00491C6C" w:rsidRPr="00491C6C" w14:paraId="39083A9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40514CC" w14:textId="77777777" w:rsidR="00491C6C" w:rsidRPr="00491C6C" w:rsidRDefault="00491C6C" w:rsidP="00491C6C">
            <w:r w:rsidRPr="00491C6C">
              <w:rPr>
                <w:rFonts w:ascii="Times New Roman" w:hAnsi="Times New Roman" w:cs="Times New Roman"/>
              </w:rPr>
              <w:t>​</w:t>
            </w:r>
            <w:r w:rsidRPr="00491C6C">
              <w:rPr>
                <w:b/>
                <w:bCs/>
              </w:rPr>
              <w:t>头文件</w:t>
            </w:r>
            <w:r w:rsidRPr="00491C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1FB841D" w14:textId="77777777" w:rsidR="00491C6C" w:rsidRPr="00491C6C" w:rsidRDefault="00491C6C" w:rsidP="00491C6C">
            <w:r w:rsidRPr="00491C6C">
              <w:t>通常位于 stm32f10x_rtc.h（取决于具体的STM32系列）。</w:t>
            </w:r>
          </w:p>
        </w:tc>
      </w:tr>
      <w:tr w:rsidR="00491C6C" w:rsidRPr="00491C6C" w14:paraId="6CED923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BBD1FA2" w14:textId="77777777" w:rsidR="00491C6C" w:rsidRPr="00491C6C" w:rsidRDefault="00491C6C" w:rsidP="00491C6C">
            <w:r w:rsidRPr="00491C6C">
              <w:rPr>
                <w:rFonts w:ascii="Times New Roman" w:hAnsi="Times New Roman" w:cs="Times New Roman"/>
              </w:rPr>
              <w:lastRenderedPageBreak/>
              <w:t>​</w:t>
            </w:r>
            <w:r w:rsidRPr="00491C6C">
              <w:rPr>
                <w:b/>
                <w:bCs/>
              </w:rPr>
              <w:t>先决条件</w:t>
            </w:r>
            <w:r w:rsidRPr="00491C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1733CBA" w14:textId="77777777" w:rsidR="00491C6C" w:rsidRPr="00491C6C" w:rsidRDefault="00491C6C" w:rsidP="00491C6C">
            <w:r w:rsidRPr="00491C6C">
              <w:t>在调用前，通常需要先</w:t>
            </w:r>
            <w:r w:rsidRPr="00C12416">
              <w:rPr>
                <w:b/>
                <w:bCs/>
              </w:rPr>
              <w:t>使能后备域</w:t>
            </w:r>
            <w:proofErr w:type="gramStart"/>
            <w:r w:rsidRPr="00C12416">
              <w:rPr>
                <w:b/>
                <w:bCs/>
              </w:rPr>
              <w:t>访问</w:t>
            </w:r>
            <w:r w:rsidRPr="00491C6C">
              <w:t xml:space="preserve"> (</w:t>
            </w:r>
            <w:proofErr w:type="spellStart"/>
            <w:proofErr w:type="gramEnd"/>
            <w:r w:rsidRPr="00491C6C">
              <w:t>PWR_BackupAccessCmd</w:t>
            </w:r>
            <w:proofErr w:type="spellEnd"/>
            <w:proofErr w:type="gramStart"/>
            <w:r w:rsidRPr="00491C6C">
              <w:t>(ENABLE)) 并</w:t>
            </w:r>
            <w:proofErr w:type="gramEnd"/>
            <w:r w:rsidRPr="00C12416">
              <w:rPr>
                <w:b/>
                <w:bCs/>
              </w:rPr>
              <w:t>等待RTC</w:t>
            </w:r>
            <w:proofErr w:type="gramStart"/>
            <w:r w:rsidRPr="00C12416">
              <w:rPr>
                <w:b/>
                <w:bCs/>
              </w:rPr>
              <w:t>就绪</w:t>
            </w:r>
            <w:r w:rsidRPr="00491C6C">
              <w:t xml:space="preserve"> (</w:t>
            </w:r>
            <w:proofErr w:type="spellStart"/>
            <w:proofErr w:type="gramEnd"/>
            <w:r w:rsidRPr="00491C6C">
              <w:t>RTC_WaitForLastTask</w:t>
            </w:r>
            <w:proofErr w:type="spellEnd"/>
            <w:r w:rsidRPr="00491C6C">
              <w:t>())。</w:t>
            </w:r>
          </w:p>
        </w:tc>
      </w:tr>
    </w:tbl>
    <w:p w14:paraId="710F68D9" w14:textId="77777777" w:rsidR="00491C6C" w:rsidRPr="00491C6C" w:rsidRDefault="00491C6C" w:rsidP="00491C6C">
      <w:r w:rsidRPr="00491C6C">
        <w:t>进入配置模式的本质是设置RTC控制寄存器的</w:t>
      </w:r>
      <w:r w:rsidRPr="00491C6C">
        <w:rPr>
          <w:b/>
          <w:bCs/>
        </w:rPr>
        <w:t>配置标志位</w:t>
      </w:r>
      <w:r w:rsidRPr="00491C6C">
        <w:t>。在退出配置模式后，这些改动才会正式生效。</w:t>
      </w:r>
    </w:p>
    <w:p w14:paraId="77364C6F" w14:textId="77777777" w:rsidR="00491C6C" w:rsidRPr="00491C6C" w:rsidRDefault="00491C6C" w:rsidP="00491C6C">
      <w:pPr>
        <w:pStyle w:val="3"/>
      </w:pPr>
      <w:r w:rsidRPr="00491C6C">
        <w:rPr>
          <w:rFonts w:ascii="Segoe UI Emoji" w:hAnsi="Segoe UI Emoji" w:cs="Segoe UI Emoji"/>
        </w:rPr>
        <w:t>⚠️</w:t>
      </w:r>
      <w:r w:rsidRPr="00491C6C">
        <w:t xml:space="preserve"> 使用要点与流程</w:t>
      </w:r>
    </w:p>
    <w:p w14:paraId="791F250C" w14:textId="77777777" w:rsidR="00491C6C" w:rsidRPr="00491C6C" w:rsidRDefault="00491C6C" w:rsidP="00491C6C">
      <w:r w:rsidRPr="00491C6C">
        <w:t xml:space="preserve">使用 </w:t>
      </w:r>
      <w:proofErr w:type="spellStart"/>
      <w:r w:rsidRPr="00491C6C">
        <w:t>RTC_EnterConfigMode</w:t>
      </w:r>
      <w:proofErr w:type="spellEnd"/>
      <w:r w:rsidRPr="00491C6C">
        <w:t>函数时，需要遵循特定的流程和注意事项：</w:t>
      </w:r>
    </w:p>
    <w:p w14:paraId="3ADD3EC3" w14:textId="77777777" w:rsidR="00491C6C" w:rsidRPr="00491C6C" w:rsidRDefault="00491C6C">
      <w:pPr>
        <w:numPr>
          <w:ilvl w:val="0"/>
          <w:numId w:val="824"/>
        </w:numPr>
      </w:pPr>
      <w:r w:rsidRPr="00491C6C">
        <w:rPr>
          <w:rFonts w:ascii="Times New Roman" w:hAnsi="Times New Roman" w:cs="Times New Roman"/>
        </w:rPr>
        <w:t>​</w:t>
      </w:r>
      <w:r w:rsidRPr="00491C6C">
        <w:rPr>
          <w:b/>
          <w:bCs/>
        </w:rPr>
        <w:t>必要</w:t>
      </w:r>
      <w:proofErr w:type="gramStart"/>
      <w:r w:rsidRPr="00491C6C">
        <w:rPr>
          <w:b/>
          <w:bCs/>
        </w:rPr>
        <w:t>前提</w:t>
      </w:r>
      <w:r w:rsidRPr="00491C6C">
        <w:rPr>
          <w:rFonts w:ascii="Times New Roman" w:hAnsi="Times New Roman" w:cs="Times New Roman"/>
        </w:rPr>
        <w:t>​</w:t>
      </w:r>
      <w:r w:rsidRPr="00491C6C">
        <w:t>：</w:t>
      </w:r>
      <w:proofErr w:type="gramEnd"/>
      <w:r w:rsidRPr="00491C6C">
        <w:t xml:space="preserve">在对RTC进行任何写操作（如设置时间、闹钟）之前，必须在执行序列中先调用 </w:t>
      </w:r>
      <w:proofErr w:type="spellStart"/>
      <w:r w:rsidRPr="00491C6C">
        <w:t>RTC_WaitForLastTask</w:t>
      </w:r>
      <w:proofErr w:type="spellEnd"/>
      <w:r w:rsidRPr="00491C6C">
        <w:t>()函数，以确保RTC不处于繁忙状态。</w:t>
      </w:r>
    </w:p>
    <w:p w14:paraId="54BD8CFD" w14:textId="77777777" w:rsidR="00491C6C" w:rsidRPr="00491C6C" w:rsidRDefault="00491C6C">
      <w:pPr>
        <w:numPr>
          <w:ilvl w:val="0"/>
          <w:numId w:val="824"/>
        </w:numPr>
      </w:pPr>
      <w:r w:rsidRPr="00491C6C">
        <w:rPr>
          <w:rFonts w:ascii="Times New Roman" w:hAnsi="Times New Roman" w:cs="Times New Roman"/>
        </w:rPr>
        <w:t>​</w:t>
      </w:r>
      <w:r w:rsidRPr="00491C6C">
        <w:rPr>
          <w:b/>
          <w:bCs/>
        </w:rPr>
        <w:t>标准配置流程</w:t>
      </w:r>
      <w:r w:rsidRPr="00491C6C">
        <w:rPr>
          <w:rFonts w:ascii="Times New Roman" w:hAnsi="Times New Roman" w:cs="Times New Roman"/>
        </w:rPr>
        <w:t>​</w:t>
      </w:r>
      <w:r w:rsidRPr="00491C6C">
        <w:t>：对RTC寄存器的写操作应遵循以下标准步骤：</w:t>
      </w:r>
    </w:p>
    <w:p w14:paraId="06D6B110" w14:textId="77777777" w:rsidR="00491C6C" w:rsidRPr="00491C6C" w:rsidRDefault="00491C6C">
      <w:pPr>
        <w:numPr>
          <w:ilvl w:val="1"/>
          <w:numId w:val="824"/>
        </w:numPr>
      </w:pPr>
      <w:r w:rsidRPr="00491C6C">
        <w:t>等待RTOFF标志位变为1，表明RTC可进行写操作。</w:t>
      </w:r>
    </w:p>
    <w:p w14:paraId="75535C8B" w14:textId="77777777" w:rsidR="00491C6C" w:rsidRPr="00491C6C" w:rsidRDefault="00491C6C">
      <w:pPr>
        <w:numPr>
          <w:ilvl w:val="1"/>
          <w:numId w:val="824"/>
        </w:numPr>
      </w:pPr>
      <w:r w:rsidRPr="00491C6C">
        <w:t xml:space="preserve">设置CNF位为1，进入配置模式（即调用 </w:t>
      </w:r>
      <w:proofErr w:type="spellStart"/>
      <w:r w:rsidRPr="00491C6C">
        <w:t>RTC_EnterConfigMode</w:t>
      </w:r>
      <w:proofErr w:type="spellEnd"/>
      <w:r w:rsidRPr="00491C6C">
        <w:t>函数）。</w:t>
      </w:r>
    </w:p>
    <w:p w14:paraId="1A12475F" w14:textId="77777777" w:rsidR="00491C6C" w:rsidRPr="00491C6C" w:rsidRDefault="00491C6C">
      <w:pPr>
        <w:numPr>
          <w:ilvl w:val="1"/>
          <w:numId w:val="824"/>
        </w:numPr>
      </w:pPr>
      <w:r w:rsidRPr="00491C6C">
        <w:t>对一个或多个RTC寄存器（如预分频器PRL、计数器CNT、闹钟ALR）进行写操作。</w:t>
      </w:r>
    </w:p>
    <w:p w14:paraId="4A48B930" w14:textId="77777777" w:rsidR="00491C6C" w:rsidRPr="00491C6C" w:rsidRDefault="00491C6C">
      <w:pPr>
        <w:numPr>
          <w:ilvl w:val="1"/>
          <w:numId w:val="824"/>
        </w:numPr>
      </w:pPr>
      <w:r w:rsidRPr="00491C6C">
        <w:t xml:space="preserve">清除CNF标志位，退出配置模式（通常通过调用 </w:t>
      </w:r>
      <w:proofErr w:type="spellStart"/>
      <w:r w:rsidRPr="00491C6C">
        <w:t>RTC_ExitConfigMode</w:t>
      </w:r>
      <w:proofErr w:type="spellEnd"/>
      <w:r w:rsidRPr="00491C6C">
        <w:t>函数实现）。</w:t>
      </w:r>
    </w:p>
    <w:p w14:paraId="62F550AF" w14:textId="77777777" w:rsidR="00491C6C" w:rsidRPr="00491C6C" w:rsidRDefault="00491C6C">
      <w:pPr>
        <w:numPr>
          <w:ilvl w:val="1"/>
          <w:numId w:val="824"/>
        </w:numPr>
      </w:pPr>
      <w:r w:rsidRPr="00491C6C">
        <w:t>再次查询RTOFF，等待其变为1，以确认写操作完成。</w:t>
      </w:r>
    </w:p>
    <w:p w14:paraId="78253924" w14:textId="77777777" w:rsidR="00491C6C" w:rsidRPr="00491C6C" w:rsidRDefault="00491C6C">
      <w:pPr>
        <w:numPr>
          <w:ilvl w:val="0"/>
          <w:numId w:val="824"/>
        </w:numPr>
      </w:pPr>
      <w:r w:rsidRPr="00491C6C">
        <w:rPr>
          <w:rFonts w:ascii="Times New Roman" w:hAnsi="Times New Roman" w:cs="Times New Roman"/>
        </w:rPr>
        <w:t>​</w:t>
      </w:r>
      <w:r w:rsidRPr="00491C6C">
        <w:rPr>
          <w:b/>
          <w:bCs/>
        </w:rPr>
        <w:t>配对使用</w:t>
      </w:r>
      <w:r w:rsidRPr="00491C6C">
        <w:rPr>
          <w:rFonts w:ascii="Times New Roman" w:hAnsi="Times New Roman" w:cs="Times New Roman"/>
        </w:rPr>
        <w:t>​</w:t>
      </w:r>
      <w:r w:rsidRPr="00491C6C">
        <w:t>：</w:t>
      </w:r>
      <w:proofErr w:type="spellStart"/>
      <w:r w:rsidRPr="00491C6C">
        <w:t>RTC_EnterConfigMode</w:t>
      </w:r>
      <w:proofErr w:type="spellEnd"/>
      <w:r w:rsidRPr="00491C6C">
        <w:t xml:space="preserve">必须与 </w:t>
      </w:r>
      <w:proofErr w:type="spellStart"/>
      <w:r w:rsidRPr="00491C6C">
        <w:t>RTC_ExitConfigMode</w:t>
      </w:r>
      <w:proofErr w:type="spellEnd"/>
      <w:r w:rsidRPr="00491C6C">
        <w:t>()</w:t>
      </w:r>
      <w:r w:rsidRPr="00491C6C">
        <w:rPr>
          <w:rFonts w:ascii="Times New Roman" w:hAnsi="Times New Roman" w:cs="Times New Roman"/>
        </w:rPr>
        <w:t>​</w:t>
      </w:r>
      <w:r w:rsidRPr="00491C6C">
        <w:rPr>
          <w:b/>
          <w:bCs/>
        </w:rPr>
        <w:t>配对使用</w:t>
      </w:r>
      <w:r w:rsidRPr="00491C6C">
        <w:t xml:space="preserve">。在调用 </w:t>
      </w:r>
      <w:proofErr w:type="spellStart"/>
      <w:r w:rsidRPr="00491C6C">
        <w:t>RTC_EnterConfigMode</w:t>
      </w:r>
      <w:proofErr w:type="spellEnd"/>
      <w:r w:rsidRPr="00491C6C">
        <w:t xml:space="preserve">()后，完成寄存器修改，务必调用 </w:t>
      </w:r>
      <w:proofErr w:type="spellStart"/>
      <w:r w:rsidRPr="00491C6C">
        <w:t>RTC_ExitConfigMode</w:t>
      </w:r>
      <w:proofErr w:type="spellEnd"/>
      <w:r w:rsidRPr="00491C6C">
        <w:t>()来退出配置模式并锁定寄存器，使更改生效。</w:t>
      </w:r>
    </w:p>
    <w:p w14:paraId="470E05AD" w14:textId="77777777" w:rsidR="00491C6C" w:rsidRPr="00491C6C" w:rsidRDefault="00491C6C" w:rsidP="00491C6C">
      <w:pPr>
        <w:pStyle w:val="3"/>
      </w:pPr>
      <w:r w:rsidRPr="00491C6C">
        <w:rPr>
          <w:rFonts w:ascii="Segoe UI Emoji" w:hAnsi="Segoe UI Emoji" w:cs="Segoe UI Emoji"/>
        </w:rPr>
        <w:t>💻</w:t>
      </w:r>
      <w:r w:rsidRPr="00491C6C">
        <w:t xml:space="preserve"> 代码示例</w:t>
      </w:r>
    </w:p>
    <w:p w14:paraId="7FFC9164" w14:textId="77777777" w:rsidR="00491C6C" w:rsidRPr="00491C6C" w:rsidRDefault="00491C6C" w:rsidP="00491C6C">
      <w:r w:rsidRPr="00491C6C">
        <w:t>以下是设置RTC预分频器时使用配置模式的代码片段，展示了该函数的典型用法：</w:t>
      </w:r>
    </w:p>
    <w:p w14:paraId="1762977A" w14:textId="77777777" w:rsidR="00491C6C" w:rsidRPr="00491C6C" w:rsidRDefault="00491C6C" w:rsidP="00491C6C">
      <w:r w:rsidRPr="00491C6C">
        <w:t>// 等待上一次RTC操作完成</w:t>
      </w:r>
    </w:p>
    <w:p w14:paraId="3C59D765" w14:textId="77777777" w:rsidR="00491C6C" w:rsidRPr="00491C6C" w:rsidRDefault="00491C6C" w:rsidP="00491C6C">
      <w:proofErr w:type="spellStart"/>
      <w:r w:rsidRPr="00491C6C">
        <w:t>RTC_</w:t>
      </w:r>
      <w:proofErr w:type="gramStart"/>
      <w:r w:rsidRPr="00491C6C">
        <w:t>WaitForLastTask</w:t>
      </w:r>
      <w:proofErr w:type="spellEnd"/>
      <w:r w:rsidRPr="00491C6C">
        <w:t>(</w:t>
      </w:r>
      <w:proofErr w:type="gramEnd"/>
      <w:r w:rsidRPr="00491C6C">
        <w:t xml:space="preserve">); </w:t>
      </w:r>
    </w:p>
    <w:p w14:paraId="5DA920BF" w14:textId="77777777" w:rsidR="00491C6C" w:rsidRPr="00491C6C" w:rsidRDefault="00491C6C" w:rsidP="00491C6C">
      <w:r w:rsidRPr="00491C6C">
        <w:t>// 进入配置模式</w:t>
      </w:r>
    </w:p>
    <w:p w14:paraId="3C5A1E2C" w14:textId="77777777" w:rsidR="00491C6C" w:rsidRPr="00491C6C" w:rsidRDefault="00491C6C" w:rsidP="00491C6C">
      <w:proofErr w:type="spellStart"/>
      <w:r w:rsidRPr="00491C6C">
        <w:t>RTC_</w:t>
      </w:r>
      <w:proofErr w:type="gramStart"/>
      <w:r w:rsidRPr="00491C6C">
        <w:t>EnterConfigMode</w:t>
      </w:r>
      <w:proofErr w:type="spellEnd"/>
      <w:r w:rsidRPr="00491C6C">
        <w:t>(</w:t>
      </w:r>
      <w:proofErr w:type="gramEnd"/>
      <w:r w:rsidRPr="00491C6C">
        <w:t xml:space="preserve">); </w:t>
      </w:r>
    </w:p>
    <w:p w14:paraId="68444F34" w14:textId="77777777" w:rsidR="00491C6C" w:rsidRPr="00491C6C" w:rsidRDefault="00491C6C" w:rsidP="00491C6C">
      <w:r w:rsidRPr="00491C6C">
        <w:t>// 设置预分频器，例如使用LSE（32.768kHz）时钟源获得1秒时钟</w:t>
      </w:r>
    </w:p>
    <w:p w14:paraId="1F9F7A33" w14:textId="77777777" w:rsidR="00491C6C" w:rsidRPr="00491C6C" w:rsidRDefault="00491C6C" w:rsidP="00491C6C">
      <w:r w:rsidRPr="00491C6C">
        <w:lastRenderedPageBreak/>
        <w:t xml:space="preserve">RTC-&gt;PRLH = </w:t>
      </w:r>
      <w:proofErr w:type="gramStart"/>
      <w:r w:rsidRPr="00491C6C">
        <w:t>(32767 &gt;&gt; 16)</w:t>
      </w:r>
      <w:proofErr w:type="gramEnd"/>
      <w:r w:rsidRPr="00491C6C">
        <w:t xml:space="preserve"> &amp; 0x0F</w:t>
      </w:r>
      <w:proofErr w:type="gramStart"/>
      <w:r w:rsidRPr="00491C6C">
        <w:t>; // 写入</w:t>
      </w:r>
      <w:proofErr w:type="gramEnd"/>
      <w:r w:rsidRPr="00491C6C">
        <w:t>预分频值的高位</w:t>
      </w:r>
    </w:p>
    <w:p w14:paraId="441FB71E" w14:textId="77777777" w:rsidR="00491C6C" w:rsidRPr="00491C6C" w:rsidRDefault="00491C6C" w:rsidP="00491C6C">
      <w:r w:rsidRPr="00491C6C">
        <w:t xml:space="preserve">RTC-&gt;PRLL = 32767 </w:t>
      </w:r>
      <w:proofErr w:type="gramStart"/>
      <w:r w:rsidRPr="00491C6C">
        <w:t>&amp; 0xFFFF</w:t>
      </w:r>
      <w:proofErr w:type="gramEnd"/>
      <w:r w:rsidRPr="00491C6C">
        <w:t>; /</w:t>
      </w:r>
      <w:proofErr w:type="gramStart"/>
      <w:r w:rsidRPr="00491C6C">
        <w:t>/ 写入</w:t>
      </w:r>
      <w:proofErr w:type="gramEnd"/>
      <w:r w:rsidRPr="00491C6C">
        <w:t>预分频值的低位</w:t>
      </w:r>
    </w:p>
    <w:p w14:paraId="0FC0C368" w14:textId="77777777" w:rsidR="00491C6C" w:rsidRPr="00491C6C" w:rsidRDefault="00491C6C" w:rsidP="00491C6C">
      <w:r w:rsidRPr="00491C6C">
        <w:t>// 退出配置模式，使设置生效</w:t>
      </w:r>
    </w:p>
    <w:p w14:paraId="71152786" w14:textId="77777777" w:rsidR="00491C6C" w:rsidRPr="00491C6C" w:rsidRDefault="00491C6C" w:rsidP="00491C6C">
      <w:proofErr w:type="spellStart"/>
      <w:r w:rsidRPr="00491C6C">
        <w:t>RTC_</w:t>
      </w:r>
      <w:proofErr w:type="gramStart"/>
      <w:r w:rsidRPr="00491C6C">
        <w:t>ExitConfigMode</w:t>
      </w:r>
      <w:proofErr w:type="spellEnd"/>
      <w:r w:rsidRPr="00491C6C">
        <w:t>(</w:t>
      </w:r>
      <w:proofErr w:type="gramEnd"/>
      <w:r w:rsidRPr="00491C6C">
        <w:t>);</w:t>
      </w:r>
    </w:p>
    <w:p w14:paraId="539A291A" w14:textId="77777777" w:rsidR="00491C6C" w:rsidRPr="00491C6C" w:rsidRDefault="00491C6C" w:rsidP="00491C6C">
      <w:r w:rsidRPr="00491C6C">
        <w:rPr>
          <w:i/>
          <w:iCs/>
        </w:rPr>
        <w:t>注意：此代码片段中，对预分频器寄存器（PRLH和PRLL）的直接写入操作是在进入配置模式后进行的。</w:t>
      </w:r>
    </w:p>
    <w:p w14:paraId="5C27BA29" w14:textId="77777777" w:rsidR="00491C6C" w:rsidRPr="00491C6C" w:rsidRDefault="00491C6C" w:rsidP="00491C6C">
      <w:pPr>
        <w:pStyle w:val="3"/>
      </w:pPr>
      <w:r w:rsidRPr="00491C6C">
        <w:rPr>
          <w:rFonts w:ascii="Segoe UI Emoji" w:hAnsi="Segoe UI Emoji" w:cs="Segoe UI Emoji"/>
        </w:rPr>
        <w:t>💎</w:t>
      </w:r>
      <w:r w:rsidRPr="00491C6C">
        <w:t xml:space="preserve"> 主要用途与小结</w:t>
      </w:r>
    </w:p>
    <w:p w14:paraId="7B1DB06D" w14:textId="77777777" w:rsidR="00491C6C" w:rsidRPr="00491C6C" w:rsidRDefault="00491C6C" w:rsidP="00491C6C">
      <w:r w:rsidRPr="00491C6C">
        <w:t>总结来说，</w:t>
      </w:r>
      <w:proofErr w:type="spellStart"/>
      <w:r w:rsidRPr="00491C6C">
        <w:t>RTC_EnterConfigMode</w:t>
      </w:r>
      <w:proofErr w:type="spellEnd"/>
      <w:r w:rsidRPr="00491C6C">
        <w:t>函数的主要用途是</w:t>
      </w:r>
      <w:proofErr w:type="gramStart"/>
      <w:r w:rsidRPr="00491C6C">
        <w:t>：</w:t>
      </w:r>
      <w:r w:rsidRPr="00491C6C">
        <w:rPr>
          <w:rFonts w:ascii="Times New Roman" w:hAnsi="Times New Roman" w:cs="Times New Roman"/>
        </w:rPr>
        <w:t>​</w:t>
      </w:r>
      <w:r w:rsidRPr="00491C6C">
        <w:rPr>
          <w:b/>
          <w:bCs/>
        </w:rPr>
        <w:t>安全</w:t>
      </w:r>
      <w:proofErr w:type="gramEnd"/>
      <w:r w:rsidRPr="00491C6C">
        <w:rPr>
          <w:b/>
          <w:bCs/>
        </w:rPr>
        <w:t>地修改RTC设置</w:t>
      </w:r>
      <w:r w:rsidRPr="00491C6C">
        <w:t>，如初始化时间、设置闹钟、调整分频值等。它通过一个简单的调用，为安全修改RTC的关键寄存器提供了必要的条件。</w:t>
      </w:r>
    </w:p>
    <w:p w14:paraId="3D063744" w14:textId="77777777" w:rsidR="00491C6C" w:rsidRPr="00491C6C" w:rsidRDefault="00491C6C" w:rsidP="00491C6C">
      <w:r w:rsidRPr="00491C6C">
        <w:t xml:space="preserve">希望这些信息能帮助你更好地理解和使用 </w:t>
      </w:r>
      <w:proofErr w:type="spellStart"/>
      <w:r w:rsidRPr="00491C6C">
        <w:t>RTC_EnterConfigMode</w:t>
      </w:r>
      <w:proofErr w:type="spellEnd"/>
      <w:r w:rsidRPr="00491C6C">
        <w:t>函数。如果你对RTC的其他功能，比如如何设置具体时间或处理中断有进一步的疑问，我们可以继续探讨。</w:t>
      </w:r>
    </w:p>
    <w:p w14:paraId="1EC2191D" w14:textId="77777777" w:rsidR="00491C6C" w:rsidRPr="00491C6C" w:rsidRDefault="00491C6C" w:rsidP="00491C6C"/>
    <w:p w14:paraId="4ADE3285" w14:textId="0D94233A" w:rsidR="00053F77" w:rsidRDefault="00F771F3" w:rsidP="0095033A">
      <w:pPr>
        <w:pStyle w:val="2"/>
      </w:pPr>
      <w:proofErr w:type="spellStart"/>
      <w:r w:rsidRPr="00F771F3">
        <w:t>RTC_ExitConfigMode</w:t>
      </w:r>
      <w:proofErr w:type="spellEnd"/>
      <w:r w:rsidRPr="00F771F3">
        <w:t>(</w:t>
      </w:r>
      <w:r>
        <w:rPr>
          <w:rFonts w:hint="eastAsia"/>
        </w:rPr>
        <w:t>)</w:t>
      </w:r>
      <w:r w:rsidR="00491C6C">
        <w:br/>
      </w:r>
      <w:r w:rsidR="00491C6C" w:rsidRPr="00491C6C">
        <w:rPr>
          <w:b/>
          <w:bCs/>
        </w:rPr>
        <w:t>退出RTC的配置模式</w:t>
      </w:r>
    </w:p>
    <w:p w14:paraId="6142A2D6" w14:textId="77777777" w:rsidR="00491C6C" w:rsidRPr="00491C6C" w:rsidRDefault="00491C6C" w:rsidP="00491C6C">
      <w:r w:rsidRPr="00491C6C">
        <w:t xml:space="preserve">STM32标准外设库中的 </w:t>
      </w:r>
      <w:proofErr w:type="spellStart"/>
      <w:r w:rsidRPr="00491C6C">
        <w:t>RTC_ExitConfigMode</w:t>
      </w:r>
      <w:proofErr w:type="spellEnd"/>
      <w:r w:rsidRPr="00491C6C">
        <w:t>函数用于</w:t>
      </w:r>
      <w:r w:rsidRPr="00491C6C">
        <w:rPr>
          <w:b/>
          <w:bCs/>
        </w:rPr>
        <w:t>退出RTC的配置模式</w:t>
      </w:r>
      <w:r w:rsidRPr="00491C6C">
        <w:t>。这是一个关键操作，它标志着对RTC关键寄存器的修改完成，并使新的设置生效。</w:t>
      </w:r>
    </w:p>
    <w:p w14:paraId="546DDF35" w14:textId="77777777" w:rsidR="00491C6C" w:rsidRPr="00491C6C" w:rsidRDefault="00491C6C" w:rsidP="00955ABC">
      <w:pPr>
        <w:pStyle w:val="3"/>
      </w:pPr>
      <w:r w:rsidRPr="00491C6C">
        <w:t>下表快速总结了该函数的核心信息：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636"/>
        <w:gridCol w:w="7654"/>
      </w:tblGrid>
      <w:tr w:rsidR="00491C6C" w:rsidRPr="00491C6C" w14:paraId="7C70A4DA"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618CA93" w14:textId="77777777" w:rsidR="00491C6C" w:rsidRPr="00491C6C" w:rsidRDefault="00491C6C" w:rsidP="00491C6C">
            <w:pPr>
              <w:rPr>
                <w:b/>
                <w:bCs/>
              </w:rPr>
            </w:pPr>
            <w:r w:rsidRPr="00491C6C">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0202678" w14:textId="77777777" w:rsidR="00491C6C" w:rsidRPr="00491C6C" w:rsidRDefault="00491C6C" w:rsidP="00491C6C">
            <w:pPr>
              <w:rPr>
                <w:b/>
                <w:bCs/>
              </w:rPr>
            </w:pPr>
            <w:r w:rsidRPr="00491C6C">
              <w:rPr>
                <w:b/>
                <w:bCs/>
              </w:rPr>
              <w:t>说明</w:t>
            </w:r>
          </w:p>
        </w:tc>
      </w:tr>
      <w:tr w:rsidR="00491C6C" w:rsidRPr="00491C6C" w14:paraId="6B38F87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871488B" w14:textId="77777777" w:rsidR="00491C6C" w:rsidRPr="00491C6C" w:rsidRDefault="00491C6C" w:rsidP="00491C6C">
            <w:r w:rsidRPr="00491C6C">
              <w:rPr>
                <w:rFonts w:ascii="Times New Roman" w:hAnsi="Times New Roman" w:cs="Times New Roman"/>
              </w:rPr>
              <w:t>​</w:t>
            </w:r>
            <w:r w:rsidRPr="00491C6C">
              <w:rPr>
                <w:b/>
                <w:bCs/>
              </w:rPr>
              <w:t>函数原型</w:t>
            </w:r>
            <w:r w:rsidRPr="00491C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CF8AE05" w14:textId="77777777" w:rsidR="00491C6C" w:rsidRPr="00491C6C" w:rsidRDefault="00491C6C" w:rsidP="00491C6C">
            <w:r w:rsidRPr="00491C6C">
              <w:t xml:space="preserve">void </w:t>
            </w:r>
            <w:proofErr w:type="spellStart"/>
            <w:r w:rsidRPr="00491C6C">
              <w:t>RTC_ExitConfigMode</w:t>
            </w:r>
            <w:proofErr w:type="spellEnd"/>
            <w:r w:rsidRPr="00491C6C">
              <w:t>(void)</w:t>
            </w:r>
          </w:p>
        </w:tc>
      </w:tr>
      <w:tr w:rsidR="00491C6C" w:rsidRPr="00491C6C" w14:paraId="5D76284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3A1CB39" w14:textId="77777777" w:rsidR="00491C6C" w:rsidRPr="00491C6C" w:rsidRDefault="00491C6C" w:rsidP="00491C6C">
            <w:r w:rsidRPr="00491C6C">
              <w:rPr>
                <w:rFonts w:ascii="Times New Roman" w:hAnsi="Times New Roman" w:cs="Times New Roman"/>
              </w:rPr>
              <w:t>​</w:t>
            </w:r>
            <w:r w:rsidRPr="00491C6C">
              <w:rPr>
                <w:b/>
                <w:bCs/>
              </w:rPr>
              <w:t>功能</w:t>
            </w:r>
            <w:r w:rsidRPr="00491C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FE0E44" w14:textId="77777777" w:rsidR="00491C6C" w:rsidRPr="00491C6C" w:rsidRDefault="00491C6C" w:rsidP="00491C6C">
            <w:r w:rsidRPr="00491C6C">
              <w:t>退出RTC配置模式，锁定寄存器，使新配置生效。</w:t>
            </w:r>
          </w:p>
        </w:tc>
      </w:tr>
      <w:tr w:rsidR="00491C6C" w:rsidRPr="00491C6C" w14:paraId="79BA8EF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8F35900" w14:textId="77777777" w:rsidR="00491C6C" w:rsidRPr="00491C6C" w:rsidRDefault="00491C6C" w:rsidP="00491C6C">
            <w:r w:rsidRPr="00491C6C">
              <w:rPr>
                <w:rFonts w:ascii="Times New Roman" w:hAnsi="Times New Roman" w:cs="Times New Roman"/>
              </w:rPr>
              <w:t>​</w:t>
            </w:r>
            <w:r w:rsidRPr="00491C6C">
              <w:rPr>
                <w:b/>
                <w:bCs/>
              </w:rPr>
              <w:t>头文件</w:t>
            </w:r>
            <w:r w:rsidRPr="00491C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AAA137D" w14:textId="77777777" w:rsidR="00491C6C" w:rsidRPr="00491C6C" w:rsidRDefault="00491C6C" w:rsidP="00491C6C">
            <w:r w:rsidRPr="00491C6C">
              <w:t>通常位于 stm32f10x_rtc.h（具体文件名可能因STM32系列而异）。</w:t>
            </w:r>
          </w:p>
        </w:tc>
      </w:tr>
      <w:tr w:rsidR="00491C6C" w:rsidRPr="00491C6C" w14:paraId="0929FB8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50C1498" w14:textId="77777777" w:rsidR="00491C6C" w:rsidRPr="00491C6C" w:rsidRDefault="00491C6C" w:rsidP="00491C6C">
            <w:r w:rsidRPr="00491C6C">
              <w:rPr>
                <w:rFonts w:ascii="Times New Roman" w:hAnsi="Times New Roman" w:cs="Times New Roman"/>
              </w:rPr>
              <w:t>​</w:t>
            </w:r>
            <w:r w:rsidRPr="00491C6C">
              <w:rPr>
                <w:b/>
                <w:bCs/>
              </w:rPr>
              <w:t>先决条件</w:t>
            </w:r>
            <w:r w:rsidRPr="00491C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B7EC3CA" w14:textId="77777777" w:rsidR="00491C6C" w:rsidRPr="00491C6C" w:rsidRDefault="00491C6C" w:rsidP="00491C6C">
            <w:r w:rsidRPr="00491C6C">
              <w:t xml:space="preserve">必须先调用 </w:t>
            </w:r>
            <w:proofErr w:type="spellStart"/>
            <w:r w:rsidRPr="00491C6C">
              <w:t>RTC_EnterConfigMode</w:t>
            </w:r>
            <w:proofErr w:type="spellEnd"/>
            <w:r w:rsidRPr="00491C6C">
              <w:t>()进入配置模式，并完成对RTC_PRL、RTC_CNT、RTC_ALR等寄存器的写操作。</w:t>
            </w:r>
          </w:p>
        </w:tc>
      </w:tr>
      <w:tr w:rsidR="00491C6C" w:rsidRPr="00491C6C" w14:paraId="5380D11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AA3D133" w14:textId="77777777" w:rsidR="00491C6C" w:rsidRPr="00491C6C" w:rsidRDefault="00491C6C" w:rsidP="00491C6C">
            <w:r w:rsidRPr="00491C6C">
              <w:rPr>
                <w:rFonts w:ascii="Times New Roman" w:hAnsi="Times New Roman" w:cs="Times New Roman"/>
              </w:rPr>
              <w:t>​</w:t>
            </w:r>
            <w:r w:rsidRPr="00491C6C">
              <w:rPr>
                <w:b/>
                <w:bCs/>
              </w:rPr>
              <w:t>配对</w:t>
            </w:r>
            <w:r w:rsidRPr="00491C6C">
              <w:rPr>
                <w:b/>
                <w:bCs/>
              </w:rPr>
              <w:lastRenderedPageBreak/>
              <w:t>函数</w:t>
            </w:r>
            <w:r w:rsidRPr="00491C6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9D52DD" w14:textId="77777777" w:rsidR="00491C6C" w:rsidRPr="00491C6C" w:rsidRDefault="00491C6C" w:rsidP="00491C6C">
            <w:proofErr w:type="spellStart"/>
            <w:r w:rsidRPr="00491C6C">
              <w:lastRenderedPageBreak/>
              <w:t>RTC_</w:t>
            </w:r>
            <w:proofErr w:type="gramStart"/>
            <w:r w:rsidRPr="00491C6C">
              <w:t>EnterConfigMode</w:t>
            </w:r>
            <w:proofErr w:type="spellEnd"/>
            <w:r w:rsidRPr="00491C6C">
              <w:t>(</w:t>
            </w:r>
            <w:proofErr w:type="gramEnd"/>
            <w:r w:rsidRPr="00491C6C">
              <w:t>)</w:t>
            </w:r>
          </w:p>
        </w:tc>
      </w:tr>
    </w:tbl>
    <w:p w14:paraId="0FE2FD6F" w14:textId="77777777" w:rsidR="00491C6C" w:rsidRPr="00491C6C" w:rsidRDefault="00491C6C" w:rsidP="00955ABC">
      <w:pPr>
        <w:pStyle w:val="3"/>
      </w:pPr>
      <w:r w:rsidRPr="00491C6C">
        <w:rPr>
          <w:rFonts w:ascii="Segoe UI Emoji" w:hAnsi="Segoe UI Emoji" w:cs="Segoe UI Emoji"/>
        </w:rPr>
        <w:t>🔄</w:t>
      </w:r>
      <w:r w:rsidRPr="00491C6C">
        <w:t xml:space="preserve"> 工作原理与流程</w:t>
      </w:r>
    </w:p>
    <w:p w14:paraId="12215222" w14:textId="77777777" w:rsidR="00491C6C" w:rsidRPr="00491C6C" w:rsidRDefault="00491C6C" w:rsidP="00491C6C">
      <w:r w:rsidRPr="00491C6C">
        <w:t>STM32的RTC寄存器（如预分频器、计数器和闹钟寄存器）受到保护，以防止意外写入。当需要修改它们时，必须遵循一个特定的流程，</w:t>
      </w:r>
      <w:proofErr w:type="spellStart"/>
      <w:r w:rsidRPr="00491C6C">
        <w:t>RTC_ExitConfigMode</w:t>
      </w:r>
      <w:proofErr w:type="spellEnd"/>
      <w:r w:rsidRPr="00491C6C">
        <w:t>是这个流程的最后一步。</w:t>
      </w:r>
    </w:p>
    <w:p w14:paraId="2358AEC8" w14:textId="77777777" w:rsidR="00491C6C" w:rsidRPr="00491C6C" w:rsidRDefault="00491C6C">
      <w:pPr>
        <w:numPr>
          <w:ilvl w:val="0"/>
          <w:numId w:val="825"/>
        </w:numPr>
      </w:pPr>
      <w:r w:rsidRPr="00491C6C">
        <w:rPr>
          <w:rFonts w:ascii="Times New Roman" w:hAnsi="Times New Roman" w:cs="Times New Roman"/>
        </w:rPr>
        <w:t>​</w:t>
      </w:r>
      <w:r w:rsidRPr="00491C6C">
        <w:rPr>
          <w:b/>
          <w:bCs/>
        </w:rPr>
        <w:t>进入配置模式</w:t>
      </w:r>
      <w:r w:rsidRPr="00491C6C">
        <w:rPr>
          <w:rFonts w:ascii="Times New Roman" w:hAnsi="Times New Roman" w:cs="Times New Roman"/>
        </w:rPr>
        <w:t>​</w:t>
      </w:r>
      <w:r w:rsidRPr="00491C6C">
        <w:t xml:space="preserve">：首先调用 </w:t>
      </w:r>
      <w:proofErr w:type="spellStart"/>
      <w:r w:rsidRPr="00491C6C">
        <w:t>RTC_EnterConfigMode</w:t>
      </w:r>
      <w:proofErr w:type="spellEnd"/>
      <w:r w:rsidRPr="00491C6C">
        <w:t>()。该函数会设置RTC控制寄存器的配置标志位（CNF），使能对RTC_PRL、RTC_CNT、RTC_ALR等关键寄存器的写权限。</w:t>
      </w:r>
    </w:p>
    <w:p w14:paraId="1C35ECA0" w14:textId="77777777" w:rsidR="00491C6C" w:rsidRPr="00491C6C" w:rsidRDefault="00491C6C">
      <w:pPr>
        <w:numPr>
          <w:ilvl w:val="0"/>
          <w:numId w:val="825"/>
        </w:numPr>
      </w:pPr>
      <w:r w:rsidRPr="00491C6C">
        <w:rPr>
          <w:rFonts w:ascii="Times New Roman" w:hAnsi="Times New Roman" w:cs="Times New Roman"/>
        </w:rPr>
        <w:t>​</w:t>
      </w:r>
      <w:r w:rsidRPr="00491C6C">
        <w:rPr>
          <w:b/>
          <w:bCs/>
        </w:rPr>
        <w:t>修改</w:t>
      </w:r>
      <w:proofErr w:type="gramStart"/>
      <w:r w:rsidRPr="00491C6C">
        <w:rPr>
          <w:b/>
          <w:bCs/>
        </w:rPr>
        <w:t>寄存器</w:t>
      </w:r>
      <w:r w:rsidRPr="00491C6C">
        <w:rPr>
          <w:rFonts w:ascii="Times New Roman" w:hAnsi="Times New Roman" w:cs="Times New Roman"/>
        </w:rPr>
        <w:t>​</w:t>
      </w:r>
      <w:r w:rsidRPr="00491C6C">
        <w:t>：</w:t>
      </w:r>
      <w:proofErr w:type="gramEnd"/>
      <w:r w:rsidRPr="00491C6C">
        <w:t>在配置模式下，安全地修改所需的RTC参数，例如设置预分频值或调整当前时间。</w:t>
      </w:r>
    </w:p>
    <w:p w14:paraId="5BC371EB" w14:textId="77777777" w:rsidR="00491C6C" w:rsidRPr="00491C6C" w:rsidRDefault="00491C6C">
      <w:pPr>
        <w:numPr>
          <w:ilvl w:val="0"/>
          <w:numId w:val="825"/>
        </w:numPr>
      </w:pPr>
      <w:r w:rsidRPr="00491C6C">
        <w:rPr>
          <w:rFonts w:ascii="Times New Roman" w:hAnsi="Times New Roman" w:cs="Times New Roman"/>
        </w:rPr>
        <w:t>​</w:t>
      </w:r>
      <w:r w:rsidRPr="00491C6C">
        <w:rPr>
          <w:b/>
          <w:bCs/>
        </w:rPr>
        <w:t>退出配置模式</w:t>
      </w:r>
      <w:r w:rsidRPr="00491C6C">
        <w:rPr>
          <w:rFonts w:ascii="Times New Roman" w:hAnsi="Times New Roman" w:cs="Times New Roman"/>
        </w:rPr>
        <w:t>​</w:t>
      </w:r>
      <w:r w:rsidRPr="00491C6C">
        <w:t xml:space="preserve">：在所有修改完成后，调用 </w:t>
      </w:r>
      <w:proofErr w:type="spellStart"/>
      <w:r w:rsidRPr="00491C6C">
        <w:t>RTC_ExitConfigMode</w:t>
      </w:r>
      <w:proofErr w:type="spellEnd"/>
      <w:r w:rsidRPr="00491C6C">
        <w:t>()。该函数会清除CNF位，退出配置模式。退出后，对寄存器的写权限被锁定，同时硬件会开始使用新的配置值更新RTC核心寄存器。</w:t>
      </w:r>
    </w:p>
    <w:p w14:paraId="73F61C42" w14:textId="77777777" w:rsidR="00491C6C" w:rsidRPr="00491C6C" w:rsidRDefault="00491C6C" w:rsidP="00955ABC">
      <w:pPr>
        <w:pStyle w:val="3"/>
      </w:pPr>
      <w:r w:rsidRPr="00491C6C">
        <w:rPr>
          <w:rFonts w:ascii="Segoe UI Emoji" w:hAnsi="Segoe UI Emoji" w:cs="Segoe UI Emoji"/>
        </w:rPr>
        <w:t>⚠️</w:t>
      </w:r>
      <w:r w:rsidRPr="00491C6C">
        <w:t xml:space="preserve"> 重要注意事项</w:t>
      </w:r>
    </w:p>
    <w:p w14:paraId="43A712A7" w14:textId="77777777" w:rsidR="00491C6C" w:rsidRPr="00491C6C" w:rsidRDefault="00491C6C" w:rsidP="00491C6C">
      <w:r w:rsidRPr="00491C6C">
        <w:t xml:space="preserve">在使用 </w:t>
      </w:r>
      <w:proofErr w:type="spellStart"/>
      <w:r w:rsidRPr="00491C6C">
        <w:t>RTC_ExitConfigMode</w:t>
      </w:r>
      <w:proofErr w:type="spellEnd"/>
      <w:r w:rsidRPr="00491C6C">
        <w:t>时，需要特别关注以下几点：</w:t>
      </w:r>
    </w:p>
    <w:p w14:paraId="7B83621D" w14:textId="77777777" w:rsidR="00491C6C" w:rsidRPr="00491C6C" w:rsidRDefault="00491C6C">
      <w:pPr>
        <w:numPr>
          <w:ilvl w:val="0"/>
          <w:numId w:val="826"/>
        </w:numPr>
      </w:pPr>
      <w:r w:rsidRPr="00491C6C">
        <w:rPr>
          <w:rFonts w:ascii="Times New Roman" w:hAnsi="Times New Roman" w:cs="Times New Roman"/>
        </w:rPr>
        <w:t>​</w:t>
      </w:r>
      <w:r w:rsidRPr="00491C6C">
        <w:rPr>
          <w:b/>
          <w:bCs/>
        </w:rPr>
        <w:t>配对使用</w:t>
      </w:r>
      <w:r w:rsidRPr="00491C6C">
        <w:rPr>
          <w:rFonts w:ascii="Times New Roman" w:hAnsi="Times New Roman" w:cs="Times New Roman"/>
        </w:rPr>
        <w:t>​</w:t>
      </w:r>
      <w:r w:rsidRPr="00491C6C">
        <w:t>：</w:t>
      </w:r>
      <w:proofErr w:type="spellStart"/>
      <w:r w:rsidRPr="00491C6C">
        <w:t>RTC_ExitConfigMode</w:t>
      </w:r>
      <w:proofErr w:type="spellEnd"/>
      <w:r w:rsidRPr="00491C6C">
        <w:t xml:space="preserve">必须与 </w:t>
      </w:r>
      <w:proofErr w:type="spellStart"/>
      <w:r w:rsidRPr="00491C6C">
        <w:t>RTC_EnterConfigMode</w:t>
      </w:r>
      <w:proofErr w:type="spellEnd"/>
      <w:r w:rsidRPr="00491C6C">
        <w:t>()</w:t>
      </w:r>
      <w:r w:rsidRPr="00491C6C">
        <w:rPr>
          <w:rFonts w:ascii="Times New Roman" w:hAnsi="Times New Roman" w:cs="Times New Roman"/>
        </w:rPr>
        <w:t>​</w:t>
      </w:r>
      <w:r w:rsidRPr="00491C6C">
        <w:rPr>
          <w:b/>
          <w:bCs/>
        </w:rPr>
        <w:t>成对出现</w:t>
      </w:r>
      <w:r w:rsidRPr="00491C6C">
        <w:t xml:space="preserve">。在调用 </w:t>
      </w:r>
      <w:proofErr w:type="spellStart"/>
      <w:r w:rsidRPr="00491C6C">
        <w:t>RTC_EnterConfigMode</w:t>
      </w:r>
      <w:proofErr w:type="spellEnd"/>
      <w:r w:rsidRPr="00491C6C">
        <w:t xml:space="preserve">()进入配置模式后，完成寄存器修改，务必调用 </w:t>
      </w:r>
      <w:proofErr w:type="spellStart"/>
      <w:r w:rsidRPr="00491C6C">
        <w:t>RTC_ExitConfigMode</w:t>
      </w:r>
      <w:proofErr w:type="spellEnd"/>
      <w:r w:rsidRPr="00491C6C">
        <w:t>()来退出。</w:t>
      </w:r>
    </w:p>
    <w:p w14:paraId="7A57DD61" w14:textId="77777777" w:rsidR="00491C6C" w:rsidRPr="00491C6C" w:rsidRDefault="00491C6C">
      <w:pPr>
        <w:numPr>
          <w:ilvl w:val="0"/>
          <w:numId w:val="826"/>
        </w:numPr>
      </w:pPr>
      <w:r w:rsidRPr="00491C6C">
        <w:rPr>
          <w:rFonts w:ascii="Times New Roman" w:hAnsi="Times New Roman" w:cs="Times New Roman"/>
        </w:rPr>
        <w:t>​</w:t>
      </w:r>
      <w:r w:rsidRPr="00491C6C">
        <w:rPr>
          <w:b/>
          <w:bCs/>
        </w:rPr>
        <w:t>等待操作完成</w:t>
      </w:r>
      <w:r w:rsidRPr="00491C6C">
        <w:rPr>
          <w:rFonts w:ascii="Times New Roman" w:hAnsi="Times New Roman" w:cs="Times New Roman"/>
        </w:rPr>
        <w:t>​</w:t>
      </w:r>
      <w:r w:rsidRPr="00491C6C">
        <w:t xml:space="preserve">：在退出配置模式后，硬件需要时间（至少3个RTCCLK周期）来真正完成内部寄存器的更新。因此，最佳实践是在调用 </w:t>
      </w:r>
      <w:proofErr w:type="spellStart"/>
      <w:r w:rsidRPr="00491C6C">
        <w:t>RTC_ExitConfigMode</w:t>
      </w:r>
      <w:proofErr w:type="spellEnd"/>
      <w:r w:rsidRPr="00491C6C">
        <w:t xml:space="preserve">()之后，紧接着调用 </w:t>
      </w:r>
      <w:proofErr w:type="spellStart"/>
      <w:r w:rsidRPr="00491C6C">
        <w:t>RTC_WaitForLastTask</w:t>
      </w:r>
      <w:proofErr w:type="spellEnd"/>
      <w:r w:rsidRPr="00491C6C">
        <w:t>()函数，等待RTOFF（RTC操作关闭）标志位被硬件置位，以确保写操作确实已经完成，再进行后续步骤。</w:t>
      </w:r>
    </w:p>
    <w:p w14:paraId="17D4D358" w14:textId="77777777" w:rsidR="00491C6C" w:rsidRPr="00491C6C" w:rsidRDefault="00491C6C" w:rsidP="00955ABC">
      <w:pPr>
        <w:pStyle w:val="3"/>
      </w:pPr>
      <w:r w:rsidRPr="00491C6C">
        <w:rPr>
          <w:rFonts w:ascii="Segoe UI Emoji" w:hAnsi="Segoe UI Emoji" w:cs="Segoe UI Emoji"/>
        </w:rPr>
        <w:t>💻</w:t>
      </w:r>
      <w:r w:rsidRPr="00491C6C">
        <w:t xml:space="preserve"> 代码示例</w:t>
      </w:r>
    </w:p>
    <w:p w14:paraId="5ABC893F" w14:textId="77777777" w:rsidR="00491C6C" w:rsidRPr="00491C6C" w:rsidRDefault="00491C6C" w:rsidP="00491C6C">
      <w:r w:rsidRPr="00491C6C">
        <w:t>下面的代码片段展示了配置RTC预分频器时，</w:t>
      </w:r>
      <w:proofErr w:type="spellStart"/>
      <w:r w:rsidRPr="00491C6C">
        <w:t>RTC_ExitConfigMode</w:t>
      </w:r>
      <w:proofErr w:type="spellEnd"/>
      <w:r w:rsidRPr="00491C6C">
        <w:t>函数的典型用法：</w:t>
      </w:r>
    </w:p>
    <w:p w14:paraId="0DEA0B29" w14:textId="77777777" w:rsidR="00491C6C" w:rsidRPr="00491C6C" w:rsidRDefault="00491C6C" w:rsidP="00491C6C">
      <w:r w:rsidRPr="00491C6C">
        <w:t>/* 1. 等待上一次RTC操作完成 */</w:t>
      </w:r>
    </w:p>
    <w:p w14:paraId="66BACC21" w14:textId="77777777" w:rsidR="00491C6C" w:rsidRPr="00491C6C" w:rsidRDefault="00491C6C" w:rsidP="00491C6C">
      <w:proofErr w:type="spellStart"/>
      <w:r w:rsidRPr="00491C6C">
        <w:t>RTC_</w:t>
      </w:r>
      <w:proofErr w:type="gramStart"/>
      <w:r w:rsidRPr="00491C6C">
        <w:t>WaitForLastTask</w:t>
      </w:r>
      <w:proofErr w:type="spellEnd"/>
      <w:r w:rsidRPr="00491C6C">
        <w:t>(</w:t>
      </w:r>
      <w:proofErr w:type="gramEnd"/>
      <w:r w:rsidRPr="00491C6C">
        <w:t>);</w:t>
      </w:r>
    </w:p>
    <w:p w14:paraId="2735FC96" w14:textId="77777777" w:rsidR="00491C6C" w:rsidRPr="00491C6C" w:rsidRDefault="00491C6C" w:rsidP="00491C6C"/>
    <w:p w14:paraId="5D27BDDD" w14:textId="77777777" w:rsidR="00491C6C" w:rsidRPr="00491C6C" w:rsidRDefault="00491C6C" w:rsidP="00491C6C">
      <w:r w:rsidRPr="00491C6C">
        <w:lastRenderedPageBreak/>
        <w:t>/* 2. 进入配置模式 */</w:t>
      </w:r>
    </w:p>
    <w:p w14:paraId="58ABAA0A" w14:textId="77777777" w:rsidR="00491C6C" w:rsidRPr="00491C6C" w:rsidRDefault="00491C6C" w:rsidP="00491C6C">
      <w:proofErr w:type="spellStart"/>
      <w:r w:rsidRPr="00491C6C">
        <w:t>RTC_</w:t>
      </w:r>
      <w:proofErr w:type="gramStart"/>
      <w:r w:rsidRPr="00491C6C">
        <w:t>EnterConfigMode</w:t>
      </w:r>
      <w:proofErr w:type="spellEnd"/>
      <w:r w:rsidRPr="00491C6C">
        <w:t>(</w:t>
      </w:r>
      <w:proofErr w:type="gramEnd"/>
      <w:r w:rsidRPr="00491C6C">
        <w:t>);</w:t>
      </w:r>
    </w:p>
    <w:p w14:paraId="4CA72AE8" w14:textId="77777777" w:rsidR="00491C6C" w:rsidRPr="00491C6C" w:rsidRDefault="00491C6C" w:rsidP="00491C6C"/>
    <w:p w14:paraId="4425E7FD" w14:textId="77777777" w:rsidR="00491C6C" w:rsidRPr="00491C6C" w:rsidRDefault="00491C6C" w:rsidP="00491C6C">
      <w:r w:rsidRPr="00491C6C">
        <w:t>/* 3. 设置预分频器值（例如，使用LSE 32.768kHz时钟源获得1Hz时钟） */</w:t>
      </w:r>
    </w:p>
    <w:p w14:paraId="7D41A95A" w14:textId="77777777" w:rsidR="00491C6C" w:rsidRPr="00491C6C" w:rsidRDefault="00491C6C" w:rsidP="00491C6C">
      <w:r w:rsidRPr="00491C6C">
        <w:t xml:space="preserve">RTC-&gt;PRLH = </w:t>
      </w:r>
      <w:proofErr w:type="gramStart"/>
      <w:r w:rsidRPr="00491C6C">
        <w:t>(32767 &gt;&gt; 16)</w:t>
      </w:r>
      <w:proofErr w:type="gramEnd"/>
      <w:r w:rsidRPr="00491C6C">
        <w:t xml:space="preserve"> &amp; 0x0F</w:t>
      </w:r>
      <w:proofErr w:type="gramStart"/>
      <w:r w:rsidRPr="00491C6C">
        <w:t>; // 写入</w:t>
      </w:r>
      <w:proofErr w:type="gramEnd"/>
      <w:r w:rsidRPr="00491C6C">
        <w:t>预分频值的高位</w:t>
      </w:r>
    </w:p>
    <w:p w14:paraId="5B0AD6BB" w14:textId="77777777" w:rsidR="00491C6C" w:rsidRPr="00491C6C" w:rsidRDefault="00491C6C" w:rsidP="00491C6C">
      <w:r w:rsidRPr="00491C6C">
        <w:t xml:space="preserve">RTC-&gt;PRLL = 32767 </w:t>
      </w:r>
      <w:proofErr w:type="gramStart"/>
      <w:r w:rsidRPr="00491C6C">
        <w:t>&amp; 0xFFFF</w:t>
      </w:r>
      <w:proofErr w:type="gramEnd"/>
      <w:r w:rsidRPr="00491C6C">
        <w:t>;       /</w:t>
      </w:r>
      <w:proofErr w:type="gramStart"/>
      <w:r w:rsidRPr="00491C6C">
        <w:t>/ 写入</w:t>
      </w:r>
      <w:proofErr w:type="gramEnd"/>
      <w:r w:rsidRPr="00491C6C">
        <w:t>预分频值的低位</w:t>
      </w:r>
    </w:p>
    <w:p w14:paraId="49DCB9A5" w14:textId="77777777" w:rsidR="00491C6C" w:rsidRPr="00491C6C" w:rsidRDefault="00491C6C" w:rsidP="00491C6C"/>
    <w:p w14:paraId="33CAD67E" w14:textId="77777777" w:rsidR="00491C6C" w:rsidRPr="00491C6C" w:rsidRDefault="00491C6C" w:rsidP="00491C6C">
      <w:r w:rsidRPr="00491C6C">
        <w:t>/* 4. 退出配置模式，使新配置生效 */</w:t>
      </w:r>
    </w:p>
    <w:p w14:paraId="07937AAA" w14:textId="77777777" w:rsidR="00491C6C" w:rsidRPr="00491C6C" w:rsidRDefault="00491C6C" w:rsidP="00491C6C">
      <w:proofErr w:type="spellStart"/>
      <w:r w:rsidRPr="00491C6C">
        <w:t>RTC_</w:t>
      </w:r>
      <w:proofErr w:type="gramStart"/>
      <w:r w:rsidRPr="00491C6C">
        <w:t>ExitConfigMode</w:t>
      </w:r>
      <w:proofErr w:type="spellEnd"/>
      <w:r w:rsidRPr="00491C6C">
        <w:t>(</w:t>
      </w:r>
      <w:proofErr w:type="gramEnd"/>
      <w:r w:rsidRPr="00491C6C">
        <w:t>);</w:t>
      </w:r>
    </w:p>
    <w:p w14:paraId="3FD58BE6" w14:textId="77777777" w:rsidR="00491C6C" w:rsidRPr="00491C6C" w:rsidRDefault="00491C6C" w:rsidP="00491C6C"/>
    <w:p w14:paraId="7E64BC9C" w14:textId="77777777" w:rsidR="00491C6C" w:rsidRPr="00491C6C" w:rsidRDefault="00491C6C" w:rsidP="00491C6C">
      <w:r w:rsidRPr="00491C6C">
        <w:t>/* 5. 等待新的配置写入完成 */</w:t>
      </w:r>
    </w:p>
    <w:p w14:paraId="79A4A681" w14:textId="77777777" w:rsidR="00491C6C" w:rsidRPr="00491C6C" w:rsidRDefault="00491C6C" w:rsidP="00491C6C">
      <w:proofErr w:type="spellStart"/>
      <w:r w:rsidRPr="00491C6C">
        <w:t>RTC_</w:t>
      </w:r>
      <w:proofErr w:type="gramStart"/>
      <w:r w:rsidRPr="00491C6C">
        <w:t>WaitForLastTask</w:t>
      </w:r>
      <w:proofErr w:type="spellEnd"/>
      <w:r w:rsidRPr="00491C6C">
        <w:t>(</w:t>
      </w:r>
      <w:proofErr w:type="gramEnd"/>
      <w:r w:rsidRPr="00491C6C">
        <w:t>);</w:t>
      </w:r>
    </w:p>
    <w:p w14:paraId="3C948A31" w14:textId="77777777" w:rsidR="00491C6C" w:rsidRPr="00491C6C" w:rsidRDefault="00491C6C" w:rsidP="00955ABC">
      <w:pPr>
        <w:pStyle w:val="3"/>
      </w:pPr>
      <w:r w:rsidRPr="00491C6C">
        <w:rPr>
          <w:rFonts w:ascii="Segoe UI Emoji" w:hAnsi="Segoe UI Emoji" w:cs="Segoe UI Emoji"/>
        </w:rPr>
        <w:t>💎</w:t>
      </w:r>
      <w:r w:rsidRPr="00491C6C">
        <w:t xml:space="preserve"> 主要用途与小结</w:t>
      </w:r>
    </w:p>
    <w:p w14:paraId="29863FDC" w14:textId="77777777" w:rsidR="00491C6C" w:rsidRPr="00491C6C" w:rsidRDefault="00491C6C" w:rsidP="00491C6C">
      <w:r w:rsidRPr="00491C6C">
        <w:t>总结来说，</w:t>
      </w:r>
      <w:proofErr w:type="spellStart"/>
      <w:r w:rsidRPr="00491C6C">
        <w:t>RTC_ExitConfigMode</w:t>
      </w:r>
      <w:proofErr w:type="spellEnd"/>
      <w:r w:rsidRPr="00491C6C">
        <w:t>函数的主要作用是</w:t>
      </w:r>
      <w:r w:rsidRPr="00491C6C">
        <w:rPr>
          <w:b/>
          <w:bCs/>
        </w:rPr>
        <w:t>安全地结束对RTC参数的修改</w:t>
      </w:r>
      <w:r w:rsidRPr="00491C6C">
        <w:t>。它就像一个“保存并应用”的操作，确保了对时间、闹钟等关键设置的更改能够被正确地锁定并投入使用。</w:t>
      </w:r>
    </w:p>
    <w:p w14:paraId="1E4CAE65" w14:textId="77777777" w:rsidR="00491C6C" w:rsidRPr="00491C6C" w:rsidRDefault="00491C6C" w:rsidP="00491C6C">
      <w:r w:rsidRPr="00491C6C">
        <w:t xml:space="preserve">希望这些信息能帮助你更好地理解和使用 </w:t>
      </w:r>
      <w:proofErr w:type="spellStart"/>
      <w:r w:rsidRPr="00491C6C">
        <w:t>RTC_ExitConfigMode</w:t>
      </w:r>
      <w:proofErr w:type="spellEnd"/>
      <w:r w:rsidRPr="00491C6C">
        <w:t>函数。如果你对RTC配置的全流程或其他相关函数有进一步的疑问，我们可以继续探讨。</w:t>
      </w:r>
    </w:p>
    <w:p w14:paraId="756FD97D" w14:textId="77777777" w:rsidR="00491C6C" w:rsidRPr="00491C6C" w:rsidRDefault="00491C6C" w:rsidP="00491C6C"/>
    <w:p w14:paraId="62826A51" w14:textId="5D7A0A67" w:rsidR="00F771F3" w:rsidRDefault="003C016E" w:rsidP="0095033A">
      <w:pPr>
        <w:pStyle w:val="2"/>
      </w:pPr>
      <w:r w:rsidRPr="003C016E">
        <w:t>RTC_GetCounter(</w:t>
      </w:r>
      <w:r>
        <w:rPr>
          <w:rFonts w:hint="eastAsia"/>
        </w:rPr>
        <w:t>)</w:t>
      </w:r>
      <w:r w:rsidR="007E0B3B">
        <w:br/>
      </w:r>
      <w:r w:rsidR="007E0B3B" w:rsidRPr="007E0B3B">
        <w:rPr>
          <w:b/>
          <w:bCs/>
        </w:rPr>
        <w:t>读取RTC（实时时钟）中32位计数器的当前值</w:t>
      </w:r>
    </w:p>
    <w:p w14:paraId="77BF3504" w14:textId="77777777" w:rsidR="007E0B3B" w:rsidRPr="007E0B3B" w:rsidRDefault="007E0B3B" w:rsidP="007E0B3B">
      <w:r w:rsidRPr="007E0B3B">
        <w:t>STM32标准外设库中的 RTC_GetCounter函数用于</w:t>
      </w:r>
      <w:r w:rsidRPr="007E0B3B">
        <w:rPr>
          <w:b/>
          <w:bCs/>
        </w:rPr>
        <w:t>读取RTC（实时时钟）中32位计数器的当前值</w:t>
      </w:r>
      <w:r w:rsidRPr="007E0B3B">
        <w:t>。这个值是理解STM32如何记录时间的关键。</w:t>
      </w:r>
    </w:p>
    <w:p w14:paraId="7D61C932" w14:textId="77777777" w:rsidR="007E0B3B" w:rsidRPr="007E0B3B" w:rsidRDefault="007E0B3B" w:rsidP="007E0B3B">
      <w:pPr>
        <w:pStyle w:val="3"/>
      </w:pPr>
      <w:r w:rsidRPr="007E0B3B">
        <w:t>下表快速总结了该函数的核心信息：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6429"/>
      </w:tblGrid>
      <w:tr w:rsidR="007E0B3B" w:rsidRPr="007E0B3B" w14:paraId="307C754A"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2B706EFD" w14:textId="77777777" w:rsidR="007E0B3B" w:rsidRPr="007E0B3B" w:rsidRDefault="007E0B3B" w:rsidP="007E0B3B">
            <w:pPr>
              <w:rPr>
                <w:b/>
                <w:bCs/>
              </w:rPr>
            </w:pPr>
            <w:r w:rsidRPr="007E0B3B">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35EA213" w14:textId="77777777" w:rsidR="007E0B3B" w:rsidRPr="007E0B3B" w:rsidRDefault="007E0B3B" w:rsidP="007E0B3B">
            <w:pPr>
              <w:rPr>
                <w:b/>
                <w:bCs/>
              </w:rPr>
            </w:pPr>
            <w:r w:rsidRPr="007E0B3B">
              <w:rPr>
                <w:b/>
                <w:bCs/>
              </w:rPr>
              <w:t>说明</w:t>
            </w:r>
          </w:p>
        </w:tc>
      </w:tr>
      <w:tr w:rsidR="007E0B3B" w:rsidRPr="007E0B3B" w14:paraId="76DC5BD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1AC6F2D" w14:textId="77777777" w:rsidR="007E0B3B" w:rsidRPr="007E0B3B" w:rsidRDefault="007E0B3B" w:rsidP="007E0B3B">
            <w:r w:rsidRPr="007E0B3B">
              <w:rPr>
                <w:rFonts w:ascii="Times New Roman" w:hAnsi="Times New Roman" w:cs="Times New Roman"/>
              </w:rPr>
              <w:t>​</w:t>
            </w:r>
            <w:r w:rsidRPr="007E0B3B">
              <w:rPr>
                <w:b/>
                <w:bCs/>
              </w:rPr>
              <w:t>函数原型</w:t>
            </w:r>
            <w:r w:rsidRPr="007E0B3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F31DC47" w14:textId="77777777" w:rsidR="007E0B3B" w:rsidRPr="007E0B3B" w:rsidRDefault="007E0B3B" w:rsidP="007E0B3B">
            <w:r w:rsidRPr="007E0B3B">
              <w:t>uint32_t RTC_GetCounter(void)</w:t>
            </w:r>
          </w:p>
        </w:tc>
      </w:tr>
      <w:tr w:rsidR="007E0B3B" w:rsidRPr="007E0B3B" w14:paraId="24B3F64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EBC5551" w14:textId="77777777" w:rsidR="007E0B3B" w:rsidRPr="007E0B3B" w:rsidRDefault="007E0B3B" w:rsidP="007E0B3B">
            <w:r w:rsidRPr="007E0B3B">
              <w:rPr>
                <w:rFonts w:ascii="Times New Roman" w:hAnsi="Times New Roman" w:cs="Times New Roman"/>
              </w:rPr>
              <w:lastRenderedPageBreak/>
              <w:t>​</w:t>
            </w:r>
            <w:r w:rsidRPr="007E0B3B">
              <w:rPr>
                <w:b/>
                <w:bCs/>
              </w:rPr>
              <w:t>功能</w:t>
            </w:r>
            <w:r w:rsidRPr="007E0B3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A21FB57" w14:textId="77777777" w:rsidR="007E0B3B" w:rsidRPr="007E0B3B" w:rsidRDefault="007E0B3B" w:rsidP="007E0B3B">
            <w:r w:rsidRPr="007E0B3B">
              <w:t>读取RTC计数器的当前值。</w:t>
            </w:r>
          </w:p>
        </w:tc>
      </w:tr>
      <w:tr w:rsidR="007E0B3B" w:rsidRPr="007E0B3B" w14:paraId="6FFADB9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6FBA1B7" w14:textId="77777777" w:rsidR="007E0B3B" w:rsidRPr="007E0B3B" w:rsidRDefault="007E0B3B" w:rsidP="007E0B3B">
            <w:r w:rsidRPr="007E0B3B">
              <w:rPr>
                <w:rFonts w:ascii="Times New Roman" w:hAnsi="Times New Roman" w:cs="Times New Roman"/>
              </w:rPr>
              <w:t>​</w:t>
            </w:r>
            <w:r w:rsidRPr="007E0B3B">
              <w:rPr>
                <w:b/>
                <w:bCs/>
              </w:rPr>
              <w:t>返回值</w:t>
            </w:r>
            <w:r w:rsidRPr="007E0B3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E77AB7F" w14:textId="77777777" w:rsidR="007E0B3B" w:rsidRPr="007E0B3B" w:rsidRDefault="007E0B3B" w:rsidP="007E0B3B">
            <w:r w:rsidRPr="007E0B3B">
              <w:t>uint32_t类型，表示自设定的“计时元年”以来经过的秒数。</w:t>
            </w:r>
          </w:p>
        </w:tc>
      </w:tr>
      <w:tr w:rsidR="007E0B3B" w:rsidRPr="00AF7D98" w14:paraId="37281B2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5C6E908" w14:textId="77777777" w:rsidR="007E0B3B" w:rsidRPr="007E0B3B" w:rsidRDefault="007E0B3B" w:rsidP="007E0B3B">
            <w:r w:rsidRPr="007E0B3B">
              <w:rPr>
                <w:rFonts w:ascii="Times New Roman" w:hAnsi="Times New Roman" w:cs="Times New Roman"/>
              </w:rPr>
              <w:t>​</w:t>
            </w:r>
            <w:r w:rsidRPr="007E0B3B">
              <w:rPr>
                <w:b/>
                <w:bCs/>
              </w:rPr>
              <w:t>头文件</w:t>
            </w:r>
            <w:r w:rsidRPr="007E0B3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AE67BCC" w14:textId="77777777" w:rsidR="007E0B3B" w:rsidRPr="007E0B3B" w:rsidRDefault="007E0B3B" w:rsidP="007E0B3B">
            <w:r w:rsidRPr="007E0B3B">
              <w:t>通常位于 stm32f10x_rtc.h（具体文件名可能因STM32系列而异）。</w:t>
            </w:r>
          </w:p>
        </w:tc>
      </w:tr>
    </w:tbl>
    <w:p w14:paraId="18A74D90" w14:textId="77777777" w:rsidR="007E0B3B" w:rsidRPr="007E0B3B" w:rsidRDefault="007E0B3B" w:rsidP="007E0B3B">
      <w:pPr>
        <w:pStyle w:val="3"/>
      </w:pPr>
      <w:r w:rsidRPr="007E0B3B">
        <w:rPr>
          <w:rFonts w:ascii="Segoe UI Emoji" w:hAnsi="Segoe UI Emoji" w:cs="Segoe UI Emoji"/>
        </w:rPr>
        <w:t>🔍</w:t>
      </w:r>
      <w:r w:rsidRPr="007E0B3B">
        <w:t xml:space="preserve"> 工作原理与时间戳</w:t>
      </w:r>
    </w:p>
    <w:p w14:paraId="65575A56" w14:textId="77777777" w:rsidR="007E0B3B" w:rsidRPr="007E0B3B" w:rsidRDefault="007E0B3B" w:rsidP="007E0B3B">
      <w:r w:rsidRPr="007E0B3B">
        <w:t>STM32的RTC模块的核心是一个</w:t>
      </w:r>
      <w:r w:rsidRPr="007E0B3B">
        <w:rPr>
          <w:b/>
          <w:bCs/>
        </w:rPr>
        <w:t>32位的向上计数器</w:t>
      </w:r>
      <w:r w:rsidRPr="007E0B3B">
        <w:rPr>
          <w:rFonts w:ascii="Times New Roman" w:hAnsi="Times New Roman" w:cs="Times New Roman"/>
        </w:rPr>
        <w:t>​</w:t>
      </w:r>
      <w:r w:rsidRPr="007E0B3B">
        <w:t>（由 RTC_CNTH和 RTC_CNTL两个寄存器组成）。它通常由一个32.768kHz的外部晶振驱动，并通过预分频器（例如分频系数设为32767）被配置为每秒计数一次</w:t>
      </w:r>
      <w:proofErr w:type="gramStart"/>
      <w:r w:rsidRPr="007E0B3B">
        <w:t xml:space="preserve"> 。</w:t>
      </w:r>
      <w:proofErr w:type="gramEnd"/>
      <w:r w:rsidRPr="007E0B3B">
        <w:t>因此，这个计数器每秒增加1，其数值直接就代表了从某个起始点开始累计的秒数 。</w:t>
      </w:r>
    </w:p>
    <w:p w14:paraId="63318AF4" w14:textId="77777777" w:rsidR="007E0B3B" w:rsidRPr="007E0B3B" w:rsidRDefault="007E0B3B" w:rsidP="007E0B3B">
      <w:r w:rsidRPr="007E0B3B">
        <w:t xml:space="preserve">在软件实现中，通常会将这个计数器的起始点与 </w:t>
      </w:r>
      <w:r w:rsidRPr="007E0B3B">
        <w:rPr>
          <w:rFonts w:ascii="Times New Roman" w:hAnsi="Times New Roman" w:cs="Times New Roman"/>
        </w:rPr>
        <w:t>​</w:t>
      </w:r>
      <w:r w:rsidRPr="007E0B3B">
        <w:rPr>
          <w:b/>
          <w:bCs/>
        </w:rPr>
        <w:t>Unix时间戳（Unix Timestamp）</w:t>
      </w:r>
      <w:r w:rsidRPr="007E0B3B">
        <w:rPr>
          <w:rFonts w:ascii="Times New Roman" w:hAnsi="Times New Roman" w:cs="Times New Roman"/>
          <w:b/>
          <w:bCs/>
        </w:rPr>
        <w:t>​</w:t>
      </w:r>
      <w:r w:rsidRPr="007E0B3B">
        <w:rPr>
          <w:rFonts w:ascii="Times New Roman" w:hAnsi="Times New Roman" w:cs="Times New Roman"/>
        </w:rPr>
        <w:t>​</w:t>
      </w:r>
      <w:r w:rsidRPr="007E0B3B">
        <w:t xml:space="preserve"> 的概念关联起来，也就是将其设置为从UTC/GMT时间的</w:t>
      </w:r>
      <w:r w:rsidRPr="007E0B3B">
        <w:rPr>
          <w:b/>
          <w:bCs/>
        </w:rPr>
        <w:t>1970年1月1日0时0分0秒</w:t>
      </w:r>
      <w:r w:rsidRPr="007E0B3B">
        <w:t>开始所经过的秒数 。这使得 RTC_GetCounter()的返回值可以直接作为</w:t>
      </w:r>
      <w:r w:rsidRPr="00AF7D98">
        <w:rPr>
          <w:b/>
          <w:bCs/>
        </w:rPr>
        <w:t>Unix时间戳</w:t>
      </w:r>
      <w:r w:rsidRPr="007E0B3B">
        <w:t>使用，极大地方便了时间的计算、比较和存储 。</w:t>
      </w:r>
    </w:p>
    <w:p w14:paraId="7EAC9A30" w14:textId="77777777" w:rsidR="007E0B3B" w:rsidRPr="007E0B3B" w:rsidRDefault="007E0B3B" w:rsidP="007E0B3B">
      <w:pPr>
        <w:pStyle w:val="3"/>
      </w:pPr>
      <w:r w:rsidRPr="007E0B3B">
        <w:rPr>
          <w:rFonts w:ascii="Segoe UI Emoji" w:hAnsi="Segoe UI Emoji" w:cs="Segoe UI Emoji"/>
        </w:rPr>
        <w:t>⚙️</w:t>
      </w:r>
      <w:r w:rsidRPr="007E0B3B">
        <w:t xml:space="preserve"> 如何使用</w:t>
      </w:r>
    </w:p>
    <w:p w14:paraId="3EA424B0" w14:textId="77777777" w:rsidR="007E0B3B" w:rsidRPr="007E0B3B" w:rsidRDefault="007E0B3B" w:rsidP="007E0B3B">
      <w:r w:rsidRPr="007E0B3B">
        <w:t>读取RTC计数器值的基本步骤如下：</w:t>
      </w:r>
    </w:p>
    <w:p w14:paraId="3A205A84" w14:textId="77777777" w:rsidR="007E0B3B" w:rsidRPr="007E0B3B" w:rsidRDefault="007E0B3B">
      <w:pPr>
        <w:numPr>
          <w:ilvl w:val="0"/>
          <w:numId w:val="827"/>
        </w:numPr>
      </w:pPr>
      <w:r w:rsidRPr="007E0B3B">
        <w:rPr>
          <w:rFonts w:ascii="Times New Roman" w:hAnsi="Times New Roman" w:cs="Times New Roman"/>
        </w:rPr>
        <w:t>​</w:t>
      </w:r>
      <w:r w:rsidRPr="007E0B3B">
        <w:rPr>
          <w:b/>
          <w:bCs/>
        </w:rPr>
        <w:t>等待同步（可选但建议）</w:t>
      </w:r>
      <w:r w:rsidRPr="007E0B3B">
        <w:rPr>
          <w:rFonts w:ascii="Times New Roman" w:hAnsi="Times New Roman" w:cs="Times New Roman"/>
          <w:b/>
          <w:bCs/>
        </w:rPr>
        <w:t>​</w:t>
      </w:r>
      <w:r w:rsidRPr="007E0B3B">
        <w:rPr>
          <w:rFonts w:ascii="Times New Roman" w:hAnsi="Times New Roman" w:cs="Times New Roman"/>
        </w:rPr>
        <w:t>​</w:t>
      </w:r>
      <w:r w:rsidRPr="007E0B3B">
        <w:t xml:space="preserve">：在APB1总线复位或从低功耗模式唤醒后，建议先调用 </w:t>
      </w:r>
      <w:proofErr w:type="spellStart"/>
      <w:r w:rsidRPr="007E0B3B">
        <w:t>RTC_WaitForSynchro</w:t>
      </w:r>
      <w:proofErr w:type="spellEnd"/>
      <w:r w:rsidRPr="007E0B3B">
        <w:t>()函数，以确保RTC寄存器与APB1时钟同步，避免读取到错误的值 。</w:t>
      </w:r>
    </w:p>
    <w:p w14:paraId="063D46FC" w14:textId="77777777" w:rsidR="007E0B3B" w:rsidRPr="007E0B3B" w:rsidRDefault="007E0B3B">
      <w:pPr>
        <w:numPr>
          <w:ilvl w:val="0"/>
          <w:numId w:val="827"/>
        </w:numPr>
      </w:pPr>
      <w:r w:rsidRPr="007E0B3B">
        <w:rPr>
          <w:rFonts w:ascii="Times New Roman" w:hAnsi="Times New Roman" w:cs="Times New Roman"/>
        </w:rPr>
        <w:t>​</w:t>
      </w:r>
      <w:r w:rsidRPr="007E0B3B">
        <w:rPr>
          <w:b/>
          <w:bCs/>
        </w:rPr>
        <w:t>读取计数器值</w:t>
      </w:r>
      <w:r w:rsidRPr="007E0B3B">
        <w:rPr>
          <w:rFonts w:ascii="Times New Roman" w:hAnsi="Times New Roman" w:cs="Times New Roman"/>
        </w:rPr>
        <w:t>​</w:t>
      </w:r>
      <w:r w:rsidRPr="007E0B3B">
        <w:t>：调用 RTC_GetCounter()函数获取当前的秒计数值。</w:t>
      </w:r>
    </w:p>
    <w:p w14:paraId="77D8DA88" w14:textId="77777777" w:rsidR="007E0B3B" w:rsidRPr="007E0B3B" w:rsidRDefault="007E0B3B" w:rsidP="007E0B3B">
      <w:pPr>
        <w:pStyle w:val="3"/>
      </w:pPr>
      <w:r w:rsidRPr="007E0B3B">
        <w:rPr>
          <w:rFonts w:ascii="Segoe UI Emoji" w:hAnsi="Segoe UI Emoji" w:cs="Segoe UI Emoji"/>
        </w:rPr>
        <w:t>💻</w:t>
      </w:r>
      <w:r w:rsidRPr="007E0B3B">
        <w:t xml:space="preserve"> 代码示例</w:t>
      </w:r>
    </w:p>
    <w:p w14:paraId="55447AF5" w14:textId="77777777" w:rsidR="007E0B3B" w:rsidRPr="007E0B3B" w:rsidRDefault="007E0B3B" w:rsidP="007E0B3B">
      <w:r w:rsidRPr="007E0B3B">
        <w:t>下面是一个简单的示例，展示如何读取RTC计数器值并将其转换为时、分、秒（这只是简单的数学换算，要得到完整的年月日信息，通常需要基于时间戳进行更复杂的计算或调用C标准库函数）：</w:t>
      </w:r>
    </w:p>
    <w:p w14:paraId="3F2DE40B" w14:textId="77777777" w:rsidR="007E0B3B" w:rsidRPr="007E0B3B" w:rsidRDefault="007E0B3B" w:rsidP="007E0B3B">
      <w:r w:rsidRPr="007E0B3B">
        <w:t>// 定义一个结构体来存储时间</w:t>
      </w:r>
    </w:p>
    <w:p w14:paraId="5E924812" w14:textId="77777777" w:rsidR="007E0B3B" w:rsidRPr="007E0B3B" w:rsidRDefault="007E0B3B" w:rsidP="007E0B3B">
      <w:r w:rsidRPr="007E0B3B">
        <w:t>typedef struct {</w:t>
      </w:r>
    </w:p>
    <w:p w14:paraId="2CE3BEB8" w14:textId="77777777" w:rsidR="007E0B3B" w:rsidRPr="007E0B3B" w:rsidRDefault="007E0B3B" w:rsidP="007E0B3B">
      <w:r w:rsidRPr="007E0B3B">
        <w:t xml:space="preserve">    uint32_t hours;</w:t>
      </w:r>
    </w:p>
    <w:p w14:paraId="38186D10" w14:textId="77777777" w:rsidR="007E0B3B" w:rsidRPr="007E0B3B" w:rsidRDefault="007E0B3B" w:rsidP="007E0B3B">
      <w:r w:rsidRPr="007E0B3B">
        <w:t xml:space="preserve">    uint32_t minutes;</w:t>
      </w:r>
    </w:p>
    <w:p w14:paraId="1C1CDEF3" w14:textId="77777777" w:rsidR="007E0B3B" w:rsidRPr="007E0B3B" w:rsidRDefault="007E0B3B" w:rsidP="007E0B3B">
      <w:r w:rsidRPr="007E0B3B">
        <w:t xml:space="preserve">    uint32_t seconds;</w:t>
      </w:r>
    </w:p>
    <w:p w14:paraId="1AA1C57B" w14:textId="77777777" w:rsidR="007E0B3B" w:rsidRPr="007E0B3B" w:rsidRDefault="007E0B3B" w:rsidP="007E0B3B">
      <w:r w:rsidRPr="007E0B3B">
        <w:lastRenderedPageBreak/>
        <w:t xml:space="preserve">} </w:t>
      </w:r>
      <w:proofErr w:type="spellStart"/>
      <w:r w:rsidRPr="007E0B3B">
        <w:t>TimeTypeDef</w:t>
      </w:r>
      <w:proofErr w:type="spellEnd"/>
      <w:r w:rsidRPr="007E0B3B">
        <w:t>;</w:t>
      </w:r>
    </w:p>
    <w:p w14:paraId="4B21B1CF" w14:textId="77777777" w:rsidR="007E0B3B" w:rsidRPr="007E0B3B" w:rsidRDefault="007E0B3B" w:rsidP="007E0B3B"/>
    <w:p w14:paraId="66AF3FE4" w14:textId="77777777" w:rsidR="007E0B3B" w:rsidRPr="007E0B3B" w:rsidRDefault="007E0B3B" w:rsidP="007E0B3B">
      <w:r w:rsidRPr="007E0B3B">
        <w:t>// 获取并转换RTC时间为时分秒</w:t>
      </w:r>
    </w:p>
    <w:p w14:paraId="6C330B08" w14:textId="77777777" w:rsidR="007E0B3B" w:rsidRPr="007E0B3B" w:rsidRDefault="007E0B3B" w:rsidP="007E0B3B">
      <w:proofErr w:type="spellStart"/>
      <w:r w:rsidRPr="007E0B3B">
        <w:t>TimeTypeDef</w:t>
      </w:r>
      <w:proofErr w:type="spellEnd"/>
      <w:r w:rsidRPr="007E0B3B">
        <w:t xml:space="preserve"> </w:t>
      </w:r>
      <w:proofErr w:type="spellStart"/>
      <w:r w:rsidRPr="007E0B3B">
        <w:t>RTC_GetTime</w:t>
      </w:r>
      <w:proofErr w:type="spellEnd"/>
      <w:r w:rsidRPr="007E0B3B">
        <w:t>(</w:t>
      </w:r>
      <w:proofErr w:type="gramStart"/>
      <w:r w:rsidRPr="007E0B3B">
        <w:t>void) {</w:t>
      </w:r>
      <w:proofErr w:type="gramEnd"/>
    </w:p>
    <w:p w14:paraId="7D3B1FBF" w14:textId="77777777" w:rsidR="007E0B3B" w:rsidRPr="007E0B3B" w:rsidRDefault="007E0B3B" w:rsidP="007E0B3B">
      <w:r w:rsidRPr="007E0B3B">
        <w:t xml:space="preserve">    </w:t>
      </w:r>
      <w:proofErr w:type="spellStart"/>
      <w:r w:rsidRPr="007E0B3B">
        <w:t>TimeTypeDef</w:t>
      </w:r>
      <w:proofErr w:type="spellEnd"/>
      <w:r w:rsidRPr="007E0B3B">
        <w:t xml:space="preserve"> </w:t>
      </w:r>
      <w:proofErr w:type="spellStart"/>
      <w:r w:rsidRPr="007E0B3B">
        <w:t>currentTime</w:t>
      </w:r>
      <w:proofErr w:type="spellEnd"/>
      <w:r w:rsidRPr="007E0B3B">
        <w:t>;</w:t>
      </w:r>
    </w:p>
    <w:p w14:paraId="603DEDAD" w14:textId="77777777" w:rsidR="007E0B3B" w:rsidRPr="007E0B3B" w:rsidRDefault="007E0B3B" w:rsidP="007E0B3B">
      <w:r w:rsidRPr="007E0B3B">
        <w:t xml:space="preserve">    uint32_t </w:t>
      </w:r>
      <w:proofErr w:type="spellStart"/>
      <w:r w:rsidRPr="007E0B3B">
        <w:t>counterValue</w:t>
      </w:r>
      <w:proofErr w:type="spellEnd"/>
      <w:r w:rsidRPr="007E0B3B">
        <w:t xml:space="preserve"> = </w:t>
      </w:r>
      <w:proofErr w:type="spellStart"/>
      <w:r w:rsidRPr="007E0B3B">
        <w:t>RTC_GetCounter</w:t>
      </w:r>
      <w:proofErr w:type="spellEnd"/>
      <w:r w:rsidRPr="007E0B3B">
        <w:t xml:space="preserve">(); // 读取计数器当前值 </w:t>
      </w:r>
    </w:p>
    <w:p w14:paraId="42D3F976" w14:textId="77777777" w:rsidR="007E0B3B" w:rsidRPr="007E0B3B" w:rsidRDefault="007E0B3B" w:rsidP="007E0B3B"/>
    <w:p w14:paraId="5916081F" w14:textId="77777777" w:rsidR="007E0B3B" w:rsidRPr="007E0B3B" w:rsidRDefault="007E0B3B" w:rsidP="007E0B3B">
      <w:r w:rsidRPr="007E0B3B">
        <w:t xml:space="preserve">    // 将总秒数转换为时、分、秒</w:t>
      </w:r>
    </w:p>
    <w:p w14:paraId="3D426873" w14:textId="77777777" w:rsidR="007E0B3B" w:rsidRPr="007E0B3B" w:rsidRDefault="007E0B3B" w:rsidP="007E0B3B">
      <w:r w:rsidRPr="007E0B3B">
        <w:t xml:space="preserve">    </w:t>
      </w:r>
      <w:proofErr w:type="spellStart"/>
      <w:r w:rsidRPr="007E0B3B">
        <w:t>currentTime.hours</w:t>
      </w:r>
      <w:proofErr w:type="spellEnd"/>
      <w:r w:rsidRPr="007E0B3B">
        <w:t xml:space="preserve"> = </w:t>
      </w:r>
      <w:proofErr w:type="spellStart"/>
      <w:r w:rsidRPr="007E0B3B">
        <w:t>counterValue</w:t>
      </w:r>
      <w:proofErr w:type="spellEnd"/>
      <w:r w:rsidRPr="007E0B3B">
        <w:t xml:space="preserve"> / 3600;</w:t>
      </w:r>
    </w:p>
    <w:p w14:paraId="37ADDFCA" w14:textId="77777777" w:rsidR="007E0B3B" w:rsidRPr="007E0B3B" w:rsidRDefault="007E0B3B" w:rsidP="007E0B3B">
      <w:r w:rsidRPr="007E0B3B">
        <w:t xml:space="preserve">    </w:t>
      </w:r>
      <w:proofErr w:type="spellStart"/>
      <w:r w:rsidRPr="007E0B3B">
        <w:t>currentTime.minutes</w:t>
      </w:r>
      <w:proofErr w:type="spellEnd"/>
      <w:r w:rsidRPr="007E0B3B">
        <w:t xml:space="preserve"> = (</w:t>
      </w:r>
      <w:proofErr w:type="spellStart"/>
      <w:r w:rsidRPr="007E0B3B">
        <w:t>counterValue</w:t>
      </w:r>
      <w:proofErr w:type="spellEnd"/>
      <w:r w:rsidRPr="007E0B3B">
        <w:t xml:space="preserve"> % 3600) / 60;</w:t>
      </w:r>
    </w:p>
    <w:p w14:paraId="246F2452" w14:textId="77777777" w:rsidR="007E0B3B" w:rsidRPr="007E0B3B" w:rsidRDefault="007E0B3B" w:rsidP="007E0B3B">
      <w:r w:rsidRPr="007E0B3B">
        <w:t xml:space="preserve">    </w:t>
      </w:r>
      <w:proofErr w:type="spellStart"/>
      <w:r w:rsidRPr="007E0B3B">
        <w:t>currentTime.seconds</w:t>
      </w:r>
      <w:proofErr w:type="spellEnd"/>
      <w:r w:rsidRPr="007E0B3B">
        <w:t xml:space="preserve"> = </w:t>
      </w:r>
      <w:proofErr w:type="spellStart"/>
      <w:r w:rsidRPr="007E0B3B">
        <w:t>counterValue</w:t>
      </w:r>
      <w:proofErr w:type="spellEnd"/>
      <w:r w:rsidRPr="007E0B3B">
        <w:t xml:space="preserve"> % 60;</w:t>
      </w:r>
    </w:p>
    <w:p w14:paraId="56D132C2" w14:textId="77777777" w:rsidR="007E0B3B" w:rsidRPr="007E0B3B" w:rsidRDefault="007E0B3B" w:rsidP="007E0B3B"/>
    <w:p w14:paraId="32951591" w14:textId="77777777" w:rsidR="007E0B3B" w:rsidRPr="007E0B3B" w:rsidRDefault="007E0B3B" w:rsidP="007E0B3B">
      <w:r w:rsidRPr="007E0B3B">
        <w:t xml:space="preserve">    return </w:t>
      </w:r>
      <w:proofErr w:type="spellStart"/>
      <w:r w:rsidRPr="007E0B3B">
        <w:t>currentTime</w:t>
      </w:r>
      <w:proofErr w:type="spellEnd"/>
      <w:r w:rsidRPr="007E0B3B">
        <w:t>;</w:t>
      </w:r>
    </w:p>
    <w:p w14:paraId="1C693465" w14:textId="77777777" w:rsidR="007E0B3B" w:rsidRPr="007E0B3B" w:rsidRDefault="007E0B3B" w:rsidP="007E0B3B">
      <w:r w:rsidRPr="007E0B3B">
        <w:t>}</w:t>
      </w:r>
    </w:p>
    <w:p w14:paraId="0B0BBC92" w14:textId="77777777" w:rsidR="007E0B3B" w:rsidRPr="007E0B3B" w:rsidRDefault="007E0B3B" w:rsidP="007E0B3B">
      <w:r w:rsidRPr="007E0B3B">
        <w:t>在实际应用中，更常见的做法是利用C语言标准库 &lt;</w:t>
      </w:r>
      <w:proofErr w:type="spellStart"/>
      <w:r w:rsidRPr="007E0B3B">
        <w:t>time.h</w:t>
      </w:r>
      <w:proofErr w:type="spellEnd"/>
      <w:r w:rsidRPr="007E0B3B">
        <w:t>&gt;中的函数，将 RTC_GetCounter()返回的时间戳（通常代表从1970年开始的秒数）转换为易于理解的本地时间 。下面是一个基于此方法的设置和读取时间的框架：</w:t>
      </w:r>
    </w:p>
    <w:p w14:paraId="5C4DD127" w14:textId="77777777" w:rsidR="007E0B3B" w:rsidRPr="007E0B3B" w:rsidRDefault="007E0B3B" w:rsidP="007E0B3B">
      <w:proofErr w:type="gramStart"/>
      <w:r w:rsidRPr="007E0B3B">
        <w:t>#include</w:t>
      </w:r>
      <w:proofErr w:type="gramEnd"/>
      <w:r w:rsidRPr="007E0B3B">
        <w:t xml:space="preserve"> &lt;</w:t>
      </w:r>
      <w:proofErr w:type="spellStart"/>
      <w:r w:rsidRPr="007E0B3B">
        <w:t>time.h</w:t>
      </w:r>
      <w:proofErr w:type="spellEnd"/>
      <w:r w:rsidRPr="007E0B3B">
        <w:t>&gt;</w:t>
      </w:r>
    </w:p>
    <w:p w14:paraId="305DB423" w14:textId="77777777" w:rsidR="007E0B3B" w:rsidRPr="007E0B3B" w:rsidRDefault="007E0B3B" w:rsidP="007E0B3B"/>
    <w:p w14:paraId="15D47CEE" w14:textId="77777777" w:rsidR="007E0B3B" w:rsidRPr="007E0B3B" w:rsidRDefault="007E0B3B" w:rsidP="007E0B3B">
      <w:r w:rsidRPr="007E0B3B">
        <w:t>// 设置RTC时间（例如，设置为2023年9月24日10点0分0秒）</w:t>
      </w:r>
    </w:p>
    <w:p w14:paraId="13C9849D" w14:textId="77777777" w:rsidR="007E0B3B" w:rsidRPr="007E0B3B" w:rsidRDefault="007E0B3B" w:rsidP="007E0B3B">
      <w:r w:rsidRPr="007E0B3B">
        <w:t>void RTC_SetTimeExample(</w:t>
      </w:r>
      <w:proofErr w:type="gramStart"/>
      <w:r w:rsidRPr="007E0B3B">
        <w:t>void) {</w:t>
      </w:r>
      <w:proofErr w:type="gramEnd"/>
    </w:p>
    <w:p w14:paraId="34F13FD2" w14:textId="77777777" w:rsidR="007E0B3B" w:rsidRPr="007E0B3B" w:rsidRDefault="007E0B3B" w:rsidP="007E0B3B">
      <w:r w:rsidRPr="007E0B3B">
        <w:t xml:space="preserve">    </w:t>
      </w:r>
      <w:proofErr w:type="gramStart"/>
      <w:r w:rsidRPr="007E0B3B">
        <w:t>struct tm</w:t>
      </w:r>
      <w:proofErr w:type="gramEnd"/>
      <w:r w:rsidRPr="007E0B3B">
        <w:t xml:space="preserve"> </w:t>
      </w:r>
      <w:proofErr w:type="spellStart"/>
      <w:r w:rsidRPr="007E0B3B">
        <w:t>timeinfo</w:t>
      </w:r>
      <w:proofErr w:type="spellEnd"/>
      <w:r w:rsidRPr="007E0B3B">
        <w:t xml:space="preserve"> = {0};</w:t>
      </w:r>
    </w:p>
    <w:p w14:paraId="262A2B64" w14:textId="77777777" w:rsidR="007E0B3B" w:rsidRPr="007E0B3B" w:rsidRDefault="007E0B3B" w:rsidP="007E0B3B">
      <w:r w:rsidRPr="007E0B3B">
        <w:t xml:space="preserve">    </w:t>
      </w:r>
      <w:proofErr w:type="spellStart"/>
      <w:r w:rsidRPr="007E0B3B">
        <w:t>timeinfo.tm_year</w:t>
      </w:r>
      <w:proofErr w:type="spellEnd"/>
      <w:r w:rsidRPr="007E0B3B">
        <w:t xml:space="preserve"> = 2023 - 1900; // 年份从1900算起</w:t>
      </w:r>
    </w:p>
    <w:p w14:paraId="3ACF5579" w14:textId="77777777" w:rsidR="007E0B3B" w:rsidRPr="007E0B3B" w:rsidRDefault="007E0B3B" w:rsidP="007E0B3B">
      <w:r w:rsidRPr="007E0B3B">
        <w:t xml:space="preserve">    </w:t>
      </w:r>
      <w:proofErr w:type="spellStart"/>
      <w:r w:rsidRPr="007E0B3B">
        <w:t>timeinfo.tm_mon</w:t>
      </w:r>
      <w:proofErr w:type="spellEnd"/>
      <w:r w:rsidRPr="007E0B3B">
        <w:t xml:space="preserve"> = 9 - 1;        // 月份0-11</w:t>
      </w:r>
    </w:p>
    <w:p w14:paraId="3F0EDB00" w14:textId="77777777" w:rsidR="007E0B3B" w:rsidRPr="007E0B3B" w:rsidRDefault="007E0B3B" w:rsidP="007E0B3B">
      <w:r w:rsidRPr="007E0B3B">
        <w:t xml:space="preserve">    </w:t>
      </w:r>
      <w:proofErr w:type="spellStart"/>
      <w:r w:rsidRPr="007E0B3B">
        <w:t>timeinfo.tm_mday</w:t>
      </w:r>
      <w:proofErr w:type="spellEnd"/>
      <w:r w:rsidRPr="007E0B3B">
        <w:t xml:space="preserve"> = 24;</w:t>
      </w:r>
    </w:p>
    <w:p w14:paraId="37F452E3" w14:textId="77777777" w:rsidR="007E0B3B" w:rsidRPr="007E0B3B" w:rsidRDefault="007E0B3B" w:rsidP="007E0B3B">
      <w:r w:rsidRPr="007E0B3B">
        <w:t xml:space="preserve">    </w:t>
      </w:r>
      <w:proofErr w:type="spellStart"/>
      <w:r w:rsidRPr="007E0B3B">
        <w:t>timeinfo.tm_hour</w:t>
      </w:r>
      <w:proofErr w:type="spellEnd"/>
      <w:r w:rsidRPr="007E0B3B">
        <w:t xml:space="preserve"> = 10;</w:t>
      </w:r>
    </w:p>
    <w:p w14:paraId="331C97AC" w14:textId="77777777" w:rsidR="007E0B3B" w:rsidRPr="007E0B3B" w:rsidRDefault="007E0B3B" w:rsidP="007E0B3B">
      <w:r w:rsidRPr="007E0B3B">
        <w:t xml:space="preserve">    </w:t>
      </w:r>
      <w:proofErr w:type="spellStart"/>
      <w:r w:rsidRPr="007E0B3B">
        <w:t>timeinfo.tm_min</w:t>
      </w:r>
      <w:proofErr w:type="spellEnd"/>
      <w:r w:rsidRPr="007E0B3B">
        <w:t xml:space="preserve"> = 0;</w:t>
      </w:r>
    </w:p>
    <w:p w14:paraId="6AF366B7" w14:textId="77777777" w:rsidR="007E0B3B" w:rsidRPr="007E0B3B" w:rsidRDefault="007E0B3B" w:rsidP="007E0B3B">
      <w:r w:rsidRPr="007E0B3B">
        <w:lastRenderedPageBreak/>
        <w:t xml:space="preserve">    </w:t>
      </w:r>
      <w:proofErr w:type="spellStart"/>
      <w:r w:rsidRPr="007E0B3B">
        <w:t>timeinfo.tm_sec</w:t>
      </w:r>
      <w:proofErr w:type="spellEnd"/>
      <w:r w:rsidRPr="007E0B3B">
        <w:t xml:space="preserve"> = 0;</w:t>
      </w:r>
    </w:p>
    <w:p w14:paraId="16B87464" w14:textId="77777777" w:rsidR="007E0B3B" w:rsidRPr="007E0B3B" w:rsidRDefault="007E0B3B" w:rsidP="007E0B3B"/>
    <w:p w14:paraId="3D55E82F" w14:textId="77777777" w:rsidR="007E0B3B" w:rsidRPr="007E0B3B" w:rsidRDefault="007E0B3B" w:rsidP="007E0B3B">
      <w:r w:rsidRPr="007E0B3B">
        <w:t xml:space="preserve">    </w:t>
      </w:r>
      <w:proofErr w:type="spellStart"/>
      <w:r w:rsidRPr="007E0B3B">
        <w:t>time_t</w:t>
      </w:r>
      <w:proofErr w:type="spellEnd"/>
      <w:r w:rsidRPr="007E0B3B">
        <w:t xml:space="preserve"> timestamp = </w:t>
      </w:r>
      <w:proofErr w:type="spellStart"/>
      <w:r w:rsidRPr="007E0B3B">
        <w:t>mktime</w:t>
      </w:r>
      <w:proofErr w:type="spellEnd"/>
      <w:r w:rsidRPr="007E0B3B">
        <w:t>(&amp;</w:t>
      </w:r>
      <w:proofErr w:type="spellStart"/>
      <w:r w:rsidRPr="007E0B3B">
        <w:t>timeinfo</w:t>
      </w:r>
      <w:proofErr w:type="spellEnd"/>
      <w:r w:rsidRPr="007E0B3B">
        <w:t>); // 将tm结构体转换为时间戳</w:t>
      </w:r>
    </w:p>
    <w:p w14:paraId="23B93455" w14:textId="77777777" w:rsidR="007E0B3B" w:rsidRPr="007E0B3B" w:rsidRDefault="007E0B3B" w:rsidP="007E0B3B">
      <w:r w:rsidRPr="007E0B3B">
        <w:t xml:space="preserve">    </w:t>
      </w:r>
      <w:proofErr w:type="spellStart"/>
      <w:r w:rsidRPr="007E0B3B">
        <w:t>RTC_SetCounter</w:t>
      </w:r>
      <w:proofErr w:type="spellEnd"/>
      <w:r w:rsidRPr="007E0B3B">
        <w:t>(</w:t>
      </w:r>
      <w:proofErr w:type="gramStart"/>
      <w:r w:rsidRPr="007E0B3B">
        <w:t>(uint32_t)</w:t>
      </w:r>
      <w:proofErr w:type="gramEnd"/>
      <w:r w:rsidRPr="007E0B3B">
        <w:t>timestamp)</w:t>
      </w:r>
      <w:proofErr w:type="gramStart"/>
      <w:r w:rsidRPr="007E0B3B">
        <w:t>;  // 将</w:t>
      </w:r>
      <w:proofErr w:type="gramEnd"/>
      <w:r w:rsidRPr="007E0B3B">
        <w:t xml:space="preserve">时间戳设置到RTC计数器 </w:t>
      </w:r>
    </w:p>
    <w:p w14:paraId="131971E1" w14:textId="77777777" w:rsidR="007E0B3B" w:rsidRPr="007E0B3B" w:rsidRDefault="007E0B3B" w:rsidP="007E0B3B">
      <w:r w:rsidRPr="007E0B3B">
        <w:t xml:space="preserve">    </w:t>
      </w:r>
      <w:proofErr w:type="spellStart"/>
      <w:r w:rsidRPr="007E0B3B">
        <w:t>RTC_WaitForLastTask</w:t>
      </w:r>
      <w:proofErr w:type="spellEnd"/>
      <w:r w:rsidRPr="007E0B3B">
        <w:t>(); // 等待操作完成</w:t>
      </w:r>
    </w:p>
    <w:p w14:paraId="523285C6" w14:textId="77777777" w:rsidR="007E0B3B" w:rsidRPr="007E0B3B" w:rsidRDefault="007E0B3B" w:rsidP="007E0B3B">
      <w:r w:rsidRPr="007E0B3B">
        <w:t>}</w:t>
      </w:r>
    </w:p>
    <w:p w14:paraId="7742F03E" w14:textId="77777777" w:rsidR="007E0B3B" w:rsidRPr="007E0B3B" w:rsidRDefault="007E0B3B" w:rsidP="007E0B3B"/>
    <w:p w14:paraId="5E076944" w14:textId="77777777" w:rsidR="007E0B3B" w:rsidRPr="007E0B3B" w:rsidRDefault="007E0B3B" w:rsidP="007E0B3B">
      <w:r w:rsidRPr="007E0B3B">
        <w:t>// 读取RTC时间并转换为本地时间</w:t>
      </w:r>
    </w:p>
    <w:p w14:paraId="5D5E4186" w14:textId="77777777" w:rsidR="007E0B3B" w:rsidRPr="007E0B3B" w:rsidRDefault="007E0B3B" w:rsidP="007E0B3B">
      <w:r w:rsidRPr="007E0B3B">
        <w:t xml:space="preserve">void </w:t>
      </w:r>
      <w:proofErr w:type="spellStart"/>
      <w:r w:rsidRPr="007E0B3B">
        <w:t>RTC_ReadTimeExample</w:t>
      </w:r>
      <w:proofErr w:type="spellEnd"/>
      <w:r w:rsidRPr="007E0B3B">
        <w:t>(</w:t>
      </w:r>
      <w:proofErr w:type="gramStart"/>
      <w:r w:rsidRPr="007E0B3B">
        <w:t>void) {</w:t>
      </w:r>
      <w:proofErr w:type="gramEnd"/>
    </w:p>
    <w:p w14:paraId="04049A22" w14:textId="77777777" w:rsidR="007E0B3B" w:rsidRPr="007E0B3B" w:rsidRDefault="007E0B3B" w:rsidP="007E0B3B">
      <w:r w:rsidRPr="007E0B3B">
        <w:t xml:space="preserve">    uint32_t </w:t>
      </w:r>
      <w:proofErr w:type="spellStart"/>
      <w:r w:rsidRPr="007E0B3B">
        <w:t>counterValue</w:t>
      </w:r>
      <w:proofErr w:type="spellEnd"/>
      <w:r w:rsidRPr="007E0B3B">
        <w:t xml:space="preserve"> = </w:t>
      </w:r>
      <w:proofErr w:type="spellStart"/>
      <w:r w:rsidRPr="007E0B3B">
        <w:t>RTC_GetCounter</w:t>
      </w:r>
      <w:proofErr w:type="spellEnd"/>
      <w:r w:rsidRPr="007E0B3B">
        <w:t>(); // 获取当前时间戳</w:t>
      </w:r>
    </w:p>
    <w:p w14:paraId="3F99C5C5" w14:textId="77777777" w:rsidR="007E0B3B" w:rsidRPr="007E0B3B" w:rsidRDefault="007E0B3B" w:rsidP="007E0B3B">
      <w:r w:rsidRPr="007E0B3B">
        <w:t xml:space="preserve">    </w:t>
      </w:r>
      <w:proofErr w:type="spellStart"/>
      <w:r w:rsidRPr="007E0B3B">
        <w:t>time_t</w:t>
      </w:r>
      <w:proofErr w:type="spellEnd"/>
      <w:r w:rsidRPr="007E0B3B">
        <w:t xml:space="preserve"> </w:t>
      </w:r>
      <w:proofErr w:type="spellStart"/>
      <w:r w:rsidRPr="007E0B3B">
        <w:t>currentTime</w:t>
      </w:r>
      <w:proofErr w:type="spellEnd"/>
      <w:r w:rsidRPr="007E0B3B">
        <w:t xml:space="preserve"> = (</w:t>
      </w:r>
      <w:proofErr w:type="spellStart"/>
      <w:r w:rsidRPr="007E0B3B">
        <w:t>time_</w:t>
      </w:r>
      <w:proofErr w:type="gramStart"/>
      <w:r w:rsidRPr="007E0B3B">
        <w:t>t</w:t>
      </w:r>
      <w:proofErr w:type="spellEnd"/>
      <w:r w:rsidRPr="007E0B3B">
        <w:t>)</w:t>
      </w:r>
      <w:proofErr w:type="spellStart"/>
      <w:r w:rsidRPr="007E0B3B">
        <w:t>counterValue</w:t>
      </w:r>
      <w:proofErr w:type="spellEnd"/>
      <w:proofErr w:type="gramEnd"/>
      <w:r w:rsidRPr="007E0B3B">
        <w:t>;</w:t>
      </w:r>
    </w:p>
    <w:p w14:paraId="0944F1FC" w14:textId="77777777" w:rsidR="007E0B3B" w:rsidRPr="007E0B3B" w:rsidRDefault="007E0B3B" w:rsidP="007E0B3B">
      <w:r w:rsidRPr="007E0B3B">
        <w:t xml:space="preserve">    struct tm *</w:t>
      </w:r>
      <w:proofErr w:type="spellStart"/>
      <w:r w:rsidRPr="007E0B3B">
        <w:t>timeinfo</w:t>
      </w:r>
      <w:proofErr w:type="spellEnd"/>
      <w:r w:rsidRPr="007E0B3B">
        <w:t xml:space="preserve"> = </w:t>
      </w:r>
      <w:proofErr w:type="spellStart"/>
      <w:r w:rsidRPr="007E0B3B">
        <w:t>localtime</w:t>
      </w:r>
      <w:proofErr w:type="spellEnd"/>
      <w:r w:rsidRPr="007E0B3B">
        <w:t>(&amp;</w:t>
      </w:r>
      <w:proofErr w:type="spellStart"/>
      <w:r w:rsidRPr="007E0B3B">
        <w:t>currentTime</w:t>
      </w:r>
      <w:proofErr w:type="spellEnd"/>
      <w:r w:rsidRPr="007E0B3B">
        <w:t>); // 转换为本地时间结构体</w:t>
      </w:r>
    </w:p>
    <w:p w14:paraId="3503F4BD" w14:textId="77777777" w:rsidR="007E0B3B" w:rsidRPr="007E0B3B" w:rsidRDefault="007E0B3B" w:rsidP="007E0B3B"/>
    <w:p w14:paraId="73D0C63B" w14:textId="77777777" w:rsidR="007E0B3B" w:rsidRPr="007E0B3B" w:rsidRDefault="007E0B3B" w:rsidP="007E0B3B">
      <w:r w:rsidRPr="007E0B3B">
        <w:t xml:space="preserve">    // 此时可以通过</w:t>
      </w:r>
      <w:proofErr w:type="spellStart"/>
      <w:r w:rsidRPr="007E0B3B">
        <w:t>timeinfo</w:t>
      </w:r>
      <w:proofErr w:type="spellEnd"/>
      <w:r w:rsidRPr="007E0B3B">
        <w:t xml:space="preserve">结构体访问转换后的年月日时分秒等信息 </w:t>
      </w:r>
    </w:p>
    <w:p w14:paraId="2B51C1E4" w14:textId="77777777" w:rsidR="007E0B3B" w:rsidRPr="007E0B3B" w:rsidRDefault="007E0B3B" w:rsidP="007E0B3B">
      <w:r w:rsidRPr="007E0B3B">
        <w:t xml:space="preserve">    </w:t>
      </w:r>
      <w:proofErr w:type="spellStart"/>
      <w:r w:rsidRPr="007E0B3B">
        <w:t>printf</w:t>
      </w:r>
      <w:proofErr w:type="spellEnd"/>
      <w:r w:rsidRPr="007E0B3B">
        <w:t xml:space="preserve">("当前时间：%04d-%02d-%02d %02d:%02d:%02d\n", </w:t>
      </w:r>
    </w:p>
    <w:p w14:paraId="7A88166D" w14:textId="77777777" w:rsidR="007E0B3B" w:rsidRPr="007E0B3B" w:rsidRDefault="007E0B3B" w:rsidP="007E0B3B">
      <w:r w:rsidRPr="007E0B3B">
        <w:t xml:space="preserve">           </w:t>
      </w:r>
      <w:proofErr w:type="spellStart"/>
      <w:r w:rsidRPr="007E0B3B">
        <w:t>timeinfo</w:t>
      </w:r>
      <w:proofErr w:type="spellEnd"/>
      <w:r w:rsidRPr="007E0B3B">
        <w:t>-&gt;</w:t>
      </w:r>
      <w:proofErr w:type="spellStart"/>
      <w:r w:rsidRPr="007E0B3B">
        <w:t>tm_year</w:t>
      </w:r>
      <w:proofErr w:type="spellEnd"/>
      <w:r w:rsidRPr="007E0B3B">
        <w:t xml:space="preserve"> + 1900, </w:t>
      </w:r>
      <w:proofErr w:type="spellStart"/>
      <w:r w:rsidRPr="007E0B3B">
        <w:t>timeinfo</w:t>
      </w:r>
      <w:proofErr w:type="spellEnd"/>
      <w:r w:rsidRPr="007E0B3B">
        <w:t>-&gt;</w:t>
      </w:r>
      <w:proofErr w:type="spellStart"/>
      <w:r w:rsidRPr="007E0B3B">
        <w:t>tm_mon</w:t>
      </w:r>
      <w:proofErr w:type="spellEnd"/>
      <w:r w:rsidRPr="007E0B3B">
        <w:t xml:space="preserve"> + 1, </w:t>
      </w:r>
      <w:proofErr w:type="spellStart"/>
      <w:r w:rsidRPr="007E0B3B">
        <w:t>timeinfo</w:t>
      </w:r>
      <w:proofErr w:type="spellEnd"/>
      <w:r w:rsidRPr="007E0B3B">
        <w:t>-&gt;</w:t>
      </w:r>
      <w:proofErr w:type="spellStart"/>
      <w:r w:rsidRPr="007E0B3B">
        <w:t>tm_mday</w:t>
      </w:r>
      <w:proofErr w:type="spellEnd"/>
      <w:r w:rsidRPr="007E0B3B">
        <w:t>,</w:t>
      </w:r>
    </w:p>
    <w:p w14:paraId="51D14231" w14:textId="77777777" w:rsidR="007E0B3B" w:rsidRPr="007E0B3B" w:rsidRDefault="007E0B3B" w:rsidP="007E0B3B">
      <w:r w:rsidRPr="007E0B3B">
        <w:t xml:space="preserve">           </w:t>
      </w:r>
      <w:proofErr w:type="spellStart"/>
      <w:r w:rsidRPr="007E0B3B">
        <w:t>timeinfo</w:t>
      </w:r>
      <w:proofErr w:type="spellEnd"/>
      <w:r w:rsidRPr="007E0B3B">
        <w:t>-&gt;</w:t>
      </w:r>
      <w:proofErr w:type="spellStart"/>
      <w:r w:rsidRPr="007E0B3B">
        <w:t>tm_hour</w:t>
      </w:r>
      <w:proofErr w:type="spellEnd"/>
      <w:r w:rsidRPr="007E0B3B">
        <w:t xml:space="preserve">, </w:t>
      </w:r>
      <w:proofErr w:type="spellStart"/>
      <w:r w:rsidRPr="007E0B3B">
        <w:t>timeinfo</w:t>
      </w:r>
      <w:proofErr w:type="spellEnd"/>
      <w:r w:rsidRPr="007E0B3B">
        <w:t>-&gt;</w:t>
      </w:r>
      <w:proofErr w:type="spellStart"/>
      <w:r w:rsidRPr="007E0B3B">
        <w:t>tm_min</w:t>
      </w:r>
      <w:proofErr w:type="spellEnd"/>
      <w:r w:rsidRPr="007E0B3B">
        <w:t xml:space="preserve">, </w:t>
      </w:r>
      <w:proofErr w:type="spellStart"/>
      <w:r w:rsidRPr="007E0B3B">
        <w:t>timeinfo</w:t>
      </w:r>
      <w:proofErr w:type="spellEnd"/>
      <w:r w:rsidRPr="007E0B3B">
        <w:t>-&gt;</w:t>
      </w:r>
      <w:proofErr w:type="spellStart"/>
      <w:r w:rsidRPr="007E0B3B">
        <w:t>tm_sec</w:t>
      </w:r>
      <w:proofErr w:type="spellEnd"/>
      <w:r w:rsidRPr="007E0B3B">
        <w:t>);</w:t>
      </w:r>
    </w:p>
    <w:p w14:paraId="63E52F89" w14:textId="77777777" w:rsidR="007E0B3B" w:rsidRPr="007E0B3B" w:rsidRDefault="007E0B3B" w:rsidP="007E0B3B">
      <w:r w:rsidRPr="007E0B3B">
        <w:t>}</w:t>
      </w:r>
    </w:p>
    <w:p w14:paraId="6A5D7D86" w14:textId="77777777" w:rsidR="007E0B3B" w:rsidRPr="007E0B3B" w:rsidRDefault="007E0B3B" w:rsidP="007E0B3B">
      <w:pPr>
        <w:pStyle w:val="3"/>
      </w:pPr>
      <w:r w:rsidRPr="007E0B3B">
        <w:rPr>
          <w:rFonts w:ascii="Segoe UI Emoji" w:hAnsi="Segoe UI Emoji" w:cs="Segoe UI Emoji"/>
        </w:rPr>
        <w:t>⚠️</w:t>
      </w:r>
      <w:r w:rsidRPr="007E0B3B">
        <w:t xml:space="preserve"> 重要注意事项</w:t>
      </w:r>
    </w:p>
    <w:p w14:paraId="1FA566F5" w14:textId="77777777" w:rsidR="007E0B3B" w:rsidRPr="007E0B3B" w:rsidRDefault="007E0B3B">
      <w:pPr>
        <w:numPr>
          <w:ilvl w:val="0"/>
          <w:numId w:val="828"/>
        </w:numPr>
      </w:pPr>
      <w:r w:rsidRPr="007E0B3B">
        <w:rPr>
          <w:rFonts w:ascii="Times New Roman" w:hAnsi="Times New Roman" w:cs="Times New Roman"/>
        </w:rPr>
        <w:t>​</w:t>
      </w:r>
      <w:r w:rsidRPr="007E0B3B">
        <w:rPr>
          <w:b/>
          <w:bCs/>
        </w:rPr>
        <w:t>计数器溢出</w:t>
      </w:r>
      <w:r w:rsidRPr="007E0B3B">
        <w:rPr>
          <w:rFonts w:ascii="Times New Roman" w:hAnsi="Times New Roman" w:cs="Times New Roman"/>
        </w:rPr>
        <w:t>​</w:t>
      </w:r>
      <w:r w:rsidRPr="007E0B3B">
        <w:t>：RTC计数器是一个32位无符号整数，最大值为2^32-1。大约在136年后会溢出归零 。如果设备使用周期可能很长，需要考虑溢出处理。</w:t>
      </w:r>
    </w:p>
    <w:p w14:paraId="276B8059" w14:textId="77777777" w:rsidR="007E0B3B" w:rsidRPr="007E0B3B" w:rsidRDefault="007E0B3B">
      <w:pPr>
        <w:numPr>
          <w:ilvl w:val="0"/>
          <w:numId w:val="828"/>
        </w:numPr>
      </w:pPr>
      <w:r w:rsidRPr="007E0B3B">
        <w:rPr>
          <w:rFonts w:ascii="Times New Roman" w:hAnsi="Times New Roman" w:cs="Times New Roman"/>
        </w:rPr>
        <w:t>​</w:t>
      </w:r>
      <w:r w:rsidRPr="007E0B3B">
        <w:rPr>
          <w:b/>
          <w:bCs/>
        </w:rPr>
        <w:t>访问权限</w:t>
      </w:r>
      <w:r w:rsidRPr="007E0B3B">
        <w:rPr>
          <w:rFonts w:ascii="Times New Roman" w:hAnsi="Times New Roman" w:cs="Times New Roman"/>
        </w:rPr>
        <w:t>​</w:t>
      </w:r>
      <w:r w:rsidRPr="007E0B3B">
        <w:t xml:space="preserve">：在读取RTC计数器之前，需要确保已经使能了对后备区域（Backup Domain）的访问权限，这通常通过 </w:t>
      </w:r>
      <w:proofErr w:type="spellStart"/>
      <w:r w:rsidRPr="007E0B3B">
        <w:t>PWR_BackupAccessCmd</w:t>
      </w:r>
      <w:proofErr w:type="spellEnd"/>
      <w:r w:rsidRPr="007E0B3B">
        <w:t>(ENABLE)函数实现 。</w:t>
      </w:r>
    </w:p>
    <w:p w14:paraId="6227AAC6" w14:textId="77777777" w:rsidR="007E0B3B" w:rsidRPr="007E0B3B" w:rsidRDefault="007E0B3B">
      <w:pPr>
        <w:numPr>
          <w:ilvl w:val="0"/>
          <w:numId w:val="828"/>
        </w:numPr>
      </w:pPr>
      <w:r w:rsidRPr="007E0B3B">
        <w:rPr>
          <w:rFonts w:ascii="Times New Roman" w:hAnsi="Times New Roman" w:cs="Times New Roman"/>
        </w:rPr>
        <w:t>​</w:t>
      </w:r>
      <w:r w:rsidRPr="007E0B3B">
        <w:rPr>
          <w:b/>
          <w:bCs/>
        </w:rPr>
        <w:t>硬件基础</w:t>
      </w:r>
      <w:r w:rsidRPr="007E0B3B">
        <w:rPr>
          <w:rFonts w:ascii="Times New Roman" w:hAnsi="Times New Roman" w:cs="Times New Roman"/>
        </w:rPr>
        <w:t>​</w:t>
      </w:r>
      <w:r w:rsidRPr="007E0B3B">
        <w:t>：RTC的正常运行，尤其是在主电源断开时保持计时，需要依赖</w:t>
      </w:r>
      <w:r w:rsidRPr="007E0B3B">
        <w:rPr>
          <w:b/>
          <w:bCs/>
        </w:rPr>
        <w:t>备用电池（VBAT）</w:t>
      </w:r>
      <w:r w:rsidRPr="007E0B3B">
        <w:rPr>
          <w:rFonts w:ascii="Times New Roman" w:hAnsi="Times New Roman" w:cs="Times New Roman"/>
          <w:b/>
          <w:bCs/>
        </w:rPr>
        <w:t>​</w:t>
      </w:r>
      <w:r w:rsidRPr="007E0B3B">
        <w:rPr>
          <w:rFonts w:ascii="Times New Roman" w:hAnsi="Times New Roman" w:cs="Times New Roman"/>
        </w:rPr>
        <w:t>​</w:t>
      </w:r>
      <w:r w:rsidRPr="007E0B3B">
        <w:t xml:space="preserve"> 为后备区域供电 。</w:t>
      </w:r>
    </w:p>
    <w:p w14:paraId="26CF62F8" w14:textId="77777777" w:rsidR="007E0B3B" w:rsidRPr="007E0B3B" w:rsidRDefault="007E0B3B" w:rsidP="007E0B3B">
      <w:r w:rsidRPr="007E0B3B">
        <w:t>希望这些信息能帮助你全面理解和使用 RTC_GetCounter函数。如果你对如何初始化和配置RTC模块，或者如何处理RTC中断有进一步的疑问，我们可以继续探讨。</w:t>
      </w:r>
    </w:p>
    <w:p w14:paraId="396D0836" w14:textId="77777777" w:rsidR="00955ABC" w:rsidRPr="007E0B3B" w:rsidRDefault="00955ABC" w:rsidP="00955ABC"/>
    <w:p w14:paraId="3F2A6FB0" w14:textId="440C41F2" w:rsidR="003C016E" w:rsidRDefault="003A5FD2" w:rsidP="0095033A">
      <w:pPr>
        <w:pStyle w:val="2"/>
      </w:pPr>
      <w:proofErr w:type="spellStart"/>
      <w:r w:rsidRPr="003A5FD2">
        <w:t>RTC_SetCounter</w:t>
      </w:r>
      <w:proofErr w:type="spellEnd"/>
      <w:r w:rsidRPr="003A5FD2">
        <w:t>(</w:t>
      </w:r>
      <w:r>
        <w:rPr>
          <w:rFonts w:hint="eastAsia"/>
        </w:rPr>
        <w:t>)</w:t>
      </w:r>
      <w:r w:rsidR="007E0B3B">
        <w:br/>
      </w:r>
      <w:r w:rsidR="007E0B3B" w:rsidRPr="007E0B3B">
        <w:t>设置RTC（实时时钟）内部32位计数器的值，从而直接设定当前的时间</w:t>
      </w:r>
    </w:p>
    <w:p w14:paraId="3D7A1DEF" w14:textId="77777777" w:rsidR="00793B00" w:rsidRDefault="007E0B3B" w:rsidP="007E0B3B">
      <w:r w:rsidRPr="007E0B3B">
        <w:t xml:space="preserve">STM32标准外设库中的 </w:t>
      </w:r>
      <w:proofErr w:type="spellStart"/>
      <w:r w:rsidRPr="007E0B3B">
        <w:t>RTC_SetCounter</w:t>
      </w:r>
      <w:proofErr w:type="spellEnd"/>
      <w:r w:rsidRPr="007E0B3B">
        <w:t>函数用于设置RTC（实时时钟）内部32位计数器的值，从而直接设定当前的时间。</w:t>
      </w:r>
    </w:p>
    <w:p w14:paraId="3439E38D" w14:textId="34EE9D53" w:rsidR="0047413C" w:rsidRPr="00D5428E" w:rsidRDefault="0047413C" w:rsidP="007E0B3B">
      <w:pPr>
        <w:rPr>
          <w:b/>
          <w:bCs/>
        </w:rPr>
      </w:pPr>
      <w:r w:rsidRPr="0047413C">
        <w:rPr>
          <w:rFonts w:hint="eastAsia"/>
        </w:rPr>
        <w:t>若不调用此函数预设时间，那么</w:t>
      </w:r>
      <w:r w:rsidRPr="0047413C">
        <w:t>CNT默认为</w:t>
      </w:r>
      <w:r w:rsidRPr="00D5428E">
        <w:rPr>
          <w:b/>
          <w:bCs/>
        </w:rPr>
        <w:t>0</w:t>
      </w:r>
      <w:r w:rsidRPr="0047413C">
        <w:t>，</w:t>
      </w:r>
      <w:proofErr w:type="spellStart"/>
      <w:r w:rsidRPr="0047413C">
        <w:t>time.h</w:t>
      </w:r>
      <w:proofErr w:type="spellEnd"/>
      <w:r w:rsidRPr="0047413C">
        <w:t>里的函数，解析出来就是</w:t>
      </w:r>
      <w:r w:rsidRPr="00D5428E">
        <w:rPr>
          <w:b/>
          <w:bCs/>
        </w:rPr>
        <w:t>1970年</w:t>
      </w:r>
    </w:p>
    <w:p w14:paraId="5A88A825" w14:textId="0CF1EC06" w:rsidR="007A6DE6" w:rsidRDefault="007A6DE6" w:rsidP="007E0B3B">
      <w:r>
        <w:rPr>
          <w:rFonts w:hint="eastAsia"/>
        </w:rPr>
        <w:t>此库函数</w:t>
      </w:r>
      <w:r w:rsidRPr="007A6DE6">
        <w:rPr>
          <w:rFonts w:hint="eastAsia"/>
        </w:rPr>
        <w:t>内置进入配置模式的代码，也自带了退出配置模式的代码</w:t>
      </w:r>
    </w:p>
    <w:p w14:paraId="4AF912BA" w14:textId="00A8490C" w:rsidR="002E3967" w:rsidRDefault="002E3967" w:rsidP="007E0B3B">
      <w:r>
        <w:rPr>
          <w:rFonts w:hint="eastAsia"/>
        </w:rPr>
        <w:t>如图:</w:t>
      </w:r>
    </w:p>
    <w:p w14:paraId="509908AC" w14:textId="13A76EAA" w:rsidR="002E3967" w:rsidRDefault="002E3967" w:rsidP="007E0B3B">
      <w:r>
        <w:rPr>
          <w:noProof/>
        </w:rPr>
        <w:drawing>
          <wp:inline distT="0" distB="0" distL="0" distR="0" wp14:anchorId="194D2C01" wp14:editId="409DD756">
            <wp:extent cx="4709568" cy="365792"/>
            <wp:effectExtent l="0" t="0" r="0" b="0"/>
            <wp:docPr id="63110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762" name=""/>
                    <pic:cNvPicPr/>
                  </pic:nvPicPr>
                  <pic:blipFill>
                    <a:blip r:embed="rId68"/>
                    <a:stretch>
                      <a:fillRect/>
                    </a:stretch>
                  </pic:blipFill>
                  <pic:spPr>
                    <a:xfrm>
                      <a:off x="0" y="0"/>
                      <a:ext cx="4709568" cy="365792"/>
                    </a:xfrm>
                    <a:prstGeom prst="rect">
                      <a:avLst/>
                    </a:prstGeom>
                  </pic:spPr>
                </pic:pic>
              </a:graphicData>
            </a:graphic>
          </wp:inline>
        </w:drawing>
      </w:r>
    </w:p>
    <w:p w14:paraId="19689C99" w14:textId="362ED3A4" w:rsidR="007E0B3B" w:rsidRPr="007E0B3B" w:rsidRDefault="007E0B3B" w:rsidP="00793B00">
      <w:pPr>
        <w:pStyle w:val="3"/>
      </w:pPr>
      <w:r w:rsidRPr="007E0B3B">
        <w:t>下面是它的详细说明。</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612"/>
        <w:gridCol w:w="7678"/>
      </w:tblGrid>
      <w:tr w:rsidR="007E0B3B" w:rsidRPr="007E0B3B" w14:paraId="115EF470"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5D4C4D35" w14:textId="77777777" w:rsidR="007E0B3B" w:rsidRPr="007E0B3B" w:rsidRDefault="007E0B3B" w:rsidP="007E0B3B">
            <w:pPr>
              <w:rPr>
                <w:b/>
                <w:bCs/>
              </w:rPr>
            </w:pPr>
            <w:r w:rsidRPr="007E0B3B">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3AC9DD" w14:textId="77777777" w:rsidR="007E0B3B" w:rsidRPr="007E0B3B" w:rsidRDefault="007E0B3B" w:rsidP="007E0B3B">
            <w:pPr>
              <w:rPr>
                <w:b/>
                <w:bCs/>
              </w:rPr>
            </w:pPr>
            <w:r w:rsidRPr="007E0B3B">
              <w:rPr>
                <w:b/>
                <w:bCs/>
              </w:rPr>
              <w:t>说明</w:t>
            </w:r>
          </w:p>
        </w:tc>
      </w:tr>
      <w:tr w:rsidR="007E0B3B" w:rsidRPr="007E0B3B" w14:paraId="0594D5B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2D4154D" w14:textId="77777777" w:rsidR="007E0B3B" w:rsidRPr="007E0B3B" w:rsidRDefault="007E0B3B" w:rsidP="007E0B3B">
            <w:r w:rsidRPr="007E0B3B">
              <w:rPr>
                <w:rFonts w:ascii="Times New Roman" w:hAnsi="Times New Roman" w:cs="Times New Roman"/>
              </w:rPr>
              <w:t>​</w:t>
            </w:r>
            <w:r w:rsidRPr="007E0B3B">
              <w:rPr>
                <w:b/>
                <w:bCs/>
              </w:rPr>
              <w:t>函数原型</w:t>
            </w:r>
            <w:r w:rsidRPr="007E0B3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D41EFAF" w14:textId="77777777" w:rsidR="007E0B3B" w:rsidRPr="007E0B3B" w:rsidRDefault="007E0B3B" w:rsidP="007E0B3B">
            <w:r w:rsidRPr="007E0B3B">
              <w:t xml:space="preserve">void </w:t>
            </w:r>
            <w:proofErr w:type="spellStart"/>
            <w:r w:rsidRPr="007E0B3B">
              <w:t>RTC_</w:t>
            </w:r>
            <w:proofErr w:type="gramStart"/>
            <w:r w:rsidRPr="007E0B3B">
              <w:t>SetCounter</w:t>
            </w:r>
            <w:proofErr w:type="spellEnd"/>
            <w:r w:rsidRPr="007E0B3B">
              <w:t>(</w:t>
            </w:r>
            <w:proofErr w:type="gramEnd"/>
            <w:r w:rsidRPr="007E0B3B">
              <w:t xml:space="preserve">uint32_t </w:t>
            </w:r>
            <w:proofErr w:type="spellStart"/>
            <w:r w:rsidRPr="007E0B3B">
              <w:t>CounterValue</w:t>
            </w:r>
            <w:proofErr w:type="spellEnd"/>
            <w:r w:rsidRPr="007E0B3B">
              <w:t>)</w:t>
            </w:r>
          </w:p>
        </w:tc>
      </w:tr>
      <w:tr w:rsidR="007E0B3B" w:rsidRPr="007E0B3B" w14:paraId="066DAAE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9D75606" w14:textId="77777777" w:rsidR="007E0B3B" w:rsidRPr="007E0B3B" w:rsidRDefault="007E0B3B" w:rsidP="007E0B3B">
            <w:r w:rsidRPr="007E0B3B">
              <w:rPr>
                <w:rFonts w:ascii="Times New Roman" w:hAnsi="Times New Roman" w:cs="Times New Roman"/>
              </w:rPr>
              <w:t>​</w:t>
            </w:r>
            <w:r w:rsidRPr="007E0B3B">
              <w:rPr>
                <w:b/>
                <w:bCs/>
              </w:rPr>
              <w:t>功能</w:t>
            </w:r>
            <w:r w:rsidRPr="007E0B3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50BF2C8" w14:textId="77777777" w:rsidR="007E0B3B" w:rsidRPr="007E0B3B" w:rsidRDefault="007E0B3B" w:rsidP="007E0B3B">
            <w:r w:rsidRPr="007E0B3B">
              <w:t>设置RTC计数器的值，即设置当前时间。</w:t>
            </w:r>
          </w:p>
        </w:tc>
      </w:tr>
      <w:tr w:rsidR="007E0B3B" w:rsidRPr="007E0B3B" w14:paraId="7B34826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841A433" w14:textId="77777777" w:rsidR="007E0B3B" w:rsidRPr="007E0B3B" w:rsidRDefault="007E0B3B" w:rsidP="007E0B3B">
            <w:r w:rsidRPr="007E0B3B">
              <w:rPr>
                <w:rFonts w:ascii="Times New Roman" w:hAnsi="Times New Roman" w:cs="Times New Roman"/>
              </w:rPr>
              <w:t>​</w:t>
            </w:r>
            <w:r w:rsidRPr="007E0B3B">
              <w:rPr>
                <w:b/>
                <w:bCs/>
              </w:rPr>
              <w:t>参数</w:t>
            </w:r>
            <w:r w:rsidRPr="007E0B3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9451B48" w14:textId="77777777" w:rsidR="007E0B3B" w:rsidRPr="007E0B3B" w:rsidRDefault="007E0B3B" w:rsidP="007E0B3B">
            <w:proofErr w:type="spellStart"/>
            <w:r w:rsidRPr="007E0B3B">
              <w:t>CounterValue</w:t>
            </w:r>
            <w:proofErr w:type="spellEnd"/>
            <w:r w:rsidRPr="007E0B3B">
              <w:t>：要设置的32位无符号整型时间值，通常是以秒为单位的Unix时间戳（自1970年1月1日以来的秒数）。</w:t>
            </w:r>
          </w:p>
        </w:tc>
      </w:tr>
      <w:tr w:rsidR="007E0B3B" w:rsidRPr="007E0B3B" w14:paraId="1BA03C5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87C97AB" w14:textId="77777777" w:rsidR="007E0B3B" w:rsidRPr="007E0B3B" w:rsidRDefault="007E0B3B" w:rsidP="007E0B3B">
            <w:r w:rsidRPr="007E0B3B">
              <w:rPr>
                <w:rFonts w:ascii="Times New Roman" w:hAnsi="Times New Roman" w:cs="Times New Roman"/>
              </w:rPr>
              <w:t>​</w:t>
            </w:r>
            <w:r w:rsidRPr="007E0B3B">
              <w:rPr>
                <w:b/>
                <w:bCs/>
              </w:rPr>
              <w:t>头文件</w:t>
            </w:r>
            <w:r w:rsidRPr="007E0B3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ED34F91" w14:textId="77777777" w:rsidR="007E0B3B" w:rsidRPr="007E0B3B" w:rsidRDefault="007E0B3B" w:rsidP="007E0B3B">
            <w:proofErr w:type="gramStart"/>
            <w:r w:rsidRPr="007E0B3B">
              <w:t>#include</w:t>
            </w:r>
            <w:proofErr w:type="gramEnd"/>
            <w:r w:rsidRPr="007E0B3B">
              <w:t xml:space="preserve"> "stm32f10x_rtc.h"</w:t>
            </w:r>
          </w:p>
        </w:tc>
      </w:tr>
    </w:tbl>
    <w:p w14:paraId="6D3817E4" w14:textId="77777777" w:rsidR="007E0B3B" w:rsidRPr="007E0B3B" w:rsidRDefault="007E0B3B" w:rsidP="00793B00">
      <w:pPr>
        <w:pStyle w:val="3"/>
      </w:pPr>
      <w:r w:rsidRPr="007E0B3B">
        <w:rPr>
          <w:rFonts w:ascii="Segoe UI Emoji" w:hAnsi="Segoe UI Emoji" w:cs="Segoe UI Emoji"/>
        </w:rPr>
        <w:t>⚙️</w:t>
      </w:r>
      <w:r w:rsidRPr="007E0B3B">
        <w:t xml:space="preserve"> 工作原理与参数详解</w:t>
      </w:r>
    </w:p>
    <w:p w14:paraId="1BF985CF" w14:textId="77777777" w:rsidR="007E0B3B" w:rsidRPr="007E0B3B" w:rsidRDefault="007E0B3B" w:rsidP="007E0B3B">
      <w:r w:rsidRPr="007E0B3B">
        <w:t>STM32的RTC核心是一个</w:t>
      </w:r>
      <w:r w:rsidRPr="007E0B3B">
        <w:rPr>
          <w:b/>
          <w:bCs/>
        </w:rPr>
        <w:t>32位向上计数器</w:t>
      </w:r>
      <w:r w:rsidRPr="007E0B3B">
        <w:t>，它通常由一个32.768kHz的晶振驱动，并通过预分频器（例如，分频系数设为32767）配置为每秒递增一次。因此，这个计数器的数值直接代表了从某个起始点开始累计的秒数。</w:t>
      </w:r>
    </w:p>
    <w:p w14:paraId="4E8F12F7" w14:textId="77777777" w:rsidR="007E0B3B" w:rsidRPr="007E0B3B" w:rsidRDefault="007E0B3B" w:rsidP="007E0B3B">
      <w:r w:rsidRPr="007E0B3B">
        <w:t xml:space="preserve">参数 </w:t>
      </w:r>
      <w:proofErr w:type="spellStart"/>
      <w:r w:rsidRPr="007E0B3B">
        <w:t>CounterValue</w:t>
      </w:r>
      <w:proofErr w:type="spellEnd"/>
      <w:r w:rsidRPr="007E0B3B">
        <w:t xml:space="preserve">通常被设置为一个 </w:t>
      </w:r>
      <w:r w:rsidRPr="007E0B3B">
        <w:rPr>
          <w:rFonts w:ascii="Times New Roman" w:hAnsi="Times New Roman" w:cs="Times New Roman"/>
        </w:rPr>
        <w:t>​</w:t>
      </w:r>
      <w:r w:rsidRPr="007E0B3B">
        <w:rPr>
          <w:b/>
          <w:bCs/>
        </w:rPr>
        <w:t>Unix时间戳</w:t>
      </w:r>
      <w:r w:rsidRPr="007E0B3B">
        <w:rPr>
          <w:rFonts w:ascii="Times New Roman" w:hAnsi="Times New Roman" w:cs="Times New Roman"/>
        </w:rPr>
        <w:t>​</w:t>
      </w:r>
      <w:r w:rsidRPr="007E0B3B">
        <w:t>（Unix Timestamp）。这意味着你将时间基准点设定为世界标准时（UTC/GMT）的</w:t>
      </w:r>
      <w:r w:rsidRPr="007E0B3B">
        <w:rPr>
          <w:b/>
          <w:bCs/>
        </w:rPr>
        <w:t>1970年1月1日0时0分0秒</w:t>
      </w:r>
      <w:r w:rsidRPr="007E0B3B">
        <w:t>。例如，如果你想将时间设置为2025年10月26日10点30分0秒，你需要计算这个时</w:t>
      </w:r>
      <w:r w:rsidRPr="007E0B3B">
        <w:lastRenderedPageBreak/>
        <w:t xml:space="preserve">间点与1970年1月1日0点之间相差的秒数，并将该秒数传递给 </w:t>
      </w:r>
      <w:proofErr w:type="spellStart"/>
      <w:r w:rsidRPr="007E0B3B">
        <w:t>CounterValue</w:t>
      </w:r>
      <w:proofErr w:type="spellEnd"/>
      <w:r w:rsidRPr="007E0B3B">
        <w:t>。采用Unix时间戳的好处在于，时间的计算、比较和存储都非常方便，并且可以利用C语言标准库 &lt;</w:t>
      </w:r>
      <w:proofErr w:type="spellStart"/>
      <w:r w:rsidRPr="007E0B3B">
        <w:t>time.h</w:t>
      </w:r>
      <w:proofErr w:type="spellEnd"/>
      <w:r w:rsidRPr="007E0B3B">
        <w:t>&gt;中的函数进行转换。</w:t>
      </w:r>
    </w:p>
    <w:p w14:paraId="61D7737B" w14:textId="77777777" w:rsidR="007E0B3B" w:rsidRPr="007E0B3B" w:rsidRDefault="007E0B3B" w:rsidP="00793B00">
      <w:pPr>
        <w:pStyle w:val="3"/>
      </w:pPr>
      <w:r w:rsidRPr="007E0B3B">
        <w:rPr>
          <w:rFonts w:ascii="Segoe UI Emoji" w:hAnsi="Segoe UI Emoji" w:cs="Segoe UI Emoji"/>
        </w:rPr>
        <w:t>⚠️</w:t>
      </w:r>
      <w:r w:rsidRPr="007E0B3B">
        <w:t xml:space="preserve"> 关键配置流程与注意事项</w:t>
      </w:r>
    </w:p>
    <w:p w14:paraId="21762926" w14:textId="77777777" w:rsidR="007E0B3B" w:rsidRPr="007E0B3B" w:rsidRDefault="007E0B3B" w:rsidP="007E0B3B">
      <w:r w:rsidRPr="007E0B3B">
        <w:t xml:space="preserve">使用 </w:t>
      </w:r>
      <w:proofErr w:type="spellStart"/>
      <w:r w:rsidRPr="007E0B3B">
        <w:t>RTC_SetCounter</w:t>
      </w:r>
      <w:proofErr w:type="spellEnd"/>
      <w:r w:rsidRPr="007E0B3B">
        <w:t>函数设置时间时，必须遵循正确的配置流程，否则可能导致设置失败或读出错误值。关键步骤和注意事项如下：</w:t>
      </w:r>
    </w:p>
    <w:p w14:paraId="4D156D1F" w14:textId="77777777" w:rsidR="007E0B3B" w:rsidRPr="007E0B3B" w:rsidRDefault="007E0B3B">
      <w:pPr>
        <w:numPr>
          <w:ilvl w:val="0"/>
          <w:numId w:val="829"/>
        </w:numPr>
      </w:pPr>
      <w:r w:rsidRPr="007E0B3B">
        <w:rPr>
          <w:rFonts w:ascii="Times New Roman" w:hAnsi="Times New Roman" w:cs="Times New Roman"/>
        </w:rPr>
        <w:t>​</w:t>
      </w:r>
      <w:r w:rsidRPr="007E0B3B">
        <w:rPr>
          <w:b/>
          <w:bCs/>
        </w:rPr>
        <w:t>使能备份域</w:t>
      </w:r>
      <w:proofErr w:type="gramStart"/>
      <w:r w:rsidRPr="007E0B3B">
        <w:rPr>
          <w:b/>
          <w:bCs/>
        </w:rPr>
        <w:t>访问</w:t>
      </w:r>
      <w:r w:rsidRPr="007E0B3B">
        <w:rPr>
          <w:rFonts w:ascii="Times New Roman" w:hAnsi="Times New Roman" w:cs="Times New Roman"/>
        </w:rPr>
        <w:t>​</w:t>
      </w:r>
      <w:r w:rsidRPr="007E0B3B">
        <w:t>：</w:t>
      </w:r>
      <w:proofErr w:type="gramEnd"/>
      <w:r w:rsidRPr="007E0B3B">
        <w:t>在操作RTC之前，必须先使能电源接口时钟和备份区域时钟，并允许访问后备寄存器。</w:t>
      </w:r>
    </w:p>
    <w:p w14:paraId="4A0821B1" w14:textId="77777777" w:rsidR="007E0B3B" w:rsidRPr="007E0B3B" w:rsidRDefault="007E0B3B">
      <w:pPr>
        <w:numPr>
          <w:ilvl w:val="0"/>
          <w:numId w:val="829"/>
        </w:numPr>
        <w:tabs>
          <w:tab w:val="clear" w:pos="720"/>
        </w:tabs>
      </w:pPr>
      <w:r w:rsidRPr="007E0B3B">
        <w:t>RCC_APB1</w:t>
      </w:r>
      <w:proofErr w:type="gramStart"/>
      <w:r w:rsidRPr="007E0B3B">
        <w:t>PeriphClockCmd(</w:t>
      </w:r>
      <w:proofErr w:type="gramEnd"/>
      <w:r w:rsidRPr="007E0B3B">
        <w:t>RCC_APB1Periph_PWR | RCC_APB1Periph_BKP, ENABLE);</w:t>
      </w:r>
    </w:p>
    <w:p w14:paraId="35015E90" w14:textId="77777777" w:rsidR="007E0B3B" w:rsidRPr="007E0B3B" w:rsidRDefault="007E0B3B" w:rsidP="007E0B3B">
      <w:proofErr w:type="spellStart"/>
      <w:r w:rsidRPr="007E0B3B">
        <w:t>PWR_BackupAccessCmd</w:t>
      </w:r>
      <w:proofErr w:type="spellEnd"/>
      <w:r w:rsidRPr="007E0B3B">
        <w:t>(ENABLE); // 解锁后备寄存器</w:t>
      </w:r>
    </w:p>
    <w:p w14:paraId="10959D4C" w14:textId="77777777" w:rsidR="007E0B3B" w:rsidRPr="007E0B3B" w:rsidRDefault="007E0B3B">
      <w:pPr>
        <w:numPr>
          <w:ilvl w:val="0"/>
          <w:numId w:val="829"/>
        </w:numPr>
      </w:pPr>
      <w:r w:rsidRPr="007E0B3B">
        <w:rPr>
          <w:rFonts w:ascii="Times New Roman" w:hAnsi="Times New Roman" w:cs="Times New Roman"/>
        </w:rPr>
        <w:t>​</w:t>
      </w:r>
      <w:r w:rsidRPr="007E0B3B">
        <w:rPr>
          <w:b/>
          <w:bCs/>
        </w:rPr>
        <w:t>进入和退出配置模式</w:t>
      </w:r>
      <w:r w:rsidRPr="007E0B3B">
        <w:rPr>
          <w:rFonts w:ascii="Times New Roman" w:hAnsi="Times New Roman" w:cs="Times New Roman"/>
        </w:rPr>
        <w:t>​</w:t>
      </w:r>
      <w:r w:rsidRPr="007E0B3B">
        <w:t>：在设置计数器值之前，必须先进入配置模式；设置完成后，再退出配置模式以使新值生效。</w:t>
      </w:r>
    </w:p>
    <w:p w14:paraId="56C01E10" w14:textId="77777777" w:rsidR="007E0B3B" w:rsidRPr="007E0B3B" w:rsidRDefault="007E0B3B">
      <w:pPr>
        <w:numPr>
          <w:ilvl w:val="0"/>
          <w:numId w:val="829"/>
        </w:numPr>
        <w:tabs>
          <w:tab w:val="clear" w:pos="720"/>
        </w:tabs>
      </w:pPr>
      <w:proofErr w:type="spellStart"/>
      <w:r w:rsidRPr="007E0B3B">
        <w:t>RTC_WaitForLastTask</w:t>
      </w:r>
      <w:proofErr w:type="spellEnd"/>
      <w:r w:rsidRPr="007E0B3B">
        <w:t>(); // 等待上一次操作完成</w:t>
      </w:r>
    </w:p>
    <w:p w14:paraId="234E2128" w14:textId="77777777" w:rsidR="007E0B3B" w:rsidRPr="007E0B3B" w:rsidRDefault="007E0B3B">
      <w:pPr>
        <w:numPr>
          <w:ilvl w:val="0"/>
          <w:numId w:val="829"/>
        </w:numPr>
        <w:tabs>
          <w:tab w:val="clear" w:pos="720"/>
        </w:tabs>
      </w:pPr>
      <w:proofErr w:type="spellStart"/>
      <w:r w:rsidRPr="007E0B3B">
        <w:t>RTC_EnterConfigMode</w:t>
      </w:r>
      <w:proofErr w:type="spellEnd"/>
      <w:r w:rsidRPr="007E0B3B">
        <w:t>(); // 进入配置模式</w:t>
      </w:r>
    </w:p>
    <w:p w14:paraId="075AD11A" w14:textId="77777777" w:rsidR="007E0B3B" w:rsidRPr="007E0B3B" w:rsidRDefault="007E0B3B">
      <w:pPr>
        <w:numPr>
          <w:ilvl w:val="0"/>
          <w:numId w:val="829"/>
        </w:numPr>
        <w:tabs>
          <w:tab w:val="clear" w:pos="720"/>
        </w:tabs>
      </w:pPr>
      <w:r w:rsidRPr="007E0B3B">
        <w:t>// ... 这里可以设置预分频器 (</w:t>
      </w:r>
      <w:proofErr w:type="spellStart"/>
      <w:r w:rsidRPr="007E0B3B">
        <w:t>RTC_</w:t>
      </w:r>
      <w:proofErr w:type="gramStart"/>
      <w:r w:rsidRPr="007E0B3B">
        <w:t>SetPrescaler</w:t>
      </w:r>
      <w:proofErr w:type="spellEnd"/>
      <w:r w:rsidRPr="007E0B3B">
        <w:t>)、</w:t>
      </w:r>
      <w:proofErr w:type="gramEnd"/>
      <w:r w:rsidRPr="007E0B3B">
        <w:t>计数器 (</w:t>
      </w:r>
      <w:proofErr w:type="spellStart"/>
      <w:r w:rsidRPr="007E0B3B">
        <w:t>RTC_SetCounter</w:t>
      </w:r>
      <w:proofErr w:type="spellEnd"/>
      <w:r w:rsidRPr="007E0B3B">
        <w:t>) 和闹钟值</w:t>
      </w:r>
    </w:p>
    <w:p w14:paraId="4214968E" w14:textId="77777777" w:rsidR="007E0B3B" w:rsidRPr="007E0B3B" w:rsidRDefault="007E0B3B">
      <w:pPr>
        <w:numPr>
          <w:ilvl w:val="0"/>
          <w:numId w:val="829"/>
        </w:numPr>
        <w:tabs>
          <w:tab w:val="clear" w:pos="720"/>
        </w:tabs>
      </w:pPr>
      <w:proofErr w:type="spellStart"/>
      <w:r w:rsidRPr="007E0B3B">
        <w:t>RTC_ExitConfigMode</w:t>
      </w:r>
      <w:proofErr w:type="spellEnd"/>
      <w:r w:rsidRPr="007E0B3B">
        <w:t>();  // 退出配置模式</w:t>
      </w:r>
    </w:p>
    <w:p w14:paraId="2AE0A3B3" w14:textId="77777777" w:rsidR="007E0B3B" w:rsidRPr="007E0B3B" w:rsidRDefault="007E0B3B" w:rsidP="007E0B3B">
      <w:proofErr w:type="spellStart"/>
      <w:r w:rsidRPr="007E0B3B">
        <w:t>RTC_WaitForLastTask</w:t>
      </w:r>
      <w:proofErr w:type="spellEnd"/>
      <w:r w:rsidRPr="007E0B3B">
        <w:t>(); // 等待设置完成</w:t>
      </w:r>
    </w:p>
    <w:p w14:paraId="06F4C2E7" w14:textId="77777777" w:rsidR="007E0B3B" w:rsidRPr="007E0B3B" w:rsidRDefault="007E0B3B">
      <w:pPr>
        <w:numPr>
          <w:ilvl w:val="0"/>
          <w:numId w:val="829"/>
        </w:numPr>
      </w:pPr>
      <w:r w:rsidRPr="007E0B3B">
        <w:rPr>
          <w:rFonts w:ascii="Times New Roman" w:hAnsi="Times New Roman" w:cs="Times New Roman"/>
        </w:rPr>
        <w:t>​</w:t>
      </w:r>
      <w:r w:rsidRPr="007E0B3B">
        <w:rPr>
          <w:b/>
          <w:bCs/>
        </w:rPr>
        <w:t>使用备份寄存器标记初始化</w:t>
      </w:r>
      <w:r w:rsidRPr="007E0B3B">
        <w:rPr>
          <w:rFonts w:ascii="Times New Roman" w:hAnsi="Times New Roman" w:cs="Times New Roman"/>
        </w:rPr>
        <w:t>​</w:t>
      </w:r>
      <w:r w:rsidRPr="007E0B3B">
        <w:t>：为了避免每次系统复位后都重新初始化RTC（这会覆盖已设定的时间），通常使用一个备份寄存器（BKP DR）来标记RTC是否已经被初始化过。</w:t>
      </w:r>
    </w:p>
    <w:p w14:paraId="76E5C638" w14:textId="77777777" w:rsidR="007E0B3B" w:rsidRPr="007E0B3B" w:rsidRDefault="007E0B3B">
      <w:pPr>
        <w:numPr>
          <w:ilvl w:val="0"/>
          <w:numId w:val="829"/>
        </w:numPr>
        <w:tabs>
          <w:tab w:val="clear" w:pos="720"/>
        </w:tabs>
      </w:pPr>
      <w:r w:rsidRPr="007E0B3B">
        <w:t>if (</w:t>
      </w:r>
      <w:proofErr w:type="spellStart"/>
      <w:r w:rsidRPr="007E0B3B">
        <w:t>BKP_</w:t>
      </w:r>
      <w:proofErr w:type="gramStart"/>
      <w:r w:rsidRPr="007E0B3B">
        <w:t>ReadBackupRegister</w:t>
      </w:r>
      <w:proofErr w:type="spellEnd"/>
      <w:r w:rsidRPr="007E0B3B">
        <w:t>(</w:t>
      </w:r>
      <w:proofErr w:type="gramEnd"/>
      <w:r w:rsidRPr="007E0B3B">
        <w:t>BKP_DR1</w:t>
      </w:r>
      <w:proofErr w:type="gramStart"/>
      <w:r w:rsidRPr="007E0B3B">
        <w:t>) !</w:t>
      </w:r>
      <w:proofErr w:type="gramEnd"/>
      <w:r w:rsidRPr="007E0B3B">
        <w:t>= 0x5050) {</w:t>
      </w:r>
    </w:p>
    <w:p w14:paraId="67F25C49" w14:textId="77777777" w:rsidR="007E0B3B" w:rsidRPr="007E0B3B" w:rsidRDefault="007E0B3B">
      <w:pPr>
        <w:numPr>
          <w:ilvl w:val="0"/>
          <w:numId w:val="829"/>
        </w:numPr>
        <w:tabs>
          <w:tab w:val="clear" w:pos="720"/>
        </w:tabs>
      </w:pPr>
      <w:r w:rsidRPr="007E0B3B">
        <w:t xml:space="preserve">    // 首次运行，需要进行RTC初始化</w:t>
      </w:r>
    </w:p>
    <w:p w14:paraId="57CB45CB" w14:textId="77777777" w:rsidR="007E0B3B" w:rsidRPr="007E0B3B" w:rsidRDefault="007E0B3B">
      <w:pPr>
        <w:numPr>
          <w:ilvl w:val="0"/>
          <w:numId w:val="829"/>
        </w:numPr>
        <w:tabs>
          <w:tab w:val="clear" w:pos="720"/>
        </w:tabs>
      </w:pPr>
      <w:r w:rsidRPr="007E0B3B">
        <w:t xml:space="preserve">    // ... 执行RTC时钟源选择、预分频器设置等初始化操作</w:t>
      </w:r>
    </w:p>
    <w:p w14:paraId="2C415E74" w14:textId="77777777" w:rsidR="007E0B3B" w:rsidRPr="007E0B3B" w:rsidRDefault="007E0B3B">
      <w:pPr>
        <w:numPr>
          <w:ilvl w:val="0"/>
          <w:numId w:val="829"/>
        </w:numPr>
        <w:tabs>
          <w:tab w:val="clear" w:pos="720"/>
        </w:tabs>
      </w:pPr>
      <w:r w:rsidRPr="007E0B3B">
        <w:t xml:space="preserve">    </w:t>
      </w:r>
      <w:proofErr w:type="spellStart"/>
      <w:r w:rsidRPr="007E0B3B">
        <w:t>RTC_SetCounter</w:t>
      </w:r>
      <w:proofErr w:type="spellEnd"/>
      <w:r w:rsidRPr="007E0B3B">
        <w:t>(</w:t>
      </w:r>
      <w:proofErr w:type="spellStart"/>
      <w:r w:rsidRPr="007E0B3B">
        <w:t>counterValue</w:t>
      </w:r>
      <w:proofErr w:type="spellEnd"/>
      <w:r w:rsidRPr="007E0B3B">
        <w:t>); // 设置初始时间</w:t>
      </w:r>
    </w:p>
    <w:p w14:paraId="62D15C95" w14:textId="77777777" w:rsidR="007E0B3B" w:rsidRPr="007E0B3B" w:rsidRDefault="007E0B3B">
      <w:pPr>
        <w:numPr>
          <w:ilvl w:val="0"/>
          <w:numId w:val="829"/>
        </w:numPr>
        <w:tabs>
          <w:tab w:val="clear" w:pos="720"/>
        </w:tabs>
      </w:pPr>
      <w:r w:rsidRPr="007E0B3B">
        <w:t xml:space="preserve">    // ...</w:t>
      </w:r>
    </w:p>
    <w:p w14:paraId="14D9B52B" w14:textId="77777777" w:rsidR="007E0B3B" w:rsidRPr="007E0B3B" w:rsidRDefault="007E0B3B">
      <w:pPr>
        <w:numPr>
          <w:ilvl w:val="0"/>
          <w:numId w:val="829"/>
        </w:numPr>
        <w:tabs>
          <w:tab w:val="clear" w:pos="720"/>
        </w:tabs>
      </w:pPr>
      <w:r w:rsidRPr="007E0B3B">
        <w:t xml:space="preserve">    BKP_WriteBackupRegister(BKP_DR1, 0x5050); // 标记已初始化</w:t>
      </w:r>
    </w:p>
    <w:p w14:paraId="7F0801D1" w14:textId="77777777" w:rsidR="007E0B3B" w:rsidRPr="007E0B3B" w:rsidRDefault="007E0B3B" w:rsidP="007E0B3B">
      <w:r w:rsidRPr="007E0B3B">
        <w:t>}</w:t>
      </w:r>
    </w:p>
    <w:p w14:paraId="713AAEE7" w14:textId="77777777" w:rsidR="007E0B3B" w:rsidRPr="007E0B3B" w:rsidRDefault="007E0B3B" w:rsidP="00793B00">
      <w:pPr>
        <w:pStyle w:val="3"/>
      </w:pPr>
      <w:r w:rsidRPr="007E0B3B">
        <w:rPr>
          <w:rFonts w:ascii="Segoe UI Emoji" w:hAnsi="Segoe UI Emoji" w:cs="Segoe UI Emoji"/>
        </w:rPr>
        <w:lastRenderedPageBreak/>
        <w:t>💻</w:t>
      </w:r>
      <w:r w:rsidRPr="007E0B3B">
        <w:t xml:space="preserve"> 应用示例</w:t>
      </w:r>
    </w:p>
    <w:p w14:paraId="7354B70C" w14:textId="77777777" w:rsidR="007E0B3B" w:rsidRPr="007E0B3B" w:rsidRDefault="007E0B3B" w:rsidP="007E0B3B">
      <w:r w:rsidRPr="007E0B3B">
        <w:t xml:space="preserve">下面是一个完整的示例，展示如何使用 </w:t>
      </w:r>
      <w:proofErr w:type="spellStart"/>
      <w:r w:rsidRPr="007E0B3B">
        <w:t>RTC_SetCounter</w:t>
      </w:r>
      <w:proofErr w:type="spellEnd"/>
      <w:r w:rsidRPr="007E0B3B">
        <w:t>结合C标准库设置一个具体的日期时间，并读取显示。</w:t>
      </w:r>
    </w:p>
    <w:p w14:paraId="13FF2D31" w14:textId="77777777" w:rsidR="007E0B3B" w:rsidRPr="007E0B3B" w:rsidRDefault="007E0B3B" w:rsidP="007E0B3B">
      <w:proofErr w:type="gramStart"/>
      <w:r w:rsidRPr="007E0B3B">
        <w:t>#include</w:t>
      </w:r>
      <w:proofErr w:type="gramEnd"/>
      <w:r w:rsidRPr="007E0B3B">
        <w:t xml:space="preserve"> "stm32f10x.h"</w:t>
      </w:r>
    </w:p>
    <w:p w14:paraId="3F755E95" w14:textId="77777777" w:rsidR="007E0B3B" w:rsidRPr="007E0B3B" w:rsidRDefault="007E0B3B" w:rsidP="007E0B3B">
      <w:proofErr w:type="gramStart"/>
      <w:r w:rsidRPr="007E0B3B">
        <w:t>#include</w:t>
      </w:r>
      <w:proofErr w:type="gramEnd"/>
      <w:r w:rsidRPr="007E0B3B">
        <w:t xml:space="preserve"> &lt;</w:t>
      </w:r>
      <w:proofErr w:type="spellStart"/>
      <w:r w:rsidRPr="007E0B3B">
        <w:t>time.h</w:t>
      </w:r>
      <w:proofErr w:type="spellEnd"/>
      <w:r w:rsidRPr="007E0B3B">
        <w:t>&gt;</w:t>
      </w:r>
    </w:p>
    <w:p w14:paraId="14BA534C" w14:textId="77777777" w:rsidR="007E0B3B" w:rsidRPr="007E0B3B" w:rsidRDefault="007E0B3B" w:rsidP="007E0B3B"/>
    <w:p w14:paraId="4B1A43EE" w14:textId="77777777" w:rsidR="007E0B3B" w:rsidRPr="007E0B3B" w:rsidRDefault="007E0B3B" w:rsidP="007E0B3B">
      <w:r w:rsidRPr="007E0B3B">
        <w:t>void RTC_SetTimeExample(</w:t>
      </w:r>
      <w:proofErr w:type="gramStart"/>
      <w:r w:rsidRPr="007E0B3B">
        <w:t>void) {</w:t>
      </w:r>
      <w:proofErr w:type="gramEnd"/>
    </w:p>
    <w:p w14:paraId="49ACD994" w14:textId="77777777" w:rsidR="007E0B3B" w:rsidRPr="007E0B3B" w:rsidRDefault="007E0B3B" w:rsidP="007E0B3B">
      <w:r w:rsidRPr="007E0B3B">
        <w:t xml:space="preserve">    struct tm </w:t>
      </w:r>
      <w:proofErr w:type="spellStart"/>
      <w:r w:rsidRPr="007E0B3B">
        <w:t>timeinfo</w:t>
      </w:r>
      <w:proofErr w:type="spellEnd"/>
      <w:r w:rsidRPr="007E0B3B">
        <w:t xml:space="preserve"> = {0}; // 定义一个时间结构体并清零</w:t>
      </w:r>
    </w:p>
    <w:p w14:paraId="0723CD9F" w14:textId="77777777" w:rsidR="007E0B3B" w:rsidRPr="007E0B3B" w:rsidRDefault="007E0B3B" w:rsidP="007E0B3B">
      <w:r w:rsidRPr="007E0B3B">
        <w:t xml:space="preserve">    </w:t>
      </w:r>
      <w:proofErr w:type="spellStart"/>
      <w:r w:rsidRPr="007E0B3B">
        <w:t>time_t</w:t>
      </w:r>
      <w:proofErr w:type="spellEnd"/>
      <w:r w:rsidRPr="007E0B3B">
        <w:t xml:space="preserve"> timestamp;         // 用于存储时间戳</w:t>
      </w:r>
    </w:p>
    <w:p w14:paraId="039411DA" w14:textId="77777777" w:rsidR="007E0B3B" w:rsidRPr="007E0B3B" w:rsidRDefault="007E0B3B" w:rsidP="007E0B3B"/>
    <w:p w14:paraId="627D7770" w14:textId="77777777" w:rsidR="007E0B3B" w:rsidRPr="007E0B3B" w:rsidRDefault="007E0B3B" w:rsidP="007E0B3B">
      <w:r w:rsidRPr="007E0B3B">
        <w:t xml:space="preserve">    // 设置目标时间：2025年10月26日 10点30分0秒</w:t>
      </w:r>
    </w:p>
    <w:p w14:paraId="025BFA14" w14:textId="77777777" w:rsidR="007E0B3B" w:rsidRPr="007E0B3B" w:rsidRDefault="007E0B3B" w:rsidP="007E0B3B">
      <w:r w:rsidRPr="007E0B3B">
        <w:t xml:space="preserve">    // 注意：</w:t>
      </w:r>
      <w:proofErr w:type="spellStart"/>
      <w:r w:rsidRPr="007E0B3B">
        <w:t>tm_year</w:t>
      </w:r>
      <w:proofErr w:type="spellEnd"/>
      <w:r w:rsidRPr="007E0B3B">
        <w:t>是自1900年起的年数，</w:t>
      </w:r>
      <w:proofErr w:type="spellStart"/>
      <w:r w:rsidRPr="007E0B3B">
        <w:t>tm_mon</w:t>
      </w:r>
      <w:proofErr w:type="spellEnd"/>
      <w:r w:rsidRPr="007E0B3B">
        <w:t>范围是0-11</w:t>
      </w:r>
    </w:p>
    <w:p w14:paraId="1D958472" w14:textId="77777777" w:rsidR="007E0B3B" w:rsidRPr="007E0B3B" w:rsidRDefault="007E0B3B" w:rsidP="007E0B3B">
      <w:r w:rsidRPr="007E0B3B">
        <w:t xml:space="preserve">    </w:t>
      </w:r>
      <w:proofErr w:type="spellStart"/>
      <w:r w:rsidRPr="007E0B3B">
        <w:t>timeinfo.tm_year</w:t>
      </w:r>
      <w:proofErr w:type="spellEnd"/>
      <w:r w:rsidRPr="007E0B3B">
        <w:t xml:space="preserve"> = 2025 - 1900; // 125</w:t>
      </w:r>
    </w:p>
    <w:p w14:paraId="0C06BF38" w14:textId="77777777" w:rsidR="007E0B3B" w:rsidRPr="007E0B3B" w:rsidRDefault="007E0B3B" w:rsidP="007E0B3B">
      <w:r w:rsidRPr="007E0B3B">
        <w:t xml:space="preserve">    </w:t>
      </w:r>
      <w:proofErr w:type="spellStart"/>
      <w:r w:rsidRPr="007E0B3B">
        <w:t>timeinfo.tm_mon</w:t>
      </w:r>
      <w:proofErr w:type="spellEnd"/>
      <w:r w:rsidRPr="007E0B3B">
        <w:t xml:space="preserve"> = 10 - 1;       // 9 (10月)</w:t>
      </w:r>
    </w:p>
    <w:p w14:paraId="79E27B7E" w14:textId="77777777" w:rsidR="007E0B3B" w:rsidRPr="007E0B3B" w:rsidRDefault="007E0B3B" w:rsidP="007E0B3B">
      <w:r w:rsidRPr="007E0B3B">
        <w:t xml:space="preserve">    </w:t>
      </w:r>
      <w:proofErr w:type="spellStart"/>
      <w:r w:rsidRPr="007E0B3B">
        <w:t>timeinfo.tm_mday</w:t>
      </w:r>
      <w:proofErr w:type="spellEnd"/>
      <w:r w:rsidRPr="007E0B3B">
        <w:t xml:space="preserve"> = 26;          // 26日</w:t>
      </w:r>
    </w:p>
    <w:p w14:paraId="00A87ACD" w14:textId="77777777" w:rsidR="007E0B3B" w:rsidRPr="007E0B3B" w:rsidRDefault="007E0B3B" w:rsidP="007E0B3B">
      <w:r w:rsidRPr="007E0B3B">
        <w:t xml:space="preserve">    </w:t>
      </w:r>
      <w:proofErr w:type="spellStart"/>
      <w:r w:rsidRPr="007E0B3B">
        <w:t>timeinfo.tm_hour</w:t>
      </w:r>
      <w:proofErr w:type="spellEnd"/>
      <w:r w:rsidRPr="007E0B3B">
        <w:t xml:space="preserve"> = 10;          // 10点</w:t>
      </w:r>
    </w:p>
    <w:p w14:paraId="5A7BBED9" w14:textId="77777777" w:rsidR="007E0B3B" w:rsidRPr="007E0B3B" w:rsidRDefault="007E0B3B" w:rsidP="007E0B3B">
      <w:r w:rsidRPr="007E0B3B">
        <w:t xml:space="preserve">    </w:t>
      </w:r>
      <w:proofErr w:type="spellStart"/>
      <w:r w:rsidRPr="007E0B3B">
        <w:t>timeinfo.tm_min</w:t>
      </w:r>
      <w:proofErr w:type="spellEnd"/>
      <w:r w:rsidRPr="007E0B3B">
        <w:t xml:space="preserve"> = 30;           // 30分</w:t>
      </w:r>
    </w:p>
    <w:p w14:paraId="58556366" w14:textId="77777777" w:rsidR="007E0B3B" w:rsidRPr="007E0B3B" w:rsidRDefault="007E0B3B" w:rsidP="007E0B3B">
      <w:r w:rsidRPr="007E0B3B">
        <w:t xml:space="preserve">    </w:t>
      </w:r>
      <w:proofErr w:type="spellStart"/>
      <w:r w:rsidRPr="007E0B3B">
        <w:t>timeinfo.tm_sec</w:t>
      </w:r>
      <w:proofErr w:type="spellEnd"/>
      <w:r w:rsidRPr="007E0B3B">
        <w:t xml:space="preserve"> = 0;            // 0秒</w:t>
      </w:r>
    </w:p>
    <w:p w14:paraId="5ED319D1" w14:textId="77777777" w:rsidR="007E0B3B" w:rsidRPr="007E0B3B" w:rsidRDefault="007E0B3B" w:rsidP="007E0B3B"/>
    <w:p w14:paraId="639257FE" w14:textId="77777777" w:rsidR="007E0B3B" w:rsidRPr="007E0B3B" w:rsidRDefault="007E0B3B" w:rsidP="007E0B3B">
      <w:r w:rsidRPr="007E0B3B">
        <w:t xml:space="preserve">    // 将tm结构体转换为Unix时间戳</w:t>
      </w:r>
    </w:p>
    <w:p w14:paraId="004688CA" w14:textId="77777777" w:rsidR="007E0B3B" w:rsidRPr="007E0B3B" w:rsidRDefault="007E0B3B" w:rsidP="007E0B3B">
      <w:r w:rsidRPr="007E0B3B">
        <w:t xml:space="preserve">    timestamp = </w:t>
      </w:r>
      <w:proofErr w:type="spellStart"/>
      <w:r w:rsidRPr="007E0B3B">
        <w:t>mktime</w:t>
      </w:r>
      <w:proofErr w:type="spellEnd"/>
      <w:r w:rsidRPr="007E0B3B">
        <w:t>(&amp;</w:t>
      </w:r>
      <w:proofErr w:type="spellStart"/>
      <w:r w:rsidRPr="007E0B3B">
        <w:t>timeinfo</w:t>
      </w:r>
      <w:proofErr w:type="spellEnd"/>
      <w:r w:rsidRPr="007E0B3B">
        <w:t>);</w:t>
      </w:r>
    </w:p>
    <w:p w14:paraId="2CFA54DF" w14:textId="77777777" w:rsidR="007E0B3B" w:rsidRPr="007E0B3B" w:rsidRDefault="007E0B3B" w:rsidP="007E0B3B"/>
    <w:p w14:paraId="1A96BE4A" w14:textId="77777777" w:rsidR="007E0B3B" w:rsidRPr="007E0B3B" w:rsidRDefault="007E0B3B" w:rsidP="007E0B3B">
      <w:r w:rsidRPr="007E0B3B">
        <w:t xml:space="preserve">    // 配置RTC（包括使能时钟、设置预分频器等，此处假设已实现）</w:t>
      </w:r>
    </w:p>
    <w:p w14:paraId="240EE57E" w14:textId="77777777" w:rsidR="007E0B3B" w:rsidRPr="007E0B3B" w:rsidRDefault="007E0B3B" w:rsidP="007E0B3B">
      <w:r w:rsidRPr="007E0B3B">
        <w:t xml:space="preserve">    // </w:t>
      </w:r>
      <w:proofErr w:type="spellStart"/>
      <w:r w:rsidRPr="007E0B3B">
        <w:t>RTC_</w:t>
      </w:r>
      <w:proofErr w:type="gramStart"/>
      <w:r w:rsidRPr="007E0B3B">
        <w:t>Configuration</w:t>
      </w:r>
      <w:proofErr w:type="spellEnd"/>
      <w:r w:rsidRPr="007E0B3B">
        <w:t>(</w:t>
      </w:r>
      <w:proofErr w:type="gramEnd"/>
      <w:r w:rsidRPr="007E0B3B">
        <w:t>);</w:t>
      </w:r>
    </w:p>
    <w:p w14:paraId="6A86C69F" w14:textId="77777777" w:rsidR="007E0B3B" w:rsidRPr="007E0B3B" w:rsidRDefault="007E0B3B" w:rsidP="007E0B3B"/>
    <w:p w14:paraId="4F7EB646" w14:textId="77777777" w:rsidR="007E0B3B" w:rsidRPr="007E0B3B" w:rsidRDefault="007E0B3B" w:rsidP="007E0B3B">
      <w:r w:rsidRPr="007E0B3B">
        <w:t xml:space="preserve">    // 设置RTC计数器的值</w:t>
      </w:r>
    </w:p>
    <w:p w14:paraId="4B238694" w14:textId="77777777" w:rsidR="007E0B3B" w:rsidRPr="007E0B3B" w:rsidRDefault="007E0B3B" w:rsidP="007E0B3B">
      <w:r w:rsidRPr="007E0B3B">
        <w:t xml:space="preserve">    </w:t>
      </w:r>
      <w:proofErr w:type="spellStart"/>
      <w:r w:rsidRPr="007E0B3B">
        <w:t>RTC_SetCounter</w:t>
      </w:r>
      <w:proofErr w:type="spellEnd"/>
      <w:r w:rsidRPr="007E0B3B">
        <w:t>((uint32_</w:t>
      </w:r>
      <w:proofErr w:type="gramStart"/>
      <w:r w:rsidRPr="007E0B3B">
        <w:t>t)timestamp</w:t>
      </w:r>
      <w:proofErr w:type="gramEnd"/>
      <w:r w:rsidRPr="007E0B3B">
        <w:t>);</w:t>
      </w:r>
    </w:p>
    <w:p w14:paraId="2CEEABDE" w14:textId="77777777" w:rsidR="007E0B3B" w:rsidRPr="007E0B3B" w:rsidRDefault="007E0B3B" w:rsidP="007E0B3B">
      <w:r w:rsidRPr="007E0B3B">
        <w:lastRenderedPageBreak/>
        <w:t xml:space="preserve">    </w:t>
      </w:r>
      <w:proofErr w:type="spellStart"/>
      <w:r w:rsidRPr="007E0B3B">
        <w:t>RTC_WaitForLastTask</w:t>
      </w:r>
      <w:proofErr w:type="spellEnd"/>
      <w:r w:rsidRPr="007E0B3B">
        <w:t>(); // 等待设置完成</w:t>
      </w:r>
    </w:p>
    <w:p w14:paraId="5B441DCB" w14:textId="77777777" w:rsidR="007E0B3B" w:rsidRPr="007E0B3B" w:rsidRDefault="007E0B3B" w:rsidP="007E0B3B">
      <w:r w:rsidRPr="007E0B3B">
        <w:t>}</w:t>
      </w:r>
    </w:p>
    <w:p w14:paraId="5F37CCC9" w14:textId="77777777" w:rsidR="007E0B3B" w:rsidRPr="007E0B3B" w:rsidRDefault="007E0B3B" w:rsidP="007E0B3B"/>
    <w:p w14:paraId="7AB82544" w14:textId="77777777" w:rsidR="007E0B3B" w:rsidRPr="007E0B3B" w:rsidRDefault="007E0B3B" w:rsidP="007E0B3B">
      <w:r w:rsidRPr="007E0B3B">
        <w:t xml:space="preserve">void </w:t>
      </w:r>
      <w:proofErr w:type="spellStart"/>
      <w:r w:rsidRPr="007E0B3B">
        <w:t>RTC_ReadTimeExample</w:t>
      </w:r>
      <w:proofErr w:type="spellEnd"/>
      <w:r w:rsidRPr="007E0B3B">
        <w:t>(</w:t>
      </w:r>
      <w:proofErr w:type="gramStart"/>
      <w:r w:rsidRPr="007E0B3B">
        <w:t>void) {</w:t>
      </w:r>
      <w:proofErr w:type="gramEnd"/>
    </w:p>
    <w:p w14:paraId="057A9146" w14:textId="77777777" w:rsidR="007E0B3B" w:rsidRPr="007E0B3B" w:rsidRDefault="007E0B3B" w:rsidP="007E0B3B">
      <w:r w:rsidRPr="007E0B3B">
        <w:t xml:space="preserve">    uint32_t </w:t>
      </w:r>
      <w:proofErr w:type="spellStart"/>
      <w:r w:rsidRPr="007E0B3B">
        <w:t>current_counter</w:t>
      </w:r>
      <w:proofErr w:type="spellEnd"/>
      <w:r w:rsidRPr="007E0B3B">
        <w:t>;</w:t>
      </w:r>
    </w:p>
    <w:p w14:paraId="4A23EFBD" w14:textId="77777777" w:rsidR="007E0B3B" w:rsidRPr="007E0B3B" w:rsidRDefault="007E0B3B" w:rsidP="007E0B3B">
      <w:r w:rsidRPr="007E0B3B">
        <w:t xml:space="preserve">    </w:t>
      </w:r>
      <w:proofErr w:type="spellStart"/>
      <w:r w:rsidRPr="007E0B3B">
        <w:t>time_t</w:t>
      </w:r>
      <w:proofErr w:type="spellEnd"/>
      <w:r w:rsidRPr="007E0B3B">
        <w:t xml:space="preserve"> </w:t>
      </w:r>
      <w:proofErr w:type="spellStart"/>
      <w:r w:rsidRPr="007E0B3B">
        <w:t>rawtime</w:t>
      </w:r>
      <w:proofErr w:type="spellEnd"/>
      <w:r w:rsidRPr="007E0B3B">
        <w:t>;</w:t>
      </w:r>
    </w:p>
    <w:p w14:paraId="5FB1002C" w14:textId="77777777" w:rsidR="007E0B3B" w:rsidRPr="007E0B3B" w:rsidRDefault="007E0B3B" w:rsidP="007E0B3B">
      <w:r w:rsidRPr="007E0B3B">
        <w:t xml:space="preserve">    struct tm *</w:t>
      </w:r>
      <w:proofErr w:type="spellStart"/>
      <w:r w:rsidRPr="007E0B3B">
        <w:t>timeinfo</w:t>
      </w:r>
      <w:proofErr w:type="spellEnd"/>
      <w:r w:rsidRPr="007E0B3B">
        <w:t>;</w:t>
      </w:r>
    </w:p>
    <w:p w14:paraId="24608203" w14:textId="77777777" w:rsidR="007E0B3B" w:rsidRPr="007E0B3B" w:rsidRDefault="007E0B3B" w:rsidP="007E0B3B"/>
    <w:p w14:paraId="25686164" w14:textId="77777777" w:rsidR="007E0B3B" w:rsidRPr="007E0B3B" w:rsidRDefault="007E0B3B" w:rsidP="007E0B3B">
      <w:r w:rsidRPr="007E0B3B">
        <w:t xml:space="preserve">    // 从RTC获取当前计数值</w:t>
      </w:r>
    </w:p>
    <w:p w14:paraId="306D0AED" w14:textId="77777777" w:rsidR="007E0B3B" w:rsidRPr="007E0B3B" w:rsidRDefault="007E0B3B" w:rsidP="007E0B3B">
      <w:r w:rsidRPr="007E0B3B">
        <w:t xml:space="preserve">    </w:t>
      </w:r>
      <w:proofErr w:type="spellStart"/>
      <w:r w:rsidRPr="007E0B3B">
        <w:t>current_counter</w:t>
      </w:r>
      <w:proofErr w:type="spellEnd"/>
      <w:r w:rsidRPr="007E0B3B">
        <w:t xml:space="preserve"> = </w:t>
      </w:r>
      <w:proofErr w:type="spellStart"/>
      <w:r w:rsidRPr="007E0B3B">
        <w:t>RTC_</w:t>
      </w:r>
      <w:proofErr w:type="gramStart"/>
      <w:r w:rsidRPr="007E0B3B">
        <w:t>GetCounter</w:t>
      </w:r>
      <w:proofErr w:type="spellEnd"/>
      <w:r w:rsidRPr="007E0B3B">
        <w:t>(</w:t>
      </w:r>
      <w:proofErr w:type="gramEnd"/>
      <w:r w:rsidRPr="007E0B3B">
        <w:t>);</w:t>
      </w:r>
    </w:p>
    <w:p w14:paraId="6248F884" w14:textId="77777777" w:rsidR="007E0B3B" w:rsidRPr="007E0B3B" w:rsidRDefault="007E0B3B" w:rsidP="007E0B3B">
      <w:r w:rsidRPr="007E0B3B">
        <w:t xml:space="preserve">    </w:t>
      </w:r>
      <w:proofErr w:type="spellStart"/>
      <w:r w:rsidRPr="007E0B3B">
        <w:t>rawtime</w:t>
      </w:r>
      <w:proofErr w:type="spellEnd"/>
      <w:r w:rsidRPr="007E0B3B">
        <w:t xml:space="preserve"> = (</w:t>
      </w:r>
      <w:proofErr w:type="spellStart"/>
      <w:r w:rsidRPr="007E0B3B">
        <w:t>time_</w:t>
      </w:r>
      <w:proofErr w:type="gramStart"/>
      <w:r w:rsidRPr="007E0B3B">
        <w:t>t</w:t>
      </w:r>
      <w:proofErr w:type="spellEnd"/>
      <w:r w:rsidRPr="007E0B3B">
        <w:t>)</w:t>
      </w:r>
      <w:proofErr w:type="spellStart"/>
      <w:r w:rsidRPr="007E0B3B">
        <w:t>current</w:t>
      </w:r>
      <w:proofErr w:type="gramEnd"/>
      <w:r w:rsidRPr="007E0B3B">
        <w:t>_counter</w:t>
      </w:r>
      <w:proofErr w:type="spellEnd"/>
      <w:r w:rsidRPr="007E0B3B">
        <w:t>;</w:t>
      </w:r>
    </w:p>
    <w:p w14:paraId="2472D8AA" w14:textId="77777777" w:rsidR="007E0B3B" w:rsidRPr="007E0B3B" w:rsidRDefault="007E0B3B" w:rsidP="007E0B3B"/>
    <w:p w14:paraId="64EEBD22" w14:textId="77777777" w:rsidR="007E0B3B" w:rsidRPr="007E0B3B" w:rsidRDefault="007E0B3B" w:rsidP="007E0B3B">
      <w:r w:rsidRPr="007E0B3B">
        <w:t xml:space="preserve">    // 将时间戳转换为易读的年月日时分秒格式</w:t>
      </w:r>
    </w:p>
    <w:p w14:paraId="35DAB737" w14:textId="77777777" w:rsidR="007E0B3B" w:rsidRPr="007E0B3B" w:rsidRDefault="007E0B3B" w:rsidP="007E0B3B">
      <w:r w:rsidRPr="007E0B3B">
        <w:t xml:space="preserve">    </w:t>
      </w:r>
      <w:proofErr w:type="spellStart"/>
      <w:r w:rsidRPr="007E0B3B">
        <w:t>timeinfo</w:t>
      </w:r>
      <w:proofErr w:type="spellEnd"/>
      <w:r w:rsidRPr="007E0B3B">
        <w:t xml:space="preserve"> = </w:t>
      </w:r>
      <w:proofErr w:type="spellStart"/>
      <w:r w:rsidRPr="007E0B3B">
        <w:t>localtime</w:t>
      </w:r>
      <w:proofErr w:type="spellEnd"/>
      <w:r w:rsidRPr="007E0B3B">
        <w:t>(&amp;</w:t>
      </w:r>
      <w:proofErr w:type="spellStart"/>
      <w:r w:rsidRPr="007E0B3B">
        <w:t>rawtime</w:t>
      </w:r>
      <w:proofErr w:type="spellEnd"/>
      <w:r w:rsidRPr="007E0B3B">
        <w:t>);</w:t>
      </w:r>
    </w:p>
    <w:p w14:paraId="22B3881B" w14:textId="77777777" w:rsidR="007E0B3B" w:rsidRPr="007E0B3B" w:rsidRDefault="007E0B3B" w:rsidP="007E0B3B"/>
    <w:p w14:paraId="5C794674" w14:textId="77777777" w:rsidR="007E0B3B" w:rsidRPr="007E0B3B" w:rsidRDefault="007E0B3B" w:rsidP="007E0B3B">
      <w:r w:rsidRPr="007E0B3B">
        <w:t xml:space="preserve">    // 此时可以通过</w:t>
      </w:r>
      <w:proofErr w:type="spellStart"/>
      <w:r w:rsidRPr="007E0B3B">
        <w:t>timeinfo</w:t>
      </w:r>
      <w:proofErr w:type="spellEnd"/>
      <w:r w:rsidRPr="007E0B3B">
        <w:t>结构体访问各个时间成员</w:t>
      </w:r>
    </w:p>
    <w:p w14:paraId="3390B765" w14:textId="77777777" w:rsidR="007E0B3B" w:rsidRPr="007E0B3B" w:rsidRDefault="007E0B3B" w:rsidP="007E0B3B">
      <w:r w:rsidRPr="007E0B3B">
        <w:t xml:space="preserve">    // 例如：</w:t>
      </w:r>
      <w:proofErr w:type="spellStart"/>
      <w:r w:rsidRPr="007E0B3B">
        <w:t>timeinfo</w:t>
      </w:r>
      <w:proofErr w:type="spellEnd"/>
      <w:r w:rsidRPr="007E0B3B">
        <w:t xml:space="preserve">-&gt;tm_year+1900, </w:t>
      </w:r>
      <w:proofErr w:type="spellStart"/>
      <w:r w:rsidRPr="007E0B3B">
        <w:t>timeinfo</w:t>
      </w:r>
      <w:proofErr w:type="spellEnd"/>
      <w:r w:rsidRPr="007E0B3B">
        <w:t xml:space="preserve">-&gt;tm_mon+1, </w:t>
      </w:r>
      <w:proofErr w:type="spellStart"/>
      <w:r w:rsidRPr="007E0B3B">
        <w:t>timeinfo</w:t>
      </w:r>
      <w:proofErr w:type="spellEnd"/>
      <w:r w:rsidRPr="007E0B3B">
        <w:t>-&gt;</w:t>
      </w:r>
      <w:proofErr w:type="spellStart"/>
      <w:r w:rsidRPr="007E0B3B">
        <w:t>tm_mday</w:t>
      </w:r>
      <w:proofErr w:type="spellEnd"/>
      <w:r w:rsidRPr="007E0B3B">
        <w:t>,</w:t>
      </w:r>
    </w:p>
    <w:p w14:paraId="51D85CB5" w14:textId="77777777" w:rsidR="007E0B3B" w:rsidRPr="007E0B3B" w:rsidRDefault="007E0B3B" w:rsidP="007E0B3B">
      <w:r w:rsidRPr="007E0B3B">
        <w:t xml:space="preserve">    //        </w:t>
      </w:r>
      <w:proofErr w:type="spellStart"/>
      <w:r w:rsidRPr="007E0B3B">
        <w:t>timeinfo</w:t>
      </w:r>
      <w:proofErr w:type="spellEnd"/>
      <w:r w:rsidRPr="007E0B3B">
        <w:t>-&gt;</w:t>
      </w:r>
      <w:proofErr w:type="spellStart"/>
      <w:r w:rsidRPr="007E0B3B">
        <w:t>tm_hour</w:t>
      </w:r>
      <w:proofErr w:type="spellEnd"/>
      <w:r w:rsidRPr="007E0B3B">
        <w:t xml:space="preserve">, </w:t>
      </w:r>
      <w:proofErr w:type="spellStart"/>
      <w:r w:rsidRPr="007E0B3B">
        <w:t>timeinfo</w:t>
      </w:r>
      <w:proofErr w:type="spellEnd"/>
      <w:r w:rsidRPr="007E0B3B">
        <w:t>-&gt;</w:t>
      </w:r>
      <w:proofErr w:type="spellStart"/>
      <w:r w:rsidRPr="007E0B3B">
        <w:t>tm_min</w:t>
      </w:r>
      <w:proofErr w:type="spellEnd"/>
      <w:r w:rsidRPr="007E0B3B">
        <w:t xml:space="preserve">, </w:t>
      </w:r>
      <w:proofErr w:type="spellStart"/>
      <w:r w:rsidRPr="007E0B3B">
        <w:t>timeinfo</w:t>
      </w:r>
      <w:proofErr w:type="spellEnd"/>
      <w:r w:rsidRPr="007E0B3B">
        <w:t>-&gt;</w:t>
      </w:r>
      <w:proofErr w:type="spellStart"/>
      <w:r w:rsidRPr="007E0B3B">
        <w:t>tm_sec</w:t>
      </w:r>
      <w:proofErr w:type="spellEnd"/>
    </w:p>
    <w:p w14:paraId="74695C60" w14:textId="77777777" w:rsidR="007E0B3B" w:rsidRPr="007E0B3B" w:rsidRDefault="007E0B3B" w:rsidP="007E0B3B">
      <w:r w:rsidRPr="007E0B3B">
        <w:t>}</w:t>
      </w:r>
    </w:p>
    <w:p w14:paraId="0909B9CD" w14:textId="77777777" w:rsidR="007E0B3B" w:rsidRPr="007E0B3B" w:rsidRDefault="007E0B3B" w:rsidP="00793B00">
      <w:pPr>
        <w:pStyle w:val="3"/>
      </w:pPr>
      <w:r w:rsidRPr="007E0B3B">
        <w:rPr>
          <w:rFonts w:ascii="Segoe UI Emoji" w:hAnsi="Segoe UI Emoji" w:cs="Segoe UI Emoji"/>
        </w:rPr>
        <w:t>💎</w:t>
      </w:r>
      <w:r w:rsidRPr="007E0B3B">
        <w:t xml:space="preserve"> 总结</w:t>
      </w:r>
    </w:p>
    <w:p w14:paraId="5529A8BD" w14:textId="77777777" w:rsidR="007E0B3B" w:rsidRPr="007E0B3B" w:rsidRDefault="007E0B3B" w:rsidP="007E0B3B">
      <w:proofErr w:type="spellStart"/>
      <w:r w:rsidRPr="007E0B3B">
        <w:t>RTC_SetCounter</w:t>
      </w:r>
      <w:proofErr w:type="spellEnd"/>
      <w:r w:rsidRPr="007E0B3B">
        <w:t>是STM32 RTC模块中用于</w:t>
      </w:r>
      <w:r w:rsidRPr="007E0B3B">
        <w:rPr>
          <w:b/>
          <w:bCs/>
        </w:rPr>
        <w:t>设置绝对时间</w:t>
      </w:r>
      <w:r w:rsidRPr="007E0B3B">
        <w:t>的核心函数。正确使用它需要理解Unix时间戳的概念，并严格遵循备份域访问和配置模式的流程。结合备份寄存器进行初始化管理，可以确保设备在重启后仍能保持正确的时间。</w:t>
      </w:r>
    </w:p>
    <w:p w14:paraId="3A3B4E80" w14:textId="77777777" w:rsidR="007E0B3B" w:rsidRPr="007E0B3B" w:rsidRDefault="007E0B3B" w:rsidP="007E0B3B">
      <w:r w:rsidRPr="007E0B3B">
        <w:t>希望这些信息能帮助你。如果你对RTC的其他方面，比如如何配置闹钟或者处理中断有更多疑问，我们可以继续探讨。</w:t>
      </w:r>
    </w:p>
    <w:p w14:paraId="325AE3F4" w14:textId="77777777" w:rsidR="007E0B3B" w:rsidRPr="007E0B3B" w:rsidRDefault="007E0B3B" w:rsidP="007E0B3B"/>
    <w:p w14:paraId="11F61BBC" w14:textId="01F9D384" w:rsidR="003A5FD2" w:rsidRDefault="00F65EE6" w:rsidP="0095033A">
      <w:pPr>
        <w:pStyle w:val="2"/>
      </w:pPr>
      <w:proofErr w:type="spellStart"/>
      <w:r w:rsidRPr="00F65EE6">
        <w:lastRenderedPageBreak/>
        <w:t>RTC_SetPrescaler</w:t>
      </w:r>
      <w:proofErr w:type="spellEnd"/>
      <w:r w:rsidRPr="00F65EE6">
        <w:t>(</w:t>
      </w:r>
      <w:r>
        <w:rPr>
          <w:rFonts w:hint="eastAsia"/>
        </w:rPr>
        <w:t>)</w:t>
      </w:r>
      <w:r w:rsidR="00793B00">
        <w:br/>
      </w:r>
      <w:r w:rsidR="00793B00" w:rsidRPr="00793B00">
        <w:rPr>
          <w:b/>
          <w:bCs/>
        </w:rPr>
        <w:t>设置RTC（实时时钟）的预分频器值</w:t>
      </w:r>
    </w:p>
    <w:p w14:paraId="2E2038F8" w14:textId="77777777" w:rsidR="00793B00" w:rsidRDefault="00793B00" w:rsidP="00793B00">
      <w:r w:rsidRPr="00793B00">
        <w:t xml:space="preserve">STM32标准外设库中的 </w:t>
      </w:r>
      <w:proofErr w:type="spellStart"/>
      <w:r w:rsidRPr="00793B00">
        <w:t>RTC_SetPrescaler</w:t>
      </w:r>
      <w:proofErr w:type="spellEnd"/>
      <w:r w:rsidRPr="00793B00">
        <w:t>函数用于</w:t>
      </w:r>
      <w:r w:rsidRPr="00793B00">
        <w:rPr>
          <w:b/>
          <w:bCs/>
        </w:rPr>
        <w:t>设置RTC（实时时钟）的预分频器值</w:t>
      </w:r>
      <w:r w:rsidRPr="00793B00">
        <w:t>，这个值直接决定了RTC核心计数器（RTC_CNT）递增的快慢，是配置RTC计时精度的关键步骤。</w:t>
      </w:r>
    </w:p>
    <w:p w14:paraId="726EF67F" w14:textId="77777777" w:rsidR="00485338" w:rsidRDefault="00485338" w:rsidP="00485338">
      <w:r>
        <w:rPr>
          <w:rFonts w:hint="eastAsia"/>
        </w:rPr>
        <w:t>此库函数</w:t>
      </w:r>
      <w:r w:rsidRPr="007A6DE6">
        <w:rPr>
          <w:rFonts w:hint="eastAsia"/>
        </w:rPr>
        <w:t>内置进入配置模式的代码，也自带了退出配置模式的代码</w:t>
      </w:r>
    </w:p>
    <w:p w14:paraId="25F3678A" w14:textId="77777777" w:rsidR="00485338" w:rsidRDefault="00485338" w:rsidP="00485338">
      <w:r>
        <w:rPr>
          <w:rFonts w:hint="eastAsia"/>
        </w:rPr>
        <w:t>如图:</w:t>
      </w:r>
    </w:p>
    <w:p w14:paraId="1575732F" w14:textId="02AF3AC7" w:rsidR="007A6DE6" w:rsidRPr="00793B00" w:rsidRDefault="00485338" w:rsidP="00793B00">
      <w:r>
        <w:rPr>
          <w:noProof/>
        </w:rPr>
        <w:drawing>
          <wp:inline distT="0" distB="0" distL="0" distR="0" wp14:anchorId="46D0A04E" wp14:editId="4CA2A06F">
            <wp:extent cx="4709568" cy="365792"/>
            <wp:effectExtent l="0" t="0" r="0" b="0"/>
            <wp:docPr id="1802007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762" name=""/>
                    <pic:cNvPicPr/>
                  </pic:nvPicPr>
                  <pic:blipFill>
                    <a:blip r:embed="rId68"/>
                    <a:stretch>
                      <a:fillRect/>
                    </a:stretch>
                  </pic:blipFill>
                  <pic:spPr>
                    <a:xfrm>
                      <a:off x="0" y="0"/>
                      <a:ext cx="4709568" cy="365792"/>
                    </a:xfrm>
                    <a:prstGeom prst="rect">
                      <a:avLst/>
                    </a:prstGeom>
                  </pic:spPr>
                </pic:pic>
              </a:graphicData>
            </a:graphic>
          </wp:inline>
        </w:drawing>
      </w:r>
    </w:p>
    <w:p w14:paraId="25365A36" w14:textId="77777777" w:rsidR="00793B00" w:rsidRPr="00793B00" w:rsidRDefault="00793B00" w:rsidP="00793B00">
      <w:pPr>
        <w:pStyle w:val="3"/>
      </w:pPr>
      <w:r w:rsidRPr="00793B00">
        <w:t>下表快速总结了该函数的核心信息：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63"/>
        <w:gridCol w:w="7427"/>
      </w:tblGrid>
      <w:tr w:rsidR="00793B00" w:rsidRPr="00793B00" w14:paraId="36318A9B"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12F9479" w14:textId="77777777" w:rsidR="00793B00" w:rsidRPr="00793B00" w:rsidRDefault="00793B00" w:rsidP="00793B00">
            <w:pPr>
              <w:rPr>
                <w:b/>
                <w:bCs/>
              </w:rPr>
            </w:pPr>
            <w:r w:rsidRPr="00793B00">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95FAB0B" w14:textId="77777777" w:rsidR="00793B00" w:rsidRPr="00793B00" w:rsidRDefault="00793B00" w:rsidP="00793B00">
            <w:pPr>
              <w:rPr>
                <w:b/>
                <w:bCs/>
              </w:rPr>
            </w:pPr>
            <w:r w:rsidRPr="00793B00">
              <w:rPr>
                <w:b/>
                <w:bCs/>
              </w:rPr>
              <w:t>说明</w:t>
            </w:r>
          </w:p>
        </w:tc>
      </w:tr>
      <w:tr w:rsidR="00793B00" w:rsidRPr="00793B00" w14:paraId="2121EF0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59F2C55" w14:textId="77777777" w:rsidR="00793B00" w:rsidRPr="00793B00" w:rsidRDefault="00793B00" w:rsidP="00793B00">
            <w:r w:rsidRPr="00793B00">
              <w:rPr>
                <w:rFonts w:ascii="Times New Roman" w:hAnsi="Times New Roman" w:cs="Times New Roman"/>
              </w:rPr>
              <w:t>​</w:t>
            </w:r>
            <w:r w:rsidRPr="00793B00">
              <w:rPr>
                <w:b/>
                <w:bCs/>
              </w:rPr>
              <w:t>函数原型</w:t>
            </w:r>
            <w:r w:rsidRPr="00793B0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674926B" w14:textId="77777777" w:rsidR="00793B00" w:rsidRPr="00793B00" w:rsidRDefault="00793B00" w:rsidP="00793B00">
            <w:r w:rsidRPr="00793B00">
              <w:t xml:space="preserve">void </w:t>
            </w:r>
            <w:proofErr w:type="spellStart"/>
            <w:r w:rsidRPr="00793B00">
              <w:t>RTC_</w:t>
            </w:r>
            <w:proofErr w:type="gramStart"/>
            <w:r w:rsidRPr="00793B00">
              <w:t>SetPrescaler</w:t>
            </w:r>
            <w:proofErr w:type="spellEnd"/>
            <w:r w:rsidRPr="00793B00">
              <w:t>(</w:t>
            </w:r>
            <w:proofErr w:type="gramEnd"/>
            <w:r w:rsidRPr="00793B00">
              <w:t xml:space="preserve">uint32_t </w:t>
            </w:r>
            <w:proofErr w:type="spellStart"/>
            <w:r w:rsidRPr="00793B00">
              <w:t>PrescalerValue</w:t>
            </w:r>
            <w:proofErr w:type="spellEnd"/>
            <w:r w:rsidRPr="00793B00">
              <w:t>)</w:t>
            </w:r>
          </w:p>
        </w:tc>
      </w:tr>
      <w:tr w:rsidR="00793B00" w:rsidRPr="00793B00" w14:paraId="0504C17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DDBEFC8" w14:textId="77777777" w:rsidR="00793B00" w:rsidRPr="00793B00" w:rsidRDefault="00793B00" w:rsidP="00793B00">
            <w:r w:rsidRPr="00793B00">
              <w:rPr>
                <w:rFonts w:ascii="Times New Roman" w:hAnsi="Times New Roman" w:cs="Times New Roman"/>
              </w:rPr>
              <w:t>​</w:t>
            </w:r>
            <w:r w:rsidRPr="00793B00">
              <w:rPr>
                <w:b/>
                <w:bCs/>
              </w:rPr>
              <w:t>功能</w:t>
            </w:r>
            <w:r w:rsidRPr="00793B0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8A9861" w14:textId="77777777" w:rsidR="00793B00" w:rsidRPr="00793B00" w:rsidRDefault="00793B00" w:rsidP="00793B00">
            <w:r w:rsidRPr="00793B00">
              <w:t>配置RTC预分频器的值，从而设定RTC计数器的时钟频率（通常目标为1Hz）。</w:t>
            </w:r>
          </w:p>
        </w:tc>
      </w:tr>
      <w:tr w:rsidR="00793B00" w:rsidRPr="00793B00" w14:paraId="62884AC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27DDDBA" w14:textId="77777777" w:rsidR="00793B00" w:rsidRPr="00793B00" w:rsidRDefault="00793B00" w:rsidP="00793B00">
            <w:r w:rsidRPr="00793B00">
              <w:rPr>
                <w:rFonts w:ascii="Times New Roman" w:hAnsi="Times New Roman" w:cs="Times New Roman"/>
              </w:rPr>
              <w:t>​</w:t>
            </w:r>
            <w:r w:rsidRPr="00793B00">
              <w:rPr>
                <w:b/>
                <w:bCs/>
              </w:rPr>
              <w:t>参数</w:t>
            </w:r>
            <w:r w:rsidRPr="00793B0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1AFDB99" w14:textId="77777777" w:rsidR="00793B00" w:rsidRPr="00793B00" w:rsidRDefault="00793B00" w:rsidP="00793B00">
            <w:proofErr w:type="spellStart"/>
            <w:r w:rsidRPr="00793B00">
              <w:t>PrescalerValue</w:t>
            </w:r>
            <w:proofErr w:type="spellEnd"/>
            <w:r w:rsidRPr="00793B00">
              <w:t>：一个32位无符号整数，代表预分频器的重载值。</w:t>
            </w:r>
          </w:p>
        </w:tc>
      </w:tr>
      <w:tr w:rsidR="00793B00" w:rsidRPr="00793B00" w14:paraId="122ABC4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1AAB2F4" w14:textId="77777777" w:rsidR="00793B00" w:rsidRPr="00793B00" w:rsidRDefault="00793B00" w:rsidP="00793B00">
            <w:r w:rsidRPr="00793B00">
              <w:rPr>
                <w:rFonts w:ascii="Times New Roman" w:hAnsi="Times New Roman" w:cs="Times New Roman"/>
              </w:rPr>
              <w:t>​</w:t>
            </w:r>
            <w:r w:rsidRPr="00793B00">
              <w:rPr>
                <w:b/>
                <w:bCs/>
              </w:rPr>
              <w:t>头文件</w:t>
            </w:r>
            <w:r w:rsidRPr="00793B00">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CA0069F" w14:textId="77777777" w:rsidR="00793B00" w:rsidRPr="00793B00" w:rsidRDefault="00793B00" w:rsidP="00793B00">
            <w:proofErr w:type="gramStart"/>
            <w:r w:rsidRPr="00793B00">
              <w:t>#include</w:t>
            </w:r>
            <w:proofErr w:type="gramEnd"/>
            <w:r w:rsidRPr="00793B00">
              <w:t xml:space="preserve"> "stm32f10x_rtc.h"</w:t>
            </w:r>
          </w:p>
        </w:tc>
      </w:tr>
    </w:tbl>
    <w:p w14:paraId="0C85EAAE" w14:textId="77777777" w:rsidR="00793B00" w:rsidRPr="00793B00" w:rsidRDefault="00793B00" w:rsidP="00793B00">
      <w:pPr>
        <w:pStyle w:val="3"/>
      </w:pPr>
      <w:r w:rsidRPr="00793B00">
        <w:rPr>
          <w:rFonts w:ascii="Segoe UI Emoji" w:hAnsi="Segoe UI Emoji" w:cs="Segoe UI Emoji"/>
        </w:rPr>
        <w:t>⚙️</w:t>
      </w:r>
      <w:r w:rsidRPr="00793B00">
        <w:t xml:space="preserve"> 工作原理与参数详解</w:t>
      </w:r>
    </w:p>
    <w:p w14:paraId="0888C47F" w14:textId="77777777" w:rsidR="00793B00" w:rsidRPr="00793B00" w:rsidRDefault="00793B00" w:rsidP="00793B00">
      <w:r w:rsidRPr="00793B00">
        <w:t>STM32的RTC核心是一个32位向上计数器（RTC_CNT），它需要一个1Hz的时钟信号才能实现每秒加1的精确计时。然而，RTC的时钟源（如LSE典型值为32.768kHz）频率远高于1Hz。预分频器的作用就是将高频的时钟源信号分频，以产生这个1Hz的基础时钟。</w:t>
      </w:r>
    </w:p>
    <w:p w14:paraId="01E6E0DB" w14:textId="77777777" w:rsidR="00793B00" w:rsidRPr="00793B00" w:rsidRDefault="00793B00" w:rsidP="00793B00">
      <w:r w:rsidRPr="00793B00">
        <w:t xml:space="preserve">参数 </w:t>
      </w:r>
      <w:proofErr w:type="spellStart"/>
      <w:r w:rsidRPr="00793B00">
        <w:t>PrescalerValue</w:t>
      </w:r>
      <w:proofErr w:type="spellEnd"/>
      <w:r w:rsidRPr="00793B00">
        <w:t>就是设置这个分频系数。对于最常见的</w:t>
      </w:r>
      <w:r w:rsidRPr="00793B00">
        <w:rPr>
          <w:b/>
          <w:bCs/>
        </w:rPr>
        <w:t>32.768kHz低速外部晶振（LSE</w:t>
      </w:r>
      <w:proofErr w:type="gramStart"/>
      <w:r w:rsidRPr="00793B00">
        <w:rPr>
          <w:b/>
          <w:bCs/>
        </w:rPr>
        <w:t>）</w:t>
      </w:r>
      <w:r w:rsidRPr="00793B00">
        <w:rPr>
          <w:rFonts w:ascii="Times New Roman" w:hAnsi="Times New Roman" w:cs="Times New Roman"/>
          <w:b/>
          <w:bCs/>
        </w:rPr>
        <w:t>​</w:t>
      </w:r>
      <w:r w:rsidRPr="00793B00">
        <w:t>，</w:t>
      </w:r>
      <w:proofErr w:type="gramEnd"/>
      <w:r w:rsidRPr="00793B00">
        <w:t>为了得到1Hz的时钟，需要将32,768分频。因此，需要设置的预分频值通常</w:t>
      </w:r>
      <w:proofErr w:type="gramStart"/>
      <w:r w:rsidRPr="00793B00">
        <w:t xml:space="preserve">为 </w:t>
      </w:r>
      <w:r w:rsidRPr="00793B00">
        <w:rPr>
          <w:rFonts w:ascii="Times New Roman" w:hAnsi="Times New Roman" w:cs="Times New Roman"/>
        </w:rPr>
        <w:t>​</w:t>
      </w:r>
      <w:r w:rsidRPr="00793B00">
        <w:rPr>
          <w:b/>
          <w:bCs/>
        </w:rPr>
        <w:t>32767</w:t>
      </w:r>
      <w:r w:rsidRPr="00793B00">
        <w:rPr>
          <w:rFonts w:ascii="Times New Roman" w:hAnsi="Times New Roman" w:cs="Times New Roman"/>
        </w:rPr>
        <w:t>​</w:t>
      </w:r>
      <w:proofErr w:type="gramEnd"/>
      <w:r w:rsidRPr="00793B00">
        <w:t>（因为计数器从0开始计数，所以分频系数 = 预分频值 + 1）。计算关系如下：</w:t>
      </w:r>
    </w:p>
    <w:p w14:paraId="114CE530" w14:textId="77777777" w:rsidR="00793B00" w:rsidRPr="00793B00" w:rsidRDefault="00793B00" w:rsidP="00793B00">
      <w:r w:rsidRPr="00793B00">
        <w:t>TR_CLK (目标频率) = RTCCLK (时钟源频率) / (</w:t>
      </w:r>
      <w:proofErr w:type="spellStart"/>
      <w:r w:rsidRPr="00793B00">
        <w:t>PrescalerValue</w:t>
      </w:r>
      <w:proofErr w:type="spellEnd"/>
      <w:r w:rsidRPr="00793B00">
        <w:t xml:space="preserve"> + 1)</w:t>
      </w:r>
    </w:p>
    <w:p w14:paraId="4E011BAF" w14:textId="77777777" w:rsidR="00793B00" w:rsidRPr="00793B00" w:rsidRDefault="00793B00" w:rsidP="00793B00">
      <w:r w:rsidRPr="00793B00">
        <w:t>例如，使用32.768kHz的LSE时：1 Hz = 32768 Hz / (32767 + 1)。</w:t>
      </w:r>
    </w:p>
    <w:p w14:paraId="1B8FF0BA" w14:textId="77777777" w:rsidR="00793B00" w:rsidRPr="00793B00" w:rsidRDefault="00793B00" w:rsidP="00793B00">
      <w:r w:rsidRPr="00793B00">
        <w:lastRenderedPageBreak/>
        <w:t>如果使用约40kHz的LSI作为时钟源，则通常将该参数设置为39999，以得到1Hz的时钟：1 Hz ≈ 40000 Hz / (39999 + 1)。</w:t>
      </w:r>
    </w:p>
    <w:p w14:paraId="7C12D57A" w14:textId="77777777" w:rsidR="00793B00" w:rsidRPr="00793B00" w:rsidRDefault="00793B00" w:rsidP="00793B00">
      <w:pPr>
        <w:pStyle w:val="3"/>
      </w:pPr>
      <w:r w:rsidRPr="00793B00">
        <w:rPr>
          <w:rFonts w:ascii="Segoe UI Emoji" w:hAnsi="Segoe UI Emoji" w:cs="Segoe UI Emoji"/>
        </w:rPr>
        <w:t>⚠️</w:t>
      </w:r>
      <w:r w:rsidRPr="00793B00">
        <w:t xml:space="preserve"> 关键配置流程与注意事项</w:t>
      </w:r>
    </w:p>
    <w:p w14:paraId="79949537" w14:textId="77777777" w:rsidR="00793B00" w:rsidRPr="00793B00" w:rsidRDefault="00793B00" w:rsidP="00793B00">
      <w:r w:rsidRPr="00793B00">
        <w:t xml:space="preserve">使用 </w:t>
      </w:r>
      <w:proofErr w:type="spellStart"/>
      <w:r w:rsidRPr="00793B00">
        <w:t>RTC_SetPrescaler</w:t>
      </w:r>
      <w:proofErr w:type="spellEnd"/>
      <w:r w:rsidRPr="00793B00">
        <w:t>函数时，必须遵循严格的配置流程，因为RTC的预分频器寄存器受到硬件保护。</w:t>
      </w:r>
    </w:p>
    <w:p w14:paraId="542D4E66" w14:textId="77777777" w:rsidR="00793B00" w:rsidRPr="00793B00" w:rsidRDefault="00793B00">
      <w:pPr>
        <w:numPr>
          <w:ilvl w:val="0"/>
          <w:numId w:val="830"/>
        </w:numPr>
      </w:pPr>
      <w:r w:rsidRPr="00793B00">
        <w:rPr>
          <w:rFonts w:ascii="Times New Roman" w:hAnsi="Times New Roman" w:cs="Times New Roman"/>
        </w:rPr>
        <w:t>​</w:t>
      </w:r>
      <w:r w:rsidRPr="00793B00">
        <w:rPr>
          <w:b/>
          <w:bCs/>
        </w:rPr>
        <w:t>使能备份域</w:t>
      </w:r>
      <w:proofErr w:type="gramStart"/>
      <w:r w:rsidRPr="00793B00">
        <w:rPr>
          <w:b/>
          <w:bCs/>
        </w:rPr>
        <w:t>访问</w:t>
      </w:r>
      <w:r w:rsidRPr="00793B00">
        <w:rPr>
          <w:rFonts w:ascii="Times New Roman" w:hAnsi="Times New Roman" w:cs="Times New Roman"/>
        </w:rPr>
        <w:t>​</w:t>
      </w:r>
      <w:r w:rsidRPr="00793B00">
        <w:t>：</w:t>
      </w:r>
      <w:proofErr w:type="gramEnd"/>
      <w:r w:rsidRPr="00793B00">
        <w:t>在操作RTC之前，必须先使能电源接口时钟和备份区域时钟，并解锁后备寄存器的写保护。</w:t>
      </w:r>
    </w:p>
    <w:p w14:paraId="69257CCA" w14:textId="77777777" w:rsidR="00793B00" w:rsidRPr="00793B00" w:rsidRDefault="00793B00">
      <w:pPr>
        <w:numPr>
          <w:ilvl w:val="0"/>
          <w:numId w:val="830"/>
        </w:numPr>
        <w:tabs>
          <w:tab w:val="clear" w:pos="720"/>
        </w:tabs>
      </w:pPr>
      <w:r w:rsidRPr="00793B00">
        <w:t>RCC_APB1</w:t>
      </w:r>
      <w:proofErr w:type="gramStart"/>
      <w:r w:rsidRPr="00793B00">
        <w:t>PeriphClockCmd(</w:t>
      </w:r>
      <w:proofErr w:type="gramEnd"/>
      <w:r w:rsidRPr="00793B00">
        <w:t>RCC_APB1Periph_PWR | RCC_APB1Periph_BKP, ENABLE);</w:t>
      </w:r>
    </w:p>
    <w:p w14:paraId="5E313423" w14:textId="77777777" w:rsidR="00793B00" w:rsidRPr="00793B00" w:rsidRDefault="00793B00" w:rsidP="00793B00">
      <w:proofErr w:type="spellStart"/>
      <w:r w:rsidRPr="00793B00">
        <w:t>PWR_BackupAccessCmd</w:t>
      </w:r>
      <w:proofErr w:type="spellEnd"/>
      <w:r w:rsidRPr="00793B00">
        <w:t>(ENABLE); // 解锁后备寄存器</w:t>
      </w:r>
    </w:p>
    <w:p w14:paraId="20AA0BFE" w14:textId="77777777" w:rsidR="00793B00" w:rsidRPr="00793B00" w:rsidRDefault="00793B00">
      <w:pPr>
        <w:numPr>
          <w:ilvl w:val="0"/>
          <w:numId w:val="830"/>
        </w:numPr>
      </w:pPr>
      <w:r w:rsidRPr="00793B00">
        <w:rPr>
          <w:rFonts w:ascii="Times New Roman" w:hAnsi="Times New Roman" w:cs="Times New Roman"/>
        </w:rPr>
        <w:t>​</w:t>
      </w:r>
      <w:r w:rsidRPr="00793B00">
        <w:rPr>
          <w:b/>
          <w:bCs/>
        </w:rPr>
        <w:t>进入配置模式</w:t>
      </w:r>
      <w:r w:rsidRPr="00793B00">
        <w:rPr>
          <w:rFonts w:ascii="Times New Roman" w:hAnsi="Times New Roman" w:cs="Times New Roman"/>
        </w:rPr>
        <w:t>​</w:t>
      </w:r>
      <w:r w:rsidRPr="00793B00">
        <w:t>：在修改预分频器值之前，</w:t>
      </w:r>
      <w:r w:rsidRPr="00793B00">
        <w:rPr>
          <w:rFonts w:ascii="Times New Roman" w:hAnsi="Times New Roman" w:cs="Times New Roman"/>
        </w:rPr>
        <w:t>​</w:t>
      </w:r>
      <w:r w:rsidRPr="00793B00">
        <w:rPr>
          <w:b/>
          <w:bCs/>
        </w:rPr>
        <w:t>必须</w:t>
      </w:r>
      <w:r w:rsidRPr="00793B00">
        <w:t xml:space="preserve">先进入配置模式。这是通过调用 </w:t>
      </w:r>
      <w:proofErr w:type="spellStart"/>
      <w:r w:rsidRPr="00793B00">
        <w:t>RTC_EnterConfigMode</w:t>
      </w:r>
      <w:proofErr w:type="spellEnd"/>
      <w:r w:rsidRPr="00793B00">
        <w:t>()函数设置RTC控制寄存器的配置标志位（CNF）来实现的。</w:t>
      </w:r>
    </w:p>
    <w:p w14:paraId="369ACA9E" w14:textId="77777777" w:rsidR="00793B00" w:rsidRPr="00793B00" w:rsidRDefault="00793B00">
      <w:pPr>
        <w:numPr>
          <w:ilvl w:val="0"/>
          <w:numId w:val="830"/>
        </w:numPr>
        <w:tabs>
          <w:tab w:val="clear" w:pos="720"/>
        </w:tabs>
      </w:pPr>
      <w:proofErr w:type="spellStart"/>
      <w:r w:rsidRPr="00793B00">
        <w:t>RTC_WaitForLastTask</w:t>
      </w:r>
      <w:proofErr w:type="spellEnd"/>
      <w:r w:rsidRPr="00793B00">
        <w:t>(); // 等待上一次RTC操作完成</w:t>
      </w:r>
    </w:p>
    <w:p w14:paraId="6B5BE3D7" w14:textId="77777777" w:rsidR="00793B00" w:rsidRPr="00793B00" w:rsidRDefault="00793B00" w:rsidP="00793B00">
      <w:proofErr w:type="spellStart"/>
      <w:r w:rsidRPr="00793B00">
        <w:t>RTC_EnterConfigMode</w:t>
      </w:r>
      <w:proofErr w:type="spellEnd"/>
      <w:r w:rsidRPr="00793B00">
        <w:t>(); // 进入配置模式</w:t>
      </w:r>
    </w:p>
    <w:p w14:paraId="3F40A425" w14:textId="77777777" w:rsidR="00793B00" w:rsidRPr="00793B00" w:rsidRDefault="00793B00">
      <w:pPr>
        <w:numPr>
          <w:ilvl w:val="0"/>
          <w:numId w:val="830"/>
        </w:numPr>
      </w:pPr>
      <w:r w:rsidRPr="00793B00">
        <w:rPr>
          <w:rFonts w:ascii="Times New Roman" w:hAnsi="Times New Roman" w:cs="Times New Roman"/>
        </w:rPr>
        <w:t>​</w:t>
      </w:r>
      <w:r w:rsidRPr="00793B00">
        <w:rPr>
          <w:b/>
          <w:bCs/>
        </w:rPr>
        <w:t>设置预分频</w:t>
      </w:r>
      <w:proofErr w:type="gramStart"/>
      <w:r w:rsidRPr="00793B00">
        <w:rPr>
          <w:b/>
          <w:bCs/>
        </w:rPr>
        <w:t>值</w:t>
      </w:r>
      <w:r w:rsidRPr="00793B00">
        <w:rPr>
          <w:rFonts w:ascii="Times New Roman" w:hAnsi="Times New Roman" w:cs="Times New Roman"/>
        </w:rPr>
        <w:t>​</w:t>
      </w:r>
      <w:r w:rsidRPr="00793B00">
        <w:t>：</w:t>
      </w:r>
      <w:proofErr w:type="gramEnd"/>
      <w:r w:rsidRPr="00793B00">
        <w:t xml:space="preserve">在配置模式下，调用 </w:t>
      </w:r>
      <w:proofErr w:type="spellStart"/>
      <w:r w:rsidRPr="00793B00">
        <w:t>RTC_SetPrescaler</w:t>
      </w:r>
      <w:proofErr w:type="spellEnd"/>
      <w:proofErr w:type="gramStart"/>
      <w:r w:rsidRPr="00793B00">
        <w:t>(</w:t>
      </w:r>
      <w:proofErr w:type="spellStart"/>
      <w:r w:rsidRPr="00793B00">
        <w:t>PrescalerValue</w:t>
      </w:r>
      <w:proofErr w:type="spellEnd"/>
      <w:r w:rsidRPr="00793B00">
        <w:t>)</w:t>
      </w:r>
      <w:proofErr w:type="gramEnd"/>
      <w:r w:rsidRPr="00793B00">
        <w:t>。</w:t>
      </w:r>
    </w:p>
    <w:p w14:paraId="2DE5EECB" w14:textId="77777777" w:rsidR="00793B00" w:rsidRPr="00793B00" w:rsidRDefault="00793B00">
      <w:pPr>
        <w:numPr>
          <w:ilvl w:val="0"/>
          <w:numId w:val="830"/>
        </w:numPr>
      </w:pPr>
      <w:r w:rsidRPr="00793B00">
        <w:rPr>
          <w:rFonts w:ascii="Times New Roman" w:hAnsi="Times New Roman" w:cs="Times New Roman"/>
        </w:rPr>
        <w:t>​</w:t>
      </w:r>
      <w:r w:rsidRPr="00793B00">
        <w:rPr>
          <w:b/>
          <w:bCs/>
        </w:rPr>
        <w:t>退出配置</w:t>
      </w:r>
      <w:proofErr w:type="gramStart"/>
      <w:r w:rsidRPr="00793B00">
        <w:rPr>
          <w:b/>
          <w:bCs/>
        </w:rPr>
        <w:t>模式</w:t>
      </w:r>
      <w:r w:rsidRPr="00793B00">
        <w:rPr>
          <w:rFonts w:ascii="Times New Roman" w:hAnsi="Times New Roman" w:cs="Times New Roman"/>
        </w:rPr>
        <w:t>​</w:t>
      </w:r>
      <w:r w:rsidRPr="00793B00">
        <w:t>：</w:t>
      </w:r>
      <w:proofErr w:type="gramEnd"/>
      <w:r w:rsidRPr="00793B00">
        <w:t xml:space="preserve">配置完成后，必须调用 </w:t>
      </w:r>
      <w:proofErr w:type="spellStart"/>
      <w:r w:rsidRPr="00793B00">
        <w:t>RTC_ExitConfigMode</w:t>
      </w:r>
      <w:proofErr w:type="spellEnd"/>
      <w:r w:rsidRPr="00793B00">
        <w:t>()退出配置模式，使新的预分频值生效。</w:t>
      </w:r>
    </w:p>
    <w:p w14:paraId="6906A2EE" w14:textId="77777777" w:rsidR="00793B00" w:rsidRPr="00793B00" w:rsidRDefault="00793B00">
      <w:pPr>
        <w:numPr>
          <w:ilvl w:val="0"/>
          <w:numId w:val="830"/>
        </w:numPr>
        <w:tabs>
          <w:tab w:val="clear" w:pos="720"/>
        </w:tabs>
      </w:pPr>
      <w:proofErr w:type="spellStart"/>
      <w:r w:rsidRPr="00793B00">
        <w:t>RTC_ExitConfigMode</w:t>
      </w:r>
      <w:proofErr w:type="spellEnd"/>
      <w:r w:rsidRPr="00793B00">
        <w:t>(); // 退出配置模式，使配置生效</w:t>
      </w:r>
    </w:p>
    <w:p w14:paraId="3EA585B6" w14:textId="77777777" w:rsidR="00793B00" w:rsidRPr="00793B00" w:rsidRDefault="00793B00" w:rsidP="00793B00">
      <w:proofErr w:type="spellStart"/>
      <w:r w:rsidRPr="00793B00">
        <w:t>RTC_WaitForLastTask</w:t>
      </w:r>
      <w:proofErr w:type="spellEnd"/>
      <w:r w:rsidRPr="00793B00">
        <w:t>(); // 等待设置操作完成</w:t>
      </w:r>
    </w:p>
    <w:p w14:paraId="6F077D9E" w14:textId="77777777" w:rsidR="00793B00" w:rsidRPr="00793B00" w:rsidRDefault="00793B00" w:rsidP="00793B00">
      <w:pPr>
        <w:pStyle w:val="3"/>
      </w:pPr>
      <w:r w:rsidRPr="00793B00">
        <w:rPr>
          <w:rFonts w:ascii="Segoe UI Emoji" w:hAnsi="Segoe UI Emoji" w:cs="Segoe UI Emoji"/>
        </w:rPr>
        <w:t>💻</w:t>
      </w:r>
      <w:r w:rsidRPr="00793B00">
        <w:t xml:space="preserve"> 应用示例</w:t>
      </w:r>
    </w:p>
    <w:p w14:paraId="0D6B02D3" w14:textId="77777777" w:rsidR="00793B00" w:rsidRPr="00793B00" w:rsidRDefault="00793B00" w:rsidP="00793B00">
      <w:r w:rsidRPr="00793B00">
        <w:t>下面是一个在RTC初始化流程中设置预分频器的典型代码片段：</w:t>
      </w:r>
    </w:p>
    <w:p w14:paraId="5D5805D5" w14:textId="77777777" w:rsidR="00793B00" w:rsidRPr="00793B00" w:rsidRDefault="00793B00" w:rsidP="00793B00">
      <w:r w:rsidRPr="00793B00">
        <w:t>// 假设已使能PWR和BKP时钟，并解锁备份域访问</w:t>
      </w:r>
    </w:p>
    <w:p w14:paraId="14E4AA87" w14:textId="77777777" w:rsidR="00793B00" w:rsidRPr="00793B00" w:rsidRDefault="00793B00" w:rsidP="00793B00">
      <w:r w:rsidRPr="00793B00">
        <w:t>// 假设已选择LSE作为RTC时钟源并使其能</w:t>
      </w:r>
    </w:p>
    <w:p w14:paraId="236EB0F8" w14:textId="77777777" w:rsidR="00793B00" w:rsidRPr="00793B00" w:rsidRDefault="00793B00" w:rsidP="00793B00"/>
    <w:p w14:paraId="6887EF36" w14:textId="77777777" w:rsidR="00793B00" w:rsidRPr="00793B00" w:rsidRDefault="00793B00" w:rsidP="00793B00">
      <w:r w:rsidRPr="00793B00">
        <w:t>// 等待RTC寄存器就绪</w:t>
      </w:r>
    </w:p>
    <w:p w14:paraId="41F0D1A5" w14:textId="77777777" w:rsidR="00793B00" w:rsidRPr="00793B00" w:rsidRDefault="00793B00" w:rsidP="00793B00">
      <w:proofErr w:type="spellStart"/>
      <w:r w:rsidRPr="00793B00">
        <w:t>RTC_</w:t>
      </w:r>
      <w:proofErr w:type="gramStart"/>
      <w:r w:rsidRPr="00793B00">
        <w:t>WaitForLastTask</w:t>
      </w:r>
      <w:proofErr w:type="spellEnd"/>
      <w:r w:rsidRPr="00793B00">
        <w:t>(</w:t>
      </w:r>
      <w:proofErr w:type="gramEnd"/>
      <w:r w:rsidRPr="00793B00">
        <w:t>);</w:t>
      </w:r>
    </w:p>
    <w:p w14:paraId="4EA7776A" w14:textId="77777777" w:rsidR="00793B00" w:rsidRPr="00793B00" w:rsidRDefault="00793B00" w:rsidP="00793B00">
      <w:r w:rsidRPr="00793B00">
        <w:t>// 进入配置模式</w:t>
      </w:r>
    </w:p>
    <w:p w14:paraId="099CFA7F" w14:textId="77777777" w:rsidR="00793B00" w:rsidRPr="00793B00" w:rsidRDefault="00793B00" w:rsidP="00793B00">
      <w:proofErr w:type="spellStart"/>
      <w:r w:rsidRPr="00793B00">
        <w:lastRenderedPageBreak/>
        <w:t>RTC_</w:t>
      </w:r>
      <w:proofErr w:type="gramStart"/>
      <w:r w:rsidRPr="00793B00">
        <w:t>EnterConfigMode</w:t>
      </w:r>
      <w:proofErr w:type="spellEnd"/>
      <w:r w:rsidRPr="00793B00">
        <w:t>(</w:t>
      </w:r>
      <w:proofErr w:type="gramEnd"/>
      <w:r w:rsidRPr="00793B00">
        <w:t>);</w:t>
      </w:r>
    </w:p>
    <w:p w14:paraId="66429D92" w14:textId="77777777" w:rsidR="00793B00" w:rsidRPr="00793B00" w:rsidRDefault="00793B00" w:rsidP="00793B00">
      <w:r w:rsidRPr="00793B00">
        <w:t>// 设置预分频器，使用LSE（32.768kHz）时钟源获得1秒时钟</w:t>
      </w:r>
    </w:p>
    <w:p w14:paraId="24A3D62A" w14:textId="77777777" w:rsidR="00793B00" w:rsidRPr="00793B00" w:rsidRDefault="00793B00" w:rsidP="00793B00">
      <w:proofErr w:type="spellStart"/>
      <w:r w:rsidRPr="00793B00">
        <w:t>RTC_SetPrescaler</w:t>
      </w:r>
      <w:proofErr w:type="spellEnd"/>
      <w:r w:rsidRPr="00793B00">
        <w:t>(32767); // 参数为32767，实现32768分频，得到1Hz</w:t>
      </w:r>
    </w:p>
    <w:p w14:paraId="3C5BC0DB" w14:textId="77777777" w:rsidR="00793B00" w:rsidRPr="00793B00" w:rsidRDefault="00793B00" w:rsidP="00793B00">
      <w:r w:rsidRPr="00793B00">
        <w:t>// 退出配置模式</w:t>
      </w:r>
    </w:p>
    <w:p w14:paraId="270262DC" w14:textId="77777777" w:rsidR="00793B00" w:rsidRPr="00793B00" w:rsidRDefault="00793B00" w:rsidP="00793B00">
      <w:proofErr w:type="spellStart"/>
      <w:r w:rsidRPr="00793B00">
        <w:t>RTC_</w:t>
      </w:r>
      <w:proofErr w:type="gramStart"/>
      <w:r w:rsidRPr="00793B00">
        <w:t>ExitConfigMode</w:t>
      </w:r>
      <w:proofErr w:type="spellEnd"/>
      <w:r w:rsidRPr="00793B00">
        <w:t>(</w:t>
      </w:r>
      <w:proofErr w:type="gramEnd"/>
      <w:r w:rsidRPr="00793B00">
        <w:t>);</w:t>
      </w:r>
    </w:p>
    <w:p w14:paraId="21974879" w14:textId="77777777" w:rsidR="00793B00" w:rsidRPr="00793B00" w:rsidRDefault="00793B00" w:rsidP="00793B00">
      <w:r w:rsidRPr="00793B00">
        <w:t>// 等待操作完成</w:t>
      </w:r>
    </w:p>
    <w:p w14:paraId="43C4066D" w14:textId="77777777" w:rsidR="00793B00" w:rsidRPr="00793B00" w:rsidRDefault="00793B00" w:rsidP="00793B00">
      <w:proofErr w:type="spellStart"/>
      <w:r w:rsidRPr="00793B00">
        <w:t>RTC_</w:t>
      </w:r>
      <w:proofErr w:type="gramStart"/>
      <w:r w:rsidRPr="00793B00">
        <w:t>WaitForLastTask</w:t>
      </w:r>
      <w:proofErr w:type="spellEnd"/>
      <w:r w:rsidRPr="00793B00">
        <w:t>(</w:t>
      </w:r>
      <w:proofErr w:type="gramEnd"/>
      <w:r w:rsidRPr="00793B00">
        <w:t>);</w:t>
      </w:r>
    </w:p>
    <w:p w14:paraId="52374D7A" w14:textId="77777777" w:rsidR="00793B00" w:rsidRPr="00793B00" w:rsidRDefault="00793B00" w:rsidP="00793B00">
      <w:pPr>
        <w:pStyle w:val="3"/>
      </w:pPr>
      <w:r w:rsidRPr="00793B00">
        <w:rPr>
          <w:rFonts w:ascii="Segoe UI Emoji" w:hAnsi="Segoe UI Emoji" w:cs="Segoe UI Emoji"/>
        </w:rPr>
        <w:t>💎</w:t>
      </w:r>
      <w:r w:rsidRPr="00793B00">
        <w:t xml:space="preserve"> 总结</w:t>
      </w:r>
    </w:p>
    <w:p w14:paraId="2EA41EE8" w14:textId="77777777" w:rsidR="00793B00" w:rsidRPr="00793B00" w:rsidRDefault="00793B00" w:rsidP="00793B00">
      <w:proofErr w:type="spellStart"/>
      <w:r w:rsidRPr="00793B00">
        <w:t>RTC_SetPrescaler</w:t>
      </w:r>
      <w:proofErr w:type="spellEnd"/>
      <w:r w:rsidRPr="00793B00">
        <w:t>函数是RTC初始化过程中的</w:t>
      </w:r>
      <w:r w:rsidRPr="00793B00">
        <w:rPr>
          <w:b/>
          <w:bCs/>
        </w:rPr>
        <w:t>关键步骤</w:t>
      </w:r>
      <w:r w:rsidRPr="00793B00">
        <w:t>，它决定了RTC计时的基本单位。正确使用它需要理解其背后的分频原理，并严格遵守配置流程，特别是进入和退出配置模式。</w:t>
      </w:r>
    </w:p>
    <w:p w14:paraId="69427F19" w14:textId="77777777" w:rsidR="00793B00" w:rsidRPr="00793B00" w:rsidRDefault="00793B00" w:rsidP="00793B00">
      <w:r w:rsidRPr="00793B00">
        <w:t xml:space="preserve">希望这些信息能帮助你更好地理解和使用 </w:t>
      </w:r>
      <w:proofErr w:type="spellStart"/>
      <w:r w:rsidRPr="00793B00">
        <w:t>RTC_SetPrescaler</w:t>
      </w:r>
      <w:proofErr w:type="spellEnd"/>
      <w:r w:rsidRPr="00793B00">
        <w:t>函数。如果你对RTC的其他方面，比如如何设置具体时间或处理中断有更多疑问，我们可以继续探讨。</w:t>
      </w:r>
    </w:p>
    <w:p w14:paraId="3021DADC" w14:textId="77777777" w:rsidR="00793B00" w:rsidRPr="00793B00" w:rsidRDefault="00793B00" w:rsidP="00793B00"/>
    <w:p w14:paraId="5032FE8A" w14:textId="3BD647CC" w:rsidR="00F65EE6" w:rsidRDefault="00BD55C3" w:rsidP="0095033A">
      <w:pPr>
        <w:pStyle w:val="2"/>
      </w:pPr>
      <w:proofErr w:type="spellStart"/>
      <w:r w:rsidRPr="00BD55C3">
        <w:t>RTC_SetAlarm</w:t>
      </w:r>
      <w:proofErr w:type="spellEnd"/>
      <w:r w:rsidRPr="00BD55C3">
        <w:t>(</w:t>
      </w:r>
      <w:r>
        <w:rPr>
          <w:rFonts w:hint="eastAsia"/>
        </w:rPr>
        <w:t>)</w:t>
      </w:r>
      <w:r w:rsidR="003605CB">
        <w:br/>
      </w:r>
      <w:r w:rsidR="003605CB" w:rsidRPr="003605CB">
        <w:t>设置RTC（实时时钟）的闹钟寄存器值</w:t>
      </w:r>
    </w:p>
    <w:p w14:paraId="3AD63643" w14:textId="77777777" w:rsidR="003605CB" w:rsidRDefault="003605CB" w:rsidP="003605CB">
      <w:r w:rsidRPr="003605CB">
        <w:t xml:space="preserve">STM32标准外设库中的 </w:t>
      </w:r>
      <w:proofErr w:type="spellStart"/>
      <w:r w:rsidRPr="003605CB">
        <w:t>RTC_SetAlarm</w:t>
      </w:r>
      <w:proofErr w:type="spellEnd"/>
      <w:r w:rsidRPr="003605CB">
        <w:t>函数用于设置RTC（实时时钟）的闹钟寄存器值。当RTC的32位计数器的值达到设定的闹钟值时，如果使能了闹钟中断，就会触发闹钟事件或中断，这个功能常用于定时唤醒STM32或执行特定任务。</w:t>
      </w:r>
    </w:p>
    <w:p w14:paraId="1FF4A7D3" w14:textId="77777777" w:rsidR="006A23A8" w:rsidRDefault="006A23A8" w:rsidP="006A23A8">
      <w:r>
        <w:rPr>
          <w:rFonts w:hint="eastAsia"/>
        </w:rPr>
        <w:t>此库函数</w:t>
      </w:r>
      <w:r w:rsidRPr="007A6DE6">
        <w:rPr>
          <w:rFonts w:hint="eastAsia"/>
        </w:rPr>
        <w:t>内置进入配置模式的代码，也自带了退出配置模式的代码</w:t>
      </w:r>
    </w:p>
    <w:p w14:paraId="07D71B1A" w14:textId="77777777" w:rsidR="006A23A8" w:rsidRDefault="006A23A8" w:rsidP="006A23A8">
      <w:r>
        <w:rPr>
          <w:rFonts w:hint="eastAsia"/>
        </w:rPr>
        <w:t>如图:</w:t>
      </w:r>
    </w:p>
    <w:p w14:paraId="01B82DA8" w14:textId="0906EE87" w:rsidR="007A6DE6" w:rsidRPr="003605CB" w:rsidRDefault="006A23A8" w:rsidP="003605CB">
      <w:r>
        <w:rPr>
          <w:noProof/>
        </w:rPr>
        <w:drawing>
          <wp:inline distT="0" distB="0" distL="0" distR="0" wp14:anchorId="05271D0E" wp14:editId="4892465A">
            <wp:extent cx="4709568" cy="365792"/>
            <wp:effectExtent l="0" t="0" r="0" b="0"/>
            <wp:docPr id="956109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762" name=""/>
                    <pic:cNvPicPr/>
                  </pic:nvPicPr>
                  <pic:blipFill>
                    <a:blip r:embed="rId68"/>
                    <a:stretch>
                      <a:fillRect/>
                    </a:stretch>
                  </pic:blipFill>
                  <pic:spPr>
                    <a:xfrm>
                      <a:off x="0" y="0"/>
                      <a:ext cx="4709568" cy="365792"/>
                    </a:xfrm>
                    <a:prstGeom prst="rect">
                      <a:avLst/>
                    </a:prstGeom>
                  </pic:spPr>
                </pic:pic>
              </a:graphicData>
            </a:graphic>
          </wp:inline>
        </w:drawing>
      </w:r>
    </w:p>
    <w:p w14:paraId="46EC8D0B" w14:textId="77777777" w:rsidR="003605CB" w:rsidRPr="003605CB" w:rsidRDefault="003605CB" w:rsidP="00713E4B">
      <w:pPr>
        <w:pStyle w:val="3"/>
      </w:pPr>
      <w:r w:rsidRPr="003605CB">
        <w:t>下表快速总结了该函数的核心信息：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725"/>
        <w:gridCol w:w="7565"/>
      </w:tblGrid>
      <w:tr w:rsidR="003605CB" w:rsidRPr="003605CB" w14:paraId="50A3240D"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7BEBBDA1" w14:textId="77777777" w:rsidR="003605CB" w:rsidRPr="003605CB" w:rsidRDefault="003605CB" w:rsidP="003605CB">
            <w:pPr>
              <w:rPr>
                <w:b/>
                <w:bCs/>
              </w:rPr>
            </w:pPr>
            <w:r w:rsidRPr="003605CB">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DD6B324" w14:textId="77777777" w:rsidR="003605CB" w:rsidRPr="003605CB" w:rsidRDefault="003605CB" w:rsidP="003605CB">
            <w:pPr>
              <w:rPr>
                <w:b/>
                <w:bCs/>
              </w:rPr>
            </w:pPr>
            <w:r w:rsidRPr="003605CB">
              <w:rPr>
                <w:b/>
                <w:bCs/>
              </w:rPr>
              <w:t>说明</w:t>
            </w:r>
          </w:p>
        </w:tc>
      </w:tr>
      <w:tr w:rsidR="003605CB" w:rsidRPr="003605CB" w14:paraId="49F0958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DAAD480" w14:textId="77777777" w:rsidR="003605CB" w:rsidRPr="003605CB" w:rsidRDefault="003605CB" w:rsidP="003605CB">
            <w:r w:rsidRPr="003605CB">
              <w:rPr>
                <w:rFonts w:ascii="Times New Roman" w:hAnsi="Times New Roman" w:cs="Times New Roman"/>
              </w:rPr>
              <w:t>​</w:t>
            </w:r>
            <w:r w:rsidRPr="003605CB">
              <w:rPr>
                <w:b/>
                <w:bCs/>
              </w:rPr>
              <w:t>函数原型</w:t>
            </w:r>
            <w:r w:rsidRPr="003605C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DA6FACE" w14:textId="77777777" w:rsidR="003605CB" w:rsidRPr="003605CB" w:rsidRDefault="003605CB" w:rsidP="003605CB">
            <w:r w:rsidRPr="003605CB">
              <w:t xml:space="preserve">void </w:t>
            </w:r>
            <w:proofErr w:type="spellStart"/>
            <w:r w:rsidRPr="003605CB">
              <w:t>RTC_</w:t>
            </w:r>
            <w:proofErr w:type="gramStart"/>
            <w:r w:rsidRPr="003605CB">
              <w:t>SetAlarm</w:t>
            </w:r>
            <w:proofErr w:type="spellEnd"/>
            <w:r w:rsidRPr="003605CB">
              <w:t>(</w:t>
            </w:r>
            <w:proofErr w:type="gramEnd"/>
            <w:r w:rsidRPr="003605CB">
              <w:t xml:space="preserve">uint32_t </w:t>
            </w:r>
            <w:proofErr w:type="spellStart"/>
            <w:r w:rsidRPr="003605CB">
              <w:t>AlarmValue</w:t>
            </w:r>
            <w:proofErr w:type="spellEnd"/>
            <w:r w:rsidRPr="003605CB">
              <w:t>)</w:t>
            </w:r>
          </w:p>
        </w:tc>
      </w:tr>
      <w:tr w:rsidR="003605CB" w:rsidRPr="003605CB" w14:paraId="7B07866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DA5ADC5" w14:textId="77777777" w:rsidR="003605CB" w:rsidRPr="003605CB" w:rsidRDefault="003605CB" w:rsidP="003605CB">
            <w:r w:rsidRPr="003605CB">
              <w:rPr>
                <w:rFonts w:ascii="Times New Roman" w:hAnsi="Times New Roman" w:cs="Times New Roman"/>
              </w:rPr>
              <w:lastRenderedPageBreak/>
              <w:t>​</w:t>
            </w:r>
            <w:r w:rsidRPr="003605CB">
              <w:rPr>
                <w:b/>
                <w:bCs/>
              </w:rPr>
              <w:t>功能</w:t>
            </w:r>
            <w:r w:rsidRPr="003605C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80821DA" w14:textId="77777777" w:rsidR="003605CB" w:rsidRPr="003605CB" w:rsidRDefault="003605CB" w:rsidP="003605CB">
            <w:r w:rsidRPr="003605CB">
              <w:t>设置RTC闹钟寄存器的值。</w:t>
            </w:r>
          </w:p>
        </w:tc>
      </w:tr>
      <w:tr w:rsidR="003605CB" w:rsidRPr="003605CB" w14:paraId="739EF98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ABB1D70" w14:textId="77777777" w:rsidR="003605CB" w:rsidRPr="003605CB" w:rsidRDefault="003605CB" w:rsidP="003605CB">
            <w:r w:rsidRPr="003605CB">
              <w:rPr>
                <w:rFonts w:ascii="Times New Roman" w:hAnsi="Times New Roman" w:cs="Times New Roman"/>
              </w:rPr>
              <w:t>​</w:t>
            </w:r>
            <w:r w:rsidRPr="003605CB">
              <w:rPr>
                <w:b/>
                <w:bCs/>
              </w:rPr>
              <w:t>参数</w:t>
            </w:r>
            <w:r w:rsidRPr="003605C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65489A" w14:textId="77777777" w:rsidR="003605CB" w:rsidRPr="003605CB" w:rsidRDefault="003605CB" w:rsidP="003605CB">
            <w:proofErr w:type="spellStart"/>
            <w:r w:rsidRPr="003605CB">
              <w:t>AlarmValue</w:t>
            </w:r>
            <w:proofErr w:type="spellEnd"/>
            <w:r w:rsidRPr="003605CB">
              <w:t>：一个32位无符号整数，代表闹钟触发的时间点，通常是以秒为单位的Unix时间戳。</w:t>
            </w:r>
          </w:p>
        </w:tc>
      </w:tr>
      <w:tr w:rsidR="003605CB" w:rsidRPr="003605CB" w14:paraId="669973F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4D7E273" w14:textId="77777777" w:rsidR="003605CB" w:rsidRPr="003605CB" w:rsidRDefault="003605CB" w:rsidP="003605CB">
            <w:r w:rsidRPr="003605CB">
              <w:rPr>
                <w:rFonts w:ascii="Times New Roman" w:hAnsi="Times New Roman" w:cs="Times New Roman"/>
              </w:rPr>
              <w:t>​</w:t>
            </w:r>
            <w:r w:rsidRPr="003605CB">
              <w:rPr>
                <w:b/>
                <w:bCs/>
              </w:rPr>
              <w:t>头文件</w:t>
            </w:r>
            <w:r w:rsidRPr="003605C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9171BFC" w14:textId="77777777" w:rsidR="003605CB" w:rsidRPr="003605CB" w:rsidRDefault="003605CB" w:rsidP="003605CB">
            <w:proofErr w:type="gramStart"/>
            <w:r w:rsidRPr="003605CB">
              <w:t>#include</w:t>
            </w:r>
            <w:proofErr w:type="gramEnd"/>
            <w:r w:rsidRPr="003605CB">
              <w:t xml:space="preserve"> "stm32f10x_rtc.h"</w:t>
            </w:r>
          </w:p>
        </w:tc>
      </w:tr>
    </w:tbl>
    <w:p w14:paraId="28023694" w14:textId="77777777" w:rsidR="003605CB" w:rsidRPr="003605CB" w:rsidRDefault="003605CB" w:rsidP="00713E4B">
      <w:pPr>
        <w:pStyle w:val="3"/>
      </w:pPr>
      <w:r w:rsidRPr="003605CB">
        <w:rPr>
          <w:rFonts w:ascii="Segoe UI Emoji" w:hAnsi="Segoe UI Emoji" w:cs="Segoe UI Emoji"/>
        </w:rPr>
        <w:t>⚙️</w:t>
      </w:r>
      <w:r w:rsidRPr="003605CB">
        <w:t xml:space="preserve"> 工作原理与参数详解</w:t>
      </w:r>
    </w:p>
    <w:p w14:paraId="77F4848F" w14:textId="77777777" w:rsidR="003605CB" w:rsidRPr="003605CB" w:rsidRDefault="003605CB" w:rsidP="003605CB">
      <w:r w:rsidRPr="003605CB">
        <w:t>STM32的RTC模块的核心是一个32位向上计数器（RTC_CNT），它通常由32.768kHz的晶振驱动，并通过预分频器配置为每秒递增一次。此计数器值通常设置为从UNIX计时元年（1970年1月1日0时0分0秒）开始所经过的秒数，即Unix时间戳。</w:t>
      </w:r>
    </w:p>
    <w:p w14:paraId="7A8E5603" w14:textId="77777777" w:rsidR="003605CB" w:rsidRPr="003605CB" w:rsidRDefault="003605CB" w:rsidP="003605CB">
      <w:r w:rsidRPr="003605CB">
        <w:t xml:space="preserve">参数 </w:t>
      </w:r>
      <w:proofErr w:type="spellStart"/>
      <w:r w:rsidRPr="003605CB">
        <w:t>AlarmValue</w:t>
      </w:r>
      <w:proofErr w:type="spellEnd"/>
      <w:r w:rsidRPr="003605CB">
        <w:t xml:space="preserve">即是这样一个基于秒的时间点。当RTC计数器的值达到这个设定的 </w:t>
      </w:r>
      <w:proofErr w:type="spellStart"/>
      <w:r w:rsidRPr="003605CB">
        <w:t>AlarmValue</w:t>
      </w:r>
      <w:proofErr w:type="spellEnd"/>
      <w:r w:rsidRPr="003605CB">
        <w:t>时，如果闹钟功能已使能，就会触发闹钟事件。在STM32F1系列中，闹钟寄存器（RTC_ALR）是32位的，由 RTC_ALRL（低16位）和 RTC_ALRH（高16位）两个寄存器组成。</w:t>
      </w:r>
    </w:p>
    <w:p w14:paraId="418698DE" w14:textId="77777777" w:rsidR="003605CB" w:rsidRPr="003605CB" w:rsidRDefault="003605CB" w:rsidP="00713E4B">
      <w:pPr>
        <w:pStyle w:val="3"/>
      </w:pPr>
      <w:r w:rsidRPr="003605CB">
        <w:rPr>
          <w:rFonts w:ascii="Segoe UI Emoji" w:hAnsi="Segoe UI Emoji" w:cs="Segoe UI Emoji"/>
        </w:rPr>
        <w:t>⚠️</w:t>
      </w:r>
      <w:r w:rsidRPr="003605CB">
        <w:t xml:space="preserve"> 关键配置流程与注意事项</w:t>
      </w:r>
    </w:p>
    <w:p w14:paraId="63A34627" w14:textId="77777777" w:rsidR="003605CB" w:rsidRPr="003605CB" w:rsidRDefault="003605CB" w:rsidP="003605CB">
      <w:r w:rsidRPr="003605CB">
        <w:t xml:space="preserve">使用 </w:t>
      </w:r>
      <w:proofErr w:type="spellStart"/>
      <w:r w:rsidRPr="003605CB">
        <w:t>RTC_SetAlarm</w:t>
      </w:r>
      <w:proofErr w:type="spellEnd"/>
      <w:r w:rsidRPr="003605CB">
        <w:t>函数设置闹钟时，必须遵循正确的配置流程，因为RTC的闹钟寄存器受到硬件保护。</w:t>
      </w:r>
    </w:p>
    <w:p w14:paraId="09C72747" w14:textId="77777777" w:rsidR="003605CB" w:rsidRPr="003605CB" w:rsidRDefault="003605CB">
      <w:pPr>
        <w:numPr>
          <w:ilvl w:val="0"/>
          <w:numId w:val="831"/>
        </w:numPr>
      </w:pPr>
      <w:r w:rsidRPr="003605CB">
        <w:rPr>
          <w:rFonts w:ascii="Times New Roman" w:hAnsi="Times New Roman" w:cs="Times New Roman"/>
        </w:rPr>
        <w:t>​</w:t>
      </w:r>
      <w:r w:rsidRPr="003605CB">
        <w:rPr>
          <w:b/>
          <w:bCs/>
        </w:rPr>
        <w:t>使能备份域</w:t>
      </w:r>
      <w:proofErr w:type="gramStart"/>
      <w:r w:rsidRPr="003605CB">
        <w:rPr>
          <w:b/>
          <w:bCs/>
        </w:rPr>
        <w:t>访问</w:t>
      </w:r>
      <w:r w:rsidRPr="003605CB">
        <w:rPr>
          <w:rFonts w:ascii="Times New Roman" w:hAnsi="Times New Roman" w:cs="Times New Roman"/>
        </w:rPr>
        <w:t>​</w:t>
      </w:r>
      <w:r w:rsidRPr="003605CB">
        <w:t>：</w:t>
      </w:r>
      <w:proofErr w:type="gramEnd"/>
      <w:r w:rsidRPr="003605CB">
        <w:t>在操作RTC前，必须先使能电源接口时钟和备份区域时钟，并允许访问后备寄存器。</w:t>
      </w:r>
    </w:p>
    <w:p w14:paraId="383A91DB" w14:textId="77777777" w:rsidR="003605CB" w:rsidRPr="003605CB" w:rsidRDefault="003605CB">
      <w:pPr>
        <w:numPr>
          <w:ilvl w:val="0"/>
          <w:numId w:val="831"/>
        </w:numPr>
        <w:tabs>
          <w:tab w:val="clear" w:pos="720"/>
        </w:tabs>
      </w:pPr>
      <w:r w:rsidRPr="003605CB">
        <w:t>RCC_APB1</w:t>
      </w:r>
      <w:proofErr w:type="gramStart"/>
      <w:r w:rsidRPr="003605CB">
        <w:t>PeriphClockCmd(</w:t>
      </w:r>
      <w:proofErr w:type="gramEnd"/>
      <w:r w:rsidRPr="003605CB">
        <w:t>RCC_APB1Periph_PWR | RCC_APB1Periph_BKP, ENABLE);</w:t>
      </w:r>
    </w:p>
    <w:p w14:paraId="39FA47D7" w14:textId="77777777" w:rsidR="003605CB" w:rsidRPr="003605CB" w:rsidRDefault="003605CB" w:rsidP="003605CB">
      <w:proofErr w:type="spellStart"/>
      <w:r w:rsidRPr="003605CB">
        <w:t>PWR_BackupAccessCmd</w:t>
      </w:r>
      <w:proofErr w:type="spellEnd"/>
      <w:r w:rsidRPr="003605CB">
        <w:t>(ENABLE); // 解锁后备寄存器</w:t>
      </w:r>
    </w:p>
    <w:p w14:paraId="51A2CF4F" w14:textId="77777777" w:rsidR="003605CB" w:rsidRPr="003605CB" w:rsidRDefault="003605CB">
      <w:pPr>
        <w:numPr>
          <w:ilvl w:val="0"/>
          <w:numId w:val="831"/>
        </w:numPr>
      </w:pPr>
      <w:r w:rsidRPr="003605CB">
        <w:rPr>
          <w:rFonts w:ascii="Times New Roman" w:hAnsi="Times New Roman" w:cs="Times New Roman"/>
        </w:rPr>
        <w:t>​</w:t>
      </w:r>
      <w:r w:rsidRPr="003605CB">
        <w:rPr>
          <w:b/>
          <w:bCs/>
        </w:rPr>
        <w:t>进入和退出配置模式</w:t>
      </w:r>
      <w:r w:rsidRPr="003605CB">
        <w:rPr>
          <w:rFonts w:ascii="Times New Roman" w:hAnsi="Times New Roman" w:cs="Times New Roman"/>
        </w:rPr>
        <w:t>​</w:t>
      </w:r>
      <w:r w:rsidRPr="003605CB">
        <w:t>：在设置闹钟值之前，必须先进入配置模式；设置完成后，再退出配置模式以使新值生效。</w:t>
      </w:r>
    </w:p>
    <w:p w14:paraId="6DF7D91F" w14:textId="77777777" w:rsidR="003605CB" w:rsidRPr="003605CB" w:rsidRDefault="003605CB">
      <w:pPr>
        <w:numPr>
          <w:ilvl w:val="0"/>
          <w:numId w:val="831"/>
        </w:numPr>
        <w:tabs>
          <w:tab w:val="clear" w:pos="720"/>
        </w:tabs>
      </w:pPr>
      <w:proofErr w:type="spellStart"/>
      <w:r w:rsidRPr="003605CB">
        <w:t>RTC_WaitForLastTask</w:t>
      </w:r>
      <w:proofErr w:type="spellEnd"/>
      <w:r w:rsidRPr="003605CB">
        <w:t>(); // 等待上一次操作完成</w:t>
      </w:r>
    </w:p>
    <w:p w14:paraId="585168C8" w14:textId="77777777" w:rsidR="003605CB" w:rsidRPr="003605CB" w:rsidRDefault="003605CB">
      <w:pPr>
        <w:numPr>
          <w:ilvl w:val="0"/>
          <w:numId w:val="831"/>
        </w:numPr>
        <w:tabs>
          <w:tab w:val="clear" w:pos="720"/>
        </w:tabs>
      </w:pPr>
      <w:proofErr w:type="spellStart"/>
      <w:r w:rsidRPr="003605CB">
        <w:t>RTC_EnterConfigMode</w:t>
      </w:r>
      <w:proofErr w:type="spellEnd"/>
      <w:r w:rsidRPr="003605CB">
        <w:t>(); // 进入配置模式</w:t>
      </w:r>
    </w:p>
    <w:p w14:paraId="462D9780" w14:textId="77777777" w:rsidR="003605CB" w:rsidRPr="003605CB" w:rsidRDefault="003605CB">
      <w:pPr>
        <w:numPr>
          <w:ilvl w:val="0"/>
          <w:numId w:val="831"/>
        </w:numPr>
        <w:tabs>
          <w:tab w:val="clear" w:pos="720"/>
        </w:tabs>
      </w:pPr>
      <w:r w:rsidRPr="003605CB">
        <w:t>// ... 这里设置闹钟值 (</w:t>
      </w:r>
      <w:proofErr w:type="spellStart"/>
      <w:r w:rsidRPr="003605CB">
        <w:t>RTC_SetAlarm</w:t>
      </w:r>
      <w:proofErr w:type="spellEnd"/>
      <w:r w:rsidRPr="003605CB">
        <w:t>)</w:t>
      </w:r>
    </w:p>
    <w:p w14:paraId="5E19D0FB" w14:textId="77777777" w:rsidR="003605CB" w:rsidRPr="003605CB" w:rsidRDefault="003605CB">
      <w:pPr>
        <w:numPr>
          <w:ilvl w:val="0"/>
          <w:numId w:val="831"/>
        </w:numPr>
        <w:tabs>
          <w:tab w:val="clear" w:pos="720"/>
        </w:tabs>
      </w:pPr>
      <w:proofErr w:type="spellStart"/>
      <w:r w:rsidRPr="003605CB">
        <w:t>RTC_ExitConfigMode</w:t>
      </w:r>
      <w:proofErr w:type="spellEnd"/>
      <w:r w:rsidRPr="003605CB">
        <w:t>();  // 退出配置模式</w:t>
      </w:r>
    </w:p>
    <w:p w14:paraId="1F7311F7" w14:textId="77777777" w:rsidR="003605CB" w:rsidRPr="003605CB" w:rsidRDefault="003605CB" w:rsidP="003605CB">
      <w:proofErr w:type="spellStart"/>
      <w:r w:rsidRPr="003605CB">
        <w:t>RTC_WaitForLastTask</w:t>
      </w:r>
      <w:proofErr w:type="spellEnd"/>
      <w:r w:rsidRPr="003605CB">
        <w:t>(); // 等待设置完成</w:t>
      </w:r>
    </w:p>
    <w:p w14:paraId="1C84EFF9" w14:textId="77777777" w:rsidR="003605CB" w:rsidRPr="003605CB" w:rsidRDefault="003605CB">
      <w:pPr>
        <w:numPr>
          <w:ilvl w:val="0"/>
          <w:numId w:val="831"/>
        </w:numPr>
      </w:pPr>
      <w:r w:rsidRPr="003605CB">
        <w:rPr>
          <w:rFonts w:ascii="Times New Roman" w:hAnsi="Times New Roman" w:cs="Times New Roman"/>
        </w:rPr>
        <w:t>​</w:t>
      </w:r>
      <w:r w:rsidRPr="003605CB">
        <w:rPr>
          <w:b/>
          <w:bCs/>
        </w:rPr>
        <w:t>使能闹钟中断</w:t>
      </w:r>
      <w:r w:rsidRPr="003605CB">
        <w:rPr>
          <w:rFonts w:ascii="Times New Roman" w:hAnsi="Times New Roman" w:cs="Times New Roman"/>
        </w:rPr>
        <w:t>​</w:t>
      </w:r>
      <w:r w:rsidRPr="003605CB">
        <w:t>（可选但常用）：若需在闹钟触发时执行特定操作，需配置并使</w:t>
      </w:r>
      <w:r w:rsidRPr="003605CB">
        <w:lastRenderedPageBreak/>
        <w:t>能闹钟中断。</w:t>
      </w:r>
    </w:p>
    <w:p w14:paraId="32F6E29F" w14:textId="77777777" w:rsidR="003605CB" w:rsidRPr="003605CB" w:rsidRDefault="003605CB">
      <w:pPr>
        <w:numPr>
          <w:ilvl w:val="0"/>
          <w:numId w:val="831"/>
        </w:numPr>
        <w:tabs>
          <w:tab w:val="clear" w:pos="720"/>
        </w:tabs>
      </w:pPr>
      <w:proofErr w:type="spellStart"/>
      <w:r w:rsidRPr="003605CB">
        <w:t>RTC_ITConfig</w:t>
      </w:r>
      <w:proofErr w:type="spellEnd"/>
      <w:r w:rsidRPr="003605CB">
        <w:t>(RTC_IT_ALR, ENABLE); // 使能RTC闹钟中断</w:t>
      </w:r>
    </w:p>
    <w:p w14:paraId="4460CC52" w14:textId="77777777" w:rsidR="003605CB" w:rsidRPr="003605CB" w:rsidRDefault="003605CB" w:rsidP="003605CB">
      <w:proofErr w:type="spellStart"/>
      <w:r w:rsidRPr="003605CB">
        <w:t>NVIC_EnableIRQ</w:t>
      </w:r>
      <w:proofErr w:type="spellEnd"/>
      <w:r w:rsidRPr="003605CB">
        <w:t>(</w:t>
      </w:r>
      <w:proofErr w:type="spellStart"/>
      <w:r w:rsidRPr="003605CB">
        <w:t>RTC_IRQn</w:t>
      </w:r>
      <w:proofErr w:type="spellEnd"/>
      <w:r w:rsidRPr="003605CB">
        <w:t>);        // 使能NVIC中的RTC中断通道</w:t>
      </w:r>
    </w:p>
    <w:p w14:paraId="508B4878" w14:textId="77777777" w:rsidR="003605CB" w:rsidRPr="003605CB" w:rsidRDefault="003605CB" w:rsidP="003605CB">
      <w:r w:rsidRPr="003605CB">
        <w:t>并在中断服务函数中处理：</w:t>
      </w:r>
    </w:p>
    <w:p w14:paraId="0A6805E7" w14:textId="77777777" w:rsidR="003605CB" w:rsidRPr="003605CB" w:rsidRDefault="003605CB" w:rsidP="003605CB">
      <w:r w:rsidRPr="003605CB">
        <w:t xml:space="preserve">void </w:t>
      </w:r>
      <w:proofErr w:type="spellStart"/>
      <w:r w:rsidRPr="003605CB">
        <w:t>RTC_IRQHandler</w:t>
      </w:r>
      <w:proofErr w:type="spellEnd"/>
      <w:r w:rsidRPr="003605CB">
        <w:t>(</w:t>
      </w:r>
      <w:proofErr w:type="gramStart"/>
      <w:r w:rsidRPr="003605CB">
        <w:t>void) {</w:t>
      </w:r>
      <w:proofErr w:type="gramEnd"/>
    </w:p>
    <w:p w14:paraId="53B72E62" w14:textId="77777777" w:rsidR="003605CB" w:rsidRPr="003605CB" w:rsidRDefault="003605CB" w:rsidP="003605CB">
      <w:r w:rsidRPr="003605CB">
        <w:t xml:space="preserve">    if (</w:t>
      </w:r>
      <w:proofErr w:type="spellStart"/>
      <w:r w:rsidRPr="003605CB">
        <w:t>RTC_</w:t>
      </w:r>
      <w:proofErr w:type="gramStart"/>
      <w:r w:rsidRPr="003605CB">
        <w:t>GetITStatus</w:t>
      </w:r>
      <w:proofErr w:type="spellEnd"/>
      <w:r w:rsidRPr="003605CB">
        <w:t>(</w:t>
      </w:r>
      <w:proofErr w:type="gramEnd"/>
      <w:r w:rsidRPr="003605CB">
        <w:t>RTC_IT_ALR</w:t>
      </w:r>
      <w:proofErr w:type="gramStart"/>
      <w:r w:rsidRPr="003605CB">
        <w:t>) !</w:t>
      </w:r>
      <w:proofErr w:type="gramEnd"/>
      <w:r w:rsidRPr="003605CB">
        <w:t>= RESET) {</w:t>
      </w:r>
    </w:p>
    <w:p w14:paraId="357B39AC" w14:textId="77777777" w:rsidR="003605CB" w:rsidRPr="003605CB" w:rsidRDefault="003605CB" w:rsidP="003605CB">
      <w:r w:rsidRPr="003605CB">
        <w:t xml:space="preserve">        // 这里填写闹钟触发后要执行的操作</w:t>
      </w:r>
    </w:p>
    <w:p w14:paraId="53604DAE" w14:textId="77777777" w:rsidR="003605CB" w:rsidRPr="003605CB" w:rsidRDefault="003605CB" w:rsidP="003605CB">
      <w:r w:rsidRPr="003605CB">
        <w:t xml:space="preserve">        </w:t>
      </w:r>
      <w:proofErr w:type="spellStart"/>
      <w:r w:rsidRPr="003605CB">
        <w:t>RTC_ClearITPendingBit</w:t>
      </w:r>
      <w:proofErr w:type="spellEnd"/>
      <w:r w:rsidRPr="003605CB">
        <w:t>(RTC_IT_ALR); // 清除闹钟中断挂起位</w:t>
      </w:r>
    </w:p>
    <w:p w14:paraId="3090F004" w14:textId="77777777" w:rsidR="003605CB" w:rsidRPr="003605CB" w:rsidRDefault="003605CB" w:rsidP="003605CB">
      <w:r w:rsidRPr="003605CB">
        <w:t xml:space="preserve">    }</w:t>
      </w:r>
    </w:p>
    <w:p w14:paraId="4354A132" w14:textId="77777777" w:rsidR="003605CB" w:rsidRPr="003605CB" w:rsidRDefault="003605CB" w:rsidP="003605CB">
      <w:r w:rsidRPr="003605CB">
        <w:t>}</w:t>
      </w:r>
    </w:p>
    <w:p w14:paraId="20B8C98B" w14:textId="77777777" w:rsidR="003605CB" w:rsidRPr="003605CB" w:rsidRDefault="003605CB" w:rsidP="00713E4B">
      <w:pPr>
        <w:pStyle w:val="3"/>
      </w:pPr>
      <w:r w:rsidRPr="003605CB">
        <w:rPr>
          <w:rFonts w:ascii="Segoe UI Emoji" w:hAnsi="Segoe UI Emoji" w:cs="Segoe UI Emoji"/>
        </w:rPr>
        <w:t>💻</w:t>
      </w:r>
      <w:r w:rsidRPr="003605CB">
        <w:t xml:space="preserve"> 应用示例</w:t>
      </w:r>
    </w:p>
    <w:p w14:paraId="6C188CD2" w14:textId="77777777" w:rsidR="003605CB" w:rsidRPr="003605CB" w:rsidRDefault="003605CB" w:rsidP="003605CB">
      <w:r w:rsidRPr="003605CB">
        <w:t>下面是一个简单的示例，展示如何设置一个在10秒后触发的闹钟：</w:t>
      </w:r>
    </w:p>
    <w:p w14:paraId="04DF3E64" w14:textId="77777777" w:rsidR="003605CB" w:rsidRPr="003605CB" w:rsidRDefault="003605CB" w:rsidP="003605CB">
      <w:r w:rsidRPr="003605CB">
        <w:t>// 获取当前的RTC计数器值（时间戳）</w:t>
      </w:r>
    </w:p>
    <w:p w14:paraId="03693D9A" w14:textId="77777777" w:rsidR="003605CB" w:rsidRPr="003605CB" w:rsidRDefault="003605CB" w:rsidP="003605CB">
      <w:r w:rsidRPr="003605CB">
        <w:t xml:space="preserve">uint32_t </w:t>
      </w:r>
      <w:proofErr w:type="spellStart"/>
      <w:r w:rsidRPr="003605CB">
        <w:t>current_counter</w:t>
      </w:r>
      <w:proofErr w:type="spellEnd"/>
      <w:r w:rsidRPr="003605CB">
        <w:t xml:space="preserve"> = </w:t>
      </w:r>
      <w:proofErr w:type="spellStart"/>
      <w:r w:rsidRPr="003605CB">
        <w:t>RTC_</w:t>
      </w:r>
      <w:proofErr w:type="gramStart"/>
      <w:r w:rsidRPr="003605CB">
        <w:t>GetCounter</w:t>
      </w:r>
      <w:proofErr w:type="spellEnd"/>
      <w:r w:rsidRPr="003605CB">
        <w:t>(</w:t>
      </w:r>
      <w:proofErr w:type="gramEnd"/>
      <w:r w:rsidRPr="003605CB">
        <w:t>);</w:t>
      </w:r>
    </w:p>
    <w:p w14:paraId="776CE40E" w14:textId="77777777" w:rsidR="003605CB" w:rsidRPr="003605CB" w:rsidRDefault="003605CB" w:rsidP="003605CB">
      <w:r w:rsidRPr="003605CB">
        <w:t>// 设置闹钟时间为当前时间 + 10秒</w:t>
      </w:r>
    </w:p>
    <w:p w14:paraId="2775E63F" w14:textId="77777777" w:rsidR="003605CB" w:rsidRPr="003605CB" w:rsidRDefault="003605CB" w:rsidP="003605CB">
      <w:r w:rsidRPr="003605CB">
        <w:t xml:space="preserve">uint32_t </w:t>
      </w:r>
      <w:proofErr w:type="spellStart"/>
      <w:r w:rsidRPr="003605CB">
        <w:t>alarm_time</w:t>
      </w:r>
      <w:proofErr w:type="spellEnd"/>
      <w:r w:rsidRPr="003605CB">
        <w:t xml:space="preserve"> = </w:t>
      </w:r>
      <w:proofErr w:type="spellStart"/>
      <w:r w:rsidRPr="003605CB">
        <w:t>current_counter</w:t>
      </w:r>
      <w:proofErr w:type="spellEnd"/>
      <w:r w:rsidRPr="003605CB">
        <w:t xml:space="preserve"> + 10;</w:t>
      </w:r>
    </w:p>
    <w:p w14:paraId="710ECDC9" w14:textId="77777777" w:rsidR="003605CB" w:rsidRPr="003605CB" w:rsidRDefault="003605CB" w:rsidP="003605CB">
      <w:r w:rsidRPr="003605CB">
        <w:t>// 等待RTC就绪</w:t>
      </w:r>
    </w:p>
    <w:p w14:paraId="5FF97C1F" w14:textId="77777777" w:rsidR="003605CB" w:rsidRPr="003605CB" w:rsidRDefault="003605CB" w:rsidP="003605CB">
      <w:proofErr w:type="spellStart"/>
      <w:r w:rsidRPr="003605CB">
        <w:t>RTC_</w:t>
      </w:r>
      <w:proofErr w:type="gramStart"/>
      <w:r w:rsidRPr="003605CB">
        <w:t>WaitForLastTask</w:t>
      </w:r>
      <w:proofErr w:type="spellEnd"/>
      <w:r w:rsidRPr="003605CB">
        <w:t>(</w:t>
      </w:r>
      <w:proofErr w:type="gramEnd"/>
      <w:r w:rsidRPr="003605CB">
        <w:t>);</w:t>
      </w:r>
    </w:p>
    <w:p w14:paraId="011BA4E1" w14:textId="77777777" w:rsidR="003605CB" w:rsidRPr="003605CB" w:rsidRDefault="003605CB" w:rsidP="003605CB">
      <w:r w:rsidRPr="003605CB">
        <w:t>// 进入配置模式</w:t>
      </w:r>
    </w:p>
    <w:p w14:paraId="1C9109A2" w14:textId="77777777" w:rsidR="003605CB" w:rsidRPr="003605CB" w:rsidRDefault="003605CB" w:rsidP="003605CB">
      <w:proofErr w:type="spellStart"/>
      <w:r w:rsidRPr="003605CB">
        <w:t>RTC_</w:t>
      </w:r>
      <w:proofErr w:type="gramStart"/>
      <w:r w:rsidRPr="003605CB">
        <w:t>EnterConfigMode</w:t>
      </w:r>
      <w:proofErr w:type="spellEnd"/>
      <w:r w:rsidRPr="003605CB">
        <w:t>(</w:t>
      </w:r>
      <w:proofErr w:type="gramEnd"/>
      <w:r w:rsidRPr="003605CB">
        <w:t>);</w:t>
      </w:r>
    </w:p>
    <w:p w14:paraId="032B40AE" w14:textId="77777777" w:rsidR="003605CB" w:rsidRPr="003605CB" w:rsidRDefault="003605CB" w:rsidP="003605CB">
      <w:r w:rsidRPr="003605CB">
        <w:t>// 设置闹钟</w:t>
      </w:r>
    </w:p>
    <w:p w14:paraId="2D5D145D" w14:textId="77777777" w:rsidR="003605CB" w:rsidRPr="003605CB" w:rsidRDefault="003605CB" w:rsidP="003605CB">
      <w:proofErr w:type="spellStart"/>
      <w:r w:rsidRPr="003605CB">
        <w:t>RTC_SetAlarm</w:t>
      </w:r>
      <w:proofErr w:type="spellEnd"/>
      <w:r w:rsidRPr="003605CB">
        <w:t>(</w:t>
      </w:r>
      <w:proofErr w:type="spellStart"/>
      <w:r w:rsidRPr="003605CB">
        <w:t>alarm_time</w:t>
      </w:r>
      <w:proofErr w:type="spellEnd"/>
      <w:r w:rsidRPr="003605CB">
        <w:t>);</w:t>
      </w:r>
    </w:p>
    <w:p w14:paraId="66E2F802" w14:textId="77777777" w:rsidR="003605CB" w:rsidRPr="003605CB" w:rsidRDefault="003605CB" w:rsidP="003605CB">
      <w:r w:rsidRPr="003605CB">
        <w:t>// 退出配置模式</w:t>
      </w:r>
    </w:p>
    <w:p w14:paraId="2C51511D" w14:textId="77777777" w:rsidR="003605CB" w:rsidRPr="003605CB" w:rsidRDefault="003605CB" w:rsidP="003605CB">
      <w:proofErr w:type="spellStart"/>
      <w:r w:rsidRPr="003605CB">
        <w:t>RTC_</w:t>
      </w:r>
      <w:proofErr w:type="gramStart"/>
      <w:r w:rsidRPr="003605CB">
        <w:t>ExitConfigMode</w:t>
      </w:r>
      <w:proofErr w:type="spellEnd"/>
      <w:r w:rsidRPr="003605CB">
        <w:t>(</w:t>
      </w:r>
      <w:proofErr w:type="gramEnd"/>
      <w:r w:rsidRPr="003605CB">
        <w:t>);</w:t>
      </w:r>
    </w:p>
    <w:p w14:paraId="46A18260" w14:textId="77777777" w:rsidR="003605CB" w:rsidRPr="003605CB" w:rsidRDefault="003605CB" w:rsidP="003605CB">
      <w:r w:rsidRPr="003605CB">
        <w:t>// 等待操作完成</w:t>
      </w:r>
    </w:p>
    <w:p w14:paraId="3D138999" w14:textId="77777777" w:rsidR="003605CB" w:rsidRPr="003605CB" w:rsidRDefault="003605CB" w:rsidP="003605CB">
      <w:proofErr w:type="spellStart"/>
      <w:r w:rsidRPr="003605CB">
        <w:t>RTC_</w:t>
      </w:r>
      <w:proofErr w:type="gramStart"/>
      <w:r w:rsidRPr="003605CB">
        <w:t>WaitForLastTask</w:t>
      </w:r>
      <w:proofErr w:type="spellEnd"/>
      <w:r w:rsidRPr="003605CB">
        <w:t>(</w:t>
      </w:r>
      <w:proofErr w:type="gramEnd"/>
      <w:r w:rsidRPr="003605CB">
        <w:t>);</w:t>
      </w:r>
    </w:p>
    <w:p w14:paraId="31927B90" w14:textId="77777777" w:rsidR="003605CB" w:rsidRPr="003605CB" w:rsidRDefault="003605CB" w:rsidP="003605CB">
      <w:r w:rsidRPr="003605CB">
        <w:lastRenderedPageBreak/>
        <w:t>在实际应用中，更常见的做法是利用C语言标准库 &lt;</w:t>
      </w:r>
      <w:proofErr w:type="spellStart"/>
      <w:r w:rsidRPr="003605CB">
        <w:t>time.h</w:t>
      </w:r>
      <w:proofErr w:type="spellEnd"/>
      <w:r w:rsidRPr="003605CB">
        <w:t>&gt;将具体的日期时间转换为时间戳后设置为闹钟。例如，设置一个在特定年月日时分秒响铃的闹钟：</w:t>
      </w:r>
    </w:p>
    <w:p w14:paraId="5B9B1A01" w14:textId="77777777" w:rsidR="003605CB" w:rsidRPr="003605CB" w:rsidRDefault="003605CB" w:rsidP="003605CB">
      <w:proofErr w:type="gramStart"/>
      <w:r w:rsidRPr="003605CB">
        <w:t>#include</w:t>
      </w:r>
      <w:proofErr w:type="gramEnd"/>
      <w:r w:rsidRPr="003605CB">
        <w:t xml:space="preserve"> &lt;</w:t>
      </w:r>
      <w:proofErr w:type="spellStart"/>
      <w:r w:rsidRPr="003605CB">
        <w:t>time.h</w:t>
      </w:r>
      <w:proofErr w:type="spellEnd"/>
      <w:r w:rsidRPr="003605CB">
        <w:t>&gt;</w:t>
      </w:r>
    </w:p>
    <w:p w14:paraId="68417845" w14:textId="77777777" w:rsidR="003605CB" w:rsidRPr="003605CB" w:rsidRDefault="003605CB" w:rsidP="003605CB"/>
    <w:p w14:paraId="32AFDC17" w14:textId="77777777" w:rsidR="003605CB" w:rsidRPr="003605CB" w:rsidRDefault="003605CB" w:rsidP="003605CB">
      <w:r w:rsidRPr="003605CB">
        <w:t>// 设置一个具体的闹钟时间（例如：2025年10月27日上午9点0分0秒）</w:t>
      </w:r>
    </w:p>
    <w:p w14:paraId="1F9B1CD9" w14:textId="77777777" w:rsidR="003605CB" w:rsidRPr="003605CB" w:rsidRDefault="003605CB" w:rsidP="003605CB">
      <w:r w:rsidRPr="003605CB">
        <w:t xml:space="preserve">void </w:t>
      </w:r>
      <w:proofErr w:type="spellStart"/>
      <w:r w:rsidRPr="003605CB">
        <w:t>SetSpecificAlarm</w:t>
      </w:r>
      <w:proofErr w:type="spellEnd"/>
      <w:r w:rsidRPr="003605CB">
        <w:t>(</w:t>
      </w:r>
      <w:proofErr w:type="gramStart"/>
      <w:r w:rsidRPr="003605CB">
        <w:t>void) {</w:t>
      </w:r>
      <w:proofErr w:type="gramEnd"/>
    </w:p>
    <w:p w14:paraId="1CAE770B" w14:textId="77777777" w:rsidR="003605CB" w:rsidRPr="003605CB" w:rsidRDefault="003605CB" w:rsidP="003605CB">
      <w:r w:rsidRPr="003605CB">
        <w:t xml:space="preserve">    struct tm </w:t>
      </w:r>
      <w:proofErr w:type="spellStart"/>
      <w:r w:rsidRPr="003605CB">
        <w:t>alarm_tm</w:t>
      </w:r>
      <w:proofErr w:type="spellEnd"/>
      <w:r w:rsidRPr="003605CB">
        <w:t xml:space="preserve"> = {0};</w:t>
      </w:r>
    </w:p>
    <w:p w14:paraId="6C199C0A" w14:textId="77777777" w:rsidR="003605CB" w:rsidRPr="003605CB" w:rsidRDefault="003605CB" w:rsidP="003605CB">
      <w:r w:rsidRPr="003605CB">
        <w:t xml:space="preserve">    </w:t>
      </w:r>
      <w:proofErr w:type="spellStart"/>
      <w:r w:rsidRPr="003605CB">
        <w:t>alarm_tm.tm_year</w:t>
      </w:r>
      <w:proofErr w:type="spellEnd"/>
      <w:r w:rsidRPr="003605CB">
        <w:t xml:space="preserve"> = 2025 - 1900; // 年份从1900年起</w:t>
      </w:r>
    </w:p>
    <w:p w14:paraId="2D840A92" w14:textId="77777777" w:rsidR="003605CB" w:rsidRPr="003605CB" w:rsidRDefault="003605CB" w:rsidP="003605CB">
      <w:r w:rsidRPr="003605CB">
        <w:t xml:space="preserve">    </w:t>
      </w:r>
      <w:proofErr w:type="spellStart"/>
      <w:r w:rsidRPr="003605CB">
        <w:t>alarm_tm.tm_mon</w:t>
      </w:r>
      <w:proofErr w:type="spellEnd"/>
      <w:r w:rsidRPr="003605CB">
        <w:t xml:space="preserve"> = 10 - 1;       // 月份0-11</w:t>
      </w:r>
    </w:p>
    <w:p w14:paraId="3D963BE9" w14:textId="77777777" w:rsidR="003605CB" w:rsidRPr="003605CB" w:rsidRDefault="003605CB" w:rsidP="003605CB">
      <w:r w:rsidRPr="003605CB">
        <w:t xml:space="preserve">    </w:t>
      </w:r>
      <w:proofErr w:type="spellStart"/>
      <w:r w:rsidRPr="003605CB">
        <w:t>alarm_tm.tm_mday</w:t>
      </w:r>
      <w:proofErr w:type="spellEnd"/>
      <w:r w:rsidRPr="003605CB">
        <w:t xml:space="preserve"> = 27;</w:t>
      </w:r>
    </w:p>
    <w:p w14:paraId="47852E50" w14:textId="77777777" w:rsidR="003605CB" w:rsidRPr="003605CB" w:rsidRDefault="003605CB" w:rsidP="003605CB">
      <w:r w:rsidRPr="003605CB">
        <w:t xml:space="preserve">    </w:t>
      </w:r>
      <w:proofErr w:type="spellStart"/>
      <w:r w:rsidRPr="003605CB">
        <w:t>alarm_tm.tm_hour</w:t>
      </w:r>
      <w:proofErr w:type="spellEnd"/>
      <w:r w:rsidRPr="003605CB">
        <w:t xml:space="preserve"> = 9;</w:t>
      </w:r>
    </w:p>
    <w:p w14:paraId="5B4E96A4" w14:textId="77777777" w:rsidR="003605CB" w:rsidRPr="003605CB" w:rsidRDefault="003605CB" w:rsidP="003605CB">
      <w:r w:rsidRPr="003605CB">
        <w:t xml:space="preserve">    </w:t>
      </w:r>
      <w:proofErr w:type="spellStart"/>
      <w:r w:rsidRPr="003605CB">
        <w:t>alarm_tm.tm_min</w:t>
      </w:r>
      <w:proofErr w:type="spellEnd"/>
      <w:r w:rsidRPr="003605CB">
        <w:t xml:space="preserve"> = 0;</w:t>
      </w:r>
    </w:p>
    <w:p w14:paraId="70F5FAC6" w14:textId="77777777" w:rsidR="003605CB" w:rsidRPr="003605CB" w:rsidRDefault="003605CB" w:rsidP="003605CB">
      <w:r w:rsidRPr="003605CB">
        <w:t xml:space="preserve">    </w:t>
      </w:r>
      <w:proofErr w:type="spellStart"/>
      <w:r w:rsidRPr="003605CB">
        <w:t>alarm_tm.tm_sec</w:t>
      </w:r>
      <w:proofErr w:type="spellEnd"/>
      <w:r w:rsidRPr="003605CB">
        <w:t xml:space="preserve"> = 0;</w:t>
      </w:r>
    </w:p>
    <w:p w14:paraId="27A27F08" w14:textId="77777777" w:rsidR="003605CB" w:rsidRPr="003605CB" w:rsidRDefault="003605CB" w:rsidP="003605CB"/>
    <w:p w14:paraId="1FF02E8C" w14:textId="77777777" w:rsidR="003605CB" w:rsidRPr="003605CB" w:rsidRDefault="003605CB" w:rsidP="003605CB">
      <w:r w:rsidRPr="003605CB">
        <w:t xml:space="preserve">    </w:t>
      </w:r>
      <w:proofErr w:type="spellStart"/>
      <w:r w:rsidRPr="003605CB">
        <w:t>time_t</w:t>
      </w:r>
      <w:proofErr w:type="spellEnd"/>
      <w:r w:rsidRPr="003605CB">
        <w:t xml:space="preserve"> </w:t>
      </w:r>
      <w:proofErr w:type="spellStart"/>
      <w:r w:rsidRPr="003605CB">
        <w:t>alarm_timestamp</w:t>
      </w:r>
      <w:proofErr w:type="spellEnd"/>
      <w:r w:rsidRPr="003605CB">
        <w:t xml:space="preserve"> = </w:t>
      </w:r>
      <w:proofErr w:type="spellStart"/>
      <w:r w:rsidRPr="003605CB">
        <w:t>mktime</w:t>
      </w:r>
      <w:proofErr w:type="spellEnd"/>
      <w:r w:rsidRPr="003605CB">
        <w:t>(&amp;</w:t>
      </w:r>
      <w:proofErr w:type="spellStart"/>
      <w:r w:rsidRPr="003605CB">
        <w:t>alarm_tm</w:t>
      </w:r>
      <w:proofErr w:type="spellEnd"/>
      <w:r w:rsidRPr="003605CB">
        <w:t>); // 转换为Unix时间戳</w:t>
      </w:r>
    </w:p>
    <w:p w14:paraId="5C368620" w14:textId="77777777" w:rsidR="003605CB" w:rsidRPr="003605CB" w:rsidRDefault="003605CB" w:rsidP="003605CB"/>
    <w:p w14:paraId="32C46E97" w14:textId="77777777" w:rsidR="003605CB" w:rsidRPr="003605CB" w:rsidRDefault="003605CB" w:rsidP="003605CB">
      <w:r w:rsidRPr="003605CB">
        <w:t xml:space="preserve">    </w:t>
      </w:r>
      <w:proofErr w:type="spellStart"/>
      <w:r w:rsidRPr="003605CB">
        <w:t>RTC_</w:t>
      </w:r>
      <w:proofErr w:type="gramStart"/>
      <w:r w:rsidRPr="003605CB">
        <w:t>WaitForLastTask</w:t>
      </w:r>
      <w:proofErr w:type="spellEnd"/>
      <w:r w:rsidRPr="003605CB">
        <w:t>(</w:t>
      </w:r>
      <w:proofErr w:type="gramEnd"/>
      <w:r w:rsidRPr="003605CB">
        <w:t>);</w:t>
      </w:r>
    </w:p>
    <w:p w14:paraId="34D35F16" w14:textId="77777777" w:rsidR="003605CB" w:rsidRPr="003605CB" w:rsidRDefault="003605CB" w:rsidP="003605CB">
      <w:r w:rsidRPr="003605CB">
        <w:t xml:space="preserve">    </w:t>
      </w:r>
      <w:proofErr w:type="spellStart"/>
      <w:r w:rsidRPr="003605CB">
        <w:t>RTC_</w:t>
      </w:r>
      <w:proofErr w:type="gramStart"/>
      <w:r w:rsidRPr="003605CB">
        <w:t>EnterConfigMode</w:t>
      </w:r>
      <w:proofErr w:type="spellEnd"/>
      <w:r w:rsidRPr="003605CB">
        <w:t>(</w:t>
      </w:r>
      <w:proofErr w:type="gramEnd"/>
      <w:r w:rsidRPr="003605CB">
        <w:t>);</w:t>
      </w:r>
    </w:p>
    <w:p w14:paraId="2BF3ACBB" w14:textId="77777777" w:rsidR="003605CB" w:rsidRPr="003605CB" w:rsidRDefault="003605CB" w:rsidP="003605CB">
      <w:r w:rsidRPr="003605CB">
        <w:t xml:space="preserve">    </w:t>
      </w:r>
      <w:proofErr w:type="spellStart"/>
      <w:r w:rsidRPr="003605CB">
        <w:t>RTC_SetAlarm</w:t>
      </w:r>
      <w:proofErr w:type="spellEnd"/>
      <w:r w:rsidRPr="003605CB">
        <w:t>((uint32_</w:t>
      </w:r>
      <w:proofErr w:type="gramStart"/>
      <w:r w:rsidRPr="003605CB">
        <w:t>t)</w:t>
      </w:r>
      <w:proofErr w:type="spellStart"/>
      <w:r w:rsidRPr="003605CB">
        <w:t>alarm</w:t>
      </w:r>
      <w:proofErr w:type="gramEnd"/>
      <w:r w:rsidRPr="003605CB">
        <w:t>_timestamp</w:t>
      </w:r>
      <w:proofErr w:type="spellEnd"/>
      <w:r w:rsidRPr="003605CB">
        <w:t>);</w:t>
      </w:r>
    </w:p>
    <w:p w14:paraId="3E363E54" w14:textId="77777777" w:rsidR="003605CB" w:rsidRPr="003605CB" w:rsidRDefault="003605CB" w:rsidP="003605CB">
      <w:r w:rsidRPr="003605CB">
        <w:t xml:space="preserve">    </w:t>
      </w:r>
      <w:proofErr w:type="spellStart"/>
      <w:r w:rsidRPr="003605CB">
        <w:t>RTC_</w:t>
      </w:r>
      <w:proofErr w:type="gramStart"/>
      <w:r w:rsidRPr="003605CB">
        <w:t>ExitConfigMode</w:t>
      </w:r>
      <w:proofErr w:type="spellEnd"/>
      <w:r w:rsidRPr="003605CB">
        <w:t>(</w:t>
      </w:r>
      <w:proofErr w:type="gramEnd"/>
      <w:r w:rsidRPr="003605CB">
        <w:t>);</w:t>
      </w:r>
    </w:p>
    <w:p w14:paraId="4201DF6D" w14:textId="77777777" w:rsidR="003605CB" w:rsidRPr="003605CB" w:rsidRDefault="003605CB" w:rsidP="003605CB">
      <w:r w:rsidRPr="003605CB">
        <w:t xml:space="preserve">    </w:t>
      </w:r>
      <w:proofErr w:type="spellStart"/>
      <w:r w:rsidRPr="003605CB">
        <w:t>RTC_</w:t>
      </w:r>
      <w:proofErr w:type="gramStart"/>
      <w:r w:rsidRPr="003605CB">
        <w:t>WaitForLastTask</w:t>
      </w:r>
      <w:proofErr w:type="spellEnd"/>
      <w:r w:rsidRPr="003605CB">
        <w:t>(</w:t>
      </w:r>
      <w:proofErr w:type="gramEnd"/>
      <w:r w:rsidRPr="003605CB">
        <w:t>);</w:t>
      </w:r>
    </w:p>
    <w:p w14:paraId="5CE53A4D" w14:textId="77777777" w:rsidR="003605CB" w:rsidRPr="003605CB" w:rsidRDefault="003605CB" w:rsidP="003605CB">
      <w:r w:rsidRPr="003605CB">
        <w:t>}</w:t>
      </w:r>
    </w:p>
    <w:p w14:paraId="60FA96C7" w14:textId="77777777" w:rsidR="003605CB" w:rsidRPr="003605CB" w:rsidRDefault="003605CB" w:rsidP="00713E4B">
      <w:pPr>
        <w:pStyle w:val="3"/>
      </w:pPr>
      <w:r w:rsidRPr="003605CB">
        <w:rPr>
          <w:rFonts w:ascii="Segoe UI Emoji" w:hAnsi="Segoe UI Emoji" w:cs="Segoe UI Emoji"/>
        </w:rPr>
        <w:t>💎</w:t>
      </w:r>
      <w:r w:rsidRPr="003605CB">
        <w:t xml:space="preserve"> 总结</w:t>
      </w:r>
    </w:p>
    <w:p w14:paraId="08774556" w14:textId="77777777" w:rsidR="003605CB" w:rsidRPr="003605CB" w:rsidRDefault="003605CB" w:rsidP="003605CB">
      <w:proofErr w:type="spellStart"/>
      <w:r w:rsidRPr="003605CB">
        <w:t>RTC_SetAlarm</w:t>
      </w:r>
      <w:proofErr w:type="spellEnd"/>
      <w:r w:rsidRPr="003605CB">
        <w:t>是STM32 RTC模块中用于</w:t>
      </w:r>
      <w:r w:rsidRPr="003605CB">
        <w:rPr>
          <w:b/>
          <w:bCs/>
        </w:rPr>
        <w:t>设置绝对时间点闹钟</w:t>
      </w:r>
      <w:r w:rsidRPr="003605CB">
        <w:t>的核心函数。正确使用它需要理解Unix时间戳的概念，并严格遵循备份域访问和配置模式的流程。结合闹钟中断，可以实现定时任务或低功耗唤醒等实用功能。</w:t>
      </w:r>
    </w:p>
    <w:p w14:paraId="62AB9D14" w14:textId="77777777" w:rsidR="003605CB" w:rsidRPr="003605CB" w:rsidRDefault="003605CB" w:rsidP="003605CB">
      <w:r w:rsidRPr="003605CB">
        <w:t>希望这些信息能帮助你。如果你对如何配置RTC的初始时间或处理更复杂的闹钟逻辑（如周期性闹钟）有更多疑问，我们可以继续探讨。</w:t>
      </w:r>
    </w:p>
    <w:p w14:paraId="3C96A21C" w14:textId="77777777" w:rsidR="003605CB" w:rsidRPr="003605CB" w:rsidRDefault="003605CB" w:rsidP="003605CB"/>
    <w:p w14:paraId="5ACCE9F9" w14:textId="3F90F649" w:rsidR="00BD55C3" w:rsidRDefault="0036483B" w:rsidP="0095033A">
      <w:pPr>
        <w:pStyle w:val="2"/>
      </w:pPr>
      <w:proofErr w:type="spellStart"/>
      <w:r w:rsidRPr="0036483B">
        <w:t>RTC_GetDivider</w:t>
      </w:r>
      <w:proofErr w:type="spellEnd"/>
      <w:r w:rsidRPr="0036483B">
        <w:t>(</w:t>
      </w:r>
      <w:r>
        <w:rPr>
          <w:rFonts w:hint="eastAsia"/>
        </w:rPr>
        <w:t>)</w:t>
      </w:r>
      <w:r w:rsidR="00713E4B">
        <w:br/>
      </w:r>
      <w:r w:rsidR="00713E4B" w:rsidRPr="00713E4B">
        <w:rPr>
          <w:b/>
          <w:bCs/>
        </w:rPr>
        <w:t>读取RTC预分频余数寄存器（RTC_DIV）的值</w:t>
      </w:r>
    </w:p>
    <w:p w14:paraId="5DCBA74F" w14:textId="77777777" w:rsidR="00713E4B" w:rsidRPr="00713E4B" w:rsidRDefault="00713E4B" w:rsidP="00713E4B">
      <w:r w:rsidRPr="00713E4B">
        <w:t>在STM32标准外设库中，</w:t>
      </w:r>
      <w:proofErr w:type="spellStart"/>
      <w:r w:rsidRPr="00713E4B">
        <w:t>RTC_GetDivider</w:t>
      </w:r>
      <w:proofErr w:type="spellEnd"/>
      <w:r w:rsidRPr="00713E4B">
        <w:t>函数用于</w:t>
      </w:r>
      <w:r w:rsidRPr="00713E4B">
        <w:rPr>
          <w:b/>
          <w:bCs/>
        </w:rPr>
        <w:t>读取RTC预分频余数寄存器（RTC_DIV）的值</w:t>
      </w:r>
      <w:r w:rsidRPr="00713E4B">
        <w:t>。这个值可以帮助你获得比秒（由RTC主计数器提供）更精确的时间计量，比如毫秒或更小时的时间单位。</w:t>
      </w:r>
    </w:p>
    <w:p w14:paraId="68DE7769" w14:textId="77777777" w:rsidR="00713E4B" w:rsidRPr="00713E4B" w:rsidRDefault="00713E4B" w:rsidP="00713E4B">
      <w:pPr>
        <w:pStyle w:val="3"/>
      </w:pPr>
      <w:r w:rsidRPr="00713E4B">
        <w:t>下面是该函数的详细说明。</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3877"/>
      </w:tblGrid>
      <w:tr w:rsidR="00713E4B" w:rsidRPr="00713E4B" w14:paraId="4FAB60B9"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997DEB2" w14:textId="77777777" w:rsidR="00713E4B" w:rsidRPr="00713E4B" w:rsidRDefault="00713E4B" w:rsidP="00713E4B">
            <w:pPr>
              <w:rPr>
                <w:b/>
                <w:bCs/>
              </w:rPr>
            </w:pPr>
            <w:r w:rsidRPr="00713E4B">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2472D8E" w14:textId="77777777" w:rsidR="00713E4B" w:rsidRPr="00713E4B" w:rsidRDefault="00713E4B" w:rsidP="00713E4B">
            <w:pPr>
              <w:rPr>
                <w:b/>
                <w:bCs/>
              </w:rPr>
            </w:pPr>
            <w:r w:rsidRPr="00713E4B">
              <w:rPr>
                <w:b/>
                <w:bCs/>
              </w:rPr>
              <w:t>说明</w:t>
            </w:r>
          </w:p>
        </w:tc>
      </w:tr>
      <w:tr w:rsidR="00713E4B" w:rsidRPr="00713E4B" w14:paraId="74C3525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CAA85A0" w14:textId="77777777" w:rsidR="00713E4B" w:rsidRPr="00713E4B" w:rsidRDefault="00713E4B" w:rsidP="00713E4B">
            <w:r w:rsidRPr="00713E4B">
              <w:rPr>
                <w:rFonts w:ascii="Times New Roman" w:hAnsi="Times New Roman" w:cs="Times New Roman"/>
              </w:rPr>
              <w:t>​</w:t>
            </w:r>
            <w:r w:rsidRPr="00713E4B">
              <w:rPr>
                <w:b/>
                <w:bCs/>
              </w:rPr>
              <w:t>函数原型</w:t>
            </w:r>
            <w:r w:rsidRPr="00713E4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4D544F6" w14:textId="77777777" w:rsidR="00713E4B" w:rsidRPr="00713E4B" w:rsidRDefault="00713E4B" w:rsidP="00713E4B">
            <w:r w:rsidRPr="00713E4B">
              <w:t xml:space="preserve">uint32_t </w:t>
            </w:r>
            <w:proofErr w:type="spellStart"/>
            <w:r w:rsidRPr="00713E4B">
              <w:t>RTC_GetDivider</w:t>
            </w:r>
            <w:proofErr w:type="spellEnd"/>
            <w:r w:rsidRPr="00713E4B">
              <w:t>(void)</w:t>
            </w:r>
          </w:p>
        </w:tc>
      </w:tr>
      <w:tr w:rsidR="00713E4B" w:rsidRPr="00713E4B" w14:paraId="5B7C780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43A4CDE" w14:textId="77777777" w:rsidR="00713E4B" w:rsidRPr="00713E4B" w:rsidRDefault="00713E4B" w:rsidP="00713E4B">
            <w:r w:rsidRPr="00713E4B">
              <w:rPr>
                <w:rFonts w:ascii="Times New Roman" w:hAnsi="Times New Roman" w:cs="Times New Roman"/>
              </w:rPr>
              <w:t>​</w:t>
            </w:r>
            <w:r w:rsidRPr="00713E4B">
              <w:rPr>
                <w:b/>
                <w:bCs/>
              </w:rPr>
              <w:t>功能</w:t>
            </w:r>
            <w:r w:rsidRPr="00713E4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BA386F0" w14:textId="77777777" w:rsidR="00713E4B" w:rsidRPr="00713E4B" w:rsidRDefault="00713E4B" w:rsidP="00713E4B">
            <w:r w:rsidRPr="00713E4B">
              <w:t>获取RTC预分频余数寄存器的当前值。</w:t>
            </w:r>
          </w:p>
        </w:tc>
      </w:tr>
      <w:tr w:rsidR="00713E4B" w:rsidRPr="00713E4B" w14:paraId="36E50BE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116AD3E" w14:textId="77777777" w:rsidR="00713E4B" w:rsidRPr="00713E4B" w:rsidRDefault="00713E4B" w:rsidP="00713E4B">
            <w:r w:rsidRPr="00713E4B">
              <w:rPr>
                <w:rFonts w:ascii="Times New Roman" w:hAnsi="Times New Roman" w:cs="Times New Roman"/>
              </w:rPr>
              <w:t>​</w:t>
            </w:r>
            <w:r w:rsidRPr="00713E4B">
              <w:rPr>
                <w:b/>
                <w:bCs/>
              </w:rPr>
              <w:t>参数</w:t>
            </w:r>
            <w:r w:rsidRPr="00713E4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E00FC89" w14:textId="77777777" w:rsidR="00713E4B" w:rsidRPr="00713E4B" w:rsidRDefault="00713E4B" w:rsidP="00713E4B">
            <w:r w:rsidRPr="00713E4B">
              <w:t>无</w:t>
            </w:r>
          </w:p>
        </w:tc>
      </w:tr>
      <w:tr w:rsidR="00713E4B" w:rsidRPr="00713E4B" w14:paraId="0C90BB7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C05972D" w14:textId="77777777" w:rsidR="00713E4B" w:rsidRPr="00713E4B" w:rsidRDefault="00713E4B" w:rsidP="00713E4B">
            <w:r w:rsidRPr="00713E4B">
              <w:rPr>
                <w:rFonts w:ascii="Times New Roman" w:hAnsi="Times New Roman" w:cs="Times New Roman"/>
              </w:rPr>
              <w:t>​</w:t>
            </w:r>
            <w:r w:rsidRPr="00713E4B">
              <w:rPr>
                <w:b/>
                <w:bCs/>
              </w:rPr>
              <w:t>返回值</w:t>
            </w:r>
            <w:r w:rsidRPr="00713E4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D85440E" w14:textId="77777777" w:rsidR="00713E4B" w:rsidRPr="00713E4B" w:rsidRDefault="00713E4B" w:rsidP="00713E4B">
            <w:r w:rsidRPr="00713E4B">
              <w:t>当前预分频余数寄存器的32位整数值。</w:t>
            </w:r>
          </w:p>
        </w:tc>
      </w:tr>
      <w:tr w:rsidR="00713E4B" w:rsidRPr="00713E4B" w14:paraId="506E7DC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7744056" w14:textId="77777777" w:rsidR="00713E4B" w:rsidRPr="00713E4B" w:rsidRDefault="00713E4B" w:rsidP="00713E4B">
            <w:r w:rsidRPr="00713E4B">
              <w:rPr>
                <w:rFonts w:ascii="Times New Roman" w:hAnsi="Times New Roman" w:cs="Times New Roman"/>
              </w:rPr>
              <w:t>​</w:t>
            </w:r>
            <w:r w:rsidRPr="00713E4B">
              <w:rPr>
                <w:b/>
                <w:bCs/>
              </w:rPr>
              <w:t>头文件</w:t>
            </w:r>
            <w:r w:rsidRPr="00713E4B">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1D4EC00" w14:textId="77777777" w:rsidR="00713E4B" w:rsidRPr="00713E4B" w:rsidRDefault="00713E4B" w:rsidP="00713E4B">
            <w:proofErr w:type="gramStart"/>
            <w:r w:rsidRPr="00713E4B">
              <w:t>#include</w:t>
            </w:r>
            <w:proofErr w:type="gramEnd"/>
            <w:r w:rsidRPr="00713E4B">
              <w:t xml:space="preserve"> "stm32f10x_rtc.h"</w:t>
            </w:r>
          </w:p>
        </w:tc>
      </w:tr>
    </w:tbl>
    <w:p w14:paraId="39DC744B" w14:textId="77777777" w:rsidR="00713E4B" w:rsidRPr="00713E4B" w:rsidRDefault="00713E4B" w:rsidP="00955965">
      <w:pPr>
        <w:pStyle w:val="3"/>
      </w:pPr>
      <w:r w:rsidRPr="00713E4B">
        <w:rPr>
          <w:rFonts w:ascii="Segoe UI Emoji" w:hAnsi="Segoe UI Emoji" w:cs="Segoe UI Emoji"/>
        </w:rPr>
        <w:t>⚙️</w:t>
      </w:r>
      <w:r w:rsidRPr="00713E4B">
        <w:t xml:space="preserve"> 工作原理</w:t>
      </w:r>
    </w:p>
    <w:p w14:paraId="596626C7" w14:textId="77777777" w:rsidR="00713E4B" w:rsidRPr="00713E4B" w:rsidRDefault="00713E4B" w:rsidP="00713E4B">
      <w:r w:rsidRPr="00713E4B">
        <w:t>要理解这个函数的作用，首先需要了解STM32 RTC的时钟分频机制：</w:t>
      </w:r>
    </w:p>
    <w:p w14:paraId="3EEA8FB6" w14:textId="77777777" w:rsidR="00713E4B" w:rsidRPr="00713E4B" w:rsidRDefault="00713E4B">
      <w:pPr>
        <w:numPr>
          <w:ilvl w:val="0"/>
          <w:numId w:val="832"/>
        </w:numPr>
      </w:pPr>
      <w:r w:rsidRPr="00713E4B">
        <w:rPr>
          <w:rFonts w:ascii="Times New Roman" w:hAnsi="Times New Roman" w:cs="Times New Roman"/>
        </w:rPr>
        <w:t>​</w:t>
      </w:r>
      <w:r w:rsidRPr="00713E4B">
        <w:rPr>
          <w:b/>
          <w:bCs/>
        </w:rPr>
        <w:t>预分频器</w:t>
      </w:r>
      <w:r w:rsidRPr="00713E4B">
        <w:rPr>
          <w:rFonts w:ascii="Times New Roman" w:hAnsi="Times New Roman" w:cs="Times New Roman"/>
        </w:rPr>
        <w:t>​</w:t>
      </w:r>
      <w:r w:rsidRPr="00713E4B">
        <w:t>：RTC的时钟源（如32.768kHz的LSE）会首先经过一个</w:t>
      </w:r>
      <w:r w:rsidRPr="00713E4B">
        <w:rPr>
          <w:b/>
          <w:bCs/>
        </w:rPr>
        <w:t>异步预分频器</w:t>
      </w:r>
      <w:r w:rsidRPr="00713E4B">
        <w:t>进行处理。你通过</w:t>
      </w:r>
      <w:proofErr w:type="spellStart"/>
      <w:r w:rsidRPr="00713E4B">
        <w:t>RTC_SetPrescaler</w:t>
      </w:r>
      <w:proofErr w:type="spellEnd"/>
      <w:r w:rsidRPr="00713E4B">
        <w:t>()函数设置的值（例如32767）会被装载到</w:t>
      </w:r>
      <w:r w:rsidRPr="00713E4B">
        <w:rPr>
          <w:b/>
          <w:bCs/>
        </w:rPr>
        <w:t>重装载寄存器</w:t>
      </w:r>
      <w:r w:rsidRPr="00713E4B">
        <w:rPr>
          <w:rFonts w:ascii="Times New Roman" w:hAnsi="Times New Roman" w:cs="Times New Roman"/>
        </w:rPr>
        <w:t>​</w:t>
      </w:r>
      <w:r w:rsidRPr="00713E4B">
        <w:t>（RTC_PRL）中。</w:t>
      </w:r>
    </w:p>
    <w:p w14:paraId="479816C7" w14:textId="77777777" w:rsidR="00713E4B" w:rsidRPr="00713E4B" w:rsidRDefault="00713E4B">
      <w:pPr>
        <w:numPr>
          <w:ilvl w:val="0"/>
          <w:numId w:val="832"/>
        </w:numPr>
      </w:pPr>
      <w:r w:rsidRPr="00713E4B">
        <w:rPr>
          <w:rFonts w:ascii="Times New Roman" w:hAnsi="Times New Roman" w:cs="Times New Roman"/>
        </w:rPr>
        <w:t>​</w:t>
      </w:r>
      <w:r w:rsidRPr="00713E4B">
        <w:rPr>
          <w:b/>
          <w:bCs/>
        </w:rPr>
        <w:t>余数</w:t>
      </w:r>
      <w:proofErr w:type="gramStart"/>
      <w:r w:rsidRPr="00713E4B">
        <w:rPr>
          <w:b/>
          <w:bCs/>
        </w:rPr>
        <w:t>寄存器</w:t>
      </w:r>
      <w:r w:rsidRPr="00713E4B">
        <w:rPr>
          <w:rFonts w:ascii="Times New Roman" w:hAnsi="Times New Roman" w:cs="Times New Roman"/>
        </w:rPr>
        <w:t>​</w:t>
      </w:r>
      <w:r w:rsidRPr="00713E4B">
        <w:t>：</w:t>
      </w:r>
      <w:r w:rsidRPr="00713E4B">
        <w:rPr>
          <w:rFonts w:ascii="Times New Roman" w:hAnsi="Times New Roman" w:cs="Times New Roman"/>
        </w:rPr>
        <w:t>​</w:t>
      </w:r>
      <w:proofErr w:type="gramEnd"/>
      <w:r w:rsidRPr="00713E4B">
        <w:rPr>
          <w:b/>
          <w:bCs/>
        </w:rPr>
        <w:t>预分频余数</w:t>
      </w:r>
      <w:proofErr w:type="gramStart"/>
      <w:r w:rsidRPr="00713E4B">
        <w:rPr>
          <w:b/>
          <w:bCs/>
        </w:rPr>
        <w:t>寄存器</w:t>
      </w:r>
      <w:r w:rsidRPr="00713E4B">
        <w:rPr>
          <w:rFonts w:ascii="Times New Roman" w:hAnsi="Times New Roman" w:cs="Times New Roman"/>
        </w:rPr>
        <w:t>​</w:t>
      </w:r>
      <w:r w:rsidRPr="00713E4B">
        <w:t>（</w:t>
      </w:r>
      <w:proofErr w:type="gramEnd"/>
      <w:r w:rsidRPr="00713E4B">
        <w:t>RTC_DIV）是一个</w:t>
      </w:r>
      <w:r w:rsidRPr="00713E4B">
        <w:rPr>
          <w:b/>
          <w:bCs/>
        </w:rPr>
        <w:t>只读的、自减的计数器</w:t>
      </w:r>
      <w:r w:rsidRPr="00713E4B">
        <w:t>。在RTC时钟的驱动下，它会从RTC_PRL中装载的初始值开始，每个RTC时钟周期减1。当它减到0时，会自动重新从RTC_PRL寄存器装载初始值，同时RTC的主计数器（RTC_CNT）加1（表示过去了1秒）。</w:t>
      </w:r>
    </w:p>
    <w:p w14:paraId="30AEAC15" w14:textId="77777777" w:rsidR="00713E4B" w:rsidRPr="00713E4B" w:rsidRDefault="00713E4B" w:rsidP="00713E4B">
      <w:r w:rsidRPr="00713E4B">
        <w:t>简单来说，</w:t>
      </w:r>
      <w:proofErr w:type="spellStart"/>
      <w:r w:rsidRPr="00713E4B">
        <w:t>RTC_GetDivider</w:t>
      </w:r>
      <w:proofErr w:type="spellEnd"/>
      <w:r w:rsidRPr="00713E4B">
        <w:t>()函数读取的就是这个不断递减的RTC_DIV寄存器的当前值。</w:t>
      </w:r>
    </w:p>
    <w:p w14:paraId="380C68A9" w14:textId="77777777" w:rsidR="00713E4B" w:rsidRPr="00713E4B" w:rsidRDefault="00713E4B" w:rsidP="00955965">
      <w:pPr>
        <w:pStyle w:val="3"/>
      </w:pPr>
      <w:r w:rsidRPr="00713E4B">
        <w:rPr>
          <w:rFonts w:ascii="Segoe UI Emoji" w:hAnsi="Segoe UI Emoji" w:cs="Segoe UI Emoji"/>
        </w:rPr>
        <w:t>🚀</w:t>
      </w:r>
      <w:r w:rsidRPr="00713E4B">
        <w:t xml:space="preserve"> 主要用途：实现更高精度计时</w:t>
      </w:r>
    </w:p>
    <w:p w14:paraId="4F17FCBA" w14:textId="77777777" w:rsidR="00713E4B" w:rsidRPr="00713E4B" w:rsidRDefault="00713E4B" w:rsidP="00713E4B">
      <w:r w:rsidRPr="00713E4B">
        <w:t>这个函数最常见的用途就是实现</w:t>
      </w:r>
      <w:r w:rsidRPr="00713E4B">
        <w:rPr>
          <w:b/>
          <w:bCs/>
        </w:rPr>
        <w:t>毫秒级或更高精度的计时</w:t>
      </w:r>
      <w:r w:rsidRPr="00713E4B">
        <w:t>。因为RTC的主计数器（RTC_CNT）只能提供秒精度的计时，而RTC_DIV寄存器则反映了当前一秒内已经过去了多少个RTC时钟周期。</w:t>
      </w:r>
    </w:p>
    <w:p w14:paraId="66474389" w14:textId="77777777" w:rsidR="00713E4B" w:rsidRPr="00713E4B" w:rsidRDefault="00713E4B" w:rsidP="00713E4B">
      <w:r w:rsidRPr="00713E4B">
        <w:lastRenderedPageBreak/>
        <w:t>例如，假设RTC时钟源是32.768kHz的LSE，并将预分频器设置为32767（即32768分频），那么：</w:t>
      </w:r>
    </w:p>
    <w:p w14:paraId="56F6C20C" w14:textId="77777777" w:rsidR="00713E4B" w:rsidRPr="00713E4B" w:rsidRDefault="00713E4B">
      <w:pPr>
        <w:numPr>
          <w:ilvl w:val="0"/>
          <w:numId w:val="833"/>
        </w:numPr>
      </w:pPr>
      <w:r w:rsidRPr="00713E4B">
        <w:t>RTC主计数器每秒加1。</w:t>
      </w:r>
    </w:p>
    <w:p w14:paraId="537F3A0C" w14:textId="77777777" w:rsidR="00713E4B" w:rsidRPr="00713E4B" w:rsidRDefault="00713E4B">
      <w:pPr>
        <w:numPr>
          <w:ilvl w:val="0"/>
          <w:numId w:val="833"/>
        </w:numPr>
      </w:pPr>
      <w:r w:rsidRPr="00713E4B">
        <w:t>RTC_DIV寄存器从32767开始递减，每秒递减32768次。</w:t>
      </w:r>
    </w:p>
    <w:p w14:paraId="52E2C995" w14:textId="77777777" w:rsidR="00713E4B" w:rsidRPr="00713E4B" w:rsidRDefault="00713E4B" w:rsidP="00713E4B">
      <w:r w:rsidRPr="00713E4B">
        <w:t>你可以通过以下公式计算当前的毫秒数：</w:t>
      </w:r>
    </w:p>
    <w:p w14:paraId="615C3032" w14:textId="77777777" w:rsidR="00713E4B" w:rsidRPr="00713E4B" w:rsidRDefault="00713E4B" w:rsidP="00713E4B">
      <w:r w:rsidRPr="00713E4B">
        <w:t>// 假设使用32.768kHz的LSE时钟源，预分频器设置为32767</w:t>
      </w:r>
    </w:p>
    <w:p w14:paraId="28B1CA8D" w14:textId="77777777" w:rsidR="00713E4B" w:rsidRPr="00713E4B" w:rsidRDefault="00713E4B" w:rsidP="00713E4B">
      <w:r w:rsidRPr="00713E4B">
        <w:t xml:space="preserve">uint32_t </w:t>
      </w:r>
      <w:proofErr w:type="spellStart"/>
      <w:r w:rsidRPr="00713E4B">
        <w:t>rtc_millisecond</w:t>
      </w:r>
      <w:proofErr w:type="spellEnd"/>
      <w:r w:rsidRPr="00713E4B">
        <w:t xml:space="preserve"> = (32767 - </w:t>
      </w:r>
      <w:proofErr w:type="spellStart"/>
      <w:r w:rsidRPr="00713E4B">
        <w:t>RTC_</w:t>
      </w:r>
      <w:proofErr w:type="gramStart"/>
      <w:r w:rsidRPr="00713E4B">
        <w:t>GetDivider</w:t>
      </w:r>
      <w:proofErr w:type="spellEnd"/>
      <w:r w:rsidRPr="00713E4B">
        <w:t>(</w:t>
      </w:r>
      <w:proofErr w:type="gramEnd"/>
      <w:r w:rsidRPr="00713E4B">
        <w:t>)) * 1000 / 32768;</w:t>
      </w:r>
    </w:p>
    <w:p w14:paraId="47B45BA3" w14:textId="77777777" w:rsidR="00713E4B" w:rsidRPr="00713E4B" w:rsidRDefault="00713E4B" w:rsidP="00955965">
      <w:pPr>
        <w:pStyle w:val="3"/>
      </w:pPr>
      <w:r w:rsidRPr="00713E4B">
        <w:rPr>
          <w:rFonts w:ascii="Segoe UI Emoji" w:hAnsi="Segoe UI Emoji" w:cs="Segoe UI Emoji"/>
        </w:rPr>
        <w:t>💻</w:t>
      </w:r>
      <w:r w:rsidRPr="00713E4B">
        <w:t xml:space="preserve"> 应用示例</w:t>
      </w:r>
    </w:p>
    <w:p w14:paraId="6D2C62F0" w14:textId="77777777" w:rsidR="00713E4B" w:rsidRPr="00713E4B" w:rsidRDefault="00713E4B" w:rsidP="00713E4B">
      <w:r w:rsidRPr="00713E4B">
        <w:t>下面是一个代码示例，展示如何结合</w:t>
      </w:r>
      <w:proofErr w:type="spellStart"/>
      <w:r w:rsidRPr="00713E4B">
        <w:t>RTC_GetCounter</w:t>
      </w:r>
      <w:proofErr w:type="spellEnd"/>
      <w:r w:rsidRPr="00713E4B">
        <w:t>和</w:t>
      </w:r>
      <w:proofErr w:type="spellStart"/>
      <w:r w:rsidRPr="00713E4B">
        <w:t>RTC_GetDivider</w:t>
      </w:r>
      <w:proofErr w:type="spellEnd"/>
      <w:r w:rsidRPr="00713E4B">
        <w:t>来获取一个包含秒和毫秒的完整时间戳：</w:t>
      </w:r>
    </w:p>
    <w:p w14:paraId="5ADC9283" w14:textId="77777777" w:rsidR="00713E4B" w:rsidRPr="00713E4B" w:rsidRDefault="00713E4B" w:rsidP="00713E4B">
      <w:r w:rsidRPr="00713E4B">
        <w:t>/**</w:t>
      </w:r>
    </w:p>
    <w:p w14:paraId="5AED9935" w14:textId="77777777" w:rsidR="00713E4B" w:rsidRPr="00713E4B" w:rsidRDefault="00713E4B" w:rsidP="00713E4B">
      <w:r w:rsidRPr="00713E4B">
        <w:t xml:space="preserve">  * @brief  获取当前精确到毫秒的时间戳</w:t>
      </w:r>
    </w:p>
    <w:p w14:paraId="681B7C7D" w14:textId="77777777" w:rsidR="00713E4B" w:rsidRPr="00713E4B" w:rsidRDefault="00713E4B" w:rsidP="00713E4B">
      <w:r w:rsidRPr="00713E4B">
        <w:t xml:space="preserve">  * @</w:t>
      </w:r>
      <w:proofErr w:type="gramStart"/>
      <w:r w:rsidRPr="00713E4B">
        <w:t>param  None</w:t>
      </w:r>
      <w:proofErr w:type="gramEnd"/>
    </w:p>
    <w:p w14:paraId="0183B961" w14:textId="77777777" w:rsidR="00713E4B" w:rsidRPr="00713E4B" w:rsidRDefault="00713E4B" w:rsidP="00713E4B">
      <w:r w:rsidRPr="00713E4B">
        <w:t xml:space="preserve">  * @retval 当前时间的总毫秒数（需要根据你的时间起点定义）</w:t>
      </w:r>
    </w:p>
    <w:p w14:paraId="356B7C48" w14:textId="77777777" w:rsidR="00713E4B" w:rsidRPr="00713E4B" w:rsidRDefault="00713E4B" w:rsidP="00713E4B">
      <w:r w:rsidRPr="00713E4B">
        <w:t xml:space="preserve">  */</w:t>
      </w:r>
    </w:p>
    <w:p w14:paraId="778B98EA" w14:textId="77777777" w:rsidR="00713E4B" w:rsidRPr="00713E4B" w:rsidRDefault="00713E4B" w:rsidP="00713E4B">
      <w:r w:rsidRPr="00713E4B">
        <w:t xml:space="preserve">uint64_t </w:t>
      </w:r>
      <w:proofErr w:type="spellStart"/>
      <w:r w:rsidRPr="00713E4B">
        <w:t>RTC_GetPreciseTimestamp</w:t>
      </w:r>
      <w:proofErr w:type="spellEnd"/>
      <w:r w:rsidRPr="00713E4B">
        <w:t>(void)</w:t>
      </w:r>
    </w:p>
    <w:p w14:paraId="41764E9B" w14:textId="77777777" w:rsidR="00713E4B" w:rsidRPr="00713E4B" w:rsidRDefault="00713E4B" w:rsidP="00713E4B">
      <w:r w:rsidRPr="00713E4B">
        <w:t>{</w:t>
      </w:r>
    </w:p>
    <w:p w14:paraId="72B2650D" w14:textId="77777777" w:rsidR="00713E4B" w:rsidRPr="00713E4B" w:rsidRDefault="00713E4B" w:rsidP="00713E4B">
      <w:r w:rsidRPr="00713E4B">
        <w:t xml:space="preserve">    uint32_t seconds = 0;</w:t>
      </w:r>
    </w:p>
    <w:p w14:paraId="40DB8E45" w14:textId="77777777" w:rsidR="00713E4B" w:rsidRPr="00713E4B" w:rsidRDefault="00713E4B" w:rsidP="00713E4B">
      <w:r w:rsidRPr="00713E4B">
        <w:t xml:space="preserve">    uint32_t divider = 0;</w:t>
      </w:r>
    </w:p>
    <w:p w14:paraId="41EDD24B" w14:textId="77777777" w:rsidR="00713E4B" w:rsidRPr="00713E4B" w:rsidRDefault="00713E4B" w:rsidP="00713E4B">
      <w:r w:rsidRPr="00713E4B">
        <w:t xml:space="preserve">    uint32_t milliseconds = 0;</w:t>
      </w:r>
    </w:p>
    <w:p w14:paraId="5BA9704B" w14:textId="77777777" w:rsidR="00713E4B" w:rsidRPr="00713E4B" w:rsidRDefault="00713E4B" w:rsidP="00713E4B">
      <w:r w:rsidRPr="00713E4B">
        <w:t xml:space="preserve">    uint64_t </w:t>
      </w:r>
      <w:proofErr w:type="spellStart"/>
      <w:r w:rsidRPr="00713E4B">
        <w:t>total_milliseconds</w:t>
      </w:r>
      <w:proofErr w:type="spellEnd"/>
      <w:r w:rsidRPr="00713E4B">
        <w:t xml:space="preserve"> = 0;</w:t>
      </w:r>
    </w:p>
    <w:p w14:paraId="0E45E06A" w14:textId="77777777" w:rsidR="00713E4B" w:rsidRPr="00713E4B" w:rsidRDefault="00713E4B" w:rsidP="00713E4B"/>
    <w:p w14:paraId="29BEFCF4" w14:textId="77777777" w:rsidR="00713E4B" w:rsidRPr="00713E4B" w:rsidRDefault="00713E4B" w:rsidP="00713E4B">
      <w:r w:rsidRPr="00713E4B">
        <w:t xml:space="preserve">    // 为了确保读取的秒和分频器值是一致的，建议连续读取直到稳定</w:t>
      </w:r>
    </w:p>
    <w:p w14:paraId="1EFAEA32" w14:textId="77777777" w:rsidR="00713E4B" w:rsidRPr="00713E4B" w:rsidRDefault="00713E4B" w:rsidP="00713E4B">
      <w:r w:rsidRPr="00713E4B">
        <w:t xml:space="preserve">    do {</w:t>
      </w:r>
    </w:p>
    <w:p w14:paraId="1AF73391" w14:textId="77777777" w:rsidR="00713E4B" w:rsidRPr="00713E4B" w:rsidRDefault="00713E4B" w:rsidP="00713E4B">
      <w:r w:rsidRPr="00713E4B">
        <w:t xml:space="preserve">        seconds = RTC_</w:t>
      </w:r>
      <w:proofErr w:type="gramStart"/>
      <w:r w:rsidRPr="00713E4B">
        <w:t>GetCounter(</w:t>
      </w:r>
      <w:proofErr w:type="gramEnd"/>
      <w:r w:rsidRPr="00713E4B">
        <w:t>);</w:t>
      </w:r>
    </w:p>
    <w:p w14:paraId="18820C62" w14:textId="77777777" w:rsidR="00713E4B" w:rsidRPr="00713E4B" w:rsidRDefault="00713E4B" w:rsidP="00713E4B">
      <w:r w:rsidRPr="00713E4B">
        <w:t xml:space="preserve">        divider = </w:t>
      </w:r>
      <w:proofErr w:type="spellStart"/>
      <w:r w:rsidRPr="00713E4B">
        <w:t>RTC_</w:t>
      </w:r>
      <w:proofErr w:type="gramStart"/>
      <w:r w:rsidRPr="00713E4B">
        <w:t>GetDivider</w:t>
      </w:r>
      <w:proofErr w:type="spellEnd"/>
      <w:r w:rsidRPr="00713E4B">
        <w:t>(</w:t>
      </w:r>
      <w:proofErr w:type="gramEnd"/>
      <w:r w:rsidRPr="00713E4B">
        <w:t>);</w:t>
      </w:r>
    </w:p>
    <w:p w14:paraId="5021C2C0" w14:textId="77777777" w:rsidR="00713E4B" w:rsidRPr="00713E4B" w:rsidRDefault="00713E4B" w:rsidP="00713E4B">
      <w:r w:rsidRPr="00713E4B">
        <w:t xml:space="preserve">    } while (</w:t>
      </w:r>
      <w:proofErr w:type="gramStart"/>
      <w:r w:rsidRPr="00713E4B">
        <w:t>seconds !</w:t>
      </w:r>
      <w:proofErr w:type="gramEnd"/>
      <w:r w:rsidRPr="00713E4B">
        <w:t>= RTC_</w:t>
      </w:r>
      <w:proofErr w:type="gramStart"/>
      <w:r w:rsidRPr="00713E4B">
        <w:t>GetCounter(</w:t>
      </w:r>
      <w:proofErr w:type="gramEnd"/>
      <w:r w:rsidRPr="00713E4B">
        <w:t>)); // 如果秒数在读取过程中变化了，则重新</w:t>
      </w:r>
      <w:r w:rsidRPr="00713E4B">
        <w:lastRenderedPageBreak/>
        <w:t>读取</w:t>
      </w:r>
    </w:p>
    <w:p w14:paraId="3A390D9A" w14:textId="77777777" w:rsidR="00713E4B" w:rsidRPr="00713E4B" w:rsidRDefault="00713E4B" w:rsidP="00713E4B"/>
    <w:p w14:paraId="39CB9C38" w14:textId="77777777" w:rsidR="00713E4B" w:rsidRPr="00713E4B" w:rsidRDefault="00713E4B" w:rsidP="00713E4B">
      <w:r w:rsidRPr="00713E4B">
        <w:t xml:space="preserve">    /</w:t>
      </w:r>
      <w:proofErr w:type="gramStart"/>
      <w:r w:rsidRPr="00713E4B">
        <w:t>/ 计算</w:t>
      </w:r>
      <w:proofErr w:type="gramEnd"/>
      <w:r w:rsidRPr="00713E4B">
        <w:t xml:space="preserve">毫秒部分 </w:t>
      </w:r>
      <w:proofErr w:type="gramStart"/>
      <w:r w:rsidRPr="00713E4B">
        <w:t>(以</w:t>
      </w:r>
      <w:proofErr w:type="gramEnd"/>
      <w:r w:rsidRPr="00713E4B">
        <w:t>LSE 32.768kHz，预分频32767为</w:t>
      </w:r>
      <w:proofErr w:type="gramStart"/>
      <w:r w:rsidRPr="00713E4B">
        <w:t>例)</w:t>
      </w:r>
      <w:proofErr w:type="gramEnd"/>
    </w:p>
    <w:p w14:paraId="5334F0ED" w14:textId="77777777" w:rsidR="00713E4B" w:rsidRPr="00713E4B" w:rsidRDefault="00713E4B" w:rsidP="00713E4B">
      <w:r w:rsidRPr="00713E4B">
        <w:t xml:space="preserve">    milliseconds = (32767 - divider) * 1000 / 32768;</w:t>
      </w:r>
    </w:p>
    <w:p w14:paraId="310B931C" w14:textId="77777777" w:rsidR="00713E4B" w:rsidRPr="00713E4B" w:rsidRDefault="00713E4B" w:rsidP="00713E4B"/>
    <w:p w14:paraId="241758F0" w14:textId="77777777" w:rsidR="00713E4B" w:rsidRPr="00713E4B" w:rsidRDefault="00713E4B" w:rsidP="00713E4B">
      <w:r w:rsidRPr="00713E4B">
        <w:t xml:space="preserve">    // 组合成总毫秒数 (示例：假设seconds是从某个起点开始的秒数)</w:t>
      </w:r>
    </w:p>
    <w:p w14:paraId="2EBBB8C5" w14:textId="77777777" w:rsidR="00713E4B" w:rsidRPr="00713E4B" w:rsidRDefault="00713E4B" w:rsidP="00713E4B">
      <w:r w:rsidRPr="00713E4B">
        <w:t xml:space="preserve">    </w:t>
      </w:r>
      <w:proofErr w:type="spellStart"/>
      <w:r w:rsidRPr="00713E4B">
        <w:t>total_milliseconds</w:t>
      </w:r>
      <w:proofErr w:type="spellEnd"/>
      <w:r w:rsidRPr="00713E4B">
        <w:t xml:space="preserve"> = (uint64_</w:t>
      </w:r>
      <w:proofErr w:type="gramStart"/>
      <w:r w:rsidRPr="00713E4B">
        <w:t>t)seconds</w:t>
      </w:r>
      <w:proofErr w:type="gramEnd"/>
      <w:r w:rsidRPr="00713E4B">
        <w:t xml:space="preserve"> * 1000 + milliseconds;</w:t>
      </w:r>
    </w:p>
    <w:p w14:paraId="72AC1F47" w14:textId="77777777" w:rsidR="00713E4B" w:rsidRPr="00713E4B" w:rsidRDefault="00713E4B" w:rsidP="00713E4B"/>
    <w:p w14:paraId="5038CC18" w14:textId="77777777" w:rsidR="00713E4B" w:rsidRPr="00713E4B" w:rsidRDefault="00713E4B" w:rsidP="00713E4B">
      <w:r w:rsidRPr="00713E4B">
        <w:t xml:space="preserve">    return </w:t>
      </w:r>
      <w:proofErr w:type="spellStart"/>
      <w:r w:rsidRPr="00713E4B">
        <w:t>total_milliseconds</w:t>
      </w:r>
      <w:proofErr w:type="spellEnd"/>
      <w:r w:rsidRPr="00713E4B">
        <w:t>;</w:t>
      </w:r>
    </w:p>
    <w:p w14:paraId="2DFAA4BD" w14:textId="77777777" w:rsidR="00713E4B" w:rsidRPr="00713E4B" w:rsidRDefault="00713E4B" w:rsidP="00713E4B">
      <w:r w:rsidRPr="00713E4B">
        <w:t>}</w:t>
      </w:r>
    </w:p>
    <w:p w14:paraId="038EAF58" w14:textId="77777777" w:rsidR="00713E4B" w:rsidRPr="00713E4B" w:rsidRDefault="00713E4B" w:rsidP="00955965">
      <w:pPr>
        <w:pStyle w:val="3"/>
      </w:pPr>
      <w:r w:rsidRPr="00713E4B">
        <w:rPr>
          <w:rFonts w:ascii="Segoe UI Emoji" w:hAnsi="Segoe UI Emoji" w:cs="Segoe UI Emoji"/>
        </w:rPr>
        <w:t>⚠️</w:t>
      </w:r>
      <w:r w:rsidRPr="00713E4B">
        <w:t xml:space="preserve"> 重要注意事项</w:t>
      </w:r>
    </w:p>
    <w:p w14:paraId="13E97DCA" w14:textId="77777777" w:rsidR="00713E4B" w:rsidRPr="00713E4B" w:rsidRDefault="00713E4B">
      <w:pPr>
        <w:numPr>
          <w:ilvl w:val="0"/>
          <w:numId w:val="834"/>
        </w:numPr>
      </w:pPr>
      <w:r w:rsidRPr="00713E4B">
        <w:rPr>
          <w:rFonts w:ascii="Times New Roman" w:hAnsi="Times New Roman" w:cs="Times New Roman"/>
        </w:rPr>
        <w:t>​</w:t>
      </w:r>
      <w:r w:rsidRPr="00713E4B">
        <w:rPr>
          <w:b/>
          <w:bCs/>
        </w:rPr>
        <w:t>时钟源确认</w:t>
      </w:r>
      <w:r w:rsidRPr="00713E4B">
        <w:rPr>
          <w:rFonts w:ascii="Times New Roman" w:hAnsi="Times New Roman" w:cs="Times New Roman"/>
        </w:rPr>
        <w:t>​</w:t>
      </w:r>
      <w:r w:rsidRPr="00713E4B">
        <w:t>：上述计算中的常数（如32767和32768）是基于32.768kHz的LSE时钟源。如果你的电路使用其他时钟源（如40kHz的LSI），需要根据实际设置的预分频值修改计算公式。</w:t>
      </w:r>
    </w:p>
    <w:p w14:paraId="7F8B7869" w14:textId="77777777" w:rsidR="00713E4B" w:rsidRPr="00713E4B" w:rsidRDefault="00713E4B">
      <w:pPr>
        <w:numPr>
          <w:ilvl w:val="0"/>
          <w:numId w:val="834"/>
        </w:numPr>
      </w:pPr>
      <w:r w:rsidRPr="00713E4B">
        <w:rPr>
          <w:rFonts w:ascii="Times New Roman" w:hAnsi="Times New Roman" w:cs="Times New Roman"/>
        </w:rPr>
        <w:t>​</w:t>
      </w:r>
      <w:r w:rsidRPr="00713E4B">
        <w:rPr>
          <w:b/>
          <w:bCs/>
        </w:rPr>
        <w:t>只读寄存器</w:t>
      </w:r>
      <w:r w:rsidRPr="00713E4B">
        <w:rPr>
          <w:rFonts w:ascii="Times New Roman" w:hAnsi="Times New Roman" w:cs="Times New Roman"/>
        </w:rPr>
        <w:t>​</w:t>
      </w:r>
      <w:r w:rsidRPr="00713E4B">
        <w:t>：RTC_DIV寄存器是只读的，不能直接写入。它的值由硬件自动维护。</w:t>
      </w:r>
    </w:p>
    <w:p w14:paraId="24973FAB" w14:textId="77777777" w:rsidR="00713E4B" w:rsidRPr="00713E4B" w:rsidRDefault="00713E4B">
      <w:pPr>
        <w:numPr>
          <w:ilvl w:val="0"/>
          <w:numId w:val="834"/>
        </w:numPr>
      </w:pPr>
      <w:r w:rsidRPr="00713E4B">
        <w:rPr>
          <w:rFonts w:ascii="Times New Roman" w:hAnsi="Times New Roman" w:cs="Times New Roman"/>
        </w:rPr>
        <w:t>​</w:t>
      </w:r>
      <w:r w:rsidRPr="00713E4B">
        <w:rPr>
          <w:b/>
          <w:bCs/>
        </w:rPr>
        <w:t>同步问题</w:t>
      </w:r>
      <w:r w:rsidRPr="00713E4B">
        <w:rPr>
          <w:rFonts w:ascii="Times New Roman" w:hAnsi="Times New Roman" w:cs="Times New Roman"/>
        </w:rPr>
        <w:t>​</w:t>
      </w:r>
      <w:r w:rsidRPr="00713E4B">
        <w:t>：在读取</w:t>
      </w:r>
      <w:proofErr w:type="spellStart"/>
      <w:r w:rsidRPr="00713E4B">
        <w:t>RTC_GetCounter</w:t>
      </w:r>
      <w:proofErr w:type="spellEnd"/>
      <w:r w:rsidRPr="00713E4B">
        <w:t>和</w:t>
      </w:r>
      <w:proofErr w:type="spellStart"/>
      <w:r w:rsidRPr="00713E4B">
        <w:t>RTC_GetDivider</w:t>
      </w:r>
      <w:proofErr w:type="spellEnd"/>
      <w:r w:rsidRPr="00713E4B">
        <w:t>时，如果恰逢计数器更新，可能会读到不一致的值。可以采用上面示例中的循环读取方法，或在APB1复位后调用</w:t>
      </w:r>
      <w:proofErr w:type="spellStart"/>
      <w:r w:rsidRPr="00713E4B">
        <w:t>RTC_WaitForSynchro</w:t>
      </w:r>
      <w:proofErr w:type="spellEnd"/>
      <w:r w:rsidRPr="00713E4B">
        <w:t>()等待同步，以确保数据的准确性。</w:t>
      </w:r>
    </w:p>
    <w:p w14:paraId="59724FC6" w14:textId="77777777" w:rsidR="00713E4B" w:rsidRPr="00713E4B" w:rsidRDefault="00713E4B" w:rsidP="00713E4B">
      <w:r w:rsidRPr="00713E4B">
        <w:t xml:space="preserve">希望这些信息能帮助你更好地理解和使用 </w:t>
      </w:r>
      <w:proofErr w:type="spellStart"/>
      <w:r w:rsidRPr="00713E4B">
        <w:t>RTC_GetDivider</w:t>
      </w:r>
      <w:proofErr w:type="spellEnd"/>
      <w:r w:rsidRPr="00713E4B">
        <w:t>函数。如果你对RTC的其他功能还有疑问，我们可以继续探讨。</w:t>
      </w:r>
    </w:p>
    <w:p w14:paraId="076007FF" w14:textId="77777777" w:rsidR="00713E4B" w:rsidRPr="00713E4B" w:rsidRDefault="00713E4B" w:rsidP="00713E4B"/>
    <w:p w14:paraId="55D3D007" w14:textId="0F2A9117" w:rsidR="0036483B" w:rsidRDefault="00185C03" w:rsidP="0095033A">
      <w:pPr>
        <w:pStyle w:val="2"/>
      </w:pPr>
      <w:proofErr w:type="spellStart"/>
      <w:r w:rsidRPr="00185C03">
        <w:t>RTC_WaitForLastTask</w:t>
      </w:r>
      <w:proofErr w:type="spellEnd"/>
      <w:r w:rsidRPr="00185C03">
        <w:t>(</w:t>
      </w:r>
      <w:r>
        <w:rPr>
          <w:rFonts w:hint="eastAsia"/>
        </w:rPr>
        <w:t>)</w:t>
      </w:r>
      <w:r w:rsidR="00955965">
        <w:br/>
      </w:r>
      <w:r w:rsidR="00955965" w:rsidRPr="00955965">
        <w:rPr>
          <w:b/>
          <w:bCs/>
        </w:rPr>
        <w:t>等待RTC（实时时钟）模块完成上一次对寄存器的写操作</w:t>
      </w:r>
    </w:p>
    <w:p w14:paraId="00B6F317" w14:textId="77777777" w:rsidR="00955965" w:rsidRPr="00955965" w:rsidRDefault="00955965" w:rsidP="00955965">
      <w:r w:rsidRPr="00955965">
        <w:t xml:space="preserve">STM32标准外设库中的 </w:t>
      </w:r>
      <w:proofErr w:type="spellStart"/>
      <w:r w:rsidRPr="00955965">
        <w:t>RTC_WaitForLastTask</w:t>
      </w:r>
      <w:proofErr w:type="spellEnd"/>
      <w:r w:rsidRPr="00955965">
        <w:t>函数用于</w:t>
      </w:r>
      <w:r w:rsidRPr="00955965">
        <w:rPr>
          <w:b/>
          <w:bCs/>
        </w:rPr>
        <w:t>等待RTC（实时时钟）模块完成上一次对寄存器的写操作</w:t>
      </w:r>
      <w:r w:rsidRPr="00955965">
        <w:t>。这是一个非常关键的函数，能确保你对RTC的配置按照正确的顺序执行，从而避免硬件处于不可预测的状态。</w:t>
      </w:r>
    </w:p>
    <w:p w14:paraId="0598718E" w14:textId="77777777" w:rsidR="00955965" w:rsidRPr="00955965" w:rsidRDefault="00955965" w:rsidP="00477BE8">
      <w:pPr>
        <w:pStyle w:val="3"/>
      </w:pPr>
      <w:r w:rsidRPr="00955965">
        <w:lastRenderedPageBreak/>
        <w:t>下面是该函数的详细说明。</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4683"/>
      </w:tblGrid>
      <w:tr w:rsidR="00955965" w:rsidRPr="00955965" w14:paraId="083D8EB8"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44910E8" w14:textId="77777777" w:rsidR="00955965" w:rsidRPr="00955965" w:rsidRDefault="00955965" w:rsidP="00955965">
            <w:pPr>
              <w:rPr>
                <w:b/>
                <w:bCs/>
              </w:rPr>
            </w:pPr>
            <w:r w:rsidRPr="00955965">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21A5BB9" w14:textId="77777777" w:rsidR="00955965" w:rsidRPr="00955965" w:rsidRDefault="00955965" w:rsidP="00955965">
            <w:pPr>
              <w:rPr>
                <w:b/>
                <w:bCs/>
              </w:rPr>
            </w:pPr>
            <w:r w:rsidRPr="00955965">
              <w:rPr>
                <w:b/>
                <w:bCs/>
              </w:rPr>
              <w:t>说明</w:t>
            </w:r>
          </w:p>
        </w:tc>
      </w:tr>
      <w:tr w:rsidR="00955965" w:rsidRPr="00955965" w14:paraId="72F5F18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C98D966" w14:textId="77777777" w:rsidR="00955965" w:rsidRPr="00955965" w:rsidRDefault="00955965" w:rsidP="00955965">
            <w:r w:rsidRPr="00955965">
              <w:rPr>
                <w:rFonts w:ascii="Times New Roman" w:hAnsi="Times New Roman" w:cs="Times New Roman"/>
              </w:rPr>
              <w:t>​</w:t>
            </w:r>
            <w:r w:rsidRPr="00955965">
              <w:rPr>
                <w:b/>
                <w:bCs/>
              </w:rPr>
              <w:t>函数原型</w:t>
            </w:r>
            <w:r w:rsidRPr="0095596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ED8EC81" w14:textId="77777777" w:rsidR="00955965" w:rsidRPr="00955965" w:rsidRDefault="00955965" w:rsidP="00955965">
            <w:r w:rsidRPr="00955965">
              <w:t xml:space="preserve">void </w:t>
            </w:r>
            <w:proofErr w:type="spellStart"/>
            <w:r w:rsidRPr="00955965">
              <w:t>RTC_WaitForLastTask</w:t>
            </w:r>
            <w:proofErr w:type="spellEnd"/>
            <w:r w:rsidRPr="00955965">
              <w:t>(void)</w:t>
            </w:r>
          </w:p>
        </w:tc>
      </w:tr>
      <w:tr w:rsidR="00955965" w:rsidRPr="00955965" w14:paraId="42D6D37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03F614B" w14:textId="77777777" w:rsidR="00955965" w:rsidRPr="00955965" w:rsidRDefault="00955965" w:rsidP="00955965">
            <w:r w:rsidRPr="00955965">
              <w:rPr>
                <w:rFonts w:ascii="Times New Roman" w:hAnsi="Times New Roman" w:cs="Times New Roman"/>
              </w:rPr>
              <w:t>​</w:t>
            </w:r>
            <w:r w:rsidRPr="00955965">
              <w:rPr>
                <w:b/>
                <w:bCs/>
              </w:rPr>
              <w:t>功能</w:t>
            </w:r>
            <w:r w:rsidRPr="0095596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A845C53" w14:textId="77777777" w:rsidR="00955965" w:rsidRPr="00955965" w:rsidRDefault="00955965" w:rsidP="00955965">
            <w:r w:rsidRPr="00955965">
              <w:t>等待RTC模块完成最近一次对寄存器的写操作。</w:t>
            </w:r>
          </w:p>
        </w:tc>
      </w:tr>
      <w:tr w:rsidR="00955965" w:rsidRPr="00955965" w14:paraId="5B0E593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67A501F" w14:textId="77777777" w:rsidR="00955965" w:rsidRPr="00955965" w:rsidRDefault="00955965" w:rsidP="00955965">
            <w:r w:rsidRPr="00955965">
              <w:rPr>
                <w:rFonts w:ascii="Times New Roman" w:hAnsi="Times New Roman" w:cs="Times New Roman"/>
              </w:rPr>
              <w:t>​</w:t>
            </w:r>
            <w:r w:rsidRPr="00955965">
              <w:rPr>
                <w:b/>
                <w:bCs/>
              </w:rPr>
              <w:t>参数</w:t>
            </w:r>
            <w:r w:rsidRPr="0095596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D608655" w14:textId="77777777" w:rsidR="00955965" w:rsidRPr="00955965" w:rsidRDefault="00955965" w:rsidP="00955965">
            <w:r w:rsidRPr="00955965">
              <w:t>无</w:t>
            </w:r>
          </w:p>
        </w:tc>
      </w:tr>
      <w:tr w:rsidR="00955965" w:rsidRPr="00955965" w14:paraId="0E7A2AC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082B514" w14:textId="77777777" w:rsidR="00955965" w:rsidRPr="00955965" w:rsidRDefault="00955965" w:rsidP="00955965">
            <w:r w:rsidRPr="00955965">
              <w:rPr>
                <w:rFonts w:ascii="Times New Roman" w:hAnsi="Times New Roman" w:cs="Times New Roman"/>
              </w:rPr>
              <w:t>​</w:t>
            </w:r>
            <w:r w:rsidRPr="00955965">
              <w:rPr>
                <w:b/>
                <w:bCs/>
              </w:rPr>
              <w:t>头文件</w:t>
            </w:r>
            <w:r w:rsidRPr="00955965">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169AF62" w14:textId="77777777" w:rsidR="00955965" w:rsidRPr="00955965" w:rsidRDefault="00955965" w:rsidP="00955965">
            <w:proofErr w:type="gramStart"/>
            <w:r w:rsidRPr="00955965">
              <w:t>#include</w:t>
            </w:r>
            <w:proofErr w:type="gramEnd"/>
            <w:r w:rsidRPr="00955965">
              <w:t xml:space="preserve"> "stm32f10x_rtc.h"</w:t>
            </w:r>
          </w:p>
        </w:tc>
      </w:tr>
    </w:tbl>
    <w:p w14:paraId="7FC6F405" w14:textId="77777777" w:rsidR="00955965" w:rsidRPr="00955965" w:rsidRDefault="00955965" w:rsidP="00477BE8">
      <w:pPr>
        <w:pStyle w:val="3"/>
      </w:pPr>
      <w:r w:rsidRPr="00955965">
        <w:rPr>
          <w:rFonts w:ascii="Segoe UI Emoji" w:hAnsi="Segoe UI Emoji" w:cs="Segoe UI Emoji"/>
        </w:rPr>
        <w:t>⚙️</w:t>
      </w:r>
      <w:r w:rsidRPr="00955965">
        <w:t xml:space="preserve"> 工作原理</w:t>
      </w:r>
    </w:p>
    <w:p w14:paraId="0E8C4FB7" w14:textId="77777777" w:rsidR="00955965" w:rsidRPr="00955965" w:rsidRDefault="00955965" w:rsidP="00955965">
      <w:r w:rsidRPr="00955965">
        <w:t>STM32的RTC核心运行在一个相对慢速的时钟下（例如32.768kHz的LSE），而CPU内核（以及APB1总线）的速度要快得多。当你通过软件向RTC寄存器写入数据时，这个写入请求需要由APB1接口传递给RTC核心硬件去执行，这需要一定的时间（通常需要3个RTCCLK周期）。</w:t>
      </w:r>
    </w:p>
    <w:p w14:paraId="37DAE889" w14:textId="77777777" w:rsidR="00955965" w:rsidRPr="00955965" w:rsidRDefault="00955965" w:rsidP="00955965">
      <w:proofErr w:type="spellStart"/>
      <w:r w:rsidRPr="00955965">
        <w:t>RTC_WaitForLastTask</w:t>
      </w:r>
      <w:proofErr w:type="spellEnd"/>
      <w:r w:rsidRPr="00955965">
        <w:t xml:space="preserve">函数通过循环检查RTC控制寄存器低位（RTC_CRL）中的 </w:t>
      </w:r>
      <w:r w:rsidRPr="00955965">
        <w:rPr>
          <w:rFonts w:ascii="Times New Roman" w:hAnsi="Times New Roman" w:cs="Times New Roman"/>
        </w:rPr>
        <w:t>​</w:t>
      </w:r>
      <w:r w:rsidRPr="00955965">
        <w:rPr>
          <w:b/>
          <w:bCs/>
        </w:rPr>
        <w:t>RTOFF（RTC Operation OFF）</w:t>
      </w:r>
      <w:r w:rsidRPr="00955965">
        <w:rPr>
          <w:rFonts w:ascii="Times New Roman" w:hAnsi="Times New Roman" w:cs="Times New Roman"/>
          <w:b/>
          <w:bCs/>
        </w:rPr>
        <w:t>​</w:t>
      </w:r>
      <w:r w:rsidRPr="00955965">
        <w:rPr>
          <w:rFonts w:ascii="Times New Roman" w:hAnsi="Times New Roman" w:cs="Times New Roman"/>
        </w:rPr>
        <w:t>​</w:t>
      </w:r>
      <w:r w:rsidRPr="00955965">
        <w:t xml:space="preserve"> 标志位来工作。当RTOFF位被硬件置为1时，表明上一次写操作已经完成，RTC寄存器处于“非繁忙”状态，此时才可以进行下一次写操作。</w:t>
      </w:r>
    </w:p>
    <w:p w14:paraId="6417AD6E" w14:textId="77777777" w:rsidR="00955965" w:rsidRPr="00955965" w:rsidRDefault="00955965" w:rsidP="00477BE8">
      <w:pPr>
        <w:pStyle w:val="3"/>
      </w:pPr>
      <w:r w:rsidRPr="00955965">
        <w:rPr>
          <w:rFonts w:ascii="Segoe UI Emoji" w:hAnsi="Segoe UI Emoji" w:cs="Segoe UI Emoji"/>
        </w:rPr>
        <w:t>⚠️</w:t>
      </w:r>
      <w:r w:rsidRPr="00955965">
        <w:t xml:space="preserve"> 关键使用场景与重要性</w:t>
      </w:r>
    </w:p>
    <w:p w14:paraId="7B6530BF" w14:textId="77777777" w:rsidR="00955965" w:rsidRPr="00955965" w:rsidRDefault="00955965" w:rsidP="00955965">
      <w:r w:rsidRPr="00955965">
        <w:t xml:space="preserve">在以下涉及RTC写操作的关键步骤之前或之后，通常都需要调用 </w:t>
      </w:r>
      <w:proofErr w:type="spellStart"/>
      <w:r w:rsidRPr="00955965">
        <w:t>RTC_WaitForLastTask</w:t>
      </w:r>
      <w:proofErr w:type="spellEnd"/>
      <w:r w:rsidRPr="00955965">
        <w:t>来确保操作完成：</w:t>
      </w:r>
    </w:p>
    <w:p w14:paraId="740BFCC7" w14:textId="77777777" w:rsidR="00955965" w:rsidRPr="00955965" w:rsidRDefault="00955965">
      <w:pPr>
        <w:numPr>
          <w:ilvl w:val="0"/>
          <w:numId w:val="835"/>
        </w:numPr>
      </w:pPr>
      <w:r w:rsidRPr="00955965">
        <w:rPr>
          <w:rFonts w:ascii="Times New Roman" w:hAnsi="Times New Roman" w:cs="Times New Roman"/>
        </w:rPr>
        <w:t>​</w:t>
      </w:r>
      <w:r w:rsidRPr="00955965">
        <w:rPr>
          <w:b/>
          <w:bCs/>
        </w:rPr>
        <w:t>进入/退出配置模式前后</w:t>
      </w:r>
      <w:r w:rsidRPr="00955965">
        <w:rPr>
          <w:rFonts w:ascii="Times New Roman" w:hAnsi="Times New Roman" w:cs="Times New Roman"/>
        </w:rPr>
        <w:t>​</w:t>
      </w:r>
      <w:r w:rsidRPr="00955965">
        <w:t xml:space="preserve">：在修改RTC_PRL（预分频器）、RTC_CNT（计数器）和RTC_ALR（闹钟）这三个关键寄存器之前，需要先进入配置模式（调用 </w:t>
      </w:r>
      <w:proofErr w:type="spellStart"/>
      <w:r w:rsidRPr="00955965">
        <w:t>RTC_EnterConfigMode</w:t>
      </w:r>
      <w:proofErr w:type="spellEnd"/>
      <w:r w:rsidRPr="00955965">
        <w:t xml:space="preserve">()），修改后再退出配置模式（调用 </w:t>
      </w:r>
      <w:proofErr w:type="spellStart"/>
      <w:r w:rsidRPr="00955965">
        <w:t>RTC_ExitConfigMode</w:t>
      </w:r>
      <w:proofErr w:type="spellEnd"/>
      <w:r w:rsidRPr="00955965">
        <w:t>()）。在调用这些进入和退出配置模式的函数</w:t>
      </w:r>
      <w:r w:rsidRPr="00955965">
        <w:rPr>
          <w:b/>
          <w:bCs/>
        </w:rPr>
        <w:t>之前</w:t>
      </w:r>
      <w:r w:rsidRPr="00955965">
        <w:t>以及</w:t>
      </w:r>
      <w:r w:rsidRPr="00955965">
        <w:rPr>
          <w:b/>
          <w:bCs/>
        </w:rPr>
        <w:t>之后</w:t>
      </w:r>
      <w:r w:rsidRPr="00955965">
        <w:t>，都应等待上一次操作完成。</w:t>
      </w:r>
    </w:p>
    <w:p w14:paraId="0AED65FE" w14:textId="77777777" w:rsidR="00955965" w:rsidRPr="00955965" w:rsidRDefault="00955965">
      <w:pPr>
        <w:numPr>
          <w:ilvl w:val="0"/>
          <w:numId w:val="835"/>
        </w:numPr>
        <w:tabs>
          <w:tab w:val="clear" w:pos="720"/>
        </w:tabs>
      </w:pPr>
      <w:r w:rsidRPr="00955965">
        <w:t>// 示例：设置预分频器</w:t>
      </w:r>
    </w:p>
    <w:p w14:paraId="506E72F3" w14:textId="77777777" w:rsidR="00955965" w:rsidRPr="00955965" w:rsidRDefault="00955965">
      <w:pPr>
        <w:numPr>
          <w:ilvl w:val="0"/>
          <w:numId w:val="835"/>
        </w:numPr>
        <w:tabs>
          <w:tab w:val="clear" w:pos="720"/>
        </w:tabs>
      </w:pPr>
      <w:proofErr w:type="spellStart"/>
      <w:r w:rsidRPr="00955965">
        <w:t>RTC_WaitForLastTask</w:t>
      </w:r>
      <w:proofErr w:type="spellEnd"/>
      <w:r w:rsidRPr="00955965">
        <w:t>();    // 等待就绪</w:t>
      </w:r>
    </w:p>
    <w:p w14:paraId="383CBE87" w14:textId="77777777" w:rsidR="00955965" w:rsidRPr="00955965" w:rsidRDefault="00955965">
      <w:pPr>
        <w:numPr>
          <w:ilvl w:val="0"/>
          <w:numId w:val="835"/>
        </w:numPr>
        <w:tabs>
          <w:tab w:val="clear" w:pos="720"/>
        </w:tabs>
      </w:pPr>
      <w:proofErr w:type="spellStart"/>
      <w:r w:rsidRPr="00955965">
        <w:t>RTC_EnterConfigMode</w:t>
      </w:r>
      <w:proofErr w:type="spellEnd"/>
      <w:r w:rsidRPr="00955965">
        <w:t>();    // 进入配置模式</w:t>
      </w:r>
    </w:p>
    <w:p w14:paraId="0D660A40" w14:textId="77777777" w:rsidR="00955965" w:rsidRPr="00955965" w:rsidRDefault="00955965">
      <w:pPr>
        <w:numPr>
          <w:ilvl w:val="0"/>
          <w:numId w:val="835"/>
        </w:numPr>
        <w:tabs>
          <w:tab w:val="clear" w:pos="720"/>
        </w:tabs>
      </w:pPr>
      <w:proofErr w:type="spellStart"/>
      <w:r w:rsidRPr="00955965">
        <w:t>RTC_WaitForLastTask</w:t>
      </w:r>
      <w:proofErr w:type="spellEnd"/>
      <w:r w:rsidRPr="00955965">
        <w:t>();    // 等待进入配置模式操作完成</w:t>
      </w:r>
    </w:p>
    <w:p w14:paraId="1EA3FE7C" w14:textId="77777777" w:rsidR="00955965" w:rsidRPr="00955965" w:rsidRDefault="00955965">
      <w:pPr>
        <w:numPr>
          <w:ilvl w:val="0"/>
          <w:numId w:val="835"/>
        </w:numPr>
        <w:tabs>
          <w:tab w:val="clear" w:pos="720"/>
        </w:tabs>
      </w:pPr>
      <w:proofErr w:type="spellStart"/>
      <w:r w:rsidRPr="00955965">
        <w:t>RTC_SetPrescaler</w:t>
      </w:r>
      <w:proofErr w:type="spellEnd"/>
      <w:r w:rsidRPr="00955965">
        <w:t>(32767);  // 设置预分频值</w:t>
      </w:r>
    </w:p>
    <w:p w14:paraId="1466AE98" w14:textId="77777777" w:rsidR="00955965" w:rsidRPr="00955965" w:rsidRDefault="00955965">
      <w:pPr>
        <w:numPr>
          <w:ilvl w:val="0"/>
          <w:numId w:val="835"/>
        </w:numPr>
        <w:tabs>
          <w:tab w:val="clear" w:pos="720"/>
        </w:tabs>
      </w:pPr>
      <w:proofErr w:type="spellStart"/>
      <w:r w:rsidRPr="00955965">
        <w:t>RTC_WaitForLastTask</w:t>
      </w:r>
      <w:proofErr w:type="spellEnd"/>
      <w:r w:rsidRPr="00955965">
        <w:t>();    // 等待设置操作完成</w:t>
      </w:r>
    </w:p>
    <w:p w14:paraId="4244C500" w14:textId="77777777" w:rsidR="00955965" w:rsidRPr="00955965" w:rsidRDefault="00955965">
      <w:pPr>
        <w:numPr>
          <w:ilvl w:val="0"/>
          <w:numId w:val="835"/>
        </w:numPr>
        <w:tabs>
          <w:tab w:val="clear" w:pos="720"/>
        </w:tabs>
      </w:pPr>
      <w:proofErr w:type="spellStart"/>
      <w:r w:rsidRPr="00955965">
        <w:lastRenderedPageBreak/>
        <w:t>RTC_ExitConfigMode</w:t>
      </w:r>
      <w:proofErr w:type="spellEnd"/>
      <w:r w:rsidRPr="00955965">
        <w:t>();     // 退出配置模式</w:t>
      </w:r>
    </w:p>
    <w:p w14:paraId="63466B49" w14:textId="77777777" w:rsidR="00955965" w:rsidRPr="00955965" w:rsidRDefault="00955965" w:rsidP="00955965">
      <w:proofErr w:type="spellStart"/>
      <w:r w:rsidRPr="00955965">
        <w:t>RTC_WaitForLastTask</w:t>
      </w:r>
      <w:proofErr w:type="spellEnd"/>
      <w:r w:rsidRPr="00955965">
        <w:t>();    // 等待退出配置模式操作完成</w:t>
      </w:r>
    </w:p>
    <w:p w14:paraId="1F8ECB01" w14:textId="77777777" w:rsidR="00955965" w:rsidRPr="00955965" w:rsidRDefault="00955965">
      <w:pPr>
        <w:numPr>
          <w:ilvl w:val="0"/>
          <w:numId w:val="835"/>
        </w:numPr>
      </w:pPr>
      <w:r w:rsidRPr="00955965">
        <w:rPr>
          <w:rFonts w:ascii="Times New Roman" w:hAnsi="Times New Roman" w:cs="Times New Roman"/>
        </w:rPr>
        <w:t>​</w:t>
      </w:r>
      <w:r w:rsidRPr="00955965">
        <w:rPr>
          <w:b/>
          <w:bCs/>
        </w:rPr>
        <w:t>配置中断后</w:t>
      </w:r>
      <w:r w:rsidRPr="00955965">
        <w:rPr>
          <w:rFonts w:ascii="Times New Roman" w:hAnsi="Times New Roman" w:cs="Times New Roman"/>
        </w:rPr>
        <w:t>​</w:t>
      </w:r>
      <w:r w:rsidRPr="00955965">
        <w:t>：在使能RTC中断（如秒中断、闹钟中断）之后，也需要等待操作完成。</w:t>
      </w:r>
    </w:p>
    <w:p w14:paraId="440EA607" w14:textId="77777777" w:rsidR="00955965" w:rsidRPr="00955965" w:rsidRDefault="00955965">
      <w:pPr>
        <w:numPr>
          <w:ilvl w:val="0"/>
          <w:numId w:val="835"/>
        </w:numPr>
        <w:tabs>
          <w:tab w:val="clear" w:pos="720"/>
        </w:tabs>
      </w:pPr>
      <w:proofErr w:type="spellStart"/>
      <w:r w:rsidRPr="00955965">
        <w:t>RTC_ITConfig</w:t>
      </w:r>
      <w:proofErr w:type="spellEnd"/>
      <w:r w:rsidRPr="00955965">
        <w:t>(RTC_IT_SEC, ENABLE)</w:t>
      </w:r>
      <w:proofErr w:type="gramStart"/>
      <w:r w:rsidRPr="00955965">
        <w:t>; // 使</w:t>
      </w:r>
      <w:proofErr w:type="gramEnd"/>
      <w:r w:rsidRPr="00955965">
        <w:t>能秒中断</w:t>
      </w:r>
    </w:p>
    <w:p w14:paraId="01042B05" w14:textId="77777777" w:rsidR="00955965" w:rsidRPr="00955965" w:rsidRDefault="00955965" w:rsidP="00955965">
      <w:proofErr w:type="spellStart"/>
      <w:r w:rsidRPr="00955965">
        <w:t>RTC_WaitForLastTask</w:t>
      </w:r>
      <w:proofErr w:type="spellEnd"/>
      <w:r w:rsidRPr="00955965">
        <w:t>();            // 等待中断使能操作完成</w:t>
      </w:r>
    </w:p>
    <w:p w14:paraId="17F31571" w14:textId="77777777" w:rsidR="00955965" w:rsidRPr="00955965" w:rsidRDefault="00955965">
      <w:pPr>
        <w:numPr>
          <w:ilvl w:val="0"/>
          <w:numId w:val="835"/>
        </w:numPr>
      </w:pPr>
      <w:r w:rsidRPr="00955965">
        <w:rPr>
          <w:rFonts w:ascii="Times New Roman" w:hAnsi="Times New Roman" w:cs="Times New Roman"/>
        </w:rPr>
        <w:t>​</w:t>
      </w:r>
      <w:r w:rsidRPr="00955965">
        <w:rPr>
          <w:b/>
          <w:bCs/>
        </w:rPr>
        <w:t>其他RTC写操作后</w:t>
      </w:r>
      <w:r w:rsidRPr="00955965">
        <w:rPr>
          <w:rFonts w:ascii="Times New Roman" w:hAnsi="Times New Roman" w:cs="Times New Roman"/>
        </w:rPr>
        <w:t>​</w:t>
      </w:r>
      <w:r w:rsidRPr="00955965">
        <w:t>：任何对RTC寄存器的写操作之后，都应遵循此规则。</w:t>
      </w:r>
    </w:p>
    <w:p w14:paraId="638A537C" w14:textId="77777777" w:rsidR="00955965" w:rsidRPr="00955965" w:rsidRDefault="00955965" w:rsidP="00477BE8">
      <w:pPr>
        <w:pStyle w:val="3"/>
      </w:pPr>
      <w:proofErr w:type="gramStart"/>
      <w:r w:rsidRPr="00955965">
        <w:rPr>
          <w:rFonts w:ascii="Segoe UI Emoji" w:hAnsi="Segoe UI Emoji" w:cs="Segoe UI Emoji"/>
        </w:rPr>
        <w:t>🔄</w:t>
      </w:r>
      <w:r w:rsidRPr="00955965">
        <w:t xml:space="preserve"> 另</w:t>
      </w:r>
      <w:proofErr w:type="gramEnd"/>
      <w:r w:rsidRPr="00955965">
        <w:t>一个相关函数：</w:t>
      </w:r>
      <w:proofErr w:type="spellStart"/>
      <w:r w:rsidRPr="00955965">
        <w:t>RTC_WaitForSynchro</w:t>
      </w:r>
      <w:proofErr w:type="spellEnd"/>
      <w:r w:rsidRPr="00955965">
        <w:t>()</w:t>
      </w:r>
    </w:p>
    <w:p w14:paraId="4CB1B3AB" w14:textId="77777777" w:rsidR="00955965" w:rsidRPr="00955965" w:rsidRDefault="00955965" w:rsidP="00955965">
      <w:r w:rsidRPr="00955965">
        <w:t xml:space="preserve">还有一个容易混淆的相关函数是 </w:t>
      </w:r>
      <w:proofErr w:type="spellStart"/>
      <w:r w:rsidRPr="00955965">
        <w:t>RTC_WaitForSynchro</w:t>
      </w:r>
      <w:proofErr w:type="spellEnd"/>
      <w:r w:rsidRPr="00955965">
        <w:t>()。它的作用是</w:t>
      </w:r>
      <w:r w:rsidRPr="00955965">
        <w:rPr>
          <w:b/>
          <w:bCs/>
        </w:rPr>
        <w:t>等待RTC寄存器与APB1总线同步</w:t>
      </w:r>
      <w:r w:rsidRPr="00955965">
        <w:t>，主要用于确保</w:t>
      </w:r>
      <w:r w:rsidRPr="00955965">
        <w:rPr>
          <w:b/>
          <w:bCs/>
        </w:rPr>
        <w:t>读取</w:t>
      </w:r>
      <w:r w:rsidRPr="00955965">
        <w:t>RTC寄存器（如RTC_CNT, RTC_ALR, RTC_PRL）时能获得正确的值。</w:t>
      </w:r>
    </w:p>
    <w:p w14:paraId="584693C4" w14:textId="77777777" w:rsidR="00955965" w:rsidRPr="00955965" w:rsidRDefault="00955965" w:rsidP="00955965">
      <w:r w:rsidRPr="00955965">
        <w:t>简单区分：</w:t>
      </w:r>
    </w:p>
    <w:p w14:paraId="269FAE95" w14:textId="77777777" w:rsidR="00955965" w:rsidRPr="00955965" w:rsidRDefault="00955965">
      <w:pPr>
        <w:numPr>
          <w:ilvl w:val="0"/>
          <w:numId w:val="836"/>
        </w:numPr>
      </w:pPr>
      <w:r w:rsidRPr="00955965">
        <w:rPr>
          <w:rFonts w:ascii="Times New Roman" w:hAnsi="Times New Roman" w:cs="Times New Roman"/>
        </w:rPr>
        <w:t>​</w:t>
      </w:r>
      <w:proofErr w:type="spellStart"/>
      <w:r w:rsidRPr="00955965">
        <w:rPr>
          <w:b/>
          <w:bCs/>
        </w:rPr>
        <w:t>RTC_WaitForLastTask</w:t>
      </w:r>
      <w:proofErr w:type="spellEnd"/>
      <w:r w:rsidRPr="00955965">
        <w:rPr>
          <w:b/>
          <w:bCs/>
        </w:rPr>
        <w:t>()</w:t>
      </w:r>
      <w:r w:rsidRPr="00955965">
        <w:t>: 在</w:t>
      </w:r>
      <w:r w:rsidRPr="00955965">
        <w:rPr>
          <w:b/>
          <w:bCs/>
        </w:rPr>
        <w:t>写入</w:t>
      </w:r>
      <w:r w:rsidRPr="00955965">
        <w:t>RTC寄存器</w:t>
      </w:r>
      <w:r w:rsidRPr="00955965">
        <w:rPr>
          <w:b/>
          <w:bCs/>
        </w:rPr>
        <w:t>之前</w:t>
      </w:r>
      <w:r w:rsidRPr="00955965">
        <w:t>调用，确保可以开始新的写操作。</w:t>
      </w:r>
    </w:p>
    <w:p w14:paraId="56F93E94" w14:textId="77777777" w:rsidR="00955965" w:rsidRPr="00955965" w:rsidRDefault="00955965">
      <w:pPr>
        <w:numPr>
          <w:ilvl w:val="0"/>
          <w:numId w:val="836"/>
        </w:numPr>
      </w:pPr>
      <w:r w:rsidRPr="00955965">
        <w:rPr>
          <w:rFonts w:ascii="Times New Roman" w:hAnsi="Times New Roman" w:cs="Times New Roman"/>
        </w:rPr>
        <w:t>​</w:t>
      </w:r>
      <w:proofErr w:type="spellStart"/>
      <w:r w:rsidRPr="00955965">
        <w:rPr>
          <w:b/>
          <w:bCs/>
        </w:rPr>
        <w:t>RTC_WaitForSynchro</w:t>
      </w:r>
      <w:proofErr w:type="spellEnd"/>
      <w:r w:rsidRPr="00955965">
        <w:rPr>
          <w:b/>
          <w:bCs/>
        </w:rPr>
        <w:t>()</w:t>
      </w:r>
      <w:proofErr w:type="gramStart"/>
      <w:r w:rsidRPr="00955965">
        <w:t>: 在</w:t>
      </w:r>
      <w:r w:rsidRPr="00955965">
        <w:rPr>
          <w:b/>
          <w:bCs/>
        </w:rPr>
        <w:t>读</w:t>
      </w:r>
      <w:proofErr w:type="gramEnd"/>
      <w:r w:rsidRPr="00955965">
        <w:rPr>
          <w:b/>
          <w:bCs/>
        </w:rPr>
        <w:t>取</w:t>
      </w:r>
      <w:r w:rsidRPr="00955965">
        <w:t>RTC寄存器</w:t>
      </w:r>
      <w:r w:rsidRPr="00955965">
        <w:rPr>
          <w:b/>
          <w:bCs/>
        </w:rPr>
        <w:t>之前</w:t>
      </w:r>
      <w:r w:rsidRPr="00955965">
        <w:t>调用（特别是在APB1总线复位或从低功耗模式唤醒后），确保读取值的准确性。</w:t>
      </w:r>
    </w:p>
    <w:p w14:paraId="32E2934D" w14:textId="77777777" w:rsidR="00955965" w:rsidRPr="00955965" w:rsidRDefault="00955965" w:rsidP="00477BE8">
      <w:pPr>
        <w:pStyle w:val="3"/>
      </w:pPr>
      <w:r w:rsidRPr="00955965">
        <w:rPr>
          <w:rFonts w:ascii="Segoe UI Emoji" w:hAnsi="Segoe UI Emoji" w:cs="Segoe UI Emoji"/>
        </w:rPr>
        <w:t>💎</w:t>
      </w:r>
      <w:r w:rsidRPr="00955965">
        <w:t xml:space="preserve"> 总结</w:t>
      </w:r>
    </w:p>
    <w:p w14:paraId="3939BB27" w14:textId="77777777" w:rsidR="00955965" w:rsidRPr="00955965" w:rsidRDefault="00955965" w:rsidP="00955965">
      <w:r w:rsidRPr="00955965">
        <w:t>总而言之，</w:t>
      </w:r>
      <w:proofErr w:type="spellStart"/>
      <w:r w:rsidRPr="00955965">
        <w:t>RTC_WaitForLastTask</w:t>
      </w:r>
      <w:proofErr w:type="spellEnd"/>
      <w:r w:rsidRPr="00955965">
        <w:t>是STM32 RTC编程中一个至关重要的</w:t>
      </w:r>
      <w:r w:rsidRPr="00955965">
        <w:rPr>
          <w:b/>
          <w:bCs/>
        </w:rPr>
        <w:t>安全函数</w:t>
      </w:r>
      <w:r w:rsidRPr="00955965">
        <w:t>。它通过等待硬件完成当前任务，确保了后续RTC配置的可靠性和稳定性。遵循“写操作前先等待”的原则，可以避免许多难以调试的RTC异常问题。</w:t>
      </w:r>
    </w:p>
    <w:p w14:paraId="76CD9A43" w14:textId="77777777" w:rsidR="00955965" w:rsidRPr="00955965" w:rsidRDefault="00955965" w:rsidP="00955965">
      <w:r w:rsidRPr="00955965">
        <w:t xml:space="preserve">希望这些信息能帮助你更好地理解和使用 </w:t>
      </w:r>
      <w:proofErr w:type="spellStart"/>
      <w:r w:rsidRPr="00955965">
        <w:t>RTC_WaitForLastTask</w:t>
      </w:r>
      <w:proofErr w:type="spellEnd"/>
      <w:r w:rsidRPr="00955965">
        <w:t>函数。如果你对RTC的其他配置步骤或相关函数有更多疑问，我们可以继续探讨。</w:t>
      </w:r>
    </w:p>
    <w:p w14:paraId="73527B83" w14:textId="77777777" w:rsidR="00955965" w:rsidRPr="00955965" w:rsidRDefault="00955965" w:rsidP="00955965"/>
    <w:p w14:paraId="45CA08C7" w14:textId="39C3C3E9" w:rsidR="00185C03" w:rsidRDefault="00552935" w:rsidP="0095033A">
      <w:pPr>
        <w:pStyle w:val="2"/>
      </w:pPr>
      <w:proofErr w:type="spellStart"/>
      <w:r w:rsidRPr="00552935">
        <w:t>RTC_WaitForSynchro</w:t>
      </w:r>
      <w:proofErr w:type="spellEnd"/>
      <w:r w:rsidRPr="00552935">
        <w:t>(</w:t>
      </w:r>
      <w:r>
        <w:rPr>
          <w:rFonts w:hint="eastAsia"/>
        </w:rPr>
        <w:t>)</w:t>
      </w:r>
      <w:r w:rsidR="00477BE8">
        <w:br/>
      </w:r>
      <w:r w:rsidR="00477BE8" w:rsidRPr="00477BE8">
        <w:rPr>
          <w:b/>
          <w:bCs/>
        </w:rPr>
        <w:t>等待RTC寄存器与APB1总线时钟同步</w:t>
      </w:r>
    </w:p>
    <w:p w14:paraId="0C6426AB" w14:textId="77777777" w:rsidR="00477BE8" w:rsidRPr="00477BE8" w:rsidRDefault="00477BE8" w:rsidP="00477BE8">
      <w:r w:rsidRPr="00477BE8">
        <w:t xml:space="preserve">STM32标准外设库中的 </w:t>
      </w:r>
      <w:proofErr w:type="spellStart"/>
      <w:r w:rsidRPr="00477BE8">
        <w:t>RTC_WaitForSynchro</w:t>
      </w:r>
      <w:proofErr w:type="spellEnd"/>
      <w:r w:rsidRPr="00477BE8">
        <w:t>函数用于</w:t>
      </w:r>
      <w:r w:rsidRPr="00477BE8">
        <w:rPr>
          <w:b/>
          <w:bCs/>
        </w:rPr>
        <w:t>等待RTC寄存器与APB1总线时钟同步</w:t>
      </w:r>
      <w:r w:rsidRPr="00477BE8">
        <w:t>，这是在读取RTC关键寄存器（如计数器、预分频器、闹钟值）之前的一个关键安全步骤，以确保读取数据的准确性。</w:t>
      </w:r>
    </w:p>
    <w:p w14:paraId="792C1694" w14:textId="77777777" w:rsidR="00477BE8" w:rsidRPr="00477BE8" w:rsidRDefault="00477BE8" w:rsidP="002C3E18">
      <w:pPr>
        <w:pStyle w:val="3"/>
      </w:pPr>
      <w:r w:rsidRPr="00477BE8">
        <w:lastRenderedPageBreak/>
        <w:t>下表快速概括了该函数的核心信息：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7165"/>
      </w:tblGrid>
      <w:tr w:rsidR="00477BE8" w:rsidRPr="00477BE8" w14:paraId="26953DA8"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2B6B2F44" w14:textId="77777777" w:rsidR="00477BE8" w:rsidRPr="00477BE8" w:rsidRDefault="00477BE8" w:rsidP="00477BE8">
            <w:pPr>
              <w:rPr>
                <w:b/>
                <w:bCs/>
              </w:rPr>
            </w:pPr>
            <w:r w:rsidRPr="00477BE8">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A011526" w14:textId="77777777" w:rsidR="00477BE8" w:rsidRPr="00477BE8" w:rsidRDefault="00477BE8" w:rsidP="00477BE8">
            <w:pPr>
              <w:rPr>
                <w:b/>
                <w:bCs/>
              </w:rPr>
            </w:pPr>
            <w:r w:rsidRPr="00477BE8">
              <w:rPr>
                <w:b/>
                <w:bCs/>
              </w:rPr>
              <w:t>说明</w:t>
            </w:r>
          </w:p>
        </w:tc>
      </w:tr>
      <w:tr w:rsidR="00477BE8" w:rsidRPr="00477BE8" w14:paraId="16A220D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66B0A42" w14:textId="77777777" w:rsidR="00477BE8" w:rsidRPr="00477BE8" w:rsidRDefault="00477BE8" w:rsidP="00477BE8">
            <w:r w:rsidRPr="00477BE8">
              <w:rPr>
                <w:rFonts w:ascii="Times New Roman" w:hAnsi="Times New Roman" w:cs="Times New Roman"/>
              </w:rPr>
              <w:t>​</w:t>
            </w:r>
            <w:r w:rsidRPr="00477BE8">
              <w:rPr>
                <w:b/>
                <w:bCs/>
              </w:rPr>
              <w:t>函数原型</w:t>
            </w:r>
            <w:r w:rsidRPr="00477BE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375509C" w14:textId="77777777" w:rsidR="00477BE8" w:rsidRPr="00477BE8" w:rsidRDefault="00477BE8" w:rsidP="00477BE8">
            <w:r w:rsidRPr="00477BE8">
              <w:t xml:space="preserve">void </w:t>
            </w:r>
            <w:proofErr w:type="spellStart"/>
            <w:r w:rsidRPr="00477BE8">
              <w:t>RTC_WaitForSynchro</w:t>
            </w:r>
            <w:proofErr w:type="spellEnd"/>
            <w:r w:rsidRPr="00477BE8">
              <w:t>(void)</w:t>
            </w:r>
          </w:p>
        </w:tc>
      </w:tr>
      <w:tr w:rsidR="00477BE8" w:rsidRPr="00477BE8" w14:paraId="75C9D76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4D31D2A" w14:textId="77777777" w:rsidR="00477BE8" w:rsidRPr="00477BE8" w:rsidRDefault="00477BE8" w:rsidP="00477BE8">
            <w:r w:rsidRPr="00477BE8">
              <w:rPr>
                <w:rFonts w:ascii="Times New Roman" w:hAnsi="Times New Roman" w:cs="Times New Roman"/>
              </w:rPr>
              <w:t>​</w:t>
            </w:r>
            <w:r w:rsidRPr="00477BE8">
              <w:rPr>
                <w:b/>
                <w:bCs/>
              </w:rPr>
              <w:t>功能</w:t>
            </w:r>
            <w:r w:rsidRPr="00477BE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212C986" w14:textId="77777777" w:rsidR="00477BE8" w:rsidRPr="00477BE8" w:rsidRDefault="00477BE8" w:rsidP="00477BE8">
            <w:r w:rsidRPr="00477BE8">
              <w:t>等待RTC核心寄存器（RTC_CNT, RTC_ALR, RTC_PRL）与APB1时钟同步。</w:t>
            </w:r>
          </w:p>
        </w:tc>
      </w:tr>
      <w:tr w:rsidR="00477BE8" w:rsidRPr="00477BE8" w14:paraId="0737490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B5A177C" w14:textId="77777777" w:rsidR="00477BE8" w:rsidRPr="00477BE8" w:rsidRDefault="00477BE8" w:rsidP="00477BE8">
            <w:r w:rsidRPr="00477BE8">
              <w:rPr>
                <w:rFonts w:ascii="Times New Roman" w:hAnsi="Times New Roman" w:cs="Times New Roman"/>
              </w:rPr>
              <w:t>​</w:t>
            </w:r>
            <w:r w:rsidRPr="00477BE8">
              <w:rPr>
                <w:b/>
                <w:bCs/>
              </w:rPr>
              <w:t>头文件</w:t>
            </w:r>
            <w:r w:rsidRPr="00477BE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A43D461" w14:textId="77777777" w:rsidR="00477BE8" w:rsidRPr="00477BE8" w:rsidRDefault="00477BE8" w:rsidP="00477BE8">
            <w:proofErr w:type="gramStart"/>
            <w:r w:rsidRPr="00477BE8">
              <w:t>#include</w:t>
            </w:r>
            <w:proofErr w:type="gramEnd"/>
            <w:r w:rsidRPr="00477BE8">
              <w:t xml:space="preserve"> "stm32f10x_rtc.h"</w:t>
            </w:r>
          </w:p>
        </w:tc>
      </w:tr>
    </w:tbl>
    <w:p w14:paraId="6EF98FCB" w14:textId="77777777" w:rsidR="00477BE8" w:rsidRPr="00477BE8" w:rsidRDefault="00477BE8" w:rsidP="002C3E18">
      <w:pPr>
        <w:pStyle w:val="3"/>
      </w:pPr>
      <w:r w:rsidRPr="00477BE8">
        <w:rPr>
          <w:rFonts w:ascii="Segoe UI Emoji" w:hAnsi="Segoe UI Emoji" w:cs="Segoe UI Emoji"/>
        </w:rPr>
        <w:t>⚙️</w:t>
      </w:r>
      <w:r w:rsidRPr="00477BE8">
        <w:t xml:space="preserve"> 工作原理与必要性</w:t>
      </w:r>
    </w:p>
    <w:p w14:paraId="770E616B" w14:textId="77777777" w:rsidR="00477BE8" w:rsidRPr="00477BE8" w:rsidRDefault="00477BE8" w:rsidP="00477BE8">
      <w:r w:rsidRPr="00477BE8">
        <w:t>STM32的RTC模块结构比较特殊，其核心（负责实际计时的部分）和与CPU通信的接口（APB1接口）是相对独立的。它们运行在不同的时钟域上：RTC核心由低速的RTCCLK（如32.768kHz的LSE）驱动，而APB1接口由高速的PCLK1驱动。</w:t>
      </w:r>
    </w:p>
    <w:p w14:paraId="7DBC3DAE" w14:textId="77777777" w:rsidR="00477BE8" w:rsidRPr="00477BE8" w:rsidRDefault="00477BE8" w:rsidP="00477BE8">
      <w:r w:rsidRPr="00477BE8">
        <w:t>由于这种时钟差异，当CPU通过APB1总线去读取RTC寄存器的值时，硬件需要在一个特定的时刻（RTC时钟的上升沿）将这些寄存器的值同步到APB1总线上。如果在同步发生之前就去读取，可能会得到损坏的（通常为0）或错误的数据。</w:t>
      </w:r>
    </w:p>
    <w:p w14:paraId="39972722" w14:textId="275FB9AD" w:rsidR="00477BE8" w:rsidRDefault="00477BE8" w:rsidP="00477BE8">
      <w:proofErr w:type="spellStart"/>
      <w:r w:rsidRPr="00477BE8">
        <w:t>RTC_WaitForSynchro</w:t>
      </w:r>
      <w:proofErr w:type="spellEnd"/>
      <w:r w:rsidRPr="00477BE8">
        <w:t>函数的作用就是通过</w:t>
      </w:r>
      <w:r w:rsidR="00FB5A01">
        <w:rPr>
          <w:rFonts w:hint="eastAsia"/>
        </w:rPr>
        <w:t>清除RSF标志位，然后</w:t>
      </w:r>
      <w:r w:rsidRPr="00477BE8">
        <w:rPr>
          <w:b/>
          <w:bCs/>
        </w:rPr>
        <w:t>循环检查RTC控制寄存器低位（RTC_CRL）中的RSF（寄存器同步标志）位</w:t>
      </w:r>
      <w:r w:rsidRPr="00477BE8">
        <w:t>，直到该标志被硬件</w:t>
      </w:r>
      <w:r w:rsidRPr="00477BE8">
        <w:rPr>
          <w:b/>
          <w:bCs/>
        </w:rPr>
        <w:t>置1</w:t>
      </w:r>
      <w:r w:rsidRPr="00477BE8">
        <w:t>，表明同步已完成，此时读取RTC寄存器才是安全可靠的。</w:t>
      </w:r>
    </w:p>
    <w:p w14:paraId="07C45E94" w14:textId="52AE39F9" w:rsidR="00FB5A01" w:rsidRDefault="00FB5A01" w:rsidP="00477BE8">
      <w:r>
        <w:rPr>
          <w:rFonts w:hint="eastAsia"/>
        </w:rPr>
        <w:t>就是如下图PPT的这一项:等待RSF置1</w:t>
      </w:r>
    </w:p>
    <w:p w14:paraId="53EE9CAC" w14:textId="2C6FB6A7" w:rsidR="00FB5A01" w:rsidRPr="00477BE8" w:rsidRDefault="00FB5A01" w:rsidP="00477BE8">
      <w:r>
        <w:rPr>
          <w:noProof/>
        </w:rPr>
        <w:drawing>
          <wp:inline distT="0" distB="0" distL="0" distR="0" wp14:anchorId="54BEFB0F" wp14:editId="4AE7950B">
            <wp:extent cx="5274310" cy="666115"/>
            <wp:effectExtent l="0" t="0" r="2540" b="635"/>
            <wp:docPr id="71265619"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5619" name="图片 1" descr="手机屏幕的截图&#10;&#10;AI 生成的内容可能不正确。"/>
                    <pic:cNvPicPr/>
                  </pic:nvPicPr>
                  <pic:blipFill>
                    <a:blip r:embed="rId69"/>
                    <a:stretch>
                      <a:fillRect/>
                    </a:stretch>
                  </pic:blipFill>
                  <pic:spPr>
                    <a:xfrm>
                      <a:off x="0" y="0"/>
                      <a:ext cx="5274310" cy="666115"/>
                    </a:xfrm>
                    <a:prstGeom prst="rect">
                      <a:avLst/>
                    </a:prstGeom>
                  </pic:spPr>
                </pic:pic>
              </a:graphicData>
            </a:graphic>
          </wp:inline>
        </w:drawing>
      </w:r>
    </w:p>
    <w:p w14:paraId="76C524FB" w14:textId="77777777" w:rsidR="00477BE8" w:rsidRPr="00477BE8" w:rsidRDefault="00477BE8" w:rsidP="002C3E18">
      <w:pPr>
        <w:pStyle w:val="3"/>
      </w:pPr>
      <w:r w:rsidRPr="00477BE8">
        <w:rPr>
          <w:rFonts w:ascii="Segoe UI Emoji" w:hAnsi="Segoe UI Emoji" w:cs="Segoe UI Emoji"/>
        </w:rPr>
        <w:t>⚠️</w:t>
      </w:r>
      <w:r w:rsidRPr="00477BE8">
        <w:t xml:space="preserve"> 关键使用场景</w:t>
      </w:r>
    </w:p>
    <w:p w14:paraId="0428A507" w14:textId="77777777" w:rsidR="00477BE8" w:rsidRPr="00477BE8" w:rsidRDefault="00477BE8" w:rsidP="00477BE8">
      <w:r w:rsidRPr="00477BE8">
        <w:t>在以下情况发生后，</w:t>
      </w:r>
      <w:r w:rsidRPr="00477BE8">
        <w:rPr>
          <w:rFonts w:ascii="Times New Roman" w:hAnsi="Times New Roman" w:cs="Times New Roman"/>
        </w:rPr>
        <w:t>​</w:t>
      </w:r>
      <w:r w:rsidRPr="00477BE8">
        <w:rPr>
          <w:b/>
          <w:bCs/>
        </w:rPr>
        <w:t>必须</w:t>
      </w:r>
      <w:r w:rsidRPr="00477BE8">
        <w:t xml:space="preserve">调用 </w:t>
      </w:r>
      <w:proofErr w:type="spellStart"/>
      <w:r w:rsidRPr="00477BE8">
        <w:t>RTC_WaitForSynchro</w:t>
      </w:r>
      <w:proofErr w:type="spellEnd"/>
      <w:r w:rsidRPr="00477BE8">
        <w:t>()函数，然后才能进行RTC寄存器的读取操作：</w:t>
      </w:r>
    </w:p>
    <w:p w14:paraId="264FAA21" w14:textId="77777777" w:rsidR="00477BE8" w:rsidRPr="00477BE8" w:rsidRDefault="00477BE8">
      <w:pPr>
        <w:numPr>
          <w:ilvl w:val="0"/>
          <w:numId w:val="837"/>
        </w:numPr>
      </w:pPr>
      <w:r w:rsidRPr="00477BE8">
        <w:rPr>
          <w:rFonts w:ascii="Times New Roman" w:hAnsi="Times New Roman" w:cs="Times New Roman"/>
        </w:rPr>
        <w:t>​</w:t>
      </w:r>
      <w:r w:rsidRPr="00477BE8">
        <w:rPr>
          <w:b/>
          <w:bCs/>
        </w:rPr>
        <w:t>APB1总线复位后</w:t>
      </w:r>
      <w:r w:rsidRPr="00477BE8">
        <w:t>。</w:t>
      </w:r>
    </w:p>
    <w:p w14:paraId="593E6A63" w14:textId="77777777" w:rsidR="00477BE8" w:rsidRPr="00477BE8" w:rsidRDefault="00477BE8">
      <w:pPr>
        <w:numPr>
          <w:ilvl w:val="0"/>
          <w:numId w:val="837"/>
        </w:numPr>
      </w:pPr>
      <w:r w:rsidRPr="00477BE8">
        <w:rPr>
          <w:rFonts w:ascii="Times New Roman" w:hAnsi="Times New Roman" w:cs="Times New Roman"/>
        </w:rPr>
        <w:t>​</w:t>
      </w:r>
      <w:r w:rsidRPr="00477BE8">
        <w:rPr>
          <w:b/>
          <w:bCs/>
        </w:rPr>
        <w:t>APB1总线时钟被停止后又重新开启时</w:t>
      </w:r>
      <w:r w:rsidRPr="00477BE8">
        <w:rPr>
          <w:rFonts w:ascii="Times New Roman" w:hAnsi="Times New Roman" w:cs="Times New Roman"/>
        </w:rPr>
        <w:t>​</w:t>
      </w:r>
      <w:r w:rsidRPr="00477BE8">
        <w:t>（例如从低功耗模式唤醒后）。</w:t>
      </w:r>
    </w:p>
    <w:p w14:paraId="4A842CDC" w14:textId="77777777" w:rsidR="00477BE8" w:rsidRPr="00477BE8" w:rsidRDefault="00477BE8" w:rsidP="00477BE8">
      <w:r w:rsidRPr="00477BE8">
        <w:t>简单来说，</w:t>
      </w:r>
      <w:r w:rsidRPr="00477BE8">
        <w:rPr>
          <w:rFonts w:ascii="Times New Roman" w:hAnsi="Times New Roman" w:cs="Times New Roman"/>
        </w:rPr>
        <w:t>​</w:t>
      </w:r>
      <w:r w:rsidRPr="00477BE8">
        <w:rPr>
          <w:b/>
          <w:bCs/>
        </w:rPr>
        <w:t>任何可能导致APB1接口与RTC核心失步的操作之后，在读取RTC时间、闹钟等值之前，都应先等待同步完成</w:t>
      </w:r>
      <w:r w:rsidRPr="00477BE8">
        <w:t>。</w:t>
      </w:r>
    </w:p>
    <w:p w14:paraId="4BB9C60B" w14:textId="77777777" w:rsidR="00477BE8" w:rsidRPr="00477BE8" w:rsidRDefault="00477BE8" w:rsidP="002C3E18">
      <w:pPr>
        <w:pStyle w:val="3"/>
      </w:pPr>
      <w:proofErr w:type="gramStart"/>
      <w:r w:rsidRPr="00477BE8">
        <w:rPr>
          <w:rFonts w:ascii="Segoe UI Emoji" w:hAnsi="Segoe UI Emoji" w:cs="Segoe UI Emoji"/>
        </w:rPr>
        <w:t>🔄</w:t>
      </w:r>
      <w:r w:rsidRPr="00477BE8">
        <w:t xml:space="preserve"> 另</w:t>
      </w:r>
      <w:proofErr w:type="gramEnd"/>
      <w:r w:rsidRPr="00477BE8">
        <w:t>一个相关函数：</w:t>
      </w:r>
      <w:proofErr w:type="spellStart"/>
      <w:r w:rsidRPr="00477BE8">
        <w:t>RTC_WaitForLastTask</w:t>
      </w:r>
      <w:proofErr w:type="spellEnd"/>
      <w:r w:rsidRPr="00477BE8">
        <w:t>()</w:t>
      </w:r>
    </w:p>
    <w:p w14:paraId="30EF70D5" w14:textId="77777777" w:rsidR="00477BE8" w:rsidRPr="00477BE8" w:rsidRDefault="00477BE8" w:rsidP="00477BE8">
      <w:proofErr w:type="spellStart"/>
      <w:r w:rsidRPr="00477BE8">
        <w:t>RTC_WaitForSynchro</w:t>
      </w:r>
      <w:proofErr w:type="spellEnd"/>
      <w:r w:rsidRPr="00477BE8">
        <w:t xml:space="preserve">()和 </w:t>
      </w:r>
      <w:proofErr w:type="spellStart"/>
      <w:r w:rsidRPr="00477BE8">
        <w:t>RTC_WaitForLastTask</w:t>
      </w:r>
      <w:proofErr w:type="spellEnd"/>
      <w:r w:rsidRPr="00477BE8">
        <w:t>()是RTC编程中两个容易混淆但功能截</w:t>
      </w:r>
      <w:r w:rsidRPr="00477BE8">
        <w:lastRenderedPageBreak/>
        <w:t>然不同的函数，请务必区分它们的使用场景：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279"/>
        <w:gridCol w:w="738"/>
        <w:gridCol w:w="1883"/>
        <w:gridCol w:w="3390"/>
      </w:tblGrid>
      <w:tr w:rsidR="00477BE8" w:rsidRPr="00477BE8" w14:paraId="3B62AA45"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6CC8773D" w14:textId="77777777" w:rsidR="00477BE8" w:rsidRPr="00477BE8" w:rsidRDefault="00477BE8" w:rsidP="00477BE8">
            <w:pPr>
              <w:rPr>
                <w:b/>
                <w:bCs/>
              </w:rPr>
            </w:pPr>
            <w:r w:rsidRPr="00477BE8">
              <w:rPr>
                <w:b/>
                <w:bCs/>
              </w:rPr>
              <w:t>函数</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1935386" w14:textId="77777777" w:rsidR="00477BE8" w:rsidRPr="00477BE8" w:rsidRDefault="00477BE8" w:rsidP="00477BE8">
            <w:pPr>
              <w:rPr>
                <w:b/>
                <w:bCs/>
              </w:rPr>
            </w:pPr>
            <w:r w:rsidRPr="00477BE8">
              <w:rPr>
                <w:b/>
                <w:bCs/>
              </w:rPr>
              <w:t>作用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BF818F7" w14:textId="77777777" w:rsidR="00477BE8" w:rsidRPr="00477BE8" w:rsidRDefault="00477BE8" w:rsidP="00477BE8">
            <w:pPr>
              <w:rPr>
                <w:b/>
                <w:bCs/>
              </w:rPr>
            </w:pPr>
            <w:r w:rsidRPr="00477BE8">
              <w:rPr>
                <w:b/>
                <w:bCs/>
              </w:rPr>
              <w:t>检查的标志位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E29B0B" w14:textId="77777777" w:rsidR="00477BE8" w:rsidRPr="00477BE8" w:rsidRDefault="00477BE8" w:rsidP="00477BE8">
            <w:pPr>
              <w:rPr>
                <w:b/>
                <w:bCs/>
              </w:rPr>
            </w:pPr>
            <w:r w:rsidRPr="00477BE8">
              <w:rPr>
                <w:b/>
                <w:bCs/>
              </w:rPr>
              <w:t>应用场景</w:t>
            </w:r>
          </w:p>
        </w:tc>
      </w:tr>
      <w:tr w:rsidR="00477BE8" w:rsidRPr="00477BE8" w14:paraId="503F0EC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32AF886" w14:textId="77777777" w:rsidR="00477BE8" w:rsidRPr="00477BE8" w:rsidRDefault="00477BE8" w:rsidP="00477BE8">
            <w:r w:rsidRPr="00477BE8">
              <w:rPr>
                <w:rFonts w:ascii="Times New Roman" w:hAnsi="Times New Roman" w:cs="Times New Roman"/>
              </w:rPr>
              <w:t>​</w:t>
            </w:r>
            <w:proofErr w:type="spellStart"/>
            <w:r w:rsidRPr="00477BE8">
              <w:rPr>
                <w:b/>
                <w:bCs/>
              </w:rPr>
              <w:t>RTC_</w:t>
            </w:r>
            <w:proofErr w:type="gramStart"/>
            <w:r w:rsidRPr="00477BE8">
              <w:rPr>
                <w:b/>
                <w:bCs/>
              </w:rPr>
              <w:t>WaitForSynchro</w:t>
            </w:r>
            <w:proofErr w:type="spellEnd"/>
            <w:r w:rsidRPr="00477BE8">
              <w:rPr>
                <w:b/>
                <w:bCs/>
              </w:rPr>
              <w:t>(</w:t>
            </w:r>
            <w:proofErr w:type="gramEnd"/>
            <w:r w:rsidRPr="00477BE8">
              <w:rPr>
                <w:b/>
                <w:bCs/>
              </w:rPr>
              <w:t>)</w:t>
            </w:r>
            <w:r w:rsidRPr="00477BE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28D1641" w14:textId="77777777" w:rsidR="00477BE8" w:rsidRPr="00477BE8" w:rsidRDefault="00477BE8" w:rsidP="00477BE8">
            <w:r w:rsidRPr="00477BE8">
              <w:t>等待</w:t>
            </w:r>
            <w:r w:rsidRPr="00477BE8">
              <w:rPr>
                <w:b/>
                <w:bCs/>
              </w:rPr>
              <w:t>读取</w:t>
            </w:r>
            <w:r w:rsidRPr="00477BE8">
              <w:t>同步</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9B92D4" w14:textId="77777777" w:rsidR="00477BE8" w:rsidRPr="00477BE8" w:rsidRDefault="00477BE8" w:rsidP="00477BE8">
            <w:r w:rsidRPr="00477BE8">
              <w:rPr>
                <w:rFonts w:ascii="Times New Roman" w:hAnsi="Times New Roman" w:cs="Times New Roman"/>
              </w:rPr>
              <w:t>​</w:t>
            </w:r>
            <w:r w:rsidRPr="00477BE8">
              <w:rPr>
                <w:b/>
                <w:bCs/>
              </w:rPr>
              <w:t>RSF</w:t>
            </w:r>
            <w:r w:rsidRPr="00477BE8">
              <w:rPr>
                <w:rFonts w:ascii="Times New Roman" w:hAnsi="Times New Roman" w:cs="Times New Roman"/>
              </w:rPr>
              <w:t>​</w:t>
            </w:r>
            <w:r w:rsidRPr="00477BE8">
              <w:t xml:space="preserve"> (Register Synchronized Flag)</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05CB958" w14:textId="77777777" w:rsidR="00477BE8" w:rsidRPr="00477BE8" w:rsidRDefault="00477BE8" w:rsidP="00477BE8">
            <w:r w:rsidRPr="00477BE8">
              <w:t>在</w:t>
            </w:r>
            <w:r w:rsidRPr="00477BE8">
              <w:rPr>
                <w:b/>
                <w:bCs/>
              </w:rPr>
              <w:t>读取</w:t>
            </w:r>
            <w:r w:rsidRPr="00477BE8">
              <w:t>RTC_CNT, RTC_ALR, RTC_PRL等寄存器</w:t>
            </w:r>
            <w:r w:rsidRPr="00477BE8">
              <w:rPr>
                <w:b/>
                <w:bCs/>
              </w:rPr>
              <w:t>之前</w:t>
            </w:r>
            <w:r w:rsidRPr="00477BE8">
              <w:t>调用，确保数据准确。</w:t>
            </w:r>
          </w:p>
        </w:tc>
      </w:tr>
      <w:tr w:rsidR="00477BE8" w:rsidRPr="00477BE8" w14:paraId="11AD979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E26CFC5" w14:textId="77777777" w:rsidR="00477BE8" w:rsidRPr="00477BE8" w:rsidRDefault="00477BE8" w:rsidP="00477BE8">
            <w:r w:rsidRPr="00477BE8">
              <w:rPr>
                <w:rFonts w:ascii="Times New Roman" w:hAnsi="Times New Roman" w:cs="Times New Roman"/>
              </w:rPr>
              <w:t>​</w:t>
            </w:r>
            <w:proofErr w:type="spellStart"/>
            <w:r w:rsidRPr="00477BE8">
              <w:rPr>
                <w:b/>
                <w:bCs/>
              </w:rPr>
              <w:t>RTC_</w:t>
            </w:r>
            <w:proofErr w:type="gramStart"/>
            <w:r w:rsidRPr="00477BE8">
              <w:rPr>
                <w:b/>
                <w:bCs/>
              </w:rPr>
              <w:t>WaitForLastTask</w:t>
            </w:r>
            <w:proofErr w:type="spellEnd"/>
            <w:r w:rsidRPr="00477BE8">
              <w:rPr>
                <w:b/>
                <w:bCs/>
              </w:rPr>
              <w:t>(</w:t>
            </w:r>
            <w:proofErr w:type="gramEnd"/>
            <w:r w:rsidRPr="00477BE8">
              <w:rPr>
                <w:b/>
                <w:bCs/>
              </w:rPr>
              <w:t>)</w:t>
            </w:r>
            <w:r w:rsidRPr="00477BE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1FD8C7C" w14:textId="77777777" w:rsidR="00477BE8" w:rsidRPr="00477BE8" w:rsidRDefault="00477BE8" w:rsidP="00477BE8">
            <w:r w:rsidRPr="00477BE8">
              <w:t>等待</w:t>
            </w:r>
            <w:r w:rsidRPr="00477BE8">
              <w:rPr>
                <w:b/>
                <w:bCs/>
              </w:rPr>
              <w:t>写入</w:t>
            </w:r>
            <w:r w:rsidRPr="00477BE8">
              <w:t>操作完成</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7035BAC" w14:textId="77777777" w:rsidR="00477BE8" w:rsidRPr="00477BE8" w:rsidRDefault="00477BE8" w:rsidP="00477BE8">
            <w:r w:rsidRPr="00477BE8">
              <w:rPr>
                <w:rFonts w:ascii="Times New Roman" w:hAnsi="Times New Roman" w:cs="Times New Roman"/>
              </w:rPr>
              <w:t>​</w:t>
            </w:r>
            <w:r w:rsidRPr="00477BE8">
              <w:rPr>
                <w:b/>
                <w:bCs/>
              </w:rPr>
              <w:t>RTOFF</w:t>
            </w:r>
            <w:r w:rsidRPr="00477BE8">
              <w:rPr>
                <w:rFonts w:ascii="Times New Roman" w:hAnsi="Times New Roman" w:cs="Times New Roman"/>
              </w:rPr>
              <w:t>​</w:t>
            </w:r>
            <w:r w:rsidRPr="00477BE8">
              <w:t xml:space="preserve"> (RTC Operation OFF)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E09B2B" w14:textId="77777777" w:rsidR="00477BE8" w:rsidRPr="00477BE8" w:rsidRDefault="00477BE8" w:rsidP="00477BE8">
            <w:r w:rsidRPr="00477BE8">
              <w:t>在</w:t>
            </w:r>
            <w:r w:rsidRPr="00477BE8">
              <w:rPr>
                <w:b/>
                <w:bCs/>
              </w:rPr>
              <w:t>写入</w:t>
            </w:r>
            <w:r w:rsidRPr="00477BE8">
              <w:t>任何RTC寄存器（如配置中断、设置预分频器等）</w:t>
            </w:r>
            <w:r w:rsidRPr="00477BE8">
              <w:rPr>
                <w:rFonts w:ascii="Times New Roman" w:hAnsi="Times New Roman" w:cs="Times New Roman"/>
              </w:rPr>
              <w:t>​</w:t>
            </w:r>
            <w:r w:rsidRPr="00477BE8">
              <w:rPr>
                <w:b/>
                <w:bCs/>
              </w:rPr>
              <w:t>之后</w:t>
            </w:r>
            <w:r w:rsidRPr="00477BE8">
              <w:t>调用，确保写操作完成。</w:t>
            </w:r>
          </w:p>
        </w:tc>
      </w:tr>
    </w:tbl>
    <w:p w14:paraId="4B9E3774" w14:textId="77777777" w:rsidR="00477BE8" w:rsidRPr="00477BE8" w:rsidRDefault="00477BE8" w:rsidP="002C3E18">
      <w:pPr>
        <w:pStyle w:val="3"/>
      </w:pPr>
      <w:r w:rsidRPr="00477BE8">
        <w:rPr>
          <w:rFonts w:ascii="Segoe UI Emoji" w:hAnsi="Segoe UI Emoji" w:cs="Segoe UI Emoji"/>
        </w:rPr>
        <w:t>💻</w:t>
      </w:r>
      <w:r w:rsidRPr="00477BE8">
        <w:t xml:space="preserve"> 应用示例</w:t>
      </w:r>
    </w:p>
    <w:p w14:paraId="0FC239AE" w14:textId="77777777" w:rsidR="00477BE8" w:rsidRPr="00477BE8" w:rsidRDefault="00477BE8" w:rsidP="00477BE8">
      <w:r w:rsidRPr="00477BE8">
        <w:t xml:space="preserve">下面的代码片段展示了 </w:t>
      </w:r>
      <w:proofErr w:type="spellStart"/>
      <w:r w:rsidRPr="00477BE8">
        <w:t>RTC_WaitForSynchro</w:t>
      </w:r>
      <w:proofErr w:type="spellEnd"/>
      <w:r w:rsidRPr="00477BE8">
        <w:t>在RTC初始化流程中的典型用法：</w:t>
      </w:r>
    </w:p>
    <w:p w14:paraId="292B8834" w14:textId="77777777" w:rsidR="00477BE8" w:rsidRPr="00477BE8" w:rsidRDefault="00477BE8" w:rsidP="00477BE8">
      <w:r w:rsidRPr="00477BE8">
        <w:t>/* 使能PWR和BKP时钟 */</w:t>
      </w:r>
    </w:p>
    <w:p w14:paraId="0614EB04" w14:textId="77777777" w:rsidR="00477BE8" w:rsidRPr="00477BE8" w:rsidRDefault="00477BE8" w:rsidP="00477BE8">
      <w:r w:rsidRPr="00477BE8">
        <w:t>RCC_APB1</w:t>
      </w:r>
      <w:proofErr w:type="gramStart"/>
      <w:r w:rsidRPr="00477BE8">
        <w:t>PeriphClockCmd(</w:t>
      </w:r>
      <w:proofErr w:type="gramEnd"/>
      <w:r w:rsidRPr="00477BE8">
        <w:t>RCC_APB1Periph_PWR | RCC_APB1Periph_BKP, ENABLE);</w:t>
      </w:r>
    </w:p>
    <w:p w14:paraId="6B88ADCD" w14:textId="77777777" w:rsidR="00477BE8" w:rsidRPr="00477BE8" w:rsidRDefault="00477BE8" w:rsidP="00477BE8">
      <w:r w:rsidRPr="00477BE8">
        <w:t>/* 允许访问后备区域 */</w:t>
      </w:r>
    </w:p>
    <w:p w14:paraId="758077E6" w14:textId="77777777" w:rsidR="00477BE8" w:rsidRPr="00477BE8" w:rsidRDefault="00477BE8" w:rsidP="00477BE8">
      <w:proofErr w:type="spellStart"/>
      <w:r w:rsidRPr="00477BE8">
        <w:t>PWR_</w:t>
      </w:r>
      <w:proofErr w:type="gramStart"/>
      <w:r w:rsidRPr="00477BE8">
        <w:t>BackupAccessCmd</w:t>
      </w:r>
      <w:proofErr w:type="spellEnd"/>
      <w:r w:rsidRPr="00477BE8">
        <w:t>(</w:t>
      </w:r>
      <w:proofErr w:type="gramEnd"/>
      <w:r w:rsidRPr="00477BE8">
        <w:t>ENABLE);</w:t>
      </w:r>
    </w:p>
    <w:p w14:paraId="5C849815" w14:textId="77777777" w:rsidR="00477BE8" w:rsidRPr="00477BE8" w:rsidRDefault="00477BE8" w:rsidP="00477BE8">
      <w:r w:rsidRPr="00477BE8">
        <w:t>/* ... 配置RTC时钟源（如使能LSE）并使其能 ... */</w:t>
      </w:r>
    </w:p>
    <w:p w14:paraId="65CB3C43" w14:textId="77777777" w:rsidR="00477BE8" w:rsidRPr="00477BE8" w:rsidRDefault="00477BE8" w:rsidP="00477BE8"/>
    <w:p w14:paraId="40D3BFFD" w14:textId="77777777" w:rsidR="00477BE8" w:rsidRPr="00477BE8" w:rsidRDefault="00477BE8" w:rsidP="00477BE8">
      <w:r w:rsidRPr="00477BE8">
        <w:t>/* 等待RTC寄存器同步 —— 这是在使能RTC时钟后，进行任何读取或配置前的重要一步！ */</w:t>
      </w:r>
    </w:p>
    <w:p w14:paraId="16792B19" w14:textId="77777777" w:rsidR="00477BE8" w:rsidRPr="00477BE8" w:rsidRDefault="00477BE8" w:rsidP="00477BE8">
      <w:proofErr w:type="spellStart"/>
      <w:r w:rsidRPr="00477BE8">
        <w:t>RTC_</w:t>
      </w:r>
      <w:proofErr w:type="gramStart"/>
      <w:r w:rsidRPr="00477BE8">
        <w:t>WaitForSynchro</w:t>
      </w:r>
      <w:proofErr w:type="spellEnd"/>
      <w:r w:rsidRPr="00477BE8">
        <w:t>(</w:t>
      </w:r>
      <w:proofErr w:type="gramEnd"/>
      <w:r w:rsidRPr="00477BE8">
        <w:t>);</w:t>
      </w:r>
    </w:p>
    <w:p w14:paraId="41771DEC" w14:textId="77777777" w:rsidR="00477BE8" w:rsidRPr="00477BE8" w:rsidRDefault="00477BE8" w:rsidP="00477BE8"/>
    <w:p w14:paraId="11C3B749" w14:textId="77777777" w:rsidR="00477BE8" w:rsidRPr="00477BE8" w:rsidRDefault="00477BE8" w:rsidP="00477BE8">
      <w:r w:rsidRPr="00477BE8">
        <w:t>/* 等待上一次可能的写操作完成 */</w:t>
      </w:r>
    </w:p>
    <w:p w14:paraId="1C5B291D" w14:textId="77777777" w:rsidR="00477BE8" w:rsidRPr="00477BE8" w:rsidRDefault="00477BE8" w:rsidP="00477BE8">
      <w:proofErr w:type="spellStart"/>
      <w:r w:rsidRPr="00477BE8">
        <w:t>RTC_</w:t>
      </w:r>
      <w:proofErr w:type="gramStart"/>
      <w:r w:rsidRPr="00477BE8">
        <w:t>WaitForLastTask</w:t>
      </w:r>
      <w:proofErr w:type="spellEnd"/>
      <w:r w:rsidRPr="00477BE8">
        <w:t>(</w:t>
      </w:r>
      <w:proofErr w:type="gramEnd"/>
      <w:r w:rsidRPr="00477BE8">
        <w:t>);</w:t>
      </w:r>
    </w:p>
    <w:p w14:paraId="7044FCD9" w14:textId="77777777" w:rsidR="00477BE8" w:rsidRPr="00477BE8" w:rsidRDefault="00477BE8" w:rsidP="00477BE8"/>
    <w:p w14:paraId="21A4FD55" w14:textId="77777777" w:rsidR="00477BE8" w:rsidRPr="00477BE8" w:rsidRDefault="00477BE8" w:rsidP="00477BE8">
      <w:r w:rsidRPr="00477BE8">
        <w:t>/* 接下来才可以安全地配置RTC中断、预分频器等 */</w:t>
      </w:r>
    </w:p>
    <w:p w14:paraId="519759F4" w14:textId="77777777" w:rsidR="00477BE8" w:rsidRPr="00477BE8" w:rsidRDefault="00477BE8" w:rsidP="00477BE8">
      <w:proofErr w:type="spellStart"/>
      <w:r w:rsidRPr="00477BE8">
        <w:t>RTC_</w:t>
      </w:r>
      <w:proofErr w:type="gramStart"/>
      <w:r w:rsidRPr="00477BE8">
        <w:t>ITConfig</w:t>
      </w:r>
      <w:proofErr w:type="spellEnd"/>
      <w:r w:rsidRPr="00477BE8">
        <w:t>(</w:t>
      </w:r>
      <w:proofErr w:type="gramEnd"/>
      <w:r w:rsidRPr="00477BE8">
        <w:t>RTC_IT_SEC, ENABLE);</w:t>
      </w:r>
    </w:p>
    <w:p w14:paraId="3662C8B2" w14:textId="77777777" w:rsidR="00477BE8" w:rsidRPr="00477BE8" w:rsidRDefault="00477BE8" w:rsidP="00477BE8">
      <w:proofErr w:type="spellStart"/>
      <w:r w:rsidRPr="00477BE8">
        <w:t>RTC_</w:t>
      </w:r>
      <w:proofErr w:type="gramStart"/>
      <w:r w:rsidRPr="00477BE8">
        <w:t>WaitForLastTask</w:t>
      </w:r>
      <w:proofErr w:type="spellEnd"/>
      <w:r w:rsidRPr="00477BE8">
        <w:t>(</w:t>
      </w:r>
      <w:proofErr w:type="gramEnd"/>
      <w:r w:rsidRPr="00477BE8">
        <w:t>);</w:t>
      </w:r>
    </w:p>
    <w:p w14:paraId="06BA3374" w14:textId="77777777" w:rsidR="00477BE8" w:rsidRPr="00477BE8" w:rsidRDefault="00477BE8" w:rsidP="00477BE8">
      <w:r w:rsidRPr="00477BE8">
        <w:t>// ... 其他配置</w:t>
      </w:r>
    </w:p>
    <w:p w14:paraId="30549400" w14:textId="77777777" w:rsidR="00477BE8" w:rsidRPr="00477BE8" w:rsidRDefault="00477BE8" w:rsidP="002C3E18">
      <w:pPr>
        <w:pStyle w:val="3"/>
      </w:pPr>
      <w:r w:rsidRPr="00477BE8">
        <w:rPr>
          <w:rFonts w:ascii="Segoe UI Emoji" w:hAnsi="Segoe UI Emoji" w:cs="Segoe UI Emoji"/>
        </w:rPr>
        <w:lastRenderedPageBreak/>
        <w:t>⚠️</w:t>
      </w:r>
      <w:r w:rsidRPr="00477BE8">
        <w:t xml:space="preserve"> 注意事项</w:t>
      </w:r>
    </w:p>
    <w:p w14:paraId="37BE99F2" w14:textId="77777777" w:rsidR="00477BE8" w:rsidRPr="00477BE8" w:rsidRDefault="00477BE8" w:rsidP="00477BE8">
      <w:r w:rsidRPr="00477BE8">
        <w:t xml:space="preserve">在某些特定情况下（例如使用LSI作为时钟源并涉及BKP寄存器操作时），有报告指出 </w:t>
      </w:r>
      <w:proofErr w:type="spellStart"/>
      <w:r w:rsidRPr="00477BE8">
        <w:t>RTC_WaitForSynchro</w:t>
      </w:r>
      <w:proofErr w:type="spellEnd"/>
      <w:r w:rsidRPr="00477BE8">
        <w:t xml:space="preserve">()函数可能会陷入死循环，原因是RSF标志始终无法被置位。一种可行的解决方法是确保在尝试同步之前，已经正确执行了 </w:t>
      </w:r>
      <w:proofErr w:type="spellStart"/>
      <w:r w:rsidRPr="00477BE8">
        <w:t>RCC_RTCCLKCmd</w:t>
      </w:r>
      <w:proofErr w:type="spellEnd"/>
      <w:r w:rsidRPr="00477BE8">
        <w:t>(ENABLE)来使能RTC时钟。</w:t>
      </w:r>
    </w:p>
    <w:p w14:paraId="26249981" w14:textId="77777777" w:rsidR="00477BE8" w:rsidRPr="00477BE8" w:rsidRDefault="00477BE8" w:rsidP="00477BE8">
      <w:r w:rsidRPr="00477BE8">
        <w:t xml:space="preserve">希望这些信息能帮助你准确地理解和使用 </w:t>
      </w:r>
      <w:proofErr w:type="spellStart"/>
      <w:r w:rsidRPr="00477BE8">
        <w:t>RTC_WaitForSynchro</w:t>
      </w:r>
      <w:proofErr w:type="spellEnd"/>
      <w:r w:rsidRPr="00477BE8">
        <w:t>函数。</w:t>
      </w:r>
    </w:p>
    <w:p w14:paraId="12B1EC44" w14:textId="77777777" w:rsidR="00477BE8" w:rsidRPr="00477BE8" w:rsidRDefault="00477BE8" w:rsidP="00477BE8"/>
    <w:p w14:paraId="09A19573" w14:textId="509806D1" w:rsidR="00552935" w:rsidRDefault="007D1729" w:rsidP="0095033A">
      <w:pPr>
        <w:pStyle w:val="2"/>
      </w:pPr>
      <w:proofErr w:type="spellStart"/>
      <w:r w:rsidRPr="007D1729">
        <w:t>RTC_GetFlagStatus</w:t>
      </w:r>
      <w:proofErr w:type="spellEnd"/>
      <w:r w:rsidRPr="007D1729">
        <w:t>(</w:t>
      </w:r>
      <w:r>
        <w:rPr>
          <w:rFonts w:hint="eastAsia"/>
        </w:rPr>
        <w:t>)</w:t>
      </w:r>
      <w:r w:rsidR="002C3E18">
        <w:br/>
      </w:r>
      <w:r w:rsidR="002C3E18" w:rsidRPr="002C3E18">
        <w:rPr>
          <w:b/>
          <w:bCs/>
        </w:rPr>
        <w:t>检查指定的RTC（实时时钟）标志位是否被设置</w:t>
      </w:r>
    </w:p>
    <w:p w14:paraId="6F1A7438" w14:textId="77777777" w:rsidR="002C3E18" w:rsidRPr="002C3E18" w:rsidRDefault="002C3E18" w:rsidP="002C3E18">
      <w:r w:rsidRPr="002C3E18">
        <w:t>在STM32标准外设库中，</w:t>
      </w:r>
      <w:proofErr w:type="spellStart"/>
      <w:r w:rsidRPr="002C3E18">
        <w:t>RTC_GetFlagStatus</w:t>
      </w:r>
      <w:proofErr w:type="spellEnd"/>
      <w:r w:rsidRPr="002C3E18">
        <w:t>函数用于</w:t>
      </w:r>
      <w:r w:rsidRPr="002C3E18">
        <w:rPr>
          <w:b/>
          <w:bCs/>
        </w:rPr>
        <w:t>检查指定的RTC（实时时钟）标志位是否被设置</w:t>
      </w:r>
      <w:r w:rsidRPr="002C3E18">
        <w:t>。这对于判断RTC当前的状态，比如是否发生了秒更新、闹钟触发或寄存器是否同步完成等情况至关重要。</w:t>
      </w:r>
    </w:p>
    <w:p w14:paraId="64E9840C" w14:textId="77777777" w:rsidR="002C3E18" w:rsidRPr="002C3E18" w:rsidRDefault="002C3E18" w:rsidP="002C3E18">
      <w:pPr>
        <w:pStyle w:val="3"/>
      </w:pPr>
      <w:r w:rsidRPr="002C3E18">
        <w:t>下面是该函数的详细说明。</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6428"/>
      </w:tblGrid>
      <w:tr w:rsidR="002C3E18" w:rsidRPr="002C3E18" w14:paraId="0531E437"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6D7BBC5D" w14:textId="77777777" w:rsidR="002C3E18" w:rsidRPr="002C3E18" w:rsidRDefault="002C3E18" w:rsidP="002C3E18">
            <w:pPr>
              <w:rPr>
                <w:b/>
                <w:bCs/>
              </w:rPr>
            </w:pPr>
            <w:r w:rsidRPr="002C3E18">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EF62D3A" w14:textId="77777777" w:rsidR="002C3E18" w:rsidRPr="002C3E18" w:rsidRDefault="002C3E18" w:rsidP="002C3E18">
            <w:pPr>
              <w:rPr>
                <w:b/>
                <w:bCs/>
              </w:rPr>
            </w:pPr>
            <w:r w:rsidRPr="002C3E18">
              <w:rPr>
                <w:b/>
                <w:bCs/>
              </w:rPr>
              <w:t>说明</w:t>
            </w:r>
          </w:p>
        </w:tc>
      </w:tr>
      <w:tr w:rsidR="002C3E18" w:rsidRPr="002C3E18" w14:paraId="3C70F7F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60CB2CC" w14:textId="77777777" w:rsidR="002C3E18" w:rsidRPr="002C3E18" w:rsidRDefault="002C3E18" w:rsidP="002C3E18">
            <w:r w:rsidRPr="002C3E18">
              <w:rPr>
                <w:rFonts w:ascii="Times New Roman" w:hAnsi="Times New Roman" w:cs="Times New Roman"/>
              </w:rPr>
              <w:t>​</w:t>
            </w:r>
            <w:r w:rsidRPr="002C3E18">
              <w:rPr>
                <w:b/>
                <w:bCs/>
              </w:rPr>
              <w:t>函数原型</w:t>
            </w:r>
            <w:r w:rsidRPr="002C3E1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0342B62" w14:textId="77777777" w:rsidR="002C3E18" w:rsidRPr="002C3E18" w:rsidRDefault="002C3E18" w:rsidP="002C3E18">
            <w:proofErr w:type="spellStart"/>
            <w:r w:rsidRPr="002C3E18">
              <w:t>FlagStatus</w:t>
            </w:r>
            <w:proofErr w:type="spellEnd"/>
            <w:r w:rsidRPr="002C3E18">
              <w:t xml:space="preserve"> </w:t>
            </w:r>
            <w:proofErr w:type="spellStart"/>
            <w:r w:rsidRPr="002C3E18">
              <w:t>RTC_</w:t>
            </w:r>
            <w:proofErr w:type="gramStart"/>
            <w:r w:rsidRPr="002C3E18">
              <w:t>GetFlagStatus</w:t>
            </w:r>
            <w:proofErr w:type="spellEnd"/>
            <w:r w:rsidRPr="002C3E18">
              <w:t>(</w:t>
            </w:r>
            <w:proofErr w:type="gramEnd"/>
            <w:r w:rsidRPr="002C3E18">
              <w:t>uint16_t RTC_FLAG)</w:t>
            </w:r>
          </w:p>
        </w:tc>
      </w:tr>
      <w:tr w:rsidR="002C3E18" w:rsidRPr="002C3E18" w14:paraId="373F9A9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4E57C65" w14:textId="77777777" w:rsidR="002C3E18" w:rsidRPr="002C3E18" w:rsidRDefault="002C3E18" w:rsidP="002C3E18">
            <w:r w:rsidRPr="002C3E18">
              <w:rPr>
                <w:rFonts w:ascii="Times New Roman" w:hAnsi="Times New Roman" w:cs="Times New Roman"/>
              </w:rPr>
              <w:t>​</w:t>
            </w:r>
            <w:r w:rsidRPr="002C3E18">
              <w:rPr>
                <w:b/>
                <w:bCs/>
              </w:rPr>
              <w:t>功能</w:t>
            </w:r>
            <w:r w:rsidRPr="002C3E1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2E21B57" w14:textId="77777777" w:rsidR="002C3E18" w:rsidRPr="002C3E18" w:rsidRDefault="002C3E18" w:rsidP="002C3E18">
            <w:r w:rsidRPr="002C3E18">
              <w:t>检查指定的RTC标志位是否被置位。</w:t>
            </w:r>
          </w:p>
        </w:tc>
      </w:tr>
      <w:tr w:rsidR="002C3E18" w:rsidRPr="002C3E18" w14:paraId="04719FA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E1B7A37" w14:textId="77777777" w:rsidR="002C3E18" w:rsidRPr="002C3E18" w:rsidRDefault="002C3E18" w:rsidP="002C3E18">
            <w:r w:rsidRPr="002C3E18">
              <w:rPr>
                <w:rFonts w:ascii="Times New Roman" w:hAnsi="Times New Roman" w:cs="Times New Roman"/>
              </w:rPr>
              <w:t>​</w:t>
            </w:r>
            <w:r w:rsidRPr="002C3E18">
              <w:rPr>
                <w:b/>
                <w:bCs/>
              </w:rPr>
              <w:t>参数</w:t>
            </w:r>
            <w:r w:rsidRPr="002C3E1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F2C6028" w14:textId="77777777" w:rsidR="002C3E18" w:rsidRPr="002C3E18" w:rsidRDefault="002C3E18" w:rsidP="002C3E18">
            <w:r w:rsidRPr="002C3E18">
              <w:t>RTC_FLAG：指定要检查的标志位。</w:t>
            </w:r>
          </w:p>
        </w:tc>
      </w:tr>
      <w:tr w:rsidR="002C3E18" w:rsidRPr="002C3E18" w14:paraId="6E5DAA8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60650DD" w14:textId="77777777" w:rsidR="002C3E18" w:rsidRPr="002C3E18" w:rsidRDefault="002C3E18" w:rsidP="002C3E18">
            <w:r w:rsidRPr="002C3E18">
              <w:rPr>
                <w:rFonts w:ascii="Times New Roman" w:hAnsi="Times New Roman" w:cs="Times New Roman"/>
              </w:rPr>
              <w:t>​</w:t>
            </w:r>
            <w:r w:rsidRPr="002C3E18">
              <w:rPr>
                <w:b/>
                <w:bCs/>
              </w:rPr>
              <w:t>返回值</w:t>
            </w:r>
            <w:r w:rsidRPr="002C3E1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B58F28C" w14:textId="77777777" w:rsidR="002C3E18" w:rsidRPr="002C3E18" w:rsidRDefault="002C3E18" w:rsidP="002C3E18">
            <w:r w:rsidRPr="002C3E18">
              <w:t>标志位状态：SET（标志位被设置）或 RESET（标志位未被设置）。</w:t>
            </w:r>
          </w:p>
        </w:tc>
      </w:tr>
      <w:tr w:rsidR="002C3E18" w:rsidRPr="002C3E18" w14:paraId="5559666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A646D7E" w14:textId="77777777" w:rsidR="002C3E18" w:rsidRPr="002C3E18" w:rsidRDefault="002C3E18" w:rsidP="002C3E18">
            <w:r w:rsidRPr="002C3E18">
              <w:rPr>
                <w:rFonts w:ascii="Times New Roman" w:hAnsi="Times New Roman" w:cs="Times New Roman"/>
              </w:rPr>
              <w:t>​</w:t>
            </w:r>
            <w:r w:rsidRPr="002C3E18">
              <w:rPr>
                <w:b/>
                <w:bCs/>
              </w:rPr>
              <w:t>头文件</w:t>
            </w:r>
            <w:r w:rsidRPr="002C3E1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9C929E8" w14:textId="77777777" w:rsidR="002C3E18" w:rsidRPr="002C3E18" w:rsidRDefault="002C3E18" w:rsidP="002C3E18">
            <w:proofErr w:type="gramStart"/>
            <w:r w:rsidRPr="002C3E18">
              <w:t>#include</w:t>
            </w:r>
            <w:proofErr w:type="gramEnd"/>
            <w:r w:rsidRPr="002C3E18">
              <w:t xml:space="preserve"> "stm32f10x_rtc.h"</w:t>
            </w:r>
          </w:p>
        </w:tc>
      </w:tr>
    </w:tbl>
    <w:p w14:paraId="61BB1F77" w14:textId="77777777" w:rsidR="002C3E18" w:rsidRPr="002C3E18" w:rsidRDefault="002C3E18" w:rsidP="002C3E18">
      <w:pPr>
        <w:pStyle w:val="3"/>
      </w:pPr>
      <w:r w:rsidRPr="002C3E18">
        <w:rPr>
          <w:rFonts w:ascii="Segoe UI Emoji" w:hAnsi="Segoe UI Emoji" w:cs="Segoe UI Emoji"/>
        </w:rPr>
        <w:t>⚙️</w:t>
      </w:r>
      <w:r w:rsidRPr="002C3E18">
        <w:t xml:space="preserve"> 参数详解：可检查的标志位</w:t>
      </w:r>
    </w:p>
    <w:p w14:paraId="62B2F717" w14:textId="77777777" w:rsidR="002C3E18" w:rsidRPr="002C3E18" w:rsidRDefault="002C3E18" w:rsidP="002C3E18">
      <w:r w:rsidRPr="002C3E18">
        <w:t>参数 RTC_FLAG指定了你需要检查的具体状态标志。以下是一些常用的标志位及其含义：</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688"/>
        <w:gridCol w:w="6602"/>
      </w:tblGrid>
      <w:tr w:rsidR="002C3E18" w:rsidRPr="002C3E18" w14:paraId="4A990389"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6BE058D" w14:textId="77777777" w:rsidR="002C3E18" w:rsidRPr="002C3E18" w:rsidRDefault="002C3E18" w:rsidP="002C3E18">
            <w:pPr>
              <w:rPr>
                <w:b/>
                <w:bCs/>
              </w:rPr>
            </w:pPr>
            <w:r w:rsidRPr="002C3E18">
              <w:rPr>
                <w:b/>
                <w:bCs/>
              </w:rPr>
              <w:t>标志位宏定义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2E79DAE" w14:textId="77777777" w:rsidR="002C3E18" w:rsidRPr="002C3E18" w:rsidRDefault="002C3E18" w:rsidP="002C3E18">
            <w:pPr>
              <w:rPr>
                <w:b/>
                <w:bCs/>
              </w:rPr>
            </w:pPr>
            <w:r w:rsidRPr="002C3E18">
              <w:rPr>
                <w:b/>
                <w:bCs/>
              </w:rPr>
              <w:t>描述</w:t>
            </w:r>
          </w:p>
        </w:tc>
      </w:tr>
      <w:tr w:rsidR="002C3E18" w:rsidRPr="002C3E18" w14:paraId="05C3966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B298B1D" w14:textId="77777777" w:rsidR="002C3E18" w:rsidRPr="002C3E18" w:rsidRDefault="002C3E18" w:rsidP="002C3E18">
            <w:r w:rsidRPr="002C3E18">
              <w:t>RTC_FLAG_RTOFF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CACA67" w14:textId="77777777" w:rsidR="002C3E18" w:rsidRPr="002C3E18" w:rsidRDefault="002C3E18" w:rsidP="002C3E18">
            <w:r w:rsidRPr="002C3E18">
              <w:rPr>
                <w:rFonts w:ascii="Times New Roman" w:hAnsi="Times New Roman" w:cs="Times New Roman"/>
              </w:rPr>
              <w:t>​</w:t>
            </w:r>
            <w:r w:rsidRPr="002C3E18">
              <w:rPr>
                <w:b/>
                <w:bCs/>
              </w:rPr>
              <w:t>RTC操作关闭标志</w:t>
            </w:r>
            <w:r w:rsidRPr="002C3E18">
              <w:rPr>
                <w:rFonts w:ascii="Times New Roman" w:hAnsi="Times New Roman" w:cs="Times New Roman"/>
              </w:rPr>
              <w:t>​</w:t>
            </w:r>
            <w:r w:rsidRPr="002C3E18">
              <w:t>：表示最近一次对RTC寄存器的写操作是否完成。当此标志为SET时，表示RTC寄存器空闲，可以接受新的写操</w:t>
            </w:r>
            <w:r w:rsidRPr="002C3E18">
              <w:lastRenderedPageBreak/>
              <w:t>作。</w:t>
            </w:r>
          </w:p>
        </w:tc>
      </w:tr>
      <w:tr w:rsidR="002C3E18" w:rsidRPr="002C3E18" w14:paraId="7B520B8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B6EB89A" w14:textId="77777777" w:rsidR="002C3E18" w:rsidRPr="002C3E18" w:rsidRDefault="002C3E18" w:rsidP="002C3E18">
            <w:r w:rsidRPr="002C3E18">
              <w:t>RTC_FLAG_RSF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1ACC018" w14:textId="77777777" w:rsidR="002C3E18" w:rsidRPr="002C3E18" w:rsidRDefault="002C3E18" w:rsidP="002C3E18">
            <w:r w:rsidRPr="002C3E18">
              <w:rPr>
                <w:rFonts w:ascii="Times New Roman" w:hAnsi="Times New Roman" w:cs="Times New Roman"/>
              </w:rPr>
              <w:t>​</w:t>
            </w:r>
            <w:r w:rsidRPr="002C3E18">
              <w:rPr>
                <w:b/>
                <w:bCs/>
              </w:rPr>
              <w:t>寄存器同步标志</w:t>
            </w:r>
            <w:r w:rsidRPr="002C3E18">
              <w:rPr>
                <w:rFonts w:ascii="Times New Roman" w:hAnsi="Times New Roman" w:cs="Times New Roman"/>
              </w:rPr>
              <w:t>​</w:t>
            </w:r>
            <w:r w:rsidRPr="002C3E18">
              <w:t>：当RTC预分频器分频计数器上的值被复制到RTC_CNT、RTC_ALR、RTC_PRL等影子寄存器后，此标志由硬件置位。在APB1复位或从低功耗模式唤醒后，读取RTC寄存器前应确保此标志为SET。</w:t>
            </w:r>
          </w:p>
        </w:tc>
      </w:tr>
      <w:tr w:rsidR="002C3E18" w:rsidRPr="002C3E18" w14:paraId="1FD896A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590CD01" w14:textId="77777777" w:rsidR="002C3E18" w:rsidRPr="002C3E18" w:rsidRDefault="002C3E18" w:rsidP="002C3E18">
            <w:r w:rsidRPr="002C3E18">
              <w:t>RTC_FLAG_OV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F155130" w14:textId="77777777" w:rsidR="002C3E18" w:rsidRPr="002C3E18" w:rsidRDefault="002C3E18" w:rsidP="002C3E18">
            <w:r w:rsidRPr="002C3E18">
              <w:rPr>
                <w:rFonts w:ascii="Times New Roman" w:hAnsi="Times New Roman" w:cs="Times New Roman"/>
              </w:rPr>
              <w:t>​</w:t>
            </w:r>
            <w:r w:rsidRPr="002C3E18">
              <w:rPr>
                <w:b/>
                <w:bCs/>
              </w:rPr>
              <w:t>溢出标志</w:t>
            </w:r>
            <w:r w:rsidRPr="002C3E18">
              <w:rPr>
                <w:rFonts w:ascii="Times New Roman" w:hAnsi="Times New Roman" w:cs="Times New Roman"/>
              </w:rPr>
              <w:t>​</w:t>
            </w:r>
            <w:r w:rsidRPr="002C3E18">
              <w:t>：指示RTC的32位可编程计数器是否发生了溢出（即从最大值归零）。</w:t>
            </w:r>
          </w:p>
        </w:tc>
      </w:tr>
      <w:tr w:rsidR="002C3E18" w:rsidRPr="002C3E18" w14:paraId="419EEF1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3173916" w14:textId="77777777" w:rsidR="002C3E18" w:rsidRPr="002C3E18" w:rsidRDefault="002C3E18" w:rsidP="002C3E18">
            <w:r w:rsidRPr="002C3E18">
              <w:t>RTC_FLAG_ALR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F5ED57" w14:textId="77777777" w:rsidR="002C3E18" w:rsidRPr="002C3E18" w:rsidRDefault="002C3E18" w:rsidP="002C3E18">
            <w:r w:rsidRPr="002C3E18">
              <w:rPr>
                <w:rFonts w:ascii="Times New Roman" w:hAnsi="Times New Roman" w:cs="Times New Roman"/>
              </w:rPr>
              <w:t>​</w:t>
            </w:r>
            <w:r w:rsidRPr="002C3E18">
              <w:rPr>
                <w:b/>
                <w:bCs/>
              </w:rPr>
              <w:t>闹钟标志</w:t>
            </w:r>
            <w:r w:rsidRPr="002C3E18">
              <w:rPr>
                <w:rFonts w:ascii="Times New Roman" w:hAnsi="Times New Roman" w:cs="Times New Roman"/>
              </w:rPr>
              <w:t>​</w:t>
            </w:r>
            <w:r w:rsidRPr="002C3E18">
              <w:t>：当RTC计数器的值达到预设的闹钟值（RTC_ALR）时，此标志被置位。</w:t>
            </w:r>
          </w:p>
        </w:tc>
      </w:tr>
      <w:tr w:rsidR="002C3E18" w:rsidRPr="002C3E18" w14:paraId="726775B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947CA1C" w14:textId="77777777" w:rsidR="002C3E18" w:rsidRPr="002C3E18" w:rsidRDefault="002C3E18" w:rsidP="002C3E18">
            <w:r w:rsidRPr="002C3E18">
              <w:t>RTC_FLAG_SEC</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2214BD9" w14:textId="77777777" w:rsidR="002C3E18" w:rsidRPr="002C3E18" w:rsidRDefault="002C3E18" w:rsidP="002C3E18">
            <w:r w:rsidRPr="002C3E18">
              <w:rPr>
                <w:rFonts w:ascii="Times New Roman" w:hAnsi="Times New Roman" w:cs="Times New Roman"/>
              </w:rPr>
              <w:t>​</w:t>
            </w:r>
            <w:r w:rsidRPr="002C3E18">
              <w:rPr>
                <w:b/>
                <w:bCs/>
              </w:rPr>
              <w:t>秒</w:t>
            </w:r>
            <w:proofErr w:type="gramStart"/>
            <w:r w:rsidRPr="002C3E18">
              <w:rPr>
                <w:b/>
                <w:bCs/>
              </w:rPr>
              <w:t>标志</w:t>
            </w:r>
            <w:r w:rsidRPr="002C3E18">
              <w:rPr>
                <w:rFonts w:ascii="Times New Roman" w:hAnsi="Times New Roman" w:cs="Times New Roman"/>
              </w:rPr>
              <w:t>​</w:t>
            </w:r>
            <w:r w:rsidRPr="002C3E18">
              <w:t>（</w:t>
            </w:r>
            <w:proofErr w:type="gramEnd"/>
            <w:r w:rsidRPr="002C3E18">
              <w:t>也称PACE标志）：表示RTC的秒计数是否已更新。通常用于在秒中断服务函数中判断是否是秒事件触发了中断。</w:t>
            </w:r>
          </w:p>
        </w:tc>
      </w:tr>
    </w:tbl>
    <w:p w14:paraId="061C8617" w14:textId="77777777" w:rsidR="002C3E18" w:rsidRPr="002C3E18" w:rsidRDefault="002C3E18" w:rsidP="002C3E18">
      <w:pPr>
        <w:pStyle w:val="3"/>
      </w:pPr>
      <w:r w:rsidRPr="002C3E18">
        <w:rPr>
          <w:rFonts w:ascii="Segoe UI Emoji" w:hAnsi="Segoe UI Emoji" w:cs="Segoe UI Emoji"/>
        </w:rPr>
        <w:t>🔄</w:t>
      </w:r>
      <w:r w:rsidRPr="002C3E18">
        <w:t xml:space="preserve"> 工作流程与典型用法</w:t>
      </w:r>
    </w:p>
    <w:p w14:paraId="0F50DD47" w14:textId="77777777" w:rsidR="002C3E18" w:rsidRPr="002C3E18" w:rsidRDefault="002C3E18" w:rsidP="002C3E18">
      <w:proofErr w:type="spellStart"/>
      <w:r w:rsidRPr="002C3E18">
        <w:t>RTC_GetFlagStatus</w:t>
      </w:r>
      <w:proofErr w:type="spellEnd"/>
      <w:r w:rsidRPr="002C3E18">
        <w:t>函数通过读取RTC控制寄存器的低位（RTC_CTLRL）来检查指定的标志位状态。它在程序中最常见的用途是在</w:t>
      </w:r>
      <w:r w:rsidRPr="002C3E18">
        <w:rPr>
          <w:b/>
          <w:bCs/>
        </w:rPr>
        <w:t>中断服务函数（ISR）</w:t>
      </w:r>
      <w:r w:rsidRPr="002C3E18">
        <w:rPr>
          <w:rFonts w:ascii="Times New Roman" w:hAnsi="Times New Roman" w:cs="Times New Roman"/>
          <w:b/>
          <w:bCs/>
        </w:rPr>
        <w:t>​</w:t>
      </w:r>
      <w:r w:rsidRPr="002C3E18">
        <w:rPr>
          <w:rFonts w:ascii="Times New Roman" w:hAnsi="Times New Roman" w:cs="Times New Roman"/>
        </w:rPr>
        <w:t>​</w:t>
      </w:r>
      <w:r w:rsidRPr="002C3E18">
        <w:t xml:space="preserve"> 中，用于确定具体是哪个RTC事件（如秒中断、闹钟中断）触发了中断。</w:t>
      </w:r>
    </w:p>
    <w:p w14:paraId="2C4593C2" w14:textId="77777777" w:rsidR="002C3E18" w:rsidRPr="002C3E18" w:rsidRDefault="002C3E18" w:rsidP="002C3E18">
      <w:r w:rsidRPr="002C3E18">
        <w:t>一个典型的应用流程如下：</w:t>
      </w:r>
    </w:p>
    <w:p w14:paraId="04423E57" w14:textId="77777777" w:rsidR="002C3E18" w:rsidRPr="002C3E18" w:rsidRDefault="002C3E18">
      <w:pPr>
        <w:numPr>
          <w:ilvl w:val="0"/>
          <w:numId w:val="838"/>
        </w:numPr>
      </w:pPr>
      <w:r w:rsidRPr="002C3E18">
        <w:t>RTC的某个事件（如秒信号更新或闹钟触发）发生，硬件会自动将对应的标志位置位，并可能产生中断。</w:t>
      </w:r>
    </w:p>
    <w:p w14:paraId="7C5E404E" w14:textId="77777777" w:rsidR="002C3E18" w:rsidRPr="002C3E18" w:rsidRDefault="002C3E18">
      <w:pPr>
        <w:numPr>
          <w:ilvl w:val="0"/>
          <w:numId w:val="838"/>
        </w:numPr>
      </w:pPr>
      <w:r w:rsidRPr="002C3E18">
        <w:t xml:space="preserve">在中断服务函数中，调用 </w:t>
      </w:r>
      <w:proofErr w:type="spellStart"/>
      <w:r w:rsidRPr="002C3E18">
        <w:t>RTC_GetFlagStatus</w:t>
      </w:r>
      <w:proofErr w:type="spellEnd"/>
      <w:r w:rsidRPr="002C3E18">
        <w:t>并传入特定的标志位宏（如RTC_FLAG_SEC或RTC_FLAG_ALR）来检查是否是该事件触发的中断。</w:t>
      </w:r>
    </w:p>
    <w:p w14:paraId="46D5F316" w14:textId="77777777" w:rsidR="002C3E18" w:rsidRPr="002C3E18" w:rsidRDefault="002C3E18">
      <w:pPr>
        <w:numPr>
          <w:ilvl w:val="0"/>
          <w:numId w:val="838"/>
        </w:numPr>
      </w:pPr>
      <w:r w:rsidRPr="002C3E18">
        <w:t>如果函数返回SET，则执行相应的处理逻辑（例如，更新显示的时间，或执行闹钟任务）。</w:t>
      </w:r>
    </w:p>
    <w:p w14:paraId="18DB6B7C" w14:textId="77777777" w:rsidR="002C3E18" w:rsidRPr="002C3E18" w:rsidRDefault="002C3E18">
      <w:pPr>
        <w:numPr>
          <w:ilvl w:val="0"/>
          <w:numId w:val="838"/>
        </w:numPr>
      </w:pPr>
      <w:r w:rsidRPr="002C3E18">
        <w:t>在处理逻辑完成后，</w:t>
      </w:r>
      <w:r w:rsidRPr="002C3E18">
        <w:rPr>
          <w:rFonts w:ascii="Times New Roman" w:hAnsi="Times New Roman" w:cs="Times New Roman"/>
        </w:rPr>
        <w:t>​</w:t>
      </w:r>
      <w:r w:rsidRPr="002C3E18">
        <w:rPr>
          <w:b/>
          <w:bCs/>
        </w:rPr>
        <w:t>必须</w:t>
      </w:r>
      <w:r w:rsidRPr="002C3E18">
        <w:t xml:space="preserve">调用 </w:t>
      </w:r>
      <w:proofErr w:type="spellStart"/>
      <w:r w:rsidRPr="002C3E18">
        <w:t>RTC_ClearFlag</w:t>
      </w:r>
      <w:proofErr w:type="spellEnd"/>
      <w:r w:rsidRPr="002C3E18">
        <w:t xml:space="preserve">或 </w:t>
      </w:r>
      <w:proofErr w:type="spellStart"/>
      <w:r w:rsidRPr="002C3E18">
        <w:t>RTC_ClearITPendingBit</w:t>
      </w:r>
      <w:proofErr w:type="spellEnd"/>
      <w:r w:rsidRPr="002C3E18">
        <w:t>函数来清除相应的标志位（和中断挂起位），为下一次事件做准备。</w:t>
      </w:r>
    </w:p>
    <w:p w14:paraId="34B73B61" w14:textId="77777777" w:rsidR="002C3E18" w:rsidRPr="002C3E18" w:rsidRDefault="002C3E18" w:rsidP="002C3E18">
      <w:pPr>
        <w:pStyle w:val="3"/>
      </w:pPr>
      <w:r w:rsidRPr="002C3E18">
        <w:rPr>
          <w:rFonts w:ascii="Segoe UI Emoji" w:hAnsi="Segoe UI Emoji" w:cs="Segoe UI Emoji"/>
        </w:rPr>
        <w:t>💻</w:t>
      </w:r>
      <w:r w:rsidRPr="002C3E18">
        <w:t xml:space="preserve"> 代码示例</w:t>
      </w:r>
    </w:p>
    <w:p w14:paraId="746DCF14" w14:textId="77777777" w:rsidR="002C3E18" w:rsidRPr="002C3E18" w:rsidRDefault="002C3E18" w:rsidP="002C3E18">
      <w:r w:rsidRPr="002C3E18">
        <w:t xml:space="preserve">下面的代码片段展示了 </w:t>
      </w:r>
      <w:proofErr w:type="spellStart"/>
      <w:r w:rsidRPr="002C3E18">
        <w:t>RTC_GetFlagStatus</w:t>
      </w:r>
      <w:proofErr w:type="spellEnd"/>
      <w:r w:rsidRPr="002C3E18">
        <w:t>在RTC中断服务函数中的典型用法，用于处理秒中断和闹钟中断：</w:t>
      </w:r>
    </w:p>
    <w:p w14:paraId="33AE201D" w14:textId="77777777" w:rsidR="002C3E18" w:rsidRPr="002C3E18" w:rsidRDefault="002C3E18" w:rsidP="002C3E18">
      <w:r w:rsidRPr="002C3E18">
        <w:t xml:space="preserve">void </w:t>
      </w:r>
      <w:proofErr w:type="spellStart"/>
      <w:r w:rsidRPr="002C3E18">
        <w:t>RTC_IRQHandler</w:t>
      </w:r>
      <w:proofErr w:type="spellEnd"/>
      <w:r w:rsidRPr="002C3E18">
        <w:t>(void)</w:t>
      </w:r>
    </w:p>
    <w:p w14:paraId="3A12B71A" w14:textId="77777777" w:rsidR="002C3E18" w:rsidRPr="002C3E18" w:rsidRDefault="002C3E18" w:rsidP="002C3E18">
      <w:r w:rsidRPr="002C3E18">
        <w:lastRenderedPageBreak/>
        <w:t>{</w:t>
      </w:r>
    </w:p>
    <w:p w14:paraId="7B072D9E" w14:textId="77777777" w:rsidR="002C3E18" w:rsidRPr="002C3E18" w:rsidRDefault="002C3E18" w:rsidP="002C3E18">
      <w:r w:rsidRPr="002C3E18">
        <w:t xml:space="preserve">    /* 1. 检查是否是秒中断 */</w:t>
      </w:r>
    </w:p>
    <w:p w14:paraId="5D6E0A0C" w14:textId="77777777" w:rsidR="002C3E18" w:rsidRPr="002C3E18" w:rsidRDefault="002C3E18" w:rsidP="002C3E18">
      <w:r w:rsidRPr="002C3E18">
        <w:t xml:space="preserve">    if (</w:t>
      </w:r>
      <w:proofErr w:type="spellStart"/>
      <w:r w:rsidRPr="002C3E18">
        <w:t>RTC_</w:t>
      </w:r>
      <w:proofErr w:type="gramStart"/>
      <w:r w:rsidRPr="002C3E18">
        <w:t>GetFlagStatus</w:t>
      </w:r>
      <w:proofErr w:type="spellEnd"/>
      <w:r w:rsidRPr="002C3E18">
        <w:t>(</w:t>
      </w:r>
      <w:proofErr w:type="gramEnd"/>
      <w:r w:rsidRPr="002C3E18">
        <w:t>RTC_FLAG_SEC</w:t>
      </w:r>
      <w:proofErr w:type="gramStart"/>
      <w:r w:rsidRPr="002C3E18">
        <w:t>) !</w:t>
      </w:r>
      <w:proofErr w:type="gramEnd"/>
      <w:r w:rsidRPr="002C3E18">
        <w:t>= RESET) {</w:t>
      </w:r>
    </w:p>
    <w:p w14:paraId="61844DBE" w14:textId="77777777" w:rsidR="002C3E18" w:rsidRPr="002C3E18" w:rsidRDefault="002C3E18" w:rsidP="002C3E18">
      <w:r w:rsidRPr="002C3E18">
        <w:t xml:space="preserve">        /</w:t>
      </w:r>
      <w:proofErr w:type="gramStart"/>
      <w:r w:rsidRPr="002C3E18">
        <w:t>/ 执行</w:t>
      </w:r>
      <w:proofErr w:type="gramEnd"/>
      <w:r w:rsidRPr="002C3E18">
        <w:t>秒中断处理，例如更新当前时间</w:t>
      </w:r>
    </w:p>
    <w:p w14:paraId="2BA754A1" w14:textId="77777777" w:rsidR="002C3E18" w:rsidRPr="002C3E18" w:rsidRDefault="002C3E18" w:rsidP="002C3E18">
      <w:r w:rsidRPr="002C3E18">
        <w:t xml:space="preserve">        </w:t>
      </w:r>
      <w:proofErr w:type="spellStart"/>
      <w:r w:rsidRPr="002C3E18">
        <w:t>RTC_Get</w:t>
      </w:r>
      <w:proofErr w:type="spellEnd"/>
      <w:r w:rsidRPr="002C3E18">
        <w:t>(); // 这是一个自定义的更新时间数据的函数</w:t>
      </w:r>
    </w:p>
    <w:p w14:paraId="4D667FD3" w14:textId="77777777" w:rsidR="002C3E18" w:rsidRPr="002C3E18" w:rsidRDefault="002C3E18" w:rsidP="002C3E18">
      <w:r w:rsidRPr="002C3E18">
        <w:t xml:space="preserve">        </w:t>
      </w:r>
      <w:proofErr w:type="spellStart"/>
      <w:proofErr w:type="gramStart"/>
      <w:r w:rsidRPr="002C3E18">
        <w:t>printf</w:t>
      </w:r>
      <w:proofErr w:type="spellEnd"/>
      <w:r w:rsidRPr="002C3E18">
        <w:t>(</w:t>
      </w:r>
      <w:proofErr w:type="gramEnd"/>
      <w:r w:rsidRPr="002C3E18">
        <w:t>"Time updated.\n");</w:t>
      </w:r>
    </w:p>
    <w:p w14:paraId="7042AB99" w14:textId="77777777" w:rsidR="002C3E18" w:rsidRPr="002C3E18" w:rsidRDefault="002C3E18" w:rsidP="002C3E18"/>
    <w:p w14:paraId="48BE06A4" w14:textId="77777777" w:rsidR="002C3E18" w:rsidRPr="002C3E18" w:rsidRDefault="002C3E18" w:rsidP="002C3E18">
      <w:r w:rsidRPr="002C3E18">
        <w:t xml:space="preserve">        /</w:t>
      </w:r>
      <w:proofErr w:type="gramStart"/>
      <w:r w:rsidRPr="002C3E18">
        <w:t>/ 清除</w:t>
      </w:r>
      <w:proofErr w:type="gramEnd"/>
      <w:r w:rsidRPr="002C3E18">
        <w:t>秒中断挂起位（在某些库版本中，也可能使用</w:t>
      </w:r>
      <w:proofErr w:type="spellStart"/>
      <w:r w:rsidRPr="002C3E18">
        <w:t>RTC_ClearFlag</w:t>
      </w:r>
      <w:proofErr w:type="spellEnd"/>
      <w:r w:rsidRPr="002C3E18">
        <w:t>）</w:t>
      </w:r>
    </w:p>
    <w:p w14:paraId="3D11975F" w14:textId="77777777" w:rsidR="002C3E18" w:rsidRPr="002C3E18" w:rsidRDefault="002C3E18" w:rsidP="002C3E18">
      <w:r w:rsidRPr="002C3E18">
        <w:t xml:space="preserve">        </w:t>
      </w:r>
      <w:proofErr w:type="spellStart"/>
      <w:r w:rsidRPr="002C3E18">
        <w:t>RTC_</w:t>
      </w:r>
      <w:proofErr w:type="gramStart"/>
      <w:r w:rsidRPr="002C3E18">
        <w:t>ClearITPendingBit</w:t>
      </w:r>
      <w:proofErr w:type="spellEnd"/>
      <w:r w:rsidRPr="002C3E18">
        <w:t>(</w:t>
      </w:r>
      <w:proofErr w:type="gramEnd"/>
      <w:r w:rsidRPr="002C3E18">
        <w:t>RTC_IT_SEC);</w:t>
      </w:r>
    </w:p>
    <w:p w14:paraId="66E8F086" w14:textId="77777777" w:rsidR="002C3E18" w:rsidRPr="002C3E18" w:rsidRDefault="002C3E18" w:rsidP="002C3E18">
      <w:r w:rsidRPr="002C3E18">
        <w:t xml:space="preserve">    }</w:t>
      </w:r>
    </w:p>
    <w:p w14:paraId="11603CCB" w14:textId="77777777" w:rsidR="002C3E18" w:rsidRPr="002C3E18" w:rsidRDefault="002C3E18" w:rsidP="002C3E18"/>
    <w:p w14:paraId="3408F1BE" w14:textId="77777777" w:rsidR="002C3E18" w:rsidRPr="002C3E18" w:rsidRDefault="002C3E18" w:rsidP="002C3E18">
      <w:r w:rsidRPr="002C3E18">
        <w:t xml:space="preserve">    /* 2. 检查是否是闹钟中断 */</w:t>
      </w:r>
    </w:p>
    <w:p w14:paraId="562ED020" w14:textId="77777777" w:rsidR="002C3E18" w:rsidRPr="002C3E18" w:rsidRDefault="002C3E18" w:rsidP="002C3E18">
      <w:r w:rsidRPr="002C3E18">
        <w:t xml:space="preserve">    if (</w:t>
      </w:r>
      <w:proofErr w:type="spellStart"/>
      <w:r w:rsidRPr="002C3E18">
        <w:t>RTC_</w:t>
      </w:r>
      <w:proofErr w:type="gramStart"/>
      <w:r w:rsidRPr="002C3E18">
        <w:t>GetFlagStatus</w:t>
      </w:r>
      <w:proofErr w:type="spellEnd"/>
      <w:r w:rsidRPr="002C3E18">
        <w:t>(</w:t>
      </w:r>
      <w:proofErr w:type="gramEnd"/>
      <w:r w:rsidRPr="002C3E18">
        <w:t>RTC_FLAG_ALR</w:t>
      </w:r>
      <w:proofErr w:type="gramStart"/>
      <w:r w:rsidRPr="002C3E18">
        <w:t>) !</w:t>
      </w:r>
      <w:proofErr w:type="gramEnd"/>
      <w:r w:rsidRPr="002C3E18">
        <w:t>= RESET) {</w:t>
      </w:r>
    </w:p>
    <w:p w14:paraId="5CF34E1D" w14:textId="77777777" w:rsidR="002C3E18" w:rsidRPr="002C3E18" w:rsidRDefault="002C3E18" w:rsidP="002C3E18">
      <w:r w:rsidRPr="002C3E18">
        <w:t xml:space="preserve">        // 执行闹钟响应的任务</w:t>
      </w:r>
    </w:p>
    <w:p w14:paraId="7D089D5A" w14:textId="77777777" w:rsidR="002C3E18" w:rsidRPr="002C3E18" w:rsidRDefault="002C3E18" w:rsidP="002C3E18">
      <w:r w:rsidRPr="002C3E18">
        <w:t xml:space="preserve">        </w:t>
      </w:r>
      <w:proofErr w:type="spellStart"/>
      <w:proofErr w:type="gramStart"/>
      <w:r w:rsidRPr="002C3E18">
        <w:t>printf</w:t>
      </w:r>
      <w:proofErr w:type="spellEnd"/>
      <w:r w:rsidRPr="002C3E18">
        <w:t>(</w:t>
      </w:r>
      <w:proofErr w:type="gramEnd"/>
      <w:r w:rsidRPr="002C3E18">
        <w:t xml:space="preserve">"Alarm </w:t>
      </w:r>
      <w:proofErr w:type="gramStart"/>
      <w:r w:rsidRPr="002C3E18">
        <w:t>triggered!\</w:t>
      </w:r>
      <w:proofErr w:type="gramEnd"/>
      <w:r w:rsidRPr="002C3E18">
        <w:t>n");</w:t>
      </w:r>
    </w:p>
    <w:p w14:paraId="4E897856" w14:textId="77777777" w:rsidR="002C3E18" w:rsidRPr="002C3E18" w:rsidRDefault="002C3E18" w:rsidP="002C3E18"/>
    <w:p w14:paraId="0ADA51CA" w14:textId="77777777" w:rsidR="002C3E18" w:rsidRPr="002C3E18" w:rsidRDefault="002C3E18" w:rsidP="002C3E18">
      <w:r w:rsidRPr="002C3E18">
        <w:t xml:space="preserve">        // 清除闹钟中断挂起位</w:t>
      </w:r>
    </w:p>
    <w:p w14:paraId="74805DFD" w14:textId="77777777" w:rsidR="002C3E18" w:rsidRPr="002C3E18" w:rsidRDefault="002C3E18" w:rsidP="002C3E18">
      <w:r w:rsidRPr="002C3E18">
        <w:t xml:space="preserve">        </w:t>
      </w:r>
      <w:proofErr w:type="spellStart"/>
      <w:r w:rsidRPr="002C3E18">
        <w:t>RTC_</w:t>
      </w:r>
      <w:proofErr w:type="gramStart"/>
      <w:r w:rsidRPr="002C3E18">
        <w:t>ClearITPendingBit</w:t>
      </w:r>
      <w:proofErr w:type="spellEnd"/>
      <w:r w:rsidRPr="002C3E18">
        <w:t>(</w:t>
      </w:r>
      <w:proofErr w:type="gramEnd"/>
      <w:r w:rsidRPr="002C3E18">
        <w:t>RTC_IT_ALR);</w:t>
      </w:r>
    </w:p>
    <w:p w14:paraId="7BA2A82B" w14:textId="77777777" w:rsidR="002C3E18" w:rsidRPr="002C3E18" w:rsidRDefault="002C3E18" w:rsidP="002C3E18">
      <w:r w:rsidRPr="002C3E18">
        <w:t xml:space="preserve">    }</w:t>
      </w:r>
    </w:p>
    <w:p w14:paraId="2A1A842A" w14:textId="77777777" w:rsidR="002C3E18" w:rsidRPr="002C3E18" w:rsidRDefault="002C3E18" w:rsidP="002C3E18"/>
    <w:p w14:paraId="564D138D" w14:textId="77777777" w:rsidR="002C3E18" w:rsidRPr="002C3E18" w:rsidRDefault="002C3E18" w:rsidP="002C3E18">
      <w:r w:rsidRPr="002C3E18">
        <w:t xml:space="preserve">    // 等待操作完成</w:t>
      </w:r>
    </w:p>
    <w:p w14:paraId="65F3EF52" w14:textId="77777777" w:rsidR="002C3E18" w:rsidRPr="002C3E18" w:rsidRDefault="002C3E18" w:rsidP="002C3E18">
      <w:r w:rsidRPr="002C3E18">
        <w:t xml:space="preserve">    </w:t>
      </w:r>
      <w:proofErr w:type="spellStart"/>
      <w:r w:rsidRPr="002C3E18">
        <w:t>RTC_</w:t>
      </w:r>
      <w:proofErr w:type="gramStart"/>
      <w:r w:rsidRPr="002C3E18">
        <w:t>WaitForLastTask</w:t>
      </w:r>
      <w:proofErr w:type="spellEnd"/>
      <w:r w:rsidRPr="002C3E18">
        <w:t>(</w:t>
      </w:r>
      <w:proofErr w:type="gramEnd"/>
      <w:r w:rsidRPr="002C3E18">
        <w:t>);</w:t>
      </w:r>
    </w:p>
    <w:p w14:paraId="5A311A98" w14:textId="77777777" w:rsidR="002C3E18" w:rsidRPr="002C3E18" w:rsidRDefault="002C3E18" w:rsidP="002C3E18">
      <w:r w:rsidRPr="002C3E18">
        <w:t>}</w:t>
      </w:r>
    </w:p>
    <w:p w14:paraId="28D61216" w14:textId="77777777" w:rsidR="002C3E18" w:rsidRPr="002C3E18" w:rsidRDefault="002C3E18" w:rsidP="002C3E18">
      <w:r w:rsidRPr="002C3E18">
        <w:rPr>
          <w:i/>
          <w:iCs/>
        </w:rPr>
        <w:t>注意：在实际编程中，务必参考你所使用的具体STM32系列和库版本的文档，因为函数名称和标志位定义可能有细微差别。</w:t>
      </w:r>
    </w:p>
    <w:p w14:paraId="378099CE" w14:textId="77777777" w:rsidR="002C3E18" w:rsidRPr="002C3E18" w:rsidRDefault="002C3E18" w:rsidP="002C3E18">
      <w:pPr>
        <w:pStyle w:val="3"/>
      </w:pPr>
      <w:r w:rsidRPr="002C3E18">
        <w:rPr>
          <w:rFonts w:ascii="Segoe UI Emoji" w:hAnsi="Segoe UI Emoji" w:cs="Segoe UI Emoji"/>
        </w:rPr>
        <w:t>⚠️</w:t>
      </w:r>
      <w:r w:rsidRPr="002C3E18">
        <w:t xml:space="preserve"> 重要注意事项</w:t>
      </w:r>
    </w:p>
    <w:p w14:paraId="4EDF63EF" w14:textId="77777777" w:rsidR="002C3E18" w:rsidRPr="002C3E18" w:rsidRDefault="002C3E18">
      <w:pPr>
        <w:numPr>
          <w:ilvl w:val="0"/>
          <w:numId w:val="839"/>
        </w:numPr>
      </w:pPr>
      <w:r w:rsidRPr="002C3E18">
        <w:rPr>
          <w:rFonts w:ascii="Times New Roman" w:hAnsi="Times New Roman" w:cs="Times New Roman"/>
        </w:rPr>
        <w:t>​</w:t>
      </w:r>
      <w:r w:rsidRPr="002C3E18">
        <w:rPr>
          <w:b/>
          <w:bCs/>
        </w:rPr>
        <w:t>标志位与中断的关系</w:t>
      </w:r>
      <w:r w:rsidRPr="002C3E18">
        <w:rPr>
          <w:rFonts w:ascii="Times New Roman" w:hAnsi="Times New Roman" w:cs="Times New Roman"/>
        </w:rPr>
        <w:t>​</w:t>
      </w:r>
      <w:r w:rsidRPr="002C3E18">
        <w:t>：一个事件的发生会置位其对应的</w:t>
      </w:r>
      <w:r w:rsidRPr="002C3E18">
        <w:rPr>
          <w:b/>
          <w:bCs/>
        </w:rPr>
        <w:t>标志位</w:t>
      </w:r>
      <w:r w:rsidRPr="002C3E18">
        <w:t>。即使没有使能</w:t>
      </w:r>
      <w:r w:rsidRPr="002C3E18">
        <w:lastRenderedPageBreak/>
        <w:t>该事件的中断，其标志位仍然会被置位。因此，这个函数也可以用于</w:t>
      </w:r>
      <w:r w:rsidRPr="002C3E18">
        <w:rPr>
          <w:b/>
          <w:bCs/>
        </w:rPr>
        <w:t>轮询模式</w:t>
      </w:r>
      <w:r w:rsidRPr="002C3E18">
        <w:rPr>
          <w:rFonts w:ascii="Times New Roman" w:hAnsi="Times New Roman" w:cs="Times New Roman"/>
        </w:rPr>
        <w:t>​</w:t>
      </w:r>
      <w:r w:rsidRPr="002C3E18">
        <w:t>（不依赖中断）来检查事件是否发生。</w:t>
      </w:r>
    </w:p>
    <w:p w14:paraId="6B099EAA" w14:textId="77777777" w:rsidR="002C3E18" w:rsidRPr="002C3E18" w:rsidRDefault="002C3E18">
      <w:pPr>
        <w:numPr>
          <w:ilvl w:val="0"/>
          <w:numId w:val="839"/>
        </w:numPr>
      </w:pPr>
      <w:r w:rsidRPr="002C3E18">
        <w:rPr>
          <w:rFonts w:ascii="Times New Roman" w:hAnsi="Times New Roman" w:cs="Times New Roman"/>
        </w:rPr>
        <w:t>​</w:t>
      </w:r>
      <w:r w:rsidRPr="002C3E18">
        <w:rPr>
          <w:b/>
          <w:bCs/>
        </w:rPr>
        <w:t>清除标志位</w:t>
      </w:r>
      <w:r w:rsidRPr="002C3E18">
        <w:rPr>
          <w:rFonts w:ascii="Times New Roman" w:hAnsi="Times New Roman" w:cs="Times New Roman"/>
        </w:rPr>
        <w:t>​</w:t>
      </w:r>
      <w:r w:rsidRPr="002C3E18">
        <w:t>：在中断服务函数中处理完事件后，</w:t>
      </w:r>
      <w:r w:rsidRPr="002C3E18">
        <w:rPr>
          <w:rFonts w:ascii="Times New Roman" w:hAnsi="Times New Roman" w:cs="Times New Roman"/>
        </w:rPr>
        <w:t>​</w:t>
      </w:r>
      <w:r w:rsidRPr="002C3E18">
        <w:rPr>
          <w:b/>
          <w:bCs/>
        </w:rPr>
        <w:t>务必清除相应的标志位和中断挂起位</w:t>
      </w:r>
      <w:r w:rsidRPr="002C3E18">
        <w:t>，否则会导致中断被连续触发。</w:t>
      </w:r>
    </w:p>
    <w:p w14:paraId="6B18CD9A" w14:textId="77777777" w:rsidR="002C3E18" w:rsidRPr="002C3E18" w:rsidRDefault="002C3E18">
      <w:pPr>
        <w:numPr>
          <w:ilvl w:val="0"/>
          <w:numId w:val="839"/>
        </w:numPr>
      </w:pPr>
      <w:r w:rsidRPr="002C3E18">
        <w:rPr>
          <w:rFonts w:ascii="Times New Roman" w:hAnsi="Times New Roman" w:cs="Times New Roman"/>
        </w:rPr>
        <w:t>​</w:t>
      </w:r>
      <w:r w:rsidRPr="002C3E18">
        <w:rPr>
          <w:b/>
          <w:bCs/>
        </w:rPr>
        <w:t>等待就绪</w:t>
      </w:r>
      <w:r w:rsidRPr="002C3E18">
        <w:rPr>
          <w:rFonts w:ascii="Times New Roman" w:hAnsi="Times New Roman" w:cs="Times New Roman"/>
        </w:rPr>
        <w:t>​</w:t>
      </w:r>
      <w:r w:rsidRPr="002C3E18">
        <w:t xml:space="preserve">：在检查某些标志位（如RTC_FLAG_RTOFF）之前，可能需要先调用 </w:t>
      </w:r>
      <w:proofErr w:type="spellStart"/>
      <w:r w:rsidRPr="002C3E18">
        <w:t>RTC_WaitForLastTask</w:t>
      </w:r>
      <w:proofErr w:type="spellEnd"/>
      <w:r w:rsidRPr="002C3E18">
        <w:t>()以确保RTC就绪。</w:t>
      </w:r>
    </w:p>
    <w:p w14:paraId="319471E0" w14:textId="77777777" w:rsidR="002C3E18" w:rsidRPr="002C3E18" w:rsidRDefault="002C3E18" w:rsidP="002C3E18">
      <w:r w:rsidRPr="002C3E18">
        <w:t xml:space="preserve">希望这份详细的解释能帮助你更好地理解和使用 </w:t>
      </w:r>
      <w:proofErr w:type="spellStart"/>
      <w:r w:rsidRPr="002C3E18">
        <w:t>RTC_GetFlagStatus</w:t>
      </w:r>
      <w:proofErr w:type="spellEnd"/>
      <w:r w:rsidRPr="002C3E18">
        <w:t>函数。如果你对如何清除这些标志位或者RTC的其他功能有疑问，我们可以继续探讨。</w:t>
      </w:r>
    </w:p>
    <w:p w14:paraId="32817EA5" w14:textId="77777777" w:rsidR="002C3E18" w:rsidRPr="002C3E18" w:rsidRDefault="002C3E18" w:rsidP="002C3E18"/>
    <w:p w14:paraId="5D50C77B" w14:textId="447984F9" w:rsidR="007D1729" w:rsidRDefault="004C2354" w:rsidP="0095033A">
      <w:pPr>
        <w:pStyle w:val="2"/>
      </w:pPr>
      <w:proofErr w:type="spellStart"/>
      <w:r w:rsidRPr="004C2354">
        <w:t>RTC_ClearFlag</w:t>
      </w:r>
      <w:proofErr w:type="spellEnd"/>
      <w:r w:rsidRPr="004C2354">
        <w:t>(</w:t>
      </w:r>
      <w:r>
        <w:rPr>
          <w:rFonts w:hint="eastAsia"/>
        </w:rPr>
        <w:t>)</w:t>
      </w:r>
      <w:r w:rsidR="002C3E18">
        <w:br/>
      </w:r>
      <w:r w:rsidR="002C3E18" w:rsidRPr="002C3E18">
        <w:rPr>
          <w:b/>
          <w:bCs/>
        </w:rPr>
        <w:t>清除RTC（实时时钟）的特定状态标志位</w:t>
      </w:r>
    </w:p>
    <w:p w14:paraId="04AB8B09" w14:textId="77777777" w:rsidR="002C3E18" w:rsidRPr="002C3E18" w:rsidRDefault="002C3E18" w:rsidP="002C3E18">
      <w:r w:rsidRPr="002C3E18">
        <w:t>在STM32标准外设库中，</w:t>
      </w:r>
      <w:proofErr w:type="spellStart"/>
      <w:r w:rsidRPr="002C3E18">
        <w:t>RTC_ClearFlag</w:t>
      </w:r>
      <w:proofErr w:type="spellEnd"/>
      <w:r w:rsidRPr="002C3E18">
        <w:t>函数用于</w:t>
      </w:r>
      <w:r w:rsidRPr="002C3E18">
        <w:rPr>
          <w:b/>
          <w:bCs/>
        </w:rPr>
        <w:t>清除RTC（实时时钟）的特定状态标志位</w:t>
      </w:r>
      <w:r w:rsidRPr="002C3E18">
        <w:t>。这对于管理RTC状态和避免中断重复触发至关重要。</w:t>
      </w:r>
    </w:p>
    <w:p w14:paraId="44018108" w14:textId="77777777" w:rsidR="002C3E18" w:rsidRPr="002C3E18" w:rsidRDefault="002C3E18" w:rsidP="002A1C36">
      <w:pPr>
        <w:pStyle w:val="3"/>
      </w:pPr>
      <w:r w:rsidRPr="002C3E18">
        <w:t>下表快速总结了该函数的核心信息：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3730"/>
      </w:tblGrid>
      <w:tr w:rsidR="002C3E18" w:rsidRPr="002C3E18" w14:paraId="2A2E6156"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8BFE28E" w14:textId="77777777" w:rsidR="002C3E18" w:rsidRPr="002C3E18" w:rsidRDefault="002C3E18" w:rsidP="002C3E18">
            <w:pPr>
              <w:rPr>
                <w:b/>
                <w:bCs/>
              </w:rPr>
            </w:pPr>
            <w:r w:rsidRPr="002C3E18">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4632279" w14:textId="77777777" w:rsidR="002C3E18" w:rsidRPr="002C3E18" w:rsidRDefault="002C3E18" w:rsidP="002C3E18">
            <w:pPr>
              <w:rPr>
                <w:b/>
                <w:bCs/>
              </w:rPr>
            </w:pPr>
            <w:r w:rsidRPr="002C3E18">
              <w:rPr>
                <w:b/>
                <w:bCs/>
              </w:rPr>
              <w:t>说明</w:t>
            </w:r>
          </w:p>
        </w:tc>
      </w:tr>
      <w:tr w:rsidR="002C3E18" w:rsidRPr="002C3E18" w14:paraId="1F2887D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058F0DD" w14:textId="77777777" w:rsidR="002C3E18" w:rsidRPr="002C3E18" w:rsidRDefault="002C3E18" w:rsidP="002C3E18">
            <w:r w:rsidRPr="002C3E18">
              <w:rPr>
                <w:rFonts w:ascii="Times New Roman" w:hAnsi="Times New Roman" w:cs="Times New Roman"/>
              </w:rPr>
              <w:t>​</w:t>
            </w:r>
            <w:r w:rsidRPr="002C3E18">
              <w:rPr>
                <w:b/>
                <w:bCs/>
              </w:rPr>
              <w:t>函数原型</w:t>
            </w:r>
            <w:r w:rsidRPr="002C3E1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F1D3934" w14:textId="77777777" w:rsidR="002C3E18" w:rsidRPr="002C3E18" w:rsidRDefault="002C3E18" w:rsidP="002C3E18">
            <w:r w:rsidRPr="002C3E18">
              <w:t xml:space="preserve">void </w:t>
            </w:r>
            <w:proofErr w:type="spellStart"/>
            <w:r w:rsidRPr="002C3E18">
              <w:t>RTC_</w:t>
            </w:r>
            <w:proofErr w:type="gramStart"/>
            <w:r w:rsidRPr="002C3E18">
              <w:t>ClearFlag</w:t>
            </w:r>
            <w:proofErr w:type="spellEnd"/>
            <w:r w:rsidRPr="002C3E18">
              <w:t>(</w:t>
            </w:r>
            <w:proofErr w:type="gramEnd"/>
            <w:r w:rsidRPr="002C3E18">
              <w:t>uint16_t RTC_FLAG)</w:t>
            </w:r>
          </w:p>
        </w:tc>
      </w:tr>
      <w:tr w:rsidR="002C3E18" w:rsidRPr="002C3E18" w14:paraId="7A1394E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0EEFD38" w14:textId="77777777" w:rsidR="002C3E18" w:rsidRPr="002C3E18" w:rsidRDefault="002C3E18" w:rsidP="002C3E18">
            <w:r w:rsidRPr="002C3E18">
              <w:rPr>
                <w:rFonts w:ascii="Times New Roman" w:hAnsi="Times New Roman" w:cs="Times New Roman"/>
              </w:rPr>
              <w:t>​</w:t>
            </w:r>
            <w:r w:rsidRPr="002C3E18">
              <w:rPr>
                <w:b/>
                <w:bCs/>
              </w:rPr>
              <w:t>功能</w:t>
            </w:r>
            <w:r w:rsidRPr="002C3E1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B753233" w14:textId="77777777" w:rsidR="002C3E18" w:rsidRPr="002C3E18" w:rsidRDefault="002C3E18" w:rsidP="002C3E18">
            <w:r w:rsidRPr="002C3E18">
              <w:t>清除指定的RTC状态标志位。</w:t>
            </w:r>
          </w:p>
        </w:tc>
      </w:tr>
      <w:tr w:rsidR="002C3E18" w:rsidRPr="002C3E18" w14:paraId="6817407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C439172" w14:textId="77777777" w:rsidR="002C3E18" w:rsidRPr="002C3E18" w:rsidRDefault="002C3E18" w:rsidP="002C3E18">
            <w:r w:rsidRPr="002C3E18">
              <w:rPr>
                <w:rFonts w:ascii="Times New Roman" w:hAnsi="Times New Roman" w:cs="Times New Roman"/>
              </w:rPr>
              <w:t>​</w:t>
            </w:r>
            <w:r w:rsidRPr="002C3E18">
              <w:rPr>
                <w:b/>
                <w:bCs/>
              </w:rPr>
              <w:t>参数</w:t>
            </w:r>
            <w:r w:rsidRPr="002C3E1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2F9942" w14:textId="77777777" w:rsidR="002C3E18" w:rsidRPr="002C3E18" w:rsidRDefault="002C3E18" w:rsidP="002C3E18">
            <w:r w:rsidRPr="002C3E18">
              <w:t>RTC_FLAG：指定要清除的标志位。</w:t>
            </w:r>
          </w:p>
        </w:tc>
      </w:tr>
      <w:tr w:rsidR="002C3E18" w:rsidRPr="002C3E18" w14:paraId="7D8F600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F10AD48" w14:textId="77777777" w:rsidR="002C3E18" w:rsidRPr="002C3E18" w:rsidRDefault="002C3E18" w:rsidP="002C3E18">
            <w:r w:rsidRPr="002C3E18">
              <w:rPr>
                <w:rFonts w:ascii="Times New Roman" w:hAnsi="Times New Roman" w:cs="Times New Roman"/>
              </w:rPr>
              <w:t>​</w:t>
            </w:r>
            <w:r w:rsidRPr="002C3E18">
              <w:rPr>
                <w:b/>
                <w:bCs/>
              </w:rPr>
              <w:t>头文件</w:t>
            </w:r>
            <w:r w:rsidRPr="002C3E18">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DD488C3" w14:textId="77777777" w:rsidR="002C3E18" w:rsidRPr="002C3E18" w:rsidRDefault="002C3E18" w:rsidP="002C3E18">
            <w:proofErr w:type="gramStart"/>
            <w:r w:rsidRPr="002C3E18">
              <w:t>#include</w:t>
            </w:r>
            <w:proofErr w:type="gramEnd"/>
            <w:r w:rsidRPr="002C3E18">
              <w:t xml:space="preserve"> "stm32f10x_rtc.h"</w:t>
            </w:r>
          </w:p>
        </w:tc>
      </w:tr>
    </w:tbl>
    <w:p w14:paraId="0062E4ED" w14:textId="77777777" w:rsidR="002C3E18" w:rsidRPr="002C3E18" w:rsidRDefault="002C3E18" w:rsidP="002A1C36">
      <w:pPr>
        <w:pStyle w:val="3"/>
      </w:pPr>
      <w:r w:rsidRPr="002C3E18">
        <w:rPr>
          <w:rFonts w:ascii="Segoe UI Emoji" w:hAnsi="Segoe UI Emoji" w:cs="Segoe UI Emoji"/>
        </w:rPr>
        <w:t>⚙️</w:t>
      </w:r>
      <w:r w:rsidRPr="002C3E18">
        <w:t xml:space="preserve"> 参数详解：可清除的标志位</w:t>
      </w:r>
    </w:p>
    <w:p w14:paraId="6CF51490" w14:textId="77777777" w:rsidR="002C3E18" w:rsidRPr="002C3E18" w:rsidRDefault="002C3E18" w:rsidP="002C3E18">
      <w:r w:rsidRPr="002C3E18">
        <w:t>参数 RTC_FLAG指定你需要清除的具体状态标志。以下是一些常用的标志位及其含义：</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688"/>
        <w:gridCol w:w="6602"/>
      </w:tblGrid>
      <w:tr w:rsidR="002C3E18" w:rsidRPr="002C3E18" w14:paraId="6417CCF9"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122C88F" w14:textId="77777777" w:rsidR="002C3E18" w:rsidRPr="002C3E18" w:rsidRDefault="002C3E18" w:rsidP="002C3E18">
            <w:pPr>
              <w:rPr>
                <w:b/>
                <w:bCs/>
              </w:rPr>
            </w:pPr>
            <w:r w:rsidRPr="002C3E18">
              <w:rPr>
                <w:b/>
                <w:bCs/>
              </w:rPr>
              <w:t>标志位宏定义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E74DB8E" w14:textId="77777777" w:rsidR="002C3E18" w:rsidRPr="002C3E18" w:rsidRDefault="002C3E18" w:rsidP="002C3E18">
            <w:pPr>
              <w:rPr>
                <w:b/>
                <w:bCs/>
              </w:rPr>
            </w:pPr>
            <w:r w:rsidRPr="002C3E18">
              <w:rPr>
                <w:b/>
                <w:bCs/>
              </w:rPr>
              <w:t>描述</w:t>
            </w:r>
          </w:p>
        </w:tc>
      </w:tr>
      <w:tr w:rsidR="002C3E18" w:rsidRPr="002C3E18" w14:paraId="3AE332F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01F4600" w14:textId="77777777" w:rsidR="002C3E18" w:rsidRPr="002C3E18" w:rsidRDefault="002C3E18" w:rsidP="002C3E18">
            <w:r w:rsidRPr="002C3E18">
              <w:t>RTC_FLAG_RTOFF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ACD23CC" w14:textId="77777777" w:rsidR="002C3E18" w:rsidRPr="002C3E18" w:rsidRDefault="002C3E18" w:rsidP="002C3E18">
            <w:r w:rsidRPr="002C3E18">
              <w:rPr>
                <w:rFonts w:ascii="Times New Roman" w:hAnsi="Times New Roman" w:cs="Times New Roman"/>
              </w:rPr>
              <w:t>​</w:t>
            </w:r>
            <w:r w:rsidRPr="002C3E18">
              <w:rPr>
                <w:b/>
                <w:bCs/>
              </w:rPr>
              <w:t>RTC操作关闭标志</w:t>
            </w:r>
            <w:r w:rsidRPr="002C3E18">
              <w:rPr>
                <w:rFonts w:ascii="Times New Roman" w:hAnsi="Times New Roman" w:cs="Times New Roman"/>
              </w:rPr>
              <w:t>​</w:t>
            </w:r>
            <w:r w:rsidRPr="002C3E18">
              <w:t>：此标志位由硬件设置，通常不需要软件清除，它指示上一次对RTC寄存器的写操作已完成。</w:t>
            </w:r>
          </w:p>
        </w:tc>
      </w:tr>
      <w:tr w:rsidR="002C3E18" w:rsidRPr="002C3E18" w14:paraId="18CE38C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927C8A9" w14:textId="77777777" w:rsidR="002C3E18" w:rsidRPr="002C3E18" w:rsidRDefault="002C3E18" w:rsidP="002C3E18">
            <w:r w:rsidRPr="002C3E18">
              <w:t>RTC_FLAG_RSF</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649D070" w14:textId="77777777" w:rsidR="002C3E18" w:rsidRPr="002C3E18" w:rsidRDefault="002C3E18" w:rsidP="002C3E18">
            <w:r w:rsidRPr="002C3E18">
              <w:rPr>
                <w:rFonts w:ascii="Times New Roman" w:hAnsi="Times New Roman" w:cs="Times New Roman"/>
              </w:rPr>
              <w:t>​</w:t>
            </w:r>
            <w:r w:rsidRPr="002C3E18">
              <w:rPr>
                <w:b/>
                <w:bCs/>
              </w:rPr>
              <w:t>寄存器同步标志</w:t>
            </w:r>
            <w:r w:rsidRPr="002C3E18">
              <w:rPr>
                <w:rFonts w:ascii="Times New Roman" w:hAnsi="Times New Roman" w:cs="Times New Roman"/>
              </w:rPr>
              <w:t>​</w:t>
            </w:r>
            <w:r w:rsidRPr="002C3E18">
              <w:t>：当RTC预分频器分频计数器上的值被复制到RTC_CNT、RTC_ALR、RTC_PRL等影子寄存器后，此标志由硬件置</w:t>
            </w:r>
            <w:r w:rsidRPr="002C3E18">
              <w:lastRenderedPageBreak/>
              <w:t>位。在APB1复位或从低功耗模式唤醒后，读取RTC寄存器前应确保此标志为SET。</w:t>
            </w:r>
          </w:p>
        </w:tc>
      </w:tr>
      <w:tr w:rsidR="002C3E18" w:rsidRPr="002C3E18" w14:paraId="74B0B11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A63CBFB" w14:textId="77777777" w:rsidR="002C3E18" w:rsidRPr="002C3E18" w:rsidRDefault="002C3E18" w:rsidP="002C3E18">
            <w:r w:rsidRPr="002C3E18">
              <w:t>RTC_FLAG_OV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19538CC" w14:textId="77777777" w:rsidR="002C3E18" w:rsidRPr="002C3E18" w:rsidRDefault="002C3E18" w:rsidP="002C3E18">
            <w:r w:rsidRPr="002C3E18">
              <w:rPr>
                <w:rFonts w:ascii="Times New Roman" w:hAnsi="Times New Roman" w:cs="Times New Roman"/>
              </w:rPr>
              <w:t>​</w:t>
            </w:r>
            <w:r w:rsidRPr="002C3E18">
              <w:rPr>
                <w:b/>
                <w:bCs/>
              </w:rPr>
              <w:t>溢出标志</w:t>
            </w:r>
            <w:r w:rsidRPr="002C3E18">
              <w:rPr>
                <w:rFonts w:ascii="Times New Roman" w:hAnsi="Times New Roman" w:cs="Times New Roman"/>
              </w:rPr>
              <w:t>​</w:t>
            </w:r>
            <w:r w:rsidRPr="002C3E18">
              <w:t>：指示RTC的32位可编程计数器是否发生了溢出（即从最大值0xFFFFFFFF归零）。</w:t>
            </w:r>
          </w:p>
        </w:tc>
      </w:tr>
      <w:tr w:rsidR="002C3E18" w:rsidRPr="002C3E18" w14:paraId="5CE6B3F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985B38A" w14:textId="77777777" w:rsidR="002C3E18" w:rsidRPr="002C3E18" w:rsidRDefault="002C3E18" w:rsidP="002C3E18">
            <w:r w:rsidRPr="002C3E18">
              <w:t>RTC_FLAG_ALR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945915E" w14:textId="77777777" w:rsidR="002C3E18" w:rsidRPr="002C3E18" w:rsidRDefault="002C3E18" w:rsidP="002C3E18">
            <w:r w:rsidRPr="002C3E18">
              <w:rPr>
                <w:rFonts w:ascii="Times New Roman" w:hAnsi="Times New Roman" w:cs="Times New Roman"/>
              </w:rPr>
              <w:t>​</w:t>
            </w:r>
            <w:r w:rsidRPr="002C3E18">
              <w:rPr>
                <w:b/>
                <w:bCs/>
              </w:rPr>
              <w:t>闹钟标志</w:t>
            </w:r>
            <w:r w:rsidRPr="002C3E18">
              <w:rPr>
                <w:rFonts w:ascii="Times New Roman" w:hAnsi="Times New Roman" w:cs="Times New Roman"/>
              </w:rPr>
              <w:t>​</w:t>
            </w:r>
            <w:r w:rsidRPr="002C3E18">
              <w:t>：当RTC计数器的值达到预设的闹钟值（RTC_ALR）时，此标志被置位。</w:t>
            </w:r>
          </w:p>
        </w:tc>
      </w:tr>
      <w:tr w:rsidR="002C3E18" w:rsidRPr="002C3E18" w14:paraId="065F22C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993DFE2" w14:textId="77777777" w:rsidR="002C3E18" w:rsidRPr="002C3E18" w:rsidRDefault="002C3E18" w:rsidP="002C3E18">
            <w:r w:rsidRPr="002C3E18">
              <w:t>RTC_FLAG_SEC</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90094F3" w14:textId="77777777" w:rsidR="002C3E18" w:rsidRPr="002C3E18" w:rsidRDefault="002C3E18" w:rsidP="002C3E18">
            <w:r w:rsidRPr="002C3E18">
              <w:rPr>
                <w:rFonts w:ascii="Times New Roman" w:hAnsi="Times New Roman" w:cs="Times New Roman"/>
              </w:rPr>
              <w:t>​</w:t>
            </w:r>
            <w:r w:rsidRPr="002C3E18">
              <w:rPr>
                <w:b/>
                <w:bCs/>
              </w:rPr>
              <w:t>秒</w:t>
            </w:r>
            <w:proofErr w:type="gramStart"/>
            <w:r w:rsidRPr="002C3E18">
              <w:rPr>
                <w:b/>
                <w:bCs/>
              </w:rPr>
              <w:t>标志</w:t>
            </w:r>
            <w:r w:rsidRPr="002C3E18">
              <w:rPr>
                <w:rFonts w:ascii="Times New Roman" w:hAnsi="Times New Roman" w:cs="Times New Roman"/>
              </w:rPr>
              <w:t>​</w:t>
            </w:r>
            <w:r w:rsidRPr="002C3E18">
              <w:t>：</w:t>
            </w:r>
            <w:proofErr w:type="gramEnd"/>
            <w:r w:rsidRPr="002C3E18">
              <w:t>表示RTC的秒计数已更新（也称秒事件）。</w:t>
            </w:r>
          </w:p>
        </w:tc>
      </w:tr>
    </w:tbl>
    <w:p w14:paraId="0AC68A89" w14:textId="77777777" w:rsidR="002C3E18" w:rsidRPr="002C3E18" w:rsidRDefault="002C3E18" w:rsidP="002A1C36">
      <w:pPr>
        <w:pStyle w:val="3"/>
      </w:pPr>
      <w:r w:rsidRPr="002C3E18">
        <w:rPr>
          <w:rFonts w:ascii="Segoe UI Emoji" w:hAnsi="Segoe UI Emoji" w:cs="Segoe UI Emoji"/>
        </w:rPr>
        <w:t>🔄</w:t>
      </w:r>
      <w:r w:rsidRPr="002C3E18">
        <w:t xml:space="preserve"> 工作流程与典型用法</w:t>
      </w:r>
    </w:p>
    <w:p w14:paraId="7DBD5380" w14:textId="77777777" w:rsidR="002C3E18" w:rsidRPr="002C3E18" w:rsidRDefault="002C3E18" w:rsidP="002C3E18">
      <w:proofErr w:type="spellStart"/>
      <w:r w:rsidRPr="002C3E18">
        <w:t>RTC_ClearFlag</w:t>
      </w:r>
      <w:proofErr w:type="spellEnd"/>
      <w:r w:rsidRPr="002C3E18">
        <w:t>函数通过写入RTC控制寄存器的低位（RTC_CTLRL）来清除指定的标志位。它在程序中最常见的用途是在</w:t>
      </w:r>
      <w:r w:rsidRPr="002C3E18">
        <w:rPr>
          <w:b/>
          <w:bCs/>
        </w:rPr>
        <w:t>中断服务函数（ISR）</w:t>
      </w:r>
      <w:r w:rsidRPr="002C3E18">
        <w:rPr>
          <w:rFonts w:ascii="Times New Roman" w:hAnsi="Times New Roman" w:cs="Times New Roman"/>
          <w:b/>
          <w:bCs/>
        </w:rPr>
        <w:t>​</w:t>
      </w:r>
      <w:r w:rsidRPr="002C3E18">
        <w:rPr>
          <w:rFonts w:ascii="Times New Roman" w:hAnsi="Times New Roman" w:cs="Times New Roman"/>
        </w:rPr>
        <w:t>​</w:t>
      </w:r>
      <w:r w:rsidRPr="002C3E18">
        <w:t xml:space="preserve"> 中，处理完特定事件后，清除对应的标志位，以防止中断被连续触发。</w:t>
      </w:r>
    </w:p>
    <w:p w14:paraId="63395C5E" w14:textId="77777777" w:rsidR="002C3E18" w:rsidRPr="002C3E18" w:rsidRDefault="002C3E18" w:rsidP="002C3E18">
      <w:r w:rsidRPr="002C3E18">
        <w:t>一个典型的应用流程如下：</w:t>
      </w:r>
    </w:p>
    <w:p w14:paraId="2A99808E" w14:textId="77777777" w:rsidR="002C3E18" w:rsidRPr="002C3E18" w:rsidRDefault="002C3E18">
      <w:pPr>
        <w:numPr>
          <w:ilvl w:val="0"/>
          <w:numId w:val="840"/>
        </w:numPr>
      </w:pPr>
      <w:r w:rsidRPr="002C3E18">
        <w:t>RTC的某个事件（如秒信号更新或闹钟触发）发生，硬件会自动将对应的标志位置位，并可能产生中断。</w:t>
      </w:r>
    </w:p>
    <w:p w14:paraId="5DE58B78" w14:textId="77777777" w:rsidR="002C3E18" w:rsidRPr="002C3E18" w:rsidRDefault="002C3E18">
      <w:pPr>
        <w:numPr>
          <w:ilvl w:val="0"/>
          <w:numId w:val="840"/>
        </w:numPr>
      </w:pPr>
      <w:r w:rsidRPr="002C3E18">
        <w:t>在中断服务函数中，先检查是哪个事件触发了中断。</w:t>
      </w:r>
    </w:p>
    <w:p w14:paraId="4A246A29" w14:textId="77777777" w:rsidR="002C3E18" w:rsidRPr="002C3E18" w:rsidRDefault="002C3E18">
      <w:pPr>
        <w:numPr>
          <w:ilvl w:val="0"/>
          <w:numId w:val="840"/>
        </w:numPr>
      </w:pPr>
      <w:r w:rsidRPr="002C3E18">
        <w:t>执行相应的处理逻辑（例如，更新显示的时间，或执行闹钟任务）。</w:t>
      </w:r>
    </w:p>
    <w:p w14:paraId="7209927D" w14:textId="77777777" w:rsidR="002C3E18" w:rsidRPr="002C3E18" w:rsidRDefault="002C3E18">
      <w:pPr>
        <w:numPr>
          <w:ilvl w:val="0"/>
          <w:numId w:val="840"/>
        </w:numPr>
      </w:pPr>
      <w:r w:rsidRPr="002C3E18">
        <w:t xml:space="preserve">在处理逻辑完成后，调用 </w:t>
      </w:r>
      <w:proofErr w:type="spellStart"/>
      <w:r w:rsidRPr="002C3E18">
        <w:t>RTC_ClearFlag</w:t>
      </w:r>
      <w:proofErr w:type="spellEnd"/>
      <w:r w:rsidRPr="002C3E18">
        <w:t>并传入特定的标志位宏（如RTC_FLAG_SEC或RTC_FLAG_ALR）来清除该事件的标志位。</w:t>
      </w:r>
    </w:p>
    <w:p w14:paraId="7445BF51" w14:textId="77777777" w:rsidR="002C3E18" w:rsidRPr="002C3E18" w:rsidRDefault="002C3E18">
      <w:pPr>
        <w:numPr>
          <w:ilvl w:val="0"/>
          <w:numId w:val="840"/>
        </w:numPr>
      </w:pPr>
      <w:r w:rsidRPr="002C3E18">
        <w:t xml:space="preserve">在某些情况下，可能还需要调用 </w:t>
      </w:r>
      <w:proofErr w:type="spellStart"/>
      <w:r w:rsidRPr="002C3E18">
        <w:t>RTC_ClearITPendingBit</w:t>
      </w:r>
      <w:proofErr w:type="spellEnd"/>
      <w:r w:rsidRPr="002C3E18">
        <w:t>函数来清除相应的中断挂起位。</w:t>
      </w:r>
    </w:p>
    <w:p w14:paraId="32C974A5" w14:textId="77777777" w:rsidR="002C3E18" w:rsidRPr="002C3E18" w:rsidRDefault="002C3E18" w:rsidP="002A1C36">
      <w:pPr>
        <w:pStyle w:val="3"/>
      </w:pPr>
      <w:r w:rsidRPr="002C3E18">
        <w:rPr>
          <w:rFonts w:ascii="Segoe UI Emoji" w:hAnsi="Segoe UI Emoji" w:cs="Segoe UI Emoji"/>
        </w:rPr>
        <w:t>💻</w:t>
      </w:r>
      <w:r w:rsidRPr="002C3E18">
        <w:t xml:space="preserve"> 代码示例</w:t>
      </w:r>
    </w:p>
    <w:p w14:paraId="758CBF45" w14:textId="77777777" w:rsidR="002C3E18" w:rsidRPr="002C3E18" w:rsidRDefault="002C3E18" w:rsidP="002C3E18">
      <w:r w:rsidRPr="002C3E18">
        <w:t xml:space="preserve">下面的代码片段展示了 </w:t>
      </w:r>
      <w:proofErr w:type="spellStart"/>
      <w:r w:rsidRPr="002C3E18">
        <w:t>RTC_ClearFlag</w:t>
      </w:r>
      <w:proofErr w:type="spellEnd"/>
      <w:r w:rsidRPr="002C3E18">
        <w:t>在RTC中断服务函数中的典型用法，用于处理秒中断和闹钟中断：</w:t>
      </w:r>
    </w:p>
    <w:p w14:paraId="3392B866" w14:textId="77777777" w:rsidR="002C3E18" w:rsidRPr="002C3E18" w:rsidRDefault="002C3E18" w:rsidP="002C3E18">
      <w:r w:rsidRPr="002C3E18">
        <w:t xml:space="preserve">void </w:t>
      </w:r>
      <w:proofErr w:type="spellStart"/>
      <w:r w:rsidRPr="002C3E18">
        <w:t>RTC_IRQHandler</w:t>
      </w:r>
      <w:proofErr w:type="spellEnd"/>
      <w:r w:rsidRPr="002C3E18">
        <w:t>(void)</w:t>
      </w:r>
    </w:p>
    <w:p w14:paraId="1EB8DE20" w14:textId="77777777" w:rsidR="002C3E18" w:rsidRPr="002C3E18" w:rsidRDefault="002C3E18" w:rsidP="002C3E18">
      <w:r w:rsidRPr="002C3E18">
        <w:t>{</w:t>
      </w:r>
    </w:p>
    <w:p w14:paraId="352E2686" w14:textId="77777777" w:rsidR="002C3E18" w:rsidRPr="002C3E18" w:rsidRDefault="002C3E18" w:rsidP="002C3E18">
      <w:r w:rsidRPr="002C3E18">
        <w:t xml:space="preserve">    /* 1. 检查并处理秒</w:t>
      </w:r>
      <w:proofErr w:type="gramStart"/>
      <w:r w:rsidRPr="002C3E18">
        <w:t>中断 *</w:t>
      </w:r>
      <w:proofErr w:type="gramEnd"/>
      <w:r w:rsidRPr="002C3E18">
        <w:t>/</w:t>
      </w:r>
    </w:p>
    <w:p w14:paraId="4688C5A9" w14:textId="77777777" w:rsidR="002C3E18" w:rsidRPr="002C3E18" w:rsidRDefault="002C3E18" w:rsidP="002C3E18">
      <w:r w:rsidRPr="002C3E18">
        <w:t xml:space="preserve">    if (</w:t>
      </w:r>
      <w:proofErr w:type="spellStart"/>
      <w:r w:rsidRPr="002C3E18">
        <w:t>RTC_</w:t>
      </w:r>
      <w:proofErr w:type="gramStart"/>
      <w:r w:rsidRPr="002C3E18">
        <w:t>GetFlagStatus</w:t>
      </w:r>
      <w:proofErr w:type="spellEnd"/>
      <w:r w:rsidRPr="002C3E18">
        <w:t>(</w:t>
      </w:r>
      <w:proofErr w:type="gramEnd"/>
      <w:r w:rsidRPr="002C3E18">
        <w:t>RTC_FLAG_SEC</w:t>
      </w:r>
      <w:proofErr w:type="gramStart"/>
      <w:r w:rsidRPr="002C3E18">
        <w:t>) !</w:t>
      </w:r>
      <w:proofErr w:type="gramEnd"/>
      <w:r w:rsidRPr="002C3E18">
        <w:t>= RESET) {</w:t>
      </w:r>
    </w:p>
    <w:p w14:paraId="0813BC37" w14:textId="77777777" w:rsidR="002C3E18" w:rsidRPr="002C3E18" w:rsidRDefault="002C3E18" w:rsidP="002C3E18">
      <w:r w:rsidRPr="002C3E18">
        <w:lastRenderedPageBreak/>
        <w:t xml:space="preserve">        // 执行你的秒中断处理代码，例如更新当前时间显示</w:t>
      </w:r>
    </w:p>
    <w:p w14:paraId="782838F5" w14:textId="77777777" w:rsidR="002C3E18" w:rsidRPr="002C3E18" w:rsidRDefault="002C3E18" w:rsidP="002C3E18">
      <w:r w:rsidRPr="002C3E18">
        <w:t xml:space="preserve">        // ...</w:t>
      </w:r>
    </w:p>
    <w:p w14:paraId="3A1E0AF0" w14:textId="77777777" w:rsidR="002C3E18" w:rsidRPr="002C3E18" w:rsidRDefault="002C3E18" w:rsidP="002C3E18"/>
    <w:p w14:paraId="2D965D73" w14:textId="77777777" w:rsidR="002C3E18" w:rsidRPr="002C3E18" w:rsidRDefault="002C3E18" w:rsidP="002C3E18">
      <w:r w:rsidRPr="002C3E18">
        <w:t xml:space="preserve">        /</w:t>
      </w:r>
      <w:proofErr w:type="gramStart"/>
      <w:r w:rsidRPr="002C3E18">
        <w:t>/ 清除</w:t>
      </w:r>
      <w:proofErr w:type="gramEnd"/>
      <w:r w:rsidRPr="002C3E18">
        <w:t>秒标志位</w:t>
      </w:r>
    </w:p>
    <w:p w14:paraId="7C8BCA75" w14:textId="77777777" w:rsidR="002C3E18" w:rsidRPr="002C3E18" w:rsidRDefault="002C3E18" w:rsidP="002C3E18">
      <w:r w:rsidRPr="002C3E18">
        <w:t xml:space="preserve">        </w:t>
      </w:r>
      <w:proofErr w:type="spellStart"/>
      <w:r w:rsidRPr="002C3E18">
        <w:t>RTC_</w:t>
      </w:r>
      <w:proofErr w:type="gramStart"/>
      <w:r w:rsidRPr="002C3E18">
        <w:t>ClearFlag</w:t>
      </w:r>
      <w:proofErr w:type="spellEnd"/>
      <w:r w:rsidRPr="002C3E18">
        <w:t>(</w:t>
      </w:r>
      <w:proofErr w:type="gramEnd"/>
      <w:r w:rsidRPr="002C3E18">
        <w:t>RTC_FLAG_SEC);</w:t>
      </w:r>
    </w:p>
    <w:p w14:paraId="19E2E7DD" w14:textId="77777777" w:rsidR="002C3E18" w:rsidRPr="002C3E18" w:rsidRDefault="002C3E18" w:rsidP="002C3E18">
      <w:r w:rsidRPr="002C3E18">
        <w:t xml:space="preserve">        /</w:t>
      </w:r>
      <w:proofErr w:type="gramStart"/>
      <w:r w:rsidRPr="002C3E18">
        <w:t>/ 通常</w:t>
      </w:r>
      <w:proofErr w:type="gramEnd"/>
      <w:r w:rsidRPr="002C3E18">
        <w:t>也需要清除秒中断挂起位</w:t>
      </w:r>
    </w:p>
    <w:p w14:paraId="30E5B86B" w14:textId="77777777" w:rsidR="002C3E18" w:rsidRPr="002C3E18" w:rsidRDefault="002C3E18" w:rsidP="002C3E18">
      <w:r w:rsidRPr="002C3E18">
        <w:t xml:space="preserve">        </w:t>
      </w:r>
      <w:proofErr w:type="spellStart"/>
      <w:r w:rsidRPr="002C3E18">
        <w:t>RTC_</w:t>
      </w:r>
      <w:proofErr w:type="gramStart"/>
      <w:r w:rsidRPr="002C3E18">
        <w:t>ClearITPendingBit</w:t>
      </w:r>
      <w:proofErr w:type="spellEnd"/>
      <w:r w:rsidRPr="002C3E18">
        <w:t>(</w:t>
      </w:r>
      <w:proofErr w:type="gramEnd"/>
      <w:r w:rsidRPr="002C3E18">
        <w:t>RTC_IT_SEC);</w:t>
      </w:r>
    </w:p>
    <w:p w14:paraId="77E09E02" w14:textId="77777777" w:rsidR="002C3E18" w:rsidRPr="002C3E18" w:rsidRDefault="002C3E18" w:rsidP="002C3E18">
      <w:r w:rsidRPr="002C3E18">
        <w:t xml:space="preserve">    }</w:t>
      </w:r>
    </w:p>
    <w:p w14:paraId="7F1ABB51" w14:textId="77777777" w:rsidR="002C3E18" w:rsidRPr="002C3E18" w:rsidRDefault="002C3E18" w:rsidP="002C3E18"/>
    <w:p w14:paraId="3F9117B9" w14:textId="77777777" w:rsidR="002C3E18" w:rsidRPr="002C3E18" w:rsidRDefault="002C3E18" w:rsidP="002C3E18">
      <w:r w:rsidRPr="002C3E18">
        <w:t xml:space="preserve">    /* 2. 检查并处理闹钟中断 */</w:t>
      </w:r>
    </w:p>
    <w:p w14:paraId="3C47F371" w14:textId="77777777" w:rsidR="002C3E18" w:rsidRPr="002C3E18" w:rsidRDefault="002C3E18" w:rsidP="002C3E18">
      <w:r w:rsidRPr="002C3E18">
        <w:t xml:space="preserve">    if (</w:t>
      </w:r>
      <w:proofErr w:type="spellStart"/>
      <w:r w:rsidRPr="002C3E18">
        <w:t>RTC_</w:t>
      </w:r>
      <w:proofErr w:type="gramStart"/>
      <w:r w:rsidRPr="002C3E18">
        <w:t>GetFlagStatus</w:t>
      </w:r>
      <w:proofErr w:type="spellEnd"/>
      <w:r w:rsidRPr="002C3E18">
        <w:t>(</w:t>
      </w:r>
      <w:proofErr w:type="gramEnd"/>
      <w:r w:rsidRPr="002C3E18">
        <w:t>RTC_FLAG_ALR</w:t>
      </w:r>
      <w:proofErr w:type="gramStart"/>
      <w:r w:rsidRPr="002C3E18">
        <w:t>) !</w:t>
      </w:r>
      <w:proofErr w:type="gramEnd"/>
      <w:r w:rsidRPr="002C3E18">
        <w:t>= RESET) {</w:t>
      </w:r>
    </w:p>
    <w:p w14:paraId="2F530AB9" w14:textId="77777777" w:rsidR="002C3E18" w:rsidRPr="002C3E18" w:rsidRDefault="002C3E18" w:rsidP="002C3E18">
      <w:r w:rsidRPr="002C3E18">
        <w:t xml:space="preserve">        // 执行你的闹钟任务，例如响铃或执行特定操作</w:t>
      </w:r>
    </w:p>
    <w:p w14:paraId="1FCF186D" w14:textId="77777777" w:rsidR="002C3E18" w:rsidRPr="002C3E18" w:rsidRDefault="002C3E18" w:rsidP="002C3E18">
      <w:r w:rsidRPr="002C3E18">
        <w:t xml:space="preserve">        // ...</w:t>
      </w:r>
    </w:p>
    <w:p w14:paraId="66E8D06F" w14:textId="77777777" w:rsidR="002C3E18" w:rsidRPr="002C3E18" w:rsidRDefault="002C3E18" w:rsidP="002C3E18"/>
    <w:p w14:paraId="0C910D11" w14:textId="77777777" w:rsidR="002C3E18" w:rsidRPr="002C3E18" w:rsidRDefault="002C3E18" w:rsidP="002C3E18">
      <w:r w:rsidRPr="002C3E18">
        <w:t xml:space="preserve">        // 清除闹钟标志位</w:t>
      </w:r>
    </w:p>
    <w:p w14:paraId="33AEF761" w14:textId="77777777" w:rsidR="002C3E18" w:rsidRPr="002C3E18" w:rsidRDefault="002C3E18" w:rsidP="002C3E18">
      <w:r w:rsidRPr="002C3E18">
        <w:t xml:space="preserve">        </w:t>
      </w:r>
      <w:proofErr w:type="spellStart"/>
      <w:r w:rsidRPr="002C3E18">
        <w:t>RTC_</w:t>
      </w:r>
      <w:proofErr w:type="gramStart"/>
      <w:r w:rsidRPr="002C3E18">
        <w:t>ClearFlag</w:t>
      </w:r>
      <w:proofErr w:type="spellEnd"/>
      <w:r w:rsidRPr="002C3E18">
        <w:t>(</w:t>
      </w:r>
      <w:proofErr w:type="gramEnd"/>
      <w:r w:rsidRPr="002C3E18">
        <w:t>RTC_FLAG_ALR);</w:t>
      </w:r>
    </w:p>
    <w:p w14:paraId="5A551289" w14:textId="77777777" w:rsidR="002C3E18" w:rsidRPr="002C3E18" w:rsidRDefault="002C3E18" w:rsidP="002C3E18">
      <w:r w:rsidRPr="002C3E18">
        <w:t xml:space="preserve">        // 清除闹钟中断挂起位</w:t>
      </w:r>
    </w:p>
    <w:p w14:paraId="0CB50ADB" w14:textId="77777777" w:rsidR="002C3E18" w:rsidRPr="002C3E18" w:rsidRDefault="002C3E18" w:rsidP="002C3E18">
      <w:r w:rsidRPr="002C3E18">
        <w:t xml:space="preserve">        </w:t>
      </w:r>
      <w:proofErr w:type="spellStart"/>
      <w:r w:rsidRPr="002C3E18">
        <w:t>RTC_</w:t>
      </w:r>
      <w:proofErr w:type="gramStart"/>
      <w:r w:rsidRPr="002C3E18">
        <w:t>ClearITPendingBit</w:t>
      </w:r>
      <w:proofErr w:type="spellEnd"/>
      <w:r w:rsidRPr="002C3E18">
        <w:t>(</w:t>
      </w:r>
      <w:proofErr w:type="gramEnd"/>
      <w:r w:rsidRPr="002C3E18">
        <w:t>RTC_IT_ALR);</w:t>
      </w:r>
    </w:p>
    <w:p w14:paraId="186E3B6B" w14:textId="77777777" w:rsidR="002C3E18" w:rsidRPr="002C3E18" w:rsidRDefault="002C3E18" w:rsidP="002C3E18">
      <w:r w:rsidRPr="002C3E18">
        <w:t xml:space="preserve">    }</w:t>
      </w:r>
    </w:p>
    <w:p w14:paraId="57EA32C3" w14:textId="77777777" w:rsidR="002C3E18" w:rsidRPr="002C3E18" w:rsidRDefault="002C3E18" w:rsidP="002C3E18"/>
    <w:p w14:paraId="4EAA5A33" w14:textId="77777777" w:rsidR="002C3E18" w:rsidRPr="002C3E18" w:rsidRDefault="002C3E18" w:rsidP="002C3E18">
      <w:r w:rsidRPr="002C3E18">
        <w:t xml:space="preserve">    // 等待操作完成（良好实践）</w:t>
      </w:r>
    </w:p>
    <w:p w14:paraId="78533DED" w14:textId="77777777" w:rsidR="002C3E18" w:rsidRPr="002C3E18" w:rsidRDefault="002C3E18" w:rsidP="002C3E18">
      <w:r w:rsidRPr="002C3E18">
        <w:t xml:space="preserve">    </w:t>
      </w:r>
      <w:proofErr w:type="spellStart"/>
      <w:r w:rsidRPr="002C3E18">
        <w:t>RTC_</w:t>
      </w:r>
      <w:proofErr w:type="gramStart"/>
      <w:r w:rsidRPr="002C3E18">
        <w:t>WaitForLastTask</w:t>
      </w:r>
      <w:proofErr w:type="spellEnd"/>
      <w:r w:rsidRPr="002C3E18">
        <w:t>(</w:t>
      </w:r>
      <w:proofErr w:type="gramEnd"/>
      <w:r w:rsidRPr="002C3E18">
        <w:t>);</w:t>
      </w:r>
    </w:p>
    <w:p w14:paraId="2C7BA06A" w14:textId="77777777" w:rsidR="002C3E18" w:rsidRPr="002C3E18" w:rsidRDefault="002C3E18" w:rsidP="002C3E18">
      <w:r w:rsidRPr="002C3E18">
        <w:t>}</w:t>
      </w:r>
    </w:p>
    <w:p w14:paraId="1DC5CAF7" w14:textId="77777777" w:rsidR="002C3E18" w:rsidRPr="002C3E18" w:rsidRDefault="002C3E18" w:rsidP="002A1C36">
      <w:pPr>
        <w:pStyle w:val="3"/>
      </w:pPr>
      <w:r w:rsidRPr="002C3E18">
        <w:rPr>
          <w:rFonts w:ascii="Segoe UI Emoji" w:hAnsi="Segoe UI Emoji" w:cs="Segoe UI Emoji"/>
        </w:rPr>
        <w:t>⚠️</w:t>
      </w:r>
      <w:r w:rsidRPr="002C3E18">
        <w:t xml:space="preserve"> 重要注意事项</w:t>
      </w:r>
    </w:p>
    <w:p w14:paraId="48083202" w14:textId="77777777" w:rsidR="002C3E18" w:rsidRPr="002C3E18" w:rsidRDefault="002C3E18">
      <w:pPr>
        <w:numPr>
          <w:ilvl w:val="0"/>
          <w:numId w:val="841"/>
        </w:numPr>
      </w:pPr>
      <w:r w:rsidRPr="002C3E18">
        <w:rPr>
          <w:rFonts w:ascii="Times New Roman" w:hAnsi="Times New Roman" w:cs="Times New Roman"/>
        </w:rPr>
        <w:t>​</w:t>
      </w:r>
      <w:r w:rsidRPr="002C3E18">
        <w:rPr>
          <w:b/>
          <w:bCs/>
        </w:rPr>
        <w:t>标志位与中断的关系</w:t>
      </w:r>
      <w:r w:rsidRPr="002C3E18">
        <w:rPr>
          <w:rFonts w:ascii="Times New Roman" w:hAnsi="Times New Roman" w:cs="Times New Roman"/>
        </w:rPr>
        <w:t>​</w:t>
      </w:r>
      <w:r w:rsidRPr="002C3E18">
        <w:t>：一个事件的发生会置位其对应的</w:t>
      </w:r>
      <w:r w:rsidRPr="002C3E18">
        <w:rPr>
          <w:b/>
          <w:bCs/>
        </w:rPr>
        <w:t>标志位</w:t>
      </w:r>
      <w:r w:rsidRPr="002C3E18">
        <w:t>。即使没有使能该事件的中断，其标志位仍然会被置位。</w:t>
      </w:r>
      <w:proofErr w:type="spellStart"/>
      <w:r w:rsidRPr="002C3E18">
        <w:t>RTC_ClearFlag</w:t>
      </w:r>
      <w:proofErr w:type="spellEnd"/>
      <w:r w:rsidRPr="002C3E18">
        <w:t xml:space="preserve">主要用于清除这些状态标志，而 </w:t>
      </w:r>
      <w:proofErr w:type="spellStart"/>
      <w:r w:rsidRPr="002C3E18">
        <w:t>RTC_ClearITPendingBit</w:t>
      </w:r>
      <w:proofErr w:type="spellEnd"/>
      <w:r w:rsidRPr="002C3E18">
        <w:t>则专门用于清除中断挂起位。在中断服务程序</w:t>
      </w:r>
      <w:r w:rsidRPr="002C3E18">
        <w:lastRenderedPageBreak/>
        <w:t>中，通常需要两者配合使用。</w:t>
      </w:r>
    </w:p>
    <w:p w14:paraId="7D734D1E" w14:textId="77777777" w:rsidR="002C3E18" w:rsidRPr="002C3E18" w:rsidRDefault="002C3E18">
      <w:pPr>
        <w:numPr>
          <w:ilvl w:val="0"/>
          <w:numId w:val="841"/>
        </w:numPr>
      </w:pPr>
      <w:r w:rsidRPr="002C3E18">
        <w:rPr>
          <w:rFonts w:ascii="Times New Roman" w:hAnsi="Times New Roman" w:cs="Times New Roman"/>
        </w:rPr>
        <w:t>​</w:t>
      </w:r>
      <w:r w:rsidRPr="002C3E18">
        <w:rPr>
          <w:b/>
          <w:bCs/>
        </w:rPr>
        <w:t>必要性与时机</w:t>
      </w:r>
      <w:r w:rsidRPr="002C3E18">
        <w:rPr>
          <w:rFonts w:ascii="Times New Roman" w:hAnsi="Times New Roman" w:cs="Times New Roman"/>
        </w:rPr>
        <w:t>​</w:t>
      </w:r>
      <w:r w:rsidRPr="002C3E18">
        <w:t>：在中断服务函数中处理完事件后，</w:t>
      </w:r>
      <w:r w:rsidRPr="002C3E18">
        <w:rPr>
          <w:rFonts w:ascii="Times New Roman" w:hAnsi="Times New Roman" w:cs="Times New Roman"/>
        </w:rPr>
        <w:t>​</w:t>
      </w:r>
      <w:r w:rsidRPr="002C3E18">
        <w:rPr>
          <w:b/>
          <w:bCs/>
        </w:rPr>
        <w:t>务必清除相应的标志位和中断挂起位</w:t>
      </w:r>
      <w:r w:rsidRPr="002C3E18">
        <w:t>，这是防止中断被连续触发的关键步骤。</w:t>
      </w:r>
    </w:p>
    <w:p w14:paraId="4B62624C" w14:textId="77777777" w:rsidR="002C3E18" w:rsidRPr="002C3E18" w:rsidRDefault="002C3E18">
      <w:pPr>
        <w:numPr>
          <w:ilvl w:val="0"/>
          <w:numId w:val="841"/>
        </w:numPr>
      </w:pPr>
      <w:r w:rsidRPr="002C3E18">
        <w:rPr>
          <w:rFonts w:ascii="Times New Roman" w:hAnsi="Times New Roman" w:cs="Times New Roman"/>
        </w:rPr>
        <w:t>​</w:t>
      </w:r>
      <w:r w:rsidRPr="002C3E18">
        <w:rPr>
          <w:b/>
          <w:bCs/>
        </w:rPr>
        <w:t>某些标志位的特殊性</w:t>
      </w:r>
      <w:r w:rsidRPr="002C3E18">
        <w:rPr>
          <w:rFonts w:ascii="Times New Roman" w:hAnsi="Times New Roman" w:cs="Times New Roman"/>
        </w:rPr>
        <w:t>​</w:t>
      </w:r>
      <w:r w:rsidRPr="002C3E18">
        <w:t>：需要注意的是，有些标志位（如 RTC_FLAG_RTOFF和 RTC_FLAG_RSF）主要由硬件控制，通常不需要软件清除，或者其清除有特定的硬件时序要求。</w:t>
      </w:r>
    </w:p>
    <w:p w14:paraId="1861D4C1" w14:textId="77777777" w:rsidR="002C3E18" w:rsidRPr="002C3E18" w:rsidRDefault="002C3E18" w:rsidP="002C3E18">
      <w:r w:rsidRPr="002C3E18">
        <w:t xml:space="preserve">希望这份详细的解释能帮助你更好地理解和使用 </w:t>
      </w:r>
      <w:proofErr w:type="spellStart"/>
      <w:r w:rsidRPr="002C3E18">
        <w:t>RTC_ClearFlag</w:t>
      </w:r>
      <w:proofErr w:type="spellEnd"/>
      <w:r w:rsidRPr="002C3E18">
        <w:t>函数。如果你对如何区分清除标志位和清除中断挂起位，或者RTC的其他功能有更多疑问，我们可以继续探讨。</w:t>
      </w:r>
    </w:p>
    <w:p w14:paraId="60BCFDB5" w14:textId="77777777" w:rsidR="002C3E18" w:rsidRPr="002C3E18" w:rsidRDefault="002C3E18" w:rsidP="002C3E18"/>
    <w:p w14:paraId="3E002978" w14:textId="7201025C" w:rsidR="004C2354" w:rsidRDefault="00F338D7" w:rsidP="0095033A">
      <w:pPr>
        <w:pStyle w:val="2"/>
      </w:pPr>
      <w:proofErr w:type="spellStart"/>
      <w:r w:rsidRPr="00F338D7">
        <w:t>RTC_GetITStatus</w:t>
      </w:r>
      <w:proofErr w:type="spellEnd"/>
      <w:r w:rsidRPr="00F338D7">
        <w:t>(</w:t>
      </w:r>
      <w:r>
        <w:rPr>
          <w:rFonts w:hint="eastAsia"/>
        </w:rPr>
        <w:t>)</w:t>
      </w:r>
      <w:r w:rsidR="00962B77">
        <w:br/>
      </w:r>
      <w:r w:rsidR="00962B77" w:rsidRPr="00962B77">
        <w:rPr>
          <w:b/>
          <w:bCs/>
        </w:rPr>
        <w:t>检查指定的RTC（实时时钟）中断是否发生</w:t>
      </w:r>
    </w:p>
    <w:p w14:paraId="0CE571CF" w14:textId="77777777" w:rsidR="00962B77" w:rsidRPr="00962B77" w:rsidRDefault="00962B77" w:rsidP="00962B77">
      <w:r w:rsidRPr="00962B77">
        <w:t>在STM32标准外设库中，</w:t>
      </w:r>
      <w:proofErr w:type="spellStart"/>
      <w:r w:rsidRPr="00962B77">
        <w:t>RTC_GetITStatus</w:t>
      </w:r>
      <w:proofErr w:type="spellEnd"/>
      <w:r w:rsidRPr="00962B77">
        <w:t>函数用于</w:t>
      </w:r>
      <w:r w:rsidRPr="00962B77">
        <w:rPr>
          <w:b/>
          <w:bCs/>
        </w:rPr>
        <w:t>检查指定的RTC（实时时钟）中断是否发生</w:t>
      </w:r>
      <w:r w:rsidRPr="00962B77">
        <w:t>。这对于在中断服务程序中判断具体是哪个RTC事件（如秒中断、闹钟中断）触发了中断至关重要。</w:t>
      </w:r>
    </w:p>
    <w:p w14:paraId="594BCD9E" w14:textId="77777777" w:rsidR="00962B77" w:rsidRPr="00962B77" w:rsidRDefault="00962B77" w:rsidP="00D8584C">
      <w:pPr>
        <w:pStyle w:val="3"/>
      </w:pPr>
      <w:r w:rsidRPr="00962B77">
        <w:t>下表快速概括了该函数的核心信息：</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5673"/>
      </w:tblGrid>
      <w:tr w:rsidR="00962B77" w:rsidRPr="00962B77" w14:paraId="2E477579"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C1C01CF" w14:textId="77777777" w:rsidR="00962B77" w:rsidRPr="00962B77" w:rsidRDefault="00962B77" w:rsidP="00962B77">
            <w:pPr>
              <w:rPr>
                <w:b/>
                <w:bCs/>
              </w:rPr>
            </w:pPr>
            <w:r w:rsidRPr="00962B77">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7E531D" w14:textId="77777777" w:rsidR="00962B77" w:rsidRPr="00962B77" w:rsidRDefault="00962B77" w:rsidP="00962B77">
            <w:pPr>
              <w:rPr>
                <w:b/>
                <w:bCs/>
              </w:rPr>
            </w:pPr>
            <w:r w:rsidRPr="00962B77">
              <w:rPr>
                <w:b/>
                <w:bCs/>
              </w:rPr>
              <w:t>说明</w:t>
            </w:r>
          </w:p>
        </w:tc>
      </w:tr>
      <w:tr w:rsidR="00962B77" w:rsidRPr="00962B77" w14:paraId="7A4E768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672790E" w14:textId="77777777" w:rsidR="00962B77" w:rsidRPr="00962B77" w:rsidRDefault="00962B77" w:rsidP="00962B77">
            <w:r w:rsidRPr="00962B77">
              <w:rPr>
                <w:rFonts w:ascii="Times New Roman" w:hAnsi="Times New Roman" w:cs="Times New Roman"/>
              </w:rPr>
              <w:t>​</w:t>
            </w:r>
            <w:r w:rsidRPr="00962B77">
              <w:rPr>
                <w:b/>
                <w:bCs/>
              </w:rPr>
              <w:t>函数原型</w:t>
            </w:r>
            <w:r w:rsidRPr="00962B7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9AB63F" w14:textId="77777777" w:rsidR="00962B77" w:rsidRPr="00962B77" w:rsidRDefault="00962B77" w:rsidP="00962B77">
            <w:proofErr w:type="spellStart"/>
            <w:r w:rsidRPr="00962B77">
              <w:t>ITStatus</w:t>
            </w:r>
            <w:proofErr w:type="spellEnd"/>
            <w:r w:rsidRPr="00962B77">
              <w:t xml:space="preserve"> </w:t>
            </w:r>
            <w:proofErr w:type="spellStart"/>
            <w:r w:rsidRPr="00962B77">
              <w:t>RTC_</w:t>
            </w:r>
            <w:proofErr w:type="gramStart"/>
            <w:r w:rsidRPr="00962B77">
              <w:t>GetITStatus</w:t>
            </w:r>
            <w:proofErr w:type="spellEnd"/>
            <w:r w:rsidRPr="00962B77">
              <w:t>(</w:t>
            </w:r>
            <w:proofErr w:type="gramEnd"/>
            <w:r w:rsidRPr="00962B77">
              <w:t>uint16_t RTC_IT)</w:t>
            </w:r>
          </w:p>
        </w:tc>
      </w:tr>
      <w:tr w:rsidR="00962B77" w:rsidRPr="00962B77" w14:paraId="51F7864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F256186" w14:textId="77777777" w:rsidR="00962B77" w:rsidRPr="00962B77" w:rsidRDefault="00962B77" w:rsidP="00962B77">
            <w:r w:rsidRPr="00962B77">
              <w:rPr>
                <w:rFonts w:ascii="Times New Roman" w:hAnsi="Times New Roman" w:cs="Times New Roman"/>
              </w:rPr>
              <w:t>​</w:t>
            </w:r>
            <w:r w:rsidRPr="00962B77">
              <w:rPr>
                <w:b/>
                <w:bCs/>
              </w:rPr>
              <w:t>功能</w:t>
            </w:r>
            <w:r w:rsidRPr="00962B7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81B14BE" w14:textId="77777777" w:rsidR="00962B77" w:rsidRPr="00962B77" w:rsidRDefault="00962B77" w:rsidP="00962B77">
            <w:r w:rsidRPr="00962B77">
              <w:t>检查指定的RTC中断源是否被挂起（即是否发生了中断）。</w:t>
            </w:r>
          </w:p>
        </w:tc>
      </w:tr>
      <w:tr w:rsidR="00962B77" w:rsidRPr="00962B77" w14:paraId="3925991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FE82A8A" w14:textId="77777777" w:rsidR="00962B77" w:rsidRPr="00962B77" w:rsidRDefault="00962B77" w:rsidP="00962B77">
            <w:r w:rsidRPr="00962B77">
              <w:rPr>
                <w:rFonts w:ascii="Times New Roman" w:hAnsi="Times New Roman" w:cs="Times New Roman"/>
              </w:rPr>
              <w:t>​</w:t>
            </w:r>
            <w:r w:rsidRPr="00962B77">
              <w:rPr>
                <w:b/>
                <w:bCs/>
              </w:rPr>
              <w:t>输入参数</w:t>
            </w:r>
            <w:r w:rsidRPr="00962B7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8B4BF8F" w14:textId="77777777" w:rsidR="00962B77" w:rsidRPr="00962B77" w:rsidRDefault="00962B77" w:rsidP="00962B77">
            <w:r w:rsidRPr="00962B77">
              <w:t>RTC_IT：指定要检查的RTC中断源。</w:t>
            </w:r>
          </w:p>
        </w:tc>
      </w:tr>
      <w:tr w:rsidR="00962B77" w:rsidRPr="00962B77" w14:paraId="137B71C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26F7793" w14:textId="77777777" w:rsidR="00962B77" w:rsidRPr="00962B77" w:rsidRDefault="00962B77" w:rsidP="00962B77">
            <w:r w:rsidRPr="00962B77">
              <w:rPr>
                <w:rFonts w:ascii="Times New Roman" w:hAnsi="Times New Roman" w:cs="Times New Roman"/>
              </w:rPr>
              <w:t>​</w:t>
            </w:r>
            <w:r w:rsidRPr="00962B77">
              <w:rPr>
                <w:b/>
                <w:bCs/>
              </w:rPr>
              <w:t>返回值</w:t>
            </w:r>
            <w:r w:rsidRPr="00962B7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94B2948" w14:textId="77777777" w:rsidR="00962B77" w:rsidRPr="00962B77" w:rsidRDefault="00962B77" w:rsidP="00962B77">
            <w:r w:rsidRPr="00962B77">
              <w:t>中断状态：SET（中断已发生）或 RESET（中断未发生）。</w:t>
            </w:r>
          </w:p>
        </w:tc>
      </w:tr>
      <w:tr w:rsidR="00962B77" w:rsidRPr="00962B77" w14:paraId="1A6201B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1C85867" w14:textId="77777777" w:rsidR="00962B77" w:rsidRPr="00962B77" w:rsidRDefault="00962B77" w:rsidP="00962B77">
            <w:r w:rsidRPr="00962B77">
              <w:rPr>
                <w:rFonts w:ascii="Times New Roman" w:hAnsi="Times New Roman" w:cs="Times New Roman"/>
              </w:rPr>
              <w:t>​</w:t>
            </w:r>
            <w:r w:rsidRPr="00962B77">
              <w:rPr>
                <w:b/>
                <w:bCs/>
              </w:rPr>
              <w:t>头文件</w:t>
            </w:r>
            <w:r w:rsidRPr="00962B7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DF425FB" w14:textId="77777777" w:rsidR="00962B77" w:rsidRPr="00962B77" w:rsidRDefault="00962B77" w:rsidP="00962B77">
            <w:proofErr w:type="gramStart"/>
            <w:r w:rsidRPr="00962B77">
              <w:t>#include</w:t>
            </w:r>
            <w:proofErr w:type="gramEnd"/>
            <w:r w:rsidRPr="00962B77">
              <w:t xml:space="preserve"> "stm32f10x_rtc.h"</w:t>
            </w:r>
          </w:p>
        </w:tc>
      </w:tr>
    </w:tbl>
    <w:p w14:paraId="3CE90A92" w14:textId="77777777" w:rsidR="00962B77" w:rsidRPr="00962B77" w:rsidRDefault="00962B77" w:rsidP="00D8584C">
      <w:pPr>
        <w:pStyle w:val="3"/>
      </w:pPr>
      <w:r w:rsidRPr="00962B77">
        <w:rPr>
          <w:rFonts w:ascii="Segoe UI Emoji" w:hAnsi="Segoe UI Emoji" w:cs="Segoe UI Emoji"/>
        </w:rPr>
        <w:t>⚙️</w:t>
      </w:r>
      <w:r w:rsidRPr="00962B77">
        <w:t xml:space="preserve"> 参数与返回值详解</w:t>
      </w:r>
    </w:p>
    <w:p w14:paraId="53476040" w14:textId="77777777" w:rsidR="00962B77" w:rsidRPr="00962B77" w:rsidRDefault="00962B77" w:rsidP="00962B77">
      <w:r w:rsidRPr="00962B77">
        <w:rPr>
          <w:rFonts w:ascii="Times New Roman" w:hAnsi="Times New Roman" w:cs="Times New Roman"/>
        </w:rPr>
        <w:t>​</w:t>
      </w:r>
      <w:r w:rsidRPr="00962B77">
        <w:rPr>
          <w:b/>
          <w:bCs/>
        </w:rPr>
        <w:t>输入参数 RTC_IT</w:t>
      </w:r>
      <w:r w:rsidRPr="00962B77">
        <w:rPr>
          <w:rFonts w:ascii="Times New Roman" w:hAnsi="Times New Roman" w:cs="Times New Roman"/>
        </w:rPr>
        <w:t>​</w:t>
      </w:r>
    </w:p>
    <w:p w14:paraId="74444F96" w14:textId="77777777" w:rsidR="00962B77" w:rsidRPr="00962B77" w:rsidRDefault="00962B77" w:rsidP="00962B77">
      <w:r w:rsidRPr="00962B77">
        <w:t>参数 RTC_IT指定了你需要检查的RTC中断类型，它可以是以下中的一个值：</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293"/>
        <w:gridCol w:w="6997"/>
      </w:tblGrid>
      <w:tr w:rsidR="00962B77" w:rsidRPr="00962B77" w14:paraId="22E144D0"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7BAE339C" w14:textId="77777777" w:rsidR="00962B77" w:rsidRPr="00962B77" w:rsidRDefault="00962B77" w:rsidP="00962B77">
            <w:pPr>
              <w:rPr>
                <w:b/>
                <w:bCs/>
              </w:rPr>
            </w:pPr>
            <w:r w:rsidRPr="00962B77">
              <w:rPr>
                <w:b/>
                <w:bCs/>
              </w:rPr>
              <w:lastRenderedPageBreak/>
              <w:t>中断源宏定义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FEED44" w14:textId="77777777" w:rsidR="00962B77" w:rsidRPr="00962B77" w:rsidRDefault="00962B77" w:rsidP="00962B77">
            <w:pPr>
              <w:rPr>
                <w:b/>
                <w:bCs/>
              </w:rPr>
            </w:pPr>
            <w:r w:rsidRPr="00962B77">
              <w:rPr>
                <w:b/>
                <w:bCs/>
              </w:rPr>
              <w:t>中断事件描述</w:t>
            </w:r>
          </w:p>
        </w:tc>
      </w:tr>
      <w:tr w:rsidR="00962B77" w:rsidRPr="00962B77" w14:paraId="70439F5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719A3C0" w14:textId="77777777" w:rsidR="00962B77" w:rsidRPr="00962B77" w:rsidRDefault="00962B77" w:rsidP="00962B77">
            <w:r w:rsidRPr="00962B77">
              <w:t>RTC_IT_OW</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ABBB76" w14:textId="77777777" w:rsidR="00962B77" w:rsidRPr="00962B77" w:rsidRDefault="00962B77" w:rsidP="00962B77">
            <w:r w:rsidRPr="00962B77">
              <w:rPr>
                <w:rFonts w:ascii="Times New Roman" w:hAnsi="Times New Roman" w:cs="Times New Roman"/>
              </w:rPr>
              <w:t>​</w:t>
            </w:r>
            <w:r w:rsidRPr="00962B77">
              <w:rPr>
                <w:b/>
                <w:bCs/>
              </w:rPr>
              <w:t>溢出中断</w:t>
            </w:r>
            <w:r w:rsidRPr="00962B77">
              <w:rPr>
                <w:rFonts w:ascii="Times New Roman" w:hAnsi="Times New Roman" w:cs="Times New Roman"/>
              </w:rPr>
              <w:t>​</w:t>
            </w:r>
            <w:r w:rsidRPr="00962B77">
              <w:t>：当RTC的32位计数器从最大值（0xFFFFFFFF）归零时触发。</w:t>
            </w:r>
          </w:p>
        </w:tc>
      </w:tr>
      <w:tr w:rsidR="00962B77" w:rsidRPr="00962B77" w14:paraId="33E7955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D44C803" w14:textId="77777777" w:rsidR="00962B77" w:rsidRPr="00962B77" w:rsidRDefault="00962B77" w:rsidP="00962B77">
            <w:r w:rsidRPr="00962B77">
              <w:t>RTC_IT_ALR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2B9FB3A" w14:textId="77777777" w:rsidR="00962B77" w:rsidRPr="00962B77" w:rsidRDefault="00962B77" w:rsidP="00962B77">
            <w:r w:rsidRPr="00962B77">
              <w:rPr>
                <w:rFonts w:ascii="Times New Roman" w:hAnsi="Times New Roman" w:cs="Times New Roman"/>
              </w:rPr>
              <w:t>​</w:t>
            </w:r>
            <w:r w:rsidRPr="00962B77">
              <w:rPr>
                <w:b/>
                <w:bCs/>
              </w:rPr>
              <w:t>闹钟中断</w:t>
            </w:r>
            <w:r w:rsidRPr="00962B77">
              <w:rPr>
                <w:rFonts w:ascii="Times New Roman" w:hAnsi="Times New Roman" w:cs="Times New Roman"/>
              </w:rPr>
              <w:t>​</w:t>
            </w:r>
            <w:r w:rsidRPr="00962B77">
              <w:t>：当RTC计数器的值达到预设的闹钟值（RTC_ALR）时触发。</w:t>
            </w:r>
          </w:p>
        </w:tc>
      </w:tr>
      <w:tr w:rsidR="00962B77" w:rsidRPr="00962B77" w14:paraId="43F67A7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659306E" w14:textId="77777777" w:rsidR="00962B77" w:rsidRPr="00962B77" w:rsidRDefault="00962B77" w:rsidP="00962B77">
            <w:r w:rsidRPr="00962B77">
              <w:t>RTC_IT_SEC</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6A3C62D" w14:textId="77777777" w:rsidR="00962B77" w:rsidRPr="00962B77" w:rsidRDefault="00962B77" w:rsidP="00962B77">
            <w:r w:rsidRPr="00962B77">
              <w:rPr>
                <w:rFonts w:ascii="Times New Roman" w:hAnsi="Times New Roman" w:cs="Times New Roman"/>
              </w:rPr>
              <w:t>​</w:t>
            </w:r>
            <w:r w:rsidRPr="00962B77">
              <w:rPr>
                <w:b/>
                <w:bCs/>
              </w:rPr>
              <w:t>秒中断</w:t>
            </w:r>
            <w:r w:rsidRPr="00962B77">
              <w:rPr>
                <w:rFonts w:ascii="Times New Roman" w:hAnsi="Times New Roman" w:cs="Times New Roman"/>
              </w:rPr>
              <w:t>​</w:t>
            </w:r>
            <w:r w:rsidRPr="00962B77">
              <w:t>（也称周期中断）：可编程的周期性中断，通常每秒触发一次，用于时间更新。</w:t>
            </w:r>
          </w:p>
        </w:tc>
      </w:tr>
    </w:tbl>
    <w:p w14:paraId="61C64548" w14:textId="77777777" w:rsidR="00962B77" w:rsidRPr="00962B77" w:rsidRDefault="00962B77" w:rsidP="00962B77">
      <w:r w:rsidRPr="00962B77">
        <w:rPr>
          <w:rFonts w:ascii="Times New Roman" w:hAnsi="Times New Roman" w:cs="Times New Roman"/>
        </w:rPr>
        <w:t>​</w:t>
      </w:r>
      <w:r w:rsidRPr="00962B77">
        <w:rPr>
          <w:b/>
          <w:bCs/>
        </w:rPr>
        <w:t>返回值</w:t>
      </w:r>
      <w:r w:rsidRPr="00962B77">
        <w:rPr>
          <w:rFonts w:ascii="Times New Roman" w:hAnsi="Times New Roman" w:cs="Times New Roman"/>
        </w:rPr>
        <w:t>​</w:t>
      </w:r>
    </w:p>
    <w:p w14:paraId="0E5CD19F" w14:textId="77777777" w:rsidR="00962B77" w:rsidRPr="00962B77" w:rsidRDefault="00962B77" w:rsidP="00962B77">
      <w:r w:rsidRPr="00962B77">
        <w:t xml:space="preserve">函数的返回值类型是 </w:t>
      </w:r>
      <w:proofErr w:type="spellStart"/>
      <w:r w:rsidRPr="00962B77">
        <w:t>ITStatus</w:t>
      </w:r>
      <w:proofErr w:type="spellEnd"/>
      <w:r w:rsidRPr="00962B77">
        <w:t>，这是一个枚举类型，通常定义如下：</w:t>
      </w:r>
    </w:p>
    <w:p w14:paraId="19E27AE9" w14:textId="77777777" w:rsidR="00962B77" w:rsidRPr="00962B77" w:rsidRDefault="00962B77">
      <w:pPr>
        <w:numPr>
          <w:ilvl w:val="0"/>
          <w:numId w:val="842"/>
        </w:numPr>
      </w:pPr>
      <w:r w:rsidRPr="00962B77">
        <w:rPr>
          <w:rFonts w:ascii="Times New Roman" w:hAnsi="Times New Roman" w:cs="Times New Roman"/>
        </w:rPr>
        <w:t>​</w:t>
      </w:r>
      <w:r w:rsidRPr="00962B77">
        <w:rPr>
          <w:b/>
          <w:bCs/>
        </w:rPr>
        <w:t>SET</w:t>
      </w:r>
      <w:r w:rsidRPr="00962B77">
        <w:rPr>
          <w:rFonts w:ascii="Times New Roman" w:hAnsi="Times New Roman" w:cs="Times New Roman"/>
        </w:rPr>
        <w:t>​</w:t>
      </w:r>
      <w:r w:rsidRPr="00962B77">
        <w:t>：表示指定的中断已经发生（中断挂起位被置位）。</w:t>
      </w:r>
    </w:p>
    <w:p w14:paraId="2091EE53" w14:textId="77777777" w:rsidR="00962B77" w:rsidRPr="00962B77" w:rsidRDefault="00962B77">
      <w:pPr>
        <w:numPr>
          <w:ilvl w:val="0"/>
          <w:numId w:val="842"/>
        </w:numPr>
      </w:pPr>
      <w:r w:rsidRPr="00962B77">
        <w:rPr>
          <w:rFonts w:ascii="Times New Roman" w:hAnsi="Times New Roman" w:cs="Times New Roman"/>
        </w:rPr>
        <w:t>​</w:t>
      </w:r>
      <w:r w:rsidRPr="00962B77">
        <w:rPr>
          <w:b/>
          <w:bCs/>
        </w:rPr>
        <w:t>RESET</w:t>
      </w:r>
      <w:r w:rsidRPr="00962B77">
        <w:rPr>
          <w:rFonts w:ascii="Times New Roman" w:hAnsi="Times New Roman" w:cs="Times New Roman"/>
        </w:rPr>
        <w:t>​</w:t>
      </w:r>
      <w:r w:rsidRPr="00962B77">
        <w:t>：表示指定的中断尚未发生。</w:t>
      </w:r>
    </w:p>
    <w:p w14:paraId="1970AA0A" w14:textId="77777777" w:rsidR="00962B77" w:rsidRPr="00962B77" w:rsidRDefault="00962B77" w:rsidP="00D8584C">
      <w:pPr>
        <w:pStyle w:val="3"/>
      </w:pPr>
      <w:r w:rsidRPr="00962B77">
        <w:rPr>
          <w:rFonts w:ascii="Segoe UI Emoji" w:hAnsi="Segoe UI Emoji" w:cs="Segoe UI Emoji"/>
        </w:rPr>
        <w:t>🔄</w:t>
      </w:r>
      <w:r w:rsidRPr="00962B77">
        <w:t xml:space="preserve"> 工作流程与典型用法</w:t>
      </w:r>
    </w:p>
    <w:p w14:paraId="12380AD7" w14:textId="77777777" w:rsidR="00962B77" w:rsidRPr="00962B77" w:rsidRDefault="00962B77" w:rsidP="00962B77">
      <w:proofErr w:type="spellStart"/>
      <w:r w:rsidRPr="00962B77">
        <w:t>RTC_GetITStatus</w:t>
      </w:r>
      <w:proofErr w:type="spellEnd"/>
      <w:r w:rsidRPr="00962B77">
        <w:t>函数通过查询RTC控制寄存器的状态来工作。它在程序中最核心的应用场景是在</w:t>
      </w:r>
      <w:r w:rsidRPr="00962B77">
        <w:rPr>
          <w:b/>
          <w:bCs/>
        </w:rPr>
        <w:t>RTC的中断服务函数（ISR</w:t>
      </w:r>
      <w:proofErr w:type="gramStart"/>
      <w:r w:rsidRPr="00962B77">
        <w:rPr>
          <w:b/>
          <w:bCs/>
        </w:rPr>
        <w:t>）</w:t>
      </w:r>
      <w:r w:rsidRPr="00962B77">
        <w:rPr>
          <w:rFonts w:ascii="Times New Roman" w:hAnsi="Times New Roman" w:cs="Times New Roman"/>
          <w:b/>
          <w:bCs/>
        </w:rPr>
        <w:t>​</w:t>
      </w:r>
      <w:r w:rsidRPr="00962B77">
        <w:rPr>
          <w:rFonts w:ascii="Times New Roman" w:hAnsi="Times New Roman" w:cs="Times New Roman"/>
        </w:rPr>
        <w:t>​</w:t>
      </w:r>
      <w:r w:rsidRPr="00962B77">
        <w:t xml:space="preserve"> 中</w:t>
      </w:r>
      <w:proofErr w:type="gramEnd"/>
      <w:r w:rsidRPr="00962B77">
        <w:t>。</w:t>
      </w:r>
    </w:p>
    <w:p w14:paraId="0B049F58" w14:textId="77777777" w:rsidR="00962B77" w:rsidRPr="00962B77" w:rsidRDefault="00962B77" w:rsidP="00962B77">
      <w:r w:rsidRPr="00962B77">
        <w:t>一个完整的中断处理流程通常如下：</w:t>
      </w:r>
    </w:p>
    <w:p w14:paraId="4B61A026" w14:textId="77777777" w:rsidR="00962B77" w:rsidRPr="00962B77" w:rsidRDefault="00962B77">
      <w:pPr>
        <w:numPr>
          <w:ilvl w:val="0"/>
          <w:numId w:val="843"/>
        </w:numPr>
      </w:pPr>
      <w:r w:rsidRPr="00962B77">
        <w:rPr>
          <w:rFonts w:ascii="Times New Roman" w:hAnsi="Times New Roman" w:cs="Times New Roman"/>
        </w:rPr>
        <w:t>​</w:t>
      </w:r>
      <w:r w:rsidRPr="00962B77">
        <w:rPr>
          <w:b/>
          <w:bCs/>
        </w:rPr>
        <w:t>进入中断服务函数</w:t>
      </w:r>
      <w:r w:rsidRPr="00962B77">
        <w:rPr>
          <w:rFonts w:ascii="Times New Roman" w:hAnsi="Times New Roman" w:cs="Times New Roman"/>
        </w:rPr>
        <w:t>​</w:t>
      </w:r>
      <w:r w:rsidRPr="00962B77">
        <w:t xml:space="preserve">：当RTC中断（如秒中断）发生时，程序会跳转到对应的中断服务函数（例如 </w:t>
      </w:r>
      <w:proofErr w:type="spellStart"/>
      <w:r w:rsidRPr="00962B77">
        <w:t>RTC_IRQHandler</w:t>
      </w:r>
      <w:proofErr w:type="spellEnd"/>
      <w:r w:rsidRPr="00962B77">
        <w:t>）。</w:t>
      </w:r>
    </w:p>
    <w:p w14:paraId="7B49BFF2" w14:textId="77777777" w:rsidR="00962B77" w:rsidRPr="00962B77" w:rsidRDefault="00962B77">
      <w:pPr>
        <w:numPr>
          <w:ilvl w:val="0"/>
          <w:numId w:val="843"/>
        </w:numPr>
      </w:pPr>
      <w:r w:rsidRPr="00962B77">
        <w:rPr>
          <w:rFonts w:ascii="Times New Roman" w:hAnsi="Times New Roman" w:cs="Times New Roman"/>
        </w:rPr>
        <w:t>​</w:t>
      </w:r>
      <w:r w:rsidRPr="00962B77">
        <w:rPr>
          <w:b/>
          <w:bCs/>
        </w:rPr>
        <w:t>检查中断源</w:t>
      </w:r>
      <w:r w:rsidRPr="00962B77">
        <w:rPr>
          <w:rFonts w:ascii="Times New Roman" w:hAnsi="Times New Roman" w:cs="Times New Roman"/>
        </w:rPr>
        <w:t>​</w:t>
      </w:r>
      <w:r w:rsidRPr="00962B77">
        <w:t xml:space="preserve">：在中断服务函数内部，使用 </w:t>
      </w:r>
      <w:proofErr w:type="spellStart"/>
      <w:r w:rsidRPr="00962B77">
        <w:t>RTC_GetITStatus</w:t>
      </w:r>
      <w:proofErr w:type="spellEnd"/>
      <w:r w:rsidRPr="00962B77">
        <w:t>并传入特定的中断源宏（如 RTC_IT_SEC）来检查是否是秒中断触发了本次调用。</w:t>
      </w:r>
    </w:p>
    <w:p w14:paraId="5755A791" w14:textId="77777777" w:rsidR="00962B77" w:rsidRPr="00962B77" w:rsidRDefault="00962B77">
      <w:pPr>
        <w:numPr>
          <w:ilvl w:val="0"/>
          <w:numId w:val="843"/>
        </w:numPr>
      </w:pPr>
      <w:r w:rsidRPr="00962B77">
        <w:rPr>
          <w:rFonts w:ascii="Times New Roman" w:hAnsi="Times New Roman" w:cs="Times New Roman"/>
        </w:rPr>
        <w:t>​</w:t>
      </w:r>
      <w:r w:rsidRPr="00962B77">
        <w:rPr>
          <w:b/>
          <w:bCs/>
        </w:rPr>
        <w:t>执行处理逻辑</w:t>
      </w:r>
      <w:r w:rsidRPr="00962B77">
        <w:rPr>
          <w:rFonts w:ascii="Times New Roman" w:hAnsi="Times New Roman" w:cs="Times New Roman"/>
        </w:rPr>
        <w:t>​</w:t>
      </w:r>
      <w:r w:rsidRPr="00962B77">
        <w:t>：如果函数返回 SET，则执行相应的处理代码，例如更新系统时间变量。</w:t>
      </w:r>
    </w:p>
    <w:p w14:paraId="0C0A3ADF" w14:textId="77777777" w:rsidR="00962B77" w:rsidRPr="00962B77" w:rsidRDefault="00962B77">
      <w:pPr>
        <w:numPr>
          <w:ilvl w:val="0"/>
          <w:numId w:val="843"/>
        </w:numPr>
      </w:pPr>
      <w:r w:rsidRPr="00962B77">
        <w:rPr>
          <w:rFonts w:ascii="Times New Roman" w:hAnsi="Times New Roman" w:cs="Times New Roman"/>
        </w:rPr>
        <w:t>​</w:t>
      </w:r>
      <w:r w:rsidRPr="00962B77">
        <w:rPr>
          <w:b/>
          <w:bCs/>
        </w:rPr>
        <w:t>清除中断挂起位</w:t>
      </w:r>
      <w:r w:rsidRPr="00962B77">
        <w:rPr>
          <w:rFonts w:ascii="Times New Roman" w:hAnsi="Times New Roman" w:cs="Times New Roman"/>
        </w:rPr>
        <w:t>​</w:t>
      </w:r>
      <w:r w:rsidRPr="00962B77">
        <w:t>：</w:t>
      </w:r>
      <w:r w:rsidRPr="00962B77">
        <w:rPr>
          <w:rFonts w:ascii="Times New Roman" w:hAnsi="Times New Roman" w:cs="Times New Roman"/>
        </w:rPr>
        <w:t>​</w:t>
      </w:r>
      <w:r w:rsidRPr="00962B77">
        <w:rPr>
          <w:b/>
          <w:bCs/>
        </w:rPr>
        <w:t>非常重要的一步</w:t>
      </w:r>
      <w:r w:rsidRPr="00962B77">
        <w:t xml:space="preserve">。在处理完中断事件后，必须调用 </w:t>
      </w:r>
      <w:proofErr w:type="spellStart"/>
      <w:r w:rsidRPr="00962B77">
        <w:t>RTC_ClearITPendingBit</w:t>
      </w:r>
      <w:proofErr w:type="spellEnd"/>
      <w:r w:rsidRPr="00962B77">
        <w:t>函数来清除相应的中断挂起位。否则，中断会一直被挂起，导致退出中断服务函数后立即再次进入，形成死循环。</w:t>
      </w:r>
    </w:p>
    <w:p w14:paraId="7F8144A4" w14:textId="77777777" w:rsidR="00962B77" w:rsidRPr="00962B77" w:rsidRDefault="00962B77" w:rsidP="00D8584C">
      <w:pPr>
        <w:pStyle w:val="3"/>
      </w:pPr>
      <w:r w:rsidRPr="00962B77">
        <w:rPr>
          <w:rFonts w:ascii="Segoe UI Emoji" w:hAnsi="Segoe UI Emoji" w:cs="Segoe UI Emoji"/>
        </w:rPr>
        <w:t>💻</w:t>
      </w:r>
      <w:r w:rsidRPr="00962B77">
        <w:t xml:space="preserve"> 代码示例</w:t>
      </w:r>
    </w:p>
    <w:p w14:paraId="1D333A4C" w14:textId="77777777" w:rsidR="00962B77" w:rsidRPr="00962B77" w:rsidRDefault="00962B77" w:rsidP="00962B77">
      <w:r w:rsidRPr="00962B77">
        <w:t xml:space="preserve">下面的代码片段来自实际项目，清晰地展示了 </w:t>
      </w:r>
      <w:proofErr w:type="spellStart"/>
      <w:r w:rsidRPr="00962B77">
        <w:t>RTC_GetITStatus</w:t>
      </w:r>
      <w:proofErr w:type="spellEnd"/>
      <w:r w:rsidRPr="00962B77">
        <w:t>在中断服务函数中的典型用法：</w:t>
      </w:r>
    </w:p>
    <w:p w14:paraId="51502CAE" w14:textId="77777777" w:rsidR="00962B77" w:rsidRPr="00962B77" w:rsidRDefault="00962B77" w:rsidP="00962B77">
      <w:r w:rsidRPr="00962B77">
        <w:t>// RTC中断服务函数</w:t>
      </w:r>
    </w:p>
    <w:p w14:paraId="0BCEFC76" w14:textId="77777777" w:rsidR="00962B77" w:rsidRPr="00962B77" w:rsidRDefault="00962B77" w:rsidP="00962B77">
      <w:r w:rsidRPr="00962B77">
        <w:t xml:space="preserve">void </w:t>
      </w:r>
      <w:proofErr w:type="spellStart"/>
      <w:r w:rsidRPr="00962B77">
        <w:t>RTC_IRQHandler</w:t>
      </w:r>
      <w:proofErr w:type="spellEnd"/>
      <w:r w:rsidRPr="00962B77">
        <w:t>(</w:t>
      </w:r>
      <w:proofErr w:type="gramStart"/>
      <w:r w:rsidRPr="00962B77">
        <w:t>void) {</w:t>
      </w:r>
      <w:proofErr w:type="gramEnd"/>
    </w:p>
    <w:p w14:paraId="1EB7E7E7" w14:textId="77777777" w:rsidR="00962B77" w:rsidRPr="00962B77" w:rsidRDefault="00962B77" w:rsidP="00962B77">
      <w:r w:rsidRPr="00962B77">
        <w:t xml:space="preserve">    /* 1. 检查是否是秒中断 */</w:t>
      </w:r>
    </w:p>
    <w:p w14:paraId="104842C4" w14:textId="77777777" w:rsidR="00962B77" w:rsidRPr="00962B77" w:rsidRDefault="00962B77" w:rsidP="00962B77">
      <w:r w:rsidRPr="00962B77">
        <w:lastRenderedPageBreak/>
        <w:t xml:space="preserve">    if (</w:t>
      </w:r>
      <w:proofErr w:type="spellStart"/>
      <w:r w:rsidRPr="00962B77">
        <w:t>RTC_</w:t>
      </w:r>
      <w:proofErr w:type="gramStart"/>
      <w:r w:rsidRPr="00962B77">
        <w:t>GetITStatus</w:t>
      </w:r>
      <w:proofErr w:type="spellEnd"/>
      <w:r w:rsidRPr="00962B77">
        <w:t>(</w:t>
      </w:r>
      <w:proofErr w:type="gramEnd"/>
      <w:r w:rsidRPr="00962B77">
        <w:t>RTC_IT_SEC</w:t>
      </w:r>
      <w:proofErr w:type="gramStart"/>
      <w:r w:rsidRPr="00962B77">
        <w:t>) !</w:t>
      </w:r>
      <w:proofErr w:type="gramEnd"/>
      <w:r w:rsidRPr="00962B77">
        <w:t xml:space="preserve">= </w:t>
      </w:r>
      <w:proofErr w:type="gramStart"/>
      <w:r w:rsidRPr="00962B77">
        <w:t>RESET) {</w:t>
      </w:r>
      <w:proofErr w:type="gramEnd"/>
    </w:p>
    <w:p w14:paraId="3F36155F" w14:textId="77777777" w:rsidR="00962B77" w:rsidRPr="00962B77" w:rsidRDefault="00962B77" w:rsidP="00962B77">
      <w:r w:rsidRPr="00962B77">
        <w:t xml:space="preserve">        // 这里是你的秒中断处理代码</w:t>
      </w:r>
    </w:p>
    <w:p w14:paraId="18DEB1E2" w14:textId="77777777" w:rsidR="00962B77" w:rsidRPr="00962B77" w:rsidRDefault="00962B77" w:rsidP="00962B77">
      <w:r w:rsidRPr="00962B77">
        <w:t xml:space="preserve">        /</w:t>
      </w:r>
      <w:proofErr w:type="gramStart"/>
      <w:r w:rsidRPr="00962B77">
        <w:t>/ 例如</w:t>
      </w:r>
      <w:proofErr w:type="gramEnd"/>
      <w:r w:rsidRPr="00962B77">
        <w:t>：更新一个时间结构体，或设置一个秒标志位</w:t>
      </w:r>
    </w:p>
    <w:p w14:paraId="325AF2CF" w14:textId="77777777" w:rsidR="00962B77" w:rsidRPr="00962B77" w:rsidRDefault="00962B77" w:rsidP="00962B77">
      <w:r w:rsidRPr="00962B77">
        <w:t xml:space="preserve">        // </w:t>
      </w:r>
      <w:proofErr w:type="spellStart"/>
      <w:r w:rsidRPr="00962B77">
        <w:t>RTC_Get</w:t>
      </w:r>
      <w:proofErr w:type="spellEnd"/>
      <w:r w:rsidRPr="00962B77">
        <w:t>(); // 示例中更新时间的函数</w:t>
      </w:r>
    </w:p>
    <w:p w14:paraId="6621C284" w14:textId="77777777" w:rsidR="00962B77" w:rsidRPr="00962B77" w:rsidRDefault="00962B77" w:rsidP="00962B77"/>
    <w:p w14:paraId="3830418F" w14:textId="77777777" w:rsidR="00962B77" w:rsidRPr="00962B77" w:rsidRDefault="00962B77" w:rsidP="00962B77">
      <w:r w:rsidRPr="00962B77">
        <w:t xml:space="preserve">        /</w:t>
      </w:r>
      <w:proofErr w:type="gramStart"/>
      <w:r w:rsidRPr="00962B77">
        <w:t>/ 处理</w:t>
      </w:r>
      <w:proofErr w:type="gramEnd"/>
      <w:r w:rsidRPr="00962B77">
        <w:t>完成后，必须清除秒中断挂起位</w:t>
      </w:r>
    </w:p>
    <w:p w14:paraId="2E4FCB3D" w14:textId="77777777" w:rsidR="00962B77" w:rsidRPr="00962B77" w:rsidRDefault="00962B77" w:rsidP="00962B77">
      <w:r w:rsidRPr="00962B77">
        <w:t xml:space="preserve">        </w:t>
      </w:r>
      <w:proofErr w:type="spellStart"/>
      <w:r w:rsidRPr="00962B77">
        <w:t>RTC_</w:t>
      </w:r>
      <w:proofErr w:type="gramStart"/>
      <w:r w:rsidRPr="00962B77">
        <w:t>ClearITPendingBit</w:t>
      </w:r>
      <w:proofErr w:type="spellEnd"/>
      <w:r w:rsidRPr="00962B77">
        <w:t>(</w:t>
      </w:r>
      <w:proofErr w:type="gramEnd"/>
      <w:r w:rsidRPr="00962B77">
        <w:t>RTC_IT_SEC);</w:t>
      </w:r>
    </w:p>
    <w:p w14:paraId="4634B728" w14:textId="77777777" w:rsidR="00962B77" w:rsidRPr="00962B77" w:rsidRDefault="00962B77" w:rsidP="00962B77">
      <w:r w:rsidRPr="00962B77">
        <w:t xml:space="preserve">    }</w:t>
      </w:r>
    </w:p>
    <w:p w14:paraId="6F6344C2" w14:textId="77777777" w:rsidR="00962B77" w:rsidRPr="00962B77" w:rsidRDefault="00962B77" w:rsidP="00962B77"/>
    <w:p w14:paraId="4E51AE67" w14:textId="77777777" w:rsidR="00962B77" w:rsidRPr="00962B77" w:rsidRDefault="00962B77" w:rsidP="00962B77">
      <w:r w:rsidRPr="00962B77">
        <w:t xml:space="preserve">    /* 2. 检查是否是闹钟中断 */</w:t>
      </w:r>
    </w:p>
    <w:p w14:paraId="2E9C7CDC" w14:textId="77777777" w:rsidR="00962B77" w:rsidRPr="00962B77" w:rsidRDefault="00962B77" w:rsidP="00962B77">
      <w:r w:rsidRPr="00962B77">
        <w:t xml:space="preserve">    if (</w:t>
      </w:r>
      <w:proofErr w:type="spellStart"/>
      <w:r w:rsidRPr="00962B77">
        <w:t>RTC_</w:t>
      </w:r>
      <w:proofErr w:type="gramStart"/>
      <w:r w:rsidRPr="00962B77">
        <w:t>GetITStatus</w:t>
      </w:r>
      <w:proofErr w:type="spellEnd"/>
      <w:r w:rsidRPr="00962B77">
        <w:t>(</w:t>
      </w:r>
      <w:proofErr w:type="gramEnd"/>
      <w:r w:rsidRPr="00962B77">
        <w:t>RTC_IT_ALR</w:t>
      </w:r>
      <w:proofErr w:type="gramStart"/>
      <w:r w:rsidRPr="00962B77">
        <w:t>) !</w:t>
      </w:r>
      <w:proofErr w:type="gramEnd"/>
      <w:r w:rsidRPr="00962B77">
        <w:t>= RESET) {</w:t>
      </w:r>
    </w:p>
    <w:p w14:paraId="446EDCC9" w14:textId="77777777" w:rsidR="00962B77" w:rsidRPr="00962B77" w:rsidRDefault="00962B77" w:rsidP="00962B77">
      <w:r w:rsidRPr="00962B77">
        <w:t xml:space="preserve">        // 这里是你的闹钟处理代码，比如让蜂鸣器响铃</w:t>
      </w:r>
    </w:p>
    <w:p w14:paraId="6C18F531" w14:textId="77777777" w:rsidR="00962B77" w:rsidRPr="00962B77" w:rsidRDefault="00962B77" w:rsidP="00962B77">
      <w:r w:rsidRPr="00962B77">
        <w:t xml:space="preserve">        // ...</w:t>
      </w:r>
    </w:p>
    <w:p w14:paraId="14834167" w14:textId="77777777" w:rsidR="00962B77" w:rsidRPr="00962B77" w:rsidRDefault="00962B77" w:rsidP="00962B77"/>
    <w:p w14:paraId="0A70D5C7" w14:textId="77777777" w:rsidR="00962B77" w:rsidRPr="00962B77" w:rsidRDefault="00962B77" w:rsidP="00962B77">
      <w:r w:rsidRPr="00962B77">
        <w:t xml:space="preserve">        // 处理完成后，清除闹钟中断挂起位</w:t>
      </w:r>
    </w:p>
    <w:p w14:paraId="25C5E01A" w14:textId="77777777" w:rsidR="00962B77" w:rsidRPr="00962B77" w:rsidRDefault="00962B77" w:rsidP="00962B77">
      <w:r w:rsidRPr="00962B77">
        <w:t xml:space="preserve">        </w:t>
      </w:r>
      <w:proofErr w:type="spellStart"/>
      <w:r w:rsidRPr="00962B77">
        <w:t>RTC_</w:t>
      </w:r>
      <w:proofErr w:type="gramStart"/>
      <w:r w:rsidRPr="00962B77">
        <w:t>ClearITPendingBit</w:t>
      </w:r>
      <w:proofErr w:type="spellEnd"/>
      <w:r w:rsidRPr="00962B77">
        <w:t>(</w:t>
      </w:r>
      <w:proofErr w:type="gramEnd"/>
      <w:r w:rsidRPr="00962B77">
        <w:t>RTC_IT_ALR);</w:t>
      </w:r>
    </w:p>
    <w:p w14:paraId="333310C0" w14:textId="77777777" w:rsidR="00962B77" w:rsidRPr="00962B77" w:rsidRDefault="00962B77" w:rsidP="00962B77">
      <w:r w:rsidRPr="00962B77">
        <w:t xml:space="preserve">    }</w:t>
      </w:r>
    </w:p>
    <w:p w14:paraId="49165E48" w14:textId="77777777" w:rsidR="00962B77" w:rsidRPr="00962B77" w:rsidRDefault="00962B77" w:rsidP="00962B77"/>
    <w:p w14:paraId="7A2BC366" w14:textId="77777777" w:rsidR="00962B77" w:rsidRPr="00962B77" w:rsidRDefault="00962B77" w:rsidP="00962B77">
      <w:r w:rsidRPr="00962B77">
        <w:t xml:space="preserve">    // 等待操作完成（良好实践）</w:t>
      </w:r>
    </w:p>
    <w:p w14:paraId="7BF418B0" w14:textId="77777777" w:rsidR="00962B77" w:rsidRPr="00962B77" w:rsidRDefault="00962B77" w:rsidP="00962B77">
      <w:r w:rsidRPr="00962B77">
        <w:t xml:space="preserve">    </w:t>
      </w:r>
      <w:proofErr w:type="spellStart"/>
      <w:r w:rsidRPr="00962B77">
        <w:t>RTC_</w:t>
      </w:r>
      <w:proofErr w:type="gramStart"/>
      <w:r w:rsidRPr="00962B77">
        <w:t>WaitForLastTask</w:t>
      </w:r>
      <w:proofErr w:type="spellEnd"/>
      <w:r w:rsidRPr="00962B77">
        <w:t>(</w:t>
      </w:r>
      <w:proofErr w:type="gramEnd"/>
      <w:r w:rsidRPr="00962B77">
        <w:t>);</w:t>
      </w:r>
    </w:p>
    <w:p w14:paraId="5E6402DC" w14:textId="77777777" w:rsidR="00962B77" w:rsidRPr="00962B77" w:rsidRDefault="00962B77" w:rsidP="00962B77">
      <w:r w:rsidRPr="00962B77">
        <w:t>}</w:t>
      </w:r>
    </w:p>
    <w:p w14:paraId="3DCE938E" w14:textId="77777777" w:rsidR="00962B77" w:rsidRPr="00962B77" w:rsidRDefault="00962B77" w:rsidP="00D8584C">
      <w:pPr>
        <w:pStyle w:val="3"/>
      </w:pPr>
      <w:r w:rsidRPr="00962B77">
        <w:rPr>
          <w:rFonts w:ascii="Segoe UI Emoji" w:hAnsi="Segoe UI Emoji" w:cs="Segoe UI Emoji"/>
        </w:rPr>
        <w:t>⚠️</w:t>
      </w:r>
      <w:r w:rsidRPr="00962B77">
        <w:t xml:space="preserve"> 重要注意事项</w:t>
      </w:r>
    </w:p>
    <w:p w14:paraId="38FF7C10" w14:textId="77777777" w:rsidR="00962B77" w:rsidRPr="00962B77" w:rsidRDefault="00962B77">
      <w:pPr>
        <w:numPr>
          <w:ilvl w:val="0"/>
          <w:numId w:val="844"/>
        </w:numPr>
      </w:pPr>
      <w:r w:rsidRPr="00962B77">
        <w:rPr>
          <w:rFonts w:ascii="Times New Roman" w:hAnsi="Times New Roman" w:cs="Times New Roman"/>
        </w:rPr>
        <w:t>​</w:t>
      </w:r>
      <w:r w:rsidRPr="00962B77">
        <w:rPr>
          <w:b/>
          <w:bCs/>
        </w:rPr>
        <w:t>中断使能</w:t>
      </w:r>
      <w:r w:rsidRPr="00962B77">
        <w:rPr>
          <w:rFonts w:ascii="Times New Roman" w:hAnsi="Times New Roman" w:cs="Times New Roman"/>
        </w:rPr>
        <w:t>​</w:t>
      </w:r>
      <w:r w:rsidRPr="00962B77">
        <w:t xml:space="preserve">：在使用此函数检查中断之前，必须确保已经通过 </w:t>
      </w:r>
      <w:proofErr w:type="spellStart"/>
      <w:r w:rsidRPr="00962B77">
        <w:t>RTC_ITConfig</w:t>
      </w:r>
      <w:proofErr w:type="spellEnd"/>
      <w:r w:rsidRPr="00962B77">
        <w:t>函数使能了相应的RTC中断，并在NVIC（嵌套向量中断控制器）中配置了RTC全局中断。</w:t>
      </w:r>
    </w:p>
    <w:p w14:paraId="3C47449C" w14:textId="77777777" w:rsidR="00962B77" w:rsidRPr="00962B77" w:rsidRDefault="00962B77">
      <w:pPr>
        <w:numPr>
          <w:ilvl w:val="0"/>
          <w:numId w:val="844"/>
        </w:numPr>
      </w:pPr>
      <w:r w:rsidRPr="00962B77">
        <w:rPr>
          <w:rFonts w:ascii="Times New Roman" w:hAnsi="Times New Roman" w:cs="Times New Roman"/>
        </w:rPr>
        <w:t>​</w:t>
      </w:r>
      <w:r w:rsidRPr="00962B77">
        <w:rPr>
          <w:b/>
          <w:bCs/>
        </w:rPr>
        <w:t>与标志位状态函数的区别</w:t>
      </w:r>
      <w:r w:rsidRPr="00962B77">
        <w:rPr>
          <w:rFonts w:ascii="Times New Roman" w:hAnsi="Times New Roman" w:cs="Times New Roman"/>
        </w:rPr>
        <w:t>​</w:t>
      </w:r>
      <w:r w:rsidRPr="00962B77">
        <w:t>：</w:t>
      </w:r>
      <w:proofErr w:type="spellStart"/>
      <w:r w:rsidRPr="00962B77">
        <w:t>RTC_GetITStatus</w:t>
      </w:r>
      <w:proofErr w:type="spellEnd"/>
      <w:r w:rsidRPr="00962B77">
        <w:t>专门用于检查</w:t>
      </w:r>
      <w:r w:rsidRPr="00962B77">
        <w:rPr>
          <w:b/>
          <w:bCs/>
        </w:rPr>
        <w:t>中断</w:t>
      </w:r>
      <w:r w:rsidRPr="00962B77">
        <w:t xml:space="preserve">是否发生。还有一个函数 </w:t>
      </w:r>
      <w:proofErr w:type="spellStart"/>
      <w:r w:rsidRPr="00962B77">
        <w:t>RTC_GetFlagStatus</w:t>
      </w:r>
      <w:proofErr w:type="spellEnd"/>
      <w:r w:rsidRPr="00962B77">
        <w:t>用于检查</w:t>
      </w:r>
      <w:r w:rsidRPr="00962B77">
        <w:rPr>
          <w:b/>
          <w:bCs/>
        </w:rPr>
        <w:t>事件标志位</w:t>
      </w:r>
      <w:r w:rsidRPr="00962B77">
        <w:t>是否置位。一个事件（如秒信号更新）会同时置位标志位和中断挂起位。即使不使能中断，标志位也会被</w:t>
      </w:r>
      <w:r w:rsidRPr="00962B77">
        <w:lastRenderedPageBreak/>
        <w:t>置位，可用于轮询查询；而中断挂起位与中断使能相关，用于触发中断。</w:t>
      </w:r>
    </w:p>
    <w:p w14:paraId="151FE380" w14:textId="77777777" w:rsidR="00962B77" w:rsidRPr="00962B77" w:rsidRDefault="00962B77">
      <w:pPr>
        <w:numPr>
          <w:ilvl w:val="0"/>
          <w:numId w:val="844"/>
        </w:numPr>
      </w:pPr>
      <w:r w:rsidRPr="00962B77">
        <w:rPr>
          <w:rFonts w:ascii="Times New Roman" w:hAnsi="Times New Roman" w:cs="Times New Roman"/>
        </w:rPr>
        <w:t>​</w:t>
      </w:r>
      <w:r w:rsidRPr="00962B77">
        <w:rPr>
          <w:b/>
          <w:bCs/>
        </w:rPr>
        <w:t>清除挂起位</w:t>
      </w:r>
      <w:r w:rsidRPr="00962B77">
        <w:rPr>
          <w:rFonts w:ascii="Times New Roman" w:hAnsi="Times New Roman" w:cs="Times New Roman"/>
        </w:rPr>
        <w:t>​</w:t>
      </w:r>
      <w:r w:rsidRPr="00962B77">
        <w:t>：再次强调，在中断服务函数中处理完中断后，</w:t>
      </w:r>
      <w:r w:rsidRPr="00962B77">
        <w:rPr>
          <w:rFonts w:ascii="Times New Roman" w:hAnsi="Times New Roman" w:cs="Times New Roman"/>
        </w:rPr>
        <w:t>​</w:t>
      </w:r>
      <w:r w:rsidRPr="00962B77">
        <w:rPr>
          <w:b/>
          <w:bCs/>
        </w:rPr>
        <w:t xml:space="preserve">务必调用 </w:t>
      </w:r>
      <w:proofErr w:type="spellStart"/>
      <w:r w:rsidRPr="00962B77">
        <w:rPr>
          <w:b/>
          <w:bCs/>
        </w:rPr>
        <w:t>RTC_ClearITPendingBit</w:t>
      </w:r>
      <w:proofErr w:type="spellEnd"/>
      <w:r w:rsidRPr="00962B77">
        <w:rPr>
          <w:b/>
          <w:bCs/>
        </w:rPr>
        <w:t>清除对应的中断挂起位</w:t>
      </w:r>
      <w:r w:rsidRPr="00962B77">
        <w:t>，这是中断处理的标准流程。</w:t>
      </w:r>
    </w:p>
    <w:p w14:paraId="03675C47" w14:textId="77777777" w:rsidR="00962B77" w:rsidRPr="00962B77" w:rsidRDefault="00962B77" w:rsidP="00962B77">
      <w:r w:rsidRPr="00962B77">
        <w:t xml:space="preserve">希望这些详细的解释和示例能帮助你更好地理解和使用 </w:t>
      </w:r>
      <w:proofErr w:type="spellStart"/>
      <w:r w:rsidRPr="00962B77">
        <w:t>RTC_GetITStatus</w:t>
      </w:r>
      <w:proofErr w:type="spellEnd"/>
      <w:r w:rsidRPr="00962B77">
        <w:t>函数。如果你对如何初始化和配置RTC模块，或者对其他RTC库函数有更多疑问，我们可以继续探讨。</w:t>
      </w:r>
    </w:p>
    <w:p w14:paraId="2282A7CC" w14:textId="77777777" w:rsidR="00962B77" w:rsidRPr="00962B77" w:rsidRDefault="00962B77" w:rsidP="00962B77"/>
    <w:p w14:paraId="154753E9" w14:textId="0FC34E65" w:rsidR="00F338D7" w:rsidRDefault="007D09CC" w:rsidP="0095033A">
      <w:pPr>
        <w:pStyle w:val="2"/>
      </w:pPr>
      <w:proofErr w:type="spellStart"/>
      <w:r w:rsidRPr="007D09CC">
        <w:t>RTC_ClearITPendingBit</w:t>
      </w:r>
      <w:proofErr w:type="spellEnd"/>
      <w:r w:rsidRPr="007D09CC">
        <w:t>(</w:t>
      </w:r>
      <w:r>
        <w:rPr>
          <w:rFonts w:hint="eastAsia"/>
        </w:rPr>
        <w:t>)</w:t>
      </w:r>
      <w:r w:rsidR="00D8584C">
        <w:br/>
      </w:r>
      <w:r w:rsidR="00D8584C" w:rsidRPr="00D8584C">
        <w:rPr>
          <w:b/>
          <w:bCs/>
        </w:rPr>
        <w:t>清除RTC（实时时钟）的特定中断挂起位</w:t>
      </w:r>
    </w:p>
    <w:p w14:paraId="17A7FE42" w14:textId="77777777" w:rsidR="00D8584C" w:rsidRPr="00D8584C" w:rsidRDefault="00D8584C" w:rsidP="00D8584C">
      <w:r w:rsidRPr="00D8584C">
        <w:t xml:space="preserve">STM32标准外设库中的 </w:t>
      </w:r>
      <w:proofErr w:type="spellStart"/>
      <w:r w:rsidRPr="00D8584C">
        <w:t>RTC_ClearITPendingBit</w:t>
      </w:r>
      <w:proofErr w:type="spellEnd"/>
      <w:r w:rsidRPr="00D8584C">
        <w:t>函数用于</w:t>
      </w:r>
      <w:r w:rsidRPr="00D8584C">
        <w:rPr>
          <w:b/>
          <w:bCs/>
        </w:rPr>
        <w:t>清除RTC（实时时钟）的特定中断挂起位</w:t>
      </w:r>
      <w:r w:rsidRPr="00D8584C">
        <w:t>。这是一个关键操作，能防止同一中断被重复处理。</w:t>
      </w:r>
    </w:p>
    <w:p w14:paraId="22D1E493" w14:textId="77777777" w:rsidR="00D8584C" w:rsidRPr="00D8584C" w:rsidRDefault="00D8584C" w:rsidP="009934D3">
      <w:pPr>
        <w:pStyle w:val="3"/>
      </w:pPr>
      <w:r w:rsidRPr="00D8584C">
        <w:t>下面是该函数的详细说明。</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5123"/>
      </w:tblGrid>
      <w:tr w:rsidR="00D8584C" w:rsidRPr="00D8584C" w14:paraId="2936F221"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693A9086" w14:textId="77777777" w:rsidR="00D8584C" w:rsidRPr="00D8584C" w:rsidRDefault="00D8584C" w:rsidP="00D8584C">
            <w:pPr>
              <w:rPr>
                <w:b/>
                <w:bCs/>
              </w:rPr>
            </w:pPr>
            <w:r w:rsidRPr="00D8584C">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6C75C92" w14:textId="77777777" w:rsidR="00D8584C" w:rsidRPr="00D8584C" w:rsidRDefault="00D8584C" w:rsidP="00D8584C">
            <w:pPr>
              <w:rPr>
                <w:b/>
                <w:bCs/>
              </w:rPr>
            </w:pPr>
            <w:r w:rsidRPr="00D8584C">
              <w:rPr>
                <w:b/>
                <w:bCs/>
              </w:rPr>
              <w:t>说明</w:t>
            </w:r>
          </w:p>
        </w:tc>
      </w:tr>
      <w:tr w:rsidR="00D8584C" w:rsidRPr="00D8584C" w14:paraId="4037373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BF3B275" w14:textId="77777777" w:rsidR="00D8584C" w:rsidRPr="00D8584C" w:rsidRDefault="00D8584C" w:rsidP="00D8584C">
            <w:r w:rsidRPr="00D8584C">
              <w:rPr>
                <w:rFonts w:ascii="Times New Roman" w:hAnsi="Times New Roman" w:cs="Times New Roman"/>
              </w:rPr>
              <w:t>​</w:t>
            </w:r>
            <w:r w:rsidRPr="00D8584C">
              <w:rPr>
                <w:b/>
                <w:bCs/>
              </w:rPr>
              <w:t>函数原型</w:t>
            </w:r>
            <w:r w:rsidRPr="00D8584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F11FD83" w14:textId="77777777" w:rsidR="00D8584C" w:rsidRPr="00D8584C" w:rsidRDefault="00D8584C" w:rsidP="00D8584C">
            <w:r w:rsidRPr="00D8584C">
              <w:t xml:space="preserve">void </w:t>
            </w:r>
            <w:proofErr w:type="spellStart"/>
            <w:r w:rsidRPr="00D8584C">
              <w:t>RTC_</w:t>
            </w:r>
            <w:proofErr w:type="gramStart"/>
            <w:r w:rsidRPr="00D8584C">
              <w:t>ClearITPendingBit</w:t>
            </w:r>
            <w:proofErr w:type="spellEnd"/>
            <w:r w:rsidRPr="00D8584C">
              <w:t>(</w:t>
            </w:r>
            <w:proofErr w:type="gramEnd"/>
            <w:r w:rsidRPr="00D8584C">
              <w:t>uint16_t RTC_IT)</w:t>
            </w:r>
          </w:p>
        </w:tc>
      </w:tr>
      <w:tr w:rsidR="00D8584C" w:rsidRPr="00D8584C" w14:paraId="07A1377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14F4F9E" w14:textId="77777777" w:rsidR="00D8584C" w:rsidRPr="00D8584C" w:rsidRDefault="00D8584C" w:rsidP="00D8584C">
            <w:r w:rsidRPr="00D8584C">
              <w:rPr>
                <w:rFonts w:ascii="Times New Roman" w:hAnsi="Times New Roman" w:cs="Times New Roman"/>
              </w:rPr>
              <w:t>​</w:t>
            </w:r>
            <w:r w:rsidRPr="00D8584C">
              <w:rPr>
                <w:b/>
                <w:bCs/>
              </w:rPr>
              <w:t>功能</w:t>
            </w:r>
            <w:r w:rsidRPr="00D8584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AAE312B" w14:textId="77777777" w:rsidR="00D8584C" w:rsidRPr="00D8584C" w:rsidRDefault="00D8584C" w:rsidP="00D8584C">
            <w:r w:rsidRPr="00D8584C">
              <w:t>清除指定的RTC中断挂起位，表明该中断已被处理。</w:t>
            </w:r>
          </w:p>
        </w:tc>
      </w:tr>
      <w:tr w:rsidR="00D8584C" w:rsidRPr="00D8584C" w14:paraId="4C6103B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EDA4313" w14:textId="77777777" w:rsidR="00D8584C" w:rsidRPr="00D8584C" w:rsidRDefault="00D8584C" w:rsidP="00D8584C">
            <w:r w:rsidRPr="00D8584C">
              <w:rPr>
                <w:rFonts w:ascii="Times New Roman" w:hAnsi="Times New Roman" w:cs="Times New Roman"/>
              </w:rPr>
              <w:t>​</w:t>
            </w:r>
            <w:r w:rsidRPr="00D8584C">
              <w:rPr>
                <w:b/>
                <w:bCs/>
              </w:rPr>
              <w:t>参数</w:t>
            </w:r>
            <w:r w:rsidRPr="00D8584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4BFE21" w14:textId="77777777" w:rsidR="00D8584C" w:rsidRPr="00D8584C" w:rsidRDefault="00D8584C" w:rsidP="00D8584C">
            <w:r w:rsidRPr="00D8584C">
              <w:t>RTC_IT：指定要清除中断挂起位的中断源。</w:t>
            </w:r>
          </w:p>
        </w:tc>
      </w:tr>
      <w:tr w:rsidR="00D8584C" w:rsidRPr="00D8584C" w14:paraId="5FB14E9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0D95C00" w14:textId="77777777" w:rsidR="00D8584C" w:rsidRPr="00D8584C" w:rsidRDefault="00D8584C" w:rsidP="00D8584C">
            <w:r w:rsidRPr="00D8584C">
              <w:rPr>
                <w:rFonts w:ascii="Times New Roman" w:hAnsi="Times New Roman" w:cs="Times New Roman"/>
              </w:rPr>
              <w:t>​</w:t>
            </w:r>
            <w:r w:rsidRPr="00D8584C">
              <w:rPr>
                <w:b/>
                <w:bCs/>
              </w:rPr>
              <w:t>头文件</w:t>
            </w:r>
            <w:r w:rsidRPr="00D8584C">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DAB4CE1" w14:textId="77777777" w:rsidR="00D8584C" w:rsidRPr="00D8584C" w:rsidRDefault="00D8584C" w:rsidP="00D8584C">
            <w:proofErr w:type="gramStart"/>
            <w:r w:rsidRPr="00D8584C">
              <w:t>#include</w:t>
            </w:r>
            <w:proofErr w:type="gramEnd"/>
            <w:r w:rsidRPr="00D8584C">
              <w:t xml:space="preserve"> "stm32f10x_rtc.h"</w:t>
            </w:r>
          </w:p>
        </w:tc>
      </w:tr>
    </w:tbl>
    <w:p w14:paraId="3021FF68" w14:textId="77777777" w:rsidR="00D8584C" w:rsidRPr="00D8584C" w:rsidRDefault="00D8584C" w:rsidP="009934D3">
      <w:pPr>
        <w:pStyle w:val="3"/>
      </w:pPr>
      <w:r w:rsidRPr="00D8584C">
        <w:rPr>
          <w:rFonts w:ascii="Segoe UI Emoji" w:hAnsi="Segoe UI Emoji" w:cs="Segoe UI Emoji"/>
        </w:rPr>
        <w:t>⚙️</w:t>
      </w:r>
      <w:r w:rsidRPr="00D8584C">
        <w:t xml:space="preserve"> 参数详解</w:t>
      </w:r>
    </w:p>
    <w:p w14:paraId="235003DD" w14:textId="77777777" w:rsidR="00D8584C" w:rsidRPr="00D8584C" w:rsidRDefault="00D8584C" w:rsidP="00D8584C">
      <w:r w:rsidRPr="00D8584C">
        <w:t>参数 RTC_IT用于指定你需要清除的具体RTC中断源，它可以是以下值之一：</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323"/>
        <w:gridCol w:w="6967"/>
      </w:tblGrid>
      <w:tr w:rsidR="00D8584C" w:rsidRPr="00D8584C" w14:paraId="589D18C2"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FB0E8E9" w14:textId="77777777" w:rsidR="00D8584C" w:rsidRPr="00D8584C" w:rsidRDefault="00D8584C" w:rsidP="00D8584C">
            <w:pPr>
              <w:rPr>
                <w:b/>
                <w:bCs/>
              </w:rPr>
            </w:pPr>
            <w:r w:rsidRPr="00D8584C">
              <w:rPr>
                <w:b/>
                <w:bCs/>
              </w:rPr>
              <w:t>中断源宏定义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0E41241" w14:textId="77777777" w:rsidR="00D8584C" w:rsidRPr="00D8584C" w:rsidRDefault="00D8584C" w:rsidP="00D8584C">
            <w:pPr>
              <w:rPr>
                <w:b/>
                <w:bCs/>
              </w:rPr>
            </w:pPr>
            <w:r w:rsidRPr="00D8584C">
              <w:rPr>
                <w:b/>
                <w:bCs/>
              </w:rPr>
              <w:t>描述</w:t>
            </w:r>
          </w:p>
        </w:tc>
      </w:tr>
      <w:tr w:rsidR="00D8584C" w:rsidRPr="00D8584C" w14:paraId="57692B5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DCBBFD1" w14:textId="77777777" w:rsidR="00D8584C" w:rsidRPr="00D8584C" w:rsidRDefault="00D8584C" w:rsidP="00D8584C">
            <w:r w:rsidRPr="00D8584C">
              <w:t>RTC_IT_OW</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C8A79A3" w14:textId="77777777" w:rsidR="00D8584C" w:rsidRPr="00D8584C" w:rsidRDefault="00D8584C" w:rsidP="00D8584C">
            <w:r w:rsidRPr="00D8584C">
              <w:rPr>
                <w:rFonts w:ascii="Times New Roman" w:hAnsi="Times New Roman" w:cs="Times New Roman"/>
              </w:rPr>
              <w:t>​</w:t>
            </w:r>
            <w:r w:rsidRPr="00D8584C">
              <w:rPr>
                <w:b/>
                <w:bCs/>
              </w:rPr>
              <w:t>溢出中断</w:t>
            </w:r>
            <w:r w:rsidRPr="00D8584C">
              <w:rPr>
                <w:rFonts w:ascii="Times New Roman" w:hAnsi="Times New Roman" w:cs="Times New Roman"/>
              </w:rPr>
              <w:t>​</w:t>
            </w:r>
            <w:r w:rsidRPr="00D8584C">
              <w:t>：当RTC的32位计数器计数到最大值0xFFFFFFFF后归零时触发。</w:t>
            </w:r>
          </w:p>
        </w:tc>
      </w:tr>
      <w:tr w:rsidR="00D8584C" w:rsidRPr="00D8584C" w14:paraId="0A367AC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8B0B398" w14:textId="77777777" w:rsidR="00D8584C" w:rsidRPr="00D8584C" w:rsidRDefault="00D8584C" w:rsidP="00D8584C">
            <w:r w:rsidRPr="00D8584C">
              <w:t>RTC_IT_ALR</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DE6CC40" w14:textId="77777777" w:rsidR="00D8584C" w:rsidRPr="00D8584C" w:rsidRDefault="00D8584C" w:rsidP="00D8584C">
            <w:r w:rsidRPr="00D8584C">
              <w:rPr>
                <w:rFonts w:ascii="Times New Roman" w:hAnsi="Times New Roman" w:cs="Times New Roman"/>
              </w:rPr>
              <w:t>​</w:t>
            </w:r>
            <w:r w:rsidRPr="00D8584C">
              <w:rPr>
                <w:b/>
                <w:bCs/>
              </w:rPr>
              <w:t>闹钟中断</w:t>
            </w:r>
            <w:r w:rsidRPr="00D8584C">
              <w:rPr>
                <w:rFonts w:ascii="Times New Roman" w:hAnsi="Times New Roman" w:cs="Times New Roman"/>
              </w:rPr>
              <w:t>​</w:t>
            </w:r>
            <w:r w:rsidRPr="00D8584C">
              <w:t>：当RTC计数器的值达到预设的闹钟值（RTC_ALR）时触发。</w:t>
            </w:r>
          </w:p>
        </w:tc>
      </w:tr>
      <w:tr w:rsidR="00D8584C" w:rsidRPr="00D8584C" w14:paraId="60B0839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7121C95" w14:textId="77777777" w:rsidR="00D8584C" w:rsidRPr="00D8584C" w:rsidRDefault="00D8584C" w:rsidP="00D8584C">
            <w:r w:rsidRPr="00D8584C">
              <w:t>RTC_IT_SEC</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DF619C" w14:textId="77777777" w:rsidR="00D8584C" w:rsidRPr="00D8584C" w:rsidRDefault="00D8584C" w:rsidP="00D8584C">
            <w:r w:rsidRPr="00D8584C">
              <w:rPr>
                <w:rFonts w:ascii="Times New Roman" w:hAnsi="Times New Roman" w:cs="Times New Roman"/>
              </w:rPr>
              <w:t>​</w:t>
            </w:r>
            <w:r w:rsidRPr="00D8584C">
              <w:rPr>
                <w:b/>
                <w:bCs/>
              </w:rPr>
              <w:t>秒中断</w:t>
            </w:r>
            <w:r w:rsidRPr="00D8584C">
              <w:rPr>
                <w:rFonts w:ascii="Times New Roman" w:hAnsi="Times New Roman" w:cs="Times New Roman"/>
              </w:rPr>
              <w:t>​</w:t>
            </w:r>
            <w:r w:rsidRPr="00D8584C">
              <w:t>（也称周期中断）：可编程的周期性中断，通常每秒触发一次。</w:t>
            </w:r>
          </w:p>
        </w:tc>
      </w:tr>
    </w:tbl>
    <w:p w14:paraId="6EB47970" w14:textId="77777777" w:rsidR="00D8584C" w:rsidRPr="00D8584C" w:rsidRDefault="00D8584C" w:rsidP="009934D3">
      <w:pPr>
        <w:pStyle w:val="3"/>
      </w:pPr>
      <w:r w:rsidRPr="00D8584C">
        <w:rPr>
          <w:rFonts w:ascii="Segoe UI Emoji" w:hAnsi="Segoe UI Emoji" w:cs="Segoe UI Emoji"/>
        </w:rPr>
        <w:lastRenderedPageBreak/>
        <w:t>🔄</w:t>
      </w:r>
      <w:r w:rsidRPr="00D8584C">
        <w:t xml:space="preserve"> 核心作用与工作流程</w:t>
      </w:r>
    </w:p>
    <w:p w14:paraId="1CA3B221" w14:textId="77777777" w:rsidR="00D8584C" w:rsidRPr="00D8584C" w:rsidRDefault="00D8584C" w:rsidP="00D8584C">
      <w:proofErr w:type="spellStart"/>
      <w:r w:rsidRPr="00D8584C">
        <w:t>RTC_ClearITPendingBit</w:t>
      </w:r>
      <w:proofErr w:type="spellEnd"/>
      <w:r w:rsidRPr="00D8584C">
        <w:t>的核心作用是</w:t>
      </w:r>
      <w:r w:rsidRPr="00D8584C">
        <w:rPr>
          <w:b/>
          <w:bCs/>
        </w:rPr>
        <w:t>通知硬件：软件已经处理完相应的中断事件</w:t>
      </w:r>
      <w:r w:rsidRPr="00D8584C">
        <w:t>。</w:t>
      </w:r>
    </w:p>
    <w:p w14:paraId="4EF559F4" w14:textId="77777777" w:rsidR="00D8584C" w:rsidRPr="00D8584C" w:rsidRDefault="00D8584C" w:rsidP="00D8584C">
      <w:r w:rsidRPr="00D8584C">
        <w:t>当RTC的中断事件（如闹钟触发）发生时，硬件会自动将对应的</w:t>
      </w:r>
      <w:r w:rsidRPr="00D8584C">
        <w:rPr>
          <w:b/>
          <w:bCs/>
        </w:rPr>
        <w:t>中断挂起位</w:t>
      </w:r>
      <w:r w:rsidRPr="00D8584C">
        <w:rPr>
          <w:rFonts w:ascii="Times New Roman" w:hAnsi="Times New Roman" w:cs="Times New Roman"/>
        </w:rPr>
        <w:t>​</w:t>
      </w:r>
      <w:r w:rsidRPr="00D8584C">
        <w:t xml:space="preserve"> 置位。这会向CPU申请中断，导致程序跳转到中断服务函数（ISR）执行。如果在中断服务函数中处理完事务后，不清除这个挂起位，硬件会认为中断一直没有被处理，从而持续申请中断，导致程序不断重新进入中断服务函数，形成类似“死循环”的效果。</w:t>
      </w:r>
    </w:p>
    <w:p w14:paraId="3588C7CC" w14:textId="77777777" w:rsidR="00D8584C" w:rsidRPr="00D8584C" w:rsidRDefault="00D8584C" w:rsidP="00D8584C">
      <w:r w:rsidRPr="00D8584C">
        <w:t>因此，在中断服务函数中</w:t>
      </w:r>
      <w:proofErr w:type="gramStart"/>
      <w:r w:rsidRPr="00D8584C">
        <w:t>，</w:t>
      </w:r>
      <w:r w:rsidRPr="00D8584C">
        <w:rPr>
          <w:rFonts w:ascii="Times New Roman" w:hAnsi="Times New Roman" w:cs="Times New Roman"/>
        </w:rPr>
        <w:t>​</w:t>
      </w:r>
      <w:r w:rsidRPr="00D8584C">
        <w:rPr>
          <w:b/>
          <w:bCs/>
        </w:rPr>
        <w:t>必须</w:t>
      </w:r>
      <w:proofErr w:type="gramEnd"/>
      <w:r w:rsidRPr="00D8584C">
        <w:rPr>
          <w:b/>
          <w:bCs/>
        </w:rPr>
        <w:t xml:space="preserve">在确认中断并执行完相应操作后，调用 </w:t>
      </w:r>
      <w:proofErr w:type="spellStart"/>
      <w:r w:rsidRPr="00D8584C">
        <w:rPr>
          <w:b/>
          <w:bCs/>
        </w:rPr>
        <w:t>RTC_ClearITPendingBit</w:t>
      </w:r>
      <w:proofErr w:type="spellEnd"/>
      <w:r w:rsidRPr="00D8584C">
        <w:rPr>
          <w:b/>
          <w:bCs/>
        </w:rPr>
        <w:t>来清除挂起位</w:t>
      </w:r>
      <w:r w:rsidRPr="00D8584C">
        <w:t>。</w:t>
      </w:r>
    </w:p>
    <w:p w14:paraId="5B65B500" w14:textId="77777777" w:rsidR="00D8584C" w:rsidRPr="00D8584C" w:rsidRDefault="00D8584C" w:rsidP="009934D3">
      <w:pPr>
        <w:pStyle w:val="3"/>
      </w:pPr>
      <w:r w:rsidRPr="00D8584C">
        <w:rPr>
          <w:rFonts w:ascii="Segoe UI Emoji" w:hAnsi="Segoe UI Emoji" w:cs="Segoe UI Emoji"/>
        </w:rPr>
        <w:t>💻</w:t>
      </w:r>
      <w:r w:rsidRPr="00D8584C">
        <w:t xml:space="preserve"> 应用示例</w:t>
      </w:r>
    </w:p>
    <w:p w14:paraId="67DD9D4F" w14:textId="77777777" w:rsidR="00D8584C" w:rsidRPr="00D8584C" w:rsidRDefault="00D8584C" w:rsidP="00D8584C">
      <w:r w:rsidRPr="00D8584C">
        <w:t xml:space="preserve">下面的代码片段展示了 </w:t>
      </w:r>
      <w:proofErr w:type="spellStart"/>
      <w:r w:rsidRPr="00D8584C">
        <w:t>RTC_ClearITPendingBit</w:t>
      </w:r>
      <w:proofErr w:type="spellEnd"/>
      <w:r w:rsidRPr="00D8584C">
        <w:t>在RTC闹钟中断服务函数中的典型用法：</w:t>
      </w:r>
    </w:p>
    <w:p w14:paraId="3BE8D783" w14:textId="77777777" w:rsidR="00D8584C" w:rsidRPr="00D8584C" w:rsidRDefault="00D8584C" w:rsidP="00D8584C">
      <w:r w:rsidRPr="00D8584C">
        <w:t>/**</w:t>
      </w:r>
    </w:p>
    <w:p w14:paraId="6EA08112" w14:textId="77777777" w:rsidR="00D8584C" w:rsidRPr="00D8584C" w:rsidRDefault="00D8584C" w:rsidP="00D8584C">
      <w:r w:rsidRPr="00D8584C">
        <w:t xml:space="preserve">  * @brief  RTC闹钟中断服务函数</w:t>
      </w:r>
    </w:p>
    <w:p w14:paraId="1E84907E" w14:textId="77777777" w:rsidR="00D8584C" w:rsidRPr="00D8584C" w:rsidRDefault="00D8584C" w:rsidP="00D8584C">
      <w:r w:rsidRPr="00D8584C">
        <w:t xml:space="preserve">  */</w:t>
      </w:r>
    </w:p>
    <w:p w14:paraId="5EA7FC7A" w14:textId="77777777" w:rsidR="00D8584C" w:rsidRPr="00D8584C" w:rsidRDefault="00D8584C" w:rsidP="00D8584C">
      <w:r w:rsidRPr="00D8584C">
        <w:t xml:space="preserve">void </w:t>
      </w:r>
      <w:proofErr w:type="spellStart"/>
      <w:r w:rsidRPr="00D8584C">
        <w:t>RTC_Alarm_IRQHandler</w:t>
      </w:r>
      <w:proofErr w:type="spellEnd"/>
      <w:r w:rsidRPr="00D8584C">
        <w:t>(void)</w:t>
      </w:r>
    </w:p>
    <w:p w14:paraId="6D8DB1D4" w14:textId="77777777" w:rsidR="00D8584C" w:rsidRPr="00D8584C" w:rsidRDefault="00D8584C" w:rsidP="00D8584C">
      <w:r w:rsidRPr="00D8584C">
        <w:t>{</w:t>
      </w:r>
    </w:p>
    <w:p w14:paraId="6FEC063A" w14:textId="77777777" w:rsidR="00D8584C" w:rsidRPr="00D8584C" w:rsidRDefault="00D8584C" w:rsidP="00D8584C">
      <w:r w:rsidRPr="00D8584C">
        <w:t xml:space="preserve">  /* 1. 检查是否是闹钟中断触发 */</w:t>
      </w:r>
    </w:p>
    <w:p w14:paraId="4CB7D4C8" w14:textId="77777777" w:rsidR="00D8584C" w:rsidRPr="00D8584C" w:rsidRDefault="00D8584C" w:rsidP="00D8584C">
      <w:r w:rsidRPr="00D8584C">
        <w:t xml:space="preserve">  if (</w:t>
      </w:r>
      <w:proofErr w:type="spellStart"/>
      <w:r w:rsidRPr="00D8584C">
        <w:t>RTC_</w:t>
      </w:r>
      <w:proofErr w:type="gramStart"/>
      <w:r w:rsidRPr="00D8584C">
        <w:t>GetITStatus</w:t>
      </w:r>
      <w:proofErr w:type="spellEnd"/>
      <w:r w:rsidRPr="00D8584C">
        <w:t>(</w:t>
      </w:r>
      <w:proofErr w:type="gramEnd"/>
      <w:r w:rsidRPr="00D8584C">
        <w:t>RTC_IT_ALR</w:t>
      </w:r>
      <w:proofErr w:type="gramStart"/>
      <w:r w:rsidRPr="00D8584C">
        <w:t>) !</w:t>
      </w:r>
      <w:proofErr w:type="gramEnd"/>
      <w:r w:rsidRPr="00D8584C">
        <w:t>= RESET) {</w:t>
      </w:r>
    </w:p>
    <w:p w14:paraId="436AE448" w14:textId="77777777" w:rsidR="00D8584C" w:rsidRPr="00D8584C" w:rsidRDefault="00D8584C" w:rsidP="00D8584C">
      <w:r w:rsidRPr="00D8584C">
        <w:t xml:space="preserve">    </w:t>
      </w:r>
    </w:p>
    <w:p w14:paraId="76C48002" w14:textId="77777777" w:rsidR="00D8584C" w:rsidRPr="00D8584C" w:rsidRDefault="00D8584C" w:rsidP="00D8584C">
      <w:r w:rsidRPr="00D8584C">
        <w:t xml:space="preserve">    // 2. 这里执行你的闹钟处理逻辑，例如点亮LED、记录日志等</w:t>
      </w:r>
    </w:p>
    <w:p w14:paraId="6B6FD578" w14:textId="77777777" w:rsidR="00D8584C" w:rsidRPr="00D8584C" w:rsidRDefault="00D8584C" w:rsidP="00D8584C">
      <w:r w:rsidRPr="00D8584C">
        <w:t xml:space="preserve">    </w:t>
      </w:r>
      <w:proofErr w:type="spellStart"/>
      <w:proofErr w:type="gramStart"/>
      <w:r w:rsidRPr="00D8584C">
        <w:t>printf</w:t>
      </w:r>
      <w:proofErr w:type="spellEnd"/>
      <w:r w:rsidRPr="00D8584C">
        <w:t>(</w:t>
      </w:r>
      <w:proofErr w:type="gramEnd"/>
      <w:r w:rsidRPr="00D8584C">
        <w:t xml:space="preserve">"Alarm </w:t>
      </w:r>
      <w:proofErr w:type="gramStart"/>
      <w:r w:rsidRPr="00D8584C">
        <w:t>Triggered!\r\n</w:t>
      </w:r>
      <w:proofErr w:type="gramEnd"/>
      <w:r w:rsidRPr="00D8584C">
        <w:t>"); // 示例：通过串口打印信息</w:t>
      </w:r>
    </w:p>
    <w:p w14:paraId="3C5D4977" w14:textId="77777777" w:rsidR="00D8584C" w:rsidRPr="00D8584C" w:rsidRDefault="00D8584C" w:rsidP="00D8584C"/>
    <w:p w14:paraId="61D83138" w14:textId="77777777" w:rsidR="00D8584C" w:rsidRPr="00D8584C" w:rsidRDefault="00D8584C" w:rsidP="00D8584C">
      <w:r w:rsidRPr="00D8584C">
        <w:t xml:space="preserve">    // 3. 在处理逻辑完成后，必须清除闹钟中断挂起位</w:t>
      </w:r>
    </w:p>
    <w:p w14:paraId="3DE52D20" w14:textId="77777777" w:rsidR="00D8584C" w:rsidRPr="00D8584C" w:rsidRDefault="00D8584C" w:rsidP="00D8584C">
      <w:r w:rsidRPr="00D8584C">
        <w:t xml:space="preserve">    </w:t>
      </w:r>
      <w:proofErr w:type="spellStart"/>
      <w:r w:rsidRPr="00D8584C">
        <w:t>RTC_</w:t>
      </w:r>
      <w:proofErr w:type="gramStart"/>
      <w:r w:rsidRPr="00D8584C">
        <w:t>ClearITPendingBit</w:t>
      </w:r>
      <w:proofErr w:type="spellEnd"/>
      <w:r w:rsidRPr="00D8584C">
        <w:t>(</w:t>
      </w:r>
      <w:proofErr w:type="gramEnd"/>
      <w:r w:rsidRPr="00D8584C">
        <w:t>RTC_IT_ALR);</w:t>
      </w:r>
    </w:p>
    <w:p w14:paraId="1C01012A" w14:textId="77777777" w:rsidR="00D8584C" w:rsidRPr="00D8584C" w:rsidRDefault="00D8584C" w:rsidP="00D8584C">
      <w:r w:rsidRPr="00D8584C">
        <w:t xml:space="preserve">    </w:t>
      </w:r>
    </w:p>
    <w:p w14:paraId="6D96683E" w14:textId="77777777" w:rsidR="00D8584C" w:rsidRPr="00D8584C" w:rsidRDefault="00D8584C" w:rsidP="00D8584C">
      <w:r w:rsidRPr="00D8584C">
        <w:t xml:space="preserve">    // 4. 如果使用了EXTI线（如EXTI_Line17）来检测RTC闹钟事件，也需清除其挂起位</w:t>
      </w:r>
    </w:p>
    <w:p w14:paraId="3E2A175F" w14:textId="77777777" w:rsidR="00D8584C" w:rsidRPr="00D8584C" w:rsidRDefault="00D8584C" w:rsidP="00D8584C">
      <w:r w:rsidRPr="00D8584C">
        <w:t xml:space="preserve">    </w:t>
      </w:r>
      <w:proofErr w:type="spellStart"/>
      <w:r w:rsidRPr="00D8584C">
        <w:t>EXTI_</w:t>
      </w:r>
      <w:proofErr w:type="gramStart"/>
      <w:r w:rsidRPr="00D8584C">
        <w:t>ClearITPendingBit</w:t>
      </w:r>
      <w:proofErr w:type="spellEnd"/>
      <w:r w:rsidRPr="00D8584C">
        <w:t>(</w:t>
      </w:r>
      <w:proofErr w:type="gramEnd"/>
      <w:r w:rsidRPr="00D8584C">
        <w:t>EXTI_Line17);</w:t>
      </w:r>
    </w:p>
    <w:p w14:paraId="6FCF734C" w14:textId="77777777" w:rsidR="00D8584C" w:rsidRPr="00D8584C" w:rsidRDefault="00D8584C" w:rsidP="00D8584C">
      <w:r w:rsidRPr="00D8584C">
        <w:lastRenderedPageBreak/>
        <w:t xml:space="preserve">    </w:t>
      </w:r>
    </w:p>
    <w:p w14:paraId="04871802" w14:textId="77777777" w:rsidR="00D8584C" w:rsidRPr="00D8584C" w:rsidRDefault="00D8584C" w:rsidP="00D8584C">
      <w:r w:rsidRPr="00D8584C">
        <w:t xml:space="preserve">    // 5. 良好实践：等待操作完成</w:t>
      </w:r>
    </w:p>
    <w:p w14:paraId="4DB0BFB2" w14:textId="77777777" w:rsidR="00D8584C" w:rsidRPr="00D8584C" w:rsidRDefault="00D8584C" w:rsidP="00D8584C">
      <w:r w:rsidRPr="00D8584C">
        <w:t xml:space="preserve">    </w:t>
      </w:r>
      <w:proofErr w:type="spellStart"/>
      <w:r w:rsidRPr="00D8584C">
        <w:t>RTC_</w:t>
      </w:r>
      <w:proofErr w:type="gramStart"/>
      <w:r w:rsidRPr="00D8584C">
        <w:t>WaitForLastTask</w:t>
      </w:r>
      <w:proofErr w:type="spellEnd"/>
      <w:r w:rsidRPr="00D8584C">
        <w:t>(</w:t>
      </w:r>
      <w:proofErr w:type="gramEnd"/>
      <w:r w:rsidRPr="00D8584C">
        <w:t>);</w:t>
      </w:r>
    </w:p>
    <w:p w14:paraId="10B6E7A2" w14:textId="77777777" w:rsidR="00D8584C" w:rsidRPr="00D8584C" w:rsidRDefault="00D8584C" w:rsidP="00D8584C">
      <w:r w:rsidRPr="00D8584C">
        <w:t xml:space="preserve">  }</w:t>
      </w:r>
    </w:p>
    <w:p w14:paraId="53E0EEC4" w14:textId="77777777" w:rsidR="00D8584C" w:rsidRPr="00D8584C" w:rsidRDefault="00D8584C" w:rsidP="00D8584C">
      <w:r w:rsidRPr="00D8584C">
        <w:t>}</w:t>
      </w:r>
    </w:p>
    <w:p w14:paraId="7734C8E4" w14:textId="77777777" w:rsidR="00D8584C" w:rsidRPr="00D8584C" w:rsidRDefault="00D8584C" w:rsidP="009934D3">
      <w:pPr>
        <w:pStyle w:val="3"/>
      </w:pPr>
      <w:r w:rsidRPr="00D8584C">
        <w:rPr>
          <w:rFonts w:ascii="Segoe UI Emoji" w:hAnsi="Segoe UI Emoji" w:cs="Segoe UI Emoji"/>
        </w:rPr>
        <w:t>⚠️</w:t>
      </w:r>
      <w:r w:rsidRPr="00D8584C">
        <w:t xml:space="preserve"> 重要注意事项</w:t>
      </w:r>
    </w:p>
    <w:p w14:paraId="3F0BBE0D" w14:textId="77777777" w:rsidR="00D8584C" w:rsidRPr="00D8584C" w:rsidRDefault="00D8584C">
      <w:pPr>
        <w:numPr>
          <w:ilvl w:val="0"/>
          <w:numId w:val="845"/>
        </w:numPr>
      </w:pPr>
      <w:r w:rsidRPr="00D8584C">
        <w:rPr>
          <w:rFonts w:ascii="Times New Roman" w:hAnsi="Times New Roman" w:cs="Times New Roman"/>
        </w:rPr>
        <w:t>​</w:t>
      </w:r>
      <w:r w:rsidRPr="00D8584C">
        <w:rPr>
          <w:b/>
          <w:bCs/>
        </w:rPr>
        <w:t>清除时机</w:t>
      </w:r>
      <w:r w:rsidRPr="00D8584C">
        <w:rPr>
          <w:rFonts w:ascii="Times New Roman" w:hAnsi="Times New Roman" w:cs="Times New Roman"/>
        </w:rPr>
        <w:t>​</w:t>
      </w:r>
      <w:r w:rsidRPr="00D8584C">
        <w:t>：务必在中断服务函数内部，</w:t>
      </w:r>
      <w:r w:rsidRPr="00D8584C">
        <w:rPr>
          <w:rFonts w:ascii="Times New Roman" w:hAnsi="Times New Roman" w:cs="Times New Roman"/>
        </w:rPr>
        <w:t>​</w:t>
      </w:r>
      <w:r w:rsidRPr="00D8584C">
        <w:rPr>
          <w:b/>
          <w:bCs/>
        </w:rPr>
        <w:t>处理完所有业务逻辑之后</w:t>
      </w:r>
      <w:r w:rsidRPr="00D8584C">
        <w:t xml:space="preserve">再调用 </w:t>
      </w:r>
      <w:proofErr w:type="spellStart"/>
      <w:r w:rsidRPr="00D8584C">
        <w:t>RTC_ClearITPendingBit</w:t>
      </w:r>
      <w:proofErr w:type="spellEnd"/>
      <w:r w:rsidRPr="00D8584C">
        <w:t>。过早清除可能会丢失中断请求。</w:t>
      </w:r>
    </w:p>
    <w:p w14:paraId="4086CFDD" w14:textId="77777777" w:rsidR="00D8584C" w:rsidRPr="00D8584C" w:rsidRDefault="00D8584C">
      <w:pPr>
        <w:numPr>
          <w:ilvl w:val="0"/>
          <w:numId w:val="845"/>
        </w:numPr>
      </w:pPr>
      <w:r w:rsidRPr="00D8584C">
        <w:rPr>
          <w:rFonts w:ascii="Times New Roman" w:hAnsi="Times New Roman" w:cs="Times New Roman"/>
        </w:rPr>
        <w:t>​</w:t>
      </w:r>
      <w:r w:rsidRPr="00D8584C">
        <w:rPr>
          <w:b/>
          <w:bCs/>
        </w:rPr>
        <w:t xml:space="preserve">与 </w:t>
      </w:r>
      <w:proofErr w:type="spellStart"/>
      <w:r w:rsidRPr="00D8584C">
        <w:rPr>
          <w:b/>
          <w:bCs/>
        </w:rPr>
        <w:t>RTC_ClearFlag</w:t>
      </w:r>
      <w:proofErr w:type="spellEnd"/>
      <w:r w:rsidRPr="00D8584C">
        <w:rPr>
          <w:b/>
          <w:bCs/>
        </w:rPr>
        <w:t>的区别</w:t>
      </w:r>
      <w:r w:rsidRPr="00D8584C">
        <w:rPr>
          <w:rFonts w:ascii="Times New Roman" w:hAnsi="Times New Roman" w:cs="Times New Roman"/>
        </w:rPr>
        <w:t>​</w:t>
      </w:r>
      <w:r w:rsidRPr="00D8584C">
        <w:t>：</w:t>
      </w:r>
      <w:proofErr w:type="spellStart"/>
      <w:r w:rsidRPr="00D8584C">
        <w:t>RTC_ClearFlag</w:t>
      </w:r>
      <w:proofErr w:type="spellEnd"/>
      <w:r w:rsidRPr="00D8584C">
        <w:t>用于清除</w:t>
      </w:r>
      <w:r w:rsidRPr="00D8584C">
        <w:rPr>
          <w:b/>
          <w:bCs/>
        </w:rPr>
        <w:t>状态标志位</w:t>
      </w:r>
      <w:r w:rsidRPr="00D8584C">
        <w:t xml:space="preserve">，而 </w:t>
      </w:r>
      <w:proofErr w:type="spellStart"/>
      <w:r w:rsidRPr="00D8584C">
        <w:t>RTC_ClearITPendingBit</w:t>
      </w:r>
      <w:proofErr w:type="spellEnd"/>
      <w:r w:rsidRPr="00D8584C">
        <w:t>专门用于清除</w:t>
      </w:r>
      <w:r w:rsidRPr="00D8584C">
        <w:rPr>
          <w:b/>
          <w:bCs/>
        </w:rPr>
        <w:t>中断挂起位</w:t>
      </w:r>
      <w:r w:rsidRPr="00D8584C">
        <w:t>。虽然两者有关联，但在中断服务程序中，通常需要先检查状态标志位（</w:t>
      </w:r>
      <w:proofErr w:type="spellStart"/>
      <w:r w:rsidRPr="00D8584C">
        <w:t>RTC_GetFlagStatus</w:t>
      </w:r>
      <w:proofErr w:type="spellEnd"/>
      <w:r w:rsidRPr="00D8584C">
        <w:t>）以确认事件来源，处理完成后则清除中断挂起位以防止重复进入中断。</w:t>
      </w:r>
    </w:p>
    <w:p w14:paraId="0EE134A5" w14:textId="77777777" w:rsidR="00D8584C" w:rsidRPr="00D8584C" w:rsidRDefault="00D8584C">
      <w:pPr>
        <w:numPr>
          <w:ilvl w:val="0"/>
          <w:numId w:val="845"/>
        </w:numPr>
      </w:pPr>
      <w:r w:rsidRPr="00D8584C">
        <w:rPr>
          <w:rFonts w:ascii="Times New Roman" w:hAnsi="Times New Roman" w:cs="Times New Roman"/>
        </w:rPr>
        <w:t>​</w:t>
      </w:r>
      <w:r w:rsidRPr="00D8584C">
        <w:rPr>
          <w:b/>
          <w:bCs/>
        </w:rPr>
        <w:t>配对使用</w:t>
      </w:r>
      <w:r w:rsidRPr="00D8584C">
        <w:rPr>
          <w:rFonts w:ascii="Times New Roman" w:hAnsi="Times New Roman" w:cs="Times New Roman"/>
        </w:rPr>
        <w:t>​</w:t>
      </w:r>
      <w:r w:rsidRPr="00D8584C">
        <w:t xml:space="preserve">：此函数通常与 </w:t>
      </w:r>
      <w:proofErr w:type="spellStart"/>
      <w:r w:rsidRPr="00D8584C">
        <w:t>RTC_GetITStatus</w:t>
      </w:r>
      <w:proofErr w:type="spellEnd"/>
      <w:r w:rsidRPr="00D8584C">
        <w:t xml:space="preserve">函数配对使用。先用 </w:t>
      </w:r>
      <w:proofErr w:type="spellStart"/>
      <w:r w:rsidRPr="00D8584C">
        <w:t>RTC_GetITStatus</w:t>
      </w:r>
      <w:proofErr w:type="spellEnd"/>
      <w:r w:rsidRPr="00D8584C">
        <w:t xml:space="preserve">检查中断源，处理后再用 </w:t>
      </w:r>
      <w:proofErr w:type="spellStart"/>
      <w:r w:rsidRPr="00D8584C">
        <w:t>RTC_ClearITPendingBit</w:t>
      </w:r>
      <w:proofErr w:type="spellEnd"/>
      <w:r w:rsidRPr="00D8584C">
        <w:t>清除。</w:t>
      </w:r>
    </w:p>
    <w:p w14:paraId="70AD4BDF" w14:textId="77777777" w:rsidR="00D8584C" w:rsidRPr="00D8584C" w:rsidRDefault="00D8584C" w:rsidP="009934D3">
      <w:pPr>
        <w:pStyle w:val="3"/>
      </w:pPr>
      <w:r w:rsidRPr="00D8584C">
        <w:rPr>
          <w:rFonts w:ascii="Segoe UI Emoji" w:hAnsi="Segoe UI Emoji" w:cs="Segoe UI Emoji"/>
        </w:rPr>
        <w:t>💎</w:t>
      </w:r>
      <w:r w:rsidRPr="00D8584C">
        <w:t xml:space="preserve"> 总结</w:t>
      </w:r>
    </w:p>
    <w:p w14:paraId="4344911D" w14:textId="77777777" w:rsidR="00D8584C" w:rsidRPr="00D8584C" w:rsidRDefault="00D8584C" w:rsidP="00D8584C">
      <w:proofErr w:type="spellStart"/>
      <w:r w:rsidRPr="00D8584C">
        <w:t>RTC_ClearITPendingBit</w:t>
      </w:r>
      <w:proofErr w:type="spellEnd"/>
      <w:r w:rsidRPr="00D8584C">
        <w:t>是STM32 RTC中断编程中不可或缺的一环，它确保了中断能被正常响应且不会重复触发。正确使用它，是编写稳定可靠的RTC应用程序的基础。</w:t>
      </w:r>
    </w:p>
    <w:p w14:paraId="387FDCFA" w14:textId="77777777" w:rsidR="00D8584C" w:rsidRPr="00D8584C" w:rsidRDefault="00D8584C" w:rsidP="00D8584C">
      <w:r w:rsidRPr="00D8584C">
        <w:t xml:space="preserve">希望这些信息能帮助你更好地理解和使用 </w:t>
      </w:r>
      <w:proofErr w:type="spellStart"/>
      <w:r w:rsidRPr="00D8584C">
        <w:t>RTC_ClearITPendingBit</w:t>
      </w:r>
      <w:proofErr w:type="spellEnd"/>
      <w:r w:rsidRPr="00D8584C">
        <w:t>函数。如果你对RTC的其他功能有更多疑问，我们可以继续探讨。</w:t>
      </w:r>
    </w:p>
    <w:p w14:paraId="06261292" w14:textId="77777777" w:rsidR="00D8584C" w:rsidRPr="00D8584C" w:rsidRDefault="00D8584C" w:rsidP="00D8584C"/>
    <w:p w14:paraId="2C9EFCE0" w14:textId="13ECA0FE" w:rsidR="000F263C" w:rsidRDefault="000F263C" w:rsidP="00E51449">
      <w:pPr>
        <w:pStyle w:val="1"/>
      </w:pPr>
      <w:r>
        <w:rPr>
          <w:rFonts w:hint="eastAsia"/>
        </w:rPr>
        <w:t>PWR(</w:t>
      </w:r>
      <w:r w:rsidR="000E3024">
        <w:rPr>
          <w:rFonts w:hint="eastAsia"/>
        </w:rPr>
        <w:t>电源控制</w:t>
      </w:r>
      <w:r>
        <w:rPr>
          <w:rFonts w:hint="eastAsia"/>
        </w:rPr>
        <w:t>)</w:t>
      </w:r>
    </w:p>
    <w:p w14:paraId="4BCBAF64" w14:textId="18631A27" w:rsidR="001F0217" w:rsidRDefault="00594BC4" w:rsidP="00F75697">
      <w:pPr>
        <w:pStyle w:val="2"/>
      </w:pPr>
      <w:proofErr w:type="spellStart"/>
      <w:r w:rsidRPr="00594BC4">
        <w:t>PWR_DeInit</w:t>
      </w:r>
      <w:proofErr w:type="spellEnd"/>
      <w:r w:rsidRPr="00594BC4">
        <w:t>(</w:t>
      </w:r>
      <w:r>
        <w:rPr>
          <w:rFonts w:hint="eastAsia"/>
        </w:rPr>
        <w:t>)</w:t>
      </w:r>
      <w:r w:rsidR="00F75697">
        <w:br/>
      </w:r>
      <w:r w:rsidR="00F75697" w:rsidRPr="00F75697">
        <w:t>将STM32的电源控制（PWR）外设所有寄存器重置为默认值</w:t>
      </w:r>
    </w:p>
    <w:p w14:paraId="075874DF" w14:textId="77777777" w:rsidR="00F75697" w:rsidRPr="00F75697" w:rsidRDefault="00F75697" w:rsidP="00F75697">
      <w:proofErr w:type="spellStart"/>
      <w:r w:rsidRPr="00F75697">
        <w:t>PWR_DeInit</w:t>
      </w:r>
      <w:proofErr w:type="spellEnd"/>
      <w:r w:rsidRPr="00F75697">
        <w:t>()函数用于将STM32的电源控制（PWR）外设所有寄存器重置为默认值（缺省值）。</w:t>
      </w:r>
    </w:p>
    <w:p w14:paraId="678831C7" w14:textId="77777777" w:rsidR="00F75697" w:rsidRPr="00F75697" w:rsidRDefault="00F75697" w:rsidP="00895847">
      <w:pPr>
        <w:pStyle w:val="3"/>
      </w:pPr>
      <w:r w:rsidRPr="00F75697">
        <w:rPr>
          <w:rFonts w:ascii="Segoe UI Emoji" w:hAnsi="Segoe UI Emoji" w:cs="Segoe UI Emoji"/>
        </w:rPr>
        <w:lastRenderedPageBreak/>
        <w:t>⚙️</w:t>
      </w:r>
      <w:r w:rsidRPr="00F75697">
        <w:t xml:space="preserve"> 函数原型</w:t>
      </w:r>
    </w:p>
    <w:p w14:paraId="6EEA83EB" w14:textId="77777777" w:rsidR="00F75697" w:rsidRPr="00F75697" w:rsidRDefault="00F75697" w:rsidP="00F75697">
      <w:r w:rsidRPr="00F75697">
        <w:t xml:space="preserve">void </w:t>
      </w:r>
      <w:proofErr w:type="spellStart"/>
      <w:r w:rsidRPr="00F75697">
        <w:t>PWR_DeInit</w:t>
      </w:r>
      <w:proofErr w:type="spellEnd"/>
      <w:r w:rsidRPr="00F75697">
        <w:t>(void);</w:t>
      </w:r>
    </w:p>
    <w:p w14:paraId="35D3CC67" w14:textId="77777777" w:rsidR="00F75697" w:rsidRPr="00F75697" w:rsidRDefault="00F75697">
      <w:pPr>
        <w:numPr>
          <w:ilvl w:val="0"/>
          <w:numId w:val="778"/>
        </w:numPr>
      </w:pPr>
      <w:r w:rsidRPr="00F75697">
        <w:rPr>
          <w:rFonts w:ascii="Times New Roman" w:hAnsi="Times New Roman" w:cs="Times New Roman"/>
        </w:rPr>
        <w:t>​</w:t>
      </w:r>
      <w:r w:rsidRPr="00F75697">
        <w:rPr>
          <w:b/>
          <w:bCs/>
        </w:rPr>
        <w:t>输入参数</w:t>
      </w:r>
      <w:r w:rsidRPr="00F75697">
        <w:rPr>
          <w:rFonts w:ascii="Times New Roman" w:hAnsi="Times New Roman" w:cs="Times New Roman"/>
        </w:rPr>
        <w:t>​</w:t>
      </w:r>
      <w:r w:rsidRPr="00F75697">
        <w:t>：无 (void)。</w:t>
      </w:r>
    </w:p>
    <w:p w14:paraId="195552FA" w14:textId="77777777" w:rsidR="00F75697" w:rsidRPr="00F75697" w:rsidRDefault="00F75697">
      <w:pPr>
        <w:numPr>
          <w:ilvl w:val="0"/>
          <w:numId w:val="778"/>
        </w:numPr>
      </w:pPr>
      <w:r w:rsidRPr="00F75697">
        <w:rPr>
          <w:rFonts w:ascii="Times New Roman" w:hAnsi="Times New Roman" w:cs="Times New Roman"/>
        </w:rPr>
        <w:t>​</w:t>
      </w:r>
      <w:r w:rsidRPr="00F75697">
        <w:rPr>
          <w:b/>
          <w:bCs/>
        </w:rPr>
        <w:t>返回值</w:t>
      </w:r>
      <w:r w:rsidRPr="00F75697">
        <w:rPr>
          <w:rFonts w:ascii="Times New Roman" w:hAnsi="Times New Roman" w:cs="Times New Roman"/>
        </w:rPr>
        <w:t>​</w:t>
      </w:r>
      <w:r w:rsidRPr="00F75697">
        <w:t>：无 (void)。</w:t>
      </w:r>
    </w:p>
    <w:p w14:paraId="795D0633" w14:textId="77777777" w:rsidR="00F75697" w:rsidRPr="00F75697" w:rsidRDefault="00F75697" w:rsidP="00895847">
      <w:pPr>
        <w:pStyle w:val="3"/>
      </w:pPr>
      <w:r w:rsidRPr="00F75697">
        <w:rPr>
          <w:rFonts w:ascii="Segoe UI Emoji" w:hAnsi="Segoe UI Emoji" w:cs="Segoe UI Emoji"/>
        </w:rPr>
        <w:t>⚡</w:t>
      </w:r>
      <w:r w:rsidRPr="00F75697">
        <w:t xml:space="preserve"> 功能详解</w:t>
      </w:r>
    </w:p>
    <w:p w14:paraId="00C3DA60" w14:textId="77777777" w:rsidR="00F75697" w:rsidRPr="00F75697" w:rsidRDefault="00F75697">
      <w:pPr>
        <w:numPr>
          <w:ilvl w:val="0"/>
          <w:numId w:val="779"/>
        </w:numPr>
      </w:pPr>
      <w:r w:rsidRPr="00F75697">
        <w:rPr>
          <w:rFonts w:ascii="Times New Roman" w:hAnsi="Times New Roman" w:cs="Times New Roman"/>
        </w:rPr>
        <w:t>​</w:t>
      </w:r>
      <w:r w:rsidRPr="00F75697">
        <w:rPr>
          <w:b/>
          <w:bCs/>
        </w:rPr>
        <w:t>核心作用</w:t>
      </w:r>
      <w:r w:rsidRPr="00F75697">
        <w:rPr>
          <w:rFonts w:ascii="Times New Roman" w:hAnsi="Times New Roman" w:cs="Times New Roman"/>
        </w:rPr>
        <w:t>​</w:t>
      </w:r>
      <w:r w:rsidRPr="00F75697">
        <w:t>：对PWR（Power Control，电源控制）外设执行</w:t>
      </w:r>
      <w:r w:rsidRPr="00F75697">
        <w:rPr>
          <w:b/>
          <w:bCs/>
        </w:rPr>
        <w:t>软件复位</w:t>
      </w:r>
      <w:r w:rsidRPr="00F75697">
        <w:t>。调用该函数后，PWR相关的所有控制寄存器和状态标志位将被恢复至上电后的初始状态。</w:t>
      </w:r>
    </w:p>
    <w:p w14:paraId="749D547C" w14:textId="77777777" w:rsidR="00F75697" w:rsidRPr="00F75697" w:rsidRDefault="00F75697">
      <w:pPr>
        <w:numPr>
          <w:ilvl w:val="0"/>
          <w:numId w:val="779"/>
        </w:numPr>
      </w:pPr>
      <w:r w:rsidRPr="00F75697">
        <w:rPr>
          <w:rFonts w:ascii="Times New Roman" w:hAnsi="Times New Roman" w:cs="Times New Roman"/>
        </w:rPr>
        <w:t>​</w:t>
      </w:r>
      <w:r w:rsidRPr="00F75697">
        <w:rPr>
          <w:b/>
          <w:bCs/>
        </w:rPr>
        <w:t>实现原理</w:t>
      </w:r>
      <w:r w:rsidRPr="00F75697">
        <w:rPr>
          <w:rFonts w:ascii="Times New Roman" w:hAnsi="Times New Roman" w:cs="Times New Roman"/>
        </w:rPr>
        <w:t>​</w:t>
      </w:r>
      <w:r w:rsidRPr="00F75697">
        <w:t>：该函数通过复位与时钟控制（RCC）模块向挂在APB1总线上的PWR外设发送一个复位脉冲来实现复位。</w:t>
      </w:r>
    </w:p>
    <w:p w14:paraId="52BF216B" w14:textId="77777777" w:rsidR="00F75697" w:rsidRPr="00F75697" w:rsidRDefault="00F75697">
      <w:pPr>
        <w:numPr>
          <w:ilvl w:val="0"/>
          <w:numId w:val="779"/>
        </w:numPr>
        <w:tabs>
          <w:tab w:val="clear" w:pos="720"/>
        </w:tabs>
      </w:pPr>
      <w:r w:rsidRPr="00F75697">
        <w:t xml:space="preserve">void </w:t>
      </w:r>
      <w:proofErr w:type="spellStart"/>
      <w:r w:rsidRPr="00F75697">
        <w:t>PWR_DeInit</w:t>
      </w:r>
      <w:proofErr w:type="spellEnd"/>
      <w:r w:rsidRPr="00F75697">
        <w:t>(</w:t>
      </w:r>
      <w:proofErr w:type="gramStart"/>
      <w:r w:rsidRPr="00F75697">
        <w:t>void) {</w:t>
      </w:r>
      <w:proofErr w:type="gramEnd"/>
    </w:p>
    <w:p w14:paraId="0971DB5E" w14:textId="77777777" w:rsidR="00F75697" w:rsidRPr="00F75697" w:rsidRDefault="00F75697">
      <w:pPr>
        <w:numPr>
          <w:ilvl w:val="0"/>
          <w:numId w:val="779"/>
        </w:numPr>
        <w:tabs>
          <w:tab w:val="clear" w:pos="720"/>
        </w:tabs>
      </w:pPr>
      <w:r w:rsidRPr="00F75697">
        <w:t xml:space="preserve">    RCC_APB1PeriphResetCmd(RCC_APB1Periph_PWR, ENABLE); // 使能PWR模块的复位信号</w:t>
      </w:r>
    </w:p>
    <w:p w14:paraId="6FF9624A" w14:textId="77777777" w:rsidR="00F75697" w:rsidRPr="00F75697" w:rsidRDefault="00F75697">
      <w:pPr>
        <w:numPr>
          <w:ilvl w:val="0"/>
          <w:numId w:val="779"/>
        </w:numPr>
        <w:tabs>
          <w:tab w:val="clear" w:pos="720"/>
        </w:tabs>
      </w:pPr>
      <w:r w:rsidRPr="00F75697">
        <w:t xml:space="preserve">    RCC_APB1PeriphResetCmd(RCC_APB1Periph_PWR, DISABLE); // 禁用PWR模块的复位信号</w:t>
      </w:r>
    </w:p>
    <w:p w14:paraId="4D3C931D" w14:textId="77777777" w:rsidR="00F75697" w:rsidRPr="00F75697" w:rsidRDefault="00F75697" w:rsidP="00F75697">
      <w:r w:rsidRPr="00F75697">
        <w:t>}</w:t>
      </w:r>
    </w:p>
    <w:p w14:paraId="27E49E79" w14:textId="77777777" w:rsidR="00F75697" w:rsidRPr="00F75697" w:rsidRDefault="00F75697" w:rsidP="00895847">
      <w:pPr>
        <w:pStyle w:val="3"/>
      </w:pPr>
      <w:r w:rsidRPr="00F75697">
        <w:rPr>
          <w:rFonts w:ascii="Segoe UI Emoji" w:hAnsi="Segoe UI Emoji" w:cs="Segoe UI Emoji"/>
        </w:rPr>
        <w:t>🔄</w:t>
      </w:r>
      <w:r w:rsidRPr="00F75697">
        <w:t xml:space="preserve"> 典型使用场景</w:t>
      </w:r>
    </w:p>
    <w:p w14:paraId="08A040C2" w14:textId="77777777" w:rsidR="00F75697" w:rsidRPr="00F75697" w:rsidRDefault="00F75697" w:rsidP="00F75697">
      <w:r w:rsidRPr="00F75697">
        <w:t>该函数通常在系统初始化阶段调用，以确保PWR外设处于一个确定的、已知的初始状态，避免之前配置的干扰。</w:t>
      </w:r>
    </w:p>
    <w:p w14:paraId="06E0F9D1" w14:textId="77777777" w:rsidR="00F75697" w:rsidRPr="00F75697" w:rsidRDefault="00F75697" w:rsidP="00F75697">
      <w:r w:rsidRPr="00F75697">
        <w:t>int main(void) {</w:t>
      </w:r>
    </w:p>
    <w:p w14:paraId="7FDC8842" w14:textId="77777777" w:rsidR="00F75697" w:rsidRPr="00F75697" w:rsidRDefault="00F75697" w:rsidP="00F75697">
      <w:r w:rsidRPr="00F75697">
        <w:t xml:space="preserve">    // ... 其他初始化代码</w:t>
      </w:r>
    </w:p>
    <w:p w14:paraId="4A645B2A" w14:textId="77777777" w:rsidR="00F75697" w:rsidRPr="00F75697" w:rsidRDefault="00F75697" w:rsidP="00F75697">
      <w:r w:rsidRPr="00F75697">
        <w:t xml:space="preserve">    </w:t>
      </w:r>
      <w:proofErr w:type="spellStart"/>
      <w:r w:rsidRPr="00F75697">
        <w:t>PWR_DeInit</w:t>
      </w:r>
      <w:proofErr w:type="spellEnd"/>
      <w:r w:rsidRPr="00F75697">
        <w:t>(); // 复位PWR外设</w:t>
      </w:r>
    </w:p>
    <w:p w14:paraId="070A3899" w14:textId="77777777" w:rsidR="00F75697" w:rsidRPr="00F75697" w:rsidRDefault="00F75697" w:rsidP="00F75697">
      <w:r w:rsidRPr="00F75697">
        <w:t xml:space="preserve">    // ... 后续的PWR配置（如低功耗模式设置）</w:t>
      </w:r>
    </w:p>
    <w:p w14:paraId="2E29ECFF" w14:textId="77777777" w:rsidR="00F75697" w:rsidRPr="00F75697" w:rsidRDefault="00F75697" w:rsidP="00F75697">
      <w:r w:rsidRPr="00F75697">
        <w:t>}</w:t>
      </w:r>
    </w:p>
    <w:p w14:paraId="1975BAF2" w14:textId="77777777" w:rsidR="00F75697" w:rsidRPr="00F75697" w:rsidRDefault="00F75697" w:rsidP="00895847">
      <w:pPr>
        <w:pStyle w:val="3"/>
      </w:pPr>
      <w:r w:rsidRPr="00F75697">
        <w:rPr>
          <w:rFonts w:ascii="Segoe UI Emoji" w:hAnsi="Segoe UI Emoji" w:cs="Segoe UI Emoji"/>
        </w:rPr>
        <w:t>📋</w:t>
      </w:r>
      <w:r w:rsidRPr="00F75697">
        <w:t xml:space="preserve"> 复位后的寄存器状态</w:t>
      </w:r>
    </w:p>
    <w:p w14:paraId="54919441" w14:textId="77777777" w:rsidR="00F75697" w:rsidRPr="00F75697" w:rsidRDefault="00F75697" w:rsidP="00F75697">
      <w:r w:rsidRPr="00F75697">
        <w:t>复位后，PWR的主要寄存器将恢复为以下默认值（部分关键位举例）：</w:t>
      </w:r>
    </w:p>
    <w:p w14:paraId="6FF1603F" w14:textId="77777777" w:rsidR="00F75697" w:rsidRPr="00F75697" w:rsidRDefault="00F75697">
      <w:pPr>
        <w:numPr>
          <w:ilvl w:val="0"/>
          <w:numId w:val="780"/>
        </w:numPr>
      </w:pPr>
      <w:r w:rsidRPr="00F75697">
        <w:rPr>
          <w:rFonts w:ascii="Times New Roman" w:hAnsi="Times New Roman" w:cs="Times New Roman"/>
        </w:rPr>
        <w:t>​</w:t>
      </w:r>
      <w:r w:rsidRPr="00F75697">
        <w:rPr>
          <w:b/>
          <w:bCs/>
        </w:rPr>
        <w:t>电源控制寄存器 (PWR_CR)</w:t>
      </w:r>
      <w:r w:rsidRPr="00F75697">
        <w:rPr>
          <w:rFonts w:ascii="Times New Roman" w:hAnsi="Times New Roman" w:cs="Times New Roman"/>
          <w:b/>
          <w:bCs/>
        </w:rPr>
        <w:t>​</w:t>
      </w:r>
      <w:r w:rsidRPr="00F75697">
        <w:rPr>
          <w:rFonts w:ascii="Times New Roman" w:hAnsi="Times New Roman" w:cs="Times New Roman"/>
        </w:rPr>
        <w:t>​</w:t>
      </w:r>
      <w:r w:rsidRPr="00F75697">
        <w:t>：</w:t>
      </w:r>
    </w:p>
    <w:p w14:paraId="1A063A8A" w14:textId="77777777" w:rsidR="00F75697" w:rsidRPr="00F75697" w:rsidRDefault="00F75697">
      <w:pPr>
        <w:numPr>
          <w:ilvl w:val="1"/>
          <w:numId w:val="780"/>
        </w:numPr>
      </w:pPr>
      <w:r w:rsidRPr="00F75697">
        <w:lastRenderedPageBreak/>
        <w:t xml:space="preserve">DBP(位8): </w:t>
      </w:r>
      <w:r w:rsidRPr="00F75697">
        <w:rPr>
          <w:rFonts w:ascii="Times New Roman" w:hAnsi="Times New Roman" w:cs="Times New Roman"/>
        </w:rPr>
        <w:t>​</w:t>
      </w:r>
      <w:r w:rsidRPr="00F75697">
        <w:rPr>
          <w:b/>
          <w:bCs/>
        </w:rPr>
        <w:t>0</w:t>
      </w:r>
      <w:r w:rsidRPr="00F75697">
        <w:rPr>
          <w:rFonts w:ascii="Times New Roman" w:hAnsi="Times New Roman" w:cs="Times New Roman"/>
        </w:rPr>
        <w:t>​</w:t>
      </w:r>
      <w:r w:rsidRPr="00F75697">
        <w:t xml:space="preserve"> - 禁止访问备份区域（RTC和备份寄存器）</w:t>
      </w:r>
    </w:p>
    <w:p w14:paraId="7C00781A" w14:textId="77777777" w:rsidR="00F75697" w:rsidRPr="00F75697" w:rsidRDefault="00F75697">
      <w:pPr>
        <w:numPr>
          <w:ilvl w:val="1"/>
          <w:numId w:val="780"/>
        </w:numPr>
      </w:pPr>
      <w:r w:rsidRPr="00F75697">
        <w:t xml:space="preserve">PVDE(位4): </w:t>
      </w:r>
      <w:r w:rsidRPr="00F75697">
        <w:rPr>
          <w:rFonts w:ascii="Times New Roman" w:hAnsi="Times New Roman" w:cs="Times New Roman"/>
        </w:rPr>
        <w:t>​</w:t>
      </w:r>
      <w:r w:rsidRPr="00F75697">
        <w:rPr>
          <w:b/>
          <w:bCs/>
        </w:rPr>
        <w:t>0</w:t>
      </w:r>
      <w:r w:rsidRPr="00F75697">
        <w:rPr>
          <w:rFonts w:ascii="Times New Roman" w:hAnsi="Times New Roman" w:cs="Times New Roman"/>
        </w:rPr>
        <w:t>​</w:t>
      </w:r>
      <w:r w:rsidRPr="00F75697">
        <w:t xml:space="preserve"> - 禁用可编程电压探测器(PVD)</w:t>
      </w:r>
    </w:p>
    <w:p w14:paraId="390C7196" w14:textId="77777777" w:rsidR="00F75697" w:rsidRPr="00F75697" w:rsidRDefault="00F75697">
      <w:pPr>
        <w:numPr>
          <w:ilvl w:val="1"/>
          <w:numId w:val="780"/>
        </w:numPr>
      </w:pPr>
      <w:r w:rsidRPr="00F75697">
        <w:t xml:space="preserve">PLS[2:0](位7:5): </w:t>
      </w:r>
      <w:r w:rsidRPr="00F75697">
        <w:rPr>
          <w:rFonts w:ascii="Times New Roman" w:hAnsi="Times New Roman" w:cs="Times New Roman"/>
        </w:rPr>
        <w:t>​</w:t>
      </w:r>
      <w:r w:rsidRPr="00F75697">
        <w:rPr>
          <w:b/>
          <w:bCs/>
        </w:rPr>
        <w:t>000</w:t>
      </w:r>
      <w:r w:rsidRPr="00F75697">
        <w:rPr>
          <w:rFonts w:ascii="Times New Roman" w:hAnsi="Times New Roman" w:cs="Times New Roman"/>
        </w:rPr>
        <w:t>​</w:t>
      </w:r>
      <w:r w:rsidRPr="00F75697">
        <w:t xml:space="preserve"> - PVD电压阈值，但PVD功能未开启</w:t>
      </w:r>
    </w:p>
    <w:p w14:paraId="2D6E4FF3" w14:textId="77777777" w:rsidR="00F75697" w:rsidRPr="00F75697" w:rsidRDefault="00F75697">
      <w:pPr>
        <w:numPr>
          <w:ilvl w:val="1"/>
          <w:numId w:val="780"/>
        </w:numPr>
      </w:pPr>
      <w:r w:rsidRPr="00F75697">
        <w:t xml:space="preserve">LPDS(位1): </w:t>
      </w:r>
      <w:r w:rsidRPr="00F75697">
        <w:rPr>
          <w:rFonts w:ascii="Times New Roman" w:hAnsi="Times New Roman" w:cs="Times New Roman"/>
        </w:rPr>
        <w:t>​</w:t>
      </w:r>
      <w:r w:rsidRPr="00F75697">
        <w:rPr>
          <w:b/>
          <w:bCs/>
        </w:rPr>
        <w:t>0</w:t>
      </w:r>
      <w:r w:rsidRPr="00F75697">
        <w:rPr>
          <w:rFonts w:ascii="Times New Roman" w:hAnsi="Times New Roman" w:cs="Times New Roman"/>
        </w:rPr>
        <w:t>​</w:t>
      </w:r>
      <w:r w:rsidRPr="00F75697">
        <w:t xml:space="preserve"> - 在STOP模式下，电压调节器处于正常模式</w:t>
      </w:r>
    </w:p>
    <w:p w14:paraId="7BFDE98D" w14:textId="77777777" w:rsidR="00F75697" w:rsidRPr="00F75697" w:rsidRDefault="00F75697">
      <w:pPr>
        <w:numPr>
          <w:ilvl w:val="0"/>
          <w:numId w:val="780"/>
        </w:numPr>
      </w:pPr>
      <w:r w:rsidRPr="00F75697">
        <w:rPr>
          <w:rFonts w:ascii="Times New Roman" w:hAnsi="Times New Roman" w:cs="Times New Roman"/>
        </w:rPr>
        <w:t>​</w:t>
      </w:r>
      <w:r w:rsidRPr="00F75697">
        <w:rPr>
          <w:b/>
          <w:bCs/>
        </w:rPr>
        <w:t>电源控制状态寄存器 (PWR_CSR)</w:t>
      </w:r>
      <w:r w:rsidRPr="00F75697">
        <w:rPr>
          <w:rFonts w:ascii="Times New Roman" w:hAnsi="Times New Roman" w:cs="Times New Roman"/>
          <w:b/>
          <w:bCs/>
        </w:rPr>
        <w:t>​</w:t>
      </w:r>
      <w:r w:rsidRPr="00F75697">
        <w:rPr>
          <w:rFonts w:ascii="Times New Roman" w:hAnsi="Times New Roman" w:cs="Times New Roman"/>
        </w:rPr>
        <w:t>​</w:t>
      </w:r>
      <w:r w:rsidRPr="00F75697">
        <w:t>：</w:t>
      </w:r>
    </w:p>
    <w:p w14:paraId="56F5C2FA" w14:textId="77777777" w:rsidR="00F75697" w:rsidRPr="00F75697" w:rsidRDefault="00F75697">
      <w:pPr>
        <w:numPr>
          <w:ilvl w:val="1"/>
          <w:numId w:val="780"/>
        </w:numPr>
      </w:pPr>
      <w:r w:rsidRPr="00F75697">
        <w:t xml:space="preserve">WUF(位2): </w:t>
      </w:r>
      <w:r w:rsidRPr="00F75697">
        <w:rPr>
          <w:rFonts w:ascii="Times New Roman" w:hAnsi="Times New Roman" w:cs="Times New Roman"/>
        </w:rPr>
        <w:t>​</w:t>
      </w:r>
      <w:r w:rsidRPr="00F75697">
        <w:rPr>
          <w:b/>
          <w:bCs/>
        </w:rPr>
        <w:t>0</w:t>
      </w:r>
      <w:r w:rsidRPr="00F75697">
        <w:rPr>
          <w:rFonts w:ascii="Times New Roman" w:hAnsi="Times New Roman" w:cs="Times New Roman"/>
        </w:rPr>
        <w:t>​</w:t>
      </w:r>
      <w:r w:rsidRPr="00F75697">
        <w:t xml:space="preserve"> - 唤醒标志被清除</w:t>
      </w:r>
    </w:p>
    <w:p w14:paraId="2D45DB4B" w14:textId="77777777" w:rsidR="00F75697" w:rsidRPr="00F75697" w:rsidRDefault="00F75697">
      <w:pPr>
        <w:numPr>
          <w:ilvl w:val="1"/>
          <w:numId w:val="780"/>
        </w:numPr>
      </w:pPr>
      <w:r w:rsidRPr="00F75697">
        <w:t xml:space="preserve">PVDO(位5): </w:t>
      </w:r>
      <w:r w:rsidRPr="00F75697">
        <w:rPr>
          <w:rFonts w:ascii="Times New Roman" w:hAnsi="Times New Roman" w:cs="Times New Roman"/>
        </w:rPr>
        <w:t>​</w:t>
      </w:r>
      <w:r w:rsidRPr="00F75697">
        <w:rPr>
          <w:b/>
          <w:bCs/>
        </w:rPr>
        <w:t>0</w:t>
      </w:r>
      <w:r w:rsidRPr="00F75697">
        <w:rPr>
          <w:rFonts w:ascii="Times New Roman" w:hAnsi="Times New Roman" w:cs="Times New Roman"/>
        </w:rPr>
        <w:t>​</w:t>
      </w:r>
      <w:r w:rsidRPr="00F75697">
        <w:t xml:space="preserve"> - PVD输出标志（指示VDD是否高于PVD阈值）</w:t>
      </w:r>
    </w:p>
    <w:p w14:paraId="6BFAAA5B" w14:textId="77777777" w:rsidR="00F75697" w:rsidRPr="00F75697" w:rsidRDefault="00F75697" w:rsidP="00895847">
      <w:pPr>
        <w:pStyle w:val="3"/>
      </w:pPr>
      <w:r w:rsidRPr="00F75697">
        <w:rPr>
          <w:rFonts w:ascii="Segoe UI Emoji" w:hAnsi="Segoe UI Emoji" w:cs="Segoe UI Emoji"/>
        </w:rPr>
        <w:t>⚠️</w:t>
      </w:r>
      <w:r w:rsidRPr="00F75697">
        <w:t xml:space="preserve"> 重要注意事项</w:t>
      </w:r>
    </w:p>
    <w:p w14:paraId="0A66444C" w14:textId="77777777" w:rsidR="00F75697" w:rsidRPr="00F75697" w:rsidRDefault="00F75697">
      <w:pPr>
        <w:numPr>
          <w:ilvl w:val="0"/>
          <w:numId w:val="781"/>
        </w:numPr>
      </w:pPr>
      <w:r w:rsidRPr="00F75697">
        <w:rPr>
          <w:rFonts w:ascii="Times New Roman" w:hAnsi="Times New Roman" w:cs="Times New Roman"/>
        </w:rPr>
        <w:t>​</w:t>
      </w:r>
      <w:r w:rsidRPr="00F75697">
        <w:rPr>
          <w:b/>
          <w:bCs/>
        </w:rPr>
        <w:t>时钟使能</w:t>
      </w:r>
      <w:r w:rsidRPr="00F75697">
        <w:rPr>
          <w:rFonts w:ascii="Times New Roman" w:hAnsi="Times New Roman" w:cs="Times New Roman"/>
        </w:rPr>
        <w:t>​</w:t>
      </w:r>
      <w:r w:rsidRPr="00F75697">
        <w:t xml:space="preserve">：在调用 </w:t>
      </w:r>
      <w:proofErr w:type="spellStart"/>
      <w:r w:rsidRPr="00F75697">
        <w:t>PWR_DeInit</w:t>
      </w:r>
      <w:proofErr w:type="spellEnd"/>
      <w:r w:rsidRPr="00F75697">
        <w:t>()或其他任何PWR相关函数之前，必须首先使能PWR外设的时钟。</w:t>
      </w:r>
    </w:p>
    <w:p w14:paraId="1056C5FE" w14:textId="77777777" w:rsidR="00F75697" w:rsidRPr="00F75697" w:rsidRDefault="00F75697">
      <w:pPr>
        <w:numPr>
          <w:ilvl w:val="0"/>
          <w:numId w:val="781"/>
        </w:numPr>
        <w:tabs>
          <w:tab w:val="clear" w:pos="720"/>
        </w:tabs>
      </w:pPr>
      <w:r w:rsidRPr="00F75697">
        <w:t>RCC_APB1PeriphClockCmd(RCC_APB1Periph_PWR, ENABLE); // 使能PWR时钟</w:t>
      </w:r>
    </w:p>
    <w:p w14:paraId="6BF66575" w14:textId="77777777" w:rsidR="00F75697" w:rsidRPr="00F75697" w:rsidRDefault="00F75697" w:rsidP="00F75697">
      <w:proofErr w:type="spellStart"/>
      <w:r w:rsidRPr="00F75697">
        <w:t>PWR_DeInit</w:t>
      </w:r>
      <w:proofErr w:type="spellEnd"/>
      <w:r w:rsidRPr="00F75697">
        <w:t>(); // 然后才能安全地复位PWR</w:t>
      </w:r>
    </w:p>
    <w:p w14:paraId="669F1E95" w14:textId="77777777" w:rsidR="00F75697" w:rsidRPr="00F75697" w:rsidRDefault="00F75697" w:rsidP="00895847">
      <w:pPr>
        <w:pStyle w:val="3"/>
      </w:pPr>
      <w:r w:rsidRPr="00F75697">
        <w:rPr>
          <w:rFonts w:ascii="Segoe UI Emoji" w:hAnsi="Segoe UI Emoji" w:cs="Segoe UI Emoji"/>
        </w:rPr>
        <w:t>💎</w:t>
      </w:r>
      <w:r w:rsidRPr="00F75697">
        <w:t xml:space="preserve"> 总结</w:t>
      </w:r>
    </w:p>
    <w:p w14:paraId="01651552" w14:textId="77777777" w:rsidR="00F75697" w:rsidRPr="00F75697" w:rsidRDefault="00F75697" w:rsidP="00F75697">
      <w:proofErr w:type="spellStart"/>
      <w:r w:rsidRPr="00F75697">
        <w:t>PWR_DeInit</w:t>
      </w:r>
      <w:proofErr w:type="spellEnd"/>
      <w:r w:rsidRPr="00F75697">
        <w:t>()是一个基础的初始化函数，用于将PWR外设恢复到干净的默认状态。通常在程序开始配置电源管理功能（如低功耗模式、电压检测等）前调用，以确保配置从已知的初始状态开始。</w:t>
      </w:r>
    </w:p>
    <w:p w14:paraId="1DEFA071" w14:textId="77777777" w:rsidR="00F75697" w:rsidRPr="00F75697" w:rsidRDefault="00F75697" w:rsidP="00F75697">
      <w:r w:rsidRPr="00F75697">
        <w:t>希望这些信息能帮助您理解和使用这个函数。如果您对STM32的电源管理（如低功耗模式）有其他疑问，随时可以继续提问。</w:t>
      </w:r>
    </w:p>
    <w:p w14:paraId="25A65058" w14:textId="77777777" w:rsidR="00F75697" w:rsidRPr="00F75697" w:rsidRDefault="00F75697" w:rsidP="00F75697"/>
    <w:p w14:paraId="70E1603B" w14:textId="1EE07BE5" w:rsidR="00B32531" w:rsidRDefault="00AA3AD7" w:rsidP="00F75697">
      <w:pPr>
        <w:pStyle w:val="2"/>
      </w:pPr>
      <w:proofErr w:type="spellStart"/>
      <w:r w:rsidRPr="00AA3AD7">
        <w:t>PWR_BackupAccessCmd</w:t>
      </w:r>
      <w:proofErr w:type="spellEnd"/>
      <w:r w:rsidRPr="00AA3AD7">
        <w:t>(</w:t>
      </w:r>
      <w:r>
        <w:rPr>
          <w:rFonts w:hint="eastAsia"/>
        </w:rPr>
        <w:t>)</w:t>
      </w:r>
      <w:r w:rsidR="00895847">
        <w:br/>
      </w:r>
      <w:r w:rsidR="00895847" w:rsidRPr="00895847">
        <w:rPr>
          <w:b/>
          <w:bCs/>
        </w:rPr>
        <w:t>使能或禁止</w:t>
      </w:r>
      <w:r w:rsidR="00895847" w:rsidRPr="00895847">
        <w:t>对</w:t>
      </w:r>
      <w:r w:rsidR="00895847" w:rsidRPr="00895847">
        <w:rPr>
          <w:b/>
          <w:bCs/>
        </w:rPr>
        <w:t>备份域（Backup Domain）</w:t>
      </w:r>
      <w:r w:rsidR="00895847" w:rsidRPr="00895847">
        <w:rPr>
          <w:rFonts w:ascii="Times New Roman" w:hAnsi="Times New Roman" w:cs="Times New Roman"/>
          <w:b/>
          <w:bCs/>
        </w:rPr>
        <w:t>​</w:t>
      </w:r>
      <w:r w:rsidR="00895847" w:rsidRPr="00895847">
        <w:rPr>
          <w:rFonts w:ascii="Times New Roman" w:hAnsi="Times New Roman" w:cs="Times New Roman"/>
        </w:rPr>
        <w:t>​</w:t>
      </w:r>
      <w:r w:rsidR="00895847" w:rsidRPr="00895847">
        <w:t xml:space="preserve"> 的访问权限</w:t>
      </w:r>
    </w:p>
    <w:p w14:paraId="6EFEE8F8" w14:textId="77777777" w:rsidR="00895847" w:rsidRPr="00895847" w:rsidRDefault="00895847" w:rsidP="00895847">
      <w:r w:rsidRPr="00895847">
        <w:t>在STM32标准外设库中，</w:t>
      </w:r>
      <w:proofErr w:type="spellStart"/>
      <w:r w:rsidRPr="00895847">
        <w:t>PWR_BackupAccessCmd</w:t>
      </w:r>
      <w:proofErr w:type="spellEnd"/>
      <w:r w:rsidRPr="00895847">
        <w:t>函数用于</w:t>
      </w:r>
      <w:r w:rsidRPr="00895847">
        <w:rPr>
          <w:b/>
          <w:bCs/>
        </w:rPr>
        <w:t>使能或禁止</w:t>
      </w:r>
      <w:r w:rsidRPr="00895847">
        <w:t>对</w:t>
      </w:r>
      <w:r w:rsidRPr="00895847">
        <w:rPr>
          <w:b/>
          <w:bCs/>
        </w:rPr>
        <w:t>备份域（Backup Domain）</w:t>
      </w:r>
      <w:r w:rsidRPr="00895847">
        <w:rPr>
          <w:rFonts w:ascii="Times New Roman" w:hAnsi="Times New Roman" w:cs="Times New Roman"/>
          <w:b/>
          <w:bCs/>
        </w:rPr>
        <w:t>​</w:t>
      </w:r>
      <w:r w:rsidRPr="00895847">
        <w:rPr>
          <w:rFonts w:ascii="Times New Roman" w:hAnsi="Times New Roman" w:cs="Times New Roman"/>
        </w:rPr>
        <w:t>​</w:t>
      </w:r>
      <w:r w:rsidRPr="00895847">
        <w:t xml:space="preserve"> 的访问权限。这个函数控制着能否对实时时钟（RTC）和备份寄存器（BKP）进行编程。</w:t>
      </w:r>
    </w:p>
    <w:p w14:paraId="443C51A1" w14:textId="77777777" w:rsidR="00895847" w:rsidRPr="00895847" w:rsidRDefault="00895847" w:rsidP="00B87CC6">
      <w:pPr>
        <w:pStyle w:val="3"/>
      </w:pPr>
      <w:r w:rsidRPr="00895847">
        <w:rPr>
          <w:rFonts w:ascii="Segoe UI Emoji" w:hAnsi="Segoe UI Emoji" w:cs="Segoe UI Emoji"/>
        </w:rPr>
        <w:t>⚙️</w:t>
      </w:r>
      <w:r w:rsidRPr="00895847">
        <w:t xml:space="preserve"> 函数原型</w:t>
      </w:r>
    </w:p>
    <w:p w14:paraId="591457BE" w14:textId="77777777" w:rsidR="00895847" w:rsidRPr="00895847" w:rsidRDefault="00895847" w:rsidP="00895847">
      <w:r w:rsidRPr="00895847">
        <w:t xml:space="preserve">void </w:t>
      </w:r>
      <w:proofErr w:type="spellStart"/>
      <w:r w:rsidRPr="00895847">
        <w:t>PWR_</w:t>
      </w:r>
      <w:proofErr w:type="gramStart"/>
      <w:r w:rsidRPr="00895847">
        <w:t>BackupAccessCmd</w:t>
      </w:r>
      <w:proofErr w:type="spellEnd"/>
      <w:r w:rsidRPr="00895847">
        <w:t>(</w:t>
      </w:r>
      <w:proofErr w:type="spellStart"/>
      <w:proofErr w:type="gramEnd"/>
      <w:r w:rsidRPr="00895847">
        <w:t>FunctionalState</w:t>
      </w:r>
      <w:proofErr w:type="spellEnd"/>
      <w:r w:rsidRPr="00895847">
        <w:t xml:space="preserve"> </w:t>
      </w:r>
      <w:proofErr w:type="spellStart"/>
      <w:r w:rsidRPr="00895847">
        <w:t>NewState</w:t>
      </w:r>
      <w:proofErr w:type="spellEnd"/>
      <w:r w:rsidRPr="00895847">
        <w:t>);</w:t>
      </w:r>
    </w:p>
    <w:p w14:paraId="7C76EE15" w14:textId="77777777" w:rsidR="00895847" w:rsidRPr="00895847" w:rsidRDefault="00895847">
      <w:pPr>
        <w:numPr>
          <w:ilvl w:val="0"/>
          <w:numId w:val="782"/>
        </w:numPr>
      </w:pPr>
      <w:r w:rsidRPr="00895847">
        <w:rPr>
          <w:rFonts w:ascii="Times New Roman" w:hAnsi="Times New Roman" w:cs="Times New Roman"/>
        </w:rPr>
        <w:lastRenderedPageBreak/>
        <w:t>​</w:t>
      </w:r>
      <w:r w:rsidRPr="00895847">
        <w:rPr>
          <w:b/>
          <w:bCs/>
        </w:rPr>
        <w:t>输入参数</w:t>
      </w:r>
      <w:r w:rsidRPr="00895847">
        <w:rPr>
          <w:rFonts w:ascii="Times New Roman" w:hAnsi="Times New Roman" w:cs="Times New Roman"/>
        </w:rPr>
        <w:t>​</w:t>
      </w:r>
      <w:r w:rsidRPr="00895847">
        <w:t>：</w:t>
      </w:r>
      <w:proofErr w:type="spellStart"/>
      <w:r w:rsidRPr="00895847">
        <w:t>NewState</w:t>
      </w:r>
      <w:proofErr w:type="spellEnd"/>
    </w:p>
    <w:p w14:paraId="7998A891" w14:textId="77777777" w:rsidR="00895847" w:rsidRPr="00895847" w:rsidRDefault="00895847">
      <w:pPr>
        <w:numPr>
          <w:ilvl w:val="1"/>
          <w:numId w:val="782"/>
        </w:numPr>
      </w:pPr>
      <w:r w:rsidRPr="00895847">
        <w:t>指定对RTC和备份寄存器访问权限的新状态。</w:t>
      </w:r>
    </w:p>
    <w:p w14:paraId="7087B623" w14:textId="77777777" w:rsidR="00895847" w:rsidRPr="00895847" w:rsidRDefault="00895847">
      <w:pPr>
        <w:numPr>
          <w:ilvl w:val="1"/>
          <w:numId w:val="782"/>
        </w:numPr>
      </w:pPr>
      <w:r w:rsidRPr="00895847">
        <w:t>可取值：ENABLE或 DISABLE。</w:t>
      </w:r>
    </w:p>
    <w:p w14:paraId="21635979" w14:textId="77777777" w:rsidR="00895847" w:rsidRPr="00895847" w:rsidRDefault="00895847" w:rsidP="00B87CC6">
      <w:pPr>
        <w:pStyle w:val="3"/>
      </w:pPr>
      <w:r w:rsidRPr="00895847">
        <w:rPr>
          <w:rFonts w:ascii="Segoe UI Emoji" w:hAnsi="Segoe UI Emoji" w:cs="Segoe UI Emoji"/>
        </w:rPr>
        <w:t>🔒</w:t>
      </w:r>
      <w:r w:rsidRPr="00895847">
        <w:t xml:space="preserve"> 功能详解</w:t>
      </w:r>
    </w:p>
    <w:p w14:paraId="7B6C3B10" w14:textId="77777777" w:rsidR="00895847" w:rsidRPr="00895847" w:rsidRDefault="00895847" w:rsidP="00B87CC6">
      <w:pPr>
        <w:pStyle w:val="4"/>
      </w:pPr>
      <w:r w:rsidRPr="00895847">
        <w:t>主要作用</w:t>
      </w:r>
    </w:p>
    <w:p w14:paraId="0222D94A" w14:textId="77777777" w:rsidR="00895847" w:rsidRPr="00895847" w:rsidRDefault="00895847" w:rsidP="00895847">
      <w:r w:rsidRPr="00895847">
        <w:t>备份域是一个独立的区域，由备用电源（VBAT）供电，即使主电源（VDD）断开，该区域内的RTC和备份寄存器（BKP）中的数据也能保持。为了防止意外写入导致这些关键数据被破坏，STM32在上电复位后默认</w:t>
      </w:r>
      <w:r w:rsidRPr="00895847">
        <w:rPr>
          <w:b/>
          <w:bCs/>
        </w:rPr>
        <w:t>禁止</w:t>
      </w:r>
      <w:r w:rsidRPr="00895847">
        <w:t>对备份域的访问。</w:t>
      </w:r>
      <w:proofErr w:type="spellStart"/>
      <w:r w:rsidRPr="00895847">
        <w:t>PWR_BackupAccessCmd</w:t>
      </w:r>
      <w:proofErr w:type="spellEnd"/>
      <w:r w:rsidRPr="00895847">
        <w:t>(ENABLE)的作用就是</w:t>
      </w:r>
      <w:r w:rsidRPr="00895847">
        <w:rPr>
          <w:b/>
          <w:bCs/>
        </w:rPr>
        <w:t>解锁</w:t>
      </w:r>
      <w:r w:rsidRPr="00895847">
        <w:t>这种写保护，允许软件配置RTC或读写备份寄存器。</w:t>
      </w:r>
    </w:p>
    <w:p w14:paraId="0DF6A4C2" w14:textId="77777777" w:rsidR="00895847" w:rsidRPr="00895847" w:rsidRDefault="00895847" w:rsidP="00B87CC6">
      <w:pPr>
        <w:pStyle w:val="4"/>
      </w:pPr>
      <w:r w:rsidRPr="00895847">
        <w:t>硬件实现</w:t>
      </w:r>
    </w:p>
    <w:p w14:paraId="4A1B54C9" w14:textId="77777777" w:rsidR="00895847" w:rsidRPr="00895847" w:rsidRDefault="00895847" w:rsidP="00895847">
      <w:r w:rsidRPr="00895847">
        <w:t>该函数通过设置电源控制寄存器（PWR_CR）中的</w:t>
      </w:r>
      <w:r w:rsidRPr="00895847">
        <w:rPr>
          <w:b/>
          <w:bCs/>
        </w:rPr>
        <w:t>DBP（Disable Backup Protection）位</w:t>
      </w:r>
      <w:r w:rsidRPr="00895847">
        <w:t>来实现其功能。</w:t>
      </w:r>
    </w:p>
    <w:p w14:paraId="1590773E" w14:textId="77777777" w:rsidR="00895847" w:rsidRPr="00895847" w:rsidRDefault="00895847">
      <w:pPr>
        <w:numPr>
          <w:ilvl w:val="0"/>
          <w:numId w:val="783"/>
        </w:numPr>
      </w:pPr>
      <w:r w:rsidRPr="00895847">
        <w:t xml:space="preserve">当 </w:t>
      </w:r>
      <w:proofErr w:type="spellStart"/>
      <w:r w:rsidRPr="00895847">
        <w:t>NewState</w:t>
      </w:r>
      <w:proofErr w:type="spellEnd"/>
      <w:r w:rsidRPr="00895847">
        <w:t>为 ENABLE时，DBP位被置1，允许访问。</w:t>
      </w:r>
    </w:p>
    <w:p w14:paraId="623B3F4B" w14:textId="77777777" w:rsidR="00895847" w:rsidRPr="00895847" w:rsidRDefault="00895847">
      <w:pPr>
        <w:numPr>
          <w:ilvl w:val="0"/>
          <w:numId w:val="783"/>
        </w:numPr>
      </w:pPr>
      <w:r w:rsidRPr="00895847">
        <w:t xml:space="preserve">当 </w:t>
      </w:r>
      <w:proofErr w:type="spellStart"/>
      <w:r w:rsidRPr="00895847">
        <w:t>NewState</w:t>
      </w:r>
      <w:proofErr w:type="spellEnd"/>
      <w:r w:rsidRPr="00895847">
        <w:t>为 DISABLE时，DBP位被清0，禁止访问。</w:t>
      </w:r>
    </w:p>
    <w:p w14:paraId="15F7FBD0" w14:textId="77777777" w:rsidR="00895847" w:rsidRPr="00895847" w:rsidRDefault="00895847" w:rsidP="00895847">
      <w:r w:rsidRPr="00895847">
        <w:t>在STM32的库函数中，这个操作通常通过</w:t>
      </w:r>
      <w:r w:rsidRPr="00895847">
        <w:rPr>
          <w:b/>
          <w:bCs/>
        </w:rPr>
        <w:t>位带操作</w:t>
      </w:r>
      <w:r w:rsidRPr="00895847">
        <w:t>来实现，以确保原子性和可靠性。</w:t>
      </w:r>
    </w:p>
    <w:p w14:paraId="65840CB0" w14:textId="77777777" w:rsidR="00895847" w:rsidRPr="00895847" w:rsidRDefault="00895847" w:rsidP="00B87CC6">
      <w:pPr>
        <w:pStyle w:val="3"/>
      </w:pPr>
      <w:r w:rsidRPr="00895847">
        <w:rPr>
          <w:rFonts w:ascii="Segoe UI Emoji" w:hAnsi="Segoe UI Emoji" w:cs="Segoe UI Emoji"/>
        </w:rPr>
        <w:t>🔄</w:t>
      </w:r>
      <w:r w:rsidRPr="00895847">
        <w:t xml:space="preserve"> 典型使用流程</w:t>
      </w:r>
    </w:p>
    <w:p w14:paraId="15E7A9A3" w14:textId="77777777" w:rsidR="00895847" w:rsidRPr="00895847" w:rsidRDefault="00895847" w:rsidP="00895847">
      <w:r w:rsidRPr="00895847">
        <w:t>在对RTC或备份寄存器进行任何操作之前，必须按照以下步骤使能访问权限：</w:t>
      </w:r>
    </w:p>
    <w:p w14:paraId="736382B1" w14:textId="77777777" w:rsidR="00895847" w:rsidRPr="00895847" w:rsidRDefault="00895847">
      <w:pPr>
        <w:numPr>
          <w:ilvl w:val="0"/>
          <w:numId w:val="784"/>
        </w:numPr>
      </w:pPr>
      <w:r w:rsidRPr="00895847">
        <w:rPr>
          <w:rFonts w:ascii="Times New Roman" w:hAnsi="Times New Roman" w:cs="Times New Roman"/>
        </w:rPr>
        <w:t>​</w:t>
      </w:r>
      <w:r w:rsidRPr="00895847">
        <w:rPr>
          <w:b/>
          <w:bCs/>
        </w:rPr>
        <w:t>使能PWR和BKP的时钟</w:t>
      </w:r>
      <w:r w:rsidRPr="00895847">
        <w:rPr>
          <w:rFonts w:ascii="Times New Roman" w:hAnsi="Times New Roman" w:cs="Times New Roman"/>
        </w:rPr>
        <w:t>​</w:t>
      </w:r>
      <w:r w:rsidRPr="00895847">
        <w:t>：首先需要打开电源控制和备份寄存器接口的时钟。</w:t>
      </w:r>
    </w:p>
    <w:p w14:paraId="4B99AE25" w14:textId="77777777" w:rsidR="00895847" w:rsidRPr="00895847" w:rsidRDefault="00895847" w:rsidP="00895847">
      <w:r w:rsidRPr="00895847">
        <w:t>RCC_APB1</w:t>
      </w:r>
      <w:proofErr w:type="gramStart"/>
      <w:r w:rsidRPr="00895847">
        <w:t>PeriphClockCmd(</w:t>
      </w:r>
      <w:proofErr w:type="gramEnd"/>
      <w:r w:rsidRPr="00895847">
        <w:t>RCC_APB1Periph_PWR | RCC_APB1Periph_BKP, ENABLE);</w:t>
      </w:r>
    </w:p>
    <w:p w14:paraId="61BAA65E" w14:textId="77777777" w:rsidR="00895847" w:rsidRPr="00895847" w:rsidRDefault="00895847">
      <w:pPr>
        <w:numPr>
          <w:ilvl w:val="0"/>
          <w:numId w:val="784"/>
        </w:numPr>
      </w:pPr>
      <w:r w:rsidRPr="00895847">
        <w:rPr>
          <w:rFonts w:ascii="Times New Roman" w:hAnsi="Times New Roman" w:cs="Times New Roman"/>
        </w:rPr>
        <w:t>​</w:t>
      </w:r>
      <w:r w:rsidRPr="00895847">
        <w:rPr>
          <w:b/>
          <w:bCs/>
        </w:rPr>
        <w:t>使能备份域</w:t>
      </w:r>
      <w:proofErr w:type="gramStart"/>
      <w:r w:rsidRPr="00895847">
        <w:rPr>
          <w:b/>
          <w:bCs/>
        </w:rPr>
        <w:t>访问</w:t>
      </w:r>
      <w:r w:rsidRPr="00895847">
        <w:rPr>
          <w:rFonts w:ascii="Times New Roman" w:hAnsi="Times New Roman" w:cs="Times New Roman"/>
        </w:rPr>
        <w:t>​</w:t>
      </w:r>
      <w:r w:rsidRPr="00895847">
        <w:t>：</w:t>
      </w:r>
      <w:proofErr w:type="gramEnd"/>
      <w:r w:rsidRPr="00895847">
        <w:t>调用本函数解锁写保护。</w:t>
      </w:r>
    </w:p>
    <w:p w14:paraId="508D57B0" w14:textId="77777777" w:rsidR="00895847" w:rsidRPr="00895847" w:rsidRDefault="00895847" w:rsidP="00895847">
      <w:proofErr w:type="spellStart"/>
      <w:r w:rsidRPr="00895847">
        <w:t>PWR_BackupAccessCmd</w:t>
      </w:r>
      <w:proofErr w:type="spellEnd"/>
      <w:r w:rsidRPr="00895847">
        <w:t>(ENABLE); // 解锁，允许写入</w:t>
      </w:r>
    </w:p>
    <w:p w14:paraId="5969D839" w14:textId="77777777" w:rsidR="00895847" w:rsidRPr="00895847" w:rsidRDefault="00895847">
      <w:pPr>
        <w:numPr>
          <w:ilvl w:val="0"/>
          <w:numId w:val="784"/>
        </w:numPr>
      </w:pPr>
      <w:r w:rsidRPr="00895847">
        <w:rPr>
          <w:rFonts w:ascii="Times New Roman" w:hAnsi="Times New Roman" w:cs="Times New Roman"/>
        </w:rPr>
        <w:t>​</w:t>
      </w:r>
      <w:r w:rsidRPr="00895847">
        <w:rPr>
          <w:b/>
          <w:bCs/>
        </w:rPr>
        <w:t>执行RTC/BKP操作</w:t>
      </w:r>
      <w:r w:rsidRPr="00895847">
        <w:rPr>
          <w:rFonts w:ascii="Times New Roman" w:hAnsi="Times New Roman" w:cs="Times New Roman"/>
        </w:rPr>
        <w:t>​</w:t>
      </w:r>
      <w:r w:rsidRPr="00895847">
        <w:t>：现在可以安全地配置RTC或读写备份寄存器了。</w:t>
      </w:r>
    </w:p>
    <w:p w14:paraId="4C98E204" w14:textId="77777777" w:rsidR="00895847" w:rsidRPr="00895847" w:rsidRDefault="00895847">
      <w:pPr>
        <w:numPr>
          <w:ilvl w:val="0"/>
          <w:numId w:val="784"/>
        </w:numPr>
        <w:tabs>
          <w:tab w:val="clear" w:pos="720"/>
        </w:tabs>
      </w:pPr>
      <w:r w:rsidRPr="00895847">
        <w:t>// 例如，向备份寄存器DR1写入一个标志值</w:t>
      </w:r>
    </w:p>
    <w:p w14:paraId="20238F18" w14:textId="77777777" w:rsidR="00895847" w:rsidRPr="00895847" w:rsidRDefault="00895847">
      <w:pPr>
        <w:numPr>
          <w:ilvl w:val="0"/>
          <w:numId w:val="784"/>
        </w:numPr>
        <w:tabs>
          <w:tab w:val="clear" w:pos="720"/>
        </w:tabs>
      </w:pPr>
      <w:r w:rsidRPr="00895847">
        <w:t>BKP_</w:t>
      </w:r>
      <w:proofErr w:type="gramStart"/>
      <w:r w:rsidRPr="00895847">
        <w:t>WriteBackupRegister(</w:t>
      </w:r>
      <w:proofErr w:type="gramEnd"/>
      <w:r w:rsidRPr="00895847">
        <w:t>BKP_DR1, 0x5A5A);</w:t>
      </w:r>
    </w:p>
    <w:p w14:paraId="0F3544D1" w14:textId="77777777" w:rsidR="00895847" w:rsidRPr="00895847" w:rsidRDefault="00895847" w:rsidP="00895847">
      <w:r w:rsidRPr="00895847">
        <w:t>// 或者进行RTC的配置</w:t>
      </w:r>
    </w:p>
    <w:p w14:paraId="099DC924" w14:textId="77777777" w:rsidR="00895847" w:rsidRPr="00895847" w:rsidRDefault="00895847">
      <w:pPr>
        <w:numPr>
          <w:ilvl w:val="0"/>
          <w:numId w:val="784"/>
        </w:numPr>
      </w:pPr>
      <w:r w:rsidRPr="00895847">
        <w:rPr>
          <w:rFonts w:ascii="Times New Roman" w:hAnsi="Times New Roman" w:cs="Times New Roman"/>
        </w:rPr>
        <w:t>​</w:t>
      </w:r>
      <w:r w:rsidRPr="00895847">
        <w:rPr>
          <w:rFonts w:ascii="Times New Roman" w:hAnsi="Times New Roman" w:cs="Times New Roman"/>
          <w:b/>
          <w:bCs/>
        </w:rPr>
        <w:t>​</w:t>
      </w:r>
      <w:r w:rsidRPr="00895847">
        <w:rPr>
          <w:b/>
          <w:bCs/>
        </w:rPr>
        <w:t>（可选）禁用访问</w:t>
      </w:r>
      <w:r w:rsidRPr="00895847">
        <w:rPr>
          <w:rFonts w:ascii="Times New Roman" w:hAnsi="Times New Roman" w:cs="Times New Roman"/>
        </w:rPr>
        <w:t>​</w:t>
      </w:r>
      <w:r w:rsidRPr="00895847">
        <w:t>：在完成所有操作后，可以重新禁止访问以增加安全性。</w:t>
      </w:r>
    </w:p>
    <w:p w14:paraId="053A1AEF" w14:textId="77777777" w:rsidR="00895847" w:rsidRPr="00895847" w:rsidRDefault="00895847" w:rsidP="00895847">
      <w:proofErr w:type="spellStart"/>
      <w:r w:rsidRPr="00895847">
        <w:lastRenderedPageBreak/>
        <w:t>PWR_BackupAccessCmd</w:t>
      </w:r>
      <w:proofErr w:type="spellEnd"/>
      <w:r w:rsidRPr="00895847">
        <w:t>(DISABLE); // 重新上锁，防止意外写入</w:t>
      </w:r>
    </w:p>
    <w:p w14:paraId="212806C9" w14:textId="77777777" w:rsidR="00895847" w:rsidRPr="00895847" w:rsidRDefault="00895847" w:rsidP="00B87CC6">
      <w:pPr>
        <w:pStyle w:val="3"/>
      </w:pPr>
      <w:r w:rsidRPr="00895847">
        <w:rPr>
          <w:rFonts w:ascii="Segoe UI Emoji" w:hAnsi="Segoe UI Emoji" w:cs="Segoe UI Emoji"/>
        </w:rPr>
        <w:t>⚠️</w:t>
      </w:r>
      <w:r w:rsidRPr="00895847">
        <w:t xml:space="preserve"> 重要注意事项</w:t>
      </w:r>
    </w:p>
    <w:p w14:paraId="17991D32" w14:textId="77777777" w:rsidR="00895847" w:rsidRPr="00895847" w:rsidRDefault="00895847">
      <w:pPr>
        <w:numPr>
          <w:ilvl w:val="0"/>
          <w:numId w:val="785"/>
        </w:numPr>
      </w:pPr>
      <w:r w:rsidRPr="00895847">
        <w:rPr>
          <w:rFonts w:ascii="Times New Roman" w:hAnsi="Times New Roman" w:cs="Times New Roman"/>
        </w:rPr>
        <w:t>​</w:t>
      </w:r>
      <w:r w:rsidRPr="00895847">
        <w:rPr>
          <w:b/>
          <w:bCs/>
        </w:rPr>
        <w:t>必要步骤</w:t>
      </w:r>
      <w:r w:rsidRPr="00895847">
        <w:rPr>
          <w:rFonts w:ascii="Times New Roman" w:hAnsi="Times New Roman" w:cs="Times New Roman"/>
        </w:rPr>
        <w:t>​</w:t>
      </w:r>
      <w:r w:rsidRPr="00895847">
        <w:t>：如果在使能访问权限前尝试写入RTC或备份寄存器，操作将会被忽略或导致硬件错误。</w:t>
      </w:r>
    </w:p>
    <w:p w14:paraId="6801C846" w14:textId="77777777" w:rsidR="00895847" w:rsidRPr="00895847" w:rsidRDefault="00895847">
      <w:pPr>
        <w:numPr>
          <w:ilvl w:val="0"/>
          <w:numId w:val="785"/>
        </w:numPr>
      </w:pPr>
      <w:r w:rsidRPr="00895847">
        <w:rPr>
          <w:rFonts w:ascii="Times New Roman" w:hAnsi="Times New Roman" w:cs="Times New Roman"/>
        </w:rPr>
        <w:t>​</w:t>
      </w:r>
      <w:r w:rsidRPr="00895847">
        <w:rPr>
          <w:b/>
          <w:bCs/>
        </w:rPr>
        <w:t>电源独立</w:t>
      </w:r>
      <w:proofErr w:type="gramStart"/>
      <w:r w:rsidRPr="00895847">
        <w:rPr>
          <w:b/>
          <w:bCs/>
        </w:rPr>
        <w:t>性</w:t>
      </w:r>
      <w:r w:rsidRPr="00895847">
        <w:rPr>
          <w:rFonts w:ascii="Times New Roman" w:hAnsi="Times New Roman" w:cs="Times New Roman"/>
        </w:rPr>
        <w:t>​</w:t>
      </w:r>
      <w:r w:rsidRPr="00895847">
        <w:t>：</w:t>
      </w:r>
      <w:proofErr w:type="gramEnd"/>
      <w:r w:rsidRPr="00895847">
        <w:t>备份域由VBAT供电，只要VBAT有电，其内容（包括RTC配置和备份寄存器数据）就会一直保持，不受主电源VDD上电、断电或系统复位的影响。</w:t>
      </w:r>
    </w:p>
    <w:p w14:paraId="276D1FB7" w14:textId="77777777" w:rsidR="00895847" w:rsidRPr="00895847" w:rsidRDefault="00895847" w:rsidP="00895847">
      <w:r w:rsidRPr="00895847">
        <w:t xml:space="preserve">希望这些信息能帮助你更好地理解和使用 </w:t>
      </w:r>
      <w:proofErr w:type="spellStart"/>
      <w:r w:rsidRPr="00895847">
        <w:t>PWR_BackupAccessCmd</w:t>
      </w:r>
      <w:proofErr w:type="spellEnd"/>
      <w:r w:rsidRPr="00895847">
        <w:t>函数。如果你对STM32的电源管理（PWR）或备份寄存器（BKP）的其他功能还有疑问，随时可以继续提问。</w:t>
      </w:r>
    </w:p>
    <w:p w14:paraId="794B3634" w14:textId="77777777" w:rsidR="00895847" w:rsidRPr="00895847" w:rsidRDefault="00895847" w:rsidP="00895847"/>
    <w:p w14:paraId="2B31DA91" w14:textId="7580C2EA" w:rsidR="008C0C33" w:rsidRDefault="008C0C33" w:rsidP="00F75697">
      <w:pPr>
        <w:pStyle w:val="2"/>
      </w:pPr>
      <w:proofErr w:type="spellStart"/>
      <w:r w:rsidRPr="008C0C33">
        <w:t>PWR_PVDCmd</w:t>
      </w:r>
      <w:proofErr w:type="spellEnd"/>
      <w:r w:rsidRPr="008C0C33">
        <w:t>(</w:t>
      </w:r>
      <w:r>
        <w:rPr>
          <w:rFonts w:hint="eastAsia"/>
        </w:rPr>
        <w:t>)</w:t>
      </w:r>
      <w:r w:rsidR="00C13C04">
        <w:br/>
      </w:r>
      <w:r w:rsidR="00C13C04" w:rsidRPr="00C13C04">
        <w:rPr>
          <w:b/>
          <w:bCs/>
        </w:rPr>
        <w:t>使能或禁用可编程电压监测器（PVD）</w:t>
      </w:r>
    </w:p>
    <w:p w14:paraId="51012F99" w14:textId="77777777" w:rsidR="00C13C04" w:rsidRPr="00C13C04" w:rsidRDefault="00C13C04" w:rsidP="00C13C04">
      <w:r w:rsidRPr="00C13C04">
        <w:t>STM32微控制器的</w:t>
      </w:r>
      <w:proofErr w:type="spellStart"/>
      <w:r w:rsidRPr="00C13C04">
        <w:t>PWR_PVDCmd</w:t>
      </w:r>
      <w:proofErr w:type="spellEnd"/>
      <w:r w:rsidRPr="00C13C04">
        <w:t>函数用于</w:t>
      </w:r>
      <w:r w:rsidRPr="00C13C04">
        <w:rPr>
          <w:b/>
          <w:bCs/>
        </w:rPr>
        <w:t>使能或禁用可编程电压监测器（PVD）</w:t>
      </w:r>
      <w:r w:rsidRPr="00C13C04">
        <w:rPr>
          <w:rFonts w:ascii="Times New Roman" w:hAnsi="Times New Roman" w:cs="Times New Roman"/>
          <w:b/>
          <w:bCs/>
        </w:rPr>
        <w:t>​</w:t>
      </w:r>
      <w:r w:rsidRPr="00C13C04">
        <w:t>，这是一个重要的电源管理功能，可以帮助系统在电源电压异常时采取保护措施。</w:t>
      </w:r>
    </w:p>
    <w:p w14:paraId="358BD195" w14:textId="77777777" w:rsidR="00C13C04" w:rsidRPr="00C13C04" w:rsidRDefault="00C13C04" w:rsidP="00E14BFA">
      <w:pPr>
        <w:pStyle w:val="3"/>
      </w:pPr>
      <w:r w:rsidRPr="00C13C04">
        <w:rPr>
          <w:rFonts w:ascii="Segoe UI Emoji" w:hAnsi="Segoe UI Emoji" w:cs="Segoe UI Emoji"/>
        </w:rPr>
        <w:t>⚙️</w:t>
      </w:r>
      <w:r w:rsidRPr="00C13C04">
        <w:t xml:space="preserve"> 函数定义</w:t>
      </w:r>
    </w:p>
    <w:p w14:paraId="4FF4022B" w14:textId="77777777" w:rsidR="00C13C04" w:rsidRPr="00C13C04" w:rsidRDefault="00C13C04" w:rsidP="00C13C04">
      <w:r w:rsidRPr="00C13C04">
        <w:t xml:space="preserve">void </w:t>
      </w:r>
      <w:proofErr w:type="spellStart"/>
      <w:r w:rsidRPr="00C13C04">
        <w:t>PWR_</w:t>
      </w:r>
      <w:proofErr w:type="gramStart"/>
      <w:r w:rsidRPr="00C13C04">
        <w:t>PVDCmd</w:t>
      </w:r>
      <w:proofErr w:type="spellEnd"/>
      <w:r w:rsidRPr="00C13C04">
        <w:t>(</w:t>
      </w:r>
      <w:proofErr w:type="spellStart"/>
      <w:proofErr w:type="gramEnd"/>
      <w:r w:rsidRPr="00C13C04">
        <w:t>FunctionalState</w:t>
      </w:r>
      <w:proofErr w:type="spellEnd"/>
      <w:r w:rsidRPr="00C13C04">
        <w:t xml:space="preserve"> </w:t>
      </w:r>
      <w:proofErr w:type="spellStart"/>
      <w:r w:rsidRPr="00C13C04">
        <w:t>NewState</w:t>
      </w:r>
      <w:proofErr w:type="spellEnd"/>
      <w:r w:rsidRPr="00C13C04">
        <w:t>);</w:t>
      </w:r>
    </w:p>
    <w:p w14:paraId="5F03F892" w14:textId="77777777" w:rsidR="00C13C04" w:rsidRPr="00C13C04" w:rsidRDefault="00C13C04">
      <w:pPr>
        <w:numPr>
          <w:ilvl w:val="0"/>
          <w:numId w:val="786"/>
        </w:numPr>
      </w:pPr>
      <w:r w:rsidRPr="00C13C04">
        <w:rPr>
          <w:rFonts w:ascii="Times New Roman" w:hAnsi="Times New Roman" w:cs="Times New Roman"/>
        </w:rPr>
        <w:t>​</w:t>
      </w:r>
      <w:r w:rsidRPr="00C13C04">
        <w:rPr>
          <w:b/>
          <w:bCs/>
        </w:rPr>
        <w:t>输入参数</w:t>
      </w:r>
      <w:r w:rsidRPr="00C13C04">
        <w:rPr>
          <w:rFonts w:ascii="Times New Roman" w:hAnsi="Times New Roman" w:cs="Times New Roman"/>
        </w:rPr>
        <w:t>​</w:t>
      </w:r>
      <w:r w:rsidRPr="00C13C04">
        <w:t>：</w:t>
      </w:r>
      <w:proofErr w:type="spellStart"/>
      <w:r w:rsidRPr="00C13C04">
        <w:t>NewState</w:t>
      </w:r>
      <w:proofErr w:type="spellEnd"/>
    </w:p>
    <w:p w14:paraId="3663E7C9" w14:textId="77777777" w:rsidR="00C13C04" w:rsidRPr="00C13C04" w:rsidRDefault="00C13C04">
      <w:pPr>
        <w:numPr>
          <w:ilvl w:val="1"/>
          <w:numId w:val="786"/>
        </w:numPr>
      </w:pPr>
      <w:r w:rsidRPr="00C13C04">
        <w:t>ENABLE：开启PVD功能。</w:t>
      </w:r>
    </w:p>
    <w:p w14:paraId="31BFCF54" w14:textId="77777777" w:rsidR="00C13C04" w:rsidRPr="00C13C04" w:rsidRDefault="00C13C04">
      <w:pPr>
        <w:numPr>
          <w:ilvl w:val="1"/>
          <w:numId w:val="786"/>
        </w:numPr>
      </w:pPr>
      <w:r w:rsidRPr="00C13C04">
        <w:t>DISABLE：关闭PVD功能。</w:t>
      </w:r>
    </w:p>
    <w:p w14:paraId="2681A408" w14:textId="77777777" w:rsidR="00C13C04" w:rsidRPr="00C13C04" w:rsidRDefault="00C13C04" w:rsidP="00E14BFA">
      <w:pPr>
        <w:pStyle w:val="3"/>
      </w:pPr>
      <w:r w:rsidRPr="00C13C04">
        <w:rPr>
          <w:rFonts w:ascii="Segoe UI Emoji" w:hAnsi="Segoe UI Emoji" w:cs="Segoe UI Emoji"/>
        </w:rPr>
        <w:t>📜</w:t>
      </w:r>
      <w:r w:rsidRPr="00C13C04">
        <w:t xml:space="preserve"> 功能详解</w:t>
      </w:r>
    </w:p>
    <w:p w14:paraId="567E8A91" w14:textId="77777777" w:rsidR="00C13C04" w:rsidRPr="00C13C04" w:rsidRDefault="00C13C04" w:rsidP="00C13C04">
      <w:r w:rsidRPr="00C13C04">
        <w:t>PVD的主要作用是</w:t>
      </w:r>
      <w:r w:rsidRPr="00C13C04">
        <w:rPr>
          <w:b/>
          <w:bCs/>
        </w:rPr>
        <w:t>实时监控芯片的主供电电压（VDD）</w:t>
      </w:r>
      <w:r w:rsidRPr="00C13C04">
        <w:rPr>
          <w:rFonts w:ascii="Times New Roman" w:hAnsi="Times New Roman" w:cs="Times New Roman"/>
          <w:b/>
          <w:bCs/>
        </w:rPr>
        <w:t>​</w:t>
      </w:r>
      <w:r w:rsidRPr="00C13C04">
        <w:t>。一旦VDD电压低于（或高于）你预先设定的阈值，PVD会立即触发中断或事件，让你有机会在系统因电压不稳而出错甚至损坏之前，执行紧急操作，比如保存关键数据、安全地关闭外设或者进入低功耗模式。</w:t>
      </w:r>
    </w:p>
    <w:p w14:paraId="4F96B757" w14:textId="77777777" w:rsidR="00C13C04" w:rsidRPr="00C13C04" w:rsidRDefault="00C13C04" w:rsidP="00E14BFA">
      <w:pPr>
        <w:pStyle w:val="3"/>
      </w:pPr>
      <w:r w:rsidRPr="00C13C04">
        <w:rPr>
          <w:rFonts w:ascii="Segoe UI Emoji" w:hAnsi="Segoe UI Emoji" w:cs="Segoe UI Emoji"/>
        </w:rPr>
        <w:t>🔄</w:t>
      </w:r>
      <w:r w:rsidRPr="00C13C04">
        <w:t xml:space="preserve"> 完整工作流程</w:t>
      </w:r>
    </w:p>
    <w:p w14:paraId="64045633" w14:textId="77777777" w:rsidR="00C13C04" w:rsidRPr="00C13C04" w:rsidRDefault="00C13C04" w:rsidP="00C13C04">
      <w:r w:rsidRPr="00C13C04">
        <w:t>要正确使用PVD功能，通常需要以下步骤：</w:t>
      </w:r>
    </w:p>
    <w:p w14:paraId="156BDB51" w14:textId="77777777" w:rsidR="00C13C04" w:rsidRPr="00C13C04" w:rsidRDefault="00C13C04">
      <w:pPr>
        <w:numPr>
          <w:ilvl w:val="0"/>
          <w:numId w:val="787"/>
        </w:numPr>
      </w:pPr>
      <w:r w:rsidRPr="00C13C04">
        <w:rPr>
          <w:rFonts w:ascii="Times New Roman" w:hAnsi="Times New Roman" w:cs="Times New Roman"/>
        </w:rPr>
        <w:lastRenderedPageBreak/>
        <w:t>​</w:t>
      </w:r>
      <w:r w:rsidRPr="00C13C04">
        <w:rPr>
          <w:b/>
          <w:bCs/>
        </w:rPr>
        <w:t>使能PWR时钟</w:t>
      </w:r>
      <w:r w:rsidRPr="00C13C04">
        <w:rPr>
          <w:rFonts w:ascii="Times New Roman" w:hAnsi="Times New Roman" w:cs="Times New Roman"/>
        </w:rPr>
        <w:t>​</w:t>
      </w:r>
    </w:p>
    <w:p w14:paraId="65C95E68" w14:textId="77777777" w:rsidR="00C13C04" w:rsidRPr="00C13C04" w:rsidRDefault="00C13C04" w:rsidP="00C13C04">
      <w:r w:rsidRPr="00C13C04">
        <w:t>在对电源控制模块进行任何操作前，必须先使能其时钟。</w:t>
      </w:r>
    </w:p>
    <w:p w14:paraId="7937AD85" w14:textId="77777777" w:rsidR="00C13C04" w:rsidRPr="00C13C04" w:rsidRDefault="00C13C04" w:rsidP="00C13C04">
      <w:r w:rsidRPr="00C13C04">
        <w:t>RCC_APB1</w:t>
      </w:r>
      <w:proofErr w:type="gramStart"/>
      <w:r w:rsidRPr="00C13C04">
        <w:t>PeriphClockCmd(</w:t>
      </w:r>
      <w:proofErr w:type="gramEnd"/>
      <w:r w:rsidRPr="00C13C04">
        <w:t>RCC_APB1Periph_PWR, ENABLE);</w:t>
      </w:r>
    </w:p>
    <w:p w14:paraId="6808BD2D" w14:textId="77777777" w:rsidR="00C13C04" w:rsidRPr="00C13C04" w:rsidRDefault="00C13C04">
      <w:pPr>
        <w:numPr>
          <w:ilvl w:val="0"/>
          <w:numId w:val="787"/>
        </w:numPr>
      </w:pPr>
      <w:r w:rsidRPr="00C13C04">
        <w:rPr>
          <w:rFonts w:ascii="Times New Roman" w:hAnsi="Times New Roman" w:cs="Times New Roman"/>
        </w:rPr>
        <w:t>​</w:t>
      </w:r>
      <w:r w:rsidRPr="00C13C04">
        <w:rPr>
          <w:b/>
          <w:bCs/>
        </w:rPr>
        <w:t>配置电压阈值</w:t>
      </w:r>
      <w:r w:rsidRPr="00C13C04">
        <w:rPr>
          <w:rFonts w:ascii="Times New Roman" w:hAnsi="Times New Roman" w:cs="Times New Roman"/>
        </w:rPr>
        <w:t>​</w:t>
      </w:r>
    </w:p>
    <w:p w14:paraId="324E5CE9" w14:textId="77777777" w:rsidR="00C13C04" w:rsidRPr="00C13C04" w:rsidRDefault="00C13C04" w:rsidP="00C13C04">
      <w:r w:rsidRPr="00C13C04">
        <w:t>设定一个电压值，当VDD低于此值时触发PVD动作。STM32提供了多个可选的阈值等级。</w:t>
      </w:r>
    </w:p>
    <w:p w14:paraId="034F3043" w14:textId="77777777" w:rsidR="00C13C04" w:rsidRPr="00C13C04" w:rsidRDefault="00C13C04" w:rsidP="00C13C04">
      <w:proofErr w:type="spellStart"/>
      <w:r w:rsidRPr="00C13C04">
        <w:t>PWR_PVDLevelConfig</w:t>
      </w:r>
      <w:proofErr w:type="spellEnd"/>
      <w:r w:rsidRPr="00C13C04">
        <w:t>(PWR_PVDLevel_2V8); // 例如，设置阈值为2.8V</w:t>
      </w:r>
    </w:p>
    <w:p w14:paraId="0FFB371C" w14:textId="77777777" w:rsidR="00C13C04" w:rsidRPr="00C13C04" w:rsidRDefault="00C13C04">
      <w:pPr>
        <w:numPr>
          <w:ilvl w:val="0"/>
          <w:numId w:val="787"/>
        </w:numPr>
      </w:pPr>
      <w:r w:rsidRPr="00C13C04">
        <w:rPr>
          <w:rFonts w:ascii="Times New Roman" w:hAnsi="Times New Roman" w:cs="Times New Roman"/>
        </w:rPr>
        <w:t>​</w:t>
      </w:r>
      <w:r w:rsidRPr="00C13C04">
        <w:rPr>
          <w:b/>
          <w:bCs/>
        </w:rPr>
        <w:t>配置中断（可选但推荐）</w:t>
      </w:r>
      <w:r w:rsidRPr="00C13C04">
        <w:rPr>
          <w:rFonts w:ascii="Times New Roman" w:hAnsi="Times New Roman" w:cs="Times New Roman"/>
          <w:b/>
          <w:bCs/>
        </w:rPr>
        <w:t>​</w:t>
      </w:r>
      <w:r w:rsidRPr="00C13C04">
        <w:rPr>
          <w:rFonts w:ascii="Times New Roman" w:hAnsi="Times New Roman" w:cs="Times New Roman"/>
        </w:rPr>
        <w:t>​</w:t>
      </w:r>
    </w:p>
    <w:p w14:paraId="337DEC91" w14:textId="77777777" w:rsidR="00C13C04" w:rsidRPr="00C13C04" w:rsidRDefault="00C13C04" w:rsidP="00C13C04">
      <w:r w:rsidRPr="00C13C04">
        <w:t>如果希望在电压异常时执行复杂操作，需要配置中断。</w:t>
      </w:r>
    </w:p>
    <w:p w14:paraId="00E9346C" w14:textId="77777777" w:rsidR="00C13C04" w:rsidRPr="00C13C04" w:rsidRDefault="00C13C04" w:rsidP="00C13C04">
      <w:r w:rsidRPr="00C13C04">
        <w:t>// 配置EXTI线16（PVD连接到EXTI_Line16）</w:t>
      </w:r>
    </w:p>
    <w:p w14:paraId="0D8CBA20" w14:textId="77777777" w:rsidR="00C13C04" w:rsidRPr="00C13C04" w:rsidRDefault="00C13C04" w:rsidP="00C13C04">
      <w:proofErr w:type="spellStart"/>
      <w:r w:rsidRPr="00C13C04">
        <w:t>EXTI_InitTypeDef</w:t>
      </w:r>
      <w:proofErr w:type="spellEnd"/>
      <w:r w:rsidRPr="00C13C04">
        <w:t xml:space="preserve"> </w:t>
      </w:r>
      <w:proofErr w:type="spellStart"/>
      <w:r w:rsidRPr="00C13C04">
        <w:t>EXTI_InitStructure</w:t>
      </w:r>
      <w:proofErr w:type="spellEnd"/>
      <w:r w:rsidRPr="00C13C04">
        <w:t>;</w:t>
      </w:r>
    </w:p>
    <w:p w14:paraId="6ACD1B84" w14:textId="77777777" w:rsidR="00C13C04" w:rsidRPr="00C13C04" w:rsidRDefault="00C13C04" w:rsidP="00C13C04">
      <w:proofErr w:type="spellStart"/>
      <w:r w:rsidRPr="00C13C04">
        <w:t>EXTI_InitStructure.EXTI_Line</w:t>
      </w:r>
      <w:proofErr w:type="spellEnd"/>
      <w:r w:rsidRPr="00C13C04">
        <w:t xml:space="preserve"> = EXTI_Line16;</w:t>
      </w:r>
    </w:p>
    <w:p w14:paraId="59A57DA4" w14:textId="77777777" w:rsidR="00C13C04" w:rsidRPr="00C13C04" w:rsidRDefault="00C13C04" w:rsidP="00C13C04">
      <w:proofErr w:type="spellStart"/>
      <w:r w:rsidRPr="00C13C04">
        <w:t>EXTI_InitStructure.EXTI_Mode</w:t>
      </w:r>
      <w:proofErr w:type="spellEnd"/>
      <w:r w:rsidRPr="00C13C04">
        <w:t xml:space="preserve"> = </w:t>
      </w:r>
      <w:proofErr w:type="spellStart"/>
      <w:r w:rsidRPr="00C13C04">
        <w:t>EXTI_Mode_Interrupt</w:t>
      </w:r>
      <w:proofErr w:type="spellEnd"/>
      <w:r w:rsidRPr="00C13C04">
        <w:t>;</w:t>
      </w:r>
    </w:p>
    <w:p w14:paraId="3CD1E75A" w14:textId="77777777" w:rsidR="00C13C04" w:rsidRPr="00C13C04" w:rsidRDefault="00C13C04" w:rsidP="00C13C04">
      <w:proofErr w:type="spellStart"/>
      <w:r w:rsidRPr="00C13C04">
        <w:t>EXTI_InitStructure.EXTI_Trigger</w:t>
      </w:r>
      <w:proofErr w:type="spellEnd"/>
      <w:r w:rsidRPr="00C13C04">
        <w:t xml:space="preserve"> = </w:t>
      </w:r>
      <w:proofErr w:type="spellStart"/>
      <w:r w:rsidRPr="00C13C04">
        <w:t>EXTI_Trigger_Rising_Falling</w:t>
      </w:r>
      <w:proofErr w:type="spellEnd"/>
      <w:r w:rsidRPr="00C13C04">
        <w:t>; // 设置为上升沿和下降沿均可触发</w:t>
      </w:r>
    </w:p>
    <w:p w14:paraId="5BA53B50" w14:textId="77777777" w:rsidR="00C13C04" w:rsidRPr="00C13C04" w:rsidRDefault="00C13C04" w:rsidP="00C13C04">
      <w:proofErr w:type="spellStart"/>
      <w:r w:rsidRPr="00C13C04">
        <w:t>EXTI_InitStructure.EXTI_LineCmd</w:t>
      </w:r>
      <w:proofErr w:type="spellEnd"/>
      <w:r w:rsidRPr="00C13C04">
        <w:t xml:space="preserve"> = ENABLE;</w:t>
      </w:r>
    </w:p>
    <w:p w14:paraId="6CE1612C" w14:textId="77777777" w:rsidR="00C13C04" w:rsidRPr="00C13C04" w:rsidRDefault="00C13C04" w:rsidP="00C13C04">
      <w:proofErr w:type="spellStart"/>
      <w:r w:rsidRPr="00C13C04">
        <w:t>EXTI_Init</w:t>
      </w:r>
      <w:proofErr w:type="spellEnd"/>
      <w:r w:rsidRPr="00C13C04">
        <w:t>(&amp;</w:t>
      </w:r>
      <w:proofErr w:type="spellStart"/>
      <w:r w:rsidRPr="00C13C04">
        <w:t>EXTI_InitStructure</w:t>
      </w:r>
      <w:proofErr w:type="spellEnd"/>
      <w:r w:rsidRPr="00C13C04">
        <w:t>);</w:t>
      </w:r>
    </w:p>
    <w:p w14:paraId="1D59D185" w14:textId="77777777" w:rsidR="00C13C04" w:rsidRPr="00C13C04" w:rsidRDefault="00C13C04" w:rsidP="00C13C04"/>
    <w:p w14:paraId="19C78A99" w14:textId="77777777" w:rsidR="00C13C04" w:rsidRPr="00C13C04" w:rsidRDefault="00C13C04" w:rsidP="00C13C04">
      <w:r w:rsidRPr="00C13C04">
        <w:t>// 配置NVIC（嵌套向量中断控制器）</w:t>
      </w:r>
    </w:p>
    <w:p w14:paraId="171CDAAA" w14:textId="77777777" w:rsidR="00C13C04" w:rsidRPr="00C13C04" w:rsidRDefault="00C13C04" w:rsidP="00C13C04">
      <w:proofErr w:type="spellStart"/>
      <w:r w:rsidRPr="00C13C04">
        <w:t>NVIC_InitTypeDef</w:t>
      </w:r>
      <w:proofErr w:type="spellEnd"/>
      <w:r w:rsidRPr="00C13C04">
        <w:t xml:space="preserve"> </w:t>
      </w:r>
      <w:proofErr w:type="spellStart"/>
      <w:r w:rsidRPr="00C13C04">
        <w:t>NVIC_InitStructure</w:t>
      </w:r>
      <w:proofErr w:type="spellEnd"/>
      <w:r w:rsidRPr="00C13C04">
        <w:t>;</w:t>
      </w:r>
    </w:p>
    <w:p w14:paraId="48FD5F62" w14:textId="77777777" w:rsidR="00C13C04" w:rsidRPr="00C13C04" w:rsidRDefault="00C13C04" w:rsidP="00C13C04">
      <w:proofErr w:type="spellStart"/>
      <w:r w:rsidRPr="00C13C04">
        <w:t>NVIC_InitStructure.NVIC_IRQChannel</w:t>
      </w:r>
      <w:proofErr w:type="spellEnd"/>
      <w:r w:rsidRPr="00C13C04">
        <w:t xml:space="preserve"> = </w:t>
      </w:r>
      <w:proofErr w:type="spellStart"/>
      <w:r w:rsidRPr="00C13C04">
        <w:t>PVD_IRQn</w:t>
      </w:r>
      <w:proofErr w:type="spellEnd"/>
      <w:r w:rsidRPr="00C13C04">
        <w:t>; // PVD中断通道</w:t>
      </w:r>
    </w:p>
    <w:p w14:paraId="3B411236" w14:textId="77777777" w:rsidR="00C13C04" w:rsidRPr="00C13C04" w:rsidRDefault="00C13C04" w:rsidP="00C13C04">
      <w:proofErr w:type="spellStart"/>
      <w:r w:rsidRPr="00C13C04">
        <w:t>NVIC_InitStructure.NVIC_IRQChannelPreemptionPriority</w:t>
      </w:r>
      <w:proofErr w:type="spellEnd"/>
      <w:r w:rsidRPr="00C13C04">
        <w:t xml:space="preserve"> = 0; // 设置优先级，通常设为较高</w:t>
      </w:r>
    </w:p>
    <w:p w14:paraId="4A6472C4" w14:textId="77777777" w:rsidR="00C13C04" w:rsidRPr="00C13C04" w:rsidRDefault="00C13C04" w:rsidP="00C13C04">
      <w:proofErr w:type="spellStart"/>
      <w:r w:rsidRPr="00C13C04">
        <w:t>NVIC_InitStructure.NVIC_IRQChannelSubPriority</w:t>
      </w:r>
      <w:proofErr w:type="spellEnd"/>
      <w:r w:rsidRPr="00C13C04">
        <w:t xml:space="preserve"> = 0;</w:t>
      </w:r>
    </w:p>
    <w:p w14:paraId="0A93982E" w14:textId="77777777" w:rsidR="00C13C04" w:rsidRPr="00C13C04" w:rsidRDefault="00C13C04" w:rsidP="00C13C04">
      <w:proofErr w:type="spellStart"/>
      <w:r w:rsidRPr="00C13C04">
        <w:t>NVIC_InitStructure.NVIC_IRQChannelCmd</w:t>
      </w:r>
      <w:proofErr w:type="spellEnd"/>
      <w:r w:rsidRPr="00C13C04">
        <w:t xml:space="preserve"> = ENABLE;</w:t>
      </w:r>
    </w:p>
    <w:p w14:paraId="5B41E16B" w14:textId="77777777" w:rsidR="00C13C04" w:rsidRPr="00C13C04" w:rsidRDefault="00C13C04" w:rsidP="00C13C04">
      <w:proofErr w:type="spellStart"/>
      <w:r w:rsidRPr="00C13C04">
        <w:t>NVIC_Init</w:t>
      </w:r>
      <w:proofErr w:type="spellEnd"/>
      <w:r w:rsidRPr="00C13C04">
        <w:t>(&amp;</w:t>
      </w:r>
      <w:proofErr w:type="spellStart"/>
      <w:r w:rsidRPr="00C13C04">
        <w:t>NVIC_InitStructure</w:t>
      </w:r>
      <w:proofErr w:type="spellEnd"/>
      <w:r w:rsidRPr="00C13C04">
        <w:t>);</w:t>
      </w:r>
    </w:p>
    <w:p w14:paraId="0971B55E" w14:textId="77777777" w:rsidR="00C13C04" w:rsidRPr="00C13C04" w:rsidRDefault="00C13C04">
      <w:pPr>
        <w:numPr>
          <w:ilvl w:val="0"/>
          <w:numId w:val="787"/>
        </w:numPr>
      </w:pPr>
      <w:r w:rsidRPr="00C13C04">
        <w:rPr>
          <w:rFonts w:ascii="Times New Roman" w:hAnsi="Times New Roman" w:cs="Times New Roman"/>
        </w:rPr>
        <w:t>​</w:t>
      </w:r>
      <w:r w:rsidRPr="00C13C04">
        <w:rPr>
          <w:b/>
          <w:bCs/>
        </w:rPr>
        <w:t>使能PVD功能</w:t>
      </w:r>
      <w:r w:rsidRPr="00C13C04">
        <w:rPr>
          <w:rFonts w:ascii="Times New Roman" w:hAnsi="Times New Roman" w:cs="Times New Roman"/>
        </w:rPr>
        <w:t>​</w:t>
      </w:r>
    </w:p>
    <w:p w14:paraId="6A479569" w14:textId="77777777" w:rsidR="00C13C04" w:rsidRPr="00C13C04" w:rsidRDefault="00C13C04" w:rsidP="00C13C04">
      <w:r w:rsidRPr="00C13C04">
        <w:t>这是最后的关键一步，调用本函数来激活PVD监控。</w:t>
      </w:r>
    </w:p>
    <w:p w14:paraId="573BDB2C" w14:textId="77777777" w:rsidR="00C13C04" w:rsidRPr="00C13C04" w:rsidRDefault="00C13C04" w:rsidP="00C13C04">
      <w:proofErr w:type="spellStart"/>
      <w:r w:rsidRPr="00C13C04">
        <w:lastRenderedPageBreak/>
        <w:t>PWR_PVDCmd</w:t>
      </w:r>
      <w:proofErr w:type="spellEnd"/>
      <w:r w:rsidRPr="00C13C04">
        <w:t>(ENABLE); // 启动PVD</w:t>
      </w:r>
    </w:p>
    <w:p w14:paraId="2E5414C1" w14:textId="77777777" w:rsidR="00C13C04" w:rsidRPr="00C13C04" w:rsidRDefault="00C13C04">
      <w:pPr>
        <w:numPr>
          <w:ilvl w:val="0"/>
          <w:numId w:val="787"/>
        </w:numPr>
      </w:pPr>
      <w:r w:rsidRPr="00C13C04">
        <w:rPr>
          <w:rFonts w:ascii="Times New Roman" w:hAnsi="Times New Roman" w:cs="Times New Roman"/>
        </w:rPr>
        <w:t>​</w:t>
      </w:r>
      <w:r w:rsidRPr="00C13C04">
        <w:rPr>
          <w:b/>
          <w:bCs/>
        </w:rPr>
        <w:t>编写中断服务函数（ISR）</w:t>
      </w:r>
      <w:r w:rsidRPr="00C13C04">
        <w:rPr>
          <w:rFonts w:ascii="Times New Roman" w:hAnsi="Times New Roman" w:cs="Times New Roman"/>
          <w:b/>
          <w:bCs/>
        </w:rPr>
        <w:t>​</w:t>
      </w:r>
      <w:r w:rsidRPr="00C13C04">
        <w:rPr>
          <w:rFonts w:ascii="Times New Roman" w:hAnsi="Times New Roman" w:cs="Times New Roman"/>
        </w:rPr>
        <w:t>​</w:t>
      </w:r>
    </w:p>
    <w:p w14:paraId="6AAD0DEC" w14:textId="77777777" w:rsidR="00C13C04" w:rsidRPr="00C13C04" w:rsidRDefault="00C13C04" w:rsidP="00C13C04">
      <w:r w:rsidRPr="00C13C04">
        <w:t>如果使能了中断，你需要编写中断服务函数来处理电压异常事件。</w:t>
      </w:r>
    </w:p>
    <w:p w14:paraId="0BFC0076" w14:textId="77777777" w:rsidR="00C13C04" w:rsidRPr="00C13C04" w:rsidRDefault="00C13C04" w:rsidP="00C13C04">
      <w:r w:rsidRPr="00C13C04">
        <w:t xml:space="preserve">void </w:t>
      </w:r>
      <w:proofErr w:type="spellStart"/>
      <w:r w:rsidRPr="00C13C04">
        <w:t>PVD_IRQHandler</w:t>
      </w:r>
      <w:proofErr w:type="spellEnd"/>
      <w:r w:rsidRPr="00C13C04">
        <w:t>(</w:t>
      </w:r>
      <w:proofErr w:type="gramStart"/>
      <w:r w:rsidRPr="00C13C04">
        <w:t>void) {</w:t>
      </w:r>
      <w:proofErr w:type="gramEnd"/>
    </w:p>
    <w:p w14:paraId="5DAA6DA8" w14:textId="77777777" w:rsidR="00C13C04" w:rsidRPr="00C13C04" w:rsidRDefault="00C13C04" w:rsidP="00C13C04">
      <w:r w:rsidRPr="00C13C04">
        <w:t xml:space="preserve">    if (</w:t>
      </w:r>
      <w:proofErr w:type="spellStart"/>
      <w:r w:rsidRPr="00C13C04">
        <w:t>PWR_GetFlagStatus</w:t>
      </w:r>
      <w:proofErr w:type="spellEnd"/>
      <w:r w:rsidRPr="00C13C04">
        <w:t>(PWR_FLAG_PVDO) == SET) { // 检查是否是电压过低</w:t>
      </w:r>
    </w:p>
    <w:p w14:paraId="6E3DA81C" w14:textId="77777777" w:rsidR="00C13C04" w:rsidRPr="00C13C04" w:rsidRDefault="00C13C04" w:rsidP="00C13C04">
      <w:r w:rsidRPr="00C13C04">
        <w:t xml:space="preserve">        // 这里是你的紧急处理代码，例如：</w:t>
      </w:r>
    </w:p>
    <w:p w14:paraId="4E673175" w14:textId="77777777" w:rsidR="00C13C04" w:rsidRPr="00C13C04" w:rsidRDefault="00C13C04" w:rsidP="00C13C04">
      <w:r w:rsidRPr="00C13C04">
        <w:t xml:space="preserve">        // 1. 将重要数据保存到Flash或备份寄存器</w:t>
      </w:r>
    </w:p>
    <w:p w14:paraId="67E135EF" w14:textId="77777777" w:rsidR="00C13C04" w:rsidRPr="00C13C04" w:rsidRDefault="00C13C04" w:rsidP="00C13C04">
      <w:r w:rsidRPr="00C13C04">
        <w:t xml:space="preserve">        // 2. 安全地关闭非必要外设</w:t>
      </w:r>
    </w:p>
    <w:p w14:paraId="45DF0943" w14:textId="77777777" w:rsidR="00C13C04" w:rsidRPr="00C13C04" w:rsidRDefault="00C13C04" w:rsidP="00C13C04">
      <w:r w:rsidRPr="00C13C04">
        <w:t xml:space="preserve">        // 3. 点亮报警LED或发送错误信息</w:t>
      </w:r>
    </w:p>
    <w:p w14:paraId="18731759" w14:textId="77777777" w:rsidR="00C13C04" w:rsidRPr="00C13C04" w:rsidRDefault="00C13C04" w:rsidP="00C13C04">
      <w:r w:rsidRPr="00C13C04">
        <w:t xml:space="preserve">    }</w:t>
      </w:r>
    </w:p>
    <w:p w14:paraId="12537A2A" w14:textId="77777777" w:rsidR="00C13C04" w:rsidRPr="00C13C04" w:rsidRDefault="00C13C04" w:rsidP="00C13C04">
      <w:r w:rsidRPr="00C13C04">
        <w:t xml:space="preserve">    </w:t>
      </w:r>
      <w:proofErr w:type="spellStart"/>
      <w:r w:rsidRPr="00C13C04">
        <w:t>EXTI_ClearITPendingBit</w:t>
      </w:r>
      <w:proofErr w:type="spellEnd"/>
      <w:r w:rsidRPr="00C13C04">
        <w:t>(EXTI_Line16); // 清除中断挂起位</w:t>
      </w:r>
    </w:p>
    <w:p w14:paraId="27826604" w14:textId="77777777" w:rsidR="00C13C04" w:rsidRPr="00C13C04" w:rsidRDefault="00C13C04" w:rsidP="00C13C04">
      <w:r w:rsidRPr="00C13C04">
        <w:t>}</w:t>
      </w:r>
    </w:p>
    <w:p w14:paraId="5090693D" w14:textId="77777777" w:rsidR="00C13C04" w:rsidRPr="00C13C04" w:rsidRDefault="00C13C04" w:rsidP="00E14BFA">
      <w:pPr>
        <w:pStyle w:val="3"/>
      </w:pPr>
      <w:r w:rsidRPr="00C13C04">
        <w:rPr>
          <w:rFonts w:ascii="Segoe UI Emoji" w:hAnsi="Segoe UI Emoji" w:cs="Segoe UI Emoji"/>
        </w:rPr>
        <w:t>💡</w:t>
      </w:r>
      <w:r w:rsidRPr="00C13C04">
        <w:t xml:space="preserve"> 实际应用场景</w:t>
      </w:r>
    </w:p>
    <w:p w14:paraId="4F22356E" w14:textId="77777777" w:rsidR="00C13C04" w:rsidRPr="00C13C04" w:rsidRDefault="00C13C04" w:rsidP="00C13C04">
      <w:r w:rsidRPr="00C13C04">
        <w:t>PVD在实际项目中非常有用，例如：</w:t>
      </w:r>
    </w:p>
    <w:p w14:paraId="6E68A8DB" w14:textId="77777777" w:rsidR="00C13C04" w:rsidRPr="00C13C04" w:rsidRDefault="00C13C04">
      <w:pPr>
        <w:numPr>
          <w:ilvl w:val="0"/>
          <w:numId w:val="788"/>
        </w:numPr>
      </w:pPr>
      <w:r w:rsidRPr="00C13C04">
        <w:rPr>
          <w:rFonts w:ascii="Times New Roman" w:hAnsi="Times New Roman" w:cs="Times New Roman"/>
        </w:rPr>
        <w:t>​</w:t>
      </w:r>
      <w:r w:rsidRPr="00C13C04">
        <w:rPr>
          <w:b/>
          <w:bCs/>
        </w:rPr>
        <w:t>数据保护</w:t>
      </w:r>
      <w:r w:rsidRPr="00C13C04">
        <w:rPr>
          <w:rFonts w:ascii="Times New Roman" w:hAnsi="Times New Roman" w:cs="Times New Roman"/>
        </w:rPr>
        <w:t>​</w:t>
      </w:r>
      <w:r w:rsidRPr="00C13C04">
        <w:t>：在电池供电设备中，当检测到电池电压过低时，立即保存当前运行参数，防止数据丢失。</w:t>
      </w:r>
    </w:p>
    <w:p w14:paraId="4022C8FA" w14:textId="77777777" w:rsidR="00C13C04" w:rsidRPr="00C13C04" w:rsidRDefault="00C13C04">
      <w:pPr>
        <w:numPr>
          <w:ilvl w:val="0"/>
          <w:numId w:val="788"/>
        </w:numPr>
      </w:pPr>
      <w:r w:rsidRPr="00C13C04">
        <w:rPr>
          <w:rFonts w:ascii="Times New Roman" w:hAnsi="Times New Roman" w:cs="Times New Roman"/>
        </w:rPr>
        <w:t>​</w:t>
      </w:r>
      <w:r w:rsidRPr="00C13C04">
        <w:rPr>
          <w:b/>
          <w:bCs/>
        </w:rPr>
        <w:t>系统稳定性</w:t>
      </w:r>
      <w:r w:rsidRPr="00C13C04">
        <w:rPr>
          <w:rFonts w:ascii="Times New Roman" w:hAnsi="Times New Roman" w:cs="Times New Roman"/>
        </w:rPr>
        <w:t>​</w:t>
      </w:r>
      <w:r w:rsidRPr="00C13C04">
        <w:t>：防止在电压过低时程序“跑飞”。PVD可以在电压跌至危险水平前产生复位，使系统安全重启。</w:t>
      </w:r>
    </w:p>
    <w:p w14:paraId="1184FC8F" w14:textId="77777777" w:rsidR="00C13C04" w:rsidRPr="00C13C04" w:rsidRDefault="00C13C04">
      <w:pPr>
        <w:numPr>
          <w:ilvl w:val="0"/>
          <w:numId w:val="788"/>
        </w:numPr>
      </w:pPr>
      <w:r w:rsidRPr="00C13C04">
        <w:rPr>
          <w:rFonts w:ascii="Times New Roman" w:hAnsi="Times New Roman" w:cs="Times New Roman"/>
        </w:rPr>
        <w:t>​</w:t>
      </w:r>
      <w:r w:rsidRPr="00C13C04">
        <w:rPr>
          <w:b/>
          <w:bCs/>
        </w:rPr>
        <w:t>功耗管理</w:t>
      </w:r>
      <w:r w:rsidRPr="00C13C04">
        <w:rPr>
          <w:rFonts w:ascii="Times New Roman" w:hAnsi="Times New Roman" w:cs="Times New Roman"/>
        </w:rPr>
        <w:t>​</w:t>
      </w:r>
      <w:r w:rsidRPr="00C13C04">
        <w:t>：在检测到电源移除或严重跌落时，让系统快速进入最低功耗的待机模式。</w:t>
      </w:r>
    </w:p>
    <w:p w14:paraId="35D9B658" w14:textId="77777777" w:rsidR="00C13C04" w:rsidRPr="00C13C04" w:rsidRDefault="00C13C04" w:rsidP="00E14BFA">
      <w:pPr>
        <w:pStyle w:val="3"/>
      </w:pPr>
      <w:r w:rsidRPr="00C13C04">
        <w:rPr>
          <w:rFonts w:ascii="Segoe UI Emoji" w:hAnsi="Segoe UI Emoji" w:cs="Segoe UI Emoji"/>
        </w:rPr>
        <w:t>⚠️</w:t>
      </w:r>
      <w:r w:rsidRPr="00C13C04">
        <w:t xml:space="preserve"> 重要注意事项</w:t>
      </w:r>
    </w:p>
    <w:p w14:paraId="7C3510E0" w14:textId="77777777" w:rsidR="00C13C04" w:rsidRPr="00C13C04" w:rsidRDefault="00C13C04">
      <w:pPr>
        <w:numPr>
          <w:ilvl w:val="0"/>
          <w:numId w:val="789"/>
        </w:numPr>
      </w:pPr>
      <w:r w:rsidRPr="00C13C04">
        <w:rPr>
          <w:rFonts w:ascii="Times New Roman" w:hAnsi="Times New Roman" w:cs="Times New Roman"/>
        </w:rPr>
        <w:t>​</w:t>
      </w:r>
      <w:r w:rsidRPr="00C13C04">
        <w:rPr>
          <w:b/>
          <w:bCs/>
        </w:rPr>
        <w:t>阈值迟滞</w:t>
      </w:r>
      <w:r w:rsidRPr="00C13C04">
        <w:rPr>
          <w:rFonts w:ascii="Times New Roman" w:hAnsi="Times New Roman" w:cs="Times New Roman"/>
        </w:rPr>
        <w:t>​</w:t>
      </w:r>
      <w:r w:rsidRPr="00C13C04">
        <w:t>：PVD的上升阈值和下降阈值之间存在一个固定的微小差值（迟滞），这是为了防止电压在阈值附近轻微波动时频繁触发中断。</w:t>
      </w:r>
    </w:p>
    <w:p w14:paraId="1AD56973" w14:textId="77777777" w:rsidR="00C13C04" w:rsidRPr="00C13C04" w:rsidRDefault="00C13C04">
      <w:pPr>
        <w:numPr>
          <w:ilvl w:val="0"/>
          <w:numId w:val="789"/>
        </w:numPr>
      </w:pPr>
      <w:r w:rsidRPr="00C13C04">
        <w:rPr>
          <w:rFonts w:ascii="Times New Roman" w:hAnsi="Times New Roman" w:cs="Times New Roman"/>
        </w:rPr>
        <w:t>​</w:t>
      </w:r>
      <w:r w:rsidRPr="00C13C04">
        <w:rPr>
          <w:b/>
          <w:bCs/>
        </w:rPr>
        <w:t>阈值选择</w:t>
      </w:r>
      <w:r w:rsidRPr="00C13C04">
        <w:rPr>
          <w:rFonts w:ascii="Times New Roman" w:hAnsi="Times New Roman" w:cs="Times New Roman"/>
        </w:rPr>
        <w:t>​</w:t>
      </w:r>
      <w:r w:rsidRPr="00C13C04">
        <w:t>：请根据你的具体芯片型号和数据手册来选择可用的阈值电压。不同系列的STM32，其可选的阈值范围可能不同。</w:t>
      </w:r>
    </w:p>
    <w:p w14:paraId="083B0EDD" w14:textId="77777777" w:rsidR="00C13C04" w:rsidRPr="00C13C04" w:rsidRDefault="00C13C04">
      <w:pPr>
        <w:numPr>
          <w:ilvl w:val="0"/>
          <w:numId w:val="789"/>
        </w:numPr>
      </w:pPr>
      <w:r w:rsidRPr="00C13C04">
        <w:rPr>
          <w:rFonts w:ascii="Times New Roman" w:hAnsi="Times New Roman" w:cs="Times New Roman"/>
        </w:rPr>
        <w:t>​</w:t>
      </w:r>
      <w:r w:rsidRPr="00C13C04">
        <w:rPr>
          <w:b/>
          <w:bCs/>
        </w:rPr>
        <w:t>中断优先级</w:t>
      </w:r>
      <w:r w:rsidRPr="00C13C04">
        <w:rPr>
          <w:rFonts w:ascii="Times New Roman" w:hAnsi="Times New Roman" w:cs="Times New Roman"/>
        </w:rPr>
        <w:t>​</w:t>
      </w:r>
      <w:r w:rsidRPr="00C13C04">
        <w:t>：由于电压跌落是紧急事件，通常将PVD中断配置为较高的优先级，以确保它能得到及时响应。</w:t>
      </w:r>
    </w:p>
    <w:p w14:paraId="5CB5DC98" w14:textId="77777777" w:rsidR="00C13C04" w:rsidRPr="00C13C04" w:rsidRDefault="00C13C04" w:rsidP="00E14BFA">
      <w:pPr>
        <w:pStyle w:val="3"/>
      </w:pPr>
      <w:r w:rsidRPr="00C13C04">
        <w:rPr>
          <w:rFonts w:ascii="Segoe UI Emoji" w:hAnsi="Segoe UI Emoji" w:cs="Segoe UI Emoji"/>
        </w:rPr>
        <w:lastRenderedPageBreak/>
        <w:t>🔧</w:t>
      </w:r>
      <w:r w:rsidRPr="00C13C04">
        <w:t xml:space="preserve"> 相关函数</w:t>
      </w:r>
    </w:p>
    <w:p w14:paraId="47DCA8C8" w14:textId="77777777" w:rsidR="00C13C04" w:rsidRPr="00C13C04" w:rsidRDefault="00C13C04" w:rsidP="00C13C04">
      <w:r w:rsidRPr="00C13C04">
        <w:t>配置PVD时，通常会用到以下函数协同工作：</w:t>
      </w:r>
    </w:p>
    <w:p w14:paraId="7743DA44" w14:textId="77777777" w:rsidR="00C13C04" w:rsidRPr="00C13C04" w:rsidRDefault="00C13C04">
      <w:pPr>
        <w:numPr>
          <w:ilvl w:val="0"/>
          <w:numId w:val="790"/>
        </w:numPr>
      </w:pPr>
      <w:proofErr w:type="spellStart"/>
      <w:r w:rsidRPr="00C13C04">
        <w:t>PWR_PVDLevelConfig</w:t>
      </w:r>
      <w:proofErr w:type="spellEnd"/>
      <w:r w:rsidRPr="00C13C04">
        <w:t>(): 配置PVD的电压检测阈值。</w:t>
      </w:r>
    </w:p>
    <w:p w14:paraId="01196C33" w14:textId="77777777" w:rsidR="00C13C04" w:rsidRPr="00C13C04" w:rsidRDefault="00C13C04">
      <w:pPr>
        <w:numPr>
          <w:ilvl w:val="0"/>
          <w:numId w:val="790"/>
        </w:numPr>
      </w:pPr>
      <w:proofErr w:type="spellStart"/>
      <w:r w:rsidRPr="00C13C04">
        <w:t>PWR_GetFlagStatus</w:t>
      </w:r>
      <w:proofErr w:type="spellEnd"/>
      <w:r w:rsidRPr="00C13C04">
        <w:t>(PWR_FLAG_PVDO): 用于查询PVD的输出状态，判断当前电压是否低于阈值。</w:t>
      </w:r>
    </w:p>
    <w:p w14:paraId="47589FFE" w14:textId="77777777" w:rsidR="00C13C04" w:rsidRPr="00C13C04" w:rsidRDefault="00C13C04">
      <w:pPr>
        <w:numPr>
          <w:ilvl w:val="0"/>
          <w:numId w:val="790"/>
        </w:numPr>
      </w:pPr>
      <w:r w:rsidRPr="00C13C04">
        <w:t>PWR_ClearFlag(): 清除PVD事件标志。</w:t>
      </w:r>
    </w:p>
    <w:p w14:paraId="2DFEA758" w14:textId="77777777" w:rsidR="00C13C04" w:rsidRPr="00C13C04" w:rsidRDefault="00C13C04" w:rsidP="00C13C04">
      <w:r w:rsidRPr="00C13C04">
        <w:t>希望这份详细的讲解能帮助你全面理解并使用</w:t>
      </w:r>
      <w:proofErr w:type="spellStart"/>
      <w:r w:rsidRPr="00C13C04">
        <w:t>PWR_PVDCmd</w:t>
      </w:r>
      <w:proofErr w:type="spellEnd"/>
      <w:r w:rsidRPr="00C13C04">
        <w:t>函数。如果你对STM32的其它低功耗模式（如停机模式、待机模式）感兴趣，我们可以继续探讨。</w:t>
      </w:r>
    </w:p>
    <w:p w14:paraId="679619A2" w14:textId="77777777" w:rsidR="00C13C04" w:rsidRPr="00C13C04" w:rsidRDefault="00C13C04" w:rsidP="00C13C04"/>
    <w:p w14:paraId="7CABAD67" w14:textId="52A98B4C" w:rsidR="00817BD0" w:rsidRDefault="00817BD0" w:rsidP="00F75697">
      <w:pPr>
        <w:pStyle w:val="2"/>
      </w:pPr>
      <w:proofErr w:type="spellStart"/>
      <w:r w:rsidRPr="00817BD0">
        <w:t>PWR_PVDLevelConfig</w:t>
      </w:r>
      <w:proofErr w:type="spellEnd"/>
      <w:r w:rsidRPr="00817BD0">
        <w:t>(</w:t>
      </w:r>
      <w:r>
        <w:rPr>
          <w:rFonts w:hint="eastAsia"/>
        </w:rPr>
        <w:t>)</w:t>
      </w:r>
      <w:r w:rsidR="00206E5B">
        <w:br/>
      </w:r>
      <w:r w:rsidR="00206E5B" w:rsidRPr="00206E5B">
        <w:t>配置STM32微控制器中可编程电压检测器（PVD）的触发阈值电压</w:t>
      </w:r>
    </w:p>
    <w:p w14:paraId="6AC701C5" w14:textId="77777777" w:rsidR="00206E5B" w:rsidRPr="00206E5B" w:rsidRDefault="00206E5B" w:rsidP="00206E5B">
      <w:proofErr w:type="spellStart"/>
      <w:r w:rsidRPr="00206E5B">
        <w:t>PWR_PVDLevelConfig</w:t>
      </w:r>
      <w:proofErr w:type="spellEnd"/>
      <w:r w:rsidRPr="00206E5B">
        <w:t>函数用于配置STM32微控制器中可编程电压检测器（PVD）的触发阈值电压。当芯片的供电电压（VDD）</w:t>
      </w:r>
      <w:r w:rsidRPr="00206E5B">
        <w:rPr>
          <w:b/>
          <w:bCs/>
        </w:rPr>
        <w:t>低于</w:t>
      </w:r>
      <w:r w:rsidRPr="00206E5B">
        <w:t>您设定的这个阈值时，PVD会</w:t>
      </w:r>
      <w:r w:rsidRPr="00206E5B">
        <w:rPr>
          <w:b/>
          <w:bCs/>
        </w:rPr>
        <w:t>发出信号</w:t>
      </w:r>
      <w:r w:rsidRPr="00206E5B">
        <w:t>，并可以根据配置</w:t>
      </w:r>
      <w:r w:rsidRPr="00206E5B">
        <w:rPr>
          <w:b/>
          <w:bCs/>
        </w:rPr>
        <w:t>触发中断</w:t>
      </w:r>
      <w:r w:rsidRPr="00206E5B">
        <w:t>，让系统有机会在完全掉电前执行紧急操作（如保存关键数据）。</w:t>
      </w:r>
    </w:p>
    <w:p w14:paraId="6F9BC698" w14:textId="77777777" w:rsidR="00206E5B" w:rsidRPr="00206E5B" w:rsidRDefault="00206E5B" w:rsidP="00302F24">
      <w:pPr>
        <w:pStyle w:val="3"/>
      </w:pPr>
      <w:r w:rsidRPr="00206E5B">
        <w:rPr>
          <w:rFonts w:ascii="Segoe UI Emoji" w:hAnsi="Segoe UI Emoji" w:cs="Segoe UI Emoji"/>
        </w:rPr>
        <w:t>⚙️</w:t>
      </w:r>
      <w:r w:rsidRPr="00206E5B">
        <w:t xml:space="preserve"> 函数原型</w:t>
      </w:r>
    </w:p>
    <w:p w14:paraId="461EA1F1" w14:textId="77777777" w:rsidR="00206E5B" w:rsidRPr="00206E5B" w:rsidRDefault="00206E5B" w:rsidP="00206E5B">
      <w:r w:rsidRPr="00206E5B">
        <w:t xml:space="preserve">void </w:t>
      </w:r>
      <w:proofErr w:type="spellStart"/>
      <w:r w:rsidRPr="00206E5B">
        <w:t>PWR_</w:t>
      </w:r>
      <w:proofErr w:type="gramStart"/>
      <w:r w:rsidRPr="00206E5B">
        <w:t>PVDLevelConfig</w:t>
      </w:r>
      <w:proofErr w:type="spellEnd"/>
      <w:r w:rsidRPr="00206E5B">
        <w:t>(</w:t>
      </w:r>
      <w:proofErr w:type="gramEnd"/>
      <w:r w:rsidRPr="00206E5B">
        <w:t xml:space="preserve">uint32_t </w:t>
      </w:r>
      <w:proofErr w:type="spellStart"/>
      <w:r w:rsidRPr="00206E5B">
        <w:t>PWR_PVDLevel</w:t>
      </w:r>
      <w:proofErr w:type="spellEnd"/>
      <w:r w:rsidRPr="00206E5B">
        <w:t>);</w:t>
      </w:r>
    </w:p>
    <w:p w14:paraId="2037639C" w14:textId="77777777" w:rsidR="00206E5B" w:rsidRPr="00206E5B" w:rsidRDefault="00206E5B" w:rsidP="00302F24">
      <w:pPr>
        <w:pStyle w:val="3"/>
      </w:pPr>
      <w:r w:rsidRPr="00206E5B">
        <w:rPr>
          <w:rFonts w:ascii="Segoe UI Emoji" w:hAnsi="Segoe UI Emoji" w:cs="Segoe UI Emoji"/>
        </w:rPr>
        <w:t>📊</w:t>
      </w:r>
      <w:r w:rsidRPr="00206E5B">
        <w:t xml:space="preserve"> 参数详解</w:t>
      </w:r>
    </w:p>
    <w:p w14:paraId="07F50EF9" w14:textId="77777777" w:rsidR="00206E5B" w:rsidRPr="00206E5B" w:rsidRDefault="00206E5B" w:rsidP="00206E5B">
      <w:r w:rsidRPr="00206E5B">
        <w:t xml:space="preserve">参数 </w:t>
      </w:r>
      <w:proofErr w:type="spellStart"/>
      <w:r w:rsidRPr="00206E5B">
        <w:t>PWR_PVDLevel</w:t>
      </w:r>
      <w:proofErr w:type="spellEnd"/>
      <w:r w:rsidRPr="00206E5B">
        <w:t>用于设定具体的阈值电压，在标准库中通常为以下预定义值之一：</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901"/>
        <w:gridCol w:w="1335"/>
        <w:gridCol w:w="455"/>
      </w:tblGrid>
      <w:tr w:rsidR="00206E5B" w:rsidRPr="00206E5B" w14:paraId="10A99A8B"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5F4C1BE1" w14:textId="77777777" w:rsidR="00206E5B" w:rsidRPr="00206E5B" w:rsidRDefault="00206E5B" w:rsidP="00206E5B">
            <w:pPr>
              <w:rPr>
                <w:b/>
                <w:bCs/>
              </w:rPr>
            </w:pPr>
            <w:r w:rsidRPr="00206E5B">
              <w:rPr>
                <w:b/>
                <w:bCs/>
              </w:rPr>
              <w:t>参数宏定义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5D67423" w14:textId="77777777" w:rsidR="00206E5B" w:rsidRPr="00206E5B" w:rsidRDefault="00206E5B" w:rsidP="00206E5B">
            <w:pPr>
              <w:rPr>
                <w:b/>
                <w:bCs/>
              </w:rPr>
            </w:pPr>
            <w:r w:rsidRPr="00206E5B">
              <w:rPr>
                <w:b/>
                <w:bCs/>
              </w:rPr>
              <w:t>近似阈值电压</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F321DB0" w14:textId="77777777" w:rsidR="00206E5B" w:rsidRPr="00206E5B" w:rsidRDefault="00206E5B" w:rsidP="00206E5B">
            <w:pPr>
              <w:rPr>
                <w:b/>
                <w:bCs/>
              </w:rPr>
            </w:pPr>
            <w:r w:rsidRPr="00206E5B">
              <w:rPr>
                <w:b/>
                <w:bCs/>
              </w:rPr>
              <w:t>说明</w:t>
            </w:r>
          </w:p>
        </w:tc>
      </w:tr>
      <w:tr w:rsidR="00206E5B" w:rsidRPr="00206E5B" w14:paraId="05469F0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59A8369" w14:textId="77777777" w:rsidR="00206E5B" w:rsidRPr="00206E5B" w:rsidRDefault="00206E5B" w:rsidP="00206E5B">
            <w:r w:rsidRPr="00206E5B">
              <w:t>PWR_PVDLevel_2V2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3B046D6" w14:textId="77777777" w:rsidR="00206E5B" w:rsidRPr="00206E5B" w:rsidRDefault="00206E5B" w:rsidP="00206E5B">
            <w:r w:rsidRPr="00206E5B">
              <w:t>2.2 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9A449A" w14:textId="77777777" w:rsidR="00206E5B" w:rsidRPr="00206E5B" w:rsidRDefault="00206E5B" w:rsidP="00206E5B"/>
        </w:tc>
      </w:tr>
      <w:tr w:rsidR="00206E5B" w:rsidRPr="00206E5B" w14:paraId="5A772D9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14F127B" w14:textId="77777777" w:rsidR="00206E5B" w:rsidRPr="00206E5B" w:rsidRDefault="00206E5B" w:rsidP="00206E5B">
            <w:r w:rsidRPr="00206E5B">
              <w:t>PWR_PVDLevel_2V3</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184AABC" w14:textId="77777777" w:rsidR="00206E5B" w:rsidRPr="00206E5B" w:rsidRDefault="00206E5B" w:rsidP="00206E5B">
            <w:r w:rsidRPr="00206E5B">
              <w:t>2.3 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96D506" w14:textId="77777777" w:rsidR="00206E5B" w:rsidRPr="00206E5B" w:rsidRDefault="00206E5B" w:rsidP="00206E5B"/>
        </w:tc>
      </w:tr>
      <w:tr w:rsidR="00206E5B" w:rsidRPr="00206E5B" w14:paraId="5E8C9CC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91D78C3" w14:textId="77777777" w:rsidR="00206E5B" w:rsidRPr="00206E5B" w:rsidRDefault="00206E5B" w:rsidP="00206E5B">
            <w:r w:rsidRPr="00206E5B">
              <w:t>PWR_PVDLevel_2V4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AAEA86E" w14:textId="77777777" w:rsidR="00206E5B" w:rsidRPr="00206E5B" w:rsidRDefault="00206E5B" w:rsidP="00206E5B">
            <w:r w:rsidRPr="00206E5B">
              <w:t>2.4 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9806AC3" w14:textId="77777777" w:rsidR="00206E5B" w:rsidRPr="00206E5B" w:rsidRDefault="00206E5B" w:rsidP="00206E5B"/>
        </w:tc>
      </w:tr>
      <w:tr w:rsidR="00206E5B" w:rsidRPr="00206E5B" w14:paraId="69868E9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3671AEA" w14:textId="77777777" w:rsidR="00206E5B" w:rsidRPr="00206E5B" w:rsidRDefault="00206E5B" w:rsidP="00206E5B">
            <w:r w:rsidRPr="00206E5B">
              <w:t>PWR_PVDLevel_2V5</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5806BAF" w14:textId="77777777" w:rsidR="00206E5B" w:rsidRPr="00206E5B" w:rsidRDefault="00206E5B" w:rsidP="00206E5B">
            <w:r w:rsidRPr="00206E5B">
              <w:t>2.5 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AAFE8E6" w14:textId="77777777" w:rsidR="00206E5B" w:rsidRPr="00206E5B" w:rsidRDefault="00206E5B" w:rsidP="00206E5B"/>
        </w:tc>
      </w:tr>
      <w:tr w:rsidR="00206E5B" w:rsidRPr="00206E5B" w14:paraId="0B96080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A199BFC" w14:textId="77777777" w:rsidR="00206E5B" w:rsidRPr="00206E5B" w:rsidRDefault="00206E5B" w:rsidP="00206E5B">
            <w:r w:rsidRPr="00206E5B">
              <w:lastRenderedPageBreak/>
              <w:t>PWR_PVDLevel_2V6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381FDEB" w14:textId="77777777" w:rsidR="00206E5B" w:rsidRPr="00206E5B" w:rsidRDefault="00206E5B" w:rsidP="00206E5B">
            <w:r w:rsidRPr="00206E5B">
              <w:t>2.6 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CF7055F" w14:textId="77777777" w:rsidR="00206E5B" w:rsidRPr="00206E5B" w:rsidRDefault="00206E5B" w:rsidP="00206E5B"/>
        </w:tc>
      </w:tr>
      <w:tr w:rsidR="00206E5B" w:rsidRPr="00206E5B" w14:paraId="37FA320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5BE80FC" w14:textId="77777777" w:rsidR="00206E5B" w:rsidRPr="00206E5B" w:rsidRDefault="00206E5B" w:rsidP="00206E5B">
            <w:r w:rsidRPr="00206E5B">
              <w:t>PWR_PVDLevel_2V7</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866FCDE" w14:textId="77777777" w:rsidR="00206E5B" w:rsidRPr="00206E5B" w:rsidRDefault="00206E5B" w:rsidP="00206E5B">
            <w:r w:rsidRPr="00206E5B">
              <w:t>2.7 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1FFA8C4" w14:textId="77777777" w:rsidR="00206E5B" w:rsidRPr="00206E5B" w:rsidRDefault="00206E5B" w:rsidP="00206E5B"/>
        </w:tc>
      </w:tr>
      <w:tr w:rsidR="00206E5B" w:rsidRPr="00206E5B" w14:paraId="050693E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45F2E89" w14:textId="77777777" w:rsidR="00206E5B" w:rsidRPr="00206E5B" w:rsidRDefault="00206E5B" w:rsidP="00206E5B">
            <w:r w:rsidRPr="00206E5B">
              <w:t>PWR_PVDLevel_2V8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2890361" w14:textId="77777777" w:rsidR="00206E5B" w:rsidRPr="00206E5B" w:rsidRDefault="00206E5B" w:rsidP="00206E5B">
            <w:r w:rsidRPr="00206E5B">
              <w:t>2.8 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D537042" w14:textId="77777777" w:rsidR="00206E5B" w:rsidRPr="00206E5B" w:rsidRDefault="00206E5B" w:rsidP="00206E5B"/>
        </w:tc>
      </w:tr>
      <w:tr w:rsidR="00206E5B" w:rsidRPr="00206E5B" w14:paraId="35DABCF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863FAF9" w14:textId="77777777" w:rsidR="00206E5B" w:rsidRPr="00206E5B" w:rsidRDefault="00206E5B" w:rsidP="00206E5B">
            <w:r w:rsidRPr="00206E5B">
              <w:t>PWR_PVDLevel_2V9</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EA0134C" w14:textId="77777777" w:rsidR="00206E5B" w:rsidRPr="00206E5B" w:rsidRDefault="00206E5B" w:rsidP="00206E5B">
            <w:r w:rsidRPr="00206E5B">
              <w:t>2.9 V</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E113994" w14:textId="77777777" w:rsidR="00206E5B" w:rsidRPr="00206E5B" w:rsidRDefault="00206E5B" w:rsidP="00206E5B"/>
        </w:tc>
      </w:tr>
    </w:tbl>
    <w:p w14:paraId="2390B756" w14:textId="77777777" w:rsidR="00206E5B" w:rsidRPr="00206E5B" w:rsidRDefault="00206E5B" w:rsidP="00206E5B">
      <w:r w:rsidRPr="00206E5B">
        <w:rPr>
          <w:rFonts w:ascii="Times New Roman" w:hAnsi="Times New Roman" w:cs="Times New Roman"/>
        </w:rPr>
        <w:t>​</w:t>
      </w:r>
      <w:r w:rsidRPr="00206E5B">
        <w:rPr>
          <w:b/>
          <w:bCs/>
        </w:rPr>
        <w:t>注意</w:t>
      </w:r>
      <w:r w:rsidRPr="00206E5B">
        <w:rPr>
          <w:rFonts w:ascii="Times New Roman" w:hAnsi="Times New Roman" w:cs="Times New Roman"/>
        </w:rPr>
        <w:t>​</w:t>
      </w:r>
      <w:r w:rsidRPr="00206E5B">
        <w:t>：具体的可选阈值范围可能因STM32系列不同而略有差异，请以所使用芯片的数据手册为准。</w:t>
      </w:r>
    </w:p>
    <w:p w14:paraId="01D62308" w14:textId="77777777" w:rsidR="00206E5B" w:rsidRPr="00206E5B" w:rsidRDefault="00206E5B" w:rsidP="00302F24">
      <w:pPr>
        <w:pStyle w:val="3"/>
      </w:pPr>
      <w:r w:rsidRPr="00206E5B">
        <w:rPr>
          <w:rFonts w:ascii="Segoe UI Emoji" w:hAnsi="Segoe UI Emoji" w:cs="Segoe UI Emoji"/>
        </w:rPr>
        <w:t>🔄</w:t>
      </w:r>
      <w:r w:rsidRPr="00206E5B">
        <w:t xml:space="preserve"> 典型配置流程</w:t>
      </w:r>
    </w:p>
    <w:p w14:paraId="0F0A93A5" w14:textId="77777777" w:rsidR="00206E5B" w:rsidRPr="00206E5B" w:rsidRDefault="00206E5B" w:rsidP="00206E5B">
      <w:r w:rsidRPr="00206E5B">
        <w:t>使用PVD功能通常遵循以下步骤：</w:t>
      </w:r>
    </w:p>
    <w:p w14:paraId="23CEDB17" w14:textId="77777777" w:rsidR="00206E5B" w:rsidRPr="00206E5B" w:rsidRDefault="00206E5B">
      <w:pPr>
        <w:numPr>
          <w:ilvl w:val="0"/>
          <w:numId w:val="791"/>
        </w:numPr>
      </w:pPr>
      <w:r w:rsidRPr="00206E5B">
        <w:rPr>
          <w:rFonts w:ascii="Times New Roman" w:hAnsi="Times New Roman" w:cs="Times New Roman"/>
        </w:rPr>
        <w:t>​</w:t>
      </w:r>
      <w:r w:rsidRPr="00206E5B">
        <w:rPr>
          <w:b/>
          <w:bCs/>
        </w:rPr>
        <w:t>使能PWR时钟</w:t>
      </w:r>
      <w:r w:rsidRPr="00206E5B">
        <w:rPr>
          <w:rFonts w:ascii="Times New Roman" w:hAnsi="Times New Roman" w:cs="Times New Roman"/>
        </w:rPr>
        <w:t>​</w:t>
      </w:r>
      <w:r w:rsidRPr="00206E5B">
        <w:t>：首先需要开启电源控制器的时钟。</w:t>
      </w:r>
    </w:p>
    <w:p w14:paraId="51B7CA09" w14:textId="77777777" w:rsidR="00206E5B" w:rsidRPr="00206E5B" w:rsidRDefault="00206E5B" w:rsidP="00206E5B">
      <w:r w:rsidRPr="00206E5B">
        <w:t>RCC_APB1</w:t>
      </w:r>
      <w:proofErr w:type="gramStart"/>
      <w:r w:rsidRPr="00206E5B">
        <w:t>PeriphClockCmd(</w:t>
      </w:r>
      <w:proofErr w:type="gramEnd"/>
      <w:r w:rsidRPr="00206E5B">
        <w:t>RCC_APB1Periph_PWR, ENABLE);</w:t>
      </w:r>
    </w:p>
    <w:p w14:paraId="12CE9C74" w14:textId="77777777" w:rsidR="00206E5B" w:rsidRPr="00206E5B" w:rsidRDefault="00206E5B">
      <w:pPr>
        <w:numPr>
          <w:ilvl w:val="0"/>
          <w:numId w:val="791"/>
        </w:numPr>
      </w:pPr>
      <w:r w:rsidRPr="00206E5B">
        <w:rPr>
          <w:rFonts w:ascii="Times New Roman" w:hAnsi="Times New Roman" w:cs="Times New Roman"/>
        </w:rPr>
        <w:t>​</w:t>
      </w:r>
      <w:r w:rsidRPr="00206E5B">
        <w:rPr>
          <w:b/>
          <w:bCs/>
        </w:rPr>
        <w:t>配置阈值</w:t>
      </w:r>
      <w:r w:rsidRPr="00206E5B">
        <w:rPr>
          <w:rFonts w:ascii="Times New Roman" w:hAnsi="Times New Roman" w:cs="Times New Roman"/>
        </w:rPr>
        <w:t>​</w:t>
      </w:r>
      <w:r w:rsidRPr="00206E5B">
        <w:t>：使用本函数设定所需的监控电压阈值。</w:t>
      </w:r>
    </w:p>
    <w:p w14:paraId="1B54D82C" w14:textId="77777777" w:rsidR="00206E5B" w:rsidRPr="00206E5B" w:rsidRDefault="00206E5B" w:rsidP="00206E5B">
      <w:proofErr w:type="spellStart"/>
      <w:r w:rsidRPr="00206E5B">
        <w:t>PWR_PVDLevelConfig</w:t>
      </w:r>
      <w:proofErr w:type="spellEnd"/>
      <w:r w:rsidRPr="00206E5B">
        <w:t>(PWR_PVDLevel_2V8); // 示例：设置阈值为2.8V</w:t>
      </w:r>
    </w:p>
    <w:p w14:paraId="20F5D525" w14:textId="77777777" w:rsidR="00206E5B" w:rsidRPr="00206E5B" w:rsidRDefault="00206E5B">
      <w:pPr>
        <w:numPr>
          <w:ilvl w:val="0"/>
          <w:numId w:val="791"/>
        </w:numPr>
      </w:pPr>
      <w:r w:rsidRPr="00206E5B">
        <w:rPr>
          <w:rFonts w:ascii="Times New Roman" w:hAnsi="Times New Roman" w:cs="Times New Roman"/>
        </w:rPr>
        <w:t>​</w:t>
      </w:r>
      <w:r w:rsidRPr="00206E5B">
        <w:rPr>
          <w:b/>
          <w:bCs/>
        </w:rPr>
        <w:t>配置中断（可选但推荐）</w:t>
      </w:r>
      <w:r w:rsidRPr="00206E5B">
        <w:rPr>
          <w:rFonts w:ascii="Times New Roman" w:hAnsi="Times New Roman" w:cs="Times New Roman"/>
          <w:b/>
          <w:bCs/>
        </w:rPr>
        <w:t>​</w:t>
      </w:r>
      <w:r w:rsidRPr="00206E5B">
        <w:rPr>
          <w:rFonts w:ascii="Times New Roman" w:hAnsi="Times New Roman" w:cs="Times New Roman"/>
        </w:rPr>
        <w:t>​</w:t>
      </w:r>
      <w:r w:rsidRPr="00206E5B">
        <w:t>：如果需要电压异常时触发中断，需配置EXTI线和NVIC。</w:t>
      </w:r>
    </w:p>
    <w:p w14:paraId="11FEB905" w14:textId="77777777" w:rsidR="00206E5B" w:rsidRPr="00206E5B" w:rsidRDefault="00206E5B">
      <w:pPr>
        <w:numPr>
          <w:ilvl w:val="0"/>
          <w:numId w:val="791"/>
        </w:numPr>
        <w:tabs>
          <w:tab w:val="clear" w:pos="720"/>
        </w:tabs>
      </w:pPr>
      <w:proofErr w:type="spellStart"/>
      <w:r w:rsidRPr="00206E5B">
        <w:t>EXTI_InitTypeDef</w:t>
      </w:r>
      <w:proofErr w:type="spellEnd"/>
      <w:r w:rsidRPr="00206E5B">
        <w:t xml:space="preserve"> </w:t>
      </w:r>
      <w:proofErr w:type="spellStart"/>
      <w:r w:rsidRPr="00206E5B">
        <w:t>EXTI_InitStructure</w:t>
      </w:r>
      <w:proofErr w:type="spellEnd"/>
      <w:r w:rsidRPr="00206E5B">
        <w:t>;</w:t>
      </w:r>
    </w:p>
    <w:p w14:paraId="740CC0B7" w14:textId="77777777" w:rsidR="00206E5B" w:rsidRPr="00206E5B" w:rsidRDefault="00206E5B">
      <w:pPr>
        <w:numPr>
          <w:ilvl w:val="0"/>
          <w:numId w:val="791"/>
        </w:numPr>
        <w:tabs>
          <w:tab w:val="clear" w:pos="720"/>
        </w:tabs>
      </w:pPr>
      <w:proofErr w:type="spellStart"/>
      <w:r w:rsidRPr="00206E5B">
        <w:t>NVIC_InitTypeDef</w:t>
      </w:r>
      <w:proofErr w:type="spellEnd"/>
      <w:r w:rsidRPr="00206E5B">
        <w:t xml:space="preserve"> </w:t>
      </w:r>
      <w:proofErr w:type="spellStart"/>
      <w:r w:rsidRPr="00206E5B">
        <w:t>NVIC_InitStructure</w:t>
      </w:r>
      <w:proofErr w:type="spellEnd"/>
      <w:r w:rsidRPr="00206E5B">
        <w:t>;</w:t>
      </w:r>
    </w:p>
    <w:p w14:paraId="284A2CC2" w14:textId="77777777" w:rsidR="00206E5B" w:rsidRPr="00206E5B" w:rsidRDefault="00206E5B">
      <w:pPr>
        <w:numPr>
          <w:ilvl w:val="0"/>
          <w:numId w:val="791"/>
        </w:numPr>
        <w:tabs>
          <w:tab w:val="clear" w:pos="720"/>
        </w:tabs>
      </w:pPr>
    </w:p>
    <w:p w14:paraId="40A3E71E" w14:textId="77777777" w:rsidR="00206E5B" w:rsidRPr="00206E5B" w:rsidRDefault="00206E5B">
      <w:pPr>
        <w:numPr>
          <w:ilvl w:val="0"/>
          <w:numId w:val="791"/>
        </w:numPr>
        <w:tabs>
          <w:tab w:val="clear" w:pos="720"/>
        </w:tabs>
      </w:pPr>
      <w:r w:rsidRPr="00206E5B">
        <w:t>// 配置EXTI线16（PVD连接到EXTI_Line16）</w:t>
      </w:r>
    </w:p>
    <w:p w14:paraId="6AE63F2A" w14:textId="77777777" w:rsidR="00206E5B" w:rsidRPr="00206E5B" w:rsidRDefault="00206E5B">
      <w:pPr>
        <w:numPr>
          <w:ilvl w:val="0"/>
          <w:numId w:val="791"/>
        </w:numPr>
        <w:tabs>
          <w:tab w:val="clear" w:pos="720"/>
        </w:tabs>
      </w:pPr>
      <w:proofErr w:type="spellStart"/>
      <w:r w:rsidRPr="00206E5B">
        <w:t>EXTI_InitStructure.EXTI_Line</w:t>
      </w:r>
      <w:proofErr w:type="spellEnd"/>
      <w:r w:rsidRPr="00206E5B">
        <w:t xml:space="preserve"> = EXTI_Line16;</w:t>
      </w:r>
    </w:p>
    <w:p w14:paraId="1E122339" w14:textId="77777777" w:rsidR="00206E5B" w:rsidRPr="00206E5B" w:rsidRDefault="00206E5B">
      <w:pPr>
        <w:numPr>
          <w:ilvl w:val="0"/>
          <w:numId w:val="791"/>
        </w:numPr>
        <w:tabs>
          <w:tab w:val="clear" w:pos="720"/>
        </w:tabs>
      </w:pPr>
      <w:proofErr w:type="spellStart"/>
      <w:r w:rsidRPr="00206E5B">
        <w:t>EXTI_InitStructure.EXTI_Mode</w:t>
      </w:r>
      <w:proofErr w:type="spellEnd"/>
      <w:r w:rsidRPr="00206E5B">
        <w:t xml:space="preserve"> = </w:t>
      </w:r>
      <w:proofErr w:type="spellStart"/>
      <w:r w:rsidRPr="00206E5B">
        <w:t>EXTI_Mode_Interrupt</w:t>
      </w:r>
      <w:proofErr w:type="spellEnd"/>
      <w:r w:rsidRPr="00206E5B">
        <w:t>;</w:t>
      </w:r>
    </w:p>
    <w:p w14:paraId="38DE0A03" w14:textId="77777777" w:rsidR="00206E5B" w:rsidRPr="00206E5B" w:rsidRDefault="00206E5B">
      <w:pPr>
        <w:numPr>
          <w:ilvl w:val="0"/>
          <w:numId w:val="791"/>
        </w:numPr>
        <w:tabs>
          <w:tab w:val="clear" w:pos="720"/>
        </w:tabs>
      </w:pPr>
      <w:proofErr w:type="spellStart"/>
      <w:r w:rsidRPr="00206E5B">
        <w:t>EXTI_InitStructure.EXTI_Trigger</w:t>
      </w:r>
      <w:proofErr w:type="spellEnd"/>
      <w:r w:rsidRPr="00206E5B">
        <w:t xml:space="preserve"> = </w:t>
      </w:r>
      <w:proofErr w:type="spellStart"/>
      <w:r w:rsidRPr="00206E5B">
        <w:t>EXTI_Trigger_Rising</w:t>
      </w:r>
      <w:proofErr w:type="spellEnd"/>
      <w:r w:rsidRPr="00206E5B">
        <w:t>; // 电压低于阈值时触发</w:t>
      </w:r>
    </w:p>
    <w:p w14:paraId="3932F9CB" w14:textId="77777777" w:rsidR="00206E5B" w:rsidRPr="00206E5B" w:rsidRDefault="00206E5B">
      <w:pPr>
        <w:numPr>
          <w:ilvl w:val="0"/>
          <w:numId w:val="791"/>
        </w:numPr>
        <w:tabs>
          <w:tab w:val="clear" w:pos="720"/>
        </w:tabs>
      </w:pPr>
      <w:r w:rsidRPr="00206E5B">
        <w:t xml:space="preserve">// </w:t>
      </w:r>
      <w:proofErr w:type="spellStart"/>
      <w:r w:rsidRPr="00206E5B">
        <w:t>EXTI_Trigger_Rising</w:t>
      </w:r>
      <w:proofErr w:type="spellEnd"/>
      <w:r w:rsidRPr="00206E5B">
        <w:t>: 电压从高降至阈值以下触发</w:t>
      </w:r>
    </w:p>
    <w:p w14:paraId="73A5BF61" w14:textId="77777777" w:rsidR="00206E5B" w:rsidRPr="00206E5B" w:rsidRDefault="00206E5B">
      <w:pPr>
        <w:numPr>
          <w:ilvl w:val="0"/>
          <w:numId w:val="791"/>
        </w:numPr>
        <w:tabs>
          <w:tab w:val="clear" w:pos="720"/>
        </w:tabs>
      </w:pPr>
      <w:r w:rsidRPr="00206E5B">
        <w:t xml:space="preserve">// </w:t>
      </w:r>
      <w:proofErr w:type="spellStart"/>
      <w:r w:rsidRPr="00206E5B">
        <w:t>EXTI_Trigger_Falling</w:t>
      </w:r>
      <w:proofErr w:type="spellEnd"/>
      <w:r w:rsidRPr="00206E5B">
        <w:t>: 电压从低升至阈值以上触发</w:t>
      </w:r>
    </w:p>
    <w:p w14:paraId="38ABD5E3" w14:textId="77777777" w:rsidR="00206E5B" w:rsidRPr="00206E5B" w:rsidRDefault="00206E5B">
      <w:pPr>
        <w:numPr>
          <w:ilvl w:val="0"/>
          <w:numId w:val="791"/>
        </w:numPr>
        <w:tabs>
          <w:tab w:val="clear" w:pos="720"/>
        </w:tabs>
      </w:pPr>
      <w:r w:rsidRPr="00206E5B">
        <w:t xml:space="preserve">// </w:t>
      </w:r>
      <w:proofErr w:type="spellStart"/>
      <w:r w:rsidRPr="00206E5B">
        <w:t>EXTI_Trigger_Rising_Falling</w:t>
      </w:r>
      <w:proofErr w:type="spellEnd"/>
      <w:r w:rsidRPr="00206E5B">
        <w:t>: 上升或下降越过阈值都触发</w:t>
      </w:r>
    </w:p>
    <w:p w14:paraId="333943CD" w14:textId="77777777" w:rsidR="00206E5B" w:rsidRPr="00206E5B" w:rsidRDefault="00206E5B">
      <w:pPr>
        <w:numPr>
          <w:ilvl w:val="0"/>
          <w:numId w:val="791"/>
        </w:numPr>
        <w:tabs>
          <w:tab w:val="clear" w:pos="720"/>
        </w:tabs>
      </w:pPr>
      <w:proofErr w:type="spellStart"/>
      <w:r w:rsidRPr="00206E5B">
        <w:t>EXTI_InitStructure.EXTI_LineCmd</w:t>
      </w:r>
      <w:proofErr w:type="spellEnd"/>
      <w:r w:rsidRPr="00206E5B">
        <w:t xml:space="preserve"> = ENABLE;</w:t>
      </w:r>
    </w:p>
    <w:p w14:paraId="36EADD40" w14:textId="77777777" w:rsidR="00206E5B" w:rsidRPr="00206E5B" w:rsidRDefault="00206E5B">
      <w:pPr>
        <w:numPr>
          <w:ilvl w:val="0"/>
          <w:numId w:val="791"/>
        </w:numPr>
        <w:tabs>
          <w:tab w:val="clear" w:pos="720"/>
        </w:tabs>
      </w:pPr>
      <w:proofErr w:type="spellStart"/>
      <w:r w:rsidRPr="00206E5B">
        <w:t>EXTI_Init</w:t>
      </w:r>
      <w:proofErr w:type="spellEnd"/>
      <w:r w:rsidRPr="00206E5B">
        <w:t>(&amp;</w:t>
      </w:r>
      <w:proofErr w:type="spellStart"/>
      <w:r w:rsidRPr="00206E5B">
        <w:t>EXTI_InitStructure</w:t>
      </w:r>
      <w:proofErr w:type="spellEnd"/>
      <w:r w:rsidRPr="00206E5B">
        <w:t>);</w:t>
      </w:r>
    </w:p>
    <w:p w14:paraId="6B36A88E" w14:textId="77777777" w:rsidR="00206E5B" w:rsidRPr="00206E5B" w:rsidRDefault="00206E5B">
      <w:pPr>
        <w:numPr>
          <w:ilvl w:val="0"/>
          <w:numId w:val="791"/>
        </w:numPr>
        <w:tabs>
          <w:tab w:val="clear" w:pos="720"/>
        </w:tabs>
      </w:pPr>
    </w:p>
    <w:p w14:paraId="2AED344B" w14:textId="77777777" w:rsidR="00206E5B" w:rsidRPr="00206E5B" w:rsidRDefault="00206E5B">
      <w:pPr>
        <w:numPr>
          <w:ilvl w:val="0"/>
          <w:numId w:val="791"/>
        </w:numPr>
        <w:tabs>
          <w:tab w:val="clear" w:pos="720"/>
        </w:tabs>
      </w:pPr>
      <w:r w:rsidRPr="00206E5B">
        <w:t>// 配置NVIC（嵌套向量中断控制器）</w:t>
      </w:r>
    </w:p>
    <w:p w14:paraId="68FBD984" w14:textId="77777777" w:rsidR="00206E5B" w:rsidRPr="00206E5B" w:rsidRDefault="00206E5B">
      <w:pPr>
        <w:numPr>
          <w:ilvl w:val="0"/>
          <w:numId w:val="791"/>
        </w:numPr>
        <w:tabs>
          <w:tab w:val="clear" w:pos="720"/>
        </w:tabs>
      </w:pPr>
      <w:proofErr w:type="spellStart"/>
      <w:r w:rsidRPr="00206E5B">
        <w:t>NVIC_InitStructure.NVIC_IRQChannel</w:t>
      </w:r>
      <w:proofErr w:type="spellEnd"/>
      <w:r w:rsidRPr="00206E5B">
        <w:t xml:space="preserve"> = </w:t>
      </w:r>
      <w:proofErr w:type="spellStart"/>
      <w:r w:rsidRPr="00206E5B">
        <w:t>PVD_IRQn</w:t>
      </w:r>
      <w:proofErr w:type="spellEnd"/>
      <w:r w:rsidRPr="00206E5B">
        <w:t>;</w:t>
      </w:r>
    </w:p>
    <w:p w14:paraId="20D4869B" w14:textId="77777777" w:rsidR="00206E5B" w:rsidRPr="00206E5B" w:rsidRDefault="00206E5B">
      <w:pPr>
        <w:numPr>
          <w:ilvl w:val="0"/>
          <w:numId w:val="791"/>
        </w:numPr>
        <w:tabs>
          <w:tab w:val="clear" w:pos="720"/>
        </w:tabs>
      </w:pPr>
      <w:proofErr w:type="spellStart"/>
      <w:r w:rsidRPr="00206E5B">
        <w:t>NVIC_InitStructure.NVIC_IRQChannelPreemptionPriority</w:t>
      </w:r>
      <w:proofErr w:type="spellEnd"/>
      <w:r w:rsidRPr="00206E5B">
        <w:t xml:space="preserve"> = 0; // 通常设置为较高优先级</w:t>
      </w:r>
    </w:p>
    <w:p w14:paraId="143CA022" w14:textId="77777777" w:rsidR="00206E5B" w:rsidRPr="00206E5B" w:rsidRDefault="00206E5B">
      <w:pPr>
        <w:numPr>
          <w:ilvl w:val="0"/>
          <w:numId w:val="791"/>
        </w:numPr>
        <w:tabs>
          <w:tab w:val="clear" w:pos="720"/>
        </w:tabs>
      </w:pPr>
      <w:proofErr w:type="spellStart"/>
      <w:r w:rsidRPr="00206E5B">
        <w:t>NVIC_InitStructure.NVIC_IRQChannelSubPriority</w:t>
      </w:r>
      <w:proofErr w:type="spellEnd"/>
      <w:r w:rsidRPr="00206E5B">
        <w:t xml:space="preserve"> = 0;</w:t>
      </w:r>
    </w:p>
    <w:p w14:paraId="74D7F830" w14:textId="77777777" w:rsidR="00206E5B" w:rsidRPr="00206E5B" w:rsidRDefault="00206E5B">
      <w:pPr>
        <w:numPr>
          <w:ilvl w:val="0"/>
          <w:numId w:val="791"/>
        </w:numPr>
        <w:tabs>
          <w:tab w:val="clear" w:pos="720"/>
        </w:tabs>
      </w:pPr>
      <w:proofErr w:type="spellStart"/>
      <w:r w:rsidRPr="00206E5B">
        <w:t>NVIC_InitStructure.NVIC_IRQChannelCmd</w:t>
      </w:r>
      <w:proofErr w:type="spellEnd"/>
      <w:r w:rsidRPr="00206E5B">
        <w:t xml:space="preserve"> = ENABLE;</w:t>
      </w:r>
    </w:p>
    <w:p w14:paraId="1C59405A" w14:textId="77777777" w:rsidR="00206E5B" w:rsidRPr="00206E5B" w:rsidRDefault="00206E5B" w:rsidP="00206E5B">
      <w:proofErr w:type="spellStart"/>
      <w:r w:rsidRPr="00206E5B">
        <w:t>NVIC_Init</w:t>
      </w:r>
      <w:proofErr w:type="spellEnd"/>
      <w:r w:rsidRPr="00206E5B">
        <w:t>(&amp;</w:t>
      </w:r>
      <w:proofErr w:type="spellStart"/>
      <w:r w:rsidRPr="00206E5B">
        <w:t>NVIC_InitStructure</w:t>
      </w:r>
      <w:proofErr w:type="spellEnd"/>
      <w:r w:rsidRPr="00206E5B">
        <w:t>);</w:t>
      </w:r>
    </w:p>
    <w:p w14:paraId="27067A5D" w14:textId="77777777" w:rsidR="00206E5B" w:rsidRPr="00206E5B" w:rsidRDefault="00206E5B">
      <w:pPr>
        <w:numPr>
          <w:ilvl w:val="0"/>
          <w:numId w:val="791"/>
        </w:numPr>
      </w:pPr>
      <w:r w:rsidRPr="00206E5B">
        <w:rPr>
          <w:rFonts w:ascii="Times New Roman" w:hAnsi="Times New Roman" w:cs="Times New Roman"/>
        </w:rPr>
        <w:t>​</w:t>
      </w:r>
      <w:r w:rsidRPr="00206E5B">
        <w:rPr>
          <w:b/>
          <w:bCs/>
        </w:rPr>
        <w:t>使能PVD</w:t>
      </w:r>
      <w:r w:rsidRPr="00206E5B">
        <w:rPr>
          <w:rFonts w:ascii="Times New Roman" w:hAnsi="Times New Roman" w:cs="Times New Roman"/>
        </w:rPr>
        <w:t>​</w:t>
      </w:r>
      <w:r w:rsidRPr="00206E5B">
        <w:t>：最后激活PVD功能。</w:t>
      </w:r>
    </w:p>
    <w:p w14:paraId="3E910811" w14:textId="77777777" w:rsidR="00206E5B" w:rsidRPr="00206E5B" w:rsidRDefault="00206E5B" w:rsidP="00206E5B">
      <w:proofErr w:type="spellStart"/>
      <w:r w:rsidRPr="00206E5B">
        <w:t>PWR_</w:t>
      </w:r>
      <w:proofErr w:type="gramStart"/>
      <w:r w:rsidRPr="00206E5B">
        <w:t>PVDCmd</w:t>
      </w:r>
      <w:proofErr w:type="spellEnd"/>
      <w:r w:rsidRPr="00206E5B">
        <w:t>(</w:t>
      </w:r>
      <w:proofErr w:type="gramEnd"/>
      <w:r w:rsidRPr="00206E5B">
        <w:t>ENABLE);</w:t>
      </w:r>
    </w:p>
    <w:p w14:paraId="5CEF5C8D" w14:textId="77777777" w:rsidR="00206E5B" w:rsidRPr="00206E5B" w:rsidRDefault="00206E5B">
      <w:pPr>
        <w:numPr>
          <w:ilvl w:val="0"/>
          <w:numId w:val="791"/>
        </w:numPr>
      </w:pPr>
      <w:r w:rsidRPr="00206E5B">
        <w:rPr>
          <w:rFonts w:ascii="Times New Roman" w:hAnsi="Times New Roman" w:cs="Times New Roman"/>
        </w:rPr>
        <w:t>​</w:t>
      </w:r>
      <w:r w:rsidRPr="00206E5B">
        <w:rPr>
          <w:b/>
          <w:bCs/>
        </w:rPr>
        <w:t>编写中断服务函数</w:t>
      </w:r>
      <w:r w:rsidRPr="00206E5B">
        <w:rPr>
          <w:rFonts w:ascii="Times New Roman" w:hAnsi="Times New Roman" w:cs="Times New Roman"/>
        </w:rPr>
        <w:t>​</w:t>
      </w:r>
      <w:r w:rsidRPr="00206E5B">
        <w:t>：在中断服务函数中处理电压异常事件。</w:t>
      </w:r>
    </w:p>
    <w:p w14:paraId="65BE6809" w14:textId="77777777" w:rsidR="00206E5B" w:rsidRPr="00206E5B" w:rsidRDefault="00206E5B">
      <w:pPr>
        <w:numPr>
          <w:ilvl w:val="0"/>
          <w:numId w:val="791"/>
        </w:numPr>
        <w:tabs>
          <w:tab w:val="clear" w:pos="720"/>
        </w:tabs>
      </w:pPr>
      <w:r w:rsidRPr="00206E5B">
        <w:t xml:space="preserve">void </w:t>
      </w:r>
      <w:proofErr w:type="spellStart"/>
      <w:r w:rsidRPr="00206E5B">
        <w:t>PVD_IRQHandler</w:t>
      </w:r>
      <w:proofErr w:type="spellEnd"/>
      <w:r w:rsidRPr="00206E5B">
        <w:t>(</w:t>
      </w:r>
      <w:proofErr w:type="gramStart"/>
      <w:r w:rsidRPr="00206E5B">
        <w:t>void) {</w:t>
      </w:r>
      <w:proofErr w:type="gramEnd"/>
    </w:p>
    <w:p w14:paraId="54AA00CD" w14:textId="77777777" w:rsidR="00206E5B" w:rsidRPr="00206E5B" w:rsidRDefault="00206E5B">
      <w:pPr>
        <w:numPr>
          <w:ilvl w:val="0"/>
          <w:numId w:val="791"/>
        </w:numPr>
        <w:tabs>
          <w:tab w:val="clear" w:pos="720"/>
        </w:tabs>
      </w:pPr>
      <w:r w:rsidRPr="00206E5B">
        <w:t xml:space="preserve">    if (</w:t>
      </w:r>
      <w:proofErr w:type="spellStart"/>
      <w:r w:rsidRPr="00206E5B">
        <w:t>PWR_</w:t>
      </w:r>
      <w:proofErr w:type="gramStart"/>
      <w:r w:rsidRPr="00206E5B">
        <w:t>GetFlagStatus</w:t>
      </w:r>
      <w:proofErr w:type="spellEnd"/>
      <w:r w:rsidRPr="00206E5B">
        <w:t>(</w:t>
      </w:r>
      <w:proofErr w:type="gramEnd"/>
      <w:r w:rsidRPr="00206E5B">
        <w:t>PWR_FLAG_PVDO) == SET) {</w:t>
      </w:r>
    </w:p>
    <w:p w14:paraId="18EDA905" w14:textId="77777777" w:rsidR="00206E5B" w:rsidRPr="00206E5B" w:rsidRDefault="00206E5B">
      <w:pPr>
        <w:numPr>
          <w:ilvl w:val="0"/>
          <w:numId w:val="791"/>
        </w:numPr>
        <w:tabs>
          <w:tab w:val="clear" w:pos="720"/>
        </w:tabs>
      </w:pPr>
      <w:r w:rsidRPr="00206E5B">
        <w:t xml:space="preserve">        // 电压低于阈值，执行紧急操作，如保存数据、点亮警报灯等</w:t>
      </w:r>
    </w:p>
    <w:p w14:paraId="7079D18C" w14:textId="77777777" w:rsidR="00206E5B" w:rsidRPr="00206E5B" w:rsidRDefault="00206E5B">
      <w:pPr>
        <w:numPr>
          <w:ilvl w:val="0"/>
          <w:numId w:val="791"/>
        </w:numPr>
        <w:tabs>
          <w:tab w:val="clear" w:pos="720"/>
        </w:tabs>
      </w:pPr>
      <w:r w:rsidRPr="00206E5B">
        <w:t xml:space="preserve">        </w:t>
      </w:r>
      <w:proofErr w:type="spellStart"/>
      <w:r w:rsidRPr="00206E5B">
        <w:t>GPIO_SetBits</w:t>
      </w:r>
      <w:proofErr w:type="spellEnd"/>
      <w:r w:rsidRPr="00206E5B">
        <w:t>(GPIOE, GPIO_Pin_5); // 例如，点亮LED报警</w:t>
      </w:r>
    </w:p>
    <w:p w14:paraId="0C68D290" w14:textId="77777777" w:rsidR="00206E5B" w:rsidRPr="00206E5B" w:rsidRDefault="00206E5B">
      <w:pPr>
        <w:numPr>
          <w:ilvl w:val="0"/>
          <w:numId w:val="791"/>
        </w:numPr>
        <w:tabs>
          <w:tab w:val="clear" w:pos="720"/>
        </w:tabs>
      </w:pPr>
      <w:r w:rsidRPr="00206E5B">
        <w:t xml:space="preserve">    }</w:t>
      </w:r>
    </w:p>
    <w:p w14:paraId="2C62849A" w14:textId="77777777" w:rsidR="00206E5B" w:rsidRPr="00206E5B" w:rsidRDefault="00206E5B">
      <w:pPr>
        <w:numPr>
          <w:ilvl w:val="0"/>
          <w:numId w:val="791"/>
        </w:numPr>
        <w:tabs>
          <w:tab w:val="clear" w:pos="720"/>
        </w:tabs>
      </w:pPr>
      <w:r w:rsidRPr="00206E5B">
        <w:t xml:space="preserve">    </w:t>
      </w:r>
      <w:proofErr w:type="spellStart"/>
      <w:r w:rsidRPr="00206E5B">
        <w:t>EXTI_ClearITPendingBit</w:t>
      </w:r>
      <w:proofErr w:type="spellEnd"/>
      <w:r w:rsidRPr="00206E5B">
        <w:t>(EXTI_Line16); // 清除中断挂起位</w:t>
      </w:r>
    </w:p>
    <w:p w14:paraId="5A85DAD1" w14:textId="77777777" w:rsidR="00206E5B" w:rsidRPr="00206E5B" w:rsidRDefault="00206E5B" w:rsidP="00206E5B">
      <w:r w:rsidRPr="00206E5B">
        <w:t>}</w:t>
      </w:r>
    </w:p>
    <w:p w14:paraId="5C2859B8" w14:textId="77777777" w:rsidR="00206E5B" w:rsidRPr="00206E5B" w:rsidRDefault="00206E5B" w:rsidP="00302F24">
      <w:pPr>
        <w:pStyle w:val="3"/>
      </w:pPr>
      <w:r w:rsidRPr="00206E5B">
        <w:rPr>
          <w:rFonts w:ascii="Segoe UI Emoji" w:hAnsi="Segoe UI Emoji" w:cs="Segoe UI Emoji"/>
        </w:rPr>
        <w:t>⚠️</w:t>
      </w:r>
      <w:r w:rsidRPr="00206E5B">
        <w:t xml:space="preserve"> 重要注意事项</w:t>
      </w:r>
    </w:p>
    <w:p w14:paraId="1306C0DD" w14:textId="77777777" w:rsidR="00206E5B" w:rsidRPr="00206E5B" w:rsidRDefault="00206E5B">
      <w:pPr>
        <w:numPr>
          <w:ilvl w:val="0"/>
          <w:numId w:val="792"/>
        </w:numPr>
      </w:pPr>
      <w:r w:rsidRPr="00206E5B">
        <w:rPr>
          <w:rFonts w:ascii="Times New Roman" w:hAnsi="Times New Roman" w:cs="Times New Roman"/>
        </w:rPr>
        <w:t>​</w:t>
      </w:r>
      <w:r w:rsidRPr="00206E5B">
        <w:rPr>
          <w:b/>
          <w:bCs/>
        </w:rPr>
        <w:t>阈值迟滞</w:t>
      </w:r>
      <w:r w:rsidRPr="00206E5B">
        <w:rPr>
          <w:rFonts w:ascii="Times New Roman" w:hAnsi="Times New Roman" w:cs="Times New Roman"/>
        </w:rPr>
        <w:t>​</w:t>
      </w:r>
      <w:r w:rsidRPr="00206E5B">
        <w:t>：PVD的检测阈值存在一个微小的迟滞窗口（例如约100mV），以防止电压在阈值附近轻微波动时频繁触发中断。</w:t>
      </w:r>
    </w:p>
    <w:p w14:paraId="052189AC" w14:textId="77777777" w:rsidR="00206E5B" w:rsidRPr="00206E5B" w:rsidRDefault="00206E5B">
      <w:pPr>
        <w:numPr>
          <w:ilvl w:val="0"/>
          <w:numId w:val="792"/>
        </w:numPr>
      </w:pPr>
      <w:r w:rsidRPr="00206E5B">
        <w:rPr>
          <w:rFonts w:ascii="Times New Roman" w:hAnsi="Times New Roman" w:cs="Times New Roman"/>
        </w:rPr>
        <w:t>​</w:t>
      </w:r>
      <w:r w:rsidRPr="00206E5B">
        <w:rPr>
          <w:b/>
          <w:bCs/>
        </w:rPr>
        <w:t>中断优先级</w:t>
      </w:r>
      <w:r w:rsidRPr="00206E5B">
        <w:rPr>
          <w:rFonts w:ascii="Times New Roman" w:hAnsi="Times New Roman" w:cs="Times New Roman"/>
        </w:rPr>
        <w:t>​</w:t>
      </w:r>
      <w:r w:rsidRPr="00206E5B">
        <w:t>：由于电压跌落是紧急事件，建议将PVD中断配置为较高的优先级，以确保它能得到及时响应。</w:t>
      </w:r>
    </w:p>
    <w:p w14:paraId="72AB457A" w14:textId="77777777" w:rsidR="00206E5B" w:rsidRPr="00206E5B" w:rsidRDefault="00206E5B">
      <w:pPr>
        <w:numPr>
          <w:ilvl w:val="0"/>
          <w:numId w:val="792"/>
        </w:numPr>
      </w:pPr>
      <w:r w:rsidRPr="00206E5B">
        <w:rPr>
          <w:rFonts w:ascii="Times New Roman" w:hAnsi="Times New Roman" w:cs="Times New Roman"/>
        </w:rPr>
        <w:t>​</w:t>
      </w:r>
      <w:r w:rsidRPr="00206E5B">
        <w:rPr>
          <w:b/>
          <w:bCs/>
        </w:rPr>
        <w:t>与上下电复位的</w:t>
      </w:r>
      <w:proofErr w:type="gramStart"/>
      <w:r w:rsidRPr="00206E5B">
        <w:rPr>
          <w:b/>
          <w:bCs/>
        </w:rPr>
        <w:t>区别</w:t>
      </w:r>
      <w:r w:rsidRPr="00206E5B">
        <w:rPr>
          <w:rFonts w:ascii="Times New Roman" w:hAnsi="Times New Roman" w:cs="Times New Roman"/>
        </w:rPr>
        <w:t>​</w:t>
      </w:r>
      <w:r w:rsidRPr="00206E5B">
        <w:t>：</w:t>
      </w:r>
      <w:proofErr w:type="gramEnd"/>
      <w:r w:rsidRPr="00206E5B">
        <w:t>PVD用于在电压较高时（如2.2V-2.9V）提供早期警告。芯片内部还有独立的上下电复位电路，其阈值更低（如约1.8V），当电压低于此极限时会强制芯片复位，这是硬件安全底线。</w:t>
      </w:r>
    </w:p>
    <w:p w14:paraId="2F9549CA" w14:textId="77777777" w:rsidR="00206E5B" w:rsidRPr="00206E5B" w:rsidRDefault="00206E5B" w:rsidP="00302F24">
      <w:pPr>
        <w:pStyle w:val="3"/>
      </w:pPr>
      <w:r w:rsidRPr="00206E5B">
        <w:rPr>
          <w:rFonts w:ascii="Segoe UI Emoji" w:hAnsi="Segoe UI Emoji" w:cs="Segoe UI Emoji"/>
        </w:rPr>
        <w:lastRenderedPageBreak/>
        <w:t>💎</w:t>
      </w:r>
      <w:r w:rsidRPr="00206E5B">
        <w:t xml:space="preserve"> 总结</w:t>
      </w:r>
    </w:p>
    <w:p w14:paraId="0D3C9697" w14:textId="77777777" w:rsidR="00206E5B" w:rsidRPr="00206E5B" w:rsidRDefault="00206E5B" w:rsidP="00206E5B">
      <w:proofErr w:type="spellStart"/>
      <w:r w:rsidRPr="00206E5B">
        <w:t>PWR_PVDLevelConfig</w:t>
      </w:r>
      <w:proofErr w:type="spellEnd"/>
      <w:r w:rsidRPr="00206E5B">
        <w:t>是配置电源电压监控阈值的关键函数。正确使用PVD功能可以为系统提供一道重要的安全屏障，在电源异常时争取宝贵的处理时间，从而提高系统的可靠性。</w:t>
      </w:r>
    </w:p>
    <w:p w14:paraId="6869C7EA" w14:textId="77777777" w:rsidR="00206E5B" w:rsidRPr="00206E5B" w:rsidRDefault="00206E5B" w:rsidP="00206E5B">
      <w:r w:rsidRPr="00206E5B">
        <w:t>希望这些信息能帮助您更好地理解和使用这个函数。如果您对STM32的电源管理还有其他疑问，例如低功耗模式（睡眠、停机、待机）的配置，随时可以继续提问。</w:t>
      </w:r>
    </w:p>
    <w:p w14:paraId="001E37BF" w14:textId="77777777" w:rsidR="00986D1C" w:rsidRPr="00986D1C" w:rsidRDefault="00986D1C" w:rsidP="00986D1C"/>
    <w:p w14:paraId="4FDCF0A1" w14:textId="74E30F37" w:rsidR="00822C69" w:rsidRDefault="00822C69" w:rsidP="00F75697">
      <w:pPr>
        <w:pStyle w:val="2"/>
      </w:pPr>
      <w:proofErr w:type="spellStart"/>
      <w:r w:rsidRPr="00822C69">
        <w:t>PWR_WakeUpPinCmd</w:t>
      </w:r>
      <w:proofErr w:type="spellEnd"/>
      <w:r w:rsidRPr="00822C69">
        <w:t>(</w:t>
      </w:r>
      <w:r>
        <w:rPr>
          <w:rFonts w:hint="eastAsia"/>
        </w:rPr>
        <w:t>)</w:t>
      </w:r>
      <w:r w:rsidR="00F13142">
        <w:br/>
      </w:r>
      <w:r w:rsidR="00F13142" w:rsidRPr="00F13142">
        <w:t>管理</w:t>
      </w:r>
      <w:r w:rsidR="00F13142" w:rsidRPr="00F13142">
        <w:rPr>
          <w:b/>
          <w:bCs/>
        </w:rPr>
        <w:t>唤醒引脚（Wake-up Pin）</w:t>
      </w:r>
    </w:p>
    <w:p w14:paraId="0050644D" w14:textId="77777777" w:rsidR="00F13142" w:rsidRPr="00F13142" w:rsidRDefault="00F13142" w:rsidP="00F13142">
      <w:r w:rsidRPr="00F13142">
        <w:t>这个函数是STM32标准外设库中用于管理</w:t>
      </w:r>
      <w:r w:rsidRPr="00F13142">
        <w:rPr>
          <w:b/>
          <w:bCs/>
        </w:rPr>
        <w:t>唤醒引脚（Wake-up Pin）</w:t>
      </w:r>
      <w:r w:rsidRPr="00F13142">
        <w:rPr>
          <w:rFonts w:ascii="Times New Roman" w:hAnsi="Times New Roman" w:cs="Times New Roman"/>
          <w:b/>
          <w:bCs/>
        </w:rPr>
        <w:t>​</w:t>
      </w:r>
      <w:r w:rsidRPr="00F13142">
        <w:rPr>
          <w:rFonts w:ascii="Times New Roman" w:hAnsi="Times New Roman" w:cs="Times New Roman"/>
        </w:rPr>
        <w:t>​</w:t>
      </w:r>
      <w:r w:rsidRPr="00F13142">
        <w:t xml:space="preserve"> 的函数。它的核心作用就像给芯片设置一个“闹钟”，让其在低功耗模式下能被特定的引脚信号唤醒。</w:t>
      </w:r>
    </w:p>
    <w:p w14:paraId="27249C17" w14:textId="77777777" w:rsidR="00F13142" w:rsidRPr="00F13142" w:rsidRDefault="00F13142" w:rsidP="00F13142">
      <w:r w:rsidRPr="00F13142">
        <w:t>下面是该函数的详细信息速查表：</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5753"/>
      </w:tblGrid>
      <w:tr w:rsidR="00F13142" w:rsidRPr="00F13142" w14:paraId="47CB4ECF"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284E816" w14:textId="77777777" w:rsidR="00F13142" w:rsidRPr="00F13142" w:rsidRDefault="00F13142" w:rsidP="00F13142">
            <w:pPr>
              <w:rPr>
                <w:b/>
                <w:bCs/>
              </w:rPr>
            </w:pPr>
            <w:r w:rsidRPr="00F13142">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FC87206" w14:textId="77777777" w:rsidR="00F13142" w:rsidRPr="00F13142" w:rsidRDefault="00F13142" w:rsidP="00F13142">
            <w:pPr>
              <w:rPr>
                <w:b/>
                <w:bCs/>
              </w:rPr>
            </w:pPr>
            <w:r w:rsidRPr="00F13142">
              <w:rPr>
                <w:b/>
                <w:bCs/>
              </w:rPr>
              <w:t>说明</w:t>
            </w:r>
          </w:p>
        </w:tc>
      </w:tr>
      <w:tr w:rsidR="00F13142" w:rsidRPr="00F13142" w14:paraId="04029D0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D9B3423" w14:textId="77777777" w:rsidR="00F13142" w:rsidRPr="00F13142" w:rsidRDefault="00F13142" w:rsidP="00F13142">
            <w:r w:rsidRPr="00F13142">
              <w:rPr>
                <w:rFonts w:ascii="Times New Roman" w:hAnsi="Times New Roman" w:cs="Times New Roman"/>
              </w:rPr>
              <w:t>​</w:t>
            </w:r>
            <w:r w:rsidRPr="00F13142">
              <w:rPr>
                <w:b/>
                <w:bCs/>
              </w:rPr>
              <w:t>函数原型</w:t>
            </w:r>
            <w:r w:rsidRPr="00F1314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2C13DC" w14:textId="77777777" w:rsidR="00F13142" w:rsidRPr="00F13142" w:rsidRDefault="00F13142" w:rsidP="00F13142">
            <w:r w:rsidRPr="00F13142">
              <w:t xml:space="preserve">void </w:t>
            </w:r>
            <w:proofErr w:type="spellStart"/>
            <w:r w:rsidRPr="00F13142">
              <w:t>PWR_</w:t>
            </w:r>
            <w:proofErr w:type="gramStart"/>
            <w:r w:rsidRPr="00F13142">
              <w:t>WakeUpPinCmd</w:t>
            </w:r>
            <w:proofErr w:type="spellEnd"/>
            <w:r w:rsidRPr="00F13142">
              <w:t>(</w:t>
            </w:r>
            <w:proofErr w:type="spellStart"/>
            <w:proofErr w:type="gramEnd"/>
            <w:r w:rsidRPr="00F13142">
              <w:t>FunctionalState</w:t>
            </w:r>
            <w:proofErr w:type="spellEnd"/>
            <w:r w:rsidRPr="00F13142">
              <w:t xml:space="preserve"> </w:t>
            </w:r>
            <w:proofErr w:type="spellStart"/>
            <w:r w:rsidRPr="00F13142">
              <w:t>NewState</w:t>
            </w:r>
            <w:proofErr w:type="spellEnd"/>
            <w:r w:rsidRPr="00F13142">
              <w:t>);</w:t>
            </w:r>
          </w:p>
        </w:tc>
      </w:tr>
      <w:tr w:rsidR="00F13142" w:rsidRPr="00F13142" w14:paraId="3300447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34F525C" w14:textId="77777777" w:rsidR="00F13142" w:rsidRPr="00F13142" w:rsidRDefault="00F13142" w:rsidP="00F13142">
            <w:r w:rsidRPr="00F13142">
              <w:rPr>
                <w:rFonts w:ascii="Times New Roman" w:hAnsi="Times New Roman" w:cs="Times New Roman"/>
              </w:rPr>
              <w:t>​</w:t>
            </w:r>
            <w:r w:rsidRPr="00F13142">
              <w:rPr>
                <w:b/>
                <w:bCs/>
              </w:rPr>
              <w:t>所属库</w:t>
            </w:r>
            <w:r w:rsidRPr="00F1314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517896F" w14:textId="77777777" w:rsidR="00F13142" w:rsidRPr="00F13142" w:rsidRDefault="00F13142" w:rsidP="00F13142">
            <w:r w:rsidRPr="00F13142">
              <w:t>STM32标准外设库 (STM32 Standard Peripheral Library)</w:t>
            </w:r>
          </w:p>
        </w:tc>
      </w:tr>
      <w:tr w:rsidR="00F13142" w:rsidRPr="00F13142" w14:paraId="46D31A5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C4F343E" w14:textId="77777777" w:rsidR="00F13142" w:rsidRPr="00F13142" w:rsidRDefault="00F13142" w:rsidP="00F13142">
            <w:r w:rsidRPr="00F13142">
              <w:rPr>
                <w:rFonts w:ascii="Times New Roman" w:hAnsi="Times New Roman" w:cs="Times New Roman"/>
              </w:rPr>
              <w:t>​</w:t>
            </w:r>
            <w:r w:rsidRPr="00F13142">
              <w:rPr>
                <w:b/>
                <w:bCs/>
              </w:rPr>
              <w:t>头文件</w:t>
            </w:r>
            <w:r w:rsidRPr="00F1314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593EC09" w14:textId="77777777" w:rsidR="00F13142" w:rsidRPr="00F13142" w:rsidRDefault="00F13142" w:rsidP="00F13142">
            <w:r w:rsidRPr="00F13142">
              <w:t>#include "stm32f10x_pwr.h"</w:t>
            </w:r>
          </w:p>
        </w:tc>
      </w:tr>
      <w:tr w:rsidR="00F13142" w:rsidRPr="00F13142" w14:paraId="562E8C2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BA66C39" w14:textId="77777777" w:rsidR="00F13142" w:rsidRPr="00F13142" w:rsidRDefault="00F13142" w:rsidP="00F13142">
            <w:r w:rsidRPr="00F13142">
              <w:rPr>
                <w:rFonts w:ascii="Times New Roman" w:hAnsi="Times New Roman" w:cs="Times New Roman"/>
              </w:rPr>
              <w:t>​</w:t>
            </w:r>
            <w:r w:rsidRPr="00F13142">
              <w:rPr>
                <w:b/>
                <w:bCs/>
              </w:rPr>
              <w:t>参数</w:t>
            </w:r>
            <w:r w:rsidRPr="00F1314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A92A0C6" w14:textId="77777777" w:rsidR="00F13142" w:rsidRPr="00F13142" w:rsidRDefault="00F13142" w:rsidP="00F13142">
            <w:proofErr w:type="spellStart"/>
            <w:r w:rsidRPr="00F13142">
              <w:t>NewState</w:t>
            </w:r>
            <w:proofErr w:type="spellEnd"/>
            <w:r w:rsidRPr="00F13142">
              <w:t>: 唤醒引脚的新状态，取值为 ENABLE或 DISABLE</w:t>
            </w:r>
          </w:p>
        </w:tc>
      </w:tr>
      <w:tr w:rsidR="00F13142" w:rsidRPr="00F13142" w14:paraId="6C043B1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2C33478" w14:textId="77777777" w:rsidR="00F13142" w:rsidRPr="00F13142" w:rsidRDefault="00F13142" w:rsidP="00F13142">
            <w:r w:rsidRPr="00F13142">
              <w:rPr>
                <w:rFonts w:ascii="Times New Roman" w:hAnsi="Times New Roman" w:cs="Times New Roman"/>
              </w:rPr>
              <w:t>​</w:t>
            </w:r>
            <w:r w:rsidRPr="00F13142">
              <w:rPr>
                <w:b/>
                <w:bCs/>
              </w:rPr>
              <w:t>返回值</w:t>
            </w:r>
            <w:r w:rsidRPr="00F1314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C0AEF2" w14:textId="77777777" w:rsidR="00F13142" w:rsidRPr="00F13142" w:rsidRDefault="00F13142" w:rsidP="00F13142">
            <w:r w:rsidRPr="00F13142">
              <w:t>无</w:t>
            </w:r>
          </w:p>
        </w:tc>
      </w:tr>
      <w:tr w:rsidR="00F13142" w:rsidRPr="00F13142" w14:paraId="2AB4739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95C2F55" w14:textId="77777777" w:rsidR="00F13142" w:rsidRPr="00F13142" w:rsidRDefault="00F13142" w:rsidP="00F13142">
            <w:r w:rsidRPr="00F13142">
              <w:rPr>
                <w:rFonts w:ascii="Times New Roman" w:hAnsi="Times New Roman" w:cs="Times New Roman"/>
              </w:rPr>
              <w:t>​</w:t>
            </w:r>
            <w:r w:rsidRPr="00F13142">
              <w:rPr>
                <w:b/>
                <w:bCs/>
              </w:rPr>
              <w:t>主要功能</w:t>
            </w:r>
            <w:r w:rsidRPr="00F13142">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090B674" w14:textId="77777777" w:rsidR="00F13142" w:rsidRPr="00F13142" w:rsidRDefault="00F13142" w:rsidP="00F13142">
            <w:r w:rsidRPr="00F13142">
              <w:t>使能或失能指定的唤醒引脚功能</w:t>
            </w:r>
          </w:p>
        </w:tc>
      </w:tr>
    </w:tbl>
    <w:p w14:paraId="67C3D7A0" w14:textId="77777777" w:rsidR="00F13142" w:rsidRPr="00F13142" w:rsidRDefault="00F13142" w:rsidP="00D1231A">
      <w:pPr>
        <w:pStyle w:val="3"/>
      </w:pPr>
      <w:r w:rsidRPr="00F13142">
        <w:rPr>
          <w:rFonts w:ascii="Segoe UI Emoji" w:hAnsi="Segoe UI Emoji" w:cs="Segoe UI Emoji"/>
        </w:rPr>
        <w:t>🔌</w:t>
      </w:r>
      <w:r w:rsidRPr="00F13142">
        <w:t xml:space="preserve"> 功能详解</w:t>
      </w:r>
    </w:p>
    <w:p w14:paraId="5F33F88E" w14:textId="77777777" w:rsidR="00F13142" w:rsidRPr="00F13142" w:rsidRDefault="00F13142">
      <w:pPr>
        <w:numPr>
          <w:ilvl w:val="0"/>
          <w:numId w:val="793"/>
        </w:numPr>
      </w:pPr>
      <w:r w:rsidRPr="00F13142">
        <w:rPr>
          <w:rFonts w:ascii="Times New Roman" w:hAnsi="Times New Roman" w:cs="Times New Roman"/>
        </w:rPr>
        <w:t>​</w:t>
      </w:r>
      <w:r w:rsidRPr="00F13142">
        <w:rPr>
          <w:b/>
          <w:bCs/>
        </w:rPr>
        <w:t>核心作用</w:t>
      </w:r>
      <w:r w:rsidRPr="00F13142">
        <w:rPr>
          <w:rFonts w:ascii="Times New Roman" w:hAnsi="Times New Roman" w:cs="Times New Roman"/>
        </w:rPr>
        <w:t>​</w:t>
      </w:r>
      <w:r w:rsidRPr="00F13142">
        <w:t>：</w:t>
      </w:r>
      <w:proofErr w:type="spellStart"/>
      <w:r w:rsidRPr="00F13142">
        <w:t>PWR_WakeUpPinCmd</w:t>
      </w:r>
      <w:proofErr w:type="spellEnd"/>
      <w:r w:rsidRPr="00F13142">
        <w:t>函数用于控制是否启用芯片上的</w:t>
      </w:r>
      <w:r w:rsidRPr="00F13142">
        <w:rPr>
          <w:b/>
          <w:bCs/>
        </w:rPr>
        <w:t>唤醒引脚（通常标记为 WKUP）</w:t>
      </w:r>
      <w:r w:rsidRPr="00F13142">
        <w:rPr>
          <w:rFonts w:ascii="Times New Roman" w:hAnsi="Times New Roman" w:cs="Times New Roman"/>
          <w:b/>
          <w:bCs/>
        </w:rPr>
        <w:t>​</w:t>
      </w:r>
      <w:r w:rsidRPr="00F13142">
        <w:t>。当芯片进入特定的低功耗模式（如停止模式或待机模式）后，使能了的唤醒引脚可以监测外部信号（如引脚电平的上升沿），从而将芯片从低功耗状态中唤醒，恢复正常运行。</w:t>
      </w:r>
    </w:p>
    <w:p w14:paraId="67D33AD9" w14:textId="77777777" w:rsidR="00F13142" w:rsidRPr="00F13142" w:rsidRDefault="00F13142">
      <w:pPr>
        <w:numPr>
          <w:ilvl w:val="0"/>
          <w:numId w:val="793"/>
        </w:numPr>
      </w:pPr>
      <w:r w:rsidRPr="00F13142">
        <w:rPr>
          <w:rFonts w:ascii="Times New Roman" w:hAnsi="Times New Roman" w:cs="Times New Roman"/>
        </w:rPr>
        <w:t>​</w:t>
      </w:r>
      <w:r w:rsidRPr="00F13142">
        <w:rPr>
          <w:b/>
          <w:bCs/>
        </w:rPr>
        <w:t>参数与使用</w:t>
      </w:r>
      <w:r w:rsidRPr="00F13142">
        <w:rPr>
          <w:rFonts w:ascii="Times New Roman" w:hAnsi="Times New Roman" w:cs="Times New Roman"/>
        </w:rPr>
        <w:t>​</w:t>
      </w:r>
      <w:r w:rsidRPr="00F13142">
        <w:t xml:space="preserve">：函数的参数 </w:t>
      </w:r>
      <w:proofErr w:type="spellStart"/>
      <w:r w:rsidRPr="00F13142">
        <w:t>NewState</w:t>
      </w:r>
      <w:proofErr w:type="spellEnd"/>
      <w:r w:rsidRPr="00F13142">
        <w:t xml:space="preserve">非常直观，你只需要传递 ENABLE来开启唤醒引脚功能，或者传递 DISABLE来关闭它。在调用此函数使能唤醒引脚后，再调用如 </w:t>
      </w:r>
      <w:proofErr w:type="spellStart"/>
      <w:r w:rsidRPr="00F13142">
        <w:t>PWR_EnterSTOPMode</w:t>
      </w:r>
      <w:proofErr w:type="spellEnd"/>
      <w:r w:rsidRPr="00F13142">
        <w:t xml:space="preserve">或 </w:t>
      </w:r>
      <w:proofErr w:type="spellStart"/>
      <w:r w:rsidRPr="00F13142">
        <w:t>PWR_EnterSTANDBYMode</w:t>
      </w:r>
      <w:proofErr w:type="spellEnd"/>
      <w:r w:rsidRPr="00F13142">
        <w:t>等函数进入低功耗模式，芯片就可以通过该引脚被唤醒了。</w:t>
      </w:r>
    </w:p>
    <w:p w14:paraId="2D8579D0" w14:textId="77777777" w:rsidR="00F13142" w:rsidRPr="00F13142" w:rsidRDefault="00F13142" w:rsidP="00D1231A">
      <w:pPr>
        <w:pStyle w:val="3"/>
      </w:pPr>
      <w:r w:rsidRPr="00F13142">
        <w:rPr>
          <w:rFonts w:ascii="Segoe UI Emoji" w:hAnsi="Segoe UI Emoji" w:cs="Segoe UI Emoji"/>
        </w:rPr>
        <w:lastRenderedPageBreak/>
        <w:t>⚠️</w:t>
      </w:r>
      <w:r w:rsidRPr="00F13142">
        <w:t xml:space="preserve"> 重要注意事项</w:t>
      </w:r>
    </w:p>
    <w:p w14:paraId="749EF860" w14:textId="77777777" w:rsidR="00F13142" w:rsidRPr="00F13142" w:rsidRDefault="00F13142" w:rsidP="00F13142">
      <w:r w:rsidRPr="00F13142">
        <w:t>在实际使用这个函数时，有以下几个关键点需要牢记：</w:t>
      </w:r>
    </w:p>
    <w:p w14:paraId="11AB7696" w14:textId="77777777" w:rsidR="00F13142" w:rsidRPr="00F13142" w:rsidRDefault="00F13142">
      <w:pPr>
        <w:numPr>
          <w:ilvl w:val="0"/>
          <w:numId w:val="794"/>
        </w:numPr>
      </w:pPr>
      <w:r w:rsidRPr="00F13142">
        <w:rPr>
          <w:rFonts w:ascii="Times New Roman" w:hAnsi="Times New Roman" w:cs="Times New Roman"/>
        </w:rPr>
        <w:t>​</w:t>
      </w:r>
      <w:r w:rsidRPr="00F13142">
        <w:rPr>
          <w:b/>
          <w:bCs/>
        </w:rPr>
        <w:t>时钟使能</w:t>
      </w:r>
      <w:r w:rsidRPr="00F13142">
        <w:rPr>
          <w:rFonts w:ascii="Times New Roman" w:hAnsi="Times New Roman" w:cs="Times New Roman"/>
        </w:rPr>
        <w:t>​</w:t>
      </w:r>
      <w:r w:rsidRPr="00F13142">
        <w:t>：在配置电源控制相关功能（包括唤醒引脚）之前，</w:t>
      </w:r>
      <w:r w:rsidRPr="00F13142">
        <w:rPr>
          <w:rFonts w:ascii="Times New Roman" w:hAnsi="Times New Roman" w:cs="Times New Roman"/>
        </w:rPr>
        <w:t>​</w:t>
      </w:r>
      <w:r w:rsidRPr="00F13142">
        <w:rPr>
          <w:b/>
          <w:bCs/>
        </w:rPr>
        <w:t>必须首先使能PWR（电源控制）外设的时钟</w:t>
      </w:r>
      <w:r w:rsidRPr="00F13142">
        <w:t>。通常通过语句 RCC_APB1PeriphClockCmd(RCC_APB1Periph_PWR, ENABLE);实现。</w:t>
      </w:r>
    </w:p>
    <w:p w14:paraId="79F107C5" w14:textId="77777777" w:rsidR="00F13142" w:rsidRPr="00F13142" w:rsidRDefault="00F13142">
      <w:pPr>
        <w:numPr>
          <w:ilvl w:val="0"/>
          <w:numId w:val="794"/>
        </w:numPr>
      </w:pPr>
      <w:r w:rsidRPr="00F13142">
        <w:rPr>
          <w:rFonts w:ascii="Times New Roman" w:hAnsi="Times New Roman" w:cs="Times New Roman"/>
        </w:rPr>
        <w:t>​</w:t>
      </w:r>
      <w:r w:rsidRPr="00F13142">
        <w:rPr>
          <w:b/>
          <w:bCs/>
        </w:rPr>
        <w:t>引脚特定性</w:t>
      </w:r>
      <w:r w:rsidRPr="00F13142">
        <w:rPr>
          <w:rFonts w:ascii="Times New Roman" w:hAnsi="Times New Roman" w:cs="Times New Roman"/>
        </w:rPr>
        <w:t>​</w:t>
      </w:r>
      <w:r w:rsidRPr="00F13142">
        <w:t>：唤醒功能通常与芯片的</w:t>
      </w:r>
      <w:r w:rsidRPr="00F13142">
        <w:rPr>
          <w:b/>
          <w:bCs/>
        </w:rPr>
        <w:t>特定引脚绑定</w:t>
      </w:r>
      <w:r w:rsidRPr="00F13142">
        <w:rPr>
          <w:rFonts w:ascii="Times New Roman" w:hAnsi="Times New Roman" w:cs="Times New Roman"/>
        </w:rPr>
        <w:t>​</w:t>
      </w:r>
      <w:r w:rsidRPr="00F13142">
        <w:t>（例如STM32F1系列常使用PA0作为WKUP引脚），不能随意分配到其他GPIO上。使用时需查阅芯片数据手册确认。</w:t>
      </w:r>
    </w:p>
    <w:p w14:paraId="2EC40202" w14:textId="77777777" w:rsidR="00F13142" w:rsidRPr="00F13142" w:rsidRDefault="00F13142">
      <w:pPr>
        <w:numPr>
          <w:ilvl w:val="0"/>
          <w:numId w:val="794"/>
        </w:numPr>
      </w:pPr>
      <w:r w:rsidRPr="00F13142">
        <w:rPr>
          <w:rFonts w:ascii="Times New Roman" w:hAnsi="Times New Roman" w:cs="Times New Roman"/>
        </w:rPr>
        <w:t>​</w:t>
      </w:r>
      <w:r w:rsidRPr="00F13142">
        <w:rPr>
          <w:b/>
          <w:bCs/>
        </w:rPr>
        <w:t>模式差异</w:t>
      </w:r>
      <w:r w:rsidRPr="00F13142">
        <w:rPr>
          <w:rFonts w:ascii="Times New Roman" w:hAnsi="Times New Roman" w:cs="Times New Roman"/>
        </w:rPr>
        <w:t>​</w:t>
      </w:r>
      <w:r w:rsidRPr="00F13142">
        <w:t>：不同低功耗模式下的唤醒特性不同。从</w:t>
      </w:r>
      <w:r w:rsidRPr="00F13142">
        <w:rPr>
          <w:b/>
          <w:bCs/>
        </w:rPr>
        <w:t>待机模式唤醒</w:t>
      </w:r>
      <w:r w:rsidRPr="00F13142">
        <w:t>相当于一次复位，程序会从头开始执行；而从</w:t>
      </w:r>
      <w:r w:rsidRPr="00F13142">
        <w:rPr>
          <w:b/>
          <w:bCs/>
        </w:rPr>
        <w:t>停止模式唤醒</w:t>
      </w:r>
      <w:r w:rsidRPr="00F13142">
        <w:t>则会恢复之前的程序现场，继续执行。在进入低功耗模式前，有时需要先清除之前的唤醒标志位。</w:t>
      </w:r>
    </w:p>
    <w:p w14:paraId="308DE0DE" w14:textId="77777777" w:rsidR="00F13142" w:rsidRPr="00F13142" w:rsidRDefault="00F13142">
      <w:pPr>
        <w:numPr>
          <w:ilvl w:val="0"/>
          <w:numId w:val="794"/>
        </w:numPr>
      </w:pPr>
      <w:r w:rsidRPr="00F13142">
        <w:rPr>
          <w:rFonts w:ascii="Times New Roman" w:hAnsi="Times New Roman" w:cs="Times New Roman"/>
        </w:rPr>
        <w:t>​</w:t>
      </w:r>
      <w:r w:rsidRPr="00F13142">
        <w:rPr>
          <w:b/>
          <w:bCs/>
        </w:rPr>
        <w:t>配置时机</w:t>
      </w:r>
      <w:r w:rsidRPr="00F13142">
        <w:rPr>
          <w:rFonts w:ascii="Times New Roman" w:hAnsi="Times New Roman" w:cs="Times New Roman"/>
        </w:rPr>
        <w:t>​</w:t>
      </w:r>
      <w:r w:rsidRPr="00F13142">
        <w:t>：唤醒引脚的配置（如触发方式，上升沿或下降沿）通常在GPIO或外部中断/事件控制器中设置。</w:t>
      </w:r>
      <w:proofErr w:type="spellStart"/>
      <w:r w:rsidRPr="00F13142">
        <w:t>PWR_WakeUpPinCmd</w:t>
      </w:r>
      <w:proofErr w:type="spellEnd"/>
      <w:r w:rsidRPr="00F13142">
        <w:t>函数主要负责全局的开关控制。</w:t>
      </w:r>
    </w:p>
    <w:p w14:paraId="4DF86BD4" w14:textId="77777777" w:rsidR="00F13142" w:rsidRPr="00F13142" w:rsidRDefault="00F13142" w:rsidP="00D1231A">
      <w:pPr>
        <w:pStyle w:val="3"/>
      </w:pPr>
      <w:r w:rsidRPr="00F13142">
        <w:rPr>
          <w:rFonts w:ascii="Segoe UI Emoji" w:hAnsi="Segoe UI Emoji" w:cs="Segoe UI Emoji"/>
        </w:rPr>
        <w:t>💡</w:t>
      </w:r>
      <w:r w:rsidRPr="00F13142">
        <w:t xml:space="preserve"> 应用场景</w:t>
      </w:r>
    </w:p>
    <w:p w14:paraId="4E4D9349" w14:textId="77777777" w:rsidR="00F13142" w:rsidRPr="00F13142" w:rsidRDefault="00F13142" w:rsidP="00F13142">
      <w:r w:rsidRPr="00F13142">
        <w:t>这个函数在基于STM32的低功耗应用中至关重要，常见于以下场景：</w:t>
      </w:r>
    </w:p>
    <w:p w14:paraId="1118273F" w14:textId="77777777" w:rsidR="00F13142" w:rsidRPr="00F13142" w:rsidRDefault="00F13142">
      <w:pPr>
        <w:numPr>
          <w:ilvl w:val="0"/>
          <w:numId w:val="795"/>
        </w:numPr>
      </w:pPr>
      <w:r w:rsidRPr="00F13142">
        <w:rPr>
          <w:rFonts w:ascii="Times New Roman" w:hAnsi="Times New Roman" w:cs="Times New Roman"/>
        </w:rPr>
        <w:t>​</w:t>
      </w:r>
      <w:r w:rsidRPr="00F13142">
        <w:rPr>
          <w:b/>
          <w:bCs/>
        </w:rPr>
        <w:t>电池供电设备</w:t>
      </w:r>
      <w:r w:rsidRPr="00F13142">
        <w:rPr>
          <w:rFonts w:ascii="Times New Roman" w:hAnsi="Times New Roman" w:cs="Times New Roman"/>
        </w:rPr>
        <w:t>​</w:t>
      </w:r>
      <w:r w:rsidRPr="00F13142">
        <w:t>：如便携式传感器、遥控器，通过按键（连接到WKUP引脚）唤醒处于深度睡眠的MCU，以最大限度延长电池寿命。</w:t>
      </w:r>
    </w:p>
    <w:p w14:paraId="66A6598D" w14:textId="77777777" w:rsidR="00F13142" w:rsidRPr="00F13142" w:rsidRDefault="00F13142">
      <w:pPr>
        <w:numPr>
          <w:ilvl w:val="0"/>
          <w:numId w:val="795"/>
        </w:numPr>
      </w:pPr>
      <w:r w:rsidRPr="00F13142">
        <w:rPr>
          <w:rFonts w:ascii="Times New Roman" w:hAnsi="Times New Roman" w:cs="Times New Roman"/>
        </w:rPr>
        <w:t>​</w:t>
      </w:r>
      <w:r w:rsidRPr="00F13142">
        <w:rPr>
          <w:b/>
          <w:bCs/>
        </w:rPr>
        <w:t>间歇性工作的设备</w:t>
      </w:r>
      <w:r w:rsidRPr="00F13142">
        <w:rPr>
          <w:rFonts w:ascii="Times New Roman" w:hAnsi="Times New Roman" w:cs="Times New Roman"/>
        </w:rPr>
        <w:t>​</w:t>
      </w:r>
      <w:r w:rsidRPr="00F13142">
        <w:t>：设备大部分时间处于休眠状态，当需要处理任务时由外部事件触发唤醒。</w:t>
      </w:r>
    </w:p>
    <w:p w14:paraId="16C662DF" w14:textId="77777777" w:rsidR="00F13142" w:rsidRPr="00F13142" w:rsidRDefault="00F13142" w:rsidP="00F13142">
      <w:r w:rsidRPr="00F13142">
        <w:t xml:space="preserve">希望这些解释能帮助你更好地理解和使用 </w:t>
      </w:r>
      <w:proofErr w:type="spellStart"/>
      <w:r w:rsidRPr="00F13142">
        <w:t>PWR_WakeUpPinCmd</w:t>
      </w:r>
      <w:proofErr w:type="spellEnd"/>
      <w:r w:rsidRPr="00F13142">
        <w:t>函数。如果你正在设计一个具体的低功耗应用场景，我可以帮你更具体地分析如何配置这些低功耗模式。</w:t>
      </w:r>
    </w:p>
    <w:p w14:paraId="6CFB3137" w14:textId="77777777" w:rsidR="00F13142" w:rsidRPr="00F13142" w:rsidRDefault="00F13142" w:rsidP="00F13142"/>
    <w:p w14:paraId="410D05AA" w14:textId="02EB62D2" w:rsidR="00040B14" w:rsidRDefault="00040B14" w:rsidP="00F75697">
      <w:pPr>
        <w:pStyle w:val="2"/>
      </w:pPr>
      <w:proofErr w:type="spellStart"/>
      <w:r w:rsidRPr="00040B14">
        <w:t>PWR_EnterSTOPMode</w:t>
      </w:r>
      <w:proofErr w:type="spellEnd"/>
      <w:r w:rsidRPr="00040B14">
        <w:t>(</w:t>
      </w:r>
      <w:r>
        <w:rPr>
          <w:rFonts w:hint="eastAsia"/>
        </w:rPr>
        <w:t>)</w:t>
      </w:r>
      <w:r w:rsidR="00D1231A">
        <w:br/>
      </w:r>
      <w:r w:rsidR="00D1231A" w:rsidRPr="00D1231A">
        <w:t>让微控制器进入</w:t>
      </w:r>
      <w:r w:rsidR="00D1231A" w:rsidRPr="00D1231A">
        <w:rPr>
          <w:b/>
          <w:bCs/>
        </w:rPr>
        <w:t>停止模式</w:t>
      </w:r>
    </w:p>
    <w:p w14:paraId="37F482AF" w14:textId="77777777" w:rsidR="00D1231A" w:rsidRPr="00D1231A" w:rsidRDefault="00D1231A" w:rsidP="00D1231A">
      <w:r w:rsidRPr="00D1231A">
        <w:t>STM32标准外设库中的</w:t>
      </w:r>
      <w:proofErr w:type="spellStart"/>
      <w:r w:rsidRPr="00D1231A">
        <w:t>PWR_EnterSTOPMode</w:t>
      </w:r>
      <w:proofErr w:type="spellEnd"/>
      <w:r w:rsidRPr="00D1231A">
        <w:t>函数用于让微控制器进入</w:t>
      </w:r>
      <w:r w:rsidRPr="00D1231A">
        <w:rPr>
          <w:b/>
          <w:bCs/>
        </w:rPr>
        <w:t>停止模式</w:t>
      </w:r>
      <w:r w:rsidRPr="00D1231A">
        <w:t>，这是一种在</w:t>
      </w:r>
      <w:r w:rsidRPr="00D1231A">
        <w:rPr>
          <w:b/>
          <w:bCs/>
        </w:rPr>
        <w:t>保持内存</w:t>
      </w:r>
      <w:r w:rsidRPr="00D1231A">
        <w:t>和</w:t>
      </w:r>
      <w:r w:rsidRPr="00D1231A">
        <w:rPr>
          <w:b/>
          <w:bCs/>
        </w:rPr>
        <w:t>寄存器数据</w:t>
      </w:r>
      <w:r w:rsidRPr="00D1231A">
        <w:t>的前提下，能够显著降低功耗的低功耗模式。</w:t>
      </w:r>
    </w:p>
    <w:p w14:paraId="3A4639DC" w14:textId="77777777" w:rsidR="00D1231A" w:rsidRPr="00D1231A" w:rsidRDefault="00D1231A" w:rsidP="00D1231A">
      <w:r w:rsidRPr="00D1231A">
        <w:t>下面是该函数的详细信息速查表：</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7324"/>
      </w:tblGrid>
      <w:tr w:rsidR="00D1231A" w:rsidRPr="00D1231A" w14:paraId="4F97C9BF"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3266EEF" w14:textId="77777777" w:rsidR="00D1231A" w:rsidRPr="00D1231A" w:rsidRDefault="00D1231A" w:rsidP="00D1231A">
            <w:pPr>
              <w:rPr>
                <w:b/>
                <w:bCs/>
              </w:rPr>
            </w:pPr>
            <w:r w:rsidRPr="00D1231A">
              <w:rPr>
                <w:b/>
                <w:bCs/>
              </w:rPr>
              <w:lastRenderedPageBreak/>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7AA1A3" w14:textId="77777777" w:rsidR="00D1231A" w:rsidRPr="00D1231A" w:rsidRDefault="00D1231A" w:rsidP="00D1231A">
            <w:pPr>
              <w:rPr>
                <w:b/>
                <w:bCs/>
              </w:rPr>
            </w:pPr>
            <w:r w:rsidRPr="00D1231A">
              <w:rPr>
                <w:b/>
                <w:bCs/>
              </w:rPr>
              <w:t>说明</w:t>
            </w:r>
          </w:p>
        </w:tc>
      </w:tr>
      <w:tr w:rsidR="00D1231A" w:rsidRPr="00D1231A" w14:paraId="2F80CF4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D2394EF" w14:textId="77777777" w:rsidR="00D1231A" w:rsidRPr="00D1231A" w:rsidRDefault="00D1231A" w:rsidP="00D1231A">
            <w:r w:rsidRPr="00D1231A">
              <w:rPr>
                <w:rFonts w:ascii="Times New Roman" w:hAnsi="Times New Roman" w:cs="Times New Roman"/>
              </w:rPr>
              <w:t>​</w:t>
            </w:r>
            <w:r w:rsidRPr="00D1231A">
              <w:rPr>
                <w:b/>
                <w:bCs/>
              </w:rPr>
              <w:t>函数原型</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915418F" w14:textId="77777777" w:rsidR="00D1231A" w:rsidRPr="00D1231A" w:rsidRDefault="00D1231A" w:rsidP="00D1231A">
            <w:r w:rsidRPr="00D1231A">
              <w:t xml:space="preserve">void </w:t>
            </w:r>
            <w:proofErr w:type="spellStart"/>
            <w:r w:rsidRPr="00D1231A">
              <w:t>PWR_</w:t>
            </w:r>
            <w:proofErr w:type="gramStart"/>
            <w:r w:rsidRPr="00D1231A">
              <w:t>EnterSTOPMode</w:t>
            </w:r>
            <w:proofErr w:type="spellEnd"/>
            <w:r w:rsidRPr="00D1231A">
              <w:t>(</w:t>
            </w:r>
            <w:proofErr w:type="gramEnd"/>
            <w:r w:rsidRPr="00D1231A">
              <w:t xml:space="preserve">uint32_t </w:t>
            </w:r>
            <w:proofErr w:type="spellStart"/>
            <w:r w:rsidRPr="00D1231A">
              <w:t>PWR_Regulator</w:t>
            </w:r>
            <w:proofErr w:type="spellEnd"/>
            <w:r w:rsidRPr="00D1231A">
              <w:t xml:space="preserve">, uint8_t </w:t>
            </w:r>
            <w:proofErr w:type="spellStart"/>
            <w:r w:rsidRPr="00D1231A">
              <w:t>PWR_STOPEntry</w:t>
            </w:r>
            <w:proofErr w:type="spellEnd"/>
            <w:r w:rsidRPr="00D1231A">
              <w:t>)</w:t>
            </w:r>
          </w:p>
        </w:tc>
      </w:tr>
      <w:tr w:rsidR="00D1231A" w:rsidRPr="00D1231A" w14:paraId="4E5F998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B9CF02B" w14:textId="77777777" w:rsidR="00D1231A" w:rsidRPr="00D1231A" w:rsidRDefault="00D1231A" w:rsidP="00D1231A">
            <w:r w:rsidRPr="00D1231A">
              <w:rPr>
                <w:rFonts w:ascii="Times New Roman" w:hAnsi="Times New Roman" w:cs="Times New Roman"/>
              </w:rPr>
              <w:t>​</w:t>
            </w:r>
            <w:r w:rsidRPr="00D1231A">
              <w:rPr>
                <w:b/>
                <w:bCs/>
              </w:rPr>
              <w:t>头文件</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EB69ADB" w14:textId="77777777" w:rsidR="00D1231A" w:rsidRPr="00D1231A" w:rsidRDefault="00D1231A" w:rsidP="00D1231A">
            <w:r w:rsidRPr="00D1231A">
              <w:t>#include "stm32f10x_pwr.h"</w:t>
            </w:r>
          </w:p>
        </w:tc>
      </w:tr>
      <w:tr w:rsidR="00D1231A" w:rsidRPr="00D1231A" w14:paraId="6894B40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490AA74" w14:textId="77777777" w:rsidR="00D1231A" w:rsidRPr="00D1231A" w:rsidRDefault="00D1231A" w:rsidP="00D1231A">
            <w:r w:rsidRPr="00D1231A">
              <w:rPr>
                <w:rFonts w:ascii="Times New Roman" w:hAnsi="Times New Roman" w:cs="Times New Roman"/>
              </w:rPr>
              <w:t>​</w:t>
            </w:r>
            <w:r w:rsidRPr="00D1231A">
              <w:rPr>
                <w:b/>
                <w:bCs/>
              </w:rPr>
              <w:t>参数1</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CE7EDA4" w14:textId="77777777" w:rsidR="00D1231A" w:rsidRPr="00D1231A" w:rsidRDefault="00D1231A" w:rsidP="00D1231A">
            <w:proofErr w:type="spellStart"/>
            <w:r w:rsidRPr="00D1231A">
              <w:t>PWR_Regulator</w:t>
            </w:r>
            <w:proofErr w:type="spellEnd"/>
            <w:r w:rsidRPr="00D1231A">
              <w:t>: 设置停止模式下电压调节器的工作状态</w:t>
            </w:r>
          </w:p>
        </w:tc>
      </w:tr>
      <w:tr w:rsidR="00D1231A" w:rsidRPr="00D1231A" w14:paraId="10D33F2E"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BCC19C9" w14:textId="77777777" w:rsidR="00D1231A" w:rsidRPr="00D1231A" w:rsidRDefault="00D1231A" w:rsidP="00D1231A">
            <w:r w:rsidRPr="00D1231A">
              <w:rPr>
                <w:rFonts w:ascii="Times New Roman" w:hAnsi="Times New Roman" w:cs="Times New Roman"/>
              </w:rPr>
              <w:t>​</w:t>
            </w:r>
            <w:r w:rsidRPr="00D1231A">
              <w:rPr>
                <w:b/>
                <w:bCs/>
              </w:rPr>
              <w:t>参数2</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005FD4C" w14:textId="77777777" w:rsidR="00D1231A" w:rsidRPr="00D1231A" w:rsidRDefault="00D1231A" w:rsidP="00D1231A">
            <w:proofErr w:type="spellStart"/>
            <w:r w:rsidRPr="00D1231A">
              <w:t>PWR_STOPEntry</w:t>
            </w:r>
            <w:proofErr w:type="spellEnd"/>
            <w:r w:rsidRPr="00D1231A">
              <w:t>: 选择进入停止模式的具体方式（WFI 或 WFE）</w:t>
            </w:r>
          </w:p>
        </w:tc>
      </w:tr>
      <w:tr w:rsidR="00D1231A" w:rsidRPr="00D1231A" w14:paraId="757F36C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32B70C6" w14:textId="77777777" w:rsidR="00D1231A" w:rsidRPr="00D1231A" w:rsidRDefault="00D1231A" w:rsidP="00D1231A">
            <w:r w:rsidRPr="00D1231A">
              <w:rPr>
                <w:rFonts w:ascii="Times New Roman" w:hAnsi="Times New Roman" w:cs="Times New Roman"/>
              </w:rPr>
              <w:t>​</w:t>
            </w:r>
            <w:r w:rsidRPr="00D1231A">
              <w:rPr>
                <w:b/>
                <w:bCs/>
              </w:rPr>
              <w:t>返回值</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4922417" w14:textId="77777777" w:rsidR="00D1231A" w:rsidRPr="00D1231A" w:rsidRDefault="00D1231A" w:rsidP="00D1231A">
            <w:r w:rsidRPr="00D1231A">
              <w:t>无</w:t>
            </w:r>
          </w:p>
        </w:tc>
      </w:tr>
    </w:tbl>
    <w:p w14:paraId="2C64975B" w14:textId="77777777" w:rsidR="00D1231A" w:rsidRPr="00D1231A" w:rsidRDefault="00D1231A" w:rsidP="00D1231A">
      <w:pPr>
        <w:pStyle w:val="3"/>
      </w:pPr>
      <w:r w:rsidRPr="00D1231A">
        <w:rPr>
          <w:rFonts w:ascii="Segoe UI Emoji" w:hAnsi="Segoe UI Emoji" w:cs="Segoe UI Emoji"/>
        </w:rPr>
        <w:t>🔌</w:t>
      </w:r>
      <w:r w:rsidRPr="00D1231A">
        <w:t xml:space="preserve"> 函数详解</w:t>
      </w:r>
    </w:p>
    <w:p w14:paraId="2A0F40AC" w14:textId="77777777" w:rsidR="00D1231A" w:rsidRPr="00D1231A" w:rsidRDefault="00D1231A" w:rsidP="00D1231A">
      <w:pPr>
        <w:rPr>
          <w:b/>
          <w:bCs/>
        </w:rPr>
      </w:pPr>
      <w:r w:rsidRPr="00D1231A">
        <w:rPr>
          <w:b/>
          <w:bCs/>
        </w:rPr>
        <w:t>1. 函数功能与行为</w:t>
      </w:r>
    </w:p>
    <w:p w14:paraId="2630CC52" w14:textId="77777777" w:rsidR="00D1231A" w:rsidRPr="00D1231A" w:rsidRDefault="00D1231A" w:rsidP="00D1231A">
      <w:r w:rsidRPr="00D1231A">
        <w:t>当调用</w:t>
      </w:r>
      <w:proofErr w:type="spellStart"/>
      <w:r w:rsidRPr="00D1231A">
        <w:t>PWR_EnterSTOPMode</w:t>
      </w:r>
      <w:proofErr w:type="spellEnd"/>
      <w:r w:rsidRPr="00D1231A">
        <w:t>函数后，STM32会</w:t>
      </w:r>
      <w:r w:rsidRPr="00B33FF8">
        <w:rPr>
          <w:b/>
          <w:bCs/>
        </w:rPr>
        <w:t>暂停程序执行</w:t>
      </w:r>
      <w:r w:rsidRPr="00D1231A">
        <w:t>，进入</w:t>
      </w:r>
      <w:r w:rsidRPr="00B33FF8">
        <w:rPr>
          <w:b/>
          <w:bCs/>
        </w:rPr>
        <w:t>停止模式</w:t>
      </w:r>
      <w:r w:rsidRPr="00D1231A">
        <w:t>。在此模式下，内核时钟以及大部分外设时钟（如PLL、HSI、HSE）会被停止，从而大幅降低功耗，但所有SRAM和寄存器的数据都会保留。当发生指定的唤醒事件后，程序会从停止的位置继续运行。</w:t>
      </w:r>
    </w:p>
    <w:p w14:paraId="391B245B" w14:textId="77777777" w:rsidR="00D1231A" w:rsidRPr="00D1231A" w:rsidRDefault="00D1231A" w:rsidP="00D1231A">
      <w:pPr>
        <w:rPr>
          <w:b/>
          <w:bCs/>
        </w:rPr>
      </w:pPr>
      <w:r w:rsidRPr="00D1231A">
        <w:rPr>
          <w:b/>
          <w:bCs/>
        </w:rPr>
        <w:t>2. 参数说明</w:t>
      </w:r>
    </w:p>
    <w:p w14:paraId="614E843C" w14:textId="77777777" w:rsidR="00D1231A" w:rsidRPr="00D1231A" w:rsidRDefault="00D1231A">
      <w:pPr>
        <w:numPr>
          <w:ilvl w:val="0"/>
          <w:numId w:val="796"/>
        </w:numPr>
      </w:pPr>
      <w:r w:rsidRPr="00D1231A">
        <w:rPr>
          <w:rFonts w:ascii="Times New Roman" w:hAnsi="Times New Roman" w:cs="Times New Roman"/>
        </w:rPr>
        <w:t>​</w:t>
      </w:r>
      <w:proofErr w:type="spellStart"/>
      <w:r w:rsidRPr="00D1231A">
        <w:rPr>
          <w:b/>
          <w:bCs/>
        </w:rPr>
        <w:t>PWR_Regulator</w:t>
      </w:r>
      <w:proofErr w:type="spellEnd"/>
      <w:r w:rsidRPr="00D1231A">
        <w:rPr>
          <w:b/>
          <w:bCs/>
        </w:rPr>
        <w:t>- 电压调节器状态</w:t>
      </w:r>
      <w:r w:rsidRPr="00D1231A">
        <w:rPr>
          <w:rFonts w:ascii="Times New Roman" w:hAnsi="Times New Roman" w:cs="Times New Roman"/>
        </w:rPr>
        <w:t>​</w:t>
      </w:r>
      <w:r w:rsidRPr="00D1231A">
        <w:t>：</w:t>
      </w:r>
    </w:p>
    <w:p w14:paraId="1C33CF16" w14:textId="77777777" w:rsidR="00D1231A" w:rsidRPr="00D1231A" w:rsidRDefault="00D1231A" w:rsidP="00D1231A">
      <w:r w:rsidRPr="00D1231A">
        <w:t>这个参数决定了停止模式下芯片内部电压调节器的工作模式，它有两种选择，主要区别在于功耗和唤醒速度：</w:t>
      </w:r>
    </w:p>
    <w:p w14:paraId="0A9C37F1" w14:textId="77777777" w:rsidR="00D1231A" w:rsidRPr="00D1231A" w:rsidRDefault="00D1231A">
      <w:pPr>
        <w:numPr>
          <w:ilvl w:val="1"/>
          <w:numId w:val="796"/>
        </w:numPr>
      </w:pPr>
      <w:proofErr w:type="spellStart"/>
      <w:r w:rsidRPr="00D1231A">
        <w:t>PWR_Regulator_ON</w:t>
      </w:r>
      <w:proofErr w:type="spellEnd"/>
      <w:r w:rsidRPr="00D1231A">
        <w:t>：电压调节器保持开启。</w:t>
      </w:r>
      <w:r w:rsidRPr="00D1231A">
        <w:rPr>
          <w:rFonts w:ascii="Times New Roman" w:hAnsi="Times New Roman" w:cs="Times New Roman"/>
        </w:rPr>
        <w:t>​</w:t>
      </w:r>
      <w:r w:rsidRPr="00D1231A">
        <w:rPr>
          <w:b/>
          <w:bCs/>
        </w:rPr>
        <w:t>唤醒速度更快</w:t>
      </w:r>
      <w:r w:rsidRPr="00D1231A">
        <w:t>，但功耗相对较高。</w:t>
      </w:r>
    </w:p>
    <w:p w14:paraId="261ACDD4" w14:textId="77777777" w:rsidR="00D1231A" w:rsidRPr="00D1231A" w:rsidRDefault="00D1231A">
      <w:pPr>
        <w:numPr>
          <w:ilvl w:val="1"/>
          <w:numId w:val="796"/>
        </w:numPr>
      </w:pPr>
      <w:proofErr w:type="spellStart"/>
      <w:r w:rsidRPr="00D1231A">
        <w:t>PWR_Regulator_LowPower</w:t>
      </w:r>
      <w:proofErr w:type="spellEnd"/>
      <w:r w:rsidRPr="00D1231A">
        <w:t>：电压调节器进入低功耗模式。</w:t>
      </w:r>
      <w:r w:rsidRPr="00D1231A">
        <w:rPr>
          <w:rFonts w:ascii="Times New Roman" w:hAnsi="Times New Roman" w:cs="Times New Roman"/>
        </w:rPr>
        <w:t>​</w:t>
      </w:r>
      <w:r w:rsidRPr="00D1231A">
        <w:rPr>
          <w:b/>
          <w:bCs/>
        </w:rPr>
        <w:t>更省电</w:t>
      </w:r>
      <w:r w:rsidRPr="00D1231A">
        <w:t>，但唤醒时需要一段额外的启动延时。</w:t>
      </w:r>
    </w:p>
    <w:p w14:paraId="6D56F71C" w14:textId="77777777" w:rsidR="00D1231A" w:rsidRPr="00D1231A" w:rsidRDefault="00D1231A">
      <w:pPr>
        <w:numPr>
          <w:ilvl w:val="0"/>
          <w:numId w:val="796"/>
        </w:numPr>
      </w:pPr>
      <w:r w:rsidRPr="00D1231A">
        <w:rPr>
          <w:rFonts w:ascii="Times New Roman" w:hAnsi="Times New Roman" w:cs="Times New Roman"/>
        </w:rPr>
        <w:t>​</w:t>
      </w:r>
      <w:proofErr w:type="spellStart"/>
      <w:r w:rsidRPr="00D1231A">
        <w:rPr>
          <w:b/>
          <w:bCs/>
        </w:rPr>
        <w:t>PWR_STOPEntry</w:t>
      </w:r>
      <w:proofErr w:type="spellEnd"/>
      <w:r w:rsidRPr="00D1231A">
        <w:rPr>
          <w:b/>
          <w:bCs/>
        </w:rPr>
        <w:t>- 进入模式的方式</w:t>
      </w:r>
      <w:r w:rsidRPr="00D1231A">
        <w:rPr>
          <w:rFonts w:ascii="Times New Roman" w:hAnsi="Times New Roman" w:cs="Times New Roman"/>
        </w:rPr>
        <w:t>​</w:t>
      </w:r>
      <w:r w:rsidRPr="00D1231A">
        <w:t>：</w:t>
      </w:r>
    </w:p>
    <w:p w14:paraId="3C52D6BF" w14:textId="77777777" w:rsidR="00D1231A" w:rsidRPr="00D1231A" w:rsidRDefault="00D1231A" w:rsidP="00D1231A">
      <w:r w:rsidRPr="00D1231A">
        <w:t>这个参数指定了通过何种指令进入停止模式，决定了后续的唤醒条件：</w:t>
      </w:r>
    </w:p>
    <w:p w14:paraId="510534AD" w14:textId="77777777" w:rsidR="00D1231A" w:rsidRPr="00D1231A" w:rsidRDefault="00D1231A">
      <w:pPr>
        <w:numPr>
          <w:ilvl w:val="1"/>
          <w:numId w:val="796"/>
        </w:numPr>
      </w:pPr>
      <w:proofErr w:type="spellStart"/>
      <w:r w:rsidRPr="00D1231A">
        <w:t>PWR_STOPEntry_WFI</w:t>
      </w:r>
      <w:proofErr w:type="spellEnd"/>
      <w:r w:rsidRPr="00D1231A">
        <w:t>：使用__WFI()指令进入。可被</w:t>
      </w:r>
      <w:r w:rsidRPr="00D1231A">
        <w:rPr>
          <w:b/>
          <w:bCs/>
        </w:rPr>
        <w:t>任意一个</w:t>
      </w:r>
      <w:r w:rsidRPr="008F2DB3">
        <w:rPr>
          <w:b/>
          <w:bCs/>
          <w:color w:val="EE0000"/>
        </w:rPr>
        <w:t>使能的EXTI中断</w:t>
      </w:r>
      <w:r w:rsidRPr="00D1231A">
        <w:t>唤醒。</w:t>
      </w:r>
    </w:p>
    <w:p w14:paraId="4FC2C223" w14:textId="77777777" w:rsidR="00D1231A" w:rsidRPr="00D1231A" w:rsidRDefault="00D1231A">
      <w:pPr>
        <w:numPr>
          <w:ilvl w:val="1"/>
          <w:numId w:val="796"/>
        </w:numPr>
      </w:pPr>
      <w:r w:rsidRPr="00D1231A">
        <w:t>PWR_STOPEntry_WFE：使用__WFE()指令进入。可被</w:t>
      </w:r>
      <w:r w:rsidRPr="00D1231A">
        <w:rPr>
          <w:b/>
          <w:bCs/>
        </w:rPr>
        <w:t>任意一个</w:t>
      </w:r>
      <w:r w:rsidRPr="008F2DB3">
        <w:rPr>
          <w:b/>
          <w:bCs/>
          <w:color w:val="EE0000"/>
        </w:rPr>
        <w:t>EXTI事件</w:t>
      </w:r>
      <w:r w:rsidRPr="00D1231A">
        <w:t>唤醒。</w:t>
      </w:r>
    </w:p>
    <w:p w14:paraId="7D9EAB20" w14:textId="77777777" w:rsidR="00D1231A" w:rsidRPr="00D1231A" w:rsidRDefault="00D1231A" w:rsidP="00D1231A">
      <w:pPr>
        <w:pStyle w:val="3"/>
      </w:pPr>
      <w:r w:rsidRPr="00D1231A">
        <w:rPr>
          <w:rFonts w:ascii="Segoe UI Emoji" w:hAnsi="Segoe UI Emoji" w:cs="Segoe UI Emoji"/>
        </w:rPr>
        <w:t>⚠️</w:t>
      </w:r>
      <w:r w:rsidRPr="00D1231A">
        <w:t xml:space="preserve"> 重要使用步骤与注意事项</w:t>
      </w:r>
    </w:p>
    <w:p w14:paraId="4B17F8D7" w14:textId="77777777" w:rsidR="00D1231A" w:rsidRPr="00D1231A" w:rsidRDefault="00D1231A">
      <w:pPr>
        <w:numPr>
          <w:ilvl w:val="0"/>
          <w:numId w:val="797"/>
        </w:numPr>
      </w:pPr>
      <w:r w:rsidRPr="00D1231A">
        <w:rPr>
          <w:rFonts w:ascii="Times New Roman" w:hAnsi="Times New Roman" w:cs="Times New Roman"/>
        </w:rPr>
        <w:t>​</w:t>
      </w:r>
      <w:r w:rsidRPr="00D1231A">
        <w:rPr>
          <w:b/>
          <w:bCs/>
        </w:rPr>
        <w:t>开启PWR时钟</w:t>
      </w:r>
      <w:r w:rsidRPr="00D1231A">
        <w:rPr>
          <w:rFonts w:ascii="Times New Roman" w:hAnsi="Times New Roman" w:cs="Times New Roman"/>
        </w:rPr>
        <w:t>​</w:t>
      </w:r>
      <w:r w:rsidRPr="00D1231A">
        <w:t>：在调用此函数之前，</w:t>
      </w:r>
      <w:r w:rsidRPr="00D1231A">
        <w:rPr>
          <w:rFonts w:ascii="Times New Roman" w:hAnsi="Times New Roman" w:cs="Times New Roman"/>
        </w:rPr>
        <w:t>​</w:t>
      </w:r>
      <w:r w:rsidRPr="00D1231A">
        <w:rPr>
          <w:b/>
          <w:bCs/>
        </w:rPr>
        <w:t>必须首先使能PWR（电源控制）外设的</w:t>
      </w:r>
      <w:r w:rsidRPr="00D1231A">
        <w:rPr>
          <w:b/>
          <w:bCs/>
        </w:rPr>
        <w:lastRenderedPageBreak/>
        <w:t>时钟</w:t>
      </w:r>
      <w:r w:rsidRPr="00D1231A">
        <w:t>，否则操作无效。代码如下：</w:t>
      </w:r>
    </w:p>
    <w:p w14:paraId="71B220A7" w14:textId="77777777" w:rsidR="00D1231A" w:rsidRPr="00D1231A" w:rsidRDefault="00D1231A" w:rsidP="00D1231A">
      <w:r w:rsidRPr="00D1231A">
        <w:t>RCC_APB1</w:t>
      </w:r>
      <w:proofErr w:type="gramStart"/>
      <w:r w:rsidRPr="00D1231A">
        <w:t>PeriphClockCmd(</w:t>
      </w:r>
      <w:proofErr w:type="gramEnd"/>
      <w:r w:rsidRPr="00D1231A">
        <w:t>RCC_APB1Periph_PWR, ENABLE);</w:t>
      </w:r>
    </w:p>
    <w:p w14:paraId="599B8A9F" w14:textId="77777777" w:rsidR="00D1231A" w:rsidRPr="00D1231A" w:rsidRDefault="00D1231A">
      <w:pPr>
        <w:numPr>
          <w:ilvl w:val="0"/>
          <w:numId w:val="797"/>
        </w:numPr>
      </w:pPr>
      <w:r w:rsidRPr="00D1231A">
        <w:rPr>
          <w:rFonts w:ascii="Times New Roman" w:hAnsi="Times New Roman" w:cs="Times New Roman"/>
        </w:rPr>
        <w:t>​</w:t>
      </w:r>
      <w:r w:rsidRPr="00D1231A">
        <w:rPr>
          <w:b/>
          <w:bCs/>
        </w:rPr>
        <w:t>配置唤醒源</w:t>
      </w:r>
      <w:r w:rsidRPr="00D1231A">
        <w:rPr>
          <w:rFonts w:ascii="Times New Roman" w:hAnsi="Times New Roman" w:cs="Times New Roman"/>
        </w:rPr>
        <w:t>​</w:t>
      </w:r>
      <w:r w:rsidRPr="00D1231A">
        <w:t>：停止模式需要依靠外部中断（EXTI）或事件来唤醒。因此，在进入停止模式前，你需要先正确配置一个唤醒源，例如将一个GPIO引脚设置为EXTI中断线，并设置好触发边沿（上升沿/下降沿）。</w:t>
      </w:r>
    </w:p>
    <w:p w14:paraId="3F21DB97" w14:textId="77777777" w:rsidR="00D1231A" w:rsidRPr="00D1231A" w:rsidRDefault="00D1231A">
      <w:pPr>
        <w:numPr>
          <w:ilvl w:val="0"/>
          <w:numId w:val="797"/>
        </w:numPr>
      </w:pPr>
      <w:r w:rsidRPr="00D1231A">
        <w:rPr>
          <w:rFonts w:ascii="Times New Roman" w:hAnsi="Times New Roman" w:cs="Times New Roman"/>
        </w:rPr>
        <w:t>​</w:t>
      </w:r>
      <w:r w:rsidRPr="00D1231A">
        <w:rPr>
          <w:b/>
          <w:bCs/>
        </w:rPr>
        <w:t>唤醒后的时钟配置（关键！）</w:t>
      </w:r>
      <w:r w:rsidRPr="00D1231A">
        <w:rPr>
          <w:rFonts w:ascii="Times New Roman" w:hAnsi="Times New Roman" w:cs="Times New Roman"/>
          <w:b/>
          <w:bCs/>
        </w:rPr>
        <w:t>​</w:t>
      </w:r>
      <w:r w:rsidRPr="00D1231A">
        <w:rPr>
          <w:rFonts w:ascii="Times New Roman" w:hAnsi="Times New Roman" w:cs="Times New Roman"/>
        </w:rPr>
        <w:t>​</w:t>
      </w:r>
      <w:r w:rsidRPr="00D1231A">
        <w:t>：从停止模式唤醒后，系统时钟（HSI）默认被选为系统时钟，通常是8MHz。</w:t>
      </w:r>
      <w:r w:rsidRPr="00D1231A">
        <w:rPr>
          <w:rFonts w:ascii="Times New Roman" w:hAnsi="Times New Roman" w:cs="Times New Roman"/>
        </w:rPr>
        <w:t>​</w:t>
      </w:r>
      <w:r w:rsidRPr="00D1231A">
        <w:rPr>
          <w:b/>
          <w:bCs/>
        </w:rPr>
        <w:t>你必须在唤醒后重新配置系统时钟</w:t>
      </w:r>
      <w:r w:rsidRPr="00D1231A">
        <w:rPr>
          <w:rFonts w:ascii="Times New Roman" w:hAnsi="Times New Roman" w:cs="Times New Roman"/>
        </w:rPr>
        <w:t>​</w:t>
      </w:r>
      <w:r w:rsidRPr="00D1231A">
        <w:t xml:space="preserve">（例如重新使能HSE和PLL，将主频设置为72MHz），否则程序会以较低的默认时钟频率运行。通常的做法是唤醒后调用 </w:t>
      </w:r>
      <w:proofErr w:type="spellStart"/>
      <w:r w:rsidRPr="00D1231A">
        <w:t>SystemInit</w:t>
      </w:r>
      <w:proofErr w:type="spellEnd"/>
      <w:r w:rsidRPr="00D1231A">
        <w:t>()函数。</w:t>
      </w:r>
    </w:p>
    <w:p w14:paraId="10F203EE" w14:textId="77777777" w:rsidR="00D1231A" w:rsidRPr="00D1231A" w:rsidRDefault="00D1231A">
      <w:pPr>
        <w:numPr>
          <w:ilvl w:val="0"/>
          <w:numId w:val="797"/>
        </w:numPr>
      </w:pPr>
      <w:r w:rsidRPr="00D1231A">
        <w:rPr>
          <w:rFonts w:ascii="Times New Roman" w:hAnsi="Times New Roman" w:cs="Times New Roman"/>
        </w:rPr>
        <w:t>​</w:t>
      </w:r>
      <w:r w:rsidRPr="00D1231A">
        <w:rPr>
          <w:b/>
          <w:bCs/>
        </w:rPr>
        <w:t>SLEEPDEEP位的处理</w:t>
      </w:r>
      <w:r w:rsidRPr="00D1231A">
        <w:rPr>
          <w:rFonts w:ascii="Times New Roman" w:hAnsi="Times New Roman" w:cs="Times New Roman"/>
        </w:rPr>
        <w:t>​</w:t>
      </w:r>
      <w:r w:rsidRPr="00D1231A">
        <w:t>：</w:t>
      </w:r>
      <w:proofErr w:type="spellStart"/>
      <w:r w:rsidRPr="00D1231A">
        <w:t>PWR_EnterSTOPMode</w:t>
      </w:r>
      <w:proofErr w:type="spellEnd"/>
      <w:r w:rsidRPr="00D1231A">
        <w:t>函数内部会自动设置和清除Cortex-M内核的SLEEPDEEP位，你无需手动操作。这确保了只有在调用该函数时才会进入停止模式，而简单的__WFI()指令仍会进入睡眠模式。</w:t>
      </w:r>
    </w:p>
    <w:p w14:paraId="2F8D6D4C" w14:textId="77777777" w:rsidR="00D1231A" w:rsidRPr="00D1231A" w:rsidRDefault="00D1231A" w:rsidP="00D1231A">
      <w:pPr>
        <w:pStyle w:val="3"/>
      </w:pPr>
      <w:r w:rsidRPr="00D1231A">
        <w:rPr>
          <w:rFonts w:ascii="Segoe UI Emoji" w:hAnsi="Segoe UI Emoji" w:cs="Segoe UI Emoji"/>
        </w:rPr>
        <w:t>💡</w:t>
      </w:r>
      <w:r w:rsidRPr="00D1231A">
        <w:t xml:space="preserve"> 应用示例</w:t>
      </w:r>
    </w:p>
    <w:p w14:paraId="5FA6BA0D" w14:textId="77777777" w:rsidR="00D1231A" w:rsidRPr="00D1231A" w:rsidRDefault="00D1231A" w:rsidP="00D1231A">
      <w:r w:rsidRPr="00D1231A">
        <w:t>下面的代码片段展示了如何让STM32在按键按下时进入停止模式，并通过同一个按键的中断来唤醒。</w:t>
      </w:r>
    </w:p>
    <w:p w14:paraId="1A3C5C77" w14:textId="77777777" w:rsidR="00D1231A" w:rsidRPr="00D1231A" w:rsidRDefault="00D1231A" w:rsidP="00D1231A">
      <w:proofErr w:type="gramStart"/>
      <w:r w:rsidRPr="00D1231A">
        <w:t>#include</w:t>
      </w:r>
      <w:proofErr w:type="gramEnd"/>
      <w:r w:rsidRPr="00D1231A">
        <w:t xml:space="preserve"> "stm32f10x.h"</w:t>
      </w:r>
    </w:p>
    <w:p w14:paraId="18B40F9C" w14:textId="77777777" w:rsidR="00D1231A" w:rsidRPr="00D1231A" w:rsidRDefault="00D1231A" w:rsidP="00D1231A">
      <w:proofErr w:type="gramStart"/>
      <w:r w:rsidRPr="00D1231A">
        <w:t>#include</w:t>
      </w:r>
      <w:proofErr w:type="gramEnd"/>
      <w:r w:rsidRPr="00D1231A">
        <w:t xml:space="preserve"> "stm32f10x_exti.h"</w:t>
      </w:r>
    </w:p>
    <w:p w14:paraId="4EC786FF" w14:textId="77777777" w:rsidR="00D1231A" w:rsidRPr="00D1231A" w:rsidRDefault="00D1231A" w:rsidP="00D1231A">
      <w:r w:rsidRPr="00D1231A">
        <w:t>#include "stm32f10x_pwr.h"</w:t>
      </w:r>
    </w:p>
    <w:p w14:paraId="5792CEBC" w14:textId="77777777" w:rsidR="00D1231A" w:rsidRPr="00D1231A" w:rsidRDefault="00D1231A" w:rsidP="00D1231A"/>
    <w:p w14:paraId="3611E3EE" w14:textId="77777777" w:rsidR="00D1231A" w:rsidRPr="00D1231A" w:rsidRDefault="00D1231A" w:rsidP="00D1231A">
      <w:r w:rsidRPr="00D1231A">
        <w:t>// 假设已配置好按键对应的GPIO和EXTI中断</w:t>
      </w:r>
    </w:p>
    <w:p w14:paraId="6761EEEF" w14:textId="77777777" w:rsidR="00D1231A" w:rsidRPr="00D1231A" w:rsidRDefault="00D1231A" w:rsidP="00D1231A"/>
    <w:p w14:paraId="33183FFC" w14:textId="77777777" w:rsidR="00D1231A" w:rsidRPr="00D1231A" w:rsidRDefault="00D1231A" w:rsidP="00D1231A">
      <w:r w:rsidRPr="00D1231A">
        <w:t>int main(void) {</w:t>
      </w:r>
    </w:p>
    <w:p w14:paraId="445B755F" w14:textId="77777777" w:rsidR="00D1231A" w:rsidRPr="00D1231A" w:rsidRDefault="00D1231A" w:rsidP="00D1231A">
      <w:r w:rsidRPr="00D1231A">
        <w:t xml:space="preserve">    // ... 系统和其他外设初始化 ...</w:t>
      </w:r>
    </w:p>
    <w:p w14:paraId="03B29AA7" w14:textId="77777777" w:rsidR="00D1231A" w:rsidRPr="00D1231A" w:rsidRDefault="00D1231A" w:rsidP="00D1231A"/>
    <w:p w14:paraId="75E3A3AD" w14:textId="77777777" w:rsidR="00D1231A" w:rsidRPr="00D1231A" w:rsidRDefault="00D1231A" w:rsidP="00D1231A">
      <w:r w:rsidRPr="00D1231A">
        <w:t xml:space="preserve">    // 1. 开启PWR时钟</w:t>
      </w:r>
    </w:p>
    <w:p w14:paraId="390B07BA" w14:textId="77777777" w:rsidR="00D1231A" w:rsidRPr="00D1231A" w:rsidRDefault="00D1231A" w:rsidP="00D1231A">
      <w:r w:rsidRPr="00D1231A">
        <w:t xml:space="preserve">    RCC_APB1</w:t>
      </w:r>
      <w:proofErr w:type="gramStart"/>
      <w:r w:rsidRPr="00D1231A">
        <w:t>PeriphClockCmd(</w:t>
      </w:r>
      <w:proofErr w:type="gramEnd"/>
      <w:r w:rsidRPr="00D1231A">
        <w:t>RCC_APB1Periph_PWR, ENABLE);</w:t>
      </w:r>
    </w:p>
    <w:p w14:paraId="7734495A" w14:textId="77777777" w:rsidR="00D1231A" w:rsidRPr="00D1231A" w:rsidRDefault="00D1231A" w:rsidP="00D1231A"/>
    <w:p w14:paraId="2BEEF948" w14:textId="77777777" w:rsidR="00D1231A" w:rsidRPr="00D1231A" w:rsidRDefault="00D1231A" w:rsidP="00D1231A">
      <w:r w:rsidRPr="00D1231A">
        <w:t xml:space="preserve">    </w:t>
      </w:r>
      <w:proofErr w:type="gramStart"/>
      <w:r w:rsidRPr="00D1231A">
        <w:t>while(1) {</w:t>
      </w:r>
      <w:proofErr w:type="gramEnd"/>
    </w:p>
    <w:p w14:paraId="09DE151A" w14:textId="77777777" w:rsidR="00D1231A" w:rsidRPr="00D1231A" w:rsidRDefault="00D1231A" w:rsidP="00D1231A">
      <w:r w:rsidRPr="00D1231A">
        <w:t xml:space="preserve">        // 2. 主循环中的某些条件</w:t>
      </w:r>
    </w:p>
    <w:p w14:paraId="27DC4709" w14:textId="77777777" w:rsidR="00D1231A" w:rsidRPr="00D1231A" w:rsidRDefault="00D1231A" w:rsidP="00D1231A">
      <w:r w:rsidRPr="00D1231A">
        <w:lastRenderedPageBreak/>
        <w:t xml:space="preserve">        if(按键被按下) {</w:t>
      </w:r>
    </w:p>
    <w:p w14:paraId="489DEDC6" w14:textId="77777777" w:rsidR="00D1231A" w:rsidRPr="00D1231A" w:rsidRDefault="00D1231A" w:rsidP="00D1231A">
      <w:r w:rsidRPr="00D1231A">
        <w:t xml:space="preserve">            // 3. 进入停止模式，电压调节器开启，通过WFI指令等待中断唤醒</w:t>
      </w:r>
    </w:p>
    <w:p w14:paraId="6DB7A609" w14:textId="77777777" w:rsidR="00D1231A" w:rsidRPr="00D1231A" w:rsidRDefault="00D1231A" w:rsidP="00D1231A">
      <w:r w:rsidRPr="00D1231A">
        <w:t xml:space="preserve">            </w:t>
      </w:r>
      <w:proofErr w:type="spellStart"/>
      <w:r w:rsidRPr="00D1231A">
        <w:t>PWR_</w:t>
      </w:r>
      <w:proofErr w:type="gramStart"/>
      <w:r w:rsidRPr="00D1231A">
        <w:t>EnterSTOPMode</w:t>
      </w:r>
      <w:proofErr w:type="spellEnd"/>
      <w:r w:rsidRPr="00D1231A">
        <w:t>(</w:t>
      </w:r>
      <w:proofErr w:type="spellStart"/>
      <w:proofErr w:type="gramEnd"/>
      <w:r w:rsidRPr="00D1231A">
        <w:t>PWR_Regulator_ON</w:t>
      </w:r>
      <w:proofErr w:type="spellEnd"/>
      <w:r w:rsidRPr="00D1231A">
        <w:t xml:space="preserve">, </w:t>
      </w:r>
      <w:proofErr w:type="spellStart"/>
      <w:r w:rsidRPr="00D1231A">
        <w:t>PWR_STOPEntry_WFI</w:t>
      </w:r>
      <w:proofErr w:type="spellEnd"/>
      <w:r w:rsidRPr="00D1231A">
        <w:t>);</w:t>
      </w:r>
    </w:p>
    <w:p w14:paraId="396990B2" w14:textId="77777777" w:rsidR="00D1231A" w:rsidRPr="00D1231A" w:rsidRDefault="00D1231A" w:rsidP="00D1231A">
      <w:r w:rsidRPr="00D1231A">
        <w:t xml:space="preserve">            </w:t>
      </w:r>
    </w:p>
    <w:p w14:paraId="21E0C605" w14:textId="77777777" w:rsidR="00D1231A" w:rsidRPr="00D1231A" w:rsidRDefault="00D1231A" w:rsidP="00D1231A">
      <w:r w:rsidRPr="00D1231A">
        <w:t xml:space="preserve">            // 4. 唤醒后，重新初始化系统时钟（例如恢复到72MHz）</w:t>
      </w:r>
    </w:p>
    <w:p w14:paraId="471980FD" w14:textId="77777777" w:rsidR="00D1231A" w:rsidRPr="00D1231A" w:rsidRDefault="00D1231A" w:rsidP="00D1231A">
      <w:r w:rsidRPr="00D1231A">
        <w:t xml:space="preserve">            </w:t>
      </w:r>
      <w:proofErr w:type="spellStart"/>
      <w:proofErr w:type="gramStart"/>
      <w:r w:rsidRPr="00D1231A">
        <w:t>SystemInit</w:t>
      </w:r>
      <w:proofErr w:type="spellEnd"/>
      <w:r w:rsidRPr="00D1231A">
        <w:t>(</w:t>
      </w:r>
      <w:proofErr w:type="gramEnd"/>
      <w:r w:rsidRPr="00D1231A">
        <w:t>);</w:t>
      </w:r>
    </w:p>
    <w:p w14:paraId="38763537" w14:textId="77777777" w:rsidR="00D1231A" w:rsidRPr="00D1231A" w:rsidRDefault="00D1231A" w:rsidP="00D1231A">
      <w:r w:rsidRPr="00D1231A">
        <w:t xml:space="preserve">            // 别忘了重新初始化可能受时钟影响的外设</w:t>
      </w:r>
    </w:p>
    <w:p w14:paraId="29E44783" w14:textId="77777777" w:rsidR="00D1231A" w:rsidRPr="00D1231A" w:rsidRDefault="00D1231A" w:rsidP="00D1231A">
      <w:r w:rsidRPr="00D1231A">
        <w:t xml:space="preserve">        }</w:t>
      </w:r>
    </w:p>
    <w:p w14:paraId="35983FD6" w14:textId="77777777" w:rsidR="00D1231A" w:rsidRPr="00D1231A" w:rsidRDefault="00D1231A" w:rsidP="00D1231A">
      <w:r w:rsidRPr="00D1231A">
        <w:t xml:space="preserve">    }</w:t>
      </w:r>
    </w:p>
    <w:p w14:paraId="2CD5C704" w14:textId="77777777" w:rsidR="00D1231A" w:rsidRPr="00D1231A" w:rsidRDefault="00D1231A" w:rsidP="00D1231A">
      <w:r w:rsidRPr="00D1231A">
        <w:t>}</w:t>
      </w:r>
    </w:p>
    <w:p w14:paraId="2040A8DD" w14:textId="77777777" w:rsidR="00D1231A" w:rsidRPr="00D1231A" w:rsidRDefault="00D1231A" w:rsidP="00D1231A">
      <w:pPr>
        <w:pStyle w:val="3"/>
      </w:pPr>
      <w:r w:rsidRPr="00D1231A">
        <w:rPr>
          <w:rFonts w:ascii="Segoe UI Emoji" w:hAnsi="Segoe UI Emoji" w:cs="Segoe UI Emoji"/>
        </w:rPr>
        <w:t>⚖️</w:t>
      </w:r>
      <w:r w:rsidRPr="00D1231A">
        <w:t xml:space="preserve"> 停止模式特点对比</w:t>
      </w:r>
    </w:p>
    <w:p w14:paraId="6B9AF9E7" w14:textId="77777777" w:rsidR="00D1231A" w:rsidRPr="00D1231A" w:rsidRDefault="00D1231A" w:rsidP="00D1231A">
      <w:r w:rsidRPr="00D1231A">
        <w:t>为了帮助你更好地决策，下表对比了停止模式与另外两种常见低功耗模式的关键特性：</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48"/>
        <w:gridCol w:w="440"/>
        <w:gridCol w:w="1887"/>
        <w:gridCol w:w="1872"/>
        <w:gridCol w:w="3243"/>
      </w:tblGrid>
      <w:tr w:rsidR="00D1231A" w:rsidRPr="00D1231A" w14:paraId="4D9695EB"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3720808" w14:textId="77777777" w:rsidR="00D1231A" w:rsidRPr="00D1231A" w:rsidRDefault="00D1231A" w:rsidP="00D1231A">
            <w:pPr>
              <w:rPr>
                <w:b/>
                <w:bCs/>
              </w:rPr>
            </w:pPr>
            <w:r w:rsidRPr="00D1231A">
              <w:rPr>
                <w:b/>
                <w:bCs/>
              </w:rPr>
              <w:t>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8AAF126" w14:textId="77777777" w:rsidR="00D1231A" w:rsidRPr="00D1231A" w:rsidRDefault="00D1231A" w:rsidP="00D1231A">
            <w:pPr>
              <w:rPr>
                <w:b/>
                <w:bCs/>
              </w:rPr>
            </w:pPr>
            <w:r w:rsidRPr="00D1231A">
              <w:rPr>
                <w:b/>
                <w:bCs/>
              </w:rPr>
              <w:t>功耗</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0F21B45" w14:textId="77777777" w:rsidR="00D1231A" w:rsidRPr="00D1231A" w:rsidRDefault="00D1231A" w:rsidP="00D1231A">
            <w:pPr>
              <w:rPr>
                <w:b/>
                <w:bCs/>
              </w:rPr>
            </w:pPr>
            <w:r w:rsidRPr="00D1231A">
              <w:rPr>
                <w:b/>
                <w:bCs/>
              </w:rPr>
              <w:t>数据保持</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0CDF17" w14:textId="77777777" w:rsidR="00D1231A" w:rsidRPr="00D1231A" w:rsidRDefault="00D1231A" w:rsidP="00D1231A">
            <w:pPr>
              <w:rPr>
                <w:b/>
                <w:bCs/>
              </w:rPr>
            </w:pPr>
            <w:r w:rsidRPr="00D1231A">
              <w:rPr>
                <w:b/>
                <w:bCs/>
              </w:rPr>
              <w:t>唤醒后程序执行位置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FD7319A" w14:textId="77777777" w:rsidR="00D1231A" w:rsidRPr="00D1231A" w:rsidRDefault="00D1231A" w:rsidP="00D1231A">
            <w:pPr>
              <w:rPr>
                <w:b/>
                <w:bCs/>
              </w:rPr>
            </w:pPr>
            <w:r w:rsidRPr="00D1231A">
              <w:rPr>
                <w:b/>
                <w:bCs/>
              </w:rPr>
              <w:t>典型唤醒源</w:t>
            </w:r>
          </w:p>
        </w:tc>
      </w:tr>
      <w:tr w:rsidR="00D1231A" w:rsidRPr="00D1231A" w14:paraId="61DA4A0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5024252" w14:textId="77777777" w:rsidR="00D1231A" w:rsidRPr="00D1231A" w:rsidRDefault="00D1231A" w:rsidP="00D1231A">
            <w:r w:rsidRPr="00D1231A">
              <w:rPr>
                <w:rFonts w:ascii="Times New Roman" w:hAnsi="Times New Roman" w:cs="Times New Roman"/>
              </w:rPr>
              <w:t>​</w:t>
            </w:r>
            <w:r w:rsidRPr="00D1231A">
              <w:rPr>
                <w:b/>
                <w:bCs/>
              </w:rPr>
              <w:t>睡眠模式</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2B7177B" w14:textId="77777777" w:rsidR="00D1231A" w:rsidRPr="00D1231A" w:rsidRDefault="00D1231A" w:rsidP="00D1231A">
            <w:r w:rsidRPr="00D1231A">
              <w:t>较高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0CC5C4" w14:textId="77777777" w:rsidR="00D1231A" w:rsidRPr="00D1231A" w:rsidRDefault="00D1231A" w:rsidP="00D1231A">
            <w:r w:rsidRPr="00D1231A">
              <w:t>完全保持</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60BC23F" w14:textId="77777777" w:rsidR="00D1231A" w:rsidRPr="00D1231A" w:rsidRDefault="00D1231A" w:rsidP="00D1231A">
            <w:r w:rsidRPr="00D1231A">
              <w:t>暂停处继续</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C27E71E" w14:textId="77777777" w:rsidR="00D1231A" w:rsidRPr="00D1231A" w:rsidRDefault="00D1231A" w:rsidP="00D1231A">
            <w:r w:rsidRPr="00D1231A">
              <w:t>任何中断</w:t>
            </w:r>
          </w:p>
        </w:tc>
      </w:tr>
      <w:tr w:rsidR="00D1231A" w:rsidRPr="00D1231A" w14:paraId="412D42A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E56F079" w14:textId="77777777" w:rsidR="00D1231A" w:rsidRPr="00D1231A" w:rsidRDefault="00D1231A" w:rsidP="00D1231A">
            <w:r w:rsidRPr="00D1231A">
              <w:rPr>
                <w:rFonts w:ascii="Times New Roman" w:hAnsi="Times New Roman" w:cs="Times New Roman"/>
              </w:rPr>
              <w:t>​</w:t>
            </w:r>
            <w:r w:rsidRPr="00D1231A">
              <w:rPr>
                <w:b/>
                <w:bCs/>
              </w:rPr>
              <w:t>停止模式</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8540416" w14:textId="77777777" w:rsidR="00D1231A" w:rsidRPr="00D1231A" w:rsidRDefault="00D1231A" w:rsidP="00D1231A">
            <w:r w:rsidRPr="00D1231A">
              <w:rPr>
                <w:rFonts w:ascii="Times New Roman" w:hAnsi="Times New Roman" w:cs="Times New Roman"/>
              </w:rPr>
              <w:t>​</w:t>
            </w:r>
            <w:r w:rsidRPr="00D1231A">
              <w:rPr>
                <w:b/>
                <w:bCs/>
              </w:rPr>
              <w:t>低</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A2D8754" w14:textId="77777777" w:rsidR="00D1231A" w:rsidRPr="00D1231A" w:rsidRDefault="00D1231A" w:rsidP="00D1231A">
            <w:r w:rsidRPr="00D1231A">
              <w:rPr>
                <w:rFonts w:ascii="Times New Roman" w:hAnsi="Times New Roman" w:cs="Times New Roman"/>
              </w:rPr>
              <w:t>​</w:t>
            </w:r>
            <w:r w:rsidRPr="00D1231A">
              <w:rPr>
                <w:b/>
                <w:bCs/>
              </w:rPr>
              <w:t>完全保持</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FAD51FF" w14:textId="77777777" w:rsidR="00D1231A" w:rsidRPr="00D1231A" w:rsidRDefault="00D1231A" w:rsidP="00D1231A">
            <w:r w:rsidRPr="00D1231A">
              <w:t>暂停处继续</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72F6B1F" w14:textId="77777777" w:rsidR="00D1231A" w:rsidRPr="00D1231A" w:rsidRDefault="00D1231A" w:rsidP="00D1231A">
            <w:r w:rsidRPr="00D1231A">
              <w:t>外部中断（EXTI）</w:t>
            </w:r>
          </w:p>
        </w:tc>
      </w:tr>
      <w:tr w:rsidR="00D1231A" w:rsidRPr="00D1231A" w14:paraId="22CC28C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063CC74" w14:textId="77777777" w:rsidR="00D1231A" w:rsidRPr="00D1231A" w:rsidRDefault="00D1231A" w:rsidP="00D1231A">
            <w:r w:rsidRPr="00D1231A">
              <w:rPr>
                <w:rFonts w:ascii="Times New Roman" w:hAnsi="Times New Roman" w:cs="Times New Roman"/>
              </w:rPr>
              <w:t>​</w:t>
            </w:r>
            <w:r w:rsidRPr="00D1231A">
              <w:rPr>
                <w:b/>
                <w:bCs/>
              </w:rPr>
              <w:t>待机模式</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FA73D4F" w14:textId="77777777" w:rsidR="00D1231A" w:rsidRPr="00D1231A" w:rsidRDefault="00D1231A" w:rsidP="00D1231A">
            <w:r w:rsidRPr="00D1231A">
              <w:rPr>
                <w:rFonts w:ascii="Times New Roman" w:hAnsi="Times New Roman" w:cs="Times New Roman"/>
              </w:rPr>
              <w:t>​</w:t>
            </w:r>
            <w:r w:rsidRPr="00D1231A">
              <w:rPr>
                <w:b/>
                <w:bCs/>
              </w:rPr>
              <w:t>最低</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DE7B7E6" w14:textId="77777777" w:rsidR="00D1231A" w:rsidRPr="00D1231A" w:rsidRDefault="00D1231A" w:rsidP="00D1231A">
            <w:r w:rsidRPr="00D1231A">
              <w:t>丢失（相当于复位）</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D86BD3D" w14:textId="77777777" w:rsidR="00D1231A" w:rsidRPr="00D1231A" w:rsidRDefault="00D1231A" w:rsidP="00D1231A">
            <w:r w:rsidRPr="00D1231A">
              <w:t>从头开始执行</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516B28B" w14:textId="77777777" w:rsidR="00D1231A" w:rsidRPr="00D1231A" w:rsidRDefault="00D1231A" w:rsidP="00D1231A">
            <w:r w:rsidRPr="00D1231A">
              <w:t>WKUP引脚、RTC闹钟、NRST复位</w:t>
            </w:r>
          </w:p>
        </w:tc>
      </w:tr>
    </w:tbl>
    <w:p w14:paraId="0D445F0A" w14:textId="77777777" w:rsidR="00D1231A" w:rsidRPr="00D1231A" w:rsidRDefault="00D1231A" w:rsidP="00D1231A">
      <w:r w:rsidRPr="00D1231A">
        <w:t>希望这个详细的讲解能帮助你理解和应用</w:t>
      </w:r>
      <w:proofErr w:type="spellStart"/>
      <w:r w:rsidRPr="00D1231A">
        <w:t>PWR_EnterSTOPMode</w:t>
      </w:r>
      <w:proofErr w:type="spellEnd"/>
      <w:r w:rsidRPr="00D1231A">
        <w:t>函数。如果你在实际应用中遇到了具体的唤醒或时钟配置问题，我很乐意一同探讨。</w:t>
      </w:r>
    </w:p>
    <w:p w14:paraId="1C1B7AEF" w14:textId="77777777" w:rsidR="00D1231A" w:rsidRPr="00D1231A" w:rsidRDefault="00D1231A" w:rsidP="00D1231A"/>
    <w:p w14:paraId="4E8D1E91" w14:textId="39DEDEA8" w:rsidR="00031012" w:rsidRDefault="00031012" w:rsidP="00F75697">
      <w:pPr>
        <w:pStyle w:val="2"/>
      </w:pPr>
      <w:proofErr w:type="spellStart"/>
      <w:r w:rsidRPr="00031012">
        <w:t>PWR_EnterSTANDBYMode</w:t>
      </w:r>
      <w:proofErr w:type="spellEnd"/>
      <w:r w:rsidRPr="00031012">
        <w:t>(</w:t>
      </w:r>
      <w:r>
        <w:rPr>
          <w:rFonts w:hint="eastAsia"/>
        </w:rPr>
        <w:t>)</w:t>
      </w:r>
      <w:r w:rsidR="00D1231A">
        <w:br/>
      </w:r>
      <w:r w:rsidR="00D1231A" w:rsidRPr="00D1231A">
        <w:t>让微控制器进入</w:t>
      </w:r>
      <w:r w:rsidR="00D1231A" w:rsidRPr="00D1231A">
        <w:rPr>
          <w:b/>
          <w:bCs/>
        </w:rPr>
        <w:t>待机模式</w:t>
      </w:r>
    </w:p>
    <w:p w14:paraId="3C68149B" w14:textId="77777777" w:rsidR="00D1231A" w:rsidRPr="00D1231A" w:rsidRDefault="00D1231A" w:rsidP="00D1231A">
      <w:r w:rsidRPr="00D1231A">
        <w:t xml:space="preserve">STM32标准外设库中的 </w:t>
      </w:r>
      <w:proofErr w:type="spellStart"/>
      <w:r w:rsidRPr="00D1231A">
        <w:t>PWR_EnterSTANDBYMode</w:t>
      </w:r>
      <w:proofErr w:type="spellEnd"/>
      <w:r w:rsidRPr="00D1231A">
        <w:t>(void)函数用于让微控制器进入</w:t>
      </w:r>
      <w:r w:rsidRPr="00D1231A">
        <w:rPr>
          <w:b/>
          <w:bCs/>
        </w:rPr>
        <w:t>待机模式</w:t>
      </w:r>
      <w:r w:rsidRPr="00D1231A">
        <w:t>。这是STM32所有低功耗模式中</w:t>
      </w:r>
      <w:r w:rsidRPr="002954B0">
        <w:rPr>
          <w:b/>
          <w:bCs/>
          <w:color w:val="EE0000"/>
        </w:rPr>
        <w:t>功耗最低</w:t>
      </w:r>
      <w:r w:rsidRPr="00D1231A">
        <w:t>的一种模式，适用于对功耗有极致要求</w:t>
      </w:r>
      <w:r w:rsidRPr="00D1231A">
        <w:lastRenderedPageBreak/>
        <w:t>的场景。</w:t>
      </w:r>
    </w:p>
    <w:p w14:paraId="7FEB4B42" w14:textId="77777777" w:rsidR="00D1231A" w:rsidRPr="00D1231A" w:rsidRDefault="00D1231A" w:rsidP="001155B4">
      <w:pPr>
        <w:pStyle w:val="3"/>
      </w:pPr>
      <w:r w:rsidRPr="00D1231A">
        <w:t>下面是该函数的详细信息速查表：</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3975"/>
      </w:tblGrid>
      <w:tr w:rsidR="00D1231A" w:rsidRPr="00D1231A" w14:paraId="6AB58135"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0B311BA" w14:textId="77777777" w:rsidR="00D1231A" w:rsidRPr="00D1231A" w:rsidRDefault="00D1231A" w:rsidP="00D1231A">
            <w:pPr>
              <w:rPr>
                <w:b/>
                <w:bCs/>
              </w:rPr>
            </w:pPr>
            <w:r w:rsidRPr="00D1231A">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BBABAA" w14:textId="77777777" w:rsidR="00D1231A" w:rsidRPr="00D1231A" w:rsidRDefault="00D1231A" w:rsidP="00D1231A">
            <w:pPr>
              <w:rPr>
                <w:b/>
                <w:bCs/>
              </w:rPr>
            </w:pPr>
            <w:r w:rsidRPr="00D1231A">
              <w:rPr>
                <w:b/>
                <w:bCs/>
              </w:rPr>
              <w:t>说明</w:t>
            </w:r>
          </w:p>
        </w:tc>
      </w:tr>
      <w:tr w:rsidR="00D1231A" w:rsidRPr="00D1231A" w14:paraId="26D7CB4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502ABB93" w14:textId="77777777" w:rsidR="00D1231A" w:rsidRPr="00D1231A" w:rsidRDefault="00D1231A" w:rsidP="00D1231A">
            <w:r w:rsidRPr="00D1231A">
              <w:rPr>
                <w:rFonts w:ascii="Times New Roman" w:hAnsi="Times New Roman" w:cs="Times New Roman"/>
              </w:rPr>
              <w:t>​</w:t>
            </w:r>
            <w:r w:rsidRPr="00D1231A">
              <w:rPr>
                <w:b/>
                <w:bCs/>
              </w:rPr>
              <w:t>函数原型</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26AD0C5" w14:textId="77777777" w:rsidR="00D1231A" w:rsidRPr="00D1231A" w:rsidRDefault="00D1231A" w:rsidP="00D1231A">
            <w:r w:rsidRPr="00D1231A">
              <w:t xml:space="preserve">void </w:t>
            </w:r>
            <w:proofErr w:type="spellStart"/>
            <w:r w:rsidRPr="00D1231A">
              <w:t>PWR_EnterSTANDBYMode</w:t>
            </w:r>
            <w:proofErr w:type="spellEnd"/>
            <w:r w:rsidRPr="00D1231A">
              <w:t>(void)</w:t>
            </w:r>
          </w:p>
        </w:tc>
      </w:tr>
      <w:tr w:rsidR="00D1231A" w:rsidRPr="00D1231A" w14:paraId="487726E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F9EB8CA" w14:textId="77777777" w:rsidR="00D1231A" w:rsidRPr="00D1231A" w:rsidRDefault="00D1231A" w:rsidP="00D1231A">
            <w:r w:rsidRPr="00D1231A">
              <w:rPr>
                <w:rFonts w:ascii="Times New Roman" w:hAnsi="Times New Roman" w:cs="Times New Roman"/>
              </w:rPr>
              <w:t>​</w:t>
            </w:r>
            <w:r w:rsidRPr="00D1231A">
              <w:rPr>
                <w:b/>
                <w:bCs/>
              </w:rPr>
              <w:t>头文件</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723EE3B" w14:textId="77777777" w:rsidR="00D1231A" w:rsidRPr="00D1231A" w:rsidRDefault="00D1231A" w:rsidP="00D1231A">
            <w:r w:rsidRPr="00D1231A">
              <w:t>#include "stm32f10x_pwr.h"</w:t>
            </w:r>
          </w:p>
        </w:tc>
      </w:tr>
      <w:tr w:rsidR="00D1231A" w:rsidRPr="00D1231A" w14:paraId="6D641EF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E1C1AC0" w14:textId="77777777" w:rsidR="00D1231A" w:rsidRPr="00D1231A" w:rsidRDefault="00D1231A" w:rsidP="00D1231A">
            <w:r w:rsidRPr="00D1231A">
              <w:rPr>
                <w:rFonts w:ascii="Times New Roman" w:hAnsi="Times New Roman" w:cs="Times New Roman"/>
              </w:rPr>
              <w:t>​</w:t>
            </w:r>
            <w:r w:rsidRPr="00D1231A">
              <w:rPr>
                <w:b/>
                <w:bCs/>
              </w:rPr>
              <w:t>参数</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73AFF62" w14:textId="77777777" w:rsidR="00D1231A" w:rsidRPr="00D1231A" w:rsidRDefault="00D1231A" w:rsidP="00D1231A">
            <w:r w:rsidRPr="00D1231A">
              <w:t>无</w:t>
            </w:r>
          </w:p>
        </w:tc>
      </w:tr>
      <w:tr w:rsidR="00D1231A" w:rsidRPr="00D1231A" w14:paraId="575ABD0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5045401" w14:textId="77777777" w:rsidR="00D1231A" w:rsidRPr="00D1231A" w:rsidRDefault="00D1231A" w:rsidP="00D1231A">
            <w:r w:rsidRPr="00D1231A">
              <w:rPr>
                <w:rFonts w:ascii="Times New Roman" w:hAnsi="Times New Roman" w:cs="Times New Roman"/>
              </w:rPr>
              <w:t>​</w:t>
            </w:r>
            <w:r w:rsidRPr="00D1231A">
              <w:rPr>
                <w:b/>
                <w:bCs/>
              </w:rPr>
              <w:t>返回值</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2176A6E" w14:textId="77777777" w:rsidR="00D1231A" w:rsidRPr="00D1231A" w:rsidRDefault="00D1231A" w:rsidP="00D1231A">
            <w:r w:rsidRPr="00D1231A">
              <w:t>无（唤醒后程序将从复位向量重新执行）</w:t>
            </w:r>
          </w:p>
        </w:tc>
      </w:tr>
    </w:tbl>
    <w:p w14:paraId="4F137351" w14:textId="77777777" w:rsidR="00D1231A" w:rsidRPr="00D1231A" w:rsidRDefault="00D1231A" w:rsidP="001155B4">
      <w:pPr>
        <w:pStyle w:val="3"/>
      </w:pPr>
      <w:r w:rsidRPr="00D1231A">
        <w:rPr>
          <w:rFonts w:ascii="Segoe UI Emoji" w:hAnsi="Segoe UI Emoji" w:cs="Segoe UI Emoji"/>
        </w:rPr>
        <w:t>⚡</w:t>
      </w:r>
      <w:r w:rsidRPr="00D1231A">
        <w:t xml:space="preserve"> 功能与行为详解</w:t>
      </w:r>
    </w:p>
    <w:p w14:paraId="383BC1DE" w14:textId="77777777" w:rsidR="00D1231A" w:rsidRPr="00D1231A" w:rsidRDefault="00D1231A" w:rsidP="00D1231A">
      <w:r w:rsidRPr="00D1231A">
        <w:t xml:space="preserve">调用 </w:t>
      </w:r>
      <w:proofErr w:type="spellStart"/>
      <w:r w:rsidRPr="00D1231A">
        <w:t>PWR_EnterSTANDBYMode</w:t>
      </w:r>
      <w:proofErr w:type="spellEnd"/>
      <w:r w:rsidRPr="00D1231A">
        <w:t>()后，STM32将进入待机模式。在此模式下，芯片内部1.8V区域的电源调节器会被</w:t>
      </w:r>
      <w:r w:rsidRPr="00D1231A">
        <w:rPr>
          <w:b/>
          <w:bCs/>
        </w:rPr>
        <w:t>关闭</w:t>
      </w:r>
      <w:r w:rsidRPr="00D1231A">
        <w:t>，导致以下结果：</w:t>
      </w:r>
    </w:p>
    <w:p w14:paraId="67893A83" w14:textId="77777777" w:rsidR="00D1231A" w:rsidRPr="00D1231A" w:rsidRDefault="00D1231A">
      <w:pPr>
        <w:numPr>
          <w:ilvl w:val="0"/>
          <w:numId w:val="798"/>
        </w:numPr>
      </w:pPr>
      <w:r w:rsidRPr="00D1231A">
        <w:rPr>
          <w:rFonts w:ascii="Times New Roman" w:hAnsi="Times New Roman" w:cs="Times New Roman"/>
        </w:rPr>
        <w:t>​</w:t>
      </w:r>
      <w:r w:rsidRPr="00D1231A">
        <w:rPr>
          <w:b/>
          <w:bCs/>
        </w:rPr>
        <w:t>内核、所有外设、SRAM和寄存器的内容丢失</w:t>
      </w:r>
      <w:r w:rsidRPr="00D1231A">
        <w:rPr>
          <w:rFonts w:ascii="Times New Roman" w:hAnsi="Times New Roman" w:cs="Times New Roman"/>
        </w:rPr>
        <w:t>​</w:t>
      </w:r>
      <w:r w:rsidRPr="00D1231A">
        <w:t>（备份域除外）。</w:t>
      </w:r>
    </w:p>
    <w:p w14:paraId="16969DC4" w14:textId="77777777" w:rsidR="00D1231A" w:rsidRPr="00D1231A" w:rsidRDefault="00D1231A">
      <w:pPr>
        <w:numPr>
          <w:ilvl w:val="0"/>
          <w:numId w:val="798"/>
        </w:numPr>
      </w:pPr>
      <w:r w:rsidRPr="00D1231A">
        <w:rPr>
          <w:rFonts w:ascii="Times New Roman" w:hAnsi="Times New Roman" w:cs="Times New Roman"/>
        </w:rPr>
        <w:t>​</w:t>
      </w:r>
      <w:r w:rsidRPr="00D1231A">
        <w:rPr>
          <w:b/>
          <w:bCs/>
        </w:rPr>
        <w:t>主振荡器（HSE）、内部高速振荡器（HSI）和PLL被关闭</w:t>
      </w:r>
      <w:r w:rsidRPr="00D1231A">
        <w:t>。</w:t>
      </w:r>
    </w:p>
    <w:p w14:paraId="2B2F2A71" w14:textId="77777777" w:rsidR="00D1231A" w:rsidRPr="00D1231A" w:rsidRDefault="00D1231A">
      <w:pPr>
        <w:numPr>
          <w:ilvl w:val="0"/>
          <w:numId w:val="798"/>
        </w:numPr>
      </w:pPr>
      <w:r w:rsidRPr="00D1231A">
        <w:t>除了</w:t>
      </w:r>
      <w:r w:rsidRPr="00D1231A">
        <w:rPr>
          <w:b/>
          <w:bCs/>
        </w:rPr>
        <w:t>备份域</w:t>
      </w:r>
      <w:r w:rsidRPr="00D1231A">
        <w:rPr>
          <w:rFonts w:ascii="Times New Roman" w:hAnsi="Times New Roman" w:cs="Times New Roman"/>
        </w:rPr>
        <w:t>​</w:t>
      </w:r>
      <w:r w:rsidRPr="00D1231A">
        <w:t>（由VBAT供电的RTC、备份寄存器）以及特定的唤醒电路外，绝大部分电路停止工作。</w:t>
      </w:r>
    </w:p>
    <w:p w14:paraId="4B7BFA68" w14:textId="77777777" w:rsidR="00D1231A" w:rsidRPr="00D1231A" w:rsidRDefault="00D1231A">
      <w:pPr>
        <w:numPr>
          <w:ilvl w:val="0"/>
          <w:numId w:val="798"/>
        </w:numPr>
      </w:pPr>
      <w:r w:rsidRPr="00D1231A">
        <w:t>所有I/O引脚（除WKUP、NRST等特定引脚外）进入高阻态。</w:t>
      </w:r>
    </w:p>
    <w:p w14:paraId="6E423AF3" w14:textId="77777777" w:rsidR="00D1231A" w:rsidRPr="00D1231A" w:rsidRDefault="00D1231A" w:rsidP="00D1231A">
      <w:r w:rsidRPr="00D1231A">
        <w:t>因此，从待机模式唤醒相当于一次</w:t>
      </w:r>
      <w:r w:rsidRPr="00D1231A">
        <w:rPr>
          <w:b/>
          <w:bCs/>
        </w:rPr>
        <w:t>硬件复位</w:t>
      </w:r>
      <w:r w:rsidRPr="00D1231A">
        <w:t>，程序会从 main函数开始重新执行，而不是从进入待机模式的代码位置继续运行。</w:t>
      </w:r>
    </w:p>
    <w:p w14:paraId="7DDC6DF1" w14:textId="77777777" w:rsidR="00D1231A" w:rsidRPr="00D1231A" w:rsidRDefault="00D1231A" w:rsidP="001155B4">
      <w:pPr>
        <w:pStyle w:val="3"/>
      </w:pPr>
      <w:r w:rsidRPr="00D1231A">
        <w:rPr>
          <w:rFonts w:ascii="Segoe UI Emoji" w:hAnsi="Segoe UI Emoji" w:cs="Segoe UI Emoji"/>
        </w:rPr>
        <w:t>🔌</w:t>
      </w:r>
      <w:r w:rsidRPr="00D1231A">
        <w:t xml:space="preserve"> 唤醒源</w:t>
      </w:r>
    </w:p>
    <w:p w14:paraId="0C72A586" w14:textId="77777777" w:rsidR="00D1231A" w:rsidRPr="00D1231A" w:rsidRDefault="00D1231A" w:rsidP="00D1231A">
      <w:r w:rsidRPr="00D1231A">
        <w:t>待机模式可以通过以下几种方式唤醒：</w:t>
      </w:r>
    </w:p>
    <w:p w14:paraId="2544B99B" w14:textId="77777777" w:rsidR="00D1231A" w:rsidRPr="00D1231A" w:rsidRDefault="00D1231A">
      <w:pPr>
        <w:numPr>
          <w:ilvl w:val="0"/>
          <w:numId w:val="799"/>
        </w:numPr>
      </w:pPr>
      <w:r w:rsidRPr="00D1231A">
        <w:rPr>
          <w:rFonts w:ascii="Times New Roman" w:hAnsi="Times New Roman" w:cs="Times New Roman"/>
        </w:rPr>
        <w:t>​</w:t>
      </w:r>
      <w:r w:rsidRPr="00D1231A">
        <w:rPr>
          <w:b/>
          <w:bCs/>
        </w:rPr>
        <w:t>WKUP引脚的上升沿</w:t>
      </w:r>
      <w:r w:rsidRPr="00D1231A">
        <w:rPr>
          <w:rFonts w:ascii="Times New Roman" w:hAnsi="Times New Roman" w:cs="Times New Roman"/>
        </w:rPr>
        <w:t>​</w:t>
      </w:r>
      <w:r w:rsidRPr="00D1231A">
        <w:t>：即特定的唤醒引脚（如PA0）。</w:t>
      </w:r>
    </w:p>
    <w:p w14:paraId="5891446D" w14:textId="77777777" w:rsidR="00D1231A" w:rsidRPr="00D1231A" w:rsidRDefault="00D1231A">
      <w:pPr>
        <w:numPr>
          <w:ilvl w:val="0"/>
          <w:numId w:val="799"/>
        </w:numPr>
      </w:pPr>
      <w:r w:rsidRPr="00D1231A">
        <w:rPr>
          <w:rFonts w:ascii="Times New Roman" w:hAnsi="Times New Roman" w:cs="Times New Roman"/>
        </w:rPr>
        <w:t>​</w:t>
      </w:r>
      <w:r w:rsidRPr="00D1231A">
        <w:rPr>
          <w:b/>
          <w:bCs/>
        </w:rPr>
        <w:t>RTC闹钟事件</w:t>
      </w:r>
      <w:r w:rsidRPr="00D1231A">
        <w:rPr>
          <w:rFonts w:ascii="Times New Roman" w:hAnsi="Times New Roman" w:cs="Times New Roman"/>
        </w:rPr>
        <w:t>​</w:t>
      </w:r>
      <w:r w:rsidRPr="00D1231A">
        <w:t>：RTC周期唤醒、入侵事件或时间戳事件。</w:t>
      </w:r>
    </w:p>
    <w:p w14:paraId="57FAF09F" w14:textId="77777777" w:rsidR="00D1231A" w:rsidRPr="00D1231A" w:rsidRDefault="00D1231A">
      <w:pPr>
        <w:numPr>
          <w:ilvl w:val="0"/>
          <w:numId w:val="799"/>
        </w:numPr>
      </w:pPr>
      <w:r w:rsidRPr="00D1231A">
        <w:rPr>
          <w:rFonts w:ascii="Times New Roman" w:hAnsi="Times New Roman" w:cs="Times New Roman"/>
        </w:rPr>
        <w:t>​</w:t>
      </w:r>
      <w:r w:rsidRPr="00D1231A">
        <w:rPr>
          <w:b/>
          <w:bCs/>
        </w:rPr>
        <w:t>NRST引脚上的外部复位</w:t>
      </w:r>
      <w:r w:rsidRPr="00D1231A">
        <w:t>。</w:t>
      </w:r>
    </w:p>
    <w:p w14:paraId="50EDFA99" w14:textId="77777777" w:rsidR="00D1231A" w:rsidRPr="00D1231A" w:rsidRDefault="00D1231A">
      <w:pPr>
        <w:numPr>
          <w:ilvl w:val="0"/>
          <w:numId w:val="799"/>
        </w:numPr>
      </w:pPr>
      <w:r w:rsidRPr="00D1231A">
        <w:rPr>
          <w:rFonts w:ascii="Times New Roman" w:hAnsi="Times New Roman" w:cs="Times New Roman"/>
        </w:rPr>
        <w:t>​</w:t>
      </w:r>
      <w:r w:rsidRPr="00D1231A">
        <w:rPr>
          <w:b/>
          <w:bCs/>
        </w:rPr>
        <w:t>独立看门狗（IWDG）复位</w:t>
      </w:r>
      <w:r w:rsidRPr="00D1231A">
        <w:t>。</w:t>
      </w:r>
    </w:p>
    <w:p w14:paraId="54B39C91" w14:textId="77777777" w:rsidR="00D1231A" w:rsidRPr="00D1231A" w:rsidRDefault="00D1231A" w:rsidP="001155B4">
      <w:pPr>
        <w:pStyle w:val="3"/>
      </w:pPr>
      <w:r w:rsidRPr="00D1231A">
        <w:rPr>
          <w:rFonts w:ascii="Segoe UI Emoji" w:hAnsi="Segoe UI Emoji" w:cs="Segoe UI Emoji"/>
        </w:rPr>
        <w:t>📋</w:t>
      </w:r>
      <w:r w:rsidRPr="00D1231A">
        <w:t xml:space="preserve"> 使用步骤与代码示例</w:t>
      </w:r>
    </w:p>
    <w:p w14:paraId="098A507A" w14:textId="77777777" w:rsidR="00D1231A" w:rsidRPr="00D1231A" w:rsidRDefault="00D1231A" w:rsidP="00D1231A">
      <w:r w:rsidRPr="00D1231A">
        <w:t>使用待机模式通常包含以下几个步骤：</w:t>
      </w:r>
    </w:p>
    <w:p w14:paraId="1A3E1E15" w14:textId="77777777" w:rsidR="00D1231A" w:rsidRPr="00D1231A" w:rsidRDefault="00D1231A">
      <w:pPr>
        <w:numPr>
          <w:ilvl w:val="0"/>
          <w:numId w:val="800"/>
        </w:numPr>
      </w:pPr>
      <w:r w:rsidRPr="00D1231A">
        <w:rPr>
          <w:rFonts w:ascii="Times New Roman" w:hAnsi="Times New Roman" w:cs="Times New Roman"/>
        </w:rPr>
        <w:t>​</w:t>
      </w:r>
      <w:r w:rsidRPr="00D1231A">
        <w:rPr>
          <w:b/>
          <w:bCs/>
        </w:rPr>
        <w:t>使能PWR</w:t>
      </w:r>
      <w:proofErr w:type="gramStart"/>
      <w:r w:rsidRPr="00D1231A">
        <w:rPr>
          <w:b/>
          <w:bCs/>
        </w:rPr>
        <w:t>时钟</w:t>
      </w:r>
      <w:r w:rsidRPr="00D1231A">
        <w:rPr>
          <w:rFonts w:ascii="Times New Roman" w:hAnsi="Times New Roman" w:cs="Times New Roman"/>
        </w:rPr>
        <w:t>​</w:t>
      </w:r>
      <w:r w:rsidRPr="00D1231A">
        <w:t>：</w:t>
      </w:r>
      <w:proofErr w:type="gramEnd"/>
      <w:r w:rsidRPr="00D1231A">
        <w:t>RCC_APB1PeriphClockCmd(RCC_APB1Periph_PWR, ENABLE);</w:t>
      </w:r>
    </w:p>
    <w:p w14:paraId="5C14C339" w14:textId="77777777" w:rsidR="00D1231A" w:rsidRPr="00D1231A" w:rsidRDefault="00D1231A">
      <w:pPr>
        <w:numPr>
          <w:ilvl w:val="0"/>
          <w:numId w:val="800"/>
        </w:numPr>
      </w:pPr>
      <w:r w:rsidRPr="00D1231A">
        <w:rPr>
          <w:rFonts w:ascii="Times New Roman" w:hAnsi="Times New Roman" w:cs="Times New Roman"/>
        </w:rPr>
        <w:lastRenderedPageBreak/>
        <w:t>​</w:t>
      </w:r>
      <w:r w:rsidRPr="00D1231A">
        <w:rPr>
          <w:b/>
          <w:bCs/>
        </w:rPr>
        <w:t>使能唤醒</w:t>
      </w:r>
      <w:proofErr w:type="gramStart"/>
      <w:r w:rsidRPr="00D1231A">
        <w:rPr>
          <w:b/>
          <w:bCs/>
        </w:rPr>
        <w:t>引脚</w:t>
      </w:r>
      <w:r w:rsidRPr="00D1231A">
        <w:rPr>
          <w:rFonts w:ascii="Times New Roman" w:hAnsi="Times New Roman" w:cs="Times New Roman"/>
        </w:rPr>
        <w:t>​</w:t>
      </w:r>
      <w:r w:rsidRPr="00D1231A">
        <w:t>（</w:t>
      </w:r>
      <w:proofErr w:type="gramEnd"/>
      <w:r w:rsidRPr="00D1231A">
        <w:t>如果使用）：</w:t>
      </w:r>
      <w:proofErr w:type="spellStart"/>
      <w:r w:rsidRPr="00D1231A">
        <w:t>PWR_WakeUpPinCmd</w:t>
      </w:r>
      <w:proofErr w:type="spellEnd"/>
      <w:proofErr w:type="gramStart"/>
      <w:r w:rsidRPr="00D1231A">
        <w:t>(ENABLE)</w:t>
      </w:r>
      <w:proofErr w:type="gramEnd"/>
      <w:r w:rsidRPr="00D1231A">
        <w:t>;</w:t>
      </w:r>
    </w:p>
    <w:p w14:paraId="2392595F" w14:textId="77777777" w:rsidR="00D1231A" w:rsidRPr="00D1231A" w:rsidRDefault="00D1231A">
      <w:pPr>
        <w:numPr>
          <w:ilvl w:val="0"/>
          <w:numId w:val="800"/>
        </w:numPr>
      </w:pPr>
      <w:r w:rsidRPr="00D1231A">
        <w:rPr>
          <w:rFonts w:ascii="Times New Roman" w:hAnsi="Times New Roman" w:cs="Times New Roman"/>
        </w:rPr>
        <w:t>​</w:t>
      </w:r>
      <w:r w:rsidRPr="00D1231A">
        <w:rPr>
          <w:b/>
          <w:bCs/>
        </w:rPr>
        <w:t>清除唤醒</w:t>
      </w:r>
      <w:proofErr w:type="gramStart"/>
      <w:r w:rsidRPr="00D1231A">
        <w:rPr>
          <w:b/>
          <w:bCs/>
        </w:rPr>
        <w:t>标志</w:t>
      </w:r>
      <w:r w:rsidRPr="00D1231A">
        <w:rPr>
          <w:rFonts w:ascii="Times New Roman" w:hAnsi="Times New Roman" w:cs="Times New Roman"/>
        </w:rPr>
        <w:t>​</w:t>
      </w:r>
      <w:r w:rsidRPr="00D1231A">
        <w:t>：</w:t>
      </w:r>
      <w:proofErr w:type="gramEnd"/>
      <w:r w:rsidRPr="00D1231A">
        <w:t>PWR_ClearFlag</w:t>
      </w:r>
      <w:proofErr w:type="gramStart"/>
      <w:r w:rsidRPr="00D1231A">
        <w:t>(PWR_FLAG_WU)</w:t>
      </w:r>
      <w:proofErr w:type="gramEnd"/>
      <w:r w:rsidRPr="00D1231A">
        <w:t>;</w:t>
      </w:r>
    </w:p>
    <w:p w14:paraId="407B480F" w14:textId="77777777" w:rsidR="00D1231A" w:rsidRPr="00D1231A" w:rsidRDefault="00D1231A">
      <w:pPr>
        <w:numPr>
          <w:ilvl w:val="0"/>
          <w:numId w:val="800"/>
        </w:numPr>
      </w:pPr>
      <w:r w:rsidRPr="00D1231A">
        <w:rPr>
          <w:rFonts w:ascii="Times New Roman" w:hAnsi="Times New Roman" w:cs="Times New Roman"/>
        </w:rPr>
        <w:t>​</w:t>
      </w:r>
      <w:r w:rsidRPr="00D1231A">
        <w:rPr>
          <w:b/>
          <w:bCs/>
        </w:rPr>
        <w:t>进入待机</w:t>
      </w:r>
      <w:proofErr w:type="gramStart"/>
      <w:r w:rsidRPr="00D1231A">
        <w:rPr>
          <w:b/>
          <w:bCs/>
        </w:rPr>
        <w:t>模式</w:t>
      </w:r>
      <w:r w:rsidRPr="00D1231A">
        <w:rPr>
          <w:rFonts w:ascii="Times New Roman" w:hAnsi="Times New Roman" w:cs="Times New Roman"/>
        </w:rPr>
        <w:t>​</w:t>
      </w:r>
      <w:r w:rsidRPr="00D1231A">
        <w:t>：</w:t>
      </w:r>
      <w:proofErr w:type="spellStart"/>
      <w:proofErr w:type="gramEnd"/>
      <w:r w:rsidRPr="00D1231A">
        <w:t>PWR_EnterSTANDBYMode</w:t>
      </w:r>
      <w:proofErr w:type="spellEnd"/>
      <w:r w:rsidRPr="00D1231A">
        <w:t>();</w:t>
      </w:r>
    </w:p>
    <w:p w14:paraId="54884A47" w14:textId="77777777" w:rsidR="00D1231A" w:rsidRPr="00D1231A" w:rsidRDefault="00D1231A" w:rsidP="00D1231A">
      <w:r w:rsidRPr="00D1231A">
        <w:t>以下是一个简单的应用示例，演示如何通过按键触发进入待机模式，并利用WKUP引脚或RTC闹钟唤醒：</w:t>
      </w:r>
    </w:p>
    <w:p w14:paraId="0B96760A" w14:textId="77777777" w:rsidR="00D1231A" w:rsidRPr="00D1231A" w:rsidRDefault="00D1231A" w:rsidP="00D1231A">
      <w:proofErr w:type="gramStart"/>
      <w:r w:rsidRPr="00D1231A">
        <w:t>#include</w:t>
      </w:r>
      <w:proofErr w:type="gramEnd"/>
      <w:r w:rsidRPr="00D1231A">
        <w:t xml:space="preserve"> "stm32f10x.h"</w:t>
      </w:r>
    </w:p>
    <w:p w14:paraId="263B14DB" w14:textId="77777777" w:rsidR="00D1231A" w:rsidRPr="00D1231A" w:rsidRDefault="00D1231A" w:rsidP="00D1231A"/>
    <w:p w14:paraId="439BEA61" w14:textId="77777777" w:rsidR="00D1231A" w:rsidRPr="00D1231A" w:rsidRDefault="00D1231A" w:rsidP="00D1231A">
      <w:r w:rsidRPr="00D1231A">
        <w:t>int main(void) {</w:t>
      </w:r>
    </w:p>
    <w:p w14:paraId="4F7B5664" w14:textId="77777777" w:rsidR="00D1231A" w:rsidRPr="00D1231A" w:rsidRDefault="00D1231A" w:rsidP="00D1231A">
      <w:r w:rsidRPr="00D1231A">
        <w:t xml:space="preserve">    // ... 系统时钟、GPIO等初始化 ...</w:t>
      </w:r>
    </w:p>
    <w:p w14:paraId="49AE1B49" w14:textId="77777777" w:rsidR="00D1231A" w:rsidRPr="00D1231A" w:rsidRDefault="00D1231A" w:rsidP="00D1231A"/>
    <w:p w14:paraId="37599B02" w14:textId="77777777" w:rsidR="00D1231A" w:rsidRPr="00D1231A" w:rsidRDefault="00D1231A" w:rsidP="00D1231A">
      <w:r w:rsidRPr="00D1231A">
        <w:t xml:space="preserve">    // 1. 使能PWR时钟</w:t>
      </w:r>
    </w:p>
    <w:p w14:paraId="039C6D41" w14:textId="77777777" w:rsidR="00D1231A" w:rsidRPr="00D1231A" w:rsidRDefault="00D1231A" w:rsidP="00D1231A">
      <w:r w:rsidRPr="00D1231A">
        <w:t xml:space="preserve">    RCC_APB1</w:t>
      </w:r>
      <w:proofErr w:type="gramStart"/>
      <w:r w:rsidRPr="00D1231A">
        <w:t>PeriphClockCmd(</w:t>
      </w:r>
      <w:proofErr w:type="gramEnd"/>
      <w:r w:rsidRPr="00D1231A">
        <w:t>RCC_APB1Periph_PWR, ENABLE);</w:t>
      </w:r>
    </w:p>
    <w:p w14:paraId="2317FBB4" w14:textId="77777777" w:rsidR="00D1231A" w:rsidRPr="00D1231A" w:rsidRDefault="00D1231A" w:rsidP="00D1231A"/>
    <w:p w14:paraId="6A1FFEDB" w14:textId="77777777" w:rsidR="00D1231A" w:rsidRPr="00D1231A" w:rsidRDefault="00D1231A" w:rsidP="00D1231A">
      <w:r w:rsidRPr="00D1231A">
        <w:t xml:space="preserve">    // 2. 检查是否由待机模式唤醒</w:t>
      </w:r>
    </w:p>
    <w:p w14:paraId="688108EC" w14:textId="77777777" w:rsidR="00D1231A" w:rsidRPr="00D1231A" w:rsidRDefault="00D1231A" w:rsidP="00D1231A">
      <w:r w:rsidRPr="00D1231A">
        <w:t xml:space="preserve">    if (</w:t>
      </w:r>
      <w:proofErr w:type="spellStart"/>
      <w:r w:rsidRPr="00D1231A">
        <w:t>PWR_</w:t>
      </w:r>
      <w:proofErr w:type="gramStart"/>
      <w:r w:rsidRPr="00D1231A">
        <w:t>GetFlagStatus</w:t>
      </w:r>
      <w:proofErr w:type="spellEnd"/>
      <w:r w:rsidRPr="00D1231A">
        <w:t>(</w:t>
      </w:r>
      <w:proofErr w:type="gramEnd"/>
      <w:r w:rsidRPr="00D1231A">
        <w:t>PWR_FLAG_SB</w:t>
      </w:r>
      <w:proofErr w:type="gramStart"/>
      <w:r w:rsidRPr="00D1231A">
        <w:t>) !</w:t>
      </w:r>
      <w:proofErr w:type="gramEnd"/>
      <w:r w:rsidRPr="00D1231A">
        <w:t>= RESET) {</w:t>
      </w:r>
    </w:p>
    <w:p w14:paraId="39403F1E" w14:textId="77777777" w:rsidR="00D1231A" w:rsidRPr="00D1231A" w:rsidRDefault="00D1231A" w:rsidP="00D1231A">
      <w:r w:rsidRPr="00D1231A">
        <w:t xml:space="preserve">        // 是由待机模式唤醒，可以执行一些特定操作，如点亮一个LED指示</w:t>
      </w:r>
    </w:p>
    <w:p w14:paraId="70C245A0" w14:textId="77777777" w:rsidR="00D1231A" w:rsidRPr="00D1231A" w:rsidRDefault="00D1231A" w:rsidP="00D1231A">
      <w:r w:rsidRPr="00D1231A">
        <w:t xml:space="preserve">        PWR_ClearFlag(PWR_FLAG_SB); // 清除待机唤醒标志</w:t>
      </w:r>
    </w:p>
    <w:p w14:paraId="67F60242" w14:textId="77777777" w:rsidR="00D1231A" w:rsidRPr="00D1231A" w:rsidRDefault="00D1231A" w:rsidP="00D1231A">
      <w:r w:rsidRPr="00D1231A">
        <w:t xml:space="preserve">    }</w:t>
      </w:r>
    </w:p>
    <w:p w14:paraId="63C196FC" w14:textId="77777777" w:rsidR="00D1231A" w:rsidRPr="00D1231A" w:rsidRDefault="00D1231A" w:rsidP="00D1231A"/>
    <w:p w14:paraId="14CA28CD" w14:textId="77777777" w:rsidR="00D1231A" w:rsidRPr="00D1231A" w:rsidRDefault="00D1231A" w:rsidP="00D1231A">
      <w:r w:rsidRPr="00D1231A">
        <w:t xml:space="preserve">    while (</w:t>
      </w:r>
      <w:proofErr w:type="gramStart"/>
      <w:r w:rsidRPr="00D1231A">
        <w:t>1) {</w:t>
      </w:r>
      <w:proofErr w:type="gramEnd"/>
    </w:p>
    <w:p w14:paraId="2A8BFF7D" w14:textId="77777777" w:rsidR="00D1231A" w:rsidRPr="00D1231A" w:rsidRDefault="00D1231A" w:rsidP="00D1231A">
      <w:r w:rsidRPr="00D1231A">
        <w:t xml:space="preserve">        // 3. 主循环中的某些条件，例如检测到按键按下</w:t>
      </w:r>
    </w:p>
    <w:p w14:paraId="57D52F08" w14:textId="77777777" w:rsidR="00D1231A" w:rsidRPr="00D1231A" w:rsidRDefault="00D1231A" w:rsidP="00D1231A">
      <w:r w:rsidRPr="00D1231A">
        <w:t xml:space="preserve">        if(按键被按下) {</w:t>
      </w:r>
    </w:p>
    <w:p w14:paraId="287A30D5" w14:textId="77777777" w:rsidR="00D1231A" w:rsidRPr="00D1231A" w:rsidRDefault="00D1231A" w:rsidP="00D1231A">
      <w:r w:rsidRPr="00D1231A">
        <w:t xml:space="preserve">            // 4. 可选：配置RTC闹钟作为唤醒源</w:t>
      </w:r>
    </w:p>
    <w:p w14:paraId="72B01692" w14:textId="77777777" w:rsidR="00D1231A" w:rsidRPr="00D1231A" w:rsidRDefault="00D1231A" w:rsidP="00D1231A">
      <w:r w:rsidRPr="00D1231A">
        <w:t xml:space="preserve">            // </w:t>
      </w:r>
      <w:proofErr w:type="spellStart"/>
      <w:r w:rsidRPr="00D1231A">
        <w:t>RTC_SetAlarm</w:t>
      </w:r>
      <w:proofErr w:type="spellEnd"/>
      <w:r w:rsidRPr="00D1231A">
        <w:t>(...);</w:t>
      </w:r>
    </w:p>
    <w:p w14:paraId="685ECBE8" w14:textId="77777777" w:rsidR="00D1231A" w:rsidRPr="00D1231A" w:rsidRDefault="00D1231A" w:rsidP="00D1231A"/>
    <w:p w14:paraId="17C180A4" w14:textId="77777777" w:rsidR="00D1231A" w:rsidRPr="00D1231A" w:rsidRDefault="00D1231A" w:rsidP="00D1231A">
      <w:r w:rsidRPr="00D1231A">
        <w:t xml:space="preserve">            // 5. 使能WKUP引脚唤醒功能</w:t>
      </w:r>
    </w:p>
    <w:p w14:paraId="7570C2A1" w14:textId="77777777" w:rsidR="00D1231A" w:rsidRPr="00D1231A" w:rsidRDefault="00D1231A" w:rsidP="00D1231A">
      <w:r w:rsidRPr="00D1231A">
        <w:t xml:space="preserve">            </w:t>
      </w:r>
      <w:proofErr w:type="spellStart"/>
      <w:r w:rsidRPr="00D1231A">
        <w:t>PWR_</w:t>
      </w:r>
      <w:proofErr w:type="gramStart"/>
      <w:r w:rsidRPr="00D1231A">
        <w:t>WakeUpPinCmd</w:t>
      </w:r>
      <w:proofErr w:type="spellEnd"/>
      <w:r w:rsidRPr="00D1231A">
        <w:t>(</w:t>
      </w:r>
      <w:proofErr w:type="gramEnd"/>
      <w:r w:rsidRPr="00D1231A">
        <w:t>ENABLE);</w:t>
      </w:r>
    </w:p>
    <w:p w14:paraId="01E79D64" w14:textId="77777777" w:rsidR="00D1231A" w:rsidRPr="00D1231A" w:rsidRDefault="00D1231A" w:rsidP="00D1231A"/>
    <w:p w14:paraId="2D8DC565" w14:textId="77777777" w:rsidR="00D1231A" w:rsidRPr="00D1231A" w:rsidRDefault="00D1231A" w:rsidP="00D1231A">
      <w:r w:rsidRPr="00D1231A">
        <w:t xml:space="preserve">            // 6. 清除之前的唤醒标志</w:t>
      </w:r>
    </w:p>
    <w:p w14:paraId="32DA72C9" w14:textId="77777777" w:rsidR="00D1231A" w:rsidRPr="00D1231A" w:rsidRDefault="00D1231A" w:rsidP="00D1231A">
      <w:r w:rsidRPr="00D1231A">
        <w:t xml:space="preserve">            PWR_</w:t>
      </w:r>
      <w:proofErr w:type="gramStart"/>
      <w:r w:rsidRPr="00D1231A">
        <w:t>ClearFlag(</w:t>
      </w:r>
      <w:proofErr w:type="gramEnd"/>
      <w:r w:rsidRPr="00D1231A">
        <w:t>PWR_FLAG_WU);</w:t>
      </w:r>
    </w:p>
    <w:p w14:paraId="01725141" w14:textId="77777777" w:rsidR="00D1231A" w:rsidRPr="00D1231A" w:rsidRDefault="00D1231A" w:rsidP="00D1231A"/>
    <w:p w14:paraId="19A3E1FD" w14:textId="77777777" w:rsidR="00D1231A" w:rsidRPr="00D1231A" w:rsidRDefault="00D1231A" w:rsidP="00D1231A">
      <w:r w:rsidRPr="00D1231A">
        <w:t xml:space="preserve">            // 7. 进入待机模式</w:t>
      </w:r>
    </w:p>
    <w:p w14:paraId="3F21634E" w14:textId="77777777" w:rsidR="00D1231A" w:rsidRPr="00D1231A" w:rsidRDefault="00D1231A" w:rsidP="00D1231A">
      <w:r w:rsidRPr="00D1231A">
        <w:t xml:space="preserve">            </w:t>
      </w:r>
      <w:proofErr w:type="spellStart"/>
      <w:r w:rsidRPr="00D1231A">
        <w:t>PWR_</w:t>
      </w:r>
      <w:proofErr w:type="gramStart"/>
      <w:r w:rsidRPr="00D1231A">
        <w:t>EnterSTANDBYMode</w:t>
      </w:r>
      <w:proofErr w:type="spellEnd"/>
      <w:r w:rsidRPr="00D1231A">
        <w:t>(</w:t>
      </w:r>
      <w:proofErr w:type="gramEnd"/>
      <w:r w:rsidRPr="00D1231A">
        <w:t>);</w:t>
      </w:r>
    </w:p>
    <w:p w14:paraId="7EEB75BF" w14:textId="77777777" w:rsidR="00D1231A" w:rsidRPr="00D1231A" w:rsidRDefault="00D1231A" w:rsidP="00D1231A">
      <w:r w:rsidRPr="00D1231A">
        <w:t xml:space="preserve">            </w:t>
      </w:r>
    </w:p>
    <w:p w14:paraId="2A1110C8" w14:textId="77777777" w:rsidR="00D1231A" w:rsidRPr="00D1231A" w:rsidRDefault="00D1231A" w:rsidP="00D1231A">
      <w:r w:rsidRPr="00D1231A">
        <w:t xml:space="preserve">            // 8. 程序执行到此表示已唤醒。由于唤醒相当于复位，会从main函数开始重新执行。</w:t>
      </w:r>
    </w:p>
    <w:p w14:paraId="6BBD8DD0" w14:textId="77777777" w:rsidR="00D1231A" w:rsidRPr="00D1231A" w:rsidRDefault="00D1231A" w:rsidP="00D1231A">
      <w:r w:rsidRPr="00D1231A">
        <w:t xml:space="preserve">        }</w:t>
      </w:r>
    </w:p>
    <w:p w14:paraId="61F65780" w14:textId="77777777" w:rsidR="00D1231A" w:rsidRPr="00D1231A" w:rsidRDefault="00D1231A" w:rsidP="00D1231A">
      <w:r w:rsidRPr="00D1231A">
        <w:t xml:space="preserve">    }</w:t>
      </w:r>
    </w:p>
    <w:p w14:paraId="4287BBEA" w14:textId="77777777" w:rsidR="00D1231A" w:rsidRPr="00D1231A" w:rsidRDefault="00D1231A" w:rsidP="00D1231A">
      <w:r w:rsidRPr="00D1231A">
        <w:t>}</w:t>
      </w:r>
    </w:p>
    <w:p w14:paraId="6C40E7DB" w14:textId="77777777" w:rsidR="00D1231A" w:rsidRPr="00D1231A" w:rsidRDefault="00D1231A" w:rsidP="001155B4">
      <w:pPr>
        <w:pStyle w:val="3"/>
      </w:pPr>
      <w:r w:rsidRPr="00D1231A">
        <w:rPr>
          <w:rFonts w:ascii="Segoe UI Emoji" w:hAnsi="Segoe UI Emoji" w:cs="Segoe UI Emoji"/>
        </w:rPr>
        <w:t>⚠️</w:t>
      </w:r>
      <w:r w:rsidRPr="00D1231A">
        <w:t xml:space="preserve"> 关键注意事项</w:t>
      </w:r>
    </w:p>
    <w:p w14:paraId="110BB353" w14:textId="77777777" w:rsidR="00D1231A" w:rsidRPr="00D1231A" w:rsidRDefault="00D1231A">
      <w:pPr>
        <w:numPr>
          <w:ilvl w:val="0"/>
          <w:numId w:val="801"/>
        </w:numPr>
      </w:pPr>
      <w:r w:rsidRPr="00D1231A">
        <w:rPr>
          <w:rFonts w:ascii="Times New Roman" w:hAnsi="Times New Roman" w:cs="Times New Roman"/>
        </w:rPr>
        <w:t>​</w:t>
      </w:r>
      <w:r w:rsidRPr="00D1231A">
        <w:rPr>
          <w:b/>
          <w:bCs/>
        </w:rPr>
        <w:t>数据丢失</w:t>
      </w:r>
      <w:r w:rsidRPr="00D1231A">
        <w:rPr>
          <w:rFonts w:ascii="Times New Roman" w:hAnsi="Times New Roman" w:cs="Times New Roman"/>
        </w:rPr>
        <w:t>​</w:t>
      </w:r>
      <w:r w:rsidRPr="00D1231A">
        <w:t>：进入待机模式后，SRAM和寄存器内容（备份域除外）会丢失。如需保留数据，应将其存入</w:t>
      </w:r>
      <w:r w:rsidRPr="00D1231A">
        <w:rPr>
          <w:b/>
          <w:bCs/>
        </w:rPr>
        <w:t>备份寄存器</w:t>
      </w:r>
      <w:r w:rsidRPr="00D1231A">
        <w:rPr>
          <w:rFonts w:ascii="Times New Roman" w:hAnsi="Times New Roman" w:cs="Times New Roman"/>
        </w:rPr>
        <w:t>​</w:t>
      </w:r>
      <w:r w:rsidRPr="00D1231A">
        <w:t>（由VBAT供电）。</w:t>
      </w:r>
    </w:p>
    <w:p w14:paraId="08EB26E3" w14:textId="77777777" w:rsidR="00D1231A" w:rsidRPr="00D1231A" w:rsidRDefault="00D1231A">
      <w:pPr>
        <w:numPr>
          <w:ilvl w:val="0"/>
          <w:numId w:val="801"/>
        </w:numPr>
      </w:pPr>
      <w:r w:rsidRPr="00D1231A">
        <w:rPr>
          <w:rFonts w:ascii="Times New Roman" w:hAnsi="Times New Roman" w:cs="Times New Roman"/>
        </w:rPr>
        <w:t>​</w:t>
      </w:r>
      <w:r w:rsidRPr="00D1231A">
        <w:rPr>
          <w:b/>
          <w:bCs/>
        </w:rPr>
        <w:t>唤醒即复位</w:t>
      </w:r>
      <w:r w:rsidRPr="00D1231A">
        <w:rPr>
          <w:rFonts w:ascii="Times New Roman" w:hAnsi="Times New Roman" w:cs="Times New Roman"/>
        </w:rPr>
        <w:t>​</w:t>
      </w:r>
      <w:r w:rsidRPr="00D1231A">
        <w:t>：从待机模式唤醒后，微控制器将进行复位，程序</w:t>
      </w:r>
      <w:r w:rsidRPr="00D1231A">
        <w:rPr>
          <w:b/>
          <w:bCs/>
        </w:rPr>
        <w:t>从头开始执行</w:t>
      </w:r>
      <w:r w:rsidRPr="00D1231A">
        <w:t>。可以通过检查电源控制状态寄存器（PWR_CSR）中的标志位（如SBRSTF）来判断唤醒源是否为待机模式。</w:t>
      </w:r>
    </w:p>
    <w:p w14:paraId="403F7AA0" w14:textId="77777777" w:rsidR="00D1231A" w:rsidRPr="00D1231A" w:rsidRDefault="00D1231A">
      <w:pPr>
        <w:numPr>
          <w:ilvl w:val="0"/>
          <w:numId w:val="801"/>
        </w:numPr>
      </w:pPr>
      <w:r w:rsidRPr="00D1231A">
        <w:rPr>
          <w:rFonts w:ascii="Times New Roman" w:hAnsi="Times New Roman" w:cs="Times New Roman"/>
        </w:rPr>
        <w:t>​</w:t>
      </w:r>
      <w:r w:rsidRPr="00D1231A">
        <w:rPr>
          <w:b/>
          <w:bCs/>
        </w:rPr>
        <w:t>I/O状态</w:t>
      </w:r>
      <w:r w:rsidRPr="00D1231A">
        <w:rPr>
          <w:rFonts w:ascii="Times New Roman" w:hAnsi="Times New Roman" w:cs="Times New Roman"/>
        </w:rPr>
        <w:t>​</w:t>
      </w:r>
      <w:r w:rsidRPr="00D1231A">
        <w:t>：进入待机模式后，大部分I/O引脚变为高阻态。在设计电路时需考虑此特性，防止产生漏电流或不确定状态。</w:t>
      </w:r>
    </w:p>
    <w:p w14:paraId="5E5033C0" w14:textId="77777777" w:rsidR="00D1231A" w:rsidRPr="00D1231A" w:rsidRDefault="00D1231A">
      <w:pPr>
        <w:numPr>
          <w:ilvl w:val="0"/>
          <w:numId w:val="801"/>
        </w:numPr>
      </w:pPr>
      <w:r w:rsidRPr="00D1231A">
        <w:rPr>
          <w:rFonts w:ascii="Times New Roman" w:hAnsi="Times New Roman" w:cs="Times New Roman"/>
        </w:rPr>
        <w:t>​</w:t>
      </w:r>
      <w:r w:rsidRPr="00D1231A">
        <w:rPr>
          <w:b/>
          <w:bCs/>
        </w:rPr>
        <w:t>调试接口</w:t>
      </w:r>
      <w:r w:rsidRPr="00D1231A">
        <w:rPr>
          <w:rFonts w:ascii="Times New Roman" w:hAnsi="Times New Roman" w:cs="Times New Roman"/>
        </w:rPr>
        <w:t>​</w:t>
      </w:r>
      <w:r w:rsidRPr="00D1231A">
        <w:t>：在待机模式下，调试连接会断开。若需调试待机模式相关代码，可能需要在芯片的调试MCU配置寄存器（DBGMCU_CR）中进行特殊设置。</w:t>
      </w:r>
    </w:p>
    <w:p w14:paraId="45DE2E9B" w14:textId="77777777" w:rsidR="00D1231A" w:rsidRPr="00D1231A" w:rsidRDefault="00D1231A" w:rsidP="001155B4">
      <w:pPr>
        <w:pStyle w:val="3"/>
      </w:pPr>
      <w:r w:rsidRPr="00D1231A">
        <w:rPr>
          <w:rFonts w:ascii="Segoe UI Emoji" w:hAnsi="Segoe UI Emoji" w:cs="Segoe UI Emoji"/>
        </w:rPr>
        <w:t>⚖️</w:t>
      </w:r>
      <w:r w:rsidRPr="00D1231A">
        <w:t xml:space="preserve"> 模式对比</w:t>
      </w:r>
    </w:p>
    <w:p w14:paraId="77AED2B0" w14:textId="77777777" w:rsidR="00D1231A" w:rsidRPr="00D1231A" w:rsidRDefault="00D1231A" w:rsidP="00D1231A">
      <w:r w:rsidRPr="00D1231A">
        <w:t>为了帮助您更好地决策，下表对比了STM32三种主要低功耗模式的关键特性：</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09"/>
        <w:gridCol w:w="427"/>
        <w:gridCol w:w="1796"/>
        <w:gridCol w:w="1768"/>
        <w:gridCol w:w="3490"/>
      </w:tblGrid>
      <w:tr w:rsidR="00D1231A" w:rsidRPr="00D1231A" w14:paraId="7D1F3790"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08D596BD" w14:textId="77777777" w:rsidR="00D1231A" w:rsidRPr="00D1231A" w:rsidRDefault="00D1231A" w:rsidP="00D1231A">
            <w:pPr>
              <w:rPr>
                <w:b/>
                <w:bCs/>
              </w:rPr>
            </w:pPr>
            <w:r w:rsidRPr="00D1231A">
              <w:rPr>
                <w:b/>
                <w:bCs/>
              </w:rPr>
              <w:t>模式</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5047A40" w14:textId="77777777" w:rsidR="00D1231A" w:rsidRPr="00D1231A" w:rsidRDefault="00D1231A" w:rsidP="00D1231A">
            <w:pPr>
              <w:rPr>
                <w:b/>
                <w:bCs/>
              </w:rPr>
            </w:pPr>
            <w:r w:rsidRPr="00D1231A">
              <w:rPr>
                <w:b/>
                <w:bCs/>
              </w:rPr>
              <w:t>功耗</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7D29576" w14:textId="77777777" w:rsidR="00D1231A" w:rsidRPr="00D1231A" w:rsidRDefault="00D1231A" w:rsidP="00D1231A">
            <w:pPr>
              <w:rPr>
                <w:b/>
                <w:bCs/>
              </w:rPr>
            </w:pPr>
            <w:r w:rsidRPr="00D1231A">
              <w:rPr>
                <w:b/>
                <w:bCs/>
              </w:rPr>
              <w:t>数据保持</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4BC89CA" w14:textId="77777777" w:rsidR="00D1231A" w:rsidRPr="00D1231A" w:rsidRDefault="00D1231A" w:rsidP="00D1231A">
            <w:pPr>
              <w:rPr>
                <w:b/>
                <w:bCs/>
              </w:rPr>
            </w:pPr>
            <w:r w:rsidRPr="00D1231A">
              <w:rPr>
                <w:b/>
                <w:bCs/>
              </w:rPr>
              <w:t>唤醒后程序执行位置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FFECD85" w14:textId="77777777" w:rsidR="00D1231A" w:rsidRPr="00D1231A" w:rsidRDefault="00D1231A" w:rsidP="00D1231A">
            <w:pPr>
              <w:rPr>
                <w:b/>
                <w:bCs/>
              </w:rPr>
            </w:pPr>
            <w:r w:rsidRPr="00D1231A">
              <w:rPr>
                <w:b/>
                <w:bCs/>
              </w:rPr>
              <w:t>典型唤醒源</w:t>
            </w:r>
          </w:p>
        </w:tc>
      </w:tr>
      <w:tr w:rsidR="00D1231A" w:rsidRPr="00D1231A" w14:paraId="057A802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1A37DC2" w14:textId="77777777" w:rsidR="00D1231A" w:rsidRPr="00D1231A" w:rsidRDefault="00D1231A" w:rsidP="00D1231A">
            <w:r w:rsidRPr="00D1231A">
              <w:rPr>
                <w:rFonts w:ascii="Times New Roman" w:hAnsi="Times New Roman" w:cs="Times New Roman"/>
              </w:rPr>
              <w:t>​</w:t>
            </w:r>
            <w:r w:rsidRPr="00D1231A">
              <w:rPr>
                <w:b/>
                <w:bCs/>
              </w:rPr>
              <w:t>睡眠模式</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81C4B6C" w14:textId="77777777" w:rsidR="00D1231A" w:rsidRPr="00D1231A" w:rsidRDefault="00D1231A" w:rsidP="00D1231A">
            <w:r w:rsidRPr="00D1231A">
              <w:t>较高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086672C" w14:textId="77777777" w:rsidR="00D1231A" w:rsidRPr="00D1231A" w:rsidRDefault="00D1231A" w:rsidP="00D1231A">
            <w:r w:rsidRPr="00D1231A">
              <w:t>完全保持</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30BCE7" w14:textId="77777777" w:rsidR="00D1231A" w:rsidRPr="00D1231A" w:rsidRDefault="00D1231A" w:rsidP="00D1231A">
            <w:r w:rsidRPr="00D1231A">
              <w:t>暂停处继续</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BCBD36A" w14:textId="77777777" w:rsidR="00D1231A" w:rsidRPr="00D1231A" w:rsidRDefault="00D1231A" w:rsidP="00D1231A">
            <w:r w:rsidRPr="00D1231A">
              <w:t>任何中断</w:t>
            </w:r>
          </w:p>
        </w:tc>
      </w:tr>
      <w:tr w:rsidR="00D1231A" w:rsidRPr="00D1231A" w14:paraId="16428A2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791ED6B" w14:textId="77777777" w:rsidR="00D1231A" w:rsidRPr="00D1231A" w:rsidRDefault="00D1231A" w:rsidP="00D1231A">
            <w:r w:rsidRPr="00D1231A">
              <w:rPr>
                <w:rFonts w:ascii="Times New Roman" w:hAnsi="Times New Roman" w:cs="Times New Roman"/>
              </w:rPr>
              <w:lastRenderedPageBreak/>
              <w:t>​</w:t>
            </w:r>
            <w:r w:rsidRPr="00D1231A">
              <w:rPr>
                <w:b/>
                <w:bCs/>
              </w:rPr>
              <w:t>停止模式</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44DF8A3" w14:textId="77777777" w:rsidR="00D1231A" w:rsidRPr="00D1231A" w:rsidRDefault="00D1231A" w:rsidP="00D1231A">
            <w:r w:rsidRPr="00D1231A">
              <w:rPr>
                <w:rFonts w:ascii="Times New Roman" w:hAnsi="Times New Roman" w:cs="Times New Roman"/>
              </w:rPr>
              <w:t>​</w:t>
            </w:r>
            <w:r w:rsidRPr="00D1231A">
              <w:rPr>
                <w:b/>
                <w:bCs/>
              </w:rPr>
              <w:t>低</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E486C17" w14:textId="77777777" w:rsidR="00D1231A" w:rsidRPr="00D1231A" w:rsidRDefault="00D1231A" w:rsidP="00D1231A">
            <w:r w:rsidRPr="00D1231A">
              <w:rPr>
                <w:rFonts w:ascii="Times New Roman" w:hAnsi="Times New Roman" w:cs="Times New Roman"/>
              </w:rPr>
              <w:t>​</w:t>
            </w:r>
            <w:r w:rsidRPr="00D1231A">
              <w:rPr>
                <w:b/>
                <w:bCs/>
              </w:rPr>
              <w:t>完全保持</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B679741" w14:textId="77777777" w:rsidR="00D1231A" w:rsidRPr="00D1231A" w:rsidRDefault="00D1231A" w:rsidP="00D1231A">
            <w:r w:rsidRPr="00D1231A">
              <w:t>暂停处继续</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0227DD8" w14:textId="77777777" w:rsidR="00D1231A" w:rsidRPr="00D1231A" w:rsidRDefault="00D1231A" w:rsidP="00D1231A">
            <w:r w:rsidRPr="00D1231A">
              <w:t>外部中断（EXTI）、RTC</w:t>
            </w:r>
          </w:p>
        </w:tc>
      </w:tr>
      <w:tr w:rsidR="00D1231A" w:rsidRPr="00D1231A" w14:paraId="2D6414B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1BAED56" w14:textId="77777777" w:rsidR="00D1231A" w:rsidRPr="00D1231A" w:rsidRDefault="00D1231A" w:rsidP="00D1231A">
            <w:r w:rsidRPr="00D1231A">
              <w:rPr>
                <w:rFonts w:ascii="Times New Roman" w:hAnsi="Times New Roman" w:cs="Times New Roman"/>
              </w:rPr>
              <w:t>​</w:t>
            </w:r>
            <w:r w:rsidRPr="00D1231A">
              <w:rPr>
                <w:b/>
                <w:bCs/>
              </w:rPr>
              <w:t>待机模式</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B2FB6B0" w14:textId="77777777" w:rsidR="00D1231A" w:rsidRPr="00D1231A" w:rsidRDefault="00D1231A" w:rsidP="00D1231A">
            <w:r w:rsidRPr="00D1231A">
              <w:rPr>
                <w:rFonts w:ascii="Times New Roman" w:hAnsi="Times New Roman" w:cs="Times New Roman"/>
              </w:rPr>
              <w:t>​</w:t>
            </w:r>
            <w:r w:rsidRPr="00D1231A">
              <w:rPr>
                <w:b/>
                <w:bCs/>
              </w:rPr>
              <w:t>最低</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0804B7E" w14:textId="77777777" w:rsidR="00D1231A" w:rsidRPr="00D1231A" w:rsidRDefault="00D1231A" w:rsidP="00D1231A">
            <w:r w:rsidRPr="00D1231A">
              <w:rPr>
                <w:rFonts w:ascii="Times New Roman" w:hAnsi="Times New Roman" w:cs="Times New Roman"/>
              </w:rPr>
              <w:t>​</w:t>
            </w:r>
            <w:r w:rsidRPr="00D1231A">
              <w:rPr>
                <w:b/>
                <w:bCs/>
              </w:rPr>
              <w:t>丢失（相当于复位）</w:t>
            </w:r>
            <w:r w:rsidRPr="00D1231A">
              <w:rPr>
                <w:rFonts w:ascii="Times New Roman" w:hAnsi="Times New Roman" w:cs="Times New Roman"/>
                <w:b/>
                <w:bCs/>
              </w:rPr>
              <w:t>​</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DCD42C" w14:textId="77777777" w:rsidR="00D1231A" w:rsidRPr="00D1231A" w:rsidRDefault="00D1231A" w:rsidP="00D1231A">
            <w:r w:rsidRPr="00D1231A">
              <w:rPr>
                <w:rFonts w:ascii="Times New Roman" w:hAnsi="Times New Roman" w:cs="Times New Roman"/>
              </w:rPr>
              <w:t>​</w:t>
            </w:r>
            <w:r w:rsidRPr="00D1231A">
              <w:rPr>
                <w:b/>
                <w:bCs/>
              </w:rPr>
              <w:t>从头开始执行</w:t>
            </w:r>
            <w:r w:rsidRPr="00D1231A">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6C48D0E" w14:textId="77777777" w:rsidR="00D1231A" w:rsidRPr="00D1231A" w:rsidRDefault="00D1231A" w:rsidP="00D1231A">
            <w:r w:rsidRPr="00D1231A">
              <w:t>WKUP引脚、RTC闹钟、NRST引脚复位</w:t>
            </w:r>
          </w:p>
        </w:tc>
      </w:tr>
    </w:tbl>
    <w:p w14:paraId="737ADCDC" w14:textId="77777777" w:rsidR="00D1231A" w:rsidRPr="00D1231A" w:rsidRDefault="00D1231A" w:rsidP="001155B4">
      <w:pPr>
        <w:pStyle w:val="3"/>
      </w:pPr>
      <w:r w:rsidRPr="00D1231A">
        <w:rPr>
          <w:rFonts w:ascii="Segoe UI Emoji" w:hAnsi="Segoe UI Emoji" w:cs="Segoe UI Emoji"/>
        </w:rPr>
        <w:t>💎</w:t>
      </w:r>
      <w:r w:rsidRPr="00D1231A">
        <w:t xml:space="preserve"> 应用场景</w:t>
      </w:r>
    </w:p>
    <w:p w14:paraId="4B77C8DA" w14:textId="77777777" w:rsidR="00D1231A" w:rsidRPr="00D1231A" w:rsidRDefault="00D1231A" w:rsidP="00D1231A">
      <w:proofErr w:type="spellStart"/>
      <w:r w:rsidRPr="00D1231A">
        <w:t>PWR_EnterSTANDBYMode</w:t>
      </w:r>
      <w:proofErr w:type="spellEnd"/>
      <w:r w:rsidRPr="00D1231A">
        <w:t>函数通常用于对功耗有</w:t>
      </w:r>
      <w:r w:rsidRPr="00D1231A">
        <w:rPr>
          <w:b/>
          <w:bCs/>
        </w:rPr>
        <w:t>极端要求</w:t>
      </w:r>
      <w:r w:rsidRPr="00D1231A">
        <w:t>且不要求保持程序运行状态的场景，例如：</w:t>
      </w:r>
    </w:p>
    <w:p w14:paraId="4D612072" w14:textId="77777777" w:rsidR="00D1231A" w:rsidRPr="00D1231A" w:rsidRDefault="00D1231A">
      <w:pPr>
        <w:numPr>
          <w:ilvl w:val="0"/>
          <w:numId w:val="802"/>
        </w:numPr>
      </w:pPr>
      <w:r w:rsidRPr="00D1231A">
        <w:rPr>
          <w:rFonts w:ascii="Times New Roman" w:hAnsi="Times New Roman" w:cs="Times New Roman"/>
        </w:rPr>
        <w:t>​</w:t>
      </w:r>
      <w:r w:rsidRPr="00D1231A">
        <w:rPr>
          <w:b/>
          <w:bCs/>
        </w:rPr>
        <w:t>电池供电的远程传感器</w:t>
      </w:r>
      <w:r w:rsidRPr="00D1231A">
        <w:rPr>
          <w:rFonts w:ascii="Times New Roman" w:hAnsi="Times New Roman" w:cs="Times New Roman"/>
        </w:rPr>
        <w:t>​</w:t>
      </w:r>
      <w:r w:rsidRPr="00D1231A">
        <w:t>：每隔很长时间（如一小时）由RTC闹钟唤醒一次进行数据采集，然后迅速返回待机模式。</w:t>
      </w:r>
    </w:p>
    <w:p w14:paraId="222699AC" w14:textId="77777777" w:rsidR="00D1231A" w:rsidRPr="00D1231A" w:rsidRDefault="00D1231A">
      <w:pPr>
        <w:numPr>
          <w:ilvl w:val="0"/>
          <w:numId w:val="802"/>
        </w:numPr>
      </w:pPr>
      <w:r w:rsidRPr="00D1231A">
        <w:rPr>
          <w:rFonts w:ascii="Times New Roman" w:hAnsi="Times New Roman" w:cs="Times New Roman"/>
        </w:rPr>
        <w:t>​</w:t>
      </w:r>
      <w:r w:rsidRPr="00D1231A">
        <w:rPr>
          <w:b/>
          <w:bCs/>
        </w:rPr>
        <w:t>需要“完全关机”但仍能通过特定事件快速启动的设备</w:t>
      </w:r>
      <w:r w:rsidRPr="00D1231A">
        <w:rPr>
          <w:rFonts w:ascii="Times New Roman" w:hAnsi="Times New Roman" w:cs="Times New Roman"/>
        </w:rPr>
        <w:t>​</w:t>
      </w:r>
      <w:r w:rsidRPr="00D1231A">
        <w:t>：如某些遥控器或物联网设备的“软关机”状态。</w:t>
      </w:r>
    </w:p>
    <w:p w14:paraId="3DE2104F" w14:textId="77777777" w:rsidR="00D1231A" w:rsidRPr="00D1231A" w:rsidRDefault="00D1231A" w:rsidP="00D1231A">
      <w:r w:rsidRPr="00D1231A">
        <w:t xml:space="preserve">希望这些详细的讲解能帮助您理解和应用 </w:t>
      </w:r>
      <w:proofErr w:type="spellStart"/>
      <w:r w:rsidRPr="00D1231A">
        <w:t>PWR_EnterSTANDBYMode</w:t>
      </w:r>
      <w:proofErr w:type="spellEnd"/>
      <w:r w:rsidRPr="00D1231A">
        <w:t>函数。如果您在实际应用中遇到具体的配置问题，例如RTC闹钟的设置，我可以提供更进一步的探讨。</w:t>
      </w:r>
    </w:p>
    <w:p w14:paraId="208AE5E3" w14:textId="77777777" w:rsidR="00D1231A" w:rsidRPr="00D1231A" w:rsidRDefault="00D1231A" w:rsidP="00D1231A"/>
    <w:p w14:paraId="15557BFB" w14:textId="7DCA3EC5" w:rsidR="00D90281" w:rsidRDefault="00D90281" w:rsidP="00F75697">
      <w:pPr>
        <w:pStyle w:val="2"/>
      </w:pPr>
      <w:proofErr w:type="spellStart"/>
      <w:r w:rsidRPr="00D90281">
        <w:t>PWR_GetFlagStatus</w:t>
      </w:r>
      <w:proofErr w:type="spellEnd"/>
      <w:r w:rsidRPr="00D90281">
        <w:t>(</w:t>
      </w:r>
      <w:r>
        <w:rPr>
          <w:rFonts w:hint="eastAsia"/>
        </w:rPr>
        <w:t>)</w:t>
      </w:r>
      <w:r w:rsidR="001155B4">
        <w:br/>
      </w:r>
      <w:r w:rsidR="001155B4" w:rsidRPr="001155B4">
        <w:t>查询电源控制（PWR）模块中各种状态标志位的当前状态</w:t>
      </w:r>
    </w:p>
    <w:p w14:paraId="071D69DF" w14:textId="77777777" w:rsidR="001155B4" w:rsidRPr="001155B4" w:rsidRDefault="001155B4" w:rsidP="001155B4">
      <w:r w:rsidRPr="001155B4">
        <w:t xml:space="preserve">STM32标准外设库中的 </w:t>
      </w:r>
      <w:proofErr w:type="spellStart"/>
      <w:r w:rsidRPr="001155B4">
        <w:t>PWR_GetFlagStatus</w:t>
      </w:r>
      <w:proofErr w:type="spellEnd"/>
      <w:r w:rsidRPr="001155B4">
        <w:t>函数用于查询电源控制（PWR）模块中各种状态标志位的当前状态，帮助你了解芯片的电源事件和历史状态。</w:t>
      </w:r>
    </w:p>
    <w:p w14:paraId="0E735626" w14:textId="77777777" w:rsidR="001155B4" w:rsidRPr="001155B4" w:rsidRDefault="001155B4" w:rsidP="001155B4">
      <w:r w:rsidRPr="001155B4">
        <w:t>其函数原型为：</w:t>
      </w:r>
    </w:p>
    <w:p w14:paraId="79BCA3E0" w14:textId="77777777" w:rsidR="001155B4" w:rsidRPr="001155B4" w:rsidRDefault="001155B4" w:rsidP="001155B4">
      <w:proofErr w:type="spellStart"/>
      <w:r w:rsidRPr="001155B4">
        <w:t>FlagStatus</w:t>
      </w:r>
      <w:proofErr w:type="spellEnd"/>
      <w:r w:rsidRPr="001155B4">
        <w:t xml:space="preserve"> </w:t>
      </w:r>
      <w:proofErr w:type="spellStart"/>
      <w:r w:rsidRPr="001155B4">
        <w:t>PWR_</w:t>
      </w:r>
      <w:proofErr w:type="gramStart"/>
      <w:r w:rsidRPr="001155B4">
        <w:t>GetFlagStatus</w:t>
      </w:r>
      <w:proofErr w:type="spellEnd"/>
      <w:r w:rsidRPr="001155B4">
        <w:t>(</w:t>
      </w:r>
      <w:proofErr w:type="gramEnd"/>
      <w:r w:rsidRPr="001155B4">
        <w:t>uint32_t PWR_FLAG);</w:t>
      </w:r>
    </w:p>
    <w:p w14:paraId="54E7D1CB" w14:textId="77777777" w:rsidR="001155B4" w:rsidRPr="001155B4" w:rsidRDefault="001155B4" w:rsidP="005214F5">
      <w:pPr>
        <w:pStyle w:val="3"/>
      </w:pPr>
      <w:r w:rsidRPr="001155B4">
        <w:rPr>
          <w:rFonts w:ascii="Segoe UI Emoji" w:hAnsi="Segoe UI Emoji" w:cs="Segoe UI Emoji"/>
        </w:rPr>
        <w:t>🔍</w:t>
      </w:r>
      <w:r w:rsidRPr="001155B4">
        <w:t xml:space="preserve"> 函数详解</w:t>
      </w:r>
    </w:p>
    <w:p w14:paraId="5C6837AE" w14:textId="77777777" w:rsidR="001155B4" w:rsidRPr="001155B4" w:rsidRDefault="001155B4" w:rsidP="001155B4">
      <w:r w:rsidRPr="001155B4">
        <w:rPr>
          <w:rFonts w:ascii="Times New Roman" w:hAnsi="Times New Roman" w:cs="Times New Roman"/>
        </w:rPr>
        <w:t>​</w:t>
      </w:r>
      <w:r w:rsidRPr="001155B4">
        <w:rPr>
          <w:b/>
          <w:bCs/>
        </w:rPr>
        <w:t>功能</w:t>
      </w:r>
      <w:r w:rsidRPr="001155B4">
        <w:rPr>
          <w:rFonts w:ascii="Times New Roman" w:hAnsi="Times New Roman" w:cs="Times New Roman"/>
        </w:rPr>
        <w:t>​</w:t>
      </w:r>
      <w:r w:rsidRPr="001155B4">
        <w:t>：该函数的主要作用是检查指定的PWR状态标志位是否被置位。通过它，你可以判断诸如系统是否从待机模式唤醒、电源电压是否正常等关键信息。</w:t>
      </w:r>
    </w:p>
    <w:p w14:paraId="252CED5F" w14:textId="77777777" w:rsidR="001155B4" w:rsidRPr="001155B4" w:rsidRDefault="001155B4" w:rsidP="001155B4">
      <w:r w:rsidRPr="001155B4">
        <w:rPr>
          <w:rFonts w:ascii="Times New Roman" w:hAnsi="Times New Roman" w:cs="Times New Roman"/>
        </w:rPr>
        <w:t>​</w:t>
      </w:r>
      <w:r w:rsidRPr="001155B4">
        <w:rPr>
          <w:b/>
          <w:bCs/>
        </w:rPr>
        <w:t>参数</w:t>
      </w:r>
      <w:r w:rsidRPr="001155B4">
        <w:rPr>
          <w:rFonts w:ascii="Times New Roman" w:hAnsi="Times New Roman" w:cs="Times New Roman"/>
        </w:rPr>
        <w:t>​</w:t>
      </w:r>
      <w:r w:rsidRPr="001155B4">
        <w:t>：PWR_FLAG，指定要查询的电源标志。在库文件中，常用的标志位定义如下：</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717"/>
        <w:gridCol w:w="6573"/>
      </w:tblGrid>
      <w:tr w:rsidR="001155B4" w:rsidRPr="001155B4" w14:paraId="6E392A3F"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79B2336" w14:textId="77777777" w:rsidR="001155B4" w:rsidRPr="001155B4" w:rsidRDefault="001155B4" w:rsidP="001155B4">
            <w:pPr>
              <w:rPr>
                <w:b/>
                <w:bCs/>
              </w:rPr>
            </w:pPr>
            <w:r w:rsidRPr="001155B4">
              <w:rPr>
                <w:b/>
                <w:bCs/>
              </w:rPr>
              <w:lastRenderedPageBreak/>
              <w:t>标志位宏定义</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A2B652" w14:textId="77777777" w:rsidR="001155B4" w:rsidRPr="001155B4" w:rsidRDefault="001155B4" w:rsidP="001155B4">
            <w:pPr>
              <w:rPr>
                <w:b/>
                <w:bCs/>
              </w:rPr>
            </w:pPr>
            <w:r w:rsidRPr="001155B4">
              <w:rPr>
                <w:b/>
                <w:bCs/>
              </w:rPr>
              <w:t>含义说明</w:t>
            </w:r>
          </w:p>
        </w:tc>
      </w:tr>
      <w:tr w:rsidR="001155B4" w:rsidRPr="001155B4" w14:paraId="57484C39"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216B783" w14:textId="77777777" w:rsidR="001155B4" w:rsidRPr="001155B4" w:rsidRDefault="001155B4" w:rsidP="001155B4">
            <w:r w:rsidRPr="001155B4">
              <w:t>PWR_FLAG_WU</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C8AE38C" w14:textId="77777777" w:rsidR="001155B4" w:rsidRPr="001155B4" w:rsidRDefault="001155B4" w:rsidP="001155B4">
            <w:r w:rsidRPr="001155B4">
              <w:rPr>
                <w:rFonts w:ascii="Times New Roman" w:hAnsi="Times New Roman" w:cs="Times New Roman"/>
              </w:rPr>
              <w:t>​</w:t>
            </w:r>
            <w:r w:rsidRPr="001155B4">
              <w:rPr>
                <w:b/>
                <w:bCs/>
              </w:rPr>
              <w:t>唤醒标志</w:t>
            </w:r>
            <w:r w:rsidRPr="001155B4">
              <w:rPr>
                <w:rFonts w:ascii="Times New Roman" w:hAnsi="Times New Roman" w:cs="Times New Roman"/>
              </w:rPr>
              <w:t>​</w:t>
            </w:r>
            <w:r w:rsidRPr="001155B4">
              <w:t xml:space="preserve"> (Wake-Up Flag)：当系统从待机模式被唤醒时，此标志由硬件置1。</w:t>
            </w:r>
          </w:p>
        </w:tc>
      </w:tr>
      <w:tr w:rsidR="001155B4" w:rsidRPr="001155B4" w14:paraId="6559BF8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BA102CC" w14:textId="77777777" w:rsidR="001155B4" w:rsidRPr="001155B4" w:rsidRDefault="001155B4" w:rsidP="001155B4">
            <w:r w:rsidRPr="001155B4">
              <w:t>PWR_FLAG_SB</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AF508A7" w14:textId="77777777" w:rsidR="001155B4" w:rsidRPr="001155B4" w:rsidRDefault="001155B4" w:rsidP="001155B4">
            <w:r w:rsidRPr="001155B4">
              <w:rPr>
                <w:rFonts w:ascii="Times New Roman" w:hAnsi="Times New Roman" w:cs="Times New Roman"/>
              </w:rPr>
              <w:t>​</w:t>
            </w:r>
            <w:r w:rsidRPr="001155B4">
              <w:rPr>
                <w:b/>
                <w:bCs/>
              </w:rPr>
              <w:t>待机模式标志</w:t>
            </w:r>
            <w:r w:rsidRPr="001155B4">
              <w:rPr>
                <w:rFonts w:ascii="Times New Roman" w:hAnsi="Times New Roman" w:cs="Times New Roman"/>
              </w:rPr>
              <w:t>​</w:t>
            </w:r>
            <w:r w:rsidRPr="001155B4">
              <w:t xml:space="preserve"> (Standby Flag)：当系统进入待机模式时，此标志由硬件置1。在系统复位或电源复位后，可以通过检查此标志来判断之前是否处于待机模式。</w:t>
            </w:r>
          </w:p>
        </w:tc>
      </w:tr>
      <w:tr w:rsidR="001155B4" w:rsidRPr="001155B4" w14:paraId="44F41DC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F15046B" w14:textId="77777777" w:rsidR="001155B4" w:rsidRPr="001155B4" w:rsidRDefault="001155B4" w:rsidP="001155B4">
            <w:r w:rsidRPr="001155B4">
              <w:t>PWR_FLAG_PVDO</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4575211" w14:textId="77777777" w:rsidR="001155B4" w:rsidRPr="001155B4" w:rsidRDefault="001155B4" w:rsidP="001155B4">
            <w:r w:rsidRPr="001155B4">
              <w:rPr>
                <w:rFonts w:ascii="Times New Roman" w:hAnsi="Times New Roman" w:cs="Times New Roman"/>
              </w:rPr>
              <w:t>​</w:t>
            </w:r>
            <w:r w:rsidRPr="001155B4">
              <w:rPr>
                <w:b/>
                <w:bCs/>
              </w:rPr>
              <w:t>PVD输出标志</w:t>
            </w:r>
            <w:r w:rsidRPr="001155B4">
              <w:rPr>
                <w:rFonts w:ascii="Times New Roman" w:hAnsi="Times New Roman" w:cs="Times New Roman"/>
              </w:rPr>
              <w:t>​</w:t>
            </w:r>
            <w:r w:rsidRPr="001155B4">
              <w:t xml:space="preserve"> (Programmable Voltage Detector Output)：当使能了可编程电压监测器后，如果VDD电源电压下降到设定的阈值以下，此标志被置1，指示电压过低。</w:t>
            </w:r>
          </w:p>
        </w:tc>
      </w:tr>
    </w:tbl>
    <w:p w14:paraId="64285A8D" w14:textId="77777777" w:rsidR="001155B4" w:rsidRPr="001155B4" w:rsidRDefault="001155B4" w:rsidP="001155B4">
      <w:r w:rsidRPr="001155B4">
        <w:rPr>
          <w:rFonts w:ascii="Times New Roman" w:hAnsi="Times New Roman" w:cs="Times New Roman"/>
        </w:rPr>
        <w:t>​</w:t>
      </w:r>
      <w:r w:rsidRPr="001155B4">
        <w:rPr>
          <w:b/>
          <w:bCs/>
        </w:rPr>
        <w:t>返回值</w:t>
      </w:r>
      <w:r w:rsidRPr="001155B4">
        <w:rPr>
          <w:rFonts w:ascii="Times New Roman" w:hAnsi="Times New Roman" w:cs="Times New Roman"/>
        </w:rPr>
        <w:t>​</w:t>
      </w:r>
      <w:r w:rsidRPr="001155B4">
        <w:t xml:space="preserve">：类型为 </w:t>
      </w:r>
      <w:proofErr w:type="spellStart"/>
      <w:r w:rsidRPr="001155B4">
        <w:t>FlagStatus</w:t>
      </w:r>
      <w:proofErr w:type="spellEnd"/>
      <w:r w:rsidRPr="001155B4">
        <w:t>，这是一个枚举类型，实际取值如下：</w:t>
      </w:r>
    </w:p>
    <w:p w14:paraId="7B26B094" w14:textId="77777777" w:rsidR="001155B4" w:rsidRPr="001155B4" w:rsidRDefault="001155B4">
      <w:pPr>
        <w:numPr>
          <w:ilvl w:val="0"/>
          <w:numId w:val="803"/>
        </w:numPr>
      </w:pPr>
      <w:r w:rsidRPr="001155B4">
        <w:t>SET：表示指定的标志位处于置位状态（通常为1）。</w:t>
      </w:r>
    </w:p>
    <w:p w14:paraId="16512A69" w14:textId="77777777" w:rsidR="001155B4" w:rsidRPr="001155B4" w:rsidRDefault="001155B4">
      <w:pPr>
        <w:numPr>
          <w:ilvl w:val="0"/>
          <w:numId w:val="803"/>
        </w:numPr>
      </w:pPr>
      <w:r w:rsidRPr="001155B4">
        <w:t>RESET：表示指定的标志位处于复位状态（通常为0）。</w:t>
      </w:r>
    </w:p>
    <w:p w14:paraId="42D4AF5F" w14:textId="77777777" w:rsidR="001155B4" w:rsidRPr="001155B4" w:rsidRDefault="001155B4" w:rsidP="005214F5">
      <w:pPr>
        <w:pStyle w:val="3"/>
      </w:pPr>
      <w:r w:rsidRPr="001155B4">
        <w:rPr>
          <w:rFonts w:ascii="Segoe UI Emoji" w:hAnsi="Segoe UI Emoji" w:cs="Segoe UI Emoji"/>
        </w:rPr>
        <w:t>⚙️</w:t>
      </w:r>
      <w:r w:rsidRPr="001155B4">
        <w:t xml:space="preserve"> 典型使用流程</w:t>
      </w:r>
    </w:p>
    <w:p w14:paraId="7458B64F" w14:textId="77777777" w:rsidR="001155B4" w:rsidRPr="001155B4" w:rsidRDefault="001155B4" w:rsidP="001155B4">
      <w:r w:rsidRPr="001155B4">
        <w:t>在实际编程中，</w:t>
      </w:r>
      <w:proofErr w:type="spellStart"/>
      <w:r w:rsidRPr="001155B4">
        <w:t>PWR_GetFlagStatus</w:t>
      </w:r>
      <w:proofErr w:type="spellEnd"/>
      <w:r w:rsidRPr="001155B4">
        <w:t>函数通常遵循以下步骤被调用：</w:t>
      </w:r>
    </w:p>
    <w:p w14:paraId="0A56FCFF" w14:textId="77777777" w:rsidR="001155B4" w:rsidRPr="001155B4" w:rsidRDefault="001155B4">
      <w:pPr>
        <w:numPr>
          <w:ilvl w:val="0"/>
          <w:numId w:val="804"/>
        </w:numPr>
      </w:pPr>
      <w:r w:rsidRPr="001155B4">
        <w:rPr>
          <w:rFonts w:ascii="Times New Roman" w:hAnsi="Times New Roman" w:cs="Times New Roman"/>
        </w:rPr>
        <w:t>​</w:t>
      </w:r>
      <w:r w:rsidRPr="001155B4">
        <w:rPr>
          <w:b/>
          <w:bCs/>
        </w:rPr>
        <w:t>使能PWR时钟</w:t>
      </w:r>
      <w:r w:rsidRPr="001155B4">
        <w:rPr>
          <w:rFonts w:ascii="Times New Roman" w:hAnsi="Times New Roman" w:cs="Times New Roman"/>
        </w:rPr>
        <w:t>​</w:t>
      </w:r>
      <w:r w:rsidRPr="001155B4">
        <w:t>：在访问PWR相关功能前，必须首先使能PWR外设的时钟。</w:t>
      </w:r>
    </w:p>
    <w:p w14:paraId="463485B3" w14:textId="77777777" w:rsidR="001155B4" w:rsidRPr="001155B4" w:rsidRDefault="001155B4" w:rsidP="001155B4">
      <w:r w:rsidRPr="001155B4">
        <w:t>RCC_APB1</w:t>
      </w:r>
      <w:proofErr w:type="gramStart"/>
      <w:r w:rsidRPr="001155B4">
        <w:t>PeriphClockCmd(</w:t>
      </w:r>
      <w:proofErr w:type="gramEnd"/>
      <w:r w:rsidRPr="001155B4">
        <w:t>RCC_APB1Periph_PWR, ENABLE);</w:t>
      </w:r>
    </w:p>
    <w:p w14:paraId="67F9ED4E" w14:textId="77777777" w:rsidR="001155B4" w:rsidRPr="001155B4" w:rsidRDefault="001155B4">
      <w:pPr>
        <w:numPr>
          <w:ilvl w:val="0"/>
          <w:numId w:val="804"/>
        </w:numPr>
      </w:pPr>
      <w:r w:rsidRPr="001155B4">
        <w:rPr>
          <w:rFonts w:ascii="Times New Roman" w:hAnsi="Times New Roman" w:cs="Times New Roman"/>
        </w:rPr>
        <w:t>​</w:t>
      </w:r>
      <w:r w:rsidRPr="001155B4">
        <w:rPr>
          <w:b/>
          <w:bCs/>
        </w:rPr>
        <w:t>查询标志位</w:t>
      </w:r>
      <w:r w:rsidRPr="001155B4">
        <w:rPr>
          <w:rFonts w:ascii="Times New Roman" w:hAnsi="Times New Roman" w:cs="Times New Roman"/>
        </w:rPr>
        <w:t>​</w:t>
      </w:r>
      <w:r w:rsidRPr="001155B4">
        <w:t>：在需要判断电源状态的地方调用该函数。</w:t>
      </w:r>
    </w:p>
    <w:p w14:paraId="7A11BBE6" w14:textId="77777777" w:rsidR="001155B4" w:rsidRPr="001155B4" w:rsidRDefault="001155B4">
      <w:pPr>
        <w:numPr>
          <w:ilvl w:val="0"/>
          <w:numId w:val="804"/>
        </w:numPr>
        <w:tabs>
          <w:tab w:val="clear" w:pos="720"/>
        </w:tabs>
      </w:pPr>
      <w:r w:rsidRPr="001155B4">
        <w:t>if (</w:t>
      </w:r>
      <w:proofErr w:type="spellStart"/>
      <w:r w:rsidRPr="001155B4">
        <w:t>PWR_</w:t>
      </w:r>
      <w:proofErr w:type="gramStart"/>
      <w:r w:rsidRPr="001155B4">
        <w:t>GetFlagStatus</w:t>
      </w:r>
      <w:proofErr w:type="spellEnd"/>
      <w:r w:rsidRPr="001155B4">
        <w:t>(</w:t>
      </w:r>
      <w:proofErr w:type="gramEnd"/>
      <w:r w:rsidRPr="001155B4">
        <w:t>PWR_FLAG_WU) == SET) {</w:t>
      </w:r>
    </w:p>
    <w:p w14:paraId="15625C58" w14:textId="77777777" w:rsidR="001155B4" w:rsidRPr="001155B4" w:rsidRDefault="001155B4">
      <w:pPr>
        <w:numPr>
          <w:ilvl w:val="0"/>
          <w:numId w:val="804"/>
        </w:numPr>
        <w:tabs>
          <w:tab w:val="clear" w:pos="720"/>
        </w:tabs>
      </w:pPr>
      <w:r w:rsidRPr="001155B4">
        <w:t xml:space="preserve">    // 处理从待机模式唤醒后的操作</w:t>
      </w:r>
    </w:p>
    <w:p w14:paraId="797D641F" w14:textId="77777777" w:rsidR="001155B4" w:rsidRPr="001155B4" w:rsidRDefault="001155B4">
      <w:pPr>
        <w:numPr>
          <w:ilvl w:val="0"/>
          <w:numId w:val="804"/>
        </w:numPr>
        <w:tabs>
          <w:tab w:val="clear" w:pos="720"/>
        </w:tabs>
      </w:pPr>
      <w:r w:rsidRPr="001155B4">
        <w:t xml:space="preserve">    // ...</w:t>
      </w:r>
    </w:p>
    <w:p w14:paraId="5A76F664" w14:textId="77777777" w:rsidR="001155B4" w:rsidRPr="001155B4" w:rsidRDefault="001155B4">
      <w:pPr>
        <w:numPr>
          <w:ilvl w:val="0"/>
          <w:numId w:val="804"/>
        </w:numPr>
        <w:tabs>
          <w:tab w:val="clear" w:pos="720"/>
        </w:tabs>
      </w:pPr>
      <w:r w:rsidRPr="001155B4">
        <w:t xml:space="preserve">    /</w:t>
      </w:r>
      <w:proofErr w:type="gramStart"/>
      <w:r w:rsidRPr="001155B4">
        <w:t>/ 清除</w:t>
      </w:r>
      <w:proofErr w:type="gramEnd"/>
      <w:r w:rsidRPr="001155B4">
        <w:t>唤醒标志，为下一次检测做准备</w:t>
      </w:r>
    </w:p>
    <w:p w14:paraId="20D7415B" w14:textId="77777777" w:rsidR="001155B4" w:rsidRPr="001155B4" w:rsidRDefault="001155B4">
      <w:pPr>
        <w:numPr>
          <w:ilvl w:val="0"/>
          <w:numId w:val="804"/>
        </w:numPr>
        <w:tabs>
          <w:tab w:val="clear" w:pos="720"/>
        </w:tabs>
      </w:pPr>
      <w:r w:rsidRPr="001155B4">
        <w:t xml:space="preserve">    PWR_</w:t>
      </w:r>
      <w:proofErr w:type="gramStart"/>
      <w:r w:rsidRPr="001155B4">
        <w:t>ClearFlag(</w:t>
      </w:r>
      <w:proofErr w:type="gramEnd"/>
      <w:r w:rsidRPr="001155B4">
        <w:t>PWR_FLAG_WU);</w:t>
      </w:r>
    </w:p>
    <w:p w14:paraId="7CF31087" w14:textId="77777777" w:rsidR="001155B4" w:rsidRPr="001155B4" w:rsidRDefault="001155B4" w:rsidP="001155B4">
      <w:r w:rsidRPr="001155B4">
        <w:t>}</w:t>
      </w:r>
    </w:p>
    <w:p w14:paraId="13CE0E65" w14:textId="77777777" w:rsidR="001155B4" w:rsidRPr="001155B4" w:rsidRDefault="001155B4">
      <w:pPr>
        <w:numPr>
          <w:ilvl w:val="0"/>
          <w:numId w:val="804"/>
        </w:numPr>
      </w:pPr>
      <w:r w:rsidRPr="001155B4">
        <w:rPr>
          <w:rFonts w:ascii="Times New Roman" w:hAnsi="Times New Roman" w:cs="Times New Roman"/>
        </w:rPr>
        <w:t>​</w:t>
      </w:r>
      <w:r w:rsidRPr="001155B4">
        <w:rPr>
          <w:b/>
          <w:bCs/>
        </w:rPr>
        <w:t>清除标志</w:t>
      </w:r>
      <w:proofErr w:type="gramStart"/>
      <w:r w:rsidRPr="001155B4">
        <w:rPr>
          <w:b/>
          <w:bCs/>
        </w:rPr>
        <w:t>位</w:t>
      </w:r>
      <w:r w:rsidRPr="001155B4">
        <w:rPr>
          <w:rFonts w:ascii="Times New Roman" w:hAnsi="Times New Roman" w:cs="Times New Roman"/>
        </w:rPr>
        <w:t>​</w:t>
      </w:r>
      <w:r w:rsidRPr="001155B4">
        <w:t>：</w:t>
      </w:r>
      <w:proofErr w:type="gramEnd"/>
      <w:r w:rsidRPr="001155B4">
        <w:t>对于需要软件清除的标志（如 PWR_FLAG_WU），在处理完相应事件后，应使用 PWR_ClearFlag函数将其清除。</w:t>
      </w:r>
    </w:p>
    <w:p w14:paraId="630AFC33" w14:textId="77777777" w:rsidR="001155B4" w:rsidRPr="001155B4" w:rsidRDefault="001155B4" w:rsidP="005214F5">
      <w:pPr>
        <w:pStyle w:val="3"/>
      </w:pPr>
      <w:r w:rsidRPr="001155B4">
        <w:rPr>
          <w:rFonts w:ascii="Segoe UI Emoji" w:hAnsi="Segoe UI Emoji" w:cs="Segoe UI Emoji"/>
        </w:rPr>
        <w:t>💡</w:t>
      </w:r>
      <w:r w:rsidRPr="001155B4">
        <w:t xml:space="preserve"> 应用场景与注意事项</w:t>
      </w:r>
    </w:p>
    <w:p w14:paraId="377A239E" w14:textId="77777777" w:rsidR="001155B4" w:rsidRPr="001155B4" w:rsidRDefault="001155B4">
      <w:pPr>
        <w:numPr>
          <w:ilvl w:val="0"/>
          <w:numId w:val="805"/>
        </w:numPr>
      </w:pPr>
      <w:r w:rsidRPr="001155B4">
        <w:rPr>
          <w:rFonts w:ascii="Times New Roman" w:hAnsi="Times New Roman" w:cs="Times New Roman"/>
        </w:rPr>
        <w:t>​</w:t>
      </w:r>
      <w:r w:rsidRPr="001155B4">
        <w:rPr>
          <w:b/>
          <w:bCs/>
        </w:rPr>
        <w:t>判断唤醒来源</w:t>
      </w:r>
      <w:r w:rsidRPr="001155B4">
        <w:rPr>
          <w:rFonts w:ascii="Times New Roman" w:hAnsi="Times New Roman" w:cs="Times New Roman"/>
        </w:rPr>
        <w:t>​</w:t>
      </w:r>
      <w:r w:rsidRPr="001155B4">
        <w:t>：在程序启动时（如在 main函数开始处），检查 PWR_FLAG_SB标志，可以确定本次启动是上电复位还是从待机模式被唤醒，从而执行不同的</w:t>
      </w:r>
      <w:r w:rsidRPr="001155B4">
        <w:lastRenderedPageBreak/>
        <w:t>初始化逻辑。</w:t>
      </w:r>
    </w:p>
    <w:p w14:paraId="63B53E3C" w14:textId="77777777" w:rsidR="001155B4" w:rsidRPr="001155B4" w:rsidRDefault="001155B4">
      <w:pPr>
        <w:numPr>
          <w:ilvl w:val="0"/>
          <w:numId w:val="805"/>
        </w:numPr>
      </w:pPr>
      <w:r w:rsidRPr="001155B4">
        <w:rPr>
          <w:rFonts w:ascii="Times New Roman" w:hAnsi="Times New Roman" w:cs="Times New Roman"/>
        </w:rPr>
        <w:t>​</w:t>
      </w:r>
      <w:r w:rsidRPr="001155B4">
        <w:rPr>
          <w:b/>
          <w:bCs/>
        </w:rPr>
        <w:t>电源监控</w:t>
      </w:r>
      <w:r w:rsidRPr="001155B4">
        <w:rPr>
          <w:rFonts w:ascii="Times New Roman" w:hAnsi="Times New Roman" w:cs="Times New Roman"/>
        </w:rPr>
        <w:t>​</w:t>
      </w:r>
      <w:r w:rsidRPr="001155B4">
        <w:t>：如果使能了可编程电压探测器，可以定期检查 PWR_FLAG_PVDO标志，在电压异常时及时保存数据或采取保护措施。</w:t>
      </w:r>
    </w:p>
    <w:p w14:paraId="3B217BD5" w14:textId="77777777" w:rsidR="001155B4" w:rsidRPr="001155B4" w:rsidRDefault="001155B4">
      <w:pPr>
        <w:numPr>
          <w:ilvl w:val="0"/>
          <w:numId w:val="805"/>
        </w:numPr>
      </w:pPr>
      <w:r w:rsidRPr="001155B4">
        <w:rPr>
          <w:rFonts w:ascii="Times New Roman" w:hAnsi="Times New Roman" w:cs="Times New Roman"/>
        </w:rPr>
        <w:t>​</w:t>
      </w:r>
      <w:r w:rsidRPr="001155B4">
        <w:rPr>
          <w:b/>
          <w:bCs/>
        </w:rPr>
        <w:t>标志位清除</w:t>
      </w:r>
      <w:r w:rsidRPr="001155B4">
        <w:rPr>
          <w:rFonts w:ascii="Times New Roman" w:hAnsi="Times New Roman" w:cs="Times New Roman"/>
        </w:rPr>
        <w:t>​</w:t>
      </w:r>
      <w:r w:rsidRPr="001155B4">
        <w:t>：务必注意，PWR_FLAG_WU（唤醒标志）和 PWR_FLAG_PVDO（PVD输出标志）通常需要</w:t>
      </w:r>
      <w:r w:rsidRPr="001155B4">
        <w:rPr>
          <w:b/>
          <w:bCs/>
        </w:rPr>
        <w:t>软件清除</w:t>
      </w:r>
      <w:r w:rsidRPr="001155B4">
        <w:t>，即在检测到它们被置位后，应调用 PWR_ClearFlag函数将其清零。而 PWR_FLAG_SB（待机模式标志）则由硬件在进入待机模式时设置，并通过系统复位或读取该标志来清除。</w:t>
      </w:r>
    </w:p>
    <w:p w14:paraId="0E9873C6" w14:textId="77777777" w:rsidR="001155B4" w:rsidRPr="001155B4" w:rsidRDefault="001155B4" w:rsidP="001155B4">
      <w:r w:rsidRPr="001155B4">
        <w:t xml:space="preserve">希望这些详细的讲解能帮助你更好地理解和使用 </w:t>
      </w:r>
      <w:proofErr w:type="spellStart"/>
      <w:r w:rsidRPr="001155B4">
        <w:t>PWR_GetFlagStatus</w:t>
      </w:r>
      <w:proofErr w:type="spellEnd"/>
      <w:r w:rsidRPr="001155B4">
        <w:t>函数。如果你在实际应用中遇到了关于特定标志位的具体问题，我很乐意一同探讨。</w:t>
      </w:r>
    </w:p>
    <w:p w14:paraId="04E82C9D" w14:textId="77777777" w:rsidR="001155B4" w:rsidRPr="001155B4" w:rsidRDefault="001155B4" w:rsidP="001155B4"/>
    <w:p w14:paraId="0BFAB4BA" w14:textId="3ED20BD5" w:rsidR="001C686A" w:rsidRDefault="001C686A" w:rsidP="00F75697">
      <w:pPr>
        <w:pStyle w:val="2"/>
      </w:pPr>
      <w:r w:rsidRPr="001C686A">
        <w:t>PWR_ClearFlag(</w:t>
      </w:r>
      <w:r>
        <w:rPr>
          <w:rFonts w:hint="eastAsia"/>
        </w:rPr>
        <w:t>)</w:t>
      </w:r>
      <w:r w:rsidR="00D95293">
        <w:br/>
      </w:r>
      <w:r w:rsidR="00D95293" w:rsidRPr="00D95293">
        <w:t>清除电源控制（PWR）模块中的特定状态标志位</w:t>
      </w:r>
    </w:p>
    <w:p w14:paraId="3468495D" w14:textId="77777777" w:rsidR="003816AC" w:rsidRDefault="00D95293" w:rsidP="00D95293">
      <w:r w:rsidRPr="00D95293">
        <w:t>在STM32的标准外设库中，PWR_ClearFlag函数用于清除电源控制（PWR）模块中的特定状态标志位。</w:t>
      </w:r>
    </w:p>
    <w:p w14:paraId="4F561923" w14:textId="033C1E6F" w:rsidR="00D95293" w:rsidRPr="00D95293" w:rsidRDefault="00D95293" w:rsidP="003816AC">
      <w:pPr>
        <w:pStyle w:val="3"/>
      </w:pPr>
      <w:r w:rsidRPr="00D95293">
        <w:t>以下是该函数的详细讲解。</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95"/>
        <w:gridCol w:w="3923"/>
      </w:tblGrid>
      <w:tr w:rsidR="00D95293" w:rsidRPr="00D95293" w14:paraId="5505196D"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50F26A9" w14:textId="77777777" w:rsidR="00D95293" w:rsidRPr="00D95293" w:rsidRDefault="00D95293" w:rsidP="00D95293">
            <w:pPr>
              <w:rPr>
                <w:b/>
                <w:bCs/>
              </w:rPr>
            </w:pPr>
            <w:r w:rsidRPr="00D95293">
              <w:rPr>
                <w:b/>
                <w:bCs/>
              </w:rPr>
              <w:t>项目</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14AFE28" w14:textId="77777777" w:rsidR="00D95293" w:rsidRPr="00D95293" w:rsidRDefault="00D95293" w:rsidP="00D95293">
            <w:pPr>
              <w:rPr>
                <w:b/>
                <w:bCs/>
              </w:rPr>
            </w:pPr>
            <w:r w:rsidRPr="00D95293">
              <w:rPr>
                <w:b/>
                <w:bCs/>
              </w:rPr>
              <w:t>说明</w:t>
            </w:r>
          </w:p>
        </w:tc>
      </w:tr>
      <w:tr w:rsidR="00D95293" w:rsidRPr="00D95293" w14:paraId="21A15E1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FAD3CB8" w14:textId="77777777" w:rsidR="00D95293" w:rsidRPr="00D95293" w:rsidRDefault="00D95293" w:rsidP="00D95293">
            <w:r w:rsidRPr="00D95293">
              <w:rPr>
                <w:rFonts w:ascii="Times New Roman" w:hAnsi="Times New Roman" w:cs="Times New Roman"/>
              </w:rPr>
              <w:t>​</w:t>
            </w:r>
            <w:r w:rsidRPr="00D95293">
              <w:rPr>
                <w:b/>
                <w:bCs/>
              </w:rPr>
              <w:t>函数原型</w:t>
            </w:r>
            <w:r w:rsidRPr="00D9529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3FF3BAD" w14:textId="77777777" w:rsidR="00D95293" w:rsidRPr="00D95293" w:rsidRDefault="00D95293" w:rsidP="00D95293">
            <w:r w:rsidRPr="00D95293">
              <w:t>void PWR_</w:t>
            </w:r>
            <w:proofErr w:type="gramStart"/>
            <w:r w:rsidRPr="00D95293">
              <w:t>ClearFlag(</w:t>
            </w:r>
            <w:proofErr w:type="gramEnd"/>
            <w:r w:rsidRPr="00D95293">
              <w:t>uint32_t PWR_FLAG);</w:t>
            </w:r>
          </w:p>
        </w:tc>
      </w:tr>
      <w:tr w:rsidR="00D95293" w:rsidRPr="00D95293" w14:paraId="3E8E791C"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46A2CD0D" w14:textId="77777777" w:rsidR="00D95293" w:rsidRPr="00D95293" w:rsidRDefault="00D95293" w:rsidP="00D95293">
            <w:r w:rsidRPr="00D95293">
              <w:rPr>
                <w:rFonts w:ascii="Times New Roman" w:hAnsi="Times New Roman" w:cs="Times New Roman"/>
              </w:rPr>
              <w:t>​</w:t>
            </w:r>
            <w:r w:rsidRPr="00D95293">
              <w:rPr>
                <w:b/>
                <w:bCs/>
              </w:rPr>
              <w:t>头文件</w:t>
            </w:r>
            <w:r w:rsidRPr="00D9529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EA156DE" w14:textId="77777777" w:rsidR="00D95293" w:rsidRPr="00D95293" w:rsidRDefault="00D95293" w:rsidP="00D95293">
            <w:r w:rsidRPr="00D95293">
              <w:t>#include "stm32f10x_pwr.h"</w:t>
            </w:r>
          </w:p>
        </w:tc>
      </w:tr>
      <w:tr w:rsidR="00D95293" w:rsidRPr="00D95293" w14:paraId="3863C964"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AC907C0" w14:textId="77777777" w:rsidR="00D95293" w:rsidRPr="00D95293" w:rsidRDefault="00D95293" w:rsidP="00D95293">
            <w:r w:rsidRPr="00D95293">
              <w:rPr>
                <w:rFonts w:ascii="Times New Roman" w:hAnsi="Times New Roman" w:cs="Times New Roman"/>
              </w:rPr>
              <w:t>​</w:t>
            </w:r>
            <w:r w:rsidRPr="00D95293">
              <w:rPr>
                <w:b/>
                <w:bCs/>
              </w:rPr>
              <w:t>输入参数</w:t>
            </w:r>
            <w:r w:rsidRPr="00D9529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D3B5620" w14:textId="77777777" w:rsidR="00D95293" w:rsidRPr="00D95293" w:rsidRDefault="00D95293" w:rsidP="00D95293">
            <w:r w:rsidRPr="00D95293">
              <w:t>PWR_FLAG：指定要清除的PWR标志位</w:t>
            </w:r>
          </w:p>
        </w:tc>
      </w:tr>
      <w:tr w:rsidR="00D95293" w:rsidRPr="00D95293" w14:paraId="0D2D9E5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731CAE8" w14:textId="77777777" w:rsidR="00D95293" w:rsidRPr="00D95293" w:rsidRDefault="00D95293" w:rsidP="00D95293">
            <w:r w:rsidRPr="00D95293">
              <w:rPr>
                <w:rFonts w:ascii="Times New Roman" w:hAnsi="Times New Roman" w:cs="Times New Roman"/>
              </w:rPr>
              <w:t>​</w:t>
            </w:r>
            <w:r w:rsidRPr="00D95293">
              <w:rPr>
                <w:b/>
                <w:bCs/>
              </w:rPr>
              <w:t>返回值</w:t>
            </w:r>
            <w:r w:rsidRPr="00D9529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C420E5A" w14:textId="77777777" w:rsidR="00D95293" w:rsidRPr="00D95293" w:rsidRDefault="00D95293" w:rsidP="00D95293">
            <w:r w:rsidRPr="00D95293">
              <w:t>无</w:t>
            </w:r>
          </w:p>
        </w:tc>
      </w:tr>
      <w:tr w:rsidR="00D95293" w:rsidRPr="00D95293" w14:paraId="0702B91F"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2A211F71" w14:textId="77777777" w:rsidR="00D95293" w:rsidRPr="00D95293" w:rsidRDefault="00D95293" w:rsidP="00D95293">
            <w:r w:rsidRPr="00D95293">
              <w:rPr>
                <w:rFonts w:ascii="Times New Roman" w:hAnsi="Times New Roman" w:cs="Times New Roman"/>
              </w:rPr>
              <w:t>​</w:t>
            </w:r>
            <w:r w:rsidRPr="00D95293">
              <w:rPr>
                <w:b/>
                <w:bCs/>
              </w:rPr>
              <w:t>功能描述</w:t>
            </w:r>
            <w:r w:rsidRPr="00D9529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BFFABB" w14:textId="77777777" w:rsidR="00D95293" w:rsidRPr="00D95293" w:rsidRDefault="00D95293" w:rsidP="00D95293">
            <w:r w:rsidRPr="00D95293">
              <w:t>清除PWR的待处理标志位</w:t>
            </w:r>
          </w:p>
        </w:tc>
      </w:tr>
      <w:tr w:rsidR="00D95293" w:rsidRPr="00D95293" w14:paraId="2586185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E847DEE" w14:textId="77777777" w:rsidR="00D95293" w:rsidRPr="00D95293" w:rsidRDefault="00D95293" w:rsidP="00D95293">
            <w:r w:rsidRPr="00D95293">
              <w:rPr>
                <w:rFonts w:ascii="Times New Roman" w:hAnsi="Times New Roman" w:cs="Times New Roman"/>
              </w:rPr>
              <w:t>​</w:t>
            </w:r>
            <w:r w:rsidRPr="00D95293">
              <w:rPr>
                <w:b/>
                <w:bCs/>
              </w:rPr>
              <w:t>先决条件</w:t>
            </w:r>
            <w:r w:rsidRPr="00D95293">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BDFD8A0" w14:textId="77777777" w:rsidR="00D95293" w:rsidRPr="00D95293" w:rsidRDefault="00D95293" w:rsidP="00D95293">
            <w:r w:rsidRPr="00D95293">
              <w:t>无</w:t>
            </w:r>
          </w:p>
        </w:tc>
      </w:tr>
    </w:tbl>
    <w:p w14:paraId="24608D83" w14:textId="77777777" w:rsidR="00D95293" w:rsidRPr="00D95293" w:rsidRDefault="00D95293" w:rsidP="003816AC">
      <w:pPr>
        <w:pStyle w:val="3"/>
      </w:pPr>
      <w:r w:rsidRPr="00D95293">
        <w:rPr>
          <w:rFonts w:ascii="Segoe UI Emoji" w:hAnsi="Segoe UI Emoji" w:cs="Segoe UI Emoji"/>
        </w:rPr>
        <w:t>🔍</w:t>
      </w:r>
      <w:r w:rsidRPr="00D95293">
        <w:t xml:space="preserve"> 参数详解：PWR_FLAG</w:t>
      </w:r>
    </w:p>
    <w:p w14:paraId="27218E24" w14:textId="77777777" w:rsidR="00D95293" w:rsidRPr="00D95293" w:rsidRDefault="00D95293" w:rsidP="00D95293">
      <w:r w:rsidRPr="00D95293">
        <w:t>参数 PWR_FLAG用于指定需要清除的标志位。在库文件中，它可以取以下值中的一个</w:t>
      </w:r>
      <w:proofErr w:type="gramStart"/>
      <w:r w:rsidRPr="00D95293">
        <w:t xml:space="preserve"> ：</w:t>
      </w:r>
      <w:proofErr w:type="gramEnd"/>
    </w:p>
    <w:p w14:paraId="4D56D3B8" w14:textId="77777777" w:rsidR="00D95293" w:rsidRPr="00D95293" w:rsidRDefault="00D95293">
      <w:pPr>
        <w:numPr>
          <w:ilvl w:val="0"/>
          <w:numId w:val="806"/>
        </w:numPr>
      </w:pPr>
      <w:r w:rsidRPr="00D95293">
        <w:t>PWR_FLAG_WU：</w:t>
      </w:r>
      <w:r w:rsidRPr="00D95293">
        <w:rPr>
          <w:rFonts w:ascii="Times New Roman" w:hAnsi="Times New Roman" w:cs="Times New Roman"/>
        </w:rPr>
        <w:t>​</w:t>
      </w:r>
      <w:r w:rsidRPr="00D95293">
        <w:rPr>
          <w:b/>
          <w:bCs/>
        </w:rPr>
        <w:t>唤醒标志</w:t>
      </w:r>
      <w:r w:rsidRPr="00D95293">
        <w:rPr>
          <w:rFonts w:ascii="Times New Roman" w:hAnsi="Times New Roman" w:cs="Times New Roman"/>
        </w:rPr>
        <w:t>​</w:t>
      </w:r>
      <w:r w:rsidRPr="00D95293">
        <w:t xml:space="preserve"> (Wake-up Flag)。当系统从待机模式被唤醒时，此</w:t>
      </w:r>
      <w:r w:rsidRPr="00D95293">
        <w:lastRenderedPageBreak/>
        <w:t>标志由硬件置1。这个标志通常需要软件清除 。</w:t>
      </w:r>
    </w:p>
    <w:p w14:paraId="17050F1D" w14:textId="77777777" w:rsidR="00D95293" w:rsidRPr="00D95293" w:rsidRDefault="00D95293">
      <w:pPr>
        <w:numPr>
          <w:ilvl w:val="0"/>
          <w:numId w:val="806"/>
        </w:numPr>
      </w:pPr>
      <w:r w:rsidRPr="00D95293">
        <w:t>PWR_FLAG_SB：</w:t>
      </w:r>
      <w:r w:rsidRPr="00D95293">
        <w:rPr>
          <w:rFonts w:ascii="Times New Roman" w:hAnsi="Times New Roman" w:cs="Times New Roman"/>
        </w:rPr>
        <w:t>​</w:t>
      </w:r>
      <w:r w:rsidRPr="00D95293">
        <w:rPr>
          <w:b/>
          <w:bCs/>
        </w:rPr>
        <w:t>待机模式标志</w:t>
      </w:r>
      <w:r w:rsidRPr="00D95293">
        <w:rPr>
          <w:rFonts w:ascii="Times New Roman" w:hAnsi="Times New Roman" w:cs="Times New Roman"/>
        </w:rPr>
        <w:t>​</w:t>
      </w:r>
      <w:r w:rsidRPr="00D95293">
        <w:t xml:space="preserve"> (Standby Flag)。当系统进入待机模式时，此标志由硬件置1。在系统复位或电源复位后，可以通过检查此标志来判断之前是否处于待机模式</w:t>
      </w:r>
      <w:proofErr w:type="gramStart"/>
      <w:r w:rsidRPr="00D95293">
        <w:t xml:space="preserve"> 。</w:t>
      </w:r>
      <w:proofErr w:type="gramEnd"/>
    </w:p>
    <w:p w14:paraId="38219A23" w14:textId="77777777" w:rsidR="00D95293" w:rsidRPr="00D95293" w:rsidRDefault="00D95293">
      <w:pPr>
        <w:numPr>
          <w:ilvl w:val="0"/>
          <w:numId w:val="806"/>
        </w:numPr>
      </w:pPr>
      <w:r w:rsidRPr="00D95293">
        <w:t>PWR_FLAG_PVDO：</w:t>
      </w:r>
      <w:r w:rsidRPr="00D95293">
        <w:rPr>
          <w:rFonts w:ascii="Times New Roman" w:hAnsi="Times New Roman" w:cs="Times New Roman"/>
        </w:rPr>
        <w:t>​</w:t>
      </w:r>
      <w:r w:rsidRPr="00D95293">
        <w:rPr>
          <w:b/>
          <w:bCs/>
        </w:rPr>
        <w:t>PVD输出标志</w:t>
      </w:r>
      <w:r w:rsidRPr="00D95293">
        <w:rPr>
          <w:rFonts w:ascii="Times New Roman" w:hAnsi="Times New Roman" w:cs="Times New Roman"/>
        </w:rPr>
        <w:t>​</w:t>
      </w:r>
      <w:r w:rsidRPr="00D95293">
        <w:t xml:space="preserve"> (Programmable Voltage Detector Output)。如果使能了可编程电压监测器（PVD），并且VDD电源电压下降到设定的阈值以下，此标志会被硬件置1，指示电压过低 。</w:t>
      </w:r>
    </w:p>
    <w:p w14:paraId="7C22F8F1" w14:textId="77777777" w:rsidR="00D95293" w:rsidRPr="00D95293" w:rsidRDefault="00D95293" w:rsidP="00D95293">
      <w:r w:rsidRPr="00D95293">
        <w:rPr>
          <w:rFonts w:ascii="Times New Roman" w:hAnsi="Times New Roman" w:cs="Times New Roman"/>
        </w:rPr>
        <w:t>​</w:t>
      </w:r>
      <w:r w:rsidRPr="00D95293">
        <w:rPr>
          <w:b/>
          <w:bCs/>
        </w:rPr>
        <w:t>请注意</w:t>
      </w:r>
      <w:r w:rsidRPr="00D95293">
        <w:rPr>
          <w:rFonts w:ascii="Times New Roman" w:hAnsi="Times New Roman" w:cs="Times New Roman"/>
        </w:rPr>
        <w:t>​</w:t>
      </w:r>
      <w:r w:rsidRPr="00D95293">
        <w:t>：根据参考内容，PWR_FLAG_PVDO标志是只读的，可能无法通过软件直接清除 。在实际使用时，请务必参考最新的芯片参考手册以确认每个标志位的具体行为。</w:t>
      </w:r>
    </w:p>
    <w:p w14:paraId="64B539A6" w14:textId="77777777" w:rsidR="00D95293" w:rsidRPr="00D95293" w:rsidRDefault="00D95293" w:rsidP="003816AC">
      <w:pPr>
        <w:pStyle w:val="3"/>
      </w:pPr>
      <w:r w:rsidRPr="00D95293">
        <w:rPr>
          <w:rFonts w:ascii="Segoe UI Emoji" w:hAnsi="Segoe UI Emoji" w:cs="Segoe UI Emoji"/>
        </w:rPr>
        <w:t>⚙️</w:t>
      </w:r>
      <w:r w:rsidRPr="00D95293">
        <w:t xml:space="preserve"> 函数功能与使用场景</w:t>
      </w:r>
    </w:p>
    <w:p w14:paraId="17717823" w14:textId="77777777" w:rsidR="00D95293" w:rsidRPr="00D95293" w:rsidRDefault="00D95293" w:rsidP="00D95293">
      <w:r w:rsidRPr="00D95293">
        <w:t>PWR_ClearFlag函数的核心作用是</w:t>
      </w:r>
      <w:r w:rsidRPr="00D95293">
        <w:rPr>
          <w:b/>
          <w:bCs/>
        </w:rPr>
        <w:t>将指定的状态标志位手动清零</w:t>
      </w:r>
      <w:r w:rsidRPr="00D95293">
        <w:t>。这在嵌入式程序的状态管理和错误处理中非常重要 。</w:t>
      </w:r>
    </w:p>
    <w:p w14:paraId="771AA097" w14:textId="77777777" w:rsidR="00D95293" w:rsidRPr="00D95293" w:rsidRDefault="00D95293" w:rsidP="003816AC">
      <w:pPr>
        <w:pStyle w:val="3"/>
      </w:pPr>
      <w:r w:rsidRPr="00D95293">
        <w:rPr>
          <w:rFonts w:ascii="Times New Roman" w:hAnsi="Times New Roman" w:cs="Times New Roman"/>
        </w:rPr>
        <w:t>​</w:t>
      </w:r>
      <w:r w:rsidRPr="00D95293">
        <w:t>典型使用场景包括</w:t>
      </w:r>
      <w:r w:rsidRPr="00D95293">
        <w:rPr>
          <w:rFonts w:ascii="Times New Roman" w:hAnsi="Times New Roman" w:cs="Times New Roman"/>
        </w:rPr>
        <w:t>​</w:t>
      </w:r>
      <w:r w:rsidRPr="00D95293">
        <w:t>：</w:t>
      </w:r>
    </w:p>
    <w:p w14:paraId="538FC4CE" w14:textId="77777777" w:rsidR="00D95293" w:rsidRPr="00D95293" w:rsidRDefault="00D95293">
      <w:pPr>
        <w:numPr>
          <w:ilvl w:val="0"/>
          <w:numId w:val="807"/>
        </w:numPr>
      </w:pPr>
      <w:r w:rsidRPr="00D95293">
        <w:rPr>
          <w:rFonts w:ascii="Times New Roman" w:hAnsi="Times New Roman" w:cs="Times New Roman"/>
        </w:rPr>
        <w:t>​</w:t>
      </w:r>
      <w:r w:rsidRPr="00D95293">
        <w:rPr>
          <w:b/>
          <w:bCs/>
        </w:rPr>
        <w:t>准备进入低功耗模式前</w:t>
      </w:r>
      <w:r w:rsidRPr="00D95293">
        <w:rPr>
          <w:rFonts w:ascii="Times New Roman" w:hAnsi="Times New Roman" w:cs="Times New Roman"/>
        </w:rPr>
        <w:t>​</w:t>
      </w:r>
      <w:r w:rsidRPr="00D95293">
        <w:t>：在让单片机进入待机模式（Standby Mode）或处理低功耗逻辑前，通常需要先清除之前的唤醒标志（PWR_FLAG_WU），以避免误判唤醒原因 。</w:t>
      </w:r>
    </w:p>
    <w:p w14:paraId="4D7DE7BB" w14:textId="77777777" w:rsidR="00D95293" w:rsidRPr="00D95293" w:rsidRDefault="00D95293">
      <w:pPr>
        <w:numPr>
          <w:ilvl w:val="0"/>
          <w:numId w:val="807"/>
        </w:numPr>
      </w:pPr>
      <w:r w:rsidRPr="00D95293">
        <w:rPr>
          <w:rFonts w:ascii="Times New Roman" w:hAnsi="Times New Roman" w:cs="Times New Roman"/>
        </w:rPr>
        <w:t>​</w:t>
      </w:r>
      <w:r w:rsidRPr="00D95293">
        <w:rPr>
          <w:b/>
          <w:bCs/>
        </w:rPr>
        <w:t>系统唤醒后初始化</w:t>
      </w:r>
      <w:r w:rsidRPr="00D95293">
        <w:rPr>
          <w:rFonts w:ascii="Times New Roman" w:hAnsi="Times New Roman" w:cs="Times New Roman"/>
        </w:rPr>
        <w:t>​</w:t>
      </w:r>
      <w:r w:rsidRPr="00D95293">
        <w:t>：当芯片从待机模式唤醒后（唤醒相当于一次复位，程序从头执行），在 main函数开始处，可以通过检查并清除 PWR_FLAG_SB标志来确认本次启动是由待机唤醒引起的，从而执行特定的初始化流程 。</w:t>
      </w:r>
    </w:p>
    <w:p w14:paraId="722FC30D" w14:textId="77777777" w:rsidR="00D95293" w:rsidRPr="00D95293" w:rsidRDefault="00D95293">
      <w:pPr>
        <w:numPr>
          <w:ilvl w:val="0"/>
          <w:numId w:val="807"/>
        </w:numPr>
      </w:pPr>
      <w:r w:rsidRPr="00D95293">
        <w:rPr>
          <w:rFonts w:ascii="Times New Roman" w:hAnsi="Times New Roman" w:cs="Times New Roman"/>
        </w:rPr>
        <w:t>​</w:t>
      </w:r>
      <w:r w:rsidRPr="00D95293">
        <w:rPr>
          <w:b/>
          <w:bCs/>
        </w:rPr>
        <w:t>电源监控</w:t>
      </w:r>
      <w:proofErr w:type="gramStart"/>
      <w:r w:rsidRPr="00D95293">
        <w:rPr>
          <w:b/>
          <w:bCs/>
        </w:rPr>
        <w:t>管理</w:t>
      </w:r>
      <w:r w:rsidRPr="00D95293">
        <w:rPr>
          <w:rFonts w:ascii="Times New Roman" w:hAnsi="Times New Roman" w:cs="Times New Roman"/>
        </w:rPr>
        <w:t>​</w:t>
      </w:r>
      <w:r w:rsidRPr="00D95293">
        <w:t>：</w:t>
      </w:r>
      <w:proofErr w:type="gramEnd"/>
      <w:r w:rsidRPr="00D95293">
        <w:t>在使用可编程电压探测器（PVD）监控电源电压时，在处理完电压低事件后，可能需要清除相应的标志位。</w:t>
      </w:r>
    </w:p>
    <w:p w14:paraId="2D5ACCEC" w14:textId="77777777" w:rsidR="00D95293" w:rsidRPr="00D95293" w:rsidRDefault="00D95293" w:rsidP="003816AC">
      <w:pPr>
        <w:pStyle w:val="3"/>
      </w:pPr>
      <w:r w:rsidRPr="00D95293">
        <w:rPr>
          <w:rFonts w:ascii="Segoe UI Emoji" w:hAnsi="Segoe UI Emoji" w:cs="Segoe UI Emoji"/>
        </w:rPr>
        <w:t>📋</w:t>
      </w:r>
      <w:r w:rsidRPr="00D95293">
        <w:t xml:space="preserve"> 使用步骤与代码示例</w:t>
      </w:r>
    </w:p>
    <w:p w14:paraId="0F7455AD" w14:textId="77777777" w:rsidR="00D95293" w:rsidRPr="00D95293" w:rsidRDefault="00D95293" w:rsidP="00D95293">
      <w:r w:rsidRPr="00D95293">
        <w:t>使用该函数通常遵循以下步骤：</w:t>
      </w:r>
    </w:p>
    <w:p w14:paraId="7D077C73" w14:textId="77777777" w:rsidR="00D95293" w:rsidRPr="00D95293" w:rsidRDefault="00D95293">
      <w:pPr>
        <w:numPr>
          <w:ilvl w:val="0"/>
          <w:numId w:val="808"/>
        </w:numPr>
      </w:pPr>
      <w:r w:rsidRPr="00D95293">
        <w:rPr>
          <w:rFonts w:ascii="Times New Roman" w:hAnsi="Times New Roman" w:cs="Times New Roman"/>
        </w:rPr>
        <w:t>​</w:t>
      </w:r>
      <w:r w:rsidRPr="00D95293">
        <w:rPr>
          <w:b/>
          <w:bCs/>
        </w:rPr>
        <w:t>使能PWR时钟</w:t>
      </w:r>
      <w:r w:rsidRPr="00D95293">
        <w:rPr>
          <w:rFonts w:ascii="Times New Roman" w:hAnsi="Times New Roman" w:cs="Times New Roman"/>
        </w:rPr>
        <w:t>​</w:t>
      </w:r>
      <w:r w:rsidRPr="00D95293">
        <w:t>：在操作任何PWR相关功能（包括清除标志位）之前，必须首先使能PWR外设的时钟 。</w:t>
      </w:r>
    </w:p>
    <w:p w14:paraId="233E473C" w14:textId="77777777" w:rsidR="00D95293" w:rsidRPr="00D95293" w:rsidRDefault="00D95293" w:rsidP="00D95293">
      <w:r w:rsidRPr="00D95293">
        <w:t>RCC_APB1</w:t>
      </w:r>
      <w:proofErr w:type="gramStart"/>
      <w:r w:rsidRPr="00D95293">
        <w:t>PeriphClockCmd(</w:t>
      </w:r>
      <w:proofErr w:type="gramEnd"/>
      <w:r w:rsidRPr="00D95293">
        <w:t>RCC_APB1Periph_PWR, ENABLE);</w:t>
      </w:r>
    </w:p>
    <w:p w14:paraId="273F7B3A" w14:textId="77777777" w:rsidR="00D95293" w:rsidRPr="00D95293" w:rsidRDefault="00D95293">
      <w:pPr>
        <w:numPr>
          <w:ilvl w:val="0"/>
          <w:numId w:val="808"/>
        </w:numPr>
      </w:pPr>
      <w:r w:rsidRPr="00D95293">
        <w:rPr>
          <w:rFonts w:ascii="Times New Roman" w:hAnsi="Times New Roman" w:cs="Times New Roman"/>
        </w:rPr>
        <w:t>​</w:t>
      </w:r>
      <w:r w:rsidRPr="00D95293">
        <w:rPr>
          <w:rFonts w:ascii="Times New Roman" w:hAnsi="Times New Roman" w:cs="Times New Roman"/>
          <w:b/>
          <w:bCs/>
        </w:rPr>
        <w:t>​</w:t>
      </w:r>
      <w:r w:rsidRPr="00D95293">
        <w:rPr>
          <w:b/>
          <w:bCs/>
        </w:rPr>
        <w:t>（可选）检查标志位状态</w:t>
      </w:r>
      <w:r w:rsidRPr="00D95293">
        <w:rPr>
          <w:rFonts w:ascii="Times New Roman" w:hAnsi="Times New Roman" w:cs="Times New Roman"/>
        </w:rPr>
        <w:t>​</w:t>
      </w:r>
      <w:r w:rsidRPr="00D95293">
        <w:t>：在清除前，有时需要先检查标志位是否被置位。</w:t>
      </w:r>
    </w:p>
    <w:p w14:paraId="49671CE9" w14:textId="77777777" w:rsidR="00D95293" w:rsidRPr="00D95293" w:rsidRDefault="00D95293">
      <w:pPr>
        <w:numPr>
          <w:ilvl w:val="0"/>
          <w:numId w:val="808"/>
        </w:numPr>
        <w:tabs>
          <w:tab w:val="clear" w:pos="720"/>
        </w:tabs>
      </w:pPr>
      <w:r w:rsidRPr="00D95293">
        <w:t>if (</w:t>
      </w:r>
      <w:proofErr w:type="spellStart"/>
      <w:r w:rsidRPr="00D95293">
        <w:t>PWR_</w:t>
      </w:r>
      <w:proofErr w:type="gramStart"/>
      <w:r w:rsidRPr="00D95293">
        <w:t>GetFlagStatus</w:t>
      </w:r>
      <w:proofErr w:type="spellEnd"/>
      <w:r w:rsidRPr="00D95293">
        <w:t>(</w:t>
      </w:r>
      <w:proofErr w:type="gramEnd"/>
      <w:r w:rsidRPr="00D95293">
        <w:t>PWR_FLAG_WU) == SET) {</w:t>
      </w:r>
    </w:p>
    <w:p w14:paraId="13CD035E" w14:textId="77777777" w:rsidR="00D95293" w:rsidRPr="00D95293" w:rsidRDefault="00D95293">
      <w:pPr>
        <w:numPr>
          <w:ilvl w:val="0"/>
          <w:numId w:val="808"/>
        </w:numPr>
        <w:tabs>
          <w:tab w:val="clear" w:pos="720"/>
        </w:tabs>
      </w:pPr>
      <w:r w:rsidRPr="00D95293">
        <w:t xml:space="preserve">    // 标志位被置位，执行一些处理逻辑</w:t>
      </w:r>
    </w:p>
    <w:p w14:paraId="3B06F621" w14:textId="77777777" w:rsidR="00D95293" w:rsidRPr="00D95293" w:rsidRDefault="00D95293">
      <w:pPr>
        <w:numPr>
          <w:ilvl w:val="0"/>
          <w:numId w:val="808"/>
        </w:numPr>
        <w:tabs>
          <w:tab w:val="clear" w:pos="720"/>
        </w:tabs>
      </w:pPr>
      <w:r w:rsidRPr="00D95293">
        <w:lastRenderedPageBreak/>
        <w:t xml:space="preserve">    // ...</w:t>
      </w:r>
    </w:p>
    <w:p w14:paraId="151D26AF" w14:textId="77777777" w:rsidR="00D95293" w:rsidRPr="00D95293" w:rsidRDefault="00D95293" w:rsidP="00D95293">
      <w:r w:rsidRPr="00D95293">
        <w:t>}</w:t>
      </w:r>
    </w:p>
    <w:p w14:paraId="1A61C11F" w14:textId="77777777" w:rsidR="00D95293" w:rsidRPr="00D95293" w:rsidRDefault="00D95293">
      <w:pPr>
        <w:numPr>
          <w:ilvl w:val="0"/>
          <w:numId w:val="808"/>
        </w:numPr>
      </w:pPr>
      <w:r w:rsidRPr="00D95293">
        <w:rPr>
          <w:rFonts w:ascii="Times New Roman" w:hAnsi="Times New Roman" w:cs="Times New Roman"/>
        </w:rPr>
        <w:t>​</w:t>
      </w:r>
      <w:r w:rsidRPr="00D95293">
        <w:rPr>
          <w:b/>
          <w:bCs/>
        </w:rPr>
        <w:t>清除标志位</w:t>
      </w:r>
      <w:r w:rsidRPr="00D95293">
        <w:rPr>
          <w:rFonts w:ascii="Times New Roman" w:hAnsi="Times New Roman" w:cs="Times New Roman"/>
        </w:rPr>
        <w:t>​</w:t>
      </w:r>
      <w:r w:rsidRPr="00D95293">
        <w:t>：调用 PWR_ClearFlag函数清除指定的标志位。</w:t>
      </w:r>
    </w:p>
    <w:p w14:paraId="333A88EC" w14:textId="77777777" w:rsidR="00D95293" w:rsidRPr="00D95293" w:rsidRDefault="00D95293" w:rsidP="00D95293">
      <w:r w:rsidRPr="00D95293">
        <w:t>PWR_ClearFlag(PWR_FLAG_WU); // 清除唤醒标志</w:t>
      </w:r>
    </w:p>
    <w:p w14:paraId="67A38439" w14:textId="77777777" w:rsidR="00D95293" w:rsidRPr="00D95293" w:rsidRDefault="00D95293" w:rsidP="003816AC">
      <w:pPr>
        <w:pStyle w:val="3"/>
      </w:pPr>
      <w:r w:rsidRPr="00D95293">
        <w:rPr>
          <w:rFonts w:ascii="Segoe UI Emoji" w:hAnsi="Segoe UI Emoji" w:cs="Segoe UI Emoji"/>
        </w:rPr>
        <w:t>💡</w:t>
      </w:r>
      <w:r w:rsidRPr="00D95293">
        <w:t xml:space="preserve"> 应用示例：待机模式下的使用</w:t>
      </w:r>
    </w:p>
    <w:p w14:paraId="07146B48" w14:textId="77777777" w:rsidR="00D95293" w:rsidRPr="00D95293" w:rsidRDefault="00D95293" w:rsidP="00D95293">
      <w:r w:rsidRPr="00D95293">
        <w:t>下面的代码片段展示了在进入待机模式前，如何清除唤醒标志并配置唤醒源 。</w:t>
      </w:r>
    </w:p>
    <w:p w14:paraId="35646433" w14:textId="77777777" w:rsidR="00D95293" w:rsidRPr="00D95293" w:rsidRDefault="00D95293" w:rsidP="00D95293">
      <w:proofErr w:type="gramStart"/>
      <w:r w:rsidRPr="00D95293">
        <w:t>#include</w:t>
      </w:r>
      <w:proofErr w:type="gramEnd"/>
      <w:r w:rsidRPr="00D95293">
        <w:t xml:space="preserve"> "stm32f10x.h"</w:t>
      </w:r>
    </w:p>
    <w:p w14:paraId="6764D776" w14:textId="77777777" w:rsidR="00D95293" w:rsidRPr="00D95293" w:rsidRDefault="00D95293" w:rsidP="00D95293"/>
    <w:p w14:paraId="22AAA907" w14:textId="77777777" w:rsidR="00D95293" w:rsidRPr="00D95293" w:rsidRDefault="00D95293" w:rsidP="00D95293">
      <w:r w:rsidRPr="00D95293">
        <w:t xml:space="preserve">void </w:t>
      </w:r>
      <w:proofErr w:type="spellStart"/>
      <w:r w:rsidRPr="00D95293">
        <w:t>Enter_Standby_Mode</w:t>
      </w:r>
      <w:proofErr w:type="spellEnd"/>
      <w:r w:rsidRPr="00D95293">
        <w:t>(</w:t>
      </w:r>
      <w:proofErr w:type="gramStart"/>
      <w:r w:rsidRPr="00D95293">
        <w:t>void) {</w:t>
      </w:r>
      <w:proofErr w:type="gramEnd"/>
    </w:p>
    <w:p w14:paraId="08233F3F" w14:textId="77777777" w:rsidR="00D95293" w:rsidRPr="00D95293" w:rsidRDefault="00D95293" w:rsidP="00D95293">
      <w:r w:rsidRPr="00D95293">
        <w:t xml:space="preserve">    // 1. 使能PWR时钟</w:t>
      </w:r>
    </w:p>
    <w:p w14:paraId="4B3E1539" w14:textId="77777777" w:rsidR="00D95293" w:rsidRPr="00D95293" w:rsidRDefault="00D95293" w:rsidP="00D95293">
      <w:r w:rsidRPr="00D95293">
        <w:t xml:space="preserve">    RCC_APB1</w:t>
      </w:r>
      <w:proofErr w:type="gramStart"/>
      <w:r w:rsidRPr="00D95293">
        <w:t>PeriphClockCmd(</w:t>
      </w:r>
      <w:proofErr w:type="gramEnd"/>
      <w:r w:rsidRPr="00D95293">
        <w:t>RCC_APB1Periph_PWR, ENABLE);</w:t>
      </w:r>
    </w:p>
    <w:p w14:paraId="27C11489" w14:textId="77777777" w:rsidR="00D95293" w:rsidRPr="00D95293" w:rsidRDefault="00D95293" w:rsidP="00D95293"/>
    <w:p w14:paraId="353D83AB" w14:textId="77777777" w:rsidR="00D95293" w:rsidRPr="00D95293" w:rsidRDefault="00D95293" w:rsidP="00D95293">
      <w:r w:rsidRPr="00D95293">
        <w:t xml:space="preserve">    // 2. 清除之前的唤醒标志，避免历史干扰</w:t>
      </w:r>
    </w:p>
    <w:p w14:paraId="13F0FDEE" w14:textId="77777777" w:rsidR="00D95293" w:rsidRPr="00D95293" w:rsidRDefault="00D95293" w:rsidP="00D95293">
      <w:r w:rsidRPr="00D95293">
        <w:t xml:space="preserve">    PWR_</w:t>
      </w:r>
      <w:proofErr w:type="gramStart"/>
      <w:r w:rsidRPr="00D95293">
        <w:t>ClearFlag(</w:t>
      </w:r>
      <w:proofErr w:type="gramEnd"/>
      <w:r w:rsidRPr="00D95293">
        <w:t>PWR_FLAG_WU);</w:t>
      </w:r>
    </w:p>
    <w:p w14:paraId="1F4A5FE4" w14:textId="77777777" w:rsidR="00D95293" w:rsidRPr="00D95293" w:rsidRDefault="00D95293" w:rsidP="00D95293"/>
    <w:p w14:paraId="034D6BCC" w14:textId="77777777" w:rsidR="00D95293" w:rsidRPr="00D95293" w:rsidRDefault="00D95293" w:rsidP="00D95293">
      <w:r w:rsidRPr="00D95293">
        <w:t xml:space="preserve">    // 3. 使能WKUP引脚唤醒功能</w:t>
      </w:r>
    </w:p>
    <w:p w14:paraId="4C2D2CE7" w14:textId="77777777" w:rsidR="00D95293" w:rsidRPr="00D95293" w:rsidRDefault="00D95293" w:rsidP="00D95293">
      <w:r w:rsidRPr="00D95293">
        <w:t xml:space="preserve">    </w:t>
      </w:r>
      <w:proofErr w:type="spellStart"/>
      <w:r w:rsidRPr="00D95293">
        <w:t>PWR_</w:t>
      </w:r>
      <w:proofErr w:type="gramStart"/>
      <w:r w:rsidRPr="00D95293">
        <w:t>WakeUpPinCmd</w:t>
      </w:r>
      <w:proofErr w:type="spellEnd"/>
      <w:r w:rsidRPr="00D95293">
        <w:t>(</w:t>
      </w:r>
      <w:proofErr w:type="gramEnd"/>
      <w:r w:rsidRPr="00D95293">
        <w:t>ENABLE);</w:t>
      </w:r>
    </w:p>
    <w:p w14:paraId="7C2071CF" w14:textId="77777777" w:rsidR="00D95293" w:rsidRPr="00D95293" w:rsidRDefault="00D95293" w:rsidP="00D95293"/>
    <w:p w14:paraId="03BB0585" w14:textId="77777777" w:rsidR="00D95293" w:rsidRPr="00D95293" w:rsidRDefault="00D95293" w:rsidP="00D95293">
      <w:r w:rsidRPr="00D95293">
        <w:t xml:space="preserve">    // 4. 进入待机模式</w:t>
      </w:r>
    </w:p>
    <w:p w14:paraId="38CF6169" w14:textId="77777777" w:rsidR="00D95293" w:rsidRPr="00D95293" w:rsidRDefault="00D95293" w:rsidP="00D95293">
      <w:r w:rsidRPr="00D95293">
        <w:t xml:space="preserve">    </w:t>
      </w:r>
      <w:proofErr w:type="spellStart"/>
      <w:r w:rsidRPr="00D95293">
        <w:t>PWR_</w:t>
      </w:r>
      <w:proofErr w:type="gramStart"/>
      <w:r w:rsidRPr="00D95293">
        <w:t>EnterSTANDBYMode</w:t>
      </w:r>
      <w:proofErr w:type="spellEnd"/>
      <w:r w:rsidRPr="00D95293">
        <w:t>(</w:t>
      </w:r>
      <w:proofErr w:type="gramEnd"/>
      <w:r w:rsidRPr="00D95293">
        <w:t>);</w:t>
      </w:r>
    </w:p>
    <w:p w14:paraId="06D8C56D" w14:textId="77777777" w:rsidR="00D95293" w:rsidRPr="00D95293" w:rsidRDefault="00D95293" w:rsidP="00D95293">
      <w:r w:rsidRPr="00D95293">
        <w:t>}</w:t>
      </w:r>
    </w:p>
    <w:p w14:paraId="451A96A0" w14:textId="77777777" w:rsidR="00D95293" w:rsidRPr="00D95293" w:rsidRDefault="00D95293" w:rsidP="00D95293"/>
    <w:p w14:paraId="28116286" w14:textId="77777777" w:rsidR="00D95293" w:rsidRPr="00D95293" w:rsidRDefault="00D95293" w:rsidP="00D95293">
      <w:r w:rsidRPr="00D95293">
        <w:t>int main(void) {</w:t>
      </w:r>
    </w:p>
    <w:p w14:paraId="3DFD85D2" w14:textId="77777777" w:rsidR="00D95293" w:rsidRPr="00D95293" w:rsidRDefault="00D95293" w:rsidP="00D95293">
      <w:r w:rsidRPr="00D95293">
        <w:t xml:space="preserve">    // ... 系统初始化 ...</w:t>
      </w:r>
    </w:p>
    <w:p w14:paraId="4203ACA5" w14:textId="77777777" w:rsidR="00D95293" w:rsidRPr="00D95293" w:rsidRDefault="00D95293" w:rsidP="00D95293"/>
    <w:p w14:paraId="22030A3D" w14:textId="77777777" w:rsidR="00D95293" w:rsidRPr="00D95293" w:rsidRDefault="00D95293" w:rsidP="00D95293">
      <w:r w:rsidRPr="00D95293">
        <w:t xml:space="preserve">    // 检查是否从待机模式唤醒</w:t>
      </w:r>
    </w:p>
    <w:p w14:paraId="69AC86E5" w14:textId="77777777" w:rsidR="00D95293" w:rsidRPr="00D95293" w:rsidRDefault="00D95293" w:rsidP="00D95293">
      <w:r w:rsidRPr="00D95293">
        <w:lastRenderedPageBreak/>
        <w:t xml:space="preserve">    if (</w:t>
      </w:r>
      <w:proofErr w:type="spellStart"/>
      <w:r w:rsidRPr="00D95293">
        <w:t>PWR_</w:t>
      </w:r>
      <w:proofErr w:type="gramStart"/>
      <w:r w:rsidRPr="00D95293">
        <w:t>GetFlagStatus</w:t>
      </w:r>
      <w:proofErr w:type="spellEnd"/>
      <w:r w:rsidRPr="00D95293">
        <w:t>(</w:t>
      </w:r>
      <w:proofErr w:type="gramEnd"/>
      <w:r w:rsidRPr="00D95293">
        <w:t>PWR_FLAG_SB</w:t>
      </w:r>
      <w:proofErr w:type="gramStart"/>
      <w:r w:rsidRPr="00D95293">
        <w:t>) !</w:t>
      </w:r>
      <w:proofErr w:type="gramEnd"/>
      <w:r w:rsidRPr="00D95293">
        <w:t>= RESET) {</w:t>
      </w:r>
    </w:p>
    <w:p w14:paraId="1ABFFD00" w14:textId="77777777" w:rsidR="00D95293" w:rsidRPr="00D95293" w:rsidRDefault="00D95293" w:rsidP="00D95293">
      <w:r w:rsidRPr="00D95293">
        <w:t xml:space="preserve">        // 是从待机模式唤醒，可以执行一些特定操作</w:t>
      </w:r>
    </w:p>
    <w:p w14:paraId="52599B80" w14:textId="77777777" w:rsidR="00D95293" w:rsidRPr="00D95293" w:rsidRDefault="00D95293" w:rsidP="00D95293">
      <w:r w:rsidRPr="00D95293">
        <w:t xml:space="preserve">        // 例如，点亮一个LED指示唤醒状态</w:t>
      </w:r>
    </w:p>
    <w:p w14:paraId="52AF67AC" w14:textId="77777777" w:rsidR="00D95293" w:rsidRPr="00D95293" w:rsidRDefault="00D95293" w:rsidP="00D95293">
      <w:r w:rsidRPr="00D95293">
        <w:t xml:space="preserve">        // ... </w:t>
      </w:r>
    </w:p>
    <w:p w14:paraId="2E291A16" w14:textId="77777777" w:rsidR="00D95293" w:rsidRPr="00D95293" w:rsidRDefault="00D95293" w:rsidP="00D95293">
      <w:r w:rsidRPr="00D95293">
        <w:t xml:space="preserve">        // 清除待机标志</w:t>
      </w:r>
    </w:p>
    <w:p w14:paraId="79DA8758" w14:textId="77777777" w:rsidR="00D95293" w:rsidRPr="00D95293" w:rsidRDefault="00D95293" w:rsidP="00D95293">
      <w:r w:rsidRPr="00D95293">
        <w:t xml:space="preserve">        PWR_</w:t>
      </w:r>
      <w:proofErr w:type="gramStart"/>
      <w:r w:rsidRPr="00D95293">
        <w:t>ClearFlag(</w:t>
      </w:r>
      <w:proofErr w:type="gramEnd"/>
      <w:r w:rsidRPr="00D95293">
        <w:t>PWR_FLAG_SB);</w:t>
      </w:r>
    </w:p>
    <w:p w14:paraId="4F873480" w14:textId="77777777" w:rsidR="00D95293" w:rsidRPr="00D95293" w:rsidRDefault="00D95293" w:rsidP="00D95293">
      <w:r w:rsidRPr="00D95293">
        <w:t xml:space="preserve">    }</w:t>
      </w:r>
    </w:p>
    <w:p w14:paraId="10F60452" w14:textId="77777777" w:rsidR="00D95293" w:rsidRPr="00D95293" w:rsidRDefault="00D95293" w:rsidP="00D95293"/>
    <w:p w14:paraId="49106DE5" w14:textId="77777777" w:rsidR="00D95293" w:rsidRPr="00D95293" w:rsidRDefault="00D95293" w:rsidP="00D95293">
      <w:r w:rsidRPr="00D95293">
        <w:t xml:space="preserve">    </w:t>
      </w:r>
      <w:proofErr w:type="gramStart"/>
      <w:r w:rsidRPr="00D95293">
        <w:t>while(1) {</w:t>
      </w:r>
      <w:proofErr w:type="gramEnd"/>
    </w:p>
    <w:p w14:paraId="1654B533" w14:textId="77777777" w:rsidR="00D95293" w:rsidRPr="00D95293" w:rsidRDefault="00D95293" w:rsidP="00D95293">
      <w:r w:rsidRPr="00D95293">
        <w:t xml:space="preserve">        // 主循环</w:t>
      </w:r>
    </w:p>
    <w:p w14:paraId="4AB8122F" w14:textId="77777777" w:rsidR="00D95293" w:rsidRPr="00D95293" w:rsidRDefault="00D95293" w:rsidP="00D95293">
      <w:r w:rsidRPr="00D95293">
        <w:t xml:space="preserve">        if (需要进入待机模式的条件满足) {</w:t>
      </w:r>
    </w:p>
    <w:p w14:paraId="129E78CF" w14:textId="77777777" w:rsidR="00D95293" w:rsidRPr="00D95293" w:rsidRDefault="00D95293" w:rsidP="00D95293">
      <w:r w:rsidRPr="00D95293">
        <w:t xml:space="preserve">            </w:t>
      </w:r>
      <w:proofErr w:type="spellStart"/>
      <w:r w:rsidRPr="00D95293">
        <w:t>Enter_Standby_</w:t>
      </w:r>
      <w:proofErr w:type="gramStart"/>
      <w:r w:rsidRPr="00D95293">
        <w:t>Mode</w:t>
      </w:r>
      <w:proofErr w:type="spellEnd"/>
      <w:r w:rsidRPr="00D95293">
        <w:t>(</w:t>
      </w:r>
      <w:proofErr w:type="gramEnd"/>
      <w:r w:rsidRPr="00D95293">
        <w:t>);</w:t>
      </w:r>
    </w:p>
    <w:p w14:paraId="648D479B" w14:textId="77777777" w:rsidR="00D95293" w:rsidRPr="00D95293" w:rsidRDefault="00D95293" w:rsidP="00D95293">
      <w:r w:rsidRPr="00D95293">
        <w:t xml:space="preserve">        }</w:t>
      </w:r>
    </w:p>
    <w:p w14:paraId="1B00FE2C" w14:textId="77777777" w:rsidR="00D95293" w:rsidRPr="00D95293" w:rsidRDefault="00D95293" w:rsidP="00D95293">
      <w:r w:rsidRPr="00D95293">
        <w:t xml:space="preserve">    }</w:t>
      </w:r>
    </w:p>
    <w:p w14:paraId="102390F0" w14:textId="77777777" w:rsidR="00D95293" w:rsidRPr="00D95293" w:rsidRDefault="00D95293" w:rsidP="00D95293">
      <w:r w:rsidRPr="00D95293">
        <w:t>}</w:t>
      </w:r>
    </w:p>
    <w:p w14:paraId="3F7C0E72" w14:textId="77777777" w:rsidR="00D95293" w:rsidRPr="00D95293" w:rsidRDefault="00D95293" w:rsidP="003816AC">
      <w:pPr>
        <w:pStyle w:val="3"/>
      </w:pPr>
      <w:r w:rsidRPr="00D95293">
        <w:rPr>
          <w:rFonts w:ascii="Segoe UI Emoji" w:hAnsi="Segoe UI Emoji" w:cs="Segoe UI Emoji"/>
        </w:rPr>
        <w:t>⚠️</w:t>
      </w:r>
      <w:r w:rsidRPr="00D95293">
        <w:t xml:space="preserve"> 重要注意事项</w:t>
      </w:r>
    </w:p>
    <w:p w14:paraId="1542FB4A" w14:textId="77777777" w:rsidR="00D95293" w:rsidRPr="00D95293" w:rsidRDefault="00D95293">
      <w:pPr>
        <w:numPr>
          <w:ilvl w:val="0"/>
          <w:numId w:val="809"/>
        </w:numPr>
      </w:pPr>
      <w:r w:rsidRPr="00D95293">
        <w:rPr>
          <w:rFonts w:ascii="Times New Roman" w:hAnsi="Times New Roman" w:cs="Times New Roman"/>
        </w:rPr>
        <w:t>​</w:t>
      </w:r>
      <w:r w:rsidRPr="00D95293">
        <w:rPr>
          <w:b/>
          <w:bCs/>
        </w:rPr>
        <w:t>时钟使能</w:t>
      </w:r>
      <w:r w:rsidRPr="00D95293">
        <w:rPr>
          <w:rFonts w:ascii="Times New Roman" w:hAnsi="Times New Roman" w:cs="Times New Roman"/>
        </w:rPr>
        <w:t>​</w:t>
      </w:r>
      <w:r w:rsidRPr="00D95293">
        <w:t>：操作PWR寄存器前务必使能PWR时钟，否则操作可能无效甚至导致硬件错误 。</w:t>
      </w:r>
    </w:p>
    <w:p w14:paraId="45AF117C" w14:textId="77777777" w:rsidR="00D95293" w:rsidRPr="00D95293" w:rsidRDefault="00D95293">
      <w:pPr>
        <w:numPr>
          <w:ilvl w:val="0"/>
          <w:numId w:val="809"/>
        </w:numPr>
      </w:pPr>
      <w:r w:rsidRPr="00D95293">
        <w:rPr>
          <w:rFonts w:ascii="Times New Roman" w:hAnsi="Times New Roman" w:cs="Times New Roman"/>
        </w:rPr>
        <w:t>​</w:t>
      </w:r>
      <w:r w:rsidRPr="00D95293">
        <w:rPr>
          <w:b/>
          <w:bCs/>
        </w:rPr>
        <w:t>标志位特性</w:t>
      </w:r>
      <w:r w:rsidRPr="00D95293">
        <w:rPr>
          <w:rFonts w:ascii="Times New Roman" w:hAnsi="Times New Roman" w:cs="Times New Roman"/>
        </w:rPr>
        <w:t>​</w:t>
      </w:r>
      <w:r w:rsidRPr="00D95293">
        <w:t>：不同标志位的清除方式可能不同。例如，PWR_FLAG_SB（待机标志）在系统复位或读取该标志后由硬件清除，而 PWR_FLAG_WU（唤醒标志）通常需要软件清除 。请务必查阅对应芯片型号的参考手册以了解每个标志位的具体行为。</w:t>
      </w:r>
    </w:p>
    <w:p w14:paraId="683EA673" w14:textId="77777777" w:rsidR="00D95293" w:rsidRPr="00D95293" w:rsidRDefault="00D95293">
      <w:pPr>
        <w:numPr>
          <w:ilvl w:val="0"/>
          <w:numId w:val="809"/>
        </w:numPr>
      </w:pPr>
      <w:r w:rsidRPr="00D95293">
        <w:rPr>
          <w:rFonts w:ascii="Times New Roman" w:hAnsi="Times New Roman" w:cs="Times New Roman"/>
        </w:rPr>
        <w:t>​</w:t>
      </w:r>
      <w:r w:rsidRPr="00D95293">
        <w:rPr>
          <w:b/>
          <w:bCs/>
        </w:rPr>
        <w:t>参数检查</w:t>
      </w:r>
      <w:r w:rsidRPr="00D95293">
        <w:rPr>
          <w:rFonts w:ascii="Times New Roman" w:hAnsi="Times New Roman" w:cs="Times New Roman"/>
        </w:rPr>
        <w:t>​</w:t>
      </w:r>
      <w:r w:rsidRPr="00D95293">
        <w:t xml:space="preserve">：在固件库的Debug模式下，PWR_ClearFlag函数内部会使用 </w:t>
      </w:r>
      <w:proofErr w:type="spellStart"/>
      <w:r w:rsidRPr="00D95293">
        <w:t>assert_param</w:t>
      </w:r>
      <w:proofErr w:type="spellEnd"/>
      <w:r w:rsidRPr="00D95293">
        <w:t xml:space="preserve">宏来检查输入的 PWR_FLAG参数是否为有效的预定义值。如果传入无效参数，会调用 </w:t>
      </w:r>
      <w:proofErr w:type="spellStart"/>
      <w:r w:rsidRPr="00D95293">
        <w:t>assert_failed</w:t>
      </w:r>
      <w:proofErr w:type="spellEnd"/>
      <w:r w:rsidRPr="00D95293">
        <w:t>函数报告错误，这有助于在开发阶段发现错误 。</w:t>
      </w:r>
    </w:p>
    <w:p w14:paraId="468472E7" w14:textId="77777777" w:rsidR="00D95293" w:rsidRPr="00D95293" w:rsidRDefault="00D95293" w:rsidP="00D95293">
      <w:r w:rsidRPr="00D95293">
        <w:t>希望这个详细的讲解能帮助你更好地理解和使用 PWR_ClearFlag函数。如果你在实际应用中遇到了具体问题，例如某个标志位无法清除，我们可以继续探讨。</w:t>
      </w:r>
    </w:p>
    <w:p w14:paraId="1559389F" w14:textId="77777777" w:rsidR="00D95293" w:rsidRPr="00D95293" w:rsidRDefault="00D95293" w:rsidP="00D95293"/>
    <w:p w14:paraId="1C027F27" w14:textId="74E73C97" w:rsidR="00E96F11" w:rsidRDefault="00E51449" w:rsidP="00E51449">
      <w:pPr>
        <w:pStyle w:val="1"/>
      </w:pPr>
      <w:r>
        <w:rPr>
          <w:rFonts w:hint="eastAsia"/>
        </w:rPr>
        <w:lastRenderedPageBreak/>
        <w:t>WDG</w:t>
      </w:r>
      <w:r w:rsidR="00876BBF">
        <w:rPr>
          <w:rFonts w:hint="eastAsia"/>
        </w:rPr>
        <w:t>(看门狗)</w:t>
      </w:r>
    </w:p>
    <w:p w14:paraId="55A29F8E" w14:textId="77777777" w:rsidR="00A30456" w:rsidRDefault="00A30456" w:rsidP="00A30456">
      <w:pPr>
        <w:pStyle w:val="2"/>
      </w:pPr>
      <w:r w:rsidRPr="00E84AD6">
        <w:t>IWDG_WriteAccessCmd</w:t>
      </w:r>
      <w:r>
        <w:rPr>
          <w:rFonts w:hint="eastAsia"/>
        </w:rPr>
        <w:t>()</w:t>
      </w:r>
      <w:r>
        <w:br/>
      </w:r>
      <w:r w:rsidRPr="00253520">
        <w:rPr>
          <w:b/>
          <w:bCs/>
        </w:rPr>
        <w:t>启用或禁用对 IWDG 寄存器的写访问权限</w:t>
      </w:r>
    </w:p>
    <w:p w14:paraId="5ACFDF2E" w14:textId="77777777" w:rsidR="00A30456" w:rsidRPr="00253520" w:rsidRDefault="00A30456" w:rsidP="00A30456">
      <w:r w:rsidRPr="00253520">
        <w:t xml:space="preserve">这个函数 </w:t>
      </w:r>
      <w:proofErr w:type="spellStart"/>
      <w:r w:rsidRPr="00253520">
        <w:t>IWDG_WriteAccessCmd</w:t>
      </w:r>
      <w:proofErr w:type="spellEnd"/>
      <w:r w:rsidRPr="00253520">
        <w:t xml:space="preserve">(uint16_t </w:t>
      </w:r>
      <w:proofErr w:type="spellStart"/>
      <w:r w:rsidRPr="00253520">
        <w:t>IWDG_WriteAccess</w:t>
      </w:r>
      <w:proofErr w:type="spellEnd"/>
      <w:r w:rsidRPr="00253520">
        <w:t>)是 STM32 独立看门狗（IWDG）的寄存器访问控制函数。让我为您详细解释：</w:t>
      </w:r>
    </w:p>
    <w:p w14:paraId="73B1C452" w14:textId="77777777" w:rsidR="00A30456" w:rsidRPr="00253520" w:rsidRDefault="00A30456" w:rsidP="00A30456">
      <w:pPr>
        <w:pStyle w:val="3"/>
      </w:pPr>
      <w:r w:rsidRPr="00253520">
        <w:t>函数功能</w:t>
      </w:r>
    </w:p>
    <w:p w14:paraId="05C56B1D" w14:textId="77777777" w:rsidR="00A30456" w:rsidRDefault="00A30456" w:rsidP="00A30456">
      <w:r w:rsidRPr="00253520">
        <w:rPr>
          <w:rFonts w:ascii="Times New Roman" w:hAnsi="Times New Roman" w:cs="Times New Roman"/>
        </w:rPr>
        <w:t>​</w:t>
      </w:r>
      <w:r w:rsidRPr="00253520">
        <w:rPr>
          <w:b/>
          <w:bCs/>
        </w:rPr>
        <w:t>启用或禁用对 IWDG 寄存器的写访问权限</w:t>
      </w:r>
      <w:r w:rsidRPr="00253520">
        <w:t>。</w:t>
      </w:r>
    </w:p>
    <w:p w14:paraId="01AAEB9D" w14:textId="77777777" w:rsidR="00A30456" w:rsidRDefault="00A30456" w:rsidP="00A30456">
      <w:r>
        <w:rPr>
          <w:rFonts w:hint="eastAsia"/>
        </w:rPr>
        <w:t>喂狗</w:t>
      </w:r>
      <w:r>
        <w:t>(</w:t>
      </w:r>
      <w:proofErr w:type="spellStart"/>
      <w:r>
        <w:t>IWDG_SetPrescaler</w:t>
      </w:r>
      <w:proofErr w:type="spellEnd"/>
      <w:r>
        <w:t>)或使能(</w:t>
      </w:r>
      <w:proofErr w:type="spellStart"/>
      <w:r>
        <w:t>IWDG_Enable</w:t>
      </w:r>
      <w:proofErr w:type="spellEnd"/>
      <w:r>
        <w:t>)的时候，会</w:t>
      </w:r>
      <w:r w:rsidRPr="00DE10B4">
        <w:rPr>
          <w:b/>
          <w:bCs/>
          <w:color w:val="EE0000"/>
        </w:rPr>
        <w:t>在</w:t>
      </w:r>
      <w:r w:rsidRPr="004E652D">
        <w:rPr>
          <w:b/>
          <w:bCs/>
          <w:color w:val="EE0000"/>
        </w:rPr>
        <w:t>键寄存器写入5555之外的值</w:t>
      </w:r>
    </w:p>
    <w:p w14:paraId="151DA2BB" w14:textId="77777777" w:rsidR="00A30456" w:rsidRDefault="00A30456" w:rsidP="00A30456">
      <w:r>
        <w:t>这时又</w:t>
      </w:r>
      <w:r w:rsidRPr="004E652D">
        <w:rPr>
          <w:b/>
          <w:bCs/>
          <w:color w:val="EE0000"/>
        </w:rPr>
        <w:t>顺便给寄存器写保护了</w:t>
      </w:r>
    </w:p>
    <w:p w14:paraId="2CF8985C" w14:textId="77777777" w:rsidR="00A30456" w:rsidRPr="00253520" w:rsidRDefault="00A30456" w:rsidP="00A30456">
      <w:r>
        <w:t>所以在写完寄存器之后 我们就</w:t>
      </w:r>
      <w:r w:rsidRPr="003E573F">
        <w:rPr>
          <w:b/>
          <w:bCs/>
          <w:color w:val="EE0000"/>
        </w:rPr>
        <w:t>不需要再手动执行写保护了</w:t>
      </w:r>
    </w:p>
    <w:p w14:paraId="57F9C348" w14:textId="77777777" w:rsidR="00A30456" w:rsidRPr="00253520" w:rsidRDefault="00A30456" w:rsidP="00A30456">
      <w:pPr>
        <w:pStyle w:val="3"/>
      </w:pPr>
      <w:r w:rsidRPr="00253520">
        <w:t>参数说明</w:t>
      </w:r>
    </w:p>
    <w:p w14:paraId="23C59466" w14:textId="77777777" w:rsidR="00A30456" w:rsidRPr="00253520" w:rsidRDefault="00A30456">
      <w:pPr>
        <w:numPr>
          <w:ilvl w:val="0"/>
          <w:numId w:val="319"/>
        </w:numPr>
      </w:pPr>
      <w:proofErr w:type="spellStart"/>
      <w:r w:rsidRPr="00253520">
        <w:t>IWDG_WriteAccess</w:t>
      </w:r>
      <w:proofErr w:type="spellEnd"/>
      <w:r w:rsidRPr="00253520">
        <w:t>：写入访问配置，可以是以下值：</w:t>
      </w:r>
    </w:p>
    <w:p w14:paraId="6DDACE77" w14:textId="77777777" w:rsidR="00A30456" w:rsidRPr="00253520" w:rsidRDefault="00A30456">
      <w:pPr>
        <w:numPr>
          <w:ilvl w:val="1"/>
          <w:numId w:val="319"/>
        </w:numPr>
      </w:pPr>
      <w:proofErr w:type="spellStart"/>
      <w:r w:rsidRPr="00253520">
        <w:t>IWDG_WriteAccess_Enable</w:t>
      </w:r>
      <w:proofErr w:type="spellEnd"/>
      <w:r w:rsidRPr="00253520">
        <w:t>：启用写访问（通常值为 0x5555）</w:t>
      </w:r>
    </w:p>
    <w:p w14:paraId="7E2F9B05" w14:textId="77777777" w:rsidR="00A30456" w:rsidRPr="00253520" w:rsidRDefault="00A30456">
      <w:pPr>
        <w:numPr>
          <w:ilvl w:val="1"/>
          <w:numId w:val="319"/>
        </w:numPr>
      </w:pPr>
      <w:r w:rsidRPr="00253520">
        <w:t>IWDG_WriteAccess_Disable：禁用写访问（通常值</w:t>
      </w:r>
      <w:proofErr w:type="gramStart"/>
      <w:r w:rsidRPr="00253520">
        <w:t>为 0x0000</w:t>
      </w:r>
      <w:proofErr w:type="gramEnd"/>
      <w:r w:rsidRPr="00253520">
        <w:t>）</w:t>
      </w:r>
    </w:p>
    <w:p w14:paraId="035B0F53" w14:textId="77777777" w:rsidR="00A30456" w:rsidRPr="00253520" w:rsidRDefault="00A30456" w:rsidP="00A30456">
      <w:pPr>
        <w:pStyle w:val="3"/>
      </w:pPr>
      <w:r w:rsidRPr="00253520">
        <w:t>工作原理</w:t>
      </w:r>
    </w:p>
    <w:p w14:paraId="5767840B" w14:textId="77777777" w:rsidR="00A30456" w:rsidRPr="00253520" w:rsidRDefault="00A30456" w:rsidP="00A30456">
      <w:r w:rsidRPr="00253520">
        <w:t>IWDG 有一个</w:t>
      </w:r>
      <w:r w:rsidRPr="00253520">
        <w:rPr>
          <w:color w:val="EE0000"/>
        </w:rPr>
        <w:t>写保护机制</w:t>
      </w:r>
      <w:r w:rsidRPr="00253520">
        <w:t>，要修改看门狗的配置（如重载值、预分频器等），必须</w:t>
      </w:r>
      <w:r w:rsidRPr="00253520">
        <w:rPr>
          <w:b/>
          <w:bCs/>
          <w:color w:val="EE0000"/>
        </w:rPr>
        <w:t>先启用写访问</w:t>
      </w:r>
      <w:r w:rsidRPr="00253520">
        <w:t>，修改完成后再</w:t>
      </w:r>
      <w:r w:rsidRPr="00253520">
        <w:rPr>
          <w:b/>
          <w:bCs/>
          <w:color w:val="EE0000"/>
        </w:rPr>
        <w:t>禁用写访问</w:t>
      </w:r>
      <w:r w:rsidRPr="00253520">
        <w:t>。</w:t>
      </w:r>
    </w:p>
    <w:p w14:paraId="3941903C" w14:textId="77777777" w:rsidR="00A30456" w:rsidRPr="00253520" w:rsidRDefault="00A30456" w:rsidP="00A30456">
      <w:pPr>
        <w:pStyle w:val="3"/>
      </w:pPr>
      <w:r w:rsidRPr="00253520">
        <w:t>典型使用流程</w:t>
      </w:r>
    </w:p>
    <w:p w14:paraId="23471967" w14:textId="77777777" w:rsidR="00A30456" w:rsidRPr="00253520" w:rsidRDefault="00A30456" w:rsidP="00A30456">
      <w:r w:rsidRPr="00253520">
        <w:t>// 1. 启用写访问</w:t>
      </w:r>
    </w:p>
    <w:p w14:paraId="79A64275" w14:textId="77777777" w:rsidR="00A30456" w:rsidRPr="00253520" w:rsidRDefault="00A30456" w:rsidP="00A30456">
      <w:proofErr w:type="spellStart"/>
      <w:r w:rsidRPr="00253520">
        <w:t>IWDG_</w:t>
      </w:r>
      <w:proofErr w:type="gramStart"/>
      <w:r w:rsidRPr="00253520">
        <w:t>WriteAccessCmd</w:t>
      </w:r>
      <w:proofErr w:type="spellEnd"/>
      <w:r w:rsidRPr="00253520">
        <w:t>(</w:t>
      </w:r>
      <w:proofErr w:type="spellStart"/>
      <w:proofErr w:type="gramEnd"/>
      <w:r w:rsidRPr="00253520">
        <w:t>IWDG_WriteAccess_Enable</w:t>
      </w:r>
      <w:proofErr w:type="spellEnd"/>
      <w:r w:rsidRPr="00253520">
        <w:t>);</w:t>
      </w:r>
    </w:p>
    <w:p w14:paraId="7A506BA0" w14:textId="77777777" w:rsidR="00A30456" w:rsidRPr="00253520" w:rsidRDefault="00A30456" w:rsidP="00A30456"/>
    <w:p w14:paraId="7A3DD354" w14:textId="77777777" w:rsidR="00A30456" w:rsidRPr="00253520" w:rsidRDefault="00A30456" w:rsidP="00A30456">
      <w:r w:rsidRPr="00253520">
        <w:t>// 2. 配置看门狗参数</w:t>
      </w:r>
    </w:p>
    <w:p w14:paraId="30E1479C" w14:textId="77777777" w:rsidR="00A30456" w:rsidRPr="00253520" w:rsidRDefault="00A30456" w:rsidP="00A30456">
      <w:proofErr w:type="spellStart"/>
      <w:r w:rsidRPr="00253520">
        <w:t>IWDG_SetPrescaler</w:t>
      </w:r>
      <w:proofErr w:type="spellEnd"/>
      <w:r w:rsidRPr="00253520">
        <w:t>(IWDG_Prescaler_32);  // 设置预分频器</w:t>
      </w:r>
    </w:p>
    <w:p w14:paraId="4D84FC85" w14:textId="77777777" w:rsidR="00A30456" w:rsidRPr="00253520" w:rsidRDefault="00A30456" w:rsidP="00A30456">
      <w:proofErr w:type="spellStart"/>
      <w:r w:rsidRPr="00253520">
        <w:t>IWDG_SetReload</w:t>
      </w:r>
      <w:proofErr w:type="spellEnd"/>
      <w:r w:rsidRPr="00253520">
        <w:t>(0xFFF);                 // 设置重载值</w:t>
      </w:r>
    </w:p>
    <w:p w14:paraId="01D853C9" w14:textId="77777777" w:rsidR="00A30456" w:rsidRPr="00253520" w:rsidRDefault="00A30456" w:rsidP="00A30456"/>
    <w:p w14:paraId="6312F4D9" w14:textId="77777777" w:rsidR="00A30456" w:rsidRPr="00253520" w:rsidRDefault="00A30456" w:rsidP="00A30456">
      <w:r w:rsidRPr="00253520">
        <w:t>// 3. 重载看门狗计数器</w:t>
      </w:r>
    </w:p>
    <w:p w14:paraId="694816D4" w14:textId="77777777" w:rsidR="00A30456" w:rsidRPr="00253520" w:rsidRDefault="00A30456" w:rsidP="00A30456">
      <w:proofErr w:type="spellStart"/>
      <w:r w:rsidRPr="00253520">
        <w:t>IWDG_</w:t>
      </w:r>
      <w:proofErr w:type="gramStart"/>
      <w:r w:rsidRPr="00253520">
        <w:t>ReloadCounter</w:t>
      </w:r>
      <w:proofErr w:type="spellEnd"/>
      <w:r w:rsidRPr="00253520">
        <w:t>(</w:t>
      </w:r>
      <w:proofErr w:type="gramEnd"/>
      <w:r w:rsidRPr="00253520">
        <w:t>);</w:t>
      </w:r>
    </w:p>
    <w:p w14:paraId="0DA0A660" w14:textId="77777777" w:rsidR="00A30456" w:rsidRPr="00253520" w:rsidRDefault="00A30456" w:rsidP="00A30456"/>
    <w:p w14:paraId="671B5ECE" w14:textId="77777777" w:rsidR="00A30456" w:rsidRPr="00253520" w:rsidRDefault="00A30456" w:rsidP="00A30456">
      <w:r w:rsidRPr="00253520">
        <w:t xml:space="preserve">// 4. </w:t>
      </w:r>
      <w:r w:rsidRPr="00253520">
        <w:rPr>
          <w:b/>
          <w:bCs/>
          <w:color w:val="EE0000"/>
        </w:rPr>
        <w:t>禁用写访问</w:t>
      </w:r>
      <w:r w:rsidRPr="00253520">
        <w:t>（可选，提供额外保护）</w:t>
      </w:r>
    </w:p>
    <w:p w14:paraId="2010EBF1" w14:textId="77777777" w:rsidR="00A30456" w:rsidRPr="00253520" w:rsidRDefault="00A30456" w:rsidP="00A30456">
      <w:r w:rsidRPr="00253520">
        <w:t>IWDG_</w:t>
      </w:r>
      <w:proofErr w:type="gramStart"/>
      <w:r w:rsidRPr="00253520">
        <w:t>WriteAccessCmd(</w:t>
      </w:r>
      <w:proofErr w:type="gramEnd"/>
      <w:r w:rsidRPr="00253520">
        <w:t>IWDG_WriteAccess_Disable);</w:t>
      </w:r>
    </w:p>
    <w:p w14:paraId="44382DA1" w14:textId="77777777" w:rsidR="00A30456" w:rsidRPr="00253520" w:rsidRDefault="00A30456" w:rsidP="00A30456">
      <w:pPr>
        <w:pStyle w:val="3"/>
      </w:pPr>
      <w:r w:rsidRPr="00253520">
        <w:t>底层寄存器操作</w:t>
      </w:r>
    </w:p>
    <w:p w14:paraId="3A3B525B" w14:textId="77777777" w:rsidR="00A30456" w:rsidRPr="00253520" w:rsidRDefault="00A30456" w:rsidP="00A30456">
      <w:r w:rsidRPr="00253520">
        <w:t>这个函数实际上操作的是 IWDG 的</w:t>
      </w:r>
      <w:r w:rsidRPr="00253520">
        <w:rPr>
          <w:color w:val="EE0000"/>
        </w:rPr>
        <w:t>键寄存器（IWDG_KR）</w:t>
      </w:r>
      <w:r w:rsidRPr="00253520">
        <w:t>：</w:t>
      </w:r>
    </w:p>
    <w:p w14:paraId="10D330DF" w14:textId="77777777" w:rsidR="00A30456" w:rsidRPr="00253520" w:rsidRDefault="00A30456" w:rsidP="00A30456">
      <w:r w:rsidRPr="00253520">
        <w:t xml:space="preserve">void </w:t>
      </w:r>
      <w:proofErr w:type="spellStart"/>
      <w:r w:rsidRPr="00253520">
        <w:t>IWDG_</w:t>
      </w:r>
      <w:proofErr w:type="gramStart"/>
      <w:r w:rsidRPr="00253520">
        <w:t>WriteAccessCmd</w:t>
      </w:r>
      <w:proofErr w:type="spellEnd"/>
      <w:r w:rsidRPr="00253520">
        <w:t>(</w:t>
      </w:r>
      <w:proofErr w:type="gramEnd"/>
      <w:r w:rsidRPr="00253520">
        <w:t xml:space="preserve">uint16_t </w:t>
      </w:r>
      <w:proofErr w:type="spellStart"/>
      <w:r w:rsidRPr="00253520">
        <w:t>IWDG_WriteAccess</w:t>
      </w:r>
      <w:proofErr w:type="spellEnd"/>
      <w:r w:rsidRPr="00253520">
        <w:t>)</w:t>
      </w:r>
    </w:p>
    <w:p w14:paraId="11069D40" w14:textId="77777777" w:rsidR="00A30456" w:rsidRPr="00253520" w:rsidRDefault="00A30456" w:rsidP="00A30456">
      <w:r w:rsidRPr="00253520">
        <w:t>{</w:t>
      </w:r>
    </w:p>
    <w:p w14:paraId="45CB699B" w14:textId="77777777" w:rsidR="00A30456" w:rsidRPr="00253520" w:rsidRDefault="00A30456" w:rsidP="00A30456">
      <w:r w:rsidRPr="00253520">
        <w:t xml:space="preserve">    IWDG-&gt;KR = </w:t>
      </w:r>
      <w:proofErr w:type="spellStart"/>
      <w:r w:rsidRPr="00253520">
        <w:t>IWDG_WriteAccess</w:t>
      </w:r>
      <w:proofErr w:type="spellEnd"/>
      <w:r w:rsidRPr="00253520">
        <w:t>;</w:t>
      </w:r>
    </w:p>
    <w:p w14:paraId="279F327B" w14:textId="77777777" w:rsidR="00A30456" w:rsidRPr="00253520" w:rsidRDefault="00A30456" w:rsidP="00A30456">
      <w:r w:rsidRPr="00253520">
        <w:t>}</w:t>
      </w:r>
    </w:p>
    <w:p w14:paraId="216063FD" w14:textId="77777777" w:rsidR="00A30456" w:rsidRPr="00253520" w:rsidRDefault="00A30456" w:rsidP="00A30456">
      <w:pPr>
        <w:pStyle w:val="3"/>
      </w:pPr>
      <w:r w:rsidRPr="00253520">
        <w:t>完整示例代码</w:t>
      </w:r>
    </w:p>
    <w:p w14:paraId="09E8A972" w14:textId="77777777" w:rsidR="00A30456" w:rsidRPr="00253520" w:rsidRDefault="00A30456" w:rsidP="00A30456">
      <w:proofErr w:type="gramStart"/>
      <w:r w:rsidRPr="00253520">
        <w:t>#include</w:t>
      </w:r>
      <w:proofErr w:type="gramEnd"/>
      <w:r w:rsidRPr="00253520">
        <w:t xml:space="preserve"> "stm32f10x.h"</w:t>
      </w:r>
    </w:p>
    <w:p w14:paraId="3DB9274C" w14:textId="77777777" w:rsidR="00A30456" w:rsidRPr="00253520" w:rsidRDefault="00A30456" w:rsidP="00A30456"/>
    <w:p w14:paraId="032560E2" w14:textId="77777777" w:rsidR="00A30456" w:rsidRPr="00253520" w:rsidRDefault="00A30456" w:rsidP="00A30456">
      <w:r w:rsidRPr="00253520">
        <w:t xml:space="preserve">void </w:t>
      </w:r>
      <w:proofErr w:type="spellStart"/>
      <w:r w:rsidRPr="00253520">
        <w:t>IWDG_Init</w:t>
      </w:r>
      <w:proofErr w:type="spellEnd"/>
      <w:r w:rsidRPr="00253520">
        <w:t>(void)</w:t>
      </w:r>
    </w:p>
    <w:p w14:paraId="4C028283" w14:textId="77777777" w:rsidR="00A30456" w:rsidRPr="00253520" w:rsidRDefault="00A30456" w:rsidP="00A30456">
      <w:r w:rsidRPr="00253520">
        <w:t>{</w:t>
      </w:r>
    </w:p>
    <w:p w14:paraId="1755AF37" w14:textId="77777777" w:rsidR="00A30456" w:rsidRPr="00253520" w:rsidRDefault="00A30456" w:rsidP="00A30456">
      <w:r w:rsidRPr="00253520">
        <w:t xml:space="preserve">    // 启用对 IWDG 寄存器的写访问</w:t>
      </w:r>
    </w:p>
    <w:p w14:paraId="4D2F905F" w14:textId="77777777" w:rsidR="00A30456" w:rsidRPr="00253520" w:rsidRDefault="00A30456" w:rsidP="00A30456">
      <w:r w:rsidRPr="00253520">
        <w:t xml:space="preserve">    </w:t>
      </w:r>
      <w:proofErr w:type="spellStart"/>
      <w:r w:rsidRPr="00253520">
        <w:t>IWDG_</w:t>
      </w:r>
      <w:proofErr w:type="gramStart"/>
      <w:r w:rsidRPr="00253520">
        <w:t>WriteAccessCmd</w:t>
      </w:r>
      <w:proofErr w:type="spellEnd"/>
      <w:r w:rsidRPr="00253520">
        <w:t>(</w:t>
      </w:r>
      <w:proofErr w:type="spellStart"/>
      <w:proofErr w:type="gramEnd"/>
      <w:r w:rsidRPr="00253520">
        <w:t>IWDG_WriteAccess_Enable</w:t>
      </w:r>
      <w:proofErr w:type="spellEnd"/>
      <w:r w:rsidRPr="00253520">
        <w:t>);</w:t>
      </w:r>
    </w:p>
    <w:p w14:paraId="34C2599D" w14:textId="77777777" w:rsidR="00A30456" w:rsidRPr="00253520" w:rsidRDefault="00A30456" w:rsidP="00A30456">
      <w:r w:rsidRPr="00253520">
        <w:t xml:space="preserve">    </w:t>
      </w:r>
    </w:p>
    <w:p w14:paraId="1EF4B25B" w14:textId="77777777" w:rsidR="00A30456" w:rsidRPr="00253520" w:rsidRDefault="00A30456" w:rsidP="00A30456">
      <w:r w:rsidRPr="00253520">
        <w:t xml:space="preserve">    // 设置预分频器为 32</w:t>
      </w:r>
    </w:p>
    <w:p w14:paraId="2C6B0A20" w14:textId="77777777" w:rsidR="00A30456" w:rsidRPr="00253520" w:rsidRDefault="00A30456" w:rsidP="00A30456">
      <w:r w:rsidRPr="00253520">
        <w:t xml:space="preserve">    </w:t>
      </w:r>
      <w:proofErr w:type="spellStart"/>
      <w:r w:rsidRPr="00253520">
        <w:t>IWDG_</w:t>
      </w:r>
      <w:proofErr w:type="gramStart"/>
      <w:r w:rsidRPr="00253520">
        <w:t>SetPrescaler</w:t>
      </w:r>
      <w:proofErr w:type="spellEnd"/>
      <w:r w:rsidRPr="00253520">
        <w:t>(</w:t>
      </w:r>
      <w:proofErr w:type="gramEnd"/>
      <w:r w:rsidRPr="00253520">
        <w:t>IWDG_Prescaler_32);</w:t>
      </w:r>
    </w:p>
    <w:p w14:paraId="217048E4" w14:textId="77777777" w:rsidR="00A30456" w:rsidRPr="00253520" w:rsidRDefault="00A30456" w:rsidP="00A30456">
      <w:r w:rsidRPr="00253520">
        <w:t xml:space="preserve">    </w:t>
      </w:r>
    </w:p>
    <w:p w14:paraId="6BA90F71" w14:textId="77777777" w:rsidR="00A30456" w:rsidRPr="00253520" w:rsidRDefault="00A30456" w:rsidP="00A30456">
      <w:r w:rsidRPr="00253520">
        <w:t xml:space="preserve">    // 设置重载值，超时时间计算：Timeout = (</w:t>
      </w:r>
      <w:proofErr w:type="spellStart"/>
      <w:r w:rsidRPr="00253520">
        <w:t>ReloadValue</w:t>
      </w:r>
      <w:proofErr w:type="spellEnd"/>
      <w:r w:rsidRPr="00253520">
        <w:t xml:space="preserve"> + 1) * </w:t>
      </w:r>
      <w:proofErr w:type="spellStart"/>
      <w:r w:rsidRPr="00253520">
        <w:t>Prescaler</w:t>
      </w:r>
      <w:proofErr w:type="spellEnd"/>
      <w:r w:rsidRPr="00253520">
        <w:t xml:space="preserve"> / </w:t>
      </w:r>
      <w:proofErr w:type="spellStart"/>
      <w:r w:rsidRPr="00253520">
        <w:t>LSI_Frequency</w:t>
      </w:r>
      <w:proofErr w:type="spellEnd"/>
    </w:p>
    <w:p w14:paraId="4FC2603B" w14:textId="77777777" w:rsidR="00A30456" w:rsidRPr="00253520" w:rsidRDefault="00A30456" w:rsidP="00A30456">
      <w:r w:rsidRPr="00253520">
        <w:t xml:space="preserve">    </w:t>
      </w:r>
      <w:proofErr w:type="spellStart"/>
      <w:r w:rsidRPr="00253520">
        <w:t>IWDG_SetReload</w:t>
      </w:r>
      <w:proofErr w:type="spellEnd"/>
      <w:r w:rsidRPr="00253520">
        <w:t>(0x0FFF);</w:t>
      </w:r>
    </w:p>
    <w:p w14:paraId="6EF28CC6" w14:textId="77777777" w:rsidR="00A30456" w:rsidRPr="00253520" w:rsidRDefault="00A30456" w:rsidP="00A30456">
      <w:r w:rsidRPr="00253520">
        <w:lastRenderedPageBreak/>
        <w:t xml:space="preserve">    </w:t>
      </w:r>
    </w:p>
    <w:p w14:paraId="6A0F83DC" w14:textId="77777777" w:rsidR="00A30456" w:rsidRPr="00253520" w:rsidRDefault="00A30456" w:rsidP="00A30456">
      <w:r w:rsidRPr="00253520">
        <w:t xml:space="preserve">    // 重载看门狗计数器</w:t>
      </w:r>
    </w:p>
    <w:p w14:paraId="7042798B" w14:textId="77777777" w:rsidR="00A30456" w:rsidRPr="00253520" w:rsidRDefault="00A30456" w:rsidP="00A30456">
      <w:r w:rsidRPr="00253520">
        <w:t xml:space="preserve">    </w:t>
      </w:r>
      <w:proofErr w:type="spellStart"/>
      <w:r w:rsidRPr="00253520">
        <w:t>IWDG_</w:t>
      </w:r>
      <w:proofErr w:type="gramStart"/>
      <w:r w:rsidRPr="00253520">
        <w:t>ReloadCounter</w:t>
      </w:r>
      <w:proofErr w:type="spellEnd"/>
      <w:r w:rsidRPr="00253520">
        <w:t>(</w:t>
      </w:r>
      <w:proofErr w:type="gramEnd"/>
      <w:r w:rsidRPr="00253520">
        <w:t>);</w:t>
      </w:r>
    </w:p>
    <w:p w14:paraId="413DB58B" w14:textId="77777777" w:rsidR="00A30456" w:rsidRPr="00253520" w:rsidRDefault="00A30456" w:rsidP="00A30456">
      <w:r w:rsidRPr="00253520">
        <w:t xml:space="preserve">    </w:t>
      </w:r>
    </w:p>
    <w:p w14:paraId="776A6CA2" w14:textId="77777777" w:rsidR="00A30456" w:rsidRPr="00253520" w:rsidRDefault="00A30456" w:rsidP="00A30456">
      <w:r w:rsidRPr="00253520">
        <w:t xml:space="preserve">    // 启动看门狗</w:t>
      </w:r>
    </w:p>
    <w:p w14:paraId="48D68C92" w14:textId="77777777" w:rsidR="00A30456" w:rsidRPr="00253520" w:rsidRDefault="00A30456" w:rsidP="00A30456">
      <w:r w:rsidRPr="00253520">
        <w:t xml:space="preserve">    </w:t>
      </w:r>
      <w:proofErr w:type="spellStart"/>
      <w:r w:rsidRPr="00253520">
        <w:t>IWDG_</w:t>
      </w:r>
      <w:proofErr w:type="gramStart"/>
      <w:r w:rsidRPr="00253520">
        <w:t>Enable</w:t>
      </w:r>
      <w:proofErr w:type="spellEnd"/>
      <w:r w:rsidRPr="00253520">
        <w:t>(</w:t>
      </w:r>
      <w:proofErr w:type="gramEnd"/>
      <w:r w:rsidRPr="00253520">
        <w:t>);</w:t>
      </w:r>
    </w:p>
    <w:p w14:paraId="69DB917B" w14:textId="77777777" w:rsidR="00A30456" w:rsidRPr="00253520" w:rsidRDefault="00A30456" w:rsidP="00A30456">
      <w:r w:rsidRPr="00253520">
        <w:t xml:space="preserve">    </w:t>
      </w:r>
    </w:p>
    <w:p w14:paraId="276910B9" w14:textId="77777777" w:rsidR="00A30456" w:rsidRPr="00253520" w:rsidRDefault="00A30456" w:rsidP="00A30456">
      <w:r w:rsidRPr="00253520">
        <w:t xml:space="preserve">    /</w:t>
      </w:r>
      <w:proofErr w:type="gramStart"/>
      <w:r w:rsidRPr="00253520">
        <w:t>/ 可</w:t>
      </w:r>
      <w:proofErr w:type="gramEnd"/>
      <w:r w:rsidRPr="00253520">
        <w:t>选：禁用写访问以增加安全性</w:t>
      </w:r>
    </w:p>
    <w:p w14:paraId="04B35869" w14:textId="77777777" w:rsidR="00A30456" w:rsidRPr="00253520" w:rsidRDefault="00A30456" w:rsidP="00A30456">
      <w:r w:rsidRPr="00253520">
        <w:t xml:space="preserve">    IWDG_</w:t>
      </w:r>
      <w:proofErr w:type="gramStart"/>
      <w:r w:rsidRPr="00253520">
        <w:t>WriteAccessCmd(</w:t>
      </w:r>
      <w:proofErr w:type="gramEnd"/>
      <w:r w:rsidRPr="00253520">
        <w:t>IWDG_WriteAccess_Disable);</w:t>
      </w:r>
    </w:p>
    <w:p w14:paraId="6F536765" w14:textId="77777777" w:rsidR="00A30456" w:rsidRPr="00253520" w:rsidRDefault="00A30456" w:rsidP="00A30456">
      <w:r w:rsidRPr="00253520">
        <w:t>}</w:t>
      </w:r>
    </w:p>
    <w:p w14:paraId="6DB270D2" w14:textId="77777777" w:rsidR="00A30456" w:rsidRPr="00253520" w:rsidRDefault="00A30456" w:rsidP="00A30456"/>
    <w:p w14:paraId="719F0E1D" w14:textId="77777777" w:rsidR="00A30456" w:rsidRPr="00253520" w:rsidRDefault="00A30456" w:rsidP="00A30456">
      <w:r w:rsidRPr="00253520">
        <w:t>// 在主循环中定期喂狗</w:t>
      </w:r>
    </w:p>
    <w:p w14:paraId="7DED690A" w14:textId="77777777" w:rsidR="00A30456" w:rsidRPr="00253520" w:rsidRDefault="00A30456" w:rsidP="00A30456">
      <w:r w:rsidRPr="00253520">
        <w:t>void main(void)</w:t>
      </w:r>
    </w:p>
    <w:p w14:paraId="17E3A43D" w14:textId="77777777" w:rsidR="00A30456" w:rsidRPr="00253520" w:rsidRDefault="00A30456" w:rsidP="00A30456">
      <w:r w:rsidRPr="00253520">
        <w:t>{</w:t>
      </w:r>
    </w:p>
    <w:p w14:paraId="13207887" w14:textId="77777777" w:rsidR="00A30456" w:rsidRPr="00253520" w:rsidRDefault="00A30456" w:rsidP="00A30456">
      <w:r w:rsidRPr="00253520">
        <w:t xml:space="preserve">    </w:t>
      </w:r>
      <w:proofErr w:type="spellStart"/>
      <w:r w:rsidRPr="00253520">
        <w:t>IWDG_</w:t>
      </w:r>
      <w:proofErr w:type="gramStart"/>
      <w:r w:rsidRPr="00253520">
        <w:t>Init</w:t>
      </w:r>
      <w:proofErr w:type="spellEnd"/>
      <w:r w:rsidRPr="00253520">
        <w:t>(</w:t>
      </w:r>
      <w:proofErr w:type="gramEnd"/>
      <w:r w:rsidRPr="00253520">
        <w:t>);</w:t>
      </w:r>
    </w:p>
    <w:p w14:paraId="5FBC87A4" w14:textId="77777777" w:rsidR="00A30456" w:rsidRPr="00253520" w:rsidRDefault="00A30456" w:rsidP="00A30456">
      <w:r w:rsidRPr="00253520">
        <w:t xml:space="preserve">    </w:t>
      </w:r>
    </w:p>
    <w:p w14:paraId="5EAC8C0C" w14:textId="77777777" w:rsidR="00A30456" w:rsidRPr="00253520" w:rsidRDefault="00A30456" w:rsidP="00A30456">
      <w:r w:rsidRPr="00253520">
        <w:t xml:space="preserve">    </w:t>
      </w:r>
      <w:proofErr w:type="gramStart"/>
      <w:r w:rsidRPr="00253520">
        <w:t>while(</w:t>
      </w:r>
      <w:proofErr w:type="gramEnd"/>
      <w:r w:rsidRPr="00253520">
        <w:t>1)</w:t>
      </w:r>
    </w:p>
    <w:p w14:paraId="1C8590A9" w14:textId="77777777" w:rsidR="00A30456" w:rsidRPr="00253520" w:rsidRDefault="00A30456" w:rsidP="00A30456">
      <w:r w:rsidRPr="00253520">
        <w:t xml:space="preserve">    {</w:t>
      </w:r>
    </w:p>
    <w:p w14:paraId="4B0B773D" w14:textId="77777777" w:rsidR="00A30456" w:rsidRPr="00253520" w:rsidRDefault="00A30456" w:rsidP="00A30456">
      <w:r w:rsidRPr="00253520">
        <w:t xml:space="preserve">        // 应用程序代码...</w:t>
      </w:r>
    </w:p>
    <w:p w14:paraId="11EA42D1" w14:textId="77777777" w:rsidR="00A30456" w:rsidRPr="00253520" w:rsidRDefault="00A30456" w:rsidP="00A30456">
      <w:r w:rsidRPr="00253520">
        <w:t xml:space="preserve">        </w:t>
      </w:r>
    </w:p>
    <w:p w14:paraId="631215BA" w14:textId="77777777" w:rsidR="00A30456" w:rsidRPr="00253520" w:rsidRDefault="00A30456" w:rsidP="00A30456">
      <w:r w:rsidRPr="00253520">
        <w:t xml:space="preserve">        // 定期重载看门狗（喂狗）</w:t>
      </w:r>
    </w:p>
    <w:p w14:paraId="47D87D8D" w14:textId="77777777" w:rsidR="00A30456" w:rsidRPr="00253520" w:rsidRDefault="00A30456" w:rsidP="00A30456">
      <w:r w:rsidRPr="00253520">
        <w:t xml:space="preserve">        </w:t>
      </w:r>
      <w:proofErr w:type="spellStart"/>
      <w:r w:rsidRPr="00253520">
        <w:t>IWDG_</w:t>
      </w:r>
      <w:proofErr w:type="gramStart"/>
      <w:r w:rsidRPr="00253520">
        <w:t>ReloadCounter</w:t>
      </w:r>
      <w:proofErr w:type="spellEnd"/>
      <w:r w:rsidRPr="00253520">
        <w:t>(</w:t>
      </w:r>
      <w:proofErr w:type="gramEnd"/>
      <w:r w:rsidRPr="00253520">
        <w:t>);</w:t>
      </w:r>
    </w:p>
    <w:p w14:paraId="57556329" w14:textId="77777777" w:rsidR="00A30456" w:rsidRPr="00253520" w:rsidRDefault="00A30456" w:rsidP="00A30456">
      <w:r w:rsidRPr="00253520">
        <w:t xml:space="preserve">        </w:t>
      </w:r>
    </w:p>
    <w:p w14:paraId="01CA0D0A" w14:textId="77777777" w:rsidR="00A30456" w:rsidRPr="00253520" w:rsidRDefault="00A30456" w:rsidP="00A30456">
      <w:r w:rsidRPr="00253520">
        <w:t xml:space="preserve">        // 延时或其他操作...</w:t>
      </w:r>
    </w:p>
    <w:p w14:paraId="3F62F6C0" w14:textId="77777777" w:rsidR="00A30456" w:rsidRPr="00253520" w:rsidRDefault="00A30456" w:rsidP="00A30456">
      <w:r w:rsidRPr="00253520">
        <w:t xml:space="preserve">    }</w:t>
      </w:r>
    </w:p>
    <w:p w14:paraId="52A0ED7B" w14:textId="77777777" w:rsidR="00A30456" w:rsidRPr="00253520" w:rsidRDefault="00A30456" w:rsidP="00A30456">
      <w:r w:rsidRPr="00253520">
        <w:t>}</w:t>
      </w:r>
    </w:p>
    <w:p w14:paraId="02C36E57" w14:textId="77777777" w:rsidR="00A30456" w:rsidRPr="00253520" w:rsidRDefault="00A30456" w:rsidP="00A30456">
      <w:pPr>
        <w:pStyle w:val="3"/>
      </w:pPr>
      <w:r w:rsidRPr="00253520">
        <w:lastRenderedPageBreak/>
        <w:t>重要注意事项</w:t>
      </w:r>
    </w:p>
    <w:p w14:paraId="1E6CAD3D" w14:textId="77777777" w:rsidR="00A30456" w:rsidRPr="00253520" w:rsidRDefault="00A30456">
      <w:pPr>
        <w:numPr>
          <w:ilvl w:val="0"/>
          <w:numId w:val="320"/>
        </w:numPr>
      </w:pPr>
      <w:r w:rsidRPr="00253520">
        <w:rPr>
          <w:rFonts w:ascii="Times New Roman" w:hAnsi="Times New Roman" w:cs="Times New Roman"/>
        </w:rPr>
        <w:t>​</w:t>
      </w:r>
      <w:r w:rsidRPr="00253520">
        <w:rPr>
          <w:b/>
          <w:bCs/>
        </w:rPr>
        <w:t>必须在</w:t>
      </w:r>
      <w:r w:rsidRPr="00253520">
        <w:rPr>
          <w:b/>
          <w:bCs/>
          <w:color w:val="EE0000"/>
        </w:rPr>
        <w:t>启用写访问后才能修改 IWDG 配置</w:t>
      </w:r>
      <w:r w:rsidRPr="00253520">
        <w:rPr>
          <w:rFonts w:ascii="Times New Roman" w:hAnsi="Times New Roman" w:cs="Times New Roman"/>
        </w:rPr>
        <w:t>​</w:t>
      </w:r>
    </w:p>
    <w:p w14:paraId="4A3EC864" w14:textId="77777777" w:rsidR="00A30456" w:rsidRPr="00253520" w:rsidRDefault="00A30456">
      <w:pPr>
        <w:numPr>
          <w:ilvl w:val="0"/>
          <w:numId w:val="320"/>
        </w:numPr>
      </w:pPr>
      <w:r w:rsidRPr="00253520">
        <w:rPr>
          <w:rFonts w:ascii="Times New Roman" w:hAnsi="Times New Roman" w:cs="Times New Roman"/>
        </w:rPr>
        <w:t>​</w:t>
      </w:r>
      <w:r w:rsidRPr="00253520">
        <w:rPr>
          <w:b/>
          <w:bCs/>
        </w:rPr>
        <w:t>修改配置后需要重载计数器</w:t>
      </w:r>
      <w:r w:rsidRPr="00253520">
        <w:rPr>
          <w:rFonts w:ascii="Times New Roman" w:hAnsi="Times New Roman" w:cs="Times New Roman"/>
        </w:rPr>
        <w:t>​</w:t>
      </w:r>
    </w:p>
    <w:p w14:paraId="659A7CE4" w14:textId="77777777" w:rsidR="00A30456" w:rsidRPr="00253520" w:rsidRDefault="00A30456">
      <w:pPr>
        <w:numPr>
          <w:ilvl w:val="0"/>
          <w:numId w:val="320"/>
        </w:numPr>
      </w:pPr>
      <w:r w:rsidRPr="00253520">
        <w:rPr>
          <w:rFonts w:ascii="Times New Roman" w:hAnsi="Times New Roman" w:cs="Times New Roman"/>
        </w:rPr>
        <w:t>​</w:t>
      </w:r>
      <w:r w:rsidRPr="00253520">
        <w:rPr>
          <w:b/>
          <w:bCs/>
        </w:rPr>
        <w:t>写访问启用后，只有特定的键值才能操作寄存器</w:t>
      </w:r>
      <w:r w:rsidRPr="00253520">
        <w:rPr>
          <w:rFonts w:ascii="Times New Roman" w:hAnsi="Times New Roman" w:cs="Times New Roman"/>
        </w:rPr>
        <w:t>​</w:t>
      </w:r>
    </w:p>
    <w:p w14:paraId="72B62B7D" w14:textId="77777777" w:rsidR="00A30456" w:rsidRPr="00253520" w:rsidRDefault="00A30456">
      <w:pPr>
        <w:numPr>
          <w:ilvl w:val="0"/>
          <w:numId w:val="320"/>
        </w:numPr>
      </w:pPr>
      <w:r w:rsidRPr="00253520">
        <w:rPr>
          <w:rFonts w:ascii="Times New Roman" w:hAnsi="Times New Roman" w:cs="Times New Roman"/>
        </w:rPr>
        <w:t>​</w:t>
      </w:r>
      <w:r w:rsidRPr="00253520">
        <w:rPr>
          <w:b/>
          <w:bCs/>
        </w:rPr>
        <w:t>禁用写访问可防止意外修改配置</w:t>
      </w:r>
      <w:r w:rsidRPr="00253520">
        <w:rPr>
          <w:rFonts w:ascii="Times New Roman" w:hAnsi="Times New Roman" w:cs="Times New Roman"/>
        </w:rPr>
        <w:t>​</w:t>
      </w:r>
    </w:p>
    <w:p w14:paraId="51AF537E" w14:textId="77777777" w:rsidR="00A30456" w:rsidRPr="00253520" w:rsidRDefault="00A30456" w:rsidP="00A30456">
      <w:pPr>
        <w:pStyle w:val="3"/>
      </w:pPr>
      <w:r w:rsidRPr="00253520">
        <w:t>超时时间计算</w:t>
      </w:r>
    </w:p>
    <w:p w14:paraId="4E22F6FE" w14:textId="77777777" w:rsidR="00A30456" w:rsidRPr="00253520" w:rsidRDefault="00A30456" w:rsidP="00A30456">
      <w:r w:rsidRPr="00253520">
        <w:t>超时时间公式：</w:t>
      </w:r>
    </w:p>
    <w:p w14:paraId="2E6A4F88" w14:textId="77777777" w:rsidR="00A30456" w:rsidRPr="00253520" w:rsidRDefault="00A30456" w:rsidP="00A30456">
      <w:r w:rsidRPr="00253520">
        <w:t>Timeout = (</w:t>
      </w:r>
      <w:proofErr w:type="spellStart"/>
      <w:r w:rsidRPr="00253520">
        <w:t>ReloadValue</w:t>
      </w:r>
      <w:proofErr w:type="spellEnd"/>
      <w:r w:rsidRPr="00253520">
        <w:t xml:space="preserve"> + 1) × </w:t>
      </w:r>
      <w:proofErr w:type="spellStart"/>
      <w:r w:rsidRPr="00253520">
        <w:t>Prescaler</w:t>
      </w:r>
      <w:proofErr w:type="spellEnd"/>
      <w:r w:rsidRPr="00253520">
        <w:t xml:space="preserve"> / </w:t>
      </w:r>
      <w:proofErr w:type="spellStart"/>
      <w:r w:rsidRPr="00253520">
        <w:t>LSI_Frequency</w:t>
      </w:r>
      <w:proofErr w:type="spellEnd"/>
    </w:p>
    <w:p w14:paraId="3F79E567" w14:textId="77777777" w:rsidR="00A30456" w:rsidRPr="00253520" w:rsidRDefault="00A30456" w:rsidP="00A30456">
      <w:r w:rsidRPr="00253520">
        <w:t>例如：</w:t>
      </w:r>
    </w:p>
    <w:p w14:paraId="426287D2" w14:textId="77777777" w:rsidR="00A30456" w:rsidRPr="00253520" w:rsidRDefault="00A30456">
      <w:pPr>
        <w:numPr>
          <w:ilvl w:val="0"/>
          <w:numId w:val="321"/>
        </w:numPr>
      </w:pPr>
      <w:r w:rsidRPr="00253520">
        <w:t>LSI = 40kHz</w:t>
      </w:r>
    </w:p>
    <w:p w14:paraId="5901503D" w14:textId="77777777" w:rsidR="00A30456" w:rsidRPr="00253520" w:rsidRDefault="00A30456">
      <w:pPr>
        <w:numPr>
          <w:ilvl w:val="0"/>
          <w:numId w:val="321"/>
        </w:numPr>
      </w:pPr>
      <w:proofErr w:type="spellStart"/>
      <w:r w:rsidRPr="00253520">
        <w:t>Prescaler</w:t>
      </w:r>
      <w:proofErr w:type="spellEnd"/>
      <w:r w:rsidRPr="00253520">
        <w:t xml:space="preserve"> = 32</w:t>
      </w:r>
    </w:p>
    <w:p w14:paraId="227022E8" w14:textId="77777777" w:rsidR="00A30456" w:rsidRPr="00253520" w:rsidRDefault="00A30456">
      <w:pPr>
        <w:numPr>
          <w:ilvl w:val="0"/>
          <w:numId w:val="321"/>
        </w:numPr>
      </w:pPr>
      <w:proofErr w:type="spellStart"/>
      <w:r w:rsidRPr="00253520">
        <w:t>ReloadValue</w:t>
      </w:r>
      <w:proofErr w:type="spellEnd"/>
      <w:r w:rsidRPr="00253520">
        <w:t xml:space="preserve"> = 0xFFF (4095)</w:t>
      </w:r>
    </w:p>
    <w:p w14:paraId="42F7E397" w14:textId="77777777" w:rsidR="00A30456" w:rsidRPr="00253520" w:rsidRDefault="00A30456">
      <w:pPr>
        <w:numPr>
          <w:ilvl w:val="0"/>
          <w:numId w:val="321"/>
        </w:numPr>
      </w:pPr>
      <w:r w:rsidRPr="00253520">
        <w:t>Timeout = (4095 + 1) × 32 / 40000 ≈ 3.2768 秒</w:t>
      </w:r>
    </w:p>
    <w:p w14:paraId="3AE2F25F" w14:textId="77777777" w:rsidR="00A30456" w:rsidRPr="00253520" w:rsidRDefault="00A30456" w:rsidP="00A30456">
      <w:r w:rsidRPr="00253520">
        <w:t>这个函数是 STM32 看门狗配置中的关键第一步，确保您能够正确配置看门狗参数。</w:t>
      </w:r>
    </w:p>
    <w:p w14:paraId="2F78EA2C" w14:textId="77777777" w:rsidR="00A30456" w:rsidRDefault="00A30456" w:rsidP="00A30456">
      <w:pPr>
        <w:pStyle w:val="2"/>
      </w:pPr>
      <w:proofErr w:type="spellStart"/>
      <w:r w:rsidRPr="00602CD9">
        <w:t>IWDG_SetPrescaler</w:t>
      </w:r>
      <w:proofErr w:type="spellEnd"/>
      <w:r>
        <w:rPr>
          <w:rFonts w:hint="eastAsia"/>
        </w:rPr>
        <w:t>()</w:t>
      </w:r>
      <w:r>
        <w:br/>
      </w:r>
      <w:r w:rsidRPr="00CE66C4">
        <w:rPr>
          <w:b/>
          <w:bCs/>
        </w:rPr>
        <w:t>设置 IWDG 的时钟预分频系数</w:t>
      </w:r>
    </w:p>
    <w:p w14:paraId="4CBC74A6" w14:textId="77777777" w:rsidR="00A30456" w:rsidRPr="00CE66C4" w:rsidRDefault="00A30456" w:rsidP="00A30456">
      <w:r w:rsidRPr="00CE66C4">
        <w:t xml:space="preserve">这个函数 </w:t>
      </w:r>
      <w:proofErr w:type="spellStart"/>
      <w:r w:rsidRPr="00CE66C4">
        <w:t>IWDG_SetPrescaler</w:t>
      </w:r>
      <w:proofErr w:type="spellEnd"/>
      <w:r w:rsidRPr="00CE66C4">
        <w:t xml:space="preserve">(uint8_t </w:t>
      </w:r>
      <w:proofErr w:type="spellStart"/>
      <w:r w:rsidRPr="00CE66C4">
        <w:t>IWDG_Prescaler</w:t>
      </w:r>
      <w:proofErr w:type="spellEnd"/>
      <w:r w:rsidRPr="00CE66C4">
        <w:t>)用于</w:t>
      </w:r>
      <w:r w:rsidRPr="00CE66C4">
        <w:rPr>
          <w:color w:val="EE0000"/>
        </w:rPr>
        <w:t>设置 STM32 独立看门狗（IWDG）的预分频器</w:t>
      </w:r>
      <w:r w:rsidRPr="00CE66C4">
        <w:t>。让我为您详细解释：</w:t>
      </w:r>
    </w:p>
    <w:p w14:paraId="74D3D5E6" w14:textId="77777777" w:rsidR="00A30456" w:rsidRPr="00CE66C4" w:rsidRDefault="00A30456" w:rsidP="00A30456">
      <w:pPr>
        <w:pStyle w:val="3"/>
      </w:pPr>
      <w:r w:rsidRPr="00CE66C4">
        <w:t>函数功能</w:t>
      </w:r>
    </w:p>
    <w:p w14:paraId="7DC1D156" w14:textId="77777777" w:rsidR="00A30456" w:rsidRPr="00CE66C4" w:rsidRDefault="00A30456" w:rsidP="00A30456">
      <w:r w:rsidRPr="00CE66C4">
        <w:rPr>
          <w:rFonts w:ascii="Times New Roman" w:hAnsi="Times New Roman" w:cs="Times New Roman"/>
        </w:rPr>
        <w:t>​</w:t>
      </w:r>
      <w:r w:rsidRPr="00CE66C4">
        <w:rPr>
          <w:b/>
          <w:bCs/>
        </w:rPr>
        <w:t>设置 IWDG 的时钟预分频系数</w:t>
      </w:r>
      <w:r w:rsidRPr="00CE66C4">
        <w:t>，用于调整看门狗的计数频率和超时时间。</w:t>
      </w:r>
    </w:p>
    <w:p w14:paraId="0F88C8F4" w14:textId="77777777" w:rsidR="00A30456" w:rsidRPr="00CE66C4" w:rsidRDefault="00A30456" w:rsidP="00A30456">
      <w:pPr>
        <w:pStyle w:val="3"/>
      </w:pPr>
      <w:r w:rsidRPr="00CE66C4">
        <w:t>参数说明</w:t>
      </w:r>
    </w:p>
    <w:p w14:paraId="0D920419" w14:textId="77777777" w:rsidR="00A30456" w:rsidRPr="00CE66C4" w:rsidRDefault="00A30456">
      <w:pPr>
        <w:numPr>
          <w:ilvl w:val="0"/>
          <w:numId w:val="322"/>
        </w:numPr>
      </w:pPr>
      <w:proofErr w:type="spellStart"/>
      <w:r w:rsidRPr="00CE66C4">
        <w:t>IWDG_Prescaler</w:t>
      </w:r>
      <w:proofErr w:type="spellEnd"/>
      <w:r w:rsidRPr="00CE66C4">
        <w:t>：预分频系数，可以是以下值之一：</w:t>
      </w:r>
    </w:p>
    <w:p w14:paraId="35B3E330" w14:textId="77777777" w:rsidR="00A30456" w:rsidRPr="00CE66C4" w:rsidRDefault="00A30456">
      <w:pPr>
        <w:numPr>
          <w:ilvl w:val="1"/>
          <w:numId w:val="322"/>
        </w:numPr>
      </w:pPr>
      <w:r w:rsidRPr="00CE66C4">
        <w:t>IWDG_Prescaler_4- 4 分频</w:t>
      </w:r>
    </w:p>
    <w:p w14:paraId="511F7371" w14:textId="77777777" w:rsidR="00A30456" w:rsidRPr="00CE66C4" w:rsidRDefault="00A30456">
      <w:pPr>
        <w:numPr>
          <w:ilvl w:val="1"/>
          <w:numId w:val="322"/>
        </w:numPr>
      </w:pPr>
      <w:r w:rsidRPr="00CE66C4">
        <w:t>IWDG_Prescaler_8- 8 分频</w:t>
      </w:r>
    </w:p>
    <w:p w14:paraId="3E9C8912" w14:textId="77777777" w:rsidR="00A30456" w:rsidRPr="00CE66C4" w:rsidRDefault="00A30456">
      <w:pPr>
        <w:numPr>
          <w:ilvl w:val="1"/>
          <w:numId w:val="322"/>
        </w:numPr>
      </w:pPr>
      <w:r w:rsidRPr="00CE66C4">
        <w:t>IWDG_Prescaler_16- 16 分频</w:t>
      </w:r>
    </w:p>
    <w:p w14:paraId="16435B46" w14:textId="77777777" w:rsidR="00A30456" w:rsidRPr="00CE66C4" w:rsidRDefault="00A30456">
      <w:pPr>
        <w:numPr>
          <w:ilvl w:val="1"/>
          <w:numId w:val="322"/>
        </w:numPr>
      </w:pPr>
      <w:r w:rsidRPr="00CE66C4">
        <w:lastRenderedPageBreak/>
        <w:t>IWDG_Prescaler_32- 32 分频</w:t>
      </w:r>
    </w:p>
    <w:p w14:paraId="311136D7" w14:textId="77777777" w:rsidR="00A30456" w:rsidRPr="00CE66C4" w:rsidRDefault="00A30456">
      <w:pPr>
        <w:numPr>
          <w:ilvl w:val="1"/>
          <w:numId w:val="322"/>
        </w:numPr>
      </w:pPr>
      <w:r w:rsidRPr="00CE66C4">
        <w:t>IWDG_Prescaler_64- 64 分频</w:t>
      </w:r>
    </w:p>
    <w:p w14:paraId="7C71A899" w14:textId="77777777" w:rsidR="00A30456" w:rsidRPr="00CE66C4" w:rsidRDefault="00A30456">
      <w:pPr>
        <w:numPr>
          <w:ilvl w:val="1"/>
          <w:numId w:val="322"/>
        </w:numPr>
      </w:pPr>
      <w:r w:rsidRPr="00CE66C4">
        <w:t>IWDG_Prescaler_128- 128 分频</w:t>
      </w:r>
    </w:p>
    <w:p w14:paraId="2F5DF543" w14:textId="77777777" w:rsidR="00A30456" w:rsidRDefault="00A30456">
      <w:pPr>
        <w:numPr>
          <w:ilvl w:val="1"/>
          <w:numId w:val="322"/>
        </w:numPr>
      </w:pPr>
      <w:r w:rsidRPr="00CE66C4">
        <w:t>IWDG_Prescaler_256- 256 分频</w:t>
      </w:r>
    </w:p>
    <w:p w14:paraId="4296D299" w14:textId="77777777" w:rsidR="00A30456" w:rsidRPr="00CE66C4" w:rsidRDefault="00A30456" w:rsidP="00A30456">
      <w:r>
        <w:rPr>
          <w:noProof/>
        </w:rPr>
        <w:drawing>
          <wp:inline distT="0" distB="0" distL="0" distR="0" wp14:anchorId="24708BEA" wp14:editId="0CB458FE">
            <wp:extent cx="5274310" cy="2826385"/>
            <wp:effectExtent l="0" t="0" r="2540" b="0"/>
            <wp:docPr id="45648385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41302" name="图片 1" descr="表格&#10;&#10;AI 生成的内容可能不正确。"/>
                    <pic:cNvPicPr/>
                  </pic:nvPicPr>
                  <pic:blipFill>
                    <a:blip r:embed="rId70"/>
                    <a:stretch>
                      <a:fillRect/>
                    </a:stretch>
                  </pic:blipFill>
                  <pic:spPr>
                    <a:xfrm>
                      <a:off x="0" y="0"/>
                      <a:ext cx="5274310" cy="2826385"/>
                    </a:xfrm>
                    <a:prstGeom prst="rect">
                      <a:avLst/>
                    </a:prstGeom>
                  </pic:spPr>
                </pic:pic>
              </a:graphicData>
            </a:graphic>
          </wp:inline>
        </w:drawing>
      </w:r>
    </w:p>
    <w:p w14:paraId="2F1A0775" w14:textId="77777777" w:rsidR="00A30456" w:rsidRPr="00CE66C4" w:rsidRDefault="00A30456" w:rsidP="00A30456">
      <w:pPr>
        <w:pStyle w:val="3"/>
      </w:pPr>
      <w:r w:rsidRPr="00CE66C4">
        <w:t>工作原理</w:t>
      </w:r>
    </w:p>
    <w:p w14:paraId="149CDF1C" w14:textId="77777777" w:rsidR="00A30456" w:rsidRPr="00CE66C4" w:rsidRDefault="00A30456" w:rsidP="00A30456">
      <w:r w:rsidRPr="00CE66C4">
        <w:t>IWDG 使用 LSI（内部低速时钟，约 40kHz）作为时钟源。预分频器将 LSI 时钟分频后提供给看门狗计数器，从而调整计数速度。</w:t>
      </w:r>
    </w:p>
    <w:p w14:paraId="6127F336" w14:textId="77777777" w:rsidR="00A30456" w:rsidRPr="00CE66C4" w:rsidRDefault="00A30456" w:rsidP="00A30456">
      <w:pPr>
        <w:pStyle w:val="3"/>
      </w:pPr>
      <w:r w:rsidRPr="00CE66C4">
        <w:t>典型使用流程</w:t>
      </w:r>
    </w:p>
    <w:p w14:paraId="54AA47BE" w14:textId="77777777" w:rsidR="00A30456" w:rsidRPr="00CE66C4" w:rsidRDefault="00A30456" w:rsidP="00A30456">
      <w:r w:rsidRPr="00CE66C4">
        <w:t>// 1. 启用写访问</w:t>
      </w:r>
    </w:p>
    <w:p w14:paraId="238F17CC" w14:textId="77777777" w:rsidR="00A30456" w:rsidRPr="00CE66C4" w:rsidRDefault="00A30456" w:rsidP="00A30456">
      <w:proofErr w:type="spellStart"/>
      <w:r w:rsidRPr="00CE66C4">
        <w:t>IWDG_</w:t>
      </w:r>
      <w:proofErr w:type="gramStart"/>
      <w:r w:rsidRPr="00CE66C4">
        <w:t>WriteAccessCmd</w:t>
      </w:r>
      <w:proofErr w:type="spellEnd"/>
      <w:r w:rsidRPr="00CE66C4">
        <w:t>(</w:t>
      </w:r>
      <w:proofErr w:type="spellStart"/>
      <w:proofErr w:type="gramEnd"/>
      <w:r w:rsidRPr="00CE66C4">
        <w:t>IWDG_WriteAccess_Enable</w:t>
      </w:r>
      <w:proofErr w:type="spellEnd"/>
      <w:r w:rsidRPr="00CE66C4">
        <w:t>);</w:t>
      </w:r>
    </w:p>
    <w:p w14:paraId="4390A36F" w14:textId="77777777" w:rsidR="00A30456" w:rsidRPr="00CE66C4" w:rsidRDefault="00A30456" w:rsidP="00A30456"/>
    <w:p w14:paraId="1EDAA741" w14:textId="77777777" w:rsidR="00A30456" w:rsidRPr="00CE66C4" w:rsidRDefault="00A30456" w:rsidP="00A30456">
      <w:r w:rsidRPr="00CE66C4">
        <w:t>// 2. 设置预分频器</w:t>
      </w:r>
    </w:p>
    <w:p w14:paraId="454F187E" w14:textId="77777777" w:rsidR="00A30456" w:rsidRPr="00CE66C4" w:rsidRDefault="00A30456" w:rsidP="00A30456">
      <w:proofErr w:type="spellStart"/>
      <w:r w:rsidRPr="00CE66C4">
        <w:t>IWDG_SetPrescaler</w:t>
      </w:r>
      <w:proofErr w:type="spellEnd"/>
      <w:r w:rsidRPr="00CE66C4">
        <w:t>(IWDG_Prescaler_32);  // 32分频</w:t>
      </w:r>
    </w:p>
    <w:p w14:paraId="066B763D" w14:textId="77777777" w:rsidR="00A30456" w:rsidRPr="00CE66C4" w:rsidRDefault="00A30456" w:rsidP="00A30456"/>
    <w:p w14:paraId="63A3BB2E" w14:textId="77777777" w:rsidR="00A30456" w:rsidRPr="00CE66C4" w:rsidRDefault="00A30456" w:rsidP="00A30456">
      <w:r w:rsidRPr="00CE66C4">
        <w:t>// 3. 设置重载值</w:t>
      </w:r>
    </w:p>
    <w:p w14:paraId="1B50B652" w14:textId="77777777" w:rsidR="00A30456" w:rsidRPr="00CE66C4" w:rsidRDefault="00A30456" w:rsidP="00A30456">
      <w:proofErr w:type="spellStart"/>
      <w:r w:rsidRPr="00CE66C4">
        <w:t>IWDG_SetReload</w:t>
      </w:r>
      <w:proofErr w:type="spellEnd"/>
      <w:r w:rsidRPr="00CE66C4">
        <w:t>(0x0FFF);</w:t>
      </w:r>
    </w:p>
    <w:p w14:paraId="026F1CC4" w14:textId="77777777" w:rsidR="00A30456" w:rsidRPr="00CE66C4" w:rsidRDefault="00A30456" w:rsidP="00A30456"/>
    <w:p w14:paraId="7BAF4EC9" w14:textId="77777777" w:rsidR="00A30456" w:rsidRPr="00CE66C4" w:rsidRDefault="00A30456" w:rsidP="00A30456">
      <w:r w:rsidRPr="00CE66C4">
        <w:lastRenderedPageBreak/>
        <w:t>// 4. 重载计数器并启动</w:t>
      </w:r>
    </w:p>
    <w:p w14:paraId="0F6E6F15" w14:textId="77777777" w:rsidR="00A30456" w:rsidRPr="00CE66C4" w:rsidRDefault="00A30456" w:rsidP="00A30456">
      <w:proofErr w:type="spellStart"/>
      <w:r w:rsidRPr="00CE66C4">
        <w:t>IWDG_</w:t>
      </w:r>
      <w:proofErr w:type="gramStart"/>
      <w:r w:rsidRPr="00CE66C4">
        <w:t>ReloadCounter</w:t>
      </w:r>
      <w:proofErr w:type="spellEnd"/>
      <w:r w:rsidRPr="00CE66C4">
        <w:t>(</w:t>
      </w:r>
      <w:proofErr w:type="gramEnd"/>
      <w:r w:rsidRPr="00CE66C4">
        <w:t>);</w:t>
      </w:r>
    </w:p>
    <w:p w14:paraId="1AA83EFD" w14:textId="77777777" w:rsidR="00A30456" w:rsidRPr="00CE66C4" w:rsidRDefault="00A30456" w:rsidP="00A30456">
      <w:proofErr w:type="spellStart"/>
      <w:r w:rsidRPr="00CE66C4">
        <w:t>IWDG_</w:t>
      </w:r>
      <w:proofErr w:type="gramStart"/>
      <w:r w:rsidRPr="00CE66C4">
        <w:t>Enable</w:t>
      </w:r>
      <w:proofErr w:type="spellEnd"/>
      <w:r w:rsidRPr="00CE66C4">
        <w:t>(</w:t>
      </w:r>
      <w:proofErr w:type="gramEnd"/>
      <w:r w:rsidRPr="00CE66C4">
        <w:t>);</w:t>
      </w:r>
    </w:p>
    <w:p w14:paraId="438538E4" w14:textId="77777777" w:rsidR="00A30456" w:rsidRPr="00CE66C4" w:rsidRDefault="00A30456" w:rsidP="00A30456">
      <w:pPr>
        <w:pStyle w:val="3"/>
      </w:pPr>
      <w:r w:rsidRPr="00CE66C4">
        <w:t>底层寄存器操作</w:t>
      </w:r>
    </w:p>
    <w:p w14:paraId="68E45985" w14:textId="77777777" w:rsidR="00A30456" w:rsidRPr="00CE66C4" w:rsidRDefault="00A30456" w:rsidP="00A30456">
      <w:r w:rsidRPr="00CE66C4">
        <w:t>这个函数操作的是 IWDG 的预分频器寄存器（IWDG_PR）：</w:t>
      </w:r>
    </w:p>
    <w:p w14:paraId="1B4B233A" w14:textId="77777777" w:rsidR="00A30456" w:rsidRPr="00CE66C4" w:rsidRDefault="00A30456" w:rsidP="00A30456">
      <w:r w:rsidRPr="00CE66C4">
        <w:t xml:space="preserve">void </w:t>
      </w:r>
      <w:proofErr w:type="spellStart"/>
      <w:r w:rsidRPr="00CE66C4">
        <w:t>IWDG_</w:t>
      </w:r>
      <w:proofErr w:type="gramStart"/>
      <w:r w:rsidRPr="00CE66C4">
        <w:t>SetPrescaler</w:t>
      </w:r>
      <w:proofErr w:type="spellEnd"/>
      <w:r w:rsidRPr="00CE66C4">
        <w:t>(</w:t>
      </w:r>
      <w:proofErr w:type="gramEnd"/>
      <w:r w:rsidRPr="00CE66C4">
        <w:t xml:space="preserve">uint8_t </w:t>
      </w:r>
      <w:proofErr w:type="spellStart"/>
      <w:r w:rsidRPr="00CE66C4">
        <w:t>IWDG_Prescaler</w:t>
      </w:r>
      <w:proofErr w:type="spellEnd"/>
      <w:r w:rsidRPr="00CE66C4">
        <w:t>)</w:t>
      </w:r>
    </w:p>
    <w:p w14:paraId="2C932EBB" w14:textId="77777777" w:rsidR="00A30456" w:rsidRPr="00CE66C4" w:rsidRDefault="00A30456" w:rsidP="00A30456">
      <w:r w:rsidRPr="00CE66C4">
        <w:t>{</w:t>
      </w:r>
    </w:p>
    <w:p w14:paraId="25747A6D" w14:textId="77777777" w:rsidR="00A30456" w:rsidRPr="00CE66C4" w:rsidRDefault="00A30456" w:rsidP="00A30456">
      <w:r w:rsidRPr="00CE66C4">
        <w:t xml:space="preserve">    IWDG-&gt;PR = </w:t>
      </w:r>
      <w:proofErr w:type="spellStart"/>
      <w:r w:rsidRPr="00CE66C4">
        <w:t>IWDG_Prescaler</w:t>
      </w:r>
      <w:proofErr w:type="spellEnd"/>
      <w:r w:rsidRPr="00CE66C4">
        <w:t>;</w:t>
      </w:r>
    </w:p>
    <w:p w14:paraId="00896DCF" w14:textId="77777777" w:rsidR="00A30456" w:rsidRPr="00CE66C4" w:rsidRDefault="00A30456" w:rsidP="00A30456">
      <w:r w:rsidRPr="00CE66C4">
        <w:t>}</w:t>
      </w:r>
    </w:p>
    <w:p w14:paraId="3346593E" w14:textId="77777777" w:rsidR="00A30456" w:rsidRPr="00CE66C4" w:rsidRDefault="00A30456" w:rsidP="00A30456">
      <w:pPr>
        <w:pStyle w:val="3"/>
      </w:pPr>
      <w:r w:rsidRPr="00CE66C4">
        <w:t>超时时间计算</w:t>
      </w:r>
    </w:p>
    <w:p w14:paraId="2CDA7E76" w14:textId="77777777" w:rsidR="00A30456" w:rsidRPr="00CE66C4" w:rsidRDefault="00A30456" w:rsidP="00A30456">
      <w:r w:rsidRPr="00CE66C4">
        <w:t>超时时间取决于三个因素：</w:t>
      </w:r>
    </w:p>
    <w:p w14:paraId="5532392A" w14:textId="77777777" w:rsidR="00A30456" w:rsidRPr="00CE66C4" w:rsidRDefault="00A30456">
      <w:pPr>
        <w:numPr>
          <w:ilvl w:val="0"/>
          <w:numId w:val="323"/>
        </w:numPr>
      </w:pPr>
      <w:r w:rsidRPr="00CE66C4">
        <w:rPr>
          <w:rFonts w:ascii="Times New Roman" w:hAnsi="Times New Roman" w:cs="Times New Roman"/>
        </w:rPr>
        <w:t>​</w:t>
      </w:r>
      <w:r w:rsidRPr="00CE66C4">
        <w:rPr>
          <w:b/>
          <w:bCs/>
        </w:rPr>
        <w:t>LSI 频率</w:t>
      </w:r>
      <w:r w:rsidRPr="00CE66C4">
        <w:rPr>
          <w:rFonts w:ascii="Times New Roman" w:hAnsi="Times New Roman" w:cs="Times New Roman"/>
        </w:rPr>
        <w:t>​</w:t>
      </w:r>
      <w:r w:rsidRPr="00CE66C4">
        <w:t>（通常约 40kHz）</w:t>
      </w:r>
    </w:p>
    <w:p w14:paraId="02C7DC9C" w14:textId="77777777" w:rsidR="00A30456" w:rsidRPr="00CE66C4" w:rsidRDefault="00A30456">
      <w:pPr>
        <w:numPr>
          <w:ilvl w:val="0"/>
          <w:numId w:val="323"/>
        </w:numPr>
      </w:pPr>
      <w:r w:rsidRPr="00CE66C4">
        <w:rPr>
          <w:rFonts w:ascii="Times New Roman" w:hAnsi="Times New Roman" w:cs="Times New Roman"/>
        </w:rPr>
        <w:t>​</w:t>
      </w:r>
      <w:r w:rsidRPr="00CE66C4">
        <w:rPr>
          <w:b/>
          <w:bCs/>
        </w:rPr>
        <w:t>预分频器值</w:t>
      </w:r>
      <w:r w:rsidRPr="00CE66C4">
        <w:rPr>
          <w:rFonts w:ascii="Times New Roman" w:hAnsi="Times New Roman" w:cs="Times New Roman"/>
        </w:rPr>
        <w:t>​</w:t>
      </w:r>
    </w:p>
    <w:p w14:paraId="48670E75" w14:textId="77777777" w:rsidR="00A30456" w:rsidRPr="00CE66C4" w:rsidRDefault="00A30456">
      <w:pPr>
        <w:numPr>
          <w:ilvl w:val="0"/>
          <w:numId w:val="323"/>
        </w:numPr>
      </w:pPr>
      <w:r w:rsidRPr="00CE66C4">
        <w:rPr>
          <w:rFonts w:ascii="Times New Roman" w:hAnsi="Times New Roman" w:cs="Times New Roman"/>
        </w:rPr>
        <w:t>​</w:t>
      </w:r>
      <w:r w:rsidRPr="00CE66C4">
        <w:rPr>
          <w:b/>
          <w:bCs/>
        </w:rPr>
        <w:t>重载值</w:t>
      </w:r>
      <w:r w:rsidRPr="00CE66C4">
        <w:rPr>
          <w:rFonts w:ascii="Times New Roman" w:hAnsi="Times New Roman" w:cs="Times New Roman"/>
        </w:rPr>
        <w:t>​</w:t>
      </w:r>
    </w:p>
    <w:p w14:paraId="34A28AC7" w14:textId="77777777" w:rsidR="00A30456" w:rsidRPr="00CE66C4" w:rsidRDefault="00A30456" w:rsidP="00A30456">
      <w:r w:rsidRPr="00CE66C4">
        <w:t>计算公式：</w:t>
      </w:r>
    </w:p>
    <w:p w14:paraId="5AB2D0D4" w14:textId="77777777" w:rsidR="00A30456" w:rsidRPr="00CE66C4" w:rsidRDefault="00A30456" w:rsidP="00A30456">
      <w:r w:rsidRPr="00CE66C4">
        <w:t xml:space="preserve">超时时间 = </w:t>
      </w:r>
      <w:proofErr w:type="gramStart"/>
      <w:r w:rsidRPr="00CE66C4">
        <w:t>(重载值 + 1)</w:t>
      </w:r>
      <w:proofErr w:type="gramEnd"/>
      <w:r w:rsidRPr="00CE66C4">
        <w:t xml:space="preserve"> </w:t>
      </w:r>
      <w:proofErr w:type="gramStart"/>
      <w:r w:rsidRPr="00CE66C4">
        <w:t>× 预分</w:t>
      </w:r>
      <w:proofErr w:type="gramEnd"/>
      <w:r w:rsidRPr="00CE66C4">
        <w:t>频</w:t>
      </w:r>
      <w:proofErr w:type="gramStart"/>
      <w:r w:rsidRPr="00CE66C4">
        <w:t xml:space="preserve">器 / </w:t>
      </w:r>
      <w:proofErr w:type="gramEnd"/>
      <w:r w:rsidRPr="00CE66C4">
        <w:t>LSI频率</w:t>
      </w:r>
    </w:p>
    <w:p w14:paraId="19023B5F" w14:textId="77777777" w:rsidR="00A30456" w:rsidRPr="00CE66C4" w:rsidRDefault="00A30456" w:rsidP="00A30456">
      <w:pPr>
        <w:pStyle w:val="3"/>
      </w:pPr>
      <w:r w:rsidRPr="00CE66C4">
        <w:t>完整示例代码</w:t>
      </w:r>
    </w:p>
    <w:p w14:paraId="05AC63A3" w14:textId="77777777" w:rsidR="00A30456" w:rsidRPr="00CE66C4" w:rsidRDefault="00A30456" w:rsidP="00A30456">
      <w:proofErr w:type="gramStart"/>
      <w:r w:rsidRPr="00CE66C4">
        <w:t>#include</w:t>
      </w:r>
      <w:proofErr w:type="gramEnd"/>
      <w:r w:rsidRPr="00CE66C4">
        <w:t xml:space="preserve"> "stm32f10x.h"</w:t>
      </w:r>
    </w:p>
    <w:p w14:paraId="41771990" w14:textId="77777777" w:rsidR="00A30456" w:rsidRPr="00CE66C4" w:rsidRDefault="00A30456" w:rsidP="00A30456"/>
    <w:p w14:paraId="111C8FBE" w14:textId="77777777" w:rsidR="00A30456" w:rsidRPr="00CE66C4" w:rsidRDefault="00A30456" w:rsidP="00A30456">
      <w:r w:rsidRPr="00CE66C4">
        <w:t>// 计算超时时间（秒）</w:t>
      </w:r>
    </w:p>
    <w:p w14:paraId="0FC32B1E" w14:textId="77777777" w:rsidR="00A30456" w:rsidRPr="00CE66C4" w:rsidRDefault="00A30456" w:rsidP="00A30456">
      <w:r w:rsidRPr="00CE66C4">
        <w:t xml:space="preserve">float </w:t>
      </w:r>
      <w:proofErr w:type="spellStart"/>
      <w:proofErr w:type="gramStart"/>
      <w:r w:rsidRPr="00CE66C4">
        <w:t>CalculateTimeout</w:t>
      </w:r>
      <w:proofErr w:type="spellEnd"/>
      <w:r w:rsidRPr="00CE66C4">
        <w:t>(</w:t>
      </w:r>
      <w:proofErr w:type="gramEnd"/>
      <w:r w:rsidRPr="00CE66C4">
        <w:t xml:space="preserve">uint32_t </w:t>
      </w:r>
      <w:proofErr w:type="spellStart"/>
      <w:r w:rsidRPr="00CE66C4">
        <w:t>reload_value</w:t>
      </w:r>
      <w:proofErr w:type="spellEnd"/>
      <w:r w:rsidRPr="00CE66C4">
        <w:t xml:space="preserve">, uint8_t </w:t>
      </w:r>
      <w:proofErr w:type="spellStart"/>
      <w:r w:rsidRPr="00CE66C4">
        <w:t>prescaler</w:t>
      </w:r>
      <w:proofErr w:type="spellEnd"/>
      <w:r w:rsidRPr="00CE66C4">
        <w:t xml:space="preserve">, uint32_t </w:t>
      </w:r>
      <w:proofErr w:type="spellStart"/>
      <w:r w:rsidRPr="00CE66C4">
        <w:t>lsi_freq</w:t>
      </w:r>
      <w:proofErr w:type="spellEnd"/>
      <w:r w:rsidRPr="00CE66C4">
        <w:t>)</w:t>
      </w:r>
    </w:p>
    <w:p w14:paraId="4D59CF20" w14:textId="77777777" w:rsidR="00A30456" w:rsidRPr="00CE66C4" w:rsidRDefault="00A30456" w:rsidP="00A30456">
      <w:r w:rsidRPr="00CE66C4">
        <w:t>{</w:t>
      </w:r>
    </w:p>
    <w:p w14:paraId="096BE56E" w14:textId="77777777" w:rsidR="00A30456" w:rsidRPr="00CE66C4" w:rsidRDefault="00A30456" w:rsidP="00A30456">
      <w:r w:rsidRPr="00CE66C4">
        <w:t xml:space="preserve">    return (float</w:t>
      </w:r>
      <w:proofErr w:type="gramStart"/>
      <w:r w:rsidRPr="00CE66C4">
        <w:t>)(</w:t>
      </w:r>
      <w:proofErr w:type="spellStart"/>
      <w:proofErr w:type="gramEnd"/>
      <w:r w:rsidRPr="00CE66C4">
        <w:t>reload_value</w:t>
      </w:r>
      <w:proofErr w:type="spellEnd"/>
      <w:r w:rsidRPr="00CE66C4">
        <w:t xml:space="preserve"> + 1) * </w:t>
      </w:r>
      <w:proofErr w:type="spellStart"/>
      <w:r w:rsidRPr="00CE66C4">
        <w:t>prescaler</w:t>
      </w:r>
      <w:proofErr w:type="spellEnd"/>
      <w:r w:rsidRPr="00CE66C4">
        <w:t xml:space="preserve"> / </w:t>
      </w:r>
      <w:proofErr w:type="spellStart"/>
      <w:r w:rsidRPr="00CE66C4">
        <w:t>lsi_freq</w:t>
      </w:r>
      <w:proofErr w:type="spellEnd"/>
      <w:r w:rsidRPr="00CE66C4">
        <w:t>;</w:t>
      </w:r>
    </w:p>
    <w:p w14:paraId="0B4D6888" w14:textId="77777777" w:rsidR="00A30456" w:rsidRPr="00CE66C4" w:rsidRDefault="00A30456" w:rsidP="00A30456">
      <w:r w:rsidRPr="00CE66C4">
        <w:t>}</w:t>
      </w:r>
    </w:p>
    <w:p w14:paraId="33AFEC65" w14:textId="77777777" w:rsidR="00A30456" w:rsidRPr="00CE66C4" w:rsidRDefault="00A30456" w:rsidP="00A30456"/>
    <w:p w14:paraId="7F0CA100" w14:textId="77777777" w:rsidR="00A30456" w:rsidRPr="00CE66C4" w:rsidRDefault="00A30456" w:rsidP="00A30456">
      <w:r w:rsidRPr="00CE66C4">
        <w:t xml:space="preserve">void </w:t>
      </w:r>
      <w:proofErr w:type="spellStart"/>
      <w:r w:rsidRPr="00CE66C4">
        <w:t>IWDG_Init_</w:t>
      </w:r>
      <w:proofErr w:type="gramStart"/>
      <w:r w:rsidRPr="00CE66C4">
        <w:t>CustomTimeout</w:t>
      </w:r>
      <w:proofErr w:type="spellEnd"/>
      <w:r w:rsidRPr="00CE66C4">
        <w:t>(</w:t>
      </w:r>
      <w:proofErr w:type="gramEnd"/>
      <w:r w:rsidRPr="00CE66C4">
        <w:t xml:space="preserve">float </w:t>
      </w:r>
      <w:proofErr w:type="spellStart"/>
      <w:r w:rsidRPr="00CE66C4">
        <w:t>desired_timeout_seconds</w:t>
      </w:r>
      <w:proofErr w:type="spellEnd"/>
      <w:r w:rsidRPr="00CE66C4">
        <w:t>)</w:t>
      </w:r>
    </w:p>
    <w:p w14:paraId="228973B0" w14:textId="77777777" w:rsidR="00A30456" w:rsidRPr="00CE66C4" w:rsidRDefault="00A30456" w:rsidP="00A30456">
      <w:r w:rsidRPr="00CE66C4">
        <w:lastRenderedPageBreak/>
        <w:t>{</w:t>
      </w:r>
    </w:p>
    <w:p w14:paraId="0E27F5FD" w14:textId="77777777" w:rsidR="00A30456" w:rsidRPr="00CE66C4" w:rsidRDefault="00A30456" w:rsidP="00A30456">
      <w:r w:rsidRPr="00CE66C4">
        <w:t xml:space="preserve">    // LSI 频率（约 40kHz，实际值可能略有不同）</w:t>
      </w:r>
    </w:p>
    <w:p w14:paraId="2E14B697" w14:textId="77777777" w:rsidR="00A30456" w:rsidRPr="00CE66C4" w:rsidRDefault="00A30456" w:rsidP="00A30456">
      <w:r w:rsidRPr="00CE66C4">
        <w:t xml:space="preserve">    const uint32_t LSI_FREQ = 40000;</w:t>
      </w:r>
    </w:p>
    <w:p w14:paraId="6BAD83DD" w14:textId="77777777" w:rsidR="00A30456" w:rsidRPr="00CE66C4" w:rsidRDefault="00A30456" w:rsidP="00A30456">
      <w:r w:rsidRPr="00CE66C4">
        <w:t xml:space="preserve">    </w:t>
      </w:r>
    </w:p>
    <w:p w14:paraId="7AA89A49" w14:textId="77777777" w:rsidR="00A30456" w:rsidRPr="00CE66C4" w:rsidRDefault="00A30456" w:rsidP="00A30456">
      <w:r w:rsidRPr="00CE66C4">
        <w:t xml:space="preserve">    // 启用写访问</w:t>
      </w:r>
    </w:p>
    <w:p w14:paraId="3133DD07" w14:textId="77777777" w:rsidR="00A30456" w:rsidRPr="00CE66C4" w:rsidRDefault="00A30456" w:rsidP="00A30456">
      <w:r w:rsidRPr="00CE66C4">
        <w:t xml:space="preserve">    </w:t>
      </w:r>
      <w:proofErr w:type="spellStart"/>
      <w:r w:rsidRPr="00CE66C4">
        <w:t>IWDG_</w:t>
      </w:r>
      <w:proofErr w:type="gramStart"/>
      <w:r w:rsidRPr="00CE66C4">
        <w:t>WriteAccessCmd</w:t>
      </w:r>
      <w:proofErr w:type="spellEnd"/>
      <w:r w:rsidRPr="00CE66C4">
        <w:t>(</w:t>
      </w:r>
      <w:proofErr w:type="spellStart"/>
      <w:proofErr w:type="gramEnd"/>
      <w:r w:rsidRPr="00CE66C4">
        <w:t>IWDG_WriteAccess_Enable</w:t>
      </w:r>
      <w:proofErr w:type="spellEnd"/>
      <w:r w:rsidRPr="00CE66C4">
        <w:t>);</w:t>
      </w:r>
    </w:p>
    <w:p w14:paraId="2DB32EC9" w14:textId="77777777" w:rsidR="00A30456" w:rsidRPr="00CE66C4" w:rsidRDefault="00A30456" w:rsidP="00A30456">
      <w:r w:rsidRPr="00CE66C4">
        <w:t xml:space="preserve">    </w:t>
      </w:r>
    </w:p>
    <w:p w14:paraId="4E16954F" w14:textId="77777777" w:rsidR="00A30456" w:rsidRPr="00CE66C4" w:rsidRDefault="00A30456" w:rsidP="00A30456">
      <w:r w:rsidRPr="00CE66C4">
        <w:t xml:space="preserve">    // 根据期望的超时时间选择合适的预分频器</w:t>
      </w:r>
    </w:p>
    <w:p w14:paraId="536ACBB1" w14:textId="77777777" w:rsidR="00A30456" w:rsidRPr="00CE66C4" w:rsidRDefault="00A30456" w:rsidP="00A30456">
      <w:r w:rsidRPr="00CE66C4">
        <w:t xml:space="preserve">    uint8_t </w:t>
      </w:r>
      <w:proofErr w:type="spellStart"/>
      <w:r w:rsidRPr="00CE66C4">
        <w:t>prescaler</w:t>
      </w:r>
      <w:proofErr w:type="spellEnd"/>
      <w:r w:rsidRPr="00CE66C4">
        <w:t>;</w:t>
      </w:r>
    </w:p>
    <w:p w14:paraId="431536E4" w14:textId="77777777" w:rsidR="00A30456" w:rsidRPr="00CE66C4" w:rsidRDefault="00A30456" w:rsidP="00A30456">
      <w:r w:rsidRPr="00CE66C4">
        <w:t xml:space="preserve">    uint16_t </w:t>
      </w:r>
      <w:proofErr w:type="spellStart"/>
      <w:r w:rsidRPr="00CE66C4">
        <w:t>reload_value</w:t>
      </w:r>
      <w:proofErr w:type="spellEnd"/>
      <w:r w:rsidRPr="00CE66C4">
        <w:t>;</w:t>
      </w:r>
    </w:p>
    <w:p w14:paraId="1FE7B0C2" w14:textId="77777777" w:rsidR="00A30456" w:rsidRPr="00CE66C4" w:rsidRDefault="00A30456" w:rsidP="00A30456">
      <w:r w:rsidRPr="00CE66C4">
        <w:t xml:space="preserve">    </w:t>
      </w:r>
    </w:p>
    <w:p w14:paraId="1674B37C" w14:textId="77777777" w:rsidR="00A30456" w:rsidRPr="00CE66C4" w:rsidRDefault="00A30456" w:rsidP="00A30456">
      <w:r w:rsidRPr="00CE66C4">
        <w:t xml:space="preserve">    if (</w:t>
      </w:r>
      <w:proofErr w:type="spellStart"/>
      <w:r w:rsidRPr="00CE66C4">
        <w:t>desired_timeout_seconds</w:t>
      </w:r>
      <w:proofErr w:type="spellEnd"/>
      <w:r w:rsidRPr="00CE66C4">
        <w:t xml:space="preserve"> &lt;= 0.1</w:t>
      </w:r>
      <w:proofErr w:type="gramStart"/>
      <w:r w:rsidRPr="00CE66C4">
        <w:t>f) {</w:t>
      </w:r>
      <w:proofErr w:type="gramEnd"/>
    </w:p>
    <w:p w14:paraId="16164795" w14:textId="77777777" w:rsidR="00A30456" w:rsidRPr="00CE66C4" w:rsidRDefault="00A30456" w:rsidP="00A30456">
      <w:r w:rsidRPr="00CE66C4">
        <w:t xml:space="preserve">        </w:t>
      </w:r>
      <w:proofErr w:type="spellStart"/>
      <w:r w:rsidRPr="00CE66C4">
        <w:t>prescaler</w:t>
      </w:r>
      <w:proofErr w:type="spellEnd"/>
      <w:r w:rsidRPr="00CE66C4">
        <w:t xml:space="preserve"> = IWDG_Prescaler_4;</w:t>
      </w:r>
    </w:p>
    <w:p w14:paraId="6FC4E70F" w14:textId="77777777" w:rsidR="00A30456" w:rsidRPr="00CE66C4" w:rsidRDefault="00A30456" w:rsidP="00A30456">
      <w:r w:rsidRPr="00CE66C4">
        <w:t xml:space="preserve">    } else if (</w:t>
      </w:r>
      <w:proofErr w:type="spellStart"/>
      <w:r w:rsidRPr="00CE66C4">
        <w:t>desired_timeout_seconds</w:t>
      </w:r>
      <w:proofErr w:type="spellEnd"/>
      <w:r w:rsidRPr="00CE66C4">
        <w:t xml:space="preserve"> &lt;= 0.8</w:t>
      </w:r>
      <w:proofErr w:type="gramStart"/>
      <w:r w:rsidRPr="00CE66C4">
        <w:t>f) {</w:t>
      </w:r>
      <w:proofErr w:type="gramEnd"/>
    </w:p>
    <w:p w14:paraId="6FE112AC" w14:textId="77777777" w:rsidR="00A30456" w:rsidRPr="00CE66C4" w:rsidRDefault="00A30456" w:rsidP="00A30456">
      <w:r w:rsidRPr="00CE66C4">
        <w:t xml:space="preserve">        </w:t>
      </w:r>
      <w:proofErr w:type="spellStart"/>
      <w:r w:rsidRPr="00CE66C4">
        <w:t>prescaler</w:t>
      </w:r>
      <w:proofErr w:type="spellEnd"/>
      <w:r w:rsidRPr="00CE66C4">
        <w:t xml:space="preserve"> = IWDG_Prescaler_32;</w:t>
      </w:r>
    </w:p>
    <w:p w14:paraId="289643CD" w14:textId="77777777" w:rsidR="00A30456" w:rsidRPr="00CE66C4" w:rsidRDefault="00A30456" w:rsidP="00A30456">
      <w:r w:rsidRPr="00CE66C4">
        <w:t xml:space="preserve">    } else {</w:t>
      </w:r>
    </w:p>
    <w:p w14:paraId="27B3D7EE" w14:textId="77777777" w:rsidR="00A30456" w:rsidRPr="00CE66C4" w:rsidRDefault="00A30456" w:rsidP="00A30456">
      <w:r w:rsidRPr="00CE66C4">
        <w:t xml:space="preserve">        </w:t>
      </w:r>
      <w:proofErr w:type="spellStart"/>
      <w:r w:rsidRPr="00CE66C4">
        <w:t>prescaler</w:t>
      </w:r>
      <w:proofErr w:type="spellEnd"/>
      <w:r w:rsidRPr="00CE66C4">
        <w:t xml:space="preserve"> = IWDG_Prescaler_256;</w:t>
      </w:r>
    </w:p>
    <w:p w14:paraId="396F91BD" w14:textId="77777777" w:rsidR="00A30456" w:rsidRPr="00CE66C4" w:rsidRDefault="00A30456" w:rsidP="00A30456">
      <w:r w:rsidRPr="00CE66C4">
        <w:t xml:space="preserve">    }</w:t>
      </w:r>
    </w:p>
    <w:p w14:paraId="0836D60E" w14:textId="77777777" w:rsidR="00A30456" w:rsidRPr="00CE66C4" w:rsidRDefault="00A30456" w:rsidP="00A30456">
      <w:r w:rsidRPr="00CE66C4">
        <w:t xml:space="preserve">    </w:t>
      </w:r>
    </w:p>
    <w:p w14:paraId="3ABE9B1F" w14:textId="77777777" w:rsidR="00A30456" w:rsidRPr="00CE66C4" w:rsidRDefault="00A30456" w:rsidP="00A30456">
      <w:r w:rsidRPr="00CE66C4">
        <w:t xml:space="preserve">    // 计算重载值</w:t>
      </w:r>
    </w:p>
    <w:p w14:paraId="3D51CB67" w14:textId="77777777" w:rsidR="00A30456" w:rsidRPr="00CE66C4" w:rsidRDefault="00A30456" w:rsidP="00A30456">
      <w:r w:rsidRPr="00CE66C4">
        <w:t xml:space="preserve">    </w:t>
      </w:r>
      <w:proofErr w:type="spellStart"/>
      <w:r w:rsidRPr="00CE66C4">
        <w:t>reload_value</w:t>
      </w:r>
      <w:proofErr w:type="spellEnd"/>
      <w:r w:rsidRPr="00CE66C4">
        <w:t xml:space="preserve"> = (uint16_</w:t>
      </w:r>
      <w:proofErr w:type="gramStart"/>
      <w:r w:rsidRPr="00CE66C4">
        <w:t>t)(</w:t>
      </w:r>
      <w:proofErr w:type="gramEnd"/>
      <w:r w:rsidRPr="00CE66C4">
        <w:t>(</w:t>
      </w:r>
      <w:proofErr w:type="spellStart"/>
      <w:r w:rsidRPr="00CE66C4">
        <w:t>desired_timeout_seconds</w:t>
      </w:r>
      <w:proofErr w:type="spellEnd"/>
      <w:r w:rsidRPr="00CE66C4">
        <w:t xml:space="preserve"> * LSI_FREQ) / </w:t>
      </w:r>
      <w:proofErr w:type="spellStart"/>
      <w:r w:rsidRPr="00CE66C4">
        <w:t>prescaler</w:t>
      </w:r>
      <w:proofErr w:type="spellEnd"/>
      <w:r w:rsidRPr="00CE66C4">
        <w:t>) - 1;</w:t>
      </w:r>
    </w:p>
    <w:p w14:paraId="05F511C7" w14:textId="77777777" w:rsidR="00A30456" w:rsidRPr="00CE66C4" w:rsidRDefault="00A30456" w:rsidP="00A30456">
      <w:r w:rsidRPr="00CE66C4">
        <w:t xml:space="preserve">    </w:t>
      </w:r>
    </w:p>
    <w:p w14:paraId="25B7AD3A" w14:textId="77777777" w:rsidR="00A30456" w:rsidRPr="00CE66C4" w:rsidRDefault="00A30456" w:rsidP="00A30456">
      <w:r w:rsidRPr="00CE66C4">
        <w:t xml:space="preserve">    // 确保不超过最大值</w:t>
      </w:r>
    </w:p>
    <w:p w14:paraId="127D4AD0" w14:textId="77777777" w:rsidR="00A30456" w:rsidRPr="00CE66C4" w:rsidRDefault="00A30456" w:rsidP="00A30456">
      <w:r w:rsidRPr="00CE66C4">
        <w:t xml:space="preserve">    if (</w:t>
      </w:r>
      <w:proofErr w:type="spellStart"/>
      <w:r w:rsidRPr="00CE66C4">
        <w:t>reload_value</w:t>
      </w:r>
      <w:proofErr w:type="spellEnd"/>
      <w:r w:rsidRPr="00CE66C4">
        <w:t xml:space="preserve"> &gt; </w:t>
      </w:r>
      <w:proofErr w:type="gramStart"/>
      <w:r w:rsidRPr="00CE66C4">
        <w:t>0x0FFF) {</w:t>
      </w:r>
      <w:proofErr w:type="gramEnd"/>
    </w:p>
    <w:p w14:paraId="6BABBEA3" w14:textId="77777777" w:rsidR="00A30456" w:rsidRPr="00CE66C4" w:rsidRDefault="00A30456" w:rsidP="00A30456">
      <w:r w:rsidRPr="00CE66C4">
        <w:t xml:space="preserve">        </w:t>
      </w:r>
      <w:proofErr w:type="spellStart"/>
      <w:r w:rsidRPr="00CE66C4">
        <w:t>reload_value</w:t>
      </w:r>
      <w:proofErr w:type="spellEnd"/>
      <w:r w:rsidRPr="00CE66C4">
        <w:t xml:space="preserve"> = 0x0FFF;</w:t>
      </w:r>
    </w:p>
    <w:p w14:paraId="36BD7272" w14:textId="77777777" w:rsidR="00A30456" w:rsidRPr="00CE66C4" w:rsidRDefault="00A30456" w:rsidP="00A30456">
      <w:r w:rsidRPr="00CE66C4">
        <w:t xml:space="preserve">    }</w:t>
      </w:r>
    </w:p>
    <w:p w14:paraId="1CDC4360" w14:textId="77777777" w:rsidR="00A30456" w:rsidRPr="00CE66C4" w:rsidRDefault="00A30456" w:rsidP="00A30456">
      <w:r w:rsidRPr="00CE66C4">
        <w:t xml:space="preserve">    </w:t>
      </w:r>
    </w:p>
    <w:p w14:paraId="49118A0C" w14:textId="77777777" w:rsidR="00A30456" w:rsidRPr="00CE66C4" w:rsidRDefault="00A30456" w:rsidP="00A30456">
      <w:r w:rsidRPr="00CE66C4">
        <w:lastRenderedPageBreak/>
        <w:t xml:space="preserve">    // 设置预分频器</w:t>
      </w:r>
    </w:p>
    <w:p w14:paraId="40E9D5D6" w14:textId="77777777" w:rsidR="00A30456" w:rsidRPr="00CE66C4" w:rsidRDefault="00A30456" w:rsidP="00A30456">
      <w:r w:rsidRPr="00CE66C4">
        <w:t xml:space="preserve">    </w:t>
      </w:r>
      <w:proofErr w:type="spellStart"/>
      <w:r w:rsidRPr="00CE66C4">
        <w:t>IWDG_SetPrescaler</w:t>
      </w:r>
      <w:proofErr w:type="spellEnd"/>
      <w:r w:rsidRPr="00CE66C4">
        <w:t>(</w:t>
      </w:r>
      <w:proofErr w:type="spellStart"/>
      <w:r w:rsidRPr="00CE66C4">
        <w:t>prescaler</w:t>
      </w:r>
      <w:proofErr w:type="spellEnd"/>
      <w:r w:rsidRPr="00CE66C4">
        <w:t>);</w:t>
      </w:r>
    </w:p>
    <w:p w14:paraId="65BD46A9" w14:textId="77777777" w:rsidR="00A30456" w:rsidRPr="00CE66C4" w:rsidRDefault="00A30456" w:rsidP="00A30456">
      <w:r w:rsidRPr="00CE66C4">
        <w:t xml:space="preserve">    </w:t>
      </w:r>
    </w:p>
    <w:p w14:paraId="294CAC05" w14:textId="77777777" w:rsidR="00A30456" w:rsidRPr="00CE66C4" w:rsidRDefault="00A30456" w:rsidP="00A30456">
      <w:r w:rsidRPr="00CE66C4">
        <w:t xml:space="preserve">    // 设置重载值</w:t>
      </w:r>
    </w:p>
    <w:p w14:paraId="7D70017F" w14:textId="77777777" w:rsidR="00A30456" w:rsidRPr="00CE66C4" w:rsidRDefault="00A30456" w:rsidP="00A30456">
      <w:r w:rsidRPr="00CE66C4">
        <w:t xml:space="preserve">    </w:t>
      </w:r>
      <w:proofErr w:type="spellStart"/>
      <w:r w:rsidRPr="00CE66C4">
        <w:t>IWDG_SetReload</w:t>
      </w:r>
      <w:proofErr w:type="spellEnd"/>
      <w:r w:rsidRPr="00CE66C4">
        <w:t>(</w:t>
      </w:r>
      <w:proofErr w:type="spellStart"/>
      <w:r w:rsidRPr="00CE66C4">
        <w:t>reload_value</w:t>
      </w:r>
      <w:proofErr w:type="spellEnd"/>
      <w:r w:rsidRPr="00CE66C4">
        <w:t>);</w:t>
      </w:r>
    </w:p>
    <w:p w14:paraId="4CF6627E" w14:textId="77777777" w:rsidR="00A30456" w:rsidRPr="00CE66C4" w:rsidRDefault="00A30456" w:rsidP="00A30456">
      <w:r w:rsidRPr="00CE66C4">
        <w:t xml:space="preserve">    </w:t>
      </w:r>
    </w:p>
    <w:p w14:paraId="232D5145" w14:textId="77777777" w:rsidR="00A30456" w:rsidRPr="00CE66C4" w:rsidRDefault="00A30456" w:rsidP="00A30456">
      <w:r w:rsidRPr="00CE66C4">
        <w:t xml:space="preserve">    // 重载并启动看门狗</w:t>
      </w:r>
    </w:p>
    <w:p w14:paraId="1C938136" w14:textId="77777777" w:rsidR="00A30456" w:rsidRPr="00CE66C4" w:rsidRDefault="00A30456" w:rsidP="00A30456">
      <w:r w:rsidRPr="00CE66C4">
        <w:t xml:space="preserve">    </w:t>
      </w:r>
      <w:proofErr w:type="spellStart"/>
      <w:r w:rsidRPr="00CE66C4">
        <w:t>IWDG_</w:t>
      </w:r>
      <w:proofErr w:type="gramStart"/>
      <w:r w:rsidRPr="00CE66C4">
        <w:t>ReloadCounter</w:t>
      </w:r>
      <w:proofErr w:type="spellEnd"/>
      <w:r w:rsidRPr="00CE66C4">
        <w:t>(</w:t>
      </w:r>
      <w:proofErr w:type="gramEnd"/>
      <w:r w:rsidRPr="00CE66C4">
        <w:t>);</w:t>
      </w:r>
    </w:p>
    <w:p w14:paraId="61D0B07C" w14:textId="77777777" w:rsidR="00A30456" w:rsidRPr="00CE66C4" w:rsidRDefault="00A30456" w:rsidP="00A30456">
      <w:r w:rsidRPr="00CE66C4">
        <w:t xml:space="preserve">    </w:t>
      </w:r>
      <w:proofErr w:type="spellStart"/>
      <w:r w:rsidRPr="00CE66C4">
        <w:t>IWDG_</w:t>
      </w:r>
      <w:proofErr w:type="gramStart"/>
      <w:r w:rsidRPr="00CE66C4">
        <w:t>Enable</w:t>
      </w:r>
      <w:proofErr w:type="spellEnd"/>
      <w:r w:rsidRPr="00CE66C4">
        <w:t>(</w:t>
      </w:r>
      <w:proofErr w:type="gramEnd"/>
      <w:r w:rsidRPr="00CE66C4">
        <w:t>);</w:t>
      </w:r>
    </w:p>
    <w:p w14:paraId="1E0F63E9" w14:textId="77777777" w:rsidR="00A30456" w:rsidRPr="00CE66C4" w:rsidRDefault="00A30456" w:rsidP="00A30456">
      <w:r w:rsidRPr="00CE66C4">
        <w:t xml:space="preserve">    </w:t>
      </w:r>
    </w:p>
    <w:p w14:paraId="4F789379" w14:textId="77777777" w:rsidR="00A30456" w:rsidRPr="00CE66C4" w:rsidRDefault="00A30456" w:rsidP="00A30456">
      <w:r w:rsidRPr="00CE66C4">
        <w:t xml:space="preserve">    // 计算实际超时时间</w:t>
      </w:r>
    </w:p>
    <w:p w14:paraId="5FBE5AC7" w14:textId="77777777" w:rsidR="00A30456" w:rsidRPr="00CE66C4" w:rsidRDefault="00A30456" w:rsidP="00A30456">
      <w:r w:rsidRPr="00CE66C4">
        <w:t xml:space="preserve">    float </w:t>
      </w:r>
      <w:proofErr w:type="spellStart"/>
      <w:r w:rsidRPr="00CE66C4">
        <w:t>actual_timeout</w:t>
      </w:r>
      <w:proofErr w:type="spellEnd"/>
      <w:r w:rsidRPr="00CE66C4">
        <w:t xml:space="preserve"> = </w:t>
      </w:r>
      <w:proofErr w:type="spellStart"/>
      <w:proofErr w:type="gramStart"/>
      <w:r w:rsidRPr="00CE66C4">
        <w:t>CalculateTimeout</w:t>
      </w:r>
      <w:proofErr w:type="spellEnd"/>
      <w:r w:rsidRPr="00CE66C4">
        <w:t>(</w:t>
      </w:r>
      <w:proofErr w:type="spellStart"/>
      <w:proofErr w:type="gramEnd"/>
      <w:r w:rsidRPr="00CE66C4">
        <w:t>reload_value</w:t>
      </w:r>
      <w:proofErr w:type="spellEnd"/>
      <w:r w:rsidRPr="00CE66C4">
        <w:t xml:space="preserve">, </w:t>
      </w:r>
      <w:proofErr w:type="spellStart"/>
      <w:r w:rsidRPr="00CE66C4">
        <w:t>prescaler</w:t>
      </w:r>
      <w:proofErr w:type="spellEnd"/>
      <w:r w:rsidRPr="00CE66C4">
        <w:t>, LSI_FREQ);</w:t>
      </w:r>
    </w:p>
    <w:p w14:paraId="24AD6B9F" w14:textId="77777777" w:rsidR="00A30456" w:rsidRPr="00CE66C4" w:rsidRDefault="00A30456" w:rsidP="00A30456">
      <w:r w:rsidRPr="00CE66C4">
        <w:t xml:space="preserve">    </w:t>
      </w:r>
      <w:proofErr w:type="spellStart"/>
      <w:proofErr w:type="gramStart"/>
      <w:r w:rsidRPr="00CE66C4">
        <w:t>printf</w:t>
      </w:r>
      <w:proofErr w:type="spellEnd"/>
      <w:r w:rsidRPr="00CE66C4">
        <w:t>(</w:t>
      </w:r>
      <w:proofErr w:type="gramEnd"/>
      <w:r w:rsidRPr="00CE66C4">
        <w:t xml:space="preserve">"IWDG configured: </w:t>
      </w:r>
      <w:proofErr w:type="spellStart"/>
      <w:r w:rsidRPr="00CE66C4">
        <w:t>Prescaler</w:t>
      </w:r>
      <w:proofErr w:type="spellEnd"/>
      <w:r w:rsidRPr="00CE66C4">
        <w:t xml:space="preserve">=%d, Reload=0x%X, Timeout=%.3fs\n", </w:t>
      </w:r>
    </w:p>
    <w:p w14:paraId="2C0678BF" w14:textId="77777777" w:rsidR="00A30456" w:rsidRPr="00CE66C4" w:rsidRDefault="00A30456" w:rsidP="00A30456">
      <w:r w:rsidRPr="00CE66C4">
        <w:t xml:space="preserve">           </w:t>
      </w:r>
      <w:proofErr w:type="spellStart"/>
      <w:r w:rsidRPr="00CE66C4">
        <w:t>prescaler</w:t>
      </w:r>
      <w:proofErr w:type="spellEnd"/>
      <w:r w:rsidRPr="00CE66C4">
        <w:t xml:space="preserve">, </w:t>
      </w:r>
      <w:proofErr w:type="spellStart"/>
      <w:r w:rsidRPr="00CE66C4">
        <w:t>reload_value</w:t>
      </w:r>
      <w:proofErr w:type="spellEnd"/>
      <w:r w:rsidRPr="00CE66C4">
        <w:t xml:space="preserve">, </w:t>
      </w:r>
      <w:proofErr w:type="spellStart"/>
      <w:r w:rsidRPr="00CE66C4">
        <w:t>actual_timeout</w:t>
      </w:r>
      <w:proofErr w:type="spellEnd"/>
      <w:r w:rsidRPr="00CE66C4">
        <w:t>);</w:t>
      </w:r>
    </w:p>
    <w:p w14:paraId="0F5303E4" w14:textId="77777777" w:rsidR="00A30456" w:rsidRPr="00CE66C4" w:rsidRDefault="00A30456" w:rsidP="00A30456">
      <w:r w:rsidRPr="00CE66C4">
        <w:t>}</w:t>
      </w:r>
    </w:p>
    <w:p w14:paraId="7EC906C2" w14:textId="77777777" w:rsidR="00A30456" w:rsidRPr="00CE66C4" w:rsidRDefault="00A30456" w:rsidP="00A30456"/>
    <w:p w14:paraId="011544E1" w14:textId="77777777" w:rsidR="00A30456" w:rsidRPr="00CE66C4" w:rsidRDefault="00A30456" w:rsidP="00A30456">
      <w:r w:rsidRPr="00CE66C4">
        <w:t>// 简单初始化示例</w:t>
      </w:r>
    </w:p>
    <w:p w14:paraId="28001DB8" w14:textId="77777777" w:rsidR="00A30456" w:rsidRPr="00CE66C4" w:rsidRDefault="00A30456" w:rsidP="00A30456">
      <w:r w:rsidRPr="00CE66C4">
        <w:t xml:space="preserve">void </w:t>
      </w:r>
      <w:proofErr w:type="spellStart"/>
      <w:r w:rsidRPr="00CE66C4">
        <w:t>IWDG_Init_Simple</w:t>
      </w:r>
      <w:proofErr w:type="spellEnd"/>
      <w:r w:rsidRPr="00CE66C4">
        <w:t>(void)</w:t>
      </w:r>
    </w:p>
    <w:p w14:paraId="2780D53E" w14:textId="77777777" w:rsidR="00A30456" w:rsidRPr="00CE66C4" w:rsidRDefault="00A30456" w:rsidP="00A30456">
      <w:r w:rsidRPr="00CE66C4">
        <w:t>{</w:t>
      </w:r>
    </w:p>
    <w:p w14:paraId="14816FC0" w14:textId="77777777" w:rsidR="00A30456" w:rsidRPr="00CE66C4" w:rsidRDefault="00A30456" w:rsidP="00A30456">
      <w:r w:rsidRPr="00CE66C4">
        <w:t xml:space="preserve">    // 启用写访问</w:t>
      </w:r>
    </w:p>
    <w:p w14:paraId="44A8C7C4" w14:textId="77777777" w:rsidR="00A30456" w:rsidRPr="00CE66C4" w:rsidRDefault="00A30456" w:rsidP="00A30456">
      <w:r w:rsidRPr="00CE66C4">
        <w:t xml:space="preserve">    </w:t>
      </w:r>
      <w:proofErr w:type="spellStart"/>
      <w:r w:rsidRPr="00CE66C4">
        <w:t>IWDG_</w:t>
      </w:r>
      <w:proofErr w:type="gramStart"/>
      <w:r w:rsidRPr="00CE66C4">
        <w:t>WriteAccessCmd</w:t>
      </w:r>
      <w:proofErr w:type="spellEnd"/>
      <w:r w:rsidRPr="00CE66C4">
        <w:t>(</w:t>
      </w:r>
      <w:proofErr w:type="spellStart"/>
      <w:proofErr w:type="gramEnd"/>
      <w:r w:rsidRPr="00CE66C4">
        <w:t>IWDG_WriteAccess_Enable</w:t>
      </w:r>
      <w:proofErr w:type="spellEnd"/>
      <w:r w:rsidRPr="00CE66C4">
        <w:t>);</w:t>
      </w:r>
    </w:p>
    <w:p w14:paraId="1A049671" w14:textId="77777777" w:rsidR="00A30456" w:rsidRPr="00CE66C4" w:rsidRDefault="00A30456" w:rsidP="00A30456">
      <w:r w:rsidRPr="00CE66C4">
        <w:t xml:space="preserve">    </w:t>
      </w:r>
    </w:p>
    <w:p w14:paraId="3D0C1BF5" w14:textId="77777777" w:rsidR="00A30456" w:rsidRPr="00CE66C4" w:rsidRDefault="00A30456" w:rsidP="00A30456">
      <w:r w:rsidRPr="00CE66C4">
        <w:t xml:space="preserve">    // 设置预分频器为 32 分频</w:t>
      </w:r>
    </w:p>
    <w:p w14:paraId="1499549B" w14:textId="77777777" w:rsidR="00A30456" w:rsidRPr="00CE66C4" w:rsidRDefault="00A30456" w:rsidP="00A30456">
      <w:r w:rsidRPr="00CE66C4">
        <w:t xml:space="preserve">    </w:t>
      </w:r>
      <w:proofErr w:type="spellStart"/>
      <w:r w:rsidRPr="00CE66C4">
        <w:t>IWDG_</w:t>
      </w:r>
      <w:proofErr w:type="gramStart"/>
      <w:r w:rsidRPr="00CE66C4">
        <w:t>SetPrescaler</w:t>
      </w:r>
      <w:proofErr w:type="spellEnd"/>
      <w:r w:rsidRPr="00CE66C4">
        <w:t>(</w:t>
      </w:r>
      <w:proofErr w:type="gramEnd"/>
      <w:r w:rsidRPr="00CE66C4">
        <w:t>IWDG_Prescaler_32);</w:t>
      </w:r>
    </w:p>
    <w:p w14:paraId="594F868A" w14:textId="77777777" w:rsidR="00A30456" w:rsidRPr="00CE66C4" w:rsidRDefault="00A30456" w:rsidP="00A30456">
      <w:r w:rsidRPr="00CE66C4">
        <w:t xml:space="preserve">    </w:t>
      </w:r>
    </w:p>
    <w:p w14:paraId="5AE939DE" w14:textId="77777777" w:rsidR="00A30456" w:rsidRPr="00CE66C4" w:rsidRDefault="00A30456" w:rsidP="00A30456">
      <w:r w:rsidRPr="00CE66C4">
        <w:t xml:space="preserve">    // 设置重载值（约 3.28 秒超时）</w:t>
      </w:r>
    </w:p>
    <w:p w14:paraId="405DDC67" w14:textId="77777777" w:rsidR="00A30456" w:rsidRPr="00CE66C4" w:rsidRDefault="00A30456" w:rsidP="00A30456">
      <w:r w:rsidRPr="00CE66C4">
        <w:t xml:space="preserve">    </w:t>
      </w:r>
      <w:proofErr w:type="spellStart"/>
      <w:r w:rsidRPr="00CE66C4">
        <w:t>IWDG_SetReload</w:t>
      </w:r>
      <w:proofErr w:type="spellEnd"/>
      <w:r w:rsidRPr="00CE66C4">
        <w:t>(0x0FFF);</w:t>
      </w:r>
    </w:p>
    <w:p w14:paraId="6BDD44B1" w14:textId="77777777" w:rsidR="00A30456" w:rsidRPr="00CE66C4" w:rsidRDefault="00A30456" w:rsidP="00A30456">
      <w:r w:rsidRPr="00CE66C4">
        <w:lastRenderedPageBreak/>
        <w:t xml:space="preserve">    </w:t>
      </w:r>
    </w:p>
    <w:p w14:paraId="22A11C02" w14:textId="77777777" w:rsidR="00A30456" w:rsidRPr="00CE66C4" w:rsidRDefault="00A30456" w:rsidP="00A30456">
      <w:r w:rsidRPr="00CE66C4">
        <w:t xml:space="preserve">    // 重载计数器</w:t>
      </w:r>
    </w:p>
    <w:p w14:paraId="19BC4D2C" w14:textId="77777777" w:rsidR="00A30456" w:rsidRPr="00CE66C4" w:rsidRDefault="00A30456" w:rsidP="00A30456">
      <w:r w:rsidRPr="00CE66C4">
        <w:t xml:space="preserve">    </w:t>
      </w:r>
      <w:proofErr w:type="spellStart"/>
      <w:r w:rsidRPr="00CE66C4">
        <w:t>IWDG_</w:t>
      </w:r>
      <w:proofErr w:type="gramStart"/>
      <w:r w:rsidRPr="00CE66C4">
        <w:t>ReloadCounter</w:t>
      </w:r>
      <w:proofErr w:type="spellEnd"/>
      <w:r w:rsidRPr="00CE66C4">
        <w:t>(</w:t>
      </w:r>
      <w:proofErr w:type="gramEnd"/>
      <w:r w:rsidRPr="00CE66C4">
        <w:t>);</w:t>
      </w:r>
    </w:p>
    <w:p w14:paraId="67E95FA8" w14:textId="77777777" w:rsidR="00A30456" w:rsidRPr="00CE66C4" w:rsidRDefault="00A30456" w:rsidP="00A30456">
      <w:r w:rsidRPr="00CE66C4">
        <w:t xml:space="preserve">    </w:t>
      </w:r>
    </w:p>
    <w:p w14:paraId="7F07A597" w14:textId="77777777" w:rsidR="00A30456" w:rsidRPr="00CE66C4" w:rsidRDefault="00A30456" w:rsidP="00A30456">
      <w:r w:rsidRPr="00CE66C4">
        <w:t xml:space="preserve">    // 启动看门狗</w:t>
      </w:r>
    </w:p>
    <w:p w14:paraId="636891D5" w14:textId="77777777" w:rsidR="00A30456" w:rsidRPr="00CE66C4" w:rsidRDefault="00A30456" w:rsidP="00A30456">
      <w:r w:rsidRPr="00CE66C4">
        <w:t xml:space="preserve">    </w:t>
      </w:r>
      <w:proofErr w:type="spellStart"/>
      <w:r w:rsidRPr="00CE66C4">
        <w:t>IWDG_</w:t>
      </w:r>
      <w:proofErr w:type="gramStart"/>
      <w:r w:rsidRPr="00CE66C4">
        <w:t>Enable</w:t>
      </w:r>
      <w:proofErr w:type="spellEnd"/>
      <w:r w:rsidRPr="00CE66C4">
        <w:t>(</w:t>
      </w:r>
      <w:proofErr w:type="gramEnd"/>
      <w:r w:rsidRPr="00CE66C4">
        <w:t>);</w:t>
      </w:r>
    </w:p>
    <w:p w14:paraId="3DAF7B82" w14:textId="77777777" w:rsidR="00A30456" w:rsidRPr="00CE66C4" w:rsidRDefault="00A30456" w:rsidP="00A30456">
      <w:r w:rsidRPr="00CE66C4">
        <w:t xml:space="preserve">    </w:t>
      </w:r>
    </w:p>
    <w:p w14:paraId="10220FFC" w14:textId="77777777" w:rsidR="00A30456" w:rsidRPr="00CE66C4" w:rsidRDefault="00A30456" w:rsidP="00A30456">
      <w:r w:rsidRPr="00CE66C4">
        <w:t xml:space="preserve">    /</w:t>
      </w:r>
      <w:proofErr w:type="gramStart"/>
      <w:r w:rsidRPr="00CE66C4">
        <w:t>/ 禁用</w:t>
      </w:r>
      <w:proofErr w:type="gramEnd"/>
      <w:r w:rsidRPr="00CE66C4">
        <w:t>写访问（可选）</w:t>
      </w:r>
    </w:p>
    <w:p w14:paraId="05CBDD4A" w14:textId="77777777" w:rsidR="00A30456" w:rsidRPr="00CE66C4" w:rsidRDefault="00A30456" w:rsidP="00A30456">
      <w:r w:rsidRPr="00CE66C4">
        <w:t xml:space="preserve">    IWDG_</w:t>
      </w:r>
      <w:proofErr w:type="gramStart"/>
      <w:r w:rsidRPr="00CE66C4">
        <w:t>WriteAccessCmd(</w:t>
      </w:r>
      <w:proofErr w:type="gramEnd"/>
      <w:r w:rsidRPr="00CE66C4">
        <w:t>IWDG_WriteAccess_Disable);</w:t>
      </w:r>
    </w:p>
    <w:p w14:paraId="78F50FD5" w14:textId="77777777" w:rsidR="00A30456" w:rsidRPr="00CE66C4" w:rsidRDefault="00A30456" w:rsidP="00A30456">
      <w:r w:rsidRPr="00CE66C4">
        <w:t>}</w:t>
      </w:r>
    </w:p>
    <w:p w14:paraId="6C6D682B" w14:textId="77777777" w:rsidR="00A30456" w:rsidRPr="00CE66C4" w:rsidRDefault="00A30456" w:rsidP="00A30456">
      <w:pPr>
        <w:pStyle w:val="3"/>
      </w:pPr>
      <w:r w:rsidRPr="00CE66C4">
        <w:t>预分频器与超时时间关系表</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946"/>
        <w:gridCol w:w="675"/>
        <w:gridCol w:w="3054"/>
      </w:tblGrid>
      <w:tr w:rsidR="00A30456" w:rsidRPr="00CE66C4" w14:paraId="7DCAE2AA"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3C423B53" w14:textId="77777777" w:rsidR="00A30456" w:rsidRPr="00CE66C4" w:rsidRDefault="00A30456" w:rsidP="004B7671">
            <w:pPr>
              <w:rPr>
                <w:b/>
                <w:bCs/>
              </w:rPr>
            </w:pPr>
            <w:r w:rsidRPr="00CE66C4">
              <w:rPr>
                <w:b/>
                <w:bCs/>
              </w:rPr>
              <w:t>预分频器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3EAA2D0" w14:textId="77777777" w:rsidR="00A30456" w:rsidRPr="00CE66C4" w:rsidRDefault="00A30456" w:rsidP="004B7671">
            <w:pPr>
              <w:rPr>
                <w:b/>
                <w:bCs/>
              </w:rPr>
            </w:pPr>
            <w:r w:rsidRPr="00CE66C4">
              <w:rPr>
                <w:b/>
                <w:bCs/>
              </w:rPr>
              <w:t>分频值</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B74E039" w14:textId="77777777" w:rsidR="00A30456" w:rsidRPr="00CE66C4" w:rsidRDefault="00A30456" w:rsidP="004B7671">
            <w:pPr>
              <w:rPr>
                <w:b/>
                <w:bCs/>
              </w:rPr>
            </w:pPr>
            <w:r w:rsidRPr="00CE66C4">
              <w:rPr>
                <w:b/>
                <w:bCs/>
              </w:rPr>
              <w:t>最大超时时间（0xFFF重载值）</w:t>
            </w:r>
          </w:p>
        </w:tc>
      </w:tr>
      <w:tr w:rsidR="00A30456" w:rsidRPr="00CE66C4" w14:paraId="399AE54C"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6B668C9D" w14:textId="77777777" w:rsidR="00A30456" w:rsidRPr="00CE66C4" w:rsidRDefault="00A30456" w:rsidP="004B7671">
            <w:r w:rsidRPr="00CE66C4">
              <w:t>IWDG_Prescaler_4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82D62C9" w14:textId="77777777" w:rsidR="00A30456" w:rsidRPr="00CE66C4" w:rsidRDefault="00A30456" w:rsidP="004B7671">
            <w:r w:rsidRPr="00CE66C4">
              <w:t>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033ADAE" w14:textId="77777777" w:rsidR="00A30456" w:rsidRPr="00CE66C4" w:rsidRDefault="00A30456" w:rsidP="004B7671">
            <w:r w:rsidRPr="00CE66C4">
              <w:t>~0.41 秒</w:t>
            </w:r>
          </w:p>
        </w:tc>
      </w:tr>
      <w:tr w:rsidR="00A30456" w:rsidRPr="00CE66C4" w14:paraId="397E0B42"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065B5C78" w14:textId="77777777" w:rsidR="00A30456" w:rsidRPr="00CE66C4" w:rsidRDefault="00A30456" w:rsidP="004B7671">
            <w:r w:rsidRPr="00CE66C4">
              <w:t>IWDG_Prescaler_8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9F7227C" w14:textId="77777777" w:rsidR="00A30456" w:rsidRPr="00CE66C4" w:rsidRDefault="00A30456" w:rsidP="004B7671">
            <w:r w:rsidRPr="00CE66C4">
              <w:t>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8F2E669" w14:textId="77777777" w:rsidR="00A30456" w:rsidRPr="00CE66C4" w:rsidRDefault="00A30456" w:rsidP="004B7671">
            <w:r w:rsidRPr="00CE66C4">
              <w:t>~0.82 秒</w:t>
            </w:r>
          </w:p>
        </w:tc>
      </w:tr>
      <w:tr w:rsidR="00A30456" w:rsidRPr="00CE66C4" w14:paraId="62F473A9"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3382B6E6" w14:textId="77777777" w:rsidR="00A30456" w:rsidRPr="00CE66C4" w:rsidRDefault="00A30456" w:rsidP="004B7671">
            <w:r w:rsidRPr="00CE66C4">
              <w:t>IWDG_Prescaler_16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8AF59D1" w14:textId="77777777" w:rsidR="00A30456" w:rsidRPr="00CE66C4" w:rsidRDefault="00A30456" w:rsidP="004B7671">
            <w:r w:rsidRPr="00CE66C4">
              <w:t>16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A156C9C" w14:textId="77777777" w:rsidR="00A30456" w:rsidRPr="00CE66C4" w:rsidRDefault="00A30456" w:rsidP="004B7671">
            <w:r w:rsidRPr="00CE66C4">
              <w:t>~1.64 秒</w:t>
            </w:r>
          </w:p>
        </w:tc>
      </w:tr>
      <w:tr w:rsidR="00A30456" w:rsidRPr="00CE66C4" w14:paraId="2397CCA1"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5706162D" w14:textId="77777777" w:rsidR="00A30456" w:rsidRPr="00CE66C4" w:rsidRDefault="00A30456" w:rsidP="004B7671">
            <w:r w:rsidRPr="00CE66C4">
              <w:t>IWDG_Prescaler_32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F8D98E3" w14:textId="77777777" w:rsidR="00A30456" w:rsidRPr="00CE66C4" w:rsidRDefault="00A30456" w:rsidP="004B7671">
            <w:r w:rsidRPr="00CE66C4">
              <w:t>32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62EFC75" w14:textId="77777777" w:rsidR="00A30456" w:rsidRPr="00CE66C4" w:rsidRDefault="00A30456" w:rsidP="004B7671">
            <w:r w:rsidRPr="00CE66C4">
              <w:t>~3.28 秒</w:t>
            </w:r>
          </w:p>
        </w:tc>
      </w:tr>
      <w:tr w:rsidR="00A30456" w:rsidRPr="00CE66C4" w14:paraId="6088B87E"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1191F1D7" w14:textId="77777777" w:rsidR="00A30456" w:rsidRPr="00CE66C4" w:rsidRDefault="00A30456" w:rsidP="004B7671">
            <w:r w:rsidRPr="00CE66C4">
              <w:t>IWDG_Prescaler_64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6F7852C" w14:textId="77777777" w:rsidR="00A30456" w:rsidRPr="00CE66C4" w:rsidRDefault="00A30456" w:rsidP="004B7671">
            <w:r w:rsidRPr="00CE66C4">
              <w:t>64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0BCA814" w14:textId="77777777" w:rsidR="00A30456" w:rsidRPr="00CE66C4" w:rsidRDefault="00A30456" w:rsidP="004B7671">
            <w:r w:rsidRPr="00CE66C4">
              <w:t>~6.55 秒</w:t>
            </w:r>
          </w:p>
        </w:tc>
      </w:tr>
      <w:tr w:rsidR="00A30456" w:rsidRPr="00CE66C4" w14:paraId="1B134205"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781AA093" w14:textId="77777777" w:rsidR="00A30456" w:rsidRPr="00CE66C4" w:rsidRDefault="00A30456" w:rsidP="004B7671">
            <w:r w:rsidRPr="00CE66C4">
              <w:t>IWDG_Prescaler_128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08F14CD" w14:textId="77777777" w:rsidR="00A30456" w:rsidRPr="00CE66C4" w:rsidRDefault="00A30456" w:rsidP="004B7671">
            <w:r w:rsidRPr="00CE66C4">
              <w:t>128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C1DB770" w14:textId="77777777" w:rsidR="00A30456" w:rsidRPr="00CE66C4" w:rsidRDefault="00A30456" w:rsidP="004B7671">
            <w:r w:rsidRPr="00CE66C4">
              <w:t>~13.11 秒</w:t>
            </w:r>
          </w:p>
        </w:tc>
      </w:tr>
      <w:tr w:rsidR="00A30456" w:rsidRPr="00CE66C4" w14:paraId="2AC31005"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4CD876E2" w14:textId="77777777" w:rsidR="00A30456" w:rsidRPr="00CE66C4" w:rsidRDefault="00A30456" w:rsidP="004B7671">
            <w:r w:rsidRPr="00CE66C4">
              <w:t>IWDG_Prescaler_256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755975E" w14:textId="77777777" w:rsidR="00A30456" w:rsidRPr="00CE66C4" w:rsidRDefault="00A30456" w:rsidP="004B7671">
            <w:r w:rsidRPr="00CE66C4">
              <w:t>256</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99CADC5" w14:textId="77777777" w:rsidR="00A30456" w:rsidRPr="00CE66C4" w:rsidRDefault="00A30456" w:rsidP="004B7671">
            <w:r w:rsidRPr="00CE66C4">
              <w:t>~26.21 秒</w:t>
            </w:r>
          </w:p>
        </w:tc>
      </w:tr>
    </w:tbl>
    <w:p w14:paraId="184A652A" w14:textId="77777777" w:rsidR="00A30456" w:rsidRPr="00CE66C4" w:rsidRDefault="00A30456" w:rsidP="00A30456">
      <w:pPr>
        <w:pStyle w:val="3"/>
      </w:pPr>
      <w:r w:rsidRPr="00CE66C4">
        <w:t>重要注意事项</w:t>
      </w:r>
    </w:p>
    <w:p w14:paraId="7917AB76" w14:textId="77777777" w:rsidR="00A30456" w:rsidRPr="00CE66C4" w:rsidRDefault="00A30456">
      <w:pPr>
        <w:numPr>
          <w:ilvl w:val="0"/>
          <w:numId w:val="324"/>
        </w:numPr>
      </w:pPr>
      <w:r w:rsidRPr="00CE66C4">
        <w:rPr>
          <w:rFonts w:ascii="Times New Roman" w:hAnsi="Times New Roman" w:cs="Times New Roman"/>
        </w:rPr>
        <w:t>​</w:t>
      </w:r>
      <w:r w:rsidRPr="00CE66C4">
        <w:rPr>
          <w:b/>
          <w:bCs/>
        </w:rPr>
        <w:t>必须先启用写访问</w:t>
      </w:r>
      <w:r w:rsidRPr="00CE66C4">
        <w:t>才能设置预分频器</w:t>
      </w:r>
    </w:p>
    <w:p w14:paraId="1C19B858" w14:textId="77777777" w:rsidR="00A30456" w:rsidRPr="00CE66C4" w:rsidRDefault="00A30456">
      <w:pPr>
        <w:numPr>
          <w:ilvl w:val="0"/>
          <w:numId w:val="324"/>
        </w:numPr>
      </w:pPr>
      <w:r w:rsidRPr="00CE66C4">
        <w:rPr>
          <w:rFonts w:ascii="Times New Roman" w:hAnsi="Times New Roman" w:cs="Times New Roman"/>
        </w:rPr>
        <w:t>​</w:t>
      </w:r>
      <w:r w:rsidRPr="00CE66C4">
        <w:rPr>
          <w:b/>
          <w:bCs/>
        </w:rPr>
        <w:t>预分频器修改立即生效</w:t>
      </w:r>
      <w:r w:rsidRPr="00CE66C4">
        <w:t>，不需要重载计数器</w:t>
      </w:r>
    </w:p>
    <w:p w14:paraId="21C1BFCB" w14:textId="77777777" w:rsidR="00A30456" w:rsidRPr="00CE66C4" w:rsidRDefault="00A30456">
      <w:pPr>
        <w:numPr>
          <w:ilvl w:val="0"/>
          <w:numId w:val="324"/>
        </w:numPr>
      </w:pPr>
      <w:r w:rsidRPr="00CE66C4">
        <w:rPr>
          <w:rFonts w:ascii="Times New Roman" w:hAnsi="Times New Roman" w:cs="Times New Roman"/>
        </w:rPr>
        <w:t>​</w:t>
      </w:r>
      <w:r w:rsidRPr="00CE66C4">
        <w:rPr>
          <w:b/>
          <w:bCs/>
        </w:rPr>
        <w:t>选择合适的预分频器</w:t>
      </w:r>
      <w:r w:rsidRPr="00CE66C4">
        <w:t>以获得所需的超时时间范围</w:t>
      </w:r>
    </w:p>
    <w:p w14:paraId="20E78E96" w14:textId="77777777" w:rsidR="00A30456" w:rsidRPr="00CE66C4" w:rsidRDefault="00A30456">
      <w:pPr>
        <w:numPr>
          <w:ilvl w:val="0"/>
          <w:numId w:val="324"/>
        </w:numPr>
      </w:pPr>
      <w:r w:rsidRPr="00CE66C4">
        <w:rPr>
          <w:rFonts w:ascii="Times New Roman" w:hAnsi="Times New Roman" w:cs="Times New Roman"/>
        </w:rPr>
        <w:t>​</w:t>
      </w:r>
      <w:r w:rsidRPr="00CE66C4">
        <w:rPr>
          <w:b/>
          <w:bCs/>
        </w:rPr>
        <w:t>预分频器和重载值共同决定</w:t>
      </w:r>
      <w:r w:rsidRPr="00CE66C4">
        <w:t>最终的超时时间</w:t>
      </w:r>
    </w:p>
    <w:p w14:paraId="6E55E10A" w14:textId="77777777" w:rsidR="00A30456" w:rsidRPr="00CE66C4" w:rsidRDefault="00A30456">
      <w:pPr>
        <w:numPr>
          <w:ilvl w:val="0"/>
          <w:numId w:val="324"/>
        </w:numPr>
      </w:pPr>
      <w:r w:rsidRPr="00CE66C4">
        <w:rPr>
          <w:rFonts w:ascii="Times New Roman" w:hAnsi="Times New Roman" w:cs="Times New Roman"/>
        </w:rPr>
        <w:t>​</w:t>
      </w:r>
      <w:r w:rsidRPr="00CE66C4">
        <w:rPr>
          <w:b/>
          <w:bCs/>
        </w:rPr>
        <w:t>LSI 频率可能有偏差</w:t>
      </w:r>
      <w:r w:rsidRPr="00CE66C4">
        <w:rPr>
          <w:rFonts w:ascii="Times New Roman" w:hAnsi="Times New Roman" w:cs="Times New Roman"/>
        </w:rPr>
        <w:t>​</w:t>
      </w:r>
      <w:r w:rsidRPr="00CE66C4">
        <w:t>（通常 30-60kHz），实际超时时间可能略有不同</w:t>
      </w:r>
    </w:p>
    <w:p w14:paraId="6FA72096" w14:textId="77777777" w:rsidR="00A30456" w:rsidRPr="00CE66C4" w:rsidRDefault="00A30456" w:rsidP="00A30456">
      <w:r w:rsidRPr="00CE66C4">
        <w:lastRenderedPageBreak/>
        <w:t xml:space="preserve">这个函数是配置看门狗超时时间的关键参数之一，需要与 </w:t>
      </w:r>
      <w:proofErr w:type="spellStart"/>
      <w:r w:rsidRPr="00CE66C4">
        <w:t>IWDG_SetReload</w:t>
      </w:r>
      <w:proofErr w:type="spellEnd"/>
      <w:r w:rsidRPr="00CE66C4">
        <w:t>()配合使用来精确控制看门狗的超时行为。</w:t>
      </w:r>
    </w:p>
    <w:p w14:paraId="799A0051" w14:textId="77777777" w:rsidR="00A30456" w:rsidRPr="00587050" w:rsidRDefault="00A30456" w:rsidP="00A30456"/>
    <w:p w14:paraId="240B1DF0" w14:textId="77777777" w:rsidR="00A30456" w:rsidRDefault="00A30456" w:rsidP="00A30456">
      <w:pPr>
        <w:pStyle w:val="2"/>
      </w:pPr>
      <w:proofErr w:type="spellStart"/>
      <w:r w:rsidRPr="00DD1F1B">
        <w:t>IWDG_SetReload</w:t>
      </w:r>
      <w:proofErr w:type="spellEnd"/>
      <w:r>
        <w:rPr>
          <w:rFonts w:hint="eastAsia"/>
        </w:rPr>
        <w:t>()</w:t>
      </w:r>
      <w:r>
        <w:br/>
      </w:r>
      <w:r w:rsidRPr="001E18CD">
        <w:rPr>
          <w:b/>
          <w:bCs/>
        </w:rPr>
        <w:t>设置 IWDG 的重载值（Reload Value）</w:t>
      </w:r>
      <w:r w:rsidRPr="001E18CD">
        <w:rPr>
          <w:rFonts w:ascii="Times New Roman" w:hAnsi="Times New Roman" w:cs="Times New Roman"/>
          <w:b/>
          <w:bCs/>
        </w:rPr>
        <w:t>​</w:t>
      </w:r>
      <w:r w:rsidRPr="001E18CD">
        <w:t>，用于确定看门狗的超时时间</w:t>
      </w:r>
    </w:p>
    <w:p w14:paraId="59883310" w14:textId="77777777" w:rsidR="00A30456" w:rsidRPr="001E18CD" w:rsidRDefault="00A30456" w:rsidP="00A30456">
      <w:r w:rsidRPr="001E18CD">
        <w:t xml:space="preserve">这个函数 </w:t>
      </w:r>
      <w:proofErr w:type="spellStart"/>
      <w:r w:rsidRPr="001E18CD">
        <w:t>IWDG_SetReload</w:t>
      </w:r>
      <w:proofErr w:type="spellEnd"/>
      <w:r w:rsidRPr="001E18CD">
        <w:t>(uint16_t Reload)用于设置 STM32 独立看门狗（IWDG）的重载值。让我为您详细解释：</w:t>
      </w:r>
    </w:p>
    <w:p w14:paraId="591BD377" w14:textId="77777777" w:rsidR="00A30456" w:rsidRPr="001E18CD" w:rsidRDefault="00A30456" w:rsidP="00A30456">
      <w:pPr>
        <w:pStyle w:val="3"/>
      </w:pPr>
      <w:r w:rsidRPr="001E18CD">
        <w:t>函数功能</w:t>
      </w:r>
    </w:p>
    <w:p w14:paraId="1B8C503A" w14:textId="77777777" w:rsidR="00A30456" w:rsidRPr="001E18CD" w:rsidRDefault="00A30456" w:rsidP="00A30456">
      <w:r w:rsidRPr="001E18CD">
        <w:rPr>
          <w:rFonts w:ascii="Times New Roman" w:hAnsi="Times New Roman" w:cs="Times New Roman"/>
        </w:rPr>
        <w:t>​</w:t>
      </w:r>
      <w:r w:rsidRPr="001E18CD">
        <w:rPr>
          <w:b/>
          <w:bCs/>
        </w:rPr>
        <w:t>设置 IWDG 的重载值（Reload Value）</w:t>
      </w:r>
      <w:r w:rsidRPr="001E18CD">
        <w:rPr>
          <w:rFonts w:ascii="Times New Roman" w:hAnsi="Times New Roman" w:cs="Times New Roman"/>
          <w:b/>
          <w:bCs/>
        </w:rPr>
        <w:t>​</w:t>
      </w:r>
      <w:r w:rsidRPr="001E18CD">
        <w:t>，用于确定看门狗的超时时间。</w:t>
      </w:r>
    </w:p>
    <w:p w14:paraId="70EE8C4C" w14:textId="77777777" w:rsidR="00A30456" w:rsidRPr="001E18CD" w:rsidRDefault="00A30456" w:rsidP="00A30456">
      <w:pPr>
        <w:pStyle w:val="3"/>
      </w:pPr>
      <w:r w:rsidRPr="001E18CD">
        <w:t>参数说明</w:t>
      </w:r>
    </w:p>
    <w:p w14:paraId="0A89278A" w14:textId="77777777" w:rsidR="00A30456" w:rsidRPr="001E18CD" w:rsidRDefault="00A30456">
      <w:pPr>
        <w:numPr>
          <w:ilvl w:val="0"/>
          <w:numId w:val="325"/>
        </w:numPr>
      </w:pPr>
      <w:r w:rsidRPr="001E18CD">
        <w:t xml:space="preserve">Reload：重载值，范围是 </w:t>
      </w:r>
      <w:r w:rsidRPr="001E18CD">
        <w:rPr>
          <w:rFonts w:ascii="Times New Roman" w:hAnsi="Times New Roman" w:cs="Times New Roman"/>
        </w:rPr>
        <w:t>​</w:t>
      </w:r>
      <w:r w:rsidRPr="001E18CD">
        <w:rPr>
          <w:b/>
          <w:bCs/>
        </w:rPr>
        <w:t>0x000 到 0xFFF</w:t>
      </w:r>
      <w:r w:rsidRPr="001E18CD">
        <w:rPr>
          <w:rFonts w:ascii="Times New Roman" w:hAnsi="Times New Roman" w:cs="Times New Roman"/>
        </w:rPr>
        <w:t>​</w:t>
      </w:r>
      <w:r w:rsidRPr="001E18CD">
        <w:t>（0-4095）</w:t>
      </w:r>
    </w:p>
    <w:p w14:paraId="4ABE8A36" w14:textId="77777777" w:rsidR="00A30456" w:rsidRPr="001E18CD" w:rsidRDefault="00A30456">
      <w:pPr>
        <w:numPr>
          <w:ilvl w:val="1"/>
          <w:numId w:val="325"/>
        </w:numPr>
      </w:pPr>
      <w:r w:rsidRPr="001E18CD">
        <w:t>这个值决定了看门狗计数器的初始值</w:t>
      </w:r>
    </w:p>
    <w:p w14:paraId="0AC9127C" w14:textId="77777777" w:rsidR="00A30456" w:rsidRPr="001E18CD" w:rsidRDefault="00A30456">
      <w:pPr>
        <w:numPr>
          <w:ilvl w:val="1"/>
          <w:numId w:val="325"/>
        </w:numPr>
      </w:pPr>
      <w:r w:rsidRPr="001E18CD">
        <w:t>重载值越大，超时时间越长</w:t>
      </w:r>
    </w:p>
    <w:p w14:paraId="5ED6E2DB" w14:textId="77777777" w:rsidR="00A30456" w:rsidRPr="001E18CD" w:rsidRDefault="00A30456" w:rsidP="00A30456">
      <w:pPr>
        <w:pStyle w:val="3"/>
      </w:pPr>
      <w:r w:rsidRPr="001E18CD">
        <w:t>工作原理</w:t>
      </w:r>
    </w:p>
    <w:p w14:paraId="74C9D428" w14:textId="77777777" w:rsidR="00A30456" w:rsidRPr="001E18CD" w:rsidRDefault="00A30456" w:rsidP="00A30456">
      <w:r w:rsidRPr="001E18CD">
        <w:t>IWDG 是一个12位递减计数器：</w:t>
      </w:r>
    </w:p>
    <w:p w14:paraId="7DDCF23F" w14:textId="77777777" w:rsidR="00A30456" w:rsidRPr="001E18CD" w:rsidRDefault="00A30456">
      <w:pPr>
        <w:numPr>
          <w:ilvl w:val="0"/>
          <w:numId w:val="326"/>
        </w:numPr>
      </w:pPr>
      <w:r w:rsidRPr="001E18CD">
        <w:t>看门狗启动后，计数器从重载值开始递减</w:t>
      </w:r>
    </w:p>
    <w:p w14:paraId="2046547F" w14:textId="77777777" w:rsidR="00A30456" w:rsidRPr="001E18CD" w:rsidRDefault="00A30456">
      <w:pPr>
        <w:numPr>
          <w:ilvl w:val="0"/>
          <w:numId w:val="326"/>
        </w:numPr>
      </w:pPr>
      <w:r w:rsidRPr="001E18CD">
        <w:t>当计数器减到0时，系统会复位</w:t>
      </w:r>
    </w:p>
    <w:p w14:paraId="45245E7C" w14:textId="77777777" w:rsidR="00A30456" w:rsidRPr="001E18CD" w:rsidRDefault="00A30456">
      <w:pPr>
        <w:numPr>
          <w:ilvl w:val="0"/>
          <w:numId w:val="326"/>
        </w:numPr>
      </w:pPr>
      <w:r w:rsidRPr="001E18CD">
        <w:t>通过定期"喂狗"（重载计数器）可以防止复位</w:t>
      </w:r>
    </w:p>
    <w:p w14:paraId="1F49866D" w14:textId="77777777" w:rsidR="00A30456" w:rsidRPr="001E18CD" w:rsidRDefault="00A30456" w:rsidP="00A30456">
      <w:pPr>
        <w:pStyle w:val="3"/>
      </w:pPr>
      <w:r w:rsidRPr="001E18CD">
        <w:t>典型使用流程</w:t>
      </w:r>
    </w:p>
    <w:p w14:paraId="62B6D318" w14:textId="77777777" w:rsidR="00A30456" w:rsidRPr="001E18CD" w:rsidRDefault="00A30456" w:rsidP="00A30456">
      <w:r w:rsidRPr="001E18CD">
        <w:t>// 1. 启用写访问</w:t>
      </w:r>
    </w:p>
    <w:p w14:paraId="1ACD3535" w14:textId="77777777" w:rsidR="00A30456" w:rsidRPr="001E18CD" w:rsidRDefault="00A30456" w:rsidP="00A30456">
      <w:proofErr w:type="spellStart"/>
      <w:r w:rsidRPr="001E18CD">
        <w:t>IWDG_</w:t>
      </w:r>
      <w:proofErr w:type="gramStart"/>
      <w:r w:rsidRPr="001E18CD">
        <w:t>WriteAccessCmd</w:t>
      </w:r>
      <w:proofErr w:type="spellEnd"/>
      <w:r w:rsidRPr="001E18CD">
        <w:t>(</w:t>
      </w:r>
      <w:proofErr w:type="spellStart"/>
      <w:proofErr w:type="gramEnd"/>
      <w:r w:rsidRPr="001E18CD">
        <w:t>IWDG_WriteAccess_Enable</w:t>
      </w:r>
      <w:proofErr w:type="spellEnd"/>
      <w:r w:rsidRPr="001E18CD">
        <w:t>);</w:t>
      </w:r>
    </w:p>
    <w:p w14:paraId="4D7F04E6" w14:textId="77777777" w:rsidR="00A30456" w:rsidRPr="001E18CD" w:rsidRDefault="00A30456" w:rsidP="00A30456"/>
    <w:p w14:paraId="1CEBD2CF" w14:textId="77777777" w:rsidR="00A30456" w:rsidRPr="001E18CD" w:rsidRDefault="00A30456" w:rsidP="00A30456">
      <w:r w:rsidRPr="001E18CD">
        <w:t>// 2. 设置预分频器</w:t>
      </w:r>
    </w:p>
    <w:p w14:paraId="1E030E37" w14:textId="77777777" w:rsidR="00A30456" w:rsidRPr="001E18CD" w:rsidRDefault="00A30456" w:rsidP="00A30456">
      <w:proofErr w:type="spellStart"/>
      <w:r w:rsidRPr="001E18CD">
        <w:t>IWDG_</w:t>
      </w:r>
      <w:proofErr w:type="gramStart"/>
      <w:r w:rsidRPr="001E18CD">
        <w:t>SetPrescaler</w:t>
      </w:r>
      <w:proofErr w:type="spellEnd"/>
      <w:r w:rsidRPr="001E18CD">
        <w:t>(</w:t>
      </w:r>
      <w:proofErr w:type="gramEnd"/>
      <w:r w:rsidRPr="001E18CD">
        <w:t>IWDG_Prescaler_32);</w:t>
      </w:r>
    </w:p>
    <w:p w14:paraId="7645249A" w14:textId="77777777" w:rsidR="00A30456" w:rsidRPr="001E18CD" w:rsidRDefault="00A30456" w:rsidP="00A30456"/>
    <w:p w14:paraId="559A12DE" w14:textId="77777777" w:rsidR="00A30456" w:rsidRPr="001E18CD" w:rsidRDefault="00A30456" w:rsidP="00A30456">
      <w:r w:rsidRPr="001E18CD">
        <w:t>// 3. 设置重载值（关键步骤）</w:t>
      </w:r>
    </w:p>
    <w:p w14:paraId="12D2B048" w14:textId="77777777" w:rsidR="00A30456" w:rsidRPr="001E18CD" w:rsidRDefault="00A30456" w:rsidP="00A30456">
      <w:proofErr w:type="spellStart"/>
      <w:r w:rsidRPr="001E18CD">
        <w:t>IWDG_SetReload</w:t>
      </w:r>
      <w:proofErr w:type="spellEnd"/>
      <w:proofErr w:type="gramStart"/>
      <w:r w:rsidRPr="001E18CD">
        <w:t>(0x0FFF);  // 设置</w:t>
      </w:r>
      <w:proofErr w:type="gramEnd"/>
      <w:r w:rsidRPr="001E18CD">
        <w:t>重载值为4095</w:t>
      </w:r>
    </w:p>
    <w:p w14:paraId="37C187A2" w14:textId="77777777" w:rsidR="00A30456" w:rsidRPr="001E18CD" w:rsidRDefault="00A30456" w:rsidP="00A30456"/>
    <w:p w14:paraId="167D24A6" w14:textId="77777777" w:rsidR="00A30456" w:rsidRPr="001E18CD" w:rsidRDefault="00A30456" w:rsidP="00A30456">
      <w:r w:rsidRPr="001E18CD">
        <w:t>// 4. 重载计数器并启动看门狗</w:t>
      </w:r>
    </w:p>
    <w:p w14:paraId="59F3C321" w14:textId="77777777" w:rsidR="00A30456" w:rsidRPr="001E18CD" w:rsidRDefault="00A30456" w:rsidP="00A30456">
      <w:proofErr w:type="spellStart"/>
      <w:r w:rsidRPr="001E18CD">
        <w:t>IWDG_</w:t>
      </w:r>
      <w:proofErr w:type="gramStart"/>
      <w:r w:rsidRPr="001E18CD">
        <w:t>ReloadCounter</w:t>
      </w:r>
      <w:proofErr w:type="spellEnd"/>
      <w:r w:rsidRPr="001E18CD">
        <w:t>(</w:t>
      </w:r>
      <w:proofErr w:type="gramEnd"/>
      <w:r w:rsidRPr="001E18CD">
        <w:t>);</w:t>
      </w:r>
    </w:p>
    <w:p w14:paraId="7791A61F" w14:textId="77777777" w:rsidR="00A30456" w:rsidRPr="001E18CD" w:rsidRDefault="00A30456" w:rsidP="00A30456">
      <w:proofErr w:type="spellStart"/>
      <w:r w:rsidRPr="001E18CD">
        <w:t>IWDG_</w:t>
      </w:r>
      <w:proofErr w:type="gramStart"/>
      <w:r w:rsidRPr="001E18CD">
        <w:t>Enable</w:t>
      </w:r>
      <w:proofErr w:type="spellEnd"/>
      <w:r w:rsidRPr="001E18CD">
        <w:t>(</w:t>
      </w:r>
      <w:proofErr w:type="gramEnd"/>
      <w:r w:rsidRPr="001E18CD">
        <w:t>);</w:t>
      </w:r>
    </w:p>
    <w:p w14:paraId="299EEB00" w14:textId="77777777" w:rsidR="00A30456" w:rsidRPr="001E18CD" w:rsidRDefault="00A30456" w:rsidP="00A30456">
      <w:pPr>
        <w:pStyle w:val="3"/>
      </w:pPr>
      <w:r w:rsidRPr="001E18CD">
        <w:t>底层寄存器操作</w:t>
      </w:r>
    </w:p>
    <w:p w14:paraId="50AA1CAA" w14:textId="77777777" w:rsidR="00A30456" w:rsidRPr="001E18CD" w:rsidRDefault="00A30456" w:rsidP="00A30456">
      <w:r w:rsidRPr="001E18CD">
        <w:t>这个函数操作的是 IWDG 的重载寄存器（IWDG_RLR）：</w:t>
      </w:r>
    </w:p>
    <w:p w14:paraId="291A9268" w14:textId="77777777" w:rsidR="00A30456" w:rsidRPr="001E18CD" w:rsidRDefault="00A30456" w:rsidP="00A30456">
      <w:r w:rsidRPr="001E18CD">
        <w:t xml:space="preserve">void </w:t>
      </w:r>
      <w:proofErr w:type="spellStart"/>
      <w:r w:rsidRPr="001E18CD">
        <w:t>IWDG_</w:t>
      </w:r>
      <w:proofErr w:type="gramStart"/>
      <w:r w:rsidRPr="001E18CD">
        <w:t>SetReload</w:t>
      </w:r>
      <w:proofErr w:type="spellEnd"/>
      <w:r w:rsidRPr="001E18CD">
        <w:t>(</w:t>
      </w:r>
      <w:proofErr w:type="gramEnd"/>
      <w:r w:rsidRPr="001E18CD">
        <w:t>uint16_t Reload)</w:t>
      </w:r>
    </w:p>
    <w:p w14:paraId="7B6F61CA" w14:textId="77777777" w:rsidR="00A30456" w:rsidRPr="001E18CD" w:rsidRDefault="00A30456" w:rsidP="00A30456">
      <w:r w:rsidRPr="001E18CD">
        <w:t>{</w:t>
      </w:r>
    </w:p>
    <w:p w14:paraId="7B07838E" w14:textId="77777777" w:rsidR="00A30456" w:rsidRPr="001E18CD" w:rsidRDefault="00A30456" w:rsidP="00A30456">
      <w:r w:rsidRPr="001E18CD">
        <w:t xml:space="preserve">    IWDG-&gt;RLR = Reload;  // 设置重载值</w:t>
      </w:r>
    </w:p>
    <w:p w14:paraId="6A4EE47B" w14:textId="77777777" w:rsidR="00A30456" w:rsidRPr="001E18CD" w:rsidRDefault="00A30456" w:rsidP="00A30456">
      <w:r w:rsidRPr="001E18CD">
        <w:t>}</w:t>
      </w:r>
    </w:p>
    <w:p w14:paraId="6FA0334C" w14:textId="77777777" w:rsidR="00A30456" w:rsidRPr="001E18CD" w:rsidRDefault="00A30456" w:rsidP="00A30456">
      <w:pPr>
        <w:pStyle w:val="3"/>
      </w:pPr>
      <w:r w:rsidRPr="001E18CD">
        <w:t>超时时间计算</w:t>
      </w:r>
    </w:p>
    <w:p w14:paraId="6FDCEB09" w14:textId="77777777" w:rsidR="00A30456" w:rsidRPr="001E18CD" w:rsidRDefault="00A30456" w:rsidP="00A30456">
      <w:r w:rsidRPr="001E18CD">
        <w:t>超时时间计算公式：</w:t>
      </w:r>
    </w:p>
    <w:p w14:paraId="09319F00" w14:textId="77777777" w:rsidR="00A30456" w:rsidRPr="001E18CD" w:rsidRDefault="00A30456" w:rsidP="00A30456">
      <w:r w:rsidRPr="001E18CD">
        <w:t>超时时间</w:t>
      </w:r>
      <w:proofErr w:type="gramStart"/>
      <w:r w:rsidRPr="001E18CD">
        <w:t>(秒)</w:t>
      </w:r>
      <w:proofErr w:type="gramEnd"/>
      <w:r w:rsidRPr="001E18CD">
        <w:t xml:space="preserve"> = </w:t>
      </w:r>
      <w:proofErr w:type="gramStart"/>
      <w:r w:rsidRPr="001E18CD">
        <w:t>(重载值 + 1)</w:t>
      </w:r>
      <w:proofErr w:type="gramEnd"/>
      <w:r w:rsidRPr="001E18CD">
        <w:t xml:space="preserve"> </w:t>
      </w:r>
      <w:proofErr w:type="gramStart"/>
      <w:r w:rsidRPr="001E18CD">
        <w:t>× 预分</w:t>
      </w:r>
      <w:proofErr w:type="gramEnd"/>
      <w:r w:rsidRPr="001E18CD">
        <w:t>频</w:t>
      </w:r>
      <w:proofErr w:type="gramStart"/>
      <w:r w:rsidRPr="001E18CD">
        <w:t xml:space="preserve">器 / </w:t>
      </w:r>
      <w:proofErr w:type="gramEnd"/>
      <w:r w:rsidRPr="001E18CD">
        <w:t>LSI频率</w:t>
      </w:r>
    </w:p>
    <w:p w14:paraId="4FAD77AD" w14:textId="77777777" w:rsidR="00A30456" w:rsidRPr="001E18CD" w:rsidRDefault="00A30456" w:rsidP="00A30456">
      <w:r w:rsidRPr="001E18CD">
        <w:t>其中：</w:t>
      </w:r>
    </w:p>
    <w:p w14:paraId="4CD4F5EC" w14:textId="77777777" w:rsidR="00A30456" w:rsidRPr="001E18CD" w:rsidRDefault="00A30456">
      <w:pPr>
        <w:numPr>
          <w:ilvl w:val="0"/>
          <w:numId w:val="327"/>
        </w:numPr>
      </w:pPr>
      <w:r w:rsidRPr="001E18CD">
        <w:rPr>
          <w:rFonts w:ascii="Times New Roman" w:hAnsi="Times New Roman" w:cs="Times New Roman"/>
        </w:rPr>
        <w:t>​</w:t>
      </w:r>
      <w:r w:rsidRPr="001E18CD">
        <w:rPr>
          <w:b/>
          <w:bCs/>
        </w:rPr>
        <w:t>LSI频率</w:t>
      </w:r>
      <w:r w:rsidRPr="001E18CD">
        <w:rPr>
          <w:rFonts w:ascii="Times New Roman" w:hAnsi="Times New Roman" w:cs="Times New Roman"/>
        </w:rPr>
        <w:t>​</w:t>
      </w:r>
      <w:r w:rsidRPr="001E18CD">
        <w:t xml:space="preserve"> ≈ 40kHz（内部低速时钟）</w:t>
      </w:r>
    </w:p>
    <w:p w14:paraId="20EB42EA" w14:textId="77777777" w:rsidR="00A30456" w:rsidRPr="001E18CD" w:rsidRDefault="00A30456">
      <w:pPr>
        <w:numPr>
          <w:ilvl w:val="0"/>
          <w:numId w:val="327"/>
        </w:numPr>
      </w:pPr>
      <w:r w:rsidRPr="001E18CD">
        <w:rPr>
          <w:rFonts w:ascii="Times New Roman" w:hAnsi="Times New Roman" w:cs="Times New Roman"/>
        </w:rPr>
        <w:t>​</w:t>
      </w:r>
      <w:r w:rsidRPr="001E18CD">
        <w:rPr>
          <w:b/>
          <w:bCs/>
        </w:rPr>
        <w:t>预分频器</w:t>
      </w:r>
      <w:r w:rsidRPr="001E18CD">
        <w:rPr>
          <w:rFonts w:ascii="Times New Roman" w:hAnsi="Times New Roman" w:cs="Times New Roman"/>
        </w:rPr>
        <w:t>​</w:t>
      </w:r>
      <w:r w:rsidRPr="001E18CD">
        <w:t xml:space="preserve"> = 4, 8, 16, 32, 64, 128, 256</w:t>
      </w:r>
    </w:p>
    <w:p w14:paraId="7C72DF39" w14:textId="77777777" w:rsidR="00A30456" w:rsidRPr="001E18CD" w:rsidRDefault="00A30456">
      <w:pPr>
        <w:numPr>
          <w:ilvl w:val="0"/>
          <w:numId w:val="327"/>
        </w:numPr>
      </w:pPr>
      <w:r w:rsidRPr="001E18CD">
        <w:rPr>
          <w:rFonts w:ascii="Times New Roman" w:hAnsi="Times New Roman" w:cs="Times New Roman"/>
        </w:rPr>
        <w:t>​</w:t>
      </w:r>
      <w:r w:rsidRPr="001E18CD">
        <w:rPr>
          <w:b/>
          <w:bCs/>
        </w:rPr>
        <w:t>重载值</w:t>
      </w:r>
      <w:r w:rsidRPr="001E18CD">
        <w:rPr>
          <w:rFonts w:ascii="Times New Roman" w:hAnsi="Times New Roman" w:cs="Times New Roman"/>
        </w:rPr>
        <w:t>​</w:t>
      </w:r>
      <w:r w:rsidRPr="001E18CD">
        <w:t xml:space="preserve"> = 0x000 - 0xFFF </w:t>
      </w:r>
      <w:proofErr w:type="gramStart"/>
      <w:r w:rsidRPr="001E18CD">
        <w:t>(0-4095)</w:t>
      </w:r>
      <w:proofErr w:type="gramEnd"/>
    </w:p>
    <w:p w14:paraId="5DEA9434" w14:textId="77777777" w:rsidR="00A30456" w:rsidRPr="001E18CD" w:rsidRDefault="00A30456" w:rsidP="00A30456">
      <w:pPr>
        <w:pStyle w:val="3"/>
      </w:pPr>
      <w:r w:rsidRPr="001E18CD">
        <w:t>完整示例代码</w:t>
      </w:r>
    </w:p>
    <w:p w14:paraId="0B446A88" w14:textId="77777777" w:rsidR="00A30456" w:rsidRPr="001E18CD" w:rsidRDefault="00A30456" w:rsidP="00A30456">
      <w:proofErr w:type="gramStart"/>
      <w:r w:rsidRPr="001E18CD">
        <w:t>#include</w:t>
      </w:r>
      <w:proofErr w:type="gramEnd"/>
      <w:r w:rsidRPr="001E18CD">
        <w:t xml:space="preserve"> "stm32f10x.h"</w:t>
      </w:r>
    </w:p>
    <w:p w14:paraId="5AB79C80" w14:textId="77777777" w:rsidR="00A30456" w:rsidRPr="001E18CD" w:rsidRDefault="00A30456" w:rsidP="00A30456">
      <w:proofErr w:type="gramStart"/>
      <w:r w:rsidRPr="001E18CD">
        <w:t>#include</w:t>
      </w:r>
      <w:proofErr w:type="gramEnd"/>
      <w:r w:rsidRPr="001E18CD">
        <w:t xml:space="preserve"> &lt;</w:t>
      </w:r>
      <w:proofErr w:type="spellStart"/>
      <w:r w:rsidRPr="001E18CD">
        <w:t>stdio.h</w:t>
      </w:r>
      <w:proofErr w:type="spellEnd"/>
      <w:r w:rsidRPr="001E18CD">
        <w:t>&gt;</w:t>
      </w:r>
    </w:p>
    <w:p w14:paraId="50FBC413" w14:textId="77777777" w:rsidR="00A30456" w:rsidRPr="001E18CD" w:rsidRDefault="00A30456" w:rsidP="00A30456"/>
    <w:p w14:paraId="659DE41E" w14:textId="77777777" w:rsidR="00A30456" w:rsidRPr="001E18CD" w:rsidRDefault="00A30456" w:rsidP="00A30456">
      <w:r w:rsidRPr="001E18CD">
        <w:t>// 计算超时时间</w:t>
      </w:r>
    </w:p>
    <w:p w14:paraId="75453D38" w14:textId="77777777" w:rsidR="00A30456" w:rsidRPr="001E18CD" w:rsidRDefault="00A30456" w:rsidP="00A30456">
      <w:r w:rsidRPr="001E18CD">
        <w:t xml:space="preserve">float </w:t>
      </w:r>
      <w:proofErr w:type="spellStart"/>
      <w:r w:rsidRPr="001E18CD">
        <w:t>CalculateIWDG_</w:t>
      </w:r>
      <w:proofErr w:type="gramStart"/>
      <w:r w:rsidRPr="001E18CD">
        <w:t>Timeout</w:t>
      </w:r>
      <w:proofErr w:type="spellEnd"/>
      <w:r w:rsidRPr="001E18CD">
        <w:t>(</w:t>
      </w:r>
      <w:proofErr w:type="gramEnd"/>
      <w:r w:rsidRPr="001E18CD">
        <w:t xml:space="preserve">uint16_t </w:t>
      </w:r>
      <w:proofErr w:type="spellStart"/>
      <w:r w:rsidRPr="001E18CD">
        <w:t>reload_value</w:t>
      </w:r>
      <w:proofErr w:type="spellEnd"/>
      <w:r w:rsidRPr="001E18CD">
        <w:t xml:space="preserve">, uint8_t </w:t>
      </w:r>
      <w:proofErr w:type="spellStart"/>
      <w:r w:rsidRPr="001E18CD">
        <w:t>prescaler_value</w:t>
      </w:r>
      <w:proofErr w:type="spellEnd"/>
      <w:r w:rsidRPr="001E18CD">
        <w:t>)</w:t>
      </w:r>
    </w:p>
    <w:p w14:paraId="7C4A83E1" w14:textId="77777777" w:rsidR="00A30456" w:rsidRPr="001E18CD" w:rsidRDefault="00A30456" w:rsidP="00A30456">
      <w:r w:rsidRPr="001E18CD">
        <w:lastRenderedPageBreak/>
        <w:t>{</w:t>
      </w:r>
    </w:p>
    <w:p w14:paraId="51B2365D" w14:textId="77777777" w:rsidR="00A30456" w:rsidRPr="001E18CD" w:rsidRDefault="00A30456" w:rsidP="00A30456">
      <w:r w:rsidRPr="001E18CD">
        <w:t xml:space="preserve">    const uint32_t LSI_FREQ = </w:t>
      </w:r>
      <w:proofErr w:type="gramStart"/>
      <w:r w:rsidRPr="001E18CD">
        <w:t>40000;  /</w:t>
      </w:r>
      <w:proofErr w:type="gramEnd"/>
      <w:r w:rsidRPr="001E18CD">
        <w:t>/ 40kHz</w:t>
      </w:r>
    </w:p>
    <w:p w14:paraId="3CDC6FB8" w14:textId="77777777" w:rsidR="00A30456" w:rsidRPr="001E18CD" w:rsidRDefault="00A30456" w:rsidP="00A30456">
      <w:r w:rsidRPr="001E18CD">
        <w:t xml:space="preserve">    uint32_t </w:t>
      </w:r>
      <w:proofErr w:type="spellStart"/>
      <w:r w:rsidRPr="001E18CD">
        <w:t>prescaler</w:t>
      </w:r>
      <w:proofErr w:type="spellEnd"/>
      <w:r w:rsidRPr="001E18CD">
        <w:t>;</w:t>
      </w:r>
    </w:p>
    <w:p w14:paraId="6FB6A8D4" w14:textId="77777777" w:rsidR="00A30456" w:rsidRPr="001E18CD" w:rsidRDefault="00A30456" w:rsidP="00A30456">
      <w:r w:rsidRPr="001E18CD">
        <w:t xml:space="preserve">    </w:t>
      </w:r>
    </w:p>
    <w:p w14:paraId="4D77B5B1" w14:textId="77777777" w:rsidR="00A30456" w:rsidRPr="001E18CD" w:rsidRDefault="00A30456" w:rsidP="00A30456">
      <w:r w:rsidRPr="001E18CD">
        <w:t xml:space="preserve">    /</w:t>
      </w:r>
      <w:proofErr w:type="gramStart"/>
      <w:r w:rsidRPr="001E18CD">
        <w:t>/ 将</w:t>
      </w:r>
      <w:proofErr w:type="gramEnd"/>
      <w:r w:rsidRPr="001E18CD">
        <w:t>预分频器枚举值转换为实际分频数值</w:t>
      </w:r>
    </w:p>
    <w:p w14:paraId="048217B4" w14:textId="77777777" w:rsidR="00A30456" w:rsidRPr="001E18CD" w:rsidRDefault="00A30456" w:rsidP="00A30456">
      <w:r w:rsidRPr="001E18CD">
        <w:t xml:space="preserve">    switch(</w:t>
      </w:r>
      <w:proofErr w:type="spellStart"/>
      <w:r w:rsidRPr="001E18CD">
        <w:t>prescaler_value</w:t>
      </w:r>
      <w:proofErr w:type="spellEnd"/>
      <w:r w:rsidRPr="001E18CD">
        <w:t>) {</w:t>
      </w:r>
    </w:p>
    <w:p w14:paraId="0DD4040C" w14:textId="77777777" w:rsidR="00A30456" w:rsidRPr="001E18CD" w:rsidRDefault="00A30456" w:rsidP="00A30456">
      <w:r w:rsidRPr="001E18CD">
        <w:t xml:space="preserve">        case IWDG_Prescaler_4:   </w:t>
      </w:r>
      <w:proofErr w:type="spellStart"/>
      <w:r w:rsidRPr="001E18CD">
        <w:t>prescaler</w:t>
      </w:r>
      <w:proofErr w:type="spellEnd"/>
      <w:r w:rsidRPr="001E18CD">
        <w:t xml:space="preserve"> = 4; break;</w:t>
      </w:r>
    </w:p>
    <w:p w14:paraId="19AC07EB" w14:textId="77777777" w:rsidR="00A30456" w:rsidRPr="001E18CD" w:rsidRDefault="00A30456" w:rsidP="00A30456">
      <w:r w:rsidRPr="001E18CD">
        <w:t xml:space="preserve">        case IWDG_Prescaler_8:   </w:t>
      </w:r>
      <w:proofErr w:type="spellStart"/>
      <w:r w:rsidRPr="001E18CD">
        <w:t>prescaler</w:t>
      </w:r>
      <w:proofErr w:type="spellEnd"/>
      <w:r w:rsidRPr="001E18CD">
        <w:t xml:space="preserve"> = 8; break;</w:t>
      </w:r>
    </w:p>
    <w:p w14:paraId="77B887C0" w14:textId="77777777" w:rsidR="00A30456" w:rsidRPr="001E18CD" w:rsidRDefault="00A30456" w:rsidP="00A30456">
      <w:r w:rsidRPr="001E18CD">
        <w:t xml:space="preserve">        case IWDG_Prescaler_16</w:t>
      </w:r>
      <w:proofErr w:type="gramStart"/>
      <w:r w:rsidRPr="001E18CD">
        <w:t xml:space="preserve">:  </w:t>
      </w:r>
      <w:proofErr w:type="spellStart"/>
      <w:r w:rsidRPr="001E18CD">
        <w:t>prescaler</w:t>
      </w:r>
      <w:proofErr w:type="spellEnd"/>
      <w:proofErr w:type="gramEnd"/>
      <w:r w:rsidRPr="001E18CD">
        <w:t xml:space="preserve"> = 16; break;</w:t>
      </w:r>
    </w:p>
    <w:p w14:paraId="7D3CD897" w14:textId="77777777" w:rsidR="00A30456" w:rsidRPr="001E18CD" w:rsidRDefault="00A30456" w:rsidP="00A30456">
      <w:r w:rsidRPr="001E18CD">
        <w:t xml:space="preserve">        case IWDG_Prescaler_32</w:t>
      </w:r>
      <w:proofErr w:type="gramStart"/>
      <w:r w:rsidRPr="001E18CD">
        <w:t xml:space="preserve">:  </w:t>
      </w:r>
      <w:proofErr w:type="spellStart"/>
      <w:r w:rsidRPr="001E18CD">
        <w:t>prescaler</w:t>
      </w:r>
      <w:proofErr w:type="spellEnd"/>
      <w:proofErr w:type="gramEnd"/>
      <w:r w:rsidRPr="001E18CD">
        <w:t xml:space="preserve"> = 32; break;</w:t>
      </w:r>
    </w:p>
    <w:p w14:paraId="224E2533" w14:textId="77777777" w:rsidR="00A30456" w:rsidRPr="001E18CD" w:rsidRDefault="00A30456" w:rsidP="00A30456">
      <w:r w:rsidRPr="001E18CD">
        <w:t xml:space="preserve">        case IWDG_Prescaler_64</w:t>
      </w:r>
      <w:proofErr w:type="gramStart"/>
      <w:r w:rsidRPr="001E18CD">
        <w:t xml:space="preserve">:  </w:t>
      </w:r>
      <w:proofErr w:type="spellStart"/>
      <w:r w:rsidRPr="001E18CD">
        <w:t>prescaler</w:t>
      </w:r>
      <w:proofErr w:type="spellEnd"/>
      <w:proofErr w:type="gramEnd"/>
      <w:r w:rsidRPr="001E18CD">
        <w:t xml:space="preserve"> = 64; break;</w:t>
      </w:r>
    </w:p>
    <w:p w14:paraId="2AF5D13F" w14:textId="77777777" w:rsidR="00A30456" w:rsidRPr="001E18CD" w:rsidRDefault="00A30456" w:rsidP="00A30456">
      <w:r w:rsidRPr="001E18CD">
        <w:t xml:space="preserve">        case IWDG_Prescaler_128: </w:t>
      </w:r>
      <w:proofErr w:type="spellStart"/>
      <w:r w:rsidRPr="001E18CD">
        <w:t>prescaler</w:t>
      </w:r>
      <w:proofErr w:type="spellEnd"/>
      <w:r w:rsidRPr="001E18CD">
        <w:t xml:space="preserve"> = 128; break;</w:t>
      </w:r>
    </w:p>
    <w:p w14:paraId="33692ECF" w14:textId="77777777" w:rsidR="00A30456" w:rsidRPr="001E18CD" w:rsidRDefault="00A30456" w:rsidP="00A30456">
      <w:r w:rsidRPr="001E18CD">
        <w:t xml:space="preserve">        case IWDG_Prescaler_256: </w:t>
      </w:r>
      <w:proofErr w:type="spellStart"/>
      <w:r w:rsidRPr="001E18CD">
        <w:t>prescaler</w:t>
      </w:r>
      <w:proofErr w:type="spellEnd"/>
      <w:r w:rsidRPr="001E18CD">
        <w:t xml:space="preserve"> = 256; break;</w:t>
      </w:r>
    </w:p>
    <w:p w14:paraId="65359BA1" w14:textId="77777777" w:rsidR="00A30456" w:rsidRPr="001E18CD" w:rsidRDefault="00A30456" w:rsidP="00A30456">
      <w:r w:rsidRPr="001E18CD">
        <w:t xml:space="preserve">        default: </w:t>
      </w:r>
      <w:proofErr w:type="spellStart"/>
      <w:r w:rsidRPr="001E18CD">
        <w:t>prescaler</w:t>
      </w:r>
      <w:proofErr w:type="spellEnd"/>
      <w:r w:rsidRPr="001E18CD">
        <w:t xml:space="preserve"> = 32;</w:t>
      </w:r>
    </w:p>
    <w:p w14:paraId="54A066EC" w14:textId="77777777" w:rsidR="00A30456" w:rsidRPr="001E18CD" w:rsidRDefault="00A30456" w:rsidP="00A30456">
      <w:r w:rsidRPr="001E18CD">
        <w:t xml:space="preserve">    }</w:t>
      </w:r>
    </w:p>
    <w:p w14:paraId="28995A1B" w14:textId="77777777" w:rsidR="00A30456" w:rsidRPr="001E18CD" w:rsidRDefault="00A30456" w:rsidP="00A30456">
      <w:r w:rsidRPr="001E18CD">
        <w:t xml:space="preserve">    </w:t>
      </w:r>
    </w:p>
    <w:p w14:paraId="1E2286A4" w14:textId="77777777" w:rsidR="00A30456" w:rsidRPr="001E18CD" w:rsidRDefault="00A30456" w:rsidP="00A30456">
      <w:r w:rsidRPr="001E18CD">
        <w:t xml:space="preserve">    return (float</w:t>
      </w:r>
      <w:proofErr w:type="gramStart"/>
      <w:r w:rsidRPr="001E18CD">
        <w:t>)(</w:t>
      </w:r>
      <w:proofErr w:type="spellStart"/>
      <w:proofErr w:type="gramEnd"/>
      <w:r w:rsidRPr="001E18CD">
        <w:t>reload_value</w:t>
      </w:r>
      <w:proofErr w:type="spellEnd"/>
      <w:r w:rsidRPr="001E18CD">
        <w:t xml:space="preserve"> + 1) * </w:t>
      </w:r>
      <w:proofErr w:type="spellStart"/>
      <w:r w:rsidRPr="001E18CD">
        <w:t>prescaler</w:t>
      </w:r>
      <w:proofErr w:type="spellEnd"/>
      <w:r w:rsidRPr="001E18CD">
        <w:t xml:space="preserve"> / LSI_FREQ;</w:t>
      </w:r>
    </w:p>
    <w:p w14:paraId="2D940A56" w14:textId="77777777" w:rsidR="00A30456" w:rsidRPr="001E18CD" w:rsidRDefault="00A30456" w:rsidP="00A30456">
      <w:r w:rsidRPr="001E18CD">
        <w:t>}</w:t>
      </w:r>
    </w:p>
    <w:p w14:paraId="235D4708" w14:textId="77777777" w:rsidR="00A30456" w:rsidRPr="001E18CD" w:rsidRDefault="00A30456" w:rsidP="00A30456"/>
    <w:p w14:paraId="4C7AC3D0" w14:textId="77777777" w:rsidR="00A30456" w:rsidRPr="001E18CD" w:rsidRDefault="00A30456" w:rsidP="00A30456">
      <w:r w:rsidRPr="001E18CD">
        <w:t>// 初始化看门狗并设置特定超时时间</w:t>
      </w:r>
    </w:p>
    <w:p w14:paraId="1CB6EE76" w14:textId="77777777" w:rsidR="00A30456" w:rsidRPr="001E18CD" w:rsidRDefault="00A30456" w:rsidP="00A30456">
      <w:r w:rsidRPr="001E18CD">
        <w:t xml:space="preserve">void </w:t>
      </w:r>
      <w:proofErr w:type="spellStart"/>
      <w:r w:rsidRPr="001E18CD">
        <w:t>IWDG_Init_</w:t>
      </w:r>
      <w:proofErr w:type="gramStart"/>
      <w:r w:rsidRPr="001E18CD">
        <w:t>WithTimeout</w:t>
      </w:r>
      <w:proofErr w:type="spellEnd"/>
      <w:r w:rsidRPr="001E18CD">
        <w:t>(</w:t>
      </w:r>
      <w:proofErr w:type="gramEnd"/>
      <w:r w:rsidRPr="001E18CD">
        <w:t xml:space="preserve">float </w:t>
      </w:r>
      <w:proofErr w:type="spellStart"/>
      <w:r w:rsidRPr="001E18CD">
        <w:t>timeout_seconds</w:t>
      </w:r>
      <w:proofErr w:type="spellEnd"/>
      <w:r w:rsidRPr="001E18CD">
        <w:t>)</w:t>
      </w:r>
    </w:p>
    <w:p w14:paraId="30E6EDEC" w14:textId="77777777" w:rsidR="00A30456" w:rsidRPr="001E18CD" w:rsidRDefault="00A30456" w:rsidP="00A30456">
      <w:r w:rsidRPr="001E18CD">
        <w:t>{</w:t>
      </w:r>
    </w:p>
    <w:p w14:paraId="26425466" w14:textId="77777777" w:rsidR="00A30456" w:rsidRPr="001E18CD" w:rsidRDefault="00A30456" w:rsidP="00A30456">
      <w:r w:rsidRPr="001E18CD">
        <w:t xml:space="preserve">    const uint32_t LSI_FREQ = 40000;</w:t>
      </w:r>
    </w:p>
    <w:p w14:paraId="59AC827A" w14:textId="77777777" w:rsidR="00A30456" w:rsidRPr="001E18CD" w:rsidRDefault="00A30456" w:rsidP="00A30456">
      <w:r w:rsidRPr="001E18CD">
        <w:t xml:space="preserve">    uint8_t </w:t>
      </w:r>
      <w:proofErr w:type="spellStart"/>
      <w:r w:rsidRPr="001E18CD">
        <w:t>prescaler</w:t>
      </w:r>
      <w:proofErr w:type="spellEnd"/>
      <w:r w:rsidRPr="001E18CD">
        <w:t>;</w:t>
      </w:r>
    </w:p>
    <w:p w14:paraId="4A166FB7" w14:textId="77777777" w:rsidR="00A30456" w:rsidRPr="001E18CD" w:rsidRDefault="00A30456" w:rsidP="00A30456">
      <w:r w:rsidRPr="001E18CD">
        <w:t xml:space="preserve">    uint16_t </w:t>
      </w:r>
      <w:proofErr w:type="spellStart"/>
      <w:r w:rsidRPr="001E18CD">
        <w:t>reload_value</w:t>
      </w:r>
      <w:proofErr w:type="spellEnd"/>
      <w:r w:rsidRPr="001E18CD">
        <w:t>;</w:t>
      </w:r>
    </w:p>
    <w:p w14:paraId="59C8A0D0" w14:textId="77777777" w:rsidR="00A30456" w:rsidRPr="001E18CD" w:rsidRDefault="00A30456" w:rsidP="00A30456">
      <w:r w:rsidRPr="001E18CD">
        <w:t xml:space="preserve">    </w:t>
      </w:r>
    </w:p>
    <w:p w14:paraId="00CE2388" w14:textId="77777777" w:rsidR="00A30456" w:rsidRPr="001E18CD" w:rsidRDefault="00A30456" w:rsidP="00A30456">
      <w:r w:rsidRPr="001E18CD">
        <w:t xml:space="preserve">    // 选择预分频器（根据超时时间选择合适的分频）</w:t>
      </w:r>
    </w:p>
    <w:p w14:paraId="7F35D552" w14:textId="77777777" w:rsidR="00A30456" w:rsidRPr="001E18CD" w:rsidRDefault="00A30456" w:rsidP="00A30456">
      <w:r w:rsidRPr="001E18CD">
        <w:lastRenderedPageBreak/>
        <w:t xml:space="preserve">    if (</w:t>
      </w:r>
      <w:proofErr w:type="spellStart"/>
      <w:r w:rsidRPr="001E18CD">
        <w:t>timeout_seconds</w:t>
      </w:r>
      <w:proofErr w:type="spellEnd"/>
      <w:r w:rsidRPr="001E18CD">
        <w:t xml:space="preserve"> &lt;= 0.1</w:t>
      </w:r>
      <w:proofErr w:type="gramStart"/>
      <w:r w:rsidRPr="001E18CD">
        <w:t>f) {</w:t>
      </w:r>
      <w:proofErr w:type="gramEnd"/>
    </w:p>
    <w:p w14:paraId="4F459E7B" w14:textId="77777777" w:rsidR="00A30456" w:rsidRPr="001E18CD" w:rsidRDefault="00A30456" w:rsidP="00A30456">
      <w:r w:rsidRPr="001E18CD">
        <w:t xml:space="preserve">        </w:t>
      </w:r>
      <w:proofErr w:type="spellStart"/>
      <w:r w:rsidRPr="001E18CD">
        <w:t>prescaler</w:t>
      </w:r>
      <w:proofErr w:type="spellEnd"/>
      <w:r w:rsidRPr="001E18CD">
        <w:t xml:space="preserve"> = IWDG_Prescaler_4;</w:t>
      </w:r>
    </w:p>
    <w:p w14:paraId="3CDDA515" w14:textId="77777777" w:rsidR="00A30456" w:rsidRPr="001E18CD" w:rsidRDefault="00A30456" w:rsidP="00A30456">
      <w:r w:rsidRPr="001E18CD">
        <w:t xml:space="preserve">    } else if (</w:t>
      </w:r>
      <w:proofErr w:type="spellStart"/>
      <w:r w:rsidRPr="001E18CD">
        <w:t>timeout_seconds</w:t>
      </w:r>
      <w:proofErr w:type="spellEnd"/>
      <w:r w:rsidRPr="001E18CD">
        <w:t xml:space="preserve"> &lt;= 1.0f) {</w:t>
      </w:r>
    </w:p>
    <w:p w14:paraId="1E12ECA6" w14:textId="77777777" w:rsidR="00A30456" w:rsidRPr="001E18CD" w:rsidRDefault="00A30456" w:rsidP="00A30456">
      <w:r w:rsidRPr="001E18CD">
        <w:t xml:space="preserve">        </w:t>
      </w:r>
      <w:proofErr w:type="spellStart"/>
      <w:r w:rsidRPr="001E18CD">
        <w:t>prescaler</w:t>
      </w:r>
      <w:proofErr w:type="spellEnd"/>
      <w:r w:rsidRPr="001E18CD">
        <w:t xml:space="preserve"> = IWDG_Prescaler_32;</w:t>
      </w:r>
    </w:p>
    <w:p w14:paraId="570D63DC" w14:textId="77777777" w:rsidR="00A30456" w:rsidRPr="001E18CD" w:rsidRDefault="00A30456" w:rsidP="00A30456">
      <w:r w:rsidRPr="001E18CD">
        <w:t xml:space="preserve">    } else {</w:t>
      </w:r>
    </w:p>
    <w:p w14:paraId="37BCDAAB" w14:textId="77777777" w:rsidR="00A30456" w:rsidRPr="001E18CD" w:rsidRDefault="00A30456" w:rsidP="00A30456">
      <w:r w:rsidRPr="001E18CD">
        <w:t xml:space="preserve">        </w:t>
      </w:r>
      <w:proofErr w:type="spellStart"/>
      <w:r w:rsidRPr="001E18CD">
        <w:t>prescaler</w:t>
      </w:r>
      <w:proofErr w:type="spellEnd"/>
      <w:r w:rsidRPr="001E18CD">
        <w:t xml:space="preserve"> = IWDG_Prescaler_256;</w:t>
      </w:r>
    </w:p>
    <w:p w14:paraId="631DB39A" w14:textId="77777777" w:rsidR="00A30456" w:rsidRPr="001E18CD" w:rsidRDefault="00A30456" w:rsidP="00A30456">
      <w:r w:rsidRPr="001E18CD">
        <w:t xml:space="preserve">    }</w:t>
      </w:r>
    </w:p>
    <w:p w14:paraId="058000DA" w14:textId="77777777" w:rsidR="00A30456" w:rsidRPr="001E18CD" w:rsidRDefault="00A30456" w:rsidP="00A30456">
      <w:r w:rsidRPr="001E18CD">
        <w:t xml:space="preserve">    </w:t>
      </w:r>
    </w:p>
    <w:p w14:paraId="1AAD5FDF" w14:textId="77777777" w:rsidR="00A30456" w:rsidRPr="001E18CD" w:rsidRDefault="00A30456" w:rsidP="00A30456">
      <w:r w:rsidRPr="001E18CD">
        <w:t xml:space="preserve">    // 计算重载值</w:t>
      </w:r>
    </w:p>
    <w:p w14:paraId="0843BC17" w14:textId="77777777" w:rsidR="00A30456" w:rsidRPr="001E18CD" w:rsidRDefault="00A30456" w:rsidP="00A30456">
      <w:r w:rsidRPr="001E18CD">
        <w:t xml:space="preserve">    uint32_t </w:t>
      </w:r>
      <w:proofErr w:type="spellStart"/>
      <w:r w:rsidRPr="001E18CD">
        <w:t>prescaler_value</w:t>
      </w:r>
      <w:proofErr w:type="spellEnd"/>
      <w:r w:rsidRPr="001E18CD">
        <w:t>;</w:t>
      </w:r>
    </w:p>
    <w:p w14:paraId="29937C2C" w14:textId="77777777" w:rsidR="00A30456" w:rsidRPr="001E18CD" w:rsidRDefault="00A30456" w:rsidP="00A30456">
      <w:r w:rsidRPr="001E18CD">
        <w:t xml:space="preserve">    switch(</w:t>
      </w:r>
      <w:proofErr w:type="spellStart"/>
      <w:r w:rsidRPr="001E18CD">
        <w:t>prescaler</w:t>
      </w:r>
      <w:proofErr w:type="spellEnd"/>
      <w:r w:rsidRPr="001E18CD">
        <w:t>) {</w:t>
      </w:r>
    </w:p>
    <w:p w14:paraId="1A0F7835" w14:textId="77777777" w:rsidR="00A30456" w:rsidRPr="001E18CD" w:rsidRDefault="00A30456" w:rsidP="00A30456">
      <w:r w:rsidRPr="001E18CD">
        <w:t xml:space="preserve">        case IWDG_Prescaler_4:   </w:t>
      </w:r>
      <w:proofErr w:type="spellStart"/>
      <w:r w:rsidRPr="001E18CD">
        <w:t>prescaler_value</w:t>
      </w:r>
      <w:proofErr w:type="spellEnd"/>
      <w:r w:rsidRPr="001E18CD">
        <w:t xml:space="preserve"> = 4; break;</w:t>
      </w:r>
    </w:p>
    <w:p w14:paraId="5E834306" w14:textId="77777777" w:rsidR="00A30456" w:rsidRPr="001E18CD" w:rsidRDefault="00A30456" w:rsidP="00A30456">
      <w:r w:rsidRPr="001E18CD">
        <w:t xml:space="preserve">        case IWDG_Prescaler_32</w:t>
      </w:r>
      <w:proofErr w:type="gramStart"/>
      <w:r w:rsidRPr="001E18CD">
        <w:t xml:space="preserve">:  </w:t>
      </w:r>
      <w:proofErr w:type="spellStart"/>
      <w:r w:rsidRPr="001E18CD">
        <w:t>prescaler</w:t>
      </w:r>
      <w:proofErr w:type="gramEnd"/>
      <w:r w:rsidRPr="001E18CD">
        <w:t>_value</w:t>
      </w:r>
      <w:proofErr w:type="spellEnd"/>
      <w:r w:rsidRPr="001E18CD">
        <w:t xml:space="preserve"> = 32; break;</w:t>
      </w:r>
    </w:p>
    <w:p w14:paraId="6CAF18BD" w14:textId="77777777" w:rsidR="00A30456" w:rsidRPr="001E18CD" w:rsidRDefault="00A30456" w:rsidP="00A30456">
      <w:r w:rsidRPr="001E18CD">
        <w:t xml:space="preserve">        case IWDG_Prescaler_256: </w:t>
      </w:r>
      <w:proofErr w:type="spellStart"/>
      <w:r w:rsidRPr="001E18CD">
        <w:t>prescaler_value</w:t>
      </w:r>
      <w:proofErr w:type="spellEnd"/>
      <w:r w:rsidRPr="001E18CD">
        <w:t xml:space="preserve"> = 256; break;</w:t>
      </w:r>
    </w:p>
    <w:p w14:paraId="14550984" w14:textId="77777777" w:rsidR="00A30456" w:rsidRPr="001E18CD" w:rsidRDefault="00A30456" w:rsidP="00A30456">
      <w:r w:rsidRPr="001E18CD">
        <w:t xml:space="preserve">        default: </w:t>
      </w:r>
      <w:proofErr w:type="spellStart"/>
      <w:r w:rsidRPr="001E18CD">
        <w:t>prescaler_value</w:t>
      </w:r>
      <w:proofErr w:type="spellEnd"/>
      <w:r w:rsidRPr="001E18CD">
        <w:t xml:space="preserve"> = 32;</w:t>
      </w:r>
    </w:p>
    <w:p w14:paraId="1D5AD45D" w14:textId="77777777" w:rsidR="00A30456" w:rsidRPr="001E18CD" w:rsidRDefault="00A30456" w:rsidP="00A30456">
      <w:r w:rsidRPr="001E18CD">
        <w:t xml:space="preserve">    }</w:t>
      </w:r>
    </w:p>
    <w:p w14:paraId="4091AB3B" w14:textId="77777777" w:rsidR="00A30456" w:rsidRPr="001E18CD" w:rsidRDefault="00A30456" w:rsidP="00A30456">
      <w:r w:rsidRPr="001E18CD">
        <w:t xml:space="preserve">    </w:t>
      </w:r>
    </w:p>
    <w:p w14:paraId="2F62E029" w14:textId="77777777" w:rsidR="00A30456" w:rsidRPr="001E18CD" w:rsidRDefault="00A30456" w:rsidP="00A30456">
      <w:r w:rsidRPr="001E18CD">
        <w:t xml:space="preserve">    </w:t>
      </w:r>
      <w:proofErr w:type="spellStart"/>
      <w:r w:rsidRPr="001E18CD">
        <w:t>reload_value</w:t>
      </w:r>
      <w:proofErr w:type="spellEnd"/>
      <w:r w:rsidRPr="001E18CD">
        <w:t xml:space="preserve"> = (uint16_</w:t>
      </w:r>
      <w:proofErr w:type="gramStart"/>
      <w:r w:rsidRPr="001E18CD">
        <w:t>t)(</w:t>
      </w:r>
      <w:proofErr w:type="gramEnd"/>
      <w:r w:rsidRPr="001E18CD">
        <w:t>(</w:t>
      </w:r>
      <w:proofErr w:type="spellStart"/>
      <w:r w:rsidRPr="001E18CD">
        <w:t>timeout_seconds</w:t>
      </w:r>
      <w:proofErr w:type="spellEnd"/>
      <w:r w:rsidRPr="001E18CD">
        <w:t xml:space="preserve"> * LSI_FREQ) / </w:t>
      </w:r>
      <w:proofErr w:type="spellStart"/>
      <w:r w:rsidRPr="001E18CD">
        <w:t>prescaler_value</w:t>
      </w:r>
      <w:proofErr w:type="spellEnd"/>
      <w:r w:rsidRPr="001E18CD">
        <w:t>) - 1;</w:t>
      </w:r>
    </w:p>
    <w:p w14:paraId="7F3E43AE" w14:textId="77777777" w:rsidR="00A30456" w:rsidRPr="001E18CD" w:rsidRDefault="00A30456" w:rsidP="00A30456">
      <w:r w:rsidRPr="001E18CD">
        <w:t xml:space="preserve">    </w:t>
      </w:r>
    </w:p>
    <w:p w14:paraId="12B772A9" w14:textId="77777777" w:rsidR="00A30456" w:rsidRPr="001E18CD" w:rsidRDefault="00A30456" w:rsidP="00A30456">
      <w:r w:rsidRPr="001E18CD">
        <w:t xml:space="preserve">    /</w:t>
      </w:r>
      <w:proofErr w:type="gramStart"/>
      <w:r w:rsidRPr="001E18CD">
        <w:t>/ 确保</w:t>
      </w:r>
      <w:proofErr w:type="gramEnd"/>
      <w:r w:rsidRPr="001E18CD">
        <w:t>重载值在有效范围内</w:t>
      </w:r>
    </w:p>
    <w:p w14:paraId="22B66808" w14:textId="77777777" w:rsidR="00A30456" w:rsidRPr="001E18CD" w:rsidRDefault="00A30456" w:rsidP="00A30456">
      <w:r w:rsidRPr="001E18CD">
        <w:t xml:space="preserve">    if (</w:t>
      </w:r>
      <w:proofErr w:type="spellStart"/>
      <w:r w:rsidRPr="001E18CD">
        <w:t>reload_value</w:t>
      </w:r>
      <w:proofErr w:type="spellEnd"/>
      <w:r w:rsidRPr="001E18CD">
        <w:t xml:space="preserve"> &gt; </w:t>
      </w:r>
      <w:proofErr w:type="gramStart"/>
      <w:r w:rsidRPr="001E18CD">
        <w:t>0x0FFF) {</w:t>
      </w:r>
      <w:proofErr w:type="gramEnd"/>
    </w:p>
    <w:p w14:paraId="4AC1BBF2" w14:textId="77777777" w:rsidR="00A30456" w:rsidRPr="001E18CD" w:rsidRDefault="00A30456" w:rsidP="00A30456">
      <w:r w:rsidRPr="001E18CD">
        <w:t xml:space="preserve">        </w:t>
      </w:r>
      <w:proofErr w:type="spellStart"/>
      <w:r w:rsidRPr="001E18CD">
        <w:t>reload_value</w:t>
      </w:r>
      <w:proofErr w:type="spellEnd"/>
      <w:r w:rsidRPr="001E18CD">
        <w:t xml:space="preserve"> = 0x0FFF;  // 最大值</w:t>
      </w:r>
    </w:p>
    <w:p w14:paraId="0553FFDF" w14:textId="77777777" w:rsidR="00A30456" w:rsidRPr="001E18CD" w:rsidRDefault="00A30456" w:rsidP="00A30456">
      <w:r w:rsidRPr="001E18CD">
        <w:t xml:space="preserve">    }</w:t>
      </w:r>
    </w:p>
    <w:p w14:paraId="028BB009" w14:textId="77777777" w:rsidR="00A30456" w:rsidRPr="001E18CD" w:rsidRDefault="00A30456" w:rsidP="00A30456">
      <w:r w:rsidRPr="001E18CD">
        <w:t xml:space="preserve">    </w:t>
      </w:r>
    </w:p>
    <w:p w14:paraId="43ECE837" w14:textId="77777777" w:rsidR="00A30456" w:rsidRPr="001E18CD" w:rsidRDefault="00A30456" w:rsidP="00A30456">
      <w:r w:rsidRPr="001E18CD">
        <w:t xml:space="preserve">    // 配置看门狗</w:t>
      </w:r>
    </w:p>
    <w:p w14:paraId="7295607E" w14:textId="77777777" w:rsidR="00A30456" w:rsidRPr="001E18CD" w:rsidRDefault="00A30456" w:rsidP="00A30456">
      <w:r w:rsidRPr="001E18CD">
        <w:t xml:space="preserve">    </w:t>
      </w:r>
      <w:proofErr w:type="spellStart"/>
      <w:r w:rsidRPr="001E18CD">
        <w:t>IWDG_</w:t>
      </w:r>
      <w:proofErr w:type="gramStart"/>
      <w:r w:rsidRPr="001E18CD">
        <w:t>WriteAccessCmd</w:t>
      </w:r>
      <w:proofErr w:type="spellEnd"/>
      <w:r w:rsidRPr="001E18CD">
        <w:t>(</w:t>
      </w:r>
      <w:proofErr w:type="spellStart"/>
      <w:proofErr w:type="gramEnd"/>
      <w:r w:rsidRPr="001E18CD">
        <w:t>IWDG_WriteAccess_Enable</w:t>
      </w:r>
      <w:proofErr w:type="spellEnd"/>
      <w:r w:rsidRPr="001E18CD">
        <w:t>);</w:t>
      </w:r>
    </w:p>
    <w:p w14:paraId="67A3C2CC" w14:textId="77777777" w:rsidR="00A30456" w:rsidRPr="001E18CD" w:rsidRDefault="00A30456" w:rsidP="00A30456">
      <w:r w:rsidRPr="001E18CD">
        <w:t xml:space="preserve">    </w:t>
      </w:r>
      <w:proofErr w:type="spellStart"/>
      <w:r w:rsidRPr="001E18CD">
        <w:t>IWDG_SetPrescaler</w:t>
      </w:r>
      <w:proofErr w:type="spellEnd"/>
      <w:r w:rsidRPr="001E18CD">
        <w:t>(</w:t>
      </w:r>
      <w:proofErr w:type="spellStart"/>
      <w:r w:rsidRPr="001E18CD">
        <w:t>prescaler</w:t>
      </w:r>
      <w:proofErr w:type="spellEnd"/>
      <w:r w:rsidRPr="001E18CD">
        <w:t>);</w:t>
      </w:r>
    </w:p>
    <w:p w14:paraId="10750439" w14:textId="77777777" w:rsidR="00A30456" w:rsidRPr="001E18CD" w:rsidRDefault="00A30456" w:rsidP="00A30456">
      <w:r w:rsidRPr="001E18CD">
        <w:lastRenderedPageBreak/>
        <w:t xml:space="preserve">    </w:t>
      </w:r>
      <w:proofErr w:type="spellStart"/>
      <w:r w:rsidRPr="001E18CD">
        <w:t>IWDG_SetReload</w:t>
      </w:r>
      <w:proofErr w:type="spellEnd"/>
      <w:r w:rsidRPr="001E18CD">
        <w:t>(</w:t>
      </w:r>
      <w:proofErr w:type="spellStart"/>
      <w:r w:rsidRPr="001E18CD">
        <w:t>reload_value</w:t>
      </w:r>
      <w:proofErr w:type="spellEnd"/>
      <w:r w:rsidRPr="001E18CD">
        <w:t>);</w:t>
      </w:r>
    </w:p>
    <w:p w14:paraId="742FB8B3" w14:textId="77777777" w:rsidR="00A30456" w:rsidRPr="001E18CD" w:rsidRDefault="00A30456" w:rsidP="00A30456">
      <w:r w:rsidRPr="001E18CD">
        <w:t xml:space="preserve">    </w:t>
      </w:r>
      <w:proofErr w:type="spellStart"/>
      <w:r w:rsidRPr="001E18CD">
        <w:t>IWDG_</w:t>
      </w:r>
      <w:proofErr w:type="gramStart"/>
      <w:r w:rsidRPr="001E18CD">
        <w:t>ReloadCounter</w:t>
      </w:r>
      <w:proofErr w:type="spellEnd"/>
      <w:r w:rsidRPr="001E18CD">
        <w:t>(</w:t>
      </w:r>
      <w:proofErr w:type="gramEnd"/>
      <w:r w:rsidRPr="001E18CD">
        <w:t>);</w:t>
      </w:r>
    </w:p>
    <w:p w14:paraId="65CD9B7E" w14:textId="77777777" w:rsidR="00A30456" w:rsidRPr="001E18CD" w:rsidRDefault="00A30456" w:rsidP="00A30456">
      <w:r w:rsidRPr="001E18CD">
        <w:t xml:space="preserve">    </w:t>
      </w:r>
      <w:proofErr w:type="spellStart"/>
      <w:r w:rsidRPr="001E18CD">
        <w:t>IWDG_</w:t>
      </w:r>
      <w:proofErr w:type="gramStart"/>
      <w:r w:rsidRPr="001E18CD">
        <w:t>Enable</w:t>
      </w:r>
      <w:proofErr w:type="spellEnd"/>
      <w:r w:rsidRPr="001E18CD">
        <w:t>(</w:t>
      </w:r>
      <w:proofErr w:type="gramEnd"/>
      <w:r w:rsidRPr="001E18CD">
        <w:t>);</w:t>
      </w:r>
    </w:p>
    <w:p w14:paraId="1BD32357" w14:textId="77777777" w:rsidR="00A30456" w:rsidRPr="001E18CD" w:rsidRDefault="00A30456" w:rsidP="00A30456">
      <w:r w:rsidRPr="001E18CD">
        <w:t xml:space="preserve">    </w:t>
      </w:r>
    </w:p>
    <w:p w14:paraId="0DFF9008" w14:textId="77777777" w:rsidR="00A30456" w:rsidRPr="001E18CD" w:rsidRDefault="00A30456" w:rsidP="00A30456">
      <w:r w:rsidRPr="001E18CD">
        <w:t xml:space="preserve">    // 打印配置信息</w:t>
      </w:r>
    </w:p>
    <w:p w14:paraId="20454B11" w14:textId="77777777" w:rsidR="00A30456" w:rsidRPr="001E18CD" w:rsidRDefault="00A30456" w:rsidP="00A30456">
      <w:r w:rsidRPr="001E18CD">
        <w:t xml:space="preserve">    </w:t>
      </w:r>
      <w:proofErr w:type="spellStart"/>
      <w:proofErr w:type="gramStart"/>
      <w:r w:rsidRPr="001E18CD">
        <w:t>printf</w:t>
      </w:r>
      <w:proofErr w:type="spellEnd"/>
      <w:r w:rsidRPr="001E18CD">
        <w:t>(</w:t>
      </w:r>
      <w:proofErr w:type="gramEnd"/>
      <w:r w:rsidRPr="001E18CD">
        <w:t xml:space="preserve">"IWDG Config: </w:t>
      </w:r>
      <w:proofErr w:type="spellStart"/>
      <w:r w:rsidRPr="001E18CD">
        <w:t>Prescaler</w:t>
      </w:r>
      <w:proofErr w:type="spellEnd"/>
      <w:r w:rsidRPr="001E18CD">
        <w:t>=%d, Reload=0x%03X, Timeout=%.3fs\n",</w:t>
      </w:r>
    </w:p>
    <w:p w14:paraId="1D5D7B95" w14:textId="77777777" w:rsidR="00A30456" w:rsidRPr="001E18CD" w:rsidRDefault="00A30456" w:rsidP="00A30456">
      <w:r w:rsidRPr="001E18CD">
        <w:t xml:space="preserve">           </w:t>
      </w:r>
      <w:proofErr w:type="spellStart"/>
      <w:r w:rsidRPr="001E18CD">
        <w:t>prescaler_value</w:t>
      </w:r>
      <w:proofErr w:type="spellEnd"/>
      <w:r w:rsidRPr="001E18CD">
        <w:t xml:space="preserve">, </w:t>
      </w:r>
      <w:proofErr w:type="spellStart"/>
      <w:r w:rsidRPr="001E18CD">
        <w:t>reload_value</w:t>
      </w:r>
      <w:proofErr w:type="spellEnd"/>
      <w:r w:rsidRPr="001E18CD">
        <w:t xml:space="preserve">, </w:t>
      </w:r>
    </w:p>
    <w:p w14:paraId="265AC3A5" w14:textId="77777777" w:rsidR="00A30456" w:rsidRPr="001E18CD" w:rsidRDefault="00A30456" w:rsidP="00A30456">
      <w:r w:rsidRPr="001E18CD">
        <w:t xml:space="preserve">           </w:t>
      </w:r>
      <w:proofErr w:type="spellStart"/>
      <w:r w:rsidRPr="001E18CD">
        <w:t>CalculateIWDG_</w:t>
      </w:r>
      <w:proofErr w:type="gramStart"/>
      <w:r w:rsidRPr="001E18CD">
        <w:t>Timeout</w:t>
      </w:r>
      <w:proofErr w:type="spellEnd"/>
      <w:r w:rsidRPr="001E18CD">
        <w:t>(</w:t>
      </w:r>
      <w:proofErr w:type="spellStart"/>
      <w:proofErr w:type="gramEnd"/>
      <w:r w:rsidRPr="001E18CD">
        <w:t>reload_value</w:t>
      </w:r>
      <w:proofErr w:type="spellEnd"/>
      <w:r w:rsidRPr="001E18CD">
        <w:t xml:space="preserve">, </w:t>
      </w:r>
      <w:proofErr w:type="spellStart"/>
      <w:proofErr w:type="gramStart"/>
      <w:r w:rsidRPr="001E18CD">
        <w:t>prescaler</w:t>
      </w:r>
      <w:proofErr w:type="spellEnd"/>
      <w:r w:rsidRPr="001E18CD">
        <w:t>))</w:t>
      </w:r>
      <w:proofErr w:type="gramEnd"/>
      <w:r w:rsidRPr="001E18CD">
        <w:t>;</w:t>
      </w:r>
    </w:p>
    <w:p w14:paraId="0310537B" w14:textId="77777777" w:rsidR="00A30456" w:rsidRPr="001E18CD" w:rsidRDefault="00A30456" w:rsidP="00A30456">
      <w:r w:rsidRPr="001E18CD">
        <w:t>}</w:t>
      </w:r>
    </w:p>
    <w:p w14:paraId="245F548D" w14:textId="77777777" w:rsidR="00A30456" w:rsidRPr="001E18CD" w:rsidRDefault="00A30456" w:rsidP="00A30456"/>
    <w:p w14:paraId="783B67E8" w14:textId="77777777" w:rsidR="00A30456" w:rsidRPr="001E18CD" w:rsidRDefault="00A30456" w:rsidP="00A30456">
      <w:r w:rsidRPr="001E18CD">
        <w:t>// 简单初始化示例</w:t>
      </w:r>
    </w:p>
    <w:p w14:paraId="1A0E3974" w14:textId="77777777" w:rsidR="00A30456" w:rsidRPr="001E18CD" w:rsidRDefault="00A30456" w:rsidP="00A30456">
      <w:r w:rsidRPr="001E18CD">
        <w:t xml:space="preserve">void </w:t>
      </w:r>
      <w:proofErr w:type="spellStart"/>
      <w:r w:rsidRPr="001E18CD">
        <w:t>IWDG_Init_Default</w:t>
      </w:r>
      <w:proofErr w:type="spellEnd"/>
      <w:r w:rsidRPr="001E18CD">
        <w:t>(void)</w:t>
      </w:r>
    </w:p>
    <w:p w14:paraId="2EBEC885" w14:textId="77777777" w:rsidR="00A30456" w:rsidRPr="001E18CD" w:rsidRDefault="00A30456" w:rsidP="00A30456">
      <w:r w:rsidRPr="001E18CD">
        <w:t>{</w:t>
      </w:r>
    </w:p>
    <w:p w14:paraId="681F64B0" w14:textId="77777777" w:rsidR="00A30456" w:rsidRPr="001E18CD" w:rsidRDefault="00A30456" w:rsidP="00A30456">
      <w:r w:rsidRPr="001E18CD">
        <w:t xml:space="preserve">    // 启用写访问</w:t>
      </w:r>
    </w:p>
    <w:p w14:paraId="1766B3FE" w14:textId="77777777" w:rsidR="00A30456" w:rsidRPr="001E18CD" w:rsidRDefault="00A30456" w:rsidP="00A30456">
      <w:r w:rsidRPr="001E18CD">
        <w:t xml:space="preserve">    </w:t>
      </w:r>
      <w:proofErr w:type="spellStart"/>
      <w:r w:rsidRPr="001E18CD">
        <w:t>IWDG_</w:t>
      </w:r>
      <w:proofErr w:type="gramStart"/>
      <w:r w:rsidRPr="001E18CD">
        <w:t>WriteAccessCmd</w:t>
      </w:r>
      <w:proofErr w:type="spellEnd"/>
      <w:r w:rsidRPr="001E18CD">
        <w:t>(</w:t>
      </w:r>
      <w:proofErr w:type="spellStart"/>
      <w:proofErr w:type="gramEnd"/>
      <w:r w:rsidRPr="001E18CD">
        <w:t>IWDG_WriteAccess_Enable</w:t>
      </w:r>
      <w:proofErr w:type="spellEnd"/>
      <w:r w:rsidRPr="001E18CD">
        <w:t>);</w:t>
      </w:r>
    </w:p>
    <w:p w14:paraId="5A13DB02" w14:textId="77777777" w:rsidR="00A30456" w:rsidRPr="001E18CD" w:rsidRDefault="00A30456" w:rsidP="00A30456">
      <w:r w:rsidRPr="001E18CD">
        <w:t xml:space="preserve">    </w:t>
      </w:r>
    </w:p>
    <w:p w14:paraId="46C5BD5C" w14:textId="77777777" w:rsidR="00A30456" w:rsidRPr="001E18CD" w:rsidRDefault="00A30456" w:rsidP="00A30456">
      <w:r w:rsidRPr="001E18CD">
        <w:t xml:space="preserve">    // 设置预分频器为32分频</w:t>
      </w:r>
    </w:p>
    <w:p w14:paraId="2AFE3FE6" w14:textId="77777777" w:rsidR="00A30456" w:rsidRPr="001E18CD" w:rsidRDefault="00A30456" w:rsidP="00A30456">
      <w:r w:rsidRPr="001E18CD">
        <w:t xml:space="preserve">    </w:t>
      </w:r>
      <w:proofErr w:type="spellStart"/>
      <w:r w:rsidRPr="001E18CD">
        <w:t>IWDG_</w:t>
      </w:r>
      <w:proofErr w:type="gramStart"/>
      <w:r w:rsidRPr="001E18CD">
        <w:t>SetPrescaler</w:t>
      </w:r>
      <w:proofErr w:type="spellEnd"/>
      <w:r w:rsidRPr="001E18CD">
        <w:t>(</w:t>
      </w:r>
      <w:proofErr w:type="gramEnd"/>
      <w:r w:rsidRPr="001E18CD">
        <w:t>IWDG_Prescaler_32);</w:t>
      </w:r>
    </w:p>
    <w:p w14:paraId="76E62D59" w14:textId="77777777" w:rsidR="00A30456" w:rsidRPr="001E18CD" w:rsidRDefault="00A30456" w:rsidP="00A30456">
      <w:r w:rsidRPr="001E18CD">
        <w:t xml:space="preserve">    </w:t>
      </w:r>
    </w:p>
    <w:p w14:paraId="7766A484" w14:textId="77777777" w:rsidR="00A30456" w:rsidRPr="001E18CD" w:rsidRDefault="00A30456" w:rsidP="00A30456">
      <w:r w:rsidRPr="001E18CD">
        <w:t xml:space="preserve">    // 设置重载值（约3.28秒超时）</w:t>
      </w:r>
    </w:p>
    <w:p w14:paraId="37C25F74" w14:textId="77777777" w:rsidR="00A30456" w:rsidRPr="001E18CD" w:rsidRDefault="00A30456" w:rsidP="00A30456">
      <w:r w:rsidRPr="001E18CD">
        <w:t xml:space="preserve">    </w:t>
      </w:r>
      <w:proofErr w:type="spellStart"/>
      <w:r w:rsidRPr="001E18CD">
        <w:t>IWDG_SetReload</w:t>
      </w:r>
      <w:proofErr w:type="spellEnd"/>
      <w:r w:rsidRPr="001E18CD">
        <w:t>(0x0FFF</w:t>
      </w:r>
      <w:proofErr w:type="gramStart"/>
      <w:r w:rsidRPr="001E18CD">
        <w:t>);  /</w:t>
      </w:r>
      <w:proofErr w:type="gramEnd"/>
      <w:r w:rsidRPr="001E18CD">
        <w:t>/ 4095</w:t>
      </w:r>
    </w:p>
    <w:p w14:paraId="36D4B697" w14:textId="77777777" w:rsidR="00A30456" w:rsidRPr="001E18CD" w:rsidRDefault="00A30456" w:rsidP="00A30456">
      <w:r w:rsidRPr="001E18CD">
        <w:t xml:space="preserve">    </w:t>
      </w:r>
    </w:p>
    <w:p w14:paraId="196D8358" w14:textId="77777777" w:rsidR="00A30456" w:rsidRPr="001E18CD" w:rsidRDefault="00A30456" w:rsidP="00A30456">
      <w:r w:rsidRPr="001E18CD">
        <w:t xml:space="preserve">    // 重载计数器（喂狗）</w:t>
      </w:r>
    </w:p>
    <w:p w14:paraId="19547B32" w14:textId="77777777" w:rsidR="00A30456" w:rsidRPr="001E18CD" w:rsidRDefault="00A30456" w:rsidP="00A30456">
      <w:r w:rsidRPr="001E18CD">
        <w:t xml:space="preserve">    </w:t>
      </w:r>
      <w:proofErr w:type="spellStart"/>
      <w:r w:rsidRPr="001E18CD">
        <w:t>IWDG_</w:t>
      </w:r>
      <w:proofErr w:type="gramStart"/>
      <w:r w:rsidRPr="001E18CD">
        <w:t>ReloadCounter</w:t>
      </w:r>
      <w:proofErr w:type="spellEnd"/>
      <w:r w:rsidRPr="001E18CD">
        <w:t>(</w:t>
      </w:r>
      <w:proofErr w:type="gramEnd"/>
      <w:r w:rsidRPr="001E18CD">
        <w:t>);</w:t>
      </w:r>
    </w:p>
    <w:p w14:paraId="5906F7CB" w14:textId="77777777" w:rsidR="00A30456" w:rsidRPr="001E18CD" w:rsidRDefault="00A30456" w:rsidP="00A30456">
      <w:r w:rsidRPr="001E18CD">
        <w:t xml:space="preserve">    </w:t>
      </w:r>
    </w:p>
    <w:p w14:paraId="7B5CFD49" w14:textId="77777777" w:rsidR="00A30456" w:rsidRPr="001E18CD" w:rsidRDefault="00A30456" w:rsidP="00A30456">
      <w:r w:rsidRPr="001E18CD">
        <w:t xml:space="preserve">    // 启动看门狗</w:t>
      </w:r>
    </w:p>
    <w:p w14:paraId="396DD1DB" w14:textId="77777777" w:rsidR="00A30456" w:rsidRPr="001E18CD" w:rsidRDefault="00A30456" w:rsidP="00A30456">
      <w:r w:rsidRPr="001E18CD">
        <w:t xml:space="preserve">    </w:t>
      </w:r>
      <w:proofErr w:type="spellStart"/>
      <w:r w:rsidRPr="001E18CD">
        <w:t>IWDG_</w:t>
      </w:r>
      <w:proofErr w:type="gramStart"/>
      <w:r w:rsidRPr="001E18CD">
        <w:t>Enable</w:t>
      </w:r>
      <w:proofErr w:type="spellEnd"/>
      <w:r w:rsidRPr="001E18CD">
        <w:t>(</w:t>
      </w:r>
      <w:proofErr w:type="gramEnd"/>
      <w:r w:rsidRPr="001E18CD">
        <w:t>);</w:t>
      </w:r>
    </w:p>
    <w:p w14:paraId="45188D9C" w14:textId="77777777" w:rsidR="00A30456" w:rsidRPr="001E18CD" w:rsidRDefault="00A30456" w:rsidP="00A30456">
      <w:r w:rsidRPr="001E18CD">
        <w:lastRenderedPageBreak/>
        <w:t xml:space="preserve">    </w:t>
      </w:r>
    </w:p>
    <w:p w14:paraId="59FD6559" w14:textId="77777777" w:rsidR="00A30456" w:rsidRPr="001E18CD" w:rsidRDefault="00A30456" w:rsidP="00A30456">
      <w:r w:rsidRPr="001E18CD">
        <w:t xml:space="preserve">    /</w:t>
      </w:r>
      <w:proofErr w:type="gramStart"/>
      <w:r w:rsidRPr="001E18CD">
        <w:t>/ 可</w:t>
      </w:r>
      <w:proofErr w:type="gramEnd"/>
      <w:r w:rsidRPr="001E18CD">
        <w:t>选：禁用写访问以增加安全性</w:t>
      </w:r>
    </w:p>
    <w:p w14:paraId="6925F2B4" w14:textId="77777777" w:rsidR="00A30456" w:rsidRPr="001E18CD" w:rsidRDefault="00A30456" w:rsidP="00A30456">
      <w:r w:rsidRPr="001E18CD">
        <w:t xml:space="preserve">    IWDG_</w:t>
      </w:r>
      <w:proofErr w:type="gramStart"/>
      <w:r w:rsidRPr="001E18CD">
        <w:t>WriteAccessCmd(</w:t>
      </w:r>
      <w:proofErr w:type="gramEnd"/>
      <w:r w:rsidRPr="001E18CD">
        <w:t>IWDG_WriteAccess_Disable);</w:t>
      </w:r>
    </w:p>
    <w:p w14:paraId="6FDCC864" w14:textId="77777777" w:rsidR="00A30456" w:rsidRPr="001E18CD" w:rsidRDefault="00A30456" w:rsidP="00A30456">
      <w:r w:rsidRPr="001E18CD">
        <w:t>}</w:t>
      </w:r>
    </w:p>
    <w:p w14:paraId="04009ED7" w14:textId="77777777" w:rsidR="00A30456" w:rsidRPr="001E18CD" w:rsidRDefault="00A30456" w:rsidP="00A30456"/>
    <w:p w14:paraId="26DA50FC" w14:textId="77777777" w:rsidR="00A30456" w:rsidRPr="001E18CD" w:rsidRDefault="00A30456" w:rsidP="00A30456">
      <w:r w:rsidRPr="001E18CD">
        <w:t>// 主程序中的喂狗操作</w:t>
      </w:r>
    </w:p>
    <w:p w14:paraId="206193D6" w14:textId="77777777" w:rsidR="00A30456" w:rsidRPr="001E18CD" w:rsidRDefault="00A30456" w:rsidP="00A30456">
      <w:r w:rsidRPr="001E18CD">
        <w:t>int main(void)</w:t>
      </w:r>
    </w:p>
    <w:p w14:paraId="5A714CBC" w14:textId="77777777" w:rsidR="00A30456" w:rsidRPr="001E18CD" w:rsidRDefault="00A30456" w:rsidP="00A30456">
      <w:r w:rsidRPr="001E18CD">
        <w:t>{</w:t>
      </w:r>
    </w:p>
    <w:p w14:paraId="4799B9E3" w14:textId="77777777" w:rsidR="00A30456" w:rsidRPr="001E18CD" w:rsidRDefault="00A30456" w:rsidP="00A30456">
      <w:r w:rsidRPr="001E18CD">
        <w:t xml:space="preserve">    // 初始化看门狗（3秒超时）</w:t>
      </w:r>
    </w:p>
    <w:p w14:paraId="6F7D2163" w14:textId="77777777" w:rsidR="00A30456" w:rsidRPr="001E18CD" w:rsidRDefault="00A30456" w:rsidP="00A30456">
      <w:r w:rsidRPr="001E18CD">
        <w:t xml:space="preserve">    </w:t>
      </w:r>
      <w:proofErr w:type="spellStart"/>
      <w:r w:rsidRPr="001E18CD">
        <w:t>IWDG_Init_</w:t>
      </w:r>
      <w:proofErr w:type="gramStart"/>
      <w:r w:rsidRPr="001E18CD">
        <w:t>WithTimeout</w:t>
      </w:r>
      <w:proofErr w:type="spellEnd"/>
      <w:r w:rsidRPr="001E18CD">
        <w:t>(</w:t>
      </w:r>
      <w:proofErr w:type="gramEnd"/>
      <w:r w:rsidRPr="001E18CD">
        <w:t>3.0f);</w:t>
      </w:r>
    </w:p>
    <w:p w14:paraId="2E76D0B2" w14:textId="77777777" w:rsidR="00A30456" w:rsidRPr="001E18CD" w:rsidRDefault="00A30456" w:rsidP="00A30456">
      <w:r w:rsidRPr="001E18CD">
        <w:t xml:space="preserve">    </w:t>
      </w:r>
    </w:p>
    <w:p w14:paraId="1F310EB6" w14:textId="77777777" w:rsidR="00A30456" w:rsidRPr="001E18CD" w:rsidRDefault="00A30456" w:rsidP="00A30456">
      <w:r w:rsidRPr="001E18CD">
        <w:t xml:space="preserve">    </w:t>
      </w:r>
      <w:proofErr w:type="gramStart"/>
      <w:r w:rsidRPr="001E18CD">
        <w:t>while(</w:t>
      </w:r>
      <w:proofErr w:type="gramEnd"/>
      <w:r w:rsidRPr="001E18CD">
        <w:t>1)</w:t>
      </w:r>
    </w:p>
    <w:p w14:paraId="380E31FC" w14:textId="77777777" w:rsidR="00A30456" w:rsidRPr="001E18CD" w:rsidRDefault="00A30456" w:rsidP="00A30456">
      <w:r w:rsidRPr="001E18CD">
        <w:t xml:space="preserve">    {</w:t>
      </w:r>
    </w:p>
    <w:p w14:paraId="13A07088" w14:textId="77777777" w:rsidR="00A30456" w:rsidRPr="001E18CD" w:rsidRDefault="00A30456" w:rsidP="00A30456">
      <w:r w:rsidRPr="001E18CD">
        <w:t xml:space="preserve">        // 应用程序代码...</w:t>
      </w:r>
    </w:p>
    <w:p w14:paraId="0D09DF09" w14:textId="77777777" w:rsidR="00A30456" w:rsidRPr="001E18CD" w:rsidRDefault="00A30456" w:rsidP="00A30456">
      <w:r w:rsidRPr="001E18CD">
        <w:t xml:space="preserve">        </w:t>
      </w:r>
    </w:p>
    <w:p w14:paraId="4EBE16A3" w14:textId="77777777" w:rsidR="00A30456" w:rsidRPr="001E18CD" w:rsidRDefault="00A30456" w:rsidP="00A30456">
      <w:r w:rsidRPr="001E18CD">
        <w:t xml:space="preserve">        // 定期喂狗（必须在超时时间内调用）</w:t>
      </w:r>
    </w:p>
    <w:p w14:paraId="6D775828" w14:textId="77777777" w:rsidR="00A30456" w:rsidRPr="001E18CD" w:rsidRDefault="00A30456" w:rsidP="00A30456">
      <w:r w:rsidRPr="001E18CD">
        <w:t xml:space="preserve">        </w:t>
      </w:r>
      <w:proofErr w:type="spellStart"/>
      <w:r w:rsidRPr="001E18CD">
        <w:t>IWDG_</w:t>
      </w:r>
      <w:proofErr w:type="gramStart"/>
      <w:r w:rsidRPr="001E18CD">
        <w:t>ReloadCounter</w:t>
      </w:r>
      <w:proofErr w:type="spellEnd"/>
      <w:r w:rsidRPr="001E18CD">
        <w:t>(</w:t>
      </w:r>
      <w:proofErr w:type="gramEnd"/>
      <w:r w:rsidRPr="001E18CD">
        <w:t>);</w:t>
      </w:r>
    </w:p>
    <w:p w14:paraId="167DFAC8" w14:textId="77777777" w:rsidR="00A30456" w:rsidRPr="001E18CD" w:rsidRDefault="00A30456" w:rsidP="00A30456">
      <w:r w:rsidRPr="001E18CD">
        <w:t xml:space="preserve">        </w:t>
      </w:r>
    </w:p>
    <w:p w14:paraId="7A0A950F" w14:textId="77777777" w:rsidR="00A30456" w:rsidRPr="001E18CD" w:rsidRDefault="00A30456" w:rsidP="00A30456">
      <w:r w:rsidRPr="001E18CD">
        <w:t xml:space="preserve">        // 延时或其他操作...</w:t>
      </w:r>
    </w:p>
    <w:p w14:paraId="03054874" w14:textId="77777777" w:rsidR="00A30456" w:rsidRPr="001E18CD" w:rsidRDefault="00A30456" w:rsidP="00A30456">
      <w:r w:rsidRPr="001E18CD">
        <w:t xml:space="preserve">        for(int </w:t>
      </w:r>
      <w:proofErr w:type="spellStart"/>
      <w:r w:rsidRPr="001E18CD">
        <w:t>i</w:t>
      </w:r>
      <w:proofErr w:type="spellEnd"/>
      <w:r w:rsidRPr="001E18CD">
        <w:t xml:space="preserve"> = 0; </w:t>
      </w:r>
      <w:proofErr w:type="spellStart"/>
      <w:r w:rsidRPr="001E18CD">
        <w:t>i</w:t>
      </w:r>
      <w:proofErr w:type="spellEnd"/>
      <w:r w:rsidRPr="001E18CD">
        <w:t xml:space="preserve"> &lt; 1000000; </w:t>
      </w:r>
      <w:proofErr w:type="spellStart"/>
      <w:r w:rsidRPr="001E18CD">
        <w:t>i</w:t>
      </w:r>
      <w:proofErr w:type="spellEnd"/>
      <w:r w:rsidRPr="001E18CD">
        <w:t>++); // 简单延时</w:t>
      </w:r>
    </w:p>
    <w:p w14:paraId="7CB9421C" w14:textId="77777777" w:rsidR="00A30456" w:rsidRPr="001E18CD" w:rsidRDefault="00A30456" w:rsidP="00A30456">
      <w:r w:rsidRPr="001E18CD">
        <w:t xml:space="preserve">    }</w:t>
      </w:r>
    </w:p>
    <w:p w14:paraId="6A2A2050" w14:textId="77777777" w:rsidR="00A30456" w:rsidRPr="001E18CD" w:rsidRDefault="00A30456" w:rsidP="00A30456">
      <w:r w:rsidRPr="001E18CD">
        <w:t>}</w:t>
      </w:r>
    </w:p>
    <w:p w14:paraId="6D267C72" w14:textId="77777777" w:rsidR="00A30456" w:rsidRPr="001E18CD" w:rsidRDefault="00A30456" w:rsidP="00A30456">
      <w:pPr>
        <w:pStyle w:val="3"/>
      </w:pPr>
      <w:r w:rsidRPr="001E18CD">
        <w:t>常用重载值配置示例</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830"/>
        <w:gridCol w:w="1322"/>
        <w:gridCol w:w="1065"/>
        <w:gridCol w:w="895"/>
      </w:tblGrid>
      <w:tr w:rsidR="00A30456" w:rsidRPr="001E18CD" w14:paraId="7D216DD3"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78810404" w14:textId="77777777" w:rsidR="00A30456" w:rsidRPr="001E18CD" w:rsidRDefault="00A30456" w:rsidP="004B7671">
            <w:pPr>
              <w:rPr>
                <w:b/>
                <w:bCs/>
              </w:rPr>
            </w:pPr>
            <w:r w:rsidRPr="001E18CD">
              <w:rPr>
                <w:b/>
                <w:bCs/>
              </w:rPr>
              <w:t>预分频器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8840F28" w14:textId="77777777" w:rsidR="00A30456" w:rsidRPr="001E18CD" w:rsidRDefault="00A30456" w:rsidP="004B7671">
            <w:pPr>
              <w:rPr>
                <w:b/>
                <w:bCs/>
              </w:rPr>
            </w:pPr>
            <w:r w:rsidRPr="001E18CD">
              <w:rPr>
                <w:b/>
                <w:bCs/>
              </w:rPr>
              <w:t>重载值</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D463531" w14:textId="77777777" w:rsidR="00A30456" w:rsidRPr="001E18CD" w:rsidRDefault="00A30456" w:rsidP="004B7671">
            <w:pPr>
              <w:rPr>
                <w:b/>
                <w:bCs/>
              </w:rPr>
            </w:pPr>
            <w:r w:rsidRPr="001E18CD">
              <w:rPr>
                <w:b/>
                <w:bCs/>
              </w:rPr>
              <w:t>超时时间</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9737377" w14:textId="77777777" w:rsidR="00A30456" w:rsidRPr="001E18CD" w:rsidRDefault="00A30456" w:rsidP="004B7671">
            <w:pPr>
              <w:rPr>
                <w:b/>
                <w:bCs/>
              </w:rPr>
            </w:pPr>
            <w:r w:rsidRPr="001E18CD">
              <w:rPr>
                <w:b/>
                <w:bCs/>
              </w:rPr>
              <w:t>应用场景</w:t>
            </w:r>
          </w:p>
        </w:tc>
      </w:tr>
      <w:tr w:rsidR="00A30456" w:rsidRPr="001E18CD" w14:paraId="7E56BBF5"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067F3071" w14:textId="77777777" w:rsidR="00A30456" w:rsidRPr="001E18CD" w:rsidRDefault="00A30456" w:rsidP="004B7671">
            <w:r w:rsidRPr="001E18CD">
              <w:t>IWDG_Prescaler_32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8720B08" w14:textId="77777777" w:rsidR="00A30456" w:rsidRPr="001E18CD" w:rsidRDefault="00A30456" w:rsidP="004B7671">
            <w:r w:rsidRPr="001E18CD">
              <w:t>0x0FFF (4095)</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A1E23A6" w14:textId="77777777" w:rsidR="00A30456" w:rsidRPr="001E18CD" w:rsidRDefault="00A30456" w:rsidP="004B7671">
            <w:r w:rsidRPr="001E18CD">
              <w:t>~3.28秒</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14A66CD" w14:textId="77777777" w:rsidR="00A30456" w:rsidRPr="001E18CD" w:rsidRDefault="00A30456" w:rsidP="004B7671">
            <w:r w:rsidRPr="001E18CD">
              <w:t>一般应用</w:t>
            </w:r>
          </w:p>
        </w:tc>
      </w:tr>
      <w:tr w:rsidR="00A30456" w:rsidRPr="001E18CD" w14:paraId="165BDFC0"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60759F03" w14:textId="77777777" w:rsidR="00A30456" w:rsidRPr="001E18CD" w:rsidRDefault="00A30456" w:rsidP="004B7671">
            <w:r w:rsidRPr="001E18CD">
              <w:t>IWDG_Prescaler_32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B621D6B" w14:textId="77777777" w:rsidR="00A30456" w:rsidRPr="001E18CD" w:rsidRDefault="00A30456" w:rsidP="004B7671">
            <w:r w:rsidRPr="001E18CD">
              <w:t>0x07FF (2047)</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E0F57DB" w14:textId="77777777" w:rsidR="00A30456" w:rsidRPr="001E18CD" w:rsidRDefault="00A30456" w:rsidP="004B7671">
            <w:r w:rsidRPr="001E18CD">
              <w:t>~1.64秒</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DAA390F" w14:textId="77777777" w:rsidR="00A30456" w:rsidRPr="001E18CD" w:rsidRDefault="00A30456" w:rsidP="004B7671">
            <w:r w:rsidRPr="001E18CD">
              <w:t>快速响应</w:t>
            </w:r>
          </w:p>
        </w:tc>
      </w:tr>
      <w:tr w:rsidR="00A30456" w:rsidRPr="001E18CD" w14:paraId="61372CB6"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5DA3806C" w14:textId="77777777" w:rsidR="00A30456" w:rsidRPr="001E18CD" w:rsidRDefault="00A30456" w:rsidP="004B7671">
            <w:r w:rsidRPr="001E18CD">
              <w:lastRenderedPageBreak/>
              <w:t>IWDG_Prescaler_64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82877F" w14:textId="77777777" w:rsidR="00A30456" w:rsidRPr="001E18CD" w:rsidRDefault="00A30456" w:rsidP="004B7671">
            <w:r w:rsidRPr="001E18CD">
              <w:t>0x0FFF (4095)</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E951249" w14:textId="77777777" w:rsidR="00A30456" w:rsidRPr="001E18CD" w:rsidRDefault="00A30456" w:rsidP="004B7671">
            <w:r w:rsidRPr="001E18CD">
              <w:t>~6.55秒</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7EB8417" w14:textId="77777777" w:rsidR="00A30456" w:rsidRPr="001E18CD" w:rsidRDefault="00A30456" w:rsidP="004B7671">
            <w:r w:rsidRPr="001E18CD">
              <w:t>较长任务</w:t>
            </w:r>
          </w:p>
        </w:tc>
      </w:tr>
      <w:tr w:rsidR="00A30456" w:rsidRPr="001E18CD" w14:paraId="3CC7279F"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1CBB3177" w14:textId="77777777" w:rsidR="00A30456" w:rsidRPr="001E18CD" w:rsidRDefault="00A30456" w:rsidP="004B7671">
            <w:r w:rsidRPr="001E18CD">
              <w:t>IWDG_Prescaler_4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465528F" w14:textId="77777777" w:rsidR="00A30456" w:rsidRPr="001E18CD" w:rsidRDefault="00A30456" w:rsidP="004B7671">
            <w:r w:rsidRPr="001E18CD">
              <w:t>0x00FF (255)</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E1D17DB" w14:textId="77777777" w:rsidR="00A30456" w:rsidRPr="001E18CD" w:rsidRDefault="00A30456" w:rsidP="004B7671">
            <w:r w:rsidRPr="001E18CD">
              <w:t>~0.0256秒</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D291994" w14:textId="77777777" w:rsidR="00A30456" w:rsidRPr="001E18CD" w:rsidRDefault="00A30456" w:rsidP="004B7671">
            <w:r w:rsidRPr="001E18CD">
              <w:t>极快检测</w:t>
            </w:r>
          </w:p>
        </w:tc>
      </w:tr>
    </w:tbl>
    <w:p w14:paraId="3F47C4F8" w14:textId="77777777" w:rsidR="00A30456" w:rsidRPr="001E18CD" w:rsidRDefault="00A30456" w:rsidP="00A30456">
      <w:pPr>
        <w:pStyle w:val="3"/>
      </w:pPr>
      <w:r w:rsidRPr="001E18CD">
        <w:t>重要注意事项</w:t>
      </w:r>
    </w:p>
    <w:p w14:paraId="3F5C3F80" w14:textId="77777777" w:rsidR="00A30456" w:rsidRPr="001E18CD" w:rsidRDefault="00A30456">
      <w:pPr>
        <w:numPr>
          <w:ilvl w:val="0"/>
          <w:numId w:val="328"/>
        </w:numPr>
      </w:pPr>
      <w:r w:rsidRPr="001E18CD">
        <w:rPr>
          <w:rFonts w:ascii="Times New Roman" w:hAnsi="Times New Roman" w:cs="Times New Roman"/>
        </w:rPr>
        <w:t>​</w:t>
      </w:r>
      <w:r w:rsidRPr="001E18CD">
        <w:rPr>
          <w:b/>
          <w:bCs/>
        </w:rPr>
        <w:t>必须先启用写访问</w:t>
      </w:r>
      <w:r w:rsidRPr="001E18CD">
        <w:t>才能设置重载值</w:t>
      </w:r>
    </w:p>
    <w:p w14:paraId="50FCF06F" w14:textId="77777777" w:rsidR="00A30456" w:rsidRPr="001E18CD" w:rsidRDefault="00A30456">
      <w:pPr>
        <w:numPr>
          <w:ilvl w:val="0"/>
          <w:numId w:val="328"/>
        </w:numPr>
      </w:pPr>
      <w:r w:rsidRPr="001E18CD">
        <w:rPr>
          <w:rFonts w:ascii="Times New Roman" w:hAnsi="Times New Roman" w:cs="Times New Roman"/>
        </w:rPr>
        <w:t>​</w:t>
      </w:r>
      <w:r w:rsidRPr="001E18CD">
        <w:rPr>
          <w:b/>
          <w:bCs/>
        </w:rPr>
        <w:t>重载值范围</w:t>
      </w:r>
      <w:proofErr w:type="gramStart"/>
      <w:r w:rsidRPr="001E18CD">
        <w:rPr>
          <w:b/>
          <w:bCs/>
        </w:rPr>
        <w:t>是 0x000</w:t>
      </w:r>
      <w:proofErr w:type="gramEnd"/>
      <w:r w:rsidRPr="001E18CD">
        <w:rPr>
          <w:b/>
          <w:bCs/>
        </w:rPr>
        <w:t>-0xFFF</w:t>
      </w:r>
      <w:r w:rsidRPr="001E18CD">
        <w:t>，超出部分会被截断</w:t>
      </w:r>
    </w:p>
    <w:p w14:paraId="12A0B17C" w14:textId="77777777" w:rsidR="00A30456" w:rsidRPr="001E18CD" w:rsidRDefault="00A30456">
      <w:pPr>
        <w:numPr>
          <w:ilvl w:val="0"/>
          <w:numId w:val="328"/>
        </w:numPr>
      </w:pPr>
      <w:r w:rsidRPr="001E18CD">
        <w:rPr>
          <w:rFonts w:ascii="Times New Roman" w:hAnsi="Times New Roman" w:cs="Times New Roman"/>
        </w:rPr>
        <w:t>​</w:t>
      </w:r>
      <w:r w:rsidRPr="001E18CD">
        <w:rPr>
          <w:b/>
          <w:bCs/>
        </w:rPr>
        <w:t>实际超时时间</w:t>
      </w:r>
      <w:r w:rsidRPr="001E18CD">
        <w:t>受LSI时钟精度影响（±10%）</w:t>
      </w:r>
    </w:p>
    <w:p w14:paraId="39C5AFC0" w14:textId="77777777" w:rsidR="00A30456" w:rsidRPr="001E18CD" w:rsidRDefault="00A30456">
      <w:pPr>
        <w:numPr>
          <w:ilvl w:val="0"/>
          <w:numId w:val="328"/>
        </w:numPr>
      </w:pPr>
      <w:r w:rsidRPr="001E18CD">
        <w:rPr>
          <w:rFonts w:ascii="Times New Roman" w:hAnsi="Times New Roman" w:cs="Times New Roman"/>
        </w:rPr>
        <w:t>​</w:t>
      </w:r>
      <w:r w:rsidRPr="001E18CD">
        <w:rPr>
          <w:b/>
          <w:bCs/>
        </w:rPr>
        <w:t>设置重载值后必须重载计数器</w:t>
      </w:r>
      <w:r w:rsidRPr="001E18CD">
        <w:t>才能生效</w:t>
      </w:r>
    </w:p>
    <w:p w14:paraId="6FF41A16" w14:textId="77777777" w:rsidR="00A30456" w:rsidRPr="001E18CD" w:rsidRDefault="00A30456">
      <w:pPr>
        <w:numPr>
          <w:ilvl w:val="0"/>
          <w:numId w:val="328"/>
        </w:numPr>
      </w:pPr>
      <w:r w:rsidRPr="001E18CD">
        <w:rPr>
          <w:rFonts w:ascii="Times New Roman" w:hAnsi="Times New Roman" w:cs="Times New Roman"/>
        </w:rPr>
        <w:t>​</w:t>
      </w:r>
      <w:r w:rsidRPr="001E18CD">
        <w:rPr>
          <w:b/>
          <w:bCs/>
        </w:rPr>
        <w:t>要在超时时间内定期喂狗</w:t>
      </w:r>
      <w:r w:rsidRPr="001E18CD">
        <w:t>，否则系统复位</w:t>
      </w:r>
    </w:p>
    <w:p w14:paraId="0299A6D2" w14:textId="77777777" w:rsidR="00A30456" w:rsidRPr="001E18CD" w:rsidRDefault="00A30456">
      <w:pPr>
        <w:numPr>
          <w:ilvl w:val="0"/>
          <w:numId w:val="328"/>
        </w:numPr>
      </w:pPr>
      <w:r w:rsidRPr="001E18CD">
        <w:rPr>
          <w:rFonts w:ascii="Times New Roman" w:hAnsi="Times New Roman" w:cs="Times New Roman"/>
        </w:rPr>
        <w:t>​</w:t>
      </w:r>
      <w:r w:rsidRPr="001E18CD">
        <w:rPr>
          <w:b/>
          <w:bCs/>
        </w:rPr>
        <w:t>重载值=0时</w:t>
      </w:r>
      <w:r w:rsidRPr="001E18CD">
        <w:t>超时时间最短（但不会立即复位）</w:t>
      </w:r>
    </w:p>
    <w:p w14:paraId="5BA17E42" w14:textId="77777777" w:rsidR="00A30456" w:rsidRPr="001E18CD" w:rsidRDefault="00A30456" w:rsidP="00A30456">
      <w:r w:rsidRPr="001E18CD">
        <w:t>这个函数是配置看门狗超时时间的核心参数，需要根据应用程序的执行时间合理设置，确保既能及时检测到程序跑飞，又不会因正常的程序执行而误触发复位。</w:t>
      </w:r>
    </w:p>
    <w:p w14:paraId="5D759E1E" w14:textId="77777777" w:rsidR="00A30456" w:rsidRPr="001E18CD" w:rsidRDefault="00A30456" w:rsidP="00A30456"/>
    <w:p w14:paraId="043FC436" w14:textId="77777777" w:rsidR="00A30456" w:rsidRDefault="00A30456" w:rsidP="00A30456">
      <w:pPr>
        <w:pStyle w:val="2"/>
      </w:pPr>
      <w:proofErr w:type="spellStart"/>
      <w:r w:rsidRPr="00A705A7">
        <w:t>IWDG_ReloadCounter</w:t>
      </w:r>
      <w:proofErr w:type="spellEnd"/>
      <w:r>
        <w:rPr>
          <w:rFonts w:hint="eastAsia"/>
        </w:rPr>
        <w:t>()</w:t>
      </w:r>
      <w:r>
        <w:br/>
      </w:r>
      <w:r w:rsidRPr="00A705A7">
        <w:rPr>
          <w:b/>
          <w:bCs/>
        </w:rPr>
        <w:t>重载 IWDG 计数器</w:t>
      </w:r>
      <w:r w:rsidRPr="00A705A7">
        <w:rPr>
          <w:rFonts w:ascii="Times New Roman" w:hAnsi="Times New Roman" w:cs="Times New Roman"/>
        </w:rPr>
        <w:t>​</w:t>
      </w:r>
      <w:r w:rsidRPr="00A705A7">
        <w:t>（俗称"喂狗"），防止看门狗超时复位系统</w:t>
      </w:r>
    </w:p>
    <w:p w14:paraId="1D5700E5" w14:textId="77777777" w:rsidR="00A30456" w:rsidRPr="00A705A7" w:rsidRDefault="00A30456" w:rsidP="00A30456">
      <w:r w:rsidRPr="00A705A7">
        <w:t xml:space="preserve">这个函数 </w:t>
      </w:r>
      <w:proofErr w:type="spellStart"/>
      <w:r w:rsidRPr="00A705A7">
        <w:t>IWDG_ReloadCounter</w:t>
      </w:r>
      <w:proofErr w:type="spellEnd"/>
      <w:r w:rsidRPr="00A705A7">
        <w:t>(void)是 STM32 独立看门狗（IWDG）的"喂狗"函数。让我为您详细解释：</w:t>
      </w:r>
    </w:p>
    <w:p w14:paraId="2DCA0A4A" w14:textId="77777777" w:rsidR="00A30456" w:rsidRPr="00A705A7" w:rsidRDefault="00A30456" w:rsidP="00A30456">
      <w:pPr>
        <w:pStyle w:val="3"/>
      </w:pPr>
      <w:r w:rsidRPr="00A705A7">
        <w:t>函数功能</w:t>
      </w:r>
    </w:p>
    <w:p w14:paraId="3AF97C18" w14:textId="77777777" w:rsidR="00A30456" w:rsidRPr="00A705A7" w:rsidRDefault="00A30456" w:rsidP="00A30456">
      <w:r w:rsidRPr="00A705A7">
        <w:rPr>
          <w:rFonts w:ascii="Times New Roman" w:hAnsi="Times New Roman" w:cs="Times New Roman"/>
        </w:rPr>
        <w:t>​</w:t>
      </w:r>
      <w:r w:rsidRPr="00A705A7">
        <w:rPr>
          <w:b/>
          <w:bCs/>
        </w:rPr>
        <w:t>重载 IWDG 计数器</w:t>
      </w:r>
      <w:r w:rsidRPr="00A705A7">
        <w:rPr>
          <w:rFonts w:ascii="Times New Roman" w:hAnsi="Times New Roman" w:cs="Times New Roman"/>
        </w:rPr>
        <w:t>​</w:t>
      </w:r>
      <w:r w:rsidRPr="00A705A7">
        <w:t>（俗称"喂狗"），防止看门狗超时复位系统。</w:t>
      </w:r>
    </w:p>
    <w:p w14:paraId="101A7BF0" w14:textId="77777777" w:rsidR="00A30456" w:rsidRPr="00A705A7" w:rsidRDefault="00A30456" w:rsidP="00A30456">
      <w:pPr>
        <w:pStyle w:val="3"/>
      </w:pPr>
      <w:r w:rsidRPr="00A705A7">
        <w:t>函数原型</w:t>
      </w:r>
    </w:p>
    <w:p w14:paraId="63116A25" w14:textId="77777777" w:rsidR="00A30456" w:rsidRPr="00A705A7" w:rsidRDefault="00A30456" w:rsidP="00A30456">
      <w:r w:rsidRPr="00A705A7">
        <w:t xml:space="preserve">void </w:t>
      </w:r>
      <w:proofErr w:type="spellStart"/>
      <w:r w:rsidRPr="00A705A7">
        <w:t>IWDG_ReloadCounter</w:t>
      </w:r>
      <w:proofErr w:type="spellEnd"/>
      <w:r w:rsidRPr="00A705A7">
        <w:t>(void);</w:t>
      </w:r>
    </w:p>
    <w:p w14:paraId="2E2203FB" w14:textId="77777777" w:rsidR="00A30456" w:rsidRPr="00A705A7" w:rsidRDefault="00A30456" w:rsidP="00A30456">
      <w:pPr>
        <w:pStyle w:val="3"/>
      </w:pPr>
      <w:r w:rsidRPr="00A705A7">
        <w:t>工作原理</w:t>
      </w:r>
    </w:p>
    <w:p w14:paraId="69FF754B" w14:textId="77777777" w:rsidR="00A30456" w:rsidRPr="00A705A7" w:rsidRDefault="00A30456" w:rsidP="00A30456">
      <w:r w:rsidRPr="00A705A7">
        <w:t>IWDG 是一个12位递减计数器：</w:t>
      </w:r>
    </w:p>
    <w:p w14:paraId="0843B888" w14:textId="77777777" w:rsidR="00A30456" w:rsidRPr="00A705A7" w:rsidRDefault="00A30456">
      <w:pPr>
        <w:numPr>
          <w:ilvl w:val="0"/>
          <w:numId w:val="329"/>
        </w:numPr>
      </w:pPr>
      <w:r w:rsidRPr="00A705A7">
        <w:t>看门狗启动后，计数器从重载值开始递减</w:t>
      </w:r>
    </w:p>
    <w:p w14:paraId="290AFDAB" w14:textId="77777777" w:rsidR="00A30456" w:rsidRPr="00A705A7" w:rsidRDefault="00A30456">
      <w:pPr>
        <w:numPr>
          <w:ilvl w:val="0"/>
          <w:numId w:val="329"/>
        </w:numPr>
      </w:pPr>
      <w:r w:rsidRPr="00A705A7">
        <w:lastRenderedPageBreak/>
        <w:t>当计数器减到0时，系统会复位</w:t>
      </w:r>
    </w:p>
    <w:p w14:paraId="25B24ECE" w14:textId="77777777" w:rsidR="00A30456" w:rsidRPr="00A705A7" w:rsidRDefault="00A30456">
      <w:pPr>
        <w:numPr>
          <w:ilvl w:val="0"/>
          <w:numId w:val="329"/>
        </w:numPr>
      </w:pPr>
      <w:r w:rsidRPr="00A705A7">
        <w:t>调用此函数会将计数器</w:t>
      </w:r>
      <w:r w:rsidRPr="00A705A7">
        <w:rPr>
          <w:b/>
          <w:bCs/>
        </w:rPr>
        <w:t>重新设置为重载值</w:t>
      </w:r>
      <w:r w:rsidRPr="00A705A7">
        <w:t>，防止复位</w:t>
      </w:r>
    </w:p>
    <w:p w14:paraId="44860BD4" w14:textId="77777777" w:rsidR="00A30456" w:rsidRPr="00A705A7" w:rsidRDefault="00A30456" w:rsidP="00A30456">
      <w:pPr>
        <w:pStyle w:val="3"/>
      </w:pPr>
      <w:r w:rsidRPr="00A705A7">
        <w:t>底层寄存器操作</w:t>
      </w:r>
    </w:p>
    <w:p w14:paraId="6580996F" w14:textId="77777777" w:rsidR="00A30456" w:rsidRPr="00A705A7" w:rsidRDefault="00A30456" w:rsidP="00A30456">
      <w:r w:rsidRPr="00A705A7">
        <w:t>这个函数向 IWDG 的键寄存器（IWDG_KR）写入重载命令：</w:t>
      </w:r>
    </w:p>
    <w:p w14:paraId="118B13DD" w14:textId="77777777" w:rsidR="00A30456" w:rsidRPr="00A705A7" w:rsidRDefault="00A30456" w:rsidP="00A30456">
      <w:r w:rsidRPr="00A705A7">
        <w:t xml:space="preserve">void </w:t>
      </w:r>
      <w:proofErr w:type="spellStart"/>
      <w:r w:rsidRPr="00A705A7">
        <w:t>IWDG_ReloadCounter</w:t>
      </w:r>
      <w:proofErr w:type="spellEnd"/>
      <w:r w:rsidRPr="00A705A7">
        <w:t>(void)</w:t>
      </w:r>
    </w:p>
    <w:p w14:paraId="1F85C547" w14:textId="77777777" w:rsidR="00A30456" w:rsidRPr="00A705A7" w:rsidRDefault="00A30456" w:rsidP="00A30456">
      <w:r w:rsidRPr="00A705A7">
        <w:t>{</w:t>
      </w:r>
    </w:p>
    <w:p w14:paraId="69EDECE9" w14:textId="77777777" w:rsidR="00A30456" w:rsidRPr="00A705A7" w:rsidRDefault="00A30456" w:rsidP="00A30456">
      <w:r w:rsidRPr="00A705A7">
        <w:t xml:space="preserve">    IWDG-&gt;KR = 0xAAAA;  // 重载计数器的魔术值</w:t>
      </w:r>
    </w:p>
    <w:p w14:paraId="67A6A8B8" w14:textId="77777777" w:rsidR="00A30456" w:rsidRPr="00A705A7" w:rsidRDefault="00A30456" w:rsidP="00A30456">
      <w:r w:rsidRPr="00A705A7">
        <w:t>}</w:t>
      </w:r>
    </w:p>
    <w:p w14:paraId="7FA38144" w14:textId="77777777" w:rsidR="00A30456" w:rsidRPr="00A705A7" w:rsidRDefault="00A30456" w:rsidP="00A30456">
      <w:pPr>
        <w:pStyle w:val="3"/>
      </w:pPr>
      <w:r w:rsidRPr="00A705A7">
        <w:t>典型使用流程</w:t>
      </w:r>
    </w:p>
    <w:p w14:paraId="3EA31985" w14:textId="77777777" w:rsidR="00A30456" w:rsidRPr="00A705A7" w:rsidRDefault="00A30456" w:rsidP="00A30456">
      <w:r w:rsidRPr="00A705A7">
        <w:t>// 1. 初始化看门狗</w:t>
      </w:r>
    </w:p>
    <w:p w14:paraId="1216DB10" w14:textId="77777777" w:rsidR="00A30456" w:rsidRPr="00A705A7" w:rsidRDefault="00A30456" w:rsidP="00A30456">
      <w:r w:rsidRPr="00A705A7">
        <w:t xml:space="preserve">void </w:t>
      </w:r>
      <w:proofErr w:type="spellStart"/>
      <w:r w:rsidRPr="00A705A7">
        <w:t>IWDG_Init</w:t>
      </w:r>
      <w:proofErr w:type="spellEnd"/>
      <w:r w:rsidRPr="00A705A7">
        <w:t>(void)</w:t>
      </w:r>
    </w:p>
    <w:p w14:paraId="11DE9CD4" w14:textId="77777777" w:rsidR="00A30456" w:rsidRPr="00A705A7" w:rsidRDefault="00A30456" w:rsidP="00A30456">
      <w:r w:rsidRPr="00A705A7">
        <w:t>{</w:t>
      </w:r>
    </w:p>
    <w:p w14:paraId="24332458" w14:textId="77777777" w:rsidR="00A30456" w:rsidRPr="00A705A7" w:rsidRDefault="00A30456" w:rsidP="00A30456">
      <w:r w:rsidRPr="00A705A7">
        <w:t xml:space="preserve">    </w:t>
      </w:r>
      <w:proofErr w:type="spellStart"/>
      <w:r w:rsidRPr="00A705A7">
        <w:t>IWDG_</w:t>
      </w:r>
      <w:proofErr w:type="gramStart"/>
      <w:r w:rsidRPr="00A705A7">
        <w:t>WriteAccessCmd</w:t>
      </w:r>
      <w:proofErr w:type="spellEnd"/>
      <w:r w:rsidRPr="00A705A7">
        <w:t>(</w:t>
      </w:r>
      <w:proofErr w:type="spellStart"/>
      <w:proofErr w:type="gramEnd"/>
      <w:r w:rsidRPr="00A705A7">
        <w:t>IWDG_WriteAccess_Enable</w:t>
      </w:r>
      <w:proofErr w:type="spellEnd"/>
      <w:r w:rsidRPr="00A705A7">
        <w:t>);</w:t>
      </w:r>
    </w:p>
    <w:p w14:paraId="590607B4" w14:textId="77777777" w:rsidR="00A30456" w:rsidRPr="00A705A7" w:rsidRDefault="00A30456" w:rsidP="00A30456">
      <w:r w:rsidRPr="00A705A7">
        <w:t xml:space="preserve">    </w:t>
      </w:r>
      <w:proofErr w:type="spellStart"/>
      <w:r w:rsidRPr="00A705A7">
        <w:t>IWDG_</w:t>
      </w:r>
      <w:proofErr w:type="gramStart"/>
      <w:r w:rsidRPr="00A705A7">
        <w:t>SetPrescaler</w:t>
      </w:r>
      <w:proofErr w:type="spellEnd"/>
      <w:r w:rsidRPr="00A705A7">
        <w:t>(</w:t>
      </w:r>
      <w:proofErr w:type="gramEnd"/>
      <w:r w:rsidRPr="00A705A7">
        <w:t>IWDG_Prescaler_32);</w:t>
      </w:r>
    </w:p>
    <w:p w14:paraId="57626605" w14:textId="77777777" w:rsidR="00A30456" w:rsidRPr="00A705A7" w:rsidRDefault="00A30456" w:rsidP="00A30456">
      <w:r w:rsidRPr="00A705A7">
        <w:t xml:space="preserve">    </w:t>
      </w:r>
      <w:proofErr w:type="spellStart"/>
      <w:r w:rsidRPr="00A705A7">
        <w:t>IWDG_SetReload</w:t>
      </w:r>
      <w:proofErr w:type="spellEnd"/>
      <w:r w:rsidRPr="00A705A7">
        <w:t>(0x0FFF);  // 约3.28秒超时</w:t>
      </w:r>
    </w:p>
    <w:p w14:paraId="74F0C1A7" w14:textId="77777777" w:rsidR="00A30456" w:rsidRPr="00A705A7" w:rsidRDefault="00A30456" w:rsidP="00A30456">
      <w:r w:rsidRPr="00A705A7">
        <w:t xml:space="preserve">    </w:t>
      </w:r>
      <w:proofErr w:type="spellStart"/>
      <w:r w:rsidRPr="00A705A7">
        <w:t>IWDG_ReloadCounter</w:t>
      </w:r>
      <w:proofErr w:type="spellEnd"/>
      <w:r w:rsidRPr="00A705A7">
        <w:t>();    // 初始重载</w:t>
      </w:r>
    </w:p>
    <w:p w14:paraId="53421CD3" w14:textId="77777777" w:rsidR="00A30456" w:rsidRPr="00A705A7" w:rsidRDefault="00A30456" w:rsidP="00A30456">
      <w:r w:rsidRPr="00A705A7">
        <w:t xml:space="preserve">    </w:t>
      </w:r>
      <w:proofErr w:type="spellStart"/>
      <w:r w:rsidRPr="00A705A7">
        <w:t>IWDG_Enable</w:t>
      </w:r>
      <w:proofErr w:type="spellEnd"/>
      <w:r w:rsidRPr="00A705A7">
        <w:t>();           // 启动看门狗</w:t>
      </w:r>
    </w:p>
    <w:p w14:paraId="2A58BFEB" w14:textId="77777777" w:rsidR="00A30456" w:rsidRPr="00A705A7" w:rsidRDefault="00A30456" w:rsidP="00A30456">
      <w:r w:rsidRPr="00A705A7">
        <w:t>}</w:t>
      </w:r>
    </w:p>
    <w:p w14:paraId="29C7581D" w14:textId="77777777" w:rsidR="00A30456" w:rsidRPr="00A705A7" w:rsidRDefault="00A30456" w:rsidP="00A30456"/>
    <w:p w14:paraId="5F8C1DC9" w14:textId="77777777" w:rsidR="00A30456" w:rsidRPr="00A705A7" w:rsidRDefault="00A30456" w:rsidP="00A30456">
      <w:r w:rsidRPr="00A705A7">
        <w:t>// 2. 在主循环中定期喂狗</w:t>
      </w:r>
    </w:p>
    <w:p w14:paraId="1D5F8C47" w14:textId="77777777" w:rsidR="00A30456" w:rsidRPr="00A705A7" w:rsidRDefault="00A30456" w:rsidP="00A30456">
      <w:r w:rsidRPr="00A705A7">
        <w:t>int main(void)</w:t>
      </w:r>
    </w:p>
    <w:p w14:paraId="7595349D" w14:textId="77777777" w:rsidR="00A30456" w:rsidRPr="00A705A7" w:rsidRDefault="00A30456" w:rsidP="00A30456">
      <w:r w:rsidRPr="00A705A7">
        <w:t>{</w:t>
      </w:r>
    </w:p>
    <w:p w14:paraId="78106D68" w14:textId="77777777" w:rsidR="00A30456" w:rsidRPr="00A705A7" w:rsidRDefault="00A30456" w:rsidP="00A30456">
      <w:r w:rsidRPr="00A705A7">
        <w:t xml:space="preserve">    </w:t>
      </w:r>
      <w:proofErr w:type="spellStart"/>
      <w:r w:rsidRPr="00A705A7">
        <w:t>IWDG_</w:t>
      </w:r>
      <w:proofErr w:type="gramStart"/>
      <w:r w:rsidRPr="00A705A7">
        <w:t>Init</w:t>
      </w:r>
      <w:proofErr w:type="spellEnd"/>
      <w:r w:rsidRPr="00A705A7">
        <w:t>(</w:t>
      </w:r>
      <w:proofErr w:type="gramEnd"/>
      <w:r w:rsidRPr="00A705A7">
        <w:t>);</w:t>
      </w:r>
    </w:p>
    <w:p w14:paraId="29423115" w14:textId="77777777" w:rsidR="00A30456" w:rsidRPr="00A705A7" w:rsidRDefault="00A30456" w:rsidP="00A30456">
      <w:r w:rsidRPr="00A705A7">
        <w:t xml:space="preserve">    </w:t>
      </w:r>
    </w:p>
    <w:p w14:paraId="6B61C7AC" w14:textId="77777777" w:rsidR="00A30456" w:rsidRPr="00A705A7" w:rsidRDefault="00A30456" w:rsidP="00A30456">
      <w:r w:rsidRPr="00A705A7">
        <w:t xml:space="preserve">    </w:t>
      </w:r>
      <w:proofErr w:type="gramStart"/>
      <w:r w:rsidRPr="00A705A7">
        <w:t>while(</w:t>
      </w:r>
      <w:proofErr w:type="gramEnd"/>
      <w:r w:rsidRPr="00A705A7">
        <w:t>1)</w:t>
      </w:r>
    </w:p>
    <w:p w14:paraId="2135F18B" w14:textId="77777777" w:rsidR="00A30456" w:rsidRPr="00A705A7" w:rsidRDefault="00A30456" w:rsidP="00A30456">
      <w:r w:rsidRPr="00A705A7">
        <w:t xml:space="preserve">    {</w:t>
      </w:r>
    </w:p>
    <w:p w14:paraId="2D80363E" w14:textId="77777777" w:rsidR="00A30456" w:rsidRPr="00A705A7" w:rsidRDefault="00A30456" w:rsidP="00A30456">
      <w:r w:rsidRPr="00A705A7">
        <w:lastRenderedPageBreak/>
        <w:t xml:space="preserve">        // 执行主要任务...</w:t>
      </w:r>
    </w:p>
    <w:p w14:paraId="2AADACB6" w14:textId="77777777" w:rsidR="00A30456" w:rsidRPr="00A705A7" w:rsidRDefault="00A30456" w:rsidP="00A30456">
      <w:r w:rsidRPr="00A705A7">
        <w:t xml:space="preserve">        </w:t>
      </w:r>
      <w:proofErr w:type="spellStart"/>
      <w:proofErr w:type="gramStart"/>
      <w:r w:rsidRPr="00A705A7">
        <w:t>ProcessData</w:t>
      </w:r>
      <w:proofErr w:type="spellEnd"/>
      <w:r w:rsidRPr="00A705A7">
        <w:t>(</w:t>
      </w:r>
      <w:proofErr w:type="gramEnd"/>
      <w:r w:rsidRPr="00A705A7">
        <w:t>);</w:t>
      </w:r>
    </w:p>
    <w:p w14:paraId="63C780D5" w14:textId="77777777" w:rsidR="00A30456" w:rsidRPr="00A705A7" w:rsidRDefault="00A30456" w:rsidP="00A30456">
      <w:r w:rsidRPr="00A705A7">
        <w:t xml:space="preserve">        </w:t>
      </w:r>
    </w:p>
    <w:p w14:paraId="77A6467D" w14:textId="77777777" w:rsidR="00A30456" w:rsidRPr="00A705A7" w:rsidRDefault="00A30456" w:rsidP="00A30456">
      <w:r w:rsidRPr="00A705A7">
        <w:t xml:space="preserve">        // 喂狗（必须在超时时间内调用）</w:t>
      </w:r>
    </w:p>
    <w:p w14:paraId="40EB24D1" w14:textId="77777777" w:rsidR="00A30456" w:rsidRPr="00A705A7" w:rsidRDefault="00A30456" w:rsidP="00A30456">
      <w:r w:rsidRPr="00A705A7">
        <w:t xml:space="preserve">        </w:t>
      </w:r>
      <w:proofErr w:type="spellStart"/>
      <w:r w:rsidRPr="00A705A7">
        <w:t>IWDG_</w:t>
      </w:r>
      <w:proofErr w:type="gramStart"/>
      <w:r w:rsidRPr="00A705A7">
        <w:t>ReloadCounter</w:t>
      </w:r>
      <w:proofErr w:type="spellEnd"/>
      <w:r w:rsidRPr="00A705A7">
        <w:t>(</w:t>
      </w:r>
      <w:proofErr w:type="gramEnd"/>
      <w:r w:rsidRPr="00A705A7">
        <w:t>);</w:t>
      </w:r>
    </w:p>
    <w:p w14:paraId="17F04610" w14:textId="77777777" w:rsidR="00A30456" w:rsidRPr="00A705A7" w:rsidRDefault="00A30456" w:rsidP="00A30456">
      <w:r w:rsidRPr="00A705A7">
        <w:t xml:space="preserve">        </w:t>
      </w:r>
    </w:p>
    <w:p w14:paraId="77BC8902" w14:textId="77777777" w:rsidR="00A30456" w:rsidRPr="00A705A7" w:rsidRDefault="00A30456" w:rsidP="00A30456">
      <w:r w:rsidRPr="00A705A7">
        <w:t xml:space="preserve">        // 其他任务...</w:t>
      </w:r>
    </w:p>
    <w:p w14:paraId="16E11095" w14:textId="77777777" w:rsidR="00A30456" w:rsidRPr="00A705A7" w:rsidRDefault="00A30456" w:rsidP="00A30456">
      <w:r w:rsidRPr="00A705A7">
        <w:t xml:space="preserve">        </w:t>
      </w:r>
      <w:proofErr w:type="spellStart"/>
      <w:proofErr w:type="gramStart"/>
      <w:r w:rsidRPr="00A705A7">
        <w:t>UpdateDisplay</w:t>
      </w:r>
      <w:proofErr w:type="spellEnd"/>
      <w:r w:rsidRPr="00A705A7">
        <w:t>(</w:t>
      </w:r>
      <w:proofErr w:type="gramEnd"/>
      <w:r w:rsidRPr="00A705A7">
        <w:t>);</w:t>
      </w:r>
    </w:p>
    <w:p w14:paraId="5345EB89" w14:textId="77777777" w:rsidR="00A30456" w:rsidRPr="00A705A7" w:rsidRDefault="00A30456" w:rsidP="00A30456">
      <w:r w:rsidRPr="00A705A7">
        <w:t xml:space="preserve">    }</w:t>
      </w:r>
    </w:p>
    <w:p w14:paraId="3C69C495" w14:textId="77777777" w:rsidR="00A30456" w:rsidRPr="00A705A7" w:rsidRDefault="00A30456" w:rsidP="00A30456">
      <w:r w:rsidRPr="00A705A7">
        <w:t>}</w:t>
      </w:r>
    </w:p>
    <w:p w14:paraId="40A74B7D" w14:textId="77777777" w:rsidR="00A30456" w:rsidRPr="00A705A7" w:rsidRDefault="00A30456" w:rsidP="00A30456">
      <w:pPr>
        <w:pStyle w:val="3"/>
      </w:pPr>
      <w:r w:rsidRPr="00A705A7">
        <w:t>完整示例代码</w:t>
      </w:r>
    </w:p>
    <w:p w14:paraId="6D07DF90" w14:textId="77777777" w:rsidR="00A30456" w:rsidRPr="00A705A7" w:rsidRDefault="00A30456" w:rsidP="00A30456">
      <w:proofErr w:type="gramStart"/>
      <w:r w:rsidRPr="00A705A7">
        <w:t>#include</w:t>
      </w:r>
      <w:proofErr w:type="gramEnd"/>
      <w:r w:rsidRPr="00A705A7">
        <w:t xml:space="preserve"> "stm32f10x.h"</w:t>
      </w:r>
    </w:p>
    <w:p w14:paraId="62187964" w14:textId="77777777" w:rsidR="00A30456" w:rsidRPr="00A705A7" w:rsidRDefault="00A30456" w:rsidP="00A30456">
      <w:proofErr w:type="gramStart"/>
      <w:r w:rsidRPr="00A705A7">
        <w:t>#include</w:t>
      </w:r>
      <w:proofErr w:type="gramEnd"/>
      <w:r w:rsidRPr="00A705A7">
        <w:t xml:space="preserve"> "stm32f10x_iwdg</w:t>
      </w:r>
      <w:proofErr w:type="gramStart"/>
      <w:r w:rsidRPr="00A705A7">
        <w:t>.h</w:t>
      </w:r>
      <w:proofErr w:type="gramEnd"/>
      <w:r w:rsidRPr="00A705A7">
        <w:t>"</w:t>
      </w:r>
    </w:p>
    <w:p w14:paraId="5FF5E8B0" w14:textId="77777777" w:rsidR="00A30456" w:rsidRPr="00A705A7" w:rsidRDefault="00A30456" w:rsidP="00A30456"/>
    <w:p w14:paraId="77EC8F56" w14:textId="77777777" w:rsidR="00A30456" w:rsidRPr="00A705A7" w:rsidRDefault="00A30456" w:rsidP="00A30456">
      <w:r w:rsidRPr="00A705A7">
        <w:t>// 看门狗初始化</w:t>
      </w:r>
    </w:p>
    <w:p w14:paraId="4943C98E" w14:textId="77777777" w:rsidR="00A30456" w:rsidRPr="00A705A7" w:rsidRDefault="00A30456" w:rsidP="00A30456">
      <w:r w:rsidRPr="00A705A7">
        <w:t>void IWDG_Init_3s(void)</w:t>
      </w:r>
    </w:p>
    <w:p w14:paraId="48983B68" w14:textId="77777777" w:rsidR="00A30456" w:rsidRPr="00A705A7" w:rsidRDefault="00A30456" w:rsidP="00A30456">
      <w:r w:rsidRPr="00A705A7">
        <w:t>{</w:t>
      </w:r>
    </w:p>
    <w:p w14:paraId="132BD110" w14:textId="77777777" w:rsidR="00A30456" w:rsidRPr="00A705A7" w:rsidRDefault="00A30456" w:rsidP="00A30456">
      <w:r w:rsidRPr="00A705A7">
        <w:t xml:space="preserve">    // 启用写访问</w:t>
      </w:r>
    </w:p>
    <w:p w14:paraId="130002D8" w14:textId="77777777" w:rsidR="00A30456" w:rsidRPr="00A705A7" w:rsidRDefault="00A30456" w:rsidP="00A30456">
      <w:r w:rsidRPr="00A705A7">
        <w:t xml:space="preserve">    </w:t>
      </w:r>
      <w:proofErr w:type="spellStart"/>
      <w:r w:rsidRPr="00A705A7">
        <w:t>IWDG_</w:t>
      </w:r>
      <w:proofErr w:type="gramStart"/>
      <w:r w:rsidRPr="00A705A7">
        <w:t>WriteAccessCmd</w:t>
      </w:r>
      <w:proofErr w:type="spellEnd"/>
      <w:r w:rsidRPr="00A705A7">
        <w:t>(</w:t>
      </w:r>
      <w:proofErr w:type="spellStart"/>
      <w:proofErr w:type="gramEnd"/>
      <w:r w:rsidRPr="00A705A7">
        <w:t>IWDG_WriteAccess_Enable</w:t>
      </w:r>
      <w:proofErr w:type="spellEnd"/>
      <w:r w:rsidRPr="00A705A7">
        <w:t>);</w:t>
      </w:r>
    </w:p>
    <w:p w14:paraId="0279DC82" w14:textId="77777777" w:rsidR="00A30456" w:rsidRPr="00A705A7" w:rsidRDefault="00A30456" w:rsidP="00A30456">
      <w:r w:rsidRPr="00A705A7">
        <w:t xml:space="preserve">    </w:t>
      </w:r>
    </w:p>
    <w:p w14:paraId="180D1802" w14:textId="77777777" w:rsidR="00A30456" w:rsidRPr="00A705A7" w:rsidRDefault="00A30456" w:rsidP="00A30456">
      <w:r w:rsidRPr="00A705A7">
        <w:t xml:space="preserve">    // 设置预分频器为32分频</w:t>
      </w:r>
    </w:p>
    <w:p w14:paraId="495EC1B8" w14:textId="77777777" w:rsidR="00A30456" w:rsidRPr="00A705A7" w:rsidRDefault="00A30456" w:rsidP="00A30456">
      <w:r w:rsidRPr="00A705A7">
        <w:t xml:space="preserve">    </w:t>
      </w:r>
      <w:proofErr w:type="spellStart"/>
      <w:r w:rsidRPr="00A705A7">
        <w:t>IWDG_</w:t>
      </w:r>
      <w:proofErr w:type="gramStart"/>
      <w:r w:rsidRPr="00A705A7">
        <w:t>SetPrescaler</w:t>
      </w:r>
      <w:proofErr w:type="spellEnd"/>
      <w:r w:rsidRPr="00A705A7">
        <w:t>(</w:t>
      </w:r>
      <w:proofErr w:type="gramEnd"/>
      <w:r w:rsidRPr="00A705A7">
        <w:t>IWDG_Prescaler_32);</w:t>
      </w:r>
    </w:p>
    <w:p w14:paraId="533A9B24" w14:textId="77777777" w:rsidR="00A30456" w:rsidRPr="00A705A7" w:rsidRDefault="00A30456" w:rsidP="00A30456">
      <w:r w:rsidRPr="00A705A7">
        <w:t xml:space="preserve">    </w:t>
      </w:r>
    </w:p>
    <w:p w14:paraId="0A5E921E" w14:textId="77777777" w:rsidR="00A30456" w:rsidRPr="00A705A7" w:rsidRDefault="00A30456" w:rsidP="00A30456">
      <w:r w:rsidRPr="00A705A7">
        <w:t xml:space="preserve">    // 设置重载值（约3.28秒超时）</w:t>
      </w:r>
    </w:p>
    <w:p w14:paraId="69183ACC" w14:textId="77777777" w:rsidR="00A30456" w:rsidRPr="00A705A7" w:rsidRDefault="00A30456" w:rsidP="00A30456">
      <w:r w:rsidRPr="00A705A7">
        <w:t xml:space="preserve">    </w:t>
      </w:r>
      <w:proofErr w:type="spellStart"/>
      <w:r w:rsidRPr="00A705A7">
        <w:t>IWDG_SetReload</w:t>
      </w:r>
      <w:proofErr w:type="spellEnd"/>
      <w:r w:rsidRPr="00A705A7">
        <w:t>(0x0FFF);</w:t>
      </w:r>
    </w:p>
    <w:p w14:paraId="6194A343" w14:textId="77777777" w:rsidR="00A30456" w:rsidRPr="00A705A7" w:rsidRDefault="00A30456" w:rsidP="00A30456">
      <w:r w:rsidRPr="00A705A7">
        <w:t xml:space="preserve">    </w:t>
      </w:r>
    </w:p>
    <w:p w14:paraId="1E48248C" w14:textId="77777777" w:rsidR="00A30456" w:rsidRPr="00A705A7" w:rsidRDefault="00A30456" w:rsidP="00A30456">
      <w:r w:rsidRPr="00A705A7">
        <w:lastRenderedPageBreak/>
        <w:t xml:space="preserve">    // 重载计数器（初始喂狗）</w:t>
      </w:r>
    </w:p>
    <w:p w14:paraId="50AED537" w14:textId="77777777" w:rsidR="00A30456" w:rsidRPr="00A705A7" w:rsidRDefault="00A30456" w:rsidP="00A30456">
      <w:r w:rsidRPr="00A705A7">
        <w:t xml:space="preserve">    </w:t>
      </w:r>
      <w:proofErr w:type="spellStart"/>
      <w:r w:rsidRPr="00A705A7">
        <w:t>IWDG_</w:t>
      </w:r>
      <w:proofErr w:type="gramStart"/>
      <w:r w:rsidRPr="00A705A7">
        <w:t>ReloadCounter</w:t>
      </w:r>
      <w:proofErr w:type="spellEnd"/>
      <w:r w:rsidRPr="00A705A7">
        <w:t>(</w:t>
      </w:r>
      <w:proofErr w:type="gramEnd"/>
      <w:r w:rsidRPr="00A705A7">
        <w:t>);</w:t>
      </w:r>
    </w:p>
    <w:p w14:paraId="5E368E53" w14:textId="77777777" w:rsidR="00A30456" w:rsidRPr="00A705A7" w:rsidRDefault="00A30456" w:rsidP="00A30456">
      <w:r w:rsidRPr="00A705A7">
        <w:t xml:space="preserve">    </w:t>
      </w:r>
    </w:p>
    <w:p w14:paraId="6DFEDCD8" w14:textId="77777777" w:rsidR="00A30456" w:rsidRPr="00A705A7" w:rsidRDefault="00A30456" w:rsidP="00A30456">
      <w:r w:rsidRPr="00A705A7">
        <w:t xml:space="preserve">    // 启动看门狗</w:t>
      </w:r>
    </w:p>
    <w:p w14:paraId="656B2A60" w14:textId="77777777" w:rsidR="00A30456" w:rsidRPr="00A705A7" w:rsidRDefault="00A30456" w:rsidP="00A30456">
      <w:r w:rsidRPr="00A705A7">
        <w:t xml:space="preserve">    </w:t>
      </w:r>
      <w:proofErr w:type="spellStart"/>
      <w:r w:rsidRPr="00A705A7">
        <w:t>IWDG_</w:t>
      </w:r>
      <w:proofErr w:type="gramStart"/>
      <w:r w:rsidRPr="00A705A7">
        <w:t>Enable</w:t>
      </w:r>
      <w:proofErr w:type="spellEnd"/>
      <w:r w:rsidRPr="00A705A7">
        <w:t>(</w:t>
      </w:r>
      <w:proofErr w:type="gramEnd"/>
      <w:r w:rsidRPr="00A705A7">
        <w:t>);</w:t>
      </w:r>
    </w:p>
    <w:p w14:paraId="5B4591E5" w14:textId="77777777" w:rsidR="00A30456" w:rsidRPr="00A705A7" w:rsidRDefault="00A30456" w:rsidP="00A30456">
      <w:r w:rsidRPr="00A705A7">
        <w:t xml:space="preserve">    </w:t>
      </w:r>
    </w:p>
    <w:p w14:paraId="16FAE30C" w14:textId="77777777" w:rsidR="00A30456" w:rsidRPr="00A705A7" w:rsidRDefault="00A30456" w:rsidP="00A30456">
      <w:r w:rsidRPr="00A705A7">
        <w:t xml:space="preserve">    /</w:t>
      </w:r>
      <w:proofErr w:type="gramStart"/>
      <w:r w:rsidRPr="00A705A7">
        <w:t>/ 禁用</w:t>
      </w:r>
      <w:proofErr w:type="gramEnd"/>
      <w:r w:rsidRPr="00A705A7">
        <w:t>写访问（可选，增加安全性）</w:t>
      </w:r>
    </w:p>
    <w:p w14:paraId="31E50992" w14:textId="77777777" w:rsidR="00A30456" w:rsidRPr="00A705A7" w:rsidRDefault="00A30456" w:rsidP="00A30456">
      <w:r w:rsidRPr="00A705A7">
        <w:t xml:space="preserve">    IWDG_</w:t>
      </w:r>
      <w:proofErr w:type="gramStart"/>
      <w:r w:rsidRPr="00A705A7">
        <w:t>WriteAccessCmd(</w:t>
      </w:r>
      <w:proofErr w:type="gramEnd"/>
      <w:r w:rsidRPr="00A705A7">
        <w:t>IWDG_WriteAccess_Disable);</w:t>
      </w:r>
    </w:p>
    <w:p w14:paraId="3AACE115" w14:textId="77777777" w:rsidR="00A30456" w:rsidRPr="00A705A7" w:rsidRDefault="00A30456" w:rsidP="00A30456">
      <w:r w:rsidRPr="00A705A7">
        <w:t>}</w:t>
      </w:r>
    </w:p>
    <w:p w14:paraId="1543C191" w14:textId="77777777" w:rsidR="00A30456" w:rsidRPr="00A705A7" w:rsidRDefault="00A30456" w:rsidP="00A30456"/>
    <w:p w14:paraId="63659078" w14:textId="77777777" w:rsidR="00A30456" w:rsidRPr="00A705A7" w:rsidRDefault="00A30456" w:rsidP="00A30456">
      <w:r w:rsidRPr="00A705A7">
        <w:t>// 复杂任务处理示例</w:t>
      </w:r>
    </w:p>
    <w:p w14:paraId="4A643FA8" w14:textId="77777777" w:rsidR="00A30456" w:rsidRPr="00A705A7" w:rsidRDefault="00A30456" w:rsidP="00A30456">
      <w:r w:rsidRPr="00A705A7">
        <w:t xml:space="preserve">void </w:t>
      </w:r>
      <w:proofErr w:type="spellStart"/>
      <w:r w:rsidRPr="00A705A7">
        <w:t>ProcessComplexTask</w:t>
      </w:r>
      <w:proofErr w:type="spellEnd"/>
      <w:r w:rsidRPr="00A705A7">
        <w:t>(void)</w:t>
      </w:r>
    </w:p>
    <w:p w14:paraId="02EAF7BC" w14:textId="77777777" w:rsidR="00A30456" w:rsidRPr="00A705A7" w:rsidRDefault="00A30456" w:rsidP="00A30456">
      <w:r w:rsidRPr="00A705A7">
        <w:t>{</w:t>
      </w:r>
    </w:p>
    <w:p w14:paraId="0B2EA9C3" w14:textId="77777777" w:rsidR="00A30456" w:rsidRPr="00A705A7" w:rsidRDefault="00A30456" w:rsidP="00A30456">
      <w:r w:rsidRPr="00A705A7">
        <w:t xml:space="preserve">    // 第一阶段任务</w:t>
      </w:r>
    </w:p>
    <w:p w14:paraId="183355BE" w14:textId="77777777" w:rsidR="00A30456" w:rsidRPr="00A705A7" w:rsidRDefault="00A30456" w:rsidP="00A30456">
      <w:r w:rsidRPr="00A705A7">
        <w:t xml:space="preserve">    </w:t>
      </w:r>
      <w:proofErr w:type="gramStart"/>
      <w:r w:rsidRPr="00A705A7">
        <w:t>for(</w:t>
      </w:r>
      <w:proofErr w:type="gramEnd"/>
      <w:r w:rsidRPr="00A705A7">
        <w:t xml:space="preserve">int </w:t>
      </w:r>
      <w:proofErr w:type="spellStart"/>
      <w:r w:rsidRPr="00A705A7">
        <w:t>i</w:t>
      </w:r>
      <w:proofErr w:type="spellEnd"/>
      <w:r w:rsidRPr="00A705A7">
        <w:t xml:space="preserve"> = 0; </w:t>
      </w:r>
      <w:proofErr w:type="spellStart"/>
      <w:r w:rsidRPr="00A705A7">
        <w:t>i</w:t>
      </w:r>
      <w:proofErr w:type="spellEnd"/>
      <w:r w:rsidRPr="00A705A7">
        <w:t xml:space="preserve"> &lt; 1000; </w:t>
      </w:r>
      <w:proofErr w:type="spellStart"/>
      <w:r w:rsidRPr="00A705A7">
        <w:t>i</w:t>
      </w:r>
      <w:proofErr w:type="spellEnd"/>
      <w:r w:rsidRPr="00A705A7">
        <w:t>++)</w:t>
      </w:r>
    </w:p>
    <w:p w14:paraId="046D1177" w14:textId="77777777" w:rsidR="00A30456" w:rsidRPr="00A705A7" w:rsidRDefault="00A30456" w:rsidP="00A30456">
      <w:r w:rsidRPr="00A705A7">
        <w:t xml:space="preserve">    {</w:t>
      </w:r>
    </w:p>
    <w:p w14:paraId="6743B657" w14:textId="77777777" w:rsidR="00A30456" w:rsidRPr="00A705A7" w:rsidRDefault="00A30456" w:rsidP="00A30456">
      <w:r w:rsidRPr="00A705A7">
        <w:t xml:space="preserve">        // 执行一些工作...</w:t>
      </w:r>
    </w:p>
    <w:p w14:paraId="2BB72154" w14:textId="77777777" w:rsidR="00A30456" w:rsidRPr="00A705A7" w:rsidRDefault="00A30456" w:rsidP="00A30456">
      <w:r w:rsidRPr="00A705A7">
        <w:t xml:space="preserve">    }</w:t>
      </w:r>
    </w:p>
    <w:p w14:paraId="2B865D19" w14:textId="77777777" w:rsidR="00A30456" w:rsidRPr="00A705A7" w:rsidRDefault="00A30456" w:rsidP="00A30456">
      <w:r w:rsidRPr="00A705A7">
        <w:t xml:space="preserve">    </w:t>
      </w:r>
    </w:p>
    <w:p w14:paraId="5CAE49CB" w14:textId="77777777" w:rsidR="00A30456" w:rsidRPr="00A705A7" w:rsidRDefault="00A30456" w:rsidP="00A30456">
      <w:r w:rsidRPr="00A705A7">
        <w:t xml:space="preserve">    // 长时间任务中间喂狗</w:t>
      </w:r>
    </w:p>
    <w:p w14:paraId="2551D60D" w14:textId="77777777" w:rsidR="00A30456" w:rsidRPr="00A705A7" w:rsidRDefault="00A30456" w:rsidP="00A30456">
      <w:r w:rsidRPr="00A705A7">
        <w:t xml:space="preserve">    </w:t>
      </w:r>
      <w:proofErr w:type="spellStart"/>
      <w:r w:rsidRPr="00A705A7">
        <w:t>IWDG_</w:t>
      </w:r>
      <w:proofErr w:type="gramStart"/>
      <w:r w:rsidRPr="00A705A7">
        <w:t>ReloadCounter</w:t>
      </w:r>
      <w:proofErr w:type="spellEnd"/>
      <w:r w:rsidRPr="00A705A7">
        <w:t>(</w:t>
      </w:r>
      <w:proofErr w:type="gramEnd"/>
      <w:r w:rsidRPr="00A705A7">
        <w:t>);</w:t>
      </w:r>
    </w:p>
    <w:p w14:paraId="4F8D7A60" w14:textId="77777777" w:rsidR="00A30456" w:rsidRPr="00A705A7" w:rsidRDefault="00A30456" w:rsidP="00A30456">
      <w:r w:rsidRPr="00A705A7">
        <w:t xml:space="preserve">    </w:t>
      </w:r>
    </w:p>
    <w:p w14:paraId="019CA3EC" w14:textId="77777777" w:rsidR="00A30456" w:rsidRPr="00A705A7" w:rsidRDefault="00A30456" w:rsidP="00A30456">
      <w:r w:rsidRPr="00A705A7">
        <w:t xml:space="preserve">    // 第二阶段任务（可能很耗时）</w:t>
      </w:r>
    </w:p>
    <w:p w14:paraId="71494F8D" w14:textId="77777777" w:rsidR="00A30456" w:rsidRPr="00A705A7" w:rsidRDefault="00A30456" w:rsidP="00A30456">
      <w:r w:rsidRPr="00A705A7">
        <w:t xml:space="preserve">    </w:t>
      </w:r>
      <w:proofErr w:type="gramStart"/>
      <w:r w:rsidRPr="00A705A7">
        <w:t>for(</w:t>
      </w:r>
      <w:proofErr w:type="gramEnd"/>
      <w:r w:rsidRPr="00A705A7">
        <w:t xml:space="preserve">int </w:t>
      </w:r>
      <w:proofErr w:type="spellStart"/>
      <w:r w:rsidRPr="00A705A7">
        <w:t>i</w:t>
      </w:r>
      <w:proofErr w:type="spellEnd"/>
      <w:r w:rsidRPr="00A705A7">
        <w:t xml:space="preserve"> = 0; </w:t>
      </w:r>
      <w:proofErr w:type="spellStart"/>
      <w:r w:rsidRPr="00A705A7">
        <w:t>i</w:t>
      </w:r>
      <w:proofErr w:type="spellEnd"/>
      <w:r w:rsidRPr="00A705A7">
        <w:t xml:space="preserve"> &lt; 5000; </w:t>
      </w:r>
      <w:proofErr w:type="spellStart"/>
      <w:r w:rsidRPr="00A705A7">
        <w:t>i</w:t>
      </w:r>
      <w:proofErr w:type="spellEnd"/>
      <w:r w:rsidRPr="00A705A7">
        <w:t>++)</w:t>
      </w:r>
    </w:p>
    <w:p w14:paraId="247DC49E" w14:textId="77777777" w:rsidR="00A30456" w:rsidRPr="00A705A7" w:rsidRDefault="00A30456" w:rsidP="00A30456">
      <w:r w:rsidRPr="00A705A7">
        <w:t xml:space="preserve">    {</w:t>
      </w:r>
    </w:p>
    <w:p w14:paraId="07ECB21A" w14:textId="77777777" w:rsidR="00A30456" w:rsidRPr="00A705A7" w:rsidRDefault="00A30456" w:rsidP="00A30456">
      <w:r w:rsidRPr="00A705A7">
        <w:t xml:space="preserve">        // 执行更多工作...</w:t>
      </w:r>
    </w:p>
    <w:p w14:paraId="1E79349D" w14:textId="77777777" w:rsidR="00A30456" w:rsidRPr="00A705A7" w:rsidRDefault="00A30456" w:rsidP="00A30456">
      <w:r w:rsidRPr="00A705A7">
        <w:t xml:space="preserve">    }</w:t>
      </w:r>
    </w:p>
    <w:p w14:paraId="2AE4221C" w14:textId="77777777" w:rsidR="00A30456" w:rsidRPr="00A705A7" w:rsidRDefault="00A30456" w:rsidP="00A30456">
      <w:r w:rsidRPr="00A705A7">
        <w:lastRenderedPageBreak/>
        <w:t xml:space="preserve">    </w:t>
      </w:r>
    </w:p>
    <w:p w14:paraId="0CFD530F" w14:textId="77777777" w:rsidR="00A30456" w:rsidRPr="00A705A7" w:rsidRDefault="00A30456" w:rsidP="00A30456">
      <w:r w:rsidRPr="00A705A7">
        <w:t xml:space="preserve">    // 再次喂狗</w:t>
      </w:r>
    </w:p>
    <w:p w14:paraId="6D68137B" w14:textId="77777777" w:rsidR="00A30456" w:rsidRPr="00A705A7" w:rsidRDefault="00A30456" w:rsidP="00A30456">
      <w:r w:rsidRPr="00A705A7">
        <w:t xml:space="preserve">    </w:t>
      </w:r>
      <w:proofErr w:type="spellStart"/>
      <w:r w:rsidRPr="00A705A7">
        <w:t>IWDG_</w:t>
      </w:r>
      <w:proofErr w:type="gramStart"/>
      <w:r w:rsidRPr="00A705A7">
        <w:t>ReloadCounter</w:t>
      </w:r>
      <w:proofErr w:type="spellEnd"/>
      <w:r w:rsidRPr="00A705A7">
        <w:t>(</w:t>
      </w:r>
      <w:proofErr w:type="gramEnd"/>
      <w:r w:rsidRPr="00A705A7">
        <w:t>);</w:t>
      </w:r>
    </w:p>
    <w:p w14:paraId="4CC035E4" w14:textId="77777777" w:rsidR="00A30456" w:rsidRPr="00A705A7" w:rsidRDefault="00A30456" w:rsidP="00A30456">
      <w:r w:rsidRPr="00A705A7">
        <w:t>}</w:t>
      </w:r>
    </w:p>
    <w:p w14:paraId="04E04E5D" w14:textId="77777777" w:rsidR="00A30456" w:rsidRPr="00A705A7" w:rsidRDefault="00A30456" w:rsidP="00A30456"/>
    <w:p w14:paraId="2C2AF3CB" w14:textId="77777777" w:rsidR="00A30456" w:rsidRPr="00A705A7" w:rsidRDefault="00A30456" w:rsidP="00A30456">
      <w:r w:rsidRPr="00A705A7">
        <w:t>// 主应用程序</w:t>
      </w:r>
    </w:p>
    <w:p w14:paraId="06D77A75" w14:textId="77777777" w:rsidR="00A30456" w:rsidRPr="00A705A7" w:rsidRDefault="00A30456" w:rsidP="00A30456">
      <w:r w:rsidRPr="00A705A7">
        <w:t>int main(void)</w:t>
      </w:r>
    </w:p>
    <w:p w14:paraId="13818777" w14:textId="77777777" w:rsidR="00A30456" w:rsidRPr="00A705A7" w:rsidRDefault="00A30456" w:rsidP="00A30456">
      <w:r w:rsidRPr="00A705A7">
        <w:t>{</w:t>
      </w:r>
    </w:p>
    <w:p w14:paraId="6B36931B" w14:textId="77777777" w:rsidR="00A30456" w:rsidRPr="00A705A7" w:rsidRDefault="00A30456" w:rsidP="00A30456">
      <w:r w:rsidRPr="00A705A7">
        <w:t xml:space="preserve">    // 初始化系统和外设</w:t>
      </w:r>
    </w:p>
    <w:p w14:paraId="27B65976" w14:textId="77777777" w:rsidR="00A30456" w:rsidRPr="00A705A7" w:rsidRDefault="00A30456" w:rsidP="00A30456">
      <w:r w:rsidRPr="00A705A7">
        <w:t xml:space="preserve">    </w:t>
      </w:r>
      <w:proofErr w:type="spellStart"/>
      <w:proofErr w:type="gramStart"/>
      <w:r w:rsidRPr="00A705A7">
        <w:t>SystemInit</w:t>
      </w:r>
      <w:proofErr w:type="spellEnd"/>
      <w:r w:rsidRPr="00A705A7">
        <w:t>(</w:t>
      </w:r>
      <w:proofErr w:type="gramEnd"/>
      <w:r w:rsidRPr="00A705A7">
        <w:t>);</w:t>
      </w:r>
    </w:p>
    <w:p w14:paraId="1992D804" w14:textId="77777777" w:rsidR="00A30456" w:rsidRPr="00A705A7" w:rsidRDefault="00A30456" w:rsidP="00A30456">
      <w:r w:rsidRPr="00A705A7">
        <w:t xml:space="preserve">    </w:t>
      </w:r>
      <w:proofErr w:type="spellStart"/>
      <w:r w:rsidRPr="00A705A7">
        <w:t>GPIO_</w:t>
      </w:r>
      <w:proofErr w:type="gramStart"/>
      <w:r w:rsidRPr="00A705A7">
        <w:t>Init</w:t>
      </w:r>
      <w:proofErr w:type="spellEnd"/>
      <w:r w:rsidRPr="00A705A7">
        <w:t>(</w:t>
      </w:r>
      <w:proofErr w:type="gramEnd"/>
      <w:r w:rsidRPr="00A705A7">
        <w:t>);</w:t>
      </w:r>
    </w:p>
    <w:p w14:paraId="3175C441" w14:textId="77777777" w:rsidR="00A30456" w:rsidRPr="00A705A7" w:rsidRDefault="00A30456" w:rsidP="00A30456">
      <w:r w:rsidRPr="00A705A7">
        <w:t xml:space="preserve">    </w:t>
      </w:r>
      <w:proofErr w:type="spellStart"/>
      <w:r w:rsidRPr="00A705A7">
        <w:t>UART_</w:t>
      </w:r>
      <w:proofErr w:type="gramStart"/>
      <w:r w:rsidRPr="00A705A7">
        <w:t>Init</w:t>
      </w:r>
      <w:proofErr w:type="spellEnd"/>
      <w:r w:rsidRPr="00A705A7">
        <w:t>(</w:t>
      </w:r>
      <w:proofErr w:type="gramEnd"/>
      <w:r w:rsidRPr="00A705A7">
        <w:t>);</w:t>
      </w:r>
    </w:p>
    <w:p w14:paraId="0DF6D14D" w14:textId="77777777" w:rsidR="00A30456" w:rsidRPr="00A705A7" w:rsidRDefault="00A30456" w:rsidP="00A30456">
      <w:r w:rsidRPr="00A705A7">
        <w:t xml:space="preserve">    </w:t>
      </w:r>
    </w:p>
    <w:p w14:paraId="50C828B9" w14:textId="77777777" w:rsidR="00A30456" w:rsidRPr="00A705A7" w:rsidRDefault="00A30456" w:rsidP="00A30456">
      <w:r w:rsidRPr="00A705A7">
        <w:t xml:space="preserve">    // 初始化看门狗（3秒超时）</w:t>
      </w:r>
    </w:p>
    <w:p w14:paraId="29CF326D" w14:textId="77777777" w:rsidR="00A30456" w:rsidRPr="00A705A7" w:rsidRDefault="00A30456" w:rsidP="00A30456">
      <w:r w:rsidRPr="00A705A7">
        <w:t xml:space="preserve">    IWDG_Init_3</w:t>
      </w:r>
      <w:proofErr w:type="gramStart"/>
      <w:r w:rsidRPr="00A705A7">
        <w:t>s(</w:t>
      </w:r>
      <w:proofErr w:type="gramEnd"/>
      <w:r w:rsidRPr="00A705A7">
        <w:t>);</w:t>
      </w:r>
    </w:p>
    <w:p w14:paraId="0CCE44AF" w14:textId="77777777" w:rsidR="00A30456" w:rsidRPr="00A705A7" w:rsidRDefault="00A30456" w:rsidP="00A30456">
      <w:r w:rsidRPr="00A705A7">
        <w:t xml:space="preserve">    </w:t>
      </w:r>
    </w:p>
    <w:p w14:paraId="602DB32E" w14:textId="77777777" w:rsidR="00A30456" w:rsidRPr="00A705A7" w:rsidRDefault="00A30456" w:rsidP="00A30456">
      <w:r w:rsidRPr="00A705A7">
        <w:t xml:space="preserve">    </w:t>
      </w:r>
      <w:proofErr w:type="spellStart"/>
      <w:proofErr w:type="gramStart"/>
      <w:r w:rsidRPr="00A705A7">
        <w:t>printf</w:t>
      </w:r>
      <w:proofErr w:type="spellEnd"/>
      <w:r w:rsidRPr="00A705A7">
        <w:t>(</w:t>
      </w:r>
      <w:proofErr w:type="gramEnd"/>
      <w:r w:rsidRPr="00A705A7">
        <w:t>"System started with IWDG protection\n");</w:t>
      </w:r>
    </w:p>
    <w:p w14:paraId="543FE219" w14:textId="77777777" w:rsidR="00A30456" w:rsidRPr="00A705A7" w:rsidRDefault="00A30456" w:rsidP="00A30456">
      <w:r w:rsidRPr="00A705A7">
        <w:t xml:space="preserve">    </w:t>
      </w:r>
    </w:p>
    <w:p w14:paraId="31D1B29F" w14:textId="77777777" w:rsidR="00A30456" w:rsidRPr="00A705A7" w:rsidRDefault="00A30456" w:rsidP="00A30456">
      <w:r w:rsidRPr="00A705A7">
        <w:t xml:space="preserve">    </w:t>
      </w:r>
      <w:proofErr w:type="gramStart"/>
      <w:r w:rsidRPr="00A705A7">
        <w:t>while(</w:t>
      </w:r>
      <w:proofErr w:type="gramEnd"/>
      <w:r w:rsidRPr="00A705A7">
        <w:t>1)</w:t>
      </w:r>
    </w:p>
    <w:p w14:paraId="54BE59EC" w14:textId="77777777" w:rsidR="00A30456" w:rsidRPr="00A705A7" w:rsidRDefault="00A30456" w:rsidP="00A30456">
      <w:r w:rsidRPr="00A705A7">
        <w:t xml:space="preserve">    {</w:t>
      </w:r>
    </w:p>
    <w:p w14:paraId="258C9C9C" w14:textId="77777777" w:rsidR="00A30456" w:rsidRPr="00A705A7" w:rsidRDefault="00A30456" w:rsidP="00A30456">
      <w:r w:rsidRPr="00A705A7">
        <w:t xml:space="preserve">        // 任务1：数据处理</w:t>
      </w:r>
    </w:p>
    <w:p w14:paraId="1E60D967" w14:textId="77777777" w:rsidR="00A30456" w:rsidRPr="00A705A7" w:rsidRDefault="00A30456" w:rsidP="00A30456">
      <w:r w:rsidRPr="00A705A7">
        <w:t xml:space="preserve">        </w:t>
      </w:r>
      <w:proofErr w:type="spellStart"/>
      <w:proofErr w:type="gramStart"/>
      <w:r w:rsidRPr="00A705A7">
        <w:t>ProcessData</w:t>
      </w:r>
      <w:proofErr w:type="spellEnd"/>
      <w:r w:rsidRPr="00A705A7">
        <w:t>(</w:t>
      </w:r>
      <w:proofErr w:type="gramEnd"/>
      <w:r w:rsidRPr="00A705A7">
        <w:t>);</w:t>
      </w:r>
    </w:p>
    <w:p w14:paraId="0480F7E6" w14:textId="77777777" w:rsidR="00A30456" w:rsidRPr="00A705A7" w:rsidRDefault="00A30456" w:rsidP="00A30456">
      <w:r w:rsidRPr="00A705A7">
        <w:t xml:space="preserve">        </w:t>
      </w:r>
      <w:proofErr w:type="spellStart"/>
      <w:r w:rsidRPr="00A705A7">
        <w:t>IWDG_ReloadCounter</w:t>
      </w:r>
      <w:proofErr w:type="spellEnd"/>
      <w:r w:rsidRPr="00A705A7">
        <w:t>();  // 喂狗</w:t>
      </w:r>
    </w:p>
    <w:p w14:paraId="62B2DDDD" w14:textId="77777777" w:rsidR="00A30456" w:rsidRPr="00A705A7" w:rsidRDefault="00A30456" w:rsidP="00A30456">
      <w:r w:rsidRPr="00A705A7">
        <w:t xml:space="preserve">        </w:t>
      </w:r>
    </w:p>
    <w:p w14:paraId="02F640AE" w14:textId="77777777" w:rsidR="00A30456" w:rsidRPr="00A705A7" w:rsidRDefault="00A30456" w:rsidP="00A30456">
      <w:r w:rsidRPr="00A705A7">
        <w:t xml:space="preserve">        // 任务2：复杂计算（内部也会喂狗）</w:t>
      </w:r>
    </w:p>
    <w:p w14:paraId="3C1BFB13" w14:textId="77777777" w:rsidR="00A30456" w:rsidRPr="00A705A7" w:rsidRDefault="00A30456" w:rsidP="00A30456">
      <w:r w:rsidRPr="00A705A7">
        <w:t xml:space="preserve">        </w:t>
      </w:r>
      <w:proofErr w:type="spellStart"/>
      <w:proofErr w:type="gramStart"/>
      <w:r w:rsidRPr="00A705A7">
        <w:t>ProcessComplexTask</w:t>
      </w:r>
      <w:proofErr w:type="spellEnd"/>
      <w:r w:rsidRPr="00A705A7">
        <w:t>(</w:t>
      </w:r>
      <w:proofErr w:type="gramEnd"/>
      <w:r w:rsidRPr="00A705A7">
        <w:t>);</w:t>
      </w:r>
    </w:p>
    <w:p w14:paraId="187BD3A9" w14:textId="77777777" w:rsidR="00A30456" w:rsidRPr="00A705A7" w:rsidRDefault="00A30456" w:rsidP="00A30456">
      <w:r w:rsidRPr="00A705A7">
        <w:t xml:space="preserve">        </w:t>
      </w:r>
    </w:p>
    <w:p w14:paraId="6173B703" w14:textId="77777777" w:rsidR="00A30456" w:rsidRPr="00A705A7" w:rsidRDefault="00A30456" w:rsidP="00A30456">
      <w:r w:rsidRPr="00A705A7">
        <w:lastRenderedPageBreak/>
        <w:t xml:space="preserve">        // 任务3：显示更新</w:t>
      </w:r>
    </w:p>
    <w:p w14:paraId="2F40C5E8" w14:textId="77777777" w:rsidR="00A30456" w:rsidRPr="00A705A7" w:rsidRDefault="00A30456" w:rsidP="00A30456">
      <w:r w:rsidRPr="00A705A7">
        <w:t xml:space="preserve">        </w:t>
      </w:r>
      <w:proofErr w:type="spellStart"/>
      <w:proofErr w:type="gramStart"/>
      <w:r w:rsidRPr="00A705A7">
        <w:t>UpdateDisplay</w:t>
      </w:r>
      <w:proofErr w:type="spellEnd"/>
      <w:r w:rsidRPr="00A705A7">
        <w:t>(</w:t>
      </w:r>
      <w:proofErr w:type="gramEnd"/>
      <w:r w:rsidRPr="00A705A7">
        <w:t>);</w:t>
      </w:r>
    </w:p>
    <w:p w14:paraId="62F52A9F" w14:textId="77777777" w:rsidR="00A30456" w:rsidRPr="00A705A7" w:rsidRDefault="00A30456" w:rsidP="00A30456">
      <w:r w:rsidRPr="00A705A7">
        <w:t xml:space="preserve">        </w:t>
      </w:r>
      <w:proofErr w:type="spellStart"/>
      <w:r w:rsidRPr="00A705A7">
        <w:t>IWDG_ReloadCounter</w:t>
      </w:r>
      <w:proofErr w:type="spellEnd"/>
      <w:r w:rsidRPr="00A705A7">
        <w:t>();  // 喂狗</w:t>
      </w:r>
    </w:p>
    <w:p w14:paraId="727111B1" w14:textId="77777777" w:rsidR="00A30456" w:rsidRPr="00A705A7" w:rsidRDefault="00A30456" w:rsidP="00A30456">
      <w:r w:rsidRPr="00A705A7">
        <w:t xml:space="preserve">        </w:t>
      </w:r>
    </w:p>
    <w:p w14:paraId="76C09DC5" w14:textId="77777777" w:rsidR="00A30456" w:rsidRPr="00A705A7" w:rsidRDefault="00A30456" w:rsidP="00A30456">
      <w:r w:rsidRPr="00A705A7">
        <w:t xml:space="preserve">        // 延时</w:t>
      </w:r>
    </w:p>
    <w:p w14:paraId="5671931D" w14:textId="77777777" w:rsidR="00A30456" w:rsidRPr="00A705A7" w:rsidRDefault="00A30456" w:rsidP="00A30456">
      <w:r w:rsidRPr="00A705A7">
        <w:t xml:space="preserve">        </w:t>
      </w:r>
      <w:proofErr w:type="gramStart"/>
      <w:r w:rsidRPr="00A705A7">
        <w:t>Delay(</w:t>
      </w:r>
      <w:proofErr w:type="gramEnd"/>
      <w:r w:rsidRPr="00A705A7">
        <w:t>100);</w:t>
      </w:r>
    </w:p>
    <w:p w14:paraId="5E25A5D0" w14:textId="77777777" w:rsidR="00A30456" w:rsidRPr="00A705A7" w:rsidRDefault="00A30456" w:rsidP="00A30456">
      <w:r w:rsidRPr="00A705A7">
        <w:t xml:space="preserve">    }</w:t>
      </w:r>
    </w:p>
    <w:p w14:paraId="6556F414" w14:textId="77777777" w:rsidR="00A30456" w:rsidRPr="00A705A7" w:rsidRDefault="00A30456" w:rsidP="00A30456">
      <w:r w:rsidRPr="00A705A7">
        <w:t>}</w:t>
      </w:r>
    </w:p>
    <w:p w14:paraId="53DE8319" w14:textId="77777777" w:rsidR="00A30456" w:rsidRPr="00A705A7" w:rsidRDefault="00A30456" w:rsidP="00A30456"/>
    <w:p w14:paraId="1A583C23" w14:textId="77777777" w:rsidR="00A30456" w:rsidRPr="00A705A7" w:rsidRDefault="00A30456" w:rsidP="00A30456">
      <w:r w:rsidRPr="00A705A7">
        <w:t>// 错误处理示例</w:t>
      </w:r>
    </w:p>
    <w:p w14:paraId="4607CD53" w14:textId="77777777" w:rsidR="00A30456" w:rsidRPr="00A705A7" w:rsidRDefault="00A30456" w:rsidP="00A30456">
      <w:r w:rsidRPr="00A705A7">
        <w:t xml:space="preserve">void </w:t>
      </w:r>
      <w:proofErr w:type="spellStart"/>
      <w:r w:rsidRPr="00A705A7">
        <w:t>CriticalSection</w:t>
      </w:r>
      <w:proofErr w:type="spellEnd"/>
      <w:r w:rsidRPr="00A705A7">
        <w:t>(void)</w:t>
      </w:r>
    </w:p>
    <w:p w14:paraId="345CD55A" w14:textId="77777777" w:rsidR="00A30456" w:rsidRPr="00A705A7" w:rsidRDefault="00A30456" w:rsidP="00A30456">
      <w:r w:rsidRPr="00A705A7">
        <w:t>{</w:t>
      </w:r>
    </w:p>
    <w:p w14:paraId="68719C42" w14:textId="77777777" w:rsidR="00A30456" w:rsidRPr="00A705A7" w:rsidRDefault="00A30456" w:rsidP="00A30456">
      <w:r w:rsidRPr="00A705A7">
        <w:t xml:space="preserve">    /</w:t>
      </w:r>
      <w:proofErr w:type="gramStart"/>
      <w:r w:rsidRPr="00A705A7">
        <w:t>/ 进入</w:t>
      </w:r>
      <w:proofErr w:type="gramEnd"/>
      <w:r w:rsidRPr="00A705A7">
        <w:t>关键区域前喂狗</w:t>
      </w:r>
    </w:p>
    <w:p w14:paraId="69848384" w14:textId="77777777" w:rsidR="00A30456" w:rsidRPr="00A705A7" w:rsidRDefault="00A30456" w:rsidP="00A30456">
      <w:r w:rsidRPr="00A705A7">
        <w:t xml:space="preserve">    </w:t>
      </w:r>
      <w:proofErr w:type="spellStart"/>
      <w:r w:rsidRPr="00A705A7">
        <w:t>IWDG_</w:t>
      </w:r>
      <w:proofErr w:type="gramStart"/>
      <w:r w:rsidRPr="00A705A7">
        <w:t>ReloadCounter</w:t>
      </w:r>
      <w:proofErr w:type="spellEnd"/>
      <w:r w:rsidRPr="00A705A7">
        <w:t>(</w:t>
      </w:r>
      <w:proofErr w:type="gramEnd"/>
      <w:r w:rsidRPr="00A705A7">
        <w:t>);</w:t>
      </w:r>
    </w:p>
    <w:p w14:paraId="1BB63C3E" w14:textId="77777777" w:rsidR="00A30456" w:rsidRPr="00A705A7" w:rsidRDefault="00A30456" w:rsidP="00A30456">
      <w:r w:rsidRPr="00A705A7">
        <w:t xml:space="preserve">    </w:t>
      </w:r>
    </w:p>
    <w:p w14:paraId="3931CF78" w14:textId="77777777" w:rsidR="00A30456" w:rsidRPr="00A705A7" w:rsidRDefault="00A30456" w:rsidP="00A30456">
      <w:r w:rsidRPr="00A705A7">
        <w:t xml:space="preserve">    // 执行可能耗时的关键操作</w:t>
      </w:r>
    </w:p>
    <w:p w14:paraId="46F10A3B" w14:textId="77777777" w:rsidR="00A30456" w:rsidRPr="00A705A7" w:rsidRDefault="00A30456" w:rsidP="00A30456">
      <w:r w:rsidRPr="00A705A7">
        <w:t xml:space="preserve">    </w:t>
      </w:r>
      <w:proofErr w:type="gramStart"/>
      <w:r w:rsidRPr="00A705A7">
        <w:t>for(</w:t>
      </w:r>
      <w:proofErr w:type="gramEnd"/>
      <w:r w:rsidRPr="00A705A7">
        <w:t xml:space="preserve">int </w:t>
      </w:r>
      <w:proofErr w:type="spellStart"/>
      <w:r w:rsidRPr="00A705A7">
        <w:t>i</w:t>
      </w:r>
      <w:proofErr w:type="spellEnd"/>
      <w:r w:rsidRPr="00A705A7">
        <w:t xml:space="preserve"> = 0; </w:t>
      </w:r>
      <w:proofErr w:type="spellStart"/>
      <w:r w:rsidRPr="00A705A7">
        <w:t>i</w:t>
      </w:r>
      <w:proofErr w:type="spellEnd"/>
      <w:r w:rsidRPr="00A705A7">
        <w:t xml:space="preserve"> &lt; 10000; </w:t>
      </w:r>
      <w:proofErr w:type="spellStart"/>
      <w:r w:rsidRPr="00A705A7">
        <w:t>i</w:t>
      </w:r>
      <w:proofErr w:type="spellEnd"/>
      <w:r w:rsidRPr="00A705A7">
        <w:t>++)</w:t>
      </w:r>
    </w:p>
    <w:p w14:paraId="282258E5" w14:textId="77777777" w:rsidR="00A30456" w:rsidRPr="00A705A7" w:rsidRDefault="00A30456" w:rsidP="00A30456">
      <w:r w:rsidRPr="00A705A7">
        <w:t xml:space="preserve">    {</w:t>
      </w:r>
    </w:p>
    <w:p w14:paraId="48B90C67" w14:textId="77777777" w:rsidR="00A30456" w:rsidRPr="00A705A7" w:rsidRDefault="00A30456" w:rsidP="00A30456">
      <w:r w:rsidRPr="00A705A7">
        <w:t xml:space="preserve">        // 如果这个循环可能超过看门狗超时时间，</w:t>
      </w:r>
    </w:p>
    <w:p w14:paraId="7E1DA2A2" w14:textId="77777777" w:rsidR="00A30456" w:rsidRPr="00A705A7" w:rsidRDefault="00A30456" w:rsidP="00A30456">
      <w:r w:rsidRPr="00A705A7">
        <w:t xml:space="preserve">        // 需要在循环内部定期喂狗</w:t>
      </w:r>
    </w:p>
    <w:p w14:paraId="51F50B2D" w14:textId="77777777" w:rsidR="00A30456" w:rsidRPr="00A705A7" w:rsidRDefault="00A30456" w:rsidP="00A30456">
      <w:r w:rsidRPr="00A705A7">
        <w:t xml:space="preserve">        </w:t>
      </w:r>
      <w:proofErr w:type="gramStart"/>
      <w:r w:rsidRPr="00A705A7">
        <w:t>if(</w:t>
      </w:r>
      <w:proofErr w:type="spellStart"/>
      <w:proofErr w:type="gramEnd"/>
      <w:r w:rsidRPr="00A705A7">
        <w:t>i</w:t>
      </w:r>
      <w:proofErr w:type="spellEnd"/>
      <w:r w:rsidRPr="00A705A7">
        <w:t xml:space="preserve"> % 1000 == 0)</w:t>
      </w:r>
    </w:p>
    <w:p w14:paraId="40BA8D99" w14:textId="77777777" w:rsidR="00A30456" w:rsidRPr="00A705A7" w:rsidRDefault="00A30456" w:rsidP="00A30456">
      <w:r w:rsidRPr="00A705A7">
        <w:t xml:space="preserve">        {</w:t>
      </w:r>
    </w:p>
    <w:p w14:paraId="4FD6EEAA" w14:textId="77777777" w:rsidR="00A30456" w:rsidRPr="00A705A7" w:rsidRDefault="00A30456" w:rsidP="00A30456">
      <w:r w:rsidRPr="00A705A7">
        <w:t xml:space="preserve">            </w:t>
      </w:r>
      <w:proofErr w:type="spellStart"/>
      <w:r w:rsidRPr="00A705A7">
        <w:t>IWDG_ReloadCounter</w:t>
      </w:r>
      <w:proofErr w:type="spellEnd"/>
      <w:r w:rsidRPr="00A705A7">
        <w:t>();  // 定期喂狗</w:t>
      </w:r>
    </w:p>
    <w:p w14:paraId="038EBF8F" w14:textId="77777777" w:rsidR="00A30456" w:rsidRPr="00A705A7" w:rsidRDefault="00A30456" w:rsidP="00A30456">
      <w:r w:rsidRPr="00A705A7">
        <w:t xml:space="preserve">        }</w:t>
      </w:r>
    </w:p>
    <w:p w14:paraId="16579596" w14:textId="77777777" w:rsidR="00A30456" w:rsidRPr="00A705A7" w:rsidRDefault="00A30456" w:rsidP="00A30456">
      <w:r w:rsidRPr="00A705A7">
        <w:t xml:space="preserve">    }</w:t>
      </w:r>
    </w:p>
    <w:p w14:paraId="39125DA8" w14:textId="77777777" w:rsidR="00A30456" w:rsidRPr="00A705A7" w:rsidRDefault="00A30456" w:rsidP="00A30456">
      <w:r w:rsidRPr="00A705A7">
        <w:t xml:space="preserve">    </w:t>
      </w:r>
    </w:p>
    <w:p w14:paraId="109FB86C" w14:textId="77777777" w:rsidR="00A30456" w:rsidRPr="00A705A7" w:rsidRDefault="00A30456" w:rsidP="00A30456">
      <w:r w:rsidRPr="00A705A7">
        <w:t xml:space="preserve">    // 退出关键区域后喂狗</w:t>
      </w:r>
    </w:p>
    <w:p w14:paraId="5A72B829" w14:textId="77777777" w:rsidR="00A30456" w:rsidRPr="00A705A7" w:rsidRDefault="00A30456" w:rsidP="00A30456">
      <w:r w:rsidRPr="00A705A7">
        <w:lastRenderedPageBreak/>
        <w:t xml:space="preserve">    </w:t>
      </w:r>
      <w:proofErr w:type="spellStart"/>
      <w:r w:rsidRPr="00A705A7">
        <w:t>IWDG_</w:t>
      </w:r>
      <w:proofErr w:type="gramStart"/>
      <w:r w:rsidRPr="00A705A7">
        <w:t>ReloadCounter</w:t>
      </w:r>
      <w:proofErr w:type="spellEnd"/>
      <w:r w:rsidRPr="00A705A7">
        <w:t>(</w:t>
      </w:r>
      <w:proofErr w:type="gramEnd"/>
      <w:r w:rsidRPr="00A705A7">
        <w:t>);</w:t>
      </w:r>
    </w:p>
    <w:p w14:paraId="7E0FEE2F" w14:textId="77777777" w:rsidR="00A30456" w:rsidRPr="00A705A7" w:rsidRDefault="00A30456" w:rsidP="00A30456">
      <w:r w:rsidRPr="00A705A7">
        <w:t>}</w:t>
      </w:r>
    </w:p>
    <w:p w14:paraId="4431737D" w14:textId="77777777" w:rsidR="00A30456" w:rsidRPr="00A705A7" w:rsidRDefault="00A30456" w:rsidP="00A30456">
      <w:pPr>
        <w:pStyle w:val="3"/>
      </w:pPr>
      <w:r w:rsidRPr="00A705A7">
        <w:t>多任务系统中的喂狗策略</w:t>
      </w:r>
    </w:p>
    <w:p w14:paraId="38286A56" w14:textId="77777777" w:rsidR="00A30456" w:rsidRPr="00A705A7" w:rsidRDefault="00A30456" w:rsidP="00A30456">
      <w:r w:rsidRPr="00A705A7">
        <w:t>// 任务监控器</w:t>
      </w:r>
    </w:p>
    <w:p w14:paraId="01843C9D" w14:textId="77777777" w:rsidR="00A30456" w:rsidRPr="00A705A7" w:rsidRDefault="00A30456" w:rsidP="00A30456">
      <w:r w:rsidRPr="00A705A7">
        <w:t>typedef struct {</w:t>
      </w:r>
    </w:p>
    <w:p w14:paraId="4915FE91" w14:textId="77777777" w:rsidR="00A30456" w:rsidRPr="00A705A7" w:rsidRDefault="00A30456" w:rsidP="00A30456">
      <w:r w:rsidRPr="00A705A7">
        <w:t xml:space="preserve">    uint32_t </w:t>
      </w:r>
      <w:proofErr w:type="spellStart"/>
      <w:r w:rsidRPr="00A705A7">
        <w:t>lastFeedTime</w:t>
      </w:r>
      <w:proofErr w:type="spellEnd"/>
      <w:r w:rsidRPr="00A705A7">
        <w:t>;</w:t>
      </w:r>
    </w:p>
    <w:p w14:paraId="6BD3EEF8" w14:textId="77777777" w:rsidR="00A30456" w:rsidRPr="00A705A7" w:rsidRDefault="00A30456" w:rsidP="00A30456">
      <w:r w:rsidRPr="00A705A7">
        <w:t xml:space="preserve">    uint32_t </w:t>
      </w:r>
      <w:proofErr w:type="spellStart"/>
      <w:r w:rsidRPr="00A705A7">
        <w:t>expectedInterval</w:t>
      </w:r>
      <w:proofErr w:type="spellEnd"/>
      <w:r w:rsidRPr="00A705A7">
        <w:t>;</w:t>
      </w:r>
    </w:p>
    <w:p w14:paraId="3C8393C9" w14:textId="77777777" w:rsidR="00A30456" w:rsidRPr="00A705A7" w:rsidRDefault="00A30456" w:rsidP="00A30456">
      <w:r w:rsidRPr="00A705A7">
        <w:t xml:space="preserve">    char </w:t>
      </w:r>
      <w:proofErr w:type="spellStart"/>
      <w:proofErr w:type="gramStart"/>
      <w:r w:rsidRPr="00A705A7">
        <w:t>taskName</w:t>
      </w:r>
      <w:proofErr w:type="spellEnd"/>
      <w:r w:rsidRPr="00A705A7">
        <w:t>[</w:t>
      </w:r>
      <w:proofErr w:type="gramEnd"/>
      <w:r w:rsidRPr="00A705A7">
        <w:t>20];</w:t>
      </w:r>
    </w:p>
    <w:p w14:paraId="1EC94AE2" w14:textId="77777777" w:rsidR="00A30456" w:rsidRPr="00A705A7" w:rsidRDefault="00A30456" w:rsidP="00A30456">
      <w:r w:rsidRPr="00A705A7">
        <w:t xml:space="preserve">} </w:t>
      </w:r>
      <w:proofErr w:type="spellStart"/>
      <w:r w:rsidRPr="00A705A7">
        <w:t>TaskMonitor</w:t>
      </w:r>
      <w:proofErr w:type="spellEnd"/>
      <w:r w:rsidRPr="00A705A7">
        <w:t>;</w:t>
      </w:r>
    </w:p>
    <w:p w14:paraId="2B4A70CE" w14:textId="77777777" w:rsidR="00A30456" w:rsidRPr="00A705A7" w:rsidRDefault="00A30456" w:rsidP="00A30456"/>
    <w:p w14:paraId="61D66B39" w14:textId="77777777" w:rsidR="00A30456" w:rsidRPr="00A705A7" w:rsidRDefault="00A30456" w:rsidP="00A30456">
      <w:proofErr w:type="spellStart"/>
      <w:r w:rsidRPr="00A705A7">
        <w:t>TaskMonitor</w:t>
      </w:r>
      <w:proofErr w:type="spellEnd"/>
      <w:r w:rsidRPr="00A705A7">
        <w:t xml:space="preserve"> </w:t>
      </w:r>
      <w:proofErr w:type="gramStart"/>
      <w:r w:rsidRPr="00A705A7">
        <w:t>tasks[</w:t>
      </w:r>
      <w:proofErr w:type="gramEnd"/>
      <w:r w:rsidRPr="00A705A7">
        <w:t>] = {</w:t>
      </w:r>
    </w:p>
    <w:p w14:paraId="79DC421F" w14:textId="77777777" w:rsidR="00A30456" w:rsidRPr="00A705A7" w:rsidRDefault="00A30456" w:rsidP="00A30456">
      <w:r w:rsidRPr="00A705A7">
        <w:t xml:space="preserve">    {0, 500, "Data </w:t>
      </w:r>
      <w:proofErr w:type="gramStart"/>
      <w:r w:rsidRPr="00A705A7">
        <w:t>Processing"}</w:t>
      </w:r>
      <w:proofErr w:type="gramEnd"/>
      <w:r w:rsidRPr="00A705A7">
        <w:t>,</w:t>
      </w:r>
    </w:p>
    <w:p w14:paraId="11E185FE" w14:textId="77777777" w:rsidR="00A30456" w:rsidRPr="00A705A7" w:rsidRDefault="00A30456" w:rsidP="00A30456">
      <w:r w:rsidRPr="00A705A7">
        <w:t xml:space="preserve">    {0, 300, "</w:t>
      </w:r>
      <w:proofErr w:type="gramStart"/>
      <w:r w:rsidRPr="00A705A7">
        <w:t>Communication"}</w:t>
      </w:r>
      <w:proofErr w:type="gramEnd"/>
      <w:r w:rsidRPr="00A705A7">
        <w:t>,</w:t>
      </w:r>
    </w:p>
    <w:p w14:paraId="13DE15F3" w14:textId="77777777" w:rsidR="00A30456" w:rsidRPr="00A705A7" w:rsidRDefault="00A30456" w:rsidP="00A30456">
      <w:r w:rsidRPr="00A705A7">
        <w:t xml:space="preserve">    {0, 800, "Display </w:t>
      </w:r>
      <w:proofErr w:type="gramStart"/>
      <w:r w:rsidRPr="00A705A7">
        <w:t>Update"}</w:t>
      </w:r>
      <w:proofErr w:type="gramEnd"/>
    </w:p>
    <w:p w14:paraId="49FCD95A" w14:textId="77777777" w:rsidR="00A30456" w:rsidRPr="00A705A7" w:rsidRDefault="00A30456" w:rsidP="00A30456">
      <w:r w:rsidRPr="00A705A7">
        <w:t>};</w:t>
      </w:r>
    </w:p>
    <w:p w14:paraId="042B35E1" w14:textId="77777777" w:rsidR="00A30456" w:rsidRPr="00A705A7" w:rsidRDefault="00A30456" w:rsidP="00A30456"/>
    <w:p w14:paraId="08BEA699" w14:textId="77777777" w:rsidR="00A30456" w:rsidRPr="00A705A7" w:rsidRDefault="00A30456" w:rsidP="00A30456">
      <w:r w:rsidRPr="00A705A7">
        <w:t xml:space="preserve">void </w:t>
      </w:r>
      <w:proofErr w:type="spellStart"/>
      <w:r w:rsidRPr="00A705A7">
        <w:t>WatchdogManager</w:t>
      </w:r>
      <w:proofErr w:type="spellEnd"/>
      <w:r w:rsidRPr="00A705A7">
        <w:t>(void)</w:t>
      </w:r>
    </w:p>
    <w:p w14:paraId="1509F55B" w14:textId="77777777" w:rsidR="00A30456" w:rsidRPr="00A705A7" w:rsidRDefault="00A30456" w:rsidP="00A30456">
      <w:r w:rsidRPr="00A705A7">
        <w:t>{</w:t>
      </w:r>
    </w:p>
    <w:p w14:paraId="3A165942" w14:textId="77777777" w:rsidR="00A30456" w:rsidRPr="00A705A7" w:rsidRDefault="00A30456" w:rsidP="00A30456">
      <w:r w:rsidRPr="00A705A7">
        <w:t xml:space="preserve">    static uint32_t </w:t>
      </w:r>
      <w:proofErr w:type="spellStart"/>
      <w:r w:rsidRPr="00A705A7">
        <w:t>lastFeed</w:t>
      </w:r>
      <w:proofErr w:type="spellEnd"/>
      <w:r w:rsidRPr="00A705A7">
        <w:t xml:space="preserve"> = 0;</w:t>
      </w:r>
    </w:p>
    <w:p w14:paraId="066B1179" w14:textId="77777777" w:rsidR="00A30456" w:rsidRPr="00A705A7" w:rsidRDefault="00A30456" w:rsidP="00A30456">
      <w:r w:rsidRPr="00A705A7">
        <w:t xml:space="preserve">    uint32_t </w:t>
      </w:r>
      <w:proofErr w:type="spellStart"/>
      <w:r w:rsidRPr="00A705A7">
        <w:t>currentTime</w:t>
      </w:r>
      <w:proofErr w:type="spellEnd"/>
      <w:r w:rsidRPr="00A705A7">
        <w:t xml:space="preserve"> = </w:t>
      </w:r>
      <w:proofErr w:type="spellStart"/>
      <w:proofErr w:type="gramStart"/>
      <w:r w:rsidRPr="00A705A7">
        <w:t>GetSystemTick</w:t>
      </w:r>
      <w:proofErr w:type="spellEnd"/>
      <w:r w:rsidRPr="00A705A7">
        <w:t>(</w:t>
      </w:r>
      <w:proofErr w:type="gramEnd"/>
      <w:r w:rsidRPr="00A705A7">
        <w:t>);</w:t>
      </w:r>
    </w:p>
    <w:p w14:paraId="5489EFED" w14:textId="77777777" w:rsidR="00A30456" w:rsidRPr="00A705A7" w:rsidRDefault="00A30456" w:rsidP="00A30456">
      <w:r w:rsidRPr="00A705A7">
        <w:t xml:space="preserve">    </w:t>
      </w:r>
    </w:p>
    <w:p w14:paraId="4AC62DF0" w14:textId="77777777" w:rsidR="00A30456" w:rsidRPr="00A705A7" w:rsidRDefault="00A30456" w:rsidP="00A30456">
      <w:r w:rsidRPr="00A705A7">
        <w:t xml:space="preserve">    // 检查所有任务是否按时执行</w:t>
      </w:r>
    </w:p>
    <w:p w14:paraId="2FDD3E09" w14:textId="77777777" w:rsidR="00A30456" w:rsidRPr="00A705A7" w:rsidRDefault="00A30456" w:rsidP="00A30456">
      <w:r w:rsidRPr="00A705A7">
        <w:t xml:space="preserve">    int </w:t>
      </w:r>
      <w:proofErr w:type="spellStart"/>
      <w:r w:rsidRPr="00A705A7">
        <w:t>allTasksOK</w:t>
      </w:r>
      <w:proofErr w:type="spellEnd"/>
      <w:r w:rsidRPr="00A705A7">
        <w:t xml:space="preserve"> = 1;</w:t>
      </w:r>
    </w:p>
    <w:p w14:paraId="55A19DAF" w14:textId="77777777" w:rsidR="00A30456" w:rsidRPr="00A705A7" w:rsidRDefault="00A30456" w:rsidP="00A30456">
      <w:r w:rsidRPr="00A705A7">
        <w:t xml:space="preserve">    </w:t>
      </w:r>
      <w:proofErr w:type="gramStart"/>
      <w:r w:rsidRPr="00A705A7">
        <w:t>for(</w:t>
      </w:r>
      <w:proofErr w:type="gramEnd"/>
      <w:r w:rsidRPr="00A705A7">
        <w:t xml:space="preserve">int </w:t>
      </w:r>
      <w:proofErr w:type="spellStart"/>
      <w:r w:rsidRPr="00A705A7">
        <w:t>i</w:t>
      </w:r>
      <w:proofErr w:type="spellEnd"/>
      <w:r w:rsidRPr="00A705A7">
        <w:t xml:space="preserve"> = 0; </w:t>
      </w:r>
      <w:proofErr w:type="spellStart"/>
      <w:r w:rsidRPr="00A705A7">
        <w:t>i</w:t>
      </w:r>
      <w:proofErr w:type="spellEnd"/>
      <w:r w:rsidRPr="00A705A7">
        <w:t xml:space="preserve"> &lt; 3; </w:t>
      </w:r>
      <w:proofErr w:type="spellStart"/>
      <w:r w:rsidRPr="00A705A7">
        <w:t>i</w:t>
      </w:r>
      <w:proofErr w:type="spellEnd"/>
      <w:r w:rsidRPr="00A705A7">
        <w:t>++)</w:t>
      </w:r>
    </w:p>
    <w:p w14:paraId="342B282E" w14:textId="77777777" w:rsidR="00A30456" w:rsidRPr="00A705A7" w:rsidRDefault="00A30456" w:rsidP="00A30456">
      <w:r w:rsidRPr="00A705A7">
        <w:t xml:space="preserve">    {</w:t>
      </w:r>
    </w:p>
    <w:p w14:paraId="76B12BDF" w14:textId="77777777" w:rsidR="00A30456" w:rsidRPr="00A705A7" w:rsidRDefault="00A30456" w:rsidP="00A30456">
      <w:r w:rsidRPr="00A705A7">
        <w:t xml:space="preserve">        </w:t>
      </w:r>
      <w:proofErr w:type="gramStart"/>
      <w:r w:rsidRPr="00A705A7">
        <w:t>if(</w:t>
      </w:r>
      <w:proofErr w:type="spellStart"/>
      <w:proofErr w:type="gramEnd"/>
      <w:r w:rsidRPr="00A705A7">
        <w:t>currentTime</w:t>
      </w:r>
      <w:proofErr w:type="spellEnd"/>
      <w:r w:rsidRPr="00A705A7">
        <w:t xml:space="preserve"> - tasks[</w:t>
      </w:r>
      <w:proofErr w:type="spellStart"/>
      <w:r w:rsidRPr="00A705A7">
        <w:t>i</w:t>
      </w:r>
      <w:proofErr w:type="spellEnd"/>
      <w:proofErr w:type="gramStart"/>
      <w:r w:rsidRPr="00A705A7">
        <w:t>].</w:t>
      </w:r>
      <w:proofErr w:type="spellStart"/>
      <w:r w:rsidRPr="00A705A7">
        <w:t>lastFeedTime</w:t>
      </w:r>
      <w:proofErr w:type="spellEnd"/>
      <w:proofErr w:type="gramEnd"/>
      <w:r w:rsidRPr="00A705A7">
        <w:t xml:space="preserve"> &gt; tasks[</w:t>
      </w:r>
      <w:proofErr w:type="spellStart"/>
      <w:r w:rsidRPr="00A705A7">
        <w:t>i</w:t>
      </w:r>
      <w:proofErr w:type="spellEnd"/>
      <w:proofErr w:type="gramStart"/>
      <w:r w:rsidRPr="00A705A7">
        <w:t>].</w:t>
      </w:r>
      <w:proofErr w:type="spellStart"/>
      <w:r w:rsidRPr="00A705A7">
        <w:t>expectedInterval</w:t>
      </w:r>
      <w:proofErr w:type="spellEnd"/>
      <w:proofErr w:type="gramEnd"/>
      <w:r w:rsidRPr="00A705A7">
        <w:t xml:space="preserve"> * 2)</w:t>
      </w:r>
    </w:p>
    <w:p w14:paraId="05ED0EF0" w14:textId="77777777" w:rsidR="00A30456" w:rsidRPr="00A705A7" w:rsidRDefault="00A30456" w:rsidP="00A30456">
      <w:r w:rsidRPr="00A705A7">
        <w:lastRenderedPageBreak/>
        <w:t xml:space="preserve">        {</w:t>
      </w:r>
    </w:p>
    <w:p w14:paraId="7262C9A7" w14:textId="77777777" w:rsidR="00A30456" w:rsidRPr="00A705A7" w:rsidRDefault="00A30456" w:rsidP="00A30456">
      <w:r w:rsidRPr="00A705A7">
        <w:t xml:space="preserve">            </w:t>
      </w:r>
      <w:proofErr w:type="spellStart"/>
      <w:r w:rsidRPr="00A705A7">
        <w:t>allTasksOK</w:t>
      </w:r>
      <w:proofErr w:type="spellEnd"/>
      <w:r w:rsidRPr="00A705A7">
        <w:t xml:space="preserve"> = 0;</w:t>
      </w:r>
    </w:p>
    <w:p w14:paraId="52DEFBE9" w14:textId="77777777" w:rsidR="00A30456" w:rsidRPr="00A705A7" w:rsidRDefault="00A30456" w:rsidP="00A30456">
      <w:r w:rsidRPr="00A705A7">
        <w:t xml:space="preserve">            </w:t>
      </w:r>
      <w:proofErr w:type="spellStart"/>
      <w:proofErr w:type="gramStart"/>
      <w:r w:rsidRPr="00A705A7">
        <w:t>printf</w:t>
      </w:r>
      <w:proofErr w:type="spellEnd"/>
      <w:r w:rsidRPr="00A705A7">
        <w:t>(</w:t>
      </w:r>
      <w:proofErr w:type="gramEnd"/>
      <w:r w:rsidRPr="00A705A7">
        <w:t>"Task %s may be stuck\n", tasks[</w:t>
      </w:r>
      <w:proofErr w:type="spellStart"/>
      <w:r w:rsidRPr="00A705A7">
        <w:t>i</w:t>
      </w:r>
      <w:proofErr w:type="spellEnd"/>
      <w:proofErr w:type="gramStart"/>
      <w:r w:rsidRPr="00A705A7">
        <w:t>].</w:t>
      </w:r>
      <w:proofErr w:type="spellStart"/>
      <w:r w:rsidRPr="00A705A7">
        <w:t>taskName</w:t>
      </w:r>
      <w:proofErr w:type="spellEnd"/>
      <w:proofErr w:type="gramEnd"/>
      <w:r w:rsidRPr="00A705A7">
        <w:t>);</w:t>
      </w:r>
    </w:p>
    <w:p w14:paraId="4F72F761" w14:textId="77777777" w:rsidR="00A30456" w:rsidRPr="00A705A7" w:rsidRDefault="00A30456" w:rsidP="00A30456">
      <w:r w:rsidRPr="00A705A7">
        <w:t xml:space="preserve">        }</w:t>
      </w:r>
    </w:p>
    <w:p w14:paraId="088926FF" w14:textId="77777777" w:rsidR="00A30456" w:rsidRPr="00A705A7" w:rsidRDefault="00A30456" w:rsidP="00A30456">
      <w:r w:rsidRPr="00A705A7">
        <w:t xml:space="preserve">    }</w:t>
      </w:r>
    </w:p>
    <w:p w14:paraId="10A9C78D" w14:textId="77777777" w:rsidR="00A30456" w:rsidRPr="00A705A7" w:rsidRDefault="00A30456" w:rsidP="00A30456">
      <w:r w:rsidRPr="00A705A7">
        <w:t xml:space="preserve">    </w:t>
      </w:r>
    </w:p>
    <w:p w14:paraId="5C592791" w14:textId="77777777" w:rsidR="00A30456" w:rsidRPr="00A705A7" w:rsidRDefault="00A30456" w:rsidP="00A30456">
      <w:r w:rsidRPr="00A705A7">
        <w:t xml:space="preserve">    /</w:t>
      </w:r>
      <w:proofErr w:type="gramStart"/>
      <w:r w:rsidRPr="00A705A7">
        <w:t>/ 只有</w:t>
      </w:r>
      <w:proofErr w:type="gramEnd"/>
      <w:r w:rsidRPr="00A705A7">
        <w:t>所有任务正常时才喂狗</w:t>
      </w:r>
    </w:p>
    <w:p w14:paraId="634FBA1E" w14:textId="77777777" w:rsidR="00A30456" w:rsidRPr="00A705A7" w:rsidRDefault="00A30456" w:rsidP="00A30456">
      <w:r w:rsidRPr="00A705A7">
        <w:t xml:space="preserve">    if(</w:t>
      </w:r>
      <w:proofErr w:type="spellStart"/>
      <w:r w:rsidRPr="00A705A7">
        <w:t>allTasksOK</w:t>
      </w:r>
      <w:proofErr w:type="spellEnd"/>
      <w:r w:rsidRPr="00A705A7">
        <w:t>)</w:t>
      </w:r>
    </w:p>
    <w:p w14:paraId="04A405F1" w14:textId="77777777" w:rsidR="00A30456" w:rsidRPr="00A705A7" w:rsidRDefault="00A30456" w:rsidP="00A30456">
      <w:r w:rsidRPr="00A705A7">
        <w:t xml:space="preserve">    {</w:t>
      </w:r>
    </w:p>
    <w:p w14:paraId="23849764" w14:textId="77777777" w:rsidR="00A30456" w:rsidRPr="00A705A7" w:rsidRDefault="00A30456" w:rsidP="00A30456">
      <w:r w:rsidRPr="00A705A7">
        <w:t xml:space="preserve">        </w:t>
      </w:r>
      <w:proofErr w:type="spellStart"/>
      <w:r w:rsidRPr="00A705A7">
        <w:t>IWDG_</w:t>
      </w:r>
      <w:proofErr w:type="gramStart"/>
      <w:r w:rsidRPr="00A705A7">
        <w:t>ReloadCounter</w:t>
      </w:r>
      <w:proofErr w:type="spellEnd"/>
      <w:r w:rsidRPr="00A705A7">
        <w:t>(</w:t>
      </w:r>
      <w:proofErr w:type="gramEnd"/>
      <w:r w:rsidRPr="00A705A7">
        <w:t>);</w:t>
      </w:r>
    </w:p>
    <w:p w14:paraId="30B08A95" w14:textId="77777777" w:rsidR="00A30456" w:rsidRPr="00A705A7" w:rsidRDefault="00A30456" w:rsidP="00A30456">
      <w:r w:rsidRPr="00A705A7">
        <w:t xml:space="preserve">        </w:t>
      </w:r>
      <w:proofErr w:type="spellStart"/>
      <w:r w:rsidRPr="00A705A7">
        <w:t>lastFeed</w:t>
      </w:r>
      <w:proofErr w:type="spellEnd"/>
      <w:r w:rsidRPr="00A705A7">
        <w:t xml:space="preserve"> = </w:t>
      </w:r>
      <w:proofErr w:type="spellStart"/>
      <w:r w:rsidRPr="00A705A7">
        <w:t>currentTime</w:t>
      </w:r>
      <w:proofErr w:type="spellEnd"/>
      <w:r w:rsidRPr="00A705A7">
        <w:t>;</w:t>
      </w:r>
    </w:p>
    <w:p w14:paraId="7FC132E4" w14:textId="77777777" w:rsidR="00A30456" w:rsidRPr="00A705A7" w:rsidRDefault="00A30456" w:rsidP="00A30456">
      <w:r w:rsidRPr="00A705A7">
        <w:t xml:space="preserve">    }</w:t>
      </w:r>
    </w:p>
    <w:p w14:paraId="31CA60F2" w14:textId="77777777" w:rsidR="00A30456" w:rsidRPr="00A705A7" w:rsidRDefault="00A30456" w:rsidP="00A30456">
      <w:r w:rsidRPr="00A705A7">
        <w:t xml:space="preserve">    else</w:t>
      </w:r>
    </w:p>
    <w:p w14:paraId="3BF5F12A" w14:textId="77777777" w:rsidR="00A30456" w:rsidRPr="00A705A7" w:rsidRDefault="00A30456" w:rsidP="00A30456">
      <w:r w:rsidRPr="00A705A7">
        <w:t xml:space="preserve">    {</w:t>
      </w:r>
    </w:p>
    <w:p w14:paraId="6531BC83" w14:textId="77777777" w:rsidR="00A30456" w:rsidRPr="00A705A7" w:rsidRDefault="00A30456" w:rsidP="00A30456">
      <w:r w:rsidRPr="00A705A7">
        <w:t xml:space="preserve">        // 有任务异常，不喂狗，让看门狗复位系统</w:t>
      </w:r>
    </w:p>
    <w:p w14:paraId="4019C8C7" w14:textId="77777777" w:rsidR="00A30456" w:rsidRPr="00A705A7" w:rsidRDefault="00A30456" w:rsidP="00A30456">
      <w:r w:rsidRPr="00A705A7">
        <w:t xml:space="preserve">        </w:t>
      </w:r>
      <w:proofErr w:type="spellStart"/>
      <w:proofErr w:type="gramStart"/>
      <w:r w:rsidRPr="00A705A7">
        <w:t>printf</w:t>
      </w:r>
      <w:proofErr w:type="spellEnd"/>
      <w:r w:rsidRPr="00A705A7">
        <w:t>(</w:t>
      </w:r>
      <w:proofErr w:type="gramEnd"/>
      <w:r w:rsidRPr="00A705A7">
        <w:t>"System may be unstable, allowing watchdog reset\n");</w:t>
      </w:r>
    </w:p>
    <w:p w14:paraId="3838564E" w14:textId="77777777" w:rsidR="00A30456" w:rsidRPr="00A705A7" w:rsidRDefault="00A30456" w:rsidP="00A30456">
      <w:r w:rsidRPr="00A705A7">
        <w:t xml:space="preserve">    }</w:t>
      </w:r>
    </w:p>
    <w:p w14:paraId="6453CA45" w14:textId="77777777" w:rsidR="00A30456" w:rsidRPr="00A705A7" w:rsidRDefault="00A30456" w:rsidP="00A30456">
      <w:r w:rsidRPr="00A705A7">
        <w:t>}</w:t>
      </w:r>
    </w:p>
    <w:p w14:paraId="7D83B465" w14:textId="77777777" w:rsidR="00A30456" w:rsidRPr="00A705A7" w:rsidRDefault="00A30456" w:rsidP="00A30456">
      <w:pPr>
        <w:pStyle w:val="3"/>
      </w:pPr>
      <w:r w:rsidRPr="00A705A7">
        <w:t>重要注意事项</w:t>
      </w:r>
    </w:p>
    <w:p w14:paraId="40AC8625" w14:textId="77777777" w:rsidR="00A30456" w:rsidRPr="00A705A7" w:rsidRDefault="00A30456">
      <w:pPr>
        <w:numPr>
          <w:ilvl w:val="0"/>
          <w:numId w:val="330"/>
        </w:numPr>
      </w:pPr>
      <w:r w:rsidRPr="00A705A7">
        <w:rPr>
          <w:rFonts w:ascii="Times New Roman" w:hAnsi="Times New Roman" w:cs="Times New Roman"/>
        </w:rPr>
        <w:t>​</w:t>
      </w:r>
      <w:r w:rsidRPr="00A705A7">
        <w:rPr>
          <w:b/>
          <w:bCs/>
        </w:rPr>
        <w:t>必须在超时时间内调</w:t>
      </w:r>
      <w:proofErr w:type="gramStart"/>
      <w:r w:rsidRPr="00A705A7">
        <w:rPr>
          <w:b/>
          <w:bCs/>
        </w:rPr>
        <w:t>用</w:t>
      </w:r>
      <w:r w:rsidRPr="00A705A7">
        <w:rPr>
          <w:rFonts w:ascii="Times New Roman" w:hAnsi="Times New Roman" w:cs="Times New Roman"/>
        </w:rPr>
        <w:t>​</w:t>
      </w:r>
      <w:r w:rsidRPr="00A705A7">
        <w:t>：</w:t>
      </w:r>
      <w:proofErr w:type="gramEnd"/>
      <w:r w:rsidRPr="00A705A7">
        <w:t>如果超过重载值设定的时间未调用，系统会复位</w:t>
      </w:r>
    </w:p>
    <w:p w14:paraId="35A3123B" w14:textId="77777777" w:rsidR="00A30456" w:rsidRPr="00A705A7" w:rsidRDefault="00A30456">
      <w:pPr>
        <w:numPr>
          <w:ilvl w:val="0"/>
          <w:numId w:val="330"/>
        </w:numPr>
      </w:pPr>
      <w:r w:rsidRPr="00A705A7">
        <w:rPr>
          <w:rFonts w:ascii="Times New Roman" w:hAnsi="Times New Roman" w:cs="Times New Roman"/>
        </w:rPr>
        <w:t>​</w:t>
      </w:r>
      <w:r w:rsidRPr="00A705A7">
        <w:rPr>
          <w:b/>
          <w:bCs/>
        </w:rPr>
        <w:t>调用频率</w:t>
      </w:r>
      <w:r w:rsidRPr="00A705A7">
        <w:rPr>
          <w:rFonts w:ascii="Times New Roman" w:hAnsi="Times New Roman" w:cs="Times New Roman"/>
        </w:rPr>
        <w:t>​</w:t>
      </w:r>
      <w:r w:rsidRPr="00A705A7">
        <w:t>：喂狗频率应该略小于超时时间</w:t>
      </w:r>
    </w:p>
    <w:p w14:paraId="4BFF44A3" w14:textId="77777777" w:rsidR="00A30456" w:rsidRPr="00A705A7" w:rsidRDefault="00A30456">
      <w:pPr>
        <w:numPr>
          <w:ilvl w:val="0"/>
          <w:numId w:val="330"/>
        </w:numPr>
        <w:tabs>
          <w:tab w:val="clear" w:pos="720"/>
        </w:tabs>
      </w:pPr>
      <w:r w:rsidRPr="00A705A7">
        <w:t>// 3秒超时，每2.5秒喂一次狗</w:t>
      </w:r>
    </w:p>
    <w:p w14:paraId="1AF90DF0" w14:textId="77777777" w:rsidR="00A30456" w:rsidRPr="00A705A7" w:rsidRDefault="00A30456">
      <w:pPr>
        <w:numPr>
          <w:ilvl w:val="0"/>
          <w:numId w:val="330"/>
        </w:numPr>
        <w:tabs>
          <w:tab w:val="clear" w:pos="720"/>
        </w:tabs>
      </w:pPr>
      <w:proofErr w:type="gramStart"/>
      <w:r w:rsidRPr="00A705A7">
        <w:t>if(</w:t>
      </w:r>
      <w:proofErr w:type="spellStart"/>
      <w:r w:rsidRPr="00A705A7">
        <w:t>GetTickCount</w:t>
      </w:r>
      <w:proofErr w:type="spellEnd"/>
      <w:r w:rsidRPr="00A705A7">
        <w:t>(</w:t>
      </w:r>
      <w:proofErr w:type="gramEnd"/>
      <w:r w:rsidRPr="00A705A7">
        <w:t xml:space="preserve">) - </w:t>
      </w:r>
      <w:proofErr w:type="spellStart"/>
      <w:r w:rsidRPr="00A705A7">
        <w:t>lastFeedTime</w:t>
      </w:r>
      <w:proofErr w:type="spellEnd"/>
      <w:r w:rsidRPr="00A705A7">
        <w:t xml:space="preserve"> &gt; 2500) {</w:t>
      </w:r>
    </w:p>
    <w:p w14:paraId="5F98792B" w14:textId="77777777" w:rsidR="00A30456" w:rsidRPr="00A705A7" w:rsidRDefault="00A30456">
      <w:pPr>
        <w:numPr>
          <w:ilvl w:val="0"/>
          <w:numId w:val="330"/>
        </w:numPr>
        <w:tabs>
          <w:tab w:val="clear" w:pos="720"/>
        </w:tabs>
      </w:pPr>
      <w:r w:rsidRPr="00A705A7">
        <w:t xml:space="preserve">    </w:t>
      </w:r>
      <w:proofErr w:type="spellStart"/>
      <w:r w:rsidRPr="00A705A7">
        <w:t>IWDG_</w:t>
      </w:r>
      <w:proofErr w:type="gramStart"/>
      <w:r w:rsidRPr="00A705A7">
        <w:t>ReloadCounter</w:t>
      </w:r>
      <w:proofErr w:type="spellEnd"/>
      <w:r w:rsidRPr="00A705A7">
        <w:t>(</w:t>
      </w:r>
      <w:proofErr w:type="gramEnd"/>
      <w:r w:rsidRPr="00A705A7">
        <w:t>);</w:t>
      </w:r>
    </w:p>
    <w:p w14:paraId="776D3D4F" w14:textId="77777777" w:rsidR="00A30456" w:rsidRPr="00A705A7" w:rsidRDefault="00A30456">
      <w:pPr>
        <w:numPr>
          <w:ilvl w:val="0"/>
          <w:numId w:val="330"/>
        </w:numPr>
        <w:tabs>
          <w:tab w:val="clear" w:pos="720"/>
        </w:tabs>
      </w:pPr>
      <w:r w:rsidRPr="00A705A7">
        <w:t xml:space="preserve">    </w:t>
      </w:r>
      <w:proofErr w:type="spellStart"/>
      <w:r w:rsidRPr="00A705A7">
        <w:t>lastFeedTime</w:t>
      </w:r>
      <w:proofErr w:type="spellEnd"/>
      <w:r w:rsidRPr="00A705A7">
        <w:t xml:space="preserve"> = </w:t>
      </w:r>
      <w:proofErr w:type="spellStart"/>
      <w:proofErr w:type="gramStart"/>
      <w:r w:rsidRPr="00A705A7">
        <w:t>GetTickCount</w:t>
      </w:r>
      <w:proofErr w:type="spellEnd"/>
      <w:r w:rsidRPr="00A705A7">
        <w:t>(</w:t>
      </w:r>
      <w:proofErr w:type="gramEnd"/>
      <w:r w:rsidRPr="00A705A7">
        <w:t>);</w:t>
      </w:r>
    </w:p>
    <w:p w14:paraId="34D605F9" w14:textId="77777777" w:rsidR="00A30456" w:rsidRPr="00A705A7" w:rsidRDefault="00A30456" w:rsidP="00A30456">
      <w:r w:rsidRPr="00A705A7">
        <w:t>}</w:t>
      </w:r>
    </w:p>
    <w:p w14:paraId="11AFE81E" w14:textId="77777777" w:rsidR="00A30456" w:rsidRPr="00A705A7" w:rsidRDefault="00A30456">
      <w:pPr>
        <w:numPr>
          <w:ilvl w:val="0"/>
          <w:numId w:val="330"/>
        </w:numPr>
      </w:pPr>
      <w:r w:rsidRPr="00A705A7">
        <w:rPr>
          <w:rFonts w:ascii="Times New Roman" w:hAnsi="Times New Roman" w:cs="Times New Roman"/>
        </w:rPr>
        <w:lastRenderedPageBreak/>
        <w:t>​</w:t>
      </w:r>
      <w:r w:rsidRPr="00A705A7">
        <w:rPr>
          <w:b/>
          <w:bCs/>
        </w:rPr>
        <w:t>关键区域保护</w:t>
      </w:r>
      <w:r w:rsidRPr="00A705A7">
        <w:rPr>
          <w:rFonts w:ascii="Times New Roman" w:hAnsi="Times New Roman" w:cs="Times New Roman"/>
        </w:rPr>
        <w:t>​</w:t>
      </w:r>
      <w:r w:rsidRPr="00A705A7">
        <w:t>：在可能耗时的操作中需要额外喂狗</w:t>
      </w:r>
    </w:p>
    <w:p w14:paraId="24688564" w14:textId="77777777" w:rsidR="00A30456" w:rsidRPr="00A705A7" w:rsidRDefault="00A30456">
      <w:pPr>
        <w:numPr>
          <w:ilvl w:val="0"/>
          <w:numId w:val="330"/>
        </w:numPr>
        <w:tabs>
          <w:tab w:val="clear" w:pos="720"/>
        </w:tabs>
      </w:pPr>
      <w:r w:rsidRPr="00A705A7">
        <w:t xml:space="preserve">void </w:t>
      </w:r>
      <w:proofErr w:type="spellStart"/>
      <w:r w:rsidRPr="00A705A7">
        <w:t>LongRunningTask</w:t>
      </w:r>
      <w:proofErr w:type="spellEnd"/>
      <w:r w:rsidRPr="00A705A7">
        <w:t>(void)</w:t>
      </w:r>
    </w:p>
    <w:p w14:paraId="58D21389" w14:textId="77777777" w:rsidR="00A30456" w:rsidRPr="00A705A7" w:rsidRDefault="00A30456">
      <w:pPr>
        <w:numPr>
          <w:ilvl w:val="0"/>
          <w:numId w:val="330"/>
        </w:numPr>
        <w:tabs>
          <w:tab w:val="clear" w:pos="720"/>
        </w:tabs>
      </w:pPr>
      <w:r w:rsidRPr="00A705A7">
        <w:t>{</w:t>
      </w:r>
    </w:p>
    <w:p w14:paraId="0E44502E" w14:textId="77777777" w:rsidR="00A30456" w:rsidRPr="00A705A7" w:rsidRDefault="00A30456">
      <w:pPr>
        <w:numPr>
          <w:ilvl w:val="0"/>
          <w:numId w:val="330"/>
        </w:numPr>
        <w:tabs>
          <w:tab w:val="clear" w:pos="720"/>
        </w:tabs>
      </w:pPr>
      <w:r w:rsidRPr="00A705A7">
        <w:t xml:space="preserve">    </w:t>
      </w:r>
      <w:proofErr w:type="spellStart"/>
      <w:r w:rsidRPr="00A705A7">
        <w:t>IWDG_ReloadCounter</w:t>
      </w:r>
      <w:proofErr w:type="spellEnd"/>
      <w:r w:rsidRPr="00A705A7">
        <w:t>()</w:t>
      </w:r>
      <w:proofErr w:type="gramStart"/>
      <w:r w:rsidRPr="00A705A7">
        <w:t>;  // 开始</w:t>
      </w:r>
      <w:proofErr w:type="gramEnd"/>
      <w:r w:rsidRPr="00A705A7">
        <w:t>前喂狗</w:t>
      </w:r>
    </w:p>
    <w:p w14:paraId="6DC4AD48" w14:textId="77777777" w:rsidR="00A30456" w:rsidRPr="00A705A7" w:rsidRDefault="00A30456">
      <w:pPr>
        <w:numPr>
          <w:ilvl w:val="0"/>
          <w:numId w:val="330"/>
        </w:numPr>
        <w:tabs>
          <w:tab w:val="clear" w:pos="720"/>
        </w:tabs>
      </w:pPr>
    </w:p>
    <w:p w14:paraId="2D388251" w14:textId="77777777" w:rsidR="00A30456" w:rsidRPr="00A705A7" w:rsidRDefault="00A30456">
      <w:pPr>
        <w:numPr>
          <w:ilvl w:val="0"/>
          <w:numId w:val="330"/>
        </w:numPr>
        <w:tabs>
          <w:tab w:val="clear" w:pos="720"/>
        </w:tabs>
      </w:pPr>
      <w:r w:rsidRPr="00A705A7">
        <w:t xml:space="preserve">    </w:t>
      </w:r>
      <w:proofErr w:type="gramStart"/>
      <w:r w:rsidRPr="00A705A7">
        <w:t>for(</w:t>
      </w:r>
      <w:proofErr w:type="gramEnd"/>
      <w:r w:rsidRPr="00A705A7">
        <w:t xml:space="preserve">int </w:t>
      </w:r>
      <w:proofErr w:type="spellStart"/>
      <w:r w:rsidRPr="00A705A7">
        <w:t>i</w:t>
      </w:r>
      <w:proofErr w:type="spellEnd"/>
      <w:r w:rsidRPr="00A705A7">
        <w:t xml:space="preserve"> = 0; </w:t>
      </w:r>
      <w:proofErr w:type="spellStart"/>
      <w:r w:rsidRPr="00A705A7">
        <w:t>i</w:t>
      </w:r>
      <w:proofErr w:type="spellEnd"/>
      <w:r w:rsidRPr="00A705A7">
        <w:t xml:space="preserve"> &lt; VERY_LARGE_NUMBER; </w:t>
      </w:r>
      <w:proofErr w:type="spellStart"/>
      <w:r w:rsidRPr="00A705A7">
        <w:t>i</w:t>
      </w:r>
      <w:proofErr w:type="spellEnd"/>
      <w:r w:rsidRPr="00A705A7">
        <w:t>++) {</w:t>
      </w:r>
    </w:p>
    <w:p w14:paraId="6BEC2B46" w14:textId="77777777" w:rsidR="00A30456" w:rsidRPr="00A705A7" w:rsidRDefault="00A30456">
      <w:pPr>
        <w:numPr>
          <w:ilvl w:val="0"/>
          <w:numId w:val="330"/>
        </w:numPr>
        <w:tabs>
          <w:tab w:val="clear" w:pos="720"/>
        </w:tabs>
      </w:pPr>
      <w:r w:rsidRPr="00A705A7">
        <w:t xml:space="preserve">        // 长时间操作</w:t>
      </w:r>
    </w:p>
    <w:p w14:paraId="5E451211" w14:textId="77777777" w:rsidR="00A30456" w:rsidRPr="00A705A7" w:rsidRDefault="00A30456">
      <w:pPr>
        <w:numPr>
          <w:ilvl w:val="0"/>
          <w:numId w:val="330"/>
        </w:numPr>
        <w:tabs>
          <w:tab w:val="clear" w:pos="720"/>
        </w:tabs>
      </w:pPr>
      <w:r w:rsidRPr="00A705A7">
        <w:t xml:space="preserve">        </w:t>
      </w:r>
      <w:proofErr w:type="gramStart"/>
      <w:r w:rsidRPr="00A705A7">
        <w:t>if(</w:t>
      </w:r>
      <w:proofErr w:type="spellStart"/>
      <w:proofErr w:type="gramEnd"/>
      <w:r w:rsidRPr="00A705A7">
        <w:t>i</w:t>
      </w:r>
      <w:proofErr w:type="spellEnd"/>
      <w:r w:rsidRPr="00A705A7">
        <w:t xml:space="preserve"> % CHECKPOINT == </w:t>
      </w:r>
      <w:proofErr w:type="gramStart"/>
      <w:r w:rsidRPr="00A705A7">
        <w:t>0) {</w:t>
      </w:r>
      <w:proofErr w:type="gramEnd"/>
    </w:p>
    <w:p w14:paraId="1AD2F6E9" w14:textId="77777777" w:rsidR="00A30456" w:rsidRPr="00A705A7" w:rsidRDefault="00A30456">
      <w:pPr>
        <w:numPr>
          <w:ilvl w:val="0"/>
          <w:numId w:val="330"/>
        </w:numPr>
        <w:tabs>
          <w:tab w:val="clear" w:pos="720"/>
        </w:tabs>
      </w:pPr>
      <w:r w:rsidRPr="00A705A7">
        <w:t xml:space="preserve">            </w:t>
      </w:r>
      <w:proofErr w:type="spellStart"/>
      <w:r w:rsidRPr="00A705A7">
        <w:t>IWDG_ReloadCounter</w:t>
      </w:r>
      <w:proofErr w:type="spellEnd"/>
      <w:r w:rsidRPr="00A705A7">
        <w:t>();  // 定期喂狗</w:t>
      </w:r>
    </w:p>
    <w:p w14:paraId="2A570F3B" w14:textId="77777777" w:rsidR="00A30456" w:rsidRPr="00A705A7" w:rsidRDefault="00A30456">
      <w:pPr>
        <w:numPr>
          <w:ilvl w:val="0"/>
          <w:numId w:val="330"/>
        </w:numPr>
        <w:tabs>
          <w:tab w:val="clear" w:pos="720"/>
        </w:tabs>
      </w:pPr>
      <w:r w:rsidRPr="00A705A7">
        <w:t xml:space="preserve">        }</w:t>
      </w:r>
    </w:p>
    <w:p w14:paraId="68F001F4" w14:textId="77777777" w:rsidR="00A30456" w:rsidRPr="00A705A7" w:rsidRDefault="00A30456">
      <w:pPr>
        <w:numPr>
          <w:ilvl w:val="0"/>
          <w:numId w:val="330"/>
        </w:numPr>
        <w:tabs>
          <w:tab w:val="clear" w:pos="720"/>
        </w:tabs>
      </w:pPr>
      <w:r w:rsidRPr="00A705A7">
        <w:t xml:space="preserve">    }</w:t>
      </w:r>
    </w:p>
    <w:p w14:paraId="5A87DE55" w14:textId="77777777" w:rsidR="00A30456" w:rsidRPr="00A705A7" w:rsidRDefault="00A30456">
      <w:pPr>
        <w:numPr>
          <w:ilvl w:val="0"/>
          <w:numId w:val="330"/>
        </w:numPr>
        <w:tabs>
          <w:tab w:val="clear" w:pos="720"/>
        </w:tabs>
      </w:pPr>
    </w:p>
    <w:p w14:paraId="296943EA" w14:textId="77777777" w:rsidR="00A30456" w:rsidRPr="00A705A7" w:rsidRDefault="00A30456">
      <w:pPr>
        <w:numPr>
          <w:ilvl w:val="0"/>
          <w:numId w:val="330"/>
        </w:numPr>
        <w:tabs>
          <w:tab w:val="clear" w:pos="720"/>
        </w:tabs>
      </w:pPr>
      <w:r w:rsidRPr="00A705A7">
        <w:t xml:space="preserve">    </w:t>
      </w:r>
      <w:proofErr w:type="spellStart"/>
      <w:r w:rsidRPr="00A705A7">
        <w:t>IWDG_ReloadCounter</w:t>
      </w:r>
      <w:proofErr w:type="spellEnd"/>
      <w:r w:rsidRPr="00A705A7">
        <w:t>();  // 结束后喂狗</w:t>
      </w:r>
    </w:p>
    <w:p w14:paraId="465F241A" w14:textId="77777777" w:rsidR="00A30456" w:rsidRPr="00A705A7" w:rsidRDefault="00A30456" w:rsidP="00A30456">
      <w:r w:rsidRPr="00A705A7">
        <w:t>}</w:t>
      </w:r>
    </w:p>
    <w:p w14:paraId="4AF8C6D9" w14:textId="77777777" w:rsidR="00A30456" w:rsidRPr="00A705A7" w:rsidRDefault="00A30456">
      <w:pPr>
        <w:numPr>
          <w:ilvl w:val="0"/>
          <w:numId w:val="330"/>
        </w:numPr>
      </w:pPr>
      <w:r w:rsidRPr="00A705A7">
        <w:rPr>
          <w:rFonts w:ascii="Times New Roman" w:hAnsi="Times New Roman" w:cs="Times New Roman"/>
        </w:rPr>
        <w:t>​</w:t>
      </w:r>
      <w:r w:rsidRPr="00A705A7">
        <w:rPr>
          <w:b/>
          <w:bCs/>
        </w:rPr>
        <w:t>不要过度喂</w:t>
      </w:r>
      <w:proofErr w:type="gramStart"/>
      <w:r w:rsidRPr="00A705A7">
        <w:rPr>
          <w:b/>
          <w:bCs/>
        </w:rPr>
        <w:t>狗</w:t>
      </w:r>
      <w:r w:rsidRPr="00A705A7">
        <w:rPr>
          <w:rFonts w:ascii="Times New Roman" w:hAnsi="Times New Roman" w:cs="Times New Roman"/>
        </w:rPr>
        <w:t>​</w:t>
      </w:r>
      <w:r w:rsidRPr="00A705A7">
        <w:t>：</w:t>
      </w:r>
      <w:proofErr w:type="gramEnd"/>
      <w:r w:rsidRPr="00A705A7">
        <w:t>喂狗太频繁会失去看门狗的保护意义</w:t>
      </w:r>
    </w:p>
    <w:p w14:paraId="44F13EA9" w14:textId="77777777" w:rsidR="00A30456" w:rsidRPr="00A705A7" w:rsidRDefault="00A30456">
      <w:pPr>
        <w:numPr>
          <w:ilvl w:val="0"/>
          <w:numId w:val="330"/>
        </w:numPr>
      </w:pPr>
      <w:r w:rsidRPr="00A705A7">
        <w:rPr>
          <w:rFonts w:ascii="Times New Roman" w:hAnsi="Times New Roman" w:cs="Times New Roman"/>
        </w:rPr>
        <w:t>​</w:t>
      </w:r>
      <w:r w:rsidRPr="00A705A7">
        <w:rPr>
          <w:b/>
          <w:bCs/>
        </w:rPr>
        <w:t>错误</w:t>
      </w:r>
      <w:proofErr w:type="gramStart"/>
      <w:r w:rsidRPr="00A705A7">
        <w:rPr>
          <w:b/>
          <w:bCs/>
        </w:rPr>
        <w:t>处理</w:t>
      </w:r>
      <w:r w:rsidRPr="00A705A7">
        <w:rPr>
          <w:rFonts w:ascii="Times New Roman" w:hAnsi="Times New Roman" w:cs="Times New Roman"/>
        </w:rPr>
        <w:t>​</w:t>
      </w:r>
      <w:r w:rsidRPr="00A705A7">
        <w:t>：</w:t>
      </w:r>
      <w:proofErr w:type="gramEnd"/>
      <w:r w:rsidRPr="00A705A7">
        <w:t>在某些错误情况下，可能故意不喂狗让系统复位</w:t>
      </w:r>
    </w:p>
    <w:p w14:paraId="75FDAC56" w14:textId="77777777" w:rsidR="00A30456" w:rsidRPr="00A705A7" w:rsidRDefault="00A30456">
      <w:pPr>
        <w:numPr>
          <w:ilvl w:val="0"/>
          <w:numId w:val="330"/>
        </w:numPr>
        <w:tabs>
          <w:tab w:val="clear" w:pos="720"/>
        </w:tabs>
      </w:pPr>
      <w:proofErr w:type="gramStart"/>
      <w:r w:rsidRPr="00A705A7">
        <w:t>if(</w:t>
      </w:r>
      <w:proofErr w:type="spellStart"/>
      <w:proofErr w:type="gramEnd"/>
      <w:r w:rsidRPr="00A705A7">
        <w:t>systemState</w:t>
      </w:r>
      <w:proofErr w:type="spellEnd"/>
      <w:r w:rsidRPr="00A705A7">
        <w:t xml:space="preserve"> == CRITICAL_</w:t>
      </w:r>
      <w:proofErr w:type="gramStart"/>
      <w:r w:rsidRPr="00A705A7">
        <w:t>ERROR) {</w:t>
      </w:r>
      <w:proofErr w:type="gramEnd"/>
    </w:p>
    <w:p w14:paraId="1FC9625E" w14:textId="77777777" w:rsidR="00A30456" w:rsidRPr="00A705A7" w:rsidRDefault="00A30456">
      <w:pPr>
        <w:numPr>
          <w:ilvl w:val="0"/>
          <w:numId w:val="330"/>
        </w:numPr>
        <w:tabs>
          <w:tab w:val="clear" w:pos="720"/>
        </w:tabs>
      </w:pPr>
      <w:r w:rsidRPr="00A705A7">
        <w:t xml:space="preserve">    // 不喂狗，让看门狗复位系统</w:t>
      </w:r>
    </w:p>
    <w:p w14:paraId="0BCF8532" w14:textId="77777777" w:rsidR="00A30456" w:rsidRPr="00A705A7" w:rsidRDefault="00A30456">
      <w:pPr>
        <w:numPr>
          <w:ilvl w:val="0"/>
          <w:numId w:val="330"/>
        </w:numPr>
        <w:tabs>
          <w:tab w:val="clear" w:pos="720"/>
        </w:tabs>
      </w:pPr>
      <w:r w:rsidRPr="00A705A7">
        <w:t xml:space="preserve">    while(1);  // 等待复位</w:t>
      </w:r>
    </w:p>
    <w:p w14:paraId="333588DC" w14:textId="77777777" w:rsidR="00A30456" w:rsidRPr="00A705A7" w:rsidRDefault="00A30456">
      <w:pPr>
        <w:numPr>
          <w:ilvl w:val="0"/>
          <w:numId w:val="330"/>
        </w:numPr>
        <w:tabs>
          <w:tab w:val="clear" w:pos="720"/>
        </w:tabs>
      </w:pPr>
      <w:r w:rsidRPr="00A705A7">
        <w:t>} else {</w:t>
      </w:r>
    </w:p>
    <w:p w14:paraId="27D03485" w14:textId="77777777" w:rsidR="00A30456" w:rsidRPr="00A705A7" w:rsidRDefault="00A30456">
      <w:pPr>
        <w:numPr>
          <w:ilvl w:val="0"/>
          <w:numId w:val="330"/>
        </w:numPr>
        <w:tabs>
          <w:tab w:val="clear" w:pos="720"/>
        </w:tabs>
      </w:pPr>
      <w:r w:rsidRPr="00A705A7">
        <w:t xml:space="preserve">    </w:t>
      </w:r>
      <w:proofErr w:type="spellStart"/>
      <w:r w:rsidRPr="00A705A7">
        <w:t>IWDG_ReloadCounter</w:t>
      </w:r>
      <w:proofErr w:type="spellEnd"/>
      <w:r w:rsidRPr="00A705A7">
        <w:t>();  // 正常喂狗</w:t>
      </w:r>
    </w:p>
    <w:p w14:paraId="797B8890" w14:textId="77777777" w:rsidR="00A30456" w:rsidRPr="00A705A7" w:rsidRDefault="00A30456" w:rsidP="00A30456">
      <w:r w:rsidRPr="00A705A7">
        <w:t>}</w:t>
      </w:r>
    </w:p>
    <w:p w14:paraId="1332E9A3" w14:textId="77777777" w:rsidR="00A30456" w:rsidRPr="00A705A7" w:rsidRDefault="00A30456" w:rsidP="00A30456">
      <w:pPr>
        <w:pStyle w:val="3"/>
      </w:pPr>
      <w:r w:rsidRPr="00A705A7">
        <w:t>最佳实践</w:t>
      </w:r>
    </w:p>
    <w:p w14:paraId="2339C64B" w14:textId="77777777" w:rsidR="00A30456" w:rsidRPr="00A705A7" w:rsidRDefault="00A30456">
      <w:pPr>
        <w:numPr>
          <w:ilvl w:val="0"/>
          <w:numId w:val="331"/>
        </w:numPr>
      </w:pPr>
      <w:r w:rsidRPr="00A705A7">
        <w:rPr>
          <w:rFonts w:ascii="Times New Roman" w:hAnsi="Times New Roman" w:cs="Times New Roman"/>
        </w:rPr>
        <w:t>​</w:t>
      </w:r>
      <w:r w:rsidRPr="00A705A7">
        <w:rPr>
          <w:b/>
          <w:bCs/>
        </w:rPr>
        <w:t>在主循环的关键点喂狗</w:t>
      </w:r>
      <w:r w:rsidRPr="00A705A7">
        <w:rPr>
          <w:rFonts w:ascii="Times New Roman" w:hAnsi="Times New Roman" w:cs="Times New Roman"/>
        </w:rPr>
        <w:t>​</w:t>
      </w:r>
    </w:p>
    <w:p w14:paraId="7A78E7EF" w14:textId="77777777" w:rsidR="00A30456" w:rsidRPr="00A705A7" w:rsidRDefault="00A30456">
      <w:pPr>
        <w:numPr>
          <w:ilvl w:val="0"/>
          <w:numId w:val="331"/>
        </w:numPr>
      </w:pPr>
      <w:r w:rsidRPr="00A705A7">
        <w:rPr>
          <w:rFonts w:ascii="Times New Roman" w:hAnsi="Times New Roman" w:cs="Times New Roman"/>
        </w:rPr>
        <w:t>​</w:t>
      </w:r>
      <w:r w:rsidRPr="00A705A7">
        <w:rPr>
          <w:b/>
          <w:bCs/>
        </w:rPr>
        <w:t>在长时间任务中插入定期喂狗</w:t>
      </w:r>
      <w:r w:rsidRPr="00A705A7">
        <w:rPr>
          <w:rFonts w:ascii="Times New Roman" w:hAnsi="Times New Roman" w:cs="Times New Roman"/>
        </w:rPr>
        <w:t>​</w:t>
      </w:r>
    </w:p>
    <w:p w14:paraId="0B66C0FA" w14:textId="77777777" w:rsidR="00A30456" w:rsidRPr="00A705A7" w:rsidRDefault="00A30456">
      <w:pPr>
        <w:numPr>
          <w:ilvl w:val="0"/>
          <w:numId w:val="331"/>
        </w:numPr>
      </w:pPr>
      <w:r w:rsidRPr="00A705A7">
        <w:rPr>
          <w:rFonts w:ascii="Times New Roman" w:hAnsi="Times New Roman" w:cs="Times New Roman"/>
        </w:rPr>
        <w:t>​</w:t>
      </w:r>
      <w:r w:rsidRPr="00A705A7">
        <w:rPr>
          <w:b/>
          <w:bCs/>
        </w:rPr>
        <w:t>使用定时器辅助管理喂狗频率</w:t>
      </w:r>
      <w:r w:rsidRPr="00A705A7">
        <w:rPr>
          <w:rFonts w:ascii="Times New Roman" w:hAnsi="Times New Roman" w:cs="Times New Roman"/>
        </w:rPr>
        <w:t>​</w:t>
      </w:r>
    </w:p>
    <w:p w14:paraId="0005E1C2" w14:textId="77777777" w:rsidR="00A30456" w:rsidRPr="00A705A7" w:rsidRDefault="00A30456">
      <w:pPr>
        <w:numPr>
          <w:ilvl w:val="0"/>
          <w:numId w:val="331"/>
        </w:numPr>
      </w:pPr>
      <w:r w:rsidRPr="00A705A7">
        <w:rPr>
          <w:rFonts w:ascii="Times New Roman" w:hAnsi="Times New Roman" w:cs="Times New Roman"/>
        </w:rPr>
        <w:lastRenderedPageBreak/>
        <w:t>​</w:t>
      </w:r>
      <w:r w:rsidRPr="00A705A7">
        <w:rPr>
          <w:b/>
          <w:bCs/>
        </w:rPr>
        <w:t>在系统异常时停止喂狗</w:t>
      </w:r>
      <w:r w:rsidRPr="00A705A7">
        <w:t>，让看门狗复位系统</w:t>
      </w:r>
    </w:p>
    <w:p w14:paraId="7CB28605" w14:textId="77777777" w:rsidR="00A30456" w:rsidRPr="00A705A7" w:rsidRDefault="00A30456" w:rsidP="00A30456">
      <w:r w:rsidRPr="00A705A7">
        <w:t>这个函数是看门狗机制的核心，正确的使用可以确保系统在异常时能够自动恢复，提高系统的可靠性。</w:t>
      </w:r>
    </w:p>
    <w:p w14:paraId="67CC7702" w14:textId="77777777" w:rsidR="00A30456" w:rsidRPr="00A705A7" w:rsidRDefault="00A30456" w:rsidP="00A30456"/>
    <w:p w14:paraId="29FE85D5" w14:textId="77777777" w:rsidR="00A30456" w:rsidRDefault="00A30456" w:rsidP="00A30456">
      <w:pPr>
        <w:pStyle w:val="2"/>
      </w:pPr>
      <w:proofErr w:type="spellStart"/>
      <w:r w:rsidRPr="00987B9B">
        <w:t>IWDG_Enable</w:t>
      </w:r>
      <w:proofErr w:type="spellEnd"/>
      <w:r>
        <w:rPr>
          <w:rFonts w:hint="eastAsia"/>
        </w:rPr>
        <w:t>()</w:t>
      </w:r>
      <w:r>
        <w:br/>
      </w:r>
      <w:r w:rsidRPr="00B5617B">
        <w:rPr>
          <w:b/>
          <w:bCs/>
        </w:rPr>
        <w:t>启用并启动独立看门狗计数器</w:t>
      </w:r>
    </w:p>
    <w:p w14:paraId="24610AC2" w14:textId="77777777" w:rsidR="00A30456" w:rsidRPr="00B5617B" w:rsidRDefault="00A30456" w:rsidP="00A30456">
      <w:r w:rsidRPr="00B5617B">
        <w:t xml:space="preserve">这个函数 </w:t>
      </w:r>
      <w:proofErr w:type="spellStart"/>
      <w:r w:rsidRPr="00B5617B">
        <w:t>IWDG_Enable</w:t>
      </w:r>
      <w:proofErr w:type="spellEnd"/>
      <w:r w:rsidRPr="00B5617B">
        <w:t>(void)用于</w:t>
      </w:r>
      <w:r w:rsidRPr="00B5617B">
        <w:rPr>
          <w:b/>
          <w:bCs/>
        </w:rPr>
        <w:t>启动 STM32 的独立看门狗（IWDG）</w:t>
      </w:r>
      <w:r w:rsidRPr="00B5617B">
        <w:rPr>
          <w:rFonts w:ascii="Times New Roman" w:hAnsi="Times New Roman" w:cs="Times New Roman"/>
          <w:b/>
          <w:bCs/>
        </w:rPr>
        <w:t>​</w:t>
      </w:r>
      <w:r w:rsidRPr="00B5617B">
        <w:t>。让我为您详细解释：</w:t>
      </w:r>
    </w:p>
    <w:p w14:paraId="39E667CE" w14:textId="77777777" w:rsidR="00A30456" w:rsidRPr="00B5617B" w:rsidRDefault="00A30456" w:rsidP="00A30456">
      <w:pPr>
        <w:pStyle w:val="3"/>
      </w:pPr>
      <w:r w:rsidRPr="00B5617B">
        <w:t>函数功能</w:t>
      </w:r>
    </w:p>
    <w:p w14:paraId="57290D92" w14:textId="77777777" w:rsidR="00A30456" w:rsidRPr="00B5617B" w:rsidRDefault="00A30456" w:rsidP="00A30456">
      <w:r w:rsidRPr="00B5617B">
        <w:rPr>
          <w:rFonts w:ascii="Times New Roman" w:hAnsi="Times New Roman" w:cs="Times New Roman"/>
        </w:rPr>
        <w:t>​</w:t>
      </w:r>
      <w:r w:rsidRPr="00B5617B">
        <w:rPr>
          <w:b/>
          <w:bCs/>
        </w:rPr>
        <w:t>启用并启动独立看门狗计数器</w:t>
      </w:r>
      <w:r w:rsidRPr="00B5617B">
        <w:t>，开始看门狗的计时和系统保护功能。</w:t>
      </w:r>
    </w:p>
    <w:p w14:paraId="5CFA7BAB" w14:textId="77777777" w:rsidR="00A30456" w:rsidRPr="00B5617B" w:rsidRDefault="00A30456" w:rsidP="00A30456">
      <w:pPr>
        <w:pStyle w:val="3"/>
      </w:pPr>
      <w:r w:rsidRPr="00B5617B">
        <w:t>函数原型</w:t>
      </w:r>
    </w:p>
    <w:p w14:paraId="106742F7" w14:textId="77777777" w:rsidR="00A30456" w:rsidRPr="00B5617B" w:rsidRDefault="00A30456" w:rsidP="00A30456">
      <w:r w:rsidRPr="00B5617B">
        <w:t xml:space="preserve">void </w:t>
      </w:r>
      <w:proofErr w:type="spellStart"/>
      <w:r w:rsidRPr="00B5617B">
        <w:t>IWDG_Enable</w:t>
      </w:r>
      <w:proofErr w:type="spellEnd"/>
      <w:r w:rsidRPr="00B5617B">
        <w:t>(void);</w:t>
      </w:r>
    </w:p>
    <w:p w14:paraId="6480AA29" w14:textId="77777777" w:rsidR="00A30456" w:rsidRPr="00B5617B" w:rsidRDefault="00A30456" w:rsidP="00A30456">
      <w:pPr>
        <w:pStyle w:val="3"/>
      </w:pPr>
      <w:r w:rsidRPr="00B5617B">
        <w:t>工作原理</w:t>
      </w:r>
    </w:p>
    <w:p w14:paraId="370CDC15" w14:textId="77777777" w:rsidR="00A30456" w:rsidRPr="00B5617B" w:rsidRDefault="00A30456" w:rsidP="00A30456">
      <w:r w:rsidRPr="00B5617B">
        <w:t>这个函数通过向 IWDG 的</w:t>
      </w:r>
      <w:r w:rsidRPr="00B5617B">
        <w:rPr>
          <w:b/>
          <w:bCs/>
          <w:color w:val="EE0000"/>
        </w:rPr>
        <w:t>键寄存器（IWDG_KR）</w:t>
      </w:r>
      <w:r w:rsidRPr="00B5617B">
        <w:t>写入特定的启动值来启用看门狗：</w:t>
      </w:r>
    </w:p>
    <w:p w14:paraId="0363EEC5" w14:textId="77777777" w:rsidR="00A30456" w:rsidRPr="00B5617B" w:rsidRDefault="00A30456" w:rsidP="00A30456">
      <w:r w:rsidRPr="00B5617B">
        <w:t xml:space="preserve">void </w:t>
      </w:r>
      <w:proofErr w:type="spellStart"/>
      <w:r w:rsidRPr="00B5617B">
        <w:t>IWDG_Enable</w:t>
      </w:r>
      <w:proofErr w:type="spellEnd"/>
      <w:r w:rsidRPr="00B5617B">
        <w:t>(void)</w:t>
      </w:r>
    </w:p>
    <w:p w14:paraId="2BCBA694" w14:textId="77777777" w:rsidR="00A30456" w:rsidRPr="00B5617B" w:rsidRDefault="00A30456" w:rsidP="00A30456">
      <w:r w:rsidRPr="00B5617B">
        <w:t>{</w:t>
      </w:r>
    </w:p>
    <w:p w14:paraId="3EC23948" w14:textId="77777777" w:rsidR="00A30456" w:rsidRPr="00B5617B" w:rsidRDefault="00A30456" w:rsidP="00A30456">
      <w:r w:rsidRPr="00B5617B">
        <w:t xml:space="preserve">    IWDG-&gt;KR = 0xCCCC;  // 启动看门狗的魔术值</w:t>
      </w:r>
    </w:p>
    <w:p w14:paraId="3C1C5DDE" w14:textId="77777777" w:rsidR="00A30456" w:rsidRPr="00B5617B" w:rsidRDefault="00A30456" w:rsidP="00A30456">
      <w:r w:rsidRPr="00B5617B">
        <w:t>}</w:t>
      </w:r>
    </w:p>
    <w:p w14:paraId="2749D7E7" w14:textId="77777777" w:rsidR="00A30456" w:rsidRPr="00B5617B" w:rsidRDefault="00A30456" w:rsidP="00A30456">
      <w:pPr>
        <w:pStyle w:val="3"/>
      </w:pPr>
      <w:r w:rsidRPr="00B5617B">
        <w:t>典型使用流程</w:t>
      </w:r>
    </w:p>
    <w:p w14:paraId="56EC92FB" w14:textId="77777777" w:rsidR="00A30456" w:rsidRPr="00B5617B" w:rsidRDefault="00A30456" w:rsidP="00A30456">
      <w:r w:rsidRPr="00B5617B">
        <w:t>// 完整的看门狗初始化流程</w:t>
      </w:r>
    </w:p>
    <w:p w14:paraId="4CCF8DC3" w14:textId="77777777" w:rsidR="00A30456" w:rsidRPr="00B5617B" w:rsidRDefault="00A30456" w:rsidP="00A30456">
      <w:r w:rsidRPr="00B5617B">
        <w:t xml:space="preserve">void </w:t>
      </w:r>
      <w:proofErr w:type="spellStart"/>
      <w:r w:rsidRPr="00B5617B">
        <w:t>IWDG_Init_Complete</w:t>
      </w:r>
      <w:proofErr w:type="spellEnd"/>
      <w:r w:rsidRPr="00B5617B">
        <w:t>(void)</w:t>
      </w:r>
    </w:p>
    <w:p w14:paraId="517E3EDE" w14:textId="77777777" w:rsidR="00A30456" w:rsidRPr="00B5617B" w:rsidRDefault="00A30456" w:rsidP="00A30456">
      <w:r w:rsidRPr="00B5617B">
        <w:t>{</w:t>
      </w:r>
    </w:p>
    <w:p w14:paraId="733E99FF" w14:textId="77777777" w:rsidR="00A30456" w:rsidRPr="00B5617B" w:rsidRDefault="00A30456" w:rsidP="00A30456">
      <w:r w:rsidRPr="00B5617B">
        <w:t xml:space="preserve">    // 1. 启用写访问（必须第一步）</w:t>
      </w:r>
    </w:p>
    <w:p w14:paraId="43A6B330" w14:textId="77777777" w:rsidR="00A30456" w:rsidRPr="00B5617B" w:rsidRDefault="00A30456" w:rsidP="00A30456">
      <w:r w:rsidRPr="00B5617B">
        <w:t xml:space="preserve">    </w:t>
      </w:r>
      <w:proofErr w:type="spellStart"/>
      <w:r w:rsidRPr="00B5617B">
        <w:t>IWDG_</w:t>
      </w:r>
      <w:proofErr w:type="gramStart"/>
      <w:r w:rsidRPr="00B5617B">
        <w:t>WriteAccessCmd</w:t>
      </w:r>
      <w:proofErr w:type="spellEnd"/>
      <w:r w:rsidRPr="00B5617B">
        <w:t>(</w:t>
      </w:r>
      <w:proofErr w:type="spellStart"/>
      <w:proofErr w:type="gramEnd"/>
      <w:r w:rsidRPr="00B5617B">
        <w:t>IWDG_WriteAccess_Enable</w:t>
      </w:r>
      <w:proofErr w:type="spellEnd"/>
      <w:r w:rsidRPr="00B5617B">
        <w:t>);</w:t>
      </w:r>
    </w:p>
    <w:p w14:paraId="6D351379" w14:textId="77777777" w:rsidR="00A30456" w:rsidRPr="00B5617B" w:rsidRDefault="00A30456" w:rsidP="00A30456">
      <w:r w:rsidRPr="00B5617B">
        <w:t xml:space="preserve">    </w:t>
      </w:r>
    </w:p>
    <w:p w14:paraId="2838FD66" w14:textId="77777777" w:rsidR="00A30456" w:rsidRPr="00B5617B" w:rsidRDefault="00A30456" w:rsidP="00A30456">
      <w:r w:rsidRPr="00B5617B">
        <w:lastRenderedPageBreak/>
        <w:t xml:space="preserve">    // 2. 设置预分频器（决定计数速度）</w:t>
      </w:r>
    </w:p>
    <w:p w14:paraId="2D5DF006" w14:textId="77777777" w:rsidR="00A30456" w:rsidRPr="00B5617B" w:rsidRDefault="00A30456" w:rsidP="00A30456">
      <w:r w:rsidRPr="00B5617B">
        <w:t xml:space="preserve">    </w:t>
      </w:r>
      <w:proofErr w:type="spellStart"/>
      <w:r w:rsidRPr="00B5617B">
        <w:t>IWDG_</w:t>
      </w:r>
      <w:proofErr w:type="gramStart"/>
      <w:r w:rsidRPr="00B5617B">
        <w:t>SetPrescaler</w:t>
      </w:r>
      <w:proofErr w:type="spellEnd"/>
      <w:r w:rsidRPr="00B5617B">
        <w:t>(</w:t>
      </w:r>
      <w:proofErr w:type="gramEnd"/>
      <w:r w:rsidRPr="00B5617B">
        <w:t>IWDG_Prescaler_32);</w:t>
      </w:r>
    </w:p>
    <w:p w14:paraId="07CDD1FA" w14:textId="77777777" w:rsidR="00A30456" w:rsidRPr="00B5617B" w:rsidRDefault="00A30456" w:rsidP="00A30456">
      <w:r w:rsidRPr="00B5617B">
        <w:t xml:space="preserve">    </w:t>
      </w:r>
    </w:p>
    <w:p w14:paraId="7DFD1558" w14:textId="77777777" w:rsidR="00A30456" w:rsidRPr="00B5617B" w:rsidRDefault="00A30456" w:rsidP="00A30456">
      <w:r w:rsidRPr="00B5617B">
        <w:t xml:space="preserve">    // 3. 设置重载值（决定超时时间）</w:t>
      </w:r>
    </w:p>
    <w:p w14:paraId="7128D3A4" w14:textId="77777777" w:rsidR="00A30456" w:rsidRPr="00B5617B" w:rsidRDefault="00A30456" w:rsidP="00A30456">
      <w:r w:rsidRPr="00B5617B">
        <w:t xml:space="preserve">    </w:t>
      </w:r>
      <w:proofErr w:type="spellStart"/>
      <w:r w:rsidRPr="00B5617B">
        <w:t>IWDG_SetReload</w:t>
      </w:r>
      <w:proofErr w:type="spellEnd"/>
      <w:r w:rsidRPr="00B5617B">
        <w:t>(0x0FFF);  // 约3.28秒超时</w:t>
      </w:r>
    </w:p>
    <w:p w14:paraId="464C3263" w14:textId="77777777" w:rsidR="00A30456" w:rsidRPr="00B5617B" w:rsidRDefault="00A30456" w:rsidP="00A30456">
      <w:r w:rsidRPr="00B5617B">
        <w:t xml:space="preserve">    </w:t>
      </w:r>
    </w:p>
    <w:p w14:paraId="7435EAE2" w14:textId="77777777" w:rsidR="00A30456" w:rsidRPr="00B5617B" w:rsidRDefault="00A30456" w:rsidP="00A30456">
      <w:r w:rsidRPr="00B5617B">
        <w:t xml:space="preserve">    // 4. 重载计数器（初始喂狗）</w:t>
      </w:r>
    </w:p>
    <w:p w14:paraId="5380E805" w14:textId="77777777" w:rsidR="00A30456" w:rsidRPr="00B5617B" w:rsidRDefault="00A30456" w:rsidP="00A30456">
      <w:r w:rsidRPr="00B5617B">
        <w:t xml:space="preserve">    </w:t>
      </w:r>
      <w:proofErr w:type="spellStart"/>
      <w:r w:rsidRPr="00B5617B">
        <w:t>IWDG_</w:t>
      </w:r>
      <w:proofErr w:type="gramStart"/>
      <w:r w:rsidRPr="00B5617B">
        <w:t>ReloadCounter</w:t>
      </w:r>
      <w:proofErr w:type="spellEnd"/>
      <w:r w:rsidRPr="00B5617B">
        <w:t>(</w:t>
      </w:r>
      <w:proofErr w:type="gramEnd"/>
      <w:r w:rsidRPr="00B5617B">
        <w:t>);</w:t>
      </w:r>
    </w:p>
    <w:p w14:paraId="1351F4D7" w14:textId="77777777" w:rsidR="00A30456" w:rsidRPr="00B5617B" w:rsidRDefault="00A30456" w:rsidP="00A30456">
      <w:r w:rsidRPr="00B5617B">
        <w:t xml:space="preserve">    </w:t>
      </w:r>
    </w:p>
    <w:p w14:paraId="4A2A9A98" w14:textId="77777777" w:rsidR="00A30456" w:rsidRPr="00B5617B" w:rsidRDefault="00A30456" w:rsidP="00A30456">
      <w:r w:rsidRPr="00B5617B">
        <w:t xml:space="preserve">    // 5. 启动看门狗（关键步骤！）</w:t>
      </w:r>
    </w:p>
    <w:p w14:paraId="5F79A5CA" w14:textId="77777777" w:rsidR="00A30456" w:rsidRPr="00B5617B" w:rsidRDefault="00A30456" w:rsidP="00A30456">
      <w:r w:rsidRPr="00B5617B">
        <w:t xml:space="preserve">    </w:t>
      </w:r>
      <w:proofErr w:type="spellStart"/>
      <w:r w:rsidRPr="00B5617B">
        <w:t>IWDG_</w:t>
      </w:r>
      <w:proofErr w:type="gramStart"/>
      <w:r w:rsidRPr="00B5617B">
        <w:t>Enable</w:t>
      </w:r>
      <w:proofErr w:type="spellEnd"/>
      <w:r w:rsidRPr="00B5617B">
        <w:t>(</w:t>
      </w:r>
      <w:proofErr w:type="gramEnd"/>
      <w:r w:rsidRPr="00B5617B">
        <w:t>);</w:t>
      </w:r>
    </w:p>
    <w:p w14:paraId="58DA17CA" w14:textId="77777777" w:rsidR="00A30456" w:rsidRPr="00B5617B" w:rsidRDefault="00A30456" w:rsidP="00A30456">
      <w:r w:rsidRPr="00B5617B">
        <w:t xml:space="preserve">    </w:t>
      </w:r>
    </w:p>
    <w:p w14:paraId="41CF7F51" w14:textId="77777777" w:rsidR="00A30456" w:rsidRPr="00B5617B" w:rsidRDefault="00A30456" w:rsidP="00A30456">
      <w:r w:rsidRPr="00B5617B">
        <w:t xml:space="preserve">    // 6. 可选：禁用写访问增加安全性</w:t>
      </w:r>
    </w:p>
    <w:p w14:paraId="50542596" w14:textId="77777777" w:rsidR="00A30456" w:rsidRPr="00B5617B" w:rsidRDefault="00A30456" w:rsidP="00A30456">
      <w:r w:rsidRPr="00B5617B">
        <w:t xml:space="preserve">    IWDG_</w:t>
      </w:r>
      <w:proofErr w:type="gramStart"/>
      <w:r w:rsidRPr="00B5617B">
        <w:t>WriteAccessCmd(</w:t>
      </w:r>
      <w:proofErr w:type="gramEnd"/>
      <w:r w:rsidRPr="00B5617B">
        <w:t>IWDG_WriteAccess_Disable);</w:t>
      </w:r>
    </w:p>
    <w:p w14:paraId="4732B931" w14:textId="77777777" w:rsidR="00A30456" w:rsidRPr="00B5617B" w:rsidRDefault="00A30456" w:rsidP="00A30456">
      <w:r w:rsidRPr="00B5617B">
        <w:t>}</w:t>
      </w:r>
    </w:p>
    <w:p w14:paraId="7FF7747F" w14:textId="77777777" w:rsidR="00A30456" w:rsidRPr="00B5617B" w:rsidRDefault="00A30456" w:rsidP="00A30456">
      <w:pPr>
        <w:pStyle w:val="3"/>
      </w:pPr>
      <w:r w:rsidRPr="00B5617B">
        <w:t>完整示例代码</w:t>
      </w:r>
    </w:p>
    <w:p w14:paraId="533D3B53" w14:textId="77777777" w:rsidR="00A30456" w:rsidRPr="00B5617B" w:rsidRDefault="00A30456" w:rsidP="00A30456">
      <w:proofErr w:type="gramStart"/>
      <w:r w:rsidRPr="00B5617B">
        <w:t>#include</w:t>
      </w:r>
      <w:proofErr w:type="gramEnd"/>
      <w:r w:rsidRPr="00B5617B">
        <w:t xml:space="preserve"> "stm32f10x.h"</w:t>
      </w:r>
    </w:p>
    <w:p w14:paraId="6F19BD7C" w14:textId="77777777" w:rsidR="00A30456" w:rsidRPr="00B5617B" w:rsidRDefault="00A30456" w:rsidP="00A30456">
      <w:proofErr w:type="gramStart"/>
      <w:r w:rsidRPr="00B5617B">
        <w:t>#include</w:t>
      </w:r>
      <w:proofErr w:type="gramEnd"/>
      <w:r w:rsidRPr="00B5617B">
        <w:t xml:space="preserve"> "stm32f10x_iwdg</w:t>
      </w:r>
      <w:proofErr w:type="gramStart"/>
      <w:r w:rsidRPr="00B5617B">
        <w:t>.h</w:t>
      </w:r>
      <w:proofErr w:type="gramEnd"/>
      <w:r w:rsidRPr="00B5617B">
        <w:t>"</w:t>
      </w:r>
    </w:p>
    <w:p w14:paraId="4987322F" w14:textId="77777777" w:rsidR="00A30456" w:rsidRPr="00B5617B" w:rsidRDefault="00A30456" w:rsidP="00A30456"/>
    <w:p w14:paraId="629D23E4" w14:textId="77777777" w:rsidR="00A30456" w:rsidRPr="00B5617B" w:rsidRDefault="00A30456" w:rsidP="00A30456">
      <w:r w:rsidRPr="00B5617B">
        <w:t>/</w:t>
      </w:r>
      <w:proofErr w:type="gramStart"/>
      <w:r w:rsidRPr="00B5617B">
        <w:t>/ 看门</w:t>
      </w:r>
      <w:proofErr w:type="gramEnd"/>
      <w:r w:rsidRPr="00B5617B">
        <w:t>狗状态标志</w:t>
      </w:r>
    </w:p>
    <w:p w14:paraId="4176D478" w14:textId="77777777" w:rsidR="00A30456" w:rsidRPr="00B5617B" w:rsidRDefault="00A30456" w:rsidP="00A30456">
      <w:r w:rsidRPr="00B5617B">
        <w:t xml:space="preserve">typedef </w:t>
      </w:r>
      <w:proofErr w:type="spellStart"/>
      <w:r w:rsidRPr="00B5617B">
        <w:t>enum</w:t>
      </w:r>
      <w:proofErr w:type="spellEnd"/>
      <w:r w:rsidRPr="00B5617B">
        <w:t xml:space="preserve"> {</w:t>
      </w:r>
    </w:p>
    <w:p w14:paraId="06C1D5FD" w14:textId="77777777" w:rsidR="00A30456" w:rsidRPr="00B5617B" w:rsidRDefault="00A30456" w:rsidP="00A30456">
      <w:r w:rsidRPr="00B5617B">
        <w:t xml:space="preserve">    IWDG_STOPPED = 0,</w:t>
      </w:r>
    </w:p>
    <w:p w14:paraId="553B0EF2" w14:textId="77777777" w:rsidR="00A30456" w:rsidRPr="00B5617B" w:rsidRDefault="00A30456" w:rsidP="00A30456">
      <w:r w:rsidRPr="00B5617B">
        <w:t xml:space="preserve">    IWDG_RUNNING = 1</w:t>
      </w:r>
    </w:p>
    <w:p w14:paraId="55B9310E" w14:textId="77777777" w:rsidR="00A30456" w:rsidRPr="00B5617B" w:rsidRDefault="00A30456" w:rsidP="00A30456">
      <w:r w:rsidRPr="00B5617B">
        <w:t xml:space="preserve">} </w:t>
      </w:r>
      <w:proofErr w:type="spellStart"/>
      <w:r w:rsidRPr="00B5617B">
        <w:t>IWDG_Status</w:t>
      </w:r>
      <w:proofErr w:type="spellEnd"/>
      <w:r w:rsidRPr="00B5617B">
        <w:t>;</w:t>
      </w:r>
    </w:p>
    <w:p w14:paraId="3C9BC971" w14:textId="77777777" w:rsidR="00A30456" w:rsidRPr="00B5617B" w:rsidRDefault="00A30456" w:rsidP="00A30456"/>
    <w:p w14:paraId="3F8BC858" w14:textId="77777777" w:rsidR="00A30456" w:rsidRPr="00B5617B" w:rsidRDefault="00A30456" w:rsidP="00A30456">
      <w:r w:rsidRPr="00B5617B">
        <w:t>// 初始化并启动看门狗</w:t>
      </w:r>
    </w:p>
    <w:p w14:paraId="7091BF11" w14:textId="77777777" w:rsidR="00A30456" w:rsidRPr="00B5617B" w:rsidRDefault="00A30456" w:rsidP="00A30456">
      <w:proofErr w:type="spellStart"/>
      <w:r w:rsidRPr="00B5617B">
        <w:lastRenderedPageBreak/>
        <w:t>IWDG_Status</w:t>
      </w:r>
      <w:proofErr w:type="spellEnd"/>
      <w:r w:rsidRPr="00B5617B">
        <w:t xml:space="preserve"> </w:t>
      </w:r>
      <w:proofErr w:type="spellStart"/>
      <w:r w:rsidRPr="00B5617B">
        <w:t>IWDG_</w:t>
      </w:r>
      <w:proofErr w:type="gramStart"/>
      <w:r w:rsidRPr="00B5617B">
        <w:t>Start</w:t>
      </w:r>
      <w:proofErr w:type="spellEnd"/>
      <w:r w:rsidRPr="00B5617B">
        <w:t>(</w:t>
      </w:r>
      <w:proofErr w:type="gramEnd"/>
      <w:r w:rsidRPr="00B5617B">
        <w:t xml:space="preserve">uint8_t </w:t>
      </w:r>
      <w:proofErr w:type="spellStart"/>
      <w:r w:rsidRPr="00B5617B">
        <w:t>prescaler</w:t>
      </w:r>
      <w:proofErr w:type="spellEnd"/>
      <w:r w:rsidRPr="00B5617B">
        <w:t xml:space="preserve">, uint16_t </w:t>
      </w:r>
      <w:proofErr w:type="spellStart"/>
      <w:r w:rsidRPr="00B5617B">
        <w:t>reload_value</w:t>
      </w:r>
      <w:proofErr w:type="spellEnd"/>
      <w:r w:rsidRPr="00B5617B">
        <w:t>)</w:t>
      </w:r>
    </w:p>
    <w:p w14:paraId="225BECFC" w14:textId="77777777" w:rsidR="00A30456" w:rsidRPr="00B5617B" w:rsidRDefault="00A30456" w:rsidP="00A30456">
      <w:r w:rsidRPr="00B5617B">
        <w:t>{</w:t>
      </w:r>
    </w:p>
    <w:p w14:paraId="3B9F3220" w14:textId="77777777" w:rsidR="00A30456" w:rsidRPr="00B5617B" w:rsidRDefault="00A30456" w:rsidP="00A30456">
      <w:r w:rsidRPr="00B5617B">
        <w:t xml:space="preserve">    // 检查参数有效性</w:t>
      </w:r>
    </w:p>
    <w:p w14:paraId="6552C067" w14:textId="77777777" w:rsidR="00A30456" w:rsidRPr="00B5617B" w:rsidRDefault="00A30456" w:rsidP="00A30456">
      <w:r w:rsidRPr="00B5617B">
        <w:t xml:space="preserve">    if (</w:t>
      </w:r>
      <w:proofErr w:type="spellStart"/>
      <w:r w:rsidRPr="00B5617B">
        <w:t>reload_value</w:t>
      </w:r>
      <w:proofErr w:type="spellEnd"/>
      <w:r w:rsidRPr="00B5617B">
        <w:t xml:space="preserve"> &gt; </w:t>
      </w:r>
      <w:proofErr w:type="gramStart"/>
      <w:r w:rsidRPr="00B5617B">
        <w:t>0x0FFF) {</w:t>
      </w:r>
      <w:proofErr w:type="gramEnd"/>
    </w:p>
    <w:p w14:paraId="32AC13E6" w14:textId="77777777" w:rsidR="00A30456" w:rsidRPr="00B5617B" w:rsidRDefault="00A30456" w:rsidP="00A30456">
      <w:r w:rsidRPr="00B5617B">
        <w:t xml:space="preserve">        return IWDG_STOPPED;</w:t>
      </w:r>
    </w:p>
    <w:p w14:paraId="0E84284A" w14:textId="77777777" w:rsidR="00A30456" w:rsidRPr="00B5617B" w:rsidRDefault="00A30456" w:rsidP="00A30456">
      <w:r w:rsidRPr="00B5617B">
        <w:t xml:space="preserve">    }</w:t>
      </w:r>
    </w:p>
    <w:p w14:paraId="7F0A482A" w14:textId="77777777" w:rsidR="00A30456" w:rsidRPr="00B5617B" w:rsidRDefault="00A30456" w:rsidP="00A30456">
      <w:r w:rsidRPr="00B5617B">
        <w:t xml:space="preserve">    </w:t>
      </w:r>
    </w:p>
    <w:p w14:paraId="487F76AF" w14:textId="77777777" w:rsidR="00A30456" w:rsidRPr="00B5617B" w:rsidRDefault="00A30456" w:rsidP="00A30456">
      <w:r w:rsidRPr="00B5617B">
        <w:t xml:space="preserve">    // 启用写访问</w:t>
      </w:r>
    </w:p>
    <w:p w14:paraId="5CF8E220" w14:textId="77777777" w:rsidR="00A30456" w:rsidRPr="00B5617B" w:rsidRDefault="00A30456" w:rsidP="00A30456">
      <w:r w:rsidRPr="00B5617B">
        <w:t xml:space="preserve">    </w:t>
      </w:r>
      <w:proofErr w:type="spellStart"/>
      <w:r w:rsidRPr="00B5617B">
        <w:t>IWDG_</w:t>
      </w:r>
      <w:proofErr w:type="gramStart"/>
      <w:r w:rsidRPr="00B5617B">
        <w:t>WriteAccessCmd</w:t>
      </w:r>
      <w:proofErr w:type="spellEnd"/>
      <w:r w:rsidRPr="00B5617B">
        <w:t>(</w:t>
      </w:r>
      <w:proofErr w:type="spellStart"/>
      <w:proofErr w:type="gramEnd"/>
      <w:r w:rsidRPr="00B5617B">
        <w:t>IWDG_WriteAccess_Enable</w:t>
      </w:r>
      <w:proofErr w:type="spellEnd"/>
      <w:r w:rsidRPr="00B5617B">
        <w:t>);</w:t>
      </w:r>
    </w:p>
    <w:p w14:paraId="5307DB90" w14:textId="77777777" w:rsidR="00A30456" w:rsidRPr="00B5617B" w:rsidRDefault="00A30456" w:rsidP="00A30456">
      <w:r w:rsidRPr="00B5617B">
        <w:t xml:space="preserve">    </w:t>
      </w:r>
    </w:p>
    <w:p w14:paraId="6F7EF967" w14:textId="77777777" w:rsidR="00A30456" w:rsidRPr="00B5617B" w:rsidRDefault="00A30456" w:rsidP="00A30456">
      <w:r w:rsidRPr="00B5617B">
        <w:t xml:space="preserve">    // 设置预分频器</w:t>
      </w:r>
    </w:p>
    <w:p w14:paraId="7532D94E" w14:textId="77777777" w:rsidR="00A30456" w:rsidRPr="00B5617B" w:rsidRDefault="00A30456" w:rsidP="00A30456">
      <w:r w:rsidRPr="00B5617B">
        <w:t xml:space="preserve">    </w:t>
      </w:r>
      <w:proofErr w:type="spellStart"/>
      <w:r w:rsidRPr="00B5617B">
        <w:t>IWDG_SetPrescaler</w:t>
      </w:r>
      <w:proofErr w:type="spellEnd"/>
      <w:r w:rsidRPr="00B5617B">
        <w:t>(</w:t>
      </w:r>
      <w:proofErr w:type="spellStart"/>
      <w:r w:rsidRPr="00B5617B">
        <w:t>prescaler</w:t>
      </w:r>
      <w:proofErr w:type="spellEnd"/>
      <w:r w:rsidRPr="00B5617B">
        <w:t>);</w:t>
      </w:r>
    </w:p>
    <w:p w14:paraId="3AC76CF6" w14:textId="77777777" w:rsidR="00A30456" w:rsidRPr="00B5617B" w:rsidRDefault="00A30456" w:rsidP="00A30456">
      <w:r w:rsidRPr="00B5617B">
        <w:t xml:space="preserve">    </w:t>
      </w:r>
    </w:p>
    <w:p w14:paraId="0FABFB4D" w14:textId="77777777" w:rsidR="00A30456" w:rsidRPr="00B5617B" w:rsidRDefault="00A30456" w:rsidP="00A30456">
      <w:r w:rsidRPr="00B5617B">
        <w:t xml:space="preserve">    // 设置重载值</w:t>
      </w:r>
    </w:p>
    <w:p w14:paraId="53D47BF5" w14:textId="77777777" w:rsidR="00A30456" w:rsidRPr="00B5617B" w:rsidRDefault="00A30456" w:rsidP="00A30456">
      <w:r w:rsidRPr="00B5617B">
        <w:t xml:space="preserve">    </w:t>
      </w:r>
      <w:proofErr w:type="spellStart"/>
      <w:r w:rsidRPr="00B5617B">
        <w:t>IWDG_SetReload</w:t>
      </w:r>
      <w:proofErr w:type="spellEnd"/>
      <w:r w:rsidRPr="00B5617B">
        <w:t>(</w:t>
      </w:r>
      <w:proofErr w:type="spellStart"/>
      <w:r w:rsidRPr="00B5617B">
        <w:t>reload_value</w:t>
      </w:r>
      <w:proofErr w:type="spellEnd"/>
      <w:r w:rsidRPr="00B5617B">
        <w:t>);</w:t>
      </w:r>
    </w:p>
    <w:p w14:paraId="19A44EAE" w14:textId="77777777" w:rsidR="00A30456" w:rsidRPr="00B5617B" w:rsidRDefault="00A30456" w:rsidP="00A30456">
      <w:r w:rsidRPr="00B5617B">
        <w:t xml:space="preserve">    </w:t>
      </w:r>
    </w:p>
    <w:p w14:paraId="4F6B3989" w14:textId="77777777" w:rsidR="00A30456" w:rsidRPr="00B5617B" w:rsidRDefault="00A30456" w:rsidP="00A30456">
      <w:r w:rsidRPr="00B5617B">
        <w:t xml:space="preserve">    // 重载计数器（初始值）</w:t>
      </w:r>
    </w:p>
    <w:p w14:paraId="5F8B0BD1" w14:textId="77777777" w:rsidR="00A30456" w:rsidRPr="00B5617B" w:rsidRDefault="00A30456" w:rsidP="00A30456">
      <w:r w:rsidRPr="00B5617B">
        <w:t xml:space="preserve">    </w:t>
      </w:r>
      <w:proofErr w:type="spellStart"/>
      <w:r w:rsidRPr="00B5617B">
        <w:t>IWDG_</w:t>
      </w:r>
      <w:proofErr w:type="gramStart"/>
      <w:r w:rsidRPr="00B5617B">
        <w:t>ReloadCounter</w:t>
      </w:r>
      <w:proofErr w:type="spellEnd"/>
      <w:r w:rsidRPr="00B5617B">
        <w:t>(</w:t>
      </w:r>
      <w:proofErr w:type="gramEnd"/>
      <w:r w:rsidRPr="00B5617B">
        <w:t>);</w:t>
      </w:r>
    </w:p>
    <w:p w14:paraId="745142F7" w14:textId="77777777" w:rsidR="00A30456" w:rsidRPr="00B5617B" w:rsidRDefault="00A30456" w:rsidP="00A30456">
      <w:r w:rsidRPr="00B5617B">
        <w:t xml:space="preserve">    </w:t>
      </w:r>
    </w:p>
    <w:p w14:paraId="6C82E91A" w14:textId="77777777" w:rsidR="00A30456" w:rsidRPr="00B5617B" w:rsidRDefault="00A30456" w:rsidP="00A30456">
      <w:r w:rsidRPr="00B5617B">
        <w:t xml:space="preserve">    // 启动看门狗！</w:t>
      </w:r>
    </w:p>
    <w:p w14:paraId="75356F85" w14:textId="77777777" w:rsidR="00A30456" w:rsidRPr="00B5617B" w:rsidRDefault="00A30456" w:rsidP="00A30456">
      <w:r w:rsidRPr="00B5617B">
        <w:t xml:space="preserve">    </w:t>
      </w:r>
      <w:proofErr w:type="spellStart"/>
      <w:r w:rsidRPr="00B5617B">
        <w:t>IWDG_</w:t>
      </w:r>
      <w:proofErr w:type="gramStart"/>
      <w:r w:rsidRPr="00B5617B">
        <w:t>Enable</w:t>
      </w:r>
      <w:proofErr w:type="spellEnd"/>
      <w:r w:rsidRPr="00B5617B">
        <w:t>(</w:t>
      </w:r>
      <w:proofErr w:type="gramEnd"/>
      <w:r w:rsidRPr="00B5617B">
        <w:t>);</w:t>
      </w:r>
    </w:p>
    <w:p w14:paraId="1E0442DF" w14:textId="77777777" w:rsidR="00A30456" w:rsidRPr="00B5617B" w:rsidRDefault="00A30456" w:rsidP="00A30456">
      <w:r w:rsidRPr="00B5617B">
        <w:t xml:space="preserve">    </w:t>
      </w:r>
    </w:p>
    <w:p w14:paraId="24861ABD" w14:textId="77777777" w:rsidR="00A30456" w:rsidRPr="00B5617B" w:rsidRDefault="00A30456" w:rsidP="00A30456">
      <w:r w:rsidRPr="00B5617B">
        <w:t xml:space="preserve">    </w:t>
      </w:r>
      <w:proofErr w:type="spellStart"/>
      <w:proofErr w:type="gramStart"/>
      <w:r w:rsidRPr="00B5617B">
        <w:t>printf</w:t>
      </w:r>
      <w:proofErr w:type="spellEnd"/>
      <w:r w:rsidRPr="00B5617B">
        <w:t>(</w:t>
      </w:r>
      <w:proofErr w:type="gramEnd"/>
      <w:r w:rsidRPr="00B5617B">
        <w:t xml:space="preserve">"IWDG Started: </w:t>
      </w:r>
      <w:proofErr w:type="spellStart"/>
      <w:r w:rsidRPr="00B5617B">
        <w:t>Prescaler</w:t>
      </w:r>
      <w:proofErr w:type="spellEnd"/>
      <w:r w:rsidRPr="00B5617B">
        <w:t xml:space="preserve">=%d, Reload=0x%03X\n", </w:t>
      </w:r>
    </w:p>
    <w:p w14:paraId="47BC8134" w14:textId="77777777" w:rsidR="00A30456" w:rsidRPr="00B5617B" w:rsidRDefault="00A30456" w:rsidP="00A30456">
      <w:r w:rsidRPr="00B5617B">
        <w:t xml:space="preserve">           </w:t>
      </w:r>
      <w:proofErr w:type="spellStart"/>
      <w:r w:rsidRPr="00B5617B">
        <w:t>prescaler</w:t>
      </w:r>
      <w:proofErr w:type="spellEnd"/>
      <w:r w:rsidRPr="00B5617B">
        <w:t xml:space="preserve">, </w:t>
      </w:r>
      <w:proofErr w:type="spellStart"/>
      <w:r w:rsidRPr="00B5617B">
        <w:t>reload_value</w:t>
      </w:r>
      <w:proofErr w:type="spellEnd"/>
      <w:r w:rsidRPr="00B5617B">
        <w:t>);</w:t>
      </w:r>
    </w:p>
    <w:p w14:paraId="25B578BD" w14:textId="77777777" w:rsidR="00A30456" w:rsidRPr="00B5617B" w:rsidRDefault="00A30456" w:rsidP="00A30456">
      <w:r w:rsidRPr="00B5617B">
        <w:t xml:space="preserve">    </w:t>
      </w:r>
    </w:p>
    <w:p w14:paraId="3DE5C420" w14:textId="77777777" w:rsidR="00A30456" w:rsidRPr="00B5617B" w:rsidRDefault="00A30456" w:rsidP="00A30456">
      <w:r w:rsidRPr="00B5617B">
        <w:t xml:space="preserve">    return IWDG_RUNNING;</w:t>
      </w:r>
    </w:p>
    <w:p w14:paraId="32A1D4D2" w14:textId="77777777" w:rsidR="00A30456" w:rsidRPr="00B5617B" w:rsidRDefault="00A30456" w:rsidP="00A30456">
      <w:r w:rsidRPr="00B5617B">
        <w:t>}</w:t>
      </w:r>
    </w:p>
    <w:p w14:paraId="056E43ED" w14:textId="77777777" w:rsidR="00A30456" w:rsidRPr="00B5617B" w:rsidRDefault="00A30456" w:rsidP="00A30456"/>
    <w:p w14:paraId="72308115" w14:textId="77777777" w:rsidR="00A30456" w:rsidRPr="00B5617B" w:rsidRDefault="00A30456" w:rsidP="00A30456">
      <w:r w:rsidRPr="00B5617B">
        <w:t>// 不同的超时时间配置</w:t>
      </w:r>
    </w:p>
    <w:p w14:paraId="49D5065A" w14:textId="77777777" w:rsidR="00A30456" w:rsidRPr="00B5617B" w:rsidRDefault="00A30456" w:rsidP="00A30456">
      <w:r w:rsidRPr="00B5617B">
        <w:t xml:space="preserve">void </w:t>
      </w:r>
      <w:proofErr w:type="spellStart"/>
      <w:r w:rsidRPr="00B5617B">
        <w:t>IWDG_Init_DifferentTimeouts</w:t>
      </w:r>
      <w:proofErr w:type="spellEnd"/>
      <w:r w:rsidRPr="00B5617B">
        <w:t>(void)</w:t>
      </w:r>
    </w:p>
    <w:p w14:paraId="0C619120" w14:textId="77777777" w:rsidR="00A30456" w:rsidRPr="00B5617B" w:rsidRDefault="00A30456" w:rsidP="00A30456">
      <w:r w:rsidRPr="00B5617B">
        <w:t>{</w:t>
      </w:r>
    </w:p>
    <w:p w14:paraId="160937B8" w14:textId="77777777" w:rsidR="00A30456" w:rsidRPr="00B5617B" w:rsidRDefault="00A30456" w:rsidP="00A30456">
      <w:r w:rsidRPr="00B5617B">
        <w:t xml:space="preserve">    // 方案1：快速响应（约1秒）</w:t>
      </w:r>
    </w:p>
    <w:p w14:paraId="7AAB3F12" w14:textId="77777777" w:rsidR="00A30456" w:rsidRPr="00B5617B" w:rsidRDefault="00A30456" w:rsidP="00A30456">
      <w:r w:rsidRPr="00B5617B">
        <w:t xml:space="preserve">    </w:t>
      </w:r>
      <w:proofErr w:type="spellStart"/>
      <w:r w:rsidRPr="00B5617B">
        <w:t>IWDG_Start</w:t>
      </w:r>
      <w:proofErr w:type="spellEnd"/>
      <w:r w:rsidRPr="00B5617B">
        <w:t>(IWDG_Prescaler_32, 0x04FF);  // 约1.04秒</w:t>
      </w:r>
    </w:p>
    <w:p w14:paraId="169F7C58" w14:textId="77777777" w:rsidR="00A30456" w:rsidRPr="00B5617B" w:rsidRDefault="00A30456" w:rsidP="00A30456">
      <w:r w:rsidRPr="00B5617B">
        <w:t xml:space="preserve">    </w:t>
      </w:r>
    </w:p>
    <w:p w14:paraId="7F71F788" w14:textId="77777777" w:rsidR="00A30456" w:rsidRPr="00B5617B" w:rsidRDefault="00A30456" w:rsidP="00A30456">
      <w:r w:rsidRPr="00B5617B">
        <w:t xml:space="preserve">    // 方案2：中等超时（约3秒）</w:t>
      </w:r>
    </w:p>
    <w:p w14:paraId="52322C1E" w14:textId="77777777" w:rsidR="00A30456" w:rsidRPr="00B5617B" w:rsidRDefault="00A30456" w:rsidP="00A30456">
      <w:r w:rsidRPr="00B5617B">
        <w:t xml:space="preserve">    // </w:t>
      </w:r>
      <w:proofErr w:type="spellStart"/>
      <w:r w:rsidRPr="00B5617B">
        <w:t>IWDG_Start</w:t>
      </w:r>
      <w:proofErr w:type="spellEnd"/>
      <w:r w:rsidRPr="00B5617B">
        <w:t>(IWDG_Prescaler_32, 0x0FFF);  // 约3.28秒</w:t>
      </w:r>
    </w:p>
    <w:p w14:paraId="69D363B9" w14:textId="77777777" w:rsidR="00A30456" w:rsidRPr="00B5617B" w:rsidRDefault="00A30456" w:rsidP="00A30456">
      <w:r w:rsidRPr="00B5617B">
        <w:t xml:space="preserve">    </w:t>
      </w:r>
    </w:p>
    <w:p w14:paraId="6DA58E77" w14:textId="77777777" w:rsidR="00A30456" w:rsidRPr="00B5617B" w:rsidRDefault="00A30456" w:rsidP="00A30456">
      <w:r w:rsidRPr="00B5617B">
        <w:t xml:space="preserve">    // 方案3：较长超时（约6秒）</w:t>
      </w:r>
    </w:p>
    <w:p w14:paraId="03575868" w14:textId="77777777" w:rsidR="00A30456" w:rsidRPr="00B5617B" w:rsidRDefault="00A30456" w:rsidP="00A30456">
      <w:r w:rsidRPr="00B5617B">
        <w:t xml:space="preserve">    // </w:t>
      </w:r>
      <w:proofErr w:type="spellStart"/>
      <w:r w:rsidRPr="00B5617B">
        <w:t>IWDG_Start</w:t>
      </w:r>
      <w:proofErr w:type="spellEnd"/>
      <w:r w:rsidRPr="00B5617B">
        <w:t>(IWDG_Prescaler_64, 0x0FFF);  // 约6.55秒</w:t>
      </w:r>
    </w:p>
    <w:p w14:paraId="48E733EB" w14:textId="77777777" w:rsidR="00A30456" w:rsidRPr="00B5617B" w:rsidRDefault="00A30456" w:rsidP="00A30456">
      <w:r w:rsidRPr="00B5617B">
        <w:t>}</w:t>
      </w:r>
    </w:p>
    <w:p w14:paraId="68BFA9AB" w14:textId="77777777" w:rsidR="00A30456" w:rsidRPr="00B5617B" w:rsidRDefault="00A30456" w:rsidP="00A30456"/>
    <w:p w14:paraId="1BDCE329" w14:textId="77777777" w:rsidR="00A30456" w:rsidRPr="00B5617B" w:rsidRDefault="00A30456" w:rsidP="00A30456">
      <w:r w:rsidRPr="00B5617B">
        <w:t>// 主应用程序</w:t>
      </w:r>
    </w:p>
    <w:p w14:paraId="04034DCD" w14:textId="77777777" w:rsidR="00A30456" w:rsidRPr="00B5617B" w:rsidRDefault="00A30456" w:rsidP="00A30456">
      <w:r w:rsidRPr="00B5617B">
        <w:t>int main(void)</w:t>
      </w:r>
    </w:p>
    <w:p w14:paraId="0DCC63E7" w14:textId="77777777" w:rsidR="00A30456" w:rsidRPr="00B5617B" w:rsidRDefault="00A30456" w:rsidP="00A30456">
      <w:r w:rsidRPr="00B5617B">
        <w:t>{</w:t>
      </w:r>
    </w:p>
    <w:p w14:paraId="752151C2" w14:textId="77777777" w:rsidR="00A30456" w:rsidRPr="00B5617B" w:rsidRDefault="00A30456" w:rsidP="00A30456">
      <w:r w:rsidRPr="00B5617B">
        <w:t xml:space="preserve">    // 系统初始化</w:t>
      </w:r>
    </w:p>
    <w:p w14:paraId="1A4A6C33" w14:textId="77777777" w:rsidR="00A30456" w:rsidRPr="00B5617B" w:rsidRDefault="00A30456" w:rsidP="00A30456">
      <w:r w:rsidRPr="00B5617B">
        <w:t xml:space="preserve">    </w:t>
      </w:r>
      <w:proofErr w:type="spellStart"/>
      <w:proofErr w:type="gramStart"/>
      <w:r w:rsidRPr="00B5617B">
        <w:t>SystemInit</w:t>
      </w:r>
      <w:proofErr w:type="spellEnd"/>
      <w:r w:rsidRPr="00B5617B">
        <w:t>(</w:t>
      </w:r>
      <w:proofErr w:type="gramEnd"/>
      <w:r w:rsidRPr="00B5617B">
        <w:t>);</w:t>
      </w:r>
    </w:p>
    <w:p w14:paraId="3425A995" w14:textId="77777777" w:rsidR="00A30456" w:rsidRPr="00B5617B" w:rsidRDefault="00A30456" w:rsidP="00A30456">
      <w:r w:rsidRPr="00B5617B">
        <w:t xml:space="preserve">    </w:t>
      </w:r>
      <w:proofErr w:type="spellStart"/>
      <w:r w:rsidRPr="00B5617B">
        <w:t>GPIO_</w:t>
      </w:r>
      <w:proofErr w:type="gramStart"/>
      <w:r w:rsidRPr="00B5617B">
        <w:t>Init</w:t>
      </w:r>
      <w:proofErr w:type="spellEnd"/>
      <w:r w:rsidRPr="00B5617B">
        <w:t>(</w:t>
      </w:r>
      <w:proofErr w:type="gramEnd"/>
      <w:r w:rsidRPr="00B5617B">
        <w:t>);</w:t>
      </w:r>
    </w:p>
    <w:p w14:paraId="23E796CB" w14:textId="77777777" w:rsidR="00A30456" w:rsidRPr="00B5617B" w:rsidRDefault="00A30456" w:rsidP="00A30456">
      <w:r w:rsidRPr="00B5617B">
        <w:t xml:space="preserve">    </w:t>
      </w:r>
      <w:proofErr w:type="spellStart"/>
      <w:r w:rsidRPr="00B5617B">
        <w:t>UART_</w:t>
      </w:r>
      <w:proofErr w:type="gramStart"/>
      <w:r w:rsidRPr="00B5617B">
        <w:t>Init</w:t>
      </w:r>
      <w:proofErr w:type="spellEnd"/>
      <w:r w:rsidRPr="00B5617B">
        <w:t>(</w:t>
      </w:r>
      <w:proofErr w:type="gramEnd"/>
      <w:r w:rsidRPr="00B5617B">
        <w:t>);</w:t>
      </w:r>
    </w:p>
    <w:p w14:paraId="06909F2C" w14:textId="77777777" w:rsidR="00A30456" w:rsidRPr="00B5617B" w:rsidRDefault="00A30456" w:rsidP="00A30456">
      <w:r w:rsidRPr="00B5617B">
        <w:t xml:space="preserve">    </w:t>
      </w:r>
    </w:p>
    <w:p w14:paraId="75372203" w14:textId="77777777" w:rsidR="00A30456" w:rsidRPr="00B5617B" w:rsidRDefault="00A30456" w:rsidP="00A30456">
      <w:r w:rsidRPr="00B5617B">
        <w:t xml:space="preserve">    </w:t>
      </w:r>
      <w:proofErr w:type="spellStart"/>
      <w:proofErr w:type="gramStart"/>
      <w:r w:rsidRPr="00B5617B">
        <w:t>printf</w:t>
      </w:r>
      <w:proofErr w:type="spellEnd"/>
      <w:r w:rsidRPr="00B5617B">
        <w:t>(</w:t>
      </w:r>
      <w:proofErr w:type="gramEnd"/>
      <w:r w:rsidRPr="00B5617B">
        <w:t>"System Starting...\n");</w:t>
      </w:r>
    </w:p>
    <w:p w14:paraId="5F20D4C9" w14:textId="77777777" w:rsidR="00A30456" w:rsidRPr="00B5617B" w:rsidRDefault="00A30456" w:rsidP="00A30456">
      <w:r w:rsidRPr="00B5617B">
        <w:t xml:space="preserve">    </w:t>
      </w:r>
    </w:p>
    <w:p w14:paraId="098FFB10" w14:textId="77777777" w:rsidR="00A30456" w:rsidRPr="00B5617B" w:rsidRDefault="00A30456" w:rsidP="00A30456">
      <w:r w:rsidRPr="00B5617B">
        <w:t xml:space="preserve">    // 启动看门狗（3秒超时）</w:t>
      </w:r>
    </w:p>
    <w:p w14:paraId="739F58B2" w14:textId="77777777" w:rsidR="00A30456" w:rsidRPr="00B5617B" w:rsidRDefault="00A30456" w:rsidP="00A30456">
      <w:r w:rsidRPr="00B5617B">
        <w:t xml:space="preserve">    if (</w:t>
      </w:r>
      <w:proofErr w:type="spellStart"/>
      <w:r w:rsidRPr="00B5617B">
        <w:t>IWDG_</w:t>
      </w:r>
      <w:proofErr w:type="gramStart"/>
      <w:r w:rsidRPr="00B5617B">
        <w:t>Start</w:t>
      </w:r>
      <w:proofErr w:type="spellEnd"/>
      <w:r w:rsidRPr="00B5617B">
        <w:t>(</w:t>
      </w:r>
      <w:proofErr w:type="gramEnd"/>
      <w:r w:rsidRPr="00B5617B">
        <w:t>IWDG_Prescaler_32, 0x0FFF) == IWDG_RUNNING) {</w:t>
      </w:r>
    </w:p>
    <w:p w14:paraId="431A943C" w14:textId="77777777" w:rsidR="00A30456" w:rsidRPr="00B5617B" w:rsidRDefault="00A30456" w:rsidP="00A30456">
      <w:r w:rsidRPr="00B5617B">
        <w:t xml:space="preserve">        </w:t>
      </w:r>
      <w:proofErr w:type="spellStart"/>
      <w:proofErr w:type="gramStart"/>
      <w:r w:rsidRPr="00B5617B">
        <w:t>printf</w:t>
      </w:r>
      <w:proofErr w:type="spellEnd"/>
      <w:r w:rsidRPr="00B5617B">
        <w:t>(</w:t>
      </w:r>
      <w:proofErr w:type="gramEnd"/>
      <w:r w:rsidRPr="00B5617B">
        <w:t>"Watchdog started successfully\n");</w:t>
      </w:r>
    </w:p>
    <w:p w14:paraId="6DB5871A" w14:textId="77777777" w:rsidR="00A30456" w:rsidRPr="00B5617B" w:rsidRDefault="00A30456" w:rsidP="00A30456">
      <w:r w:rsidRPr="00B5617B">
        <w:lastRenderedPageBreak/>
        <w:t xml:space="preserve">    } else {</w:t>
      </w:r>
    </w:p>
    <w:p w14:paraId="680CF152" w14:textId="77777777" w:rsidR="00A30456" w:rsidRPr="00B5617B" w:rsidRDefault="00A30456" w:rsidP="00A30456">
      <w:r w:rsidRPr="00B5617B">
        <w:t xml:space="preserve">        </w:t>
      </w:r>
      <w:proofErr w:type="spellStart"/>
      <w:proofErr w:type="gramStart"/>
      <w:r w:rsidRPr="00B5617B">
        <w:t>printf</w:t>
      </w:r>
      <w:proofErr w:type="spellEnd"/>
      <w:r w:rsidRPr="00B5617B">
        <w:t>(</w:t>
      </w:r>
      <w:proofErr w:type="gramEnd"/>
      <w:r w:rsidRPr="00B5617B">
        <w:t>"Watchdog start failed\n");</w:t>
      </w:r>
    </w:p>
    <w:p w14:paraId="5392C0D0" w14:textId="77777777" w:rsidR="00A30456" w:rsidRPr="00B5617B" w:rsidRDefault="00A30456" w:rsidP="00A30456">
      <w:r w:rsidRPr="00B5617B">
        <w:t xml:space="preserve">        while(1); // 停机</w:t>
      </w:r>
    </w:p>
    <w:p w14:paraId="3FFBC63A" w14:textId="77777777" w:rsidR="00A30456" w:rsidRPr="00B5617B" w:rsidRDefault="00A30456" w:rsidP="00A30456">
      <w:r w:rsidRPr="00B5617B">
        <w:t xml:space="preserve">    }</w:t>
      </w:r>
    </w:p>
    <w:p w14:paraId="38F070AB" w14:textId="77777777" w:rsidR="00A30456" w:rsidRPr="00B5617B" w:rsidRDefault="00A30456" w:rsidP="00A30456">
      <w:r w:rsidRPr="00B5617B">
        <w:t xml:space="preserve">    </w:t>
      </w:r>
    </w:p>
    <w:p w14:paraId="7B1F228A" w14:textId="77777777" w:rsidR="00A30456" w:rsidRPr="00B5617B" w:rsidRDefault="00A30456" w:rsidP="00A30456">
      <w:r w:rsidRPr="00B5617B">
        <w:t xml:space="preserve">    // 主循环</w:t>
      </w:r>
    </w:p>
    <w:p w14:paraId="747D00D7" w14:textId="77777777" w:rsidR="00A30456" w:rsidRPr="00B5617B" w:rsidRDefault="00A30456" w:rsidP="00A30456">
      <w:r w:rsidRPr="00B5617B">
        <w:t xml:space="preserve">    </w:t>
      </w:r>
      <w:proofErr w:type="gramStart"/>
      <w:r w:rsidRPr="00B5617B">
        <w:t>while(</w:t>
      </w:r>
      <w:proofErr w:type="gramEnd"/>
      <w:r w:rsidRPr="00B5617B">
        <w:t>1)</w:t>
      </w:r>
    </w:p>
    <w:p w14:paraId="7A9629EB" w14:textId="77777777" w:rsidR="00A30456" w:rsidRPr="00B5617B" w:rsidRDefault="00A30456" w:rsidP="00A30456">
      <w:r w:rsidRPr="00B5617B">
        <w:t xml:space="preserve">    {</w:t>
      </w:r>
    </w:p>
    <w:p w14:paraId="6DD31946" w14:textId="77777777" w:rsidR="00A30456" w:rsidRPr="00B5617B" w:rsidRDefault="00A30456" w:rsidP="00A30456">
      <w:r w:rsidRPr="00B5617B">
        <w:t xml:space="preserve">        // 任务1：数据采集</w:t>
      </w:r>
    </w:p>
    <w:p w14:paraId="567D8AD7" w14:textId="77777777" w:rsidR="00A30456" w:rsidRPr="00B5617B" w:rsidRDefault="00A30456" w:rsidP="00A30456">
      <w:r w:rsidRPr="00B5617B">
        <w:t xml:space="preserve">        </w:t>
      </w:r>
      <w:proofErr w:type="spellStart"/>
      <w:proofErr w:type="gramStart"/>
      <w:r w:rsidRPr="00B5617B">
        <w:t>ReadSensors</w:t>
      </w:r>
      <w:proofErr w:type="spellEnd"/>
      <w:r w:rsidRPr="00B5617B">
        <w:t>(</w:t>
      </w:r>
      <w:proofErr w:type="gramEnd"/>
      <w:r w:rsidRPr="00B5617B">
        <w:t>);</w:t>
      </w:r>
    </w:p>
    <w:p w14:paraId="2944300D" w14:textId="77777777" w:rsidR="00A30456" w:rsidRPr="00B5617B" w:rsidRDefault="00A30456" w:rsidP="00A30456">
      <w:r w:rsidRPr="00B5617B">
        <w:t xml:space="preserve">        </w:t>
      </w:r>
      <w:proofErr w:type="spellStart"/>
      <w:r w:rsidRPr="00B5617B">
        <w:t>IWDG_ReloadCounter</w:t>
      </w:r>
      <w:proofErr w:type="spellEnd"/>
      <w:r w:rsidRPr="00B5617B">
        <w:t>();  // 喂狗</w:t>
      </w:r>
    </w:p>
    <w:p w14:paraId="37F42350" w14:textId="77777777" w:rsidR="00A30456" w:rsidRPr="00B5617B" w:rsidRDefault="00A30456" w:rsidP="00A30456">
      <w:r w:rsidRPr="00B5617B">
        <w:t xml:space="preserve">        </w:t>
      </w:r>
    </w:p>
    <w:p w14:paraId="2BFB7D92" w14:textId="77777777" w:rsidR="00A30456" w:rsidRPr="00B5617B" w:rsidRDefault="00A30456" w:rsidP="00A30456">
      <w:r w:rsidRPr="00B5617B">
        <w:t xml:space="preserve">        // 任务2：数据处理</w:t>
      </w:r>
    </w:p>
    <w:p w14:paraId="6A0D04C8" w14:textId="77777777" w:rsidR="00A30456" w:rsidRPr="00B5617B" w:rsidRDefault="00A30456" w:rsidP="00A30456">
      <w:r w:rsidRPr="00B5617B">
        <w:t xml:space="preserve">        </w:t>
      </w:r>
      <w:proofErr w:type="spellStart"/>
      <w:proofErr w:type="gramStart"/>
      <w:r w:rsidRPr="00B5617B">
        <w:t>ProcessData</w:t>
      </w:r>
      <w:proofErr w:type="spellEnd"/>
      <w:r w:rsidRPr="00B5617B">
        <w:t>(</w:t>
      </w:r>
      <w:proofErr w:type="gramEnd"/>
      <w:r w:rsidRPr="00B5617B">
        <w:t>);</w:t>
      </w:r>
    </w:p>
    <w:p w14:paraId="107D5615" w14:textId="77777777" w:rsidR="00A30456" w:rsidRPr="00B5617B" w:rsidRDefault="00A30456" w:rsidP="00A30456">
      <w:r w:rsidRPr="00B5617B">
        <w:t xml:space="preserve">        </w:t>
      </w:r>
      <w:proofErr w:type="spellStart"/>
      <w:r w:rsidRPr="00B5617B">
        <w:t>IWDG_ReloadCounter</w:t>
      </w:r>
      <w:proofErr w:type="spellEnd"/>
      <w:r w:rsidRPr="00B5617B">
        <w:t>();  // 喂狗</w:t>
      </w:r>
    </w:p>
    <w:p w14:paraId="335C2CE9" w14:textId="77777777" w:rsidR="00A30456" w:rsidRPr="00B5617B" w:rsidRDefault="00A30456" w:rsidP="00A30456">
      <w:r w:rsidRPr="00B5617B">
        <w:t xml:space="preserve">        </w:t>
      </w:r>
    </w:p>
    <w:p w14:paraId="7233B2D8" w14:textId="77777777" w:rsidR="00A30456" w:rsidRPr="00B5617B" w:rsidRDefault="00A30456" w:rsidP="00A30456">
      <w:r w:rsidRPr="00B5617B">
        <w:t xml:space="preserve">        // 任务3：通信</w:t>
      </w:r>
    </w:p>
    <w:p w14:paraId="4460FE42" w14:textId="77777777" w:rsidR="00A30456" w:rsidRPr="00B5617B" w:rsidRDefault="00A30456" w:rsidP="00A30456">
      <w:r w:rsidRPr="00B5617B">
        <w:t xml:space="preserve">        </w:t>
      </w:r>
      <w:proofErr w:type="spellStart"/>
      <w:proofErr w:type="gramStart"/>
      <w:r w:rsidRPr="00B5617B">
        <w:t>HandleCommunication</w:t>
      </w:r>
      <w:proofErr w:type="spellEnd"/>
      <w:r w:rsidRPr="00B5617B">
        <w:t>(</w:t>
      </w:r>
      <w:proofErr w:type="gramEnd"/>
      <w:r w:rsidRPr="00B5617B">
        <w:t>);</w:t>
      </w:r>
    </w:p>
    <w:p w14:paraId="5806F222" w14:textId="77777777" w:rsidR="00A30456" w:rsidRPr="00B5617B" w:rsidRDefault="00A30456" w:rsidP="00A30456">
      <w:r w:rsidRPr="00B5617B">
        <w:t xml:space="preserve">        </w:t>
      </w:r>
      <w:proofErr w:type="spellStart"/>
      <w:r w:rsidRPr="00B5617B">
        <w:t>IWDG_ReloadCounter</w:t>
      </w:r>
      <w:proofErr w:type="spellEnd"/>
      <w:r w:rsidRPr="00B5617B">
        <w:t>();  // 喂狗</w:t>
      </w:r>
    </w:p>
    <w:p w14:paraId="1D83D91F" w14:textId="77777777" w:rsidR="00A30456" w:rsidRPr="00B5617B" w:rsidRDefault="00A30456" w:rsidP="00A30456">
      <w:r w:rsidRPr="00B5617B">
        <w:t xml:space="preserve">        </w:t>
      </w:r>
    </w:p>
    <w:p w14:paraId="662D3AC6" w14:textId="77777777" w:rsidR="00A30456" w:rsidRPr="00B5617B" w:rsidRDefault="00A30456" w:rsidP="00A30456">
      <w:r w:rsidRPr="00B5617B">
        <w:t xml:space="preserve">        // 短延时</w:t>
      </w:r>
    </w:p>
    <w:p w14:paraId="7034A6D4" w14:textId="77777777" w:rsidR="00A30456" w:rsidRPr="00B5617B" w:rsidRDefault="00A30456" w:rsidP="00A30456">
      <w:r w:rsidRPr="00B5617B">
        <w:t xml:space="preserve">        </w:t>
      </w:r>
      <w:proofErr w:type="spellStart"/>
      <w:r w:rsidRPr="00B5617B">
        <w:t>Delay_</w:t>
      </w:r>
      <w:proofErr w:type="gramStart"/>
      <w:r w:rsidRPr="00B5617B">
        <w:t>ms</w:t>
      </w:r>
      <w:proofErr w:type="spellEnd"/>
      <w:r w:rsidRPr="00B5617B">
        <w:t>(</w:t>
      </w:r>
      <w:proofErr w:type="gramEnd"/>
      <w:r w:rsidRPr="00B5617B">
        <w:t>100);</w:t>
      </w:r>
    </w:p>
    <w:p w14:paraId="2EF0F83F" w14:textId="77777777" w:rsidR="00A30456" w:rsidRPr="00B5617B" w:rsidRDefault="00A30456" w:rsidP="00A30456">
      <w:r w:rsidRPr="00B5617B">
        <w:t xml:space="preserve">    }</w:t>
      </w:r>
    </w:p>
    <w:p w14:paraId="6D704BA5" w14:textId="77777777" w:rsidR="00A30456" w:rsidRPr="00B5617B" w:rsidRDefault="00A30456" w:rsidP="00A30456">
      <w:r w:rsidRPr="00B5617B">
        <w:t>}</w:t>
      </w:r>
    </w:p>
    <w:p w14:paraId="0812F314" w14:textId="77777777" w:rsidR="00A30456" w:rsidRPr="00B5617B" w:rsidRDefault="00A30456" w:rsidP="00A30456">
      <w:pPr>
        <w:pStyle w:val="3"/>
      </w:pPr>
      <w:r w:rsidRPr="00B5617B">
        <w:lastRenderedPageBreak/>
        <w:t>重要特性</w:t>
      </w:r>
    </w:p>
    <w:p w14:paraId="5A03FCBD" w14:textId="77777777" w:rsidR="00A30456" w:rsidRPr="00B5617B" w:rsidRDefault="00A30456" w:rsidP="00A30456">
      <w:pPr>
        <w:pStyle w:val="4"/>
      </w:pPr>
      <w:r w:rsidRPr="00B5617B">
        <w:t xml:space="preserve">1. </w:t>
      </w:r>
      <w:r w:rsidRPr="00B5617B">
        <w:rPr>
          <w:rFonts w:ascii="Times New Roman" w:hAnsi="Times New Roman" w:cs="Times New Roman"/>
        </w:rPr>
        <w:t>​</w:t>
      </w:r>
      <w:r w:rsidRPr="00B5617B">
        <w:t>一旦启动，无法软件停止</w:t>
      </w:r>
      <w:r w:rsidRPr="00B5617B">
        <w:rPr>
          <w:rFonts w:ascii="Times New Roman" w:hAnsi="Times New Roman" w:cs="Times New Roman"/>
        </w:rPr>
        <w:t>​</w:t>
      </w:r>
    </w:p>
    <w:p w14:paraId="6603BA85" w14:textId="77777777" w:rsidR="00A30456" w:rsidRPr="00B5617B" w:rsidRDefault="00A30456" w:rsidP="00A30456">
      <w:r w:rsidRPr="00B5617B">
        <w:t>// 看门狗一旦启动，只能通过</w:t>
      </w:r>
      <w:r w:rsidRPr="00B5617B">
        <w:rPr>
          <w:b/>
          <w:bCs/>
          <w:color w:val="EE0000"/>
        </w:rPr>
        <w:t>系统复位</w:t>
      </w:r>
      <w:r w:rsidRPr="00B5617B">
        <w:t>来停止</w:t>
      </w:r>
    </w:p>
    <w:p w14:paraId="381774AE" w14:textId="77777777" w:rsidR="00A30456" w:rsidRPr="00B5617B" w:rsidRDefault="00A30456" w:rsidP="00A30456">
      <w:r w:rsidRPr="00B5617B">
        <w:t xml:space="preserve">// 没有 </w:t>
      </w:r>
      <w:proofErr w:type="spellStart"/>
      <w:r w:rsidRPr="00B5617B">
        <w:t>IWDG_Disable</w:t>
      </w:r>
      <w:proofErr w:type="spellEnd"/>
      <w:r w:rsidRPr="00B5617B">
        <w:t>() 函数！</w:t>
      </w:r>
    </w:p>
    <w:p w14:paraId="76E4146B" w14:textId="77777777" w:rsidR="00A30456" w:rsidRPr="00B5617B" w:rsidRDefault="00A30456" w:rsidP="00A30456">
      <w:pPr>
        <w:pStyle w:val="4"/>
      </w:pPr>
      <w:r w:rsidRPr="00B5617B">
        <w:t xml:space="preserve">2. </w:t>
      </w:r>
      <w:r w:rsidRPr="00B5617B">
        <w:rPr>
          <w:rFonts w:ascii="Times New Roman" w:hAnsi="Times New Roman" w:cs="Times New Roman"/>
        </w:rPr>
        <w:t>​</w:t>
      </w:r>
      <w:r w:rsidRPr="00B5617B">
        <w:t>启动后的行为</w:t>
      </w:r>
      <w:r w:rsidRPr="00B5617B">
        <w:rPr>
          <w:rFonts w:ascii="Times New Roman" w:hAnsi="Times New Roman" w:cs="Times New Roman"/>
        </w:rPr>
        <w:t>​</w:t>
      </w:r>
    </w:p>
    <w:p w14:paraId="26F04B94" w14:textId="77777777" w:rsidR="00A30456" w:rsidRPr="00B5617B" w:rsidRDefault="00A30456">
      <w:pPr>
        <w:numPr>
          <w:ilvl w:val="0"/>
          <w:numId w:val="332"/>
        </w:numPr>
      </w:pPr>
      <w:r w:rsidRPr="00B5617B">
        <w:t>计数器开始从重载值递减</w:t>
      </w:r>
    </w:p>
    <w:p w14:paraId="6B90263C" w14:textId="77777777" w:rsidR="00A30456" w:rsidRPr="00B5617B" w:rsidRDefault="00A30456">
      <w:pPr>
        <w:numPr>
          <w:ilvl w:val="0"/>
          <w:numId w:val="332"/>
        </w:numPr>
      </w:pPr>
      <w:r w:rsidRPr="00B5617B">
        <w:t>减到0时系统自动复位</w:t>
      </w:r>
    </w:p>
    <w:p w14:paraId="1417B1DA" w14:textId="77777777" w:rsidR="00A30456" w:rsidRPr="00B5617B" w:rsidRDefault="00A30456">
      <w:pPr>
        <w:numPr>
          <w:ilvl w:val="0"/>
          <w:numId w:val="332"/>
        </w:numPr>
      </w:pPr>
      <w:r w:rsidRPr="00B5617B">
        <w:t xml:space="preserve">必须定期调用 </w:t>
      </w:r>
      <w:proofErr w:type="spellStart"/>
      <w:r w:rsidRPr="00B5617B">
        <w:t>IWDG_ReloadCounter</w:t>
      </w:r>
      <w:proofErr w:type="spellEnd"/>
      <w:r w:rsidRPr="00B5617B">
        <w:t>()防止复位</w:t>
      </w:r>
    </w:p>
    <w:p w14:paraId="6C0EBAF4" w14:textId="77777777" w:rsidR="00A30456" w:rsidRPr="00B5617B" w:rsidRDefault="00A30456" w:rsidP="00A30456">
      <w:pPr>
        <w:pStyle w:val="4"/>
      </w:pPr>
      <w:r w:rsidRPr="00B5617B">
        <w:t xml:space="preserve">3. </w:t>
      </w:r>
      <w:r w:rsidRPr="00B5617B">
        <w:rPr>
          <w:rFonts w:ascii="Times New Roman" w:hAnsi="Times New Roman" w:cs="Times New Roman"/>
        </w:rPr>
        <w:t>​</w:t>
      </w:r>
      <w:r w:rsidRPr="00B5617B">
        <w:t>硬件特性</w:t>
      </w:r>
      <w:r w:rsidRPr="00B5617B">
        <w:rPr>
          <w:rFonts w:ascii="Times New Roman" w:hAnsi="Times New Roman" w:cs="Times New Roman"/>
        </w:rPr>
        <w:t>​</w:t>
      </w:r>
    </w:p>
    <w:p w14:paraId="0C271CC7" w14:textId="77777777" w:rsidR="00A30456" w:rsidRPr="00B5617B" w:rsidRDefault="00A30456" w:rsidP="00A30456">
      <w:r w:rsidRPr="00B5617B">
        <w:t>// 看门狗是</w:t>
      </w:r>
      <w:r w:rsidRPr="00B5617B">
        <w:rPr>
          <w:b/>
          <w:bCs/>
          <w:color w:val="EE0000"/>
        </w:rPr>
        <w:t>硬件实现</w:t>
      </w:r>
      <w:r w:rsidRPr="00B5617B">
        <w:t>的，即使</w:t>
      </w:r>
      <w:r w:rsidRPr="00B5617B">
        <w:rPr>
          <w:b/>
          <w:bCs/>
          <w:color w:val="EE0000"/>
        </w:rPr>
        <w:t>程序跑飞也能正常工作</w:t>
      </w:r>
    </w:p>
    <w:p w14:paraId="5387B4C4" w14:textId="77777777" w:rsidR="00A30456" w:rsidRPr="00B5617B" w:rsidRDefault="00A30456" w:rsidP="00A30456">
      <w:r w:rsidRPr="00B5617B">
        <w:t>// 不受软件崩溃影响</w:t>
      </w:r>
    </w:p>
    <w:p w14:paraId="182E9F11" w14:textId="77777777" w:rsidR="00A30456" w:rsidRPr="00B5617B" w:rsidRDefault="00A30456" w:rsidP="00A30456">
      <w:pPr>
        <w:pStyle w:val="3"/>
      </w:pPr>
      <w:r w:rsidRPr="00B5617B">
        <w:t>高级使用示例</w:t>
      </w:r>
    </w:p>
    <w:p w14:paraId="4F991D2D" w14:textId="77777777" w:rsidR="00A30456" w:rsidRPr="00B5617B" w:rsidRDefault="00A30456" w:rsidP="00A30456">
      <w:pPr>
        <w:pStyle w:val="4"/>
      </w:pPr>
      <w:r w:rsidRPr="00B5617B">
        <w:t>多任务系统看门狗管理</w:t>
      </w:r>
    </w:p>
    <w:p w14:paraId="4001248F" w14:textId="77777777" w:rsidR="00A30456" w:rsidRPr="00B5617B" w:rsidRDefault="00A30456" w:rsidP="00A30456">
      <w:r w:rsidRPr="00B5617B">
        <w:t>// 任务状态监控</w:t>
      </w:r>
    </w:p>
    <w:p w14:paraId="06E45A4B" w14:textId="77777777" w:rsidR="00A30456" w:rsidRPr="00B5617B" w:rsidRDefault="00A30456" w:rsidP="00A30456">
      <w:r w:rsidRPr="00B5617B">
        <w:t>typedef struct {</w:t>
      </w:r>
    </w:p>
    <w:p w14:paraId="0168A8A5" w14:textId="77777777" w:rsidR="00A30456" w:rsidRPr="00B5617B" w:rsidRDefault="00A30456" w:rsidP="00A30456">
      <w:r w:rsidRPr="00B5617B">
        <w:t xml:space="preserve">    uint32_t </w:t>
      </w:r>
      <w:proofErr w:type="spellStart"/>
      <w:r w:rsidRPr="00B5617B">
        <w:t>lastExecution</w:t>
      </w:r>
      <w:proofErr w:type="spellEnd"/>
      <w:r w:rsidRPr="00B5617B">
        <w:t>;</w:t>
      </w:r>
    </w:p>
    <w:p w14:paraId="271A7AAA" w14:textId="77777777" w:rsidR="00A30456" w:rsidRPr="00B5617B" w:rsidRDefault="00A30456" w:rsidP="00A30456">
      <w:r w:rsidRPr="00B5617B">
        <w:t xml:space="preserve">    uint32_t timeout;</w:t>
      </w:r>
    </w:p>
    <w:p w14:paraId="3DE0927E" w14:textId="77777777" w:rsidR="00A30456" w:rsidRPr="00B5617B" w:rsidRDefault="00A30456" w:rsidP="00A30456">
      <w:r w:rsidRPr="00B5617B">
        <w:t xml:space="preserve">    char </w:t>
      </w:r>
      <w:proofErr w:type="spellStart"/>
      <w:proofErr w:type="gramStart"/>
      <w:r w:rsidRPr="00B5617B">
        <w:t>taskName</w:t>
      </w:r>
      <w:proofErr w:type="spellEnd"/>
      <w:r w:rsidRPr="00B5617B">
        <w:t>[</w:t>
      </w:r>
      <w:proofErr w:type="gramEnd"/>
      <w:r w:rsidRPr="00B5617B">
        <w:t>20];</w:t>
      </w:r>
    </w:p>
    <w:p w14:paraId="6B60BCBB" w14:textId="77777777" w:rsidR="00A30456" w:rsidRPr="00B5617B" w:rsidRDefault="00A30456" w:rsidP="00A30456">
      <w:r w:rsidRPr="00B5617B">
        <w:t xml:space="preserve">} </w:t>
      </w:r>
      <w:proofErr w:type="spellStart"/>
      <w:r w:rsidRPr="00B5617B">
        <w:t>TaskInfo</w:t>
      </w:r>
      <w:proofErr w:type="spellEnd"/>
      <w:r w:rsidRPr="00B5617B">
        <w:t>;</w:t>
      </w:r>
    </w:p>
    <w:p w14:paraId="79354911" w14:textId="77777777" w:rsidR="00A30456" w:rsidRPr="00B5617B" w:rsidRDefault="00A30456" w:rsidP="00A30456"/>
    <w:p w14:paraId="0C410A30" w14:textId="77777777" w:rsidR="00A30456" w:rsidRPr="00B5617B" w:rsidRDefault="00A30456" w:rsidP="00A30456">
      <w:proofErr w:type="spellStart"/>
      <w:r w:rsidRPr="00B5617B">
        <w:t>TaskInfo</w:t>
      </w:r>
      <w:proofErr w:type="spellEnd"/>
      <w:r w:rsidRPr="00B5617B">
        <w:t xml:space="preserve"> </w:t>
      </w:r>
      <w:proofErr w:type="spellStart"/>
      <w:proofErr w:type="gramStart"/>
      <w:r w:rsidRPr="00B5617B">
        <w:t>taskList</w:t>
      </w:r>
      <w:proofErr w:type="spellEnd"/>
      <w:r w:rsidRPr="00B5617B">
        <w:t>[</w:t>
      </w:r>
      <w:proofErr w:type="gramEnd"/>
      <w:r w:rsidRPr="00B5617B">
        <w:t>] = {</w:t>
      </w:r>
    </w:p>
    <w:p w14:paraId="36309467" w14:textId="77777777" w:rsidR="00A30456" w:rsidRPr="00B5617B" w:rsidRDefault="00A30456" w:rsidP="00A30456">
      <w:r w:rsidRPr="00B5617B">
        <w:t xml:space="preserve">    {0, 1000, "Sensor </w:t>
      </w:r>
      <w:proofErr w:type="gramStart"/>
      <w:r w:rsidRPr="00B5617B">
        <w:t>Read"}</w:t>
      </w:r>
      <w:proofErr w:type="gramEnd"/>
      <w:r w:rsidRPr="00B5617B">
        <w:t>,</w:t>
      </w:r>
    </w:p>
    <w:p w14:paraId="00B9F968" w14:textId="77777777" w:rsidR="00A30456" w:rsidRPr="00B5617B" w:rsidRDefault="00A30456" w:rsidP="00A30456">
      <w:r w:rsidRPr="00B5617B">
        <w:t xml:space="preserve">    {0, 1500, "Data </w:t>
      </w:r>
      <w:proofErr w:type="gramStart"/>
      <w:r w:rsidRPr="00B5617B">
        <w:t>Process"}</w:t>
      </w:r>
      <w:proofErr w:type="gramEnd"/>
      <w:r w:rsidRPr="00B5617B">
        <w:t>,</w:t>
      </w:r>
    </w:p>
    <w:p w14:paraId="79A1B0EB" w14:textId="77777777" w:rsidR="00A30456" w:rsidRPr="00B5617B" w:rsidRDefault="00A30456" w:rsidP="00A30456">
      <w:r w:rsidRPr="00B5617B">
        <w:t xml:space="preserve">    {0, 2000, "Comm </w:t>
      </w:r>
      <w:proofErr w:type="gramStart"/>
      <w:r w:rsidRPr="00B5617B">
        <w:t>Send"}</w:t>
      </w:r>
      <w:proofErr w:type="gramEnd"/>
    </w:p>
    <w:p w14:paraId="4B0D12AB" w14:textId="77777777" w:rsidR="00A30456" w:rsidRPr="00B5617B" w:rsidRDefault="00A30456" w:rsidP="00A30456">
      <w:r w:rsidRPr="00B5617B">
        <w:t>};</w:t>
      </w:r>
    </w:p>
    <w:p w14:paraId="4F9213B2" w14:textId="77777777" w:rsidR="00A30456" w:rsidRPr="00B5617B" w:rsidRDefault="00A30456" w:rsidP="00A30456"/>
    <w:p w14:paraId="320A6AE2" w14:textId="77777777" w:rsidR="00A30456" w:rsidRPr="00B5617B" w:rsidRDefault="00A30456" w:rsidP="00A30456">
      <w:r w:rsidRPr="00B5617B">
        <w:t xml:space="preserve">void </w:t>
      </w:r>
      <w:proofErr w:type="spellStart"/>
      <w:r w:rsidRPr="00B5617B">
        <w:t>WatchdogSupervisor</w:t>
      </w:r>
      <w:proofErr w:type="spellEnd"/>
      <w:r w:rsidRPr="00B5617B">
        <w:t>(void)</w:t>
      </w:r>
    </w:p>
    <w:p w14:paraId="54B32410" w14:textId="77777777" w:rsidR="00A30456" w:rsidRPr="00B5617B" w:rsidRDefault="00A30456" w:rsidP="00A30456">
      <w:r w:rsidRPr="00B5617B">
        <w:t>{</w:t>
      </w:r>
    </w:p>
    <w:p w14:paraId="777B49FC" w14:textId="77777777" w:rsidR="00A30456" w:rsidRPr="00B5617B" w:rsidRDefault="00A30456" w:rsidP="00A30456">
      <w:r w:rsidRPr="00B5617B">
        <w:t xml:space="preserve">    uint32_t </w:t>
      </w:r>
      <w:proofErr w:type="spellStart"/>
      <w:r w:rsidRPr="00B5617B">
        <w:t>currentTime</w:t>
      </w:r>
      <w:proofErr w:type="spellEnd"/>
      <w:r w:rsidRPr="00B5617B">
        <w:t xml:space="preserve"> = </w:t>
      </w:r>
      <w:proofErr w:type="spellStart"/>
      <w:proofErr w:type="gramStart"/>
      <w:r w:rsidRPr="00B5617B">
        <w:t>GetTickCount</w:t>
      </w:r>
      <w:proofErr w:type="spellEnd"/>
      <w:r w:rsidRPr="00B5617B">
        <w:t>(</w:t>
      </w:r>
      <w:proofErr w:type="gramEnd"/>
      <w:r w:rsidRPr="00B5617B">
        <w:t>);</w:t>
      </w:r>
    </w:p>
    <w:p w14:paraId="4FD23006" w14:textId="77777777" w:rsidR="00A30456" w:rsidRPr="00B5617B" w:rsidRDefault="00A30456" w:rsidP="00A30456">
      <w:r w:rsidRPr="00B5617B">
        <w:t xml:space="preserve">    uint8_t </w:t>
      </w:r>
      <w:proofErr w:type="spellStart"/>
      <w:r w:rsidRPr="00B5617B">
        <w:t>allTasksHealthy</w:t>
      </w:r>
      <w:proofErr w:type="spellEnd"/>
      <w:r w:rsidRPr="00B5617B">
        <w:t xml:space="preserve"> = 1;</w:t>
      </w:r>
    </w:p>
    <w:p w14:paraId="4D892A2C" w14:textId="77777777" w:rsidR="00A30456" w:rsidRPr="00B5617B" w:rsidRDefault="00A30456" w:rsidP="00A30456">
      <w:r w:rsidRPr="00B5617B">
        <w:t xml:space="preserve">    </w:t>
      </w:r>
    </w:p>
    <w:p w14:paraId="2223CB94" w14:textId="77777777" w:rsidR="00A30456" w:rsidRPr="00B5617B" w:rsidRDefault="00A30456" w:rsidP="00A30456">
      <w:r w:rsidRPr="00B5617B">
        <w:t xml:space="preserve">    // 检查所有任务是否按时执行</w:t>
      </w:r>
    </w:p>
    <w:p w14:paraId="5245AE54" w14:textId="77777777" w:rsidR="00A30456" w:rsidRPr="00B5617B" w:rsidRDefault="00A30456" w:rsidP="00A30456">
      <w:r w:rsidRPr="00B5617B">
        <w:t xml:space="preserve">    for (int </w:t>
      </w:r>
      <w:proofErr w:type="spellStart"/>
      <w:r w:rsidRPr="00B5617B">
        <w:t>i</w:t>
      </w:r>
      <w:proofErr w:type="spellEnd"/>
      <w:r w:rsidRPr="00B5617B">
        <w:t xml:space="preserve"> = 0; </w:t>
      </w:r>
      <w:proofErr w:type="spellStart"/>
      <w:r w:rsidRPr="00B5617B">
        <w:t>i</w:t>
      </w:r>
      <w:proofErr w:type="spellEnd"/>
      <w:r w:rsidRPr="00B5617B">
        <w:t xml:space="preserve"> &lt; 3; </w:t>
      </w:r>
      <w:proofErr w:type="spellStart"/>
      <w:r w:rsidRPr="00B5617B">
        <w:t>i</w:t>
      </w:r>
      <w:proofErr w:type="spellEnd"/>
      <w:r w:rsidRPr="00B5617B">
        <w:t>+</w:t>
      </w:r>
      <w:proofErr w:type="gramStart"/>
      <w:r w:rsidRPr="00B5617B">
        <w:t>+) {</w:t>
      </w:r>
      <w:proofErr w:type="gramEnd"/>
    </w:p>
    <w:p w14:paraId="563DA3E2" w14:textId="77777777" w:rsidR="00A30456" w:rsidRPr="00B5617B" w:rsidRDefault="00A30456" w:rsidP="00A30456">
      <w:r w:rsidRPr="00B5617B">
        <w:t xml:space="preserve">        if (</w:t>
      </w:r>
      <w:proofErr w:type="spellStart"/>
      <w:r w:rsidRPr="00B5617B">
        <w:t>currentTime</w:t>
      </w:r>
      <w:proofErr w:type="spellEnd"/>
      <w:r w:rsidRPr="00B5617B">
        <w:t xml:space="preserve"> - </w:t>
      </w:r>
      <w:proofErr w:type="spellStart"/>
      <w:r w:rsidRPr="00B5617B">
        <w:t>taskList</w:t>
      </w:r>
      <w:proofErr w:type="spellEnd"/>
      <w:r w:rsidRPr="00B5617B">
        <w:t>[</w:t>
      </w:r>
      <w:proofErr w:type="spellStart"/>
      <w:r w:rsidRPr="00B5617B">
        <w:t>i</w:t>
      </w:r>
      <w:proofErr w:type="spellEnd"/>
      <w:proofErr w:type="gramStart"/>
      <w:r w:rsidRPr="00B5617B">
        <w:t>].</w:t>
      </w:r>
      <w:proofErr w:type="spellStart"/>
      <w:r w:rsidRPr="00B5617B">
        <w:t>lastExecution</w:t>
      </w:r>
      <w:proofErr w:type="spellEnd"/>
      <w:proofErr w:type="gramEnd"/>
      <w:r w:rsidRPr="00B5617B">
        <w:t xml:space="preserve"> &gt; </w:t>
      </w:r>
      <w:proofErr w:type="spellStart"/>
      <w:r w:rsidRPr="00B5617B">
        <w:t>taskList</w:t>
      </w:r>
      <w:proofErr w:type="spellEnd"/>
      <w:r w:rsidRPr="00B5617B">
        <w:t>[</w:t>
      </w:r>
      <w:proofErr w:type="spellStart"/>
      <w:r w:rsidRPr="00B5617B">
        <w:t>i</w:t>
      </w:r>
      <w:proofErr w:type="spellEnd"/>
      <w:proofErr w:type="gramStart"/>
      <w:r w:rsidRPr="00B5617B">
        <w:t>].timeout</w:t>
      </w:r>
      <w:proofErr w:type="gramEnd"/>
      <w:r w:rsidRPr="00B5617B">
        <w:t>) {</w:t>
      </w:r>
    </w:p>
    <w:p w14:paraId="15C4E700" w14:textId="77777777" w:rsidR="00A30456" w:rsidRPr="00B5617B" w:rsidRDefault="00A30456" w:rsidP="00A30456">
      <w:r w:rsidRPr="00B5617B">
        <w:t xml:space="preserve">            </w:t>
      </w:r>
      <w:proofErr w:type="spellStart"/>
      <w:proofErr w:type="gramStart"/>
      <w:r w:rsidRPr="00B5617B">
        <w:t>printf</w:t>
      </w:r>
      <w:proofErr w:type="spellEnd"/>
      <w:r w:rsidRPr="00B5617B">
        <w:t>(</w:t>
      </w:r>
      <w:proofErr w:type="gramEnd"/>
      <w:r w:rsidRPr="00B5617B">
        <w:t xml:space="preserve">"Task %s may be </w:t>
      </w:r>
      <w:proofErr w:type="gramStart"/>
      <w:r w:rsidRPr="00B5617B">
        <w:t>stuck!\</w:t>
      </w:r>
      <w:proofErr w:type="gramEnd"/>
      <w:r w:rsidRPr="00B5617B">
        <w:t xml:space="preserve">n", </w:t>
      </w:r>
      <w:proofErr w:type="spellStart"/>
      <w:r w:rsidRPr="00B5617B">
        <w:t>taskList</w:t>
      </w:r>
      <w:proofErr w:type="spellEnd"/>
      <w:r w:rsidRPr="00B5617B">
        <w:t>[</w:t>
      </w:r>
      <w:proofErr w:type="spellStart"/>
      <w:r w:rsidRPr="00B5617B">
        <w:t>i</w:t>
      </w:r>
      <w:proofErr w:type="spellEnd"/>
      <w:proofErr w:type="gramStart"/>
      <w:r w:rsidRPr="00B5617B">
        <w:t>].</w:t>
      </w:r>
      <w:proofErr w:type="spellStart"/>
      <w:r w:rsidRPr="00B5617B">
        <w:t>taskName</w:t>
      </w:r>
      <w:proofErr w:type="spellEnd"/>
      <w:proofErr w:type="gramEnd"/>
      <w:r w:rsidRPr="00B5617B">
        <w:t>);</w:t>
      </w:r>
    </w:p>
    <w:p w14:paraId="3DDEB2EE" w14:textId="77777777" w:rsidR="00A30456" w:rsidRPr="00B5617B" w:rsidRDefault="00A30456" w:rsidP="00A30456">
      <w:r w:rsidRPr="00B5617B">
        <w:t xml:space="preserve">            </w:t>
      </w:r>
      <w:proofErr w:type="spellStart"/>
      <w:r w:rsidRPr="00B5617B">
        <w:t>allTasksHealthy</w:t>
      </w:r>
      <w:proofErr w:type="spellEnd"/>
      <w:r w:rsidRPr="00B5617B">
        <w:t xml:space="preserve"> = 0;</w:t>
      </w:r>
    </w:p>
    <w:p w14:paraId="23833CB0" w14:textId="77777777" w:rsidR="00A30456" w:rsidRPr="00B5617B" w:rsidRDefault="00A30456" w:rsidP="00A30456">
      <w:r w:rsidRPr="00B5617B">
        <w:t xml:space="preserve">        }</w:t>
      </w:r>
    </w:p>
    <w:p w14:paraId="7CBBF8D0" w14:textId="77777777" w:rsidR="00A30456" w:rsidRPr="00B5617B" w:rsidRDefault="00A30456" w:rsidP="00A30456">
      <w:r w:rsidRPr="00B5617B">
        <w:t xml:space="preserve">    }</w:t>
      </w:r>
    </w:p>
    <w:p w14:paraId="52452B56" w14:textId="77777777" w:rsidR="00A30456" w:rsidRPr="00B5617B" w:rsidRDefault="00A30456" w:rsidP="00A30456">
      <w:r w:rsidRPr="00B5617B">
        <w:t xml:space="preserve">    </w:t>
      </w:r>
    </w:p>
    <w:p w14:paraId="429C721C" w14:textId="77777777" w:rsidR="00A30456" w:rsidRPr="00B5617B" w:rsidRDefault="00A30456" w:rsidP="00A30456">
      <w:r w:rsidRPr="00B5617B">
        <w:t xml:space="preserve">    /</w:t>
      </w:r>
      <w:proofErr w:type="gramStart"/>
      <w:r w:rsidRPr="00B5617B">
        <w:t>/ 只有</w:t>
      </w:r>
      <w:proofErr w:type="gramEnd"/>
      <w:r w:rsidRPr="00B5617B">
        <w:t>所有任务正常时才喂狗</w:t>
      </w:r>
    </w:p>
    <w:p w14:paraId="06D27D48" w14:textId="77777777" w:rsidR="00A30456" w:rsidRPr="00B5617B" w:rsidRDefault="00A30456" w:rsidP="00A30456">
      <w:r w:rsidRPr="00B5617B">
        <w:t xml:space="preserve">    if (</w:t>
      </w:r>
      <w:proofErr w:type="spellStart"/>
      <w:proofErr w:type="gramStart"/>
      <w:r w:rsidRPr="00B5617B">
        <w:t>allTasksHealthy</w:t>
      </w:r>
      <w:proofErr w:type="spellEnd"/>
      <w:r w:rsidRPr="00B5617B">
        <w:t>) {</w:t>
      </w:r>
      <w:proofErr w:type="gramEnd"/>
    </w:p>
    <w:p w14:paraId="541CF637" w14:textId="77777777" w:rsidR="00A30456" w:rsidRPr="00B5617B" w:rsidRDefault="00A30456" w:rsidP="00A30456">
      <w:r w:rsidRPr="00B5617B">
        <w:t xml:space="preserve">        </w:t>
      </w:r>
      <w:proofErr w:type="spellStart"/>
      <w:r w:rsidRPr="00B5617B">
        <w:t>IWDG_</w:t>
      </w:r>
      <w:proofErr w:type="gramStart"/>
      <w:r w:rsidRPr="00B5617B">
        <w:t>ReloadCounter</w:t>
      </w:r>
      <w:proofErr w:type="spellEnd"/>
      <w:r w:rsidRPr="00B5617B">
        <w:t>(</w:t>
      </w:r>
      <w:proofErr w:type="gramEnd"/>
      <w:r w:rsidRPr="00B5617B">
        <w:t>);</w:t>
      </w:r>
    </w:p>
    <w:p w14:paraId="761E8B9F" w14:textId="77777777" w:rsidR="00A30456" w:rsidRPr="00B5617B" w:rsidRDefault="00A30456" w:rsidP="00A30456">
      <w:r w:rsidRPr="00B5617B">
        <w:t xml:space="preserve">        </w:t>
      </w:r>
      <w:proofErr w:type="spellStart"/>
      <w:proofErr w:type="gramStart"/>
      <w:r w:rsidRPr="00B5617B">
        <w:t>printf</w:t>
      </w:r>
      <w:proofErr w:type="spellEnd"/>
      <w:r w:rsidRPr="00B5617B">
        <w:t>(</w:t>
      </w:r>
      <w:proofErr w:type="gramEnd"/>
      <w:r w:rsidRPr="00B5617B">
        <w:t>"System healthy, feeding watchdog\n");</w:t>
      </w:r>
    </w:p>
    <w:p w14:paraId="0CDF4555" w14:textId="77777777" w:rsidR="00A30456" w:rsidRPr="00B5617B" w:rsidRDefault="00A30456" w:rsidP="00A30456">
      <w:r w:rsidRPr="00B5617B">
        <w:t xml:space="preserve">    } else {</w:t>
      </w:r>
    </w:p>
    <w:p w14:paraId="6C737703" w14:textId="77777777" w:rsidR="00A30456" w:rsidRPr="00B5617B" w:rsidRDefault="00A30456" w:rsidP="00A30456">
      <w:r w:rsidRPr="00B5617B">
        <w:t xml:space="preserve">        // 有任务异常，不喂狗，让系统复位</w:t>
      </w:r>
    </w:p>
    <w:p w14:paraId="24A9A394" w14:textId="77777777" w:rsidR="00A30456" w:rsidRPr="00B5617B" w:rsidRDefault="00A30456" w:rsidP="00A30456">
      <w:r w:rsidRPr="00B5617B">
        <w:t xml:space="preserve">        </w:t>
      </w:r>
      <w:proofErr w:type="spellStart"/>
      <w:proofErr w:type="gramStart"/>
      <w:r w:rsidRPr="00B5617B">
        <w:t>printf</w:t>
      </w:r>
      <w:proofErr w:type="spellEnd"/>
      <w:r w:rsidRPr="00B5617B">
        <w:t>(</w:t>
      </w:r>
      <w:proofErr w:type="gramEnd"/>
      <w:r w:rsidRPr="00B5617B">
        <w:t>"System unstable, allowing watchdog reset\n");</w:t>
      </w:r>
    </w:p>
    <w:p w14:paraId="1AF5376A" w14:textId="77777777" w:rsidR="00A30456" w:rsidRPr="00B5617B" w:rsidRDefault="00A30456" w:rsidP="00A30456">
      <w:r w:rsidRPr="00B5617B">
        <w:t xml:space="preserve">        // 不调用 </w:t>
      </w:r>
      <w:proofErr w:type="spellStart"/>
      <w:r w:rsidRPr="00B5617B">
        <w:t>IWDG_ReloadCounter</w:t>
      </w:r>
      <w:proofErr w:type="spellEnd"/>
      <w:r w:rsidRPr="00B5617B">
        <w:t>()</w:t>
      </w:r>
    </w:p>
    <w:p w14:paraId="4C5B9E65" w14:textId="77777777" w:rsidR="00A30456" w:rsidRPr="00B5617B" w:rsidRDefault="00A30456" w:rsidP="00A30456">
      <w:r w:rsidRPr="00B5617B">
        <w:t xml:space="preserve">    }</w:t>
      </w:r>
    </w:p>
    <w:p w14:paraId="71D86E11" w14:textId="77777777" w:rsidR="00A30456" w:rsidRPr="00B5617B" w:rsidRDefault="00A30456" w:rsidP="00A30456">
      <w:r w:rsidRPr="00B5617B">
        <w:t>}</w:t>
      </w:r>
    </w:p>
    <w:p w14:paraId="1703792A" w14:textId="77777777" w:rsidR="00A30456" w:rsidRPr="00B5617B" w:rsidRDefault="00A30456" w:rsidP="00A30456">
      <w:pPr>
        <w:pStyle w:val="4"/>
      </w:pPr>
      <w:r w:rsidRPr="00B5617B">
        <w:t>安全关键系统</w:t>
      </w:r>
    </w:p>
    <w:p w14:paraId="7B4C04D0" w14:textId="77777777" w:rsidR="00A30456" w:rsidRPr="00B5617B" w:rsidRDefault="00A30456" w:rsidP="00A30456">
      <w:r w:rsidRPr="00B5617B">
        <w:t>// 安全状态检查后再喂狗</w:t>
      </w:r>
    </w:p>
    <w:p w14:paraId="2E61A77C" w14:textId="77777777" w:rsidR="00A30456" w:rsidRPr="00B5617B" w:rsidRDefault="00A30456" w:rsidP="00A30456">
      <w:r w:rsidRPr="00B5617B">
        <w:lastRenderedPageBreak/>
        <w:t xml:space="preserve">void </w:t>
      </w:r>
      <w:proofErr w:type="spellStart"/>
      <w:r w:rsidRPr="00B5617B">
        <w:t>SafeFeedWatchdog</w:t>
      </w:r>
      <w:proofErr w:type="spellEnd"/>
      <w:r w:rsidRPr="00B5617B">
        <w:t>(void)</w:t>
      </w:r>
    </w:p>
    <w:p w14:paraId="736306B4" w14:textId="77777777" w:rsidR="00A30456" w:rsidRPr="00B5617B" w:rsidRDefault="00A30456" w:rsidP="00A30456">
      <w:r w:rsidRPr="00B5617B">
        <w:t>{</w:t>
      </w:r>
    </w:p>
    <w:p w14:paraId="39050C3F" w14:textId="77777777" w:rsidR="00A30456" w:rsidRPr="00B5617B" w:rsidRDefault="00A30456" w:rsidP="00A30456">
      <w:r w:rsidRPr="00B5617B">
        <w:t xml:space="preserve">    if (</w:t>
      </w:r>
      <w:proofErr w:type="spellStart"/>
      <w:proofErr w:type="gramStart"/>
      <w:r w:rsidRPr="00B5617B">
        <w:t>CheckSystemSafety</w:t>
      </w:r>
      <w:proofErr w:type="spellEnd"/>
      <w:r w:rsidRPr="00B5617B">
        <w:t>()) {</w:t>
      </w:r>
      <w:proofErr w:type="gramEnd"/>
    </w:p>
    <w:p w14:paraId="11B3933F" w14:textId="77777777" w:rsidR="00A30456" w:rsidRPr="00B5617B" w:rsidRDefault="00A30456" w:rsidP="00A30456">
      <w:r w:rsidRPr="00B5617B">
        <w:t xml:space="preserve">        </w:t>
      </w:r>
      <w:proofErr w:type="spellStart"/>
      <w:r w:rsidRPr="00B5617B">
        <w:t>IWDG_ReloadCounter</w:t>
      </w:r>
      <w:proofErr w:type="spellEnd"/>
      <w:r w:rsidRPr="00B5617B">
        <w:t>();  // 系统安全，喂狗</w:t>
      </w:r>
    </w:p>
    <w:p w14:paraId="3124A0DE" w14:textId="77777777" w:rsidR="00A30456" w:rsidRPr="00B5617B" w:rsidRDefault="00A30456" w:rsidP="00A30456">
      <w:r w:rsidRPr="00B5617B">
        <w:t xml:space="preserve">    } else {</w:t>
      </w:r>
    </w:p>
    <w:p w14:paraId="653C3B57" w14:textId="77777777" w:rsidR="00A30456" w:rsidRPr="00B5617B" w:rsidRDefault="00A30456" w:rsidP="00A30456">
      <w:r w:rsidRPr="00B5617B">
        <w:t xml:space="preserve">        // 系统不安全，不喂狗，让看门狗复位</w:t>
      </w:r>
    </w:p>
    <w:p w14:paraId="52BD5883" w14:textId="77777777" w:rsidR="00A30456" w:rsidRPr="00B5617B" w:rsidRDefault="00A30456" w:rsidP="00A30456">
      <w:r w:rsidRPr="00B5617B">
        <w:t xml:space="preserve">        </w:t>
      </w:r>
      <w:proofErr w:type="spellStart"/>
      <w:proofErr w:type="gramStart"/>
      <w:r w:rsidRPr="00B5617B">
        <w:t>printf</w:t>
      </w:r>
      <w:proofErr w:type="spellEnd"/>
      <w:r w:rsidRPr="00B5617B">
        <w:t>(</w:t>
      </w:r>
      <w:proofErr w:type="gramEnd"/>
      <w:r w:rsidRPr="00B5617B">
        <w:t>"Safety violation! System will reset\n");</w:t>
      </w:r>
    </w:p>
    <w:p w14:paraId="44F9869C" w14:textId="77777777" w:rsidR="00A30456" w:rsidRPr="00B5617B" w:rsidRDefault="00A30456" w:rsidP="00A30456">
      <w:r w:rsidRPr="00B5617B">
        <w:t xml:space="preserve">        // 记录错误信息到非易失存储器</w:t>
      </w:r>
    </w:p>
    <w:p w14:paraId="33ADF387" w14:textId="77777777" w:rsidR="00A30456" w:rsidRPr="00B5617B" w:rsidRDefault="00A30456" w:rsidP="00A30456">
      <w:r w:rsidRPr="00B5617B">
        <w:t xml:space="preserve">        </w:t>
      </w:r>
      <w:proofErr w:type="gramStart"/>
      <w:r w:rsidRPr="00B5617B">
        <w:t>LogErrorToFlash(</w:t>
      </w:r>
      <w:proofErr w:type="gramEnd"/>
      <w:r w:rsidRPr="00B5617B">
        <w:t>);</w:t>
      </w:r>
    </w:p>
    <w:p w14:paraId="33644840" w14:textId="77777777" w:rsidR="00A30456" w:rsidRPr="00B5617B" w:rsidRDefault="00A30456" w:rsidP="00A30456">
      <w:r w:rsidRPr="00B5617B">
        <w:t xml:space="preserve">        // 等待看门狗复位</w:t>
      </w:r>
    </w:p>
    <w:p w14:paraId="2934A0A9" w14:textId="77777777" w:rsidR="00A30456" w:rsidRPr="00B5617B" w:rsidRDefault="00A30456" w:rsidP="00A30456">
      <w:r w:rsidRPr="00B5617B">
        <w:t xml:space="preserve">        </w:t>
      </w:r>
      <w:proofErr w:type="gramStart"/>
      <w:r w:rsidRPr="00B5617B">
        <w:t>while(</w:t>
      </w:r>
      <w:proofErr w:type="gramEnd"/>
      <w:r w:rsidRPr="00B5617B">
        <w:t>1);</w:t>
      </w:r>
    </w:p>
    <w:p w14:paraId="63042BF7" w14:textId="77777777" w:rsidR="00A30456" w:rsidRPr="00B5617B" w:rsidRDefault="00A30456" w:rsidP="00A30456">
      <w:r w:rsidRPr="00B5617B">
        <w:t xml:space="preserve">    }</w:t>
      </w:r>
    </w:p>
    <w:p w14:paraId="321781E4" w14:textId="77777777" w:rsidR="00A30456" w:rsidRPr="00B5617B" w:rsidRDefault="00A30456" w:rsidP="00A30456">
      <w:r w:rsidRPr="00B5617B">
        <w:t>}</w:t>
      </w:r>
    </w:p>
    <w:p w14:paraId="4ADED587" w14:textId="77777777" w:rsidR="00A30456" w:rsidRPr="00B5617B" w:rsidRDefault="00A30456" w:rsidP="00A30456"/>
    <w:p w14:paraId="61B283BE" w14:textId="77777777" w:rsidR="00A30456" w:rsidRPr="00B5617B" w:rsidRDefault="00A30456" w:rsidP="00A30456">
      <w:r w:rsidRPr="00B5617B">
        <w:t>// 系统安全检查</w:t>
      </w:r>
    </w:p>
    <w:p w14:paraId="1874F8DA" w14:textId="77777777" w:rsidR="00A30456" w:rsidRPr="00B5617B" w:rsidRDefault="00A30456" w:rsidP="00A30456">
      <w:r w:rsidRPr="00B5617B">
        <w:t xml:space="preserve">uint8_t </w:t>
      </w:r>
      <w:proofErr w:type="spellStart"/>
      <w:r w:rsidRPr="00B5617B">
        <w:t>CheckSystemSafety</w:t>
      </w:r>
      <w:proofErr w:type="spellEnd"/>
      <w:r w:rsidRPr="00B5617B">
        <w:t>(void)</w:t>
      </w:r>
    </w:p>
    <w:p w14:paraId="5A7B7B17" w14:textId="77777777" w:rsidR="00A30456" w:rsidRPr="00B5617B" w:rsidRDefault="00A30456" w:rsidP="00A30456">
      <w:r w:rsidRPr="00B5617B">
        <w:t>{</w:t>
      </w:r>
    </w:p>
    <w:p w14:paraId="4E2E0E87" w14:textId="77777777" w:rsidR="00A30456" w:rsidRPr="00B5617B" w:rsidRDefault="00A30456" w:rsidP="00A30456">
      <w:r w:rsidRPr="00B5617B">
        <w:t xml:space="preserve">    // 检查各种安全条件</w:t>
      </w:r>
    </w:p>
    <w:p w14:paraId="57F01D78" w14:textId="77777777" w:rsidR="00A30456" w:rsidRPr="00B5617B" w:rsidRDefault="00A30456" w:rsidP="00A30456">
      <w:r w:rsidRPr="00B5617B">
        <w:t xml:space="preserve">    if (</w:t>
      </w:r>
      <w:proofErr w:type="spellStart"/>
      <w:proofErr w:type="gramStart"/>
      <w:r w:rsidRPr="00B5617B">
        <w:t>OverTemperature</w:t>
      </w:r>
      <w:proofErr w:type="spellEnd"/>
      <w:r w:rsidRPr="00B5617B">
        <w:t>(</w:t>
      </w:r>
      <w:proofErr w:type="gramEnd"/>
      <w:r w:rsidRPr="00B5617B">
        <w:t xml:space="preserve">) || </w:t>
      </w:r>
    </w:p>
    <w:p w14:paraId="31A768ED" w14:textId="77777777" w:rsidR="00A30456" w:rsidRPr="00B5617B" w:rsidRDefault="00A30456" w:rsidP="00A30456">
      <w:r w:rsidRPr="00B5617B">
        <w:t xml:space="preserve">        </w:t>
      </w:r>
      <w:proofErr w:type="spellStart"/>
      <w:proofErr w:type="gramStart"/>
      <w:r w:rsidRPr="00B5617B">
        <w:t>OverVoltage</w:t>
      </w:r>
      <w:proofErr w:type="spellEnd"/>
      <w:r w:rsidRPr="00B5617B">
        <w:t>(</w:t>
      </w:r>
      <w:proofErr w:type="gramEnd"/>
      <w:r w:rsidRPr="00B5617B">
        <w:t xml:space="preserve">) || </w:t>
      </w:r>
    </w:p>
    <w:p w14:paraId="7E7107E3" w14:textId="77777777" w:rsidR="00A30456" w:rsidRPr="00B5617B" w:rsidRDefault="00A30456" w:rsidP="00A30456">
      <w:r w:rsidRPr="00B5617B">
        <w:t xml:space="preserve">        </w:t>
      </w:r>
      <w:proofErr w:type="spellStart"/>
      <w:proofErr w:type="gramStart"/>
      <w:r w:rsidRPr="00B5617B">
        <w:t>CommunicationTimeout</w:t>
      </w:r>
      <w:proofErr w:type="spellEnd"/>
      <w:r w:rsidRPr="00B5617B">
        <w:t>()) {</w:t>
      </w:r>
      <w:proofErr w:type="gramEnd"/>
    </w:p>
    <w:p w14:paraId="51488DB8" w14:textId="77777777" w:rsidR="00A30456" w:rsidRPr="00B5617B" w:rsidRDefault="00A30456" w:rsidP="00A30456">
      <w:r w:rsidRPr="00B5617B">
        <w:t xml:space="preserve">        return 0; // 不安全</w:t>
      </w:r>
    </w:p>
    <w:p w14:paraId="6771A83A" w14:textId="77777777" w:rsidR="00A30456" w:rsidRPr="00B5617B" w:rsidRDefault="00A30456" w:rsidP="00A30456">
      <w:r w:rsidRPr="00B5617B">
        <w:t xml:space="preserve">    }</w:t>
      </w:r>
    </w:p>
    <w:p w14:paraId="0E4FB7DA" w14:textId="77777777" w:rsidR="00A30456" w:rsidRPr="00B5617B" w:rsidRDefault="00A30456" w:rsidP="00A30456">
      <w:r w:rsidRPr="00B5617B">
        <w:t xml:space="preserve">    return 1; // 安全</w:t>
      </w:r>
    </w:p>
    <w:p w14:paraId="234CE690" w14:textId="77777777" w:rsidR="00A30456" w:rsidRPr="00B5617B" w:rsidRDefault="00A30456" w:rsidP="00A30456">
      <w:r w:rsidRPr="00B5617B">
        <w:t>}</w:t>
      </w:r>
    </w:p>
    <w:p w14:paraId="5835D6E9" w14:textId="77777777" w:rsidR="00A30456" w:rsidRPr="00B5617B" w:rsidRDefault="00A30456" w:rsidP="00A30456">
      <w:pPr>
        <w:pStyle w:val="3"/>
      </w:pPr>
      <w:r w:rsidRPr="00B5617B">
        <w:lastRenderedPageBreak/>
        <w:t>重要注意事项</w:t>
      </w:r>
    </w:p>
    <w:p w14:paraId="2482961E" w14:textId="77777777" w:rsidR="00A30456" w:rsidRPr="00B5617B" w:rsidRDefault="00A30456">
      <w:pPr>
        <w:numPr>
          <w:ilvl w:val="0"/>
          <w:numId w:val="333"/>
        </w:numPr>
      </w:pPr>
      <w:r w:rsidRPr="00B5617B">
        <w:rPr>
          <w:rFonts w:ascii="Times New Roman" w:hAnsi="Times New Roman" w:cs="Times New Roman"/>
        </w:rPr>
        <w:t>​</w:t>
      </w:r>
      <w:r w:rsidRPr="00B5617B">
        <w:rPr>
          <w:b/>
          <w:bCs/>
        </w:rPr>
        <w:t>不可逆操作</w:t>
      </w:r>
      <w:r w:rsidRPr="00B5617B">
        <w:rPr>
          <w:rFonts w:ascii="Times New Roman" w:hAnsi="Times New Roman" w:cs="Times New Roman"/>
        </w:rPr>
        <w:t>​</w:t>
      </w:r>
      <w:r w:rsidRPr="00B5617B">
        <w:t xml:space="preserve">：一旦调用 </w:t>
      </w:r>
      <w:proofErr w:type="spellStart"/>
      <w:r w:rsidRPr="00B5617B">
        <w:t>IWDG_Enable</w:t>
      </w:r>
      <w:proofErr w:type="spellEnd"/>
      <w:r w:rsidRPr="00B5617B">
        <w:t>()，看门狗将</w:t>
      </w:r>
      <w:r w:rsidRPr="00B5617B">
        <w:rPr>
          <w:b/>
          <w:bCs/>
          <w:color w:val="EE0000"/>
        </w:rPr>
        <w:t>一直运行直到系统复位</w:t>
      </w:r>
    </w:p>
    <w:p w14:paraId="40C5BED6" w14:textId="77777777" w:rsidR="00A30456" w:rsidRPr="00B5617B" w:rsidRDefault="00A30456">
      <w:pPr>
        <w:numPr>
          <w:ilvl w:val="0"/>
          <w:numId w:val="333"/>
        </w:numPr>
      </w:pPr>
      <w:r w:rsidRPr="00B5617B">
        <w:rPr>
          <w:rFonts w:ascii="Times New Roman" w:hAnsi="Times New Roman" w:cs="Times New Roman"/>
        </w:rPr>
        <w:t>​</w:t>
      </w:r>
      <w:r w:rsidRPr="00B5617B">
        <w:rPr>
          <w:b/>
          <w:bCs/>
        </w:rPr>
        <w:t>配置</w:t>
      </w:r>
      <w:proofErr w:type="gramStart"/>
      <w:r w:rsidRPr="00B5617B">
        <w:rPr>
          <w:b/>
          <w:bCs/>
        </w:rPr>
        <w:t>顺序</w:t>
      </w:r>
      <w:r w:rsidRPr="00B5617B">
        <w:rPr>
          <w:rFonts w:ascii="Times New Roman" w:hAnsi="Times New Roman" w:cs="Times New Roman"/>
        </w:rPr>
        <w:t>​</w:t>
      </w:r>
      <w:r w:rsidRPr="00B5617B">
        <w:t>：</w:t>
      </w:r>
      <w:proofErr w:type="gramEnd"/>
      <w:r w:rsidRPr="00B5617B">
        <w:t>必须在设置完预分频器和重载值后才能启动</w:t>
      </w:r>
    </w:p>
    <w:p w14:paraId="7D36EB95" w14:textId="77777777" w:rsidR="00A30456" w:rsidRPr="00B5617B" w:rsidRDefault="00A30456">
      <w:pPr>
        <w:numPr>
          <w:ilvl w:val="0"/>
          <w:numId w:val="333"/>
        </w:numPr>
      </w:pPr>
      <w:r w:rsidRPr="00B5617B">
        <w:rPr>
          <w:rFonts w:ascii="Times New Roman" w:hAnsi="Times New Roman" w:cs="Times New Roman"/>
        </w:rPr>
        <w:t>​</w:t>
      </w:r>
      <w:r w:rsidRPr="00B5617B">
        <w:rPr>
          <w:b/>
          <w:bCs/>
        </w:rPr>
        <w:t>初始喂狗</w:t>
      </w:r>
      <w:r w:rsidRPr="00B5617B">
        <w:rPr>
          <w:rFonts w:ascii="Times New Roman" w:hAnsi="Times New Roman" w:cs="Times New Roman"/>
        </w:rPr>
        <w:t>​</w:t>
      </w:r>
      <w:r w:rsidRPr="00B5617B">
        <w:t xml:space="preserve">：启动前建议先调用 </w:t>
      </w:r>
      <w:proofErr w:type="spellStart"/>
      <w:r w:rsidRPr="00B5617B">
        <w:rPr>
          <w:b/>
          <w:bCs/>
          <w:color w:val="EE0000"/>
        </w:rPr>
        <w:t>IWDG_ReloadCounter</w:t>
      </w:r>
      <w:proofErr w:type="spellEnd"/>
      <w:r w:rsidRPr="00B5617B">
        <w:rPr>
          <w:b/>
          <w:bCs/>
          <w:color w:val="EE0000"/>
        </w:rPr>
        <w:t>()</w:t>
      </w:r>
    </w:p>
    <w:p w14:paraId="3EF8BD26" w14:textId="77777777" w:rsidR="00A30456" w:rsidRPr="00B5617B" w:rsidRDefault="00A30456">
      <w:pPr>
        <w:numPr>
          <w:ilvl w:val="0"/>
          <w:numId w:val="333"/>
        </w:numPr>
      </w:pPr>
      <w:r w:rsidRPr="00B5617B">
        <w:rPr>
          <w:rFonts w:ascii="Times New Roman" w:hAnsi="Times New Roman" w:cs="Times New Roman"/>
        </w:rPr>
        <w:t>​</w:t>
      </w:r>
      <w:r w:rsidRPr="00B5617B">
        <w:rPr>
          <w:b/>
          <w:bCs/>
        </w:rPr>
        <w:t>硬件</w:t>
      </w:r>
      <w:proofErr w:type="gramStart"/>
      <w:r w:rsidRPr="00B5617B">
        <w:rPr>
          <w:b/>
          <w:bCs/>
        </w:rPr>
        <w:t>保护</w:t>
      </w:r>
      <w:r w:rsidRPr="00B5617B">
        <w:rPr>
          <w:rFonts w:ascii="Times New Roman" w:hAnsi="Times New Roman" w:cs="Times New Roman"/>
        </w:rPr>
        <w:t>​</w:t>
      </w:r>
      <w:r w:rsidRPr="00B5617B">
        <w:t>：</w:t>
      </w:r>
      <w:proofErr w:type="gramEnd"/>
      <w:r w:rsidRPr="00B5617B">
        <w:t>看门狗独立于</w:t>
      </w:r>
      <w:r w:rsidRPr="00B5617B">
        <w:rPr>
          <w:b/>
          <w:bCs/>
          <w:color w:val="EE0000"/>
        </w:rPr>
        <w:t>CPU运行</w:t>
      </w:r>
      <w:r w:rsidRPr="00B5617B">
        <w:t>，即使</w:t>
      </w:r>
      <w:r w:rsidRPr="00B5617B">
        <w:rPr>
          <w:color w:val="EE0000"/>
        </w:rPr>
        <w:t>程序崩溃也能正常工作</w:t>
      </w:r>
    </w:p>
    <w:p w14:paraId="677D24C2" w14:textId="77777777" w:rsidR="00A30456" w:rsidRPr="00B5617B" w:rsidRDefault="00A30456">
      <w:pPr>
        <w:numPr>
          <w:ilvl w:val="0"/>
          <w:numId w:val="333"/>
        </w:numPr>
      </w:pPr>
      <w:r w:rsidRPr="00B5617B">
        <w:rPr>
          <w:rFonts w:ascii="Times New Roman" w:hAnsi="Times New Roman" w:cs="Times New Roman"/>
        </w:rPr>
        <w:t>​</w:t>
      </w:r>
      <w:r w:rsidRPr="00B5617B">
        <w:rPr>
          <w:b/>
          <w:bCs/>
        </w:rPr>
        <w:t>调试注意</w:t>
      </w:r>
      <w:r w:rsidRPr="00B5617B">
        <w:rPr>
          <w:rFonts w:ascii="Times New Roman" w:hAnsi="Times New Roman" w:cs="Times New Roman"/>
        </w:rPr>
        <w:t>​</w:t>
      </w:r>
      <w:r w:rsidRPr="00B5617B">
        <w:t>：在调试时可能需要临时禁用看门狗</w:t>
      </w:r>
    </w:p>
    <w:p w14:paraId="46F80B08" w14:textId="77777777" w:rsidR="00A30456" w:rsidRPr="00B5617B" w:rsidRDefault="00A30456" w:rsidP="00A30456">
      <w:pPr>
        <w:pStyle w:val="3"/>
      </w:pPr>
      <w:r w:rsidRPr="00B5617B">
        <w:t>调试技巧</w:t>
      </w:r>
    </w:p>
    <w:p w14:paraId="34CC029B" w14:textId="77777777" w:rsidR="00A30456" w:rsidRPr="00B5617B" w:rsidRDefault="00A30456" w:rsidP="00A30456">
      <w:r w:rsidRPr="00B5617B">
        <w:t>// 条件编译用于调试</w:t>
      </w:r>
    </w:p>
    <w:p w14:paraId="118CBFD7" w14:textId="77777777" w:rsidR="00A30456" w:rsidRPr="00B5617B" w:rsidRDefault="00A30456" w:rsidP="00A30456">
      <w:r w:rsidRPr="00B5617B">
        <w:t>#ifdef DEBUG</w:t>
      </w:r>
    </w:p>
    <w:p w14:paraId="5FA8522D" w14:textId="77777777" w:rsidR="00A30456" w:rsidRPr="00B5617B" w:rsidRDefault="00A30456" w:rsidP="00A30456">
      <w:r w:rsidRPr="00B5617B">
        <w:t xml:space="preserve">    // 调试版本不启动看门狗</w:t>
      </w:r>
    </w:p>
    <w:p w14:paraId="57657598" w14:textId="77777777" w:rsidR="00A30456" w:rsidRPr="00B5617B" w:rsidRDefault="00A30456" w:rsidP="00A30456">
      <w:r w:rsidRPr="00B5617B">
        <w:t xml:space="preserve">    #define </w:t>
      </w:r>
      <w:proofErr w:type="spellStart"/>
      <w:r w:rsidRPr="00B5617B">
        <w:t>IWDG_</w:t>
      </w:r>
      <w:proofErr w:type="gramStart"/>
      <w:r w:rsidRPr="00B5617B">
        <w:t>Enable</w:t>
      </w:r>
      <w:proofErr w:type="spellEnd"/>
      <w:r w:rsidRPr="00B5617B">
        <w:t>(</w:t>
      </w:r>
      <w:proofErr w:type="gramEnd"/>
      <w:r w:rsidRPr="00B5617B">
        <w:t xml:space="preserve">) </w:t>
      </w:r>
      <w:proofErr w:type="spellStart"/>
      <w:proofErr w:type="gramStart"/>
      <w:r w:rsidRPr="00B5617B">
        <w:t>printf</w:t>
      </w:r>
      <w:proofErr w:type="spellEnd"/>
      <w:r w:rsidRPr="00B5617B">
        <w:t>(</w:t>
      </w:r>
      <w:proofErr w:type="gramEnd"/>
      <w:r w:rsidRPr="00B5617B">
        <w:t>"Watchdog disabled in debug mode\n")</w:t>
      </w:r>
    </w:p>
    <w:p w14:paraId="6A5D1B9D" w14:textId="77777777" w:rsidR="00A30456" w:rsidRPr="00B5617B" w:rsidRDefault="00A30456" w:rsidP="00A30456">
      <w:r w:rsidRPr="00B5617B">
        <w:t>#endif</w:t>
      </w:r>
    </w:p>
    <w:p w14:paraId="10F9363F" w14:textId="77777777" w:rsidR="00A30456" w:rsidRPr="00B5617B" w:rsidRDefault="00A30456" w:rsidP="00A30456"/>
    <w:p w14:paraId="43A2CB0E" w14:textId="77777777" w:rsidR="00A30456" w:rsidRPr="00B5617B" w:rsidRDefault="00A30456" w:rsidP="00A30456">
      <w:r w:rsidRPr="00B5617B">
        <w:t>// 或者使用软件开关</w:t>
      </w:r>
    </w:p>
    <w:p w14:paraId="5754AC74" w14:textId="77777777" w:rsidR="00A30456" w:rsidRPr="00B5617B" w:rsidRDefault="00A30456" w:rsidP="00A30456">
      <w:r w:rsidRPr="00B5617B">
        <w:t xml:space="preserve">uint8_t </w:t>
      </w:r>
      <w:proofErr w:type="spellStart"/>
      <w:r w:rsidRPr="00B5617B">
        <w:t>watchdogEnabled</w:t>
      </w:r>
      <w:proofErr w:type="spellEnd"/>
      <w:r w:rsidRPr="00B5617B">
        <w:t xml:space="preserve"> = 0;</w:t>
      </w:r>
    </w:p>
    <w:p w14:paraId="6668CC35" w14:textId="77777777" w:rsidR="00A30456" w:rsidRPr="00B5617B" w:rsidRDefault="00A30456" w:rsidP="00A30456"/>
    <w:p w14:paraId="5D6F06F0" w14:textId="77777777" w:rsidR="00A30456" w:rsidRPr="00B5617B" w:rsidRDefault="00A30456" w:rsidP="00A30456">
      <w:r w:rsidRPr="00B5617B">
        <w:t xml:space="preserve">void </w:t>
      </w:r>
      <w:proofErr w:type="spellStart"/>
      <w:r w:rsidRPr="00B5617B">
        <w:t>ConditionalIWDG_Enable</w:t>
      </w:r>
      <w:proofErr w:type="spellEnd"/>
      <w:r w:rsidRPr="00B5617B">
        <w:t>(void)</w:t>
      </w:r>
    </w:p>
    <w:p w14:paraId="0769FE6E" w14:textId="77777777" w:rsidR="00A30456" w:rsidRPr="00B5617B" w:rsidRDefault="00A30456" w:rsidP="00A30456">
      <w:r w:rsidRPr="00B5617B">
        <w:t>{</w:t>
      </w:r>
    </w:p>
    <w:p w14:paraId="08528241" w14:textId="77777777" w:rsidR="00A30456" w:rsidRPr="00B5617B" w:rsidRDefault="00A30456" w:rsidP="00A30456">
      <w:r w:rsidRPr="00B5617B">
        <w:t xml:space="preserve">    if (</w:t>
      </w:r>
      <w:proofErr w:type="spellStart"/>
      <w:proofErr w:type="gramStart"/>
      <w:r w:rsidRPr="00B5617B">
        <w:t>watchdogEnabled</w:t>
      </w:r>
      <w:proofErr w:type="spellEnd"/>
      <w:r w:rsidRPr="00B5617B">
        <w:t>) {</w:t>
      </w:r>
      <w:proofErr w:type="gramEnd"/>
    </w:p>
    <w:p w14:paraId="605BA53E" w14:textId="77777777" w:rsidR="00A30456" w:rsidRPr="00B5617B" w:rsidRDefault="00A30456" w:rsidP="00A30456">
      <w:r w:rsidRPr="00B5617B">
        <w:t xml:space="preserve">        </w:t>
      </w:r>
      <w:proofErr w:type="spellStart"/>
      <w:r w:rsidRPr="00B5617B">
        <w:t>IWDG_</w:t>
      </w:r>
      <w:proofErr w:type="gramStart"/>
      <w:r w:rsidRPr="00B5617B">
        <w:t>Enable</w:t>
      </w:r>
      <w:proofErr w:type="spellEnd"/>
      <w:r w:rsidRPr="00B5617B">
        <w:t>(</w:t>
      </w:r>
      <w:proofErr w:type="gramEnd"/>
      <w:r w:rsidRPr="00B5617B">
        <w:t>);</w:t>
      </w:r>
    </w:p>
    <w:p w14:paraId="36DF2D1E" w14:textId="77777777" w:rsidR="00A30456" w:rsidRPr="00B5617B" w:rsidRDefault="00A30456" w:rsidP="00A30456">
      <w:r w:rsidRPr="00B5617B">
        <w:t xml:space="preserve">    }</w:t>
      </w:r>
    </w:p>
    <w:p w14:paraId="2AD29976" w14:textId="77777777" w:rsidR="00A30456" w:rsidRPr="00B5617B" w:rsidRDefault="00A30456" w:rsidP="00A30456">
      <w:r w:rsidRPr="00B5617B">
        <w:t>}</w:t>
      </w:r>
    </w:p>
    <w:p w14:paraId="6C561B3B" w14:textId="77777777" w:rsidR="00A30456" w:rsidRPr="00B5617B" w:rsidRDefault="00A30456" w:rsidP="00A30456">
      <w:r w:rsidRPr="00B5617B">
        <w:t>这个函数是看门狗系统的</w:t>
      </w:r>
      <w:proofErr w:type="gramStart"/>
      <w:r w:rsidRPr="00B5617B">
        <w:t>"启动开关"，</w:t>
      </w:r>
      <w:proofErr w:type="gramEnd"/>
      <w:r w:rsidRPr="00B5617B">
        <w:t>正确使用可以极大提高系统的可靠性和抗干扰能力。</w:t>
      </w:r>
    </w:p>
    <w:p w14:paraId="3E5F9EB2" w14:textId="77777777" w:rsidR="00A30456" w:rsidRDefault="00A30456" w:rsidP="00A30456">
      <w:pPr>
        <w:pStyle w:val="2"/>
      </w:pPr>
      <w:proofErr w:type="spellStart"/>
      <w:r w:rsidRPr="00D829E6">
        <w:lastRenderedPageBreak/>
        <w:t>IWDG_GetFlagStatus</w:t>
      </w:r>
      <w:proofErr w:type="spellEnd"/>
      <w:r>
        <w:rPr>
          <w:rFonts w:hint="eastAsia"/>
        </w:rPr>
        <w:t>()</w:t>
      </w:r>
      <w:r>
        <w:br/>
      </w:r>
      <w:r w:rsidRPr="00BE3483">
        <w:rPr>
          <w:b/>
          <w:bCs/>
        </w:rPr>
        <w:t>获取 STM32 独立看门狗（IWDG）的状态标志</w:t>
      </w:r>
    </w:p>
    <w:p w14:paraId="7557DAAB" w14:textId="77777777" w:rsidR="00A30456" w:rsidRPr="00BE3483" w:rsidRDefault="00A30456" w:rsidP="00A30456">
      <w:r w:rsidRPr="00BE3483">
        <w:t xml:space="preserve">这个函数 </w:t>
      </w:r>
      <w:proofErr w:type="spellStart"/>
      <w:r w:rsidRPr="00BE3483">
        <w:t>IWDG_GetFlagStatus</w:t>
      </w:r>
      <w:proofErr w:type="spellEnd"/>
      <w:r w:rsidRPr="00BE3483">
        <w:t>(uint16_t IWDG_FLAG)用于</w:t>
      </w:r>
      <w:r w:rsidRPr="00BE3483">
        <w:rPr>
          <w:b/>
          <w:bCs/>
        </w:rPr>
        <w:t>获取 STM32 独立看门狗（IWDG）的状态标志</w:t>
      </w:r>
      <w:r w:rsidRPr="00BE3483">
        <w:t>。让我为您详细解释：</w:t>
      </w:r>
    </w:p>
    <w:p w14:paraId="466CC151" w14:textId="77777777" w:rsidR="00A30456" w:rsidRPr="00BE3483" w:rsidRDefault="00A30456" w:rsidP="00A30456">
      <w:pPr>
        <w:pStyle w:val="3"/>
      </w:pPr>
      <w:r w:rsidRPr="00BE3483">
        <w:t>函数功能</w:t>
      </w:r>
    </w:p>
    <w:p w14:paraId="5541092E" w14:textId="77777777" w:rsidR="00A30456" w:rsidRPr="00BE3483" w:rsidRDefault="00A30456" w:rsidP="00A30456">
      <w:r w:rsidRPr="00BE3483">
        <w:rPr>
          <w:rFonts w:ascii="Times New Roman" w:hAnsi="Times New Roman" w:cs="Times New Roman"/>
        </w:rPr>
        <w:t>​</w:t>
      </w:r>
      <w:r w:rsidRPr="00BE3483">
        <w:rPr>
          <w:b/>
          <w:bCs/>
        </w:rPr>
        <w:t>读取 IWDG 的状态标志</w:t>
      </w:r>
      <w:r w:rsidRPr="00BE3483">
        <w:t>，用于检查看门狗的状态信息。</w:t>
      </w:r>
    </w:p>
    <w:p w14:paraId="3B0A11DD" w14:textId="77777777" w:rsidR="00A30456" w:rsidRPr="00BE3483" w:rsidRDefault="00A30456" w:rsidP="00A30456">
      <w:pPr>
        <w:pStyle w:val="3"/>
      </w:pPr>
      <w:r w:rsidRPr="00BE3483">
        <w:t>函数原型</w:t>
      </w:r>
    </w:p>
    <w:p w14:paraId="0C5C1132" w14:textId="77777777" w:rsidR="00A30456" w:rsidRPr="00BE3483" w:rsidRDefault="00A30456" w:rsidP="00A30456">
      <w:proofErr w:type="spellStart"/>
      <w:r w:rsidRPr="00BE3483">
        <w:t>FlagStatus</w:t>
      </w:r>
      <w:proofErr w:type="spellEnd"/>
      <w:r w:rsidRPr="00BE3483">
        <w:t xml:space="preserve"> </w:t>
      </w:r>
      <w:proofErr w:type="spellStart"/>
      <w:r w:rsidRPr="00BE3483">
        <w:t>IWDG_</w:t>
      </w:r>
      <w:proofErr w:type="gramStart"/>
      <w:r w:rsidRPr="00BE3483">
        <w:t>GetFlagStatus</w:t>
      </w:r>
      <w:proofErr w:type="spellEnd"/>
      <w:r w:rsidRPr="00BE3483">
        <w:t>(</w:t>
      </w:r>
      <w:proofErr w:type="gramEnd"/>
      <w:r w:rsidRPr="00BE3483">
        <w:t>uint16_t IWDG_FLAG);</w:t>
      </w:r>
    </w:p>
    <w:p w14:paraId="430C70B3" w14:textId="77777777" w:rsidR="00A30456" w:rsidRPr="00BE3483" w:rsidRDefault="00A30456" w:rsidP="00A30456">
      <w:pPr>
        <w:pStyle w:val="3"/>
      </w:pPr>
      <w:r w:rsidRPr="00BE3483">
        <w:t>参数说明</w:t>
      </w:r>
    </w:p>
    <w:p w14:paraId="4F4C4C15" w14:textId="77777777" w:rsidR="00A30456" w:rsidRPr="00BE3483" w:rsidRDefault="00A30456">
      <w:pPr>
        <w:numPr>
          <w:ilvl w:val="0"/>
          <w:numId w:val="334"/>
        </w:numPr>
      </w:pPr>
      <w:r w:rsidRPr="00BE3483">
        <w:t>IWDG_FLAG：要检查的状态标志，可以是：</w:t>
      </w:r>
    </w:p>
    <w:p w14:paraId="3D0F9F4A" w14:textId="77777777" w:rsidR="00A30456" w:rsidRPr="00BE3483" w:rsidRDefault="00A30456">
      <w:pPr>
        <w:numPr>
          <w:ilvl w:val="1"/>
          <w:numId w:val="334"/>
        </w:numPr>
      </w:pPr>
      <w:r w:rsidRPr="00BE3483">
        <w:t>IWDG_FLAG_PVU：预分频值更新进行中标志</w:t>
      </w:r>
    </w:p>
    <w:p w14:paraId="1B5EB5AC" w14:textId="77777777" w:rsidR="00A30456" w:rsidRPr="00BE3483" w:rsidRDefault="00A30456">
      <w:pPr>
        <w:numPr>
          <w:ilvl w:val="1"/>
          <w:numId w:val="334"/>
        </w:numPr>
      </w:pPr>
      <w:r w:rsidRPr="00BE3483">
        <w:t>IWDG_FLAG_RVU：重载值更新进行中标志</w:t>
      </w:r>
    </w:p>
    <w:p w14:paraId="1B6C4E85" w14:textId="77777777" w:rsidR="00A30456" w:rsidRPr="00BE3483" w:rsidRDefault="00A30456" w:rsidP="00A30456">
      <w:pPr>
        <w:pStyle w:val="3"/>
      </w:pPr>
      <w:r w:rsidRPr="00BE3483">
        <w:t>返回值</w:t>
      </w:r>
    </w:p>
    <w:p w14:paraId="250CFF49" w14:textId="77777777" w:rsidR="00A30456" w:rsidRPr="00BE3483" w:rsidRDefault="00A30456">
      <w:pPr>
        <w:numPr>
          <w:ilvl w:val="0"/>
          <w:numId w:val="335"/>
        </w:numPr>
      </w:pPr>
      <w:r w:rsidRPr="00BE3483">
        <w:t>SET：标志位被设置（1）</w:t>
      </w:r>
    </w:p>
    <w:p w14:paraId="7EAA6B7B" w14:textId="77777777" w:rsidR="00A30456" w:rsidRPr="00BE3483" w:rsidRDefault="00A30456">
      <w:pPr>
        <w:numPr>
          <w:ilvl w:val="0"/>
          <w:numId w:val="335"/>
        </w:numPr>
      </w:pPr>
      <w:r w:rsidRPr="00BE3483">
        <w:t>RESET：标志位被清除（0）</w:t>
      </w:r>
    </w:p>
    <w:p w14:paraId="6AEA5753" w14:textId="77777777" w:rsidR="00A30456" w:rsidRPr="00BE3483" w:rsidRDefault="00A30456" w:rsidP="00A30456">
      <w:pPr>
        <w:pStyle w:val="3"/>
      </w:pPr>
      <w:r w:rsidRPr="00BE3483">
        <w:t>工作原理</w:t>
      </w:r>
    </w:p>
    <w:p w14:paraId="3B24FEEB" w14:textId="77777777" w:rsidR="00A30456" w:rsidRPr="00BE3483" w:rsidRDefault="00A30456" w:rsidP="00A30456">
      <w:r w:rsidRPr="00BE3483">
        <w:t>这个函数检查 IWDG 状态寄存器（IWDG_SR）中的标志位：</w:t>
      </w:r>
    </w:p>
    <w:p w14:paraId="15544947" w14:textId="77777777" w:rsidR="00A30456" w:rsidRPr="00BE3483" w:rsidRDefault="00A30456" w:rsidP="00A30456">
      <w:proofErr w:type="spellStart"/>
      <w:r w:rsidRPr="00BE3483">
        <w:t>FlagStatus</w:t>
      </w:r>
      <w:proofErr w:type="spellEnd"/>
      <w:r w:rsidRPr="00BE3483">
        <w:t xml:space="preserve"> </w:t>
      </w:r>
      <w:proofErr w:type="spellStart"/>
      <w:r w:rsidRPr="00BE3483">
        <w:t>IWDG_</w:t>
      </w:r>
      <w:proofErr w:type="gramStart"/>
      <w:r w:rsidRPr="00BE3483">
        <w:t>GetFlagStatus</w:t>
      </w:r>
      <w:proofErr w:type="spellEnd"/>
      <w:r w:rsidRPr="00BE3483">
        <w:t>(</w:t>
      </w:r>
      <w:proofErr w:type="gramEnd"/>
      <w:r w:rsidRPr="00BE3483">
        <w:t>uint16_t IWDG_FLAG)</w:t>
      </w:r>
    </w:p>
    <w:p w14:paraId="5D8BDC58" w14:textId="77777777" w:rsidR="00A30456" w:rsidRPr="00BE3483" w:rsidRDefault="00A30456" w:rsidP="00A30456">
      <w:r w:rsidRPr="00BE3483">
        <w:t>{</w:t>
      </w:r>
    </w:p>
    <w:p w14:paraId="5990F49C" w14:textId="77777777" w:rsidR="00A30456" w:rsidRPr="00BE3483" w:rsidRDefault="00A30456" w:rsidP="00A30456">
      <w:r w:rsidRPr="00BE3483">
        <w:t xml:space="preserve">    </w:t>
      </w:r>
      <w:proofErr w:type="spellStart"/>
      <w:r w:rsidRPr="00BE3483">
        <w:t>FlagStatus</w:t>
      </w:r>
      <w:proofErr w:type="spellEnd"/>
      <w:r w:rsidRPr="00BE3483">
        <w:t xml:space="preserve"> </w:t>
      </w:r>
      <w:proofErr w:type="spellStart"/>
      <w:r w:rsidRPr="00BE3483">
        <w:t>bitstatus</w:t>
      </w:r>
      <w:proofErr w:type="spellEnd"/>
      <w:r w:rsidRPr="00BE3483">
        <w:t xml:space="preserve"> = RESET;</w:t>
      </w:r>
    </w:p>
    <w:p w14:paraId="2904D9F1" w14:textId="77777777" w:rsidR="00A30456" w:rsidRPr="00BE3483" w:rsidRDefault="00A30456" w:rsidP="00A30456">
      <w:r w:rsidRPr="00BE3483">
        <w:t xml:space="preserve">    </w:t>
      </w:r>
    </w:p>
    <w:p w14:paraId="3A29C127" w14:textId="77777777" w:rsidR="00A30456" w:rsidRPr="00BE3483" w:rsidRDefault="00A30456" w:rsidP="00A30456">
      <w:r w:rsidRPr="00BE3483">
        <w:t xml:space="preserve">    if ((IWDG-&gt;SR &amp; IWDG_FLAG</w:t>
      </w:r>
      <w:proofErr w:type="gramStart"/>
      <w:r w:rsidRPr="00BE3483">
        <w:t>) !</w:t>
      </w:r>
      <w:proofErr w:type="gramEnd"/>
      <w:r w:rsidRPr="00BE3483">
        <w:t>= (uint32_</w:t>
      </w:r>
      <w:proofErr w:type="gramStart"/>
      <w:r w:rsidRPr="00BE3483">
        <w:t>t)RESET</w:t>
      </w:r>
      <w:proofErr w:type="gramEnd"/>
      <w:r w:rsidRPr="00BE3483">
        <w:t>) {</w:t>
      </w:r>
    </w:p>
    <w:p w14:paraId="6EE3BD65" w14:textId="77777777" w:rsidR="00A30456" w:rsidRPr="00BE3483" w:rsidRDefault="00A30456" w:rsidP="00A30456">
      <w:r w:rsidRPr="00BE3483">
        <w:t xml:space="preserve">        </w:t>
      </w:r>
      <w:proofErr w:type="spellStart"/>
      <w:r w:rsidRPr="00BE3483">
        <w:t>bitstatus</w:t>
      </w:r>
      <w:proofErr w:type="spellEnd"/>
      <w:r w:rsidRPr="00BE3483">
        <w:t xml:space="preserve"> = SET;</w:t>
      </w:r>
    </w:p>
    <w:p w14:paraId="31E5CFCB" w14:textId="77777777" w:rsidR="00A30456" w:rsidRPr="00BE3483" w:rsidRDefault="00A30456" w:rsidP="00A30456">
      <w:r w:rsidRPr="00BE3483">
        <w:t xml:space="preserve">    } else {</w:t>
      </w:r>
    </w:p>
    <w:p w14:paraId="58615B36" w14:textId="77777777" w:rsidR="00A30456" w:rsidRPr="00BE3483" w:rsidRDefault="00A30456" w:rsidP="00A30456">
      <w:r w:rsidRPr="00BE3483">
        <w:t xml:space="preserve">        </w:t>
      </w:r>
      <w:proofErr w:type="spellStart"/>
      <w:r w:rsidRPr="00BE3483">
        <w:t>bitstatus</w:t>
      </w:r>
      <w:proofErr w:type="spellEnd"/>
      <w:r w:rsidRPr="00BE3483">
        <w:t xml:space="preserve"> = RESET;</w:t>
      </w:r>
    </w:p>
    <w:p w14:paraId="29F516DD" w14:textId="77777777" w:rsidR="00A30456" w:rsidRPr="00BE3483" w:rsidRDefault="00A30456" w:rsidP="00A30456">
      <w:r w:rsidRPr="00BE3483">
        <w:lastRenderedPageBreak/>
        <w:t xml:space="preserve">    }</w:t>
      </w:r>
    </w:p>
    <w:p w14:paraId="3A7AD382" w14:textId="77777777" w:rsidR="00A30456" w:rsidRPr="00BE3483" w:rsidRDefault="00A30456" w:rsidP="00A30456">
      <w:r w:rsidRPr="00BE3483">
        <w:t xml:space="preserve">    </w:t>
      </w:r>
    </w:p>
    <w:p w14:paraId="1510F70C" w14:textId="77777777" w:rsidR="00A30456" w:rsidRPr="00BE3483" w:rsidRDefault="00A30456" w:rsidP="00A30456">
      <w:r w:rsidRPr="00BE3483">
        <w:t xml:space="preserve">    return </w:t>
      </w:r>
      <w:proofErr w:type="spellStart"/>
      <w:r w:rsidRPr="00BE3483">
        <w:t>bitstatus</w:t>
      </w:r>
      <w:proofErr w:type="spellEnd"/>
      <w:r w:rsidRPr="00BE3483">
        <w:t>;</w:t>
      </w:r>
    </w:p>
    <w:p w14:paraId="46E25283" w14:textId="77777777" w:rsidR="00A30456" w:rsidRPr="00BE3483" w:rsidRDefault="00A30456" w:rsidP="00A30456">
      <w:r w:rsidRPr="00BE3483">
        <w:t>}</w:t>
      </w:r>
    </w:p>
    <w:p w14:paraId="73844C8B" w14:textId="77777777" w:rsidR="00A30456" w:rsidRPr="00BE3483" w:rsidRDefault="00A30456" w:rsidP="00A30456">
      <w:pPr>
        <w:pStyle w:val="3"/>
      </w:pPr>
      <w:r w:rsidRPr="00BE3483">
        <w:t>状态标志详解</w:t>
      </w:r>
    </w:p>
    <w:p w14:paraId="35797259" w14:textId="77777777" w:rsidR="00A30456" w:rsidRPr="00BE3483" w:rsidRDefault="00A30456" w:rsidP="00A30456">
      <w:pPr>
        <w:pStyle w:val="4"/>
      </w:pPr>
      <w:r w:rsidRPr="00BE3483">
        <w:t xml:space="preserve">1. </w:t>
      </w:r>
      <w:r w:rsidRPr="00BE3483">
        <w:rPr>
          <w:rFonts w:ascii="Times New Roman" w:hAnsi="Times New Roman" w:cs="Times New Roman"/>
        </w:rPr>
        <w:t>​</w:t>
      </w:r>
      <w:r w:rsidRPr="00BE3483">
        <w:t>IWDG_FLAG_PVU</w:t>
      </w:r>
      <w:r w:rsidRPr="00BE3483">
        <w:rPr>
          <w:rFonts w:ascii="Times New Roman" w:hAnsi="Times New Roman" w:cs="Times New Roman"/>
        </w:rPr>
        <w:t>​</w:t>
      </w:r>
      <w:r w:rsidRPr="00BE3483">
        <w:t xml:space="preserve"> </w:t>
      </w:r>
      <w:proofErr w:type="gramStart"/>
      <w:r w:rsidRPr="00BE3483">
        <w:t>- 预分</w:t>
      </w:r>
      <w:proofErr w:type="gramEnd"/>
      <w:r w:rsidRPr="00BE3483">
        <w:t>频值更新标志</w:t>
      </w:r>
    </w:p>
    <w:p w14:paraId="0F2491EF" w14:textId="77777777" w:rsidR="00A30456" w:rsidRPr="00BE3483" w:rsidRDefault="00A30456">
      <w:pPr>
        <w:numPr>
          <w:ilvl w:val="0"/>
          <w:numId w:val="336"/>
        </w:numPr>
      </w:pPr>
      <w:r w:rsidRPr="00BE3483">
        <w:rPr>
          <w:rFonts w:ascii="Times New Roman" w:hAnsi="Times New Roman" w:cs="Times New Roman"/>
        </w:rPr>
        <w:t>​</w:t>
      </w:r>
      <w:proofErr w:type="gramStart"/>
      <w:r w:rsidRPr="00BE3483">
        <w:rPr>
          <w:b/>
          <w:bCs/>
        </w:rPr>
        <w:t>SET</w:t>
      </w:r>
      <w:r w:rsidRPr="00BE3483">
        <w:rPr>
          <w:rFonts w:ascii="Times New Roman" w:hAnsi="Times New Roman" w:cs="Times New Roman"/>
        </w:rPr>
        <w:t>​</w:t>
      </w:r>
      <w:r w:rsidRPr="00BE3483">
        <w:t>：</w:t>
      </w:r>
      <w:proofErr w:type="gramEnd"/>
      <w:r w:rsidRPr="00BE3483">
        <w:t>预分频值正在更新中</w:t>
      </w:r>
    </w:p>
    <w:p w14:paraId="08FF29E3" w14:textId="77777777" w:rsidR="00A30456" w:rsidRPr="00BE3483" w:rsidRDefault="00A30456">
      <w:pPr>
        <w:numPr>
          <w:ilvl w:val="0"/>
          <w:numId w:val="336"/>
        </w:numPr>
      </w:pPr>
      <w:r w:rsidRPr="00BE3483">
        <w:rPr>
          <w:rFonts w:ascii="Times New Roman" w:hAnsi="Times New Roman" w:cs="Times New Roman"/>
        </w:rPr>
        <w:t>​</w:t>
      </w:r>
      <w:proofErr w:type="gramStart"/>
      <w:r w:rsidRPr="00BE3483">
        <w:rPr>
          <w:b/>
          <w:bCs/>
        </w:rPr>
        <w:t>RESET</w:t>
      </w:r>
      <w:r w:rsidRPr="00BE3483">
        <w:rPr>
          <w:rFonts w:ascii="Times New Roman" w:hAnsi="Times New Roman" w:cs="Times New Roman"/>
        </w:rPr>
        <w:t>​</w:t>
      </w:r>
      <w:r w:rsidRPr="00BE3483">
        <w:t>：</w:t>
      </w:r>
      <w:proofErr w:type="gramEnd"/>
      <w:r w:rsidRPr="00BE3483">
        <w:t>预分频值更新完成，可以写入新的预分频值</w:t>
      </w:r>
    </w:p>
    <w:p w14:paraId="3FF69573" w14:textId="77777777" w:rsidR="00A30456" w:rsidRPr="00BE3483" w:rsidRDefault="00A30456" w:rsidP="00A30456">
      <w:pPr>
        <w:pStyle w:val="4"/>
      </w:pPr>
      <w:r w:rsidRPr="00BE3483">
        <w:t xml:space="preserve">2. </w:t>
      </w:r>
      <w:r w:rsidRPr="00BE3483">
        <w:rPr>
          <w:rFonts w:ascii="Times New Roman" w:hAnsi="Times New Roman" w:cs="Times New Roman"/>
        </w:rPr>
        <w:t>​</w:t>
      </w:r>
      <w:r w:rsidRPr="00BE3483">
        <w:t>IWDG_FLAG_RVU</w:t>
      </w:r>
      <w:r w:rsidRPr="00BE3483">
        <w:rPr>
          <w:rFonts w:ascii="Times New Roman" w:hAnsi="Times New Roman" w:cs="Times New Roman"/>
        </w:rPr>
        <w:t>​</w:t>
      </w:r>
      <w:r w:rsidRPr="00BE3483">
        <w:t xml:space="preserve"> - 重载值更新标志</w:t>
      </w:r>
    </w:p>
    <w:p w14:paraId="71D02827" w14:textId="77777777" w:rsidR="00A30456" w:rsidRPr="00BE3483" w:rsidRDefault="00A30456">
      <w:pPr>
        <w:numPr>
          <w:ilvl w:val="0"/>
          <w:numId w:val="337"/>
        </w:numPr>
      </w:pPr>
      <w:r w:rsidRPr="00BE3483">
        <w:rPr>
          <w:rFonts w:ascii="Times New Roman" w:hAnsi="Times New Roman" w:cs="Times New Roman"/>
        </w:rPr>
        <w:t>​</w:t>
      </w:r>
      <w:proofErr w:type="gramStart"/>
      <w:r w:rsidRPr="00BE3483">
        <w:rPr>
          <w:b/>
          <w:bCs/>
        </w:rPr>
        <w:t>SET</w:t>
      </w:r>
      <w:r w:rsidRPr="00BE3483">
        <w:rPr>
          <w:rFonts w:ascii="Times New Roman" w:hAnsi="Times New Roman" w:cs="Times New Roman"/>
        </w:rPr>
        <w:t>​</w:t>
      </w:r>
      <w:r w:rsidRPr="00BE3483">
        <w:t>：</w:t>
      </w:r>
      <w:proofErr w:type="gramEnd"/>
      <w:r w:rsidRPr="00BE3483">
        <w:t>重载值正在更新中</w:t>
      </w:r>
    </w:p>
    <w:p w14:paraId="59A15607" w14:textId="77777777" w:rsidR="00A30456" w:rsidRPr="00BE3483" w:rsidRDefault="00A30456">
      <w:pPr>
        <w:numPr>
          <w:ilvl w:val="0"/>
          <w:numId w:val="337"/>
        </w:numPr>
      </w:pPr>
      <w:r w:rsidRPr="00BE3483">
        <w:rPr>
          <w:rFonts w:ascii="Times New Roman" w:hAnsi="Times New Roman" w:cs="Times New Roman"/>
        </w:rPr>
        <w:t>​</w:t>
      </w:r>
      <w:r w:rsidRPr="00BE3483">
        <w:rPr>
          <w:b/>
          <w:bCs/>
        </w:rPr>
        <w:t>RESET</w:t>
      </w:r>
      <w:r w:rsidRPr="00BE3483">
        <w:rPr>
          <w:rFonts w:ascii="Times New Roman" w:hAnsi="Times New Roman" w:cs="Times New Roman"/>
        </w:rPr>
        <w:t>​</w:t>
      </w:r>
      <w:r w:rsidRPr="00BE3483">
        <w:t>：重载值更新完成，可以写入新的重载值</w:t>
      </w:r>
    </w:p>
    <w:p w14:paraId="1D6E401C" w14:textId="77777777" w:rsidR="00A30456" w:rsidRPr="00BE3483" w:rsidRDefault="00A30456" w:rsidP="00A30456">
      <w:pPr>
        <w:pStyle w:val="3"/>
      </w:pPr>
      <w:r w:rsidRPr="00BE3483">
        <w:t>典型使用流程</w:t>
      </w:r>
    </w:p>
    <w:p w14:paraId="299E256D" w14:textId="77777777" w:rsidR="00A30456" w:rsidRPr="00BE3483" w:rsidRDefault="00A30456" w:rsidP="00A30456">
      <w:r w:rsidRPr="00BE3483">
        <w:t>// 安全的看门狗配置函数</w:t>
      </w:r>
    </w:p>
    <w:p w14:paraId="330E835E" w14:textId="77777777" w:rsidR="00A30456" w:rsidRPr="00BE3483" w:rsidRDefault="00A30456" w:rsidP="00A30456">
      <w:r w:rsidRPr="00BE3483">
        <w:t xml:space="preserve">void </w:t>
      </w:r>
      <w:proofErr w:type="spellStart"/>
      <w:r w:rsidRPr="00BE3483">
        <w:t>IWDG_Safe_</w:t>
      </w:r>
      <w:proofErr w:type="gramStart"/>
      <w:r w:rsidRPr="00BE3483">
        <w:t>Configure</w:t>
      </w:r>
      <w:proofErr w:type="spellEnd"/>
      <w:r w:rsidRPr="00BE3483">
        <w:t>(</w:t>
      </w:r>
      <w:proofErr w:type="gramEnd"/>
      <w:r w:rsidRPr="00BE3483">
        <w:t xml:space="preserve">uint8_t </w:t>
      </w:r>
      <w:proofErr w:type="spellStart"/>
      <w:r w:rsidRPr="00BE3483">
        <w:t>prescaler</w:t>
      </w:r>
      <w:proofErr w:type="spellEnd"/>
      <w:r w:rsidRPr="00BE3483">
        <w:t xml:space="preserve">, uint16_t </w:t>
      </w:r>
      <w:proofErr w:type="spellStart"/>
      <w:r w:rsidRPr="00BE3483">
        <w:t>reload_value</w:t>
      </w:r>
      <w:proofErr w:type="spellEnd"/>
      <w:r w:rsidRPr="00BE3483">
        <w:t>)</w:t>
      </w:r>
    </w:p>
    <w:p w14:paraId="4ED26C8A" w14:textId="77777777" w:rsidR="00A30456" w:rsidRPr="00BE3483" w:rsidRDefault="00A30456" w:rsidP="00A30456">
      <w:r w:rsidRPr="00BE3483">
        <w:t>{</w:t>
      </w:r>
    </w:p>
    <w:p w14:paraId="799AB73B" w14:textId="77777777" w:rsidR="00A30456" w:rsidRPr="00BE3483" w:rsidRDefault="00A30456" w:rsidP="00A30456">
      <w:r w:rsidRPr="00BE3483">
        <w:t xml:space="preserve">    // 启用写访问</w:t>
      </w:r>
    </w:p>
    <w:p w14:paraId="3F744F1D" w14:textId="77777777" w:rsidR="00A30456" w:rsidRPr="00BE3483" w:rsidRDefault="00A30456" w:rsidP="00A30456">
      <w:r w:rsidRPr="00BE3483">
        <w:t xml:space="preserve">    </w:t>
      </w:r>
      <w:proofErr w:type="spellStart"/>
      <w:r w:rsidRPr="00BE3483">
        <w:t>IWDG_</w:t>
      </w:r>
      <w:proofErr w:type="gramStart"/>
      <w:r w:rsidRPr="00BE3483">
        <w:t>WriteAccessCmd</w:t>
      </w:r>
      <w:proofErr w:type="spellEnd"/>
      <w:r w:rsidRPr="00BE3483">
        <w:t>(</w:t>
      </w:r>
      <w:proofErr w:type="spellStart"/>
      <w:proofErr w:type="gramEnd"/>
      <w:r w:rsidRPr="00BE3483">
        <w:t>IWDG_WriteAccess_Enable</w:t>
      </w:r>
      <w:proofErr w:type="spellEnd"/>
      <w:r w:rsidRPr="00BE3483">
        <w:t>);</w:t>
      </w:r>
    </w:p>
    <w:p w14:paraId="6C0BEEF6" w14:textId="77777777" w:rsidR="00A30456" w:rsidRPr="00BE3483" w:rsidRDefault="00A30456" w:rsidP="00A30456">
      <w:r w:rsidRPr="00BE3483">
        <w:t xml:space="preserve">    </w:t>
      </w:r>
    </w:p>
    <w:p w14:paraId="20DB54FF" w14:textId="77777777" w:rsidR="00A30456" w:rsidRPr="00BE3483" w:rsidRDefault="00A30456" w:rsidP="00A30456">
      <w:r w:rsidRPr="00BE3483">
        <w:t xml:space="preserve">    // 等待预分频器更新完成</w:t>
      </w:r>
    </w:p>
    <w:p w14:paraId="19587768" w14:textId="77777777" w:rsidR="00A30456" w:rsidRPr="00BE3483" w:rsidRDefault="00A30456" w:rsidP="00A30456">
      <w:r w:rsidRPr="00BE3483">
        <w:t xml:space="preserve">    </w:t>
      </w:r>
      <w:proofErr w:type="gramStart"/>
      <w:r w:rsidRPr="00BE3483">
        <w:t>while(</w:t>
      </w:r>
      <w:proofErr w:type="spellStart"/>
      <w:proofErr w:type="gramEnd"/>
      <w:r w:rsidRPr="00BE3483">
        <w:t>IWDG_</w:t>
      </w:r>
      <w:proofErr w:type="gramStart"/>
      <w:r w:rsidRPr="00BE3483">
        <w:t>GetFlagStatus</w:t>
      </w:r>
      <w:proofErr w:type="spellEnd"/>
      <w:r w:rsidRPr="00BE3483">
        <w:t>(</w:t>
      </w:r>
      <w:proofErr w:type="gramEnd"/>
      <w:r w:rsidRPr="00BE3483">
        <w:t>IWDG_FLAG_PVU) == SET) {</w:t>
      </w:r>
    </w:p>
    <w:p w14:paraId="71E9902B" w14:textId="77777777" w:rsidR="00A30456" w:rsidRPr="00BE3483" w:rsidRDefault="00A30456" w:rsidP="00A30456">
      <w:r w:rsidRPr="00BE3483">
        <w:t xml:space="preserve">        // 等待预分频器更新完成</w:t>
      </w:r>
    </w:p>
    <w:p w14:paraId="284CB516" w14:textId="77777777" w:rsidR="00A30456" w:rsidRPr="00BE3483" w:rsidRDefault="00A30456" w:rsidP="00A30456">
      <w:r w:rsidRPr="00BE3483">
        <w:t xml:space="preserve">    }</w:t>
      </w:r>
    </w:p>
    <w:p w14:paraId="21CBE363" w14:textId="77777777" w:rsidR="00A30456" w:rsidRPr="00BE3483" w:rsidRDefault="00A30456" w:rsidP="00A30456">
      <w:r w:rsidRPr="00BE3483">
        <w:t xml:space="preserve">    </w:t>
      </w:r>
    </w:p>
    <w:p w14:paraId="25DF1100" w14:textId="77777777" w:rsidR="00A30456" w:rsidRPr="00BE3483" w:rsidRDefault="00A30456" w:rsidP="00A30456">
      <w:r w:rsidRPr="00BE3483">
        <w:t xml:space="preserve">    // 设置预分频器</w:t>
      </w:r>
    </w:p>
    <w:p w14:paraId="799C0423" w14:textId="77777777" w:rsidR="00A30456" w:rsidRPr="00BE3483" w:rsidRDefault="00A30456" w:rsidP="00A30456">
      <w:r w:rsidRPr="00BE3483">
        <w:t xml:space="preserve">    </w:t>
      </w:r>
      <w:proofErr w:type="spellStart"/>
      <w:r w:rsidRPr="00BE3483">
        <w:t>IWDG_SetPrescaler</w:t>
      </w:r>
      <w:proofErr w:type="spellEnd"/>
      <w:r w:rsidRPr="00BE3483">
        <w:t>(</w:t>
      </w:r>
      <w:proofErr w:type="spellStart"/>
      <w:r w:rsidRPr="00BE3483">
        <w:t>prescaler</w:t>
      </w:r>
      <w:proofErr w:type="spellEnd"/>
      <w:r w:rsidRPr="00BE3483">
        <w:t>);</w:t>
      </w:r>
    </w:p>
    <w:p w14:paraId="7157BC6E" w14:textId="77777777" w:rsidR="00A30456" w:rsidRPr="00BE3483" w:rsidRDefault="00A30456" w:rsidP="00A30456">
      <w:r w:rsidRPr="00BE3483">
        <w:lastRenderedPageBreak/>
        <w:t xml:space="preserve">    </w:t>
      </w:r>
    </w:p>
    <w:p w14:paraId="4DE4C2C5" w14:textId="77777777" w:rsidR="00A30456" w:rsidRPr="00BE3483" w:rsidRDefault="00A30456" w:rsidP="00A30456">
      <w:r w:rsidRPr="00BE3483">
        <w:t xml:space="preserve">    // 等待重载值更新完成</w:t>
      </w:r>
    </w:p>
    <w:p w14:paraId="5C10CE51" w14:textId="77777777" w:rsidR="00A30456" w:rsidRPr="00BE3483" w:rsidRDefault="00A30456" w:rsidP="00A30456">
      <w:r w:rsidRPr="00BE3483">
        <w:t xml:space="preserve">    </w:t>
      </w:r>
      <w:proofErr w:type="gramStart"/>
      <w:r w:rsidRPr="00BE3483">
        <w:t>while(</w:t>
      </w:r>
      <w:proofErr w:type="spellStart"/>
      <w:proofErr w:type="gramEnd"/>
      <w:r w:rsidRPr="00BE3483">
        <w:t>IWDG_</w:t>
      </w:r>
      <w:proofErr w:type="gramStart"/>
      <w:r w:rsidRPr="00BE3483">
        <w:t>GetFlagStatus</w:t>
      </w:r>
      <w:proofErr w:type="spellEnd"/>
      <w:r w:rsidRPr="00BE3483">
        <w:t>(</w:t>
      </w:r>
      <w:proofErr w:type="gramEnd"/>
      <w:r w:rsidRPr="00BE3483">
        <w:t>IWDG_FLAG_RVU) == SET) {</w:t>
      </w:r>
    </w:p>
    <w:p w14:paraId="0BC7CF99" w14:textId="77777777" w:rsidR="00A30456" w:rsidRPr="00BE3483" w:rsidRDefault="00A30456" w:rsidP="00A30456">
      <w:r w:rsidRPr="00BE3483">
        <w:t xml:space="preserve">        // 等待重载值更新完成</w:t>
      </w:r>
    </w:p>
    <w:p w14:paraId="0B73CFB7" w14:textId="77777777" w:rsidR="00A30456" w:rsidRPr="00BE3483" w:rsidRDefault="00A30456" w:rsidP="00A30456">
      <w:r w:rsidRPr="00BE3483">
        <w:t xml:space="preserve">    }</w:t>
      </w:r>
    </w:p>
    <w:p w14:paraId="74F45C9E" w14:textId="77777777" w:rsidR="00A30456" w:rsidRPr="00BE3483" w:rsidRDefault="00A30456" w:rsidP="00A30456">
      <w:r w:rsidRPr="00BE3483">
        <w:t xml:space="preserve">    </w:t>
      </w:r>
    </w:p>
    <w:p w14:paraId="5D9221FE" w14:textId="77777777" w:rsidR="00A30456" w:rsidRPr="00BE3483" w:rsidRDefault="00A30456" w:rsidP="00A30456">
      <w:r w:rsidRPr="00BE3483">
        <w:t xml:space="preserve">    // 设置重载值</w:t>
      </w:r>
    </w:p>
    <w:p w14:paraId="4A2EEC35" w14:textId="77777777" w:rsidR="00A30456" w:rsidRPr="00BE3483" w:rsidRDefault="00A30456" w:rsidP="00A30456">
      <w:r w:rsidRPr="00BE3483">
        <w:t xml:space="preserve">    </w:t>
      </w:r>
      <w:proofErr w:type="spellStart"/>
      <w:r w:rsidRPr="00BE3483">
        <w:t>IWDG_SetReload</w:t>
      </w:r>
      <w:proofErr w:type="spellEnd"/>
      <w:r w:rsidRPr="00BE3483">
        <w:t>(</w:t>
      </w:r>
      <w:proofErr w:type="spellStart"/>
      <w:r w:rsidRPr="00BE3483">
        <w:t>reload_value</w:t>
      </w:r>
      <w:proofErr w:type="spellEnd"/>
      <w:r w:rsidRPr="00BE3483">
        <w:t>);</w:t>
      </w:r>
    </w:p>
    <w:p w14:paraId="05288C6B" w14:textId="77777777" w:rsidR="00A30456" w:rsidRPr="00BE3483" w:rsidRDefault="00A30456" w:rsidP="00A30456">
      <w:r w:rsidRPr="00BE3483">
        <w:t xml:space="preserve">    </w:t>
      </w:r>
    </w:p>
    <w:p w14:paraId="7F9F8C34" w14:textId="77777777" w:rsidR="00A30456" w:rsidRPr="00BE3483" w:rsidRDefault="00A30456" w:rsidP="00A30456">
      <w:r w:rsidRPr="00BE3483">
        <w:t xml:space="preserve">    // 重载计数器</w:t>
      </w:r>
    </w:p>
    <w:p w14:paraId="26D2B4F5" w14:textId="77777777" w:rsidR="00A30456" w:rsidRPr="00BE3483" w:rsidRDefault="00A30456" w:rsidP="00A30456">
      <w:r w:rsidRPr="00BE3483">
        <w:t xml:space="preserve">    </w:t>
      </w:r>
      <w:proofErr w:type="spellStart"/>
      <w:r w:rsidRPr="00BE3483">
        <w:t>IWDG_</w:t>
      </w:r>
      <w:proofErr w:type="gramStart"/>
      <w:r w:rsidRPr="00BE3483">
        <w:t>ReloadCounter</w:t>
      </w:r>
      <w:proofErr w:type="spellEnd"/>
      <w:r w:rsidRPr="00BE3483">
        <w:t>(</w:t>
      </w:r>
      <w:proofErr w:type="gramEnd"/>
      <w:r w:rsidRPr="00BE3483">
        <w:t>);</w:t>
      </w:r>
    </w:p>
    <w:p w14:paraId="7C74DD76" w14:textId="77777777" w:rsidR="00A30456" w:rsidRPr="00BE3483" w:rsidRDefault="00A30456" w:rsidP="00A30456">
      <w:r w:rsidRPr="00BE3483">
        <w:t>}</w:t>
      </w:r>
    </w:p>
    <w:p w14:paraId="2A60FC7E" w14:textId="77777777" w:rsidR="00A30456" w:rsidRPr="00BE3483" w:rsidRDefault="00A30456" w:rsidP="00A30456">
      <w:pPr>
        <w:pStyle w:val="3"/>
      </w:pPr>
      <w:r w:rsidRPr="00BE3483">
        <w:t>完整示例代码</w:t>
      </w:r>
    </w:p>
    <w:p w14:paraId="65C334BB" w14:textId="77777777" w:rsidR="00A30456" w:rsidRPr="00BE3483" w:rsidRDefault="00A30456" w:rsidP="00A30456">
      <w:proofErr w:type="gramStart"/>
      <w:r w:rsidRPr="00BE3483">
        <w:t>#include</w:t>
      </w:r>
      <w:proofErr w:type="gramEnd"/>
      <w:r w:rsidRPr="00BE3483">
        <w:t xml:space="preserve"> "stm32f10x.h"</w:t>
      </w:r>
    </w:p>
    <w:p w14:paraId="0CCAC44D" w14:textId="77777777" w:rsidR="00A30456" w:rsidRPr="00BE3483" w:rsidRDefault="00A30456" w:rsidP="00A30456">
      <w:proofErr w:type="gramStart"/>
      <w:r w:rsidRPr="00BE3483">
        <w:t>#include</w:t>
      </w:r>
      <w:proofErr w:type="gramEnd"/>
      <w:r w:rsidRPr="00BE3483">
        <w:t xml:space="preserve"> "stm32f10x_iwdg</w:t>
      </w:r>
      <w:proofErr w:type="gramStart"/>
      <w:r w:rsidRPr="00BE3483">
        <w:t>.h</w:t>
      </w:r>
      <w:proofErr w:type="gramEnd"/>
      <w:r w:rsidRPr="00BE3483">
        <w:t>"</w:t>
      </w:r>
    </w:p>
    <w:p w14:paraId="59D973B2" w14:textId="77777777" w:rsidR="00A30456" w:rsidRPr="00BE3483" w:rsidRDefault="00A30456" w:rsidP="00A30456"/>
    <w:p w14:paraId="06385693" w14:textId="77777777" w:rsidR="00A30456" w:rsidRPr="00BE3483" w:rsidRDefault="00A30456" w:rsidP="00A30456">
      <w:r w:rsidRPr="00BE3483">
        <w:t>// 安全的看门狗初始化</w:t>
      </w:r>
    </w:p>
    <w:p w14:paraId="3A5DEFE3" w14:textId="77777777" w:rsidR="00A30456" w:rsidRPr="00BE3483" w:rsidRDefault="00A30456" w:rsidP="00A30456">
      <w:r w:rsidRPr="00BE3483">
        <w:t xml:space="preserve">void </w:t>
      </w:r>
      <w:proofErr w:type="spellStart"/>
      <w:r w:rsidRPr="00BE3483">
        <w:t>IWDG_Init_</w:t>
      </w:r>
      <w:proofErr w:type="gramStart"/>
      <w:r w:rsidRPr="00BE3483">
        <w:t>Safe</w:t>
      </w:r>
      <w:proofErr w:type="spellEnd"/>
      <w:r w:rsidRPr="00BE3483">
        <w:t>(</w:t>
      </w:r>
      <w:proofErr w:type="gramEnd"/>
      <w:r w:rsidRPr="00BE3483">
        <w:t xml:space="preserve">uint8_t </w:t>
      </w:r>
      <w:proofErr w:type="spellStart"/>
      <w:r w:rsidRPr="00BE3483">
        <w:t>prescaler</w:t>
      </w:r>
      <w:proofErr w:type="spellEnd"/>
      <w:r w:rsidRPr="00BE3483">
        <w:t xml:space="preserve">, uint16_t </w:t>
      </w:r>
      <w:proofErr w:type="spellStart"/>
      <w:r w:rsidRPr="00BE3483">
        <w:t>reload_value</w:t>
      </w:r>
      <w:proofErr w:type="spellEnd"/>
      <w:r w:rsidRPr="00BE3483">
        <w:t>)</w:t>
      </w:r>
    </w:p>
    <w:p w14:paraId="40C8B0EE" w14:textId="77777777" w:rsidR="00A30456" w:rsidRPr="00BE3483" w:rsidRDefault="00A30456" w:rsidP="00A30456">
      <w:r w:rsidRPr="00BE3483">
        <w:t>{</w:t>
      </w:r>
    </w:p>
    <w:p w14:paraId="6E386FA7"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"Starting IWDG safe initialization...\n");</w:t>
      </w:r>
    </w:p>
    <w:p w14:paraId="062047AB" w14:textId="77777777" w:rsidR="00A30456" w:rsidRPr="00BE3483" w:rsidRDefault="00A30456" w:rsidP="00A30456">
      <w:r w:rsidRPr="00BE3483">
        <w:t xml:space="preserve">    </w:t>
      </w:r>
    </w:p>
    <w:p w14:paraId="1F6A111D" w14:textId="77777777" w:rsidR="00A30456" w:rsidRPr="00BE3483" w:rsidRDefault="00A30456" w:rsidP="00A30456">
      <w:r w:rsidRPr="00BE3483">
        <w:t xml:space="preserve">    // 1. 启用写访问</w:t>
      </w:r>
    </w:p>
    <w:p w14:paraId="431F3C88" w14:textId="77777777" w:rsidR="00A30456" w:rsidRPr="00BE3483" w:rsidRDefault="00A30456" w:rsidP="00A30456">
      <w:r w:rsidRPr="00BE3483">
        <w:t xml:space="preserve">    </w:t>
      </w:r>
      <w:proofErr w:type="spellStart"/>
      <w:r w:rsidRPr="00BE3483">
        <w:t>IWDG_</w:t>
      </w:r>
      <w:proofErr w:type="gramStart"/>
      <w:r w:rsidRPr="00BE3483">
        <w:t>WriteAccessCmd</w:t>
      </w:r>
      <w:proofErr w:type="spellEnd"/>
      <w:r w:rsidRPr="00BE3483">
        <w:t>(</w:t>
      </w:r>
      <w:proofErr w:type="spellStart"/>
      <w:proofErr w:type="gramEnd"/>
      <w:r w:rsidRPr="00BE3483">
        <w:t>IWDG_WriteAccess_Enable</w:t>
      </w:r>
      <w:proofErr w:type="spellEnd"/>
      <w:r w:rsidRPr="00BE3483">
        <w:t>);</w:t>
      </w:r>
    </w:p>
    <w:p w14:paraId="206213B0" w14:textId="77777777" w:rsidR="00A30456" w:rsidRPr="00BE3483" w:rsidRDefault="00A30456" w:rsidP="00A30456">
      <w:r w:rsidRPr="00BE3483">
        <w:t xml:space="preserve">    </w:t>
      </w:r>
    </w:p>
    <w:p w14:paraId="6D99F817" w14:textId="77777777" w:rsidR="00A30456" w:rsidRPr="00BE3483" w:rsidRDefault="00A30456" w:rsidP="00A30456">
      <w:r w:rsidRPr="00BE3483">
        <w:t xml:space="preserve">    // 2. 检查并等待预分频器状态</w:t>
      </w:r>
    </w:p>
    <w:p w14:paraId="46CF6A30"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 xml:space="preserve">"Checking </w:t>
      </w:r>
      <w:proofErr w:type="spellStart"/>
      <w:r w:rsidRPr="00BE3483">
        <w:t>prescaler</w:t>
      </w:r>
      <w:proofErr w:type="spellEnd"/>
      <w:r w:rsidRPr="00BE3483">
        <w:t xml:space="preserve"> update status...\n");</w:t>
      </w:r>
    </w:p>
    <w:p w14:paraId="1E299991" w14:textId="77777777" w:rsidR="00A30456" w:rsidRPr="00BE3483" w:rsidRDefault="00A30456" w:rsidP="00A30456">
      <w:r w:rsidRPr="00BE3483">
        <w:lastRenderedPageBreak/>
        <w:t xml:space="preserve">    </w:t>
      </w:r>
      <w:proofErr w:type="gramStart"/>
      <w:r w:rsidRPr="00BE3483">
        <w:t>while(</w:t>
      </w:r>
      <w:proofErr w:type="spellStart"/>
      <w:proofErr w:type="gramEnd"/>
      <w:r w:rsidRPr="00BE3483">
        <w:t>IWDG_</w:t>
      </w:r>
      <w:proofErr w:type="gramStart"/>
      <w:r w:rsidRPr="00BE3483">
        <w:t>GetFlagStatus</w:t>
      </w:r>
      <w:proofErr w:type="spellEnd"/>
      <w:r w:rsidRPr="00BE3483">
        <w:t>(</w:t>
      </w:r>
      <w:proofErr w:type="gramEnd"/>
      <w:r w:rsidRPr="00BE3483">
        <w:t>IWDG_FLAG_PVU) == SET) {</w:t>
      </w:r>
    </w:p>
    <w:p w14:paraId="3CF51942"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 xml:space="preserve">"PVU set, waiting for </w:t>
      </w:r>
      <w:proofErr w:type="spellStart"/>
      <w:r w:rsidRPr="00BE3483">
        <w:t>prescaler</w:t>
      </w:r>
      <w:proofErr w:type="spellEnd"/>
      <w:r w:rsidRPr="00BE3483">
        <w:t xml:space="preserve"> update to complete...\n");</w:t>
      </w:r>
    </w:p>
    <w:p w14:paraId="21D6BAB1" w14:textId="77777777" w:rsidR="00A30456" w:rsidRPr="00BE3483" w:rsidRDefault="00A30456" w:rsidP="00A30456">
      <w:r w:rsidRPr="00BE3483">
        <w:t xml:space="preserve">        </w:t>
      </w:r>
      <w:proofErr w:type="spellStart"/>
      <w:r w:rsidRPr="00BE3483">
        <w:t>Delay_</w:t>
      </w:r>
      <w:proofErr w:type="gramStart"/>
      <w:r w:rsidRPr="00BE3483">
        <w:t>ms</w:t>
      </w:r>
      <w:proofErr w:type="spellEnd"/>
      <w:r w:rsidRPr="00BE3483">
        <w:t>(</w:t>
      </w:r>
      <w:proofErr w:type="gramEnd"/>
      <w:r w:rsidRPr="00BE3483">
        <w:t>1);</w:t>
      </w:r>
    </w:p>
    <w:p w14:paraId="45C4D73E" w14:textId="77777777" w:rsidR="00A30456" w:rsidRPr="00BE3483" w:rsidRDefault="00A30456" w:rsidP="00A30456">
      <w:r w:rsidRPr="00BE3483">
        <w:t xml:space="preserve">    }</w:t>
      </w:r>
    </w:p>
    <w:p w14:paraId="2B822F2E" w14:textId="77777777" w:rsidR="00A30456" w:rsidRPr="00BE3483" w:rsidRDefault="00A30456" w:rsidP="00A30456">
      <w:r w:rsidRPr="00BE3483">
        <w:t xml:space="preserve">    </w:t>
      </w:r>
    </w:p>
    <w:p w14:paraId="3C58C064" w14:textId="77777777" w:rsidR="00A30456" w:rsidRPr="00BE3483" w:rsidRDefault="00A30456" w:rsidP="00A30456">
      <w:r w:rsidRPr="00BE3483">
        <w:t xml:space="preserve">    // 3. 设置预分频器</w:t>
      </w:r>
    </w:p>
    <w:p w14:paraId="33D99D83" w14:textId="77777777" w:rsidR="00A30456" w:rsidRPr="00BE3483" w:rsidRDefault="00A30456" w:rsidP="00A30456">
      <w:r w:rsidRPr="00BE3483">
        <w:t xml:space="preserve">    </w:t>
      </w:r>
      <w:proofErr w:type="spellStart"/>
      <w:r w:rsidRPr="00BE3483">
        <w:t>IWDG_SetPrescaler</w:t>
      </w:r>
      <w:proofErr w:type="spellEnd"/>
      <w:r w:rsidRPr="00BE3483">
        <w:t>(</w:t>
      </w:r>
      <w:proofErr w:type="spellStart"/>
      <w:r w:rsidRPr="00BE3483">
        <w:t>prescaler</w:t>
      </w:r>
      <w:proofErr w:type="spellEnd"/>
      <w:r w:rsidRPr="00BE3483">
        <w:t>);</w:t>
      </w:r>
    </w:p>
    <w:p w14:paraId="3E7C749F"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w:t>
      </w:r>
      <w:proofErr w:type="spellStart"/>
      <w:r w:rsidRPr="00BE3483">
        <w:t>Prescaler</w:t>
      </w:r>
      <w:proofErr w:type="spellEnd"/>
      <w:r w:rsidRPr="00BE3483">
        <w:t xml:space="preserve"> set to %d\n", </w:t>
      </w:r>
      <w:proofErr w:type="spellStart"/>
      <w:r w:rsidRPr="00BE3483">
        <w:t>prescaler</w:t>
      </w:r>
      <w:proofErr w:type="spellEnd"/>
      <w:r w:rsidRPr="00BE3483">
        <w:t>);</w:t>
      </w:r>
    </w:p>
    <w:p w14:paraId="4792BCEC" w14:textId="77777777" w:rsidR="00A30456" w:rsidRPr="00BE3483" w:rsidRDefault="00A30456" w:rsidP="00A30456">
      <w:r w:rsidRPr="00BE3483">
        <w:t xml:space="preserve">    </w:t>
      </w:r>
    </w:p>
    <w:p w14:paraId="6366764F" w14:textId="77777777" w:rsidR="00A30456" w:rsidRPr="00BE3483" w:rsidRDefault="00A30456" w:rsidP="00A30456">
      <w:r w:rsidRPr="00BE3483">
        <w:t xml:space="preserve">    // 4. 检查并等待重载值状态</w:t>
      </w:r>
    </w:p>
    <w:p w14:paraId="6CD5A6F6"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"Checking reload value update status...\n");</w:t>
      </w:r>
    </w:p>
    <w:p w14:paraId="5B732BA5" w14:textId="77777777" w:rsidR="00A30456" w:rsidRPr="00BE3483" w:rsidRDefault="00A30456" w:rsidP="00A30456">
      <w:r w:rsidRPr="00BE3483">
        <w:t xml:space="preserve">    </w:t>
      </w:r>
      <w:proofErr w:type="gramStart"/>
      <w:r w:rsidRPr="00BE3483">
        <w:t>while(</w:t>
      </w:r>
      <w:proofErr w:type="spellStart"/>
      <w:proofErr w:type="gramEnd"/>
      <w:r w:rsidRPr="00BE3483">
        <w:t>IWDG_</w:t>
      </w:r>
      <w:proofErr w:type="gramStart"/>
      <w:r w:rsidRPr="00BE3483">
        <w:t>GetFlagStatus</w:t>
      </w:r>
      <w:proofErr w:type="spellEnd"/>
      <w:r w:rsidRPr="00BE3483">
        <w:t>(</w:t>
      </w:r>
      <w:proofErr w:type="gramEnd"/>
      <w:r w:rsidRPr="00BE3483">
        <w:t>IWDG_FLAG_RVU) == SET) {</w:t>
      </w:r>
    </w:p>
    <w:p w14:paraId="6C5E3194"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"RVU set, waiting for reload value update to complete...\n");</w:t>
      </w:r>
    </w:p>
    <w:p w14:paraId="74A0F665" w14:textId="77777777" w:rsidR="00A30456" w:rsidRPr="00BE3483" w:rsidRDefault="00A30456" w:rsidP="00A30456">
      <w:r w:rsidRPr="00BE3483">
        <w:t xml:space="preserve">        </w:t>
      </w:r>
      <w:proofErr w:type="spellStart"/>
      <w:r w:rsidRPr="00BE3483">
        <w:t>Delay_</w:t>
      </w:r>
      <w:proofErr w:type="gramStart"/>
      <w:r w:rsidRPr="00BE3483">
        <w:t>ms</w:t>
      </w:r>
      <w:proofErr w:type="spellEnd"/>
      <w:r w:rsidRPr="00BE3483">
        <w:t>(</w:t>
      </w:r>
      <w:proofErr w:type="gramEnd"/>
      <w:r w:rsidRPr="00BE3483">
        <w:t>1);</w:t>
      </w:r>
    </w:p>
    <w:p w14:paraId="5E1975CE" w14:textId="77777777" w:rsidR="00A30456" w:rsidRPr="00BE3483" w:rsidRDefault="00A30456" w:rsidP="00A30456">
      <w:r w:rsidRPr="00BE3483">
        <w:t xml:space="preserve">    }</w:t>
      </w:r>
    </w:p>
    <w:p w14:paraId="11C93615" w14:textId="77777777" w:rsidR="00A30456" w:rsidRPr="00BE3483" w:rsidRDefault="00A30456" w:rsidP="00A30456">
      <w:r w:rsidRPr="00BE3483">
        <w:t xml:space="preserve">    </w:t>
      </w:r>
    </w:p>
    <w:p w14:paraId="6F2C79B9" w14:textId="77777777" w:rsidR="00A30456" w:rsidRPr="00BE3483" w:rsidRDefault="00A30456" w:rsidP="00A30456">
      <w:r w:rsidRPr="00BE3483">
        <w:t xml:space="preserve">    // 5. 设置重载值</w:t>
      </w:r>
    </w:p>
    <w:p w14:paraId="1846B3F5" w14:textId="77777777" w:rsidR="00A30456" w:rsidRPr="00BE3483" w:rsidRDefault="00A30456" w:rsidP="00A30456">
      <w:r w:rsidRPr="00BE3483">
        <w:t xml:space="preserve">    </w:t>
      </w:r>
      <w:proofErr w:type="spellStart"/>
      <w:r w:rsidRPr="00BE3483">
        <w:t>IWDG_SetReload</w:t>
      </w:r>
      <w:proofErr w:type="spellEnd"/>
      <w:r w:rsidRPr="00BE3483">
        <w:t>(</w:t>
      </w:r>
      <w:proofErr w:type="spellStart"/>
      <w:r w:rsidRPr="00BE3483">
        <w:t>reload_value</w:t>
      </w:r>
      <w:proofErr w:type="spellEnd"/>
      <w:r w:rsidRPr="00BE3483">
        <w:t>);</w:t>
      </w:r>
    </w:p>
    <w:p w14:paraId="6B727A52"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 xml:space="preserve">"Reload value set to 0x%03X\n", </w:t>
      </w:r>
      <w:proofErr w:type="spellStart"/>
      <w:r w:rsidRPr="00BE3483">
        <w:t>reload_value</w:t>
      </w:r>
      <w:proofErr w:type="spellEnd"/>
      <w:r w:rsidRPr="00BE3483">
        <w:t>);</w:t>
      </w:r>
    </w:p>
    <w:p w14:paraId="21CB7E19" w14:textId="77777777" w:rsidR="00A30456" w:rsidRPr="00BE3483" w:rsidRDefault="00A30456" w:rsidP="00A30456">
      <w:r w:rsidRPr="00BE3483">
        <w:t xml:space="preserve">    </w:t>
      </w:r>
    </w:p>
    <w:p w14:paraId="16B1448D" w14:textId="77777777" w:rsidR="00A30456" w:rsidRPr="00BE3483" w:rsidRDefault="00A30456" w:rsidP="00A30456">
      <w:r w:rsidRPr="00BE3483">
        <w:t xml:space="preserve">    // 6. 重载计数器</w:t>
      </w:r>
    </w:p>
    <w:p w14:paraId="299F82EE" w14:textId="77777777" w:rsidR="00A30456" w:rsidRPr="00BE3483" w:rsidRDefault="00A30456" w:rsidP="00A30456">
      <w:r w:rsidRPr="00BE3483">
        <w:t xml:space="preserve">    </w:t>
      </w:r>
      <w:proofErr w:type="spellStart"/>
      <w:r w:rsidRPr="00BE3483">
        <w:t>IWDG_</w:t>
      </w:r>
      <w:proofErr w:type="gramStart"/>
      <w:r w:rsidRPr="00BE3483">
        <w:t>ReloadCounter</w:t>
      </w:r>
      <w:proofErr w:type="spellEnd"/>
      <w:r w:rsidRPr="00BE3483">
        <w:t>(</w:t>
      </w:r>
      <w:proofErr w:type="gramEnd"/>
      <w:r w:rsidRPr="00BE3483">
        <w:t>);</w:t>
      </w:r>
    </w:p>
    <w:p w14:paraId="676EB6A8" w14:textId="77777777" w:rsidR="00A30456" w:rsidRPr="00BE3483" w:rsidRDefault="00A30456" w:rsidP="00A30456">
      <w:r w:rsidRPr="00BE3483">
        <w:t xml:space="preserve">    </w:t>
      </w:r>
    </w:p>
    <w:p w14:paraId="1D622ED7" w14:textId="77777777" w:rsidR="00A30456" w:rsidRPr="00BE3483" w:rsidRDefault="00A30456" w:rsidP="00A30456">
      <w:r w:rsidRPr="00BE3483">
        <w:t xml:space="preserve">    // 7. 启动看门狗</w:t>
      </w:r>
    </w:p>
    <w:p w14:paraId="5AAB9F7B" w14:textId="77777777" w:rsidR="00A30456" w:rsidRPr="00BE3483" w:rsidRDefault="00A30456" w:rsidP="00A30456">
      <w:r w:rsidRPr="00BE3483">
        <w:t xml:space="preserve">    </w:t>
      </w:r>
      <w:proofErr w:type="spellStart"/>
      <w:r w:rsidRPr="00BE3483">
        <w:t>IWDG_</w:t>
      </w:r>
      <w:proofErr w:type="gramStart"/>
      <w:r w:rsidRPr="00BE3483">
        <w:t>Enable</w:t>
      </w:r>
      <w:proofErr w:type="spellEnd"/>
      <w:r w:rsidRPr="00BE3483">
        <w:t>(</w:t>
      </w:r>
      <w:proofErr w:type="gramEnd"/>
      <w:r w:rsidRPr="00BE3483">
        <w:t>);</w:t>
      </w:r>
    </w:p>
    <w:p w14:paraId="0512266D"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 xml:space="preserve">"IWDG started </w:t>
      </w:r>
      <w:proofErr w:type="gramStart"/>
      <w:r w:rsidRPr="00BE3483">
        <w:t>successfully!\</w:t>
      </w:r>
      <w:proofErr w:type="gramEnd"/>
      <w:r w:rsidRPr="00BE3483">
        <w:t>n");</w:t>
      </w:r>
    </w:p>
    <w:p w14:paraId="2458D6ED" w14:textId="77777777" w:rsidR="00A30456" w:rsidRPr="00BE3483" w:rsidRDefault="00A30456" w:rsidP="00A30456">
      <w:r w:rsidRPr="00BE3483">
        <w:t>}</w:t>
      </w:r>
    </w:p>
    <w:p w14:paraId="7F3A05D4" w14:textId="77777777" w:rsidR="00A30456" w:rsidRPr="00BE3483" w:rsidRDefault="00A30456" w:rsidP="00A30456"/>
    <w:p w14:paraId="6FFE9E02" w14:textId="77777777" w:rsidR="00A30456" w:rsidRPr="00BE3483" w:rsidRDefault="00A30456" w:rsidP="00A30456">
      <w:r w:rsidRPr="00BE3483">
        <w:t>// 动态修改看门狗超时时间</w:t>
      </w:r>
    </w:p>
    <w:p w14:paraId="1600A6A5" w14:textId="77777777" w:rsidR="00A30456" w:rsidRPr="00BE3483" w:rsidRDefault="00A30456" w:rsidP="00A30456">
      <w:r w:rsidRPr="00BE3483">
        <w:t xml:space="preserve">void </w:t>
      </w:r>
      <w:proofErr w:type="spellStart"/>
      <w:r w:rsidRPr="00BE3483">
        <w:t>IWDG_</w:t>
      </w:r>
      <w:proofErr w:type="gramStart"/>
      <w:r w:rsidRPr="00BE3483">
        <w:t>ChangeTimeout</w:t>
      </w:r>
      <w:proofErr w:type="spellEnd"/>
      <w:r w:rsidRPr="00BE3483">
        <w:t>(</w:t>
      </w:r>
      <w:proofErr w:type="gramEnd"/>
      <w:r w:rsidRPr="00BE3483">
        <w:t xml:space="preserve">uint8_t </w:t>
      </w:r>
      <w:proofErr w:type="spellStart"/>
      <w:r w:rsidRPr="00BE3483">
        <w:t>new_prescaler</w:t>
      </w:r>
      <w:proofErr w:type="spellEnd"/>
      <w:r w:rsidRPr="00BE3483">
        <w:t xml:space="preserve">, uint16_t </w:t>
      </w:r>
      <w:proofErr w:type="spellStart"/>
      <w:r w:rsidRPr="00BE3483">
        <w:t>new_reload</w:t>
      </w:r>
      <w:proofErr w:type="spellEnd"/>
      <w:r w:rsidRPr="00BE3483">
        <w:t>)</w:t>
      </w:r>
    </w:p>
    <w:p w14:paraId="3205BB6B" w14:textId="77777777" w:rsidR="00A30456" w:rsidRPr="00BE3483" w:rsidRDefault="00A30456" w:rsidP="00A30456">
      <w:r w:rsidRPr="00BE3483">
        <w:t>{</w:t>
      </w:r>
    </w:p>
    <w:p w14:paraId="20F3C98C"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"Changing IWDG timeout...\n");</w:t>
      </w:r>
    </w:p>
    <w:p w14:paraId="4387B2E3" w14:textId="77777777" w:rsidR="00A30456" w:rsidRPr="00BE3483" w:rsidRDefault="00A30456" w:rsidP="00A30456">
      <w:r w:rsidRPr="00BE3483">
        <w:t xml:space="preserve">    </w:t>
      </w:r>
    </w:p>
    <w:p w14:paraId="47E67CB1" w14:textId="77777777" w:rsidR="00A30456" w:rsidRPr="00BE3483" w:rsidRDefault="00A30456" w:rsidP="00A30456">
      <w:r w:rsidRPr="00BE3483">
        <w:t xml:space="preserve">    // 启用写访问</w:t>
      </w:r>
    </w:p>
    <w:p w14:paraId="704A5E0D" w14:textId="77777777" w:rsidR="00A30456" w:rsidRPr="00BE3483" w:rsidRDefault="00A30456" w:rsidP="00A30456">
      <w:r w:rsidRPr="00BE3483">
        <w:t xml:space="preserve">    </w:t>
      </w:r>
      <w:proofErr w:type="spellStart"/>
      <w:r w:rsidRPr="00BE3483">
        <w:t>IWDG_</w:t>
      </w:r>
      <w:proofErr w:type="gramStart"/>
      <w:r w:rsidRPr="00BE3483">
        <w:t>WriteAccessCmd</w:t>
      </w:r>
      <w:proofErr w:type="spellEnd"/>
      <w:r w:rsidRPr="00BE3483">
        <w:t>(</w:t>
      </w:r>
      <w:proofErr w:type="spellStart"/>
      <w:proofErr w:type="gramEnd"/>
      <w:r w:rsidRPr="00BE3483">
        <w:t>IWDG_WriteAccess_Enable</w:t>
      </w:r>
      <w:proofErr w:type="spellEnd"/>
      <w:r w:rsidRPr="00BE3483">
        <w:t>);</w:t>
      </w:r>
    </w:p>
    <w:p w14:paraId="70070B10" w14:textId="77777777" w:rsidR="00A30456" w:rsidRPr="00BE3483" w:rsidRDefault="00A30456" w:rsidP="00A30456">
      <w:r w:rsidRPr="00BE3483">
        <w:t xml:space="preserve">    </w:t>
      </w:r>
    </w:p>
    <w:p w14:paraId="594045D8" w14:textId="77777777" w:rsidR="00A30456" w:rsidRPr="00BE3483" w:rsidRDefault="00A30456" w:rsidP="00A30456">
      <w:r w:rsidRPr="00BE3483">
        <w:t xml:space="preserve">    // 等待预分频器更新完成</w:t>
      </w:r>
    </w:p>
    <w:p w14:paraId="11C45201" w14:textId="77777777" w:rsidR="00A30456" w:rsidRPr="00BE3483" w:rsidRDefault="00A30456" w:rsidP="00A30456">
      <w:r w:rsidRPr="00BE3483">
        <w:t xml:space="preserve">    </w:t>
      </w:r>
      <w:proofErr w:type="gramStart"/>
      <w:r w:rsidRPr="00BE3483">
        <w:t>while(</w:t>
      </w:r>
      <w:proofErr w:type="spellStart"/>
      <w:proofErr w:type="gramEnd"/>
      <w:r w:rsidRPr="00BE3483">
        <w:t>IWDG_</w:t>
      </w:r>
      <w:proofErr w:type="gramStart"/>
      <w:r w:rsidRPr="00BE3483">
        <w:t>GetFlagStatus</w:t>
      </w:r>
      <w:proofErr w:type="spellEnd"/>
      <w:r w:rsidRPr="00BE3483">
        <w:t>(</w:t>
      </w:r>
      <w:proofErr w:type="gramEnd"/>
      <w:r w:rsidRPr="00BE3483">
        <w:t>IWDG_FLAG_PVU) == SET) {</w:t>
      </w:r>
    </w:p>
    <w:p w14:paraId="338A9E5F" w14:textId="77777777" w:rsidR="00A30456" w:rsidRPr="00BE3483" w:rsidRDefault="00A30456" w:rsidP="00A30456">
      <w:r w:rsidRPr="00BE3483">
        <w:t xml:space="preserve">        </w:t>
      </w:r>
      <w:proofErr w:type="spellStart"/>
      <w:r w:rsidRPr="00BE3483">
        <w:t>Delay_</w:t>
      </w:r>
      <w:proofErr w:type="gramStart"/>
      <w:r w:rsidRPr="00BE3483">
        <w:t>us</w:t>
      </w:r>
      <w:proofErr w:type="spellEnd"/>
      <w:r w:rsidRPr="00BE3483">
        <w:t>(</w:t>
      </w:r>
      <w:proofErr w:type="gramEnd"/>
      <w:r w:rsidRPr="00BE3483">
        <w:t>100);</w:t>
      </w:r>
    </w:p>
    <w:p w14:paraId="67EA6A37" w14:textId="77777777" w:rsidR="00A30456" w:rsidRPr="00BE3483" w:rsidRDefault="00A30456" w:rsidP="00A30456">
      <w:r w:rsidRPr="00BE3483">
        <w:t xml:space="preserve">    }</w:t>
      </w:r>
    </w:p>
    <w:p w14:paraId="26F9B9AA" w14:textId="77777777" w:rsidR="00A30456" w:rsidRPr="00BE3483" w:rsidRDefault="00A30456" w:rsidP="00A30456">
      <w:r w:rsidRPr="00BE3483">
        <w:t xml:space="preserve">    </w:t>
      </w:r>
    </w:p>
    <w:p w14:paraId="555487FF" w14:textId="77777777" w:rsidR="00A30456" w:rsidRPr="00BE3483" w:rsidRDefault="00A30456" w:rsidP="00A30456">
      <w:r w:rsidRPr="00BE3483">
        <w:t xml:space="preserve">    // 更新预分频器</w:t>
      </w:r>
    </w:p>
    <w:p w14:paraId="26F2284A" w14:textId="77777777" w:rsidR="00A30456" w:rsidRPr="00BE3483" w:rsidRDefault="00A30456" w:rsidP="00A30456">
      <w:r w:rsidRPr="00BE3483">
        <w:t xml:space="preserve">    </w:t>
      </w:r>
      <w:proofErr w:type="spellStart"/>
      <w:r w:rsidRPr="00BE3483">
        <w:t>IWDG_SetPrescaler</w:t>
      </w:r>
      <w:proofErr w:type="spellEnd"/>
      <w:r w:rsidRPr="00BE3483">
        <w:t>(</w:t>
      </w:r>
      <w:proofErr w:type="spellStart"/>
      <w:r w:rsidRPr="00BE3483">
        <w:t>new_prescaler</w:t>
      </w:r>
      <w:proofErr w:type="spellEnd"/>
      <w:r w:rsidRPr="00BE3483">
        <w:t>);</w:t>
      </w:r>
    </w:p>
    <w:p w14:paraId="330072E1"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 xml:space="preserve">"New </w:t>
      </w:r>
      <w:proofErr w:type="spellStart"/>
      <w:r w:rsidRPr="00BE3483">
        <w:t>prescaler</w:t>
      </w:r>
      <w:proofErr w:type="spellEnd"/>
      <w:r w:rsidRPr="00BE3483">
        <w:t xml:space="preserve">: %d\n", </w:t>
      </w:r>
      <w:proofErr w:type="spellStart"/>
      <w:r w:rsidRPr="00BE3483">
        <w:t>new_prescaler</w:t>
      </w:r>
      <w:proofErr w:type="spellEnd"/>
      <w:r w:rsidRPr="00BE3483">
        <w:t>);</w:t>
      </w:r>
    </w:p>
    <w:p w14:paraId="3343ECF8" w14:textId="77777777" w:rsidR="00A30456" w:rsidRPr="00BE3483" w:rsidRDefault="00A30456" w:rsidP="00A30456">
      <w:r w:rsidRPr="00BE3483">
        <w:t xml:space="preserve">    </w:t>
      </w:r>
    </w:p>
    <w:p w14:paraId="4FE6A7A8" w14:textId="77777777" w:rsidR="00A30456" w:rsidRPr="00BE3483" w:rsidRDefault="00A30456" w:rsidP="00A30456">
      <w:r w:rsidRPr="00BE3483">
        <w:t xml:space="preserve">    // 等待重载值更新完成</w:t>
      </w:r>
    </w:p>
    <w:p w14:paraId="5EBAAF65" w14:textId="77777777" w:rsidR="00A30456" w:rsidRPr="00BE3483" w:rsidRDefault="00A30456" w:rsidP="00A30456">
      <w:r w:rsidRPr="00BE3483">
        <w:t xml:space="preserve">    </w:t>
      </w:r>
      <w:proofErr w:type="gramStart"/>
      <w:r w:rsidRPr="00BE3483">
        <w:t>while(</w:t>
      </w:r>
      <w:proofErr w:type="spellStart"/>
      <w:proofErr w:type="gramEnd"/>
      <w:r w:rsidRPr="00BE3483">
        <w:t>IWDG_</w:t>
      </w:r>
      <w:proofErr w:type="gramStart"/>
      <w:r w:rsidRPr="00BE3483">
        <w:t>GetFlagStatus</w:t>
      </w:r>
      <w:proofErr w:type="spellEnd"/>
      <w:r w:rsidRPr="00BE3483">
        <w:t>(</w:t>
      </w:r>
      <w:proofErr w:type="gramEnd"/>
      <w:r w:rsidRPr="00BE3483">
        <w:t>IWDG_FLAG_RVU) == SET) {</w:t>
      </w:r>
    </w:p>
    <w:p w14:paraId="3AE7ADF4" w14:textId="77777777" w:rsidR="00A30456" w:rsidRPr="00BE3483" w:rsidRDefault="00A30456" w:rsidP="00A30456">
      <w:r w:rsidRPr="00BE3483">
        <w:t xml:space="preserve">        </w:t>
      </w:r>
      <w:proofErr w:type="spellStart"/>
      <w:r w:rsidRPr="00BE3483">
        <w:t>Delay_</w:t>
      </w:r>
      <w:proofErr w:type="gramStart"/>
      <w:r w:rsidRPr="00BE3483">
        <w:t>us</w:t>
      </w:r>
      <w:proofErr w:type="spellEnd"/>
      <w:r w:rsidRPr="00BE3483">
        <w:t>(</w:t>
      </w:r>
      <w:proofErr w:type="gramEnd"/>
      <w:r w:rsidRPr="00BE3483">
        <w:t>100);</w:t>
      </w:r>
    </w:p>
    <w:p w14:paraId="65093192" w14:textId="77777777" w:rsidR="00A30456" w:rsidRPr="00BE3483" w:rsidRDefault="00A30456" w:rsidP="00A30456">
      <w:r w:rsidRPr="00BE3483">
        <w:t xml:space="preserve">    }</w:t>
      </w:r>
    </w:p>
    <w:p w14:paraId="2CBF9644" w14:textId="77777777" w:rsidR="00A30456" w:rsidRPr="00BE3483" w:rsidRDefault="00A30456" w:rsidP="00A30456">
      <w:r w:rsidRPr="00BE3483">
        <w:t xml:space="preserve">    </w:t>
      </w:r>
    </w:p>
    <w:p w14:paraId="4CF47B94" w14:textId="77777777" w:rsidR="00A30456" w:rsidRPr="00BE3483" w:rsidRDefault="00A30456" w:rsidP="00A30456">
      <w:r w:rsidRPr="00BE3483">
        <w:t xml:space="preserve">    // 更新重载值</w:t>
      </w:r>
    </w:p>
    <w:p w14:paraId="5A35C48A" w14:textId="77777777" w:rsidR="00A30456" w:rsidRPr="00BE3483" w:rsidRDefault="00A30456" w:rsidP="00A30456">
      <w:r w:rsidRPr="00BE3483">
        <w:t xml:space="preserve">    </w:t>
      </w:r>
      <w:proofErr w:type="spellStart"/>
      <w:r w:rsidRPr="00BE3483">
        <w:t>IWDG_SetReload</w:t>
      </w:r>
      <w:proofErr w:type="spellEnd"/>
      <w:r w:rsidRPr="00BE3483">
        <w:t>(</w:t>
      </w:r>
      <w:proofErr w:type="spellStart"/>
      <w:r w:rsidRPr="00BE3483">
        <w:t>new_reload</w:t>
      </w:r>
      <w:proofErr w:type="spellEnd"/>
      <w:r w:rsidRPr="00BE3483">
        <w:t>);</w:t>
      </w:r>
    </w:p>
    <w:p w14:paraId="5BC1D1ED"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 xml:space="preserve">"New reload value: 0x%03X\n", </w:t>
      </w:r>
      <w:proofErr w:type="spellStart"/>
      <w:r w:rsidRPr="00BE3483">
        <w:t>new_reload</w:t>
      </w:r>
      <w:proofErr w:type="spellEnd"/>
      <w:r w:rsidRPr="00BE3483">
        <w:t>);</w:t>
      </w:r>
    </w:p>
    <w:p w14:paraId="359F4B3D" w14:textId="77777777" w:rsidR="00A30456" w:rsidRPr="00BE3483" w:rsidRDefault="00A30456" w:rsidP="00A30456">
      <w:r w:rsidRPr="00BE3483">
        <w:t xml:space="preserve">    </w:t>
      </w:r>
    </w:p>
    <w:p w14:paraId="3B162A58" w14:textId="77777777" w:rsidR="00A30456" w:rsidRPr="00BE3483" w:rsidRDefault="00A30456" w:rsidP="00A30456">
      <w:r w:rsidRPr="00BE3483">
        <w:lastRenderedPageBreak/>
        <w:t xml:space="preserve">    // 立即重载计数器</w:t>
      </w:r>
    </w:p>
    <w:p w14:paraId="5C633ADF" w14:textId="77777777" w:rsidR="00A30456" w:rsidRPr="00BE3483" w:rsidRDefault="00A30456" w:rsidP="00A30456">
      <w:r w:rsidRPr="00BE3483">
        <w:t xml:space="preserve">    </w:t>
      </w:r>
      <w:proofErr w:type="spellStart"/>
      <w:r w:rsidRPr="00BE3483">
        <w:t>IWDG_</w:t>
      </w:r>
      <w:proofErr w:type="gramStart"/>
      <w:r w:rsidRPr="00BE3483">
        <w:t>ReloadCounter</w:t>
      </w:r>
      <w:proofErr w:type="spellEnd"/>
      <w:r w:rsidRPr="00BE3483">
        <w:t>(</w:t>
      </w:r>
      <w:proofErr w:type="gramEnd"/>
      <w:r w:rsidRPr="00BE3483">
        <w:t>);</w:t>
      </w:r>
    </w:p>
    <w:p w14:paraId="65D67319" w14:textId="77777777" w:rsidR="00A30456" w:rsidRPr="00BE3483" w:rsidRDefault="00A30456" w:rsidP="00A30456">
      <w:r w:rsidRPr="00BE3483">
        <w:t xml:space="preserve">    </w:t>
      </w:r>
    </w:p>
    <w:p w14:paraId="6F0A6A1C"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"IWDG timeout changed successfully\n");</w:t>
      </w:r>
    </w:p>
    <w:p w14:paraId="7D95A0D1" w14:textId="77777777" w:rsidR="00A30456" w:rsidRPr="00BE3483" w:rsidRDefault="00A30456" w:rsidP="00A30456">
      <w:r w:rsidRPr="00BE3483">
        <w:t>}</w:t>
      </w:r>
    </w:p>
    <w:p w14:paraId="70475A73" w14:textId="77777777" w:rsidR="00A30456" w:rsidRPr="00BE3483" w:rsidRDefault="00A30456" w:rsidP="00A30456"/>
    <w:p w14:paraId="7C65D699" w14:textId="77777777" w:rsidR="00A30456" w:rsidRPr="00BE3483" w:rsidRDefault="00A30456" w:rsidP="00A30456">
      <w:r w:rsidRPr="00BE3483">
        <w:t>/</w:t>
      </w:r>
      <w:proofErr w:type="gramStart"/>
      <w:r w:rsidRPr="00BE3483">
        <w:t>/ 看门</w:t>
      </w:r>
      <w:proofErr w:type="gramEnd"/>
      <w:r w:rsidRPr="00BE3483">
        <w:t>狗状态监控函数</w:t>
      </w:r>
    </w:p>
    <w:p w14:paraId="69E6B047" w14:textId="77777777" w:rsidR="00A30456" w:rsidRPr="00BE3483" w:rsidRDefault="00A30456" w:rsidP="00A30456">
      <w:r w:rsidRPr="00BE3483">
        <w:t xml:space="preserve">void </w:t>
      </w:r>
      <w:proofErr w:type="spellStart"/>
      <w:r w:rsidRPr="00BE3483">
        <w:t>MonitorIWDG_Status</w:t>
      </w:r>
      <w:proofErr w:type="spellEnd"/>
      <w:r w:rsidRPr="00BE3483">
        <w:t>(void)</w:t>
      </w:r>
    </w:p>
    <w:p w14:paraId="52058802" w14:textId="77777777" w:rsidR="00A30456" w:rsidRPr="00BE3483" w:rsidRDefault="00A30456" w:rsidP="00A30456">
      <w:r w:rsidRPr="00BE3483">
        <w:t>{</w:t>
      </w:r>
    </w:p>
    <w:p w14:paraId="393F8400" w14:textId="77777777" w:rsidR="00A30456" w:rsidRPr="00BE3483" w:rsidRDefault="00A30456" w:rsidP="00A30456">
      <w:r w:rsidRPr="00BE3483">
        <w:t xml:space="preserve">    static uint32_t </w:t>
      </w:r>
      <w:proofErr w:type="spellStart"/>
      <w:r w:rsidRPr="00BE3483">
        <w:t>lastCheck</w:t>
      </w:r>
      <w:proofErr w:type="spellEnd"/>
      <w:r w:rsidRPr="00BE3483">
        <w:t xml:space="preserve"> = 0;</w:t>
      </w:r>
    </w:p>
    <w:p w14:paraId="54B7D495" w14:textId="77777777" w:rsidR="00A30456" w:rsidRPr="00BE3483" w:rsidRDefault="00A30456" w:rsidP="00A30456">
      <w:r w:rsidRPr="00BE3483">
        <w:t xml:space="preserve">    </w:t>
      </w:r>
    </w:p>
    <w:p w14:paraId="2B633724" w14:textId="77777777" w:rsidR="00A30456" w:rsidRPr="00BE3483" w:rsidRDefault="00A30456" w:rsidP="00A30456">
      <w:r w:rsidRPr="00BE3483">
        <w:t xml:space="preserve">    if (</w:t>
      </w:r>
      <w:proofErr w:type="spellStart"/>
      <w:proofErr w:type="gramStart"/>
      <w:r w:rsidRPr="00BE3483">
        <w:t>GetTickCount</w:t>
      </w:r>
      <w:proofErr w:type="spellEnd"/>
      <w:r w:rsidRPr="00BE3483">
        <w:t>(</w:t>
      </w:r>
      <w:proofErr w:type="gramEnd"/>
      <w:r w:rsidRPr="00BE3483">
        <w:t xml:space="preserve">) - </w:t>
      </w:r>
      <w:proofErr w:type="spellStart"/>
      <w:r w:rsidRPr="00BE3483">
        <w:t>lastCheck</w:t>
      </w:r>
      <w:proofErr w:type="spellEnd"/>
      <w:r w:rsidRPr="00BE3483">
        <w:t xml:space="preserve"> &gt; </w:t>
      </w:r>
      <w:proofErr w:type="gramStart"/>
      <w:r w:rsidRPr="00BE3483">
        <w:t>1000) {</w:t>
      </w:r>
      <w:proofErr w:type="gramEnd"/>
    </w:p>
    <w:p w14:paraId="18471FD8" w14:textId="77777777" w:rsidR="00A30456" w:rsidRPr="00BE3483" w:rsidRDefault="00A30456" w:rsidP="00A30456">
      <w:r w:rsidRPr="00BE3483">
        <w:t xml:space="preserve">        </w:t>
      </w:r>
      <w:proofErr w:type="spellStart"/>
      <w:r w:rsidRPr="00BE3483">
        <w:t>lastCheck</w:t>
      </w:r>
      <w:proofErr w:type="spellEnd"/>
      <w:r w:rsidRPr="00BE3483">
        <w:t xml:space="preserve"> = </w:t>
      </w:r>
      <w:proofErr w:type="spellStart"/>
      <w:proofErr w:type="gramStart"/>
      <w:r w:rsidRPr="00BE3483">
        <w:t>GetTickCount</w:t>
      </w:r>
      <w:proofErr w:type="spellEnd"/>
      <w:r w:rsidRPr="00BE3483">
        <w:t>(</w:t>
      </w:r>
      <w:proofErr w:type="gramEnd"/>
      <w:r w:rsidRPr="00BE3483">
        <w:t>);</w:t>
      </w:r>
    </w:p>
    <w:p w14:paraId="7B9D6B0C" w14:textId="77777777" w:rsidR="00A30456" w:rsidRPr="00BE3483" w:rsidRDefault="00A30456" w:rsidP="00A30456">
      <w:r w:rsidRPr="00BE3483">
        <w:t xml:space="preserve">        </w:t>
      </w:r>
    </w:p>
    <w:p w14:paraId="6120936F" w14:textId="77777777" w:rsidR="00A30456" w:rsidRPr="00BE3483" w:rsidRDefault="00A30456" w:rsidP="00A30456">
      <w:r w:rsidRPr="00BE3483">
        <w:t xml:space="preserve">        </w:t>
      </w:r>
      <w:proofErr w:type="spellStart"/>
      <w:r w:rsidRPr="00BE3483">
        <w:t>FlagStatus</w:t>
      </w:r>
      <w:proofErr w:type="spellEnd"/>
      <w:r w:rsidRPr="00BE3483">
        <w:t xml:space="preserve"> </w:t>
      </w:r>
      <w:proofErr w:type="spellStart"/>
      <w:r w:rsidRPr="00BE3483">
        <w:t>pvu_status</w:t>
      </w:r>
      <w:proofErr w:type="spellEnd"/>
      <w:r w:rsidRPr="00BE3483">
        <w:t xml:space="preserve"> = </w:t>
      </w:r>
      <w:proofErr w:type="spellStart"/>
      <w:r w:rsidRPr="00BE3483">
        <w:t>IWDG_</w:t>
      </w:r>
      <w:proofErr w:type="gramStart"/>
      <w:r w:rsidRPr="00BE3483">
        <w:t>GetFlagStatus</w:t>
      </w:r>
      <w:proofErr w:type="spellEnd"/>
      <w:r w:rsidRPr="00BE3483">
        <w:t>(</w:t>
      </w:r>
      <w:proofErr w:type="gramEnd"/>
      <w:r w:rsidRPr="00BE3483">
        <w:t>IWDG_FLAG_PVU);</w:t>
      </w:r>
    </w:p>
    <w:p w14:paraId="39C4EEB4" w14:textId="77777777" w:rsidR="00A30456" w:rsidRPr="00BE3483" w:rsidRDefault="00A30456" w:rsidP="00A30456">
      <w:r w:rsidRPr="00BE3483">
        <w:t xml:space="preserve">        </w:t>
      </w:r>
      <w:proofErr w:type="spellStart"/>
      <w:r w:rsidRPr="00BE3483">
        <w:t>FlagStatus</w:t>
      </w:r>
      <w:proofErr w:type="spellEnd"/>
      <w:r w:rsidRPr="00BE3483">
        <w:t xml:space="preserve"> </w:t>
      </w:r>
      <w:proofErr w:type="spellStart"/>
      <w:r w:rsidRPr="00BE3483">
        <w:t>rvu_status</w:t>
      </w:r>
      <w:proofErr w:type="spellEnd"/>
      <w:r w:rsidRPr="00BE3483">
        <w:t xml:space="preserve"> = </w:t>
      </w:r>
      <w:proofErr w:type="spellStart"/>
      <w:r w:rsidRPr="00BE3483">
        <w:t>IWDG_</w:t>
      </w:r>
      <w:proofErr w:type="gramStart"/>
      <w:r w:rsidRPr="00BE3483">
        <w:t>GetFlagStatus</w:t>
      </w:r>
      <w:proofErr w:type="spellEnd"/>
      <w:r w:rsidRPr="00BE3483">
        <w:t>(</w:t>
      </w:r>
      <w:proofErr w:type="gramEnd"/>
      <w:r w:rsidRPr="00BE3483">
        <w:t>IWDG_FLAG_RVU);</w:t>
      </w:r>
    </w:p>
    <w:p w14:paraId="53064003" w14:textId="77777777" w:rsidR="00A30456" w:rsidRPr="00BE3483" w:rsidRDefault="00A30456" w:rsidP="00A30456">
      <w:r w:rsidRPr="00BE3483">
        <w:t xml:space="preserve">        </w:t>
      </w:r>
    </w:p>
    <w:p w14:paraId="31D29E04"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"IWDG Status - PVU: %s, RVU: %s\n",</w:t>
      </w:r>
    </w:p>
    <w:p w14:paraId="7804BAA5" w14:textId="77777777" w:rsidR="00A30456" w:rsidRPr="00BE3483" w:rsidRDefault="00A30456" w:rsidP="00A30456">
      <w:r w:rsidRPr="00BE3483">
        <w:t xml:space="preserve">               (</w:t>
      </w:r>
      <w:proofErr w:type="spellStart"/>
      <w:r w:rsidRPr="00BE3483">
        <w:t>pvu_status</w:t>
      </w:r>
      <w:proofErr w:type="spellEnd"/>
      <w:r w:rsidRPr="00BE3483">
        <w:t xml:space="preserve"> == SET</w:t>
      </w:r>
      <w:proofErr w:type="gramStart"/>
      <w:r w:rsidRPr="00BE3483">
        <w:t>) ?</w:t>
      </w:r>
      <w:proofErr w:type="gramEnd"/>
      <w:r w:rsidRPr="00BE3483">
        <w:t xml:space="preserve"> "SET</w:t>
      </w:r>
      <w:proofErr w:type="gramStart"/>
      <w:r w:rsidRPr="00BE3483">
        <w:t>" :</w:t>
      </w:r>
      <w:proofErr w:type="gramEnd"/>
      <w:r w:rsidRPr="00BE3483">
        <w:t xml:space="preserve"> "RESET",</w:t>
      </w:r>
    </w:p>
    <w:p w14:paraId="687938CF" w14:textId="77777777" w:rsidR="00A30456" w:rsidRPr="00BE3483" w:rsidRDefault="00A30456" w:rsidP="00A30456">
      <w:r w:rsidRPr="00BE3483">
        <w:t xml:space="preserve">               (</w:t>
      </w:r>
      <w:proofErr w:type="spellStart"/>
      <w:r w:rsidRPr="00BE3483">
        <w:t>rvu_status</w:t>
      </w:r>
      <w:proofErr w:type="spellEnd"/>
      <w:r w:rsidRPr="00BE3483">
        <w:t xml:space="preserve"> == SET</w:t>
      </w:r>
      <w:proofErr w:type="gramStart"/>
      <w:r w:rsidRPr="00BE3483">
        <w:t>) ?</w:t>
      </w:r>
      <w:proofErr w:type="gramEnd"/>
      <w:r w:rsidRPr="00BE3483">
        <w:t xml:space="preserve"> "SET</w:t>
      </w:r>
      <w:proofErr w:type="gramStart"/>
      <w:r w:rsidRPr="00BE3483">
        <w:t>" :</w:t>
      </w:r>
      <w:proofErr w:type="gramEnd"/>
      <w:r w:rsidRPr="00BE3483">
        <w:t xml:space="preserve"> "RESET");</w:t>
      </w:r>
    </w:p>
    <w:p w14:paraId="0D855A8F" w14:textId="77777777" w:rsidR="00A30456" w:rsidRPr="00BE3483" w:rsidRDefault="00A30456" w:rsidP="00A30456">
      <w:r w:rsidRPr="00BE3483">
        <w:t xml:space="preserve">    }</w:t>
      </w:r>
    </w:p>
    <w:p w14:paraId="4FEFCF01" w14:textId="77777777" w:rsidR="00A30456" w:rsidRPr="00BE3483" w:rsidRDefault="00A30456" w:rsidP="00A30456">
      <w:r w:rsidRPr="00BE3483">
        <w:t>}</w:t>
      </w:r>
    </w:p>
    <w:p w14:paraId="3DE535E6" w14:textId="77777777" w:rsidR="00A30456" w:rsidRPr="00BE3483" w:rsidRDefault="00A30456" w:rsidP="00A30456">
      <w:pPr>
        <w:pStyle w:val="3"/>
      </w:pPr>
      <w:r w:rsidRPr="00BE3483">
        <w:t>应用场景示例</w:t>
      </w:r>
    </w:p>
    <w:p w14:paraId="1D519EE9" w14:textId="77777777" w:rsidR="00A30456" w:rsidRPr="00BE3483" w:rsidRDefault="00A30456" w:rsidP="00A30456">
      <w:pPr>
        <w:pStyle w:val="4"/>
      </w:pPr>
      <w:r w:rsidRPr="00BE3483">
        <w:t xml:space="preserve">1. </w:t>
      </w:r>
      <w:r w:rsidRPr="00BE3483">
        <w:rPr>
          <w:rFonts w:ascii="Times New Roman" w:hAnsi="Times New Roman" w:cs="Times New Roman"/>
        </w:rPr>
        <w:t>​</w:t>
      </w:r>
      <w:r w:rsidRPr="00BE3483">
        <w:t>运行时调整看门狗参数</w:t>
      </w:r>
      <w:r w:rsidRPr="00BE3483">
        <w:rPr>
          <w:rFonts w:ascii="Times New Roman" w:hAnsi="Times New Roman" w:cs="Times New Roman"/>
        </w:rPr>
        <w:t>​</w:t>
      </w:r>
    </w:p>
    <w:p w14:paraId="5F4A08C4" w14:textId="77777777" w:rsidR="00A30456" w:rsidRPr="00BE3483" w:rsidRDefault="00A30456" w:rsidP="00A30456">
      <w:r w:rsidRPr="00BE3483">
        <w:t xml:space="preserve">void </w:t>
      </w:r>
      <w:proofErr w:type="spellStart"/>
      <w:proofErr w:type="gramStart"/>
      <w:r w:rsidRPr="00BE3483">
        <w:t>AdjustWatchdogForDifferentModes</w:t>
      </w:r>
      <w:proofErr w:type="spellEnd"/>
      <w:r w:rsidRPr="00BE3483">
        <w:t>(</w:t>
      </w:r>
      <w:proofErr w:type="spellStart"/>
      <w:proofErr w:type="gramEnd"/>
      <w:r w:rsidRPr="00BE3483">
        <w:t>OperationMode</w:t>
      </w:r>
      <w:proofErr w:type="spellEnd"/>
      <w:r w:rsidRPr="00BE3483">
        <w:t xml:space="preserve"> mode)</w:t>
      </w:r>
    </w:p>
    <w:p w14:paraId="363F22EB" w14:textId="77777777" w:rsidR="00A30456" w:rsidRPr="00BE3483" w:rsidRDefault="00A30456" w:rsidP="00A30456">
      <w:r w:rsidRPr="00BE3483">
        <w:t>{</w:t>
      </w:r>
    </w:p>
    <w:p w14:paraId="2F2B5170" w14:textId="77777777" w:rsidR="00A30456" w:rsidRPr="00BE3483" w:rsidRDefault="00A30456" w:rsidP="00A30456">
      <w:r w:rsidRPr="00BE3483">
        <w:lastRenderedPageBreak/>
        <w:t xml:space="preserve">    switch(mode</w:t>
      </w:r>
      <w:proofErr w:type="gramStart"/>
      <w:r w:rsidRPr="00BE3483">
        <w:t>) {</w:t>
      </w:r>
      <w:proofErr w:type="gramEnd"/>
    </w:p>
    <w:p w14:paraId="2BDFF4C7" w14:textId="77777777" w:rsidR="00A30456" w:rsidRPr="00BE3483" w:rsidRDefault="00A30456" w:rsidP="00A30456">
      <w:r w:rsidRPr="00BE3483">
        <w:t xml:space="preserve">        case MODE_NORMAL:</w:t>
      </w:r>
    </w:p>
    <w:p w14:paraId="49BE4DE2" w14:textId="77777777" w:rsidR="00A30456" w:rsidRPr="00BE3483" w:rsidRDefault="00A30456" w:rsidP="00A30456">
      <w:r w:rsidRPr="00BE3483">
        <w:t xml:space="preserve">            // 正常模式：3秒超时</w:t>
      </w:r>
    </w:p>
    <w:p w14:paraId="24BEBDE8" w14:textId="77777777" w:rsidR="00A30456" w:rsidRPr="00BE3483" w:rsidRDefault="00A30456" w:rsidP="00A30456">
      <w:r w:rsidRPr="00BE3483">
        <w:t xml:space="preserve">            </w:t>
      </w:r>
      <w:proofErr w:type="spellStart"/>
      <w:r w:rsidRPr="00BE3483">
        <w:t>IWDG_</w:t>
      </w:r>
      <w:proofErr w:type="gramStart"/>
      <w:r w:rsidRPr="00BE3483">
        <w:t>ChangeTimeout</w:t>
      </w:r>
      <w:proofErr w:type="spellEnd"/>
      <w:r w:rsidRPr="00BE3483">
        <w:t>(</w:t>
      </w:r>
      <w:proofErr w:type="gramEnd"/>
      <w:r w:rsidRPr="00BE3483">
        <w:t>IWDG_Prescaler_32, 0x0FFF);</w:t>
      </w:r>
    </w:p>
    <w:p w14:paraId="448828D9" w14:textId="77777777" w:rsidR="00A30456" w:rsidRPr="00BE3483" w:rsidRDefault="00A30456" w:rsidP="00A30456">
      <w:r w:rsidRPr="00BE3483">
        <w:t xml:space="preserve">            break;</w:t>
      </w:r>
    </w:p>
    <w:p w14:paraId="3693F62F" w14:textId="77777777" w:rsidR="00A30456" w:rsidRPr="00BE3483" w:rsidRDefault="00A30456" w:rsidP="00A30456">
      <w:r w:rsidRPr="00BE3483">
        <w:t xml:space="preserve">            </w:t>
      </w:r>
    </w:p>
    <w:p w14:paraId="65582B62" w14:textId="77777777" w:rsidR="00A30456" w:rsidRPr="00BE3483" w:rsidRDefault="00A30456" w:rsidP="00A30456">
      <w:r w:rsidRPr="00BE3483">
        <w:t xml:space="preserve">        case MODE_HIGH_LOAD:</w:t>
      </w:r>
    </w:p>
    <w:p w14:paraId="0285454B" w14:textId="77777777" w:rsidR="00A30456" w:rsidRPr="00BE3483" w:rsidRDefault="00A30456" w:rsidP="00A30456">
      <w:r w:rsidRPr="00BE3483">
        <w:t xml:space="preserve">            // 高负载模式：6秒超时</w:t>
      </w:r>
    </w:p>
    <w:p w14:paraId="4DBFF6EF" w14:textId="77777777" w:rsidR="00A30456" w:rsidRPr="00BE3483" w:rsidRDefault="00A30456" w:rsidP="00A30456">
      <w:r w:rsidRPr="00BE3483">
        <w:t xml:space="preserve">            </w:t>
      </w:r>
      <w:proofErr w:type="spellStart"/>
      <w:r w:rsidRPr="00BE3483">
        <w:t>IWDG_</w:t>
      </w:r>
      <w:proofErr w:type="gramStart"/>
      <w:r w:rsidRPr="00BE3483">
        <w:t>ChangeTimeout</w:t>
      </w:r>
      <w:proofErr w:type="spellEnd"/>
      <w:r w:rsidRPr="00BE3483">
        <w:t>(</w:t>
      </w:r>
      <w:proofErr w:type="gramEnd"/>
      <w:r w:rsidRPr="00BE3483">
        <w:t>IWDG_Prescaler_64, 0x0FFF);</w:t>
      </w:r>
    </w:p>
    <w:p w14:paraId="5870FA81" w14:textId="77777777" w:rsidR="00A30456" w:rsidRPr="00BE3483" w:rsidRDefault="00A30456" w:rsidP="00A30456">
      <w:r w:rsidRPr="00BE3483">
        <w:t xml:space="preserve">            break;</w:t>
      </w:r>
    </w:p>
    <w:p w14:paraId="014702E1" w14:textId="77777777" w:rsidR="00A30456" w:rsidRPr="00BE3483" w:rsidRDefault="00A30456" w:rsidP="00A30456">
      <w:r w:rsidRPr="00BE3483">
        <w:t xml:space="preserve">            </w:t>
      </w:r>
    </w:p>
    <w:p w14:paraId="1C462751" w14:textId="77777777" w:rsidR="00A30456" w:rsidRPr="00BE3483" w:rsidRDefault="00A30456" w:rsidP="00A30456">
      <w:r w:rsidRPr="00BE3483">
        <w:t xml:space="preserve">        case MODE_CRITICAL:</w:t>
      </w:r>
    </w:p>
    <w:p w14:paraId="4A5EFD08" w14:textId="77777777" w:rsidR="00A30456" w:rsidRPr="00BE3483" w:rsidRDefault="00A30456" w:rsidP="00A30456">
      <w:r w:rsidRPr="00BE3483">
        <w:t xml:space="preserve">            // 关键模式：1秒快速响应</w:t>
      </w:r>
    </w:p>
    <w:p w14:paraId="391E0080" w14:textId="77777777" w:rsidR="00A30456" w:rsidRPr="00BE3483" w:rsidRDefault="00A30456" w:rsidP="00A30456">
      <w:r w:rsidRPr="00BE3483">
        <w:t xml:space="preserve">            </w:t>
      </w:r>
      <w:proofErr w:type="spellStart"/>
      <w:r w:rsidRPr="00BE3483">
        <w:t>IWDG_</w:t>
      </w:r>
      <w:proofErr w:type="gramStart"/>
      <w:r w:rsidRPr="00BE3483">
        <w:t>ChangeTimeout</w:t>
      </w:r>
      <w:proofErr w:type="spellEnd"/>
      <w:r w:rsidRPr="00BE3483">
        <w:t>(</w:t>
      </w:r>
      <w:proofErr w:type="gramEnd"/>
      <w:r w:rsidRPr="00BE3483">
        <w:t>IWDG_Prescaler_32, 0x04FF);</w:t>
      </w:r>
    </w:p>
    <w:p w14:paraId="4F05EF8A" w14:textId="77777777" w:rsidR="00A30456" w:rsidRPr="00BE3483" w:rsidRDefault="00A30456" w:rsidP="00A30456">
      <w:r w:rsidRPr="00BE3483">
        <w:t xml:space="preserve">            break;</w:t>
      </w:r>
    </w:p>
    <w:p w14:paraId="31C34E16" w14:textId="77777777" w:rsidR="00A30456" w:rsidRPr="00BE3483" w:rsidRDefault="00A30456" w:rsidP="00A30456">
      <w:r w:rsidRPr="00BE3483">
        <w:t xml:space="preserve">    }</w:t>
      </w:r>
    </w:p>
    <w:p w14:paraId="2C976A60" w14:textId="77777777" w:rsidR="00A30456" w:rsidRPr="00BE3483" w:rsidRDefault="00A30456" w:rsidP="00A30456">
      <w:r w:rsidRPr="00BE3483">
        <w:t>}</w:t>
      </w:r>
    </w:p>
    <w:p w14:paraId="47D8AA2F" w14:textId="77777777" w:rsidR="00A30456" w:rsidRPr="00BE3483" w:rsidRDefault="00A30456" w:rsidP="00A30456">
      <w:pPr>
        <w:pStyle w:val="4"/>
      </w:pPr>
      <w:r w:rsidRPr="00BE3483">
        <w:t xml:space="preserve">2. </w:t>
      </w:r>
      <w:r w:rsidRPr="00BE3483">
        <w:rPr>
          <w:rFonts w:ascii="Times New Roman" w:hAnsi="Times New Roman" w:cs="Times New Roman"/>
        </w:rPr>
        <w:t>​</w:t>
      </w:r>
      <w:r w:rsidRPr="00BE3483">
        <w:t>看门狗配置验证</w:t>
      </w:r>
      <w:r w:rsidRPr="00BE3483">
        <w:rPr>
          <w:rFonts w:ascii="Times New Roman" w:hAnsi="Times New Roman" w:cs="Times New Roman"/>
        </w:rPr>
        <w:t>​</w:t>
      </w:r>
    </w:p>
    <w:p w14:paraId="5E05A796" w14:textId="77777777" w:rsidR="00A30456" w:rsidRPr="00BE3483" w:rsidRDefault="00A30456" w:rsidP="00A30456">
      <w:r w:rsidRPr="00BE3483">
        <w:t xml:space="preserve">uint8_t </w:t>
      </w:r>
      <w:proofErr w:type="spellStart"/>
      <w:r w:rsidRPr="00BE3483">
        <w:t>VerifyIWDG_</w:t>
      </w:r>
      <w:proofErr w:type="gramStart"/>
      <w:r w:rsidRPr="00BE3483">
        <w:t>Configuration</w:t>
      </w:r>
      <w:proofErr w:type="spellEnd"/>
      <w:r w:rsidRPr="00BE3483">
        <w:t>(</w:t>
      </w:r>
      <w:proofErr w:type="gramEnd"/>
      <w:r w:rsidRPr="00BE3483">
        <w:t xml:space="preserve">uint8_t </w:t>
      </w:r>
      <w:proofErr w:type="spellStart"/>
      <w:r w:rsidRPr="00BE3483">
        <w:t>expected_prescaler</w:t>
      </w:r>
      <w:proofErr w:type="spellEnd"/>
      <w:r w:rsidRPr="00BE3483">
        <w:t xml:space="preserve">, uint16_t </w:t>
      </w:r>
      <w:proofErr w:type="spellStart"/>
      <w:r w:rsidRPr="00BE3483">
        <w:t>expected_reload</w:t>
      </w:r>
      <w:proofErr w:type="spellEnd"/>
      <w:r w:rsidRPr="00BE3483">
        <w:t>)</w:t>
      </w:r>
    </w:p>
    <w:p w14:paraId="19FB0F85" w14:textId="77777777" w:rsidR="00A30456" w:rsidRPr="00BE3483" w:rsidRDefault="00A30456" w:rsidP="00A30456">
      <w:r w:rsidRPr="00BE3483">
        <w:t>{</w:t>
      </w:r>
    </w:p>
    <w:p w14:paraId="4F8F159E" w14:textId="77777777" w:rsidR="00A30456" w:rsidRPr="00BE3483" w:rsidRDefault="00A30456" w:rsidP="00A30456">
      <w:r w:rsidRPr="00BE3483">
        <w:t xml:space="preserve">    // 注意：IWDG 寄存器通常不能直接读取配置值</w:t>
      </w:r>
    </w:p>
    <w:p w14:paraId="3F3D1FFF" w14:textId="77777777" w:rsidR="00A30456" w:rsidRPr="00BE3483" w:rsidRDefault="00A30456" w:rsidP="00A30456">
      <w:r w:rsidRPr="00BE3483">
        <w:t xml:space="preserve">    // 但我们可以检查状态标志确保配置完成</w:t>
      </w:r>
    </w:p>
    <w:p w14:paraId="27014C0F" w14:textId="77777777" w:rsidR="00A30456" w:rsidRPr="00BE3483" w:rsidRDefault="00A30456" w:rsidP="00A30456">
      <w:r w:rsidRPr="00BE3483">
        <w:t xml:space="preserve">    </w:t>
      </w:r>
    </w:p>
    <w:p w14:paraId="77CFADCB" w14:textId="77777777" w:rsidR="00A30456" w:rsidRPr="00BE3483" w:rsidRDefault="00A30456" w:rsidP="00A30456">
      <w:r w:rsidRPr="00BE3483">
        <w:t xml:space="preserve">    if (</w:t>
      </w:r>
      <w:proofErr w:type="spellStart"/>
      <w:r w:rsidRPr="00BE3483">
        <w:t>IWDG_</w:t>
      </w:r>
      <w:proofErr w:type="gramStart"/>
      <w:r w:rsidRPr="00BE3483">
        <w:t>GetFlagStatus</w:t>
      </w:r>
      <w:proofErr w:type="spellEnd"/>
      <w:r w:rsidRPr="00BE3483">
        <w:t>(</w:t>
      </w:r>
      <w:proofErr w:type="gramEnd"/>
      <w:r w:rsidRPr="00BE3483">
        <w:t>IWDG_FLAG_PVU) == SET ||</w:t>
      </w:r>
    </w:p>
    <w:p w14:paraId="754B367C" w14:textId="77777777" w:rsidR="00A30456" w:rsidRPr="00BE3483" w:rsidRDefault="00A30456" w:rsidP="00A30456">
      <w:r w:rsidRPr="00BE3483">
        <w:t xml:space="preserve">        </w:t>
      </w:r>
      <w:proofErr w:type="spellStart"/>
      <w:r w:rsidRPr="00BE3483">
        <w:t>IWDG_</w:t>
      </w:r>
      <w:proofErr w:type="gramStart"/>
      <w:r w:rsidRPr="00BE3483">
        <w:t>GetFlagStatus</w:t>
      </w:r>
      <w:proofErr w:type="spellEnd"/>
      <w:r w:rsidRPr="00BE3483">
        <w:t>(</w:t>
      </w:r>
      <w:proofErr w:type="gramEnd"/>
      <w:r w:rsidRPr="00BE3483">
        <w:t xml:space="preserve">IWDG_FLAG_RVU) == </w:t>
      </w:r>
      <w:proofErr w:type="gramStart"/>
      <w:r w:rsidRPr="00BE3483">
        <w:t>SET) {</w:t>
      </w:r>
      <w:proofErr w:type="gramEnd"/>
    </w:p>
    <w:p w14:paraId="6176290F"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"IWDG configuration still in progress\n");</w:t>
      </w:r>
    </w:p>
    <w:p w14:paraId="0D120197" w14:textId="77777777" w:rsidR="00A30456" w:rsidRPr="00BE3483" w:rsidRDefault="00A30456" w:rsidP="00A30456">
      <w:r w:rsidRPr="00BE3483">
        <w:lastRenderedPageBreak/>
        <w:t xml:space="preserve">        return 0;</w:t>
      </w:r>
    </w:p>
    <w:p w14:paraId="06D3A8DE" w14:textId="77777777" w:rsidR="00A30456" w:rsidRPr="00BE3483" w:rsidRDefault="00A30456" w:rsidP="00A30456">
      <w:r w:rsidRPr="00BE3483">
        <w:t xml:space="preserve">    }</w:t>
      </w:r>
    </w:p>
    <w:p w14:paraId="01020A2B" w14:textId="77777777" w:rsidR="00A30456" w:rsidRPr="00BE3483" w:rsidRDefault="00A30456" w:rsidP="00A30456">
      <w:r w:rsidRPr="00BE3483">
        <w:t xml:space="preserve">    </w:t>
      </w:r>
    </w:p>
    <w:p w14:paraId="464CCBF8"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"IWDG configuration appears complete and stable\n");</w:t>
      </w:r>
    </w:p>
    <w:p w14:paraId="0B39B35A" w14:textId="77777777" w:rsidR="00A30456" w:rsidRPr="00BE3483" w:rsidRDefault="00A30456" w:rsidP="00A30456">
      <w:r w:rsidRPr="00BE3483">
        <w:t xml:space="preserve">    return 1;</w:t>
      </w:r>
    </w:p>
    <w:p w14:paraId="3FA242DC" w14:textId="77777777" w:rsidR="00A30456" w:rsidRPr="00BE3483" w:rsidRDefault="00A30456" w:rsidP="00A30456">
      <w:r w:rsidRPr="00BE3483">
        <w:t>}</w:t>
      </w:r>
    </w:p>
    <w:p w14:paraId="4EEBD07B" w14:textId="77777777" w:rsidR="00A30456" w:rsidRPr="00BE3483" w:rsidRDefault="00A30456" w:rsidP="00A30456">
      <w:pPr>
        <w:pStyle w:val="4"/>
      </w:pPr>
      <w:r w:rsidRPr="00BE3483">
        <w:t xml:space="preserve">3. </w:t>
      </w:r>
      <w:r w:rsidRPr="00BE3483">
        <w:rPr>
          <w:rFonts w:ascii="Times New Roman" w:hAnsi="Times New Roman" w:cs="Times New Roman"/>
        </w:rPr>
        <w:t>​</w:t>
      </w:r>
      <w:r w:rsidRPr="00BE3483">
        <w:t>安全关键系统的状态检查</w:t>
      </w:r>
      <w:r w:rsidRPr="00BE3483">
        <w:rPr>
          <w:rFonts w:ascii="Times New Roman" w:hAnsi="Times New Roman" w:cs="Times New Roman"/>
        </w:rPr>
        <w:t>​</w:t>
      </w:r>
    </w:p>
    <w:p w14:paraId="47A9E15D" w14:textId="77777777" w:rsidR="00A30456" w:rsidRPr="00BE3483" w:rsidRDefault="00A30456" w:rsidP="00A30456">
      <w:r w:rsidRPr="00BE3483">
        <w:t xml:space="preserve">void </w:t>
      </w:r>
      <w:proofErr w:type="spellStart"/>
      <w:r w:rsidRPr="00BE3483">
        <w:t>SafetyCritical_IWDG_Check</w:t>
      </w:r>
      <w:proofErr w:type="spellEnd"/>
      <w:r w:rsidRPr="00BE3483">
        <w:t>(void)</w:t>
      </w:r>
    </w:p>
    <w:p w14:paraId="5B378F17" w14:textId="77777777" w:rsidR="00A30456" w:rsidRPr="00BE3483" w:rsidRDefault="00A30456" w:rsidP="00A30456">
      <w:r w:rsidRPr="00BE3483">
        <w:t>{</w:t>
      </w:r>
    </w:p>
    <w:p w14:paraId="7D794B2E" w14:textId="77777777" w:rsidR="00A30456" w:rsidRPr="00BE3483" w:rsidRDefault="00A30456" w:rsidP="00A30456">
      <w:r w:rsidRPr="00BE3483">
        <w:t xml:space="preserve">    // 在安全关键操作前检查看门狗状态</w:t>
      </w:r>
    </w:p>
    <w:p w14:paraId="31461E25" w14:textId="77777777" w:rsidR="00A30456" w:rsidRPr="00BE3483" w:rsidRDefault="00A30456" w:rsidP="00A30456">
      <w:r w:rsidRPr="00BE3483">
        <w:t xml:space="preserve">    if (</w:t>
      </w:r>
      <w:proofErr w:type="spellStart"/>
      <w:r w:rsidRPr="00BE3483">
        <w:t>IWDG_</w:t>
      </w:r>
      <w:proofErr w:type="gramStart"/>
      <w:r w:rsidRPr="00BE3483">
        <w:t>GetFlagStatus</w:t>
      </w:r>
      <w:proofErr w:type="spellEnd"/>
      <w:r w:rsidRPr="00BE3483">
        <w:t>(</w:t>
      </w:r>
      <w:proofErr w:type="gramEnd"/>
      <w:r w:rsidRPr="00BE3483">
        <w:t>IWDG_FLAG_PVU) == SET ||</w:t>
      </w:r>
    </w:p>
    <w:p w14:paraId="69FF43C9" w14:textId="77777777" w:rsidR="00A30456" w:rsidRPr="00BE3483" w:rsidRDefault="00A30456" w:rsidP="00A30456">
      <w:r w:rsidRPr="00BE3483">
        <w:t xml:space="preserve">        </w:t>
      </w:r>
      <w:proofErr w:type="spellStart"/>
      <w:r w:rsidRPr="00BE3483">
        <w:t>IWDG_</w:t>
      </w:r>
      <w:proofErr w:type="gramStart"/>
      <w:r w:rsidRPr="00BE3483">
        <w:t>GetFlagStatus</w:t>
      </w:r>
      <w:proofErr w:type="spellEnd"/>
      <w:r w:rsidRPr="00BE3483">
        <w:t>(</w:t>
      </w:r>
      <w:proofErr w:type="gramEnd"/>
      <w:r w:rsidRPr="00BE3483">
        <w:t xml:space="preserve">IWDG_FLAG_RVU) == </w:t>
      </w:r>
      <w:proofErr w:type="gramStart"/>
      <w:r w:rsidRPr="00BE3483">
        <w:t>SET) {</w:t>
      </w:r>
      <w:proofErr w:type="gramEnd"/>
    </w:p>
    <w:p w14:paraId="00D867C4" w14:textId="77777777" w:rsidR="00A30456" w:rsidRPr="00BE3483" w:rsidRDefault="00A30456" w:rsidP="00A30456">
      <w:r w:rsidRPr="00BE3483">
        <w:t xml:space="preserve">        </w:t>
      </w:r>
      <w:proofErr w:type="spellStart"/>
      <w:proofErr w:type="gramStart"/>
      <w:r w:rsidRPr="00BE3483">
        <w:t>printf</w:t>
      </w:r>
      <w:proofErr w:type="spellEnd"/>
      <w:r w:rsidRPr="00BE3483">
        <w:t>(</w:t>
      </w:r>
      <w:proofErr w:type="gramEnd"/>
      <w:r w:rsidRPr="00BE3483">
        <w:t>"WARNING: IWDG configuration unstable! Aborting operation.\n");</w:t>
      </w:r>
    </w:p>
    <w:p w14:paraId="09117358" w14:textId="77777777" w:rsidR="00A30456" w:rsidRPr="00BE3483" w:rsidRDefault="00A30456" w:rsidP="00A30456">
      <w:r w:rsidRPr="00BE3483">
        <w:t xml:space="preserve">        </w:t>
      </w:r>
      <w:proofErr w:type="spellStart"/>
      <w:proofErr w:type="gramStart"/>
      <w:r w:rsidRPr="00BE3483">
        <w:t>EnterSafeState</w:t>
      </w:r>
      <w:proofErr w:type="spellEnd"/>
      <w:r w:rsidRPr="00BE3483">
        <w:t>(</w:t>
      </w:r>
      <w:proofErr w:type="gramEnd"/>
      <w:r w:rsidRPr="00BE3483">
        <w:t>);</w:t>
      </w:r>
    </w:p>
    <w:p w14:paraId="7D829FBA" w14:textId="77777777" w:rsidR="00A30456" w:rsidRPr="00BE3483" w:rsidRDefault="00A30456" w:rsidP="00A30456">
      <w:r w:rsidRPr="00BE3483">
        <w:t xml:space="preserve">        return;</w:t>
      </w:r>
    </w:p>
    <w:p w14:paraId="1736A715" w14:textId="77777777" w:rsidR="00A30456" w:rsidRPr="00BE3483" w:rsidRDefault="00A30456" w:rsidP="00A30456">
      <w:r w:rsidRPr="00BE3483">
        <w:t xml:space="preserve">    }</w:t>
      </w:r>
    </w:p>
    <w:p w14:paraId="26B4A048" w14:textId="77777777" w:rsidR="00A30456" w:rsidRPr="00BE3483" w:rsidRDefault="00A30456" w:rsidP="00A30456">
      <w:r w:rsidRPr="00BE3483">
        <w:t xml:space="preserve">    </w:t>
      </w:r>
    </w:p>
    <w:p w14:paraId="7A75A0DA" w14:textId="77777777" w:rsidR="00A30456" w:rsidRPr="00BE3483" w:rsidRDefault="00A30456" w:rsidP="00A30456">
      <w:r w:rsidRPr="00BE3483">
        <w:t xml:space="preserve">    // 状态正常，执行安全关键操作</w:t>
      </w:r>
    </w:p>
    <w:p w14:paraId="0DA8BBF7" w14:textId="77777777" w:rsidR="00A30456" w:rsidRPr="00BE3483" w:rsidRDefault="00A30456" w:rsidP="00A30456">
      <w:r w:rsidRPr="00BE3483">
        <w:t xml:space="preserve">    </w:t>
      </w:r>
      <w:proofErr w:type="spellStart"/>
      <w:proofErr w:type="gramStart"/>
      <w:r w:rsidRPr="00BE3483">
        <w:t>PerformSafetyCriticalOperation</w:t>
      </w:r>
      <w:proofErr w:type="spellEnd"/>
      <w:r w:rsidRPr="00BE3483">
        <w:t>(</w:t>
      </w:r>
      <w:proofErr w:type="gramEnd"/>
      <w:r w:rsidRPr="00BE3483">
        <w:t>);</w:t>
      </w:r>
    </w:p>
    <w:p w14:paraId="1D3FB472" w14:textId="77777777" w:rsidR="00A30456" w:rsidRPr="00BE3483" w:rsidRDefault="00A30456" w:rsidP="00A30456">
      <w:r w:rsidRPr="00BE3483">
        <w:t>}</w:t>
      </w:r>
    </w:p>
    <w:p w14:paraId="2FFA385B" w14:textId="77777777" w:rsidR="00A30456" w:rsidRPr="00BE3483" w:rsidRDefault="00A30456" w:rsidP="00A30456">
      <w:pPr>
        <w:pStyle w:val="3"/>
      </w:pPr>
      <w:r w:rsidRPr="00BE3483">
        <w:t>重要注意事项</w:t>
      </w:r>
    </w:p>
    <w:p w14:paraId="2D50C4B7" w14:textId="77777777" w:rsidR="00A30456" w:rsidRPr="00BE3483" w:rsidRDefault="00A30456">
      <w:pPr>
        <w:numPr>
          <w:ilvl w:val="0"/>
          <w:numId w:val="338"/>
        </w:numPr>
      </w:pPr>
      <w:r w:rsidRPr="00BE3483">
        <w:rPr>
          <w:rFonts w:ascii="Times New Roman" w:hAnsi="Times New Roman" w:cs="Times New Roman"/>
        </w:rPr>
        <w:t>​</w:t>
      </w:r>
      <w:r w:rsidRPr="00BE3483">
        <w:rPr>
          <w:b/>
          <w:bCs/>
        </w:rPr>
        <w:t>硬件同步</w:t>
      </w:r>
      <w:r w:rsidRPr="00BE3483">
        <w:rPr>
          <w:rFonts w:ascii="Times New Roman" w:hAnsi="Times New Roman" w:cs="Times New Roman"/>
        </w:rPr>
        <w:t>​</w:t>
      </w:r>
      <w:r w:rsidRPr="00BE3483">
        <w:t>：IWDG 的预分频器和重载值更新需要时间完成</w:t>
      </w:r>
    </w:p>
    <w:p w14:paraId="0E97692A" w14:textId="77777777" w:rsidR="00A30456" w:rsidRPr="00BE3483" w:rsidRDefault="00A30456">
      <w:pPr>
        <w:numPr>
          <w:ilvl w:val="0"/>
          <w:numId w:val="338"/>
        </w:numPr>
      </w:pPr>
      <w:r w:rsidRPr="00BE3483">
        <w:rPr>
          <w:rFonts w:ascii="Times New Roman" w:hAnsi="Times New Roman" w:cs="Times New Roman"/>
        </w:rPr>
        <w:t>​</w:t>
      </w:r>
      <w:r w:rsidRPr="00BE3483">
        <w:rPr>
          <w:b/>
          <w:bCs/>
        </w:rPr>
        <w:t>阻塞等待</w:t>
      </w:r>
      <w:r w:rsidRPr="00BE3483">
        <w:rPr>
          <w:rFonts w:ascii="Times New Roman" w:hAnsi="Times New Roman" w:cs="Times New Roman"/>
        </w:rPr>
        <w:t>​</w:t>
      </w:r>
      <w:r w:rsidRPr="00BE3483">
        <w:t>：在等待标志位清除时，函数会阻塞执行</w:t>
      </w:r>
    </w:p>
    <w:p w14:paraId="61AA2B13" w14:textId="77777777" w:rsidR="00A30456" w:rsidRPr="00BE3483" w:rsidRDefault="00A30456">
      <w:pPr>
        <w:numPr>
          <w:ilvl w:val="0"/>
          <w:numId w:val="338"/>
        </w:numPr>
      </w:pPr>
      <w:r w:rsidRPr="00BE3483">
        <w:rPr>
          <w:rFonts w:ascii="Times New Roman" w:hAnsi="Times New Roman" w:cs="Times New Roman"/>
        </w:rPr>
        <w:t>​</w:t>
      </w:r>
      <w:r w:rsidRPr="00BE3483">
        <w:rPr>
          <w:b/>
          <w:bCs/>
        </w:rPr>
        <w:t>超时保护</w:t>
      </w:r>
      <w:r w:rsidRPr="00BE3483">
        <w:rPr>
          <w:rFonts w:ascii="Times New Roman" w:hAnsi="Times New Roman" w:cs="Times New Roman"/>
        </w:rPr>
        <w:t>​</w:t>
      </w:r>
      <w:r w:rsidRPr="00BE3483">
        <w:t>：建议在等待循环中添加超时机制</w:t>
      </w:r>
    </w:p>
    <w:p w14:paraId="5843684B" w14:textId="77777777" w:rsidR="00A30456" w:rsidRPr="00BE3483" w:rsidRDefault="00A30456">
      <w:pPr>
        <w:numPr>
          <w:ilvl w:val="0"/>
          <w:numId w:val="338"/>
        </w:numPr>
        <w:tabs>
          <w:tab w:val="clear" w:pos="720"/>
        </w:tabs>
      </w:pPr>
      <w:r w:rsidRPr="00BE3483">
        <w:t>uint32_t timeout = 1000; // 1秒超时</w:t>
      </w:r>
    </w:p>
    <w:p w14:paraId="2D04F0C5" w14:textId="77777777" w:rsidR="00A30456" w:rsidRPr="00BE3483" w:rsidRDefault="00A30456">
      <w:pPr>
        <w:numPr>
          <w:ilvl w:val="0"/>
          <w:numId w:val="338"/>
        </w:numPr>
        <w:tabs>
          <w:tab w:val="clear" w:pos="720"/>
        </w:tabs>
      </w:pPr>
      <w:r w:rsidRPr="00BE3483">
        <w:t xml:space="preserve">uint32_t </w:t>
      </w:r>
      <w:proofErr w:type="spellStart"/>
      <w:r w:rsidRPr="00BE3483">
        <w:t>startTime</w:t>
      </w:r>
      <w:proofErr w:type="spellEnd"/>
      <w:r w:rsidRPr="00BE3483">
        <w:t xml:space="preserve"> = </w:t>
      </w:r>
      <w:proofErr w:type="spellStart"/>
      <w:proofErr w:type="gramStart"/>
      <w:r w:rsidRPr="00BE3483">
        <w:t>GetTickCount</w:t>
      </w:r>
      <w:proofErr w:type="spellEnd"/>
      <w:r w:rsidRPr="00BE3483">
        <w:t>(</w:t>
      </w:r>
      <w:proofErr w:type="gramEnd"/>
      <w:r w:rsidRPr="00BE3483">
        <w:t>);</w:t>
      </w:r>
    </w:p>
    <w:p w14:paraId="31958225" w14:textId="77777777" w:rsidR="00A30456" w:rsidRPr="00BE3483" w:rsidRDefault="00A30456">
      <w:pPr>
        <w:numPr>
          <w:ilvl w:val="0"/>
          <w:numId w:val="338"/>
        </w:numPr>
        <w:tabs>
          <w:tab w:val="clear" w:pos="720"/>
        </w:tabs>
      </w:pPr>
    </w:p>
    <w:p w14:paraId="4FAE9158" w14:textId="77777777" w:rsidR="00A30456" w:rsidRPr="00BE3483" w:rsidRDefault="00A30456">
      <w:pPr>
        <w:numPr>
          <w:ilvl w:val="0"/>
          <w:numId w:val="338"/>
        </w:numPr>
        <w:tabs>
          <w:tab w:val="clear" w:pos="720"/>
        </w:tabs>
      </w:pPr>
      <w:proofErr w:type="gramStart"/>
      <w:r w:rsidRPr="00BE3483">
        <w:t>while(</w:t>
      </w:r>
      <w:proofErr w:type="spellStart"/>
      <w:proofErr w:type="gramEnd"/>
      <w:r w:rsidRPr="00BE3483">
        <w:t>IWDG_</w:t>
      </w:r>
      <w:proofErr w:type="gramStart"/>
      <w:r w:rsidRPr="00BE3483">
        <w:t>GetFlagStatus</w:t>
      </w:r>
      <w:proofErr w:type="spellEnd"/>
      <w:r w:rsidRPr="00BE3483">
        <w:t>(</w:t>
      </w:r>
      <w:proofErr w:type="gramEnd"/>
      <w:r w:rsidRPr="00BE3483">
        <w:t>IWDG_FLAG_PVU) == SET) {</w:t>
      </w:r>
    </w:p>
    <w:p w14:paraId="770AB6E1" w14:textId="77777777" w:rsidR="00A30456" w:rsidRPr="00BE3483" w:rsidRDefault="00A30456">
      <w:pPr>
        <w:numPr>
          <w:ilvl w:val="0"/>
          <w:numId w:val="338"/>
        </w:numPr>
        <w:tabs>
          <w:tab w:val="clear" w:pos="720"/>
        </w:tabs>
      </w:pPr>
      <w:r w:rsidRPr="00BE3483">
        <w:t xml:space="preserve">    if (</w:t>
      </w:r>
      <w:proofErr w:type="spellStart"/>
      <w:proofErr w:type="gramStart"/>
      <w:r w:rsidRPr="00BE3483">
        <w:t>GetTickCount</w:t>
      </w:r>
      <w:proofErr w:type="spellEnd"/>
      <w:r w:rsidRPr="00BE3483">
        <w:t>(</w:t>
      </w:r>
      <w:proofErr w:type="gramEnd"/>
      <w:r w:rsidRPr="00BE3483">
        <w:t xml:space="preserve">) - </w:t>
      </w:r>
      <w:proofErr w:type="spellStart"/>
      <w:r w:rsidRPr="00BE3483">
        <w:t>startTime</w:t>
      </w:r>
      <w:proofErr w:type="spellEnd"/>
      <w:r w:rsidRPr="00BE3483">
        <w:t xml:space="preserve"> &gt; </w:t>
      </w:r>
      <w:proofErr w:type="gramStart"/>
      <w:r w:rsidRPr="00BE3483">
        <w:t>timeout) {</w:t>
      </w:r>
      <w:proofErr w:type="gramEnd"/>
    </w:p>
    <w:p w14:paraId="7116D4BD" w14:textId="77777777" w:rsidR="00A30456" w:rsidRPr="00BE3483" w:rsidRDefault="00A30456">
      <w:pPr>
        <w:numPr>
          <w:ilvl w:val="0"/>
          <w:numId w:val="338"/>
        </w:numPr>
        <w:tabs>
          <w:tab w:val="clear" w:pos="720"/>
        </w:tabs>
      </w:pPr>
      <w:r w:rsidRPr="00BE3483">
        <w:t xml:space="preserve">        </w:t>
      </w:r>
      <w:proofErr w:type="spellStart"/>
      <w:proofErr w:type="gramStart"/>
      <w:r w:rsidRPr="00BE3483">
        <w:t>printf</w:t>
      </w:r>
      <w:proofErr w:type="spellEnd"/>
      <w:r w:rsidRPr="00BE3483">
        <w:t>(</w:t>
      </w:r>
      <w:proofErr w:type="gramEnd"/>
      <w:r w:rsidRPr="00BE3483">
        <w:t xml:space="preserve">"Timeout waiting for PVU </w:t>
      </w:r>
      <w:proofErr w:type="gramStart"/>
      <w:r w:rsidRPr="00BE3483">
        <w:t>clear!\</w:t>
      </w:r>
      <w:proofErr w:type="gramEnd"/>
      <w:r w:rsidRPr="00BE3483">
        <w:t>n");</w:t>
      </w:r>
    </w:p>
    <w:p w14:paraId="13EC525F" w14:textId="77777777" w:rsidR="00A30456" w:rsidRPr="00BE3483" w:rsidRDefault="00A30456">
      <w:pPr>
        <w:numPr>
          <w:ilvl w:val="0"/>
          <w:numId w:val="338"/>
        </w:numPr>
        <w:tabs>
          <w:tab w:val="clear" w:pos="720"/>
        </w:tabs>
      </w:pPr>
      <w:r w:rsidRPr="00BE3483">
        <w:t xml:space="preserve">        break;</w:t>
      </w:r>
    </w:p>
    <w:p w14:paraId="6C20B5CA" w14:textId="77777777" w:rsidR="00A30456" w:rsidRPr="00BE3483" w:rsidRDefault="00A30456">
      <w:pPr>
        <w:numPr>
          <w:ilvl w:val="0"/>
          <w:numId w:val="338"/>
        </w:numPr>
        <w:tabs>
          <w:tab w:val="clear" w:pos="720"/>
        </w:tabs>
      </w:pPr>
      <w:r w:rsidRPr="00BE3483">
        <w:t xml:space="preserve">    }</w:t>
      </w:r>
    </w:p>
    <w:p w14:paraId="3DEAF7D3" w14:textId="77777777" w:rsidR="00A30456" w:rsidRPr="00BE3483" w:rsidRDefault="00A30456">
      <w:pPr>
        <w:numPr>
          <w:ilvl w:val="0"/>
          <w:numId w:val="338"/>
        </w:numPr>
        <w:tabs>
          <w:tab w:val="clear" w:pos="720"/>
        </w:tabs>
      </w:pPr>
      <w:r w:rsidRPr="00BE3483">
        <w:t xml:space="preserve">    </w:t>
      </w:r>
      <w:proofErr w:type="spellStart"/>
      <w:r w:rsidRPr="00BE3483">
        <w:t>Delay_</w:t>
      </w:r>
      <w:proofErr w:type="gramStart"/>
      <w:r w:rsidRPr="00BE3483">
        <w:t>ms</w:t>
      </w:r>
      <w:proofErr w:type="spellEnd"/>
      <w:r w:rsidRPr="00BE3483">
        <w:t>(</w:t>
      </w:r>
      <w:proofErr w:type="gramEnd"/>
      <w:r w:rsidRPr="00BE3483">
        <w:t>1);</w:t>
      </w:r>
    </w:p>
    <w:p w14:paraId="7A3233CA" w14:textId="77777777" w:rsidR="00A30456" w:rsidRPr="00BE3483" w:rsidRDefault="00A30456" w:rsidP="00A30456">
      <w:r w:rsidRPr="00BE3483">
        <w:t>}</w:t>
      </w:r>
    </w:p>
    <w:p w14:paraId="72F9B9ED" w14:textId="77777777" w:rsidR="00A30456" w:rsidRPr="00BE3483" w:rsidRDefault="00A30456">
      <w:pPr>
        <w:numPr>
          <w:ilvl w:val="0"/>
          <w:numId w:val="338"/>
        </w:numPr>
      </w:pPr>
      <w:r w:rsidRPr="00BE3483">
        <w:rPr>
          <w:rFonts w:ascii="Times New Roman" w:hAnsi="Times New Roman" w:cs="Times New Roman"/>
        </w:rPr>
        <w:t>​</w:t>
      </w:r>
      <w:r w:rsidRPr="00BE3483">
        <w:rPr>
          <w:b/>
          <w:bCs/>
        </w:rPr>
        <w:t>实时性考虑</w:t>
      </w:r>
      <w:r w:rsidRPr="00BE3483">
        <w:rPr>
          <w:rFonts w:ascii="Times New Roman" w:hAnsi="Times New Roman" w:cs="Times New Roman"/>
        </w:rPr>
        <w:t>​</w:t>
      </w:r>
      <w:r w:rsidRPr="00BE3483">
        <w:t>：在实时性要求高的系统中，需要谨慎使用阻塞等待</w:t>
      </w:r>
    </w:p>
    <w:p w14:paraId="715EA883" w14:textId="77777777" w:rsidR="00A30456" w:rsidRPr="00BE3483" w:rsidRDefault="00A30456">
      <w:pPr>
        <w:numPr>
          <w:ilvl w:val="0"/>
          <w:numId w:val="338"/>
        </w:numPr>
      </w:pPr>
      <w:r w:rsidRPr="00BE3483">
        <w:rPr>
          <w:rFonts w:ascii="Times New Roman" w:hAnsi="Times New Roman" w:cs="Times New Roman"/>
        </w:rPr>
        <w:t>​</w:t>
      </w:r>
      <w:r w:rsidRPr="00BE3483">
        <w:rPr>
          <w:b/>
          <w:bCs/>
        </w:rPr>
        <w:t>调试信息</w:t>
      </w:r>
      <w:r w:rsidRPr="00BE3483">
        <w:rPr>
          <w:rFonts w:ascii="Times New Roman" w:hAnsi="Times New Roman" w:cs="Times New Roman"/>
        </w:rPr>
        <w:t>​</w:t>
      </w:r>
      <w:r w:rsidRPr="00BE3483">
        <w:t>：在开发阶段可以添加调试输出，了解状态变化</w:t>
      </w:r>
    </w:p>
    <w:p w14:paraId="5773ADB0" w14:textId="77777777" w:rsidR="00A30456" w:rsidRPr="00BE3483" w:rsidRDefault="00A30456" w:rsidP="00A30456">
      <w:pPr>
        <w:pStyle w:val="3"/>
      </w:pPr>
      <w:r w:rsidRPr="00BE3483">
        <w:t>最佳实践</w:t>
      </w:r>
    </w:p>
    <w:p w14:paraId="0BDB1BC5" w14:textId="77777777" w:rsidR="00A30456" w:rsidRPr="00BE3483" w:rsidRDefault="00A30456" w:rsidP="00A30456">
      <w:r w:rsidRPr="00BE3483">
        <w:t>// 带有超时和错误处理的安全配置</w:t>
      </w:r>
    </w:p>
    <w:p w14:paraId="6FC51E71" w14:textId="77777777" w:rsidR="00A30456" w:rsidRPr="00BE3483" w:rsidRDefault="00A30456" w:rsidP="00A30456">
      <w:proofErr w:type="spellStart"/>
      <w:r w:rsidRPr="00BE3483">
        <w:t>IWDG_Status</w:t>
      </w:r>
      <w:proofErr w:type="spellEnd"/>
      <w:r w:rsidRPr="00BE3483">
        <w:t xml:space="preserve"> </w:t>
      </w:r>
      <w:proofErr w:type="spellStart"/>
      <w:r w:rsidRPr="00BE3483">
        <w:t>IWDG_Configure_</w:t>
      </w:r>
      <w:proofErr w:type="gramStart"/>
      <w:r w:rsidRPr="00BE3483">
        <w:t>WithTimeout</w:t>
      </w:r>
      <w:proofErr w:type="spellEnd"/>
      <w:r w:rsidRPr="00BE3483">
        <w:t>(</w:t>
      </w:r>
      <w:proofErr w:type="gramEnd"/>
      <w:r w:rsidRPr="00BE3483">
        <w:t xml:space="preserve">uint8_t </w:t>
      </w:r>
      <w:proofErr w:type="spellStart"/>
      <w:r w:rsidRPr="00BE3483">
        <w:t>prescaler</w:t>
      </w:r>
      <w:proofErr w:type="spellEnd"/>
      <w:r w:rsidRPr="00BE3483">
        <w:t xml:space="preserve">, uint16_t reload, uint32_t </w:t>
      </w:r>
      <w:proofErr w:type="spellStart"/>
      <w:r w:rsidRPr="00BE3483">
        <w:t>timeout_ms</w:t>
      </w:r>
      <w:proofErr w:type="spellEnd"/>
      <w:r w:rsidRPr="00BE3483">
        <w:t>)</w:t>
      </w:r>
    </w:p>
    <w:p w14:paraId="782DD8FF" w14:textId="77777777" w:rsidR="00A30456" w:rsidRPr="00BE3483" w:rsidRDefault="00A30456" w:rsidP="00A30456">
      <w:r w:rsidRPr="00BE3483">
        <w:t>{</w:t>
      </w:r>
    </w:p>
    <w:p w14:paraId="11EAA9E6" w14:textId="77777777" w:rsidR="00A30456" w:rsidRPr="00BE3483" w:rsidRDefault="00A30456" w:rsidP="00A30456">
      <w:r w:rsidRPr="00BE3483">
        <w:t xml:space="preserve">    uint32_t </w:t>
      </w:r>
      <w:proofErr w:type="spellStart"/>
      <w:r w:rsidRPr="00BE3483">
        <w:t>startTime</w:t>
      </w:r>
      <w:proofErr w:type="spellEnd"/>
      <w:r w:rsidRPr="00BE3483">
        <w:t xml:space="preserve"> = </w:t>
      </w:r>
      <w:proofErr w:type="spellStart"/>
      <w:proofErr w:type="gramStart"/>
      <w:r w:rsidRPr="00BE3483">
        <w:t>GetTickCount</w:t>
      </w:r>
      <w:proofErr w:type="spellEnd"/>
      <w:r w:rsidRPr="00BE3483">
        <w:t>(</w:t>
      </w:r>
      <w:proofErr w:type="gramEnd"/>
      <w:r w:rsidRPr="00BE3483">
        <w:t>);</w:t>
      </w:r>
    </w:p>
    <w:p w14:paraId="72848863" w14:textId="77777777" w:rsidR="00A30456" w:rsidRPr="00BE3483" w:rsidRDefault="00A30456" w:rsidP="00A30456">
      <w:r w:rsidRPr="00BE3483">
        <w:t xml:space="preserve">    </w:t>
      </w:r>
    </w:p>
    <w:p w14:paraId="617121C5" w14:textId="77777777" w:rsidR="00A30456" w:rsidRPr="00BE3483" w:rsidRDefault="00A30456" w:rsidP="00A30456">
      <w:r w:rsidRPr="00BE3483">
        <w:t xml:space="preserve">    // 启用写访问</w:t>
      </w:r>
    </w:p>
    <w:p w14:paraId="4C295A4F" w14:textId="77777777" w:rsidR="00A30456" w:rsidRPr="00BE3483" w:rsidRDefault="00A30456" w:rsidP="00A30456">
      <w:r w:rsidRPr="00BE3483">
        <w:t xml:space="preserve">    </w:t>
      </w:r>
      <w:proofErr w:type="spellStart"/>
      <w:r w:rsidRPr="00BE3483">
        <w:t>IWDG_</w:t>
      </w:r>
      <w:proofErr w:type="gramStart"/>
      <w:r w:rsidRPr="00BE3483">
        <w:t>WriteAccessCmd</w:t>
      </w:r>
      <w:proofErr w:type="spellEnd"/>
      <w:r w:rsidRPr="00BE3483">
        <w:t>(</w:t>
      </w:r>
      <w:proofErr w:type="spellStart"/>
      <w:proofErr w:type="gramEnd"/>
      <w:r w:rsidRPr="00BE3483">
        <w:t>IWDG_WriteAccess_Enable</w:t>
      </w:r>
      <w:proofErr w:type="spellEnd"/>
      <w:r w:rsidRPr="00BE3483">
        <w:t>);</w:t>
      </w:r>
    </w:p>
    <w:p w14:paraId="697A5712" w14:textId="77777777" w:rsidR="00A30456" w:rsidRPr="00BE3483" w:rsidRDefault="00A30456" w:rsidP="00A30456">
      <w:r w:rsidRPr="00BE3483">
        <w:t xml:space="preserve">    </w:t>
      </w:r>
    </w:p>
    <w:p w14:paraId="156B4D98" w14:textId="77777777" w:rsidR="00A30456" w:rsidRPr="00BE3483" w:rsidRDefault="00A30456" w:rsidP="00A30456">
      <w:r w:rsidRPr="00BE3483">
        <w:t xml:space="preserve">    // 等待预分频器更新完成（带超时）</w:t>
      </w:r>
    </w:p>
    <w:p w14:paraId="508C83F4" w14:textId="77777777" w:rsidR="00A30456" w:rsidRPr="00BE3483" w:rsidRDefault="00A30456" w:rsidP="00A30456">
      <w:r w:rsidRPr="00BE3483">
        <w:t xml:space="preserve">    </w:t>
      </w:r>
      <w:proofErr w:type="gramStart"/>
      <w:r w:rsidRPr="00BE3483">
        <w:t>while(</w:t>
      </w:r>
      <w:proofErr w:type="spellStart"/>
      <w:proofErr w:type="gramEnd"/>
      <w:r w:rsidRPr="00BE3483">
        <w:t>IWDG_</w:t>
      </w:r>
      <w:proofErr w:type="gramStart"/>
      <w:r w:rsidRPr="00BE3483">
        <w:t>GetFlagStatus</w:t>
      </w:r>
      <w:proofErr w:type="spellEnd"/>
      <w:r w:rsidRPr="00BE3483">
        <w:t>(</w:t>
      </w:r>
      <w:proofErr w:type="gramEnd"/>
      <w:r w:rsidRPr="00BE3483">
        <w:t>IWDG_FLAG_PVU) == SET) {</w:t>
      </w:r>
    </w:p>
    <w:p w14:paraId="39AF0946" w14:textId="77777777" w:rsidR="00A30456" w:rsidRPr="00BE3483" w:rsidRDefault="00A30456" w:rsidP="00A30456">
      <w:r w:rsidRPr="00BE3483">
        <w:t xml:space="preserve">        if (</w:t>
      </w:r>
      <w:proofErr w:type="spellStart"/>
      <w:proofErr w:type="gramStart"/>
      <w:r w:rsidRPr="00BE3483">
        <w:t>GetTickCount</w:t>
      </w:r>
      <w:proofErr w:type="spellEnd"/>
      <w:r w:rsidRPr="00BE3483">
        <w:t>(</w:t>
      </w:r>
      <w:proofErr w:type="gramEnd"/>
      <w:r w:rsidRPr="00BE3483">
        <w:t xml:space="preserve">) - </w:t>
      </w:r>
      <w:proofErr w:type="spellStart"/>
      <w:r w:rsidRPr="00BE3483">
        <w:t>startTime</w:t>
      </w:r>
      <w:proofErr w:type="spellEnd"/>
      <w:r w:rsidRPr="00BE3483">
        <w:t xml:space="preserve"> &gt; </w:t>
      </w:r>
      <w:proofErr w:type="spellStart"/>
      <w:r w:rsidRPr="00BE3483">
        <w:t>timeout_</w:t>
      </w:r>
      <w:proofErr w:type="gramStart"/>
      <w:r w:rsidRPr="00BE3483">
        <w:t>ms</w:t>
      </w:r>
      <w:proofErr w:type="spellEnd"/>
      <w:r w:rsidRPr="00BE3483">
        <w:t>) {</w:t>
      </w:r>
      <w:proofErr w:type="gramEnd"/>
    </w:p>
    <w:p w14:paraId="0B038FE9" w14:textId="77777777" w:rsidR="00A30456" w:rsidRPr="00BE3483" w:rsidRDefault="00A30456" w:rsidP="00A30456">
      <w:r w:rsidRPr="00BE3483">
        <w:t xml:space="preserve">            return IWDG_ERROR_TIMEOUT;</w:t>
      </w:r>
    </w:p>
    <w:p w14:paraId="22B48A14" w14:textId="77777777" w:rsidR="00A30456" w:rsidRPr="00BE3483" w:rsidRDefault="00A30456" w:rsidP="00A30456">
      <w:r w:rsidRPr="00BE3483">
        <w:t xml:space="preserve">        }</w:t>
      </w:r>
    </w:p>
    <w:p w14:paraId="0321F018" w14:textId="77777777" w:rsidR="00A30456" w:rsidRPr="00BE3483" w:rsidRDefault="00A30456" w:rsidP="00A30456">
      <w:r w:rsidRPr="00BE3483">
        <w:t xml:space="preserve">        </w:t>
      </w:r>
      <w:proofErr w:type="spellStart"/>
      <w:r w:rsidRPr="00BE3483">
        <w:t>Delay_</w:t>
      </w:r>
      <w:proofErr w:type="gramStart"/>
      <w:r w:rsidRPr="00BE3483">
        <w:t>ms</w:t>
      </w:r>
      <w:proofErr w:type="spellEnd"/>
      <w:r w:rsidRPr="00BE3483">
        <w:t>(</w:t>
      </w:r>
      <w:proofErr w:type="gramEnd"/>
      <w:r w:rsidRPr="00BE3483">
        <w:t>1);</w:t>
      </w:r>
    </w:p>
    <w:p w14:paraId="48047F7E" w14:textId="77777777" w:rsidR="00A30456" w:rsidRPr="00BE3483" w:rsidRDefault="00A30456" w:rsidP="00A30456">
      <w:r w:rsidRPr="00BE3483">
        <w:t xml:space="preserve">    }</w:t>
      </w:r>
    </w:p>
    <w:p w14:paraId="6F9BD625" w14:textId="77777777" w:rsidR="00A30456" w:rsidRPr="00BE3483" w:rsidRDefault="00A30456" w:rsidP="00A30456">
      <w:r w:rsidRPr="00BE3483">
        <w:lastRenderedPageBreak/>
        <w:t xml:space="preserve">    </w:t>
      </w:r>
    </w:p>
    <w:p w14:paraId="48734453" w14:textId="77777777" w:rsidR="00A30456" w:rsidRPr="00BE3483" w:rsidRDefault="00A30456" w:rsidP="00A30456">
      <w:r w:rsidRPr="00BE3483">
        <w:t xml:space="preserve">    </w:t>
      </w:r>
      <w:proofErr w:type="spellStart"/>
      <w:r w:rsidRPr="00BE3483">
        <w:t>IWDG_SetPrescaler</w:t>
      </w:r>
      <w:proofErr w:type="spellEnd"/>
      <w:r w:rsidRPr="00BE3483">
        <w:t>(</w:t>
      </w:r>
      <w:proofErr w:type="spellStart"/>
      <w:r w:rsidRPr="00BE3483">
        <w:t>prescaler</w:t>
      </w:r>
      <w:proofErr w:type="spellEnd"/>
      <w:r w:rsidRPr="00BE3483">
        <w:t>);</w:t>
      </w:r>
    </w:p>
    <w:p w14:paraId="0910F9CD" w14:textId="77777777" w:rsidR="00A30456" w:rsidRPr="00BE3483" w:rsidRDefault="00A30456" w:rsidP="00A30456">
      <w:r w:rsidRPr="00BE3483">
        <w:t xml:space="preserve">    </w:t>
      </w:r>
    </w:p>
    <w:p w14:paraId="6B4BD22F" w14:textId="77777777" w:rsidR="00A30456" w:rsidRPr="00BE3483" w:rsidRDefault="00A30456" w:rsidP="00A30456">
      <w:r w:rsidRPr="00BE3483">
        <w:t xml:space="preserve">    // 等待重载值更新完成（带超时）</w:t>
      </w:r>
    </w:p>
    <w:p w14:paraId="56CB556D" w14:textId="77777777" w:rsidR="00A30456" w:rsidRPr="00BE3483" w:rsidRDefault="00A30456" w:rsidP="00A30456">
      <w:r w:rsidRPr="00BE3483">
        <w:t xml:space="preserve">    </w:t>
      </w:r>
      <w:proofErr w:type="gramStart"/>
      <w:r w:rsidRPr="00BE3483">
        <w:t>while(</w:t>
      </w:r>
      <w:proofErr w:type="spellStart"/>
      <w:proofErr w:type="gramEnd"/>
      <w:r w:rsidRPr="00BE3483">
        <w:t>IWDG_</w:t>
      </w:r>
      <w:proofErr w:type="gramStart"/>
      <w:r w:rsidRPr="00BE3483">
        <w:t>GetFlagStatus</w:t>
      </w:r>
      <w:proofErr w:type="spellEnd"/>
      <w:r w:rsidRPr="00BE3483">
        <w:t>(</w:t>
      </w:r>
      <w:proofErr w:type="gramEnd"/>
      <w:r w:rsidRPr="00BE3483">
        <w:t>IWDG_FLAG_RVU) == SET) {</w:t>
      </w:r>
    </w:p>
    <w:p w14:paraId="51991648" w14:textId="77777777" w:rsidR="00A30456" w:rsidRPr="00BE3483" w:rsidRDefault="00A30456" w:rsidP="00A30456">
      <w:r w:rsidRPr="00BE3483">
        <w:t xml:space="preserve">        if (</w:t>
      </w:r>
      <w:proofErr w:type="spellStart"/>
      <w:proofErr w:type="gramStart"/>
      <w:r w:rsidRPr="00BE3483">
        <w:t>GetTickCount</w:t>
      </w:r>
      <w:proofErr w:type="spellEnd"/>
      <w:r w:rsidRPr="00BE3483">
        <w:t>(</w:t>
      </w:r>
      <w:proofErr w:type="gramEnd"/>
      <w:r w:rsidRPr="00BE3483">
        <w:t xml:space="preserve">) - </w:t>
      </w:r>
      <w:proofErr w:type="spellStart"/>
      <w:r w:rsidRPr="00BE3483">
        <w:t>startTime</w:t>
      </w:r>
      <w:proofErr w:type="spellEnd"/>
      <w:r w:rsidRPr="00BE3483">
        <w:t xml:space="preserve"> &gt; </w:t>
      </w:r>
      <w:proofErr w:type="spellStart"/>
      <w:r w:rsidRPr="00BE3483">
        <w:t>timeout_</w:t>
      </w:r>
      <w:proofErr w:type="gramStart"/>
      <w:r w:rsidRPr="00BE3483">
        <w:t>ms</w:t>
      </w:r>
      <w:proofErr w:type="spellEnd"/>
      <w:r w:rsidRPr="00BE3483">
        <w:t>) {</w:t>
      </w:r>
      <w:proofErr w:type="gramEnd"/>
    </w:p>
    <w:p w14:paraId="78F8A045" w14:textId="77777777" w:rsidR="00A30456" w:rsidRPr="00BE3483" w:rsidRDefault="00A30456" w:rsidP="00A30456">
      <w:r w:rsidRPr="00BE3483">
        <w:t xml:space="preserve">            return IWDG_ERROR_TIMEOUT;</w:t>
      </w:r>
    </w:p>
    <w:p w14:paraId="75296848" w14:textId="77777777" w:rsidR="00A30456" w:rsidRPr="00BE3483" w:rsidRDefault="00A30456" w:rsidP="00A30456">
      <w:r w:rsidRPr="00BE3483">
        <w:t xml:space="preserve">        }</w:t>
      </w:r>
    </w:p>
    <w:p w14:paraId="50927DAD" w14:textId="77777777" w:rsidR="00A30456" w:rsidRPr="00BE3483" w:rsidRDefault="00A30456" w:rsidP="00A30456">
      <w:r w:rsidRPr="00BE3483">
        <w:t xml:space="preserve">        </w:t>
      </w:r>
      <w:proofErr w:type="spellStart"/>
      <w:r w:rsidRPr="00BE3483">
        <w:t>Delay_</w:t>
      </w:r>
      <w:proofErr w:type="gramStart"/>
      <w:r w:rsidRPr="00BE3483">
        <w:t>ms</w:t>
      </w:r>
      <w:proofErr w:type="spellEnd"/>
      <w:r w:rsidRPr="00BE3483">
        <w:t>(</w:t>
      </w:r>
      <w:proofErr w:type="gramEnd"/>
      <w:r w:rsidRPr="00BE3483">
        <w:t>1);</w:t>
      </w:r>
    </w:p>
    <w:p w14:paraId="1EEC48DD" w14:textId="77777777" w:rsidR="00A30456" w:rsidRPr="00BE3483" w:rsidRDefault="00A30456" w:rsidP="00A30456">
      <w:r w:rsidRPr="00BE3483">
        <w:t xml:space="preserve">    }</w:t>
      </w:r>
    </w:p>
    <w:p w14:paraId="69B41927" w14:textId="77777777" w:rsidR="00A30456" w:rsidRPr="00BE3483" w:rsidRDefault="00A30456" w:rsidP="00A30456">
      <w:r w:rsidRPr="00BE3483">
        <w:t xml:space="preserve">    </w:t>
      </w:r>
    </w:p>
    <w:p w14:paraId="3D35E953" w14:textId="77777777" w:rsidR="00A30456" w:rsidRPr="00BE3483" w:rsidRDefault="00A30456" w:rsidP="00A30456">
      <w:r w:rsidRPr="00BE3483">
        <w:t xml:space="preserve">    </w:t>
      </w:r>
      <w:proofErr w:type="spellStart"/>
      <w:r w:rsidRPr="00BE3483">
        <w:t>IWDG_SetReload</w:t>
      </w:r>
      <w:proofErr w:type="spellEnd"/>
      <w:r w:rsidRPr="00BE3483">
        <w:t>(reload);</w:t>
      </w:r>
    </w:p>
    <w:p w14:paraId="5844EE2A" w14:textId="77777777" w:rsidR="00A30456" w:rsidRPr="00BE3483" w:rsidRDefault="00A30456" w:rsidP="00A30456">
      <w:r w:rsidRPr="00BE3483">
        <w:t xml:space="preserve">    </w:t>
      </w:r>
      <w:proofErr w:type="spellStart"/>
      <w:r w:rsidRPr="00BE3483">
        <w:t>IWDG_</w:t>
      </w:r>
      <w:proofErr w:type="gramStart"/>
      <w:r w:rsidRPr="00BE3483">
        <w:t>ReloadCounter</w:t>
      </w:r>
      <w:proofErr w:type="spellEnd"/>
      <w:r w:rsidRPr="00BE3483">
        <w:t>(</w:t>
      </w:r>
      <w:proofErr w:type="gramEnd"/>
      <w:r w:rsidRPr="00BE3483">
        <w:t>);</w:t>
      </w:r>
    </w:p>
    <w:p w14:paraId="6771B95E" w14:textId="77777777" w:rsidR="00A30456" w:rsidRPr="00BE3483" w:rsidRDefault="00A30456" w:rsidP="00A30456">
      <w:r w:rsidRPr="00BE3483">
        <w:t xml:space="preserve">    </w:t>
      </w:r>
    </w:p>
    <w:p w14:paraId="10E12B82" w14:textId="77777777" w:rsidR="00A30456" w:rsidRPr="00BE3483" w:rsidRDefault="00A30456" w:rsidP="00A30456">
      <w:r w:rsidRPr="00BE3483">
        <w:t xml:space="preserve">    return IWDG_SUCCESS;</w:t>
      </w:r>
    </w:p>
    <w:p w14:paraId="294EE455" w14:textId="77777777" w:rsidR="00A30456" w:rsidRPr="00BE3483" w:rsidRDefault="00A30456" w:rsidP="00A30456">
      <w:r w:rsidRPr="00BE3483">
        <w:t>}</w:t>
      </w:r>
    </w:p>
    <w:p w14:paraId="529A5D01" w14:textId="77777777" w:rsidR="00A30456" w:rsidRDefault="00A30456" w:rsidP="00A30456">
      <w:r w:rsidRPr="00BE3483">
        <w:t>这个函数在需要动态修改看门狗参数或确保看门狗配置稳定的高级应用中非常有用，特别是在安全关键系统中。</w:t>
      </w:r>
    </w:p>
    <w:p w14:paraId="06EEDE30" w14:textId="77777777" w:rsidR="00A30456" w:rsidRDefault="00A30456" w:rsidP="00A30456">
      <w:pPr>
        <w:pStyle w:val="2"/>
      </w:pPr>
      <w:proofErr w:type="spellStart"/>
      <w:r w:rsidRPr="007C6EE5">
        <w:t>WWDG_DeInit</w:t>
      </w:r>
      <w:proofErr w:type="spellEnd"/>
      <w:r>
        <w:rPr>
          <w:rFonts w:hint="eastAsia"/>
        </w:rPr>
        <w:t>()</w:t>
      </w:r>
      <w:r>
        <w:br/>
      </w:r>
      <w:r w:rsidRPr="007941B3">
        <w:rPr>
          <w:b/>
          <w:bCs/>
        </w:rPr>
        <w:t>禁用并复位窗口看门狗（WWDG）外设</w:t>
      </w:r>
    </w:p>
    <w:p w14:paraId="14CE7D5B" w14:textId="77777777" w:rsidR="00A30456" w:rsidRPr="007941B3" w:rsidRDefault="00A30456" w:rsidP="00A30456">
      <w:r w:rsidRPr="007941B3">
        <w:t xml:space="preserve">这个函数 </w:t>
      </w:r>
      <w:proofErr w:type="spellStart"/>
      <w:r w:rsidRPr="007941B3">
        <w:t>WWDG_DeInit</w:t>
      </w:r>
      <w:proofErr w:type="spellEnd"/>
      <w:r w:rsidRPr="007941B3">
        <w:t>(void)用于</w:t>
      </w:r>
      <w:r w:rsidRPr="007941B3">
        <w:rPr>
          <w:b/>
          <w:bCs/>
        </w:rPr>
        <w:t>禁用并复位窗口看门狗（WWDG）外设</w:t>
      </w:r>
      <w:r w:rsidRPr="007941B3">
        <w:t>。让我为您详细解释：</w:t>
      </w:r>
    </w:p>
    <w:p w14:paraId="50ABBC16" w14:textId="77777777" w:rsidR="00A30456" w:rsidRPr="007941B3" w:rsidRDefault="00A30456" w:rsidP="00A30456">
      <w:pPr>
        <w:pStyle w:val="3"/>
      </w:pPr>
      <w:r w:rsidRPr="007941B3">
        <w:t>函数功能</w:t>
      </w:r>
    </w:p>
    <w:p w14:paraId="675B8263" w14:textId="77777777" w:rsidR="00A30456" w:rsidRPr="007941B3" w:rsidRDefault="00A30456" w:rsidP="00A30456">
      <w:r w:rsidRPr="007941B3">
        <w:rPr>
          <w:rFonts w:ascii="Times New Roman" w:hAnsi="Times New Roman" w:cs="Times New Roman"/>
        </w:rPr>
        <w:t>​</w:t>
      </w:r>
      <w:r w:rsidRPr="007941B3">
        <w:rPr>
          <w:b/>
          <w:bCs/>
          <w:color w:val="EE0000"/>
        </w:rPr>
        <w:t>完全禁用</w:t>
      </w:r>
      <w:r w:rsidRPr="007941B3">
        <w:rPr>
          <w:b/>
          <w:bCs/>
        </w:rPr>
        <w:t>窗口看门狗（WWDG）</w:t>
      </w:r>
      <w:r w:rsidRPr="007941B3">
        <w:rPr>
          <w:rFonts w:ascii="Times New Roman" w:hAnsi="Times New Roman" w:cs="Times New Roman"/>
          <w:b/>
          <w:bCs/>
        </w:rPr>
        <w:t>​</w:t>
      </w:r>
      <w:r w:rsidRPr="007941B3">
        <w:t>，将其</w:t>
      </w:r>
      <w:r w:rsidRPr="007941B3">
        <w:rPr>
          <w:color w:val="EE0000"/>
        </w:rPr>
        <w:t>所有寄存器复位到默认值</w:t>
      </w:r>
      <w:r w:rsidRPr="007941B3">
        <w:t>，停止看门狗功能。</w:t>
      </w:r>
    </w:p>
    <w:p w14:paraId="3CA60D78" w14:textId="77777777" w:rsidR="00A30456" w:rsidRPr="007941B3" w:rsidRDefault="00A30456" w:rsidP="00A30456">
      <w:pPr>
        <w:pStyle w:val="3"/>
      </w:pPr>
      <w:r w:rsidRPr="007941B3">
        <w:t>函数原型</w:t>
      </w:r>
    </w:p>
    <w:p w14:paraId="495F97F3" w14:textId="77777777" w:rsidR="00A30456" w:rsidRPr="007941B3" w:rsidRDefault="00A30456" w:rsidP="00A30456">
      <w:r w:rsidRPr="007941B3">
        <w:t xml:space="preserve">void </w:t>
      </w:r>
      <w:proofErr w:type="spellStart"/>
      <w:r w:rsidRPr="007941B3">
        <w:t>WWDG_DeInit</w:t>
      </w:r>
      <w:proofErr w:type="spellEnd"/>
      <w:r w:rsidRPr="007941B3">
        <w:t>(void);</w:t>
      </w:r>
    </w:p>
    <w:p w14:paraId="73551992" w14:textId="77777777" w:rsidR="00A30456" w:rsidRPr="007941B3" w:rsidRDefault="00A30456" w:rsidP="00A30456">
      <w:pPr>
        <w:pStyle w:val="3"/>
      </w:pPr>
      <w:r w:rsidRPr="007941B3">
        <w:lastRenderedPageBreak/>
        <w:t>工作原理</w:t>
      </w:r>
    </w:p>
    <w:p w14:paraId="22C2DD24" w14:textId="77777777" w:rsidR="00A30456" w:rsidRPr="007941B3" w:rsidRDefault="00A30456" w:rsidP="00A30456">
      <w:r w:rsidRPr="007941B3">
        <w:t>这个函数通过复位控制寄存器来禁用WWDG：</w:t>
      </w:r>
    </w:p>
    <w:p w14:paraId="28AA8585" w14:textId="77777777" w:rsidR="00A30456" w:rsidRPr="007941B3" w:rsidRDefault="00A30456" w:rsidP="00A30456">
      <w:r w:rsidRPr="007941B3">
        <w:t xml:space="preserve">void </w:t>
      </w:r>
      <w:proofErr w:type="spellStart"/>
      <w:r w:rsidRPr="007941B3">
        <w:t>WWDG_DeInit</w:t>
      </w:r>
      <w:proofErr w:type="spellEnd"/>
      <w:r w:rsidRPr="007941B3">
        <w:t>(void)</w:t>
      </w:r>
    </w:p>
    <w:p w14:paraId="30D1182F" w14:textId="77777777" w:rsidR="00A30456" w:rsidRPr="007941B3" w:rsidRDefault="00A30456" w:rsidP="00A30456">
      <w:r w:rsidRPr="007941B3">
        <w:t>{</w:t>
      </w:r>
    </w:p>
    <w:p w14:paraId="609986E2" w14:textId="77777777" w:rsidR="00A30456" w:rsidRPr="007941B3" w:rsidRDefault="00A30456" w:rsidP="00A30456">
      <w:r w:rsidRPr="007941B3">
        <w:t xml:space="preserve">    // 通过设置RCC_APB1RSTR寄存器的WWDGRST位来复位WWDG外设</w:t>
      </w:r>
    </w:p>
    <w:p w14:paraId="7CD874B3" w14:textId="77777777" w:rsidR="00A30456" w:rsidRPr="007941B3" w:rsidRDefault="00A30456" w:rsidP="00A30456">
      <w:r w:rsidRPr="007941B3">
        <w:t xml:space="preserve">    RCC-&gt;APB1RSTR |= RCC_APB1RSTR_WWDGRST</w:t>
      </w:r>
      <w:proofErr w:type="gramStart"/>
      <w:r w:rsidRPr="007941B3">
        <w:t>;    // 设置</w:t>
      </w:r>
      <w:proofErr w:type="gramEnd"/>
      <w:r w:rsidRPr="007941B3">
        <w:t>复位位</w:t>
      </w:r>
    </w:p>
    <w:p w14:paraId="1701E6C0" w14:textId="77777777" w:rsidR="00A30456" w:rsidRPr="007941B3" w:rsidRDefault="00A30456" w:rsidP="00A30456">
      <w:r w:rsidRPr="007941B3">
        <w:t xml:space="preserve">    RCC-&gt;APB1RSTR &amp;= ~RCC_APB1RSTR_WWDGRST</w:t>
      </w:r>
      <w:proofErr w:type="gramStart"/>
      <w:r w:rsidRPr="007941B3">
        <w:t>;   // 清除</w:t>
      </w:r>
      <w:proofErr w:type="gramEnd"/>
      <w:r w:rsidRPr="007941B3">
        <w:t>复位位</w:t>
      </w:r>
    </w:p>
    <w:p w14:paraId="3EFE00A2" w14:textId="77777777" w:rsidR="00A30456" w:rsidRPr="007941B3" w:rsidRDefault="00A30456" w:rsidP="00A30456">
      <w:r w:rsidRPr="007941B3">
        <w:t>}</w:t>
      </w:r>
    </w:p>
    <w:p w14:paraId="316B1920" w14:textId="77777777" w:rsidR="00A30456" w:rsidRPr="007941B3" w:rsidRDefault="00A30456" w:rsidP="00A30456">
      <w:pPr>
        <w:rPr>
          <w:b/>
          <w:bCs/>
        </w:rPr>
      </w:pPr>
      <w:r w:rsidRPr="007941B3">
        <w:rPr>
          <w:b/>
          <w:bCs/>
        </w:rPr>
        <w:t>执行的操作</w:t>
      </w:r>
    </w:p>
    <w:p w14:paraId="74AFA508" w14:textId="77777777" w:rsidR="00A30456" w:rsidRPr="007941B3" w:rsidRDefault="00A30456">
      <w:pPr>
        <w:numPr>
          <w:ilvl w:val="0"/>
          <w:numId w:val="345"/>
        </w:numPr>
      </w:pPr>
      <w:r w:rsidRPr="007941B3">
        <w:rPr>
          <w:rFonts w:ascii="Times New Roman" w:hAnsi="Times New Roman" w:cs="Times New Roman"/>
        </w:rPr>
        <w:t>​</w:t>
      </w:r>
      <w:r w:rsidRPr="007941B3">
        <w:rPr>
          <w:b/>
          <w:bCs/>
        </w:rPr>
        <w:t>禁用WWDG计数器</w:t>
      </w:r>
      <w:r w:rsidRPr="007941B3">
        <w:rPr>
          <w:rFonts w:ascii="Times New Roman" w:hAnsi="Times New Roman" w:cs="Times New Roman"/>
        </w:rPr>
        <w:t>​</w:t>
      </w:r>
      <w:r w:rsidRPr="007941B3">
        <w:t>：停止看门狗计时</w:t>
      </w:r>
    </w:p>
    <w:p w14:paraId="115B1DE5" w14:textId="77777777" w:rsidR="00A30456" w:rsidRPr="007941B3" w:rsidRDefault="00A30456">
      <w:pPr>
        <w:numPr>
          <w:ilvl w:val="0"/>
          <w:numId w:val="345"/>
        </w:numPr>
      </w:pPr>
      <w:r w:rsidRPr="007941B3">
        <w:rPr>
          <w:rFonts w:ascii="Times New Roman" w:hAnsi="Times New Roman" w:cs="Times New Roman"/>
        </w:rPr>
        <w:t>​</w:t>
      </w:r>
      <w:r w:rsidRPr="007941B3">
        <w:rPr>
          <w:b/>
          <w:bCs/>
        </w:rPr>
        <w:t>复位所有寄存器</w:t>
      </w:r>
      <w:r w:rsidRPr="007941B3">
        <w:rPr>
          <w:rFonts w:ascii="Times New Roman" w:hAnsi="Times New Roman" w:cs="Times New Roman"/>
        </w:rPr>
        <w:t>​</w:t>
      </w:r>
      <w:r w:rsidRPr="007941B3">
        <w:t>：将WWDG控制寄存器、配置寄存器等恢复到复位值</w:t>
      </w:r>
    </w:p>
    <w:p w14:paraId="6F968293" w14:textId="77777777" w:rsidR="00A30456" w:rsidRPr="007941B3" w:rsidRDefault="00A30456">
      <w:pPr>
        <w:numPr>
          <w:ilvl w:val="0"/>
          <w:numId w:val="345"/>
        </w:numPr>
      </w:pPr>
      <w:r w:rsidRPr="007941B3">
        <w:rPr>
          <w:rFonts w:ascii="Times New Roman" w:hAnsi="Times New Roman" w:cs="Times New Roman"/>
        </w:rPr>
        <w:t>​</w:t>
      </w:r>
      <w:r w:rsidRPr="007941B3">
        <w:rPr>
          <w:b/>
          <w:bCs/>
        </w:rPr>
        <w:t>关闭WWDG时钟</w:t>
      </w:r>
      <w:r w:rsidRPr="007941B3">
        <w:rPr>
          <w:rFonts w:ascii="Times New Roman" w:hAnsi="Times New Roman" w:cs="Times New Roman"/>
        </w:rPr>
        <w:t>​</w:t>
      </w:r>
      <w:r w:rsidRPr="007941B3">
        <w:t>：释放相关资源</w:t>
      </w:r>
    </w:p>
    <w:p w14:paraId="7C1C3DEE" w14:textId="77777777" w:rsidR="00A30456" w:rsidRPr="007941B3" w:rsidRDefault="00A30456" w:rsidP="00A30456">
      <w:pPr>
        <w:pStyle w:val="3"/>
      </w:pPr>
      <w:r w:rsidRPr="007941B3">
        <w:t>典型使用场景</w:t>
      </w:r>
    </w:p>
    <w:p w14:paraId="6280CF77" w14:textId="77777777" w:rsidR="00A30456" w:rsidRPr="007941B3" w:rsidRDefault="00A30456" w:rsidP="00A30456">
      <w:pPr>
        <w:pStyle w:val="4"/>
      </w:pPr>
      <w:r w:rsidRPr="007941B3">
        <w:t xml:space="preserve">1. </w:t>
      </w:r>
      <w:r w:rsidRPr="007941B3">
        <w:rPr>
          <w:rFonts w:ascii="Times New Roman" w:hAnsi="Times New Roman" w:cs="Times New Roman"/>
        </w:rPr>
        <w:t>​</w:t>
      </w:r>
      <w:r w:rsidRPr="007941B3">
        <w:t>调试期间临时禁用看门狗</w:t>
      </w:r>
      <w:r w:rsidRPr="007941B3">
        <w:rPr>
          <w:rFonts w:ascii="Times New Roman" w:hAnsi="Times New Roman" w:cs="Times New Roman"/>
        </w:rPr>
        <w:t>​</w:t>
      </w:r>
    </w:p>
    <w:p w14:paraId="02A3F9C0" w14:textId="77777777" w:rsidR="00A30456" w:rsidRPr="007941B3" w:rsidRDefault="00A30456" w:rsidP="00A30456">
      <w:r w:rsidRPr="007941B3">
        <w:t xml:space="preserve">void </w:t>
      </w:r>
      <w:proofErr w:type="spellStart"/>
      <w:r w:rsidRPr="007941B3">
        <w:t>DebugFunction</w:t>
      </w:r>
      <w:proofErr w:type="spellEnd"/>
      <w:r w:rsidRPr="007941B3">
        <w:t>(void)</w:t>
      </w:r>
    </w:p>
    <w:p w14:paraId="67B0F558" w14:textId="77777777" w:rsidR="00A30456" w:rsidRPr="007941B3" w:rsidRDefault="00A30456" w:rsidP="00A30456">
      <w:r w:rsidRPr="007941B3">
        <w:t>{</w:t>
      </w:r>
    </w:p>
    <w:p w14:paraId="0AC10C76" w14:textId="77777777" w:rsidR="00A30456" w:rsidRPr="007941B3" w:rsidRDefault="00A30456" w:rsidP="00A30456">
      <w:r w:rsidRPr="007941B3">
        <w:t xml:space="preserve">    // 在调试复杂代码时临时禁用看门狗</w:t>
      </w:r>
    </w:p>
    <w:p w14:paraId="2B07CD08" w14:textId="77777777" w:rsidR="00A30456" w:rsidRPr="007941B3" w:rsidRDefault="00A30456" w:rsidP="00A30456">
      <w:r w:rsidRPr="007941B3">
        <w:t xml:space="preserve">    </w:t>
      </w:r>
      <w:proofErr w:type="spellStart"/>
      <w:r w:rsidRPr="007941B3">
        <w:t>WWDG_</w:t>
      </w:r>
      <w:proofErr w:type="gramStart"/>
      <w:r w:rsidRPr="007941B3">
        <w:t>DeInit</w:t>
      </w:r>
      <w:proofErr w:type="spellEnd"/>
      <w:r w:rsidRPr="007941B3">
        <w:t>(</w:t>
      </w:r>
      <w:proofErr w:type="gramEnd"/>
      <w:r w:rsidRPr="007941B3">
        <w:t>);</w:t>
      </w:r>
    </w:p>
    <w:p w14:paraId="65516E4A" w14:textId="77777777" w:rsidR="00A30456" w:rsidRPr="007941B3" w:rsidRDefault="00A30456" w:rsidP="00A30456">
      <w:r w:rsidRPr="007941B3">
        <w:t xml:space="preserve">    </w:t>
      </w:r>
    </w:p>
    <w:p w14:paraId="00010A8B" w14:textId="77777777" w:rsidR="00A30456" w:rsidRPr="007941B3" w:rsidRDefault="00A30456" w:rsidP="00A30456">
      <w:r w:rsidRPr="007941B3">
        <w:t xml:space="preserve">    // 执行可能耗时的调试操作</w:t>
      </w:r>
    </w:p>
    <w:p w14:paraId="42FE1B10" w14:textId="77777777" w:rsidR="00A30456" w:rsidRPr="007941B3" w:rsidRDefault="00A30456" w:rsidP="00A30456">
      <w:r w:rsidRPr="007941B3">
        <w:t xml:space="preserve">    </w:t>
      </w:r>
      <w:proofErr w:type="spellStart"/>
      <w:r w:rsidRPr="007941B3">
        <w:t>Debug_Complex_</w:t>
      </w:r>
      <w:proofErr w:type="gramStart"/>
      <w:r w:rsidRPr="007941B3">
        <w:t>Algorithm</w:t>
      </w:r>
      <w:proofErr w:type="spellEnd"/>
      <w:r w:rsidRPr="007941B3">
        <w:t>(</w:t>
      </w:r>
      <w:proofErr w:type="gramEnd"/>
      <w:r w:rsidRPr="007941B3">
        <w:t>);</w:t>
      </w:r>
    </w:p>
    <w:p w14:paraId="296100DE" w14:textId="77777777" w:rsidR="00A30456" w:rsidRPr="007941B3" w:rsidRDefault="00A30456" w:rsidP="00A30456">
      <w:r w:rsidRPr="007941B3">
        <w:t xml:space="preserve">    </w:t>
      </w:r>
    </w:p>
    <w:p w14:paraId="096B1400" w14:textId="77777777" w:rsidR="00A30456" w:rsidRPr="007941B3" w:rsidRDefault="00A30456" w:rsidP="00A30456">
      <w:r w:rsidRPr="007941B3">
        <w:t xml:space="preserve">    // 重新启用看门狗</w:t>
      </w:r>
    </w:p>
    <w:p w14:paraId="6BEB052F" w14:textId="77777777" w:rsidR="00A30456" w:rsidRPr="007941B3" w:rsidRDefault="00A30456" w:rsidP="00A30456">
      <w:r w:rsidRPr="007941B3">
        <w:t xml:space="preserve">    </w:t>
      </w:r>
      <w:proofErr w:type="spellStart"/>
      <w:r w:rsidRPr="007941B3">
        <w:t>WWDG_</w:t>
      </w:r>
      <w:proofErr w:type="gramStart"/>
      <w:r w:rsidRPr="007941B3">
        <w:t>Init</w:t>
      </w:r>
      <w:proofErr w:type="spellEnd"/>
      <w:r w:rsidRPr="007941B3">
        <w:t>(</w:t>
      </w:r>
      <w:proofErr w:type="gramEnd"/>
      <w:r w:rsidRPr="007941B3">
        <w:t>);</w:t>
      </w:r>
    </w:p>
    <w:p w14:paraId="3232DD54" w14:textId="77777777" w:rsidR="00A30456" w:rsidRPr="007941B3" w:rsidRDefault="00A30456" w:rsidP="00A30456">
      <w:r w:rsidRPr="007941B3">
        <w:t xml:space="preserve">    </w:t>
      </w:r>
      <w:proofErr w:type="spellStart"/>
      <w:r w:rsidRPr="007941B3">
        <w:t>WWDG_Enable</w:t>
      </w:r>
      <w:proofErr w:type="spellEnd"/>
      <w:r w:rsidRPr="007941B3">
        <w:t>(0x7F);</w:t>
      </w:r>
    </w:p>
    <w:p w14:paraId="64619FBA" w14:textId="77777777" w:rsidR="00A30456" w:rsidRPr="007941B3" w:rsidRDefault="00A30456" w:rsidP="00A30456">
      <w:r w:rsidRPr="007941B3">
        <w:t>}</w:t>
      </w:r>
    </w:p>
    <w:p w14:paraId="103995F7" w14:textId="77777777" w:rsidR="00A30456" w:rsidRPr="007941B3" w:rsidRDefault="00A30456" w:rsidP="00A30456">
      <w:pPr>
        <w:pStyle w:val="4"/>
      </w:pPr>
      <w:r w:rsidRPr="007941B3">
        <w:lastRenderedPageBreak/>
        <w:t xml:space="preserve">2. </w:t>
      </w:r>
      <w:r w:rsidRPr="007941B3">
        <w:rPr>
          <w:rFonts w:ascii="Times New Roman" w:hAnsi="Times New Roman" w:cs="Times New Roman"/>
        </w:rPr>
        <w:t>​</w:t>
      </w:r>
      <w:r w:rsidRPr="007941B3">
        <w:t>低功耗模式前禁用看门狗</w:t>
      </w:r>
      <w:r w:rsidRPr="007941B3">
        <w:rPr>
          <w:rFonts w:ascii="Times New Roman" w:hAnsi="Times New Roman" w:cs="Times New Roman"/>
        </w:rPr>
        <w:t>​</w:t>
      </w:r>
    </w:p>
    <w:p w14:paraId="0C3ACDB8" w14:textId="77777777" w:rsidR="00A30456" w:rsidRPr="007941B3" w:rsidRDefault="00A30456" w:rsidP="00A30456">
      <w:r w:rsidRPr="007941B3">
        <w:t xml:space="preserve">void </w:t>
      </w:r>
      <w:proofErr w:type="spellStart"/>
      <w:r w:rsidRPr="007941B3">
        <w:t>EnterLowPowerMode</w:t>
      </w:r>
      <w:proofErr w:type="spellEnd"/>
      <w:r w:rsidRPr="007941B3">
        <w:t>(void)</w:t>
      </w:r>
    </w:p>
    <w:p w14:paraId="46F2CD08" w14:textId="77777777" w:rsidR="00A30456" w:rsidRPr="007941B3" w:rsidRDefault="00A30456" w:rsidP="00A30456">
      <w:r w:rsidRPr="007941B3">
        <w:t>{</w:t>
      </w:r>
    </w:p>
    <w:p w14:paraId="6BB086CB" w14:textId="77777777" w:rsidR="00A30456" w:rsidRPr="007941B3" w:rsidRDefault="00A30456" w:rsidP="00A30456">
      <w:r w:rsidRPr="007941B3">
        <w:t xml:space="preserve">    // 在进入低功耗模式前禁用看门狗</w:t>
      </w:r>
    </w:p>
    <w:p w14:paraId="6E30003F" w14:textId="77777777" w:rsidR="00A30456" w:rsidRPr="007941B3" w:rsidRDefault="00A30456" w:rsidP="00A30456">
      <w:r w:rsidRPr="007941B3">
        <w:t xml:space="preserve">    </w:t>
      </w:r>
      <w:proofErr w:type="spellStart"/>
      <w:r w:rsidRPr="007941B3">
        <w:t>WWDG_</w:t>
      </w:r>
      <w:proofErr w:type="gramStart"/>
      <w:r w:rsidRPr="007941B3">
        <w:t>DeInit</w:t>
      </w:r>
      <w:proofErr w:type="spellEnd"/>
      <w:r w:rsidRPr="007941B3">
        <w:t>(</w:t>
      </w:r>
      <w:proofErr w:type="gramEnd"/>
      <w:r w:rsidRPr="007941B3">
        <w:t>);</w:t>
      </w:r>
    </w:p>
    <w:p w14:paraId="42865D4F" w14:textId="77777777" w:rsidR="00A30456" w:rsidRPr="007941B3" w:rsidRDefault="00A30456" w:rsidP="00A30456">
      <w:r w:rsidRPr="007941B3">
        <w:t xml:space="preserve">    </w:t>
      </w:r>
    </w:p>
    <w:p w14:paraId="37B6733F" w14:textId="77777777" w:rsidR="00A30456" w:rsidRPr="007941B3" w:rsidRDefault="00A30456" w:rsidP="00A30456">
      <w:r w:rsidRPr="007941B3">
        <w:t xml:space="preserve">    // 配置低功耗模式</w:t>
      </w:r>
    </w:p>
    <w:p w14:paraId="6D6FFFAA" w14:textId="77777777" w:rsidR="00A30456" w:rsidRPr="007941B3" w:rsidRDefault="00A30456" w:rsidP="00A30456">
      <w:r w:rsidRPr="007941B3">
        <w:t xml:space="preserve">    </w:t>
      </w:r>
      <w:proofErr w:type="spellStart"/>
      <w:r w:rsidRPr="007941B3">
        <w:t>PWR_</w:t>
      </w:r>
      <w:proofErr w:type="gramStart"/>
      <w:r w:rsidRPr="007941B3">
        <w:t>EnterSTOPMode</w:t>
      </w:r>
      <w:proofErr w:type="spellEnd"/>
      <w:r w:rsidRPr="007941B3">
        <w:t>(</w:t>
      </w:r>
      <w:proofErr w:type="spellStart"/>
      <w:proofErr w:type="gramEnd"/>
      <w:r w:rsidRPr="007941B3">
        <w:t>PWR_Regulator_LowPower</w:t>
      </w:r>
      <w:proofErr w:type="spellEnd"/>
      <w:r w:rsidRPr="007941B3">
        <w:t xml:space="preserve">, </w:t>
      </w:r>
      <w:proofErr w:type="spellStart"/>
      <w:r w:rsidRPr="007941B3">
        <w:t>PWR_STOPEntry_WFI</w:t>
      </w:r>
      <w:proofErr w:type="spellEnd"/>
      <w:r w:rsidRPr="007941B3">
        <w:t>);</w:t>
      </w:r>
    </w:p>
    <w:p w14:paraId="7CB01D68" w14:textId="77777777" w:rsidR="00A30456" w:rsidRPr="007941B3" w:rsidRDefault="00A30456" w:rsidP="00A30456">
      <w:r w:rsidRPr="007941B3">
        <w:t xml:space="preserve">    </w:t>
      </w:r>
    </w:p>
    <w:p w14:paraId="0B651A57" w14:textId="77777777" w:rsidR="00A30456" w:rsidRPr="007941B3" w:rsidRDefault="00A30456" w:rsidP="00A30456">
      <w:r w:rsidRPr="007941B3">
        <w:t xml:space="preserve">    // 唤醒后重新初始化看门狗</w:t>
      </w:r>
    </w:p>
    <w:p w14:paraId="40B04350" w14:textId="77777777" w:rsidR="00A30456" w:rsidRPr="007941B3" w:rsidRDefault="00A30456" w:rsidP="00A30456">
      <w:r w:rsidRPr="007941B3">
        <w:t xml:space="preserve">    </w:t>
      </w:r>
      <w:proofErr w:type="spellStart"/>
      <w:r w:rsidRPr="007941B3">
        <w:t>SystemInit</w:t>
      </w:r>
      <w:proofErr w:type="spellEnd"/>
      <w:r w:rsidRPr="007941B3">
        <w:t>();  // 重新初始化系统时钟</w:t>
      </w:r>
    </w:p>
    <w:p w14:paraId="45132762" w14:textId="77777777" w:rsidR="00A30456" w:rsidRPr="007941B3" w:rsidRDefault="00A30456" w:rsidP="00A30456">
      <w:r w:rsidRPr="007941B3">
        <w:t xml:space="preserve">    </w:t>
      </w:r>
      <w:proofErr w:type="spellStart"/>
      <w:r w:rsidRPr="007941B3">
        <w:t>WWDG_</w:t>
      </w:r>
      <w:proofErr w:type="gramStart"/>
      <w:r w:rsidRPr="007941B3">
        <w:t>Init</w:t>
      </w:r>
      <w:proofErr w:type="spellEnd"/>
      <w:r w:rsidRPr="007941B3">
        <w:t>(</w:t>
      </w:r>
      <w:proofErr w:type="gramEnd"/>
      <w:r w:rsidRPr="007941B3">
        <w:t>);</w:t>
      </w:r>
    </w:p>
    <w:p w14:paraId="0ADAB3D8" w14:textId="77777777" w:rsidR="00A30456" w:rsidRPr="007941B3" w:rsidRDefault="00A30456" w:rsidP="00A30456">
      <w:r w:rsidRPr="007941B3">
        <w:t xml:space="preserve">    </w:t>
      </w:r>
      <w:proofErr w:type="spellStart"/>
      <w:r w:rsidRPr="007941B3">
        <w:t>WWDG_Enable</w:t>
      </w:r>
      <w:proofErr w:type="spellEnd"/>
      <w:r w:rsidRPr="007941B3">
        <w:t>(0x7F);</w:t>
      </w:r>
    </w:p>
    <w:p w14:paraId="033225C3" w14:textId="77777777" w:rsidR="00A30456" w:rsidRPr="007941B3" w:rsidRDefault="00A30456" w:rsidP="00A30456">
      <w:r w:rsidRPr="007941B3">
        <w:t>}</w:t>
      </w:r>
    </w:p>
    <w:p w14:paraId="35DF5779" w14:textId="77777777" w:rsidR="00A30456" w:rsidRPr="007941B3" w:rsidRDefault="00A30456" w:rsidP="00A30456">
      <w:pPr>
        <w:pStyle w:val="4"/>
      </w:pPr>
      <w:r w:rsidRPr="007941B3">
        <w:t xml:space="preserve">3. </w:t>
      </w:r>
      <w:r w:rsidRPr="007941B3">
        <w:rPr>
          <w:rFonts w:ascii="Times New Roman" w:hAnsi="Times New Roman" w:cs="Times New Roman"/>
        </w:rPr>
        <w:t>​</w:t>
      </w:r>
      <w:r w:rsidRPr="007941B3">
        <w:t>固件升级过程中</w:t>
      </w:r>
      <w:r w:rsidRPr="007941B3">
        <w:rPr>
          <w:rFonts w:ascii="Times New Roman" w:hAnsi="Times New Roman" w:cs="Times New Roman"/>
        </w:rPr>
        <w:t>​</w:t>
      </w:r>
    </w:p>
    <w:p w14:paraId="542B8830" w14:textId="77777777" w:rsidR="00A30456" w:rsidRPr="007941B3" w:rsidRDefault="00A30456" w:rsidP="00A30456">
      <w:r w:rsidRPr="007941B3">
        <w:t xml:space="preserve">void </w:t>
      </w:r>
      <w:proofErr w:type="spellStart"/>
      <w:r w:rsidRPr="007941B3">
        <w:t>FirmwareUpdate</w:t>
      </w:r>
      <w:proofErr w:type="spellEnd"/>
      <w:r w:rsidRPr="007941B3">
        <w:t>(void)</w:t>
      </w:r>
    </w:p>
    <w:p w14:paraId="25147201" w14:textId="77777777" w:rsidR="00A30456" w:rsidRPr="007941B3" w:rsidRDefault="00A30456" w:rsidP="00A30456">
      <w:r w:rsidRPr="007941B3">
        <w:t>{</w:t>
      </w:r>
    </w:p>
    <w:p w14:paraId="1C665EAA" w14:textId="77777777" w:rsidR="00A30456" w:rsidRPr="007941B3" w:rsidRDefault="00A30456" w:rsidP="00A30456">
      <w:r w:rsidRPr="007941B3">
        <w:t xml:space="preserve">    // 开始固件升级，禁用看门狗</w:t>
      </w:r>
    </w:p>
    <w:p w14:paraId="1E4A727B" w14:textId="77777777" w:rsidR="00A30456" w:rsidRPr="007941B3" w:rsidRDefault="00A30456" w:rsidP="00A30456">
      <w:r w:rsidRPr="007941B3">
        <w:t xml:space="preserve">    </w:t>
      </w:r>
      <w:proofErr w:type="spellStart"/>
      <w:r w:rsidRPr="007941B3">
        <w:t>WWDG_</w:t>
      </w:r>
      <w:proofErr w:type="gramStart"/>
      <w:r w:rsidRPr="007941B3">
        <w:t>DeInit</w:t>
      </w:r>
      <w:proofErr w:type="spellEnd"/>
      <w:r w:rsidRPr="007941B3">
        <w:t>(</w:t>
      </w:r>
      <w:proofErr w:type="gramEnd"/>
      <w:r w:rsidRPr="007941B3">
        <w:t>);</w:t>
      </w:r>
    </w:p>
    <w:p w14:paraId="2916A08B" w14:textId="77777777" w:rsidR="00A30456" w:rsidRPr="007941B3" w:rsidRDefault="00A30456" w:rsidP="00A30456">
      <w:r w:rsidRPr="007941B3">
        <w:t xml:space="preserve">    </w:t>
      </w:r>
    </w:p>
    <w:p w14:paraId="6419AF63" w14:textId="77777777" w:rsidR="00A30456" w:rsidRPr="007941B3" w:rsidRDefault="00A30456" w:rsidP="00A30456">
      <w:r w:rsidRPr="007941B3">
        <w:t xml:space="preserve">    // 执行耗时的固件写入操作</w:t>
      </w:r>
    </w:p>
    <w:p w14:paraId="486A6053" w14:textId="77777777" w:rsidR="00A30456" w:rsidRPr="007941B3" w:rsidRDefault="00A30456" w:rsidP="00A30456">
      <w:r w:rsidRPr="007941B3">
        <w:t xml:space="preserve">    </w:t>
      </w:r>
      <w:proofErr w:type="spellStart"/>
      <w:r w:rsidRPr="007941B3">
        <w:t>Flash_Write_</w:t>
      </w:r>
      <w:proofErr w:type="gramStart"/>
      <w:r w:rsidRPr="007941B3">
        <w:t>Operation</w:t>
      </w:r>
      <w:proofErr w:type="spellEnd"/>
      <w:r w:rsidRPr="007941B3">
        <w:t>(</w:t>
      </w:r>
      <w:proofErr w:type="gramEnd"/>
      <w:r w:rsidRPr="007941B3">
        <w:t>);</w:t>
      </w:r>
    </w:p>
    <w:p w14:paraId="33FE378E" w14:textId="77777777" w:rsidR="00A30456" w:rsidRPr="007941B3" w:rsidRDefault="00A30456" w:rsidP="00A30456">
      <w:r w:rsidRPr="007941B3">
        <w:t xml:space="preserve">    </w:t>
      </w:r>
    </w:p>
    <w:p w14:paraId="3AA60F8A" w14:textId="77777777" w:rsidR="00A30456" w:rsidRPr="007941B3" w:rsidRDefault="00A30456" w:rsidP="00A30456">
      <w:r w:rsidRPr="007941B3">
        <w:t xml:space="preserve">    // 升级完成后重新启用看门狗</w:t>
      </w:r>
    </w:p>
    <w:p w14:paraId="0FAEE984" w14:textId="77777777" w:rsidR="00A30456" w:rsidRPr="007941B3" w:rsidRDefault="00A30456" w:rsidP="00A30456">
      <w:r w:rsidRPr="007941B3">
        <w:t xml:space="preserve">    </w:t>
      </w:r>
      <w:proofErr w:type="spellStart"/>
      <w:r w:rsidRPr="007941B3">
        <w:t>WWDG_</w:t>
      </w:r>
      <w:proofErr w:type="gramStart"/>
      <w:r w:rsidRPr="007941B3">
        <w:t>Init</w:t>
      </w:r>
      <w:proofErr w:type="spellEnd"/>
      <w:r w:rsidRPr="007941B3">
        <w:t>(</w:t>
      </w:r>
      <w:proofErr w:type="gramEnd"/>
      <w:r w:rsidRPr="007941B3">
        <w:t>);</w:t>
      </w:r>
    </w:p>
    <w:p w14:paraId="44413243" w14:textId="77777777" w:rsidR="00A30456" w:rsidRPr="007941B3" w:rsidRDefault="00A30456" w:rsidP="00A30456">
      <w:r w:rsidRPr="007941B3">
        <w:t xml:space="preserve">    </w:t>
      </w:r>
      <w:proofErr w:type="spellStart"/>
      <w:r w:rsidRPr="007941B3">
        <w:t>WWDG_Enable</w:t>
      </w:r>
      <w:proofErr w:type="spellEnd"/>
      <w:r w:rsidRPr="007941B3">
        <w:t>(0x7F);</w:t>
      </w:r>
    </w:p>
    <w:p w14:paraId="14320EDB" w14:textId="77777777" w:rsidR="00A30456" w:rsidRPr="007941B3" w:rsidRDefault="00A30456" w:rsidP="00A30456">
      <w:r w:rsidRPr="007941B3">
        <w:lastRenderedPageBreak/>
        <w:t>}</w:t>
      </w:r>
    </w:p>
    <w:p w14:paraId="5F70AB38" w14:textId="77777777" w:rsidR="00A30456" w:rsidRPr="007941B3" w:rsidRDefault="00A30456" w:rsidP="00A30456">
      <w:pPr>
        <w:pStyle w:val="3"/>
      </w:pPr>
      <w:r w:rsidRPr="007941B3">
        <w:t>完整示例代码</w:t>
      </w:r>
    </w:p>
    <w:p w14:paraId="00655E03" w14:textId="77777777" w:rsidR="00A30456" w:rsidRPr="007941B3" w:rsidRDefault="00A30456" w:rsidP="00A30456">
      <w:proofErr w:type="gramStart"/>
      <w:r w:rsidRPr="007941B3">
        <w:t>#include</w:t>
      </w:r>
      <w:proofErr w:type="gramEnd"/>
      <w:r w:rsidRPr="007941B3">
        <w:t xml:space="preserve"> "stm32f10x.h"</w:t>
      </w:r>
    </w:p>
    <w:p w14:paraId="4BD44453" w14:textId="77777777" w:rsidR="00A30456" w:rsidRPr="007941B3" w:rsidRDefault="00A30456" w:rsidP="00A30456">
      <w:r w:rsidRPr="007941B3">
        <w:t>#include "stm32f10x_wwdg</w:t>
      </w:r>
      <w:proofErr w:type="gramStart"/>
      <w:r w:rsidRPr="007941B3">
        <w:t>.h</w:t>
      </w:r>
      <w:proofErr w:type="gramEnd"/>
      <w:r w:rsidRPr="007941B3">
        <w:t>"</w:t>
      </w:r>
    </w:p>
    <w:p w14:paraId="294DF694" w14:textId="77777777" w:rsidR="00A30456" w:rsidRPr="007941B3" w:rsidRDefault="00A30456" w:rsidP="00A30456"/>
    <w:p w14:paraId="2EF94623" w14:textId="77777777" w:rsidR="00A30456" w:rsidRPr="007941B3" w:rsidRDefault="00A30456" w:rsidP="00A30456">
      <w:r w:rsidRPr="007941B3">
        <w:t>// 安全的看门狗管理函数</w:t>
      </w:r>
    </w:p>
    <w:p w14:paraId="2C04734D" w14:textId="77777777" w:rsidR="00A30456" w:rsidRPr="007941B3" w:rsidRDefault="00A30456" w:rsidP="00A30456">
      <w:r w:rsidRPr="007941B3">
        <w:t xml:space="preserve">void </w:t>
      </w:r>
      <w:proofErr w:type="spellStart"/>
      <w:r w:rsidRPr="007941B3">
        <w:t>SafeWWDG_DeInit</w:t>
      </w:r>
      <w:proofErr w:type="spellEnd"/>
      <w:r w:rsidRPr="007941B3">
        <w:t>(void)</w:t>
      </w:r>
    </w:p>
    <w:p w14:paraId="41C8087F" w14:textId="77777777" w:rsidR="00A30456" w:rsidRPr="007941B3" w:rsidRDefault="00A30456" w:rsidP="00A30456">
      <w:r w:rsidRPr="007941B3">
        <w:t>{</w:t>
      </w:r>
    </w:p>
    <w:p w14:paraId="31FABA77" w14:textId="77777777" w:rsidR="00A30456" w:rsidRPr="007941B3" w:rsidRDefault="00A30456" w:rsidP="00A30456">
      <w:r w:rsidRPr="007941B3">
        <w:t xml:space="preserve">    // 先保存当前配置（如果需要后续恢复）</w:t>
      </w:r>
    </w:p>
    <w:p w14:paraId="7AD04842" w14:textId="77777777" w:rsidR="00A30456" w:rsidRPr="007941B3" w:rsidRDefault="00A30456" w:rsidP="00A30456">
      <w:r w:rsidRPr="007941B3">
        <w:t xml:space="preserve">    uint32_t </w:t>
      </w:r>
      <w:proofErr w:type="spellStart"/>
      <w:r w:rsidRPr="007941B3">
        <w:t>currentConfig</w:t>
      </w:r>
      <w:proofErr w:type="spellEnd"/>
      <w:r w:rsidRPr="007941B3">
        <w:t xml:space="preserve"> = WWDG-&gt;CFR;</w:t>
      </w:r>
    </w:p>
    <w:p w14:paraId="237114CC" w14:textId="77777777" w:rsidR="00A30456" w:rsidRPr="007941B3" w:rsidRDefault="00A30456" w:rsidP="00A30456">
      <w:r w:rsidRPr="007941B3">
        <w:t xml:space="preserve">    uint32_t </w:t>
      </w:r>
      <w:proofErr w:type="spellStart"/>
      <w:r w:rsidRPr="007941B3">
        <w:t>currentWindow</w:t>
      </w:r>
      <w:proofErr w:type="spellEnd"/>
      <w:r w:rsidRPr="007941B3">
        <w:t xml:space="preserve"> = WWDG-&gt;CFR &amp; WWDG_CFR_W;</w:t>
      </w:r>
    </w:p>
    <w:p w14:paraId="4437A3A9" w14:textId="77777777" w:rsidR="00A30456" w:rsidRPr="007941B3" w:rsidRDefault="00A30456" w:rsidP="00A30456">
      <w:r w:rsidRPr="007941B3">
        <w:t xml:space="preserve">    </w:t>
      </w:r>
    </w:p>
    <w:p w14:paraId="258E6429" w14:textId="77777777" w:rsidR="00A30456" w:rsidRPr="007941B3" w:rsidRDefault="00A30456" w:rsidP="00A30456">
      <w:r w:rsidRPr="007941B3">
        <w:t xml:space="preserve">    // 禁用看门狗</w:t>
      </w:r>
    </w:p>
    <w:p w14:paraId="62A54399" w14:textId="77777777" w:rsidR="00A30456" w:rsidRPr="007941B3" w:rsidRDefault="00A30456" w:rsidP="00A30456">
      <w:r w:rsidRPr="007941B3">
        <w:t xml:space="preserve">    </w:t>
      </w:r>
      <w:proofErr w:type="spellStart"/>
      <w:r w:rsidRPr="007941B3">
        <w:t>WWDG_</w:t>
      </w:r>
      <w:proofErr w:type="gramStart"/>
      <w:r w:rsidRPr="007941B3">
        <w:t>DeInit</w:t>
      </w:r>
      <w:proofErr w:type="spellEnd"/>
      <w:r w:rsidRPr="007941B3">
        <w:t>(</w:t>
      </w:r>
      <w:proofErr w:type="gramEnd"/>
      <w:r w:rsidRPr="007941B3">
        <w:t>);</w:t>
      </w:r>
    </w:p>
    <w:p w14:paraId="791F2217" w14:textId="77777777" w:rsidR="00A30456" w:rsidRPr="007941B3" w:rsidRDefault="00A30456" w:rsidP="00A30456">
      <w:r w:rsidRPr="007941B3">
        <w:t xml:space="preserve">    </w:t>
      </w:r>
    </w:p>
    <w:p w14:paraId="3A6BC092" w14:textId="77777777" w:rsidR="00A30456" w:rsidRPr="007941B3" w:rsidRDefault="00A30456" w:rsidP="00A30456">
      <w:r w:rsidRPr="007941B3">
        <w:t xml:space="preserve">    </w:t>
      </w:r>
      <w:proofErr w:type="spellStart"/>
      <w:proofErr w:type="gramStart"/>
      <w:r w:rsidRPr="007941B3">
        <w:t>printf</w:t>
      </w:r>
      <w:proofErr w:type="spellEnd"/>
      <w:r w:rsidRPr="007941B3">
        <w:t>(</w:t>
      </w:r>
      <w:proofErr w:type="gramEnd"/>
      <w:r w:rsidRPr="007941B3">
        <w:t>"WWDG disabled successfully\n");</w:t>
      </w:r>
    </w:p>
    <w:p w14:paraId="52C77063" w14:textId="77777777" w:rsidR="00A30456" w:rsidRPr="007941B3" w:rsidRDefault="00A30456" w:rsidP="00A30456">
      <w:r w:rsidRPr="007941B3">
        <w:t xml:space="preserve">    </w:t>
      </w:r>
    </w:p>
    <w:p w14:paraId="482F6D84" w14:textId="77777777" w:rsidR="00A30456" w:rsidRPr="007941B3" w:rsidRDefault="00A30456" w:rsidP="00A30456">
      <w:r w:rsidRPr="007941B3">
        <w:t xml:space="preserve">    // 可以在这里执行需要禁用看门狗的操作</w:t>
      </w:r>
    </w:p>
    <w:p w14:paraId="5E893BD7" w14:textId="77777777" w:rsidR="00A30456" w:rsidRPr="007941B3" w:rsidRDefault="00A30456" w:rsidP="00A30456">
      <w:r w:rsidRPr="007941B3">
        <w:t xml:space="preserve">    </w:t>
      </w:r>
      <w:proofErr w:type="spellStart"/>
      <w:proofErr w:type="gramStart"/>
      <w:r w:rsidRPr="007941B3">
        <w:t>PerformCriticalOperation</w:t>
      </w:r>
      <w:proofErr w:type="spellEnd"/>
      <w:r w:rsidRPr="007941B3">
        <w:t>(</w:t>
      </w:r>
      <w:proofErr w:type="gramEnd"/>
      <w:r w:rsidRPr="007941B3">
        <w:t>);</w:t>
      </w:r>
    </w:p>
    <w:p w14:paraId="51C98D9B" w14:textId="77777777" w:rsidR="00A30456" w:rsidRPr="007941B3" w:rsidRDefault="00A30456" w:rsidP="00A30456">
      <w:r w:rsidRPr="007941B3">
        <w:t xml:space="preserve">    </w:t>
      </w:r>
    </w:p>
    <w:p w14:paraId="3C4A5FBB" w14:textId="77777777" w:rsidR="00A30456" w:rsidRPr="007941B3" w:rsidRDefault="00A30456" w:rsidP="00A30456">
      <w:r w:rsidRPr="007941B3">
        <w:t xml:space="preserve">    // 恢复看门狗配置</w:t>
      </w:r>
    </w:p>
    <w:p w14:paraId="0C475C68" w14:textId="77777777" w:rsidR="00A30456" w:rsidRPr="007941B3" w:rsidRDefault="00A30456" w:rsidP="00A30456">
      <w:r w:rsidRPr="007941B3">
        <w:t xml:space="preserve">    </w:t>
      </w:r>
      <w:proofErr w:type="spellStart"/>
      <w:r w:rsidRPr="007941B3">
        <w:t>WWDG_</w:t>
      </w:r>
      <w:proofErr w:type="gramStart"/>
      <w:r w:rsidRPr="007941B3">
        <w:t>Init</w:t>
      </w:r>
      <w:proofErr w:type="spellEnd"/>
      <w:r w:rsidRPr="007941B3">
        <w:t>(</w:t>
      </w:r>
      <w:proofErr w:type="gramEnd"/>
      <w:r w:rsidRPr="007941B3">
        <w:t>);</w:t>
      </w:r>
    </w:p>
    <w:p w14:paraId="28B0C299" w14:textId="77777777" w:rsidR="00A30456" w:rsidRPr="007941B3" w:rsidRDefault="00A30456" w:rsidP="00A30456">
      <w:r w:rsidRPr="007941B3">
        <w:t xml:space="preserve">    </w:t>
      </w:r>
      <w:proofErr w:type="spellStart"/>
      <w:r w:rsidRPr="007941B3">
        <w:t>WWDG_SetWindowValue</w:t>
      </w:r>
      <w:proofErr w:type="spellEnd"/>
      <w:r w:rsidRPr="007941B3">
        <w:t>(</w:t>
      </w:r>
      <w:proofErr w:type="spellStart"/>
      <w:r w:rsidRPr="007941B3">
        <w:t>currentWindow</w:t>
      </w:r>
      <w:proofErr w:type="spellEnd"/>
      <w:r w:rsidRPr="007941B3">
        <w:t>);</w:t>
      </w:r>
    </w:p>
    <w:p w14:paraId="20261FA1" w14:textId="77777777" w:rsidR="00A30456" w:rsidRPr="007941B3" w:rsidRDefault="00A30456" w:rsidP="00A30456">
      <w:r w:rsidRPr="007941B3">
        <w:t xml:space="preserve">    </w:t>
      </w:r>
      <w:proofErr w:type="spellStart"/>
      <w:r w:rsidRPr="007941B3">
        <w:t>WWDG_Enable</w:t>
      </w:r>
      <w:proofErr w:type="spellEnd"/>
      <w:r w:rsidRPr="007941B3">
        <w:t>(0x7F);</w:t>
      </w:r>
    </w:p>
    <w:p w14:paraId="7198383B" w14:textId="77777777" w:rsidR="00A30456" w:rsidRPr="007941B3" w:rsidRDefault="00A30456" w:rsidP="00A30456">
      <w:r w:rsidRPr="007941B3">
        <w:t xml:space="preserve">    </w:t>
      </w:r>
    </w:p>
    <w:p w14:paraId="77B219FB" w14:textId="77777777" w:rsidR="00A30456" w:rsidRPr="007941B3" w:rsidRDefault="00A30456" w:rsidP="00A30456">
      <w:r w:rsidRPr="007941B3">
        <w:t xml:space="preserve">    </w:t>
      </w:r>
      <w:proofErr w:type="spellStart"/>
      <w:proofErr w:type="gramStart"/>
      <w:r w:rsidRPr="007941B3">
        <w:t>printf</w:t>
      </w:r>
      <w:proofErr w:type="spellEnd"/>
      <w:r w:rsidRPr="007941B3">
        <w:t>(</w:t>
      </w:r>
      <w:proofErr w:type="gramEnd"/>
      <w:r w:rsidRPr="007941B3">
        <w:t>"WWDG re-enabled with previous configuration\n");</w:t>
      </w:r>
    </w:p>
    <w:p w14:paraId="069B976A" w14:textId="77777777" w:rsidR="00A30456" w:rsidRPr="007941B3" w:rsidRDefault="00A30456" w:rsidP="00A30456">
      <w:r w:rsidRPr="007941B3">
        <w:lastRenderedPageBreak/>
        <w:t>}</w:t>
      </w:r>
    </w:p>
    <w:p w14:paraId="1A0C8046" w14:textId="77777777" w:rsidR="00A30456" w:rsidRPr="007941B3" w:rsidRDefault="00A30456" w:rsidP="00A30456"/>
    <w:p w14:paraId="6CA1AAD5" w14:textId="77777777" w:rsidR="00A30456" w:rsidRPr="007941B3" w:rsidRDefault="00A30456" w:rsidP="00A30456">
      <w:r w:rsidRPr="007941B3">
        <w:t>// 低功耗模式管理</w:t>
      </w:r>
    </w:p>
    <w:p w14:paraId="1123B06F" w14:textId="77777777" w:rsidR="00A30456" w:rsidRPr="007941B3" w:rsidRDefault="00A30456" w:rsidP="00A30456">
      <w:r w:rsidRPr="007941B3">
        <w:t xml:space="preserve">void </w:t>
      </w:r>
      <w:proofErr w:type="spellStart"/>
      <w:r w:rsidRPr="007941B3">
        <w:t>PowerManagement_Routine</w:t>
      </w:r>
      <w:proofErr w:type="spellEnd"/>
      <w:r w:rsidRPr="007941B3">
        <w:t>(void)</w:t>
      </w:r>
    </w:p>
    <w:p w14:paraId="213439F7" w14:textId="77777777" w:rsidR="00A30456" w:rsidRPr="007941B3" w:rsidRDefault="00A30456" w:rsidP="00A30456">
      <w:r w:rsidRPr="007941B3">
        <w:t>{</w:t>
      </w:r>
    </w:p>
    <w:p w14:paraId="6BA06F93" w14:textId="77777777" w:rsidR="00A30456" w:rsidRPr="007941B3" w:rsidRDefault="00A30456" w:rsidP="00A30456">
      <w:r w:rsidRPr="007941B3">
        <w:t xml:space="preserve">    </w:t>
      </w:r>
      <w:proofErr w:type="spellStart"/>
      <w:proofErr w:type="gramStart"/>
      <w:r w:rsidRPr="007941B3">
        <w:t>printf</w:t>
      </w:r>
      <w:proofErr w:type="spellEnd"/>
      <w:r w:rsidRPr="007941B3">
        <w:t>(</w:t>
      </w:r>
      <w:proofErr w:type="gramEnd"/>
      <w:r w:rsidRPr="007941B3">
        <w:t>"Preparing for low power mode...\n");</w:t>
      </w:r>
    </w:p>
    <w:p w14:paraId="04E5591C" w14:textId="77777777" w:rsidR="00A30456" w:rsidRPr="007941B3" w:rsidRDefault="00A30456" w:rsidP="00A30456">
      <w:r w:rsidRPr="007941B3">
        <w:t xml:space="preserve">    </w:t>
      </w:r>
    </w:p>
    <w:p w14:paraId="6D9840A4" w14:textId="77777777" w:rsidR="00A30456" w:rsidRPr="007941B3" w:rsidRDefault="00A30456" w:rsidP="00A30456">
      <w:r w:rsidRPr="007941B3">
        <w:t xml:space="preserve">    // 检查系统状态</w:t>
      </w:r>
    </w:p>
    <w:p w14:paraId="04F4B9A2" w14:textId="77777777" w:rsidR="00A30456" w:rsidRPr="007941B3" w:rsidRDefault="00A30456" w:rsidP="00A30456">
      <w:r w:rsidRPr="007941B3">
        <w:t xml:space="preserve">    if (</w:t>
      </w:r>
      <w:proofErr w:type="spellStart"/>
      <w:r w:rsidRPr="007941B3">
        <w:t>SystemState</w:t>
      </w:r>
      <w:proofErr w:type="spellEnd"/>
      <w:r w:rsidRPr="007941B3">
        <w:t xml:space="preserve"> == STATE_NORMAL) {</w:t>
      </w:r>
    </w:p>
    <w:p w14:paraId="3B823E9D" w14:textId="77777777" w:rsidR="00A30456" w:rsidRPr="007941B3" w:rsidRDefault="00A30456" w:rsidP="00A30456">
      <w:r w:rsidRPr="007941B3">
        <w:t xml:space="preserve">        // 正常模式下禁用看门狗进入低功耗</w:t>
      </w:r>
    </w:p>
    <w:p w14:paraId="0EA8E0CF" w14:textId="77777777" w:rsidR="00A30456" w:rsidRPr="007941B3" w:rsidRDefault="00A30456" w:rsidP="00A30456">
      <w:r w:rsidRPr="007941B3">
        <w:t xml:space="preserve">        </w:t>
      </w:r>
      <w:proofErr w:type="spellStart"/>
      <w:r w:rsidRPr="007941B3">
        <w:t>WWDG_</w:t>
      </w:r>
      <w:proofErr w:type="gramStart"/>
      <w:r w:rsidRPr="007941B3">
        <w:t>DeInit</w:t>
      </w:r>
      <w:proofErr w:type="spellEnd"/>
      <w:r w:rsidRPr="007941B3">
        <w:t>(</w:t>
      </w:r>
      <w:proofErr w:type="gramEnd"/>
      <w:r w:rsidRPr="007941B3">
        <w:t>);</w:t>
      </w:r>
    </w:p>
    <w:p w14:paraId="7FC51B85" w14:textId="77777777" w:rsidR="00A30456" w:rsidRPr="007941B3" w:rsidRDefault="00A30456" w:rsidP="00A30456">
      <w:r w:rsidRPr="007941B3">
        <w:t xml:space="preserve">        </w:t>
      </w:r>
    </w:p>
    <w:p w14:paraId="47BDB19B" w14:textId="77777777" w:rsidR="00A30456" w:rsidRPr="007941B3" w:rsidRDefault="00A30456" w:rsidP="00A30456">
      <w:r w:rsidRPr="007941B3">
        <w:t xml:space="preserve">        // 配置并进入低功耗模式</w:t>
      </w:r>
    </w:p>
    <w:p w14:paraId="53535D8D" w14:textId="77777777" w:rsidR="00A30456" w:rsidRPr="007941B3" w:rsidRDefault="00A30456" w:rsidP="00A30456">
      <w:r w:rsidRPr="007941B3">
        <w:t xml:space="preserve">        </w:t>
      </w:r>
      <w:proofErr w:type="spellStart"/>
      <w:r w:rsidRPr="007941B3">
        <w:t>PWR_</w:t>
      </w:r>
      <w:proofErr w:type="gramStart"/>
      <w:r w:rsidRPr="007941B3">
        <w:t>EnterSTANDBYMode</w:t>
      </w:r>
      <w:proofErr w:type="spellEnd"/>
      <w:r w:rsidRPr="007941B3">
        <w:t>(</w:t>
      </w:r>
      <w:proofErr w:type="gramEnd"/>
      <w:r w:rsidRPr="007941B3">
        <w:t>);</w:t>
      </w:r>
    </w:p>
    <w:p w14:paraId="4038C6AF" w14:textId="77777777" w:rsidR="00A30456" w:rsidRPr="007941B3" w:rsidRDefault="00A30456" w:rsidP="00A30456">
      <w:r w:rsidRPr="007941B3">
        <w:t xml:space="preserve">        </w:t>
      </w:r>
    </w:p>
    <w:p w14:paraId="5D2B06F5" w14:textId="77777777" w:rsidR="00A30456" w:rsidRPr="007941B3" w:rsidRDefault="00A30456" w:rsidP="00A30456">
      <w:r w:rsidRPr="007941B3">
        <w:t xml:space="preserve">        // 唤醒后系统会复位，不需要重新启用看门狗</w:t>
      </w:r>
    </w:p>
    <w:p w14:paraId="56B6C79C" w14:textId="77777777" w:rsidR="00A30456" w:rsidRPr="007941B3" w:rsidRDefault="00A30456" w:rsidP="00A30456">
      <w:r w:rsidRPr="007941B3">
        <w:t xml:space="preserve">    }</w:t>
      </w:r>
    </w:p>
    <w:p w14:paraId="3D148703" w14:textId="77777777" w:rsidR="00A30456" w:rsidRPr="007941B3" w:rsidRDefault="00A30456" w:rsidP="00A30456">
      <w:r w:rsidRPr="007941B3">
        <w:t xml:space="preserve">    else {</w:t>
      </w:r>
    </w:p>
    <w:p w14:paraId="578C41AD" w14:textId="77777777" w:rsidR="00A30456" w:rsidRPr="007941B3" w:rsidRDefault="00A30456" w:rsidP="00A30456">
      <w:r w:rsidRPr="007941B3">
        <w:t xml:space="preserve">        </w:t>
      </w:r>
      <w:proofErr w:type="spellStart"/>
      <w:proofErr w:type="gramStart"/>
      <w:r w:rsidRPr="007941B3">
        <w:t>printf</w:t>
      </w:r>
      <w:proofErr w:type="spellEnd"/>
      <w:r w:rsidRPr="007941B3">
        <w:t>(</w:t>
      </w:r>
      <w:proofErr w:type="gramEnd"/>
      <w:r w:rsidRPr="007941B3">
        <w:t>"System not in normal state, skipping low power mode\n");</w:t>
      </w:r>
    </w:p>
    <w:p w14:paraId="3AC05D8B" w14:textId="77777777" w:rsidR="00A30456" w:rsidRPr="007941B3" w:rsidRDefault="00A30456" w:rsidP="00A30456">
      <w:r w:rsidRPr="007941B3">
        <w:t xml:space="preserve">    }</w:t>
      </w:r>
    </w:p>
    <w:p w14:paraId="00D17338" w14:textId="77777777" w:rsidR="00A30456" w:rsidRPr="007941B3" w:rsidRDefault="00A30456" w:rsidP="00A30456">
      <w:r w:rsidRPr="007941B3">
        <w:t>}</w:t>
      </w:r>
    </w:p>
    <w:p w14:paraId="7E3DD706" w14:textId="77777777" w:rsidR="00A30456" w:rsidRPr="007941B3" w:rsidRDefault="00A30456" w:rsidP="00A30456"/>
    <w:p w14:paraId="256EFD6A" w14:textId="77777777" w:rsidR="00A30456" w:rsidRPr="007941B3" w:rsidRDefault="00A30456" w:rsidP="00A30456">
      <w:r w:rsidRPr="007941B3">
        <w:t>// 调试模式切换</w:t>
      </w:r>
    </w:p>
    <w:p w14:paraId="2DFC90AB" w14:textId="77777777" w:rsidR="00A30456" w:rsidRPr="007941B3" w:rsidRDefault="00A30456" w:rsidP="00A30456">
      <w:r w:rsidRPr="007941B3">
        <w:t xml:space="preserve">void </w:t>
      </w:r>
      <w:proofErr w:type="spellStart"/>
      <w:proofErr w:type="gramStart"/>
      <w:r w:rsidRPr="007941B3">
        <w:t>ToggleDebugMode</w:t>
      </w:r>
      <w:proofErr w:type="spellEnd"/>
      <w:r w:rsidRPr="007941B3">
        <w:t>(</w:t>
      </w:r>
      <w:proofErr w:type="gramEnd"/>
      <w:r w:rsidRPr="007941B3">
        <w:t xml:space="preserve">uint8_t </w:t>
      </w:r>
      <w:proofErr w:type="spellStart"/>
      <w:r w:rsidRPr="007941B3">
        <w:t>enableDebug</w:t>
      </w:r>
      <w:proofErr w:type="spellEnd"/>
      <w:r w:rsidRPr="007941B3">
        <w:t>)</w:t>
      </w:r>
    </w:p>
    <w:p w14:paraId="4D46BCB3" w14:textId="77777777" w:rsidR="00A30456" w:rsidRPr="007941B3" w:rsidRDefault="00A30456" w:rsidP="00A30456">
      <w:r w:rsidRPr="007941B3">
        <w:t>{</w:t>
      </w:r>
    </w:p>
    <w:p w14:paraId="2DC1EAEE" w14:textId="77777777" w:rsidR="00A30456" w:rsidRPr="007941B3" w:rsidRDefault="00A30456" w:rsidP="00A30456">
      <w:r w:rsidRPr="007941B3">
        <w:t xml:space="preserve">    if (</w:t>
      </w:r>
      <w:proofErr w:type="spellStart"/>
      <w:proofErr w:type="gramStart"/>
      <w:r w:rsidRPr="007941B3">
        <w:t>enableDebug</w:t>
      </w:r>
      <w:proofErr w:type="spellEnd"/>
      <w:r w:rsidRPr="007941B3">
        <w:t>) {</w:t>
      </w:r>
      <w:proofErr w:type="gramEnd"/>
    </w:p>
    <w:p w14:paraId="035E8661" w14:textId="77777777" w:rsidR="00A30456" w:rsidRPr="007941B3" w:rsidRDefault="00A30456" w:rsidP="00A30456">
      <w:r w:rsidRPr="007941B3">
        <w:t xml:space="preserve">        // 进入调试模式，禁用看门狗</w:t>
      </w:r>
    </w:p>
    <w:p w14:paraId="5C55E984" w14:textId="77777777" w:rsidR="00A30456" w:rsidRPr="007941B3" w:rsidRDefault="00A30456" w:rsidP="00A30456">
      <w:r w:rsidRPr="007941B3">
        <w:lastRenderedPageBreak/>
        <w:t xml:space="preserve">        </w:t>
      </w:r>
      <w:proofErr w:type="spellStart"/>
      <w:r w:rsidRPr="007941B3">
        <w:t>WWDG_</w:t>
      </w:r>
      <w:proofErr w:type="gramStart"/>
      <w:r w:rsidRPr="007941B3">
        <w:t>DeInit</w:t>
      </w:r>
      <w:proofErr w:type="spellEnd"/>
      <w:r w:rsidRPr="007941B3">
        <w:t>(</w:t>
      </w:r>
      <w:proofErr w:type="gramEnd"/>
      <w:r w:rsidRPr="007941B3">
        <w:t>);</w:t>
      </w:r>
    </w:p>
    <w:p w14:paraId="66EC4238" w14:textId="77777777" w:rsidR="00A30456" w:rsidRPr="007941B3" w:rsidRDefault="00A30456" w:rsidP="00A30456">
      <w:r w:rsidRPr="007941B3">
        <w:t xml:space="preserve">        </w:t>
      </w:r>
      <w:proofErr w:type="spellStart"/>
      <w:proofErr w:type="gramStart"/>
      <w:r w:rsidRPr="007941B3">
        <w:t>printf</w:t>
      </w:r>
      <w:proofErr w:type="spellEnd"/>
      <w:r w:rsidRPr="007941B3">
        <w:t>(</w:t>
      </w:r>
      <w:proofErr w:type="gramEnd"/>
      <w:r w:rsidRPr="007941B3">
        <w:t>"Debug mode: WWDG disabled\n");</w:t>
      </w:r>
    </w:p>
    <w:p w14:paraId="10B5534F" w14:textId="77777777" w:rsidR="00A30456" w:rsidRPr="007941B3" w:rsidRDefault="00A30456" w:rsidP="00A30456">
      <w:r w:rsidRPr="007941B3">
        <w:t xml:space="preserve">        </w:t>
      </w:r>
    </w:p>
    <w:p w14:paraId="1749C5EF" w14:textId="77777777" w:rsidR="00A30456" w:rsidRPr="007941B3" w:rsidRDefault="00A30456" w:rsidP="00A30456">
      <w:r w:rsidRPr="007941B3">
        <w:t xml:space="preserve">        // 设置调试标志</w:t>
      </w:r>
    </w:p>
    <w:p w14:paraId="043B1933" w14:textId="77777777" w:rsidR="00A30456" w:rsidRPr="007941B3" w:rsidRDefault="00A30456" w:rsidP="00A30456">
      <w:r w:rsidRPr="007941B3">
        <w:t xml:space="preserve">        </w:t>
      </w:r>
      <w:proofErr w:type="spellStart"/>
      <w:r w:rsidRPr="007941B3">
        <w:t>debugModeEnabled</w:t>
      </w:r>
      <w:proofErr w:type="spellEnd"/>
      <w:r w:rsidRPr="007941B3">
        <w:t xml:space="preserve"> = 1;</w:t>
      </w:r>
    </w:p>
    <w:p w14:paraId="6A4275EB" w14:textId="77777777" w:rsidR="00A30456" w:rsidRPr="007941B3" w:rsidRDefault="00A30456" w:rsidP="00A30456">
      <w:r w:rsidRPr="007941B3">
        <w:t xml:space="preserve">    }</w:t>
      </w:r>
    </w:p>
    <w:p w14:paraId="12B2A1A6" w14:textId="77777777" w:rsidR="00A30456" w:rsidRPr="007941B3" w:rsidRDefault="00A30456" w:rsidP="00A30456">
      <w:r w:rsidRPr="007941B3">
        <w:t xml:space="preserve">    else {</w:t>
      </w:r>
    </w:p>
    <w:p w14:paraId="69F018A5" w14:textId="77777777" w:rsidR="00A30456" w:rsidRPr="007941B3" w:rsidRDefault="00A30456" w:rsidP="00A30456">
      <w:r w:rsidRPr="007941B3">
        <w:t xml:space="preserve">        // 退出调试模式，重新启用看门狗</w:t>
      </w:r>
    </w:p>
    <w:p w14:paraId="3AEE6CC0" w14:textId="77777777" w:rsidR="00A30456" w:rsidRPr="007941B3" w:rsidRDefault="00A30456" w:rsidP="00A30456">
      <w:r w:rsidRPr="007941B3">
        <w:t xml:space="preserve">        </w:t>
      </w:r>
      <w:proofErr w:type="spellStart"/>
      <w:r w:rsidRPr="007941B3">
        <w:t>WWDG_</w:t>
      </w:r>
      <w:proofErr w:type="gramStart"/>
      <w:r w:rsidRPr="007941B3">
        <w:t>Init</w:t>
      </w:r>
      <w:proofErr w:type="spellEnd"/>
      <w:r w:rsidRPr="007941B3">
        <w:t>(</w:t>
      </w:r>
      <w:proofErr w:type="gramEnd"/>
      <w:r w:rsidRPr="007941B3">
        <w:t>);</w:t>
      </w:r>
    </w:p>
    <w:p w14:paraId="67CED06C" w14:textId="77777777" w:rsidR="00A30456" w:rsidRPr="007941B3" w:rsidRDefault="00A30456" w:rsidP="00A30456">
      <w:r w:rsidRPr="007941B3">
        <w:t xml:space="preserve">        </w:t>
      </w:r>
      <w:proofErr w:type="spellStart"/>
      <w:r w:rsidRPr="007941B3">
        <w:t>WWDG_Enable</w:t>
      </w:r>
      <w:proofErr w:type="spellEnd"/>
      <w:r w:rsidRPr="007941B3">
        <w:t>(0x7F);</w:t>
      </w:r>
    </w:p>
    <w:p w14:paraId="041EB4CD" w14:textId="77777777" w:rsidR="00A30456" w:rsidRPr="007941B3" w:rsidRDefault="00A30456" w:rsidP="00A30456">
      <w:r w:rsidRPr="007941B3">
        <w:t xml:space="preserve">        </w:t>
      </w:r>
      <w:proofErr w:type="spellStart"/>
      <w:proofErr w:type="gramStart"/>
      <w:r w:rsidRPr="007941B3">
        <w:t>printf</w:t>
      </w:r>
      <w:proofErr w:type="spellEnd"/>
      <w:r w:rsidRPr="007941B3">
        <w:t>(</w:t>
      </w:r>
      <w:proofErr w:type="gramEnd"/>
      <w:r w:rsidRPr="007941B3">
        <w:t>"Normal mode: WWDG enabled\n");</w:t>
      </w:r>
    </w:p>
    <w:p w14:paraId="290ACFBA" w14:textId="77777777" w:rsidR="00A30456" w:rsidRPr="007941B3" w:rsidRDefault="00A30456" w:rsidP="00A30456">
      <w:r w:rsidRPr="007941B3">
        <w:t xml:space="preserve">        </w:t>
      </w:r>
    </w:p>
    <w:p w14:paraId="1ECFCF57" w14:textId="77777777" w:rsidR="00A30456" w:rsidRPr="007941B3" w:rsidRDefault="00A30456" w:rsidP="00A30456">
      <w:r w:rsidRPr="007941B3">
        <w:t xml:space="preserve">        </w:t>
      </w:r>
      <w:proofErr w:type="spellStart"/>
      <w:r w:rsidRPr="007941B3">
        <w:t>debugModeEnabled</w:t>
      </w:r>
      <w:proofErr w:type="spellEnd"/>
      <w:r w:rsidRPr="007941B3">
        <w:t xml:space="preserve"> = 0;</w:t>
      </w:r>
    </w:p>
    <w:p w14:paraId="2551FBFF" w14:textId="77777777" w:rsidR="00A30456" w:rsidRPr="007941B3" w:rsidRDefault="00A30456" w:rsidP="00A30456">
      <w:r w:rsidRPr="007941B3">
        <w:t xml:space="preserve">    }</w:t>
      </w:r>
    </w:p>
    <w:p w14:paraId="553D32BD" w14:textId="77777777" w:rsidR="00A30456" w:rsidRPr="007941B3" w:rsidRDefault="00A30456" w:rsidP="00A30456">
      <w:r w:rsidRPr="007941B3">
        <w:t>}</w:t>
      </w:r>
    </w:p>
    <w:p w14:paraId="27D052FB" w14:textId="77777777" w:rsidR="00A30456" w:rsidRPr="007941B3" w:rsidRDefault="00A30456" w:rsidP="00A30456">
      <w:pPr>
        <w:pStyle w:val="3"/>
      </w:pPr>
      <w:r w:rsidRPr="007941B3">
        <w:t>重要注意事项</w:t>
      </w:r>
    </w:p>
    <w:p w14:paraId="7E0C243F" w14:textId="77777777" w:rsidR="00A30456" w:rsidRPr="007941B3" w:rsidRDefault="00A30456" w:rsidP="00A30456">
      <w:pPr>
        <w:pStyle w:val="4"/>
      </w:pPr>
      <w:r w:rsidRPr="007941B3">
        <w:t xml:space="preserve">1. </w:t>
      </w:r>
      <w:r w:rsidRPr="007941B3">
        <w:rPr>
          <w:rFonts w:ascii="Times New Roman" w:hAnsi="Times New Roman" w:cs="Times New Roman"/>
        </w:rPr>
        <w:t>​</w:t>
      </w:r>
      <w:r w:rsidRPr="007941B3">
        <w:t>使用时机限制</w:t>
      </w:r>
      <w:r w:rsidRPr="007941B3">
        <w:rPr>
          <w:rFonts w:ascii="Times New Roman" w:hAnsi="Times New Roman" w:cs="Times New Roman"/>
        </w:rPr>
        <w:t>​</w:t>
      </w:r>
    </w:p>
    <w:p w14:paraId="32D78684" w14:textId="77777777" w:rsidR="00A30456" w:rsidRPr="007941B3" w:rsidRDefault="00A30456" w:rsidP="00A30456">
      <w:r w:rsidRPr="007941B3">
        <w:t>// 只能在特定情况下使用</w:t>
      </w:r>
    </w:p>
    <w:p w14:paraId="115032B9" w14:textId="77777777" w:rsidR="00A30456" w:rsidRPr="007941B3" w:rsidRDefault="00A30456" w:rsidP="00A30456">
      <w:r w:rsidRPr="007941B3">
        <w:t xml:space="preserve">void </w:t>
      </w:r>
      <w:proofErr w:type="spellStart"/>
      <w:r w:rsidRPr="007941B3">
        <w:t>Restricted_Usage</w:t>
      </w:r>
      <w:proofErr w:type="spellEnd"/>
      <w:r w:rsidRPr="007941B3">
        <w:t>(void)</w:t>
      </w:r>
    </w:p>
    <w:p w14:paraId="4CB6A299" w14:textId="77777777" w:rsidR="00A30456" w:rsidRPr="007941B3" w:rsidRDefault="00A30456" w:rsidP="00A30456">
      <w:r w:rsidRPr="007941B3">
        <w:t>{</w:t>
      </w:r>
    </w:p>
    <w:p w14:paraId="158894B0" w14:textId="77777777" w:rsidR="00A30456" w:rsidRPr="007941B3" w:rsidRDefault="00A30456" w:rsidP="00A30456">
      <w:r w:rsidRPr="007941B3">
        <w:t xml:space="preserve">    // 这些情况下可以禁用看门狗：</w:t>
      </w:r>
    </w:p>
    <w:p w14:paraId="33BCD3E5" w14:textId="77777777" w:rsidR="00A30456" w:rsidRPr="007941B3" w:rsidRDefault="00A30456" w:rsidP="00A30456">
      <w:r w:rsidRPr="007941B3">
        <w:t xml:space="preserve">    // - 调试和开发阶段</w:t>
      </w:r>
    </w:p>
    <w:p w14:paraId="6E19B541" w14:textId="77777777" w:rsidR="00A30456" w:rsidRPr="007941B3" w:rsidRDefault="00A30456" w:rsidP="00A30456">
      <w:r w:rsidRPr="007941B3">
        <w:t xml:space="preserve">    // - 固件升级过程</w:t>
      </w:r>
    </w:p>
    <w:p w14:paraId="6B4B803D" w14:textId="77777777" w:rsidR="00A30456" w:rsidRPr="007941B3" w:rsidRDefault="00A30456" w:rsidP="00A30456">
      <w:r w:rsidRPr="007941B3">
        <w:t xml:space="preserve">    // - 低功耗模式切换</w:t>
      </w:r>
    </w:p>
    <w:p w14:paraId="4A83874A" w14:textId="77777777" w:rsidR="00A30456" w:rsidRPr="007941B3" w:rsidRDefault="00A30456" w:rsidP="00A30456">
      <w:r w:rsidRPr="007941B3">
        <w:t xml:space="preserve">    // - 系统配置更改</w:t>
      </w:r>
    </w:p>
    <w:p w14:paraId="32EA07B6" w14:textId="77777777" w:rsidR="00A30456" w:rsidRPr="007941B3" w:rsidRDefault="00A30456" w:rsidP="00A30456">
      <w:r w:rsidRPr="007941B3">
        <w:t xml:space="preserve">    </w:t>
      </w:r>
    </w:p>
    <w:p w14:paraId="5736A530" w14:textId="77777777" w:rsidR="00A30456" w:rsidRPr="007941B3" w:rsidRDefault="00A30456" w:rsidP="00A30456">
      <w:r w:rsidRPr="007941B3">
        <w:lastRenderedPageBreak/>
        <w:t xml:space="preserve">    // 这些情况下不应该禁用看门狗：</w:t>
      </w:r>
    </w:p>
    <w:p w14:paraId="666BF4A2" w14:textId="77777777" w:rsidR="00A30456" w:rsidRPr="007941B3" w:rsidRDefault="00A30456" w:rsidP="00A30456">
      <w:r w:rsidRPr="007941B3">
        <w:t xml:space="preserve">    // - 正常运行的最终产品</w:t>
      </w:r>
    </w:p>
    <w:p w14:paraId="5694CEA8" w14:textId="77777777" w:rsidR="00A30456" w:rsidRPr="007941B3" w:rsidRDefault="00A30456" w:rsidP="00A30456">
      <w:r w:rsidRPr="007941B3">
        <w:t xml:space="preserve">    // - 安全关键应用</w:t>
      </w:r>
    </w:p>
    <w:p w14:paraId="25C8DAC6" w14:textId="77777777" w:rsidR="00A30456" w:rsidRPr="007941B3" w:rsidRDefault="00A30456" w:rsidP="00A30456">
      <w:r w:rsidRPr="007941B3">
        <w:t xml:space="preserve">    // - 长时间运行的操作</w:t>
      </w:r>
    </w:p>
    <w:p w14:paraId="257DAC4E" w14:textId="77777777" w:rsidR="00A30456" w:rsidRPr="007941B3" w:rsidRDefault="00A30456" w:rsidP="00A30456">
      <w:r w:rsidRPr="007941B3">
        <w:t>}</w:t>
      </w:r>
    </w:p>
    <w:p w14:paraId="61480606" w14:textId="77777777" w:rsidR="00A30456" w:rsidRPr="007941B3" w:rsidRDefault="00A30456" w:rsidP="00A30456">
      <w:pPr>
        <w:pStyle w:val="4"/>
      </w:pPr>
      <w:r w:rsidRPr="007941B3">
        <w:t xml:space="preserve">2. </w:t>
      </w:r>
      <w:r w:rsidRPr="007941B3">
        <w:rPr>
          <w:rFonts w:ascii="Times New Roman" w:hAnsi="Times New Roman" w:cs="Times New Roman"/>
        </w:rPr>
        <w:t>​</w:t>
      </w:r>
      <w:r w:rsidRPr="007941B3">
        <w:t>与独立看门狗的区别</w:t>
      </w:r>
      <w:r w:rsidRPr="007941B3">
        <w:rPr>
          <w:rFonts w:ascii="Times New Roman" w:hAnsi="Times New Roman" w:cs="Times New Roman"/>
        </w:rPr>
        <w:t>​</w:t>
      </w:r>
    </w:p>
    <w:p w14:paraId="231BFE48" w14:textId="77777777" w:rsidR="00A30456" w:rsidRPr="007941B3" w:rsidRDefault="00A30456" w:rsidP="00A30456">
      <w:r w:rsidRPr="007941B3">
        <w:t xml:space="preserve">void </w:t>
      </w:r>
      <w:proofErr w:type="spellStart"/>
      <w:r w:rsidRPr="007941B3">
        <w:t>CompareWithIWDG</w:t>
      </w:r>
      <w:proofErr w:type="spellEnd"/>
      <w:r w:rsidRPr="007941B3">
        <w:t>(void)</w:t>
      </w:r>
    </w:p>
    <w:p w14:paraId="03F6CB6E" w14:textId="77777777" w:rsidR="00A30456" w:rsidRPr="007941B3" w:rsidRDefault="00A30456" w:rsidP="00A30456">
      <w:r w:rsidRPr="007941B3">
        <w:t>{</w:t>
      </w:r>
    </w:p>
    <w:p w14:paraId="2DE6E213" w14:textId="77777777" w:rsidR="00A30456" w:rsidRPr="007941B3" w:rsidRDefault="00A30456" w:rsidP="00A30456">
      <w:r w:rsidRPr="007941B3">
        <w:t xml:space="preserve">    // WWDG 可以软件禁用</w:t>
      </w:r>
    </w:p>
    <w:p w14:paraId="0D7BC5B4" w14:textId="77777777" w:rsidR="00A30456" w:rsidRPr="007941B3" w:rsidRDefault="00A30456" w:rsidP="00A30456">
      <w:r w:rsidRPr="007941B3">
        <w:t xml:space="preserve">    </w:t>
      </w:r>
      <w:proofErr w:type="spellStart"/>
      <w:r w:rsidRPr="007941B3">
        <w:t>WWDG_DeInit</w:t>
      </w:r>
      <w:proofErr w:type="spellEnd"/>
      <w:r w:rsidRPr="007941B3">
        <w:t>();  // 可以禁用</w:t>
      </w:r>
    </w:p>
    <w:p w14:paraId="605C32DA" w14:textId="77777777" w:rsidR="00A30456" w:rsidRPr="007941B3" w:rsidRDefault="00A30456" w:rsidP="00A30456">
      <w:r w:rsidRPr="007941B3">
        <w:t xml:space="preserve">    </w:t>
      </w:r>
    </w:p>
    <w:p w14:paraId="4C17B255" w14:textId="77777777" w:rsidR="00A30456" w:rsidRPr="007941B3" w:rsidRDefault="00A30456" w:rsidP="00A30456">
      <w:r w:rsidRPr="007941B3">
        <w:t xml:space="preserve">    // IWDG 一旦启用就不能软件禁用</w:t>
      </w:r>
    </w:p>
    <w:p w14:paraId="44213840" w14:textId="77777777" w:rsidR="00A30456" w:rsidRPr="007941B3" w:rsidRDefault="00A30456" w:rsidP="00A30456">
      <w:r w:rsidRPr="007941B3">
        <w:t xml:space="preserve">    // 没有 </w:t>
      </w:r>
      <w:proofErr w:type="spellStart"/>
      <w:r w:rsidRPr="007941B3">
        <w:t>IWDG_DeInit</w:t>
      </w:r>
      <w:proofErr w:type="spellEnd"/>
      <w:r w:rsidRPr="007941B3">
        <w:t>() 函数！</w:t>
      </w:r>
    </w:p>
    <w:p w14:paraId="4977D321" w14:textId="77777777" w:rsidR="00A30456" w:rsidRPr="007941B3" w:rsidRDefault="00A30456" w:rsidP="00A30456">
      <w:r w:rsidRPr="007941B3">
        <w:t xml:space="preserve">    // IWDG 只能通过系统复位来停止</w:t>
      </w:r>
    </w:p>
    <w:p w14:paraId="14EB77B3" w14:textId="77777777" w:rsidR="00A30456" w:rsidRPr="007941B3" w:rsidRDefault="00A30456" w:rsidP="00A30456">
      <w:r w:rsidRPr="007941B3">
        <w:t>}</w:t>
      </w:r>
    </w:p>
    <w:p w14:paraId="285BD848" w14:textId="77777777" w:rsidR="00A30456" w:rsidRPr="007941B3" w:rsidRDefault="00A30456" w:rsidP="00A30456">
      <w:pPr>
        <w:pStyle w:val="4"/>
      </w:pPr>
      <w:r w:rsidRPr="007941B3">
        <w:t xml:space="preserve">3. </w:t>
      </w:r>
      <w:r w:rsidRPr="007941B3">
        <w:rPr>
          <w:rFonts w:ascii="Times New Roman" w:hAnsi="Times New Roman" w:cs="Times New Roman"/>
        </w:rPr>
        <w:t>​</w:t>
      </w:r>
      <w:r w:rsidRPr="007941B3">
        <w:t>重新初始化的要求</w:t>
      </w:r>
      <w:r w:rsidRPr="007941B3">
        <w:rPr>
          <w:rFonts w:ascii="Times New Roman" w:hAnsi="Times New Roman" w:cs="Times New Roman"/>
        </w:rPr>
        <w:t>​</w:t>
      </w:r>
    </w:p>
    <w:p w14:paraId="66851C38" w14:textId="77777777" w:rsidR="00A30456" w:rsidRPr="007941B3" w:rsidRDefault="00A30456" w:rsidP="00A30456">
      <w:r w:rsidRPr="007941B3">
        <w:t xml:space="preserve">void </w:t>
      </w:r>
      <w:proofErr w:type="spellStart"/>
      <w:r w:rsidRPr="007941B3">
        <w:t>ProperReinitialization</w:t>
      </w:r>
      <w:proofErr w:type="spellEnd"/>
      <w:r w:rsidRPr="007941B3">
        <w:t>(void)</w:t>
      </w:r>
    </w:p>
    <w:p w14:paraId="1B9876EC" w14:textId="77777777" w:rsidR="00A30456" w:rsidRPr="007941B3" w:rsidRDefault="00A30456" w:rsidP="00A30456">
      <w:r w:rsidRPr="007941B3">
        <w:t>{</w:t>
      </w:r>
    </w:p>
    <w:p w14:paraId="431708C3" w14:textId="77777777" w:rsidR="00A30456" w:rsidRPr="007941B3" w:rsidRDefault="00A30456" w:rsidP="00A30456">
      <w:r w:rsidRPr="007941B3">
        <w:t xml:space="preserve">    // 禁用后重新启用需要完整初始化</w:t>
      </w:r>
    </w:p>
    <w:p w14:paraId="65B7F030" w14:textId="77777777" w:rsidR="00A30456" w:rsidRPr="007941B3" w:rsidRDefault="00A30456" w:rsidP="00A30456">
      <w:r w:rsidRPr="007941B3">
        <w:t xml:space="preserve">    </w:t>
      </w:r>
      <w:proofErr w:type="spellStart"/>
      <w:r w:rsidRPr="007941B3">
        <w:t>WWDG_</w:t>
      </w:r>
      <w:proofErr w:type="gramStart"/>
      <w:r w:rsidRPr="007941B3">
        <w:t>DeInit</w:t>
      </w:r>
      <w:proofErr w:type="spellEnd"/>
      <w:r w:rsidRPr="007941B3">
        <w:t>(</w:t>
      </w:r>
      <w:proofErr w:type="gramEnd"/>
      <w:r w:rsidRPr="007941B3">
        <w:t>);</w:t>
      </w:r>
    </w:p>
    <w:p w14:paraId="5C8648FD" w14:textId="77777777" w:rsidR="00A30456" w:rsidRPr="007941B3" w:rsidRDefault="00A30456" w:rsidP="00A30456">
      <w:r w:rsidRPr="007941B3">
        <w:t xml:space="preserve">    </w:t>
      </w:r>
    </w:p>
    <w:p w14:paraId="26AAECCD" w14:textId="77777777" w:rsidR="00A30456" w:rsidRPr="007941B3" w:rsidRDefault="00A30456" w:rsidP="00A30456">
      <w:r w:rsidRPr="007941B3">
        <w:t xml:space="preserve">    // ... 执行操作 ...</w:t>
      </w:r>
    </w:p>
    <w:p w14:paraId="064B349D" w14:textId="77777777" w:rsidR="00A30456" w:rsidRPr="007941B3" w:rsidRDefault="00A30456" w:rsidP="00A30456">
      <w:r w:rsidRPr="007941B3">
        <w:t xml:space="preserve">    </w:t>
      </w:r>
    </w:p>
    <w:p w14:paraId="0E2E3119" w14:textId="77777777" w:rsidR="00A30456" w:rsidRPr="007941B3" w:rsidRDefault="00A30456" w:rsidP="00A30456">
      <w:r w:rsidRPr="007941B3">
        <w:t xml:space="preserve">    // 必须重新初始化，不能直接启用</w:t>
      </w:r>
    </w:p>
    <w:p w14:paraId="1D1E3931" w14:textId="77777777" w:rsidR="00A30456" w:rsidRPr="007941B3" w:rsidRDefault="00A30456" w:rsidP="00A30456">
      <w:r w:rsidRPr="007941B3">
        <w:t xml:space="preserve">    </w:t>
      </w:r>
      <w:proofErr w:type="spellStart"/>
      <w:r w:rsidRPr="007941B3">
        <w:t>WWDG_Init</w:t>
      </w:r>
      <w:proofErr w:type="spellEnd"/>
      <w:r w:rsidRPr="007941B3">
        <w:t>();           // 先初始化</w:t>
      </w:r>
    </w:p>
    <w:p w14:paraId="2B84CD9E" w14:textId="77777777" w:rsidR="00A30456" w:rsidRPr="007941B3" w:rsidRDefault="00A30456" w:rsidP="00A30456">
      <w:r w:rsidRPr="007941B3">
        <w:t xml:space="preserve">    </w:t>
      </w:r>
      <w:proofErr w:type="spellStart"/>
      <w:r w:rsidRPr="007941B3">
        <w:t>WWDG_SetWindowValue</w:t>
      </w:r>
      <w:proofErr w:type="spellEnd"/>
      <w:r w:rsidRPr="007941B3">
        <w:t>(0x5F); // 设置窗口值</w:t>
      </w:r>
    </w:p>
    <w:p w14:paraId="20D0DE72" w14:textId="77777777" w:rsidR="00A30456" w:rsidRPr="007941B3" w:rsidRDefault="00A30456" w:rsidP="00A30456">
      <w:r w:rsidRPr="007941B3">
        <w:lastRenderedPageBreak/>
        <w:t xml:space="preserve">    </w:t>
      </w:r>
      <w:proofErr w:type="spellStart"/>
      <w:r w:rsidRPr="007941B3">
        <w:t>WWDG_Enable</w:t>
      </w:r>
      <w:proofErr w:type="spellEnd"/>
      <w:r w:rsidRPr="007941B3">
        <w:t>(0x7F);     // 然后启用</w:t>
      </w:r>
    </w:p>
    <w:p w14:paraId="07F29029" w14:textId="77777777" w:rsidR="00A30456" w:rsidRPr="007941B3" w:rsidRDefault="00A30456" w:rsidP="00A30456">
      <w:r w:rsidRPr="007941B3">
        <w:t xml:space="preserve">    </w:t>
      </w:r>
    </w:p>
    <w:p w14:paraId="7F913913" w14:textId="77777777" w:rsidR="00A30456" w:rsidRPr="007941B3" w:rsidRDefault="00A30456" w:rsidP="00A30456">
      <w:r w:rsidRPr="007941B3">
        <w:t xml:space="preserve">    // 错误：如果直接调用 </w:t>
      </w:r>
      <w:proofErr w:type="spellStart"/>
      <w:r w:rsidRPr="007941B3">
        <w:t>WWDG_Enable</w:t>
      </w:r>
      <w:proofErr w:type="spellEnd"/>
      <w:r w:rsidRPr="007941B3">
        <w:t>() 而不先初始化</w:t>
      </w:r>
    </w:p>
    <w:p w14:paraId="01479959" w14:textId="77777777" w:rsidR="00A30456" w:rsidRPr="007941B3" w:rsidRDefault="00A30456" w:rsidP="00A30456">
      <w:r w:rsidRPr="007941B3">
        <w:t xml:space="preserve">    // </w:t>
      </w:r>
      <w:proofErr w:type="spellStart"/>
      <w:r w:rsidRPr="007941B3">
        <w:t>WWDG_Enable</w:t>
      </w:r>
      <w:proofErr w:type="spellEnd"/>
      <w:r w:rsidRPr="007941B3">
        <w:t>(0x7F);  // 这样可能不会正常工作</w:t>
      </w:r>
    </w:p>
    <w:p w14:paraId="32D2A028" w14:textId="77777777" w:rsidR="00A30456" w:rsidRPr="007941B3" w:rsidRDefault="00A30456" w:rsidP="00A30456">
      <w:r w:rsidRPr="007941B3">
        <w:t>}</w:t>
      </w:r>
    </w:p>
    <w:p w14:paraId="5556FA8B" w14:textId="77777777" w:rsidR="00A30456" w:rsidRPr="007941B3" w:rsidRDefault="00A30456" w:rsidP="00A30456">
      <w:pPr>
        <w:pStyle w:val="3"/>
      </w:pPr>
      <w:r w:rsidRPr="007941B3">
        <w:t>安全使用指南</w:t>
      </w:r>
    </w:p>
    <w:p w14:paraId="04D68DF0" w14:textId="77777777" w:rsidR="00A30456" w:rsidRPr="007941B3" w:rsidRDefault="00A30456" w:rsidP="00A30456">
      <w:pPr>
        <w:pStyle w:val="4"/>
      </w:pPr>
      <w:r w:rsidRPr="007941B3">
        <w:t xml:space="preserve">1. </w:t>
      </w:r>
      <w:r w:rsidRPr="007941B3">
        <w:rPr>
          <w:rFonts w:ascii="Times New Roman" w:hAnsi="Times New Roman" w:cs="Times New Roman"/>
        </w:rPr>
        <w:t>​</w:t>
      </w:r>
      <w:r w:rsidRPr="007941B3">
        <w:t>生产环境中的谨慎使用</w:t>
      </w:r>
      <w:r w:rsidRPr="007941B3">
        <w:rPr>
          <w:rFonts w:ascii="Times New Roman" w:hAnsi="Times New Roman" w:cs="Times New Roman"/>
        </w:rPr>
        <w:t>​</w:t>
      </w:r>
    </w:p>
    <w:p w14:paraId="360FED7B" w14:textId="77777777" w:rsidR="00A30456" w:rsidRPr="007941B3" w:rsidRDefault="00A30456" w:rsidP="00A30456">
      <w:r w:rsidRPr="007941B3">
        <w:t>// 生产代码中应该非常小心地使用</w:t>
      </w:r>
    </w:p>
    <w:p w14:paraId="1C16517E" w14:textId="77777777" w:rsidR="00A30456" w:rsidRPr="007941B3" w:rsidRDefault="00A30456" w:rsidP="00A30456">
      <w:r w:rsidRPr="007941B3">
        <w:t xml:space="preserve">void </w:t>
      </w:r>
      <w:proofErr w:type="spellStart"/>
      <w:r w:rsidRPr="007941B3">
        <w:t>Production_Safe_Usage</w:t>
      </w:r>
      <w:proofErr w:type="spellEnd"/>
      <w:r w:rsidRPr="007941B3">
        <w:t>(void)</w:t>
      </w:r>
    </w:p>
    <w:p w14:paraId="1F40FF08" w14:textId="77777777" w:rsidR="00A30456" w:rsidRPr="007941B3" w:rsidRDefault="00A30456" w:rsidP="00A30456">
      <w:r w:rsidRPr="007941B3">
        <w:t>{</w:t>
      </w:r>
    </w:p>
    <w:p w14:paraId="1B84887C" w14:textId="77777777" w:rsidR="00A30456" w:rsidRPr="007941B3" w:rsidRDefault="00A30456" w:rsidP="00A30456">
      <w:r w:rsidRPr="007941B3">
        <w:t>#</w:t>
      </w:r>
      <w:proofErr w:type="gramStart"/>
      <w:r w:rsidRPr="007941B3">
        <w:t>if</w:t>
      </w:r>
      <w:proofErr w:type="gramEnd"/>
      <w:r w:rsidRPr="007941B3">
        <w:t xml:space="preserve"> </w:t>
      </w:r>
      <w:proofErr w:type="gramStart"/>
      <w:r w:rsidRPr="007941B3">
        <w:t>defined(</w:t>
      </w:r>
      <w:proofErr w:type="gramEnd"/>
      <w:r w:rsidRPr="007941B3">
        <w:t xml:space="preserve">DEBUG) || </w:t>
      </w:r>
      <w:proofErr w:type="gramStart"/>
      <w:r w:rsidRPr="007941B3">
        <w:t>defined(</w:t>
      </w:r>
      <w:proofErr w:type="gramEnd"/>
      <w:r w:rsidRPr="007941B3">
        <w:t>DEVELOPMENT)</w:t>
      </w:r>
    </w:p>
    <w:p w14:paraId="4674C7D3" w14:textId="77777777" w:rsidR="00A30456" w:rsidRPr="007941B3" w:rsidRDefault="00A30456" w:rsidP="00A30456">
      <w:r w:rsidRPr="007941B3">
        <w:t xml:space="preserve">    // 只在调试模式下允许禁用看门狗</w:t>
      </w:r>
    </w:p>
    <w:p w14:paraId="0922CE23" w14:textId="77777777" w:rsidR="00A30456" w:rsidRPr="007941B3" w:rsidRDefault="00A30456" w:rsidP="00A30456">
      <w:r w:rsidRPr="007941B3">
        <w:t xml:space="preserve">    </w:t>
      </w:r>
      <w:proofErr w:type="spellStart"/>
      <w:r w:rsidRPr="007941B3">
        <w:t>WWDG_</w:t>
      </w:r>
      <w:proofErr w:type="gramStart"/>
      <w:r w:rsidRPr="007941B3">
        <w:t>DeInit</w:t>
      </w:r>
      <w:proofErr w:type="spellEnd"/>
      <w:r w:rsidRPr="007941B3">
        <w:t>(</w:t>
      </w:r>
      <w:proofErr w:type="gramEnd"/>
      <w:r w:rsidRPr="007941B3">
        <w:t>);</w:t>
      </w:r>
    </w:p>
    <w:p w14:paraId="174AB815" w14:textId="77777777" w:rsidR="00A30456" w:rsidRPr="007941B3" w:rsidRDefault="00A30456" w:rsidP="00A30456">
      <w:r w:rsidRPr="007941B3">
        <w:t xml:space="preserve">    </w:t>
      </w:r>
      <w:proofErr w:type="spellStart"/>
      <w:proofErr w:type="gramStart"/>
      <w:r w:rsidRPr="007941B3">
        <w:t>PerformDevelopmentOperation</w:t>
      </w:r>
      <w:proofErr w:type="spellEnd"/>
      <w:r w:rsidRPr="007941B3">
        <w:t>(</w:t>
      </w:r>
      <w:proofErr w:type="gramEnd"/>
      <w:r w:rsidRPr="007941B3">
        <w:t>);</w:t>
      </w:r>
    </w:p>
    <w:p w14:paraId="2884CD48" w14:textId="77777777" w:rsidR="00A30456" w:rsidRPr="007941B3" w:rsidRDefault="00A30456" w:rsidP="00A30456">
      <w:r w:rsidRPr="007941B3">
        <w:t xml:space="preserve">    </w:t>
      </w:r>
      <w:proofErr w:type="spellStart"/>
      <w:r w:rsidRPr="007941B3">
        <w:t>WWDG_</w:t>
      </w:r>
      <w:proofErr w:type="gramStart"/>
      <w:r w:rsidRPr="007941B3">
        <w:t>Init</w:t>
      </w:r>
      <w:proofErr w:type="spellEnd"/>
      <w:r w:rsidRPr="007941B3">
        <w:t>(</w:t>
      </w:r>
      <w:proofErr w:type="gramEnd"/>
      <w:r w:rsidRPr="007941B3">
        <w:t>);</w:t>
      </w:r>
    </w:p>
    <w:p w14:paraId="09C3F9DC" w14:textId="77777777" w:rsidR="00A30456" w:rsidRPr="007941B3" w:rsidRDefault="00A30456" w:rsidP="00A30456">
      <w:r w:rsidRPr="007941B3">
        <w:t xml:space="preserve">    </w:t>
      </w:r>
      <w:proofErr w:type="spellStart"/>
      <w:r w:rsidRPr="007941B3">
        <w:t>WWDG_Enable</w:t>
      </w:r>
      <w:proofErr w:type="spellEnd"/>
      <w:r w:rsidRPr="007941B3">
        <w:t>(0x7F);</w:t>
      </w:r>
    </w:p>
    <w:p w14:paraId="3E5510F6" w14:textId="77777777" w:rsidR="00A30456" w:rsidRPr="007941B3" w:rsidRDefault="00A30456" w:rsidP="00A30456">
      <w:r w:rsidRPr="007941B3">
        <w:t>#else</w:t>
      </w:r>
    </w:p>
    <w:p w14:paraId="6078955E" w14:textId="77777777" w:rsidR="00A30456" w:rsidRPr="007941B3" w:rsidRDefault="00A30456" w:rsidP="00A30456">
      <w:r w:rsidRPr="007941B3">
        <w:t xml:space="preserve">    /</w:t>
      </w:r>
      <w:proofErr w:type="gramStart"/>
      <w:r w:rsidRPr="007941B3">
        <w:t>/ 生产</w:t>
      </w:r>
      <w:proofErr w:type="gramEnd"/>
      <w:r w:rsidRPr="007941B3">
        <w:t>版本中保持看门狗始终启用</w:t>
      </w:r>
    </w:p>
    <w:p w14:paraId="0D07157D" w14:textId="77777777" w:rsidR="00A30456" w:rsidRPr="007941B3" w:rsidRDefault="00A30456" w:rsidP="00A30456">
      <w:r w:rsidRPr="007941B3">
        <w:t xml:space="preserve">    // 或者使用超时机制而不是完全禁用</w:t>
      </w:r>
    </w:p>
    <w:p w14:paraId="63D003D2" w14:textId="77777777" w:rsidR="00A30456" w:rsidRPr="007941B3" w:rsidRDefault="00A30456" w:rsidP="00A30456">
      <w:r w:rsidRPr="007941B3">
        <w:t xml:space="preserve">    </w:t>
      </w:r>
      <w:proofErr w:type="spellStart"/>
      <w:proofErr w:type="gramStart"/>
      <w:r w:rsidRPr="007941B3">
        <w:t>HandleOperationWithTimeout</w:t>
      </w:r>
      <w:proofErr w:type="spellEnd"/>
      <w:r w:rsidRPr="007941B3">
        <w:t>(</w:t>
      </w:r>
      <w:proofErr w:type="gramEnd"/>
      <w:r w:rsidRPr="007941B3">
        <w:t>);</w:t>
      </w:r>
    </w:p>
    <w:p w14:paraId="3E2F7DF5" w14:textId="77777777" w:rsidR="00A30456" w:rsidRPr="007941B3" w:rsidRDefault="00A30456" w:rsidP="00A30456">
      <w:r w:rsidRPr="007941B3">
        <w:t>#endif</w:t>
      </w:r>
    </w:p>
    <w:p w14:paraId="3F0004B5" w14:textId="77777777" w:rsidR="00A30456" w:rsidRPr="007941B3" w:rsidRDefault="00A30456" w:rsidP="00A30456">
      <w:r w:rsidRPr="007941B3">
        <w:t>}</w:t>
      </w:r>
    </w:p>
    <w:p w14:paraId="7EC17263" w14:textId="77777777" w:rsidR="00A30456" w:rsidRPr="007941B3" w:rsidRDefault="00A30456" w:rsidP="00A30456">
      <w:pPr>
        <w:pStyle w:val="4"/>
      </w:pPr>
      <w:r w:rsidRPr="007941B3">
        <w:t xml:space="preserve">2. </w:t>
      </w:r>
      <w:r w:rsidRPr="007941B3">
        <w:rPr>
          <w:rFonts w:ascii="Times New Roman" w:hAnsi="Times New Roman" w:cs="Times New Roman"/>
        </w:rPr>
        <w:t>​</w:t>
      </w:r>
      <w:r w:rsidRPr="007941B3">
        <w:t>超时机制替代方案</w:t>
      </w:r>
      <w:r w:rsidRPr="007941B3">
        <w:rPr>
          <w:rFonts w:ascii="Times New Roman" w:hAnsi="Times New Roman" w:cs="Times New Roman"/>
        </w:rPr>
        <w:t>​</w:t>
      </w:r>
    </w:p>
    <w:p w14:paraId="5E4E299D" w14:textId="77777777" w:rsidR="00A30456" w:rsidRPr="007941B3" w:rsidRDefault="00A30456" w:rsidP="00A30456">
      <w:r w:rsidRPr="007941B3">
        <w:t>// 使用超时而不是完全禁用</w:t>
      </w:r>
    </w:p>
    <w:p w14:paraId="779F4A5E" w14:textId="77777777" w:rsidR="00A30456" w:rsidRPr="007941B3" w:rsidRDefault="00A30456" w:rsidP="00A30456">
      <w:r w:rsidRPr="007941B3">
        <w:t xml:space="preserve">void </w:t>
      </w:r>
      <w:proofErr w:type="spellStart"/>
      <w:r w:rsidRPr="007941B3">
        <w:t>TimeoutBased_Approach</w:t>
      </w:r>
      <w:proofErr w:type="spellEnd"/>
      <w:r w:rsidRPr="007941B3">
        <w:t>(void)</w:t>
      </w:r>
    </w:p>
    <w:p w14:paraId="34F4EC4A" w14:textId="77777777" w:rsidR="00A30456" w:rsidRPr="007941B3" w:rsidRDefault="00A30456" w:rsidP="00A30456">
      <w:r w:rsidRPr="007941B3">
        <w:t>{</w:t>
      </w:r>
    </w:p>
    <w:p w14:paraId="33199B57" w14:textId="77777777" w:rsidR="00A30456" w:rsidRPr="007941B3" w:rsidRDefault="00A30456" w:rsidP="00A30456">
      <w:r w:rsidRPr="007941B3">
        <w:lastRenderedPageBreak/>
        <w:t xml:space="preserve">    uint32_t timeout = 5000; // 5秒超时</w:t>
      </w:r>
    </w:p>
    <w:p w14:paraId="786924E1" w14:textId="77777777" w:rsidR="00A30456" w:rsidRPr="007941B3" w:rsidRDefault="00A30456" w:rsidP="00A30456">
      <w:r w:rsidRPr="007941B3">
        <w:t xml:space="preserve">    uint32_t </w:t>
      </w:r>
      <w:proofErr w:type="spellStart"/>
      <w:r w:rsidRPr="007941B3">
        <w:t>startTime</w:t>
      </w:r>
      <w:proofErr w:type="spellEnd"/>
      <w:r w:rsidRPr="007941B3">
        <w:t xml:space="preserve"> = </w:t>
      </w:r>
      <w:proofErr w:type="spellStart"/>
      <w:r w:rsidRPr="007941B3">
        <w:t>HAL_</w:t>
      </w:r>
      <w:proofErr w:type="gramStart"/>
      <w:r w:rsidRPr="007941B3">
        <w:t>GetTick</w:t>
      </w:r>
      <w:proofErr w:type="spellEnd"/>
      <w:r w:rsidRPr="007941B3">
        <w:t>(</w:t>
      </w:r>
      <w:proofErr w:type="gramEnd"/>
      <w:r w:rsidRPr="007941B3">
        <w:t>);</w:t>
      </w:r>
    </w:p>
    <w:p w14:paraId="74B8C87E" w14:textId="77777777" w:rsidR="00A30456" w:rsidRPr="007941B3" w:rsidRDefault="00A30456" w:rsidP="00A30456">
      <w:r w:rsidRPr="007941B3">
        <w:t xml:space="preserve">    </w:t>
      </w:r>
    </w:p>
    <w:p w14:paraId="6FF0743E" w14:textId="77777777" w:rsidR="00A30456" w:rsidRPr="007941B3" w:rsidRDefault="00A30456" w:rsidP="00A30456">
      <w:r w:rsidRPr="007941B3">
        <w:t xml:space="preserve">    // 不是禁用看门狗，而是使用短超时</w:t>
      </w:r>
    </w:p>
    <w:p w14:paraId="76A87312" w14:textId="77777777" w:rsidR="00A30456" w:rsidRPr="007941B3" w:rsidRDefault="00A30456" w:rsidP="00A30456">
      <w:r w:rsidRPr="007941B3">
        <w:t xml:space="preserve">    </w:t>
      </w:r>
      <w:proofErr w:type="spellStart"/>
      <w:r w:rsidRPr="007941B3">
        <w:t>WWDG_SetWindowValue</w:t>
      </w:r>
      <w:proofErr w:type="spellEnd"/>
      <w:r w:rsidRPr="007941B3">
        <w:t>(0x7F); // 最大窗口</w:t>
      </w:r>
    </w:p>
    <w:p w14:paraId="37535FD1" w14:textId="77777777" w:rsidR="00A30456" w:rsidRPr="007941B3" w:rsidRDefault="00A30456" w:rsidP="00A30456">
      <w:r w:rsidRPr="007941B3">
        <w:t xml:space="preserve">    </w:t>
      </w:r>
      <w:proofErr w:type="spellStart"/>
      <w:r w:rsidRPr="007941B3">
        <w:t>WWDG_Enable</w:t>
      </w:r>
      <w:proofErr w:type="spellEnd"/>
      <w:r w:rsidRPr="007941B3">
        <w:t>(0x7F);         // 最短超时</w:t>
      </w:r>
    </w:p>
    <w:p w14:paraId="148FAC85" w14:textId="77777777" w:rsidR="00A30456" w:rsidRPr="007941B3" w:rsidRDefault="00A30456" w:rsidP="00A30456">
      <w:r w:rsidRPr="007941B3">
        <w:t xml:space="preserve">    </w:t>
      </w:r>
    </w:p>
    <w:p w14:paraId="66DA2AC1" w14:textId="77777777" w:rsidR="00A30456" w:rsidRPr="007941B3" w:rsidRDefault="00A30456" w:rsidP="00A30456">
      <w:r w:rsidRPr="007941B3">
        <w:t xml:space="preserve">    while (</w:t>
      </w:r>
      <w:proofErr w:type="spellStart"/>
      <w:proofErr w:type="gramStart"/>
      <w:r w:rsidRPr="007941B3">
        <w:t>ComplexOperation</w:t>
      </w:r>
      <w:proofErr w:type="spellEnd"/>
      <w:r w:rsidRPr="007941B3">
        <w:t>() !</w:t>
      </w:r>
      <w:proofErr w:type="gramEnd"/>
      <w:r w:rsidRPr="007941B3">
        <w:t xml:space="preserve">= </w:t>
      </w:r>
      <w:proofErr w:type="gramStart"/>
      <w:r w:rsidRPr="007941B3">
        <w:t>DONE) {</w:t>
      </w:r>
      <w:proofErr w:type="gramEnd"/>
    </w:p>
    <w:p w14:paraId="5AA7100B" w14:textId="77777777" w:rsidR="00A30456" w:rsidRPr="007941B3" w:rsidRDefault="00A30456" w:rsidP="00A30456">
      <w:r w:rsidRPr="007941B3">
        <w:t xml:space="preserve">        // 定期喂狗</w:t>
      </w:r>
    </w:p>
    <w:p w14:paraId="561F5F58" w14:textId="77777777" w:rsidR="00A30456" w:rsidRPr="007941B3" w:rsidRDefault="00A30456" w:rsidP="00A30456">
      <w:r w:rsidRPr="007941B3">
        <w:t xml:space="preserve">        </w:t>
      </w:r>
      <w:proofErr w:type="spellStart"/>
      <w:r w:rsidRPr="007941B3">
        <w:t>WWDG_SetCounter</w:t>
      </w:r>
      <w:proofErr w:type="spellEnd"/>
      <w:r w:rsidRPr="007941B3">
        <w:t>(0x7F);</w:t>
      </w:r>
    </w:p>
    <w:p w14:paraId="0C999BA6" w14:textId="77777777" w:rsidR="00A30456" w:rsidRPr="007941B3" w:rsidRDefault="00A30456" w:rsidP="00A30456">
      <w:r w:rsidRPr="007941B3">
        <w:t xml:space="preserve">        </w:t>
      </w:r>
    </w:p>
    <w:p w14:paraId="7BF4D943" w14:textId="77777777" w:rsidR="00A30456" w:rsidRPr="007941B3" w:rsidRDefault="00A30456" w:rsidP="00A30456">
      <w:r w:rsidRPr="007941B3">
        <w:t xml:space="preserve">        // 检查超时</w:t>
      </w:r>
    </w:p>
    <w:p w14:paraId="7B3FD4C0" w14:textId="77777777" w:rsidR="00A30456" w:rsidRPr="007941B3" w:rsidRDefault="00A30456" w:rsidP="00A30456">
      <w:r w:rsidRPr="007941B3">
        <w:t xml:space="preserve">        if (</w:t>
      </w:r>
      <w:proofErr w:type="spellStart"/>
      <w:r w:rsidRPr="007941B3">
        <w:t>HAL_</w:t>
      </w:r>
      <w:proofErr w:type="gramStart"/>
      <w:r w:rsidRPr="007941B3">
        <w:t>GetTick</w:t>
      </w:r>
      <w:proofErr w:type="spellEnd"/>
      <w:r w:rsidRPr="007941B3">
        <w:t>(</w:t>
      </w:r>
      <w:proofErr w:type="gramEnd"/>
      <w:r w:rsidRPr="007941B3">
        <w:t xml:space="preserve">) - </w:t>
      </w:r>
      <w:proofErr w:type="spellStart"/>
      <w:r w:rsidRPr="007941B3">
        <w:t>startTime</w:t>
      </w:r>
      <w:proofErr w:type="spellEnd"/>
      <w:r w:rsidRPr="007941B3">
        <w:t xml:space="preserve"> &gt; </w:t>
      </w:r>
      <w:proofErr w:type="gramStart"/>
      <w:r w:rsidRPr="007941B3">
        <w:t>timeout) {</w:t>
      </w:r>
      <w:proofErr w:type="gramEnd"/>
    </w:p>
    <w:p w14:paraId="5AD1BBDD" w14:textId="77777777" w:rsidR="00A30456" w:rsidRPr="007941B3" w:rsidRDefault="00A30456" w:rsidP="00A30456">
      <w:r w:rsidRPr="007941B3">
        <w:t xml:space="preserve">            </w:t>
      </w:r>
      <w:proofErr w:type="spellStart"/>
      <w:proofErr w:type="gramStart"/>
      <w:r w:rsidRPr="007941B3">
        <w:t>printf</w:t>
      </w:r>
      <w:proofErr w:type="spellEnd"/>
      <w:r w:rsidRPr="007941B3">
        <w:t>(</w:t>
      </w:r>
      <w:proofErr w:type="gramEnd"/>
      <w:r w:rsidRPr="007941B3">
        <w:t>"Operation timeout, aborting\n");</w:t>
      </w:r>
    </w:p>
    <w:p w14:paraId="3B20FFB4" w14:textId="77777777" w:rsidR="00A30456" w:rsidRPr="007941B3" w:rsidRDefault="00A30456" w:rsidP="00A30456">
      <w:r w:rsidRPr="007941B3">
        <w:t xml:space="preserve">            break;</w:t>
      </w:r>
    </w:p>
    <w:p w14:paraId="7BFE5DE0" w14:textId="77777777" w:rsidR="00A30456" w:rsidRPr="007941B3" w:rsidRDefault="00A30456" w:rsidP="00A30456">
      <w:r w:rsidRPr="007941B3">
        <w:t xml:space="preserve">        }</w:t>
      </w:r>
    </w:p>
    <w:p w14:paraId="68645122" w14:textId="77777777" w:rsidR="00A30456" w:rsidRPr="007941B3" w:rsidRDefault="00A30456" w:rsidP="00A30456">
      <w:r w:rsidRPr="007941B3">
        <w:t xml:space="preserve">    }</w:t>
      </w:r>
    </w:p>
    <w:p w14:paraId="6B8981CE" w14:textId="77777777" w:rsidR="00A30456" w:rsidRPr="007941B3" w:rsidRDefault="00A30456" w:rsidP="00A30456">
      <w:r w:rsidRPr="007941B3">
        <w:t xml:space="preserve">    </w:t>
      </w:r>
    </w:p>
    <w:p w14:paraId="1545B0BA" w14:textId="77777777" w:rsidR="00A30456" w:rsidRPr="007941B3" w:rsidRDefault="00A30456" w:rsidP="00A30456">
      <w:r w:rsidRPr="007941B3">
        <w:t xml:space="preserve">    // 恢复正常看门狗设置</w:t>
      </w:r>
    </w:p>
    <w:p w14:paraId="2D9990D6" w14:textId="77777777" w:rsidR="00A30456" w:rsidRPr="007941B3" w:rsidRDefault="00A30456" w:rsidP="00A30456">
      <w:r w:rsidRPr="007941B3">
        <w:t xml:space="preserve">    </w:t>
      </w:r>
      <w:proofErr w:type="spellStart"/>
      <w:r w:rsidRPr="007941B3">
        <w:t>WWDG_</w:t>
      </w:r>
      <w:proofErr w:type="gramStart"/>
      <w:r w:rsidRPr="007941B3">
        <w:t>SetWindowValue</w:t>
      </w:r>
      <w:proofErr w:type="spellEnd"/>
      <w:r w:rsidRPr="007941B3">
        <w:t>(</w:t>
      </w:r>
      <w:proofErr w:type="gramEnd"/>
      <w:r w:rsidRPr="007941B3">
        <w:t>NORMAL_WINDOW);</w:t>
      </w:r>
    </w:p>
    <w:p w14:paraId="77561D3B" w14:textId="77777777" w:rsidR="00A30456" w:rsidRPr="007941B3" w:rsidRDefault="00A30456" w:rsidP="00A30456">
      <w:r w:rsidRPr="007941B3">
        <w:t>}</w:t>
      </w:r>
    </w:p>
    <w:p w14:paraId="3DAC692E" w14:textId="77777777" w:rsidR="00A30456" w:rsidRPr="007941B3" w:rsidRDefault="00A30456" w:rsidP="00A30456">
      <w:pPr>
        <w:pStyle w:val="3"/>
      </w:pPr>
      <w:r w:rsidRPr="007941B3">
        <w:t>总结</w:t>
      </w:r>
    </w:p>
    <w:p w14:paraId="1A4BD039" w14:textId="77777777" w:rsidR="00A30456" w:rsidRPr="007941B3" w:rsidRDefault="00A30456" w:rsidP="00A30456">
      <w:r w:rsidRPr="007941B3">
        <w:rPr>
          <w:rFonts w:ascii="Times New Roman" w:hAnsi="Times New Roman" w:cs="Times New Roman"/>
        </w:rPr>
        <w:t>​</w:t>
      </w:r>
      <w:proofErr w:type="spellStart"/>
      <w:r w:rsidRPr="007941B3">
        <w:rPr>
          <w:b/>
          <w:bCs/>
        </w:rPr>
        <w:t>WWDG_DeInit</w:t>
      </w:r>
      <w:proofErr w:type="spellEnd"/>
      <w:r w:rsidRPr="007941B3">
        <w:rPr>
          <w:b/>
          <w:bCs/>
        </w:rPr>
        <w:t>()函数用于完全禁用窗口看门狗，但应该谨慎使用：</w:t>
      </w:r>
      <w:r w:rsidRPr="007941B3">
        <w:rPr>
          <w:rFonts w:ascii="Times New Roman" w:hAnsi="Times New Roman" w:cs="Times New Roman"/>
          <w:b/>
          <w:bCs/>
        </w:rPr>
        <w:t>​</w:t>
      </w:r>
      <w:r w:rsidRPr="007941B3">
        <w:rPr>
          <w:rFonts w:ascii="Times New Roman" w:hAnsi="Times New Roman" w:cs="Times New Roman"/>
        </w:rPr>
        <w:t>​</w:t>
      </w:r>
    </w:p>
    <w:p w14:paraId="697FCB42" w14:textId="77777777" w:rsidR="00A30456" w:rsidRPr="007941B3" w:rsidRDefault="00A30456" w:rsidP="00A30456">
      <w:pPr>
        <w:pStyle w:val="3"/>
      </w:pPr>
      <w:r w:rsidRPr="007941B3">
        <w:rPr>
          <w:rFonts w:ascii="Segoe UI Emoji" w:hAnsi="Segoe UI Emoji" w:cs="Segoe UI Emoji"/>
        </w:rPr>
        <w:t>✅</w:t>
      </w:r>
      <w:r w:rsidRPr="007941B3">
        <w:t xml:space="preserve"> </w:t>
      </w:r>
      <w:r w:rsidRPr="007941B3">
        <w:rPr>
          <w:rFonts w:ascii="Times New Roman" w:hAnsi="Times New Roman" w:cs="Times New Roman"/>
        </w:rPr>
        <w:t>​</w:t>
      </w:r>
      <w:r w:rsidRPr="007941B3">
        <w:rPr>
          <w:b/>
          <w:bCs/>
        </w:rPr>
        <w:t>适用场景</w:t>
      </w:r>
      <w:r w:rsidRPr="007941B3">
        <w:rPr>
          <w:rFonts w:ascii="Times New Roman" w:hAnsi="Times New Roman" w:cs="Times New Roman"/>
        </w:rPr>
        <w:t>​</w:t>
      </w:r>
      <w:r w:rsidRPr="007941B3">
        <w:t>：</w:t>
      </w:r>
    </w:p>
    <w:p w14:paraId="66A597CA" w14:textId="77777777" w:rsidR="00A30456" w:rsidRPr="007941B3" w:rsidRDefault="00A30456">
      <w:pPr>
        <w:numPr>
          <w:ilvl w:val="0"/>
          <w:numId w:val="346"/>
        </w:numPr>
      </w:pPr>
      <w:r w:rsidRPr="007941B3">
        <w:t>调试和开发阶段</w:t>
      </w:r>
    </w:p>
    <w:p w14:paraId="79BD010A" w14:textId="77777777" w:rsidR="00A30456" w:rsidRPr="007941B3" w:rsidRDefault="00A30456">
      <w:pPr>
        <w:numPr>
          <w:ilvl w:val="0"/>
          <w:numId w:val="346"/>
        </w:numPr>
      </w:pPr>
      <w:r w:rsidRPr="007941B3">
        <w:t>固件升级过程</w:t>
      </w:r>
    </w:p>
    <w:p w14:paraId="62DDC29C" w14:textId="77777777" w:rsidR="00A30456" w:rsidRPr="007941B3" w:rsidRDefault="00A30456">
      <w:pPr>
        <w:numPr>
          <w:ilvl w:val="0"/>
          <w:numId w:val="346"/>
        </w:numPr>
      </w:pPr>
      <w:r w:rsidRPr="007941B3">
        <w:lastRenderedPageBreak/>
        <w:t>低功耗模式切换</w:t>
      </w:r>
    </w:p>
    <w:p w14:paraId="707FBCC0" w14:textId="77777777" w:rsidR="00A30456" w:rsidRPr="007941B3" w:rsidRDefault="00A30456">
      <w:pPr>
        <w:numPr>
          <w:ilvl w:val="0"/>
          <w:numId w:val="346"/>
        </w:numPr>
      </w:pPr>
      <w:r w:rsidRPr="007941B3">
        <w:t>系统配置更改</w:t>
      </w:r>
    </w:p>
    <w:p w14:paraId="6F790909" w14:textId="77777777" w:rsidR="00A30456" w:rsidRPr="007941B3" w:rsidRDefault="00A30456" w:rsidP="00A30456">
      <w:pPr>
        <w:pStyle w:val="3"/>
      </w:pPr>
      <w:r w:rsidRPr="007941B3">
        <w:rPr>
          <w:rFonts w:ascii="Segoe UI Emoji" w:hAnsi="Segoe UI Emoji" w:cs="Segoe UI Emoji"/>
        </w:rPr>
        <w:t>❌</w:t>
      </w:r>
      <w:r w:rsidRPr="007941B3">
        <w:t xml:space="preserve"> </w:t>
      </w:r>
      <w:r w:rsidRPr="007941B3">
        <w:rPr>
          <w:rFonts w:ascii="Times New Roman" w:hAnsi="Times New Roman" w:cs="Times New Roman"/>
        </w:rPr>
        <w:t>​</w:t>
      </w:r>
      <w:r w:rsidRPr="007941B3">
        <w:rPr>
          <w:b/>
          <w:bCs/>
        </w:rPr>
        <w:t>避免使用</w:t>
      </w:r>
      <w:r w:rsidRPr="007941B3">
        <w:rPr>
          <w:rFonts w:ascii="Times New Roman" w:hAnsi="Times New Roman" w:cs="Times New Roman"/>
        </w:rPr>
        <w:t>​</w:t>
      </w:r>
      <w:r w:rsidRPr="007941B3">
        <w:t>：</w:t>
      </w:r>
    </w:p>
    <w:p w14:paraId="115C7EB5" w14:textId="77777777" w:rsidR="00A30456" w:rsidRPr="007941B3" w:rsidRDefault="00A30456">
      <w:pPr>
        <w:numPr>
          <w:ilvl w:val="0"/>
          <w:numId w:val="347"/>
        </w:numPr>
      </w:pPr>
      <w:r w:rsidRPr="007941B3">
        <w:t>正常运行的最终产品</w:t>
      </w:r>
    </w:p>
    <w:p w14:paraId="2475908A" w14:textId="77777777" w:rsidR="00A30456" w:rsidRPr="007941B3" w:rsidRDefault="00A30456">
      <w:pPr>
        <w:numPr>
          <w:ilvl w:val="0"/>
          <w:numId w:val="347"/>
        </w:numPr>
      </w:pPr>
      <w:r w:rsidRPr="007941B3">
        <w:t>安全关键应用</w:t>
      </w:r>
    </w:p>
    <w:p w14:paraId="4D36CD1B" w14:textId="77777777" w:rsidR="00A30456" w:rsidRPr="007941B3" w:rsidRDefault="00A30456">
      <w:pPr>
        <w:numPr>
          <w:ilvl w:val="0"/>
          <w:numId w:val="347"/>
        </w:numPr>
      </w:pPr>
      <w:r w:rsidRPr="007941B3">
        <w:t>可能影响系统可靠性的情况</w:t>
      </w:r>
    </w:p>
    <w:p w14:paraId="4A676FE1" w14:textId="77777777" w:rsidR="00A30456" w:rsidRPr="007941B3" w:rsidRDefault="00A30456" w:rsidP="00A30456">
      <w:r w:rsidRPr="007941B3">
        <w:t>在大多数生产环境中，建议使用超时机制或其他方法而不是完全禁用看门狗，以保持系统的安全性和可靠性。</w:t>
      </w:r>
    </w:p>
    <w:p w14:paraId="7D3BFA3A" w14:textId="77777777" w:rsidR="00A30456" w:rsidRPr="006045E9" w:rsidRDefault="00A30456" w:rsidP="00A30456"/>
    <w:p w14:paraId="00FB8E11" w14:textId="77777777" w:rsidR="00A30456" w:rsidRDefault="00A30456" w:rsidP="00A30456">
      <w:pPr>
        <w:pStyle w:val="2"/>
      </w:pPr>
      <w:proofErr w:type="spellStart"/>
      <w:r w:rsidRPr="009B76F6">
        <w:t>WWDG_SetPrescaler</w:t>
      </w:r>
      <w:proofErr w:type="spellEnd"/>
      <w:r>
        <w:rPr>
          <w:rFonts w:hint="eastAsia"/>
        </w:rPr>
        <w:t>()</w:t>
      </w:r>
      <w:r>
        <w:br/>
      </w:r>
      <w:r w:rsidRPr="001A04D0">
        <w:rPr>
          <w:b/>
          <w:bCs/>
        </w:rPr>
        <w:t>设置窗口看门狗（WWDG）的预分频器</w:t>
      </w:r>
    </w:p>
    <w:p w14:paraId="4D85D38E" w14:textId="77777777" w:rsidR="00A30456" w:rsidRPr="001A04D0" w:rsidRDefault="00A30456" w:rsidP="00A30456">
      <w:r w:rsidRPr="001A04D0">
        <w:t xml:space="preserve">这个函数 </w:t>
      </w:r>
      <w:proofErr w:type="spellStart"/>
      <w:r w:rsidRPr="001A04D0">
        <w:t>WWDG_SetPrescaler</w:t>
      </w:r>
      <w:proofErr w:type="spellEnd"/>
      <w:r w:rsidRPr="001A04D0">
        <w:t xml:space="preserve">(uint32_t </w:t>
      </w:r>
      <w:proofErr w:type="spellStart"/>
      <w:r w:rsidRPr="001A04D0">
        <w:t>WWDG_Prescaler</w:t>
      </w:r>
      <w:proofErr w:type="spellEnd"/>
      <w:r w:rsidRPr="001A04D0">
        <w:t>)用于</w:t>
      </w:r>
      <w:r w:rsidRPr="001A04D0">
        <w:rPr>
          <w:b/>
          <w:bCs/>
        </w:rPr>
        <w:t>设置窗口看门狗（WWDG）的预分频器</w:t>
      </w:r>
      <w:r w:rsidRPr="001A04D0">
        <w:t>。让我为您详细解释：</w:t>
      </w:r>
    </w:p>
    <w:p w14:paraId="2211BCF7" w14:textId="77777777" w:rsidR="00A30456" w:rsidRPr="001A04D0" w:rsidRDefault="00A30456" w:rsidP="00A30456">
      <w:pPr>
        <w:pStyle w:val="3"/>
      </w:pPr>
      <w:r w:rsidRPr="001A04D0">
        <w:t>函数功能</w:t>
      </w:r>
    </w:p>
    <w:p w14:paraId="1D8B0E86" w14:textId="77777777" w:rsidR="00A30456" w:rsidRPr="001A04D0" w:rsidRDefault="00A30456" w:rsidP="00A30456">
      <w:r w:rsidRPr="001A04D0">
        <w:rPr>
          <w:rFonts w:ascii="Times New Roman" w:hAnsi="Times New Roman" w:cs="Times New Roman"/>
        </w:rPr>
        <w:t>​</w:t>
      </w:r>
      <w:r w:rsidRPr="001A04D0">
        <w:rPr>
          <w:b/>
          <w:bCs/>
        </w:rPr>
        <w:t>设置 WWDG 的时钟预分频系数</w:t>
      </w:r>
      <w:r w:rsidRPr="001A04D0">
        <w:t>，用于调整看门狗的计数频率和超时时间。</w:t>
      </w:r>
    </w:p>
    <w:p w14:paraId="7AB8E665" w14:textId="77777777" w:rsidR="00A30456" w:rsidRPr="001A04D0" w:rsidRDefault="00A30456" w:rsidP="00A30456">
      <w:pPr>
        <w:pStyle w:val="3"/>
      </w:pPr>
      <w:r w:rsidRPr="001A04D0">
        <w:t>函数原型</w:t>
      </w:r>
    </w:p>
    <w:p w14:paraId="226BA7FB" w14:textId="77777777" w:rsidR="00A30456" w:rsidRPr="001A04D0" w:rsidRDefault="00A30456" w:rsidP="00A30456">
      <w:r w:rsidRPr="001A04D0">
        <w:t xml:space="preserve">void </w:t>
      </w:r>
      <w:proofErr w:type="spellStart"/>
      <w:r w:rsidRPr="001A04D0">
        <w:t>WWDG_</w:t>
      </w:r>
      <w:proofErr w:type="gramStart"/>
      <w:r w:rsidRPr="001A04D0">
        <w:t>SetPrescaler</w:t>
      </w:r>
      <w:proofErr w:type="spellEnd"/>
      <w:r w:rsidRPr="001A04D0">
        <w:t>(</w:t>
      </w:r>
      <w:proofErr w:type="gramEnd"/>
      <w:r w:rsidRPr="001A04D0">
        <w:t xml:space="preserve">uint32_t </w:t>
      </w:r>
      <w:proofErr w:type="spellStart"/>
      <w:r w:rsidRPr="001A04D0">
        <w:t>WWDG_Prescaler</w:t>
      </w:r>
      <w:proofErr w:type="spellEnd"/>
      <w:r w:rsidRPr="001A04D0">
        <w:t>);</w:t>
      </w:r>
    </w:p>
    <w:p w14:paraId="17180241" w14:textId="77777777" w:rsidR="00A30456" w:rsidRPr="001A04D0" w:rsidRDefault="00A30456" w:rsidP="00A30456">
      <w:pPr>
        <w:pStyle w:val="3"/>
      </w:pPr>
      <w:r w:rsidRPr="001A04D0">
        <w:t>参数说明</w:t>
      </w:r>
    </w:p>
    <w:p w14:paraId="0F1B48B0" w14:textId="77777777" w:rsidR="00A30456" w:rsidRPr="001A04D0" w:rsidRDefault="00A30456">
      <w:pPr>
        <w:numPr>
          <w:ilvl w:val="0"/>
          <w:numId w:val="348"/>
        </w:numPr>
      </w:pPr>
      <w:proofErr w:type="spellStart"/>
      <w:r w:rsidRPr="001A04D0">
        <w:t>WWDG_Prescaler</w:t>
      </w:r>
      <w:proofErr w:type="spellEnd"/>
      <w:r w:rsidRPr="001A04D0">
        <w:t>：预分频系数，可以是以下值：</w:t>
      </w:r>
    </w:p>
    <w:p w14:paraId="24C04FF2" w14:textId="77777777" w:rsidR="00A30456" w:rsidRPr="001A04D0" w:rsidRDefault="00A30456">
      <w:pPr>
        <w:numPr>
          <w:ilvl w:val="1"/>
          <w:numId w:val="348"/>
        </w:numPr>
      </w:pPr>
      <w:r w:rsidRPr="001A04D0">
        <w:t>WWDG_Prescaler_1- 1 分频</w:t>
      </w:r>
    </w:p>
    <w:p w14:paraId="00C7BFC0" w14:textId="77777777" w:rsidR="00A30456" w:rsidRPr="001A04D0" w:rsidRDefault="00A30456">
      <w:pPr>
        <w:numPr>
          <w:ilvl w:val="1"/>
          <w:numId w:val="348"/>
        </w:numPr>
      </w:pPr>
      <w:r w:rsidRPr="001A04D0">
        <w:t>WWDG_Prescaler_2- 2 分频</w:t>
      </w:r>
    </w:p>
    <w:p w14:paraId="0A13CB25" w14:textId="77777777" w:rsidR="00A30456" w:rsidRPr="001A04D0" w:rsidRDefault="00A30456">
      <w:pPr>
        <w:numPr>
          <w:ilvl w:val="1"/>
          <w:numId w:val="348"/>
        </w:numPr>
      </w:pPr>
      <w:r w:rsidRPr="001A04D0">
        <w:t>WWDG_Prescaler_4- 4 分频</w:t>
      </w:r>
    </w:p>
    <w:p w14:paraId="34650C3B" w14:textId="77777777" w:rsidR="00A30456" w:rsidRPr="001A04D0" w:rsidRDefault="00A30456">
      <w:pPr>
        <w:numPr>
          <w:ilvl w:val="1"/>
          <w:numId w:val="348"/>
        </w:numPr>
      </w:pPr>
      <w:r w:rsidRPr="001A04D0">
        <w:t>WWDG_Prescaler_8- 8 分频</w:t>
      </w:r>
    </w:p>
    <w:p w14:paraId="239304D8" w14:textId="77777777" w:rsidR="00A30456" w:rsidRPr="001A04D0" w:rsidRDefault="00A30456" w:rsidP="00A30456">
      <w:pPr>
        <w:pStyle w:val="3"/>
      </w:pPr>
      <w:r w:rsidRPr="001A04D0">
        <w:t>工作原理</w:t>
      </w:r>
    </w:p>
    <w:p w14:paraId="5A2DA6A6" w14:textId="77777777" w:rsidR="00A30456" w:rsidRPr="001A04D0" w:rsidRDefault="00A30456" w:rsidP="00A30456">
      <w:r w:rsidRPr="001A04D0">
        <w:t>这个函数设置 WWDG 配置寄存器（WWDG_CFR）中的</w:t>
      </w:r>
      <w:r w:rsidRPr="001A04D0">
        <w:rPr>
          <w:color w:val="EE0000"/>
        </w:rPr>
        <w:t>预分频位</w:t>
      </w:r>
      <w:r w:rsidRPr="001A04D0">
        <w:t>：</w:t>
      </w:r>
    </w:p>
    <w:p w14:paraId="245F1E23" w14:textId="77777777" w:rsidR="00A30456" w:rsidRPr="001A04D0" w:rsidRDefault="00A30456" w:rsidP="00A30456">
      <w:r w:rsidRPr="001A04D0">
        <w:lastRenderedPageBreak/>
        <w:t xml:space="preserve">void </w:t>
      </w:r>
      <w:proofErr w:type="spellStart"/>
      <w:r w:rsidRPr="001A04D0">
        <w:t>WWDG_</w:t>
      </w:r>
      <w:proofErr w:type="gramStart"/>
      <w:r w:rsidRPr="001A04D0">
        <w:t>SetPrescaler</w:t>
      </w:r>
      <w:proofErr w:type="spellEnd"/>
      <w:r w:rsidRPr="001A04D0">
        <w:t>(</w:t>
      </w:r>
      <w:proofErr w:type="gramEnd"/>
      <w:r w:rsidRPr="001A04D0">
        <w:t xml:space="preserve">uint32_t </w:t>
      </w:r>
      <w:proofErr w:type="spellStart"/>
      <w:r w:rsidRPr="001A04D0">
        <w:t>WWDG_Prescaler</w:t>
      </w:r>
      <w:proofErr w:type="spellEnd"/>
      <w:r w:rsidRPr="001A04D0">
        <w:t>)</w:t>
      </w:r>
    </w:p>
    <w:p w14:paraId="7013EF31" w14:textId="77777777" w:rsidR="00A30456" w:rsidRPr="001A04D0" w:rsidRDefault="00A30456" w:rsidP="00A30456">
      <w:r w:rsidRPr="001A04D0">
        <w:t>{</w:t>
      </w:r>
    </w:p>
    <w:p w14:paraId="47CC19C5" w14:textId="77777777" w:rsidR="00A30456" w:rsidRPr="001A04D0" w:rsidRDefault="00A30456" w:rsidP="00A30456">
      <w:r w:rsidRPr="001A04D0">
        <w:t xml:space="preserve">    uint32_t </w:t>
      </w:r>
      <w:proofErr w:type="spellStart"/>
      <w:r w:rsidRPr="001A04D0">
        <w:t>tmpreg</w:t>
      </w:r>
      <w:proofErr w:type="spellEnd"/>
      <w:r w:rsidRPr="001A04D0">
        <w:t xml:space="preserve"> = 0;</w:t>
      </w:r>
    </w:p>
    <w:p w14:paraId="7C0574DA" w14:textId="77777777" w:rsidR="00A30456" w:rsidRPr="001A04D0" w:rsidRDefault="00A30456" w:rsidP="00A30456">
      <w:r w:rsidRPr="001A04D0">
        <w:t xml:space="preserve">    </w:t>
      </w:r>
    </w:p>
    <w:p w14:paraId="7860CAAD" w14:textId="77777777" w:rsidR="00A30456" w:rsidRPr="001A04D0" w:rsidRDefault="00A30456" w:rsidP="00A30456">
      <w:r w:rsidRPr="001A04D0">
        <w:t xml:space="preserve">    // 读取当前配置</w:t>
      </w:r>
    </w:p>
    <w:p w14:paraId="344C35E0" w14:textId="77777777" w:rsidR="00A30456" w:rsidRPr="001A04D0" w:rsidRDefault="00A30456" w:rsidP="00A30456">
      <w:r w:rsidRPr="001A04D0">
        <w:t xml:space="preserve">    </w:t>
      </w:r>
      <w:proofErr w:type="spellStart"/>
      <w:r w:rsidRPr="001A04D0">
        <w:t>tmpreg</w:t>
      </w:r>
      <w:proofErr w:type="spellEnd"/>
      <w:r w:rsidRPr="001A04D0">
        <w:t xml:space="preserve"> = WWDG-&gt;CFR;</w:t>
      </w:r>
    </w:p>
    <w:p w14:paraId="6ABBA2EC" w14:textId="77777777" w:rsidR="00A30456" w:rsidRPr="001A04D0" w:rsidRDefault="00A30456" w:rsidP="00A30456">
      <w:r w:rsidRPr="001A04D0">
        <w:t xml:space="preserve">    </w:t>
      </w:r>
    </w:p>
    <w:p w14:paraId="3B661BB0" w14:textId="77777777" w:rsidR="00A30456" w:rsidRPr="001A04D0" w:rsidRDefault="00A30456" w:rsidP="00A30456">
      <w:r w:rsidRPr="001A04D0">
        <w:t xml:space="preserve">    // 清除原来的预分频位</w:t>
      </w:r>
    </w:p>
    <w:p w14:paraId="5741149D" w14:textId="77777777" w:rsidR="00A30456" w:rsidRPr="001A04D0" w:rsidRDefault="00A30456" w:rsidP="00A30456">
      <w:r w:rsidRPr="001A04D0">
        <w:t xml:space="preserve">    </w:t>
      </w:r>
      <w:proofErr w:type="spellStart"/>
      <w:r w:rsidRPr="001A04D0">
        <w:t>tmpreg</w:t>
      </w:r>
      <w:proofErr w:type="spellEnd"/>
      <w:r w:rsidRPr="001A04D0">
        <w:t xml:space="preserve"> &amp;= ~WWDG_CFR_WDGTB;</w:t>
      </w:r>
    </w:p>
    <w:p w14:paraId="76C0B787" w14:textId="77777777" w:rsidR="00A30456" w:rsidRPr="001A04D0" w:rsidRDefault="00A30456" w:rsidP="00A30456">
      <w:r w:rsidRPr="001A04D0">
        <w:t xml:space="preserve">    </w:t>
      </w:r>
    </w:p>
    <w:p w14:paraId="5A4DB6D8" w14:textId="77777777" w:rsidR="00A30456" w:rsidRPr="001A04D0" w:rsidRDefault="00A30456" w:rsidP="00A30456">
      <w:r w:rsidRPr="001A04D0">
        <w:t xml:space="preserve">    // 设置新的预分频值</w:t>
      </w:r>
    </w:p>
    <w:p w14:paraId="726C5F99" w14:textId="77777777" w:rsidR="00A30456" w:rsidRPr="001A04D0" w:rsidRDefault="00A30456" w:rsidP="00A30456">
      <w:r w:rsidRPr="001A04D0">
        <w:t xml:space="preserve">    </w:t>
      </w:r>
      <w:proofErr w:type="spellStart"/>
      <w:r w:rsidRPr="001A04D0">
        <w:t>tmpreg</w:t>
      </w:r>
      <w:proofErr w:type="spellEnd"/>
      <w:r w:rsidRPr="001A04D0">
        <w:t xml:space="preserve"> |= </w:t>
      </w:r>
      <w:proofErr w:type="spellStart"/>
      <w:r w:rsidRPr="001A04D0">
        <w:t>WWDG_Prescaler</w:t>
      </w:r>
      <w:proofErr w:type="spellEnd"/>
      <w:r w:rsidRPr="001A04D0">
        <w:t>;</w:t>
      </w:r>
    </w:p>
    <w:p w14:paraId="429C5656" w14:textId="77777777" w:rsidR="00A30456" w:rsidRPr="001A04D0" w:rsidRDefault="00A30456" w:rsidP="00A30456">
      <w:r w:rsidRPr="001A04D0">
        <w:t xml:space="preserve">    </w:t>
      </w:r>
    </w:p>
    <w:p w14:paraId="02A8EE7F" w14:textId="77777777" w:rsidR="00A30456" w:rsidRPr="001A04D0" w:rsidRDefault="00A30456" w:rsidP="00A30456">
      <w:r w:rsidRPr="001A04D0">
        <w:t xml:space="preserve">    // 写回寄存器</w:t>
      </w:r>
    </w:p>
    <w:p w14:paraId="25D23C08" w14:textId="77777777" w:rsidR="00A30456" w:rsidRPr="001A04D0" w:rsidRDefault="00A30456" w:rsidP="00A30456">
      <w:r w:rsidRPr="001A04D0">
        <w:t xml:space="preserve">    WWDG-&gt;CFR = </w:t>
      </w:r>
      <w:proofErr w:type="spellStart"/>
      <w:r w:rsidRPr="001A04D0">
        <w:t>tmpreg</w:t>
      </w:r>
      <w:proofErr w:type="spellEnd"/>
      <w:r w:rsidRPr="001A04D0">
        <w:t>;</w:t>
      </w:r>
    </w:p>
    <w:p w14:paraId="0D55B3BD" w14:textId="77777777" w:rsidR="00A30456" w:rsidRPr="001A04D0" w:rsidRDefault="00A30456" w:rsidP="00A30456">
      <w:r w:rsidRPr="001A04D0">
        <w:t>}</w:t>
      </w:r>
    </w:p>
    <w:p w14:paraId="2BDCFFF3" w14:textId="77777777" w:rsidR="00A30456" w:rsidRPr="001A04D0" w:rsidRDefault="00A30456" w:rsidP="00A30456">
      <w:pPr>
        <w:pStyle w:val="3"/>
      </w:pPr>
      <w:r w:rsidRPr="001A04D0">
        <w:t>超时时间计算</w:t>
      </w:r>
    </w:p>
    <w:p w14:paraId="5853E026" w14:textId="77777777" w:rsidR="00A30456" w:rsidRPr="001A04D0" w:rsidRDefault="00A30456" w:rsidP="00A30456">
      <w:r w:rsidRPr="001A04D0">
        <w:t>WWDG 超时时间计算公式：</w:t>
      </w:r>
    </w:p>
    <w:p w14:paraId="24CAE799" w14:textId="77777777" w:rsidR="00A30456" w:rsidRPr="001A04D0" w:rsidRDefault="00A30456" w:rsidP="00A30456">
      <w:r w:rsidRPr="001A04D0">
        <w:t>超时时间(</w:t>
      </w:r>
      <w:proofErr w:type="spellStart"/>
      <w:r w:rsidRPr="001A04D0">
        <w:t>ms</w:t>
      </w:r>
      <w:proofErr w:type="spellEnd"/>
      <w:r w:rsidRPr="001A04D0">
        <w:t>) = (4096 × 2^WDGTB × (T[5:0] + 1)) / Fpclk1</w:t>
      </w:r>
    </w:p>
    <w:p w14:paraId="1723B19A" w14:textId="77777777" w:rsidR="00A30456" w:rsidRPr="001A04D0" w:rsidRDefault="00A30456" w:rsidP="00A30456">
      <w:r w:rsidRPr="001A04D0">
        <w:t>其中：</w:t>
      </w:r>
    </w:p>
    <w:p w14:paraId="4F610C54" w14:textId="77777777" w:rsidR="00A30456" w:rsidRPr="001A04D0" w:rsidRDefault="00A30456">
      <w:pPr>
        <w:numPr>
          <w:ilvl w:val="0"/>
          <w:numId w:val="349"/>
        </w:numPr>
      </w:pPr>
      <w:r w:rsidRPr="001A04D0">
        <w:rPr>
          <w:rFonts w:ascii="Times New Roman" w:hAnsi="Times New Roman" w:cs="Times New Roman"/>
        </w:rPr>
        <w:t>​</w:t>
      </w:r>
      <w:r w:rsidRPr="001A04D0">
        <w:rPr>
          <w:b/>
          <w:bCs/>
        </w:rPr>
        <w:t>Fpclk1</w:t>
      </w:r>
      <w:r w:rsidRPr="001A04D0">
        <w:rPr>
          <w:rFonts w:ascii="Times New Roman" w:hAnsi="Times New Roman" w:cs="Times New Roman"/>
        </w:rPr>
        <w:t>​</w:t>
      </w:r>
      <w:r w:rsidRPr="001A04D0">
        <w:t>：APB1 总线时钟频率（通常 36MHz）</w:t>
      </w:r>
    </w:p>
    <w:p w14:paraId="5922D2DF" w14:textId="77777777" w:rsidR="00A30456" w:rsidRPr="001A04D0" w:rsidRDefault="00A30456">
      <w:pPr>
        <w:numPr>
          <w:ilvl w:val="0"/>
          <w:numId w:val="349"/>
        </w:numPr>
      </w:pPr>
      <w:r w:rsidRPr="001A04D0">
        <w:rPr>
          <w:rFonts w:ascii="Times New Roman" w:hAnsi="Times New Roman" w:cs="Times New Roman"/>
        </w:rPr>
        <w:t>​</w:t>
      </w:r>
      <w:r w:rsidRPr="001A04D0">
        <w:rPr>
          <w:b/>
          <w:bCs/>
        </w:rPr>
        <w:t>WDGTB</w:t>
      </w:r>
      <w:r w:rsidRPr="001A04D0">
        <w:rPr>
          <w:rFonts w:ascii="Times New Roman" w:hAnsi="Times New Roman" w:cs="Times New Roman"/>
        </w:rPr>
        <w:t>​</w:t>
      </w:r>
      <w:r w:rsidRPr="001A04D0">
        <w:t>：预分频器值（0-3 对应 1/2/4/8 分频）</w:t>
      </w:r>
    </w:p>
    <w:p w14:paraId="2800A57B" w14:textId="77777777" w:rsidR="00A30456" w:rsidRPr="001A04D0" w:rsidRDefault="00A30456">
      <w:pPr>
        <w:numPr>
          <w:ilvl w:val="0"/>
          <w:numId w:val="349"/>
        </w:numPr>
      </w:pPr>
      <w:r w:rsidRPr="001A04D0">
        <w:rPr>
          <w:rFonts w:ascii="Times New Roman" w:hAnsi="Times New Roman" w:cs="Times New Roman"/>
        </w:rPr>
        <w:t>​</w:t>
      </w:r>
      <w:r w:rsidRPr="001A04D0">
        <w:rPr>
          <w:b/>
          <w:bCs/>
        </w:rPr>
        <w:t>T[5:0]</w:t>
      </w:r>
      <w:r w:rsidRPr="001A04D0">
        <w:rPr>
          <w:rFonts w:ascii="Times New Roman" w:hAnsi="Times New Roman" w:cs="Times New Roman"/>
          <w:b/>
          <w:bCs/>
        </w:rPr>
        <w:t>​</w:t>
      </w:r>
      <w:r w:rsidRPr="001A04D0">
        <w:rPr>
          <w:rFonts w:ascii="Times New Roman" w:hAnsi="Times New Roman" w:cs="Times New Roman"/>
        </w:rPr>
        <w:t>​</w:t>
      </w:r>
      <w:r w:rsidRPr="001A04D0">
        <w:t>：计数器值（0x3F-0x40）</w:t>
      </w:r>
    </w:p>
    <w:p w14:paraId="3BD92BD0" w14:textId="77777777" w:rsidR="00A30456" w:rsidRPr="001A04D0" w:rsidRDefault="00A30456" w:rsidP="00A30456">
      <w:pPr>
        <w:pStyle w:val="3"/>
      </w:pPr>
      <w:r w:rsidRPr="001A04D0">
        <w:t>完整示例代码</w:t>
      </w:r>
    </w:p>
    <w:p w14:paraId="15729305" w14:textId="77777777" w:rsidR="00A30456" w:rsidRPr="001A04D0" w:rsidRDefault="00A30456" w:rsidP="00A30456">
      <w:proofErr w:type="gramStart"/>
      <w:r w:rsidRPr="001A04D0">
        <w:t>#include</w:t>
      </w:r>
      <w:proofErr w:type="gramEnd"/>
      <w:r w:rsidRPr="001A04D0">
        <w:t xml:space="preserve"> "stm32f10x.h"</w:t>
      </w:r>
    </w:p>
    <w:p w14:paraId="677EF317" w14:textId="77777777" w:rsidR="00A30456" w:rsidRPr="001A04D0" w:rsidRDefault="00A30456" w:rsidP="00A30456">
      <w:r w:rsidRPr="001A04D0">
        <w:t>#include "stm32f10x_wwdg</w:t>
      </w:r>
      <w:proofErr w:type="gramStart"/>
      <w:r w:rsidRPr="001A04D0">
        <w:t>.h</w:t>
      </w:r>
      <w:proofErr w:type="gramEnd"/>
      <w:r w:rsidRPr="001A04D0">
        <w:t>"</w:t>
      </w:r>
    </w:p>
    <w:p w14:paraId="0C40B61D" w14:textId="77777777" w:rsidR="00A30456" w:rsidRPr="001A04D0" w:rsidRDefault="00A30456" w:rsidP="00A30456"/>
    <w:p w14:paraId="29973A92" w14:textId="77777777" w:rsidR="00A30456" w:rsidRPr="001A04D0" w:rsidRDefault="00A30456" w:rsidP="00A30456">
      <w:r w:rsidRPr="001A04D0">
        <w:t>// 计算 WWDG 超时时间（毫秒）</w:t>
      </w:r>
    </w:p>
    <w:p w14:paraId="29AECA2F" w14:textId="77777777" w:rsidR="00A30456" w:rsidRPr="001A04D0" w:rsidRDefault="00A30456" w:rsidP="00A30456">
      <w:r w:rsidRPr="001A04D0">
        <w:t xml:space="preserve">uint32_t </w:t>
      </w:r>
      <w:proofErr w:type="spellStart"/>
      <w:r w:rsidRPr="001A04D0">
        <w:t>CalculateWWDG_</w:t>
      </w:r>
      <w:proofErr w:type="gramStart"/>
      <w:r w:rsidRPr="001A04D0">
        <w:t>Timeout</w:t>
      </w:r>
      <w:proofErr w:type="spellEnd"/>
      <w:r w:rsidRPr="001A04D0">
        <w:t>(</w:t>
      </w:r>
      <w:proofErr w:type="gramEnd"/>
      <w:r w:rsidRPr="001A04D0">
        <w:t xml:space="preserve">uint32_t </w:t>
      </w:r>
      <w:proofErr w:type="spellStart"/>
      <w:r w:rsidRPr="001A04D0">
        <w:t>prescaler</w:t>
      </w:r>
      <w:proofErr w:type="spellEnd"/>
      <w:r w:rsidRPr="001A04D0">
        <w:t xml:space="preserve">, uint32_t </w:t>
      </w:r>
      <w:proofErr w:type="spellStart"/>
      <w:r w:rsidRPr="001A04D0">
        <w:t>counter_value</w:t>
      </w:r>
      <w:proofErr w:type="spellEnd"/>
      <w:r w:rsidRPr="001A04D0">
        <w:t>)</w:t>
      </w:r>
    </w:p>
    <w:p w14:paraId="318F2A11" w14:textId="77777777" w:rsidR="00A30456" w:rsidRPr="001A04D0" w:rsidRDefault="00A30456" w:rsidP="00A30456">
      <w:r w:rsidRPr="001A04D0">
        <w:t>{</w:t>
      </w:r>
    </w:p>
    <w:p w14:paraId="5C4DA278" w14:textId="77777777" w:rsidR="00A30456" w:rsidRPr="001A04D0" w:rsidRDefault="00A30456" w:rsidP="00A30456">
      <w:r w:rsidRPr="001A04D0">
        <w:t xml:space="preserve">    // APB1 时钟频率（通常 36MHz）</w:t>
      </w:r>
    </w:p>
    <w:p w14:paraId="295EBCB2" w14:textId="77777777" w:rsidR="00A30456" w:rsidRPr="001A04D0" w:rsidRDefault="00A30456" w:rsidP="00A30456">
      <w:r w:rsidRPr="001A04D0">
        <w:t xml:space="preserve">    const uint32_t FPCLK1 = 36000000;</w:t>
      </w:r>
    </w:p>
    <w:p w14:paraId="3279D01B" w14:textId="77777777" w:rsidR="00A30456" w:rsidRPr="001A04D0" w:rsidRDefault="00A30456" w:rsidP="00A30456">
      <w:r w:rsidRPr="001A04D0">
        <w:t xml:space="preserve">    </w:t>
      </w:r>
    </w:p>
    <w:p w14:paraId="063174AD" w14:textId="77777777" w:rsidR="00A30456" w:rsidRPr="001A04D0" w:rsidRDefault="00A30456" w:rsidP="00A30456">
      <w:r w:rsidRPr="001A04D0">
        <w:t xml:space="preserve">    /</w:t>
      </w:r>
      <w:proofErr w:type="gramStart"/>
      <w:r w:rsidRPr="001A04D0">
        <w:t>/ 预分</w:t>
      </w:r>
      <w:proofErr w:type="gramEnd"/>
      <w:r w:rsidRPr="001A04D0">
        <w:t>频系数</w:t>
      </w:r>
    </w:p>
    <w:p w14:paraId="3255D4A9" w14:textId="77777777" w:rsidR="00A30456" w:rsidRPr="001A04D0" w:rsidRDefault="00A30456" w:rsidP="00A30456">
      <w:r w:rsidRPr="001A04D0">
        <w:t xml:space="preserve">    uint32_t </w:t>
      </w:r>
      <w:proofErr w:type="spellStart"/>
      <w:r w:rsidRPr="001A04D0">
        <w:t>prescaler_value</w:t>
      </w:r>
      <w:proofErr w:type="spellEnd"/>
      <w:r w:rsidRPr="001A04D0">
        <w:t>;</w:t>
      </w:r>
    </w:p>
    <w:p w14:paraId="21CC19A2" w14:textId="77777777" w:rsidR="00A30456" w:rsidRPr="001A04D0" w:rsidRDefault="00A30456" w:rsidP="00A30456">
      <w:r w:rsidRPr="001A04D0">
        <w:t xml:space="preserve">    switch(</w:t>
      </w:r>
      <w:proofErr w:type="spellStart"/>
      <w:r w:rsidRPr="001A04D0">
        <w:t>prescaler</w:t>
      </w:r>
      <w:proofErr w:type="spellEnd"/>
      <w:r w:rsidRPr="001A04D0">
        <w:t>) {</w:t>
      </w:r>
    </w:p>
    <w:p w14:paraId="2E002535" w14:textId="77777777" w:rsidR="00A30456" w:rsidRPr="001A04D0" w:rsidRDefault="00A30456" w:rsidP="00A30456">
      <w:r w:rsidRPr="001A04D0">
        <w:t xml:space="preserve">        case WWDG_Prescaler_1: </w:t>
      </w:r>
      <w:proofErr w:type="spellStart"/>
      <w:r w:rsidRPr="001A04D0">
        <w:t>prescaler_value</w:t>
      </w:r>
      <w:proofErr w:type="spellEnd"/>
      <w:r w:rsidRPr="001A04D0">
        <w:t xml:space="preserve"> = 1; break;</w:t>
      </w:r>
    </w:p>
    <w:p w14:paraId="56A0356C" w14:textId="77777777" w:rsidR="00A30456" w:rsidRPr="001A04D0" w:rsidRDefault="00A30456" w:rsidP="00A30456">
      <w:r w:rsidRPr="001A04D0">
        <w:t xml:space="preserve">        case WWDG_Prescaler_2: </w:t>
      </w:r>
      <w:proofErr w:type="spellStart"/>
      <w:r w:rsidRPr="001A04D0">
        <w:t>prescaler_value</w:t>
      </w:r>
      <w:proofErr w:type="spellEnd"/>
      <w:r w:rsidRPr="001A04D0">
        <w:t xml:space="preserve"> = 2; break;</w:t>
      </w:r>
    </w:p>
    <w:p w14:paraId="5B2E61E6" w14:textId="77777777" w:rsidR="00A30456" w:rsidRPr="001A04D0" w:rsidRDefault="00A30456" w:rsidP="00A30456">
      <w:r w:rsidRPr="001A04D0">
        <w:t xml:space="preserve">        case WWDG_Prescaler_4: </w:t>
      </w:r>
      <w:proofErr w:type="spellStart"/>
      <w:r w:rsidRPr="001A04D0">
        <w:t>prescaler_value</w:t>
      </w:r>
      <w:proofErr w:type="spellEnd"/>
      <w:r w:rsidRPr="001A04D0">
        <w:t xml:space="preserve"> = 4; break;</w:t>
      </w:r>
    </w:p>
    <w:p w14:paraId="1D6EA373" w14:textId="77777777" w:rsidR="00A30456" w:rsidRPr="001A04D0" w:rsidRDefault="00A30456" w:rsidP="00A30456">
      <w:r w:rsidRPr="001A04D0">
        <w:t xml:space="preserve">        case WWDG_Prescaler_8: </w:t>
      </w:r>
      <w:proofErr w:type="spellStart"/>
      <w:r w:rsidRPr="001A04D0">
        <w:t>prescaler_value</w:t>
      </w:r>
      <w:proofErr w:type="spellEnd"/>
      <w:r w:rsidRPr="001A04D0">
        <w:t xml:space="preserve"> = 8; break;</w:t>
      </w:r>
    </w:p>
    <w:p w14:paraId="38814606" w14:textId="77777777" w:rsidR="00A30456" w:rsidRPr="001A04D0" w:rsidRDefault="00A30456" w:rsidP="00A30456">
      <w:r w:rsidRPr="001A04D0">
        <w:t xml:space="preserve">        default: </w:t>
      </w:r>
      <w:proofErr w:type="spellStart"/>
      <w:r w:rsidRPr="001A04D0">
        <w:t>prescaler_value</w:t>
      </w:r>
      <w:proofErr w:type="spellEnd"/>
      <w:r w:rsidRPr="001A04D0">
        <w:t xml:space="preserve"> = 1;</w:t>
      </w:r>
    </w:p>
    <w:p w14:paraId="52682673" w14:textId="77777777" w:rsidR="00A30456" w:rsidRPr="001A04D0" w:rsidRDefault="00A30456" w:rsidP="00A30456">
      <w:r w:rsidRPr="001A04D0">
        <w:t xml:space="preserve">    }</w:t>
      </w:r>
    </w:p>
    <w:p w14:paraId="0097F48E" w14:textId="77777777" w:rsidR="00A30456" w:rsidRPr="001A04D0" w:rsidRDefault="00A30456" w:rsidP="00A30456">
      <w:r w:rsidRPr="001A04D0">
        <w:t xml:space="preserve">    </w:t>
      </w:r>
    </w:p>
    <w:p w14:paraId="608D98D7" w14:textId="77777777" w:rsidR="00A30456" w:rsidRPr="001A04D0" w:rsidRDefault="00A30456" w:rsidP="00A30456">
      <w:r w:rsidRPr="001A04D0">
        <w:t xml:space="preserve">    // 超时时间 = (4096 × 预分频 × (计数器值 + 1)) / FPCLK1</w:t>
      </w:r>
    </w:p>
    <w:p w14:paraId="332D6538" w14:textId="77777777" w:rsidR="00A30456" w:rsidRPr="001A04D0" w:rsidRDefault="00A30456" w:rsidP="00A30456">
      <w:r w:rsidRPr="001A04D0">
        <w:t xml:space="preserve">    return (4096 * </w:t>
      </w:r>
      <w:proofErr w:type="spellStart"/>
      <w:r w:rsidRPr="001A04D0">
        <w:t>prescaler_value</w:t>
      </w:r>
      <w:proofErr w:type="spellEnd"/>
      <w:r w:rsidRPr="001A04D0">
        <w:t xml:space="preserve"> * (</w:t>
      </w:r>
      <w:proofErr w:type="spellStart"/>
      <w:r w:rsidRPr="001A04D0">
        <w:t>counter_value</w:t>
      </w:r>
      <w:proofErr w:type="spellEnd"/>
      <w:r w:rsidRPr="001A04D0">
        <w:t xml:space="preserve"> + 1)) / (FPCLK1 / 1000);</w:t>
      </w:r>
    </w:p>
    <w:p w14:paraId="6F90F6F9" w14:textId="77777777" w:rsidR="00A30456" w:rsidRPr="001A04D0" w:rsidRDefault="00A30456" w:rsidP="00A30456">
      <w:r w:rsidRPr="001A04D0">
        <w:t>}</w:t>
      </w:r>
    </w:p>
    <w:p w14:paraId="275FA24C" w14:textId="77777777" w:rsidR="00A30456" w:rsidRPr="001A04D0" w:rsidRDefault="00A30456" w:rsidP="00A30456"/>
    <w:p w14:paraId="1AE2108F" w14:textId="77777777" w:rsidR="00A30456" w:rsidRPr="001A04D0" w:rsidRDefault="00A30456" w:rsidP="00A30456">
      <w:r w:rsidRPr="001A04D0">
        <w:t>// 初始化 WWDG 并设置特定超时时间</w:t>
      </w:r>
    </w:p>
    <w:p w14:paraId="6DA1F458" w14:textId="77777777" w:rsidR="00A30456" w:rsidRPr="001A04D0" w:rsidRDefault="00A30456" w:rsidP="00A30456">
      <w:r w:rsidRPr="001A04D0">
        <w:t xml:space="preserve">void </w:t>
      </w:r>
      <w:proofErr w:type="spellStart"/>
      <w:r w:rsidRPr="001A04D0">
        <w:t>WWDG_Init_</w:t>
      </w:r>
      <w:proofErr w:type="gramStart"/>
      <w:r w:rsidRPr="001A04D0">
        <w:t>WithTimeout</w:t>
      </w:r>
      <w:proofErr w:type="spellEnd"/>
      <w:r w:rsidRPr="001A04D0">
        <w:t>(</w:t>
      </w:r>
      <w:proofErr w:type="gramEnd"/>
      <w:r w:rsidRPr="001A04D0">
        <w:t xml:space="preserve">uint32_t </w:t>
      </w:r>
      <w:proofErr w:type="spellStart"/>
      <w:r w:rsidRPr="001A04D0">
        <w:t>desired_timeout_ms</w:t>
      </w:r>
      <w:proofErr w:type="spellEnd"/>
      <w:r w:rsidRPr="001A04D0">
        <w:t>)</w:t>
      </w:r>
    </w:p>
    <w:p w14:paraId="7927CF39" w14:textId="77777777" w:rsidR="00A30456" w:rsidRPr="001A04D0" w:rsidRDefault="00A30456" w:rsidP="00A30456">
      <w:r w:rsidRPr="001A04D0">
        <w:t>{</w:t>
      </w:r>
    </w:p>
    <w:p w14:paraId="0745B645" w14:textId="77777777" w:rsidR="00A30456" w:rsidRPr="001A04D0" w:rsidRDefault="00A30456" w:rsidP="00A30456">
      <w:r w:rsidRPr="001A04D0">
        <w:t xml:space="preserve">    const uint32_t FPCLK1 = 36000000;</w:t>
      </w:r>
    </w:p>
    <w:p w14:paraId="186E3296" w14:textId="77777777" w:rsidR="00A30456" w:rsidRPr="001A04D0" w:rsidRDefault="00A30456" w:rsidP="00A30456">
      <w:r w:rsidRPr="001A04D0">
        <w:t xml:space="preserve">    </w:t>
      </w:r>
    </w:p>
    <w:p w14:paraId="56975CD6" w14:textId="77777777" w:rsidR="00A30456" w:rsidRPr="001A04D0" w:rsidRDefault="00A30456" w:rsidP="00A30456">
      <w:r w:rsidRPr="001A04D0">
        <w:t xml:space="preserve">    // 启用 WWDG 时钟</w:t>
      </w:r>
    </w:p>
    <w:p w14:paraId="07D16E5D" w14:textId="77777777" w:rsidR="00A30456" w:rsidRPr="001A04D0" w:rsidRDefault="00A30456" w:rsidP="00A30456">
      <w:r w:rsidRPr="001A04D0">
        <w:lastRenderedPageBreak/>
        <w:t xml:space="preserve">    RCC_APB1</w:t>
      </w:r>
      <w:proofErr w:type="gramStart"/>
      <w:r w:rsidRPr="001A04D0">
        <w:t>PeriphClockCmd(</w:t>
      </w:r>
      <w:proofErr w:type="gramEnd"/>
      <w:r w:rsidRPr="001A04D0">
        <w:t>RCC_APB1Periph_WWDG, ENABLE);</w:t>
      </w:r>
    </w:p>
    <w:p w14:paraId="0883997D" w14:textId="77777777" w:rsidR="00A30456" w:rsidRPr="001A04D0" w:rsidRDefault="00A30456" w:rsidP="00A30456">
      <w:r w:rsidRPr="001A04D0">
        <w:t xml:space="preserve">    </w:t>
      </w:r>
    </w:p>
    <w:p w14:paraId="3BA410A0" w14:textId="77777777" w:rsidR="00A30456" w:rsidRPr="001A04D0" w:rsidRDefault="00A30456" w:rsidP="00A30456">
      <w:r w:rsidRPr="001A04D0">
        <w:t xml:space="preserve">    // 设置预分频器（根据所需超时时间选择）</w:t>
      </w:r>
    </w:p>
    <w:p w14:paraId="201E9727" w14:textId="77777777" w:rsidR="00A30456" w:rsidRPr="001A04D0" w:rsidRDefault="00A30456" w:rsidP="00A30456">
      <w:r w:rsidRPr="001A04D0">
        <w:t xml:space="preserve">    uint32_t </w:t>
      </w:r>
      <w:proofErr w:type="spellStart"/>
      <w:r w:rsidRPr="001A04D0">
        <w:t>prescaler</w:t>
      </w:r>
      <w:proofErr w:type="spellEnd"/>
      <w:r w:rsidRPr="001A04D0">
        <w:t>;</w:t>
      </w:r>
    </w:p>
    <w:p w14:paraId="50998284" w14:textId="77777777" w:rsidR="00A30456" w:rsidRPr="001A04D0" w:rsidRDefault="00A30456" w:rsidP="00A30456">
      <w:r w:rsidRPr="001A04D0">
        <w:t xml:space="preserve">    uint32_t </w:t>
      </w:r>
      <w:proofErr w:type="spellStart"/>
      <w:r w:rsidRPr="001A04D0">
        <w:t>counter_value</w:t>
      </w:r>
      <w:proofErr w:type="spellEnd"/>
      <w:r w:rsidRPr="001A04D0">
        <w:t>;</w:t>
      </w:r>
    </w:p>
    <w:p w14:paraId="2C30E981" w14:textId="77777777" w:rsidR="00A30456" w:rsidRPr="001A04D0" w:rsidRDefault="00A30456" w:rsidP="00A30456">
      <w:r w:rsidRPr="001A04D0">
        <w:t xml:space="preserve">    </w:t>
      </w:r>
    </w:p>
    <w:p w14:paraId="6B7AD4C0" w14:textId="77777777" w:rsidR="00A30456" w:rsidRPr="001A04D0" w:rsidRDefault="00A30456" w:rsidP="00A30456">
      <w:r w:rsidRPr="001A04D0">
        <w:t xml:space="preserve">    if (</w:t>
      </w:r>
      <w:proofErr w:type="spellStart"/>
      <w:r w:rsidRPr="001A04D0">
        <w:t>desired_timeout_ms</w:t>
      </w:r>
      <w:proofErr w:type="spellEnd"/>
      <w:r w:rsidRPr="001A04D0">
        <w:t xml:space="preserve"> &lt;= </w:t>
      </w:r>
      <w:proofErr w:type="gramStart"/>
      <w:r w:rsidRPr="001A04D0">
        <w:t>1) {</w:t>
      </w:r>
      <w:proofErr w:type="gramEnd"/>
    </w:p>
    <w:p w14:paraId="6240B040" w14:textId="77777777" w:rsidR="00A30456" w:rsidRPr="001A04D0" w:rsidRDefault="00A30456" w:rsidP="00A30456">
      <w:r w:rsidRPr="001A04D0">
        <w:t xml:space="preserve">        </w:t>
      </w:r>
      <w:proofErr w:type="spellStart"/>
      <w:r w:rsidRPr="001A04D0">
        <w:t>prescaler</w:t>
      </w:r>
      <w:proofErr w:type="spellEnd"/>
      <w:r w:rsidRPr="001A04D0">
        <w:t xml:space="preserve"> = WWDG_Prescaler_1;</w:t>
      </w:r>
    </w:p>
    <w:p w14:paraId="66B673AB" w14:textId="77777777" w:rsidR="00A30456" w:rsidRPr="001A04D0" w:rsidRDefault="00A30456" w:rsidP="00A30456">
      <w:r w:rsidRPr="001A04D0">
        <w:t xml:space="preserve">        </w:t>
      </w:r>
      <w:proofErr w:type="spellStart"/>
      <w:r w:rsidRPr="001A04D0">
        <w:t>counter_value</w:t>
      </w:r>
      <w:proofErr w:type="spellEnd"/>
      <w:r w:rsidRPr="001A04D0">
        <w:t xml:space="preserve"> = 0x40; // 最小值</w:t>
      </w:r>
    </w:p>
    <w:p w14:paraId="008060F5" w14:textId="77777777" w:rsidR="00A30456" w:rsidRPr="001A04D0" w:rsidRDefault="00A30456" w:rsidP="00A30456">
      <w:r w:rsidRPr="001A04D0">
        <w:t xml:space="preserve">    } else if (</w:t>
      </w:r>
      <w:proofErr w:type="spellStart"/>
      <w:r w:rsidRPr="001A04D0">
        <w:t>desired_timeout_ms</w:t>
      </w:r>
      <w:proofErr w:type="spellEnd"/>
      <w:r w:rsidRPr="001A04D0">
        <w:t xml:space="preserve"> &lt;= 10) {</w:t>
      </w:r>
    </w:p>
    <w:p w14:paraId="581457D1" w14:textId="77777777" w:rsidR="00A30456" w:rsidRPr="001A04D0" w:rsidRDefault="00A30456" w:rsidP="00A30456">
      <w:r w:rsidRPr="001A04D0">
        <w:t xml:space="preserve">        </w:t>
      </w:r>
      <w:proofErr w:type="spellStart"/>
      <w:r w:rsidRPr="001A04D0">
        <w:t>prescaler</w:t>
      </w:r>
      <w:proofErr w:type="spellEnd"/>
      <w:r w:rsidRPr="001A04D0">
        <w:t xml:space="preserve"> = WWDG_Prescaler_2;</w:t>
      </w:r>
    </w:p>
    <w:p w14:paraId="1F79CB57" w14:textId="77777777" w:rsidR="00A30456" w:rsidRPr="001A04D0" w:rsidRDefault="00A30456" w:rsidP="00A30456">
      <w:r w:rsidRPr="001A04D0">
        <w:t xml:space="preserve">        </w:t>
      </w:r>
      <w:proofErr w:type="spellStart"/>
      <w:r w:rsidRPr="001A04D0">
        <w:t>counter_value</w:t>
      </w:r>
      <w:proofErr w:type="spellEnd"/>
      <w:r w:rsidRPr="001A04D0">
        <w:t xml:space="preserve"> = 0x50;</w:t>
      </w:r>
    </w:p>
    <w:p w14:paraId="1E7A8274" w14:textId="77777777" w:rsidR="00A30456" w:rsidRPr="001A04D0" w:rsidRDefault="00A30456" w:rsidP="00A30456">
      <w:r w:rsidRPr="001A04D0">
        <w:t xml:space="preserve">    } else if (</w:t>
      </w:r>
      <w:proofErr w:type="spellStart"/>
      <w:r w:rsidRPr="001A04D0">
        <w:t>desired_timeout_ms</w:t>
      </w:r>
      <w:proofErr w:type="spellEnd"/>
      <w:r w:rsidRPr="001A04D0">
        <w:t xml:space="preserve"> &lt;= </w:t>
      </w:r>
      <w:proofErr w:type="gramStart"/>
      <w:r w:rsidRPr="001A04D0">
        <w:t>50) {</w:t>
      </w:r>
      <w:proofErr w:type="gramEnd"/>
    </w:p>
    <w:p w14:paraId="5CEB584E" w14:textId="77777777" w:rsidR="00A30456" w:rsidRPr="001A04D0" w:rsidRDefault="00A30456" w:rsidP="00A30456">
      <w:r w:rsidRPr="001A04D0">
        <w:t xml:space="preserve">        </w:t>
      </w:r>
      <w:proofErr w:type="spellStart"/>
      <w:r w:rsidRPr="001A04D0">
        <w:t>prescaler</w:t>
      </w:r>
      <w:proofErr w:type="spellEnd"/>
      <w:r w:rsidRPr="001A04D0">
        <w:t xml:space="preserve"> = WWDG_Prescaler_4;</w:t>
      </w:r>
    </w:p>
    <w:p w14:paraId="4BA7A311" w14:textId="77777777" w:rsidR="00A30456" w:rsidRPr="001A04D0" w:rsidRDefault="00A30456" w:rsidP="00A30456">
      <w:r w:rsidRPr="001A04D0">
        <w:t xml:space="preserve">        </w:t>
      </w:r>
      <w:proofErr w:type="spellStart"/>
      <w:r w:rsidRPr="001A04D0">
        <w:t>counter_value</w:t>
      </w:r>
      <w:proofErr w:type="spellEnd"/>
      <w:r w:rsidRPr="001A04D0">
        <w:t xml:space="preserve"> = 0x60;</w:t>
      </w:r>
    </w:p>
    <w:p w14:paraId="7927B13E" w14:textId="77777777" w:rsidR="00A30456" w:rsidRPr="001A04D0" w:rsidRDefault="00A30456" w:rsidP="00A30456">
      <w:r w:rsidRPr="001A04D0">
        <w:t xml:space="preserve">    } else {</w:t>
      </w:r>
    </w:p>
    <w:p w14:paraId="02C79136" w14:textId="77777777" w:rsidR="00A30456" w:rsidRPr="001A04D0" w:rsidRDefault="00A30456" w:rsidP="00A30456">
      <w:r w:rsidRPr="001A04D0">
        <w:t xml:space="preserve">        </w:t>
      </w:r>
      <w:proofErr w:type="spellStart"/>
      <w:r w:rsidRPr="001A04D0">
        <w:t>prescaler</w:t>
      </w:r>
      <w:proofErr w:type="spellEnd"/>
      <w:r w:rsidRPr="001A04D0">
        <w:t xml:space="preserve"> = WWDG_Prescaler_8;</w:t>
      </w:r>
    </w:p>
    <w:p w14:paraId="3D1A777E" w14:textId="77777777" w:rsidR="00A30456" w:rsidRPr="001A04D0" w:rsidRDefault="00A30456" w:rsidP="00A30456">
      <w:r w:rsidRPr="001A04D0">
        <w:t xml:space="preserve">        </w:t>
      </w:r>
      <w:proofErr w:type="spellStart"/>
      <w:r w:rsidRPr="001A04D0">
        <w:t>counter_value</w:t>
      </w:r>
      <w:proofErr w:type="spellEnd"/>
      <w:r w:rsidRPr="001A04D0">
        <w:t xml:space="preserve"> = 0x7F; // 最大值</w:t>
      </w:r>
    </w:p>
    <w:p w14:paraId="3B67036E" w14:textId="77777777" w:rsidR="00A30456" w:rsidRPr="001A04D0" w:rsidRDefault="00A30456" w:rsidP="00A30456">
      <w:r w:rsidRPr="001A04D0">
        <w:t xml:space="preserve">    }</w:t>
      </w:r>
    </w:p>
    <w:p w14:paraId="79FB5798" w14:textId="77777777" w:rsidR="00A30456" w:rsidRPr="001A04D0" w:rsidRDefault="00A30456" w:rsidP="00A30456">
      <w:r w:rsidRPr="001A04D0">
        <w:t xml:space="preserve">    </w:t>
      </w:r>
    </w:p>
    <w:p w14:paraId="3A5C4ABF" w14:textId="77777777" w:rsidR="00A30456" w:rsidRPr="001A04D0" w:rsidRDefault="00A30456" w:rsidP="00A30456">
      <w:r w:rsidRPr="001A04D0">
        <w:t xml:space="preserve">    // 计算实际计数器值</w:t>
      </w:r>
    </w:p>
    <w:p w14:paraId="01AC43DA" w14:textId="77777777" w:rsidR="00A30456" w:rsidRPr="001A04D0" w:rsidRDefault="00A30456" w:rsidP="00A30456">
      <w:r w:rsidRPr="001A04D0">
        <w:t xml:space="preserve">    </w:t>
      </w:r>
      <w:proofErr w:type="spellStart"/>
      <w:r w:rsidRPr="001A04D0">
        <w:t>counter_value</w:t>
      </w:r>
      <w:proofErr w:type="spellEnd"/>
      <w:r w:rsidRPr="001A04D0">
        <w:t xml:space="preserve"> = (</w:t>
      </w:r>
      <w:proofErr w:type="spellStart"/>
      <w:r w:rsidRPr="001A04D0">
        <w:t>desired_timeout_ms</w:t>
      </w:r>
      <w:proofErr w:type="spellEnd"/>
      <w:r w:rsidRPr="001A04D0">
        <w:t xml:space="preserve"> * (FPCLK1 / 1000)) / (4096 * (1 &lt;&lt; (</w:t>
      </w:r>
      <w:proofErr w:type="spellStart"/>
      <w:r w:rsidRPr="001A04D0">
        <w:t>prescaler</w:t>
      </w:r>
      <w:proofErr w:type="spellEnd"/>
      <w:r w:rsidRPr="001A04D0">
        <w:t xml:space="preserve"> &amp; </w:t>
      </w:r>
      <w:proofErr w:type="gramStart"/>
      <w:r w:rsidRPr="001A04D0">
        <w:t>0x03))</w:t>
      </w:r>
      <w:proofErr w:type="gramEnd"/>
      <w:r w:rsidRPr="001A04D0">
        <w:t>) - 1;</w:t>
      </w:r>
    </w:p>
    <w:p w14:paraId="48B3BA17" w14:textId="77777777" w:rsidR="00A30456" w:rsidRPr="001A04D0" w:rsidRDefault="00A30456" w:rsidP="00A30456">
      <w:r w:rsidRPr="001A04D0">
        <w:t xml:space="preserve">    </w:t>
      </w:r>
    </w:p>
    <w:p w14:paraId="31F6F188" w14:textId="77777777" w:rsidR="00A30456" w:rsidRPr="001A04D0" w:rsidRDefault="00A30456" w:rsidP="00A30456">
      <w:r w:rsidRPr="001A04D0">
        <w:t xml:space="preserve">    // 限制在有效范围内</w:t>
      </w:r>
    </w:p>
    <w:p w14:paraId="699CAB78" w14:textId="77777777" w:rsidR="00A30456" w:rsidRPr="001A04D0" w:rsidRDefault="00A30456" w:rsidP="00A30456">
      <w:r w:rsidRPr="001A04D0">
        <w:t xml:space="preserve">    if (</w:t>
      </w:r>
      <w:proofErr w:type="spellStart"/>
      <w:r w:rsidRPr="001A04D0">
        <w:t>counter_value</w:t>
      </w:r>
      <w:proofErr w:type="spellEnd"/>
      <w:r w:rsidRPr="001A04D0">
        <w:t xml:space="preserve"> &lt; 0x40) </w:t>
      </w:r>
      <w:proofErr w:type="spellStart"/>
      <w:r w:rsidRPr="001A04D0">
        <w:t>counter_value</w:t>
      </w:r>
      <w:proofErr w:type="spellEnd"/>
      <w:r w:rsidRPr="001A04D0">
        <w:t xml:space="preserve"> = 0x40;</w:t>
      </w:r>
    </w:p>
    <w:p w14:paraId="3A6B1C38" w14:textId="77777777" w:rsidR="00A30456" w:rsidRPr="001A04D0" w:rsidRDefault="00A30456" w:rsidP="00A30456">
      <w:r w:rsidRPr="001A04D0">
        <w:t xml:space="preserve">    if (</w:t>
      </w:r>
      <w:proofErr w:type="spellStart"/>
      <w:r w:rsidRPr="001A04D0">
        <w:t>counter_value</w:t>
      </w:r>
      <w:proofErr w:type="spellEnd"/>
      <w:r w:rsidRPr="001A04D0">
        <w:t xml:space="preserve"> &gt; 0x7F) </w:t>
      </w:r>
      <w:proofErr w:type="spellStart"/>
      <w:r w:rsidRPr="001A04D0">
        <w:t>counter_value</w:t>
      </w:r>
      <w:proofErr w:type="spellEnd"/>
      <w:r w:rsidRPr="001A04D0">
        <w:t xml:space="preserve"> = 0x7F;</w:t>
      </w:r>
    </w:p>
    <w:p w14:paraId="3A267353" w14:textId="77777777" w:rsidR="00A30456" w:rsidRPr="001A04D0" w:rsidRDefault="00A30456" w:rsidP="00A30456">
      <w:r w:rsidRPr="001A04D0">
        <w:lastRenderedPageBreak/>
        <w:t xml:space="preserve">    </w:t>
      </w:r>
    </w:p>
    <w:p w14:paraId="70230EF7" w14:textId="77777777" w:rsidR="00A30456" w:rsidRPr="001A04D0" w:rsidRDefault="00A30456" w:rsidP="00A30456">
      <w:r w:rsidRPr="001A04D0">
        <w:t xml:space="preserve">    // 设置预分频器</w:t>
      </w:r>
    </w:p>
    <w:p w14:paraId="0C021571" w14:textId="77777777" w:rsidR="00A30456" w:rsidRPr="001A04D0" w:rsidRDefault="00A30456" w:rsidP="00A30456">
      <w:r w:rsidRPr="001A04D0">
        <w:t xml:space="preserve">    </w:t>
      </w:r>
      <w:proofErr w:type="spellStart"/>
      <w:r w:rsidRPr="001A04D0">
        <w:t>WWDG_SetPrescaler</w:t>
      </w:r>
      <w:proofErr w:type="spellEnd"/>
      <w:r w:rsidRPr="001A04D0">
        <w:t>(</w:t>
      </w:r>
      <w:proofErr w:type="spellStart"/>
      <w:r w:rsidRPr="001A04D0">
        <w:t>prescaler</w:t>
      </w:r>
      <w:proofErr w:type="spellEnd"/>
      <w:r w:rsidRPr="001A04D0">
        <w:t>);</w:t>
      </w:r>
    </w:p>
    <w:p w14:paraId="46FD3F55" w14:textId="77777777" w:rsidR="00A30456" w:rsidRPr="001A04D0" w:rsidRDefault="00A30456" w:rsidP="00A30456">
      <w:r w:rsidRPr="001A04D0">
        <w:t xml:space="preserve">    </w:t>
      </w:r>
    </w:p>
    <w:p w14:paraId="7C736AF4" w14:textId="77777777" w:rsidR="00A30456" w:rsidRPr="001A04D0" w:rsidRDefault="00A30456" w:rsidP="00A30456">
      <w:r w:rsidRPr="001A04D0">
        <w:t xml:space="preserve">    /</w:t>
      </w:r>
      <w:proofErr w:type="gramStart"/>
      <w:r w:rsidRPr="001A04D0">
        <w:t>/ 设置</w:t>
      </w:r>
      <w:proofErr w:type="gramEnd"/>
      <w:r w:rsidRPr="001A04D0">
        <w:t>窗口值（通常设置为略大于计数器值）</w:t>
      </w:r>
    </w:p>
    <w:p w14:paraId="72DB12FD" w14:textId="77777777" w:rsidR="00A30456" w:rsidRPr="001A04D0" w:rsidRDefault="00A30456" w:rsidP="00A30456">
      <w:r w:rsidRPr="001A04D0">
        <w:t xml:space="preserve">    </w:t>
      </w:r>
      <w:proofErr w:type="spellStart"/>
      <w:r w:rsidRPr="001A04D0">
        <w:t>WWDG_</w:t>
      </w:r>
      <w:proofErr w:type="gramStart"/>
      <w:r w:rsidRPr="001A04D0">
        <w:t>SetWindowValue</w:t>
      </w:r>
      <w:proofErr w:type="spellEnd"/>
      <w:r w:rsidRPr="001A04D0">
        <w:t>(</w:t>
      </w:r>
      <w:proofErr w:type="spellStart"/>
      <w:proofErr w:type="gramEnd"/>
      <w:r w:rsidRPr="001A04D0">
        <w:t>counter_value</w:t>
      </w:r>
      <w:proofErr w:type="spellEnd"/>
      <w:r w:rsidRPr="001A04D0">
        <w:t xml:space="preserve"> + 0x10);</w:t>
      </w:r>
    </w:p>
    <w:p w14:paraId="597479F5" w14:textId="77777777" w:rsidR="00A30456" w:rsidRPr="001A04D0" w:rsidRDefault="00A30456" w:rsidP="00A30456">
      <w:r w:rsidRPr="001A04D0">
        <w:t xml:space="preserve">    </w:t>
      </w:r>
    </w:p>
    <w:p w14:paraId="64778431" w14:textId="77777777" w:rsidR="00A30456" w:rsidRPr="001A04D0" w:rsidRDefault="00A30456" w:rsidP="00A30456">
      <w:r w:rsidRPr="001A04D0">
        <w:t xml:space="preserve">    // 启用看门狗</w:t>
      </w:r>
    </w:p>
    <w:p w14:paraId="581743FC" w14:textId="77777777" w:rsidR="00A30456" w:rsidRPr="001A04D0" w:rsidRDefault="00A30456" w:rsidP="00A30456">
      <w:r w:rsidRPr="001A04D0">
        <w:t xml:space="preserve">    </w:t>
      </w:r>
      <w:proofErr w:type="spellStart"/>
      <w:r w:rsidRPr="001A04D0">
        <w:t>WWDG_Enable</w:t>
      </w:r>
      <w:proofErr w:type="spellEnd"/>
      <w:r w:rsidRPr="001A04D0">
        <w:t>(</w:t>
      </w:r>
      <w:proofErr w:type="spellStart"/>
      <w:r w:rsidRPr="001A04D0">
        <w:t>counter_value</w:t>
      </w:r>
      <w:proofErr w:type="spellEnd"/>
      <w:r w:rsidRPr="001A04D0">
        <w:t>);</w:t>
      </w:r>
    </w:p>
    <w:p w14:paraId="0F9801E0" w14:textId="77777777" w:rsidR="00A30456" w:rsidRPr="001A04D0" w:rsidRDefault="00A30456" w:rsidP="00A30456">
      <w:r w:rsidRPr="001A04D0">
        <w:t xml:space="preserve">    </w:t>
      </w:r>
    </w:p>
    <w:p w14:paraId="558CB45B" w14:textId="77777777" w:rsidR="00A30456" w:rsidRPr="001A04D0" w:rsidRDefault="00A30456" w:rsidP="00A30456">
      <w:r w:rsidRPr="001A04D0">
        <w:t xml:space="preserve">    </w:t>
      </w:r>
      <w:proofErr w:type="spellStart"/>
      <w:proofErr w:type="gramStart"/>
      <w:r w:rsidRPr="001A04D0">
        <w:t>printf</w:t>
      </w:r>
      <w:proofErr w:type="spellEnd"/>
      <w:r w:rsidRPr="001A04D0">
        <w:t>(</w:t>
      </w:r>
      <w:proofErr w:type="gramEnd"/>
      <w:r w:rsidRPr="001A04D0">
        <w:t xml:space="preserve">"WWDG: </w:t>
      </w:r>
      <w:proofErr w:type="spellStart"/>
      <w:r w:rsidRPr="001A04D0">
        <w:t>Prescaler</w:t>
      </w:r>
      <w:proofErr w:type="spellEnd"/>
      <w:r w:rsidRPr="001A04D0">
        <w:t>=%d, Counter=0x%02X, Timeout=%</w:t>
      </w:r>
      <w:proofErr w:type="spellStart"/>
      <w:r w:rsidRPr="001A04D0">
        <w:t>lums</w:t>
      </w:r>
      <w:proofErr w:type="spellEnd"/>
      <w:r w:rsidRPr="001A04D0">
        <w:t>\n",</w:t>
      </w:r>
    </w:p>
    <w:p w14:paraId="11EFF9ED" w14:textId="77777777" w:rsidR="00A30456" w:rsidRPr="001A04D0" w:rsidRDefault="00A30456" w:rsidP="00A30456">
      <w:r w:rsidRPr="001A04D0">
        <w:t xml:space="preserve">           (1 &lt;&lt; (</w:t>
      </w:r>
      <w:proofErr w:type="spellStart"/>
      <w:r w:rsidRPr="001A04D0">
        <w:t>prescaler</w:t>
      </w:r>
      <w:proofErr w:type="spellEnd"/>
      <w:r w:rsidRPr="001A04D0">
        <w:t xml:space="preserve"> &amp; 0x03)), </w:t>
      </w:r>
      <w:proofErr w:type="spellStart"/>
      <w:r w:rsidRPr="001A04D0">
        <w:t>counter_value</w:t>
      </w:r>
      <w:proofErr w:type="spellEnd"/>
      <w:r w:rsidRPr="001A04D0">
        <w:t>,</w:t>
      </w:r>
    </w:p>
    <w:p w14:paraId="3E53BE08" w14:textId="77777777" w:rsidR="00A30456" w:rsidRPr="001A04D0" w:rsidRDefault="00A30456" w:rsidP="00A30456">
      <w:r w:rsidRPr="001A04D0">
        <w:t xml:space="preserve">           </w:t>
      </w:r>
      <w:proofErr w:type="spellStart"/>
      <w:r w:rsidRPr="001A04D0">
        <w:t>CalculateWWDG_</w:t>
      </w:r>
      <w:proofErr w:type="gramStart"/>
      <w:r w:rsidRPr="001A04D0">
        <w:t>Timeout</w:t>
      </w:r>
      <w:proofErr w:type="spellEnd"/>
      <w:r w:rsidRPr="001A04D0">
        <w:t>(</w:t>
      </w:r>
      <w:proofErr w:type="spellStart"/>
      <w:proofErr w:type="gramEnd"/>
      <w:r w:rsidRPr="001A04D0">
        <w:t>prescaler</w:t>
      </w:r>
      <w:proofErr w:type="spellEnd"/>
      <w:r w:rsidRPr="001A04D0">
        <w:t xml:space="preserve">, </w:t>
      </w:r>
      <w:proofErr w:type="spellStart"/>
      <w:r w:rsidRPr="001A04D0">
        <w:t>counter_value</w:t>
      </w:r>
      <w:proofErr w:type="spellEnd"/>
      <w:r w:rsidRPr="001A04D0">
        <w:t>));</w:t>
      </w:r>
    </w:p>
    <w:p w14:paraId="2DAE16F1" w14:textId="77777777" w:rsidR="00A30456" w:rsidRPr="001A04D0" w:rsidRDefault="00A30456" w:rsidP="00A30456">
      <w:r w:rsidRPr="001A04D0">
        <w:t>}</w:t>
      </w:r>
    </w:p>
    <w:p w14:paraId="0AB2F3D2" w14:textId="77777777" w:rsidR="00A30456" w:rsidRPr="001A04D0" w:rsidRDefault="00A30456" w:rsidP="00A30456"/>
    <w:p w14:paraId="0E4071B8" w14:textId="77777777" w:rsidR="00A30456" w:rsidRPr="001A04D0" w:rsidRDefault="00A30456" w:rsidP="00A30456">
      <w:r w:rsidRPr="001A04D0">
        <w:t>// 动态调整 WWDG 超时时间</w:t>
      </w:r>
    </w:p>
    <w:p w14:paraId="59575CAF" w14:textId="77777777" w:rsidR="00A30456" w:rsidRPr="001A04D0" w:rsidRDefault="00A30456" w:rsidP="00A30456">
      <w:r w:rsidRPr="001A04D0">
        <w:t xml:space="preserve">void </w:t>
      </w:r>
      <w:proofErr w:type="spellStart"/>
      <w:r w:rsidRPr="001A04D0">
        <w:t>AdjustWWDG_</w:t>
      </w:r>
      <w:proofErr w:type="gramStart"/>
      <w:r w:rsidRPr="001A04D0">
        <w:t>Timeout</w:t>
      </w:r>
      <w:proofErr w:type="spellEnd"/>
      <w:r w:rsidRPr="001A04D0">
        <w:t>(</w:t>
      </w:r>
      <w:proofErr w:type="gramEnd"/>
      <w:r w:rsidRPr="001A04D0">
        <w:t xml:space="preserve">uint32_t </w:t>
      </w:r>
      <w:proofErr w:type="spellStart"/>
      <w:r w:rsidRPr="001A04D0">
        <w:t>new_timeout_ms</w:t>
      </w:r>
      <w:proofErr w:type="spellEnd"/>
      <w:r w:rsidRPr="001A04D0">
        <w:t>)</w:t>
      </w:r>
    </w:p>
    <w:p w14:paraId="078B924D" w14:textId="77777777" w:rsidR="00A30456" w:rsidRPr="001A04D0" w:rsidRDefault="00A30456" w:rsidP="00A30456">
      <w:r w:rsidRPr="001A04D0">
        <w:t>{</w:t>
      </w:r>
    </w:p>
    <w:p w14:paraId="10783698" w14:textId="77777777" w:rsidR="00A30456" w:rsidRPr="001A04D0" w:rsidRDefault="00A30456" w:rsidP="00A30456">
      <w:r w:rsidRPr="001A04D0">
        <w:t xml:space="preserve">    // 先禁用看门狗（如果需要改变预分频器）</w:t>
      </w:r>
    </w:p>
    <w:p w14:paraId="6ED3158C" w14:textId="77777777" w:rsidR="00A30456" w:rsidRPr="001A04D0" w:rsidRDefault="00A30456" w:rsidP="00A30456">
      <w:r w:rsidRPr="001A04D0">
        <w:t xml:space="preserve">    // </w:t>
      </w:r>
      <w:proofErr w:type="spellStart"/>
      <w:r w:rsidRPr="001A04D0">
        <w:t>WWDG_DeInit</w:t>
      </w:r>
      <w:proofErr w:type="spellEnd"/>
      <w:r w:rsidRPr="001A04D0">
        <w:t>(); // 注意：这会完全禁用看门狗</w:t>
      </w:r>
    </w:p>
    <w:p w14:paraId="32EE7BC5" w14:textId="77777777" w:rsidR="00A30456" w:rsidRPr="001A04D0" w:rsidRDefault="00A30456" w:rsidP="00A30456">
      <w:r w:rsidRPr="001A04D0">
        <w:t xml:space="preserve">    </w:t>
      </w:r>
    </w:p>
    <w:p w14:paraId="020EFB3A" w14:textId="77777777" w:rsidR="00A30456" w:rsidRPr="001A04D0" w:rsidRDefault="00A30456" w:rsidP="00A30456">
      <w:r w:rsidRPr="001A04D0">
        <w:t xml:space="preserve">    // 设置新的预分频器</w:t>
      </w:r>
    </w:p>
    <w:p w14:paraId="13C89E90" w14:textId="77777777" w:rsidR="00A30456" w:rsidRPr="001A04D0" w:rsidRDefault="00A30456" w:rsidP="00A30456">
      <w:r w:rsidRPr="001A04D0">
        <w:t xml:space="preserve">    if (</w:t>
      </w:r>
      <w:proofErr w:type="spellStart"/>
      <w:r w:rsidRPr="001A04D0">
        <w:t>new_timeout_ms</w:t>
      </w:r>
      <w:proofErr w:type="spellEnd"/>
      <w:r w:rsidRPr="001A04D0">
        <w:t xml:space="preserve"> &lt; </w:t>
      </w:r>
      <w:proofErr w:type="gramStart"/>
      <w:r w:rsidRPr="001A04D0">
        <w:t>5) {</w:t>
      </w:r>
      <w:proofErr w:type="gramEnd"/>
    </w:p>
    <w:p w14:paraId="1277C087"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WWDG_Prescaler_1);</w:t>
      </w:r>
    </w:p>
    <w:p w14:paraId="1721A6BB" w14:textId="77777777" w:rsidR="00A30456" w:rsidRPr="001A04D0" w:rsidRDefault="00A30456" w:rsidP="00A30456">
      <w:r w:rsidRPr="001A04D0">
        <w:t xml:space="preserve">    } else if (</w:t>
      </w:r>
      <w:proofErr w:type="spellStart"/>
      <w:r w:rsidRPr="001A04D0">
        <w:t>new_timeout_ms</w:t>
      </w:r>
      <w:proofErr w:type="spellEnd"/>
      <w:r w:rsidRPr="001A04D0">
        <w:t xml:space="preserve"> &lt; 20) {</w:t>
      </w:r>
    </w:p>
    <w:p w14:paraId="01060371"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WWDG_Prescaler_2);</w:t>
      </w:r>
    </w:p>
    <w:p w14:paraId="5EBEBFAB" w14:textId="77777777" w:rsidR="00A30456" w:rsidRPr="001A04D0" w:rsidRDefault="00A30456" w:rsidP="00A30456">
      <w:r w:rsidRPr="001A04D0">
        <w:t xml:space="preserve">    } else if (</w:t>
      </w:r>
      <w:proofErr w:type="spellStart"/>
      <w:r w:rsidRPr="001A04D0">
        <w:t>new_timeout_ms</w:t>
      </w:r>
      <w:proofErr w:type="spellEnd"/>
      <w:r w:rsidRPr="001A04D0">
        <w:t xml:space="preserve"> &lt; 100) {</w:t>
      </w:r>
    </w:p>
    <w:p w14:paraId="56CBF71C" w14:textId="77777777" w:rsidR="00A30456" w:rsidRPr="001A04D0" w:rsidRDefault="00A30456" w:rsidP="00A30456">
      <w:r w:rsidRPr="001A04D0">
        <w:lastRenderedPageBreak/>
        <w:t xml:space="preserve">        </w:t>
      </w:r>
      <w:proofErr w:type="spellStart"/>
      <w:r w:rsidRPr="001A04D0">
        <w:t>WWDG_</w:t>
      </w:r>
      <w:proofErr w:type="gramStart"/>
      <w:r w:rsidRPr="001A04D0">
        <w:t>SetPrescaler</w:t>
      </w:r>
      <w:proofErr w:type="spellEnd"/>
      <w:r w:rsidRPr="001A04D0">
        <w:t>(</w:t>
      </w:r>
      <w:proofErr w:type="gramEnd"/>
      <w:r w:rsidRPr="001A04D0">
        <w:t>WWDG_Prescaler_4);</w:t>
      </w:r>
    </w:p>
    <w:p w14:paraId="69D3D95E" w14:textId="77777777" w:rsidR="00A30456" w:rsidRPr="001A04D0" w:rsidRDefault="00A30456" w:rsidP="00A30456">
      <w:r w:rsidRPr="001A04D0">
        <w:t xml:space="preserve">    } else {</w:t>
      </w:r>
    </w:p>
    <w:p w14:paraId="7F46D013"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WWDG_Prescaler_8);</w:t>
      </w:r>
    </w:p>
    <w:p w14:paraId="5AA95C71" w14:textId="77777777" w:rsidR="00A30456" w:rsidRPr="001A04D0" w:rsidRDefault="00A30456" w:rsidP="00A30456">
      <w:r w:rsidRPr="001A04D0">
        <w:t xml:space="preserve">    }</w:t>
      </w:r>
    </w:p>
    <w:p w14:paraId="2E4C387D" w14:textId="77777777" w:rsidR="00A30456" w:rsidRPr="001A04D0" w:rsidRDefault="00A30456" w:rsidP="00A30456">
      <w:r w:rsidRPr="001A04D0">
        <w:t xml:space="preserve">    </w:t>
      </w:r>
    </w:p>
    <w:p w14:paraId="3D1FDA4B" w14:textId="77777777" w:rsidR="00A30456" w:rsidRPr="001A04D0" w:rsidRDefault="00A30456" w:rsidP="00A30456">
      <w:r w:rsidRPr="001A04D0">
        <w:t xml:space="preserve">    </w:t>
      </w:r>
      <w:proofErr w:type="spellStart"/>
      <w:proofErr w:type="gramStart"/>
      <w:r w:rsidRPr="001A04D0">
        <w:t>printf</w:t>
      </w:r>
      <w:proofErr w:type="spellEnd"/>
      <w:r w:rsidRPr="001A04D0">
        <w:t>(</w:t>
      </w:r>
      <w:proofErr w:type="gramEnd"/>
      <w:r w:rsidRPr="001A04D0">
        <w:t xml:space="preserve">"WWDG </w:t>
      </w:r>
      <w:proofErr w:type="spellStart"/>
      <w:r w:rsidRPr="001A04D0">
        <w:t>prescaler</w:t>
      </w:r>
      <w:proofErr w:type="spellEnd"/>
      <w:r w:rsidRPr="001A04D0">
        <w:t xml:space="preserve"> adjusted for %</w:t>
      </w:r>
      <w:proofErr w:type="spellStart"/>
      <w:r w:rsidRPr="001A04D0">
        <w:t>lums</w:t>
      </w:r>
      <w:proofErr w:type="spellEnd"/>
      <w:r w:rsidRPr="001A04D0">
        <w:t xml:space="preserve"> timeout\n", </w:t>
      </w:r>
      <w:proofErr w:type="spellStart"/>
      <w:r w:rsidRPr="001A04D0">
        <w:t>new_timeout_ms</w:t>
      </w:r>
      <w:proofErr w:type="spellEnd"/>
      <w:r w:rsidRPr="001A04D0">
        <w:t>);</w:t>
      </w:r>
    </w:p>
    <w:p w14:paraId="0A0642A5" w14:textId="77777777" w:rsidR="00A30456" w:rsidRPr="001A04D0" w:rsidRDefault="00A30456" w:rsidP="00A30456">
      <w:r w:rsidRPr="001A04D0">
        <w:t>}</w:t>
      </w:r>
    </w:p>
    <w:p w14:paraId="2D376DCA" w14:textId="77777777" w:rsidR="00A30456" w:rsidRPr="001A04D0" w:rsidRDefault="00A30456" w:rsidP="00A30456">
      <w:pPr>
        <w:pStyle w:val="3"/>
      </w:pPr>
      <w:r w:rsidRPr="001A04D0">
        <w:t>预分频器与超时时间关系</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861"/>
        <w:gridCol w:w="675"/>
        <w:gridCol w:w="1331"/>
        <w:gridCol w:w="1331"/>
        <w:gridCol w:w="1115"/>
      </w:tblGrid>
      <w:tr w:rsidR="00A30456" w:rsidRPr="001A04D0" w14:paraId="76BDDED2" w14:textId="77777777" w:rsidTr="004B7671">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427B9A8D" w14:textId="77777777" w:rsidR="00A30456" w:rsidRPr="001A04D0" w:rsidRDefault="00A30456" w:rsidP="004B7671">
            <w:pPr>
              <w:rPr>
                <w:b/>
                <w:bCs/>
              </w:rPr>
            </w:pPr>
            <w:r w:rsidRPr="001A04D0">
              <w:rPr>
                <w:b/>
                <w:bCs/>
              </w:rPr>
              <w:t>预分频器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AE4E798" w14:textId="77777777" w:rsidR="00A30456" w:rsidRPr="001A04D0" w:rsidRDefault="00A30456" w:rsidP="004B7671">
            <w:pPr>
              <w:rPr>
                <w:b/>
                <w:bCs/>
              </w:rPr>
            </w:pPr>
            <w:r w:rsidRPr="001A04D0">
              <w:rPr>
                <w:b/>
                <w:bCs/>
              </w:rPr>
              <w:t>分频值</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A9579ED" w14:textId="77777777" w:rsidR="00A30456" w:rsidRPr="001A04D0" w:rsidRDefault="00A30456" w:rsidP="004B7671">
            <w:pPr>
              <w:rPr>
                <w:b/>
                <w:bCs/>
              </w:rPr>
            </w:pPr>
            <w:r w:rsidRPr="001A04D0">
              <w:rPr>
                <w:b/>
                <w:bCs/>
              </w:rPr>
              <w:t>最小超时(</w:t>
            </w:r>
            <w:proofErr w:type="spellStart"/>
            <w:r w:rsidRPr="001A04D0">
              <w:rPr>
                <w:b/>
                <w:bCs/>
              </w:rPr>
              <w:t>ms</w:t>
            </w:r>
            <w:proofErr w:type="spellEnd"/>
            <w:r w:rsidRPr="001A04D0">
              <w:rPr>
                <w:b/>
                <w:bCs/>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3734C6B" w14:textId="77777777" w:rsidR="00A30456" w:rsidRPr="001A04D0" w:rsidRDefault="00A30456" w:rsidP="004B7671">
            <w:pPr>
              <w:rPr>
                <w:b/>
                <w:bCs/>
              </w:rPr>
            </w:pPr>
            <w:r w:rsidRPr="001A04D0">
              <w:rPr>
                <w:b/>
                <w:bCs/>
              </w:rPr>
              <w:t>最大超时(</w:t>
            </w:r>
            <w:proofErr w:type="spellStart"/>
            <w:r w:rsidRPr="001A04D0">
              <w:rPr>
                <w:b/>
                <w:bCs/>
              </w:rPr>
              <w:t>ms</w:t>
            </w:r>
            <w:proofErr w:type="spellEnd"/>
            <w:r w:rsidRPr="001A04D0">
              <w:rPr>
                <w:b/>
                <w:bCs/>
              </w:rPr>
              <w:t>)</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9477E1C" w14:textId="77777777" w:rsidR="00A30456" w:rsidRPr="001A04D0" w:rsidRDefault="00A30456" w:rsidP="004B7671">
            <w:pPr>
              <w:rPr>
                <w:b/>
                <w:bCs/>
              </w:rPr>
            </w:pPr>
            <w:r w:rsidRPr="001A04D0">
              <w:rPr>
                <w:b/>
                <w:bCs/>
              </w:rPr>
              <w:t>适用场景</w:t>
            </w:r>
          </w:p>
        </w:tc>
      </w:tr>
      <w:tr w:rsidR="00A30456" w:rsidRPr="001A04D0" w14:paraId="3F577C86"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6D1A18A5" w14:textId="77777777" w:rsidR="00A30456" w:rsidRPr="001A04D0" w:rsidRDefault="00A30456" w:rsidP="004B7671">
            <w:r w:rsidRPr="001A04D0">
              <w:t>WWDG_Prescaler_1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D30639C" w14:textId="77777777" w:rsidR="00A30456" w:rsidRPr="001A04D0" w:rsidRDefault="00A30456" w:rsidP="004B7671">
            <w:r w:rsidRPr="001A04D0">
              <w:t>1</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46A2047" w14:textId="77777777" w:rsidR="00A30456" w:rsidRPr="001A04D0" w:rsidRDefault="00A30456" w:rsidP="004B7671">
            <w:r w:rsidRPr="001A04D0">
              <w:t>~0.114ms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6651E01" w14:textId="77777777" w:rsidR="00A30456" w:rsidRPr="001A04D0" w:rsidRDefault="00A30456" w:rsidP="004B7671">
            <w:r w:rsidRPr="001A04D0">
              <w:t>~14.6ms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03D00E2" w14:textId="77777777" w:rsidR="00A30456" w:rsidRPr="001A04D0" w:rsidRDefault="00A30456" w:rsidP="004B7671">
            <w:r w:rsidRPr="001A04D0">
              <w:t>极快速检测</w:t>
            </w:r>
          </w:p>
        </w:tc>
      </w:tr>
      <w:tr w:rsidR="00A30456" w:rsidRPr="001A04D0" w14:paraId="72671B24"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1A50F0C8" w14:textId="77777777" w:rsidR="00A30456" w:rsidRPr="001A04D0" w:rsidRDefault="00A30456" w:rsidP="004B7671">
            <w:r w:rsidRPr="001A04D0">
              <w:t>WWDG_Prescaler_2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E31F130" w14:textId="77777777" w:rsidR="00A30456" w:rsidRPr="001A04D0" w:rsidRDefault="00A30456" w:rsidP="004B7671">
            <w:r w:rsidRPr="001A04D0">
              <w:t>2</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CFE91AF" w14:textId="77777777" w:rsidR="00A30456" w:rsidRPr="001A04D0" w:rsidRDefault="00A30456" w:rsidP="004B7671">
            <w:r w:rsidRPr="001A04D0">
              <w:t>~0.227ms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D27B8D8" w14:textId="77777777" w:rsidR="00A30456" w:rsidRPr="001A04D0" w:rsidRDefault="00A30456" w:rsidP="004B7671">
            <w:r w:rsidRPr="001A04D0">
              <w:t>~29.1ms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7EB213E" w14:textId="77777777" w:rsidR="00A30456" w:rsidRPr="001A04D0" w:rsidRDefault="00A30456" w:rsidP="004B7671">
            <w:r w:rsidRPr="001A04D0">
              <w:t>快速响应</w:t>
            </w:r>
          </w:p>
        </w:tc>
      </w:tr>
      <w:tr w:rsidR="00A30456" w:rsidRPr="001A04D0" w14:paraId="368A74D2"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78892930" w14:textId="77777777" w:rsidR="00A30456" w:rsidRPr="001A04D0" w:rsidRDefault="00A30456" w:rsidP="004B7671">
            <w:r w:rsidRPr="001A04D0">
              <w:t>WWDG_Prescaler_4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0FE130B" w14:textId="77777777" w:rsidR="00A30456" w:rsidRPr="001A04D0" w:rsidRDefault="00A30456" w:rsidP="004B7671">
            <w:r w:rsidRPr="001A04D0">
              <w:t>4</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E2D6988" w14:textId="77777777" w:rsidR="00A30456" w:rsidRPr="001A04D0" w:rsidRDefault="00A30456" w:rsidP="004B7671">
            <w:r w:rsidRPr="001A04D0">
              <w:t>~0.455ms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F366CC2" w14:textId="77777777" w:rsidR="00A30456" w:rsidRPr="001A04D0" w:rsidRDefault="00A30456" w:rsidP="004B7671">
            <w:r w:rsidRPr="001A04D0">
              <w:t>~58.3ms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5F72D1C" w14:textId="77777777" w:rsidR="00A30456" w:rsidRPr="001A04D0" w:rsidRDefault="00A30456" w:rsidP="004B7671">
            <w:r w:rsidRPr="001A04D0">
              <w:t>一般应用</w:t>
            </w:r>
          </w:p>
        </w:tc>
      </w:tr>
      <w:tr w:rsidR="00A30456" w:rsidRPr="001A04D0" w14:paraId="4212B621" w14:textId="77777777" w:rsidTr="004B7671">
        <w:tc>
          <w:tcPr>
            <w:tcW w:w="0" w:type="auto"/>
            <w:tcBorders>
              <w:top w:val="single" w:sz="6" w:space="0" w:color="E0E0E0"/>
              <w:left w:val="single" w:sz="6" w:space="0" w:color="E0E0E0"/>
              <w:bottom w:val="single" w:sz="6" w:space="0" w:color="E0E0E0"/>
              <w:right w:val="single" w:sz="6" w:space="0" w:color="E0E0E0"/>
            </w:tcBorders>
            <w:vAlign w:val="center"/>
            <w:hideMark/>
          </w:tcPr>
          <w:p w14:paraId="78B07A79" w14:textId="77777777" w:rsidR="00A30456" w:rsidRPr="001A04D0" w:rsidRDefault="00A30456" w:rsidP="004B7671">
            <w:r w:rsidRPr="001A04D0">
              <w:t>WWDG_Prescaler_8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5575A29" w14:textId="77777777" w:rsidR="00A30456" w:rsidRPr="001A04D0" w:rsidRDefault="00A30456" w:rsidP="004B7671">
            <w:r w:rsidRPr="001A04D0">
              <w:t>8</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32AA772" w14:textId="77777777" w:rsidR="00A30456" w:rsidRPr="001A04D0" w:rsidRDefault="00A30456" w:rsidP="004B7671">
            <w:r w:rsidRPr="001A04D0">
              <w:t>~0.910ms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6667E02" w14:textId="77777777" w:rsidR="00A30456" w:rsidRPr="001A04D0" w:rsidRDefault="00A30456" w:rsidP="004B7671">
            <w:r w:rsidRPr="001A04D0">
              <w:t>~116.5ms</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14FCD20B" w14:textId="77777777" w:rsidR="00A30456" w:rsidRPr="001A04D0" w:rsidRDefault="00A30456" w:rsidP="004B7671">
            <w:r w:rsidRPr="001A04D0">
              <w:t>较长任务</w:t>
            </w:r>
          </w:p>
        </w:tc>
      </w:tr>
    </w:tbl>
    <w:p w14:paraId="62E1EA6D" w14:textId="77777777" w:rsidR="00A30456" w:rsidRPr="001A04D0" w:rsidRDefault="00A30456" w:rsidP="00A30456">
      <w:pPr>
        <w:pStyle w:val="3"/>
      </w:pPr>
      <w:r w:rsidRPr="001A04D0">
        <w:t>典型使用流程</w:t>
      </w:r>
    </w:p>
    <w:p w14:paraId="0FEB3AA8" w14:textId="77777777" w:rsidR="00A30456" w:rsidRPr="001A04D0" w:rsidRDefault="00A30456" w:rsidP="00A30456">
      <w:r w:rsidRPr="001A04D0">
        <w:t xml:space="preserve">void </w:t>
      </w:r>
      <w:proofErr w:type="spellStart"/>
      <w:r w:rsidRPr="001A04D0">
        <w:t>Typical_WWDG_Usage</w:t>
      </w:r>
      <w:proofErr w:type="spellEnd"/>
      <w:r w:rsidRPr="001A04D0">
        <w:t>(void)</w:t>
      </w:r>
    </w:p>
    <w:p w14:paraId="4E35F774" w14:textId="77777777" w:rsidR="00A30456" w:rsidRPr="001A04D0" w:rsidRDefault="00A30456" w:rsidP="00A30456">
      <w:r w:rsidRPr="001A04D0">
        <w:t>{</w:t>
      </w:r>
    </w:p>
    <w:p w14:paraId="0762EE5E" w14:textId="77777777" w:rsidR="00A30456" w:rsidRPr="001A04D0" w:rsidRDefault="00A30456" w:rsidP="00A30456">
      <w:r w:rsidRPr="001A04D0">
        <w:t xml:space="preserve">    // 1. 启用 WWDG 时钟</w:t>
      </w:r>
    </w:p>
    <w:p w14:paraId="795F3BBA" w14:textId="77777777" w:rsidR="00A30456" w:rsidRPr="001A04D0" w:rsidRDefault="00A30456" w:rsidP="00A30456">
      <w:r w:rsidRPr="001A04D0">
        <w:t xml:space="preserve">    RCC_APB1</w:t>
      </w:r>
      <w:proofErr w:type="gramStart"/>
      <w:r w:rsidRPr="001A04D0">
        <w:t>PeriphClockCmd(</w:t>
      </w:r>
      <w:proofErr w:type="gramEnd"/>
      <w:r w:rsidRPr="001A04D0">
        <w:t>RCC_APB1Periph_WWDG, ENABLE);</w:t>
      </w:r>
    </w:p>
    <w:p w14:paraId="55833585" w14:textId="77777777" w:rsidR="00A30456" w:rsidRPr="001A04D0" w:rsidRDefault="00A30456" w:rsidP="00A30456">
      <w:r w:rsidRPr="001A04D0">
        <w:t xml:space="preserve">    </w:t>
      </w:r>
    </w:p>
    <w:p w14:paraId="25A91F56" w14:textId="77777777" w:rsidR="00A30456" w:rsidRPr="001A04D0" w:rsidRDefault="00A30456" w:rsidP="00A30456">
      <w:r w:rsidRPr="001A04D0">
        <w:t xml:space="preserve">    // 2. 设置预分频器</w:t>
      </w:r>
    </w:p>
    <w:p w14:paraId="6423EEEC" w14:textId="77777777" w:rsidR="00A30456" w:rsidRPr="001A04D0" w:rsidRDefault="00A30456" w:rsidP="00A30456">
      <w:r w:rsidRPr="001A04D0">
        <w:t xml:space="preserve">    </w:t>
      </w:r>
      <w:proofErr w:type="spellStart"/>
      <w:r w:rsidRPr="001A04D0">
        <w:t>WWDG_SetPrescaler</w:t>
      </w:r>
      <w:proofErr w:type="spellEnd"/>
      <w:r w:rsidRPr="001A04D0">
        <w:t>(WWDG_Prescaler_4);  // 4分频</w:t>
      </w:r>
    </w:p>
    <w:p w14:paraId="5191B4EA" w14:textId="77777777" w:rsidR="00A30456" w:rsidRPr="001A04D0" w:rsidRDefault="00A30456" w:rsidP="00A30456">
      <w:r w:rsidRPr="001A04D0">
        <w:t xml:space="preserve">    </w:t>
      </w:r>
    </w:p>
    <w:p w14:paraId="5DD66566" w14:textId="77777777" w:rsidR="00A30456" w:rsidRPr="001A04D0" w:rsidRDefault="00A30456" w:rsidP="00A30456">
      <w:r w:rsidRPr="001A04D0">
        <w:t xml:space="preserve">    // 3. 设置窗口值</w:t>
      </w:r>
    </w:p>
    <w:p w14:paraId="04FCE595" w14:textId="77777777" w:rsidR="00A30456" w:rsidRPr="001A04D0" w:rsidRDefault="00A30456" w:rsidP="00A30456">
      <w:r w:rsidRPr="001A04D0">
        <w:t xml:space="preserve">    </w:t>
      </w:r>
      <w:proofErr w:type="spellStart"/>
      <w:r w:rsidRPr="001A04D0">
        <w:t>WWDG_SetWindowValue</w:t>
      </w:r>
      <w:proofErr w:type="spellEnd"/>
      <w:r w:rsidRPr="001A04D0">
        <w:t>(0x60);           // 窗口值</w:t>
      </w:r>
    </w:p>
    <w:p w14:paraId="75002B57" w14:textId="77777777" w:rsidR="00A30456" w:rsidRPr="001A04D0" w:rsidRDefault="00A30456" w:rsidP="00A30456">
      <w:r w:rsidRPr="001A04D0">
        <w:t xml:space="preserve">    </w:t>
      </w:r>
    </w:p>
    <w:p w14:paraId="228B9AE0" w14:textId="77777777" w:rsidR="00A30456" w:rsidRPr="001A04D0" w:rsidRDefault="00A30456" w:rsidP="00A30456">
      <w:r w:rsidRPr="001A04D0">
        <w:lastRenderedPageBreak/>
        <w:t xml:space="preserve">    // 4. 启用看门狗</w:t>
      </w:r>
    </w:p>
    <w:p w14:paraId="60C13700" w14:textId="77777777" w:rsidR="00A30456" w:rsidRPr="001A04D0" w:rsidRDefault="00A30456" w:rsidP="00A30456">
      <w:r w:rsidRPr="001A04D0">
        <w:t xml:space="preserve">    </w:t>
      </w:r>
      <w:proofErr w:type="spellStart"/>
      <w:r w:rsidRPr="001A04D0">
        <w:t>WWDG_Enable</w:t>
      </w:r>
      <w:proofErr w:type="spellEnd"/>
      <w:r w:rsidRPr="001A04D0">
        <w:t>(0x7F);                   // 初始计数器值</w:t>
      </w:r>
    </w:p>
    <w:p w14:paraId="6F67DA9B" w14:textId="77777777" w:rsidR="00A30456" w:rsidRPr="001A04D0" w:rsidRDefault="00A30456" w:rsidP="00A30456">
      <w:r w:rsidRPr="001A04D0">
        <w:t xml:space="preserve">    </w:t>
      </w:r>
    </w:p>
    <w:p w14:paraId="7E3A63D1" w14:textId="77777777" w:rsidR="00A30456" w:rsidRPr="001A04D0" w:rsidRDefault="00A30456" w:rsidP="00A30456">
      <w:r w:rsidRPr="001A04D0">
        <w:t xml:space="preserve">    // 5. 在主循环中喂狗（必须在窗口内）</w:t>
      </w:r>
    </w:p>
    <w:p w14:paraId="21143E57" w14:textId="77777777" w:rsidR="00A30456" w:rsidRPr="001A04D0" w:rsidRDefault="00A30456" w:rsidP="00A30456">
      <w:r w:rsidRPr="001A04D0">
        <w:t xml:space="preserve">    </w:t>
      </w:r>
      <w:proofErr w:type="gramStart"/>
      <w:r w:rsidRPr="001A04D0">
        <w:t>while(1) {</w:t>
      </w:r>
      <w:proofErr w:type="gramEnd"/>
    </w:p>
    <w:p w14:paraId="20A85B5C" w14:textId="77777777" w:rsidR="00A30456" w:rsidRPr="001A04D0" w:rsidRDefault="00A30456" w:rsidP="00A30456">
      <w:r w:rsidRPr="001A04D0">
        <w:t xml:space="preserve">        if (/* 在窗口期内 */) {</w:t>
      </w:r>
    </w:p>
    <w:p w14:paraId="75C5A465" w14:textId="77777777" w:rsidR="00A30456" w:rsidRPr="001A04D0" w:rsidRDefault="00A30456" w:rsidP="00A30456">
      <w:r w:rsidRPr="001A04D0">
        <w:t xml:space="preserve">            </w:t>
      </w:r>
      <w:proofErr w:type="spellStart"/>
      <w:r w:rsidRPr="001A04D0">
        <w:t>WWDG_SetCounter</w:t>
      </w:r>
      <w:proofErr w:type="spellEnd"/>
      <w:r w:rsidRPr="001A04D0">
        <w:t>(0x7F);       // 喂狗</w:t>
      </w:r>
    </w:p>
    <w:p w14:paraId="3A40BDF0" w14:textId="77777777" w:rsidR="00A30456" w:rsidRPr="001A04D0" w:rsidRDefault="00A30456" w:rsidP="00A30456">
      <w:r w:rsidRPr="001A04D0">
        <w:t xml:space="preserve">        }</w:t>
      </w:r>
    </w:p>
    <w:p w14:paraId="60C374C8" w14:textId="77777777" w:rsidR="00A30456" w:rsidRPr="001A04D0" w:rsidRDefault="00A30456" w:rsidP="00A30456">
      <w:r w:rsidRPr="001A04D0">
        <w:t xml:space="preserve">    }</w:t>
      </w:r>
    </w:p>
    <w:p w14:paraId="4563F945" w14:textId="77777777" w:rsidR="00A30456" w:rsidRPr="001A04D0" w:rsidRDefault="00A30456" w:rsidP="00A30456">
      <w:r w:rsidRPr="001A04D0">
        <w:t>}</w:t>
      </w:r>
    </w:p>
    <w:p w14:paraId="275E9306" w14:textId="77777777" w:rsidR="00A30456" w:rsidRPr="001A04D0" w:rsidRDefault="00A30456" w:rsidP="00A30456">
      <w:pPr>
        <w:pStyle w:val="3"/>
      </w:pPr>
      <w:r w:rsidRPr="001A04D0">
        <w:t>重要注意事项</w:t>
      </w:r>
    </w:p>
    <w:p w14:paraId="723B278A" w14:textId="77777777" w:rsidR="00A30456" w:rsidRPr="001A04D0" w:rsidRDefault="00A30456" w:rsidP="00A30456">
      <w:pPr>
        <w:pStyle w:val="4"/>
      </w:pPr>
      <w:r w:rsidRPr="001A04D0">
        <w:t>1</w:t>
      </w:r>
      <w:proofErr w:type="gramStart"/>
      <w:r w:rsidRPr="001A04D0">
        <w:t xml:space="preserve">. </w:t>
      </w:r>
      <w:r w:rsidRPr="001A04D0">
        <w:rPr>
          <w:rFonts w:ascii="Times New Roman" w:hAnsi="Times New Roman" w:cs="Times New Roman"/>
        </w:rPr>
        <w:t>​</w:t>
      </w:r>
      <w:r w:rsidRPr="001A04D0">
        <w:t>窗口</w:t>
      </w:r>
      <w:proofErr w:type="gramEnd"/>
      <w:r w:rsidRPr="001A04D0">
        <w:t>期喂狗要求</w:t>
      </w:r>
      <w:r w:rsidRPr="001A04D0">
        <w:rPr>
          <w:rFonts w:ascii="Times New Roman" w:hAnsi="Times New Roman" w:cs="Times New Roman"/>
        </w:rPr>
        <w:t>​</w:t>
      </w:r>
    </w:p>
    <w:p w14:paraId="6268DB95" w14:textId="77777777" w:rsidR="00A30456" w:rsidRPr="001A04D0" w:rsidRDefault="00A30456" w:rsidP="00A30456">
      <w:r w:rsidRPr="001A04D0">
        <w:t xml:space="preserve">void </w:t>
      </w:r>
      <w:proofErr w:type="spellStart"/>
      <w:r w:rsidRPr="001A04D0">
        <w:t>Critical_Feeding_Window</w:t>
      </w:r>
      <w:proofErr w:type="spellEnd"/>
      <w:r w:rsidRPr="001A04D0">
        <w:t>(void)</w:t>
      </w:r>
    </w:p>
    <w:p w14:paraId="6BBCC61B" w14:textId="77777777" w:rsidR="00A30456" w:rsidRPr="001A04D0" w:rsidRDefault="00A30456" w:rsidP="00A30456">
      <w:r w:rsidRPr="001A04D0">
        <w:t>{</w:t>
      </w:r>
    </w:p>
    <w:p w14:paraId="4408F7FD" w14:textId="77777777" w:rsidR="00A30456" w:rsidRPr="001A04D0" w:rsidRDefault="00A30456" w:rsidP="00A30456">
      <w:r w:rsidRPr="001A04D0">
        <w:t xml:space="preserve">    // WWDG 必须在特定的时间窗口内喂狗</w:t>
      </w:r>
    </w:p>
    <w:p w14:paraId="271E7A41" w14:textId="77777777" w:rsidR="00A30456" w:rsidRPr="001A04D0" w:rsidRDefault="00A30456" w:rsidP="00A30456">
      <w:r w:rsidRPr="001A04D0">
        <w:t xml:space="preserve">    // 喂狗太早或太晚都会导致复位</w:t>
      </w:r>
    </w:p>
    <w:p w14:paraId="5744E52E" w14:textId="77777777" w:rsidR="00A30456" w:rsidRPr="001A04D0" w:rsidRDefault="00A30456" w:rsidP="00A30456">
      <w:r w:rsidRPr="001A04D0">
        <w:t xml:space="preserve">    </w:t>
      </w:r>
    </w:p>
    <w:p w14:paraId="09190030" w14:textId="77777777" w:rsidR="00A30456" w:rsidRPr="001A04D0" w:rsidRDefault="00A30456" w:rsidP="00A30456">
      <w:r w:rsidRPr="001A04D0">
        <w:t xml:space="preserve">    uint32_t </w:t>
      </w:r>
      <w:proofErr w:type="spellStart"/>
      <w:r w:rsidRPr="001A04D0">
        <w:t>counter_value</w:t>
      </w:r>
      <w:proofErr w:type="spellEnd"/>
      <w:r w:rsidRPr="001A04D0">
        <w:t xml:space="preserve"> = </w:t>
      </w:r>
      <w:proofErr w:type="spellStart"/>
      <w:r w:rsidRPr="001A04D0">
        <w:t>WWDG_</w:t>
      </w:r>
      <w:proofErr w:type="gramStart"/>
      <w:r w:rsidRPr="001A04D0">
        <w:t>GetCounter</w:t>
      </w:r>
      <w:proofErr w:type="spellEnd"/>
      <w:r w:rsidRPr="001A04D0">
        <w:t>(</w:t>
      </w:r>
      <w:proofErr w:type="gramEnd"/>
      <w:r w:rsidRPr="001A04D0">
        <w:t>);</w:t>
      </w:r>
    </w:p>
    <w:p w14:paraId="1F28E930" w14:textId="77777777" w:rsidR="00A30456" w:rsidRPr="001A04D0" w:rsidRDefault="00A30456" w:rsidP="00A30456">
      <w:r w:rsidRPr="001A04D0">
        <w:t xml:space="preserve">    uint32_t </w:t>
      </w:r>
      <w:proofErr w:type="spellStart"/>
      <w:r w:rsidRPr="001A04D0">
        <w:t>window_value</w:t>
      </w:r>
      <w:proofErr w:type="spellEnd"/>
      <w:r w:rsidRPr="001A04D0">
        <w:t xml:space="preserve"> = </w:t>
      </w:r>
      <w:proofErr w:type="spellStart"/>
      <w:r w:rsidRPr="001A04D0">
        <w:t>WWDG_</w:t>
      </w:r>
      <w:proofErr w:type="gramStart"/>
      <w:r w:rsidRPr="001A04D0">
        <w:t>GetWindowValue</w:t>
      </w:r>
      <w:proofErr w:type="spellEnd"/>
      <w:r w:rsidRPr="001A04D0">
        <w:t>(</w:t>
      </w:r>
      <w:proofErr w:type="gramEnd"/>
      <w:r w:rsidRPr="001A04D0">
        <w:t>);</w:t>
      </w:r>
    </w:p>
    <w:p w14:paraId="7F868F4E" w14:textId="77777777" w:rsidR="00A30456" w:rsidRPr="001A04D0" w:rsidRDefault="00A30456" w:rsidP="00A30456">
      <w:r w:rsidRPr="001A04D0">
        <w:t xml:space="preserve">    </w:t>
      </w:r>
    </w:p>
    <w:p w14:paraId="68349E5E" w14:textId="77777777" w:rsidR="00A30456" w:rsidRPr="001A04D0" w:rsidRDefault="00A30456" w:rsidP="00A30456">
      <w:r w:rsidRPr="001A04D0">
        <w:t xml:space="preserve">    /</w:t>
      </w:r>
      <w:proofErr w:type="gramStart"/>
      <w:r w:rsidRPr="001A04D0">
        <w:t>/ 只有</w:t>
      </w:r>
      <w:proofErr w:type="gramEnd"/>
      <w:r w:rsidRPr="001A04D0">
        <w:t>在计数器值小于窗口值且大于0x3F时才能喂狗</w:t>
      </w:r>
    </w:p>
    <w:p w14:paraId="45AC5FE1" w14:textId="77777777" w:rsidR="00A30456" w:rsidRPr="001A04D0" w:rsidRDefault="00A30456" w:rsidP="00A30456">
      <w:r w:rsidRPr="001A04D0">
        <w:t xml:space="preserve">    if ((</w:t>
      </w:r>
      <w:proofErr w:type="spellStart"/>
      <w:r w:rsidRPr="001A04D0">
        <w:t>counter_value</w:t>
      </w:r>
      <w:proofErr w:type="spellEnd"/>
      <w:r w:rsidRPr="001A04D0">
        <w:t xml:space="preserve"> &lt; </w:t>
      </w:r>
      <w:proofErr w:type="spellStart"/>
      <w:r w:rsidRPr="001A04D0">
        <w:t>window_value</w:t>
      </w:r>
      <w:proofErr w:type="spellEnd"/>
      <w:r w:rsidRPr="001A04D0">
        <w:t>) &amp;&amp; (</w:t>
      </w:r>
      <w:proofErr w:type="spellStart"/>
      <w:r w:rsidRPr="001A04D0">
        <w:t>counter_value</w:t>
      </w:r>
      <w:proofErr w:type="spellEnd"/>
      <w:r w:rsidRPr="001A04D0">
        <w:t xml:space="preserve"> &gt; 0x3F)) {</w:t>
      </w:r>
    </w:p>
    <w:p w14:paraId="00E70B84" w14:textId="77777777" w:rsidR="00A30456" w:rsidRPr="001A04D0" w:rsidRDefault="00A30456" w:rsidP="00A30456">
      <w:r w:rsidRPr="001A04D0">
        <w:t xml:space="preserve">        </w:t>
      </w:r>
      <w:proofErr w:type="spellStart"/>
      <w:r w:rsidRPr="001A04D0">
        <w:t>WWDG_SetCounter</w:t>
      </w:r>
      <w:proofErr w:type="spellEnd"/>
      <w:r w:rsidRPr="001A04D0">
        <w:t>(0x7F);  // 喂狗</w:t>
      </w:r>
    </w:p>
    <w:p w14:paraId="3AB17316" w14:textId="77777777" w:rsidR="00A30456" w:rsidRPr="001A04D0" w:rsidRDefault="00A30456" w:rsidP="00A30456">
      <w:r w:rsidRPr="001A04D0">
        <w:t xml:space="preserve">    } else {</w:t>
      </w:r>
    </w:p>
    <w:p w14:paraId="4498EC4F" w14:textId="77777777" w:rsidR="00A30456" w:rsidRPr="001A04D0" w:rsidRDefault="00A30456" w:rsidP="00A30456">
      <w:r w:rsidRPr="001A04D0">
        <w:t xml:space="preserve">        // 不在窗口期内，不能喂狗</w:t>
      </w:r>
    </w:p>
    <w:p w14:paraId="39AE656C" w14:textId="77777777" w:rsidR="00A30456" w:rsidRPr="001A04D0" w:rsidRDefault="00A30456" w:rsidP="00A30456">
      <w:r w:rsidRPr="001A04D0">
        <w:t xml:space="preserve">        // 否则会导致立即复位！</w:t>
      </w:r>
    </w:p>
    <w:p w14:paraId="7275A816" w14:textId="77777777" w:rsidR="00A30456" w:rsidRPr="001A04D0" w:rsidRDefault="00A30456" w:rsidP="00A30456">
      <w:r w:rsidRPr="001A04D0">
        <w:lastRenderedPageBreak/>
        <w:t xml:space="preserve">    }</w:t>
      </w:r>
    </w:p>
    <w:p w14:paraId="26BE5B9D" w14:textId="77777777" w:rsidR="00A30456" w:rsidRPr="001A04D0" w:rsidRDefault="00A30456" w:rsidP="00A30456">
      <w:r w:rsidRPr="001A04D0">
        <w:t>}</w:t>
      </w:r>
    </w:p>
    <w:p w14:paraId="6FCD672E" w14:textId="77777777" w:rsidR="00A30456" w:rsidRPr="001A04D0" w:rsidRDefault="00A30456" w:rsidP="00A30456">
      <w:pPr>
        <w:pStyle w:val="4"/>
      </w:pPr>
      <w:r w:rsidRPr="001A04D0">
        <w:t xml:space="preserve">2. </w:t>
      </w:r>
      <w:r w:rsidRPr="001A04D0">
        <w:rPr>
          <w:rFonts w:ascii="Times New Roman" w:hAnsi="Times New Roman" w:cs="Times New Roman"/>
        </w:rPr>
        <w:t>​</w:t>
      </w:r>
      <w:r w:rsidRPr="001A04D0">
        <w:t>预分频器修改时机</w:t>
      </w:r>
      <w:r w:rsidRPr="001A04D0">
        <w:rPr>
          <w:rFonts w:ascii="Times New Roman" w:hAnsi="Times New Roman" w:cs="Times New Roman"/>
        </w:rPr>
        <w:t>​</w:t>
      </w:r>
    </w:p>
    <w:p w14:paraId="35FC450D" w14:textId="77777777" w:rsidR="00A30456" w:rsidRPr="001A04D0" w:rsidRDefault="00A30456" w:rsidP="00A30456">
      <w:r w:rsidRPr="001A04D0">
        <w:t>void Safe_Prescaler_Change(void)</w:t>
      </w:r>
    </w:p>
    <w:p w14:paraId="29F1C895" w14:textId="77777777" w:rsidR="00A30456" w:rsidRPr="001A04D0" w:rsidRDefault="00A30456" w:rsidP="00A30456">
      <w:r w:rsidRPr="001A04D0">
        <w:t>{</w:t>
      </w:r>
    </w:p>
    <w:p w14:paraId="3BA8D332" w14:textId="77777777" w:rsidR="00A30456" w:rsidRPr="001A04D0" w:rsidRDefault="00A30456" w:rsidP="00A30456">
      <w:r w:rsidRPr="001A04D0">
        <w:t xml:space="preserve">    // 要修改预分频器，最好先禁用看门狗</w:t>
      </w:r>
    </w:p>
    <w:p w14:paraId="56BB018D" w14:textId="77777777" w:rsidR="00A30456" w:rsidRPr="001A04D0" w:rsidRDefault="00A30456" w:rsidP="00A30456">
      <w:r w:rsidRPr="001A04D0">
        <w:t xml:space="preserve">    </w:t>
      </w:r>
      <w:proofErr w:type="spellStart"/>
      <w:r w:rsidRPr="001A04D0">
        <w:t>WWDG_DeInit</w:t>
      </w:r>
      <w:proofErr w:type="spellEnd"/>
      <w:r w:rsidRPr="001A04D0">
        <w:t>();  // 禁用看门狗</w:t>
      </w:r>
    </w:p>
    <w:p w14:paraId="5F3756A3" w14:textId="77777777" w:rsidR="00A30456" w:rsidRPr="001A04D0" w:rsidRDefault="00A30456" w:rsidP="00A30456">
      <w:r w:rsidRPr="001A04D0">
        <w:t xml:space="preserve">    </w:t>
      </w:r>
    </w:p>
    <w:p w14:paraId="690391F0" w14:textId="77777777" w:rsidR="00A30456" w:rsidRPr="001A04D0" w:rsidRDefault="00A30456" w:rsidP="00A30456">
      <w:r w:rsidRPr="001A04D0">
        <w:t xml:space="preserve">    // 修改预分频器</w:t>
      </w:r>
    </w:p>
    <w:p w14:paraId="4902A583"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WWDG_Prescaler_8);</w:t>
      </w:r>
    </w:p>
    <w:p w14:paraId="05948010" w14:textId="77777777" w:rsidR="00A30456" w:rsidRPr="001A04D0" w:rsidRDefault="00A30456" w:rsidP="00A30456">
      <w:r w:rsidRPr="001A04D0">
        <w:t xml:space="preserve">    </w:t>
      </w:r>
    </w:p>
    <w:p w14:paraId="2D01A7C0" w14:textId="77777777" w:rsidR="00A30456" w:rsidRPr="001A04D0" w:rsidRDefault="00A30456" w:rsidP="00A30456">
      <w:r w:rsidRPr="001A04D0">
        <w:t xml:space="preserve">    // 重新启用</w:t>
      </w:r>
    </w:p>
    <w:p w14:paraId="338D4499" w14:textId="77777777" w:rsidR="00A30456" w:rsidRPr="001A04D0" w:rsidRDefault="00A30456" w:rsidP="00A30456">
      <w:r w:rsidRPr="001A04D0">
        <w:t xml:space="preserve">    </w:t>
      </w:r>
      <w:proofErr w:type="spellStart"/>
      <w:r w:rsidRPr="001A04D0">
        <w:t>WWDG_SetWindowValue</w:t>
      </w:r>
      <w:proofErr w:type="spellEnd"/>
      <w:r w:rsidRPr="001A04D0">
        <w:t>(0x70);</w:t>
      </w:r>
    </w:p>
    <w:p w14:paraId="4D8D5EDF" w14:textId="77777777" w:rsidR="00A30456" w:rsidRPr="001A04D0" w:rsidRDefault="00A30456" w:rsidP="00A30456">
      <w:r w:rsidRPr="001A04D0">
        <w:t xml:space="preserve">    </w:t>
      </w:r>
      <w:proofErr w:type="spellStart"/>
      <w:r w:rsidRPr="001A04D0">
        <w:t>WWDG_Enable</w:t>
      </w:r>
      <w:proofErr w:type="spellEnd"/>
      <w:r w:rsidRPr="001A04D0">
        <w:t>(0x7F);</w:t>
      </w:r>
    </w:p>
    <w:p w14:paraId="437D812E" w14:textId="77777777" w:rsidR="00A30456" w:rsidRPr="001A04D0" w:rsidRDefault="00A30456" w:rsidP="00A30456">
      <w:r w:rsidRPr="001A04D0">
        <w:t>}</w:t>
      </w:r>
    </w:p>
    <w:p w14:paraId="40D19854" w14:textId="77777777" w:rsidR="00A30456" w:rsidRPr="001A04D0" w:rsidRDefault="00A30456" w:rsidP="00A30456">
      <w:pPr>
        <w:pStyle w:val="4"/>
      </w:pPr>
      <w:r w:rsidRPr="001A04D0">
        <w:t xml:space="preserve">3. </w:t>
      </w:r>
      <w:r w:rsidRPr="001A04D0">
        <w:rPr>
          <w:rFonts w:ascii="Times New Roman" w:hAnsi="Times New Roman" w:cs="Times New Roman"/>
        </w:rPr>
        <w:t>​</w:t>
      </w:r>
      <w:r w:rsidRPr="001A04D0">
        <w:t>与独立看门狗的区别</w:t>
      </w:r>
      <w:r w:rsidRPr="001A04D0">
        <w:rPr>
          <w:rFonts w:ascii="Times New Roman" w:hAnsi="Times New Roman" w:cs="Times New Roman"/>
        </w:rPr>
        <w:t>​</w:t>
      </w:r>
    </w:p>
    <w:p w14:paraId="43CDA775" w14:textId="77777777" w:rsidR="00A30456" w:rsidRPr="001A04D0" w:rsidRDefault="00A30456" w:rsidP="00A30456">
      <w:r w:rsidRPr="001A04D0">
        <w:t xml:space="preserve">void </w:t>
      </w:r>
      <w:proofErr w:type="spellStart"/>
      <w:r w:rsidRPr="001A04D0">
        <w:t>Compare_WWDG_</w:t>
      </w:r>
      <w:proofErr w:type="gramStart"/>
      <w:r w:rsidRPr="001A04D0">
        <w:t>IWDG</w:t>
      </w:r>
      <w:proofErr w:type="spellEnd"/>
      <w:r w:rsidRPr="001A04D0">
        <w:t>(</w:t>
      </w:r>
      <w:proofErr w:type="gramEnd"/>
      <w:r w:rsidRPr="001A04D0">
        <w:t>void)</w:t>
      </w:r>
    </w:p>
    <w:p w14:paraId="439DFE48" w14:textId="77777777" w:rsidR="00A30456" w:rsidRPr="001A04D0" w:rsidRDefault="00A30456" w:rsidP="00A30456">
      <w:r w:rsidRPr="001A04D0">
        <w:t>{</w:t>
      </w:r>
    </w:p>
    <w:p w14:paraId="1F30F4A3" w14:textId="77777777" w:rsidR="00A30456" w:rsidRPr="001A04D0" w:rsidRDefault="00A30456" w:rsidP="00A30456">
      <w:r w:rsidRPr="001A04D0">
        <w:t xml:space="preserve">    // WWDG 特点：</w:t>
      </w:r>
    </w:p>
    <w:p w14:paraId="3425DAF2" w14:textId="77777777" w:rsidR="00A30456" w:rsidRPr="001A04D0" w:rsidRDefault="00A30456" w:rsidP="00A30456">
      <w:r w:rsidRPr="001A04D0">
        <w:t xml:space="preserve">    // - 基于APB1时钟（通常36MHz）</w:t>
      </w:r>
    </w:p>
    <w:p w14:paraId="2B4D4590" w14:textId="77777777" w:rsidR="00A30456" w:rsidRPr="001A04D0" w:rsidRDefault="00A30456" w:rsidP="00A30456">
      <w:r w:rsidRPr="001A04D0">
        <w:t xml:space="preserve">    // - 有窗口期限制</w:t>
      </w:r>
    </w:p>
    <w:p w14:paraId="4E72825F" w14:textId="77777777" w:rsidR="00A30456" w:rsidRPr="001A04D0" w:rsidRDefault="00A30456" w:rsidP="00A30456">
      <w:r w:rsidRPr="001A04D0">
        <w:t xml:space="preserve">    // - 可调整预分频器</w:t>
      </w:r>
    </w:p>
    <w:p w14:paraId="1A006748" w14:textId="77777777" w:rsidR="00A30456" w:rsidRPr="001A04D0" w:rsidRDefault="00A30456" w:rsidP="00A30456">
      <w:r w:rsidRPr="001A04D0">
        <w:t xml:space="preserve">    // - 可以软件禁用</w:t>
      </w:r>
    </w:p>
    <w:p w14:paraId="1C86F6CC" w14:textId="77777777" w:rsidR="00A30456" w:rsidRPr="001A04D0" w:rsidRDefault="00A30456" w:rsidP="00A30456">
      <w:r w:rsidRPr="001A04D0">
        <w:t xml:space="preserve">    </w:t>
      </w:r>
    </w:p>
    <w:p w14:paraId="00B6A816" w14:textId="77777777" w:rsidR="00A30456" w:rsidRPr="001A04D0" w:rsidRDefault="00A30456" w:rsidP="00A30456">
      <w:r w:rsidRPr="001A04D0">
        <w:t xml:space="preserve">    // IWDG 特点：</w:t>
      </w:r>
    </w:p>
    <w:p w14:paraId="7A5AFB67" w14:textId="77777777" w:rsidR="00A30456" w:rsidRPr="001A04D0" w:rsidRDefault="00A30456" w:rsidP="00A30456">
      <w:r w:rsidRPr="001A04D0">
        <w:t xml:space="preserve">    // - 基于LSI时钟（~40kHz）</w:t>
      </w:r>
    </w:p>
    <w:p w14:paraId="0F6B8D17" w14:textId="77777777" w:rsidR="00A30456" w:rsidRPr="001A04D0" w:rsidRDefault="00A30456" w:rsidP="00A30456">
      <w:r w:rsidRPr="001A04D0">
        <w:lastRenderedPageBreak/>
        <w:t xml:space="preserve">    // - 无窗口期限制</w:t>
      </w:r>
    </w:p>
    <w:p w14:paraId="2C107550" w14:textId="77777777" w:rsidR="00A30456" w:rsidRPr="001A04D0" w:rsidRDefault="00A30456" w:rsidP="00A30456">
      <w:r w:rsidRPr="001A04D0">
        <w:t xml:space="preserve">    // - 预分频器固定几个选项</w:t>
      </w:r>
    </w:p>
    <w:p w14:paraId="0E713C42" w14:textId="77777777" w:rsidR="00A30456" w:rsidRPr="001A04D0" w:rsidRDefault="00A30456" w:rsidP="00A30456">
      <w:r w:rsidRPr="001A04D0">
        <w:t xml:space="preserve">    // - 一旦启用不能软件禁用</w:t>
      </w:r>
    </w:p>
    <w:p w14:paraId="29215A50" w14:textId="77777777" w:rsidR="00A30456" w:rsidRPr="001A04D0" w:rsidRDefault="00A30456" w:rsidP="00A30456">
      <w:r w:rsidRPr="001A04D0">
        <w:t>}</w:t>
      </w:r>
    </w:p>
    <w:p w14:paraId="7F927A96" w14:textId="77777777" w:rsidR="00A30456" w:rsidRPr="001A04D0" w:rsidRDefault="00A30456" w:rsidP="00A30456">
      <w:pPr>
        <w:pStyle w:val="3"/>
      </w:pPr>
      <w:r w:rsidRPr="001A04D0">
        <w:t>高级应用示例</w:t>
      </w:r>
    </w:p>
    <w:p w14:paraId="3175D04B" w14:textId="77777777" w:rsidR="00A30456" w:rsidRPr="001A04D0" w:rsidRDefault="00A30456" w:rsidP="00A30456">
      <w:pPr>
        <w:pStyle w:val="4"/>
      </w:pPr>
      <w:r w:rsidRPr="001A04D0">
        <w:t>自适应看门狗超时</w:t>
      </w:r>
    </w:p>
    <w:p w14:paraId="0FC49435" w14:textId="77777777" w:rsidR="00A30456" w:rsidRPr="001A04D0" w:rsidRDefault="00A30456" w:rsidP="00A30456">
      <w:r w:rsidRPr="001A04D0">
        <w:t xml:space="preserve">void </w:t>
      </w:r>
      <w:proofErr w:type="spellStart"/>
      <w:r w:rsidRPr="001A04D0">
        <w:t>Adaptive_WWDG_Management</w:t>
      </w:r>
      <w:proofErr w:type="spellEnd"/>
      <w:r w:rsidRPr="001A04D0">
        <w:t>(void)</w:t>
      </w:r>
    </w:p>
    <w:p w14:paraId="03766942" w14:textId="77777777" w:rsidR="00A30456" w:rsidRPr="001A04D0" w:rsidRDefault="00A30456" w:rsidP="00A30456">
      <w:r w:rsidRPr="001A04D0">
        <w:t>{</w:t>
      </w:r>
    </w:p>
    <w:p w14:paraId="70B0BEB3" w14:textId="77777777" w:rsidR="00A30456" w:rsidRPr="001A04D0" w:rsidRDefault="00A30456" w:rsidP="00A30456">
      <w:r w:rsidRPr="001A04D0">
        <w:t xml:space="preserve">    static uint32_t </w:t>
      </w:r>
      <w:proofErr w:type="spellStart"/>
      <w:r w:rsidRPr="001A04D0">
        <w:t>last_operation_time</w:t>
      </w:r>
      <w:proofErr w:type="spellEnd"/>
      <w:r w:rsidRPr="001A04D0">
        <w:t>;</w:t>
      </w:r>
    </w:p>
    <w:p w14:paraId="4790BBEF" w14:textId="77777777" w:rsidR="00A30456" w:rsidRPr="001A04D0" w:rsidRDefault="00A30456" w:rsidP="00A30456">
      <w:r w:rsidRPr="001A04D0">
        <w:t xml:space="preserve">    uint32_t </w:t>
      </w:r>
      <w:proofErr w:type="spellStart"/>
      <w:r w:rsidRPr="001A04D0">
        <w:t>current_time</w:t>
      </w:r>
      <w:proofErr w:type="spellEnd"/>
      <w:r w:rsidRPr="001A04D0">
        <w:t xml:space="preserve"> = </w:t>
      </w:r>
      <w:proofErr w:type="spellStart"/>
      <w:r w:rsidRPr="001A04D0">
        <w:t>HAL_</w:t>
      </w:r>
      <w:proofErr w:type="gramStart"/>
      <w:r w:rsidRPr="001A04D0">
        <w:t>GetTick</w:t>
      </w:r>
      <w:proofErr w:type="spellEnd"/>
      <w:r w:rsidRPr="001A04D0">
        <w:t>(</w:t>
      </w:r>
      <w:proofErr w:type="gramEnd"/>
      <w:r w:rsidRPr="001A04D0">
        <w:t>);</w:t>
      </w:r>
    </w:p>
    <w:p w14:paraId="168690AD" w14:textId="77777777" w:rsidR="00A30456" w:rsidRPr="001A04D0" w:rsidRDefault="00A30456" w:rsidP="00A30456">
      <w:r w:rsidRPr="001A04D0">
        <w:t xml:space="preserve">    uint32_t </w:t>
      </w:r>
      <w:proofErr w:type="spellStart"/>
      <w:r w:rsidRPr="001A04D0">
        <w:t>operation_duration</w:t>
      </w:r>
      <w:proofErr w:type="spellEnd"/>
      <w:r w:rsidRPr="001A04D0">
        <w:t xml:space="preserve"> = </w:t>
      </w:r>
      <w:proofErr w:type="spellStart"/>
      <w:r w:rsidRPr="001A04D0">
        <w:t>current_time</w:t>
      </w:r>
      <w:proofErr w:type="spellEnd"/>
      <w:r w:rsidRPr="001A04D0">
        <w:t xml:space="preserve"> - </w:t>
      </w:r>
      <w:proofErr w:type="spellStart"/>
      <w:r w:rsidRPr="001A04D0">
        <w:t>last_operation_time</w:t>
      </w:r>
      <w:proofErr w:type="spellEnd"/>
      <w:r w:rsidRPr="001A04D0">
        <w:t>;</w:t>
      </w:r>
    </w:p>
    <w:p w14:paraId="4368EFF3" w14:textId="77777777" w:rsidR="00A30456" w:rsidRPr="001A04D0" w:rsidRDefault="00A30456" w:rsidP="00A30456">
      <w:r w:rsidRPr="001A04D0">
        <w:t xml:space="preserve">    </w:t>
      </w:r>
    </w:p>
    <w:p w14:paraId="2BCA1279" w14:textId="77777777" w:rsidR="00A30456" w:rsidRPr="001A04D0" w:rsidRDefault="00A30456" w:rsidP="00A30456">
      <w:r w:rsidRPr="001A04D0">
        <w:t xml:space="preserve">    // 根据操作持续时间调整看门狗超时</w:t>
      </w:r>
    </w:p>
    <w:p w14:paraId="02337398" w14:textId="77777777" w:rsidR="00A30456" w:rsidRPr="001A04D0" w:rsidRDefault="00A30456" w:rsidP="00A30456">
      <w:r w:rsidRPr="001A04D0">
        <w:t xml:space="preserve">    if (</w:t>
      </w:r>
      <w:proofErr w:type="spellStart"/>
      <w:r w:rsidRPr="001A04D0">
        <w:t>operation_duration</w:t>
      </w:r>
      <w:proofErr w:type="spellEnd"/>
      <w:r w:rsidRPr="001A04D0">
        <w:t xml:space="preserve"> &lt; </w:t>
      </w:r>
      <w:proofErr w:type="gramStart"/>
      <w:r w:rsidRPr="001A04D0">
        <w:t>10) {</w:t>
      </w:r>
      <w:proofErr w:type="gramEnd"/>
    </w:p>
    <w:p w14:paraId="0AE63436" w14:textId="77777777" w:rsidR="00A30456" w:rsidRPr="001A04D0" w:rsidRDefault="00A30456" w:rsidP="00A30456">
      <w:r w:rsidRPr="001A04D0">
        <w:t xml:space="preserve">        // 快速操作，使用短超时</w:t>
      </w:r>
    </w:p>
    <w:p w14:paraId="3C6DB29E"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WWDG_Prescaler_2);</w:t>
      </w:r>
    </w:p>
    <w:p w14:paraId="576A2E4E" w14:textId="77777777" w:rsidR="00A30456" w:rsidRPr="001A04D0" w:rsidRDefault="00A30456" w:rsidP="00A30456">
      <w:r w:rsidRPr="001A04D0">
        <w:t xml:space="preserve">        </w:t>
      </w:r>
      <w:proofErr w:type="spellStart"/>
      <w:r w:rsidRPr="001A04D0">
        <w:t>WWDG_SetWindowValue</w:t>
      </w:r>
      <w:proofErr w:type="spellEnd"/>
      <w:r w:rsidRPr="001A04D0">
        <w:t>(0x50);</w:t>
      </w:r>
    </w:p>
    <w:p w14:paraId="1F7F4BDE" w14:textId="77777777" w:rsidR="00A30456" w:rsidRPr="001A04D0" w:rsidRDefault="00A30456" w:rsidP="00A30456">
      <w:r w:rsidRPr="001A04D0">
        <w:t xml:space="preserve">    } else if (</w:t>
      </w:r>
      <w:proofErr w:type="spellStart"/>
      <w:r w:rsidRPr="001A04D0">
        <w:t>operation_duration</w:t>
      </w:r>
      <w:proofErr w:type="spellEnd"/>
      <w:r w:rsidRPr="001A04D0">
        <w:t xml:space="preserve"> &lt; </w:t>
      </w:r>
      <w:proofErr w:type="gramStart"/>
      <w:r w:rsidRPr="001A04D0">
        <w:t>50) {</w:t>
      </w:r>
      <w:proofErr w:type="gramEnd"/>
    </w:p>
    <w:p w14:paraId="718E3BD8" w14:textId="77777777" w:rsidR="00A30456" w:rsidRPr="001A04D0" w:rsidRDefault="00A30456" w:rsidP="00A30456">
      <w:r w:rsidRPr="001A04D0">
        <w:t xml:space="preserve">        // 中等操作</w:t>
      </w:r>
    </w:p>
    <w:p w14:paraId="789AB025"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WWDG_Prescaler_4);</w:t>
      </w:r>
    </w:p>
    <w:p w14:paraId="6164842F" w14:textId="77777777" w:rsidR="00A30456" w:rsidRPr="001A04D0" w:rsidRDefault="00A30456" w:rsidP="00A30456">
      <w:r w:rsidRPr="001A04D0">
        <w:t xml:space="preserve">        </w:t>
      </w:r>
      <w:proofErr w:type="spellStart"/>
      <w:r w:rsidRPr="001A04D0">
        <w:t>WWDG_SetWindowValue</w:t>
      </w:r>
      <w:proofErr w:type="spellEnd"/>
      <w:r w:rsidRPr="001A04D0">
        <w:t>(0x60);</w:t>
      </w:r>
    </w:p>
    <w:p w14:paraId="682FEBF1" w14:textId="77777777" w:rsidR="00A30456" w:rsidRPr="001A04D0" w:rsidRDefault="00A30456" w:rsidP="00A30456">
      <w:r w:rsidRPr="001A04D0">
        <w:t xml:space="preserve">    } else {</w:t>
      </w:r>
    </w:p>
    <w:p w14:paraId="117B79D6" w14:textId="77777777" w:rsidR="00A30456" w:rsidRPr="001A04D0" w:rsidRDefault="00A30456" w:rsidP="00A30456">
      <w:r w:rsidRPr="001A04D0">
        <w:t xml:space="preserve">        // 长时间操作</w:t>
      </w:r>
    </w:p>
    <w:p w14:paraId="48FDAED4"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WWDG_Prescaler_8);</w:t>
      </w:r>
    </w:p>
    <w:p w14:paraId="4728DBAC" w14:textId="77777777" w:rsidR="00A30456" w:rsidRPr="001A04D0" w:rsidRDefault="00A30456" w:rsidP="00A30456">
      <w:r w:rsidRPr="001A04D0">
        <w:t xml:space="preserve">        </w:t>
      </w:r>
      <w:proofErr w:type="spellStart"/>
      <w:r w:rsidRPr="001A04D0">
        <w:t>WWDG_SetWindowValue</w:t>
      </w:r>
      <w:proofErr w:type="spellEnd"/>
      <w:r w:rsidRPr="001A04D0">
        <w:t>(0x70);</w:t>
      </w:r>
    </w:p>
    <w:p w14:paraId="05803B77" w14:textId="77777777" w:rsidR="00A30456" w:rsidRPr="001A04D0" w:rsidRDefault="00A30456" w:rsidP="00A30456">
      <w:r w:rsidRPr="001A04D0">
        <w:t xml:space="preserve">    }</w:t>
      </w:r>
    </w:p>
    <w:p w14:paraId="2375FFE0" w14:textId="77777777" w:rsidR="00A30456" w:rsidRPr="001A04D0" w:rsidRDefault="00A30456" w:rsidP="00A30456">
      <w:r w:rsidRPr="001A04D0">
        <w:lastRenderedPageBreak/>
        <w:t xml:space="preserve">    </w:t>
      </w:r>
    </w:p>
    <w:p w14:paraId="00E5FE55" w14:textId="77777777" w:rsidR="00A30456" w:rsidRPr="001A04D0" w:rsidRDefault="00A30456" w:rsidP="00A30456">
      <w:r w:rsidRPr="001A04D0">
        <w:t xml:space="preserve">    </w:t>
      </w:r>
      <w:proofErr w:type="spellStart"/>
      <w:r w:rsidRPr="001A04D0">
        <w:t>last_operation_time</w:t>
      </w:r>
      <w:proofErr w:type="spellEnd"/>
      <w:r w:rsidRPr="001A04D0">
        <w:t xml:space="preserve"> = </w:t>
      </w:r>
      <w:proofErr w:type="spellStart"/>
      <w:r w:rsidRPr="001A04D0">
        <w:t>current_time</w:t>
      </w:r>
      <w:proofErr w:type="spellEnd"/>
      <w:r w:rsidRPr="001A04D0">
        <w:t>;</w:t>
      </w:r>
    </w:p>
    <w:p w14:paraId="125AC113" w14:textId="77777777" w:rsidR="00A30456" w:rsidRPr="001A04D0" w:rsidRDefault="00A30456" w:rsidP="00A30456">
      <w:r w:rsidRPr="001A04D0">
        <w:t>}</w:t>
      </w:r>
    </w:p>
    <w:p w14:paraId="3EADA03D" w14:textId="77777777" w:rsidR="00A30456" w:rsidRPr="001A04D0" w:rsidRDefault="00A30456" w:rsidP="00A30456">
      <w:pPr>
        <w:pStyle w:val="4"/>
      </w:pPr>
      <w:r w:rsidRPr="001A04D0">
        <w:t>多任务看门狗管理</w:t>
      </w:r>
    </w:p>
    <w:p w14:paraId="25E91B31" w14:textId="77777777" w:rsidR="00A30456" w:rsidRPr="001A04D0" w:rsidRDefault="00A30456" w:rsidP="00A30456">
      <w:r w:rsidRPr="001A04D0">
        <w:t xml:space="preserve">void </w:t>
      </w:r>
      <w:proofErr w:type="spellStart"/>
      <w:r w:rsidRPr="001A04D0">
        <w:t>MultiTask_WWDG_Handler</w:t>
      </w:r>
      <w:proofErr w:type="spellEnd"/>
      <w:r w:rsidRPr="001A04D0">
        <w:t>(void)</w:t>
      </w:r>
    </w:p>
    <w:p w14:paraId="7AC4EC7B" w14:textId="77777777" w:rsidR="00A30456" w:rsidRPr="001A04D0" w:rsidRDefault="00A30456" w:rsidP="00A30456">
      <w:r w:rsidRPr="001A04D0">
        <w:t>{</w:t>
      </w:r>
    </w:p>
    <w:p w14:paraId="6FB12809" w14:textId="77777777" w:rsidR="00A30456" w:rsidRPr="001A04D0" w:rsidRDefault="00A30456" w:rsidP="00A30456">
      <w:r w:rsidRPr="001A04D0">
        <w:t xml:space="preserve">    // 不同任务有不同的时间要求</w:t>
      </w:r>
    </w:p>
    <w:p w14:paraId="7A59DD1F" w14:textId="77777777" w:rsidR="00A30456" w:rsidRPr="001A04D0" w:rsidRDefault="00A30456" w:rsidP="00A30456">
      <w:r w:rsidRPr="001A04D0">
        <w:t xml:space="preserve">    switch(</w:t>
      </w:r>
      <w:proofErr w:type="spellStart"/>
      <w:r w:rsidRPr="001A04D0">
        <w:t>current_task</w:t>
      </w:r>
      <w:proofErr w:type="spellEnd"/>
      <w:r w:rsidRPr="001A04D0">
        <w:t>) {</w:t>
      </w:r>
    </w:p>
    <w:p w14:paraId="6484F834" w14:textId="77777777" w:rsidR="00A30456" w:rsidRPr="001A04D0" w:rsidRDefault="00A30456" w:rsidP="00A30456">
      <w:r w:rsidRPr="001A04D0">
        <w:t xml:space="preserve">        case TASK_FAST:</w:t>
      </w:r>
    </w:p>
    <w:p w14:paraId="5C32CC2A"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WWDG_Prescaler_1);</w:t>
      </w:r>
    </w:p>
    <w:p w14:paraId="23CF48F7" w14:textId="77777777" w:rsidR="00A30456" w:rsidRPr="001A04D0" w:rsidRDefault="00A30456" w:rsidP="00A30456">
      <w:r w:rsidRPr="001A04D0">
        <w:t xml:space="preserve">            </w:t>
      </w:r>
      <w:proofErr w:type="spellStart"/>
      <w:r w:rsidRPr="001A04D0">
        <w:t>WWDG_SetWindowValue</w:t>
      </w:r>
      <w:proofErr w:type="spellEnd"/>
      <w:r w:rsidRPr="001A04D0">
        <w:t>(0x40);</w:t>
      </w:r>
    </w:p>
    <w:p w14:paraId="622F002C" w14:textId="77777777" w:rsidR="00A30456" w:rsidRPr="001A04D0" w:rsidRDefault="00A30456" w:rsidP="00A30456">
      <w:r w:rsidRPr="001A04D0">
        <w:t xml:space="preserve">            break;</w:t>
      </w:r>
    </w:p>
    <w:p w14:paraId="40268D06" w14:textId="77777777" w:rsidR="00A30456" w:rsidRPr="001A04D0" w:rsidRDefault="00A30456" w:rsidP="00A30456">
      <w:r w:rsidRPr="001A04D0">
        <w:t xml:space="preserve">            </w:t>
      </w:r>
    </w:p>
    <w:p w14:paraId="21FCEE62" w14:textId="77777777" w:rsidR="00A30456" w:rsidRPr="001A04D0" w:rsidRDefault="00A30456" w:rsidP="00A30456">
      <w:r w:rsidRPr="001A04D0">
        <w:t xml:space="preserve">        case TASK_NORMAL:</w:t>
      </w:r>
    </w:p>
    <w:p w14:paraId="7F51D8D9"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WWDG_Prescaler_4);</w:t>
      </w:r>
    </w:p>
    <w:p w14:paraId="01F90654" w14:textId="77777777" w:rsidR="00A30456" w:rsidRPr="001A04D0" w:rsidRDefault="00A30456" w:rsidP="00A30456">
      <w:r w:rsidRPr="001A04D0">
        <w:t xml:space="preserve">            </w:t>
      </w:r>
      <w:proofErr w:type="spellStart"/>
      <w:r w:rsidRPr="001A04D0">
        <w:t>WWDG_SetWindowValue</w:t>
      </w:r>
      <w:proofErr w:type="spellEnd"/>
      <w:r w:rsidRPr="001A04D0">
        <w:t>(0x60);</w:t>
      </w:r>
    </w:p>
    <w:p w14:paraId="497483FB" w14:textId="77777777" w:rsidR="00A30456" w:rsidRPr="001A04D0" w:rsidRDefault="00A30456" w:rsidP="00A30456">
      <w:r w:rsidRPr="001A04D0">
        <w:t xml:space="preserve">            break;</w:t>
      </w:r>
    </w:p>
    <w:p w14:paraId="15F80842" w14:textId="77777777" w:rsidR="00A30456" w:rsidRPr="001A04D0" w:rsidRDefault="00A30456" w:rsidP="00A30456">
      <w:r w:rsidRPr="001A04D0">
        <w:t xml:space="preserve">            </w:t>
      </w:r>
    </w:p>
    <w:p w14:paraId="67618ECF" w14:textId="77777777" w:rsidR="00A30456" w:rsidRPr="001A04D0" w:rsidRDefault="00A30456" w:rsidP="00A30456">
      <w:r w:rsidRPr="001A04D0">
        <w:t xml:space="preserve">        case TASK_SLOW:</w:t>
      </w:r>
    </w:p>
    <w:p w14:paraId="24B09C4D" w14:textId="77777777" w:rsidR="00A30456" w:rsidRPr="001A04D0" w:rsidRDefault="00A30456" w:rsidP="00A30456">
      <w:r w:rsidRPr="001A04D0">
        <w:t xml:space="preserve">            </w:t>
      </w:r>
      <w:proofErr w:type="spellStart"/>
      <w:r w:rsidRPr="001A04D0">
        <w:t>WWDG_</w:t>
      </w:r>
      <w:proofErr w:type="gramStart"/>
      <w:r w:rsidRPr="001A04D0">
        <w:t>SetPrescaler</w:t>
      </w:r>
      <w:proofErr w:type="spellEnd"/>
      <w:r w:rsidRPr="001A04D0">
        <w:t>(</w:t>
      </w:r>
      <w:proofErr w:type="gramEnd"/>
      <w:r w:rsidRPr="001A04D0">
        <w:t>WWDG_Prescaler_8);</w:t>
      </w:r>
    </w:p>
    <w:p w14:paraId="26690E8A" w14:textId="77777777" w:rsidR="00A30456" w:rsidRPr="001A04D0" w:rsidRDefault="00A30456" w:rsidP="00A30456">
      <w:r w:rsidRPr="001A04D0">
        <w:t xml:space="preserve">            </w:t>
      </w:r>
      <w:proofErr w:type="spellStart"/>
      <w:r w:rsidRPr="001A04D0">
        <w:t>WWDG_SetWindowValue</w:t>
      </w:r>
      <w:proofErr w:type="spellEnd"/>
      <w:r w:rsidRPr="001A04D0">
        <w:t>(0x70);</w:t>
      </w:r>
    </w:p>
    <w:p w14:paraId="275F926F" w14:textId="77777777" w:rsidR="00A30456" w:rsidRPr="001A04D0" w:rsidRDefault="00A30456" w:rsidP="00A30456">
      <w:r w:rsidRPr="001A04D0">
        <w:t xml:space="preserve">            break;</w:t>
      </w:r>
    </w:p>
    <w:p w14:paraId="18817F0C" w14:textId="77777777" w:rsidR="00A30456" w:rsidRPr="001A04D0" w:rsidRDefault="00A30456" w:rsidP="00A30456">
      <w:r w:rsidRPr="001A04D0">
        <w:t xml:space="preserve">    }</w:t>
      </w:r>
    </w:p>
    <w:p w14:paraId="3AF3B737" w14:textId="77777777" w:rsidR="00A30456" w:rsidRPr="001A04D0" w:rsidRDefault="00A30456" w:rsidP="00A30456">
      <w:r w:rsidRPr="001A04D0">
        <w:t xml:space="preserve">    </w:t>
      </w:r>
    </w:p>
    <w:p w14:paraId="32C89A3D" w14:textId="77777777" w:rsidR="00A30456" w:rsidRPr="001A04D0" w:rsidRDefault="00A30456" w:rsidP="00A30456">
      <w:r w:rsidRPr="001A04D0">
        <w:t xml:space="preserve">    // 喂狗</w:t>
      </w:r>
    </w:p>
    <w:p w14:paraId="54D1E728" w14:textId="77777777" w:rsidR="00A30456" w:rsidRPr="001A04D0" w:rsidRDefault="00A30456" w:rsidP="00A30456">
      <w:r w:rsidRPr="001A04D0">
        <w:t xml:space="preserve">    </w:t>
      </w:r>
      <w:proofErr w:type="spellStart"/>
      <w:r w:rsidRPr="001A04D0">
        <w:t>WWDG_SetCounter</w:t>
      </w:r>
      <w:proofErr w:type="spellEnd"/>
      <w:r w:rsidRPr="001A04D0">
        <w:t>(0x7F);</w:t>
      </w:r>
    </w:p>
    <w:p w14:paraId="139DD0EF" w14:textId="77777777" w:rsidR="00A30456" w:rsidRPr="001A04D0" w:rsidRDefault="00A30456" w:rsidP="00A30456">
      <w:r w:rsidRPr="001A04D0">
        <w:lastRenderedPageBreak/>
        <w:t>}</w:t>
      </w:r>
    </w:p>
    <w:p w14:paraId="28652DC7" w14:textId="77777777" w:rsidR="00A30456" w:rsidRPr="001A04D0" w:rsidRDefault="00A30456" w:rsidP="00A30456">
      <w:r w:rsidRPr="001A04D0">
        <w:t>这个函数允许您精细调整窗口看门狗的超时特性，使其更好地适应不同的应用场景和时间要求。</w:t>
      </w:r>
    </w:p>
    <w:p w14:paraId="4C99F3AC" w14:textId="77777777" w:rsidR="00A30456" w:rsidRPr="004C5785" w:rsidRDefault="00A30456" w:rsidP="00A30456"/>
    <w:p w14:paraId="4925F928" w14:textId="77777777" w:rsidR="00A30456" w:rsidRDefault="00A30456" w:rsidP="00A30456">
      <w:pPr>
        <w:pStyle w:val="2"/>
      </w:pPr>
      <w:proofErr w:type="spellStart"/>
      <w:r w:rsidRPr="004C5785">
        <w:t>WWDG_SetWindowValue</w:t>
      </w:r>
      <w:proofErr w:type="spellEnd"/>
      <w:r>
        <w:rPr>
          <w:rFonts w:hint="eastAsia"/>
        </w:rPr>
        <w:t>()</w:t>
      </w:r>
      <w:r>
        <w:br/>
      </w:r>
      <w:r w:rsidRPr="00B55C75">
        <w:rPr>
          <w:b/>
          <w:bCs/>
        </w:rPr>
        <w:t>设置窗口看门狗（WWDG）的窗口值</w:t>
      </w:r>
    </w:p>
    <w:p w14:paraId="50D44E0B" w14:textId="77777777" w:rsidR="00A30456" w:rsidRPr="00B55C75" w:rsidRDefault="00A30456" w:rsidP="00A30456">
      <w:r w:rsidRPr="00B55C75">
        <w:t xml:space="preserve">这个函数 </w:t>
      </w:r>
      <w:proofErr w:type="spellStart"/>
      <w:r w:rsidRPr="00B55C75">
        <w:t>WWDG_SetWindowValue</w:t>
      </w:r>
      <w:proofErr w:type="spellEnd"/>
      <w:r w:rsidRPr="00B55C75">
        <w:t xml:space="preserve">(uint8_t </w:t>
      </w:r>
      <w:proofErr w:type="spellStart"/>
      <w:r w:rsidRPr="00B55C75">
        <w:t>WindowValue</w:t>
      </w:r>
      <w:proofErr w:type="spellEnd"/>
      <w:r w:rsidRPr="00B55C75">
        <w:t>)用于</w:t>
      </w:r>
      <w:r w:rsidRPr="00B55C75">
        <w:rPr>
          <w:b/>
          <w:bCs/>
        </w:rPr>
        <w:t>设置窗口看门狗（WWDG）的窗口值</w:t>
      </w:r>
      <w:r w:rsidRPr="00B55C75">
        <w:t>。让我为您详细解释：</w:t>
      </w:r>
    </w:p>
    <w:p w14:paraId="7BC2E604" w14:textId="77777777" w:rsidR="00A30456" w:rsidRPr="00B55C75" w:rsidRDefault="00A30456" w:rsidP="00A30456">
      <w:pPr>
        <w:pStyle w:val="3"/>
      </w:pPr>
      <w:r w:rsidRPr="00B55C75">
        <w:t>函数功能</w:t>
      </w:r>
    </w:p>
    <w:p w14:paraId="7EFF287A" w14:textId="77777777" w:rsidR="00A30456" w:rsidRPr="00B55C75" w:rsidRDefault="00A30456" w:rsidP="00A30456">
      <w:r w:rsidRPr="00B55C75">
        <w:rPr>
          <w:rFonts w:ascii="Times New Roman" w:hAnsi="Times New Roman" w:cs="Times New Roman"/>
        </w:rPr>
        <w:t>​</w:t>
      </w:r>
      <w:r w:rsidRPr="00B55C75">
        <w:rPr>
          <w:b/>
          <w:bCs/>
        </w:rPr>
        <w:t>设置 WWDG 的窗口比较值</w:t>
      </w:r>
      <w:r w:rsidRPr="00B55C75">
        <w:t>，用于定义</w:t>
      </w:r>
      <w:r w:rsidRPr="00B55C75">
        <w:rPr>
          <w:color w:val="EE0000"/>
        </w:rPr>
        <w:t>允许"喂狗"的时间窗口范围</w:t>
      </w:r>
      <w:r w:rsidRPr="00B55C75">
        <w:t>。</w:t>
      </w:r>
    </w:p>
    <w:p w14:paraId="1DC0C86F" w14:textId="77777777" w:rsidR="00A30456" w:rsidRPr="00B55C75" w:rsidRDefault="00A30456" w:rsidP="00A30456">
      <w:pPr>
        <w:pStyle w:val="3"/>
      </w:pPr>
      <w:r w:rsidRPr="00B55C75">
        <w:t>函数原型</w:t>
      </w:r>
    </w:p>
    <w:p w14:paraId="07D60466" w14:textId="77777777" w:rsidR="00A30456" w:rsidRPr="00B55C75" w:rsidRDefault="00A30456" w:rsidP="00A30456">
      <w:r w:rsidRPr="00B55C75">
        <w:t xml:space="preserve">void </w:t>
      </w:r>
      <w:proofErr w:type="spellStart"/>
      <w:r w:rsidRPr="00B55C75">
        <w:t>WWDG_</w:t>
      </w:r>
      <w:proofErr w:type="gramStart"/>
      <w:r w:rsidRPr="00B55C75">
        <w:t>SetWindowValue</w:t>
      </w:r>
      <w:proofErr w:type="spellEnd"/>
      <w:r w:rsidRPr="00B55C75">
        <w:t>(</w:t>
      </w:r>
      <w:proofErr w:type="gramEnd"/>
      <w:r w:rsidRPr="00B55C75">
        <w:t xml:space="preserve">uint8_t </w:t>
      </w:r>
      <w:proofErr w:type="spellStart"/>
      <w:r w:rsidRPr="00B55C75">
        <w:t>WindowValue</w:t>
      </w:r>
      <w:proofErr w:type="spellEnd"/>
      <w:r w:rsidRPr="00B55C75">
        <w:t>);</w:t>
      </w:r>
    </w:p>
    <w:p w14:paraId="387367C4" w14:textId="77777777" w:rsidR="00A30456" w:rsidRPr="00B55C75" w:rsidRDefault="00A30456" w:rsidP="00A30456">
      <w:pPr>
        <w:pStyle w:val="3"/>
      </w:pPr>
      <w:r w:rsidRPr="00B55C75">
        <w:t>参数说明</w:t>
      </w:r>
    </w:p>
    <w:p w14:paraId="3E609236" w14:textId="77777777" w:rsidR="00A30456" w:rsidRPr="00B55C75" w:rsidRDefault="00A30456">
      <w:pPr>
        <w:numPr>
          <w:ilvl w:val="0"/>
          <w:numId w:val="350"/>
        </w:numPr>
      </w:pPr>
      <w:proofErr w:type="spellStart"/>
      <w:r w:rsidRPr="00B55C75">
        <w:t>WindowValue</w:t>
      </w:r>
      <w:proofErr w:type="spellEnd"/>
      <w:r w:rsidRPr="00B55C75">
        <w:t xml:space="preserve">：窗口值，范围是 </w:t>
      </w:r>
      <w:r w:rsidRPr="00B55C75">
        <w:rPr>
          <w:rFonts w:ascii="Times New Roman" w:hAnsi="Times New Roman" w:cs="Times New Roman"/>
        </w:rPr>
        <w:t>​</w:t>
      </w:r>
      <w:r w:rsidRPr="00B55C75">
        <w:rPr>
          <w:b/>
          <w:bCs/>
        </w:rPr>
        <w:t>0x40 到 0x7F</w:t>
      </w:r>
      <w:r w:rsidRPr="00B55C75">
        <w:rPr>
          <w:rFonts w:ascii="Times New Roman" w:hAnsi="Times New Roman" w:cs="Times New Roman"/>
        </w:rPr>
        <w:t>​</w:t>
      </w:r>
      <w:r w:rsidRPr="00B55C75">
        <w:t>（64 到 127）</w:t>
      </w:r>
    </w:p>
    <w:p w14:paraId="19D5EA73" w14:textId="77777777" w:rsidR="00A30456" w:rsidRPr="00B55C75" w:rsidRDefault="00A30456">
      <w:pPr>
        <w:numPr>
          <w:ilvl w:val="1"/>
          <w:numId w:val="350"/>
        </w:numPr>
      </w:pPr>
      <w:r w:rsidRPr="00B55C75">
        <w:t>这个值定义了允许喂狗的上限边界</w:t>
      </w:r>
    </w:p>
    <w:p w14:paraId="3E900688" w14:textId="77777777" w:rsidR="00A30456" w:rsidRPr="00B55C75" w:rsidRDefault="00A30456">
      <w:pPr>
        <w:numPr>
          <w:ilvl w:val="1"/>
          <w:numId w:val="350"/>
        </w:numPr>
      </w:pPr>
      <w:r w:rsidRPr="00B55C75">
        <w:t>计数器值必须小于窗口值才能成功喂狗</w:t>
      </w:r>
    </w:p>
    <w:p w14:paraId="3657778F" w14:textId="77777777" w:rsidR="00A30456" w:rsidRPr="00B55C75" w:rsidRDefault="00A30456" w:rsidP="00A30456">
      <w:pPr>
        <w:pStyle w:val="3"/>
      </w:pPr>
      <w:r w:rsidRPr="00B55C75">
        <w:t>工作原理</w:t>
      </w:r>
    </w:p>
    <w:p w14:paraId="54926EDB" w14:textId="77777777" w:rsidR="00A30456" w:rsidRPr="00B55C75" w:rsidRDefault="00A30456" w:rsidP="00A30456">
      <w:r w:rsidRPr="00B55C75">
        <w:t>这个函数设置 WWDG 配置寄存器（WWDG_CFR）中的窗口值位：</w:t>
      </w:r>
    </w:p>
    <w:p w14:paraId="10B3B375" w14:textId="77777777" w:rsidR="00A30456" w:rsidRPr="00B55C75" w:rsidRDefault="00A30456" w:rsidP="00A30456">
      <w:r w:rsidRPr="00B55C75">
        <w:t xml:space="preserve">void </w:t>
      </w:r>
      <w:proofErr w:type="spellStart"/>
      <w:r w:rsidRPr="00B55C75">
        <w:t>WWDG_</w:t>
      </w:r>
      <w:proofErr w:type="gramStart"/>
      <w:r w:rsidRPr="00B55C75">
        <w:t>SetWindowValue</w:t>
      </w:r>
      <w:proofErr w:type="spellEnd"/>
      <w:r w:rsidRPr="00B55C75">
        <w:t>(</w:t>
      </w:r>
      <w:proofErr w:type="gramEnd"/>
      <w:r w:rsidRPr="00B55C75">
        <w:t xml:space="preserve">uint8_t </w:t>
      </w:r>
      <w:proofErr w:type="spellStart"/>
      <w:r w:rsidRPr="00B55C75">
        <w:t>WindowValue</w:t>
      </w:r>
      <w:proofErr w:type="spellEnd"/>
      <w:r w:rsidRPr="00B55C75">
        <w:t>)</w:t>
      </w:r>
    </w:p>
    <w:p w14:paraId="58F8588F" w14:textId="77777777" w:rsidR="00A30456" w:rsidRPr="00B55C75" w:rsidRDefault="00A30456" w:rsidP="00A30456">
      <w:r w:rsidRPr="00B55C75">
        <w:t>{</w:t>
      </w:r>
    </w:p>
    <w:p w14:paraId="4A6A439C" w14:textId="77777777" w:rsidR="00A30456" w:rsidRPr="00B55C75" w:rsidRDefault="00A30456" w:rsidP="00A30456">
      <w:r w:rsidRPr="00B55C75">
        <w:t xml:space="preserve">    uint32_t </w:t>
      </w:r>
      <w:proofErr w:type="spellStart"/>
      <w:r w:rsidRPr="00B55C75">
        <w:t>tmpreg</w:t>
      </w:r>
      <w:proofErr w:type="spellEnd"/>
      <w:r w:rsidRPr="00B55C75">
        <w:t xml:space="preserve"> = 0;</w:t>
      </w:r>
    </w:p>
    <w:p w14:paraId="69B09375" w14:textId="77777777" w:rsidR="00A30456" w:rsidRPr="00B55C75" w:rsidRDefault="00A30456" w:rsidP="00A30456">
      <w:r w:rsidRPr="00B55C75">
        <w:t xml:space="preserve">    </w:t>
      </w:r>
    </w:p>
    <w:p w14:paraId="3615DCE6" w14:textId="77777777" w:rsidR="00A30456" w:rsidRPr="00B55C75" w:rsidRDefault="00A30456" w:rsidP="00A30456">
      <w:r w:rsidRPr="00B55C75">
        <w:t xml:space="preserve">    // 读取当前配置</w:t>
      </w:r>
    </w:p>
    <w:p w14:paraId="7FC844E2" w14:textId="77777777" w:rsidR="00A30456" w:rsidRPr="00B55C75" w:rsidRDefault="00A30456" w:rsidP="00A30456">
      <w:r w:rsidRPr="00B55C75">
        <w:t xml:space="preserve">    </w:t>
      </w:r>
      <w:proofErr w:type="spellStart"/>
      <w:r w:rsidRPr="00B55C75">
        <w:t>tmpreg</w:t>
      </w:r>
      <w:proofErr w:type="spellEnd"/>
      <w:r w:rsidRPr="00B55C75">
        <w:t xml:space="preserve"> = WWDG-&gt;CFR;</w:t>
      </w:r>
    </w:p>
    <w:p w14:paraId="4107906E" w14:textId="77777777" w:rsidR="00A30456" w:rsidRPr="00B55C75" w:rsidRDefault="00A30456" w:rsidP="00A30456">
      <w:r w:rsidRPr="00B55C75">
        <w:t xml:space="preserve">    </w:t>
      </w:r>
    </w:p>
    <w:p w14:paraId="5A3CAF64" w14:textId="77777777" w:rsidR="00A30456" w:rsidRPr="00B55C75" w:rsidRDefault="00A30456" w:rsidP="00A30456">
      <w:r w:rsidRPr="00B55C75">
        <w:lastRenderedPageBreak/>
        <w:t xml:space="preserve">    // 清除原来的窗口值位</w:t>
      </w:r>
    </w:p>
    <w:p w14:paraId="65216A97" w14:textId="77777777" w:rsidR="00A30456" w:rsidRPr="00B55C75" w:rsidRDefault="00A30456" w:rsidP="00A30456">
      <w:r w:rsidRPr="00B55C75">
        <w:t xml:space="preserve">    </w:t>
      </w:r>
      <w:proofErr w:type="spellStart"/>
      <w:r w:rsidRPr="00B55C75">
        <w:t>tmpreg</w:t>
      </w:r>
      <w:proofErr w:type="spellEnd"/>
      <w:r w:rsidRPr="00B55C75">
        <w:t xml:space="preserve"> &amp;= ~WWDG_CFR_W;</w:t>
      </w:r>
    </w:p>
    <w:p w14:paraId="4E0305D6" w14:textId="77777777" w:rsidR="00A30456" w:rsidRPr="00B55C75" w:rsidRDefault="00A30456" w:rsidP="00A30456">
      <w:r w:rsidRPr="00B55C75">
        <w:t xml:space="preserve">    </w:t>
      </w:r>
    </w:p>
    <w:p w14:paraId="6503BA8E" w14:textId="77777777" w:rsidR="00A30456" w:rsidRPr="00B55C75" w:rsidRDefault="00A30456" w:rsidP="00A30456">
      <w:r w:rsidRPr="00B55C75">
        <w:t xml:space="preserve">    // 设置新的窗口值（确保高位为0）</w:t>
      </w:r>
    </w:p>
    <w:p w14:paraId="5B18D54B" w14:textId="77777777" w:rsidR="00A30456" w:rsidRPr="00B55C75" w:rsidRDefault="00A30456" w:rsidP="00A30456">
      <w:r w:rsidRPr="00B55C75">
        <w:t xml:space="preserve">    </w:t>
      </w:r>
      <w:proofErr w:type="spellStart"/>
      <w:r w:rsidRPr="00B55C75">
        <w:t>tmpreg</w:t>
      </w:r>
      <w:proofErr w:type="spellEnd"/>
      <w:r w:rsidRPr="00B55C75">
        <w:t xml:space="preserve"> |= (</w:t>
      </w:r>
      <w:proofErr w:type="spellStart"/>
      <w:r w:rsidRPr="00B55C75">
        <w:t>WindowValue</w:t>
      </w:r>
      <w:proofErr w:type="spellEnd"/>
      <w:r w:rsidRPr="00B55C75">
        <w:t xml:space="preserve"> &amp; 0x7F);</w:t>
      </w:r>
    </w:p>
    <w:p w14:paraId="62BB73D0" w14:textId="77777777" w:rsidR="00A30456" w:rsidRPr="00B55C75" w:rsidRDefault="00A30456" w:rsidP="00A30456">
      <w:r w:rsidRPr="00B55C75">
        <w:t xml:space="preserve">    </w:t>
      </w:r>
    </w:p>
    <w:p w14:paraId="4C56DD09" w14:textId="77777777" w:rsidR="00A30456" w:rsidRPr="00B55C75" w:rsidRDefault="00A30456" w:rsidP="00A30456">
      <w:r w:rsidRPr="00B55C75">
        <w:t xml:space="preserve">    // 写回寄存器</w:t>
      </w:r>
    </w:p>
    <w:p w14:paraId="3B6A8061" w14:textId="77777777" w:rsidR="00A30456" w:rsidRPr="00B55C75" w:rsidRDefault="00A30456" w:rsidP="00A30456">
      <w:r w:rsidRPr="00B55C75">
        <w:t xml:space="preserve">    WWDG-&gt;CFR = </w:t>
      </w:r>
      <w:proofErr w:type="spellStart"/>
      <w:r w:rsidRPr="00B55C75">
        <w:t>tmpreg</w:t>
      </w:r>
      <w:proofErr w:type="spellEnd"/>
      <w:r w:rsidRPr="00B55C75">
        <w:t>;</w:t>
      </w:r>
    </w:p>
    <w:p w14:paraId="7FCBE878" w14:textId="77777777" w:rsidR="00A30456" w:rsidRPr="00B55C75" w:rsidRDefault="00A30456" w:rsidP="00A30456">
      <w:r w:rsidRPr="00B55C75">
        <w:t>}</w:t>
      </w:r>
    </w:p>
    <w:p w14:paraId="4CA23EA0" w14:textId="77777777" w:rsidR="00A30456" w:rsidRPr="00B55C75" w:rsidRDefault="00A30456" w:rsidP="00A30456">
      <w:pPr>
        <w:pStyle w:val="3"/>
      </w:pPr>
      <w:r w:rsidRPr="00B55C75">
        <w:t>窗口看门狗的工作原理</w:t>
      </w:r>
    </w:p>
    <w:p w14:paraId="074963DC" w14:textId="77777777" w:rsidR="00A30456" w:rsidRPr="00B55C75" w:rsidRDefault="00A30456" w:rsidP="00A30456">
      <w:r w:rsidRPr="00B55C75">
        <w:t>WWDG 有一个特殊的"窗口"机制：</w:t>
      </w:r>
    </w:p>
    <w:p w14:paraId="25889955" w14:textId="77777777" w:rsidR="00A30456" w:rsidRPr="00B55C75" w:rsidRDefault="00A30456">
      <w:pPr>
        <w:numPr>
          <w:ilvl w:val="0"/>
          <w:numId w:val="351"/>
        </w:numPr>
      </w:pPr>
      <w:r w:rsidRPr="00B55C75">
        <w:rPr>
          <w:rFonts w:ascii="Times New Roman" w:hAnsi="Times New Roman" w:cs="Times New Roman"/>
        </w:rPr>
        <w:t>​</w:t>
      </w:r>
      <w:r w:rsidRPr="00B55C75">
        <w:rPr>
          <w:b/>
          <w:bCs/>
        </w:rPr>
        <w:t>计数器</w:t>
      </w:r>
      <w:r w:rsidRPr="00B55C75">
        <w:rPr>
          <w:rFonts w:ascii="Times New Roman" w:hAnsi="Times New Roman" w:cs="Times New Roman"/>
        </w:rPr>
        <w:t>​</w:t>
      </w:r>
      <w:r w:rsidRPr="00B55C75">
        <w:t>：从 0x7F 递减到 0x3F</w:t>
      </w:r>
    </w:p>
    <w:p w14:paraId="046F2461" w14:textId="77777777" w:rsidR="00A30456" w:rsidRPr="00B55C75" w:rsidRDefault="00A30456">
      <w:pPr>
        <w:numPr>
          <w:ilvl w:val="0"/>
          <w:numId w:val="351"/>
        </w:numPr>
      </w:pPr>
      <w:r w:rsidRPr="00B55C75">
        <w:rPr>
          <w:rFonts w:ascii="Times New Roman" w:hAnsi="Times New Roman" w:cs="Times New Roman"/>
        </w:rPr>
        <w:t>​</w:t>
      </w:r>
      <w:r w:rsidRPr="00B55C75">
        <w:rPr>
          <w:b/>
          <w:bCs/>
        </w:rPr>
        <w:t>窗口值</w:t>
      </w:r>
      <w:r w:rsidRPr="00B55C75">
        <w:rPr>
          <w:rFonts w:ascii="Times New Roman" w:hAnsi="Times New Roman" w:cs="Times New Roman"/>
        </w:rPr>
        <w:t>​</w:t>
      </w:r>
      <w:r w:rsidRPr="00B55C75">
        <w:t>：定义允许喂狗的上限</w:t>
      </w:r>
    </w:p>
    <w:p w14:paraId="36D35031" w14:textId="77777777" w:rsidR="00A30456" w:rsidRPr="00B55C75" w:rsidRDefault="00A30456">
      <w:pPr>
        <w:numPr>
          <w:ilvl w:val="0"/>
          <w:numId w:val="351"/>
        </w:numPr>
      </w:pPr>
      <w:r w:rsidRPr="00B55C75">
        <w:rPr>
          <w:rFonts w:ascii="Times New Roman" w:hAnsi="Times New Roman" w:cs="Times New Roman"/>
        </w:rPr>
        <w:t>​</w:t>
      </w:r>
      <w:r w:rsidRPr="00B55C75">
        <w:rPr>
          <w:b/>
          <w:bCs/>
        </w:rPr>
        <w:t>喂狗时机</w:t>
      </w:r>
      <w:r w:rsidRPr="00B55C75">
        <w:rPr>
          <w:rFonts w:ascii="Times New Roman" w:hAnsi="Times New Roman" w:cs="Times New Roman"/>
        </w:rPr>
        <w:t>​</w:t>
      </w:r>
      <w:r w:rsidRPr="00B55C75">
        <w:t>：只能在计数器值 &lt; 窗口值 且 &gt; 0x3F 时喂狗</w:t>
      </w:r>
    </w:p>
    <w:p w14:paraId="63B82F0E" w14:textId="77777777" w:rsidR="00A30456" w:rsidRPr="00B55C75" w:rsidRDefault="00A30456" w:rsidP="00A30456">
      <w:r w:rsidRPr="00B55C75">
        <w:t>计数器值: 0x7F -&gt; 0x40 -&gt; 0x3F -&gt; 复位</w:t>
      </w:r>
    </w:p>
    <w:p w14:paraId="2BF22253" w14:textId="77777777" w:rsidR="00A30456" w:rsidRPr="00B55C75" w:rsidRDefault="00A30456" w:rsidP="00A30456">
      <w:r w:rsidRPr="00B55C75">
        <w:t xml:space="preserve">            ↑        ↑        ↑</w:t>
      </w:r>
    </w:p>
    <w:p w14:paraId="031B95C2" w14:textId="77777777" w:rsidR="00A30456" w:rsidRPr="00B55C75" w:rsidRDefault="00A30456" w:rsidP="00A30456">
      <w:r w:rsidRPr="00B55C75">
        <w:t xml:space="preserve">          起始     窗口边界   复位点</w:t>
      </w:r>
    </w:p>
    <w:p w14:paraId="544CF184" w14:textId="77777777" w:rsidR="00A30456" w:rsidRPr="00B55C75" w:rsidRDefault="00A30456" w:rsidP="00A30456">
      <w:pPr>
        <w:pStyle w:val="3"/>
      </w:pPr>
      <w:r w:rsidRPr="00B55C75">
        <w:t>完整示例代码</w:t>
      </w:r>
    </w:p>
    <w:p w14:paraId="26DA3E15" w14:textId="77777777" w:rsidR="00A30456" w:rsidRPr="00B55C75" w:rsidRDefault="00A30456" w:rsidP="00A30456">
      <w:proofErr w:type="gramStart"/>
      <w:r w:rsidRPr="00B55C75">
        <w:t>#include</w:t>
      </w:r>
      <w:proofErr w:type="gramEnd"/>
      <w:r w:rsidRPr="00B55C75">
        <w:t xml:space="preserve"> "stm32f10x.h"</w:t>
      </w:r>
    </w:p>
    <w:p w14:paraId="1D8C700A" w14:textId="77777777" w:rsidR="00A30456" w:rsidRPr="00B55C75" w:rsidRDefault="00A30456" w:rsidP="00A30456">
      <w:r w:rsidRPr="00B55C75">
        <w:t>#include "stm32f10x_wwdg</w:t>
      </w:r>
      <w:proofErr w:type="gramStart"/>
      <w:r w:rsidRPr="00B55C75">
        <w:t>.h</w:t>
      </w:r>
      <w:proofErr w:type="gramEnd"/>
      <w:r w:rsidRPr="00B55C75">
        <w:t>"</w:t>
      </w:r>
    </w:p>
    <w:p w14:paraId="2FB30341" w14:textId="77777777" w:rsidR="00A30456" w:rsidRPr="00B55C75" w:rsidRDefault="00A30456" w:rsidP="00A30456"/>
    <w:p w14:paraId="0190A35E" w14:textId="77777777" w:rsidR="00A30456" w:rsidRPr="00B55C75" w:rsidRDefault="00A30456" w:rsidP="00A30456">
      <w:r w:rsidRPr="00B55C75">
        <w:t>// 安全的窗口值设置函数</w:t>
      </w:r>
    </w:p>
    <w:p w14:paraId="24D7FCF4" w14:textId="77777777" w:rsidR="00A30456" w:rsidRPr="00B55C75" w:rsidRDefault="00A30456" w:rsidP="00A30456">
      <w:r w:rsidRPr="00B55C75">
        <w:t xml:space="preserve">void </w:t>
      </w:r>
      <w:proofErr w:type="spellStart"/>
      <w:r w:rsidRPr="00B55C75">
        <w:t>Safe_WWDG_</w:t>
      </w:r>
      <w:proofErr w:type="gramStart"/>
      <w:r w:rsidRPr="00B55C75">
        <w:t>SetWindowValue</w:t>
      </w:r>
      <w:proofErr w:type="spellEnd"/>
      <w:r w:rsidRPr="00B55C75">
        <w:t>(</w:t>
      </w:r>
      <w:proofErr w:type="gramEnd"/>
      <w:r w:rsidRPr="00B55C75">
        <w:t xml:space="preserve">uint8_t </w:t>
      </w:r>
      <w:proofErr w:type="spellStart"/>
      <w:r w:rsidRPr="00B55C75">
        <w:t>window_value</w:t>
      </w:r>
      <w:proofErr w:type="spellEnd"/>
      <w:r w:rsidRPr="00B55C75">
        <w:t>)</w:t>
      </w:r>
    </w:p>
    <w:p w14:paraId="0D0FF223" w14:textId="77777777" w:rsidR="00A30456" w:rsidRPr="00B55C75" w:rsidRDefault="00A30456" w:rsidP="00A30456">
      <w:r w:rsidRPr="00B55C75">
        <w:t>{</w:t>
      </w:r>
    </w:p>
    <w:p w14:paraId="37C8F15C" w14:textId="77777777" w:rsidR="00A30456" w:rsidRPr="00B55C75" w:rsidRDefault="00A30456" w:rsidP="00A30456">
      <w:r w:rsidRPr="00B55C75">
        <w:t xml:space="preserve">    // 确保窗口值在有效范围内</w:t>
      </w:r>
    </w:p>
    <w:p w14:paraId="32E020F0" w14:textId="77777777" w:rsidR="00A30456" w:rsidRPr="00B55C75" w:rsidRDefault="00A30456" w:rsidP="00A30456">
      <w:r w:rsidRPr="00B55C75">
        <w:t xml:space="preserve">    if (</w:t>
      </w:r>
      <w:proofErr w:type="spellStart"/>
      <w:r w:rsidRPr="00B55C75">
        <w:t>window_value</w:t>
      </w:r>
      <w:proofErr w:type="spellEnd"/>
      <w:r w:rsidRPr="00B55C75">
        <w:t xml:space="preserve"> &lt;= </w:t>
      </w:r>
      <w:proofErr w:type="gramStart"/>
      <w:r w:rsidRPr="00B55C75">
        <w:t>0x3F) {</w:t>
      </w:r>
      <w:proofErr w:type="gramEnd"/>
    </w:p>
    <w:p w14:paraId="5B5C767F" w14:textId="77777777" w:rsidR="00A30456" w:rsidRPr="00B55C75" w:rsidRDefault="00A30456" w:rsidP="00A30456">
      <w:r w:rsidRPr="00B55C75">
        <w:lastRenderedPageBreak/>
        <w:t xml:space="preserve">        </w:t>
      </w:r>
      <w:proofErr w:type="spellStart"/>
      <w:r w:rsidRPr="00B55C75">
        <w:t>window_value</w:t>
      </w:r>
      <w:proofErr w:type="spellEnd"/>
      <w:r w:rsidRPr="00B55C75">
        <w:t xml:space="preserve"> = 0x40;  // 最小值</w:t>
      </w:r>
    </w:p>
    <w:p w14:paraId="053AC1C7" w14:textId="77777777" w:rsidR="00A30456" w:rsidRPr="00B55C75" w:rsidRDefault="00A30456" w:rsidP="00A30456">
      <w:r w:rsidRPr="00B55C75">
        <w:t xml:space="preserve">    }</w:t>
      </w:r>
    </w:p>
    <w:p w14:paraId="3A28A864" w14:textId="77777777" w:rsidR="00A30456" w:rsidRPr="00B55C75" w:rsidRDefault="00A30456" w:rsidP="00A30456">
      <w:r w:rsidRPr="00B55C75">
        <w:t xml:space="preserve">    if (</w:t>
      </w:r>
      <w:proofErr w:type="spellStart"/>
      <w:r w:rsidRPr="00B55C75">
        <w:t>window_value</w:t>
      </w:r>
      <w:proofErr w:type="spellEnd"/>
      <w:r w:rsidRPr="00B55C75">
        <w:t xml:space="preserve"> &gt; </w:t>
      </w:r>
      <w:proofErr w:type="gramStart"/>
      <w:r w:rsidRPr="00B55C75">
        <w:t>0x7F) {</w:t>
      </w:r>
      <w:proofErr w:type="gramEnd"/>
    </w:p>
    <w:p w14:paraId="44D0C78A" w14:textId="77777777" w:rsidR="00A30456" w:rsidRPr="00B55C75" w:rsidRDefault="00A30456" w:rsidP="00A30456">
      <w:r w:rsidRPr="00B55C75">
        <w:t xml:space="preserve">        </w:t>
      </w:r>
      <w:proofErr w:type="spellStart"/>
      <w:r w:rsidRPr="00B55C75">
        <w:t>window_value</w:t>
      </w:r>
      <w:proofErr w:type="spellEnd"/>
      <w:r w:rsidRPr="00B55C75">
        <w:t xml:space="preserve"> = 0x7F;  // 最大值</w:t>
      </w:r>
    </w:p>
    <w:p w14:paraId="1883D05A" w14:textId="77777777" w:rsidR="00A30456" w:rsidRPr="00B55C75" w:rsidRDefault="00A30456" w:rsidP="00A30456">
      <w:r w:rsidRPr="00B55C75">
        <w:t xml:space="preserve">    }</w:t>
      </w:r>
    </w:p>
    <w:p w14:paraId="13DCD0A9" w14:textId="77777777" w:rsidR="00A30456" w:rsidRPr="00B55C75" w:rsidRDefault="00A30456" w:rsidP="00A30456">
      <w:r w:rsidRPr="00B55C75">
        <w:t xml:space="preserve">    </w:t>
      </w:r>
    </w:p>
    <w:p w14:paraId="193D8D35" w14:textId="77777777" w:rsidR="00A30456" w:rsidRPr="00B55C75" w:rsidRDefault="00A30456" w:rsidP="00A30456">
      <w:r w:rsidRPr="00B55C75">
        <w:t xml:space="preserve">    // 设置窗口值</w:t>
      </w:r>
    </w:p>
    <w:p w14:paraId="695EEB5D" w14:textId="77777777" w:rsidR="00A30456" w:rsidRPr="00B55C75" w:rsidRDefault="00A30456" w:rsidP="00A30456">
      <w:r w:rsidRPr="00B55C75">
        <w:t xml:space="preserve">    </w:t>
      </w:r>
      <w:proofErr w:type="spellStart"/>
      <w:r w:rsidRPr="00B55C75">
        <w:t>WWDG_SetWindowValue</w:t>
      </w:r>
      <w:proofErr w:type="spellEnd"/>
      <w:r w:rsidRPr="00B55C75">
        <w:t>(</w:t>
      </w:r>
      <w:proofErr w:type="spellStart"/>
      <w:r w:rsidRPr="00B55C75">
        <w:t>window_value</w:t>
      </w:r>
      <w:proofErr w:type="spellEnd"/>
      <w:r w:rsidRPr="00B55C75">
        <w:t>);</w:t>
      </w:r>
    </w:p>
    <w:p w14:paraId="79784911" w14:textId="77777777" w:rsidR="00A30456" w:rsidRPr="00B55C75" w:rsidRDefault="00A30456" w:rsidP="00A30456">
      <w:r w:rsidRPr="00B55C75">
        <w:t xml:space="preserve">    </w:t>
      </w:r>
    </w:p>
    <w:p w14:paraId="1697FBCD" w14:textId="77777777" w:rsidR="00A30456" w:rsidRPr="00B55C75" w:rsidRDefault="00A30456" w:rsidP="00A30456">
      <w:r w:rsidRPr="00B55C75">
        <w:t xml:space="preserve">    </w:t>
      </w:r>
      <w:proofErr w:type="spellStart"/>
      <w:proofErr w:type="gramStart"/>
      <w:r w:rsidRPr="00B55C75">
        <w:t>printf</w:t>
      </w:r>
      <w:proofErr w:type="spellEnd"/>
      <w:r w:rsidRPr="00B55C75">
        <w:t>(</w:t>
      </w:r>
      <w:proofErr w:type="gramEnd"/>
      <w:r w:rsidRPr="00B55C75">
        <w:t xml:space="preserve">"WWDG window value set to 0x%02X\n", </w:t>
      </w:r>
      <w:proofErr w:type="spellStart"/>
      <w:r w:rsidRPr="00B55C75">
        <w:t>window_value</w:t>
      </w:r>
      <w:proofErr w:type="spellEnd"/>
      <w:r w:rsidRPr="00B55C75">
        <w:t>);</w:t>
      </w:r>
    </w:p>
    <w:p w14:paraId="5FA3AD3B" w14:textId="77777777" w:rsidR="00A30456" w:rsidRPr="00B55C75" w:rsidRDefault="00A30456" w:rsidP="00A30456">
      <w:r w:rsidRPr="00B55C75">
        <w:t>}</w:t>
      </w:r>
    </w:p>
    <w:p w14:paraId="25398E65" w14:textId="77777777" w:rsidR="00A30456" w:rsidRPr="00B55C75" w:rsidRDefault="00A30456" w:rsidP="00A30456"/>
    <w:p w14:paraId="2C1889FD" w14:textId="77777777" w:rsidR="00A30456" w:rsidRPr="00B55C75" w:rsidRDefault="00A30456" w:rsidP="00A30456">
      <w:r w:rsidRPr="00B55C75">
        <w:t>// 初始化 WWDG 带窗口设置</w:t>
      </w:r>
    </w:p>
    <w:p w14:paraId="44728BD2" w14:textId="77777777" w:rsidR="00A30456" w:rsidRPr="00B55C75" w:rsidRDefault="00A30456" w:rsidP="00A30456">
      <w:r w:rsidRPr="00B55C75">
        <w:t>void WWDG_Init_</w:t>
      </w:r>
      <w:proofErr w:type="gramStart"/>
      <w:r w:rsidRPr="00B55C75">
        <w:t>WithWindow(</w:t>
      </w:r>
      <w:proofErr w:type="gramEnd"/>
      <w:r w:rsidRPr="00B55C75">
        <w:t xml:space="preserve">uint8_t </w:t>
      </w:r>
      <w:proofErr w:type="spellStart"/>
      <w:r w:rsidRPr="00B55C75">
        <w:t>window_value</w:t>
      </w:r>
      <w:proofErr w:type="spellEnd"/>
      <w:r w:rsidRPr="00B55C75">
        <w:t xml:space="preserve">, uint8_t </w:t>
      </w:r>
      <w:proofErr w:type="spellStart"/>
      <w:r w:rsidRPr="00B55C75">
        <w:t>counter_value</w:t>
      </w:r>
      <w:proofErr w:type="spellEnd"/>
      <w:r w:rsidRPr="00B55C75">
        <w:t>)</w:t>
      </w:r>
    </w:p>
    <w:p w14:paraId="796ADA1E" w14:textId="77777777" w:rsidR="00A30456" w:rsidRPr="00B55C75" w:rsidRDefault="00A30456" w:rsidP="00A30456">
      <w:r w:rsidRPr="00B55C75">
        <w:t>{</w:t>
      </w:r>
    </w:p>
    <w:p w14:paraId="133EA125" w14:textId="77777777" w:rsidR="00A30456" w:rsidRPr="00B55C75" w:rsidRDefault="00A30456" w:rsidP="00A30456">
      <w:r w:rsidRPr="00B55C75">
        <w:t xml:space="preserve">    // 启用 WWDG 时钟</w:t>
      </w:r>
    </w:p>
    <w:p w14:paraId="64B8BFD0" w14:textId="77777777" w:rsidR="00A30456" w:rsidRPr="00B55C75" w:rsidRDefault="00A30456" w:rsidP="00A30456">
      <w:r w:rsidRPr="00B55C75">
        <w:t xml:space="preserve">    RCC_APB1</w:t>
      </w:r>
      <w:proofErr w:type="gramStart"/>
      <w:r w:rsidRPr="00B55C75">
        <w:t>PeriphClockCmd(</w:t>
      </w:r>
      <w:proofErr w:type="gramEnd"/>
      <w:r w:rsidRPr="00B55C75">
        <w:t>RCC_APB1Periph_WWDG, ENABLE);</w:t>
      </w:r>
    </w:p>
    <w:p w14:paraId="1EA37152" w14:textId="77777777" w:rsidR="00A30456" w:rsidRPr="00B55C75" w:rsidRDefault="00A30456" w:rsidP="00A30456">
      <w:r w:rsidRPr="00B55C75">
        <w:t xml:space="preserve">    </w:t>
      </w:r>
    </w:p>
    <w:p w14:paraId="7F3F19B2" w14:textId="77777777" w:rsidR="00A30456" w:rsidRPr="00B55C75" w:rsidRDefault="00A30456" w:rsidP="00A30456">
      <w:r w:rsidRPr="00B55C75">
        <w:t xml:space="preserve">    // 设置预分频器</w:t>
      </w:r>
    </w:p>
    <w:p w14:paraId="32C9C9BC" w14:textId="77777777" w:rsidR="00A30456" w:rsidRPr="00B55C75" w:rsidRDefault="00A30456" w:rsidP="00A30456">
      <w:r w:rsidRPr="00B55C75">
        <w:t xml:space="preserve">    </w:t>
      </w:r>
      <w:proofErr w:type="spellStart"/>
      <w:r w:rsidRPr="00B55C75">
        <w:t>WWDG_SetPrescaler</w:t>
      </w:r>
      <w:proofErr w:type="spellEnd"/>
      <w:r w:rsidRPr="00B55C75">
        <w:t>(WWDG_Prescaler_8);  // 8分频</w:t>
      </w:r>
    </w:p>
    <w:p w14:paraId="024D05BF" w14:textId="77777777" w:rsidR="00A30456" w:rsidRPr="00B55C75" w:rsidRDefault="00A30456" w:rsidP="00A30456">
      <w:r w:rsidRPr="00B55C75">
        <w:t xml:space="preserve">    </w:t>
      </w:r>
    </w:p>
    <w:p w14:paraId="5FE218B2" w14:textId="77777777" w:rsidR="00A30456" w:rsidRPr="00B55C75" w:rsidRDefault="00A30456" w:rsidP="00A30456">
      <w:r w:rsidRPr="00B55C75">
        <w:t xml:space="preserve">    // 设置窗口值</w:t>
      </w:r>
    </w:p>
    <w:p w14:paraId="7FDA5A3A" w14:textId="77777777" w:rsidR="00A30456" w:rsidRPr="00B55C75" w:rsidRDefault="00A30456" w:rsidP="00A30456">
      <w:r w:rsidRPr="00B55C75">
        <w:t xml:space="preserve">    </w:t>
      </w:r>
      <w:proofErr w:type="spellStart"/>
      <w:r w:rsidRPr="00B55C75">
        <w:t>Safe_WWDG_SetWindowValue</w:t>
      </w:r>
      <w:proofErr w:type="spellEnd"/>
      <w:r w:rsidRPr="00B55C75">
        <w:t>(</w:t>
      </w:r>
      <w:proofErr w:type="spellStart"/>
      <w:r w:rsidRPr="00B55C75">
        <w:t>window_value</w:t>
      </w:r>
      <w:proofErr w:type="spellEnd"/>
      <w:r w:rsidRPr="00B55C75">
        <w:t>);</w:t>
      </w:r>
    </w:p>
    <w:p w14:paraId="76C453AF" w14:textId="77777777" w:rsidR="00A30456" w:rsidRPr="00B55C75" w:rsidRDefault="00A30456" w:rsidP="00A30456">
      <w:r w:rsidRPr="00B55C75">
        <w:t xml:space="preserve">    </w:t>
      </w:r>
    </w:p>
    <w:p w14:paraId="64CB6113" w14:textId="77777777" w:rsidR="00A30456" w:rsidRPr="00B55C75" w:rsidRDefault="00A30456" w:rsidP="00A30456">
      <w:r w:rsidRPr="00B55C75">
        <w:t xml:space="preserve">    // 启用看门狗</w:t>
      </w:r>
    </w:p>
    <w:p w14:paraId="69580385" w14:textId="77777777" w:rsidR="00A30456" w:rsidRPr="00B55C75" w:rsidRDefault="00A30456" w:rsidP="00A30456">
      <w:r w:rsidRPr="00B55C75">
        <w:t xml:space="preserve">    </w:t>
      </w:r>
      <w:proofErr w:type="spellStart"/>
      <w:r w:rsidRPr="00B55C75">
        <w:t>WWDG_Enable</w:t>
      </w:r>
      <w:proofErr w:type="spellEnd"/>
      <w:r w:rsidRPr="00B55C75">
        <w:t>(</w:t>
      </w:r>
      <w:proofErr w:type="spellStart"/>
      <w:r w:rsidRPr="00B55C75">
        <w:t>counter_value</w:t>
      </w:r>
      <w:proofErr w:type="spellEnd"/>
      <w:r w:rsidRPr="00B55C75">
        <w:t>);</w:t>
      </w:r>
    </w:p>
    <w:p w14:paraId="708BFB8D" w14:textId="77777777" w:rsidR="00A30456" w:rsidRPr="00B55C75" w:rsidRDefault="00A30456" w:rsidP="00A30456">
      <w:r w:rsidRPr="00B55C75">
        <w:t xml:space="preserve">    </w:t>
      </w:r>
    </w:p>
    <w:p w14:paraId="453E4230" w14:textId="77777777" w:rsidR="00A30456" w:rsidRPr="00B55C75" w:rsidRDefault="00A30456" w:rsidP="00A30456">
      <w:r w:rsidRPr="00B55C75">
        <w:lastRenderedPageBreak/>
        <w:t xml:space="preserve">    </w:t>
      </w:r>
      <w:proofErr w:type="spellStart"/>
      <w:proofErr w:type="gramStart"/>
      <w:r w:rsidRPr="00B55C75">
        <w:t>printf</w:t>
      </w:r>
      <w:proofErr w:type="spellEnd"/>
      <w:r w:rsidRPr="00B55C75">
        <w:t>(</w:t>
      </w:r>
      <w:proofErr w:type="gramEnd"/>
      <w:r w:rsidRPr="00B55C75">
        <w:t xml:space="preserve">"WWDG initialized: Window=0x%02X, Counter=0x%02X\n", </w:t>
      </w:r>
    </w:p>
    <w:p w14:paraId="007E0FEC" w14:textId="77777777" w:rsidR="00A30456" w:rsidRPr="00B55C75" w:rsidRDefault="00A30456" w:rsidP="00A30456">
      <w:r w:rsidRPr="00B55C75">
        <w:t xml:space="preserve">           </w:t>
      </w:r>
      <w:proofErr w:type="spellStart"/>
      <w:r w:rsidRPr="00B55C75">
        <w:t>window_value</w:t>
      </w:r>
      <w:proofErr w:type="spellEnd"/>
      <w:r w:rsidRPr="00B55C75">
        <w:t xml:space="preserve">, </w:t>
      </w:r>
      <w:proofErr w:type="spellStart"/>
      <w:r w:rsidRPr="00B55C75">
        <w:t>counter_value</w:t>
      </w:r>
      <w:proofErr w:type="spellEnd"/>
      <w:r w:rsidRPr="00B55C75">
        <w:t>);</w:t>
      </w:r>
    </w:p>
    <w:p w14:paraId="7F357419" w14:textId="77777777" w:rsidR="00A30456" w:rsidRPr="00B55C75" w:rsidRDefault="00A30456" w:rsidP="00A30456">
      <w:r w:rsidRPr="00B55C75">
        <w:t>}</w:t>
      </w:r>
    </w:p>
    <w:p w14:paraId="40B3D918" w14:textId="77777777" w:rsidR="00A30456" w:rsidRPr="00B55C75" w:rsidRDefault="00A30456" w:rsidP="00A30456"/>
    <w:p w14:paraId="4E9C5665" w14:textId="77777777" w:rsidR="00A30456" w:rsidRPr="00B55C75" w:rsidRDefault="00A30456" w:rsidP="00A30456">
      <w:r w:rsidRPr="00B55C75">
        <w:t>// 计算合适的窗口值</w:t>
      </w:r>
    </w:p>
    <w:p w14:paraId="5EAB3103" w14:textId="77777777" w:rsidR="00A30456" w:rsidRPr="00B55C75" w:rsidRDefault="00A30456" w:rsidP="00A30456">
      <w:r w:rsidRPr="00B55C75">
        <w:t xml:space="preserve">uint8_t </w:t>
      </w:r>
      <w:proofErr w:type="spellStart"/>
      <w:r w:rsidRPr="00B55C75">
        <w:t>Calculate_Optimal_Window_</w:t>
      </w:r>
      <w:proofErr w:type="gramStart"/>
      <w:r w:rsidRPr="00B55C75">
        <w:t>Value</w:t>
      </w:r>
      <w:proofErr w:type="spellEnd"/>
      <w:r w:rsidRPr="00B55C75">
        <w:t>(</w:t>
      </w:r>
      <w:proofErr w:type="gramEnd"/>
      <w:r w:rsidRPr="00B55C75">
        <w:t xml:space="preserve">uint32_t </w:t>
      </w:r>
      <w:proofErr w:type="spellStart"/>
      <w:r w:rsidRPr="00B55C75">
        <w:t>desired_feeding_time_ms</w:t>
      </w:r>
      <w:proofErr w:type="spellEnd"/>
      <w:r w:rsidRPr="00B55C75">
        <w:t>)</w:t>
      </w:r>
    </w:p>
    <w:p w14:paraId="68843580" w14:textId="77777777" w:rsidR="00A30456" w:rsidRPr="00B55C75" w:rsidRDefault="00A30456" w:rsidP="00A30456">
      <w:r w:rsidRPr="00B55C75">
        <w:t>{</w:t>
      </w:r>
    </w:p>
    <w:p w14:paraId="3305618B" w14:textId="77777777" w:rsidR="00A30456" w:rsidRPr="00B55C75" w:rsidRDefault="00A30456" w:rsidP="00A30456">
      <w:r w:rsidRPr="00B55C75">
        <w:t xml:space="preserve">    const uint32_t FPCLK1 = 36000000;  // APB1时钟36MHz</w:t>
      </w:r>
    </w:p>
    <w:p w14:paraId="707BD681" w14:textId="77777777" w:rsidR="00A30456" w:rsidRPr="00B55C75" w:rsidRDefault="00A30456" w:rsidP="00A30456">
      <w:r w:rsidRPr="00B55C75">
        <w:t xml:space="preserve">    const uint32_t </w:t>
      </w:r>
      <w:proofErr w:type="spellStart"/>
      <w:r w:rsidRPr="00B55C75">
        <w:t>prescaler</w:t>
      </w:r>
      <w:proofErr w:type="spellEnd"/>
      <w:r w:rsidRPr="00B55C75">
        <w:t xml:space="preserve"> = 8;       // 8分频</w:t>
      </w:r>
    </w:p>
    <w:p w14:paraId="59E0F7DE" w14:textId="77777777" w:rsidR="00A30456" w:rsidRPr="00B55C75" w:rsidRDefault="00A30456" w:rsidP="00A30456">
      <w:r w:rsidRPr="00B55C75">
        <w:t xml:space="preserve">    </w:t>
      </w:r>
    </w:p>
    <w:p w14:paraId="2691D3CB" w14:textId="77777777" w:rsidR="00A30456" w:rsidRPr="00B55C75" w:rsidRDefault="00A30456" w:rsidP="00A30456">
      <w:r w:rsidRPr="00B55C75">
        <w:t xml:space="preserve">    /</w:t>
      </w:r>
      <w:proofErr w:type="gramStart"/>
      <w:r w:rsidRPr="00B55C75">
        <w:t>/ 计算</w:t>
      </w:r>
      <w:proofErr w:type="gramEnd"/>
      <w:r w:rsidRPr="00B55C75">
        <w:t>计数器递减一个数的时间</w:t>
      </w:r>
    </w:p>
    <w:p w14:paraId="4376EBE9" w14:textId="77777777" w:rsidR="00A30456" w:rsidRPr="00B55C75" w:rsidRDefault="00A30456" w:rsidP="00A30456">
      <w:r w:rsidRPr="00B55C75">
        <w:t xml:space="preserve">    uint32_t </w:t>
      </w:r>
      <w:proofErr w:type="spellStart"/>
      <w:r w:rsidRPr="00B55C75">
        <w:t>tick_time_us</w:t>
      </w:r>
      <w:proofErr w:type="spellEnd"/>
      <w:r w:rsidRPr="00B55C75">
        <w:t xml:space="preserve"> = (4096 * </w:t>
      </w:r>
      <w:proofErr w:type="spellStart"/>
      <w:r w:rsidRPr="00B55C75">
        <w:t>prescaler</w:t>
      </w:r>
      <w:proofErr w:type="spellEnd"/>
      <w:r w:rsidRPr="00B55C75">
        <w:t xml:space="preserve"> * 1000000) / FPCLK1;</w:t>
      </w:r>
    </w:p>
    <w:p w14:paraId="44452954" w14:textId="77777777" w:rsidR="00A30456" w:rsidRPr="00B55C75" w:rsidRDefault="00A30456" w:rsidP="00A30456">
      <w:r w:rsidRPr="00B55C75">
        <w:t xml:space="preserve">    </w:t>
      </w:r>
    </w:p>
    <w:p w14:paraId="2C4F53A2" w14:textId="77777777" w:rsidR="00A30456" w:rsidRPr="00B55C75" w:rsidRDefault="00A30456" w:rsidP="00A30456">
      <w:r w:rsidRPr="00B55C75">
        <w:t xml:space="preserve">    // 计算窗口值对应的 ticks</w:t>
      </w:r>
    </w:p>
    <w:p w14:paraId="7A4838B4" w14:textId="77777777" w:rsidR="00A30456" w:rsidRPr="00B55C75" w:rsidRDefault="00A30456" w:rsidP="00A30456">
      <w:r w:rsidRPr="00B55C75">
        <w:t xml:space="preserve">    uint32_t </w:t>
      </w:r>
      <w:proofErr w:type="spellStart"/>
      <w:r w:rsidRPr="00B55C75">
        <w:t>window_ticks</w:t>
      </w:r>
      <w:proofErr w:type="spellEnd"/>
      <w:r w:rsidRPr="00B55C75">
        <w:t xml:space="preserve"> = (</w:t>
      </w:r>
      <w:proofErr w:type="spellStart"/>
      <w:r w:rsidRPr="00B55C75">
        <w:t>desired_feeding_time_ms</w:t>
      </w:r>
      <w:proofErr w:type="spellEnd"/>
      <w:r w:rsidRPr="00B55C75">
        <w:t xml:space="preserve"> * 1000) / </w:t>
      </w:r>
      <w:proofErr w:type="spellStart"/>
      <w:r w:rsidRPr="00B55C75">
        <w:t>tick_time_us</w:t>
      </w:r>
      <w:proofErr w:type="spellEnd"/>
      <w:r w:rsidRPr="00B55C75">
        <w:t>;</w:t>
      </w:r>
    </w:p>
    <w:p w14:paraId="3FB43CD7" w14:textId="77777777" w:rsidR="00A30456" w:rsidRPr="00B55C75" w:rsidRDefault="00A30456" w:rsidP="00A30456">
      <w:r w:rsidRPr="00B55C75">
        <w:t xml:space="preserve">    </w:t>
      </w:r>
    </w:p>
    <w:p w14:paraId="008EC9DE" w14:textId="77777777" w:rsidR="00A30456" w:rsidRPr="00B55C75" w:rsidRDefault="00A30456" w:rsidP="00A30456">
      <w:r w:rsidRPr="00B55C75">
        <w:t xml:space="preserve">    // 转换为窗口值（0x7F - </w:t>
      </w:r>
      <w:proofErr w:type="spellStart"/>
      <w:r w:rsidRPr="00B55C75">
        <w:t>window_ticks</w:t>
      </w:r>
      <w:proofErr w:type="spellEnd"/>
      <w:r w:rsidRPr="00B55C75">
        <w:t>）</w:t>
      </w:r>
    </w:p>
    <w:p w14:paraId="00E30140" w14:textId="77777777" w:rsidR="00A30456" w:rsidRPr="00B55C75" w:rsidRDefault="00A30456" w:rsidP="00A30456">
      <w:r w:rsidRPr="00B55C75">
        <w:t xml:space="preserve">    uint8_t </w:t>
      </w:r>
      <w:proofErr w:type="spellStart"/>
      <w:r w:rsidRPr="00B55C75">
        <w:t>window_value</w:t>
      </w:r>
      <w:proofErr w:type="spellEnd"/>
      <w:r w:rsidRPr="00B55C75">
        <w:t xml:space="preserve"> = 0x7F - </w:t>
      </w:r>
      <w:proofErr w:type="spellStart"/>
      <w:r w:rsidRPr="00B55C75">
        <w:t>window_ticks</w:t>
      </w:r>
      <w:proofErr w:type="spellEnd"/>
      <w:r w:rsidRPr="00B55C75">
        <w:t>;</w:t>
      </w:r>
    </w:p>
    <w:p w14:paraId="1FB39F30" w14:textId="77777777" w:rsidR="00A30456" w:rsidRPr="00B55C75" w:rsidRDefault="00A30456" w:rsidP="00A30456">
      <w:r w:rsidRPr="00B55C75">
        <w:t xml:space="preserve">    </w:t>
      </w:r>
    </w:p>
    <w:p w14:paraId="48EEB67C" w14:textId="77777777" w:rsidR="00A30456" w:rsidRPr="00B55C75" w:rsidRDefault="00A30456" w:rsidP="00A30456">
      <w:r w:rsidRPr="00B55C75">
        <w:t xml:space="preserve">    // 限制在有效范围内</w:t>
      </w:r>
    </w:p>
    <w:p w14:paraId="08DB8D87" w14:textId="77777777" w:rsidR="00A30456" w:rsidRPr="00B55C75" w:rsidRDefault="00A30456" w:rsidP="00A30456">
      <w:r w:rsidRPr="00B55C75">
        <w:t xml:space="preserve">    if (</w:t>
      </w:r>
      <w:proofErr w:type="spellStart"/>
      <w:r w:rsidRPr="00B55C75">
        <w:t>window_value</w:t>
      </w:r>
      <w:proofErr w:type="spellEnd"/>
      <w:r w:rsidRPr="00B55C75">
        <w:t xml:space="preserve"> &lt; 0x40) </w:t>
      </w:r>
      <w:proofErr w:type="spellStart"/>
      <w:r w:rsidRPr="00B55C75">
        <w:t>window_value</w:t>
      </w:r>
      <w:proofErr w:type="spellEnd"/>
      <w:r w:rsidRPr="00B55C75">
        <w:t xml:space="preserve"> = 0x40;</w:t>
      </w:r>
    </w:p>
    <w:p w14:paraId="69D120FF" w14:textId="77777777" w:rsidR="00A30456" w:rsidRPr="00B55C75" w:rsidRDefault="00A30456" w:rsidP="00A30456">
      <w:r w:rsidRPr="00B55C75">
        <w:t xml:space="preserve">    if (</w:t>
      </w:r>
      <w:proofErr w:type="spellStart"/>
      <w:r w:rsidRPr="00B55C75">
        <w:t>window_value</w:t>
      </w:r>
      <w:proofErr w:type="spellEnd"/>
      <w:r w:rsidRPr="00B55C75">
        <w:t xml:space="preserve"> &gt; 0x7F) </w:t>
      </w:r>
      <w:proofErr w:type="spellStart"/>
      <w:r w:rsidRPr="00B55C75">
        <w:t>window_value</w:t>
      </w:r>
      <w:proofErr w:type="spellEnd"/>
      <w:r w:rsidRPr="00B55C75">
        <w:t xml:space="preserve"> = 0x7F;</w:t>
      </w:r>
    </w:p>
    <w:p w14:paraId="16EBD63E" w14:textId="77777777" w:rsidR="00A30456" w:rsidRPr="00B55C75" w:rsidRDefault="00A30456" w:rsidP="00A30456">
      <w:r w:rsidRPr="00B55C75">
        <w:t xml:space="preserve">    </w:t>
      </w:r>
    </w:p>
    <w:p w14:paraId="7086C8CF" w14:textId="77777777" w:rsidR="00A30456" w:rsidRPr="00B55C75" w:rsidRDefault="00A30456" w:rsidP="00A30456">
      <w:r w:rsidRPr="00B55C75">
        <w:t xml:space="preserve">    return </w:t>
      </w:r>
      <w:proofErr w:type="spellStart"/>
      <w:r w:rsidRPr="00B55C75">
        <w:t>window_value</w:t>
      </w:r>
      <w:proofErr w:type="spellEnd"/>
      <w:r w:rsidRPr="00B55C75">
        <w:t>;</w:t>
      </w:r>
    </w:p>
    <w:p w14:paraId="7DD2A78E" w14:textId="77777777" w:rsidR="00A30456" w:rsidRPr="00B55C75" w:rsidRDefault="00A30456" w:rsidP="00A30456">
      <w:r w:rsidRPr="00B55C75">
        <w:t>}</w:t>
      </w:r>
    </w:p>
    <w:p w14:paraId="1572E441" w14:textId="77777777" w:rsidR="00A30456" w:rsidRPr="00B55C75" w:rsidRDefault="00A30456" w:rsidP="00A30456">
      <w:pPr>
        <w:pStyle w:val="3"/>
      </w:pPr>
      <w:r w:rsidRPr="00B55C75">
        <w:lastRenderedPageBreak/>
        <w:t>窗口值设置策略</w:t>
      </w:r>
    </w:p>
    <w:p w14:paraId="73AB5A37" w14:textId="77777777" w:rsidR="00A30456" w:rsidRPr="00B55C75" w:rsidRDefault="00A30456" w:rsidP="00A30456">
      <w:pPr>
        <w:pStyle w:val="4"/>
      </w:pPr>
      <w:r w:rsidRPr="00B55C75">
        <w:t xml:space="preserve">1. </w:t>
      </w:r>
      <w:r w:rsidRPr="00B55C75">
        <w:rPr>
          <w:rFonts w:ascii="Times New Roman" w:hAnsi="Times New Roman" w:cs="Times New Roman"/>
        </w:rPr>
        <w:t>​</w:t>
      </w:r>
      <w:r w:rsidRPr="00B55C75">
        <w:t>宽松窗口（大窗口值）</w:t>
      </w:r>
      <w:r w:rsidRPr="00B55C75">
        <w:rPr>
          <w:rFonts w:ascii="Times New Roman" w:hAnsi="Times New Roman" w:cs="Times New Roman"/>
        </w:rPr>
        <w:t>​​</w:t>
      </w:r>
    </w:p>
    <w:p w14:paraId="0FB0F090" w14:textId="77777777" w:rsidR="00A30456" w:rsidRPr="00B55C75" w:rsidRDefault="00A30456" w:rsidP="00A30456">
      <w:r w:rsidRPr="00B55C75">
        <w:t xml:space="preserve">void </w:t>
      </w:r>
      <w:proofErr w:type="spellStart"/>
      <w:r w:rsidRPr="00B55C75">
        <w:t>Setup_Loose_Window</w:t>
      </w:r>
      <w:proofErr w:type="spellEnd"/>
      <w:r w:rsidRPr="00B55C75">
        <w:t>(void)</w:t>
      </w:r>
    </w:p>
    <w:p w14:paraId="12096C1A" w14:textId="77777777" w:rsidR="00A30456" w:rsidRPr="00B55C75" w:rsidRDefault="00A30456" w:rsidP="00A30456">
      <w:r w:rsidRPr="00B55C75">
        <w:t>{</w:t>
      </w:r>
    </w:p>
    <w:p w14:paraId="0E84E63C" w14:textId="77777777" w:rsidR="00A30456" w:rsidRPr="00B55C75" w:rsidRDefault="00A30456" w:rsidP="00A30456">
      <w:r w:rsidRPr="00B55C75">
        <w:t xml:space="preserve">    // 窗口值较大（接近0x7F），喂狗窗口较宽</w:t>
      </w:r>
    </w:p>
    <w:p w14:paraId="1B813589" w14:textId="77777777" w:rsidR="00A30456" w:rsidRPr="00B55C75" w:rsidRDefault="00A30456" w:rsidP="00A30456">
      <w:r w:rsidRPr="00B55C75">
        <w:t xml:space="preserve">    </w:t>
      </w:r>
      <w:proofErr w:type="spellStart"/>
      <w:r w:rsidRPr="00B55C75">
        <w:t>WWDG_SetWindowValue</w:t>
      </w:r>
      <w:proofErr w:type="spellEnd"/>
      <w:r w:rsidRPr="00B55C75">
        <w:t>(0x70);  // 宽松窗口</w:t>
      </w:r>
    </w:p>
    <w:p w14:paraId="46EF82EA" w14:textId="77777777" w:rsidR="00A30456" w:rsidRPr="00B55C75" w:rsidRDefault="00A30456" w:rsidP="00A30456">
      <w:r w:rsidRPr="00B55C75">
        <w:t xml:space="preserve">    </w:t>
      </w:r>
    </w:p>
    <w:p w14:paraId="6D7E230C" w14:textId="77777777" w:rsidR="00A30456" w:rsidRPr="00B55C75" w:rsidRDefault="00A30456" w:rsidP="00A30456">
      <w:r w:rsidRPr="00B55C75">
        <w:t xml:space="preserve">    // 允许在计数器从0x7F到0x70之间喂狗</w:t>
      </w:r>
    </w:p>
    <w:p w14:paraId="1B136D9C" w14:textId="77777777" w:rsidR="00A30456" w:rsidRPr="00B55C75" w:rsidRDefault="00A30456" w:rsidP="00A30456">
      <w:r w:rsidRPr="00B55C75">
        <w:t xml:space="preserve">    // 喂狗时间窗口较宽，限制较少</w:t>
      </w:r>
    </w:p>
    <w:p w14:paraId="5360C307" w14:textId="77777777" w:rsidR="00A30456" w:rsidRPr="00B55C75" w:rsidRDefault="00A30456" w:rsidP="00A30456">
      <w:r w:rsidRPr="00B55C75">
        <w:t>}</w:t>
      </w:r>
    </w:p>
    <w:p w14:paraId="4226B6B7" w14:textId="77777777" w:rsidR="00A30456" w:rsidRPr="00B55C75" w:rsidRDefault="00A30456" w:rsidP="00A30456">
      <w:pPr>
        <w:pStyle w:val="4"/>
      </w:pPr>
      <w:r w:rsidRPr="00B55C75">
        <w:t xml:space="preserve">2. </w:t>
      </w:r>
      <w:r w:rsidRPr="00B55C75">
        <w:rPr>
          <w:rFonts w:ascii="Times New Roman" w:hAnsi="Times New Roman" w:cs="Times New Roman"/>
        </w:rPr>
        <w:t>​</w:t>
      </w:r>
      <w:r w:rsidRPr="00B55C75">
        <w:t>严格窗口（小窗口值）</w:t>
      </w:r>
      <w:r w:rsidRPr="00B55C75">
        <w:rPr>
          <w:rFonts w:ascii="Times New Roman" w:hAnsi="Times New Roman" w:cs="Times New Roman"/>
        </w:rPr>
        <w:t>​​</w:t>
      </w:r>
    </w:p>
    <w:p w14:paraId="623C55C8" w14:textId="77777777" w:rsidR="00A30456" w:rsidRPr="00B55C75" w:rsidRDefault="00A30456" w:rsidP="00A30456">
      <w:r w:rsidRPr="00B55C75">
        <w:t xml:space="preserve">void </w:t>
      </w:r>
      <w:proofErr w:type="spellStart"/>
      <w:r w:rsidRPr="00B55C75">
        <w:t>Setup_Strict_Window</w:t>
      </w:r>
      <w:proofErr w:type="spellEnd"/>
      <w:r w:rsidRPr="00B55C75">
        <w:t>(void)</w:t>
      </w:r>
    </w:p>
    <w:p w14:paraId="3FB3C88D" w14:textId="77777777" w:rsidR="00A30456" w:rsidRPr="00B55C75" w:rsidRDefault="00A30456" w:rsidP="00A30456">
      <w:r w:rsidRPr="00B55C75">
        <w:t>{</w:t>
      </w:r>
    </w:p>
    <w:p w14:paraId="6F219C77" w14:textId="77777777" w:rsidR="00A30456" w:rsidRPr="00B55C75" w:rsidRDefault="00A30456" w:rsidP="00A30456">
      <w:r w:rsidRPr="00B55C75">
        <w:t xml:space="preserve">    // 窗口值较小（接近0x40），喂狗窗口较窄</w:t>
      </w:r>
    </w:p>
    <w:p w14:paraId="777C79DD" w14:textId="77777777" w:rsidR="00A30456" w:rsidRPr="00B55C75" w:rsidRDefault="00A30456" w:rsidP="00A30456">
      <w:r w:rsidRPr="00B55C75">
        <w:t xml:space="preserve">    </w:t>
      </w:r>
      <w:proofErr w:type="spellStart"/>
      <w:r w:rsidRPr="00B55C75">
        <w:t>WWDG_SetWindowValue</w:t>
      </w:r>
      <w:proofErr w:type="spellEnd"/>
      <w:r w:rsidRPr="00B55C75">
        <w:t>(0x50);  // 严格窗口</w:t>
      </w:r>
    </w:p>
    <w:p w14:paraId="7D5BFE34" w14:textId="77777777" w:rsidR="00A30456" w:rsidRPr="00B55C75" w:rsidRDefault="00A30456" w:rsidP="00A30456">
      <w:r w:rsidRPr="00B55C75">
        <w:t xml:space="preserve">    </w:t>
      </w:r>
    </w:p>
    <w:p w14:paraId="4D3418E3" w14:textId="77777777" w:rsidR="00A30456" w:rsidRPr="00B55C75" w:rsidRDefault="00A30456" w:rsidP="00A30456">
      <w:r w:rsidRPr="00B55C75">
        <w:t xml:space="preserve">    // 只能在计数器从0x50到0x40之间喂狗</w:t>
      </w:r>
    </w:p>
    <w:p w14:paraId="62AB8A04" w14:textId="77777777" w:rsidR="00A30456" w:rsidRPr="00B55C75" w:rsidRDefault="00A30456" w:rsidP="00A30456">
      <w:r w:rsidRPr="00B55C75">
        <w:t xml:space="preserve">    // 喂狗时间窗口很窄，要求精确 timing</w:t>
      </w:r>
    </w:p>
    <w:p w14:paraId="69DA9537" w14:textId="77777777" w:rsidR="00A30456" w:rsidRPr="00B55C75" w:rsidRDefault="00A30456" w:rsidP="00A30456">
      <w:r w:rsidRPr="00B55C75">
        <w:t>}</w:t>
      </w:r>
    </w:p>
    <w:p w14:paraId="019B500D" w14:textId="77777777" w:rsidR="00A30456" w:rsidRPr="00B55C75" w:rsidRDefault="00A30456" w:rsidP="00A30456">
      <w:pPr>
        <w:pStyle w:val="4"/>
      </w:pPr>
      <w:r w:rsidRPr="00B55C75">
        <w:t xml:space="preserve">3. </w:t>
      </w:r>
      <w:r w:rsidRPr="00B55C75">
        <w:rPr>
          <w:rFonts w:ascii="Times New Roman" w:hAnsi="Times New Roman" w:cs="Times New Roman"/>
        </w:rPr>
        <w:t>​</w:t>
      </w:r>
      <w:r w:rsidRPr="00B55C75">
        <w:t>典型应用场景</w:t>
      </w:r>
      <w:r w:rsidRPr="00B55C75">
        <w:rPr>
          <w:rFonts w:ascii="Times New Roman" w:hAnsi="Times New Roman" w:cs="Times New Roman"/>
        </w:rPr>
        <w:t>​</w:t>
      </w:r>
    </w:p>
    <w:p w14:paraId="3E5AB9DF" w14:textId="77777777" w:rsidR="00A30456" w:rsidRPr="00B55C75" w:rsidRDefault="00A30456" w:rsidP="00A30456">
      <w:r w:rsidRPr="00B55C75">
        <w:t xml:space="preserve">void </w:t>
      </w:r>
      <w:proofErr w:type="spellStart"/>
      <w:r w:rsidRPr="00B55C75">
        <w:t>Setup_For_Different_Scenarios</w:t>
      </w:r>
      <w:proofErr w:type="spellEnd"/>
      <w:r w:rsidRPr="00B55C75">
        <w:t>(void)</w:t>
      </w:r>
    </w:p>
    <w:p w14:paraId="39996DDD" w14:textId="77777777" w:rsidR="00A30456" w:rsidRPr="00B55C75" w:rsidRDefault="00A30456" w:rsidP="00A30456">
      <w:r w:rsidRPr="00B55C75">
        <w:t>{</w:t>
      </w:r>
    </w:p>
    <w:p w14:paraId="4E189206" w14:textId="77777777" w:rsidR="00A30456" w:rsidRPr="00B55C75" w:rsidRDefault="00A30456" w:rsidP="00A30456">
      <w:r w:rsidRPr="00B55C75">
        <w:t xml:space="preserve">    // 场景1：实时控制，要求严格时序</w:t>
      </w:r>
    </w:p>
    <w:p w14:paraId="1FA6C8BF" w14:textId="77777777" w:rsidR="00A30456" w:rsidRPr="00B55C75" w:rsidRDefault="00A30456" w:rsidP="00A30456">
      <w:r w:rsidRPr="00B55C75">
        <w:t xml:space="preserve">    </w:t>
      </w:r>
      <w:proofErr w:type="spellStart"/>
      <w:r w:rsidRPr="00B55C75">
        <w:t>WWDG_SetWindowValue</w:t>
      </w:r>
      <w:proofErr w:type="spellEnd"/>
      <w:r w:rsidRPr="00B55C75">
        <w:t>(0x48);  // 严格窗口</w:t>
      </w:r>
    </w:p>
    <w:p w14:paraId="5C7015AF" w14:textId="77777777" w:rsidR="00A30456" w:rsidRPr="00B55C75" w:rsidRDefault="00A30456" w:rsidP="00A30456">
      <w:r w:rsidRPr="00B55C75">
        <w:t xml:space="preserve">    // 必须在特定时间点喂狗</w:t>
      </w:r>
    </w:p>
    <w:p w14:paraId="52FCD3A8" w14:textId="77777777" w:rsidR="00A30456" w:rsidRPr="00B55C75" w:rsidRDefault="00A30456" w:rsidP="00A30456">
      <w:r w:rsidRPr="00B55C75">
        <w:lastRenderedPageBreak/>
        <w:t xml:space="preserve">    </w:t>
      </w:r>
    </w:p>
    <w:p w14:paraId="4850C240" w14:textId="77777777" w:rsidR="00A30456" w:rsidRPr="00B55C75" w:rsidRDefault="00A30456" w:rsidP="00A30456">
      <w:r w:rsidRPr="00B55C75">
        <w:t xml:space="preserve">    // 场景2：一般应用，中等要求</w:t>
      </w:r>
    </w:p>
    <w:p w14:paraId="5D38F281" w14:textId="77777777" w:rsidR="00A30456" w:rsidRPr="00B55C75" w:rsidRDefault="00A30456" w:rsidP="00A30456">
      <w:r w:rsidRPr="00B55C75">
        <w:t xml:space="preserve">    </w:t>
      </w:r>
      <w:proofErr w:type="spellStart"/>
      <w:r w:rsidRPr="00B55C75">
        <w:t>WWDG_SetWindowValue</w:t>
      </w:r>
      <w:proofErr w:type="spellEnd"/>
      <w:r w:rsidRPr="00B55C75">
        <w:t>(0x60);  // 中等窗口</w:t>
      </w:r>
    </w:p>
    <w:p w14:paraId="6CBC3639" w14:textId="77777777" w:rsidR="00A30456" w:rsidRPr="00B55C75" w:rsidRDefault="00A30456" w:rsidP="00A30456">
      <w:r w:rsidRPr="00B55C75">
        <w:t xml:space="preserve">    // 有合理的喂狗时间范围</w:t>
      </w:r>
    </w:p>
    <w:p w14:paraId="0B79101D" w14:textId="77777777" w:rsidR="00A30456" w:rsidRPr="00B55C75" w:rsidRDefault="00A30456" w:rsidP="00A30456">
      <w:r w:rsidRPr="00B55C75">
        <w:t xml:space="preserve">    </w:t>
      </w:r>
    </w:p>
    <w:p w14:paraId="3E6BCF20" w14:textId="77777777" w:rsidR="00A30456" w:rsidRPr="00B55C75" w:rsidRDefault="00A30456" w:rsidP="00A30456">
      <w:r w:rsidRPr="00B55C75">
        <w:t xml:space="preserve">    // 场景3：调试或宽松应用</w:t>
      </w:r>
    </w:p>
    <w:p w14:paraId="48F5C701" w14:textId="77777777" w:rsidR="00A30456" w:rsidRPr="00B55C75" w:rsidRDefault="00A30456" w:rsidP="00A30456">
      <w:r w:rsidRPr="00B55C75">
        <w:t xml:space="preserve">    </w:t>
      </w:r>
      <w:proofErr w:type="spellStart"/>
      <w:r w:rsidRPr="00B55C75">
        <w:t>WWDG_SetWindowValue</w:t>
      </w:r>
      <w:proofErr w:type="spellEnd"/>
      <w:r w:rsidRPr="00B55C75">
        <w:t>(0x78);  // 宽松窗口</w:t>
      </w:r>
    </w:p>
    <w:p w14:paraId="17E05D0A" w14:textId="77777777" w:rsidR="00A30456" w:rsidRPr="00B55C75" w:rsidRDefault="00A30456" w:rsidP="00A30456">
      <w:r w:rsidRPr="00B55C75">
        <w:t xml:space="preserve">    // 喂狗时间范围较宽</w:t>
      </w:r>
    </w:p>
    <w:p w14:paraId="155DFCC9" w14:textId="77777777" w:rsidR="00A30456" w:rsidRPr="00B55C75" w:rsidRDefault="00A30456" w:rsidP="00A30456">
      <w:r w:rsidRPr="00B55C75">
        <w:t>}</w:t>
      </w:r>
    </w:p>
    <w:p w14:paraId="51B76EAE" w14:textId="77777777" w:rsidR="00A30456" w:rsidRPr="00B55C75" w:rsidRDefault="00A30456" w:rsidP="00A30456">
      <w:pPr>
        <w:pStyle w:val="3"/>
      </w:pPr>
      <w:r w:rsidRPr="00B55C75">
        <w:t>喂狗时机验证函数</w:t>
      </w:r>
    </w:p>
    <w:p w14:paraId="051DE3E1" w14:textId="77777777" w:rsidR="00A30456" w:rsidRPr="00B55C75" w:rsidRDefault="00A30456" w:rsidP="00A30456">
      <w:r w:rsidRPr="00B55C75">
        <w:t>// 检查当前是否在允许喂狗的窗口期内</w:t>
      </w:r>
    </w:p>
    <w:p w14:paraId="66BBD9F8" w14:textId="77777777" w:rsidR="00A30456" w:rsidRPr="00B55C75" w:rsidRDefault="00A30456" w:rsidP="00A30456">
      <w:r w:rsidRPr="00B55C75">
        <w:t xml:space="preserve">uint8_t </w:t>
      </w:r>
      <w:proofErr w:type="spellStart"/>
      <w:r w:rsidRPr="00B55C75">
        <w:t>Is_In_Feeding_Window</w:t>
      </w:r>
      <w:proofErr w:type="spellEnd"/>
      <w:r w:rsidRPr="00B55C75">
        <w:t>(void)</w:t>
      </w:r>
    </w:p>
    <w:p w14:paraId="4FA5F7E1" w14:textId="77777777" w:rsidR="00A30456" w:rsidRPr="00B55C75" w:rsidRDefault="00A30456" w:rsidP="00A30456">
      <w:r w:rsidRPr="00B55C75">
        <w:t>{</w:t>
      </w:r>
    </w:p>
    <w:p w14:paraId="2D234516" w14:textId="77777777" w:rsidR="00A30456" w:rsidRPr="00B55C75" w:rsidRDefault="00A30456" w:rsidP="00A30456">
      <w:r w:rsidRPr="00B55C75">
        <w:t xml:space="preserve">    uint32_t </w:t>
      </w:r>
      <w:proofErr w:type="spellStart"/>
      <w:r w:rsidRPr="00B55C75">
        <w:t>current_counter</w:t>
      </w:r>
      <w:proofErr w:type="spellEnd"/>
      <w:r w:rsidRPr="00B55C75">
        <w:t xml:space="preserve"> = </w:t>
      </w:r>
      <w:proofErr w:type="spellStart"/>
      <w:r w:rsidRPr="00B55C75">
        <w:t>WWDG_</w:t>
      </w:r>
      <w:proofErr w:type="gramStart"/>
      <w:r w:rsidRPr="00B55C75">
        <w:t>GetCounter</w:t>
      </w:r>
      <w:proofErr w:type="spellEnd"/>
      <w:r w:rsidRPr="00B55C75">
        <w:t>(</w:t>
      </w:r>
      <w:proofErr w:type="gramEnd"/>
      <w:r w:rsidRPr="00B55C75">
        <w:t>);</w:t>
      </w:r>
    </w:p>
    <w:p w14:paraId="3D1E285F" w14:textId="77777777" w:rsidR="00A30456" w:rsidRPr="00B55C75" w:rsidRDefault="00A30456" w:rsidP="00A30456">
      <w:r w:rsidRPr="00B55C75">
        <w:t xml:space="preserve">    uint32_t </w:t>
      </w:r>
      <w:proofErr w:type="spellStart"/>
      <w:r w:rsidRPr="00B55C75">
        <w:t>window_value</w:t>
      </w:r>
      <w:proofErr w:type="spellEnd"/>
      <w:r w:rsidRPr="00B55C75">
        <w:t xml:space="preserve"> = WWDG-&gt;CFR &amp; WWDG_CFR_W;</w:t>
      </w:r>
    </w:p>
    <w:p w14:paraId="48FF9403" w14:textId="77777777" w:rsidR="00A30456" w:rsidRPr="00B55C75" w:rsidRDefault="00A30456" w:rsidP="00A30456">
      <w:r w:rsidRPr="00B55C75">
        <w:t xml:space="preserve">    </w:t>
      </w:r>
    </w:p>
    <w:p w14:paraId="0FDE0638" w14:textId="77777777" w:rsidR="00A30456" w:rsidRPr="00B55C75" w:rsidRDefault="00A30456" w:rsidP="00A30456">
      <w:r w:rsidRPr="00B55C75">
        <w:t xml:space="preserve">    // 必须在：0x3F &lt; </w:t>
      </w:r>
      <w:proofErr w:type="spellStart"/>
      <w:r w:rsidRPr="00B55C75">
        <w:t>current_counter</w:t>
      </w:r>
      <w:proofErr w:type="spellEnd"/>
      <w:r w:rsidRPr="00B55C75">
        <w:t xml:space="preserve"> &lt; </w:t>
      </w:r>
      <w:proofErr w:type="spellStart"/>
      <w:r w:rsidRPr="00B55C75">
        <w:t>window_value</w:t>
      </w:r>
      <w:proofErr w:type="spellEnd"/>
    </w:p>
    <w:p w14:paraId="53A13EA0" w14:textId="77777777" w:rsidR="00A30456" w:rsidRPr="00B55C75" w:rsidRDefault="00A30456" w:rsidP="00A30456">
      <w:r w:rsidRPr="00B55C75">
        <w:t xml:space="preserve">    if ((</w:t>
      </w:r>
      <w:proofErr w:type="spellStart"/>
      <w:r w:rsidRPr="00B55C75">
        <w:t>current_counter</w:t>
      </w:r>
      <w:proofErr w:type="spellEnd"/>
      <w:r w:rsidRPr="00B55C75">
        <w:t xml:space="preserve"> &gt; 0x3F) &amp;&amp; (</w:t>
      </w:r>
      <w:proofErr w:type="spellStart"/>
      <w:r w:rsidRPr="00B55C75">
        <w:t>current_counter</w:t>
      </w:r>
      <w:proofErr w:type="spellEnd"/>
      <w:r w:rsidRPr="00B55C75">
        <w:t xml:space="preserve"> &lt; </w:t>
      </w:r>
      <w:proofErr w:type="spellStart"/>
      <w:r w:rsidRPr="00B55C75">
        <w:t>window_value</w:t>
      </w:r>
      <w:proofErr w:type="spellEnd"/>
      <w:r w:rsidRPr="00B55C75">
        <w:t>)) {</w:t>
      </w:r>
    </w:p>
    <w:p w14:paraId="6BEC6760" w14:textId="77777777" w:rsidR="00A30456" w:rsidRPr="00B55C75" w:rsidRDefault="00A30456" w:rsidP="00A30456">
      <w:r w:rsidRPr="00B55C75">
        <w:t xml:space="preserve">        return 1;  // 在窗口期内，可以喂狗</w:t>
      </w:r>
    </w:p>
    <w:p w14:paraId="6746B340" w14:textId="77777777" w:rsidR="00A30456" w:rsidRPr="00B55C75" w:rsidRDefault="00A30456" w:rsidP="00A30456">
      <w:r w:rsidRPr="00B55C75">
        <w:t xml:space="preserve">    } else {</w:t>
      </w:r>
    </w:p>
    <w:p w14:paraId="1E579550" w14:textId="77777777" w:rsidR="00A30456" w:rsidRPr="00B55C75" w:rsidRDefault="00A30456" w:rsidP="00A30456">
      <w:r w:rsidRPr="00B55C75">
        <w:t xml:space="preserve">        return 0;  // 不在窗口期内，不能喂狗</w:t>
      </w:r>
    </w:p>
    <w:p w14:paraId="2107E998" w14:textId="77777777" w:rsidR="00A30456" w:rsidRPr="00B55C75" w:rsidRDefault="00A30456" w:rsidP="00A30456">
      <w:r w:rsidRPr="00B55C75">
        <w:t xml:space="preserve">    }</w:t>
      </w:r>
    </w:p>
    <w:p w14:paraId="4799234A" w14:textId="77777777" w:rsidR="00A30456" w:rsidRPr="00B55C75" w:rsidRDefault="00A30456" w:rsidP="00A30456">
      <w:r w:rsidRPr="00B55C75">
        <w:t>}</w:t>
      </w:r>
    </w:p>
    <w:p w14:paraId="58EBBB21" w14:textId="77777777" w:rsidR="00A30456" w:rsidRPr="00B55C75" w:rsidRDefault="00A30456" w:rsidP="00A30456"/>
    <w:p w14:paraId="6676B462" w14:textId="77777777" w:rsidR="00A30456" w:rsidRPr="00B55C75" w:rsidRDefault="00A30456" w:rsidP="00A30456">
      <w:r w:rsidRPr="00B55C75">
        <w:t>// 安全的喂狗函数</w:t>
      </w:r>
    </w:p>
    <w:p w14:paraId="72F2F3CF" w14:textId="77777777" w:rsidR="00A30456" w:rsidRPr="00B55C75" w:rsidRDefault="00A30456" w:rsidP="00A30456">
      <w:r w:rsidRPr="00B55C75">
        <w:t xml:space="preserve">void </w:t>
      </w:r>
      <w:proofErr w:type="spellStart"/>
      <w:r w:rsidRPr="00B55C75">
        <w:t>Safe_Feed_</w:t>
      </w:r>
      <w:proofErr w:type="gramStart"/>
      <w:r w:rsidRPr="00B55C75">
        <w:t>WWDG</w:t>
      </w:r>
      <w:proofErr w:type="spellEnd"/>
      <w:r w:rsidRPr="00B55C75">
        <w:t>(</w:t>
      </w:r>
      <w:proofErr w:type="gramEnd"/>
      <w:r w:rsidRPr="00B55C75">
        <w:t>void)</w:t>
      </w:r>
    </w:p>
    <w:p w14:paraId="6D802EBA" w14:textId="77777777" w:rsidR="00A30456" w:rsidRPr="00B55C75" w:rsidRDefault="00A30456" w:rsidP="00A30456">
      <w:r w:rsidRPr="00B55C75">
        <w:lastRenderedPageBreak/>
        <w:t>{</w:t>
      </w:r>
    </w:p>
    <w:p w14:paraId="698D9060" w14:textId="77777777" w:rsidR="00A30456" w:rsidRPr="00B55C75" w:rsidRDefault="00A30456" w:rsidP="00A30456">
      <w:r w:rsidRPr="00B55C75">
        <w:t xml:space="preserve">    if (</w:t>
      </w:r>
      <w:proofErr w:type="spellStart"/>
      <w:r w:rsidRPr="00B55C75">
        <w:t>Is_In_Feeding_</w:t>
      </w:r>
      <w:proofErr w:type="gramStart"/>
      <w:r w:rsidRPr="00B55C75">
        <w:t>Window</w:t>
      </w:r>
      <w:proofErr w:type="spellEnd"/>
      <w:r w:rsidRPr="00B55C75">
        <w:t>(</w:t>
      </w:r>
      <w:proofErr w:type="gramEnd"/>
      <w:r w:rsidRPr="00B55C75">
        <w:t>)) {</w:t>
      </w:r>
    </w:p>
    <w:p w14:paraId="76E8A7FC" w14:textId="77777777" w:rsidR="00A30456" w:rsidRPr="00B55C75" w:rsidRDefault="00A30456" w:rsidP="00A30456">
      <w:r w:rsidRPr="00B55C75">
        <w:t xml:space="preserve">        </w:t>
      </w:r>
      <w:proofErr w:type="spellStart"/>
      <w:r w:rsidRPr="00B55C75">
        <w:t>WWDG_SetCounter</w:t>
      </w:r>
      <w:proofErr w:type="spellEnd"/>
      <w:r w:rsidRPr="00B55C75">
        <w:t>(0x7F);  // 喂狗</w:t>
      </w:r>
    </w:p>
    <w:p w14:paraId="56816B14" w14:textId="77777777" w:rsidR="00A30456" w:rsidRPr="00B55C75" w:rsidRDefault="00A30456" w:rsidP="00A30456">
      <w:r w:rsidRPr="00B55C75">
        <w:t xml:space="preserve">        </w:t>
      </w:r>
      <w:proofErr w:type="spellStart"/>
      <w:proofErr w:type="gramStart"/>
      <w:r w:rsidRPr="00B55C75">
        <w:t>printf</w:t>
      </w:r>
      <w:proofErr w:type="spellEnd"/>
      <w:r w:rsidRPr="00B55C75">
        <w:t>(</w:t>
      </w:r>
      <w:proofErr w:type="gramEnd"/>
      <w:r w:rsidRPr="00B55C75">
        <w:t>"WWDG fed successfully\n");</w:t>
      </w:r>
    </w:p>
    <w:p w14:paraId="3DF5B3E9" w14:textId="77777777" w:rsidR="00A30456" w:rsidRPr="00B55C75" w:rsidRDefault="00A30456" w:rsidP="00A30456">
      <w:r w:rsidRPr="00B55C75">
        <w:t xml:space="preserve">    } else {</w:t>
      </w:r>
    </w:p>
    <w:p w14:paraId="1603BCBA" w14:textId="77777777" w:rsidR="00A30456" w:rsidRPr="00B55C75" w:rsidRDefault="00A30456" w:rsidP="00A30456">
      <w:r w:rsidRPr="00B55C75">
        <w:t xml:space="preserve">        </w:t>
      </w:r>
      <w:proofErr w:type="spellStart"/>
      <w:proofErr w:type="gramStart"/>
      <w:r w:rsidRPr="00B55C75">
        <w:t>printf</w:t>
      </w:r>
      <w:proofErr w:type="spellEnd"/>
      <w:r w:rsidRPr="00B55C75">
        <w:t>(</w:t>
      </w:r>
      <w:proofErr w:type="gramEnd"/>
      <w:r w:rsidRPr="00B55C75">
        <w:t>"Not in feeding window! Counter=0x%02X, Window=0x%02X\n",</w:t>
      </w:r>
    </w:p>
    <w:p w14:paraId="286BDF33" w14:textId="77777777" w:rsidR="00A30456" w:rsidRPr="00B55C75" w:rsidRDefault="00A30456" w:rsidP="00A30456">
      <w:r w:rsidRPr="00B55C75">
        <w:t xml:space="preserve">               </w:t>
      </w:r>
      <w:proofErr w:type="spellStart"/>
      <w:r w:rsidRPr="00B55C75">
        <w:t>WWDG_</w:t>
      </w:r>
      <w:proofErr w:type="gramStart"/>
      <w:r w:rsidRPr="00B55C75">
        <w:t>GetCounter</w:t>
      </w:r>
      <w:proofErr w:type="spellEnd"/>
      <w:r w:rsidRPr="00B55C75">
        <w:t>(</w:t>
      </w:r>
      <w:proofErr w:type="gramEnd"/>
      <w:r w:rsidRPr="00B55C75">
        <w:t>), WWDG-&gt;CFR &amp; WWDG_CFR_W);</w:t>
      </w:r>
    </w:p>
    <w:p w14:paraId="4D5E60C6" w14:textId="77777777" w:rsidR="00A30456" w:rsidRPr="00B55C75" w:rsidRDefault="00A30456" w:rsidP="00A30456">
      <w:r w:rsidRPr="00B55C75">
        <w:t xml:space="preserve">        // 不在窗口期内，喂狗会导致立即复位！</w:t>
      </w:r>
    </w:p>
    <w:p w14:paraId="38B35D14" w14:textId="77777777" w:rsidR="00A30456" w:rsidRPr="00B55C75" w:rsidRDefault="00A30456" w:rsidP="00A30456">
      <w:r w:rsidRPr="00B55C75">
        <w:t xml:space="preserve">    }</w:t>
      </w:r>
    </w:p>
    <w:p w14:paraId="5406973D" w14:textId="77777777" w:rsidR="00A30456" w:rsidRPr="00B55C75" w:rsidRDefault="00A30456" w:rsidP="00A30456">
      <w:r w:rsidRPr="00B55C75">
        <w:t>}</w:t>
      </w:r>
    </w:p>
    <w:p w14:paraId="1BE4EA3C" w14:textId="77777777" w:rsidR="00A30456" w:rsidRPr="00B55C75" w:rsidRDefault="00A30456" w:rsidP="00A30456">
      <w:pPr>
        <w:pStyle w:val="3"/>
      </w:pPr>
      <w:r w:rsidRPr="00B55C75">
        <w:t>动态窗口调整</w:t>
      </w:r>
    </w:p>
    <w:p w14:paraId="37FAC8ED" w14:textId="77777777" w:rsidR="00A30456" w:rsidRPr="00B55C75" w:rsidRDefault="00A30456" w:rsidP="00A30456">
      <w:r w:rsidRPr="00B55C75">
        <w:t>// 根据系统负载动态调整窗口</w:t>
      </w:r>
    </w:p>
    <w:p w14:paraId="2AFB10BA" w14:textId="77777777" w:rsidR="00A30456" w:rsidRPr="00B55C75" w:rsidRDefault="00A30456" w:rsidP="00A30456">
      <w:r w:rsidRPr="00B55C75">
        <w:t xml:space="preserve">void </w:t>
      </w:r>
      <w:proofErr w:type="spellStart"/>
      <w:r w:rsidRPr="00B55C75">
        <w:t>Dynamic_Window_Adjustment</w:t>
      </w:r>
      <w:proofErr w:type="spellEnd"/>
      <w:r w:rsidRPr="00B55C75">
        <w:t>(void)</w:t>
      </w:r>
    </w:p>
    <w:p w14:paraId="7CBD873C" w14:textId="77777777" w:rsidR="00A30456" w:rsidRPr="00B55C75" w:rsidRDefault="00A30456" w:rsidP="00A30456">
      <w:r w:rsidRPr="00B55C75">
        <w:t>{</w:t>
      </w:r>
    </w:p>
    <w:p w14:paraId="0DF9F692" w14:textId="77777777" w:rsidR="00A30456" w:rsidRPr="00B55C75" w:rsidRDefault="00A30456" w:rsidP="00A30456">
      <w:r w:rsidRPr="00B55C75">
        <w:t xml:space="preserve">    static uint32_t </w:t>
      </w:r>
      <w:proofErr w:type="spellStart"/>
      <w:r w:rsidRPr="00B55C75">
        <w:t>last_execution_time</w:t>
      </w:r>
      <w:proofErr w:type="spellEnd"/>
      <w:r w:rsidRPr="00B55C75">
        <w:t>;</w:t>
      </w:r>
    </w:p>
    <w:p w14:paraId="4974F690" w14:textId="77777777" w:rsidR="00A30456" w:rsidRPr="00B55C75" w:rsidRDefault="00A30456" w:rsidP="00A30456">
      <w:r w:rsidRPr="00B55C75">
        <w:t xml:space="preserve">    uint32_t </w:t>
      </w:r>
      <w:proofErr w:type="spellStart"/>
      <w:r w:rsidRPr="00B55C75">
        <w:t>current_time</w:t>
      </w:r>
      <w:proofErr w:type="spellEnd"/>
      <w:r w:rsidRPr="00B55C75">
        <w:t xml:space="preserve"> = </w:t>
      </w:r>
      <w:proofErr w:type="spellStart"/>
      <w:r w:rsidRPr="00B55C75">
        <w:t>HAL_</w:t>
      </w:r>
      <w:proofErr w:type="gramStart"/>
      <w:r w:rsidRPr="00B55C75">
        <w:t>GetTick</w:t>
      </w:r>
      <w:proofErr w:type="spellEnd"/>
      <w:r w:rsidRPr="00B55C75">
        <w:t>(</w:t>
      </w:r>
      <w:proofErr w:type="gramEnd"/>
      <w:r w:rsidRPr="00B55C75">
        <w:t>);</w:t>
      </w:r>
    </w:p>
    <w:p w14:paraId="2723BCA5" w14:textId="77777777" w:rsidR="00A30456" w:rsidRPr="00B55C75" w:rsidRDefault="00A30456" w:rsidP="00A30456">
      <w:r w:rsidRPr="00B55C75">
        <w:t xml:space="preserve">    uint32_t </w:t>
      </w:r>
      <w:proofErr w:type="spellStart"/>
      <w:r w:rsidRPr="00B55C75">
        <w:t>execution_time</w:t>
      </w:r>
      <w:proofErr w:type="spellEnd"/>
      <w:r w:rsidRPr="00B55C75">
        <w:t xml:space="preserve"> = </w:t>
      </w:r>
      <w:proofErr w:type="spellStart"/>
      <w:r w:rsidRPr="00B55C75">
        <w:t>current_time</w:t>
      </w:r>
      <w:proofErr w:type="spellEnd"/>
      <w:r w:rsidRPr="00B55C75">
        <w:t xml:space="preserve"> - </w:t>
      </w:r>
      <w:proofErr w:type="spellStart"/>
      <w:r w:rsidRPr="00B55C75">
        <w:t>last_execution_time</w:t>
      </w:r>
      <w:proofErr w:type="spellEnd"/>
      <w:r w:rsidRPr="00B55C75">
        <w:t>;</w:t>
      </w:r>
    </w:p>
    <w:p w14:paraId="2108C09D" w14:textId="77777777" w:rsidR="00A30456" w:rsidRPr="00B55C75" w:rsidRDefault="00A30456" w:rsidP="00A30456">
      <w:r w:rsidRPr="00B55C75">
        <w:t xml:space="preserve">    </w:t>
      </w:r>
    </w:p>
    <w:p w14:paraId="67D20320" w14:textId="77777777" w:rsidR="00A30456" w:rsidRPr="00B55C75" w:rsidRDefault="00A30456" w:rsidP="00A30456">
      <w:r w:rsidRPr="00B55C75">
        <w:t xml:space="preserve">    if (</w:t>
      </w:r>
      <w:proofErr w:type="spellStart"/>
      <w:r w:rsidRPr="00B55C75">
        <w:t>execution_time</w:t>
      </w:r>
      <w:proofErr w:type="spellEnd"/>
      <w:r w:rsidRPr="00B55C75">
        <w:t xml:space="preserve"> &lt; </w:t>
      </w:r>
      <w:proofErr w:type="gramStart"/>
      <w:r w:rsidRPr="00B55C75">
        <w:t>10) {</w:t>
      </w:r>
      <w:proofErr w:type="gramEnd"/>
    </w:p>
    <w:p w14:paraId="7ECED663" w14:textId="77777777" w:rsidR="00A30456" w:rsidRPr="00B55C75" w:rsidRDefault="00A30456" w:rsidP="00A30456">
      <w:r w:rsidRPr="00B55C75">
        <w:t xml:space="preserve">        // 快速执行，使用严格窗口</w:t>
      </w:r>
    </w:p>
    <w:p w14:paraId="60038627" w14:textId="77777777" w:rsidR="00A30456" w:rsidRPr="00B55C75" w:rsidRDefault="00A30456" w:rsidP="00A30456">
      <w:r w:rsidRPr="00B55C75">
        <w:t xml:space="preserve">        </w:t>
      </w:r>
      <w:proofErr w:type="spellStart"/>
      <w:r w:rsidRPr="00B55C75">
        <w:t>WWDG_SetWindowValue</w:t>
      </w:r>
      <w:proofErr w:type="spellEnd"/>
      <w:r w:rsidRPr="00B55C75">
        <w:t>(0x48);</w:t>
      </w:r>
    </w:p>
    <w:p w14:paraId="023E7F7B" w14:textId="77777777" w:rsidR="00A30456" w:rsidRPr="00B55C75" w:rsidRDefault="00A30456" w:rsidP="00A30456">
      <w:r w:rsidRPr="00B55C75">
        <w:t xml:space="preserve">        </w:t>
      </w:r>
      <w:proofErr w:type="spellStart"/>
      <w:proofErr w:type="gramStart"/>
      <w:r w:rsidRPr="00B55C75">
        <w:t>printf</w:t>
      </w:r>
      <w:proofErr w:type="spellEnd"/>
      <w:r w:rsidRPr="00B55C75">
        <w:t>(</w:t>
      </w:r>
      <w:proofErr w:type="gramEnd"/>
      <w:r w:rsidRPr="00B55C75">
        <w:t>"Strict window: 0x48\n");</w:t>
      </w:r>
    </w:p>
    <w:p w14:paraId="32AD4815" w14:textId="77777777" w:rsidR="00A30456" w:rsidRPr="00B55C75" w:rsidRDefault="00A30456" w:rsidP="00A30456">
      <w:r w:rsidRPr="00B55C75">
        <w:t xml:space="preserve">    } else if (</w:t>
      </w:r>
      <w:proofErr w:type="spellStart"/>
      <w:r w:rsidRPr="00B55C75">
        <w:t>execution_time</w:t>
      </w:r>
      <w:proofErr w:type="spellEnd"/>
      <w:r w:rsidRPr="00B55C75">
        <w:t xml:space="preserve"> &lt; </w:t>
      </w:r>
      <w:proofErr w:type="gramStart"/>
      <w:r w:rsidRPr="00B55C75">
        <w:t>50) {</w:t>
      </w:r>
      <w:proofErr w:type="gramEnd"/>
    </w:p>
    <w:p w14:paraId="3CB32287" w14:textId="77777777" w:rsidR="00A30456" w:rsidRPr="00B55C75" w:rsidRDefault="00A30456" w:rsidP="00A30456">
      <w:r w:rsidRPr="00B55C75">
        <w:t xml:space="preserve">        // 正常执行，使用中等窗口</w:t>
      </w:r>
    </w:p>
    <w:p w14:paraId="3F4057CE" w14:textId="77777777" w:rsidR="00A30456" w:rsidRPr="00B55C75" w:rsidRDefault="00A30456" w:rsidP="00A30456">
      <w:r w:rsidRPr="00B55C75">
        <w:t xml:space="preserve">        </w:t>
      </w:r>
      <w:proofErr w:type="spellStart"/>
      <w:r w:rsidRPr="00B55C75">
        <w:t>WWDG_SetWindowValue</w:t>
      </w:r>
      <w:proofErr w:type="spellEnd"/>
      <w:r w:rsidRPr="00B55C75">
        <w:t>(0x60);</w:t>
      </w:r>
    </w:p>
    <w:p w14:paraId="22754D9C" w14:textId="77777777" w:rsidR="00A30456" w:rsidRPr="00B55C75" w:rsidRDefault="00A30456" w:rsidP="00A30456">
      <w:r w:rsidRPr="00B55C75">
        <w:t xml:space="preserve">        </w:t>
      </w:r>
      <w:proofErr w:type="spellStart"/>
      <w:proofErr w:type="gramStart"/>
      <w:r w:rsidRPr="00B55C75">
        <w:t>printf</w:t>
      </w:r>
      <w:proofErr w:type="spellEnd"/>
      <w:r w:rsidRPr="00B55C75">
        <w:t>(</w:t>
      </w:r>
      <w:proofErr w:type="gramEnd"/>
      <w:r w:rsidRPr="00B55C75">
        <w:t>"Medium window: 0x60\n");</w:t>
      </w:r>
    </w:p>
    <w:p w14:paraId="092F1000" w14:textId="77777777" w:rsidR="00A30456" w:rsidRPr="00B55C75" w:rsidRDefault="00A30456" w:rsidP="00A30456">
      <w:r w:rsidRPr="00B55C75">
        <w:lastRenderedPageBreak/>
        <w:t xml:space="preserve">    } else {</w:t>
      </w:r>
    </w:p>
    <w:p w14:paraId="6D85778F" w14:textId="77777777" w:rsidR="00A30456" w:rsidRPr="00B55C75" w:rsidRDefault="00A30456" w:rsidP="00A30456">
      <w:r w:rsidRPr="00B55C75">
        <w:t xml:space="preserve">        // 慢速执行，使用宽松窗口</w:t>
      </w:r>
    </w:p>
    <w:p w14:paraId="3448A58E" w14:textId="77777777" w:rsidR="00A30456" w:rsidRPr="00B55C75" w:rsidRDefault="00A30456" w:rsidP="00A30456">
      <w:r w:rsidRPr="00B55C75">
        <w:t xml:space="preserve">        </w:t>
      </w:r>
      <w:proofErr w:type="spellStart"/>
      <w:r w:rsidRPr="00B55C75">
        <w:t>WWDG_SetWindowValue</w:t>
      </w:r>
      <w:proofErr w:type="spellEnd"/>
      <w:r w:rsidRPr="00B55C75">
        <w:t>(0x70);</w:t>
      </w:r>
    </w:p>
    <w:p w14:paraId="6204151F" w14:textId="77777777" w:rsidR="00A30456" w:rsidRPr="00B55C75" w:rsidRDefault="00A30456" w:rsidP="00A30456">
      <w:r w:rsidRPr="00B55C75">
        <w:t xml:space="preserve">        </w:t>
      </w:r>
      <w:proofErr w:type="spellStart"/>
      <w:proofErr w:type="gramStart"/>
      <w:r w:rsidRPr="00B55C75">
        <w:t>printf</w:t>
      </w:r>
      <w:proofErr w:type="spellEnd"/>
      <w:r w:rsidRPr="00B55C75">
        <w:t>(</w:t>
      </w:r>
      <w:proofErr w:type="gramEnd"/>
      <w:r w:rsidRPr="00B55C75">
        <w:t>"Loose window: 0x70\n");</w:t>
      </w:r>
    </w:p>
    <w:p w14:paraId="51AB2C9D" w14:textId="77777777" w:rsidR="00A30456" w:rsidRPr="00B55C75" w:rsidRDefault="00A30456" w:rsidP="00A30456">
      <w:r w:rsidRPr="00B55C75">
        <w:t xml:space="preserve">    }</w:t>
      </w:r>
    </w:p>
    <w:p w14:paraId="2EDB6185" w14:textId="77777777" w:rsidR="00A30456" w:rsidRPr="00B55C75" w:rsidRDefault="00A30456" w:rsidP="00A30456">
      <w:r w:rsidRPr="00B55C75">
        <w:t xml:space="preserve">    </w:t>
      </w:r>
    </w:p>
    <w:p w14:paraId="31390708" w14:textId="77777777" w:rsidR="00A30456" w:rsidRPr="00B55C75" w:rsidRDefault="00A30456" w:rsidP="00A30456">
      <w:r w:rsidRPr="00B55C75">
        <w:t xml:space="preserve">    </w:t>
      </w:r>
      <w:proofErr w:type="spellStart"/>
      <w:r w:rsidRPr="00B55C75">
        <w:t>last_execution_time</w:t>
      </w:r>
      <w:proofErr w:type="spellEnd"/>
      <w:r w:rsidRPr="00B55C75">
        <w:t xml:space="preserve"> = </w:t>
      </w:r>
      <w:proofErr w:type="spellStart"/>
      <w:r w:rsidRPr="00B55C75">
        <w:t>current_time</w:t>
      </w:r>
      <w:proofErr w:type="spellEnd"/>
      <w:r w:rsidRPr="00B55C75">
        <w:t>;</w:t>
      </w:r>
    </w:p>
    <w:p w14:paraId="73CF7DF8" w14:textId="77777777" w:rsidR="00A30456" w:rsidRPr="00B55C75" w:rsidRDefault="00A30456" w:rsidP="00A30456">
      <w:r w:rsidRPr="00B55C75">
        <w:t>}</w:t>
      </w:r>
    </w:p>
    <w:p w14:paraId="7A20788B" w14:textId="77777777" w:rsidR="00A30456" w:rsidRPr="00B55C75" w:rsidRDefault="00A30456" w:rsidP="00A30456">
      <w:pPr>
        <w:pStyle w:val="3"/>
      </w:pPr>
      <w:r w:rsidRPr="00B55C75">
        <w:t>错误处理示例</w:t>
      </w:r>
    </w:p>
    <w:p w14:paraId="4ABD6A9A" w14:textId="77777777" w:rsidR="00A30456" w:rsidRPr="00B55C75" w:rsidRDefault="00A30456" w:rsidP="00A30456">
      <w:r w:rsidRPr="00B55C75">
        <w:t>/</w:t>
      </w:r>
      <w:proofErr w:type="gramStart"/>
      <w:r w:rsidRPr="00B55C75">
        <w:t>/ 窗口</w:t>
      </w:r>
      <w:proofErr w:type="gramEnd"/>
      <w:r w:rsidRPr="00B55C75">
        <w:t>看门狗错误处理</w:t>
      </w:r>
    </w:p>
    <w:p w14:paraId="5FAF6465" w14:textId="77777777" w:rsidR="00A30456" w:rsidRPr="00B55C75" w:rsidRDefault="00A30456" w:rsidP="00A30456">
      <w:r w:rsidRPr="00B55C75">
        <w:t xml:space="preserve">void </w:t>
      </w:r>
      <w:proofErr w:type="spellStart"/>
      <w:r w:rsidRPr="00B55C75">
        <w:t>WWDG_Error_Handler</w:t>
      </w:r>
      <w:proofErr w:type="spellEnd"/>
      <w:r w:rsidRPr="00B55C75">
        <w:t>(void)</w:t>
      </w:r>
    </w:p>
    <w:p w14:paraId="66AB5759" w14:textId="77777777" w:rsidR="00A30456" w:rsidRPr="00B55C75" w:rsidRDefault="00A30456" w:rsidP="00A30456">
      <w:r w:rsidRPr="00B55C75">
        <w:t>{</w:t>
      </w:r>
    </w:p>
    <w:p w14:paraId="5642D74F" w14:textId="77777777" w:rsidR="00A30456" w:rsidRPr="00B55C75" w:rsidRDefault="00A30456" w:rsidP="00A30456">
      <w:r w:rsidRPr="00B55C75">
        <w:t xml:space="preserve">    // 检查是否因为窗口错误导致复位</w:t>
      </w:r>
    </w:p>
    <w:p w14:paraId="5D4AD3B4" w14:textId="77777777" w:rsidR="00A30456" w:rsidRPr="00B55C75" w:rsidRDefault="00A30456" w:rsidP="00A30456">
      <w:r w:rsidRPr="00B55C75">
        <w:t xml:space="preserve">    if (</w:t>
      </w:r>
      <w:proofErr w:type="spellStart"/>
      <w:r w:rsidRPr="00B55C75">
        <w:t>RCC_</w:t>
      </w:r>
      <w:proofErr w:type="gramStart"/>
      <w:r w:rsidRPr="00B55C75">
        <w:t>GetFlagStatus</w:t>
      </w:r>
      <w:proofErr w:type="spellEnd"/>
      <w:r w:rsidRPr="00B55C75">
        <w:t>(</w:t>
      </w:r>
      <w:proofErr w:type="gramEnd"/>
      <w:r w:rsidRPr="00B55C75">
        <w:t>RCC_FLAG_WWDGRST) == SET) {</w:t>
      </w:r>
    </w:p>
    <w:p w14:paraId="1AA890B6" w14:textId="77777777" w:rsidR="00A30456" w:rsidRPr="00B55C75" w:rsidRDefault="00A30456" w:rsidP="00A30456">
      <w:r w:rsidRPr="00B55C75">
        <w:t xml:space="preserve">        </w:t>
      </w:r>
      <w:proofErr w:type="spellStart"/>
      <w:proofErr w:type="gramStart"/>
      <w:r w:rsidRPr="00B55C75">
        <w:t>printf</w:t>
      </w:r>
      <w:proofErr w:type="spellEnd"/>
      <w:r w:rsidRPr="00B55C75">
        <w:t>(</w:t>
      </w:r>
      <w:proofErr w:type="gramEnd"/>
      <w:r w:rsidRPr="00B55C75">
        <w:t>"WWDG reset detected - possible window violation\n");</w:t>
      </w:r>
    </w:p>
    <w:p w14:paraId="4FC4544F" w14:textId="77777777" w:rsidR="00A30456" w:rsidRPr="00B55C75" w:rsidRDefault="00A30456" w:rsidP="00A30456">
      <w:r w:rsidRPr="00B55C75">
        <w:t xml:space="preserve">        </w:t>
      </w:r>
    </w:p>
    <w:p w14:paraId="39E32B66" w14:textId="77777777" w:rsidR="00A30456" w:rsidRPr="00B55C75" w:rsidRDefault="00A30456" w:rsidP="00A30456">
      <w:r w:rsidRPr="00B55C75">
        <w:t xml:space="preserve">        // 分析可能的错误原因</w:t>
      </w:r>
    </w:p>
    <w:p w14:paraId="5B04B395" w14:textId="77777777" w:rsidR="00A30456" w:rsidRPr="00B55C75" w:rsidRDefault="00A30456" w:rsidP="00A30456">
      <w:r w:rsidRPr="00B55C75">
        <w:t xml:space="preserve">        uint32_t </w:t>
      </w:r>
      <w:proofErr w:type="spellStart"/>
      <w:r w:rsidRPr="00B55C75">
        <w:t>reset_counter</w:t>
      </w:r>
      <w:proofErr w:type="spellEnd"/>
      <w:r w:rsidRPr="00B55C75">
        <w:t xml:space="preserve"> = </w:t>
      </w:r>
      <w:proofErr w:type="spellStart"/>
      <w:r w:rsidRPr="00B55C75">
        <w:t>WWDG_</w:t>
      </w:r>
      <w:proofErr w:type="gramStart"/>
      <w:r w:rsidRPr="00B55C75">
        <w:t>GetCounter</w:t>
      </w:r>
      <w:proofErr w:type="spellEnd"/>
      <w:r w:rsidRPr="00B55C75">
        <w:t>(</w:t>
      </w:r>
      <w:proofErr w:type="gramEnd"/>
      <w:r w:rsidRPr="00B55C75">
        <w:t>);</w:t>
      </w:r>
    </w:p>
    <w:p w14:paraId="5E6A3890" w14:textId="77777777" w:rsidR="00A30456" w:rsidRPr="00B55C75" w:rsidRDefault="00A30456" w:rsidP="00A30456">
      <w:r w:rsidRPr="00B55C75">
        <w:t xml:space="preserve">        uint32_t </w:t>
      </w:r>
      <w:proofErr w:type="spellStart"/>
      <w:r w:rsidRPr="00B55C75">
        <w:t>window_value</w:t>
      </w:r>
      <w:proofErr w:type="spellEnd"/>
      <w:r w:rsidRPr="00B55C75">
        <w:t xml:space="preserve"> = WWDG-&gt;CFR &amp; WWDG_CFR_W;</w:t>
      </w:r>
    </w:p>
    <w:p w14:paraId="2C08D98F" w14:textId="77777777" w:rsidR="00A30456" w:rsidRPr="00B55C75" w:rsidRDefault="00A30456" w:rsidP="00A30456">
      <w:r w:rsidRPr="00B55C75">
        <w:t xml:space="preserve">        </w:t>
      </w:r>
    </w:p>
    <w:p w14:paraId="6A8F1658" w14:textId="77777777" w:rsidR="00A30456" w:rsidRPr="00B55C75" w:rsidRDefault="00A30456" w:rsidP="00A30456">
      <w:r w:rsidRPr="00B55C75">
        <w:t xml:space="preserve">        </w:t>
      </w:r>
      <w:proofErr w:type="spellStart"/>
      <w:proofErr w:type="gramStart"/>
      <w:r w:rsidRPr="00B55C75">
        <w:t>printf</w:t>
      </w:r>
      <w:proofErr w:type="spellEnd"/>
      <w:r w:rsidRPr="00B55C75">
        <w:t>(</w:t>
      </w:r>
      <w:proofErr w:type="gramEnd"/>
      <w:r w:rsidRPr="00B55C75">
        <w:t xml:space="preserve">"Last counter: 0x%02X, Window: 0x%02X\n", </w:t>
      </w:r>
    </w:p>
    <w:p w14:paraId="0E590E2E" w14:textId="77777777" w:rsidR="00A30456" w:rsidRPr="00B55C75" w:rsidRDefault="00A30456" w:rsidP="00A30456">
      <w:r w:rsidRPr="00B55C75">
        <w:t xml:space="preserve">               </w:t>
      </w:r>
      <w:proofErr w:type="spellStart"/>
      <w:r w:rsidRPr="00B55C75">
        <w:t>reset_counter</w:t>
      </w:r>
      <w:proofErr w:type="spellEnd"/>
      <w:r w:rsidRPr="00B55C75">
        <w:t xml:space="preserve">, </w:t>
      </w:r>
      <w:proofErr w:type="spellStart"/>
      <w:r w:rsidRPr="00B55C75">
        <w:t>window_value</w:t>
      </w:r>
      <w:proofErr w:type="spellEnd"/>
      <w:r w:rsidRPr="00B55C75">
        <w:t>);</w:t>
      </w:r>
    </w:p>
    <w:p w14:paraId="0981B6E2" w14:textId="77777777" w:rsidR="00A30456" w:rsidRPr="00B55C75" w:rsidRDefault="00A30456" w:rsidP="00A30456">
      <w:r w:rsidRPr="00B55C75">
        <w:t xml:space="preserve">        </w:t>
      </w:r>
    </w:p>
    <w:p w14:paraId="5051AA1B" w14:textId="77777777" w:rsidR="00A30456" w:rsidRPr="00B55C75" w:rsidRDefault="00A30456" w:rsidP="00A30456">
      <w:r w:rsidRPr="00B55C75">
        <w:t xml:space="preserve">        /</w:t>
      </w:r>
      <w:proofErr w:type="gramStart"/>
      <w:r w:rsidRPr="00B55C75">
        <w:t>/ 调整</w:t>
      </w:r>
      <w:proofErr w:type="gramEnd"/>
      <w:r w:rsidRPr="00B55C75">
        <w:t>窗口值避免再次错误</w:t>
      </w:r>
    </w:p>
    <w:p w14:paraId="67F7BBE0" w14:textId="77777777" w:rsidR="00A30456" w:rsidRPr="00B55C75" w:rsidRDefault="00A30456" w:rsidP="00A30456">
      <w:r w:rsidRPr="00B55C75">
        <w:t xml:space="preserve">        if (</w:t>
      </w:r>
      <w:proofErr w:type="spellStart"/>
      <w:r w:rsidRPr="00B55C75">
        <w:t>window_value</w:t>
      </w:r>
      <w:proofErr w:type="spellEnd"/>
      <w:r w:rsidRPr="00B55C75">
        <w:t xml:space="preserve"> &lt; </w:t>
      </w:r>
      <w:proofErr w:type="gramStart"/>
      <w:r w:rsidRPr="00B55C75">
        <w:t>0x50) {</w:t>
      </w:r>
      <w:proofErr w:type="gramEnd"/>
    </w:p>
    <w:p w14:paraId="25EF7A0F" w14:textId="77777777" w:rsidR="00A30456" w:rsidRPr="00B55C75" w:rsidRDefault="00A30456" w:rsidP="00A30456">
      <w:r w:rsidRPr="00B55C75">
        <w:t xml:space="preserve">            </w:t>
      </w:r>
      <w:proofErr w:type="spellStart"/>
      <w:r w:rsidRPr="00B55C75">
        <w:t>WWDG_SetWindowValue</w:t>
      </w:r>
      <w:proofErr w:type="spellEnd"/>
      <w:r w:rsidRPr="00B55C75">
        <w:t>(</w:t>
      </w:r>
      <w:proofErr w:type="spellStart"/>
      <w:r w:rsidRPr="00B55C75">
        <w:t>window_value</w:t>
      </w:r>
      <w:proofErr w:type="spellEnd"/>
      <w:r w:rsidRPr="00B55C75">
        <w:t xml:space="preserve"> + 0x10);  // 增加窗口</w:t>
      </w:r>
    </w:p>
    <w:p w14:paraId="6F2A6AB0" w14:textId="77777777" w:rsidR="00A30456" w:rsidRPr="00B55C75" w:rsidRDefault="00A30456" w:rsidP="00A30456">
      <w:r w:rsidRPr="00B55C75">
        <w:lastRenderedPageBreak/>
        <w:t xml:space="preserve">        }</w:t>
      </w:r>
    </w:p>
    <w:p w14:paraId="494BC897" w14:textId="77777777" w:rsidR="00A30456" w:rsidRPr="00B55C75" w:rsidRDefault="00A30456" w:rsidP="00A30456">
      <w:r w:rsidRPr="00B55C75">
        <w:t xml:space="preserve">        </w:t>
      </w:r>
    </w:p>
    <w:p w14:paraId="7B5B1CFF" w14:textId="77777777" w:rsidR="00A30456" w:rsidRPr="00B55C75" w:rsidRDefault="00A30456" w:rsidP="00A30456">
      <w:r w:rsidRPr="00B55C75">
        <w:t xml:space="preserve">        // 清除复位标志</w:t>
      </w:r>
    </w:p>
    <w:p w14:paraId="71746229" w14:textId="77777777" w:rsidR="00A30456" w:rsidRPr="00B55C75" w:rsidRDefault="00A30456" w:rsidP="00A30456">
      <w:r w:rsidRPr="00B55C75">
        <w:t xml:space="preserve">        </w:t>
      </w:r>
      <w:proofErr w:type="spellStart"/>
      <w:r w:rsidRPr="00B55C75">
        <w:t>RCC_</w:t>
      </w:r>
      <w:proofErr w:type="gramStart"/>
      <w:r w:rsidRPr="00B55C75">
        <w:t>ClearFlag</w:t>
      </w:r>
      <w:proofErr w:type="spellEnd"/>
      <w:r w:rsidRPr="00B55C75">
        <w:t>(</w:t>
      </w:r>
      <w:proofErr w:type="gramEnd"/>
      <w:r w:rsidRPr="00B55C75">
        <w:t>);</w:t>
      </w:r>
    </w:p>
    <w:p w14:paraId="18E6C518" w14:textId="77777777" w:rsidR="00A30456" w:rsidRPr="00B55C75" w:rsidRDefault="00A30456" w:rsidP="00A30456">
      <w:r w:rsidRPr="00B55C75">
        <w:t xml:space="preserve">    }</w:t>
      </w:r>
    </w:p>
    <w:p w14:paraId="6823E97B" w14:textId="77777777" w:rsidR="00A30456" w:rsidRPr="00B55C75" w:rsidRDefault="00A30456" w:rsidP="00A30456">
      <w:r w:rsidRPr="00B55C75">
        <w:t>}</w:t>
      </w:r>
    </w:p>
    <w:p w14:paraId="44C103A0" w14:textId="77777777" w:rsidR="00A30456" w:rsidRPr="00B55C75" w:rsidRDefault="00A30456" w:rsidP="00A30456">
      <w:pPr>
        <w:pStyle w:val="3"/>
      </w:pPr>
      <w:r w:rsidRPr="00B55C75">
        <w:t>重要注意事项</w:t>
      </w:r>
    </w:p>
    <w:p w14:paraId="3BB4F933" w14:textId="77777777" w:rsidR="00A30456" w:rsidRPr="00B55C75" w:rsidRDefault="00A30456" w:rsidP="00A30456">
      <w:pPr>
        <w:pStyle w:val="4"/>
      </w:pPr>
      <w:r w:rsidRPr="00B55C75">
        <w:t xml:space="preserve">1. </w:t>
      </w:r>
      <w:r w:rsidRPr="00B55C75">
        <w:rPr>
          <w:rFonts w:ascii="Times New Roman" w:hAnsi="Times New Roman" w:cs="Times New Roman"/>
        </w:rPr>
        <w:t>​</w:t>
      </w:r>
      <w:r w:rsidRPr="00B55C75">
        <w:t>窗口值有效性检查</w:t>
      </w:r>
      <w:r w:rsidRPr="00B55C75">
        <w:rPr>
          <w:rFonts w:ascii="Times New Roman" w:hAnsi="Times New Roman" w:cs="Times New Roman"/>
        </w:rPr>
        <w:t>​</w:t>
      </w:r>
    </w:p>
    <w:p w14:paraId="28C8FED5" w14:textId="77777777" w:rsidR="00A30456" w:rsidRPr="00B55C75" w:rsidRDefault="00A30456" w:rsidP="00A30456">
      <w:r w:rsidRPr="00B55C75">
        <w:t xml:space="preserve">void </w:t>
      </w:r>
      <w:proofErr w:type="spellStart"/>
      <w:r w:rsidRPr="00B55C75">
        <w:t>Critical_Window_Value_Check</w:t>
      </w:r>
      <w:proofErr w:type="spellEnd"/>
      <w:r w:rsidRPr="00B55C75">
        <w:t>(void)</w:t>
      </w:r>
    </w:p>
    <w:p w14:paraId="41E4FB09" w14:textId="77777777" w:rsidR="00A30456" w:rsidRPr="00B55C75" w:rsidRDefault="00A30456" w:rsidP="00A30456">
      <w:r w:rsidRPr="00B55C75">
        <w:t>{</w:t>
      </w:r>
    </w:p>
    <w:p w14:paraId="087F50F4" w14:textId="77777777" w:rsidR="00A30456" w:rsidRPr="00B55C75" w:rsidRDefault="00A30456" w:rsidP="00A30456">
      <w:r w:rsidRPr="00B55C75">
        <w:t xml:space="preserve">    uint8_t </w:t>
      </w:r>
      <w:proofErr w:type="spellStart"/>
      <w:r w:rsidRPr="00B55C75">
        <w:t>desired_window</w:t>
      </w:r>
      <w:proofErr w:type="spellEnd"/>
      <w:r w:rsidRPr="00B55C75">
        <w:t xml:space="preserve"> = 0x60;</w:t>
      </w:r>
    </w:p>
    <w:p w14:paraId="17515B76" w14:textId="77777777" w:rsidR="00A30456" w:rsidRPr="00B55C75" w:rsidRDefault="00A30456" w:rsidP="00A30456">
      <w:r w:rsidRPr="00B55C75">
        <w:t xml:space="preserve">    </w:t>
      </w:r>
    </w:p>
    <w:p w14:paraId="272E87E6" w14:textId="77777777" w:rsidR="00A30456" w:rsidRPr="00B55C75" w:rsidRDefault="00A30456" w:rsidP="00A30456">
      <w:r w:rsidRPr="00B55C75">
        <w:t xml:space="preserve">    // 必须确保窗口值在有效范围内</w:t>
      </w:r>
    </w:p>
    <w:p w14:paraId="3F2047B7" w14:textId="77777777" w:rsidR="00A30456" w:rsidRPr="00B55C75" w:rsidRDefault="00A30456" w:rsidP="00A30456">
      <w:r w:rsidRPr="00B55C75">
        <w:t xml:space="preserve">    if (</w:t>
      </w:r>
      <w:proofErr w:type="spellStart"/>
      <w:r w:rsidRPr="00B55C75">
        <w:t>desired_window</w:t>
      </w:r>
      <w:proofErr w:type="spellEnd"/>
      <w:r w:rsidRPr="00B55C75">
        <w:t xml:space="preserve"> &lt; 0x40 || </w:t>
      </w:r>
      <w:proofErr w:type="spellStart"/>
      <w:r w:rsidRPr="00B55C75">
        <w:t>desired_window</w:t>
      </w:r>
      <w:proofErr w:type="spellEnd"/>
      <w:r w:rsidRPr="00B55C75">
        <w:t xml:space="preserve"> &gt; 0x7F) {</w:t>
      </w:r>
    </w:p>
    <w:p w14:paraId="546C040E" w14:textId="77777777" w:rsidR="00A30456" w:rsidRPr="00B55C75" w:rsidRDefault="00A30456" w:rsidP="00A30456">
      <w:r w:rsidRPr="00B55C75">
        <w:t xml:space="preserve">        </w:t>
      </w:r>
      <w:proofErr w:type="spellStart"/>
      <w:proofErr w:type="gramStart"/>
      <w:r w:rsidRPr="00B55C75">
        <w:t>printf</w:t>
      </w:r>
      <w:proofErr w:type="spellEnd"/>
      <w:r w:rsidRPr="00B55C75">
        <w:t>(</w:t>
      </w:r>
      <w:proofErr w:type="gramEnd"/>
      <w:r w:rsidRPr="00B55C75">
        <w:t xml:space="preserve">"Error: Window value 0x%02X out of </w:t>
      </w:r>
      <w:proofErr w:type="gramStart"/>
      <w:r w:rsidRPr="00B55C75">
        <w:t>range!\</w:t>
      </w:r>
      <w:proofErr w:type="gramEnd"/>
      <w:r w:rsidRPr="00B55C75">
        <w:t xml:space="preserve">n", </w:t>
      </w:r>
      <w:proofErr w:type="spellStart"/>
      <w:r w:rsidRPr="00B55C75">
        <w:t>desired_window</w:t>
      </w:r>
      <w:proofErr w:type="spellEnd"/>
      <w:r w:rsidRPr="00B55C75">
        <w:t>);</w:t>
      </w:r>
    </w:p>
    <w:p w14:paraId="4EE47F5A" w14:textId="77777777" w:rsidR="00A30456" w:rsidRPr="00B55C75" w:rsidRDefault="00A30456" w:rsidP="00A30456">
      <w:r w:rsidRPr="00B55C75">
        <w:t xml:space="preserve">        </w:t>
      </w:r>
      <w:proofErr w:type="spellStart"/>
      <w:r w:rsidRPr="00B55C75">
        <w:t>desired_window</w:t>
      </w:r>
      <w:proofErr w:type="spellEnd"/>
      <w:r w:rsidRPr="00B55C75">
        <w:t xml:space="preserve"> = 0x60;  // 使用默认值</w:t>
      </w:r>
    </w:p>
    <w:p w14:paraId="2EF6799C" w14:textId="77777777" w:rsidR="00A30456" w:rsidRPr="00B55C75" w:rsidRDefault="00A30456" w:rsidP="00A30456">
      <w:r w:rsidRPr="00B55C75">
        <w:t xml:space="preserve">    }</w:t>
      </w:r>
    </w:p>
    <w:p w14:paraId="40A42E50" w14:textId="77777777" w:rsidR="00A30456" w:rsidRPr="00B55C75" w:rsidRDefault="00A30456" w:rsidP="00A30456">
      <w:r w:rsidRPr="00B55C75">
        <w:t xml:space="preserve">    </w:t>
      </w:r>
    </w:p>
    <w:p w14:paraId="75918854" w14:textId="77777777" w:rsidR="00A30456" w:rsidRPr="00B55C75" w:rsidRDefault="00A30456" w:rsidP="00A30456">
      <w:r w:rsidRPr="00B55C75">
        <w:t xml:space="preserve">    </w:t>
      </w:r>
      <w:proofErr w:type="spellStart"/>
      <w:r w:rsidRPr="00B55C75">
        <w:t>WWDG_SetWindowValue</w:t>
      </w:r>
      <w:proofErr w:type="spellEnd"/>
      <w:r w:rsidRPr="00B55C75">
        <w:t>(</w:t>
      </w:r>
      <w:proofErr w:type="spellStart"/>
      <w:r w:rsidRPr="00B55C75">
        <w:t>desired_window</w:t>
      </w:r>
      <w:proofErr w:type="spellEnd"/>
      <w:r w:rsidRPr="00B55C75">
        <w:t>);</w:t>
      </w:r>
    </w:p>
    <w:p w14:paraId="6B27F37A" w14:textId="77777777" w:rsidR="00A30456" w:rsidRPr="00B55C75" w:rsidRDefault="00A30456" w:rsidP="00A30456">
      <w:r w:rsidRPr="00B55C75">
        <w:t>}</w:t>
      </w:r>
    </w:p>
    <w:p w14:paraId="76B47DFD" w14:textId="77777777" w:rsidR="00A30456" w:rsidRPr="00B55C75" w:rsidRDefault="00A30456" w:rsidP="00A30456">
      <w:pPr>
        <w:pStyle w:val="4"/>
      </w:pPr>
      <w:r w:rsidRPr="00B55C75">
        <w:t xml:space="preserve">2. </w:t>
      </w:r>
      <w:r w:rsidRPr="00B55C75">
        <w:rPr>
          <w:rFonts w:ascii="Times New Roman" w:hAnsi="Times New Roman" w:cs="Times New Roman"/>
        </w:rPr>
        <w:t>​</w:t>
      </w:r>
      <w:r w:rsidRPr="00B55C75">
        <w:t>喂狗时序要求</w:t>
      </w:r>
      <w:r w:rsidRPr="00B55C75">
        <w:rPr>
          <w:rFonts w:ascii="Times New Roman" w:hAnsi="Times New Roman" w:cs="Times New Roman"/>
        </w:rPr>
        <w:t>​</w:t>
      </w:r>
    </w:p>
    <w:p w14:paraId="055237B1" w14:textId="77777777" w:rsidR="00A30456" w:rsidRPr="00B55C75" w:rsidRDefault="00A30456" w:rsidP="00A30456">
      <w:r w:rsidRPr="00B55C75">
        <w:t xml:space="preserve">void </w:t>
      </w:r>
      <w:proofErr w:type="spellStart"/>
      <w:r w:rsidRPr="00B55C75">
        <w:t>Understand_Feeding_Timing</w:t>
      </w:r>
      <w:proofErr w:type="spellEnd"/>
      <w:r w:rsidRPr="00B55C75">
        <w:t>(void)</w:t>
      </w:r>
    </w:p>
    <w:p w14:paraId="3E2F409E" w14:textId="77777777" w:rsidR="00A30456" w:rsidRPr="00B55C75" w:rsidRDefault="00A30456" w:rsidP="00A30456">
      <w:r w:rsidRPr="00B55C75">
        <w:t>{</w:t>
      </w:r>
    </w:p>
    <w:p w14:paraId="35CEB388" w14:textId="77777777" w:rsidR="00A30456" w:rsidRPr="00B55C75" w:rsidRDefault="00A30456" w:rsidP="00A30456">
      <w:r w:rsidRPr="00B55C75">
        <w:t xml:space="preserve">    // 示例：预分频器=8，窗口值=0x60</w:t>
      </w:r>
    </w:p>
    <w:p w14:paraId="55CA42D8" w14:textId="77777777" w:rsidR="00A30456" w:rsidRPr="00B55C75" w:rsidRDefault="00A30456" w:rsidP="00A30456">
      <w:r w:rsidRPr="00B55C75">
        <w:t xml:space="preserve">    // 计数器从 0x7F 开始递减</w:t>
      </w:r>
    </w:p>
    <w:p w14:paraId="4B733B86" w14:textId="77777777" w:rsidR="00A30456" w:rsidRPr="00B55C75" w:rsidRDefault="00A30456" w:rsidP="00A30456">
      <w:r w:rsidRPr="00B55C75">
        <w:t xml:space="preserve">    // 允许喂狗的时间：当计数器 &lt; 0x60 且 &gt; 0x3F</w:t>
      </w:r>
    </w:p>
    <w:p w14:paraId="1EBF6277" w14:textId="77777777" w:rsidR="00A30456" w:rsidRPr="00B55C75" w:rsidRDefault="00A30456" w:rsidP="00A30456">
      <w:r w:rsidRPr="00B55C75">
        <w:lastRenderedPageBreak/>
        <w:t xml:space="preserve">    </w:t>
      </w:r>
    </w:p>
    <w:p w14:paraId="2F314074" w14:textId="77777777" w:rsidR="00A30456" w:rsidRPr="00B55C75" w:rsidRDefault="00A30456" w:rsidP="00A30456">
      <w:r w:rsidRPr="00B55C75">
        <w:t xml:space="preserve">    // 这意味着：</w:t>
      </w:r>
    </w:p>
    <w:p w14:paraId="0F827816" w14:textId="77777777" w:rsidR="00A30456" w:rsidRPr="00B55C75" w:rsidRDefault="00A30456" w:rsidP="00A30456">
      <w:r w:rsidRPr="00B55C75">
        <w:t xml:space="preserve">    // - 不能太早喂狗（计数器 &gt; 0x60）</w:t>
      </w:r>
    </w:p>
    <w:p w14:paraId="1B45A495" w14:textId="77777777" w:rsidR="00A30456" w:rsidRPr="00B55C75" w:rsidRDefault="00A30456" w:rsidP="00A30456">
      <w:r w:rsidRPr="00B55C75">
        <w:t xml:space="preserve">    // - 不能太晚喂狗（计数器 &lt;= 0x3F）</w:t>
      </w:r>
    </w:p>
    <w:p w14:paraId="59C7B1A2" w14:textId="77777777" w:rsidR="00A30456" w:rsidRPr="00B55C75" w:rsidRDefault="00A30456" w:rsidP="00A30456">
      <w:r w:rsidRPr="00B55C75">
        <w:t xml:space="preserve">    /</w:t>
      </w:r>
      <w:proofErr w:type="gramStart"/>
      <w:r w:rsidRPr="00B55C75">
        <w:t xml:space="preserve">/ - </w:t>
      </w:r>
      <w:proofErr w:type="gramEnd"/>
      <w:r w:rsidRPr="00B55C75">
        <w:t>必须在合适的窗口期内喂狗</w:t>
      </w:r>
    </w:p>
    <w:p w14:paraId="5CF674F5" w14:textId="77777777" w:rsidR="00A30456" w:rsidRPr="00B55C75" w:rsidRDefault="00A30456" w:rsidP="00A30456">
      <w:r w:rsidRPr="00B55C75">
        <w:t>}</w:t>
      </w:r>
    </w:p>
    <w:p w14:paraId="75F1C46D" w14:textId="77777777" w:rsidR="00A30456" w:rsidRPr="00B55C75" w:rsidRDefault="00A30456" w:rsidP="00A30456">
      <w:pPr>
        <w:pStyle w:val="4"/>
      </w:pPr>
      <w:r w:rsidRPr="00B55C75">
        <w:t xml:space="preserve">3. </w:t>
      </w:r>
      <w:r w:rsidRPr="00B55C75">
        <w:rPr>
          <w:rFonts w:ascii="Times New Roman" w:hAnsi="Times New Roman" w:cs="Times New Roman"/>
        </w:rPr>
        <w:t>​</w:t>
      </w:r>
      <w:r w:rsidRPr="00B55C75">
        <w:t>调试技巧</w:t>
      </w:r>
      <w:r w:rsidRPr="00B55C75">
        <w:rPr>
          <w:rFonts w:ascii="Times New Roman" w:hAnsi="Times New Roman" w:cs="Times New Roman"/>
        </w:rPr>
        <w:t>​</w:t>
      </w:r>
    </w:p>
    <w:p w14:paraId="5709793D" w14:textId="77777777" w:rsidR="00A30456" w:rsidRPr="00B55C75" w:rsidRDefault="00A30456" w:rsidP="00A30456">
      <w:r w:rsidRPr="00B55C75">
        <w:t xml:space="preserve">void </w:t>
      </w:r>
      <w:proofErr w:type="spellStart"/>
      <w:r w:rsidRPr="00B55C75">
        <w:t>Debug_Window_Setting</w:t>
      </w:r>
      <w:proofErr w:type="spellEnd"/>
      <w:r w:rsidRPr="00B55C75">
        <w:t>(void)</w:t>
      </w:r>
    </w:p>
    <w:p w14:paraId="217D0BE1" w14:textId="77777777" w:rsidR="00A30456" w:rsidRPr="00B55C75" w:rsidRDefault="00A30456" w:rsidP="00A30456">
      <w:r w:rsidRPr="00B55C75">
        <w:t>{</w:t>
      </w:r>
    </w:p>
    <w:p w14:paraId="553D6DBC" w14:textId="77777777" w:rsidR="00A30456" w:rsidRPr="00B55C75" w:rsidRDefault="00A30456" w:rsidP="00A30456">
      <w:r w:rsidRPr="00B55C75">
        <w:t xml:space="preserve">    // 调试时可以使用宽松窗口</w:t>
      </w:r>
    </w:p>
    <w:p w14:paraId="30A7AB93" w14:textId="77777777" w:rsidR="00A30456" w:rsidRPr="00B55C75" w:rsidRDefault="00A30456" w:rsidP="00A30456">
      <w:r w:rsidRPr="00B55C75">
        <w:t xml:space="preserve">    #ifdef DEBUG</w:t>
      </w:r>
    </w:p>
    <w:p w14:paraId="2B6DFDEC" w14:textId="77777777" w:rsidR="00A30456" w:rsidRPr="00B55C75" w:rsidRDefault="00A30456" w:rsidP="00A30456">
      <w:r w:rsidRPr="00B55C75">
        <w:t xml:space="preserve">    </w:t>
      </w:r>
      <w:proofErr w:type="spellStart"/>
      <w:r w:rsidRPr="00B55C75">
        <w:t>WWDG_SetWindowValue</w:t>
      </w:r>
      <w:proofErr w:type="spellEnd"/>
      <w:r w:rsidRPr="00B55C75">
        <w:t>(0x78);  // 宽松窗口，便于调试</w:t>
      </w:r>
    </w:p>
    <w:p w14:paraId="35B30035" w14:textId="77777777" w:rsidR="00A30456" w:rsidRPr="00B55C75" w:rsidRDefault="00A30456" w:rsidP="00A30456">
      <w:r w:rsidRPr="00B55C75">
        <w:t xml:space="preserve">    #else</w:t>
      </w:r>
    </w:p>
    <w:p w14:paraId="2F1BB0F2" w14:textId="77777777" w:rsidR="00A30456" w:rsidRPr="00B55C75" w:rsidRDefault="00A30456" w:rsidP="00A30456">
      <w:r w:rsidRPr="00B55C75">
        <w:t xml:space="preserve">    </w:t>
      </w:r>
      <w:proofErr w:type="spellStart"/>
      <w:r w:rsidRPr="00B55C75">
        <w:t>WWDG_SetWindowValue</w:t>
      </w:r>
      <w:proofErr w:type="spellEnd"/>
      <w:r w:rsidRPr="00B55C75">
        <w:t>(0x60);  // 生产环境使用合适窗口</w:t>
      </w:r>
    </w:p>
    <w:p w14:paraId="545FF686" w14:textId="77777777" w:rsidR="00A30456" w:rsidRPr="00B55C75" w:rsidRDefault="00A30456" w:rsidP="00A30456">
      <w:r w:rsidRPr="00B55C75">
        <w:t xml:space="preserve">    #endif</w:t>
      </w:r>
    </w:p>
    <w:p w14:paraId="00815EE1" w14:textId="77777777" w:rsidR="00A30456" w:rsidRPr="00B55C75" w:rsidRDefault="00A30456" w:rsidP="00A30456">
      <w:r w:rsidRPr="00B55C75">
        <w:t xml:space="preserve">    </w:t>
      </w:r>
    </w:p>
    <w:p w14:paraId="7E219C4D" w14:textId="77777777" w:rsidR="00A30456" w:rsidRPr="00B55C75" w:rsidRDefault="00A30456" w:rsidP="00A30456">
      <w:r w:rsidRPr="00B55C75">
        <w:t xml:space="preserve">    // 或者完全禁用窗口检查</w:t>
      </w:r>
    </w:p>
    <w:p w14:paraId="6A762983" w14:textId="77777777" w:rsidR="00A30456" w:rsidRPr="00B55C75" w:rsidRDefault="00A30456" w:rsidP="00A30456">
      <w:r w:rsidRPr="00B55C75">
        <w:t xml:space="preserve">    #ifdef DEBUG</w:t>
      </w:r>
    </w:p>
    <w:p w14:paraId="52236F6A" w14:textId="77777777" w:rsidR="00A30456" w:rsidRPr="00B55C75" w:rsidRDefault="00A30456" w:rsidP="00A30456">
      <w:r w:rsidRPr="00B55C75">
        <w:t xml:space="preserve">    </w:t>
      </w:r>
      <w:proofErr w:type="spellStart"/>
      <w:r w:rsidRPr="00B55C75">
        <w:t>WWDG_SetWindowValue</w:t>
      </w:r>
      <w:proofErr w:type="spellEnd"/>
      <w:r w:rsidRPr="00B55C75">
        <w:t>(0x7F);  // 最大窗口（几乎无限制）</w:t>
      </w:r>
    </w:p>
    <w:p w14:paraId="347613C5" w14:textId="77777777" w:rsidR="00A30456" w:rsidRPr="00B55C75" w:rsidRDefault="00A30456" w:rsidP="00A30456">
      <w:r w:rsidRPr="00B55C75">
        <w:t xml:space="preserve">    #endif</w:t>
      </w:r>
    </w:p>
    <w:p w14:paraId="30E13360" w14:textId="77777777" w:rsidR="00A30456" w:rsidRPr="00B55C75" w:rsidRDefault="00A30456" w:rsidP="00A30456">
      <w:r w:rsidRPr="00B55C75">
        <w:t>}</w:t>
      </w:r>
    </w:p>
    <w:p w14:paraId="4A7CB64D" w14:textId="77777777" w:rsidR="00A30456" w:rsidRPr="00B55C75" w:rsidRDefault="00A30456" w:rsidP="00A30456">
      <w:r w:rsidRPr="00B55C75">
        <w:t>这个函数是窗口看门狗的核心配置之一，正确的窗口值设置可以确保系统既能够及时检测到程序异常，又不会因为过于严格的时序要求而导致误复位。</w:t>
      </w:r>
    </w:p>
    <w:p w14:paraId="2D6A8C4E" w14:textId="77777777" w:rsidR="00A30456" w:rsidRPr="00B55C75" w:rsidRDefault="00A30456" w:rsidP="00A30456"/>
    <w:p w14:paraId="6B954820" w14:textId="77777777" w:rsidR="00A30456" w:rsidRDefault="00A30456" w:rsidP="00A30456">
      <w:pPr>
        <w:pStyle w:val="2"/>
      </w:pPr>
      <w:proofErr w:type="spellStart"/>
      <w:r w:rsidRPr="00B55C75">
        <w:lastRenderedPageBreak/>
        <w:t>WWDG_EnableIT</w:t>
      </w:r>
      <w:proofErr w:type="spellEnd"/>
      <w:r>
        <w:rPr>
          <w:rFonts w:hint="eastAsia"/>
        </w:rPr>
        <w:t>()</w:t>
      </w:r>
      <w:r>
        <w:br/>
      </w:r>
      <w:r w:rsidRPr="00CE1C05">
        <w:rPr>
          <w:b/>
          <w:bCs/>
        </w:rPr>
        <w:t>启用窗口看门狗（WWDG）的早期唤醒中断</w:t>
      </w:r>
    </w:p>
    <w:p w14:paraId="58FCF1E1" w14:textId="77777777" w:rsidR="00A30456" w:rsidRPr="00CE1C05" w:rsidRDefault="00A30456" w:rsidP="00A30456">
      <w:r w:rsidRPr="00CE1C05">
        <w:t xml:space="preserve">这个函数 </w:t>
      </w:r>
      <w:proofErr w:type="spellStart"/>
      <w:r w:rsidRPr="00CE1C05">
        <w:t>WWDG_EnableIT</w:t>
      </w:r>
      <w:proofErr w:type="spellEnd"/>
      <w:r w:rsidRPr="00CE1C05">
        <w:t>(void)用于</w:t>
      </w:r>
      <w:r w:rsidRPr="00CE1C05">
        <w:rPr>
          <w:b/>
          <w:bCs/>
        </w:rPr>
        <w:t>启用窗口看门狗（WWDG）的早期唤醒中断</w:t>
      </w:r>
      <w:r w:rsidRPr="00CE1C05">
        <w:t>。让我为您详细解释：</w:t>
      </w:r>
    </w:p>
    <w:p w14:paraId="7AD8211F" w14:textId="77777777" w:rsidR="00A30456" w:rsidRPr="00CE1C05" w:rsidRDefault="00A30456" w:rsidP="00A30456">
      <w:pPr>
        <w:pStyle w:val="3"/>
      </w:pPr>
      <w:r w:rsidRPr="00CE1C05">
        <w:t>函数功能</w:t>
      </w:r>
    </w:p>
    <w:p w14:paraId="507BA10A" w14:textId="77777777" w:rsidR="00A30456" w:rsidRPr="00CE1C05" w:rsidRDefault="00A30456" w:rsidP="00A30456">
      <w:r w:rsidRPr="00CE1C05">
        <w:rPr>
          <w:rFonts w:ascii="Times New Roman" w:hAnsi="Times New Roman" w:cs="Times New Roman"/>
        </w:rPr>
        <w:t>​</w:t>
      </w:r>
      <w:r w:rsidRPr="00CE1C05">
        <w:rPr>
          <w:b/>
          <w:bCs/>
        </w:rPr>
        <w:t>启用 WWDG 的早期唤醒中断</w:t>
      </w:r>
      <w:r w:rsidRPr="00CE1C05">
        <w:t>，当计数器值达到 0x40 时产生中断，允许在复位前执行紧急处理程序。</w:t>
      </w:r>
    </w:p>
    <w:p w14:paraId="31DDE35C" w14:textId="77777777" w:rsidR="00A30456" w:rsidRPr="00CE1C05" w:rsidRDefault="00A30456" w:rsidP="00A30456">
      <w:pPr>
        <w:pStyle w:val="3"/>
      </w:pPr>
      <w:r w:rsidRPr="00CE1C05">
        <w:t>函数原型</w:t>
      </w:r>
    </w:p>
    <w:p w14:paraId="28681B63" w14:textId="77777777" w:rsidR="00A30456" w:rsidRPr="00CE1C05" w:rsidRDefault="00A30456" w:rsidP="00A30456">
      <w:r w:rsidRPr="00CE1C05">
        <w:t xml:space="preserve">void </w:t>
      </w:r>
      <w:proofErr w:type="spellStart"/>
      <w:r w:rsidRPr="00CE1C05">
        <w:t>WWDG_EnableIT</w:t>
      </w:r>
      <w:proofErr w:type="spellEnd"/>
      <w:r w:rsidRPr="00CE1C05">
        <w:t>(void);</w:t>
      </w:r>
    </w:p>
    <w:p w14:paraId="3CEF6C13" w14:textId="77777777" w:rsidR="00A30456" w:rsidRPr="00CE1C05" w:rsidRDefault="00A30456" w:rsidP="00A30456">
      <w:pPr>
        <w:pStyle w:val="3"/>
      </w:pPr>
      <w:r w:rsidRPr="00CE1C05">
        <w:t>工作原理</w:t>
      </w:r>
    </w:p>
    <w:p w14:paraId="4811D6D7" w14:textId="77777777" w:rsidR="00A30456" w:rsidRPr="00CE1C05" w:rsidRDefault="00A30456" w:rsidP="00A30456">
      <w:r w:rsidRPr="00CE1C05">
        <w:t>这个函数设置 WWDG 配置寄存器（WWDG_CFR）中的中断使能位：</w:t>
      </w:r>
    </w:p>
    <w:p w14:paraId="6F6BC9F3" w14:textId="77777777" w:rsidR="00A30456" w:rsidRPr="00CE1C05" w:rsidRDefault="00A30456" w:rsidP="00A30456">
      <w:r w:rsidRPr="00CE1C05">
        <w:t xml:space="preserve">void </w:t>
      </w:r>
      <w:proofErr w:type="spellStart"/>
      <w:r w:rsidRPr="00CE1C05">
        <w:t>WWDG_EnableIT</w:t>
      </w:r>
      <w:proofErr w:type="spellEnd"/>
      <w:r w:rsidRPr="00CE1C05">
        <w:t>(void)</w:t>
      </w:r>
    </w:p>
    <w:p w14:paraId="152F52EF" w14:textId="77777777" w:rsidR="00A30456" w:rsidRPr="00CE1C05" w:rsidRDefault="00A30456" w:rsidP="00A30456">
      <w:r w:rsidRPr="00CE1C05">
        <w:t>{</w:t>
      </w:r>
    </w:p>
    <w:p w14:paraId="538D64C7" w14:textId="77777777" w:rsidR="00A30456" w:rsidRPr="00CE1C05" w:rsidRDefault="00A30456" w:rsidP="00A30456">
      <w:r w:rsidRPr="00CE1C05">
        <w:t xml:space="preserve">    // 设置 WWDG_CFR 寄存器中的 EWI 位（位9）</w:t>
      </w:r>
    </w:p>
    <w:p w14:paraId="72600AD8" w14:textId="77777777" w:rsidR="00A30456" w:rsidRPr="00CE1C05" w:rsidRDefault="00A30456" w:rsidP="00A30456">
      <w:r w:rsidRPr="00CE1C05">
        <w:t xml:space="preserve">    WWDG-&gt;CFR |= WWDG_CFR_EWI;</w:t>
      </w:r>
    </w:p>
    <w:p w14:paraId="698CF787" w14:textId="77777777" w:rsidR="00A30456" w:rsidRPr="00CE1C05" w:rsidRDefault="00A30456" w:rsidP="00A30456">
      <w:r w:rsidRPr="00CE1C05">
        <w:t>}</w:t>
      </w:r>
    </w:p>
    <w:p w14:paraId="6000E802" w14:textId="77777777" w:rsidR="00A30456" w:rsidRPr="00CE1C05" w:rsidRDefault="00A30456" w:rsidP="00A30456">
      <w:pPr>
        <w:pStyle w:val="3"/>
      </w:pPr>
      <w:r w:rsidRPr="00CE1C05">
        <w:t>中断机制</w:t>
      </w:r>
    </w:p>
    <w:p w14:paraId="1DD17922" w14:textId="77777777" w:rsidR="00A30456" w:rsidRPr="00CE1C05" w:rsidRDefault="00A30456" w:rsidP="00A30456">
      <w:r w:rsidRPr="00CE1C05">
        <w:t>当启用中断后：</w:t>
      </w:r>
    </w:p>
    <w:p w14:paraId="0820D01E" w14:textId="77777777" w:rsidR="00A30456" w:rsidRPr="00CE1C05" w:rsidRDefault="00A30456">
      <w:pPr>
        <w:numPr>
          <w:ilvl w:val="0"/>
          <w:numId w:val="352"/>
        </w:numPr>
      </w:pPr>
      <w:r w:rsidRPr="00CE1C05">
        <w:rPr>
          <w:rFonts w:ascii="Times New Roman" w:hAnsi="Times New Roman" w:cs="Times New Roman"/>
        </w:rPr>
        <w:t>​</w:t>
      </w:r>
      <w:r w:rsidRPr="00CE1C05">
        <w:rPr>
          <w:b/>
          <w:bCs/>
        </w:rPr>
        <w:t>计数器递减</w:t>
      </w:r>
      <w:r w:rsidRPr="00CE1C05">
        <w:rPr>
          <w:rFonts w:ascii="Times New Roman" w:hAnsi="Times New Roman" w:cs="Times New Roman"/>
        </w:rPr>
        <w:t>​</w:t>
      </w:r>
      <w:r w:rsidRPr="00CE1C05">
        <w:t>：从 0x7F 递减到 0x40</w:t>
      </w:r>
    </w:p>
    <w:p w14:paraId="6DDCBC4D" w14:textId="77777777" w:rsidR="00A30456" w:rsidRPr="00CE1C05" w:rsidRDefault="00A30456">
      <w:pPr>
        <w:numPr>
          <w:ilvl w:val="0"/>
          <w:numId w:val="352"/>
        </w:numPr>
      </w:pPr>
      <w:r w:rsidRPr="00CE1C05">
        <w:rPr>
          <w:rFonts w:ascii="Times New Roman" w:hAnsi="Times New Roman" w:cs="Times New Roman"/>
        </w:rPr>
        <w:t>​</w:t>
      </w:r>
      <w:r w:rsidRPr="00CE1C05">
        <w:rPr>
          <w:b/>
          <w:bCs/>
        </w:rPr>
        <w:t>中断触发</w:t>
      </w:r>
      <w:r w:rsidRPr="00CE1C05">
        <w:rPr>
          <w:rFonts w:ascii="Times New Roman" w:hAnsi="Times New Roman" w:cs="Times New Roman"/>
        </w:rPr>
        <w:t>​</w:t>
      </w:r>
      <w:r w:rsidRPr="00CE1C05">
        <w:t>：当计数器值达到 0x40 时产生中断</w:t>
      </w:r>
    </w:p>
    <w:p w14:paraId="4830D906" w14:textId="77777777" w:rsidR="00A30456" w:rsidRPr="00CE1C05" w:rsidRDefault="00A30456">
      <w:pPr>
        <w:numPr>
          <w:ilvl w:val="0"/>
          <w:numId w:val="352"/>
        </w:numPr>
      </w:pPr>
      <w:r w:rsidRPr="00CE1C05">
        <w:rPr>
          <w:rFonts w:ascii="Times New Roman" w:hAnsi="Times New Roman" w:cs="Times New Roman"/>
        </w:rPr>
        <w:t>​</w:t>
      </w:r>
      <w:r w:rsidRPr="00CE1C05">
        <w:rPr>
          <w:b/>
          <w:bCs/>
        </w:rPr>
        <w:t>时间窗口</w:t>
      </w:r>
      <w:r w:rsidRPr="00CE1C05">
        <w:rPr>
          <w:rFonts w:ascii="Times New Roman" w:hAnsi="Times New Roman" w:cs="Times New Roman"/>
        </w:rPr>
        <w:t>​</w:t>
      </w:r>
      <w:r w:rsidRPr="00CE1C05">
        <w:t>：在中断产生后，计数器继续递减到 0x3F</w:t>
      </w:r>
    </w:p>
    <w:p w14:paraId="1502892F" w14:textId="77777777" w:rsidR="00A30456" w:rsidRPr="00CE1C05" w:rsidRDefault="00A30456">
      <w:pPr>
        <w:numPr>
          <w:ilvl w:val="0"/>
          <w:numId w:val="352"/>
        </w:numPr>
      </w:pPr>
      <w:r w:rsidRPr="00CE1C05">
        <w:rPr>
          <w:rFonts w:ascii="Times New Roman" w:hAnsi="Times New Roman" w:cs="Times New Roman"/>
        </w:rPr>
        <w:t>​</w:t>
      </w:r>
      <w:r w:rsidRPr="00CE1C05">
        <w:rPr>
          <w:b/>
          <w:bCs/>
        </w:rPr>
        <w:t>系统复位</w:t>
      </w:r>
      <w:r w:rsidRPr="00CE1C05">
        <w:rPr>
          <w:rFonts w:ascii="Times New Roman" w:hAnsi="Times New Roman" w:cs="Times New Roman"/>
        </w:rPr>
        <w:t>​</w:t>
      </w:r>
      <w:r w:rsidRPr="00CE1C05">
        <w:t>：如果计数器达到 0x3F，系统复位</w:t>
      </w:r>
    </w:p>
    <w:p w14:paraId="1D5586ED" w14:textId="77777777" w:rsidR="00A30456" w:rsidRPr="00CE1C05" w:rsidRDefault="00A30456" w:rsidP="00A30456">
      <w:r w:rsidRPr="00CE1C05">
        <w:t>计数器: 0x7F -&gt; ... -&gt; 0x40 -&gt; ... -&gt; 0x3F</w:t>
      </w:r>
    </w:p>
    <w:p w14:paraId="7525E412" w14:textId="77777777" w:rsidR="00A30456" w:rsidRPr="00CE1C05" w:rsidRDefault="00A30456" w:rsidP="00A30456">
      <w:r w:rsidRPr="00CE1C05">
        <w:t xml:space="preserve">                      ↑           ↑</w:t>
      </w:r>
    </w:p>
    <w:p w14:paraId="49AB8CA9" w14:textId="77777777" w:rsidR="00A30456" w:rsidRPr="00CE1C05" w:rsidRDefault="00A30456" w:rsidP="00A30456">
      <w:r w:rsidRPr="00CE1C05">
        <w:t xml:space="preserve">                   中断触发     系统复位</w:t>
      </w:r>
    </w:p>
    <w:p w14:paraId="55400EA1" w14:textId="77777777" w:rsidR="00A30456" w:rsidRPr="00CE1C05" w:rsidRDefault="00A30456" w:rsidP="00A30456">
      <w:pPr>
        <w:pStyle w:val="3"/>
      </w:pPr>
      <w:r w:rsidRPr="00CE1C05">
        <w:lastRenderedPageBreak/>
        <w:t>完整示例代码</w:t>
      </w:r>
    </w:p>
    <w:p w14:paraId="157E0B29" w14:textId="77777777" w:rsidR="00A30456" w:rsidRPr="00CE1C05" w:rsidRDefault="00A30456" w:rsidP="00A30456">
      <w:proofErr w:type="gramStart"/>
      <w:r w:rsidRPr="00CE1C05">
        <w:t>#include</w:t>
      </w:r>
      <w:proofErr w:type="gramEnd"/>
      <w:r w:rsidRPr="00CE1C05">
        <w:t xml:space="preserve"> "stm32f10x.h"</w:t>
      </w:r>
    </w:p>
    <w:p w14:paraId="1F7EE11D" w14:textId="77777777" w:rsidR="00A30456" w:rsidRPr="00CE1C05" w:rsidRDefault="00A30456" w:rsidP="00A30456">
      <w:r w:rsidRPr="00CE1C05">
        <w:t>#include "stm32f10x_wwdg</w:t>
      </w:r>
      <w:proofErr w:type="gramStart"/>
      <w:r w:rsidRPr="00CE1C05">
        <w:t>.h</w:t>
      </w:r>
      <w:proofErr w:type="gramEnd"/>
      <w:r w:rsidRPr="00CE1C05">
        <w:t>"</w:t>
      </w:r>
    </w:p>
    <w:p w14:paraId="618ED85F" w14:textId="77777777" w:rsidR="00A30456" w:rsidRPr="00CE1C05" w:rsidRDefault="00A30456" w:rsidP="00A30456"/>
    <w:p w14:paraId="400F8F40" w14:textId="77777777" w:rsidR="00A30456" w:rsidRPr="00CE1C05" w:rsidRDefault="00A30456" w:rsidP="00A30456">
      <w:r w:rsidRPr="00CE1C05">
        <w:t>// WWDG 早期唤醒中断处理函数</w:t>
      </w:r>
    </w:p>
    <w:p w14:paraId="2FF762D1" w14:textId="77777777" w:rsidR="00A30456" w:rsidRPr="00CE1C05" w:rsidRDefault="00A30456" w:rsidP="00A30456">
      <w:r w:rsidRPr="00CE1C05">
        <w:t xml:space="preserve">void </w:t>
      </w:r>
      <w:proofErr w:type="spellStart"/>
      <w:r w:rsidRPr="00CE1C05">
        <w:t>WWDG_IRQHandler</w:t>
      </w:r>
      <w:proofErr w:type="spellEnd"/>
      <w:r w:rsidRPr="00CE1C05">
        <w:t>(void)</w:t>
      </w:r>
    </w:p>
    <w:p w14:paraId="4096BA3A" w14:textId="77777777" w:rsidR="00A30456" w:rsidRPr="00CE1C05" w:rsidRDefault="00A30456" w:rsidP="00A30456">
      <w:r w:rsidRPr="00CE1C05">
        <w:t>{</w:t>
      </w:r>
    </w:p>
    <w:p w14:paraId="717315CA" w14:textId="77777777" w:rsidR="00A30456" w:rsidRPr="00CE1C05" w:rsidRDefault="00A30456" w:rsidP="00A30456">
      <w:r w:rsidRPr="00CE1C05">
        <w:t xml:space="preserve">    if (</w:t>
      </w:r>
      <w:proofErr w:type="spellStart"/>
      <w:r w:rsidRPr="00CE1C05">
        <w:t>WWDG_</w:t>
      </w:r>
      <w:proofErr w:type="gramStart"/>
      <w:r w:rsidRPr="00CE1C05">
        <w:t>GetFlagStatus</w:t>
      </w:r>
      <w:proofErr w:type="spellEnd"/>
      <w:r w:rsidRPr="00CE1C05">
        <w:t>() !</w:t>
      </w:r>
      <w:proofErr w:type="gramEnd"/>
      <w:r w:rsidRPr="00CE1C05">
        <w:t>= RESET) {</w:t>
      </w:r>
    </w:p>
    <w:p w14:paraId="6717D49A" w14:textId="77777777" w:rsidR="00A30456" w:rsidRPr="00CE1C05" w:rsidRDefault="00A30456" w:rsidP="00A30456">
      <w:r w:rsidRPr="00CE1C05">
        <w:t xml:space="preserve">        // 清除中断标志</w:t>
      </w:r>
    </w:p>
    <w:p w14:paraId="1843F948" w14:textId="77777777" w:rsidR="00A30456" w:rsidRPr="00CE1C05" w:rsidRDefault="00A30456" w:rsidP="00A30456">
      <w:r w:rsidRPr="00CE1C05">
        <w:t xml:space="preserve">        </w:t>
      </w:r>
      <w:proofErr w:type="spellStart"/>
      <w:r w:rsidRPr="00CE1C05">
        <w:t>WWDG_</w:t>
      </w:r>
      <w:proofErr w:type="gramStart"/>
      <w:r w:rsidRPr="00CE1C05">
        <w:t>ClearFlag</w:t>
      </w:r>
      <w:proofErr w:type="spellEnd"/>
      <w:r w:rsidRPr="00CE1C05">
        <w:t>(</w:t>
      </w:r>
      <w:proofErr w:type="gramEnd"/>
      <w:r w:rsidRPr="00CE1C05">
        <w:t>);</w:t>
      </w:r>
    </w:p>
    <w:p w14:paraId="02BEF0C3" w14:textId="77777777" w:rsidR="00A30456" w:rsidRPr="00CE1C05" w:rsidRDefault="00A30456" w:rsidP="00A30456">
      <w:r w:rsidRPr="00CE1C05">
        <w:t xml:space="preserve">        </w:t>
      </w:r>
    </w:p>
    <w:p w14:paraId="722725C1" w14:textId="77777777" w:rsidR="00A30456" w:rsidRPr="00CE1C05" w:rsidRDefault="00A30456" w:rsidP="00A30456">
      <w:r w:rsidRPr="00CE1C05">
        <w:t xml:space="preserve">        // 紧急处理：保存状态、记录错误、尝试恢复</w:t>
      </w:r>
    </w:p>
    <w:p w14:paraId="62E050CE"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 xml:space="preserve">"WWDG Early Warning! Counter: 0x%02X\n", </w:t>
      </w:r>
      <w:proofErr w:type="spellStart"/>
      <w:r w:rsidRPr="00CE1C05">
        <w:t>WWDG_</w:t>
      </w:r>
      <w:proofErr w:type="gramStart"/>
      <w:r w:rsidRPr="00CE1C05">
        <w:t>GetCounter</w:t>
      </w:r>
      <w:proofErr w:type="spellEnd"/>
      <w:r w:rsidRPr="00CE1C05">
        <w:t>(</w:t>
      </w:r>
      <w:proofErr w:type="gramEnd"/>
      <w:r w:rsidRPr="00CE1C05">
        <w:t>));</w:t>
      </w:r>
    </w:p>
    <w:p w14:paraId="5288CAC6" w14:textId="77777777" w:rsidR="00A30456" w:rsidRPr="00CE1C05" w:rsidRDefault="00A30456" w:rsidP="00A30456">
      <w:r w:rsidRPr="00CE1C05">
        <w:t xml:space="preserve">        </w:t>
      </w:r>
    </w:p>
    <w:p w14:paraId="64D7E2E5" w14:textId="77777777" w:rsidR="00A30456" w:rsidRPr="00CE1C05" w:rsidRDefault="00A30456" w:rsidP="00A30456">
      <w:r w:rsidRPr="00CE1C05">
        <w:t xml:space="preserve">        // 尝试最后的喂狗机会</w:t>
      </w:r>
    </w:p>
    <w:p w14:paraId="49286AA5" w14:textId="77777777" w:rsidR="00A30456" w:rsidRPr="00CE1C05" w:rsidRDefault="00A30456" w:rsidP="00A30456">
      <w:r w:rsidRPr="00CE1C05">
        <w:t xml:space="preserve">        </w:t>
      </w:r>
      <w:proofErr w:type="spellStart"/>
      <w:r w:rsidRPr="00CE1C05">
        <w:t>WWDG_SetCounter</w:t>
      </w:r>
      <w:proofErr w:type="spellEnd"/>
      <w:r w:rsidRPr="00CE1C05">
        <w:t>(0x7F);</w:t>
      </w:r>
    </w:p>
    <w:p w14:paraId="2E9014A8" w14:textId="77777777" w:rsidR="00A30456" w:rsidRPr="00CE1C05" w:rsidRDefault="00A30456" w:rsidP="00A30456">
      <w:r w:rsidRPr="00CE1C05">
        <w:t xml:space="preserve">        </w:t>
      </w:r>
    </w:p>
    <w:p w14:paraId="68754D44" w14:textId="77777777" w:rsidR="00A30456" w:rsidRPr="00CE1C05" w:rsidRDefault="00A30456" w:rsidP="00A30456">
      <w:r w:rsidRPr="00CE1C05">
        <w:t xml:space="preserve">        // 执行紧急保存操作</w:t>
      </w:r>
    </w:p>
    <w:p w14:paraId="77221A8B" w14:textId="77777777" w:rsidR="00A30456" w:rsidRPr="00CE1C05" w:rsidRDefault="00A30456" w:rsidP="00A30456">
      <w:r w:rsidRPr="00CE1C05">
        <w:t xml:space="preserve">        </w:t>
      </w:r>
      <w:proofErr w:type="spellStart"/>
      <w:r w:rsidRPr="00CE1C05">
        <w:t>Emergency_Save_</w:t>
      </w:r>
      <w:proofErr w:type="gramStart"/>
      <w:r w:rsidRPr="00CE1C05">
        <w:t>Data</w:t>
      </w:r>
      <w:proofErr w:type="spellEnd"/>
      <w:r w:rsidRPr="00CE1C05">
        <w:t>(</w:t>
      </w:r>
      <w:proofErr w:type="gramEnd"/>
      <w:r w:rsidRPr="00CE1C05">
        <w:t>);</w:t>
      </w:r>
    </w:p>
    <w:p w14:paraId="72613576" w14:textId="77777777" w:rsidR="00A30456" w:rsidRPr="00CE1C05" w:rsidRDefault="00A30456" w:rsidP="00A30456">
      <w:r w:rsidRPr="00CE1C05">
        <w:t xml:space="preserve">    }</w:t>
      </w:r>
    </w:p>
    <w:p w14:paraId="164CF086" w14:textId="77777777" w:rsidR="00A30456" w:rsidRPr="00CE1C05" w:rsidRDefault="00A30456" w:rsidP="00A30456">
      <w:r w:rsidRPr="00CE1C05">
        <w:t>}</w:t>
      </w:r>
    </w:p>
    <w:p w14:paraId="20B3F383" w14:textId="77777777" w:rsidR="00A30456" w:rsidRPr="00CE1C05" w:rsidRDefault="00A30456" w:rsidP="00A30456"/>
    <w:p w14:paraId="3291B039" w14:textId="77777777" w:rsidR="00A30456" w:rsidRPr="00CE1C05" w:rsidRDefault="00A30456" w:rsidP="00A30456">
      <w:r w:rsidRPr="00CE1C05">
        <w:t>// 初始化 WWDG 带中断</w:t>
      </w:r>
    </w:p>
    <w:p w14:paraId="1A224710" w14:textId="77777777" w:rsidR="00A30456" w:rsidRPr="00CE1C05" w:rsidRDefault="00A30456" w:rsidP="00A30456">
      <w:r w:rsidRPr="00CE1C05">
        <w:t xml:space="preserve">void </w:t>
      </w:r>
      <w:proofErr w:type="spellStart"/>
      <w:r w:rsidRPr="00CE1C05">
        <w:t>WWDG_Init_WithInterrupt</w:t>
      </w:r>
      <w:proofErr w:type="spellEnd"/>
      <w:r w:rsidRPr="00CE1C05">
        <w:t>(void)</w:t>
      </w:r>
    </w:p>
    <w:p w14:paraId="300CE7D0" w14:textId="77777777" w:rsidR="00A30456" w:rsidRPr="00CE1C05" w:rsidRDefault="00A30456" w:rsidP="00A30456">
      <w:r w:rsidRPr="00CE1C05">
        <w:t>{</w:t>
      </w:r>
    </w:p>
    <w:p w14:paraId="7A25D679" w14:textId="77777777" w:rsidR="00A30456" w:rsidRPr="00CE1C05" w:rsidRDefault="00A30456" w:rsidP="00A30456">
      <w:r w:rsidRPr="00CE1C05">
        <w:t xml:space="preserve">    // 启用 WWDG 时钟</w:t>
      </w:r>
    </w:p>
    <w:p w14:paraId="18A1DDD7" w14:textId="77777777" w:rsidR="00A30456" w:rsidRPr="00CE1C05" w:rsidRDefault="00A30456" w:rsidP="00A30456">
      <w:r w:rsidRPr="00CE1C05">
        <w:lastRenderedPageBreak/>
        <w:t xml:space="preserve">    RCC_APB1</w:t>
      </w:r>
      <w:proofErr w:type="gramStart"/>
      <w:r w:rsidRPr="00CE1C05">
        <w:t>PeriphClockCmd(</w:t>
      </w:r>
      <w:proofErr w:type="gramEnd"/>
      <w:r w:rsidRPr="00CE1C05">
        <w:t>RCC_APB1Periph_WWDG, ENABLE);</w:t>
      </w:r>
    </w:p>
    <w:p w14:paraId="14C83A94" w14:textId="77777777" w:rsidR="00A30456" w:rsidRPr="00CE1C05" w:rsidRDefault="00A30456" w:rsidP="00A30456">
      <w:r w:rsidRPr="00CE1C05">
        <w:t xml:space="preserve">    </w:t>
      </w:r>
    </w:p>
    <w:p w14:paraId="607BFF74" w14:textId="77777777" w:rsidR="00A30456" w:rsidRPr="00CE1C05" w:rsidRDefault="00A30456" w:rsidP="00A30456">
      <w:r w:rsidRPr="00CE1C05">
        <w:t xml:space="preserve">    // 设置预分频器</w:t>
      </w:r>
    </w:p>
    <w:p w14:paraId="1003EE1E" w14:textId="77777777" w:rsidR="00A30456" w:rsidRPr="00CE1C05" w:rsidRDefault="00A30456" w:rsidP="00A30456">
      <w:r w:rsidRPr="00CE1C05">
        <w:t xml:space="preserve">    </w:t>
      </w:r>
      <w:proofErr w:type="spellStart"/>
      <w:r w:rsidRPr="00CE1C05">
        <w:t>WWDG_</w:t>
      </w:r>
      <w:proofErr w:type="gramStart"/>
      <w:r w:rsidRPr="00CE1C05">
        <w:t>SetPrescaler</w:t>
      </w:r>
      <w:proofErr w:type="spellEnd"/>
      <w:r w:rsidRPr="00CE1C05">
        <w:t>(</w:t>
      </w:r>
      <w:proofErr w:type="gramEnd"/>
      <w:r w:rsidRPr="00CE1C05">
        <w:t>WWDG_Prescaler_8);</w:t>
      </w:r>
    </w:p>
    <w:p w14:paraId="01D2BABC" w14:textId="77777777" w:rsidR="00A30456" w:rsidRPr="00CE1C05" w:rsidRDefault="00A30456" w:rsidP="00A30456">
      <w:r w:rsidRPr="00CE1C05">
        <w:t xml:space="preserve">    </w:t>
      </w:r>
    </w:p>
    <w:p w14:paraId="0C527CDE" w14:textId="77777777" w:rsidR="00A30456" w:rsidRPr="00CE1C05" w:rsidRDefault="00A30456" w:rsidP="00A30456">
      <w:r w:rsidRPr="00CE1C05">
        <w:t xml:space="preserve">    // 设置窗口值</w:t>
      </w:r>
    </w:p>
    <w:p w14:paraId="538CF776" w14:textId="77777777" w:rsidR="00A30456" w:rsidRPr="00CE1C05" w:rsidRDefault="00A30456" w:rsidP="00A30456">
      <w:r w:rsidRPr="00CE1C05">
        <w:t xml:space="preserve">    </w:t>
      </w:r>
      <w:proofErr w:type="spellStart"/>
      <w:r w:rsidRPr="00CE1C05">
        <w:t>WWDG_SetWindowValue</w:t>
      </w:r>
      <w:proofErr w:type="spellEnd"/>
      <w:r w:rsidRPr="00CE1C05">
        <w:t>(0x60);</w:t>
      </w:r>
    </w:p>
    <w:p w14:paraId="61FE5E25" w14:textId="77777777" w:rsidR="00A30456" w:rsidRPr="00CE1C05" w:rsidRDefault="00A30456" w:rsidP="00A30456">
      <w:r w:rsidRPr="00CE1C05">
        <w:t xml:space="preserve">    </w:t>
      </w:r>
    </w:p>
    <w:p w14:paraId="766E9EC2" w14:textId="77777777" w:rsidR="00A30456" w:rsidRPr="00CE1C05" w:rsidRDefault="00A30456" w:rsidP="00A30456">
      <w:r w:rsidRPr="00CE1C05">
        <w:t xml:space="preserve">    // 启用早期唤醒中断</w:t>
      </w:r>
    </w:p>
    <w:p w14:paraId="0CCD7935" w14:textId="77777777" w:rsidR="00A30456" w:rsidRPr="00CE1C05" w:rsidRDefault="00A30456" w:rsidP="00A30456">
      <w:r w:rsidRPr="00CE1C05">
        <w:t xml:space="preserve">    </w:t>
      </w:r>
      <w:proofErr w:type="spellStart"/>
      <w:r w:rsidRPr="00CE1C05">
        <w:t>WWDG_</w:t>
      </w:r>
      <w:proofErr w:type="gramStart"/>
      <w:r w:rsidRPr="00CE1C05">
        <w:t>EnableIT</w:t>
      </w:r>
      <w:proofErr w:type="spellEnd"/>
      <w:r w:rsidRPr="00CE1C05">
        <w:t>(</w:t>
      </w:r>
      <w:proofErr w:type="gramEnd"/>
      <w:r w:rsidRPr="00CE1C05">
        <w:t>);</w:t>
      </w:r>
    </w:p>
    <w:p w14:paraId="41AF9C21" w14:textId="77777777" w:rsidR="00A30456" w:rsidRPr="00CE1C05" w:rsidRDefault="00A30456" w:rsidP="00A30456">
      <w:r w:rsidRPr="00CE1C05">
        <w:t xml:space="preserve">    </w:t>
      </w:r>
    </w:p>
    <w:p w14:paraId="09056878" w14:textId="77777777" w:rsidR="00A30456" w:rsidRPr="00CE1C05" w:rsidRDefault="00A30456" w:rsidP="00A30456">
      <w:r w:rsidRPr="00CE1C05">
        <w:t xml:space="preserve">    // 设置 NVIC 中断优先级</w:t>
      </w:r>
    </w:p>
    <w:p w14:paraId="2F858C33" w14:textId="77777777" w:rsidR="00A30456" w:rsidRPr="00CE1C05" w:rsidRDefault="00A30456" w:rsidP="00A30456">
      <w:r w:rsidRPr="00CE1C05">
        <w:t xml:space="preserve">    </w:t>
      </w:r>
      <w:proofErr w:type="spellStart"/>
      <w:r w:rsidRPr="00CE1C05">
        <w:t>NVIC_InitTypeDef</w:t>
      </w:r>
      <w:proofErr w:type="spellEnd"/>
      <w:r w:rsidRPr="00CE1C05">
        <w:t xml:space="preserve"> </w:t>
      </w:r>
      <w:proofErr w:type="spellStart"/>
      <w:r w:rsidRPr="00CE1C05">
        <w:t>NVIC_InitStructure</w:t>
      </w:r>
      <w:proofErr w:type="spellEnd"/>
      <w:r w:rsidRPr="00CE1C05">
        <w:t>;</w:t>
      </w:r>
    </w:p>
    <w:p w14:paraId="31605ABE" w14:textId="77777777" w:rsidR="00A30456" w:rsidRPr="00CE1C05" w:rsidRDefault="00A30456" w:rsidP="00A30456">
      <w:r w:rsidRPr="00CE1C05">
        <w:t xml:space="preserve">    </w:t>
      </w:r>
      <w:proofErr w:type="spellStart"/>
      <w:r w:rsidRPr="00CE1C05">
        <w:t>NVIC_InitStructure.NVIC_IRQChannel</w:t>
      </w:r>
      <w:proofErr w:type="spellEnd"/>
      <w:r w:rsidRPr="00CE1C05">
        <w:t xml:space="preserve"> = </w:t>
      </w:r>
      <w:proofErr w:type="spellStart"/>
      <w:r w:rsidRPr="00CE1C05">
        <w:t>WWDG_IRQn</w:t>
      </w:r>
      <w:proofErr w:type="spellEnd"/>
      <w:r w:rsidRPr="00CE1C05">
        <w:t>;</w:t>
      </w:r>
    </w:p>
    <w:p w14:paraId="5885F92C" w14:textId="77777777" w:rsidR="00A30456" w:rsidRPr="00CE1C05" w:rsidRDefault="00A30456" w:rsidP="00A30456">
      <w:r w:rsidRPr="00CE1C05">
        <w:t xml:space="preserve">    </w:t>
      </w:r>
      <w:proofErr w:type="spellStart"/>
      <w:r w:rsidRPr="00CE1C05">
        <w:t>NVIC_InitStructure.NVIC_IRQChannelPreemptionPriority</w:t>
      </w:r>
      <w:proofErr w:type="spellEnd"/>
      <w:r w:rsidRPr="00CE1C05">
        <w:t xml:space="preserve"> = 0;</w:t>
      </w:r>
    </w:p>
    <w:p w14:paraId="26B4F822" w14:textId="77777777" w:rsidR="00A30456" w:rsidRPr="00CE1C05" w:rsidRDefault="00A30456" w:rsidP="00A30456">
      <w:r w:rsidRPr="00CE1C05">
        <w:t xml:space="preserve">    </w:t>
      </w:r>
      <w:proofErr w:type="spellStart"/>
      <w:r w:rsidRPr="00CE1C05">
        <w:t>NVIC_InitStructure.NVIC_IRQChannelSubPriority</w:t>
      </w:r>
      <w:proofErr w:type="spellEnd"/>
      <w:r w:rsidRPr="00CE1C05">
        <w:t xml:space="preserve"> = 0;</w:t>
      </w:r>
    </w:p>
    <w:p w14:paraId="07A00074" w14:textId="77777777" w:rsidR="00A30456" w:rsidRPr="00CE1C05" w:rsidRDefault="00A30456" w:rsidP="00A30456">
      <w:r w:rsidRPr="00CE1C05">
        <w:t xml:space="preserve">    </w:t>
      </w:r>
      <w:proofErr w:type="spellStart"/>
      <w:r w:rsidRPr="00CE1C05">
        <w:t>NVIC_InitStructure.NVIC_IRQChannelCmd</w:t>
      </w:r>
      <w:proofErr w:type="spellEnd"/>
      <w:r w:rsidRPr="00CE1C05">
        <w:t xml:space="preserve"> = ENABLE;</w:t>
      </w:r>
    </w:p>
    <w:p w14:paraId="203E1C4A" w14:textId="77777777" w:rsidR="00A30456" w:rsidRPr="00CE1C05" w:rsidRDefault="00A30456" w:rsidP="00A30456">
      <w:r w:rsidRPr="00CE1C05">
        <w:t xml:space="preserve">    </w:t>
      </w:r>
      <w:proofErr w:type="spellStart"/>
      <w:r w:rsidRPr="00CE1C05">
        <w:t>NVIC_Init</w:t>
      </w:r>
      <w:proofErr w:type="spellEnd"/>
      <w:r w:rsidRPr="00CE1C05">
        <w:t>(&amp;</w:t>
      </w:r>
      <w:proofErr w:type="spellStart"/>
      <w:r w:rsidRPr="00CE1C05">
        <w:t>NVIC_InitStructure</w:t>
      </w:r>
      <w:proofErr w:type="spellEnd"/>
      <w:r w:rsidRPr="00CE1C05">
        <w:t>);</w:t>
      </w:r>
    </w:p>
    <w:p w14:paraId="09CFF490" w14:textId="77777777" w:rsidR="00A30456" w:rsidRPr="00CE1C05" w:rsidRDefault="00A30456" w:rsidP="00A30456">
      <w:r w:rsidRPr="00CE1C05">
        <w:t xml:space="preserve">    </w:t>
      </w:r>
    </w:p>
    <w:p w14:paraId="09E5FC33" w14:textId="77777777" w:rsidR="00A30456" w:rsidRPr="00CE1C05" w:rsidRDefault="00A30456" w:rsidP="00A30456">
      <w:r w:rsidRPr="00CE1C05">
        <w:t xml:space="preserve">    // 启用看门狗</w:t>
      </w:r>
    </w:p>
    <w:p w14:paraId="5708F9BB" w14:textId="77777777" w:rsidR="00A30456" w:rsidRPr="00CE1C05" w:rsidRDefault="00A30456" w:rsidP="00A30456">
      <w:r w:rsidRPr="00CE1C05">
        <w:t xml:space="preserve">    </w:t>
      </w:r>
      <w:proofErr w:type="spellStart"/>
      <w:r w:rsidRPr="00CE1C05">
        <w:t>WWDG_Enable</w:t>
      </w:r>
      <w:proofErr w:type="spellEnd"/>
      <w:r w:rsidRPr="00CE1C05">
        <w:t>(0x7F);</w:t>
      </w:r>
    </w:p>
    <w:p w14:paraId="0E616689" w14:textId="77777777" w:rsidR="00A30456" w:rsidRPr="00CE1C05" w:rsidRDefault="00A30456" w:rsidP="00A30456">
      <w:r w:rsidRPr="00CE1C05">
        <w:t xml:space="preserve">    </w:t>
      </w:r>
    </w:p>
    <w:p w14:paraId="49A742F3"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"WWDG with interrupt enabled\n");</w:t>
      </w:r>
    </w:p>
    <w:p w14:paraId="30C0526C" w14:textId="77777777" w:rsidR="00A30456" w:rsidRPr="00CE1C05" w:rsidRDefault="00A30456" w:rsidP="00A30456">
      <w:r w:rsidRPr="00CE1C05">
        <w:t>}</w:t>
      </w:r>
    </w:p>
    <w:p w14:paraId="5D26D386" w14:textId="77777777" w:rsidR="00A30456" w:rsidRPr="00CE1C05" w:rsidRDefault="00A30456" w:rsidP="00A30456"/>
    <w:p w14:paraId="358D90CD" w14:textId="77777777" w:rsidR="00A30456" w:rsidRPr="00CE1C05" w:rsidRDefault="00A30456" w:rsidP="00A30456">
      <w:r w:rsidRPr="00CE1C05">
        <w:t>// 紧急数据处理</w:t>
      </w:r>
    </w:p>
    <w:p w14:paraId="12F8C924" w14:textId="77777777" w:rsidR="00A30456" w:rsidRPr="00CE1C05" w:rsidRDefault="00A30456" w:rsidP="00A30456">
      <w:r w:rsidRPr="00CE1C05">
        <w:t xml:space="preserve">void </w:t>
      </w:r>
      <w:proofErr w:type="spellStart"/>
      <w:r w:rsidRPr="00CE1C05">
        <w:t>Emergency_Save_Data</w:t>
      </w:r>
      <w:proofErr w:type="spellEnd"/>
      <w:r w:rsidRPr="00CE1C05">
        <w:t>(void)</w:t>
      </w:r>
    </w:p>
    <w:p w14:paraId="6D49142F" w14:textId="77777777" w:rsidR="00A30456" w:rsidRPr="00CE1C05" w:rsidRDefault="00A30456" w:rsidP="00A30456">
      <w:r w:rsidRPr="00CE1C05">
        <w:lastRenderedPageBreak/>
        <w:t>{</w:t>
      </w:r>
    </w:p>
    <w:p w14:paraId="2798526D" w14:textId="77777777" w:rsidR="00A30456" w:rsidRPr="00CE1C05" w:rsidRDefault="00A30456" w:rsidP="00A30456">
      <w:r w:rsidRPr="00CE1C05">
        <w:t xml:space="preserve">    // 保存关键数据到备份寄存器或Flash</w:t>
      </w:r>
    </w:p>
    <w:p w14:paraId="199EE31C" w14:textId="77777777" w:rsidR="00A30456" w:rsidRPr="00CE1C05" w:rsidRDefault="00A30456" w:rsidP="00A30456">
      <w:r w:rsidRPr="00CE1C05">
        <w:t xml:space="preserve">    </w:t>
      </w:r>
      <w:proofErr w:type="spellStart"/>
      <w:r w:rsidRPr="00CE1C05">
        <w:t>RTC_</w:t>
      </w:r>
      <w:proofErr w:type="gramStart"/>
      <w:r w:rsidRPr="00CE1C05">
        <w:t>WriteBackupRegister</w:t>
      </w:r>
      <w:proofErr w:type="spellEnd"/>
      <w:r w:rsidRPr="00CE1C05">
        <w:t>(</w:t>
      </w:r>
      <w:proofErr w:type="gramEnd"/>
      <w:r w:rsidRPr="00CE1C05">
        <w:t>RTC_BKP_DR1, 0xDEADBEEF);</w:t>
      </w:r>
    </w:p>
    <w:p w14:paraId="7F7B75E5" w14:textId="77777777" w:rsidR="00A30456" w:rsidRPr="00CE1C05" w:rsidRDefault="00A30456" w:rsidP="00A30456">
      <w:r w:rsidRPr="00CE1C05">
        <w:t xml:space="preserve">    </w:t>
      </w:r>
      <w:proofErr w:type="spellStart"/>
      <w:r w:rsidRPr="00CE1C05">
        <w:t>RTC_</w:t>
      </w:r>
      <w:proofErr w:type="gramStart"/>
      <w:r w:rsidRPr="00CE1C05">
        <w:t>WriteBackupRegister</w:t>
      </w:r>
      <w:proofErr w:type="spellEnd"/>
      <w:r w:rsidRPr="00CE1C05">
        <w:t>(</w:t>
      </w:r>
      <w:proofErr w:type="gramEnd"/>
      <w:r w:rsidRPr="00CE1C05">
        <w:t xml:space="preserve">RTC_BKP_DR2, </w:t>
      </w:r>
      <w:proofErr w:type="spellStart"/>
      <w:r w:rsidRPr="00CE1C05">
        <w:t>WWDG_</w:t>
      </w:r>
      <w:proofErr w:type="gramStart"/>
      <w:r w:rsidRPr="00CE1C05">
        <w:t>GetCounter</w:t>
      </w:r>
      <w:proofErr w:type="spellEnd"/>
      <w:r w:rsidRPr="00CE1C05">
        <w:t>(</w:t>
      </w:r>
      <w:proofErr w:type="gramEnd"/>
      <w:r w:rsidRPr="00CE1C05">
        <w:t>));</w:t>
      </w:r>
    </w:p>
    <w:p w14:paraId="3E66D265" w14:textId="77777777" w:rsidR="00A30456" w:rsidRPr="00CE1C05" w:rsidRDefault="00A30456" w:rsidP="00A30456">
      <w:r w:rsidRPr="00CE1C05">
        <w:t xml:space="preserve">    </w:t>
      </w:r>
    </w:p>
    <w:p w14:paraId="09A23E71" w14:textId="77777777" w:rsidR="00A30456" w:rsidRPr="00CE1C05" w:rsidRDefault="00A30456" w:rsidP="00A30456">
      <w:r w:rsidRPr="00CE1C05">
        <w:t xml:space="preserve">    // 记录错误时间</w:t>
      </w:r>
    </w:p>
    <w:p w14:paraId="30422F0C" w14:textId="77777777" w:rsidR="00A30456" w:rsidRPr="00CE1C05" w:rsidRDefault="00A30456" w:rsidP="00A30456">
      <w:r w:rsidRPr="00CE1C05">
        <w:t xml:space="preserve">    </w:t>
      </w:r>
      <w:proofErr w:type="spellStart"/>
      <w:r w:rsidRPr="00CE1C05">
        <w:t>RTC_</w:t>
      </w:r>
      <w:proofErr w:type="gramStart"/>
      <w:r w:rsidRPr="00CE1C05">
        <w:t>WriteBackupRegister</w:t>
      </w:r>
      <w:proofErr w:type="spellEnd"/>
      <w:r w:rsidRPr="00CE1C05">
        <w:t>(</w:t>
      </w:r>
      <w:proofErr w:type="gramEnd"/>
      <w:r w:rsidRPr="00CE1C05">
        <w:t xml:space="preserve">RTC_BKP_DR3, </w:t>
      </w:r>
      <w:proofErr w:type="spellStart"/>
      <w:r w:rsidRPr="00CE1C05">
        <w:t>RTC_</w:t>
      </w:r>
      <w:proofErr w:type="gramStart"/>
      <w:r w:rsidRPr="00CE1C05">
        <w:t>GetCounter</w:t>
      </w:r>
      <w:proofErr w:type="spellEnd"/>
      <w:r w:rsidRPr="00CE1C05">
        <w:t>(</w:t>
      </w:r>
      <w:proofErr w:type="gramEnd"/>
      <w:r w:rsidRPr="00CE1C05">
        <w:t>));</w:t>
      </w:r>
    </w:p>
    <w:p w14:paraId="7613A976" w14:textId="77777777" w:rsidR="00A30456" w:rsidRPr="00CE1C05" w:rsidRDefault="00A30456" w:rsidP="00A30456">
      <w:r w:rsidRPr="00CE1C05">
        <w:t xml:space="preserve">    </w:t>
      </w:r>
    </w:p>
    <w:p w14:paraId="6B59065B"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"Emergency data saved\n");</w:t>
      </w:r>
    </w:p>
    <w:p w14:paraId="5155BFE0" w14:textId="77777777" w:rsidR="00A30456" w:rsidRPr="00CE1C05" w:rsidRDefault="00A30456" w:rsidP="00A30456">
      <w:r w:rsidRPr="00CE1C05">
        <w:t>}</w:t>
      </w:r>
    </w:p>
    <w:p w14:paraId="61AEE717" w14:textId="77777777" w:rsidR="00A30456" w:rsidRPr="00CE1C05" w:rsidRDefault="00A30456" w:rsidP="00A30456">
      <w:pPr>
        <w:pStyle w:val="3"/>
      </w:pPr>
      <w:r w:rsidRPr="00CE1C05">
        <w:t>中断处理最佳实践</w:t>
      </w:r>
    </w:p>
    <w:p w14:paraId="0DE43AB8" w14:textId="77777777" w:rsidR="00A30456" w:rsidRPr="00CE1C05" w:rsidRDefault="00A30456" w:rsidP="00A30456">
      <w:pPr>
        <w:pStyle w:val="4"/>
      </w:pPr>
      <w:r w:rsidRPr="00CE1C05">
        <w:t xml:space="preserve">1. </w:t>
      </w:r>
      <w:r w:rsidRPr="00CE1C05">
        <w:rPr>
          <w:rFonts w:ascii="Times New Roman" w:hAnsi="Times New Roman" w:cs="Times New Roman"/>
        </w:rPr>
        <w:t>​</w:t>
      </w:r>
      <w:r w:rsidRPr="00CE1C05">
        <w:t>安全关键系统处理</w:t>
      </w:r>
      <w:r w:rsidRPr="00CE1C05">
        <w:rPr>
          <w:rFonts w:ascii="Times New Roman" w:hAnsi="Times New Roman" w:cs="Times New Roman"/>
        </w:rPr>
        <w:t>​</w:t>
      </w:r>
    </w:p>
    <w:p w14:paraId="07AD64C3" w14:textId="77777777" w:rsidR="00A30456" w:rsidRPr="00CE1C05" w:rsidRDefault="00A30456" w:rsidP="00A30456">
      <w:r w:rsidRPr="00CE1C05">
        <w:t xml:space="preserve">void </w:t>
      </w:r>
      <w:proofErr w:type="spellStart"/>
      <w:r w:rsidRPr="00CE1C05">
        <w:t>WWDG_IRQHandler</w:t>
      </w:r>
      <w:proofErr w:type="spellEnd"/>
      <w:r w:rsidRPr="00CE1C05">
        <w:t>(void)</w:t>
      </w:r>
    </w:p>
    <w:p w14:paraId="21FF3DFF" w14:textId="77777777" w:rsidR="00A30456" w:rsidRPr="00CE1C05" w:rsidRDefault="00A30456" w:rsidP="00A30456">
      <w:r w:rsidRPr="00CE1C05">
        <w:t>{</w:t>
      </w:r>
    </w:p>
    <w:p w14:paraId="57FA191B" w14:textId="77777777" w:rsidR="00A30456" w:rsidRPr="00CE1C05" w:rsidRDefault="00A30456" w:rsidP="00A30456">
      <w:r w:rsidRPr="00CE1C05">
        <w:t xml:space="preserve">    if (</w:t>
      </w:r>
      <w:proofErr w:type="spellStart"/>
      <w:r w:rsidRPr="00CE1C05">
        <w:t>WWDG_</w:t>
      </w:r>
      <w:proofErr w:type="gramStart"/>
      <w:r w:rsidRPr="00CE1C05">
        <w:t>GetFlagStatus</w:t>
      </w:r>
      <w:proofErr w:type="spellEnd"/>
      <w:r w:rsidRPr="00CE1C05">
        <w:t>() !</w:t>
      </w:r>
      <w:proofErr w:type="gramEnd"/>
      <w:r w:rsidRPr="00CE1C05">
        <w:t>= RESET) {</w:t>
      </w:r>
    </w:p>
    <w:p w14:paraId="30A206DD" w14:textId="77777777" w:rsidR="00A30456" w:rsidRPr="00CE1C05" w:rsidRDefault="00A30456" w:rsidP="00A30456">
      <w:r w:rsidRPr="00CE1C05">
        <w:t xml:space="preserve">        </w:t>
      </w:r>
      <w:proofErr w:type="spellStart"/>
      <w:r w:rsidRPr="00CE1C05">
        <w:t>WWDG_</w:t>
      </w:r>
      <w:proofErr w:type="gramStart"/>
      <w:r w:rsidRPr="00CE1C05">
        <w:t>ClearFlag</w:t>
      </w:r>
      <w:proofErr w:type="spellEnd"/>
      <w:r w:rsidRPr="00CE1C05">
        <w:t>(</w:t>
      </w:r>
      <w:proofErr w:type="gramEnd"/>
      <w:r w:rsidRPr="00CE1C05">
        <w:t>);</w:t>
      </w:r>
    </w:p>
    <w:p w14:paraId="52EE0EE5" w14:textId="77777777" w:rsidR="00A30456" w:rsidRPr="00CE1C05" w:rsidRDefault="00A30456" w:rsidP="00A30456">
      <w:r w:rsidRPr="00CE1C05">
        <w:t xml:space="preserve">        </w:t>
      </w:r>
    </w:p>
    <w:p w14:paraId="11BE5364" w14:textId="77777777" w:rsidR="00A30456" w:rsidRPr="00CE1C05" w:rsidRDefault="00A30456" w:rsidP="00A30456">
      <w:r w:rsidRPr="00CE1C05">
        <w:t xml:space="preserve">        // 1. 立即保存关键数据</w:t>
      </w:r>
    </w:p>
    <w:p w14:paraId="4D91E1E5" w14:textId="77777777" w:rsidR="00A30456" w:rsidRPr="00CE1C05" w:rsidRDefault="00A30456" w:rsidP="00A30456">
      <w:r w:rsidRPr="00CE1C05">
        <w:t xml:space="preserve">        </w:t>
      </w:r>
      <w:proofErr w:type="spellStart"/>
      <w:r w:rsidRPr="00CE1C05">
        <w:t>Save_Critical_</w:t>
      </w:r>
      <w:proofErr w:type="gramStart"/>
      <w:r w:rsidRPr="00CE1C05">
        <w:t>Data</w:t>
      </w:r>
      <w:proofErr w:type="spellEnd"/>
      <w:r w:rsidRPr="00CE1C05">
        <w:t>(</w:t>
      </w:r>
      <w:proofErr w:type="gramEnd"/>
      <w:r w:rsidRPr="00CE1C05">
        <w:t>);</w:t>
      </w:r>
    </w:p>
    <w:p w14:paraId="7093DB5D" w14:textId="77777777" w:rsidR="00A30456" w:rsidRPr="00CE1C05" w:rsidRDefault="00A30456" w:rsidP="00A30456">
      <w:r w:rsidRPr="00CE1C05">
        <w:t xml:space="preserve">        </w:t>
      </w:r>
    </w:p>
    <w:p w14:paraId="7353826E" w14:textId="77777777" w:rsidR="00A30456" w:rsidRPr="00CE1C05" w:rsidRDefault="00A30456" w:rsidP="00A30456">
      <w:r w:rsidRPr="00CE1C05">
        <w:t xml:space="preserve">        // 2. 记录错误信息</w:t>
      </w:r>
    </w:p>
    <w:p w14:paraId="65BFBBB5" w14:textId="77777777" w:rsidR="00A30456" w:rsidRPr="00CE1C05" w:rsidRDefault="00A30456" w:rsidP="00A30456">
      <w:r w:rsidRPr="00CE1C05">
        <w:t xml:space="preserve">        </w:t>
      </w:r>
      <w:proofErr w:type="spellStart"/>
      <w:r w:rsidRPr="00CE1C05">
        <w:t>Log_</w:t>
      </w:r>
      <w:proofErr w:type="gramStart"/>
      <w:r w:rsidRPr="00CE1C05">
        <w:t>Error</w:t>
      </w:r>
      <w:proofErr w:type="spellEnd"/>
      <w:r w:rsidRPr="00CE1C05">
        <w:t>(</w:t>
      </w:r>
      <w:proofErr w:type="gramEnd"/>
      <w:r w:rsidRPr="00CE1C05">
        <w:t>"WWDG Early Warning");</w:t>
      </w:r>
    </w:p>
    <w:p w14:paraId="0790F170" w14:textId="77777777" w:rsidR="00A30456" w:rsidRPr="00CE1C05" w:rsidRDefault="00A30456" w:rsidP="00A30456">
      <w:r w:rsidRPr="00CE1C05">
        <w:t xml:space="preserve">        </w:t>
      </w:r>
    </w:p>
    <w:p w14:paraId="5E8B11A1" w14:textId="77777777" w:rsidR="00A30456" w:rsidRPr="00CE1C05" w:rsidRDefault="00A30456" w:rsidP="00A30456">
      <w:r w:rsidRPr="00CE1C05">
        <w:t xml:space="preserve">        // 3. 尝试最后的恢复</w:t>
      </w:r>
    </w:p>
    <w:p w14:paraId="18303352" w14:textId="77777777" w:rsidR="00A30456" w:rsidRPr="00CE1C05" w:rsidRDefault="00A30456" w:rsidP="00A30456">
      <w:r w:rsidRPr="00CE1C05">
        <w:t xml:space="preserve">        if (</w:t>
      </w:r>
      <w:proofErr w:type="spellStart"/>
      <w:r w:rsidRPr="00CE1C05">
        <w:t>Try_</w:t>
      </w:r>
      <w:proofErr w:type="gramStart"/>
      <w:r w:rsidRPr="00CE1C05">
        <w:t>Recovery</w:t>
      </w:r>
      <w:proofErr w:type="spellEnd"/>
      <w:r w:rsidRPr="00CE1C05">
        <w:t>()) {</w:t>
      </w:r>
      <w:proofErr w:type="gramEnd"/>
    </w:p>
    <w:p w14:paraId="0C2D7E80" w14:textId="77777777" w:rsidR="00A30456" w:rsidRPr="00CE1C05" w:rsidRDefault="00A30456" w:rsidP="00A30456">
      <w:r w:rsidRPr="00CE1C05">
        <w:t xml:space="preserve">            /</w:t>
      </w:r>
      <w:proofErr w:type="gramStart"/>
      <w:r w:rsidRPr="00CE1C05">
        <w:t>/ 恢复</w:t>
      </w:r>
      <w:proofErr w:type="gramEnd"/>
      <w:r w:rsidRPr="00CE1C05">
        <w:t>成功，喂狗继续运行</w:t>
      </w:r>
    </w:p>
    <w:p w14:paraId="485AA055" w14:textId="77777777" w:rsidR="00A30456" w:rsidRPr="00CE1C05" w:rsidRDefault="00A30456" w:rsidP="00A30456">
      <w:r w:rsidRPr="00CE1C05">
        <w:lastRenderedPageBreak/>
        <w:t xml:space="preserve">            </w:t>
      </w:r>
      <w:proofErr w:type="spellStart"/>
      <w:r w:rsidRPr="00CE1C05">
        <w:t>WWDG_SetCounter</w:t>
      </w:r>
      <w:proofErr w:type="spellEnd"/>
      <w:r w:rsidRPr="00CE1C05">
        <w:t>(0x7F);</w:t>
      </w:r>
    </w:p>
    <w:p w14:paraId="57C5C0AF" w14:textId="77777777" w:rsidR="00A30456" w:rsidRPr="00CE1C05" w:rsidRDefault="00A30456" w:rsidP="00A30456">
      <w:r w:rsidRPr="00CE1C05">
        <w:t xml:space="preserve">        } else {</w:t>
      </w:r>
    </w:p>
    <w:p w14:paraId="587DD150" w14:textId="77777777" w:rsidR="00A30456" w:rsidRPr="00CE1C05" w:rsidRDefault="00A30456" w:rsidP="00A30456">
      <w:r w:rsidRPr="00CE1C05">
        <w:t xml:space="preserve">            // 恢复失败，准备安全关闭</w:t>
      </w:r>
    </w:p>
    <w:p w14:paraId="6DD3DECC" w14:textId="77777777" w:rsidR="00A30456" w:rsidRPr="00CE1C05" w:rsidRDefault="00A30456" w:rsidP="00A30456">
      <w:r w:rsidRPr="00CE1C05">
        <w:t xml:space="preserve">            </w:t>
      </w:r>
      <w:proofErr w:type="spellStart"/>
      <w:r w:rsidRPr="00CE1C05">
        <w:t>Prepare_Safe_</w:t>
      </w:r>
      <w:proofErr w:type="gramStart"/>
      <w:r w:rsidRPr="00CE1C05">
        <w:t>Shutdown</w:t>
      </w:r>
      <w:proofErr w:type="spellEnd"/>
      <w:r w:rsidRPr="00CE1C05">
        <w:t>(</w:t>
      </w:r>
      <w:proofErr w:type="gramEnd"/>
      <w:r w:rsidRPr="00CE1C05">
        <w:t>);</w:t>
      </w:r>
    </w:p>
    <w:p w14:paraId="74173829" w14:textId="77777777" w:rsidR="00A30456" w:rsidRPr="00CE1C05" w:rsidRDefault="00A30456" w:rsidP="00A30456">
      <w:r w:rsidRPr="00CE1C05">
        <w:t xml:space="preserve">        }</w:t>
      </w:r>
    </w:p>
    <w:p w14:paraId="39D26712" w14:textId="77777777" w:rsidR="00A30456" w:rsidRPr="00CE1C05" w:rsidRDefault="00A30456" w:rsidP="00A30456">
      <w:r w:rsidRPr="00CE1C05">
        <w:t xml:space="preserve">    }</w:t>
      </w:r>
    </w:p>
    <w:p w14:paraId="57C8DFD9" w14:textId="77777777" w:rsidR="00A30456" w:rsidRPr="00CE1C05" w:rsidRDefault="00A30456" w:rsidP="00A30456">
      <w:r w:rsidRPr="00CE1C05">
        <w:t>}</w:t>
      </w:r>
    </w:p>
    <w:p w14:paraId="50407E85" w14:textId="77777777" w:rsidR="00A30456" w:rsidRPr="00CE1C05" w:rsidRDefault="00A30456" w:rsidP="00A30456">
      <w:pPr>
        <w:pStyle w:val="4"/>
      </w:pPr>
      <w:r w:rsidRPr="00CE1C05">
        <w:t xml:space="preserve">2. </w:t>
      </w:r>
      <w:r w:rsidRPr="00CE1C05">
        <w:rPr>
          <w:rFonts w:ascii="Times New Roman" w:hAnsi="Times New Roman" w:cs="Times New Roman"/>
        </w:rPr>
        <w:t>​</w:t>
      </w:r>
      <w:r w:rsidRPr="00CE1C05">
        <w:t>状态监控和诊断</w:t>
      </w:r>
      <w:r w:rsidRPr="00CE1C05">
        <w:rPr>
          <w:rFonts w:ascii="Times New Roman" w:hAnsi="Times New Roman" w:cs="Times New Roman"/>
        </w:rPr>
        <w:t>​</w:t>
      </w:r>
    </w:p>
    <w:p w14:paraId="5542835D" w14:textId="77777777" w:rsidR="00A30456" w:rsidRPr="00CE1C05" w:rsidRDefault="00A30456" w:rsidP="00A30456">
      <w:r w:rsidRPr="00CE1C05">
        <w:t xml:space="preserve">void </w:t>
      </w:r>
      <w:proofErr w:type="spellStart"/>
      <w:r w:rsidRPr="00CE1C05">
        <w:t>WWDG_IRQHandler</w:t>
      </w:r>
      <w:proofErr w:type="spellEnd"/>
      <w:r w:rsidRPr="00CE1C05">
        <w:t>(void)</w:t>
      </w:r>
    </w:p>
    <w:p w14:paraId="73B678D3" w14:textId="77777777" w:rsidR="00A30456" w:rsidRPr="00CE1C05" w:rsidRDefault="00A30456" w:rsidP="00A30456">
      <w:r w:rsidRPr="00CE1C05">
        <w:t>{</w:t>
      </w:r>
    </w:p>
    <w:p w14:paraId="3A462206" w14:textId="77777777" w:rsidR="00A30456" w:rsidRPr="00CE1C05" w:rsidRDefault="00A30456" w:rsidP="00A30456">
      <w:r w:rsidRPr="00CE1C05">
        <w:t xml:space="preserve">    static uint32_t </w:t>
      </w:r>
      <w:proofErr w:type="spellStart"/>
      <w:r w:rsidRPr="00CE1C05">
        <w:t>warning_count</w:t>
      </w:r>
      <w:proofErr w:type="spellEnd"/>
      <w:r w:rsidRPr="00CE1C05">
        <w:t xml:space="preserve"> = 0;</w:t>
      </w:r>
    </w:p>
    <w:p w14:paraId="2F942542" w14:textId="77777777" w:rsidR="00A30456" w:rsidRPr="00CE1C05" w:rsidRDefault="00A30456" w:rsidP="00A30456">
      <w:r w:rsidRPr="00CE1C05">
        <w:t xml:space="preserve">    </w:t>
      </w:r>
    </w:p>
    <w:p w14:paraId="61663016" w14:textId="77777777" w:rsidR="00A30456" w:rsidRPr="00CE1C05" w:rsidRDefault="00A30456" w:rsidP="00A30456">
      <w:r w:rsidRPr="00CE1C05">
        <w:t xml:space="preserve">    if (</w:t>
      </w:r>
      <w:proofErr w:type="spellStart"/>
      <w:r w:rsidRPr="00CE1C05">
        <w:t>WWDG_</w:t>
      </w:r>
      <w:proofErr w:type="gramStart"/>
      <w:r w:rsidRPr="00CE1C05">
        <w:t>GetFlagStatus</w:t>
      </w:r>
      <w:proofErr w:type="spellEnd"/>
      <w:r w:rsidRPr="00CE1C05">
        <w:t>() !</w:t>
      </w:r>
      <w:proofErr w:type="gramEnd"/>
      <w:r w:rsidRPr="00CE1C05">
        <w:t>= RESET) {</w:t>
      </w:r>
    </w:p>
    <w:p w14:paraId="284FB767" w14:textId="77777777" w:rsidR="00A30456" w:rsidRPr="00CE1C05" w:rsidRDefault="00A30456" w:rsidP="00A30456">
      <w:r w:rsidRPr="00CE1C05">
        <w:t xml:space="preserve">        </w:t>
      </w:r>
      <w:proofErr w:type="spellStart"/>
      <w:r w:rsidRPr="00CE1C05">
        <w:t>WWDG_</w:t>
      </w:r>
      <w:proofErr w:type="gramStart"/>
      <w:r w:rsidRPr="00CE1C05">
        <w:t>ClearFlag</w:t>
      </w:r>
      <w:proofErr w:type="spellEnd"/>
      <w:r w:rsidRPr="00CE1C05">
        <w:t>(</w:t>
      </w:r>
      <w:proofErr w:type="gramEnd"/>
      <w:r w:rsidRPr="00CE1C05">
        <w:t>);</w:t>
      </w:r>
    </w:p>
    <w:p w14:paraId="153BA41E" w14:textId="77777777" w:rsidR="00A30456" w:rsidRPr="00CE1C05" w:rsidRDefault="00A30456" w:rsidP="00A30456">
      <w:r w:rsidRPr="00CE1C05">
        <w:t xml:space="preserve">        </w:t>
      </w:r>
    </w:p>
    <w:p w14:paraId="2C13C121" w14:textId="77777777" w:rsidR="00A30456" w:rsidRPr="00CE1C05" w:rsidRDefault="00A30456" w:rsidP="00A30456">
      <w:r w:rsidRPr="00CE1C05">
        <w:t xml:space="preserve">        </w:t>
      </w:r>
      <w:proofErr w:type="spellStart"/>
      <w:r w:rsidRPr="00CE1C05">
        <w:t>warning_count</w:t>
      </w:r>
      <w:proofErr w:type="spellEnd"/>
      <w:r w:rsidRPr="00CE1C05">
        <w:t>++;</w:t>
      </w:r>
    </w:p>
    <w:p w14:paraId="0CE4EB9A" w14:textId="77777777" w:rsidR="00A30456" w:rsidRPr="00CE1C05" w:rsidRDefault="00A30456" w:rsidP="00A30456">
      <w:r w:rsidRPr="00CE1C05">
        <w:t xml:space="preserve">        </w:t>
      </w:r>
    </w:p>
    <w:p w14:paraId="452F39E7" w14:textId="77777777" w:rsidR="00A30456" w:rsidRPr="00CE1C05" w:rsidRDefault="00A30456" w:rsidP="00A30456">
      <w:r w:rsidRPr="00CE1C05">
        <w:t xml:space="preserve">        // 记录警告信息</w:t>
      </w:r>
    </w:p>
    <w:p w14:paraId="3FCD2D48"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 xml:space="preserve">"WWDG </w:t>
      </w:r>
      <w:proofErr w:type="gramStart"/>
      <w:r w:rsidRPr="00CE1C05">
        <w:t>Warning #%</w:t>
      </w:r>
      <w:proofErr w:type="gramEnd"/>
      <w:r w:rsidRPr="00CE1C05">
        <w:t xml:space="preserve">lu, Counter: 0x%02X\n", </w:t>
      </w:r>
    </w:p>
    <w:p w14:paraId="3D4EFF3E" w14:textId="77777777" w:rsidR="00A30456" w:rsidRPr="00CE1C05" w:rsidRDefault="00A30456" w:rsidP="00A30456">
      <w:r w:rsidRPr="00CE1C05">
        <w:t xml:space="preserve">               </w:t>
      </w:r>
      <w:proofErr w:type="spellStart"/>
      <w:r w:rsidRPr="00CE1C05">
        <w:t>warning_count</w:t>
      </w:r>
      <w:proofErr w:type="spellEnd"/>
      <w:r w:rsidRPr="00CE1C05">
        <w:t xml:space="preserve">, </w:t>
      </w:r>
      <w:proofErr w:type="spellStart"/>
      <w:r w:rsidRPr="00CE1C05">
        <w:t>WWDG_</w:t>
      </w:r>
      <w:proofErr w:type="gramStart"/>
      <w:r w:rsidRPr="00CE1C05">
        <w:t>GetCounter</w:t>
      </w:r>
      <w:proofErr w:type="spellEnd"/>
      <w:r w:rsidRPr="00CE1C05">
        <w:t>(</w:t>
      </w:r>
      <w:proofErr w:type="gramEnd"/>
      <w:r w:rsidRPr="00CE1C05">
        <w:t>));</w:t>
      </w:r>
    </w:p>
    <w:p w14:paraId="1AA2D06E" w14:textId="77777777" w:rsidR="00A30456" w:rsidRPr="00CE1C05" w:rsidRDefault="00A30456" w:rsidP="00A30456">
      <w:r w:rsidRPr="00CE1C05">
        <w:t xml:space="preserve">        </w:t>
      </w:r>
    </w:p>
    <w:p w14:paraId="7322DCCE" w14:textId="77777777" w:rsidR="00A30456" w:rsidRPr="00CE1C05" w:rsidRDefault="00A30456" w:rsidP="00A30456">
      <w:r w:rsidRPr="00CE1C05">
        <w:t xml:space="preserve">        // 如果频繁警告，可能系统有问题</w:t>
      </w:r>
    </w:p>
    <w:p w14:paraId="1B7DCAAB" w14:textId="77777777" w:rsidR="00A30456" w:rsidRPr="00CE1C05" w:rsidRDefault="00A30456" w:rsidP="00A30456">
      <w:r w:rsidRPr="00CE1C05">
        <w:t xml:space="preserve">        if (</w:t>
      </w:r>
      <w:proofErr w:type="spellStart"/>
      <w:r w:rsidRPr="00CE1C05">
        <w:t>warning_count</w:t>
      </w:r>
      <w:proofErr w:type="spellEnd"/>
      <w:r w:rsidRPr="00CE1C05">
        <w:t xml:space="preserve"> &gt; </w:t>
      </w:r>
      <w:proofErr w:type="gramStart"/>
      <w:r w:rsidRPr="00CE1C05">
        <w:t>3) {</w:t>
      </w:r>
      <w:proofErr w:type="gramEnd"/>
    </w:p>
    <w:p w14:paraId="43D4B11A"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 xml:space="preserve">"System may be </w:t>
      </w:r>
      <w:proofErr w:type="gramStart"/>
      <w:r w:rsidRPr="00CE1C05">
        <w:t>unstable!\</w:t>
      </w:r>
      <w:proofErr w:type="gramEnd"/>
      <w:r w:rsidRPr="00CE1C05">
        <w:t>n");</w:t>
      </w:r>
    </w:p>
    <w:p w14:paraId="519B0803" w14:textId="77777777" w:rsidR="00A30456" w:rsidRPr="00CE1C05" w:rsidRDefault="00A30456" w:rsidP="00A30456">
      <w:r w:rsidRPr="00CE1C05">
        <w:t xml:space="preserve">            </w:t>
      </w:r>
      <w:proofErr w:type="spellStart"/>
      <w:r w:rsidRPr="00CE1C05">
        <w:t>Increase_Debug_</w:t>
      </w:r>
      <w:proofErr w:type="gramStart"/>
      <w:r w:rsidRPr="00CE1C05">
        <w:t>Level</w:t>
      </w:r>
      <w:proofErr w:type="spellEnd"/>
      <w:r w:rsidRPr="00CE1C05">
        <w:t>(</w:t>
      </w:r>
      <w:proofErr w:type="gramEnd"/>
      <w:r w:rsidRPr="00CE1C05">
        <w:t>);</w:t>
      </w:r>
    </w:p>
    <w:p w14:paraId="438F4590" w14:textId="77777777" w:rsidR="00A30456" w:rsidRPr="00CE1C05" w:rsidRDefault="00A30456" w:rsidP="00A30456">
      <w:r w:rsidRPr="00CE1C05">
        <w:t xml:space="preserve">        }</w:t>
      </w:r>
    </w:p>
    <w:p w14:paraId="6A6C836C" w14:textId="77777777" w:rsidR="00A30456" w:rsidRPr="00CE1C05" w:rsidRDefault="00A30456" w:rsidP="00A30456">
      <w:r w:rsidRPr="00CE1C05">
        <w:lastRenderedPageBreak/>
        <w:t xml:space="preserve">        </w:t>
      </w:r>
    </w:p>
    <w:p w14:paraId="5FFAA577" w14:textId="77777777" w:rsidR="00A30456" w:rsidRPr="00CE1C05" w:rsidRDefault="00A30456" w:rsidP="00A30456">
      <w:r w:rsidRPr="00CE1C05">
        <w:t xml:space="preserve">        // 尝试喂狗</w:t>
      </w:r>
    </w:p>
    <w:p w14:paraId="2DAAC144" w14:textId="77777777" w:rsidR="00A30456" w:rsidRPr="00CE1C05" w:rsidRDefault="00A30456" w:rsidP="00A30456">
      <w:r w:rsidRPr="00CE1C05">
        <w:t xml:space="preserve">        </w:t>
      </w:r>
      <w:proofErr w:type="spellStart"/>
      <w:r w:rsidRPr="00CE1C05">
        <w:t>WWDG_SetCounter</w:t>
      </w:r>
      <w:proofErr w:type="spellEnd"/>
      <w:r w:rsidRPr="00CE1C05">
        <w:t>(0x7F);</w:t>
      </w:r>
    </w:p>
    <w:p w14:paraId="0AC50AEC" w14:textId="77777777" w:rsidR="00A30456" w:rsidRPr="00CE1C05" w:rsidRDefault="00A30456" w:rsidP="00A30456">
      <w:r w:rsidRPr="00CE1C05">
        <w:t xml:space="preserve">    }</w:t>
      </w:r>
    </w:p>
    <w:p w14:paraId="4440C292" w14:textId="77777777" w:rsidR="00A30456" w:rsidRPr="00CE1C05" w:rsidRDefault="00A30456" w:rsidP="00A30456">
      <w:r w:rsidRPr="00CE1C05">
        <w:t>}</w:t>
      </w:r>
    </w:p>
    <w:p w14:paraId="037535C8" w14:textId="77777777" w:rsidR="00A30456" w:rsidRPr="00CE1C05" w:rsidRDefault="00A30456" w:rsidP="00A30456">
      <w:pPr>
        <w:pStyle w:val="3"/>
      </w:pPr>
      <w:r w:rsidRPr="00CE1C05">
        <w:t>高级应用示例</w:t>
      </w:r>
    </w:p>
    <w:p w14:paraId="429CEBDC" w14:textId="77777777" w:rsidR="00A30456" w:rsidRPr="00CE1C05" w:rsidRDefault="00A30456" w:rsidP="00A30456">
      <w:pPr>
        <w:pStyle w:val="4"/>
      </w:pPr>
      <w:r w:rsidRPr="00CE1C05">
        <w:t xml:space="preserve">1. </w:t>
      </w:r>
      <w:r w:rsidRPr="00CE1C05">
        <w:rPr>
          <w:rFonts w:ascii="Times New Roman" w:hAnsi="Times New Roman" w:cs="Times New Roman"/>
        </w:rPr>
        <w:t>​</w:t>
      </w:r>
      <w:r w:rsidRPr="00CE1C05">
        <w:t>自适应恢复策略</w:t>
      </w:r>
      <w:r w:rsidRPr="00CE1C05">
        <w:rPr>
          <w:rFonts w:ascii="Times New Roman" w:hAnsi="Times New Roman" w:cs="Times New Roman"/>
        </w:rPr>
        <w:t>​</w:t>
      </w:r>
    </w:p>
    <w:p w14:paraId="1911253A" w14:textId="77777777" w:rsidR="00A30456" w:rsidRPr="00CE1C05" w:rsidRDefault="00A30456" w:rsidP="00A30456">
      <w:r w:rsidRPr="00CE1C05">
        <w:t xml:space="preserve">void </w:t>
      </w:r>
      <w:proofErr w:type="spellStart"/>
      <w:r w:rsidRPr="00CE1C05">
        <w:t>WWDG_IRQHandler</w:t>
      </w:r>
      <w:proofErr w:type="spellEnd"/>
      <w:r w:rsidRPr="00CE1C05">
        <w:t>(void)</w:t>
      </w:r>
    </w:p>
    <w:p w14:paraId="41CDCE6E" w14:textId="77777777" w:rsidR="00A30456" w:rsidRPr="00CE1C05" w:rsidRDefault="00A30456" w:rsidP="00A30456">
      <w:r w:rsidRPr="00CE1C05">
        <w:t>{</w:t>
      </w:r>
    </w:p>
    <w:p w14:paraId="0F7519D2" w14:textId="77777777" w:rsidR="00A30456" w:rsidRPr="00CE1C05" w:rsidRDefault="00A30456" w:rsidP="00A30456">
      <w:r w:rsidRPr="00CE1C05">
        <w:t xml:space="preserve">    if (</w:t>
      </w:r>
      <w:proofErr w:type="spellStart"/>
      <w:r w:rsidRPr="00CE1C05">
        <w:t>WWDG_</w:t>
      </w:r>
      <w:proofErr w:type="gramStart"/>
      <w:r w:rsidRPr="00CE1C05">
        <w:t>GetFlagStatus</w:t>
      </w:r>
      <w:proofErr w:type="spellEnd"/>
      <w:r w:rsidRPr="00CE1C05">
        <w:t>() !</w:t>
      </w:r>
      <w:proofErr w:type="gramEnd"/>
      <w:r w:rsidRPr="00CE1C05">
        <w:t>= RESET) {</w:t>
      </w:r>
    </w:p>
    <w:p w14:paraId="1A6C482F" w14:textId="77777777" w:rsidR="00A30456" w:rsidRPr="00CE1C05" w:rsidRDefault="00A30456" w:rsidP="00A30456">
      <w:r w:rsidRPr="00CE1C05">
        <w:t xml:space="preserve">        </w:t>
      </w:r>
      <w:proofErr w:type="spellStart"/>
      <w:r w:rsidRPr="00CE1C05">
        <w:t>WWDG_</w:t>
      </w:r>
      <w:proofErr w:type="gramStart"/>
      <w:r w:rsidRPr="00CE1C05">
        <w:t>ClearFlag</w:t>
      </w:r>
      <w:proofErr w:type="spellEnd"/>
      <w:r w:rsidRPr="00CE1C05">
        <w:t>(</w:t>
      </w:r>
      <w:proofErr w:type="gramEnd"/>
      <w:r w:rsidRPr="00CE1C05">
        <w:t>);</w:t>
      </w:r>
    </w:p>
    <w:p w14:paraId="471A0412" w14:textId="77777777" w:rsidR="00A30456" w:rsidRPr="00CE1C05" w:rsidRDefault="00A30456" w:rsidP="00A30456">
      <w:r w:rsidRPr="00CE1C05">
        <w:t xml:space="preserve">        </w:t>
      </w:r>
    </w:p>
    <w:p w14:paraId="4C1B0DF1" w14:textId="77777777" w:rsidR="00A30456" w:rsidRPr="00CE1C05" w:rsidRDefault="00A30456" w:rsidP="00A30456">
      <w:r w:rsidRPr="00CE1C05">
        <w:t xml:space="preserve">        // 根据系统状态选择恢复策略</w:t>
      </w:r>
    </w:p>
    <w:p w14:paraId="44F2A381" w14:textId="77777777" w:rsidR="00A30456" w:rsidRPr="00CE1C05" w:rsidRDefault="00A30456" w:rsidP="00A30456">
      <w:r w:rsidRPr="00CE1C05">
        <w:t xml:space="preserve">        switch (</w:t>
      </w:r>
      <w:proofErr w:type="spellStart"/>
      <w:r w:rsidRPr="00CE1C05">
        <w:t>Get_System_</w:t>
      </w:r>
      <w:proofErr w:type="gramStart"/>
      <w:r w:rsidRPr="00CE1C05">
        <w:t>State</w:t>
      </w:r>
      <w:proofErr w:type="spellEnd"/>
      <w:r w:rsidRPr="00CE1C05">
        <w:t>()) {</w:t>
      </w:r>
      <w:proofErr w:type="gramEnd"/>
    </w:p>
    <w:p w14:paraId="2B77543F" w14:textId="77777777" w:rsidR="00A30456" w:rsidRPr="00CE1C05" w:rsidRDefault="00A30456" w:rsidP="00A30456">
      <w:r w:rsidRPr="00CE1C05">
        <w:t xml:space="preserve">            case STATE_NORMAL:</w:t>
      </w:r>
    </w:p>
    <w:p w14:paraId="1BE7BA33" w14:textId="77777777" w:rsidR="00A30456" w:rsidRPr="00CE1C05" w:rsidRDefault="00A30456" w:rsidP="00A30456">
      <w:r w:rsidRPr="00CE1C05">
        <w:t xml:space="preserve">                // 正常状态，简单喂狗</w:t>
      </w:r>
    </w:p>
    <w:p w14:paraId="23DEEAAE" w14:textId="77777777" w:rsidR="00A30456" w:rsidRPr="00CE1C05" w:rsidRDefault="00A30456" w:rsidP="00A30456">
      <w:r w:rsidRPr="00CE1C05">
        <w:t xml:space="preserve">                </w:t>
      </w:r>
      <w:proofErr w:type="spellStart"/>
      <w:r w:rsidRPr="00CE1C05">
        <w:t>WWDG_SetCounter</w:t>
      </w:r>
      <w:proofErr w:type="spellEnd"/>
      <w:r w:rsidRPr="00CE1C05">
        <w:t>(0x7F);</w:t>
      </w:r>
    </w:p>
    <w:p w14:paraId="39DDD8DF" w14:textId="77777777" w:rsidR="00A30456" w:rsidRPr="00CE1C05" w:rsidRDefault="00A30456" w:rsidP="00A30456">
      <w:r w:rsidRPr="00CE1C05">
        <w:t xml:space="preserve">                break;</w:t>
      </w:r>
    </w:p>
    <w:p w14:paraId="0ED5BDAE" w14:textId="77777777" w:rsidR="00A30456" w:rsidRPr="00CE1C05" w:rsidRDefault="00A30456" w:rsidP="00A30456">
      <w:r w:rsidRPr="00CE1C05">
        <w:t xml:space="preserve">                </w:t>
      </w:r>
    </w:p>
    <w:p w14:paraId="38DA6772" w14:textId="77777777" w:rsidR="00A30456" w:rsidRPr="00CE1C05" w:rsidRDefault="00A30456" w:rsidP="00A30456">
      <w:r w:rsidRPr="00CE1C05">
        <w:t xml:space="preserve">            case STATE_CRITICAL:</w:t>
      </w:r>
    </w:p>
    <w:p w14:paraId="2DBF52D6" w14:textId="77777777" w:rsidR="00A30456" w:rsidRPr="00CE1C05" w:rsidRDefault="00A30456" w:rsidP="00A30456">
      <w:r w:rsidRPr="00CE1C05">
        <w:t xml:space="preserve">                // 关键状态，保存数据后喂狗</w:t>
      </w:r>
    </w:p>
    <w:p w14:paraId="1FD9AE17" w14:textId="77777777" w:rsidR="00A30456" w:rsidRPr="00CE1C05" w:rsidRDefault="00A30456" w:rsidP="00A30456">
      <w:r w:rsidRPr="00CE1C05">
        <w:t xml:space="preserve">                </w:t>
      </w:r>
      <w:proofErr w:type="spellStart"/>
      <w:r w:rsidRPr="00CE1C05">
        <w:t>Save_Critical_</w:t>
      </w:r>
      <w:proofErr w:type="gramStart"/>
      <w:r w:rsidRPr="00CE1C05">
        <w:t>Data</w:t>
      </w:r>
      <w:proofErr w:type="spellEnd"/>
      <w:r w:rsidRPr="00CE1C05">
        <w:t>(</w:t>
      </w:r>
      <w:proofErr w:type="gramEnd"/>
      <w:r w:rsidRPr="00CE1C05">
        <w:t>);</w:t>
      </w:r>
    </w:p>
    <w:p w14:paraId="7CF873BB" w14:textId="77777777" w:rsidR="00A30456" w:rsidRPr="00CE1C05" w:rsidRDefault="00A30456" w:rsidP="00A30456">
      <w:r w:rsidRPr="00CE1C05">
        <w:t xml:space="preserve">                </w:t>
      </w:r>
      <w:proofErr w:type="spellStart"/>
      <w:r w:rsidRPr="00CE1C05">
        <w:t>WWDG_SetCounter</w:t>
      </w:r>
      <w:proofErr w:type="spellEnd"/>
      <w:r w:rsidRPr="00CE1C05">
        <w:t>(0x7F);</w:t>
      </w:r>
    </w:p>
    <w:p w14:paraId="627CC2CB" w14:textId="77777777" w:rsidR="00A30456" w:rsidRPr="00CE1C05" w:rsidRDefault="00A30456" w:rsidP="00A30456">
      <w:r w:rsidRPr="00CE1C05">
        <w:t xml:space="preserve">                break;</w:t>
      </w:r>
    </w:p>
    <w:p w14:paraId="6749DB4E" w14:textId="77777777" w:rsidR="00A30456" w:rsidRPr="00CE1C05" w:rsidRDefault="00A30456" w:rsidP="00A30456">
      <w:r w:rsidRPr="00CE1C05">
        <w:t xml:space="preserve">                </w:t>
      </w:r>
    </w:p>
    <w:p w14:paraId="176F3F51" w14:textId="77777777" w:rsidR="00A30456" w:rsidRPr="00CE1C05" w:rsidRDefault="00A30456" w:rsidP="00A30456">
      <w:r w:rsidRPr="00CE1C05">
        <w:t xml:space="preserve">            case STATE_UNSTABLE:</w:t>
      </w:r>
    </w:p>
    <w:p w14:paraId="21DCC332" w14:textId="77777777" w:rsidR="00A30456" w:rsidRPr="00CE1C05" w:rsidRDefault="00A30456" w:rsidP="00A30456">
      <w:r w:rsidRPr="00CE1C05">
        <w:lastRenderedPageBreak/>
        <w:t xml:space="preserve">                // 不稳定状态，尝试恢复后重启</w:t>
      </w:r>
    </w:p>
    <w:p w14:paraId="2D39148E" w14:textId="77777777" w:rsidR="00A30456" w:rsidRPr="00CE1C05" w:rsidRDefault="00A30456" w:rsidP="00A30456">
      <w:r w:rsidRPr="00CE1C05">
        <w:t xml:space="preserve">                </w:t>
      </w:r>
      <w:proofErr w:type="spellStart"/>
      <w:r w:rsidRPr="00CE1C05">
        <w:t>Try_</w:t>
      </w:r>
      <w:proofErr w:type="gramStart"/>
      <w:r w:rsidRPr="00CE1C05">
        <w:t>Recovery</w:t>
      </w:r>
      <w:proofErr w:type="spellEnd"/>
      <w:r w:rsidRPr="00CE1C05">
        <w:t>(</w:t>
      </w:r>
      <w:proofErr w:type="gramEnd"/>
      <w:r w:rsidRPr="00CE1C05">
        <w:t>);</w:t>
      </w:r>
    </w:p>
    <w:p w14:paraId="01D658B1" w14:textId="77777777" w:rsidR="00A30456" w:rsidRPr="00CE1C05" w:rsidRDefault="00A30456" w:rsidP="00A30456">
      <w:r w:rsidRPr="00CE1C05">
        <w:t xml:space="preserve">                </w:t>
      </w:r>
      <w:proofErr w:type="spellStart"/>
      <w:r w:rsidRPr="00CE1C05">
        <w:t>NVIC_</w:t>
      </w:r>
      <w:proofErr w:type="gramStart"/>
      <w:r w:rsidRPr="00CE1C05">
        <w:t>SystemReset</w:t>
      </w:r>
      <w:proofErr w:type="spellEnd"/>
      <w:r w:rsidRPr="00CE1C05">
        <w:t>(</w:t>
      </w:r>
      <w:proofErr w:type="gramEnd"/>
      <w:r w:rsidRPr="00CE1C05">
        <w:t>);</w:t>
      </w:r>
    </w:p>
    <w:p w14:paraId="17152E42" w14:textId="77777777" w:rsidR="00A30456" w:rsidRPr="00CE1C05" w:rsidRDefault="00A30456" w:rsidP="00A30456">
      <w:r w:rsidRPr="00CE1C05">
        <w:t xml:space="preserve">                break;</w:t>
      </w:r>
    </w:p>
    <w:p w14:paraId="229C570C" w14:textId="77777777" w:rsidR="00A30456" w:rsidRPr="00CE1C05" w:rsidRDefault="00A30456" w:rsidP="00A30456">
      <w:r w:rsidRPr="00CE1C05">
        <w:t xml:space="preserve">        }</w:t>
      </w:r>
    </w:p>
    <w:p w14:paraId="62C43343" w14:textId="77777777" w:rsidR="00A30456" w:rsidRPr="00CE1C05" w:rsidRDefault="00A30456" w:rsidP="00A30456">
      <w:r w:rsidRPr="00CE1C05">
        <w:t xml:space="preserve">    }</w:t>
      </w:r>
    </w:p>
    <w:p w14:paraId="1BEF6B42" w14:textId="77777777" w:rsidR="00A30456" w:rsidRPr="00CE1C05" w:rsidRDefault="00A30456" w:rsidP="00A30456">
      <w:r w:rsidRPr="00CE1C05">
        <w:t>}</w:t>
      </w:r>
    </w:p>
    <w:p w14:paraId="4AF27541" w14:textId="77777777" w:rsidR="00A30456" w:rsidRPr="00CE1C05" w:rsidRDefault="00A30456" w:rsidP="00A30456">
      <w:pPr>
        <w:pStyle w:val="4"/>
      </w:pPr>
      <w:r w:rsidRPr="00CE1C05">
        <w:t xml:space="preserve">2. </w:t>
      </w:r>
      <w:r w:rsidRPr="00CE1C05">
        <w:rPr>
          <w:rFonts w:ascii="Times New Roman" w:hAnsi="Times New Roman" w:cs="Times New Roman"/>
        </w:rPr>
        <w:t>​</w:t>
      </w:r>
      <w:r w:rsidRPr="00CE1C05">
        <w:t>性能监控和调整</w:t>
      </w:r>
      <w:r w:rsidRPr="00CE1C05">
        <w:rPr>
          <w:rFonts w:ascii="Times New Roman" w:hAnsi="Times New Roman" w:cs="Times New Roman"/>
        </w:rPr>
        <w:t>​</w:t>
      </w:r>
    </w:p>
    <w:p w14:paraId="528913E2" w14:textId="77777777" w:rsidR="00A30456" w:rsidRPr="00CE1C05" w:rsidRDefault="00A30456" w:rsidP="00A30456">
      <w:r w:rsidRPr="00CE1C05">
        <w:t xml:space="preserve">void </w:t>
      </w:r>
      <w:proofErr w:type="spellStart"/>
      <w:r w:rsidRPr="00CE1C05">
        <w:t>WWDG_IRQHandler</w:t>
      </w:r>
      <w:proofErr w:type="spellEnd"/>
      <w:r w:rsidRPr="00CE1C05">
        <w:t>(void)</w:t>
      </w:r>
    </w:p>
    <w:p w14:paraId="6FCC93B3" w14:textId="77777777" w:rsidR="00A30456" w:rsidRPr="00CE1C05" w:rsidRDefault="00A30456" w:rsidP="00A30456">
      <w:r w:rsidRPr="00CE1C05">
        <w:t>{</w:t>
      </w:r>
    </w:p>
    <w:p w14:paraId="164B28A0" w14:textId="77777777" w:rsidR="00A30456" w:rsidRPr="00CE1C05" w:rsidRDefault="00A30456" w:rsidP="00A30456">
      <w:r w:rsidRPr="00CE1C05">
        <w:t xml:space="preserve">    if (</w:t>
      </w:r>
      <w:proofErr w:type="spellStart"/>
      <w:r w:rsidRPr="00CE1C05">
        <w:t>WWDG_</w:t>
      </w:r>
      <w:proofErr w:type="gramStart"/>
      <w:r w:rsidRPr="00CE1C05">
        <w:t>GetFlagStatus</w:t>
      </w:r>
      <w:proofErr w:type="spellEnd"/>
      <w:r w:rsidRPr="00CE1C05">
        <w:t>() !</w:t>
      </w:r>
      <w:proofErr w:type="gramEnd"/>
      <w:r w:rsidRPr="00CE1C05">
        <w:t>= RESET) {</w:t>
      </w:r>
    </w:p>
    <w:p w14:paraId="5C62397F" w14:textId="77777777" w:rsidR="00A30456" w:rsidRPr="00CE1C05" w:rsidRDefault="00A30456" w:rsidP="00A30456">
      <w:r w:rsidRPr="00CE1C05">
        <w:t xml:space="preserve">        </w:t>
      </w:r>
      <w:proofErr w:type="spellStart"/>
      <w:r w:rsidRPr="00CE1C05">
        <w:t>WWDG_</w:t>
      </w:r>
      <w:proofErr w:type="gramStart"/>
      <w:r w:rsidRPr="00CE1C05">
        <w:t>ClearFlag</w:t>
      </w:r>
      <w:proofErr w:type="spellEnd"/>
      <w:r w:rsidRPr="00CE1C05">
        <w:t>(</w:t>
      </w:r>
      <w:proofErr w:type="gramEnd"/>
      <w:r w:rsidRPr="00CE1C05">
        <w:t>);</w:t>
      </w:r>
    </w:p>
    <w:p w14:paraId="3F449FE4" w14:textId="77777777" w:rsidR="00A30456" w:rsidRPr="00CE1C05" w:rsidRDefault="00A30456" w:rsidP="00A30456">
      <w:r w:rsidRPr="00CE1C05">
        <w:t xml:space="preserve">        </w:t>
      </w:r>
    </w:p>
    <w:p w14:paraId="46B6D71A" w14:textId="77777777" w:rsidR="00A30456" w:rsidRPr="00CE1C05" w:rsidRDefault="00A30456" w:rsidP="00A30456">
      <w:r w:rsidRPr="00CE1C05">
        <w:t xml:space="preserve">        // 监控系统性能</w:t>
      </w:r>
    </w:p>
    <w:p w14:paraId="6F66E226" w14:textId="77777777" w:rsidR="00A30456" w:rsidRPr="00CE1C05" w:rsidRDefault="00A30456" w:rsidP="00A30456">
      <w:r w:rsidRPr="00CE1C05">
        <w:t xml:space="preserve">        uint32_t </w:t>
      </w:r>
      <w:proofErr w:type="spellStart"/>
      <w:r w:rsidRPr="00CE1C05">
        <w:t>current_load</w:t>
      </w:r>
      <w:proofErr w:type="spellEnd"/>
      <w:r w:rsidRPr="00CE1C05">
        <w:t xml:space="preserve"> = </w:t>
      </w:r>
      <w:proofErr w:type="spellStart"/>
      <w:r w:rsidRPr="00CE1C05">
        <w:t>Calculate_System_</w:t>
      </w:r>
      <w:proofErr w:type="gramStart"/>
      <w:r w:rsidRPr="00CE1C05">
        <w:t>Load</w:t>
      </w:r>
      <w:proofErr w:type="spellEnd"/>
      <w:r w:rsidRPr="00CE1C05">
        <w:t>(</w:t>
      </w:r>
      <w:proofErr w:type="gramEnd"/>
      <w:r w:rsidRPr="00CE1C05">
        <w:t>);</w:t>
      </w:r>
    </w:p>
    <w:p w14:paraId="58FEC69C" w14:textId="77777777" w:rsidR="00A30456" w:rsidRPr="00CE1C05" w:rsidRDefault="00A30456" w:rsidP="00A30456">
      <w:r w:rsidRPr="00CE1C05">
        <w:t xml:space="preserve">        static uint32_t </w:t>
      </w:r>
      <w:proofErr w:type="spellStart"/>
      <w:r w:rsidRPr="00CE1C05">
        <w:t>last_load</w:t>
      </w:r>
      <w:proofErr w:type="spellEnd"/>
      <w:r w:rsidRPr="00CE1C05">
        <w:t xml:space="preserve"> = 0;</w:t>
      </w:r>
    </w:p>
    <w:p w14:paraId="411643C9" w14:textId="77777777" w:rsidR="00A30456" w:rsidRPr="00CE1C05" w:rsidRDefault="00A30456" w:rsidP="00A30456">
      <w:r w:rsidRPr="00CE1C05">
        <w:t xml:space="preserve">        </w:t>
      </w:r>
    </w:p>
    <w:p w14:paraId="0E334C31"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"System load: %</w:t>
      </w:r>
      <w:proofErr w:type="spellStart"/>
      <w:r w:rsidRPr="00CE1C05">
        <w:t>lu</w:t>
      </w:r>
      <w:proofErr w:type="spellEnd"/>
      <w:r w:rsidRPr="00CE1C05">
        <w:t xml:space="preserve">%%, WWDG warning\n", </w:t>
      </w:r>
      <w:proofErr w:type="spellStart"/>
      <w:r w:rsidRPr="00CE1C05">
        <w:t>current_load</w:t>
      </w:r>
      <w:proofErr w:type="spellEnd"/>
      <w:r w:rsidRPr="00CE1C05">
        <w:t>);</w:t>
      </w:r>
    </w:p>
    <w:p w14:paraId="60FEA2EE" w14:textId="77777777" w:rsidR="00A30456" w:rsidRPr="00CE1C05" w:rsidRDefault="00A30456" w:rsidP="00A30456">
      <w:r w:rsidRPr="00CE1C05">
        <w:t xml:space="preserve">        </w:t>
      </w:r>
    </w:p>
    <w:p w14:paraId="23BD67F8" w14:textId="77777777" w:rsidR="00A30456" w:rsidRPr="00CE1C05" w:rsidRDefault="00A30456" w:rsidP="00A30456">
      <w:r w:rsidRPr="00CE1C05">
        <w:t xml:space="preserve">        // 如果负载增加，调整看门狗参数</w:t>
      </w:r>
    </w:p>
    <w:p w14:paraId="344A50F6" w14:textId="77777777" w:rsidR="00A30456" w:rsidRPr="00CE1C05" w:rsidRDefault="00A30456" w:rsidP="00A30456">
      <w:r w:rsidRPr="00CE1C05">
        <w:t xml:space="preserve">        if (</w:t>
      </w:r>
      <w:proofErr w:type="spellStart"/>
      <w:r w:rsidRPr="00CE1C05">
        <w:t>current_load</w:t>
      </w:r>
      <w:proofErr w:type="spellEnd"/>
      <w:r w:rsidRPr="00CE1C05">
        <w:t xml:space="preserve"> &gt; </w:t>
      </w:r>
      <w:proofErr w:type="spellStart"/>
      <w:r w:rsidRPr="00CE1C05">
        <w:t>last_load</w:t>
      </w:r>
      <w:proofErr w:type="spellEnd"/>
      <w:r w:rsidRPr="00CE1C05">
        <w:t xml:space="preserve"> + </w:t>
      </w:r>
      <w:proofErr w:type="gramStart"/>
      <w:r w:rsidRPr="00CE1C05">
        <w:t>20) {</w:t>
      </w:r>
      <w:proofErr w:type="gramEnd"/>
    </w:p>
    <w:p w14:paraId="2210CC3B" w14:textId="77777777" w:rsidR="00A30456" w:rsidRPr="00CE1C05" w:rsidRDefault="00A30456" w:rsidP="00A30456">
      <w:r w:rsidRPr="00CE1C05">
        <w:t xml:space="preserve">            // 增加窗口值，给系统更多时间</w:t>
      </w:r>
    </w:p>
    <w:p w14:paraId="7977A542" w14:textId="77777777" w:rsidR="00A30456" w:rsidRPr="00CE1C05" w:rsidRDefault="00A30456" w:rsidP="00A30456">
      <w:r w:rsidRPr="00CE1C05">
        <w:t xml:space="preserve">            uint8_t </w:t>
      </w:r>
      <w:proofErr w:type="spellStart"/>
      <w:r w:rsidRPr="00CE1C05">
        <w:t>current_window</w:t>
      </w:r>
      <w:proofErr w:type="spellEnd"/>
      <w:r w:rsidRPr="00CE1C05">
        <w:t xml:space="preserve"> = </w:t>
      </w:r>
      <w:proofErr w:type="spellStart"/>
      <w:r w:rsidRPr="00CE1C05">
        <w:t>WWDG_</w:t>
      </w:r>
      <w:proofErr w:type="gramStart"/>
      <w:r w:rsidRPr="00CE1C05">
        <w:t>GetWindowValue</w:t>
      </w:r>
      <w:proofErr w:type="spellEnd"/>
      <w:r w:rsidRPr="00CE1C05">
        <w:t>(</w:t>
      </w:r>
      <w:proofErr w:type="gramEnd"/>
      <w:r w:rsidRPr="00CE1C05">
        <w:t>);</w:t>
      </w:r>
    </w:p>
    <w:p w14:paraId="7E0BCD28" w14:textId="77777777" w:rsidR="00A30456" w:rsidRPr="00CE1C05" w:rsidRDefault="00A30456" w:rsidP="00A30456">
      <w:r w:rsidRPr="00CE1C05">
        <w:t xml:space="preserve">            if (</w:t>
      </w:r>
      <w:proofErr w:type="spellStart"/>
      <w:r w:rsidRPr="00CE1C05">
        <w:t>current_window</w:t>
      </w:r>
      <w:proofErr w:type="spellEnd"/>
      <w:r w:rsidRPr="00CE1C05">
        <w:t xml:space="preserve"> &lt; </w:t>
      </w:r>
      <w:proofErr w:type="gramStart"/>
      <w:r w:rsidRPr="00CE1C05">
        <w:t>0x70) {</w:t>
      </w:r>
      <w:proofErr w:type="gramEnd"/>
    </w:p>
    <w:p w14:paraId="25CA8539" w14:textId="77777777" w:rsidR="00A30456" w:rsidRPr="00CE1C05" w:rsidRDefault="00A30456" w:rsidP="00A30456">
      <w:r w:rsidRPr="00CE1C05">
        <w:t xml:space="preserve">                </w:t>
      </w:r>
      <w:proofErr w:type="spellStart"/>
      <w:r w:rsidRPr="00CE1C05">
        <w:t>WWDG_</w:t>
      </w:r>
      <w:proofErr w:type="gramStart"/>
      <w:r w:rsidRPr="00CE1C05">
        <w:t>SetWindowValue</w:t>
      </w:r>
      <w:proofErr w:type="spellEnd"/>
      <w:r w:rsidRPr="00CE1C05">
        <w:t>(</w:t>
      </w:r>
      <w:proofErr w:type="spellStart"/>
      <w:proofErr w:type="gramEnd"/>
      <w:r w:rsidRPr="00CE1C05">
        <w:t>current_window</w:t>
      </w:r>
      <w:proofErr w:type="spellEnd"/>
      <w:r w:rsidRPr="00CE1C05">
        <w:t xml:space="preserve"> + 0x08);</w:t>
      </w:r>
    </w:p>
    <w:p w14:paraId="6565A1C3"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 xml:space="preserve">"Window increased to 0x%02X\n", </w:t>
      </w:r>
      <w:proofErr w:type="spellStart"/>
      <w:r w:rsidRPr="00CE1C05">
        <w:t>current_window</w:t>
      </w:r>
      <w:proofErr w:type="spellEnd"/>
      <w:r w:rsidRPr="00CE1C05">
        <w:t xml:space="preserve"> + 0x08);</w:t>
      </w:r>
    </w:p>
    <w:p w14:paraId="06FBAFAD" w14:textId="77777777" w:rsidR="00A30456" w:rsidRPr="00CE1C05" w:rsidRDefault="00A30456" w:rsidP="00A30456">
      <w:r w:rsidRPr="00CE1C05">
        <w:lastRenderedPageBreak/>
        <w:t xml:space="preserve">            }</w:t>
      </w:r>
    </w:p>
    <w:p w14:paraId="008F40AA" w14:textId="77777777" w:rsidR="00A30456" w:rsidRPr="00CE1C05" w:rsidRDefault="00A30456" w:rsidP="00A30456">
      <w:r w:rsidRPr="00CE1C05">
        <w:t xml:space="preserve">        }</w:t>
      </w:r>
    </w:p>
    <w:p w14:paraId="12B071CF" w14:textId="77777777" w:rsidR="00A30456" w:rsidRPr="00CE1C05" w:rsidRDefault="00A30456" w:rsidP="00A30456">
      <w:r w:rsidRPr="00CE1C05">
        <w:t xml:space="preserve">        </w:t>
      </w:r>
    </w:p>
    <w:p w14:paraId="160AC095" w14:textId="77777777" w:rsidR="00A30456" w:rsidRPr="00CE1C05" w:rsidRDefault="00A30456" w:rsidP="00A30456">
      <w:r w:rsidRPr="00CE1C05">
        <w:t xml:space="preserve">        </w:t>
      </w:r>
      <w:proofErr w:type="spellStart"/>
      <w:r w:rsidRPr="00CE1C05">
        <w:t>last_load</w:t>
      </w:r>
      <w:proofErr w:type="spellEnd"/>
      <w:r w:rsidRPr="00CE1C05">
        <w:t xml:space="preserve"> = </w:t>
      </w:r>
      <w:proofErr w:type="spellStart"/>
      <w:r w:rsidRPr="00CE1C05">
        <w:t>current_load</w:t>
      </w:r>
      <w:proofErr w:type="spellEnd"/>
      <w:r w:rsidRPr="00CE1C05">
        <w:t>;</w:t>
      </w:r>
    </w:p>
    <w:p w14:paraId="358AE3D1" w14:textId="77777777" w:rsidR="00A30456" w:rsidRPr="00CE1C05" w:rsidRDefault="00A30456" w:rsidP="00A30456">
      <w:r w:rsidRPr="00CE1C05">
        <w:t xml:space="preserve">        </w:t>
      </w:r>
    </w:p>
    <w:p w14:paraId="2C52964A" w14:textId="77777777" w:rsidR="00A30456" w:rsidRPr="00CE1C05" w:rsidRDefault="00A30456" w:rsidP="00A30456">
      <w:r w:rsidRPr="00CE1C05">
        <w:t xml:space="preserve">        /</w:t>
      </w:r>
      <w:proofErr w:type="gramStart"/>
      <w:r w:rsidRPr="00CE1C05">
        <w:t>/ 喂</w:t>
      </w:r>
      <w:proofErr w:type="gramEnd"/>
      <w:r w:rsidRPr="00CE1C05">
        <w:t>狗继续运行</w:t>
      </w:r>
    </w:p>
    <w:p w14:paraId="775C7071" w14:textId="77777777" w:rsidR="00A30456" w:rsidRPr="00CE1C05" w:rsidRDefault="00A30456" w:rsidP="00A30456">
      <w:r w:rsidRPr="00CE1C05">
        <w:t xml:space="preserve">        </w:t>
      </w:r>
      <w:proofErr w:type="spellStart"/>
      <w:r w:rsidRPr="00CE1C05">
        <w:t>WWDG_SetCounter</w:t>
      </w:r>
      <w:proofErr w:type="spellEnd"/>
      <w:r w:rsidRPr="00CE1C05">
        <w:t>(0x7F);</w:t>
      </w:r>
    </w:p>
    <w:p w14:paraId="30529DE8" w14:textId="77777777" w:rsidR="00A30456" w:rsidRPr="00CE1C05" w:rsidRDefault="00A30456" w:rsidP="00A30456">
      <w:r w:rsidRPr="00CE1C05">
        <w:t xml:space="preserve">    }</w:t>
      </w:r>
    </w:p>
    <w:p w14:paraId="6C8094AF" w14:textId="77777777" w:rsidR="00A30456" w:rsidRPr="00CE1C05" w:rsidRDefault="00A30456" w:rsidP="00A30456">
      <w:r w:rsidRPr="00CE1C05">
        <w:t>}</w:t>
      </w:r>
    </w:p>
    <w:p w14:paraId="1BD501C0" w14:textId="77777777" w:rsidR="00A30456" w:rsidRPr="00CE1C05" w:rsidRDefault="00A30456" w:rsidP="00A30456">
      <w:pPr>
        <w:pStyle w:val="3"/>
      </w:pPr>
      <w:r w:rsidRPr="00CE1C05">
        <w:t>重要注意事项</w:t>
      </w:r>
    </w:p>
    <w:p w14:paraId="55B0E61C" w14:textId="77777777" w:rsidR="00A30456" w:rsidRPr="00CE1C05" w:rsidRDefault="00A30456" w:rsidP="00A30456">
      <w:pPr>
        <w:pStyle w:val="4"/>
      </w:pPr>
      <w:r w:rsidRPr="00CE1C05">
        <w:t xml:space="preserve">1. </w:t>
      </w:r>
      <w:r w:rsidRPr="00CE1C05">
        <w:rPr>
          <w:rFonts w:ascii="Times New Roman" w:hAnsi="Times New Roman" w:cs="Times New Roman"/>
        </w:rPr>
        <w:t>​</w:t>
      </w:r>
      <w:r w:rsidRPr="00CE1C05">
        <w:t>中断处理时间限制</w:t>
      </w:r>
      <w:r w:rsidRPr="00CE1C05">
        <w:rPr>
          <w:rFonts w:ascii="Times New Roman" w:hAnsi="Times New Roman" w:cs="Times New Roman"/>
        </w:rPr>
        <w:t>​</w:t>
      </w:r>
    </w:p>
    <w:p w14:paraId="7E78A552" w14:textId="77777777" w:rsidR="00A30456" w:rsidRPr="00CE1C05" w:rsidRDefault="00A30456" w:rsidP="00A30456">
      <w:r w:rsidRPr="00CE1C05">
        <w:t xml:space="preserve">void </w:t>
      </w:r>
      <w:proofErr w:type="spellStart"/>
      <w:r w:rsidRPr="00CE1C05">
        <w:t>WWDG_IRQHandler</w:t>
      </w:r>
      <w:proofErr w:type="spellEnd"/>
      <w:r w:rsidRPr="00CE1C05">
        <w:t>(void)</w:t>
      </w:r>
    </w:p>
    <w:p w14:paraId="756B433B" w14:textId="77777777" w:rsidR="00A30456" w:rsidRPr="00CE1C05" w:rsidRDefault="00A30456" w:rsidP="00A30456">
      <w:r w:rsidRPr="00CE1C05">
        <w:t>{</w:t>
      </w:r>
    </w:p>
    <w:p w14:paraId="2EFF25CC" w14:textId="77777777" w:rsidR="00A30456" w:rsidRPr="00CE1C05" w:rsidRDefault="00A30456" w:rsidP="00A30456">
      <w:r w:rsidRPr="00CE1C05">
        <w:t xml:space="preserve">    /</w:t>
      </w:r>
      <w:proofErr w:type="gramStart"/>
      <w:r w:rsidRPr="00CE1C05">
        <w:t>/ 中断</w:t>
      </w:r>
      <w:proofErr w:type="gramEnd"/>
      <w:r w:rsidRPr="00CE1C05">
        <w:t>处理必须非常快速！</w:t>
      </w:r>
    </w:p>
    <w:p w14:paraId="0D59C43A" w14:textId="77777777" w:rsidR="00A30456" w:rsidRPr="00CE1C05" w:rsidRDefault="00A30456" w:rsidP="00A30456">
      <w:r w:rsidRPr="00CE1C05">
        <w:t xml:space="preserve">    // 计数器还在继续递减，处理时间过长会导致复位</w:t>
      </w:r>
    </w:p>
    <w:p w14:paraId="47C992A0" w14:textId="77777777" w:rsidR="00A30456" w:rsidRPr="00CE1C05" w:rsidRDefault="00A30456" w:rsidP="00A30456">
      <w:r w:rsidRPr="00CE1C05">
        <w:t xml:space="preserve">    </w:t>
      </w:r>
    </w:p>
    <w:p w14:paraId="1B0AEEC0" w14:textId="77777777" w:rsidR="00A30456" w:rsidRPr="00CE1C05" w:rsidRDefault="00A30456" w:rsidP="00A30456">
      <w:r w:rsidRPr="00CE1C05">
        <w:t xml:space="preserve">    if (</w:t>
      </w:r>
      <w:proofErr w:type="spellStart"/>
      <w:r w:rsidRPr="00CE1C05">
        <w:t>WWDG_</w:t>
      </w:r>
      <w:proofErr w:type="gramStart"/>
      <w:r w:rsidRPr="00CE1C05">
        <w:t>GetFlagStatus</w:t>
      </w:r>
      <w:proofErr w:type="spellEnd"/>
      <w:r w:rsidRPr="00CE1C05">
        <w:t>() !</w:t>
      </w:r>
      <w:proofErr w:type="gramEnd"/>
      <w:r w:rsidRPr="00CE1C05">
        <w:t>= RESET) {</w:t>
      </w:r>
    </w:p>
    <w:p w14:paraId="0D760170" w14:textId="77777777" w:rsidR="00A30456" w:rsidRPr="00CE1C05" w:rsidRDefault="00A30456" w:rsidP="00A30456">
      <w:r w:rsidRPr="00CE1C05">
        <w:t xml:space="preserve">        </w:t>
      </w:r>
      <w:proofErr w:type="spellStart"/>
      <w:r w:rsidRPr="00CE1C05">
        <w:t>WWDG_</w:t>
      </w:r>
      <w:proofErr w:type="gramStart"/>
      <w:r w:rsidRPr="00CE1C05">
        <w:t>ClearFlag</w:t>
      </w:r>
      <w:proofErr w:type="spellEnd"/>
      <w:r w:rsidRPr="00CE1C05">
        <w:t>(</w:t>
      </w:r>
      <w:proofErr w:type="gramEnd"/>
      <w:r w:rsidRPr="00CE1C05">
        <w:t>);</w:t>
      </w:r>
    </w:p>
    <w:p w14:paraId="0321D652" w14:textId="77777777" w:rsidR="00A30456" w:rsidRPr="00CE1C05" w:rsidRDefault="00A30456" w:rsidP="00A30456">
      <w:r w:rsidRPr="00CE1C05">
        <w:t xml:space="preserve">        </w:t>
      </w:r>
    </w:p>
    <w:p w14:paraId="4427B6D8" w14:textId="77777777" w:rsidR="00A30456" w:rsidRPr="00CE1C05" w:rsidRDefault="00A30456" w:rsidP="00A30456">
      <w:r w:rsidRPr="00CE1C05">
        <w:t xml:space="preserve">        /</w:t>
      </w:r>
      <w:proofErr w:type="gramStart"/>
      <w:r w:rsidRPr="00CE1C05">
        <w:t>/ 快速</w:t>
      </w:r>
      <w:proofErr w:type="gramEnd"/>
      <w:r w:rsidRPr="00CE1C05">
        <w:t>操作：保存最关键的数据</w:t>
      </w:r>
    </w:p>
    <w:p w14:paraId="429E5902" w14:textId="77777777" w:rsidR="00A30456" w:rsidRPr="00CE1C05" w:rsidRDefault="00A30456" w:rsidP="00A30456">
      <w:r w:rsidRPr="00CE1C05">
        <w:t xml:space="preserve">        </w:t>
      </w:r>
      <w:proofErr w:type="spellStart"/>
      <w:r w:rsidRPr="00CE1C05">
        <w:t>Save_Most_Critical_</w:t>
      </w:r>
      <w:proofErr w:type="gramStart"/>
      <w:r w:rsidRPr="00CE1C05">
        <w:t>Data</w:t>
      </w:r>
      <w:proofErr w:type="spellEnd"/>
      <w:r w:rsidRPr="00CE1C05">
        <w:t>(</w:t>
      </w:r>
      <w:proofErr w:type="gramEnd"/>
      <w:r w:rsidRPr="00CE1C05">
        <w:t>);</w:t>
      </w:r>
    </w:p>
    <w:p w14:paraId="4FC978B8" w14:textId="77777777" w:rsidR="00A30456" w:rsidRPr="00CE1C05" w:rsidRDefault="00A30456" w:rsidP="00A30456">
      <w:r w:rsidRPr="00CE1C05">
        <w:t xml:space="preserve">        </w:t>
      </w:r>
    </w:p>
    <w:p w14:paraId="7F290042" w14:textId="77777777" w:rsidR="00A30456" w:rsidRPr="00CE1C05" w:rsidRDefault="00A30456" w:rsidP="00A30456">
      <w:r w:rsidRPr="00CE1C05">
        <w:t xml:space="preserve">        // 立即喂狗</w:t>
      </w:r>
    </w:p>
    <w:p w14:paraId="62FBE6E0" w14:textId="77777777" w:rsidR="00A30456" w:rsidRPr="00CE1C05" w:rsidRDefault="00A30456" w:rsidP="00A30456">
      <w:r w:rsidRPr="00CE1C05">
        <w:t xml:space="preserve">        </w:t>
      </w:r>
      <w:proofErr w:type="spellStart"/>
      <w:r w:rsidRPr="00CE1C05">
        <w:t>WWDG_SetCounter</w:t>
      </w:r>
      <w:proofErr w:type="spellEnd"/>
      <w:r w:rsidRPr="00CE1C05">
        <w:t>(0x7F);</w:t>
      </w:r>
    </w:p>
    <w:p w14:paraId="74D505CD" w14:textId="77777777" w:rsidR="00A30456" w:rsidRPr="00CE1C05" w:rsidRDefault="00A30456" w:rsidP="00A30456">
      <w:r w:rsidRPr="00CE1C05">
        <w:t xml:space="preserve">        </w:t>
      </w:r>
    </w:p>
    <w:p w14:paraId="2B4C6EED" w14:textId="77777777" w:rsidR="00A30456" w:rsidRPr="00CE1C05" w:rsidRDefault="00A30456" w:rsidP="00A30456">
      <w:r w:rsidRPr="00CE1C05">
        <w:t xml:space="preserve">        // 如果需要长时间处理，在喂狗后进行</w:t>
      </w:r>
    </w:p>
    <w:p w14:paraId="2E4851D7" w14:textId="77777777" w:rsidR="00A30456" w:rsidRPr="00CE1C05" w:rsidRDefault="00A30456" w:rsidP="00A30456">
      <w:r w:rsidRPr="00CE1C05">
        <w:lastRenderedPageBreak/>
        <w:t xml:space="preserve">        // 但要注意：如果系统真的有问题，可能很快又会触发警告</w:t>
      </w:r>
    </w:p>
    <w:p w14:paraId="2778737B" w14:textId="77777777" w:rsidR="00A30456" w:rsidRPr="00CE1C05" w:rsidRDefault="00A30456" w:rsidP="00A30456">
      <w:r w:rsidRPr="00CE1C05">
        <w:t xml:space="preserve">        </w:t>
      </w:r>
      <w:proofErr w:type="spellStart"/>
      <w:r w:rsidRPr="00CE1C05">
        <w:t>Process_Long_Tasks_After_</w:t>
      </w:r>
      <w:proofErr w:type="gramStart"/>
      <w:r w:rsidRPr="00CE1C05">
        <w:t>Feeding</w:t>
      </w:r>
      <w:proofErr w:type="spellEnd"/>
      <w:r w:rsidRPr="00CE1C05">
        <w:t>(</w:t>
      </w:r>
      <w:proofErr w:type="gramEnd"/>
      <w:r w:rsidRPr="00CE1C05">
        <w:t>);</w:t>
      </w:r>
    </w:p>
    <w:p w14:paraId="52F30F5F" w14:textId="77777777" w:rsidR="00A30456" w:rsidRPr="00CE1C05" w:rsidRDefault="00A30456" w:rsidP="00A30456">
      <w:r w:rsidRPr="00CE1C05">
        <w:t xml:space="preserve">    }</w:t>
      </w:r>
    </w:p>
    <w:p w14:paraId="51A1999C" w14:textId="77777777" w:rsidR="00A30456" w:rsidRPr="00CE1C05" w:rsidRDefault="00A30456" w:rsidP="00A30456">
      <w:r w:rsidRPr="00CE1C05">
        <w:t>}</w:t>
      </w:r>
    </w:p>
    <w:p w14:paraId="3F8ED74E" w14:textId="77777777" w:rsidR="00A30456" w:rsidRPr="00CE1C05" w:rsidRDefault="00A30456" w:rsidP="00A30456">
      <w:pPr>
        <w:pStyle w:val="4"/>
      </w:pPr>
      <w:r w:rsidRPr="00CE1C05">
        <w:t xml:space="preserve">2. </w:t>
      </w:r>
      <w:r w:rsidRPr="00CE1C05">
        <w:rPr>
          <w:rFonts w:ascii="Times New Roman" w:hAnsi="Times New Roman" w:cs="Times New Roman"/>
        </w:rPr>
        <w:t>​</w:t>
      </w:r>
      <w:r w:rsidRPr="00CE1C05">
        <w:t>中断优先级配置</w:t>
      </w:r>
      <w:r w:rsidRPr="00CE1C05">
        <w:rPr>
          <w:rFonts w:ascii="Times New Roman" w:hAnsi="Times New Roman" w:cs="Times New Roman"/>
        </w:rPr>
        <w:t>​</w:t>
      </w:r>
    </w:p>
    <w:p w14:paraId="65E698CF" w14:textId="77777777" w:rsidR="00A30456" w:rsidRPr="00CE1C05" w:rsidRDefault="00A30456" w:rsidP="00A30456">
      <w:r w:rsidRPr="00CE1C05">
        <w:t xml:space="preserve">void </w:t>
      </w:r>
      <w:proofErr w:type="spellStart"/>
      <w:r w:rsidRPr="00CE1C05">
        <w:t>Configure_WWDG_Interrupt_Priority</w:t>
      </w:r>
      <w:proofErr w:type="spellEnd"/>
      <w:r w:rsidRPr="00CE1C05">
        <w:t>(void)</w:t>
      </w:r>
    </w:p>
    <w:p w14:paraId="5A81365B" w14:textId="77777777" w:rsidR="00A30456" w:rsidRPr="00CE1C05" w:rsidRDefault="00A30456" w:rsidP="00A30456">
      <w:r w:rsidRPr="00CE1C05">
        <w:t>{</w:t>
      </w:r>
    </w:p>
    <w:p w14:paraId="2A0F3640" w14:textId="77777777" w:rsidR="00A30456" w:rsidRPr="00CE1C05" w:rsidRDefault="00A30456" w:rsidP="00A30456">
      <w:r w:rsidRPr="00CE1C05">
        <w:t xml:space="preserve">    </w:t>
      </w:r>
      <w:proofErr w:type="spellStart"/>
      <w:r w:rsidRPr="00CE1C05">
        <w:t>NVIC_InitTypeDef</w:t>
      </w:r>
      <w:proofErr w:type="spellEnd"/>
      <w:r w:rsidRPr="00CE1C05">
        <w:t xml:space="preserve"> </w:t>
      </w:r>
      <w:proofErr w:type="spellStart"/>
      <w:r w:rsidRPr="00CE1C05">
        <w:t>NVIC_InitStructure</w:t>
      </w:r>
      <w:proofErr w:type="spellEnd"/>
      <w:r w:rsidRPr="00CE1C05">
        <w:t>;</w:t>
      </w:r>
    </w:p>
    <w:p w14:paraId="24A0EC06" w14:textId="77777777" w:rsidR="00A30456" w:rsidRPr="00CE1C05" w:rsidRDefault="00A30456" w:rsidP="00A30456">
      <w:r w:rsidRPr="00CE1C05">
        <w:t xml:space="preserve">    </w:t>
      </w:r>
    </w:p>
    <w:p w14:paraId="4C8B738D" w14:textId="77777777" w:rsidR="00A30456" w:rsidRPr="00CE1C05" w:rsidRDefault="00A30456" w:rsidP="00A30456">
      <w:r w:rsidRPr="00CE1C05">
        <w:t xml:space="preserve">    // 设置最高优先级</w:t>
      </w:r>
    </w:p>
    <w:p w14:paraId="1CDCCC1B" w14:textId="77777777" w:rsidR="00A30456" w:rsidRPr="00CE1C05" w:rsidRDefault="00A30456" w:rsidP="00A30456">
      <w:r w:rsidRPr="00CE1C05">
        <w:t xml:space="preserve">    </w:t>
      </w:r>
      <w:proofErr w:type="spellStart"/>
      <w:r w:rsidRPr="00CE1C05">
        <w:t>NVIC_InitStructure.NVIC_IRQChannel</w:t>
      </w:r>
      <w:proofErr w:type="spellEnd"/>
      <w:r w:rsidRPr="00CE1C05">
        <w:t xml:space="preserve"> = </w:t>
      </w:r>
      <w:proofErr w:type="spellStart"/>
      <w:r w:rsidRPr="00CE1C05">
        <w:t>WWDG_IRQn</w:t>
      </w:r>
      <w:proofErr w:type="spellEnd"/>
      <w:r w:rsidRPr="00CE1C05">
        <w:t>;</w:t>
      </w:r>
    </w:p>
    <w:p w14:paraId="5D8EE027" w14:textId="77777777" w:rsidR="00A30456" w:rsidRPr="00CE1C05" w:rsidRDefault="00A30456" w:rsidP="00A30456">
      <w:r w:rsidRPr="00CE1C05">
        <w:t xml:space="preserve">    </w:t>
      </w:r>
      <w:proofErr w:type="spellStart"/>
      <w:r w:rsidRPr="00CE1C05">
        <w:t>NVIC_InitStructure.NVIC_IRQChannelPreemptionPriority</w:t>
      </w:r>
      <w:proofErr w:type="spellEnd"/>
      <w:r w:rsidRPr="00CE1C05">
        <w:t xml:space="preserve"> = 0;  // 最高抢占优先级</w:t>
      </w:r>
    </w:p>
    <w:p w14:paraId="4D3A28C9" w14:textId="77777777" w:rsidR="00A30456" w:rsidRPr="00CE1C05" w:rsidRDefault="00A30456" w:rsidP="00A30456">
      <w:r w:rsidRPr="00CE1C05">
        <w:t xml:space="preserve">    </w:t>
      </w:r>
      <w:proofErr w:type="spellStart"/>
      <w:r w:rsidRPr="00CE1C05">
        <w:t>NVIC_InitStructure.NVIC_IRQChannelSubPriority</w:t>
      </w:r>
      <w:proofErr w:type="spellEnd"/>
      <w:r w:rsidRPr="00CE1C05">
        <w:t xml:space="preserve"> = 0;         // 最高子优先级</w:t>
      </w:r>
    </w:p>
    <w:p w14:paraId="4B3B8115" w14:textId="77777777" w:rsidR="00A30456" w:rsidRPr="00CE1C05" w:rsidRDefault="00A30456" w:rsidP="00A30456">
      <w:r w:rsidRPr="00CE1C05">
        <w:t xml:space="preserve">    </w:t>
      </w:r>
      <w:proofErr w:type="spellStart"/>
      <w:r w:rsidRPr="00CE1C05">
        <w:t>NVIC_InitStructure.NVIC_IRQChannelCmd</w:t>
      </w:r>
      <w:proofErr w:type="spellEnd"/>
      <w:r w:rsidRPr="00CE1C05">
        <w:t xml:space="preserve"> = ENABLE;</w:t>
      </w:r>
    </w:p>
    <w:p w14:paraId="44D3E935" w14:textId="77777777" w:rsidR="00A30456" w:rsidRPr="00CE1C05" w:rsidRDefault="00A30456" w:rsidP="00A30456">
      <w:r w:rsidRPr="00CE1C05">
        <w:t xml:space="preserve">    </w:t>
      </w:r>
      <w:proofErr w:type="spellStart"/>
      <w:r w:rsidRPr="00CE1C05">
        <w:t>NVIC_Init</w:t>
      </w:r>
      <w:proofErr w:type="spellEnd"/>
      <w:r w:rsidRPr="00CE1C05">
        <w:t>(&amp;</w:t>
      </w:r>
      <w:proofErr w:type="spellStart"/>
      <w:r w:rsidRPr="00CE1C05">
        <w:t>NVIC_InitStructure</w:t>
      </w:r>
      <w:proofErr w:type="spellEnd"/>
      <w:r w:rsidRPr="00CE1C05">
        <w:t>);</w:t>
      </w:r>
    </w:p>
    <w:p w14:paraId="10A66349" w14:textId="77777777" w:rsidR="00A30456" w:rsidRPr="00CE1C05" w:rsidRDefault="00A30456" w:rsidP="00A30456">
      <w:r w:rsidRPr="00CE1C05">
        <w:t xml:space="preserve">    </w:t>
      </w:r>
    </w:p>
    <w:p w14:paraId="5A3B9081"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"WWDG interrupt priority set to highest\n");</w:t>
      </w:r>
    </w:p>
    <w:p w14:paraId="3A238C6A" w14:textId="77777777" w:rsidR="00A30456" w:rsidRPr="00CE1C05" w:rsidRDefault="00A30456" w:rsidP="00A30456">
      <w:r w:rsidRPr="00CE1C05">
        <w:t>}</w:t>
      </w:r>
    </w:p>
    <w:p w14:paraId="00CE9966" w14:textId="77777777" w:rsidR="00A30456" w:rsidRPr="00CE1C05" w:rsidRDefault="00A30456" w:rsidP="00A30456">
      <w:pPr>
        <w:pStyle w:val="4"/>
      </w:pPr>
      <w:r w:rsidRPr="00CE1C05">
        <w:t xml:space="preserve">3. </w:t>
      </w:r>
      <w:r w:rsidRPr="00CE1C05">
        <w:rPr>
          <w:rFonts w:ascii="Times New Roman" w:hAnsi="Times New Roman" w:cs="Times New Roman"/>
        </w:rPr>
        <w:t>​</w:t>
      </w:r>
      <w:r w:rsidRPr="00CE1C05">
        <w:t>与正常喂狗的协调</w:t>
      </w:r>
      <w:r w:rsidRPr="00CE1C05">
        <w:rPr>
          <w:rFonts w:ascii="Times New Roman" w:hAnsi="Times New Roman" w:cs="Times New Roman"/>
        </w:rPr>
        <w:t>​</w:t>
      </w:r>
    </w:p>
    <w:p w14:paraId="10DF9E32" w14:textId="77777777" w:rsidR="00A30456" w:rsidRPr="00CE1C05" w:rsidRDefault="00A30456" w:rsidP="00A30456">
      <w:r w:rsidRPr="00CE1C05">
        <w:t xml:space="preserve">void </w:t>
      </w:r>
      <w:proofErr w:type="spellStart"/>
      <w:r w:rsidRPr="00CE1C05">
        <w:t>Main_Loop_With_Interrupt</w:t>
      </w:r>
      <w:proofErr w:type="spellEnd"/>
      <w:r w:rsidRPr="00CE1C05">
        <w:t>(void)</w:t>
      </w:r>
    </w:p>
    <w:p w14:paraId="6DC4AA39" w14:textId="77777777" w:rsidR="00A30456" w:rsidRPr="00CE1C05" w:rsidRDefault="00A30456" w:rsidP="00A30456">
      <w:r w:rsidRPr="00CE1C05">
        <w:t>{</w:t>
      </w:r>
    </w:p>
    <w:p w14:paraId="2CC32BAE" w14:textId="77777777" w:rsidR="00A30456" w:rsidRPr="00CE1C05" w:rsidRDefault="00A30456" w:rsidP="00A30456">
      <w:r w:rsidRPr="00CE1C05">
        <w:t xml:space="preserve">    while (</w:t>
      </w:r>
      <w:proofErr w:type="gramStart"/>
      <w:r w:rsidRPr="00CE1C05">
        <w:t>1) {</w:t>
      </w:r>
      <w:proofErr w:type="gramEnd"/>
    </w:p>
    <w:p w14:paraId="566F81B5" w14:textId="77777777" w:rsidR="00A30456" w:rsidRPr="00CE1C05" w:rsidRDefault="00A30456" w:rsidP="00A30456">
      <w:r w:rsidRPr="00CE1C05">
        <w:t xml:space="preserve">        // 正常任务处理</w:t>
      </w:r>
    </w:p>
    <w:p w14:paraId="0ECFF23F" w14:textId="77777777" w:rsidR="00A30456" w:rsidRPr="00CE1C05" w:rsidRDefault="00A30456" w:rsidP="00A30456">
      <w:r w:rsidRPr="00CE1C05">
        <w:t xml:space="preserve">        </w:t>
      </w:r>
      <w:proofErr w:type="spellStart"/>
      <w:r w:rsidRPr="00CE1C05">
        <w:t>Process_Normal_</w:t>
      </w:r>
      <w:proofErr w:type="gramStart"/>
      <w:r w:rsidRPr="00CE1C05">
        <w:t>Tasks</w:t>
      </w:r>
      <w:proofErr w:type="spellEnd"/>
      <w:r w:rsidRPr="00CE1C05">
        <w:t>(</w:t>
      </w:r>
      <w:proofErr w:type="gramEnd"/>
      <w:r w:rsidRPr="00CE1C05">
        <w:t>);</w:t>
      </w:r>
    </w:p>
    <w:p w14:paraId="5A8D072B" w14:textId="77777777" w:rsidR="00A30456" w:rsidRPr="00CE1C05" w:rsidRDefault="00A30456" w:rsidP="00A30456">
      <w:r w:rsidRPr="00CE1C05">
        <w:t xml:space="preserve">        </w:t>
      </w:r>
    </w:p>
    <w:p w14:paraId="6F58E3DF" w14:textId="77777777" w:rsidR="00A30456" w:rsidRPr="00CE1C05" w:rsidRDefault="00A30456" w:rsidP="00A30456">
      <w:r w:rsidRPr="00CE1C05">
        <w:t xml:space="preserve">        // 正常喂狗（在窗口期内）</w:t>
      </w:r>
    </w:p>
    <w:p w14:paraId="402AC764" w14:textId="77777777" w:rsidR="00A30456" w:rsidRPr="00CE1C05" w:rsidRDefault="00A30456" w:rsidP="00A30456">
      <w:r w:rsidRPr="00CE1C05">
        <w:lastRenderedPageBreak/>
        <w:t xml:space="preserve">        if (</w:t>
      </w:r>
      <w:proofErr w:type="spellStart"/>
      <w:r w:rsidRPr="00CE1C05">
        <w:t>Is_In_Feeding_</w:t>
      </w:r>
      <w:proofErr w:type="gramStart"/>
      <w:r w:rsidRPr="00CE1C05">
        <w:t>Window</w:t>
      </w:r>
      <w:proofErr w:type="spellEnd"/>
      <w:r w:rsidRPr="00CE1C05">
        <w:t>(</w:t>
      </w:r>
      <w:proofErr w:type="gramEnd"/>
      <w:r w:rsidRPr="00CE1C05">
        <w:t>)) {</w:t>
      </w:r>
    </w:p>
    <w:p w14:paraId="44301807" w14:textId="77777777" w:rsidR="00A30456" w:rsidRPr="00CE1C05" w:rsidRDefault="00A30456" w:rsidP="00A30456">
      <w:r w:rsidRPr="00CE1C05">
        <w:t xml:space="preserve">            </w:t>
      </w:r>
      <w:proofErr w:type="spellStart"/>
      <w:r w:rsidRPr="00CE1C05">
        <w:t>WWDG_SetCounter</w:t>
      </w:r>
      <w:proofErr w:type="spellEnd"/>
      <w:r w:rsidRPr="00CE1C05">
        <w:t>(0x7F);</w:t>
      </w:r>
    </w:p>
    <w:p w14:paraId="04169013" w14:textId="77777777" w:rsidR="00A30456" w:rsidRPr="00CE1C05" w:rsidRDefault="00A30456" w:rsidP="00A30456">
      <w:r w:rsidRPr="00CE1C05">
        <w:t xml:space="preserve">        }</w:t>
      </w:r>
    </w:p>
    <w:p w14:paraId="70A1DFF9" w14:textId="77777777" w:rsidR="00A30456" w:rsidRPr="00CE1C05" w:rsidRDefault="00A30456" w:rsidP="00A30456">
      <w:r w:rsidRPr="00CE1C05">
        <w:t xml:space="preserve">        </w:t>
      </w:r>
    </w:p>
    <w:p w14:paraId="0D1A40B5" w14:textId="77777777" w:rsidR="00A30456" w:rsidRPr="00CE1C05" w:rsidRDefault="00A30456" w:rsidP="00A30456">
      <w:r w:rsidRPr="00CE1C05">
        <w:t xml:space="preserve">        // 检查是否触发了中断警告</w:t>
      </w:r>
    </w:p>
    <w:p w14:paraId="43310CF0" w14:textId="77777777" w:rsidR="00A30456" w:rsidRPr="00CE1C05" w:rsidRDefault="00A30456" w:rsidP="00A30456">
      <w:r w:rsidRPr="00CE1C05">
        <w:t xml:space="preserve">        if (</w:t>
      </w:r>
      <w:proofErr w:type="spellStart"/>
      <w:r w:rsidRPr="00CE1C05">
        <w:t>wwdg_warning_</w:t>
      </w:r>
      <w:proofErr w:type="gramStart"/>
      <w:r w:rsidRPr="00CE1C05">
        <w:t>triggered</w:t>
      </w:r>
      <w:proofErr w:type="spellEnd"/>
      <w:r w:rsidRPr="00CE1C05">
        <w:t>) {</w:t>
      </w:r>
      <w:proofErr w:type="gramEnd"/>
    </w:p>
    <w:p w14:paraId="4BCA1AF8" w14:textId="77777777" w:rsidR="00A30456" w:rsidRPr="00CE1C05" w:rsidRDefault="00A30456" w:rsidP="00A30456">
      <w:r w:rsidRPr="00CE1C05">
        <w:t xml:space="preserve">            // 中断已经处理过，清除标志</w:t>
      </w:r>
    </w:p>
    <w:p w14:paraId="23797662" w14:textId="77777777" w:rsidR="00A30456" w:rsidRPr="00CE1C05" w:rsidRDefault="00A30456" w:rsidP="00A30456">
      <w:r w:rsidRPr="00CE1C05">
        <w:t xml:space="preserve">            </w:t>
      </w:r>
      <w:proofErr w:type="spellStart"/>
      <w:r w:rsidRPr="00CE1C05">
        <w:t>wwdg_warning_triggered</w:t>
      </w:r>
      <w:proofErr w:type="spellEnd"/>
      <w:r w:rsidRPr="00CE1C05">
        <w:t xml:space="preserve"> = 0;</w:t>
      </w:r>
    </w:p>
    <w:p w14:paraId="05BF62B9"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"Recovered from WWDG warning\n");</w:t>
      </w:r>
    </w:p>
    <w:p w14:paraId="1A3B13DF" w14:textId="77777777" w:rsidR="00A30456" w:rsidRPr="00CE1C05" w:rsidRDefault="00A30456" w:rsidP="00A30456">
      <w:r w:rsidRPr="00CE1C05">
        <w:t xml:space="preserve">        }</w:t>
      </w:r>
    </w:p>
    <w:p w14:paraId="6776227C" w14:textId="77777777" w:rsidR="00A30456" w:rsidRPr="00CE1C05" w:rsidRDefault="00A30456" w:rsidP="00A30456">
      <w:r w:rsidRPr="00CE1C05">
        <w:t xml:space="preserve">    }</w:t>
      </w:r>
    </w:p>
    <w:p w14:paraId="3A15CC09" w14:textId="77777777" w:rsidR="00A30456" w:rsidRPr="00CE1C05" w:rsidRDefault="00A30456" w:rsidP="00A30456">
      <w:r w:rsidRPr="00CE1C05">
        <w:t>}</w:t>
      </w:r>
    </w:p>
    <w:p w14:paraId="714138B4" w14:textId="77777777" w:rsidR="00A30456" w:rsidRPr="00CE1C05" w:rsidRDefault="00A30456" w:rsidP="00A30456">
      <w:pPr>
        <w:pStyle w:val="3"/>
      </w:pPr>
      <w:r w:rsidRPr="00CE1C05">
        <w:t>调试和测试</w:t>
      </w:r>
    </w:p>
    <w:p w14:paraId="6E293D82" w14:textId="77777777" w:rsidR="00A30456" w:rsidRPr="00CE1C05" w:rsidRDefault="00A30456" w:rsidP="00A30456">
      <w:pPr>
        <w:pStyle w:val="4"/>
      </w:pPr>
      <w:r w:rsidRPr="00CE1C05">
        <w:t xml:space="preserve">1. </w:t>
      </w:r>
      <w:r w:rsidRPr="00CE1C05">
        <w:rPr>
          <w:rFonts w:ascii="Times New Roman" w:hAnsi="Times New Roman" w:cs="Times New Roman"/>
        </w:rPr>
        <w:t>​</w:t>
      </w:r>
      <w:r w:rsidRPr="00CE1C05">
        <w:t>测试中断功能</w:t>
      </w:r>
      <w:r w:rsidRPr="00CE1C05">
        <w:rPr>
          <w:rFonts w:ascii="Times New Roman" w:hAnsi="Times New Roman" w:cs="Times New Roman"/>
        </w:rPr>
        <w:t>​</w:t>
      </w:r>
    </w:p>
    <w:p w14:paraId="3F29A8A0" w14:textId="77777777" w:rsidR="00A30456" w:rsidRPr="00CE1C05" w:rsidRDefault="00A30456" w:rsidP="00A30456">
      <w:r w:rsidRPr="00CE1C05">
        <w:t xml:space="preserve">void </w:t>
      </w:r>
      <w:proofErr w:type="spellStart"/>
      <w:r w:rsidRPr="00CE1C05">
        <w:t>Test_WWDG_Interrupt</w:t>
      </w:r>
      <w:proofErr w:type="spellEnd"/>
      <w:r w:rsidRPr="00CE1C05">
        <w:t>(void)</w:t>
      </w:r>
    </w:p>
    <w:p w14:paraId="3C36DA77" w14:textId="77777777" w:rsidR="00A30456" w:rsidRPr="00CE1C05" w:rsidRDefault="00A30456" w:rsidP="00A30456">
      <w:r w:rsidRPr="00CE1C05">
        <w:t>{</w:t>
      </w:r>
    </w:p>
    <w:p w14:paraId="1F67E6FE"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"Testing WWDG interrupt...\n");</w:t>
      </w:r>
    </w:p>
    <w:p w14:paraId="701556FE" w14:textId="77777777" w:rsidR="00A30456" w:rsidRPr="00CE1C05" w:rsidRDefault="00A30456" w:rsidP="00A30456">
      <w:r w:rsidRPr="00CE1C05">
        <w:t xml:space="preserve">    </w:t>
      </w:r>
    </w:p>
    <w:p w14:paraId="7DB73B5E" w14:textId="77777777" w:rsidR="00A30456" w:rsidRPr="00CE1C05" w:rsidRDefault="00A30456" w:rsidP="00A30456">
      <w:r w:rsidRPr="00CE1C05">
        <w:t xml:space="preserve">    // 设置很短的超时时间</w:t>
      </w:r>
    </w:p>
    <w:p w14:paraId="796D70F8" w14:textId="77777777" w:rsidR="00A30456" w:rsidRPr="00CE1C05" w:rsidRDefault="00A30456" w:rsidP="00A30456">
      <w:r w:rsidRPr="00CE1C05">
        <w:t xml:space="preserve">    </w:t>
      </w:r>
      <w:proofErr w:type="spellStart"/>
      <w:r w:rsidRPr="00CE1C05">
        <w:t>WWDG_SetPrescaler</w:t>
      </w:r>
      <w:proofErr w:type="spellEnd"/>
      <w:r w:rsidRPr="00CE1C05">
        <w:t>(WWDG_Prescaler_1);  // 1分频</w:t>
      </w:r>
    </w:p>
    <w:p w14:paraId="7693C29E" w14:textId="77777777" w:rsidR="00A30456" w:rsidRPr="00CE1C05" w:rsidRDefault="00A30456" w:rsidP="00A30456">
      <w:r w:rsidRPr="00CE1C05">
        <w:t xml:space="preserve">    </w:t>
      </w:r>
      <w:proofErr w:type="spellStart"/>
      <w:r w:rsidRPr="00CE1C05">
        <w:t>WWDG_SetWindowValue</w:t>
      </w:r>
      <w:proofErr w:type="spellEnd"/>
      <w:r w:rsidRPr="00CE1C05">
        <w:t>(0x41);           // 很小的窗口</w:t>
      </w:r>
    </w:p>
    <w:p w14:paraId="1D9E103A" w14:textId="77777777" w:rsidR="00A30456" w:rsidRPr="00CE1C05" w:rsidRDefault="00A30456" w:rsidP="00A30456">
      <w:r w:rsidRPr="00CE1C05">
        <w:t xml:space="preserve">    </w:t>
      </w:r>
      <w:proofErr w:type="spellStart"/>
      <w:r w:rsidRPr="00CE1C05">
        <w:t>WWDG_</w:t>
      </w:r>
      <w:proofErr w:type="gramStart"/>
      <w:r w:rsidRPr="00CE1C05">
        <w:t>EnableIT</w:t>
      </w:r>
      <w:proofErr w:type="spellEnd"/>
      <w:r w:rsidRPr="00CE1C05">
        <w:t>(</w:t>
      </w:r>
      <w:proofErr w:type="gramEnd"/>
      <w:r w:rsidRPr="00CE1C05">
        <w:t>);</w:t>
      </w:r>
    </w:p>
    <w:p w14:paraId="53E1390A" w14:textId="77777777" w:rsidR="00A30456" w:rsidRPr="00CE1C05" w:rsidRDefault="00A30456" w:rsidP="00A30456">
      <w:r w:rsidRPr="00CE1C05">
        <w:t xml:space="preserve">    </w:t>
      </w:r>
      <w:proofErr w:type="spellStart"/>
      <w:r w:rsidRPr="00CE1C05">
        <w:t>WWDG_Enable</w:t>
      </w:r>
      <w:proofErr w:type="spellEnd"/>
      <w:r w:rsidRPr="00CE1C05">
        <w:t>(0x7F);</w:t>
      </w:r>
    </w:p>
    <w:p w14:paraId="025628C7" w14:textId="77777777" w:rsidR="00A30456" w:rsidRPr="00CE1C05" w:rsidRDefault="00A30456" w:rsidP="00A30456">
      <w:r w:rsidRPr="00CE1C05">
        <w:t xml:space="preserve">    </w:t>
      </w:r>
    </w:p>
    <w:p w14:paraId="3E66FC3C" w14:textId="77777777" w:rsidR="00A30456" w:rsidRPr="00CE1C05" w:rsidRDefault="00A30456" w:rsidP="00A30456">
      <w:r w:rsidRPr="00CE1C05">
        <w:t xml:space="preserve">    // 不主动喂狗，等待中断触发</w:t>
      </w:r>
    </w:p>
    <w:p w14:paraId="0FE76E82" w14:textId="77777777" w:rsidR="00A30456" w:rsidRPr="00CE1C05" w:rsidRDefault="00A30456" w:rsidP="00A30456">
      <w:r w:rsidRPr="00CE1C05">
        <w:t xml:space="preserve">    while </w:t>
      </w:r>
      <w:proofErr w:type="gramStart"/>
      <w:r w:rsidRPr="00CE1C05">
        <w:t>(!</w:t>
      </w:r>
      <w:proofErr w:type="spellStart"/>
      <w:r w:rsidRPr="00CE1C05">
        <w:t>interrupt</w:t>
      </w:r>
      <w:proofErr w:type="gramEnd"/>
      <w:r w:rsidRPr="00CE1C05">
        <w:t>_</w:t>
      </w:r>
      <w:proofErr w:type="gramStart"/>
      <w:r w:rsidRPr="00CE1C05">
        <w:t>triggered</w:t>
      </w:r>
      <w:proofErr w:type="spellEnd"/>
      <w:r w:rsidRPr="00CE1C05">
        <w:t>) {</w:t>
      </w:r>
      <w:proofErr w:type="gramEnd"/>
    </w:p>
    <w:p w14:paraId="3C871A23" w14:textId="77777777" w:rsidR="00A30456" w:rsidRPr="00CE1C05" w:rsidRDefault="00A30456" w:rsidP="00A30456">
      <w:r w:rsidRPr="00CE1C05">
        <w:lastRenderedPageBreak/>
        <w:t xml:space="preserve">        // 等待中断</w:t>
      </w:r>
    </w:p>
    <w:p w14:paraId="2602914D" w14:textId="77777777" w:rsidR="00A30456" w:rsidRPr="00CE1C05" w:rsidRDefault="00A30456" w:rsidP="00A30456">
      <w:r w:rsidRPr="00CE1C05">
        <w:t xml:space="preserve">    }</w:t>
      </w:r>
    </w:p>
    <w:p w14:paraId="4B8CEF9E" w14:textId="77777777" w:rsidR="00A30456" w:rsidRPr="00CE1C05" w:rsidRDefault="00A30456" w:rsidP="00A30456">
      <w:r w:rsidRPr="00CE1C05">
        <w:t xml:space="preserve">    </w:t>
      </w:r>
    </w:p>
    <w:p w14:paraId="78D16686" w14:textId="77777777" w:rsidR="00A30456" w:rsidRPr="00CE1C05" w:rsidRDefault="00A30456" w:rsidP="00A30456">
      <w:r w:rsidRPr="00CE1C05">
        <w:t xml:space="preserve">    </w:t>
      </w:r>
      <w:proofErr w:type="spellStart"/>
      <w:proofErr w:type="gramStart"/>
      <w:r w:rsidRPr="00CE1C05">
        <w:t>printf</w:t>
      </w:r>
      <w:proofErr w:type="spellEnd"/>
      <w:r w:rsidRPr="00CE1C05">
        <w:t>(</w:t>
      </w:r>
      <w:proofErr w:type="gramEnd"/>
      <w:r w:rsidRPr="00CE1C05">
        <w:t>"WWDG interrupt test passed\n");</w:t>
      </w:r>
    </w:p>
    <w:p w14:paraId="145712A0" w14:textId="77777777" w:rsidR="00A30456" w:rsidRPr="00CE1C05" w:rsidRDefault="00A30456" w:rsidP="00A30456">
      <w:r w:rsidRPr="00CE1C05">
        <w:t>}</w:t>
      </w:r>
    </w:p>
    <w:p w14:paraId="6B7245FC" w14:textId="77777777" w:rsidR="00A30456" w:rsidRPr="00CE1C05" w:rsidRDefault="00A30456" w:rsidP="00A30456">
      <w:pPr>
        <w:pStyle w:val="4"/>
      </w:pPr>
      <w:r w:rsidRPr="00CE1C05">
        <w:t xml:space="preserve">2. </w:t>
      </w:r>
      <w:r w:rsidRPr="00CE1C05">
        <w:rPr>
          <w:rFonts w:ascii="Times New Roman" w:hAnsi="Times New Roman" w:cs="Times New Roman"/>
        </w:rPr>
        <w:t>​</w:t>
      </w:r>
      <w:r w:rsidRPr="00CE1C05">
        <w:t>生产环境中的使用</w:t>
      </w:r>
      <w:r w:rsidRPr="00CE1C05">
        <w:rPr>
          <w:rFonts w:ascii="Times New Roman" w:hAnsi="Times New Roman" w:cs="Times New Roman"/>
        </w:rPr>
        <w:t>​</w:t>
      </w:r>
    </w:p>
    <w:p w14:paraId="19F3C7CA" w14:textId="77777777" w:rsidR="00A30456" w:rsidRPr="00CE1C05" w:rsidRDefault="00A30456" w:rsidP="00A30456">
      <w:r w:rsidRPr="00CE1C05">
        <w:t>// 生产代码中使用中断进行安全监控</w:t>
      </w:r>
    </w:p>
    <w:p w14:paraId="384451F2" w14:textId="77777777" w:rsidR="00A30456" w:rsidRPr="00CE1C05" w:rsidRDefault="00A30456" w:rsidP="00A30456">
      <w:r w:rsidRPr="00CE1C05">
        <w:t>void Production_Code_With_Safety(void)</w:t>
      </w:r>
    </w:p>
    <w:p w14:paraId="30088848" w14:textId="77777777" w:rsidR="00A30456" w:rsidRPr="00CE1C05" w:rsidRDefault="00A30456" w:rsidP="00A30456">
      <w:r w:rsidRPr="00CE1C05">
        <w:t>{</w:t>
      </w:r>
    </w:p>
    <w:p w14:paraId="5261040D" w14:textId="77777777" w:rsidR="00A30456" w:rsidRPr="00CE1C05" w:rsidRDefault="00A30456" w:rsidP="00A30456">
      <w:r w:rsidRPr="00CE1C05">
        <w:t xml:space="preserve">    </w:t>
      </w:r>
      <w:proofErr w:type="spellStart"/>
      <w:r w:rsidRPr="00CE1C05">
        <w:t>WWDG_Init_</w:t>
      </w:r>
      <w:proofErr w:type="gramStart"/>
      <w:r w:rsidRPr="00CE1C05">
        <w:t>WithInterrupt</w:t>
      </w:r>
      <w:proofErr w:type="spellEnd"/>
      <w:r w:rsidRPr="00CE1C05">
        <w:t>(</w:t>
      </w:r>
      <w:proofErr w:type="gramEnd"/>
      <w:r w:rsidRPr="00CE1C05">
        <w:t>);</w:t>
      </w:r>
    </w:p>
    <w:p w14:paraId="6EE55504" w14:textId="77777777" w:rsidR="00A30456" w:rsidRPr="00CE1C05" w:rsidRDefault="00A30456" w:rsidP="00A30456">
      <w:r w:rsidRPr="00CE1C05">
        <w:t xml:space="preserve">    </w:t>
      </w:r>
    </w:p>
    <w:p w14:paraId="6EFB62AD" w14:textId="77777777" w:rsidR="00A30456" w:rsidRPr="00CE1C05" w:rsidRDefault="00A30456" w:rsidP="00A30456">
      <w:r w:rsidRPr="00CE1C05">
        <w:t xml:space="preserve">    while (</w:t>
      </w:r>
      <w:proofErr w:type="gramStart"/>
      <w:r w:rsidRPr="00CE1C05">
        <w:t>1) {</w:t>
      </w:r>
      <w:proofErr w:type="gramEnd"/>
    </w:p>
    <w:p w14:paraId="3D057A2A" w14:textId="77777777" w:rsidR="00A30456" w:rsidRPr="00CE1C05" w:rsidRDefault="00A30456" w:rsidP="00A30456">
      <w:r w:rsidRPr="00CE1C05">
        <w:t xml:space="preserve">        // 正常业务逻辑</w:t>
      </w:r>
    </w:p>
    <w:p w14:paraId="162C65B7" w14:textId="77777777" w:rsidR="00A30456" w:rsidRPr="00CE1C05" w:rsidRDefault="00A30456" w:rsidP="00A30456">
      <w:r w:rsidRPr="00CE1C05">
        <w:t xml:space="preserve">        </w:t>
      </w:r>
      <w:proofErr w:type="spellStart"/>
      <w:r w:rsidRPr="00CE1C05">
        <w:t>Run_Business_</w:t>
      </w:r>
      <w:proofErr w:type="gramStart"/>
      <w:r w:rsidRPr="00CE1C05">
        <w:t>Logic</w:t>
      </w:r>
      <w:proofErr w:type="spellEnd"/>
      <w:r w:rsidRPr="00CE1C05">
        <w:t>(</w:t>
      </w:r>
      <w:proofErr w:type="gramEnd"/>
      <w:r w:rsidRPr="00CE1C05">
        <w:t>);</w:t>
      </w:r>
    </w:p>
    <w:p w14:paraId="4046E9C2" w14:textId="77777777" w:rsidR="00A30456" w:rsidRPr="00CE1C05" w:rsidRDefault="00A30456" w:rsidP="00A30456">
      <w:r w:rsidRPr="00CE1C05">
        <w:t xml:space="preserve">        </w:t>
      </w:r>
    </w:p>
    <w:p w14:paraId="7B828DDE" w14:textId="77777777" w:rsidR="00A30456" w:rsidRPr="00CE1C05" w:rsidRDefault="00A30456" w:rsidP="00A30456">
      <w:r w:rsidRPr="00CE1C05">
        <w:t xml:space="preserve">        // 正常喂狗</w:t>
      </w:r>
    </w:p>
    <w:p w14:paraId="5A89680C" w14:textId="77777777" w:rsidR="00A30456" w:rsidRPr="00CE1C05" w:rsidRDefault="00A30456" w:rsidP="00A30456">
      <w:r w:rsidRPr="00CE1C05">
        <w:t xml:space="preserve">        if (</w:t>
      </w:r>
      <w:proofErr w:type="spellStart"/>
      <w:r w:rsidRPr="00CE1C05">
        <w:t>Should_Feed_</w:t>
      </w:r>
      <w:proofErr w:type="gramStart"/>
      <w:r w:rsidRPr="00CE1C05">
        <w:t>Watchdog</w:t>
      </w:r>
      <w:proofErr w:type="spellEnd"/>
      <w:r w:rsidRPr="00CE1C05">
        <w:t>()) {</w:t>
      </w:r>
      <w:proofErr w:type="gramEnd"/>
    </w:p>
    <w:p w14:paraId="64696B80" w14:textId="77777777" w:rsidR="00A30456" w:rsidRPr="00CE1C05" w:rsidRDefault="00A30456" w:rsidP="00A30456">
      <w:r w:rsidRPr="00CE1C05">
        <w:t xml:space="preserve">            </w:t>
      </w:r>
      <w:proofErr w:type="spellStart"/>
      <w:r w:rsidRPr="00CE1C05">
        <w:t>WWDG_SetCounter</w:t>
      </w:r>
      <w:proofErr w:type="spellEnd"/>
      <w:r w:rsidRPr="00CE1C05">
        <w:t>(0x7F);</w:t>
      </w:r>
    </w:p>
    <w:p w14:paraId="3B4DF0DB" w14:textId="77777777" w:rsidR="00A30456" w:rsidRPr="00CE1C05" w:rsidRDefault="00A30456" w:rsidP="00A30456">
      <w:r w:rsidRPr="00CE1C05">
        <w:t xml:space="preserve">        }</w:t>
      </w:r>
    </w:p>
    <w:p w14:paraId="381DD5DB" w14:textId="77777777" w:rsidR="00A30456" w:rsidRPr="00CE1C05" w:rsidRDefault="00A30456" w:rsidP="00A30456">
      <w:r w:rsidRPr="00CE1C05">
        <w:t xml:space="preserve">        </w:t>
      </w:r>
    </w:p>
    <w:p w14:paraId="6BA1F34B" w14:textId="77777777" w:rsidR="00A30456" w:rsidRPr="00CE1C05" w:rsidRDefault="00A30456" w:rsidP="00A30456">
      <w:r w:rsidRPr="00CE1C05">
        <w:t xml:space="preserve">        // 如果中断触发，会有紧急处理</w:t>
      </w:r>
    </w:p>
    <w:p w14:paraId="3EFF820D" w14:textId="77777777" w:rsidR="00A30456" w:rsidRPr="00CE1C05" w:rsidRDefault="00A30456" w:rsidP="00A30456">
      <w:r w:rsidRPr="00CE1C05">
        <w:t xml:space="preserve">    }</w:t>
      </w:r>
    </w:p>
    <w:p w14:paraId="6B2D05A9" w14:textId="77777777" w:rsidR="00A30456" w:rsidRPr="00CE1C05" w:rsidRDefault="00A30456" w:rsidP="00A30456">
      <w:r w:rsidRPr="00CE1C05">
        <w:t>}</w:t>
      </w:r>
    </w:p>
    <w:p w14:paraId="393F1589" w14:textId="77777777" w:rsidR="00A30456" w:rsidRPr="00CE1C05" w:rsidRDefault="00A30456" w:rsidP="00A30456"/>
    <w:p w14:paraId="442A0D66" w14:textId="77777777" w:rsidR="00A30456" w:rsidRPr="00CE1C05" w:rsidRDefault="00A30456" w:rsidP="00A30456">
      <w:r w:rsidRPr="00CE1C05">
        <w:t>// 中断处理程序</w:t>
      </w:r>
    </w:p>
    <w:p w14:paraId="1C50D9B9" w14:textId="77777777" w:rsidR="00A30456" w:rsidRPr="00CE1C05" w:rsidRDefault="00A30456" w:rsidP="00A30456">
      <w:r w:rsidRPr="00CE1C05">
        <w:t xml:space="preserve">void </w:t>
      </w:r>
      <w:proofErr w:type="spellStart"/>
      <w:r w:rsidRPr="00CE1C05">
        <w:t>WWDG_IRQHandler</w:t>
      </w:r>
      <w:proofErr w:type="spellEnd"/>
      <w:r w:rsidRPr="00CE1C05">
        <w:t>(void)</w:t>
      </w:r>
    </w:p>
    <w:p w14:paraId="64BD559D" w14:textId="77777777" w:rsidR="00A30456" w:rsidRPr="00CE1C05" w:rsidRDefault="00A30456" w:rsidP="00A30456">
      <w:r w:rsidRPr="00CE1C05">
        <w:lastRenderedPageBreak/>
        <w:t>{</w:t>
      </w:r>
    </w:p>
    <w:p w14:paraId="4E8A45D8" w14:textId="77777777" w:rsidR="00A30456" w:rsidRPr="00CE1C05" w:rsidRDefault="00A30456" w:rsidP="00A30456">
      <w:r w:rsidRPr="00CE1C05">
        <w:t xml:space="preserve">    if (</w:t>
      </w:r>
      <w:proofErr w:type="spellStart"/>
      <w:r w:rsidRPr="00CE1C05">
        <w:t>WWDG_</w:t>
      </w:r>
      <w:proofErr w:type="gramStart"/>
      <w:r w:rsidRPr="00CE1C05">
        <w:t>GetFlagStatus</w:t>
      </w:r>
      <w:proofErr w:type="spellEnd"/>
      <w:r w:rsidRPr="00CE1C05">
        <w:t>() !</w:t>
      </w:r>
      <w:proofErr w:type="gramEnd"/>
      <w:r w:rsidRPr="00CE1C05">
        <w:t>= RESET) {</w:t>
      </w:r>
    </w:p>
    <w:p w14:paraId="29A65932" w14:textId="77777777" w:rsidR="00A30456" w:rsidRPr="00CE1C05" w:rsidRDefault="00A30456" w:rsidP="00A30456">
      <w:r w:rsidRPr="00CE1C05">
        <w:t xml:space="preserve">        </w:t>
      </w:r>
      <w:proofErr w:type="spellStart"/>
      <w:r w:rsidRPr="00CE1C05">
        <w:t>WWDG_</w:t>
      </w:r>
      <w:proofErr w:type="gramStart"/>
      <w:r w:rsidRPr="00CE1C05">
        <w:t>ClearFlag</w:t>
      </w:r>
      <w:proofErr w:type="spellEnd"/>
      <w:r w:rsidRPr="00CE1C05">
        <w:t>(</w:t>
      </w:r>
      <w:proofErr w:type="gramEnd"/>
      <w:r w:rsidRPr="00CE1C05">
        <w:t>);</w:t>
      </w:r>
    </w:p>
    <w:p w14:paraId="6DB891F4" w14:textId="77777777" w:rsidR="00A30456" w:rsidRPr="00CE1C05" w:rsidRDefault="00A30456" w:rsidP="00A30456">
      <w:r w:rsidRPr="00CE1C05">
        <w:t xml:space="preserve">        </w:t>
      </w:r>
    </w:p>
    <w:p w14:paraId="5CC41FB8" w14:textId="77777777" w:rsidR="00A30456" w:rsidRPr="00CE1C05" w:rsidRDefault="00A30456" w:rsidP="00A30456">
      <w:r w:rsidRPr="00CE1C05">
        <w:t xml:space="preserve">        // 生产环境中的紧急处理</w:t>
      </w:r>
    </w:p>
    <w:p w14:paraId="6B01CD34" w14:textId="77777777" w:rsidR="00A30456" w:rsidRPr="00CE1C05" w:rsidRDefault="00A30456" w:rsidP="00A30456">
      <w:r w:rsidRPr="00CE1C05">
        <w:t xml:space="preserve">        </w:t>
      </w:r>
      <w:proofErr w:type="spellStart"/>
      <w:r w:rsidRPr="00CE1C05">
        <w:t>Save_Production_</w:t>
      </w:r>
      <w:proofErr w:type="gramStart"/>
      <w:r w:rsidRPr="00CE1C05">
        <w:t>Data</w:t>
      </w:r>
      <w:proofErr w:type="spellEnd"/>
      <w:r w:rsidRPr="00CE1C05">
        <w:t>(</w:t>
      </w:r>
      <w:proofErr w:type="gramEnd"/>
      <w:r w:rsidRPr="00CE1C05">
        <w:t>);</w:t>
      </w:r>
    </w:p>
    <w:p w14:paraId="3F2A2B4B" w14:textId="77777777" w:rsidR="00A30456" w:rsidRPr="00CE1C05" w:rsidRDefault="00A30456" w:rsidP="00A30456">
      <w:r w:rsidRPr="00CE1C05">
        <w:t xml:space="preserve">        Log_Error_To_</w:t>
      </w:r>
      <w:proofErr w:type="gramStart"/>
      <w:r w:rsidRPr="00CE1C05">
        <w:t>Flash(</w:t>
      </w:r>
      <w:proofErr w:type="gramEnd"/>
      <w:r w:rsidRPr="00CE1C05">
        <w:t>);</w:t>
      </w:r>
    </w:p>
    <w:p w14:paraId="4FCBA932" w14:textId="77777777" w:rsidR="00A30456" w:rsidRPr="00CE1C05" w:rsidRDefault="00A30456" w:rsidP="00A30456">
      <w:r w:rsidRPr="00CE1C05">
        <w:t xml:space="preserve">        </w:t>
      </w:r>
      <w:proofErr w:type="spellStart"/>
      <w:r w:rsidRPr="00CE1C05">
        <w:t>Notify_</w:t>
      </w:r>
      <w:proofErr w:type="gramStart"/>
      <w:r w:rsidRPr="00CE1C05">
        <w:t>Maintenance</w:t>
      </w:r>
      <w:proofErr w:type="spellEnd"/>
      <w:r w:rsidRPr="00CE1C05">
        <w:t>(</w:t>
      </w:r>
      <w:proofErr w:type="gramEnd"/>
      <w:r w:rsidRPr="00CE1C05">
        <w:t>);</w:t>
      </w:r>
    </w:p>
    <w:p w14:paraId="5326D1E8" w14:textId="77777777" w:rsidR="00A30456" w:rsidRPr="00CE1C05" w:rsidRDefault="00A30456" w:rsidP="00A30456">
      <w:r w:rsidRPr="00CE1C05">
        <w:t xml:space="preserve">        </w:t>
      </w:r>
    </w:p>
    <w:p w14:paraId="134F9CF5" w14:textId="77777777" w:rsidR="00A30456" w:rsidRPr="00CE1C05" w:rsidRDefault="00A30456" w:rsidP="00A30456">
      <w:r w:rsidRPr="00CE1C05">
        <w:t xml:space="preserve">        // 尝试恢复</w:t>
      </w:r>
    </w:p>
    <w:p w14:paraId="70451727" w14:textId="77777777" w:rsidR="00A30456" w:rsidRPr="00CE1C05" w:rsidRDefault="00A30456" w:rsidP="00A30456">
      <w:r w:rsidRPr="00CE1C05">
        <w:t xml:space="preserve">        </w:t>
      </w:r>
      <w:proofErr w:type="spellStart"/>
      <w:r w:rsidRPr="00CE1C05">
        <w:t>WWDG_SetCounter</w:t>
      </w:r>
      <w:proofErr w:type="spellEnd"/>
      <w:r w:rsidRPr="00CE1C05">
        <w:t>(0x7F);</w:t>
      </w:r>
    </w:p>
    <w:p w14:paraId="25961D32" w14:textId="77777777" w:rsidR="00A30456" w:rsidRPr="00CE1C05" w:rsidRDefault="00A30456" w:rsidP="00A30456">
      <w:r w:rsidRPr="00CE1C05">
        <w:t xml:space="preserve">    }</w:t>
      </w:r>
    </w:p>
    <w:p w14:paraId="0AEABB8B" w14:textId="77777777" w:rsidR="00A30456" w:rsidRPr="00CE1C05" w:rsidRDefault="00A30456" w:rsidP="00A30456">
      <w:r w:rsidRPr="00CE1C05">
        <w:t>}</w:t>
      </w:r>
    </w:p>
    <w:p w14:paraId="6A2975B2" w14:textId="77777777" w:rsidR="00A30456" w:rsidRPr="00CE1C05" w:rsidRDefault="00A30456" w:rsidP="00A30456">
      <w:r w:rsidRPr="00CE1C05">
        <w:t>这个函数为窗口看门狗提供了一个重要的安全机制，允许在系统复位前进行紧急处理和数据保存，大大提高了系统的可靠性和数据安全性。</w:t>
      </w:r>
    </w:p>
    <w:p w14:paraId="53952254" w14:textId="77777777" w:rsidR="00A30456" w:rsidRPr="00CE1C05" w:rsidRDefault="00A30456" w:rsidP="00A30456"/>
    <w:p w14:paraId="1B52C33D" w14:textId="77777777" w:rsidR="00A30456" w:rsidRDefault="00A30456" w:rsidP="00A30456">
      <w:pPr>
        <w:pStyle w:val="2"/>
      </w:pPr>
      <w:proofErr w:type="spellStart"/>
      <w:r w:rsidRPr="00CE1C05">
        <w:t>WWDG_SetCounter</w:t>
      </w:r>
      <w:proofErr w:type="spellEnd"/>
      <w:r>
        <w:rPr>
          <w:rFonts w:hint="eastAsia"/>
        </w:rPr>
        <w:t>()</w:t>
      </w:r>
      <w:r>
        <w:br/>
      </w:r>
      <w:r w:rsidRPr="004E5098">
        <w:rPr>
          <w:b/>
          <w:bCs/>
        </w:rPr>
        <w:t>设置窗口看门狗（WWDG）的计数器值</w:t>
      </w:r>
      <w:r>
        <w:rPr>
          <w:rFonts w:hint="eastAsia"/>
          <w:b/>
          <w:bCs/>
        </w:rPr>
        <w:t>(</w:t>
      </w:r>
      <w:r w:rsidRPr="004E5098">
        <w:rPr>
          <w:b/>
          <w:bCs/>
        </w:rPr>
        <w:t>喂狗</w:t>
      </w:r>
      <w:r>
        <w:rPr>
          <w:rFonts w:hint="eastAsia"/>
        </w:rPr>
        <w:t>)</w:t>
      </w:r>
    </w:p>
    <w:p w14:paraId="5118C304" w14:textId="77777777" w:rsidR="00A30456" w:rsidRPr="004E5098" w:rsidRDefault="00A30456" w:rsidP="00A30456">
      <w:r w:rsidRPr="004E5098">
        <w:t xml:space="preserve">这个函数 </w:t>
      </w:r>
      <w:proofErr w:type="spellStart"/>
      <w:r w:rsidRPr="004E5098">
        <w:t>WWDG_SetCounter</w:t>
      </w:r>
      <w:proofErr w:type="spellEnd"/>
      <w:r w:rsidRPr="004E5098">
        <w:t>(uint8_t Counter)用于</w:t>
      </w:r>
      <w:r w:rsidRPr="004E5098">
        <w:rPr>
          <w:b/>
          <w:bCs/>
        </w:rPr>
        <w:t>设置窗口看门狗（WWDG）的计数器值</w:t>
      </w:r>
      <w:r w:rsidRPr="004E5098">
        <w:t>，也就是俗称的"喂狗"。让我为您详细解释：</w:t>
      </w:r>
    </w:p>
    <w:p w14:paraId="3DFE51B6" w14:textId="77777777" w:rsidR="00A30456" w:rsidRPr="004E5098" w:rsidRDefault="00A30456" w:rsidP="00A30456">
      <w:pPr>
        <w:pStyle w:val="3"/>
      </w:pPr>
      <w:r w:rsidRPr="004E5098">
        <w:t>函数功能</w:t>
      </w:r>
    </w:p>
    <w:p w14:paraId="6091841D" w14:textId="77777777" w:rsidR="00A30456" w:rsidRPr="004E5098" w:rsidRDefault="00A30456" w:rsidP="00A30456">
      <w:r w:rsidRPr="004E5098">
        <w:rPr>
          <w:rFonts w:ascii="Times New Roman" w:hAnsi="Times New Roman" w:cs="Times New Roman"/>
        </w:rPr>
        <w:t>​</w:t>
      </w:r>
      <w:r w:rsidRPr="004E5098">
        <w:rPr>
          <w:b/>
          <w:bCs/>
        </w:rPr>
        <w:t>重载 WWDG 计数器值</w:t>
      </w:r>
      <w:r w:rsidRPr="004E5098">
        <w:t>，防止看门狗超时复位系统。</w:t>
      </w:r>
    </w:p>
    <w:p w14:paraId="498633F0" w14:textId="77777777" w:rsidR="00A30456" w:rsidRPr="004E5098" w:rsidRDefault="00A30456" w:rsidP="00A30456">
      <w:pPr>
        <w:pStyle w:val="3"/>
      </w:pPr>
      <w:r w:rsidRPr="004E5098">
        <w:t>函数原型</w:t>
      </w:r>
    </w:p>
    <w:p w14:paraId="3C834B24" w14:textId="77777777" w:rsidR="00A30456" w:rsidRPr="004E5098" w:rsidRDefault="00A30456" w:rsidP="00A30456">
      <w:r w:rsidRPr="004E5098">
        <w:t xml:space="preserve">void </w:t>
      </w:r>
      <w:proofErr w:type="spellStart"/>
      <w:r w:rsidRPr="004E5098">
        <w:t>WWDG_</w:t>
      </w:r>
      <w:proofErr w:type="gramStart"/>
      <w:r w:rsidRPr="004E5098">
        <w:t>SetCounter</w:t>
      </w:r>
      <w:proofErr w:type="spellEnd"/>
      <w:r w:rsidRPr="004E5098">
        <w:t>(</w:t>
      </w:r>
      <w:proofErr w:type="gramEnd"/>
      <w:r w:rsidRPr="004E5098">
        <w:t>uint8_t Counter);</w:t>
      </w:r>
    </w:p>
    <w:p w14:paraId="13E66C76" w14:textId="77777777" w:rsidR="00A30456" w:rsidRPr="004E5098" w:rsidRDefault="00A30456" w:rsidP="00A30456">
      <w:pPr>
        <w:pStyle w:val="3"/>
      </w:pPr>
      <w:r w:rsidRPr="004E5098">
        <w:t>参数说明</w:t>
      </w:r>
    </w:p>
    <w:p w14:paraId="09DBB02E" w14:textId="77777777" w:rsidR="00A30456" w:rsidRPr="004E5098" w:rsidRDefault="00A30456">
      <w:pPr>
        <w:numPr>
          <w:ilvl w:val="0"/>
          <w:numId w:val="353"/>
        </w:numPr>
      </w:pPr>
      <w:r w:rsidRPr="004E5098">
        <w:t xml:space="preserve">Counter：计数器值，范围是 </w:t>
      </w:r>
      <w:r w:rsidRPr="004E5098">
        <w:rPr>
          <w:rFonts w:ascii="Times New Roman" w:hAnsi="Times New Roman" w:cs="Times New Roman"/>
        </w:rPr>
        <w:t>​</w:t>
      </w:r>
      <w:r w:rsidRPr="004E5098">
        <w:rPr>
          <w:b/>
          <w:bCs/>
        </w:rPr>
        <w:t>0x40 到 0x7F</w:t>
      </w:r>
      <w:r w:rsidRPr="004E5098">
        <w:rPr>
          <w:rFonts w:ascii="Times New Roman" w:hAnsi="Times New Roman" w:cs="Times New Roman"/>
        </w:rPr>
        <w:t>​</w:t>
      </w:r>
      <w:r w:rsidRPr="004E5098">
        <w:t>（64 到 127）</w:t>
      </w:r>
    </w:p>
    <w:p w14:paraId="4C0288DC" w14:textId="77777777" w:rsidR="00A30456" w:rsidRPr="004E5098" w:rsidRDefault="00A30456">
      <w:pPr>
        <w:numPr>
          <w:ilvl w:val="1"/>
          <w:numId w:val="353"/>
        </w:numPr>
      </w:pPr>
      <w:r w:rsidRPr="004E5098">
        <w:lastRenderedPageBreak/>
        <w:t>这个值会被加载到计数器寄存器</w:t>
      </w:r>
    </w:p>
    <w:p w14:paraId="184949F3" w14:textId="77777777" w:rsidR="00A30456" w:rsidRPr="004E5098" w:rsidRDefault="00A30456">
      <w:pPr>
        <w:numPr>
          <w:ilvl w:val="1"/>
          <w:numId w:val="353"/>
        </w:numPr>
      </w:pPr>
      <w:r w:rsidRPr="004E5098">
        <w:t>计数器从该值开始递减</w:t>
      </w:r>
    </w:p>
    <w:p w14:paraId="4EA6A394" w14:textId="77777777" w:rsidR="00A30456" w:rsidRPr="004E5098" w:rsidRDefault="00A30456" w:rsidP="00A30456">
      <w:pPr>
        <w:pStyle w:val="3"/>
      </w:pPr>
      <w:r w:rsidRPr="004E5098">
        <w:t>工作原理</w:t>
      </w:r>
    </w:p>
    <w:p w14:paraId="69DE365C" w14:textId="77777777" w:rsidR="00A30456" w:rsidRPr="004E5098" w:rsidRDefault="00A30456" w:rsidP="00A30456">
      <w:r w:rsidRPr="004E5098">
        <w:t>这个函数向 WWDG 计数器寄存器（WWDG_CR）写入新的计数值：</w:t>
      </w:r>
    </w:p>
    <w:p w14:paraId="0CD86036" w14:textId="77777777" w:rsidR="00A30456" w:rsidRPr="004E5098" w:rsidRDefault="00A30456" w:rsidP="00A30456">
      <w:r w:rsidRPr="004E5098">
        <w:t xml:space="preserve">void </w:t>
      </w:r>
      <w:proofErr w:type="spellStart"/>
      <w:r w:rsidRPr="004E5098">
        <w:t>WWDG_</w:t>
      </w:r>
      <w:proofErr w:type="gramStart"/>
      <w:r w:rsidRPr="004E5098">
        <w:t>SetCounter</w:t>
      </w:r>
      <w:proofErr w:type="spellEnd"/>
      <w:r w:rsidRPr="004E5098">
        <w:t>(</w:t>
      </w:r>
      <w:proofErr w:type="gramEnd"/>
      <w:r w:rsidRPr="004E5098">
        <w:t>uint8_t Counter)</w:t>
      </w:r>
    </w:p>
    <w:p w14:paraId="63EFA399" w14:textId="77777777" w:rsidR="00A30456" w:rsidRPr="004E5098" w:rsidRDefault="00A30456" w:rsidP="00A30456">
      <w:r w:rsidRPr="004E5098">
        <w:t>{</w:t>
      </w:r>
    </w:p>
    <w:p w14:paraId="7B641652" w14:textId="77777777" w:rsidR="00A30456" w:rsidRPr="004E5098" w:rsidRDefault="00A30456" w:rsidP="00A30456">
      <w:r w:rsidRPr="004E5098">
        <w:t xml:space="preserve">    // 确保写入的值在有效范围内（高位必须为1）</w:t>
      </w:r>
    </w:p>
    <w:p w14:paraId="49B93DA7" w14:textId="77777777" w:rsidR="00A30456" w:rsidRPr="004E5098" w:rsidRDefault="00A30456" w:rsidP="00A30456">
      <w:r w:rsidRPr="004E5098">
        <w:t xml:space="preserve">    WWDG-&gt;CR = (Counter &amp; 0x7F) | WWDG_CR_T6;</w:t>
      </w:r>
    </w:p>
    <w:p w14:paraId="627EFEDE" w14:textId="77777777" w:rsidR="00A30456" w:rsidRPr="004E5098" w:rsidRDefault="00A30456" w:rsidP="00A30456">
      <w:r w:rsidRPr="004E5098">
        <w:t>}</w:t>
      </w:r>
    </w:p>
    <w:p w14:paraId="3D046443" w14:textId="77777777" w:rsidR="00A30456" w:rsidRPr="004E5098" w:rsidRDefault="00A30456" w:rsidP="00A30456">
      <w:r w:rsidRPr="004E5098">
        <w:t>其中 WWDG_CR_T6是第6位，确保写入的值最高位为1。</w:t>
      </w:r>
    </w:p>
    <w:p w14:paraId="6C874178" w14:textId="77777777" w:rsidR="00A30456" w:rsidRPr="004E5098" w:rsidRDefault="00A30456" w:rsidP="00A30456">
      <w:pPr>
        <w:pStyle w:val="3"/>
      </w:pPr>
      <w:r w:rsidRPr="004E5098">
        <w:t>窗口看门狗计数机制</w:t>
      </w:r>
    </w:p>
    <w:p w14:paraId="1BE77E59" w14:textId="77777777" w:rsidR="00A30456" w:rsidRPr="004E5098" w:rsidRDefault="00A30456">
      <w:pPr>
        <w:numPr>
          <w:ilvl w:val="0"/>
          <w:numId w:val="354"/>
        </w:numPr>
      </w:pPr>
      <w:r w:rsidRPr="004E5098">
        <w:rPr>
          <w:rFonts w:ascii="Times New Roman" w:hAnsi="Times New Roman" w:cs="Times New Roman"/>
        </w:rPr>
        <w:t>​</w:t>
      </w:r>
      <w:r w:rsidRPr="004E5098">
        <w:rPr>
          <w:b/>
          <w:bCs/>
        </w:rPr>
        <w:t>计数器范围</w:t>
      </w:r>
      <w:r w:rsidRPr="004E5098">
        <w:rPr>
          <w:rFonts w:ascii="Times New Roman" w:hAnsi="Times New Roman" w:cs="Times New Roman"/>
        </w:rPr>
        <w:t>​</w:t>
      </w:r>
      <w:r w:rsidRPr="004E5098">
        <w:t>：0x7F → 0x40 → 0x3F</w:t>
      </w:r>
    </w:p>
    <w:p w14:paraId="1AE6E996" w14:textId="77777777" w:rsidR="00A30456" w:rsidRPr="004E5098" w:rsidRDefault="00A30456">
      <w:pPr>
        <w:numPr>
          <w:ilvl w:val="0"/>
          <w:numId w:val="354"/>
        </w:numPr>
      </w:pPr>
      <w:r w:rsidRPr="004E5098">
        <w:rPr>
          <w:rFonts w:ascii="Times New Roman" w:hAnsi="Times New Roman" w:cs="Times New Roman"/>
        </w:rPr>
        <w:t>​</w:t>
      </w:r>
      <w:r w:rsidRPr="004E5098">
        <w:rPr>
          <w:b/>
          <w:bCs/>
        </w:rPr>
        <w:t>喂狗时机</w:t>
      </w:r>
      <w:r w:rsidRPr="004E5098">
        <w:rPr>
          <w:rFonts w:ascii="Times New Roman" w:hAnsi="Times New Roman" w:cs="Times New Roman"/>
        </w:rPr>
        <w:t>​</w:t>
      </w:r>
      <w:r w:rsidRPr="004E5098">
        <w:t>：只能在计数器值 &lt; 窗口值 且 &gt; 0x3F 时喂狗</w:t>
      </w:r>
    </w:p>
    <w:p w14:paraId="279BDD63" w14:textId="77777777" w:rsidR="00A30456" w:rsidRPr="004E5098" w:rsidRDefault="00A30456">
      <w:pPr>
        <w:numPr>
          <w:ilvl w:val="0"/>
          <w:numId w:val="354"/>
        </w:numPr>
      </w:pPr>
      <w:r w:rsidRPr="004E5098">
        <w:rPr>
          <w:rFonts w:ascii="Times New Roman" w:hAnsi="Times New Roman" w:cs="Times New Roman"/>
        </w:rPr>
        <w:t>​</w:t>
      </w:r>
      <w:r w:rsidRPr="004E5098">
        <w:rPr>
          <w:b/>
          <w:bCs/>
        </w:rPr>
        <w:t>复位条件</w:t>
      </w:r>
      <w:r w:rsidRPr="004E5098">
        <w:rPr>
          <w:rFonts w:ascii="Times New Roman" w:hAnsi="Times New Roman" w:cs="Times New Roman"/>
        </w:rPr>
        <w:t>​</w:t>
      </w:r>
      <w:r w:rsidRPr="004E5098">
        <w:t>：计数器值 ≤ 0x3F 时系统复位</w:t>
      </w:r>
    </w:p>
    <w:p w14:paraId="2188D3CB" w14:textId="77777777" w:rsidR="00A30456" w:rsidRPr="004E5098" w:rsidRDefault="00A30456" w:rsidP="00A30456">
      <w:pPr>
        <w:pStyle w:val="3"/>
      </w:pPr>
      <w:r w:rsidRPr="004E5098">
        <w:t>完整示例代码</w:t>
      </w:r>
    </w:p>
    <w:p w14:paraId="1931C866" w14:textId="77777777" w:rsidR="00A30456" w:rsidRPr="004E5098" w:rsidRDefault="00A30456" w:rsidP="00A30456">
      <w:proofErr w:type="gramStart"/>
      <w:r w:rsidRPr="004E5098">
        <w:t>#include</w:t>
      </w:r>
      <w:proofErr w:type="gramEnd"/>
      <w:r w:rsidRPr="004E5098">
        <w:t xml:space="preserve"> "stm32f10x.h"</w:t>
      </w:r>
    </w:p>
    <w:p w14:paraId="25E1A6A1" w14:textId="77777777" w:rsidR="00A30456" w:rsidRPr="004E5098" w:rsidRDefault="00A30456" w:rsidP="00A30456">
      <w:r w:rsidRPr="004E5098">
        <w:t>#include "stm32f10x_wwdg</w:t>
      </w:r>
      <w:proofErr w:type="gramStart"/>
      <w:r w:rsidRPr="004E5098">
        <w:t>.h</w:t>
      </w:r>
      <w:proofErr w:type="gramEnd"/>
      <w:r w:rsidRPr="004E5098">
        <w:t>"</w:t>
      </w:r>
    </w:p>
    <w:p w14:paraId="5CC24375" w14:textId="77777777" w:rsidR="00A30456" w:rsidRPr="004E5098" w:rsidRDefault="00A30456" w:rsidP="00A30456"/>
    <w:p w14:paraId="23A2B898" w14:textId="77777777" w:rsidR="00A30456" w:rsidRPr="004E5098" w:rsidRDefault="00A30456" w:rsidP="00A30456">
      <w:r w:rsidRPr="004E5098">
        <w:t>// 安全的喂狗函数</w:t>
      </w:r>
    </w:p>
    <w:p w14:paraId="349077EF" w14:textId="77777777" w:rsidR="00A30456" w:rsidRPr="004E5098" w:rsidRDefault="00A30456" w:rsidP="00A30456">
      <w:r w:rsidRPr="004E5098">
        <w:t xml:space="preserve">void </w:t>
      </w:r>
      <w:proofErr w:type="spellStart"/>
      <w:r w:rsidRPr="004E5098">
        <w:t>Safe_Feed_</w:t>
      </w:r>
      <w:proofErr w:type="gramStart"/>
      <w:r w:rsidRPr="004E5098">
        <w:t>WWDG</w:t>
      </w:r>
      <w:proofErr w:type="spellEnd"/>
      <w:r w:rsidRPr="004E5098">
        <w:t>(</w:t>
      </w:r>
      <w:proofErr w:type="gramEnd"/>
      <w:r w:rsidRPr="004E5098">
        <w:t>void)</w:t>
      </w:r>
    </w:p>
    <w:p w14:paraId="2555E810" w14:textId="77777777" w:rsidR="00A30456" w:rsidRPr="004E5098" w:rsidRDefault="00A30456" w:rsidP="00A30456">
      <w:r w:rsidRPr="004E5098">
        <w:t>{</w:t>
      </w:r>
    </w:p>
    <w:p w14:paraId="6BB4784A" w14:textId="77777777" w:rsidR="00A30456" w:rsidRPr="004E5098" w:rsidRDefault="00A30456" w:rsidP="00A30456">
      <w:r w:rsidRPr="004E5098">
        <w:t xml:space="preserve">    uint32_t </w:t>
      </w:r>
      <w:proofErr w:type="spellStart"/>
      <w:r w:rsidRPr="004E5098">
        <w:t>current_counter</w:t>
      </w:r>
      <w:proofErr w:type="spellEnd"/>
      <w:r w:rsidRPr="004E5098">
        <w:t xml:space="preserve"> = </w:t>
      </w:r>
      <w:proofErr w:type="spellStart"/>
      <w:r w:rsidRPr="004E5098">
        <w:t>WWDG_</w:t>
      </w:r>
      <w:proofErr w:type="gramStart"/>
      <w:r w:rsidRPr="004E5098">
        <w:t>GetCounter</w:t>
      </w:r>
      <w:proofErr w:type="spellEnd"/>
      <w:r w:rsidRPr="004E5098">
        <w:t>(</w:t>
      </w:r>
      <w:proofErr w:type="gramEnd"/>
      <w:r w:rsidRPr="004E5098">
        <w:t>);</w:t>
      </w:r>
    </w:p>
    <w:p w14:paraId="05779DDB" w14:textId="77777777" w:rsidR="00A30456" w:rsidRPr="004E5098" w:rsidRDefault="00A30456" w:rsidP="00A30456">
      <w:r w:rsidRPr="004E5098">
        <w:t xml:space="preserve">    uint32_t </w:t>
      </w:r>
      <w:proofErr w:type="spellStart"/>
      <w:r w:rsidRPr="004E5098">
        <w:t>window_value</w:t>
      </w:r>
      <w:proofErr w:type="spellEnd"/>
      <w:r w:rsidRPr="004E5098">
        <w:t xml:space="preserve"> = WWDG-&gt;CFR &amp; WWDG_CFR_W;</w:t>
      </w:r>
    </w:p>
    <w:p w14:paraId="58EF8E7C" w14:textId="77777777" w:rsidR="00A30456" w:rsidRPr="004E5098" w:rsidRDefault="00A30456" w:rsidP="00A30456">
      <w:r w:rsidRPr="004E5098">
        <w:t xml:space="preserve">    </w:t>
      </w:r>
    </w:p>
    <w:p w14:paraId="793A002A" w14:textId="77777777" w:rsidR="00A30456" w:rsidRPr="004E5098" w:rsidRDefault="00A30456" w:rsidP="00A30456">
      <w:r w:rsidRPr="004E5098">
        <w:t xml:space="preserve">    // 检查是否在允许喂狗的窗口期内</w:t>
      </w:r>
    </w:p>
    <w:p w14:paraId="41253249" w14:textId="77777777" w:rsidR="00A30456" w:rsidRPr="004E5098" w:rsidRDefault="00A30456" w:rsidP="00A30456">
      <w:r w:rsidRPr="004E5098">
        <w:t xml:space="preserve">    if ((</w:t>
      </w:r>
      <w:proofErr w:type="spellStart"/>
      <w:r w:rsidRPr="004E5098">
        <w:t>current_counter</w:t>
      </w:r>
      <w:proofErr w:type="spellEnd"/>
      <w:r w:rsidRPr="004E5098">
        <w:t xml:space="preserve"> &gt; 0x3F) &amp;&amp; (</w:t>
      </w:r>
      <w:proofErr w:type="spellStart"/>
      <w:r w:rsidRPr="004E5098">
        <w:t>current_counter</w:t>
      </w:r>
      <w:proofErr w:type="spellEnd"/>
      <w:r w:rsidRPr="004E5098">
        <w:t xml:space="preserve"> &lt; </w:t>
      </w:r>
      <w:proofErr w:type="spellStart"/>
      <w:r w:rsidRPr="004E5098">
        <w:t>window_value</w:t>
      </w:r>
      <w:proofErr w:type="spellEnd"/>
      <w:r w:rsidRPr="004E5098">
        <w:t>)) {</w:t>
      </w:r>
    </w:p>
    <w:p w14:paraId="4B06EB11" w14:textId="77777777" w:rsidR="00A30456" w:rsidRPr="004E5098" w:rsidRDefault="00A30456" w:rsidP="00A30456">
      <w:r w:rsidRPr="004E5098">
        <w:lastRenderedPageBreak/>
        <w:t xml:space="preserve">        // 在窗口期内，可以安全喂狗</w:t>
      </w:r>
    </w:p>
    <w:p w14:paraId="6374CF21" w14:textId="77777777" w:rsidR="00A30456" w:rsidRPr="004E5098" w:rsidRDefault="00A30456" w:rsidP="00A30456">
      <w:r w:rsidRPr="004E5098">
        <w:t xml:space="preserve">        </w:t>
      </w:r>
      <w:proofErr w:type="spellStart"/>
      <w:r w:rsidRPr="004E5098">
        <w:t>WWDG_SetCounter</w:t>
      </w:r>
      <w:proofErr w:type="spellEnd"/>
      <w:r w:rsidRPr="004E5098">
        <w:t>(0x7F);  // 重载计数器</w:t>
      </w:r>
    </w:p>
    <w:p w14:paraId="133B0AAB"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 xml:space="preserve">"WWDG fed successfully. Counter: 0x%02X\n", </w:t>
      </w:r>
      <w:proofErr w:type="spellStart"/>
      <w:r w:rsidRPr="004E5098">
        <w:t>current_counter</w:t>
      </w:r>
      <w:proofErr w:type="spellEnd"/>
      <w:r w:rsidRPr="004E5098">
        <w:t>);</w:t>
      </w:r>
    </w:p>
    <w:p w14:paraId="5B150841" w14:textId="77777777" w:rsidR="00A30456" w:rsidRPr="004E5098" w:rsidRDefault="00A30456" w:rsidP="00A30456">
      <w:r w:rsidRPr="004E5098">
        <w:t xml:space="preserve">    } else {</w:t>
      </w:r>
    </w:p>
    <w:p w14:paraId="50EA800D" w14:textId="77777777" w:rsidR="00A30456" w:rsidRPr="004E5098" w:rsidRDefault="00A30456" w:rsidP="00A30456">
      <w:r w:rsidRPr="004E5098">
        <w:t xml:space="preserve">        // 不在窗口期内，喂狗会导致立即复位！</w:t>
      </w:r>
    </w:p>
    <w:p w14:paraId="4F3F55C7"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"DANGER! Not in feeding window! Counter: 0x%02X, Window: 0x%02X\n",</w:t>
      </w:r>
    </w:p>
    <w:p w14:paraId="4BCA9214" w14:textId="77777777" w:rsidR="00A30456" w:rsidRPr="004E5098" w:rsidRDefault="00A30456" w:rsidP="00A30456">
      <w:r w:rsidRPr="004E5098">
        <w:t xml:space="preserve">               </w:t>
      </w:r>
      <w:proofErr w:type="spellStart"/>
      <w:r w:rsidRPr="004E5098">
        <w:t>current_counter</w:t>
      </w:r>
      <w:proofErr w:type="spellEnd"/>
      <w:r w:rsidRPr="004E5098">
        <w:t xml:space="preserve">, </w:t>
      </w:r>
      <w:proofErr w:type="spellStart"/>
      <w:r w:rsidRPr="004E5098">
        <w:t>window_value</w:t>
      </w:r>
      <w:proofErr w:type="spellEnd"/>
      <w:r w:rsidRPr="004E5098">
        <w:t>);</w:t>
      </w:r>
    </w:p>
    <w:p w14:paraId="3552DA7D" w14:textId="77777777" w:rsidR="00A30456" w:rsidRPr="004E5098" w:rsidRDefault="00A30456" w:rsidP="00A30456">
      <w:r w:rsidRPr="004E5098">
        <w:t xml:space="preserve">        // 避免喂狗，等待合适的时机</w:t>
      </w:r>
    </w:p>
    <w:p w14:paraId="4694C35A" w14:textId="77777777" w:rsidR="00A30456" w:rsidRPr="004E5098" w:rsidRDefault="00A30456" w:rsidP="00A30456">
      <w:r w:rsidRPr="004E5098">
        <w:t xml:space="preserve">    }</w:t>
      </w:r>
    </w:p>
    <w:p w14:paraId="54173AA5" w14:textId="77777777" w:rsidR="00A30456" w:rsidRPr="004E5098" w:rsidRDefault="00A30456" w:rsidP="00A30456">
      <w:r w:rsidRPr="004E5098">
        <w:t>}</w:t>
      </w:r>
    </w:p>
    <w:p w14:paraId="1A31BBD0" w14:textId="77777777" w:rsidR="00A30456" w:rsidRPr="004E5098" w:rsidRDefault="00A30456" w:rsidP="00A30456"/>
    <w:p w14:paraId="00FED54F" w14:textId="77777777" w:rsidR="00A30456" w:rsidRPr="004E5098" w:rsidRDefault="00A30456" w:rsidP="00A30456">
      <w:r w:rsidRPr="004E5098">
        <w:t>// 初始化 WWDG</w:t>
      </w:r>
    </w:p>
    <w:p w14:paraId="4B49FAC2" w14:textId="77777777" w:rsidR="00A30456" w:rsidRPr="004E5098" w:rsidRDefault="00A30456" w:rsidP="00A30456">
      <w:r w:rsidRPr="004E5098">
        <w:t xml:space="preserve">void </w:t>
      </w:r>
      <w:proofErr w:type="spellStart"/>
      <w:r w:rsidRPr="004E5098">
        <w:t>WWDG_Init_Configuration</w:t>
      </w:r>
      <w:proofErr w:type="spellEnd"/>
      <w:r w:rsidRPr="004E5098">
        <w:t>(void)</w:t>
      </w:r>
    </w:p>
    <w:p w14:paraId="7025D41E" w14:textId="77777777" w:rsidR="00A30456" w:rsidRPr="004E5098" w:rsidRDefault="00A30456" w:rsidP="00A30456">
      <w:r w:rsidRPr="004E5098">
        <w:t>{</w:t>
      </w:r>
    </w:p>
    <w:p w14:paraId="764780ED" w14:textId="77777777" w:rsidR="00A30456" w:rsidRPr="004E5098" w:rsidRDefault="00A30456" w:rsidP="00A30456">
      <w:r w:rsidRPr="004E5098">
        <w:t xml:space="preserve">    // 启用 WWDG 时钟</w:t>
      </w:r>
    </w:p>
    <w:p w14:paraId="3029F205" w14:textId="77777777" w:rsidR="00A30456" w:rsidRPr="004E5098" w:rsidRDefault="00A30456" w:rsidP="00A30456">
      <w:r w:rsidRPr="004E5098">
        <w:t xml:space="preserve">    RCC_APB1</w:t>
      </w:r>
      <w:proofErr w:type="gramStart"/>
      <w:r w:rsidRPr="004E5098">
        <w:t>PeriphClockCmd(</w:t>
      </w:r>
      <w:proofErr w:type="gramEnd"/>
      <w:r w:rsidRPr="004E5098">
        <w:t>RCC_APB1Periph_WWDG, ENABLE);</w:t>
      </w:r>
    </w:p>
    <w:p w14:paraId="54366F46" w14:textId="77777777" w:rsidR="00A30456" w:rsidRPr="004E5098" w:rsidRDefault="00A30456" w:rsidP="00A30456">
      <w:r w:rsidRPr="004E5098">
        <w:t xml:space="preserve">    </w:t>
      </w:r>
    </w:p>
    <w:p w14:paraId="4757B8E1" w14:textId="77777777" w:rsidR="00A30456" w:rsidRPr="004E5098" w:rsidRDefault="00A30456" w:rsidP="00A30456">
      <w:r w:rsidRPr="004E5098">
        <w:t xml:space="preserve">    // 设置预分频器</w:t>
      </w:r>
    </w:p>
    <w:p w14:paraId="0B5C7186" w14:textId="77777777" w:rsidR="00A30456" w:rsidRPr="004E5098" w:rsidRDefault="00A30456" w:rsidP="00A30456">
      <w:r w:rsidRPr="004E5098">
        <w:t xml:space="preserve">    </w:t>
      </w:r>
      <w:proofErr w:type="spellStart"/>
      <w:r w:rsidRPr="004E5098">
        <w:t>WWDG_SetPrescaler</w:t>
      </w:r>
      <w:proofErr w:type="spellEnd"/>
      <w:r w:rsidRPr="004E5098">
        <w:t>(WWDG_Prescaler_8);  // 8分频</w:t>
      </w:r>
    </w:p>
    <w:p w14:paraId="747BD6BA" w14:textId="77777777" w:rsidR="00A30456" w:rsidRPr="004E5098" w:rsidRDefault="00A30456" w:rsidP="00A30456">
      <w:r w:rsidRPr="004E5098">
        <w:t xml:space="preserve">    </w:t>
      </w:r>
    </w:p>
    <w:p w14:paraId="4DE98E7D" w14:textId="77777777" w:rsidR="00A30456" w:rsidRPr="004E5098" w:rsidRDefault="00A30456" w:rsidP="00A30456">
      <w:r w:rsidRPr="004E5098">
        <w:t xml:space="preserve">    // 设置窗口值</w:t>
      </w:r>
    </w:p>
    <w:p w14:paraId="140C2110" w14:textId="77777777" w:rsidR="00A30456" w:rsidRPr="004E5098" w:rsidRDefault="00A30456" w:rsidP="00A30456">
      <w:r w:rsidRPr="004E5098">
        <w:t xml:space="preserve">    </w:t>
      </w:r>
      <w:proofErr w:type="spellStart"/>
      <w:r w:rsidRPr="004E5098">
        <w:t>WWDG_SetWindowValue</w:t>
      </w:r>
      <w:proofErr w:type="spellEnd"/>
      <w:r w:rsidRPr="004E5098">
        <w:t>(0x60);           // 窗口值</w:t>
      </w:r>
    </w:p>
    <w:p w14:paraId="305D1983" w14:textId="77777777" w:rsidR="00A30456" w:rsidRPr="004E5098" w:rsidRDefault="00A30456" w:rsidP="00A30456">
      <w:r w:rsidRPr="004E5098">
        <w:t xml:space="preserve">    </w:t>
      </w:r>
    </w:p>
    <w:p w14:paraId="7EA880FD" w14:textId="77777777" w:rsidR="00A30456" w:rsidRPr="004E5098" w:rsidRDefault="00A30456" w:rsidP="00A30456">
      <w:r w:rsidRPr="004E5098">
        <w:t xml:space="preserve">    // 启用看门狗（设置初始计数器值）</w:t>
      </w:r>
    </w:p>
    <w:p w14:paraId="21697847" w14:textId="77777777" w:rsidR="00A30456" w:rsidRPr="004E5098" w:rsidRDefault="00A30456" w:rsidP="00A30456">
      <w:r w:rsidRPr="004E5098">
        <w:t xml:space="preserve">    </w:t>
      </w:r>
      <w:proofErr w:type="spellStart"/>
      <w:r w:rsidRPr="004E5098">
        <w:t>WWDG_Enable</w:t>
      </w:r>
      <w:proofErr w:type="spellEnd"/>
      <w:r w:rsidRPr="004E5098">
        <w:t>(0x7F);                   // 初始值</w:t>
      </w:r>
    </w:p>
    <w:p w14:paraId="6637F3C3" w14:textId="77777777" w:rsidR="00A30456" w:rsidRPr="004E5098" w:rsidRDefault="00A30456" w:rsidP="00A30456">
      <w:r w:rsidRPr="004E5098">
        <w:t xml:space="preserve">    </w:t>
      </w:r>
    </w:p>
    <w:p w14:paraId="0B8F73FB" w14:textId="77777777" w:rsidR="00A30456" w:rsidRPr="004E5098" w:rsidRDefault="00A30456" w:rsidP="00A30456">
      <w:r w:rsidRPr="004E5098">
        <w:lastRenderedPageBreak/>
        <w:t xml:space="preserve">    </w:t>
      </w:r>
      <w:proofErr w:type="spellStart"/>
      <w:proofErr w:type="gramStart"/>
      <w:r w:rsidRPr="004E5098">
        <w:t>printf</w:t>
      </w:r>
      <w:proofErr w:type="spellEnd"/>
      <w:r w:rsidRPr="004E5098">
        <w:t>(</w:t>
      </w:r>
      <w:proofErr w:type="gramEnd"/>
      <w:r w:rsidRPr="004E5098">
        <w:t>"WWDG initialized. Window: 0x60, Initial counter: 0x7F\n");</w:t>
      </w:r>
    </w:p>
    <w:p w14:paraId="19612C7E" w14:textId="77777777" w:rsidR="00A30456" w:rsidRPr="004E5098" w:rsidRDefault="00A30456" w:rsidP="00A30456">
      <w:r w:rsidRPr="004E5098">
        <w:t>}</w:t>
      </w:r>
    </w:p>
    <w:p w14:paraId="3FF49C1D" w14:textId="77777777" w:rsidR="00A30456" w:rsidRPr="004E5098" w:rsidRDefault="00A30456" w:rsidP="00A30456"/>
    <w:p w14:paraId="2615E32C" w14:textId="77777777" w:rsidR="00A30456" w:rsidRPr="004E5098" w:rsidRDefault="00A30456" w:rsidP="00A30456">
      <w:r w:rsidRPr="004E5098">
        <w:t>// 主循环中的喂狗管理</w:t>
      </w:r>
    </w:p>
    <w:p w14:paraId="30B8D245" w14:textId="77777777" w:rsidR="00A30456" w:rsidRPr="004E5098" w:rsidRDefault="00A30456" w:rsidP="00A30456">
      <w:r w:rsidRPr="004E5098">
        <w:t xml:space="preserve">void </w:t>
      </w:r>
      <w:proofErr w:type="spellStart"/>
      <w:r w:rsidRPr="004E5098">
        <w:t>Main_Loop_WWDG_Management</w:t>
      </w:r>
      <w:proofErr w:type="spellEnd"/>
      <w:r w:rsidRPr="004E5098">
        <w:t>(void)</w:t>
      </w:r>
    </w:p>
    <w:p w14:paraId="3D677F40" w14:textId="77777777" w:rsidR="00A30456" w:rsidRPr="004E5098" w:rsidRDefault="00A30456" w:rsidP="00A30456">
      <w:r w:rsidRPr="004E5098">
        <w:t>{</w:t>
      </w:r>
    </w:p>
    <w:p w14:paraId="4689A074" w14:textId="77777777" w:rsidR="00A30456" w:rsidRPr="004E5098" w:rsidRDefault="00A30456" w:rsidP="00A30456">
      <w:r w:rsidRPr="004E5098">
        <w:t xml:space="preserve">    static uint32_t </w:t>
      </w:r>
      <w:proofErr w:type="spellStart"/>
      <w:r w:rsidRPr="004E5098">
        <w:t>last_feed_time</w:t>
      </w:r>
      <w:proofErr w:type="spellEnd"/>
      <w:r w:rsidRPr="004E5098">
        <w:t xml:space="preserve"> = 0;</w:t>
      </w:r>
    </w:p>
    <w:p w14:paraId="28DD52B1" w14:textId="77777777" w:rsidR="00A30456" w:rsidRPr="004E5098" w:rsidRDefault="00A30456" w:rsidP="00A30456">
      <w:r w:rsidRPr="004E5098">
        <w:t xml:space="preserve">    uint32_t </w:t>
      </w:r>
      <w:proofErr w:type="spellStart"/>
      <w:r w:rsidRPr="004E5098">
        <w:t>current_time</w:t>
      </w:r>
      <w:proofErr w:type="spellEnd"/>
      <w:r w:rsidRPr="004E5098">
        <w:t xml:space="preserve"> = </w:t>
      </w:r>
      <w:proofErr w:type="spellStart"/>
      <w:r w:rsidRPr="004E5098">
        <w:t>HAL_</w:t>
      </w:r>
      <w:proofErr w:type="gramStart"/>
      <w:r w:rsidRPr="004E5098">
        <w:t>GetTick</w:t>
      </w:r>
      <w:proofErr w:type="spellEnd"/>
      <w:r w:rsidRPr="004E5098">
        <w:t>(</w:t>
      </w:r>
      <w:proofErr w:type="gramEnd"/>
      <w:r w:rsidRPr="004E5098">
        <w:t>);</w:t>
      </w:r>
    </w:p>
    <w:p w14:paraId="4DBA0DE4" w14:textId="77777777" w:rsidR="00A30456" w:rsidRPr="004E5098" w:rsidRDefault="00A30456" w:rsidP="00A30456">
      <w:r w:rsidRPr="004E5098">
        <w:t xml:space="preserve">    </w:t>
      </w:r>
    </w:p>
    <w:p w14:paraId="75B3C981" w14:textId="77777777" w:rsidR="00A30456" w:rsidRPr="004E5098" w:rsidRDefault="00A30456" w:rsidP="00A30456">
      <w:r w:rsidRPr="004E5098">
        <w:t xml:space="preserve">    // 定期喂狗（例如每50ms）</w:t>
      </w:r>
    </w:p>
    <w:p w14:paraId="0D46465D" w14:textId="77777777" w:rsidR="00A30456" w:rsidRPr="004E5098" w:rsidRDefault="00A30456" w:rsidP="00A30456">
      <w:r w:rsidRPr="004E5098">
        <w:t xml:space="preserve">    if (</w:t>
      </w:r>
      <w:proofErr w:type="spellStart"/>
      <w:r w:rsidRPr="004E5098">
        <w:t>current_time</w:t>
      </w:r>
      <w:proofErr w:type="spellEnd"/>
      <w:r w:rsidRPr="004E5098">
        <w:t xml:space="preserve"> - </w:t>
      </w:r>
      <w:proofErr w:type="spellStart"/>
      <w:r w:rsidRPr="004E5098">
        <w:t>last_feed_time</w:t>
      </w:r>
      <w:proofErr w:type="spellEnd"/>
      <w:r w:rsidRPr="004E5098">
        <w:t xml:space="preserve"> &gt; </w:t>
      </w:r>
      <w:proofErr w:type="gramStart"/>
      <w:r w:rsidRPr="004E5098">
        <w:t>50) {</w:t>
      </w:r>
      <w:proofErr w:type="gramEnd"/>
    </w:p>
    <w:p w14:paraId="5C0611DC" w14:textId="77777777" w:rsidR="00A30456" w:rsidRPr="004E5098" w:rsidRDefault="00A30456" w:rsidP="00A30456">
      <w:r w:rsidRPr="004E5098">
        <w:t xml:space="preserve">        </w:t>
      </w:r>
      <w:proofErr w:type="spellStart"/>
      <w:r w:rsidRPr="004E5098">
        <w:t>Safe_Feed_</w:t>
      </w:r>
      <w:proofErr w:type="gramStart"/>
      <w:r w:rsidRPr="004E5098">
        <w:t>WWDG</w:t>
      </w:r>
      <w:proofErr w:type="spellEnd"/>
      <w:r w:rsidRPr="004E5098">
        <w:t>(</w:t>
      </w:r>
      <w:proofErr w:type="gramEnd"/>
      <w:r w:rsidRPr="004E5098">
        <w:t>);</w:t>
      </w:r>
    </w:p>
    <w:p w14:paraId="6FE807F9" w14:textId="77777777" w:rsidR="00A30456" w:rsidRPr="004E5098" w:rsidRDefault="00A30456" w:rsidP="00A30456">
      <w:r w:rsidRPr="004E5098">
        <w:t xml:space="preserve">        </w:t>
      </w:r>
      <w:proofErr w:type="spellStart"/>
      <w:r w:rsidRPr="004E5098">
        <w:t>last_feed_time</w:t>
      </w:r>
      <w:proofErr w:type="spellEnd"/>
      <w:r w:rsidRPr="004E5098">
        <w:t xml:space="preserve"> = </w:t>
      </w:r>
      <w:proofErr w:type="spellStart"/>
      <w:r w:rsidRPr="004E5098">
        <w:t>current_time</w:t>
      </w:r>
      <w:proofErr w:type="spellEnd"/>
      <w:r w:rsidRPr="004E5098">
        <w:t>;</w:t>
      </w:r>
    </w:p>
    <w:p w14:paraId="3386E09B" w14:textId="77777777" w:rsidR="00A30456" w:rsidRPr="004E5098" w:rsidRDefault="00A30456" w:rsidP="00A30456">
      <w:r w:rsidRPr="004E5098">
        <w:t xml:space="preserve">    }</w:t>
      </w:r>
    </w:p>
    <w:p w14:paraId="58636B9B" w14:textId="77777777" w:rsidR="00A30456" w:rsidRPr="004E5098" w:rsidRDefault="00A30456" w:rsidP="00A30456">
      <w:r w:rsidRPr="004E5098">
        <w:t xml:space="preserve">    </w:t>
      </w:r>
    </w:p>
    <w:p w14:paraId="7923F637" w14:textId="77777777" w:rsidR="00A30456" w:rsidRPr="004E5098" w:rsidRDefault="00A30456" w:rsidP="00A30456">
      <w:r w:rsidRPr="004E5098">
        <w:t xml:space="preserve">    // 或者基于任务完成来喂狗</w:t>
      </w:r>
    </w:p>
    <w:p w14:paraId="73A9A52C" w14:textId="77777777" w:rsidR="00A30456" w:rsidRPr="004E5098" w:rsidRDefault="00A30456" w:rsidP="00A30456">
      <w:r w:rsidRPr="004E5098">
        <w:t xml:space="preserve">    if (</w:t>
      </w:r>
      <w:proofErr w:type="spellStart"/>
      <w:r w:rsidRPr="004E5098">
        <w:t>Is_Task_</w:t>
      </w:r>
      <w:proofErr w:type="gramStart"/>
      <w:r w:rsidRPr="004E5098">
        <w:t>Completed</w:t>
      </w:r>
      <w:proofErr w:type="spellEnd"/>
      <w:r w:rsidRPr="004E5098">
        <w:t>()) {</w:t>
      </w:r>
      <w:proofErr w:type="gramEnd"/>
    </w:p>
    <w:p w14:paraId="4E32794D" w14:textId="77777777" w:rsidR="00A30456" w:rsidRPr="004E5098" w:rsidRDefault="00A30456" w:rsidP="00A30456">
      <w:r w:rsidRPr="004E5098">
        <w:t xml:space="preserve">        </w:t>
      </w:r>
      <w:proofErr w:type="spellStart"/>
      <w:r w:rsidRPr="004E5098">
        <w:t>Safe_Feed_</w:t>
      </w:r>
      <w:proofErr w:type="gramStart"/>
      <w:r w:rsidRPr="004E5098">
        <w:t>WWDG</w:t>
      </w:r>
      <w:proofErr w:type="spellEnd"/>
      <w:r w:rsidRPr="004E5098">
        <w:t>(</w:t>
      </w:r>
      <w:proofErr w:type="gramEnd"/>
      <w:r w:rsidRPr="004E5098">
        <w:t>);</w:t>
      </w:r>
    </w:p>
    <w:p w14:paraId="0164639B" w14:textId="77777777" w:rsidR="00A30456" w:rsidRPr="004E5098" w:rsidRDefault="00A30456" w:rsidP="00A30456">
      <w:r w:rsidRPr="004E5098">
        <w:t xml:space="preserve">    }</w:t>
      </w:r>
    </w:p>
    <w:p w14:paraId="034DE29E" w14:textId="77777777" w:rsidR="00A30456" w:rsidRPr="004E5098" w:rsidRDefault="00A30456" w:rsidP="00A30456">
      <w:r w:rsidRPr="004E5098">
        <w:t>}</w:t>
      </w:r>
    </w:p>
    <w:p w14:paraId="5DFB6871" w14:textId="77777777" w:rsidR="00A30456" w:rsidRPr="004E5098" w:rsidRDefault="00A30456" w:rsidP="00A30456">
      <w:pPr>
        <w:pStyle w:val="3"/>
      </w:pPr>
      <w:r w:rsidRPr="004E5098">
        <w:t>喂狗时机验证</w:t>
      </w:r>
    </w:p>
    <w:p w14:paraId="10E2A05D" w14:textId="77777777" w:rsidR="00A30456" w:rsidRPr="004E5098" w:rsidRDefault="00A30456" w:rsidP="00A30456">
      <w:pPr>
        <w:pStyle w:val="4"/>
      </w:pPr>
      <w:r w:rsidRPr="004E5098">
        <w:t>1</w:t>
      </w:r>
      <w:proofErr w:type="gramStart"/>
      <w:r w:rsidRPr="004E5098">
        <w:t xml:space="preserve">. </w:t>
      </w:r>
      <w:r w:rsidRPr="004E5098">
        <w:rPr>
          <w:rFonts w:ascii="Times New Roman" w:hAnsi="Times New Roman" w:cs="Times New Roman"/>
        </w:rPr>
        <w:t>​</w:t>
      </w:r>
      <w:r w:rsidRPr="004E5098">
        <w:t>窗口</w:t>
      </w:r>
      <w:proofErr w:type="gramEnd"/>
      <w:r w:rsidRPr="004E5098">
        <w:t>期检查函数</w:t>
      </w:r>
      <w:r w:rsidRPr="004E5098">
        <w:rPr>
          <w:rFonts w:ascii="Times New Roman" w:hAnsi="Times New Roman" w:cs="Times New Roman"/>
        </w:rPr>
        <w:t>​</w:t>
      </w:r>
    </w:p>
    <w:p w14:paraId="612ECAD4" w14:textId="77777777" w:rsidR="00A30456" w:rsidRPr="004E5098" w:rsidRDefault="00A30456" w:rsidP="00A30456">
      <w:r w:rsidRPr="004E5098">
        <w:t>// 检查当前是否在允许喂狗的窗口期内</w:t>
      </w:r>
    </w:p>
    <w:p w14:paraId="5B2805F3" w14:textId="77777777" w:rsidR="00A30456" w:rsidRPr="004E5098" w:rsidRDefault="00A30456" w:rsidP="00A30456">
      <w:r w:rsidRPr="004E5098">
        <w:t xml:space="preserve">uint8_t </w:t>
      </w:r>
      <w:proofErr w:type="spellStart"/>
      <w:r w:rsidRPr="004E5098">
        <w:t>Is_In_Feeding_Window</w:t>
      </w:r>
      <w:proofErr w:type="spellEnd"/>
      <w:r w:rsidRPr="004E5098">
        <w:t>(void)</w:t>
      </w:r>
    </w:p>
    <w:p w14:paraId="29791A70" w14:textId="77777777" w:rsidR="00A30456" w:rsidRPr="004E5098" w:rsidRDefault="00A30456" w:rsidP="00A30456">
      <w:r w:rsidRPr="004E5098">
        <w:t>{</w:t>
      </w:r>
    </w:p>
    <w:p w14:paraId="25F80864" w14:textId="77777777" w:rsidR="00A30456" w:rsidRPr="004E5098" w:rsidRDefault="00A30456" w:rsidP="00A30456">
      <w:r w:rsidRPr="004E5098">
        <w:t xml:space="preserve">    uint32_t </w:t>
      </w:r>
      <w:proofErr w:type="spellStart"/>
      <w:r w:rsidRPr="004E5098">
        <w:t>current_counter</w:t>
      </w:r>
      <w:proofErr w:type="spellEnd"/>
      <w:r w:rsidRPr="004E5098">
        <w:t xml:space="preserve"> = </w:t>
      </w:r>
      <w:proofErr w:type="spellStart"/>
      <w:r w:rsidRPr="004E5098">
        <w:t>WWDG_</w:t>
      </w:r>
      <w:proofErr w:type="gramStart"/>
      <w:r w:rsidRPr="004E5098">
        <w:t>GetCounter</w:t>
      </w:r>
      <w:proofErr w:type="spellEnd"/>
      <w:r w:rsidRPr="004E5098">
        <w:t>(</w:t>
      </w:r>
      <w:proofErr w:type="gramEnd"/>
      <w:r w:rsidRPr="004E5098">
        <w:t>);</w:t>
      </w:r>
    </w:p>
    <w:p w14:paraId="3766A5AB" w14:textId="77777777" w:rsidR="00A30456" w:rsidRPr="004E5098" w:rsidRDefault="00A30456" w:rsidP="00A30456">
      <w:r w:rsidRPr="004E5098">
        <w:lastRenderedPageBreak/>
        <w:t xml:space="preserve">    uint32_t </w:t>
      </w:r>
      <w:proofErr w:type="spellStart"/>
      <w:r w:rsidRPr="004E5098">
        <w:t>window_value</w:t>
      </w:r>
      <w:proofErr w:type="spellEnd"/>
      <w:r w:rsidRPr="004E5098">
        <w:t xml:space="preserve"> = WWDG-&gt;CFR &amp; WWDG_CFR_W;</w:t>
      </w:r>
    </w:p>
    <w:p w14:paraId="77EE5394" w14:textId="77777777" w:rsidR="00A30456" w:rsidRPr="004E5098" w:rsidRDefault="00A30456" w:rsidP="00A30456">
      <w:r w:rsidRPr="004E5098">
        <w:t xml:space="preserve">    </w:t>
      </w:r>
    </w:p>
    <w:p w14:paraId="0D095964" w14:textId="77777777" w:rsidR="00A30456" w:rsidRPr="004E5098" w:rsidRDefault="00A30456" w:rsidP="00A30456">
      <w:r w:rsidRPr="004E5098">
        <w:t xml:space="preserve">    // 必须在：0x3F &lt; </w:t>
      </w:r>
      <w:proofErr w:type="spellStart"/>
      <w:r w:rsidRPr="004E5098">
        <w:t>current_counter</w:t>
      </w:r>
      <w:proofErr w:type="spellEnd"/>
      <w:r w:rsidRPr="004E5098">
        <w:t xml:space="preserve"> &lt; </w:t>
      </w:r>
      <w:proofErr w:type="spellStart"/>
      <w:r w:rsidRPr="004E5098">
        <w:t>window_value</w:t>
      </w:r>
      <w:proofErr w:type="spellEnd"/>
    </w:p>
    <w:p w14:paraId="3AB71849" w14:textId="77777777" w:rsidR="00A30456" w:rsidRPr="004E5098" w:rsidRDefault="00A30456" w:rsidP="00A30456">
      <w:r w:rsidRPr="004E5098">
        <w:t xml:space="preserve">    </w:t>
      </w:r>
      <w:proofErr w:type="gramStart"/>
      <w:r w:rsidRPr="004E5098">
        <w:t>return ((</w:t>
      </w:r>
      <w:proofErr w:type="spellStart"/>
      <w:proofErr w:type="gramEnd"/>
      <w:r w:rsidRPr="004E5098">
        <w:t>current_counter</w:t>
      </w:r>
      <w:proofErr w:type="spellEnd"/>
      <w:r w:rsidRPr="004E5098">
        <w:t xml:space="preserve"> &gt; 0x3F) &amp;&amp; (</w:t>
      </w:r>
      <w:proofErr w:type="spellStart"/>
      <w:r w:rsidRPr="004E5098">
        <w:t>current_counter</w:t>
      </w:r>
      <w:proofErr w:type="spellEnd"/>
      <w:r w:rsidRPr="004E5098">
        <w:t xml:space="preserve"> &lt; </w:t>
      </w:r>
      <w:proofErr w:type="spellStart"/>
      <w:r w:rsidRPr="004E5098">
        <w:t>window_</w:t>
      </w:r>
      <w:proofErr w:type="gramStart"/>
      <w:r w:rsidRPr="004E5098">
        <w:t>value</w:t>
      </w:r>
      <w:proofErr w:type="spellEnd"/>
      <w:r w:rsidRPr="004E5098">
        <w:t>))</w:t>
      </w:r>
      <w:proofErr w:type="gramEnd"/>
      <w:r w:rsidRPr="004E5098">
        <w:t>;</w:t>
      </w:r>
    </w:p>
    <w:p w14:paraId="1D2B82E3" w14:textId="77777777" w:rsidR="00A30456" w:rsidRPr="004E5098" w:rsidRDefault="00A30456" w:rsidP="00A30456">
      <w:r w:rsidRPr="004E5098">
        <w:t>}</w:t>
      </w:r>
    </w:p>
    <w:p w14:paraId="2948F431" w14:textId="77777777" w:rsidR="00A30456" w:rsidRPr="004E5098" w:rsidRDefault="00A30456" w:rsidP="00A30456"/>
    <w:p w14:paraId="6ECCB857" w14:textId="77777777" w:rsidR="00A30456" w:rsidRPr="004E5098" w:rsidRDefault="00A30456" w:rsidP="00A30456">
      <w:r w:rsidRPr="004E5098">
        <w:t>// 获取详细的喂狗窗口信息</w:t>
      </w:r>
    </w:p>
    <w:p w14:paraId="3EC8D8D1" w14:textId="77777777" w:rsidR="00A30456" w:rsidRPr="004E5098" w:rsidRDefault="00A30456" w:rsidP="00A30456">
      <w:r w:rsidRPr="004E5098">
        <w:t xml:space="preserve">void </w:t>
      </w:r>
      <w:proofErr w:type="spellStart"/>
      <w:r w:rsidRPr="004E5098">
        <w:t>Print_Feeding_Window_Info</w:t>
      </w:r>
      <w:proofErr w:type="spellEnd"/>
      <w:r w:rsidRPr="004E5098">
        <w:t>(void)</w:t>
      </w:r>
    </w:p>
    <w:p w14:paraId="3A32A377" w14:textId="77777777" w:rsidR="00A30456" w:rsidRPr="004E5098" w:rsidRDefault="00A30456" w:rsidP="00A30456">
      <w:r w:rsidRPr="004E5098">
        <w:t>{</w:t>
      </w:r>
    </w:p>
    <w:p w14:paraId="43B5E864" w14:textId="77777777" w:rsidR="00A30456" w:rsidRPr="004E5098" w:rsidRDefault="00A30456" w:rsidP="00A30456">
      <w:r w:rsidRPr="004E5098">
        <w:t xml:space="preserve">    uint32_t counter = </w:t>
      </w:r>
      <w:proofErr w:type="spellStart"/>
      <w:r w:rsidRPr="004E5098">
        <w:t>WWDG_</w:t>
      </w:r>
      <w:proofErr w:type="gramStart"/>
      <w:r w:rsidRPr="004E5098">
        <w:t>GetCounter</w:t>
      </w:r>
      <w:proofErr w:type="spellEnd"/>
      <w:r w:rsidRPr="004E5098">
        <w:t>(</w:t>
      </w:r>
      <w:proofErr w:type="gramEnd"/>
      <w:r w:rsidRPr="004E5098">
        <w:t>);</w:t>
      </w:r>
    </w:p>
    <w:p w14:paraId="34A12E34" w14:textId="77777777" w:rsidR="00A30456" w:rsidRPr="004E5098" w:rsidRDefault="00A30456" w:rsidP="00A30456">
      <w:r w:rsidRPr="004E5098">
        <w:t xml:space="preserve">    uint32_t window = WWDG-&gt;CFR &amp; WWDG_CFR_W;</w:t>
      </w:r>
    </w:p>
    <w:p w14:paraId="26764D9E" w14:textId="77777777" w:rsidR="00A30456" w:rsidRPr="004E5098" w:rsidRDefault="00A30456" w:rsidP="00A30456">
      <w:r w:rsidRPr="004E5098">
        <w:t xml:space="preserve">    </w:t>
      </w:r>
    </w:p>
    <w:p w14:paraId="238C803D"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"Counter: 0x%02X, Window: 0x%02X, In Window: %s\n",</w:t>
      </w:r>
    </w:p>
    <w:p w14:paraId="602075D5" w14:textId="77777777" w:rsidR="00A30456" w:rsidRPr="004E5098" w:rsidRDefault="00A30456" w:rsidP="00A30456">
      <w:r w:rsidRPr="004E5098">
        <w:t xml:space="preserve">           counter, window, </w:t>
      </w:r>
      <w:proofErr w:type="spellStart"/>
      <w:r w:rsidRPr="004E5098">
        <w:t>Is_In_Feeding_</w:t>
      </w:r>
      <w:proofErr w:type="gramStart"/>
      <w:r w:rsidRPr="004E5098">
        <w:t>Window</w:t>
      </w:r>
      <w:proofErr w:type="spellEnd"/>
      <w:r w:rsidRPr="004E5098">
        <w:t>() ?</w:t>
      </w:r>
      <w:proofErr w:type="gramEnd"/>
      <w:r w:rsidRPr="004E5098">
        <w:t xml:space="preserve"> "YES</w:t>
      </w:r>
      <w:proofErr w:type="gramStart"/>
      <w:r w:rsidRPr="004E5098">
        <w:t>" :</w:t>
      </w:r>
      <w:proofErr w:type="gramEnd"/>
      <w:r w:rsidRPr="004E5098">
        <w:t xml:space="preserve"> "NO");</w:t>
      </w:r>
    </w:p>
    <w:p w14:paraId="585545C4" w14:textId="77777777" w:rsidR="00A30456" w:rsidRPr="004E5098" w:rsidRDefault="00A30456" w:rsidP="00A30456">
      <w:r w:rsidRPr="004E5098">
        <w:t xml:space="preserve">    </w:t>
      </w:r>
    </w:p>
    <w:p w14:paraId="5A6264CA" w14:textId="77777777" w:rsidR="00A30456" w:rsidRPr="004E5098" w:rsidRDefault="00A30456" w:rsidP="00A30456">
      <w:r w:rsidRPr="004E5098">
        <w:t xml:space="preserve">    if (counter &lt;= </w:t>
      </w:r>
      <w:proofErr w:type="gramStart"/>
      <w:r w:rsidRPr="004E5098">
        <w:t>0x3F) {</w:t>
      </w:r>
      <w:proofErr w:type="gramEnd"/>
    </w:p>
    <w:p w14:paraId="0BC18B81"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 xml:space="preserve">"WARNING: Counter near reset </w:t>
      </w:r>
      <w:proofErr w:type="gramStart"/>
      <w:r w:rsidRPr="004E5098">
        <w:t>point!\</w:t>
      </w:r>
      <w:proofErr w:type="gramEnd"/>
      <w:r w:rsidRPr="004E5098">
        <w:t>n");</w:t>
      </w:r>
    </w:p>
    <w:p w14:paraId="1B11797B" w14:textId="77777777" w:rsidR="00A30456" w:rsidRPr="004E5098" w:rsidRDefault="00A30456" w:rsidP="00A30456">
      <w:r w:rsidRPr="004E5098">
        <w:t xml:space="preserve">    } else if (counter &gt;= window) {</w:t>
      </w:r>
    </w:p>
    <w:p w14:paraId="086E1E35"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 xml:space="preserve">"WARNING: Too early to </w:t>
      </w:r>
      <w:proofErr w:type="gramStart"/>
      <w:r w:rsidRPr="004E5098">
        <w:t>feed!\</w:t>
      </w:r>
      <w:proofErr w:type="gramEnd"/>
      <w:r w:rsidRPr="004E5098">
        <w:t>n");</w:t>
      </w:r>
    </w:p>
    <w:p w14:paraId="0389856A" w14:textId="77777777" w:rsidR="00A30456" w:rsidRPr="004E5098" w:rsidRDefault="00A30456" w:rsidP="00A30456">
      <w:r w:rsidRPr="004E5098">
        <w:t xml:space="preserve">    }</w:t>
      </w:r>
    </w:p>
    <w:p w14:paraId="4DCFE2C9" w14:textId="77777777" w:rsidR="00A30456" w:rsidRPr="004E5098" w:rsidRDefault="00A30456" w:rsidP="00A30456">
      <w:r w:rsidRPr="004E5098">
        <w:t>}</w:t>
      </w:r>
    </w:p>
    <w:p w14:paraId="3B3C2A76" w14:textId="77777777" w:rsidR="00A30456" w:rsidRPr="004E5098" w:rsidRDefault="00A30456" w:rsidP="00A30456">
      <w:pPr>
        <w:pStyle w:val="4"/>
      </w:pPr>
      <w:r w:rsidRPr="004E5098">
        <w:t xml:space="preserve">2. </w:t>
      </w:r>
      <w:r w:rsidRPr="004E5098">
        <w:rPr>
          <w:rFonts w:ascii="Times New Roman" w:hAnsi="Times New Roman" w:cs="Times New Roman"/>
        </w:rPr>
        <w:t>​</w:t>
      </w:r>
      <w:r w:rsidRPr="004E5098">
        <w:t>自适应喂狗策略</w:t>
      </w:r>
      <w:r w:rsidRPr="004E5098">
        <w:rPr>
          <w:rFonts w:ascii="Times New Roman" w:hAnsi="Times New Roman" w:cs="Times New Roman"/>
        </w:rPr>
        <w:t>​</w:t>
      </w:r>
    </w:p>
    <w:p w14:paraId="0E35CADC" w14:textId="77777777" w:rsidR="00A30456" w:rsidRPr="004E5098" w:rsidRDefault="00A30456" w:rsidP="00A30456">
      <w:r w:rsidRPr="004E5098">
        <w:t xml:space="preserve">void </w:t>
      </w:r>
      <w:proofErr w:type="spellStart"/>
      <w:r w:rsidRPr="004E5098">
        <w:t>Adaptive_Feeding_Strategy</w:t>
      </w:r>
      <w:proofErr w:type="spellEnd"/>
      <w:r w:rsidRPr="004E5098">
        <w:t>(void)</w:t>
      </w:r>
    </w:p>
    <w:p w14:paraId="40B4132B" w14:textId="77777777" w:rsidR="00A30456" w:rsidRPr="004E5098" w:rsidRDefault="00A30456" w:rsidP="00A30456">
      <w:r w:rsidRPr="004E5098">
        <w:t>{</w:t>
      </w:r>
    </w:p>
    <w:p w14:paraId="575029C4" w14:textId="77777777" w:rsidR="00A30456" w:rsidRPr="004E5098" w:rsidRDefault="00A30456" w:rsidP="00A30456">
      <w:r w:rsidRPr="004E5098">
        <w:t xml:space="preserve">    uint32_t counter = </w:t>
      </w:r>
      <w:proofErr w:type="spellStart"/>
      <w:r w:rsidRPr="004E5098">
        <w:t>WWDG_</w:t>
      </w:r>
      <w:proofErr w:type="gramStart"/>
      <w:r w:rsidRPr="004E5098">
        <w:t>GetCounter</w:t>
      </w:r>
      <w:proofErr w:type="spellEnd"/>
      <w:r w:rsidRPr="004E5098">
        <w:t>(</w:t>
      </w:r>
      <w:proofErr w:type="gramEnd"/>
      <w:r w:rsidRPr="004E5098">
        <w:t>);</w:t>
      </w:r>
    </w:p>
    <w:p w14:paraId="395F398B" w14:textId="77777777" w:rsidR="00A30456" w:rsidRPr="004E5098" w:rsidRDefault="00A30456" w:rsidP="00A30456">
      <w:r w:rsidRPr="004E5098">
        <w:t xml:space="preserve">    </w:t>
      </w:r>
    </w:p>
    <w:p w14:paraId="152F4E35" w14:textId="77777777" w:rsidR="00A30456" w:rsidRPr="004E5098" w:rsidRDefault="00A30456" w:rsidP="00A30456">
      <w:r w:rsidRPr="004E5098">
        <w:lastRenderedPageBreak/>
        <w:t xml:space="preserve">    // 根据计数器值决定喂狗策略</w:t>
      </w:r>
    </w:p>
    <w:p w14:paraId="52D81062" w14:textId="77777777" w:rsidR="00A30456" w:rsidRPr="004E5098" w:rsidRDefault="00A30456" w:rsidP="00A30456">
      <w:r w:rsidRPr="004E5098">
        <w:t xml:space="preserve">    if (counter &lt; </w:t>
      </w:r>
      <w:proofErr w:type="gramStart"/>
      <w:r w:rsidRPr="004E5098">
        <w:t>0x50) {</w:t>
      </w:r>
      <w:proofErr w:type="gramEnd"/>
    </w:p>
    <w:p w14:paraId="45F9643B" w14:textId="77777777" w:rsidR="00A30456" w:rsidRPr="004E5098" w:rsidRDefault="00A30456" w:rsidP="00A30456">
      <w:r w:rsidRPr="004E5098">
        <w:t xml:space="preserve">        // 计数器较低，需要尽快喂狗</w:t>
      </w:r>
    </w:p>
    <w:p w14:paraId="0B87031A" w14:textId="77777777" w:rsidR="00A30456" w:rsidRPr="004E5098" w:rsidRDefault="00A30456" w:rsidP="00A30456">
      <w:r w:rsidRPr="004E5098">
        <w:t xml:space="preserve">        if (</w:t>
      </w:r>
      <w:proofErr w:type="spellStart"/>
      <w:r w:rsidRPr="004E5098">
        <w:t>Is_In_Feeding_</w:t>
      </w:r>
      <w:proofErr w:type="gramStart"/>
      <w:r w:rsidRPr="004E5098">
        <w:t>Window</w:t>
      </w:r>
      <w:proofErr w:type="spellEnd"/>
      <w:r w:rsidRPr="004E5098">
        <w:t>(</w:t>
      </w:r>
      <w:proofErr w:type="gramEnd"/>
      <w:r w:rsidRPr="004E5098">
        <w:t>)) {</w:t>
      </w:r>
    </w:p>
    <w:p w14:paraId="558EC3DA" w14:textId="77777777" w:rsidR="00A30456" w:rsidRPr="004E5098" w:rsidRDefault="00A30456" w:rsidP="00A30456">
      <w:r w:rsidRPr="004E5098">
        <w:t xml:space="preserve">            </w:t>
      </w:r>
      <w:proofErr w:type="spellStart"/>
      <w:r w:rsidRPr="004E5098">
        <w:t>WWDG_SetCounter</w:t>
      </w:r>
      <w:proofErr w:type="spellEnd"/>
      <w:r w:rsidRPr="004E5098">
        <w:t>(0x7F);</w:t>
      </w:r>
    </w:p>
    <w:p w14:paraId="60FC6001"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"Urgent feed! Counter was: 0x%02X\n", counter);</w:t>
      </w:r>
    </w:p>
    <w:p w14:paraId="4CFBF016" w14:textId="77777777" w:rsidR="00A30456" w:rsidRPr="004E5098" w:rsidRDefault="00A30456" w:rsidP="00A30456">
      <w:r w:rsidRPr="004E5098">
        <w:t xml:space="preserve">        }</w:t>
      </w:r>
    </w:p>
    <w:p w14:paraId="78366124" w14:textId="77777777" w:rsidR="00A30456" w:rsidRPr="004E5098" w:rsidRDefault="00A30456" w:rsidP="00A30456">
      <w:r w:rsidRPr="004E5098">
        <w:t xml:space="preserve">    } else if (counter &lt; </w:t>
      </w:r>
      <w:proofErr w:type="gramStart"/>
      <w:r w:rsidRPr="004E5098">
        <w:t>0x60) {</w:t>
      </w:r>
      <w:proofErr w:type="gramEnd"/>
    </w:p>
    <w:p w14:paraId="5939AA85" w14:textId="77777777" w:rsidR="00A30456" w:rsidRPr="004E5098" w:rsidRDefault="00A30456" w:rsidP="00A30456">
      <w:r w:rsidRPr="004E5098">
        <w:t xml:space="preserve">        // 正常喂狗范围</w:t>
      </w:r>
    </w:p>
    <w:p w14:paraId="144FA7AE" w14:textId="77777777" w:rsidR="00A30456" w:rsidRPr="004E5098" w:rsidRDefault="00A30456" w:rsidP="00A30456">
      <w:r w:rsidRPr="004E5098">
        <w:t xml:space="preserve">        if (</w:t>
      </w:r>
      <w:proofErr w:type="spellStart"/>
      <w:r w:rsidRPr="004E5098">
        <w:t>Is_In_Feeding_</w:t>
      </w:r>
      <w:proofErr w:type="gramStart"/>
      <w:r w:rsidRPr="004E5098">
        <w:t>Window</w:t>
      </w:r>
      <w:proofErr w:type="spellEnd"/>
      <w:r w:rsidRPr="004E5098">
        <w:t>(</w:t>
      </w:r>
      <w:proofErr w:type="gramEnd"/>
      <w:r w:rsidRPr="004E5098">
        <w:t>)) {</w:t>
      </w:r>
    </w:p>
    <w:p w14:paraId="4EE07F40" w14:textId="77777777" w:rsidR="00A30456" w:rsidRPr="004E5098" w:rsidRDefault="00A30456" w:rsidP="00A30456">
      <w:r w:rsidRPr="004E5098">
        <w:t xml:space="preserve">            </w:t>
      </w:r>
      <w:proofErr w:type="spellStart"/>
      <w:r w:rsidRPr="004E5098">
        <w:t>WWDG_SetCounter</w:t>
      </w:r>
      <w:proofErr w:type="spellEnd"/>
      <w:r w:rsidRPr="004E5098">
        <w:t>(0x7F);</w:t>
      </w:r>
    </w:p>
    <w:p w14:paraId="157E8734"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"Normal feed. Counter: 0x%02X\n", counter);</w:t>
      </w:r>
    </w:p>
    <w:p w14:paraId="32159E46" w14:textId="77777777" w:rsidR="00A30456" w:rsidRPr="004E5098" w:rsidRDefault="00A30456" w:rsidP="00A30456">
      <w:r w:rsidRPr="004E5098">
        <w:t xml:space="preserve">        }</w:t>
      </w:r>
    </w:p>
    <w:p w14:paraId="0265A8BE" w14:textId="77777777" w:rsidR="00A30456" w:rsidRPr="004E5098" w:rsidRDefault="00A30456" w:rsidP="00A30456">
      <w:r w:rsidRPr="004E5098">
        <w:t xml:space="preserve">    } else {</w:t>
      </w:r>
    </w:p>
    <w:p w14:paraId="1107352D" w14:textId="77777777" w:rsidR="00A30456" w:rsidRPr="004E5098" w:rsidRDefault="00A30456" w:rsidP="00A30456">
      <w:r w:rsidRPr="004E5098">
        <w:t xml:space="preserve">        // 计数器较高，还可以等待</w:t>
      </w:r>
    </w:p>
    <w:p w14:paraId="5C8FC302"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"Counter high: 0x%02X, can wait\n", counter);</w:t>
      </w:r>
    </w:p>
    <w:p w14:paraId="12391565" w14:textId="77777777" w:rsidR="00A30456" w:rsidRPr="004E5098" w:rsidRDefault="00A30456" w:rsidP="00A30456">
      <w:r w:rsidRPr="004E5098">
        <w:t xml:space="preserve">    }</w:t>
      </w:r>
    </w:p>
    <w:p w14:paraId="32F68C39" w14:textId="77777777" w:rsidR="00A30456" w:rsidRPr="004E5098" w:rsidRDefault="00A30456" w:rsidP="00A30456">
      <w:r w:rsidRPr="004E5098">
        <w:t>}</w:t>
      </w:r>
    </w:p>
    <w:p w14:paraId="376E39F4" w14:textId="77777777" w:rsidR="00A30456" w:rsidRPr="004E5098" w:rsidRDefault="00A30456" w:rsidP="00A30456">
      <w:pPr>
        <w:pStyle w:val="3"/>
      </w:pPr>
      <w:r w:rsidRPr="004E5098">
        <w:t>多任务系统中的喂狗管理</w:t>
      </w:r>
    </w:p>
    <w:p w14:paraId="1AB217EA" w14:textId="77777777" w:rsidR="00A30456" w:rsidRPr="004E5098" w:rsidRDefault="00A30456" w:rsidP="00A30456">
      <w:pPr>
        <w:pStyle w:val="4"/>
      </w:pPr>
      <w:r w:rsidRPr="004E5098">
        <w:t xml:space="preserve">1. </w:t>
      </w:r>
      <w:r w:rsidRPr="004E5098">
        <w:rPr>
          <w:rFonts w:ascii="Times New Roman" w:hAnsi="Times New Roman" w:cs="Times New Roman"/>
        </w:rPr>
        <w:t>​</w:t>
      </w:r>
      <w:r w:rsidRPr="004E5098">
        <w:t>任务监控喂狗</w:t>
      </w:r>
      <w:r w:rsidRPr="004E5098">
        <w:rPr>
          <w:rFonts w:ascii="Times New Roman" w:hAnsi="Times New Roman" w:cs="Times New Roman"/>
        </w:rPr>
        <w:t>​</w:t>
      </w:r>
    </w:p>
    <w:p w14:paraId="3D4C306B" w14:textId="77777777" w:rsidR="00A30456" w:rsidRPr="004E5098" w:rsidRDefault="00A30456" w:rsidP="00A30456">
      <w:r w:rsidRPr="004E5098">
        <w:t>typedef struct {</w:t>
      </w:r>
    </w:p>
    <w:p w14:paraId="2EEA4C7E" w14:textId="77777777" w:rsidR="00A30456" w:rsidRPr="004E5098" w:rsidRDefault="00A30456" w:rsidP="00A30456">
      <w:r w:rsidRPr="004E5098">
        <w:t xml:space="preserve">    uint32_t </w:t>
      </w:r>
      <w:proofErr w:type="spellStart"/>
      <w:r w:rsidRPr="004E5098">
        <w:t>last_execution</w:t>
      </w:r>
      <w:proofErr w:type="spellEnd"/>
      <w:r w:rsidRPr="004E5098">
        <w:t>;</w:t>
      </w:r>
    </w:p>
    <w:p w14:paraId="6D854C85" w14:textId="77777777" w:rsidR="00A30456" w:rsidRPr="004E5098" w:rsidRDefault="00A30456" w:rsidP="00A30456">
      <w:r w:rsidRPr="004E5098">
        <w:t xml:space="preserve">    uint32_t timeout;</w:t>
      </w:r>
    </w:p>
    <w:p w14:paraId="2DD586D9" w14:textId="77777777" w:rsidR="00A30456" w:rsidRPr="004E5098" w:rsidRDefault="00A30456" w:rsidP="00A30456">
      <w:r w:rsidRPr="004E5098">
        <w:t xml:space="preserve">    char </w:t>
      </w:r>
      <w:proofErr w:type="spellStart"/>
      <w:r w:rsidRPr="004E5098">
        <w:t>task_</w:t>
      </w:r>
      <w:proofErr w:type="gramStart"/>
      <w:r w:rsidRPr="004E5098">
        <w:t>name</w:t>
      </w:r>
      <w:proofErr w:type="spellEnd"/>
      <w:r w:rsidRPr="004E5098">
        <w:t>[</w:t>
      </w:r>
      <w:proofErr w:type="gramEnd"/>
      <w:r w:rsidRPr="004E5098">
        <w:t>20];</w:t>
      </w:r>
    </w:p>
    <w:p w14:paraId="73A30879" w14:textId="77777777" w:rsidR="00A30456" w:rsidRPr="004E5098" w:rsidRDefault="00A30456" w:rsidP="00A30456">
      <w:r w:rsidRPr="004E5098">
        <w:t xml:space="preserve">} </w:t>
      </w:r>
      <w:proofErr w:type="spellStart"/>
      <w:r w:rsidRPr="004E5098">
        <w:t>TaskMonitor</w:t>
      </w:r>
      <w:proofErr w:type="spellEnd"/>
      <w:r w:rsidRPr="004E5098">
        <w:t>;</w:t>
      </w:r>
    </w:p>
    <w:p w14:paraId="5088FB66" w14:textId="77777777" w:rsidR="00A30456" w:rsidRPr="004E5098" w:rsidRDefault="00A30456" w:rsidP="00A30456"/>
    <w:p w14:paraId="32215232" w14:textId="77777777" w:rsidR="00A30456" w:rsidRPr="004E5098" w:rsidRDefault="00A30456" w:rsidP="00A30456">
      <w:proofErr w:type="spellStart"/>
      <w:r w:rsidRPr="004E5098">
        <w:lastRenderedPageBreak/>
        <w:t>TaskMonitor</w:t>
      </w:r>
      <w:proofErr w:type="spellEnd"/>
      <w:r w:rsidRPr="004E5098">
        <w:t xml:space="preserve"> </w:t>
      </w:r>
      <w:proofErr w:type="gramStart"/>
      <w:r w:rsidRPr="004E5098">
        <w:t>tasks[</w:t>
      </w:r>
      <w:proofErr w:type="gramEnd"/>
      <w:r w:rsidRPr="004E5098">
        <w:t>] = {</w:t>
      </w:r>
    </w:p>
    <w:p w14:paraId="435B0F59" w14:textId="77777777" w:rsidR="00A30456" w:rsidRPr="004E5098" w:rsidRDefault="00A30456" w:rsidP="00A30456">
      <w:r w:rsidRPr="004E5098">
        <w:t xml:space="preserve">    {0, 100, "Sensor </w:t>
      </w:r>
      <w:proofErr w:type="gramStart"/>
      <w:r w:rsidRPr="004E5098">
        <w:t>Read"}</w:t>
      </w:r>
      <w:proofErr w:type="gramEnd"/>
      <w:r w:rsidRPr="004E5098">
        <w:t>,</w:t>
      </w:r>
    </w:p>
    <w:p w14:paraId="1768923D" w14:textId="77777777" w:rsidR="00A30456" w:rsidRPr="004E5098" w:rsidRDefault="00A30456" w:rsidP="00A30456">
      <w:r w:rsidRPr="004E5098">
        <w:t xml:space="preserve">    {0, 200, "Data </w:t>
      </w:r>
      <w:proofErr w:type="gramStart"/>
      <w:r w:rsidRPr="004E5098">
        <w:t>Process"}</w:t>
      </w:r>
      <w:proofErr w:type="gramEnd"/>
      <w:r w:rsidRPr="004E5098">
        <w:t>,</w:t>
      </w:r>
    </w:p>
    <w:p w14:paraId="21BEFDE3" w14:textId="77777777" w:rsidR="00A30456" w:rsidRPr="004E5098" w:rsidRDefault="00A30456" w:rsidP="00A30456">
      <w:r w:rsidRPr="004E5098">
        <w:t xml:space="preserve">    {0, 300, "Comm </w:t>
      </w:r>
      <w:proofErr w:type="gramStart"/>
      <w:r w:rsidRPr="004E5098">
        <w:t>Send"}</w:t>
      </w:r>
      <w:proofErr w:type="gramEnd"/>
    </w:p>
    <w:p w14:paraId="371EAB22" w14:textId="77777777" w:rsidR="00A30456" w:rsidRPr="004E5098" w:rsidRDefault="00A30456" w:rsidP="00A30456">
      <w:r w:rsidRPr="004E5098">
        <w:t>};</w:t>
      </w:r>
    </w:p>
    <w:p w14:paraId="2E97FDA3" w14:textId="77777777" w:rsidR="00A30456" w:rsidRPr="004E5098" w:rsidRDefault="00A30456" w:rsidP="00A30456"/>
    <w:p w14:paraId="17EA183B" w14:textId="77777777" w:rsidR="00A30456" w:rsidRPr="004E5098" w:rsidRDefault="00A30456" w:rsidP="00A30456">
      <w:r w:rsidRPr="004E5098">
        <w:t xml:space="preserve">void </w:t>
      </w:r>
      <w:proofErr w:type="spellStart"/>
      <w:r w:rsidRPr="004E5098">
        <w:t>Task_Based_Feeding</w:t>
      </w:r>
      <w:proofErr w:type="spellEnd"/>
      <w:r w:rsidRPr="004E5098">
        <w:t>(void)</w:t>
      </w:r>
    </w:p>
    <w:p w14:paraId="0AB043E3" w14:textId="77777777" w:rsidR="00A30456" w:rsidRPr="004E5098" w:rsidRDefault="00A30456" w:rsidP="00A30456">
      <w:r w:rsidRPr="004E5098">
        <w:t>{</w:t>
      </w:r>
    </w:p>
    <w:p w14:paraId="272914A3" w14:textId="77777777" w:rsidR="00A30456" w:rsidRPr="004E5098" w:rsidRDefault="00A30456" w:rsidP="00A30456">
      <w:r w:rsidRPr="004E5098">
        <w:t xml:space="preserve">    uint32_t </w:t>
      </w:r>
      <w:proofErr w:type="spellStart"/>
      <w:r w:rsidRPr="004E5098">
        <w:t>current_time</w:t>
      </w:r>
      <w:proofErr w:type="spellEnd"/>
      <w:r w:rsidRPr="004E5098">
        <w:t xml:space="preserve"> = </w:t>
      </w:r>
      <w:proofErr w:type="spellStart"/>
      <w:r w:rsidRPr="004E5098">
        <w:t>HAL_</w:t>
      </w:r>
      <w:proofErr w:type="gramStart"/>
      <w:r w:rsidRPr="004E5098">
        <w:t>GetTick</w:t>
      </w:r>
      <w:proofErr w:type="spellEnd"/>
      <w:r w:rsidRPr="004E5098">
        <w:t>(</w:t>
      </w:r>
      <w:proofErr w:type="gramEnd"/>
      <w:r w:rsidRPr="004E5098">
        <w:t>);</w:t>
      </w:r>
    </w:p>
    <w:p w14:paraId="6E097B64" w14:textId="77777777" w:rsidR="00A30456" w:rsidRPr="004E5098" w:rsidRDefault="00A30456" w:rsidP="00A30456">
      <w:r w:rsidRPr="004E5098">
        <w:t xml:space="preserve">    uint8_t </w:t>
      </w:r>
      <w:proofErr w:type="spellStart"/>
      <w:r w:rsidRPr="004E5098">
        <w:t>all_tasks_ok</w:t>
      </w:r>
      <w:proofErr w:type="spellEnd"/>
      <w:r w:rsidRPr="004E5098">
        <w:t xml:space="preserve"> = 1;</w:t>
      </w:r>
    </w:p>
    <w:p w14:paraId="7CCFA4C9" w14:textId="77777777" w:rsidR="00A30456" w:rsidRPr="004E5098" w:rsidRDefault="00A30456" w:rsidP="00A30456">
      <w:r w:rsidRPr="004E5098">
        <w:t xml:space="preserve">    </w:t>
      </w:r>
    </w:p>
    <w:p w14:paraId="44F19DCB" w14:textId="77777777" w:rsidR="00A30456" w:rsidRPr="004E5098" w:rsidRDefault="00A30456" w:rsidP="00A30456">
      <w:r w:rsidRPr="004E5098">
        <w:t xml:space="preserve">    // 检查所有任务是否按时执行</w:t>
      </w:r>
    </w:p>
    <w:p w14:paraId="043F4872" w14:textId="77777777" w:rsidR="00A30456" w:rsidRPr="004E5098" w:rsidRDefault="00A30456" w:rsidP="00A30456">
      <w:r w:rsidRPr="004E5098">
        <w:t xml:space="preserve">    for (int </w:t>
      </w:r>
      <w:proofErr w:type="spellStart"/>
      <w:r w:rsidRPr="004E5098">
        <w:t>i</w:t>
      </w:r>
      <w:proofErr w:type="spellEnd"/>
      <w:r w:rsidRPr="004E5098">
        <w:t xml:space="preserve"> = 0; </w:t>
      </w:r>
      <w:proofErr w:type="spellStart"/>
      <w:r w:rsidRPr="004E5098">
        <w:t>i</w:t>
      </w:r>
      <w:proofErr w:type="spellEnd"/>
      <w:r w:rsidRPr="004E5098">
        <w:t xml:space="preserve"> &lt; 3; </w:t>
      </w:r>
      <w:proofErr w:type="spellStart"/>
      <w:r w:rsidRPr="004E5098">
        <w:t>i</w:t>
      </w:r>
      <w:proofErr w:type="spellEnd"/>
      <w:r w:rsidRPr="004E5098">
        <w:t>+</w:t>
      </w:r>
      <w:proofErr w:type="gramStart"/>
      <w:r w:rsidRPr="004E5098">
        <w:t>+) {</w:t>
      </w:r>
      <w:proofErr w:type="gramEnd"/>
    </w:p>
    <w:p w14:paraId="0ACAECC6" w14:textId="77777777" w:rsidR="00A30456" w:rsidRPr="004E5098" w:rsidRDefault="00A30456" w:rsidP="00A30456">
      <w:r w:rsidRPr="004E5098">
        <w:t xml:space="preserve">        if (</w:t>
      </w:r>
      <w:proofErr w:type="spellStart"/>
      <w:r w:rsidRPr="004E5098">
        <w:t>current_time</w:t>
      </w:r>
      <w:proofErr w:type="spellEnd"/>
      <w:r w:rsidRPr="004E5098">
        <w:t xml:space="preserve"> - tasks[</w:t>
      </w:r>
      <w:proofErr w:type="spellStart"/>
      <w:r w:rsidRPr="004E5098">
        <w:t>i</w:t>
      </w:r>
      <w:proofErr w:type="spellEnd"/>
      <w:proofErr w:type="gramStart"/>
      <w:r w:rsidRPr="004E5098">
        <w:t>].</w:t>
      </w:r>
      <w:proofErr w:type="spellStart"/>
      <w:r w:rsidRPr="004E5098">
        <w:t>last</w:t>
      </w:r>
      <w:proofErr w:type="gramEnd"/>
      <w:r w:rsidRPr="004E5098">
        <w:t>_execution</w:t>
      </w:r>
      <w:proofErr w:type="spellEnd"/>
      <w:r w:rsidRPr="004E5098">
        <w:t xml:space="preserve"> &gt; tasks[</w:t>
      </w:r>
      <w:proofErr w:type="spellStart"/>
      <w:r w:rsidRPr="004E5098">
        <w:t>i</w:t>
      </w:r>
      <w:proofErr w:type="spellEnd"/>
      <w:proofErr w:type="gramStart"/>
      <w:r w:rsidRPr="004E5098">
        <w:t>].timeout</w:t>
      </w:r>
      <w:proofErr w:type="gramEnd"/>
      <w:r w:rsidRPr="004E5098">
        <w:t>) {</w:t>
      </w:r>
    </w:p>
    <w:p w14:paraId="25EA139D"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 xml:space="preserve">"Task %s may be </w:t>
      </w:r>
      <w:proofErr w:type="gramStart"/>
      <w:r w:rsidRPr="004E5098">
        <w:t>stuck!\</w:t>
      </w:r>
      <w:proofErr w:type="gramEnd"/>
      <w:r w:rsidRPr="004E5098">
        <w:t>n", tasks[</w:t>
      </w:r>
      <w:proofErr w:type="spellStart"/>
      <w:r w:rsidRPr="004E5098">
        <w:t>i</w:t>
      </w:r>
      <w:proofErr w:type="spellEnd"/>
      <w:proofErr w:type="gramStart"/>
      <w:r w:rsidRPr="004E5098">
        <w:t>].</w:t>
      </w:r>
      <w:proofErr w:type="spellStart"/>
      <w:r w:rsidRPr="004E5098">
        <w:t>task</w:t>
      </w:r>
      <w:proofErr w:type="gramEnd"/>
      <w:r w:rsidRPr="004E5098">
        <w:t>_name</w:t>
      </w:r>
      <w:proofErr w:type="spellEnd"/>
      <w:r w:rsidRPr="004E5098">
        <w:t>);</w:t>
      </w:r>
    </w:p>
    <w:p w14:paraId="1FFF43E8" w14:textId="77777777" w:rsidR="00A30456" w:rsidRPr="004E5098" w:rsidRDefault="00A30456" w:rsidP="00A30456">
      <w:r w:rsidRPr="004E5098">
        <w:t xml:space="preserve">            </w:t>
      </w:r>
      <w:proofErr w:type="spellStart"/>
      <w:r w:rsidRPr="004E5098">
        <w:t>all_tasks_ok</w:t>
      </w:r>
      <w:proofErr w:type="spellEnd"/>
      <w:r w:rsidRPr="004E5098">
        <w:t xml:space="preserve"> = 0;</w:t>
      </w:r>
    </w:p>
    <w:p w14:paraId="1EDCD4E7" w14:textId="77777777" w:rsidR="00A30456" w:rsidRPr="004E5098" w:rsidRDefault="00A30456" w:rsidP="00A30456">
      <w:r w:rsidRPr="004E5098">
        <w:t xml:space="preserve">        }</w:t>
      </w:r>
    </w:p>
    <w:p w14:paraId="18E06F8C" w14:textId="77777777" w:rsidR="00A30456" w:rsidRPr="004E5098" w:rsidRDefault="00A30456" w:rsidP="00A30456">
      <w:r w:rsidRPr="004E5098">
        <w:t xml:space="preserve">    }</w:t>
      </w:r>
    </w:p>
    <w:p w14:paraId="7524083A" w14:textId="77777777" w:rsidR="00A30456" w:rsidRPr="004E5098" w:rsidRDefault="00A30456" w:rsidP="00A30456">
      <w:r w:rsidRPr="004E5098">
        <w:t xml:space="preserve">    </w:t>
      </w:r>
    </w:p>
    <w:p w14:paraId="025C8605" w14:textId="77777777" w:rsidR="00A30456" w:rsidRPr="004E5098" w:rsidRDefault="00A30456" w:rsidP="00A30456">
      <w:r w:rsidRPr="004E5098">
        <w:t xml:space="preserve">    /</w:t>
      </w:r>
      <w:proofErr w:type="gramStart"/>
      <w:r w:rsidRPr="004E5098">
        <w:t>/ 只有</w:t>
      </w:r>
      <w:proofErr w:type="gramEnd"/>
      <w:r w:rsidRPr="004E5098">
        <w:t>所有任务正常时才喂狗</w:t>
      </w:r>
    </w:p>
    <w:p w14:paraId="328E257D" w14:textId="77777777" w:rsidR="00A30456" w:rsidRPr="004E5098" w:rsidRDefault="00A30456" w:rsidP="00A30456">
      <w:r w:rsidRPr="004E5098">
        <w:t xml:space="preserve">    if (</w:t>
      </w:r>
      <w:proofErr w:type="spellStart"/>
      <w:r w:rsidRPr="004E5098">
        <w:t>all_tasks_ok</w:t>
      </w:r>
      <w:proofErr w:type="spellEnd"/>
      <w:r w:rsidRPr="004E5098">
        <w:t xml:space="preserve"> &amp;&amp; </w:t>
      </w:r>
      <w:proofErr w:type="spellStart"/>
      <w:r w:rsidRPr="004E5098">
        <w:t>Is_In_Feeding_</w:t>
      </w:r>
      <w:proofErr w:type="gramStart"/>
      <w:r w:rsidRPr="004E5098">
        <w:t>Window</w:t>
      </w:r>
      <w:proofErr w:type="spellEnd"/>
      <w:r w:rsidRPr="004E5098">
        <w:t>(</w:t>
      </w:r>
      <w:proofErr w:type="gramEnd"/>
      <w:r w:rsidRPr="004E5098">
        <w:t>)) {</w:t>
      </w:r>
    </w:p>
    <w:p w14:paraId="124104AE" w14:textId="77777777" w:rsidR="00A30456" w:rsidRPr="004E5098" w:rsidRDefault="00A30456" w:rsidP="00A30456">
      <w:r w:rsidRPr="004E5098">
        <w:t xml:space="preserve">        </w:t>
      </w:r>
      <w:proofErr w:type="spellStart"/>
      <w:r w:rsidRPr="004E5098">
        <w:t>WWDG_SetCounter</w:t>
      </w:r>
      <w:proofErr w:type="spellEnd"/>
      <w:r w:rsidRPr="004E5098">
        <w:t>(0x7F);</w:t>
      </w:r>
    </w:p>
    <w:p w14:paraId="635D50A4"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"All tasks OK, feeding WWDG\n");</w:t>
      </w:r>
    </w:p>
    <w:p w14:paraId="0DEB7DB8" w14:textId="77777777" w:rsidR="00A30456" w:rsidRPr="004E5098" w:rsidRDefault="00A30456" w:rsidP="00A30456">
      <w:r w:rsidRPr="004E5098">
        <w:t xml:space="preserve">    }</w:t>
      </w:r>
    </w:p>
    <w:p w14:paraId="1E42C307" w14:textId="77777777" w:rsidR="00A30456" w:rsidRPr="004E5098" w:rsidRDefault="00A30456" w:rsidP="00A30456">
      <w:r w:rsidRPr="004E5098">
        <w:t>}</w:t>
      </w:r>
    </w:p>
    <w:p w14:paraId="0240AC74" w14:textId="77777777" w:rsidR="00A30456" w:rsidRPr="004E5098" w:rsidRDefault="00A30456" w:rsidP="00A30456">
      <w:pPr>
        <w:pStyle w:val="4"/>
      </w:pPr>
      <w:r w:rsidRPr="004E5098">
        <w:lastRenderedPageBreak/>
        <w:t>2</w:t>
      </w:r>
      <w:proofErr w:type="gramStart"/>
      <w:r w:rsidRPr="004E5098">
        <w:t xml:space="preserve">. </w:t>
      </w:r>
      <w:r w:rsidRPr="004E5098">
        <w:rPr>
          <w:rFonts w:ascii="Times New Roman" w:hAnsi="Times New Roman" w:cs="Times New Roman"/>
        </w:rPr>
        <w:t>​</w:t>
      </w:r>
      <w:r w:rsidRPr="004E5098">
        <w:t>优先级</w:t>
      </w:r>
      <w:proofErr w:type="gramEnd"/>
      <w:r w:rsidRPr="004E5098">
        <w:t>喂狗机制</w:t>
      </w:r>
      <w:r w:rsidRPr="004E5098">
        <w:rPr>
          <w:rFonts w:ascii="Times New Roman" w:hAnsi="Times New Roman" w:cs="Times New Roman"/>
        </w:rPr>
        <w:t>​</w:t>
      </w:r>
    </w:p>
    <w:p w14:paraId="06248781" w14:textId="77777777" w:rsidR="00A30456" w:rsidRPr="004E5098" w:rsidRDefault="00A30456" w:rsidP="00A30456">
      <w:r w:rsidRPr="004E5098">
        <w:t xml:space="preserve">void </w:t>
      </w:r>
      <w:proofErr w:type="spellStart"/>
      <w:r w:rsidRPr="004E5098">
        <w:t>Priority_Feeding_System</w:t>
      </w:r>
      <w:proofErr w:type="spellEnd"/>
      <w:r w:rsidRPr="004E5098">
        <w:t>(void)</w:t>
      </w:r>
    </w:p>
    <w:p w14:paraId="426F1D88" w14:textId="77777777" w:rsidR="00A30456" w:rsidRPr="004E5098" w:rsidRDefault="00A30456" w:rsidP="00A30456">
      <w:r w:rsidRPr="004E5098">
        <w:t>{</w:t>
      </w:r>
    </w:p>
    <w:p w14:paraId="3BCCC7AF" w14:textId="77777777" w:rsidR="00A30456" w:rsidRPr="004E5098" w:rsidRDefault="00A30456" w:rsidP="00A30456">
      <w:r w:rsidRPr="004E5098">
        <w:t xml:space="preserve">    static uint32_t </w:t>
      </w:r>
      <w:proofErr w:type="spellStart"/>
      <w:r w:rsidRPr="004E5098">
        <w:t>feed_priority</w:t>
      </w:r>
      <w:proofErr w:type="spellEnd"/>
      <w:r w:rsidRPr="004E5098">
        <w:t xml:space="preserve"> = 0;</w:t>
      </w:r>
    </w:p>
    <w:p w14:paraId="3A155499" w14:textId="77777777" w:rsidR="00A30456" w:rsidRPr="004E5098" w:rsidRDefault="00A30456" w:rsidP="00A30456">
      <w:r w:rsidRPr="004E5098">
        <w:t xml:space="preserve">    </w:t>
      </w:r>
    </w:p>
    <w:p w14:paraId="5F5B4B1F" w14:textId="77777777" w:rsidR="00A30456" w:rsidRPr="004E5098" w:rsidRDefault="00A30456" w:rsidP="00A30456">
      <w:r w:rsidRPr="004E5098">
        <w:t xml:space="preserve">    // 根据系统状态决定喂狗优先级</w:t>
      </w:r>
    </w:p>
    <w:p w14:paraId="4C5DC06C" w14:textId="77777777" w:rsidR="00A30456" w:rsidRPr="004E5098" w:rsidRDefault="00A30456" w:rsidP="00A30456">
      <w:r w:rsidRPr="004E5098">
        <w:t xml:space="preserve">    if (</w:t>
      </w:r>
      <w:proofErr w:type="spellStart"/>
      <w:r w:rsidRPr="004E5098">
        <w:t>System_State</w:t>
      </w:r>
      <w:proofErr w:type="spellEnd"/>
      <w:r w:rsidRPr="004E5098">
        <w:t xml:space="preserve"> == STATE_CRITICAL) {</w:t>
      </w:r>
    </w:p>
    <w:p w14:paraId="43ABD91C" w14:textId="77777777" w:rsidR="00A30456" w:rsidRPr="004E5098" w:rsidRDefault="00A30456" w:rsidP="00A30456">
      <w:r w:rsidRPr="004E5098">
        <w:t xml:space="preserve">        </w:t>
      </w:r>
      <w:proofErr w:type="spellStart"/>
      <w:r w:rsidRPr="004E5098">
        <w:t>feed_priority</w:t>
      </w:r>
      <w:proofErr w:type="spellEnd"/>
      <w:r w:rsidRPr="004E5098">
        <w:t xml:space="preserve"> = 10;  // 高优先级</w:t>
      </w:r>
    </w:p>
    <w:p w14:paraId="32B4D3E6" w14:textId="77777777" w:rsidR="00A30456" w:rsidRPr="004E5098" w:rsidRDefault="00A30456" w:rsidP="00A30456">
      <w:r w:rsidRPr="004E5098">
        <w:t xml:space="preserve">    } else if (</w:t>
      </w:r>
      <w:proofErr w:type="spellStart"/>
      <w:r w:rsidRPr="004E5098">
        <w:t>System_State</w:t>
      </w:r>
      <w:proofErr w:type="spellEnd"/>
      <w:r w:rsidRPr="004E5098">
        <w:t xml:space="preserve"> == STATE_</w:t>
      </w:r>
      <w:proofErr w:type="gramStart"/>
      <w:r w:rsidRPr="004E5098">
        <w:t>NORMAL) {</w:t>
      </w:r>
      <w:proofErr w:type="gramEnd"/>
    </w:p>
    <w:p w14:paraId="5E31F864" w14:textId="77777777" w:rsidR="00A30456" w:rsidRPr="004E5098" w:rsidRDefault="00A30456" w:rsidP="00A30456">
      <w:r w:rsidRPr="004E5098">
        <w:t xml:space="preserve">        </w:t>
      </w:r>
      <w:proofErr w:type="spellStart"/>
      <w:r w:rsidRPr="004E5098">
        <w:t>feed_priority</w:t>
      </w:r>
      <w:proofErr w:type="spellEnd"/>
      <w:r w:rsidRPr="004E5098">
        <w:t xml:space="preserve"> = 5;   // 中优先级</w:t>
      </w:r>
    </w:p>
    <w:p w14:paraId="3E130C5D" w14:textId="77777777" w:rsidR="00A30456" w:rsidRPr="004E5098" w:rsidRDefault="00A30456" w:rsidP="00A30456">
      <w:r w:rsidRPr="004E5098">
        <w:t xml:space="preserve">    } else {</w:t>
      </w:r>
    </w:p>
    <w:p w14:paraId="7BCE252C" w14:textId="77777777" w:rsidR="00A30456" w:rsidRPr="004E5098" w:rsidRDefault="00A30456" w:rsidP="00A30456">
      <w:r w:rsidRPr="004E5098">
        <w:t xml:space="preserve">        </w:t>
      </w:r>
      <w:proofErr w:type="spellStart"/>
      <w:r w:rsidRPr="004E5098">
        <w:t>feed_priority</w:t>
      </w:r>
      <w:proofErr w:type="spellEnd"/>
      <w:r w:rsidRPr="004E5098">
        <w:t xml:space="preserve"> = 1;   // 低优先级</w:t>
      </w:r>
    </w:p>
    <w:p w14:paraId="2E74FD93" w14:textId="77777777" w:rsidR="00A30456" w:rsidRPr="004E5098" w:rsidRDefault="00A30456" w:rsidP="00A30456">
      <w:r w:rsidRPr="004E5098">
        <w:t xml:space="preserve">    }</w:t>
      </w:r>
    </w:p>
    <w:p w14:paraId="5930BC27" w14:textId="77777777" w:rsidR="00A30456" w:rsidRPr="004E5098" w:rsidRDefault="00A30456" w:rsidP="00A30456">
      <w:r w:rsidRPr="004E5098">
        <w:t xml:space="preserve">    </w:t>
      </w:r>
    </w:p>
    <w:p w14:paraId="3DAF1682" w14:textId="77777777" w:rsidR="00A30456" w:rsidRPr="004E5098" w:rsidRDefault="00A30456" w:rsidP="00A30456">
      <w:r w:rsidRPr="004E5098">
        <w:t xml:space="preserve">    // 只有高优先级时才立即喂狗</w:t>
      </w:r>
    </w:p>
    <w:p w14:paraId="00FF5A1D" w14:textId="77777777" w:rsidR="00A30456" w:rsidRPr="004E5098" w:rsidRDefault="00A30456" w:rsidP="00A30456">
      <w:r w:rsidRPr="004E5098">
        <w:t xml:space="preserve">    if (</w:t>
      </w:r>
      <w:proofErr w:type="spellStart"/>
      <w:r w:rsidRPr="004E5098">
        <w:t>feed_priority</w:t>
      </w:r>
      <w:proofErr w:type="spellEnd"/>
      <w:r w:rsidRPr="004E5098">
        <w:t xml:space="preserve"> &gt;= 8 &amp;&amp; </w:t>
      </w:r>
      <w:proofErr w:type="spellStart"/>
      <w:r w:rsidRPr="004E5098">
        <w:t>Is_In_Feeding_</w:t>
      </w:r>
      <w:proofErr w:type="gramStart"/>
      <w:r w:rsidRPr="004E5098">
        <w:t>Window</w:t>
      </w:r>
      <w:proofErr w:type="spellEnd"/>
      <w:r w:rsidRPr="004E5098">
        <w:t>(</w:t>
      </w:r>
      <w:proofErr w:type="gramEnd"/>
      <w:r w:rsidRPr="004E5098">
        <w:t>)) {</w:t>
      </w:r>
    </w:p>
    <w:p w14:paraId="5F30B8B0" w14:textId="77777777" w:rsidR="00A30456" w:rsidRPr="004E5098" w:rsidRDefault="00A30456" w:rsidP="00A30456">
      <w:r w:rsidRPr="004E5098">
        <w:t xml:space="preserve">        </w:t>
      </w:r>
      <w:proofErr w:type="spellStart"/>
      <w:r w:rsidRPr="004E5098">
        <w:t>WWDG_SetCounter</w:t>
      </w:r>
      <w:proofErr w:type="spellEnd"/>
      <w:r w:rsidRPr="004E5098">
        <w:t>(0x7F);</w:t>
      </w:r>
    </w:p>
    <w:p w14:paraId="6B2A33F1" w14:textId="77777777" w:rsidR="00A30456" w:rsidRPr="004E5098" w:rsidRDefault="00A30456" w:rsidP="00A30456">
      <w:r w:rsidRPr="004E5098">
        <w:t xml:space="preserve">    }</w:t>
      </w:r>
    </w:p>
    <w:p w14:paraId="4D17A175" w14:textId="77777777" w:rsidR="00A30456" w:rsidRPr="004E5098" w:rsidRDefault="00A30456" w:rsidP="00A30456">
      <w:r w:rsidRPr="004E5098">
        <w:t>}</w:t>
      </w:r>
    </w:p>
    <w:p w14:paraId="1E99D78E" w14:textId="77777777" w:rsidR="00A30456" w:rsidRPr="004E5098" w:rsidRDefault="00A30456" w:rsidP="00A30456">
      <w:pPr>
        <w:pStyle w:val="3"/>
      </w:pPr>
      <w:r w:rsidRPr="004E5098">
        <w:t>错误处理和调试</w:t>
      </w:r>
    </w:p>
    <w:p w14:paraId="0EEF1218" w14:textId="77777777" w:rsidR="00A30456" w:rsidRPr="004E5098" w:rsidRDefault="00A30456" w:rsidP="00A30456">
      <w:pPr>
        <w:pStyle w:val="4"/>
      </w:pPr>
      <w:r w:rsidRPr="004E5098">
        <w:t xml:space="preserve">1. </w:t>
      </w:r>
      <w:r w:rsidRPr="004E5098">
        <w:rPr>
          <w:rFonts w:ascii="Times New Roman" w:hAnsi="Times New Roman" w:cs="Times New Roman"/>
        </w:rPr>
        <w:t>​</w:t>
      </w:r>
      <w:r w:rsidRPr="004E5098">
        <w:t>喂狗错误检测</w:t>
      </w:r>
      <w:r w:rsidRPr="004E5098">
        <w:rPr>
          <w:rFonts w:ascii="Times New Roman" w:hAnsi="Times New Roman" w:cs="Times New Roman"/>
        </w:rPr>
        <w:t>​</w:t>
      </w:r>
    </w:p>
    <w:p w14:paraId="0495DC58" w14:textId="77777777" w:rsidR="00A30456" w:rsidRPr="004E5098" w:rsidRDefault="00A30456" w:rsidP="00A30456">
      <w:r w:rsidRPr="004E5098">
        <w:t xml:space="preserve">void </w:t>
      </w:r>
      <w:proofErr w:type="spellStart"/>
      <w:r w:rsidRPr="004E5098">
        <w:t>Detect_Feeding_Errors</w:t>
      </w:r>
      <w:proofErr w:type="spellEnd"/>
      <w:r w:rsidRPr="004E5098">
        <w:t>(void)</w:t>
      </w:r>
    </w:p>
    <w:p w14:paraId="0432C33C" w14:textId="77777777" w:rsidR="00A30456" w:rsidRPr="004E5098" w:rsidRDefault="00A30456" w:rsidP="00A30456">
      <w:r w:rsidRPr="004E5098">
        <w:t>{</w:t>
      </w:r>
    </w:p>
    <w:p w14:paraId="2A788F2B" w14:textId="77777777" w:rsidR="00A30456" w:rsidRPr="004E5098" w:rsidRDefault="00A30456" w:rsidP="00A30456">
      <w:r w:rsidRPr="004E5098">
        <w:t xml:space="preserve">    uint32_t counter = </w:t>
      </w:r>
      <w:proofErr w:type="spellStart"/>
      <w:r w:rsidRPr="004E5098">
        <w:t>WWDG_</w:t>
      </w:r>
      <w:proofErr w:type="gramStart"/>
      <w:r w:rsidRPr="004E5098">
        <w:t>GetCounter</w:t>
      </w:r>
      <w:proofErr w:type="spellEnd"/>
      <w:r w:rsidRPr="004E5098">
        <w:t>(</w:t>
      </w:r>
      <w:proofErr w:type="gramEnd"/>
      <w:r w:rsidRPr="004E5098">
        <w:t>);</w:t>
      </w:r>
    </w:p>
    <w:p w14:paraId="6E192B33" w14:textId="77777777" w:rsidR="00A30456" w:rsidRPr="004E5098" w:rsidRDefault="00A30456" w:rsidP="00A30456">
      <w:r w:rsidRPr="004E5098">
        <w:t xml:space="preserve">    </w:t>
      </w:r>
    </w:p>
    <w:p w14:paraId="569B47C6" w14:textId="77777777" w:rsidR="00A30456" w:rsidRPr="004E5098" w:rsidRDefault="00A30456" w:rsidP="00A30456">
      <w:r w:rsidRPr="004E5098">
        <w:t xml:space="preserve">    if (counter &lt;= </w:t>
      </w:r>
      <w:proofErr w:type="gramStart"/>
      <w:r w:rsidRPr="004E5098">
        <w:t>0x3F) {</w:t>
      </w:r>
      <w:proofErr w:type="gramEnd"/>
    </w:p>
    <w:p w14:paraId="1E1D67B3" w14:textId="77777777" w:rsidR="00A30456" w:rsidRPr="004E5098" w:rsidRDefault="00A30456" w:rsidP="00A30456">
      <w:r w:rsidRPr="004E5098">
        <w:lastRenderedPageBreak/>
        <w:t xml:space="preserve">        // 已经超过复位点</w:t>
      </w:r>
    </w:p>
    <w:p w14:paraId="691FFFAA"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"ERROR: Counter beyond reset point: 0x%02X\n", counter);</w:t>
      </w:r>
    </w:p>
    <w:p w14:paraId="0B9FFB19" w14:textId="77777777" w:rsidR="00A30456" w:rsidRPr="004E5098" w:rsidRDefault="00A30456" w:rsidP="00A30456">
      <w:r w:rsidRPr="004E5098">
        <w:t xml:space="preserve">        </w:t>
      </w:r>
      <w:proofErr w:type="spellStart"/>
      <w:r w:rsidRPr="004E5098">
        <w:t>Emergency_</w:t>
      </w:r>
      <w:proofErr w:type="gramStart"/>
      <w:r w:rsidRPr="004E5098">
        <w:t>Recovery</w:t>
      </w:r>
      <w:proofErr w:type="spellEnd"/>
      <w:r w:rsidRPr="004E5098">
        <w:t>(</w:t>
      </w:r>
      <w:proofErr w:type="gramEnd"/>
      <w:r w:rsidRPr="004E5098">
        <w:t>);</w:t>
      </w:r>
    </w:p>
    <w:p w14:paraId="1370957F" w14:textId="77777777" w:rsidR="00A30456" w:rsidRPr="004E5098" w:rsidRDefault="00A30456" w:rsidP="00A30456">
      <w:r w:rsidRPr="004E5098">
        <w:t xml:space="preserve">    } else if (counter &gt;= (WWDG-&gt;CFR &amp; WWDG_CFR_W)) {</w:t>
      </w:r>
    </w:p>
    <w:p w14:paraId="6123F171" w14:textId="77777777" w:rsidR="00A30456" w:rsidRPr="004E5098" w:rsidRDefault="00A30456" w:rsidP="00A30456">
      <w:r w:rsidRPr="004E5098">
        <w:t xml:space="preserve">        // 不在喂狗窗口内</w:t>
      </w:r>
    </w:p>
    <w:p w14:paraId="3AF260C1"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"WARNING: Not in feeding window. Counter: 0x%02X\n", counter);</w:t>
      </w:r>
    </w:p>
    <w:p w14:paraId="7F76AABF" w14:textId="77777777" w:rsidR="00A30456" w:rsidRPr="004E5098" w:rsidRDefault="00A30456" w:rsidP="00A30456">
      <w:r w:rsidRPr="004E5098">
        <w:t xml:space="preserve">    }</w:t>
      </w:r>
    </w:p>
    <w:p w14:paraId="06814B0A" w14:textId="77777777" w:rsidR="00A30456" w:rsidRPr="004E5098" w:rsidRDefault="00A30456" w:rsidP="00A30456">
      <w:r w:rsidRPr="004E5098">
        <w:t>}</w:t>
      </w:r>
    </w:p>
    <w:p w14:paraId="2928769B" w14:textId="77777777" w:rsidR="00A30456" w:rsidRPr="004E5098" w:rsidRDefault="00A30456" w:rsidP="00A30456">
      <w:pPr>
        <w:pStyle w:val="4"/>
      </w:pPr>
      <w:r w:rsidRPr="004E5098">
        <w:t xml:space="preserve">2. </w:t>
      </w:r>
      <w:r w:rsidRPr="004E5098">
        <w:rPr>
          <w:rFonts w:ascii="Times New Roman" w:hAnsi="Times New Roman" w:cs="Times New Roman"/>
        </w:rPr>
        <w:t>​</w:t>
      </w:r>
      <w:r w:rsidRPr="004E5098">
        <w:t>调试模式下的喂狗</w:t>
      </w:r>
      <w:r w:rsidRPr="004E5098">
        <w:rPr>
          <w:rFonts w:ascii="Times New Roman" w:hAnsi="Times New Roman" w:cs="Times New Roman"/>
        </w:rPr>
        <w:t>​</w:t>
      </w:r>
    </w:p>
    <w:p w14:paraId="105AE616" w14:textId="77777777" w:rsidR="00A30456" w:rsidRPr="004E5098" w:rsidRDefault="00A30456" w:rsidP="00A30456">
      <w:r w:rsidRPr="004E5098">
        <w:t xml:space="preserve">void </w:t>
      </w:r>
      <w:proofErr w:type="spellStart"/>
      <w:r w:rsidRPr="004E5098">
        <w:t>Debug_Feeding</w:t>
      </w:r>
      <w:proofErr w:type="spellEnd"/>
      <w:r w:rsidRPr="004E5098">
        <w:t>(void)</w:t>
      </w:r>
    </w:p>
    <w:p w14:paraId="0A39A24D" w14:textId="77777777" w:rsidR="00A30456" w:rsidRPr="004E5098" w:rsidRDefault="00A30456" w:rsidP="00A30456">
      <w:r w:rsidRPr="004E5098">
        <w:t>{</w:t>
      </w:r>
    </w:p>
    <w:p w14:paraId="60142250" w14:textId="77777777" w:rsidR="00A30456" w:rsidRPr="004E5098" w:rsidRDefault="00A30456" w:rsidP="00A30456">
      <w:r w:rsidRPr="004E5098">
        <w:t>#ifdef DEBUG</w:t>
      </w:r>
    </w:p>
    <w:p w14:paraId="7F7535B2" w14:textId="77777777" w:rsidR="00A30456" w:rsidRPr="004E5098" w:rsidRDefault="00A30456" w:rsidP="00A30456">
      <w:r w:rsidRPr="004E5098">
        <w:t xml:space="preserve">    // 调试模式下放宽喂狗限制</w:t>
      </w:r>
    </w:p>
    <w:p w14:paraId="4E99D750" w14:textId="77777777" w:rsidR="00A30456" w:rsidRPr="004E5098" w:rsidRDefault="00A30456" w:rsidP="00A30456">
      <w:r w:rsidRPr="004E5098">
        <w:t xml:space="preserve">    uint32_t counter = </w:t>
      </w:r>
      <w:proofErr w:type="spellStart"/>
      <w:r w:rsidRPr="004E5098">
        <w:t>WWDG_</w:t>
      </w:r>
      <w:proofErr w:type="gramStart"/>
      <w:r w:rsidRPr="004E5098">
        <w:t>GetCounter</w:t>
      </w:r>
      <w:proofErr w:type="spellEnd"/>
      <w:r w:rsidRPr="004E5098">
        <w:t>(</w:t>
      </w:r>
      <w:proofErr w:type="gramEnd"/>
      <w:r w:rsidRPr="004E5098">
        <w:t>);</w:t>
      </w:r>
    </w:p>
    <w:p w14:paraId="7EE5F665" w14:textId="77777777" w:rsidR="00A30456" w:rsidRPr="004E5098" w:rsidRDefault="00A30456" w:rsidP="00A30456">
      <w:r w:rsidRPr="004E5098">
        <w:t xml:space="preserve">    </w:t>
      </w:r>
    </w:p>
    <w:p w14:paraId="572A74D4" w14:textId="77777777" w:rsidR="00A30456" w:rsidRPr="004E5098" w:rsidRDefault="00A30456" w:rsidP="00A30456">
      <w:r w:rsidRPr="004E5098">
        <w:t xml:space="preserve">    if (counter &gt; </w:t>
      </w:r>
      <w:proofErr w:type="gramStart"/>
      <w:r w:rsidRPr="004E5098">
        <w:t>0x3F) {</w:t>
      </w:r>
      <w:proofErr w:type="gramEnd"/>
    </w:p>
    <w:p w14:paraId="12D0D7D6" w14:textId="77777777" w:rsidR="00A30456" w:rsidRPr="004E5098" w:rsidRDefault="00A30456" w:rsidP="00A30456">
      <w:r w:rsidRPr="004E5098">
        <w:t xml:space="preserve">        // 只要不超过复位点就可以喂狗</w:t>
      </w:r>
    </w:p>
    <w:p w14:paraId="70F4F904" w14:textId="77777777" w:rsidR="00A30456" w:rsidRPr="004E5098" w:rsidRDefault="00A30456" w:rsidP="00A30456">
      <w:r w:rsidRPr="004E5098">
        <w:t xml:space="preserve">        </w:t>
      </w:r>
      <w:proofErr w:type="spellStart"/>
      <w:r w:rsidRPr="004E5098">
        <w:t>WWDG_SetCounter</w:t>
      </w:r>
      <w:proofErr w:type="spellEnd"/>
      <w:r w:rsidRPr="004E5098">
        <w:t>(0x7F);</w:t>
      </w:r>
    </w:p>
    <w:p w14:paraId="01020B37" w14:textId="77777777" w:rsidR="00A30456" w:rsidRPr="004E5098" w:rsidRDefault="00A30456" w:rsidP="00A30456">
      <w:r w:rsidRPr="004E5098">
        <w:t xml:space="preserve">        </w:t>
      </w:r>
      <w:proofErr w:type="spellStart"/>
      <w:proofErr w:type="gramStart"/>
      <w:r w:rsidRPr="004E5098">
        <w:t>printf</w:t>
      </w:r>
      <w:proofErr w:type="spellEnd"/>
      <w:r w:rsidRPr="004E5098">
        <w:t>(</w:t>
      </w:r>
      <w:proofErr w:type="gramEnd"/>
      <w:r w:rsidRPr="004E5098">
        <w:t>"Debug feed. Counter was: 0x%02X\n", counter);</w:t>
      </w:r>
    </w:p>
    <w:p w14:paraId="4674DABA" w14:textId="77777777" w:rsidR="00A30456" w:rsidRPr="004E5098" w:rsidRDefault="00A30456" w:rsidP="00A30456">
      <w:r w:rsidRPr="004E5098">
        <w:t xml:space="preserve">    }</w:t>
      </w:r>
    </w:p>
    <w:p w14:paraId="0BF7EFAF" w14:textId="77777777" w:rsidR="00A30456" w:rsidRPr="004E5098" w:rsidRDefault="00A30456" w:rsidP="00A30456">
      <w:r w:rsidRPr="004E5098">
        <w:t>#else</w:t>
      </w:r>
    </w:p>
    <w:p w14:paraId="41B2D0E9" w14:textId="77777777" w:rsidR="00A30456" w:rsidRPr="004E5098" w:rsidRDefault="00A30456" w:rsidP="00A30456">
      <w:r w:rsidRPr="004E5098">
        <w:t xml:space="preserve">    // 生产模式严格检查窗口</w:t>
      </w:r>
    </w:p>
    <w:p w14:paraId="0405474D" w14:textId="77777777" w:rsidR="00A30456" w:rsidRPr="004E5098" w:rsidRDefault="00A30456" w:rsidP="00A30456">
      <w:r w:rsidRPr="004E5098">
        <w:t xml:space="preserve">    </w:t>
      </w:r>
      <w:proofErr w:type="spellStart"/>
      <w:r w:rsidRPr="004E5098">
        <w:t>Safe_Feed_</w:t>
      </w:r>
      <w:proofErr w:type="gramStart"/>
      <w:r w:rsidRPr="004E5098">
        <w:t>WWDG</w:t>
      </w:r>
      <w:proofErr w:type="spellEnd"/>
      <w:r w:rsidRPr="004E5098">
        <w:t>(</w:t>
      </w:r>
      <w:proofErr w:type="gramEnd"/>
      <w:r w:rsidRPr="004E5098">
        <w:t>);</w:t>
      </w:r>
    </w:p>
    <w:p w14:paraId="598D017B" w14:textId="77777777" w:rsidR="00A30456" w:rsidRPr="004E5098" w:rsidRDefault="00A30456" w:rsidP="00A30456">
      <w:r w:rsidRPr="004E5098">
        <w:t>#endif</w:t>
      </w:r>
    </w:p>
    <w:p w14:paraId="117EA17B" w14:textId="77777777" w:rsidR="00A30456" w:rsidRPr="004E5098" w:rsidRDefault="00A30456" w:rsidP="00A30456">
      <w:r w:rsidRPr="004E5098">
        <w:t>}</w:t>
      </w:r>
    </w:p>
    <w:p w14:paraId="42059E56" w14:textId="77777777" w:rsidR="00A30456" w:rsidRPr="004E5098" w:rsidRDefault="00A30456" w:rsidP="00A30456">
      <w:pPr>
        <w:pStyle w:val="3"/>
      </w:pPr>
      <w:r w:rsidRPr="004E5098">
        <w:lastRenderedPageBreak/>
        <w:t>重要注意事项</w:t>
      </w:r>
    </w:p>
    <w:p w14:paraId="6C981AFD" w14:textId="77777777" w:rsidR="00A30456" w:rsidRPr="004E5098" w:rsidRDefault="00A30456" w:rsidP="00A30456">
      <w:pPr>
        <w:pStyle w:val="4"/>
      </w:pPr>
      <w:r w:rsidRPr="004E5098">
        <w:t xml:space="preserve">1. </w:t>
      </w:r>
      <w:r w:rsidRPr="004E5098">
        <w:rPr>
          <w:rFonts w:ascii="Times New Roman" w:hAnsi="Times New Roman" w:cs="Times New Roman"/>
        </w:rPr>
        <w:t>​</w:t>
      </w:r>
      <w:r w:rsidRPr="004E5098">
        <w:t>喂狗时机必须正确</w:t>
      </w:r>
      <w:r w:rsidRPr="004E5098">
        <w:rPr>
          <w:rFonts w:ascii="Times New Roman" w:hAnsi="Times New Roman" w:cs="Times New Roman"/>
        </w:rPr>
        <w:t>​</w:t>
      </w:r>
    </w:p>
    <w:p w14:paraId="22503C45" w14:textId="77777777" w:rsidR="00A30456" w:rsidRPr="004E5098" w:rsidRDefault="00A30456" w:rsidP="00A30456">
      <w:r w:rsidRPr="004E5098">
        <w:t xml:space="preserve">void </w:t>
      </w:r>
      <w:proofErr w:type="spellStart"/>
      <w:r w:rsidRPr="004E5098">
        <w:t>Critical_Feeding_Timing</w:t>
      </w:r>
      <w:proofErr w:type="spellEnd"/>
      <w:r w:rsidRPr="004E5098">
        <w:t>(void)</w:t>
      </w:r>
    </w:p>
    <w:p w14:paraId="7B24ED51" w14:textId="77777777" w:rsidR="00A30456" w:rsidRPr="004E5098" w:rsidRDefault="00A30456" w:rsidP="00A30456">
      <w:r w:rsidRPr="004E5098">
        <w:t>{</w:t>
      </w:r>
    </w:p>
    <w:p w14:paraId="52B13CDA" w14:textId="77777777" w:rsidR="00A30456" w:rsidRPr="004E5098" w:rsidRDefault="00A30456" w:rsidP="00A30456">
      <w:r w:rsidRPr="004E5098">
        <w:t xml:space="preserve">    // 正确的喂狗时机：</w:t>
      </w:r>
    </w:p>
    <w:p w14:paraId="74785DEB" w14:textId="77777777" w:rsidR="00A30456" w:rsidRPr="004E5098" w:rsidRDefault="00A30456" w:rsidP="00A30456">
      <w:r w:rsidRPr="004E5098">
        <w:t xml:space="preserve">    /</w:t>
      </w:r>
      <w:proofErr w:type="gramStart"/>
      <w:r w:rsidRPr="004E5098">
        <w:t xml:space="preserve">/ - </w:t>
      </w:r>
      <w:proofErr w:type="gramEnd"/>
      <w:r w:rsidRPr="004E5098">
        <w:t>计数器值必须 &gt; 0x3F（否则立即复位）</w:t>
      </w:r>
    </w:p>
    <w:p w14:paraId="48B801B2" w14:textId="77777777" w:rsidR="00A30456" w:rsidRPr="004E5098" w:rsidRDefault="00A30456" w:rsidP="00A30456">
      <w:r w:rsidRPr="004E5098">
        <w:t xml:space="preserve">    /</w:t>
      </w:r>
      <w:proofErr w:type="gramStart"/>
      <w:r w:rsidRPr="004E5098">
        <w:t xml:space="preserve">/ - </w:t>
      </w:r>
      <w:proofErr w:type="gramEnd"/>
      <w:r w:rsidRPr="004E5098">
        <w:t>计数器值必须 &lt; 窗口值（否则立即复位）</w:t>
      </w:r>
    </w:p>
    <w:p w14:paraId="5625F748" w14:textId="77777777" w:rsidR="00A30456" w:rsidRPr="004E5098" w:rsidRDefault="00A30456" w:rsidP="00A30456">
      <w:r w:rsidRPr="004E5098">
        <w:t xml:space="preserve">    // - 必须在合适的任务完成点喂狗</w:t>
      </w:r>
    </w:p>
    <w:p w14:paraId="098C7B66" w14:textId="77777777" w:rsidR="00A30456" w:rsidRPr="004E5098" w:rsidRDefault="00A30456" w:rsidP="00A30456">
      <w:r w:rsidRPr="004E5098">
        <w:t xml:space="preserve">    </w:t>
      </w:r>
    </w:p>
    <w:p w14:paraId="6D669D4B" w14:textId="77777777" w:rsidR="00A30456" w:rsidRPr="004E5098" w:rsidRDefault="00A30456" w:rsidP="00A30456">
      <w:r w:rsidRPr="004E5098">
        <w:t xml:space="preserve">    uint32_t counter = </w:t>
      </w:r>
      <w:proofErr w:type="spellStart"/>
      <w:r w:rsidRPr="004E5098">
        <w:t>WWDG_</w:t>
      </w:r>
      <w:proofErr w:type="gramStart"/>
      <w:r w:rsidRPr="004E5098">
        <w:t>GetCounter</w:t>
      </w:r>
      <w:proofErr w:type="spellEnd"/>
      <w:r w:rsidRPr="004E5098">
        <w:t>(</w:t>
      </w:r>
      <w:proofErr w:type="gramEnd"/>
      <w:r w:rsidRPr="004E5098">
        <w:t>);</w:t>
      </w:r>
    </w:p>
    <w:p w14:paraId="14AD2AA7" w14:textId="77777777" w:rsidR="00A30456" w:rsidRPr="004E5098" w:rsidRDefault="00A30456" w:rsidP="00A30456">
      <w:r w:rsidRPr="004E5098">
        <w:t xml:space="preserve">    uint32_t window = WWDG-&gt;CFR &amp; WWDG_CFR_W;</w:t>
      </w:r>
    </w:p>
    <w:p w14:paraId="524A0B6E" w14:textId="77777777" w:rsidR="00A30456" w:rsidRPr="004E5098" w:rsidRDefault="00A30456" w:rsidP="00A30456">
      <w:r w:rsidRPr="004E5098">
        <w:t xml:space="preserve">    </w:t>
      </w:r>
    </w:p>
    <w:p w14:paraId="7DA54EBA" w14:textId="77777777" w:rsidR="00A30456" w:rsidRPr="004E5098" w:rsidRDefault="00A30456" w:rsidP="00A30456">
      <w:r w:rsidRPr="004E5098">
        <w:t xml:space="preserve">    if (counter &gt; 0x3F &amp;&amp; counter &lt; </w:t>
      </w:r>
      <w:proofErr w:type="gramStart"/>
      <w:r w:rsidRPr="004E5098">
        <w:t>window) {</w:t>
      </w:r>
      <w:proofErr w:type="gramEnd"/>
    </w:p>
    <w:p w14:paraId="49CA389F" w14:textId="77777777" w:rsidR="00A30456" w:rsidRPr="004E5098" w:rsidRDefault="00A30456" w:rsidP="00A30456">
      <w:r w:rsidRPr="004E5098">
        <w:t xml:space="preserve">        </w:t>
      </w:r>
      <w:proofErr w:type="spellStart"/>
      <w:r w:rsidRPr="004E5098">
        <w:t>WWDG_SetCounter</w:t>
      </w:r>
      <w:proofErr w:type="spellEnd"/>
      <w:r w:rsidRPr="004E5098">
        <w:t>(0x7F);  // 安全喂狗</w:t>
      </w:r>
    </w:p>
    <w:p w14:paraId="6DEAF9C2" w14:textId="77777777" w:rsidR="00A30456" w:rsidRPr="004E5098" w:rsidRDefault="00A30456" w:rsidP="00A30456">
      <w:r w:rsidRPr="004E5098">
        <w:t xml:space="preserve">    }</w:t>
      </w:r>
    </w:p>
    <w:p w14:paraId="6A7C8B0C" w14:textId="77777777" w:rsidR="00A30456" w:rsidRPr="004E5098" w:rsidRDefault="00A30456" w:rsidP="00A30456">
      <w:r w:rsidRPr="004E5098">
        <w:t>}</w:t>
      </w:r>
    </w:p>
    <w:p w14:paraId="46EF4A10" w14:textId="77777777" w:rsidR="00A30456" w:rsidRPr="004E5098" w:rsidRDefault="00A30456" w:rsidP="00A30456">
      <w:pPr>
        <w:pStyle w:val="4"/>
      </w:pPr>
      <w:r w:rsidRPr="004E5098">
        <w:t xml:space="preserve">2. </w:t>
      </w:r>
      <w:r w:rsidRPr="004E5098">
        <w:rPr>
          <w:rFonts w:ascii="Times New Roman" w:hAnsi="Times New Roman" w:cs="Times New Roman"/>
        </w:rPr>
        <w:t>​</w:t>
      </w:r>
      <w:r w:rsidRPr="004E5098">
        <w:t>喂狗值的选择</w:t>
      </w:r>
      <w:r w:rsidRPr="004E5098">
        <w:rPr>
          <w:rFonts w:ascii="Times New Roman" w:hAnsi="Times New Roman" w:cs="Times New Roman"/>
        </w:rPr>
        <w:t>​</w:t>
      </w:r>
    </w:p>
    <w:p w14:paraId="64F92792" w14:textId="77777777" w:rsidR="00A30456" w:rsidRPr="004E5098" w:rsidRDefault="00A30456" w:rsidP="00A30456">
      <w:r w:rsidRPr="004E5098">
        <w:t xml:space="preserve">void </w:t>
      </w:r>
      <w:proofErr w:type="spellStart"/>
      <w:r w:rsidRPr="004E5098">
        <w:t>Feeding_Value_Selection</w:t>
      </w:r>
      <w:proofErr w:type="spellEnd"/>
      <w:r w:rsidRPr="004E5098">
        <w:t>(void)</w:t>
      </w:r>
    </w:p>
    <w:p w14:paraId="456FEB20" w14:textId="77777777" w:rsidR="00A30456" w:rsidRPr="004E5098" w:rsidRDefault="00A30456" w:rsidP="00A30456">
      <w:r w:rsidRPr="004E5098">
        <w:t>{</w:t>
      </w:r>
    </w:p>
    <w:p w14:paraId="719BF15B" w14:textId="77777777" w:rsidR="00A30456" w:rsidRPr="004E5098" w:rsidRDefault="00A30456" w:rsidP="00A30456">
      <w:r w:rsidRPr="004E5098">
        <w:t xml:space="preserve">    // 通常喂狗时设置为最大值 0x7F</w:t>
      </w:r>
    </w:p>
    <w:p w14:paraId="06871BE2" w14:textId="77777777" w:rsidR="00A30456" w:rsidRPr="004E5098" w:rsidRDefault="00A30456" w:rsidP="00A30456">
      <w:r w:rsidRPr="004E5098">
        <w:t xml:space="preserve">    // 这样可以获得最长的超时时间</w:t>
      </w:r>
    </w:p>
    <w:p w14:paraId="08456F44" w14:textId="77777777" w:rsidR="00A30456" w:rsidRPr="004E5098" w:rsidRDefault="00A30456" w:rsidP="00A30456">
      <w:r w:rsidRPr="004E5098">
        <w:t xml:space="preserve">    </w:t>
      </w:r>
    </w:p>
    <w:p w14:paraId="6ACA4616" w14:textId="77777777" w:rsidR="00A30456" w:rsidRPr="004E5098" w:rsidRDefault="00A30456" w:rsidP="00A30456">
      <w:r w:rsidRPr="004E5098">
        <w:t xml:space="preserve">    </w:t>
      </w:r>
      <w:proofErr w:type="spellStart"/>
      <w:r w:rsidRPr="004E5098">
        <w:t>WWDG_SetCounter</w:t>
      </w:r>
      <w:proofErr w:type="spellEnd"/>
      <w:r w:rsidRPr="004E5098">
        <w:t>(0x7F);  // 最佳实践</w:t>
      </w:r>
    </w:p>
    <w:p w14:paraId="6CEFB7A5" w14:textId="77777777" w:rsidR="00A30456" w:rsidRPr="004E5098" w:rsidRDefault="00A30456" w:rsidP="00A30456">
      <w:r w:rsidRPr="004E5098">
        <w:t xml:space="preserve">    </w:t>
      </w:r>
    </w:p>
    <w:p w14:paraId="4365264F" w14:textId="77777777" w:rsidR="00A30456" w:rsidRPr="004E5098" w:rsidRDefault="00A30456" w:rsidP="00A30456">
      <w:r w:rsidRPr="004E5098">
        <w:t xml:space="preserve">    // 也可以根据情况设置其他值</w:t>
      </w:r>
    </w:p>
    <w:p w14:paraId="1A7B77CC" w14:textId="77777777" w:rsidR="00A30456" w:rsidRPr="004E5098" w:rsidRDefault="00A30456" w:rsidP="00A30456">
      <w:r w:rsidRPr="004E5098">
        <w:t xml:space="preserve">    // 但不建议，因为会缩短超时时间</w:t>
      </w:r>
    </w:p>
    <w:p w14:paraId="0DAF9173" w14:textId="77777777" w:rsidR="00A30456" w:rsidRPr="004E5098" w:rsidRDefault="00A30456" w:rsidP="00A30456">
      <w:r w:rsidRPr="004E5098">
        <w:lastRenderedPageBreak/>
        <w:t xml:space="preserve">    // </w:t>
      </w:r>
      <w:proofErr w:type="spellStart"/>
      <w:r w:rsidRPr="004E5098">
        <w:t>WWDG_SetCounter</w:t>
      </w:r>
      <w:proofErr w:type="spellEnd"/>
      <w:r w:rsidRPr="004E5098">
        <w:t>(0x60);  // 不推荐</w:t>
      </w:r>
    </w:p>
    <w:p w14:paraId="236B8F11" w14:textId="77777777" w:rsidR="00A30456" w:rsidRPr="004E5098" w:rsidRDefault="00A30456" w:rsidP="00A30456">
      <w:r w:rsidRPr="004E5098">
        <w:t>}</w:t>
      </w:r>
    </w:p>
    <w:p w14:paraId="705C520B" w14:textId="77777777" w:rsidR="00A30456" w:rsidRPr="004E5098" w:rsidRDefault="00A30456" w:rsidP="00A30456">
      <w:pPr>
        <w:pStyle w:val="4"/>
      </w:pPr>
      <w:r w:rsidRPr="004E5098">
        <w:t xml:space="preserve">3. </w:t>
      </w:r>
      <w:r w:rsidRPr="004E5098">
        <w:rPr>
          <w:rFonts w:ascii="Times New Roman" w:hAnsi="Times New Roman" w:cs="Times New Roman"/>
        </w:rPr>
        <w:t>​</w:t>
      </w:r>
      <w:r w:rsidRPr="004E5098">
        <w:t>实时性考虑</w:t>
      </w:r>
      <w:r w:rsidRPr="004E5098">
        <w:rPr>
          <w:rFonts w:ascii="Times New Roman" w:hAnsi="Times New Roman" w:cs="Times New Roman"/>
        </w:rPr>
        <w:t>​</w:t>
      </w:r>
    </w:p>
    <w:p w14:paraId="20C46C28" w14:textId="77777777" w:rsidR="00A30456" w:rsidRPr="004E5098" w:rsidRDefault="00A30456" w:rsidP="00A30456">
      <w:r w:rsidRPr="004E5098">
        <w:t xml:space="preserve">void </w:t>
      </w:r>
      <w:proofErr w:type="spellStart"/>
      <w:r w:rsidRPr="004E5098">
        <w:t>RealTime_Feeding_Considerations</w:t>
      </w:r>
      <w:proofErr w:type="spellEnd"/>
      <w:r w:rsidRPr="004E5098">
        <w:t>(void)</w:t>
      </w:r>
    </w:p>
    <w:p w14:paraId="2A75ED42" w14:textId="77777777" w:rsidR="00A30456" w:rsidRPr="004E5098" w:rsidRDefault="00A30456" w:rsidP="00A30456">
      <w:r w:rsidRPr="004E5098">
        <w:t>{</w:t>
      </w:r>
    </w:p>
    <w:p w14:paraId="091BD5B2" w14:textId="77777777" w:rsidR="00A30456" w:rsidRPr="004E5098" w:rsidRDefault="00A30456" w:rsidP="00A30456">
      <w:r w:rsidRPr="004E5098">
        <w:t xml:space="preserve">    /</w:t>
      </w:r>
      <w:proofErr w:type="gramStart"/>
      <w:r w:rsidRPr="004E5098">
        <w:t>/ 在</w:t>
      </w:r>
      <w:proofErr w:type="gramEnd"/>
      <w:r w:rsidRPr="004E5098">
        <w:t>实时系统中，喂狗操作应该：</w:t>
      </w:r>
    </w:p>
    <w:p w14:paraId="0BE1C38A" w14:textId="77777777" w:rsidR="00A30456" w:rsidRPr="004E5098" w:rsidRDefault="00A30456" w:rsidP="00A30456">
      <w:r w:rsidRPr="004E5098">
        <w:t xml:space="preserve">    // 1. 快速执行（不要包含复杂逻辑）</w:t>
      </w:r>
    </w:p>
    <w:p w14:paraId="6F174F9C" w14:textId="77777777" w:rsidR="00A30456" w:rsidRPr="004E5098" w:rsidRDefault="00A30456" w:rsidP="00A30456">
      <w:r w:rsidRPr="004E5098">
        <w:t xml:space="preserve">    // 2. 在中断禁用时间短的时候执行</w:t>
      </w:r>
    </w:p>
    <w:p w14:paraId="6C5602A3" w14:textId="77777777" w:rsidR="00A30456" w:rsidRPr="004E5098" w:rsidRDefault="00A30456" w:rsidP="00A30456">
      <w:r w:rsidRPr="004E5098">
        <w:t xml:space="preserve">    // 3. 避免在关键代码段中执行</w:t>
      </w:r>
    </w:p>
    <w:p w14:paraId="3AB027DE" w14:textId="77777777" w:rsidR="00A30456" w:rsidRPr="004E5098" w:rsidRDefault="00A30456" w:rsidP="00A30456">
      <w:r w:rsidRPr="004E5098">
        <w:t xml:space="preserve">    </w:t>
      </w:r>
    </w:p>
    <w:p w14:paraId="12F644D8" w14:textId="77777777" w:rsidR="00A30456" w:rsidRPr="004E5098" w:rsidRDefault="00A30456" w:rsidP="00A30456">
      <w:r w:rsidRPr="004E5098">
        <w:t xml:space="preserve">    // 好的做法：</w:t>
      </w:r>
    </w:p>
    <w:p w14:paraId="0CBBDA1B" w14:textId="77777777" w:rsidR="00A30456" w:rsidRPr="004E5098" w:rsidRDefault="00A30456" w:rsidP="00A30456">
      <w:r w:rsidRPr="004E5098">
        <w:t xml:space="preserve">    DISABLE_</w:t>
      </w:r>
      <w:proofErr w:type="gramStart"/>
      <w:r w:rsidRPr="004E5098">
        <w:t>INTERRUPTS(</w:t>
      </w:r>
      <w:proofErr w:type="gramEnd"/>
      <w:r w:rsidRPr="004E5098">
        <w:t>);</w:t>
      </w:r>
    </w:p>
    <w:p w14:paraId="1DAAE3CD" w14:textId="77777777" w:rsidR="00A30456" w:rsidRPr="004E5098" w:rsidRDefault="00A30456" w:rsidP="00A30456">
      <w:r w:rsidRPr="004E5098">
        <w:t xml:space="preserve">    </w:t>
      </w:r>
      <w:proofErr w:type="spellStart"/>
      <w:r w:rsidRPr="004E5098">
        <w:t>WWDG_SetCounter</w:t>
      </w:r>
      <w:proofErr w:type="spellEnd"/>
      <w:r w:rsidRPr="004E5098">
        <w:t>(0x7F);  // 快速操作</w:t>
      </w:r>
    </w:p>
    <w:p w14:paraId="3FF1E678" w14:textId="77777777" w:rsidR="00A30456" w:rsidRPr="004E5098" w:rsidRDefault="00A30456" w:rsidP="00A30456">
      <w:r w:rsidRPr="004E5098">
        <w:t xml:space="preserve">    ENABLE_</w:t>
      </w:r>
      <w:proofErr w:type="gramStart"/>
      <w:r w:rsidRPr="004E5098">
        <w:t>INTERRUPTS(</w:t>
      </w:r>
      <w:proofErr w:type="gramEnd"/>
      <w:r w:rsidRPr="004E5098">
        <w:t>);</w:t>
      </w:r>
    </w:p>
    <w:p w14:paraId="3E236FDF" w14:textId="77777777" w:rsidR="00A30456" w:rsidRPr="004E5098" w:rsidRDefault="00A30456" w:rsidP="00A30456">
      <w:r w:rsidRPr="004E5098">
        <w:t xml:space="preserve">    </w:t>
      </w:r>
    </w:p>
    <w:p w14:paraId="70879586" w14:textId="77777777" w:rsidR="00A30456" w:rsidRPr="004E5098" w:rsidRDefault="00A30456" w:rsidP="00A30456">
      <w:r w:rsidRPr="004E5098">
        <w:t xml:space="preserve">    // 坏的做法：</w:t>
      </w:r>
    </w:p>
    <w:p w14:paraId="1C803BE1" w14:textId="77777777" w:rsidR="00A30456" w:rsidRPr="004E5098" w:rsidRDefault="00A30456" w:rsidP="00A30456">
      <w:r w:rsidRPr="004E5098">
        <w:t xml:space="preserve">    // 在喂狗函数中执行复杂计算或长时间操作</w:t>
      </w:r>
    </w:p>
    <w:p w14:paraId="7E85E680" w14:textId="77777777" w:rsidR="00A30456" w:rsidRPr="004E5098" w:rsidRDefault="00A30456" w:rsidP="00A30456">
      <w:r w:rsidRPr="004E5098">
        <w:t>}</w:t>
      </w:r>
    </w:p>
    <w:p w14:paraId="71E8AC71" w14:textId="77777777" w:rsidR="00A30456" w:rsidRPr="004E5098" w:rsidRDefault="00A30456" w:rsidP="00A30456">
      <w:r w:rsidRPr="004E5098">
        <w:t>这个函数是窗口看门狗的核心操作，正确的使用可以确保系统既不会因为未及时喂狗而复位，也不会因为在不合适的时机喂狗而导致立即复位。</w:t>
      </w:r>
    </w:p>
    <w:p w14:paraId="062C5348" w14:textId="77777777" w:rsidR="00A30456" w:rsidRPr="004E5098" w:rsidRDefault="00A30456" w:rsidP="00A30456"/>
    <w:p w14:paraId="6D8397BE" w14:textId="77777777" w:rsidR="00A30456" w:rsidRDefault="00A30456" w:rsidP="00A30456">
      <w:pPr>
        <w:pStyle w:val="2"/>
      </w:pPr>
      <w:proofErr w:type="spellStart"/>
      <w:r w:rsidRPr="004E5098">
        <w:t>WWDG_Enable</w:t>
      </w:r>
      <w:proofErr w:type="spellEnd"/>
      <w:r>
        <w:rPr>
          <w:rFonts w:hint="eastAsia"/>
        </w:rPr>
        <w:t>()</w:t>
      </w:r>
      <w:r>
        <w:br/>
      </w:r>
      <w:r w:rsidRPr="00DE60EB">
        <w:rPr>
          <w:b/>
          <w:bCs/>
        </w:rPr>
        <w:t>启用并启动窗口看门狗（WWDG）</w:t>
      </w:r>
      <w:r w:rsidRPr="00DE60EB">
        <w:rPr>
          <w:rFonts w:ascii="Times New Roman" w:hAnsi="Times New Roman" w:cs="Times New Roman"/>
          <w:b/>
          <w:bCs/>
        </w:rPr>
        <w:t>​</w:t>
      </w:r>
    </w:p>
    <w:p w14:paraId="6C6142C4" w14:textId="77777777" w:rsidR="00A30456" w:rsidRPr="00DE60EB" w:rsidRDefault="00A30456" w:rsidP="00A30456">
      <w:r w:rsidRPr="00DE60EB">
        <w:t xml:space="preserve">这个函数 </w:t>
      </w:r>
      <w:proofErr w:type="spellStart"/>
      <w:r w:rsidRPr="00DE60EB">
        <w:t>WWDG_Enable</w:t>
      </w:r>
      <w:proofErr w:type="spellEnd"/>
      <w:r w:rsidRPr="00DE60EB">
        <w:t>(uint8_t Counter)用于</w:t>
      </w:r>
      <w:r w:rsidRPr="00DE60EB">
        <w:rPr>
          <w:b/>
          <w:bCs/>
        </w:rPr>
        <w:t>启用并启动窗口看门狗（WWDG）</w:t>
      </w:r>
      <w:r w:rsidRPr="00DE60EB">
        <w:rPr>
          <w:rFonts w:ascii="Times New Roman" w:hAnsi="Times New Roman" w:cs="Times New Roman"/>
          <w:b/>
          <w:bCs/>
        </w:rPr>
        <w:t>​</w:t>
      </w:r>
      <w:r w:rsidRPr="00DE60EB">
        <w:t>。让我为您详细解释：</w:t>
      </w:r>
    </w:p>
    <w:p w14:paraId="6A4B4506" w14:textId="77777777" w:rsidR="00A30456" w:rsidRPr="00DE60EB" w:rsidRDefault="00A30456" w:rsidP="00A30456">
      <w:pPr>
        <w:pStyle w:val="3"/>
      </w:pPr>
      <w:r w:rsidRPr="00DE60EB">
        <w:lastRenderedPageBreak/>
        <w:t>函数功能</w:t>
      </w:r>
    </w:p>
    <w:p w14:paraId="64A3DFB4" w14:textId="77777777" w:rsidR="00A30456" w:rsidRPr="00DE60EB" w:rsidRDefault="00A30456" w:rsidP="00A30456">
      <w:r w:rsidRPr="00DE60EB">
        <w:rPr>
          <w:rFonts w:ascii="Times New Roman" w:hAnsi="Times New Roman" w:cs="Times New Roman"/>
        </w:rPr>
        <w:t>​</w:t>
      </w:r>
      <w:r w:rsidRPr="00DE60EB">
        <w:rPr>
          <w:b/>
          <w:bCs/>
        </w:rPr>
        <w:t>启用窗口看门狗计数器</w:t>
      </w:r>
      <w:r w:rsidRPr="00DE60EB">
        <w:t>，开始看门狗的计时和系统保护功能。</w:t>
      </w:r>
    </w:p>
    <w:p w14:paraId="7DC9E523" w14:textId="77777777" w:rsidR="00A30456" w:rsidRPr="00DE60EB" w:rsidRDefault="00A30456" w:rsidP="00A30456">
      <w:pPr>
        <w:pStyle w:val="3"/>
      </w:pPr>
      <w:r w:rsidRPr="00DE60EB">
        <w:t>函数原型</w:t>
      </w:r>
    </w:p>
    <w:p w14:paraId="45686D5F" w14:textId="77777777" w:rsidR="00A30456" w:rsidRPr="00DE60EB" w:rsidRDefault="00A30456" w:rsidP="00A30456">
      <w:r w:rsidRPr="00DE60EB">
        <w:t xml:space="preserve">void </w:t>
      </w:r>
      <w:proofErr w:type="spellStart"/>
      <w:r w:rsidRPr="00DE60EB">
        <w:t>WWDG_</w:t>
      </w:r>
      <w:proofErr w:type="gramStart"/>
      <w:r w:rsidRPr="00DE60EB">
        <w:t>Enable</w:t>
      </w:r>
      <w:proofErr w:type="spellEnd"/>
      <w:r w:rsidRPr="00DE60EB">
        <w:t>(</w:t>
      </w:r>
      <w:proofErr w:type="gramEnd"/>
      <w:r w:rsidRPr="00DE60EB">
        <w:t>uint8_t Counter);</w:t>
      </w:r>
    </w:p>
    <w:p w14:paraId="5238A084" w14:textId="77777777" w:rsidR="00A30456" w:rsidRPr="00DE60EB" w:rsidRDefault="00A30456" w:rsidP="00A30456">
      <w:pPr>
        <w:pStyle w:val="3"/>
      </w:pPr>
      <w:r w:rsidRPr="00DE60EB">
        <w:t>参数说明</w:t>
      </w:r>
    </w:p>
    <w:p w14:paraId="6172BAF9" w14:textId="77777777" w:rsidR="00A30456" w:rsidRPr="00DE60EB" w:rsidRDefault="00A30456">
      <w:pPr>
        <w:numPr>
          <w:ilvl w:val="0"/>
          <w:numId w:val="355"/>
        </w:numPr>
      </w:pPr>
      <w:r w:rsidRPr="00DE60EB">
        <w:t xml:space="preserve">Counter：初始计数器值，范围是 </w:t>
      </w:r>
      <w:r w:rsidRPr="00DE60EB">
        <w:rPr>
          <w:rFonts w:ascii="Times New Roman" w:hAnsi="Times New Roman" w:cs="Times New Roman"/>
        </w:rPr>
        <w:t>​</w:t>
      </w:r>
      <w:r w:rsidRPr="00DE60EB">
        <w:rPr>
          <w:b/>
          <w:bCs/>
        </w:rPr>
        <w:t>0x40 到 0x7F</w:t>
      </w:r>
      <w:r w:rsidRPr="00DE60EB">
        <w:rPr>
          <w:rFonts w:ascii="Times New Roman" w:hAnsi="Times New Roman" w:cs="Times New Roman"/>
        </w:rPr>
        <w:t>​</w:t>
      </w:r>
      <w:r w:rsidRPr="00DE60EB">
        <w:t>（64 到 127）</w:t>
      </w:r>
    </w:p>
    <w:p w14:paraId="097BC631" w14:textId="77777777" w:rsidR="00A30456" w:rsidRPr="00DE60EB" w:rsidRDefault="00A30456">
      <w:pPr>
        <w:numPr>
          <w:ilvl w:val="1"/>
          <w:numId w:val="355"/>
        </w:numPr>
      </w:pPr>
      <w:r w:rsidRPr="00DE60EB">
        <w:t>这个值会被加载到计数器寄存器</w:t>
      </w:r>
    </w:p>
    <w:p w14:paraId="6C6EF035" w14:textId="77777777" w:rsidR="00A30456" w:rsidRPr="00DE60EB" w:rsidRDefault="00A30456">
      <w:pPr>
        <w:numPr>
          <w:ilvl w:val="1"/>
          <w:numId w:val="355"/>
        </w:numPr>
      </w:pPr>
      <w:r w:rsidRPr="00DE60EB">
        <w:t>计数器从该值开始递减</w:t>
      </w:r>
    </w:p>
    <w:p w14:paraId="77021A1C" w14:textId="77777777" w:rsidR="00A30456" w:rsidRPr="00DE60EB" w:rsidRDefault="00A30456" w:rsidP="00A30456">
      <w:pPr>
        <w:pStyle w:val="3"/>
      </w:pPr>
      <w:r w:rsidRPr="00DE60EB">
        <w:t>工作原理</w:t>
      </w:r>
    </w:p>
    <w:p w14:paraId="26B0A3ED" w14:textId="77777777" w:rsidR="00A30456" w:rsidRPr="00DE60EB" w:rsidRDefault="00A30456" w:rsidP="00A30456">
      <w:r w:rsidRPr="00DE60EB">
        <w:t xml:space="preserve">这个函数通过设置 </w:t>
      </w:r>
      <w:r w:rsidRPr="00DE60EB">
        <w:rPr>
          <w:color w:val="EE0000"/>
        </w:rPr>
        <w:t>WWDG 控制寄存器（</w:t>
      </w:r>
      <w:r w:rsidRPr="00DE60EB">
        <w:rPr>
          <w:b/>
          <w:bCs/>
          <w:color w:val="EE0000"/>
        </w:rPr>
        <w:t>WWDG_CR</w:t>
      </w:r>
      <w:r w:rsidRPr="00DE60EB">
        <w:rPr>
          <w:color w:val="EE0000"/>
        </w:rPr>
        <w:t>）</w:t>
      </w:r>
      <w:r w:rsidRPr="00DE60EB">
        <w:t>来启用看门狗：</w:t>
      </w:r>
    </w:p>
    <w:p w14:paraId="618D8965" w14:textId="77777777" w:rsidR="00A30456" w:rsidRPr="00DE60EB" w:rsidRDefault="00A30456" w:rsidP="00A30456">
      <w:r w:rsidRPr="00DE60EB">
        <w:t xml:space="preserve">void </w:t>
      </w:r>
      <w:proofErr w:type="spellStart"/>
      <w:r w:rsidRPr="00DE60EB">
        <w:t>WWDG_</w:t>
      </w:r>
      <w:proofErr w:type="gramStart"/>
      <w:r w:rsidRPr="00DE60EB">
        <w:t>Enable</w:t>
      </w:r>
      <w:proofErr w:type="spellEnd"/>
      <w:r w:rsidRPr="00DE60EB">
        <w:t>(</w:t>
      </w:r>
      <w:proofErr w:type="gramEnd"/>
      <w:r w:rsidRPr="00DE60EB">
        <w:t>uint8_t Counter)</w:t>
      </w:r>
    </w:p>
    <w:p w14:paraId="0DDCE0C7" w14:textId="77777777" w:rsidR="00A30456" w:rsidRPr="00DE60EB" w:rsidRDefault="00A30456" w:rsidP="00A30456">
      <w:r w:rsidRPr="00DE60EB">
        <w:t>{</w:t>
      </w:r>
    </w:p>
    <w:p w14:paraId="6DA7FA26" w14:textId="77777777" w:rsidR="00A30456" w:rsidRPr="00DE60EB" w:rsidRDefault="00A30456" w:rsidP="00A30456">
      <w:r w:rsidRPr="00DE60EB">
        <w:t xml:space="preserve">    // 设置计数器值并启用看门狗</w:t>
      </w:r>
    </w:p>
    <w:p w14:paraId="6034650F" w14:textId="77777777" w:rsidR="00A30456" w:rsidRPr="00DE60EB" w:rsidRDefault="00A30456" w:rsidP="00A30456">
      <w:r w:rsidRPr="00DE60EB">
        <w:t xml:space="preserve">    // </w:t>
      </w:r>
      <w:r w:rsidRPr="00DE60EB">
        <w:rPr>
          <w:color w:val="EE0000"/>
        </w:rPr>
        <w:t>确保写入的值最高位为1</w:t>
      </w:r>
      <w:r w:rsidRPr="00DE60EB">
        <w:t>（T6位）</w:t>
      </w:r>
    </w:p>
    <w:p w14:paraId="5515E7F5" w14:textId="77777777" w:rsidR="00A30456" w:rsidRPr="00DE60EB" w:rsidRDefault="00A30456" w:rsidP="00A30456">
      <w:r w:rsidRPr="00DE60EB">
        <w:t xml:space="preserve">    WWDG-&gt;CR = (Counter &amp; 0x7F) | WWDG_CR_WDGA;</w:t>
      </w:r>
    </w:p>
    <w:p w14:paraId="44709757" w14:textId="77777777" w:rsidR="00A30456" w:rsidRPr="00DE60EB" w:rsidRDefault="00A30456" w:rsidP="00A30456">
      <w:r w:rsidRPr="00DE60EB">
        <w:t>}</w:t>
      </w:r>
    </w:p>
    <w:p w14:paraId="2E6ACFAE" w14:textId="77777777" w:rsidR="00A30456" w:rsidRPr="00DE60EB" w:rsidRDefault="00A30456" w:rsidP="00A30456">
      <w:r w:rsidRPr="00DE60EB">
        <w:t>其中 WWDG_CR_WDGA是看门狗激活位，设置此位后看门狗开始工作。</w:t>
      </w:r>
    </w:p>
    <w:p w14:paraId="52AE0F57" w14:textId="77777777" w:rsidR="00A30456" w:rsidRPr="00DE60EB" w:rsidRDefault="00A30456" w:rsidP="00A30456">
      <w:pPr>
        <w:pStyle w:val="3"/>
      </w:pPr>
      <w:r w:rsidRPr="00DE60EB">
        <w:t>完整使用流程</w:t>
      </w:r>
    </w:p>
    <w:p w14:paraId="7A8F613B" w14:textId="77777777" w:rsidR="00A30456" w:rsidRPr="00DE60EB" w:rsidRDefault="00A30456" w:rsidP="00A30456">
      <w:proofErr w:type="gramStart"/>
      <w:r w:rsidRPr="00DE60EB">
        <w:t>#include</w:t>
      </w:r>
      <w:proofErr w:type="gramEnd"/>
      <w:r w:rsidRPr="00DE60EB">
        <w:t xml:space="preserve"> "stm32f10x.h"</w:t>
      </w:r>
    </w:p>
    <w:p w14:paraId="69921276" w14:textId="77777777" w:rsidR="00A30456" w:rsidRPr="00DE60EB" w:rsidRDefault="00A30456" w:rsidP="00A30456">
      <w:r w:rsidRPr="00DE60EB">
        <w:t>#include "stm32f10x_wwdg</w:t>
      </w:r>
      <w:proofErr w:type="gramStart"/>
      <w:r w:rsidRPr="00DE60EB">
        <w:t>.h</w:t>
      </w:r>
      <w:proofErr w:type="gramEnd"/>
      <w:r w:rsidRPr="00DE60EB">
        <w:t>"</w:t>
      </w:r>
    </w:p>
    <w:p w14:paraId="23DB26CA" w14:textId="77777777" w:rsidR="00A30456" w:rsidRPr="00DE60EB" w:rsidRDefault="00A30456" w:rsidP="00A30456"/>
    <w:p w14:paraId="296BD8C5" w14:textId="77777777" w:rsidR="00A30456" w:rsidRPr="00DE60EB" w:rsidRDefault="00A30456" w:rsidP="00A30456">
      <w:r w:rsidRPr="00DE60EB">
        <w:t>// 完整的WWDG初始化函数</w:t>
      </w:r>
    </w:p>
    <w:p w14:paraId="2967B8B0" w14:textId="77777777" w:rsidR="00A30456" w:rsidRPr="00DE60EB" w:rsidRDefault="00A30456" w:rsidP="00A30456">
      <w:r w:rsidRPr="00DE60EB">
        <w:t xml:space="preserve">void </w:t>
      </w:r>
      <w:proofErr w:type="spellStart"/>
      <w:r w:rsidRPr="00DE60EB">
        <w:t>WWDG_Complete_Init</w:t>
      </w:r>
      <w:proofErr w:type="spellEnd"/>
      <w:r w:rsidRPr="00DE60EB">
        <w:t>(void)</w:t>
      </w:r>
    </w:p>
    <w:p w14:paraId="0B24F77B" w14:textId="77777777" w:rsidR="00A30456" w:rsidRPr="00DE60EB" w:rsidRDefault="00A30456" w:rsidP="00A30456">
      <w:r w:rsidRPr="00DE60EB">
        <w:t>{</w:t>
      </w:r>
    </w:p>
    <w:p w14:paraId="2436DE5C" w14:textId="77777777" w:rsidR="00A30456" w:rsidRPr="00DE60EB" w:rsidRDefault="00A30456" w:rsidP="00A30456">
      <w:r w:rsidRPr="00DE60EB">
        <w:t xml:space="preserve">    // 1. 启用WWDG时钟（必须第一步）</w:t>
      </w:r>
    </w:p>
    <w:p w14:paraId="67FD3D7F" w14:textId="77777777" w:rsidR="00A30456" w:rsidRPr="00DE60EB" w:rsidRDefault="00A30456" w:rsidP="00A30456">
      <w:r w:rsidRPr="00DE60EB">
        <w:lastRenderedPageBreak/>
        <w:t xml:space="preserve">    RCC_APB1</w:t>
      </w:r>
      <w:proofErr w:type="gramStart"/>
      <w:r w:rsidRPr="00DE60EB">
        <w:t>PeriphClockCmd(</w:t>
      </w:r>
      <w:proofErr w:type="gramEnd"/>
      <w:r w:rsidRPr="00DE60EB">
        <w:t>RCC_APB1Periph_WWDG, ENABLE);</w:t>
      </w:r>
    </w:p>
    <w:p w14:paraId="792D1550" w14:textId="77777777" w:rsidR="00A30456" w:rsidRPr="00DE60EB" w:rsidRDefault="00A30456" w:rsidP="00A30456">
      <w:r w:rsidRPr="00DE60EB">
        <w:t xml:space="preserve">    </w:t>
      </w:r>
    </w:p>
    <w:p w14:paraId="519798A5" w14:textId="77777777" w:rsidR="00A30456" w:rsidRPr="00DE60EB" w:rsidRDefault="00A30456" w:rsidP="00A30456">
      <w:r w:rsidRPr="00DE60EB">
        <w:t xml:space="preserve">    // 2. 设置预分频器（决定计数速度）</w:t>
      </w:r>
    </w:p>
    <w:p w14:paraId="3FC7D213" w14:textId="77777777" w:rsidR="00A30456" w:rsidRPr="00DE60EB" w:rsidRDefault="00A30456" w:rsidP="00A30456">
      <w:r w:rsidRPr="00DE60EB">
        <w:t xml:space="preserve">    </w:t>
      </w:r>
      <w:proofErr w:type="spellStart"/>
      <w:r w:rsidRPr="00DE60EB">
        <w:t>WWDG_SetPrescaler</w:t>
      </w:r>
      <w:proofErr w:type="spellEnd"/>
      <w:r w:rsidRPr="00DE60EB">
        <w:t>(WWDG_Prescaler_8);  // 8分频</w:t>
      </w:r>
    </w:p>
    <w:p w14:paraId="6FD2FE76" w14:textId="77777777" w:rsidR="00A30456" w:rsidRPr="00DE60EB" w:rsidRDefault="00A30456" w:rsidP="00A30456">
      <w:r w:rsidRPr="00DE60EB">
        <w:t xml:space="preserve">    </w:t>
      </w:r>
    </w:p>
    <w:p w14:paraId="0C78F3B9" w14:textId="77777777" w:rsidR="00A30456" w:rsidRPr="00DE60EB" w:rsidRDefault="00A30456" w:rsidP="00A30456">
      <w:r w:rsidRPr="00DE60EB">
        <w:t xml:space="preserve">    // 3. 设置窗口值（定义喂狗时间窗口）</w:t>
      </w:r>
    </w:p>
    <w:p w14:paraId="172AC79E" w14:textId="77777777" w:rsidR="00A30456" w:rsidRPr="00DE60EB" w:rsidRDefault="00A30456" w:rsidP="00A30456">
      <w:r w:rsidRPr="00DE60EB">
        <w:t xml:space="preserve">    </w:t>
      </w:r>
      <w:proofErr w:type="spellStart"/>
      <w:r w:rsidRPr="00DE60EB">
        <w:t>WWDG_SetWindowValue</w:t>
      </w:r>
      <w:proofErr w:type="spellEnd"/>
      <w:r w:rsidRPr="00DE60EB">
        <w:t>(0x60);           // 窗口值</w:t>
      </w:r>
    </w:p>
    <w:p w14:paraId="5F38AFD8" w14:textId="77777777" w:rsidR="00A30456" w:rsidRPr="00DE60EB" w:rsidRDefault="00A30456" w:rsidP="00A30456">
      <w:r w:rsidRPr="00DE60EB">
        <w:t xml:space="preserve">    </w:t>
      </w:r>
    </w:p>
    <w:p w14:paraId="1CBEDB32" w14:textId="77777777" w:rsidR="00A30456" w:rsidRPr="00DE60EB" w:rsidRDefault="00A30456" w:rsidP="00A30456">
      <w:r w:rsidRPr="00DE60EB">
        <w:t xml:space="preserve">    // 4. 启用看门狗（启动计数器）</w:t>
      </w:r>
    </w:p>
    <w:p w14:paraId="60EBCBF4" w14:textId="77777777" w:rsidR="00A30456" w:rsidRPr="00DE60EB" w:rsidRDefault="00A30456" w:rsidP="00A30456">
      <w:r w:rsidRPr="00DE60EB">
        <w:t xml:space="preserve">    </w:t>
      </w:r>
      <w:proofErr w:type="spellStart"/>
      <w:r w:rsidRPr="00DE60EB">
        <w:t>WWDG_Enable</w:t>
      </w:r>
      <w:proofErr w:type="spellEnd"/>
      <w:r w:rsidRPr="00DE60EB">
        <w:t>(0x7F);                   // 初始计数器值</w:t>
      </w:r>
    </w:p>
    <w:p w14:paraId="50FC31B9" w14:textId="77777777" w:rsidR="00A30456" w:rsidRPr="00DE60EB" w:rsidRDefault="00A30456" w:rsidP="00A30456">
      <w:r w:rsidRPr="00DE60EB">
        <w:t xml:space="preserve">    </w:t>
      </w:r>
    </w:p>
    <w:p w14:paraId="760C5720"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"WWDG enabled with counter: 0x7F, window: 0x60\n");</w:t>
      </w:r>
    </w:p>
    <w:p w14:paraId="52776D6C" w14:textId="77777777" w:rsidR="00A30456" w:rsidRPr="00DE60EB" w:rsidRDefault="00A30456" w:rsidP="00A30456">
      <w:r w:rsidRPr="00DE60EB">
        <w:t>}</w:t>
      </w:r>
    </w:p>
    <w:p w14:paraId="4AAD9962" w14:textId="77777777" w:rsidR="00A30456" w:rsidRPr="00DE60EB" w:rsidRDefault="00A30456" w:rsidP="00A30456"/>
    <w:p w14:paraId="00E21395" w14:textId="77777777" w:rsidR="00A30456" w:rsidRPr="00DE60EB" w:rsidRDefault="00A30456" w:rsidP="00A30456">
      <w:r w:rsidRPr="00DE60EB">
        <w:t>// 带中断的WWDG初始化</w:t>
      </w:r>
    </w:p>
    <w:p w14:paraId="7C15D979" w14:textId="77777777" w:rsidR="00A30456" w:rsidRPr="00DE60EB" w:rsidRDefault="00A30456" w:rsidP="00A30456">
      <w:r w:rsidRPr="00DE60EB">
        <w:t xml:space="preserve">void </w:t>
      </w:r>
      <w:proofErr w:type="spellStart"/>
      <w:r w:rsidRPr="00DE60EB">
        <w:t>WWDG_Init_With_Interrupt</w:t>
      </w:r>
      <w:proofErr w:type="spellEnd"/>
      <w:r w:rsidRPr="00DE60EB">
        <w:t>(void)</w:t>
      </w:r>
    </w:p>
    <w:p w14:paraId="6D44E673" w14:textId="77777777" w:rsidR="00A30456" w:rsidRPr="00DE60EB" w:rsidRDefault="00A30456" w:rsidP="00A30456">
      <w:r w:rsidRPr="00DE60EB">
        <w:t>{</w:t>
      </w:r>
    </w:p>
    <w:p w14:paraId="0749B9F3" w14:textId="77777777" w:rsidR="00A30456" w:rsidRPr="00DE60EB" w:rsidRDefault="00A30456" w:rsidP="00A30456">
      <w:r w:rsidRPr="00DE60EB">
        <w:t xml:space="preserve">    // 启用时钟</w:t>
      </w:r>
    </w:p>
    <w:p w14:paraId="326F4F9B" w14:textId="77777777" w:rsidR="00A30456" w:rsidRPr="00DE60EB" w:rsidRDefault="00A30456" w:rsidP="00A30456">
      <w:r w:rsidRPr="00DE60EB">
        <w:t xml:space="preserve">    RCC_APB1</w:t>
      </w:r>
      <w:proofErr w:type="gramStart"/>
      <w:r w:rsidRPr="00DE60EB">
        <w:t>PeriphClockCmd(</w:t>
      </w:r>
      <w:proofErr w:type="gramEnd"/>
      <w:r w:rsidRPr="00DE60EB">
        <w:t>RCC_APB1Periph_WWDG, ENABLE);</w:t>
      </w:r>
    </w:p>
    <w:p w14:paraId="734DCD37" w14:textId="77777777" w:rsidR="00A30456" w:rsidRPr="00DE60EB" w:rsidRDefault="00A30456" w:rsidP="00A30456">
      <w:r w:rsidRPr="00DE60EB">
        <w:t xml:space="preserve">    </w:t>
      </w:r>
    </w:p>
    <w:p w14:paraId="0AC6A401" w14:textId="77777777" w:rsidR="00A30456" w:rsidRPr="00DE60EB" w:rsidRDefault="00A30456" w:rsidP="00A30456">
      <w:r w:rsidRPr="00DE60EB">
        <w:t xml:space="preserve">    // 设置预分频器</w:t>
      </w:r>
    </w:p>
    <w:p w14:paraId="018E78EF" w14:textId="77777777" w:rsidR="00A30456" w:rsidRPr="00DE60EB" w:rsidRDefault="00A30456" w:rsidP="00A30456">
      <w:r w:rsidRPr="00DE60EB">
        <w:t xml:space="preserve">    </w:t>
      </w:r>
      <w:proofErr w:type="spellStart"/>
      <w:r w:rsidRPr="00DE60EB">
        <w:t>WWDG_</w:t>
      </w:r>
      <w:proofErr w:type="gramStart"/>
      <w:r w:rsidRPr="00DE60EB">
        <w:t>SetPrescaler</w:t>
      </w:r>
      <w:proofErr w:type="spellEnd"/>
      <w:r w:rsidRPr="00DE60EB">
        <w:t>(</w:t>
      </w:r>
      <w:proofErr w:type="gramEnd"/>
      <w:r w:rsidRPr="00DE60EB">
        <w:t>WWDG_Prescaler_4);</w:t>
      </w:r>
    </w:p>
    <w:p w14:paraId="51C20FA3" w14:textId="77777777" w:rsidR="00A30456" w:rsidRPr="00DE60EB" w:rsidRDefault="00A30456" w:rsidP="00A30456">
      <w:r w:rsidRPr="00DE60EB">
        <w:t xml:space="preserve">    </w:t>
      </w:r>
    </w:p>
    <w:p w14:paraId="1CDEBD81" w14:textId="77777777" w:rsidR="00A30456" w:rsidRPr="00DE60EB" w:rsidRDefault="00A30456" w:rsidP="00A30456">
      <w:r w:rsidRPr="00DE60EB">
        <w:t xml:space="preserve">    // 设置窗口值</w:t>
      </w:r>
    </w:p>
    <w:p w14:paraId="2818C246" w14:textId="77777777" w:rsidR="00A30456" w:rsidRPr="00DE60EB" w:rsidRDefault="00A30456" w:rsidP="00A30456">
      <w:r w:rsidRPr="00DE60EB">
        <w:t xml:space="preserve">    </w:t>
      </w:r>
      <w:proofErr w:type="spellStart"/>
      <w:r w:rsidRPr="00DE60EB">
        <w:t>WWDG_SetWindowValue</w:t>
      </w:r>
      <w:proofErr w:type="spellEnd"/>
      <w:r w:rsidRPr="00DE60EB">
        <w:t>(0x50);</w:t>
      </w:r>
    </w:p>
    <w:p w14:paraId="58E1CB0C" w14:textId="77777777" w:rsidR="00A30456" w:rsidRPr="00DE60EB" w:rsidRDefault="00A30456" w:rsidP="00A30456">
      <w:r w:rsidRPr="00DE60EB">
        <w:t xml:space="preserve">    </w:t>
      </w:r>
    </w:p>
    <w:p w14:paraId="69378078" w14:textId="77777777" w:rsidR="00A30456" w:rsidRPr="00DE60EB" w:rsidRDefault="00A30456" w:rsidP="00A30456">
      <w:r w:rsidRPr="00DE60EB">
        <w:t xml:space="preserve">    // 启用早期唤醒中断</w:t>
      </w:r>
    </w:p>
    <w:p w14:paraId="11487821" w14:textId="77777777" w:rsidR="00A30456" w:rsidRPr="00DE60EB" w:rsidRDefault="00A30456" w:rsidP="00A30456">
      <w:r w:rsidRPr="00DE60EB">
        <w:lastRenderedPageBreak/>
        <w:t xml:space="preserve">    </w:t>
      </w:r>
      <w:proofErr w:type="spellStart"/>
      <w:r w:rsidRPr="00DE60EB">
        <w:t>WWDG_</w:t>
      </w:r>
      <w:proofErr w:type="gramStart"/>
      <w:r w:rsidRPr="00DE60EB">
        <w:t>EnableIT</w:t>
      </w:r>
      <w:proofErr w:type="spellEnd"/>
      <w:r w:rsidRPr="00DE60EB">
        <w:t>(</w:t>
      </w:r>
      <w:proofErr w:type="gramEnd"/>
      <w:r w:rsidRPr="00DE60EB">
        <w:t>);</w:t>
      </w:r>
    </w:p>
    <w:p w14:paraId="2435391F" w14:textId="77777777" w:rsidR="00A30456" w:rsidRPr="00DE60EB" w:rsidRDefault="00A30456" w:rsidP="00A30456">
      <w:r w:rsidRPr="00DE60EB">
        <w:t xml:space="preserve">    </w:t>
      </w:r>
    </w:p>
    <w:p w14:paraId="28DD1768" w14:textId="77777777" w:rsidR="00A30456" w:rsidRPr="00DE60EB" w:rsidRDefault="00A30456" w:rsidP="00A30456">
      <w:r w:rsidRPr="00DE60EB">
        <w:t xml:space="preserve">    // 配置NVIC中断</w:t>
      </w:r>
    </w:p>
    <w:p w14:paraId="44D7ACA6" w14:textId="77777777" w:rsidR="00A30456" w:rsidRPr="00DE60EB" w:rsidRDefault="00A30456" w:rsidP="00A30456">
      <w:r w:rsidRPr="00DE60EB">
        <w:t xml:space="preserve">    </w:t>
      </w:r>
      <w:proofErr w:type="spellStart"/>
      <w:r w:rsidRPr="00DE60EB">
        <w:t>NVIC_InitTypeDef</w:t>
      </w:r>
      <w:proofErr w:type="spellEnd"/>
      <w:r w:rsidRPr="00DE60EB">
        <w:t xml:space="preserve"> </w:t>
      </w:r>
      <w:proofErr w:type="spellStart"/>
      <w:r w:rsidRPr="00DE60EB">
        <w:t>NVIC_InitStructure</w:t>
      </w:r>
      <w:proofErr w:type="spellEnd"/>
      <w:r w:rsidRPr="00DE60EB">
        <w:t>;</w:t>
      </w:r>
    </w:p>
    <w:p w14:paraId="21073B2B" w14:textId="77777777" w:rsidR="00A30456" w:rsidRPr="00DE60EB" w:rsidRDefault="00A30456" w:rsidP="00A30456">
      <w:r w:rsidRPr="00DE60EB">
        <w:t xml:space="preserve">    </w:t>
      </w:r>
      <w:proofErr w:type="spellStart"/>
      <w:r w:rsidRPr="00DE60EB">
        <w:t>NVIC_InitStructure.NVIC_IRQChannel</w:t>
      </w:r>
      <w:proofErr w:type="spellEnd"/>
      <w:r w:rsidRPr="00DE60EB">
        <w:t xml:space="preserve"> = </w:t>
      </w:r>
      <w:proofErr w:type="spellStart"/>
      <w:r w:rsidRPr="00DE60EB">
        <w:t>WWDG_IRQn</w:t>
      </w:r>
      <w:proofErr w:type="spellEnd"/>
      <w:r w:rsidRPr="00DE60EB">
        <w:t>;</w:t>
      </w:r>
    </w:p>
    <w:p w14:paraId="2D759273" w14:textId="77777777" w:rsidR="00A30456" w:rsidRPr="00DE60EB" w:rsidRDefault="00A30456" w:rsidP="00A30456">
      <w:r w:rsidRPr="00DE60EB">
        <w:t xml:space="preserve">    </w:t>
      </w:r>
      <w:proofErr w:type="spellStart"/>
      <w:r w:rsidRPr="00DE60EB">
        <w:t>NVIC_InitStructure.NVIC_IRQChannelPreemptionPriority</w:t>
      </w:r>
      <w:proofErr w:type="spellEnd"/>
      <w:r w:rsidRPr="00DE60EB">
        <w:t xml:space="preserve"> = 0;</w:t>
      </w:r>
    </w:p>
    <w:p w14:paraId="1280179A" w14:textId="77777777" w:rsidR="00A30456" w:rsidRPr="00DE60EB" w:rsidRDefault="00A30456" w:rsidP="00A30456">
      <w:r w:rsidRPr="00DE60EB">
        <w:t xml:space="preserve">    </w:t>
      </w:r>
      <w:proofErr w:type="spellStart"/>
      <w:r w:rsidRPr="00DE60EB">
        <w:t>NVIC_InitStructure.NVIC_IRQChannelSubPriority</w:t>
      </w:r>
      <w:proofErr w:type="spellEnd"/>
      <w:r w:rsidRPr="00DE60EB">
        <w:t xml:space="preserve"> = 0;</w:t>
      </w:r>
    </w:p>
    <w:p w14:paraId="57162FE8" w14:textId="77777777" w:rsidR="00A30456" w:rsidRPr="00DE60EB" w:rsidRDefault="00A30456" w:rsidP="00A30456">
      <w:r w:rsidRPr="00DE60EB">
        <w:t xml:space="preserve">    </w:t>
      </w:r>
      <w:proofErr w:type="spellStart"/>
      <w:r w:rsidRPr="00DE60EB">
        <w:t>NVIC_InitStructure.NVIC_IRQChannelCmd</w:t>
      </w:r>
      <w:proofErr w:type="spellEnd"/>
      <w:r w:rsidRPr="00DE60EB">
        <w:t xml:space="preserve"> = ENABLE;</w:t>
      </w:r>
    </w:p>
    <w:p w14:paraId="0938C3A2" w14:textId="77777777" w:rsidR="00A30456" w:rsidRPr="00DE60EB" w:rsidRDefault="00A30456" w:rsidP="00A30456">
      <w:r w:rsidRPr="00DE60EB">
        <w:t xml:space="preserve">    </w:t>
      </w:r>
      <w:proofErr w:type="spellStart"/>
      <w:r w:rsidRPr="00DE60EB">
        <w:t>NVIC_Init</w:t>
      </w:r>
      <w:proofErr w:type="spellEnd"/>
      <w:r w:rsidRPr="00DE60EB">
        <w:t>(&amp;</w:t>
      </w:r>
      <w:proofErr w:type="spellStart"/>
      <w:r w:rsidRPr="00DE60EB">
        <w:t>NVIC_InitStructure</w:t>
      </w:r>
      <w:proofErr w:type="spellEnd"/>
      <w:r w:rsidRPr="00DE60EB">
        <w:t>);</w:t>
      </w:r>
    </w:p>
    <w:p w14:paraId="61B5C3FD" w14:textId="77777777" w:rsidR="00A30456" w:rsidRPr="00DE60EB" w:rsidRDefault="00A30456" w:rsidP="00A30456">
      <w:r w:rsidRPr="00DE60EB">
        <w:t xml:space="preserve">    </w:t>
      </w:r>
    </w:p>
    <w:p w14:paraId="152CAC36" w14:textId="77777777" w:rsidR="00A30456" w:rsidRPr="00DE60EB" w:rsidRDefault="00A30456" w:rsidP="00A30456">
      <w:r w:rsidRPr="00DE60EB">
        <w:t xml:space="preserve">    // 启用看门狗</w:t>
      </w:r>
    </w:p>
    <w:p w14:paraId="6DD74B49" w14:textId="77777777" w:rsidR="00A30456" w:rsidRPr="00DE60EB" w:rsidRDefault="00A30456" w:rsidP="00A30456">
      <w:r w:rsidRPr="00DE60EB">
        <w:t xml:space="preserve">    </w:t>
      </w:r>
      <w:proofErr w:type="spellStart"/>
      <w:r w:rsidRPr="00DE60EB">
        <w:t>WWDG_Enable</w:t>
      </w:r>
      <w:proofErr w:type="spellEnd"/>
      <w:r w:rsidRPr="00DE60EB">
        <w:t>(0x7F);</w:t>
      </w:r>
    </w:p>
    <w:p w14:paraId="77702E25" w14:textId="77777777" w:rsidR="00A30456" w:rsidRPr="00DE60EB" w:rsidRDefault="00A30456" w:rsidP="00A30456">
      <w:r w:rsidRPr="00DE60EB">
        <w:t xml:space="preserve">    </w:t>
      </w:r>
    </w:p>
    <w:p w14:paraId="25A740BF"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"WWDG with interrupt enabled\n");</w:t>
      </w:r>
    </w:p>
    <w:p w14:paraId="1C6BAA3E" w14:textId="77777777" w:rsidR="00A30456" w:rsidRPr="00DE60EB" w:rsidRDefault="00A30456" w:rsidP="00A30456">
      <w:r w:rsidRPr="00DE60EB">
        <w:t>}</w:t>
      </w:r>
    </w:p>
    <w:p w14:paraId="696ED19B" w14:textId="77777777" w:rsidR="00A30456" w:rsidRPr="00DE60EB" w:rsidRDefault="00A30456" w:rsidP="00A30456">
      <w:pPr>
        <w:pStyle w:val="3"/>
      </w:pPr>
      <w:r w:rsidRPr="00DE60EB">
        <w:t>超时时间计算示例</w:t>
      </w:r>
    </w:p>
    <w:p w14:paraId="5B6C1347" w14:textId="77777777" w:rsidR="00A30456" w:rsidRPr="00DE60EB" w:rsidRDefault="00A30456" w:rsidP="00A30456">
      <w:r w:rsidRPr="00DE60EB">
        <w:t>// 计算WWDG超时时间（毫秒）</w:t>
      </w:r>
    </w:p>
    <w:p w14:paraId="5C2C812E" w14:textId="77777777" w:rsidR="00A30456" w:rsidRPr="00DE60EB" w:rsidRDefault="00A30456" w:rsidP="00A30456">
      <w:r w:rsidRPr="00DE60EB">
        <w:t xml:space="preserve">uint32_t </w:t>
      </w:r>
      <w:proofErr w:type="spellStart"/>
      <w:r w:rsidRPr="00DE60EB">
        <w:t>Calculate_WWDG_</w:t>
      </w:r>
      <w:proofErr w:type="gramStart"/>
      <w:r w:rsidRPr="00DE60EB">
        <w:t>Timeout</w:t>
      </w:r>
      <w:proofErr w:type="spellEnd"/>
      <w:r w:rsidRPr="00DE60EB">
        <w:t>(</w:t>
      </w:r>
      <w:proofErr w:type="gramEnd"/>
      <w:r w:rsidRPr="00DE60EB">
        <w:t xml:space="preserve">uint8_t </w:t>
      </w:r>
      <w:proofErr w:type="spellStart"/>
      <w:r w:rsidRPr="00DE60EB">
        <w:t>prescaler</w:t>
      </w:r>
      <w:proofErr w:type="spellEnd"/>
      <w:r w:rsidRPr="00DE60EB">
        <w:t xml:space="preserve">, uint8_t </w:t>
      </w:r>
      <w:proofErr w:type="spellStart"/>
      <w:r w:rsidRPr="00DE60EB">
        <w:t>counter_value</w:t>
      </w:r>
      <w:proofErr w:type="spellEnd"/>
      <w:r w:rsidRPr="00DE60EB">
        <w:t>)</w:t>
      </w:r>
    </w:p>
    <w:p w14:paraId="32649B40" w14:textId="77777777" w:rsidR="00A30456" w:rsidRPr="00DE60EB" w:rsidRDefault="00A30456" w:rsidP="00A30456">
      <w:r w:rsidRPr="00DE60EB">
        <w:t>{</w:t>
      </w:r>
    </w:p>
    <w:p w14:paraId="58A4C269" w14:textId="77777777" w:rsidR="00A30456" w:rsidRPr="00DE60EB" w:rsidRDefault="00A30456" w:rsidP="00A30456">
      <w:r w:rsidRPr="00DE60EB">
        <w:t xml:space="preserve">    const uint32_t FPCLK1 = 36000000;  // APB1时钟通常36MHz</w:t>
      </w:r>
    </w:p>
    <w:p w14:paraId="43C32005" w14:textId="77777777" w:rsidR="00A30456" w:rsidRPr="00DE60EB" w:rsidRDefault="00A30456" w:rsidP="00A30456">
      <w:r w:rsidRPr="00DE60EB">
        <w:t xml:space="preserve">    </w:t>
      </w:r>
    </w:p>
    <w:p w14:paraId="2FB02C8B" w14:textId="77777777" w:rsidR="00A30456" w:rsidRPr="00DE60EB" w:rsidRDefault="00A30456" w:rsidP="00A30456">
      <w:r w:rsidRPr="00DE60EB">
        <w:t xml:space="preserve">    uint32_t </w:t>
      </w:r>
      <w:proofErr w:type="spellStart"/>
      <w:r w:rsidRPr="00DE60EB">
        <w:t>prescaler_value</w:t>
      </w:r>
      <w:proofErr w:type="spellEnd"/>
      <w:r w:rsidRPr="00DE60EB">
        <w:t>;</w:t>
      </w:r>
    </w:p>
    <w:p w14:paraId="14A9AA57" w14:textId="77777777" w:rsidR="00A30456" w:rsidRPr="00DE60EB" w:rsidRDefault="00A30456" w:rsidP="00A30456">
      <w:r w:rsidRPr="00DE60EB">
        <w:t xml:space="preserve">    switch(</w:t>
      </w:r>
      <w:proofErr w:type="spellStart"/>
      <w:r w:rsidRPr="00DE60EB">
        <w:t>prescaler</w:t>
      </w:r>
      <w:proofErr w:type="spellEnd"/>
      <w:r w:rsidRPr="00DE60EB">
        <w:t>) {</w:t>
      </w:r>
    </w:p>
    <w:p w14:paraId="4BF876EA" w14:textId="77777777" w:rsidR="00A30456" w:rsidRPr="00DE60EB" w:rsidRDefault="00A30456" w:rsidP="00A30456">
      <w:r w:rsidRPr="00DE60EB">
        <w:t xml:space="preserve">        case WWDG_Prescaler_1: </w:t>
      </w:r>
      <w:proofErr w:type="spellStart"/>
      <w:r w:rsidRPr="00DE60EB">
        <w:t>prescaler_value</w:t>
      </w:r>
      <w:proofErr w:type="spellEnd"/>
      <w:r w:rsidRPr="00DE60EB">
        <w:t xml:space="preserve"> = 1; break;</w:t>
      </w:r>
    </w:p>
    <w:p w14:paraId="15F6C866" w14:textId="77777777" w:rsidR="00A30456" w:rsidRPr="00DE60EB" w:rsidRDefault="00A30456" w:rsidP="00A30456">
      <w:r w:rsidRPr="00DE60EB">
        <w:t xml:space="preserve">        case WWDG_Prescaler_2: </w:t>
      </w:r>
      <w:proofErr w:type="spellStart"/>
      <w:r w:rsidRPr="00DE60EB">
        <w:t>prescaler_value</w:t>
      </w:r>
      <w:proofErr w:type="spellEnd"/>
      <w:r w:rsidRPr="00DE60EB">
        <w:t xml:space="preserve"> = 2; break;</w:t>
      </w:r>
    </w:p>
    <w:p w14:paraId="3772BF48" w14:textId="77777777" w:rsidR="00A30456" w:rsidRPr="00DE60EB" w:rsidRDefault="00A30456" w:rsidP="00A30456">
      <w:r w:rsidRPr="00DE60EB">
        <w:t xml:space="preserve">        case WWDG_Prescaler_4: </w:t>
      </w:r>
      <w:proofErr w:type="spellStart"/>
      <w:r w:rsidRPr="00DE60EB">
        <w:t>prescaler_value</w:t>
      </w:r>
      <w:proofErr w:type="spellEnd"/>
      <w:r w:rsidRPr="00DE60EB">
        <w:t xml:space="preserve"> = 4; break;</w:t>
      </w:r>
    </w:p>
    <w:p w14:paraId="4820F8E9" w14:textId="77777777" w:rsidR="00A30456" w:rsidRPr="00DE60EB" w:rsidRDefault="00A30456" w:rsidP="00A30456">
      <w:r w:rsidRPr="00DE60EB">
        <w:lastRenderedPageBreak/>
        <w:t xml:space="preserve">        case WWDG_Prescaler_8: </w:t>
      </w:r>
      <w:proofErr w:type="spellStart"/>
      <w:r w:rsidRPr="00DE60EB">
        <w:t>prescaler_value</w:t>
      </w:r>
      <w:proofErr w:type="spellEnd"/>
      <w:r w:rsidRPr="00DE60EB">
        <w:t xml:space="preserve"> = 8; break;</w:t>
      </w:r>
    </w:p>
    <w:p w14:paraId="33F9CE9F" w14:textId="77777777" w:rsidR="00A30456" w:rsidRPr="00DE60EB" w:rsidRDefault="00A30456" w:rsidP="00A30456">
      <w:r w:rsidRPr="00DE60EB">
        <w:t xml:space="preserve">        default: </w:t>
      </w:r>
      <w:proofErr w:type="spellStart"/>
      <w:r w:rsidRPr="00DE60EB">
        <w:t>prescaler_value</w:t>
      </w:r>
      <w:proofErr w:type="spellEnd"/>
      <w:r w:rsidRPr="00DE60EB">
        <w:t xml:space="preserve"> = 1;</w:t>
      </w:r>
    </w:p>
    <w:p w14:paraId="11788AA6" w14:textId="77777777" w:rsidR="00A30456" w:rsidRPr="00DE60EB" w:rsidRDefault="00A30456" w:rsidP="00A30456">
      <w:r w:rsidRPr="00DE60EB">
        <w:t xml:space="preserve">    }</w:t>
      </w:r>
    </w:p>
    <w:p w14:paraId="586BB076" w14:textId="77777777" w:rsidR="00A30456" w:rsidRPr="00DE60EB" w:rsidRDefault="00A30456" w:rsidP="00A30456">
      <w:r w:rsidRPr="00DE60EB">
        <w:t xml:space="preserve">    </w:t>
      </w:r>
    </w:p>
    <w:p w14:paraId="365D7483" w14:textId="77777777" w:rsidR="00A30456" w:rsidRPr="00DE60EB" w:rsidRDefault="00A30456" w:rsidP="00A30456">
      <w:r w:rsidRPr="00DE60EB">
        <w:t xml:space="preserve">    // 超时时间 = (4096 × 预分频 × (计数器值 + 1)) / FPCLK1</w:t>
      </w:r>
    </w:p>
    <w:p w14:paraId="3A4B90AB" w14:textId="77777777" w:rsidR="00A30456" w:rsidRPr="00DE60EB" w:rsidRDefault="00A30456" w:rsidP="00A30456">
      <w:r w:rsidRPr="00DE60EB">
        <w:t xml:space="preserve">    return (4096 * </w:t>
      </w:r>
      <w:proofErr w:type="spellStart"/>
      <w:r w:rsidRPr="00DE60EB">
        <w:t>prescaler_value</w:t>
      </w:r>
      <w:proofErr w:type="spellEnd"/>
      <w:r w:rsidRPr="00DE60EB">
        <w:t xml:space="preserve"> * (</w:t>
      </w:r>
      <w:proofErr w:type="spellStart"/>
      <w:r w:rsidRPr="00DE60EB">
        <w:t>counter_value</w:t>
      </w:r>
      <w:proofErr w:type="spellEnd"/>
      <w:r w:rsidRPr="00DE60EB">
        <w:t xml:space="preserve"> + 1)) / (FPCLK1 / 1000);</w:t>
      </w:r>
    </w:p>
    <w:p w14:paraId="7FF9CA1B" w14:textId="77777777" w:rsidR="00A30456" w:rsidRPr="00DE60EB" w:rsidRDefault="00A30456" w:rsidP="00A30456">
      <w:r w:rsidRPr="00DE60EB">
        <w:t>}</w:t>
      </w:r>
    </w:p>
    <w:p w14:paraId="2CCB73C8" w14:textId="77777777" w:rsidR="00A30456" w:rsidRPr="00DE60EB" w:rsidRDefault="00A30456" w:rsidP="00A30456"/>
    <w:p w14:paraId="142590CE" w14:textId="77777777" w:rsidR="00A30456" w:rsidRPr="00DE60EB" w:rsidRDefault="00A30456" w:rsidP="00A30456">
      <w:r w:rsidRPr="00DE60EB">
        <w:t xml:space="preserve">void </w:t>
      </w:r>
      <w:proofErr w:type="spellStart"/>
      <w:r w:rsidRPr="00DE60EB">
        <w:t>Print_WWDG_Configuration</w:t>
      </w:r>
      <w:proofErr w:type="spellEnd"/>
      <w:r w:rsidRPr="00DE60EB">
        <w:t>(void)</w:t>
      </w:r>
    </w:p>
    <w:p w14:paraId="0030FDD1" w14:textId="77777777" w:rsidR="00A30456" w:rsidRPr="00DE60EB" w:rsidRDefault="00A30456" w:rsidP="00A30456">
      <w:r w:rsidRPr="00DE60EB">
        <w:t>{</w:t>
      </w:r>
    </w:p>
    <w:p w14:paraId="7285D945" w14:textId="77777777" w:rsidR="00A30456" w:rsidRPr="00DE60EB" w:rsidRDefault="00A30456" w:rsidP="00A30456">
      <w:r w:rsidRPr="00DE60EB">
        <w:t xml:space="preserve">    uint8_t </w:t>
      </w:r>
      <w:proofErr w:type="spellStart"/>
      <w:r w:rsidRPr="00DE60EB">
        <w:t>prescaler</w:t>
      </w:r>
      <w:proofErr w:type="spellEnd"/>
      <w:r w:rsidRPr="00DE60EB">
        <w:t xml:space="preserve"> = (WWDG-&gt;CFR &amp; WWDG_CFR_WDGTB) &gt;&gt; 7;</w:t>
      </w:r>
    </w:p>
    <w:p w14:paraId="13ED1B90" w14:textId="77777777" w:rsidR="00A30456" w:rsidRPr="00DE60EB" w:rsidRDefault="00A30456" w:rsidP="00A30456">
      <w:r w:rsidRPr="00DE60EB">
        <w:t xml:space="preserve">    uint8_t </w:t>
      </w:r>
      <w:proofErr w:type="spellStart"/>
      <w:r w:rsidRPr="00DE60EB">
        <w:t>window_value</w:t>
      </w:r>
      <w:proofErr w:type="spellEnd"/>
      <w:r w:rsidRPr="00DE60EB">
        <w:t xml:space="preserve"> = WWDG-&gt;CFR &amp; WWDG_CFR_W;</w:t>
      </w:r>
    </w:p>
    <w:p w14:paraId="0A472FF8" w14:textId="77777777" w:rsidR="00A30456" w:rsidRPr="00DE60EB" w:rsidRDefault="00A30456" w:rsidP="00A30456">
      <w:r w:rsidRPr="00DE60EB">
        <w:t xml:space="preserve">    uint8_t </w:t>
      </w:r>
      <w:proofErr w:type="spellStart"/>
      <w:r w:rsidRPr="00DE60EB">
        <w:t>counter_value</w:t>
      </w:r>
      <w:proofErr w:type="spellEnd"/>
      <w:r w:rsidRPr="00DE60EB">
        <w:t xml:space="preserve"> = WWDG-&gt;CR &amp; 0x7F;</w:t>
      </w:r>
    </w:p>
    <w:p w14:paraId="6807E999" w14:textId="77777777" w:rsidR="00A30456" w:rsidRPr="00DE60EB" w:rsidRDefault="00A30456" w:rsidP="00A30456">
      <w:r w:rsidRPr="00DE60EB">
        <w:t xml:space="preserve">    </w:t>
      </w:r>
    </w:p>
    <w:p w14:paraId="12998EBE" w14:textId="77777777" w:rsidR="00A30456" w:rsidRPr="00DE60EB" w:rsidRDefault="00A30456" w:rsidP="00A30456">
      <w:r w:rsidRPr="00DE60EB">
        <w:t xml:space="preserve">    uint32_t </w:t>
      </w:r>
      <w:proofErr w:type="spellStart"/>
      <w:r w:rsidRPr="00DE60EB">
        <w:t>timeout_ms</w:t>
      </w:r>
      <w:proofErr w:type="spellEnd"/>
      <w:r w:rsidRPr="00DE60EB">
        <w:t xml:space="preserve"> = </w:t>
      </w:r>
      <w:proofErr w:type="spellStart"/>
      <w:r w:rsidRPr="00DE60EB">
        <w:t>Calculate_WWDG_</w:t>
      </w:r>
      <w:proofErr w:type="gramStart"/>
      <w:r w:rsidRPr="00DE60EB">
        <w:t>Timeout</w:t>
      </w:r>
      <w:proofErr w:type="spellEnd"/>
      <w:r w:rsidRPr="00DE60EB">
        <w:t>(</w:t>
      </w:r>
      <w:proofErr w:type="spellStart"/>
      <w:proofErr w:type="gramEnd"/>
      <w:r w:rsidRPr="00DE60EB">
        <w:t>prescaler</w:t>
      </w:r>
      <w:proofErr w:type="spellEnd"/>
      <w:r w:rsidRPr="00DE60EB">
        <w:t xml:space="preserve">, </w:t>
      </w:r>
      <w:proofErr w:type="spellStart"/>
      <w:r w:rsidRPr="00DE60EB">
        <w:t>counter_value</w:t>
      </w:r>
      <w:proofErr w:type="spellEnd"/>
      <w:r w:rsidRPr="00DE60EB">
        <w:t>);</w:t>
      </w:r>
    </w:p>
    <w:p w14:paraId="2805C1AD" w14:textId="77777777" w:rsidR="00A30456" w:rsidRPr="00DE60EB" w:rsidRDefault="00A30456" w:rsidP="00A30456">
      <w:r w:rsidRPr="00DE60EB">
        <w:t xml:space="preserve">    </w:t>
      </w:r>
    </w:p>
    <w:p w14:paraId="7FE3DB97"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 xml:space="preserve">"WWDG Config: </w:t>
      </w:r>
      <w:proofErr w:type="spellStart"/>
      <w:r w:rsidRPr="00DE60EB">
        <w:t>Prescaler</w:t>
      </w:r>
      <w:proofErr w:type="spellEnd"/>
      <w:r w:rsidRPr="00DE60EB">
        <w:t>=%d, Window=0x%02X, Counter=0x%02X, Timeout=%</w:t>
      </w:r>
      <w:proofErr w:type="spellStart"/>
      <w:r w:rsidRPr="00DE60EB">
        <w:t>lums</w:t>
      </w:r>
      <w:proofErr w:type="spellEnd"/>
      <w:r w:rsidRPr="00DE60EB">
        <w:t>\n",</w:t>
      </w:r>
    </w:p>
    <w:p w14:paraId="636C3693" w14:textId="77777777" w:rsidR="00A30456" w:rsidRPr="00DE60EB" w:rsidRDefault="00A30456" w:rsidP="00A30456">
      <w:r w:rsidRPr="00DE60EB">
        <w:t xml:space="preserve">           (1 &lt;&lt; </w:t>
      </w:r>
      <w:proofErr w:type="spellStart"/>
      <w:r w:rsidRPr="00DE60EB">
        <w:t>prescaler</w:t>
      </w:r>
      <w:proofErr w:type="spellEnd"/>
      <w:r w:rsidRPr="00DE60EB">
        <w:t xml:space="preserve">), </w:t>
      </w:r>
      <w:proofErr w:type="spellStart"/>
      <w:r w:rsidRPr="00DE60EB">
        <w:t>window_value</w:t>
      </w:r>
      <w:proofErr w:type="spellEnd"/>
      <w:r w:rsidRPr="00DE60EB">
        <w:t xml:space="preserve">, </w:t>
      </w:r>
      <w:proofErr w:type="spellStart"/>
      <w:r w:rsidRPr="00DE60EB">
        <w:t>counter_value</w:t>
      </w:r>
      <w:proofErr w:type="spellEnd"/>
      <w:r w:rsidRPr="00DE60EB">
        <w:t xml:space="preserve">, </w:t>
      </w:r>
      <w:proofErr w:type="spellStart"/>
      <w:r w:rsidRPr="00DE60EB">
        <w:t>timeout_ms</w:t>
      </w:r>
      <w:proofErr w:type="spellEnd"/>
      <w:r w:rsidRPr="00DE60EB">
        <w:t>);</w:t>
      </w:r>
    </w:p>
    <w:p w14:paraId="49769605" w14:textId="77777777" w:rsidR="00A30456" w:rsidRPr="00DE60EB" w:rsidRDefault="00A30456" w:rsidP="00A30456">
      <w:r w:rsidRPr="00DE60EB">
        <w:t>}</w:t>
      </w:r>
    </w:p>
    <w:p w14:paraId="656617E1" w14:textId="77777777" w:rsidR="00A30456" w:rsidRPr="00DE60EB" w:rsidRDefault="00A30456" w:rsidP="00A30456">
      <w:pPr>
        <w:pStyle w:val="3"/>
      </w:pPr>
      <w:r w:rsidRPr="00DE60EB">
        <w:t>不同应用场景的配置</w:t>
      </w:r>
    </w:p>
    <w:p w14:paraId="18AEF951" w14:textId="77777777" w:rsidR="00A30456" w:rsidRPr="00DE60EB" w:rsidRDefault="00A30456" w:rsidP="00A30456">
      <w:pPr>
        <w:pStyle w:val="4"/>
      </w:pPr>
      <w:r w:rsidRPr="00DE60EB">
        <w:t xml:space="preserve">1. </w:t>
      </w:r>
      <w:r w:rsidRPr="00DE60EB">
        <w:rPr>
          <w:rFonts w:ascii="Times New Roman" w:hAnsi="Times New Roman" w:cs="Times New Roman"/>
        </w:rPr>
        <w:t>​</w:t>
      </w:r>
      <w:r w:rsidRPr="00DE60EB">
        <w:t>快速响应系统</w:t>
      </w:r>
      <w:r w:rsidRPr="00DE60EB">
        <w:rPr>
          <w:rFonts w:ascii="Times New Roman" w:hAnsi="Times New Roman" w:cs="Times New Roman"/>
        </w:rPr>
        <w:t>​</w:t>
      </w:r>
    </w:p>
    <w:p w14:paraId="0B9F6575" w14:textId="77777777" w:rsidR="00A30456" w:rsidRPr="00DE60EB" w:rsidRDefault="00A30456" w:rsidP="00A30456">
      <w:r w:rsidRPr="00DE60EB">
        <w:t xml:space="preserve">void </w:t>
      </w:r>
      <w:proofErr w:type="spellStart"/>
      <w:r w:rsidRPr="00DE60EB">
        <w:t>WWDG_Config_Fast_Response</w:t>
      </w:r>
      <w:proofErr w:type="spellEnd"/>
      <w:r w:rsidRPr="00DE60EB">
        <w:t>(void)</w:t>
      </w:r>
    </w:p>
    <w:p w14:paraId="7D03E27C" w14:textId="77777777" w:rsidR="00A30456" w:rsidRPr="00DE60EB" w:rsidRDefault="00A30456" w:rsidP="00A30456">
      <w:r w:rsidRPr="00DE60EB">
        <w:t>{</w:t>
      </w:r>
    </w:p>
    <w:p w14:paraId="1914BCF7" w14:textId="77777777" w:rsidR="00A30456" w:rsidRPr="00DE60EB" w:rsidRDefault="00A30456" w:rsidP="00A30456">
      <w:r w:rsidRPr="00DE60EB">
        <w:t xml:space="preserve">    // 快速检测，短超时时间</w:t>
      </w:r>
    </w:p>
    <w:p w14:paraId="4BA20468" w14:textId="77777777" w:rsidR="00A30456" w:rsidRPr="00DE60EB" w:rsidRDefault="00A30456" w:rsidP="00A30456">
      <w:r w:rsidRPr="00DE60EB">
        <w:t xml:space="preserve">    RCC_APB1</w:t>
      </w:r>
      <w:proofErr w:type="gramStart"/>
      <w:r w:rsidRPr="00DE60EB">
        <w:t>PeriphClockCmd(</w:t>
      </w:r>
      <w:proofErr w:type="gramEnd"/>
      <w:r w:rsidRPr="00DE60EB">
        <w:t>RCC_APB1Periph_WWDG, ENABLE);</w:t>
      </w:r>
    </w:p>
    <w:p w14:paraId="218FD7DC" w14:textId="77777777" w:rsidR="00A30456" w:rsidRPr="00DE60EB" w:rsidRDefault="00A30456" w:rsidP="00A30456">
      <w:r w:rsidRPr="00DE60EB">
        <w:lastRenderedPageBreak/>
        <w:t xml:space="preserve">    </w:t>
      </w:r>
      <w:proofErr w:type="spellStart"/>
      <w:r w:rsidRPr="00DE60EB">
        <w:t>WWDG_SetPrescaler</w:t>
      </w:r>
      <w:proofErr w:type="spellEnd"/>
      <w:r w:rsidRPr="00DE60EB">
        <w:t>(WWDG_Prescaler_1);  // 1分频，最快</w:t>
      </w:r>
    </w:p>
    <w:p w14:paraId="2658D0BD" w14:textId="77777777" w:rsidR="00A30456" w:rsidRPr="00DE60EB" w:rsidRDefault="00A30456" w:rsidP="00A30456">
      <w:r w:rsidRPr="00DE60EB">
        <w:t xml:space="preserve">    </w:t>
      </w:r>
      <w:proofErr w:type="spellStart"/>
      <w:r w:rsidRPr="00DE60EB">
        <w:t>WWDG_SetWindowValue</w:t>
      </w:r>
      <w:proofErr w:type="spellEnd"/>
      <w:r w:rsidRPr="00DE60EB">
        <w:t>(0x45);           // 小窗口，严格要求</w:t>
      </w:r>
    </w:p>
    <w:p w14:paraId="384CB6E1" w14:textId="77777777" w:rsidR="00A30456" w:rsidRPr="00DE60EB" w:rsidRDefault="00A30456" w:rsidP="00A30456">
      <w:r w:rsidRPr="00DE60EB">
        <w:t xml:space="preserve">    </w:t>
      </w:r>
      <w:proofErr w:type="spellStart"/>
      <w:r w:rsidRPr="00DE60EB">
        <w:t>WWDG_Enable</w:t>
      </w:r>
      <w:proofErr w:type="spellEnd"/>
      <w:r w:rsidRPr="00DE60EB">
        <w:t>(0x7F);                   // 启用</w:t>
      </w:r>
    </w:p>
    <w:p w14:paraId="7210B5DE" w14:textId="77777777" w:rsidR="00A30456" w:rsidRPr="00DE60EB" w:rsidRDefault="00A30456" w:rsidP="00A30456">
      <w:r w:rsidRPr="00DE60EB">
        <w:t xml:space="preserve">    </w:t>
      </w:r>
    </w:p>
    <w:p w14:paraId="061E0794"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"Fast response WWDG: ~0.1ms timeout\n");</w:t>
      </w:r>
    </w:p>
    <w:p w14:paraId="49156B0B" w14:textId="77777777" w:rsidR="00A30456" w:rsidRPr="00DE60EB" w:rsidRDefault="00A30456" w:rsidP="00A30456">
      <w:r w:rsidRPr="00DE60EB">
        <w:t>}</w:t>
      </w:r>
    </w:p>
    <w:p w14:paraId="55B85A43" w14:textId="77777777" w:rsidR="00A30456" w:rsidRPr="00DE60EB" w:rsidRDefault="00A30456" w:rsidP="00A30456">
      <w:pPr>
        <w:pStyle w:val="4"/>
      </w:pPr>
      <w:r w:rsidRPr="00DE60EB">
        <w:t xml:space="preserve">2. </w:t>
      </w:r>
      <w:r w:rsidRPr="00DE60EB">
        <w:rPr>
          <w:rFonts w:ascii="Times New Roman" w:hAnsi="Times New Roman" w:cs="Times New Roman"/>
        </w:rPr>
        <w:t>​</w:t>
      </w:r>
      <w:r w:rsidRPr="00DE60EB">
        <w:t>一般应用系统</w:t>
      </w:r>
      <w:r w:rsidRPr="00DE60EB">
        <w:rPr>
          <w:rFonts w:ascii="Times New Roman" w:hAnsi="Times New Roman" w:cs="Times New Roman"/>
        </w:rPr>
        <w:t>​</w:t>
      </w:r>
    </w:p>
    <w:p w14:paraId="1C6BB14E" w14:textId="77777777" w:rsidR="00A30456" w:rsidRPr="00DE60EB" w:rsidRDefault="00A30456" w:rsidP="00A30456">
      <w:r w:rsidRPr="00DE60EB">
        <w:t xml:space="preserve">void </w:t>
      </w:r>
      <w:proofErr w:type="spellStart"/>
      <w:r w:rsidRPr="00DE60EB">
        <w:t>WWDG_Config_Normal_Application</w:t>
      </w:r>
      <w:proofErr w:type="spellEnd"/>
      <w:r w:rsidRPr="00DE60EB">
        <w:t>(void)</w:t>
      </w:r>
    </w:p>
    <w:p w14:paraId="6A7DC591" w14:textId="77777777" w:rsidR="00A30456" w:rsidRPr="00DE60EB" w:rsidRDefault="00A30456" w:rsidP="00A30456">
      <w:r w:rsidRPr="00DE60EB">
        <w:t>{</w:t>
      </w:r>
    </w:p>
    <w:p w14:paraId="76112968" w14:textId="77777777" w:rsidR="00A30456" w:rsidRPr="00DE60EB" w:rsidRDefault="00A30456" w:rsidP="00A30456">
      <w:r w:rsidRPr="00DE60EB">
        <w:t xml:space="preserve">    // 一般应用，中等超时</w:t>
      </w:r>
    </w:p>
    <w:p w14:paraId="0B6E83E7" w14:textId="77777777" w:rsidR="00A30456" w:rsidRPr="00DE60EB" w:rsidRDefault="00A30456" w:rsidP="00A30456">
      <w:r w:rsidRPr="00DE60EB">
        <w:t xml:space="preserve">    RCC_APB1</w:t>
      </w:r>
      <w:proofErr w:type="gramStart"/>
      <w:r w:rsidRPr="00DE60EB">
        <w:t>PeriphClockCmd(</w:t>
      </w:r>
      <w:proofErr w:type="gramEnd"/>
      <w:r w:rsidRPr="00DE60EB">
        <w:t>RCC_APB1Periph_WWDG, ENABLE);</w:t>
      </w:r>
    </w:p>
    <w:p w14:paraId="29C6F7FB" w14:textId="77777777" w:rsidR="00A30456" w:rsidRPr="00DE60EB" w:rsidRDefault="00A30456" w:rsidP="00A30456">
      <w:r w:rsidRPr="00DE60EB">
        <w:t xml:space="preserve">    </w:t>
      </w:r>
      <w:proofErr w:type="spellStart"/>
      <w:r w:rsidRPr="00DE60EB">
        <w:t>WWDG_SetPrescaler</w:t>
      </w:r>
      <w:proofErr w:type="spellEnd"/>
      <w:r w:rsidRPr="00DE60EB">
        <w:t>(WWDG_Prescaler_4);  // 4分频</w:t>
      </w:r>
    </w:p>
    <w:p w14:paraId="51242176" w14:textId="77777777" w:rsidR="00A30456" w:rsidRPr="00DE60EB" w:rsidRDefault="00A30456" w:rsidP="00A30456">
      <w:r w:rsidRPr="00DE60EB">
        <w:t xml:space="preserve">    </w:t>
      </w:r>
      <w:proofErr w:type="spellStart"/>
      <w:r w:rsidRPr="00DE60EB">
        <w:t>WWDG_SetWindowValue</w:t>
      </w:r>
      <w:proofErr w:type="spellEnd"/>
      <w:r w:rsidRPr="00DE60EB">
        <w:t>(0x60);           // 中等窗口</w:t>
      </w:r>
    </w:p>
    <w:p w14:paraId="72249E6E" w14:textId="77777777" w:rsidR="00A30456" w:rsidRPr="00DE60EB" w:rsidRDefault="00A30456" w:rsidP="00A30456">
      <w:r w:rsidRPr="00DE60EB">
        <w:t xml:space="preserve">    </w:t>
      </w:r>
      <w:proofErr w:type="spellStart"/>
      <w:r w:rsidRPr="00DE60EB">
        <w:t>WWDG_Enable</w:t>
      </w:r>
      <w:proofErr w:type="spellEnd"/>
      <w:r w:rsidRPr="00DE60EB">
        <w:t>(0x7F);                   // 启用</w:t>
      </w:r>
    </w:p>
    <w:p w14:paraId="01DED7C1" w14:textId="77777777" w:rsidR="00A30456" w:rsidRPr="00DE60EB" w:rsidRDefault="00A30456" w:rsidP="00A30456">
      <w:r w:rsidRPr="00DE60EB">
        <w:t xml:space="preserve">    </w:t>
      </w:r>
    </w:p>
    <w:p w14:paraId="5D07A8E8"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"Normal WWDG: ~1ms timeout\n");</w:t>
      </w:r>
    </w:p>
    <w:p w14:paraId="09E7A30E" w14:textId="77777777" w:rsidR="00A30456" w:rsidRPr="00DE60EB" w:rsidRDefault="00A30456" w:rsidP="00A30456">
      <w:r w:rsidRPr="00DE60EB">
        <w:t>}</w:t>
      </w:r>
    </w:p>
    <w:p w14:paraId="1667013E" w14:textId="77777777" w:rsidR="00A30456" w:rsidRPr="00DE60EB" w:rsidRDefault="00A30456" w:rsidP="00A30456">
      <w:pPr>
        <w:pStyle w:val="4"/>
      </w:pPr>
      <w:r w:rsidRPr="00DE60EB">
        <w:t xml:space="preserve">3. </w:t>
      </w:r>
      <w:r w:rsidRPr="00DE60EB">
        <w:rPr>
          <w:rFonts w:ascii="Times New Roman" w:hAnsi="Times New Roman" w:cs="Times New Roman"/>
        </w:rPr>
        <w:t>​</w:t>
      </w:r>
      <w:r w:rsidRPr="00DE60EB">
        <w:t>长时间任务系统</w:t>
      </w:r>
      <w:r w:rsidRPr="00DE60EB">
        <w:rPr>
          <w:rFonts w:ascii="Times New Roman" w:hAnsi="Times New Roman" w:cs="Times New Roman"/>
        </w:rPr>
        <w:t>​</w:t>
      </w:r>
    </w:p>
    <w:p w14:paraId="08A760FF" w14:textId="77777777" w:rsidR="00A30456" w:rsidRPr="00DE60EB" w:rsidRDefault="00A30456" w:rsidP="00A30456">
      <w:r w:rsidRPr="00DE60EB">
        <w:t xml:space="preserve">void </w:t>
      </w:r>
      <w:proofErr w:type="spellStart"/>
      <w:r w:rsidRPr="00DE60EB">
        <w:t>WWDG_Config_Long_Tasks</w:t>
      </w:r>
      <w:proofErr w:type="spellEnd"/>
      <w:r w:rsidRPr="00DE60EB">
        <w:t>(void)</w:t>
      </w:r>
    </w:p>
    <w:p w14:paraId="1840D654" w14:textId="77777777" w:rsidR="00A30456" w:rsidRPr="00DE60EB" w:rsidRDefault="00A30456" w:rsidP="00A30456">
      <w:r w:rsidRPr="00DE60EB">
        <w:t>{</w:t>
      </w:r>
    </w:p>
    <w:p w14:paraId="0A6B1721" w14:textId="77777777" w:rsidR="00A30456" w:rsidRPr="00DE60EB" w:rsidRDefault="00A30456" w:rsidP="00A30456">
      <w:r w:rsidRPr="00DE60EB">
        <w:t xml:space="preserve">    // 长时间任务，长超时</w:t>
      </w:r>
    </w:p>
    <w:p w14:paraId="496312D2" w14:textId="77777777" w:rsidR="00A30456" w:rsidRPr="00DE60EB" w:rsidRDefault="00A30456" w:rsidP="00A30456">
      <w:r w:rsidRPr="00DE60EB">
        <w:t xml:space="preserve">    RCC_APB1</w:t>
      </w:r>
      <w:proofErr w:type="gramStart"/>
      <w:r w:rsidRPr="00DE60EB">
        <w:t>PeriphClockCmd(</w:t>
      </w:r>
      <w:proofErr w:type="gramEnd"/>
      <w:r w:rsidRPr="00DE60EB">
        <w:t>RCC_APB1Periph_WWDG, ENABLE);</w:t>
      </w:r>
    </w:p>
    <w:p w14:paraId="78D5E737" w14:textId="77777777" w:rsidR="00A30456" w:rsidRPr="00DE60EB" w:rsidRDefault="00A30456" w:rsidP="00A30456">
      <w:r w:rsidRPr="00DE60EB">
        <w:t xml:space="preserve">    </w:t>
      </w:r>
      <w:proofErr w:type="spellStart"/>
      <w:r w:rsidRPr="00DE60EB">
        <w:t>WWDG_SetPrescaler</w:t>
      </w:r>
      <w:proofErr w:type="spellEnd"/>
      <w:r w:rsidRPr="00DE60EB">
        <w:t>(WWDG_Prescaler_8);  // 8分频，最慢</w:t>
      </w:r>
    </w:p>
    <w:p w14:paraId="41141C85" w14:textId="77777777" w:rsidR="00A30456" w:rsidRPr="00DE60EB" w:rsidRDefault="00A30456" w:rsidP="00A30456">
      <w:r w:rsidRPr="00DE60EB">
        <w:t xml:space="preserve">    </w:t>
      </w:r>
      <w:proofErr w:type="spellStart"/>
      <w:r w:rsidRPr="00DE60EB">
        <w:t>WWDG_SetWindowValue</w:t>
      </w:r>
      <w:proofErr w:type="spellEnd"/>
      <w:r w:rsidRPr="00DE60EB">
        <w:t>(0x70);           // 大窗口，宽松要求</w:t>
      </w:r>
    </w:p>
    <w:p w14:paraId="3B96F7C1" w14:textId="77777777" w:rsidR="00A30456" w:rsidRPr="00DE60EB" w:rsidRDefault="00A30456" w:rsidP="00A30456">
      <w:r w:rsidRPr="00DE60EB">
        <w:t xml:space="preserve">    </w:t>
      </w:r>
      <w:proofErr w:type="spellStart"/>
      <w:r w:rsidRPr="00DE60EB">
        <w:t>WWDG_Enable</w:t>
      </w:r>
      <w:proofErr w:type="spellEnd"/>
      <w:r w:rsidRPr="00DE60EB">
        <w:t>(0x7F);                   // 启用</w:t>
      </w:r>
    </w:p>
    <w:p w14:paraId="29AB6DFF" w14:textId="77777777" w:rsidR="00A30456" w:rsidRPr="00DE60EB" w:rsidRDefault="00A30456" w:rsidP="00A30456">
      <w:r w:rsidRPr="00DE60EB">
        <w:t xml:space="preserve">    </w:t>
      </w:r>
    </w:p>
    <w:p w14:paraId="30A7A308" w14:textId="77777777" w:rsidR="00A30456" w:rsidRPr="00DE60EB" w:rsidRDefault="00A30456" w:rsidP="00A30456">
      <w:r w:rsidRPr="00DE60EB">
        <w:lastRenderedPageBreak/>
        <w:t xml:space="preserve">    </w:t>
      </w:r>
      <w:proofErr w:type="spellStart"/>
      <w:proofErr w:type="gramStart"/>
      <w:r w:rsidRPr="00DE60EB">
        <w:t>printf</w:t>
      </w:r>
      <w:proofErr w:type="spellEnd"/>
      <w:r w:rsidRPr="00DE60EB">
        <w:t>(</w:t>
      </w:r>
      <w:proofErr w:type="gramEnd"/>
      <w:r w:rsidRPr="00DE60EB">
        <w:t>"Long task WWDG: ~10ms timeout\n");</w:t>
      </w:r>
    </w:p>
    <w:p w14:paraId="2A264A1E" w14:textId="77777777" w:rsidR="00A30456" w:rsidRPr="00DE60EB" w:rsidRDefault="00A30456" w:rsidP="00A30456">
      <w:r w:rsidRPr="00DE60EB">
        <w:t>}</w:t>
      </w:r>
    </w:p>
    <w:p w14:paraId="19F61D12" w14:textId="77777777" w:rsidR="00A30456" w:rsidRPr="00DE60EB" w:rsidRDefault="00A30456" w:rsidP="00A30456">
      <w:pPr>
        <w:pStyle w:val="3"/>
      </w:pPr>
      <w:r w:rsidRPr="00DE60EB">
        <w:t>重要注意事项</w:t>
      </w:r>
    </w:p>
    <w:p w14:paraId="11C5E98C" w14:textId="77777777" w:rsidR="00A30456" w:rsidRPr="00DE60EB" w:rsidRDefault="00A30456" w:rsidP="00A30456">
      <w:pPr>
        <w:pStyle w:val="4"/>
      </w:pPr>
      <w:r w:rsidRPr="00DE60EB">
        <w:t xml:space="preserve">1. </w:t>
      </w:r>
      <w:r w:rsidRPr="00DE60EB">
        <w:rPr>
          <w:rFonts w:ascii="Times New Roman" w:hAnsi="Times New Roman" w:cs="Times New Roman"/>
        </w:rPr>
        <w:t>​</w:t>
      </w:r>
      <w:r w:rsidRPr="00DE60EB">
        <w:t>启用顺序必须正确</w:t>
      </w:r>
      <w:r w:rsidRPr="00DE60EB">
        <w:rPr>
          <w:rFonts w:ascii="Times New Roman" w:hAnsi="Times New Roman" w:cs="Times New Roman"/>
        </w:rPr>
        <w:t>​</w:t>
      </w:r>
    </w:p>
    <w:p w14:paraId="709D6790" w14:textId="77777777" w:rsidR="00A30456" w:rsidRPr="00DE60EB" w:rsidRDefault="00A30456" w:rsidP="00A30456">
      <w:r w:rsidRPr="00DE60EB">
        <w:t xml:space="preserve">void </w:t>
      </w:r>
      <w:proofErr w:type="spellStart"/>
      <w:r w:rsidRPr="00DE60EB">
        <w:t>Correct_Enable_Sequence</w:t>
      </w:r>
      <w:proofErr w:type="spellEnd"/>
      <w:r w:rsidRPr="00DE60EB">
        <w:t>(void)</w:t>
      </w:r>
    </w:p>
    <w:p w14:paraId="619AF8FF" w14:textId="77777777" w:rsidR="00A30456" w:rsidRPr="00DE60EB" w:rsidRDefault="00A30456" w:rsidP="00A30456">
      <w:r w:rsidRPr="00DE60EB">
        <w:t>{</w:t>
      </w:r>
    </w:p>
    <w:p w14:paraId="114F27E1" w14:textId="77777777" w:rsidR="00A30456" w:rsidRPr="00DE60EB" w:rsidRDefault="00A30456" w:rsidP="00A30456">
      <w:r w:rsidRPr="00DE60EB">
        <w:t xml:space="preserve">    // 正确的启用顺序：</w:t>
      </w:r>
    </w:p>
    <w:p w14:paraId="24B9A307" w14:textId="77777777" w:rsidR="00A30456" w:rsidRPr="00DE60EB" w:rsidRDefault="00A30456" w:rsidP="00A30456">
      <w:r w:rsidRPr="00DE60EB">
        <w:t xml:space="preserve">    </w:t>
      </w:r>
    </w:p>
    <w:p w14:paraId="00B0178B" w14:textId="77777777" w:rsidR="00A30456" w:rsidRPr="00DE60EB" w:rsidRDefault="00A30456" w:rsidP="00A30456">
      <w:r w:rsidRPr="00DE60EB">
        <w:t xml:space="preserve">    // 1. 首先启用时钟</w:t>
      </w:r>
    </w:p>
    <w:p w14:paraId="7E83D45B" w14:textId="77777777" w:rsidR="00A30456" w:rsidRPr="00DE60EB" w:rsidRDefault="00A30456" w:rsidP="00A30456">
      <w:r w:rsidRPr="00DE60EB">
        <w:t xml:space="preserve">    RCC_APB1</w:t>
      </w:r>
      <w:proofErr w:type="gramStart"/>
      <w:r w:rsidRPr="00DE60EB">
        <w:t>PeriphClockCmd(</w:t>
      </w:r>
      <w:proofErr w:type="gramEnd"/>
      <w:r w:rsidRPr="00DE60EB">
        <w:t>RCC_APB1Periph_WWDG, ENABLE);</w:t>
      </w:r>
    </w:p>
    <w:p w14:paraId="2276B55A" w14:textId="77777777" w:rsidR="00A30456" w:rsidRPr="00DE60EB" w:rsidRDefault="00A30456" w:rsidP="00A30456">
      <w:r w:rsidRPr="00DE60EB">
        <w:t xml:space="preserve">    </w:t>
      </w:r>
    </w:p>
    <w:p w14:paraId="3F17FA50" w14:textId="77777777" w:rsidR="00A30456" w:rsidRPr="00DE60EB" w:rsidRDefault="00A30456" w:rsidP="00A30456">
      <w:r w:rsidRPr="00DE60EB">
        <w:t xml:space="preserve">    // 2. 配置预分频器和窗口值</w:t>
      </w:r>
    </w:p>
    <w:p w14:paraId="15EAA6E2" w14:textId="77777777" w:rsidR="00A30456" w:rsidRPr="00DE60EB" w:rsidRDefault="00A30456" w:rsidP="00A30456">
      <w:r w:rsidRPr="00DE60EB">
        <w:t xml:space="preserve">    </w:t>
      </w:r>
      <w:proofErr w:type="spellStart"/>
      <w:r w:rsidRPr="00DE60EB">
        <w:t>WWDG_</w:t>
      </w:r>
      <w:proofErr w:type="gramStart"/>
      <w:r w:rsidRPr="00DE60EB">
        <w:t>SetPrescaler</w:t>
      </w:r>
      <w:proofErr w:type="spellEnd"/>
      <w:r w:rsidRPr="00DE60EB">
        <w:t>(</w:t>
      </w:r>
      <w:proofErr w:type="gramEnd"/>
      <w:r w:rsidRPr="00DE60EB">
        <w:t>WWDG_Prescaler_8);</w:t>
      </w:r>
    </w:p>
    <w:p w14:paraId="6610DB14" w14:textId="77777777" w:rsidR="00A30456" w:rsidRPr="00DE60EB" w:rsidRDefault="00A30456" w:rsidP="00A30456">
      <w:r w:rsidRPr="00DE60EB">
        <w:t xml:space="preserve">    </w:t>
      </w:r>
      <w:proofErr w:type="spellStart"/>
      <w:r w:rsidRPr="00DE60EB">
        <w:t>WWDG_SetWindowValue</w:t>
      </w:r>
      <w:proofErr w:type="spellEnd"/>
      <w:r w:rsidRPr="00DE60EB">
        <w:t>(0x60);</w:t>
      </w:r>
    </w:p>
    <w:p w14:paraId="2FB18A33" w14:textId="77777777" w:rsidR="00A30456" w:rsidRPr="00DE60EB" w:rsidRDefault="00A30456" w:rsidP="00A30456">
      <w:r w:rsidRPr="00DE60EB">
        <w:t xml:space="preserve">    </w:t>
      </w:r>
    </w:p>
    <w:p w14:paraId="490F8AA3" w14:textId="77777777" w:rsidR="00A30456" w:rsidRPr="00DE60EB" w:rsidRDefault="00A30456" w:rsidP="00A30456">
      <w:r w:rsidRPr="00DE60EB">
        <w:t xml:space="preserve">    // 3. 最后启用看门狗</w:t>
      </w:r>
    </w:p>
    <w:p w14:paraId="74466D52" w14:textId="77777777" w:rsidR="00A30456" w:rsidRPr="00DE60EB" w:rsidRDefault="00A30456" w:rsidP="00A30456">
      <w:r w:rsidRPr="00DE60EB">
        <w:t xml:space="preserve">    </w:t>
      </w:r>
      <w:proofErr w:type="spellStart"/>
      <w:r w:rsidRPr="00DE60EB">
        <w:t>WWDG_Enable</w:t>
      </w:r>
      <w:proofErr w:type="spellEnd"/>
      <w:r w:rsidRPr="00DE60EB">
        <w:t>(0x7F);  // 必须最后调用</w:t>
      </w:r>
    </w:p>
    <w:p w14:paraId="4CDCE863" w14:textId="77777777" w:rsidR="00A30456" w:rsidRPr="00DE60EB" w:rsidRDefault="00A30456" w:rsidP="00A30456">
      <w:r w:rsidRPr="00DE60EB">
        <w:t xml:space="preserve">    </w:t>
      </w:r>
    </w:p>
    <w:p w14:paraId="51CBF2B5" w14:textId="77777777" w:rsidR="00A30456" w:rsidRPr="00DE60EB" w:rsidRDefault="00A30456" w:rsidP="00A30456">
      <w:r w:rsidRPr="00DE60EB">
        <w:t xml:space="preserve">    // 错误顺序会导致不可预测的行为！</w:t>
      </w:r>
    </w:p>
    <w:p w14:paraId="182AF44E" w14:textId="77777777" w:rsidR="00A30456" w:rsidRPr="00DE60EB" w:rsidRDefault="00A30456" w:rsidP="00A30456">
      <w:r w:rsidRPr="00DE60EB">
        <w:t>}</w:t>
      </w:r>
    </w:p>
    <w:p w14:paraId="42EB130D" w14:textId="77777777" w:rsidR="00A30456" w:rsidRPr="00DE60EB" w:rsidRDefault="00A30456" w:rsidP="00A30456">
      <w:pPr>
        <w:pStyle w:val="4"/>
      </w:pPr>
      <w:r w:rsidRPr="00DE60EB">
        <w:t xml:space="preserve">2. </w:t>
      </w:r>
      <w:r w:rsidRPr="00DE60EB">
        <w:rPr>
          <w:rFonts w:ascii="Times New Roman" w:hAnsi="Times New Roman" w:cs="Times New Roman"/>
        </w:rPr>
        <w:t>​</w:t>
      </w:r>
      <w:r w:rsidRPr="00DE60EB">
        <w:t>计数器值有效性检查</w:t>
      </w:r>
      <w:r w:rsidRPr="00DE60EB">
        <w:rPr>
          <w:rFonts w:ascii="Times New Roman" w:hAnsi="Times New Roman" w:cs="Times New Roman"/>
        </w:rPr>
        <w:t>​</w:t>
      </w:r>
    </w:p>
    <w:p w14:paraId="4F46B4D6" w14:textId="77777777" w:rsidR="00A30456" w:rsidRPr="00DE60EB" w:rsidRDefault="00A30456" w:rsidP="00A30456">
      <w:r w:rsidRPr="00DE60EB">
        <w:t xml:space="preserve">void </w:t>
      </w:r>
      <w:proofErr w:type="spellStart"/>
      <w:r w:rsidRPr="00DE60EB">
        <w:t>Safe_WWDG_</w:t>
      </w:r>
      <w:proofErr w:type="gramStart"/>
      <w:r w:rsidRPr="00DE60EB">
        <w:t>Enable</w:t>
      </w:r>
      <w:proofErr w:type="spellEnd"/>
      <w:r w:rsidRPr="00DE60EB">
        <w:t>(</w:t>
      </w:r>
      <w:proofErr w:type="gramEnd"/>
      <w:r w:rsidRPr="00DE60EB">
        <w:t xml:space="preserve">uint8_t </w:t>
      </w:r>
      <w:proofErr w:type="spellStart"/>
      <w:r w:rsidRPr="00DE60EB">
        <w:t>counter_value</w:t>
      </w:r>
      <w:proofErr w:type="spellEnd"/>
      <w:r w:rsidRPr="00DE60EB">
        <w:t>)</w:t>
      </w:r>
    </w:p>
    <w:p w14:paraId="66944AC9" w14:textId="77777777" w:rsidR="00A30456" w:rsidRPr="00DE60EB" w:rsidRDefault="00A30456" w:rsidP="00A30456">
      <w:r w:rsidRPr="00DE60EB">
        <w:t>{</w:t>
      </w:r>
    </w:p>
    <w:p w14:paraId="6205E113" w14:textId="77777777" w:rsidR="00A30456" w:rsidRPr="00DE60EB" w:rsidRDefault="00A30456" w:rsidP="00A30456">
      <w:r w:rsidRPr="00DE60EB">
        <w:t xml:space="preserve">    // 确保计数器值在有效范围内</w:t>
      </w:r>
    </w:p>
    <w:p w14:paraId="169890DD" w14:textId="77777777" w:rsidR="00A30456" w:rsidRPr="00DE60EB" w:rsidRDefault="00A30456" w:rsidP="00A30456">
      <w:r w:rsidRPr="00DE60EB">
        <w:t xml:space="preserve">    if (</w:t>
      </w:r>
      <w:proofErr w:type="spellStart"/>
      <w:r w:rsidRPr="00DE60EB">
        <w:t>counter_value</w:t>
      </w:r>
      <w:proofErr w:type="spellEnd"/>
      <w:r w:rsidRPr="00DE60EB">
        <w:t xml:space="preserve"> &lt; </w:t>
      </w:r>
      <w:proofErr w:type="gramStart"/>
      <w:r w:rsidRPr="00DE60EB">
        <w:t>0x40) {</w:t>
      </w:r>
      <w:proofErr w:type="gramEnd"/>
    </w:p>
    <w:p w14:paraId="75FA2488" w14:textId="77777777" w:rsidR="00A30456" w:rsidRPr="00DE60EB" w:rsidRDefault="00A30456" w:rsidP="00A30456">
      <w:r w:rsidRPr="00DE60EB">
        <w:t xml:space="preserve">        </w:t>
      </w:r>
      <w:proofErr w:type="spellStart"/>
      <w:r w:rsidRPr="00DE60EB">
        <w:t>counter_value</w:t>
      </w:r>
      <w:proofErr w:type="spellEnd"/>
      <w:r w:rsidRPr="00DE60EB">
        <w:t xml:space="preserve"> = 0x40;  // 最小值</w:t>
      </w:r>
    </w:p>
    <w:p w14:paraId="185862BB" w14:textId="77777777" w:rsidR="00A30456" w:rsidRPr="00DE60EB" w:rsidRDefault="00A30456" w:rsidP="00A30456">
      <w:r w:rsidRPr="00DE60EB">
        <w:lastRenderedPageBreak/>
        <w:t xml:space="preserve">    }</w:t>
      </w:r>
    </w:p>
    <w:p w14:paraId="11D05403" w14:textId="77777777" w:rsidR="00A30456" w:rsidRPr="00DE60EB" w:rsidRDefault="00A30456" w:rsidP="00A30456">
      <w:r w:rsidRPr="00DE60EB">
        <w:t xml:space="preserve">    if (</w:t>
      </w:r>
      <w:proofErr w:type="spellStart"/>
      <w:r w:rsidRPr="00DE60EB">
        <w:t>counter_value</w:t>
      </w:r>
      <w:proofErr w:type="spellEnd"/>
      <w:r w:rsidRPr="00DE60EB">
        <w:t xml:space="preserve"> &gt; </w:t>
      </w:r>
      <w:proofErr w:type="gramStart"/>
      <w:r w:rsidRPr="00DE60EB">
        <w:t>0x7F) {</w:t>
      </w:r>
      <w:proofErr w:type="gramEnd"/>
    </w:p>
    <w:p w14:paraId="0033B3C9" w14:textId="77777777" w:rsidR="00A30456" w:rsidRPr="00DE60EB" w:rsidRDefault="00A30456" w:rsidP="00A30456">
      <w:r w:rsidRPr="00DE60EB">
        <w:t xml:space="preserve">        </w:t>
      </w:r>
      <w:proofErr w:type="spellStart"/>
      <w:r w:rsidRPr="00DE60EB">
        <w:t>counter_value</w:t>
      </w:r>
      <w:proofErr w:type="spellEnd"/>
      <w:r w:rsidRPr="00DE60EB">
        <w:t xml:space="preserve"> = 0x7F;  // 最大值</w:t>
      </w:r>
    </w:p>
    <w:p w14:paraId="5A84DE70" w14:textId="77777777" w:rsidR="00A30456" w:rsidRPr="00DE60EB" w:rsidRDefault="00A30456" w:rsidP="00A30456">
      <w:r w:rsidRPr="00DE60EB">
        <w:t xml:space="preserve">    }</w:t>
      </w:r>
    </w:p>
    <w:p w14:paraId="36566647" w14:textId="77777777" w:rsidR="00A30456" w:rsidRPr="00DE60EB" w:rsidRDefault="00A30456" w:rsidP="00A30456">
      <w:r w:rsidRPr="00DE60EB">
        <w:t xml:space="preserve">    </w:t>
      </w:r>
    </w:p>
    <w:p w14:paraId="2B9E6FC3" w14:textId="77777777" w:rsidR="00A30456" w:rsidRPr="00DE60EB" w:rsidRDefault="00A30456" w:rsidP="00A30456">
      <w:r w:rsidRPr="00DE60EB">
        <w:t xml:space="preserve">    RCC_APB1</w:t>
      </w:r>
      <w:proofErr w:type="gramStart"/>
      <w:r w:rsidRPr="00DE60EB">
        <w:t>PeriphClockCmd(</w:t>
      </w:r>
      <w:proofErr w:type="gramEnd"/>
      <w:r w:rsidRPr="00DE60EB">
        <w:t>RCC_APB1Periph_WWDG, ENABLE);</w:t>
      </w:r>
    </w:p>
    <w:p w14:paraId="783247A1" w14:textId="77777777" w:rsidR="00A30456" w:rsidRPr="00DE60EB" w:rsidRDefault="00A30456" w:rsidP="00A30456">
      <w:r w:rsidRPr="00DE60EB">
        <w:t xml:space="preserve">    </w:t>
      </w:r>
      <w:proofErr w:type="spellStart"/>
      <w:r w:rsidRPr="00DE60EB">
        <w:t>WWDG_</w:t>
      </w:r>
      <w:proofErr w:type="gramStart"/>
      <w:r w:rsidRPr="00DE60EB">
        <w:t>SetPrescaler</w:t>
      </w:r>
      <w:proofErr w:type="spellEnd"/>
      <w:r w:rsidRPr="00DE60EB">
        <w:t>(</w:t>
      </w:r>
      <w:proofErr w:type="gramEnd"/>
      <w:r w:rsidRPr="00DE60EB">
        <w:t>WWDG_Prescaler_8);</w:t>
      </w:r>
    </w:p>
    <w:p w14:paraId="3BF2E9BE" w14:textId="77777777" w:rsidR="00A30456" w:rsidRPr="00DE60EB" w:rsidRDefault="00A30456" w:rsidP="00A30456">
      <w:r w:rsidRPr="00DE60EB">
        <w:t xml:space="preserve">    </w:t>
      </w:r>
      <w:proofErr w:type="spellStart"/>
      <w:r w:rsidRPr="00DE60EB">
        <w:t>WWDG_SetWindowValue</w:t>
      </w:r>
      <w:proofErr w:type="spellEnd"/>
      <w:r w:rsidRPr="00DE60EB">
        <w:t>(0x60);</w:t>
      </w:r>
    </w:p>
    <w:p w14:paraId="70FDFA68" w14:textId="77777777" w:rsidR="00A30456" w:rsidRPr="00DE60EB" w:rsidRDefault="00A30456" w:rsidP="00A30456">
      <w:r w:rsidRPr="00DE60EB">
        <w:t xml:space="preserve">    </w:t>
      </w:r>
      <w:proofErr w:type="spellStart"/>
      <w:r w:rsidRPr="00DE60EB">
        <w:t>WWDG_Enable</w:t>
      </w:r>
      <w:proofErr w:type="spellEnd"/>
      <w:r w:rsidRPr="00DE60EB">
        <w:t>(</w:t>
      </w:r>
      <w:proofErr w:type="spellStart"/>
      <w:r w:rsidRPr="00DE60EB">
        <w:t>counter_value</w:t>
      </w:r>
      <w:proofErr w:type="spellEnd"/>
      <w:r w:rsidRPr="00DE60EB">
        <w:t>);</w:t>
      </w:r>
    </w:p>
    <w:p w14:paraId="5A7C668F" w14:textId="77777777" w:rsidR="00A30456" w:rsidRPr="00DE60EB" w:rsidRDefault="00A30456" w:rsidP="00A30456">
      <w:r w:rsidRPr="00DE60EB">
        <w:t xml:space="preserve">    </w:t>
      </w:r>
    </w:p>
    <w:p w14:paraId="717762AC"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 xml:space="preserve">"WWDG safely enabled with counter: 0x%02X\n", </w:t>
      </w:r>
      <w:proofErr w:type="spellStart"/>
      <w:r w:rsidRPr="00DE60EB">
        <w:t>counter_value</w:t>
      </w:r>
      <w:proofErr w:type="spellEnd"/>
      <w:r w:rsidRPr="00DE60EB">
        <w:t>);</w:t>
      </w:r>
    </w:p>
    <w:p w14:paraId="0C1161D0" w14:textId="77777777" w:rsidR="00A30456" w:rsidRPr="00DE60EB" w:rsidRDefault="00A30456" w:rsidP="00A30456">
      <w:r w:rsidRPr="00DE60EB">
        <w:t>}</w:t>
      </w:r>
    </w:p>
    <w:p w14:paraId="11E22FD3" w14:textId="77777777" w:rsidR="00A30456" w:rsidRPr="00DE60EB" w:rsidRDefault="00A30456" w:rsidP="00A30456">
      <w:pPr>
        <w:pStyle w:val="4"/>
      </w:pPr>
      <w:r w:rsidRPr="00DE60EB">
        <w:t xml:space="preserve">3. </w:t>
      </w:r>
      <w:r w:rsidRPr="00DE60EB">
        <w:rPr>
          <w:rFonts w:ascii="Times New Roman" w:hAnsi="Times New Roman" w:cs="Times New Roman"/>
        </w:rPr>
        <w:t>​</w:t>
      </w:r>
      <w:r w:rsidRPr="00DE60EB">
        <w:t>与独立看门狗的区别</w:t>
      </w:r>
      <w:r w:rsidRPr="00DE60EB">
        <w:rPr>
          <w:rFonts w:ascii="Times New Roman" w:hAnsi="Times New Roman" w:cs="Times New Roman"/>
        </w:rPr>
        <w:t>​</w:t>
      </w:r>
    </w:p>
    <w:p w14:paraId="2D515B2A" w14:textId="77777777" w:rsidR="00A30456" w:rsidRPr="00DE60EB" w:rsidRDefault="00A30456" w:rsidP="00A30456">
      <w:r w:rsidRPr="00DE60EB">
        <w:t xml:space="preserve">void </w:t>
      </w:r>
      <w:proofErr w:type="spellStart"/>
      <w:r w:rsidRPr="00DE60EB">
        <w:t>Compare_WWDG_</w:t>
      </w:r>
      <w:proofErr w:type="gramStart"/>
      <w:r w:rsidRPr="00DE60EB">
        <w:t>IWDG</w:t>
      </w:r>
      <w:proofErr w:type="spellEnd"/>
      <w:r w:rsidRPr="00DE60EB">
        <w:t>(</w:t>
      </w:r>
      <w:proofErr w:type="gramEnd"/>
      <w:r w:rsidRPr="00DE60EB">
        <w:t>void)</w:t>
      </w:r>
    </w:p>
    <w:p w14:paraId="252325DD" w14:textId="77777777" w:rsidR="00A30456" w:rsidRPr="00DE60EB" w:rsidRDefault="00A30456" w:rsidP="00A30456">
      <w:r w:rsidRPr="00DE60EB">
        <w:t>{</w:t>
      </w:r>
    </w:p>
    <w:p w14:paraId="50704D53" w14:textId="77777777" w:rsidR="00A30456" w:rsidRPr="00DE60EB" w:rsidRDefault="00A30456" w:rsidP="00A30456">
      <w:r w:rsidRPr="00DE60EB">
        <w:t xml:space="preserve">    // WWDG 特点：</w:t>
      </w:r>
    </w:p>
    <w:p w14:paraId="7F535246" w14:textId="77777777" w:rsidR="00A30456" w:rsidRPr="00DE60EB" w:rsidRDefault="00A30456" w:rsidP="00A30456">
      <w:r w:rsidRPr="00DE60EB">
        <w:t xml:space="preserve">    // - 基于APB1时钟（通常36MHz）</w:t>
      </w:r>
    </w:p>
    <w:p w14:paraId="3A884190" w14:textId="77777777" w:rsidR="00A30456" w:rsidRPr="00DE60EB" w:rsidRDefault="00A30456" w:rsidP="00A30456">
      <w:r w:rsidRPr="00DE60EB">
        <w:t xml:space="preserve">    // - 有窗口期限制</w:t>
      </w:r>
    </w:p>
    <w:p w14:paraId="18480E27" w14:textId="77777777" w:rsidR="00A30456" w:rsidRPr="00DE60EB" w:rsidRDefault="00A30456" w:rsidP="00A30456">
      <w:r w:rsidRPr="00DE60EB">
        <w:t xml:space="preserve">    // - 超时时间较短（us-</w:t>
      </w:r>
      <w:proofErr w:type="spellStart"/>
      <w:r w:rsidRPr="00DE60EB">
        <w:t>ms</w:t>
      </w:r>
      <w:proofErr w:type="spellEnd"/>
      <w:r w:rsidRPr="00DE60EB">
        <w:t>级）</w:t>
      </w:r>
    </w:p>
    <w:p w14:paraId="1F53A3AB" w14:textId="77777777" w:rsidR="00A30456" w:rsidRPr="00DE60EB" w:rsidRDefault="00A30456" w:rsidP="00A30456">
      <w:r w:rsidRPr="00DE60EB">
        <w:t xml:space="preserve">    // - 可以软件禁用</w:t>
      </w:r>
    </w:p>
    <w:p w14:paraId="66BAA51F" w14:textId="77777777" w:rsidR="00A30456" w:rsidRPr="00DE60EB" w:rsidRDefault="00A30456" w:rsidP="00A30456">
      <w:r w:rsidRPr="00DE60EB">
        <w:t xml:space="preserve">    </w:t>
      </w:r>
    </w:p>
    <w:p w14:paraId="215D737A" w14:textId="77777777" w:rsidR="00A30456" w:rsidRPr="00DE60EB" w:rsidRDefault="00A30456" w:rsidP="00A30456">
      <w:r w:rsidRPr="00DE60EB">
        <w:t xml:space="preserve">    // IWDG 特点：</w:t>
      </w:r>
    </w:p>
    <w:p w14:paraId="1923C14D" w14:textId="77777777" w:rsidR="00A30456" w:rsidRPr="00DE60EB" w:rsidRDefault="00A30456" w:rsidP="00A30456">
      <w:r w:rsidRPr="00DE60EB">
        <w:t xml:space="preserve">    // - 基于LSI时钟（~40kHz）</w:t>
      </w:r>
    </w:p>
    <w:p w14:paraId="0BBB605F" w14:textId="77777777" w:rsidR="00A30456" w:rsidRPr="00DE60EB" w:rsidRDefault="00A30456" w:rsidP="00A30456">
      <w:r w:rsidRPr="00DE60EB">
        <w:t xml:space="preserve">    // - 无窗口期限制</w:t>
      </w:r>
    </w:p>
    <w:p w14:paraId="2E6CD53C" w14:textId="77777777" w:rsidR="00A30456" w:rsidRPr="00DE60EB" w:rsidRDefault="00A30456" w:rsidP="00A30456">
      <w:r w:rsidRPr="00DE60EB">
        <w:t xml:space="preserve">    // - 超时时间较长（</w:t>
      </w:r>
      <w:proofErr w:type="spellStart"/>
      <w:r w:rsidRPr="00DE60EB">
        <w:t>ms</w:t>
      </w:r>
      <w:proofErr w:type="spellEnd"/>
      <w:r w:rsidRPr="00DE60EB">
        <w:t>-s级）</w:t>
      </w:r>
    </w:p>
    <w:p w14:paraId="203D2588" w14:textId="77777777" w:rsidR="00A30456" w:rsidRPr="00DE60EB" w:rsidRDefault="00A30456" w:rsidP="00A30456">
      <w:r w:rsidRPr="00DE60EB">
        <w:t xml:space="preserve">    // - 一旦启用不能软件禁用</w:t>
      </w:r>
    </w:p>
    <w:p w14:paraId="64D597DD" w14:textId="77777777" w:rsidR="00A30456" w:rsidRPr="00DE60EB" w:rsidRDefault="00A30456" w:rsidP="00A30456">
      <w:r w:rsidRPr="00DE60EB">
        <w:lastRenderedPageBreak/>
        <w:t>}</w:t>
      </w:r>
    </w:p>
    <w:p w14:paraId="712FE1BC" w14:textId="77777777" w:rsidR="00A30456" w:rsidRPr="00DE60EB" w:rsidRDefault="00A30456" w:rsidP="00A30456">
      <w:pPr>
        <w:pStyle w:val="3"/>
      </w:pPr>
      <w:r w:rsidRPr="00DE60EB">
        <w:t>高级应用示例</w:t>
      </w:r>
    </w:p>
    <w:p w14:paraId="54F3CB14" w14:textId="77777777" w:rsidR="00A30456" w:rsidRPr="00DE60EB" w:rsidRDefault="00A30456" w:rsidP="00A30456">
      <w:pPr>
        <w:pStyle w:val="4"/>
      </w:pPr>
      <w:r w:rsidRPr="00DE60EB">
        <w:t xml:space="preserve">1. </w:t>
      </w:r>
      <w:r w:rsidRPr="00DE60EB">
        <w:rPr>
          <w:rFonts w:ascii="Times New Roman" w:hAnsi="Times New Roman" w:cs="Times New Roman"/>
        </w:rPr>
        <w:t>​</w:t>
      </w:r>
      <w:r w:rsidRPr="00DE60EB">
        <w:t>运行时重新配置</w:t>
      </w:r>
      <w:r w:rsidRPr="00DE60EB">
        <w:rPr>
          <w:rFonts w:ascii="Times New Roman" w:hAnsi="Times New Roman" w:cs="Times New Roman"/>
        </w:rPr>
        <w:t>​</w:t>
      </w:r>
    </w:p>
    <w:p w14:paraId="27C299C1" w14:textId="77777777" w:rsidR="00A30456" w:rsidRPr="00DE60EB" w:rsidRDefault="00A30456" w:rsidP="00A30456">
      <w:r w:rsidRPr="00DE60EB">
        <w:t xml:space="preserve">void </w:t>
      </w:r>
      <w:proofErr w:type="spellStart"/>
      <w:r w:rsidRPr="00DE60EB">
        <w:t>Runtime_WWDG_Reconfiguration</w:t>
      </w:r>
      <w:proofErr w:type="spellEnd"/>
      <w:r w:rsidRPr="00DE60EB">
        <w:t>(void)</w:t>
      </w:r>
    </w:p>
    <w:p w14:paraId="6F9152A2" w14:textId="77777777" w:rsidR="00A30456" w:rsidRPr="00DE60EB" w:rsidRDefault="00A30456" w:rsidP="00A30456">
      <w:r w:rsidRPr="00DE60EB">
        <w:t>{</w:t>
      </w:r>
    </w:p>
    <w:p w14:paraId="351C02AB" w14:textId="77777777" w:rsidR="00A30456" w:rsidRPr="00DE60EB" w:rsidRDefault="00A30456" w:rsidP="00A30456">
      <w:r w:rsidRPr="00DE60EB">
        <w:t xml:space="preserve">    // 先禁用看门狗</w:t>
      </w:r>
    </w:p>
    <w:p w14:paraId="0E9F30AB" w14:textId="77777777" w:rsidR="00A30456" w:rsidRPr="00DE60EB" w:rsidRDefault="00A30456" w:rsidP="00A30456">
      <w:r w:rsidRPr="00DE60EB">
        <w:t xml:space="preserve">    </w:t>
      </w:r>
      <w:proofErr w:type="spellStart"/>
      <w:r w:rsidRPr="00DE60EB">
        <w:t>WWDG_</w:t>
      </w:r>
      <w:proofErr w:type="gramStart"/>
      <w:r w:rsidRPr="00DE60EB">
        <w:t>DeInit</w:t>
      </w:r>
      <w:proofErr w:type="spellEnd"/>
      <w:r w:rsidRPr="00DE60EB">
        <w:t>(</w:t>
      </w:r>
      <w:proofErr w:type="gramEnd"/>
      <w:r w:rsidRPr="00DE60EB">
        <w:t>);</w:t>
      </w:r>
    </w:p>
    <w:p w14:paraId="0C1ABBBC" w14:textId="77777777" w:rsidR="00A30456" w:rsidRPr="00DE60EB" w:rsidRDefault="00A30456" w:rsidP="00A30456">
      <w:r w:rsidRPr="00DE60EB">
        <w:t xml:space="preserve">    </w:t>
      </w:r>
    </w:p>
    <w:p w14:paraId="78A0C3D4" w14:textId="77777777" w:rsidR="00A30456" w:rsidRPr="00DE60EB" w:rsidRDefault="00A30456" w:rsidP="00A30456">
      <w:r w:rsidRPr="00DE60EB">
        <w:t xml:space="preserve">    // 根据系统状态重新配置</w:t>
      </w:r>
    </w:p>
    <w:p w14:paraId="4A85A67C" w14:textId="77777777" w:rsidR="00A30456" w:rsidRPr="00DE60EB" w:rsidRDefault="00A30456" w:rsidP="00A30456">
      <w:r w:rsidRPr="00DE60EB">
        <w:t xml:space="preserve">    if (</w:t>
      </w:r>
      <w:proofErr w:type="spellStart"/>
      <w:r w:rsidRPr="00DE60EB">
        <w:t>SystemLoad</w:t>
      </w:r>
      <w:proofErr w:type="spellEnd"/>
      <w:r w:rsidRPr="00DE60EB">
        <w:t xml:space="preserve"> &gt; </w:t>
      </w:r>
      <w:proofErr w:type="gramStart"/>
      <w:r w:rsidRPr="00DE60EB">
        <w:t>80) {</w:t>
      </w:r>
      <w:proofErr w:type="gramEnd"/>
    </w:p>
    <w:p w14:paraId="0450B04D" w14:textId="77777777" w:rsidR="00A30456" w:rsidRPr="00DE60EB" w:rsidRDefault="00A30456" w:rsidP="00A30456">
      <w:r w:rsidRPr="00DE60EB">
        <w:t xml:space="preserve">        // 高负载，使用宽松设置</w:t>
      </w:r>
    </w:p>
    <w:p w14:paraId="268837DE" w14:textId="77777777" w:rsidR="00A30456" w:rsidRPr="00DE60EB" w:rsidRDefault="00A30456" w:rsidP="00A30456">
      <w:r w:rsidRPr="00DE60EB">
        <w:t xml:space="preserve">        </w:t>
      </w:r>
      <w:proofErr w:type="spellStart"/>
      <w:r w:rsidRPr="00DE60EB">
        <w:t>WWDG_</w:t>
      </w:r>
      <w:proofErr w:type="gramStart"/>
      <w:r w:rsidRPr="00DE60EB">
        <w:t>SetPrescaler</w:t>
      </w:r>
      <w:proofErr w:type="spellEnd"/>
      <w:r w:rsidRPr="00DE60EB">
        <w:t>(</w:t>
      </w:r>
      <w:proofErr w:type="gramEnd"/>
      <w:r w:rsidRPr="00DE60EB">
        <w:t>WWDG_Prescaler_8);</w:t>
      </w:r>
    </w:p>
    <w:p w14:paraId="52D3F479" w14:textId="77777777" w:rsidR="00A30456" w:rsidRPr="00DE60EB" w:rsidRDefault="00A30456" w:rsidP="00A30456">
      <w:r w:rsidRPr="00DE60EB">
        <w:t xml:space="preserve">        </w:t>
      </w:r>
      <w:proofErr w:type="spellStart"/>
      <w:r w:rsidRPr="00DE60EB">
        <w:t>WWDG_SetWindowValue</w:t>
      </w:r>
      <w:proofErr w:type="spellEnd"/>
      <w:r w:rsidRPr="00DE60EB">
        <w:t>(0x70);</w:t>
      </w:r>
    </w:p>
    <w:p w14:paraId="2856A1F9" w14:textId="77777777" w:rsidR="00A30456" w:rsidRPr="00DE60EB" w:rsidRDefault="00A30456" w:rsidP="00A30456">
      <w:r w:rsidRPr="00DE60EB">
        <w:t xml:space="preserve">    } else {</w:t>
      </w:r>
    </w:p>
    <w:p w14:paraId="1E908308" w14:textId="77777777" w:rsidR="00A30456" w:rsidRPr="00DE60EB" w:rsidRDefault="00A30456" w:rsidP="00A30456">
      <w:r w:rsidRPr="00DE60EB">
        <w:t xml:space="preserve">        // 正常负载，使用标准设置</w:t>
      </w:r>
    </w:p>
    <w:p w14:paraId="28FF9EE0" w14:textId="77777777" w:rsidR="00A30456" w:rsidRPr="00DE60EB" w:rsidRDefault="00A30456" w:rsidP="00A30456">
      <w:r w:rsidRPr="00DE60EB">
        <w:t xml:space="preserve">        </w:t>
      </w:r>
      <w:proofErr w:type="spellStart"/>
      <w:r w:rsidRPr="00DE60EB">
        <w:t>WWDG_</w:t>
      </w:r>
      <w:proofErr w:type="gramStart"/>
      <w:r w:rsidRPr="00DE60EB">
        <w:t>SetPrescaler</w:t>
      </w:r>
      <w:proofErr w:type="spellEnd"/>
      <w:r w:rsidRPr="00DE60EB">
        <w:t>(</w:t>
      </w:r>
      <w:proofErr w:type="gramEnd"/>
      <w:r w:rsidRPr="00DE60EB">
        <w:t>WWDG_Prescaler_4);</w:t>
      </w:r>
    </w:p>
    <w:p w14:paraId="717ED076" w14:textId="77777777" w:rsidR="00A30456" w:rsidRPr="00DE60EB" w:rsidRDefault="00A30456" w:rsidP="00A30456">
      <w:r w:rsidRPr="00DE60EB">
        <w:t xml:space="preserve">        </w:t>
      </w:r>
      <w:proofErr w:type="spellStart"/>
      <w:r w:rsidRPr="00DE60EB">
        <w:t>WWDG_SetWindowValue</w:t>
      </w:r>
      <w:proofErr w:type="spellEnd"/>
      <w:r w:rsidRPr="00DE60EB">
        <w:t>(0x60);</w:t>
      </w:r>
    </w:p>
    <w:p w14:paraId="29103DF3" w14:textId="77777777" w:rsidR="00A30456" w:rsidRPr="00DE60EB" w:rsidRDefault="00A30456" w:rsidP="00A30456">
      <w:r w:rsidRPr="00DE60EB">
        <w:t xml:space="preserve">    }</w:t>
      </w:r>
    </w:p>
    <w:p w14:paraId="6F254926" w14:textId="77777777" w:rsidR="00A30456" w:rsidRPr="00DE60EB" w:rsidRDefault="00A30456" w:rsidP="00A30456">
      <w:r w:rsidRPr="00DE60EB">
        <w:t xml:space="preserve">    </w:t>
      </w:r>
    </w:p>
    <w:p w14:paraId="047427A7" w14:textId="77777777" w:rsidR="00A30456" w:rsidRPr="00DE60EB" w:rsidRDefault="00A30456" w:rsidP="00A30456">
      <w:r w:rsidRPr="00DE60EB">
        <w:t xml:space="preserve">    // 重新启用</w:t>
      </w:r>
    </w:p>
    <w:p w14:paraId="7721D40F" w14:textId="77777777" w:rsidR="00A30456" w:rsidRPr="00DE60EB" w:rsidRDefault="00A30456" w:rsidP="00A30456">
      <w:r w:rsidRPr="00DE60EB">
        <w:t xml:space="preserve">    </w:t>
      </w:r>
      <w:proofErr w:type="spellStart"/>
      <w:r w:rsidRPr="00DE60EB">
        <w:t>WWDG_Enable</w:t>
      </w:r>
      <w:proofErr w:type="spellEnd"/>
      <w:r w:rsidRPr="00DE60EB">
        <w:t>(0x7F);</w:t>
      </w:r>
    </w:p>
    <w:p w14:paraId="67D12B99" w14:textId="77777777" w:rsidR="00A30456" w:rsidRPr="00DE60EB" w:rsidRDefault="00A30456" w:rsidP="00A30456">
      <w:r w:rsidRPr="00DE60EB">
        <w:t xml:space="preserve">    </w:t>
      </w:r>
    </w:p>
    <w:p w14:paraId="5E827900"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"WWDG reconfigured for current system load\n");</w:t>
      </w:r>
    </w:p>
    <w:p w14:paraId="4E68EED5" w14:textId="77777777" w:rsidR="00A30456" w:rsidRPr="00DE60EB" w:rsidRDefault="00A30456" w:rsidP="00A30456">
      <w:r w:rsidRPr="00DE60EB">
        <w:t>}</w:t>
      </w:r>
    </w:p>
    <w:p w14:paraId="2A9F488F" w14:textId="77777777" w:rsidR="00A30456" w:rsidRPr="00DE60EB" w:rsidRDefault="00A30456" w:rsidP="00A30456">
      <w:pPr>
        <w:pStyle w:val="4"/>
      </w:pPr>
      <w:r w:rsidRPr="00DE60EB">
        <w:t xml:space="preserve">2. </w:t>
      </w:r>
      <w:r w:rsidRPr="00DE60EB">
        <w:rPr>
          <w:rFonts w:ascii="Times New Roman" w:hAnsi="Times New Roman" w:cs="Times New Roman"/>
        </w:rPr>
        <w:t>​</w:t>
      </w:r>
      <w:r w:rsidRPr="00DE60EB">
        <w:t>安全关键系统配置</w:t>
      </w:r>
      <w:r w:rsidRPr="00DE60EB">
        <w:rPr>
          <w:rFonts w:ascii="Times New Roman" w:hAnsi="Times New Roman" w:cs="Times New Roman"/>
        </w:rPr>
        <w:t>​</w:t>
      </w:r>
    </w:p>
    <w:p w14:paraId="3BAF4DFF" w14:textId="77777777" w:rsidR="00A30456" w:rsidRPr="00DE60EB" w:rsidRDefault="00A30456" w:rsidP="00A30456">
      <w:r w:rsidRPr="00DE60EB">
        <w:t xml:space="preserve">void </w:t>
      </w:r>
      <w:proofErr w:type="spellStart"/>
      <w:r w:rsidRPr="00DE60EB">
        <w:t>Safety_Critical_WWDG_Config</w:t>
      </w:r>
      <w:proofErr w:type="spellEnd"/>
      <w:r w:rsidRPr="00DE60EB">
        <w:t>(void)</w:t>
      </w:r>
    </w:p>
    <w:p w14:paraId="4F500461" w14:textId="77777777" w:rsidR="00A30456" w:rsidRPr="00DE60EB" w:rsidRDefault="00A30456" w:rsidP="00A30456">
      <w:r w:rsidRPr="00DE60EB">
        <w:lastRenderedPageBreak/>
        <w:t>{</w:t>
      </w:r>
    </w:p>
    <w:p w14:paraId="4BC4E7C9" w14:textId="77777777" w:rsidR="00A30456" w:rsidRPr="00DE60EB" w:rsidRDefault="00A30456" w:rsidP="00A30456">
      <w:r w:rsidRPr="00DE60EB">
        <w:t xml:space="preserve">    // 安全关键系统需要更严格的看门狗</w:t>
      </w:r>
    </w:p>
    <w:p w14:paraId="5BFCEF19" w14:textId="77777777" w:rsidR="00A30456" w:rsidRPr="00DE60EB" w:rsidRDefault="00A30456" w:rsidP="00A30456">
      <w:r w:rsidRPr="00DE60EB">
        <w:t xml:space="preserve">    </w:t>
      </w:r>
    </w:p>
    <w:p w14:paraId="116D6D33" w14:textId="77777777" w:rsidR="00A30456" w:rsidRPr="00DE60EB" w:rsidRDefault="00A30456" w:rsidP="00A30456">
      <w:r w:rsidRPr="00DE60EB">
        <w:t xml:space="preserve">    // 启用时钟</w:t>
      </w:r>
    </w:p>
    <w:p w14:paraId="2E02EC36" w14:textId="77777777" w:rsidR="00A30456" w:rsidRPr="00DE60EB" w:rsidRDefault="00A30456" w:rsidP="00A30456">
      <w:r w:rsidRPr="00DE60EB">
        <w:t xml:space="preserve">    RCC_APB1</w:t>
      </w:r>
      <w:proofErr w:type="gramStart"/>
      <w:r w:rsidRPr="00DE60EB">
        <w:t>PeriphClockCmd(</w:t>
      </w:r>
      <w:proofErr w:type="gramEnd"/>
      <w:r w:rsidRPr="00DE60EB">
        <w:t>RCC_APB1Periph_WWDG, ENABLE);</w:t>
      </w:r>
    </w:p>
    <w:p w14:paraId="412C8D50" w14:textId="77777777" w:rsidR="00A30456" w:rsidRPr="00DE60EB" w:rsidRDefault="00A30456" w:rsidP="00A30456">
      <w:r w:rsidRPr="00DE60EB">
        <w:t xml:space="preserve">    </w:t>
      </w:r>
    </w:p>
    <w:p w14:paraId="65360AA8" w14:textId="77777777" w:rsidR="00A30456" w:rsidRPr="00DE60EB" w:rsidRDefault="00A30456" w:rsidP="00A30456">
      <w:r w:rsidRPr="00DE60EB">
        <w:t xml:space="preserve">    // 快速检测（1分频）</w:t>
      </w:r>
    </w:p>
    <w:p w14:paraId="6543ABA4" w14:textId="77777777" w:rsidR="00A30456" w:rsidRPr="00DE60EB" w:rsidRDefault="00A30456" w:rsidP="00A30456">
      <w:r w:rsidRPr="00DE60EB">
        <w:t xml:space="preserve">    </w:t>
      </w:r>
      <w:proofErr w:type="spellStart"/>
      <w:r w:rsidRPr="00DE60EB">
        <w:t>WWDG_</w:t>
      </w:r>
      <w:proofErr w:type="gramStart"/>
      <w:r w:rsidRPr="00DE60EB">
        <w:t>SetPrescaler</w:t>
      </w:r>
      <w:proofErr w:type="spellEnd"/>
      <w:r w:rsidRPr="00DE60EB">
        <w:t>(</w:t>
      </w:r>
      <w:proofErr w:type="gramEnd"/>
      <w:r w:rsidRPr="00DE60EB">
        <w:t>WWDG_Prescaler_1);</w:t>
      </w:r>
    </w:p>
    <w:p w14:paraId="701C9FE5" w14:textId="77777777" w:rsidR="00A30456" w:rsidRPr="00DE60EB" w:rsidRDefault="00A30456" w:rsidP="00A30456">
      <w:r w:rsidRPr="00DE60EB">
        <w:t xml:space="preserve">    </w:t>
      </w:r>
    </w:p>
    <w:p w14:paraId="152F14EC" w14:textId="77777777" w:rsidR="00A30456" w:rsidRPr="00DE60EB" w:rsidRDefault="00A30456" w:rsidP="00A30456">
      <w:r w:rsidRPr="00DE60EB">
        <w:t xml:space="preserve">    // 严格窗口要求</w:t>
      </w:r>
    </w:p>
    <w:p w14:paraId="4A42579C" w14:textId="77777777" w:rsidR="00A30456" w:rsidRPr="00DE60EB" w:rsidRDefault="00A30456" w:rsidP="00A30456">
      <w:r w:rsidRPr="00DE60EB">
        <w:t xml:space="preserve">    </w:t>
      </w:r>
      <w:proofErr w:type="spellStart"/>
      <w:r w:rsidRPr="00DE60EB">
        <w:t>WWDG_SetWindowValue</w:t>
      </w:r>
      <w:proofErr w:type="spellEnd"/>
      <w:r w:rsidRPr="00DE60EB">
        <w:t>(0x42);</w:t>
      </w:r>
    </w:p>
    <w:p w14:paraId="6E27C626" w14:textId="77777777" w:rsidR="00A30456" w:rsidRPr="00DE60EB" w:rsidRDefault="00A30456" w:rsidP="00A30456">
      <w:r w:rsidRPr="00DE60EB">
        <w:t xml:space="preserve">    </w:t>
      </w:r>
    </w:p>
    <w:p w14:paraId="06E98EC7" w14:textId="77777777" w:rsidR="00A30456" w:rsidRPr="00DE60EB" w:rsidRDefault="00A30456" w:rsidP="00A30456">
      <w:r w:rsidRPr="00DE60EB">
        <w:t xml:space="preserve">    // 启用中断进行紧急处理</w:t>
      </w:r>
    </w:p>
    <w:p w14:paraId="49171C38" w14:textId="77777777" w:rsidR="00A30456" w:rsidRPr="00DE60EB" w:rsidRDefault="00A30456" w:rsidP="00A30456">
      <w:r w:rsidRPr="00DE60EB">
        <w:t xml:space="preserve">    </w:t>
      </w:r>
      <w:proofErr w:type="spellStart"/>
      <w:r w:rsidRPr="00DE60EB">
        <w:t>WWDG_</w:t>
      </w:r>
      <w:proofErr w:type="gramStart"/>
      <w:r w:rsidRPr="00DE60EB">
        <w:t>EnableIT</w:t>
      </w:r>
      <w:proofErr w:type="spellEnd"/>
      <w:r w:rsidRPr="00DE60EB">
        <w:t>(</w:t>
      </w:r>
      <w:proofErr w:type="gramEnd"/>
      <w:r w:rsidRPr="00DE60EB">
        <w:t>);</w:t>
      </w:r>
    </w:p>
    <w:p w14:paraId="16A26577" w14:textId="77777777" w:rsidR="00A30456" w:rsidRPr="00DE60EB" w:rsidRDefault="00A30456" w:rsidP="00A30456">
      <w:r w:rsidRPr="00DE60EB">
        <w:t xml:space="preserve">    </w:t>
      </w:r>
    </w:p>
    <w:p w14:paraId="6F1B46E4" w14:textId="77777777" w:rsidR="00A30456" w:rsidRPr="00DE60EB" w:rsidRDefault="00A30456" w:rsidP="00A30456">
      <w:r w:rsidRPr="00DE60EB">
        <w:t xml:space="preserve">    // 配置最高中断优先级</w:t>
      </w:r>
    </w:p>
    <w:p w14:paraId="047B8FAB" w14:textId="77777777" w:rsidR="00A30456" w:rsidRPr="00DE60EB" w:rsidRDefault="00A30456" w:rsidP="00A30456">
      <w:r w:rsidRPr="00DE60EB">
        <w:t xml:space="preserve">    </w:t>
      </w:r>
      <w:proofErr w:type="spellStart"/>
      <w:r w:rsidRPr="00DE60EB">
        <w:t>NVIC_</w:t>
      </w:r>
      <w:proofErr w:type="gramStart"/>
      <w:r w:rsidRPr="00DE60EB">
        <w:t>SetPriority</w:t>
      </w:r>
      <w:proofErr w:type="spellEnd"/>
      <w:r w:rsidRPr="00DE60EB">
        <w:t>(</w:t>
      </w:r>
      <w:proofErr w:type="spellStart"/>
      <w:proofErr w:type="gramEnd"/>
      <w:r w:rsidRPr="00DE60EB">
        <w:t>WWDG_IRQn</w:t>
      </w:r>
      <w:proofErr w:type="spellEnd"/>
      <w:r w:rsidRPr="00DE60EB">
        <w:t>, 0);</w:t>
      </w:r>
    </w:p>
    <w:p w14:paraId="134349E6" w14:textId="77777777" w:rsidR="00A30456" w:rsidRPr="00DE60EB" w:rsidRDefault="00A30456" w:rsidP="00A30456">
      <w:r w:rsidRPr="00DE60EB">
        <w:t xml:space="preserve">    </w:t>
      </w:r>
      <w:proofErr w:type="spellStart"/>
      <w:r w:rsidRPr="00DE60EB">
        <w:t>NVIC_</w:t>
      </w:r>
      <w:proofErr w:type="gramStart"/>
      <w:r w:rsidRPr="00DE60EB">
        <w:t>EnableIRQ</w:t>
      </w:r>
      <w:proofErr w:type="spellEnd"/>
      <w:r w:rsidRPr="00DE60EB">
        <w:t>(</w:t>
      </w:r>
      <w:proofErr w:type="spellStart"/>
      <w:proofErr w:type="gramEnd"/>
      <w:r w:rsidRPr="00DE60EB">
        <w:t>WWDG_IRQn</w:t>
      </w:r>
      <w:proofErr w:type="spellEnd"/>
      <w:r w:rsidRPr="00DE60EB">
        <w:t>);</w:t>
      </w:r>
    </w:p>
    <w:p w14:paraId="1776A791" w14:textId="77777777" w:rsidR="00A30456" w:rsidRPr="00DE60EB" w:rsidRDefault="00A30456" w:rsidP="00A30456">
      <w:r w:rsidRPr="00DE60EB">
        <w:t xml:space="preserve">    </w:t>
      </w:r>
    </w:p>
    <w:p w14:paraId="3E072331" w14:textId="77777777" w:rsidR="00A30456" w:rsidRPr="00DE60EB" w:rsidRDefault="00A30456" w:rsidP="00A30456">
      <w:r w:rsidRPr="00DE60EB">
        <w:t xml:space="preserve">    // 启用看门狗</w:t>
      </w:r>
    </w:p>
    <w:p w14:paraId="32DDED83" w14:textId="77777777" w:rsidR="00A30456" w:rsidRPr="00DE60EB" w:rsidRDefault="00A30456" w:rsidP="00A30456">
      <w:r w:rsidRPr="00DE60EB">
        <w:t xml:space="preserve">    </w:t>
      </w:r>
      <w:proofErr w:type="spellStart"/>
      <w:r w:rsidRPr="00DE60EB">
        <w:t>WWDG_Enable</w:t>
      </w:r>
      <w:proofErr w:type="spellEnd"/>
      <w:r w:rsidRPr="00DE60EB">
        <w:t>(0x7F);</w:t>
      </w:r>
    </w:p>
    <w:p w14:paraId="06ED84D9" w14:textId="77777777" w:rsidR="00A30456" w:rsidRPr="00DE60EB" w:rsidRDefault="00A30456" w:rsidP="00A30456">
      <w:r w:rsidRPr="00DE60EB">
        <w:t xml:space="preserve">    </w:t>
      </w:r>
    </w:p>
    <w:p w14:paraId="610E2C88"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"Safety-critical WWDG configured\n");</w:t>
      </w:r>
    </w:p>
    <w:p w14:paraId="77CF43FB" w14:textId="77777777" w:rsidR="00A30456" w:rsidRPr="00DE60EB" w:rsidRDefault="00A30456" w:rsidP="00A30456">
      <w:r w:rsidRPr="00DE60EB">
        <w:t>}</w:t>
      </w:r>
    </w:p>
    <w:p w14:paraId="656FE792" w14:textId="77777777" w:rsidR="00A30456" w:rsidRPr="00DE60EB" w:rsidRDefault="00A30456" w:rsidP="00A30456">
      <w:pPr>
        <w:pStyle w:val="4"/>
      </w:pPr>
      <w:r w:rsidRPr="00DE60EB">
        <w:t xml:space="preserve">3. </w:t>
      </w:r>
      <w:r w:rsidRPr="00DE60EB">
        <w:rPr>
          <w:rFonts w:ascii="Times New Roman" w:hAnsi="Times New Roman" w:cs="Times New Roman"/>
        </w:rPr>
        <w:t>​</w:t>
      </w:r>
      <w:r w:rsidRPr="00DE60EB">
        <w:t>调试和生产模式</w:t>
      </w:r>
      <w:r w:rsidRPr="00DE60EB">
        <w:rPr>
          <w:rFonts w:ascii="Times New Roman" w:hAnsi="Times New Roman" w:cs="Times New Roman"/>
        </w:rPr>
        <w:t>​</w:t>
      </w:r>
    </w:p>
    <w:p w14:paraId="1113C1C1" w14:textId="77777777" w:rsidR="00A30456" w:rsidRPr="00DE60EB" w:rsidRDefault="00A30456" w:rsidP="00A30456">
      <w:r w:rsidRPr="00DE60EB">
        <w:t xml:space="preserve">void </w:t>
      </w:r>
      <w:proofErr w:type="spellStart"/>
      <w:r w:rsidRPr="00DE60EB">
        <w:t>Configure_WWDG_For_Mode</w:t>
      </w:r>
      <w:proofErr w:type="spellEnd"/>
      <w:r w:rsidRPr="00DE60EB">
        <w:t>(void)</w:t>
      </w:r>
    </w:p>
    <w:p w14:paraId="3DFCCA4D" w14:textId="77777777" w:rsidR="00A30456" w:rsidRPr="00DE60EB" w:rsidRDefault="00A30456" w:rsidP="00A30456">
      <w:r w:rsidRPr="00DE60EB">
        <w:lastRenderedPageBreak/>
        <w:t>{</w:t>
      </w:r>
    </w:p>
    <w:p w14:paraId="25E9C6DD" w14:textId="77777777" w:rsidR="00A30456" w:rsidRPr="00DE60EB" w:rsidRDefault="00A30456" w:rsidP="00A30456">
      <w:r w:rsidRPr="00DE60EB">
        <w:t>#ifdef DEBUG</w:t>
      </w:r>
    </w:p>
    <w:p w14:paraId="147ECC6D" w14:textId="77777777" w:rsidR="00A30456" w:rsidRPr="00DE60EB" w:rsidRDefault="00A30456" w:rsidP="00A30456">
      <w:r w:rsidRPr="00DE60EB">
        <w:t xml:space="preserve">    // 调试模式：宽松设置</w:t>
      </w:r>
    </w:p>
    <w:p w14:paraId="5F7537A7" w14:textId="77777777" w:rsidR="00A30456" w:rsidRPr="00DE60EB" w:rsidRDefault="00A30456" w:rsidP="00A30456">
      <w:r w:rsidRPr="00DE60EB">
        <w:t xml:space="preserve">    </w:t>
      </w:r>
      <w:proofErr w:type="spellStart"/>
      <w:r w:rsidRPr="00DE60EB">
        <w:t>WWDG_SetPrescaler</w:t>
      </w:r>
      <w:proofErr w:type="spellEnd"/>
      <w:r w:rsidRPr="00DE60EB">
        <w:t>(WWDG_Prescaler_8);  // 慢速</w:t>
      </w:r>
    </w:p>
    <w:p w14:paraId="2EE4FB81" w14:textId="77777777" w:rsidR="00A30456" w:rsidRPr="00DE60EB" w:rsidRDefault="00A30456" w:rsidP="00A30456">
      <w:r w:rsidRPr="00DE60EB">
        <w:t xml:space="preserve">    </w:t>
      </w:r>
      <w:proofErr w:type="spellStart"/>
      <w:r w:rsidRPr="00DE60EB">
        <w:t>WWDG_SetWindowValue</w:t>
      </w:r>
      <w:proofErr w:type="spellEnd"/>
      <w:r w:rsidRPr="00DE60EB">
        <w:t>(0x78);           // 宽窗口</w:t>
      </w:r>
    </w:p>
    <w:p w14:paraId="219144AE" w14:textId="77777777" w:rsidR="00A30456" w:rsidRPr="00DE60EB" w:rsidRDefault="00A30456" w:rsidP="00A30456">
      <w:r w:rsidRPr="00DE60EB">
        <w:t xml:space="preserve">    </w:t>
      </w:r>
      <w:proofErr w:type="spellStart"/>
      <w:r w:rsidRPr="00DE60EB">
        <w:t>WWDG_Enable</w:t>
      </w:r>
      <w:proofErr w:type="spellEnd"/>
      <w:r w:rsidRPr="00DE60EB">
        <w:t>(0x7F);</w:t>
      </w:r>
    </w:p>
    <w:p w14:paraId="5D047F41" w14:textId="77777777" w:rsidR="00A30456" w:rsidRPr="00DE60EB" w:rsidRDefault="00A30456" w:rsidP="00A30456">
      <w:r w:rsidRPr="00DE60EB">
        <w:t xml:space="preserve">    </w:t>
      </w:r>
      <w:proofErr w:type="spellStart"/>
      <w:r w:rsidRPr="00DE60EB">
        <w:t>printf</w:t>
      </w:r>
      <w:proofErr w:type="spellEnd"/>
      <w:r w:rsidRPr="00DE60EB">
        <w:t>("Debug mode: WWDG enabled with宽松 settings\n");</w:t>
      </w:r>
    </w:p>
    <w:p w14:paraId="1092DBB9" w14:textId="77777777" w:rsidR="00A30456" w:rsidRPr="00DE60EB" w:rsidRDefault="00A30456" w:rsidP="00A30456">
      <w:r w:rsidRPr="00DE60EB">
        <w:t>#else</w:t>
      </w:r>
    </w:p>
    <w:p w14:paraId="6D040C64" w14:textId="77777777" w:rsidR="00A30456" w:rsidRPr="00DE60EB" w:rsidRDefault="00A30456" w:rsidP="00A30456">
      <w:r w:rsidRPr="00DE60EB">
        <w:t xml:space="preserve">    // 生产模式：严格设置</w:t>
      </w:r>
    </w:p>
    <w:p w14:paraId="4F5C3D68" w14:textId="77777777" w:rsidR="00A30456" w:rsidRPr="00DE60EB" w:rsidRDefault="00A30456" w:rsidP="00A30456">
      <w:r w:rsidRPr="00DE60EB">
        <w:t xml:space="preserve">    </w:t>
      </w:r>
      <w:proofErr w:type="spellStart"/>
      <w:r w:rsidRPr="00DE60EB">
        <w:t>WWDG_SetPrescaler</w:t>
      </w:r>
      <w:proofErr w:type="spellEnd"/>
      <w:r w:rsidRPr="00DE60EB">
        <w:t>(WWDG_Prescaler_2);  // 快速</w:t>
      </w:r>
    </w:p>
    <w:p w14:paraId="20AC99F9" w14:textId="77777777" w:rsidR="00A30456" w:rsidRPr="00DE60EB" w:rsidRDefault="00A30456" w:rsidP="00A30456">
      <w:r w:rsidRPr="00DE60EB">
        <w:t xml:space="preserve">    </w:t>
      </w:r>
      <w:proofErr w:type="spellStart"/>
      <w:r w:rsidRPr="00DE60EB">
        <w:t>WWDG_SetWindowValue</w:t>
      </w:r>
      <w:proofErr w:type="spellEnd"/>
      <w:r w:rsidRPr="00DE60EB">
        <w:t>(0x50);           // 严窗口</w:t>
      </w:r>
    </w:p>
    <w:p w14:paraId="189B9B1C" w14:textId="77777777" w:rsidR="00A30456" w:rsidRPr="00DE60EB" w:rsidRDefault="00A30456" w:rsidP="00A30456">
      <w:r w:rsidRPr="00DE60EB">
        <w:t xml:space="preserve">    </w:t>
      </w:r>
      <w:proofErr w:type="spellStart"/>
      <w:r w:rsidRPr="00DE60EB">
        <w:t>WWDG_Enable</w:t>
      </w:r>
      <w:proofErr w:type="spellEnd"/>
      <w:r w:rsidRPr="00DE60EB">
        <w:t>(0x7F);</w:t>
      </w:r>
    </w:p>
    <w:p w14:paraId="249A36BF" w14:textId="77777777" w:rsidR="00A30456" w:rsidRPr="00DE60EB" w:rsidRDefault="00A30456" w:rsidP="00A30456">
      <w:r w:rsidRPr="00DE60EB">
        <w:t xml:space="preserve">    </w:t>
      </w:r>
      <w:proofErr w:type="spellStart"/>
      <w:r w:rsidRPr="00DE60EB">
        <w:t>printf</w:t>
      </w:r>
      <w:proofErr w:type="spellEnd"/>
      <w:r w:rsidRPr="00DE60EB">
        <w:t>("Production mode: WWDG enabled with严格 settings\n");</w:t>
      </w:r>
    </w:p>
    <w:p w14:paraId="4B33125B" w14:textId="77777777" w:rsidR="00A30456" w:rsidRPr="00DE60EB" w:rsidRDefault="00A30456" w:rsidP="00A30456">
      <w:r w:rsidRPr="00DE60EB">
        <w:t>#endif</w:t>
      </w:r>
    </w:p>
    <w:p w14:paraId="01540627" w14:textId="77777777" w:rsidR="00A30456" w:rsidRPr="00DE60EB" w:rsidRDefault="00A30456" w:rsidP="00A30456">
      <w:r w:rsidRPr="00DE60EB">
        <w:t>}</w:t>
      </w:r>
    </w:p>
    <w:p w14:paraId="0F7CB886" w14:textId="77777777" w:rsidR="00A30456" w:rsidRPr="00DE60EB" w:rsidRDefault="00A30456" w:rsidP="00A30456">
      <w:pPr>
        <w:pStyle w:val="3"/>
      </w:pPr>
      <w:r w:rsidRPr="00DE60EB">
        <w:t>错误处理示例</w:t>
      </w:r>
    </w:p>
    <w:p w14:paraId="3EBFA28E" w14:textId="77777777" w:rsidR="00A30456" w:rsidRPr="00DE60EB" w:rsidRDefault="00A30456" w:rsidP="00A30456">
      <w:pPr>
        <w:pStyle w:val="4"/>
      </w:pPr>
      <w:r w:rsidRPr="00DE60EB">
        <w:t xml:space="preserve">1. </w:t>
      </w:r>
      <w:r w:rsidRPr="00DE60EB">
        <w:rPr>
          <w:rFonts w:ascii="Times New Roman" w:hAnsi="Times New Roman" w:cs="Times New Roman"/>
        </w:rPr>
        <w:t>​</w:t>
      </w:r>
      <w:r w:rsidRPr="00DE60EB">
        <w:t>启用失败检测</w:t>
      </w:r>
      <w:r w:rsidRPr="00DE60EB">
        <w:rPr>
          <w:rFonts w:ascii="Times New Roman" w:hAnsi="Times New Roman" w:cs="Times New Roman"/>
        </w:rPr>
        <w:t>​</w:t>
      </w:r>
    </w:p>
    <w:p w14:paraId="58CBF791" w14:textId="77777777" w:rsidR="00A30456" w:rsidRPr="00DE60EB" w:rsidRDefault="00A30456" w:rsidP="00A30456">
      <w:r w:rsidRPr="00DE60EB">
        <w:t xml:space="preserve">uint8_t </w:t>
      </w:r>
      <w:proofErr w:type="spellStart"/>
      <w:r w:rsidRPr="00DE60EB">
        <w:t>WWDG_Enable_With_</w:t>
      </w:r>
      <w:proofErr w:type="gramStart"/>
      <w:r w:rsidRPr="00DE60EB">
        <w:t>Check</w:t>
      </w:r>
      <w:proofErr w:type="spellEnd"/>
      <w:r w:rsidRPr="00DE60EB">
        <w:t>(</w:t>
      </w:r>
      <w:proofErr w:type="gramEnd"/>
      <w:r w:rsidRPr="00DE60EB">
        <w:t xml:space="preserve">uint8_t </w:t>
      </w:r>
      <w:proofErr w:type="spellStart"/>
      <w:r w:rsidRPr="00DE60EB">
        <w:t>counter_value</w:t>
      </w:r>
      <w:proofErr w:type="spellEnd"/>
      <w:r w:rsidRPr="00DE60EB">
        <w:t>)</w:t>
      </w:r>
    </w:p>
    <w:p w14:paraId="23E54CE5" w14:textId="77777777" w:rsidR="00A30456" w:rsidRPr="00DE60EB" w:rsidRDefault="00A30456" w:rsidP="00A30456">
      <w:r w:rsidRPr="00DE60EB">
        <w:t>{</w:t>
      </w:r>
    </w:p>
    <w:p w14:paraId="2EC3B127" w14:textId="77777777" w:rsidR="00A30456" w:rsidRPr="00DE60EB" w:rsidRDefault="00A30456" w:rsidP="00A30456">
      <w:r w:rsidRPr="00DE60EB">
        <w:t xml:space="preserve">    // 启用看门狗</w:t>
      </w:r>
    </w:p>
    <w:p w14:paraId="246FF558" w14:textId="77777777" w:rsidR="00A30456" w:rsidRPr="00DE60EB" w:rsidRDefault="00A30456" w:rsidP="00A30456">
      <w:r w:rsidRPr="00DE60EB">
        <w:t xml:space="preserve">    </w:t>
      </w:r>
      <w:proofErr w:type="spellStart"/>
      <w:r w:rsidRPr="00DE60EB">
        <w:t>WWDG_Enable</w:t>
      </w:r>
      <w:proofErr w:type="spellEnd"/>
      <w:r w:rsidRPr="00DE60EB">
        <w:t>(</w:t>
      </w:r>
      <w:proofErr w:type="spellStart"/>
      <w:r w:rsidRPr="00DE60EB">
        <w:t>counter_value</w:t>
      </w:r>
      <w:proofErr w:type="spellEnd"/>
      <w:r w:rsidRPr="00DE60EB">
        <w:t>);</w:t>
      </w:r>
    </w:p>
    <w:p w14:paraId="7623F214" w14:textId="77777777" w:rsidR="00A30456" w:rsidRPr="00DE60EB" w:rsidRDefault="00A30456" w:rsidP="00A30456">
      <w:r w:rsidRPr="00DE60EB">
        <w:t xml:space="preserve">    </w:t>
      </w:r>
    </w:p>
    <w:p w14:paraId="5C0AE38C" w14:textId="77777777" w:rsidR="00A30456" w:rsidRPr="00DE60EB" w:rsidRDefault="00A30456" w:rsidP="00A30456">
      <w:r w:rsidRPr="00DE60EB">
        <w:t xml:space="preserve">    // 检查是否成功启用</w:t>
      </w:r>
    </w:p>
    <w:p w14:paraId="28C85C7C" w14:textId="77777777" w:rsidR="00A30456" w:rsidRPr="00DE60EB" w:rsidRDefault="00A30456" w:rsidP="00A30456">
      <w:r w:rsidRPr="00DE60EB">
        <w:t xml:space="preserve">    if ((WWDG-&gt;CR &amp; WWDG_CR_WDGA) == 0) {</w:t>
      </w:r>
    </w:p>
    <w:p w14:paraId="2990C6BB"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 xml:space="preserve">"ERROR: WWDG enable </w:t>
      </w:r>
      <w:proofErr w:type="gramStart"/>
      <w:r w:rsidRPr="00DE60EB">
        <w:t>failed!\</w:t>
      </w:r>
      <w:proofErr w:type="gramEnd"/>
      <w:r w:rsidRPr="00DE60EB">
        <w:t>n");</w:t>
      </w:r>
    </w:p>
    <w:p w14:paraId="3224CAED" w14:textId="77777777" w:rsidR="00A30456" w:rsidRPr="00DE60EB" w:rsidRDefault="00A30456" w:rsidP="00A30456">
      <w:r w:rsidRPr="00DE60EB">
        <w:t xml:space="preserve">        return 0;</w:t>
      </w:r>
    </w:p>
    <w:p w14:paraId="4889BB84" w14:textId="77777777" w:rsidR="00A30456" w:rsidRPr="00DE60EB" w:rsidRDefault="00A30456" w:rsidP="00A30456">
      <w:r w:rsidRPr="00DE60EB">
        <w:lastRenderedPageBreak/>
        <w:t xml:space="preserve">    }</w:t>
      </w:r>
    </w:p>
    <w:p w14:paraId="66EB937D" w14:textId="77777777" w:rsidR="00A30456" w:rsidRPr="00DE60EB" w:rsidRDefault="00A30456" w:rsidP="00A30456">
      <w:r w:rsidRPr="00DE60EB">
        <w:t xml:space="preserve">    </w:t>
      </w:r>
    </w:p>
    <w:p w14:paraId="768608C2" w14:textId="77777777" w:rsidR="00A30456" w:rsidRPr="00DE60EB" w:rsidRDefault="00A30456" w:rsidP="00A30456">
      <w:r w:rsidRPr="00DE60EB">
        <w:t xml:space="preserve">    // 检查计数器值是否正确设置</w:t>
      </w:r>
    </w:p>
    <w:p w14:paraId="0F0AFF54" w14:textId="77777777" w:rsidR="00A30456" w:rsidRPr="00DE60EB" w:rsidRDefault="00A30456" w:rsidP="00A30456">
      <w:r w:rsidRPr="00DE60EB">
        <w:t xml:space="preserve">    uint8_t </w:t>
      </w:r>
      <w:proofErr w:type="spellStart"/>
      <w:r w:rsidRPr="00DE60EB">
        <w:t>actual_counter</w:t>
      </w:r>
      <w:proofErr w:type="spellEnd"/>
      <w:r w:rsidRPr="00DE60EB">
        <w:t xml:space="preserve"> = WWDG-&gt;CR &amp; 0x7F;</w:t>
      </w:r>
    </w:p>
    <w:p w14:paraId="33F1EEF1" w14:textId="77777777" w:rsidR="00A30456" w:rsidRPr="00DE60EB" w:rsidRDefault="00A30456" w:rsidP="00A30456">
      <w:r w:rsidRPr="00DE60EB">
        <w:t xml:space="preserve">    if (</w:t>
      </w:r>
      <w:proofErr w:type="spellStart"/>
      <w:r w:rsidRPr="00DE60EB">
        <w:t>actual_</w:t>
      </w:r>
      <w:proofErr w:type="gramStart"/>
      <w:r w:rsidRPr="00DE60EB">
        <w:t>counter</w:t>
      </w:r>
      <w:proofErr w:type="spellEnd"/>
      <w:r w:rsidRPr="00DE60EB">
        <w:t xml:space="preserve"> !</w:t>
      </w:r>
      <w:proofErr w:type="gramEnd"/>
      <w:r w:rsidRPr="00DE60EB">
        <w:t>= (</w:t>
      </w:r>
      <w:proofErr w:type="spellStart"/>
      <w:r w:rsidRPr="00DE60EB">
        <w:t>counter_value</w:t>
      </w:r>
      <w:proofErr w:type="spellEnd"/>
      <w:r w:rsidRPr="00DE60EB">
        <w:t xml:space="preserve"> &amp; 0x7F</w:t>
      </w:r>
      <w:proofErr w:type="gramStart"/>
      <w:r w:rsidRPr="00DE60EB">
        <w:t>)) {</w:t>
      </w:r>
      <w:proofErr w:type="gramEnd"/>
    </w:p>
    <w:p w14:paraId="63685A95"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"ERROR: Counter set failed! Expected: 0x%02X, Actual: 0x%02X\n",</w:t>
      </w:r>
    </w:p>
    <w:p w14:paraId="3567E776" w14:textId="77777777" w:rsidR="00A30456" w:rsidRPr="00DE60EB" w:rsidRDefault="00A30456" w:rsidP="00A30456">
      <w:r w:rsidRPr="00DE60EB">
        <w:t xml:space="preserve">               </w:t>
      </w:r>
      <w:proofErr w:type="spellStart"/>
      <w:r w:rsidRPr="00DE60EB">
        <w:t>counter_value</w:t>
      </w:r>
      <w:proofErr w:type="spellEnd"/>
      <w:r w:rsidRPr="00DE60EB">
        <w:t xml:space="preserve">, </w:t>
      </w:r>
      <w:proofErr w:type="spellStart"/>
      <w:r w:rsidRPr="00DE60EB">
        <w:t>actual_counter</w:t>
      </w:r>
      <w:proofErr w:type="spellEnd"/>
      <w:r w:rsidRPr="00DE60EB">
        <w:t>);</w:t>
      </w:r>
    </w:p>
    <w:p w14:paraId="6E2771D5" w14:textId="77777777" w:rsidR="00A30456" w:rsidRPr="00DE60EB" w:rsidRDefault="00A30456" w:rsidP="00A30456">
      <w:r w:rsidRPr="00DE60EB">
        <w:t xml:space="preserve">        return 0;</w:t>
      </w:r>
    </w:p>
    <w:p w14:paraId="7A46DBA8" w14:textId="77777777" w:rsidR="00A30456" w:rsidRPr="00DE60EB" w:rsidRDefault="00A30456" w:rsidP="00A30456">
      <w:r w:rsidRPr="00DE60EB">
        <w:t xml:space="preserve">    }</w:t>
      </w:r>
    </w:p>
    <w:p w14:paraId="0B65AFCD" w14:textId="77777777" w:rsidR="00A30456" w:rsidRPr="00DE60EB" w:rsidRDefault="00A30456" w:rsidP="00A30456">
      <w:r w:rsidRPr="00DE60EB">
        <w:t xml:space="preserve">    </w:t>
      </w:r>
    </w:p>
    <w:p w14:paraId="5715F103"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"WWDG enabled successfully\n");</w:t>
      </w:r>
    </w:p>
    <w:p w14:paraId="7FCBDA00" w14:textId="77777777" w:rsidR="00A30456" w:rsidRPr="00DE60EB" w:rsidRDefault="00A30456" w:rsidP="00A30456">
      <w:r w:rsidRPr="00DE60EB">
        <w:t xml:space="preserve">    return 1;</w:t>
      </w:r>
    </w:p>
    <w:p w14:paraId="4A773101" w14:textId="77777777" w:rsidR="00A30456" w:rsidRPr="00DE60EB" w:rsidRDefault="00A30456" w:rsidP="00A30456">
      <w:r w:rsidRPr="00DE60EB">
        <w:t>}</w:t>
      </w:r>
    </w:p>
    <w:p w14:paraId="599FC8B5" w14:textId="77777777" w:rsidR="00A30456" w:rsidRPr="00DE60EB" w:rsidRDefault="00A30456" w:rsidP="00A30456">
      <w:pPr>
        <w:pStyle w:val="4"/>
      </w:pPr>
      <w:r w:rsidRPr="00DE60EB">
        <w:t xml:space="preserve">2. </w:t>
      </w:r>
      <w:r w:rsidRPr="00DE60EB">
        <w:rPr>
          <w:rFonts w:ascii="Times New Roman" w:hAnsi="Times New Roman" w:cs="Times New Roman"/>
        </w:rPr>
        <w:t>​</w:t>
      </w:r>
      <w:r w:rsidRPr="00DE60EB">
        <w:t>配置验证</w:t>
      </w:r>
      <w:r w:rsidRPr="00DE60EB">
        <w:rPr>
          <w:rFonts w:ascii="Times New Roman" w:hAnsi="Times New Roman" w:cs="Times New Roman"/>
        </w:rPr>
        <w:t>​</w:t>
      </w:r>
    </w:p>
    <w:p w14:paraId="61E39D52" w14:textId="77777777" w:rsidR="00A30456" w:rsidRPr="00DE60EB" w:rsidRDefault="00A30456" w:rsidP="00A30456">
      <w:r w:rsidRPr="00DE60EB">
        <w:t xml:space="preserve">void </w:t>
      </w:r>
      <w:proofErr w:type="spellStart"/>
      <w:r w:rsidRPr="00DE60EB">
        <w:t>Verify_WWDG_Configuration</w:t>
      </w:r>
      <w:proofErr w:type="spellEnd"/>
      <w:r w:rsidRPr="00DE60EB">
        <w:t>(void)</w:t>
      </w:r>
    </w:p>
    <w:p w14:paraId="74173D42" w14:textId="77777777" w:rsidR="00A30456" w:rsidRPr="00DE60EB" w:rsidRDefault="00A30456" w:rsidP="00A30456">
      <w:r w:rsidRPr="00DE60EB">
        <w:t>{</w:t>
      </w:r>
    </w:p>
    <w:p w14:paraId="3A961173" w14:textId="77777777" w:rsidR="00A30456" w:rsidRPr="00DE60EB" w:rsidRDefault="00A30456" w:rsidP="00A30456">
      <w:r w:rsidRPr="00DE60EB">
        <w:t xml:space="preserve">    uint8_t </w:t>
      </w:r>
      <w:proofErr w:type="spellStart"/>
      <w:r w:rsidRPr="00DE60EB">
        <w:t>expected_prescaler</w:t>
      </w:r>
      <w:proofErr w:type="spellEnd"/>
      <w:r w:rsidRPr="00DE60EB">
        <w:t xml:space="preserve"> = WWDG_Prescaler_4;</w:t>
      </w:r>
    </w:p>
    <w:p w14:paraId="2A284803" w14:textId="77777777" w:rsidR="00A30456" w:rsidRPr="00DE60EB" w:rsidRDefault="00A30456" w:rsidP="00A30456">
      <w:r w:rsidRPr="00DE60EB">
        <w:t xml:space="preserve">    uint8_t </w:t>
      </w:r>
      <w:proofErr w:type="spellStart"/>
      <w:r w:rsidRPr="00DE60EB">
        <w:t>expected_window</w:t>
      </w:r>
      <w:proofErr w:type="spellEnd"/>
      <w:r w:rsidRPr="00DE60EB">
        <w:t xml:space="preserve"> = 0x60;</w:t>
      </w:r>
    </w:p>
    <w:p w14:paraId="665F6FC2" w14:textId="77777777" w:rsidR="00A30456" w:rsidRPr="00DE60EB" w:rsidRDefault="00A30456" w:rsidP="00A30456">
      <w:r w:rsidRPr="00DE60EB">
        <w:t xml:space="preserve">    uint8_t </w:t>
      </w:r>
      <w:proofErr w:type="spellStart"/>
      <w:r w:rsidRPr="00DE60EB">
        <w:t>expected_counter</w:t>
      </w:r>
      <w:proofErr w:type="spellEnd"/>
      <w:r w:rsidRPr="00DE60EB">
        <w:t xml:space="preserve"> = 0x7F;</w:t>
      </w:r>
    </w:p>
    <w:p w14:paraId="764F490E" w14:textId="77777777" w:rsidR="00A30456" w:rsidRPr="00DE60EB" w:rsidRDefault="00A30456" w:rsidP="00A30456">
      <w:r w:rsidRPr="00DE60EB">
        <w:t xml:space="preserve">    </w:t>
      </w:r>
    </w:p>
    <w:p w14:paraId="5AB28749" w14:textId="77777777" w:rsidR="00A30456" w:rsidRPr="00DE60EB" w:rsidRDefault="00A30456" w:rsidP="00A30456">
      <w:r w:rsidRPr="00DE60EB">
        <w:t xml:space="preserve">    uint8_t </w:t>
      </w:r>
      <w:proofErr w:type="spellStart"/>
      <w:r w:rsidRPr="00DE60EB">
        <w:t>actual_prescaler</w:t>
      </w:r>
      <w:proofErr w:type="spellEnd"/>
      <w:r w:rsidRPr="00DE60EB">
        <w:t xml:space="preserve"> = (WWDG-&gt;CFR &amp; WWDG_CFR_WDGTB) &gt;&gt; 7;</w:t>
      </w:r>
    </w:p>
    <w:p w14:paraId="0DFCD643" w14:textId="77777777" w:rsidR="00A30456" w:rsidRPr="00DE60EB" w:rsidRDefault="00A30456" w:rsidP="00A30456">
      <w:r w:rsidRPr="00DE60EB">
        <w:t xml:space="preserve">    uint8_t </w:t>
      </w:r>
      <w:proofErr w:type="spellStart"/>
      <w:r w:rsidRPr="00DE60EB">
        <w:t>actual_window</w:t>
      </w:r>
      <w:proofErr w:type="spellEnd"/>
      <w:r w:rsidRPr="00DE60EB">
        <w:t xml:space="preserve"> = WWDG-&gt;CFR &amp; WWDG_CFR_W;</w:t>
      </w:r>
    </w:p>
    <w:p w14:paraId="37B47A8B" w14:textId="77777777" w:rsidR="00A30456" w:rsidRPr="00DE60EB" w:rsidRDefault="00A30456" w:rsidP="00A30456">
      <w:r w:rsidRPr="00DE60EB">
        <w:t xml:space="preserve">    uint8_t </w:t>
      </w:r>
      <w:proofErr w:type="spellStart"/>
      <w:r w:rsidRPr="00DE60EB">
        <w:t>actual_counter</w:t>
      </w:r>
      <w:proofErr w:type="spellEnd"/>
      <w:r w:rsidRPr="00DE60EB">
        <w:t xml:space="preserve"> = WWDG-&gt;CR &amp; 0x7F;</w:t>
      </w:r>
    </w:p>
    <w:p w14:paraId="21CDF4CC" w14:textId="77777777" w:rsidR="00A30456" w:rsidRPr="00DE60EB" w:rsidRDefault="00A30456" w:rsidP="00A30456">
      <w:r w:rsidRPr="00DE60EB">
        <w:t xml:space="preserve">    </w:t>
      </w:r>
    </w:p>
    <w:p w14:paraId="753508D4" w14:textId="77777777" w:rsidR="00A30456" w:rsidRPr="00DE60EB" w:rsidRDefault="00A30456" w:rsidP="00A30456">
      <w:r w:rsidRPr="00DE60EB">
        <w:t xml:space="preserve">    if (</w:t>
      </w:r>
      <w:proofErr w:type="spellStart"/>
      <w:r w:rsidRPr="00DE60EB">
        <w:t>actual_</w:t>
      </w:r>
      <w:proofErr w:type="gramStart"/>
      <w:r w:rsidRPr="00DE60EB">
        <w:t>prescaler</w:t>
      </w:r>
      <w:proofErr w:type="spellEnd"/>
      <w:r w:rsidRPr="00DE60EB">
        <w:t xml:space="preserve"> !</w:t>
      </w:r>
      <w:proofErr w:type="gramEnd"/>
      <w:r w:rsidRPr="00DE60EB">
        <w:t>= (</w:t>
      </w:r>
      <w:proofErr w:type="spellStart"/>
      <w:r w:rsidRPr="00DE60EB">
        <w:t>expected_prescaler</w:t>
      </w:r>
      <w:proofErr w:type="spellEnd"/>
      <w:r w:rsidRPr="00DE60EB">
        <w:t xml:space="preserve"> &amp; 0x03</w:t>
      </w:r>
      <w:proofErr w:type="gramStart"/>
      <w:r w:rsidRPr="00DE60EB">
        <w:t>)) {</w:t>
      </w:r>
      <w:proofErr w:type="gramEnd"/>
    </w:p>
    <w:p w14:paraId="0EA09B3D"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 xml:space="preserve">"WWDG </w:t>
      </w:r>
      <w:proofErr w:type="spellStart"/>
      <w:r w:rsidRPr="00DE60EB">
        <w:t>prescaler</w:t>
      </w:r>
      <w:proofErr w:type="spellEnd"/>
      <w:r w:rsidRPr="00DE60EB">
        <w:t xml:space="preserve"> </w:t>
      </w:r>
      <w:proofErr w:type="gramStart"/>
      <w:r w:rsidRPr="00DE60EB">
        <w:t>mismatch!\</w:t>
      </w:r>
      <w:proofErr w:type="gramEnd"/>
      <w:r w:rsidRPr="00DE60EB">
        <w:t>n");</w:t>
      </w:r>
    </w:p>
    <w:p w14:paraId="42702E21" w14:textId="77777777" w:rsidR="00A30456" w:rsidRPr="00DE60EB" w:rsidRDefault="00A30456" w:rsidP="00A30456">
      <w:r w:rsidRPr="00DE60EB">
        <w:lastRenderedPageBreak/>
        <w:t xml:space="preserve">    }</w:t>
      </w:r>
    </w:p>
    <w:p w14:paraId="64A67FF4" w14:textId="77777777" w:rsidR="00A30456" w:rsidRPr="00DE60EB" w:rsidRDefault="00A30456" w:rsidP="00A30456">
      <w:r w:rsidRPr="00DE60EB">
        <w:t xml:space="preserve">    if (</w:t>
      </w:r>
      <w:proofErr w:type="spellStart"/>
      <w:r w:rsidRPr="00DE60EB">
        <w:t>actual_</w:t>
      </w:r>
      <w:proofErr w:type="gramStart"/>
      <w:r w:rsidRPr="00DE60EB">
        <w:t>window</w:t>
      </w:r>
      <w:proofErr w:type="spellEnd"/>
      <w:r w:rsidRPr="00DE60EB">
        <w:t xml:space="preserve"> !</w:t>
      </w:r>
      <w:proofErr w:type="gramEnd"/>
      <w:r w:rsidRPr="00DE60EB">
        <w:t xml:space="preserve">= </w:t>
      </w:r>
      <w:proofErr w:type="spellStart"/>
      <w:r w:rsidRPr="00DE60EB">
        <w:t>expected_</w:t>
      </w:r>
      <w:proofErr w:type="gramStart"/>
      <w:r w:rsidRPr="00DE60EB">
        <w:t>window</w:t>
      </w:r>
      <w:proofErr w:type="spellEnd"/>
      <w:r w:rsidRPr="00DE60EB">
        <w:t>) {</w:t>
      </w:r>
      <w:proofErr w:type="gramEnd"/>
    </w:p>
    <w:p w14:paraId="628796EB"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 xml:space="preserve">"WWDG window value </w:t>
      </w:r>
      <w:proofErr w:type="gramStart"/>
      <w:r w:rsidRPr="00DE60EB">
        <w:t>mismatch!\</w:t>
      </w:r>
      <w:proofErr w:type="gramEnd"/>
      <w:r w:rsidRPr="00DE60EB">
        <w:t>n");</w:t>
      </w:r>
    </w:p>
    <w:p w14:paraId="06B5A910" w14:textId="77777777" w:rsidR="00A30456" w:rsidRPr="00DE60EB" w:rsidRDefault="00A30456" w:rsidP="00A30456">
      <w:r w:rsidRPr="00DE60EB">
        <w:t xml:space="preserve">    }</w:t>
      </w:r>
    </w:p>
    <w:p w14:paraId="02238FAD" w14:textId="77777777" w:rsidR="00A30456" w:rsidRPr="00DE60EB" w:rsidRDefault="00A30456" w:rsidP="00A30456">
      <w:r w:rsidRPr="00DE60EB">
        <w:t xml:space="preserve">    if (</w:t>
      </w:r>
      <w:proofErr w:type="spellStart"/>
      <w:r w:rsidRPr="00DE60EB">
        <w:t>actual_</w:t>
      </w:r>
      <w:proofErr w:type="gramStart"/>
      <w:r w:rsidRPr="00DE60EB">
        <w:t>counter</w:t>
      </w:r>
      <w:proofErr w:type="spellEnd"/>
      <w:r w:rsidRPr="00DE60EB">
        <w:t xml:space="preserve"> !</w:t>
      </w:r>
      <w:proofErr w:type="gramEnd"/>
      <w:r w:rsidRPr="00DE60EB">
        <w:t xml:space="preserve">= </w:t>
      </w:r>
      <w:proofErr w:type="spellStart"/>
      <w:r w:rsidRPr="00DE60EB">
        <w:t>expected_</w:t>
      </w:r>
      <w:proofErr w:type="gramStart"/>
      <w:r w:rsidRPr="00DE60EB">
        <w:t>counter</w:t>
      </w:r>
      <w:proofErr w:type="spellEnd"/>
      <w:r w:rsidRPr="00DE60EB">
        <w:t>) {</w:t>
      </w:r>
      <w:proofErr w:type="gramEnd"/>
    </w:p>
    <w:p w14:paraId="294B908E" w14:textId="77777777" w:rsidR="00A30456" w:rsidRPr="00DE60EB" w:rsidRDefault="00A30456" w:rsidP="00A30456">
      <w:r w:rsidRPr="00DE60EB">
        <w:t xml:space="preserve">        </w:t>
      </w:r>
      <w:proofErr w:type="spellStart"/>
      <w:proofErr w:type="gramStart"/>
      <w:r w:rsidRPr="00DE60EB">
        <w:t>printf</w:t>
      </w:r>
      <w:proofErr w:type="spellEnd"/>
      <w:r w:rsidRPr="00DE60EB">
        <w:t>(</w:t>
      </w:r>
      <w:proofErr w:type="gramEnd"/>
      <w:r w:rsidRPr="00DE60EB">
        <w:t xml:space="preserve">"WWDG counter value </w:t>
      </w:r>
      <w:proofErr w:type="gramStart"/>
      <w:r w:rsidRPr="00DE60EB">
        <w:t>mismatch!\</w:t>
      </w:r>
      <w:proofErr w:type="gramEnd"/>
      <w:r w:rsidRPr="00DE60EB">
        <w:t>n");</w:t>
      </w:r>
    </w:p>
    <w:p w14:paraId="52F54D9C" w14:textId="77777777" w:rsidR="00A30456" w:rsidRPr="00DE60EB" w:rsidRDefault="00A30456" w:rsidP="00A30456">
      <w:r w:rsidRPr="00DE60EB">
        <w:t xml:space="preserve">    }</w:t>
      </w:r>
    </w:p>
    <w:p w14:paraId="27AF4918" w14:textId="77777777" w:rsidR="00A30456" w:rsidRPr="00DE60EB" w:rsidRDefault="00A30456" w:rsidP="00A30456">
      <w:r w:rsidRPr="00DE60EB">
        <w:t>}</w:t>
      </w:r>
    </w:p>
    <w:p w14:paraId="0A93D505" w14:textId="77777777" w:rsidR="00A30456" w:rsidRPr="00DE60EB" w:rsidRDefault="00A30456" w:rsidP="00A30456">
      <w:r w:rsidRPr="00DE60EB">
        <w:t>这个函数是启动窗口看门狗的关键步骤，正确的配置和使用可以确保系统在异常情况下能够及时复位，提高系统的可靠性和稳定性。</w:t>
      </w:r>
    </w:p>
    <w:p w14:paraId="645FD63D" w14:textId="77777777" w:rsidR="00A30456" w:rsidRDefault="00A30456" w:rsidP="00A30456">
      <w:pPr>
        <w:pStyle w:val="2"/>
      </w:pPr>
      <w:proofErr w:type="spellStart"/>
      <w:r w:rsidRPr="00DE60EB">
        <w:t>WWDG_GetFlagStatus</w:t>
      </w:r>
      <w:proofErr w:type="spellEnd"/>
      <w:r>
        <w:rPr>
          <w:rFonts w:hint="eastAsia"/>
        </w:rPr>
        <w:t>()</w:t>
      </w:r>
      <w:r>
        <w:br/>
      </w:r>
      <w:r w:rsidRPr="006D4FCF">
        <w:rPr>
          <w:b/>
          <w:bCs/>
        </w:rPr>
        <w:t>获取窗口看门狗（WWDG）的早期唤醒中断标志状态</w:t>
      </w:r>
    </w:p>
    <w:p w14:paraId="4BAACF8E" w14:textId="77777777" w:rsidR="00A30456" w:rsidRPr="006D4FCF" w:rsidRDefault="00A30456" w:rsidP="00A30456">
      <w:r w:rsidRPr="006D4FCF">
        <w:t xml:space="preserve">这个函数 </w:t>
      </w:r>
      <w:proofErr w:type="spellStart"/>
      <w:r w:rsidRPr="006D4FCF">
        <w:t>WWDG_GetFlagStatus</w:t>
      </w:r>
      <w:proofErr w:type="spellEnd"/>
      <w:r w:rsidRPr="006D4FCF">
        <w:t>(void)用于</w:t>
      </w:r>
      <w:r w:rsidRPr="006D4FCF">
        <w:rPr>
          <w:b/>
          <w:bCs/>
        </w:rPr>
        <w:t>获取窗口看门狗（WWDG）的早期唤醒中断标志状态</w:t>
      </w:r>
      <w:r w:rsidRPr="006D4FCF">
        <w:t>。让我为您详细解释：</w:t>
      </w:r>
    </w:p>
    <w:p w14:paraId="72E95BEA" w14:textId="77777777" w:rsidR="00A30456" w:rsidRPr="006D4FCF" w:rsidRDefault="00A30456" w:rsidP="00A30456">
      <w:pPr>
        <w:pStyle w:val="3"/>
      </w:pPr>
      <w:r w:rsidRPr="006D4FCF">
        <w:t>函数功能</w:t>
      </w:r>
    </w:p>
    <w:p w14:paraId="7D781E55" w14:textId="77777777" w:rsidR="00A30456" w:rsidRPr="006D4FCF" w:rsidRDefault="00A30456" w:rsidP="00A30456">
      <w:r w:rsidRPr="006D4FCF">
        <w:rPr>
          <w:rFonts w:ascii="Times New Roman" w:hAnsi="Times New Roman" w:cs="Times New Roman"/>
        </w:rPr>
        <w:t>​</w:t>
      </w:r>
      <w:r w:rsidRPr="006D4FCF">
        <w:rPr>
          <w:b/>
          <w:bCs/>
        </w:rPr>
        <w:t>读取 WWDG 的早期唤醒中断（EWI）标志状态</w:t>
      </w:r>
      <w:r w:rsidRPr="006D4FCF">
        <w:t>，用于检查是否产生了早期唤醒中断。</w:t>
      </w:r>
    </w:p>
    <w:p w14:paraId="0430ACAD" w14:textId="77777777" w:rsidR="00A30456" w:rsidRPr="006D4FCF" w:rsidRDefault="00A30456" w:rsidP="00A30456">
      <w:pPr>
        <w:pStyle w:val="3"/>
      </w:pPr>
      <w:r w:rsidRPr="006D4FCF">
        <w:t>函数原型</w:t>
      </w:r>
    </w:p>
    <w:p w14:paraId="5A5D1DD2" w14:textId="77777777" w:rsidR="00A30456" w:rsidRPr="006D4FCF" w:rsidRDefault="00A30456" w:rsidP="00A30456">
      <w:proofErr w:type="spellStart"/>
      <w:r w:rsidRPr="006D4FCF">
        <w:t>FlagStatus</w:t>
      </w:r>
      <w:proofErr w:type="spellEnd"/>
      <w:r w:rsidRPr="006D4FCF">
        <w:t xml:space="preserve"> </w:t>
      </w:r>
      <w:proofErr w:type="spellStart"/>
      <w:r w:rsidRPr="006D4FCF">
        <w:t>WWDG_GetFlagStatus</w:t>
      </w:r>
      <w:proofErr w:type="spellEnd"/>
      <w:r w:rsidRPr="006D4FCF">
        <w:t>(void);</w:t>
      </w:r>
    </w:p>
    <w:p w14:paraId="414DEB3D" w14:textId="77777777" w:rsidR="00A30456" w:rsidRPr="006D4FCF" w:rsidRDefault="00A30456" w:rsidP="00A30456">
      <w:pPr>
        <w:pStyle w:val="3"/>
      </w:pPr>
      <w:r w:rsidRPr="006D4FCF">
        <w:t>返回值</w:t>
      </w:r>
    </w:p>
    <w:p w14:paraId="654656DA" w14:textId="77777777" w:rsidR="00A30456" w:rsidRPr="006D4FCF" w:rsidRDefault="00A30456">
      <w:pPr>
        <w:numPr>
          <w:ilvl w:val="0"/>
          <w:numId w:val="356"/>
        </w:numPr>
      </w:pPr>
      <w:r w:rsidRPr="006D4FCF">
        <w:t>SET：早期唤醒中断标志被设置（1）</w:t>
      </w:r>
    </w:p>
    <w:p w14:paraId="567EE547" w14:textId="77777777" w:rsidR="00A30456" w:rsidRPr="006D4FCF" w:rsidRDefault="00A30456">
      <w:pPr>
        <w:numPr>
          <w:ilvl w:val="0"/>
          <w:numId w:val="356"/>
        </w:numPr>
      </w:pPr>
      <w:r w:rsidRPr="006D4FCF">
        <w:t>RESET：早期唤醒中断标志被清除（0）</w:t>
      </w:r>
    </w:p>
    <w:p w14:paraId="5D2EA6D7" w14:textId="77777777" w:rsidR="00A30456" w:rsidRPr="006D4FCF" w:rsidRDefault="00A30456" w:rsidP="00A30456">
      <w:pPr>
        <w:pStyle w:val="3"/>
      </w:pPr>
      <w:r w:rsidRPr="006D4FCF">
        <w:t>工作原理</w:t>
      </w:r>
    </w:p>
    <w:p w14:paraId="61C35BF9" w14:textId="77777777" w:rsidR="00A30456" w:rsidRPr="006D4FCF" w:rsidRDefault="00A30456" w:rsidP="00A30456">
      <w:r w:rsidRPr="006D4FCF">
        <w:t>这个函数检查 WWDG 状态寄存器（WWDG_SR）中的早期唤醒中断标志位：</w:t>
      </w:r>
    </w:p>
    <w:p w14:paraId="1EAC3F71" w14:textId="77777777" w:rsidR="00A30456" w:rsidRPr="006D4FCF" w:rsidRDefault="00A30456" w:rsidP="00A30456">
      <w:proofErr w:type="spellStart"/>
      <w:r w:rsidRPr="006D4FCF">
        <w:lastRenderedPageBreak/>
        <w:t>FlagStatus</w:t>
      </w:r>
      <w:proofErr w:type="spellEnd"/>
      <w:r w:rsidRPr="006D4FCF">
        <w:t xml:space="preserve"> </w:t>
      </w:r>
      <w:proofErr w:type="spellStart"/>
      <w:r w:rsidRPr="006D4FCF">
        <w:t>WWDG_GetFlagStatus</w:t>
      </w:r>
      <w:proofErr w:type="spellEnd"/>
      <w:r w:rsidRPr="006D4FCF">
        <w:t>(void)</w:t>
      </w:r>
    </w:p>
    <w:p w14:paraId="510A9FAD" w14:textId="77777777" w:rsidR="00A30456" w:rsidRPr="006D4FCF" w:rsidRDefault="00A30456" w:rsidP="00A30456">
      <w:r w:rsidRPr="006D4FCF">
        <w:t>{</w:t>
      </w:r>
    </w:p>
    <w:p w14:paraId="1F9C9095" w14:textId="77777777" w:rsidR="00A30456" w:rsidRPr="006D4FCF" w:rsidRDefault="00A30456" w:rsidP="00A30456">
      <w:r w:rsidRPr="006D4FCF">
        <w:t xml:space="preserve">    // 检查 WWDG_SR 寄存器中的 EWI 位（位0）</w:t>
      </w:r>
    </w:p>
    <w:p w14:paraId="54636AB6" w14:textId="77777777" w:rsidR="00A30456" w:rsidRPr="006D4FCF" w:rsidRDefault="00A30456" w:rsidP="00A30456">
      <w:r w:rsidRPr="006D4FCF">
        <w:t xml:space="preserve">    if ((WWDG-&gt;SR &amp; WWDG_SR_EWI</w:t>
      </w:r>
      <w:proofErr w:type="gramStart"/>
      <w:r w:rsidRPr="006D4FCF">
        <w:t>) !</w:t>
      </w:r>
      <w:proofErr w:type="gramEnd"/>
      <w:r w:rsidRPr="006D4FCF">
        <w:t>= (uint32_</w:t>
      </w:r>
      <w:proofErr w:type="gramStart"/>
      <w:r w:rsidRPr="006D4FCF">
        <w:t>t)RESET</w:t>
      </w:r>
      <w:proofErr w:type="gramEnd"/>
      <w:r w:rsidRPr="006D4FCF">
        <w:t>) {</w:t>
      </w:r>
    </w:p>
    <w:p w14:paraId="0501A602" w14:textId="77777777" w:rsidR="00A30456" w:rsidRPr="006D4FCF" w:rsidRDefault="00A30456" w:rsidP="00A30456">
      <w:r w:rsidRPr="006D4FCF">
        <w:t xml:space="preserve">        return SET;</w:t>
      </w:r>
    </w:p>
    <w:p w14:paraId="2B4A3EB2" w14:textId="77777777" w:rsidR="00A30456" w:rsidRPr="006D4FCF" w:rsidRDefault="00A30456" w:rsidP="00A30456">
      <w:r w:rsidRPr="006D4FCF">
        <w:t xml:space="preserve">    } else {</w:t>
      </w:r>
    </w:p>
    <w:p w14:paraId="5A53ED55" w14:textId="77777777" w:rsidR="00A30456" w:rsidRPr="006D4FCF" w:rsidRDefault="00A30456" w:rsidP="00A30456">
      <w:r w:rsidRPr="006D4FCF">
        <w:t xml:space="preserve">        return RESET;</w:t>
      </w:r>
    </w:p>
    <w:p w14:paraId="60C4B855" w14:textId="77777777" w:rsidR="00A30456" w:rsidRPr="006D4FCF" w:rsidRDefault="00A30456" w:rsidP="00A30456">
      <w:r w:rsidRPr="006D4FCF">
        <w:t xml:space="preserve">    }</w:t>
      </w:r>
    </w:p>
    <w:p w14:paraId="75E088A4" w14:textId="77777777" w:rsidR="00A30456" w:rsidRPr="006D4FCF" w:rsidRDefault="00A30456" w:rsidP="00A30456">
      <w:r w:rsidRPr="006D4FCF">
        <w:t>}</w:t>
      </w:r>
    </w:p>
    <w:p w14:paraId="41E6EDC5" w14:textId="77777777" w:rsidR="00A30456" w:rsidRPr="006D4FCF" w:rsidRDefault="00A30456" w:rsidP="00A30456">
      <w:pPr>
        <w:pStyle w:val="3"/>
      </w:pPr>
      <w:r w:rsidRPr="006D4FCF">
        <w:t>中断标志的含义</w:t>
      </w:r>
    </w:p>
    <w:p w14:paraId="533C7183" w14:textId="77777777" w:rsidR="00A30456" w:rsidRPr="006D4FCF" w:rsidRDefault="00A30456" w:rsidP="00A30456">
      <w:r w:rsidRPr="006D4FCF">
        <w:t xml:space="preserve">当 </w:t>
      </w:r>
      <w:proofErr w:type="spellStart"/>
      <w:r w:rsidRPr="006D4FCF">
        <w:t>WWDG_GetFlagStatus</w:t>
      </w:r>
      <w:proofErr w:type="spellEnd"/>
      <w:r w:rsidRPr="006D4FCF">
        <w:t>()返回 SET时，表示：</w:t>
      </w:r>
    </w:p>
    <w:p w14:paraId="50DB8B5A" w14:textId="77777777" w:rsidR="00A30456" w:rsidRPr="006D4FCF" w:rsidRDefault="00A30456">
      <w:pPr>
        <w:numPr>
          <w:ilvl w:val="0"/>
          <w:numId w:val="357"/>
        </w:numPr>
      </w:pPr>
      <w:r w:rsidRPr="006D4FCF">
        <w:rPr>
          <w:rFonts w:ascii="Times New Roman" w:hAnsi="Times New Roman" w:cs="Times New Roman"/>
        </w:rPr>
        <w:t>​</w:t>
      </w:r>
      <w:r w:rsidRPr="006D4FCF">
        <w:rPr>
          <w:b/>
          <w:bCs/>
        </w:rPr>
        <w:t>计数器达到 0x40</w:t>
      </w:r>
      <w:r w:rsidRPr="006D4FCF">
        <w:rPr>
          <w:rFonts w:ascii="Times New Roman" w:hAnsi="Times New Roman" w:cs="Times New Roman"/>
        </w:rPr>
        <w:t>​</w:t>
      </w:r>
      <w:r w:rsidRPr="006D4FCF">
        <w:t>：WWDG 计数器从初始值递减到 0x40</w:t>
      </w:r>
    </w:p>
    <w:p w14:paraId="117DD098" w14:textId="77777777" w:rsidR="00A30456" w:rsidRPr="006D4FCF" w:rsidRDefault="00A30456">
      <w:pPr>
        <w:numPr>
          <w:ilvl w:val="0"/>
          <w:numId w:val="357"/>
        </w:numPr>
      </w:pPr>
      <w:r w:rsidRPr="006D4FCF">
        <w:rPr>
          <w:rFonts w:ascii="Times New Roman" w:hAnsi="Times New Roman" w:cs="Times New Roman"/>
        </w:rPr>
        <w:t>​</w:t>
      </w:r>
      <w:r w:rsidRPr="006D4FCF">
        <w:rPr>
          <w:b/>
          <w:bCs/>
        </w:rPr>
        <w:t>中断已触发</w:t>
      </w:r>
      <w:r w:rsidRPr="006D4FCF">
        <w:rPr>
          <w:rFonts w:ascii="Times New Roman" w:hAnsi="Times New Roman" w:cs="Times New Roman"/>
        </w:rPr>
        <w:t>​</w:t>
      </w:r>
      <w:r w:rsidRPr="006D4FCF">
        <w:t>：早期唤醒中断被触发</w:t>
      </w:r>
    </w:p>
    <w:p w14:paraId="22B802FB" w14:textId="77777777" w:rsidR="00A30456" w:rsidRPr="006D4FCF" w:rsidRDefault="00A30456">
      <w:pPr>
        <w:numPr>
          <w:ilvl w:val="0"/>
          <w:numId w:val="357"/>
        </w:numPr>
      </w:pPr>
      <w:r w:rsidRPr="006D4FCF">
        <w:rPr>
          <w:rFonts w:ascii="Times New Roman" w:hAnsi="Times New Roman" w:cs="Times New Roman"/>
        </w:rPr>
        <w:t>​</w:t>
      </w:r>
      <w:r w:rsidRPr="006D4FCF">
        <w:rPr>
          <w:b/>
          <w:bCs/>
        </w:rPr>
        <w:t>紧急处理时机</w:t>
      </w:r>
      <w:r w:rsidRPr="006D4FCF">
        <w:rPr>
          <w:rFonts w:ascii="Times New Roman" w:hAnsi="Times New Roman" w:cs="Times New Roman"/>
        </w:rPr>
        <w:t>​</w:t>
      </w:r>
      <w:r w:rsidRPr="006D4FCF">
        <w:t>：系统还有短暂时间（计数器从 0x40 到 0x3F）进行紧急处理</w:t>
      </w:r>
    </w:p>
    <w:p w14:paraId="08570DA9" w14:textId="77777777" w:rsidR="00A30456" w:rsidRPr="006D4FCF" w:rsidRDefault="00A30456">
      <w:pPr>
        <w:numPr>
          <w:ilvl w:val="0"/>
          <w:numId w:val="357"/>
        </w:numPr>
      </w:pPr>
      <w:r w:rsidRPr="006D4FCF">
        <w:rPr>
          <w:rFonts w:ascii="Times New Roman" w:hAnsi="Times New Roman" w:cs="Times New Roman"/>
        </w:rPr>
        <w:t>​</w:t>
      </w:r>
      <w:r w:rsidRPr="006D4FCF">
        <w:rPr>
          <w:b/>
          <w:bCs/>
        </w:rPr>
        <w:t>复位即将</w:t>
      </w:r>
      <w:proofErr w:type="gramStart"/>
      <w:r w:rsidRPr="006D4FCF">
        <w:rPr>
          <w:b/>
          <w:bCs/>
        </w:rPr>
        <w:t>发生</w:t>
      </w:r>
      <w:r w:rsidRPr="006D4FCF">
        <w:rPr>
          <w:rFonts w:ascii="Times New Roman" w:hAnsi="Times New Roman" w:cs="Times New Roman"/>
        </w:rPr>
        <w:t>​</w:t>
      </w:r>
      <w:r w:rsidRPr="006D4FCF">
        <w:t>：</w:t>
      </w:r>
      <w:proofErr w:type="gramEnd"/>
      <w:r w:rsidRPr="006D4FCF">
        <w:t>如果不在计数器</w:t>
      </w:r>
      <w:proofErr w:type="gramStart"/>
      <w:r w:rsidRPr="006D4FCF">
        <w:t xml:space="preserve">达到 0x3F </w:t>
      </w:r>
      <w:proofErr w:type="gramEnd"/>
      <w:r w:rsidRPr="006D4FCF">
        <w:t>前喂狗，系统将复位</w:t>
      </w:r>
    </w:p>
    <w:p w14:paraId="0EB3C1E6" w14:textId="77777777" w:rsidR="00A30456" w:rsidRPr="006D4FCF" w:rsidRDefault="00A30456" w:rsidP="00A30456">
      <w:pPr>
        <w:pStyle w:val="3"/>
      </w:pPr>
      <w:r w:rsidRPr="006D4FCF">
        <w:t>完整示例代码</w:t>
      </w:r>
    </w:p>
    <w:p w14:paraId="21223C32" w14:textId="77777777" w:rsidR="00A30456" w:rsidRPr="006D4FCF" w:rsidRDefault="00A30456" w:rsidP="00A30456">
      <w:proofErr w:type="gramStart"/>
      <w:r w:rsidRPr="006D4FCF">
        <w:t>#include</w:t>
      </w:r>
      <w:proofErr w:type="gramEnd"/>
      <w:r w:rsidRPr="006D4FCF">
        <w:t xml:space="preserve"> "stm32f10x.h"</w:t>
      </w:r>
    </w:p>
    <w:p w14:paraId="396C0103" w14:textId="77777777" w:rsidR="00A30456" w:rsidRPr="006D4FCF" w:rsidRDefault="00A30456" w:rsidP="00A30456">
      <w:r w:rsidRPr="006D4FCF">
        <w:t>#include "stm32f10x_wwdg</w:t>
      </w:r>
      <w:proofErr w:type="gramStart"/>
      <w:r w:rsidRPr="006D4FCF">
        <w:t>.h</w:t>
      </w:r>
      <w:proofErr w:type="gramEnd"/>
      <w:r w:rsidRPr="006D4FCF">
        <w:t>"</w:t>
      </w:r>
    </w:p>
    <w:p w14:paraId="7F6FA86D" w14:textId="77777777" w:rsidR="00A30456" w:rsidRPr="006D4FCF" w:rsidRDefault="00A30456" w:rsidP="00A30456"/>
    <w:p w14:paraId="799D63B7" w14:textId="77777777" w:rsidR="00A30456" w:rsidRPr="006D4FCF" w:rsidRDefault="00A30456" w:rsidP="00A30456">
      <w:r w:rsidRPr="006D4FCF">
        <w:t>// WWDG 早期唤醒中断处理函数</w:t>
      </w:r>
    </w:p>
    <w:p w14:paraId="26076914" w14:textId="77777777" w:rsidR="00A30456" w:rsidRPr="006D4FCF" w:rsidRDefault="00A30456" w:rsidP="00A30456">
      <w:r w:rsidRPr="006D4FCF">
        <w:t xml:space="preserve">void </w:t>
      </w:r>
      <w:proofErr w:type="spellStart"/>
      <w:r w:rsidRPr="006D4FCF">
        <w:t>WWDG_IRQHandler</w:t>
      </w:r>
      <w:proofErr w:type="spellEnd"/>
      <w:r w:rsidRPr="006D4FCF">
        <w:t>(void)</w:t>
      </w:r>
    </w:p>
    <w:p w14:paraId="0556F903" w14:textId="77777777" w:rsidR="00A30456" w:rsidRPr="006D4FCF" w:rsidRDefault="00A30456" w:rsidP="00A30456">
      <w:r w:rsidRPr="006D4FCF">
        <w:t>{</w:t>
      </w:r>
    </w:p>
    <w:p w14:paraId="749BAC46" w14:textId="77777777" w:rsidR="00A30456" w:rsidRPr="006D4FCF" w:rsidRDefault="00A30456" w:rsidP="00A30456">
      <w:r w:rsidRPr="006D4FCF">
        <w:t xml:space="preserve">    // 1. 首先检查中断标志</w:t>
      </w:r>
    </w:p>
    <w:p w14:paraId="132CDE83"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 !</w:t>
      </w:r>
      <w:proofErr w:type="gramEnd"/>
      <w:r w:rsidRPr="006D4FCF">
        <w:t>= RESET) {</w:t>
      </w:r>
    </w:p>
    <w:p w14:paraId="3B60FC6A"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 xml:space="preserve">"WWDG Early Warning Interrupt! Counter: 0x%02X\n", </w:t>
      </w:r>
      <w:proofErr w:type="spellStart"/>
      <w:r w:rsidRPr="006D4FCF">
        <w:t>WWDG_</w:t>
      </w:r>
      <w:proofErr w:type="gramStart"/>
      <w:r w:rsidRPr="006D4FCF">
        <w:t>GetCounter</w:t>
      </w:r>
      <w:proofErr w:type="spellEnd"/>
      <w:r w:rsidRPr="006D4FCF">
        <w:t>(</w:t>
      </w:r>
      <w:proofErr w:type="gramEnd"/>
      <w:r w:rsidRPr="006D4FCF">
        <w:t>));</w:t>
      </w:r>
    </w:p>
    <w:p w14:paraId="12C04A86" w14:textId="77777777" w:rsidR="00A30456" w:rsidRPr="006D4FCF" w:rsidRDefault="00A30456" w:rsidP="00A30456">
      <w:r w:rsidRPr="006D4FCF">
        <w:lastRenderedPageBreak/>
        <w:t xml:space="preserve">        </w:t>
      </w:r>
    </w:p>
    <w:p w14:paraId="75F7AC40" w14:textId="77777777" w:rsidR="00A30456" w:rsidRPr="006D4FCF" w:rsidRDefault="00A30456" w:rsidP="00A30456">
      <w:r w:rsidRPr="006D4FCF">
        <w:t xml:space="preserve">        // 2. 清除中断标志</w:t>
      </w:r>
    </w:p>
    <w:p w14:paraId="39980E95" w14:textId="77777777" w:rsidR="00A30456" w:rsidRPr="006D4FCF" w:rsidRDefault="00A30456" w:rsidP="00A30456">
      <w:r w:rsidRPr="006D4FCF">
        <w:t xml:space="preserve">        </w:t>
      </w:r>
      <w:proofErr w:type="spellStart"/>
      <w:r w:rsidRPr="006D4FCF">
        <w:t>WWDG_</w:t>
      </w:r>
      <w:proofErr w:type="gramStart"/>
      <w:r w:rsidRPr="006D4FCF">
        <w:t>ClearFlag</w:t>
      </w:r>
      <w:proofErr w:type="spellEnd"/>
      <w:r w:rsidRPr="006D4FCF">
        <w:t>(</w:t>
      </w:r>
      <w:proofErr w:type="gramEnd"/>
      <w:r w:rsidRPr="006D4FCF">
        <w:t>);</w:t>
      </w:r>
    </w:p>
    <w:p w14:paraId="1974435F" w14:textId="77777777" w:rsidR="00A30456" w:rsidRPr="006D4FCF" w:rsidRDefault="00A30456" w:rsidP="00A30456">
      <w:r w:rsidRPr="006D4FCF">
        <w:t xml:space="preserve">        </w:t>
      </w:r>
    </w:p>
    <w:p w14:paraId="1C4953CD" w14:textId="77777777" w:rsidR="00A30456" w:rsidRPr="006D4FCF" w:rsidRDefault="00A30456" w:rsidP="00A30456">
      <w:r w:rsidRPr="006D4FCF">
        <w:t xml:space="preserve">        // 3. 紧急处理操作</w:t>
      </w:r>
    </w:p>
    <w:p w14:paraId="4420B378" w14:textId="77777777" w:rsidR="00A30456" w:rsidRPr="006D4FCF" w:rsidRDefault="00A30456" w:rsidP="00A30456">
      <w:r w:rsidRPr="006D4FCF">
        <w:t xml:space="preserve">        </w:t>
      </w:r>
      <w:proofErr w:type="spellStart"/>
      <w:r w:rsidRPr="006D4FCF">
        <w:t>Emergency_Save_</w:t>
      </w:r>
      <w:proofErr w:type="gramStart"/>
      <w:r w:rsidRPr="006D4FCF">
        <w:t>Data</w:t>
      </w:r>
      <w:proofErr w:type="spellEnd"/>
      <w:r w:rsidRPr="006D4FCF">
        <w:t>(</w:t>
      </w:r>
      <w:proofErr w:type="gramEnd"/>
      <w:r w:rsidRPr="006D4FCF">
        <w:t>);</w:t>
      </w:r>
    </w:p>
    <w:p w14:paraId="3591CDD3" w14:textId="77777777" w:rsidR="00A30456" w:rsidRPr="006D4FCF" w:rsidRDefault="00A30456" w:rsidP="00A30456">
      <w:r w:rsidRPr="006D4FCF">
        <w:t xml:space="preserve">        </w:t>
      </w:r>
    </w:p>
    <w:p w14:paraId="3591D937" w14:textId="77777777" w:rsidR="00A30456" w:rsidRPr="006D4FCF" w:rsidRDefault="00A30456" w:rsidP="00A30456">
      <w:r w:rsidRPr="006D4FCF">
        <w:t xml:space="preserve">        // 4. 最后的机会喂狗</w:t>
      </w:r>
    </w:p>
    <w:p w14:paraId="3746EA59" w14:textId="77777777" w:rsidR="00A30456" w:rsidRPr="006D4FCF" w:rsidRDefault="00A30456" w:rsidP="00A30456">
      <w:r w:rsidRPr="006D4FCF">
        <w:t xml:space="preserve">        if (</w:t>
      </w:r>
      <w:proofErr w:type="spellStart"/>
      <w:r w:rsidRPr="006D4FCF">
        <w:t>Is_In_Feeding_</w:t>
      </w:r>
      <w:proofErr w:type="gramStart"/>
      <w:r w:rsidRPr="006D4FCF">
        <w:t>Window</w:t>
      </w:r>
      <w:proofErr w:type="spellEnd"/>
      <w:r w:rsidRPr="006D4FCF">
        <w:t>(</w:t>
      </w:r>
      <w:proofErr w:type="gramEnd"/>
      <w:r w:rsidRPr="006D4FCF">
        <w:t>)) {</w:t>
      </w:r>
    </w:p>
    <w:p w14:paraId="36992A3B" w14:textId="77777777" w:rsidR="00A30456" w:rsidRPr="006D4FCF" w:rsidRDefault="00A30456" w:rsidP="00A30456">
      <w:r w:rsidRPr="006D4FCF">
        <w:t xml:space="preserve">            </w:t>
      </w:r>
      <w:proofErr w:type="spellStart"/>
      <w:r w:rsidRPr="006D4FCF">
        <w:t>WWDG_SetCounter</w:t>
      </w:r>
      <w:proofErr w:type="spellEnd"/>
      <w:r w:rsidRPr="006D4FCF">
        <w:t>(0x7F);</w:t>
      </w:r>
    </w:p>
    <w:p w14:paraId="2CF5E15E"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"Last chance feed successful\n");</w:t>
      </w:r>
    </w:p>
    <w:p w14:paraId="6FD39502" w14:textId="77777777" w:rsidR="00A30456" w:rsidRPr="006D4FCF" w:rsidRDefault="00A30456" w:rsidP="00A30456">
      <w:r w:rsidRPr="006D4FCF">
        <w:t xml:space="preserve">        } else {</w:t>
      </w:r>
    </w:p>
    <w:p w14:paraId="230860F8"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"Not in feeding window! System will reset\n");</w:t>
      </w:r>
    </w:p>
    <w:p w14:paraId="137CCBA9" w14:textId="77777777" w:rsidR="00A30456" w:rsidRPr="006D4FCF" w:rsidRDefault="00A30456" w:rsidP="00A30456">
      <w:r w:rsidRPr="006D4FCF">
        <w:t xml:space="preserve">        }</w:t>
      </w:r>
    </w:p>
    <w:p w14:paraId="359DC366" w14:textId="77777777" w:rsidR="00A30456" w:rsidRPr="006D4FCF" w:rsidRDefault="00A30456" w:rsidP="00A30456">
      <w:r w:rsidRPr="006D4FCF">
        <w:t xml:space="preserve">    }</w:t>
      </w:r>
    </w:p>
    <w:p w14:paraId="005DF1F5" w14:textId="77777777" w:rsidR="00A30456" w:rsidRPr="006D4FCF" w:rsidRDefault="00A30456" w:rsidP="00A30456">
      <w:r w:rsidRPr="006D4FCF">
        <w:t>}</w:t>
      </w:r>
    </w:p>
    <w:p w14:paraId="2F17E593" w14:textId="77777777" w:rsidR="00A30456" w:rsidRPr="006D4FCF" w:rsidRDefault="00A30456" w:rsidP="00A30456"/>
    <w:p w14:paraId="42CEFA44" w14:textId="77777777" w:rsidR="00A30456" w:rsidRPr="006D4FCF" w:rsidRDefault="00A30456" w:rsidP="00A30456">
      <w:r w:rsidRPr="006D4FCF">
        <w:t>// 初始化 WWDG 带中断</w:t>
      </w:r>
    </w:p>
    <w:p w14:paraId="1963DDF8" w14:textId="77777777" w:rsidR="00A30456" w:rsidRPr="006D4FCF" w:rsidRDefault="00A30456" w:rsidP="00A30456">
      <w:r w:rsidRPr="006D4FCF">
        <w:t xml:space="preserve">void </w:t>
      </w:r>
      <w:proofErr w:type="spellStart"/>
      <w:r w:rsidRPr="006D4FCF">
        <w:t>WWDG_Init_With_Interrupt</w:t>
      </w:r>
      <w:proofErr w:type="spellEnd"/>
      <w:r w:rsidRPr="006D4FCF">
        <w:t>(void)</w:t>
      </w:r>
    </w:p>
    <w:p w14:paraId="27472FB6" w14:textId="77777777" w:rsidR="00A30456" w:rsidRPr="006D4FCF" w:rsidRDefault="00A30456" w:rsidP="00A30456">
      <w:r w:rsidRPr="006D4FCF">
        <w:t>{</w:t>
      </w:r>
    </w:p>
    <w:p w14:paraId="70FE30EE" w14:textId="77777777" w:rsidR="00A30456" w:rsidRPr="006D4FCF" w:rsidRDefault="00A30456" w:rsidP="00A30456">
      <w:r w:rsidRPr="006D4FCF">
        <w:t xml:space="preserve">    // 启用时钟</w:t>
      </w:r>
    </w:p>
    <w:p w14:paraId="62A8162A" w14:textId="77777777" w:rsidR="00A30456" w:rsidRPr="006D4FCF" w:rsidRDefault="00A30456" w:rsidP="00A30456">
      <w:r w:rsidRPr="006D4FCF">
        <w:t xml:space="preserve">    RCC_APB1</w:t>
      </w:r>
      <w:proofErr w:type="gramStart"/>
      <w:r w:rsidRPr="006D4FCF">
        <w:t>PeriphClockCmd(</w:t>
      </w:r>
      <w:proofErr w:type="gramEnd"/>
      <w:r w:rsidRPr="006D4FCF">
        <w:t>RCC_APB1Periph_WWDG, ENABLE);</w:t>
      </w:r>
    </w:p>
    <w:p w14:paraId="65674543" w14:textId="77777777" w:rsidR="00A30456" w:rsidRPr="006D4FCF" w:rsidRDefault="00A30456" w:rsidP="00A30456">
      <w:r w:rsidRPr="006D4FCF">
        <w:t xml:space="preserve">    </w:t>
      </w:r>
    </w:p>
    <w:p w14:paraId="45D90CC8" w14:textId="77777777" w:rsidR="00A30456" w:rsidRPr="006D4FCF" w:rsidRDefault="00A30456" w:rsidP="00A30456">
      <w:r w:rsidRPr="006D4FCF">
        <w:t xml:space="preserve">    // 设置预分频器</w:t>
      </w:r>
    </w:p>
    <w:p w14:paraId="32CC2EA5" w14:textId="77777777" w:rsidR="00A30456" w:rsidRPr="006D4FCF" w:rsidRDefault="00A30456" w:rsidP="00A30456">
      <w:r w:rsidRPr="006D4FCF">
        <w:t xml:space="preserve">    </w:t>
      </w:r>
      <w:proofErr w:type="spellStart"/>
      <w:r w:rsidRPr="006D4FCF">
        <w:t>WWDG_</w:t>
      </w:r>
      <w:proofErr w:type="gramStart"/>
      <w:r w:rsidRPr="006D4FCF">
        <w:t>SetPrescaler</w:t>
      </w:r>
      <w:proofErr w:type="spellEnd"/>
      <w:r w:rsidRPr="006D4FCF">
        <w:t>(</w:t>
      </w:r>
      <w:proofErr w:type="gramEnd"/>
      <w:r w:rsidRPr="006D4FCF">
        <w:t>WWDG_Prescaler_8);</w:t>
      </w:r>
    </w:p>
    <w:p w14:paraId="5E264F8C" w14:textId="77777777" w:rsidR="00A30456" w:rsidRPr="006D4FCF" w:rsidRDefault="00A30456" w:rsidP="00A30456">
      <w:r w:rsidRPr="006D4FCF">
        <w:t xml:space="preserve">    </w:t>
      </w:r>
    </w:p>
    <w:p w14:paraId="7EC6A55E" w14:textId="77777777" w:rsidR="00A30456" w:rsidRPr="006D4FCF" w:rsidRDefault="00A30456" w:rsidP="00A30456">
      <w:r w:rsidRPr="006D4FCF">
        <w:t xml:space="preserve">    // 设置窗口值</w:t>
      </w:r>
    </w:p>
    <w:p w14:paraId="25C2FC7D" w14:textId="77777777" w:rsidR="00A30456" w:rsidRPr="006D4FCF" w:rsidRDefault="00A30456" w:rsidP="00A30456">
      <w:r w:rsidRPr="006D4FCF">
        <w:lastRenderedPageBreak/>
        <w:t xml:space="preserve">    </w:t>
      </w:r>
      <w:proofErr w:type="spellStart"/>
      <w:r w:rsidRPr="006D4FCF">
        <w:t>WWDG_SetWindowValue</w:t>
      </w:r>
      <w:proofErr w:type="spellEnd"/>
      <w:r w:rsidRPr="006D4FCF">
        <w:t>(0x60);</w:t>
      </w:r>
    </w:p>
    <w:p w14:paraId="445D0C45" w14:textId="77777777" w:rsidR="00A30456" w:rsidRPr="006D4FCF" w:rsidRDefault="00A30456" w:rsidP="00A30456">
      <w:r w:rsidRPr="006D4FCF">
        <w:t xml:space="preserve">    </w:t>
      </w:r>
    </w:p>
    <w:p w14:paraId="40AC8A22" w14:textId="77777777" w:rsidR="00A30456" w:rsidRPr="006D4FCF" w:rsidRDefault="00A30456" w:rsidP="00A30456">
      <w:r w:rsidRPr="006D4FCF">
        <w:t xml:space="preserve">    // 启用早期唤醒中断</w:t>
      </w:r>
    </w:p>
    <w:p w14:paraId="363C16BD" w14:textId="77777777" w:rsidR="00A30456" w:rsidRPr="006D4FCF" w:rsidRDefault="00A30456" w:rsidP="00A30456">
      <w:r w:rsidRPr="006D4FCF">
        <w:t xml:space="preserve">    </w:t>
      </w:r>
      <w:proofErr w:type="spellStart"/>
      <w:r w:rsidRPr="006D4FCF">
        <w:t>WWDG_</w:t>
      </w:r>
      <w:proofErr w:type="gramStart"/>
      <w:r w:rsidRPr="006D4FCF">
        <w:t>EnableIT</w:t>
      </w:r>
      <w:proofErr w:type="spellEnd"/>
      <w:r w:rsidRPr="006D4FCF">
        <w:t>(</w:t>
      </w:r>
      <w:proofErr w:type="gramEnd"/>
      <w:r w:rsidRPr="006D4FCF">
        <w:t>);</w:t>
      </w:r>
    </w:p>
    <w:p w14:paraId="3A412914" w14:textId="77777777" w:rsidR="00A30456" w:rsidRPr="006D4FCF" w:rsidRDefault="00A30456" w:rsidP="00A30456">
      <w:r w:rsidRPr="006D4FCF">
        <w:t xml:space="preserve">    </w:t>
      </w:r>
    </w:p>
    <w:p w14:paraId="70D1A4A0" w14:textId="77777777" w:rsidR="00A30456" w:rsidRPr="006D4FCF" w:rsidRDefault="00A30456" w:rsidP="00A30456">
      <w:r w:rsidRPr="006D4FCF">
        <w:t xml:space="preserve">    // 配置 NVIC</w:t>
      </w:r>
    </w:p>
    <w:p w14:paraId="35A58F74" w14:textId="77777777" w:rsidR="00A30456" w:rsidRPr="006D4FCF" w:rsidRDefault="00A30456" w:rsidP="00A30456">
      <w:r w:rsidRPr="006D4FCF">
        <w:t xml:space="preserve">    </w:t>
      </w:r>
      <w:proofErr w:type="spellStart"/>
      <w:r w:rsidRPr="006D4FCF">
        <w:t>NVIC_InitTypeDef</w:t>
      </w:r>
      <w:proofErr w:type="spellEnd"/>
      <w:r w:rsidRPr="006D4FCF">
        <w:t xml:space="preserve"> </w:t>
      </w:r>
      <w:proofErr w:type="spellStart"/>
      <w:r w:rsidRPr="006D4FCF">
        <w:t>NVIC_InitStructure</w:t>
      </w:r>
      <w:proofErr w:type="spellEnd"/>
      <w:r w:rsidRPr="006D4FCF">
        <w:t>;</w:t>
      </w:r>
    </w:p>
    <w:p w14:paraId="2B7D1C66" w14:textId="77777777" w:rsidR="00A30456" w:rsidRPr="006D4FCF" w:rsidRDefault="00A30456" w:rsidP="00A30456">
      <w:r w:rsidRPr="006D4FCF">
        <w:t xml:space="preserve">    </w:t>
      </w:r>
      <w:proofErr w:type="spellStart"/>
      <w:r w:rsidRPr="006D4FCF">
        <w:t>NVIC_InitStructure.NVIC_IRQChannel</w:t>
      </w:r>
      <w:proofErr w:type="spellEnd"/>
      <w:r w:rsidRPr="006D4FCF">
        <w:t xml:space="preserve"> = </w:t>
      </w:r>
      <w:proofErr w:type="spellStart"/>
      <w:r w:rsidRPr="006D4FCF">
        <w:t>WWDG_IRQn</w:t>
      </w:r>
      <w:proofErr w:type="spellEnd"/>
      <w:r w:rsidRPr="006D4FCF">
        <w:t>;</w:t>
      </w:r>
    </w:p>
    <w:p w14:paraId="79B744ED" w14:textId="77777777" w:rsidR="00A30456" w:rsidRPr="006D4FCF" w:rsidRDefault="00A30456" w:rsidP="00A30456">
      <w:r w:rsidRPr="006D4FCF">
        <w:t xml:space="preserve">    </w:t>
      </w:r>
      <w:proofErr w:type="spellStart"/>
      <w:r w:rsidRPr="006D4FCF">
        <w:t>NVIC_InitStructure.NVIC_IRQChannelPreemptionPriority</w:t>
      </w:r>
      <w:proofErr w:type="spellEnd"/>
      <w:r w:rsidRPr="006D4FCF">
        <w:t xml:space="preserve"> = 0;</w:t>
      </w:r>
    </w:p>
    <w:p w14:paraId="06DC2A11" w14:textId="77777777" w:rsidR="00A30456" w:rsidRPr="006D4FCF" w:rsidRDefault="00A30456" w:rsidP="00A30456">
      <w:r w:rsidRPr="006D4FCF">
        <w:t xml:space="preserve">    </w:t>
      </w:r>
      <w:proofErr w:type="spellStart"/>
      <w:r w:rsidRPr="006D4FCF">
        <w:t>NVIC_InitStructure.NVIC_IRQChannelSubPriority</w:t>
      </w:r>
      <w:proofErr w:type="spellEnd"/>
      <w:r w:rsidRPr="006D4FCF">
        <w:t xml:space="preserve"> = 0;</w:t>
      </w:r>
    </w:p>
    <w:p w14:paraId="47468C4B" w14:textId="77777777" w:rsidR="00A30456" w:rsidRPr="006D4FCF" w:rsidRDefault="00A30456" w:rsidP="00A30456">
      <w:r w:rsidRPr="006D4FCF">
        <w:t xml:space="preserve">    </w:t>
      </w:r>
      <w:proofErr w:type="spellStart"/>
      <w:r w:rsidRPr="006D4FCF">
        <w:t>NVIC_InitStructure.NVIC_IRQChannelCmd</w:t>
      </w:r>
      <w:proofErr w:type="spellEnd"/>
      <w:r w:rsidRPr="006D4FCF">
        <w:t xml:space="preserve"> = ENABLE;</w:t>
      </w:r>
    </w:p>
    <w:p w14:paraId="7880E2F9" w14:textId="77777777" w:rsidR="00A30456" w:rsidRPr="006D4FCF" w:rsidRDefault="00A30456" w:rsidP="00A30456">
      <w:r w:rsidRPr="006D4FCF">
        <w:t xml:space="preserve">    </w:t>
      </w:r>
      <w:proofErr w:type="spellStart"/>
      <w:r w:rsidRPr="006D4FCF">
        <w:t>NVIC_Init</w:t>
      </w:r>
      <w:proofErr w:type="spellEnd"/>
      <w:r w:rsidRPr="006D4FCF">
        <w:t>(&amp;</w:t>
      </w:r>
      <w:proofErr w:type="spellStart"/>
      <w:r w:rsidRPr="006D4FCF">
        <w:t>NVIC_InitStructure</w:t>
      </w:r>
      <w:proofErr w:type="spellEnd"/>
      <w:r w:rsidRPr="006D4FCF">
        <w:t>);</w:t>
      </w:r>
    </w:p>
    <w:p w14:paraId="03906079" w14:textId="77777777" w:rsidR="00A30456" w:rsidRPr="006D4FCF" w:rsidRDefault="00A30456" w:rsidP="00A30456">
      <w:r w:rsidRPr="006D4FCF">
        <w:t xml:space="preserve">    </w:t>
      </w:r>
    </w:p>
    <w:p w14:paraId="54D1B8BB" w14:textId="77777777" w:rsidR="00A30456" w:rsidRPr="006D4FCF" w:rsidRDefault="00A30456" w:rsidP="00A30456">
      <w:r w:rsidRPr="006D4FCF">
        <w:t xml:space="preserve">    // 启用看门狗</w:t>
      </w:r>
    </w:p>
    <w:p w14:paraId="0CA8AF4F" w14:textId="77777777" w:rsidR="00A30456" w:rsidRPr="006D4FCF" w:rsidRDefault="00A30456" w:rsidP="00A30456">
      <w:r w:rsidRPr="006D4FCF">
        <w:t xml:space="preserve">    </w:t>
      </w:r>
      <w:proofErr w:type="spellStart"/>
      <w:r w:rsidRPr="006D4FCF">
        <w:t>WWDG_Enable</w:t>
      </w:r>
      <w:proofErr w:type="spellEnd"/>
      <w:r w:rsidRPr="006D4FCF">
        <w:t>(0x7F);</w:t>
      </w:r>
    </w:p>
    <w:p w14:paraId="3E5A2737" w14:textId="77777777" w:rsidR="00A30456" w:rsidRPr="006D4FCF" w:rsidRDefault="00A30456" w:rsidP="00A30456">
      <w:r w:rsidRPr="006D4FCF">
        <w:t>}</w:t>
      </w:r>
    </w:p>
    <w:p w14:paraId="239F47B1" w14:textId="77777777" w:rsidR="00A30456" w:rsidRPr="006D4FCF" w:rsidRDefault="00A30456" w:rsidP="00A30456">
      <w:pPr>
        <w:pStyle w:val="3"/>
      </w:pPr>
      <w:r w:rsidRPr="006D4FCF">
        <w:t>应用场景示例</w:t>
      </w:r>
    </w:p>
    <w:p w14:paraId="308E1B8E" w14:textId="77777777" w:rsidR="00A30456" w:rsidRPr="006D4FCF" w:rsidRDefault="00A30456" w:rsidP="00A30456">
      <w:pPr>
        <w:pStyle w:val="4"/>
      </w:pPr>
      <w:r w:rsidRPr="006D4FCF">
        <w:t xml:space="preserve">1. </w:t>
      </w:r>
      <w:r w:rsidRPr="006D4FCF">
        <w:rPr>
          <w:rFonts w:ascii="Times New Roman" w:hAnsi="Times New Roman" w:cs="Times New Roman"/>
        </w:rPr>
        <w:t>​</w:t>
      </w:r>
      <w:r w:rsidRPr="006D4FCF">
        <w:t>安全关键数据保存</w:t>
      </w:r>
      <w:r w:rsidRPr="006D4FCF">
        <w:rPr>
          <w:rFonts w:ascii="Times New Roman" w:hAnsi="Times New Roman" w:cs="Times New Roman"/>
        </w:rPr>
        <w:t>​</w:t>
      </w:r>
    </w:p>
    <w:p w14:paraId="56C3F0A6" w14:textId="77777777" w:rsidR="00A30456" w:rsidRPr="006D4FCF" w:rsidRDefault="00A30456" w:rsidP="00A30456">
      <w:r w:rsidRPr="006D4FCF">
        <w:t xml:space="preserve">void </w:t>
      </w:r>
      <w:proofErr w:type="spellStart"/>
      <w:r w:rsidRPr="006D4FCF">
        <w:t>Emergency_Save_Data</w:t>
      </w:r>
      <w:proofErr w:type="spellEnd"/>
      <w:r w:rsidRPr="006D4FCF">
        <w:t>(void)</w:t>
      </w:r>
    </w:p>
    <w:p w14:paraId="35F3F6E2" w14:textId="77777777" w:rsidR="00A30456" w:rsidRPr="006D4FCF" w:rsidRDefault="00A30456" w:rsidP="00A30456">
      <w:r w:rsidRPr="006D4FCF">
        <w:t>{</w:t>
      </w:r>
    </w:p>
    <w:p w14:paraId="6B530920" w14:textId="77777777" w:rsidR="00A30456" w:rsidRPr="006D4FCF" w:rsidRDefault="00A30456" w:rsidP="00A30456">
      <w:r w:rsidRPr="006D4FCF">
        <w:t xml:space="preserve">    // 保存关键数据到备份寄存器</w:t>
      </w:r>
    </w:p>
    <w:p w14:paraId="6B920656" w14:textId="77777777" w:rsidR="00A30456" w:rsidRPr="006D4FCF" w:rsidRDefault="00A30456" w:rsidP="00A30456">
      <w:r w:rsidRPr="006D4FCF">
        <w:t xml:space="preserve">    </w:t>
      </w:r>
      <w:proofErr w:type="spellStart"/>
      <w:r w:rsidRPr="006D4FCF">
        <w:t>RTC_</w:t>
      </w:r>
      <w:proofErr w:type="gramStart"/>
      <w:r w:rsidRPr="006D4FCF">
        <w:t>WriteBackupRegister</w:t>
      </w:r>
      <w:proofErr w:type="spellEnd"/>
      <w:r w:rsidRPr="006D4FCF">
        <w:t>(</w:t>
      </w:r>
      <w:proofErr w:type="gramEnd"/>
      <w:r w:rsidRPr="006D4FCF">
        <w:t>RTC_BKP_DR1, 0xCAFEBABE);</w:t>
      </w:r>
    </w:p>
    <w:p w14:paraId="5C09F8DE" w14:textId="77777777" w:rsidR="00A30456" w:rsidRPr="006D4FCF" w:rsidRDefault="00A30456" w:rsidP="00A30456">
      <w:r w:rsidRPr="006D4FCF">
        <w:t xml:space="preserve">    </w:t>
      </w:r>
      <w:proofErr w:type="spellStart"/>
      <w:r w:rsidRPr="006D4FCF">
        <w:t>RTC_</w:t>
      </w:r>
      <w:proofErr w:type="gramStart"/>
      <w:r w:rsidRPr="006D4FCF">
        <w:t>WriteBackupRegister</w:t>
      </w:r>
      <w:proofErr w:type="spellEnd"/>
      <w:r w:rsidRPr="006D4FCF">
        <w:t>(</w:t>
      </w:r>
      <w:proofErr w:type="gramEnd"/>
      <w:r w:rsidRPr="006D4FCF">
        <w:t xml:space="preserve">RTC_BKP_DR2, </w:t>
      </w:r>
      <w:proofErr w:type="spellStart"/>
      <w:r w:rsidRPr="006D4FCF">
        <w:t>WWDG_</w:t>
      </w:r>
      <w:proofErr w:type="gramStart"/>
      <w:r w:rsidRPr="006D4FCF">
        <w:t>GetCounter</w:t>
      </w:r>
      <w:proofErr w:type="spellEnd"/>
      <w:r w:rsidRPr="006D4FCF">
        <w:t>(</w:t>
      </w:r>
      <w:proofErr w:type="gramEnd"/>
      <w:r w:rsidRPr="006D4FCF">
        <w:t>));</w:t>
      </w:r>
    </w:p>
    <w:p w14:paraId="059D3E95" w14:textId="77777777" w:rsidR="00A30456" w:rsidRPr="006D4FCF" w:rsidRDefault="00A30456" w:rsidP="00A30456">
      <w:r w:rsidRPr="006D4FCF">
        <w:t xml:space="preserve">    </w:t>
      </w:r>
      <w:proofErr w:type="spellStart"/>
      <w:r w:rsidRPr="006D4FCF">
        <w:t>RTC_</w:t>
      </w:r>
      <w:proofErr w:type="gramStart"/>
      <w:r w:rsidRPr="006D4FCF">
        <w:t>WriteBackupRegister</w:t>
      </w:r>
      <w:proofErr w:type="spellEnd"/>
      <w:r w:rsidRPr="006D4FCF">
        <w:t>(</w:t>
      </w:r>
      <w:proofErr w:type="gramEnd"/>
      <w:r w:rsidRPr="006D4FCF">
        <w:t xml:space="preserve">RTC_BKP_DR3, </w:t>
      </w:r>
      <w:proofErr w:type="spellStart"/>
      <w:r w:rsidRPr="006D4FCF">
        <w:t>HAL_</w:t>
      </w:r>
      <w:proofErr w:type="gramStart"/>
      <w:r w:rsidRPr="006D4FCF">
        <w:t>GetTick</w:t>
      </w:r>
      <w:proofErr w:type="spellEnd"/>
      <w:r w:rsidRPr="006D4FCF">
        <w:t>(</w:t>
      </w:r>
      <w:proofErr w:type="gramEnd"/>
      <w:r w:rsidRPr="006D4FCF">
        <w:t>));</w:t>
      </w:r>
    </w:p>
    <w:p w14:paraId="7C769D1D" w14:textId="77777777" w:rsidR="00A30456" w:rsidRPr="006D4FCF" w:rsidRDefault="00A30456" w:rsidP="00A30456">
      <w:r w:rsidRPr="006D4FCF">
        <w:t xml:space="preserve">    </w:t>
      </w:r>
    </w:p>
    <w:p w14:paraId="6D764A35"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"Emergency data saved to backup registers\n");</w:t>
      </w:r>
    </w:p>
    <w:p w14:paraId="6E09CA03" w14:textId="77777777" w:rsidR="00A30456" w:rsidRPr="006D4FCF" w:rsidRDefault="00A30456" w:rsidP="00A30456">
      <w:r w:rsidRPr="006D4FCF">
        <w:lastRenderedPageBreak/>
        <w:t>}</w:t>
      </w:r>
    </w:p>
    <w:p w14:paraId="0897D18D" w14:textId="77777777" w:rsidR="00A30456" w:rsidRPr="006D4FCF" w:rsidRDefault="00A30456" w:rsidP="00A30456">
      <w:pPr>
        <w:pStyle w:val="4"/>
      </w:pPr>
      <w:r w:rsidRPr="006D4FCF">
        <w:t xml:space="preserve">2. </w:t>
      </w:r>
      <w:r w:rsidRPr="006D4FCF">
        <w:rPr>
          <w:rFonts w:ascii="Times New Roman" w:hAnsi="Times New Roman" w:cs="Times New Roman"/>
        </w:rPr>
        <w:t>​</w:t>
      </w:r>
      <w:r w:rsidRPr="006D4FCF">
        <w:t>系统状态诊断</w:t>
      </w:r>
      <w:r w:rsidRPr="006D4FCF">
        <w:rPr>
          <w:rFonts w:ascii="Times New Roman" w:hAnsi="Times New Roman" w:cs="Times New Roman"/>
        </w:rPr>
        <w:t>​</w:t>
      </w:r>
    </w:p>
    <w:p w14:paraId="434EB676" w14:textId="77777777" w:rsidR="00A30456" w:rsidRPr="006D4FCF" w:rsidRDefault="00A30456" w:rsidP="00A30456">
      <w:r w:rsidRPr="006D4FCF">
        <w:t xml:space="preserve">void </w:t>
      </w:r>
      <w:proofErr w:type="spellStart"/>
      <w:r w:rsidRPr="006D4FCF">
        <w:t>System_Diagnostics_On_Warning</w:t>
      </w:r>
      <w:proofErr w:type="spellEnd"/>
      <w:r w:rsidRPr="006D4FCF">
        <w:t>(void)</w:t>
      </w:r>
    </w:p>
    <w:p w14:paraId="3DBA9519" w14:textId="77777777" w:rsidR="00A30456" w:rsidRPr="006D4FCF" w:rsidRDefault="00A30456" w:rsidP="00A30456">
      <w:r w:rsidRPr="006D4FCF">
        <w:t>{</w:t>
      </w:r>
    </w:p>
    <w:p w14:paraId="39F6BDD1"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w:t>
      </w:r>
      <w:proofErr w:type="gramEnd"/>
      <w:r w:rsidRPr="006D4FCF">
        <w:t>) == SET) {</w:t>
      </w:r>
    </w:p>
    <w:p w14:paraId="49DCDDAE" w14:textId="77777777" w:rsidR="00A30456" w:rsidRPr="006D4FCF" w:rsidRDefault="00A30456" w:rsidP="00A30456">
      <w:r w:rsidRPr="006D4FCF">
        <w:t xml:space="preserve">        // 记录系统状态</w:t>
      </w:r>
    </w:p>
    <w:p w14:paraId="3931457C"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"WWDG Warning - System State:\n");</w:t>
      </w:r>
    </w:p>
    <w:p w14:paraId="324387C1" w14:textId="77777777" w:rsidR="00A30456" w:rsidRPr="006D4FCF" w:rsidRDefault="00A30456" w:rsidP="00A30456">
      <w:r w:rsidRPr="006D4FCF">
        <w:t xml:space="preserve">        </w:t>
      </w:r>
      <w:proofErr w:type="spellStart"/>
      <w:proofErr w:type="gramStart"/>
      <w:r w:rsidRPr="006D4FCF">
        <w:t>printf</w:t>
      </w:r>
      <w:proofErr w:type="spellEnd"/>
      <w:r w:rsidRPr="006D4FCF">
        <w:t>("  CPU</w:t>
      </w:r>
      <w:proofErr w:type="gramEnd"/>
      <w:r w:rsidRPr="006D4FCF">
        <w:t xml:space="preserve"> Load: %</w:t>
      </w:r>
      <w:proofErr w:type="spellStart"/>
      <w:proofErr w:type="gramStart"/>
      <w:r w:rsidRPr="006D4FCF">
        <w:t>lu</w:t>
      </w:r>
      <w:proofErr w:type="spellEnd"/>
      <w:r w:rsidRPr="006D4FCF">
        <w:t>%%</w:t>
      </w:r>
      <w:proofErr w:type="gramEnd"/>
      <w:r w:rsidRPr="006D4FCF">
        <w:t xml:space="preserve">\n", </w:t>
      </w:r>
      <w:proofErr w:type="spellStart"/>
      <w:r w:rsidRPr="006D4FCF">
        <w:t>Get_CPU_</w:t>
      </w:r>
      <w:proofErr w:type="gramStart"/>
      <w:r w:rsidRPr="006D4FCF">
        <w:t>Load</w:t>
      </w:r>
      <w:proofErr w:type="spellEnd"/>
      <w:r w:rsidRPr="006D4FCF">
        <w:t>(</w:t>
      </w:r>
      <w:proofErr w:type="gramEnd"/>
      <w:r w:rsidRPr="006D4FCF">
        <w:t>));</w:t>
      </w:r>
    </w:p>
    <w:p w14:paraId="63BBCB8E" w14:textId="77777777" w:rsidR="00A30456" w:rsidRPr="006D4FCF" w:rsidRDefault="00A30456" w:rsidP="00A30456">
      <w:r w:rsidRPr="006D4FCF">
        <w:t xml:space="preserve">        </w:t>
      </w:r>
      <w:proofErr w:type="spellStart"/>
      <w:proofErr w:type="gramStart"/>
      <w:r w:rsidRPr="006D4FCF">
        <w:t>printf</w:t>
      </w:r>
      <w:proofErr w:type="spellEnd"/>
      <w:r w:rsidRPr="006D4FCF">
        <w:t>("  Stack</w:t>
      </w:r>
      <w:proofErr w:type="gramEnd"/>
      <w:r w:rsidRPr="006D4FCF">
        <w:t xml:space="preserve"> Usage: %</w:t>
      </w:r>
      <w:proofErr w:type="spellStart"/>
      <w:r w:rsidRPr="006D4FCF">
        <w:t>lu</w:t>
      </w:r>
      <w:proofErr w:type="spellEnd"/>
      <w:r w:rsidRPr="006D4FCF">
        <w:t xml:space="preserve"> bytes\n", </w:t>
      </w:r>
      <w:proofErr w:type="spellStart"/>
      <w:r w:rsidRPr="006D4FCF">
        <w:t>Get_Stack_</w:t>
      </w:r>
      <w:proofErr w:type="gramStart"/>
      <w:r w:rsidRPr="006D4FCF">
        <w:t>Usage</w:t>
      </w:r>
      <w:proofErr w:type="spellEnd"/>
      <w:r w:rsidRPr="006D4FCF">
        <w:t>(</w:t>
      </w:r>
      <w:proofErr w:type="gramEnd"/>
      <w:r w:rsidRPr="006D4FCF">
        <w:t>));</w:t>
      </w:r>
    </w:p>
    <w:p w14:paraId="367CFBA0" w14:textId="77777777" w:rsidR="00A30456" w:rsidRPr="006D4FCF" w:rsidRDefault="00A30456" w:rsidP="00A30456">
      <w:r w:rsidRPr="006D4FCF">
        <w:t xml:space="preserve">        </w:t>
      </w:r>
      <w:proofErr w:type="spellStart"/>
      <w:proofErr w:type="gramStart"/>
      <w:r w:rsidRPr="006D4FCF">
        <w:t>printf</w:t>
      </w:r>
      <w:proofErr w:type="spellEnd"/>
      <w:r w:rsidRPr="006D4FCF">
        <w:t>("  Heap</w:t>
      </w:r>
      <w:proofErr w:type="gramEnd"/>
      <w:r w:rsidRPr="006D4FCF">
        <w:t xml:space="preserve"> Free: %</w:t>
      </w:r>
      <w:proofErr w:type="spellStart"/>
      <w:r w:rsidRPr="006D4FCF">
        <w:t>lu</w:t>
      </w:r>
      <w:proofErr w:type="spellEnd"/>
      <w:r w:rsidRPr="006D4FCF">
        <w:t xml:space="preserve"> bytes\n", </w:t>
      </w:r>
      <w:proofErr w:type="spellStart"/>
      <w:r w:rsidRPr="006D4FCF">
        <w:t>Get_Free_</w:t>
      </w:r>
      <w:proofErr w:type="gramStart"/>
      <w:r w:rsidRPr="006D4FCF">
        <w:t>Heap</w:t>
      </w:r>
      <w:proofErr w:type="spellEnd"/>
      <w:r w:rsidRPr="006D4FCF">
        <w:t>(</w:t>
      </w:r>
      <w:proofErr w:type="gramEnd"/>
      <w:r w:rsidRPr="006D4FCF">
        <w:t>));</w:t>
      </w:r>
    </w:p>
    <w:p w14:paraId="73CDF852" w14:textId="77777777" w:rsidR="00A30456" w:rsidRPr="006D4FCF" w:rsidRDefault="00A30456" w:rsidP="00A30456">
      <w:r w:rsidRPr="006D4FCF">
        <w:t xml:space="preserve">        </w:t>
      </w:r>
    </w:p>
    <w:p w14:paraId="3FBC61C4" w14:textId="77777777" w:rsidR="00A30456" w:rsidRPr="006D4FCF" w:rsidRDefault="00A30456" w:rsidP="00A30456">
      <w:r w:rsidRPr="006D4FCF">
        <w:t xml:space="preserve">        // 清除标志</w:t>
      </w:r>
    </w:p>
    <w:p w14:paraId="38FF7F56" w14:textId="77777777" w:rsidR="00A30456" w:rsidRPr="006D4FCF" w:rsidRDefault="00A30456" w:rsidP="00A30456">
      <w:r w:rsidRPr="006D4FCF">
        <w:t xml:space="preserve">        </w:t>
      </w:r>
      <w:proofErr w:type="spellStart"/>
      <w:r w:rsidRPr="006D4FCF">
        <w:t>WWDG_</w:t>
      </w:r>
      <w:proofErr w:type="gramStart"/>
      <w:r w:rsidRPr="006D4FCF">
        <w:t>ClearFlag</w:t>
      </w:r>
      <w:proofErr w:type="spellEnd"/>
      <w:r w:rsidRPr="006D4FCF">
        <w:t>(</w:t>
      </w:r>
      <w:proofErr w:type="gramEnd"/>
      <w:r w:rsidRPr="006D4FCF">
        <w:t>);</w:t>
      </w:r>
    </w:p>
    <w:p w14:paraId="3CC4C5A2" w14:textId="77777777" w:rsidR="00A30456" w:rsidRPr="006D4FCF" w:rsidRDefault="00A30456" w:rsidP="00A30456">
      <w:r w:rsidRPr="006D4FCF">
        <w:t xml:space="preserve">    }</w:t>
      </w:r>
    </w:p>
    <w:p w14:paraId="63DEA4F3" w14:textId="77777777" w:rsidR="00A30456" w:rsidRPr="006D4FCF" w:rsidRDefault="00A30456" w:rsidP="00A30456">
      <w:r w:rsidRPr="006D4FCF">
        <w:t>}</w:t>
      </w:r>
    </w:p>
    <w:p w14:paraId="6F6AFAF5" w14:textId="77777777" w:rsidR="00A30456" w:rsidRPr="006D4FCF" w:rsidRDefault="00A30456" w:rsidP="00A30456">
      <w:pPr>
        <w:pStyle w:val="4"/>
      </w:pPr>
      <w:r w:rsidRPr="006D4FCF">
        <w:t xml:space="preserve">3. </w:t>
      </w:r>
      <w:r w:rsidRPr="006D4FCF">
        <w:rPr>
          <w:rFonts w:ascii="Times New Roman" w:hAnsi="Times New Roman" w:cs="Times New Roman"/>
        </w:rPr>
        <w:t>​</w:t>
      </w:r>
      <w:r w:rsidRPr="006D4FCF">
        <w:t>自适应恢复策略</w:t>
      </w:r>
      <w:r w:rsidRPr="006D4FCF">
        <w:rPr>
          <w:rFonts w:ascii="Times New Roman" w:hAnsi="Times New Roman" w:cs="Times New Roman"/>
        </w:rPr>
        <w:t>​</w:t>
      </w:r>
    </w:p>
    <w:p w14:paraId="762A6C6E" w14:textId="77777777" w:rsidR="00A30456" w:rsidRPr="006D4FCF" w:rsidRDefault="00A30456" w:rsidP="00A30456">
      <w:r w:rsidRPr="006D4FCF">
        <w:t xml:space="preserve">void </w:t>
      </w:r>
      <w:proofErr w:type="spellStart"/>
      <w:r w:rsidRPr="006D4FCF">
        <w:t>Adaptive_Recovery_Strategy</w:t>
      </w:r>
      <w:proofErr w:type="spellEnd"/>
      <w:r w:rsidRPr="006D4FCF">
        <w:t>(void)</w:t>
      </w:r>
    </w:p>
    <w:p w14:paraId="548EB9A9" w14:textId="77777777" w:rsidR="00A30456" w:rsidRPr="006D4FCF" w:rsidRDefault="00A30456" w:rsidP="00A30456">
      <w:r w:rsidRPr="006D4FCF">
        <w:t>{</w:t>
      </w:r>
    </w:p>
    <w:p w14:paraId="0275726C" w14:textId="77777777" w:rsidR="00A30456" w:rsidRPr="006D4FCF" w:rsidRDefault="00A30456" w:rsidP="00A30456">
      <w:r w:rsidRPr="006D4FCF">
        <w:t xml:space="preserve">    static uint32_t </w:t>
      </w:r>
      <w:proofErr w:type="spellStart"/>
      <w:r w:rsidRPr="006D4FCF">
        <w:t>warning_count</w:t>
      </w:r>
      <w:proofErr w:type="spellEnd"/>
      <w:r w:rsidRPr="006D4FCF">
        <w:t xml:space="preserve"> = 0;</w:t>
      </w:r>
    </w:p>
    <w:p w14:paraId="6EB34D88" w14:textId="77777777" w:rsidR="00A30456" w:rsidRPr="006D4FCF" w:rsidRDefault="00A30456" w:rsidP="00A30456">
      <w:r w:rsidRPr="006D4FCF">
        <w:t xml:space="preserve">    </w:t>
      </w:r>
    </w:p>
    <w:p w14:paraId="6FB2525E"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w:t>
      </w:r>
      <w:proofErr w:type="gramEnd"/>
      <w:r w:rsidRPr="006D4FCF">
        <w:t>) == SET) {</w:t>
      </w:r>
    </w:p>
    <w:p w14:paraId="270EC993" w14:textId="77777777" w:rsidR="00A30456" w:rsidRPr="006D4FCF" w:rsidRDefault="00A30456" w:rsidP="00A30456">
      <w:r w:rsidRPr="006D4FCF">
        <w:t xml:space="preserve">        </w:t>
      </w:r>
      <w:proofErr w:type="spellStart"/>
      <w:r w:rsidRPr="006D4FCF">
        <w:t>warning_count</w:t>
      </w:r>
      <w:proofErr w:type="spellEnd"/>
      <w:r w:rsidRPr="006D4FCF">
        <w:t>++;</w:t>
      </w:r>
    </w:p>
    <w:p w14:paraId="7D57D5C1" w14:textId="77777777" w:rsidR="00A30456" w:rsidRPr="006D4FCF" w:rsidRDefault="00A30456" w:rsidP="00A30456">
      <w:r w:rsidRPr="006D4FCF">
        <w:t xml:space="preserve">        </w:t>
      </w:r>
    </w:p>
    <w:p w14:paraId="2DB046A6" w14:textId="77777777" w:rsidR="00A30456" w:rsidRPr="006D4FCF" w:rsidRDefault="00A30456" w:rsidP="00A30456">
      <w:r w:rsidRPr="006D4FCF">
        <w:t xml:space="preserve">        // 根据警告次数采取不同策略</w:t>
      </w:r>
    </w:p>
    <w:p w14:paraId="5E9319C2" w14:textId="77777777" w:rsidR="00A30456" w:rsidRPr="006D4FCF" w:rsidRDefault="00A30456" w:rsidP="00A30456">
      <w:r w:rsidRPr="006D4FCF">
        <w:t xml:space="preserve">        if (</w:t>
      </w:r>
      <w:proofErr w:type="spellStart"/>
      <w:r w:rsidRPr="006D4FCF">
        <w:t>warning_count</w:t>
      </w:r>
      <w:proofErr w:type="spellEnd"/>
      <w:r w:rsidRPr="006D4FCF">
        <w:t xml:space="preserve"> == </w:t>
      </w:r>
      <w:proofErr w:type="gramStart"/>
      <w:r w:rsidRPr="006D4FCF">
        <w:t>1) {</w:t>
      </w:r>
      <w:proofErr w:type="gramEnd"/>
    </w:p>
    <w:p w14:paraId="4C4FFDF2"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"First warning - simple recovery\n");</w:t>
      </w:r>
    </w:p>
    <w:p w14:paraId="33CDF7EB" w14:textId="77777777" w:rsidR="00A30456" w:rsidRPr="006D4FCF" w:rsidRDefault="00A30456" w:rsidP="00A30456">
      <w:r w:rsidRPr="006D4FCF">
        <w:lastRenderedPageBreak/>
        <w:t xml:space="preserve">            </w:t>
      </w:r>
      <w:proofErr w:type="spellStart"/>
      <w:r w:rsidRPr="006D4FCF">
        <w:t>WWDG_SetCounter</w:t>
      </w:r>
      <w:proofErr w:type="spellEnd"/>
      <w:r w:rsidRPr="006D4FCF">
        <w:t>(0x7F);</w:t>
      </w:r>
    </w:p>
    <w:p w14:paraId="7FACC563" w14:textId="77777777" w:rsidR="00A30456" w:rsidRPr="006D4FCF" w:rsidRDefault="00A30456" w:rsidP="00A30456">
      <w:r w:rsidRPr="006D4FCF">
        <w:t xml:space="preserve">        } </w:t>
      </w:r>
    </w:p>
    <w:p w14:paraId="221D710F" w14:textId="77777777" w:rsidR="00A30456" w:rsidRPr="006D4FCF" w:rsidRDefault="00A30456" w:rsidP="00A30456">
      <w:r w:rsidRPr="006D4FCF">
        <w:t xml:space="preserve">        else if (</w:t>
      </w:r>
      <w:proofErr w:type="spellStart"/>
      <w:r w:rsidRPr="006D4FCF">
        <w:t>warning_count</w:t>
      </w:r>
      <w:proofErr w:type="spellEnd"/>
      <w:r w:rsidRPr="006D4FCF">
        <w:t xml:space="preserve"> &lt;= </w:t>
      </w:r>
      <w:proofErr w:type="gramStart"/>
      <w:r w:rsidRPr="006D4FCF">
        <w:t>3) {</w:t>
      </w:r>
      <w:proofErr w:type="gramEnd"/>
    </w:p>
    <w:p w14:paraId="5E871D4C"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w:t>
      </w:r>
      <w:proofErr w:type="gramStart"/>
      <w:r w:rsidRPr="006D4FCF">
        <w:t>Warning #%</w:t>
      </w:r>
      <w:proofErr w:type="gramEnd"/>
      <w:r w:rsidRPr="006D4FCF">
        <w:t xml:space="preserve">lu - aggressive recovery\n", </w:t>
      </w:r>
      <w:proofErr w:type="spellStart"/>
      <w:r w:rsidRPr="006D4FCF">
        <w:t>warning_count</w:t>
      </w:r>
      <w:proofErr w:type="spellEnd"/>
      <w:r w:rsidRPr="006D4FCF">
        <w:t>);</w:t>
      </w:r>
    </w:p>
    <w:p w14:paraId="007BC614" w14:textId="77777777" w:rsidR="00A30456" w:rsidRPr="006D4FCF" w:rsidRDefault="00A30456" w:rsidP="00A30456">
      <w:r w:rsidRPr="006D4FCF">
        <w:t xml:space="preserve">            </w:t>
      </w:r>
      <w:proofErr w:type="spellStart"/>
      <w:r w:rsidRPr="006D4FCF">
        <w:t>Reduce_System_</w:t>
      </w:r>
      <w:proofErr w:type="gramStart"/>
      <w:r w:rsidRPr="006D4FCF">
        <w:t>Load</w:t>
      </w:r>
      <w:proofErr w:type="spellEnd"/>
      <w:r w:rsidRPr="006D4FCF">
        <w:t>(</w:t>
      </w:r>
      <w:proofErr w:type="gramEnd"/>
      <w:r w:rsidRPr="006D4FCF">
        <w:t>);</w:t>
      </w:r>
    </w:p>
    <w:p w14:paraId="276A9C19" w14:textId="77777777" w:rsidR="00A30456" w:rsidRPr="006D4FCF" w:rsidRDefault="00A30456" w:rsidP="00A30456">
      <w:r w:rsidRPr="006D4FCF">
        <w:t xml:space="preserve">            </w:t>
      </w:r>
      <w:proofErr w:type="spellStart"/>
      <w:r w:rsidRPr="006D4FCF">
        <w:t>WWDG_SetCounter</w:t>
      </w:r>
      <w:proofErr w:type="spellEnd"/>
      <w:r w:rsidRPr="006D4FCF">
        <w:t>(0x7F);</w:t>
      </w:r>
    </w:p>
    <w:p w14:paraId="3FF332B7" w14:textId="77777777" w:rsidR="00A30456" w:rsidRPr="006D4FCF" w:rsidRDefault="00A30456" w:rsidP="00A30456">
      <w:r w:rsidRPr="006D4FCF">
        <w:t xml:space="preserve">        }</w:t>
      </w:r>
    </w:p>
    <w:p w14:paraId="6FED6E55" w14:textId="77777777" w:rsidR="00A30456" w:rsidRPr="006D4FCF" w:rsidRDefault="00A30456" w:rsidP="00A30456">
      <w:r w:rsidRPr="006D4FCF">
        <w:t xml:space="preserve">        else {</w:t>
      </w:r>
    </w:p>
    <w:p w14:paraId="02AE9EEE"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"Multiple warnings (%</w:t>
      </w:r>
      <w:proofErr w:type="spellStart"/>
      <w:r w:rsidRPr="006D4FCF">
        <w:t>lu</w:t>
      </w:r>
      <w:proofErr w:type="spellEnd"/>
      <w:r w:rsidRPr="006D4FCF">
        <w:t xml:space="preserve">) - full reset\n", </w:t>
      </w:r>
      <w:proofErr w:type="spellStart"/>
      <w:r w:rsidRPr="006D4FCF">
        <w:t>warning_count</w:t>
      </w:r>
      <w:proofErr w:type="spellEnd"/>
      <w:r w:rsidRPr="006D4FCF">
        <w:t>);</w:t>
      </w:r>
    </w:p>
    <w:p w14:paraId="0013C13E" w14:textId="77777777" w:rsidR="00A30456" w:rsidRPr="006D4FCF" w:rsidRDefault="00A30456" w:rsidP="00A30456">
      <w:r w:rsidRPr="006D4FCF">
        <w:t xml:space="preserve">            // 不喂狗，允许系统复位</w:t>
      </w:r>
    </w:p>
    <w:p w14:paraId="10E92485" w14:textId="77777777" w:rsidR="00A30456" w:rsidRPr="006D4FCF" w:rsidRDefault="00A30456" w:rsidP="00A30456">
      <w:r w:rsidRPr="006D4FCF">
        <w:t xml:space="preserve">        }</w:t>
      </w:r>
    </w:p>
    <w:p w14:paraId="5B2AC73E" w14:textId="77777777" w:rsidR="00A30456" w:rsidRPr="006D4FCF" w:rsidRDefault="00A30456" w:rsidP="00A30456">
      <w:r w:rsidRPr="006D4FCF">
        <w:t xml:space="preserve">        </w:t>
      </w:r>
    </w:p>
    <w:p w14:paraId="132A88F4" w14:textId="77777777" w:rsidR="00A30456" w:rsidRPr="006D4FCF" w:rsidRDefault="00A30456" w:rsidP="00A30456">
      <w:r w:rsidRPr="006D4FCF">
        <w:t xml:space="preserve">        </w:t>
      </w:r>
      <w:proofErr w:type="spellStart"/>
      <w:r w:rsidRPr="006D4FCF">
        <w:t>WWDG_</w:t>
      </w:r>
      <w:proofErr w:type="gramStart"/>
      <w:r w:rsidRPr="006D4FCF">
        <w:t>ClearFlag</w:t>
      </w:r>
      <w:proofErr w:type="spellEnd"/>
      <w:r w:rsidRPr="006D4FCF">
        <w:t>(</w:t>
      </w:r>
      <w:proofErr w:type="gramEnd"/>
      <w:r w:rsidRPr="006D4FCF">
        <w:t>);</w:t>
      </w:r>
    </w:p>
    <w:p w14:paraId="61D4B854" w14:textId="77777777" w:rsidR="00A30456" w:rsidRPr="006D4FCF" w:rsidRDefault="00A30456" w:rsidP="00A30456">
      <w:r w:rsidRPr="006D4FCF">
        <w:t xml:space="preserve">    }</w:t>
      </w:r>
    </w:p>
    <w:p w14:paraId="38B0577E" w14:textId="77777777" w:rsidR="00A30456" w:rsidRPr="006D4FCF" w:rsidRDefault="00A30456" w:rsidP="00A30456">
      <w:r w:rsidRPr="006D4FCF">
        <w:t>}</w:t>
      </w:r>
    </w:p>
    <w:p w14:paraId="6019429B" w14:textId="77777777" w:rsidR="00A30456" w:rsidRPr="006D4FCF" w:rsidRDefault="00A30456" w:rsidP="00A30456">
      <w:pPr>
        <w:pStyle w:val="3"/>
      </w:pPr>
      <w:r w:rsidRPr="006D4FCF">
        <w:t>重要注意事项</w:t>
      </w:r>
    </w:p>
    <w:p w14:paraId="441D193D" w14:textId="77777777" w:rsidR="00A30456" w:rsidRPr="006D4FCF" w:rsidRDefault="00A30456" w:rsidP="00A30456">
      <w:pPr>
        <w:pStyle w:val="4"/>
      </w:pPr>
      <w:r w:rsidRPr="006D4FCF">
        <w:t xml:space="preserve">1. </w:t>
      </w:r>
      <w:r w:rsidRPr="006D4FCF">
        <w:rPr>
          <w:rFonts w:ascii="Times New Roman" w:hAnsi="Times New Roman" w:cs="Times New Roman"/>
        </w:rPr>
        <w:t>​</w:t>
      </w:r>
      <w:r w:rsidRPr="006D4FCF">
        <w:t>中断处理必须快速</w:t>
      </w:r>
      <w:r w:rsidRPr="006D4FCF">
        <w:rPr>
          <w:rFonts w:ascii="Times New Roman" w:hAnsi="Times New Roman" w:cs="Times New Roman"/>
        </w:rPr>
        <w:t>​</w:t>
      </w:r>
    </w:p>
    <w:p w14:paraId="2B5E0656" w14:textId="77777777" w:rsidR="00A30456" w:rsidRPr="006D4FCF" w:rsidRDefault="00A30456" w:rsidP="00A30456">
      <w:r w:rsidRPr="006D4FCF">
        <w:t xml:space="preserve">void </w:t>
      </w:r>
      <w:proofErr w:type="spellStart"/>
      <w:r w:rsidRPr="006D4FCF">
        <w:t>WWDG_IRQHandler</w:t>
      </w:r>
      <w:proofErr w:type="spellEnd"/>
      <w:r w:rsidRPr="006D4FCF">
        <w:t>(void)</w:t>
      </w:r>
    </w:p>
    <w:p w14:paraId="5125EE87" w14:textId="77777777" w:rsidR="00A30456" w:rsidRPr="006D4FCF" w:rsidRDefault="00A30456" w:rsidP="00A30456">
      <w:r w:rsidRPr="006D4FCF">
        <w:t>{</w:t>
      </w:r>
    </w:p>
    <w:p w14:paraId="373C905A"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 !</w:t>
      </w:r>
      <w:proofErr w:type="gramEnd"/>
      <w:r w:rsidRPr="006D4FCF">
        <w:t>= RESET) {</w:t>
      </w:r>
    </w:p>
    <w:p w14:paraId="297AA856" w14:textId="77777777" w:rsidR="00A30456" w:rsidRPr="006D4FCF" w:rsidRDefault="00A30456" w:rsidP="00A30456">
      <w:r w:rsidRPr="006D4FCF">
        <w:t xml:space="preserve">        // 必须快速处理！计数器还在递减！</w:t>
      </w:r>
    </w:p>
    <w:p w14:paraId="6198A456" w14:textId="77777777" w:rsidR="00A30456" w:rsidRPr="006D4FCF" w:rsidRDefault="00A30456" w:rsidP="00A30456">
      <w:r w:rsidRPr="006D4FCF">
        <w:t xml:space="preserve">        </w:t>
      </w:r>
    </w:p>
    <w:p w14:paraId="37E560D1" w14:textId="77777777" w:rsidR="00A30456" w:rsidRPr="006D4FCF" w:rsidRDefault="00A30456" w:rsidP="00A30456">
      <w:r w:rsidRPr="006D4FCF">
        <w:t xml:space="preserve">        // 1. 立即清除标志</w:t>
      </w:r>
    </w:p>
    <w:p w14:paraId="75C00924" w14:textId="77777777" w:rsidR="00A30456" w:rsidRPr="006D4FCF" w:rsidRDefault="00A30456" w:rsidP="00A30456">
      <w:r w:rsidRPr="006D4FCF">
        <w:t xml:space="preserve">        </w:t>
      </w:r>
      <w:proofErr w:type="spellStart"/>
      <w:r w:rsidRPr="006D4FCF">
        <w:t>WWDG_</w:t>
      </w:r>
      <w:proofErr w:type="gramStart"/>
      <w:r w:rsidRPr="006D4FCF">
        <w:t>ClearFlag</w:t>
      </w:r>
      <w:proofErr w:type="spellEnd"/>
      <w:r w:rsidRPr="006D4FCF">
        <w:t>(</w:t>
      </w:r>
      <w:proofErr w:type="gramEnd"/>
      <w:r w:rsidRPr="006D4FCF">
        <w:t>);</w:t>
      </w:r>
    </w:p>
    <w:p w14:paraId="632B9466" w14:textId="77777777" w:rsidR="00A30456" w:rsidRPr="006D4FCF" w:rsidRDefault="00A30456" w:rsidP="00A30456">
      <w:r w:rsidRPr="006D4FCF">
        <w:t xml:space="preserve">        </w:t>
      </w:r>
    </w:p>
    <w:p w14:paraId="19E903AB" w14:textId="77777777" w:rsidR="00A30456" w:rsidRPr="006D4FCF" w:rsidRDefault="00A30456" w:rsidP="00A30456">
      <w:r w:rsidRPr="006D4FCF">
        <w:t xml:space="preserve">        // 2. 快速保存最关键的数据</w:t>
      </w:r>
    </w:p>
    <w:p w14:paraId="1B3E7F34" w14:textId="77777777" w:rsidR="00A30456" w:rsidRPr="006D4FCF" w:rsidRDefault="00A30456" w:rsidP="00A30456">
      <w:r w:rsidRPr="006D4FCF">
        <w:lastRenderedPageBreak/>
        <w:t xml:space="preserve">        </w:t>
      </w:r>
      <w:proofErr w:type="spellStart"/>
      <w:r w:rsidRPr="006D4FCF">
        <w:t>Save_Most_Critical_</w:t>
      </w:r>
      <w:proofErr w:type="gramStart"/>
      <w:r w:rsidRPr="006D4FCF">
        <w:t>Data</w:t>
      </w:r>
      <w:proofErr w:type="spellEnd"/>
      <w:r w:rsidRPr="006D4FCF">
        <w:t>(</w:t>
      </w:r>
      <w:proofErr w:type="gramEnd"/>
      <w:r w:rsidRPr="006D4FCF">
        <w:t>);</w:t>
      </w:r>
    </w:p>
    <w:p w14:paraId="47A2BDB0" w14:textId="77777777" w:rsidR="00A30456" w:rsidRPr="006D4FCF" w:rsidRDefault="00A30456" w:rsidP="00A30456">
      <w:r w:rsidRPr="006D4FCF">
        <w:t xml:space="preserve">        </w:t>
      </w:r>
    </w:p>
    <w:p w14:paraId="4953F3EF" w14:textId="77777777" w:rsidR="00A30456" w:rsidRPr="006D4FCF" w:rsidRDefault="00A30456" w:rsidP="00A30456">
      <w:r w:rsidRPr="006D4FCF">
        <w:t xml:space="preserve">        // 3. 立即喂狗</w:t>
      </w:r>
    </w:p>
    <w:p w14:paraId="34C2005A" w14:textId="77777777" w:rsidR="00A30456" w:rsidRPr="006D4FCF" w:rsidRDefault="00A30456" w:rsidP="00A30456">
      <w:r w:rsidRPr="006D4FCF">
        <w:t xml:space="preserve">        </w:t>
      </w:r>
      <w:proofErr w:type="spellStart"/>
      <w:r w:rsidRPr="006D4FCF">
        <w:t>WWDG_SetCounter</w:t>
      </w:r>
      <w:proofErr w:type="spellEnd"/>
      <w:r w:rsidRPr="006D4FCF">
        <w:t>(0x7F);</w:t>
      </w:r>
    </w:p>
    <w:p w14:paraId="11943F16" w14:textId="77777777" w:rsidR="00A30456" w:rsidRPr="006D4FCF" w:rsidRDefault="00A30456" w:rsidP="00A30456">
      <w:r w:rsidRPr="006D4FCF">
        <w:t xml:space="preserve">        </w:t>
      </w:r>
    </w:p>
    <w:p w14:paraId="7F44DFEB" w14:textId="77777777" w:rsidR="00A30456" w:rsidRPr="006D4FCF" w:rsidRDefault="00A30456" w:rsidP="00A30456">
      <w:r w:rsidRPr="006D4FCF">
        <w:t xml:space="preserve">        // 4. 如果有时间，进行其他处理</w:t>
      </w:r>
    </w:p>
    <w:p w14:paraId="104F2BAA" w14:textId="77777777" w:rsidR="00A30456" w:rsidRPr="006D4FCF" w:rsidRDefault="00A30456" w:rsidP="00A30456">
      <w:r w:rsidRPr="006D4FCF">
        <w:t xml:space="preserve">        </w:t>
      </w:r>
      <w:proofErr w:type="spellStart"/>
      <w:r w:rsidRPr="006D4FCF">
        <w:t>Process_Secondary_Tasks</w:t>
      </w:r>
      <w:proofErr w:type="spellEnd"/>
      <w:r w:rsidRPr="006D4FCF">
        <w:t>(); // 但要非常小心时间！</w:t>
      </w:r>
    </w:p>
    <w:p w14:paraId="484AE4CF" w14:textId="77777777" w:rsidR="00A30456" w:rsidRPr="006D4FCF" w:rsidRDefault="00A30456" w:rsidP="00A30456">
      <w:r w:rsidRPr="006D4FCF">
        <w:t xml:space="preserve">    }</w:t>
      </w:r>
    </w:p>
    <w:p w14:paraId="7C38C10C" w14:textId="77777777" w:rsidR="00A30456" w:rsidRPr="006D4FCF" w:rsidRDefault="00A30456" w:rsidP="00A30456">
      <w:r w:rsidRPr="006D4FCF">
        <w:t>}</w:t>
      </w:r>
    </w:p>
    <w:p w14:paraId="2852E01F" w14:textId="77777777" w:rsidR="00A30456" w:rsidRPr="006D4FCF" w:rsidRDefault="00A30456" w:rsidP="00A30456">
      <w:pPr>
        <w:pStyle w:val="4"/>
      </w:pPr>
      <w:r w:rsidRPr="006D4FCF">
        <w:t xml:space="preserve">2. </w:t>
      </w:r>
      <w:r w:rsidRPr="006D4FCF">
        <w:rPr>
          <w:rFonts w:ascii="Times New Roman" w:hAnsi="Times New Roman" w:cs="Times New Roman"/>
        </w:rPr>
        <w:t>​</w:t>
      </w:r>
      <w:r w:rsidRPr="006D4FCF">
        <w:t>标志清除时机</w:t>
      </w:r>
      <w:r w:rsidRPr="006D4FCF">
        <w:rPr>
          <w:rFonts w:ascii="Times New Roman" w:hAnsi="Times New Roman" w:cs="Times New Roman"/>
        </w:rPr>
        <w:t>​</w:t>
      </w:r>
    </w:p>
    <w:p w14:paraId="0E6CDB5C" w14:textId="77777777" w:rsidR="00A30456" w:rsidRPr="006D4FCF" w:rsidRDefault="00A30456" w:rsidP="00A30456">
      <w:r w:rsidRPr="006D4FCF">
        <w:t xml:space="preserve">void </w:t>
      </w:r>
      <w:proofErr w:type="spellStart"/>
      <w:r w:rsidRPr="006D4FCF">
        <w:t>Correct_Flag_Handling</w:t>
      </w:r>
      <w:proofErr w:type="spellEnd"/>
      <w:r w:rsidRPr="006D4FCF">
        <w:t>(void)</w:t>
      </w:r>
    </w:p>
    <w:p w14:paraId="01280096" w14:textId="77777777" w:rsidR="00A30456" w:rsidRPr="006D4FCF" w:rsidRDefault="00A30456" w:rsidP="00A30456">
      <w:r w:rsidRPr="006D4FCF">
        <w:t>{</w:t>
      </w:r>
    </w:p>
    <w:p w14:paraId="76AB3BC0" w14:textId="77777777" w:rsidR="00A30456" w:rsidRPr="006D4FCF" w:rsidRDefault="00A30456" w:rsidP="00A30456">
      <w:r w:rsidRPr="006D4FCF">
        <w:t xml:space="preserve">    // 正确的标志处理顺序：</w:t>
      </w:r>
    </w:p>
    <w:p w14:paraId="22203CF9" w14:textId="77777777" w:rsidR="00A30456" w:rsidRPr="006D4FCF" w:rsidRDefault="00A30456" w:rsidP="00A30456">
      <w:r w:rsidRPr="006D4FCF">
        <w:t xml:space="preserve">    </w:t>
      </w:r>
    </w:p>
    <w:p w14:paraId="49CFE403" w14:textId="77777777" w:rsidR="00A30456" w:rsidRPr="006D4FCF" w:rsidRDefault="00A30456" w:rsidP="00A30456">
      <w:r w:rsidRPr="006D4FCF">
        <w:t xml:space="preserve">    // 1. 首先检查标志</w:t>
      </w:r>
    </w:p>
    <w:p w14:paraId="476B32D6"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w:t>
      </w:r>
      <w:proofErr w:type="gramEnd"/>
      <w:r w:rsidRPr="006D4FCF">
        <w:t>) == SET) {</w:t>
      </w:r>
    </w:p>
    <w:p w14:paraId="768A1D39"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"Early warning detected\n");</w:t>
      </w:r>
    </w:p>
    <w:p w14:paraId="2B8FF99C" w14:textId="77777777" w:rsidR="00A30456" w:rsidRPr="006D4FCF" w:rsidRDefault="00A30456" w:rsidP="00A30456">
      <w:r w:rsidRPr="006D4FCF">
        <w:t xml:space="preserve">        </w:t>
      </w:r>
    </w:p>
    <w:p w14:paraId="4D67B0B6" w14:textId="77777777" w:rsidR="00A30456" w:rsidRPr="006D4FCF" w:rsidRDefault="00A30456" w:rsidP="00A30456">
      <w:r w:rsidRPr="006D4FCF">
        <w:t xml:space="preserve">        // 2. 然后清除标志</w:t>
      </w:r>
    </w:p>
    <w:p w14:paraId="1DF30432" w14:textId="77777777" w:rsidR="00A30456" w:rsidRPr="006D4FCF" w:rsidRDefault="00A30456" w:rsidP="00A30456">
      <w:r w:rsidRPr="006D4FCF">
        <w:t xml:space="preserve">        </w:t>
      </w:r>
      <w:proofErr w:type="spellStart"/>
      <w:r w:rsidRPr="006D4FCF">
        <w:t>WWDG_</w:t>
      </w:r>
      <w:proofErr w:type="gramStart"/>
      <w:r w:rsidRPr="006D4FCF">
        <w:t>ClearFlag</w:t>
      </w:r>
      <w:proofErr w:type="spellEnd"/>
      <w:r w:rsidRPr="006D4FCF">
        <w:t>(</w:t>
      </w:r>
      <w:proofErr w:type="gramEnd"/>
      <w:r w:rsidRPr="006D4FCF">
        <w:t>);</w:t>
      </w:r>
    </w:p>
    <w:p w14:paraId="0EF4AFFC" w14:textId="77777777" w:rsidR="00A30456" w:rsidRPr="006D4FCF" w:rsidRDefault="00A30456" w:rsidP="00A30456">
      <w:r w:rsidRPr="006D4FCF">
        <w:t xml:space="preserve">        </w:t>
      </w:r>
    </w:p>
    <w:p w14:paraId="5C100467" w14:textId="77777777" w:rsidR="00A30456" w:rsidRPr="006D4FCF" w:rsidRDefault="00A30456" w:rsidP="00A30456">
      <w:r w:rsidRPr="006D4FCF">
        <w:t xml:space="preserve">        // 3. 最后执行处理操作</w:t>
      </w:r>
    </w:p>
    <w:p w14:paraId="6D85C38C" w14:textId="77777777" w:rsidR="00A30456" w:rsidRPr="006D4FCF" w:rsidRDefault="00A30456" w:rsidP="00A30456">
      <w:r w:rsidRPr="006D4FCF">
        <w:t xml:space="preserve">        </w:t>
      </w:r>
      <w:proofErr w:type="spellStart"/>
      <w:r w:rsidRPr="006D4FCF">
        <w:t>Handle_</w:t>
      </w:r>
      <w:proofErr w:type="gramStart"/>
      <w:r w:rsidRPr="006D4FCF">
        <w:t>Emergency</w:t>
      </w:r>
      <w:proofErr w:type="spellEnd"/>
      <w:r w:rsidRPr="006D4FCF">
        <w:t>(</w:t>
      </w:r>
      <w:proofErr w:type="gramEnd"/>
      <w:r w:rsidRPr="006D4FCF">
        <w:t>);</w:t>
      </w:r>
    </w:p>
    <w:p w14:paraId="3FABD3C9" w14:textId="77777777" w:rsidR="00A30456" w:rsidRPr="006D4FCF" w:rsidRDefault="00A30456" w:rsidP="00A30456">
      <w:r w:rsidRPr="006D4FCF">
        <w:t xml:space="preserve">        </w:t>
      </w:r>
    </w:p>
    <w:p w14:paraId="3DE89EA9" w14:textId="77777777" w:rsidR="00A30456" w:rsidRPr="006D4FCF" w:rsidRDefault="00A30456" w:rsidP="00A30456">
      <w:r w:rsidRPr="006D4FCF">
        <w:t xml:space="preserve">        // 错误：如果先处理再检查，可能会错过标志</w:t>
      </w:r>
    </w:p>
    <w:p w14:paraId="201B8EAA" w14:textId="77777777" w:rsidR="00A30456" w:rsidRPr="006D4FCF" w:rsidRDefault="00A30456" w:rsidP="00A30456">
      <w:r w:rsidRPr="006D4FCF">
        <w:t xml:space="preserve">    }</w:t>
      </w:r>
    </w:p>
    <w:p w14:paraId="5C3CDE5B" w14:textId="77777777" w:rsidR="00A30456" w:rsidRPr="006D4FCF" w:rsidRDefault="00A30456" w:rsidP="00A30456">
      <w:r w:rsidRPr="006D4FCF">
        <w:lastRenderedPageBreak/>
        <w:t>}</w:t>
      </w:r>
    </w:p>
    <w:p w14:paraId="262B37A8" w14:textId="77777777" w:rsidR="00A30456" w:rsidRPr="006D4FCF" w:rsidRDefault="00A30456" w:rsidP="00A30456">
      <w:pPr>
        <w:pStyle w:val="4"/>
      </w:pPr>
      <w:r w:rsidRPr="006D4FCF">
        <w:t xml:space="preserve">3. </w:t>
      </w:r>
      <w:r w:rsidRPr="006D4FCF">
        <w:rPr>
          <w:rFonts w:ascii="Times New Roman" w:hAnsi="Times New Roman" w:cs="Times New Roman"/>
        </w:rPr>
        <w:t>​</w:t>
      </w:r>
      <w:r w:rsidRPr="006D4FCF">
        <w:t>多任务环境中的使用</w:t>
      </w:r>
      <w:r w:rsidRPr="006D4FCF">
        <w:rPr>
          <w:rFonts w:ascii="Times New Roman" w:hAnsi="Times New Roman" w:cs="Times New Roman"/>
        </w:rPr>
        <w:t>​</w:t>
      </w:r>
    </w:p>
    <w:p w14:paraId="6302DF67" w14:textId="77777777" w:rsidR="00A30456" w:rsidRPr="006D4FCF" w:rsidRDefault="00A30456" w:rsidP="00A30456">
      <w:r w:rsidRPr="006D4FCF">
        <w:t xml:space="preserve">void </w:t>
      </w:r>
      <w:proofErr w:type="spellStart"/>
      <w:r w:rsidRPr="006D4FCF">
        <w:t>MultiTask_Flag_Checking</w:t>
      </w:r>
      <w:proofErr w:type="spellEnd"/>
      <w:r w:rsidRPr="006D4FCF">
        <w:t>(void)</w:t>
      </w:r>
    </w:p>
    <w:p w14:paraId="0041552D" w14:textId="77777777" w:rsidR="00A30456" w:rsidRPr="006D4FCF" w:rsidRDefault="00A30456" w:rsidP="00A30456">
      <w:r w:rsidRPr="006D4FCF">
        <w:t>{</w:t>
      </w:r>
    </w:p>
    <w:p w14:paraId="656D6242" w14:textId="77777777" w:rsidR="00A30456" w:rsidRPr="006D4FCF" w:rsidRDefault="00A30456" w:rsidP="00A30456">
      <w:r w:rsidRPr="006D4FCF">
        <w:t xml:space="preserve">    // 在主循环中定期检查标志</w:t>
      </w:r>
    </w:p>
    <w:p w14:paraId="305F5FB0" w14:textId="77777777" w:rsidR="00A30456" w:rsidRPr="006D4FCF" w:rsidRDefault="00A30456" w:rsidP="00A30456">
      <w:r w:rsidRPr="006D4FCF">
        <w:t xml:space="preserve">    static uint32_t </w:t>
      </w:r>
      <w:proofErr w:type="spellStart"/>
      <w:r w:rsidRPr="006D4FCF">
        <w:t>last_check</w:t>
      </w:r>
      <w:proofErr w:type="spellEnd"/>
      <w:r w:rsidRPr="006D4FCF">
        <w:t xml:space="preserve"> = 0;</w:t>
      </w:r>
    </w:p>
    <w:p w14:paraId="55E69F67" w14:textId="77777777" w:rsidR="00A30456" w:rsidRPr="006D4FCF" w:rsidRDefault="00A30456" w:rsidP="00A30456">
      <w:r w:rsidRPr="006D4FCF">
        <w:t xml:space="preserve">    </w:t>
      </w:r>
    </w:p>
    <w:p w14:paraId="0B7E22AA" w14:textId="77777777" w:rsidR="00A30456" w:rsidRPr="006D4FCF" w:rsidRDefault="00A30456" w:rsidP="00A30456">
      <w:r w:rsidRPr="006D4FCF">
        <w:t xml:space="preserve">    if (</w:t>
      </w:r>
      <w:proofErr w:type="spellStart"/>
      <w:r w:rsidRPr="006D4FCF">
        <w:t>HAL_GetTick</w:t>
      </w:r>
      <w:proofErr w:type="spellEnd"/>
      <w:r w:rsidRPr="006D4FCF">
        <w:t xml:space="preserve">() - </w:t>
      </w:r>
      <w:proofErr w:type="spellStart"/>
      <w:r w:rsidRPr="006D4FCF">
        <w:t>last_check</w:t>
      </w:r>
      <w:proofErr w:type="spellEnd"/>
      <w:r w:rsidRPr="006D4FCF">
        <w:t xml:space="preserve"> &gt; 100) { // 每100ms检查一次</w:t>
      </w:r>
    </w:p>
    <w:p w14:paraId="01048AFC" w14:textId="77777777" w:rsidR="00A30456" w:rsidRPr="006D4FCF" w:rsidRDefault="00A30456" w:rsidP="00A30456">
      <w:r w:rsidRPr="006D4FCF">
        <w:t xml:space="preserve">        </w:t>
      </w:r>
      <w:proofErr w:type="spellStart"/>
      <w:r w:rsidRPr="006D4FCF">
        <w:t>last_check</w:t>
      </w:r>
      <w:proofErr w:type="spellEnd"/>
      <w:r w:rsidRPr="006D4FCF">
        <w:t xml:space="preserve"> = </w:t>
      </w:r>
      <w:proofErr w:type="spellStart"/>
      <w:r w:rsidRPr="006D4FCF">
        <w:t>HAL_</w:t>
      </w:r>
      <w:proofErr w:type="gramStart"/>
      <w:r w:rsidRPr="006D4FCF">
        <w:t>GetTick</w:t>
      </w:r>
      <w:proofErr w:type="spellEnd"/>
      <w:r w:rsidRPr="006D4FCF">
        <w:t>(</w:t>
      </w:r>
      <w:proofErr w:type="gramEnd"/>
      <w:r w:rsidRPr="006D4FCF">
        <w:t>);</w:t>
      </w:r>
    </w:p>
    <w:p w14:paraId="26549401" w14:textId="77777777" w:rsidR="00A30456" w:rsidRPr="006D4FCF" w:rsidRDefault="00A30456" w:rsidP="00A30456">
      <w:r w:rsidRPr="006D4FCF">
        <w:t xml:space="preserve">        </w:t>
      </w:r>
    </w:p>
    <w:p w14:paraId="15BEB585"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w:t>
      </w:r>
      <w:proofErr w:type="gramEnd"/>
      <w:r w:rsidRPr="006D4FCF">
        <w:t>) == SET) {</w:t>
      </w:r>
    </w:p>
    <w:p w14:paraId="50467569" w14:textId="77777777" w:rsidR="00A30456" w:rsidRPr="006D4FCF" w:rsidRDefault="00A30456" w:rsidP="00A30456">
      <w:r w:rsidRPr="006D4FCF">
        <w:t xml:space="preserve">            // 即使没有使能中断，也可能通过其他方式设置标志</w:t>
      </w:r>
    </w:p>
    <w:p w14:paraId="3A132748"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 xml:space="preserve">"WWDG flag set without </w:t>
      </w:r>
      <w:proofErr w:type="gramStart"/>
      <w:r w:rsidRPr="006D4FCF">
        <w:t>interrupt!\</w:t>
      </w:r>
      <w:proofErr w:type="gramEnd"/>
      <w:r w:rsidRPr="006D4FCF">
        <w:t>n");</w:t>
      </w:r>
    </w:p>
    <w:p w14:paraId="0BD6C722" w14:textId="77777777" w:rsidR="00A30456" w:rsidRPr="006D4FCF" w:rsidRDefault="00A30456" w:rsidP="00A30456">
      <w:r w:rsidRPr="006D4FCF">
        <w:t xml:space="preserve">            </w:t>
      </w:r>
      <w:proofErr w:type="spellStart"/>
      <w:r w:rsidRPr="006D4FCF">
        <w:t>WWDG_</w:t>
      </w:r>
      <w:proofErr w:type="gramStart"/>
      <w:r w:rsidRPr="006D4FCF">
        <w:t>ClearFlag</w:t>
      </w:r>
      <w:proofErr w:type="spellEnd"/>
      <w:r w:rsidRPr="006D4FCF">
        <w:t>(</w:t>
      </w:r>
      <w:proofErr w:type="gramEnd"/>
      <w:r w:rsidRPr="006D4FCF">
        <w:t>);</w:t>
      </w:r>
    </w:p>
    <w:p w14:paraId="49A20BE3" w14:textId="77777777" w:rsidR="00A30456" w:rsidRPr="006D4FCF" w:rsidRDefault="00A30456" w:rsidP="00A30456">
      <w:r w:rsidRPr="006D4FCF">
        <w:t xml:space="preserve">            </w:t>
      </w:r>
      <w:proofErr w:type="spellStart"/>
      <w:r w:rsidRPr="006D4FCF">
        <w:t>Handle_Flag_Without_</w:t>
      </w:r>
      <w:proofErr w:type="gramStart"/>
      <w:r w:rsidRPr="006D4FCF">
        <w:t>Interrupt</w:t>
      </w:r>
      <w:proofErr w:type="spellEnd"/>
      <w:r w:rsidRPr="006D4FCF">
        <w:t>(</w:t>
      </w:r>
      <w:proofErr w:type="gramEnd"/>
      <w:r w:rsidRPr="006D4FCF">
        <w:t>);</w:t>
      </w:r>
    </w:p>
    <w:p w14:paraId="68AEE791" w14:textId="77777777" w:rsidR="00A30456" w:rsidRPr="006D4FCF" w:rsidRDefault="00A30456" w:rsidP="00A30456">
      <w:r w:rsidRPr="006D4FCF">
        <w:t xml:space="preserve">        }</w:t>
      </w:r>
    </w:p>
    <w:p w14:paraId="18F6994B" w14:textId="77777777" w:rsidR="00A30456" w:rsidRPr="006D4FCF" w:rsidRDefault="00A30456" w:rsidP="00A30456">
      <w:r w:rsidRPr="006D4FCF">
        <w:t xml:space="preserve">    }</w:t>
      </w:r>
    </w:p>
    <w:p w14:paraId="47639023" w14:textId="77777777" w:rsidR="00A30456" w:rsidRPr="006D4FCF" w:rsidRDefault="00A30456" w:rsidP="00A30456">
      <w:r w:rsidRPr="006D4FCF">
        <w:t>}</w:t>
      </w:r>
    </w:p>
    <w:p w14:paraId="519D69E7" w14:textId="77777777" w:rsidR="00A30456" w:rsidRPr="006D4FCF" w:rsidRDefault="00A30456" w:rsidP="00A30456">
      <w:pPr>
        <w:pStyle w:val="3"/>
      </w:pPr>
      <w:r w:rsidRPr="006D4FCF">
        <w:t>调试和测试功能</w:t>
      </w:r>
    </w:p>
    <w:p w14:paraId="1EF49EEF" w14:textId="77777777" w:rsidR="00A30456" w:rsidRPr="006D4FCF" w:rsidRDefault="00A30456" w:rsidP="00A30456">
      <w:pPr>
        <w:pStyle w:val="4"/>
      </w:pPr>
      <w:r w:rsidRPr="006D4FCF">
        <w:t xml:space="preserve">1. </w:t>
      </w:r>
      <w:r w:rsidRPr="006D4FCF">
        <w:rPr>
          <w:rFonts w:ascii="Times New Roman" w:hAnsi="Times New Roman" w:cs="Times New Roman"/>
        </w:rPr>
        <w:t>​</w:t>
      </w:r>
      <w:r w:rsidRPr="006D4FCF">
        <w:t>标志状态监控</w:t>
      </w:r>
      <w:r w:rsidRPr="006D4FCF">
        <w:rPr>
          <w:rFonts w:ascii="Times New Roman" w:hAnsi="Times New Roman" w:cs="Times New Roman"/>
        </w:rPr>
        <w:t>​</w:t>
      </w:r>
    </w:p>
    <w:p w14:paraId="2981EC66" w14:textId="77777777" w:rsidR="00A30456" w:rsidRPr="006D4FCF" w:rsidRDefault="00A30456" w:rsidP="00A30456">
      <w:r w:rsidRPr="006D4FCF">
        <w:t xml:space="preserve">void </w:t>
      </w:r>
      <w:proofErr w:type="spellStart"/>
      <w:r w:rsidRPr="006D4FCF">
        <w:t>Monitor_WWDG_Flags</w:t>
      </w:r>
      <w:proofErr w:type="spellEnd"/>
      <w:r w:rsidRPr="006D4FCF">
        <w:t>(void)</w:t>
      </w:r>
    </w:p>
    <w:p w14:paraId="7856DA05" w14:textId="77777777" w:rsidR="00A30456" w:rsidRPr="006D4FCF" w:rsidRDefault="00A30456" w:rsidP="00A30456">
      <w:r w:rsidRPr="006D4FCF">
        <w:t>{</w:t>
      </w:r>
    </w:p>
    <w:p w14:paraId="36F6F145" w14:textId="77777777" w:rsidR="00A30456" w:rsidRPr="006D4FCF" w:rsidRDefault="00A30456" w:rsidP="00A30456">
      <w:r w:rsidRPr="006D4FCF">
        <w:t xml:space="preserve">    // 定期监控标志状态</w:t>
      </w:r>
    </w:p>
    <w:p w14:paraId="3A92BCDB" w14:textId="77777777" w:rsidR="00A30456" w:rsidRPr="006D4FCF" w:rsidRDefault="00A30456" w:rsidP="00A30456">
      <w:r w:rsidRPr="006D4FCF">
        <w:t xml:space="preserve">    static uint32_t </w:t>
      </w:r>
      <w:proofErr w:type="spellStart"/>
      <w:r w:rsidRPr="006D4FCF">
        <w:t>last_monitor_time</w:t>
      </w:r>
      <w:proofErr w:type="spellEnd"/>
      <w:r w:rsidRPr="006D4FCF">
        <w:t xml:space="preserve"> = 0;</w:t>
      </w:r>
    </w:p>
    <w:p w14:paraId="2A6400C4" w14:textId="77777777" w:rsidR="00A30456" w:rsidRPr="006D4FCF" w:rsidRDefault="00A30456" w:rsidP="00A30456">
      <w:r w:rsidRPr="006D4FCF">
        <w:t xml:space="preserve">    </w:t>
      </w:r>
    </w:p>
    <w:p w14:paraId="597E258F" w14:textId="77777777" w:rsidR="00A30456" w:rsidRPr="006D4FCF" w:rsidRDefault="00A30456" w:rsidP="00A30456">
      <w:r w:rsidRPr="006D4FCF">
        <w:t xml:space="preserve">    if (</w:t>
      </w:r>
      <w:proofErr w:type="spellStart"/>
      <w:r w:rsidRPr="006D4FCF">
        <w:t>HAL_</w:t>
      </w:r>
      <w:proofErr w:type="gramStart"/>
      <w:r w:rsidRPr="006D4FCF">
        <w:t>GetTick</w:t>
      </w:r>
      <w:proofErr w:type="spellEnd"/>
      <w:r w:rsidRPr="006D4FCF">
        <w:t>(</w:t>
      </w:r>
      <w:proofErr w:type="gramEnd"/>
      <w:r w:rsidRPr="006D4FCF">
        <w:t xml:space="preserve">) - </w:t>
      </w:r>
      <w:proofErr w:type="spellStart"/>
      <w:r w:rsidRPr="006D4FCF">
        <w:t>last_monitor_time</w:t>
      </w:r>
      <w:proofErr w:type="spellEnd"/>
      <w:r w:rsidRPr="006D4FCF">
        <w:t xml:space="preserve"> &gt; </w:t>
      </w:r>
      <w:proofErr w:type="gramStart"/>
      <w:r w:rsidRPr="006D4FCF">
        <w:t>500) {</w:t>
      </w:r>
      <w:proofErr w:type="gramEnd"/>
    </w:p>
    <w:p w14:paraId="5773CE4B" w14:textId="77777777" w:rsidR="00A30456" w:rsidRPr="006D4FCF" w:rsidRDefault="00A30456" w:rsidP="00A30456">
      <w:r w:rsidRPr="006D4FCF">
        <w:lastRenderedPageBreak/>
        <w:t xml:space="preserve">        </w:t>
      </w:r>
      <w:proofErr w:type="spellStart"/>
      <w:r w:rsidRPr="006D4FCF">
        <w:t>last_monitor_time</w:t>
      </w:r>
      <w:proofErr w:type="spellEnd"/>
      <w:r w:rsidRPr="006D4FCF">
        <w:t xml:space="preserve"> = </w:t>
      </w:r>
      <w:proofErr w:type="spellStart"/>
      <w:r w:rsidRPr="006D4FCF">
        <w:t>HAL_</w:t>
      </w:r>
      <w:proofErr w:type="gramStart"/>
      <w:r w:rsidRPr="006D4FCF">
        <w:t>GetTick</w:t>
      </w:r>
      <w:proofErr w:type="spellEnd"/>
      <w:r w:rsidRPr="006D4FCF">
        <w:t>(</w:t>
      </w:r>
      <w:proofErr w:type="gramEnd"/>
      <w:r w:rsidRPr="006D4FCF">
        <w:t>);</w:t>
      </w:r>
    </w:p>
    <w:p w14:paraId="10BDE9F1" w14:textId="77777777" w:rsidR="00A30456" w:rsidRPr="006D4FCF" w:rsidRDefault="00A30456" w:rsidP="00A30456">
      <w:r w:rsidRPr="006D4FCF">
        <w:t xml:space="preserve">        </w:t>
      </w:r>
    </w:p>
    <w:p w14:paraId="60C47C18" w14:textId="77777777" w:rsidR="00A30456" w:rsidRPr="006D4FCF" w:rsidRDefault="00A30456" w:rsidP="00A30456">
      <w:r w:rsidRPr="006D4FCF">
        <w:t xml:space="preserve">        </w:t>
      </w:r>
      <w:proofErr w:type="spellStart"/>
      <w:r w:rsidRPr="006D4FCF">
        <w:t>FlagStatus</w:t>
      </w:r>
      <w:proofErr w:type="spellEnd"/>
      <w:r w:rsidRPr="006D4FCF">
        <w:t xml:space="preserve"> </w:t>
      </w:r>
      <w:proofErr w:type="spellStart"/>
      <w:r w:rsidRPr="006D4FCF">
        <w:t>flag_status</w:t>
      </w:r>
      <w:proofErr w:type="spellEnd"/>
      <w:r w:rsidRPr="006D4FCF">
        <w:t xml:space="preserve"> = </w:t>
      </w:r>
      <w:proofErr w:type="spellStart"/>
      <w:r w:rsidRPr="006D4FCF">
        <w:t>WWDG_</w:t>
      </w:r>
      <w:proofErr w:type="gramStart"/>
      <w:r w:rsidRPr="006D4FCF">
        <w:t>GetFlagStatus</w:t>
      </w:r>
      <w:proofErr w:type="spellEnd"/>
      <w:r w:rsidRPr="006D4FCF">
        <w:t>(</w:t>
      </w:r>
      <w:proofErr w:type="gramEnd"/>
      <w:r w:rsidRPr="006D4FCF">
        <w:t>);</w:t>
      </w:r>
    </w:p>
    <w:p w14:paraId="6CD991BD" w14:textId="77777777" w:rsidR="00A30456" w:rsidRPr="006D4FCF" w:rsidRDefault="00A30456" w:rsidP="00A30456">
      <w:r w:rsidRPr="006D4FCF">
        <w:t xml:space="preserve">        uint32_t </w:t>
      </w:r>
      <w:proofErr w:type="spellStart"/>
      <w:r w:rsidRPr="006D4FCF">
        <w:t>counter_value</w:t>
      </w:r>
      <w:proofErr w:type="spellEnd"/>
      <w:r w:rsidRPr="006D4FCF">
        <w:t xml:space="preserve"> = </w:t>
      </w:r>
      <w:proofErr w:type="spellStart"/>
      <w:r w:rsidRPr="006D4FCF">
        <w:t>WWDG_</w:t>
      </w:r>
      <w:proofErr w:type="gramStart"/>
      <w:r w:rsidRPr="006D4FCF">
        <w:t>GetCounter</w:t>
      </w:r>
      <w:proofErr w:type="spellEnd"/>
      <w:r w:rsidRPr="006D4FCF">
        <w:t>(</w:t>
      </w:r>
      <w:proofErr w:type="gramEnd"/>
      <w:r w:rsidRPr="006D4FCF">
        <w:t>);</w:t>
      </w:r>
    </w:p>
    <w:p w14:paraId="71B8E483" w14:textId="77777777" w:rsidR="00A30456" w:rsidRPr="006D4FCF" w:rsidRDefault="00A30456" w:rsidP="00A30456">
      <w:r w:rsidRPr="006D4FCF">
        <w:t xml:space="preserve">        </w:t>
      </w:r>
    </w:p>
    <w:p w14:paraId="5D23624F"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"WWDG Monitor - Flag: %s, Counter: 0x%02X\n",</w:t>
      </w:r>
    </w:p>
    <w:p w14:paraId="317F601E" w14:textId="77777777" w:rsidR="00A30456" w:rsidRPr="006D4FCF" w:rsidRDefault="00A30456" w:rsidP="00A30456">
      <w:r w:rsidRPr="006D4FCF">
        <w:t xml:space="preserve">               (</w:t>
      </w:r>
      <w:proofErr w:type="spellStart"/>
      <w:r w:rsidRPr="006D4FCF">
        <w:t>flag_status</w:t>
      </w:r>
      <w:proofErr w:type="spellEnd"/>
      <w:r w:rsidRPr="006D4FCF">
        <w:t xml:space="preserve"> == SET</w:t>
      </w:r>
      <w:proofErr w:type="gramStart"/>
      <w:r w:rsidRPr="006D4FCF">
        <w:t>) ?</w:t>
      </w:r>
      <w:proofErr w:type="gramEnd"/>
      <w:r w:rsidRPr="006D4FCF">
        <w:t xml:space="preserve"> "SET</w:t>
      </w:r>
      <w:proofErr w:type="gramStart"/>
      <w:r w:rsidRPr="006D4FCF">
        <w:t>" :</w:t>
      </w:r>
      <w:proofErr w:type="gramEnd"/>
      <w:r w:rsidRPr="006D4FCF">
        <w:t xml:space="preserve"> "RESET",</w:t>
      </w:r>
    </w:p>
    <w:p w14:paraId="7E973C8E" w14:textId="77777777" w:rsidR="00A30456" w:rsidRPr="006D4FCF" w:rsidRDefault="00A30456" w:rsidP="00A30456">
      <w:r w:rsidRPr="006D4FCF">
        <w:t xml:space="preserve">               </w:t>
      </w:r>
      <w:proofErr w:type="spellStart"/>
      <w:r w:rsidRPr="006D4FCF">
        <w:t>counter_value</w:t>
      </w:r>
      <w:proofErr w:type="spellEnd"/>
      <w:r w:rsidRPr="006D4FCF">
        <w:t>);</w:t>
      </w:r>
    </w:p>
    <w:p w14:paraId="0AFB15BD" w14:textId="77777777" w:rsidR="00A30456" w:rsidRPr="006D4FCF" w:rsidRDefault="00A30456" w:rsidP="00A30456">
      <w:r w:rsidRPr="006D4FCF">
        <w:t xml:space="preserve">        </w:t>
      </w:r>
    </w:p>
    <w:p w14:paraId="5D7DBAC4" w14:textId="77777777" w:rsidR="00A30456" w:rsidRPr="006D4FCF" w:rsidRDefault="00A30456" w:rsidP="00A30456">
      <w:r w:rsidRPr="006D4FCF">
        <w:t xml:space="preserve">        if (</w:t>
      </w:r>
      <w:proofErr w:type="spellStart"/>
      <w:r w:rsidRPr="006D4FCF">
        <w:t>flag_status</w:t>
      </w:r>
      <w:proofErr w:type="spellEnd"/>
      <w:r w:rsidRPr="006D4FCF">
        <w:t xml:space="preserve"> == SET) {</w:t>
      </w:r>
    </w:p>
    <w:p w14:paraId="3B72D981"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 xml:space="preserve">"Warning: EWI flag is </w:t>
      </w:r>
      <w:proofErr w:type="gramStart"/>
      <w:r w:rsidRPr="006D4FCF">
        <w:t>set!\</w:t>
      </w:r>
      <w:proofErr w:type="gramEnd"/>
      <w:r w:rsidRPr="006D4FCF">
        <w:t>n");</w:t>
      </w:r>
    </w:p>
    <w:p w14:paraId="400EFDB5" w14:textId="77777777" w:rsidR="00A30456" w:rsidRPr="006D4FCF" w:rsidRDefault="00A30456" w:rsidP="00A30456">
      <w:r w:rsidRPr="006D4FCF">
        <w:t xml:space="preserve">            </w:t>
      </w:r>
      <w:proofErr w:type="spellStart"/>
      <w:r w:rsidRPr="006D4FCF">
        <w:t>WWDG_ClearFlag</w:t>
      </w:r>
      <w:proofErr w:type="spellEnd"/>
      <w:r w:rsidRPr="006D4FCF">
        <w:t>(); // 清除标志</w:t>
      </w:r>
    </w:p>
    <w:p w14:paraId="1A27EC69" w14:textId="77777777" w:rsidR="00A30456" w:rsidRPr="006D4FCF" w:rsidRDefault="00A30456" w:rsidP="00A30456">
      <w:r w:rsidRPr="006D4FCF">
        <w:t xml:space="preserve">        }</w:t>
      </w:r>
    </w:p>
    <w:p w14:paraId="08A541F4" w14:textId="77777777" w:rsidR="00A30456" w:rsidRPr="006D4FCF" w:rsidRDefault="00A30456" w:rsidP="00A30456">
      <w:r w:rsidRPr="006D4FCF">
        <w:t xml:space="preserve">    }</w:t>
      </w:r>
    </w:p>
    <w:p w14:paraId="46DFDDE5" w14:textId="77777777" w:rsidR="00A30456" w:rsidRPr="006D4FCF" w:rsidRDefault="00A30456" w:rsidP="00A30456">
      <w:r w:rsidRPr="006D4FCF">
        <w:t>}</w:t>
      </w:r>
    </w:p>
    <w:p w14:paraId="15507322" w14:textId="77777777" w:rsidR="00A30456" w:rsidRPr="006D4FCF" w:rsidRDefault="00A30456" w:rsidP="00A30456">
      <w:pPr>
        <w:pStyle w:val="4"/>
      </w:pPr>
      <w:r w:rsidRPr="006D4FCF">
        <w:t xml:space="preserve">2. </w:t>
      </w:r>
      <w:r w:rsidRPr="006D4FCF">
        <w:rPr>
          <w:rFonts w:ascii="Times New Roman" w:hAnsi="Times New Roman" w:cs="Times New Roman"/>
        </w:rPr>
        <w:t>​</w:t>
      </w:r>
      <w:r w:rsidRPr="006D4FCF">
        <w:t>手动触发测试</w:t>
      </w:r>
      <w:r w:rsidRPr="006D4FCF">
        <w:rPr>
          <w:rFonts w:ascii="Times New Roman" w:hAnsi="Times New Roman" w:cs="Times New Roman"/>
        </w:rPr>
        <w:t>​</w:t>
      </w:r>
    </w:p>
    <w:p w14:paraId="4A5DAA21" w14:textId="77777777" w:rsidR="00A30456" w:rsidRPr="006D4FCF" w:rsidRDefault="00A30456" w:rsidP="00A30456">
      <w:r w:rsidRPr="006D4FCF">
        <w:t xml:space="preserve">void </w:t>
      </w:r>
      <w:proofErr w:type="spellStart"/>
      <w:r w:rsidRPr="006D4FCF">
        <w:t>Test_EWI_Flag_Manually</w:t>
      </w:r>
      <w:proofErr w:type="spellEnd"/>
      <w:r w:rsidRPr="006D4FCF">
        <w:t>(void)</w:t>
      </w:r>
    </w:p>
    <w:p w14:paraId="06549879" w14:textId="77777777" w:rsidR="00A30456" w:rsidRPr="006D4FCF" w:rsidRDefault="00A30456" w:rsidP="00A30456">
      <w:r w:rsidRPr="006D4FCF">
        <w:t>{</w:t>
      </w:r>
    </w:p>
    <w:p w14:paraId="7669FD52" w14:textId="77777777" w:rsidR="00A30456" w:rsidRPr="006D4FCF" w:rsidRDefault="00A30456" w:rsidP="00A30456">
      <w:r w:rsidRPr="006D4FCF">
        <w:t xml:space="preserve">    // 手动设置标志位进行测试（仅用于开发）</w:t>
      </w:r>
    </w:p>
    <w:p w14:paraId="5B2828CD" w14:textId="77777777" w:rsidR="00A30456" w:rsidRPr="006D4FCF" w:rsidRDefault="00A30456" w:rsidP="00A30456">
      <w:r w:rsidRPr="006D4FCF">
        <w:t xml:space="preserve">    WWDG-&gt;SR |= WWDG_SR_EWI; // 手动设置标志</w:t>
      </w:r>
    </w:p>
    <w:p w14:paraId="2EB21D9C" w14:textId="77777777" w:rsidR="00A30456" w:rsidRPr="006D4FCF" w:rsidRDefault="00A30456" w:rsidP="00A30456">
      <w:r w:rsidRPr="006D4FCF">
        <w:t xml:space="preserve">    </w:t>
      </w:r>
    </w:p>
    <w:p w14:paraId="0226BB0C"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w:t>
      </w:r>
      <w:proofErr w:type="gramEnd"/>
      <w:r w:rsidRPr="006D4FCF">
        <w:t>) == SET) {</w:t>
      </w:r>
    </w:p>
    <w:p w14:paraId="22E278E1"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"Manual test: EWI flag is SET\n");</w:t>
      </w:r>
    </w:p>
    <w:p w14:paraId="65440816" w14:textId="77777777" w:rsidR="00A30456" w:rsidRPr="006D4FCF" w:rsidRDefault="00A30456" w:rsidP="00A30456">
      <w:r w:rsidRPr="006D4FCF">
        <w:t xml:space="preserve">        </w:t>
      </w:r>
    </w:p>
    <w:p w14:paraId="7DF7153F" w14:textId="77777777" w:rsidR="00A30456" w:rsidRPr="006D4FCF" w:rsidRDefault="00A30456" w:rsidP="00A30456">
      <w:r w:rsidRPr="006D4FCF">
        <w:t xml:space="preserve">        // 测试处理程序</w:t>
      </w:r>
    </w:p>
    <w:p w14:paraId="0AF70940" w14:textId="77777777" w:rsidR="00A30456" w:rsidRPr="006D4FCF" w:rsidRDefault="00A30456" w:rsidP="00A30456">
      <w:r w:rsidRPr="006D4FCF">
        <w:t xml:space="preserve">        </w:t>
      </w:r>
      <w:proofErr w:type="spellStart"/>
      <w:r w:rsidRPr="006D4FCF">
        <w:t>Test_Emergency_</w:t>
      </w:r>
      <w:proofErr w:type="gramStart"/>
      <w:r w:rsidRPr="006D4FCF">
        <w:t>Handler</w:t>
      </w:r>
      <w:proofErr w:type="spellEnd"/>
      <w:r w:rsidRPr="006D4FCF">
        <w:t>(</w:t>
      </w:r>
      <w:proofErr w:type="gramEnd"/>
      <w:r w:rsidRPr="006D4FCF">
        <w:t>);</w:t>
      </w:r>
    </w:p>
    <w:p w14:paraId="422A9D5D" w14:textId="77777777" w:rsidR="00A30456" w:rsidRPr="006D4FCF" w:rsidRDefault="00A30456" w:rsidP="00A30456">
      <w:r w:rsidRPr="006D4FCF">
        <w:lastRenderedPageBreak/>
        <w:t xml:space="preserve">        </w:t>
      </w:r>
    </w:p>
    <w:p w14:paraId="77E3CCB4" w14:textId="77777777" w:rsidR="00A30456" w:rsidRPr="006D4FCF" w:rsidRDefault="00A30456" w:rsidP="00A30456">
      <w:r w:rsidRPr="006D4FCF">
        <w:t xml:space="preserve">        // 清除标志</w:t>
      </w:r>
    </w:p>
    <w:p w14:paraId="79310003" w14:textId="77777777" w:rsidR="00A30456" w:rsidRPr="006D4FCF" w:rsidRDefault="00A30456" w:rsidP="00A30456">
      <w:r w:rsidRPr="006D4FCF">
        <w:t xml:space="preserve">        </w:t>
      </w:r>
      <w:proofErr w:type="spellStart"/>
      <w:r w:rsidRPr="006D4FCF">
        <w:t>WWDG_</w:t>
      </w:r>
      <w:proofErr w:type="gramStart"/>
      <w:r w:rsidRPr="006D4FCF">
        <w:t>ClearFlag</w:t>
      </w:r>
      <w:proofErr w:type="spellEnd"/>
      <w:r w:rsidRPr="006D4FCF">
        <w:t>(</w:t>
      </w:r>
      <w:proofErr w:type="gramEnd"/>
      <w:r w:rsidRPr="006D4FCF">
        <w:t>);</w:t>
      </w:r>
    </w:p>
    <w:p w14:paraId="67DA5F36" w14:textId="77777777" w:rsidR="00A30456" w:rsidRPr="006D4FCF" w:rsidRDefault="00A30456" w:rsidP="00A30456">
      <w:r w:rsidRPr="006D4FCF">
        <w:t xml:space="preserve">    }</w:t>
      </w:r>
    </w:p>
    <w:p w14:paraId="3F8378A7" w14:textId="77777777" w:rsidR="00A30456" w:rsidRPr="006D4FCF" w:rsidRDefault="00A30456" w:rsidP="00A30456">
      <w:r w:rsidRPr="006D4FCF">
        <w:t>}</w:t>
      </w:r>
    </w:p>
    <w:p w14:paraId="31B876EF" w14:textId="77777777" w:rsidR="00A30456" w:rsidRPr="006D4FCF" w:rsidRDefault="00A30456" w:rsidP="00A30456">
      <w:pPr>
        <w:pStyle w:val="4"/>
      </w:pPr>
      <w:r w:rsidRPr="006D4FCF">
        <w:t xml:space="preserve">3. </w:t>
      </w:r>
      <w:r w:rsidRPr="006D4FCF">
        <w:rPr>
          <w:rFonts w:ascii="Times New Roman" w:hAnsi="Times New Roman" w:cs="Times New Roman"/>
        </w:rPr>
        <w:t>​</w:t>
      </w:r>
      <w:r w:rsidRPr="006D4FCF">
        <w:t>生产环境诊断</w:t>
      </w:r>
      <w:r w:rsidRPr="006D4FCF">
        <w:rPr>
          <w:rFonts w:ascii="Times New Roman" w:hAnsi="Times New Roman" w:cs="Times New Roman"/>
        </w:rPr>
        <w:t>​</w:t>
      </w:r>
    </w:p>
    <w:p w14:paraId="0CB7879E" w14:textId="77777777" w:rsidR="00A30456" w:rsidRPr="006D4FCF" w:rsidRDefault="00A30456" w:rsidP="00A30456">
      <w:r w:rsidRPr="006D4FCF">
        <w:t xml:space="preserve">void </w:t>
      </w:r>
      <w:proofErr w:type="spellStart"/>
      <w:r w:rsidRPr="006D4FCF">
        <w:t>Production_Diagnostics</w:t>
      </w:r>
      <w:proofErr w:type="spellEnd"/>
      <w:r w:rsidRPr="006D4FCF">
        <w:t>(void)</w:t>
      </w:r>
    </w:p>
    <w:p w14:paraId="77DA753D" w14:textId="77777777" w:rsidR="00A30456" w:rsidRPr="006D4FCF" w:rsidRDefault="00A30456" w:rsidP="00A30456">
      <w:r w:rsidRPr="006D4FCF">
        <w:t>{</w:t>
      </w:r>
    </w:p>
    <w:p w14:paraId="12D091E2" w14:textId="77777777" w:rsidR="00A30456" w:rsidRPr="006D4FCF" w:rsidRDefault="00A30456" w:rsidP="00A30456">
      <w:r w:rsidRPr="006D4FCF">
        <w:t xml:space="preserve">    // 检查标志但不清除（用于诊断）</w:t>
      </w:r>
    </w:p>
    <w:p w14:paraId="66795428"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w:t>
      </w:r>
      <w:proofErr w:type="gramEnd"/>
      <w:r w:rsidRPr="006D4FCF">
        <w:t>) == SET) {</w:t>
      </w:r>
    </w:p>
    <w:p w14:paraId="579E6031" w14:textId="77777777" w:rsidR="00A30456" w:rsidRPr="006D4FCF" w:rsidRDefault="00A30456" w:rsidP="00A30456">
      <w:r w:rsidRPr="006D4FCF">
        <w:t xml:space="preserve">        // 记录诊断信息但不清除标志</w:t>
      </w:r>
    </w:p>
    <w:p w14:paraId="71DD1396" w14:textId="77777777" w:rsidR="00A30456" w:rsidRPr="006D4FCF" w:rsidRDefault="00A30456" w:rsidP="00A30456">
      <w:r w:rsidRPr="006D4FCF">
        <w:t xml:space="preserve">        // 这样中断处理程序仍然能看到标志</w:t>
      </w:r>
    </w:p>
    <w:p w14:paraId="49454EE3" w14:textId="77777777" w:rsidR="00A30456" w:rsidRPr="006D4FCF" w:rsidRDefault="00A30456" w:rsidP="00A30456">
      <w:r w:rsidRPr="006D4FCF">
        <w:t xml:space="preserve">        </w:t>
      </w:r>
      <w:proofErr w:type="spellStart"/>
      <w:r w:rsidRPr="006D4FCF">
        <w:t>Log_Diagnostic_</w:t>
      </w:r>
      <w:proofErr w:type="gramStart"/>
      <w:r w:rsidRPr="006D4FCF">
        <w:t>Data</w:t>
      </w:r>
      <w:proofErr w:type="spellEnd"/>
      <w:r w:rsidRPr="006D4FCF">
        <w:t>(</w:t>
      </w:r>
      <w:proofErr w:type="gramEnd"/>
      <w:r w:rsidRPr="006D4FCF">
        <w:t>);</w:t>
      </w:r>
    </w:p>
    <w:p w14:paraId="02F03BCD" w14:textId="77777777" w:rsidR="00A30456" w:rsidRPr="006D4FCF" w:rsidRDefault="00A30456" w:rsidP="00A30456">
      <w:r w:rsidRPr="006D4FCF">
        <w:t xml:space="preserve">        </w:t>
      </w:r>
    </w:p>
    <w:p w14:paraId="5532D913"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"EWI flag detected but not cleared - waiting for interrupt handler\n");</w:t>
      </w:r>
    </w:p>
    <w:p w14:paraId="1ABE9130" w14:textId="77777777" w:rsidR="00A30456" w:rsidRPr="006D4FCF" w:rsidRDefault="00A30456" w:rsidP="00A30456">
      <w:r w:rsidRPr="006D4FCF">
        <w:t xml:space="preserve">    }</w:t>
      </w:r>
    </w:p>
    <w:p w14:paraId="1BD49C68" w14:textId="77777777" w:rsidR="00A30456" w:rsidRPr="006D4FCF" w:rsidRDefault="00A30456" w:rsidP="00A30456">
      <w:r w:rsidRPr="006D4FCF">
        <w:t>}</w:t>
      </w:r>
    </w:p>
    <w:p w14:paraId="4680FD93" w14:textId="77777777" w:rsidR="00A30456" w:rsidRPr="006D4FCF" w:rsidRDefault="00A30456" w:rsidP="00A30456">
      <w:pPr>
        <w:pStyle w:val="3"/>
      </w:pPr>
      <w:r w:rsidRPr="006D4FCF">
        <w:t>错误处理示例</w:t>
      </w:r>
    </w:p>
    <w:p w14:paraId="5D8CC84B" w14:textId="77777777" w:rsidR="00A30456" w:rsidRPr="006D4FCF" w:rsidRDefault="00A30456" w:rsidP="00A30456">
      <w:pPr>
        <w:pStyle w:val="4"/>
      </w:pPr>
      <w:r w:rsidRPr="006D4FCF">
        <w:t xml:space="preserve">1. </w:t>
      </w:r>
      <w:r w:rsidRPr="006D4FCF">
        <w:rPr>
          <w:rFonts w:ascii="Times New Roman" w:hAnsi="Times New Roman" w:cs="Times New Roman"/>
        </w:rPr>
        <w:t>​</w:t>
      </w:r>
      <w:r w:rsidRPr="006D4FCF">
        <w:t>标志清除失败处理</w:t>
      </w:r>
      <w:r w:rsidRPr="006D4FCF">
        <w:rPr>
          <w:rFonts w:ascii="Times New Roman" w:hAnsi="Times New Roman" w:cs="Times New Roman"/>
        </w:rPr>
        <w:t>​</w:t>
      </w:r>
    </w:p>
    <w:p w14:paraId="7CECC18E" w14:textId="77777777" w:rsidR="00A30456" w:rsidRPr="006D4FCF" w:rsidRDefault="00A30456" w:rsidP="00A30456">
      <w:r w:rsidRPr="006D4FCF">
        <w:t xml:space="preserve">void </w:t>
      </w:r>
      <w:proofErr w:type="spellStart"/>
      <w:r w:rsidRPr="006D4FCF">
        <w:t>Safe_Flag_Clearing</w:t>
      </w:r>
      <w:proofErr w:type="spellEnd"/>
      <w:r w:rsidRPr="006D4FCF">
        <w:t>(void)</w:t>
      </w:r>
    </w:p>
    <w:p w14:paraId="21CA5C66" w14:textId="77777777" w:rsidR="00A30456" w:rsidRPr="006D4FCF" w:rsidRDefault="00A30456" w:rsidP="00A30456">
      <w:r w:rsidRPr="006D4FCF">
        <w:t>{</w:t>
      </w:r>
    </w:p>
    <w:p w14:paraId="6B47799D"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w:t>
      </w:r>
      <w:proofErr w:type="gramEnd"/>
      <w:r w:rsidRPr="006D4FCF">
        <w:t>) == SET) {</w:t>
      </w:r>
    </w:p>
    <w:p w14:paraId="30115D98" w14:textId="77777777" w:rsidR="00A30456" w:rsidRPr="006D4FCF" w:rsidRDefault="00A30456" w:rsidP="00A30456">
      <w:r w:rsidRPr="006D4FCF">
        <w:t xml:space="preserve">        // 尝试清除标志</w:t>
      </w:r>
    </w:p>
    <w:p w14:paraId="254056E1" w14:textId="77777777" w:rsidR="00A30456" w:rsidRPr="006D4FCF" w:rsidRDefault="00A30456" w:rsidP="00A30456">
      <w:r w:rsidRPr="006D4FCF">
        <w:t xml:space="preserve">        </w:t>
      </w:r>
      <w:proofErr w:type="spellStart"/>
      <w:r w:rsidRPr="006D4FCF">
        <w:t>WWDG_</w:t>
      </w:r>
      <w:proofErr w:type="gramStart"/>
      <w:r w:rsidRPr="006D4FCF">
        <w:t>ClearFlag</w:t>
      </w:r>
      <w:proofErr w:type="spellEnd"/>
      <w:r w:rsidRPr="006D4FCF">
        <w:t>(</w:t>
      </w:r>
      <w:proofErr w:type="gramEnd"/>
      <w:r w:rsidRPr="006D4FCF">
        <w:t>);</w:t>
      </w:r>
    </w:p>
    <w:p w14:paraId="3051B43B" w14:textId="77777777" w:rsidR="00A30456" w:rsidRPr="006D4FCF" w:rsidRDefault="00A30456" w:rsidP="00A30456">
      <w:r w:rsidRPr="006D4FCF">
        <w:t xml:space="preserve">        </w:t>
      </w:r>
    </w:p>
    <w:p w14:paraId="497C01A4" w14:textId="77777777" w:rsidR="00A30456" w:rsidRPr="006D4FCF" w:rsidRDefault="00A30456" w:rsidP="00A30456">
      <w:r w:rsidRPr="006D4FCF">
        <w:t xml:space="preserve">        // 验证标志是否真的被清除</w:t>
      </w:r>
    </w:p>
    <w:p w14:paraId="3557D1FC" w14:textId="77777777" w:rsidR="00A30456" w:rsidRPr="006D4FCF" w:rsidRDefault="00A30456" w:rsidP="00A30456">
      <w:r w:rsidRPr="006D4FCF">
        <w:lastRenderedPageBreak/>
        <w:t xml:space="preserve">        if (</w:t>
      </w:r>
      <w:proofErr w:type="spellStart"/>
      <w:r w:rsidRPr="006D4FCF">
        <w:t>WWDG_</w:t>
      </w:r>
      <w:proofErr w:type="gramStart"/>
      <w:r w:rsidRPr="006D4FCF">
        <w:t>GetFlagStatus</w:t>
      </w:r>
      <w:proofErr w:type="spellEnd"/>
      <w:r w:rsidRPr="006D4FCF">
        <w:t>() !</w:t>
      </w:r>
      <w:proofErr w:type="gramEnd"/>
      <w:r w:rsidRPr="006D4FCF">
        <w:t>= RESET) {</w:t>
      </w:r>
    </w:p>
    <w:p w14:paraId="051F8F7C"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 xml:space="preserve">"ERROR: Failed to clear EWI </w:t>
      </w:r>
      <w:proofErr w:type="gramStart"/>
      <w:r w:rsidRPr="006D4FCF">
        <w:t>flag!\</w:t>
      </w:r>
      <w:proofErr w:type="gramEnd"/>
      <w:r w:rsidRPr="006D4FCF">
        <w:t>n");</w:t>
      </w:r>
    </w:p>
    <w:p w14:paraId="26D040D8" w14:textId="77777777" w:rsidR="00A30456" w:rsidRPr="006D4FCF" w:rsidRDefault="00A30456" w:rsidP="00A30456">
      <w:r w:rsidRPr="006D4FCF">
        <w:t xml:space="preserve">            </w:t>
      </w:r>
    </w:p>
    <w:p w14:paraId="1E546C2C" w14:textId="77777777" w:rsidR="00A30456" w:rsidRPr="006D4FCF" w:rsidRDefault="00A30456" w:rsidP="00A30456">
      <w:r w:rsidRPr="006D4FCF">
        <w:t xml:space="preserve">            // 尝试其他恢复措施</w:t>
      </w:r>
    </w:p>
    <w:p w14:paraId="27C69553" w14:textId="77777777" w:rsidR="00A30456" w:rsidRPr="006D4FCF" w:rsidRDefault="00A30456" w:rsidP="00A30456">
      <w:r w:rsidRPr="006D4FCF">
        <w:t xml:space="preserve">            </w:t>
      </w:r>
      <w:proofErr w:type="spellStart"/>
      <w:r w:rsidRPr="006D4FCF">
        <w:t>Handle_Flag_Clear_</w:t>
      </w:r>
      <w:proofErr w:type="gramStart"/>
      <w:r w:rsidRPr="006D4FCF">
        <w:t>Failure</w:t>
      </w:r>
      <w:proofErr w:type="spellEnd"/>
      <w:r w:rsidRPr="006D4FCF">
        <w:t>(</w:t>
      </w:r>
      <w:proofErr w:type="gramEnd"/>
      <w:r w:rsidRPr="006D4FCF">
        <w:t>);</w:t>
      </w:r>
    </w:p>
    <w:p w14:paraId="085B539E" w14:textId="77777777" w:rsidR="00A30456" w:rsidRPr="006D4FCF" w:rsidRDefault="00A30456" w:rsidP="00A30456">
      <w:r w:rsidRPr="006D4FCF">
        <w:t xml:space="preserve">        }</w:t>
      </w:r>
    </w:p>
    <w:p w14:paraId="32A38C4C" w14:textId="77777777" w:rsidR="00A30456" w:rsidRPr="006D4FCF" w:rsidRDefault="00A30456" w:rsidP="00A30456">
      <w:r w:rsidRPr="006D4FCF">
        <w:t xml:space="preserve">    }</w:t>
      </w:r>
    </w:p>
    <w:p w14:paraId="474A066B" w14:textId="77777777" w:rsidR="00A30456" w:rsidRPr="006D4FCF" w:rsidRDefault="00A30456" w:rsidP="00A30456">
      <w:r w:rsidRPr="006D4FCF">
        <w:t>}</w:t>
      </w:r>
    </w:p>
    <w:p w14:paraId="7DE5034B" w14:textId="77777777" w:rsidR="00A30456" w:rsidRPr="006D4FCF" w:rsidRDefault="00A30456" w:rsidP="00A30456">
      <w:pPr>
        <w:pStyle w:val="4"/>
      </w:pPr>
      <w:r w:rsidRPr="006D4FCF">
        <w:t xml:space="preserve">2. </w:t>
      </w:r>
      <w:r w:rsidRPr="006D4FCF">
        <w:rPr>
          <w:rFonts w:ascii="Times New Roman" w:hAnsi="Times New Roman" w:cs="Times New Roman"/>
        </w:rPr>
        <w:t>​</w:t>
      </w:r>
      <w:r w:rsidRPr="006D4FCF">
        <w:t>多次警告处理</w:t>
      </w:r>
      <w:r w:rsidRPr="006D4FCF">
        <w:rPr>
          <w:rFonts w:ascii="Times New Roman" w:hAnsi="Times New Roman" w:cs="Times New Roman"/>
        </w:rPr>
        <w:t>​</w:t>
      </w:r>
    </w:p>
    <w:p w14:paraId="55BC5EF0" w14:textId="77777777" w:rsidR="00A30456" w:rsidRPr="006D4FCF" w:rsidRDefault="00A30456" w:rsidP="00A30456">
      <w:proofErr w:type="gramStart"/>
      <w:r w:rsidRPr="006D4FCF">
        <w:t>void</w:t>
      </w:r>
      <w:proofErr w:type="gramEnd"/>
      <w:r w:rsidRPr="006D4FCF">
        <w:t xml:space="preserve"> </w:t>
      </w:r>
      <w:proofErr w:type="spellStart"/>
      <w:r w:rsidRPr="006D4FCF">
        <w:t>Handle_Multiple_Warnings</w:t>
      </w:r>
      <w:proofErr w:type="spellEnd"/>
      <w:r w:rsidRPr="006D4FCF">
        <w:t>(void)</w:t>
      </w:r>
    </w:p>
    <w:p w14:paraId="3692FF6B" w14:textId="77777777" w:rsidR="00A30456" w:rsidRPr="006D4FCF" w:rsidRDefault="00A30456" w:rsidP="00A30456">
      <w:r w:rsidRPr="006D4FCF">
        <w:t>{</w:t>
      </w:r>
    </w:p>
    <w:p w14:paraId="405D8ABB" w14:textId="77777777" w:rsidR="00A30456" w:rsidRPr="006D4FCF" w:rsidRDefault="00A30456" w:rsidP="00A30456">
      <w:r w:rsidRPr="006D4FCF">
        <w:t xml:space="preserve">    static uint32_t </w:t>
      </w:r>
      <w:proofErr w:type="spellStart"/>
      <w:r w:rsidRPr="006D4FCF">
        <w:t>consecutive_warnings</w:t>
      </w:r>
      <w:proofErr w:type="spellEnd"/>
      <w:r w:rsidRPr="006D4FCF">
        <w:t xml:space="preserve"> = 0;</w:t>
      </w:r>
    </w:p>
    <w:p w14:paraId="5FA0001F" w14:textId="77777777" w:rsidR="00A30456" w:rsidRPr="006D4FCF" w:rsidRDefault="00A30456" w:rsidP="00A30456">
      <w:r w:rsidRPr="006D4FCF">
        <w:t xml:space="preserve">    </w:t>
      </w:r>
    </w:p>
    <w:p w14:paraId="18319D73" w14:textId="77777777" w:rsidR="00A30456" w:rsidRPr="006D4FCF" w:rsidRDefault="00A30456" w:rsidP="00A30456">
      <w:r w:rsidRPr="006D4FCF">
        <w:t xml:space="preserve">    if (</w:t>
      </w:r>
      <w:proofErr w:type="spellStart"/>
      <w:r w:rsidRPr="006D4FCF">
        <w:t>WWDG_</w:t>
      </w:r>
      <w:proofErr w:type="gramStart"/>
      <w:r w:rsidRPr="006D4FCF">
        <w:t>GetFlagStatus</w:t>
      </w:r>
      <w:proofErr w:type="spellEnd"/>
      <w:r w:rsidRPr="006D4FCF">
        <w:t>(</w:t>
      </w:r>
      <w:proofErr w:type="gramEnd"/>
      <w:r w:rsidRPr="006D4FCF">
        <w:t>) == SET) {</w:t>
      </w:r>
    </w:p>
    <w:p w14:paraId="427205BE" w14:textId="77777777" w:rsidR="00A30456" w:rsidRPr="006D4FCF" w:rsidRDefault="00A30456" w:rsidP="00A30456">
      <w:r w:rsidRPr="006D4FCF">
        <w:t xml:space="preserve">        </w:t>
      </w:r>
      <w:proofErr w:type="spellStart"/>
      <w:r w:rsidRPr="006D4FCF">
        <w:t>consecutive_warnings</w:t>
      </w:r>
      <w:proofErr w:type="spellEnd"/>
      <w:r w:rsidRPr="006D4FCF">
        <w:t>++;</w:t>
      </w:r>
    </w:p>
    <w:p w14:paraId="2B531002" w14:textId="77777777" w:rsidR="00A30456" w:rsidRPr="006D4FCF" w:rsidRDefault="00A30456" w:rsidP="00A30456">
      <w:r w:rsidRPr="006D4FCF">
        <w:t xml:space="preserve">        </w:t>
      </w:r>
    </w:p>
    <w:p w14:paraId="2C99E93B" w14:textId="77777777" w:rsidR="00A30456" w:rsidRPr="006D4FCF" w:rsidRDefault="00A30456" w:rsidP="00A30456">
      <w:r w:rsidRPr="006D4FCF">
        <w:t xml:space="preserve">        if (</w:t>
      </w:r>
      <w:proofErr w:type="spellStart"/>
      <w:r w:rsidRPr="006D4FCF">
        <w:t>consecutive_warnings</w:t>
      </w:r>
      <w:proofErr w:type="spellEnd"/>
      <w:r w:rsidRPr="006D4FCF">
        <w:t xml:space="preserve"> &gt; </w:t>
      </w:r>
      <w:proofErr w:type="gramStart"/>
      <w:r w:rsidRPr="006D4FCF">
        <w:t>5) {</w:t>
      </w:r>
      <w:proofErr w:type="gramEnd"/>
    </w:p>
    <w:p w14:paraId="2795415F" w14:textId="77777777" w:rsidR="00A30456" w:rsidRPr="006D4FCF" w:rsidRDefault="00A30456" w:rsidP="00A30456">
      <w:r w:rsidRPr="006D4FCF">
        <w:t xml:space="preserve">            </w:t>
      </w:r>
      <w:proofErr w:type="spellStart"/>
      <w:proofErr w:type="gramStart"/>
      <w:r w:rsidRPr="006D4FCF">
        <w:t>printf</w:t>
      </w:r>
      <w:proofErr w:type="spellEnd"/>
      <w:r w:rsidRPr="006D4FCF">
        <w:t>(</w:t>
      </w:r>
      <w:proofErr w:type="gramEnd"/>
      <w:r w:rsidRPr="006D4FCF">
        <w:t>"CRITICAL: %</w:t>
      </w:r>
      <w:proofErr w:type="spellStart"/>
      <w:r w:rsidRPr="006D4FCF">
        <w:t>lu</w:t>
      </w:r>
      <w:proofErr w:type="spellEnd"/>
      <w:r w:rsidRPr="006D4FCF">
        <w:t xml:space="preserve"> consecutive warnings - system unstable\n", </w:t>
      </w:r>
    </w:p>
    <w:p w14:paraId="23F9912F" w14:textId="77777777" w:rsidR="00A30456" w:rsidRPr="006D4FCF" w:rsidRDefault="00A30456" w:rsidP="00A30456">
      <w:r w:rsidRPr="006D4FCF">
        <w:t xml:space="preserve">                   </w:t>
      </w:r>
      <w:proofErr w:type="spellStart"/>
      <w:r w:rsidRPr="006D4FCF">
        <w:t>consecutive_warnings</w:t>
      </w:r>
      <w:proofErr w:type="spellEnd"/>
      <w:r w:rsidRPr="006D4FCF">
        <w:t>);</w:t>
      </w:r>
    </w:p>
    <w:p w14:paraId="38439057" w14:textId="77777777" w:rsidR="00A30456" w:rsidRPr="006D4FCF" w:rsidRDefault="00A30456" w:rsidP="00A30456">
      <w:r w:rsidRPr="006D4FCF">
        <w:t xml:space="preserve">            // 可能需要进行更激进的恢复或完全复位</w:t>
      </w:r>
    </w:p>
    <w:p w14:paraId="13053266" w14:textId="77777777" w:rsidR="00A30456" w:rsidRPr="006D4FCF" w:rsidRDefault="00A30456" w:rsidP="00A30456">
      <w:r w:rsidRPr="006D4FCF">
        <w:t xml:space="preserve">            </w:t>
      </w:r>
      <w:proofErr w:type="spellStart"/>
      <w:r w:rsidRPr="006D4FCF">
        <w:t>Force_System_</w:t>
      </w:r>
      <w:proofErr w:type="gramStart"/>
      <w:r w:rsidRPr="006D4FCF">
        <w:t>Reset</w:t>
      </w:r>
      <w:proofErr w:type="spellEnd"/>
      <w:r w:rsidRPr="006D4FCF">
        <w:t>(</w:t>
      </w:r>
      <w:proofErr w:type="gramEnd"/>
      <w:r w:rsidRPr="006D4FCF">
        <w:t>);</w:t>
      </w:r>
    </w:p>
    <w:p w14:paraId="496B2FE5" w14:textId="77777777" w:rsidR="00A30456" w:rsidRPr="006D4FCF" w:rsidRDefault="00A30456" w:rsidP="00A30456">
      <w:r w:rsidRPr="006D4FCF">
        <w:t xml:space="preserve">        }</w:t>
      </w:r>
    </w:p>
    <w:p w14:paraId="301950EA" w14:textId="77777777" w:rsidR="00A30456" w:rsidRPr="006D4FCF" w:rsidRDefault="00A30456" w:rsidP="00A30456">
      <w:r w:rsidRPr="006D4FCF">
        <w:t xml:space="preserve">        </w:t>
      </w:r>
    </w:p>
    <w:p w14:paraId="5641E9FD" w14:textId="77777777" w:rsidR="00A30456" w:rsidRPr="006D4FCF" w:rsidRDefault="00A30456" w:rsidP="00A30456">
      <w:r w:rsidRPr="006D4FCF">
        <w:t xml:space="preserve">        </w:t>
      </w:r>
      <w:proofErr w:type="spellStart"/>
      <w:r w:rsidRPr="006D4FCF">
        <w:t>WWDG_</w:t>
      </w:r>
      <w:proofErr w:type="gramStart"/>
      <w:r w:rsidRPr="006D4FCF">
        <w:t>ClearFlag</w:t>
      </w:r>
      <w:proofErr w:type="spellEnd"/>
      <w:r w:rsidRPr="006D4FCF">
        <w:t>(</w:t>
      </w:r>
      <w:proofErr w:type="gramEnd"/>
      <w:r w:rsidRPr="006D4FCF">
        <w:t>);</w:t>
      </w:r>
    </w:p>
    <w:p w14:paraId="39BA659A" w14:textId="77777777" w:rsidR="00A30456" w:rsidRPr="006D4FCF" w:rsidRDefault="00A30456" w:rsidP="00A30456">
      <w:r w:rsidRPr="006D4FCF">
        <w:t xml:space="preserve">    } else {</w:t>
      </w:r>
    </w:p>
    <w:p w14:paraId="3ED8A4DB" w14:textId="77777777" w:rsidR="00A30456" w:rsidRPr="006D4FCF" w:rsidRDefault="00A30456" w:rsidP="00A30456">
      <w:r w:rsidRPr="006D4FCF">
        <w:t xml:space="preserve">        </w:t>
      </w:r>
      <w:proofErr w:type="spellStart"/>
      <w:r w:rsidRPr="006D4FCF">
        <w:t>consecutive_warnings</w:t>
      </w:r>
      <w:proofErr w:type="spellEnd"/>
      <w:r w:rsidRPr="006D4FCF">
        <w:t xml:space="preserve"> = 0; // 重置计数器</w:t>
      </w:r>
    </w:p>
    <w:p w14:paraId="18392C38" w14:textId="77777777" w:rsidR="00A30456" w:rsidRPr="006D4FCF" w:rsidRDefault="00A30456" w:rsidP="00A30456">
      <w:r w:rsidRPr="006D4FCF">
        <w:lastRenderedPageBreak/>
        <w:t xml:space="preserve">    }</w:t>
      </w:r>
    </w:p>
    <w:p w14:paraId="64621ED5" w14:textId="77777777" w:rsidR="00A30456" w:rsidRPr="006D4FCF" w:rsidRDefault="00A30456" w:rsidP="00A30456">
      <w:r w:rsidRPr="006D4FCF">
        <w:t>}</w:t>
      </w:r>
    </w:p>
    <w:p w14:paraId="2345BDF4" w14:textId="77777777" w:rsidR="00A30456" w:rsidRPr="006D4FCF" w:rsidRDefault="00A30456" w:rsidP="00A30456">
      <w:r w:rsidRPr="006D4FCF">
        <w:t>这个函数在窗口看门狗的中断处理和安全监控中非常重要，它提供了系统复位前的最后一次处理机会，可以用于保存关键数据、记录系统状态或尝试恢复操作。</w:t>
      </w:r>
    </w:p>
    <w:p w14:paraId="4594F4AF" w14:textId="77777777" w:rsidR="00A30456" w:rsidRPr="00827397" w:rsidRDefault="00A30456" w:rsidP="00A30456"/>
    <w:p w14:paraId="7E7BBC81" w14:textId="77777777" w:rsidR="00A30456" w:rsidRDefault="00A30456" w:rsidP="00A30456">
      <w:pPr>
        <w:pStyle w:val="2"/>
      </w:pPr>
      <w:proofErr w:type="spellStart"/>
      <w:r w:rsidRPr="006D4FCF">
        <w:t>WWDG_ClearFlag</w:t>
      </w:r>
      <w:proofErr w:type="spellEnd"/>
      <w:r>
        <w:rPr>
          <w:rFonts w:hint="eastAsia"/>
        </w:rPr>
        <w:t>()</w:t>
      </w:r>
      <w:r>
        <w:br/>
      </w:r>
      <w:r w:rsidRPr="0083770E">
        <w:rPr>
          <w:b/>
          <w:bCs/>
        </w:rPr>
        <w:t>清除窗口看门狗（WWDG）的早期唤醒中断标志</w:t>
      </w:r>
    </w:p>
    <w:p w14:paraId="6BFBA662" w14:textId="77777777" w:rsidR="00A30456" w:rsidRPr="0083770E" w:rsidRDefault="00A30456" w:rsidP="00A30456">
      <w:r w:rsidRPr="0083770E">
        <w:t xml:space="preserve">这个函数 </w:t>
      </w:r>
      <w:proofErr w:type="spellStart"/>
      <w:r w:rsidRPr="0083770E">
        <w:t>WWDG_ClearFlag</w:t>
      </w:r>
      <w:proofErr w:type="spellEnd"/>
      <w:r w:rsidRPr="0083770E">
        <w:t>(void)用于</w:t>
      </w:r>
      <w:r w:rsidRPr="0083770E">
        <w:rPr>
          <w:b/>
          <w:bCs/>
        </w:rPr>
        <w:t>清除窗口看门狗（WWDG）的早期唤醒中断标志</w:t>
      </w:r>
      <w:r w:rsidRPr="0083770E">
        <w:t>。让我为您详细解释：</w:t>
      </w:r>
    </w:p>
    <w:p w14:paraId="302AF1D1" w14:textId="77777777" w:rsidR="00A30456" w:rsidRPr="0083770E" w:rsidRDefault="00A30456" w:rsidP="00A30456">
      <w:pPr>
        <w:pStyle w:val="3"/>
      </w:pPr>
      <w:r w:rsidRPr="0083770E">
        <w:t>函数功能</w:t>
      </w:r>
    </w:p>
    <w:p w14:paraId="7A8BAE46" w14:textId="77777777" w:rsidR="00A30456" w:rsidRPr="0083770E" w:rsidRDefault="00A30456" w:rsidP="00A30456">
      <w:r w:rsidRPr="0083770E">
        <w:rPr>
          <w:rFonts w:ascii="Times New Roman" w:hAnsi="Times New Roman" w:cs="Times New Roman"/>
        </w:rPr>
        <w:t>​</w:t>
      </w:r>
      <w:r w:rsidRPr="0083770E">
        <w:rPr>
          <w:b/>
          <w:bCs/>
        </w:rPr>
        <w:t>清除 WWDG 的早期唤醒中断（EWI）标志</w:t>
      </w:r>
      <w:r w:rsidRPr="0083770E">
        <w:t>，通常在中断处理完成后调用。</w:t>
      </w:r>
    </w:p>
    <w:p w14:paraId="5BA99AFB" w14:textId="77777777" w:rsidR="00A30456" w:rsidRPr="0083770E" w:rsidRDefault="00A30456" w:rsidP="00A30456">
      <w:pPr>
        <w:pStyle w:val="3"/>
      </w:pPr>
      <w:r w:rsidRPr="0083770E">
        <w:t>函数原型</w:t>
      </w:r>
    </w:p>
    <w:p w14:paraId="14AB6A39" w14:textId="77777777" w:rsidR="00A30456" w:rsidRPr="0083770E" w:rsidRDefault="00A30456" w:rsidP="00A30456">
      <w:r w:rsidRPr="0083770E">
        <w:t xml:space="preserve">void </w:t>
      </w:r>
      <w:proofErr w:type="spellStart"/>
      <w:r w:rsidRPr="0083770E">
        <w:t>WWDG_ClearFlag</w:t>
      </w:r>
      <w:proofErr w:type="spellEnd"/>
      <w:r w:rsidRPr="0083770E">
        <w:t>(void);</w:t>
      </w:r>
    </w:p>
    <w:p w14:paraId="0F16DAC9" w14:textId="77777777" w:rsidR="00A30456" w:rsidRPr="0083770E" w:rsidRDefault="00A30456" w:rsidP="00A30456">
      <w:pPr>
        <w:pStyle w:val="3"/>
      </w:pPr>
      <w:r w:rsidRPr="0083770E">
        <w:t>工作原理</w:t>
      </w:r>
    </w:p>
    <w:p w14:paraId="7AD40ED5" w14:textId="77777777" w:rsidR="00A30456" w:rsidRPr="0083770E" w:rsidRDefault="00A30456" w:rsidP="00A30456">
      <w:r w:rsidRPr="0083770E">
        <w:t>这个函数清除 WWDG 状态寄存器（WWDG_SR）中的早期唤醒中断标志位：</w:t>
      </w:r>
    </w:p>
    <w:p w14:paraId="3449FBF6" w14:textId="77777777" w:rsidR="00A30456" w:rsidRPr="0083770E" w:rsidRDefault="00A30456" w:rsidP="00A30456">
      <w:r w:rsidRPr="0083770E">
        <w:t xml:space="preserve">void </w:t>
      </w:r>
      <w:proofErr w:type="spellStart"/>
      <w:r w:rsidRPr="0083770E">
        <w:t>WWDG_ClearFlag</w:t>
      </w:r>
      <w:proofErr w:type="spellEnd"/>
      <w:r w:rsidRPr="0083770E">
        <w:t>(void)</w:t>
      </w:r>
    </w:p>
    <w:p w14:paraId="1553EC81" w14:textId="77777777" w:rsidR="00A30456" w:rsidRPr="0083770E" w:rsidRDefault="00A30456" w:rsidP="00A30456">
      <w:r w:rsidRPr="0083770E">
        <w:t>{</w:t>
      </w:r>
    </w:p>
    <w:p w14:paraId="4FA4C610" w14:textId="77777777" w:rsidR="00A30456" w:rsidRPr="0083770E" w:rsidRDefault="00A30456" w:rsidP="00A30456">
      <w:r w:rsidRPr="0083770E">
        <w:t xml:space="preserve">    // 清除 WWDG_SR 寄存器中的 EWI 位（位0）</w:t>
      </w:r>
    </w:p>
    <w:p w14:paraId="7F4F2C4D" w14:textId="77777777" w:rsidR="00A30456" w:rsidRPr="0083770E" w:rsidRDefault="00A30456" w:rsidP="00A30456">
      <w:r w:rsidRPr="0083770E">
        <w:t xml:space="preserve">    WWDG-&gt;SR = (uint32_</w:t>
      </w:r>
      <w:proofErr w:type="gramStart"/>
      <w:r w:rsidRPr="0083770E">
        <w:t>t)~</w:t>
      </w:r>
      <w:proofErr w:type="gramEnd"/>
      <w:r w:rsidRPr="0083770E">
        <w:t>WWDG_SR_EWI;</w:t>
      </w:r>
    </w:p>
    <w:p w14:paraId="1B6373AC" w14:textId="77777777" w:rsidR="00A30456" w:rsidRPr="0083770E" w:rsidRDefault="00A30456" w:rsidP="00A30456">
      <w:r w:rsidRPr="0083770E">
        <w:t>}</w:t>
      </w:r>
    </w:p>
    <w:p w14:paraId="51593DF6" w14:textId="77777777" w:rsidR="00A30456" w:rsidRPr="0083770E" w:rsidRDefault="00A30456" w:rsidP="00A30456">
      <w:pPr>
        <w:pStyle w:val="3"/>
      </w:pPr>
      <w:r w:rsidRPr="0083770E">
        <w:t>典型使用流程</w:t>
      </w:r>
    </w:p>
    <w:p w14:paraId="67AAF436" w14:textId="77777777" w:rsidR="00A30456" w:rsidRPr="0083770E" w:rsidRDefault="00A30456" w:rsidP="00A30456">
      <w:proofErr w:type="gramStart"/>
      <w:r w:rsidRPr="0083770E">
        <w:t>#include</w:t>
      </w:r>
      <w:proofErr w:type="gramEnd"/>
      <w:r w:rsidRPr="0083770E">
        <w:t xml:space="preserve"> "stm32f10x.h"</w:t>
      </w:r>
    </w:p>
    <w:p w14:paraId="2467A066" w14:textId="77777777" w:rsidR="00A30456" w:rsidRPr="0083770E" w:rsidRDefault="00A30456" w:rsidP="00A30456">
      <w:r w:rsidRPr="0083770E">
        <w:t>#include "stm32f10x_wwdg</w:t>
      </w:r>
      <w:proofErr w:type="gramStart"/>
      <w:r w:rsidRPr="0083770E">
        <w:t>.h</w:t>
      </w:r>
      <w:proofErr w:type="gramEnd"/>
      <w:r w:rsidRPr="0083770E">
        <w:t>"</w:t>
      </w:r>
    </w:p>
    <w:p w14:paraId="3681284C" w14:textId="77777777" w:rsidR="00A30456" w:rsidRPr="0083770E" w:rsidRDefault="00A30456" w:rsidP="00A30456"/>
    <w:p w14:paraId="13F3AAC7" w14:textId="77777777" w:rsidR="00A30456" w:rsidRPr="0083770E" w:rsidRDefault="00A30456" w:rsidP="00A30456">
      <w:r w:rsidRPr="0083770E">
        <w:lastRenderedPageBreak/>
        <w:t>// WWDG 早期唤醒中断处理函数</w:t>
      </w:r>
    </w:p>
    <w:p w14:paraId="05EB4C7E" w14:textId="77777777" w:rsidR="00A30456" w:rsidRPr="0083770E" w:rsidRDefault="00A30456" w:rsidP="00A30456">
      <w:r w:rsidRPr="0083770E">
        <w:t xml:space="preserve">void </w:t>
      </w:r>
      <w:proofErr w:type="spellStart"/>
      <w:r w:rsidRPr="0083770E">
        <w:t>WWDG_IRQHandler</w:t>
      </w:r>
      <w:proofErr w:type="spellEnd"/>
      <w:r w:rsidRPr="0083770E">
        <w:t>(void)</w:t>
      </w:r>
    </w:p>
    <w:p w14:paraId="2EE23A18" w14:textId="77777777" w:rsidR="00A30456" w:rsidRPr="0083770E" w:rsidRDefault="00A30456" w:rsidP="00A30456">
      <w:r w:rsidRPr="0083770E">
        <w:t>{</w:t>
      </w:r>
    </w:p>
    <w:p w14:paraId="37DB66AA" w14:textId="77777777" w:rsidR="00A30456" w:rsidRPr="0083770E" w:rsidRDefault="00A30456" w:rsidP="00A30456">
      <w:r w:rsidRPr="0083770E">
        <w:t xml:space="preserve">    // 1. 首先检查中断标志</w:t>
      </w:r>
    </w:p>
    <w:p w14:paraId="76FE4738"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13FF29C8"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 xml:space="preserve">"WWDG Early Warning Interrupt </w:t>
      </w:r>
      <w:proofErr w:type="gramStart"/>
      <w:r w:rsidRPr="0083770E">
        <w:t>Triggered!\</w:t>
      </w:r>
      <w:proofErr w:type="gramEnd"/>
      <w:r w:rsidRPr="0083770E">
        <w:t>n");</w:t>
      </w:r>
    </w:p>
    <w:p w14:paraId="3EF289A4" w14:textId="77777777" w:rsidR="00A30456" w:rsidRPr="0083770E" w:rsidRDefault="00A30456" w:rsidP="00A30456">
      <w:r w:rsidRPr="0083770E">
        <w:t xml:space="preserve">        </w:t>
      </w:r>
    </w:p>
    <w:p w14:paraId="799723F4" w14:textId="77777777" w:rsidR="00A30456" w:rsidRPr="0083770E" w:rsidRDefault="00A30456" w:rsidP="00A30456">
      <w:r w:rsidRPr="0083770E">
        <w:t xml:space="preserve">        // 2. 执行紧急处理操作</w:t>
      </w:r>
    </w:p>
    <w:p w14:paraId="364B3D81" w14:textId="77777777" w:rsidR="00A30456" w:rsidRPr="0083770E" w:rsidRDefault="00A30456" w:rsidP="00A30456">
      <w:r w:rsidRPr="0083770E">
        <w:t xml:space="preserve">        </w:t>
      </w:r>
      <w:proofErr w:type="spellStart"/>
      <w:r w:rsidRPr="0083770E">
        <w:t>Emergency_Data_</w:t>
      </w:r>
      <w:proofErr w:type="gramStart"/>
      <w:r w:rsidRPr="0083770E">
        <w:t>Save</w:t>
      </w:r>
      <w:proofErr w:type="spellEnd"/>
      <w:r w:rsidRPr="0083770E">
        <w:t>(</w:t>
      </w:r>
      <w:proofErr w:type="gramEnd"/>
      <w:r w:rsidRPr="0083770E">
        <w:t>);</w:t>
      </w:r>
    </w:p>
    <w:p w14:paraId="7F834D0F" w14:textId="77777777" w:rsidR="00A30456" w:rsidRPr="0083770E" w:rsidRDefault="00A30456" w:rsidP="00A30456">
      <w:r w:rsidRPr="0083770E">
        <w:t xml:space="preserve">        </w:t>
      </w:r>
    </w:p>
    <w:p w14:paraId="6B30386D" w14:textId="77777777" w:rsidR="00A30456" w:rsidRPr="0083770E" w:rsidRDefault="00A30456" w:rsidP="00A30456">
      <w:r w:rsidRPr="0083770E">
        <w:t xml:space="preserve">        // 3. 清除中断标志（重要！）</w:t>
      </w:r>
    </w:p>
    <w:p w14:paraId="33F190BB"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554A1566" w14:textId="77777777" w:rsidR="00A30456" w:rsidRPr="0083770E" w:rsidRDefault="00A30456" w:rsidP="00A30456">
      <w:r w:rsidRPr="0083770E">
        <w:t xml:space="preserve">        </w:t>
      </w:r>
    </w:p>
    <w:p w14:paraId="1623BE21" w14:textId="77777777" w:rsidR="00A30456" w:rsidRPr="0083770E" w:rsidRDefault="00A30456" w:rsidP="00A30456">
      <w:r w:rsidRPr="0083770E">
        <w:t xml:space="preserve">        // 4. 最后的机会喂狗</w:t>
      </w:r>
    </w:p>
    <w:p w14:paraId="7441A3D2" w14:textId="77777777" w:rsidR="00A30456" w:rsidRPr="0083770E" w:rsidRDefault="00A30456" w:rsidP="00A30456">
      <w:r w:rsidRPr="0083770E">
        <w:t xml:space="preserve">        if (</w:t>
      </w:r>
      <w:proofErr w:type="spellStart"/>
      <w:r w:rsidRPr="0083770E">
        <w:t>Is_In_Feeding_</w:t>
      </w:r>
      <w:proofErr w:type="gramStart"/>
      <w:r w:rsidRPr="0083770E">
        <w:t>Window</w:t>
      </w:r>
      <w:proofErr w:type="spellEnd"/>
      <w:r w:rsidRPr="0083770E">
        <w:t>(</w:t>
      </w:r>
      <w:proofErr w:type="gramEnd"/>
      <w:r w:rsidRPr="0083770E">
        <w:t>)) {</w:t>
      </w:r>
    </w:p>
    <w:p w14:paraId="15369319" w14:textId="77777777" w:rsidR="00A30456" w:rsidRPr="0083770E" w:rsidRDefault="00A30456" w:rsidP="00A30456">
      <w:r w:rsidRPr="0083770E">
        <w:t xml:space="preserve">            </w:t>
      </w:r>
      <w:proofErr w:type="spellStart"/>
      <w:r w:rsidRPr="0083770E">
        <w:t>WWDG_SetCounter</w:t>
      </w:r>
      <w:proofErr w:type="spellEnd"/>
      <w:r w:rsidRPr="0083770E">
        <w:t>(0x7F);</w:t>
      </w:r>
    </w:p>
    <w:p w14:paraId="69B5D775"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"Last chance feed successful\n");</w:t>
      </w:r>
    </w:p>
    <w:p w14:paraId="0017983F" w14:textId="77777777" w:rsidR="00A30456" w:rsidRPr="0083770E" w:rsidRDefault="00A30456" w:rsidP="00A30456">
      <w:r w:rsidRPr="0083770E">
        <w:t xml:space="preserve">        }</w:t>
      </w:r>
    </w:p>
    <w:p w14:paraId="24385C37" w14:textId="77777777" w:rsidR="00A30456" w:rsidRPr="0083770E" w:rsidRDefault="00A30456" w:rsidP="00A30456">
      <w:r w:rsidRPr="0083770E">
        <w:t xml:space="preserve">    }</w:t>
      </w:r>
    </w:p>
    <w:p w14:paraId="21366DB8" w14:textId="77777777" w:rsidR="00A30456" w:rsidRPr="0083770E" w:rsidRDefault="00A30456" w:rsidP="00A30456">
      <w:r w:rsidRPr="0083770E">
        <w:t>}</w:t>
      </w:r>
    </w:p>
    <w:p w14:paraId="401BF4C0" w14:textId="77777777" w:rsidR="00A30456" w:rsidRPr="0083770E" w:rsidRDefault="00A30456" w:rsidP="00A30456">
      <w:pPr>
        <w:pStyle w:val="3"/>
      </w:pPr>
      <w:r w:rsidRPr="0083770E">
        <w:t>完整示例代码</w:t>
      </w:r>
    </w:p>
    <w:p w14:paraId="0B89397A" w14:textId="77777777" w:rsidR="00A30456" w:rsidRPr="0083770E" w:rsidRDefault="00A30456" w:rsidP="00A30456">
      <w:proofErr w:type="gramStart"/>
      <w:r w:rsidRPr="0083770E">
        <w:t>#include</w:t>
      </w:r>
      <w:proofErr w:type="gramEnd"/>
      <w:r w:rsidRPr="0083770E">
        <w:t xml:space="preserve"> "stm32f10x.h"</w:t>
      </w:r>
    </w:p>
    <w:p w14:paraId="2A6EBAFD" w14:textId="77777777" w:rsidR="00A30456" w:rsidRPr="0083770E" w:rsidRDefault="00A30456" w:rsidP="00A30456">
      <w:r w:rsidRPr="0083770E">
        <w:t>#include "stm32f10x_wwdg</w:t>
      </w:r>
      <w:proofErr w:type="gramStart"/>
      <w:r w:rsidRPr="0083770E">
        <w:t>.h</w:t>
      </w:r>
      <w:proofErr w:type="gramEnd"/>
      <w:r w:rsidRPr="0083770E">
        <w:t>"</w:t>
      </w:r>
    </w:p>
    <w:p w14:paraId="75084231" w14:textId="77777777" w:rsidR="00A30456" w:rsidRPr="0083770E" w:rsidRDefault="00A30456" w:rsidP="00A30456"/>
    <w:p w14:paraId="58E03A2D" w14:textId="77777777" w:rsidR="00A30456" w:rsidRPr="0083770E" w:rsidRDefault="00A30456" w:rsidP="00A30456">
      <w:r w:rsidRPr="0083770E">
        <w:t>// 安全的标志清除函数</w:t>
      </w:r>
    </w:p>
    <w:p w14:paraId="2D24AB3D" w14:textId="77777777" w:rsidR="00A30456" w:rsidRPr="0083770E" w:rsidRDefault="00A30456" w:rsidP="00A30456">
      <w:r w:rsidRPr="0083770E">
        <w:t xml:space="preserve">void </w:t>
      </w:r>
      <w:proofErr w:type="spellStart"/>
      <w:r w:rsidRPr="0083770E">
        <w:t>Safe_WWDG_ClearFlag</w:t>
      </w:r>
      <w:proofErr w:type="spellEnd"/>
      <w:r w:rsidRPr="0083770E">
        <w:t>(void)</w:t>
      </w:r>
    </w:p>
    <w:p w14:paraId="72CA034C" w14:textId="77777777" w:rsidR="00A30456" w:rsidRPr="0083770E" w:rsidRDefault="00A30456" w:rsidP="00A30456">
      <w:r w:rsidRPr="0083770E">
        <w:lastRenderedPageBreak/>
        <w:t>{</w:t>
      </w:r>
    </w:p>
    <w:p w14:paraId="4AED6708" w14:textId="77777777" w:rsidR="00A30456" w:rsidRPr="0083770E" w:rsidRDefault="00A30456" w:rsidP="00A30456">
      <w:r w:rsidRPr="0083770E">
        <w:t xml:space="preserve">    // 先检查标志是否被设置</w:t>
      </w:r>
    </w:p>
    <w:p w14:paraId="10967174"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768B36EB"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"Clearing WWDG EWI flag...\n");</w:t>
      </w:r>
    </w:p>
    <w:p w14:paraId="55C6D606" w14:textId="77777777" w:rsidR="00A30456" w:rsidRPr="0083770E" w:rsidRDefault="00A30456" w:rsidP="00A30456">
      <w:r w:rsidRPr="0083770E">
        <w:t xml:space="preserve">        </w:t>
      </w:r>
    </w:p>
    <w:p w14:paraId="480D795F" w14:textId="77777777" w:rsidR="00A30456" w:rsidRPr="0083770E" w:rsidRDefault="00A30456" w:rsidP="00A30456">
      <w:r w:rsidRPr="0083770E">
        <w:t xml:space="preserve">        // 清除标志</w:t>
      </w:r>
    </w:p>
    <w:p w14:paraId="47F61F82"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48238A94" w14:textId="77777777" w:rsidR="00A30456" w:rsidRPr="0083770E" w:rsidRDefault="00A30456" w:rsidP="00A30456">
      <w:r w:rsidRPr="0083770E">
        <w:t xml:space="preserve">        </w:t>
      </w:r>
    </w:p>
    <w:p w14:paraId="16882D21" w14:textId="77777777" w:rsidR="00A30456" w:rsidRPr="0083770E" w:rsidRDefault="00A30456" w:rsidP="00A30456">
      <w:r w:rsidRPr="0083770E">
        <w:t xml:space="preserve">        // 验证标志是否成功清除</w:t>
      </w:r>
    </w:p>
    <w:p w14:paraId="01380AE8"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w:t>
      </w:r>
      <w:proofErr w:type="gramEnd"/>
      <w:r w:rsidRPr="0083770E">
        <w:t>) == RESET) {</w:t>
      </w:r>
    </w:p>
    <w:p w14:paraId="5E07176F"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"EWI flag cleared successfully\n");</w:t>
      </w:r>
    </w:p>
    <w:p w14:paraId="511ADD28" w14:textId="77777777" w:rsidR="00A30456" w:rsidRPr="0083770E" w:rsidRDefault="00A30456" w:rsidP="00A30456">
      <w:r w:rsidRPr="0083770E">
        <w:t xml:space="preserve">        } else {</w:t>
      </w:r>
    </w:p>
    <w:p w14:paraId="0EA3390D"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 xml:space="preserve">"ERROR: Failed to clear EWI </w:t>
      </w:r>
      <w:proofErr w:type="gramStart"/>
      <w:r w:rsidRPr="0083770E">
        <w:t>flag!\</w:t>
      </w:r>
      <w:proofErr w:type="gramEnd"/>
      <w:r w:rsidRPr="0083770E">
        <w:t>n");</w:t>
      </w:r>
    </w:p>
    <w:p w14:paraId="26D06252" w14:textId="77777777" w:rsidR="00A30456" w:rsidRPr="0083770E" w:rsidRDefault="00A30456" w:rsidP="00A30456">
      <w:r w:rsidRPr="0083770E">
        <w:t xml:space="preserve">            // 处理清除失败的情况</w:t>
      </w:r>
    </w:p>
    <w:p w14:paraId="235898EA" w14:textId="77777777" w:rsidR="00A30456" w:rsidRPr="0083770E" w:rsidRDefault="00A30456" w:rsidP="00A30456">
      <w:r w:rsidRPr="0083770E">
        <w:t xml:space="preserve">            </w:t>
      </w:r>
      <w:proofErr w:type="spellStart"/>
      <w:r w:rsidRPr="0083770E">
        <w:t>Handle_Flag_Clear_</w:t>
      </w:r>
      <w:proofErr w:type="gramStart"/>
      <w:r w:rsidRPr="0083770E">
        <w:t>Failure</w:t>
      </w:r>
      <w:proofErr w:type="spellEnd"/>
      <w:r w:rsidRPr="0083770E">
        <w:t>(</w:t>
      </w:r>
      <w:proofErr w:type="gramEnd"/>
      <w:r w:rsidRPr="0083770E">
        <w:t>);</w:t>
      </w:r>
    </w:p>
    <w:p w14:paraId="18EF1A88" w14:textId="77777777" w:rsidR="00A30456" w:rsidRPr="0083770E" w:rsidRDefault="00A30456" w:rsidP="00A30456">
      <w:r w:rsidRPr="0083770E">
        <w:t xml:space="preserve">        }</w:t>
      </w:r>
    </w:p>
    <w:p w14:paraId="27D99EDC" w14:textId="77777777" w:rsidR="00A30456" w:rsidRPr="0083770E" w:rsidRDefault="00A30456" w:rsidP="00A30456">
      <w:r w:rsidRPr="0083770E">
        <w:t xml:space="preserve">    } else {</w:t>
      </w:r>
    </w:p>
    <w:p w14:paraId="62B03463"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"EWI flag already cleared\n");</w:t>
      </w:r>
    </w:p>
    <w:p w14:paraId="1CD6AB55" w14:textId="77777777" w:rsidR="00A30456" w:rsidRPr="0083770E" w:rsidRDefault="00A30456" w:rsidP="00A30456">
      <w:r w:rsidRPr="0083770E">
        <w:t xml:space="preserve">    }</w:t>
      </w:r>
    </w:p>
    <w:p w14:paraId="7277AEE6" w14:textId="77777777" w:rsidR="00A30456" w:rsidRPr="0083770E" w:rsidRDefault="00A30456" w:rsidP="00A30456">
      <w:r w:rsidRPr="0083770E">
        <w:t>}</w:t>
      </w:r>
    </w:p>
    <w:p w14:paraId="747D9148" w14:textId="77777777" w:rsidR="00A30456" w:rsidRPr="0083770E" w:rsidRDefault="00A30456" w:rsidP="00A30456"/>
    <w:p w14:paraId="103B6E5F" w14:textId="77777777" w:rsidR="00A30456" w:rsidRPr="0083770E" w:rsidRDefault="00A30456" w:rsidP="00A30456">
      <w:r w:rsidRPr="0083770E">
        <w:t>// 紧急数据保存</w:t>
      </w:r>
    </w:p>
    <w:p w14:paraId="5305E5B0" w14:textId="77777777" w:rsidR="00A30456" w:rsidRPr="0083770E" w:rsidRDefault="00A30456" w:rsidP="00A30456">
      <w:r w:rsidRPr="0083770E">
        <w:t xml:space="preserve">void </w:t>
      </w:r>
      <w:proofErr w:type="spellStart"/>
      <w:r w:rsidRPr="0083770E">
        <w:t>Emergency_Data_Save</w:t>
      </w:r>
      <w:proofErr w:type="spellEnd"/>
      <w:r w:rsidRPr="0083770E">
        <w:t>(void)</w:t>
      </w:r>
    </w:p>
    <w:p w14:paraId="24496D1A" w14:textId="77777777" w:rsidR="00A30456" w:rsidRPr="0083770E" w:rsidRDefault="00A30456" w:rsidP="00A30456">
      <w:r w:rsidRPr="0083770E">
        <w:t>{</w:t>
      </w:r>
    </w:p>
    <w:p w14:paraId="2FEB41F5" w14:textId="77777777" w:rsidR="00A30456" w:rsidRPr="0083770E" w:rsidRDefault="00A30456" w:rsidP="00A30456">
      <w:r w:rsidRPr="0083770E">
        <w:t xml:space="preserve">    // 保存关键数据到备份寄存器</w:t>
      </w:r>
    </w:p>
    <w:p w14:paraId="6F4E20BA" w14:textId="77777777" w:rsidR="00A30456" w:rsidRPr="0083770E" w:rsidRDefault="00A30456" w:rsidP="00A30456">
      <w:r w:rsidRPr="0083770E">
        <w:t xml:space="preserve">    </w:t>
      </w:r>
      <w:proofErr w:type="spellStart"/>
      <w:r w:rsidRPr="0083770E">
        <w:t>RTC_</w:t>
      </w:r>
      <w:proofErr w:type="gramStart"/>
      <w:r w:rsidRPr="0083770E">
        <w:t>WriteBackupRegister</w:t>
      </w:r>
      <w:proofErr w:type="spellEnd"/>
      <w:r w:rsidRPr="0083770E">
        <w:t>(</w:t>
      </w:r>
      <w:proofErr w:type="gramEnd"/>
      <w:r w:rsidRPr="0083770E">
        <w:t>RTC_BKP_DR1, 0xDEADBEEF);</w:t>
      </w:r>
    </w:p>
    <w:p w14:paraId="234A7FC6" w14:textId="77777777" w:rsidR="00A30456" w:rsidRPr="0083770E" w:rsidRDefault="00A30456" w:rsidP="00A30456">
      <w:r w:rsidRPr="0083770E">
        <w:t xml:space="preserve">    </w:t>
      </w:r>
      <w:proofErr w:type="spellStart"/>
      <w:r w:rsidRPr="0083770E">
        <w:t>RTC_</w:t>
      </w:r>
      <w:proofErr w:type="gramStart"/>
      <w:r w:rsidRPr="0083770E">
        <w:t>WriteBackupRegister</w:t>
      </w:r>
      <w:proofErr w:type="spellEnd"/>
      <w:r w:rsidRPr="0083770E">
        <w:t>(</w:t>
      </w:r>
      <w:proofErr w:type="gramEnd"/>
      <w:r w:rsidRPr="0083770E">
        <w:t xml:space="preserve">RTC_BKP_DR2, </w:t>
      </w:r>
      <w:proofErr w:type="spellStart"/>
      <w:r w:rsidRPr="0083770E">
        <w:t>HAL_</w:t>
      </w:r>
      <w:proofErr w:type="gramStart"/>
      <w:r w:rsidRPr="0083770E">
        <w:t>GetTick</w:t>
      </w:r>
      <w:proofErr w:type="spellEnd"/>
      <w:r w:rsidRPr="0083770E">
        <w:t>(</w:t>
      </w:r>
      <w:proofErr w:type="gramEnd"/>
      <w:r w:rsidRPr="0083770E">
        <w:t>));</w:t>
      </w:r>
    </w:p>
    <w:p w14:paraId="7C14A0AC" w14:textId="77777777" w:rsidR="00A30456" w:rsidRPr="0083770E" w:rsidRDefault="00A30456" w:rsidP="00A30456">
      <w:r w:rsidRPr="0083770E">
        <w:lastRenderedPageBreak/>
        <w:t xml:space="preserve">    </w:t>
      </w:r>
      <w:proofErr w:type="spellStart"/>
      <w:r w:rsidRPr="0083770E">
        <w:t>RTC_</w:t>
      </w:r>
      <w:proofErr w:type="gramStart"/>
      <w:r w:rsidRPr="0083770E">
        <w:t>WriteBackupRegister</w:t>
      </w:r>
      <w:proofErr w:type="spellEnd"/>
      <w:r w:rsidRPr="0083770E">
        <w:t>(</w:t>
      </w:r>
      <w:proofErr w:type="gramEnd"/>
      <w:r w:rsidRPr="0083770E">
        <w:t xml:space="preserve">RTC_BKP_DR3, </w:t>
      </w:r>
      <w:proofErr w:type="spellStart"/>
      <w:r w:rsidRPr="0083770E">
        <w:t>WWDG_</w:t>
      </w:r>
      <w:proofErr w:type="gramStart"/>
      <w:r w:rsidRPr="0083770E">
        <w:t>GetCounter</w:t>
      </w:r>
      <w:proofErr w:type="spellEnd"/>
      <w:r w:rsidRPr="0083770E">
        <w:t>(</w:t>
      </w:r>
      <w:proofErr w:type="gramEnd"/>
      <w:r w:rsidRPr="0083770E">
        <w:t>));</w:t>
      </w:r>
    </w:p>
    <w:p w14:paraId="3E64ED35" w14:textId="77777777" w:rsidR="00A30456" w:rsidRPr="0083770E" w:rsidRDefault="00A30456" w:rsidP="00A30456">
      <w:r w:rsidRPr="0083770E">
        <w:t xml:space="preserve">    </w:t>
      </w:r>
    </w:p>
    <w:p w14:paraId="40ECD482"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"Critical data saved to backup registers\n");</w:t>
      </w:r>
    </w:p>
    <w:p w14:paraId="58A1594A" w14:textId="77777777" w:rsidR="00A30456" w:rsidRPr="0083770E" w:rsidRDefault="00A30456" w:rsidP="00A30456">
      <w:r w:rsidRPr="0083770E">
        <w:t>}</w:t>
      </w:r>
    </w:p>
    <w:p w14:paraId="40EB5276" w14:textId="77777777" w:rsidR="00A30456" w:rsidRPr="0083770E" w:rsidRDefault="00A30456" w:rsidP="00A30456"/>
    <w:p w14:paraId="1EC745E5" w14:textId="77777777" w:rsidR="00A30456" w:rsidRPr="0083770E" w:rsidRDefault="00A30456" w:rsidP="00A30456">
      <w:r w:rsidRPr="0083770E">
        <w:t>// 初始化 WWDG 带中断</w:t>
      </w:r>
    </w:p>
    <w:p w14:paraId="5DD1318A" w14:textId="77777777" w:rsidR="00A30456" w:rsidRPr="0083770E" w:rsidRDefault="00A30456" w:rsidP="00A30456">
      <w:r w:rsidRPr="0083770E">
        <w:t xml:space="preserve">void </w:t>
      </w:r>
      <w:proofErr w:type="spellStart"/>
      <w:r w:rsidRPr="0083770E">
        <w:t>WWDG_Init_With_Interrupt</w:t>
      </w:r>
      <w:proofErr w:type="spellEnd"/>
      <w:r w:rsidRPr="0083770E">
        <w:t>(void)</w:t>
      </w:r>
    </w:p>
    <w:p w14:paraId="3D6662AF" w14:textId="77777777" w:rsidR="00A30456" w:rsidRPr="0083770E" w:rsidRDefault="00A30456" w:rsidP="00A30456">
      <w:r w:rsidRPr="0083770E">
        <w:t>{</w:t>
      </w:r>
    </w:p>
    <w:p w14:paraId="1BE4AE77" w14:textId="77777777" w:rsidR="00A30456" w:rsidRPr="0083770E" w:rsidRDefault="00A30456" w:rsidP="00A30456">
      <w:r w:rsidRPr="0083770E">
        <w:t xml:space="preserve">    // 启用时钟</w:t>
      </w:r>
    </w:p>
    <w:p w14:paraId="2F05CB5F" w14:textId="77777777" w:rsidR="00A30456" w:rsidRPr="0083770E" w:rsidRDefault="00A30456" w:rsidP="00A30456">
      <w:r w:rsidRPr="0083770E">
        <w:t xml:space="preserve">    RCC_APB1</w:t>
      </w:r>
      <w:proofErr w:type="gramStart"/>
      <w:r w:rsidRPr="0083770E">
        <w:t>PeriphClockCmd(</w:t>
      </w:r>
      <w:proofErr w:type="gramEnd"/>
      <w:r w:rsidRPr="0083770E">
        <w:t>RCC_APB1Periph_WWDG, ENABLE);</w:t>
      </w:r>
    </w:p>
    <w:p w14:paraId="0C57C193" w14:textId="77777777" w:rsidR="00A30456" w:rsidRPr="0083770E" w:rsidRDefault="00A30456" w:rsidP="00A30456">
      <w:r w:rsidRPr="0083770E">
        <w:t xml:space="preserve">    </w:t>
      </w:r>
    </w:p>
    <w:p w14:paraId="1DA9D183" w14:textId="77777777" w:rsidR="00A30456" w:rsidRPr="0083770E" w:rsidRDefault="00A30456" w:rsidP="00A30456">
      <w:r w:rsidRPr="0083770E">
        <w:t xml:space="preserve">    // 设置预分频器</w:t>
      </w:r>
    </w:p>
    <w:p w14:paraId="16D74F68" w14:textId="77777777" w:rsidR="00A30456" w:rsidRPr="0083770E" w:rsidRDefault="00A30456" w:rsidP="00A30456">
      <w:r w:rsidRPr="0083770E">
        <w:t xml:space="preserve">    </w:t>
      </w:r>
      <w:proofErr w:type="spellStart"/>
      <w:r w:rsidRPr="0083770E">
        <w:t>WWDG_</w:t>
      </w:r>
      <w:proofErr w:type="gramStart"/>
      <w:r w:rsidRPr="0083770E">
        <w:t>SetPrescaler</w:t>
      </w:r>
      <w:proofErr w:type="spellEnd"/>
      <w:r w:rsidRPr="0083770E">
        <w:t>(</w:t>
      </w:r>
      <w:proofErr w:type="gramEnd"/>
      <w:r w:rsidRPr="0083770E">
        <w:t>WWDG_Prescaler_8);</w:t>
      </w:r>
    </w:p>
    <w:p w14:paraId="5D0E00D3" w14:textId="77777777" w:rsidR="00A30456" w:rsidRPr="0083770E" w:rsidRDefault="00A30456" w:rsidP="00A30456">
      <w:r w:rsidRPr="0083770E">
        <w:t xml:space="preserve">    </w:t>
      </w:r>
    </w:p>
    <w:p w14:paraId="7D4299C2" w14:textId="77777777" w:rsidR="00A30456" w:rsidRPr="0083770E" w:rsidRDefault="00A30456" w:rsidP="00A30456">
      <w:r w:rsidRPr="0083770E">
        <w:t xml:space="preserve">    // 设置窗口值</w:t>
      </w:r>
    </w:p>
    <w:p w14:paraId="7F119205" w14:textId="77777777" w:rsidR="00A30456" w:rsidRPr="0083770E" w:rsidRDefault="00A30456" w:rsidP="00A30456">
      <w:r w:rsidRPr="0083770E">
        <w:t xml:space="preserve">    </w:t>
      </w:r>
      <w:proofErr w:type="spellStart"/>
      <w:r w:rsidRPr="0083770E">
        <w:t>WWDG_SetWindowValue</w:t>
      </w:r>
      <w:proofErr w:type="spellEnd"/>
      <w:r w:rsidRPr="0083770E">
        <w:t>(0x60);</w:t>
      </w:r>
    </w:p>
    <w:p w14:paraId="601BD568" w14:textId="77777777" w:rsidR="00A30456" w:rsidRPr="0083770E" w:rsidRDefault="00A30456" w:rsidP="00A30456">
      <w:r w:rsidRPr="0083770E">
        <w:t xml:space="preserve">    </w:t>
      </w:r>
    </w:p>
    <w:p w14:paraId="26D6DFE8" w14:textId="77777777" w:rsidR="00A30456" w:rsidRPr="0083770E" w:rsidRDefault="00A30456" w:rsidP="00A30456">
      <w:r w:rsidRPr="0083770E">
        <w:t xml:space="preserve">    // 启用早期唤醒中断</w:t>
      </w:r>
    </w:p>
    <w:p w14:paraId="1C589B0E" w14:textId="77777777" w:rsidR="00A30456" w:rsidRPr="0083770E" w:rsidRDefault="00A30456" w:rsidP="00A30456">
      <w:r w:rsidRPr="0083770E">
        <w:t xml:space="preserve">    </w:t>
      </w:r>
      <w:proofErr w:type="spellStart"/>
      <w:r w:rsidRPr="0083770E">
        <w:t>WWDG_</w:t>
      </w:r>
      <w:proofErr w:type="gramStart"/>
      <w:r w:rsidRPr="0083770E">
        <w:t>EnableIT</w:t>
      </w:r>
      <w:proofErr w:type="spellEnd"/>
      <w:r w:rsidRPr="0083770E">
        <w:t>(</w:t>
      </w:r>
      <w:proofErr w:type="gramEnd"/>
      <w:r w:rsidRPr="0083770E">
        <w:t>);</w:t>
      </w:r>
    </w:p>
    <w:p w14:paraId="0E411E6A" w14:textId="77777777" w:rsidR="00A30456" w:rsidRPr="0083770E" w:rsidRDefault="00A30456" w:rsidP="00A30456">
      <w:r w:rsidRPr="0083770E">
        <w:t xml:space="preserve">    </w:t>
      </w:r>
    </w:p>
    <w:p w14:paraId="73387011" w14:textId="77777777" w:rsidR="00A30456" w:rsidRPr="0083770E" w:rsidRDefault="00A30456" w:rsidP="00A30456">
      <w:r w:rsidRPr="0083770E">
        <w:t xml:space="preserve">    // 配置 NVIC 中断</w:t>
      </w:r>
    </w:p>
    <w:p w14:paraId="573038C8" w14:textId="77777777" w:rsidR="00A30456" w:rsidRPr="0083770E" w:rsidRDefault="00A30456" w:rsidP="00A30456">
      <w:r w:rsidRPr="0083770E">
        <w:t xml:space="preserve">    </w:t>
      </w:r>
      <w:proofErr w:type="spellStart"/>
      <w:r w:rsidRPr="0083770E">
        <w:t>NVIC_InitTypeDef</w:t>
      </w:r>
      <w:proofErr w:type="spellEnd"/>
      <w:r w:rsidRPr="0083770E">
        <w:t xml:space="preserve"> </w:t>
      </w:r>
      <w:proofErr w:type="spellStart"/>
      <w:r w:rsidRPr="0083770E">
        <w:t>NVIC_InitStructure</w:t>
      </w:r>
      <w:proofErr w:type="spellEnd"/>
      <w:r w:rsidRPr="0083770E">
        <w:t>;</w:t>
      </w:r>
    </w:p>
    <w:p w14:paraId="6FFF2D31" w14:textId="77777777" w:rsidR="00A30456" w:rsidRPr="0083770E" w:rsidRDefault="00A30456" w:rsidP="00A30456">
      <w:r w:rsidRPr="0083770E">
        <w:t xml:space="preserve">    </w:t>
      </w:r>
      <w:proofErr w:type="spellStart"/>
      <w:r w:rsidRPr="0083770E">
        <w:t>NVIC_InitStructure.NVIC_IRQChannel</w:t>
      </w:r>
      <w:proofErr w:type="spellEnd"/>
      <w:r w:rsidRPr="0083770E">
        <w:t xml:space="preserve"> = </w:t>
      </w:r>
      <w:proofErr w:type="spellStart"/>
      <w:r w:rsidRPr="0083770E">
        <w:t>WWDG_IRQn</w:t>
      </w:r>
      <w:proofErr w:type="spellEnd"/>
      <w:r w:rsidRPr="0083770E">
        <w:t>;</w:t>
      </w:r>
    </w:p>
    <w:p w14:paraId="2B759728" w14:textId="77777777" w:rsidR="00A30456" w:rsidRPr="0083770E" w:rsidRDefault="00A30456" w:rsidP="00A30456">
      <w:r w:rsidRPr="0083770E">
        <w:t xml:space="preserve">    </w:t>
      </w:r>
      <w:proofErr w:type="spellStart"/>
      <w:r w:rsidRPr="0083770E">
        <w:t>NVIC_InitStructure.NVIC_IRQChannelPreemptionPriority</w:t>
      </w:r>
      <w:proofErr w:type="spellEnd"/>
      <w:r w:rsidRPr="0083770E">
        <w:t xml:space="preserve"> = 0;</w:t>
      </w:r>
    </w:p>
    <w:p w14:paraId="593491CD" w14:textId="77777777" w:rsidR="00A30456" w:rsidRPr="0083770E" w:rsidRDefault="00A30456" w:rsidP="00A30456">
      <w:r w:rsidRPr="0083770E">
        <w:t xml:space="preserve">    </w:t>
      </w:r>
      <w:proofErr w:type="spellStart"/>
      <w:r w:rsidRPr="0083770E">
        <w:t>NVIC_InitStructure.NVIC_IRQChannelSubPriority</w:t>
      </w:r>
      <w:proofErr w:type="spellEnd"/>
      <w:r w:rsidRPr="0083770E">
        <w:t xml:space="preserve"> = 0;</w:t>
      </w:r>
    </w:p>
    <w:p w14:paraId="50CA4F1F" w14:textId="77777777" w:rsidR="00A30456" w:rsidRPr="0083770E" w:rsidRDefault="00A30456" w:rsidP="00A30456">
      <w:r w:rsidRPr="0083770E">
        <w:t xml:space="preserve">    </w:t>
      </w:r>
      <w:proofErr w:type="spellStart"/>
      <w:r w:rsidRPr="0083770E">
        <w:t>NVIC_InitStructure.NVIC_IRQChannelCmd</w:t>
      </w:r>
      <w:proofErr w:type="spellEnd"/>
      <w:r w:rsidRPr="0083770E">
        <w:t xml:space="preserve"> = ENABLE;</w:t>
      </w:r>
    </w:p>
    <w:p w14:paraId="7C4A3671" w14:textId="77777777" w:rsidR="00A30456" w:rsidRPr="0083770E" w:rsidRDefault="00A30456" w:rsidP="00A30456">
      <w:r w:rsidRPr="0083770E">
        <w:t xml:space="preserve">    </w:t>
      </w:r>
      <w:proofErr w:type="spellStart"/>
      <w:r w:rsidRPr="0083770E">
        <w:t>NVIC_Init</w:t>
      </w:r>
      <w:proofErr w:type="spellEnd"/>
      <w:r w:rsidRPr="0083770E">
        <w:t>(&amp;</w:t>
      </w:r>
      <w:proofErr w:type="spellStart"/>
      <w:r w:rsidRPr="0083770E">
        <w:t>NVIC_InitStructure</w:t>
      </w:r>
      <w:proofErr w:type="spellEnd"/>
      <w:r w:rsidRPr="0083770E">
        <w:t>);</w:t>
      </w:r>
    </w:p>
    <w:p w14:paraId="4617999E" w14:textId="77777777" w:rsidR="00A30456" w:rsidRPr="0083770E" w:rsidRDefault="00A30456" w:rsidP="00A30456">
      <w:r w:rsidRPr="0083770E">
        <w:lastRenderedPageBreak/>
        <w:t xml:space="preserve">    </w:t>
      </w:r>
    </w:p>
    <w:p w14:paraId="126D12F3" w14:textId="77777777" w:rsidR="00A30456" w:rsidRPr="0083770E" w:rsidRDefault="00A30456" w:rsidP="00A30456">
      <w:r w:rsidRPr="0083770E">
        <w:t xml:space="preserve">    // 启用看门狗</w:t>
      </w:r>
    </w:p>
    <w:p w14:paraId="7D7CB1DD" w14:textId="77777777" w:rsidR="00A30456" w:rsidRPr="0083770E" w:rsidRDefault="00A30456" w:rsidP="00A30456">
      <w:r w:rsidRPr="0083770E">
        <w:t xml:space="preserve">    </w:t>
      </w:r>
      <w:proofErr w:type="spellStart"/>
      <w:r w:rsidRPr="0083770E">
        <w:t>WWDG_Enable</w:t>
      </w:r>
      <w:proofErr w:type="spellEnd"/>
      <w:r w:rsidRPr="0083770E">
        <w:t>(0x7F);</w:t>
      </w:r>
    </w:p>
    <w:p w14:paraId="33C07754" w14:textId="77777777" w:rsidR="00A30456" w:rsidRPr="0083770E" w:rsidRDefault="00A30456" w:rsidP="00A30456">
      <w:r w:rsidRPr="0083770E">
        <w:t xml:space="preserve">    </w:t>
      </w:r>
    </w:p>
    <w:p w14:paraId="79AE97B8"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"WWDG with interrupt enabled\n");</w:t>
      </w:r>
    </w:p>
    <w:p w14:paraId="39FF759D" w14:textId="77777777" w:rsidR="00A30456" w:rsidRPr="0083770E" w:rsidRDefault="00A30456" w:rsidP="00A30456">
      <w:r w:rsidRPr="0083770E">
        <w:t>}</w:t>
      </w:r>
    </w:p>
    <w:p w14:paraId="184FE6F9" w14:textId="77777777" w:rsidR="00A30456" w:rsidRPr="0083770E" w:rsidRDefault="00A30456" w:rsidP="00A30456">
      <w:pPr>
        <w:pStyle w:val="3"/>
      </w:pPr>
      <w:r w:rsidRPr="0083770E">
        <w:t>重要注意事项</w:t>
      </w:r>
    </w:p>
    <w:p w14:paraId="4C5C9741" w14:textId="77777777" w:rsidR="00A30456" w:rsidRPr="0083770E" w:rsidRDefault="00A30456" w:rsidP="00A30456">
      <w:pPr>
        <w:pStyle w:val="4"/>
      </w:pPr>
      <w:r w:rsidRPr="0083770E">
        <w:t xml:space="preserve">1. </w:t>
      </w:r>
      <w:r w:rsidRPr="0083770E">
        <w:rPr>
          <w:rFonts w:ascii="Times New Roman" w:hAnsi="Times New Roman" w:cs="Times New Roman"/>
        </w:rPr>
        <w:t>​</w:t>
      </w:r>
      <w:r w:rsidRPr="0083770E">
        <w:t>清除时机必须正确</w:t>
      </w:r>
      <w:r w:rsidRPr="0083770E">
        <w:rPr>
          <w:rFonts w:ascii="Times New Roman" w:hAnsi="Times New Roman" w:cs="Times New Roman"/>
        </w:rPr>
        <w:t>​</w:t>
      </w:r>
    </w:p>
    <w:p w14:paraId="17236651" w14:textId="77777777" w:rsidR="00A30456" w:rsidRPr="0083770E" w:rsidRDefault="00A30456" w:rsidP="00A30456">
      <w:r w:rsidRPr="0083770E">
        <w:t xml:space="preserve">void </w:t>
      </w:r>
      <w:proofErr w:type="spellStart"/>
      <w:r w:rsidRPr="0083770E">
        <w:t>Correct_Clear_Timing</w:t>
      </w:r>
      <w:proofErr w:type="spellEnd"/>
      <w:r w:rsidRPr="0083770E">
        <w:t>(void)</w:t>
      </w:r>
    </w:p>
    <w:p w14:paraId="4418F2C3" w14:textId="77777777" w:rsidR="00A30456" w:rsidRPr="0083770E" w:rsidRDefault="00A30456" w:rsidP="00A30456">
      <w:r w:rsidRPr="0083770E">
        <w:t>{</w:t>
      </w:r>
    </w:p>
    <w:p w14:paraId="0C260BAB" w14:textId="77777777" w:rsidR="00A30456" w:rsidRPr="0083770E" w:rsidRDefault="00A30456" w:rsidP="00A30456">
      <w:r w:rsidRPr="0083770E">
        <w:t xml:space="preserve">    // 正确的清除顺序：</w:t>
      </w:r>
    </w:p>
    <w:p w14:paraId="2A9A5705" w14:textId="77777777" w:rsidR="00A30456" w:rsidRPr="0083770E" w:rsidRDefault="00A30456" w:rsidP="00A30456">
      <w:r w:rsidRPr="0083770E">
        <w:t xml:space="preserve">    </w:t>
      </w:r>
    </w:p>
    <w:p w14:paraId="7E09219F" w14:textId="77777777" w:rsidR="00A30456" w:rsidRPr="0083770E" w:rsidRDefault="00A30456" w:rsidP="00A30456">
      <w:r w:rsidRPr="0083770E">
        <w:t xml:space="preserve">    // 1. 先检查标志</w:t>
      </w:r>
    </w:p>
    <w:p w14:paraId="3F5BC38D"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3E69DC8D"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"EWI flag is set\n");</w:t>
      </w:r>
    </w:p>
    <w:p w14:paraId="7E3EEF60" w14:textId="77777777" w:rsidR="00A30456" w:rsidRPr="0083770E" w:rsidRDefault="00A30456" w:rsidP="00A30456">
      <w:r w:rsidRPr="0083770E">
        <w:t xml:space="preserve">        </w:t>
      </w:r>
    </w:p>
    <w:p w14:paraId="4F723421" w14:textId="77777777" w:rsidR="00A30456" w:rsidRPr="0083770E" w:rsidRDefault="00A30456" w:rsidP="00A30456">
      <w:r w:rsidRPr="0083770E">
        <w:t xml:space="preserve">        // 2. 执行必要的处理</w:t>
      </w:r>
    </w:p>
    <w:p w14:paraId="6B46B25F" w14:textId="77777777" w:rsidR="00A30456" w:rsidRPr="0083770E" w:rsidRDefault="00A30456" w:rsidP="00A30456">
      <w:r w:rsidRPr="0083770E">
        <w:t xml:space="preserve">        </w:t>
      </w:r>
      <w:proofErr w:type="spellStart"/>
      <w:r w:rsidRPr="0083770E">
        <w:t>Perform_Emergency_</w:t>
      </w:r>
      <w:proofErr w:type="gramStart"/>
      <w:r w:rsidRPr="0083770E">
        <w:t>Actions</w:t>
      </w:r>
      <w:proofErr w:type="spellEnd"/>
      <w:r w:rsidRPr="0083770E">
        <w:t>(</w:t>
      </w:r>
      <w:proofErr w:type="gramEnd"/>
      <w:r w:rsidRPr="0083770E">
        <w:t>);</w:t>
      </w:r>
    </w:p>
    <w:p w14:paraId="1235E54B" w14:textId="77777777" w:rsidR="00A30456" w:rsidRPr="0083770E" w:rsidRDefault="00A30456" w:rsidP="00A30456">
      <w:r w:rsidRPr="0083770E">
        <w:t xml:space="preserve">        </w:t>
      </w:r>
    </w:p>
    <w:p w14:paraId="38AA2E9C" w14:textId="77777777" w:rsidR="00A30456" w:rsidRPr="0083770E" w:rsidRDefault="00A30456" w:rsidP="00A30456">
      <w:r w:rsidRPr="0083770E">
        <w:t xml:space="preserve">        // 3. 最后清除标志</w:t>
      </w:r>
    </w:p>
    <w:p w14:paraId="73CAF1A2"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4BA4C152" w14:textId="77777777" w:rsidR="00A30456" w:rsidRPr="0083770E" w:rsidRDefault="00A30456" w:rsidP="00A30456">
      <w:r w:rsidRPr="0083770E">
        <w:t xml:space="preserve">        </w:t>
      </w:r>
    </w:p>
    <w:p w14:paraId="0A994F2B" w14:textId="77777777" w:rsidR="00A30456" w:rsidRPr="0083770E" w:rsidRDefault="00A30456" w:rsidP="00A30456">
      <w:r w:rsidRPr="0083770E">
        <w:t xml:space="preserve">        // 错误：如果先清除标志再处理，可能会丢失中断</w:t>
      </w:r>
    </w:p>
    <w:p w14:paraId="367ED912" w14:textId="77777777" w:rsidR="00A30456" w:rsidRPr="0083770E" w:rsidRDefault="00A30456" w:rsidP="00A30456">
      <w:r w:rsidRPr="0083770E">
        <w:t xml:space="preserve">    }</w:t>
      </w:r>
    </w:p>
    <w:p w14:paraId="3B5A6713" w14:textId="77777777" w:rsidR="00A30456" w:rsidRPr="0083770E" w:rsidRDefault="00A30456" w:rsidP="00A30456">
      <w:r w:rsidRPr="0083770E">
        <w:t>}</w:t>
      </w:r>
    </w:p>
    <w:p w14:paraId="16310E16" w14:textId="77777777" w:rsidR="00A30456" w:rsidRPr="0083770E" w:rsidRDefault="00A30456" w:rsidP="00A30456">
      <w:pPr>
        <w:pStyle w:val="4"/>
      </w:pPr>
      <w:r w:rsidRPr="0083770E">
        <w:lastRenderedPageBreak/>
        <w:t xml:space="preserve">2. </w:t>
      </w:r>
      <w:r w:rsidRPr="0083770E">
        <w:rPr>
          <w:rFonts w:ascii="Times New Roman" w:hAnsi="Times New Roman" w:cs="Times New Roman"/>
        </w:rPr>
        <w:t>​</w:t>
      </w:r>
      <w:r w:rsidRPr="0083770E">
        <w:t>避免重复清除</w:t>
      </w:r>
      <w:r w:rsidRPr="0083770E">
        <w:rPr>
          <w:rFonts w:ascii="Times New Roman" w:hAnsi="Times New Roman" w:cs="Times New Roman"/>
        </w:rPr>
        <w:t>​</w:t>
      </w:r>
    </w:p>
    <w:p w14:paraId="72F60EB9" w14:textId="77777777" w:rsidR="00A30456" w:rsidRPr="0083770E" w:rsidRDefault="00A30456" w:rsidP="00A30456">
      <w:r w:rsidRPr="0083770E">
        <w:t xml:space="preserve">void </w:t>
      </w:r>
      <w:proofErr w:type="spellStart"/>
      <w:r w:rsidRPr="0083770E">
        <w:t>Avoid_Redundant_Clearing</w:t>
      </w:r>
      <w:proofErr w:type="spellEnd"/>
      <w:r w:rsidRPr="0083770E">
        <w:t>(void)</w:t>
      </w:r>
    </w:p>
    <w:p w14:paraId="649FB9E7" w14:textId="77777777" w:rsidR="00A30456" w:rsidRPr="0083770E" w:rsidRDefault="00A30456" w:rsidP="00A30456">
      <w:r w:rsidRPr="0083770E">
        <w:t>{</w:t>
      </w:r>
    </w:p>
    <w:p w14:paraId="5EABC5EE" w14:textId="77777777" w:rsidR="00A30456" w:rsidRPr="0083770E" w:rsidRDefault="00A30456" w:rsidP="00A30456">
      <w:r w:rsidRPr="0083770E">
        <w:t xml:space="preserve">    // 不必要的重复清除</w:t>
      </w:r>
    </w:p>
    <w:p w14:paraId="7ED534B1" w14:textId="77777777" w:rsidR="00A30456" w:rsidRPr="0083770E" w:rsidRDefault="00A30456" w:rsidP="00A30456">
      <w:r w:rsidRPr="0083770E">
        <w:t xml:space="preserve">    </w:t>
      </w:r>
      <w:proofErr w:type="spellStart"/>
      <w:r w:rsidRPr="0083770E">
        <w:t>WWDG_ClearFlag</w:t>
      </w:r>
      <w:proofErr w:type="spellEnd"/>
      <w:r w:rsidRPr="0083770E">
        <w:t>();  // 第一次清除</w:t>
      </w:r>
    </w:p>
    <w:p w14:paraId="54536675" w14:textId="77777777" w:rsidR="00A30456" w:rsidRPr="0083770E" w:rsidRDefault="00A30456" w:rsidP="00A30456">
      <w:r w:rsidRPr="0083770E">
        <w:t xml:space="preserve">    </w:t>
      </w:r>
      <w:proofErr w:type="spellStart"/>
      <w:r w:rsidRPr="0083770E">
        <w:t>WWDG_ClearFlag</w:t>
      </w:r>
      <w:proofErr w:type="spellEnd"/>
      <w:r w:rsidRPr="0083770E">
        <w:t>();  // 第二次清除（多余）</w:t>
      </w:r>
    </w:p>
    <w:p w14:paraId="1E8E6F99" w14:textId="77777777" w:rsidR="00A30456" w:rsidRPr="0083770E" w:rsidRDefault="00A30456" w:rsidP="00A30456">
      <w:r w:rsidRPr="0083770E">
        <w:t xml:space="preserve">    </w:t>
      </w:r>
      <w:proofErr w:type="spellStart"/>
      <w:r w:rsidRPr="0083770E">
        <w:t>WWDG_ClearFlag</w:t>
      </w:r>
      <w:proofErr w:type="spellEnd"/>
      <w:r w:rsidRPr="0083770E">
        <w:t>();  // 第三次清除（多余）</w:t>
      </w:r>
    </w:p>
    <w:p w14:paraId="595BF2EF" w14:textId="77777777" w:rsidR="00A30456" w:rsidRPr="0083770E" w:rsidRDefault="00A30456" w:rsidP="00A30456">
      <w:r w:rsidRPr="0083770E">
        <w:t xml:space="preserve">    </w:t>
      </w:r>
    </w:p>
    <w:p w14:paraId="37839710" w14:textId="77777777" w:rsidR="00A30456" w:rsidRPr="0083770E" w:rsidRDefault="00A30456" w:rsidP="00A30456">
      <w:r w:rsidRPr="0083770E">
        <w:t xml:space="preserve">    // 更好的做法：</w:t>
      </w:r>
    </w:p>
    <w:p w14:paraId="4E470B4A"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168904DB" w14:textId="77777777" w:rsidR="00A30456" w:rsidRPr="0083770E" w:rsidRDefault="00A30456" w:rsidP="00A30456">
      <w:r w:rsidRPr="0083770E">
        <w:t xml:space="preserve">        </w:t>
      </w:r>
      <w:proofErr w:type="spellStart"/>
      <w:r w:rsidRPr="0083770E">
        <w:t>WWDG_ClearFlag</w:t>
      </w:r>
      <w:proofErr w:type="spellEnd"/>
      <w:r w:rsidRPr="0083770E">
        <w:t>();  // 只在需要时清除</w:t>
      </w:r>
    </w:p>
    <w:p w14:paraId="218BF969" w14:textId="77777777" w:rsidR="00A30456" w:rsidRPr="0083770E" w:rsidRDefault="00A30456" w:rsidP="00A30456">
      <w:r w:rsidRPr="0083770E">
        <w:t xml:space="preserve">    }</w:t>
      </w:r>
    </w:p>
    <w:p w14:paraId="11EBFF4C" w14:textId="77777777" w:rsidR="00A30456" w:rsidRPr="0083770E" w:rsidRDefault="00A30456" w:rsidP="00A30456">
      <w:r w:rsidRPr="0083770E">
        <w:t>}</w:t>
      </w:r>
    </w:p>
    <w:p w14:paraId="25ADCB65" w14:textId="77777777" w:rsidR="00A30456" w:rsidRPr="0083770E" w:rsidRDefault="00A30456" w:rsidP="00A30456">
      <w:pPr>
        <w:pStyle w:val="4"/>
      </w:pPr>
      <w:r w:rsidRPr="0083770E">
        <w:t xml:space="preserve">3. </w:t>
      </w:r>
      <w:r w:rsidRPr="0083770E">
        <w:rPr>
          <w:rFonts w:ascii="Times New Roman" w:hAnsi="Times New Roman" w:cs="Times New Roman"/>
        </w:rPr>
        <w:t>​</w:t>
      </w:r>
      <w:r w:rsidRPr="0083770E">
        <w:t>中断处理中的使用</w:t>
      </w:r>
      <w:r w:rsidRPr="0083770E">
        <w:rPr>
          <w:rFonts w:ascii="Times New Roman" w:hAnsi="Times New Roman" w:cs="Times New Roman"/>
        </w:rPr>
        <w:t>​</w:t>
      </w:r>
    </w:p>
    <w:p w14:paraId="1760B1CB" w14:textId="77777777" w:rsidR="00A30456" w:rsidRPr="0083770E" w:rsidRDefault="00A30456" w:rsidP="00A30456">
      <w:r w:rsidRPr="0083770E">
        <w:t xml:space="preserve">void </w:t>
      </w:r>
      <w:proofErr w:type="spellStart"/>
      <w:r w:rsidRPr="0083770E">
        <w:t>WWDG_IRQHandler</w:t>
      </w:r>
      <w:proofErr w:type="spellEnd"/>
      <w:r w:rsidRPr="0083770E">
        <w:t>(void)</w:t>
      </w:r>
    </w:p>
    <w:p w14:paraId="739172E3" w14:textId="77777777" w:rsidR="00A30456" w:rsidRPr="0083770E" w:rsidRDefault="00A30456" w:rsidP="00A30456">
      <w:r w:rsidRPr="0083770E">
        <w:t>{</w:t>
      </w:r>
    </w:p>
    <w:p w14:paraId="2DF16CDF" w14:textId="77777777" w:rsidR="00A30456" w:rsidRPr="0083770E" w:rsidRDefault="00A30456" w:rsidP="00A30456">
      <w:r w:rsidRPr="0083770E">
        <w:t xml:space="preserve">    // 中断处理中必须清除标志</w:t>
      </w:r>
    </w:p>
    <w:p w14:paraId="21EA6AF9"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3916A2A2" w14:textId="77777777" w:rsidR="00A30456" w:rsidRPr="0083770E" w:rsidRDefault="00A30456" w:rsidP="00A30456">
      <w:r w:rsidRPr="0083770E">
        <w:t xml:space="preserve">        // 快速处理关键任务</w:t>
      </w:r>
    </w:p>
    <w:p w14:paraId="3469E1F7" w14:textId="77777777" w:rsidR="00A30456" w:rsidRPr="0083770E" w:rsidRDefault="00A30456" w:rsidP="00A30456">
      <w:r w:rsidRPr="0083770E">
        <w:t xml:space="preserve">        </w:t>
      </w:r>
      <w:proofErr w:type="spellStart"/>
      <w:r w:rsidRPr="0083770E">
        <w:t>Save_Minimal_</w:t>
      </w:r>
      <w:proofErr w:type="gramStart"/>
      <w:r w:rsidRPr="0083770E">
        <w:t>Data</w:t>
      </w:r>
      <w:proofErr w:type="spellEnd"/>
      <w:r w:rsidRPr="0083770E">
        <w:t>(</w:t>
      </w:r>
      <w:proofErr w:type="gramEnd"/>
      <w:r w:rsidRPr="0083770E">
        <w:t>);</w:t>
      </w:r>
    </w:p>
    <w:p w14:paraId="5D0E94A6" w14:textId="77777777" w:rsidR="00A30456" w:rsidRPr="0083770E" w:rsidRDefault="00A30456" w:rsidP="00A30456">
      <w:r w:rsidRPr="0083770E">
        <w:t xml:space="preserve">        </w:t>
      </w:r>
    </w:p>
    <w:p w14:paraId="13698EEE" w14:textId="77777777" w:rsidR="00A30456" w:rsidRPr="0083770E" w:rsidRDefault="00A30456" w:rsidP="00A30456">
      <w:r w:rsidRPr="0083770E">
        <w:t xml:space="preserve">        // 清除标志（防止重复进入中断）</w:t>
      </w:r>
    </w:p>
    <w:p w14:paraId="539D0625"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4A01906F" w14:textId="77777777" w:rsidR="00A30456" w:rsidRPr="0083770E" w:rsidRDefault="00A30456" w:rsidP="00A30456">
      <w:r w:rsidRPr="0083770E">
        <w:t xml:space="preserve">        </w:t>
      </w:r>
    </w:p>
    <w:p w14:paraId="390EC7BE" w14:textId="77777777" w:rsidR="00A30456" w:rsidRPr="0083770E" w:rsidRDefault="00A30456" w:rsidP="00A30456">
      <w:r w:rsidRPr="0083770E">
        <w:t xml:space="preserve">        // 注意：清除标志后，中断可能仍然处于挂起状态</w:t>
      </w:r>
    </w:p>
    <w:p w14:paraId="0711A090" w14:textId="77777777" w:rsidR="00A30456" w:rsidRPr="0083770E" w:rsidRDefault="00A30456" w:rsidP="00A30456">
      <w:r w:rsidRPr="0083770E">
        <w:t xml:space="preserve">        // 需要确保中断处理完成</w:t>
      </w:r>
    </w:p>
    <w:p w14:paraId="4A49744D" w14:textId="77777777" w:rsidR="00A30456" w:rsidRPr="0083770E" w:rsidRDefault="00A30456" w:rsidP="00A30456">
      <w:r w:rsidRPr="0083770E">
        <w:lastRenderedPageBreak/>
        <w:t xml:space="preserve">    }</w:t>
      </w:r>
    </w:p>
    <w:p w14:paraId="7EFF8C74" w14:textId="77777777" w:rsidR="00A30456" w:rsidRPr="0083770E" w:rsidRDefault="00A30456" w:rsidP="00A30456">
      <w:r w:rsidRPr="0083770E">
        <w:t>}</w:t>
      </w:r>
    </w:p>
    <w:p w14:paraId="2CBC4038" w14:textId="77777777" w:rsidR="00A30456" w:rsidRPr="0083770E" w:rsidRDefault="00A30456" w:rsidP="00A30456">
      <w:pPr>
        <w:pStyle w:val="3"/>
      </w:pPr>
      <w:r w:rsidRPr="0083770E">
        <w:t>高级应用示例</w:t>
      </w:r>
    </w:p>
    <w:p w14:paraId="4CF86468" w14:textId="77777777" w:rsidR="00A30456" w:rsidRPr="0083770E" w:rsidRDefault="00A30456" w:rsidP="00A30456">
      <w:pPr>
        <w:pStyle w:val="4"/>
      </w:pPr>
      <w:r w:rsidRPr="0083770E">
        <w:t xml:space="preserve">1. </w:t>
      </w:r>
      <w:r w:rsidRPr="0083770E">
        <w:rPr>
          <w:rFonts w:ascii="Times New Roman" w:hAnsi="Times New Roman" w:cs="Times New Roman"/>
        </w:rPr>
        <w:t>​</w:t>
      </w:r>
      <w:r w:rsidRPr="0083770E">
        <w:t>安全关键系统处理</w:t>
      </w:r>
      <w:r w:rsidRPr="0083770E">
        <w:rPr>
          <w:rFonts w:ascii="Times New Roman" w:hAnsi="Times New Roman" w:cs="Times New Roman"/>
        </w:rPr>
        <w:t>​</w:t>
      </w:r>
    </w:p>
    <w:p w14:paraId="7030CF3B" w14:textId="77777777" w:rsidR="00A30456" w:rsidRPr="0083770E" w:rsidRDefault="00A30456" w:rsidP="00A30456">
      <w:r w:rsidRPr="0083770E">
        <w:t xml:space="preserve">void </w:t>
      </w:r>
      <w:proofErr w:type="spellStart"/>
      <w:r w:rsidRPr="0083770E">
        <w:t>Safety_Critical_Flag_Handling</w:t>
      </w:r>
      <w:proofErr w:type="spellEnd"/>
      <w:r w:rsidRPr="0083770E">
        <w:t>(void)</w:t>
      </w:r>
    </w:p>
    <w:p w14:paraId="1B8B0864" w14:textId="77777777" w:rsidR="00A30456" w:rsidRPr="0083770E" w:rsidRDefault="00A30456" w:rsidP="00A30456">
      <w:r w:rsidRPr="0083770E">
        <w:t>{</w:t>
      </w:r>
    </w:p>
    <w:p w14:paraId="3FCDA4D7"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4F39B501" w14:textId="77777777" w:rsidR="00A30456" w:rsidRPr="0083770E" w:rsidRDefault="00A30456" w:rsidP="00A30456">
      <w:r w:rsidRPr="0083770E">
        <w:t xml:space="preserve">        // 记录详细的错误信息</w:t>
      </w:r>
    </w:p>
    <w:p w14:paraId="73E1CC97" w14:textId="77777777" w:rsidR="00A30456" w:rsidRPr="0083770E" w:rsidRDefault="00A30456" w:rsidP="00A30456">
      <w:r w:rsidRPr="0083770E">
        <w:t xml:space="preserve">        </w:t>
      </w:r>
      <w:proofErr w:type="spellStart"/>
      <w:r w:rsidRPr="0083770E">
        <w:t>Log_Error_</w:t>
      </w:r>
      <w:proofErr w:type="gramStart"/>
      <w:r w:rsidRPr="0083770E">
        <w:t>Details</w:t>
      </w:r>
      <w:proofErr w:type="spellEnd"/>
      <w:r w:rsidRPr="0083770E">
        <w:t>(</w:t>
      </w:r>
      <w:proofErr w:type="spellStart"/>
      <w:proofErr w:type="gramEnd"/>
      <w:r w:rsidRPr="0083770E">
        <w:t>WWDG_</w:t>
      </w:r>
      <w:proofErr w:type="gramStart"/>
      <w:r w:rsidRPr="0083770E">
        <w:t>GetCounter</w:t>
      </w:r>
      <w:proofErr w:type="spellEnd"/>
      <w:r w:rsidRPr="0083770E">
        <w:t>(</w:t>
      </w:r>
      <w:proofErr w:type="gramEnd"/>
      <w:r w:rsidRPr="0083770E">
        <w:t xml:space="preserve">), </w:t>
      </w:r>
      <w:proofErr w:type="spellStart"/>
      <w:r w:rsidRPr="0083770E">
        <w:t>HAL_</w:t>
      </w:r>
      <w:proofErr w:type="gramStart"/>
      <w:r w:rsidRPr="0083770E">
        <w:t>GetTick</w:t>
      </w:r>
      <w:proofErr w:type="spellEnd"/>
      <w:r w:rsidRPr="0083770E">
        <w:t>(</w:t>
      </w:r>
      <w:proofErr w:type="gramEnd"/>
      <w:r w:rsidRPr="0083770E">
        <w:t>));</w:t>
      </w:r>
    </w:p>
    <w:p w14:paraId="3872A5E8" w14:textId="77777777" w:rsidR="00A30456" w:rsidRPr="0083770E" w:rsidRDefault="00A30456" w:rsidP="00A30456">
      <w:r w:rsidRPr="0083770E">
        <w:t xml:space="preserve">        </w:t>
      </w:r>
    </w:p>
    <w:p w14:paraId="2153823C" w14:textId="77777777" w:rsidR="00A30456" w:rsidRPr="0083770E" w:rsidRDefault="00A30456" w:rsidP="00A30456">
      <w:r w:rsidRPr="0083770E">
        <w:t xml:space="preserve">        // 执行安全关闭程序</w:t>
      </w:r>
    </w:p>
    <w:p w14:paraId="1BB8002E" w14:textId="77777777" w:rsidR="00A30456" w:rsidRPr="0083770E" w:rsidRDefault="00A30456" w:rsidP="00A30456">
      <w:r w:rsidRPr="0083770E">
        <w:t xml:space="preserve">        </w:t>
      </w:r>
      <w:proofErr w:type="spellStart"/>
      <w:r w:rsidRPr="0083770E">
        <w:t>Initiate_Safe_</w:t>
      </w:r>
      <w:proofErr w:type="gramStart"/>
      <w:r w:rsidRPr="0083770E">
        <w:t>Shutdown</w:t>
      </w:r>
      <w:proofErr w:type="spellEnd"/>
      <w:r w:rsidRPr="0083770E">
        <w:t>(</w:t>
      </w:r>
      <w:proofErr w:type="gramEnd"/>
      <w:r w:rsidRPr="0083770E">
        <w:t>);</w:t>
      </w:r>
    </w:p>
    <w:p w14:paraId="7CEBAA04" w14:textId="77777777" w:rsidR="00A30456" w:rsidRPr="0083770E" w:rsidRDefault="00A30456" w:rsidP="00A30456">
      <w:r w:rsidRPr="0083770E">
        <w:t xml:space="preserve">        </w:t>
      </w:r>
    </w:p>
    <w:p w14:paraId="77E65C54" w14:textId="77777777" w:rsidR="00A30456" w:rsidRPr="0083770E" w:rsidRDefault="00A30456" w:rsidP="00A30456">
      <w:r w:rsidRPr="0083770E">
        <w:t xml:space="preserve">        // 清除标志</w:t>
      </w:r>
    </w:p>
    <w:p w14:paraId="5B70EC8A"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162F44E0" w14:textId="77777777" w:rsidR="00A30456" w:rsidRPr="0083770E" w:rsidRDefault="00A30456" w:rsidP="00A30456">
      <w:r w:rsidRPr="0083770E">
        <w:t xml:space="preserve">        </w:t>
      </w:r>
    </w:p>
    <w:p w14:paraId="2E71F794" w14:textId="77777777" w:rsidR="00A30456" w:rsidRPr="0083770E" w:rsidRDefault="00A30456" w:rsidP="00A30456">
      <w:r w:rsidRPr="0083770E">
        <w:t xml:space="preserve">        // 在安全关闭状态下，可能不需要喂狗</w:t>
      </w:r>
    </w:p>
    <w:p w14:paraId="6533B710"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"System entering safe shutdown state\n");</w:t>
      </w:r>
    </w:p>
    <w:p w14:paraId="0C02D9E6" w14:textId="77777777" w:rsidR="00A30456" w:rsidRPr="0083770E" w:rsidRDefault="00A30456" w:rsidP="00A30456">
      <w:r w:rsidRPr="0083770E">
        <w:t xml:space="preserve">    }</w:t>
      </w:r>
    </w:p>
    <w:p w14:paraId="646E1469" w14:textId="77777777" w:rsidR="00A30456" w:rsidRPr="0083770E" w:rsidRDefault="00A30456" w:rsidP="00A30456">
      <w:r w:rsidRPr="0083770E">
        <w:t>}</w:t>
      </w:r>
    </w:p>
    <w:p w14:paraId="6E11E166" w14:textId="77777777" w:rsidR="00A30456" w:rsidRPr="0083770E" w:rsidRDefault="00A30456" w:rsidP="00A30456">
      <w:pPr>
        <w:pStyle w:val="4"/>
      </w:pPr>
      <w:r w:rsidRPr="0083770E">
        <w:t xml:space="preserve">2. </w:t>
      </w:r>
      <w:r w:rsidRPr="0083770E">
        <w:rPr>
          <w:rFonts w:ascii="Times New Roman" w:hAnsi="Times New Roman" w:cs="Times New Roman"/>
        </w:rPr>
        <w:t>​</w:t>
      </w:r>
      <w:r w:rsidRPr="0083770E">
        <w:t>调试和诊断功能</w:t>
      </w:r>
      <w:r w:rsidRPr="0083770E">
        <w:rPr>
          <w:rFonts w:ascii="Times New Roman" w:hAnsi="Times New Roman" w:cs="Times New Roman"/>
        </w:rPr>
        <w:t>​</w:t>
      </w:r>
    </w:p>
    <w:p w14:paraId="3F00FD6A" w14:textId="77777777" w:rsidR="00A30456" w:rsidRPr="0083770E" w:rsidRDefault="00A30456" w:rsidP="00A30456">
      <w:r w:rsidRPr="0083770E">
        <w:t xml:space="preserve">void </w:t>
      </w:r>
      <w:proofErr w:type="spellStart"/>
      <w:r w:rsidRPr="0083770E">
        <w:t>Debug_Flag_Monitoring</w:t>
      </w:r>
      <w:proofErr w:type="spellEnd"/>
      <w:r w:rsidRPr="0083770E">
        <w:t>(void)</w:t>
      </w:r>
    </w:p>
    <w:p w14:paraId="2406B2FC" w14:textId="77777777" w:rsidR="00A30456" w:rsidRPr="0083770E" w:rsidRDefault="00A30456" w:rsidP="00A30456">
      <w:r w:rsidRPr="0083770E">
        <w:t>{</w:t>
      </w:r>
    </w:p>
    <w:p w14:paraId="300D4178" w14:textId="77777777" w:rsidR="00A30456" w:rsidRPr="0083770E" w:rsidRDefault="00A30456" w:rsidP="00A30456">
      <w:r w:rsidRPr="0083770E">
        <w:t>#ifdef DEBUG</w:t>
      </w:r>
    </w:p>
    <w:p w14:paraId="07955CDB" w14:textId="77777777" w:rsidR="00A30456" w:rsidRPr="0083770E" w:rsidRDefault="00A30456" w:rsidP="00A30456">
      <w:r w:rsidRPr="0083770E">
        <w:t xml:space="preserve">    // 调试模式下监控标志状态</w:t>
      </w:r>
    </w:p>
    <w:p w14:paraId="0818033F" w14:textId="77777777" w:rsidR="00A30456" w:rsidRPr="0083770E" w:rsidRDefault="00A30456" w:rsidP="00A30456">
      <w:r w:rsidRPr="0083770E">
        <w:t xml:space="preserve">    static uint32_t </w:t>
      </w:r>
      <w:proofErr w:type="spellStart"/>
      <w:r w:rsidRPr="0083770E">
        <w:t>last_check</w:t>
      </w:r>
      <w:proofErr w:type="spellEnd"/>
      <w:r w:rsidRPr="0083770E">
        <w:t xml:space="preserve"> = 0;</w:t>
      </w:r>
    </w:p>
    <w:p w14:paraId="1C413885" w14:textId="77777777" w:rsidR="00A30456" w:rsidRPr="0083770E" w:rsidRDefault="00A30456" w:rsidP="00A30456">
      <w:r w:rsidRPr="0083770E">
        <w:lastRenderedPageBreak/>
        <w:t xml:space="preserve">    </w:t>
      </w:r>
    </w:p>
    <w:p w14:paraId="0D21F560" w14:textId="77777777" w:rsidR="00A30456" w:rsidRPr="0083770E" w:rsidRDefault="00A30456" w:rsidP="00A30456">
      <w:r w:rsidRPr="0083770E">
        <w:t xml:space="preserve">    if (</w:t>
      </w:r>
      <w:proofErr w:type="spellStart"/>
      <w:r w:rsidRPr="0083770E">
        <w:t>HAL_</w:t>
      </w:r>
      <w:proofErr w:type="gramStart"/>
      <w:r w:rsidRPr="0083770E">
        <w:t>GetTick</w:t>
      </w:r>
      <w:proofErr w:type="spellEnd"/>
      <w:r w:rsidRPr="0083770E">
        <w:t>(</w:t>
      </w:r>
      <w:proofErr w:type="gramEnd"/>
      <w:r w:rsidRPr="0083770E">
        <w:t xml:space="preserve">) - </w:t>
      </w:r>
      <w:proofErr w:type="spellStart"/>
      <w:r w:rsidRPr="0083770E">
        <w:t>last_check</w:t>
      </w:r>
      <w:proofErr w:type="spellEnd"/>
      <w:r w:rsidRPr="0083770E">
        <w:t xml:space="preserve"> &gt; </w:t>
      </w:r>
      <w:proofErr w:type="gramStart"/>
      <w:r w:rsidRPr="0083770E">
        <w:t>1000) {</w:t>
      </w:r>
      <w:proofErr w:type="gramEnd"/>
    </w:p>
    <w:p w14:paraId="6ACF1A0C" w14:textId="77777777" w:rsidR="00A30456" w:rsidRPr="0083770E" w:rsidRDefault="00A30456" w:rsidP="00A30456">
      <w:r w:rsidRPr="0083770E">
        <w:t xml:space="preserve">        </w:t>
      </w:r>
      <w:proofErr w:type="spellStart"/>
      <w:r w:rsidRPr="0083770E">
        <w:t>last_check</w:t>
      </w:r>
      <w:proofErr w:type="spellEnd"/>
      <w:r w:rsidRPr="0083770E">
        <w:t xml:space="preserve"> = </w:t>
      </w:r>
      <w:proofErr w:type="spellStart"/>
      <w:r w:rsidRPr="0083770E">
        <w:t>HAL_</w:t>
      </w:r>
      <w:proofErr w:type="gramStart"/>
      <w:r w:rsidRPr="0083770E">
        <w:t>GetTick</w:t>
      </w:r>
      <w:proofErr w:type="spellEnd"/>
      <w:r w:rsidRPr="0083770E">
        <w:t>(</w:t>
      </w:r>
      <w:proofErr w:type="gramEnd"/>
      <w:r w:rsidRPr="0083770E">
        <w:t>);</w:t>
      </w:r>
    </w:p>
    <w:p w14:paraId="262724B7" w14:textId="77777777" w:rsidR="00A30456" w:rsidRPr="0083770E" w:rsidRDefault="00A30456" w:rsidP="00A30456">
      <w:r w:rsidRPr="0083770E">
        <w:t xml:space="preserve">        </w:t>
      </w:r>
    </w:p>
    <w:p w14:paraId="46B838C0"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24660767"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 xml:space="preserve">"DEBUG: EWI flag set without </w:t>
      </w:r>
      <w:proofErr w:type="gramStart"/>
      <w:r w:rsidRPr="0083770E">
        <w:t>interrupt!\</w:t>
      </w:r>
      <w:proofErr w:type="gramEnd"/>
      <w:r w:rsidRPr="0083770E">
        <w:t>n");</w:t>
      </w:r>
    </w:p>
    <w:p w14:paraId="7936B23D"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"Counter: 0x%02X, Time: %</w:t>
      </w:r>
      <w:proofErr w:type="spellStart"/>
      <w:r w:rsidRPr="0083770E">
        <w:t>lu</w:t>
      </w:r>
      <w:proofErr w:type="spellEnd"/>
      <w:r w:rsidRPr="0083770E">
        <w:t xml:space="preserve">\n", </w:t>
      </w:r>
      <w:proofErr w:type="spellStart"/>
      <w:r w:rsidRPr="0083770E">
        <w:t>WWDG_</w:t>
      </w:r>
      <w:proofErr w:type="gramStart"/>
      <w:r w:rsidRPr="0083770E">
        <w:t>GetCounter</w:t>
      </w:r>
      <w:proofErr w:type="spellEnd"/>
      <w:r w:rsidRPr="0083770E">
        <w:t>(</w:t>
      </w:r>
      <w:proofErr w:type="gramEnd"/>
      <w:r w:rsidRPr="0083770E">
        <w:t xml:space="preserve">), </w:t>
      </w:r>
      <w:proofErr w:type="spellStart"/>
      <w:r w:rsidRPr="0083770E">
        <w:t>HAL_</w:t>
      </w:r>
      <w:proofErr w:type="gramStart"/>
      <w:r w:rsidRPr="0083770E">
        <w:t>GetTick</w:t>
      </w:r>
      <w:proofErr w:type="spellEnd"/>
      <w:r w:rsidRPr="0083770E">
        <w:t>(</w:t>
      </w:r>
      <w:proofErr w:type="gramEnd"/>
      <w:r w:rsidRPr="0083770E">
        <w:t>));</w:t>
      </w:r>
    </w:p>
    <w:p w14:paraId="4260B45D" w14:textId="77777777" w:rsidR="00A30456" w:rsidRPr="0083770E" w:rsidRDefault="00A30456" w:rsidP="00A30456">
      <w:r w:rsidRPr="0083770E">
        <w:t xml:space="preserve">            </w:t>
      </w:r>
    </w:p>
    <w:p w14:paraId="12F42456" w14:textId="77777777" w:rsidR="00A30456" w:rsidRPr="0083770E" w:rsidRDefault="00A30456" w:rsidP="00A30456">
      <w:r w:rsidRPr="0083770E">
        <w:t xml:space="preserve">            // 清除标志但记录事件</w:t>
      </w:r>
    </w:p>
    <w:p w14:paraId="3B22B4D5"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3D80350F" w14:textId="77777777" w:rsidR="00A30456" w:rsidRPr="0083770E" w:rsidRDefault="00A30456" w:rsidP="00A30456">
      <w:r w:rsidRPr="0083770E">
        <w:t xml:space="preserve">            </w:t>
      </w:r>
      <w:proofErr w:type="spellStart"/>
      <w:r w:rsidRPr="0083770E">
        <w:t>Log_Debug_Event</w:t>
      </w:r>
      <w:proofErr w:type="spellEnd"/>
      <w:r w:rsidRPr="0083770E">
        <w:t>("EWI_FLAG_SET");</w:t>
      </w:r>
    </w:p>
    <w:p w14:paraId="7A804694" w14:textId="77777777" w:rsidR="00A30456" w:rsidRPr="0083770E" w:rsidRDefault="00A30456" w:rsidP="00A30456">
      <w:r w:rsidRPr="0083770E">
        <w:t xml:space="preserve">        }</w:t>
      </w:r>
    </w:p>
    <w:p w14:paraId="26209C92" w14:textId="77777777" w:rsidR="00A30456" w:rsidRPr="0083770E" w:rsidRDefault="00A30456" w:rsidP="00A30456">
      <w:r w:rsidRPr="0083770E">
        <w:t xml:space="preserve">    }</w:t>
      </w:r>
    </w:p>
    <w:p w14:paraId="4C2349CE" w14:textId="77777777" w:rsidR="00A30456" w:rsidRPr="0083770E" w:rsidRDefault="00A30456" w:rsidP="00A30456">
      <w:r w:rsidRPr="0083770E">
        <w:t>#endif</w:t>
      </w:r>
    </w:p>
    <w:p w14:paraId="00D34998" w14:textId="77777777" w:rsidR="00A30456" w:rsidRPr="0083770E" w:rsidRDefault="00A30456" w:rsidP="00A30456">
      <w:r w:rsidRPr="0083770E">
        <w:t>}</w:t>
      </w:r>
    </w:p>
    <w:p w14:paraId="44BAF2F5" w14:textId="77777777" w:rsidR="00A30456" w:rsidRPr="0083770E" w:rsidRDefault="00A30456" w:rsidP="00A30456">
      <w:pPr>
        <w:pStyle w:val="4"/>
      </w:pPr>
      <w:r w:rsidRPr="0083770E">
        <w:t xml:space="preserve">3. </w:t>
      </w:r>
      <w:r w:rsidRPr="0083770E">
        <w:rPr>
          <w:rFonts w:ascii="Times New Roman" w:hAnsi="Times New Roman" w:cs="Times New Roman"/>
        </w:rPr>
        <w:t>​</w:t>
      </w:r>
      <w:r w:rsidRPr="0083770E">
        <w:t>多任务环境中的同步</w:t>
      </w:r>
      <w:r w:rsidRPr="0083770E">
        <w:rPr>
          <w:rFonts w:ascii="Times New Roman" w:hAnsi="Times New Roman" w:cs="Times New Roman"/>
        </w:rPr>
        <w:t>​</w:t>
      </w:r>
    </w:p>
    <w:p w14:paraId="53077752" w14:textId="77777777" w:rsidR="00A30456" w:rsidRPr="0083770E" w:rsidRDefault="00A30456" w:rsidP="00A30456">
      <w:r w:rsidRPr="0083770E">
        <w:t xml:space="preserve">void </w:t>
      </w:r>
      <w:proofErr w:type="spellStart"/>
      <w:r w:rsidRPr="0083770E">
        <w:t>MultiTask_Flag_Management</w:t>
      </w:r>
      <w:proofErr w:type="spellEnd"/>
      <w:r w:rsidRPr="0083770E">
        <w:t>(void)</w:t>
      </w:r>
    </w:p>
    <w:p w14:paraId="607973AE" w14:textId="77777777" w:rsidR="00A30456" w:rsidRPr="0083770E" w:rsidRDefault="00A30456" w:rsidP="00A30456">
      <w:r w:rsidRPr="0083770E">
        <w:t>{</w:t>
      </w:r>
    </w:p>
    <w:p w14:paraId="2E57D3D2" w14:textId="77777777" w:rsidR="00A30456" w:rsidRPr="0083770E" w:rsidRDefault="00A30456" w:rsidP="00A30456">
      <w:r w:rsidRPr="0083770E">
        <w:t xml:space="preserve">    // 在多任务系统中，需要同步访问标志</w:t>
      </w:r>
    </w:p>
    <w:p w14:paraId="7A65F18F" w14:textId="77777777" w:rsidR="00A30456" w:rsidRPr="0083770E" w:rsidRDefault="00A30456" w:rsidP="00A30456">
      <w:r w:rsidRPr="0083770E">
        <w:t xml:space="preserve">    DISABLE_</w:t>
      </w:r>
      <w:proofErr w:type="gramStart"/>
      <w:r w:rsidRPr="0083770E">
        <w:t>INTERRUPTS(</w:t>
      </w:r>
      <w:proofErr w:type="gramEnd"/>
      <w:r w:rsidRPr="0083770E">
        <w:t>);</w:t>
      </w:r>
    </w:p>
    <w:p w14:paraId="33F0E5B9" w14:textId="77777777" w:rsidR="00A30456" w:rsidRPr="0083770E" w:rsidRDefault="00A30456" w:rsidP="00A30456">
      <w:r w:rsidRPr="0083770E">
        <w:t xml:space="preserve">    </w:t>
      </w:r>
    </w:p>
    <w:p w14:paraId="3BA9BDE7"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79E71CA2" w14:textId="77777777" w:rsidR="00A30456" w:rsidRPr="0083770E" w:rsidRDefault="00A30456" w:rsidP="00A30456">
      <w:r w:rsidRPr="0083770E">
        <w:t xml:space="preserve">        // 标志设置，执行处理</w:t>
      </w:r>
    </w:p>
    <w:p w14:paraId="32426B43" w14:textId="77777777" w:rsidR="00A30456" w:rsidRPr="0083770E" w:rsidRDefault="00A30456" w:rsidP="00A30456">
      <w:r w:rsidRPr="0083770E">
        <w:t xml:space="preserve">        </w:t>
      </w:r>
      <w:proofErr w:type="spellStart"/>
      <w:r w:rsidRPr="0083770E">
        <w:t>Handle_EWI_</w:t>
      </w:r>
      <w:proofErr w:type="gramStart"/>
      <w:r w:rsidRPr="0083770E">
        <w:t>Flag</w:t>
      </w:r>
      <w:proofErr w:type="spellEnd"/>
      <w:r w:rsidRPr="0083770E">
        <w:t>(</w:t>
      </w:r>
      <w:proofErr w:type="gramEnd"/>
      <w:r w:rsidRPr="0083770E">
        <w:t>);</w:t>
      </w:r>
    </w:p>
    <w:p w14:paraId="3919BF49" w14:textId="77777777" w:rsidR="00A30456" w:rsidRPr="0083770E" w:rsidRDefault="00A30456" w:rsidP="00A30456">
      <w:r w:rsidRPr="0083770E">
        <w:t xml:space="preserve">        </w:t>
      </w:r>
    </w:p>
    <w:p w14:paraId="2BCC141C" w14:textId="77777777" w:rsidR="00A30456" w:rsidRPr="0083770E" w:rsidRDefault="00A30456" w:rsidP="00A30456">
      <w:r w:rsidRPr="0083770E">
        <w:t xml:space="preserve">        // 清除标志</w:t>
      </w:r>
    </w:p>
    <w:p w14:paraId="4F2C3FAD" w14:textId="77777777" w:rsidR="00A30456" w:rsidRPr="0083770E" w:rsidRDefault="00A30456" w:rsidP="00A30456">
      <w:r w:rsidRPr="0083770E">
        <w:lastRenderedPageBreak/>
        <w:t xml:space="preserve">        </w:t>
      </w:r>
      <w:proofErr w:type="spellStart"/>
      <w:r w:rsidRPr="0083770E">
        <w:t>WWDG_</w:t>
      </w:r>
      <w:proofErr w:type="gramStart"/>
      <w:r w:rsidRPr="0083770E">
        <w:t>ClearFlag</w:t>
      </w:r>
      <w:proofErr w:type="spellEnd"/>
      <w:r w:rsidRPr="0083770E">
        <w:t>(</w:t>
      </w:r>
      <w:proofErr w:type="gramEnd"/>
      <w:r w:rsidRPr="0083770E">
        <w:t>);</w:t>
      </w:r>
    </w:p>
    <w:p w14:paraId="6F93B0F4" w14:textId="77777777" w:rsidR="00A30456" w:rsidRPr="0083770E" w:rsidRDefault="00A30456" w:rsidP="00A30456">
      <w:r w:rsidRPr="0083770E">
        <w:t xml:space="preserve">    }</w:t>
      </w:r>
    </w:p>
    <w:p w14:paraId="0FF86A11" w14:textId="77777777" w:rsidR="00A30456" w:rsidRPr="0083770E" w:rsidRDefault="00A30456" w:rsidP="00A30456">
      <w:r w:rsidRPr="0083770E">
        <w:t xml:space="preserve">    </w:t>
      </w:r>
    </w:p>
    <w:p w14:paraId="4809D788" w14:textId="77777777" w:rsidR="00A30456" w:rsidRPr="0083770E" w:rsidRDefault="00A30456" w:rsidP="00A30456">
      <w:r w:rsidRPr="0083770E">
        <w:t xml:space="preserve">    ENABLE_</w:t>
      </w:r>
      <w:proofErr w:type="gramStart"/>
      <w:r w:rsidRPr="0083770E">
        <w:t>INTERRUPTS(</w:t>
      </w:r>
      <w:proofErr w:type="gramEnd"/>
      <w:r w:rsidRPr="0083770E">
        <w:t>);</w:t>
      </w:r>
    </w:p>
    <w:p w14:paraId="3C9E4F94" w14:textId="77777777" w:rsidR="00A30456" w:rsidRPr="0083770E" w:rsidRDefault="00A30456" w:rsidP="00A30456">
      <w:r w:rsidRPr="0083770E">
        <w:t>}</w:t>
      </w:r>
    </w:p>
    <w:p w14:paraId="205FAC12" w14:textId="77777777" w:rsidR="00A30456" w:rsidRPr="0083770E" w:rsidRDefault="00A30456" w:rsidP="00A30456">
      <w:pPr>
        <w:pStyle w:val="3"/>
      </w:pPr>
      <w:r w:rsidRPr="0083770E">
        <w:t>错误处理示例</w:t>
      </w:r>
    </w:p>
    <w:p w14:paraId="1158F713" w14:textId="77777777" w:rsidR="00A30456" w:rsidRPr="0083770E" w:rsidRDefault="00A30456" w:rsidP="00A30456">
      <w:pPr>
        <w:pStyle w:val="4"/>
      </w:pPr>
      <w:r w:rsidRPr="0083770E">
        <w:t xml:space="preserve">1. </w:t>
      </w:r>
      <w:r w:rsidRPr="0083770E">
        <w:rPr>
          <w:rFonts w:ascii="Times New Roman" w:hAnsi="Times New Roman" w:cs="Times New Roman"/>
        </w:rPr>
        <w:t>​</w:t>
      </w:r>
      <w:r w:rsidRPr="0083770E">
        <w:t>标志清除失败处理</w:t>
      </w:r>
      <w:r w:rsidRPr="0083770E">
        <w:rPr>
          <w:rFonts w:ascii="Times New Roman" w:hAnsi="Times New Roman" w:cs="Times New Roman"/>
        </w:rPr>
        <w:t>​</w:t>
      </w:r>
    </w:p>
    <w:p w14:paraId="1D0B40C9" w14:textId="77777777" w:rsidR="00A30456" w:rsidRPr="0083770E" w:rsidRDefault="00A30456" w:rsidP="00A30456">
      <w:r w:rsidRPr="0083770E">
        <w:t xml:space="preserve">void </w:t>
      </w:r>
      <w:proofErr w:type="spellStart"/>
      <w:r w:rsidRPr="0083770E">
        <w:t>Robust_Flag_Clearing</w:t>
      </w:r>
      <w:proofErr w:type="spellEnd"/>
      <w:r w:rsidRPr="0083770E">
        <w:t>(void)</w:t>
      </w:r>
    </w:p>
    <w:p w14:paraId="53C1314A" w14:textId="77777777" w:rsidR="00A30456" w:rsidRPr="0083770E" w:rsidRDefault="00A30456" w:rsidP="00A30456">
      <w:r w:rsidRPr="0083770E">
        <w:t>{</w:t>
      </w:r>
    </w:p>
    <w:p w14:paraId="358CCEA8" w14:textId="77777777" w:rsidR="00A30456" w:rsidRPr="0083770E" w:rsidRDefault="00A30456" w:rsidP="00A30456">
      <w:r w:rsidRPr="0083770E">
        <w:t xml:space="preserve">    uint8_t </w:t>
      </w:r>
      <w:proofErr w:type="spellStart"/>
      <w:r w:rsidRPr="0083770E">
        <w:t>max_attempts</w:t>
      </w:r>
      <w:proofErr w:type="spellEnd"/>
      <w:r w:rsidRPr="0083770E">
        <w:t xml:space="preserve"> = 3;</w:t>
      </w:r>
    </w:p>
    <w:p w14:paraId="75E0D6A6" w14:textId="77777777" w:rsidR="00A30456" w:rsidRPr="0083770E" w:rsidRDefault="00A30456" w:rsidP="00A30456">
      <w:r w:rsidRPr="0083770E">
        <w:t xml:space="preserve">    uint8_t attempts = 0;</w:t>
      </w:r>
    </w:p>
    <w:p w14:paraId="4D97936B" w14:textId="77777777" w:rsidR="00A30456" w:rsidRPr="0083770E" w:rsidRDefault="00A30456" w:rsidP="00A30456">
      <w:r w:rsidRPr="0083770E">
        <w:t xml:space="preserve">    </w:t>
      </w:r>
    </w:p>
    <w:p w14:paraId="4AFF461D" w14:textId="77777777" w:rsidR="00A30456" w:rsidRPr="0083770E" w:rsidRDefault="00A30456" w:rsidP="00A30456">
      <w:r w:rsidRPr="0083770E">
        <w:t xml:space="preserve">    while (</w:t>
      </w:r>
      <w:proofErr w:type="spellStart"/>
      <w:r w:rsidRPr="0083770E">
        <w:t>WWDG_</w:t>
      </w:r>
      <w:proofErr w:type="gramStart"/>
      <w:r w:rsidRPr="0083770E">
        <w:t>GetFlagStatus</w:t>
      </w:r>
      <w:proofErr w:type="spellEnd"/>
      <w:r w:rsidRPr="0083770E">
        <w:t>() !</w:t>
      </w:r>
      <w:proofErr w:type="gramEnd"/>
      <w:r w:rsidRPr="0083770E">
        <w:t xml:space="preserve">= RESET &amp;&amp; attempts &lt; </w:t>
      </w:r>
      <w:proofErr w:type="spellStart"/>
      <w:r w:rsidRPr="0083770E">
        <w:t>max_attempts</w:t>
      </w:r>
      <w:proofErr w:type="spellEnd"/>
      <w:proofErr w:type="gramStart"/>
      <w:r w:rsidRPr="0083770E">
        <w:t>) {</w:t>
      </w:r>
      <w:proofErr w:type="gramEnd"/>
    </w:p>
    <w:p w14:paraId="3E31A2FF"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1146F006" w14:textId="77777777" w:rsidR="00A30456" w:rsidRPr="0083770E" w:rsidRDefault="00A30456" w:rsidP="00A30456">
      <w:r w:rsidRPr="0083770E">
        <w:t xml:space="preserve">        attempts++;</w:t>
      </w:r>
    </w:p>
    <w:p w14:paraId="6972D26B" w14:textId="77777777" w:rsidR="00A30456" w:rsidRPr="0083770E" w:rsidRDefault="00A30456" w:rsidP="00A30456">
      <w:r w:rsidRPr="0083770E">
        <w:t xml:space="preserve">        </w:t>
      </w:r>
    </w:p>
    <w:p w14:paraId="74FF5492" w14:textId="77777777" w:rsidR="00A30456" w:rsidRPr="0083770E" w:rsidRDefault="00A30456" w:rsidP="00A30456">
      <w:r w:rsidRPr="0083770E">
        <w:t xml:space="preserve">        if (attempts &gt;= </w:t>
      </w:r>
      <w:proofErr w:type="spellStart"/>
      <w:r w:rsidRPr="0083770E">
        <w:t>max_</w:t>
      </w:r>
      <w:proofErr w:type="gramStart"/>
      <w:r w:rsidRPr="0083770E">
        <w:t>attempts</w:t>
      </w:r>
      <w:proofErr w:type="spellEnd"/>
      <w:r w:rsidRPr="0083770E">
        <w:t>) {</w:t>
      </w:r>
      <w:proofErr w:type="gramEnd"/>
    </w:p>
    <w:p w14:paraId="025C4EFE"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"CRITICAL: Failed to clear EWI flag after %d attempts\n", attempts);</w:t>
      </w:r>
    </w:p>
    <w:p w14:paraId="2A4F13C2" w14:textId="77777777" w:rsidR="00A30456" w:rsidRPr="0083770E" w:rsidRDefault="00A30456" w:rsidP="00A30456">
      <w:r w:rsidRPr="0083770E">
        <w:t xml:space="preserve">            </w:t>
      </w:r>
      <w:proofErr w:type="spellStart"/>
      <w:r w:rsidRPr="0083770E">
        <w:t>Handle_Critical_</w:t>
      </w:r>
      <w:proofErr w:type="gramStart"/>
      <w:r w:rsidRPr="0083770E">
        <w:t>Failure</w:t>
      </w:r>
      <w:proofErr w:type="spellEnd"/>
      <w:r w:rsidRPr="0083770E">
        <w:t>(</w:t>
      </w:r>
      <w:proofErr w:type="gramEnd"/>
      <w:r w:rsidRPr="0083770E">
        <w:t>);</w:t>
      </w:r>
    </w:p>
    <w:p w14:paraId="36B5B6C5" w14:textId="77777777" w:rsidR="00A30456" w:rsidRPr="0083770E" w:rsidRDefault="00A30456" w:rsidP="00A30456">
      <w:r w:rsidRPr="0083770E">
        <w:t xml:space="preserve">            break;</w:t>
      </w:r>
    </w:p>
    <w:p w14:paraId="7431845F" w14:textId="77777777" w:rsidR="00A30456" w:rsidRPr="0083770E" w:rsidRDefault="00A30456" w:rsidP="00A30456">
      <w:r w:rsidRPr="0083770E">
        <w:t xml:space="preserve">        }</w:t>
      </w:r>
    </w:p>
    <w:p w14:paraId="2AB0246D" w14:textId="77777777" w:rsidR="00A30456" w:rsidRPr="0083770E" w:rsidRDefault="00A30456" w:rsidP="00A30456">
      <w:r w:rsidRPr="0083770E">
        <w:t xml:space="preserve">        </w:t>
      </w:r>
    </w:p>
    <w:p w14:paraId="42724370" w14:textId="77777777" w:rsidR="00A30456" w:rsidRPr="0083770E" w:rsidRDefault="00A30456" w:rsidP="00A30456">
      <w:r w:rsidRPr="0083770E">
        <w:t xml:space="preserve">        // 短暂延时后重试</w:t>
      </w:r>
    </w:p>
    <w:p w14:paraId="3491F15C" w14:textId="77777777" w:rsidR="00A30456" w:rsidRPr="0083770E" w:rsidRDefault="00A30456" w:rsidP="00A30456">
      <w:r w:rsidRPr="0083770E">
        <w:t xml:space="preserve">        </w:t>
      </w:r>
      <w:proofErr w:type="spellStart"/>
      <w:r w:rsidRPr="0083770E">
        <w:t>Delay_</w:t>
      </w:r>
      <w:proofErr w:type="gramStart"/>
      <w:r w:rsidRPr="0083770E">
        <w:t>us</w:t>
      </w:r>
      <w:proofErr w:type="spellEnd"/>
      <w:r w:rsidRPr="0083770E">
        <w:t>(</w:t>
      </w:r>
      <w:proofErr w:type="gramEnd"/>
      <w:r w:rsidRPr="0083770E">
        <w:t>10);</w:t>
      </w:r>
    </w:p>
    <w:p w14:paraId="5DE52FCF" w14:textId="77777777" w:rsidR="00A30456" w:rsidRPr="0083770E" w:rsidRDefault="00A30456" w:rsidP="00A30456">
      <w:r w:rsidRPr="0083770E">
        <w:t xml:space="preserve">    }</w:t>
      </w:r>
    </w:p>
    <w:p w14:paraId="3C680CCA" w14:textId="77777777" w:rsidR="00A30456" w:rsidRPr="0083770E" w:rsidRDefault="00A30456" w:rsidP="00A30456">
      <w:r w:rsidRPr="0083770E">
        <w:t>}</w:t>
      </w:r>
    </w:p>
    <w:p w14:paraId="7EBF6D22" w14:textId="77777777" w:rsidR="00A30456" w:rsidRPr="0083770E" w:rsidRDefault="00A30456" w:rsidP="00A30456">
      <w:pPr>
        <w:pStyle w:val="4"/>
      </w:pPr>
      <w:r w:rsidRPr="0083770E">
        <w:lastRenderedPageBreak/>
        <w:t xml:space="preserve">2. </w:t>
      </w:r>
      <w:r w:rsidRPr="0083770E">
        <w:rPr>
          <w:rFonts w:ascii="Times New Roman" w:hAnsi="Times New Roman" w:cs="Times New Roman"/>
        </w:rPr>
        <w:t>​</w:t>
      </w:r>
      <w:r w:rsidRPr="0083770E">
        <w:t>生产环境监控</w:t>
      </w:r>
      <w:r w:rsidRPr="0083770E">
        <w:rPr>
          <w:rFonts w:ascii="Times New Roman" w:hAnsi="Times New Roman" w:cs="Times New Roman"/>
        </w:rPr>
        <w:t>​</w:t>
      </w:r>
    </w:p>
    <w:p w14:paraId="10CAA3B2" w14:textId="77777777" w:rsidR="00A30456" w:rsidRPr="0083770E" w:rsidRDefault="00A30456" w:rsidP="00A30456">
      <w:r w:rsidRPr="0083770E">
        <w:t xml:space="preserve">void </w:t>
      </w:r>
      <w:proofErr w:type="spellStart"/>
      <w:r w:rsidRPr="0083770E">
        <w:t>Production_Flag_Monitoring</w:t>
      </w:r>
      <w:proofErr w:type="spellEnd"/>
      <w:r w:rsidRPr="0083770E">
        <w:t>(void)</w:t>
      </w:r>
    </w:p>
    <w:p w14:paraId="48F69E55" w14:textId="77777777" w:rsidR="00A30456" w:rsidRPr="0083770E" w:rsidRDefault="00A30456" w:rsidP="00A30456">
      <w:r w:rsidRPr="0083770E">
        <w:t>{</w:t>
      </w:r>
    </w:p>
    <w:p w14:paraId="38250556" w14:textId="77777777" w:rsidR="00A30456" w:rsidRPr="0083770E" w:rsidRDefault="00A30456" w:rsidP="00A30456">
      <w:r w:rsidRPr="0083770E">
        <w:t xml:space="preserve">    // 生产环境中监控标志状态</w:t>
      </w:r>
    </w:p>
    <w:p w14:paraId="7F4A81A4"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685C62C4" w14:textId="77777777" w:rsidR="00A30456" w:rsidRPr="0083770E" w:rsidRDefault="00A30456" w:rsidP="00A30456">
      <w:r w:rsidRPr="0083770E">
        <w:t xml:space="preserve">        // 增加警告计数器</w:t>
      </w:r>
    </w:p>
    <w:p w14:paraId="3B45F283" w14:textId="77777777" w:rsidR="00A30456" w:rsidRPr="0083770E" w:rsidRDefault="00A30456" w:rsidP="00A30456">
      <w:r w:rsidRPr="0083770E">
        <w:t xml:space="preserve">        static uint32_t </w:t>
      </w:r>
      <w:proofErr w:type="spellStart"/>
      <w:r w:rsidRPr="0083770E">
        <w:t>ewi_count</w:t>
      </w:r>
      <w:proofErr w:type="spellEnd"/>
      <w:r w:rsidRPr="0083770E">
        <w:t xml:space="preserve"> = 0;</w:t>
      </w:r>
    </w:p>
    <w:p w14:paraId="0575685B" w14:textId="77777777" w:rsidR="00A30456" w:rsidRPr="0083770E" w:rsidRDefault="00A30456" w:rsidP="00A30456">
      <w:r w:rsidRPr="0083770E">
        <w:t xml:space="preserve">        </w:t>
      </w:r>
      <w:proofErr w:type="spellStart"/>
      <w:r w:rsidRPr="0083770E">
        <w:t>ewi_count</w:t>
      </w:r>
      <w:proofErr w:type="spellEnd"/>
      <w:r w:rsidRPr="0083770E">
        <w:t>++;</w:t>
      </w:r>
    </w:p>
    <w:p w14:paraId="04311998" w14:textId="77777777" w:rsidR="00A30456" w:rsidRPr="0083770E" w:rsidRDefault="00A30456" w:rsidP="00A30456">
      <w:r w:rsidRPr="0083770E">
        <w:t xml:space="preserve">        </w:t>
      </w:r>
    </w:p>
    <w:p w14:paraId="6AAF87F9" w14:textId="77777777" w:rsidR="00A30456" w:rsidRPr="0083770E" w:rsidRDefault="00A30456" w:rsidP="00A30456">
      <w:r w:rsidRPr="0083770E">
        <w:t xml:space="preserve">        // 记录到非易失存储器</w:t>
      </w:r>
    </w:p>
    <w:p w14:paraId="6B005EA7" w14:textId="77777777" w:rsidR="00A30456" w:rsidRPr="0083770E" w:rsidRDefault="00A30456" w:rsidP="00A30456">
      <w:r w:rsidRPr="0083770E">
        <w:t xml:space="preserve">        </w:t>
      </w:r>
      <w:proofErr w:type="spellStart"/>
      <w:r w:rsidRPr="0083770E">
        <w:t>Write_To_</w:t>
      </w:r>
      <w:proofErr w:type="gramStart"/>
      <w:r w:rsidRPr="0083770E">
        <w:t>Flash</w:t>
      </w:r>
      <w:proofErr w:type="spellEnd"/>
      <w:r w:rsidRPr="0083770E">
        <w:t>(</w:t>
      </w:r>
      <w:proofErr w:type="gramEnd"/>
      <w:r w:rsidRPr="0083770E">
        <w:t xml:space="preserve">EWI_COUNT_ADDR, </w:t>
      </w:r>
      <w:proofErr w:type="spellStart"/>
      <w:r w:rsidRPr="0083770E">
        <w:t>ewi_count</w:t>
      </w:r>
      <w:proofErr w:type="spellEnd"/>
      <w:r w:rsidRPr="0083770E">
        <w:t>);</w:t>
      </w:r>
    </w:p>
    <w:p w14:paraId="083C2EE6" w14:textId="77777777" w:rsidR="00A30456" w:rsidRPr="0083770E" w:rsidRDefault="00A30456" w:rsidP="00A30456">
      <w:r w:rsidRPr="0083770E">
        <w:t xml:space="preserve">        </w:t>
      </w:r>
      <w:proofErr w:type="spellStart"/>
      <w:r w:rsidRPr="0083770E">
        <w:t>Write_To_</w:t>
      </w:r>
      <w:proofErr w:type="gramStart"/>
      <w:r w:rsidRPr="0083770E">
        <w:t>Flash</w:t>
      </w:r>
      <w:proofErr w:type="spellEnd"/>
      <w:r w:rsidRPr="0083770E">
        <w:t>(</w:t>
      </w:r>
      <w:proofErr w:type="gramEnd"/>
      <w:r w:rsidRPr="0083770E">
        <w:t xml:space="preserve">LAST_EWI_TIME_ADDR, </w:t>
      </w:r>
      <w:proofErr w:type="spellStart"/>
      <w:r w:rsidRPr="0083770E">
        <w:t>HAL_</w:t>
      </w:r>
      <w:proofErr w:type="gramStart"/>
      <w:r w:rsidRPr="0083770E">
        <w:t>GetTick</w:t>
      </w:r>
      <w:proofErr w:type="spellEnd"/>
      <w:r w:rsidRPr="0083770E">
        <w:t>(</w:t>
      </w:r>
      <w:proofErr w:type="gramEnd"/>
      <w:r w:rsidRPr="0083770E">
        <w:t>));</w:t>
      </w:r>
    </w:p>
    <w:p w14:paraId="07DFD558" w14:textId="77777777" w:rsidR="00A30456" w:rsidRPr="0083770E" w:rsidRDefault="00A30456" w:rsidP="00A30456">
      <w:r w:rsidRPr="0083770E">
        <w:t xml:space="preserve">        </w:t>
      </w:r>
    </w:p>
    <w:p w14:paraId="310855C1" w14:textId="77777777" w:rsidR="00A30456" w:rsidRPr="0083770E" w:rsidRDefault="00A30456" w:rsidP="00A30456">
      <w:r w:rsidRPr="0083770E">
        <w:t xml:space="preserve">        // 清除标志</w:t>
      </w:r>
    </w:p>
    <w:p w14:paraId="27CE9D37"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3C720120" w14:textId="77777777" w:rsidR="00A30456" w:rsidRPr="0083770E" w:rsidRDefault="00A30456" w:rsidP="00A30456">
      <w:r w:rsidRPr="0083770E">
        <w:t xml:space="preserve">        </w:t>
      </w:r>
    </w:p>
    <w:p w14:paraId="7CA200AA" w14:textId="77777777" w:rsidR="00A30456" w:rsidRPr="0083770E" w:rsidRDefault="00A30456" w:rsidP="00A30456">
      <w:r w:rsidRPr="0083770E">
        <w:t xml:space="preserve">        </w:t>
      </w:r>
      <w:proofErr w:type="spellStart"/>
      <w:proofErr w:type="gramStart"/>
      <w:r w:rsidRPr="0083770E">
        <w:t>printf</w:t>
      </w:r>
      <w:proofErr w:type="spellEnd"/>
      <w:r w:rsidRPr="0083770E">
        <w:t>(</w:t>
      </w:r>
      <w:proofErr w:type="gramEnd"/>
      <w:r w:rsidRPr="0083770E">
        <w:t xml:space="preserve">"EWI </w:t>
      </w:r>
      <w:proofErr w:type="gramStart"/>
      <w:r w:rsidRPr="0083770E">
        <w:t>event #%</w:t>
      </w:r>
      <w:proofErr w:type="gramEnd"/>
      <w:r w:rsidRPr="0083770E">
        <w:t xml:space="preserve">lu recorded\n", </w:t>
      </w:r>
      <w:proofErr w:type="spellStart"/>
      <w:r w:rsidRPr="0083770E">
        <w:t>ewi_count</w:t>
      </w:r>
      <w:proofErr w:type="spellEnd"/>
      <w:r w:rsidRPr="0083770E">
        <w:t>);</w:t>
      </w:r>
    </w:p>
    <w:p w14:paraId="6E006401" w14:textId="77777777" w:rsidR="00A30456" w:rsidRPr="0083770E" w:rsidRDefault="00A30456" w:rsidP="00A30456">
      <w:r w:rsidRPr="0083770E">
        <w:t xml:space="preserve">    }</w:t>
      </w:r>
    </w:p>
    <w:p w14:paraId="20096A15" w14:textId="77777777" w:rsidR="00A30456" w:rsidRPr="0083770E" w:rsidRDefault="00A30456" w:rsidP="00A30456">
      <w:r w:rsidRPr="0083770E">
        <w:t>}</w:t>
      </w:r>
    </w:p>
    <w:p w14:paraId="24377AE0" w14:textId="77777777" w:rsidR="00A30456" w:rsidRPr="0083770E" w:rsidRDefault="00A30456" w:rsidP="00A30456">
      <w:pPr>
        <w:pStyle w:val="3"/>
      </w:pPr>
      <w:r w:rsidRPr="0083770E">
        <w:t>最佳实践总结</w:t>
      </w:r>
    </w:p>
    <w:p w14:paraId="7F71B5A5" w14:textId="77777777" w:rsidR="00A30456" w:rsidRPr="0083770E" w:rsidRDefault="00A30456" w:rsidP="00A30456">
      <w:pPr>
        <w:pStyle w:val="4"/>
      </w:pPr>
      <w:r w:rsidRPr="0083770E">
        <w:rPr>
          <w:rFonts w:ascii="Segoe UI Emoji" w:hAnsi="Segoe UI Emoji" w:cs="Segoe UI Emoji"/>
        </w:rPr>
        <w:t>✅</w:t>
      </w:r>
      <w:r w:rsidRPr="0083770E">
        <w:t xml:space="preserve"> </w:t>
      </w:r>
      <w:r w:rsidRPr="0083770E">
        <w:rPr>
          <w:rFonts w:ascii="Times New Roman" w:hAnsi="Times New Roman" w:cs="Times New Roman"/>
        </w:rPr>
        <w:t>​</w:t>
      </w:r>
      <w:r w:rsidRPr="0083770E">
        <w:t>应该这样做</w:t>
      </w:r>
      <w:r w:rsidRPr="0083770E">
        <w:rPr>
          <w:rFonts w:ascii="Times New Roman" w:hAnsi="Times New Roman" w:cs="Times New Roman"/>
        </w:rPr>
        <w:t>​</w:t>
      </w:r>
    </w:p>
    <w:p w14:paraId="485265B7" w14:textId="77777777" w:rsidR="00A30456" w:rsidRPr="0083770E" w:rsidRDefault="00A30456" w:rsidP="00A30456">
      <w:r w:rsidRPr="0083770E">
        <w:t>// 1. 先检查后清除</w:t>
      </w:r>
    </w:p>
    <w:p w14:paraId="1C14F12E" w14:textId="77777777" w:rsidR="00A30456" w:rsidRPr="0083770E" w:rsidRDefault="00A30456" w:rsidP="00A30456">
      <w:r w:rsidRPr="0083770E">
        <w:t>if (</w:t>
      </w:r>
      <w:proofErr w:type="spellStart"/>
      <w:r w:rsidRPr="0083770E">
        <w:t>WWDG_</w:t>
      </w:r>
      <w:proofErr w:type="gramStart"/>
      <w:r w:rsidRPr="0083770E">
        <w:t>GetFlagStatus</w:t>
      </w:r>
      <w:proofErr w:type="spellEnd"/>
      <w:r w:rsidRPr="0083770E">
        <w:t>() !</w:t>
      </w:r>
      <w:proofErr w:type="gramEnd"/>
      <w:r w:rsidRPr="0083770E">
        <w:t>= RESET) {</w:t>
      </w:r>
    </w:p>
    <w:p w14:paraId="6A752110"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2A825B39" w14:textId="77777777" w:rsidR="00A30456" w:rsidRPr="0083770E" w:rsidRDefault="00A30456" w:rsidP="00A30456">
      <w:r w:rsidRPr="0083770E">
        <w:t>}</w:t>
      </w:r>
    </w:p>
    <w:p w14:paraId="65F26F93" w14:textId="77777777" w:rsidR="00A30456" w:rsidRPr="0083770E" w:rsidRDefault="00A30456" w:rsidP="00A30456"/>
    <w:p w14:paraId="20AF3A63" w14:textId="77777777" w:rsidR="00A30456" w:rsidRPr="0083770E" w:rsidRDefault="00A30456" w:rsidP="00A30456">
      <w:r w:rsidRPr="0083770E">
        <w:lastRenderedPageBreak/>
        <w:t>// 2. 在中断处理中清除</w:t>
      </w:r>
    </w:p>
    <w:p w14:paraId="7D5FB596" w14:textId="77777777" w:rsidR="00A30456" w:rsidRPr="0083770E" w:rsidRDefault="00A30456" w:rsidP="00A30456">
      <w:r w:rsidRPr="0083770E">
        <w:t xml:space="preserve">void </w:t>
      </w:r>
      <w:proofErr w:type="spellStart"/>
      <w:r w:rsidRPr="0083770E">
        <w:t>WWDG_IRQHandler</w:t>
      </w:r>
      <w:proofErr w:type="spellEnd"/>
      <w:r w:rsidRPr="0083770E">
        <w:t>(</w:t>
      </w:r>
      <w:proofErr w:type="gramStart"/>
      <w:r w:rsidRPr="0083770E">
        <w:t>void) {</w:t>
      </w:r>
      <w:proofErr w:type="gramEnd"/>
    </w:p>
    <w:p w14:paraId="5BC64296" w14:textId="77777777" w:rsidR="00A30456" w:rsidRPr="0083770E" w:rsidRDefault="00A30456" w:rsidP="00A30456">
      <w:r w:rsidRPr="0083770E">
        <w:t xml:space="preserve">    if (</w:t>
      </w:r>
      <w:proofErr w:type="spellStart"/>
      <w:r w:rsidRPr="0083770E">
        <w:t>WWDG_</w:t>
      </w:r>
      <w:proofErr w:type="gramStart"/>
      <w:r w:rsidRPr="0083770E">
        <w:t>GetFlagStatus</w:t>
      </w:r>
      <w:proofErr w:type="spellEnd"/>
      <w:r w:rsidRPr="0083770E">
        <w:t>() !</w:t>
      </w:r>
      <w:proofErr w:type="gramEnd"/>
      <w:r w:rsidRPr="0083770E">
        <w:t>= RESET) {</w:t>
      </w:r>
    </w:p>
    <w:p w14:paraId="5FF56183" w14:textId="77777777" w:rsidR="00A30456" w:rsidRPr="0083770E" w:rsidRDefault="00A30456" w:rsidP="00A30456">
      <w:r w:rsidRPr="0083770E">
        <w:t xml:space="preserve">        // 处理...</w:t>
      </w:r>
    </w:p>
    <w:p w14:paraId="63AAC371" w14:textId="77777777" w:rsidR="00A30456" w:rsidRPr="0083770E" w:rsidRDefault="00A30456" w:rsidP="00A30456">
      <w:r w:rsidRPr="0083770E">
        <w:t xml:space="preserve">        </w:t>
      </w:r>
      <w:proofErr w:type="spellStart"/>
      <w:r w:rsidRPr="0083770E">
        <w:t>WWDG_</w:t>
      </w:r>
      <w:proofErr w:type="gramStart"/>
      <w:r w:rsidRPr="0083770E">
        <w:t>ClearFlag</w:t>
      </w:r>
      <w:proofErr w:type="spellEnd"/>
      <w:r w:rsidRPr="0083770E">
        <w:t>(</w:t>
      </w:r>
      <w:proofErr w:type="gramEnd"/>
      <w:r w:rsidRPr="0083770E">
        <w:t>);</w:t>
      </w:r>
    </w:p>
    <w:p w14:paraId="2918B2A0" w14:textId="77777777" w:rsidR="00A30456" w:rsidRPr="0083770E" w:rsidRDefault="00A30456" w:rsidP="00A30456">
      <w:r w:rsidRPr="0083770E">
        <w:t xml:space="preserve">    }</w:t>
      </w:r>
    </w:p>
    <w:p w14:paraId="33895F2B" w14:textId="77777777" w:rsidR="00A30456" w:rsidRPr="0083770E" w:rsidRDefault="00A30456" w:rsidP="00A30456">
      <w:r w:rsidRPr="0083770E">
        <w:t>}</w:t>
      </w:r>
    </w:p>
    <w:p w14:paraId="3814D38E" w14:textId="77777777" w:rsidR="00A30456" w:rsidRPr="0083770E" w:rsidRDefault="00A30456" w:rsidP="00A30456"/>
    <w:p w14:paraId="1204CDBF" w14:textId="77777777" w:rsidR="00A30456" w:rsidRPr="0083770E" w:rsidRDefault="00A30456" w:rsidP="00A30456">
      <w:r w:rsidRPr="0083770E">
        <w:t>// 3. 清除后验证（可选）</w:t>
      </w:r>
    </w:p>
    <w:p w14:paraId="5D55E616" w14:textId="77777777" w:rsidR="00A30456" w:rsidRPr="0083770E" w:rsidRDefault="00A30456" w:rsidP="00A30456">
      <w:proofErr w:type="spellStart"/>
      <w:r w:rsidRPr="0083770E">
        <w:t>WWDG_</w:t>
      </w:r>
      <w:proofErr w:type="gramStart"/>
      <w:r w:rsidRPr="0083770E">
        <w:t>ClearFlag</w:t>
      </w:r>
      <w:proofErr w:type="spellEnd"/>
      <w:r w:rsidRPr="0083770E">
        <w:t>(</w:t>
      </w:r>
      <w:proofErr w:type="gramEnd"/>
      <w:r w:rsidRPr="0083770E">
        <w:t>);</w:t>
      </w:r>
    </w:p>
    <w:p w14:paraId="4368C1B1" w14:textId="77777777" w:rsidR="00A30456" w:rsidRPr="0083770E" w:rsidRDefault="00A30456" w:rsidP="00A30456">
      <w:r w:rsidRPr="0083770E">
        <w:t>if (</w:t>
      </w:r>
      <w:proofErr w:type="spellStart"/>
      <w:r w:rsidRPr="0083770E">
        <w:t>WWDG_</w:t>
      </w:r>
      <w:proofErr w:type="gramStart"/>
      <w:r w:rsidRPr="0083770E">
        <w:t>GetFlagStatus</w:t>
      </w:r>
      <w:proofErr w:type="spellEnd"/>
      <w:r w:rsidRPr="0083770E">
        <w:t>(</w:t>
      </w:r>
      <w:proofErr w:type="gramEnd"/>
      <w:r w:rsidRPr="0083770E">
        <w:t>) == RESET) {</w:t>
      </w:r>
    </w:p>
    <w:p w14:paraId="24DB8C21" w14:textId="77777777" w:rsidR="00A30456" w:rsidRPr="0083770E" w:rsidRDefault="00A30456" w:rsidP="00A30456">
      <w:r w:rsidRPr="0083770E">
        <w:t xml:space="preserve">    // 清除成功</w:t>
      </w:r>
    </w:p>
    <w:p w14:paraId="159B85E3" w14:textId="77777777" w:rsidR="00A30456" w:rsidRPr="0083770E" w:rsidRDefault="00A30456" w:rsidP="00A30456">
      <w:r w:rsidRPr="0083770E">
        <w:t>}</w:t>
      </w:r>
    </w:p>
    <w:p w14:paraId="0A6C1C47" w14:textId="77777777" w:rsidR="00A30456" w:rsidRPr="0083770E" w:rsidRDefault="00A30456" w:rsidP="00A30456">
      <w:pPr>
        <w:pStyle w:val="4"/>
      </w:pPr>
      <w:r w:rsidRPr="0083770E">
        <w:rPr>
          <w:rFonts w:ascii="Segoe UI Emoji" w:hAnsi="Segoe UI Emoji" w:cs="Segoe UI Emoji"/>
        </w:rPr>
        <w:t>❌</w:t>
      </w:r>
      <w:r w:rsidRPr="0083770E">
        <w:t xml:space="preserve"> </w:t>
      </w:r>
      <w:r w:rsidRPr="0083770E">
        <w:rPr>
          <w:rFonts w:ascii="Times New Roman" w:hAnsi="Times New Roman" w:cs="Times New Roman"/>
        </w:rPr>
        <w:t>​</w:t>
      </w:r>
      <w:r w:rsidRPr="0083770E">
        <w:t>不应该这样做</w:t>
      </w:r>
      <w:r w:rsidRPr="0083770E">
        <w:rPr>
          <w:rFonts w:ascii="Times New Roman" w:hAnsi="Times New Roman" w:cs="Times New Roman"/>
        </w:rPr>
        <w:t>​</w:t>
      </w:r>
    </w:p>
    <w:p w14:paraId="708575DB" w14:textId="77777777" w:rsidR="00A30456" w:rsidRPr="0083770E" w:rsidRDefault="00A30456" w:rsidP="00A30456">
      <w:r w:rsidRPr="0083770E">
        <w:t>// 1. 盲目清除（不检查）</w:t>
      </w:r>
    </w:p>
    <w:p w14:paraId="4B0736E3" w14:textId="77777777" w:rsidR="00A30456" w:rsidRPr="0083770E" w:rsidRDefault="00A30456" w:rsidP="00A30456">
      <w:proofErr w:type="spellStart"/>
      <w:r w:rsidRPr="0083770E">
        <w:t>WWDG_ClearFlag</w:t>
      </w:r>
      <w:proofErr w:type="spellEnd"/>
      <w:r w:rsidRPr="0083770E">
        <w:t>(); // 可能不必要的操作</w:t>
      </w:r>
    </w:p>
    <w:p w14:paraId="6ED184B1" w14:textId="77777777" w:rsidR="00A30456" w:rsidRPr="0083770E" w:rsidRDefault="00A30456" w:rsidP="00A30456"/>
    <w:p w14:paraId="76DC7F85" w14:textId="77777777" w:rsidR="00A30456" w:rsidRPr="0083770E" w:rsidRDefault="00A30456" w:rsidP="00A30456">
      <w:r w:rsidRPr="0083770E">
        <w:t>// 2. 清除顺序错误</w:t>
      </w:r>
    </w:p>
    <w:p w14:paraId="04151006" w14:textId="77777777" w:rsidR="00A30456" w:rsidRPr="0083770E" w:rsidRDefault="00A30456" w:rsidP="00A30456">
      <w:proofErr w:type="spellStart"/>
      <w:r w:rsidRPr="0083770E">
        <w:t>WWDG_ClearFlag</w:t>
      </w:r>
      <w:proofErr w:type="spellEnd"/>
      <w:r w:rsidRPr="0083770E">
        <w:t>(); // 先清除</w:t>
      </w:r>
    </w:p>
    <w:p w14:paraId="37146FA7" w14:textId="77777777" w:rsidR="00A30456" w:rsidRPr="0083770E" w:rsidRDefault="00A30456" w:rsidP="00A30456">
      <w:r w:rsidRPr="0083770E">
        <w:t>// 然后处理...    // 可能错过重要状态</w:t>
      </w:r>
    </w:p>
    <w:p w14:paraId="260C195C" w14:textId="77777777" w:rsidR="00A30456" w:rsidRPr="0083770E" w:rsidRDefault="00A30456" w:rsidP="00A30456"/>
    <w:p w14:paraId="3935A109" w14:textId="77777777" w:rsidR="00A30456" w:rsidRPr="0083770E" w:rsidRDefault="00A30456" w:rsidP="00A30456">
      <w:r w:rsidRPr="0083770E">
        <w:t>// 3. 重复清除</w:t>
      </w:r>
    </w:p>
    <w:p w14:paraId="596F9C1A" w14:textId="77777777" w:rsidR="00A30456" w:rsidRPr="0083770E" w:rsidRDefault="00A30456" w:rsidP="00A30456">
      <w:proofErr w:type="spellStart"/>
      <w:r w:rsidRPr="0083770E">
        <w:t>WWDG_</w:t>
      </w:r>
      <w:proofErr w:type="gramStart"/>
      <w:r w:rsidRPr="0083770E">
        <w:t>ClearFlag</w:t>
      </w:r>
      <w:proofErr w:type="spellEnd"/>
      <w:r w:rsidRPr="0083770E">
        <w:t>(</w:t>
      </w:r>
      <w:proofErr w:type="gramEnd"/>
      <w:r w:rsidRPr="0083770E">
        <w:t>);</w:t>
      </w:r>
    </w:p>
    <w:p w14:paraId="29C47660" w14:textId="77777777" w:rsidR="00A30456" w:rsidRPr="0083770E" w:rsidRDefault="00A30456" w:rsidP="00A30456">
      <w:proofErr w:type="spellStart"/>
      <w:r w:rsidRPr="0083770E">
        <w:t>WWDG_ClearFlag</w:t>
      </w:r>
      <w:proofErr w:type="spellEnd"/>
      <w:r w:rsidRPr="0083770E">
        <w:t>(); // 多余的操作</w:t>
      </w:r>
    </w:p>
    <w:p w14:paraId="70FE0E0C" w14:textId="77777777" w:rsidR="00A30456" w:rsidRPr="0083770E" w:rsidRDefault="00A30456" w:rsidP="00A30456">
      <w:proofErr w:type="spellStart"/>
      <w:r w:rsidRPr="0083770E">
        <w:t>WWDG_ClearFlag</w:t>
      </w:r>
      <w:proofErr w:type="spellEnd"/>
      <w:r w:rsidRPr="0083770E">
        <w:t>(); // 多余的操作</w:t>
      </w:r>
    </w:p>
    <w:p w14:paraId="5D6DE602" w14:textId="77777777" w:rsidR="00A30456" w:rsidRPr="0083770E" w:rsidRDefault="00A30456" w:rsidP="00A30456">
      <w:r w:rsidRPr="0083770E">
        <w:t>这个函数在窗口看门狗的中断处理中至关重要，正确的使用可以确保中断标志被及时清除，防止重复进入中断，同时为系统提供最后一次安全处理的机会。</w:t>
      </w:r>
    </w:p>
    <w:p w14:paraId="5C1DBA1C" w14:textId="77777777" w:rsidR="00A30456" w:rsidRPr="0083770E" w:rsidRDefault="00A30456" w:rsidP="00A30456"/>
    <w:p w14:paraId="7B79A6C6" w14:textId="77777777" w:rsidR="00A30456" w:rsidRDefault="00A30456" w:rsidP="00A30456">
      <w:pPr>
        <w:pStyle w:val="2"/>
      </w:pPr>
      <w:proofErr w:type="spellStart"/>
      <w:r w:rsidRPr="0089486D">
        <w:t>RCC_GetFlagStatus</w:t>
      </w:r>
      <w:proofErr w:type="spellEnd"/>
      <w:r>
        <w:rPr>
          <w:rFonts w:hint="eastAsia"/>
        </w:rPr>
        <w:t>()</w:t>
      </w:r>
      <w:r>
        <w:br/>
      </w:r>
      <w:r w:rsidRPr="00276D40">
        <w:rPr>
          <w:b/>
          <w:bCs/>
        </w:rPr>
        <w:t>获取 STM32 RCC（复位和时钟控制）模块的各种状态标志</w:t>
      </w:r>
    </w:p>
    <w:p w14:paraId="04FFFBA2" w14:textId="77777777" w:rsidR="00A30456" w:rsidRPr="00276D40" w:rsidRDefault="00A30456" w:rsidP="00A30456">
      <w:r w:rsidRPr="00276D40">
        <w:t xml:space="preserve">这个函数 </w:t>
      </w:r>
      <w:proofErr w:type="spellStart"/>
      <w:r w:rsidRPr="00276D40">
        <w:t>RCC_GetFlagStatus</w:t>
      </w:r>
      <w:proofErr w:type="spellEnd"/>
      <w:r w:rsidRPr="00276D40">
        <w:t>(uint8_t RCC_FLAG)用于</w:t>
      </w:r>
      <w:r w:rsidRPr="00276D40">
        <w:rPr>
          <w:b/>
          <w:bCs/>
        </w:rPr>
        <w:t>获取 STM32 RCC（复位和时钟控制）模块的各种状态标志</w:t>
      </w:r>
      <w:r w:rsidRPr="00276D40">
        <w:t>。让我为您详细解释：</w:t>
      </w:r>
    </w:p>
    <w:p w14:paraId="6B653982" w14:textId="77777777" w:rsidR="00A30456" w:rsidRPr="00276D40" w:rsidRDefault="00A30456" w:rsidP="00A30456">
      <w:pPr>
        <w:pStyle w:val="3"/>
      </w:pPr>
      <w:r w:rsidRPr="00276D40">
        <w:t>函数功能</w:t>
      </w:r>
    </w:p>
    <w:p w14:paraId="255C3141" w14:textId="77777777" w:rsidR="00A30456" w:rsidRPr="00276D40" w:rsidRDefault="00A30456" w:rsidP="00A30456">
      <w:r w:rsidRPr="00276D40">
        <w:rPr>
          <w:rFonts w:ascii="Times New Roman" w:hAnsi="Times New Roman" w:cs="Times New Roman"/>
        </w:rPr>
        <w:t>​</w:t>
      </w:r>
      <w:r w:rsidRPr="00276D40">
        <w:rPr>
          <w:b/>
          <w:bCs/>
        </w:rPr>
        <w:t>读取 RCC 模块的状态标志</w:t>
      </w:r>
      <w:r w:rsidRPr="00276D40">
        <w:t>，用于检查时钟系统、复位源和各种错误状态。</w:t>
      </w:r>
    </w:p>
    <w:p w14:paraId="5CDA5C5C" w14:textId="77777777" w:rsidR="00A30456" w:rsidRPr="00276D40" w:rsidRDefault="00A30456" w:rsidP="00A30456">
      <w:pPr>
        <w:pStyle w:val="3"/>
      </w:pPr>
      <w:r w:rsidRPr="00276D40">
        <w:t>函数原型</w:t>
      </w:r>
    </w:p>
    <w:p w14:paraId="401615C8" w14:textId="77777777" w:rsidR="00A30456" w:rsidRPr="00276D40" w:rsidRDefault="00A30456" w:rsidP="00A30456">
      <w:proofErr w:type="spellStart"/>
      <w:r w:rsidRPr="00276D40">
        <w:t>FlagStatus</w:t>
      </w:r>
      <w:proofErr w:type="spellEnd"/>
      <w:r w:rsidRPr="00276D40">
        <w:t xml:space="preserve"> </w:t>
      </w:r>
      <w:proofErr w:type="spellStart"/>
      <w:r w:rsidRPr="00276D40">
        <w:t>RCC_</w:t>
      </w:r>
      <w:proofErr w:type="gramStart"/>
      <w:r w:rsidRPr="00276D40">
        <w:t>GetFlagStatus</w:t>
      </w:r>
      <w:proofErr w:type="spellEnd"/>
      <w:r w:rsidRPr="00276D40">
        <w:t>(</w:t>
      </w:r>
      <w:proofErr w:type="gramEnd"/>
      <w:r w:rsidRPr="00276D40">
        <w:t>uint8_t RCC_FLAG);</w:t>
      </w:r>
    </w:p>
    <w:p w14:paraId="2A4E63C3" w14:textId="77777777" w:rsidR="00A30456" w:rsidRPr="00276D40" w:rsidRDefault="00A30456" w:rsidP="00A30456">
      <w:pPr>
        <w:pStyle w:val="3"/>
      </w:pPr>
      <w:r w:rsidRPr="00276D40">
        <w:t>参数说明</w:t>
      </w:r>
    </w:p>
    <w:p w14:paraId="1C55FBF8" w14:textId="77777777" w:rsidR="00A30456" w:rsidRPr="00276D40" w:rsidRDefault="00A30456" w:rsidP="00A30456">
      <w:r w:rsidRPr="00276D40">
        <w:t>RCC_FLAG：要检查的状态标志，可以是以下值：</w:t>
      </w:r>
    </w:p>
    <w:p w14:paraId="29B0218D" w14:textId="77777777" w:rsidR="00A30456" w:rsidRPr="00276D40" w:rsidRDefault="00A30456" w:rsidP="00A30456">
      <w:pPr>
        <w:pStyle w:val="3"/>
      </w:pPr>
      <w:r w:rsidRPr="00276D40">
        <w:t>时钟相关标志</w:t>
      </w:r>
    </w:p>
    <w:p w14:paraId="6503EA7F" w14:textId="77777777" w:rsidR="00A30456" w:rsidRPr="00276D40" w:rsidRDefault="00A30456">
      <w:pPr>
        <w:numPr>
          <w:ilvl w:val="0"/>
          <w:numId w:val="339"/>
        </w:numPr>
      </w:pPr>
      <w:r w:rsidRPr="00276D40">
        <w:t>RCC_FLAG_HSIRDY：HSI 时钟就绪标志</w:t>
      </w:r>
    </w:p>
    <w:p w14:paraId="624806E4" w14:textId="77777777" w:rsidR="00A30456" w:rsidRPr="00276D40" w:rsidRDefault="00A30456">
      <w:pPr>
        <w:numPr>
          <w:ilvl w:val="0"/>
          <w:numId w:val="339"/>
        </w:numPr>
      </w:pPr>
      <w:r w:rsidRPr="00276D40">
        <w:t>RCC_FLAG_HSERDY：HSE 时钟就绪标志</w:t>
      </w:r>
    </w:p>
    <w:p w14:paraId="003D433B" w14:textId="77777777" w:rsidR="00A30456" w:rsidRPr="00276D40" w:rsidRDefault="00A30456">
      <w:pPr>
        <w:numPr>
          <w:ilvl w:val="0"/>
          <w:numId w:val="339"/>
        </w:numPr>
      </w:pPr>
      <w:r w:rsidRPr="00276D40">
        <w:t>RCC_FLAG_PLLRDY：PLL 时钟就绪标志</w:t>
      </w:r>
    </w:p>
    <w:p w14:paraId="4948DF36" w14:textId="77777777" w:rsidR="00A30456" w:rsidRPr="00276D40" w:rsidRDefault="00A30456">
      <w:pPr>
        <w:numPr>
          <w:ilvl w:val="0"/>
          <w:numId w:val="339"/>
        </w:numPr>
      </w:pPr>
      <w:r w:rsidRPr="00276D40">
        <w:t>RCC_FLAG_LSIRDY：LSI 时钟就绪标志</w:t>
      </w:r>
    </w:p>
    <w:p w14:paraId="0BA7FDFA" w14:textId="77777777" w:rsidR="00A30456" w:rsidRPr="00276D40" w:rsidRDefault="00A30456">
      <w:pPr>
        <w:numPr>
          <w:ilvl w:val="0"/>
          <w:numId w:val="339"/>
        </w:numPr>
      </w:pPr>
      <w:r w:rsidRPr="00276D40">
        <w:t>RCC_FLAG_LSERDY：LSE 时钟就绪标志</w:t>
      </w:r>
    </w:p>
    <w:p w14:paraId="46C71C23" w14:textId="77777777" w:rsidR="00A30456" w:rsidRPr="00276D40" w:rsidRDefault="00A30456" w:rsidP="00A30456">
      <w:pPr>
        <w:pStyle w:val="3"/>
      </w:pPr>
      <w:r w:rsidRPr="00276D40">
        <w:t>复位源标志</w:t>
      </w:r>
    </w:p>
    <w:p w14:paraId="5F8F4D05" w14:textId="77777777" w:rsidR="00A30456" w:rsidRPr="00276D40" w:rsidRDefault="00A30456">
      <w:pPr>
        <w:numPr>
          <w:ilvl w:val="0"/>
          <w:numId w:val="340"/>
        </w:numPr>
      </w:pPr>
      <w:r w:rsidRPr="00276D40">
        <w:t>RCC_FLAG_PINRST：引脚复位标志</w:t>
      </w:r>
    </w:p>
    <w:p w14:paraId="178A9EA6" w14:textId="77777777" w:rsidR="00A30456" w:rsidRPr="00276D40" w:rsidRDefault="00A30456">
      <w:pPr>
        <w:numPr>
          <w:ilvl w:val="0"/>
          <w:numId w:val="340"/>
        </w:numPr>
      </w:pPr>
      <w:r w:rsidRPr="00276D40">
        <w:t>RCC_FLAG_PORRST：上电/掉电复位标志</w:t>
      </w:r>
    </w:p>
    <w:p w14:paraId="3BF4F403" w14:textId="77777777" w:rsidR="00A30456" w:rsidRPr="00276D40" w:rsidRDefault="00A30456">
      <w:pPr>
        <w:numPr>
          <w:ilvl w:val="0"/>
          <w:numId w:val="340"/>
        </w:numPr>
      </w:pPr>
      <w:r w:rsidRPr="00276D40">
        <w:t>RCC_FLAG_SFTRST：软件复位标志</w:t>
      </w:r>
    </w:p>
    <w:p w14:paraId="3F41E949" w14:textId="77777777" w:rsidR="00A30456" w:rsidRPr="00276D40" w:rsidRDefault="00A30456">
      <w:pPr>
        <w:numPr>
          <w:ilvl w:val="0"/>
          <w:numId w:val="340"/>
        </w:numPr>
      </w:pPr>
      <w:r w:rsidRPr="00276D40">
        <w:t>RCC_FLAG_IWDGRST：独立看门狗复位标志</w:t>
      </w:r>
    </w:p>
    <w:p w14:paraId="5E9F7953" w14:textId="77777777" w:rsidR="00A30456" w:rsidRPr="00276D40" w:rsidRDefault="00A30456">
      <w:pPr>
        <w:numPr>
          <w:ilvl w:val="0"/>
          <w:numId w:val="340"/>
        </w:numPr>
      </w:pPr>
      <w:r w:rsidRPr="00276D40">
        <w:t>RCC_FLAG_WWDGRST：窗口看门狗复位标志</w:t>
      </w:r>
    </w:p>
    <w:p w14:paraId="26FE3CE5" w14:textId="77777777" w:rsidR="00A30456" w:rsidRPr="00276D40" w:rsidRDefault="00A30456">
      <w:pPr>
        <w:numPr>
          <w:ilvl w:val="0"/>
          <w:numId w:val="340"/>
        </w:numPr>
      </w:pPr>
      <w:r w:rsidRPr="00276D40">
        <w:lastRenderedPageBreak/>
        <w:t>RCC_FLAG_LPWRRST：低功耗复位标志</w:t>
      </w:r>
    </w:p>
    <w:p w14:paraId="0272EB92" w14:textId="77777777" w:rsidR="00A30456" w:rsidRPr="00276D40" w:rsidRDefault="00A30456" w:rsidP="00A30456">
      <w:pPr>
        <w:pStyle w:val="3"/>
      </w:pPr>
      <w:r w:rsidRPr="00276D40">
        <w:t>时钟安全系统标志</w:t>
      </w:r>
    </w:p>
    <w:p w14:paraId="0DC3F35E" w14:textId="77777777" w:rsidR="00A30456" w:rsidRPr="00276D40" w:rsidRDefault="00A30456">
      <w:pPr>
        <w:numPr>
          <w:ilvl w:val="0"/>
          <w:numId w:val="341"/>
        </w:numPr>
      </w:pPr>
      <w:r w:rsidRPr="00276D40">
        <w:t>RCC_FLAG_HSECSS：HSE 时钟安全系统标志</w:t>
      </w:r>
    </w:p>
    <w:p w14:paraId="315C20E3" w14:textId="77777777" w:rsidR="00A30456" w:rsidRPr="00276D40" w:rsidRDefault="00A30456" w:rsidP="00A30456">
      <w:pPr>
        <w:pStyle w:val="3"/>
      </w:pPr>
      <w:r w:rsidRPr="00276D40">
        <w:t>返回值</w:t>
      </w:r>
    </w:p>
    <w:p w14:paraId="366676BD" w14:textId="77777777" w:rsidR="00A30456" w:rsidRPr="00276D40" w:rsidRDefault="00A30456">
      <w:pPr>
        <w:numPr>
          <w:ilvl w:val="0"/>
          <w:numId w:val="342"/>
        </w:numPr>
      </w:pPr>
      <w:r w:rsidRPr="00276D40">
        <w:t>SET：标志位被设置（1）</w:t>
      </w:r>
    </w:p>
    <w:p w14:paraId="13E5F513" w14:textId="77777777" w:rsidR="00A30456" w:rsidRPr="00276D40" w:rsidRDefault="00A30456">
      <w:pPr>
        <w:numPr>
          <w:ilvl w:val="0"/>
          <w:numId w:val="342"/>
        </w:numPr>
      </w:pPr>
      <w:r w:rsidRPr="00276D40">
        <w:t>RESET：标志位被清除（0）</w:t>
      </w:r>
    </w:p>
    <w:p w14:paraId="77F78728" w14:textId="77777777" w:rsidR="00A30456" w:rsidRPr="00276D40" w:rsidRDefault="00A30456" w:rsidP="00A30456">
      <w:pPr>
        <w:pStyle w:val="3"/>
      </w:pPr>
      <w:r w:rsidRPr="00276D40">
        <w:t>工作原理</w:t>
      </w:r>
    </w:p>
    <w:p w14:paraId="6E08FEA4" w14:textId="77777777" w:rsidR="00A30456" w:rsidRPr="00276D40" w:rsidRDefault="00A30456" w:rsidP="00A30456">
      <w:r w:rsidRPr="00276D40">
        <w:t>这个函数检查 RCC 控制寄存器（RCC_CR）和时钟控制/状态寄存器（RCC_CSR）中的标志位：</w:t>
      </w:r>
    </w:p>
    <w:p w14:paraId="6A1DD62E" w14:textId="77777777" w:rsidR="00A30456" w:rsidRPr="00276D40" w:rsidRDefault="00A30456" w:rsidP="00A30456">
      <w:proofErr w:type="spellStart"/>
      <w:r w:rsidRPr="00276D40">
        <w:t>FlagStatus</w:t>
      </w:r>
      <w:proofErr w:type="spellEnd"/>
      <w:r w:rsidRPr="00276D40">
        <w:t xml:space="preserve"> </w:t>
      </w:r>
      <w:proofErr w:type="spellStart"/>
      <w:r w:rsidRPr="00276D40">
        <w:t>RCC_</w:t>
      </w:r>
      <w:proofErr w:type="gramStart"/>
      <w:r w:rsidRPr="00276D40">
        <w:t>GetFlagStatus</w:t>
      </w:r>
      <w:proofErr w:type="spellEnd"/>
      <w:r w:rsidRPr="00276D40">
        <w:t>(</w:t>
      </w:r>
      <w:proofErr w:type="gramEnd"/>
      <w:r w:rsidRPr="00276D40">
        <w:t>uint8_t RCC_FLAG)</w:t>
      </w:r>
    </w:p>
    <w:p w14:paraId="15AEA59D" w14:textId="77777777" w:rsidR="00A30456" w:rsidRPr="00276D40" w:rsidRDefault="00A30456" w:rsidP="00A30456">
      <w:r w:rsidRPr="00276D40">
        <w:t>{</w:t>
      </w:r>
    </w:p>
    <w:p w14:paraId="68143806" w14:textId="77777777" w:rsidR="00A30456" w:rsidRPr="00276D40" w:rsidRDefault="00A30456" w:rsidP="00A30456">
      <w:r w:rsidRPr="00276D40">
        <w:t xml:space="preserve">    uint32_t </w:t>
      </w:r>
      <w:proofErr w:type="spellStart"/>
      <w:r w:rsidRPr="00276D40">
        <w:t>tmp</w:t>
      </w:r>
      <w:proofErr w:type="spellEnd"/>
      <w:r w:rsidRPr="00276D40">
        <w:t xml:space="preserve"> = 0;</w:t>
      </w:r>
    </w:p>
    <w:p w14:paraId="6AB61CA9" w14:textId="77777777" w:rsidR="00A30456" w:rsidRPr="00276D40" w:rsidRDefault="00A30456" w:rsidP="00A30456">
      <w:r w:rsidRPr="00276D40">
        <w:t xml:space="preserve">    </w:t>
      </w:r>
      <w:proofErr w:type="spellStart"/>
      <w:r w:rsidRPr="00276D40">
        <w:t>FlagStatus</w:t>
      </w:r>
      <w:proofErr w:type="spellEnd"/>
      <w:r w:rsidRPr="00276D40">
        <w:t xml:space="preserve"> status = RESET;</w:t>
      </w:r>
    </w:p>
    <w:p w14:paraId="67768178" w14:textId="77777777" w:rsidR="00A30456" w:rsidRPr="00276D40" w:rsidRDefault="00A30456" w:rsidP="00A30456">
      <w:r w:rsidRPr="00276D40">
        <w:t xml:space="preserve">    </w:t>
      </w:r>
    </w:p>
    <w:p w14:paraId="4851BF05" w14:textId="77777777" w:rsidR="00A30456" w:rsidRPr="00276D40" w:rsidRDefault="00A30456" w:rsidP="00A30456">
      <w:r w:rsidRPr="00276D40">
        <w:t xml:space="preserve">    // 检查标志位属于哪个寄存器</w:t>
      </w:r>
    </w:p>
    <w:p w14:paraId="031A0846" w14:textId="77777777" w:rsidR="00A30456" w:rsidRPr="00276D40" w:rsidRDefault="00A30456" w:rsidP="00A30456">
      <w:r w:rsidRPr="00276D40">
        <w:t xml:space="preserve">    if (RCC_FLAG &amp; </w:t>
      </w:r>
      <w:proofErr w:type="gramStart"/>
      <w:r w:rsidRPr="00276D40">
        <w:t>0x80) {</w:t>
      </w:r>
      <w:proofErr w:type="gramEnd"/>
    </w:p>
    <w:p w14:paraId="18BC16A9" w14:textId="77777777" w:rsidR="00A30456" w:rsidRPr="00276D40" w:rsidRDefault="00A30456" w:rsidP="00A30456">
      <w:r w:rsidRPr="00276D40">
        <w:t xml:space="preserve">        // CSR 寄存器中的标志位</w:t>
      </w:r>
    </w:p>
    <w:p w14:paraId="02BE11D7" w14:textId="77777777" w:rsidR="00A30456" w:rsidRPr="00276D40" w:rsidRDefault="00A30456" w:rsidP="00A30456">
      <w:r w:rsidRPr="00276D40">
        <w:t xml:space="preserve">        </w:t>
      </w:r>
      <w:proofErr w:type="spellStart"/>
      <w:r w:rsidRPr="00276D40">
        <w:t>tmp</w:t>
      </w:r>
      <w:proofErr w:type="spellEnd"/>
      <w:r w:rsidRPr="00276D40">
        <w:t xml:space="preserve"> = RCC-&gt;CSR &amp; (RCC_FLAG &amp; 0x7F);</w:t>
      </w:r>
    </w:p>
    <w:p w14:paraId="50BF1150" w14:textId="77777777" w:rsidR="00A30456" w:rsidRPr="00276D40" w:rsidRDefault="00A30456" w:rsidP="00A30456">
      <w:r w:rsidRPr="00276D40">
        <w:t xml:space="preserve">    } else {</w:t>
      </w:r>
    </w:p>
    <w:p w14:paraId="4D080A59" w14:textId="77777777" w:rsidR="00A30456" w:rsidRPr="00276D40" w:rsidRDefault="00A30456" w:rsidP="00A30456">
      <w:r w:rsidRPr="00276D40">
        <w:t xml:space="preserve">        // CR 寄存器中的标志位</w:t>
      </w:r>
    </w:p>
    <w:p w14:paraId="4881D278" w14:textId="77777777" w:rsidR="00A30456" w:rsidRPr="00276D40" w:rsidRDefault="00A30456" w:rsidP="00A30456">
      <w:r w:rsidRPr="00276D40">
        <w:t xml:space="preserve">        </w:t>
      </w:r>
      <w:proofErr w:type="spellStart"/>
      <w:r w:rsidRPr="00276D40">
        <w:t>tmp</w:t>
      </w:r>
      <w:proofErr w:type="spellEnd"/>
      <w:r w:rsidRPr="00276D40">
        <w:t xml:space="preserve"> = RCC-&gt;CR &amp; RCC_FLAG;</w:t>
      </w:r>
    </w:p>
    <w:p w14:paraId="37743324" w14:textId="77777777" w:rsidR="00A30456" w:rsidRPr="00276D40" w:rsidRDefault="00A30456" w:rsidP="00A30456">
      <w:r w:rsidRPr="00276D40">
        <w:t xml:space="preserve">    }</w:t>
      </w:r>
    </w:p>
    <w:p w14:paraId="7FDAB4FB" w14:textId="77777777" w:rsidR="00A30456" w:rsidRPr="00276D40" w:rsidRDefault="00A30456" w:rsidP="00A30456">
      <w:r w:rsidRPr="00276D40">
        <w:t xml:space="preserve">    </w:t>
      </w:r>
    </w:p>
    <w:p w14:paraId="045DF746" w14:textId="77777777" w:rsidR="00A30456" w:rsidRPr="00276D40" w:rsidRDefault="00A30456" w:rsidP="00A30456">
      <w:r w:rsidRPr="00276D40">
        <w:t xml:space="preserve">    if (</w:t>
      </w:r>
      <w:proofErr w:type="spellStart"/>
      <w:proofErr w:type="gramStart"/>
      <w:r w:rsidRPr="00276D40">
        <w:t>tmp</w:t>
      </w:r>
      <w:proofErr w:type="spellEnd"/>
      <w:r w:rsidRPr="00276D40">
        <w:t xml:space="preserve"> !</w:t>
      </w:r>
      <w:proofErr w:type="gramEnd"/>
      <w:r w:rsidRPr="00276D40">
        <w:t xml:space="preserve">= </w:t>
      </w:r>
      <w:proofErr w:type="gramStart"/>
      <w:r w:rsidRPr="00276D40">
        <w:t>0) {</w:t>
      </w:r>
      <w:proofErr w:type="gramEnd"/>
    </w:p>
    <w:p w14:paraId="23E3F619" w14:textId="77777777" w:rsidR="00A30456" w:rsidRPr="00276D40" w:rsidRDefault="00A30456" w:rsidP="00A30456">
      <w:r w:rsidRPr="00276D40">
        <w:t xml:space="preserve">        status = SET;</w:t>
      </w:r>
    </w:p>
    <w:p w14:paraId="7B64E35D" w14:textId="77777777" w:rsidR="00A30456" w:rsidRPr="00276D40" w:rsidRDefault="00A30456" w:rsidP="00A30456">
      <w:r w:rsidRPr="00276D40">
        <w:t xml:space="preserve">    } else {</w:t>
      </w:r>
    </w:p>
    <w:p w14:paraId="68734F28" w14:textId="77777777" w:rsidR="00A30456" w:rsidRPr="00276D40" w:rsidRDefault="00A30456" w:rsidP="00A30456">
      <w:r w:rsidRPr="00276D40">
        <w:lastRenderedPageBreak/>
        <w:t xml:space="preserve">        status = RESET;</w:t>
      </w:r>
    </w:p>
    <w:p w14:paraId="2AB0B2C9" w14:textId="77777777" w:rsidR="00A30456" w:rsidRPr="00276D40" w:rsidRDefault="00A30456" w:rsidP="00A30456">
      <w:r w:rsidRPr="00276D40">
        <w:t xml:space="preserve">    }</w:t>
      </w:r>
    </w:p>
    <w:p w14:paraId="57C78928" w14:textId="77777777" w:rsidR="00A30456" w:rsidRPr="00276D40" w:rsidRDefault="00A30456" w:rsidP="00A30456">
      <w:r w:rsidRPr="00276D40">
        <w:t xml:space="preserve">    </w:t>
      </w:r>
    </w:p>
    <w:p w14:paraId="1CE5AFF4" w14:textId="77777777" w:rsidR="00A30456" w:rsidRPr="00276D40" w:rsidRDefault="00A30456" w:rsidP="00A30456">
      <w:r w:rsidRPr="00276D40">
        <w:t xml:space="preserve">    return status;</w:t>
      </w:r>
    </w:p>
    <w:p w14:paraId="329BF71D" w14:textId="77777777" w:rsidR="00A30456" w:rsidRPr="00276D40" w:rsidRDefault="00A30456" w:rsidP="00A30456">
      <w:r w:rsidRPr="00276D40">
        <w:t>}</w:t>
      </w:r>
    </w:p>
    <w:p w14:paraId="2463D45A" w14:textId="77777777" w:rsidR="00A30456" w:rsidRPr="00276D40" w:rsidRDefault="00A30456" w:rsidP="00A30456">
      <w:pPr>
        <w:pStyle w:val="3"/>
      </w:pPr>
      <w:r w:rsidRPr="00276D40">
        <w:t>完整示例代码</w:t>
      </w:r>
    </w:p>
    <w:p w14:paraId="24D638BE" w14:textId="77777777" w:rsidR="00A30456" w:rsidRPr="00276D40" w:rsidRDefault="00A30456" w:rsidP="00A30456">
      <w:proofErr w:type="gramStart"/>
      <w:r w:rsidRPr="00276D40">
        <w:t>#include</w:t>
      </w:r>
      <w:proofErr w:type="gramEnd"/>
      <w:r w:rsidRPr="00276D40">
        <w:t xml:space="preserve"> "stm32f10x.h"</w:t>
      </w:r>
    </w:p>
    <w:p w14:paraId="494BA5C4" w14:textId="77777777" w:rsidR="00A30456" w:rsidRPr="00276D40" w:rsidRDefault="00A30456" w:rsidP="00A30456">
      <w:proofErr w:type="gramStart"/>
      <w:r w:rsidRPr="00276D40">
        <w:t>#include</w:t>
      </w:r>
      <w:proofErr w:type="gramEnd"/>
      <w:r w:rsidRPr="00276D40">
        <w:t xml:space="preserve"> "stm32f10x_rcc.h"</w:t>
      </w:r>
    </w:p>
    <w:p w14:paraId="76233AC0" w14:textId="77777777" w:rsidR="00A30456" w:rsidRPr="00276D40" w:rsidRDefault="00A30456" w:rsidP="00A30456"/>
    <w:p w14:paraId="4091BCD4" w14:textId="77777777" w:rsidR="00A30456" w:rsidRPr="00276D40" w:rsidRDefault="00A30456" w:rsidP="00A30456">
      <w:r w:rsidRPr="00276D40">
        <w:t>// 系统启动时的时钟状态检查</w:t>
      </w:r>
    </w:p>
    <w:p w14:paraId="3205EC34" w14:textId="77777777" w:rsidR="00A30456" w:rsidRPr="00276D40" w:rsidRDefault="00A30456" w:rsidP="00A30456">
      <w:r w:rsidRPr="00276D40">
        <w:t xml:space="preserve">void </w:t>
      </w:r>
      <w:proofErr w:type="spellStart"/>
      <w:r w:rsidRPr="00276D40">
        <w:t>CheckSystemClocks</w:t>
      </w:r>
      <w:proofErr w:type="spellEnd"/>
      <w:r w:rsidRPr="00276D40">
        <w:t>(void)</w:t>
      </w:r>
    </w:p>
    <w:p w14:paraId="284362E8" w14:textId="77777777" w:rsidR="00A30456" w:rsidRPr="00276D40" w:rsidRDefault="00A30456" w:rsidP="00A30456">
      <w:r w:rsidRPr="00276D40">
        <w:t>{</w:t>
      </w:r>
    </w:p>
    <w:p w14:paraId="3C3613DB"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"Checking system clocks...\n");</w:t>
      </w:r>
    </w:p>
    <w:p w14:paraId="01A48D88" w14:textId="77777777" w:rsidR="00A30456" w:rsidRPr="00276D40" w:rsidRDefault="00A30456" w:rsidP="00A30456">
      <w:r w:rsidRPr="00276D40">
        <w:t xml:space="preserve">    </w:t>
      </w:r>
    </w:p>
    <w:p w14:paraId="20D64D23" w14:textId="77777777" w:rsidR="00A30456" w:rsidRPr="00276D40" w:rsidRDefault="00A30456" w:rsidP="00A30456">
      <w:r w:rsidRPr="00276D40">
        <w:t xml:space="preserve">    // 检查 HSI 时钟</w:t>
      </w:r>
    </w:p>
    <w:p w14:paraId="5859EA11"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RCC_FLAG_HSIRDY) == SET) {</w:t>
      </w:r>
    </w:p>
    <w:p w14:paraId="0C7575EB"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"HSI clock ready\n");</w:t>
      </w:r>
    </w:p>
    <w:p w14:paraId="11396B2D" w14:textId="77777777" w:rsidR="00A30456" w:rsidRPr="00276D40" w:rsidRDefault="00A30456" w:rsidP="00A30456">
      <w:r w:rsidRPr="00276D40">
        <w:t xml:space="preserve">    } else {</w:t>
      </w:r>
    </w:p>
    <w:p w14:paraId="62D156AA"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 xml:space="preserve">"HSI clock not </w:t>
      </w:r>
      <w:proofErr w:type="gramStart"/>
      <w:r w:rsidRPr="00276D40">
        <w:t>ready!\</w:t>
      </w:r>
      <w:proofErr w:type="gramEnd"/>
      <w:r w:rsidRPr="00276D40">
        <w:t>n");</w:t>
      </w:r>
    </w:p>
    <w:p w14:paraId="13F6B63D" w14:textId="77777777" w:rsidR="00A30456" w:rsidRPr="00276D40" w:rsidRDefault="00A30456" w:rsidP="00A30456">
      <w:r w:rsidRPr="00276D40">
        <w:t xml:space="preserve">    }</w:t>
      </w:r>
    </w:p>
    <w:p w14:paraId="7ABA0D03" w14:textId="77777777" w:rsidR="00A30456" w:rsidRPr="00276D40" w:rsidRDefault="00A30456" w:rsidP="00A30456">
      <w:r w:rsidRPr="00276D40">
        <w:t xml:space="preserve">    </w:t>
      </w:r>
    </w:p>
    <w:p w14:paraId="4E921789" w14:textId="77777777" w:rsidR="00A30456" w:rsidRPr="00276D40" w:rsidRDefault="00A30456" w:rsidP="00A30456">
      <w:r w:rsidRPr="00276D40">
        <w:t xml:space="preserve">    // 检查 HSE 时钟</w:t>
      </w:r>
    </w:p>
    <w:p w14:paraId="559DCEE4"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RCC_FLAG_HSERDY) == SET) {</w:t>
      </w:r>
    </w:p>
    <w:p w14:paraId="2216DECA"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"HSE clock ready\n");</w:t>
      </w:r>
    </w:p>
    <w:p w14:paraId="626DBCAE" w14:textId="77777777" w:rsidR="00A30456" w:rsidRPr="00276D40" w:rsidRDefault="00A30456" w:rsidP="00A30456">
      <w:r w:rsidRPr="00276D40">
        <w:t xml:space="preserve">    } else {</w:t>
      </w:r>
    </w:p>
    <w:p w14:paraId="26EC3C20"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 xml:space="preserve">"HSE clock not </w:t>
      </w:r>
      <w:proofErr w:type="gramStart"/>
      <w:r w:rsidRPr="00276D40">
        <w:t>ready!\</w:t>
      </w:r>
      <w:proofErr w:type="gramEnd"/>
      <w:r w:rsidRPr="00276D40">
        <w:t>n");</w:t>
      </w:r>
    </w:p>
    <w:p w14:paraId="4FCB5417" w14:textId="77777777" w:rsidR="00A30456" w:rsidRPr="00276D40" w:rsidRDefault="00A30456" w:rsidP="00A30456">
      <w:r w:rsidRPr="00276D40">
        <w:lastRenderedPageBreak/>
        <w:t xml:space="preserve">    }</w:t>
      </w:r>
    </w:p>
    <w:p w14:paraId="4665E699" w14:textId="77777777" w:rsidR="00A30456" w:rsidRPr="00276D40" w:rsidRDefault="00A30456" w:rsidP="00A30456">
      <w:r w:rsidRPr="00276D40">
        <w:t xml:space="preserve">    </w:t>
      </w:r>
    </w:p>
    <w:p w14:paraId="4E4C592B" w14:textId="77777777" w:rsidR="00A30456" w:rsidRPr="00276D40" w:rsidRDefault="00A30456" w:rsidP="00A30456">
      <w:r w:rsidRPr="00276D40">
        <w:t xml:space="preserve">    // 检查 PLL 时钟</w:t>
      </w:r>
    </w:p>
    <w:p w14:paraId="62059B70"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 xml:space="preserve">RCC_FLAG_PLLRDY) == </w:t>
      </w:r>
      <w:proofErr w:type="gramStart"/>
      <w:r w:rsidRPr="00276D40">
        <w:t>SET) {</w:t>
      </w:r>
      <w:proofErr w:type="gramEnd"/>
    </w:p>
    <w:p w14:paraId="0C290935"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"PLL clock ready\n");</w:t>
      </w:r>
    </w:p>
    <w:p w14:paraId="1D52F0DA" w14:textId="77777777" w:rsidR="00A30456" w:rsidRPr="00276D40" w:rsidRDefault="00A30456" w:rsidP="00A30456">
      <w:r w:rsidRPr="00276D40">
        <w:t xml:space="preserve">    } else {</w:t>
      </w:r>
    </w:p>
    <w:p w14:paraId="11EE9053"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 xml:space="preserve">"PLL clock not </w:t>
      </w:r>
      <w:proofErr w:type="gramStart"/>
      <w:r w:rsidRPr="00276D40">
        <w:t>ready!\</w:t>
      </w:r>
      <w:proofErr w:type="gramEnd"/>
      <w:r w:rsidRPr="00276D40">
        <w:t>n");</w:t>
      </w:r>
    </w:p>
    <w:p w14:paraId="08236B51" w14:textId="77777777" w:rsidR="00A30456" w:rsidRPr="00276D40" w:rsidRDefault="00A30456" w:rsidP="00A30456">
      <w:r w:rsidRPr="00276D40">
        <w:t xml:space="preserve">    }</w:t>
      </w:r>
    </w:p>
    <w:p w14:paraId="51D8A784" w14:textId="77777777" w:rsidR="00A30456" w:rsidRPr="00276D40" w:rsidRDefault="00A30456" w:rsidP="00A30456">
      <w:r w:rsidRPr="00276D40">
        <w:t>}</w:t>
      </w:r>
    </w:p>
    <w:p w14:paraId="7F9F496B" w14:textId="77777777" w:rsidR="00A30456" w:rsidRPr="00276D40" w:rsidRDefault="00A30456" w:rsidP="00A30456"/>
    <w:p w14:paraId="1CD07F3D" w14:textId="77777777" w:rsidR="00A30456" w:rsidRPr="00276D40" w:rsidRDefault="00A30456" w:rsidP="00A30456">
      <w:r w:rsidRPr="00276D40">
        <w:t>/</w:t>
      </w:r>
      <w:proofErr w:type="gramStart"/>
      <w:r w:rsidRPr="00276D40">
        <w:t>/ 复位</w:t>
      </w:r>
      <w:proofErr w:type="gramEnd"/>
      <w:r w:rsidRPr="00276D40">
        <w:t>源分析函数</w:t>
      </w:r>
    </w:p>
    <w:p w14:paraId="05AE1A42" w14:textId="77777777" w:rsidR="00A30456" w:rsidRPr="00276D40" w:rsidRDefault="00A30456" w:rsidP="00A30456">
      <w:r w:rsidRPr="00276D40">
        <w:t xml:space="preserve">void </w:t>
      </w:r>
      <w:proofErr w:type="spellStart"/>
      <w:r w:rsidRPr="00276D40">
        <w:t>AnalyzeResetSource</w:t>
      </w:r>
      <w:proofErr w:type="spellEnd"/>
      <w:r w:rsidRPr="00276D40">
        <w:t>(void)</w:t>
      </w:r>
    </w:p>
    <w:p w14:paraId="03321A51" w14:textId="77777777" w:rsidR="00A30456" w:rsidRPr="00276D40" w:rsidRDefault="00A30456" w:rsidP="00A30456">
      <w:r w:rsidRPr="00276D40">
        <w:t>{</w:t>
      </w:r>
    </w:p>
    <w:p w14:paraId="34283BB7"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"Reset source analysis:\n");</w:t>
      </w:r>
    </w:p>
    <w:p w14:paraId="0687AE5B" w14:textId="77777777" w:rsidR="00A30456" w:rsidRPr="00276D40" w:rsidRDefault="00A30456" w:rsidP="00A30456">
      <w:r w:rsidRPr="00276D40">
        <w:t xml:space="preserve">    </w:t>
      </w:r>
    </w:p>
    <w:p w14:paraId="1E389F7E"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RCC_FLAG_PINRST) == SET) {</w:t>
      </w:r>
    </w:p>
    <w:p w14:paraId="7D4B74B8" w14:textId="77777777" w:rsidR="00A30456" w:rsidRPr="00276D40" w:rsidRDefault="00A30456" w:rsidP="00A30456">
      <w:r w:rsidRPr="00276D40">
        <w:t xml:space="preserve">        </w:t>
      </w:r>
      <w:proofErr w:type="spellStart"/>
      <w:proofErr w:type="gramStart"/>
      <w:r w:rsidRPr="00276D40">
        <w:t>printf</w:t>
      </w:r>
      <w:proofErr w:type="spellEnd"/>
      <w:r w:rsidRPr="00276D40">
        <w:t>("  -</w:t>
      </w:r>
      <w:proofErr w:type="gramEnd"/>
      <w:r w:rsidRPr="00276D40">
        <w:t xml:space="preserve"> NRST pin reset\n");</w:t>
      </w:r>
    </w:p>
    <w:p w14:paraId="52C9AFC7" w14:textId="77777777" w:rsidR="00A30456" w:rsidRPr="00276D40" w:rsidRDefault="00A30456" w:rsidP="00A30456">
      <w:r w:rsidRPr="00276D40">
        <w:t xml:space="preserve">    }</w:t>
      </w:r>
    </w:p>
    <w:p w14:paraId="1E6945BA"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RCC_FLAG_PORRST) == SET) {</w:t>
      </w:r>
    </w:p>
    <w:p w14:paraId="47A4C1A5" w14:textId="77777777" w:rsidR="00A30456" w:rsidRPr="00276D40" w:rsidRDefault="00A30456" w:rsidP="00A30456">
      <w:r w:rsidRPr="00276D40">
        <w:t xml:space="preserve">        </w:t>
      </w:r>
      <w:proofErr w:type="spellStart"/>
      <w:proofErr w:type="gramStart"/>
      <w:r w:rsidRPr="00276D40">
        <w:t>printf</w:t>
      </w:r>
      <w:proofErr w:type="spellEnd"/>
      <w:r w:rsidRPr="00276D40">
        <w:t>("  -</w:t>
      </w:r>
      <w:proofErr w:type="gramEnd"/>
      <w:r w:rsidRPr="00276D40">
        <w:t xml:space="preserve"> Power On/Off reset\n");</w:t>
      </w:r>
    </w:p>
    <w:p w14:paraId="16A59EF3" w14:textId="77777777" w:rsidR="00A30456" w:rsidRPr="00276D40" w:rsidRDefault="00A30456" w:rsidP="00A30456">
      <w:r w:rsidRPr="00276D40">
        <w:t xml:space="preserve">    }</w:t>
      </w:r>
    </w:p>
    <w:p w14:paraId="6ACF991B"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RCC_FLAG_SFTRST) == SET) {</w:t>
      </w:r>
    </w:p>
    <w:p w14:paraId="39318FEE" w14:textId="77777777" w:rsidR="00A30456" w:rsidRPr="00276D40" w:rsidRDefault="00A30456" w:rsidP="00A30456">
      <w:r w:rsidRPr="00276D40">
        <w:t xml:space="preserve">        </w:t>
      </w:r>
      <w:proofErr w:type="spellStart"/>
      <w:proofErr w:type="gramStart"/>
      <w:r w:rsidRPr="00276D40">
        <w:t>printf</w:t>
      </w:r>
      <w:proofErr w:type="spellEnd"/>
      <w:r w:rsidRPr="00276D40">
        <w:t>("  -</w:t>
      </w:r>
      <w:proofErr w:type="gramEnd"/>
      <w:r w:rsidRPr="00276D40">
        <w:t xml:space="preserve"> Software reset\n");</w:t>
      </w:r>
    </w:p>
    <w:p w14:paraId="3D6B5F53" w14:textId="77777777" w:rsidR="00A30456" w:rsidRPr="00276D40" w:rsidRDefault="00A30456" w:rsidP="00A30456">
      <w:r w:rsidRPr="00276D40">
        <w:t xml:space="preserve">    }</w:t>
      </w:r>
    </w:p>
    <w:p w14:paraId="5B34C007"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RCC_FLAG_IWDGRST) == SET) {</w:t>
      </w:r>
    </w:p>
    <w:p w14:paraId="11B7B452" w14:textId="77777777" w:rsidR="00A30456" w:rsidRPr="00276D40" w:rsidRDefault="00A30456" w:rsidP="00A30456">
      <w:r w:rsidRPr="00276D40">
        <w:t xml:space="preserve">        </w:t>
      </w:r>
      <w:proofErr w:type="spellStart"/>
      <w:proofErr w:type="gramStart"/>
      <w:r w:rsidRPr="00276D40">
        <w:t>printf</w:t>
      </w:r>
      <w:proofErr w:type="spellEnd"/>
      <w:r w:rsidRPr="00276D40">
        <w:t>("  -</w:t>
      </w:r>
      <w:proofErr w:type="gramEnd"/>
      <w:r w:rsidRPr="00276D40">
        <w:t xml:space="preserve"> Independent Watchdog reset\n");</w:t>
      </w:r>
    </w:p>
    <w:p w14:paraId="4F8D7738" w14:textId="77777777" w:rsidR="00A30456" w:rsidRPr="00276D40" w:rsidRDefault="00A30456" w:rsidP="00A30456">
      <w:r w:rsidRPr="00276D40">
        <w:t xml:space="preserve">    }</w:t>
      </w:r>
    </w:p>
    <w:p w14:paraId="0123797D" w14:textId="77777777" w:rsidR="00A30456" w:rsidRPr="00276D40" w:rsidRDefault="00A30456" w:rsidP="00A30456">
      <w:r w:rsidRPr="00276D40">
        <w:lastRenderedPageBreak/>
        <w:t xml:space="preserve">    if (</w:t>
      </w:r>
      <w:proofErr w:type="spellStart"/>
      <w:r w:rsidRPr="00276D40">
        <w:t>RCC_</w:t>
      </w:r>
      <w:proofErr w:type="gramStart"/>
      <w:r w:rsidRPr="00276D40">
        <w:t>GetFlagStatus</w:t>
      </w:r>
      <w:proofErr w:type="spellEnd"/>
      <w:r w:rsidRPr="00276D40">
        <w:t>(</w:t>
      </w:r>
      <w:proofErr w:type="gramEnd"/>
      <w:r w:rsidRPr="00276D40">
        <w:t>RCC_FLAG_WWDGRST) == SET) {</w:t>
      </w:r>
    </w:p>
    <w:p w14:paraId="48F8513B" w14:textId="77777777" w:rsidR="00A30456" w:rsidRPr="00276D40" w:rsidRDefault="00A30456" w:rsidP="00A30456">
      <w:r w:rsidRPr="00276D40">
        <w:t xml:space="preserve">        </w:t>
      </w:r>
      <w:proofErr w:type="spellStart"/>
      <w:proofErr w:type="gramStart"/>
      <w:r w:rsidRPr="00276D40">
        <w:t>printf</w:t>
      </w:r>
      <w:proofErr w:type="spellEnd"/>
      <w:r w:rsidRPr="00276D40">
        <w:t>("  -</w:t>
      </w:r>
      <w:proofErr w:type="gramEnd"/>
      <w:r w:rsidRPr="00276D40">
        <w:t xml:space="preserve"> Window Watchdog reset\n");</w:t>
      </w:r>
    </w:p>
    <w:p w14:paraId="79510D56" w14:textId="77777777" w:rsidR="00A30456" w:rsidRPr="00276D40" w:rsidRDefault="00A30456" w:rsidP="00A30456">
      <w:r w:rsidRPr="00276D40">
        <w:t xml:space="preserve">    }</w:t>
      </w:r>
    </w:p>
    <w:p w14:paraId="35799DCB"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RCC_FLAG_LPWRRST) == SET) {</w:t>
      </w:r>
    </w:p>
    <w:p w14:paraId="15A750D6" w14:textId="77777777" w:rsidR="00A30456" w:rsidRPr="00276D40" w:rsidRDefault="00A30456" w:rsidP="00A30456">
      <w:r w:rsidRPr="00276D40">
        <w:t xml:space="preserve">        </w:t>
      </w:r>
      <w:proofErr w:type="spellStart"/>
      <w:proofErr w:type="gramStart"/>
      <w:r w:rsidRPr="00276D40">
        <w:t>printf</w:t>
      </w:r>
      <w:proofErr w:type="spellEnd"/>
      <w:r w:rsidRPr="00276D40">
        <w:t>("  -</w:t>
      </w:r>
      <w:proofErr w:type="gramEnd"/>
      <w:r w:rsidRPr="00276D40">
        <w:t xml:space="preserve"> Low Power reset\n");</w:t>
      </w:r>
    </w:p>
    <w:p w14:paraId="4ED4DE49" w14:textId="77777777" w:rsidR="00A30456" w:rsidRPr="00276D40" w:rsidRDefault="00A30456" w:rsidP="00A30456">
      <w:r w:rsidRPr="00276D40">
        <w:t xml:space="preserve">    }</w:t>
      </w:r>
    </w:p>
    <w:p w14:paraId="5760675E" w14:textId="77777777" w:rsidR="00A30456" w:rsidRPr="00276D40" w:rsidRDefault="00A30456" w:rsidP="00A30456">
      <w:r w:rsidRPr="00276D40">
        <w:t xml:space="preserve">    </w:t>
      </w:r>
    </w:p>
    <w:p w14:paraId="286A5A9D" w14:textId="77777777" w:rsidR="00A30456" w:rsidRPr="00276D40" w:rsidRDefault="00A30456" w:rsidP="00A30456">
      <w:r w:rsidRPr="00276D40">
        <w:t xml:space="preserve">    // 清除复位标志（可选）</w:t>
      </w:r>
    </w:p>
    <w:p w14:paraId="13230E3B" w14:textId="77777777" w:rsidR="00A30456" w:rsidRPr="00276D40" w:rsidRDefault="00A30456" w:rsidP="00A30456">
      <w:r w:rsidRPr="00276D40">
        <w:t xml:space="preserve">    </w:t>
      </w:r>
      <w:proofErr w:type="spellStart"/>
      <w:r w:rsidRPr="00276D40">
        <w:t>RCC_</w:t>
      </w:r>
      <w:proofErr w:type="gramStart"/>
      <w:r w:rsidRPr="00276D40">
        <w:t>ClearFlag</w:t>
      </w:r>
      <w:proofErr w:type="spellEnd"/>
      <w:r w:rsidRPr="00276D40">
        <w:t>(</w:t>
      </w:r>
      <w:proofErr w:type="gramEnd"/>
      <w:r w:rsidRPr="00276D40">
        <w:t>);</w:t>
      </w:r>
    </w:p>
    <w:p w14:paraId="42E5B511" w14:textId="77777777" w:rsidR="00A30456" w:rsidRPr="00276D40" w:rsidRDefault="00A30456" w:rsidP="00A30456">
      <w:r w:rsidRPr="00276D40">
        <w:t>}</w:t>
      </w:r>
    </w:p>
    <w:p w14:paraId="01601988" w14:textId="77777777" w:rsidR="00A30456" w:rsidRPr="00276D40" w:rsidRDefault="00A30456" w:rsidP="00A30456"/>
    <w:p w14:paraId="5EC02D67" w14:textId="77777777" w:rsidR="00A30456" w:rsidRPr="00276D40" w:rsidRDefault="00A30456" w:rsidP="00A30456">
      <w:r w:rsidRPr="00276D40">
        <w:t>// 安全的时钟切换函数</w:t>
      </w:r>
    </w:p>
    <w:p w14:paraId="0D9AAEB3" w14:textId="77777777" w:rsidR="00A30456" w:rsidRPr="00276D40" w:rsidRDefault="00A30456" w:rsidP="00A30456">
      <w:r w:rsidRPr="00276D40">
        <w:t xml:space="preserve">uint8_t </w:t>
      </w:r>
      <w:proofErr w:type="spellStart"/>
      <w:r w:rsidRPr="00276D40">
        <w:t>SwitchToPLLClock</w:t>
      </w:r>
      <w:proofErr w:type="spellEnd"/>
      <w:r w:rsidRPr="00276D40">
        <w:t>(void)</w:t>
      </w:r>
    </w:p>
    <w:p w14:paraId="022CC5A6" w14:textId="77777777" w:rsidR="00A30456" w:rsidRPr="00276D40" w:rsidRDefault="00A30456" w:rsidP="00A30456">
      <w:r w:rsidRPr="00276D40">
        <w:t>{</w:t>
      </w:r>
    </w:p>
    <w:p w14:paraId="0AA722C3"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"Switching to PLL clock...\n");</w:t>
      </w:r>
    </w:p>
    <w:p w14:paraId="48ED41D2" w14:textId="77777777" w:rsidR="00A30456" w:rsidRPr="00276D40" w:rsidRDefault="00A30456" w:rsidP="00A30456">
      <w:r w:rsidRPr="00276D40">
        <w:t xml:space="preserve">    </w:t>
      </w:r>
    </w:p>
    <w:p w14:paraId="510301DA" w14:textId="77777777" w:rsidR="00A30456" w:rsidRPr="00276D40" w:rsidRDefault="00A30456" w:rsidP="00A30456">
      <w:r w:rsidRPr="00276D40">
        <w:t xml:space="preserve">    // 1. 检查 PLL 是否就绪</w:t>
      </w:r>
    </w:p>
    <w:p w14:paraId="7B6ADA50"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RCC_FLAG_PLLRDY</w:t>
      </w:r>
      <w:proofErr w:type="gramStart"/>
      <w:r w:rsidRPr="00276D40">
        <w:t>) !</w:t>
      </w:r>
      <w:proofErr w:type="gramEnd"/>
      <w:r w:rsidRPr="00276D40">
        <w:t xml:space="preserve">= </w:t>
      </w:r>
      <w:proofErr w:type="gramStart"/>
      <w:r w:rsidRPr="00276D40">
        <w:t>SET) {</w:t>
      </w:r>
      <w:proofErr w:type="gramEnd"/>
    </w:p>
    <w:p w14:paraId="4D463243"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"PLL not ready! Cannot switch.\n");</w:t>
      </w:r>
    </w:p>
    <w:p w14:paraId="19031048" w14:textId="77777777" w:rsidR="00A30456" w:rsidRPr="00276D40" w:rsidRDefault="00A30456" w:rsidP="00A30456">
      <w:r w:rsidRPr="00276D40">
        <w:t xml:space="preserve">        return 0;</w:t>
      </w:r>
    </w:p>
    <w:p w14:paraId="259448C3" w14:textId="77777777" w:rsidR="00A30456" w:rsidRPr="00276D40" w:rsidRDefault="00A30456" w:rsidP="00A30456">
      <w:r w:rsidRPr="00276D40">
        <w:t xml:space="preserve">    }</w:t>
      </w:r>
    </w:p>
    <w:p w14:paraId="44B839EE" w14:textId="77777777" w:rsidR="00A30456" w:rsidRPr="00276D40" w:rsidRDefault="00A30456" w:rsidP="00A30456">
      <w:r w:rsidRPr="00276D40">
        <w:t xml:space="preserve">    </w:t>
      </w:r>
    </w:p>
    <w:p w14:paraId="6A93382C" w14:textId="77777777" w:rsidR="00A30456" w:rsidRPr="00276D40" w:rsidRDefault="00A30456" w:rsidP="00A30456">
      <w:r w:rsidRPr="00276D40">
        <w:t xml:space="preserve">    // 2. 切换到 PLL</w:t>
      </w:r>
    </w:p>
    <w:p w14:paraId="2CDEF296" w14:textId="77777777" w:rsidR="00A30456" w:rsidRPr="00276D40" w:rsidRDefault="00A30456" w:rsidP="00A30456">
      <w:r w:rsidRPr="00276D40">
        <w:t xml:space="preserve">    </w:t>
      </w:r>
      <w:proofErr w:type="spellStart"/>
      <w:r w:rsidRPr="00276D40">
        <w:t>RCC_</w:t>
      </w:r>
      <w:proofErr w:type="gramStart"/>
      <w:r w:rsidRPr="00276D40">
        <w:t>SYSCLKConfig</w:t>
      </w:r>
      <w:proofErr w:type="spellEnd"/>
      <w:r w:rsidRPr="00276D40">
        <w:t>(</w:t>
      </w:r>
      <w:proofErr w:type="spellStart"/>
      <w:proofErr w:type="gramEnd"/>
      <w:r w:rsidRPr="00276D40">
        <w:t>RCC_SYSCLKSource_PLLCLK</w:t>
      </w:r>
      <w:proofErr w:type="spellEnd"/>
      <w:r w:rsidRPr="00276D40">
        <w:t>);</w:t>
      </w:r>
    </w:p>
    <w:p w14:paraId="000D2EFA" w14:textId="77777777" w:rsidR="00A30456" w:rsidRPr="00276D40" w:rsidRDefault="00A30456" w:rsidP="00A30456">
      <w:r w:rsidRPr="00276D40">
        <w:t xml:space="preserve">    </w:t>
      </w:r>
    </w:p>
    <w:p w14:paraId="14CFCF11" w14:textId="77777777" w:rsidR="00A30456" w:rsidRPr="00276D40" w:rsidRDefault="00A30456" w:rsidP="00A30456">
      <w:r w:rsidRPr="00276D40">
        <w:t xml:space="preserve">    // 3. 等待切换完成</w:t>
      </w:r>
    </w:p>
    <w:p w14:paraId="03477308" w14:textId="77777777" w:rsidR="00A30456" w:rsidRPr="00276D40" w:rsidRDefault="00A30456" w:rsidP="00A30456">
      <w:r w:rsidRPr="00276D40">
        <w:t xml:space="preserve">    while (</w:t>
      </w:r>
      <w:proofErr w:type="spellStart"/>
      <w:r w:rsidRPr="00276D40">
        <w:t>RCC_</w:t>
      </w:r>
      <w:proofErr w:type="gramStart"/>
      <w:r w:rsidRPr="00276D40">
        <w:t>GetSYSCLKSource</w:t>
      </w:r>
      <w:proofErr w:type="spellEnd"/>
      <w:r w:rsidRPr="00276D40">
        <w:t>() !</w:t>
      </w:r>
      <w:proofErr w:type="gramEnd"/>
      <w:r w:rsidRPr="00276D40">
        <w:t xml:space="preserve">= </w:t>
      </w:r>
      <w:proofErr w:type="gramStart"/>
      <w:r w:rsidRPr="00276D40">
        <w:t>0x08) {</w:t>
      </w:r>
      <w:proofErr w:type="gramEnd"/>
    </w:p>
    <w:p w14:paraId="6714AF59" w14:textId="77777777" w:rsidR="00A30456" w:rsidRPr="00276D40" w:rsidRDefault="00A30456" w:rsidP="00A30456">
      <w:r w:rsidRPr="00276D40">
        <w:lastRenderedPageBreak/>
        <w:t xml:space="preserve">        // 等待系统时钟源变为 PLL</w:t>
      </w:r>
    </w:p>
    <w:p w14:paraId="1F97CEE2" w14:textId="77777777" w:rsidR="00A30456" w:rsidRPr="00276D40" w:rsidRDefault="00A30456" w:rsidP="00A30456">
      <w:r w:rsidRPr="00276D40">
        <w:t xml:space="preserve">    }</w:t>
      </w:r>
    </w:p>
    <w:p w14:paraId="1DE87B70" w14:textId="77777777" w:rsidR="00A30456" w:rsidRPr="00276D40" w:rsidRDefault="00A30456" w:rsidP="00A30456">
      <w:r w:rsidRPr="00276D40">
        <w:t xml:space="preserve">    </w:t>
      </w:r>
    </w:p>
    <w:p w14:paraId="7AD4282A"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"Successfully switched to PLL clock\n");</w:t>
      </w:r>
    </w:p>
    <w:p w14:paraId="3815C11A" w14:textId="77777777" w:rsidR="00A30456" w:rsidRPr="00276D40" w:rsidRDefault="00A30456" w:rsidP="00A30456">
      <w:r w:rsidRPr="00276D40">
        <w:t xml:space="preserve">    return 1;</w:t>
      </w:r>
    </w:p>
    <w:p w14:paraId="359DE760" w14:textId="77777777" w:rsidR="00A30456" w:rsidRPr="00276D40" w:rsidRDefault="00A30456" w:rsidP="00A30456">
      <w:r w:rsidRPr="00276D40">
        <w:t>}</w:t>
      </w:r>
    </w:p>
    <w:p w14:paraId="05C21B0E" w14:textId="77777777" w:rsidR="00A30456" w:rsidRPr="00276D40" w:rsidRDefault="00A30456" w:rsidP="00A30456"/>
    <w:p w14:paraId="02949F03" w14:textId="77777777" w:rsidR="00A30456" w:rsidRPr="00276D40" w:rsidRDefault="00A30456" w:rsidP="00A30456">
      <w:r w:rsidRPr="00276D40">
        <w:t>// 时钟监控任务</w:t>
      </w:r>
    </w:p>
    <w:p w14:paraId="1AA4EF0A" w14:textId="77777777" w:rsidR="00A30456" w:rsidRPr="00276D40" w:rsidRDefault="00A30456" w:rsidP="00A30456">
      <w:r w:rsidRPr="00276D40">
        <w:t xml:space="preserve">void </w:t>
      </w:r>
      <w:proofErr w:type="spellStart"/>
      <w:r w:rsidRPr="00276D40">
        <w:t>ClockMonitorTask</w:t>
      </w:r>
      <w:proofErr w:type="spellEnd"/>
      <w:r w:rsidRPr="00276D40">
        <w:t>(void)</w:t>
      </w:r>
    </w:p>
    <w:p w14:paraId="447307E9" w14:textId="77777777" w:rsidR="00A30456" w:rsidRPr="00276D40" w:rsidRDefault="00A30456" w:rsidP="00A30456">
      <w:r w:rsidRPr="00276D40">
        <w:t>{</w:t>
      </w:r>
    </w:p>
    <w:p w14:paraId="0C0345BF" w14:textId="77777777" w:rsidR="00A30456" w:rsidRPr="00276D40" w:rsidRDefault="00A30456" w:rsidP="00A30456">
      <w:r w:rsidRPr="00276D40">
        <w:t xml:space="preserve">    static uint32_t </w:t>
      </w:r>
      <w:proofErr w:type="spellStart"/>
      <w:r w:rsidRPr="00276D40">
        <w:t>lastCheck</w:t>
      </w:r>
      <w:proofErr w:type="spellEnd"/>
      <w:r w:rsidRPr="00276D40">
        <w:t xml:space="preserve"> = 0;</w:t>
      </w:r>
    </w:p>
    <w:p w14:paraId="74976A87" w14:textId="77777777" w:rsidR="00A30456" w:rsidRPr="00276D40" w:rsidRDefault="00A30456" w:rsidP="00A30456">
      <w:r w:rsidRPr="00276D40">
        <w:t xml:space="preserve">    </w:t>
      </w:r>
    </w:p>
    <w:p w14:paraId="6FDEBB72" w14:textId="77777777" w:rsidR="00A30456" w:rsidRPr="00276D40" w:rsidRDefault="00A30456" w:rsidP="00A30456">
      <w:r w:rsidRPr="00276D40">
        <w:t xml:space="preserve">    if (</w:t>
      </w:r>
      <w:proofErr w:type="spellStart"/>
      <w:r w:rsidRPr="00276D40">
        <w:t>HAL_GetTick</w:t>
      </w:r>
      <w:proofErr w:type="spellEnd"/>
      <w:r w:rsidRPr="00276D40">
        <w:t xml:space="preserve">() - </w:t>
      </w:r>
      <w:proofErr w:type="spellStart"/>
      <w:r w:rsidRPr="00276D40">
        <w:t>lastCheck</w:t>
      </w:r>
      <w:proofErr w:type="spellEnd"/>
      <w:r w:rsidRPr="00276D40">
        <w:t xml:space="preserve"> &gt; 5000) { // 每5秒检查一次</w:t>
      </w:r>
    </w:p>
    <w:p w14:paraId="4EC9EEBD" w14:textId="77777777" w:rsidR="00A30456" w:rsidRPr="00276D40" w:rsidRDefault="00A30456" w:rsidP="00A30456">
      <w:r w:rsidRPr="00276D40">
        <w:t xml:space="preserve">        </w:t>
      </w:r>
      <w:proofErr w:type="spellStart"/>
      <w:r w:rsidRPr="00276D40">
        <w:t>lastCheck</w:t>
      </w:r>
      <w:proofErr w:type="spellEnd"/>
      <w:r w:rsidRPr="00276D40">
        <w:t xml:space="preserve"> = </w:t>
      </w:r>
      <w:proofErr w:type="spellStart"/>
      <w:r w:rsidRPr="00276D40">
        <w:t>HAL_</w:t>
      </w:r>
      <w:proofErr w:type="gramStart"/>
      <w:r w:rsidRPr="00276D40">
        <w:t>GetTick</w:t>
      </w:r>
      <w:proofErr w:type="spellEnd"/>
      <w:r w:rsidRPr="00276D40">
        <w:t>(</w:t>
      </w:r>
      <w:proofErr w:type="gramEnd"/>
      <w:r w:rsidRPr="00276D40">
        <w:t>);</w:t>
      </w:r>
    </w:p>
    <w:p w14:paraId="33D898E9" w14:textId="77777777" w:rsidR="00A30456" w:rsidRPr="00276D40" w:rsidRDefault="00A30456" w:rsidP="00A30456">
      <w:r w:rsidRPr="00276D40">
        <w:t xml:space="preserve">        </w:t>
      </w:r>
    </w:p>
    <w:p w14:paraId="176EEABA" w14:textId="77777777" w:rsidR="00A30456" w:rsidRPr="00276D40" w:rsidRDefault="00A30456" w:rsidP="00A30456">
      <w:r w:rsidRPr="00276D40">
        <w:t xml:space="preserve">        // 检查 HSE 时钟安全系统</w:t>
      </w:r>
    </w:p>
    <w:p w14:paraId="152FB15F"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RCC_FLAG_HSECSS) == SET) {</w:t>
      </w:r>
    </w:p>
    <w:p w14:paraId="61B44E25"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 xml:space="preserve">"HSE Clock Security System </w:t>
      </w:r>
      <w:proofErr w:type="gramStart"/>
      <w:r w:rsidRPr="00276D40">
        <w:t>triggered!\</w:t>
      </w:r>
      <w:proofErr w:type="gramEnd"/>
      <w:r w:rsidRPr="00276D40">
        <w:t>n");</w:t>
      </w:r>
    </w:p>
    <w:p w14:paraId="5D26C9F7"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"HSE failure detected, switching to HSI...\n");</w:t>
      </w:r>
    </w:p>
    <w:p w14:paraId="341EF17B" w14:textId="77777777" w:rsidR="00A30456" w:rsidRPr="00276D40" w:rsidRDefault="00A30456" w:rsidP="00A30456">
      <w:r w:rsidRPr="00276D40">
        <w:t xml:space="preserve">            </w:t>
      </w:r>
    </w:p>
    <w:p w14:paraId="2222D2FA" w14:textId="77777777" w:rsidR="00A30456" w:rsidRPr="00276D40" w:rsidRDefault="00A30456" w:rsidP="00A30456">
      <w:r w:rsidRPr="00276D40">
        <w:t xml:space="preserve">            // 处理时钟故障</w:t>
      </w:r>
    </w:p>
    <w:p w14:paraId="2D048BC0" w14:textId="77777777" w:rsidR="00A30456" w:rsidRPr="00276D40" w:rsidRDefault="00A30456" w:rsidP="00A30456">
      <w:r w:rsidRPr="00276D40">
        <w:t xml:space="preserve">            </w:t>
      </w:r>
      <w:proofErr w:type="spellStart"/>
      <w:proofErr w:type="gramStart"/>
      <w:r w:rsidRPr="00276D40">
        <w:t>HandleClockFailure</w:t>
      </w:r>
      <w:proofErr w:type="spellEnd"/>
      <w:r w:rsidRPr="00276D40">
        <w:t>(</w:t>
      </w:r>
      <w:proofErr w:type="gramEnd"/>
      <w:r w:rsidRPr="00276D40">
        <w:t>);</w:t>
      </w:r>
    </w:p>
    <w:p w14:paraId="227210CE" w14:textId="77777777" w:rsidR="00A30456" w:rsidRPr="00276D40" w:rsidRDefault="00A30456" w:rsidP="00A30456">
      <w:r w:rsidRPr="00276D40">
        <w:t xml:space="preserve">        }</w:t>
      </w:r>
    </w:p>
    <w:p w14:paraId="0CFB7054" w14:textId="77777777" w:rsidR="00A30456" w:rsidRPr="00276D40" w:rsidRDefault="00A30456" w:rsidP="00A30456">
      <w:r w:rsidRPr="00276D40">
        <w:t xml:space="preserve">        </w:t>
      </w:r>
    </w:p>
    <w:p w14:paraId="2510F08D" w14:textId="77777777" w:rsidR="00A30456" w:rsidRPr="00276D40" w:rsidRDefault="00A30456" w:rsidP="00A30456">
      <w:r w:rsidRPr="00276D40">
        <w:t xml:space="preserve">        // 检查所有时钟状态</w:t>
      </w:r>
    </w:p>
    <w:p w14:paraId="15E9273E" w14:textId="77777777" w:rsidR="00A30456" w:rsidRPr="00276D40" w:rsidRDefault="00A30456" w:rsidP="00A30456">
      <w:r w:rsidRPr="00276D40">
        <w:t xml:space="preserve">        </w:t>
      </w:r>
      <w:proofErr w:type="spellStart"/>
      <w:proofErr w:type="gramStart"/>
      <w:r w:rsidRPr="00276D40">
        <w:t>CheckSystemClocks</w:t>
      </w:r>
      <w:proofErr w:type="spellEnd"/>
      <w:r w:rsidRPr="00276D40">
        <w:t>(</w:t>
      </w:r>
      <w:proofErr w:type="gramEnd"/>
      <w:r w:rsidRPr="00276D40">
        <w:t>);</w:t>
      </w:r>
    </w:p>
    <w:p w14:paraId="2C933D15" w14:textId="77777777" w:rsidR="00A30456" w:rsidRPr="00276D40" w:rsidRDefault="00A30456" w:rsidP="00A30456">
      <w:r w:rsidRPr="00276D40">
        <w:t xml:space="preserve">    }</w:t>
      </w:r>
    </w:p>
    <w:p w14:paraId="279B1404" w14:textId="77777777" w:rsidR="00A30456" w:rsidRPr="00276D40" w:rsidRDefault="00A30456" w:rsidP="00A30456">
      <w:r w:rsidRPr="00276D40">
        <w:lastRenderedPageBreak/>
        <w:t>}</w:t>
      </w:r>
    </w:p>
    <w:p w14:paraId="035B9893" w14:textId="77777777" w:rsidR="00A30456" w:rsidRPr="00276D40" w:rsidRDefault="00A30456" w:rsidP="00A30456">
      <w:pPr>
        <w:pStyle w:val="3"/>
      </w:pPr>
      <w:r w:rsidRPr="00276D40">
        <w:t>应用场景示例</w:t>
      </w:r>
    </w:p>
    <w:p w14:paraId="6BF8FEF0" w14:textId="77777777" w:rsidR="00A30456" w:rsidRPr="00276D40" w:rsidRDefault="00A30456" w:rsidP="00A30456">
      <w:pPr>
        <w:pStyle w:val="4"/>
      </w:pPr>
      <w:r w:rsidRPr="00276D40">
        <w:t xml:space="preserve">1. </w:t>
      </w:r>
      <w:r w:rsidRPr="00276D40">
        <w:rPr>
          <w:rFonts w:ascii="Times New Roman" w:hAnsi="Times New Roman" w:cs="Times New Roman"/>
        </w:rPr>
        <w:t>​</w:t>
      </w:r>
      <w:r w:rsidRPr="00276D40">
        <w:t>系统启动诊断</w:t>
      </w:r>
      <w:r w:rsidRPr="00276D40">
        <w:rPr>
          <w:rFonts w:ascii="Times New Roman" w:hAnsi="Times New Roman" w:cs="Times New Roman"/>
        </w:rPr>
        <w:t>​</w:t>
      </w:r>
    </w:p>
    <w:p w14:paraId="4A593E97" w14:textId="77777777" w:rsidR="00A30456" w:rsidRPr="00276D40" w:rsidRDefault="00A30456" w:rsidP="00A30456">
      <w:r w:rsidRPr="00276D40">
        <w:t xml:space="preserve">void </w:t>
      </w:r>
      <w:proofErr w:type="spellStart"/>
      <w:r w:rsidRPr="00276D40">
        <w:t>SystemStartupDiagnostics</w:t>
      </w:r>
      <w:proofErr w:type="spellEnd"/>
      <w:r w:rsidRPr="00276D40">
        <w:t>(void)</w:t>
      </w:r>
    </w:p>
    <w:p w14:paraId="5CC2F501" w14:textId="77777777" w:rsidR="00A30456" w:rsidRPr="00276D40" w:rsidRDefault="00A30456" w:rsidP="00A30456">
      <w:r w:rsidRPr="00276D40">
        <w:t>{</w:t>
      </w:r>
    </w:p>
    <w:p w14:paraId="3E3E1283" w14:textId="77777777" w:rsidR="00A30456" w:rsidRPr="00276D40" w:rsidRDefault="00A30456" w:rsidP="00A30456">
      <w:r w:rsidRPr="00276D40">
        <w:t xml:space="preserve">    // 分析复位原因</w:t>
      </w:r>
    </w:p>
    <w:p w14:paraId="6E58FBB0" w14:textId="77777777" w:rsidR="00A30456" w:rsidRPr="00276D40" w:rsidRDefault="00A30456" w:rsidP="00A30456">
      <w:r w:rsidRPr="00276D40">
        <w:t xml:space="preserve">    </w:t>
      </w:r>
      <w:proofErr w:type="spellStart"/>
      <w:proofErr w:type="gramStart"/>
      <w:r w:rsidRPr="00276D40">
        <w:t>AnalyzeResetSource</w:t>
      </w:r>
      <w:proofErr w:type="spellEnd"/>
      <w:r w:rsidRPr="00276D40">
        <w:t>(</w:t>
      </w:r>
      <w:proofErr w:type="gramEnd"/>
      <w:r w:rsidRPr="00276D40">
        <w:t>);</w:t>
      </w:r>
    </w:p>
    <w:p w14:paraId="66BC6F71" w14:textId="77777777" w:rsidR="00A30456" w:rsidRPr="00276D40" w:rsidRDefault="00A30456" w:rsidP="00A30456">
      <w:r w:rsidRPr="00276D40">
        <w:t xml:space="preserve">    </w:t>
      </w:r>
    </w:p>
    <w:p w14:paraId="660C4074" w14:textId="77777777" w:rsidR="00A30456" w:rsidRPr="00276D40" w:rsidRDefault="00A30456" w:rsidP="00A30456">
      <w:r w:rsidRPr="00276D40">
        <w:t xml:space="preserve">    // 检查时钟状态</w:t>
      </w:r>
    </w:p>
    <w:p w14:paraId="7F118C63" w14:textId="77777777" w:rsidR="00A30456" w:rsidRPr="00276D40" w:rsidRDefault="00A30456" w:rsidP="00A30456">
      <w:r w:rsidRPr="00276D40">
        <w:t xml:space="preserve">    </w:t>
      </w:r>
      <w:proofErr w:type="spellStart"/>
      <w:proofErr w:type="gramStart"/>
      <w:r w:rsidRPr="00276D40">
        <w:t>CheckSystemClocks</w:t>
      </w:r>
      <w:proofErr w:type="spellEnd"/>
      <w:r w:rsidRPr="00276D40">
        <w:t>(</w:t>
      </w:r>
      <w:proofErr w:type="gramEnd"/>
      <w:r w:rsidRPr="00276D40">
        <w:t>);</w:t>
      </w:r>
    </w:p>
    <w:p w14:paraId="5F43A188" w14:textId="77777777" w:rsidR="00A30456" w:rsidRPr="00276D40" w:rsidRDefault="00A30456" w:rsidP="00A30456">
      <w:r w:rsidRPr="00276D40">
        <w:t xml:space="preserve">    </w:t>
      </w:r>
    </w:p>
    <w:p w14:paraId="4098CA14" w14:textId="77777777" w:rsidR="00A30456" w:rsidRPr="00276D40" w:rsidRDefault="00A30456" w:rsidP="00A30456">
      <w:r w:rsidRPr="00276D40">
        <w:t xml:space="preserve">    // 如果是看门狗复位，记录错误</w:t>
      </w:r>
    </w:p>
    <w:p w14:paraId="408D3BC7"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RCC_FLAG_IWDGRST) == SET) {</w:t>
      </w:r>
    </w:p>
    <w:p w14:paraId="053B2B52"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"System was reset by IWDG - possible software hang\n");</w:t>
      </w:r>
    </w:p>
    <w:p w14:paraId="49F99D17" w14:textId="77777777" w:rsidR="00A30456" w:rsidRPr="00276D40" w:rsidRDefault="00A30456" w:rsidP="00A30456">
      <w:r w:rsidRPr="00276D40">
        <w:t xml:space="preserve">        </w:t>
      </w:r>
      <w:proofErr w:type="spellStart"/>
      <w:proofErr w:type="gramStart"/>
      <w:r w:rsidRPr="00276D40">
        <w:t>LogError</w:t>
      </w:r>
      <w:proofErr w:type="spellEnd"/>
      <w:r w:rsidRPr="00276D40">
        <w:t>(</w:t>
      </w:r>
      <w:proofErr w:type="gramEnd"/>
      <w:r w:rsidRPr="00276D40">
        <w:t>"Watchdog reset occurred");</w:t>
      </w:r>
    </w:p>
    <w:p w14:paraId="080C4CF5" w14:textId="77777777" w:rsidR="00A30456" w:rsidRPr="00276D40" w:rsidRDefault="00A30456" w:rsidP="00A30456">
      <w:r w:rsidRPr="00276D40">
        <w:t xml:space="preserve">    }</w:t>
      </w:r>
    </w:p>
    <w:p w14:paraId="5AF0FF0F" w14:textId="77777777" w:rsidR="00A30456" w:rsidRPr="00276D40" w:rsidRDefault="00A30456" w:rsidP="00A30456">
      <w:r w:rsidRPr="00276D40">
        <w:t xml:space="preserve">    </w:t>
      </w:r>
    </w:p>
    <w:p w14:paraId="6A75DB28" w14:textId="77777777" w:rsidR="00A30456" w:rsidRPr="00276D40" w:rsidRDefault="00A30456" w:rsidP="00A30456">
      <w:r w:rsidRPr="00276D40">
        <w:t xml:space="preserve">    // 清除所有复位标志</w:t>
      </w:r>
    </w:p>
    <w:p w14:paraId="46657F46" w14:textId="77777777" w:rsidR="00A30456" w:rsidRPr="00276D40" w:rsidRDefault="00A30456" w:rsidP="00A30456">
      <w:r w:rsidRPr="00276D40">
        <w:t xml:space="preserve">    </w:t>
      </w:r>
      <w:proofErr w:type="spellStart"/>
      <w:r w:rsidRPr="00276D40">
        <w:t>RCC_</w:t>
      </w:r>
      <w:proofErr w:type="gramStart"/>
      <w:r w:rsidRPr="00276D40">
        <w:t>ClearFlag</w:t>
      </w:r>
      <w:proofErr w:type="spellEnd"/>
      <w:r w:rsidRPr="00276D40">
        <w:t>(</w:t>
      </w:r>
      <w:proofErr w:type="gramEnd"/>
      <w:r w:rsidRPr="00276D40">
        <w:t>);</w:t>
      </w:r>
    </w:p>
    <w:p w14:paraId="3ED06FEE" w14:textId="77777777" w:rsidR="00A30456" w:rsidRPr="00276D40" w:rsidRDefault="00A30456" w:rsidP="00A30456">
      <w:r w:rsidRPr="00276D40">
        <w:t>}</w:t>
      </w:r>
    </w:p>
    <w:p w14:paraId="5D62CC95" w14:textId="77777777" w:rsidR="00A30456" w:rsidRPr="00276D40" w:rsidRDefault="00A30456" w:rsidP="00A30456">
      <w:pPr>
        <w:pStyle w:val="4"/>
      </w:pPr>
      <w:r w:rsidRPr="00276D40">
        <w:t xml:space="preserve">2. </w:t>
      </w:r>
      <w:r w:rsidRPr="00276D40">
        <w:rPr>
          <w:rFonts w:ascii="Times New Roman" w:hAnsi="Times New Roman" w:cs="Times New Roman"/>
        </w:rPr>
        <w:t>​</w:t>
      </w:r>
      <w:r w:rsidRPr="00276D40">
        <w:t>时钟安全监控</w:t>
      </w:r>
      <w:r w:rsidRPr="00276D40">
        <w:rPr>
          <w:rFonts w:ascii="Times New Roman" w:hAnsi="Times New Roman" w:cs="Times New Roman"/>
        </w:rPr>
        <w:t>​</w:t>
      </w:r>
    </w:p>
    <w:p w14:paraId="324F6924" w14:textId="77777777" w:rsidR="00A30456" w:rsidRPr="00276D40" w:rsidRDefault="00A30456" w:rsidP="00A30456">
      <w:r w:rsidRPr="00276D40">
        <w:t xml:space="preserve">void </w:t>
      </w:r>
      <w:proofErr w:type="spellStart"/>
      <w:r w:rsidRPr="00276D40">
        <w:t>HandleClockFailure</w:t>
      </w:r>
      <w:proofErr w:type="spellEnd"/>
      <w:r w:rsidRPr="00276D40">
        <w:t>(void)</w:t>
      </w:r>
    </w:p>
    <w:p w14:paraId="2B814AF8" w14:textId="77777777" w:rsidR="00A30456" w:rsidRPr="00276D40" w:rsidRDefault="00A30456" w:rsidP="00A30456">
      <w:r w:rsidRPr="00276D40">
        <w:t>{</w:t>
      </w:r>
    </w:p>
    <w:p w14:paraId="1A25CB1C" w14:textId="77777777" w:rsidR="00A30456" w:rsidRPr="00276D40" w:rsidRDefault="00A30456" w:rsidP="00A30456">
      <w:r w:rsidRPr="00276D40">
        <w:t xml:space="preserve">    // HSE 时钟失效处理</w:t>
      </w:r>
    </w:p>
    <w:p w14:paraId="36EDC1CC"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RCC_FLAG_HSECSS) == SET) {</w:t>
      </w:r>
    </w:p>
    <w:p w14:paraId="5A3073AB"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 xml:space="preserve">"HSE clock failure </w:t>
      </w:r>
      <w:proofErr w:type="gramStart"/>
      <w:r w:rsidRPr="00276D40">
        <w:t>detected!\</w:t>
      </w:r>
      <w:proofErr w:type="gramEnd"/>
      <w:r w:rsidRPr="00276D40">
        <w:t>n");</w:t>
      </w:r>
    </w:p>
    <w:p w14:paraId="0FD248AE" w14:textId="77777777" w:rsidR="00A30456" w:rsidRPr="00276D40" w:rsidRDefault="00A30456" w:rsidP="00A30456">
      <w:r w:rsidRPr="00276D40">
        <w:lastRenderedPageBreak/>
        <w:t xml:space="preserve">        </w:t>
      </w:r>
    </w:p>
    <w:p w14:paraId="113B01B9" w14:textId="77777777" w:rsidR="00A30456" w:rsidRPr="00276D40" w:rsidRDefault="00A30456" w:rsidP="00A30456">
      <w:r w:rsidRPr="00276D40">
        <w:t xml:space="preserve">        // 自动切换到 HSI</w:t>
      </w:r>
    </w:p>
    <w:p w14:paraId="1FBDC6C3" w14:textId="77777777" w:rsidR="00A30456" w:rsidRPr="00276D40" w:rsidRDefault="00A30456" w:rsidP="00A30456">
      <w:r w:rsidRPr="00276D40">
        <w:t xml:space="preserve">        </w:t>
      </w:r>
      <w:proofErr w:type="spellStart"/>
      <w:r w:rsidRPr="00276D40">
        <w:t>RCC_</w:t>
      </w:r>
      <w:proofErr w:type="gramStart"/>
      <w:r w:rsidRPr="00276D40">
        <w:t>HSEConfig</w:t>
      </w:r>
      <w:proofErr w:type="spellEnd"/>
      <w:r w:rsidRPr="00276D40">
        <w:t>(</w:t>
      </w:r>
      <w:proofErr w:type="gramEnd"/>
      <w:r w:rsidRPr="00276D40">
        <w:t>RCC_HSE_OFF);</w:t>
      </w:r>
    </w:p>
    <w:p w14:paraId="4E7EF54A" w14:textId="77777777" w:rsidR="00A30456" w:rsidRPr="00276D40" w:rsidRDefault="00A30456" w:rsidP="00A30456">
      <w:r w:rsidRPr="00276D40">
        <w:t xml:space="preserve">        </w:t>
      </w:r>
      <w:proofErr w:type="spellStart"/>
      <w:r w:rsidRPr="00276D40">
        <w:t>RCC_</w:t>
      </w:r>
      <w:proofErr w:type="gramStart"/>
      <w:r w:rsidRPr="00276D40">
        <w:t>HSICmd</w:t>
      </w:r>
      <w:proofErr w:type="spellEnd"/>
      <w:r w:rsidRPr="00276D40">
        <w:t>(</w:t>
      </w:r>
      <w:proofErr w:type="gramEnd"/>
      <w:r w:rsidRPr="00276D40">
        <w:t>ENABLE);</w:t>
      </w:r>
    </w:p>
    <w:p w14:paraId="7794F88A" w14:textId="77777777" w:rsidR="00A30456" w:rsidRPr="00276D40" w:rsidRDefault="00A30456" w:rsidP="00A30456">
      <w:r w:rsidRPr="00276D40">
        <w:t xml:space="preserve">        </w:t>
      </w:r>
    </w:p>
    <w:p w14:paraId="290FAC1D" w14:textId="77777777" w:rsidR="00A30456" w:rsidRPr="00276D40" w:rsidRDefault="00A30456" w:rsidP="00A30456">
      <w:r w:rsidRPr="00276D40">
        <w:t xml:space="preserve">        // 等待 HSI 就绪</w:t>
      </w:r>
    </w:p>
    <w:p w14:paraId="594A9040" w14:textId="77777777" w:rsidR="00A30456" w:rsidRPr="00276D40" w:rsidRDefault="00A30456" w:rsidP="00A30456">
      <w:r w:rsidRPr="00276D40">
        <w:t xml:space="preserve">        while (</w:t>
      </w:r>
      <w:proofErr w:type="spellStart"/>
      <w:r w:rsidRPr="00276D40">
        <w:t>RCC_</w:t>
      </w:r>
      <w:proofErr w:type="gramStart"/>
      <w:r w:rsidRPr="00276D40">
        <w:t>GetFlagStatus</w:t>
      </w:r>
      <w:proofErr w:type="spellEnd"/>
      <w:r w:rsidRPr="00276D40">
        <w:t>(</w:t>
      </w:r>
      <w:proofErr w:type="gramEnd"/>
      <w:r w:rsidRPr="00276D40">
        <w:t>RCC_FLAG_HSIRDY</w:t>
      </w:r>
      <w:proofErr w:type="gramStart"/>
      <w:r w:rsidRPr="00276D40">
        <w:t>) !</w:t>
      </w:r>
      <w:proofErr w:type="gramEnd"/>
      <w:r w:rsidRPr="00276D40">
        <w:t>= SET);</w:t>
      </w:r>
    </w:p>
    <w:p w14:paraId="1C8CDE8A" w14:textId="77777777" w:rsidR="00A30456" w:rsidRPr="00276D40" w:rsidRDefault="00A30456" w:rsidP="00A30456">
      <w:r w:rsidRPr="00276D40">
        <w:t xml:space="preserve">        </w:t>
      </w:r>
    </w:p>
    <w:p w14:paraId="63420E33" w14:textId="77777777" w:rsidR="00A30456" w:rsidRPr="00276D40" w:rsidRDefault="00A30456" w:rsidP="00A30456">
      <w:r w:rsidRPr="00276D40">
        <w:t xml:space="preserve">        // 切换到 HSI</w:t>
      </w:r>
    </w:p>
    <w:p w14:paraId="7827B1F6" w14:textId="77777777" w:rsidR="00A30456" w:rsidRPr="00276D40" w:rsidRDefault="00A30456" w:rsidP="00A30456">
      <w:r w:rsidRPr="00276D40">
        <w:t xml:space="preserve">        </w:t>
      </w:r>
      <w:proofErr w:type="spellStart"/>
      <w:r w:rsidRPr="00276D40">
        <w:t>RCC_</w:t>
      </w:r>
      <w:proofErr w:type="gramStart"/>
      <w:r w:rsidRPr="00276D40">
        <w:t>SYSCLKConfig</w:t>
      </w:r>
      <w:proofErr w:type="spellEnd"/>
      <w:r w:rsidRPr="00276D40">
        <w:t>(</w:t>
      </w:r>
      <w:proofErr w:type="spellStart"/>
      <w:proofErr w:type="gramEnd"/>
      <w:r w:rsidRPr="00276D40">
        <w:t>RCC_SYSCLKSource_HSI</w:t>
      </w:r>
      <w:proofErr w:type="spellEnd"/>
      <w:r w:rsidRPr="00276D40">
        <w:t>);</w:t>
      </w:r>
    </w:p>
    <w:p w14:paraId="25E318BD" w14:textId="77777777" w:rsidR="00A30456" w:rsidRPr="00276D40" w:rsidRDefault="00A30456" w:rsidP="00A30456">
      <w:r w:rsidRPr="00276D40">
        <w:t xml:space="preserve">        </w:t>
      </w:r>
    </w:p>
    <w:p w14:paraId="1438D392" w14:textId="77777777" w:rsidR="00A30456" w:rsidRPr="00276D40" w:rsidRDefault="00A30456" w:rsidP="00A30456">
      <w:r w:rsidRPr="00276D40">
        <w:t xml:space="preserve">        // 触发安全处理程序</w:t>
      </w:r>
    </w:p>
    <w:p w14:paraId="63193166" w14:textId="77777777" w:rsidR="00A30456" w:rsidRPr="00276D40" w:rsidRDefault="00A30456" w:rsidP="00A30456">
      <w:r w:rsidRPr="00276D40">
        <w:t xml:space="preserve">        </w:t>
      </w:r>
      <w:proofErr w:type="spellStart"/>
      <w:proofErr w:type="gramStart"/>
      <w:r w:rsidRPr="00276D40">
        <w:t>EnterSafeMode</w:t>
      </w:r>
      <w:proofErr w:type="spellEnd"/>
      <w:r w:rsidRPr="00276D40">
        <w:t>(</w:t>
      </w:r>
      <w:proofErr w:type="gramEnd"/>
      <w:r w:rsidRPr="00276D40">
        <w:t>);</w:t>
      </w:r>
    </w:p>
    <w:p w14:paraId="5888FA15" w14:textId="77777777" w:rsidR="00A30456" w:rsidRPr="00276D40" w:rsidRDefault="00A30456" w:rsidP="00A30456">
      <w:r w:rsidRPr="00276D40">
        <w:t xml:space="preserve">    }</w:t>
      </w:r>
    </w:p>
    <w:p w14:paraId="19EEE447" w14:textId="77777777" w:rsidR="00A30456" w:rsidRPr="00276D40" w:rsidRDefault="00A30456" w:rsidP="00A30456">
      <w:r w:rsidRPr="00276D40">
        <w:t>}</w:t>
      </w:r>
    </w:p>
    <w:p w14:paraId="7CB839CD" w14:textId="77777777" w:rsidR="00A30456" w:rsidRPr="00276D40" w:rsidRDefault="00A30456" w:rsidP="00A30456">
      <w:pPr>
        <w:pStyle w:val="4"/>
      </w:pPr>
      <w:r w:rsidRPr="00276D40">
        <w:t xml:space="preserve">3. </w:t>
      </w:r>
      <w:r w:rsidRPr="00276D40">
        <w:rPr>
          <w:rFonts w:ascii="Times New Roman" w:hAnsi="Times New Roman" w:cs="Times New Roman"/>
        </w:rPr>
        <w:t>​</w:t>
      </w:r>
      <w:r w:rsidRPr="00276D40">
        <w:t>低功耗模式管理</w:t>
      </w:r>
      <w:r w:rsidRPr="00276D40">
        <w:rPr>
          <w:rFonts w:ascii="Times New Roman" w:hAnsi="Times New Roman" w:cs="Times New Roman"/>
        </w:rPr>
        <w:t>​</w:t>
      </w:r>
    </w:p>
    <w:p w14:paraId="428E6EA6" w14:textId="77777777" w:rsidR="00A30456" w:rsidRPr="00276D40" w:rsidRDefault="00A30456" w:rsidP="00A30456">
      <w:r w:rsidRPr="00276D40">
        <w:t xml:space="preserve">void </w:t>
      </w:r>
      <w:proofErr w:type="spellStart"/>
      <w:r w:rsidRPr="00276D40">
        <w:t>EnterLowPowerMode</w:t>
      </w:r>
      <w:proofErr w:type="spellEnd"/>
      <w:r w:rsidRPr="00276D40">
        <w:t>(void)</w:t>
      </w:r>
    </w:p>
    <w:p w14:paraId="6D37B5D6" w14:textId="77777777" w:rsidR="00A30456" w:rsidRPr="00276D40" w:rsidRDefault="00A30456" w:rsidP="00A30456">
      <w:r w:rsidRPr="00276D40">
        <w:t>{</w:t>
      </w:r>
    </w:p>
    <w:p w14:paraId="0D47C34A" w14:textId="77777777" w:rsidR="00A30456" w:rsidRPr="00276D40" w:rsidRDefault="00A30456" w:rsidP="00A30456">
      <w:r w:rsidRPr="00276D40">
        <w:t xml:space="preserve">    // 检查 LSI 或 LSE 是否就绪（用于RTC或看门狗）</w:t>
      </w:r>
    </w:p>
    <w:p w14:paraId="151B9AC5"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RCC_FLAG_LSIRDY) == SET) {</w:t>
      </w:r>
    </w:p>
    <w:p w14:paraId="5F0D2379"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"LSI ready for watchdog\n");</w:t>
      </w:r>
    </w:p>
    <w:p w14:paraId="1616C3BC" w14:textId="77777777" w:rsidR="00A30456" w:rsidRPr="00276D40" w:rsidRDefault="00A30456" w:rsidP="00A30456">
      <w:r w:rsidRPr="00276D40">
        <w:t xml:space="preserve">    }</w:t>
      </w:r>
    </w:p>
    <w:p w14:paraId="025FB08F" w14:textId="77777777" w:rsidR="00A30456" w:rsidRPr="00276D40" w:rsidRDefault="00A30456" w:rsidP="00A30456">
      <w:r w:rsidRPr="00276D40">
        <w:t xml:space="preserve">    </w:t>
      </w:r>
    </w:p>
    <w:p w14:paraId="2C050656"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RCC_FLAG_LSERDY) == SET) {</w:t>
      </w:r>
    </w:p>
    <w:p w14:paraId="57D0E769"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"LSE ready for RTC\n");</w:t>
      </w:r>
    </w:p>
    <w:p w14:paraId="044A93A5" w14:textId="77777777" w:rsidR="00A30456" w:rsidRPr="00276D40" w:rsidRDefault="00A30456" w:rsidP="00A30456">
      <w:r w:rsidRPr="00276D40">
        <w:t xml:space="preserve">    }</w:t>
      </w:r>
    </w:p>
    <w:p w14:paraId="3C0ED504" w14:textId="77777777" w:rsidR="00A30456" w:rsidRPr="00276D40" w:rsidRDefault="00A30456" w:rsidP="00A30456">
      <w:r w:rsidRPr="00276D40">
        <w:lastRenderedPageBreak/>
        <w:t xml:space="preserve">    </w:t>
      </w:r>
    </w:p>
    <w:p w14:paraId="200EDD83" w14:textId="77777777" w:rsidR="00A30456" w:rsidRPr="00276D40" w:rsidRDefault="00A30456" w:rsidP="00A30456">
      <w:r w:rsidRPr="00276D40">
        <w:t xml:space="preserve">    // 进入低功耗模式</w:t>
      </w:r>
    </w:p>
    <w:p w14:paraId="7554A302" w14:textId="77777777" w:rsidR="00A30456" w:rsidRPr="00276D40" w:rsidRDefault="00A30456" w:rsidP="00A30456">
      <w:r w:rsidRPr="00276D40">
        <w:t xml:space="preserve">    // ...</w:t>
      </w:r>
    </w:p>
    <w:p w14:paraId="4AFE7B50" w14:textId="77777777" w:rsidR="00A30456" w:rsidRPr="00276D40" w:rsidRDefault="00A30456" w:rsidP="00A30456">
      <w:r w:rsidRPr="00276D40">
        <w:t>}</w:t>
      </w:r>
    </w:p>
    <w:p w14:paraId="1FCD8202" w14:textId="77777777" w:rsidR="00A30456" w:rsidRPr="00276D40" w:rsidRDefault="00A30456" w:rsidP="00A30456">
      <w:pPr>
        <w:pStyle w:val="3"/>
      </w:pPr>
      <w:r w:rsidRPr="00276D40">
        <w:t>重要注意事项</w:t>
      </w:r>
    </w:p>
    <w:p w14:paraId="2A014751" w14:textId="77777777" w:rsidR="00A30456" w:rsidRPr="00276D40" w:rsidRDefault="00A30456">
      <w:pPr>
        <w:numPr>
          <w:ilvl w:val="0"/>
          <w:numId w:val="343"/>
        </w:numPr>
      </w:pPr>
      <w:r w:rsidRPr="00276D40">
        <w:rPr>
          <w:rFonts w:ascii="Times New Roman" w:hAnsi="Times New Roman" w:cs="Times New Roman"/>
        </w:rPr>
        <w:t>​</w:t>
      </w:r>
      <w:r w:rsidRPr="00276D40">
        <w:rPr>
          <w:b/>
          <w:bCs/>
        </w:rPr>
        <w:t>标志位清除</w:t>
      </w:r>
      <w:r w:rsidRPr="00276D40">
        <w:rPr>
          <w:rFonts w:ascii="Times New Roman" w:hAnsi="Times New Roman" w:cs="Times New Roman"/>
        </w:rPr>
        <w:t>​</w:t>
      </w:r>
      <w:r w:rsidRPr="00276D40">
        <w:t>：某些标志位需要手动清除</w:t>
      </w:r>
    </w:p>
    <w:p w14:paraId="0E19B7EF" w14:textId="77777777" w:rsidR="00A30456" w:rsidRPr="00276D40" w:rsidRDefault="00A30456">
      <w:pPr>
        <w:numPr>
          <w:ilvl w:val="0"/>
          <w:numId w:val="343"/>
        </w:numPr>
        <w:tabs>
          <w:tab w:val="clear" w:pos="720"/>
        </w:tabs>
      </w:pPr>
      <w:r w:rsidRPr="00276D40">
        <w:t>// 清除所有复位标志</w:t>
      </w:r>
    </w:p>
    <w:p w14:paraId="0BB20692" w14:textId="77777777" w:rsidR="00A30456" w:rsidRPr="00276D40" w:rsidRDefault="00A30456" w:rsidP="00A30456">
      <w:proofErr w:type="spellStart"/>
      <w:r w:rsidRPr="00276D40">
        <w:t>RCC_</w:t>
      </w:r>
      <w:proofErr w:type="gramStart"/>
      <w:r w:rsidRPr="00276D40">
        <w:t>ClearFlag</w:t>
      </w:r>
      <w:proofErr w:type="spellEnd"/>
      <w:r w:rsidRPr="00276D40">
        <w:t>(</w:t>
      </w:r>
      <w:proofErr w:type="gramEnd"/>
      <w:r w:rsidRPr="00276D40">
        <w:t>);</w:t>
      </w:r>
    </w:p>
    <w:p w14:paraId="47B2D21A" w14:textId="77777777" w:rsidR="00A30456" w:rsidRPr="00276D40" w:rsidRDefault="00A30456">
      <w:pPr>
        <w:numPr>
          <w:ilvl w:val="0"/>
          <w:numId w:val="343"/>
        </w:numPr>
      </w:pPr>
      <w:r w:rsidRPr="00276D40">
        <w:rPr>
          <w:rFonts w:ascii="Times New Roman" w:hAnsi="Times New Roman" w:cs="Times New Roman"/>
        </w:rPr>
        <w:t>​</w:t>
      </w:r>
      <w:r w:rsidRPr="00276D40">
        <w:rPr>
          <w:b/>
          <w:bCs/>
        </w:rPr>
        <w:t>时钟就绪</w:t>
      </w:r>
      <w:proofErr w:type="gramStart"/>
      <w:r w:rsidRPr="00276D40">
        <w:rPr>
          <w:b/>
          <w:bCs/>
        </w:rPr>
        <w:t>等待</w:t>
      </w:r>
      <w:r w:rsidRPr="00276D40">
        <w:rPr>
          <w:rFonts w:ascii="Times New Roman" w:hAnsi="Times New Roman" w:cs="Times New Roman"/>
        </w:rPr>
        <w:t>​</w:t>
      </w:r>
      <w:r w:rsidRPr="00276D40">
        <w:t>：</w:t>
      </w:r>
      <w:proofErr w:type="gramEnd"/>
      <w:r w:rsidRPr="00276D40">
        <w:t>在切换时钟源前必须检查时钟就绪标志</w:t>
      </w:r>
    </w:p>
    <w:p w14:paraId="3232F8BA" w14:textId="77777777" w:rsidR="00A30456" w:rsidRPr="00276D40" w:rsidRDefault="00A30456">
      <w:pPr>
        <w:numPr>
          <w:ilvl w:val="0"/>
          <w:numId w:val="343"/>
        </w:numPr>
        <w:tabs>
          <w:tab w:val="clear" w:pos="720"/>
        </w:tabs>
      </w:pPr>
      <w:r w:rsidRPr="00276D40">
        <w:t>// 等待 HSE 就绪</w:t>
      </w:r>
    </w:p>
    <w:p w14:paraId="687CC3C5" w14:textId="77777777" w:rsidR="00A30456" w:rsidRPr="00276D40" w:rsidRDefault="00A30456" w:rsidP="00A30456">
      <w:r w:rsidRPr="00276D40">
        <w:t>while (</w:t>
      </w:r>
      <w:proofErr w:type="spellStart"/>
      <w:r w:rsidRPr="00276D40">
        <w:t>RCC_</w:t>
      </w:r>
      <w:proofErr w:type="gramStart"/>
      <w:r w:rsidRPr="00276D40">
        <w:t>GetFlagStatus</w:t>
      </w:r>
      <w:proofErr w:type="spellEnd"/>
      <w:r w:rsidRPr="00276D40">
        <w:t>(</w:t>
      </w:r>
      <w:proofErr w:type="gramEnd"/>
      <w:r w:rsidRPr="00276D40">
        <w:t>RCC_FLAG_HSERDY</w:t>
      </w:r>
      <w:proofErr w:type="gramStart"/>
      <w:r w:rsidRPr="00276D40">
        <w:t>) !</w:t>
      </w:r>
      <w:proofErr w:type="gramEnd"/>
      <w:r w:rsidRPr="00276D40">
        <w:t>= SET);</w:t>
      </w:r>
    </w:p>
    <w:p w14:paraId="156F525B" w14:textId="77777777" w:rsidR="00A30456" w:rsidRPr="00276D40" w:rsidRDefault="00A30456">
      <w:pPr>
        <w:numPr>
          <w:ilvl w:val="0"/>
          <w:numId w:val="343"/>
        </w:numPr>
      </w:pPr>
      <w:r w:rsidRPr="00276D40">
        <w:rPr>
          <w:rFonts w:ascii="Times New Roman" w:hAnsi="Times New Roman" w:cs="Times New Roman"/>
        </w:rPr>
        <w:t>​</w:t>
      </w:r>
      <w:r w:rsidRPr="00276D40">
        <w:rPr>
          <w:b/>
          <w:bCs/>
        </w:rPr>
        <w:t>复位标志持久性</w:t>
      </w:r>
      <w:r w:rsidRPr="00276D40">
        <w:rPr>
          <w:rFonts w:ascii="Times New Roman" w:hAnsi="Times New Roman" w:cs="Times New Roman"/>
        </w:rPr>
        <w:t>​</w:t>
      </w:r>
      <w:r w:rsidRPr="00276D40">
        <w:t>：复位标志在电源复位后仍然保持，需要手动清除</w:t>
      </w:r>
    </w:p>
    <w:p w14:paraId="6AB73536" w14:textId="77777777" w:rsidR="00A30456" w:rsidRPr="00276D40" w:rsidRDefault="00A30456">
      <w:pPr>
        <w:numPr>
          <w:ilvl w:val="0"/>
          <w:numId w:val="343"/>
        </w:numPr>
      </w:pPr>
      <w:r w:rsidRPr="00276D40">
        <w:rPr>
          <w:rFonts w:ascii="Times New Roman" w:hAnsi="Times New Roman" w:cs="Times New Roman"/>
        </w:rPr>
        <w:t>​</w:t>
      </w:r>
      <w:r w:rsidRPr="00276D40">
        <w:rPr>
          <w:b/>
          <w:bCs/>
        </w:rPr>
        <w:t>时钟安全系统</w:t>
      </w:r>
      <w:r w:rsidRPr="00276D40">
        <w:rPr>
          <w:rFonts w:ascii="Times New Roman" w:hAnsi="Times New Roman" w:cs="Times New Roman"/>
        </w:rPr>
        <w:t>​</w:t>
      </w:r>
      <w:r w:rsidRPr="00276D40">
        <w:t>：HSE CSS 标志需要特殊处理</w:t>
      </w:r>
    </w:p>
    <w:p w14:paraId="118155C0" w14:textId="77777777" w:rsidR="00A30456" w:rsidRPr="00276D40" w:rsidRDefault="00A30456" w:rsidP="00A30456">
      <w:pPr>
        <w:pStyle w:val="3"/>
      </w:pPr>
      <w:r w:rsidRPr="00276D40">
        <w:t>高级使用示例</w:t>
      </w:r>
    </w:p>
    <w:p w14:paraId="29C36744" w14:textId="77777777" w:rsidR="00A30456" w:rsidRPr="00276D40" w:rsidRDefault="00A30456" w:rsidP="00A30456">
      <w:pPr>
        <w:pStyle w:val="4"/>
      </w:pPr>
      <w:r w:rsidRPr="00276D40">
        <w:t>系统健康监控</w:t>
      </w:r>
    </w:p>
    <w:p w14:paraId="485D5E3D" w14:textId="77777777" w:rsidR="00A30456" w:rsidRPr="00276D40" w:rsidRDefault="00A30456" w:rsidP="00A30456">
      <w:r w:rsidRPr="00276D40">
        <w:t>typedef struct {</w:t>
      </w:r>
    </w:p>
    <w:p w14:paraId="40F52F63" w14:textId="77777777" w:rsidR="00A30456" w:rsidRPr="00276D40" w:rsidRDefault="00A30456" w:rsidP="00A30456">
      <w:r w:rsidRPr="00276D40">
        <w:t xml:space="preserve">    uint32_t </w:t>
      </w:r>
      <w:proofErr w:type="spellStart"/>
      <w:r w:rsidRPr="00276D40">
        <w:t>lastWatchdogReset</w:t>
      </w:r>
      <w:proofErr w:type="spellEnd"/>
      <w:r w:rsidRPr="00276D40">
        <w:t>;</w:t>
      </w:r>
    </w:p>
    <w:p w14:paraId="1927D204" w14:textId="77777777" w:rsidR="00A30456" w:rsidRPr="00276D40" w:rsidRDefault="00A30456" w:rsidP="00A30456">
      <w:r w:rsidRPr="00276D40">
        <w:t xml:space="preserve">    uint32_t </w:t>
      </w:r>
      <w:proofErr w:type="spellStart"/>
      <w:r w:rsidRPr="00276D40">
        <w:t>lastPowerReset</w:t>
      </w:r>
      <w:proofErr w:type="spellEnd"/>
      <w:r w:rsidRPr="00276D40">
        <w:t>;</w:t>
      </w:r>
    </w:p>
    <w:p w14:paraId="27B0B042" w14:textId="77777777" w:rsidR="00A30456" w:rsidRPr="00276D40" w:rsidRDefault="00A30456" w:rsidP="00A30456">
      <w:r w:rsidRPr="00276D40">
        <w:t xml:space="preserve">    uint32_t </w:t>
      </w:r>
      <w:proofErr w:type="spellStart"/>
      <w:r w:rsidRPr="00276D40">
        <w:t>totalResets</w:t>
      </w:r>
      <w:proofErr w:type="spellEnd"/>
      <w:r w:rsidRPr="00276D40">
        <w:t>;</w:t>
      </w:r>
    </w:p>
    <w:p w14:paraId="40668E6C" w14:textId="77777777" w:rsidR="00A30456" w:rsidRPr="00276D40" w:rsidRDefault="00A30456" w:rsidP="00A30456">
      <w:r w:rsidRPr="00276D40">
        <w:t xml:space="preserve">} </w:t>
      </w:r>
      <w:proofErr w:type="spellStart"/>
      <w:r w:rsidRPr="00276D40">
        <w:t>SystemHealthData</w:t>
      </w:r>
      <w:proofErr w:type="spellEnd"/>
      <w:r w:rsidRPr="00276D40">
        <w:t>;</w:t>
      </w:r>
    </w:p>
    <w:p w14:paraId="397292C9" w14:textId="77777777" w:rsidR="00A30456" w:rsidRPr="00276D40" w:rsidRDefault="00A30456" w:rsidP="00A30456"/>
    <w:p w14:paraId="7B7602C8" w14:textId="77777777" w:rsidR="00A30456" w:rsidRPr="00276D40" w:rsidRDefault="00A30456" w:rsidP="00A30456">
      <w:proofErr w:type="spellStart"/>
      <w:r w:rsidRPr="00276D40">
        <w:t>SystemHealthData</w:t>
      </w:r>
      <w:proofErr w:type="spellEnd"/>
      <w:r w:rsidRPr="00276D40">
        <w:t xml:space="preserve"> </w:t>
      </w:r>
      <w:proofErr w:type="spellStart"/>
      <w:r w:rsidRPr="00276D40">
        <w:t>systemHealth</w:t>
      </w:r>
      <w:proofErr w:type="spellEnd"/>
      <w:r w:rsidRPr="00276D40">
        <w:t>;</w:t>
      </w:r>
    </w:p>
    <w:p w14:paraId="7955A3B8" w14:textId="77777777" w:rsidR="00A30456" w:rsidRPr="00276D40" w:rsidRDefault="00A30456" w:rsidP="00A30456"/>
    <w:p w14:paraId="6576CDCA" w14:textId="77777777" w:rsidR="00A30456" w:rsidRPr="00276D40" w:rsidRDefault="00A30456" w:rsidP="00A30456">
      <w:r w:rsidRPr="00276D40">
        <w:t xml:space="preserve">void </w:t>
      </w:r>
      <w:proofErr w:type="spellStart"/>
      <w:r w:rsidRPr="00276D40">
        <w:t>MonitorSystemHealth</w:t>
      </w:r>
      <w:proofErr w:type="spellEnd"/>
      <w:r w:rsidRPr="00276D40">
        <w:t>(void)</w:t>
      </w:r>
    </w:p>
    <w:p w14:paraId="19C1B9A4" w14:textId="77777777" w:rsidR="00A30456" w:rsidRPr="00276D40" w:rsidRDefault="00A30456" w:rsidP="00A30456">
      <w:r w:rsidRPr="00276D40">
        <w:t>{</w:t>
      </w:r>
    </w:p>
    <w:p w14:paraId="37FB9AB3"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RCC_FLAG_IWDGRST) == SET) {</w:t>
      </w:r>
    </w:p>
    <w:p w14:paraId="4A6AA1DD" w14:textId="77777777" w:rsidR="00A30456" w:rsidRPr="00276D40" w:rsidRDefault="00A30456" w:rsidP="00A30456">
      <w:r w:rsidRPr="00276D40">
        <w:lastRenderedPageBreak/>
        <w:t xml:space="preserve">        </w:t>
      </w:r>
      <w:proofErr w:type="spellStart"/>
      <w:r w:rsidRPr="00276D40">
        <w:t>systemHealth.lastWatchdogReset</w:t>
      </w:r>
      <w:proofErr w:type="spellEnd"/>
      <w:r w:rsidRPr="00276D40">
        <w:t xml:space="preserve"> = </w:t>
      </w:r>
      <w:proofErr w:type="spellStart"/>
      <w:r w:rsidRPr="00276D40">
        <w:t>HAL_</w:t>
      </w:r>
      <w:proofErr w:type="gramStart"/>
      <w:r w:rsidRPr="00276D40">
        <w:t>GetTick</w:t>
      </w:r>
      <w:proofErr w:type="spellEnd"/>
      <w:r w:rsidRPr="00276D40">
        <w:t>(</w:t>
      </w:r>
      <w:proofErr w:type="gramEnd"/>
      <w:r w:rsidRPr="00276D40">
        <w:t>);</w:t>
      </w:r>
    </w:p>
    <w:p w14:paraId="77D07725" w14:textId="77777777" w:rsidR="00A30456" w:rsidRPr="00276D40" w:rsidRDefault="00A30456" w:rsidP="00A30456">
      <w:r w:rsidRPr="00276D40">
        <w:t xml:space="preserve">        </w:t>
      </w:r>
      <w:proofErr w:type="spellStart"/>
      <w:r w:rsidRPr="00276D40">
        <w:t>systemHealth.totalResets</w:t>
      </w:r>
      <w:proofErr w:type="spellEnd"/>
      <w:r w:rsidRPr="00276D40">
        <w:t>++;</w:t>
      </w:r>
    </w:p>
    <w:p w14:paraId="1377BACF"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"Watchdog reset count: %</w:t>
      </w:r>
      <w:proofErr w:type="spellStart"/>
      <w:r w:rsidRPr="00276D40">
        <w:t>lu</w:t>
      </w:r>
      <w:proofErr w:type="spellEnd"/>
      <w:r w:rsidRPr="00276D40">
        <w:t xml:space="preserve">\n", </w:t>
      </w:r>
      <w:proofErr w:type="spellStart"/>
      <w:r w:rsidRPr="00276D40">
        <w:t>systemHealth.totalResets</w:t>
      </w:r>
      <w:proofErr w:type="spellEnd"/>
      <w:r w:rsidRPr="00276D40">
        <w:t>);</w:t>
      </w:r>
    </w:p>
    <w:p w14:paraId="73464E1E" w14:textId="77777777" w:rsidR="00A30456" w:rsidRPr="00276D40" w:rsidRDefault="00A30456" w:rsidP="00A30456">
      <w:r w:rsidRPr="00276D40">
        <w:t xml:space="preserve">    }</w:t>
      </w:r>
    </w:p>
    <w:p w14:paraId="6B2FDA91" w14:textId="77777777" w:rsidR="00A30456" w:rsidRPr="00276D40" w:rsidRDefault="00A30456" w:rsidP="00A30456">
      <w:r w:rsidRPr="00276D40">
        <w:t xml:space="preserve">    </w:t>
      </w:r>
    </w:p>
    <w:p w14:paraId="25E0EEAE"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RCC_FLAG_PORRST) == SET) {</w:t>
      </w:r>
    </w:p>
    <w:p w14:paraId="41314262" w14:textId="77777777" w:rsidR="00A30456" w:rsidRPr="00276D40" w:rsidRDefault="00A30456" w:rsidP="00A30456">
      <w:r w:rsidRPr="00276D40">
        <w:t xml:space="preserve">        </w:t>
      </w:r>
      <w:proofErr w:type="spellStart"/>
      <w:r w:rsidRPr="00276D40">
        <w:t>systemHealth.lastPowerReset</w:t>
      </w:r>
      <w:proofErr w:type="spellEnd"/>
      <w:r w:rsidRPr="00276D40">
        <w:t xml:space="preserve"> = </w:t>
      </w:r>
      <w:proofErr w:type="spellStart"/>
      <w:r w:rsidRPr="00276D40">
        <w:t>HAL_</w:t>
      </w:r>
      <w:proofErr w:type="gramStart"/>
      <w:r w:rsidRPr="00276D40">
        <w:t>GetTick</w:t>
      </w:r>
      <w:proofErr w:type="spellEnd"/>
      <w:r w:rsidRPr="00276D40">
        <w:t>(</w:t>
      </w:r>
      <w:proofErr w:type="gramEnd"/>
      <w:r w:rsidRPr="00276D40">
        <w:t>);</w:t>
      </w:r>
    </w:p>
    <w:p w14:paraId="19CC73C9" w14:textId="77777777" w:rsidR="00A30456" w:rsidRPr="00276D40" w:rsidRDefault="00A30456" w:rsidP="00A30456">
      <w:r w:rsidRPr="00276D40">
        <w:t xml:space="preserve">        </w:t>
      </w:r>
      <w:proofErr w:type="spellStart"/>
      <w:proofErr w:type="gramStart"/>
      <w:r w:rsidRPr="00276D40">
        <w:t>printf</w:t>
      </w:r>
      <w:proofErr w:type="spellEnd"/>
      <w:r w:rsidRPr="00276D40">
        <w:t>(</w:t>
      </w:r>
      <w:proofErr w:type="gramEnd"/>
      <w:r w:rsidRPr="00276D40">
        <w:t>"Power cycle detected\n");</w:t>
      </w:r>
    </w:p>
    <w:p w14:paraId="538292C0" w14:textId="77777777" w:rsidR="00A30456" w:rsidRPr="00276D40" w:rsidRDefault="00A30456" w:rsidP="00A30456">
      <w:r w:rsidRPr="00276D40">
        <w:t xml:space="preserve">    }</w:t>
      </w:r>
    </w:p>
    <w:p w14:paraId="5344BA72" w14:textId="77777777" w:rsidR="00A30456" w:rsidRPr="00276D40" w:rsidRDefault="00A30456" w:rsidP="00A30456">
      <w:r w:rsidRPr="00276D40">
        <w:t xml:space="preserve">    </w:t>
      </w:r>
    </w:p>
    <w:p w14:paraId="0EB19A6F" w14:textId="77777777" w:rsidR="00A30456" w:rsidRPr="00276D40" w:rsidRDefault="00A30456" w:rsidP="00A30456">
      <w:r w:rsidRPr="00276D40">
        <w:t xml:space="preserve">    // 定期清除标志</w:t>
      </w:r>
    </w:p>
    <w:p w14:paraId="4E7E40D5" w14:textId="77777777" w:rsidR="00A30456" w:rsidRPr="00276D40" w:rsidRDefault="00A30456" w:rsidP="00A30456">
      <w:r w:rsidRPr="00276D40">
        <w:t xml:space="preserve">    static uint32_t </w:t>
      </w:r>
      <w:proofErr w:type="spellStart"/>
      <w:r w:rsidRPr="00276D40">
        <w:t>lastClear</w:t>
      </w:r>
      <w:proofErr w:type="spellEnd"/>
      <w:r w:rsidRPr="00276D40">
        <w:t xml:space="preserve"> = 0;</w:t>
      </w:r>
    </w:p>
    <w:p w14:paraId="5C8A012C" w14:textId="77777777" w:rsidR="00A30456" w:rsidRPr="00276D40" w:rsidRDefault="00A30456" w:rsidP="00A30456">
      <w:r w:rsidRPr="00276D40">
        <w:t xml:space="preserve">    if (</w:t>
      </w:r>
      <w:proofErr w:type="spellStart"/>
      <w:r w:rsidRPr="00276D40">
        <w:t>HAL_GetTick</w:t>
      </w:r>
      <w:proofErr w:type="spellEnd"/>
      <w:r w:rsidRPr="00276D40">
        <w:t xml:space="preserve">() - </w:t>
      </w:r>
      <w:proofErr w:type="spellStart"/>
      <w:r w:rsidRPr="00276D40">
        <w:t>lastClear</w:t>
      </w:r>
      <w:proofErr w:type="spellEnd"/>
      <w:r w:rsidRPr="00276D40">
        <w:t xml:space="preserve"> &gt; 60000) { // 每分钟清除一次</w:t>
      </w:r>
    </w:p>
    <w:p w14:paraId="355BCE00" w14:textId="77777777" w:rsidR="00A30456" w:rsidRPr="00276D40" w:rsidRDefault="00A30456" w:rsidP="00A30456">
      <w:r w:rsidRPr="00276D40">
        <w:t xml:space="preserve">        </w:t>
      </w:r>
      <w:proofErr w:type="spellStart"/>
      <w:r w:rsidRPr="00276D40">
        <w:t>RCC_</w:t>
      </w:r>
      <w:proofErr w:type="gramStart"/>
      <w:r w:rsidRPr="00276D40">
        <w:t>ClearFlag</w:t>
      </w:r>
      <w:proofErr w:type="spellEnd"/>
      <w:r w:rsidRPr="00276D40">
        <w:t>(</w:t>
      </w:r>
      <w:proofErr w:type="gramEnd"/>
      <w:r w:rsidRPr="00276D40">
        <w:t>);</w:t>
      </w:r>
    </w:p>
    <w:p w14:paraId="1DFAA7C0" w14:textId="77777777" w:rsidR="00A30456" w:rsidRPr="00276D40" w:rsidRDefault="00A30456" w:rsidP="00A30456">
      <w:r w:rsidRPr="00276D40">
        <w:t xml:space="preserve">        </w:t>
      </w:r>
      <w:proofErr w:type="spellStart"/>
      <w:r w:rsidRPr="00276D40">
        <w:t>lastClear</w:t>
      </w:r>
      <w:proofErr w:type="spellEnd"/>
      <w:r w:rsidRPr="00276D40">
        <w:t xml:space="preserve"> = </w:t>
      </w:r>
      <w:proofErr w:type="spellStart"/>
      <w:r w:rsidRPr="00276D40">
        <w:t>HAL_</w:t>
      </w:r>
      <w:proofErr w:type="gramStart"/>
      <w:r w:rsidRPr="00276D40">
        <w:t>GetTick</w:t>
      </w:r>
      <w:proofErr w:type="spellEnd"/>
      <w:r w:rsidRPr="00276D40">
        <w:t>(</w:t>
      </w:r>
      <w:proofErr w:type="gramEnd"/>
      <w:r w:rsidRPr="00276D40">
        <w:t>);</w:t>
      </w:r>
    </w:p>
    <w:p w14:paraId="34022ABF" w14:textId="77777777" w:rsidR="00A30456" w:rsidRPr="00276D40" w:rsidRDefault="00A30456" w:rsidP="00A30456">
      <w:r w:rsidRPr="00276D40">
        <w:t xml:space="preserve">    }</w:t>
      </w:r>
    </w:p>
    <w:p w14:paraId="522EAB7D" w14:textId="77777777" w:rsidR="00A30456" w:rsidRPr="00276D40" w:rsidRDefault="00A30456" w:rsidP="00A30456">
      <w:r w:rsidRPr="00276D40">
        <w:t>}</w:t>
      </w:r>
    </w:p>
    <w:p w14:paraId="6375CCE6" w14:textId="77777777" w:rsidR="00A30456" w:rsidRPr="00276D40" w:rsidRDefault="00A30456" w:rsidP="00A30456">
      <w:pPr>
        <w:pStyle w:val="4"/>
      </w:pPr>
      <w:r w:rsidRPr="00276D40">
        <w:t>安全关键应用</w:t>
      </w:r>
    </w:p>
    <w:p w14:paraId="39428260" w14:textId="77777777" w:rsidR="00A30456" w:rsidRPr="00276D40" w:rsidRDefault="00A30456" w:rsidP="00A30456">
      <w:r w:rsidRPr="00276D40">
        <w:t xml:space="preserve">uint8_t </w:t>
      </w:r>
      <w:proofErr w:type="spellStart"/>
      <w:r w:rsidRPr="00276D40">
        <w:t>IsSystemClockStable</w:t>
      </w:r>
      <w:proofErr w:type="spellEnd"/>
      <w:r w:rsidRPr="00276D40">
        <w:t>(void)</w:t>
      </w:r>
    </w:p>
    <w:p w14:paraId="47906927" w14:textId="77777777" w:rsidR="00A30456" w:rsidRPr="00276D40" w:rsidRDefault="00A30456" w:rsidP="00A30456">
      <w:r w:rsidRPr="00276D40">
        <w:t>{</w:t>
      </w:r>
    </w:p>
    <w:p w14:paraId="0A1ED390" w14:textId="77777777" w:rsidR="00A30456" w:rsidRPr="00276D40" w:rsidRDefault="00A30456" w:rsidP="00A30456">
      <w:r w:rsidRPr="00276D40">
        <w:t xml:space="preserve">    // 检查所有主要时钟</w:t>
      </w:r>
    </w:p>
    <w:p w14:paraId="5BA6FF59"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RCC_FLAG_HSIRDY</w:t>
      </w:r>
      <w:proofErr w:type="gramStart"/>
      <w:r w:rsidRPr="00276D40">
        <w:t>) !</w:t>
      </w:r>
      <w:proofErr w:type="gramEnd"/>
      <w:r w:rsidRPr="00276D40">
        <w:t>= SET &amp;&amp;</w:t>
      </w:r>
    </w:p>
    <w:p w14:paraId="309ED07A" w14:textId="77777777" w:rsidR="00A30456" w:rsidRPr="00276D40" w:rsidRDefault="00A30456" w:rsidP="00A30456">
      <w:r w:rsidRPr="00276D40">
        <w:t xml:space="preserve">        </w:t>
      </w:r>
      <w:proofErr w:type="spellStart"/>
      <w:r w:rsidRPr="00276D40">
        <w:t>RCC_</w:t>
      </w:r>
      <w:proofErr w:type="gramStart"/>
      <w:r w:rsidRPr="00276D40">
        <w:t>GetFlagStatus</w:t>
      </w:r>
      <w:proofErr w:type="spellEnd"/>
      <w:r w:rsidRPr="00276D40">
        <w:t>(</w:t>
      </w:r>
      <w:proofErr w:type="gramEnd"/>
      <w:r w:rsidRPr="00276D40">
        <w:t>RCC_FLAG_HSERDY</w:t>
      </w:r>
      <w:proofErr w:type="gramStart"/>
      <w:r w:rsidRPr="00276D40">
        <w:t>) !</w:t>
      </w:r>
      <w:proofErr w:type="gramEnd"/>
      <w:r w:rsidRPr="00276D40">
        <w:t xml:space="preserve">= </w:t>
      </w:r>
      <w:proofErr w:type="gramStart"/>
      <w:r w:rsidRPr="00276D40">
        <w:t>SET) {</w:t>
      </w:r>
      <w:proofErr w:type="gramEnd"/>
    </w:p>
    <w:p w14:paraId="57B09550" w14:textId="77777777" w:rsidR="00A30456" w:rsidRPr="00276D40" w:rsidRDefault="00A30456" w:rsidP="00A30456">
      <w:r w:rsidRPr="00276D40">
        <w:t xml:space="preserve">        return 0; // 没有稳定的时钟源</w:t>
      </w:r>
    </w:p>
    <w:p w14:paraId="2C5CF25C" w14:textId="77777777" w:rsidR="00A30456" w:rsidRPr="00276D40" w:rsidRDefault="00A30456" w:rsidP="00A30456">
      <w:r w:rsidRPr="00276D40">
        <w:t xml:space="preserve">    }</w:t>
      </w:r>
    </w:p>
    <w:p w14:paraId="04CA742A" w14:textId="77777777" w:rsidR="00A30456" w:rsidRPr="00276D40" w:rsidRDefault="00A30456" w:rsidP="00A30456">
      <w:r w:rsidRPr="00276D40">
        <w:t xml:space="preserve">    </w:t>
      </w:r>
    </w:p>
    <w:p w14:paraId="65D72055" w14:textId="77777777" w:rsidR="00A30456" w:rsidRPr="00276D40" w:rsidRDefault="00A30456" w:rsidP="00A30456">
      <w:r w:rsidRPr="00276D40">
        <w:lastRenderedPageBreak/>
        <w:t xml:space="preserve">    // 检查 PLL 如果使用</w:t>
      </w:r>
    </w:p>
    <w:p w14:paraId="09005C1C" w14:textId="77777777" w:rsidR="00A30456" w:rsidRPr="00276D40" w:rsidRDefault="00A30456" w:rsidP="00A30456">
      <w:r w:rsidRPr="00276D40">
        <w:t xml:space="preserve">    if (</w:t>
      </w:r>
      <w:proofErr w:type="spellStart"/>
      <w:r w:rsidRPr="00276D40">
        <w:t>RCC_</w:t>
      </w:r>
      <w:proofErr w:type="gramStart"/>
      <w:r w:rsidRPr="00276D40">
        <w:t>GetSYSCLKSource</w:t>
      </w:r>
      <w:proofErr w:type="spellEnd"/>
      <w:r w:rsidRPr="00276D40">
        <w:t>(</w:t>
      </w:r>
      <w:proofErr w:type="gramEnd"/>
      <w:r w:rsidRPr="00276D40">
        <w:t xml:space="preserve">) == </w:t>
      </w:r>
      <w:proofErr w:type="spellStart"/>
      <w:r w:rsidRPr="00276D40">
        <w:t>RCC_SYSCLKSource_PLLCLK</w:t>
      </w:r>
      <w:proofErr w:type="spellEnd"/>
      <w:r w:rsidRPr="00276D40">
        <w:t>) {</w:t>
      </w:r>
    </w:p>
    <w:p w14:paraId="6DDA61FB" w14:textId="77777777" w:rsidR="00A30456" w:rsidRPr="00276D40" w:rsidRDefault="00A30456" w:rsidP="00A30456">
      <w:r w:rsidRPr="00276D40">
        <w:t xml:space="preserve">        if (</w:t>
      </w:r>
      <w:proofErr w:type="spellStart"/>
      <w:r w:rsidRPr="00276D40">
        <w:t>RCC_</w:t>
      </w:r>
      <w:proofErr w:type="gramStart"/>
      <w:r w:rsidRPr="00276D40">
        <w:t>GetFlagStatus</w:t>
      </w:r>
      <w:proofErr w:type="spellEnd"/>
      <w:r w:rsidRPr="00276D40">
        <w:t>(</w:t>
      </w:r>
      <w:proofErr w:type="gramEnd"/>
      <w:r w:rsidRPr="00276D40">
        <w:t>RCC_FLAG_PLLRDY</w:t>
      </w:r>
      <w:proofErr w:type="gramStart"/>
      <w:r w:rsidRPr="00276D40">
        <w:t>) !</w:t>
      </w:r>
      <w:proofErr w:type="gramEnd"/>
      <w:r w:rsidRPr="00276D40">
        <w:t xml:space="preserve">= </w:t>
      </w:r>
      <w:proofErr w:type="gramStart"/>
      <w:r w:rsidRPr="00276D40">
        <w:t>SET) {</w:t>
      </w:r>
      <w:proofErr w:type="gramEnd"/>
    </w:p>
    <w:p w14:paraId="6DEDC2C8" w14:textId="77777777" w:rsidR="00A30456" w:rsidRPr="00276D40" w:rsidRDefault="00A30456" w:rsidP="00A30456">
      <w:r w:rsidRPr="00276D40">
        <w:t xml:space="preserve">            return 0; // PLL 不稳定</w:t>
      </w:r>
    </w:p>
    <w:p w14:paraId="55566260" w14:textId="77777777" w:rsidR="00A30456" w:rsidRPr="00276D40" w:rsidRDefault="00A30456" w:rsidP="00A30456">
      <w:r w:rsidRPr="00276D40">
        <w:t xml:space="preserve">        }</w:t>
      </w:r>
    </w:p>
    <w:p w14:paraId="6E08D01E" w14:textId="77777777" w:rsidR="00A30456" w:rsidRPr="00276D40" w:rsidRDefault="00A30456" w:rsidP="00A30456">
      <w:r w:rsidRPr="00276D40">
        <w:t xml:space="preserve">    }</w:t>
      </w:r>
    </w:p>
    <w:p w14:paraId="63250788" w14:textId="77777777" w:rsidR="00A30456" w:rsidRPr="00276D40" w:rsidRDefault="00A30456" w:rsidP="00A30456">
      <w:r w:rsidRPr="00276D40">
        <w:t xml:space="preserve">    </w:t>
      </w:r>
    </w:p>
    <w:p w14:paraId="1E9ED755" w14:textId="77777777" w:rsidR="00A30456" w:rsidRPr="00276D40" w:rsidRDefault="00A30456" w:rsidP="00A30456">
      <w:r w:rsidRPr="00276D40">
        <w:t xml:space="preserve">    return 1; // 时钟系统稳定</w:t>
      </w:r>
    </w:p>
    <w:p w14:paraId="4EB79312" w14:textId="77777777" w:rsidR="00A30456" w:rsidRPr="00276D40" w:rsidRDefault="00A30456" w:rsidP="00A30456">
      <w:r w:rsidRPr="00276D40">
        <w:t>}</w:t>
      </w:r>
    </w:p>
    <w:p w14:paraId="73920668" w14:textId="77777777" w:rsidR="00A30456" w:rsidRPr="00276D40" w:rsidRDefault="00A30456" w:rsidP="00A30456">
      <w:r w:rsidRPr="00276D40">
        <w:t>这个函数在系统诊断、故障分析和安全监控中非常重要，特别是在需要了解系统状态和故障原因的应用程序中。</w:t>
      </w:r>
    </w:p>
    <w:p w14:paraId="440CC110" w14:textId="77777777" w:rsidR="00A30456" w:rsidRDefault="00A30456" w:rsidP="00A30456">
      <w:pPr>
        <w:pStyle w:val="2"/>
      </w:pPr>
      <w:proofErr w:type="spellStart"/>
      <w:r w:rsidRPr="00276D40">
        <w:t>RCC_ClearFlag</w:t>
      </w:r>
      <w:proofErr w:type="spellEnd"/>
      <w:r>
        <w:rPr>
          <w:rFonts w:hint="eastAsia"/>
        </w:rPr>
        <w:t>()</w:t>
      </w:r>
      <w:r>
        <w:br/>
      </w:r>
      <w:r w:rsidRPr="00276FA3">
        <w:rPr>
          <w:b/>
          <w:bCs/>
        </w:rPr>
        <w:t>清除 RCC 模块中的所有复位标志</w:t>
      </w:r>
    </w:p>
    <w:p w14:paraId="38575143" w14:textId="77777777" w:rsidR="00A30456" w:rsidRPr="00276FA3" w:rsidRDefault="00A30456" w:rsidP="00A30456">
      <w:r w:rsidRPr="00276FA3">
        <w:t xml:space="preserve">这个函数 </w:t>
      </w:r>
      <w:proofErr w:type="spellStart"/>
      <w:r w:rsidRPr="00276FA3">
        <w:t>RCC_ClearFlag</w:t>
      </w:r>
      <w:proofErr w:type="spellEnd"/>
      <w:r w:rsidRPr="00276FA3">
        <w:t>(void)用于</w:t>
      </w:r>
      <w:r w:rsidRPr="00276FA3">
        <w:rPr>
          <w:b/>
          <w:bCs/>
          <w:color w:val="EE0000"/>
        </w:rPr>
        <w:t>清除 RCC 模块中的所有复位标志</w:t>
      </w:r>
      <w:r w:rsidRPr="00276FA3">
        <w:t>。让我为您详细解释：</w:t>
      </w:r>
    </w:p>
    <w:p w14:paraId="08D55800" w14:textId="77777777" w:rsidR="00A30456" w:rsidRPr="00276FA3" w:rsidRDefault="00A30456" w:rsidP="00A30456">
      <w:pPr>
        <w:pStyle w:val="3"/>
      </w:pPr>
      <w:r w:rsidRPr="00276FA3">
        <w:t>函数功能</w:t>
      </w:r>
    </w:p>
    <w:p w14:paraId="7B9DB79C" w14:textId="77777777" w:rsidR="00A30456" w:rsidRPr="00276FA3" w:rsidRDefault="00A30456" w:rsidP="00A30456">
      <w:r w:rsidRPr="00276FA3">
        <w:rPr>
          <w:rFonts w:ascii="Times New Roman" w:hAnsi="Times New Roman" w:cs="Times New Roman"/>
        </w:rPr>
        <w:t>​</w:t>
      </w:r>
      <w:r w:rsidRPr="00276FA3">
        <w:rPr>
          <w:b/>
          <w:bCs/>
        </w:rPr>
        <w:t>清除 RCC 控制/状态寄存器（RCC_CSR）中的所有复位源标志</w:t>
      </w:r>
      <w:r w:rsidRPr="00276FA3">
        <w:t>，用于复位后清除之前的复位状态信息。</w:t>
      </w:r>
    </w:p>
    <w:p w14:paraId="6C99E40A" w14:textId="77777777" w:rsidR="00A30456" w:rsidRPr="00276FA3" w:rsidRDefault="00A30456" w:rsidP="00A30456">
      <w:pPr>
        <w:pStyle w:val="3"/>
      </w:pPr>
      <w:r w:rsidRPr="00276FA3">
        <w:t>函数原型</w:t>
      </w:r>
    </w:p>
    <w:p w14:paraId="66CE43F3" w14:textId="77777777" w:rsidR="00A30456" w:rsidRPr="00276FA3" w:rsidRDefault="00A30456" w:rsidP="00A30456">
      <w:r w:rsidRPr="00276FA3">
        <w:t xml:space="preserve">void </w:t>
      </w:r>
      <w:proofErr w:type="spellStart"/>
      <w:r w:rsidRPr="00276FA3">
        <w:t>RCC_ClearFlag</w:t>
      </w:r>
      <w:proofErr w:type="spellEnd"/>
      <w:r w:rsidRPr="00276FA3">
        <w:t>(void);</w:t>
      </w:r>
    </w:p>
    <w:p w14:paraId="1211A5E9" w14:textId="77777777" w:rsidR="00A30456" w:rsidRPr="00276FA3" w:rsidRDefault="00A30456" w:rsidP="00A30456">
      <w:pPr>
        <w:pStyle w:val="3"/>
      </w:pPr>
      <w:r w:rsidRPr="00276FA3">
        <w:t>工作原理</w:t>
      </w:r>
    </w:p>
    <w:p w14:paraId="4A168CF2" w14:textId="77777777" w:rsidR="00A30456" w:rsidRPr="00276FA3" w:rsidRDefault="00A30456" w:rsidP="00A30456">
      <w:r w:rsidRPr="00276FA3">
        <w:t>这个函数通过向 RCC 控制/状态寄存器（RCC_CSR）的复位标志位写入特定值来清除所有复位标志：</w:t>
      </w:r>
    </w:p>
    <w:p w14:paraId="5E2A0DAF" w14:textId="77777777" w:rsidR="00A30456" w:rsidRPr="00276FA3" w:rsidRDefault="00A30456" w:rsidP="00A30456">
      <w:proofErr w:type="gramStart"/>
      <w:r w:rsidRPr="00276FA3">
        <w:t>void</w:t>
      </w:r>
      <w:proofErr w:type="gramEnd"/>
      <w:r w:rsidRPr="00276FA3">
        <w:t xml:space="preserve"> </w:t>
      </w:r>
      <w:proofErr w:type="spellStart"/>
      <w:r w:rsidRPr="00276FA3">
        <w:t>RCC_ClearFlag</w:t>
      </w:r>
      <w:proofErr w:type="spellEnd"/>
      <w:r w:rsidRPr="00276FA3">
        <w:t>(void)</w:t>
      </w:r>
    </w:p>
    <w:p w14:paraId="0E5BD063" w14:textId="77777777" w:rsidR="00A30456" w:rsidRPr="00276FA3" w:rsidRDefault="00A30456" w:rsidP="00A30456">
      <w:r w:rsidRPr="00276FA3">
        <w:t>{</w:t>
      </w:r>
    </w:p>
    <w:p w14:paraId="73562953" w14:textId="77777777" w:rsidR="00A30456" w:rsidRPr="00276FA3" w:rsidRDefault="00A30456" w:rsidP="00A30456">
      <w:r w:rsidRPr="00276FA3">
        <w:t xml:space="preserve">    // 设置 RMVF 位（复位标志清除位）来清除所有复位标志</w:t>
      </w:r>
    </w:p>
    <w:p w14:paraId="4B7C3A4E" w14:textId="77777777" w:rsidR="00A30456" w:rsidRPr="00276FA3" w:rsidRDefault="00A30456" w:rsidP="00A30456">
      <w:r w:rsidRPr="00276FA3">
        <w:lastRenderedPageBreak/>
        <w:t xml:space="preserve">    RCC-&gt;CSR |= RCC_CSR_RMVF;</w:t>
      </w:r>
    </w:p>
    <w:p w14:paraId="77D5A490" w14:textId="77777777" w:rsidR="00A30456" w:rsidRPr="00276FA3" w:rsidRDefault="00A30456" w:rsidP="00A30456">
      <w:r w:rsidRPr="00276FA3">
        <w:t>}</w:t>
      </w:r>
    </w:p>
    <w:p w14:paraId="5A172D89" w14:textId="77777777" w:rsidR="00A30456" w:rsidRPr="00276FA3" w:rsidRDefault="00A30456" w:rsidP="00A30456">
      <w:pPr>
        <w:pStyle w:val="3"/>
      </w:pPr>
      <w:r w:rsidRPr="00276FA3">
        <w:t>清除的标志位</w:t>
      </w:r>
    </w:p>
    <w:p w14:paraId="463AB91C" w14:textId="77777777" w:rsidR="00A30456" w:rsidRPr="00276FA3" w:rsidRDefault="00A30456" w:rsidP="00A30456">
      <w:r w:rsidRPr="00276FA3">
        <w:t>这个函数会清除以下所有复位标志：</w:t>
      </w:r>
    </w:p>
    <w:p w14:paraId="55DC46EE" w14:textId="77777777" w:rsidR="00A30456" w:rsidRPr="00276FA3" w:rsidRDefault="00A30456">
      <w:pPr>
        <w:numPr>
          <w:ilvl w:val="0"/>
          <w:numId w:val="344"/>
        </w:numPr>
      </w:pPr>
      <w:r w:rsidRPr="00276FA3">
        <w:t>RCC_FLAG_PINRST- 引脚复位标志</w:t>
      </w:r>
    </w:p>
    <w:p w14:paraId="7E99F78B" w14:textId="77777777" w:rsidR="00A30456" w:rsidRPr="00276FA3" w:rsidRDefault="00A30456">
      <w:pPr>
        <w:numPr>
          <w:ilvl w:val="0"/>
          <w:numId w:val="344"/>
        </w:numPr>
      </w:pPr>
      <w:r w:rsidRPr="00276FA3">
        <w:t>RCC_FLAG_PORRST- 上电/掉电复位标志</w:t>
      </w:r>
    </w:p>
    <w:p w14:paraId="73BA7C97" w14:textId="77777777" w:rsidR="00A30456" w:rsidRPr="00276FA3" w:rsidRDefault="00A30456">
      <w:pPr>
        <w:numPr>
          <w:ilvl w:val="0"/>
          <w:numId w:val="344"/>
        </w:numPr>
      </w:pPr>
      <w:r w:rsidRPr="00276FA3">
        <w:t>RCC_FLAG_SFTRST- 软件复位标志</w:t>
      </w:r>
    </w:p>
    <w:p w14:paraId="544A98AD" w14:textId="77777777" w:rsidR="00A30456" w:rsidRPr="00276FA3" w:rsidRDefault="00A30456">
      <w:pPr>
        <w:numPr>
          <w:ilvl w:val="0"/>
          <w:numId w:val="344"/>
        </w:numPr>
      </w:pPr>
      <w:r w:rsidRPr="00276FA3">
        <w:t>RCC_FLAG_IWDGRST- 独立看门狗复位标志</w:t>
      </w:r>
    </w:p>
    <w:p w14:paraId="4CD00D5F" w14:textId="77777777" w:rsidR="00A30456" w:rsidRPr="00276FA3" w:rsidRDefault="00A30456">
      <w:pPr>
        <w:numPr>
          <w:ilvl w:val="0"/>
          <w:numId w:val="344"/>
        </w:numPr>
      </w:pPr>
      <w:r w:rsidRPr="00276FA3">
        <w:t>RCC_FLAG_WWDGRST- 窗口看门狗复位标志</w:t>
      </w:r>
    </w:p>
    <w:p w14:paraId="649DDE42" w14:textId="77777777" w:rsidR="00A30456" w:rsidRPr="00276FA3" w:rsidRDefault="00A30456">
      <w:pPr>
        <w:numPr>
          <w:ilvl w:val="0"/>
          <w:numId w:val="344"/>
        </w:numPr>
      </w:pPr>
      <w:r w:rsidRPr="00276FA3">
        <w:t>RCC_FLAG_LPWRRST- 低功耗复位标志</w:t>
      </w:r>
    </w:p>
    <w:p w14:paraId="176487A2" w14:textId="77777777" w:rsidR="00A30456" w:rsidRPr="00276FA3" w:rsidRDefault="00A30456" w:rsidP="00A30456">
      <w:pPr>
        <w:pStyle w:val="3"/>
      </w:pPr>
      <w:r w:rsidRPr="00276FA3">
        <w:t>典型使用流程</w:t>
      </w:r>
    </w:p>
    <w:p w14:paraId="06B41CC9" w14:textId="77777777" w:rsidR="00A30456" w:rsidRPr="00276FA3" w:rsidRDefault="00A30456" w:rsidP="00A30456">
      <w:r w:rsidRPr="00276FA3">
        <w:t>// 系统启动初始化</w:t>
      </w:r>
    </w:p>
    <w:p w14:paraId="46C0F0B5" w14:textId="77777777" w:rsidR="00A30456" w:rsidRPr="00276FA3" w:rsidRDefault="00A30456" w:rsidP="00A30456">
      <w:r w:rsidRPr="00276FA3">
        <w:t xml:space="preserve">void </w:t>
      </w:r>
      <w:proofErr w:type="spellStart"/>
      <w:r w:rsidRPr="00276FA3">
        <w:t>System_Init</w:t>
      </w:r>
      <w:proofErr w:type="spellEnd"/>
      <w:r w:rsidRPr="00276FA3">
        <w:t>(void)</w:t>
      </w:r>
    </w:p>
    <w:p w14:paraId="72DF379A" w14:textId="77777777" w:rsidR="00A30456" w:rsidRPr="00276FA3" w:rsidRDefault="00A30456" w:rsidP="00A30456">
      <w:r w:rsidRPr="00276FA3">
        <w:t>{</w:t>
      </w:r>
    </w:p>
    <w:p w14:paraId="786505B4" w14:textId="77777777" w:rsidR="00A30456" w:rsidRPr="00276FA3" w:rsidRDefault="00A30456" w:rsidP="00A30456">
      <w:r w:rsidRPr="00276FA3">
        <w:t xml:space="preserve">    // 1. 首先分析复位原因（可选）</w:t>
      </w:r>
    </w:p>
    <w:p w14:paraId="5698C6D8" w14:textId="77777777" w:rsidR="00A30456" w:rsidRPr="00276FA3" w:rsidRDefault="00A30456" w:rsidP="00A30456">
      <w:r w:rsidRPr="00276FA3">
        <w:t xml:space="preserve">    </w:t>
      </w:r>
      <w:proofErr w:type="spellStart"/>
      <w:proofErr w:type="gramStart"/>
      <w:r w:rsidRPr="00276FA3">
        <w:t>AnalyzeResetSource</w:t>
      </w:r>
      <w:proofErr w:type="spellEnd"/>
      <w:r w:rsidRPr="00276FA3">
        <w:t>(</w:t>
      </w:r>
      <w:proofErr w:type="gramEnd"/>
      <w:r w:rsidRPr="00276FA3">
        <w:t>);</w:t>
      </w:r>
    </w:p>
    <w:p w14:paraId="3E11416F" w14:textId="77777777" w:rsidR="00A30456" w:rsidRPr="00276FA3" w:rsidRDefault="00A30456" w:rsidP="00A30456">
      <w:r w:rsidRPr="00276FA3">
        <w:t xml:space="preserve">    </w:t>
      </w:r>
    </w:p>
    <w:p w14:paraId="3708078E" w14:textId="77777777" w:rsidR="00A30456" w:rsidRPr="00276FA3" w:rsidRDefault="00A30456" w:rsidP="00A30456">
      <w:r w:rsidRPr="00276FA3">
        <w:t xml:space="preserve">    // 2. 清除所有复位标志</w:t>
      </w:r>
    </w:p>
    <w:p w14:paraId="4A16B052" w14:textId="77777777" w:rsidR="00A30456" w:rsidRPr="00276FA3" w:rsidRDefault="00A30456" w:rsidP="00A30456">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63771C8B" w14:textId="77777777" w:rsidR="00A30456" w:rsidRPr="00276FA3" w:rsidRDefault="00A30456" w:rsidP="00A30456">
      <w:r w:rsidRPr="00276FA3">
        <w:t xml:space="preserve">    </w:t>
      </w:r>
    </w:p>
    <w:p w14:paraId="6B8EE9C5" w14:textId="77777777" w:rsidR="00A30456" w:rsidRPr="00276FA3" w:rsidRDefault="00A30456" w:rsidP="00A30456">
      <w:r w:rsidRPr="00276FA3">
        <w:t xml:space="preserve">    // 3. 继续其他初始化</w:t>
      </w:r>
    </w:p>
    <w:p w14:paraId="64AB0C45" w14:textId="77777777" w:rsidR="00A30456" w:rsidRPr="00276FA3" w:rsidRDefault="00A30456" w:rsidP="00A30456">
      <w:r w:rsidRPr="00276FA3">
        <w:t xml:space="preserve">    </w:t>
      </w:r>
      <w:proofErr w:type="spellStart"/>
      <w:r w:rsidRPr="00276FA3">
        <w:t>Clock_</w:t>
      </w:r>
      <w:proofErr w:type="gramStart"/>
      <w:r w:rsidRPr="00276FA3">
        <w:t>Init</w:t>
      </w:r>
      <w:proofErr w:type="spellEnd"/>
      <w:r w:rsidRPr="00276FA3">
        <w:t>(</w:t>
      </w:r>
      <w:proofErr w:type="gramEnd"/>
      <w:r w:rsidRPr="00276FA3">
        <w:t>);</w:t>
      </w:r>
    </w:p>
    <w:p w14:paraId="1102ADE1" w14:textId="77777777" w:rsidR="00A30456" w:rsidRPr="00276FA3" w:rsidRDefault="00A30456" w:rsidP="00A30456">
      <w:r w:rsidRPr="00276FA3">
        <w:t xml:space="preserve">    </w:t>
      </w:r>
      <w:proofErr w:type="spellStart"/>
      <w:r w:rsidRPr="00276FA3">
        <w:t>GPIO_</w:t>
      </w:r>
      <w:proofErr w:type="gramStart"/>
      <w:r w:rsidRPr="00276FA3">
        <w:t>Init</w:t>
      </w:r>
      <w:proofErr w:type="spellEnd"/>
      <w:r w:rsidRPr="00276FA3">
        <w:t>(</w:t>
      </w:r>
      <w:proofErr w:type="gramEnd"/>
      <w:r w:rsidRPr="00276FA3">
        <w:t>);</w:t>
      </w:r>
    </w:p>
    <w:p w14:paraId="2ED5390D" w14:textId="77777777" w:rsidR="00A30456" w:rsidRPr="00276FA3" w:rsidRDefault="00A30456" w:rsidP="00A30456">
      <w:r w:rsidRPr="00276FA3">
        <w:t xml:space="preserve">    // ...</w:t>
      </w:r>
    </w:p>
    <w:p w14:paraId="44FA76EC" w14:textId="77777777" w:rsidR="00A30456" w:rsidRPr="00276FA3" w:rsidRDefault="00A30456" w:rsidP="00A30456">
      <w:r w:rsidRPr="00276FA3">
        <w:t>}</w:t>
      </w:r>
    </w:p>
    <w:p w14:paraId="57B11559" w14:textId="77777777" w:rsidR="00A30456" w:rsidRPr="00276FA3" w:rsidRDefault="00A30456" w:rsidP="00A30456">
      <w:pPr>
        <w:pStyle w:val="3"/>
      </w:pPr>
      <w:r w:rsidRPr="00276FA3">
        <w:lastRenderedPageBreak/>
        <w:t>完整示例代码</w:t>
      </w:r>
    </w:p>
    <w:p w14:paraId="3F8CDA76" w14:textId="77777777" w:rsidR="00A30456" w:rsidRPr="00276FA3" w:rsidRDefault="00A30456" w:rsidP="00A30456">
      <w:proofErr w:type="gramStart"/>
      <w:r w:rsidRPr="00276FA3">
        <w:t>#include</w:t>
      </w:r>
      <w:proofErr w:type="gramEnd"/>
      <w:r w:rsidRPr="00276FA3">
        <w:t xml:space="preserve"> "stm32f10x.h"</w:t>
      </w:r>
    </w:p>
    <w:p w14:paraId="19A5C69F" w14:textId="77777777" w:rsidR="00A30456" w:rsidRPr="00276FA3" w:rsidRDefault="00A30456" w:rsidP="00A30456">
      <w:proofErr w:type="gramStart"/>
      <w:r w:rsidRPr="00276FA3">
        <w:t>#include</w:t>
      </w:r>
      <w:proofErr w:type="gramEnd"/>
      <w:r w:rsidRPr="00276FA3">
        <w:t xml:space="preserve"> "stm32f10x_rcc.h"</w:t>
      </w:r>
    </w:p>
    <w:p w14:paraId="07C18EDE" w14:textId="77777777" w:rsidR="00A30456" w:rsidRPr="00276FA3" w:rsidRDefault="00A30456" w:rsidP="00A30456"/>
    <w:p w14:paraId="27928A9B" w14:textId="77777777" w:rsidR="00A30456" w:rsidRPr="00276FA3" w:rsidRDefault="00A30456" w:rsidP="00A30456">
      <w:r w:rsidRPr="00276FA3">
        <w:t>/</w:t>
      </w:r>
      <w:proofErr w:type="gramStart"/>
      <w:r w:rsidRPr="00276FA3">
        <w:t>/ 复位</w:t>
      </w:r>
      <w:proofErr w:type="gramEnd"/>
      <w:r w:rsidRPr="00276FA3">
        <w:t>源分析函数</w:t>
      </w:r>
    </w:p>
    <w:p w14:paraId="3BDC1960" w14:textId="77777777" w:rsidR="00A30456" w:rsidRPr="00276FA3" w:rsidRDefault="00A30456" w:rsidP="00A30456">
      <w:r w:rsidRPr="00276FA3">
        <w:t xml:space="preserve">void </w:t>
      </w:r>
      <w:proofErr w:type="spellStart"/>
      <w:r w:rsidRPr="00276FA3">
        <w:t>AnalyzeAndClearResetFlags</w:t>
      </w:r>
      <w:proofErr w:type="spellEnd"/>
      <w:r w:rsidRPr="00276FA3">
        <w:t>(void)</w:t>
      </w:r>
    </w:p>
    <w:p w14:paraId="05C65324" w14:textId="77777777" w:rsidR="00A30456" w:rsidRPr="00276FA3" w:rsidRDefault="00A30456" w:rsidP="00A30456">
      <w:r w:rsidRPr="00276FA3">
        <w:t>{</w:t>
      </w:r>
    </w:p>
    <w:p w14:paraId="247048B2"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 Reset Source Analysis ===\n");</w:t>
      </w:r>
    </w:p>
    <w:p w14:paraId="02A1AC7C" w14:textId="77777777" w:rsidR="00A30456" w:rsidRPr="00276FA3" w:rsidRDefault="00A30456" w:rsidP="00A30456">
      <w:r w:rsidRPr="00276FA3">
        <w:t xml:space="preserve">    </w:t>
      </w:r>
    </w:p>
    <w:p w14:paraId="0F62C008" w14:textId="77777777" w:rsidR="00A30456" w:rsidRPr="00276FA3" w:rsidRDefault="00A30456" w:rsidP="00A30456">
      <w:r w:rsidRPr="00276FA3">
        <w:t xml:space="preserve">    // 分析复位原因（在清除前读取）</w:t>
      </w:r>
    </w:p>
    <w:p w14:paraId="5A6DA21D"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RCC_FLAG_PINRST) == SET) {</w:t>
      </w:r>
    </w:p>
    <w:p w14:paraId="3AF10DA6" w14:textId="77777777" w:rsidR="00A30456" w:rsidRPr="00276FA3" w:rsidRDefault="00A30456" w:rsidP="00A30456">
      <w:r w:rsidRPr="00276FA3">
        <w:t xml:space="preserve">        </w:t>
      </w:r>
      <w:proofErr w:type="spellStart"/>
      <w:proofErr w:type="gramStart"/>
      <w:r w:rsidRPr="00276FA3">
        <w:t>printf</w:t>
      </w:r>
      <w:proofErr w:type="spellEnd"/>
      <w:r w:rsidRPr="00276FA3">
        <w:t>("  -</w:t>
      </w:r>
      <w:proofErr w:type="gramEnd"/>
      <w:r w:rsidRPr="00276FA3">
        <w:t xml:space="preserve"> NRST pin reset\n");</w:t>
      </w:r>
    </w:p>
    <w:p w14:paraId="4CA56E59" w14:textId="77777777" w:rsidR="00A30456" w:rsidRPr="00276FA3" w:rsidRDefault="00A30456" w:rsidP="00A30456">
      <w:r w:rsidRPr="00276FA3">
        <w:t xml:space="preserve">    }</w:t>
      </w:r>
    </w:p>
    <w:p w14:paraId="01872C65"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RCC_FLAG_PORRST) == SET) {</w:t>
      </w:r>
    </w:p>
    <w:p w14:paraId="39BECCEC" w14:textId="77777777" w:rsidR="00A30456" w:rsidRPr="00276FA3" w:rsidRDefault="00A30456" w:rsidP="00A30456">
      <w:r w:rsidRPr="00276FA3">
        <w:t xml:space="preserve">        </w:t>
      </w:r>
      <w:proofErr w:type="spellStart"/>
      <w:proofErr w:type="gramStart"/>
      <w:r w:rsidRPr="00276FA3">
        <w:t>printf</w:t>
      </w:r>
      <w:proofErr w:type="spellEnd"/>
      <w:r w:rsidRPr="00276FA3">
        <w:t>("  -</w:t>
      </w:r>
      <w:proofErr w:type="gramEnd"/>
      <w:r w:rsidRPr="00276FA3">
        <w:t xml:space="preserve"> Power On/Off reset\n");</w:t>
      </w:r>
    </w:p>
    <w:p w14:paraId="67C85658" w14:textId="77777777" w:rsidR="00A30456" w:rsidRPr="00276FA3" w:rsidRDefault="00A30456" w:rsidP="00A30456">
      <w:r w:rsidRPr="00276FA3">
        <w:t xml:space="preserve">    }</w:t>
      </w:r>
    </w:p>
    <w:p w14:paraId="0BA566C2"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RCC_FLAG_SFTRST) == SET) {</w:t>
      </w:r>
    </w:p>
    <w:p w14:paraId="6363CC75" w14:textId="77777777" w:rsidR="00A30456" w:rsidRPr="00276FA3" w:rsidRDefault="00A30456" w:rsidP="00A30456">
      <w:r w:rsidRPr="00276FA3">
        <w:t xml:space="preserve">        </w:t>
      </w:r>
      <w:proofErr w:type="spellStart"/>
      <w:proofErr w:type="gramStart"/>
      <w:r w:rsidRPr="00276FA3">
        <w:t>printf</w:t>
      </w:r>
      <w:proofErr w:type="spellEnd"/>
      <w:r w:rsidRPr="00276FA3">
        <w:t>("  -</w:t>
      </w:r>
      <w:proofErr w:type="gramEnd"/>
      <w:r w:rsidRPr="00276FA3">
        <w:t xml:space="preserve"> Software reset\n");</w:t>
      </w:r>
    </w:p>
    <w:p w14:paraId="06A79640" w14:textId="77777777" w:rsidR="00A30456" w:rsidRPr="00276FA3" w:rsidRDefault="00A30456" w:rsidP="00A30456">
      <w:r w:rsidRPr="00276FA3">
        <w:t xml:space="preserve">    }</w:t>
      </w:r>
    </w:p>
    <w:p w14:paraId="663BBE62"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1D03AB17" w14:textId="77777777" w:rsidR="00A30456" w:rsidRPr="00276FA3" w:rsidRDefault="00A30456" w:rsidP="00A30456">
      <w:r w:rsidRPr="00276FA3">
        <w:t xml:space="preserve">        </w:t>
      </w:r>
      <w:proofErr w:type="spellStart"/>
      <w:proofErr w:type="gramStart"/>
      <w:r w:rsidRPr="00276FA3">
        <w:t>printf</w:t>
      </w:r>
      <w:proofErr w:type="spellEnd"/>
      <w:r w:rsidRPr="00276FA3">
        <w:t>("  -</w:t>
      </w:r>
      <w:proofErr w:type="gramEnd"/>
      <w:r w:rsidRPr="00276FA3">
        <w:t xml:space="preserve"> Independent Watchdog reset\n");</w:t>
      </w:r>
    </w:p>
    <w:p w14:paraId="30C76401" w14:textId="77777777" w:rsidR="00A30456" w:rsidRPr="00276FA3" w:rsidRDefault="00A30456" w:rsidP="00A30456">
      <w:r w:rsidRPr="00276FA3">
        <w:t xml:space="preserve">        </w:t>
      </w:r>
      <w:proofErr w:type="spellStart"/>
      <w:proofErr w:type="gramStart"/>
      <w:r w:rsidRPr="00276FA3">
        <w:t>LogError</w:t>
      </w:r>
      <w:proofErr w:type="spellEnd"/>
      <w:r w:rsidRPr="00276FA3">
        <w:t>(</w:t>
      </w:r>
      <w:proofErr w:type="gramEnd"/>
      <w:r w:rsidRPr="00276FA3">
        <w:t>"Watchdog reset occurred");</w:t>
      </w:r>
    </w:p>
    <w:p w14:paraId="6C543B40" w14:textId="77777777" w:rsidR="00A30456" w:rsidRPr="00276FA3" w:rsidRDefault="00A30456" w:rsidP="00A30456">
      <w:r w:rsidRPr="00276FA3">
        <w:t xml:space="preserve">    }</w:t>
      </w:r>
    </w:p>
    <w:p w14:paraId="7671EBA0"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RCC_FLAG_WWDGRST) == SET) {</w:t>
      </w:r>
    </w:p>
    <w:p w14:paraId="0B695031" w14:textId="77777777" w:rsidR="00A30456" w:rsidRPr="00276FA3" w:rsidRDefault="00A30456" w:rsidP="00A30456">
      <w:r w:rsidRPr="00276FA3">
        <w:t xml:space="preserve">        </w:t>
      </w:r>
      <w:proofErr w:type="spellStart"/>
      <w:proofErr w:type="gramStart"/>
      <w:r w:rsidRPr="00276FA3">
        <w:t>printf</w:t>
      </w:r>
      <w:proofErr w:type="spellEnd"/>
      <w:r w:rsidRPr="00276FA3">
        <w:t>("  -</w:t>
      </w:r>
      <w:proofErr w:type="gramEnd"/>
      <w:r w:rsidRPr="00276FA3">
        <w:t xml:space="preserve"> Window Watchdog reset\n");</w:t>
      </w:r>
    </w:p>
    <w:p w14:paraId="62360D0A" w14:textId="77777777" w:rsidR="00A30456" w:rsidRPr="00276FA3" w:rsidRDefault="00A30456" w:rsidP="00A30456">
      <w:r w:rsidRPr="00276FA3">
        <w:t xml:space="preserve">    }</w:t>
      </w:r>
    </w:p>
    <w:p w14:paraId="4E9F1D09" w14:textId="77777777" w:rsidR="00A30456" w:rsidRPr="00276FA3" w:rsidRDefault="00A30456" w:rsidP="00A30456">
      <w:r w:rsidRPr="00276FA3">
        <w:lastRenderedPageBreak/>
        <w:t xml:space="preserve">    if (</w:t>
      </w:r>
      <w:proofErr w:type="spellStart"/>
      <w:r w:rsidRPr="00276FA3">
        <w:t>RCC_</w:t>
      </w:r>
      <w:proofErr w:type="gramStart"/>
      <w:r w:rsidRPr="00276FA3">
        <w:t>GetFlagStatus</w:t>
      </w:r>
      <w:proofErr w:type="spellEnd"/>
      <w:r w:rsidRPr="00276FA3">
        <w:t>(</w:t>
      </w:r>
      <w:proofErr w:type="gramEnd"/>
      <w:r w:rsidRPr="00276FA3">
        <w:t>RCC_FLAG_LPWRRST) == SET) {</w:t>
      </w:r>
    </w:p>
    <w:p w14:paraId="4929CB65" w14:textId="77777777" w:rsidR="00A30456" w:rsidRPr="00276FA3" w:rsidRDefault="00A30456" w:rsidP="00A30456">
      <w:r w:rsidRPr="00276FA3">
        <w:t xml:space="preserve">        </w:t>
      </w:r>
      <w:proofErr w:type="spellStart"/>
      <w:proofErr w:type="gramStart"/>
      <w:r w:rsidRPr="00276FA3">
        <w:t>printf</w:t>
      </w:r>
      <w:proofErr w:type="spellEnd"/>
      <w:r w:rsidRPr="00276FA3">
        <w:t>("  -</w:t>
      </w:r>
      <w:proofErr w:type="gramEnd"/>
      <w:r w:rsidRPr="00276FA3">
        <w:t xml:space="preserve"> Low Power reset\n");</w:t>
      </w:r>
    </w:p>
    <w:p w14:paraId="636CB576" w14:textId="77777777" w:rsidR="00A30456" w:rsidRPr="00276FA3" w:rsidRDefault="00A30456" w:rsidP="00A30456">
      <w:r w:rsidRPr="00276FA3">
        <w:t xml:space="preserve">    }</w:t>
      </w:r>
    </w:p>
    <w:p w14:paraId="5C7A4C8D" w14:textId="77777777" w:rsidR="00A30456" w:rsidRPr="00276FA3" w:rsidRDefault="00A30456" w:rsidP="00A30456">
      <w:r w:rsidRPr="00276FA3">
        <w:t xml:space="preserve">    </w:t>
      </w:r>
    </w:p>
    <w:p w14:paraId="5AD7B183" w14:textId="77777777" w:rsidR="00A30456" w:rsidRPr="00276FA3" w:rsidRDefault="00A30456" w:rsidP="00A30456">
      <w:r w:rsidRPr="00276FA3">
        <w:t xml:space="preserve">    // 清除所有复位标志</w:t>
      </w:r>
    </w:p>
    <w:p w14:paraId="1FC1C4D6" w14:textId="77777777" w:rsidR="00A30456" w:rsidRPr="00276FA3" w:rsidRDefault="00A30456" w:rsidP="00A30456">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67A8FBD7"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"All reset flags cleared\n");</w:t>
      </w:r>
    </w:p>
    <w:p w14:paraId="58D2467D" w14:textId="77777777" w:rsidR="00A30456" w:rsidRPr="00276FA3" w:rsidRDefault="00A30456" w:rsidP="00A30456">
      <w:r w:rsidRPr="00276FA3">
        <w:t>}</w:t>
      </w:r>
    </w:p>
    <w:p w14:paraId="15E70C05" w14:textId="77777777" w:rsidR="00A30456" w:rsidRPr="00276FA3" w:rsidRDefault="00A30456" w:rsidP="00A30456"/>
    <w:p w14:paraId="5BC4D0CA" w14:textId="77777777" w:rsidR="00A30456" w:rsidRPr="00276FA3" w:rsidRDefault="00A30456" w:rsidP="00A30456">
      <w:r w:rsidRPr="00276FA3">
        <w:t>// 系统启动诊断</w:t>
      </w:r>
    </w:p>
    <w:p w14:paraId="288ABF55" w14:textId="77777777" w:rsidR="00A30456" w:rsidRPr="00276FA3" w:rsidRDefault="00A30456" w:rsidP="00A30456">
      <w:r w:rsidRPr="00276FA3">
        <w:t xml:space="preserve">void </w:t>
      </w:r>
      <w:proofErr w:type="spellStart"/>
      <w:r w:rsidRPr="00276FA3">
        <w:t>SystemStartupDiagnostics</w:t>
      </w:r>
      <w:proofErr w:type="spellEnd"/>
      <w:r w:rsidRPr="00276FA3">
        <w:t>(void)</w:t>
      </w:r>
    </w:p>
    <w:p w14:paraId="6DDAF392" w14:textId="77777777" w:rsidR="00A30456" w:rsidRPr="00276FA3" w:rsidRDefault="00A30456" w:rsidP="00A30456">
      <w:r w:rsidRPr="00276FA3">
        <w:t>{</w:t>
      </w:r>
    </w:p>
    <w:p w14:paraId="03BF2420" w14:textId="77777777" w:rsidR="00A30456" w:rsidRPr="00276FA3" w:rsidRDefault="00A30456" w:rsidP="00A30456">
      <w:r w:rsidRPr="00276FA3">
        <w:t xml:space="preserve">    // 记录启动时间</w:t>
      </w:r>
    </w:p>
    <w:p w14:paraId="56D98B4F" w14:textId="77777777" w:rsidR="00A30456" w:rsidRPr="00276FA3" w:rsidRDefault="00A30456" w:rsidP="00A30456">
      <w:r w:rsidRPr="00276FA3">
        <w:t xml:space="preserve">    uint32_t </w:t>
      </w:r>
      <w:proofErr w:type="spellStart"/>
      <w:r w:rsidRPr="00276FA3">
        <w:t>startupTime</w:t>
      </w:r>
      <w:proofErr w:type="spellEnd"/>
      <w:r w:rsidRPr="00276FA3">
        <w:t xml:space="preserve"> = </w:t>
      </w:r>
      <w:proofErr w:type="spellStart"/>
      <w:r w:rsidRPr="00276FA3">
        <w:t>HAL_</w:t>
      </w:r>
      <w:proofErr w:type="gramStart"/>
      <w:r w:rsidRPr="00276FA3">
        <w:t>GetTick</w:t>
      </w:r>
      <w:proofErr w:type="spellEnd"/>
      <w:r w:rsidRPr="00276FA3">
        <w:t>(</w:t>
      </w:r>
      <w:proofErr w:type="gramEnd"/>
      <w:r w:rsidRPr="00276FA3">
        <w:t>);</w:t>
      </w:r>
    </w:p>
    <w:p w14:paraId="72C22B90" w14:textId="77777777" w:rsidR="00A30456" w:rsidRPr="00276FA3" w:rsidRDefault="00A30456" w:rsidP="00A30456">
      <w:r w:rsidRPr="00276FA3">
        <w:t xml:space="preserve">    </w:t>
      </w:r>
    </w:p>
    <w:p w14:paraId="1E0E39A9" w14:textId="77777777" w:rsidR="00A30456" w:rsidRPr="00276FA3" w:rsidRDefault="00A30456" w:rsidP="00A30456">
      <w:r w:rsidRPr="00276FA3">
        <w:t xml:space="preserve">    // 分析并清除复位标志</w:t>
      </w:r>
    </w:p>
    <w:p w14:paraId="22C6D619" w14:textId="77777777" w:rsidR="00A30456" w:rsidRPr="00276FA3" w:rsidRDefault="00A30456" w:rsidP="00A30456">
      <w:r w:rsidRPr="00276FA3">
        <w:t xml:space="preserve">    </w:t>
      </w:r>
      <w:proofErr w:type="spellStart"/>
      <w:proofErr w:type="gramStart"/>
      <w:r w:rsidRPr="00276FA3">
        <w:t>AnalyzeAndClearResetFlags</w:t>
      </w:r>
      <w:proofErr w:type="spellEnd"/>
      <w:r w:rsidRPr="00276FA3">
        <w:t>(</w:t>
      </w:r>
      <w:proofErr w:type="gramEnd"/>
      <w:r w:rsidRPr="00276FA3">
        <w:t>);</w:t>
      </w:r>
    </w:p>
    <w:p w14:paraId="41103E6B" w14:textId="77777777" w:rsidR="00A30456" w:rsidRPr="00276FA3" w:rsidRDefault="00A30456" w:rsidP="00A30456">
      <w:r w:rsidRPr="00276FA3">
        <w:t xml:space="preserve">    </w:t>
      </w:r>
    </w:p>
    <w:p w14:paraId="273777B3" w14:textId="77777777" w:rsidR="00A30456" w:rsidRPr="00276FA3" w:rsidRDefault="00A30456" w:rsidP="00A30456">
      <w:r w:rsidRPr="00276FA3">
        <w:t xml:space="preserve">    // 如果是看门狗复位，执行特殊处理</w:t>
      </w:r>
    </w:p>
    <w:p w14:paraId="15F7C5ED"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5D70DBE7" w14:textId="77777777" w:rsidR="00A30456" w:rsidRPr="00276FA3" w:rsidRDefault="00A30456" w:rsidP="00A30456">
      <w:r w:rsidRPr="00276FA3">
        <w:t xml:space="preserve">        // 注意：虽然标志已清除，但我们已经在上面记录了</w:t>
      </w:r>
    </w:p>
    <w:p w14:paraId="4DB11FB5"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"Recovering from watchdog reset...\n");</w:t>
      </w:r>
    </w:p>
    <w:p w14:paraId="1F1A4716" w14:textId="77777777" w:rsidR="00A30456" w:rsidRPr="00276FA3" w:rsidRDefault="00A30456" w:rsidP="00A30456">
      <w:r w:rsidRPr="00276FA3">
        <w:t xml:space="preserve">        </w:t>
      </w:r>
      <w:proofErr w:type="spellStart"/>
      <w:proofErr w:type="gramStart"/>
      <w:r w:rsidRPr="00276FA3">
        <w:t>PerformSystemRecovery</w:t>
      </w:r>
      <w:proofErr w:type="spellEnd"/>
      <w:r w:rsidRPr="00276FA3">
        <w:t>(</w:t>
      </w:r>
      <w:proofErr w:type="gramEnd"/>
      <w:r w:rsidRPr="00276FA3">
        <w:t>);</w:t>
      </w:r>
    </w:p>
    <w:p w14:paraId="4E25D2C9" w14:textId="77777777" w:rsidR="00A30456" w:rsidRPr="00276FA3" w:rsidRDefault="00A30456" w:rsidP="00A30456">
      <w:r w:rsidRPr="00276FA3">
        <w:t xml:space="preserve">    }</w:t>
      </w:r>
    </w:p>
    <w:p w14:paraId="1C1440EA" w14:textId="77777777" w:rsidR="00A30456" w:rsidRPr="00276FA3" w:rsidRDefault="00A30456" w:rsidP="00A30456">
      <w:r w:rsidRPr="00276FA3">
        <w:t xml:space="preserve">    </w:t>
      </w:r>
    </w:p>
    <w:p w14:paraId="500B06F5"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"System started in %</w:t>
      </w:r>
      <w:proofErr w:type="spellStart"/>
      <w:r w:rsidRPr="00276FA3">
        <w:t>lu</w:t>
      </w:r>
      <w:proofErr w:type="spellEnd"/>
      <w:r w:rsidRPr="00276FA3">
        <w:t xml:space="preserve"> </w:t>
      </w:r>
      <w:proofErr w:type="spellStart"/>
      <w:r w:rsidRPr="00276FA3">
        <w:t>ms</w:t>
      </w:r>
      <w:proofErr w:type="spellEnd"/>
      <w:r w:rsidRPr="00276FA3">
        <w:t xml:space="preserve">\n", </w:t>
      </w:r>
      <w:proofErr w:type="spellStart"/>
      <w:r w:rsidRPr="00276FA3">
        <w:t>HAL_</w:t>
      </w:r>
      <w:proofErr w:type="gramStart"/>
      <w:r w:rsidRPr="00276FA3">
        <w:t>GetTick</w:t>
      </w:r>
      <w:proofErr w:type="spellEnd"/>
      <w:r w:rsidRPr="00276FA3">
        <w:t>(</w:t>
      </w:r>
      <w:proofErr w:type="gramEnd"/>
      <w:r w:rsidRPr="00276FA3">
        <w:t xml:space="preserve">) - </w:t>
      </w:r>
      <w:proofErr w:type="spellStart"/>
      <w:r w:rsidRPr="00276FA3">
        <w:t>startupTime</w:t>
      </w:r>
      <w:proofErr w:type="spellEnd"/>
      <w:r w:rsidRPr="00276FA3">
        <w:t>);</w:t>
      </w:r>
    </w:p>
    <w:p w14:paraId="5216B673" w14:textId="77777777" w:rsidR="00A30456" w:rsidRPr="00276FA3" w:rsidRDefault="00A30456" w:rsidP="00A30456">
      <w:r w:rsidRPr="00276FA3">
        <w:t>}</w:t>
      </w:r>
    </w:p>
    <w:p w14:paraId="4C6244A0" w14:textId="77777777" w:rsidR="00A30456" w:rsidRPr="00276FA3" w:rsidRDefault="00A30456" w:rsidP="00A30456">
      <w:pPr>
        <w:pStyle w:val="3"/>
      </w:pPr>
      <w:r w:rsidRPr="00276FA3">
        <w:lastRenderedPageBreak/>
        <w:t>应用场景示例</w:t>
      </w:r>
    </w:p>
    <w:p w14:paraId="70EF88B6" w14:textId="77777777" w:rsidR="00A30456" w:rsidRPr="00276FA3" w:rsidRDefault="00A30456" w:rsidP="00A30456">
      <w:pPr>
        <w:pStyle w:val="4"/>
      </w:pPr>
      <w:r w:rsidRPr="00276FA3">
        <w:t xml:space="preserve">1. </w:t>
      </w:r>
      <w:r w:rsidRPr="00276FA3">
        <w:rPr>
          <w:rFonts w:ascii="Times New Roman" w:hAnsi="Times New Roman" w:cs="Times New Roman"/>
        </w:rPr>
        <w:t>​</w:t>
      </w:r>
      <w:r w:rsidRPr="00276FA3">
        <w:t>系统监控和恢复</w:t>
      </w:r>
      <w:r w:rsidRPr="00276FA3">
        <w:rPr>
          <w:rFonts w:ascii="Times New Roman" w:hAnsi="Times New Roman" w:cs="Times New Roman"/>
        </w:rPr>
        <w:t>​</w:t>
      </w:r>
    </w:p>
    <w:p w14:paraId="305C9F1C" w14:textId="77777777" w:rsidR="00A30456" w:rsidRPr="00276FA3" w:rsidRDefault="00A30456" w:rsidP="00A30456">
      <w:r w:rsidRPr="00276FA3">
        <w:t>// 系统健康监控结构体</w:t>
      </w:r>
    </w:p>
    <w:p w14:paraId="6C50CBB6" w14:textId="77777777" w:rsidR="00A30456" w:rsidRPr="00276FA3" w:rsidRDefault="00A30456" w:rsidP="00A30456">
      <w:r w:rsidRPr="00276FA3">
        <w:t>typedef struct {</w:t>
      </w:r>
    </w:p>
    <w:p w14:paraId="72A3FD73" w14:textId="77777777" w:rsidR="00A30456" w:rsidRPr="00276FA3" w:rsidRDefault="00A30456" w:rsidP="00A30456">
      <w:r w:rsidRPr="00276FA3">
        <w:t xml:space="preserve">    uint32_t </w:t>
      </w:r>
      <w:proofErr w:type="spellStart"/>
      <w:r w:rsidRPr="00276FA3">
        <w:t>watchdogResets</w:t>
      </w:r>
      <w:proofErr w:type="spellEnd"/>
      <w:r w:rsidRPr="00276FA3">
        <w:t>;</w:t>
      </w:r>
    </w:p>
    <w:p w14:paraId="183F1A31" w14:textId="77777777" w:rsidR="00A30456" w:rsidRPr="00276FA3" w:rsidRDefault="00A30456" w:rsidP="00A30456">
      <w:r w:rsidRPr="00276FA3">
        <w:t xml:space="preserve">    uint32_t </w:t>
      </w:r>
      <w:proofErr w:type="spellStart"/>
      <w:r w:rsidRPr="00276FA3">
        <w:t>powerCycles</w:t>
      </w:r>
      <w:proofErr w:type="spellEnd"/>
      <w:r w:rsidRPr="00276FA3">
        <w:t>;</w:t>
      </w:r>
    </w:p>
    <w:p w14:paraId="47DC958E" w14:textId="77777777" w:rsidR="00A30456" w:rsidRPr="00276FA3" w:rsidRDefault="00A30456" w:rsidP="00A30456">
      <w:r w:rsidRPr="00276FA3">
        <w:t xml:space="preserve">    uint32_t </w:t>
      </w:r>
      <w:proofErr w:type="spellStart"/>
      <w:r w:rsidRPr="00276FA3">
        <w:t>lastResetTime</w:t>
      </w:r>
      <w:proofErr w:type="spellEnd"/>
      <w:r w:rsidRPr="00276FA3">
        <w:t>;</w:t>
      </w:r>
    </w:p>
    <w:p w14:paraId="7462348F" w14:textId="77777777" w:rsidR="00A30456" w:rsidRPr="00276FA3" w:rsidRDefault="00A30456" w:rsidP="00A30456">
      <w:r w:rsidRPr="00276FA3">
        <w:t xml:space="preserve">    uint8_t </w:t>
      </w:r>
      <w:proofErr w:type="spellStart"/>
      <w:r w:rsidRPr="00276FA3">
        <w:t>unstableCount</w:t>
      </w:r>
      <w:proofErr w:type="spellEnd"/>
      <w:r w:rsidRPr="00276FA3">
        <w:t>;</w:t>
      </w:r>
    </w:p>
    <w:p w14:paraId="76875931" w14:textId="77777777" w:rsidR="00A30456" w:rsidRPr="00276FA3" w:rsidRDefault="00A30456" w:rsidP="00A30456">
      <w:r w:rsidRPr="00276FA3">
        <w:t xml:space="preserve">} </w:t>
      </w:r>
      <w:proofErr w:type="spellStart"/>
      <w:r w:rsidRPr="00276FA3">
        <w:t>SystemHealthMonitor</w:t>
      </w:r>
      <w:proofErr w:type="spellEnd"/>
      <w:r w:rsidRPr="00276FA3">
        <w:t>;</w:t>
      </w:r>
    </w:p>
    <w:p w14:paraId="4175A7C2" w14:textId="77777777" w:rsidR="00A30456" w:rsidRPr="00276FA3" w:rsidRDefault="00A30456" w:rsidP="00A30456"/>
    <w:p w14:paraId="59B19A29" w14:textId="77777777" w:rsidR="00A30456" w:rsidRPr="00276FA3" w:rsidRDefault="00A30456" w:rsidP="00A30456">
      <w:proofErr w:type="spellStart"/>
      <w:r w:rsidRPr="00276FA3">
        <w:t>SystemHealthMonitor</w:t>
      </w:r>
      <w:proofErr w:type="spellEnd"/>
      <w:r w:rsidRPr="00276FA3">
        <w:t xml:space="preserve"> </w:t>
      </w:r>
      <w:proofErr w:type="spellStart"/>
      <w:r w:rsidRPr="00276FA3">
        <w:t>sysHealth</w:t>
      </w:r>
      <w:proofErr w:type="spellEnd"/>
      <w:r w:rsidRPr="00276FA3">
        <w:t>;</w:t>
      </w:r>
    </w:p>
    <w:p w14:paraId="0D740B30" w14:textId="77777777" w:rsidR="00A30456" w:rsidRPr="00276FA3" w:rsidRDefault="00A30456" w:rsidP="00A30456"/>
    <w:p w14:paraId="37DDE051" w14:textId="77777777" w:rsidR="00A30456" w:rsidRPr="00276FA3" w:rsidRDefault="00A30456" w:rsidP="00A30456">
      <w:r w:rsidRPr="00276FA3">
        <w:t xml:space="preserve">void </w:t>
      </w:r>
      <w:proofErr w:type="spellStart"/>
      <w:r w:rsidRPr="00276FA3">
        <w:t>MonitorSystemHealth</w:t>
      </w:r>
      <w:proofErr w:type="spellEnd"/>
      <w:r w:rsidRPr="00276FA3">
        <w:t>(void)</w:t>
      </w:r>
    </w:p>
    <w:p w14:paraId="55F35FE3" w14:textId="77777777" w:rsidR="00A30456" w:rsidRPr="00276FA3" w:rsidRDefault="00A30456" w:rsidP="00A30456">
      <w:r w:rsidRPr="00276FA3">
        <w:t>{</w:t>
      </w:r>
    </w:p>
    <w:p w14:paraId="74B266D8" w14:textId="77777777" w:rsidR="00A30456" w:rsidRPr="00276FA3" w:rsidRDefault="00A30456" w:rsidP="00A30456">
      <w:r w:rsidRPr="00276FA3">
        <w:t xml:space="preserve">    // 检查复位标志（在清除前）</w:t>
      </w:r>
    </w:p>
    <w:p w14:paraId="7B20756F"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27462507" w14:textId="77777777" w:rsidR="00A30456" w:rsidRPr="00276FA3" w:rsidRDefault="00A30456" w:rsidP="00A30456">
      <w:r w:rsidRPr="00276FA3">
        <w:t xml:space="preserve">        </w:t>
      </w:r>
      <w:proofErr w:type="spellStart"/>
      <w:r w:rsidRPr="00276FA3">
        <w:t>sysHealth.watchdogResets</w:t>
      </w:r>
      <w:proofErr w:type="spellEnd"/>
      <w:r w:rsidRPr="00276FA3">
        <w:t>++;</w:t>
      </w:r>
    </w:p>
    <w:p w14:paraId="49074134" w14:textId="77777777" w:rsidR="00A30456" w:rsidRPr="00276FA3" w:rsidRDefault="00A30456" w:rsidP="00A30456">
      <w:r w:rsidRPr="00276FA3">
        <w:t xml:space="preserve">        </w:t>
      </w:r>
      <w:proofErr w:type="spellStart"/>
      <w:r w:rsidRPr="00276FA3">
        <w:t>sysHealth.lastResetTime</w:t>
      </w:r>
      <w:proofErr w:type="spellEnd"/>
      <w:r w:rsidRPr="00276FA3">
        <w:t xml:space="preserve"> = </w:t>
      </w:r>
      <w:proofErr w:type="spellStart"/>
      <w:r w:rsidRPr="00276FA3">
        <w:t>HAL_</w:t>
      </w:r>
      <w:proofErr w:type="gramStart"/>
      <w:r w:rsidRPr="00276FA3">
        <w:t>GetTick</w:t>
      </w:r>
      <w:proofErr w:type="spellEnd"/>
      <w:r w:rsidRPr="00276FA3">
        <w:t>(</w:t>
      </w:r>
      <w:proofErr w:type="gramEnd"/>
      <w:r w:rsidRPr="00276FA3">
        <w:t>);</w:t>
      </w:r>
    </w:p>
    <w:p w14:paraId="365D428E"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 xml:space="preserve">"Watchdog </w:t>
      </w:r>
      <w:proofErr w:type="gramStart"/>
      <w:r w:rsidRPr="00276FA3">
        <w:t>reset #%</w:t>
      </w:r>
      <w:proofErr w:type="gramEnd"/>
      <w:r w:rsidRPr="00276FA3">
        <w:t xml:space="preserve">lu\n", </w:t>
      </w:r>
      <w:proofErr w:type="spellStart"/>
      <w:r w:rsidRPr="00276FA3">
        <w:t>sysHealth.watchdogResets</w:t>
      </w:r>
      <w:proofErr w:type="spellEnd"/>
      <w:r w:rsidRPr="00276FA3">
        <w:t>);</w:t>
      </w:r>
    </w:p>
    <w:p w14:paraId="32CF132F" w14:textId="77777777" w:rsidR="00A30456" w:rsidRPr="00276FA3" w:rsidRDefault="00A30456" w:rsidP="00A30456">
      <w:r w:rsidRPr="00276FA3">
        <w:t xml:space="preserve">        </w:t>
      </w:r>
    </w:p>
    <w:p w14:paraId="4D1FC47F" w14:textId="77777777" w:rsidR="00A30456" w:rsidRPr="00276FA3" w:rsidRDefault="00A30456" w:rsidP="00A30456">
      <w:r w:rsidRPr="00276FA3">
        <w:t xml:space="preserve">        // 如果频繁看门狗复位，进入安全模式</w:t>
      </w:r>
    </w:p>
    <w:p w14:paraId="56C20E7B" w14:textId="77777777" w:rsidR="00A30456" w:rsidRPr="00276FA3" w:rsidRDefault="00A30456" w:rsidP="00A30456">
      <w:r w:rsidRPr="00276FA3">
        <w:t xml:space="preserve">        if (</w:t>
      </w:r>
      <w:proofErr w:type="spellStart"/>
      <w:r w:rsidRPr="00276FA3">
        <w:t>sysHealth.watchdogResets</w:t>
      </w:r>
      <w:proofErr w:type="spellEnd"/>
      <w:r w:rsidRPr="00276FA3">
        <w:t xml:space="preserve"> &gt; </w:t>
      </w:r>
      <w:proofErr w:type="gramStart"/>
      <w:r w:rsidRPr="00276FA3">
        <w:t>3) {</w:t>
      </w:r>
      <w:proofErr w:type="gramEnd"/>
    </w:p>
    <w:p w14:paraId="6DB2766C" w14:textId="77777777" w:rsidR="00A30456" w:rsidRPr="00276FA3" w:rsidRDefault="00A30456" w:rsidP="00A30456">
      <w:r w:rsidRPr="00276FA3">
        <w:t xml:space="preserve">            </w:t>
      </w:r>
      <w:proofErr w:type="spellStart"/>
      <w:proofErr w:type="gramStart"/>
      <w:r w:rsidRPr="00276FA3">
        <w:t>EnterSafeRecoveryMode</w:t>
      </w:r>
      <w:proofErr w:type="spellEnd"/>
      <w:r w:rsidRPr="00276FA3">
        <w:t>(</w:t>
      </w:r>
      <w:proofErr w:type="gramEnd"/>
      <w:r w:rsidRPr="00276FA3">
        <w:t>);</w:t>
      </w:r>
    </w:p>
    <w:p w14:paraId="72760318" w14:textId="77777777" w:rsidR="00A30456" w:rsidRPr="00276FA3" w:rsidRDefault="00A30456" w:rsidP="00A30456">
      <w:r w:rsidRPr="00276FA3">
        <w:t xml:space="preserve">        }</w:t>
      </w:r>
    </w:p>
    <w:p w14:paraId="3461A548" w14:textId="77777777" w:rsidR="00A30456" w:rsidRPr="00276FA3" w:rsidRDefault="00A30456" w:rsidP="00A30456">
      <w:r w:rsidRPr="00276FA3">
        <w:t xml:space="preserve">    }</w:t>
      </w:r>
    </w:p>
    <w:p w14:paraId="210E94D9" w14:textId="77777777" w:rsidR="00A30456" w:rsidRPr="00276FA3" w:rsidRDefault="00A30456" w:rsidP="00A30456">
      <w:r w:rsidRPr="00276FA3">
        <w:t xml:space="preserve">    </w:t>
      </w:r>
    </w:p>
    <w:p w14:paraId="47710C91" w14:textId="77777777" w:rsidR="00A30456" w:rsidRPr="00276FA3" w:rsidRDefault="00A30456" w:rsidP="00A30456">
      <w:r w:rsidRPr="00276FA3">
        <w:lastRenderedPageBreak/>
        <w:t xml:space="preserve">    if (</w:t>
      </w:r>
      <w:proofErr w:type="spellStart"/>
      <w:r w:rsidRPr="00276FA3">
        <w:t>RCC_</w:t>
      </w:r>
      <w:proofErr w:type="gramStart"/>
      <w:r w:rsidRPr="00276FA3">
        <w:t>GetFlagStatus</w:t>
      </w:r>
      <w:proofErr w:type="spellEnd"/>
      <w:r w:rsidRPr="00276FA3">
        <w:t>(</w:t>
      </w:r>
      <w:proofErr w:type="gramEnd"/>
      <w:r w:rsidRPr="00276FA3">
        <w:t>RCC_FLAG_PORRST) == SET) {</w:t>
      </w:r>
    </w:p>
    <w:p w14:paraId="56FBF84E" w14:textId="77777777" w:rsidR="00A30456" w:rsidRPr="00276FA3" w:rsidRDefault="00A30456" w:rsidP="00A30456">
      <w:r w:rsidRPr="00276FA3">
        <w:t xml:space="preserve">        </w:t>
      </w:r>
      <w:proofErr w:type="spellStart"/>
      <w:r w:rsidRPr="00276FA3">
        <w:t>sysHealth.powerCycles</w:t>
      </w:r>
      <w:proofErr w:type="spellEnd"/>
      <w:r w:rsidRPr="00276FA3">
        <w:t>++;</w:t>
      </w:r>
    </w:p>
    <w:p w14:paraId="1B71BC2D"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 xml:space="preserve">"Power </w:t>
      </w:r>
      <w:proofErr w:type="gramStart"/>
      <w:r w:rsidRPr="00276FA3">
        <w:t>cycle #%</w:t>
      </w:r>
      <w:proofErr w:type="gramEnd"/>
      <w:r w:rsidRPr="00276FA3">
        <w:t xml:space="preserve">lu\n", </w:t>
      </w:r>
      <w:proofErr w:type="spellStart"/>
      <w:r w:rsidRPr="00276FA3">
        <w:t>sysHealth.powerCycles</w:t>
      </w:r>
      <w:proofErr w:type="spellEnd"/>
      <w:r w:rsidRPr="00276FA3">
        <w:t>);</w:t>
      </w:r>
    </w:p>
    <w:p w14:paraId="754CDD24" w14:textId="77777777" w:rsidR="00A30456" w:rsidRPr="00276FA3" w:rsidRDefault="00A30456" w:rsidP="00A30456">
      <w:r w:rsidRPr="00276FA3">
        <w:t xml:space="preserve">    }</w:t>
      </w:r>
    </w:p>
    <w:p w14:paraId="20CCA345" w14:textId="77777777" w:rsidR="00A30456" w:rsidRPr="00276FA3" w:rsidRDefault="00A30456" w:rsidP="00A30456">
      <w:r w:rsidRPr="00276FA3">
        <w:t xml:space="preserve">    </w:t>
      </w:r>
    </w:p>
    <w:p w14:paraId="65A044D6" w14:textId="77777777" w:rsidR="00A30456" w:rsidRPr="00276FA3" w:rsidRDefault="00A30456" w:rsidP="00A30456">
      <w:r w:rsidRPr="00276FA3">
        <w:t xml:space="preserve">    // 清除所有复位标志</w:t>
      </w:r>
    </w:p>
    <w:p w14:paraId="507DBD7A" w14:textId="77777777" w:rsidR="00A30456" w:rsidRPr="00276FA3" w:rsidRDefault="00A30456" w:rsidP="00A30456">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02DAD534" w14:textId="77777777" w:rsidR="00A30456" w:rsidRPr="00276FA3" w:rsidRDefault="00A30456" w:rsidP="00A30456">
      <w:r w:rsidRPr="00276FA3">
        <w:t>}</w:t>
      </w:r>
    </w:p>
    <w:p w14:paraId="2031E43D" w14:textId="77777777" w:rsidR="00A30456" w:rsidRPr="00276FA3" w:rsidRDefault="00A30456" w:rsidP="00A30456">
      <w:pPr>
        <w:pStyle w:val="4"/>
      </w:pPr>
      <w:r w:rsidRPr="00276FA3">
        <w:t xml:space="preserve">2. </w:t>
      </w:r>
      <w:r w:rsidRPr="00276FA3">
        <w:rPr>
          <w:rFonts w:ascii="Times New Roman" w:hAnsi="Times New Roman" w:cs="Times New Roman"/>
        </w:rPr>
        <w:t>​</w:t>
      </w:r>
      <w:r w:rsidRPr="00276FA3">
        <w:t>生产测试程序</w:t>
      </w:r>
      <w:r w:rsidRPr="00276FA3">
        <w:rPr>
          <w:rFonts w:ascii="Times New Roman" w:hAnsi="Times New Roman" w:cs="Times New Roman"/>
        </w:rPr>
        <w:t>​</w:t>
      </w:r>
    </w:p>
    <w:p w14:paraId="350DC26B" w14:textId="77777777" w:rsidR="00A30456" w:rsidRPr="00276FA3" w:rsidRDefault="00A30456" w:rsidP="00A30456">
      <w:r w:rsidRPr="00276FA3">
        <w:t xml:space="preserve">void </w:t>
      </w:r>
      <w:proofErr w:type="spellStart"/>
      <w:r w:rsidRPr="00276FA3">
        <w:t>ProductionTest</w:t>
      </w:r>
      <w:proofErr w:type="spellEnd"/>
      <w:r w:rsidRPr="00276FA3">
        <w:t>(void)</w:t>
      </w:r>
    </w:p>
    <w:p w14:paraId="6BE84D92" w14:textId="77777777" w:rsidR="00A30456" w:rsidRPr="00276FA3" w:rsidRDefault="00A30456" w:rsidP="00A30456">
      <w:r w:rsidRPr="00276FA3">
        <w:t>{</w:t>
      </w:r>
    </w:p>
    <w:p w14:paraId="49F4DDEA"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 Production Test Mode ===\n");</w:t>
      </w:r>
    </w:p>
    <w:p w14:paraId="51F227DC" w14:textId="77777777" w:rsidR="00A30456" w:rsidRPr="00276FA3" w:rsidRDefault="00A30456" w:rsidP="00A30456">
      <w:r w:rsidRPr="00276FA3">
        <w:t xml:space="preserve">    </w:t>
      </w:r>
    </w:p>
    <w:p w14:paraId="51EFF232" w14:textId="77777777" w:rsidR="00A30456" w:rsidRPr="00276FA3" w:rsidRDefault="00A30456" w:rsidP="00A30456">
      <w:r w:rsidRPr="00276FA3">
        <w:t xml:space="preserve">    // 测试看门狗复位功能</w:t>
      </w:r>
    </w:p>
    <w:p w14:paraId="7D2B48BE"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"Testing watchdog functionality...\n");</w:t>
      </w:r>
    </w:p>
    <w:p w14:paraId="0092A666" w14:textId="77777777" w:rsidR="00A30456" w:rsidRPr="00276FA3" w:rsidRDefault="00A30456" w:rsidP="00A30456">
      <w:r w:rsidRPr="00276FA3">
        <w:t xml:space="preserve">    </w:t>
      </w:r>
      <w:proofErr w:type="spellStart"/>
      <w:proofErr w:type="gramStart"/>
      <w:r w:rsidRPr="00276FA3">
        <w:t>TestWatchdogReset</w:t>
      </w:r>
      <w:proofErr w:type="spellEnd"/>
      <w:r w:rsidRPr="00276FA3">
        <w:t>(</w:t>
      </w:r>
      <w:proofErr w:type="gramEnd"/>
      <w:r w:rsidRPr="00276FA3">
        <w:t>);</w:t>
      </w:r>
    </w:p>
    <w:p w14:paraId="150656D2" w14:textId="77777777" w:rsidR="00A30456" w:rsidRPr="00276FA3" w:rsidRDefault="00A30456" w:rsidP="00A30456">
      <w:r w:rsidRPr="00276FA3">
        <w:t xml:space="preserve">    </w:t>
      </w:r>
    </w:p>
    <w:p w14:paraId="2F3D7FDF" w14:textId="77777777" w:rsidR="00A30456" w:rsidRPr="00276FA3" w:rsidRDefault="00A30456" w:rsidP="00A30456">
      <w:r w:rsidRPr="00276FA3">
        <w:t xml:space="preserve">    // 检查看门狗复位标志</w:t>
      </w:r>
    </w:p>
    <w:p w14:paraId="655F5B39"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163B8DA9"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w:t>
      </w:r>
      <w:r w:rsidRPr="00276FA3">
        <w:rPr>
          <w:rFonts w:ascii="Segoe UI Symbol" w:hAnsi="Segoe UI Symbol" w:cs="Segoe UI Symbol"/>
        </w:rPr>
        <w:t>✓</w:t>
      </w:r>
      <w:r w:rsidRPr="00276FA3">
        <w:t xml:space="preserve"> Watchdog reset test PASSED\n");</w:t>
      </w:r>
    </w:p>
    <w:p w14:paraId="05B6566D" w14:textId="77777777" w:rsidR="00A30456" w:rsidRPr="00276FA3" w:rsidRDefault="00A30456" w:rsidP="00A30456">
      <w:r w:rsidRPr="00276FA3">
        <w:t xml:space="preserve">    } else {</w:t>
      </w:r>
    </w:p>
    <w:p w14:paraId="3F1E58C2"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w:t>
      </w:r>
      <w:r w:rsidRPr="00276FA3">
        <w:rPr>
          <w:rFonts w:ascii="Segoe UI Symbol" w:hAnsi="Segoe UI Symbol" w:cs="Segoe UI Symbol"/>
        </w:rPr>
        <w:t>✗</w:t>
      </w:r>
      <w:r w:rsidRPr="00276FA3">
        <w:t xml:space="preserve"> Watchdog reset test FAILED\n");</w:t>
      </w:r>
    </w:p>
    <w:p w14:paraId="0A3FD70F" w14:textId="77777777" w:rsidR="00A30456" w:rsidRPr="00276FA3" w:rsidRDefault="00A30456" w:rsidP="00A30456">
      <w:r w:rsidRPr="00276FA3">
        <w:t xml:space="preserve">    }</w:t>
      </w:r>
    </w:p>
    <w:p w14:paraId="4E29FFFD" w14:textId="77777777" w:rsidR="00A30456" w:rsidRPr="00276FA3" w:rsidRDefault="00A30456" w:rsidP="00A30456">
      <w:r w:rsidRPr="00276FA3">
        <w:t xml:space="preserve">    </w:t>
      </w:r>
    </w:p>
    <w:p w14:paraId="3C4E66D3" w14:textId="77777777" w:rsidR="00A30456" w:rsidRPr="00276FA3" w:rsidRDefault="00A30456" w:rsidP="00A30456">
      <w:r w:rsidRPr="00276FA3">
        <w:t xml:space="preserve">    // 清除标志</w:t>
      </w:r>
    </w:p>
    <w:p w14:paraId="26CB854B" w14:textId="77777777" w:rsidR="00A30456" w:rsidRPr="00276FA3" w:rsidRDefault="00A30456" w:rsidP="00A30456">
      <w:r w:rsidRPr="00276FA3">
        <w:lastRenderedPageBreak/>
        <w:t xml:space="preserve">    </w:t>
      </w:r>
      <w:proofErr w:type="spellStart"/>
      <w:r w:rsidRPr="00276FA3">
        <w:t>RCC_</w:t>
      </w:r>
      <w:proofErr w:type="gramStart"/>
      <w:r w:rsidRPr="00276FA3">
        <w:t>ClearFlag</w:t>
      </w:r>
      <w:proofErr w:type="spellEnd"/>
      <w:r w:rsidRPr="00276FA3">
        <w:t>(</w:t>
      </w:r>
      <w:proofErr w:type="gramEnd"/>
      <w:r w:rsidRPr="00276FA3">
        <w:t>);</w:t>
      </w:r>
    </w:p>
    <w:p w14:paraId="68C56383" w14:textId="77777777" w:rsidR="00A30456" w:rsidRPr="00276FA3" w:rsidRDefault="00A30456" w:rsidP="00A30456">
      <w:r w:rsidRPr="00276FA3">
        <w:t xml:space="preserve">    </w:t>
      </w:r>
    </w:p>
    <w:p w14:paraId="77878D8D" w14:textId="77777777" w:rsidR="00A30456" w:rsidRPr="00276FA3" w:rsidRDefault="00A30456" w:rsidP="00A30456">
      <w:r w:rsidRPr="00276FA3">
        <w:t xml:space="preserve">    // 测试软件复位</w:t>
      </w:r>
    </w:p>
    <w:p w14:paraId="264E48D2"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"Testing software reset...\n");</w:t>
      </w:r>
    </w:p>
    <w:p w14:paraId="244C57AA" w14:textId="77777777" w:rsidR="00A30456" w:rsidRPr="00276FA3" w:rsidRDefault="00A30456" w:rsidP="00A30456">
      <w:r w:rsidRPr="00276FA3">
        <w:t xml:space="preserve">    </w:t>
      </w:r>
      <w:proofErr w:type="spellStart"/>
      <w:proofErr w:type="gramStart"/>
      <w:r w:rsidRPr="00276FA3">
        <w:t>TestSoftwareReset</w:t>
      </w:r>
      <w:proofErr w:type="spellEnd"/>
      <w:r w:rsidRPr="00276FA3">
        <w:t>(</w:t>
      </w:r>
      <w:proofErr w:type="gramEnd"/>
      <w:r w:rsidRPr="00276FA3">
        <w:t>);</w:t>
      </w:r>
    </w:p>
    <w:p w14:paraId="1FCBD127" w14:textId="77777777" w:rsidR="00A30456" w:rsidRPr="00276FA3" w:rsidRDefault="00A30456" w:rsidP="00A30456">
      <w:r w:rsidRPr="00276FA3">
        <w:t xml:space="preserve">    </w:t>
      </w:r>
    </w:p>
    <w:p w14:paraId="69238814" w14:textId="77777777" w:rsidR="00A30456" w:rsidRPr="00276FA3" w:rsidRDefault="00A30456" w:rsidP="00A30456">
      <w:r w:rsidRPr="00276FA3">
        <w:t xml:space="preserve">    // 继续其他测试...</w:t>
      </w:r>
    </w:p>
    <w:p w14:paraId="132848FA" w14:textId="77777777" w:rsidR="00A30456" w:rsidRPr="00276FA3" w:rsidRDefault="00A30456" w:rsidP="00A30456">
      <w:r w:rsidRPr="00276FA3">
        <w:t>}</w:t>
      </w:r>
    </w:p>
    <w:p w14:paraId="0B844CE8" w14:textId="77777777" w:rsidR="00A30456" w:rsidRPr="00276FA3" w:rsidRDefault="00A30456" w:rsidP="00A30456">
      <w:pPr>
        <w:pStyle w:val="4"/>
      </w:pPr>
      <w:r w:rsidRPr="00276FA3">
        <w:t xml:space="preserve">3. </w:t>
      </w:r>
      <w:r w:rsidRPr="00276FA3">
        <w:rPr>
          <w:rFonts w:ascii="Times New Roman" w:hAnsi="Times New Roman" w:cs="Times New Roman"/>
        </w:rPr>
        <w:t>​</w:t>
      </w:r>
      <w:r w:rsidRPr="00276FA3">
        <w:t>安全关键系统</w:t>
      </w:r>
      <w:r w:rsidRPr="00276FA3">
        <w:rPr>
          <w:rFonts w:ascii="Times New Roman" w:hAnsi="Times New Roman" w:cs="Times New Roman"/>
        </w:rPr>
        <w:t>​</w:t>
      </w:r>
    </w:p>
    <w:p w14:paraId="6D870897" w14:textId="77777777" w:rsidR="00A30456" w:rsidRPr="00276FA3" w:rsidRDefault="00A30456" w:rsidP="00A30456">
      <w:r w:rsidRPr="00276FA3">
        <w:t xml:space="preserve">void </w:t>
      </w:r>
      <w:proofErr w:type="spellStart"/>
      <w:r w:rsidRPr="00276FA3">
        <w:t>SafetyCriticalStartup</w:t>
      </w:r>
      <w:proofErr w:type="spellEnd"/>
      <w:r w:rsidRPr="00276FA3">
        <w:t>(void)</w:t>
      </w:r>
    </w:p>
    <w:p w14:paraId="70617E6A" w14:textId="77777777" w:rsidR="00A30456" w:rsidRPr="00276FA3" w:rsidRDefault="00A30456" w:rsidP="00A30456">
      <w:r w:rsidRPr="00276FA3">
        <w:t>{</w:t>
      </w:r>
    </w:p>
    <w:p w14:paraId="673BA88F" w14:textId="77777777" w:rsidR="00A30456" w:rsidRPr="00276FA3" w:rsidRDefault="00A30456" w:rsidP="00A30456">
      <w:r w:rsidRPr="00276FA3">
        <w:t xml:space="preserve">    // 记录复位原因到非易失存储器</w:t>
      </w:r>
    </w:p>
    <w:p w14:paraId="76BE601F" w14:textId="77777777" w:rsidR="00A30456" w:rsidRPr="00276FA3" w:rsidRDefault="00A30456" w:rsidP="00A30456">
      <w:r w:rsidRPr="00276FA3">
        <w:t xml:space="preserve">    </w:t>
      </w:r>
      <w:proofErr w:type="spellStart"/>
      <w:r w:rsidRPr="00276FA3">
        <w:t>BackupRegisterTypeDef</w:t>
      </w:r>
      <w:proofErr w:type="spellEnd"/>
      <w:r w:rsidRPr="00276FA3">
        <w:t xml:space="preserve"> backup;</w:t>
      </w:r>
    </w:p>
    <w:p w14:paraId="007A6DDE" w14:textId="77777777" w:rsidR="00A30456" w:rsidRPr="00276FA3" w:rsidRDefault="00A30456" w:rsidP="00A30456">
      <w:r w:rsidRPr="00276FA3">
        <w:t xml:space="preserve">    </w:t>
      </w:r>
    </w:p>
    <w:p w14:paraId="73D580A3"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60B4E6BF" w14:textId="77777777" w:rsidR="00A30456" w:rsidRPr="00276FA3" w:rsidRDefault="00A30456" w:rsidP="00A30456">
      <w:r w:rsidRPr="00276FA3">
        <w:t xml:space="preserve">        backup.DR1 = 0xDEADBEEF; // 标记看门狗复位</w:t>
      </w:r>
    </w:p>
    <w:p w14:paraId="17052A98"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"Safety critical system recovered from watchdog reset\n");</w:t>
      </w:r>
    </w:p>
    <w:p w14:paraId="3C3FD0B3" w14:textId="77777777" w:rsidR="00A30456" w:rsidRPr="00276FA3" w:rsidRDefault="00A30456" w:rsidP="00A30456">
      <w:r w:rsidRPr="00276FA3">
        <w:t xml:space="preserve">    }</w:t>
      </w:r>
    </w:p>
    <w:p w14:paraId="773647CE" w14:textId="77777777" w:rsidR="00A30456" w:rsidRPr="00276FA3" w:rsidRDefault="00A30456" w:rsidP="00A30456">
      <w:r w:rsidRPr="00276FA3">
        <w:t xml:space="preserve">    </w:t>
      </w:r>
    </w:p>
    <w:p w14:paraId="786D8F70"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RCC_FLAG_PORRST) == SET) {</w:t>
      </w:r>
    </w:p>
    <w:p w14:paraId="1E24A138" w14:textId="77777777" w:rsidR="00A30456" w:rsidRPr="00276FA3" w:rsidRDefault="00A30456" w:rsidP="00A30456">
      <w:r w:rsidRPr="00276FA3">
        <w:t xml:space="preserve">        backup.DR1 = 0xCAFEBABE; // 标记电源复位</w:t>
      </w:r>
    </w:p>
    <w:p w14:paraId="7E49999D"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"Power cycle detected in safety critical system\n");</w:t>
      </w:r>
    </w:p>
    <w:p w14:paraId="689705AF" w14:textId="77777777" w:rsidR="00A30456" w:rsidRPr="00276FA3" w:rsidRDefault="00A30456" w:rsidP="00A30456">
      <w:r w:rsidRPr="00276FA3">
        <w:t xml:space="preserve">    }</w:t>
      </w:r>
    </w:p>
    <w:p w14:paraId="04C1E8EA" w14:textId="77777777" w:rsidR="00A30456" w:rsidRPr="00276FA3" w:rsidRDefault="00A30456" w:rsidP="00A30456">
      <w:r w:rsidRPr="00276FA3">
        <w:t xml:space="preserve">    </w:t>
      </w:r>
    </w:p>
    <w:p w14:paraId="1E11006C" w14:textId="77777777" w:rsidR="00A30456" w:rsidRPr="00276FA3" w:rsidRDefault="00A30456" w:rsidP="00A30456">
      <w:r w:rsidRPr="00276FA3">
        <w:t xml:space="preserve">    // 清除标志</w:t>
      </w:r>
    </w:p>
    <w:p w14:paraId="0D49F78B" w14:textId="77777777" w:rsidR="00A30456" w:rsidRPr="00276FA3" w:rsidRDefault="00A30456" w:rsidP="00A30456">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69AA4DD6" w14:textId="77777777" w:rsidR="00A30456" w:rsidRPr="00276FA3" w:rsidRDefault="00A30456" w:rsidP="00A30456">
      <w:r w:rsidRPr="00276FA3">
        <w:lastRenderedPageBreak/>
        <w:t xml:space="preserve">    </w:t>
      </w:r>
    </w:p>
    <w:p w14:paraId="4578E960" w14:textId="77777777" w:rsidR="00A30456" w:rsidRPr="00276FA3" w:rsidRDefault="00A30456" w:rsidP="00A30456">
      <w:r w:rsidRPr="00276FA3">
        <w:t xml:space="preserve">    // 执行完整性检查</w:t>
      </w:r>
    </w:p>
    <w:p w14:paraId="4A9DF186" w14:textId="77777777" w:rsidR="00A30456" w:rsidRPr="00276FA3" w:rsidRDefault="00A30456" w:rsidP="00A30456">
      <w:r w:rsidRPr="00276FA3">
        <w:t xml:space="preserve">    if </w:t>
      </w:r>
      <w:proofErr w:type="gramStart"/>
      <w:r w:rsidRPr="00276FA3">
        <w:t>(!</w:t>
      </w:r>
      <w:proofErr w:type="spellStart"/>
      <w:r w:rsidRPr="00276FA3">
        <w:t>VerifySystemIntegrity</w:t>
      </w:r>
      <w:proofErr w:type="spellEnd"/>
      <w:proofErr w:type="gramEnd"/>
      <w:r w:rsidRPr="00276FA3">
        <w:t>(</w:t>
      </w:r>
      <w:proofErr w:type="gramStart"/>
      <w:r w:rsidRPr="00276FA3">
        <w:t>)) {</w:t>
      </w:r>
      <w:proofErr w:type="gramEnd"/>
    </w:p>
    <w:p w14:paraId="28477FDE"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 xml:space="preserve">"System integrity check </w:t>
      </w:r>
      <w:proofErr w:type="gramStart"/>
      <w:r w:rsidRPr="00276FA3">
        <w:t>failed!\</w:t>
      </w:r>
      <w:proofErr w:type="gramEnd"/>
      <w:r w:rsidRPr="00276FA3">
        <w:t>n");</w:t>
      </w:r>
    </w:p>
    <w:p w14:paraId="5A01277C" w14:textId="77777777" w:rsidR="00A30456" w:rsidRPr="00276FA3" w:rsidRDefault="00A30456" w:rsidP="00A30456">
      <w:r w:rsidRPr="00276FA3">
        <w:t xml:space="preserve">        </w:t>
      </w:r>
      <w:proofErr w:type="spellStart"/>
      <w:proofErr w:type="gramStart"/>
      <w:r w:rsidRPr="00276FA3">
        <w:t>EnterFailSafeMode</w:t>
      </w:r>
      <w:proofErr w:type="spellEnd"/>
      <w:r w:rsidRPr="00276FA3">
        <w:t>(</w:t>
      </w:r>
      <w:proofErr w:type="gramEnd"/>
      <w:r w:rsidRPr="00276FA3">
        <w:t>);</w:t>
      </w:r>
    </w:p>
    <w:p w14:paraId="7954B6F4" w14:textId="77777777" w:rsidR="00A30456" w:rsidRPr="00276FA3" w:rsidRDefault="00A30456" w:rsidP="00A30456">
      <w:r w:rsidRPr="00276FA3">
        <w:t xml:space="preserve">    }</w:t>
      </w:r>
    </w:p>
    <w:p w14:paraId="41FBB8F5" w14:textId="77777777" w:rsidR="00A30456" w:rsidRPr="00276FA3" w:rsidRDefault="00A30456" w:rsidP="00A30456">
      <w:r w:rsidRPr="00276FA3">
        <w:t>}</w:t>
      </w:r>
    </w:p>
    <w:p w14:paraId="70F374D4" w14:textId="77777777" w:rsidR="00A30456" w:rsidRPr="00276FA3" w:rsidRDefault="00A30456" w:rsidP="00A30456">
      <w:pPr>
        <w:pStyle w:val="3"/>
      </w:pPr>
      <w:r w:rsidRPr="00276FA3">
        <w:t>重要注意事项</w:t>
      </w:r>
    </w:p>
    <w:p w14:paraId="46D5E373" w14:textId="77777777" w:rsidR="00A30456" w:rsidRPr="00276FA3" w:rsidRDefault="00A30456" w:rsidP="00A30456">
      <w:pPr>
        <w:pStyle w:val="4"/>
      </w:pPr>
      <w:r w:rsidRPr="00276FA3">
        <w:t xml:space="preserve">1. </w:t>
      </w:r>
      <w:r w:rsidRPr="00276FA3">
        <w:rPr>
          <w:rFonts w:ascii="Times New Roman" w:hAnsi="Times New Roman" w:cs="Times New Roman"/>
        </w:rPr>
        <w:t>​</w:t>
      </w:r>
      <w:r w:rsidRPr="00276FA3">
        <w:t>清除时机</w:t>
      </w:r>
      <w:r w:rsidRPr="00276FA3">
        <w:rPr>
          <w:rFonts w:ascii="Times New Roman" w:hAnsi="Times New Roman" w:cs="Times New Roman"/>
        </w:rPr>
        <w:t>​</w:t>
      </w:r>
    </w:p>
    <w:p w14:paraId="16838520" w14:textId="77777777" w:rsidR="00A30456" w:rsidRPr="00276FA3" w:rsidRDefault="00A30456" w:rsidP="00A30456">
      <w:r w:rsidRPr="00276FA3">
        <w:t>// 正确的清除时机</w:t>
      </w:r>
      <w:r>
        <w:rPr>
          <w:rFonts w:hint="eastAsia"/>
        </w:rPr>
        <w:t>:</w:t>
      </w:r>
      <w:r w:rsidRPr="001C6377">
        <w:rPr>
          <w:rFonts w:hint="eastAsia"/>
          <w:b/>
          <w:bCs/>
          <w:color w:val="EE0000"/>
        </w:rPr>
        <w:t>先读取再清除</w:t>
      </w:r>
    </w:p>
    <w:p w14:paraId="4E96E801" w14:textId="77777777" w:rsidR="00A30456" w:rsidRPr="00276FA3" w:rsidRDefault="00A30456" w:rsidP="00A30456">
      <w:r w:rsidRPr="00276FA3">
        <w:t>void CorrectUsage(void)</w:t>
      </w:r>
    </w:p>
    <w:p w14:paraId="0E4F3DDE" w14:textId="77777777" w:rsidR="00A30456" w:rsidRPr="00276FA3" w:rsidRDefault="00A30456" w:rsidP="00A30456">
      <w:r w:rsidRPr="00276FA3">
        <w:t>{</w:t>
      </w:r>
    </w:p>
    <w:p w14:paraId="1105166A" w14:textId="77777777" w:rsidR="00A30456" w:rsidRPr="00276FA3" w:rsidRDefault="00A30456" w:rsidP="00A30456">
      <w:r w:rsidRPr="00276FA3">
        <w:t xml:space="preserve">    // 先读取标志（如果需要）</w:t>
      </w:r>
    </w:p>
    <w:p w14:paraId="0B398CCB" w14:textId="77777777" w:rsidR="00A30456" w:rsidRPr="00276FA3" w:rsidRDefault="00A30456" w:rsidP="00A30456">
      <w:r w:rsidRPr="00276FA3">
        <w:t xml:space="preserve">    </w:t>
      </w:r>
      <w:proofErr w:type="spellStart"/>
      <w:r w:rsidRPr="00276FA3">
        <w:t>FlagStatus</w:t>
      </w:r>
      <w:proofErr w:type="spellEnd"/>
      <w:r w:rsidRPr="00276FA3">
        <w:t xml:space="preserve"> </w:t>
      </w:r>
      <w:proofErr w:type="spellStart"/>
      <w:r w:rsidRPr="00276FA3">
        <w:t>wdgReset</w:t>
      </w:r>
      <w:proofErr w:type="spellEnd"/>
      <w:r w:rsidRPr="00276FA3">
        <w:t xml:space="preserve"> = </w:t>
      </w:r>
      <w:proofErr w:type="spellStart"/>
      <w:r w:rsidRPr="00276FA3">
        <w:t>RCC_</w:t>
      </w:r>
      <w:proofErr w:type="gramStart"/>
      <w:r w:rsidRPr="00276FA3">
        <w:t>GetFlagStatus</w:t>
      </w:r>
      <w:proofErr w:type="spellEnd"/>
      <w:r w:rsidRPr="00276FA3">
        <w:t>(</w:t>
      </w:r>
      <w:proofErr w:type="gramEnd"/>
      <w:r w:rsidRPr="00276FA3">
        <w:t>RCC_FLAG_IWDGRST);</w:t>
      </w:r>
    </w:p>
    <w:p w14:paraId="39DB08A2" w14:textId="77777777" w:rsidR="00A30456" w:rsidRPr="00276FA3" w:rsidRDefault="00A30456" w:rsidP="00A30456">
      <w:r w:rsidRPr="00276FA3">
        <w:t xml:space="preserve">    </w:t>
      </w:r>
    </w:p>
    <w:p w14:paraId="22E7143B" w14:textId="77777777" w:rsidR="00A30456" w:rsidRPr="00276FA3" w:rsidRDefault="00A30456" w:rsidP="00A30456">
      <w:r w:rsidRPr="00276FA3">
        <w:t xml:space="preserve">    // 然后清除标志</w:t>
      </w:r>
    </w:p>
    <w:p w14:paraId="15FFEC0F" w14:textId="77777777" w:rsidR="00A30456" w:rsidRPr="00276FA3" w:rsidRDefault="00A30456" w:rsidP="00A30456">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160FC003" w14:textId="77777777" w:rsidR="00A30456" w:rsidRPr="00276FA3" w:rsidRDefault="00A30456" w:rsidP="00A30456">
      <w:r w:rsidRPr="00276FA3">
        <w:t xml:space="preserve">    </w:t>
      </w:r>
    </w:p>
    <w:p w14:paraId="7545EE48" w14:textId="77777777" w:rsidR="00A30456" w:rsidRPr="00276FA3" w:rsidRDefault="00A30456" w:rsidP="00A30456">
      <w:r w:rsidRPr="00276FA3">
        <w:t xml:space="preserve">    // 使用之前读取的值</w:t>
      </w:r>
    </w:p>
    <w:p w14:paraId="16D32D08" w14:textId="77777777" w:rsidR="00A30456" w:rsidRPr="00276FA3" w:rsidRDefault="00A30456" w:rsidP="00A30456">
      <w:r w:rsidRPr="00276FA3">
        <w:t xml:space="preserve">    if (</w:t>
      </w:r>
      <w:proofErr w:type="spellStart"/>
      <w:r w:rsidRPr="00276FA3">
        <w:t>wdgReset</w:t>
      </w:r>
      <w:proofErr w:type="spellEnd"/>
      <w:r w:rsidRPr="00276FA3">
        <w:t xml:space="preserve"> == </w:t>
      </w:r>
      <w:proofErr w:type="gramStart"/>
      <w:r w:rsidRPr="00276FA3">
        <w:t>SET) {</w:t>
      </w:r>
      <w:proofErr w:type="gramEnd"/>
    </w:p>
    <w:p w14:paraId="3E733C89" w14:textId="77777777" w:rsidR="00A30456" w:rsidRPr="00276FA3" w:rsidRDefault="00A30456" w:rsidP="00A30456">
      <w:r w:rsidRPr="00276FA3">
        <w:t xml:space="preserve">        </w:t>
      </w:r>
      <w:proofErr w:type="spellStart"/>
      <w:proofErr w:type="gramStart"/>
      <w:r w:rsidRPr="00276FA3">
        <w:t>HandleWatchdogReset</w:t>
      </w:r>
      <w:proofErr w:type="spellEnd"/>
      <w:r w:rsidRPr="00276FA3">
        <w:t>(</w:t>
      </w:r>
      <w:proofErr w:type="gramEnd"/>
      <w:r w:rsidRPr="00276FA3">
        <w:t>);</w:t>
      </w:r>
    </w:p>
    <w:p w14:paraId="65E62930" w14:textId="77777777" w:rsidR="00A30456" w:rsidRPr="00276FA3" w:rsidRDefault="00A30456" w:rsidP="00A30456">
      <w:r w:rsidRPr="00276FA3">
        <w:t xml:space="preserve">    }</w:t>
      </w:r>
    </w:p>
    <w:p w14:paraId="49C6F2F9" w14:textId="77777777" w:rsidR="00A30456" w:rsidRPr="00276FA3" w:rsidRDefault="00A30456" w:rsidP="00A30456">
      <w:r w:rsidRPr="00276FA3">
        <w:t>}</w:t>
      </w:r>
    </w:p>
    <w:p w14:paraId="706420CE" w14:textId="77777777" w:rsidR="00A30456" w:rsidRPr="00276FA3" w:rsidRDefault="00A30456" w:rsidP="00A30456">
      <w:pPr>
        <w:pStyle w:val="4"/>
      </w:pPr>
      <w:r w:rsidRPr="00276FA3">
        <w:t xml:space="preserve">2. </w:t>
      </w:r>
      <w:r w:rsidRPr="00276FA3">
        <w:rPr>
          <w:rFonts w:ascii="Times New Roman" w:hAnsi="Times New Roman" w:cs="Times New Roman"/>
        </w:rPr>
        <w:t>​</w:t>
      </w:r>
      <w:r w:rsidRPr="00276FA3">
        <w:t>错误用法</w:t>
      </w:r>
      <w:r w:rsidRPr="00276FA3">
        <w:rPr>
          <w:rFonts w:ascii="Times New Roman" w:hAnsi="Times New Roman" w:cs="Times New Roman"/>
        </w:rPr>
        <w:t>​</w:t>
      </w:r>
    </w:p>
    <w:p w14:paraId="4C4B83AF" w14:textId="77777777" w:rsidR="00A30456" w:rsidRPr="00276FA3" w:rsidRDefault="00A30456" w:rsidP="00A30456">
      <w:r w:rsidRPr="00276FA3">
        <w:t>// 错误的用法：</w:t>
      </w:r>
      <w:r w:rsidRPr="00276FA3">
        <w:rPr>
          <w:b/>
          <w:bCs/>
          <w:color w:val="EE0000"/>
        </w:rPr>
        <w:t>清除后读取</w:t>
      </w:r>
    </w:p>
    <w:p w14:paraId="0807AC5D" w14:textId="77777777" w:rsidR="00A30456" w:rsidRPr="00276FA3" w:rsidRDefault="00A30456" w:rsidP="00A30456">
      <w:r w:rsidRPr="00276FA3">
        <w:t xml:space="preserve">void </w:t>
      </w:r>
      <w:proofErr w:type="spellStart"/>
      <w:r w:rsidRPr="00276FA3">
        <w:t>WrongUsage</w:t>
      </w:r>
      <w:proofErr w:type="spellEnd"/>
      <w:r w:rsidRPr="00276FA3">
        <w:t>(void)</w:t>
      </w:r>
    </w:p>
    <w:p w14:paraId="296C32D2" w14:textId="77777777" w:rsidR="00A30456" w:rsidRPr="00276FA3" w:rsidRDefault="00A30456" w:rsidP="00A30456">
      <w:r w:rsidRPr="00276FA3">
        <w:lastRenderedPageBreak/>
        <w:t>{</w:t>
      </w:r>
    </w:p>
    <w:p w14:paraId="36E65D42" w14:textId="77777777" w:rsidR="00A30456" w:rsidRPr="00276FA3" w:rsidRDefault="00A30456" w:rsidP="00A30456">
      <w:r w:rsidRPr="00276FA3">
        <w:t xml:space="preserve">    </w:t>
      </w:r>
      <w:proofErr w:type="spellStart"/>
      <w:r w:rsidRPr="00276FA3">
        <w:t>RCC_ClearFlag</w:t>
      </w:r>
      <w:proofErr w:type="spellEnd"/>
      <w:r w:rsidRPr="00276FA3">
        <w:t>();  // 先清除</w:t>
      </w:r>
    </w:p>
    <w:p w14:paraId="3E9484F1" w14:textId="77777777" w:rsidR="00A30456" w:rsidRPr="00276FA3" w:rsidRDefault="00A30456" w:rsidP="00A30456">
      <w:r w:rsidRPr="00276FA3">
        <w:t xml:space="preserve">    </w:t>
      </w:r>
    </w:p>
    <w:p w14:paraId="62BCF4D4" w14:textId="77777777" w:rsidR="00A30456" w:rsidRPr="00276FA3" w:rsidRDefault="00A30456" w:rsidP="00A30456">
      <w:r w:rsidRPr="00276FA3">
        <w:t xml:space="preserve">    // 这里读取的标志</w:t>
      </w:r>
      <w:r w:rsidRPr="00276FA3">
        <w:rPr>
          <w:b/>
          <w:bCs/>
          <w:color w:val="EE0000"/>
        </w:rPr>
        <w:t>总是 RESET！</w:t>
      </w:r>
    </w:p>
    <w:p w14:paraId="06095CB5"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3036509D" w14:textId="77777777" w:rsidR="00A30456" w:rsidRPr="00276FA3" w:rsidRDefault="00A30456" w:rsidP="00A30456">
      <w:pPr>
        <w:rPr>
          <w:b/>
          <w:bCs/>
          <w:color w:val="EE0000"/>
        </w:rPr>
      </w:pPr>
      <w:r w:rsidRPr="00276FA3">
        <w:t xml:space="preserve">        // 这个</w:t>
      </w:r>
      <w:r w:rsidRPr="00276FA3">
        <w:rPr>
          <w:b/>
          <w:bCs/>
          <w:color w:val="EE0000"/>
        </w:rPr>
        <w:t>代码永远不会执行</w:t>
      </w:r>
    </w:p>
    <w:p w14:paraId="2EBF6E1A" w14:textId="77777777" w:rsidR="00A30456" w:rsidRPr="00276FA3" w:rsidRDefault="00A30456" w:rsidP="00A30456">
      <w:r w:rsidRPr="00276FA3">
        <w:t xml:space="preserve">    }</w:t>
      </w:r>
    </w:p>
    <w:p w14:paraId="00EFB7D6" w14:textId="77777777" w:rsidR="00A30456" w:rsidRPr="00276FA3" w:rsidRDefault="00A30456" w:rsidP="00A30456">
      <w:r w:rsidRPr="00276FA3">
        <w:t>}</w:t>
      </w:r>
    </w:p>
    <w:p w14:paraId="076C3ECC" w14:textId="77777777" w:rsidR="00A30456" w:rsidRPr="00276FA3" w:rsidRDefault="00A30456" w:rsidP="00A30456">
      <w:pPr>
        <w:pStyle w:val="4"/>
      </w:pPr>
      <w:r w:rsidRPr="00276FA3">
        <w:t>3</w:t>
      </w:r>
      <w:proofErr w:type="gramStart"/>
      <w:r w:rsidRPr="00276FA3">
        <w:t xml:space="preserve">. </w:t>
      </w:r>
      <w:r w:rsidRPr="00276FA3">
        <w:rPr>
          <w:rFonts w:ascii="Times New Roman" w:hAnsi="Times New Roman" w:cs="Times New Roman"/>
        </w:rPr>
        <w:t>​</w:t>
      </w:r>
      <w:r w:rsidRPr="00276FA3">
        <w:t>多</w:t>
      </w:r>
      <w:proofErr w:type="gramEnd"/>
      <w:r w:rsidRPr="00276FA3">
        <w:t>复位源处理</w:t>
      </w:r>
      <w:r w:rsidRPr="00276FA3">
        <w:rPr>
          <w:rFonts w:ascii="Times New Roman" w:hAnsi="Times New Roman" w:cs="Times New Roman"/>
        </w:rPr>
        <w:t>​</w:t>
      </w:r>
    </w:p>
    <w:p w14:paraId="5EB1D879" w14:textId="77777777" w:rsidR="00A30456" w:rsidRPr="00276FA3" w:rsidRDefault="00A30456" w:rsidP="00A30456">
      <w:r w:rsidRPr="00276FA3">
        <w:t xml:space="preserve">void </w:t>
      </w:r>
      <w:proofErr w:type="spellStart"/>
      <w:r w:rsidRPr="00276FA3">
        <w:t>HandleMultipleResetSources</w:t>
      </w:r>
      <w:proofErr w:type="spellEnd"/>
      <w:r w:rsidRPr="00276FA3">
        <w:t>(void)</w:t>
      </w:r>
    </w:p>
    <w:p w14:paraId="67CA806B" w14:textId="77777777" w:rsidR="00A30456" w:rsidRPr="00276FA3" w:rsidRDefault="00A30456" w:rsidP="00A30456">
      <w:r w:rsidRPr="00276FA3">
        <w:t>{</w:t>
      </w:r>
    </w:p>
    <w:p w14:paraId="5EAD84F3" w14:textId="77777777" w:rsidR="00A30456" w:rsidRPr="00276FA3" w:rsidRDefault="00A30456" w:rsidP="00A30456">
      <w:r w:rsidRPr="00276FA3">
        <w:t xml:space="preserve">    // 保存所有复位标志状态</w:t>
      </w:r>
    </w:p>
    <w:p w14:paraId="41D256B0" w14:textId="77777777" w:rsidR="00A30456" w:rsidRPr="00276FA3" w:rsidRDefault="00A30456" w:rsidP="00A30456">
      <w:r w:rsidRPr="00276FA3">
        <w:t xml:space="preserve">    uint8_t </w:t>
      </w:r>
      <w:proofErr w:type="spellStart"/>
      <w:r w:rsidRPr="00276FA3">
        <w:t>pinReset</w:t>
      </w:r>
      <w:proofErr w:type="spellEnd"/>
      <w:r w:rsidRPr="00276FA3">
        <w:t xml:space="preserve">    = (</w:t>
      </w:r>
      <w:proofErr w:type="spellStart"/>
      <w:r w:rsidRPr="00276FA3">
        <w:t>RCC_</w:t>
      </w:r>
      <w:proofErr w:type="gramStart"/>
      <w:r w:rsidRPr="00276FA3">
        <w:t>GetFlagStatus</w:t>
      </w:r>
      <w:proofErr w:type="spellEnd"/>
      <w:r w:rsidRPr="00276FA3">
        <w:t>(</w:t>
      </w:r>
      <w:proofErr w:type="gramEnd"/>
      <w:r w:rsidRPr="00276FA3">
        <w:t>RCC_FLAG_PINRST) == SET);</w:t>
      </w:r>
    </w:p>
    <w:p w14:paraId="3D5473CE" w14:textId="77777777" w:rsidR="00A30456" w:rsidRPr="00276FA3" w:rsidRDefault="00A30456" w:rsidP="00A30456">
      <w:r w:rsidRPr="00276FA3">
        <w:t xml:space="preserve">    uint8_t </w:t>
      </w:r>
      <w:proofErr w:type="spellStart"/>
      <w:proofErr w:type="gramStart"/>
      <w:r w:rsidRPr="00276FA3">
        <w:t>powerReset</w:t>
      </w:r>
      <w:proofErr w:type="spellEnd"/>
      <w:r w:rsidRPr="00276FA3">
        <w:t xml:space="preserve">  =</w:t>
      </w:r>
      <w:proofErr w:type="gramEnd"/>
      <w:r w:rsidRPr="00276FA3">
        <w:t xml:space="preserve"> (</w:t>
      </w:r>
      <w:proofErr w:type="spellStart"/>
      <w:r w:rsidRPr="00276FA3">
        <w:t>RCC_</w:t>
      </w:r>
      <w:proofErr w:type="gramStart"/>
      <w:r w:rsidRPr="00276FA3">
        <w:t>GetFlagStatus</w:t>
      </w:r>
      <w:proofErr w:type="spellEnd"/>
      <w:r w:rsidRPr="00276FA3">
        <w:t>(</w:t>
      </w:r>
      <w:proofErr w:type="gramEnd"/>
      <w:r w:rsidRPr="00276FA3">
        <w:t>RCC_FLAG_PORRST) == SET);</w:t>
      </w:r>
    </w:p>
    <w:p w14:paraId="6BEB85D1" w14:textId="77777777" w:rsidR="00A30456" w:rsidRPr="00276FA3" w:rsidRDefault="00A30456" w:rsidP="00A30456">
      <w:r w:rsidRPr="00276FA3">
        <w:t xml:space="preserve">    uint8_t </w:t>
      </w:r>
      <w:proofErr w:type="spellStart"/>
      <w:r w:rsidRPr="00276FA3">
        <w:t>wdgReset</w:t>
      </w:r>
      <w:proofErr w:type="spellEnd"/>
      <w:r w:rsidRPr="00276FA3">
        <w:t xml:space="preserve">    = (</w:t>
      </w:r>
      <w:proofErr w:type="spellStart"/>
      <w:r w:rsidRPr="00276FA3">
        <w:t>RCC_</w:t>
      </w:r>
      <w:proofErr w:type="gramStart"/>
      <w:r w:rsidRPr="00276FA3">
        <w:t>GetFlagStatus</w:t>
      </w:r>
      <w:proofErr w:type="spellEnd"/>
      <w:r w:rsidRPr="00276FA3">
        <w:t>(</w:t>
      </w:r>
      <w:proofErr w:type="gramEnd"/>
      <w:r w:rsidRPr="00276FA3">
        <w:t>RCC_FLAG_IWDGRST) == SET);</w:t>
      </w:r>
    </w:p>
    <w:p w14:paraId="457996EA" w14:textId="77777777" w:rsidR="00A30456" w:rsidRPr="00276FA3" w:rsidRDefault="00A30456" w:rsidP="00A30456">
      <w:r w:rsidRPr="00276FA3">
        <w:t xml:space="preserve">    uint8_t </w:t>
      </w:r>
      <w:proofErr w:type="spellStart"/>
      <w:r w:rsidRPr="00276FA3">
        <w:t>softReset</w:t>
      </w:r>
      <w:proofErr w:type="spellEnd"/>
      <w:r w:rsidRPr="00276FA3">
        <w:t xml:space="preserve">   = (</w:t>
      </w:r>
      <w:proofErr w:type="spellStart"/>
      <w:r w:rsidRPr="00276FA3">
        <w:t>RCC_</w:t>
      </w:r>
      <w:proofErr w:type="gramStart"/>
      <w:r w:rsidRPr="00276FA3">
        <w:t>GetFlagStatus</w:t>
      </w:r>
      <w:proofErr w:type="spellEnd"/>
      <w:r w:rsidRPr="00276FA3">
        <w:t>(</w:t>
      </w:r>
      <w:proofErr w:type="gramEnd"/>
      <w:r w:rsidRPr="00276FA3">
        <w:t>RCC_FLAG_SFTRST) == SET);</w:t>
      </w:r>
    </w:p>
    <w:p w14:paraId="649F6FBD" w14:textId="77777777" w:rsidR="00A30456" w:rsidRPr="00276FA3" w:rsidRDefault="00A30456" w:rsidP="00A30456">
      <w:r w:rsidRPr="00276FA3">
        <w:t xml:space="preserve">    </w:t>
      </w:r>
    </w:p>
    <w:p w14:paraId="538E929B" w14:textId="77777777" w:rsidR="00A30456" w:rsidRPr="00276FA3" w:rsidRDefault="00A30456" w:rsidP="00A30456">
      <w:r w:rsidRPr="00276FA3">
        <w:t xml:space="preserve">    // 清除标志</w:t>
      </w:r>
    </w:p>
    <w:p w14:paraId="1F9B2232" w14:textId="77777777" w:rsidR="00A30456" w:rsidRPr="00276FA3" w:rsidRDefault="00A30456" w:rsidP="00A30456">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1D7BA27F" w14:textId="77777777" w:rsidR="00A30456" w:rsidRPr="00276FA3" w:rsidRDefault="00A30456" w:rsidP="00A30456">
      <w:r w:rsidRPr="00276FA3">
        <w:t xml:space="preserve">    </w:t>
      </w:r>
    </w:p>
    <w:p w14:paraId="2B159CCF" w14:textId="77777777" w:rsidR="00A30456" w:rsidRPr="00276FA3" w:rsidRDefault="00A30456" w:rsidP="00A30456">
      <w:r w:rsidRPr="00276FA3">
        <w:t xml:space="preserve">    // 根据保存的状态处理</w:t>
      </w:r>
    </w:p>
    <w:p w14:paraId="772D6D4A" w14:textId="77777777" w:rsidR="00A30456" w:rsidRPr="00276FA3" w:rsidRDefault="00A30456" w:rsidP="00A30456">
      <w:r w:rsidRPr="00276FA3">
        <w:t xml:space="preserve">    if (</w:t>
      </w:r>
      <w:proofErr w:type="spellStart"/>
      <w:r w:rsidRPr="00276FA3">
        <w:t>wdgReset</w:t>
      </w:r>
      <w:proofErr w:type="spellEnd"/>
      <w:r w:rsidRPr="00276FA3">
        <w:t>) {</w:t>
      </w:r>
    </w:p>
    <w:p w14:paraId="24C6A3A6"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"Watchdog reset handled\n");</w:t>
      </w:r>
    </w:p>
    <w:p w14:paraId="7380E334" w14:textId="77777777" w:rsidR="00A30456" w:rsidRPr="00276FA3" w:rsidRDefault="00A30456" w:rsidP="00A30456">
      <w:r w:rsidRPr="00276FA3">
        <w:t xml:space="preserve">    }</w:t>
      </w:r>
    </w:p>
    <w:p w14:paraId="3299422B" w14:textId="77777777" w:rsidR="00A30456" w:rsidRPr="00276FA3" w:rsidRDefault="00A30456" w:rsidP="00A30456">
      <w:r w:rsidRPr="00276FA3">
        <w:t xml:space="preserve">    if (</w:t>
      </w:r>
      <w:proofErr w:type="spellStart"/>
      <w:proofErr w:type="gramStart"/>
      <w:r w:rsidRPr="00276FA3">
        <w:t>powerReset</w:t>
      </w:r>
      <w:proofErr w:type="spellEnd"/>
      <w:r w:rsidRPr="00276FA3">
        <w:t>) {</w:t>
      </w:r>
      <w:proofErr w:type="gramEnd"/>
    </w:p>
    <w:p w14:paraId="3C8C4443"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"Power reset handled\n");</w:t>
      </w:r>
    </w:p>
    <w:p w14:paraId="6C23939B" w14:textId="77777777" w:rsidR="00A30456" w:rsidRPr="00276FA3" w:rsidRDefault="00A30456" w:rsidP="00A30456">
      <w:r w:rsidRPr="00276FA3">
        <w:lastRenderedPageBreak/>
        <w:t xml:space="preserve">    }</w:t>
      </w:r>
    </w:p>
    <w:p w14:paraId="2BE29646" w14:textId="77777777" w:rsidR="00A30456" w:rsidRPr="00276FA3" w:rsidRDefault="00A30456" w:rsidP="00A30456">
      <w:r w:rsidRPr="00276FA3">
        <w:t xml:space="preserve">    // ... 其他复位源处理</w:t>
      </w:r>
    </w:p>
    <w:p w14:paraId="2EABC3BD" w14:textId="77777777" w:rsidR="00A30456" w:rsidRPr="00276FA3" w:rsidRDefault="00A30456" w:rsidP="00A30456">
      <w:r w:rsidRPr="00276FA3">
        <w:t>}</w:t>
      </w:r>
    </w:p>
    <w:p w14:paraId="0E80E801" w14:textId="77777777" w:rsidR="00A30456" w:rsidRPr="00276FA3" w:rsidRDefault="00A30456" w:rsidP="00A30456">
      <w:pPr>
        <w:pStyle w:val="3"/>
      </w:pPr>
      <w:r w:rsidRPr="00276FA3">
        <w:t>高级使用示例</w:t>
      </w:r>
    </w:p>
    <w:p w14:paraId="025126A3" w14:textId="77777777" w:rsidR="00A30456" w:rsidRPr="00276FA3" w:rsidRDefault="00A30456" w:rsidP="00A30456">
      <w:pPr>
        <w:pStyle w:val="4"/>
      </w:pPr>
      <w:r w:rsidRPr="00276FA3">
        <w:t>系统状态机管理</w:t>
      </w:r>
    </w:p>
    <w:p w14:paraId="7E43FE7F" w14:textId="77777777" w:rsidR="00A30456" w:rsidRPr="00276FA3" w:rsidRDefault="00A30456" w:rsidP="00A30456">
      <w:r w:rsidRPr="00276FA3">
        <w:t xml:space="preserve">typedef </w:t>
      </w:r>
      <w:proofErr w:type="spellStart"/>
      <w:r w:rsidRPr="00276FA3">
        <w:t>enum</w:t>
      </w:r>
      <w:proofErr w:type="spellEnd"/>
      <w:r w:rsidRPr="00276FA3">
        <w:t xml:space="preserve"> {</w:t>
      </w:r>
    </w:p>
    <w:p w14:paraId="118752B1" w14:textId="77777777" w:rsidR="00A30456" w:rsidRPr="00276FA3" w:rsidRDefault="00A30456" w:rsidP="00A30456">
      <w:r w:rsidRPr="00276FA3">
        <w:t xml:space="preserve">    SYS_STARTUP,</w:t>
      </w:r>
    </w:p>
    <w:p w14:paraId="0F7C00C8" w14:textId="77777777" w:rsidR="00A30456" w:rsidRPr="00276FA3" w:rsidRDefault="00A30456" w:rsidP="00A30456">
      <w:r w:rsidRPr="00276FA3">
        <w:t xml:space="preserve">    SYS_NORMAL,</w:t>
      </w:r>
    </w:p>
    <w:p w14:paraId="2336C024" w14:textId="77777777" w:rsidR="00A30456" w:rsidRPr="00276FA3" w:rsidRDefault="00A30456" w:rsidP="00A30456">
      <w:r w:rsidRPr="00276FA3">
        <w:t xml:space="preserve">    SYS_RECOVERY,</w:t>
      </w:r>
    </w:p>
    <w:p w14:paraId="0675E37F" w14:textId="77777777" w:rsidR="00A30456" w:rsidRPr="00276FA3" w:rsidRDefault="00A30456" w:rsidP="00A30456">
      <w:r w:rsidRPr="00276FA3">
        <w:t xml:space="preserve">    SYS_FAULT</w:t>
      </w:r>
    </w:p>
    <w:p w14:paraId="73A53E60" w14:textId="77777777" w:rsidR="00A30456" w:rsidRPr="00276FA3" w:rsidRDefault="00A30456" w:rsidP="00A30456">
      <w:r w:rsidRPr="00276FA3">
        <w:t xml:space="preserve">} </w:t>
      </w:r>
      <w:proofErr w:type="spellStart"/>
      <w:r w:rsidRPr="00276FA3">
        <w:t>SystemState</w:t>
      </w:r>
      <w:proofErr w:type="spellEnd"/>
      <w:r w:rsidRPr="00276FA3">
        <w:t>;</w:t>
      </w:r>
    </w:p>
    <w:p w14:paraId="2556CE68" w14:textId="77777777" w:rsidR="00A30456" w:rsidRPr="00276FA3" w:rsidRDefault="00A30456" w:rsidP="00A30456"/>
    <w:p w14:paraId="0E39240E" w14:textId="77777777" w:rsidR="00A30456" w:rsidRPr="00276FA3" w:rsidRDefault="00A30456" w:rsidP="00A30456">
      <w:proofErr w:type="spellStart"/>
      <w:r w:rsidRPr="00276FA3">
        <w:t>SystemState</w:t>
      </w:r>
      <w:proofErr w:type="spellEnd"/>
      <w:r w:rsidRPr="00276FA3">
        <w:t xml:space="preserve"> </w:t>
      </w:r>
      <w:proofErr w:type="spellStart"/>
      <w:r w:rsidRPr="00276FA3">
        <w:t>currentState</w:t>
      </w:r>
      <w:proofErr w:type="spellEnd"/>
      <w:r w:rsidRPr="00276FA3">
        <w:t xml:space="preserve"> = SYS_STARTUP;</w:t>
      </w:r>
    </w:p>
    <w:p w14:paraId="4128F05F" w14:textId="77777777" w:rsidR="00A30456" w:rsidRPr="00276FA3" w:rsidRDefault="00A30456" w:rsidP="00A30456"/>
    <w:p w14:paraId="5A9A4AB2" w14:textId="77777777" w:rsidR="00A30456" w:rsidRPr="00276FA3" w:rsidRDefault="00A30456" w:rsidP="00A30456">
      <w:r w:rsidRPr="00276FA3">
        <w:t xml:space="preserve">void </w:t>
      </w:r>
      <w:proofErr w:type="spellStart"/>
      <w:r w:rsidRPr="00276FA3">
        <w:t>SystemStateManager</w:t>
      </w:r>
      <w:proofErr w:type="spellEnd"/>
      <w:r w:rsidRPr="00276FA3">
        <w:t>(void)</w:t>
      </w:r>
    </w:p>
    <w:p w14:paraId="6C3074DD" w14:textId="77777777" w:rsidR="00A30456" w:rsidRPr="00276FA3" w:rsidRDefault="00A30456" w:rsidP="00A30456">
      <w:r w:rsidRPr="00276FA3">
        <w:t>{</w:t>
      </w:r>
    </w:p>
    <w:p w14:paraId="1A003933" w14:textId="77777777" w:rsidR="00A30456" w:rsidRPr="00276FA3" w:rsidRDefault="00A30456" w:rsidP="00A30456">
      <w:r w:rsidRPr="00276FA3">
        <w:t xml:space="preserve">    // 检查复位标志</w:t>
      </w:r>
    </w:p>
    <w:p w14:paraId="159F1732"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13499F73" w14:textId="77777777" w:rsidR="00A30456" w:rsidRPr="00276FA3" w:rsidRDefault="00A30456" w:rsidP="00A30456">
      <w:r w:rsidRPr="00276FA3">
        <w:t xml:space="preserve">        </w:t>
      </w:r>
      <w:proofErr w:type="spellStart"/>
      <w:r w:rsidRPr="00276FA3">
        <w:t>currentState</w:t>
      </w:r>
      <w:proofErr w:type="spellEnd"/>
      <w:r w:rsidRPr="00276FA3">
        <w:t xml:space="preserve"> = SYS_RECOVERY;</w:t>
      </w:r>
    </w:p>
    <w:p w14:paraId="0A76C0CB"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"Entering recovery state after watchdog reset\n");</w:t>
      </w:r>
    </w:p>
    <w:p w14:paraId="08CEE033" w14:textId="77777777" w:rsidR="00A30456" w:rsidRPr="00276FA3" w:rsidRDefault="00A30456" w:rsidP="00A30456">
      <w:r w:rsidRPr="00276FA3">
        <w:t xml:space="preserve">    }</w:t>
      </w:r>
    </w:p>
    <w:p w14:paraId="037BBDB4" w14:textId="77777777" w:rsidR="00A30456" w:rsidRPr="00276FA3" w:rsidRDefault="00A30456" w:rsidP="00A30456">
      <w:r w:rsidRPr="00276FA3">
        <w:t xml:space="preserve">    </w:t>
      </w:r>
    </w:p>
    <w:p w14:paraId="3D294635" w14:textId="77777777" w:rsidR="00A30456" w:rsidRPr="00276FA3" w:rsidRDefault="00A30456" w:rsidP="00A30456">
      <w:r w:rsidRPr="00276FA3">
        <w:t xml:space="preserve">    // 清除标志</w:t>
      </w:r>
    </w:p>
    <w:p w14:paraId="73773259" w14:textId="77777777" w:rsidR="00A30456" w:rsidRPr="00276FA3" w:rsidRDefault="00A30456" w:rsidP="00A30456">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3ED36B08" w14:textId="77777777" w:rsidR="00A30456" w:rsidRPr="00276FA3" w:rsidRDefault="00A30456" w:rsidP="00A30456">
      <w:r w:rsidRPr="00276FA3">
        <w:t xml:space="preserve">    </w:t>
      </w:r>
    </w:p>
    <w:p w14:paraId="4FBDDE8F" w14:textId="77777777" w:rsidR="00A30456" w:rsidRPr="00276FA3" w:rsidRDefault="00A30456" w:rsidP="00A30456">
      <w:r w:rsidRPr="00276FA3">
        <w:t xml:space="preserve">    // 状态机处理</w:t>
      </w:r>
    </w:p>
    <w:p w14:paraId="420FE6D2" w14:textId="77777777" w:rsidR="00A30456" w:rsidRPr="00276FA3" w:rsidRDefault="00A30456" w:rsidP="00A30456">
      <w:r w:rsidRPr="00276FA3">
        <w:lastRenderedPageBreak/>
        <w:t xml:space="preserve">    switch (</w:t>
      </w:r>
      <w:proofErr w:type="spellStart"/>
      <w:proofErr w:type="gramStart"/>
      <w:r w:rsidRPr="00276FA3">
        <w:t>currentState</w:t>
      </w:r>
      <w:proofErr w:type="spellEnd"/>
      <w:r w:rsidRPr="00276FA3">
        <w:t>) {</w:t>
      </w:r>
      <w:proofErr w:type="gramEnd"/>
    </w:p>
    <w:p w14:paraId="7716DC14" w14:textId="77777777" w:rsidR="00A30456" w:rsidRPr="00276FA3" w:rsidRDefault="00A30456" w:rsidP="00A30456">
      <w:r w:rsidRPr="00276FA3">
        <w:t xml:space="preserve">        case SYS_STARTUP:</w:t>
      </w:r>
    </w:p>
    <w:p w14:paraId="4305EAA5" w14:textId="77777777" w:rsidR="00A30456" w:rsidRPr="00276FA3" w:rsidRDefault="00A30456" w:rsidP="00A30456">
      <w:r w:rsidRPr="00276FA3">
        <w:t xml:space="preserve">            </w:t>
      </w:r>
      <w:proofErr w:type="spellStart"/>
      <w:proofErr w:type="gramStart"/>
      <w:r w:rsidRPr="00276FA3">
        <w:t>InitializeSystem</w:t>
      </w:r>
      <w:proofErr w:type="spellEnd"/>
      <w:r w:rsidRPr="00276FA3">
        <w:t>(</w:t>
      </w:r>
      <w:proofErr w:type="gramEnd"/>
      <w:r w:rsidRPr="00276FA3">
        <w:t>);</w:t>
      </w:r>
    </w:p>
    <w:p w14:paraId="55078DB0" w14:textId="77777777" w:rsidR="00A30456" w:rsidRPr="00276FA3" w:rsidRDefault="00A30456" w:rsidP="00A30456">
      <w:r w:rsidRPr="00276FA3">
        <w:t xml:space="preserve">            </w:t>
      </w:r>
      <w:proofErr w:type="spellStart"/>
      <w:r w:rsidRPr="00276FA3">
        <w:t>currentState</w:t>
      </w:r>
      <w:proofErr w:type="spellEnd"/>
      <w:r w:rsidRPr="00276FA3">
        <w:t xml:space="preserve"> = SYS_NORMAL;</w:t>
      </w:r>
    </w:p>
    <w:p w14:paraId="1DD3794C" w14:textId="77777777" w:rsidR="00A30456" w:rsidRPr="00276FA3" w:rsidRDefault="00A30456" w:rsidP="00A30456">
      <w:r w:rsidRPr="00276FA3">
        <w:t xml:space="preserve">            break;</w:t>
      </w:r>
    </w:p>
    <w:p w14:paraId="54E122B6" w14:textId="77777777" w:rsidR="00A30456" w:rsidRPr="00276FA3" w:rsidRDefault="00A30456" w:rsidP="00A30456">
      <w:r w:rsidRPr="00276FA3">
        <w:t xml:space="preserve">            </w:t>
      </w:r>
    </w:p>
    <w:p w14:paraId="5BFD929B" w14:textId="77777777" w:rsidR="00A30456" w:rsidRPr="00276FA3" w:rsidRDefault="00A30456" w:rsidP="00A30456">
      <w:r w:rsidRPr="00276FA3">
        <w:t xml:space="preserve">        case SYS_RECOVERY:</w:t>
      </w:r>
    </w:p>
    <w:p w14:paraId="29EE3321" w14:textId="77777777" w:rsidR="00A30456" w:rsidRPr="00276FA3" w:rsidRDefault="00A30456" w:rsidP="00A30456">
      <w:r w:rsidRPr="00276FA3">
        <w:t xml:space="preserve">            </w:t>
      </w:r>
      <w:proofErr w:type="spellStart"/>
      <w:proofErr w:type="gramStart"/>
      <w:r w:rsidRPr="00276FA3">
        <w:t>PerformRecovery</w:t>
      </w:r>
      <w:proofErr w:type="spellEnd"/>
      <w:r w:rsidRPr="00276FA3">
        <w:t>(</w:t>
      </w:r>
      <w:proofErr w:type="gramEnd"/>
      <w:r w:rsidRPr="00276FA3">
        <w:t>);</w:t>
      </w:r>
    </w:p>
    <w:p w14:paraId="322C4544" w14:textId="77777777" w:rsidR="00A30456" w:rsidRPr="00276FA3" w:rsidRDefault="00A30456" w:rsidP="00A30456">
      <w:r w:rsidRPr="00276FA3">
        <w:t xml:space="preserve">            </w:t>
      </w:r>
      <w:proofErr w:type="spellStart"/>
      <w:r w:rsidRPr="00276FA3">
        <w:t>currentState</w:t>
      </w:r>
      <w:proofErr w:type="spellEnd"/>
      <w:r w:rsidRPr="00276FA3">
        <w:t xml:space="preserve"> = SYS_NORMAL;</w:t>
      </w:r>
    </w:p>
    <w:p w14:paraId="676A1818" w14:textId="77777777" w:rsidR="00A30456" w:rsidRPr="00276FA3" w:rsidRDefault="00A30456" w:rsidP="00A30456">
      <w:r w:rsidRPr="00276FA3">
        <w:t xml:space="preserve">            break;</w:t>
      </w:r>
    </w:p>
    <w:p w14:paraId="6C2B3B1D" w14:textId="77777777" w:rsidR="00A30456" w:rsidRPr="00276FA3" w:rsidRDefault="00A30456" w:rsidP="00A30456">
      <w:r w:rsidRPr="00276FA3">
        <w:t xml:space="preserve">            </w:t>
      </w:r>
    </w:p>
    <w:p w14:paraId="5187C50A" w14:textId="77777777" w:rsidR="00A30456" w:rsidRPr="00276FA3" w:rsidRDefault="00A30456" w:rsidP="00A30456">
      <w:r w:rsidRPr="00276FA3">
        <w:t xml:space="preserve">        case SYS_NORMAL:</w:t>
      </w:r>
    </w:p>
    <w:p w14:paraId="609EF410" w14:textId="77777777" w:rsidR="00A30456" w:rsidRPr="00276FA3" w:rsidRDefault="00A30456" w:rsidP="00A30456">
      <w:r w:rsidRPr="00276FA3">
        <w:t xml:space="preserve">            </w:t>
      </w:r>
      <w:proofErr w:type="spellStart"/>
      <w:proofErr w:type="gramStart"/>
      <w:r w:rsidRPr="00276FA3">
        <w:t>RunNormalOperations</w:t>
      </w:r>
      <w:proofErr w:type="spellEnd"/>
      <w:r w:rsidRPr="00276FA3">
        <w:t>(</w:t>
      </w:r>
      <w:proofErr w:type="gramEnd"/>
      <w:r w:rsidRPr="00276FA3">
        <w:t>);</w:t>
      </w:r>
    </w:p>
    <w:p w14:paraId="4D05E513" w14:textId="77777777" w:rsidR="00A30456" w:rsidRPr="00276FA3" w:rsidRDefault="00A30456" w:rsidP="00A30456">
      <w:r w:rsidRPr="00276FA3">
        <w:t xml:space="preserve">            break;</w:t>
      </w:r>
    </w:p>
    <w:p w14:paraId="7631ECE1" w14:textId="77777777" w:rsidR="00A30456" w:rsidRPr="00276FA3" w:rsidRDefault="00A30456" w:rsidP="00A30456">
      <w:r w:rsidRPr="00276FA3">
        <w:t xml:space="preserve">            </w:t>
      </w:r>
    </w:p>
    <w:p w14:paraId="745971EA" w14:textId="77777777" w:rsidR="00A30456" w:rsidRPr="00276FA3" w:rsidRDefault="00A30456" w:rsidP="00A30456">
      <w:r w:rsidRPr="00276FA3">
        <w:t xml:space="preserve">        case SYS_FAULT:</w:t>
      </w:r>
    </w:p>
    <w:p w14:paraId="267419B7" w14:textId="77777777" w:rsidR="00A30456" w:rsidRPr="00276FA3" w:rsidRDefault="00A30456" w:rsidP="00A30456">
      <w:r w:rsidRPr="00276FA3">
        <w:t xml:space="preserve">            </w:t>
      </w:r>
      <w:proofErr w:type="spellStart"/>
      <w:proofErr w:type="gramStart"/>
      <w:r w:rsidRPr="00276FA3">
        <w:t>HandleFaultCondition</w:t>
      </w:r>
      <w:proofErr w:type="spellEnd"/>
      <w:r w:rsidRPr="00276FA3">
        <w:t>(</w:t>
      </w:r>
      <w:proofErr w:type="gramEnd"/>
      <w:r w:rsidRPr="00276FA3">
        <w:t>);</w:t>
      </w:r>
    </w:p>
    <w:p w14:paraId="4F0B571F" w14:textId="77777777" w:rsidR="00A30456" w:rsidRPr="00276FA3" w:rsidRDefault="00A30456" w:rsidP="00A30456">
      <w:r w:rsidRPr="00276FA3">
        <w:t xml:space="preserve">            break;</w:t>
      </w:r>
    </w:p>
    <w:p w14:paraId="011A31B5" w14:textId="77777777" w:rsidR="00A30456" w:rsidRPr="00276FA3" w:rsidRDefault="00A30456" w:rsidP="00A30456">
      <w:r w:rsidRPr="00276FA3">
        <w:t xml:space="preserve">    }</w:t>
      </w:r>
    </w:p>
    <w:p w14:paraId="64F1A061" w14:textId="77777777" w:rsidR="00A30456" w:rsidRPr="00276FA3" w:rsidRDefault="00A30456" w:rsidP="00A30456">
      <w:r w:rsidRPr="00276FA3">
        <w:t>}</w:t>
      </w:r>
    </w:p>
    <w:p w14:paraId="24A288DA" w14:textId="77777777" w:rsidR="00A30456" w:rsidRPr="00276FA3" w:rsidRDefault="00A30456" w:rsidP="00A30456">
      <w:pPr>
        <w:pStyle w:val="4"/>
      </w:pPr>
      <w:r w:rsidRPr="00276FA3">
        <w:t>看门狗复位统计</w:t>
      </w:r>
    </w:p>
    <w:p w14:paraId="0A68C972" w14:textId="77777777" w:rsidR="00A30456" w:rsidRPr="00276FA3" w:rsidRDefault="00A30456" w:rsidP="00A30456">
      <w:r w:rsidRPr="00276FA3">
        <w:t>// 在备份寄存器中存储复位统计</w:t>
      </w:r>
    </w:p>
    <w:p w14:paraId="7104E15E" w14:textId="77777777" w:rsidR="00A30456" w:rsidRPr="00276FA3" w:rsidRDefault="00A30456" w:rsidP="00A30456">
      <w:r w:rsidRPr="00276FA3">
        <w:t xml:space="preserve">void </w:t>
      </w:r>
      <w:proofErr w:type="spellStart"/>
      <w:r w:rsidRPr="00276FA3">
        <w:t>UpdateResetStatistics</w:t>
      </w:r>
      <w:proofErr w:type="spellEnd"/>
      <w:r w:rsidRPr="00276FA3">
        <w:t>(void)</w:t>
      </w:r>
    </w:p>
    <w:p w14:paraId="6346D3E0" w14:textId="77777777" w:rsidR="00A30456" w:rsidRPr="00276FA3" w:rsidRDefault="00A30456" w:rsidP="00A30456">
      <w:r w:rsidRPr="00276FA3">
        <w:t>{</w:t>
      </w:r>
    </w:p>
    <w:p w14:paraId="2F3B149D" w14:textId="77777777" w:rsidR="00A30456" w:rsidRPr="00276FA3" w:rsidRDefault="00A30456" w:rsidP="00A30456">
      <w:r w:rsidRPr="00276FA3">
        <w:t xml:space="preserve">    // 读取当前统计</w:t>
      </w:r>
    </w:p>
    <w:p w14:paraId="08929585" w14:textId="77777777" w:rsidR="00A30456" w:rsidRPr="00276FA3" w:rsidRDefault="00A30456" w:rsidP="00A30456">
      <w:r w:rsidRPr="00276FA3">
        <w:t xml:space="preserve">    uint32_t </w:t>
      </w:r>
      <w:proofErr w:type="spellStart"/>
      <w:r w:rsidRPr="00276FA3">
        <w:t>totalResets</w:t>
      </w:r>
      <w:proofErr w:type="spellEnd"/>
      <w:r w:rsidRPr="00276FA3">
        <w:t xml:space="preserve"> = </w:t>
      </w:r>
      <w:proofErr w:type="spellStart"/>
      <w:r w:rsidRPr="00276FA3">
        <w:t>RTC_</w:t>
      </w:r>
      <w:proofErr w:type="gramStart"/>
      <w:r w:rsidRPr="00276FA3">
        <w:t>ReadBackupRegister</w:t>
      </w:r>
      <w:proofErr w:type="spellEnd"/>
      <w:r w:rsidRPr="00276FA3">
        <w:t>(</w:t>
      </w:r>
      <w:proofErr w:type="gramEnd"/>
      <w:r w:rsidRPr="00276FA3">
        <w:t>RTC_BKP_DR1);</w:t>
      </w:r>
    </w:p>
    <w:p w14:paraId="7A7EB18E" w14:textId="77777777" w:rsidR="00A30456" w:rsidRPr="00276FA3" w:rsidRDefault="00A30456" w:rsidP="00A30456">
      <w:r w:rsidRPr="00276FA3">
        <w:lastRenderedPageBreak/>
        <w:t xml:space="preserve">    uint32_t </w:t>
      </w:r>
      <w:proofErr w:type="spellStart"/>
      <w:r w:rsidRPr="00276FA3">
        <w:t>wdgResets</w:t>
      </w:r>
      <w:proofErr w:type="spellEnd"/>
      <w:r w:rsidRPr="00276FA3">
        <w:t xml:space="preserve"> = </w:t>
      </w:r>
      <w:proofErr w:type="spellStart"/>
      <w:r w:rsidRPr="00276FA3">
        <w:t>RTC_</w:t>
      </w:r>
      <w:proofErr w:type="gramStart"/>
      <w:r w:rsidRPr="00276FA3">
        <w:t>ReadBackupRegister</w:t>
      </w:r>
      <w:proofErr w:type="spellEnd"/>
      <w:r w:rsidRPr="00276FA3">
        <w:t>(</w:t>
      </w:r>
      <w:proofErr w:type="gramEnd"/>
      <w:r w:rsidRPr="00276FA3">
        <w:t>RTC_BKP_DR2);</w:t>
      </w:r>
    </w:p>
    <w:p w14:paraId="696E9529" w14:textId="77777777" w:rsidR="00A30456" w:rsidRPr="00276FA3" w:rsidRDefault="00A30456" w:rsidP="00A30456">
      <w:r w:rsidRPr="00276FA3">
        <w:t xml:space="preserve">    </w:t>
      </w:r>
    </w:p>
    <w:p w14:paraId="525D3A68" w14:textId="77777777" w:rsidR="00A30456" w:rsidRPr="00276FA3" w:rsidRDefault="00A30456" w:rsidP="00A30456">
      <w:r w:rsidRPr="00276FA3">
        <w:t xml:space="preserve">    // 更新统计</w:t>
      </w:r>
    </w:p>
    <w:p w14:paraId="5D9692ED"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RCC_FLAG_IWDGRST) == SET) {</w:t>
      </w:r>
    </w:p>
    <w:p w14:paraId="748F848E" w14:textId="77777777" w:rsidR="00A30456" w:rsidRPr="00276FA3" w:rsidRDefault="00A30456" w:rsidP="00A30456">
      <w:r w:rsidRPr="00276FA3">
        <w:t xml:space="preserve">        </w:t>
      </w:r>
      <w:proofErr w:type="spellStart"/>
      <w:r w:rsidRPr="00276FA3">
        <w:t>wdgResets</w:t>
      </w:r>
      <w:proofErr w:type="spellEnd"/>
      <w:r w:rsidRPr="00276FA3">
        <w:t>++;</w:t>
      </w:r>
    </w:p>
    <w:p w14:paraId="40DD4275" w14:textId="77777777" w:rsidR="00A30456" w:rsidRPr="00276FA3" w:rsidRDefault="00A30456" w:rsidP="00A30456">
      <w:r w:rsidRPr="00276FA3">
        <w:t xml:space="preserve">        </w:t>
      </w:r>
      <w:proofErr w:type="spellStart"/>
      <w:r w:rsidRPr="00276FA3">
        <w:t>totalResets</w:t>
      </w:r>
      <w:proofErr w:type="spellEnd"/>
      <w:r w:rsidRPr="00276FA3">
        <w:t>++;</w:t>
      </w:r>
    </w:p>
    <w:p w14:paraId="034B5A8C" w14:textId="77777777" w:rsidR="00A30456" w:rsidRPr="00276FA3" w:rsidRDefault="00A30456" w:rsidP="00A30456">
      <w:r w:rsidRPr="00276FA3">
        <w:t xml:space="preserve">        </w:t>
      </w:r>
      <w:proofErr w:type="spellStart"/>
      <w:r w:rsidRPr="00276FA3">
        <w:t>RTC_</w:t>
      </w:r>
      <w:proofErr w:type="gramStart"/>
      <w:r w:rsidRPr="00276FA3">
        <w:t>WriteBackupRegister</w:t>
      </w:r>
      <w:proofErr w:type="spellEnd"/>
      <w:r w:rsidRPr="00276FA3">
        <w:t>(</w:t>
      </w:r>
      <w:proofErr w:type="gramEnd"/>
      <w:r w:rsidRPr="00276FA3">
        <w:t xml:space="preserve">RTC_BKP_DR2, </w:t>
      </w:r>
      <w:proofErr w:type="spellStart"/>
      <w:r w:rsidRPr="00276FA3">
        <w:t>wdgResets</w:t>
      </w:r>
      <w:proofErr w:type="spellEnd"/>
      <w:r w:rsidRPr="00276FA3">
        <w:t>);</w:t>
      </w:r>
    </w:p>
    <w:p w14:paraId="7CDD70BE" w14:textId="77777777" w:rsidR="00A30456" w:rsidRPr="00276FA3" w:rsidRDefault="00A30456" w:rsidP="00A30456">
      <w:r w:rsidRPr="00276FA3">
        <w:t xml:space="preserve">    }</w:t>
      </w:r>
    </w:p>
    <w:p w14:paraId="563B1898" w14:textId="77777777" w:rsidR="00A30456" w:rsidRPr="00276FA3" w:rsidRDefault="00A30456" w:rsidP="00A30456">
      <w:r w:rsidRPr="00276FA3">
        <w:t xml:space="preserve">    </w:t>
      </w:r>
    </w:p>
    <w:p w14:paraId="342B5B75" w14:textId="77777777" w:rsidR="00A30456" w:rsidRPr="00276FA3" w:rsidRDefault="00A30456" w:rsidP="00A30456">
      <w:r w:rsidRPr="00276FA3">
        <w:t xml:space="preserve">    if (</w:t>
      </w:r>
      <w:proofErr w:type="spellStart"/>
      <w:r w:rsidRPr="00276FA3">
        <w:t>RCC_</w:t>
      </w:r>
      <w:proofErr w:type="gramStart"/>
      <w:r w:rsidRPr="00276FA3">
        <w:t>GetFlagStatus</w:t>
      </w:r>
      <w:proofErr w:type="spellEnd"/>
      <w:r w:rsidRPr="00276FA3">
        <w:t>(</w:t>
      </w:r>
      <w:proofErr w:type="gramEnd"/>
      <w:r w:rsidRPr="00276FA3">
        <w:t>RCC_FLAG_PORRST) == SET) {</w:t>
      </w:r>
    </w:p>
    <w:p w14:paraId="7E6061FB" w14:textId="77777777" w:rsidR="00A30456" w:rsidRPr="00276FA3" w:rsidRDefault="00A30456" w:rsidP="00A30456">
      <w:r w:rsidRPr="00276FA3">
        <w:t xml:space="preserve">        </w:t>
      </w:r>
      <w:proofErr w:type="spellStart"/>
      <w:r w:rsidRPr="00276FA3">
        <w:t>totalResets</w:t>
      </w:r>
      <w:proofErr w:type="spellEnd"/>
      <w:r w:rsidRPr="00276FA3">
        <w:t>++;</w:t>
      </w:r>
    </w:p>
    <w:p w14:paraId="529BC927" w14:textId="77777777" w:rsidR="00A30456" w:rsidRPr="00276FA3" w:rsidRDefault="00A30456" w:rsidP="00A30456">
      <w:r w:rsidRPr="00276FA3">
        <w:t xml:space="preserve">    }</w:t>
      </w:r>
    </w:p>
    <w:p w14:paraId="3D80B775" w14:textId="77777777" w:rsidR="00A30456" w:rsidRPr="00276FA3" w:rsidRDefault="00A30456" w:rsidP="00A30456">
      <w:r w:rsidRPr="00276FA3">
        <w:t xml:space="preserve">    </w:t>
      </w:r>
    </w:p>
    <w:p w14:paraId="0E0AD8A0" w14:textId="77777777" w:rsidR="00A30456" w:rsidRPr="00276FA3" w:rsidRDefault="00A30456" w:rsidP="00A30456">
      <w:r w:rsidRPr="00276FA3">
        <w:t xml:space="preserve">    /</w:t>
      </w:r>
      <w:proofErr w:type="gramStart"/>
      <w:r w:rsidRPr="00276FA3">
        <w:t>/ 保存</w:t>
      </w:r>
      <w:proofErr w:type="gramEnd"/>
      <w:r w:rsidRPr="00276FA3">
        <w:t>总复位次数</w:t>
      </w:r>
    </w:p>
    <w:p w14:paraId="512532CA" w14:textId="77777777" w:rsidR="00A30456" w:rsidRPr="00276FA3" w:rsidRDefault="00A30456" w:rsidP="00A30456">
      <w:r w:rsidRPr="00276FA3">
        <w:t xml:space="preserve">    </w:t>
      </w:r>
      <w:proofErr w:type="spellStart"/>
      <w:r w:rsidRPr="00276FA3">
        <w:t>RTC_</w:t>
      </w:r>
      <w:proofErr w:type="gramStart"/>
      <w:r w:rsidRPr="00276FA3">
        <w:t>WriteBackupRegister</w:t>
      </w:r>
      <w:proofErr w:type="spellEnd"/>
      <w:r w:rsidRPr="00276FA3">
        <w:t>(</w:t>
      </w:r>
      <w:proofErr w:type="gramEnd"/>
      <w:r w:rsidRPr="00276FA3">
        <w:t xml:space="preserve">RTC_BKP_DR1, </w:t>
      </w:r>
      <w:proofErr w:type="spellStart"/>
      <w:r w:rsidRPr="00276FA3">
        <w:t>totalResets</w:t>
      </w:r>
      <w:proofErr w:type="spellEnd"/>
      <w:r w:rsidRPr="00276FA3">
        <w:t>);</w:t>
      </w:r>
    </w:p>
    <w:p w14:paraId="1B1A3FDC" w14:textId="77777777" w:rsidR="00A30456" w:rsidRPr="00276FA3" w:rsidRDefault="00A30456" w:rsidP="00A30456">
      <w:r w:rsidRPr="00276FA3">
        <w:t xml:space="preserve">    </w:t>
      </w:r>
    </w:p>
    <w:p w14:paraId="5910918B" w14:textId="77777777" w:rsidR="00A30456" w:rsidRPr="00276FA3" w:rsidRDefault="00A30456" w:rsidP="00A30456">
      <w:r w:rsidRPr="00276FA3">
        <w:t xml:space="preserve">    // 清除标志</w:t>
      </w:r>
    </w:p>
    <w:p w14:paraId="6BAC6B4B" w14:textId="77777777" w:rsidR="00A30456" w:rsidRPr="00276FA3" w:rsidRDefault="00A30456" w:rsidP="00A30456">
      <w:r w:rsidRPr="00276FA3">
        <w:t xml:space="preserve">    </w:t>
      </w:r>
      <w:proofErr w:type="spellStart"/>
      <w:r w:rsidRPr="00276FA3">
        <w:t>RCC_</w:t>
      </w:r>
      <w:proofErr w:type="gramStart"/>
      <w:r w:rsidRPr="00276FA3">
        <w:t>ClearFlag</w:t>
      </w:r>
      <w:proofErr w:type="spellEnd"/>
      <w:r w:rsidRPr="00276FA3">
        <w:t>(</w:t>
      </w:r>
      <w:proofErr w:type="gramEnd"/>
      <w:r w:rsidRPr="00276FA3">
        <w:t>);</w:t>
      </w:r>
    </w:p>
    <w:p w14:paraId="509D085E" w14:textId="77777777" w:rsidR="00A30456" w:rsidRPr="00276FA3" w:rsidRDefault="00A30456" w:rsidP="00A30456">
      <w:r w:rsidRPr="00276FA3">
        <w:t xml:space="preserve">    </w:t>
      </w:r>
    </w:p>
    <w:p w14:paraId="3356DC2F" w14:textId="77777777" w:rsidR="00A30456" w:rsidRPr="00276FA3" w:rsidRDefault="00A30456" w:rsidP="00A30456">
      <w:r w:rsidRPr="00276FA3">
        <w:t xml:space="preserve">    </w:t>
      </w:r>
      <w:proofErr w:type="spellStart"/>
      <w:proofErr w:type="gramStart"/>
      <w:r w:rsidRPr="00276FA3">
        <w:t>printf</w:t>
      </w:r>
      <w:proofErr w:type="spellEnd"/>
      <w:r w:rsidRPr="00276FA3">
        <w:t>(</w:t>
      </w:r>
      <w:proofErr w:type="gramEnd"/>
      <w:r w:rsidRPr="00276FA3">
        <w:t>"System statistics: Total resets=%</w:t>
      </w:r>
      <w:proofErr w:type="spellStart"/>
      <w:r w:rsidRPr="00276FA3">
        <w:t>lu</w:t>
      </w:r>
      <w:proofErr w:type="spellEnd"/>
      <w:r w:rsidRPr="00276FA3">
        <w:t>, Watchdog resets=%</w:t>
      </w:r>
      <w:proofErr w:type="spellStart"/>
      <w:r w:rsidRPr="00276FA3">
        <w:t>lu</w:t>
      </w:r>
      <w:proofErr w:type="spellEnd"/>
      <w:r w:rsidRPr="00276FA3">
        <w:t>\n",</w:t>
      </w:r>
    </w:p>
    <w:p w14:paraId="2649CF57" w14:textId="77777777" w:rsidR="00A30456" w:rsidRPr="00276FA3" w:rsidRDefault="00A30456" w:rsidP="00A30456">
      <w:r w:rsidRPr="00276FA3">
        <w:t xml:space="preserve">           </w:t>
      </w:r>
      <w:proofErr w:type="spellStart"/>
      <w:r w:rsidRPr="00276FA3">
        <w:t>totalResets</w:t>
      </w:r>
      <w:proofErr w:type="spellEnd"/>
      <w:r w:rsidRPr="00276FA3">
        <w:t xml:space="preserve">, </w:t>
      </w:r>
      <w:proofErr w:type="spellStart"/>
      <w:r w:rsidRPr="00276FA3">
        <w:t>wdgResets</w:t>
      </w:r>
      <w:proofErr w:type="spellEnd"/>
      <w:r w:rsidRPr="00276FA3">
        <w:t>);</w:t>
      </w:r>
    </w:p>
    <w:p w14:paraId="78A41564" w14:textId="77777777" w:rsidR="00A30456" w:rsidRPr="00276FA3" w:rsidRDefault="00A30456" w:rsidP="00A30456">
      <w:r w:rsidRPr="00276FA3">
        <w:t>}</w:t>
      </w:r>
    </w:p>
    <w:p w14:paraId="49D5A6E5" w14:textId="77777777" w:rsidR="00A30456" w:rsidRPr="006F3149" w:rsidRDefault="00A30456" w:rsidP="00A30456">
      <w:r w:rsidRPr="00276FA3">
        <w:t>这个函数在系统诊断、故障分析和状态管理中非常重要，特别是在需要了解复位原因和执行相应恢复操作的应用程序中。正确的使用可以大大提高系统的可靠性和可维护性。</w:t>
      </w:r>
    </w:p>
    <w:p w14:paraId="11B96BD4" w14:textId="1A10BBF1" w:rsidR="00E51449" w:rsidRDefault="00F30548" w:rsidP="00F30548">
      <w:pPr>
        <w:pStyle w:val="1"/>
      </w:pPr>
      <w:r>
        <w:rPr>
          <w:rFonts w:hint="eastAsia"/>
        </w:rPr>
        <w:lastRenderedPageBreak/>
        <w:t>FLASH</w:t>
      </w:r>
      <w:r w:rsidR="00A57D6E">
        <w:rPr>
          <w:rFonts w:hint="eastAsia"/>
        </w:rPr>
        <w:t>(闪存)</w:t>
      </w:r>
    </w:p>
    <w:p w14:paraId="0482C632" w14:textId="4D3F5B65" w:rsidR="00F30548" w:rsidRDefault="00F30548" w:rsidP="006B3178">
      <w:pPr>
        <w:pStyle w:val="2"/>
      </w:pPr>
      <w:proofErr w:type="spellStart"/>
      <w:r w:rsidRPr="00F30548">
        <w:t>FLASH_Unlock</w:t>
      </w:r>
      <w:proofErr w:type="spellEnd"/>
      <w:r w:rsidRPr="00F30548">
        <w:t>(</w:t>
      </w:r>
      <w:r>
        <w:rPr>
          <w:rFonts w:hint="eastAsia"/>
        </w:rPr>
        <w:t>)</w:t>
      </w:r>
      <w:r w:rsidR="008D6BDE">
        <w:br/>
      </w:r>
      <w:r w:rsidR="008D6BDE" w:rsidRPr="00873BE5">
        <w:t>解除对内部FLASH控制寄存器的写保护</w:t>
      </w:r>
    </w:p>
    <w:p w14:paraId="1663458F" w14:textId="77777777" w:rsidR="00873BE5" w:rsidRPr="00873BE5" w:rsidRDefault="00873BE5" w:rsidP="00873BE5">
      <w:r w:rsidRPr="00873BE5">
        <w:t>STM32的</w:t>
      </w:r>
      <w:proofErr w:type="spellStart"/>
      <w:r w:rsidRPr="00873BE5">
        <w:t>FLASH_Unlock</w:t>
      </w:r>
      <w:proofErr w:type="spellEnd"/>
      <w:r w:rsidRPr="00873BE5">
        <w:t>函数用于解除对内部FLASH控制寄存器的写保护，从而允许后续的擦除或编程（写入）操作。下面是对它的详细中文讲解。</w:t>
      </w:r>
    </w:p>
    <w:p w14:paraId="79704F58" w14:textId="77777777" w:rsidR="00873BE5" w:rsidRPr="00873BE5" w:rsidRDefault="00873BE5" w:rsidP="001D11AC">
      <w:pPr>
        <w:pStyle w:val="3"/>
      </w:pPr>
      <w:r w:rsidRPr="00873BE5">
        <w:rPr>
          <w:rFonts w:ascii="Segoe UI Emoji" w:hAnsi="Segoe UI Emoji" w:cs="Segoe UI Emoji"/>
        </w:rPr>
        <w:t>🔒</w:t>
      </w:r>
      <w:r w:rsidRPr="00873BE5">
        <w:t xml:space="preserve"> 函数功能 </w:t>
      </w:r>
    </w:p>
    <w:p w14:paraId="64A0DF59" w14:textId="77777777" w:rsidR="00873BE5" w:rsidRPr="00873BE5" w:rsidRDefault="00873BE5" w:rsidP="00873BE5">
      <w:r w:rsidRPr="00873BE5">
        <w:t xml:space="preserve">void </w:t>
      </w:r>
      <w:proofErr w:type="spellStart"/>
      <w:r w:rsidRPr="00873BE5">
        <w:t>FLASH_Unlock</w:t>
      </w:r>
      <w:proofErr w:type="spellEnd"/>
      <w:r w:rsidRPr="00873BE5">
        <w:t>(void);是一个</w:t>
      </w:r>
      <w:r w:rsidRPr="00873BE5">
        <w:rPr>
          <w:b/>
          <w:bCs/>
        </w:rPr>
        <w:t>解锁函数</w:t>
      </w:r>
      <w:r w:rsidRPr="00873BE5">
        <w:t>。STM32芯片复位后，内部FLASH的</w:t>
      </w:r>
      <w:r w:rsidRPr="00873BE5">
        <w:rPr>
          <w:b/>
          <w:bCs/>
        </w:rPr>
        <w:t>控制寄存器（FLASH_CR）默认处于锁定状态</w:t>
      </w:r>
      <w:r w:rsidRPr="00873BE5">
        <w:rPr>
          <w:rFonts w:ascii="Times New Roman" w:hAnsi="Times New Roman" w:cs="Times New Roman"/>
        </w:rPr>
        <w:t>​</w:t>
      </w:r>
      <w:r w:rsidRPr="00873BE5">
        <w:t>（LOCK位置1）。这种写保护机制是为了防止代码在运行时因意外操作（如程序跑飞）而修改了FLASH中存储的关键应用程序或数据。在对FLASH执行任何</w:t>
      </w:r>
      <w:r w:rsidRPr="00873BE5">
        <w:rPr>
          <w:b/>
          <w:bCs/>
        </w:rPr>
        <w:t>写入或擦除</w:t>
      </w:r>
      <w:r w:rsidRPr="00873BE5">
        <w:t>操作之前，</w:t>
      </w:r>
      <w:r w:rsidRPr="00873BE5">
        <w:rPr>
          <w:rFonts w:ascii="Times New Roman" w:hAnsi="Times New Roman" w:cs="Times New Roman"/>
        </w:rPr>
        <w:t>​</w:t>
      </w:r>
      <w:r w:rsidRPr="00873BE5">
        <w:rPr>
          <w:b/>
          <w:bCs/>
        </w:rPr>
        <w:t>必须首先调用此函数进行解锁</w:t>
      </w:r>
      <w:r w:rsidRPr="00873BE5">
        <w:t>。</w:t>
      </w:r>
    </w:p>
    <w:p w14:paraId="0AA54741" w14:textId="77777777" w:rsidR="00873BE5" w:rsidRPr="00873BE5" w:rsidRDefault="00873BE5" w:rsidP="001D11AC">
      <w:pPr>
        <w:pStyle w:val="3"/>
      </w:pPr>
      <w:r w:rsidRPr="00873BE5">
        <w:rPr>
          <w:rFonts w:ascii="Segoe UI Emoji" w:hAnsi="Segoe UI Emoji" w:cs="Segoe UI Emoji"/>
        </w:rPr>
        <w:t>🔑</w:t>
      </w:r>
      <w:r w:rsidRPr="00873BE5">
        <w:t xml:space="preserve"> 解锁原理 </w:t>
      </w:r>
    </w:p>
    <w:p w14:paraId="01AB4E00" w14:textId="77777777" w:rsidR="00873BE5" w:rsidRPr="00873BE5" w:rsidRDefault="00873BE5" w:rsidP="00873BE5">
      <w:r w:rsidRPr="00873BE5">
        <w:t>解锁的本质是向</w:t>
      </w:r>
      <w:r w:rsidRPr="00873BE5">
        <w:rPr>
          <w:b/>
          <w:bCs/>
        </w:rPr>
        <w:t>FLASH密钥寄存器（FLASH_KEYR）</w:t>
      </w:r>
      <w:r w:rsidRPr="00873BE5">
        <w:rPr>
          <w:rFonts w:ascii="Times New Roman" w:hAnsi="Times New Roman" w:cs="Times New Roman"/>
          <w:b/>
          <w:bCs/>
        </w:rPr>
        <w:t>​</w:t>
      </w:r>
      <w:r w:rsidRPr="00873BE5">
        <w:rPr>
          <w:rFonts w:ascii="Times New Roman" w:hAnsi="Times New Roman" w:cs="Times New Roman"/>
        </w:rPr>
        <w:t>​</w:t>
      </w:r>
      <w:r w:rsidRPr="00873BE5">
        <w:t xml:space="preserve"> 依次写入两个特定的密钥值。这个过程通常由标准外设库或HAL库的</w:t>
      </w:r>
      <w:proofErr w:type="spellStart"/>
      <w:r w:rsidRPr="00873BE5">
        <w:t>FLASH_Unlock</w:t>
      </w:r>
      <w:proofErr w:type="spellEnd"/>
      <w:r w:rsidRPr="00873BE5">
        <w:t>函数在内部完成：</w:t>
      </w:r>
    </w:p>
    <w:p w14:paraId="23DC111F" w14:textId="77777777" w:rsidR="00873BE5" w:rsidRPr="00873BE5" w:rsidRDefault="00873BE5">
      <w:pPr>
        <w:numPr>
          <w:ilvl w:val="0"/>
          <w:numId w:val="846"/>
        </w:numPr>
      </w:pPr>
      <w:r w:rsidRPr="00873BE5">
        <w:t>向 FLASH_KEYR写入第一个密钥：</w:t>
      </w:r>
      <w:r w:rsidRPr="00873BE5">
        <w:rPr>
          <w:rFonts w:ascii="Times New Roman" w:hAnsi="Times New Roman" w:cs="Times New Roman"/>
        </w:rPr>
        <w:t>​</w:t>
      </w:r>
      <w:r w:rsidRPr="00873BE5">
        <w:rPr>
          <w:b/>
          <w:bCs/>
        </w:rPr>
        <w:t>KEY1 = 0x45670123</w:t>
      </w:r>
      <w:r w:rsidRPr="00873BE5">
        <w:t>。</w:t>
      </w:r>
    </w:p>
    <w:p w14:paraId="4C8991CE" w14:textId="77777777" w:rsidR="00873BE5" w:rsidRPr="00873BE5" w:rsidRDefault="00873BE5">
      <w:pPr>
        <w:numPr>
          <w:ilvl w:val="0"/>
          <w:numId w:val="846"/>
        </w:numPr>
      </w:pPr>
      <w:r w:rsidRPr="00873BE5">
        <w:t>向 FLASH_KEYR写入第二个密钥：</w:t>
      </w:r>
      <w:r w:rsidRPr="00873BE5">
        <w:rPr>
          <w:rFonts w:ascii="Times New Roman" w:hAnsi="Times New Roman" w:cs="Times New Roman"/>
        </w:rPr>
        <w:t>​</w:t>
      </w:r>
      <w:r w:rsidRPr="00873BE5">
        <w:rPr>
          <w:b/>
          <w:bCs/>
        </w:rPr>
        <w:t>KEY2 = 0xCDEF89AB</w:t>
      </w:r>
      <w:r w:rsidRPr="00873BE5">
        <w:t>。</w:t>
      </w:r>
    </w:p>
    <w:p w14:paraId="54AB5783" w14:textId="77777777" w:rsidR="00873BE5" w:rsidRPr="00873BE5" w:rsidRDefault="00873BE5" w:rsidP="00873BE5">
      <w:r w:rsidRPr="00873BE5">
        <w:t>只有当这两个密钥</w:t>
      </w:r>
      <w:r w:rsidRPr="00873BE5">
        <w:rPr>
          <w:b/>
          <w:bCs/>
        </w:rPr>
        <w:t>严格按照先后顺序</w:t>
      </w:r>
      <w:r w:rsidRPr="00873BE5">
        <w:t>正确写入后，FPEC（闪存编程/擦除控制器）才会将FLASH_CR寄存器中的</w:t>
      </w:r>
      <w:r w:rsidRPr="00873BE5">
        <w:rPr>
          <w:b/>
          <w:bCs/>
        </w:rPr>
        <w:t>LOCK位清零</w:t>
      </w:r>
      <w:r w:rsidRPr="00873BE5">
        <w:t>，表示解锁成功。如果写入了错误的序列，FLASH_CR将保持锁定，直到下次系统复位。</w:t>
      </w:r>
    </w:p>
    <w:p w14:paraId="4C4927F6" w14:textId="77777777" w:rsidR="00873BE5" w:rsidRPr="00873BE5" w:rsidRDefault="00873BE5" w:rsidP="001D11AC">
      <w:pPr>
        <w:pStyle w:val="3"/>
      </w:pPr>
      <w:r w:rsidRPr="00873BE5">
        <w:rPr>
          <w:rFonts w:ascii="Segoe UI Emoji" w:hAnsi="Segoe UI Emoji" w:cs="Segoe UI Emoji"/>
        </w:rPr>
        <w:t>📝</w:t>
      </w:r>
      <w:r w:rsidRPr="00873BE5">
        <w:t xml:space="preserve"> 基本使用步骤 </w:t>
      </w:r>
    </w:p>
    <w:p w14:paraId="2D8EED5F" w14:textId="77777777" w:rsidR="00873BE5" w:rsidRPr="00873BE5" w:rsidRDefault="00873BE5" w:rsidP="00873BE5">
      <w:r w:rsidRPr="00873BE5">
        <w:t>在程序中使用FLASH通常遵循以下流程：</w:t>
      </w:r>
    </w:p>
    <w:p w14:paraId="5F3529A8" w14:textId="77777777" w:rsidR="00873BE5" w:rsidRPr="00873BE5" w:rsidRDefault="00873BE5">
      <w:pPr>
        <w:numPr>
          <w:ilvl w:val="0"/>
          <w:numId w:val="847"/>
        </w:numPr>
      </w:pPr>
      <w:r w:rsidRPr="00873BE5">
        <w:rPr>
          <w:rFonts w:ascii="Times New Roman" w:hAnsi="Times New Roman" w:cs="Times New Roman"/>
        </w:rPr>
        <w:t>​</w:t>
      </w:r>
      <w:r w:rsidRPr="00873BE5">
        <w:rPr>
          <w:b/>
          <w:bCs/>
        </w:rPr>
        <w:t>解锁 (</w:t>
      </w:r>
      <w:proofErr w:type="spellStart"/>
      <w:r w:rsidRPr="00873BE5">
        <w:rPr>
          <w:b/>
          <w:bCs/>
        </w:rPr>
        <w:t>FLASH_Unlock</w:t>
      </w:r>
      <w:proofErr w:type="spellEnd"/>
      <w:r w:rsidRPr="00873BE5">
        <w:rPr>
          <w:b/>
          <w:bCs/>
        </w:rPr>
        <w:t>)</w:t>
      </w:r>
      <w:r w:rsidRPr="00873BE5">
        <w:rPr>
          <w:rFonts w:ascii="Times New Roman" w:hAnsi="Times New Roman" w:cs="Times New Roman"/>
          <w:b/>
          <w:bCs/>
        </w:rPr>
        <w:t>​</w:t>
      </w:r>
      <w:r w:rsidRPr="00873BE5">
        <w:t>: 首先调用解锁函数。</w:t>
      </w:r>
    </w:p>
    <w:p w14:paraId="158BEB33" w14:textId="77777777" w:rsidR="00873BE5" w:rsidRPr="00873BE5" w:rsidRDefault="00873BE5">
      <w:pPr>
        <w:numPr>
          <w:ilvl w:val="0"/>
          <w:numId w:val="847"/>
        </w:numPr>
      </w:pPr>
      <w:r w:rsidRPr="00873BE5">
        <w:rPr>
          <w:rFonts w:ascii="Times New Roman" w:hAnsi="Times New Roman" w:cs="Times New Roman"/>
        </w:rPr>
        <w:t>​</w:t>
      </w:r>
      <w:r w:rsidRPr="00873BE5">
        <w:rPr>
          <w:b/>
          <w:bCs/>
        </w:rPr>
        <w:t>擦除扇区/页</w:t>
      </w:r>
      <w:r w:rsidRPr="00873BE5">
        <w:t>: 因为FLASH只能将“1”写成“0”，在写入新数据前，必须将目标区域</w:t>
      </w:r>
      <w:r w:rsidRPr="00873BE5">
        <w:rPr>
          <w:b/>
          <w:bCs/>
        </w:rPr>
        <w:t>擦除</w:t>
      </w:r>
      <w:r w:rsidRPr="00873BE5">
        <w:rPr>
          <w:rFonts w:ascii="Times New Roman" w:hAnsi="Times New Roman" w:cs="Times New Roman"/>
        </w:rPr>
        <w:t>​</w:t>
      </w:r>
      <w:r w:rsidRPr="00873BE5">
        <w:t>（即全部恢复为“1”，对于STM32通常是0xFF或0xFFFFFFFF）。擦除操作通常以</w:t>
      </w:r>
      <w:r w:rsidRPr="00873BE5">
        <w:rPr>
          <w:b/>
          <w:bCs/>
        </w:rPr>
        <w:t>扇区（Sector）或页（Page）</w:t>
      </w:r>
      <w:r w:rsidRPr="00873BE5">
        <w:rPr>
          <w:rFonts w:ascii="Times New Roman" w:hAnsi="Times New Roman" w:cs="Times New Roman"/>
          <w:b/>
          <w:bCs/>
        </w:rPr>
        <w:t>​</w:t>
      </w:r>
      <w:r w:rsidRPr="00873BE5">
        <w:rPr>
          <w:rFonts w:ascii="Times New Roman" w:hAnsi="Times New Roman" w:cs="Times New Roman"/>
        </w:rPr>
        <w:t>​</w:t>
      </w:r>
      <w:r w:rsidRPr="00873BE5">
        <w:t xml:space="preserve"> 为单位进行。</w:t>
      </w:r>
    </w:p>
    <w:p w14:paraId="33CABCD9" w14:textId="77777777" w:rsidR="00873BE5" w:rsidRPr="00873BE5" w:rsidRDefault="00873BE5">
      <w:pPr>
        <w:numPr>
          <w:ilvl w:val="0"/>
          <w:numId w:val="847"/>
        </w:numPr>
      </w:pPr>
      <w:r w:rsidRPr="00873BE5">
        <w:rPr>
          <w:rFonts w:ascii="Times New Roman" w:hAnsi="Times New Roman" w:cs="Times New Roman"/>
        </w:rPr>
        <w:t>​</w:t>
      </w:r>
      <w:r w:rsidRPr="00873BE5">
        <w:rPr>
          <w:b/>
          <w:bCs/>
        </w:rPr>
        <w:t>写入数据 (</w:t>
      </w:r>
      <w:proofErr w:type="spellStart"/>
      <w:r w:rsidRPr="00873BE5">
        <w:rPr>
          <w:b/>
          <w:bCs/>
        </w:rPr>
        <w:t>FLASH_Programxxx</w:t>
      </w:r>
      <w:proofErr w:type="spellEnd"/>
      <w:r w:rsidRPr="00873BE5">
        <w:rPr>
          <w:b/>
          <w:bCs/>
        </w:rPr>
        <w:t>函数)</w:t>
      </w:r>
      <w:r w:rsidRPr="00873BE5">
        <w:rPr>
          <w:rFonts w:ascii="Times New Roman" w:hAnsi="Times New Roman" w:cs="Times New Roman"/>
          <w:b/>
          <w:bCs/>
        </w:rPr>
        <w:t>​</w:t>
      </w:r>
      <w:r w:rsidRPr="00873BE5">
        <w:t>: 擦除完成后，调用相应的编程函数（如</w:t>
      </w:r>
      <w:proofErr w:type="spellStart"/>
      <w:r w:rsidRPr="00873BE5">
        <w:t>FLASH_ProgramWord</w:t>
      </w:r>
      <w:proofErr w:type="spellEnd"/>
      <w:r w:rsidRPr="00873BE5">
        <w:t xml:space="preserve">, </w:t>
      </w:r>
      <w:proofErr w:type="spellStart"/>
      <w:r w:rsidRPr="00873BE5">
        <w:t>FLASH_ProgramHalfWord</w:t>
      </w:r>
      <w:proofErr w:type="spellEnd"/>
      <w:r w:rsidRPr="00873BE5">
        <w:t>）写入数据。</w:t>
      </w:r>
    </w:p>
    <w:p w14:paraId="03BBA8F4" w14:textId="77777777" w:rsidR="00873BE5" w:rsidRPr="00873BE5" w:rsidRDefault="00873BE5">
      <w:pPr>
        <w:numPr>
          <w:ilvl w:val="0"/>
          <w:numId w:val="847"/>
        </w:numPr>
      </w:pPr>
      <w:r w:rsidRPr="00873BE5">
        <w:rPr>
          <w:rFonts w:ascii="Times New Roman" w:hAnsi="Times New Roman" w:cs="Times New Roman"/>
        </w:rPr>
        <w:t>​</w:t>
      </w:r>
      <w:r w:rsidRPr="00873BE5">
        <w:rPr>
          <w:b/>
          <w:bCs/>
        </w:rPr>
        <w:t>上锁 (</w:t>
      </w:r>
      <w:proofErr w:type="spellStart"/>
      <w:r w:rsidRPr="00873BE5">
        <w:rPr>
          <w:b/>
          <w:bCs/>
        </w:rPr>
        <w:t>FLASH_Lock</w:t>
      </w:r>
      <w:proofErr w:type="spellEnd"/>
      <w:r w:rsidRPr="00873BE5">
        <w:rPr>
          <w:b/>
          <w:bCs/>
        </w:rPr>
        <w:t>)</w:t>
      </w:r>
      <w:r w:rsidRPr="00873BE5">
        <w:rPr>
          <w:rFonts w:ascii="Times New Roman" w:hAnsi="Times New Roman" w:cs="Times New Roman"/>
          <w:b/>
          <w:bCs/>
        </w:rPr>
        <w:t>​</w:t>
      </w:r>
      <w:r w:rsidRPr="00873BE5">
        <w:t>: 所有操作完成后，调用</w:t>
      </w:r>
      <w:proofErr w:type="spellStart"/>
      <w:r w:rsidRPr="00873BE5">
        <w:t>FLASH_Lock</w:t>
      </w:r>
      <w:proofErr w:type="spellEnd"/>
      <w:r w:rsidRPr="00873BE5">
        <w:t>函数重新上锁，以保</w:t>
      </w:r>
      <w:r w:rsidRPr="00873BE5">
        <w:lastRenderedPageBreak/>
        <w:t>护FLASH。</w:t>
      </w:r>
    </w:p>
    <w:p w14:paraId="514D3D21" w14:textId="77777777" w:rsidR="00873BE5" w:rsidRPr="00873BE5" w:rsidRDefault="00873BE5" w:rsidP="00873BE5">
      <w:r w:rsidRPr="00873BE5">
        <w:t>一个简单的代码顺序如下：</w:t>
      </w:r>
    </w:p>
    <w:p w14:paraId="1B2F0670" w14:textId="77777777" w:rsidR="00873BE5" w:rsidRPr="00873BE5" w:rsidRDefault="00873BE5" w:rsidP="00873BE5">
      <w:r w:rsidRPr="00873BE5">
        <w:t>// 1. 解锁</w:t>
      </w:r>
    </w:p>
    <w:p w14:paraId="7616BC4B" w14:textId="77777777" w:rsidR="00873BE5" w:rsidRPr="00873BE5" w:rsidRDefault="00873BE5" w:rsidP="00873BE5">
      <w:proofErr w:type="spellStart"/>
      <w:r w:rsidRPr="00873BE5">
        <w:t>FLASH_</w:t>
      </w:r>
      <w:proofErr w:type="gramStart"/>
      <w:r w:rsidRPr="00873BE5">
        <w:t>Unlock</w:t>
      </w:r>
      <w:proofErr w:type="spellEnd"/>
      <w:r w:rsidRPr="00873BE5">
        <w:t>(</w:t>
      </w:r>
      <w:proofErr w:type="gramEnd"/>
      <w:r w:rsidRPr="00873BE5">
        <w:t>);</w:t>
      </w:r>
    </w:p>
    <w:p w14:paraId="61427FA2" w14:textId="77777777" w:rsidR="00873BE5" w:rsidRPr="00873BE5" w:rsidRDefault="00873BE5" w:rsidP="00873BE5"/>
    <w:p w14:paraId="4F274364" w14:textId="77777777" w:rsidR="00873BE5" w:rsidRPr="00873BE5" w:rsidRDefault="00873BE5" w:rsidP="00873BE5">
      <w:r w:rsidRPr="00873BE5">
        <w:t>// 2. 擦除目标扇区（例如扇区5）</w:t>
      </w:r>
    </w:p>
    <w:p w14:paraId="30512F7E" w14:textId="77777777" w:rsidR="00873BE5" w:rsidRPr="00873BE5" w:rsidRDefault="00873BE5" w:rsidP="00873BE5">
      <w:proofErr w:type="spellStart"/>
      <w:r w:rsidRPr="00873BE5">
        <w:t>FLASH_</w:t>
      </w:r>
      <w:proofErr w:type="gramStart"/>
      <w:r w:rsidRPr="00873BE5">
        <w:t>EraseSector</w:t>
      </w:r>
      <w:proofErr w:type="spellEnd"/>
      <w:r w:rsidRPr="00873BE5">
        <w:t>(</w:t>
      </w:r>
      <w:proofErr w:type="gramEnd"/>
      <w:r w:rsidRPr="00873BE5">
        <w:t>FLASH_Sector_5, VoltageRange_3);</w:t>
      </w:r>
    </w:p>
    <w:p w14:paraId="3597B849" w14:textId="77777777" w:rsidR="00873BE5" w:rsidRPr="00873BE5" w:rsidRDefault="00873BE5" w:rsidP="00873BE5"/>
    <w:p w14:paraId="18859540" w14:textId="77777777" w:rsidR="00873BE5" w:rsidRPr="00873BE5" w:rsidRDefault="00873BE5" w:rsidP="00873BE5">
      <w:r w:rsidRPr="00873BE5">
        <w:t>// 3. 在指定地址写入一个半字（16位数据）</w:t>
      </w:r>
    </w:p>
    <w:p w14:paraId="57BB6BBA" w14:textId="77777777" w:rsidR="00873BE5" w:rsidRPr="00873BE5" w:rsidRDefault="00873BE5" w:rsidP="00873BE5">
      <w:proofErr w:type="spellStart"/>
      <w:r w:rsidRPr="00873BE5">
        <w:t>FLASH_</w:t>
      </w:r>
      <w:proofErr w:type="gramStart"/>
      <w:r w:rsidRPr="00873BE5">
        <w:t>ProgramHalfWord</w:t>
      </w:r>
      <w:proofErr w:type="spellEnd"/>
      <w:r w:rsidRPr="00873BE5">
        <w:t>(</w:t>
      </w:r>
      <w:proofErr w:type="gramEnd"/>
      <w:r w:rsidRPr="00873BE5">
        <w:t>0x08010000, 0xABCD);</w:t>
      </w:r>
    </w:p>
    <w:p w14:paraId="4C20903E" w14:textId="77777777" w:rsidR="00873BE5" w:rsidRPr="00873BE5" w:rsidRDefault="00873BE5" w:rsidP="00873BE5"/>
    <w:p w14:paraId="184A73EA" w14:textId="77777777" w:rsidR="00873BE5" w:rsidRPr="00873BE5" w:rsidRDefault="00873BE5" w:rsidP="00873BE5">
      <w:r w:rsidRPr="00873BE5">
        <w:t>// 4. 操作完成后重新上锁</w:t>
      </w:r>
    </w:p>
    <w:p w14:paraId="7B4DA63B" w14:textId="77777777" w:rsidR="00873BE5" w:rsidRPr="00873BE5" w:rsidRDefault="00873BE5" w:rsidP="00873BE5">
      <w:proofErr w:type="spellStart"/>
      <w:r w:rsidRPr="00873BE5">
        <w:t>FLASH_</w:t>
      </w:r>
      <w:proofErr w:type="gramStart"/>
      <w:r w:rsidRPr="00873BE5">
        <w:t>Lock</w:t>
      </w:r>
      <w:proofErr w:type="spellEnd"/>
      <w:r w:rsidRPr="00873BE5">
        <w:t>(</w:t>
      </w:r>
      <w:proofErr w:type="gramEnd"/>
      <w:r w:rsidRPr="00873BE5">
        <w:t>);</w:t>
      </w:r>
    </w:p>
    <w:p w14:paraId="6CEF178C" w14:textId="77777777" w:rsidR="00873BE5" w:rsidRPr="00873BE5" w:rsidRDefault="00873BE5" w:rsidP="001D11AC">
      <w:pPr>
        <w:pStyle w:val="3"/>
      </w:pPr>
      <w:r w:rsidRPr="00873BE5">
        <w:rPr>
          <w:rFonts w:ascii="Segoe UI Emoji" w:hAnsi="Segoe UI Emoji" w:cs="Segoe UI Emoji"/>
        </w:rPr>
        <w:t>⚠️</w:t>
      </w:r>
      <w:r w:rsidRPr="00873BE5">
        <w:t xml:space="preserve"> 重要注意事项 </w:t>
      </w:r>
    </w:p>
    <w:p w14:paraId="2B674847" w14:textId="77777777" w:rsidR="00873BE5" w:rsidRPr="00873BE5" w:rsidRDefault="00873BE5">
      <w:pPr>
        <w:numPr>
          <w:ilvl w:val="0"/>
          <w:numId w:val="848"/>
        </w:numPr>
      </w:pPr>
      <w:r w:rsidRPr="00873BE5">
        <w:rPr>
          <w:rFonts w:ascii="Times New Roman" w:hAnsi="Times New Roman" w:cs="Times New Roman"/>
        </w:rPr>
        <w:t>​</w:t>
      </w:r>
      <w:r w:rsidRPr="00873BE5">
        <w:rPr>
          <w:b/>
          <w:bCs/>
        </w:rPr>
        <w:t>操作粒度</w:t>
      </w:r>
      <w:r w:rsidRPr="00873BE5">
        <w:t>: 对FLASH的</w:t>
      </w:r>
      <w:r w:rsidRPr="00873BE5">
        <w:rPr>
          <w:b/>
          <w:bCs/>
        </w:rPr>
        <w:t>擦除以扇区/页为单位</w:t>
      </w:r>
      <w:r w:rsidRPr="00873BE5">
        <w:t>，而</w:t>
      </w:r>
      <w:r w:rsidRPr="00873BE5">
        <w:rPr>
          <w:b/>
          <w:bCs/>
        </w:rPr>
        <w:t>编程（写入）则通常以半字（16位）、字（32位）等为单位</w:t>
      </w:r>
      <w:r w:rsidRPr="00873BE5">
        <w:t>。无法单独擦除或写入单个字节而不影响同一扇区内的其他数据。</w:t>
      </w:r>
    </w:p>
    <w:p w14:paraId="344C8D5B" w14:textId="77777777" w:rsidR="00873BE5" w:rsidRPr="00873BE5" w:rsidRDefault="00873BE5">
      <w:pPr>
        <w:numPr>
          <w:ilvl w:val="0"/>
          <w:numId w:val="848"/>
        </w:numPr>
      </w:pPr>
      <w:r w:rsidRPr="00873BE5">
        <w:rPr>
          <w:rFonts w:ascii="Times New Roman" w:hAnsi="Times New Roman" w:cs="Times New Roman"/>
        </w:rPr>
        <w:t>​</w:t>
      </w:r>
      <w:r w:rsidRPr="00873BE5">
        <w:rPr>
          <w:b/>
          <w:bCs/>
        </w:rPr>
        <w:t>操作期间禁止</w:t>
      </w:r>
      <w:proofErr w:type="gramStart"/>
      <w:r w:rsidRPr="00873BE5">
        <w:rPr>
          <w:b/>
          <w:bCs/>
        </w:rPr>
        <w:t>读取</w:t>
      </w:r>
      <w:r w:rsidRPr="00873BE5">
        <w:t>:</w:t>
      </w:r>
      <w:proofErr w:type="gramEnd"/>
      <w:r w:rsidRPr="00873BE5">
        <w:t xml:space="preserve"> 在执行闪存写或擦除操作期间</w:t>
      </w:r>
      <w:proofErr w:type="gramStart"/>
      <w:r w:rsidRPr="00873BE5">
        <w:t>，</w:t>
      </w:r>
      <w:r w:rsidRPr="00873BE5">
        <w:rPr>
          <w:rFonts w:ascii="Times New Roman" w:hAnsi="Times New Roman" w:cs="Times New Roman"/>
        </w:rPr>
        <w:t>​</w:t>
      </w:r>
      <w:r w:rsidRPr="00873BE5">
        <w:rPr>
          <w:b/>
          <w:bCs/>
        </w:rPr>
        <w:t>任何</w:t>
      </w:r>
      <w:proofErr w:type="gramEnd"/>
      <w:r w:rsidRPr="00873BE5">
        <w:rPr>
          <w:b/>
          <w:bCs/>
        </w:rPr>
        <w:t>尝试读取内部FLASH的操作（包括取指）都会导致总线阻塞</w:t>
      </w:r>
      <w:r w:rsidRPr="00873BE5">
        <w:t>，直到Flash操作完成。因此，</w:t>
      </w:r>
      <w:r w:rsidRPr="00873BE5">
        <w:rPr>
          <w:rFonts w:ascii="Times New Roman" w:hAnsi="Times New Roman" w:cs="Times New Roman"/>
        </w:rPr>
        <w:t>​</w:t>
      </w:r>
      <w:r w:rsidRPr="00873BE5">
        <w:rPr>
          <w:b/>
          <w:bCs/>
        </w:rPr>
        <w:t>待执行的代码必须位于内部SRAM或其他存储器中</w:t>
      </w:r>
      <w:r w:rsidRPr="00873BE5">
        <w:rPr>
          <w:rFonts w:ascii="Times New Roman" w:hAnsi="Times New Roman" w:cs="Times New Roman"/>
        </w:rPr>
        <w:t>​</w:t>
      </w:r>
      <w:r w:rsidRPr="00873BE5">
        <w:t>（即通常需要配置为在RAM中运行相关函数）。</w:t>
      </w:r>
    </w:p>
    <w:p w14:paraId="77D7B36C" w14:textId="77777777" w:rsidR="00873BE5" w:rsidRPr="00873BE5" w:rsidRDefault="00873BE5">
      <w:pPr>
        <w:numPr>
          <w:ilvl w:val="0"/>
          <w:numId w:val="848"/>
        </w:numPr>
      </w:pPr>
      <w:r w:rsidRPr="00873BE5">
        <w:rPr>
          <w:rFonts w:ascii="Times New Roman" w:hAnsi="Times New Roman" w:cs="Times New Roman"/>
        </w:rPr>
        <w:t>​</w:t>
      </w:r>
      <w:r w:rsidRPr="00873BE5">
        <w:rPr>
          <w:b/>
          <w:bCs/>
        </w:rPr>
        <w:t>检查状态</w:t>
      </w:r>
      <w:r w:rsidRPr="00873BE5">
        <w:t xml:space="preserve">: 在执行擦除或写入操作后，最好检查操作是否成功完成。可以使用 </w:t>
      </w:r>
      <w:proofErr w:type="spellStart"/>
      <w:r w:rsidRPr="00873BE5">
        <w:t>FLASH_GetStatus</w:t>
      </w:r>
      <w:proofErr w:type="spellEnd"/>
      <w:r w:rsidRPr="00873BE5">
        <w:t>()函数来获取当前FLASH的状态。</w:t>
      </w:r>
    </w:p>
    <w:p w14:paraId="290B2E7F" w14:textId="77777777" w:rsidR="00873BE5" w:rsidRPr="00873BE5" w:rsidRDefault="00873BE5">
      <w:pPr>
        <w:numPr>
          <w:ilvl w:val="0"/>
          <w:numId w:val="848"/>
        </w:numPr>
      </w:pPr>
      <w:r w:rsidRPr="00873BE5">
        <w:rPr>
          <w:rFonts w:ascii="Times New Roman" w:hAnsi="Times New Roman" w:cs="Times New Roman"/>
        </w:rPr>
        <w:t>​</w:t>
      </w:r>
      <w:r w:rsidRPr="00873BE5">
        <w:rPr>
          <w:b/>
          <w:bCs/>
        </w:rPr>
        <w:t>地址安全</w:t>
      </w:r>
      <w:r w:rsidRPr="00873BE5">
        <w:t>: 操作FLASH时，务必确保目标地址是</w:t>
      </w:r>
      <w:r w:rsidRPr="00873BE5">
        <w:rPr>
          <w:b/>
          <w:bCs/>
        </w:rPr>
        <w:t>可用的、未被程序代码占用的FLASH空间</w:t>
      </w:r>
      <w:r w:rsidRPr="00873BE5">
        <w:t>。可以通过查看编译器生成的 .map文件来了解程序代码具体占用了哪些空间，避免误擦除程序自身。</w:t>
      </w:r>
    </w:p>
    <w:p w14:paraId="2D038625" w14:textId="77777777" w:rsidR="00873BE5" w:rsidRPr="00873BE5" w:rsidRDefault="00873BE5" w:rsidP="001D11AC">
      <w:pPr>
        <w:pStyle w:val="3"/>
      </w:pPr>
      <w:r w:rsidRPr="00873BE5">
        <w:rPr>
          <w:rFonts w:ascii="Segoe UI Emoji" w:hAnsi="Segoe UI Emoji" w:cs="Segoe UI Emoji"/>
        </w:rPr>
        <w:t>💎</w:t>
      </w:r>
      <w:r w:rsidRPr="00873BE5">
        <w:t xml:space="preserve"> 总结 </w:t>
      </w:r>
    </w:p>
    <w:p w14:paraId="7B3E0245" w14:textId="77777777" w:rsidR="00873BE5" w:rsidRPr="00873BE5" w:rsidRDefault="00873BE5" w:rsidP="00873BE5">
      <w:proofErr w:type="spellStart"/>
      <w:r w:rsidRPr="00873BE5">
        <w:t>FLASH_Unlock</w:t>
      </w:r>
      <w:proofErr w:type="spellEnd"/>
      <w:r w:rsidRPr="00873BE5">
        <w:t>函数是操作STM32内部FLASH进行数据存储的</w:t>
      </w:r>
      <w:r w:rsidRPr="00873BE5">
        <w:rPr>
          <w:b/>
          <w:bCs/>
        </w:rPr>
        <w:t>第一步，也是关键的一步</w:t>
      </w:r>
      <w:r w:rsidRPr="00873BE5">
        <w:t>。理解其保护机制和正确的使用流程，对于安全可靠地利用内部FLASH存储掉电不</w:t>
      </w:r>
      <w:r w:rsidRPr="00873BE5">
        <w:lastRenderedPageBreak/>
        <w:t>丢失的数据至关重要。</w:t>
      </w:r>
    </w:p>
    <w:p w14:paraId="14EA0030" w14:textId="77777777" w:rsidR="00873BE5" w:rsidRPr="00873BE5" w:rsidRDefault="00873BE5" w:rsidP="00873BE5">
      <w:r w:rsidRPr="00873BE5">
        <w:t>希望这些讲解对你有帮助！如果你对FLASH擦除或写入的具体细节还有其他疑问，我很乐意进一步解答。</w:t>
      </w:r>
    </w:p>
    <w:p w14:paraId="24A4FF0C" w14:textId="293D752C" w:rsidR="001F2194" w:rsidRDefault="00873BE5" w:rsidP="008D6BDE">
      <w:pPr>
        <w:pStyle w:val="2"/>
      </w:pPr>
      <w:proofErr w:type="spellStart"/>
      <w:r w:rsidRPr="00873BE5">
        <w:t>FLASH_Lock</w:t>
      </w:r>
      <w:proofErr w:type="spellEnd"/>
      <w:r w:rsidRPr="00873BE5">
        <w:t>(</w:t>
      </w:r>
      <w:r>
        <w:rPr>
          <w:rFonts w:hint="eastAsia"/>
        </w:rPr>
        <w:t>)</w:t>
      </w:r>
      <w:r w:rsidR="009151C7">
        <w:br/>
      </w:r>
      <w:r w:rsidR="009151C7" w:rsidRPr="001D11AC">
        <w:t>启用写保护</w:t>
      </w:r>
    </w:p>
    <w:p w14:paraId="4993324B" w14:textId="77777777" w:rsidR="001D11AC" w:rsidRPr="001D11AC" w:rsidRDefault="001D11AC" w:rsidP="001D11AC">
      <w:proofErr w:type="spellStart"/>
      <w:r w:rsidRPr="001D11AC">
        <w:t>FLASH_Lock</w:t>
      </w:r>
      <w:proofErr w:type="spellEnd"/>
      <w:r w:rsidRPr="001D11AC">
        <w:t>函数用于在对STM32的内部FLASH完成擦除或写入操作后，重新启用写保护，以防止后续意外的修改。这是确保FLASH中存储的程序代码或关键数据安全的重要步骤。</w:t>
      </w:r>
    </w:p>
    <w:p w14:paraId="2EFD31A7" w14:textId="77777777" w:rsidR="001D11AC" w:rsidRPr="001D11AC" w:rsidRDefault="001D11AC" w:rsidP="00842958">
      <w:pPr>
        <w:pStyle w:val="3"/>
      </w:pPr>
      <w:r w:rsidRPr="001D11AC">
        <w:rPr>
          <w:rFonts w:ascii="Segoe UI Emoji" w:hAnsi="Segoe UI Emoji" w:cs="Segoe UI Emoji"/>
        </w:rPr>
        <w:t>🔒</w:t>
      </w:r>
      <w:r w:rsidRPr="001D11AC">
        <w:t xml:space="preserve"> 函数功能 </w:t>
      </w:r>
    </w:p>
    <w:p w14:paraId="4266954E" w14:textId="77777777" w:rsidR="001D11AC" w:rsidRPr="001D11AC" w:rsidRDefault="001D11AC" w:rsidP="001D11AC">
      <w:r w:rsidRPr="001D11AC">
        <w:t xml:space="preserve">void </w:t>
      </w:r>
      <w:proofErr w:type="spellStart"/>
      <w:r w:rsidRPr="001D11AC">
        <w:t>FLASH_Lock</w:t>
      </w:r>
      <w:proofErr w:type="spellEnd"/>
      <w:r w:rsidRPr="001D11AC">
        <w:t>(void);是一个</w:t>
      </w:r>
      <w:r w:rsidRPr="001D11AC">
        <w:rPr>
          <w:b/>
          <w:bCs/>
        </w:rPr>
        <w:t>上锁函数</w:t>
      </w:r>
      <w:r w:rsidRPr="001D11AC">
        <w:t>。在对STM32的内部FLASH执行任何</w:t>
      </w:r>
      <w:r w:rsidRPr="001D11AC">
        <w:rPr>
          <w:b/>
          <w:bCs/>
        </w:rPr>
        <w:t>擦除</w:t>
      </w:r>
      <w:r w:rsidRPr="001D11AC">
        <w:t>（Erase）或</w:t>
      </w:r>
      <w:r w:rsidRPr="001D11AC">
        <w:rPr>
          <w:b/>
          <w:bCs/>
        </w:rPr>
        <w:t>编程</w:t>
      </w:r>
      <w:r w:rsidRPr="001D11AC">
        <w:t>（Program，即写入）操作之前，必须先调用</w:t>
      </w:r>
      <w:r w:rsidRPr="001D11AC">
        <w:rPr>
          <w:b/>
          <w:bCs/>
        </w:rPr>
        <w:t xml:space="preserve"> </w:t>
      </w:r>
      <w:proofErr w:type="spellStart"/>
      <w:r w:rsidRPr="001D11AC">
        <w:rPr>
          <w:b/>
          <w:bCs/>
        </w:rPr>
        <w:t>FLASH_Unlock</w:t>
      </w:r>
      <w:proofErr w:type="spellEnd"/>
      <w:r w:rsidRPr="001D11AC">
        <w:t>进行解锁。当所有必要的操作完成后，应调用此函数重新上锁（Lock）。这个机制能有效防止程序跑飞等意外情况对FLASH内容造成破坏，是重要的安全措施 。</w:t>
      </w:r>
    </w:p>
    <w:p w14:paraId="747AAFAB" w14:textId="77777777" w:rsidR="001D11AC" w:rsidRPr="001D11AC" w:rsidRDefault="001D11AC" w:rsidP="00842958">
      <w:pPr>
        <w:pStyle w:val="3"/>
      </w:pPr>
      <w:r w:rsidRPr="001D11AC">
        <w:rPr>
          <w:rFonts w:ascii="Segoe UI Emoji" w:hAnsi="Segoe UI Emoji" w:cs="Segoe UI Emoji"/>
        </w:rPr>
        <w:t>🔑</w:t>
      </w:r>
      <w:r w:rsidRPr="001D11AC">
        <w:t xml:space="preserve"> 上锁原理 </w:t>
      </w:r>
    </w:p>
    <w:p w14:paraId="21B22743" w14:textId="77777777" w:rsidR="001D11AC" w:rsidRPr="001D11AC" w:rsidRDefault="001D11AC" w:rsidP="001D11AC">
      <w:r w:rsidRPr="001D11AC">
        <w:t>上锁的原理非常直接：通过设置</w:t>
      </w:r>
      <w:r w:rsidRPr="001D11AC">
        <w:rPr>
          <w:b/>
          <w:bCs/>
        </w:rPr>
        <w:t>FLASH控制寄存器（FLASH_CR）</w:t>
      </w:r>
      <w:r w:rsidRPr="001D11AC">
        <w:rPr>
          <w:rFonts w:ascii="Times New Roman" w:hAnsi="Times New Roman" w:cs="Times New Roman"/>
          <w:b/>
          <w:bCs/>
        </w:rPr>
        <w:t>​</w:t>
      </w:r>
      <w:r w:rsidRPr="001D11AC">
        <w:rPr>
          <w:rFonts w:ascii="Times New Roman" w:hAnsi="Times New Roman" w:cs="Times New Roman"/>
        </w:rPr>
        <w:t>​</w:t>
      </w:r>
      <w:r w:rsidRPr="001D11AC">
        <w:t xml:space="preserve"> 中的 </w:t>
      </w:r>
      <w:r w:rsidRPr="001D11AC">
        <w:rPr>
          <w:rFonts w:ascii="Times New Roman" w:hAnsi="Times New Roman" w:cs="Times New Roman"/>
        </w:rPr>
        <w:t>​</w:t>
      </w:r>
      <w:r w:rsidRPr="001D11AC">
        <w:rPr>
          <w:b/>
          <w:bCs/>
        </w:rPr>
        <w:t>LOCK位</w:t>
      </w:r>
      <w:r w:rsidRPr="001D11AC">
        <w:rPr>
          <w:rFonts w:ascii="Times New Roman" w:hAnsi="Times New Roman" w:cs="Times New Roman"/>
        </w:rPr>
        <w:t>​</w:t>
      </w:r>
      <w:r w:rsidRPr="001D11AC">
        <w:t xml:space="preserve"> 为1。一旦该位被置1，FLASH控制寄存器将被锁定，无法再被写入配置，从而禁止一切擦除和编程操作，直到下次成功解锁 。</w:t>
      </w:r>
    </w:p>
    <w:p w14:paraId="4A98FDCC" w14:textId="77777777" w:rsidR="001D11AC" w:rsidRPr="001D11AC" w:rsidRDefault="001D11AC" w:rsidP="001D11AC">
      <w:r w:rsidRPr="001D11AC">
        <w:t>与之相比，解锁过程则需要向FLASH密钥寄存器（FLASH_KEYR）依次写入两个特定的密钥值（KEY1 = 0x45670123, KEY2 = 0xCDEF89AB）。</w:t>
      </w:r>
    </w:p>
    <w:p w14:paraId="6A4D4762" w14:textId="77777777" w:rsidR="001D11AC" w:rsidRPr="001D11AC" w:rsidRDefault="001D11AC" w:rsidP="00842958">
      <w:pPr>
        <w:pStyle w:val="3"/>
      </w:pPr>
      <w:r w:rsidRPr="001D11AC">
        <w:rPr>
          <w:rFonts w:ascii="Segoe UI Emoji" w:hAnsi="Segoe UI Emoji" w:cs="Segoe UI Emoji"/>
        </w:rPr>
        <w:t>📝</w:t>
      </w:r>
      <w:r w:rsidRPr="001D11AC">
        <w:t xml:space="preserve"> 基本使用流程 </w:t>
      </w:r>
    </w:p>
    <w:p w14:paraId="31B8775C" w14:textId="77777777" w:rsidR="001D11AC" w:rsidRPr="001D11AC" w:rsidRDefault="001D11AC" w:rsidP="001D11AC">
      <w:r w:rsidRPr="001D11AC">
        <w:t>在程序中使用FLASH时，应遵循一个标准的流程，上锁是其中最后也是必不可少的一环 ：</w:t>
      </w:r>
    </w:p>
    <w:p w14:paraId="0CC7C876" w14:textId="77777777" w:rsidR="001D11AC" w:rsidRPr="001D11AC" w:rsidRDefault="001D11AC">
      <w:pPr>
        <w:numPr>
          <w:ilvl w:val="0"/>
          <w:numId w:val="849"/>
        </w:numPr>
      </w:pPr>
      <w:r w:rsidRPr="001D11AC">
        <w:rPr>
          <w:rFonts w:ascii="Times New Roman" w:hAnsi="Times New Roman" w:cs="Times New Roman"/>
        </w:rPr>
        <w:t>​</w:t>
      </w:r>
      <w:r w:rsidRPr="001D11AC">
        <w:rPr>
          <w:b/>
          <w:bCs/>
        </w:rPr>
        <w:t>解锁 (</w:t>
      </w:r>
      <w:proofErr w:type="spellStart"/>
      <w:r w:rsidRPr="001D11AC">
        <w:rPr>
          <w:b/>
          <w:bCs/>
        </w:rPr>
        <w:t>FLASH_Unlock</w:t>
      </w:r>
      <w:proofErr w:type="spellEnd"/>
      <w:r w:rsidRPr="001D11AC">
        <w:rPr>
          <w:b/>
          <w:bCs/>
        </w:rPr>
        <w:t>)</w:t>
      </w:r>
      <w:r w:rsidRPr="001D11AC">
        <w:rPr>
          <w:rFonts w:ascii="Times New Roman" w:hAnsi="Times New Roman" w:cs="Times New Roman"/>
          <w:b/>
          <w:bCs/>
        </w:rPr>
        <w:t>​</w:t>
      </w:r>
      <w:r w:rsidRPr="001D11AC">
        <w:t>: 首先调用解锁函数。</w:t>
      </w:r>
    </w:p>
    <w:p w14:paraId="676207A5" w14:textId="77777777" w:rsidR="001D11AC" w:rsidRPr="001D11AC" w:rsidRDefault="001D11AC">
      <w:pPr>
        <w:numPr>
          <w:ilvl w:val="0"/>
          <w:numId w:val="849"/>
        </w:numPr>
      </w:pPr>
      <w:r w:rsidRPr="001D11AC">
        <w:rPr>
          <w:rFonts w:ascii="Times New Roman" w:hAnsi="Times New Roman" w:cs="Times New Roman"/>
        </w:rPr>
        <w:t>​</w:t>
      </w:r>
      <w:r w:rsidRPr="001D11AC">
        <w:rPr>
          <w:b/>
          <w:bCs/>
        </w:rPr>
        <w:t>擦除扇区 (</w:t>
      </w:r>
      <w:proofErr w:type="spellStart"/>
      <w:r w:rsidRPr="001D11AC">
        <w:rPr>
          <w:b/>
          <w:bCs/>
        </w:rPr>
        <w:t>FLASH_EraseSector</w:t>
      </w:r>
      <w:proofErr w:type="spellEnd"/>
      <w:r w:rsidRPr="001D11AC">
        <w:rPr>
          <w:b/>
          <w:bCs/>
        </w:rPr>
        <w:t>/Page)</w:t>
      </w:r>
      <w:r w:rsidRPr="001D11AC">
        <w:rPr>
          <w:rFonts w:ascii="Times New Roman" w:hAnsi="Times New Roman" w:cs="Times New Roman"/>
          <w:b/>
          <w:bCs/>
        </w:rPr>
        <w:t>​</w:t>
      </w:r>
      <w:r w:rsidRPr="001D11AC">
        <w:t>: 因为FLASH只能将“1”写成“0”，在写入新数据前，必须将目标区域擦除（全部恢复为“1”）。</w:t>
      </w:r>
    </w:p>
    <w:p w14:paraId="36CC284C" w14:textId="77777777" w:rsidR="001D11AC" w:rsidRPr="001D11AC" w:rsidRDefault="001D11AC">
      <w:pPr>
        <w:numPr>
          <w:ilvl w:val="0"/>
          <w:numId w:val="849"/>
        </w:numPr>
      </w:pPr>
      <w:r w:rsidRPr="001D11AC">
        <w:rPr>
          <w:rFonts w:ascii="Times New Roman" w:hAnsi="Times New Roman" w:cs="Times New Roman"/>
        </w:rPr>
        <w:t>​</w:t>
      </w:r>
      <w:r w:rsidRPr="001D11AC">
        <w:rPr>
          <w:b/>
          <w:bCs/>
        </w:rPr>
        <w:t>写入数据 (</w:t>
      </w:r>
      <w:proofErr w:type="spellStart"/>
      <w:r w:rsidRPr="001D11AC">
        <w:rPr>
          <w:b/>
          <w:bCs/>
        </w:rPr>
        <w:t>FLASH_Programxxx</w:t>
      </w:r>
      <w:proofErr w:type="spellEnd"/>
      <w:r w:rsidRPr="001D11AC">
        <w:rPr>
          <w:b/>
          <w:bCs/>
        </w:rPr>
        <w:t>)</w:t>
      </w:r>
      <w:r w:rsidRPr="001D11AC">
        <w:rPr>
          <w:rFonts w:ascii="Times New Roman" w:hAnsi="Times New Roman" w:cs="Times New Roman"/>
          <w:b/>
          <w:bCs/>
        </w:rPr>
        <w:t>​</w:t>
      </w:r>
      <w:r w:rsidRPr="001D11AC">
        <w:t xml:space="preserve">: 调用编程函数（如 </w:t>
      </w:r>
      <w:proofErr w:type="spellStart"/>
      <w:r w:rsidRPr="001D11AC">
        <w:t>FLASH_ProgramWord</w:t>
      </w:r>
      <w:proofErr w:type="spellEnd"/>
      <w:r w:rsidRPr="001D11AC">
        <w:t xml:space="preserve">, </w:t>
      </w:r>
      <w:proofErr w:type="spellStart"/>
      <w:r w:rsidRPr="001D11AC">
        <w:t>FLASH_ProgramHalfWord</w:t>
      </w:r>
      <w:proofErr w:type="spellEnd"/>
      <w:r w:rsidRPr="001D11AC">
        <w:t>）写入数据。</w:t>
      </w:r>
    </w:p>
    <w:p w14:paraId="5132BFE7" w14:textId="77777777" w:rsidR="001D11AC" w:rsidRPr="001D11AC" w:rsidRDefault="001D11AC">
      <w:pPr>
        <w:numPr>
          <w:ilvl w:val="0"/>
          <w:numId w:val="849"/>
        </w:numPr>
      </w:pPr>
      <w:r w:rsidRPr="001D11AC">
        <w:rPr>
          <w:rFonts w:ascii="Times New Roman" w:hAnsi="Times New Roman" w:cs="Times New Roman"/>
        </w:rPr>
        <w:t>​</w:t>
      </w:r>
      <w:r w:rsidRPr="001D11AC">
        <w:rPr>
          <w:b/>
          <w:bCs/>
        </w:rPr>
        <w:t>上锁 (</w:t>
      </w:r>
      <w:proofErr w:type="spellStart"/>
      <w:r w:rsidRPr="001D11AC">
        <w:rPr>
          <w:b/>
          <w:bCs/>
        </w:rPr>
        <w:t>FLASH_Lock</w:t>
      </w:r>
      <w:proofErr w:type="spellEnd"/>
      <w:r w:rsidRPr="001D11AC">
        <w:rPr>
          <w:b/>
          <w:bCs/>
        </w:rPr>
        <w:t>)</w:t>
      </w:r>
      <w:r w:rsidRPr="001D11AC">
        <w:rPr>
          <w:rFonts w:ascii="Times New Roman" w:hAnsi="Times New Roman" w:cs="Times New Roman"/>
          <w:b/>
          <w:bCs/>
        </w:rPr>
        <w:t>​</w:t>
      </w:r>
      <w:r w:rsidRPr="001D11AC">
        <w:t xml:space="preserve">: </w:t>
      </w:r>
      <w:r w:rsidRPr="001D11AC">
        <w:rPr>
          <w:rFonts w:ascii="Times New Roman" w:hAnsi="Times New Roman" w:cs="Times New Roman"/>
        </w:rPr>
        <w:t>​</w:t>
      </w:r>
      <w:r w:rsidRPr="001D11AC">
        <w:rPr>
          <w:b/>
          <w:bCs/>
        </w:rPr>
        <w:t>所有操作完成后，必须调用</w:t>
      </w:r>
      <w:proofErr w:type="spellStart"/>
      <w:r w:rsidRPr="001D11AC">
        <w:rPr>
          <w:b/>
          <w:bCs/>
        </w:rPr>
        <w:t>FLASH_Lock</w:t>
      </w:r>
      <w:proofErr w:type="spellEnd"/>
      <w:r w:rsidRPr="001D11AC">
        <w:rPr>
          <w:b/>
          <w:bCs/>
        </w:rPr>
        <w:t>函数重新上锁</w:t>
      </w:r>
      <w:r w:rsidRPr="001D11AC">
        <w:t>，以保护FLASH。</w:t>
      </w:r>
    </w:p>
    <w:p w14:paraId="22F8E805" w14:textId="77777777" w:rsidR="001D11AC" w:rsidRPr="001D11AC" w:rsidRDefault="001D11AC" w:rsidP="001D11AC">
      <w:r w:rsidRPr="001D11AC">
        <w:lastRenderedPageBreak/>
        <w:t>一个简单的代码顺序如下：</w:t>
      </w:r>
    </w:p>
    <w:p w14:paraId="41E9DF42" w14:textId="77777777" w:rsidR="001D11AC" w:rsidRPr="001D11AC" w:rsidRDefault="001D11AC" w:rsidP="001D11AC">
      <w:r w:rsidRPr="001D11AC">
        <w:t>// 1. 解锁</w:t>
      </w:r>
    </w:p>
    <w:p w14:paraId="4426BFD7" w14:textId="77777777" w:rsidR="001D11AC" w:rsidRPr="001D11AC" w:rsidRDefault="001D11AC" w:rsidP="001D11AC">
      <w:proofErr w:type="spellStart"/>
      <w:r w:rsidRPr="001D11AC">
        <w:t>FLASH_</w:t>
      </w:r>
      <w:proofErr w:type="gramStart"/>
      <w:r w:rsidRPr="001D11AC">
        <w:t>Unlock</w:t>
      </w:r>
      <w:proofErr w:type="spellEnd"/>
      <w:r w:rsidRPr="001D11AC">
        <w:t>(</w:t>
      </w:r>
      <w:proofErr w:type="gramEnd"/>
      <w:r w:rsidRPr="001D11AC">
        <w:t>);</w:t>
      </w:r>
    </w:p>
    <w:p w14:paraId="1D9A8548" w14:textId="77777777" w:rsidR="001D11AC" w:rsidRPr="001D11AC" w:rsidRDefault="001D11AC" w:rsidP="001D11AC"/>
    <w:p w14:paraId="4BF7DD64" w14:textId="77777777" w:rsidR="001D11AC" w:rsidRPr="001D11AC" w:rsidRDefault="001D11AC" w:rsidP="001D11AC">
      <w:r w:rsidRPr="001D11AC">
        <w:t>// 2. 擦除目标扇区（例如扇区5）</w:t>
      </w:r>
    </w:p>
    <w:p w14:paraId="7EF5350B" w14:textId="77777777" w:rsidR="001D11AC" w:rsidRPr="001D11AC" w:rsidRDefault="001D11AC" w:rsidP="001D11AC">
      <w:proofErr w:type="spellStart"/>
      <w:r w:rsidRPr="001D11AC">
        <w:t>FLASH_</w:t>
      </w:r>
      <w:proofErr w:type="gramStart"/>
      <w:r w:rsidRPr="001D11AC">
        <w:t>EraseSector</w:t>
      </w:r>
      <w:proofErr w:type="spellEnd"/>
      <w:r w:rsidRPr="001D11AC">
        <w:t>(</w:t>
      </w:r>
      <w:proofErr w:type="gramEnd"/>
      <w:r w:rsidRPr="001D11AC">
        <w:t>FLASH_Sector_5, VoltageRange_3);</w:t>
      </w:r>
    </w:p>
    <w:p w14:paraId="2000E088" w14:textId="77777777" w:rsidR="001D11AC" w:rsidRPr="001D11AC" w:rsidRDefault="001D11AC" w:rsidP="001D11AC"/>
    <w:p w14:paraId="5CB28CDC" w14:textId="77777777" w:rsidR="001D11AC" w:rsidRPr="001D11AC" w:rsidRDefault="001D11AC" w:rsidP="001D11AC">
      <w:r w:rsidRPr="001D11AC">
        <w:t>// 3. 在指定地址写入数据</w:t>
      </w:r>
    </w:p>
    <w:p w14:paraId="48D2AA64" w14:textId="77777777" w:rsidR="001D11AC" w:rsidRPr="001D11AC" w:rsidRDefault="001D11AC" w:rsidP="001D11AC">
      <w:proofErr w:type="spellStart"/>
      <w:r w:rsidRPr="001D11AC">
        <w:t>FLASH_</w:t>
      </w:r>
      <w:proofErr w:type="gramStart"/>
      <w:r w:rsidRPr="001D11AC">
        <w:t>ProgramHalfWord</w:t>
      </w:r>
      <w:proofErr w:type="spellEnd"/>
      <w:r w:rsidRPr="001D11AC">
        <w:t>(</w:t>
      </w:r>
      <w:proofErr w:type="gramEnd"/>
      <w:r w:rsidRPr="001D11AC">
        <w:t>0x08010000, 0xABCD);</w:t>
      </w:r>
    </w:p>
    <w:p w14:paraId="54DF8955" w14:textId="77777777" w:rsidR="001D11AC" w:rsidRPr="001D11AC" w:rsidRDefault="001D11AC" w:rsidP="001D11AC"/>
    <w:p w14:paraId="1EA454E7" w14:textId="77777777" w:rsidR="001D11AC" w:rsidRPr="001D11AC" w:rsidRDefault="001D11AC" w:rsidP="001D11AC">
      <w:r w:rsidRPr="001D11AC">
        <w:t>// 4. !!!重要!!! 操作完成后重新上锁</w:t>
      </w:r>
    </w:p>
    <w:p w14:paraId="2159DF49" w14:textId="77777777" w:rsidR="001D11AC" w:rsidRPr="001D11AC" w:rsidRDefault="001D11AC" w:rsidP="001D11AC">
      <w:proofErr w:type="spellStart"/>
      <w:r w:rsidRPr="001D11AC">
        <w:t>FLASH_</w:t>
      </w:r>
      <w:proofErr w:type="gramStart"/>
      <w:r w:rsidRPr="001D11AC">
        <w:t>Lock</w:t>
      </w:r>
      <w:proofErr w:type="spellEnd"/>
      <w:r w:rsidRPr="001D11AC">
        <w:t>(</w:t>
      </w:r>
      <w:proofErr w:type="gramEnd"/>
      <w:r w:rsidRPr="001D11AC">
        <w:t>);</w:t>
      </w:r>
    </w:p>
    <w:p w14:paraId="0FD7C44C" w14:textId="77777777" w:rsidR="001D11AC" w:rsidRPr="001D11AC" w:rsidRDefault="001D11AC" w:rsidP="001D11AC">
      <w:pPr>
        <w:rPr>
          <w:b/>
          <w:bCs/>
        </w:rPr>
      </w:pPr>
      <w:r w:rsidRPr="001D11AC">
        <w:rPr>
          <w:rFonts w:ascii="Segoe UI Emoji" w:hAnsi="Segoe UI Emoji" w:cs="Segoe UI Emoji"/>
          <w:b/>
          <w:bCs/>
        </w:rPr>
        <w:t>⚠️</w:t>
      </w:r>
      <w:r w:rsidRPr="001D11AC">
        <w:rPr>
          <w:b/>
          <w:bCs/>
        </w:rPr>
        <w:t xml:space="preserve"> 重要注意事项 </w:t>
      </w:r>
    </w:p>
    <w:p w14:paraId="639243BE" w14:textId="77777777" w:rsidR="001D11AC" w:rsidRPr="001D11AC" w:rsidRDefault="001D11AC">
      <w:pPr>
        <w:numPr>
          <w:ilvl w:val="0"/>
          <w:numId w:val="850"/>
        </w:numPr>
      </w:pPr>
      <w:r w:rsidRPr="001D11AC">
        <w:rPr>
          <w:rFonts w:ascii="Times New Roman" w:hAnsi="Times New Roman" w:cs="Times New Roman"/>
        </w:rPr>
        <w:t>​</w:t>
      </w:r>
      <w:r w:rsidRPr="001D11AC">
        <w:rPr>
          <w:b/>
          <w:bCs/>
        </w:rPr>
        <w:t>操作完整性</w:t>
      </w:r>
      <w:r w:rsidRPr="001D11AC">
        <w:rPr>
          <w:rFonts w:ascii="Times New Roman" w:hAnsi="Times New Roman" w:cs="Times New Roman"/>
        </w:rPr>
        <w:t>​</w:t>
      </w:r>
      <w:r w:rsidRPr="001D11AC">
        <w:t xml:space="preserve">：务必确保在确认所有FLASH操作（擦除、写入）都成功完成后再调用 </w:t>
      </w:r>
      <w:proofErr w:type="spellStart"/>
      <w:r w:rsidRPr="001D11AC">
        <w:t>FLASH_Lock</w:t>
      </w:r>
      <w:proofErr w:type="spellEnd"/>
      <w:r w:rsidRPr="001D11AC">
        <w:t>。如果在操作过程中上锁，会导致后续操作失败 。</w:t>
      </w:r>
    </w:p>
    <w:p w14:paraId="7D3DA956" w14:textId="77777777" w:rsidR="001D11AC" w:rsidRPr="001D11AC" w:rsidRDefault="001D11AC">
      <w:pPr>
        <w:numPr>
          <w:ilvl w:val="0"/>
          <w:numId w:val="850"/>
        </w:numPr>
      </w:pPr>
      <w:r w:rsidRPr="001D11AC">
        <w:rPr>
          <w:rFonts w:ascii="Times New Roman" w:hAnsi="Times New Roman" w:cs="Times New Roman"/>
        </w:rPr>
        <w:t>​</w:t>
      </w:r>
      <w:r w:rsidRPr="001D11AC">
        <w:rPr>
          <w:b/>
          <w:bCs/>
        </w:rPr>
        <w:t>总线</w:t>
      </w:r>
      <w:proofErr w:type="gramStart"/>
      <w:r w:rsidRPr="001D11AC">
        <w:rPr>
          <w:b/>
          <w:bCs/>
        </w:rPr>
        <w:t>锁定</w:t>
      </w:r>
      <w:r w:rsidRPr="001D11AC">
        <w:rPr>
          <w:rFonts w:ascii="Times New Roman" w:hAnsi="Times New Roman" w:cs="Times New Roman"/>
        </w:rPr>
        <w:t>​</w:t>
      </w:r>
      <w:r w:rsidRPr="001D11AC">
        <w:t>：</w:t>
      </w:r>
      <w:proofErr w:type="gramEnd"/>
      <w:r w:rsidRPr="001D11AC">
        <w:t>在执行闪存写或擦除操作期间，任何尝试读取内部FLASH的操作（包括CPU取指）都会导致总线阻塞，直到当前FLASH操作完成。因此，执行FLASH操作的代码通常需要放置在SRAM中运行 。</w:t>
      </w:r>
    </w:p>
    <w:p w14:paraId="419635DD" w14:textId="77777777" w:rsidR="001D11AC" w:rsidRPr="001D11AC" w:rsidRDefault="001D11AC">
      <w:pPr>
        <w:numPr>
          <w:ilvl w:val="0"/>
          <w:numId w:val="850"/>
        </w:numPr>
      </w:pPr>
      <w:r w:rsidRPr="001D11AC">
        <w:rPr>
          <w:rFonts w:ascii="Times New Roman" w:hAnsi="Times New Roman" w:cs="Times New Roman"/>
        </w:rPr>
        <w:t>​</w:t>
      </w:r>
      <w:r w:rsidRPr="001D11AC">
        <w:rPr>
          <w:b/>
          <w:bCs/>
        </w:rPr>
        <w:t>选项字节保护</w:t>
      </w:r>
      <w:r w:rsidRPr="001D11AC">
        <w:rPr>
          <w:rFonts w:ascii="Times New Roman" w:hAnsi="Times New Roman" w:cs="Times New Roman"/>
        </w:rPr>
        <w:t>​</w:t>
      </w:r>
      <w:r w:rsidRPr="001D11AC">
        <w:t>：除了对主存储器的保护，STM32还提供了通过选项字节（Option Bytes）配置的读写保护。这属于更高层级的安全保护，可以防止通过调试接口（如JTAG/SWD）读取或修改FLASH内容 。</w:t>
      </w:r>
    </w:p>
    <w:p w14:paraId="3A9D2F3C" w14:textId="77777777" w:rsidR="001D11AC" w:rsidRPr="001D11AC" w:rsidRDefault="001D11AC" w:rsidP="001D11AC">
      <w:pPr>
        <w:rPr>
          <w:b/>
          <w:bCs/>
        </w:rPr>
      </w:pPr>
      <w:r w:rsidRPr="001D11AC">
        <w:rPr>
          <w:rFonts w:ascii="Segoe UI Emoji" w:hAnsi="Segoe UI Emoji" w:cs="Segoe UI Emoji"/>
          <w:b/>
          <w:bCs/>
        </w:rPr>
        <w:t>💎</w:t>
      </w:r>
      <w:r w:rsidRPr="001D11AC">
        <w:rPr>
          <w:b/>
          <w:bCs/>
        </w:rPr>
        <w:t xml:space="preserve"> 总结 </w:t>
      </w:r>
    </w:p>
    <w:p w14:paraId="3B29E35E" w14:textId="77777777" w:rsidR="001D11AC" w:rsidRPr="001D11AC" w:rsidRDefault="001D11AC" w:rsidP="001D11AC">
      <w:proofErr w:type="spellStart"/>
      <w:r w:rsidRPr="001D11AC">
        <w:t>FLASH_Lock</w:t>
      </w:r>
      <w:proofErr w:type="spellEnd"/>
      <w:r w:rsidRPr="001D11AC">
        <w:t>函数是STM32内部FLASH操作安全流程的收尾步骤。它通过简单的寄存器操作，重新激活硬件的写保护功能，是保障产品固件稳定性和可靠性的关键。</w:t>
      </w:r>
    </w:p>
    <w:p w14:paraId="51046D6E" w14:textId="77777777" w:rsidR="001D11AC" w:rsidRPr="001D11AC" w:rsidRDefault="001D11AC" w:rsidP="001D11AC">
      <w:r w:rsidRPr="001D11AC">
        <w:t>希望这些讲解对你有帮助！如果你对FLASH的其他操作（如擦除或写入的具体细节）还有其他疑问，我很乐意进一步解答。</w:t>
      </w:r>
    </w:p>
    <w:p w14:paraId="266059F3" w14:textId="4C8CE0B1" w:rsidR="001D11AC" w:rsidRDefault="001D11AC" w:rsidP="001D11AC">
      <w:pPr>
        <w:pStyle w:val="2"/>
      </w:pPr>
      <w:proofErr w:type="spellStart"/>
      <w:r w:rsidRPr="001D11AC">
        <w:lastRenderedPageBreak/>
        <w:t>FLASH_ErasePage</w:t>
      </w:r>
      <w:proofErr w:type="spellEnd"/>
      <w:r w:rsidRPr="001D11AC">
        <w:t>(</w:t>
      </w:r>
      <w:r>
        <w:rPr>
          <w:rFonts w:hint="eastAsia"/>
        </w:rPr>
        <w:t>)</w:t>
      </w:r>
      <w:r w:rsidR="00D877B0">
        <w:br/>
      </w:r>
      <w:r w:rsidR="00D877B0" w:rsidRPr="00842958">
        <w:t>擦除STM32内部FLASH的指定页（扇区）</w:t>
      </w:r>
    </w:p>
    <w:p w14:paraId="4DC70909" w14:textId="77777777" w:rsidR="00842958" w:rsidRPr="00842958" w:rsidRDefault="00842958" w:rsidP="00842958">
      <w:proofErr w:type="spellStart"/>
      <w:r w:rsidRPr="00842958">
        <w:t>FLASH_ErasePage</w:t>
      </w:r>
      <w:proofErr w:type="spellEnd"/>
      <w:r w:rsidRPr="00842958">
        <w:t>函数用于擦除STM32内部FLASH的指定页（扇区），这是对FLASH进行</w:t>
      </w:r>
      <w:r w:rsidRPr="00842958">
        <w:rPr>
          <w:b/>
          <w:bCs/>
        </w:rPr>
        <w:t>写入操作</w:t>
      </w:r>
      <w:r w:rsidRPr="00842958">
        <w:t>前</w:t>
      </w:r>
      <w:r w:rsidRPr="00842958">
        <w:rPr>
          <w:b/>
          <w:bCs/>
        </w:rPr>
        <w:t>必须完成</w:t>
      </w:r>
      <w:r w:rsidRPr="00842958">
        <w:t>的步骤。</w:t>
      </w:r>
    </w:p>
    <w:p w14:paraId="67B272DD" w14:textId="77777777" w:rsidR="00842958" w:rsidRPr="00842958" w:rsidRDefault="00842958" w:rsidP="009151C7">
      <w:pPr>
        <w:pStyle w:val="3"/>
      </w:pPr>
      <w:r w:rsidRPr="00842958">
        <w:rPr>
          <w:rFonts w:ascii="Segoe UI Emoji" w:hAnsi="Segoe UI Emoji" w:cs="Segoe UI Emoji"/>
        </w:rPr>
        <w:t>🔍</w:t>
      </w:r>
      <w:r w:rsidRPr="00842958">
        <w:t xml:space="preserve"> 函数原型与参数 </w:t>
      </w:r>
    </w:p>
    <w:p w14:paraId="43ED64E6" w14:textId="77777777" w:rsidR="00842958" w:rsidRPr="00842958" w:rsidRDefault="00842958" w:rsidP="00842958">
      <w:proofErr w:type="spellStart"/>
      <w:r w:rsidRPr="00842958">
        <w:t>FLASH_Status</w:t>
      </w:r>
      <w:proofErr w:type="spellEnd"/>
      <w:r w:rsidRPr="00842958">
        <w:t xml:space="preserve"> </w:t>
      </w:r>
      <w:proofErr w:type="spellStart"/>
      <w:r w:rsidRPr="00842958">
        <w:t>FLASH_</w:t>
      </w:r>
      <w:proofErr w:type="gramStart"/>
      <w:r w:rsidRPr="00842958">
        <w:t>ErasePage</w:t>
      </w:r>
      <w:proofErr w:type="spellEnd"/>
      <w:r w:rsidRPr="00842958">
        <w:t>(</w:t>
      </w:r>
      <w:proofErr w:type="gramEnd"/>
      <w:r w:rsidRPr="00842958">
        <w:t xml:space="preserve">uint32_t </w:t>
      </w:r>
      <w:proofErr w:type="spellStart"/>
      <w:r w:rsidRPr="00842958">
        <w:t>Page_Address</w:t>
      </w:r>
      <w:proofErr w:type="spellEnd"/>
      <w:r w:rsidRPr="00842958">
        <w:t>);</w:t>
      </w:r>
    </w:p>
    <w:p w14:paraId="05449284" w14:textId="77777777" w:rsidR="00842958" w:rsidRPr="00842958" w:rsidRDefault="00842958">
      <w:pPr>
        <w:numPr>
          <w:ilvl w:val="0"/>
          <w:numId w:val="851"/>
        </w:numPr>
      </w:pPr>
      <w:r w:rsidRPr="00842958">
        <w:rPr>
          <w:rFonts w:ascii="Times New Roman" w:hAnsi="Times New Roman" w:cs="Times New Roman"/>
        </w:rPr>
        <w:t>​</w:t>
      </w:r>
      <w:r w:rsidRPr="00842958">
        <w:rPr>
          <w:b/>
          <w:bCs/>
        </w:rPr>
        <w:t>参数</w:t>
      </w:r>
      <w:r w:rsidRPr="00842958">
        <w:rPr>
          <w:rFonts w:ascii="Times New Roman" w:hAnsi="Times New Roman" w:cs="Times New Roman"/>
        </w:rPr>
        <w:t>​</w:t>
      </w:r>
      <w:r w:rsidRPr="00842958">
        <w:t>：Page_Address</w:t>
      </w:r>
    </w:p>
    <w:p w14:paraId="32B585F4" w14:textId="77777777" w:rsidR="00842958" w:rsidRPr="00842958" w:rsidRDefault="00842958" w:rsidP="00842958">
      <w:r w:rsidRPr="00842958">
        <w:t>指定要擦除的页的</w:t>
      </w:r>
      <w:r w:rsidRPr="00842958">
        <w:rPr>
          <w:b/>
          <w:bCs/>
        </w:rPr>
        <w:t>起始地址</w:t>
      </w:r>
      <w:r w:rsidRPr="00842958">
        <w:t>。只要该地址位于</w:t>
      </w:r>
      <w:r w:rsidRPr="00842958">
        <w:rPr>
          <w:b/>
          <w:bCs/>
        </w:rPr>
        <w:t>目标页的范围</w:t>
      </w:r>
      <w:r w:rsidRPr="00842958">
        <w:t>内，即可</w:t>
      </w:r>
      <w:r w:rsidRPr="00842958">
        <w:rPr>
          <w:b/>
          <w:bCs/>
        </w:rPr>
        <w:t>擦除整个页</w:t>
      </w:r>
      <w:r w:rsidRPr="00842958">
        <w:t>。地址必</w:t>
      </w:r>
      <w:r w:rsidRPr="00842958">
        <w:rPr>
          <w:b/>
          <w:bCs/>
        </w:rPr>
        <w:t>须确保正确</w:t>
      </w:r>
      <w:r w:rsidRPr="00842958">
        <w:t>，且不能是存储了程序代码的区间，否则可能导致程序被意外擦除。</w:t>
      </w:r>
    </w:p>
    <w:p w14:paraId="78E0BDB9" w14:textId="77777777" w:rsidR="00842958" w:rsidRPr="00842958" w:rsidRDefault="00842958">
      <w:pPr>
        <w:numPr>
          <w:ilvl w:val="0"/>
          <w:numId w:val="851"/>
        </w:numPr>
      </w:pPr>
      <w:r w:rsidRPr="00842958">
        <w:rPr>
          <w:rFonts w:ascii="Times New Roman" w:hAnsi="Times New Roman" w:cs="Times New Roman"/>
        </w:rPr>
        <w:t>​</w:t>
      </w:r>
      <w:r w:rsidRPr="00842958">
        <w:rPr>
          <w:b/>
          <w:bCs/>
        </w:rPr>
        <w:t>返回值</w:t>
      </w:r>
      <w:r w:rsidRPr="00842958">
        <w:rPr>
          <w:rFonts w:ascii="Times New Roman" w:hAnsi="Times New Roman" w:cs="Times New Roman"/>
        </w:rPr>
        <w:t>​</w:t>
      </w:r>
      <w:r w:rsidRPr="00842958">
        <w:t>：</w:t>
      </w:r>
      <w:proofErr w:type="spellStart"/>
      <w:r w:rsidRPr="00842958">
        <w:t>FLASH_Status</w:t>
      </w:r>
      <w:proofErr w:type="spellEnd"/>
    </w:p>
    <w:p w14:paraId="60DB6B79" w14:textId="77777777" w:rsidR="00842958" w:rsidRPr="00842958" w:rsidRDefault="00842958" w:rsidP="00842958">
      <w:r w:rsidRPr="00842958">
        <w:t>返回一个枚举值，表示擦除操作的状态，可能的取值如下：</w:t>
      </w:r>
    </w:p>
    <w:p w14:paraId="5CB6F82B" w14:textId="77777777" w:rsidR="00842958" w:rsidRPr="00842958" w:rsidRDefault="00842958">
      <w:pPr>
        <w:numPr>
          <w:ilvl w:val="1"/>
          <w:numId w:val="851"/>
        </w:numPr>
      </w:pPr>
      <w:r w:rsidRPr="00842958">
        <w:t>FLASH_BUSY：FLASH忙，上一次操作尚未完成。</w:t>
      </w:r>
    </w:p>
    <w:p w14:paraId="725B6315" w14:textId="77777777" w:rsidR="00842958" w:rsidRPr="00842958" w:rsidRDefault="00842958">
      <w:pPr>
        <w:numPr>
          <w:ilvl w:val="1"/>
          <w:numId w:val="851"/>
        </w:numPr>
      </w:pPr>
      <w:r w:rsidRPr="00842958">
        <w:t>FLASH_ERROR_PG：编程错误。</w:t>
      </w:r>
    </w:p>
    <w:p w14:paraId="36F51830" w14:textId="77777777" w:rsidR="00842958" w:rsidRPr="00842958" w:rsidRDefault="00842958">
      <w:pPr>
        <w:numPr>
          <w:ilvl w:val="1"/>
          <w:numId w:val="851"/>
        </w:numPr>
      </w:pPr>
      <w:r w:rsidRPr="00842958">
        <w:t>FLASH_ERROR_WRP：写保护错误。</w:t>
      </w:r>
    </w:p>
    <w:p w14:paraId="73ADB124" w14:textId="77777777" w:rsidR="00842958" w:rsidRPr="00842958" w:rsidRDefault="00842958">
      <w:pPr>
        <w:numPr>
          <w:ilvl w:val="1"/>
          <w:numId w:val="851"/>
        </w:numPr>
      </w:pPr>
      <w:r w:rsidRPr="00842958">
        <w:t>FLASH_COMPLETE：操作成功完成。</w:t>
      </w:r>
    </w:p>
    <w:p w14:paraId="6971ABC2" w14:textId="77777777" w:rsidR="00842958" w:rsidRPr="00842958" w:rsidRDefault="00842958">
      <w:pPr>
        <w:numPr>
          <w:ilvl w:val="1"/>
          <w:numId w:val="851"/>
        </w:numPr>
      </w:pPr>
      <w:r w:rsidRPr="00842958">
        <w:t>FLASH_TIMEOUT：操作超时。</w:t>
      </w:r>
    </w:p>
    <w:p w14:paraId="48D73114" w14:textId="77777777" w:rsidR="00842958" w:rsidRPr="00842958" w:rsidRDefault="00842958" w:rsidP="009151C7">
      <w:pPr>
        <w:pStyle w:val="3"/>
      </w:pPr>
      <w:r w:rsidRPr="00842958">
        <w:rPr>
          <w:rFonts w:ascii="Segoe UI Emoji" w:hAnsi="Segoe UI Emoji" w:cs="Segoe UI Emoji"/>
        </w:rPr>
        <w:t>⚙️</w:t>
      </w:r>
      <w:r w:rsidRPr="00842958">
        <w:t xml:space="preserve"> 工作原理与流程 </w:t>
      </w:r>
    </w:p>
    <w:p w14:paraId="0282B2EC" w14:textId="77777777" w:rsidR="00842958" w:rsidRPr="00842958" w:rsidRDefault="00842958" w:rsidP="00842958">
      <w:r w:rsidRPr="00842958">
        <w:t>FLASH存储器的特性决定了在写入新数据前，必须将目标区域擦除，即将其所有位恢复为“1”（状态为0xFF或0xFFFFFFFF）。</w:t>
      </w:r>
      <w:proofErr w:type="spellStart"/>
      <w:r w:rsidRPr="00842958">
        <w:t>FLASH_ErasePage</w:t>
      </w:r>
      <w:proofErr w:type="spellEnd"/>
      <w:r w:rsidRPr="00842958">
        <w:t>函数封装了以下关键步骤：</w:t>
      </w:r>
    </w:p>
    <w:p w14:paraId="6B16B55D" w14:textId="77777777" w:rsidR="00842958" w:rsidRPr="00842958" w:rsidRDefault="00842958">
      <w:pPr>
        <w:numPr>
          <w:ilvl w:val="0"/>
          <w:numId w:val="852"/>
        </w:numPr>
      </w:pPr>
      <w:r w:rsidRPr="00842958">
        <w:rPr>
          <w:rFonts w:ascii="Times New Roman" w:hAnsi="Times New Roman" w:cs="Times New Roman"/>
        </w:rPr>
        <w:t>​</w:t>
      </w:r>
      <w:r w:rsidRPr="00842958">
        <w:rPr>
          <w:b/>
          <w:bCs/>
        </w:rPr>
        <w:t>检查状态</w:t>
      </w:r>
      <w:r w:rsidRPr="00842958">
        <w:rPr>
          <w:rFonts w:ascii="Times New Roman" w:hAnsi="Times New Roman" w:cs="Times New Roman"/>
        </w:rPr>
        <w:t>​</w:t>
      </w:r>
      <w:r w:rsidRPr="00842958">
        <w:t>：查询FLASH状态寄存器（FLASH_SR）中的忙碌位（BSY），确保当前没有其他FLASH操作正在进行。</w:t>
      </w:r>
    </w:p>
    <w:p w14:paraId="6138A261" w14:textId="77777777" w:rsidR="00842958" w:rsidRPr="00842958" w:rsidRDefault="00842958">
      <w:pPr>
        <w:numPr>
          <w:ilvl w:val="0"/>
          <w:numId w:val="852"/>
        </w:numPr>
      </w:pPr>
      <w:r w:rsidRPr="00842958">
        <w:rPr>
          <w:rFonts w:ascii="Times New Roman" w:hAnsi="Times New Roman" w:cs="Times New Roman"/>
        </w:rPr>
        <w:t>​</w:t>
      </w:r>
      <w:r w:rsidRPr="00842958">
        <w:rPr>
          <w:b/>
          <w:bCs/>
        </w:rPr>
        <w:t>设置擦除模式</w:t>
      </w:r>
      <w:r w:rsidRPr="00842958">
        <w:rPr>
          <w:rFonts w:ascii="Times New Roman" w:hAnsi="Times New Roman" w:cs="Times New Roman"/>
        </w:rPr>
        <w:t>​</w:t>
      </w:r>
      <w:r w:rsidRPr="00842958">
        <w:t>：在FLASH控制寄存器（FLASH_CR）中设置页擦除位。</w:t>
      </w:r>
    </w:p>
    <w:p w14:paraId="54BA3BE1" w14:textId="77777777" w:rsidR="00842958" w:rsidRPr="00842958" w:rsidRDefault="00842958">
      <w:pPr>
        <w:numPr>
          <w:ilvl w:val="0"/>
          <w:numId w:val="852"/>
        </w:numPr>
      </w:pPr>
      <w:r w:rsidRPr="00842958">
        <w:rPr>
          <w:rFonts w:ascii="Times New Roman" w:hAnsi="Times New Roman" w:cs="Times New Roman"/>
        </w:rPr>
        <w:t>​</w:t>
      </w:r>
      <w:r w:rsidRPr="00842958">
        <w:rPr>
          <w:b/>
          <w:bCs/>
        </w:rPr>
        <w:t>指定地址</w:t>
      </w:r>
      <w:r w:rsidRPr="00842958">
        <w:rPr>
          <w:rFonts w:ascii="Times New Roman" w:hAnsi="Times New Roman" w:cs="Times New Roman"/>
        </w:rPr>
        <w:t>​</w:t>
      </w:r>
      <w:r w:rsidRPr="00842958">
        <w:t>：将目标页的起始地址写入FLASH地址寄存器（FLASH_AR）。</w:t>
      </w:r>
    </w:p>
    <w:p w14:paraId="0797FC03" w14:textId="77777777" w:rsidR="00842958" w:rsidRPr="00842958" w:rsidRDefault="00842958">
      <w:pPr>
        <w:numPr>
          <w:ilvl w:val="0"/>
          <w:numId w:val="852"/>
        </w:numPr>
      </w:pPr>
      <w:r w:rsidRPr="00842958">
        <w:rPr>
          <w:rFonts w:ascii="Times New Roman" w:hAnsi="Times New Roman" w:cs="Times New Roman"/>
        </w:rPr>
        <w:t>​</w:t>
      </w:r>
      <w:r w:rsidRPr="00842958">
        <w:rPr>
          <w:b/>
          <w:bCs/>
        </w:rPr>
        <w:t>启动擦除</w:t>
      </w:r>
      <w:r w:rsidRPr="00842958">
        <w:rPr>
          <w:rFonts w:ascii="Times New Roman" w:hAnsi="Times New Roman" w:cs="Times New Roman"/>
        </w:rPr>
        <w:t>​</w:t>
      </w:r>
      <w:r w:rsidRPr="00842958">
        <w:t>：设置开始擦除位（STRT），硬件开始擦除指定的页。</w:t>
      </w:r>
    </w:p>
    <w:p w14:paraId="6CABA753" w14:textId="77777777" w:rsidR="00842958" w:rsidRPr="00842958" w:rsidRDefault="00842958">
      <w:pPr>
        <w:numPr>
          <w:ilvl w:val="0"/>
          <w:numId w:val="852"/>
        </w:numPr>
      </w:pPr>
      <w:r w:rsidRPr="00842958">
        <w:rPr>
          <w:rFonts w:ascii="Times New Roman" w:hAnsi="Times New Roman" w:cs="Times New Roman"/>
        </w:rPr>
        <w:t>​</w:t>
      </w:r>
      <w:r w:rsidRPr="00842958">
        <w:rPr>
          <w:b/>
          <w:bCs/>
        </w:rPr>
        <w:t>等待完成</w:t>
      </w:r>
      <w:r w:rsidRPr="00842958">
        <w:rPr>
          <w:rFonts w:ascii="Times New Roman" w:hAnsi="Times New Roman" w:cs="Times New Roman"/>
        </w:rPr>
        <w:t>​</w:t>
      </w:r>
      <w:r w:rsidRPr="00842958">
        <w:t>：持续检查BSY位，直到其清零，表示擦除操作完成。</w:t>
      </w:r>
    </w:p>
    <w:p w14:paraId="103F09C0" w14:textId="77777777" w:rsidR="00842958" w:rsidRPr="00842958" w:rsidRDefault="00842958" w:rsidP="009151C7">
      <w:pPr>
        <w:pStyle w:val="3"/>
      </w:pPr>
      <w:r w:rsidRPr="00842958">
        <w:rPr>
          <w:rFonts w:ascii="Segoe UI Emoji" w:hAnsi="Segoe UI Emoji" w:cs="Segoe UI Emoji"/>
        </w:rPr>
        <w:lastRenderedPageBreak/>
        <w:t>📝</w:t>
      </w:r>
      <w:r w:rsidRPr="00842958">
        <w:t xml:space="preserve"> 标准操作流程 </w:t>
      </w:r>
    </w:p>
    <w:p w14:paraId="5D65C21F" w14:textId="77777777" w:rsidR="00842958" w:rsidRPr="00842958" w:rsidRDefault="00842958" w:rsidP="00842958">
      <w:r w:rsidRPr="00842958">
        <w:t>在实际使用中，页擦除是FLASH操作流程中的一个核心环节。一个完整且安全的流程如下所示：</w:t>
      </w:r>
    </w:p>
    <w:p w14:paraId="23D50205" w14:textId="77777777" w:rsidR="00842958" w:rsidRPr="00842958" w:rsidRDefault="00842958" w:rsidP="00842958">
      <w:r w:rsidRPr="00842958">
        <w:t>// 1. 解锁FLASH</w:t>
      </w:r>
    </w:p>
    <w:p w14:paraId="3DBB3CBA" w14:textId="77777777" w:rsidR="00842958" w:rsidRPr="00842958" w:rsidRDefault="00842958" w:rsidP="00842958">
      <w:proofErr w:type="spellStart"/>
      <w:r w:rsidRPr="00842958">
        <w:t>FLASH_</w:t>
      </w:r>
      <w:proofErr w:type="gramStart"/>
      <w:r w:rsidRPr="00842958">
        <w:t>Unlock</w:t>
      </w:r>
      <w:proofErr w:type="spellEnd"/>
      <w:r w:rsidRPr="00842958">
        <w:t>(</w:t>
      </w:r>
      <w:proofErr w:type="gramEnd"/>
      <w:r w:rsidRPr="00842958">
        <w:t>);</w:t>
      </w:r>
    </w:p>
    <w:p w14:paraId="53158D47" w14:textId="77777777" w:rsidR="00842958" w:rsidRPr="00842958" w:rsidRDefault="00842958" w:rsidP="00842958"/>
    <w:p w14:paraId="7CD9B13C" w14:textId="77777777" w:rsidR="00842958" w:rsidRPr="00842958" w:rsidRDefault="00842958" w:rsidP="00842958">
      <w:r w:rsidRPr="00842958">
        <w:t>// 2. （可选）清除之前的错误标志位</w:t>
      </w:r>
    </w:p>
    <w:p w14:paraId="46713FD6" w14:textId="77777777" w:rsidR="00842958" w:rsidRPr="00842958" w:rsidRDefault="00842958" w:rsidP="00842958">
      <w:proofErr w:type="spellStart"/>
      <w:r w:rsidRPr="00842958">
        <w:t>FLASH_</w:t>
      </w:r>
      <w:proofErr w:type="gramStart"/>
      <w:r w:rsidRPr="00842958">
        <w:t>ClearFlag</w:t>
      </w:r>
      <w:proofErr w:type="spellEnd"/>
      <w:r w:rsidRPr="00842958">
        <w:t>(</w:t>
      </w:r>
      <w:proofErr w:type="gramEnd"/>
      <w:r w:rsidRPr="00842958">
        <w:t>FLASH_FLAG_EOP | FLASH_FLAG_PGERR | FLASH_FLAG_WRPRTERR);</w:t>
      </w:r>
    </w:p>
    <w:p w14:paraId="01AAC418" w14:textId="77777777" w:rsidR="00842958" w:rsidRPr="00842958" w:rsidRDefault="00842958" w:rsidP="00842958"/>
    <w:p w14:paraId="0F318DE9" w14:textId="77777777" w:rsidR="00842958" w:rsidRPr="00842958" w:rsidRDefault="00842958" w:rsidP="00842958">
      <w:r w:rsidRPr="00842958">
        <w:t>// 3. 执行页擦除</w:t>
      </w:r>
    </w:p>
    <w:p w14:paraId="7B1DD82B" w14:textId="77777777" w:rsidR="00842958" w:rsidRPr="00842958" w:rsidRDefault="00842958" w:rsidP="00842958">
      <w:proofErr w:type="spellStart"/>
      <w:r w:rsidRPr="00842958">
        <w:t>FLASH_Status</w:t>
      </w:r>
      <w:proofErr w:type="spellEnd"/>
      <w:r w:rsidRPr="00842958">
        <w:t xml:space="preserve"> status;</w:t>
      </w:r>
    </w:p>
    <w:p w14:paraId="42FAE720" w14:textId="77777777" w:rsidR="00842958" w:rsidRPr="00842958" w:rsidRDefault="00842958" w:rsidP="00842958">
      <w:r w:rsidRPr="00842958">
        <w:t xml:space="preserve">status = </w:t>
      </w:r>
      <w:proofErr w:type="spellStart"/>
      <w:r w:rsidRPr="00842958">
        <w:t>FLASH_ErasePage</w:t>
      </w:r>
      <w:proofErr w:type="spellEnd"/>
      <w:r w:rsidRPr="00842958">
        <w:t>(0x08008000); // 示例地址</w:t>
      </w:r>
    </w:p>
    <w:p w14:paraId="2E819A0E" w14:textId="77777777" w:rsidR="00842958" w:rsidRPr="00842958" w:rsidRDefault="00842958" w:rsidP="00842958">
      <w:r w:rsidRPr="00842958">
        <w:t>if (</w:t>
      </w:r>
      <w:proofErr w:type="gramStart"/>
      <w:r w:rsidRPr="00842958">
        <w:t>status !</w:t>
      </w:r>
      <w:proofErr w:type="gramEnd"/>
      <w:r w:rsidRPr="00842958">
        <w:t>= FLASH_COMPLETE) {</w:t>
      </w:r>
    </w:p>
    <w:p w14:paraId="3CFFE659" w14:textId="77777777" w:rsidR="00842958" w:rsidRPr="00842958" w:rsidRDefault="00842958" w:rsidP="00842958">
      <w:r w:rsidRPr="00842958">
        <w:t xml:space="preserve">    // 错误处理</w:t>
      </w:r>
    </w:p>
    <w:p w14:paraId="4034C750" w14:textId="77777777" w:rsidR="00842958" w:rsidRPr="00842958" w:rsidRDefault="00842958" w:rsidP="00842958">
      <w:r w:rsidRPr="00842958">
        <w:t>}</w:t>
      </w:r>
    </w:p>
    <w:p w14:paraId="43CF1FE1" w14:textId="77777777" w:rsidR="00842958" w:rsidRPr="00842958" w:rsidRDefault="00842958" w:rsidP="00842958"/>
    <w:p w14:paraId="7C06D014" w14:textId="77777777" w:rsidR="00842958" w:rsidRPr="00842958" w:rsidRDefault="00842958" w:rsidP="00842958">
      <w:r w:rsidRPr="00842958">
        <w:t>// 4. 写入数据（例如，写入一个半字）</w:t>
      </w:r>
    </w:p>
    <w:p w14:paraId="2C698B33" w14:textId="77777777" w:rsidR="00842958" w:rsidRPr="00842958" w:rsidRDefault="00842958" w:rsidP="00842958">
      <w:r w:rsidRPr="00842958">
        <w:t xml:space="preserve">status = </w:t>
      </w:r>
      <w:proofErr w:type="spellStart"/>
      <w:r w:rsidRPr="00842958">
        <w:t>FLASH_</w:t>
      </w:r>
      <w:proofErr w:type="gramStart"/>
      <w:r w:rsidRPr="00842958">
        <w:t>ProgramHalfWord</w:t>
      </w:r>
      <w:proofErr w:type="spellEnd"/>
      <w:r w:rsidRPr="00842958">
        <w:t>(</w:t>
      </w:r>
      <w:proofErr w:type="gramEnd"/>
      <w:r w:rsidRPr="00842958">
        <w:t>0x08008000, 0xABCD);</w:t>
      </w:r>
    </w:p>
    <w:p w14:paraId="680DE7C9" w14:textId="77777777" w:rsidR="00842958" w:rsidRPr="00842958" w:rsidRDefault="00842958" w:rsidP="00842958">
      <w:r w:rsidRPr="00842958">
        <w:t>if (</w:t>
      </w:r>
      <w:proofErr w:type="gramStart"/>
      <w:r w:rsidRPr="00842958">
        <w:t>status !</w:t>
      </w:r>
      <w:proofErr w:type="gramEnd"/>
      <w:r w:rsidRPr="00842958">
        <w:t>= FLASH_COMPLETE) {</w:t>
      </w:r>
    </w:p>
    <w:p w14:paraId="7881F610" w14:textId="77777777" w:rsidR="00842958" w:rsidRPr="00842958" w:rsidRDefault="00842958" w:rsidP="00842958">
      <w:r w:rsidRPr="00842958">
        <w:t xml:space="preserve">    // 错误处理</w:t>
      </w:r>
    </w:p>
    <w:p w14:paraId="2CC9C12B" w14:textId="77777777" w:rsidR="00842958" w:rsidRPr="00842958" w:rsidRDefault="00842958" w:rsidP="00842958">
      <w:r w:rsidRPr="00842958">
        <w:t>}</w:t>
      </w:r>
    </w:p>
    <w:p w14:paraId="5304641D" w14:textId="77777777" w:rsidR="00842958" w:rsidRPr="00842958" w:rsidRDefault="00842958" w:rsidP="00842958"/>
    <w:p w14:paraId="6A81900A" w14:textId="77777777" w:rsidR="00842958" w:rsidRPr="00842958" w:rsidRDefault="00842958" w:rsidP="00842958">
      <w:r w:rsidRPr="00842958">
        <w:t>// 5. 操作完成后重新上锁FLASH</w:t>
      </w:r>
    </w:p>
    <w:p w14:paraId="077FB1DE" w14:textId="77777777" w:rsidR="00842958" w:rsidRPr="00842958" w:rsidRDefault="00842958" w:rsidP="00842958">
      <w:proofErr w:type="spellStart"/>
      <w:r w:rsidRPr="00842958">
        <w:t>FLASH_</w:t>
      </w:r>
      <w:proofErr w:type="gramStart"/>
      <w:r w:rsidRPr="00842958">
        <w:t>Lock</w:t>
      </w:r>
      <w:proofErr w:type="spellEnd"/>
      <w:r w:rsidRPr="00842958">
        <w:t>(</w:t>
      </w:r>
      <w:proofErr w:type="gramEnd"/>
      <w:r w:rsidRPr="00842958">
        <w:t>);</w:t>
      </w:r>
    </w:p>
    <w:p w14:paraId="48D74A25" w14:textId="77777777" w:rsidR="00842958" w:rsidRPr="00842958" w:rsidRDefault="00842958" w:rsidP="009151C7">
      <w:pPr>
        <w:pStyle w:val="3"/>
      </w:pPr>
      <w:r w:rsidRPr="00842958">
        <w:rPr>
          <w:rFonts w:ascii="Segoe UI Emoji" w:hAnsi="Segoe UI Emoji" w:cs="Segoe UI Emoji"/>
        </w:rPr>
        <w:t>⚠️</w:t>
      </w:r>
      <w:r w:rsidRPr="00842958">
        <w:t xml:space="preserve"> 重要注意事项 </w:t>
      </w:r>
    </w:p>
    <w:p w14:paraId="064445A3" w14:textId="77777777" w:rsidR="00842958" w:rsidRPr="00842958" w:rsidRDefault="00842958">
      <w:pPr>
        <w:numPr>
          <w:ilvl w:val="0"/>
          <w:numId w:val="853"/>
        </w:numPr>
      </w:pPr>
      <w:r w:rsidRPr="00842958">
        <w:rPr>
          <w:rFonts w:ascii="Times New Roman" w:hAnsi="Times New Roman" w:cs="Times New Roman"/>
        </w:rPr>
        <w:t>​</w:t>
      </w:r>
      <w:r w:rsidRPr="00842958">
        <w:rPr>
          <w:b/>
          <w:bCs/>
        </w:rPr>
        <w:t>地址选择</w:t>
      </w:r>
      <w:r w:rsidRPr="00842958">
        <w:rPr>
          <w:rFonts w:ascii="Times New Roman" w:hAnsi="Times New Roman" w:cs="Times New Roman"/>
        </w:rPr>
        <w:t>​</w:t>
      </w:r>
      <w:r w:rsidRPr="00842958">
        <w:t>：</w:t>
      </w:r>
      <w:r w:rsidRPr="00842958">
        <w:rPr>
          <w:rFonts w:ascii="Times New Roman" w:hAnsi="Times New Roman" w:cs="Times New Roman"/>
        </w:rPr>
        <w:t>​</w:t>
      </w:r>
      <w:r w:rsidRPr="00842958">
        <w:rPr>
          <w:b/>
          <w:bCs/>
        </w:rPr>
        <w:t>务必确保擦除的页地址不会覆盖正在运行的程序代码</w:t>
      </w:r>
      <w:r w:rsidRPr="00842958">
        <w:t>。可以通过查看编译器生成的链接脚本</w:t>
      </w:r>
      <w:proofErr w:type="gramStart"/>
      <w:r w:rsidRPr="00842958">
        <w:t>或 .</w:t>
      </w:r>
      <w:proofErr w:type="gramEnd"/>
      <w:r w:rsidRPr="00842958">
        <w:t>map文件来确定程序代码实际占用的FLASH空</w:t>
      </w:r>
      <w:r w:rsidRPr="00842958">
        <w:lastRenderedPageBreak/>
        <w:t>间，并选择程序代码区之后未使用的页进行操作。</w:t>
      </w:r>
    </w:p>
    <w:p w14:paraId="043029AD" w14:textId="77777777" w:rsidR="00842958" w:rsidRPr="00842958" w:rsidRDefault="00842958">
      <w:pPr>
        <w:numPr>
          <w:ilvl w:val="0"/>
          <w:numId w:val="853"/>
        </w:numPr>
      </w:pPr>
      <w:r w:rsidRPr="00842958">
        <w:rPr>
          <w:rFonts w:ascii="Times New Roman" w:hAnsi="Times New Roman" w:cs="Times New Roman"/>
        </w:rPr>
        <w:t>​</w:t>
      </w:r>
      <w:r w:rsidRPr="00842958">
        <w:rPr>
          <w:b/>
          <w:bCs/>
        </w:rPr>
        <w:t>操作时序</w:t>
      </w:r>
      <w:r w:rsidRPr="00842958">
        <w:rPr>
          <w:rFonts w:ascii="Times New Roman" w:hAnsi="Times New Roman" w:cs="Times New Roman"/>
        </w:rPr>
        <w:t>​</w:t>
      </w:r>
      <w:r w:rsidRPr="00842958">
        <w:t>：擦除操作耗时较长（约40ms），期间需要保持电源稳定。任何电源波动都可能导致擦除失败或数据损坏。</w:t>
      </w:r>
    </w:p>
    <w:p w14:paraId="46BB92CF" w14:textId="77777777" w:rsidR="00842958" w:rsidRPr="00842958" w:rsidRDefault="00842958">
      <w:pPr>
        <w:numPr>
          <w:ilvl w:val="0"/>
          <w:numId w:val="853"/>
        </w:numPr>
      </w:pPr>
      <w:r w:rsidRPr="00842958">
        <w:rPr>
          <w:rFonts w:ascii="Times New Roman" w:hAnsi="Times New Roman" w:cs="Times New Roman"/>
        </w:rPr>
        <w:t>​</w:t>
      </w:r>
      <w:r w:rsidRPr="00842958">
        <w:rPr>
          <w:b/>
          <w:bCs/>
        </w:rPr>
        <w:t>擦写寿命</w:t>
      </w:r>
      <w:r w:rsidRPr="00842958">
        <w:rPr>
          <w:rFonts w:ascii="Times New Roman" w:hAnsi="Times New Roman" w:cs="Times New Roman"/>
        </w:rPr>
        <w:t>​</w:t>
      </w:r>
      <w:r w:rsidRPr="00842958">
        <w:t>：STM32的内部FLASH有擦写次数限制，通常为1万次（10k次）左右。应避免频繁擦写同一页，如需保存频繁更新的数据，建议使用磨损均衡算法。</w:t>
      </w:r>
    </w:p>
    <w:p w14:paraId="24FBFB8C" w14:textId="77777777" w:rsidR="00842958" w:rsidRPr="00842958" w:rsidRDefault="00842958">
      <w:pPr>
        <w:numPr>
          <w:ilvl w:val="0"/>
          <w:numId w:val="853"/>
        </w:numPr>
      </w:pPr>
      <w:r w:rsidRPr="00842958">
        <w:rPr>
          <w:rFonts w:ascii="Times New Roman" w:hAnsi="Times New Roman" w:cs="Times New Roman"/>
        </w:rPr>
        <w:t>​</w:t>
      </w:r>
      <w:r w:rsidRPr="00842958">
        <w:rPr>
          <w:b/>
          <w:bCs/>
        </w:rPr>
        <w:t>中断处理</w:t>
      </w:r>
      <w:r w:rsidRPr="00842958">
        <w:rPr>
          <w:rFonts w:ascii="Times New Roman" w:hAnsi="Times New Roman" w:cs="Times New Roman"/>
        </w:rPr>
        <w:t>​</w:t>
      </w:r>
      <w:r w:rsidRPr="00842958">
        <w:t>：在FLASH擦除和编程期间，CPU可能会被挂起。建议在关键操作阶段临时禁用全局中断，以确保操作不被意外打断。</w:t>
      </w:r>
    </w:p>
    <w:p w14:paraId="71EDF65C" w14:textId="77777777" w:rsidR="00842958" w:rsidRPr="00842958" w:rsidRDefault="00842958" w:rsidP="009151C7">
      <w:pPr>
        <w:pStyle w:val="3"/>
      </w:pPr>
      <w:r w:rsidRPr="00842958">
        <w:rPr>
          <w:rFonts w:ascii="Segoe UI Emoji" w:hAnsi="Segoe UI Emoji" w:cs="Segoe UI Emoji"/>
        </w:rPr>
        <w:t>💎</w:t>
      </w:r>
      <w:r w:rsidRPr="00842958">
        <w:t xml:space="preserve"> 总结 </w:t>
      </w:r>
    </w:p>
    <w:p w14:paraId="511112B8" w14:textId="77777777" w:rsidR="00842958" w:rsidRPr="00842958" w:rsidRDefault="00842958" w:rsidP="00842958">
      <w:proofErr w:type="spellStart"/>
      <w:r w:rsidRPr="00842958">
        <w:t>FLASH_ErasePage</w:t>
      </w:r>
      <w:proofErr w:type="spellEnd"/>
      <w:r w:rsidRPr="00842958">
        <w:t>是对STM32内部FLASH进行数据存储或更新前的关键步骤。理解其工作原理，并严格按照</w:t>
      </w:r>
      <w:r w:rsidRPr="00842958">
        <w:rPr>
          <w:b/>
          <w:bCs/>
        </w:rPr>
        <w:t>解锁→（清除标志）→擦除→写入→上锁</w:t>
      </w:r>
      <w:r w:rsidRPr="00842958">
        <w:t>的流程操作，同时注意地址选择和擦写寿命，是确保操作成功和数据安全的关键。</w:t>
      </w:r>
    </w:p>
    <w:p w14:paraId="1707FAE2" w14:textId="77777777" w:rsidR="00842958" w:rsidRPr="00842958" w:rsidRDefault="00842958" w:rsidP="00842958">
      <w:r w:rsidRPr="00842958">
        <w:t>希望这些信息能帮助你更好地使用这个函数。如果你对FLASH编程或擦除的其他细节有更多疑问，我很乐意继续探讨。</w:t>
      </w:r>
    </w:p>
    <w:p w14:paraId="426F6D16" w14:textId="77777777" w:rsidR="001D11AC" w:rsidRPr="00842958" w:rsidRDefault="001D11AC" w:rsidP="001D11AC"/>
    <w:p w14:paraId="4B426D01" w14:textId="5D78721F" w:rsidR="007A1D2E" w:rsidRDefault="007A1D2E" w:rsidP="001D11AC">
      <w:pPr>
        <w:pStyle w:val="2"/>
      </w:pPr>
      <w:proofErr w:type="spellStart"/>
      <w:r w:rsidRPr="007A1D2E">
        <w:t>FLASH_EraseAllPages</w:t>
      </w:r>
      <w:proofErr w:type="spellEnd"/>
      <w:r w:rsidRPr="007A1D2E">
        <w:t>(</w:t>
      </w:r>
      <w:r>
        <w:rPr>
          <w:rFonts w:hint="eastAsia"/>
        </w:rPr>
        <w:t>)</w:t>
      </w:r>
      <w:r w:rsidR="00624A36">
        <w:br/>
      </w:r>
      <w:r w:rsidR="00624A36" w:rsidRPr="009151C7">
        <w:rPr>
          <w:b/>
          <w:bCs/>
        </w:rPr>
        <w:t>擦除STM32内部FLASH主存储器的所有内容</w:t>
      </w:r>
    </w:p>
    <w:p w14:paraId="2B5BD7DB" w14:textId="77777777" w:rsidR="009151C7" w:rsidRPr="009151C7" w:rsidRDefault="009151C7" w:rsidP="009151C7">
      <w:proofErr w:type="spellStart"/>
      <w:r w:rsidRPr="009151C7">
        <w:t>FLASH_EraseAllPages</w:t>
      </w:r>
      <w:proofErr w:type="spellEnd"/>
      <w:r w:rsidRPr="009151C7">
        <w:t>函数用于</w:t>
      </w:r>
      <w:r w:rsidRPr="009151C7">
        <w:rPr>
          <w:b/>
          <w:bCs/>
        </w:rPr>
        <w:t>擦除STM32内部FLASH主存储器的所有内容</w:t>
      </w:r>
      <w:r w:rsidRPr="009151C7">
        <w:t>。这是一个需要谨慎使用的操作，因为它会将整个主存储区恢复至初始状态（通常为全1，即0xFF或0xFFFFFFFF）。</w:t>
      </w:r>
    </w:p>
    <w:p w14:paraId="7D74B084" w14:textId="77777777" w:rsidR="009151C7" w:rsidRPr="009151C7" w:rsidRDefault="009151C7" w:rsidP="00784275">
      <w:pPr>
        <w:pStyle w:val="3"/>
      </w:pPr>
      <w:r w:rsidRPr="009151C7">
        <w:rPr>
          <w:rFonts w:ascii="Segoe UI Emoji" w:hAnsi="Segoe UI Emoji" w:cs="Segoe UI Emoji"/>
        </w:rPr>
        <w:t>🔍</w:t>
      </w:r>
      <w:r w:rsidRPr="009151C7">
        <w:t xml:space="preserve"> 函数详解 </w:t>
      </w:r>
    </w:p>
    <w:p w14:paraId="00A4AE7E" w14:textId="77777777" w:rsidR="009151C7" w:rsidRPr="009151C7" w:rsidRDefault="009151C7">
      <w:pPr>
        <w:numPr>
          <w:ilvl w:val="0"/>
          <w:numId w:val="854"/>
        </w:numPr>
      </w:pPr>
      <w:r w:rsidRPr="009151C7">
        <w:rPr>
          <w:rFonts w:ascii="Times New Roman" w:hAnsi="Times New Roman" w:cs="Times New Roman"/>
        </w:rPr>
        <w:t>​</w:t>
      </w:r>
      <w:r w:rsidRPr="009151C7">
        <w:rPr>
          <w:b/>
          <w:bCs/>
        </w:rPr>
        <w:t>函数原型</w:t>
      </w:r>
      <w:r w:rsidRPr="009151C7">
        <w:rPr>
          <w:rFonts w:ascii="Times New Roman" w:hAnsi="Times New Roman" w:cs="Times New Roman"/>
        </w:rPr>
        <w:t>​</w:t>
      </w:r>
      <w:r w:rsidRPr="009151C7">
        <w:t>：</w:t>
      </w:r>
      <w:proofErr w:type="spellStart"/>
      <w:r w:rsidRPr="009151C7">
        <w:t>FLASH_Status</w:t>
      </w:r>
      <w:proofErr w:type="spellEnd"/>
      <w:r w:rsidRPr="009151C7">
        <w:t xml:space="preserve"> </w:t>
      </w:r>
      <w:proofErr w:type="spellStart"/>
      <w:r w:rsidRPr="009151C7">
        <w:t>FLASH_EraseAllPages</w:t>
      </w:r>
      <w:proofErr w:type="spellEnd"/>
      <w:r w:rsidRPr="009151C7">
        <w:t>(void)</w:t>
      </w:r>
    </w:p>
    <w:p w14:paraId="48C6D909" w14:textId="77777777" w:rsidR="009151C7" w:rsidRPr="009151C7" w:rsidRDefault="009151C7">
      <w:pPr>
        <w:numPr>
          <w:ilvl w:val="0"/>
          <w:numId w:val="854"/>
        </w:numPr>
      </w:pPr>
      <w:r w:rsidRPr="009151C7">
        <w:rPr>
          <w:rFonts w:ascii="Times New Roman" w:hAnsi="Times New Roman" w:cs="Times New Roman"/>
        </w:rPr>
        <w:t>​</w:t>
      </w:r>
      <w:r w:rsidRPr="009151C7">
        <w:rPr>
          <w:b/>
          <w:bCs/>
        </w:rPr>
        <w:t>输入参数</w:t>
      </w:r>
      <w:r w:rsidRPr="009151C7">
        <w:rPr>
          <w:rFonts w:ascii="Times New Roman" w:hAnsi="Times New Roman" w:cs="Times New Roman"/>
        </w:rPr>
        <w:t>​</w:t>
      </w:r>
      <w:r w:rsidRPr="009151C7">
        <w:t>：无 (void)</w:t>
      </w:r>
    </w:p>
    <w:p w14:paraId="0F811021" w14:textId="77777777" w:rsidR="009151C7" w:rsidRPr="009151C7" w:rsidRDefault="009151C7">
      <w:pPr>
        <w:numPr>
          <w:ilvl w:val="0"/>
          <w:numId w:val="854"/>
        </w:numPr>
      </w:pPr>
      <w:r w:rsidRPr="009151C7">
        <w:rPr>
          <w:rFonts w:ascii="Times New Roman" w:hAnsi="Times New Roman" w:cs="Times New Roman"/>
        </w:rPr>
        <w:t>​</w:t>
      </w:r>
      <w:r w:rsidRPr="009151C7">
        <w:rPr>
          <w:b/>
          <w:bCs/>
        </w:rPr>
        <w:t>返回值</w:t>
      </w:r>
      <w:r w:rsidRPr="009151C7">
        <w:rPr>
          <w:rFonts w:ascii="Times New Roman" w:hAnsi="Times New Roman" w:cs="Times New Roman"/>
        </w:rPr>
        <w:t>​</w:t>
      </w:r>
      <w:r w:rsidRPr="009151C7">
        <w:t xml:space="preserve">：返回一个 </w:t>
      </w:r>
      <w:proofErr w:type="spellStart"/>
      <w:r w:rsidRPr="009151C7">
        <w:t>FLASH_Status</w:t>
      </w:r>
      <w:proofErr w:type="spellEnd"/>
      <w:r w:rsidRPr="009151C7">
        <w:t>枚举值，用于指示</w:t>
      </w:r>
      <w:r w:rsidRPr="009151C7">
        <w:rPr>
          <w:b/>
          <w:bCs/>
        </w:rPr>
        <w:t>擦除操作的结果状态</w:t>
      </w:r>
      <w:r w:rsidRPr="009151C7">
        <w:t>。可能的值包括 ：</w:t>
      </w:r>
    </w:p>
    <w:p w14:paraId="65548978" w14:textId="77777777" w:rsidR="009151C7" w:rsidRPr="009151C7" w:rsidRDefault="009151C7">
      <w:pPr>
        <w:numPr>
          <w:ilvl w:val="1"/>
          <w:numId w:val="854"/>
        </w:numPr>
      </w:pPr>
      <w:r w:rsidRPr="009151C7">
        <w:t>FLASH_BUSY：Flash忙，上一次操作尚未完成。</w:t>
      </w:r>
    </w:p>
    <w:p w14:paraId="772AA55F" w14:textId="77777777" w:rsidR="009151C7" w:rsidRPr="009151C7" w:rsidRDefault="009151C7">
      <w:pPr>
        <w:numPr>
          <w:ilvl w:val="1"/>
          <w:numId w:val="854"/>
        </w:numPr>
      </w:pPr>
      <w:r w:rsidRPr="009151C7">
        <w:t>FLASH_ERROR_PG：编程错误。</w:t>
      </w:r>
    </w:p>
    <w:p w14:paraId="3A17131D" w14:textId="77777777" w:rsidR="009151C7" w:rsidRPr="009151C7" w:rsidRDefault="009151C7">
      <w:pPr>
        <w:numPr>
          <w:ilvl w:val="1"/>
          <w:numId w:val="854"/>
        </w:numPr>
      </w:pPr>
      <w:r w:rsidRPr="009151C7">
        <w:t>FLASH_ERROR_WRP：写保护错误。</w:t>
      </w:r>
    </w:p>
    <w:p w14:paraId="22452511" w14:textId="77777777" w:rsidR="009151C7" w:rsidRPr="009151C7" w:rsidRDefault="009151C7">
      <w:pPr>
        <w:numPr>
          <w:ilvl w:val="1"/>
          <w:numId w:val="854"/>
        </w:numPr>
      </w:pPr>
      <w:r w:rsidRPr="009151C7">
        <w:lastRenderedPageBreak/>
        <w:t>FLASH_COMPLETE：操作成功完成。</w:t>
      </w:r>
    </w:p>
    <w:p w14:paraId="51ABB55F" w14:textId="77777777" w:rsidR="009151C7" w:rsidRPr="009151C7" w:rsidRDefault="009151C7">
      <w:pPr>
        <w:numPr>
          <w:ilvl w:val="1"/>
          <w:numId w:val="854"/>
        </w:numPr>
      </w:pPr>
      <w:r w:rsidRPr="009151C7">
        <w:t>FLASH_TIMEOUT：操作超时。</w:t>
      </w:r>
    </w:p>
    <w:p w14:paraId="4359E031" w14:textId="77777777" w:rsidR="009151C7" w:rsidRPr="009151C7" w:rsidRDefault="009151C7" w:rsidP="00784275">
      <w:pPr>
        <w:pStyle w:val="3"/>
      </w:pPr>
      <w:r w:rsidRPr="009151C7">
        <w:rPr>
          <w:rFonts w:ascii="Segoe UI Emoji" w:hAnsi="Segoe UI Emoji" w:cs="Segoe UI Emoji"/>
        </w:rPr>
        <w:t>⚙️</w:t>
      </w:r>
      <w:r w:rsidRPr="009151C7">
        <w:t xml:space="preserve"> 工作原理与流程 </w:t>
      </w:r>
    </w:p>
    <w:p w14:paraId="69FA9A1B" w14:textId="77777777" w:rsidR="009151C7" w:rsidRPr="009151C7" w:rsidRDefault="009151C7" w:rsidP="009151C7">
      <w:r w:rsidRPr="009151C7">
        <w:t>此函数通过设置</w:t>
      </w:r>
      <w:r w:rsidRPr="009151C7">
        <w:rPr>
          <w:b/>
          <w:bCs/>
        </w:rPr>
        <w:t>闪存控制寄存器</w:t>
      </w:r>
      <w:r w:rsidRPr="009151C7">
        <w:t>（FLASH_CR）中的</w:t>
      </w:r>
      <w:r w:rsidRPr="009151C7">
        <w:rPr>
          <w:b/>
          <w:bCs/>
        </w:rPr>
        <w:t>MER位</w:t>
      </w:r>
      <w:r w:rsidRPr="009151C7">
        <w:t>来启动整个主存储器的批量擦除</w:t>
      </w:r>
      <w:proofErr w:type="gramStart"/>
      <w:r w:rsidRPr="009151C7">
        <w:t xml:space="preserve"> 。</w:t>
      </w:r>
      <w:proofErr w:type="gramEnd"/>
      <w:r w:rsidRPr="009151C7">
        <w:t>其标准操作流程应嵌入在以下完整的Flash处理序列中 ：</w:t>
      </w:r>
    </w:p>
    <w:p w14:paraId="4DF6E3A3" w14:textId="77777777" w:rsidR="009151C7" w:rsidRPr="009151C7" w:rsidRDefault="009151C7">
      <w:pPr>
        <w:numPr>
          <w:ilvl w:val="0"/>
          <w:numId w:val="855"/>
        </w:numPr>
      </w:pPr>
      <w:r w:rsidRPr="009151C7">
        <w:rPr>
          <w:rFonts w:ascii="Times New Roman" w:hAnsi="Times New Roman" w:cs="Times New Roman"/>
        </w:rPr>
        <w:t>​</w:t>
      </w:r>
      <w:r w:rsidRPr="009151C7">
        <w:rPr>
          <w:b/>
          <w:bCs/>
        </w:rPr>
        <w:t>解锁（Unlock</w:t>
      </w:r>
      <w:proofErr w:type="gramStart"/>
      <w:r w:rsidRPr="009151C7">
        <w:rPr>
          <w:b/>
          <w:bCs/>
        </w:rPr>
        <w:t>）</w:t>
      </w:r>
      <w:r w:rsidRPr="009151C7">
        <w:rPr>
          <w:rFonts w:ascii="Times New Roman" w:hAnsi="Times New Roman" w:cs="Times New Roman"/>
          <w:b/>
          <w:bCs/>
        </w:rPr>
        <w:t>​</w:t>
      </w:r>
      <w:r w:rsidRPr="009151C7">
        <w:rPr>
          <w:rFonts w:ascii="Times New Roman" w:hAnsi="Times New Roman" w:cs="Times New Roman"/>
        </w:rPr>
        <w:t>​</w:t>
      </w:r>
      <w:r w:rsidRPr="009151C7">
        <w:t>：</w:t>
      </w:r>
      <w:proofErr w:type="gramEnd"/>
      <w:r w:rsidRPr="009151C7">
        <w:t xml:space="preserve">在执行任何写或擦除操作前，必须先调用 </w:t>
      </w:r>
      <w:proofErr w:type="spellStart"/>
      <w:r w:rsidRPr="009151C7">
        <w:t>FLASH_Unlock</w:t>
      </w:r>
      <w:proofErr w:type="spellEnd"/>
      <w:r w:rsidRPr="009151C7">
        <w:t>()函数解除Flash的写保护</w:t>
      </w:r>
      <w:proofErr w:type="gramStart"/>
      <w:r w:rsidRPr="009151C7">
        <w:t xml:space="preserve"> 。</w:t>
      </w:r>
      <w:proofErr w:type="gramEnd"/>
    </w:p>
    <w:p w14:paraId="1387B84A" w14:textId="77777777" w:rsidR="009151C7" w:rsidRPr="009151C7" w:rsidRDefault="009151C7">
      <w:pPr>
        <w:numPr>
          <w:ilvl w:val="0"/>
          <w:numId w:val="855"/>
        </w:numPr>
      </w:pPr>
      <w:r w:rsidRPr="009151C7">
        <w:rPr>
          <w:rFonts w:ascii="Times New Roman" w:hAnsi="Times New Roman" w:cs="Times New Roman"/>
        </w:rPr>
        <w:t>​</w:t>
      </w:r>
      <w:r w:rsidRPr="009151C7">
        <w:rPr>
          <w:rFonts w:ascii="Times New Roman" w:hAnsi="Times New Roman" w:cs="Times New Roman"/>
          <w:b/>
          <w:bCs/>
        </w:rPr>
        <w:t>​</w:t>
      </w:r>
      <w:r w:rsidRPr="009151C7">
        <w:rPr>
          <w:b/>
          <w:bCs/>
        </w:rPr>
        <w:t>（可选）清除标志位</w:t>
      </w:r>
      <w:r w:rsidRPr="009151C7">
        <w:rPr>
          <w:rFonts w:ascii="Times New Roman" w:hAnsi="Times New Roman" w:cs="Times New Roman"/>
        </w:rPr>
        <w:t>​</w:t>
      </w:r>
      <w:r w:rsidRPr="009151C7">
        <w:t xml:space="preserve">：建议在操作前清除可能挂起的状态标志位，例如使用 </w:t>
      </w:r>
      <w:proofErr w:type="spellStart"/>
      <w:r w:rsidRPr="009151C7">
        <w:t>FLASH_ClearFlag</w:t>
      </w:r>
      <w:proofErr w:type="spellEnd"/>
      <w:r w:rsidRPr="009151C7">
        <w:t>()。</w:t>
      </w:r>
    </w:p>
    <w:p w14:paraId="58B59AB7" w14:textId="77777777" w:rsidR="009151C7" w:rsidRPr="009151C7" w:rsidRDefault="009151C7">
      <w:pPr>
        <w:numPr>
          <w:ilvl w:val="0"/>
          <w:numId w:val="855"/>
        </w:numPr>
      </w:pPr>
      <w:r w:rsidRPr="009151C7">
        <w:rPr>
          <w:rFonts w:ascii="Times New Roman" w:hAnsi="Times New Roman" w:cs="Times New Roman"/>
        </w:rPr>
        <w:t>​</w:t>
      </w:r>
      <w:r w:rsidRPr="009151C7">
        <w:rPr>
          <w:b/>
          <w:bCs/>
        </w:rPr>
        <w:t>执行全擦除</w:t>
      </w:r>
      <w:r w:rsidRPr="009151C7">
        <w:rPr>
          <w:rFonts w:ascii="Times New Roman" w:hAnsi="Times New Roman" w:cs="Times New Roman"/>
        </w:rPr>
        <w:t>​</w:t>
      </w:r>
      <w:r w:rsidRPr="009151C7">
        <w:t xml:space="preserve">：调用 </w:t>
      </w:r>
      <w:proofErr w:type="spellStart"/>
      <w:r w:rsidRPr="009151C7">
        <w:t>FLASH_EraseAllPages</w:t>
      </w:r>
      <w:proofErr w:type="spellEnd"/>
      <w:r w:rsidRPr="009151C7">
        <w:t>()。函数内部会等待Flash不再繁忙（FLASH_SR寄存器的 BSY位清零）后才启动擦除，并等待操作完成 。</w:t>
      </w:r>
    </w:p>
    <w:p w14:paraId="49FD4249" w14:textId="77777777" w:rsidR="009151C7" w:rsidRPr="009151C7" w:rsidRDefault="009151C7">
      <w:pPr>
        <w:numPr>
          <w:ilvl w:val="0"/>
          <w:numId w:val="855"/>
        </w:numPr>
      </w:pPr>
      <w:r w:rsidRPr="009151C7">
        <w:rPr>
          <w:rFonts w:ascii="Times New Roman" w:hAnsi="Times New Roman" w:cs="Times New Roman"/>
        </w:rPr>
        <w:t>​</w:t>
      </w:r>
      <w:r w:rsidRPr="009151C7">
        <w:rPr>
          <w:b/>
          <w:bCs/>
        </w:rPr>
        <w:t>检查状态</w:t>
      </w:r>
      <w:r w:rsidRPr="009151C7">
        <w:rPr>
          <w:rFonts w:ascii="Times New Roman" w:hAnsi="Times New Roman" w:cs="Times New Roman"/>
        </w:rPr>
        <w:t>​</w:t>
      </w:r>
      <w:r w:rsidRPr="009151C7">
        <w:t>：根据函数的返回值判断擦除是否成功。</w:t>
      </w:r>
    </w:p>
    <w:p w14:paraId="13E4C243" w14:textId="77777777" w:rsidR="009151C7" w:rsidRPr="009151C7" w:rsidRDefault="009151C7">
      <w:pPr>
        <w:numPr>
          <w:ilvl w:val="0"/>
          <w:numId w:val="855"/>
        </w:numPr>
      </w:pPr>
      <w:r w:rsidRPr="009151C7">
        <w:rPr>
          <w:rFonts w:ascii="Times New Roman" w:hAnsi="Times New Roman" w:cs="Times New Roman"/>
        </w:rPr>
        <w:t>​</w:t>
      </w:r>
      <w:r w:rsidRPr="009151C7">
        <w:rPr>
          <w:b/>
          <w:bCs/>
        </w:rPr>
        <w:t>重新上锁（Lock）</w:t>
      </w:r>
      <w:r w:rsidRPr="009151C7">
        <w:rPr>
          <w:rFonts w:ascii="Times New Roman" w:hAnsi="Times New Roman" w:cs="Times New Roman"/>
          <w:b/>
          <w:bCs/>
        </w:rPr>
        <w:t>​</w:t>
      </w:r>
      <w:r w:rsidRPr="009151C7">
        <w:rPr>
          <w:rFonts w:ascii="Times New Roman" w:hAnsi="Times New Roman" w:cs="Times New Roman"/>
        </w:rPr>
        <w:t>​</w:t>
      </w:r>
      <w:r w:rsidRPr="009151C7">
        <w:t xml:space="preserve">：所有操作完成后，务必调用 </w:t>
      </w:r>
      <w:proofErr w:type="spellStart"/>
      <w:r w:rsidRPr="009151C7">
        <w:t>FLASH_Lock</w:t>
      </w:r>
      <w:proofErr w:type="spellEnd"/>
      <w:r w:rsidRPr="009151C7">
        <w:t>()函数重新锁定Flash，以防止意外的修改 。</w:t>
      </w:r>
    </w:p>
    <w:p w14:paraId="49FD52B7" w14:textId="77777777" w:rsidR="009151C7" w:rsidRPr="009151C7" w:rsidRDefault="009151C7" w:rsidP="00784275">
      <w:pPr>
        <w:pStyle w:val="3"/>
      </w:pPr>
      <w:r w:rsidRPr="009151C7">
        <w:rPr>
          <w:rFonts w:ascii="Segoe UI Emoji" w:hAnsi="Segoe UI Emoji" w:cs="Segoe UI Emoji"/>
        </w:rPr>
        <w:t>⚠️</w:t>
      </w:r>
      <w:r w:rsidRPr="009151C7">
        <w:t xml:space="preserve"> 重要注意事项 </w:t>
      </w:r>
    </w:p>
    <w:p w14:paraId="165B102C" w14:textId="77777777" w:rsidR="009151C7" w:rsidRPr="009151C7" w:rsidRDefault="009151C7">
      <w:pPr>
        <w:numPr>
          <w:ilvl w:val="0"/>
          <w:numId w:val="856"/>
        </w:numPr>
      </w:pPr>
      <w:r w:rsidRPr="009151C7">
        <w:rPr>
          <w:rFonts w:ascii="Times New Roman" w:hAnsi="Times New Roman" w:cs="Times New Roman"/>
        </w:rPr>
        <w:t>​</w:t>
      </w:r>
      <w:r w:rsidRPr="009151C7">
        <w:rPr>
          <w:b/>
          <w:bCs/>
        </w:rPr>
        <w:t>谨慎使用</w:t>
      </w:r>
      <w:r w:rsidRPr="009151C7">
        <w:rPr>
          <w:rFonts w:ascii="Times New Roman" w:hAnsi="Times New Roman" w:cs="Times New Roman"/>
        </w:rPr>
        <w:t>​</w:t>
      </w:r>
      <w:r w:rsidRPr="009151C7">
        <w:t>：</w:t>
      </w:r>
      <w:r w:rsidRPr="009151C7">
        <w:rPr>
          <w:rFonts w:ascii="Times New Roman" w:hAnsi="Times New Roman" w:cs="Times New Roman"/>
        </w:rPr>
        <w:t>​</w:t>
      </w:r>
      <w:r w:rsidRPr="009151C7">
        <w:rPr>
          <w:b/>
          <w:bCs/>
        </w:rPr>
        <w:t>此操作会擦除主存储器中的所有内容，包括用户程序代码</w:t>
      </w:r>
      <w:r w:rsidRPr="009151C7">
        <w:t>。如果在正常运行的程序中调用此函数，会导致后续代码被擦除，可能引发系统崩溃或无法再次启动 。它通常用于特殊的场景，如通过IAP（在应用编程）进行完整的固件升级恢复出厂设置，或是在量产时对Flash进行初始化 。</w:t>
      </w:r>
    </w:p>
    <w:p w14:paraId="3E882BB8" w14:textId="77777777" w:rsidR="009151C7" w:rsidRPr="009151C7" w:rsidRDefault="009151C7">
      <w:pPr>
        <w:numPr>
          <w:ilvl w:val="0"/>
          <w:numId w:val="856"/>
        </w:numPr>
      </w:pPr>
      <w:r w:rsidRPr="009151C7">
        <w:rPr>
          <w:rFonts w:ascii="Times New Roman" w:hAnsi="Times New Roman" w:cs="Times New Roman"/>
        </w:rPr>
        <w:t>​</w:t>
      </w:r>
      <w:r w:rsidRPr="009151C7">
        <w:rPr>
          <w:b/>
          <w:bCs/>
        </w:rPr>
        <w:t>擦除粒度</w:t>
      </w:r>
      <w:r w:rsidRPr="009151C7">
        <w:rPr>
          <w:rFonts w:ascii="Times New Roman" w:hAnsi="Times New Roman" w:cs="Times New Roman"/>
        </w:rPr>
        <w:t>​</w:t>
      </w:r>
      <w:r w:rsidRPr="009151C7">
        <w:t>：Flash存储器只能按“页”或整个主存储器的粒度进行擦除，无法擦除单个字节或字。擦除后的存储单元值为全1（0xFF）。</w:t>
      </w:r>
    </w:p>
    <w:p w14:paraId="0902137B" w14:textId="77777777" w:rsidR="009151C7" w:rsidRPr="009151C7" w:rsidRDefault="009151C7">
      <w:pPr>
        <w:numPr>
          <w:ilvl w:val="0"/>
          <w:numId w:val="856"/>
        </w:numPr>
      </w:pPr>
      <w:r w:rsidRPr="009151C7">
        <w:rPr>
          <w:rFonts w:ascii="Times New Roman" w:hAnsi="Times New Roman" w:cs="Times New Roman"/>
        </w:rPr>
        <w:t>​</w:t>
      </w:r>
      <w:r w:rsidRPr="009151C7">
        <w:rPr>
          <w:b/>
          <w:bCs/>
        </w:rPr>
        <w:t>操作期间的限制</w:t>
      </w:r>
      <w:r w:rsidRPr="009151C7">
        <w:rPr>
          <w:rFonts w:ascii="Times New Roman" w:hAnsi="Times New Roman" w:cs="Times New Roman"/>
        </w:rPr>
        <w:t>​</w:t>
      </w:r>
      <w:r w:rsidRPr="009151C7">
        <w:t>：在执行擦除操作期间，任何尝试读取内部Flash的操作（包括CPU取指令）都会导致总线阻塞，直到操作完成。因此，执行此类操作的代码最好存放在RAM中运行 。</w:t>
      </w:r>
    </w:p>
    <w:p w14:paraId="2FB1FCCC" w14:textId="77777777" w:rsidR="009151C7" w:rsidRPr="009151C7" w:rsidRDefault="009151C7">
      <w:pPr>
        <w:numPr>
          <w:ilvl w:val="0"/>
          <w:numId w:val="856"/>
        </w:numPr>
      </w:pPr>
      <w:r w:rsidRPr="009151C7">
        <w:rPr>
          <w:rFonts w:ascii="Times New Roman" w:hAnsi="Times New Roman" w:cs="Times New Roman"/>
        </w:rPr>
        <w:t>​</w:t>
      </w:r>
      <w:r w:rsidRPr="009151C7">
        <w:rPr>
          <w:b/>
          <w:bCs/>
        </w:rPr>
        <w:t>替代</w:t>
      </w:r>
      <w:proofErr w:type="gramStart"/>
      <w:r w:rsidRPr="009151C7">
        <w:rPr>
          <w:b/>
          <w:bCs/>
        </w:rPr>
        <w:t>方案</w:t>
      </w:r>
      <w:r w:rsidRPr="009151C7">
        <w:rPr>
          <w:rFonts w:ascii="Times New Roman" w:hAnsi="Times New Roman" w:cs="Times New Roman"/>
        </w:rPr>
        <w:t>​</w:t>
      </w:r>
      <w:r w:rsidRPr="009151C7">
        <w:t>：</w:t>
      </w:r>
      <w:proofErr w:type="gramEnd"/>
      <w:r w:rsidRPr="009151C7">
        <w:t xml:space="preserve">如果只需要修改部分数据，强烈建议使用页擦除函数 </w:t>
      </w:r>
      <w:proofErr w:type="spellStart"/>
      <w:r w:rsidRPr="009151C7">
        <w:t>FLASH_ErasePage</w:t>
      </w:r>
      <w:proofErr w:type="spellEnd"/>
      <w:proofErr w:type="gramStart"/>
      <w:r w:rsidRPr="009151C7">
        <w:t xml:space="preserve">(uint32_t </w:t>
      </w:r>
      <w:proofErr w:type="spellStart"/>
      <w:r w:rsidRPr="009151C7">
        <w:t>Page_Address</w:t>
      </w:r>
      <w:proofErr w:type="spellEnd"/>
      <w:r w:rsidRPr="009151C7">
        <w:t>)</w:t>
      </w:r>
      <w:proofErr w:type="gramEnd"/>
      <w:r w:rsidRPr="009151C7">
        <w:t>，它只擦除指定的单个页，对其它页没有影响</w:t>
      </w:r>
      <w:proofErr w:type="gramStart"/>
      <w:r w:rsidRPr="009151C7">
        <w:t xml:space="preserve"> 。</w:t>
      </w:r>
      <w:proofErr w:type="gramEnd"/>
    </w:p>
    <w:p w14:paraId="5A3BF0E7" w14:textId="77777777" w:rsidR="009151C7" w:rsidRPr="009151C7" w:rsidRDefault="009151C7" w:rsidP="00784275">
      <w:pPr>
        <w:pStyle w:val="3"/>
      </w:pPr>
      <w:r w:rsidRPr="009151C7">
        <w:rPr>
          <w:rFonts w:ascii="Segoe UI Emoji" w:hAnsi="Segoe UI Emoji" w:cs="Segoe UI Emoji"/>
        </w:rPr>
        <w:t>💎</w:t>
      </w:r>
      <w:r w:rsidRPr="009151C7">
        <w:t xml:space="preserve"> 总结 </w:t>
      </w:r>
    </w:p>
    <w:p w14:paraId="4895C31B" w14:textId="77777777" w:rsidR="009151C7" w:rsidRPr="009151C7" w:rsidRDefault="009151C7" w:rsidP="009151C7">
      <w:proofErr w:type="spellStart"/>
      <w:r w:rsidRPr="009151C7">
        <w:t>FLASH_EraseAllPages</w:t>
      </w:r>
      <w:proofErr w:type="spellEnd"/>
      <w:r w:rsidRPr="009151C7">
        <w:t>是一个功能强大但需极其谨慎使用的函数，适用于需要清除整个Flash主存储区的特殊场合。日常应用中，更常见的操作是页擦除</w:t>
      </w:r>
      <w:r w:rsidRPr="009151C7">
        <w:lastRenderedPageBreak/>
        <w:t>（</w:t>
      </w:r>
      <w:proofErr w:type="spellStart"/>
      <w:r w:rsidRPr="009151C7">
        <w:t>FLASH_ErasePage</w:t>
      </w:r>
      <w:proofErr w:type="spellEnd"/>
      <w:r w:rsidRPr="009151C7">
        <w:t>）。无论进行何种Flash写或擦除操作，都必须严格遵循</w:t>
      </w:r>
      <w:r w:rsidRPr="009151C7">
        <w:rPr>
          <w:b/>
          <w:bCs/>
        </w:rPr>
        <w:t>解锁→擦除→写入→上锁</w:t>
      </w:r>
      <w:r w:rsidRPr="009151C7">
        <w:t>的流程，并确保操作地址不会破坏正在运行的程序本身 。</w:t>
      </w:r>
    </w:p>
    <w:p w14:paraId="346ABFF2" w14:textId="77777777" w:rsidR="009151C7" w:rsidRPr="009151C7" w:rsidRDefault="009151C7" w:rsidP="009151C7">
      <w:r w:rsidRPr="009151C7">
        <w:t>希望这些信息能帮助你全面理解这个函数。如果你对页擦除或其他Flash操作有更多疑问，我很乐意继续探讨。</w:t>
      </w:r>
    </w:p>
    <w:p w14:paraId="68C36C55" w14:textId="77777777" w:rsidR="009151C7" w:rsidRPr="009151C7" w:rsidRDefault="009151C7" w:rsidP="009151C7"/>
    <w:p w14:paraId="7C51B82B" w14:textId="34A1EF35" w:rsidR="00842958" w:rsidRDefault="00842958" w:rsidP="001D11AC">
      <w:pPr>
        <w:pStyle w:val="2"/>
      </w:pPr>
      <w:proofErr w:type="spellStart"/>
      <w:r w:rsidRPr="00842958">
        <w:t>FLASH_EraseOptionBytes</w:t>
      </w:r>
      <w:proofErr w:type="spellEnd"/>
      <w:r w:rsidRPr="00842958">
        <w:t>(</w:t>
      </w:r>
      <w:r>
        <w:rPr>
          <w:rFonts w:hint="eastAsia"/>
        </w:rPr>
        <w:t>)</w:t>
      </w:r>
      <w:r w:rsidR="00616FC2">
        <w:br/>
      </w:r>
      <w:r w:rsidR="00616FC2" w:rsidRPr="00E023EB">
        <w:t>擦除STM32微控制器中的选项字节</w:t>
      </w:r>
    </w:p>
    <w:p w14:paraId="1F7E2FF8" w14:textId="77777777" w:rsidR="00E023EB" w:rsidRPr="00E023EB" w:rsidRDefault="00E023EB" w:rsidP="00E023EB">
      <w:proofErr w:type="spellStart"/>
      <w:r w:rsidRPr="00E023EB">
        <w:t>FLASH_EraseOptionBytes</w:t>
      </w:r>
      <w:proofErr w:type="spellEnd"/>
      <w:r w:rsidRPr="00E023EB">
        <w:t>函数用于擦除STM32微控制器中的选项字节（Option Bytes）。选项字节是一块特殊的存储区域，用于配置芯片的重要硬件特性。下面为您详细讲解这个函数。</w:t>
      </w:r>
    </w:p>
    <w:p w14:paraId="47031330" w14:textId="77777777" w:rsidR="00E023EB" w:rsidRPr="00E023EB" w:rsidRDefault="00E023EB" w:rsidP="0046149D">
      <w:pPr>
        <w:pStyle w:val="3"/>
      </w:pPr>
      <w:r w:rsidRPr="00E023EB">
        <w:rPr>
          <w:rFonts w:ascii="Segoe UI Emoji" w:hAnsi="Segoe UI Emoji" w:cs="Segoe UI Emoji"/>
        </w:rPr>
        <w:t>🔧</w:t>
      </w:r>
      <w:r w:rsidRPr="00E023EB">
        <w:t xml:space="preserve"> 函数概述 </w:t>
      </w:r>
    </w:p>
    <w:p w14:paraId="5C03E6F6" w14:textId="77777777" w:rsidR="00E023EB" w:rsidRPr="00E023EB" w:rsidRDefault="00E023EB">
      <w:pPr>
        <w:numPr>
          <w:ilvl w:val="0"/>
          <w:numId w:val="857"/>
        </w:numPr>
      </w:pPr>
      <w:r w:rsidRPr="00E023EB">
        <w:rPr>
          <w:rFonts w:ascii="Times New Roman" w:hAnsi="Times New Roman" w:cs="Times New Roman"/>
        </w:rPr>
        <w:t>​</w:t>
      </w:r>
      <w:r w:rsidRPr="00E023EB">
        <w:rPr>
          <w:b/>
          <w:bCs/>
        </w:rPr>
        <w:t>函数原型</w:t>
      </w:r>
      <w:r w:rsidRPr="00E023EB">
        <w:t xml:space="preserve">: </w:t>
      </w:r>
      <w:proofErr w:type="spellStart"/>
      <w:r w:rsidRPr="00E023EB">
        <w:t>FLASH_Status</w:t>
      </w:r>
      <w:proofErr w:type="spellEnd"/>
      <w:r w:rsidRPr="00E023EB">
        <w:t xml:space="preserve"> </w:t>
      </w:r>
      <w:proofErr w:type="spellStart"/>
      <w:r w:rsidRPr="00E023EB">
        <w:t>FLASH_EraseOptionBytes</w:t>
      </w:r>
      <w:proofErr w:type="spellEnd"/>
      <w:r w:rsidRPr="00E023EB">
        <w:t>(void)</w:t>
      </w:r>
    </w:p>
    <w:p w14:paraId="1CC052FF" w14:textId="77777777" w:rsidR="00E023EB" w:rsidRPr="00E023EB" w:rsidRDefault="00E023EB">
      <w:pPr>
        <w:numPr>
          <w:ilvl w:val="0"/>
          <w:numId w:val="857"/>
        </w:numPr>
      </w:pPr>
      <w:r w:rsidRPr="00E023EB">
        <w:rPr>
          <w:rFonts w:ascii="Times New Roman" w:hAnsi="Times New Roman" w:cs="Times New Roman"/>
        </w:rPr>
        <w:t>​</w:t>
      </w:r>
      <w:r w:rsidRPr="00E023EB">
        <w:rPr>
          <w:b/>
          <w:bCs/>
        </w:rPr>
        <w:t>输入参数</w:t>
      </w:r>
      <w:r w:rsidRPr="00E023EB">
        <w:t>: 无 (void)</w:t>
      </w:r>
    </w:p>
    <w:p w14:paraId="193CBC22" w14:textId="77777777" w:rsidR="00E023EB" w:rsidRPr="00E023EB" w:rsidRDefault="00E023EB">
      <w:pPr>
        <w:numPr>
          <w:ilvl w:val="0"/>
          <w:numId w:val="857"/>
        </w:numPr>
      </w:pPr>
      <w:r w:rsidRPr="00E023EB">
        <w:rPr>
          <w:rFonts w:ascii="Times New Roman" w:hAnsi="Times New Roman" w:cs="Times New Roman"/>
        </w:rPr>
        <w:t>​</w:t>
      </w:r>
      <w:r w:rsidRPr="00E023EB">
        <w:rPr>
          <w:b/>
          <w:bCs/>
        </w:rPr>
        <w:t>返回值</w:t>
      </w:r>
      <w:r w:rsidRPr="00E023EB">
        <w:t xml:space="preserve">: 返回一个 </w:t>
      </w:r>
      <w:proofErr w:type="spellStart"/>
      <w:r w:rsidRPr="00E023EB">
        <w:t>FLASH_Status</w:t>
      </w:r>
      <w:proofErr w:type="spellEnd"/>
      <w:r w:rsidRPr="00E023EB">
        <w:t>枚举值，用于指示擦除操作的结果状态。可能的值包括 FLASH_BUSY（忙）、FLASH_ERROR_PG（编程错误）、FLASH_ERROR_WRP（写保护错误）、FLASH_COMPLETE（操作完成）和 FLASH_TIMEOUT（操作超时）。</w:t>
      </w:r>
    </w:p>
    <w:p w14:paraId="4A0A205E" w14:textId="77777777" w:rsidR="00E023EB" w:rsidRPr="00E023EB" w:rsidRDefault="00E023EB" w:rsidP="0046149D">
      <w:pPr>
        <w:pStyle w:val="3"/>
      </w:pPr>
      <w:r w:rsidRPr="00E023EB">
        <w:rPr>
          <w:rFonts w:ascii="Segoe UI Emoji" w:hAnsi="Segoe UI Emoji" w:cs="Segoe UI Emoji"/>
        </w:rPr>
        <w:t>📖</w:t>
      </w:r>
      <w:r w:rsidRPr="00E023EB">
        <w:t xml:space="preserve"> 选项字节详解 </w:t>
      </w:r>
    </w:p>
    <w:p w14:paraId="0188A2F3" w14:textId="77777777" w:rsidR="00E023EB" w:rsidRPr="00E023EB" w:rsidRDefault="00E023EB" w:rsidP="00E023EB">
      <w:r w:rsidRPr="00E023EB">
        <w:t>选项字节不同于主闪存，它用于配置芯片的底层硬件功能，常见的选项字节包括：</w:t>
      </w:r>
    </w:p>
    <w:p w14:paraId="71DFEDDC" w14:textId="77777777" w:rsidR="00E023EB" w:rsidRPr="00E023EB" w:rsidRDefault="00E023EB">
      <w:pPr>
        <w:numPr>
          <w:ilvl w:val="0"/>
          <w:numId w:val="858"/>
        </w:numPr>
      </w:pPr>
      <w:r w:rsidRPr="00E023EB">
        <w:rPr>
          <w:rFonts w:ascii="Times New Roman" w:hAnsi="Times New Roman" w:cs="Times New Roman"/>
        </w:rPr>
        <w:t>​</w:t>
      </w:r>
      <w:proofErr w:type="gramStart"/>
      <w:r w:rsidRPr="00E023EB">
        <w:rPr>
          <w:b/>
          <w:bCs/>
        </w:rPr>
        <w:t>RDP</w:t>
      </w:r>
      <w:r w:rsidRPr="00E023EB">
        <w:rPr>
          <w:rFonts w:ascii="Times New Roman" w:hAnsi="Times New Roman" w:cs="Times New Roman"/>
        </w:rPr>
        <w:t>​</w:t>
      </w:r>
      <w:r w:rsidRPr="00E023EB">
        <w:t>：</w:t>
      </w:r>
      <w:proofErr w:type="gramEnd"/>
      <w:r w:rsidRPr="00E023EB">
        <w:t>读保护级别设置。通过写入特定密钥（如 0x00A5）可以启用或解除对主存储器的读保护，防止通过调试接口非法读取固件。</w:t>
      </w:r>
    </w:p>
    <w:p w14:paraId="36B509DC" w14:textId="77777777" w:rsidR="00E023EB" w:rsidRPr="00E023EB" w:rsidRDefault="00E023EB">
      <w:pPr>
        <w:numPr>
          <w:ilvl w:val="0"/>
          <w:numId w:val="858"/>
        </w:numPr>
      </w:pPr>
      <w:r w:rsidRPr="00E023EB">
        <w:rPr>
          <w:rFonts w:ascii="Times New Roman" w:hAnsi="Times New Roman" w:cs="Times New Roman"/>
        </w:rPr>
        <w:t>​</w:t>
      </w:r>
      <w:proofErr w:type="gramStart"/>
      <w:r w:rsidRPr="00E023EB">
        <w:rPr>
          <w:b/>
          <w:bCs/>
        </w:rPr>
        <w:t>USER</w:t>
      </w:r>
      <w:r w:rsidRPr="00E023EB">
        <w:rPr>
          <w:rFonts w:ascii="Times New Roman" w:hAnsi="Times New Roman" w:cs="Times New Roman"/>
        </w:rPr>
        <w:t>​</w:t>
      </w:r>
      <w:r w:rsidRPr="00E023EB">
        <w:t>：</w:t>
      </w:r>
      <w:proofErr w:type="gramEnd"/>
      <w:r w:rsidRPr="00E023EB">
        <w:t>配置硬件看门狗以及设置当系统进入停机/待机模式时是否产生复位等。</w:t>
      </w:r>
    </w:p>
    <w:p w14:paraId="5A480261" w14:textId="77777777" w:rsidR="00E023EB" w:rsidRPr="00E023EB" w:rsidRDefault="00E023EB">
      <w:pPr>
        <w:numPr>
          <w:ilvl w:val="0"/>
          <w:numId w:val="858"/>
        </w:numPr>
      </w:pPr>
      <w:r w:rsidRPr="00E023EB">
        <w:rPr>
          <w:rFonts w:ascii="Times New Roman" w:hAnsi="Times New Roman" w:cs="Times New Roman"/>
        </w:rPr>
        <w:t>​</w:t>
      </w:r>
      <w:r w:rsidRPr="00E023EB">
        <w:rPr>
          <w:b/>
          <w:bCs/>
        </w:rPr>
        <w:t>Data0/Data1</w:t>
      </w:r>
      <w:r w:rsidRPr="00E023EB">
        <w:rPr>
          <w:rFonts w:ascii="Times New Roman" w:hAnsi="Times New Roman" w:cs="Times New Roman"/>
        </w:rPr>
        <w:t>​</w:t>
      </w:r>
      <w:r w:rsidRPr="00E023EB">
        <w:t>：供用户自由使用的数据区。</w:t>
      </w:r>
    </w:p>
    <w:p w14:paraId="17902BB1" w14:textId="77777777" w:rsidR="00E023EB" w:rsidRPr="00E023EB" w:rsidRDefault="00E023EB">
      <w:pPr>
        <w:numPr>
          <w:ilvl w:val="0"/>
          <w:numId w:val="858"/>
        </w:numPr>
      </w:pPr>
      <w:r w:rsidRPr="00E023EB">
        <w:rPr>
          <w:rFonts w:ascii="Times New Roman" w:hAnsi="Times New Roman" w:cs="Times New Roman"/>
        </w:rPr>
        <w:t>​</w:t>
      </w:r>
      <w:r w:rsidRPr="00E023EB">
        <w:rPr>
          <w:b/>
          <w:bCs/>
        </w:rPr>
        <w:t>WRP0/WRP1...</w:t>
      </w:r>
      <w:r w:rsidRPr="00E023EB">
        <w:rPr>
          <w:rFonts w:ascii="Times New Roman" w:hAnsi="Times New Roman" w:cs="Times New Roman"/>
          <w:b/>
          <w:bCs/>
        </w:rPr>
        <w:t>​</w:t>
      </w:r>
      <w:r w:rsidRPr="00E023EB">
        <w:rPr>
          <w:rFonts w:ascii="Times New Roman" w:hAnsi="Times New Roman" w:cs="Times New Roman"/>
        </w:rPr>
        <w:t>​</w:t>
      </w:r>
      <w:r w:rsidRPr="00E023EB">
        <w:t>：写保护配置位，用于对主存储器的特定页（扇区）实施写保护，每一个位对应保护若干个存储页。</w:t>
      </w:r>
    </w:p>
    <w:p w14:paraId="10E8E0B9" w14:textId="77777777" w:rsidR="00E023EB" w:rsidRPr="00E023EB" w:rsidRDefault="00E023EB" w:rsidP="00E023EB">
      <w:r w:rsidRPr="00E023EB">
        <w:t xml:space="preserve">选项字节通常成对出现（例如 RDP 和 </w:t>
      </w:r>
      <w:proofErr w:type="spellStart"/>
      <w:r w:rsidRPr="00E023EB">
        <w:t>nRDP</w:t>
      </w:r>
      <w:proofErr w:type="spellEnd"/>
      <w:r w:rsidRPr="00E023EB">
        <w:t>），在写入时，硬件要求在主字节和对应的互补字节（通常为原数据的反码）都写入正确值后，操作才有效。这是一种硬件安全校验机制。</w:t>
      </w:r>
    </w:p>
    <w:p w14:paraId="5101CE41" w14:textId="77777777" w:rsidR="00E023EB" w:rsidRPr="00E023EB" w:rsidRDefault="00E023EB" w:rsidP="0046149D">
      <w:pPr>
        <w:pStyle w:val="3"/>
      </w:pPr>
      <w:r w:rsidRPr="00E023EB">
        <w:rPr>
          <w:rFonts w:ascii="Segoe UI Emoji" w:hAnsi="Segoe UI Emoji" w:cs="Segoe UI Emoji"/>
        </w:rPr>
        <w:lastRenderedPageBreak/>
        <w:t>⚙️</w:t>
      </w:r>
      <w:r w:rsidRPr="00E023EB">
        <w:t xml:space="preserve"> 擦除操作流程与原理 </w:t>
      </w:r>
    </w:p>
    <w:p w14:paraId="4D528488" w14:textId="77777777" w:rsidR="00E023EB" w:rsidRPr="00E023EB" w:rsidRDefault="00E023EB" w:rsidP="00E023EB">
      <w:r w:rsidRPr="00E023EB">
        <w:t>擦除选项字节通常遵循以下步骤，该流程一般由库函数在内部完成：</w:t>
      </w:r>
    </w:p>
    <w:p w14:paraId="71B324FA" w14:textId="77777777" w:rsidR="00E023EB" w:rsidRPr="00E023EB" w:rsidRDefault="00E023EB">
      <w:pPr>
        <w:numPr>
          <w:ilvl w:val="0"/>
          <w:numId w:val="859"/>
        </w:numPr>
      </w:pPr>
      <w:r w:rsidRPr="00E023EB">
        <w:rPr>
          <w:rFonts w:ascii="Times New Roman" w:hAnsi="Times New Roman" w:cs="Times New Roman"/>
        </w:rPr>
        <w:t>​</w:t>
      </w:r>
      <w:r w:rsidRPr="00E023EB">
        <w:rPr>
          <w:b/>
          <w:bCs/>
        </w:rPr>
        <w:t>检查状态</w:t>
      </w:r>
      <w:r w:rsidRPr="00E023EB">
        <w:rPr>
          <w:rFonts w:ascii="Times New Roman" w:hAnsi="Times New Roman" w:cs="Times New Roman"/>
        </w:rPr>
        <w:t>​</w:t>
      </w:r>
      <w:r w:rsidRPr="00E023EB">
        <w:t>：首先检查FLASH状态寄存器（FLASH_SR）的忙位（BSY），确保当前没有其他FLASH操作正在进行。</w:t>
      </w:r>
    </w:p>
    <w:p w14:paraId="009E8748" w14:textId="77777777" w:rsidR="00E023EB" w:rsidRPr="00E023EB" w:rsidRDefault="00E023EB">
      <w:pPr>
        <w:numPr>
          <w:ilvl w:val="0"/>
          <w:numId w:val="859"/>
        </w:numPr>
      </w:pPr>
      <w:r w:rsidRPr="00E023EB">
        <w:rPr>
          <w:rFonts w:ascii="Times New Roman" w:hAnsi="Times New Roman" w:cs="Times New Roman"/>
        </w:rPr>
        <w:t>​</w:t>
      </w:r>
      <w:r w:rsidRPr="00E023EB">
        <w:rPr>
          <w:b/>
          <w:bCs/>
        </w:rPr>
        <w:t>双重解锁</w:t>
      </w:r>
      <w:r w:rsidRPr="00E023EB">
        <w:rPr>
          <w:rFonts w:ascii="Times New Roman" w:hAnsi="Times New Roman" w:cs="Times New Roman"/>
        </w:rPr>
        <w:t>​</w:t>
      </w:r>
      <w:r w:rsidRPr="00E023EB">
        <w:t>：</w:t>
      </w:r>
    </w:p>
    <w:p w14:paraId="5CB87D64" w14:textId="77777777" w:rsidR="00E023EB" w:rsidRPr="00E023EB" w:rsidRDefault="00E023EB">
      <w:pPr>
        <w:numPr>
          <w:ilvl w:val="1"/>
          <w:numId w:val="859"/>
        </w:numPr>
      </w:pPr>
      <w:r w:rsidRPr="00E023EB">
        <w:rPr>
          <w:rFonts w:ascii="Times New Roman" w:hAnsi="Times New Roman" w:cs="Times New Roman"/>
        </w:rPr>
        <w:t>​</w:t>
      </w:r>
      <w:r w:rsidRPr="00E023EB">
        <w:rPr>
          <w:b/>
          <w:bCs/>
        </w:rPr>
        <w:t>解锁</w:t>
      </w:r>
      <w:proofErr w:type="gramStart"/>
      <w:r w:rsidRPr="00E023EB">
        <w:rPr>
          <w:b/>
          <w:bCs/>
        </w:rPr>
        <w:t>FPEC</w:t>
      </w:r>
      <w:r w:rsidRPr="00E023EB">
        <w:rPr>
          <w:rFonts w:ascii="Times New Roman" w:hAnsi="Times New Roman" w:cs="Times New Roman"/>
        </w:rPr>
        <w:t>​</w:t>
      </w:r>
      <w:r w:rsidRPr="00E023EB">
        <w:t>：</w:t>
      </w:r>
      <w:proofErr w:type="gramEnd"/>
      <w:r w:rsidRPr="00E023EB">
        <w:t>通过对 FLASH_KEYR寄存器依次写入密钥 KEY1</w:t>
      </w:r>
      <w:proofErr w:type="gramStart"/>
      <w:r w:rsidRPr="00E023EB">
        <w:t>(0x45670123)</w:t>
      </w:r>
      <w:proofErr w:type="gramEnd"/>
      <w:r w:rsidRPr="00E023EB">
        <w:t xml:space="preserve"> 和 KEY2</w:t>
      </w:r>
      <w:proofErr w:type="gramStart"/>
      <w:r w:rsidRPr="00E023EB">
        <w:t>(0xCDEF89AB)</w:t>
      </w:r>
      <w:proofErr w:type="gramEnd"/>
      <w:r w:rsidRPr="00E023EB">
        <w:t xml:space="preserve"> 来解锁主闪存控制寄存器（FLASH_CR）。这是所有FLASH写操作的前提。</w:t>
      </w:r>
    </w:p>
    <w:p w14:paraId="2CAF53ED" w14:textId="77777777" w:rsidR="00E023EB" w:rsidRPr="00E023EB" w:rsidRDefault="00E023EB">
      <w:pPr>
        <w:numPr>
          <w:ilvl w:val="1"/>
          <w:numId w:val="859"/>
        </w:numPr>
      </w:pPr>
      <w:r w:rsidRPr="00E023EB">
        <w:rPr>
          <w:rFonts w:ascii="Times New Roman" w:hAnsi="Times New Roman" w:cs="Times New Roman"/>
        </w:rPr>
        <w:t>​</w:t>
      </w:r>
      <w:r w:rsidRPr="00E023EB">
        <w:rPr>
          <w:b/>
          <w:bCs/>
        </w:rPr>
        <w:t>解锁选项字节</w:t>
      </w:r>
      <w:r w:rsidRPr="00E023EB">
        <w:rPr>
          <w:rFonts w:ascii="Times New Roman" w:hAnsi="Times New Roman" w:cs="Times New Roman"/>
        </w:rPr>
        <w:t>​</w:t>
      </w:r>
      <w:r w:rsidRPr="00E023EB">
        <w:t>：选项字节有自己独立的小锁，需要通过对 FLASH_OPTKEYR寄存器再次依次写入 KEY1和 KEY2来解锁（即设置 FLASH_CR中的 OPTWRE位）。</w:t>
      </w:r>
    </w:p>
    <w:p w14:paraId="5D336DEF" w14:textId="77777777" w:rsidR="00E023EB" w:rsidRPr="00E023EB" w:rsidRDefault="00E023EB">
      <w:pPr>
        <w:numPr>
          <w:ilvl w:val="0"/>
          <w:numId w:val="859"/>
        </w:numPr>
      </w:pPr>
      <w:r w:rsidRPr="00E023EB">
        <w:rPr>
          <w:rFonts w:ascii="Times New Roman" w:hAnsi="Times New Roman" w:cs="Times New Roman"/>
        </w:rPr>
        <w:t>​</w:t>
      </w:r>
      <w:r w:rsidRPr="00E023EB">
        <w:rPr>
          <w:b/>
          <w:bCs/>
        </w:rPr>
        <w:t>触发擦除</w:t>
      </w:r>
      <w:r w:rsidRPr="00E023EB">
        <w:rPr>
          <w:rFonts w:ascii="Times New Roman" w:hAnsi="Times New Roman" w:cs="Times New Roman"/>
        </w:rPr>
        <w:t>​</w:t>
      </w:r>
      <w:r w:rsidRPr="00E023EB">
        <w:t>：在 FLASH_CR寄存器中设置选项字节擦除位（OPTER）为1，然后设置开始位（STRT）为1以启动擦除过程。</w:t>
      </w:r>
    </w:p>
    <w:p w14:paraId="190D4491" w14:textId="77777777" w:rsidR="00E023EB" w:rsidRPr="00E023EB" w:rsidRDefault="00E023EB">
      <w:pPr>
        <w:numPr>
          <w:ilvl w:val="0"/>
          <w:numId w:val="859"/>
        </w:numPr>
      </w:pPr>
      <w:r w:rsidRPr="00E023EB">
        <w:rPr>
          <w:rFonts w:ascii="Times New Roman" w:hAnsi="Times New Roman" w:cs="Times New Roman"/>
        </w:rPr>
        <w:t>​</w:t>
      </w:r>
      <w:r w:rsidRPr="00E023EB">
        <w:rPr>
          <w:b/>
          <w:bCs/>
        </w:rPr>
        <w:t>等待完成</w:t>
      </w:r>
      <w:r w:rsidRPr="00E023EB">
        <w:rPr>
          <w:rFonts w:ascii="Times New Roman" w:hAnsi="Times New Roman" w:cs="Times New Roman"/>
        </w:rPr>
        <w:t>​</w:t>
      </w:r>
      <w:r w:rsidRPr="00E023EB">
        <w:t>：等待 BSY位变为0，表示擦除操作完成。</w:t>
      </w:r>
    </w:p>
    <w:p w14:paraId="2D0C20E1" w14:textId="77777777" w:rsidR="00E023EB" w:rsidRPr="00E023EB" w:rsidRDefault="00E023EB">
      <w:pPr>
        <w:numPr>
          <w:ilvl w:val="0"/>
          <w:numId w:val="859"/>
        </w:numPr>
      </w:pPr>
      <w:r w:rsidRPr="00E023EB">
        <w:rPr>
          <w:rFonts w:ascii="Times New Roman" w:hAnsi="Times New Roman" w:cs="Times New Roman"/>
        </w:rPr>
        <w:t>​</w:t>
      </w:r>
      <w:r w:rsidRPr="00E023EB">
        <w:rPr>
          <w:b/>
          <w:bCs/>
        </w:rPr>
        <w:t>系统复位</w:t>
      </w:r>
      <w:r w:rsidRPr="00E023EB">
        <w:rPr>
          <w:rFonts w:ascii="Times New Roman" w:hAnsi="Times New Roman" w:cs="Times New Roman"/>
        </w:rPr>
        <w:t>​</w:t>
      </w:r>
      <w:r w:rsidRPr="00E023EB">
        <w:t>：</w:t>
      </w:r>
      <w:r w:rsidRPr="00E023EB">
        <w:rPr>
          <w:rFonts w:ascii="Times New Roman" w:hAnsi="Times New Roman" w:cs="Times New Roman"/>
        </w:rPr>
        <w:t>​</w:t>
      </w:r>
      <w:r w:rsidRPr="00E023EB">
        <w:rPr>
          <w:b/>
          <w:bCs/>
        </w:rPr>
        <w:t>选项字节的擦除或修改操作完成后，必须执行系统复位（System Reset）</w:t>
      </w:r>
      <w:r w:rsidRPr="00E023EB">
        <w:rPr>
          <w:rFonts w:ascii="Times New Roman" w:hAnsi="Times New Roman" w:cs="Times New Roman"/>
          <w:b/>
          <w:bCs/>
        </w:rPr>
        <w:t>​</w:t>
      </w:r>
      <w:r w:rsidRPr="00E023EB">
        <w:t>，新的配置才会在复位后生效。</w:t>
      </w:r>
    </w:p>
    <w:p w14:paraId="4556260A" w14:textId="77777777" w:rsidR="00E023EB" w:rsidRPr="00E023EB" w:rsidRDefault="00E023EB" w:rsidP="0046149D">
      <w:pPr>
        <w:pStyle w:val="3"/>
      </w:pPr>
      <w:r w:rsidRPr="00E023EB">
        <w:rPr>
          <w:rFonts w:ascii="Segoe UI Emoji" w:hAnsi="Segoe UI Emoji" w:cs="Segoe UI Emoji"/>
        </w:rPr>
        <w:t>📝</w:t>
      </w:r>
      <w:r w:rsidRPr="00E023EB">
        <w:t xml:space="preserve"> 基本使用场景与示例 </w:t>
      </w:r>
    </w:p>
    <w:p w14:paraId="14FE205B" w14:textId="77777777" w:rsidR="00E023EB" w:rsidRPr="00E023EB" w:rsidRDefault="00E023EB" w:rsidP="00E023EB">
      <w:r w:rsidRPr="00E023EB">
        <w:t>选项字节擦除通常用于需要</w:t>
      </w:r>
      <w:r w:rsidRPr="00E023EB">
        <w:rPr>
          <w:b/>
          <w:bCs/>
        </w:rPr>
        <w:t>恢复选项字节至默认状态</w:t>
      </w:r>
      <w:r w:rsidRPr="00E023EB">
        <w:t>或</w:t>
      </w:r>
      <w:r w:rsidRPr="00E023EB">
        <w:rPr>
          <w:b/>
          <w:bCs/>
        </w:rPr>
        <w:t>彻底修改重要硬件配置</w:t>
      </w:r>
      <w:r w:rsidRPr="00E023EB">
        <w:rPr>
          <w:rFonts w:ascii="Times New Roman" w:hAnsi="Times New Roman" w:cs="Times New Roman"/>
        </w:rPr>
        <w:t>​</w:t>
      </w:r>
      <w:r w:rsidRPr="00E023EB">
        <w:t>（如解除读保护）的场景。</w:t>
      </w:r>
    </w:p>
    <w:p w14:paraId="742C0AE9" w14:textId="77777777" w:rsidR="00E023EB" w:rsidRPr="00E023EB" w:rsidRDefault="00E023EB" w:rsidP="00E023EB">
      <w:r w:rsidRPr="00E023EB">
        <w:t>一个典型的使用流程如下：</w:t>
      </w:r>
    </w:p>
    <w:p w14:paraId="58AB9443" w14:textId="77777777" w:rsidR="00E023EB" w:rsidRPr="00E023EB" w:rsidRDefault="00E023EB" w:rsidP="00E023EB">
      <w:r w:rsidRPr="00E023EB">
        <w:t>// 1. 解锁主FPEC</w:t>
      </w:r>
    </w:p>
    <w:p w14:paraId="4963C5DA" w14:textId="77777777" w:rsidR="00E023EB" w:rsidRPr="00E023EB" w:rsidRDefault="00E023EB" w:rsidP="00E023EB">
      <w:proofErr w:type="spellStart"/>
      <w:r w:rsidRPr="00E023EB">
        <w:t>FLASH_</w:t>
      </w:r>
      <w:proofErr w:type="gramStart"/>
      <w:r w:rsidRPr="00E023EB">
        <w:t>Unlock</w:t>
      </w:r>
      <w:proofErr w:type="spellEnd"/>
      <w:r w:rsidRPr="00E023EB">
        <w:t>(</w:t>
      </w:r>
      <w:proofErr w:type="gramEnd"/>
      <w:r w:rsidRPr="00E023EB">
        <w:t>);</w:t>
      </w:r>
    </w:p>
    <w:p w14:paraId="13AA0B2C" w14:textId="77777777" w:rsidR="00E023EB" w:rsidRPr="00E023EB" w:rsidRDefault="00E023EB" w:rsidP="00E023EB"/>
    <w:p w14:paraId="7D7B5BB1" w14:textId="77777777" w:rsidR="00E023EB" w:rsidRPr="00E023EB" w:rsidRDefault="00E023EB" w:rsidP="00E023EB">
      <w:r w:rsidRPr="00E023EB">
        <w:t>// 2. 解锁选项字节（通常库函数</w:t>
      </w:r>
      <w:proofErr w:type="spellStart"/>
      <w:r w:rsidRPr="00E023EB">
        <w:t>FLASH_EraseOptionBytes</w:t>
      </w:r>
      <w:proofErr w:type="spellEnd"/>
      <w:r w:rsidRPr="00E023EB">
        <w:t>内部会处理）</w:t>
      </w:r>
    </w:p>
    <w:p w14:paraId="007984CC" w14:textId="77777777" w:rsidR="00E023EB" w:rsidRPr="00E023EB" w:rsidRDefault="00E023EB" w:rsidP="00E023EB">
      <w:r w:rsidRPr="00E023EB">
        <w:t xml:space="preserve">// </w:t>
      </w:r>
      <w:proofErr w:type="spellStart"/>
      <w:r w:rsidRPr="00E023EB">
        <w:t>FLASH_OPT_Unlock</w:t>
      </w:r>
      <w:proofErr w:type="spellEnd"/>
      <w:r w:rsidRPr="00E023EB">
        <w:t>()</w:t>
      </w:r>
      <w:proofErr w:type="gramStart"/>
      <w:r w:rsidRPr="00E023EB">
        <w:t>; // 某些</w:t>
      </w:r>
      <w:proofErr w:type="gramEnd"/>
      <w:r w:rsidRPr="00E023EB">
        <w:t>库可能有单独的函数</w:t>
      </w:r>
    </w:p>
    <w:p w14:paraId="50E84460" w14:textId="77777777" w:rsidR="00E023EB" w:rsidRPr="00E023EB" w:rsidRDefault="00E023EB" w:rsidP="00E023EB"/>
    <w:p w14:paraId="7993EE8A" w14:textId="77777777" w:rsidR="00E023EB" w:rsidRPr="00E023EB" w:rsidRDefault="00E023EB" w:rsidP="00E023EB">
      <w:r w:rsidRPr="00E023EB">
        <w:t>// 3. 执行选项字节擦除</w:t>
      </w:r>
    </w:p>
    <w:p w14:paraId="3B331D5E" w14:textId="77777777" w:rsidR="00E023EB" w:rsidRPr="00E023EB" w:rsidRDefault="00E023EB" w:rsidP="00E023EB">
      <w:proofErr w:type="spellStart"/>
      <w:r w:rsidRPr="00E023EB">
        <w:t>FLASH_Status</w:t>
      </w:r>
      <w:proofErr w:type="spellEnd"/>
      <w:r w:rsidRPr="00E023EB">
        <w:t xml:space="preserve"> status = </w:t>
      </w:r>
      <w:proofErr w:type="spellStart"/>
      <w:r w:rsidRPr="00E023EB">
        <w:t>FLASH_</w:t>
      </w:r>
      <w:proofErr w:type="gramStart"/>
      <w:r w:rsidRPr="00E023EB">
        <w:t>EraseOptionBytes</w:t>
      </w:r>
      <w:proofErr w:type="spellEnd"/>
      <w:r w:rsidRPr="00E023EB">
        <w:t>(</w:t>
      </w:r>
      <w:proofErr w:type="gramEnd"/>
      <w:r w:rsidRPr="00E023EB">
        <w:t>);</w:t>
      </w:r>
    </w:p>
    <w:p w14:paraId="32FA7518" w14:textId="77777777" w:rsidR="00E023EB" w:rsidRPr="00E023EB" w:rsidRDefault="00E023EB" w:rsidP="00E023EB">
      <w:r w:rsidRPr="00E023EB">
        <w:lastRenderedPageBreak/>
        <w:t>if (</w:t>
      </w:r>
      <w:proofErr w:type="gramStart"/>
      <w:r w:rsidRPr="00E023EB">
        <w:t>status !</w:t>
      </w:r>
      <w:proofErr w:type="gramEnd"/>
      <w:r w:rsidRPr="00E023EB">
        <w:t>= FLASH_COMPLETE) {</w:t>
      </w:r>
    </w:p>
    <w:p w14:paraId="4D6ADA4E" w14:textId="77777777" w:rsidR="00E023EB" w:rsidRPr="00E023EB" w:rsidRDefault="00E023EB" w:rsidP="00E023EB">
      <w:r w:rsidRPr="00E023EB">
        <w:t xml:space="preserve">    // 错误处理</w:t>
      </w:r>
    </w:p>
    <w:p w14:paraId="1745D235" w14:textId="77777777" w:rsidR="00E023EB" w:rsidRPr="00E023EB" w:rsidRDefault="00E023EB" w:rsidP="00E023EB">
      <w:r w:rsidRPr="00E023EB">
        <w:t>}</w:t>
      </w:r>
    </w:p>
    <w:p w14:paraId="6C9DF5FF" w14:textId="77777777" w:rsidR="00E023EB" w:rsidRPr="00E023EB" w:rsidRDefault="00E023EB" w:rsidP="00E023EB"/>
    <w:p w14:paraId="02F32111" w14:textId="77777777" w:rsidR="00E023EB" w:rsidRPr="00E023EB" w:rsidRDefault="00E023EB" w:rsidP="00E023EB">
      <w:r w:rsidRPr="00E023EB">
        <w:t>// 4. （可选）重新编程选项字节</w:t>
      </w:r>
    </w:p>
    <w:p w14:paraId="44482C2B" w14:textId="77777777" w:rsidR="00E023EB" w:rsidRPr="00E023EB" w:rsidRDefault="00E023EB" w:rsidP="00E023EB">
      <w:r w:rsidRPr="00E023EB">
        <w:t xml:space="preserve">// </w:t>
      </w:r>
      <w:proofErr w:type="spellStart"/>
      <w:r w:rsidRPr="00E023EB">
        <w:t>FLASH_ProgramOptionByteData</w:t>
      </w:r>
      <w:proofErr w:type="spellEnd"/>
      <w:r w:rsidRPr="00E023EB">
        <w:t>(...);</w:t>
      </w:r>
    </w:p>
    <w:p w14:paraId="1FD340CC" w14:textId="77777777" w:rsidR="00E023EB" w:rsidRPr="00E023EB" w:rsidRDefault="00E023EB" w:rsidP="00E023EB"/>
    <w:p w14:paraId="06698E0E" w14:textId="77777777" w:rsidR="00E023EB" w:rsidRPr="00E023EB" w:rsidRDefault="00E023EB" w:rsidP="00E023EB">
      <w:r w:rsidRPr="00E023EB">
        <w:t>// 5. 重新上锁</w:t>
      </w:r>
    </w:p>
    <w:p w14:paraId="1A7B6E8E" w14:textId="77777777" w:rsidR="00E023EB" w:rsidRPr="00E023EB" w:rsidRDefault="00E023EB" w:rsidP="00E023EB">
      <w:proofErr w:type="spellStart"/>
      <w:r w:rsidRPr="00E023EB">
        <w:t>FLASH_</w:t>
      </w:r>
      <w:proofErr w:type="gramStart"/>
      <w:r w:rsidRPr="00E023EB">
        <w:t>Lock</w:t>
      </w:r>
      <w:proofErr w:type="spellEnd"/>
      <w:r w:rsidRPr="00E023EB">
        <w:t>(</w:t>
      </w:r>
      <w:proofErr w:type="gramEnd"/>
      <w:r w:rsidRPr="00E023EB">
        <w:t>);</w:t>
      </w:r>
    </w:p>
    <w:p w14:paraId="0C4CEB4C" w14:textId="77777777" w:rsidR="00E023EB" w:rsidRPr="00E023EB" w:rsidRDefault="00E023EB" w:rsidP="00E023EB"/>
    <w:p w14:paraId="7DEB6E70" w14:textId="77777777" w:rsidR="00E023EB" w:rsidRPr="00E023EB" w:rsidRDefault="00E023EB" w:rsidP="00E023EB">
      <w:r w:rsidRPr="00E023EB">
        <w:t>// 6. 重要：系统复位使新配置生效</w:t>
      </w:r>
    </w:p>
    <w:p w14:paraId="4BF8C8DB" w14:textId="77777777" w:rsidR="00E023EB" w:rsidRPr="00E023EB" w:rsidRDefault="00E023EB" w:rsidP="00E023EB">
      <w:proofErr w:type="spellStart"/>
      <w:r w:rsidRPr="00E023EB">
        <w:t>NVIC_</w:t>
      </w:r>
      <w:proofErr w:type="gramStart"/>
      <w:r w:rsidRPr="00E023EB">
        <w:t>SystemReset</w:t>
      </w:r>
      <w:proofErr w:type="spellEnd"/>
      <w:r w:rsidRPr="00E023EB">
        <w:t>(</w:t>
      </w:r>
      <w:proofErr w:type="gramEnd"/>
      <w:r w:rsidRPr="00E023EB">
        <w:t>);</w:t>
      </w:r>
    </w:p>
    <w:p w14:paraId="223E514D" w14:textId="77777777" w:rsidR="00E023EB" w:rsidRPr="00E023EB" w:rsidRDefault="00E023EB" w:rsidP="0046149D">
      <w:pPr>
        <w:pStyle w:val="3"/>
      </w:pPr>
      <w:r w:rsidRPr="00E023EB">
        <w:rPr>
          <w:rFonts w:ascii="Segoe UI Emoji" w:hAnsi="Segoe UI Emoji" w:cs="Segoe UI Emoji"/>
        </w:rPr>
        <w:t>⚠️</w:t>
      </w:r>
      <w:r w:rsidRPr="00E023EB">
        <w:t xml:space="preserve"> 重要注意事项 </w:t>
      </w:r>
    </w:p>
    <w:p w14:paraId="4BC1C559" w14:textId="77777777" w:rsidR="00E023EB" w:rsidRPr="00E023EB" w:rsidRDefault="00E023EB">
      <w:pPr>
        <w:numPr>
          <w:ilvl w:val="0"/>
          <w:numId w:val="860"/>
        </w:numPr>
      </w:pPr>
      <w:r w:rsidRPr="00E023EB">
        <w:rPr>
          <w:rFonts w:ascii="Times New Roman" w:hAnsi="Times New Roman" w:cs="Times New Roman"/>
        </w:rPr>
        <w:t>​</w:t>
      </w:r>
      <w:r w:rsidRPr="00E023EB">
        <w:rPr>
          <w:b/>
          <w:bCs/>
        </w:rPr>
        <w:t>谨慎操作</w:t>
      </w:r>
      <w:r w:rsidRPr="00E023EB">
        <w:rPr>
          <w:rFonts w:ascii="Times New Roman" w:hAnsi="Times New Roman" w:cs="Times New Roman"/>
        </w:rPr>
        <w:t>​</w:t>
      </w:r>
      <w:r w:rsidRPr="00E023EB">
        <w:t>：错误地配置选项字节（如误开启读保护）可能导致芯片被锁定，无法通过常规方式再次编程，需要借助系统存储器自举程序（Bootloader）或其他特殊方法才能恢复。</w:t>
      </w:r>
    </w:p>
    <w:p w14:paraId="63BCC105" w14:textId="77777777" w:rsidR="00E023EB" w:rsidRPr="00E023EB" w:rsidRDefault="00E023EB">
      <w:pPr>
        <w:numPr>
          <w:ilvl w:val="0"/>
          <w:numId w:val="860"/>
        </w:numPr>
      </w:pPr>
      <w:r w:rsidRPr="00E023EB">
        <w:rPr>
          <w:rFonts w:ascii="Times New Roman" w:hAnsi="Times New Roman" w:cs="Times New Roman"/>
        </w:rPr>
        <w:t>​</w:t>
      </w:r>
      <w:r w:rsidRPr="00E023EB">
        <w:rPr>
          <w:b/>
          <w:bCs/>
        </w:rPr>
        <w:t>复位</w:t>
      </w:r>
      <w:proofErr w:type="gramStart"/>
      <w:r w:rsidRPr="00E023EB">
        <w:rPr>
          <w:b/>
          <w:bCs/>
        </w:rPr>
        <w:t>生效</w:t>
      </w:r>
      <w:r w:rsidRPr="00E023EB">
        <w:rPr>
          <w:rFonts w:ascii="Times New Roman" w:hAnsi="Times New Roman" w:cs="Times New Roman"/>
        </w:rPr>
        <w:t>​</w:t>
      </w:r>
      <w:r w:rsidRPr="00E023EB">
        <w:t>：</w:t>
      </w:r>
      <w:proofErr w:type="gramEnd"/>
      <w:r w:rsidRPr="00E023EB">
        <w:t>对选项字节的任何修改都</w:t>
      </w:r>
      <w:r w:rsidRPr="00E023EB">
        <w:rPr>
          <w:b/>
          <w:bCs/>
        </w:rPr>
        <w:t>必须经过系统复位后才能生效</w:t>
      </w:r>
      <w:r w:rsidRPr="00E023EB">
        <w:t>，这一点与操作主闪存不同。</w:t>
      </w:r>
    </w:p>
    <w:p w14:paraId="5B45C6EA" w14:textId="77777777" w:rsidR="00E023EB" w:rsidRPr="00E023EB" w:rsidRDefault="00E023EB">
      <w:pPr>
        <w:numPr>
          <w:ilvl w:val="0"/>
          <w:numId w:val="860"/>
        </w:numPr>
      </w:pPr>
      <w:r w:rsidRPr="00E023EB">
        <w:rPr>
          <w:rFonts w:ascii="Times New Roman" w:hAnsi="Times New Roman" w:cs="Times New Roman"/>
        </w:rPr>
        <w:t>​</w:t>
      </w:r>
      <w:r w:rsidRPr="00E023EB">
        <w:rPr>
          <w:b/>
          <w:bCs/>
        </w:rPr>
        <w:t>操作中断</w:t>
      </w:r>
      <w:r w:rsidRPr="00E023EB">
        <w:rPr>
          <w:rFonts w:ascii="Times New Roman" w:hAnsi="Times New Roman" w:cs="Times New Roman"/>
        </w:rPr>
        <w:t>​</w:t>
      </w:r>
      <w:r w:rsidRPr="00E023EB">
        <w:t>：在擦除或编程选项字节期间，任何读取内部FLASH的操作都会导致CPU暂停，直到本次操作完成。因此，如果程序中有对时间要求严格的中断函数，需谨慎考虑此影响。</w:t>
      </w:r>
    </w:p>
    <w:p w14:paraId="1EECE0A4" w14:textId="77777777" w:rsidR="00E023EB" w:rsidRPr="00E023EB" w:rsidRDefault="00E023EB">
      <w:pPr>
        <w:numPr>
          <w:ilvl w:val="0"/>
          <w:numId w:val="860"/>
        </w:numPr>
      </w:pPr>
      <w:r w:rsidRPr="00E023EB">
        <w:rPr>
          <w:rFonts w:ascii="Times New Roman" w:hAnsi="Times New Roman" w:cs="Times New Roman"/>
        </w:rPr>
        <w:t>​</w:t>
      </w:r>
      <w:r w:rsidRPr="00E023EB">
        <w:rPr>
          <w:b/>
          <w:bCs/>
        </w:rPr>
        <w:t>函数适用性</w:t>
      </w:r>
      <w:r w:rsidRPr="00E023EB">
        <w:rPr>
          <w:rFonts w:ascii="Times New Roman" w:hAnsi="Times New Roman" w:cs="Times New Roman"/>
        </w:rPr>
        <w:t>​</w:t>
      </w:r>
      <w:r w:rsidRPr="00E023EB">
        <w:t>：此函数通常用于配置芯片的特定功能，如读写保护、电源管理等，在一般的应用数据存储中不会使用。</w:t>
      </w:r>
    </w:p>
    <w:p w14:paraId="0072C10F" w14:textId="77777777" w:rsidR="00E023EB" w:rsidRPr="00E023EB" w:rsidRDefault="00E023EB" w:rsidP="0046149D">
      <w:pPr>
        <w:pStyle w:val="3"/>
      </w:pPr>
      <w:r w:rsidRPr="00E023EB">
        <w:rPr>
          <w:rFonts w:ascii="Segoe UI Emoji" w:hAnsi="Segoe UI Emoji" w:cs="Segoe UI Emoji"/>
        </w:rPr>
        <w:t>💎</w:t>
      </w:r>
      <w:r w:rsidRPr="00E023EB">
        <w:t xml:space="preserve"> 总结 </w:t>
      </w:r>
    </w:p>
    <w:p w14:paraId="4D6508E2" w14:textId="77777777" w:rsidR="00E023EB" w:rsidRPr="00E023EB" w:rsidRDefault="00E023EB" w:rsidP="00E023EB">
      <w:proofErr w:type="spellStart"/>
      <w:r w:rsidRPr="00E023EB">
        <w:t>FLASH_EraseOptionBytes</w:t>
      </w:r>
      <w:proofErr w:type="spellEnd"/>
      <w:r w:rsidRPr="00E023EB">
        <w:t>是一个用于管理STM32芯片底层配置的高级函数。它通过擦除选项字节，为重新配置读保护、写保护、看门狗等硬件功能提供了可能。由于其操作的高风险性，务必在充分理解其影响并严格遵循数据手册步骤的前提下使用。</w:t>
      </w:r>
    </w:p>
    <w:p w14:paraId="381294EE" w14:textId="77777777" w:rsidR="00E023EB" w:rsidRPr="00E023EB" w:rsidRDefault="00E023EB" w:rsidP="00E023EB">
      <w:r w:rsidRPr="00E023EB">
        <w:t>希望这些信息能帮助您更好地理解这个函数。如果您对主闪存的其他操作（如页擦除或数据编程）有疑问，我很乐意继续探讨。</w:t>
      </w:r>
    </w:p>
    <w:p w14:paraId="5D8F21E2" w14:textId="77777777" w:rsidR="00E023EB" w:rsidRPr="00E023EB" w:rsidRDefault="00E023EB" w:rsidP="00E023EB"/>
    <w:p w14:paraId="346EB344" w14:textId="0EE33A39" w:rsidR="00E023EB" w:rsidRDefault="00E023EB" w:rsidP="001D11AC">
      <w:pPr>
        <w:pStyle w:val="2"/>
      </w:pPr>
      <w:proofErr w:type="spellStart"/>
      <w:r w:rsidRPr="00E023EB">
        <w:t>FLASH_ProgramWord</w:t>
      </w:r>
      <w:proofErr w:type="spellEnd"/>
      <w:r w:rsidRPr="00E023EB">
        <w:t>(</w:t>
      </w:r>
      <w:r>
        <w:rPr>
          <w:rFonts w:hint="eastAsia"/>
        </w:rPr>
        <w:t>)</w:t>
      </w:r>
      <w:r w:rsidR="00DB5DF7">
        <w:br/>
      </w:r>
      <w:r w:rsidR="00DB5DF7" w:rsidRPr="00616FC2">
        <w:t>向STM32的内部FLASH指定地址写入一个32位字（Word）的数据</w:t>
      </w:r>
    </w:p>
    <w:p w14:paraId="3A529C90" w14:textId="77777777" w:rsidR="00616FC2" w:rsidRPr="00616FC2" w:rsidRDefault="00616FC2" w:rsidP="00616FC2">
      <w:proofErr w:type="spellStart"/>
      <w:r w:rsidRPr="00616FC2">
        <w:t>FLASH_ProgramWord</w:t>
      </w:r>
      <w:proofErr w:type="spellEnd"/>
      <w:r w:rsidRPr="00616FC2">
        <w:t>函数用于向STM32的内部FLASH指定地址写入一个32位字（Word）的数据。下面是关于这个函数的详细讲解。</w:t>
      </w:r>
    </w:p>
    <w:p w14:paraId="0E4D0BD9" w14:textId="77777777" w:rsidR="00616FC2" w:rsidRPr="00616FC2" w:rsidRDefault="00616FC2" w:rsidP="00A75B20">
      <w:pPr>
        <w:pStyle w:val="3"/>
      </w:pPr>
      <w:r w:rsidRPr="00616FC2">
        <w:rPr>
          <w:rFonts w:ascii="Segoe UI Emoji" w:hAnsi="Segoe UI Emoji" w:cs="Segoe UI Emoji"/>
        </w:rPr>
        <w:t>🔍</w:t>
      </w:r>
      <w:r w:rsidRPr="00616FC2">
        <w:t xml:space="preserve"> 函数原型 </w:t>
      </w:r>
    </w:p>
    <w:p w14:paraId="3CCC2B8B" w14:textId="77777777" w:rsidR="00616FC2" w:rsidRPr="00616FC2" w:rsidRDefault="00616FC2" w:rsidP="00616FC2">
      <w:proofErr w:type="spellStart"/>
      <w:r w:rsidRPr="00616FC2">
        <w:t>FLASH_Status</w:t>
      </w:r>
      <w:proofErr w:type="spellEnd"/>
      <w:r w:rsidRPr="00616FC2">
        <w:t xml:space="preserve"> </w:t>
      </w:r>
      <w:proofErr w:type="spellStart"/>
      <w:r w:rsidRPr="00616FC2">
        <w:t>FLASH_</w:t>
      </w:r>
      <w:proofErr w:type="gramStart"/>
      <w:r w:rsidRPr="00616FC2">
        <w:t>ProgramWord</w:t>
      </w:r>
      <w:proofErr w:type="spellEnd"/>
      <w:r w:rsidRPr="00616FC2">
        <w:t>(</w:t>
      </w:r>
      <w:proofErr w:type="gramEnd"/>
      <w:r w:rsidRPr="00616FC2">
        <w:t>uint32_t Address, uint32_t Data);</w:t>
      </w:r>
    </w:p>
    <w:p w14:paraId="7FAF57AC" w14:textId="77777777" w:rsidR="00616FC2" w:rsidRPr="00616FC2" w:rsidRDefault="00616FC2" w:rsidP="00A75B20">
      <w:pPr>
        <w:pStyle w:val="3"/>
      </w:pPr>
      <w:r w:rsidRPr="00616FC2">
        <w:rPr>
          <w:rFonts w:ascii="Segoe UI Emoji" w:hAnsi="Segoe UI Emoji" w:cs="Segoe UI Emoji"/>
        </w:rPr>
        <w:t>📖</w:t>
      </w:r>
      <w:r w:rsidRPr="00616FC2">
        <w:t xml:space="preserve"> 参数说明 </w:t>
      </w:r>
    </w:p>
    <w:p w14:paraId="04C35C12" w14:textId="77777777" w:rsidR="00616FC2" w:rsidRPr="00616FC2" w:rsidRDefault="00616FC2">
      <w:pPr>
        <w:numPr>
          <w:ilvl w:val="0"/>
          <w:numId w:val="861"/>
        </w:numPr>
      </w:pPr>
      <w:r w:rsidRPr="00616FC2">
        <w:t>uint32_t Address：要写入数据的</w:t>
      </w:r>
      <w:r w:rsidRPr="00616FC2">
        <w:rPr>
          <w:b/>
          <w:bCs/>
        </w:rPr>
        <w:t>目标</w:t>
      </w:r>
      <w:r w:rsidRPr="00616FC2">
        <w:rPr>
          <w:b/>
          <w:bCs/>
          <w:color w:val="EE0000"/>
        </w:rPr>
        <w:t>起始地址</w:t>
      </w:r>
      <w:r w:rsidRPr="00616FC2">
        <w:t>。该地址必须是4的倍数（字对齐）。</w:t>
      </w:r>
    </w:p>
    <w:p w14:paraId="55AFD84F" w14:textId="77777777" w:rsidR="00616FC2" w:rsidRPr="00616FC2" w:rsidRDefault="00616FC2">
      <w:pPr>
        <w:numPr>
          <w:ilvl w:val="0"/>
          <w:numId w:val="861"/>
        </w:numPr>
      </w:pPr>
      <w:r w:rsidRPr="00616FC2">
        <w:t>uint32_t Data：要写入的</w:t>
      </w:r>
      <w:r w:rsidRPr="00616FC2">
        <w:rPr>
          <w:b/>
          <w:bCs/>
        </w:rPr>
        <w:t>32位</w:t>
      </w:r>
      <w:r w:rsidRPr="00616FC2">
        <w:rPr>
          <w:b/>
          <w:bCs/>
          <w:color w:val="EE0000"/>
        </w:rPr>
        <w:t>数据</w:t>
      </w:r>
      <w:r w:rsidRPr="00616FC2">
        <w:t>。</w:t>
      </w:r>
    </w:p>
    <w:p w14:paraId="560A2A43" w14:textId="77777777" w:rsidR="00616FC2" w:rsidRPr="00616FC2" w:rsidRDefault="00616FC2" w:rsidP="00A75B20">
      <w:pPr>
        <w:pStyle w:val="3"/>
      </w:pPr>
      <w:r w:rsidRPr="00616FC2">
        <w:rPr>
          <w:rFonts w:ascii="Segoe UI Emoji" w:hAnsi="Segoe UI Emoji" w:cs="Segoe UI Emoji"/>
        </w:rPr>
        <w:t>📤</w:t>
      </w:r>
      <w:r w:rsidRPr="00616FC2">
        <w:t xml:space="preserve"> 返回值 </w:t>
      </w:r>
    </w:p>
    <w:p w14:paraId="5F0424D4" w14:textId="77777777" w:rsidR="00616FC2" w:rsidRPr="00616FC2" w:rsidRDefault="00616FC2">
      <w:pPr>
        <w:numPr>
          <w:ilvl w:val="0"/>
          <w:numId w:val="862"/>
        </w:numPr>
      </w:pPr>
      <w:r w:rsidRPr="00616FC2">
        <w:rPr>
          <w:rFonts w:ascii="Times New Roman" w:hAnsi="Times New Roman" w:cs="Times New Roman"/>
        </w:rPr>
        <w:t>​</w:t>
      </w:r>
      <w:r w:rsidRPr="00616FC2">
        <w:rPr>
          <w:b/>
          <w:bCs/>
        </w:rPr>
        <w:t>返回值</w:t>
      </w:r>
      <w:proofErr w:type="gramStart"/>
      <w:r w:rsidRPr="00616FC2">
        <w:rPr>
          <w:b/>
          <w:bCs/>
        </w:rPr>
        <w:t>类型</w:t>
      </w:r>
      <w:r w:rsidRPr="00616FC2">
        <w:rPr>
          <w:rFonts w:ascii="Times New Roman" w:hAnsi="Times New Roman" w:cs="Times New Roman"/>
        </w:rPr>
        <w:t>​</w:t>
      </w:r>
      <w:r w:rsidRPr="00616FC2">
        <w:t>：</w:t>
      </w:r>
      <w:proofErr w:type="spellStart"/>
      <w:proofErr w:type="gramEnd"/>
      <w:r w:rsidRPr="00616FC2">
        <w:t>FLASH_Status</w:t>
      </w:r>
      <w:proofErr w:type="spellEnd"/>
      <w:r w:rsidRPr="00616FC2">
        <w:t>，这是一个枚举类型，用于指示操作的执行状态。</w:t>
      </w:r>
    </w:p>
    <w:p w14:paraId="3D05C6B6" w14:textId="77777777" w:rsidR="00616FC2" w:rsidRPr="00616FC2" w:rsidRDefault="00616FC2">
      <w:pPr>
        <w:numPr>
          <w:ilvl w:val="0"/>
          <w:numId w:val="862"/>
        </w:numPr>
      </w:pPr>
      <w:r w:rsidRPr="00616FC2">
        <w:rPr>
          <w:rFonts w:ascii="Times New Roman" w:hAnsi="Times New Roman" w:cs="Times New Roman"/>
        </w:rPr>
        <w:t>​</w:t>
      </w:r>
      <w:r w:rsidRPr="00616FC2">
        <w:rPr>
          <w:b/>
          <w:bCs/>
        </w:rPr>
        <w:t>可能返回的状态值</w:t>
      </w:r>
      <w:r w:rsidRPr="00616FC2">
        <w:rPr>
          <w:rFonts w:ascii="Times New Roman" w:hAnsi="Times New Roman" w:cs="Times New Roman"/>
        </w:rPr>
        <w:t>​</w:t>
      </w:r>
      <w:r w:rsidRPr="00616FC2">
        <w:t>：</w:t>
      </w:r>
    </w:p>
    <w:p w14:paraId="21A50AF6" w14:textId="77777777" w:rsidR="00616FC2" w:rsidRPr="00616FC2" w:rsidRDefault="00616FC2">
      <w:pPr>
        <w:numPr>
          <w:ilvl w:val="1"/>
          <w:numId w:val="862"/>
        </w:numPr>
      </w:pPr>
      <w:r w:rsidRPr="00616FC2">
        <w:t>FLASH_BUSY：Flash忙，表示有上一个操作尚未完成。</w:t>
      </w:r>
    </w:p>
    <w:p w14:paraId="53A246D9" w14:textId="77777777" w:rsidR="00616FC2" w:rsidRPr="00616FC2" w:rsidRDefault="00616FC2">
      <w:pPr>
        <w:numPr>
          <w:ilvl w:val="1"/>
          <w:numId w:val="862"/>
        </w:numPr>
      </w:pPr>
      <w:r w:rsidRPr="00616FC2">
        <w:t>FLASH_ERROR_PG：编程错误，通常发生在尝试向未擦除（值不为0xFFFF）的地址写入数据时。</w:t>
      </w:r>
    </w:p>
    <w:p w14:paraId="1384D79D" w14:textId="77777777" w:rsidR="00616FC2" w:rsidRPr="00616FC2" w:rsidRDefault="00616FC2">
      <w:pPr>
        <w:numPr>
          <w:ilvl w:val="1"/>
          <w:numId w:val="862"/>
        </w:numPr>
      </w:pPr>
      <w:r w:rsidRPr="00616FC2">
        <w:t>FLASH_ERROR_WRP：写保护错误，目标地址可能处于写保护状态。</w:t>
      </w:r>
    </w:p>
    <w:p w14:paraId="6A506146" w14:textId="77777777" w:rsidR="00616FC2" w:rsidRPr="00616FC2" w:rsidRDefault="00616FC2">
      <w:pPr>
        <w:numPr>
          <w:ilvl w:val="1"/>
          <w:numId w:val="862"/>
        </w:numPr>
      </w:pPr>
      <w:r w:rsidRPr="00616FC2">
        <w:t>FLASH_COMPLETE：操作成功完成。</w:t>
      </w:r>
    </w:p>
    <w:p w14:paraId="28B09FF6" w14:textId="77777777" w:rsidR="00616FC2" w:rsidRPr="00616FC2" w:rsidRDefault="00616FC2">
      <w:pPr>
        <w:numPr>
          <w:ilvl w:val="1"/>
          <w:numId w:val="862"/>
        </w:numPr>
      </w:pPr>
      <w:r w:rsidRPr="00616FC2">
        <w:t>FLASH_TIMEOUT：操作超时。</w:t>
      </w:r>
    </w:p>
    <w:p w14:paraId="1AF55891" w14:textId="77777777" w:rsidR="00616FC2" w:rsidRPr="00616FC2" w:rsidRDefault="00616FC2" w:rsidP="00A75B20">
      <w:pPr>
        <w:pStyle w:val="3"/>
      </w:pPr>
      <w:r w:rsidRPr="00616FC2">
        <w:rPr>
          <w:rFonts w:ascii="Segoe UI Emoji" w:hAnsi="Segoe UI Emoji" w:cs="Segoe UI Emoji"/>
        </w:rPr>
        <w:t>⚙️</w:t>
      </w:r>
      <w:r w:rsidRPr="00616FC2">
        <w:t xml:space="preserve"> 工作原理 </w:t>
      </w:r>
    </w:p>
    <w:p w14:paraId="51536EFE" w14:textId="77777777" w:rsidR="00616FC2" w:rsidRPr="00616FC2" w:rsidRDefault="00616FC2" w:rsidP="00616FC2">
      <w:r w:rsidRPr="00616FC2">
        <w:t>STM32的FLASH有一个重要特性：</w:t>
      </w:r>
      <w:r w:rsidRPr="00616FC2">
        <w:rPr>
          <w:rFonts w:ascii="Times New Roman" w:hAnsi="Times New Roman" w:cs="Times New Roman"/>
        </w:rPr>
        <w:t>​</w:t>
      </w:r>
      <w:r w:rsidRPr="00616FC2">
        <w:rPr>
          <w:b/>
          <w:bCs/>
        </w:rPr>
        <w:t>其基本编程单位是16位的半字（Half Word）</w:t>
      </w:r>
      <w:r w:rsidRPr="00616FC2">
        <w:rPr>
          <w:rFonts w:ascii="Times New Roman" w:hAnsi="Times New Roman" w:cs="Times New Roman"/>
          <w:b/>
          <w:bCs/>
        </w:rPr>
        <w:t>​</w:t>
      </w:r>
      <w:r w:rsidRPr="00616FC2">
        <w:t>。因此，</w:t>
      </w:r>
      <w:proofErr w:type="spellStart"/>
      <w:r w:rsidRPr="00616FC2">
        <w:t>FLASH_ProgramWord</w:t>
      </w:r>
      <w:proofErr w:type="spellEnd"/>
      <w:r w:rsidRPr="00616FC2">
        <w:t>函数在内部实际上是</w:t>
      </w:r>
      <w:r w:rsidRPr="00616FC2">
        <w:rPr>
          <w:b/>
          <w:bCs/>
        </w:rPr>
        <w:t>分两次执行16位半字编程操作</w:t>
      </w:r>
      <w:r w:rsidRPr="00616FC2">
        <w:t>来完成一个32位字的写入：</w:t>
      </w:r>
    </w:p>
    <w:p w14:paraId="08D5E895" w14:textId="77777777" w:rsidR="00616FC2" w:rsidRPr="00616FC2" w:rsidRDefault="00616FC2">
      <w:pPr>
        <w:numPr>
          <w:ilvl w:val="0"/>
          <w:numId w:val="863"/>
        </w:numPr>
      </w:pPr>
      <w:r w:rsidRPr="00616FC2">
        <w:t>首先写入数据的</w:t>
      </w:r>
      <w:r w:rsidRPr="00616FC2">
        <w:rPr>
          <w:b/>
          <w:bCs/>
        </w:rPr>
        <w:t>低16位</w:t>
      </w:r>
      <w:r w:rsidRPr="00616FC2">
        <w:t>到指定地址 Address。</w:t>
      </w:r>
    </w:p>
    <w:p w14:paraId="11485B99" w14:textId="77777777" w:rsidR="00616FC2" w:rsidRPr="00616FC2" w:rsidRDefault="00616FC2">
      <w:pPr>
        <w:numPr>
          <w:ilvl w:val="0"/>
          <w:numId w:val="863"/>
        </w:numPr>
      </w:pPr>
      <w:r w:rsidRPr="00616FC2">
        <w:lastRenderedPageBreak/>
        <w:t>然后将地址</w:t>
      </w:r>
      <w:r w:rsidRPr="00616FC2">
        <w:rPr>
          <w:b/>
          <w:bCs/>
        </w:rPr>
        <w:t>增加2个字节</w:t>
      </w:r>
      <w:r w:rsidRPr="00616FC2">
        <w:rPr>
          <w:rFonts w:ascii="Times New Roman" w:hAnsi="Times New Roman" w:cs="Times New Roman"/>
        </w:rPr>
        <w:t>​</w:t>
      </w:r>
      <w:r w:rsidRPr="00616FC2">
        <w:t>（Address + 2），再写入数据的</w:t>
      </w:r>
      <w:r w:rsidRPr="00616FC2">
        <w:rPr>
          <w:b/>
          <w:bCs/>
        </w:rPr>
        <w:t>高16位</w:t>
      </w:r>
      <w:r w:rsidRPr="00616FC2">
        <w:t>。</w:t>
      </w:r>
    </w:p>
    <w:p w14:paraId="1FEEAA4A" w14:textId="77777777" w:rsidR="00616FC2" w:rsidRPr="00616FC2" w:rsidRDefault="00616FC2" w:rsidP="00A75B20">
      <w:pPr>
        <w:pStyle w:val="3"/>
      </w:pPr>
      <w:r w:rsidRPr="00616FC2">
        <w:rPr>
          <w:rFonts w:ascii="Segoe UI Emoji" w:hAnsi="Segoe UI Emoji" w:cs="Segoe UI Emoji"/>
        </w:rPr>
        <w:t>📝</w:t>
      </w:r>
      <w:r w:rsidRPr="00616FC2">
        <w:t xml:space="preserve"> 标准操作流程 </w:t>
      </w:r>
    </w:p>
    <w:p w14:paraId="2207AB15" w14:textId="77777777" w:rsidR="00616FC2" w:rsidRPr="00616FC2" w:rsidRDefault="00616FC2" w:rsidP="00616FC2">
      <w:r w:rsidRPr="00616FC2">
        <w:t xml:space="preserve">在使用 </w:t>
      </w:r>
      <w:proofErr w:type="spellStart"/>
      <w:r w:rsidRPr="00616FC2">
        <w:t>FLASH_ProgramWord</w:t>
      </w:r>
      <w:proofErr w:type="spellEnd"/>
      <w:r w:rsidRPr="00616FC2">
        <w:t>进行写入操作时，必须遵循一个严格的步骤序列，以确保操作的正确性和可靠性：</w:t>
      </w:r>
    </w:p>
    <w:p w14:paraId="1B3B0213" w14:textId="77777777" w:rsidR="00616FC2" w:rsidRPr="00616FC2" w:rsidRDefault="00616FC2">
      <w:pPr>
        <w:numPr>
          <w:ilvl w:val="0"/>
          <w:numId w:val="864"/>
        </w:numPr>
      </w:pPr>
      <w:r w:rsidRPr="00616FC2">
        <w:rPr>
          <w:rFonts w:ascii="Times New Roman" w:hAnsi="Times New Roman" w:cs="Times New Roman"/>
        </w:rPr>
        <w:t>​</w:t>
      </w:r>
      <w:r w:rsidRPr="00616FC2">
        <w:rPr>
          <w:b/>
          <w:bCs/>
        </w:rPr>
        <w:t>解锁FLASH (</w:t>
      </w:r>
      <w:proofErr w:type="spellStart"/>
      <w:r w:rsidRPr="00616FC2">
        <w:rPr>
          <w:b/>
          <w:bCs/>
        </w:rPr>
        <w:t>FLASH_Unlock</w:t>
      </w:r>
      <w:proofErr w:type="spellEnd"/>
      <w:r w:rsidRPr="00616FC2">
        <w:rPr>
          <w:b/>
          <w:bCs/>
        </w:rPr>
        <w:t>)</w:t>
      </w:r>
      <w:r w:rsidRPr="00616FC2">
        <w:rPr>
          <w:rFonts w:ascii="Times New Roman" w:hAnsi="Times New Roman" w:cs="Times New Roman"/>
          <w:b/>
          <w:bCs/>
        </w:rPr>
        <w:t>​</w:t>
      </w:r>
      <w:r w:rsidRPr="00616FC2">
        <w:rPr>
          <w:rFonts w:ascii="Times New Roman" w:hAnsi="Times New Roman" w:cs="Times New Roman"/>
        </w:rPr>
        <w:t>​</w:t>
      </w:r>
    </w:p>
    <w:p w14:paraId="41CB4448" w14:textId="77777777" w:rsidR="00616FC2" w:rsidRPr="00616FC2" w:rsidRDefault="00616FC2" w:rsidP="00616FC2">
      <w:r w:rsidRPr="00616FC2">
        <w:t>STM32复位后，FPEC（闪存编程/擦除控制器）默认处于锁定状态。解锁是后续所有写操作的前提。</w:t>
      </w:r>
    </w:p>
    <w:p w14:paraId="2E074C88" w14:textId="77777777" w:rsidR="00616FC2" w:rsidRPr="00616FC2" w:rsidRDefault="00616FC2">
      <w:pPr>
        <w:numPr>
          <w:ilvl w:val="0"/>
          <w:numId w:val="864"/>
        </w:numPr>
      </w:pPr>
      <w:r w:rsidRPr="00616FC2">
        <w:rPr>
          <w:rFonts w:ascii="Times New Roman" w:hAnsi="Times New Roman" w:cs="Times New Roman"/>
        </w:rPr>
        <w:t>​</w:t>
      </w:r>
      <w:r w:rsidRPr="00616FC2">
        <w:rPr>
          <w:b/>
          <w:bCs/>
        </w:rPr>
        <w:t>擦除目标页 (</w:t>
      </w:r>
      <w:proofErr w:type="spellStart"/>
      <w:r w:rsidRPr="00616FC2">
        <w:rPr>
          <w:b/>
          <w:bCs/>
        </w:rPr>
        <w:t>FLASH_ErasePage</w:t>
      </w:r>
      <w:proofErr w:type="spellEnd"/>
      <w:r w:rsidRPr="00616FC2">
        <w:rPr>
          <w:b/>
          <w:bCs/>
        </w:rPr>
        <w:t>)</w:t>
      </w:r>
      <w:r w:rsidRPr="00616FC2">
        <w:rPr>
          <w:rFonts w:ascii="Times New Roman" w:hAnsi="Times New Roman" w:cs="Times New Roman"/>
          <w:b/>
          <w:bCs/>
        </w:rPr>
        <w:t>​</w:t>
      </w:r>
      <w:r w:rsidRPr="00616FC2">
        <w:rPr>
          <w:rFonts w:ascii="Times New Roman" w:hAnsi="Times New Roman" w:cs="Times New Roman"/>
        </w:rPr>
        <w:t>​</w:t>
      </w:r>
    </w:p>
    <w:p w14:paraId="690FD718" w14:textId="77777777" w:rsidR="00616FC2" w:rsidRPr="00616FC2" w:rsidRDefault="00616FC2" w:rsidP="00616FC2">
      <w:r w:rsidRPr="00616FC2">
        <w:t>FLASH存储器的特性是只能将“1”写成“0”。在写入新数据前，</w:t>
      </w:r>
      <w:r w:rsidRPr="00616FC2">
        <w:rPr>
          <w:rFonts w:ascii="Times New Roman" w:hAnsi="Times New Roman" w:cs="Times New Roman"/>
        </w:rPr>
        <w:t>​</w:t>
      </w:r>
      <w:r w:rsidRPr="00616FC2">
        <w:rPr>
          <w:b/>
          <w:bCs/>
        </w:rPr>
        <w:t>必须先将目标区域擦除</w:t>
      </w:r>
      <w:r w:rsidRPr="00616FC2">
        <w:t>，使其恢复为全“1”状态（即0xFFFFFFFF）。擦除操作是以“页”为单位进行的。</w:t>
      </w:r>
    </w:p>
    <w:p w14:paraId="1FBB9DD2" w14:textId="77777777" w:rsidR="00616FC2" w:rsidRPr="00616FC2" w:rsidRDefault="00616FC2">
      <w:pPr>
        <w:numPr>
          <w:ilvl w:val="0"/>
          <w:numId w:val="864"/>
        </w:numPr>
      </w:pPr>
      <w:r w:rsidRPr="00616FC2">
        <w:rPr>
          <w:rFonts w:ascii="Times New Roman" w:hAnsi="Times New Roman" w:cs="Times New Roman"/>
        </w:rPr>
        <w:t>​</w:t>
      </w:r>
      <w:r w:rsidRPr="00616FC2">
        <w:rPr>
          <w:b/>
          <w:bCs/>
        </w:rPr>
        <w:t>执行字编程 (</w:t>
      </w:r>
      <w:proofErr w:type="spellStart"/>
      <w:r w:rsidRPr="00616FC2">
        <w:rPr>
          <w:b/>
          <w:bCs/>
        </w:rPr>
        <w:t>FLASH_ProgramWord</w:t>
      </w:r>
      <w:proofErr w:type="spellEnd"/>
      <w:r w:rsidRPr="00616FC2">
        <w:rPr>
          <w:b/>
          <w:bCs/>
        </w:rPr>
        <w:t>)</w:t>
      </w:r>
      <w:r w:rsidRPr="00616FC2">
        <w:rPr>
          <w:rFonts w:ascii="Times New Roman" w:hAnsi="Times New Roman" w:cs="Times New Roman"/>
          <w:b/>
          <w:bCs/>
        </w:rPr>
        <w:t>​</w:t>
      </w:r>
      <w:r w:rsidRPr="00616FC2">
        <w:rPr>
          <w:rFonts w:ascii="Times New Roman" w:hAnsi="Times New Roman" w:cs="Times New Roman"/>
        </w:rPr>
        <w:t>​</w:t>
      </w:r>
    </w:p>
    <w:p w14:paraId="7BA23C8E" w14:textId="77777777" w:rsidR="00616FC2" w:rsidRPr="00616FC2" w:rsidRDefault="00616FC2" w:rsidP="00616FC2">
      <w:r w:rsidRPr="00616FC2">
        <w:t>在确认目标页已擦除后，调用本函数写入数据。</w:t>
      </w:r>
    </w:p>
    <w:p w14:paraId="19FA076E" w14:textId="77777777" w:rsidR="00616FC2" w:rsidRPr="00616FC2" w:rsidRDefault="00616FC2">
      <w:pPr>
        <w:numPr>
          <w:ilvl w:val="0"/>
          <w:numId w:val="864"/>
        </w:numPr>
      </w:pPr>
      <w:r w:rsidRPr="00616FC2">
        <w:rPr>
          <w:rFonts w:ascii="Times New Roman" w:hAnsi="Times New Roman" w:cs="Times New Roman"/>
        </w:rPr>
        <w:t>​</w:t>
      </w:r>
      <w:r w:rsidRPr="00616FC2">
        <w:rPr>
          <w:b/>
          <w:bCs/>
        </w:rPr>
        <w:t>重新上锁FLASH (</w:t>
      </w:r>
      <w:proofErr w:type="spellStart"/>
      <w:r w:rsidRPr="00616FC2">
        <w:rPr>
          <w:b/>
          <w:bCs/>
        </w:rPr>
        <w:t>FLASH_Lock</w:t>
      </w:r>
      <w:proofErr w:type="spellEnd"/>
      <w:r w:rsidRPr="00616FC2">
        <w:rPr>
          <w:b/>
          <w:bCs/>
        </w:rPr>
        <w:t>)</w:t>
      </w:r>
      <w:r w:rsidRPr="00616FC2">
        <w:rPr>
          <w:rFonts w:ascii="Times New Roman" w:hAnsi="Times New Roman" w:cs="Times New Roman"/>
          <w:b/>
          <w:bCs/>
        </w:rPr>
        <w:t>​</w:t>
      </w:r>
      <w:r w:rsidRPr="00616FC2">
        <w:rPr>
          <w:rFonts w:ascii="Times New Roman" w:hAnsi="Times New Roman" w:cs="Times New Roman"/>
        </w:rPr>
        <w:t>​</w:t>
      </w:r>
    </w:p>
    <w:p w14:paraId="27FBB38C" w14:textId="77777777" w:rsidR="00616FC2" w:rsidRPr="00616FC2" w:rsidRDefault="00616FC2" w:rsidP="00616FC2">
      <w:r w:rsidRPr="00616FC2">
        <w:t>所有操作完成后，重新上锁FPEC，防止后续意外修改。</w:t>
      </w:r>
    </w:p>
    <w:p w14:paraId="7E23B841" w14:textId="77777777" w:rsidR="00616FC2" w:rsidRPr="00616FC2" w:rsidRDefault="00616FC2" w:rsidP="00616FC2">
      <w:r w:rsidRPr="00616FC2">
        <w:t>一个典型的使用代码示例如下：</w:t>
      </w:r>
    </w:p>
    <w:p w14:paraId="3B6090DF" w14:textId="77777777" w:rsidR="00616FC2" w:rsidRPr="00616FC2" w:rsidRDefault="00616FC2" w:rsidP="00616FC2">
      <w:r w:rsidRPr="00616FC2">
        <w:t>// 1. 解锁FLASH</w:t>
      </w:r>
    </w:p>
    <w:p w14:paraId="02A28D36" w14:textId="77777777" w:rsidR="00616FC2" w:rsidRPr="00616FC2" w:rsidRDefault="00616FC2" w:rsidP="00616FC2">
      <w:proofErr w:type="spellStart"/>
      <w:r w:rsidRPr="00616FC2">
        <w:t>FLASH_</w:t>
      </w:r>
      <w:proofErr w:type="gramStart"/>
      <w:r w:rsidRPr="00616FC2">
        <w:t>Unlock</w:t>
      </w:r>
      <w:proofErr w:type="spellEnd"/>
      <w:r w:rsidRPr="00616FC2">
        <w:t>(</w:t>
      </w:r>
      <w:proofErr w:type="gramEnd"/>
      <w:r w:rsidRPr="00616FC2">
        <w:t>);</w:t>
      </w:r>
    </w:p>
    <w:p w14:paraId="31100E0F" w14:textId="77777777" w:rsidR="00616FC2" w:rsidRPr="00616FC2" w:rsidRDefault="00616FC2" w:rsidP="00616FC2"/>
    <w:p w14:paraId="4FF82D31" w14:textId="77777777" w:rsidR="00616FC2" w:rsidRPr="00616FC2" w:rsidRDefault="00616FC2" w:rsidP="00616FC2">
      <w:r w:rsidRPr="00616FC2">
        <w:t>// 2. （可选但建议）清除可能挂起的标志位</w:t>
      </w:r>
    </w:p>
    <w:p w14:paraId="7EEA962D" w14:textId="77777777" w:rsidR="00616FC2" w:rsidRPr="00616FC2" w:rsidRDefault="00616FC2" w:rsidP="00616FC2">
      <w:proofErr w:type="spellStart"/>
      <w:r w:rsidRPr="00616FC2">
        <w:t>FLASH_</w:t>
      </w:r>
      <w:proofErr w:type="gramStart"/>
      <w:r w:rsidRPr="00616FC2">
        <w:t>ClearFlag</w:t>
      </w:r>
      <w:proofErr w:type="spellEnd"/>
      <w:r w:rsidRPr="00616FC2">
        <w:t>(</w:t>
      </w:r>
      <w:proofErr w:type="gramEnd"/>
      <w:r w:rsidRPr="00616FC2">
        <w:t>FLASH_FLAG_BSY | FLASH_FLAG_PGERR | FLASH_FLAG_WRPRTERR);</w:t>
      </w:r>
    </w:p>
    <w:p w14:paraId="08903356" w14:textId="77777777" w:rsidR="00616FC2" w:rsidRPr="00616FC2" w:rsidRDefault="00616FC2" w:rsidP="00616FC2"/>
    <w:p w14:paraId="1F0E2ECE" w14:textId="77777777" w:rsidR="00616FC2" w:rsidRPr="00616FC2" w:rsidRDefault="00616FC2" w:rsidP="00616FC2">
      <w:r w:rsidRPr="00616FC2">
        <w:t>// 3. 擦除目标页（假设PageAddress是有效的页起始地址）</w:t>
      </w:r>
    </w:p>
    <w:p w14:paraId="7E265007" w14:textId="77777777" w:rsidR="00616FC2" w:rsidRPr="00616FC2" w:rsidRDefault="00616FC2" w:rsidP="00616FC2">
      <w:r w:rsidRPr="00616FC2">
        <w:t>if (</w:t>
      </w:r>
      <w:proofErr w:type="spellStart"/>
      <w:r w:rsidRPr="00616FC2">
        <w:t>FLASH_</w:t>
      </w:r>
      <w:proofErr w:type="gramStart"/>
      <w:r w:rsidRPr="00616FC2">
        <w:t>ErasePage</w:t>
      </w:r>
      <w:proofErr w:type="spellEnd"/>
      <w:r w:rsidRPr="00616FC2">
        <w:t>(</w:t>
      </w:r>
      <w:proofErr w:type="spellStart"/>
      <w:proofErr w:type="gramEnd"/>
      <w:r w:rsidRPr="00616FC2">
        <w:t>PageAddress</w:t>
      </w:r>
      <w:proofErr w:type="spellEnd"/>
      <w:proofErr w:type="gramStart"/>
      <w:r w:rsidRPr="00616FC2">
        <w:t>) !</w:t>
      </w:r>
      <w:proofErr w:type="gramEnd"/>
      <w:r w:rsidRPr="00616FC2">
        <w:t>= FLASH_COMPLETE) {</w:t>
      </w:r>
    </w:p>
    <w:p w14:paraId="1ED9096B" w14:textId="77777777" w:rsidR="00616FC2" w:rsidRPr="00616FC2" w:rsidRDefault="00616FC2" w:rsidP="00616FC2">
      <w:r w:rsidRPr="00616FC2">
        <w:t xml:space="preserve">    // 错误处理</w:t>
      </w:r>
    </w:p>
    <w:p w14:paraId="074AFE81" w14:textId="77777777" w:rsidR="00616FC2" w:rsidRPr="00616FC2" w:rsidRDefault="00616FC2" w:rsidP="00616FC2">
      <w:r w:rsidRPr="00616FC2">
        <w:t xml:space="preserve">    </w:t>
      </w:r>
      <w:proofErr w:type="spellStart"/>
      <w:r w:rsidRPr="00616FC2">
        <w:t>FLASH_</w:t>
      </w:r>
      <w:proofErr w:type="gramStart"/>
      <w:r w:rsidRPr="00616FC2">
        <w:t>Lock</w:t>
      </w:r>
      <w:proofErr w:type="spellEnd"/>
      <w:r w:rsidRPr="00616FC2">
        <w:t>(</w:t>
      </w:r>
      <w:proofErr w:type="gramEnd"/>
      <w:r w:rsidRPr="00616FC2">
        <w:t>);</w:t>
      </w:r>
    </w:p>
    <w:p w14:paraId="631249EB" w14:textId="77777777" w:rsidR="00616FC2" w:rsidRPr="00616FC2" w:rsidRDefault="00616FC2" w:rsidP="00616FC2">
      <w:r w:rsidRPr="00616FC2">
        <w:t xml:space="preserve">    return ERROR;</w:t>
      </w:r>
    </w:p>
    <w:p w14:paraId="4FAA98E8" w14:textId="77777777" w:rsidR="00616FC2" w:rsidRPr="00616FC2" w:rsidRDefault="00616FC2" w:rsidP="00616FC2">
      <w:r w:rsidRPr="00616FC2">
        <w:t>}</w:t>
      </w:r>
    </w:p>
    <w:p w14:paraId="5EB8E2A2" w14:textId="77777777" w:rsidR="00616FC2" w:rsidRPr="00616FC2" w:rsidRDefault="00616FC2" w:rsidP="00616FC2"/>
    <w:p w14:paraId="75DB3F55" w14:textId="77777777" w:rsidR="00616FC2" w:rsidRPr="00616FC2" w:rsidRDefault="00616FC2" w:rsidP="00616FC2">
      <w:r w:rsidRPr="00616FC2">
        <w:t>// 4. 在指定地址写入一个32位字</w:t>
      </w:r>
    </w:p>
    <w:p w14:paraId="7719A1F4" w14:textId="77777777" w:rsidR="00616FC2" w:rsidRPr="00616FC2" w:rsidRDefault="00616FC2" w:rsidP="00616FC2">
      <w:r w:rsidRPr="00616FC2">
        <w:t>if (</w:t>
      </w:r>
      <w:proofErr w:type="spellStart"/>
      <w:r w:rsidRPr="00616FC2">
        <w:t>FLASH_</w:t>
      </w:r>
      <w:proofErr w:type="gramStart"/>
      <w:r w:rsidRPr="00616FC2">
        <w:t>ProgramWord</w:t>
      </w:r>
      <w:proofErr w:type="spellEnd"/>
      <w:r w:rsidRPr="00616FC2">
        <w:t>(</w:t>
      </w:r>
      <w:proofErr w:type="gramEnd"/>
      <w:r w:rsidRPr="00616FC2">
        <w:t>0x08010000, 0x12345678</w:t>
      </w:r>
      <w:proofErr w:type="gramStart"/>
      <w:r w:rsidRPr="00616FC2">
        <w:t>) !</w:t>
      </w:r>
      <w:proofErr w:type="gramEnd"/>
      <w:r w:rsidRPr="00616FC2">
        <w:t>= FLASH_COMPLETE) {</w:t>
      </w:r>
    </w:p>
    <w:p w14:paraId="2D66F412" w14:textId="77777777" w:rsidR="00616FC2" w:rsidRPr="00616FC2" w:rsidRDefault="00616FC2" w:rsidP="00616FC2">
      <w:r w:rsidRPr="00616FC2">
        <w:t xml:space="preserve">    // 错误处理</w:t>
      </w:r>
    </w:p>
    <w:p w14:paraId="61AE15B4" w14:textId="77777777" w:rsidR="00616FC2" w:rsidRPr="00616FC2" w:rsidRDefault="00616FC2" w:rsidP="00616FC2">
      <w:r w:rsidRPr="00616FC2">
        <w:t xml:space="preserve">    </w:t>
      </w:r>
      <w:proofErr w:type="spellStart"/>
      <w:r w:rsidRPr="00616FC2">
        <w:t>FLASH_</w:t>
      </w:r>
      <w:proofErr w:type="gramStart"/>
      <w:r w:rsidRPr="00616FC2">
        <w:t>Lock</w:t>
      </w:r>
      <w:proofErr w:type="spellEnd"/>
      <w:r w:rsidRPr="00616FC2">
        <w:t>(</w:t>
      </w:r>
      <w:proofErr w:type="gramEnd"/>
      <w:r w:rsidRPr="00616FC2">
        <w:t>);</w:t>
      </w:r>
    </w:p>
    <w:p w14:paraId="6E8378F3" w14:textId="77777777" w:rsidR="00616FC2" w:rsidRPr="00616FC2" w:rsidRDefault="00616FC2" w:rsidP="00616FC2">
      <w:r w:rsidRPr="00616FC2">
        <w:t xml:space="preserve">    return ERROR;</w:t>
      </w:r>
    </w:p>
    <w:p w14:paraId="44C3E4F5" w14:textId="77777777" w:rsidR="00616FC2" w:rsidRPr="00616FC2" w:rsidRDefault="00616FC2" w:rsidP="00616FC2">
      <w:r w:rsidRPr="00616FC2">
        <w:t>}</w:t>
      </w:r>
    </w:p>
    <w:p w14:paraId="2A336D63" w14:textId="77777777" w:rsidR="00616FC2" w:rsidRPr="00616FC2" w:rsidRDefault="00616FC2" w:rsidP="00616FC2"/>
    <w:p w14:paraId="11F83567" w14:textId="77777777" w:rsidR="00616FC2" w:rsidRPr="00616FC2" w:rsidRDefault="00616FC2" w:rsidP="00616FC2">
      <w:r w:rsidRPr="00616FC2">
        <w:t>// 5. 操作完成后重新上锁</w:t>
      </w:r>
    </w:p>
    <w:p w14:paraId="7A255A00" w14:textId="77777777" w:rsidR="00616FC2" w:rsidRPr="00616FC2" w:rsidRDefault="00616FC2" w:rsidP="00616FC2">
      <w:proofErr w:type="spellStart"/>
      <w:r w:rsidRPr="00616FC2">
        <w:t>FLASH_</w:t>
      </w:r>
      <w:proofErr w:type="gramStart"/>
      <w:r w:rsidRPr="00616FC2">
        <w:t>Lock</w:t>
      </w:r>
      <w:proofErr w:type="spellEnd"/>
      <w:r w:rsidRPr="00616FC2">
        <w:t>(</w:t>
      </w:r>
      <w:proofErr w:type="gramEnd"/>
      <w:r w:rsidRPr="00616FC2">
        <w:t>);</w:t>
      </w:r>
    </w:p>
    <w:p w14:paraId="05FAAAF0" w14:textId="77777777" w:rsidR="00616FC2" w:rsidRPr="00616FC2" w:rsidRDefault="00616FC2" w:rsidP="00A75B20">
      <w:pPr>
        <w:pStyle w:val="3"/>
      </w:pPr>
      <w:r w:rsidRPr="00616FC2">
        <w:rPr>
          <w:rFonts w:ascii="Segoe UI Emoji" w:hAnsi="Segoe UI Emoji" w:cs="Segoe UI Emoji"/>
        </w:rPr>
        <w:t>⚠️</w:t>
      </w:r>
      <w:r w:rsidRPr="00616FC2">
        <w:t xml:space="preserve"> 重要注意事项 </w:t>
      </w:r>
    </w:p>
    <w:p w14:paraId="7C7C7341" w14:textId="77777777" w:rsidR="00616FC2" w:rsidRPr="00616FC2" w:rsidRDefault="00616FC2">
      <w:pPr>
        <w:numPr>
          <w:ilvl w:val="0"/>
          <w:numId w:val="865"/>
        </w:numPr>
      </w:pPr>
      <w:r w:rsidRPr="00616FC2">
        <w:rPr>
          <w:rFonts w:ascii="Times New Roman" w:hAnsi="Times New Roman" w:cs="Times New Roman"/>
        </w:rPr>
        <w:t>​</w:t>
      </w:r>
      <w:r w:rsidRPr="00616FC2">
        <w:rPr>
          <w:b/>
          <w:bCs/>
        </w:rPr>
        <w:t>先擦后写</w:t>
      </w:r>
      <w:r w:rsidRPr="00616FC2">
        <w:rPr>
          <w:rFonts w:ascii="Times New Roman" w:hAnsi="Times New Roman" w:cs="Times New Roman"/>
        </w:rPr>
        <w:t>​</w:t>
      </w:r>
      <w:r w:rsidRPr="00616FC2">
        <w:t>：这是FLASH操作最重要的原则。务必确保</w:t>
      </w:r>
      <w:r w:rsidRPr="00616FC2">
        <w:rPr>
          <w:b/>
          <w:bCs/>
        </w:rPr>
        <w:t>目标地址所在的整个页在执行写入操作前已经被擦除</w:t>
      </w:r>
      <w:r w:rsidRPr="00616FC2">
        <w:t>。尝试向未擦除的地址写入数据会导致 FLASH_ERROR_PG错误。</w:t>
      </w:r>
    </w:p>
    <w:p w14:paraId="4D5E7C0C" w14:textId="77777777" w:rsidR="00616FC2" w:rsidRPr="00616FC2" w:rsidRDefault="00616FC2">
      <w:pPr>
        <w:numPr>
          <w:ilvl w:val="0"/>
          <w:numId w:val="865"/>
        </w:numPr>
      </w:pPr>
      <w:r w:rsidRPr="00616FC2">
        <w:rPr>
          <w:rFonts w:ascii="Times New Roman" w:hAnsi="Times New Roman" w:cs="Times New Roman"/>
        </w:rPr>
        <w:t>​</w:t>
      </w:r>
      <w:r w:rsidRPr="00616FC2">
        <w:rPr>
          <w:b/>
          <w:bCs/>
        </w:rPr>
        <w:t>地址对齐</w:t>
      </w:r>
      <w:r w:rsidRPr="00616FC2">
        <w:rPr>
          <w:rFonts w:ascii="Times New Roman" w:hAnsi="Times New Roman" w:cs="Times New Roman"/>
        </w:rPr>
        <w:t>​</w:t>
      </w:r>
      <w:r w:rsidRPr="00616FC2">
        <w:t>：Address参数必须是4字节对齐的（即地址值的最低两位为0）。</w:t>
      </w:r>
    </w:p>
    <w:p w14:paraId="3CC9C6E1" w14:textId="77777777" w:rsidR="00616FC2" w:rsidRPr="00616FC2" w:rsidRDefault="00616FC2">
      <w:pPr>
        <w:numPr>
          <w:ilvl w:val="0"/>
          <w:numId w:val="865"/>
        </w:numPr>
      </w:pPr>
      <w:r w:rsidRPr="00616FC2">
        <w:rPr>
          <w:rFonts w:ascii="Times New Roman" w:hAnsi="Times New Roman" w:cs="Times New Roman"/>
        </w:rPr>
        <w:t>​</w:t>
      </w:r>
      <w:r w:rsidRPr="00616FC2">
        <w:rPr>
          <w:b/>
          <w:bCs/>
        </w:rPr>
        <w:t>操作期间CPU暂停</w:t>
      </w:r>
      <w:r w:rsidRPr="00616FC2">
        <w:rPr>
          <w:rFonts w:ascii="Times New Roman" w:hAnsi="Times New Roman" w:cs="Times New Roman"/>
        </w:rPr>
        <w:t>​</w:t>
      </w:r>
      <w:r w:rsidRPr="00616FC2">
        <w:t>：在执行FLASH编程（写）或擦除操作期间（FLASH_SR寄存器的 BSY位为'1'时），</w:t>
      </w:r>
      <w:r w:rsidRPr="00616FC2">
        <w:rPr>
          <w:rFonts w:ascii="Times New Roman" w:hAnsi="Times New Roman" w:cs="Times New Roman"/>
        </w:rPr>
        <w:t>​</w:t>
      </w:r>
      <w:r w:rsidRPr="00616FC2">
        <w:rPr>
          <w:b/>
          <w:bCs/>
        </w:rPr>
        <w:t>任何尝试读取内部FLASH的操作（包括CPU取指令）都会导致总线阻塞</w:t>
      </w:r>
      <w:r w:rsidRPr="00616FC2">
        <w:t>，直到本次FLASH操作完成。因此，执行这些操作的代码最好在SRAM中运行。</w:t>
      </w:r>
    </w:p>
    <w:p w14:paraId="23DF7C82" w14:textId="77777777" w:rsidR="00616FC2" w:rsidRPr="00616FC2" w:rsidRDefault="00616FC2">
      <w:pPr>
        <w:numPr>
          <w:ilvl w:val="0"/>
          <w:numId w:val="865"/>
        </w:numPr>
      </w:pPr>
      <w:r w:rsidRPr="00616FC2">
        <w:rPr>
          <w:rFonts w:ascii="Times New Roman" w:hAnsi="Times New Roman" w:cs="Times New Roman"/>
        </w:rPr>
        <w:t>​</w:t>
      </w:r>
      <w:r w:rsidRPr="00616FC2">
        <w:rPr>
          <w:b/>
          <w:bCs/>
        </w:rPr>
        <w:t>数据读取</w:t>
      </w:r>
      <w:r w:rsidRPr="00616FC2">
        <w:rPr>
          <w:rFonts w:ascii="Times New Roman" w:hAnsi="Times New Roman" w:cs="Times New Roman"/>
        </w:rPr>
        <w:t>​</w:t>
      </w:r>
      <w:r w:rsidRPr="00616FC2">
        <w:t>：标准库没有提供专门的读函数，但可以直接通过指针访问地址来读取数据，例如：</w:t>
      </w:r>
    </w:p>
    <w:p w14:paraId="4FB847BD" w14:textId="77777777" w:rsidR="00616FC2" w:rsidRPr="00616FC2" w:rsidRDefault="00616FC2" w:rsidP="00616FC2">
      <w:r w:rsidRPr="00616FC2">
        <w:t xml:space="preserve">uint32_t </w:t>
      </w:r>
      <w:proofErr w:type="spellStart"/>
      <w:r w:rsidRPr="00616FC2">
        <w:t>read_data</w:t>
      </w:r>
      <w:proofErr w:type="spellEnd"/>
      <w:r w:rsidRPr="00616FC2">
        <w:t xml:space="preserve"> = *(__IO uint32_t*)0x08010000; // 读取0x08010000地址的一个字</w:t>
      </w:r>
    </w:p>
    <w:p w14:paraId="6BA5068F" w14:textId="77777777" w:rsidR="00616FC2" w:rsidRPr="00616FC2" w:rsidRDefault="00616FC2" w:rsidP="00A75B20">
      <w:pPr>
        <w:pStyle w:val="3"/>
      </w:pPr>
      <w:r w:rsidRPr="00616FC2">
        <w:rPr>
          <w:rFonts w:ascii="Segoe UI Emoji" w:hAnsi="Segoe UI Emoji" w:cs="Segoe UI Emoji"/>
        </w:rPr>
        <w:t>💎</w:t>
      </w:r>
      <w:r w:rsidRPr="00616FC2">
        <w:t xml:space="preserve"> 总结 </w:t>
      </w:r>
    </w:p>
    <w:p w14:paraId="34F9812E" w14:textId="77777777" w:rsidR="00616FC2" w:rsidRPr="00616FC2" w:rsidRDefault="00616FC2" w:rsidP="00616FC2">
      <w:proofErr w:type="spellStart"/>
      <w:r w:rsidRPr="00616FC2">
        <w:t>FLASH_ProgramWord</w:t>
      </w:r>
      <w:proofErr w:type="spellEnd"/>
      <w:r w:rsidRPr="00616FC2">
        <w:t>函数是对STM32内部FLASH进行32位数据编程的关键接口。使用时必须严格遵循</w:t>
      </w:r>
      <w:r w:rsidRPr="00616FC2">
        <w:rPr>
          <w:b/>
          <w:bCs/>
        </w:rPr>
        <w:t>解锁→擦除→写入→上锁</w:t>
      </w:r>
      <w:r w:rsidRPr="00616FC2">
        <w:t>的流程，并特别注意FLASH必须先擦除后才能写入的特性。</w:t>
      </w:r>
    </w:p>
    <w:p w14:paraId="62DD8478" w14:textId="77777777" w:rsidR="00616FC2" w:rsidRPr="00616FC2" w:rsidRDefault="00616FC2" w:rsidP="00616FC2">
      <w:r w:rsidRPr="00616FC2">
        <w:t>希望这些信息能帮助你更好地理解和使用这个函数。如果你对FLASH操作的其他方面还有疑问，我很乐意继续探讨。</w:t>
      </w:r>
    </w:p>
    <w:p w14:paraId="0D31C653" w14:textId="77777777" w:rsidR="00616FC2" w:rsidRPr="00616FC2" w:rsidRDefault="00616FC2" w:rsidP="00616FC2"/>
    <w:p w14:paraId="744F3609" w14:textId="38FB2746" w:rsidR="00BD7E69" w:rsidRDefault="00BD7E69" w:rsidP="001D11AC">
      <w:pPr>
        <w:pStyle w:val="2"/>
      </w:pPr>
      <w:proofErr w:type="spellStart"/>
      <w:r w:rsidRPr="00BD7E69">
        <w:lastRenderedPageBreak/>
        <w:t>FLASH_ProgramHalfWord</w:t>
      </w:r>
      <w:proofErr w:type="spellEnd"/>
      <w:r>
        <w:rPr>
          <w:rFonts w:hint="eastAsia"/>
        </w:rPr>
        <w:t>()</w:t>
      </w:r>
      <w:r w:rsidR="00784275">
        <w:br/>
      </w:r>
      <w:r w:rsidR="00784275" w:rsidRPr="00A75B20">
        <w:t>向STM32的内部FLASH指定地址写入一个16位的半字数据</w:t>
      </w:r>
    </w:p>
    <w:p w14:paraId="6D359246" w14:textId="77777777" w:rsidR="00A75B20" w:rsidRPr="00A75B20" w:rsidRDefault="00A75B20" w:rsidP="00A75B20">
      <w:proofErr w:type="spellStart"/>
      <w:r w:rsidRPr="00A75B20">
        <w:t>FLASH_ProgramHalfWord</w:t>
      </w:r>
      <w:proofErr w:type="spellEnd"/>
      <w:r w:rsidRPr="00A75B20">
        <w:t>函数用于向STM32的内部FLASH指定地址写入一个16位的半字数据。下面是关于这个函数的详细中文讲解。</w:t>
      </w:r>
    </w:p>
    <w:p w14:paraId="3B3974C0" w14:textId="77777777" w:rsidR="00A75B20" w:rsidRPr="00A75B20" w:rsidRDefault="00A75B20" w:rsidP="00784275">
      <w:pPr>
        <w:pStyle w:val="3"/>
      </w:pPr>
      <w:r w:rsidRPr="00A75B20">
        <w:rPr>
          <w:rFonts w:ascii="Segoe UI Emoji" w:hAnsi="Segoe UI Emoji" w:cs="Segoe UI Emoji"/>
        </w:rPr>
        <w:t>🔍</w:t>
      </w:r>
      <w:r w:rsidRPr="00A75B20">
        <w:t xml:space="preserve"> 函数原型 </w:t>
      </w:r>
    </w:p>
    <w:p w14:paraId="2640C431" w14:textId="77777777" w:rsidR="00A75B20" w:rsidRPr="00A75B20" w:rsidRDefault="00A75B20" w:rsidP="00A75B20">
      <w:proofErr w:type="spellStart"/>
      <w:r w:rsidRPr="00A75B20">
        <w:t>FLASH_Status</w:t>
      </w:r>
      <w:proofErr w:type="spellEnd"/>
      <w:r w:rsidRPr="00A75B20">
        <w:t xml:space="preserve"> </w:t>
      </w:r>
      <w:proofErr w:type="spellStart"/>
      <w:r w:rsidRPr="00A75B20">
        <w:t>FLASH_</w:t>
      </w:r>
      <w:proofErr w:type="gramStart"/>
      <w:r w:rsidRPr="00A75B20">
        <w:t>ProgramHalfWord</w:t>
      </w:r>
      <w:proofErr w:type="spellEnd"/>
      <w:r w:rsidRPr="00A75B20">
        <w:t>(</w:t>
      </w:r>
      <w:proofErr w:type="gramEnd"/>
      <w:r w:rsidRPr="00A75B20">
        <w:t>uint32_t Address, uint16_t Data);</w:t>
      </w:r>
    </w:p>
    <w:p w14:paraId="1DB3487F" w14:textId="77777777" w:rsidR="00A75B20" w:rsidRPr="00A75B20" w:rsidRDefault="00A75B20" w:rsidP="00784275">
      <w:pPr>
        <w:pStyle w:val="3"/>
      </w:pPr>
      <w:r w:rsidRPr="00A75B20">
        <w:rPr>
          <w:rFonts w:ascii="Segoe UI Emoji" w:hAnsi="Segoe UI Emoji" w:cs="Segoe UI Emoji"/>
        </w:rPr>
        <w:t>📖</w:t>
      </w:r>
      <w:r w:rsidRPr="00A75B20">
        <w:t xml:space="preserve"> 参数说明 </w:t>
      </w:r>
    </w:p>
    <w:p w14:paraId="01F0E890" w14:textId="77777777" w:rsidR="00A75B20" w:rsidRPr="00A75B20" w:rsidRDefault="00A75B20">
      <w:pPr>
        <w:numPr>
          <w:ilvl w:val="0"/>
          <w:numId w:val="866"/>
        </w:numPr>
      </w:pPr>
      <w:r w:rsidRPr="00A75B20">
        <w:rPr>
          <w:rFonts w:ascii="Times New Roman" w:hAnsi="Times New Roman" w:cs="Times New Roman"/>
        </w:rPr>
        <w:t>​</w:t>
      </w:r>
      <w:r w:rsidRPr="00A75B20">
        <w:rPr>
          <w:b/>
          <w:bCs/>
        </w:rPr>
        <w:t>Address</w:t>
      </w:r>
      <w:r w:rsidRPr="00A75B20">
        <w:rPr>
          <w:rFonts w:ascii="Times New Roman" w:hAnsi="Times New Roman" w:cs="Times New Roman"/>
        </w:rPr>
        <w:t>​</w:t>
      </w:r>
      <w:r w:rsidRPr="00A75B20">
        <w:t>：要写入数据的</w:t>
      </w:r>
      <w:r w:rsidRPr="00A75B20">
        <w:rPr>
          <w:b/>
          <w:bCs/>
        </w:rPr>
        <w:t>目标</w:t>
      </w:r>
      <w:r w:rsidRPr="00A75B20">
        <w:rPr>
          <w:b/>
          <w:bCs/>
          <w:color w:val="EE0000"/>
        </w:rPr>
        <w:t>起始地址</w:t>
      </w:r>
      <w:r w:rsidRPr="00A75B20">
        <w:t>。该地址必须是2的倍数（即半字对齐）。</w:t>
      </w:r>
    </w:p>
    <w:p w14:paraId="1216872D" w14:textId="77777777" w:rsidR="00A75B20" w:rsidRPr="00A75B20" w:rsidRDefault="00A75B20">
      <w:pPr>
        <w:numPr>
          <w:ilvl w:val="0"/>
          <w:numId w:val="866"/>
        </w:numPr>
      </w:pPr>
      <w:r w:rsidRPr="00A75B20">
        <w:rPr>
          <w:rFonts w:ascii="Times New Roman" w:hAnsi="Times New Roman" w:cs="Times New Roman"/>
        </w:rPr>
        <w:t>​</w:t>
      </w:r>
      <w:r w:rsidRPr="00A75B20">
        <w:rPr>
          <w:b/>
          <w:bCs/>
        </w:rPr>
        <w:t>Data</w:t>
      </w:r>
      <w:r w:rsidRPr="00A75B20">
        <w:rPr>
          <w:rFonts w:ascii="Times New Roman" w:hAnsi="Times New Roman" w:cs="Times New Roman"/>
        </w:rPr>
        <w:t>​</w:t>
      </w:r>
      <w:r w:rsidRPr="00A75B20">
        <w:t>：要写入的</w:t>
      </w:r>
      <w:r w:rsidRPr="00A75B20">
        <w:rPr>
          <w:b/>
          <w:bCs/>
        </w:rPr>
        <w:t>16位</w:t>
      </w:r>
      <w:r w:rsidRPr="00A75B20">
        <w:rPr>
          <w:b/>
          <w:bCs/>
          <w:color w:val="EE0000"/>
        </w:rPr>
        <w:t>数据</w:t>
      </w:r>
      <w:r w:rsidRPr="00A75B20">
        <w:t>。</w:t>
      </w:r>
    </w:p>
    <w:p w14:paraId="054C78EF" w14:textId="77777777" w:rsidR="00A75B20" w:rsidRPr="00A75B20" w:rsidRDefault="00A75B20" w:rsidP="00784275">
      <w:pPr>
        <w:pStyle w:val="3"/>
      </w:pPr>
      <w:r w:rsidRPr="00A75B20">
        <w:rPr>
          <w:rFonts w:ascii="Segoe UI Emoji" w:hAnsi="Segoe UI Emoji" w:cs="Segoe UI Emoji"/>
        </w:rPr>
        <w:t>📤</w:t>
      </w:r>
      <w:r w:rsidRPr="00A75B20">
        <w:t xml:space="preserve"> 返回值 </w:t>
      </w:r>
    </w:p>
    <w:p w14:paraId="61C81A0D" w14:textId="77777777" w:rsidR="00A75B20" w:rsidRPr="00A75B20" w:rsidRDefault="00A75B20">
      <w:pPr>
        <w:numPr>
          <w:ilvl w:val="0"/>
          <w:numId w:val="867"/>
        </w:numPr>
      </w:pPr>
      <w:r w:rsidRPr="00A75B20">
        <w:rPr>
          <w:rFonts w:ascii="Times New Roman" w:hAnsi="Times New Roman" w:cs="Times New Roman"/>
        </w:rPr>
        <w:t>​</w:t>
      </w:r>
      <w:r w:rsidRPr="00A75B20">
        <w:rPr>
          <w:b/>
          <w:bCs/>
        </w:rPr>
        <w:t>返回值</w:t>
      </w:r>
      <w:proofErr w:type="gramStart"/>
      <w:r w:rsidRPr="00A75B20">
        <w:rPr>
          <w:b/>
          <w:bCs/>
        </w:rPr>
        <w:t>类型</w:t>
      </w:r>
      <w:r w:rsidRPr="00A75B20">
        <w:rPr>
          <w:rFonts w:ascii="Times New Roman" w:hAnsi="Times New Roman" w:cs="Times New Roman"/>
        </w:rPr>
        <w:t>​</w:t>
      </w:r>
      <w:r w:rsidRPr="00A75B20">
        <w:t>：</w:t>
      </w:r>
      <w:proofErr w:type="spellStart"/>
      <w:proofErr w:type="gramEnd"/>
      <w:r w:rsidRPr="00A75B20">
        <w:t>FLASH_Status</w:t>
      </w:r>
      <w:proofErr w:type="spellEnd"/>
      <w:r w:rsidRPr="00A75B20">
        <w:t>，这是一个枚举类型，用于指示操作的执行状态。</w:t>
      </w:r>
    </w:p>
    <w:p w14:paraId="549C4B86" w14:textId="77777777" w:rsidR="00A75B20" w:rsidRPr="00A75B20" w:rsidRDefault="00A75B20">
      <w:pPr>
        <w:numPr>
          <w:ilvl w:val="0"/>
          <w:numId w:val="867"/>
        </w:numPr>
      </w:pPr>
      <w:r w:rsidRPr="00A75B20">
        <w:rPr>
          <w:rFonts w:ascii="Times New Roman" w:hAnsi="Times New Roman" w:cs="Times New Roman"/>
        </w:rPr>
        <w:t>​</w:t>
      </w:r>
      <w:r w:rsidRPr="00A75B20">
        <w:rPr>
          <w:b/>
          <w:bCs/>
        </w:rPr>
        <w:t>可能返回的状态值</w:t>
      </w:r>
      <w:r w:rsidRPr="00A75B20">
        <w:rPr>
          <w:rFonts w:ascii="Times New Roman" w:hAnsi="Times New Roman" w:cs="Times New Roman"/>
        </w:rPr>
        <w:t>​</w:t>
      </w:r>
      <w:r w:rsidRPr="00A75B20">
        <w:t>：</w:t>
      </w:r>
    </w:p>
    <w:p w14:paraId="0B0A359D" w14:textId="77777777" w:rsidR="00A75B20" w:rsidRPr="00A75B20" w:rsidRDefault="00A75B20">
      <w:pPr>
        <w:numPr>
          <w:ilvl w:val="1"/>
          <w:numId w:val="867"/>
        </w:numPr>
      </w:pPr>
      <w:r w:rsidRPr="00A75B20">
        <w:t>FLASH_BUSY：Flash忙，表示有上一个操作尚未完成。</w:t>
      </w:r>
    </w:p>
    <w:p w14:paraId="21B78B06" w14:textId="77777777" w:rsidR="00A75B20" w:rsidRPr="00A75B20" w:rsidRDefault="00A75B20">
      <w:pPr>
        <w:numPr>
          <w:ilvl w:val="1"/>
          <w:numId w:val="867"/>
        </w:numPr>
      </w:pPr>
      <w:r w:rsidRPr="00A75B20">
        <w:t>FLASH_ERROR_PG：编程错误。通常发生在尝试向</w:t>
      </w:r>
      <w:r w:rsidRPr="00A75B20">
        <w:rPr>
          <w:b/>
          <w:bCs/>
        </w:rPr>
        <w:t>未擦除</w:t>
      </w:r>
      <w:r w:rsidRPr="00A75B20">
        <w:rPr>
          <w:rFonts w:ascii="Times New Roman" w:hAnsi="Times New Roman" w:cs="Times New Roman"/>
        </w:rPr>
        <w:t>​</w:t>
      </w:r>
      <w:r w:rsidRPr="00A75B20">
        <w:t>（其值不为0xFFFF）的地址写入数据时。</w:t>
      </w:r>
    </w:p>
    <w:p w14:paraId="195D277E" w14:textId="77777777" w:rsidR="00A75B20" w:rsidRPr="00A75B20" w:rsidRDefault="00A75B20">
      <w:pPr>
        <w:numPr>
          <w:ilvl w:val="1"/>
          <w:numId w:val="867"/>
        </w:numPr>
      </w:pPr>
      <w:r w:rsidRPr="00A75B20">
        <w:t>FLASH_ERROR_WRP：写保护错误，目标地址可能处于写保护状态。</w:t>
      </w:r>
    </w:p>
    <w:p w14:paraId="25C0DD19" w14:textId="77777777" w:rsidR="00A75B20" w:rsidRPr="00A75B20" w:rsidRDefault="00A75B20">
      <w:pPr>
        <w:numPr>
          <w:ilvl w:val="1"/>
          <w:numId w:val="867"/>
        </w:numPr>
      </w:pPr>
      <w:r w:rsidRPr="00A75B20">
        <w:t>FLASH_COMPLETE：操作成功完成。</w:t>
      </w:r>
    </w:p>
    <w:p w14:paraId="72EED721" w14:textId="77777777" w:rsidR="00A75B20" w:rsidRPr="00A75B20" w:rsidRDefault="00A75B20">
      <w:pPr>
        <w:numPr>
          <w:ilvl w:val="1"/>
          <w:numId w:val="867"/>
        </w:numPr>
      </w:pPr>
      <w:r w:rsidRPr="00A75B20">
        <w:t>FLASH_TIMEOUT：操作超时。</w:t>
      </w:r>
    </w:p>
    <w:p w14:paraId="4FBFFF07" w14:textId="77777777" w:rsidR="00A75B20" w:rsidRPr="00A75B20" w:rsidRDefault="00A75B20" w:rsidP="001810D8">
      <w:pPr>
        <w:pStyle w:val="3"/>
      </w:pPr>
      <w:r w:rsidRPr="00A75B20">
        <w:rPr>
          <w:rFonts w:ascii="Segoe UI Emoji" w:hAnsi="Segoe UI Emoji" w:cs="Segoe UI Emoji"/>
        </w:rPr>
        <w:t>⚙️</w:t>
      </w:r>
      <w:r w:rsidRPr="00A75B20">
        <w:t xml:space="preserve"> 工作原理与注意事项 </w:t>
      </w:r>
    </w:p>
    <w:p w14:paraId="13A79B11" w14:textId="77777777" w:rsidR="00A75B20" w:rsidRPr="00A75B20" w:rsidRDefault="00A75B20" w:rsidP="00A75B20">
      <w:r w:rsidRPr="00A75B20">
        <w:t>STM32的FLASH有一个重要特性：其</w:t>
      </w:r>
      <w:r w:rsidRPr="00A75B20">
        <w:rPr>
          <w:b/>
          <w:bCs/>
        </w:rPr>
        <w:t>最基本的编程单位是16位的半字</w:t>
      </w:r>
      <w:r w:rsidRPr="00A75B20">
        <w:t>。无法单纯地写入8位数据。在编程过程中（FLASH_SR寄存器的 BSY位为‘1’时），任何对闪存的读操作（包括CPU取指令）都会锁住总线，直到本次编程操作完成。因此，执行FLASH操作的代码最好放置在SRAM中运行。</w:t>
      </w:r>
    </w:p>
    <w:p w14:paraId="1FF4A7C1" w14:textId="77777777" w:rsidR="00A75B20" w:rsidRPr="00A75B20" w:rsidRDefault="00A75B20" w:rsidP="001810D8">
      <w:pPr>
        <w:pStyle w:val="3"/>
      </w:pPr>
      <w:r w:rsidRPr="00A75B20">
        <w:rPr>
          <w:rFonts w:ascii="Segoe UI Emoji" w:hAnsi="Segoe UI Emoji" w:cs="Segoe UI Emoji"/>
        </w:rPr>
        <w:lastRenderedPageBreak/>
        <w:t>📝</w:t>
      </w:r>
      <w:r w:rsidRPr="00A75B20">
        <w:t xml:space="preserve"> 标准操作流程 </w:t>
      </w:r>
    </w:p>
    <w:p w14:paraId="07D46305" w14:textId="77777777" w:rsidR="00A75B20" w:rsidRPr="00A75B20" w:rsidRDefault="00A75B20" w:rsidP="00A75B20">
      <w:r w:rsidRPr="00A75B20">
        <w:t xml:space="preserve">在使用 </w:t>
      </w:r>
      <w:proofErr w:type="spellStart"/>
      <w:r w:rsidRPr="00A75B20">
        <w:t>FLASH_ProgramHalfWord</w:t>
      </w:r>
      <w:proofErr w:type="spellEnd"/>
      <w:r w:rsidRPr="00A75B20">
        <w:t>进行写入操作时，必须遵循一个严格的步骤序列，以确保操作的正确性和可靠性：</w:t>
      </w:r>
    </w:p>
    <w:p w14:paraId="79E76A5D" w14:textId="77777777" w:rsidR="00A75B20" w:rsidRPr="00A75B20" w:rsidRDefault="00A75B20">
      <w:pPr>
        <w:numPr>
          <w:ilvl w:val="0"/>
          <w:numId w:val="868"/>
        </w:numPr>
      </w:pPr>
      <w:r w:rsidRPr="00A75B20">
        <w:rPr>
          <w:rFonts w:ascii="Times New Roman" w:hAnsi="Times New Roman" w:cs="Times New Roman"/>
        </w:rPr>
        <w:t>​</w:t>
      </w:r>
      <w:r w:rsidRPr="00A75B20">
        <w:rPr>
          <w:b/>
          <w:bCs/>
        </w:rPr>
        <w:t>解锁FLASH (</w:t>
      </w:r>
      <w:proofErr w:type="spellStart"/>
      <w:r w:rsidRPr="00A75B20">
        <w:rPr>
          <w:b/>
          <w:bCs/>
        </w:rPr>
        <w:t>FLASH_Unlock</w:t>
      </w:r>
      <w:proofErr w:type="spellEnd"/>
      <w:r w:rsidRPr="00A75B20">
        <w:rPr>
          <w:b/>
          <w:bCs/>
        </w:rPr>
        <w:t>)</w:t>
      </w:r>
      <w:r w:rsidRPr="00A75B20">
        <w:rPr>
          <w:rFonts w:ascii="Times New Roman" w:hAnsi="Times New Roman" w:cs="Times New Roman"/>
          <w:b/>
          <w:bCs/>
        </w:rPr>
        <w:t>​</w:t>
      </w:r>
      <w:r w:rsidRPr="00A75B20">
        <w:rPr>
          <w:rFonts w:ascii="Times New Roman" w:hAnsi="Times New Roman" w:cs="Times New Roman"/>
        </w:rPr>
        <w:t>​</w:t>
      </w:r>
      <w:r w:rsidRPr="00A75B20">
        <w:t>：STM32复位后，FPEC（闪存编程/擦除控制器）默认处于锁定状态。解锁是后续所有写操作的前提。</w:t>
      </w:r>
    </w:p>
    <w:p w14:paraId="3DE870CA" w14:textId="77777777" w:rsidR="00A75B20" w:rsidRPr="00A75B20" w:rsidRDefault="00A75B20">
      <w:pPr>
        <w:numPr>
          <w:ilvl w:val="0"/>
          <w:numId w:val="868"/>
        </w:numPr>
      </w:pPr>
      <w:r w:rsidRPr="00A75B20">
        <w:rPr>
          <w:rFonts w:ascii="Times New Roman" w:hAnsi="Times New Roman" w:cs="Times New Roman"/>
        </w:rPr>
        <w:t>​</w:t>
      </w:r>
      <w:r w:rsidRPr="00A75B20">
        <w:rPr>
          <w:rFonts w:ascii="Times New Roman" w:hAnsi="Times New Roman" w:cs="Times New Roman"/>
          <w:b/>
          <w:bCs/>
        </w:rPr>
        <w:t>​</w:t>
      </w:r>
      <w:r w:rsidRPr="00A75B20">
        <w:rPr>
          <w:b/>
          <w:bCs/>
        </w:rPr>
        <w:t>（可选）清除标志位</w:t>
      </w:r>
      <w:r w:rsidRPr="00A75B20">
        <w:rPr>
          <w:rFonts w:ascii="Times New Roman" w:hAnsi="Times New Roman" w:cs="Times New Roman"/>
        </w:rPr>
        <w:t>​</w:t>
      </w:r>
      <w:r w:rsidRPr="00A75B20">
        <w:t xml:space="preserve">：建议清除可能挂起的状态标志位，例如使用 </w:t>
      </w:r>
      <w:proofErr w:type="spellStart"/>
      <w:r w:rsidRPr="00A75B20">
        <w:t>FLASH_ClearFlag</w:t>
      </w:r>
      <w:proofErr w:type="spellEnd"/>
      <w:r w:rsidRPr="00A75B20">
        <w:t>(FLASH_FLAG_BSY | FLASH_FLAG_EOP | FLASH_FLAG_PGERR | FLASH_FLAG_WRPRTERR)。</w:t>
      </w:r>
    </w:p>
    <w:p w14:paraId="193BCABB" w14:textId="77777777" w:rsidR="00A75B20" w:rsidRPr="00A75B20" w:rsidRDefault="00A75B20">
      <w:pPr>
        <w:numPr>
          <w:ilvl w:val="0"/>
          <w:numId w:val="868"/>
        </w:numPr>
      </w:pPr>
      <w:r w:rsidRPr="00A75B20">
        <w:rPr>
          <w:rFonts w:ascii="Times New Roman" w:hAnsi="Times New Roman" w:cs="Times New Roman"/>
        </w:rPr>
        <w:t>​</w:t>
      </w:r>
      <w:r w:rsidRPr="00A75B20">
        <w:rPr>
          <w:b/>
          <w:bCs/>
        </w:rPr>
        <w:t>擦除目标页 (</w:t>
      </w:r>
      <w:proofErr w:type="spellStart"/>
      <w:r w:rsidRPr="00A75B20">
        <w:rPr>
          <w:b/>
          <w:bCs/>
        </w:rPr>
        <w:t>FLASH_ErasePage</w:t>
      </w:r>
      <w:proofErr w:type="spellEnd"/>
      <w:r w:rsidRPr="00A75B20">
        <w:rPr>
          <w:b/>
          <w:bCs/>
        </w:rPr>
        <w:t>)</w:t>
      </w:r>
      <w:r w:rsidRPr="00A75B20">
        <w:rPr>
          <w:rFonts w:ascii="Times New Roman" w:hAnsi="Times New Roman" w:cs="Times New Roman"/>
          <w:b/>
          <w:bCs/>
        </w:rPr>
        <w:t>​</w:t>
      </w:r>
      <w:r w:rsidRPr="00A75B20">
        <w:rPr>
          <w:rFonts w:ascii="Times New Roman" w:hAnsi="Times New Roman" w:cs="Times New Roman"/>
        </w:rPr>
        <w:t>​</w:t>
      </w:r>
      <w:r w:rsidRPr="00A75B20">
        <w:t>：</w:t>
      </w:r>
      <w:r w:rsidRPr="00A75B20">
        <w:rPr>
          <w:rFonts w:ascii="Times New Roman" w:hAnsi="Times New Roman" w:cs="Times New Roman"/>
        </w:rPr>
        <w:t>​</w:t>
      </w:r>
      <w:r w:rsidRPr="00A75B20">
        <w:rPr>
          <w:b/>
          <w:bCs/>
        </w:rPr>
        <w:t>这是关键且必须的一步</w:t>
      </w:r>
      <w:r w:rsidRPr="00A75B20">
        <w:t>。FLASH存储器的特性是只能将“1”写成“0”。在写入新数据前，</w:t>
      </w:r>
      <w:r w:rsidRPr="00A75B20">
        <w:rPr>
          <w:rFonts w:ascii="Times New Roman" w:hAnsi="Times New Roman" w:cs="Times New Roman"/>
        </w:rPr>
        <w:t>​</w:t>
      </w:r>
      <w:r w:rsidRPr="00A75B20">
        <w:rPr>
          <w:b/>
          <w:bCs/>
        </w:rPr>
        <w:t>必须先将目标区域所在的整个页擦除</w:t>
      </w:r>
      <w:r w:rsidRPr="00A75B20">
        <w:t>，使其恢复为全“1”状态（即0xFFFF）。擦除操作是以“页”为单位进行的。</w:t>
      </w:r>
    </w:p>
    <w:p w14:paraId="25DD1724" w14:textId="77777777" w:rsidR="00A75B20" w:rsidRPr="00A75B20" w:rsidRDefault="00A75B20">
      <w:pPr>
        <w:numPr>
          <w:ilvl w:val="0"/>
          <w:numId w:val="868"/>
        </w:numPr>
      </w:pPr>
      <w:r w:rsidRPr="00A75B20">
        <w:rPr>
          <w:rFonts w:ascii="Times New Roman" w:hAnsi="Times New Roman" w:cs="Times New Roman"/>
        </w:rPr>
        <w:t>​</w:t>
      </w:r>
      <w:r w:rsidRPr="00A75B20">
        <w:rPr>
          <w:b/>
          <w:bCs/>
        </w:rPr>
        <w:t>执行半字编程 (</w:t>
      </w:r>
      <w:proofErr w:type="spellStart"/>
      <w:r w:rsidRPr="00A75B20">
        <w:rPr>
          <w:b/>
          <w:bCs/>
        </w:rPr>
        <w:t>FLASH_ProgramHalfWord</w:t>
      </w:r>
      <w:proofErr w:type="spellEnd"/>
      <w:r w:rsidRPr="00A75B20">
        <w:rPr>
          <w:b/>
          <w:bCs/>
        </w:rPr>
        <w:t>)</w:t>
      </w:r>
      <w:r w:rsidRPr="00A75B20">
        <w:rPr>
          <w:rFonts w:ascii="Times New Roman" w:hAnsi="Times New Roman" w:cs="Times New Roman"/>
          <w:b/>
          <w:bCs/>
        </w:rPr>
        <w:t>​</w:t>
      </w:r>
      <w:r w:rsidRPr="00A75B20">
        <w:rPr>
          <w:rFonts w:ascii="Times New Roman" w:hAnsi="Times New Roman" w:cs="Times New Roman"/>
        </w:rPr>
        <w:t>​</w:t>
      </w:r>
      <w:r w:rsidRPr="00A75B20">
        <w:t>：在确认目标页已擦除后，调用本函数写入数据。</w:t>
      </w:r>
    </w:p>
    <w:p w14:paraId="2DCD8430" w14:textId="77777777" w:rsidR="00A75B20" w:rsidRPr="00A75B20" w:rsidRDefault="00A75B20">
      <w:pPr>
        <w:numPr>
          <w:ilvl w:val="0"/>
          <w:numId w:val="868"/>
        </w:numPr>
      </w:pPr>
      <w:r w:rsidRPr="00A75B20">
        <w:rPr>
          <w:rFonts w:ascii="Times New Roman" w:hAnsi="Times New Roman" w:cs="Times New Roman"/>
        </w:rPr>
        <w:t>​</w:t>
      </w:r>
      <w:r w:rsidRPr="00A75B20">
        <w:rPr>
          <w:b/>
          <w:bCs/>
        </w:rPr>
        <w:t>重新上锁FLASH (</w:t>
      </w:r>
      <w:proofErr w:type="spellStart"/>
      <w:r w:rsidRPr="00A75B20">
        <w:rPr>
          <w:b/>
          <w:bCs/>
        </w:rPr>
        <w:t>FLASH_Lock</w:t>
      </w:r>
      <w:proofErr w:type="spellEnd"/>
      <w:r w:rsidRPr="00A75B20">
        <w:rPr>
          <w:b/>
          <w:bCs/>
        </w:rPr>
        <w:t>)</w:t>
      </w:r>
      <w:r w:rsidRPr="00A75B20">
        <w:rPr>
          <w:rFonts w:ascii="Times New Roman" w:hAnsi="Times New Roman" w:cs="Times New Roman"/>
          <w:b/>
          <w:bCs/>
        </w:rPr>
        <w:t>​</w:t>
      </w:r>
      <w:r w:rsidRPr="00A75B20">
        <w:rPr>
          <w:rFonts w:ascii="Times New Roman" w:hAnsi="Times New Roman" w:cs="Times New Roman"/>
        </w:rPr>
        <w:t>​</w:t>
      </w:r>
      <w:r w:rsidRPr="00A75B20">
        <w:t>：所有操作完成后，重新上锁FPEC，防止后续意外修改。</w:t>
      </w:r>
    </w:p>
    <w:p w14:paraId="4055038C" w14:textId="77777777" w:rsidR="00A75B20" w:rsidRPr="00A75B20" w:rsidRDefault="00A75B20" w:rsidP="00A75B20">
      <w:r w:rsidRPr="00A75B20">
        <w:t>一个典型的使用代码示例如下：</w:t>
      </w:r>
    </w:p>
    <w:p w14:paraId="1875F119" w14:textId="77777777" w:rsidR="00A75B20" w:rsidRPr="00A75B20" w:rsidRDefault="00A75B20" w:rsidP="00A75B20">
      <w:r w:rsidRPr="00A75B20">
        <w:t>// 1. 解锁FLASH</w:t>
      </w:r>
    </w:p>
    <w:p w14:paraId="7FAEFA62" w14:textId="77777777" w:rsidR="00A75B20" w:rsidRPr="00A75B20" w:rsidRDefault="00A75B20" w:rsidP="00A75B20">
      <w:proofErr w:type="spellStart"/>
      <w:r w:rsidRPr="00A75B20">
        <w:t>FLASH_</w:t>
      </w:r>
      <w:proofErr w:type="gramStart"/>
      <w:r w:rsidRPr="00A75B20">
        <w:t>Unlock</w:t>
      </w:r>
      <w:proofErr w:type="spellEnd"/>
      <w:r w:rsidRPr="00A75B20">
        <w:t>(</w:t>
      </w:r>
      <w:proofErr w:type="gramEnd"/>
      <w:r w:rsidRPr="00A75B20">
        <w:t>);</w:t>
      </w:r>
    </w:p>
    <w:p w14:paraId="76C88B8B" w14:textId="77777777" w:rsidR="00A75B20" w:rsidRPr="00A75B20" w:rsidRDefault="00A75B20" w:rsidP="00A75B20"/>
    <w:p w14:paraId="069E3CC6" w14:textId="77777777" w:rsidR="00A75B20" w:rsidRPr="00A75B20" w:rsidRDefault="00A75B20" w:rsidP="00A75B20">
      <w:r w:rsidRPr="00A75B20">
        <w:t>// 2. （可选但建议）清除可能挂起的标志位</w:t>
      </w:r>
    </w:p>
    <w:p w14:paraId="7F8E3358" w14:textId="77777777" w:rsidR="00A75B20" w:rsidRPr="00A75B20" w:rsidRDefault="00A75B20" w:rsidP="00A75B20">
      <w:proofErr w:type="spellStart"/>
      <w:r w:rsidRPr="00A75B20">
        <w:t>FLASH_</w:t>
      </w:r>
      <w:proofErr w:type="gramStart"/>
      <w:r w:rsidRPr="00A75B20">
        <w:t>ClearFlag</w:t>
      </w:r>
      <w:proofErr w:type="spellEnd"/>
      <w:r w:rsidRPr="00A75B20">
        <w:t>(</w:t>
      </w:r>
      <w:proofErr w:type="gramEnd"/>
      <w:r w:rsidRPr="00A75B20">
        <w:t>FLASH_FLAG_BSY | FLASH_FLAG_EOP | FLASH_FLAG_PGERR | FLASH_FLAG_WRPRTERR);</w:t>
      </w:r>
    </w:p>
    <w:p w14:paraId="0D54B8BF" w14:textId="77777777" w:rsidR="00A75B20" w:rsidRPr="00A75B20" w:rsidRDefault="00A75B20" w:rsidP="00A75B20"/>
    <w:p w14:paraId="064041F2" w14:textId="77777777" w:rsidR="00A75B20" w:rsidRPr="00A75B20" w:rsidRDefault="00A75B20" w:rsidP="00A75B20">
      <w:r w:rsidRPr="00A75B20">
        <w:t>// 3. 擦除目标页（假设PageAddress是有效的页起始地址）</w:t>
      </w:r>
    </w:p>
    <w:p w14:paraId="6A2E8A1F" w14:textId="77777777" w:rsidR="00A75B20" w:rsidRPr="00A75B20" w:rsidRDefault="00A75B20" w:rsidP="00A75B20">
      <w:r w:rsidRPr="00A75B20">
        <w:t>if (</w:t>
      </w:r>
      <w:proofErr w:type="spellStart"/>
      <w:r w:rsidRPr="00A75B20">
        <w:t>FLASH_</w:t>
      </w:r>
      <w:proofErr w:type="gramStart"/>
      <w:r w:rsidRPr="00A75B20">
        <w:t>ErasePage</w:t>
      </w:r>
      <w:proofErr w:type="spellEnd"/>
      <w:r w:rsidRPr="00A75B20">
        <w:t>(</w:t>
      </w:r>
      <w:proofErr w:type="spellStart"/>
      <w:proofErr w:type="gramEnd"/>
      <w:r w:rsidRPr="00A75B20">
        <w:t>PageAddress</w:t>
      </w:r>
      <w:proofErr w:type="spellEnd"/>
      <w:proofErr w:type="gramStart"/>
      <w:r w:rsidRPr="00A75B20">
        <w:t>) !</w:t>
      </w:r>
      <w:proofErr w:type="gramEnd"/>
      <w:r w:rsidRPr="00A75B20">
        <w:t>= FLASH_COMPLETE) {</w:t>
      </w:r>
    </w:p>
    <w:p w14:paraId="1675C3B8" w14:textId="77777777" w:rsidR="00A75B20" w:rsidRPr="00A75B20" w:rsidRDefault="00A75B20" w:rsidP="00A75B20">
      <w:r w:rsidRPr="00A75B20">
        <w:t xml:space="preserve">    // 错误处理</w:t>
      </w:r>
    </w:p>
    <w:p w14:paraId="3EE2385E" w14:textId="77777777" w:rsidR="00A75B20" w:rsidRPr="00A75B20" w:rsidRDefault="00A75B20" w:rsidP="00A75B20">
      <w:r w:rsidRPr="00A75B20">
        <w:t xml:space="preserve">    </w:t>
      </w:r>
      <w:proofErr w:type="spellStart"/>
      <w:r w:rsidRPr="00A75B20">
        <w:t>FLASH_</w:t>
      </w:r>
      <w:proofErr w:type="gramStart"/>
      <w:r w:rsidRPr="00A75B20">
        <w:t>Lock</w:t>
      </w:r>
      <w:proofErr w:type="spellEnd"/>
      <w:r w:rsidRPr="00A75B20">
        <w:t>(</w:t>
      </w:r>
      <w:proofErr w:type="gramEnd"/>
      <w:r w:rsidRPr="00A75B20">
        <w:t>);</w:t>
      </w:r>
    </w:p>
    <w:p w14:paraId="079955C7" w14:textId="77777777" w:rsidR="00A75B20" w:rsidRPr="00A75B20" w:rsidRDefault="00A75B20" w:rsidP="00A75B20">
      <w:r w:rsidRPr="00A75B20">
        <w:t xml:space="preserve">    return ERROR;</w:t>
      </w:r>
    </w:p>
    <w:p w14:paraId="207C6ECA" w14:textId="77777777" w:rsidR="00A75B20" w:rsidRPr="00A75B20" w:rsidRDefault="00A75B20" w:rsidP="00A75B20">
      <w:r w:rsidRPr="00A75B20">
        <w:t>}</w:t>
      </w:r>
    </w:p>
    <w:p w14:paraId="60B2F766" w14:textId="77777777" w:rsidR="00A75B20" w:rsidRPr="00A75B20" w:rsidRDefault="00A75B20" w:rsidP="00A75B20"/>
    <w:p w14:paraId="4CC9F0DA" w14:textId="77777777" w:rsidR="00A75B20" w:rsidRPr="00A75B20" w:rsidRDefault="00A75B20" w:rsidP="00A75B20">
      <w:r w:rsidRPr="00A75B20">
        <w:t>// 4. 在指定地址写入一个16位半字</w:t>
      </w:r>
    </w:p>
    <w:p w14:paraId="7A29AB24" w14:textId="77777777" w:rsidR="00A75B20" w:rsidRPr="00A75B20" w:rsidRDefault="00A75B20" w:rsidP="00A75B20">
      <w:r w:rsidRPr="00A75B20">
        <w:t>if (</w:t>
      </w:r>
      <w:proofErr w:type="spellStart"/>
      <w:r w:rsidRPr="00A75B20">
        <w:t>FLASH_</w:t>
      </w:r>
      <w:proofErr w:type="gramStart"/>
      <w:r w:rsidRPr="00A75B20">
        <w:t>ProgramHalfWord</w:t>
      </w:r>
      <w:proofErr w:type="spellEnd"/>
      <w:r w:rsidRPr="00A75B20">
        <w:t>(</w:t>
      </w:r>
      <w:proofErr w:type="gramEnd"/>
      <w:r w:rsidRPr="00A75B20">
        <w:t>0x08010000, 0xABCD</w:t>
      </w:r>
      <w:proofErr w:type="gramStart"/>
      <w:r w:rsidRPr="00A75B20">
        <w:t>) !</w:t>
      </w:r>
      <w:proofErr w:type="gramEnd"/>
      <w:r w:rsidRPr="00A75B20">
        <w:t>= FLASH_COMPLETE) {</w:t>
      </w:r>
    </w:p>
    <w:p w14:paraId="2B977D04" w14:textId="77777777" w:rsidR="00A75B20" w:rsidRPr="00A75B20" w:rsidRDefault="00A75B20" w:rsidP="00A75B20">
      <w:r w:rsidRPr="00A75B20">
        <w:t xml:space="preserve">    // 错误处理</w:t>
      </w:r>
    </w:p>
    <w:p w14:paraId="6DA3BC85" w14:textId="77777777" w:rsidR="00A75B20" w:rsidRPr="00A75B20" w:rsidRDefault="00A75B20" w:rsidP="00A75B20">
      <w:r w:rsidRPr="00A75B20">
        <w:t xml:space="preserve">    </w:t>
      </w:r>
      <w:proofErr w:type="spellStart"/>
      <w:r w:rsidRPr="00A75B20">
        <w:t>FLASH_</w:t>
      </w:r>
      <w:proofErr w:type="gramStart"/>
      <w:r w:rsidRPr="00A75B20">
        <w:t>Lock</w:t>
      </w:r>
      <w:proofErr w:type="spellEnd"/>
      <w:r w:rsidRPr="00A75B20">
        <w:t>(</w:t>
      </w:r>
      <w:proofErr w:type="gramEnd"/>
      <w:r w:rsidRPr="00A75B20">
        <w:t>);</w:t>
      </w:r>
    </w:p>
    <w:p w14:paraId="3D8431C1" w14:textId="77777777" w:rsidR="00A75B20" w:rsidRPr="00A75B20" w:rsidRDefault="00A75B20" w:rsidP="00A75B20">
      <w:r w:rsidRPr="00A75B20">
        <w:t xml:space="preserve">    return ERROR;</w:t>
      </w:r>
    </w:p>
    <w:p w14:paraId="13758146" w14:textId="77777777" w:rsidR="00A75B20" w:rsidRPr="00A75B20" w:rsidRDefault="00A75B20" w:rsidP="00A75B20">
      <w:r w:rsidRPr="00A75B20">
        <w:t>}</w:t>
      </w:r>
    </w:p>
    <w:p w14:paraId="1DED0AD6" w14:textId="77777777" w:rsidR="00A75B20" w:rsidRPr="00A75B20" w:rsidRDefault="00A75B20" w:rsidP="00A75B20"/>
    <w:p w14:paraId="29C57442" w14:textId="77777777" w:rsidR="00A75B20" w:rsidRPr="00A75B20" w:rsidRDefault="00A75B20" w:rsidP="00A75B20">
      <w:r w:rsidRPr="00A75B20">
        <w:t>// 5. 操作完成后重新上锁</w:t>
      </w:r>
    </w:p>
    <w:p w14:paraId="1709CA84" w14:textId="77777777" w:rsidR="00A75B20" w:rsidRPr="00A75B20" w:rsidRDefault="00A75B20" w:rsidP="00A75B20">
      <w:proofErr w:type="spellStart"/>
      <w:r w:rsidRPr="00A75B20">
        <w:t>FLASH_</w:t>
      </w:r>
      <w:proofErr w:type="gramStart"/>
      <w:r w:rsidRPr="00A75B20">
        <w:t>Lock</w:t>
      </w:r>
      <w:proofErr w:type="spellEnd"/>
      <w:r w:rsidRPr="00A75B20">
        <w:t>(</w:t>
      </w:r>
      <w:proofErr w:type="gramEnd"/>
      <w:r w:rsidRPr="00A75B20">
        <w:t>);</w:t>
      </w:r>
    </w:p>
    <w:p w14:paraId="6DAAE8D1" w14:textId="77777777" w:rsidR="00A75B20" w:rsidRPr="00A75B20" w:rsidRDefault="00A75B20" w:rsidP="00A75B20">
      <w:r w:rsidRPr="00A75B20">
        <w:t>如果需要写入多个数据，可以在擦除后使用循环进行编程。</w:t>
      </w:r>
    </w:p>
    <w:p w14:paraId="50B282F9" w14:textId="77777777" w:rsidR="00A75B20" w:rsidRPr="00A75B20" w:rsidRDefault="00A75B20" w:rsidP="001810D8">
      <w:pPr>
        <w:pStyle w:val="3"/>
      </w:pPr>
      <w:r w:rsidRPr="00A75B20">
        <w:rPr>
          <w:rFonts w:ascii="Segoe UI Emoji" w:hAnsi="Segoe UI Emoji" w:cs="Segoe UI Emoji"/>
        </w:rPr>
        <w:t>⚠️</w:t>
      </w:r>
      <w:r w:rsidRPr="00A75B20">
        <w:t xml:space="preserve"> 重要注意事项 </w:t>
      </w:r>
    </w:p>
    <w:p w14:paraId="6B577DC5" w14:textId="77777777" w:rsidR="00A75B20" w:rsidRPr="00A75B20" w:rsidRDefault="00A75B20">
      <w:pPr>
        <w:numPr>
          <w:ilvl w:val="0"/>
          <w:numId w:val="869"/>
        </w:numPr>
      </w:pPr>
      <w:r w:rsidRPr="00A75B20">
        <w:rPr>
          <w:rFonts w:ascii="Times New Roman" w:hAnsi="Times New Roman" w:cs="Times New Roman"/>
        </w:rPr>
        <w:t>​</w:t>
      </w:r>
      <w:r w:rsidRPr="00A75B20">
        <w:rPr>
          <w:b/>
          <w:bCs/>
        </w:rPr>
        <w:t>先擦后写</w:t>
      </w:r>
      <w:r w:rsidRPr="00A75B20">
        <w:rPr>
          <w:rFonts w:ascii="Times New Roman" w:hAnsi="Times New Roman" w:cs="Times New Roman"/>
        </w:rPr>
        <w:t>​</w:t>
      </w:r>
      <w:r w:rsidRPr="00A75B20">
        <w:t>：务必确保</w:t>
      </w:r>
      <w:r w:rsidRPr="00A75B20">
        <w:rPr>
          <w:b/>
          <w:bCs/>
        </w:rPr>
        <w:t>目标地址所在的整个页在执行写入操作前已经被擦除</w:t>
      </w:r>
      <w:r w:rsidRPr="00A75B20">
        <w:t>。尝试向未擦除（值不为0xFFFF）的地址写入数据会导致 FLASH_ERROR_PG错误。</w:t>
      </w:r>
    </w:p>
    <w:p w14:paraId="1680DD50" w14:textId="77777777" w:rsidR="00A75B20" w:rsidRPr="00A75B20" w:rsidRDefault="00A75B20">
      <w:pPr>
        <w:numPr>
          <w:ilvl w:val="0"/>
          <w:numId w:val="869"/>
        </w:numPr>
      </w:pPr>
      <w:r w:rsidRPr="00A75B20">
        <w:rPr>
          <w:rFonts w:ascii="Times New Roman" w:hAnsi="Times New Roman" w:cs="Times New Roman"/>
        </w:rPr>
        <w:t>​</w:t>
      </w:r>
      <w:r w:rsidRPr="00A75B20">
        <w:rPr>
          <w:b/>
          <w:bCs/>
        </w:rPr>
        <w:t>地址对齐与选择</w:t>
      </w:r>
      <w:r w:rsidRPr="00A75B20">
        <w:rPr>
          <w:rFonts w:ascii="Times New Roman" w:hAnsi="Times New Roman" w:cs="Times New Roman"/>
        </w:rPr>
        <w:t>​</w:t>
      </w:r>
      <w:r w:rsidRPr="00A75B20">
        <w:t>：Address参数必须是2字节对齐的（即地址值的最低一位为0）。同时，务必确保操作地址是</w:t>
      </w:r>
      <w:r w:rsidRPr="00A75B20">
        <w:rPr>
          <w:b/>
          <w:bCs/>
        </w:rPr>
        <w:t>可用的、未被程序代码占用的FLASH空间</w:t>
      </w:r>
      <w:r w:rsidRPr="00A75B20">
        <w:t>，以免误擦除程序自身。</w:t>
      </w:r>
    </w:p>
    <w:p w14:paraId="68B70B85" w14:textId="77777777" w:rsidR="00A75B20" w:rsidRPr="00A75B20" w:rsidRDefault="00A75B20">
      <w:pPr>
        <w:numPr>
          <w:ilvl w:val="0"/>
          <w:numId w:val="869"/>
        </w:numPr>
      </w:pPr>
      <w:r w:rsidRPr="00A75B20">
        <w:rPr>
          <w:rFonts w:ascii="Times New Roman" w:hAnsi="Times New Roman" w:cs="Times New Roman"/>
        </w:rPr>
        <w:t>​</w:t>
      </w:r>
      <w:r w:rsidRPr="00A75B20">
        <w:rPr>
          <w:b/>
          <w:bCs/>
        </w:rPr>
        <w:t>擦写寿命</w:t>
      </w:r>
      <w:r w:rsidRPr="00A75B20">
        <w:rPr>
          <w:rFonts w:ascii="Times New Roman" w:hAnsi="Times New Roman" w:cs="Times New Roman"/>
        </w:rPr>
        <w:t>​</w:t>
      </w:r>
      <w:r w:rsidRPr="00A75B20">
        <w:t>：STM32的内部FLASH有擦写次数限制（通常为1万次左右）。应避免频繁擦写同一页，如需保存频繁更新的数据，建议使用磨损均衡算法。</w:t>
      </w:r>
    </w:p>
    <w:p w14:paraId="5141D5C4" w14:textId="77777777" w:rsidR="00A75B20" w:rsidRPr="00A75B20" w:rsidRDefault="00A75B20" w:rsidP="001810D8">
      <w:pPr>
        <w:pStyle w:val="3"/>
      </w:pPr>
      <w:r w:rsidRPr="00A75B20">
        <w:rPr>
          <w:rFonts w:ascii="Segoe UI Emoji" w:hAnsi="Segoe UI Emoji" w:cs="Segoe UI Emoji"/>
        </w:rPr>
        <w:t>💎</w:t>
      </w:r>
      <w:r w:rsidRPr="00A75B20">
        <w:t xml:space="preserve"> 总结 </w:t>
      </w:r>
    </w:p>
    <w:p w14:paraId="65B2A1FC" w14:textId="77777777" w:rsidR="00A75B20" w:rsidRPr="00A75B20" w:rsidRDefault="00A75B20" w:rsidP="00A75B20">
      <w:proofErr w:type="spellStart"/>
      <w:r w:rsidRPr="00A75B20">
        <w:t>FLASH_ProgramHalfWord</w:t>
      </w:r>
      <w:proofErr w:type="spellEnd"/>
      <w:r w:rsidRPr="00A75B20">
        <w:t>函数是对STM32内部FLASH进行16位数据编程的核心接口。使用时必须严格遵循</w:t>
      </w:r>
      <w:r w:rsidRPr="00A75B20">
        <w:rPr>
          <w:b/>
          <w:bCs/>
        </w:rPr>
        <w:t>解锁→（清除标志）→擦除→写入→上锁</w:t>
      </w:r>
      <w:r w:rsidRPr="00A75B20">
        <w:t>的流程，并特别注意FLASH必须先擦除后才能写入的特性。</w:t>
      </w:r>
    </w:p>
    <w:p w14:paraId="10FD1BF6" w14:textId="77777777" w:rsidR="00A75B20" w:rsidRPr="00A75B20" w:rsidRDefault="00A75B20" w:rsidP="00A75B20">
      <w:r w:rsidRPr="00A75B20">
        <w:t>希望这些信息能帮助你更好地理解和使用这个函数。如果你对FLASH操作的其他方面（如读取数据或操作选项字节）还有疑问，我很乐意继续探讨。</w:t>
      </w:r>
    </w:p>
    <w:p w14:paraId="6600D498" w14:textId="77777777" w:rsidR="00BD7E69" w:rsidRPr="00BD7E69" w:rsidRDefault="00BD7E69" w:rsidP="00BD7E69"/>
    <w:p w14:paraId="14B4877C" w14:textId="3ECEAA4D" w:rsidR="00A75B20" w:rsidRDefault="00A75B20" w:rsidP="001D11AC">
      <w:pPr>
        <w:pStyle w:val="2"/>
      </w:pPr>
      <w:proofErr w:type="spellStart"/>
      <w:r w:rsidRPr="00A75B20">
        <w:lastRenderedPageBreak/>
        <w:t>FLASH_ProgramOptionByteData</w:t>
      </w:r>
      <w:proofErr w:type="spellEnd"/>
      <w:r w:rsidRPr="00A75B20">
        <w:t>(</w:t>
      </w:r>
      <w:r>
        <w:rPr>
          <w:rFonts w:hint="eastAsia"/>
        </w:rPr>
        <w:t>)</w:t>
      </w:r>
      <w:r w:rsidR="000343C6">
        <w:br/>
      </w:r>
      <w:r w:rsidR="000343C6" w:rsidRPr="000343C6">
        <w:t>对STM32微控制器中的</w:t>
      </w:r>
      <w:r w:rsidR="000343C6" w:rsidRPr="000343C6">
        <w:rPr>
          <w:b/>
          <w:bCs/>
        </w:rPr>
        <w:t>选项字节（Option Bytes）</w:t>
      </w:r>
      <w:r w:rsidR="000343C6" w:rsidRPr="000343C6">
        <w:rPr>
          <w:rFonts w:ascii="Times New Roman" w:hAnsi="Times New Roman" w:cs="Times New Roman"/>
          <w:b/>
          <w:bCs/>
        </w:rPr>
        <w:t>​</w:t>
      </w:r>
      <w:r w:rsidR="000343C6" w:rsidRPr="000343C6">
        <w:rPr>
          <w:rFonts w:ascii="Times New Roman" w:hAnsi="Times New Roman" w:cs="Times New Roman"/>
        </w:rPr>
        <w:t>​</w:t>
      </w:r>
      <w:r w:rsidR="000343C6" w:rsidRPr="000343C6">
        <w:t xml:space="preserve"> 进行编程</w:t>
      </w:r>
    </w:p>
    <w:p w14:paraId="78627A57" w14:textId="77777777" w:rsidR="000343C6" w:rsidRPr="000343C6" w:rsidRDefault="000343C6" w:rsidP="000343C6">
      <w:proofErr w:type="spellStart"/>
      <w:r w:rsidRPr="000343C6">
        <w:t>FLASH_ProgramOptionByteData</w:t>
      </w:r>
      <w:proofErr w:type="spellEnd"/>
      <w:r w:rsidRPr="000343C6">
        <w:t>函数用于对STM32微控制器中的</w:t>
      </w:r>
      <w:r w:rsidRPr="000343C6">
        <w:rPr>
          <w:b/>
          <w:bCs/>
        </w:rPr>
        <w:t>选项字节（Option Bytes）</w:t>
      </w:r>
      <w:r w:rsidRPr="000343C6">
        <w:rPr>
          <w:rFonts w:ascii="Times New Roman" w:hAnsi="Times New Roman" w:cs="Times New Roman"/>
          <w:b/>
          <w:bCs/>
        </w:rPr>
        <w:t>​</w:t>
      </w:r>
      <w:r w:rsidRPr="000343C6">
        <w:rPr>
          <w:rFonts w:ascii="Times New Roman" w:hAnsi="Times New Roman" w:cs="Times New Roman"/>
        </w:rPr>
        <w:t>​</w:t>
      </w:r>
      <w:r w:rsidRPr="000343C6">
        <w:t xml:space="preserve"> 进行编程（写入）操作。选项字节是一片特殊的存储区域，用于配置芯片的重要硬件特性，与主闪存区是分开的。</w:t>
      </w:r>
    </w:p>
    <w:p w14:paraId="74FC5E81" w14:textId="77777777" w:rsidR="000343C6" w:rsidRPr="000343C6" w:rsidRDefault="000343C6" w:rsidP="008049DA">
      <w:pPr>
        <w:pStyle w:val="3"/>
      </w:pPr>
      <w:r w:rsidRPr="000343C6">
        <w:rPr>
          <w:rFonts w:ascii="Segoe UI Emoji" w:hAnsi="Segoe UI Emoji" w:cs="Segoe UI Emoji"/>
        </w:rPr>
        <w:t>🔧</w:t>
      </w:r>
      <w:r w:rsidRPr="000343C6">
        <w:t xml:space="preserve"> 函数原型 </w:t>
      </w:r>
    </w:p>
    <w:p w14:paraId="10C2614B" w14:textId="77777777" w:rsidR="000343C6" w:rsidRPr="000343C6" w:rsidRDefault="000343C6" w:rsidP="000343C6">
      <w:proofErr w:type="spellStart"/>
      <w:r w:rsidRPr="000343C6">
        <w:t>FLASH_Status</w:t>
      </w:r>
      <w:proofErr w:type="spellEnd"/>
      <w:r w:rsidRPr="000343C6">
        <w:t xml:space="preserve"> </w:t>
      </w:r>
      <w:proofErr w:type="spellStart"/>
      <w:r w:rsidRPr="000343C6">
        <w:t>FLASH_</w:t>
      </w:r>
      <w:proofErr w:type="gramStart"/>
      <w:r w:rsidRPr="000343C6">
        <w:t>ProgramOptionByteData</w:t>
      </w:r>
      <w:proofErr w:type="spellEnd"/>
      <w:r w:rsidRPr="000343C6">
        <w:t>(</w:t>
      </w:r>
      <w:proofErr w:type="gramEnd"/>
      <w:r w:rsidRPr="000343C6">
        <w:t>uint32_t Address, uint8_t Data);</w:t>
      </w:r>
    </w:p>
    <w:p w14:paraId="0C1B396A" w14:textId="77777777" w:rsidR="000343C6" w:rsidRPr="000343C6" w:rsidRDefault="000343C6" w:rsidP="008049DA">
      <w:pPr>
        <w:pStyle w:val="3"/>
      </w:pPr>
      <w:r w:rsidRPr="000343C6">
        <w:rPr>
          <w:rFonts w:ascii="Segoe UI Emoji" w:hAnsi="Segoe UI Emoji" w:cs="Segoe UI Emoji"/>
        </w:rPr>
        <w:t>📖</w:t>
      </w:r>
      <w:r w:rsidRPr="000343C6">
        <w:t xml:space="preserve"> 参数与返回值详解 </w:t>
      </w:r>
    </w:p>
    <w:p w14:paraId="0B764FB5" w14:textId="77777777" w:rsidR="000343C6" w:rsidRPr="000343C6" w:rsidRDefault="000343C6">
      <w:pPr>
        <w:numPr>
          <w:ilvl w:val="0"/>
          <w:numId w:val="870"/>
        </w:numPr>
      </w:pPr>
      <w:r w:rsidRPr="000343C6">
        <w:rPr>
          <w:rFonts w:ascii="Times New Roman" w:hAnsi="Times New Roman" w:cs="Times New Roman"/>
        </w:rPr>
        <w:t>​</w:t>
      </w:r>
      <w:r w:rsidRPr="000343C6">
        <w:rPr>
          <w:b/>
          <w:bCs/>
        </w:rPr>
        <w:t>Address</w:t>
      </w:r>
      <w:r w:rsidRPr="000343C6">
        <w:rPr>
          <w:rFonts w:ascii="Times New Roman" w:hAnsi="Times New Roman" w:cs="Times New Roman"/>
        </w:rPr>
        <w:t>​</w:t>
      </w:r>
      <w:r w:rsidRPr="000343C6">
        <w:t>：要写入数据的选项字节目标地址。这个地址必须是选项字节区域内的有效地址，例如与读保护（RDP）、用户配置（USER）或写保护（WRP）等相关的地址。</w:t>
      </w:r>
    </w:p>
    <w:p w14:paraId="54DC8F12" w14:textId="77777777" w:rsidR="000343C6" w:rsidRPr="000343C6" w:rsidRDefault="000343C6">
      <w:pPr>
        <w:numPr>
          <w:ilvl w:val="0"/>
          <w:numId w:val="870"/>
        </w:numPr>
      </w:pPr>
      <w:r w:rsidRPr="000343C6">
        <w:rPr>
          <w:rFonts w:ascii="Times New Roman" w:hAnsi="Times New Roman" w:cs="Times New Roman"/>
        </w:rPr>
        <w:t>​</w:t>
      </w:r>
      <w:r w:rsidRPr="000343C6">
        <w:rPr>
          <w:b/>
          <w:bCs/>
        </w:rPr>
        <w:t>Data</w:t>
      </w:r>
      <w:r w:rsidRPr="000343C6">
        <w:rPr>
          <w:rFonts w:ascii="Times New Roman" w:hAnsi="Times New Roman" w:cs="Times New Roman"/>
        </w:rPr>
        <w:t>​</w:t>
      </w:r>
      <w:r w:rsidRPr="000343C6">
        <w:t>：要写入的</w:t>
      </w:r>
      <w:r w:rsidRPr="000343C6">
        <w:rPr>
          <w:b/>
          <w:bCs/>
        </w:rPr>
        <w:t>8位数据</w:t>
      </w:r>
      <w:r w:rsidRPr="000343C6">
        <w:t>。</w:t>
      </w:r>
    </w:p>
    <w:p w14:paraId="2C6987D9" w14:textId="77777777" w:rsidR="000343C6" w:rsidRPr="000343C6" w:rsidRDefault="000343C6">
      <w:pPr>
        <w:numPr>
          <w:ilvl w:val="0"/>
          <w:numId w:val="870"/>
        </w:numPr>
      </w:pPr>
      <w:r w:rsidRPr="000343C6">
        <w:rPr>
          <w:rFonts w:ascii="Times New Roman" w:hAnsi="Times New Roman" w:cs="Times New Roman"/>
        </w:rPr>
        <w:t>​</w:t>
      </w:r>
      <w:r w:rsidRPr="000343C6">
        <w:rPr>
          <w:b/>
          <w:bCs/>
        </w:rPr>
        <w:t>返回值</w:t>
      </w:r>
      <w:r w:rsidRPr="000343C6">
        <w:rPr>
          <w:rFonts w:ascii="Times New Roman" w:hAnsi="Times New Roman" w:cs="Times New Roman"/>
        </w:rPr>
        <w:t>​</w:t>
      </w:r>
      <w:r w:rsidRPr="000343C6">
        <w:t xml:space="preserve">：返回一个 </w:t>
      </w:r>
      <w:proofErr w:type="spellStart"/>
      <w:r w:rsidRPr="000343C6">
        <w:t>FLASH_Status</w:t>
      </w:r>
      <w:proofErr w:type="spellEnd"/>
      <w:r w:rsidRPr="000343C6">
        <w:t>枚举值，指示操作状态，例如 FLASH_COMPLETE（操作完成）、FLASH_ERROR_PG（编程错误）或 FLASH_ERROR_WRP（写保护错误）等。</w:t>
      </w:r>
    </w:p>
    <w:p w14:paraId="678D4F4B" w14:textId="77777777" w:rsidR="000343C6" w:rsidRPr="000343C6" w:rsidRDefault="000343C6" w:rsidP="008049DA">
      <w:pPr>
        <w:pStyle w:val="3"/>
      </w:pPr>
      <w:r w:rsidRPr="000343C6">
        <w:rPr>
          <w:rFonts w:ascii="Segoe UI Emoji" w:hAnsi="Segoe UI Emoji" w:cs="Segoe UI Emoji"/>
        </w:rPr>
        <w:t>⚙️</w:t>
      </w:r>
      <w:r w:rsidRPr="000343C6">
        <w:t xml:space="preserve"> 选项字节与工作原理 </w:t>
      </w:r>
    </w:p>
    <w:p w14:paraId="3327EAAE" w14:textId="77777777" w:rsidR="000343C6" w:rsidRPr="000343C6" w:rsidRDefault="000343C6" w:rsidP="000343C6">
      <w:r w:rsidRPr="000343C6">
        <w:t>选项字节用于配置芯片的底层硬件功能，常见的包括：</w:t>
      </w:r>
    </w:p>
    <w:p w14:paraId="1D62E769" w14:textId="77777777" w:rsidR="000343C6" w:rsidRPr="000343C6" w:rsidRDefault="000343C6">
      <w:pPr>
        <w:numPr>
          <w:ilvl w:val="0"/>
          <w:numId w:val="871"/>
        </w:numPr>
      </w:pPr>
      <w:r w:rsidRPr="000343C6">
        <w:rPr>
          <w:rFonts w:ascii="Times New Roman" w:hAnsi="Times New Roman" w:cs="Times New Roman"/>
        </w:rPr>
        <w:t>​</w:t>
      </w:r>
      <w:r w:rsidRPr="000343C6">
        <w:rPr>
          <w:b/>
          <w:bCs/>
        </w:rPr>
        <w:t>RDP（读保护</w:t>
      </w:r>
      <w:proofErr w:type="gramStart"/>
      <w:r w:rsidRPr="000343C6">
        <w:rPr>
          <w:b/>
          <w:bCs/>
        </w:rPr>
        <w:t>）</w:t>
      </w:r>
      <w:r w:rsidRPr="000343C6">
        <w:rPr>
          <w:rFonts w:ascii="Times New Roman" w:hAnsi="Times New Roman" w:cs="Times New Roman"/>
          <w:b/>
          <w:bCs/>
        </w:rPr>
        <w:t>​</w:t>
      </w:r>
      <w:r w:rsidRPr="000343C6">
        <w:rPr>
          <w:rFonts w:ascii="Times New Roman" w:hAnsi="Times New Roman" w:cs="Times New Roman"/>
        </w:rPr>
        <w:t>​</w:t>
      </w:r>
      <w:r w:rsidRPr="000343C6">
        <w:t>：</w:t>
      </w:r>
      <w:proofErr w:type="gramEnd"/>
      <w:r w:rsidRPr="000343C6">
        <w:t>设置读保护级别，防止通过调试接口非法读取主存储器内容。</w:t>
      </w:r>
    </w:p>
    <w:p w14:paraId="76546495" w14:textId="77777777" w:rsidR="000343C6" w:rsidRPr="000343C6" w:rsidRDefault="000343C6">
      <w:pPr>
        <w:numPr>
          <w:ilvl w:val="0"/>
          <w:numId w:val="871"/>
        </w:numPr>
      </w:pPr>
      <w:r w:rsidRPr="000343C6">
        <w:rPr>
          <w:rFonts w:ascii="Times New Roman" w:hAnsi="Times New Roman" w:cs="Times New Roman"/>
        </w:rPr>
        <w:t>​</w:t>
      </w:r>
      <w:r w:rsidRPr="000343C6">
        <w:rPr>
          <w:b/>
          <w:bCs/>
        </w:rPr>
        <w:t>USER（用户字节）</w:t>
      </w:r>
      <w:r w:rsidRPr="000343C6">
        <w:rPr>
          <w:rFonts w:ascii="Times New Roman" w:hAnsi="Times New Roman" w:cs="Times New Roman"/>
          <w:b/>
          <w:bCs/>
        </w:rPr>
        <w:t>​</w:t>
      </w:r>
      <w:r w:rsidRPr="000343C6">
        <w:rPr>
          <w:rFonts w:ascii="Times New Roman" w:hAnsi="Times New Roman" w:cs="Times New Roman"/>
        </w:rPr>
        <w:t>​</w:t>
      </w:r>
      <w:r w:rsidRPr="000343C6">
        <w:t>：配置硬件看门狗等选项。</w:t>
      </w:r>
    </w:p>
    <w:p w14:paraId="1EA3A63C" w14:textId="77777777" w:rsidR="000343C6" w:rsidRPr="000343C6" w:rsidRDefault="000343C6">
      <w:pPr>
        <w:numPr>
          <w:ilvl w:val="0"/>
          <w:numId w:val="871"/>
        </w:numPr>
      </w:pPr>
      <w:r w:rsidRPr="000343C6">
        <w:rPr>
          <w:rFonts w:ascii="Times New Roman" w:hAnsi="Times New Roman" w:cs="Times New Roman"/>
        </w:rPr>
        <w:t>​</w:t>
      </w:r>
      <w:r w:rsidRPr="000343C6">
        <w:rPr>
          <w:b/>
          <w:bCs/>
        </w:rPr>
        <w:t>WRP（写保护）</w:t>
      </w:r>
      <w:r w:rsidRPr="000343C6">
        <w:rPr>
          <w:rFonts w:ascii="Times New Roman" w:hAnsi="Times New Roman" w:cs="Times New Roman"/>
          <w:b/>
          <w:bCs/>
        </w:rPr>
        <w:t>​</w:t>
      </w:r>
      <w:r w:rsidRPr="000343C6">
        <w:rPr>
          <w:rFonts w:ascii="Times New Roman" w:hAnsi="Times New Roman" w:cs="Times New Roman"/>
        </w:rPr>
        <w:t>​</w:t>
      </w:r>
      <w:r w:rsidRPr="000343C6">
        <w:t>：对主存储器的特定页（扇区）实施写保护。</w:t>
      </w:r>
    </w:p>
    <w:p w14:paraId="072D1A40" w14:textId="77777777" w:rsidR="000343C6" w:rsidRPr="000343C6" w:rsidRDefault="000343C6" w:rsidP="000343C6">
      <w:r w:rsidRPr="000343C6">
        <w:t>选项字节通常成对出现（例如一个主字节和一个互补字节）。STM32的FLASH最基本编程单位是16位半字，因此，尽管这个函数写入的是8位数据，它在内部可能会处理为16位操作。对选项字节的任何修改都</w:t>
      </w:r>
      <w:r w:rsidRPr="000343C6">
        <w:rPr>
          <w:b/>
          <w:bCs/>
        </w:rPr>
        <w:t>必须经过系统复位后才能生效</w:t>
      </w:r>
      <w:r w:rsidRPr="000343C6">
        <w:t>。</w:t>
      </w:r>
    </w:p>
    <w:p w14:paraId="6854C38B" w14:textId="77777777" w:rsidR="000343C6" w:rsidRPr="000343C6" w:rsidRDefault="000343C6" w:rsidP="008049DA">
      <w:pPr>
        <w:pStyle w:val="3"/>
      </w:pPr>
      <w:r w:rsidRPr="000343C6">
        <w:rPr>
          <w:rFonts w:ascii="Segoe UI Emoji" w:hAnsi="Segoe UI Emoji" w:cs="Segoe UI Emoji"/>
        </w:rPr>
        <w:t>📝</w:t>
      </w:r>
      <w:r w:rsidRPr="000343C6">
        <w:t xml:space="preserve"> 标准操作流程 </w:t>
      </w:r>
    </w:p>
    <w:p w14:paraId="16DE917A" w14:textId="77777777" w:rsidR="000343C6" w:rsidRPr="000343C6" w:rsidRDefault="000343C6" w:rsidP="000343C6">
      <w:r w:rsidRPr="000343C6">
        <w:t>对选项字节进行编程需要遵循一个严格的流程，下图概括了关键步骤：</w:t>
      </w:r>
    </w:p>
    <w:p w14:paraId="737FB0F6" w14:textId="77777777" w:rsidR="000343C6" w:rsidRPr="000343C6" w:rsidRDefault="000343C6" w:rsidP="000343C6">
      <w:r w:rsidRPr="000343C6">
        <w:t>flowchart TD</w:t>
      </w:r>
    </w:p>
    <w:p w14:paraId="04B4BDB0" w14:textId="77777777" w:rsidR="000343C6" w:rsidRPr="000343C6" w:rsidRDefault="000343C6" w:rsidP="000343C6">
      <w:r w:rsidRPr="000343C6">
        <w:lastRenderedPageBreak/>
        <w:t xml:space="preserve">    A[开始编程选项字节</w:t>
      </w:r>
      <w:proofErr w:type="gramStart"/>
      <w:r w:rsidRPr="000343C6">
        <w:t>] -</w:t>
      </w:r>
      <w:proofErr w:type="gramEnd"/>
      <w:r w:rsidRPr="000343C6">
        <w:t>-&gt; B[解锁主闪存锁&lt;</w:t>
      </w:r>
      <w:proofErr w:type="spellStart"/>
      <w:r w:rsidRPr="000343C6">
        <w:t>br</w:t>
      </w:r>
      <w:proofErr w:type="spellEnd"/>
      <w:r w:rsidRPr="000343C6">
        <w:t xml:space="preserve">&gt;调用 </w:t>
      </w:r>
      <w:proofErr w:type="spellStart"/>
      <w:r w:rsidRPr="000343C6">
        <w:t>FLASH_Unlock</w:t>
      </w:r>
      <w:proofErr w:type="spellEnd"/>
      <w:r w:rsidRPr="000343C6">
        <w:t>]</w:t>
      </w:r>
    </w:p>
    <w:p w14:paraId="24DDC734" w14:textId="77777777" w:rsidR="000343C6" w:rsidRPr="000343C6" w:rsidRDefault="000343C6" w:rsidP="000343C6">
      <w:r w:rsidRPr="000343C6">
        <w:t xml:space="preserve">    B --&gt; C[解锁选项字节锁&lt;</w:t>
      </w:r>
      <w:proofErr w:type="spellStart"/>
      <w:r w:rsidRPr="000343C6">
        <w:t>br</w:t>
      </w:r>
      <w:proofErr w:type="spellEnd"/>
      <w:r w:rsidRPr="000343C6">
        <w:t xml:space="preserve">&gt;调用 </w:t>
      </w:r>
      <w:proofErr w:type="spellStart"/>
      <w:r w:rsidRPr="000343C6">
        <w:t>FLASH_OPT_Unlock</w:t>
      </w:r>
      <w:proofErr w:type="spellEnd"/>
      <w:r w:rsidRPr="000343C6">
        <w:t>]</w:t>
      </w:r>
    </w:p>
    <w:p w14:paraId="6B2FED8E" w14:textId="77777777" w:rsidR="000343C6" w:rsidRPr="000343C6" w:rsidRDefault="000343C6" w:rsidP="000343C6">
      <w:r w:rsidRPr="000343C6">
        <w:t xml:space="preserve">    C --&gt; D[擦除选项字节&lt;</w:t>
      </w:r>
      <w:proofErr w:type="spellStart"/>
      <w:r w:rsidRPr="000343C6">
        <w:t>br</w:t>
      </w:r>
      <w:proofErr w:type="spellEnd"/>
      <w:r w:rsidRPr="000343C6">
        <w:t xml:space="preserve">&gt;调用 </w:t>
      </w:r>
      <w:proofErr w:type="spellStart"/>
      <w:r w:rsidRPr="000343C6">
        <w:t>FLASH_EraseOptionBytes</w:t>
      </w:r>
      <w:proofErr w:type="spellEnd"/>
      <w:r w:rsidRPr="000343C6">
        <w:t>]</w:t>
      </w:r>
    </w:p>
    <w:p w14:paraId="28B94E5C" w14:textId="77777777" w:rsidR="000343C6" w:rsidRPr="000343C6" w:rsidRDefault="000343C6" w:rsidP="000343C6">
      <w:r w:rsidRPr="000343C6">
        <w:t xml:space="preserve">    D --&gt; E[编程选项字节数据&lt;</w:t>
      </w:r>
      <w:proofErr w:type="spellStart"/>
      <w:r w:rsidRPr="000343C6">
        <w:t>br</w:t>
      </w:r>
      <w:proofErr w:type="spellEnd"/>
      <w:r w:rsidRPr="000343C6">
        <w:t xml:space="preserve">&gt;调用 </w:t>
      </w:r>
      <w:proofErr w:type="spellStart"/>
      <w:r w:rsidRPr="000343C6">
        <w:t>FLASH_ProgramOptionByteData</w:t>
      </w:r>
      <w:proofErr w:type="spellEnd"/>
      <w:r w:rsidRPr="000343C6">
        <w:t>]</w:t>
      </w:r>
    </w:p>
    <w:p w14:paraId="67FFD6F1" w14:textId="77777777" w:rsidR="000343C6" w:rsidRPr="000343C6" w:rsidRDefault="000343C6" w:rsidP="000343C6">
      <w:r w:rsidRPr="000343C6">
        <w:t xml:space="preserve">    E --&gt; F{编程是否成功?}</w:t>
      </w:r>
    </w:p>
    <w:p w14:paraId="5CE5CC3E" w14:textId="77777777" w:rsidR="000343C6" w:rsidRPr="000343C6" w:rsidRDefault="000343C6" w:rsidP="000343C6">
      <w:r w:rsidRPr="000343C6">
        <w:t xml:space="preserve">    F -- 是 --&gt; G[重新上锁&lt;</w:t>
      </w:r>
      <w:proofErr w:type="spellStart"/>
      <w:r w:rsidRPr="000343C6">
        <w:t>br</w:t>
      </w:r>
      <w:proofErr w:type="spellEnd"/>
      <w:r w:rsidRPr="000343C6">
        <w:t xml:space="preserve">&gt;调用 </w:t>
      </w:r>
      <w:proofErr w:type="spellStart"/>
      <w:r w:rsidRPr="000343C6">
        <w:t>FLASH_Lock</w:t>
      </w:r>
      <w:proofErr w:type="spellEnd"/>
      <w:r w:rsidRPr="000343C6">
        <w:t>]</w:t>
      </w:r>
    </w:p>
    <w:p w14:paraId="76D9478D" w14:textId="77777777" w:rsidR="000343C6" w:rsidRPr="000343C6" w:rsidRDefault="000343C6" w:rsidP="000343C6">
      <w:r w:rsidRPr="000343C6">
        <w:t xml:space="preserve">    G --&gt; H[执行系统复位&lt;</w:t>
      </w:r>
      <w:proofErr w:type="spellStart"/>
      <w:r w:rsidRPr="000343C6">
        <w:t>br</w:t>
      </w:r>
      <w:proofErr w:type="spellEnd"/>
      <w:r w:rsidRPr="000343C6">
        <w:t>&gt;使新配置生效]</w:t>
      </w:r>
    </w:p>
    <w:p w14:paraId="089AF50C" w14:textId="77777777" w:rsidR="000343C6" w:rsidRPr="000343C6" w:rsidRDefault="000343C6" w:rsidP="000343C6">
      <w:r w:rsidRPr="000343C6">
        <w:t xml:space="preserve">    H --&gt; I[流程结束]</w:t>
      </w:r>
    </w:p>
    <w:p w14:paraId="3BB7748C" w14:textId="77777777" w:rsidR="000343C6" w:rsidRPr="000343C6" w:rsidRDefault="000343C6" w:rsidP="000343C6">
      <w:r w:rsidRPr="000343C6">
        <w:t xml:space="preserve">    F -- 否 --&gt; I</w:t>
      </w:r>
    </w:p>
    <w:p w14:paraId="07FEF8A1" w14:textId="77777777" w:rsidR="000343C6" w:rsidRPr="000343C6" w:rsidRDefault="000343C6">
      <w:pPr>
        <w:numPr>
          <w:ilvl w:val="0"/>
          <w:numId w:val="872"/>
        </w:numPr>
      </w:pPr>
      <w:r w:rsidRPr="000343C6">
        <w:rPr>
          <w:rFonts w:ascii="Times New Roman" w:hAnsi="Times New Roman" w:cs="Times New Roman"/>
        </w:rPr>
        <w:t>​</w:t>
      </w:r>
      <w:r w:rsidRPr="000343C6">
        <w:rPr>
          <w:b/>
          <w:bCs/>
        </w:rPr>
        <w:t>双重解锁</w:t>
      </w:r>
      <w:r w:rsidRPr="000343C6">
        <w:rPr>
          <w:rFonts w:ascii="Times New Roman" w:hAnsi="Times New Roman" w:cs="Times New Roman"/>
        </w:rPr>
        <w:t>​</w:t>
      </w:r>
      <w:r w:rsidRPr="000343C6">
        <w:t xml:space="preserve">：由于选项字节受特殊保护，需要先使用 </w:t>
      </w:r>
      <w:proofErr w:type="spellStart"/>
      <w:r w:rsidRPr="000343C6">
        <w:t>FLASH_Unlock</w:t>
      </w:r>
      <w:proofErr w:type="spellEnd"/>
      <w:r w:rsidRPr="000343C6">
        <w:t xml:space="preserve">()解锁主闪存控制寄存器，然后再使用选项字节密钥解锁选项字节操作（某些库提供 </w:t>
      </w:r>
      <w:proofErr w:type="spellStart"/>
      <w:r w:rsidRPr="000343C6">
        <w:t>FLASH_OB_Unlock</w:t>
      </w:r>
      <w:proofErr w:type="spellEnd"/>
      <w:r w:rsidRPr="000343C6">
        <w:t xml:space="preserve">()或 </w:t>
      </w:r>
      <w:proofErr w:type="spellStart"/>
      <w:r w:rsidRPr="000343C6">
        <w:t>FLASH_OPT_Unlock</w:t>
      </w:r>
      <w:proofErr w:type="spellEnd"/>
      <w:r w:rsidRPr="000343C6">
        <w:t>()函数）。</w:t>
      </w:r>
    </w:p>
    <w:p w14:paraId="5B94DCD4" w14:textId="77777777" w:rsidR="000343C6" w:rsidRPr="000343C6" w:rsidRDefault="000343C6">
      <w:pPr>
        <w:numPr>
          <w:ilvl w:val="0"/>
          <w:numId w:val="872"/>
        </w:numPr>
      </w:pPr>
      <w:r w:rsidRPr="000343C6">
        <w:rPr>
          <w:rFonts w:ascii="Times New Roman" w:hAnsi="Times New Roman" w:cs="Times New Roman"/>
        </w:rPr>
        <w:t>​</w:t>
      </w:r>
      <w:r w:rsidRPr="000343C6">
        <w:rPr>
          <w:b/>
          <w:bCs/>
        </w:rPr>
        <w:t>擦除选项字节</w:t>
      </w:r>
      <w:r w:rsidRPr="000343C6">
        <w:rPr>
          <w:rFonts w:ascii="Times New Roman" w:hAnsi="Times New Roman" w:cs="Times New Roman"/>
        </w:rPr>
        <w:t>​</w:t>
      </w:r>
      <w:r w:rsidRPr="000343C6">
        <w:t xml:space="preserve">：在编程前，通常需要先调用 </w:t>
      </w:r>
      <w:proofErr w:type="spellStart"/>
      <w:r w:rsidRPr="000343C6">
        <w:t>FLASH_EraseOptionBytes</w:t>
      </w:r>
      <w:proofErr w:type="spellEnd"/>
      <w:r w:rsidRPr="000343C6">
        <w:t>()函数擦除选项字节。</w:t>
      </w:r>
    </w:p>
    <w:p w14:paraId="78E88E86" w14:textId="77777777" w:rsidR="000343C6" w:rsidRPr="000343C6" w:rsidRDefault="000343C6">
      <w:pPr>
        <w:numPr>
          <w:ilvl w:val="0"/>
          <w:numId w:val="872"/>
        </w:numPr>
      </w:pPr>
      <w:r w:rsidRPr="000343C6">
        <w:rPr>
          <w:rFonts w:ascii="Times New Roman" w:hAnsi="Times New Roman" w:cs="Times New Roman"/>
        </w:rPr>
        <w:t>​</w:t>
      </w:r>
      <w:r w:rsidRPr="000343C6">
        <w:rPr>
          <w:b/>
          <w:bCs/>
        </w:rPr>
        <w:t>编程数据</w:t>
      </w:r>
      <w:r w:rsidRPr="000343C6">
        <w:rPr>
          <w:rFonts w:ascii="Times New Roman" w:hAnsi="Times New Roman" w:cs="Times New Roman"/>
        </w:rPr>
        <w:t>​</w:t>
      </w:r>
      <w:r w:rsidRPr="000343C6">
        <w:t xml:space="preserve">：调用 </w:t>
      </w:r>
      <w:proofErr w:type="spellStart"/>
      <w:r w:rsidRPr="000343C6">
        <w:t>FLASH_ProgramOptionByteData</w:t>
      </w:r>
      <w:proofErr w:type="spellEnd"/>
      <w:r w:rsidRPr="000343C6">
        <w:t>(Address, Data)写入数据。</w:t>
      </w:r>
    </w:p>
    <w:p w14:paraId="0CB09EE6" w14:textId="77777777" w:rsidR="000343C6" w:rsidRPr="000343C6" w:rsidRDefault="000343C6">
      <w:pPr>
        <w:numPr>
          <w:ilvl w:val="0"/>
          <w:numId w:val="872"/>
        </w:numPr>
      </w:pPr>
      <w:r w:rsidRPr="000343C6">
        <w:rPr>
          <w:rFonts w:ascii="Times New Roman" w:hAnsi="Times New Roman" w:cs="Times New Roman"/>
        </w:rPr>
        <w:t>​</w:t>
      </w:r>
      <w:r w:rsidRPr="000343C6">
        <w:rPr>
          <w:b/>
          <w:bCs/>
        </w:rPr>
        <w:t>系统复位</w:t>
      </w:r>
      <w:r w:rsidRPr="000343C6">
        <w:rPr>
          <w:rFonts w:ascii="Times New Roman" w:hAnsi="Times New Roman" w:cs="Times New Roman"/>
        </w:rPr>
        <w:t>​</w:t>
      </w:r>
      <w:r w:rsidRPr="000343C6">
        <w:t>：选项字节编程完成后，</w:t>
      </w:r>
      <w:r w:rsidRPr="000343C6">
        <w:rPr>
          <w:rFonts w:ascii="Times New Roman" w:hAnsi="Times New Roman" w:cs="Times New Roman"/>
        </w:rPr>
        <w:t>​</w:t>
      </w:r>
      <w:r w:rsidRPr="000343C6">
        <w:rPr>
          <w:b/>
          <w:bCs/>
        </w:rPr>
        <w:t>必须执行系统复位</w:t>
      </w:r>
      <w:r w:rsidRPr="000343C6">
        <w:t>，新的配置才会生效。</w:t>
      </w:r>
    </w:p>
    <w:p w14:paraId="6ECC868A" w14:textId="77777777" w:rsidR="000343C6" w:rsidRPr="000343C6" w:rsidRDefault="000343C6" w:rsidP="008049DA">
      <w:pPr>
        <w:pStyle w:val="3"/>
      </w:pPr>
      <w:r w:rsidRPr="000343C6">
        <w:rPr>
          <w:rFonts w:ascii="Segoe UI Emoji" w:hAnsi="Segoe UI Emoji" w:cs="Segoe UI Emoji"/>
        </w:rPr>
        <w:t>⚠️</w:t>
      </w:r>
      <w:r w:rsidRPr="000343C6">
        <w:t xml:space="preserve"> 重要注意事项 </w:t>
      </w:r>
    </w:p>
    <w:p w14:paraId="375243AF" w14:textId="77777777" w:rsidR="000343C6" w:rsidRPr="000343C6" w:rsidRDefault="000343C6">
      <w:pPr>
        <w:numPr>
          <w:ilvl w:val="0"/>
          <w:numId w:val="873"/>
        </w:numPr>
      </w:pPr>
      <w:r w:rsidRPr="000343C6">
        <w:rPr>
          <w:rFonts w:ascii="Times New Roman" w:hAnsi="Times New Roman" w:cs="Times New Roman"/>
        </w:rPr>
        <w:t>​</w:t>
      </w:r>
      <w:r w:rsidRPr="000343C6">
        <w:rPr>
          <w:b/>
          <w:bCs/>
        </w:rPr>
        <w:t>谨慎操作</w:t>
      </w:r>
      <w:r w:rsidRPr="000343C6">
        <w:rPr>
          <w:rFonts w:ascii="Times New Roman" w:hAnsi="Times New Roman" w:cs="Times New Roman"/>
        </w:rPr>
        <w:t>​</w:t>
      </w:r>
      <w:r w:rsidRPr="000343C6">
        <w:t>：错误的选项字节配置（如误开启读保护）可能导致芯片被锁定，需要借助系统存储器自举程序（Bootloader）等方法才能恢复。</w:t>
      </w:r>
    </w:p>
    <w:p w14:paraId="69FB6B9C" w14:textId="77777777" w:rsidR="000343C6" w:rsidRPr="000343C6" w:rsidRDefault="000343C6">
      <w:pPr>
        <w:numPr>
          <w:ilvl w:val="0"/>
          <w:numId w:val="873"/>
        </w:numPr>
      </w:pPr>
      <w:r w:rsidRPr="000343C6">
        <w:rPr>
          <w:rFonts w:ascii="Times New Roman" w:hAnsi="Times New Roman" w:cs="Times New Roman"/>
        </w:rPr>
        <w:t>​</w:t>
      </w:r>
      <w:r w:rsidRPr="000343C6">
        <w:rPr>
          <w:b/>
          <w:bCs/>
        </w:rPr>
        <w:t>操作中断</w:t>
      </w:r>
      <w:r w:rsidRPr="000343C6">
        <w:rPr>
          <w:rFonts w:ascii="Times New Roman" w:hAnsi="Times New Roman" w:cs="Times New Roman"/>
        </w:rPr>
        <w:t>​</w:t>
      </w:r>
      <w:r w:rsidRPr="000343C6">
        <w:t>：在编程选项字节期间，任何读取内部FLASH的操作都会导致CPU暂停，直到本次操作完成。</w:t>
      </w:r>
    </w:p>
    <w:p w14:paraId="6D5C341C" w14:textId="77777777" w:rsidR="000343C6" w:rsidRPr="000343C6" w:rsidRDefault="000343C6" w:rsidP="008049DA">
      <w:pPr>
        <w:pStyle w:val="3"/>
      </w:pPr>
      <w:r w:rsidRPr="000343C6">
        <w:rPr>
          <w:rFonts w:ascii="Segoe UI Emoji" w:hAnsi="Segoe UI Emoji" w:cs="Segoe UI Emoji"/>
        </w:rPr>
        <w:t>💎</w:t>
      </w:r>
      <w:r w:rsidRPr="000343C6">
        <w:t xml:space="preserve"> 总结 </w:t>
      </w:r>
    </w:p>
    <w:p w14:paraId="0547FA5B" w14:textId="77777777" w:rsidR="000343C6" w:rsidRPr="000343C6" w:rsidRDefault="000343C6" w:rsidP="000343C6">
      <w:proofErr w:type="spellStart"/>
      <w:r w:rsidRPr="000343C6">
        <w:t>FLASH_ProgramOptionByteData</w:t>
      </w:r>
      <w:proofErr w:type="spellEnd"/>
      <w:r w:rsidRPr="000343C6">
        <w:t>是一个用于配置STM32芯片底层硬件功能的高级函数。由于其操作的高风险性，务必在充分理解其影响并严格遵循数据手册步骤的前提下使用。</w:t>
      </w:r>
    </w:p>
    <w:p w14:paraId="355C22FE" w14:textId="77777777" w:rsidR="000343C6" w:rsidRPr="000343C6" w:rsidRDefault="000343C6" w:rsidP="000343C6">
      <w:r w:rsidRPr="000343C6">
        <w:t>希望这些信息能帮助你更好地理解这个函数。如果你对STM32 FLASH的其他操作有疑问，我很乐意继续探讨。</w:t>
      </w:r>
    </w:p>
    <w:p w14:paraId="15755F9E" w14:textId="77777777" w:rsidR="001810D8" w:rsidRPr="001810D8" w:rsidRDefault="001810D8" w:rsidP="001810D8"/>
    <w:p w14:paraId="651F4354" w14:textId="060D1F28" w:rsidR="004864C6" w:rsidRDefault="004864C6" w:rsidP="001D11AC">
      <w:pPr>
        <w:pStyle w:val="2"/>
      </w:pPr>
      <w:proofErr w:type="spellStart"/>
      <w:r w:rsidRPr="004864C6">
        <w:lastRenderedPageBreak/>
        <w:t>FLASH_EnableWriteProtection</w:t>
      </w:r>
      <w:proofErr w:type="spellEnd"/>
      <w:r w:rsidRPr="004864C6">
        <w:t>(</w:t>
      </w:r>
      <w:r>
        <w:rPr>
          <w:rFonts w:hint="eastAsia"/>
        </w:rPr>
        <w:t>)</w:t>
      </w:r>
      <w:r w:rsidR="00D3228D">
        <w:br/>
      </w:r>
      <w:r w:rsidR="00D3228D" w:rsidRPr="004864C6">
        <w:t>对STM32微控制器内部FLASH的指定页（扇区）启用写保护</w:t>
      </w:r>
    </w:p>
    <w:p w14:paraId="3ED973D3" w14:textId="77777777" w:rsidR="004864C6" w:rsidRPr="004864C6" w:rsidRDefault="004864C6" w:rsidP="004864C6">
      <w:proofErr w:type="spellStart"/>
      <w:r w:rsidRPr="004864C6">
        <w:t>FLASH_EnableWriteProtection</w:t>
      </w:r>
      <w:proofErr w:type="spellEnd"/>
      <w:r w:rsidRPr="004864C6">
        <w:t>函数用于对STM32微控制器内部FLASH的指定页（扇区）启用写保护，以防止这些区域的内容被意外修改或擦除。以下是关于此函数的详细说明。</w:t>
      </w:r>
    </w:p>
    <w:p w14:paraId="373D4B2E" w14:textId="77777777" w:rsidR="004864C6" w:rsidRPr="004864C6" w:rsidRDefault="004864C6" w:rsidP="00B82EF5">
      <w:pPr>
        <w:pStyle w:val="3"/>
      </w:pPr>
      <w:r w:rsidRPr="004864C6">
        <w:rPr>
          <w:rFonts w:ascii="Segoe UI Emoji" w:hAnsi="Segoe UI Emoji" w:cs="Segoe UI Emoji"/>
        </w:rPr>
        <w:t>🔍</w:t>
      </w:r>
      <w:r w:rsidRPr="004864C6">
        <w:t xml:space="preserve"> 函数原型 </w:t>
      </w:r>
    </w:p>
    <w:p w14:paraId="457A0245" w14:textId="77777777" w:rsidR="004864C6" w:rsidRPr="004864C6" w:rsidRDefault="004864C6" w:rsidP="004864C6">
      <w:proofErr w:type="spellStart"/>
      <w:r w:rsidRPr="004864C6">
        <w:t>FLASH_Status</w:t>
      </w:r>
      <w:proofErr w:type="spellEnd"/>
      <w:r w:rsidRPr="004864C6">
        <w:t xml:space="preserve"> </w:t>
      </w:r>
      <w:proofErr w:type="spellStart"/>
      <w:r w:rsidRPr="004864C6">
        <w:t>FLASH_</w:t>
      </w:r>
      <w:proofErr w:type="gramStart"/>
      <w:r w:rsidRPr="004864C6">
        <w:t>EnableWriteProtection</w:t>
      </w:r>
      <w:proofErr w:type="spellEnd"/>
      <w:r w:rsidRPr="004864C6">
        <w:t>(</w:t>
      </w:r>
      <w:proofErr w:type="gramEnd"/>
      <w:r w:rsidRPr="004864C6">
        <w:t xml:space="preserve">uint32_t </w:t>
      </w:r>
      <w:proofErr w:type="spellStart"/>
      <w:r w:rsidRPr="004864C6">
        <w:t>FLASH_Pages</w:t>
      </w:r>
      <w:proofErr w:type="spellEnd"/>
      <w:r w:rsidRPr="004864C6">
        <w:t>);</w:t>
      </w:r>
    </w:p>
    <w:p w14:paraId="74B5F3BE" w14:textId="77777777" w:rsidR="004864C6" w:rsidRPr="004864C6" w:rsidRDefault="004864C6" w:rsidP="00114D40">
      <w:pPr>
        <w:pStyle w:val="3"/>
      </w:pPr>
      <w:r w:rsidRPr="004864C6">
        <w:rPr>
          <w:rFonts w:ascii="Segoe UI Emoji" w:hAnsi="Segoe UI Emoji" w:cs="Segoe UI Emoji"/>
        </w:rPr>
        <w:t>📖</w:t>
      </w:r>
      <w:r w:rsidRPr="004864C6">
        <w:t xml:space="preserve"> 参数说明 </w:t>
      </w:r>
    </w:p>
    <w:p w14:paraId="0354C8B2" w14:textId="77777777" w:rsidR="004864C6" w:rsidRPr="004864C6" w:rsidRDefault="004864C6">
      <w:pPr>
        <w:numPr>
          <w:ilvl w:val="0"/>
          <w:numId w:val="874"/>
        </w:numPr>
      </w:pPr>
      <w:r w:rsidRPr="004864C6">
        <w:rPr>
          <w:rFonts w:ascii="Times New Roman" w:hAnsi="Times New Roman" w:cs="Times New Roman"/>
        </w:rPr>
        <w:t>​</w:t>
      </w:r>
      <w:proofErr w:type="spellStart"/>
      <w:r w:rsidRPr="004864C6">
        <w:rPr>
          <w:b/>
          <w:bCs/>
        </w:rPr>
        <w:t>FLASH_Pages</w:t>
      </w:r>
      <w:proofErr w:type="spellEnd"/>
      <w:r w:rsidRPr="004864C6">
        <w:rPr>
          <w:rFonts w:ascii="Times New Roman" w:hAnsi="Times New Roman" w:cs="Times New Roman"/>
        </w:rPr>
        <w:t>​</w:t>
      </w:r>
      <w:r w:rsidRPr="004864C6">
        <w:t>：此参数是一个位掩码（Bit Mask），用于指定需要启用写保护的一个或多个FLASH页。您可以使用标准库中定义的宏来指定页范围，例如 FLASH_WRProt_Pages0to3、FLASH_WRProt_Pages24to31等。这些宏的本质是将需要保护的页对应的数据位设置为1，然后组合成一个32位的数值。在函数内部，会对此参数进行取反等运算，最终将选项字节中对应的WRP位写0，从而使能保护。</w:t>
      </w:r>
    </w:p>
    <w:p w14:paraId="66A41420" w14:textId="77777777" w:rsidR="004864C6" w:rsidRPr="004864C6" w:rsidRDefault="004864C6" w:rsidP="00114D40">
      <w:pPr>
        <w:pStyle w:val="3"/>
      </w:pPr>
      <w:r w:rsidRPr="004864C6">
        <w:rPr>
          <w:rFonts w:ascii="Segoe UI Emoji" w:hAnsi="Segoe UI Emoji" w:cs="Segoe UI Emoji"/>
        </w:rPr>
        <w:t>📤</w:t>
      </w:r>
      <w:r w:rsidRPr="004864C6">
        <w:t xml:space="preserve"> 返回值 </w:t>
      </w:r>
    </w:p>
    <w:p w14:paraId="3FA50A0F" w14:textId="77777777" w:rsidR="004864C6" w:rsidRPr="004864C6" w:rsidRDefault="004864C6">
      <w:pPr>
        <w:numPr>
          <w:ilvl w:val="0"/>
          <w:numId w:val="875"/>
        </w:numPr>
      </w:pPr>
      <w:r w:rsidRPr="004864C6">
        <w:rPr>
          <w:rFonts w:ascii="Times New Roman" w:hAnsi="Times New Roman" w:cs="Times New Roman"/>
        </w:rPr>
        <w:t>​</w:t>
      </w:r>
      <w:r w:rsidRPr="004864C6">
        <w:rPr>
          <w:b/>
          <w:bCs/>
        </w:rPr>
        <w:t>返回值</w:t>
      </w:r>
      <w:proofErr w:type="gramStart"/>
      <w:r w:rsidRPr="004864C6">
        <w:rPr>
          <w:b/>
          <w:bCs/>
        </w:rPr>
        <w:t>类型</w:t>
      </w:r>
      <w:r w:rsidRPr="004864C6">
        <w:rPr>
          <w:rFonts w:ascii="Times New Roman" w:hAnsi="Times New Roman" w:cs="Times New Roman"/>
        </w:rPr>
        <w:t>​</w:t>
      </w:r>
      <w:r w:rsidRPr="004864C6">
        <w:t>：</w:t>
      </w:r>
      <w:proofErr w:type="spellStart"/>
      <w:proofErr w:type="gramEnd"/>
      <w:r w:rsidRPr="004864C6">
        <w:t>FLASH_Status</w:t>
      </w:r>
      <w:proofErr w:type="spellEnd"/>
      <w:r w:rsidRPr="004864C6">
        <w:t>，这是一个枚举类型，用于指示操作的执行状态。</w:t>
      </w:r>
    </w:p>
    <w:p w14:paraId="397FCAA6" w14:textId="77777777" w:rsidR="004864C6" w:rsidRPr="004864C6" w:rsidRDefault="004864C6">
      <w:pPr>
        <w:numPr>
          <w:ilvl w:val="0"/>
          <w:numId w:val="875"/>
        </w:numPr>
      </w:pPr>
      <w:r w:rsidRPr="004864C6">
        <w:rPr>
          <w:rFonts w:ascii="Times New Roman" w:hAnsi="Times New Roman" w:cs="Times New Roman"/>
        </w:rPr>
        <w:t>​</w:t>
      </w:r>
      <w:r w:rsidRPr="004864C6">
        <w:rPr>
          <w:b/>
          <w:bCs/>
        </w:rPr>
        <w:t>可能返回的状态值</w:t>
      </w:r>
      <w:r w:rsidRPr="004864C6">
        <w:t>包括：</w:t>
      </w:r>
    </w:p>
    <w:p w14:paraId="768E1D0A" w14:textId="77777777" w:rsidR="004864C6" w:rsidRPr="004864C6" w:rsidRDefault="004864C6">
      <w:pPr>
        <w:numPr>
          <w:ilvl w:val="1"/>
          <w:numId w:val="875"/>
        </w:numPr>
      </w:pPr>
      <w:r w:rsidRPr="004864C6">
        <w:t>FLASH_COMPLETE：操作成功完成。</w:t>
      </w:r>
    </w:p>
    <w:p w14:paraId="44FD0790" w14:textId="77777777" w:rsidR="004864C6" w:rsidRPr="004864C6" w:rsidRDefault="004864C6">
      <w:pPr>
        <w:numPr>
          <w:ilvl w:val="1"/>
          <w:numId w:val="875"/>
        </w:numPr>
      </w:pPr>
      <w:r w:rsidRPr="004864C6">
        <w:t>FLASH_ERROR_PG：编程错误。</w:t>
      </w:r>
    </w:p>
    <w:p w14:paraId="3A17EDC3" w14:textId="77777777" w:rsidR="004864C6" w:rsidRPr="004864C6" w:rsidRDefault="004864C6">
      <w:pPr>
        <w:numPr>
          <w:ilvl w:val="1"/>
          <w:numId w:val="875"/>
        </w:numPr>
      </w:pPr>
      <w:r w:rsidRPr="004864C6">
        <w:t>FLASH_ERROR_WRP：写保护错误（例如，尝试保护已经处于写保护状态的页）。</w:t>
      </w:r>
    </w:p>
    <w:p w14:paraId="4309327F" w14:textId="77777777" w:rsidR="004864C6" w:rsidRPr="004864C6" w:rsidRDefault="004864C6">
      <w:pPr>
        <w:numPr>
          <w:ilvl w:val="1"/>
          <w:numId w:val="875"/>
        </w:numPr>
      </w:pPr>
      <w:r w:rsidRPr="004864C6">
        <w:t>FLASH_BUSY：Flash忙，上一次操作尚未完成。</w:t>
      </w:r>
    </w:p>
    <w:p w14:paraId="52E3181D" w14:textId="77777777" w:rsidR="004864C6" w:rsidRPr="004864C6" w:rsidRDefault="004864C6">
      <w:pPr>
        <w:numPr>
          <w:ilvl w:val="1"/>
          <w:numId w:val="875"/>
        </w:numPr>
      </w:pPr>
      <w:r w:rsidRPr="004864C6">
        <w:t>FLASH_TIMEOUT：操作超时。</w:t>
      </w:r>
    </w:p>
    <w:p w14:paraId="6D20F28A" w14:textId="77777777" w:rsidR="004864C6" w:rsidRPr="004864C6" w:rsidRDefault="004864C6" w:rsidP="00114D40">
      <w:pPr>
        <w:pStyle w:val="3"/>
      </w:pPr>
      <w:r w:rsidRPr="004864C6">
        <w:rPr>
          <w:rFonts w:ascii="Segoe UI Emoji" w:hAnsi="Segoe UI Emoji" w:cs="Segoe UI Emoji"/>
        </w:rPr>
        <w:t>⚙️</w:t>
      </w:r>
      <w:r w:rsidRPr="004864C6">
        <w:t xml:space="preserve"> 工作原理与流程 </w:t>
      </w:r>
    </w:p>
    <w:p w14:paraId="24058874" w14:textId="77777777" w:rsidR="004864C6" w:rsidRPr="004864C6" w:rsidRDefault="004864C6" w:rsidP="004864C6">
      <w:r w:rsidRPr="004864C6">
        <w:t>写保护功能是通过修改STM32内部一段特殊的存储区域——</w:t>
      </w:r>
      <w:r w:rsidRPr="004864C6">
        <w:rPr>
          <w:b/>
          <w:bCs/>
        </w:rPr>
        <w:t>选项字节（Option Bytes）</w:t>
      </w:r>
      <w:r w:rsidRPr="004864C6">
        <w:rPr>
          <w:rFonts w:ascii="Times New Roman" w:hAnsi="Times New Roman" w:cs="Times New Roman"/>
          <w:b/>
          <w:bCs/>
        </w:rPr>
        <w:t>​</w:t>
      </w:r>
      <w:r w:rsidRPr="004864C6">
        <w:rPr>
          <w:rFonts w:ascii="Times New Roman" w:hAnsi="Times New Roman" w:cs="Times New Roman"/>
        </w:rPr>
        <w:t>​</w:t>
      </w:r>
      <w:r w:rsidRPr="004864C6">
        <w:t xml:space="preserve"> 来实现的。选项字节中的WRP（Write Protection）位域控制着主FLASH存储区各页的写访问权限。</w:t>
      </w:r>
    </w:p>
    <w:p w14:paraId="03508869" w14:textId="77777777" w:rsidR="004864C6" w:rsidRPr="004864C6" w:rsidRDefault="004864C6" w:rsidP="004864C6">
      <w:r w:rsidRPr="004864C6">
        <w:lastRenderedPageBreak/>
        <w:t>要使能写保护，通常需要遵循以下步骤，该流程也体现了</w:t>
      </w:r>
      <w:proofErr w:type="spellStart"/>
      <w:r w:rsidRPr="004864C6">
        <w:t>FLASH_EnableWriteProtection</w:t>
      </w:r>
      <w:proofErr w:type="spellEnd"/>
      <w:r w:rsidRPr="004864C6">
        <w:t>函数内部的关键操作：</w:t>
      </w:r>
    </w:p>
    <w:p w14:paraId="438DD573" w14:textId="77777777" w:rsidR="004864C6" w:rsidRPr="004864C6" w:rsidRDefault="004864C6">
      <w:pPr>
        <w:numPr>
          <w:ilvl w:val="0"/>
          <w:numId w:val="876"/>
        </w:numPr>
      </w:pPr>
      <w:r w:rsidRPr="004864C6">
        <w:rPr>
          <w:rFonts w:ascii="Times New Roman" w:hAnsi="Times New Roman" w:cs="Times New Roman"/>
        </w:rPr>
        <w:t>​</w:t>
      </w:r>
      <w:r w:rsidRPr="004864C6">
        <w:rPr>
          <w:b/>
          <w:bCs/>
        </w:rPr>
        <w:t>解锁主Flash控制寄存器（FPEC</w:t>
      </w:r>
      <w:proofErr w:type="gramStart"/>
      <w:r w:rsidRPr="004864C6">
        <w:rPr>
          <w:b/>
          <w:bCs/>
        </w:rPr>
        <w:t>）</w:t>
      </w:r>
      <w:r w:rsidRPr="004864C6">
        <w:rPr>
          <w:rFonts w:ascii="Times New Roman" w:hAnsi="Times New Roman" w:cs="Times New Roman"/>
          <w:b/>
          <w:bCs/>
        </w:rPr>
        <w:t>​</w:t>
      </w:r>
      <w:r w:rsidRPr="004864C6">
        <w:rPr>
          <w:rFonts w:ascii="Times New Roman" w:hAnsi="Times New Roman" w:cs="Times New Roman"/>
        </w:rPr>
        <w:t>​</w:t>
      </w:r>
      <w:r w:rsidRPr="004864C6">
        <w:t>：</w:t>
      </w:r>
      <w:proofErr w:type="gramEnd"/>
      <w:r w:rsidRPr="004864C6">
        <w:t>通过向 FLASH_KEYR寄存器依次写入正确的密钥（KEY1 = 0x45670123</w:t>
      </w:r>
      <w:proofErr w:type="gramStart"/>
      <w:r w:rsidRPr="004864C6">
        <w:t xml:space="preserve">, KEY2 </w:t>
      </w:r>
      <w:proofErr w:type="gramEnd"/>
      <w:r w:rsidRPr="004864C6">
        <w:t xml:space="preserve">= 0xCDEF89AB）来解锁。这通常通过先调用 </w:t>
      </w:r>
      <w:proofErr w:type="spellStart"/>
      <w:r w:rsidRPr="004864C6">
        <w:t>FLASH_Unlock</w:t>
      </w:r>
      <w:proofErr w:type="spellEnd"/>
      <w:r w:rsidRPr="004864C6">
        <w:t>()函数完成。</w:t>
      </w:r>
    </w:p>
    <w:p w14:paraId="33426430" w14:textId="77777777" w:rsidR="004864C6" w:rsidRPr="004864C6" w:rsidRDefault="004864C6">
      <w:pPr>
        <w:numPr>
          <w:ilvl w:val="0"/>
          <w:numId w:val="876"/>
        </w:numPr>
      </w:pPr>
      <w:r w:rsidRPr="004864C6">
        <w:rPr>
          <w:rFonts w:ascii="Times New Roman" w:hAnsi="Times New Roman" w:cs="Times New Roman"/>
        </w:rPr>
        <w:t>​</w:t>
      </w:r>
      <w:r w:rsidRPr="004864C6">
        <w:rPr>
          <w:b/>
          <w:bCs/>
        </w:rPr>
        <w:t>解锁选项字节</w:t>
      </w:r>
      <w:r w:rsidRPr="004864C6">
        <w:rPr>
          <w:rFonts w:ascii="Times New Roman" w:hAnsi="Times New Roman" w:cs="Times New Roman"/>
        </w:rPr>
        <w:t>​</w:t>
      </w:r>
      <w:r w:rsidRPr="004864C6">
        <w:t>：选项字节有独立的写保护。需要向 FLASH_OPTKEYR寄存器依次写入相同的密钥（KEY1和KEY2）进行解锁。</w:t>
      </w:r>
    </w:p>
    <w:p w14:paraId="150A53E4" w14:textId="77777777" w:rsidR="004864C6" w:rsidRPr="004864C6" w:rsidRDefault="004864C6">
      <w:pPr>
        <w:numPr>
          <w:ilvl w:val="0"/>
          <w:numId w:val="876"/>
        </w:numPr>
      </w:pPr>
      <w:r w:rsidRPr="004864C6">
        <w:rPr>
          <w:rFonts w:ascii="Times New Roman" w:hAnsi="Times New Roman" w:cs="Times New Roman"/>
        </w:rPr>
        <w:t>​</w:t>
      </w:r>
      <w:r w:rsidRPr="004864C6">
        <w:rPr>
          <w:b/>
          <w:bCs/>
        </w:rPr>
        <w:t>擦除选项字节</w:t>
      </w:r>
      <w:r w:rsidRPr="004864C6">
        <w:rPr>
          <w:rFonts w:ascii="Times New Roman" w:hAnsi="Times New Roman" w:cs="Times New Roman"/>
        </w:rPr>
        <w:t>​</w:t>
      </w:r>
      <w:r w:rsidRPr="004864C6">
        <w:t>：在修改选项字节之前，通常需要先执行擦除操作，这会清除所有之前的选项字节配置。</w:t>
      </w:r>
    </w:p>
    <w:p w14:paraId="48410C1F" w14:textId="77777777" w:rsidR="004864C6" w:rsidRPr="004864C6" w:rsidRDefault="004864C6">
      <w:pPr>
        <w:numPr>
          <w:ilvl w:val="0"/>
          <w:numId w:val="876"/>
        </w:numPr>
      </w:pPr>
      <w:r w:rsidRPr="004864C6">
        <w:rPr>
          <w:rFonts w:ascii="Times New Roman" w:hAnsi="Times New Roman" w:cs="Times New Roman"/>
        </w:rPr>
        <w:t>​</w:t>
      </w:r>
      <w:r w:rsidRPr="004864C6">
        <w:rPr>
          <w:b/>
          <w:bCs/>
        </w:rPr>
        <w:t>设置写保护位</w:t>
      </w:r>
      <w:r w:rsidRPr="004864C6">
        <w:rPr>
          <w:rFonts w:ascii="Times New Roman" w:hAnsi="Times New Roman" w:cs="Times New Roman"/>
        </w:rPr>
        <w:t>​</w:t>
      </w:r>
      <w:r w:rsidRPr="004864C6">
        <w:t xml:space="preserve">：函数根据传入的 </w:t>
      </w:r>
      <w:proofErr w:type="spellStart"/>
      <w:r w:rsidRPr="004864C6">
        <w:t>FLASH_Pages</w:t>
      </w:r>
      <w:proofErr w:type="spellEnd"/>
      <w:r w:rsidRPr="004864C6">
        <w:t>参数，计算出需要置0的WRP位，并将其写入选项字节对应的位置。当某个WRP位被设置为0时，其对应的FLASH页就被写保护了。</w:t>
      </w:r>
    </w:p>
    <w:p w14:paraId="027AE73E" w14:textId="77777777" w:rsidR="004864C6" w:rsidRPr="004864C6" w:rsidRDefault="004864C6">
      <w:pPr>
        <w:numPr>
          <w:ilvl w:val="0"/>
          <w:numId w:val="876"/>
        </w:numPr>
      </w:pPr>
      <w:r w:rsidRPr="004864C6">
        <w:rPr>
          <w:rFonts w:ascii="Times New Roman" w:hAnsi="Times New Roman" w:cs="Times New Roman"/>
        </w:rPr>
        <w:t>​</w:t>
      </w:r>
      <w:r w:rsidRPr="004864C6">
        <w:rPr>
          <w:b/>
          <w:bCs/>
        </w:rPr>
        <w:t>启动选项字节加载</w:t>
      </w:r>
      <w:r w:rsidRPr="004864C6">
        <w:rPr>
          <w:rFonts w:ascii="Times New Roman" w:hAnsi="Times New Roman" w:cs="Times New Roman"/>
        </w:rPr>
        <w:t>​</w:t>
      </w:r>
      <w:r w:rsidRPr="004864C6">
        <w:t>：将新的选项字节配置生效。</w:t>
      </w:r>
    </w:p>
    <w:p w14:paraId="4005F12B" w14:textId="77777777" w:rsidR="004864C6" w:rsidRPr="004864C6" w:rsidRDefault="004864C6">
      <w:pPr>
        <w:numPr>
          <w:ilvl w:val="0"/>
          <w:numId w:val="876"/>
        </w:numPr>
      </w:pPr>
      <w:r w:rsidRPr="004864C6">
        <w:rPr>
          <w:rFonts w:ascii="Times New Roman" w:hAnsi="Times New Roman" w:cs="Times New Roman"/>
        </w:rPr>
        <w:t>​</w:t>
      </w:r>
      <w:r w:rsidRPr="004864C6">
        <w:rPr>
          <w:b/>
          <w:bCs/>
        </w:rPr>
        <w:t>系统复位</w:t>
      </w:r>
      <w:r w:rsidRPr="004864C6">
        <w:rPr>
          <w:rFonts w:ascii="Times New Roman" w:hAnsi="Times New Roman" w:cs="Times New Roman"/>
        </w:rPr>
        <w:t>​</w:t>
      </w:r>
      <w:r w:rsidRPr="004864C6">
        <w:t>：</w:t>
      </w:r>
      <w:r w:rsidRPr="004864C6">
        <w:rPr>
          <w:rFonts w:ascii="Times New Roman" w:hAnsi="Times New Roman" w:cs="Times New Roman"/>
        </w:rPr>
        <w:t>​</w:t>
      </w:r>
      <w:r w:rsidRPr="004864C6">
        <w:rPr>
          <w:b/>
          <w:bCs/>
        </w:rPr>
        <w:t>写保护配置在系统复位后才会生效</w:t>
      </w:r>
      <w:r w:rsidRPr="004864C6">
        <w:t xml:space="preserve">。可以使用 </w:t>
      </w:r>
      <w:proofErr w:type="spellStart"/>
      <w:r w:rsidRPr="004864C6">
        <w:t>NVIC_GenerateSystemReset</w:t>
      </w:r>
      <w:proofErr w:type="spellEnd"/>
      <w:r w:rsidRPr="004864C6">
        <w:t>()函数触发系统复位。</w:t>
      </w:r>
    </w:p>
    <w:p w14:paraId="3F01C894" w14:textId="77777777" w:rsidR="004864C6" w:rsidRPr="004864C6" w:rsidRDefault="004864C6">
      <w:pPr>
        <w:numPr>
          <w:ilvl w:val="0"/>
          <w:numId w:val="876"/>
        </w:numPr>
      </w:pPr>
      <w:r w:rsidRPr="004864C6">
        <w:rPr>
          <w:rFonts w:ascii="Times New Roman" w:hAnsi="Times New Roman" w:cs="Times New Roman"/>
        </w:rPr>
        <w:t>​</w:t>
      </w:r>
      <w:r w:rsidRPr="004864C6">
        <w:rPr>
          <w:b/>
          <w:bCs/>
        </w:rPr>
        <w:t>重新上锁</w:t>
      </w:r>
      <w:r w:rsidRPr="004864C6">
        <w:rPr>
          <w:rFonts w:ascii="Times New Roman" w:hAnsi="Times New Roman" w:cs="Times New Roman"/>
        </w:rPr>
        <w:t>​</w:t>
      </w:r>
      <w:r w:rsidRPr="004864C6">
        <w:t>：操作完成后，建议重新锁定选项字节和FPEC，以防止意外修改。</w:t>
      </w:r>
    </w:p>
    <w:p w14:paraId="4278AAF6" w14:textId="77777777" w:rsidR="004864C6" w:rsidRPr="004864C6" w:rsidRDefault="004864C6" w:rsidP="00114D40">
      <w:pPr>
        <w:pStyle w:val="3"/>
      </w:pPr>
      <w:r w:rsidRPr="004864C6">
        <w:rPr>
          <w:rFonts w:ascii="Segoe UI Emoji" w:hAnsi="Segoe UI Emoji" w:cs="Segoe UI Emoji"/>
        </w:rPr>
        <w:t>⚠️</w:t>
      </w:r>
      <w:r w:rsidRPr="004864C6">
        <w:t xml:space="preserve"> 重要注意事项 </w:t>
      </w:r>
    </w:p>
    <w:p w14:paraId="2A436700" w14:textId="77777777" w:rsidR="004864C6" w:rsidRPr="004864C6" w:rsidRDefault="004864C6">
      <w:pPr>
        <w:numPr>
          <w:ilvl w:val="0"/>
          <w:numId w:val="877"/>
        </w:numPr>
      </w:pPr>
      <w:r w:rsidRPr="004864C6">
        <w:rPr>
          <w:rFonts w:ascii="Times New Roman" w:hAnsi="Times New Roman" w:cs="Times New Roman"/>
        </w:rPr>
        <w:t>​</w:t>
      </w:r>
      <w:r w:rsidRPr="004864C6">
        <w:rPr>
          <w:b/>
          <w:bCs/>
        </w:rPr>
        <w:t>保护生效时机</w:t>
      </w:r>
      <w:r w:rsidRPr="004864C6">
        <w:rPr>
          <w:rFonts w:ascii="Times New Roman" w:hAnsi="Times New Roman" w:cs="Times New Roman"/>
        </w:rPr>
        <w:t>​</w:t>
      </w:r>
      <w:r w:rsidRPr="004864C6">
        <w:t>：修改选项字节后，</w:t>
      </w:r>
      <w:r w:rsidRPr="004864C6">
        <w:rPr>
          <w:rFonts w:ascii="Times New Roman" w:hAnsi="Times New Roman" w:cs="Times New Roman"/>
        </w:rPr>
        <w:t>​</w:t>
      </w:r>
      <w:r w:rsidRPr="004864C6">
        <w:rPr>
          <w:b/>
          <w:bCs/>
        </w:rPr>
        <w:t>必须进行系统复位</w:t>
      </w:r>
      <w:r w:rsidRPr="004864C6">
        <w:t>，新的写保护设置才会应用到FLASH上。</w:t>
      </w:r>
    </w:p>
    <w:p w14:paraId="76D33759" w14:textId="77777777" w:rsidR="004864C6" w:rsidRPr="004864C6" w:rsidRDefault="004864C6">
      <w:pPr>
        <w:numPr>
          <w:ilvl w:val="0"/>
          <w:numId w:val="877"/>
        </w:numPr>
      </w:pPr>
      <w:r w:rsidRPr="004864C6">
        <w:rPr>
          <w:rFonts w:ascii="Times New Roman" w:hAnsi="Times New Roman" w:cs="Times New Roman"/>
        </w:rPr>
        <w:t>​</w:t>
      </w:r>
      <w:r w:rsidRPr="004864C6">
        <w:rPr>
          <w:b/>
          <w:bCs/>
        </w:rPr>
        <w:t>解除写保护</w:t>
      </w:r>
      <w:r w:rsidRPr="004864C6">
        <w:rPr>
          <w:rFonts w:ascii="Times New Roman" w:hAnsi="Times New Roman" w:cs="Times New Roman"/>
        </w:rPr>
        <w:t>​</w:t>
      </w:r>
      <w:r w:rsidRPr="004864C6">
        <w:t xml:space="preserve">：如果需要解除写保护，不能直接通过此函数实现。标准的做法是调用 </w:t>
      </w:r>
      <w:proofErr w:type="spellStart"/>
      <w:r w:rsidRPr="004864C6">
        <w:t>FLASH_EraseOptionBytes</w:t>
      </w:r>
      <w:proofErr w:type="spellEnd"/>
      <w:r w:rsidRPr="004864C6">
        <w:t>()函数擦除选项字节，这将清除所有写保护设置（同时也会清除读保护等其它选项字节配置），然后重新配置你需要的选项。解除写保护</w:t>
      </w:r>
      <w:r w:rsidRPr="004864C6">
        <w:rPr>
          <w:b/>
          <w:bCs/>
        </w:rPr>
        <w:t>不会</w:t>
      </w:r>
      <w:r w:rsidRPr="004864C6">
        <w:t>擦除主FLASH存储区的内容。</w:t>
      </w:r>
    </w:p>
    <w:p w14:paraId="1FFF550F" w14:textId="77777777" w:rsidR="004864C6" w:rsidRPr="004864C6" w:rsidRDefault="004864C6">
      <w:pPr>
        <w:numPr>
          <w:ilvl w:val="0"/>
          <w:numId w:val="877"/>
        </w:numPr>
      </w:pPr>
      <w:r w:rsidRPr="004864C6">
        <w:rPr>
          <w:rFonts w:ascii="Times New Roman" w:hAnsi="Times New Roman" w:cs="Times New Roman"/>
        </w:rPr>
        <w:t>​</w:t>
      </w:r>
      <w:r w:rsidRPr="004864C6">
        <w:rPr>
          <w:b/>
          <w:bCs/>
        </w:rPr>
        <w:t>谨慎操作</w:t>
      </w:r>
      <w:r w:rsidRPr="004864C6">
        <w:rPr>
          <w:rFonts w:ascii="Times New Roman" w:hAnsi="Times New Roman" w:cs="Times New Roman"/>
        </w:rPr>
        <w:t>​</w:t>
      </w:r>
      <w:r w:rsidRPr="004864C6">
        <w:t>：错误地配置写保护（尤其是保护了存储着当前运行程序的扇区）可能导致无法通过常规方式更新程序。务必仔细规划FLASH的空间分配。</w:t>
      </w:r>
    </w:p>
    <w:p w14:paraId="216EE084" w14:textId="77777777" w:rsidR="004864C6" w:rsidRPr="004864C6" w:rsidRDefault="004864C6">
      <w:pPr>
        <w:numPr>
          <w:ilvl w:val="0"/>
          <w:numId w:val="877"/>
        </w:numPr>
      </w:pPr>
      <w:r w:rsidRPr="004864C6">
        <w:rPr>
          <w:rFonts w:ascii="Times New Roman" w:hAnsi="Times New Roman" w:cs="Times New Roman"/>
        </w:rPr>
        <w:t>​</w:t>
      </w:r>
      <w:r w:rsidRPr="004864C6">
        <w:rPr>
          <w:b/>
          <w:bCs/>
        </w:rPr>
        <w:t>库函数</w:t>
      </w:r>
      <w:proofErr w:type="gramStart"/>
      <w:r w:rsidRPr="004864C6">
        <w:rPr>
          <w:b/>
          <w:bCs/>
        </w:rPr>
        <w:t>依赖</w:t>
      </w:r>
      <w:r w:rsidRPr="004864C6">
        <w:rPr>
          <w:rFonts w:ascii="Times New Roman" w:hAnsi="Times New Roman" w:cs="Times New Roman"/>
        </w:rPr>
        <w:t>​</w:t>
      </w:r>
      <w:r w:rsidRPr="004864C6">
        <w:t>：</w:t>
      </w:r>
      <w:proofErr w:type="gramEnd"/>
      <w:r w:rsidRPr="004864C6">
        <w:t xml:space="preserve">在调用 </w:t>
      </w:r>
      <w:proofErr w:type="spellStart"/>
      <w:r w:rsidRPr="004864C6">
        <w:t>FLASH_EnableWriteProtection</w:t>
      </w:r>
      <w:proofErr w:type="spellEnd"/>
      <w:r w:rsidRPr="004864C6">
        <w:t>函数</w:t>
      </w:r>
      <w:r w:rsidRPr="004864C6">
        <w:rPr>
          <w:b/>
          <w:bCs/>
        </w:rPr>
        <w:t>之前</w:t>
      </w:r>
      <w:r w:rsidRPr="004864C6">
        <w:t xml:space="preserve">，必须先调用 </w:t>
      </w:r>
      <w:proofErr w:type="spellStart"/>
      <w:r w:rsidRPr="004864C6">
        <w:t>FLASH_Unlock</w:t>
      </w:r>
      <w:proofErr w:type="spellEnd"/>
      <w:r w:rsidRPr="004864C6">
        <w:t>()解锁主Flash控制寄存器，因为该函数内部通常不会自动处理对FPEC的解锁。</w:t>
      </w:r>
    </w:p>
    <w:p w14:paraId="35A7E70B" w14:textId="77777777" w:rsidR="004864C6" w:rsidRPr="004864C6" w:rsidRDefault="004864C6" w:rsidP="00114D40">
      <w:pPr>
        <w:pStyle w:val="3"/>
      </w:pPr>
      <w:r w:rsidRPr="004864C6">
        <w:rPr>
          <w:rFonts w:ascii="Segoe UI Emoji" w:hAnsi="Segoe UI Emoji" w:cs="Segoe UI Emoji"/>
        </w:rPr>
        <w:t>💎</w:t>
      </w:r>
      <w:r w:rsidRPr="004864C6">
        <w:t xml:space="preserve"> 总结 </w:t>
      </w:r>
    </w:p>
    <w:p w14:paraId="05576897" w14:textId="77777777" w:rsidR="004864C6" w:rsidRPr="004864C6" w:rsidRDefault="004864C6" w:rsidP="004864C6">
      <w:proofErr w:type="spellStart"/>
      <w:r w:rsidRPr="004864C6">
        <w:t>FLASH_EnableWriteProtection</w:t>
      </w:r>
      <w:proofErr w:type="spellEnd"/>
      <w:r w:rsidRPr="004864C6">
        <w:t>函数是STM32芯片提供的一项重要安全功能，用于保护内部FLASH的指定区域不被意外或恶意修改。理解和正确使用此函数，对于提高产品</w:t>
      </w:r>
      <w:r w:rsidRPr="004864C6">
        <w:lastRenderedPageBreak/>
        <w:t>固件的稳定性和安全性至关重要。</w:t>
      </w:r>
    </w:p>
    <w:p w14:paraId="0554294C" w14:textId="77777777" w:rsidR="004864C6" w:rsidRPr="004864C6" w:rsidRDefault="004864C6" w:rsidP="004864C6">
      <w:r w:rsidRPr="004864C6">
        <w:t>希望这些信息能帮助你更好地理解和使用这个函数。如果你对STM32 FLASH的其他操作有疑问，我很乐意继续探讨。</w:t>
      </w:r>
    </w:p>
    <w:p w14:paraId="71AE3A14" w14:textId="77777777" w:rsidR="004864C6" w:rsidRPr="004864C6" w:rsidRDefault="004864C6" w:rsidP="004864C6"/>
    <w:p w14:paraId="6A34E616" w14:textId="22E4CDB8" w:rsidR="00B82EF5" w:rsidRDefault="00B82EF5" w:rsidP="001D11AC">
      <w:pPr>
        <w:pStyle w:val="2"/>
      </w:pPr>
      <w:proofErr w:type="spellStart"/>
      <w:r w:rsidRPr="00B82EF5">
        <w:t>FLASH_ReadOutProtection</w:t>
      </w:r>
      <w:proofErr w:type="spellEnd"/>
      <w:r w:rsidRPr="00B82EF5">
        <w:t>(</w:t>
      </w:r>
      <w:r>
        <w:rPr>
          <w:rFonts w:hint="eastAsia"/>
        </w:rPr>
        <w:t>)</w:t>
      </w:r>
      <w:r w:rsidR="00146ECE">
        <w:br/>
      </w:r>
      <w:r w:rsidR="00146ECE" w:rsidRPr="00114D40">
        <w:t>启用或禁用STM32内部Flash存储器的读保护功能</w:t>
      </w:r>
    </w:p>
    <w:p w14:paraId="09F30371" w14:textId="77777777" w:rsidR="00114D40" w:rsidRPr="00114D40" w:rsidRDefault="00114D40" w:rsidP="00114D40">
      <w:proofErr w:type="spellStart"/>
      <w:r w:rsidRPr="00114D40">
        <w:t>FLASH_ReadOutProtection</w:t>
      </w:r>
      <w:proofErr w:type="spellEnd"/>
      <w:r w:rsidRPr="00114D40">
        <w:t>函数用于启用或禁用STM32内部Flash存储器的读保护功能。这是一种重要的安全机制，通常被称为给芯片"加密"，可以有效防止通过调试接口（如JTAG或SWD）非法读取芯片内部存储的程序代码和数据 。</w:t>
      </w:r>
    </w:p>
    <w:p w14:paraId="4AD7BA80" w14:textId="77777777" w:rsidR="00114D40" w:rsidRPr="00114D40" w:rsidRDefault="00114D40" w:rsidP="00152D1F">
      <w:pPr>
        <w:pStyle w:val="3"/>
      </w:pPr>
      <w:r w:rsidRPr="00114D40">
        <w:rPr>
          <w:rFonts w:ascii="Segoe UI Emoji" w:hAnsi="Segoe UI Emoji" w:cs="Segoe UI Emoji"/>
        </w:rPr>
        <w:t>🔒</w:t>
      </w:r>
      <w:r w:rsidRPr="00114D40">
        <w:t xml:space="preserve"> 函数原型与基本功能 </w:t>
      </w:r>
    </w:p>
    <w:p w14:paraId="511AA008" w14:textId="77777777" w:rsidR="00114D40" w:rsidRPr="00114D40" w:rsidRDefault="00114D40" w:rsidP="00114D40">
      <w:r w:rsidRPr="00114D40">
        <w:rPr>
          <w:rFonts w:ascii="Times New Roman" w:hAnsi="Times New Roman" w:cs="Times New Roman"/>
        </w:rPr>
        <w:t>​</w:t>
      </w:r>
      <w:r w:rsidRPr="00114D40">
        <w:rPr>
          <w:b/>
          <w:bCs/>
        </w:rPr>
        <w:t>函数原型</w:t>
      </w:r>
      <w:r w:rsidRPr="00114D40">
        <w:rPr>
          <w:rFonts w:ascii="Times New Roman" w:hAnsi="Times New Roman" w:cs="Times New Roman"/>
        </w:rPr>
        <w:t>​</w:t>
      </w:r>
      <w:r w:rsidRPr="00114D40">
        <w:t>：</w:t>
      </w:r>
    </w:p>
    <w:p w14:paraId="057A4374" w14:textId="77777777" w:rsidR="00114D40" w:rsidRPr="00114D40" w:rsidRDefault="00114D40" w:rsidP="00114D40">
      <w:proofErr w:type="spellStart"/>
      <w:r w:rsidRPr="00114D40">
        <w:t>FLASH_Status</w:t>
      </w:r>
      <w:proofErr w:type="spellEnd"/>
      <w:r w:rsidRPr="00114D40">
        <w:t xml:space="preserve"> </w:t>
      </w:r>
      <w:proofErr w:type="spellStart"/>
      <w:r w:rsidRPr="00114D40">
        <w:t>FLASH_</w:t>
      </w:r>
      <w:proofErr w:type="gramStart"/>
      <w:r w:rsidRPr="00114D40">
        <w:t>ReadOutProtection</w:t>
      </w:r>
      <w:proofErr w:type="spellEnd"/>
      <w:r w:rsidRPr="00114D40">
        <w:t>(</w:t>
      </w:r>
      <w:proofErr w:type="spellStart"/>
      <w:proofErr w:type="gramEnd"/>
      <w:r w:rsidRPr="00114D40">
        <w:t>FunctionalState</w:t>
      </w:r>
      <w:proofErr w:type="spellEnd"/>
      <w:r w:rsidRPr="00114D40">
        <w:t xml:space="preserve"> </w:t>
      </w:r>
      <w:proofErr w:type="spellStart"/>
      <w:r w:rsidRPr="00114D40">
        <w:t>NewState</w:t>
      </w:r>
      <w:proofErr w:type="spellEnd"/>
      <w:r w:rsidRPr="00114D40">
        <w:t>);</w:t>
      </w:r>
    </w:p>
    <w:p w14:paraId="3E7A65E0" w14:textId="77777777" w:rsidR="00114D40" w:rsidRPr="00114D40" w:rsidRDefault="00114D40">
      <w:pPr>
        <w:numPr>
          <w:ilvl w:val="0"/>
          <w:numId w:val="878"/>
        </w:numPr>
      </w:pPr>
      <w:r w:rsidRPr="00114D40">
        <w:rPr>
          <w:rFonts w:ascii="Times New Roman" w:hAnsi="Times New Roman" w:cs="Times New Roman"/>
        </w:rPr>
        <w:t>​</w:t>
      </w:r>
      <w:r w:rsidRPr="00114D40">
        <w:rPr>
          <w:b/>
          <w:bCs/>
        </w:rPr>
        <w:t xml:space="preserve">参数 </w:t>
      </w:r>
      <w:proofErr w:type="spellStart"/>
      <w:r w:rsidRPr="00114D40">
        <w:rPr>
          <w:b/>
          <w:bCs/>
        </w:rPr>
        <w:t>NewState</w:t>
      </w:r>
      <w:proofErr w:type="spellEnd"/>
      <w:r w:rsidRPr="00114D40">
        <w:rPr>
          <w:rFonts w:ascii="Times New Roman" w:hAnsi="Times New Roman" w:cs="Times New Roman"/>
        </w:rPr>
        <w:t>​</w:t>
      </w:r>
      <w:r w:rsidRPr="00114D40">
        <w:t>：指定要设置的新状态。</w:t>
      </w:r>
    </w:p>
    <w:p w14:paraId="78A306B5" w14:textId="77777777" w:rsidR="00114D40" w:rsidRPr="00114D40" w:rsidRDefault="00114D40">
      <w:pPr>
        <w:numPr>
          <w:ilvl w:val="1"/>
          <w:numId w:val="878"/>
        </w:numPr>
      </w:pPr>
      <w:r w:rsidRPr="00114D40">
        <w:t>ENABLE：启用读保护。</w:t>
      </w:r>
    </w:p>
    <w:p w14:paraId="214540C5" w14:textId="77777777" w:rsidR="00114D40" w:rsidRPr="00114D40" w:rsidRDefault="00114D40">
      <w:pPr>
        <w:numPr>
          <w:ilvl w:val="1"/>
          <w:numId w:val="878"/>
        </w:numPr>
      </w:pPr>
      <w:r w:rsidRPr="00114D40">
        <w:t>DISABLE：禁用读保护。</w:t>
      </w:r>
    </w:p>
    <w:p w14:paraId="78D29882" w14:textId="77777777" w:rsidR="00114D40" w:rsidRPr="00114D40" w:rsidRDefault="00114D40">
      <w:pPr>
        <w:numPr>
          <w:ilvl w:val="0"/>
          <w:numId w:val="878"/>
        </w:numPr>
      </w:pPr>
      <w:r w:rsidRPr="00114D40">
        <w:rPr>
          <w:rFonts w:ascii="Times New Roman" w:hAnsi="Times New Roman" w:cs="Times New Roman"/>
        </w:rPr>
        <w:t>​</w:t>
      </w:r>
      <w:r w:rsidRPr="00114D40">
        <w:rPr>
          <w:b/>
          <w:bCs/>
        </w:rPr>
        <w:t>返回值</w:t>
      </w:r>
      <w:r w:rsidRPr="00114D40">
        <w:rPr>
          <w:rFonts w:ascii="Times New Roman" w:hAnsi="Times New Roman" w:cs="Times New Roman"/>
        </w:rPr>
        <w:t>​</w:t>
      </w:r>
      <w:r w:rsidRPr="00114D40">
        <w:t xml:space="preserve">：返回一个 </w:t>
      </w:r>
      <w:proofErr w:type="spellStart"/>
      <w:r w:rsidRPr="00114D40">
        <w:t>FLASH_Status</w:t>
      </w:r>
      <w:proofErr w:type="spellEnd"/>
      <w:r w:rsidRPr="00114D40">
        <w:t>类型的枚举值，用于指示操作的结果状态，例如 FLASH_COMPLETE表示操作成功 。</w:t>
      </w:r>
    </w:p>
    <w:p w14:paraId="4231B65A" w14:textId="77777777" w:rsidR="00114D40" w:rsidRPr="00114D40" w:rsidRDefault="00114D40" w:rsidP="00152D1F">
      <w:pPr>
        <w:pStyle w:val="3"/>
      </w:pPr>
      <w:r w:rsidRPr="00114D40">
        <w:rPr>
          <w:rFonts w:ascii="Segoe UI Emoji" w:hAnsi="Segoe UI Emoji" w:cs="Segoe UI Emoji"/>
        </w:rPr>
        <w:t>⚙️</w:t>
      </w:r>
      <w:r w:rsidRPr="00114D40">
        <w:t xml:space="preserve"> 工作原理：选项字节与RDP </w:t>
      </w:r>
    </w:p>
    <w:p w14:paraId="082D6FBE" w14:textId="77777777" w:rsidR="00114D40" w:rsidRPr="00114D40" w:rsidRDefault="00114D40" w:rsidP="00114D40">
      <w:r w:rsidRPr="00114D40">
        <w:t>该函数通过修改STM32内部一段特殊的Flash区域——</w:t>
      </w:r>
      <w:r w:rsidRPr="00114D40">
        <w:rPr>
          <w:b/>
          <w:bCs/>
        </w:rPr>
        <w:t>选项</w:t>
      </w:r>
      <w:proofErr w:type="gramStart"/>
      <w:r w:rsidRPr="00114D40">
        <w:rPr>
          <w:b/>
          <w:bCs/>
        </w:rPr>
        <w:t>字节</w:t>
      </w:r>
      <w:r w:rsidRPr="00114D40">
        <w:rPr>
          <w:rFonts w:ascii="Times New Roman" w:hAnsi="Times New Roman" w:cs="Times New Roman"/>
        </w:rPr>
        <w:t>​</w:t>
      </w:r>
      <w:r w:rsidRPr="00114D40">
        <w:t xml:space="preserve"> 中</w:t>
      </w:r>
      <w:proofErr w:type="gramEnd"/>
      <w:r w:rsidRPr="00114D40">
        <w:t xml:space="preserve">的 </w:t>
      </w:r>
      <w:r w:rsidRPr="00114D40">
        <w:rPr>
          <w:rFonts w:ascii="Times New Roman" w:hAnsi="Times New Roman" w:cs="Times New Roman"/>
        </w:rPr>
        <w:t>​</w:t>
      </w:r>
      <w:proofErr w:type="gramStart"/>
      <w:r w:rsidRPr="00114D40">
        <w:rPr>
          <w:b/>
          <w:bCs/>
        </w:rPr>
        <w:t>RDP</w:t>
      </w:r>
      <w:r w:rsidRPr="00114D40">
        <w:rPr>
          <w:rFonts w:ascii="Times New Roman" w:hAnsi="Times New Roman" w:cs="Times New Roman"/>
        </w:rPr>
        <w:t>​</w:t>
      </w:r>
      <w:r w:rsidRPr="00114D40">
        <w:t xml:space="preserve"> 位</w:t>
      </w:r>
      <w:proofErr w:type="gramEnd"/>
      <w:r w:rsidRPr="00114D40">
        <w:t>来实现读保护</w:t>
      </w:r>
      <w:proofErr w:type="gramStart"/>
      <w:r w:rsidRPr="00114D40">
        <w:t xml:space="preserve"> 。</w:t>
      </w:r>
      <w:proofErr w:type="gramEnd"/>
    </w:p>
    <w:p w14:paraId="522485B8" w14:textId="77777777" w:rsidR="00114D40" w:rsidRPr="00114D40" w:rsidRDefault="00114D40">
      <w:pPr>
        <w:numPr>
          <w:ilvl w:val="0"/>
          <w:numId w:val="879"/>
        </w:numPr>
      </w:pPr>
      <w:r w:rsidRPr="00114D40">
        <w:rPr>
          <w:rFonts w:ascii="Times New Roman" w:hAnsi="Times New Roman" w:cs="Times New Roman"/>
        </w:rPr>
        <w:t>​</w:t>
      </w:r>
      <w:r w:rsidRPr="00114D40">
        <w:rPr>
          <w:b/>
          <w:bCs/>
        </w:rPr>
        <w:t>RDP级别</w:t>
      </w:r>
      <w:r w:rsidRPr="00114D40">
        <w:rPr>
          <w:rFonts w:ascii="Times New Roman" w:hAnsi="Times New Roman" w:cs="Times New Roman"/>
        </w:rPr>
        <w:t>​</w:t>
      </w:r>
      <w:r w:rsidRPr="00114D40">
        <w:t>：</w:t>
      </w:r>
    </w:p>
    <w:p w14:paraId="5E2AB870" w14:textId="77777777" w:rsidR="00114D40" w:rsidRPr="00114D40" w:rsidRDefault="00114D40">
      <w:pPr>
        <w:numPr>
          <w:ilvl w:val="1"/>
          <w:numId w:val="879"/>
        </w:numPr>
      </w:pPr>
      <w:r w:rsidRPr="00114D40">
        <w:rPr>
          <w:rFonts w:ascii="Times New Roman" w:hAnsi="Times New Roman" w:cs="Times New Roman"/>
        </w:rPr>
        <w:t>​</w:t>
      </w:r>
      <w:r w:rsidRPr="00114D40">
        <w:rPr>
          <w:b/>
          <w:bCs/>
        </w:rPr>
        <w:t>Level 0 (无保护)</w:t>
      </w:r>
      <w:r w:rsidRPr="00114D40">
        <w:rPr>
          <w:rFonts w:ascii="Times New Roman" w:hAnsi="Times New Roman" w:cs="Times New Roman"/>
          <w:b/>
          <w:bCs/>
        </w:rPr>
        <w:t>​</w:t>
      </w:r>
      <w:r w:rsidRPr="00114D40">
        <w:rPr>
          <w:rFonts w:ascii="Times New Roman" w:hAnsi="Times New Roman" w:cs="Times New Roman"/>
        </w:rPr>
        <w:t>​</w:t>
      </w:r>
      <w:r w:rsidRPr="00114D40">
        <w:t>：当RDP值等于特定值（如 0xAA或 0xA5，具体取决于芯片系列）时，芯片没有读保护，可以通过调试器随意读取Flash内容 。</w:t>
      </w:r>
    </w:p>
    <w:p w14:paraId="27F27D4D" w14:textId="77777777" w:rsidR="00114D40" w:rsidRPr="00114D40" w:rsidRDefault="00114D40">
      <w:pPr>
        <w:numPr>
          <w:ilvl w:val="1"/>
          <w:numId w:val="879"/>
        </w:numPr>
      </w:pPr>
      <w:r w:rsidRPr="00114D40">
        <w:rPr>
          <w:rFonts w:ascii="Times New Roman" w:hAnsi="Times New Roman" w:cs="Times New Roman"/>
        </w:rPr>
        <w:t>​</w:t>
      </w:r>
      <w:r w:rsidRPr="00114D40">
        <w:rPr>
          <w:b/>
          <w:bCs/>
        </w:rPr>
        <w:t xml:space="preserve">Level 1 </w:t>
      </w:r>
      <w:proofErr w:type="gramStart"/>
      <w:r w:rsidRPr="00114D40">
        <w:rPr>
          <w:b/>
          <w:bCs/>
        </w:rPr>
        <w:t>(使能读保护)</w:t>
      </w:r>
      <w:proofErr w:type="gramEnd"/>
      <w:r w:rsidRPr="00114D40">
        <w:rPr>
          <w:rFonts w:ascii="Times New Roman" w:hAnsi="Times New Roman" w:cs="Times New Roman"/>
          <w:b/>
          <w:bCs/>
        </w:rPr>
        <w:t>​</w:t>
      </w:r>
      <w:r w:rsidRPr="00114D40">
        <w:rPr>
          <w:rFonts w:ascii="Times New Roman" w:hAnsi="Times New Roman" w:cs="Times New Roman"/>
        </w:rPr>
        <w:t>​</w:t>
      </w:r>
      <w:r w:rsidRPr="00114D40">
        <w:t>：当RDP值被设置为不等于Level 0或Level 2的特殊值时，读保护生效。在此级别下，通过调试器（JTAG/SWD）或从RAM启动的程序将无法访问（读取）主Flash存储区的内容，但芯片正</w:t>
      </w:r>
      <w:r w:rsidRPr="00114D40">
        <w:lastRenderedPageBreak/>
        <w:t>常从Flash启动执行程序不受影响</w:t>
      </w:r>
      <w:proofErr w:type="gramStart"/>
      <w:r w:rsidRPr="00114D40">
        <w:t xml:space="preserve"> 。</w:t>
      </w:r>
      <w:proofErr w:type="gramEnd"/>
    </w:p>
    <w:p w14:paraId="1CBDB9EF" w14:textId="77777777" w:rsidR="00114D40" w:rsidRPr="00114D40" w:rsidRDefault="00114D40">
      <w:pPr>
        <w:numPr>
          <w:ilvl w:val="1"/>
          <w:numId w:val="879"/>
        </w:numPr>
      </w:pPr>
      <w:r w:rsidRPr="00114D40">
        <w:rPr>
          <w:rFonts w:ascii="Times New Roman" w:hAnsi="Times New Roman" w:cs="Times New Roman"/>
        </w:rPr>
        <w:t>​</w:t>
      </w:r>
      <w:r w:rsidRPr="00114D40">
        <w:rPr>
          <w:b/>
          <w:bCs/>
        </w:rPr>
        <w:t>Level 2 (完全保护)</w:t>
      </w:r>
      <w:r w:rsidRPr="00114D40">
        <w:rPr>
          <w:rFonts w:ascii="Times New Roman" w:hAnsi="Times New Roman" w:cs="Times New Roman"/>
          <w:b/>
          <w:bCs/>
        </w:rPr>
        <w:t>​</w:t>
      </w:r>
      <w:r w:rsidRPr="00114D40">
        <w:rPr>
          <w:rFonts w:ascii="Times New Roman" w:hAnsi="Times New Roman" w:cs="Times New Roman"/>
        </w:rPr>
        <w:t>​</w:t>
      </w:r>
      <w:r w:rsidRPr="00114D40">
        <w:t>：某些系列（如STM32F7）支持此更高级别的保护，一旦设置便</w:t>
      </w:r>
      <w:r w:rsidRPr="00114D40">
        <w:rPr>
          <w:b/>
          <w:bCs/>
        </w:rPr>
        <w:t>不可逆</w:t>
      </w:r>
      <w:r w:rsidRPr="00114D40">
        <w:t>，会永久禁用调试接口，提供最高级别的安全性 。</w:t>
      </w:r>
    </w:p>
    <w:p w14:paraId="3592B9D3" w14:textId="77777777" w:rsidR="00114D40" w:rsidRPr="00114D40" w:rsidRDefault="00114D40" w:rsidP="00152D1F">
      <w:pPr>
        <w:pStyle w:val="3"/>
      </w:pPr>
      <w:r w:rsidRPr="00114D40">
        <w:rPr>
          <w:rFonts w:ascii="Segoe UI Emoji" w:hAnsi="Segoe UI Emoji" w:cs="Segoe UI Emoji"/>
        </w:rPr>
        <w:t>📝</w:t>
      </w:r>
      <w:r w:rsidRPr="00114D40">
        <w:t xml:space="preserve"> 使用方法与标准流程 </w:t>
      </w:r>
    </w:p>
    <w:p w14:paraId="58EFAFBD" w14:textId="77777777" w:rsidR="00114D40" w:rsidRPr="00114D40" w:rsidRDefault="00114D40" w:rsidP="00114D40">
      <w:pPr>
        <w:rPr>
          <w:b/>
          <w:bCs/>
        </w:rPr>
      </w:pPr>
      <w:r w:rsidRPr="00114D40">
        <w:rPr>
          <w:b/>
          <w:bCs/>
        </w:rPr>
        <w:t xml:space="preserve">启用读保护 </w:t>
      </w:r>
    </w:p>
    <w:p w14:paraId="7E35C890" w14:textId="77777777" w:rsidR="00114D40" w:rsidRPr="00114D40" w:rsidRDefault="00114D40" w:rsidP="00114D40">
      <w:r w:rsidRPr="00114D40">
        <w:t>通常会在程序的初始化部分加入以下代码，确保芯片运行时即处于保护状态。</w:t>
      </w:r>
    </w:p>
    <w:p w14:paraId="705C3385" w14:textId="77777777" w:rsidR="00114D40" w:rsidRPr="00114D40" w:rsidRDefault="00114D40" w:rsidP="00114D40">
      <w:r w:rsidRPr="00114D40">
        <w:t>// 检查当前是否未设置读保护</w:t>
      </w:r>
    </w:p>
    <w:p w14:paraId="1C317539" w14:textId="77777777" w:rsidR="00114D40" w:rsidRPr="00114D40" w:rsidRDefault="00114D40" w:rsidP="00114D40">
      <w:r w:rsidRPr="00114D40">
        <w:t>if (</w:t>
      </w:r>
      <w:proofErr w:type="spellStart"/>
      <w:r w:rsidRPr="00114D40">
        <w:t>FLASH_</w:t>
      </w:r>
      <w:proofErr w:type="gramStart"/>
      <w:r w:rsidRPr="00114D40">
        <w:t>GetReadOutProtectionStatus</w:t>
      </w:r>
      <w:proofErr w:type="spellEnd"/>
      <w:r w:rsidRPr="00114D40">
        <w:t>() !</w:t>
      </w:r>
      <w:proofErr w:type="gramEnd"/>
      <w:r w:rsidRPr="00114D40">
        <w:t>= SET) {</w:t>
      </w:r>
    </w:p>
    <w:p w14:paraId="306AC195" w14:textId="77777777" w:rsidR="00114D40" w:rsidRPr="00114D40" w:rsidRDefault="00114D40" w:rsidP="00114D40">
      <w:r w:rsidRPr="00114D40">
        <w:t xml:space="preserve">    </w:t>
      </w:r>
      <w:proofErr w:type="spellStart"/>
      <w:r w:rsidRPr="00114D40">
        <w:t>FLASH_Unlock</w:t>
      </w:r>
      <w:proofErr w:type="spellEnd"/>
      <w:r w:rsidRPr="00114D40">
        <w:t>();           // 解锁Flash控制寄存器</w:t>
      </w:r>
    </w:p>
    <w:p w14:paraId="0A913B9C" w14:textId="77777777" w:rsidR="00114D40" w:rsidRPr="00114D40" w:rsidRDefault="00114D40" w:rsidP="00114D40">
      <w:r w:rsidRPr="00114D40">
        <w:t xml:space="preserve">    </w:t>
      </w:r>
      <w:proofErr w:type="spellStart"/>
      <w:r w:rsidRPr="00114D40">
        <w:t>FLASH_ReadOutProtection</w:t>
      </w:r>
      <w:proofErr w:type="spellEnd"/>
      <w:r w:rsidRPr="00114D40">
        <w:t>(ENABLE); // 启用读保护</w:t>
      </w:r>
    </w:p>
    <w:p w14:paraId="00A89848" w14:textId="77777777" w:rsidR="00114D40" w:rsidRPr="00114D40" w:rsidRDefault="00114D40" w:rsidP="00114D40">
      <w:r w:rsidRPr="00114D40">
        <w:t xml:space="preserve">    </w:t>
      </w:r>
      <w:proofErr w:type="spellStart"/>
      <w:r w:rsidRPr="00114D40">
        <w:t>FLASH_Lock</w:t>
      </w:r>
      <w:proofErr w:type="spellEnd"/>
      <w:r w:rsidRPr="00114D40">
        <w:t>();             // 重新上锁</w:t>
      </w:r>
    </w:p>
    <w:p w14:paraId="5EE6B601" w14:textId="77777777" w:rsidR="00114D40" w:rsidRPr="00114D40" w:rsidRDefault="00114D40" w:rsidP="00114D40">
      <w:r w:rsidRPr="00114D40">
        <w:t>}</w:t>
      </w:r>
    </w:p>
    <w:p w14:paraId="53E138E1" w14:textId="77777777" w:rsidR="00114D40" w:rsidRPr="00114D40" w:rsidRDefault="00114D40" w:rsidP="00114D40">
      <w:pPr>
        <w:rPr>
          <w:b/>
          <w:bCs/>
        </w:rPr>
      </w:pPr>
      <w:r w:rsidRPr="00114D40">
        <w:rPr>
          <w:b/>
          <w:bCs/>
        </w:rPr>
        <w:t xml:space="preserve">禁用读保护 </w:t>
      </w:r>
    </w:p>
    <w:p w14:paraId="024FDFFE" w14:textId="77777777" w:rsidR="00114D40" w:rsidRPr="00114D40" w:rsidRDefault="00114D40" w:rsidP="00114D40">
      <w:r w:rsidRPr="00114D40">
        <w:t>禁用读保护是一个高风险操作</w:t>
      </w:r>
      <w:proofErr w:type="gramStart"/>
      <w:r w:rsidRPr="00114D40">
        <w:t>，</w:t>
      </w:r>
      <w:r w:rsidRPr="00114D40">
        <w:rPr>
          <w:rFonts w:ascii="Times New Roman" w:hAnsi="Times New Roman" w:cs="Times New Roman"/>
        </w:rPr>
        <w:t>​</w:t>
      </w:r>
      <w:r w:rsidRPr="00114D40">
        <w:rPr>
          <w:b/>
          <w:bCs/>
        </w:rPr>
        <w:t>因为</w:t>
      </w:r>
      <w:proofErr w:type="gramEnd"/>
      <w:r w:rsidRPr="00114D40">
        <w:rPr>
          <w:b/>
          <w:bCs/>
        </w:rPr>
        <w:t>这会触发芯片自动擦除整个主Flash存储区的内容</w:t>
      </w:r>
      <w:r w:rsidRPr="00114D40">
        <w:rPr>
          <w:rFonts w:ascii="Times New Roman" w:hAnsi="Times New Roman" w:cs="Times New Roman"/>
        </w:rPr>
        <w:t>​</w:t>
      </w:r>
      <w:proofErr w:type="gramStart"/>
      <w:r w:rsidRPr="00114D40">
        <w:t xml:space="preserve"> 。</w:t>
      </w:r>
      <w:proofErr w:type="gramEnd"/>
    </w:p>
    <w:p w14:paraId="4D50B4FE" w14:textId="77777777" w:rsidR="00114D40" w:rsidRPr="00114D40" w:rsidRDefault="00114D40" w:rsidP="00114D40">
      <w:r w:rsidRPr="00114D40">
        <w:t>// 检查当前是否已设置读保护</w:t>
      </w:r>
    </w:p>
    <w:p w14:paraId="2C3C4413" w14:textId="77777777" w:rsidR="00114D40" w:rsidRPr="00114D40" w:rsidRDefault="00114D40" w:rsidP="00114D40">
      <w:r w:rsidRPr="00114D40">
        <w:t>if (</w:t>
      </w:r>
      <w:proofErr w:type="spellStart"/>
      <w:r w:rsidRPr="00114D40">
        <w:t>FLASH_</w:t>
      </w:r>
      <w:proofErr w:type="gramStart"/>
      <w:r w:rsidRPr="00114D40">
        <w:t>GetReadOutProtectionStatus</w:t>
      </w:r>
      <w:proofErr w:type="spellEnd"/>
      <w:r w:rsidRPr="00114D40">
        <w:t>(</w:t>
      </w:r>
      <w:proofErr w:type="gramEnd"/>
      <w:r w:rsidRPr="00114D40">
        <w:t>) == SET) {</w:t>
      </w:r>
    </w:p>
    <w:p w14:paraId="1F0C688B" w14:textId="77777777" w:rsidR="00114D40" w:rsidRPr="00114D40" w:rsidRDefault="00114D40" w:rsidP="00114D40">
      <w:r w:rsidRPr="00114D40">
        <w:t xml:space="preserve">    </w:t>
      </w:r>
      <w:proofErr w:type="spellStart"/>
      <w:r w:rsidRPr="00114D40">
        <w:t>FLASH_Unlock</w:t>
      </w:r>
      <w:proofErr w:type="spellEnd"/>
      <w:r w:rsidRPr="00114D40">
        <w:t>();            // 解锁Flash控制寄存器</w:t>
      </w:r>
    </w:p>
    <w:p w14:paraId="3A135598" w14:textId="77777777" w:rsidR="00114D40" w:rsidRPr="00114D40" w:rsidRDefault="00114D40" w:rsidP="00114D40">
      <w:r w:rsidRPr="00114D40">
        <w:t xml:space="preserve">    </w:t>
      </w:r>
      <w:proofErr w:type="spellStart"/>
      <w:r w:rsidRPr="00114D40">
        <w:t>FLASH_ReadOutProtection</w:t>
      </w:r>
      <w:proofErr w:type="spellEnd"/>
      <w:proofErr w:type="gramStart"/>
      <w:r w:rsidRPr="00114D40">
        <w:t>(DISABLE); // 禁用</w:t>
      </w:r>
      <w:proofErr w:type="gramEnd"/>
      <w:r w:rsidRPr="00114D40">
        <w:t>读保护（将导致Flash被全片擦除）</w:t>
      </w:r>
    </w:p>
    <w:p w14:paraId="12C76B6F" w14:textId="77777777" w:rsidR="00114D40" w:rsidRPr="00114D40" w:rsidRDefault="00114D40" w:rsidP="00114D40">
      <w:r w:rsidRPr="00114D40">
        <w:t xml:space="preserve">    </w:t>
      </w:r>
      <w:proofErr w:type="spellStart"/>
      <w:r w:rsidRPr="00114D40">
        <w:t>FLASH_Lock</w:t>
      </w:r>
      <w:proofErr w:type="spellEnd"/>
      <w:r w:rsidRPr="00114D40">
        <w:t>();              // 重新上锁</w:t>
      </w:r>
    </w:p>
    <w:p w14:paraId="0771322E" w14:textId="77777777" w:rsidR="00114D40" w:rsidRPr="00114D40" w:rsidRDefault="00114D40" w:rsidP="00114D40">
      <w:r w:rsidRPr="00114D40">
        <w:t>}</w:t>
      </w:r>
    </w:p>
    <w:p w14:paraId="1C9ED2AC" w14:textId="77777777" w:rsidR="00114D40" w:rsidRPr="00114D40" w:rsidRDefault="00114D40" w:rsidP="00114D40">
      <w:r w:rsidRPr="00114D40">
        <w:rPr>
          <w:rFonts w:ascii="Times New Roman" w:hAnsi="Times New Roman" w:cs="Times New Roman"/>
        </w:rPr>
        <w:t>​</w:t>
      </w:r>
      <w:r w:rsidRPr="00114D40">
        <w:rPr>
          <w:b/>
          <w:bCs/>
        </w:rPr>
        <w:t>重要</w:t>
      </w:r>
      <w:proofErr w:type="gramStart"/>
      <w:r w:rsidRPr="00114D40">
        <w:rPr>
          <w:b/>
          <w:bCs/>
        </w:rPr>
        <w:t>提示</w:t>
      </w:r>
      <w:r w:rsidRPr="00114D40">
        <w:rPr>
          <w:rFonts w:ascii="Times New Roman" w:hAnsi="Times New Roman" w:cs="Times New Roman"/>
        </w:rPr>
        <w:t>​</w:t>
      </w:r>
      <w:r w:rsidRPr="00114D40">
        <w:t>：</w:t>
      </w:r>
      <w:proofErr w:type="gramEnd"/>
      <w:r w:rsidRPr="00114D40">
        <w:t>解除读保护后，必须给芯片</w:t>
      </w:r>
      <w:r w:rsidRPr="00114D40">
        <w:rPr>
          <w:b/>
          <w:bCs/>
        </w:rPr>
        <w:t>重新上电</w:t>
      </w:r>
      <w:proofErr w:type="gramStart"/>
      <w:r w:rsidRPr="00114D40">
        <w:rPr>
          <w:b/>
          <w:bCs/>
        </w:rPr>
        <w:t>复位</w:t>
      </w:r>
      <w:r w:rsidRPr="00114D40">
        <w:rPr>
          <w:rFonts w:ascii="Times New Roman" w:hAnsi="Times New Roman" w:cs="Times New Roman"/>
        </w:rPr>
        <w:t>​</w:t>
      </w:r>
      <w:r w:rsidRPr="00114D40">
        <w:t>（</w:t>
      </w:r>
      <w:proofErr w:type="gramEnd"/>
      <w:r w:rsidRPr="00114D40">
        <w:t>而不仅仅是按复位键），新的配置（无保护状态）才会生效</w:t>
      </w:r>
      <w:proofErr w:type="gramStart"/>
      <w:r w:rsidRPr="00114D40">
        <w:t xml:space="preserve"> 。</w:t>
      </w:r>
      <w:proofErr w:type="gramEnd"/>
    </w:p>
    <w:p w14:paraId="1404E0A9" w14:textId="77777777" w:rsidR="00114D40" w:rsidRPr="00114D40" w:rsidRDefault="00114D40" w:rsidP="00152D1F">
      <w:pPr>
        <w:pStyle w:val="3"/>
      </w:pPr>
      <w:r w:rsidRPr="00114D40">
        <w:rPr>
          <w:rFonts w:ascii="Segoe UI Emoji" w:hAnsi="Segoe UI Emoji" w:cs="Segoe UI Emoji"/>
        </w:rPr>
        <w:t>⚠️</w:t>
      </w:r>
      <w:r w:rsidRPr="00114D40">
        <w:t xml:space="preserve"> 重要注意事项 </w:t>
      </w:r>
    </w:p>
    <w:p w14:paraId="1A2B7483" w14:textId="77777777" w:rsidR="00114D40" w:rsidRPr="00114D40" w:rsidRDefault="00114D40">
      <w:pPr>
        <w:numPr>
          <w:ilvl w:val="0"/>
          <w:numId w:val="880"/>
        </w:numPr>
      </w:pPr>
      <w:r w:rsidRPr="00114D40">
        <w:rPr>
          <w:rFonts w:ascii="Times New Roman" w:hAnsi="Times New Roman" w:cs="Times New Roman"/>
        </w:rPr>
        <w:t>​</w:t>
      </w:r>
      <w:r w:rsidRPr="00114D40">
        <w:rPr>
          <w:b/>
          <w:bCs/>
        </w:rPr>
        <w:t>谨慎启用保护</w:t>
      </w:r>
      <w:r w:rsidRPr="00114D40">
        <w:rPr>
          <w:rFonts w:ascii="Times New Roman" w:hAnsi="Times New Roman" w:cs="Times New Roman"/>
        </w:rPr>
        <w:t>​</w:t>
      </w:r>
      <w:r w:rsidRPr="00114D40">
        <w:t>：一旦启用了读保护（尤其是Level 2），如果没有在程序中预留解除保护的接口（如通过特定按键或串口命令），可能会导致无法再通过正常方式更新程序 。</w:t>
      </w:r>
    </w:p>
    <w:p w14:paraId="10217326" w14:textId="77777777" w:rsidR="00114D40" w:rsidRPr="00114D40" w:rsidRDefault="00114D40">
      <w:pPr>
        <w:numPr>
          <w:ilvl w:val="0"/>
          <w:numId w:val="880"/>
        </w:numPr>
      </w:pPr>
      <w:r w:rsidRPr="00114D40">
        <w:rPr>
          <w:rFonts w:ascii="Times New Roman" w:hAnsi="Times New Roman" w:cs="Times New Roman"/>
        </w:rPr>
        <w:lastRenderedPageBreak/>
        <w:t>​</w:t>
      </w:r>
      <w:r w:rsidRPr="00114D40">
        <w:rPr>
          <w:b/>
          <w:bCs/>
        </w:rPr>
        <w:t>解除保护即擦除</w:t>
      </w:r>
      <w:r w:rsidRPr="00114D40">
        <w:rPr>
          <w:rFonts w:ascii="Times New Roman" w:hAnsi="Times New Roman" w:cs="Times New Roman"/>
        </w:rPr>
        <w:t>​</w:t>
      </w:r>
      <w:r w:rsidRPr="00114D40">
        <w:t>：解除读保护（从Level 1降至Level 0）时，芯片会自动擦除整个主Flash，包括你当前的程序。因此，如果你在Flash中运行这段解除保护的代码，代码在成功执行后自身也会被擦除 。</w:t>
      </w:r>
    </w:p>
    <w:p w14:paraId="6E4B3D10" w14:textId="77777777" w:rsidR="00114D40" w:rsidRPr="00114D40" w:rsidRDefault="00114D40">
      <w:pPr>
        <w:numPr>
          <w:ilvl w:val="0"/>
          <w:numId w:val="880"/>
        </w:numPr>
      </w:pPr>
      <w:r w:rsidRPr="00114D40">
        <w:rPr>
          <w:rFonts w:ascii="Times New Roman" w:hAnsi="Times New Roman" w:cs="Times New Roman"/>
        </w:rPr>
        <w:t>​</w:t>
      </w:r>
      <w:r w:rsidRPr="00114D40">
        <w:rPr>
          <w:b/>
          <w:bCs/>
        </w:rPr>
        <w:t>使用HAL库的</w:t>
      </w:r>
      <w:proofErr w:type="gramStart"/>
      <w:r w:rsidRPr="00114D40">
        <w:rPr>
          <w:b/>
          <w:bCs/>
        </w:rPr>
        <w:t>差异</w:t>
      </w:r>
      <w:r w:rsidRPr="00114D40">
        <w:rPr>
          <w:rFonts w:ascii="Times New Roman" w:hAnsi="Times New Roman" w:cs="Times New Roman"/>
        </w:rPr>
        <w:t>​</w:t>
      </w:r>
      <w:r w:rsidRPr="00114D40">
        <w:t>：</w:t>
      </w:r>
      <w:proofErr w:type="gramEnd"/>
      <w:r w:rsidRPr="00114D40">
        <w:t xml:space="preserve">对于使用HAL库的芯片（如STM32F7系列），设置读保护的过程略有不同，涉及选项字节结构体的配置和 </w:t>
      </w:r>
      <w:proofErr w:type="spellStart"/>
      <w:r w:rsidRPr="00114D40">
        <w:t>HAL_FLASH_OB_Launch</w:t>
      </w:r>
      <w:proofErr w:type="spellEnd"/>
      <w:r w:rsidRPr="00114D40">
        <w:t>()函数的调用来使设置生效</w:t>
      </w:r>
      <w:proofErr w:type="gramStart"/>
      <w:r w:rsidRPr="00114D40">
        <w:t xml:space="preserve"> 。</w:t>
      </w:r>
      <w:proofErr w:type="gramEnd"/>
    </w:p>
    <w:p w14:paraId="57727ADC" w14:textId="77777777" w:rsidR="00114D40" w:rsidRPr="00114D40" w:rsidRDefault="00114D40">
      <w:pPr>
        <w:numPr>
          <w:ilvl w:val="0"/>
          <w:numId w:val="880"/>
        </w:numPr>
      </w:pPr>
      <w:r w:rsidRPr="00114D40">
        <w:rPr>
          <w:rFonts w:ascii="Times New Roman" w:hAnsi="Times New Roman" w:cs="Times New Roman"/>
        </w:rPr>
        <w:t>​</w:t>
      </w:r>
      <w:r w:rsidRPr="00114D40">
        <w:rPr>
          <w:b/>
          <w:bCs/>
        </w:rPr>
        <w:t>编译前置条件</w:t>
      </w:r>
      <w:r w:rsidRPr="00114D40">
        <w:rPr>
          <w:rFonts w:ascii="Times New Roman" w:hAnsi="Times New Roman" w:cs="Times New Roman"/>
        </w:rPr>
        <w:t>​</w:t>
      </w:r>
      <w:r w:rsidRPr="00114D40">
        <w:t>：在使用标准外设库时，通常需要在包含 stm32f10x_flash.h头文件之前定义 _FLASH_PROG宏，否则编译可能会报错 。</w:t>
      </w:r>
    </w:p>
    <w:p w14:paraId="5DE02110" w14:textId="77777777" w:rsidR="00114D40" w:rsidRPr="00114D40" w:rsidRDefault="00114D40" w:rsidP="00152D1F">
      <w:pPr>
        <w:pStyle w:val="3"/>
      </w:pPr>
      <w:r w:rsidRPr="00114D40">
        <w:rPr>
          <w:rFonts w:ascii="Segoe UI Emoji" w:hAnsi="Segoe UI Emoji" w:cs="Segoe UI Emoji"/>
        </w:rPr>
        <w:t>💎</w:t>
      </w:r>
      <w:r w:rsidRPr="00114D40">
        <w:t xml:space="preserve"> 总结 </w:t>
      </w:r>
    </w:p>
    <w:p w14:paraId="7A61462A" w14:textId="77777777" w:rsidR="00114D40" w:rsidRPr="00114D40" w:rsidRDefault="00114D40" w:rsidP="00114D40">
      <w:proofErr w:type="spellStart"/>
      <w:r w:rsidRPr="00114D40">
        <w:t>FLASH_ReadOutProtection</w:t>
      </w:r>
      <w:proofErr w:type="spellEnd"/>
      <w:r w:rsidRPr="00114D40">
        <w:t>函数是保护STM32应用程序知识产权的第一道防线。正确使用它，并充分理解其带来的影响（特别是解除保护会擦除整个Flash），对于产品安全至关重要。</w:t>
      </w:r>
    </w:p>
    <w:p w14:paraId="00CDB3EB" w14:textId="77777777" w:rsidR="00114D40" w:rsidRPr="00114D40" w:rsidRDefault="00114D40" w:rsidP="00114D40">
      <w:r w:rsidRPr="00114D40">
        <w:t>希望这些信息能帮助你更好地理解和使用这个函数。如果你对Flash的写保护（</w:t>
      </w:r>
      <w:proofErr w:type="spellStart"/>
      <w:r w:rsidRPr="00114D40">
        <w:t>FLASH_EnableWriteProtection</w:t>
      </w:r>
      <w:proofErr w:type="spellEnd"/>
      <w:r w:rsidRPr="00114D40">
        <w:t>）或其他操作有疑问，我很乐意继续探讨。</w:t>
      </w:r>
    </w:p>
    <w:p w14:paraId="0E5BCB3E" w14:textId="77777777" w:rsidR="00B82EF5" w:rsidRPr="00B82EF5" w:rsidRDefault="00B82EF5" w:rsidP="00B82EF5"/>
    <w:p w14:paraId="4F032789" w14:textId="38939192" w:rsidR="00343098" w:rsidRDefault="00343098" w:rsidP="001D11AC">
      <w:pPr>
        <w:pStyle w:val="2"/>
      </w:pPr>
      <w:proofErr w:type="spellStart"/>
      <w:r w:rsidRPr="00343098">
        <w:t>FLASH_UserOptionByteConfig</w:t>
      </w:r>
      <w:proofErr w:type="spellEnd"/>
      <w:r w:rsidRPr="00343098">
        <w:t>(</w:t>
      </w:r>
      <w:r>
        <w:rPr>
          <w:rFonts w:hint="eastAsia"/>
        </w:rPr>
        <w:t>)</w:t>
      </w:r>
      <w:r w:rsidR="0089733C">
        <w:br/>
      </w:r>
      <w:r w:rsidR="0089733C" w:rsidRPr="00D62921">
        <w:t>配置STM32微控制器中的用户选项字节</w:t>
      </w:r>
    </w:p>
    <w:p w14:paraId="0DEB97DB" w14:textId="77777777" w:rsidR="00D62921" w:rsidRPr="00D62921" w:rsidRDefault="00D62921" w:rsidP="00D62921">
      <w:proofErr w:type="spellStart"/>
      <w:r w:rsidRPr="00D62921">
        <w:t>FLASH_UserOptionByteConfig</w:t>
      </w:r>
      <w:proofErr w:type="spellEnd"/>
      <w:r w:rsidRPr="00D62921">
        <w:t xml:space="preserve"> 函数用于配置STM32微控制器中的用户选项字节，这些字节控制着芯片的一些重要硬件行为。以下是关于此函数的详细讲解。</w:t>
      </w:r>
    </w:p>
    <w:p w14:paraId="222D5CF7" w14:textId="77777777" w:rsidR="00D62921" w:rsidRPr="00D62921" w:rsidRDefault="00D62921" w:rsidP="003F4C96">
      <w:pPr>
        <w:pStyle w:val="3"/>
      </w:pPr>
      <w:r w:rsidRPr="00D62921">
        <w:rPr>
          <w:rFonts w:ascii="Segoe UI Emoji" w:hAnsi="Segoe UI Emoji" w:cs="Segoe UI Emoji"/>
        </w:rPr>
        <w:t>🔧</w:t>
      </w:r>
      <w:r w:rsidRPr="00D62921">
        <w:t xml:space="preserve"> 函数原型 </w:t>
      </w:r>
    </w:p>
    <w:p w14:paraId="4154303E" w14:textId="77777777" w:rsidR="00D62921" w:rsidRPr="00D62921" w:rsidRDefault="00D62921" w:rsidP="00D62921">
      <w:proofErr w:type="spellStart"/>
      <w:r w:rsidRPr="00D62921">
        <w:t>FLASH_Status</w:t>
      </w:r>
      <w:proofErr w:type="spellEnd"/>
      <w:r w:rsidRPr="00D62921">
        <w:t xml:space="preserve"> </w:t>
      </w:r>
      <w:proofErr w:type="spellStart"/>
      <w:r w:rsidRPr="00D62921">
        <w:t>FLASH_</w:t>
      </w:r>
      <w:proofErr w:type="gramStart"/>
      <w:r w:rsidRPr="00D62921">
        <w:t>UserOptionByteConfig</w:t>
      </w:r>
      <w:proofErr w:type="spellEnd"/>
      <w:r w:rsidRPr="00D62921">
        <w:t>(</w:t>
      </w:r>
      <w:proofErr w:type="gramEnd"/>
      <w:r w:rsidRPr="00D62921">
        <w:t>uint16_t OB_IWDG, uint16_t OB_STOP, uint16_t OB_STDBY);</w:t>
      </w:r>
    </w:p>
    <w:p w14:paraId="55CBA36C" w14:textId="77777777" w:rsidR="00D62921" w:rsidRPr="00D62921" w:rsidRDefault="00D62921" w:rsidP="003F4C96">
      <w:pPr>
        <w:pStyle w:val="3"/>
      </w:pPr>
      <w:r w:rsidRPr="00D62921">
        <w:rPr>
          <w:rFonts w:ascii="Segoe UI Emoji" w:hAnsi="Segoe UI Emoji" w:cs="Segoe UI Emoji"/>
        </w:rPr>
        <w:t>📖</w:t>
      </w:r>
      <w:r w:rsidRPr="00D62921">
        <w:t xml:space="preserve"> 参数说明 </w:t>
      </w:r>
    </w:p>
    <w:p w14:paraId="00494B77" w14:textId="77777777" w:rsidR="00D62921" w:rsidRPr="00D62921" w:rsidRDefault="00D62921">
      <w:pPr>
        <w:numPr>
          <w:ilvl w:val="0"/>
          <w:numId w:val="881"/>
        </w:numPr>
      </w:pPr>
      <w:r w:rsidRPr="00D62921">
        <w:rPr>
          <w:rFonts w:ascii="Times New Roman" w:hAnsi="Times New Roman" w:cs="Times New Roman"/>
        </w:rPr>
        <w:t>​</w:t>
      </w:r>
      <w:r w:rsidRPr="00D62921">
        <w:rPr>
          <w:b/>
          <w:bCs/>
        </w:rPr>
        <w:t>OB_IWDG</w:t>
      </w:r>
      <w:r w:rsidRPr="00D62921">
        <w:rPr>
          <w:rFonts w:ascii="Times New Roman" w:hAnsi="Times New Roman" w:cs="Times New Roman"/>
        </w:rPr>
        <w:t>​</w:t>
      </w:r>
      <w:r w:rsidRPr="00D62921">
        <w:t>：配置独立看门狗。此参数决定系统复位后独立看门狗的工作状态，例如是由硬件自动启动还是由软件控制。</w:t>
      </w:r>
    </w:p>
    <w:p w14:paraId="16E0D6EB" w14:textId="77777777" w:rsidR="00D62921" w:rsidRPr="00D62921" w:rsidRDefault="00D62921">
      <w:pPr>
        <w:numPr>
          <w:ilvl w:val="0"/>
          <w:numId w:val="881"/>
        </w:numPr>
      </w:pPr>
      <w:r w:rsidRPr="00D62921">
        <w:rPr>
          <w:rFonts w:ascii="Times New Roman" w:hAnsi="Times New Roman" w:cs="Times New Roman"/>
        </w:rPr>
        <w:t>​</w:t>
      </w:r>
      <w:r w:rsidRPr="00D62921">
        <w:rPr>
          <w:b/>
          <w:bCs/>
        </w:rPr>
        <w:t>OB_STOP</w:t>
      </w:r>
      <w:r w:rsidRPr="00D62921">
        <w:rPr>
          <w:rFonts w:ascii="Times New Roman" w:hAnsi="Times New Roman" w:cs="Times New Roman"/>
        </w:rPr>
        <w:t>​</w:t>
      </w:r>
      <w:r w:rsidRPr="00D62921">
        <w:t>：配置在</w:t>
      </w:r>
      <w:r w:rsidRPr="00D62921">
        <w:rPr>
          <w:b/>
          <w:bCs/>
        </w:rPr>
        <w:t>STOP</w:t>
      </w:r>
      <w:r w:rsidRPr="00D62921">
        <w:t>低功耗模式下的复位行为。它决定当芯片从STOP模式被唤醒时，是产生一次复位还是继续执行程序。</w:t>
      </w:r>
    </w:p>
    <w:p w14:paraId="4AA1C22C" w14:textId="77777777" w:rsidR="00D62921" w:rsidRPr="00D62921" w:rsidRDefault="00D62921">
      <w:pPr>
        <w:numPr>
          <w:ilvl w:val="0"/>
          <w:numId w:val="881"/>
        </w:numPr>
      </w:pPr>
      <w:r w:rsidRPr="00D62921">
        <w:rPr>
          <w:rFonts w:ascii="Times New Roman" w:hAnsi="Times New Roman" w:cs="Times New Roman"/>
        </w:rPr>
        <w:t>​</w:t>
      </w:r>
      <w:r w:rsidRPr="00D62921">
        <w:rPr>
          <w:b/>
          <w:bCs/>
        </w:rPr>
        <w:t>OB_STDBY</w:t>
      </w:r>
      <w:r w:rsidRPr="00D62921">
        <w:rPr>
          <w:rFonts w:ascii="Times New Roman" w:hAnsi="Times New Roman" w:cs="Times New Roman"/>
        </w:rPr>
        <w:t>​</w:t>
      </w:r>
      <w:r w:rsidRPr="00D62921">
        <w:t>：配置在</w:t>
      </w:r>
      <w:r w:rsidRPr="00D62921">
        <w:rPr>
          <w:b/>
          <w:bCs/>
        </w:rPr>
        <w:t>STANDBY</w:t>
      </w:r>
      <w:r w:rsidRPr="00D62921">
        <w:t>低功耗模式下的复位行为。与OB_STOP类似，它决定从STANDBY模式唤醒时是否产生复位。</w:t>
      </w:r>
    </w:p>
    <w:p w14:paraId="3AA30129" w14:textId="77777777" w:rsidR="00D62921" w:rsidRPr="00D62921" w:rsidRDefault="00D62921" w:rsidP="00D62921">
      <w:r w:rsidRPr="00D62921">
        <w:lastRenderedPageBreak/>
        <w:t>这些参数通常使用标准外设库中预定义的宏来赋值，例如 OB_IWDG_SW（软件看门狗）、</w:t>
      </w:r>
      <w:proofErr w:type="spellStart"/>
      <w:r w:rsidRPr="00D62921">
        <w:t>OB_STOP_NoRST</w:t>
      </w:r>
      <w:proofErr w:type="spellEnd"/>
      <w:r w:rsidRPr="00D62921">
        <w:t>（停止模式唤醒不复位）等</w:t>
      </w:r>
      <w:proofErr w:type="gramStart"/>
      <w:r w:rsidRPr="00D62921">
        <w:t xml:space="preserve"> 。</w:t>
      </w:r>
      <w:proofErr w:type="gramEnd"/>
    </w:p>
    <w:p w14:paraId="1A705285" w14:textId="77777777" w:rsidR="00D62921" w:rsidRPr="00D62921" w:rsidRDefault="00D62921" w:rsidP="003F4C96">
      <w:pPr>
        <w:pStyle w:val="3"/>
      </w:pPr>
      <w:r w:rsidRPr="00D62921">
        <w:rPr>
          <w:rFonts w:ascii="Segoe UI Emoji" w:hAnsi="Segoe UI Emoji" w:cs="Segoe UI Emoji"/>
        </w:rPr>
        <w:t>⚙️</w:t>
      </w:r>
      <w:r w:rsidRPr="00D62921">
        <w:t xml:space="preserve"> 工作原理：选项字节 </w:t>
      </w:r>
    </w:p>
    <w:p w14:paraId="621A7CE0" w14:textId="77777777" w:rsidR="00D62921" w:rsidRPr="00D62921" w:rsidRDefault="00D62921" w:rsidP="00D62921">
      <w:r w:rsidRPr="00D62921">
        <w:t>选项字节是STM32内部FLASH中一段特殊的存储区域，用于配置芯片的底层硬件功能，其内容在掉电后不会丢失。</w:t>
      </w:r>
      <w:proofErr w:type="spellStart"/>
      <w:r w:rsidRPr="00D62921">
        <w:t>FLASH_UserOptionByteConfig</w:t>
      </w:r>
      <w:proofErr w:type="spellEnd"/>
      <w:r w:rsidRPr="00D62921">
        <w:t>函数操作的是选项字节中的用户配置部分 。</w:t>
      </w:r>
    </w:p>
    <w:p w14:paraId="2D357EEF" w14:textId="77777777" w:rsidR="00D62921" w:rsidRPr="00D62921" w:rsidRDefault="00D62921" w:rsidP="00D62921">
      <w:r w:rsidRPr="00D62921">
        <w:t>选项字节的一个关键特性是</w:t>
      </w:r>
      <w:r w:rsidRPr="00D62921">
        <w:rPr>
          <w:b/>
          <w:bCs/>
        </w:rPr>
        <w:t>每个配置项都伴随一个互补项</w:t>
      </w:r>
      <w:r w:rsidRPr="00D62921">
        <w:t>。例如，当你向 USER字节写入一个值（如 0x5A）时，STM32的硬件会自动计算其反码（0xA5）并写入对应的互补字节（</w:t>
      </w:r>
      <w:proofErr w:type="spellStart"/>
      <w:r w:rsidRPr="00D62921">
        <w:t>nUSER</w:t>
      </w:r>
      <w:proofErr w:type="spellEnd"/>
      <w:r w:rsidRPr="00D62921">
        <w:t>）。这种机制用于在芯片上电时校验选项字节数据的正确性 。</w:t>
      </w:r>
    </w:p>
    <w:p w14:paraId="78535D54" w14:textId="77777777" w:rsidR="00D62921" w:rsidRPr="00D62921" w:rsidRDefault="00D62921" w:rsidP="003F4C96">
      <w:pPr>
        <w:pStyle w:val="3"/>
      </w:pPr>
      <w:r w:rsidRPr="00D62921">
        <w:rPr>
          <w:rFonts w:ascii="Segoe UI Emoji" w:hAnsi="Segoe UI Emoji" w:cs="Segoe UI Emoji"/>
        </w:rPr>
        <w:t>📝</w:t>
      </w:r>
      <w:r w:rsidRPr="00D62921">
        <w:t xml:space="preserve"> 标准配置流程 </w:t>
      </w:r>
    </w:p>
    <w:p w14:paraId="31305CCC" w14:textId="77777777" w:rsidR="00D62921" w:rsidRPr="00D62921" w:rsidRDefault="00D62921" w:rsidP="00D62921">
      <w:r w:rsidRPr="00D62921">
        <w:t>配置选项字节需要遵循一个严格的流程，因为该区域默认处于写保护状态 。</w:t>
      </w:r>
    </w:p>
    <w:p w14:paraId="2764CC90" w14:textId="77777777" w:rsidR="00D62921" w:rsidRPr="00D62921" w:rsidRDefault="00D62921">
      <w:pPr>
        <w:numPr>
          <w:ilvl w:val="0"/>
          <w:numId w:val="882"/>
        </w:numPr>
      </w:pPr>
      <w:r w:rsidRPr="00D62921">
        <w:rPr>
          <w:rFonts w:ascii="Times New Roman" w:hAnsi="Times New Roman" w:cs="Times New Roman"/>
        </w:rPr>
        <w:t>​</w:t>
      </w:r>
      <w:r w:rsidRPr="00D62921">
        <w:rPr>
          <w:b/>
          <w:bCs/>
        </w:rPr>
        <w:t>解锁主FLASH控制</w:t>
      </w:r>
      <w:proofErr w:type="gramStart"/>
      <w:r w:rsidRPr="00D62921">
        <w:rPr>
          <w:b/>
          <w:bCs/>
        </w:rPr>
        <w:t>寄存器</w:t>
      </w:r>
      <w:r w:rsidRPr="00D62921">
        <w:rPr>
          <w:rFonts w:ascii="Times New Roman" w:hAnsi="Times New Roman" w:cs="Times New Roman"/>
        </w:rPr>
        <w:t>​</w:t>
      </w:r>
      <w:r w:rsidRPr="00D62921">
        <w:t>：</w:t>
      </w:r>
      <w:proofErr w:type="gramEnd"/>
      <w:r w:rsidRPr="00D62921">
        <w:t xml:space="preserve">通过调用 </w:t>
      </w:r>
      <w:proofErr w:type="spellStart"/>
      <w:r w:rsidRPr="00D62921">
        <w:t>FLASH_Unlock</w:t>
      </w:r>
      <w:proofErr w:type="spellEnd"/>
      <w:r w:rsidRPr="00D62921">
        <w:t>()函数，向 FLASH_KEYR寄存器依次写入正确的密钥（KEY1 = 0x45670123</w:t>
      </w:r>
      <w:proofErr w:type="gramStart"/>
      <w:r w:rsidRPr="00D62921">
        <w:t xml:space="preserve">, KEY2 </w:t>
      </w:r>
      <w:proofErr w:type="gramEnd"/>
      <w:r w:rsidRPr="00D62921">
        <w:t>= 0xCDEF89AB）。</w:t>
      </w:r>
    </w:p>
    <w:p w14:paraId="61086A9B" w14:textId="77777777" w:rsidR="00D62921" w:rsidRPr="00D62921" w:rsidRDefault="00D62921">
      <w:pPr>
        <w:numPr>
          <w:ilvl w:val="0"/>
          <w:numId w:val="882"/>
        </w:numPr>
      </w:pPr>
      <w:r w:rsidRPr="00D62921">
        <w:rPr>
          <w:rFonts w:ascii="Times New Roman" w:hAnsi="Times New Roman" w:cs="Times New Roman"/>
        </w:rPr>
        <w:t>​</w:t>
      </w:r>
      <w:r w:rsidRPr="00D62921">
        <w:rPr>
          <w:b/>
          <w:bCs/>
        </w:rPr>
        <w:t>解锁选项字节</w:t>
      </w:r>
      <w:r w:rsidRPr="00D62921">
        <w:rPr>
          <w:rFonts w:ascii="Times New Roman" w:hAnsi="Times New Roman" w:cs="Times New Roman"/>
        </w:rPr>
        <w:t>​</w:t>
      </w:r>
      <w:r w:rsidRPr="00D62921">
        <w:t>：选项字节有自己独立的锁。需要向 FLASH_OPTKEYR寄存器依次写入相同的密钥（KEY1和 KEY2）进行解锁 。</w:t>
      </w:r>
    </w:p>
    <w:p w14:paraId="1AEEA24A" w14:textId="77777777" w:rsidR="00D62921" w:rsidRPr="00D62921" w:rsidRDefault="00D62921">
      <w:pPr>
        <w:numPr>
          <w:ilvl w:val="0"/>
          <w:numId w:val="882"/>
        </w:numPr>
      </w:pPr>
      <w:r w:rsidRPr="00D62921">
        <w:rPr>
          <w:rFonts w:ascii="Times New Roman" w:hAnsi="Times New Roman" w:cs="Times New Roman"/>
        </w:rPr>
        <w:t>​</w:t>
      </w:r>
      <w:r w:rsidRPr="00D62921">
        <w:rPr>
          <w:rFonts w:ascii="Times New Roman" w:hAnsi="Times New Roman" w:cs="Times New Roman"/>
          <w:b/>
          <w:bCs/>
        </w:rPr>
        <w:t>​</w:t>
      </w:r>
      <w:r w:rsidRPr="00D62921">
        <w:rPr>
          <w:b/>
          <w:bCs/>
        </w:rPr>
        <w:t>（可选但建议）擦除选项字节</w:t>
      </w:r>
      <w:r w:rsidRPr="00D62921">
        <w:rPr>
          <w:rFonts w:ascii="Times New Roman" w:hAnsi="Times New Roman" w:cs="Times New Roman"/>
        </w:rPr>
        <w:t>​</w:t>
      </w:r>
      <w:r w:rsidRPr="00D62921">
        <w:t xml:space="preserve">：在写入新配置前，最好先调用 </w:t>
      </w:r>
      <w:proofErr w:type="spellStart"/>
      <w:r w:rsidRPr="00D62921">
        <w:t>FLASH_EraseOptionBytes</w:t>
      </w:r>
      <w:proofErr w:type="spellEnd"/>
      <w:r w:rsidRPr="00D62921">
        <w:t>()函数擦除选项字节，以确保写入成功 。</w:t>
      </w:r>
    </w:p>
    <w:p w14:paraId="4FD4AC86" w14:textId="77777777" w:rsidR="00D62921" w:rsidRPr="00D62921" w:rsidRDefault="00D62921">
      <w:pPr>
        <w:numPr>
          <w:ilvl w:val="0"/>
          <w:numId w:val="882"/>
        </w:numPr>
      </w:pPr>
      <w:r w:rsidRPr="00D62921">
        <w:rPr>
          <w:rFonts w:ascii="Times New Roman" w:hAnsi="Times New Roman" w:cs="Times New Roman"/>
        </w:rPr>
        <w:t>​</w:t>
      </w:r>
      <w:r w:rsidRPr="00D62921">
        <w:rPr>
          <w:b/>
          <w:bCs/>
        </w:rPr>
        <w:t>配置用户选项字节</w:t>
      </w:r>
      <w:r w:rsidRPr="00D62921">
        <w:rPr>
          <w:rFonts w:ascii="Times New Roman" w:hAnsi="Times New Roman" w:cs="Times New Roman"/>
        </w:rPr>
        <w:t>​</w:t>
      </w:r>
      <w:r w:rsidRPr="00D62921">
        <w:t xml:space="preserve">：调用 </w:t>
      </w:r>
      <w:proofErr w:type="spellStart"/>
      <w:r w:rsidRPr="00D62921">
        <w:t>FLASH_UserOptionByteConfig</w:t>
      </w:r>
      <w:proofErr w:type="spellEnd"/>
      <w:r w:rsidRPr="00D62921">
        <w:t>(OB_IWDG, OB_STOP, OB_STDBY)函数写入新的配置。</w:t>
      </w:r>
    </w:p>
    <w:p w14:paraId="2CEB8100" w14:textId="77777777" w:rsidR="00D62921" w:rsidRPr="00D62921" w:rsidRDefault="00D62921">
      <w:pPr>
        <w:numPr>
          <w:ilvl w:val="0"/>
          <w:numId w:val="882"/>
        </w:numPr>
      </w:pPr>
      <w:r w:rsidRPr="00D62921">
        <w:rPr>
          <w:rFonts w:ascii="Times New Roman" w:hAnsi="Times New Roman" w:cs="Times New Roman"/>
        </w:rPr>
        <w:t>​</w:t>
      </w:r>
      <w:r w:rsidRPr="00D62921">
        <w:rPr>
          <w:b/>
          <w:bCs/>
        </w:rPr>
        <w:t>检查操作状态</w:t>
      </w:r>
      <w:r w:rsidRPr="00D62921">
        <w:rPr>
          <w:rFonts w:ascii="Times New Roman" w:hAnsi="Times New Roman" w:cs="Times New Roman"/>
        </w:rPr>
        <w:t>​</w:t>
      </w:r>
      <w:r w:rsidRPr="00D62921">
        <w:t xml:space="preserve">：函数返回一个 </w:t>
      </w:r>
      <w:proofErr w:type="spellStart"/>
      <w:r w:rsidRPr="00D62921">
        <w:t>FLASH_Status</w:t>
      </w:r>
      <w:proofErr w:type="spellEnd"/>
      <w:r w:rsidRPr="00D62921">
        <w:t>类型的值（如 FLASH_COMPLETE），应检查是否配置成功 。</w:t>
      </w:r>
    </w:p>
    <w:p w14:paraId="61C09B30" w14:textId="77777777" w:rsidR="00D62921" w:rsidRPr="00D62921" w:rsidRDefault="00D62921">
      <w:pPr>
        <w:numPr>
          <w:ilvl w:val="0"/>
          <w:numId w:val="882"/>
        </w:numPr>
      </w:pPr>
      <w:r w:rsidRPr="00D62921">
        <w:rPr>
          <w:rFonts w:ascii="Times New Roman" w:hAnsi="Times New Roman" w:cs="Times New Roman"/>
        </w:rPr>
        <w:t>​</w:t>
      </w:r>
      <w:r w:rsidRPr="00D62921">
        <w:rPr>
          <w:b/>
          <w:bCs/>
        </w:rPr>
        <w:t>重新上锁</w:t>
      </w:r>
      <w:r w:rsidRPr="00D62921">
        <w:rPr>
          <w:rFonts w:ascii="Times New Roman" w:hAnsi="Times New Roman" w:cs="Times New Roman"/>
        </w:rPr>
        <w:t>​</w:t>
      </w:r>
      <w:r w:rsidRPr="00D62921">
        <w:t xml:space="preserve">：配置完成后，调用 </w:t>
      </w:r>
      <w:proofErr w:type="spellStart"/>
      <w:r w:rsidRPr="00D62921">
        <w:t>FLASH_Lock</w:t>
      </w:r>
      <w:proofErr w:type="spellEnd"/>
      <w:r w:rsidRPr="00D62921">
        <w:t>()函数重新锁定FLASH，防止意外修改。</w:t>
      </w:r>
    </w:p>
    <w:p w14:paraId="350E7780" w14:textId="77777777" w:rsidR="00D62921" w:rsidRPr="00D62921" w:rsidRDefault="00D62921">
      <w:pPr>
        <w:numPr>
          <w:ilvl w:val="0"/>
          <w:numId w:val="882"/>
        </w:numPr>
      </w:pPr>
      <w:r w:rsidRPr="00D62921">
        <w:rPr>
          <w:rFonts w:ascii="Times New Roman" w:hAnsi="Times New Roman" w:cs="Times New Roman"/>
        </w:rPr>
        <w:t>​</w:t>
      </w:r>
      <w:r w:rsidRPr="00D62921">
        <w:rPr>
          <w:b/>
          <w:bCs/>
        </w:rPr>
        <w:t>系统复位</w:t>
      </w:r>
      <w:r w:rsidRPr="00D62921">
        <w:rPr>
          <w:rFonts w:ascii="Times New Roman" w:hAnsi="Times New Roman" w:cs="Times New Roman"/>
        </w:rPr>
        <w:t>​</w:t>
      </w:r>
      <w:r w:rsidRPr="00D62921">
        <w:t>：</w:t>
      </w:r>
      <w:r w:rsidRPr="00D62921">
        <w:rPr>
          <w:rFonts w:ascii="Times New Roman" w:hAnsi="Times New Roman" w:cs="Times New Roman"/>
        </w:rPr>
        <w:t>​</w:t>
      </w:r>
      <w:r w:rsidRPr="00D62921">
        <w:rPr>
          <w:b/>
          <w:bCs/>
        </w:rPr>
        <w:t>选项字节的新配置必须在系统复位后才会生效</w:t>
      </w:r>
      <w:r w:rsidRPr="00D62921">
        <w:t xml:space="preserve">。可以使用 </w:t>
      </w:r>
      <w:proofErr w:type="spellStart"/>
      <w:r w:rsidRPr="00D62921">
        <w:t>NVIC_SystemReset</w:t>
      </w:r>
      <w:proofErr w:type="spellEnd"/>
      <w:r w:rsidRPr="00D62921">
        <w:t>()函数触发一次系统复位 。</w:t>
      </w:r>
    </w:p>
    <w:p w14:paraId="070B3508" w14:textId="77777777" w:rsidR="00D62921" w:rsidRPr="00D62921" w:rsidRDefault="00D62921" w:rsidP="003F4C96">
      <w:pPr>
        <w:pStyle w:val="3"/>
      </w:pPr>
      <w:r w:rsidRPr="00D62921">
        <w:rPr>
          <w:rFonts w:ascii="Segoe UI Emoji" w:hAnsi="Segoe UI Emoji" w:cs="Segoe UI Emoji"/>
        </w:rPr>
        <w:t>⚠️</w:t>
      </w:r>
      <w:r w:rsidRPr="00D62921">
        <w:t xml:space="preserve"> 重要注意事项 </w:t>
      </w:r>
    </w:p>
    <w:p w14:paraId="53FE2AFA" w14:textId="77777777" w:rsidR="00D62921" w:rsidRPr="00D62921" w:rsidRDefault="00D62921">
      <w:pPr>
        <w:numPr>
          <w:ilvl w:val="0"/>
          <w:numId w:val="883"/>
        </w:numPr>
      </w:pPr>
      <w:r w:rsidRPr="00D62921">
        <w:rPr>
          <w:rFonts w:ascii="Times New Roman" w:hAnsi="Times New Roman" w:cs="Times New Roman"/>
        </w:rPr>
        <w:t>​</w:t>
      </w:r>
      <w:r w:rsidRPr="00D62921">
        <w:rPr>
          <w:b/>
          <w:bCs/>
        </w:rPr>
        <w:t>谨慎</w:t>
      </w:r>
      <w:proofErr w:type="gramStart"/>
      <w:r w:rsidRPr="00D62921">
        <w:rPr>
          <w:b/>
          <w:bCs/>
        </w:rPr>
        <w:t>操作</w:t>
      </w:r>
      <w:r w:rsidRPr="00D62921">
        <w:rPr>
          <w:rFonts w:ascii="Times New Roman" w:hAnsi="Times New Roman" w:cs="Times New Roman"/>
        </w:rPr>
        <w:t>​</w:t>
      </w:r>
      <w:r w:rsidRPr="00D62921">
        <w:t>：</w:t>
      </w:r>
      <w:proofErr w:type="gramEnd"/>
      <w:r w:rsidRPr="00D62921">
        <w:t>错误的选项字节配置可能导致芯片行为异常，例如无法进入低功耗模式或看门狗无法正常工作。</w:t>
      </w:r>
    </w:p>
    <w:p w14:paraId="58C3A611" w14:textId="77777777" w:rsidR="00D62921" w:rsidRPr="00D62921" w:rsidRDefault="00D62921">
      <w:pPr>
        <w:numPr>
          <w:ilvl w:val="0"/>
          <w:numId w:val="883"/>
        </w:numPr>
      </w:pPr>
      <w:r w:rsidRPr="00D62921">
        <w:rPr>
          <w:rFonts w:ascii="Times New Roman" w:hAnsi="Times New Roman" w:cs="Times New Roman"/>
        </w:rPr>
        <w:t>​</w:t>
      </w:r>
      <w:r w:rsidRPr="00D62921">
        <w:rPr>
          <w:b/>
          <w:bCs/>
        </w:rPr>
        <w:t>复位生效</w:t>
      </w:r>
      <w:r w:rsidRPr="00D62921">
        <w:rPr>
          <w:rFonts w:ascii="Times New Roman" w:hAnsi="Times New Roman" w:cs="Times New Roman"/>
        </w:rPr>
        <w:t>​</w:t>
      </w:r>
      <w:r w:rsidRPr="00D62921">
        <w:t>：对选项字节的任何修改都</w:t>
      </w:r>
      <w:r w:rsidRPr="00D62921">
        <w:rPr>
          <w:b/>
          <w:bCs/>
        </w:rPr>
        <w:t>必须经过系统复位后才能生效</w:t>
      </w:r>
      <w:r w:rsidRPr="00D62921">
        <w:t>，这一点至关重要 。</w:t>
      </w:r>
    </w:p>
    <w:p w14:paraId="64C6AD92" w14:textId="77777777" w:rsidR="00D62921" w:rsidRPr="00D62921" w:rsidRDefault="00D62921">
      <w:pPr>
        <w:numPr>
          <w:ilvl w:val="0"/>
          <w:numId w:val="883"/>
        </w:numPr>
      </w:pPr>
      <w:r w:rsidRPr="00D62921">
        <w:rPr>
          <w:rFonts w:ascii="Times New Roman" w:hAnsi="Times New Roman" w:cs="Times New Roman"/>
        </w:rPr>
        <w:lastRenderedPageBreak/>
        <w:t>​</w:t>
      </w:r>
      <w:r w:rsidRPr="00D62921">
        <w:rPr>
          <w:b/>
          <w:bCs/>
        </w:rPr>
        <w:t>操作影响</w:t>
      </w:r>
      <w:r w:rsidRPr="00D62921">
        <w:rPr>
          <w:rFonts w:ascii="Times New Roman" w:hAnsi="Times New Roman" w:cs="Times New Roman"/>
        </w:rPr>
        <w:t>​</w:t>
      </w:r>
      <w:r w:rsidRPr="00D62921">
        <w:t>：此函数可能会影响整个选项字节区域。如果选项字节中还有其他配置（如写保护WRP），在调用本函数前若已执行擦除操作，则会清除所有原有配置。因此，更稳妥的做法是先读取所有当前选项字节的值，修改需要变动的部分，然后整体重新写入 。</w:t>
      </w:r>
    </w:p>
    <w:p w14:paraId="34FD9A3F" w14:textId="77777777" w:rsidR="00D62921" w:rsidRPr="00D62921" w:rsidRDefault="00D62921">
      <w:pPr>
        <w:numPr>
          <w:ilvl w:val="0"/>
          <w:numId w:val="883"/>
        </w:numPr>
      </w:pPr>
      <w:r w:rsidRPr="00D62921">
        <w:rPr>
          <w:rFonts w:ascii="Times New Roman" w:hAnsi="Times New Roman" w:cs="Times New Roman"/>
        </w:rPr>
        <w:t>​</w:t>
      </w:r>
      <w:r w:rsidRPr="00D62921">
        <w:rPr>
          <w:b/>
          <w:bCs/>
        </w:rPr>
        <w:t>库函数差异</w:t>
      </w:r>
      <w:r w:rsidRPr="00D62921">
        <w:rPr>
          <w:rFonts w:ascii="Times New Roman" w:hAnsi="Times New Roman" w:cs="Times New Roman"/>
        </w:rPr>
        <w:t>​</w:t>
      </w:r>
      <w:r w:rsidRPr="00D62921">
        <w:t>：对于使用HAL库的STM32芯片（如STM32F4系列），配置选项字节的方式可能不同，通常会涉及一个选项字节初始化结构体（</w:t>
      </w:r>
      <w:proofErr w:type="spellStart"/>
      <w:r w:rsidRPr="00D62921">
        <w:t>FLASH_OBProgramInitTypeDef</w:t>
      </w:r>
      <w:proofErr w:type="spellEnd"/>
      <w:r w:rsidRPr="00D62921">
        <w:t xml:space="preserve">）和 </w:t>
      </w:r>
      <w:proofErr w:type="spellStart"/>
      <w:r w:rsidRPr="00D62921">
        <w:t>HAL_FLASHEx_OBProgram</w:t>
      </w:r>
      <w:proofErr w:type="spellEnd"/>
      <w:r w:rsidRPr="00D62921">
        <w:t>函数 。</w:t>
      </w:r>
    </w:p>
    <w:p w14:paraId="0013456C" w14:textId="77777777" w:rsidR="00D62921" w:rsidRPr="00D62921" w:rsidRDefault="00D62921" w:rsidP="003F4C96">
      <w:pPr>
        <w:pStyle w:val="3"/>
      </w:pPr>
      <w:r w:rsidRPr="00D62921">
        <w:rPr>
          <w:rFonts w:ascii="Segoe UI Emoji" w:hAnsi="Segoe UI Emoji" w:cs="Segoe UI Emoji"/>
        </w:rPr>
        <w:t>💎</w:t>
      </w:r>
      <w:r w:rsidRPr="00D62921">
        <w:t xml:space="preserve"> 总结 </w:t>
      </w:r>
    </w:p>
    <w:p w14:paraId="7E5AEE3D" w14:textId="77777777" w:rsidR="00D62921" w:rsidRPr="00D62921" w:rsidRDefault="00D62921" w:rsidP="00D62921">
      <w:proofErr w:type="spellStart"/>
      <w:r w:rsidRPr="00D62921">
        <w:t>FLASH_UserOptionByteConfig</w:t>
      </w:r>
      <w:proofErr w:type="spellEnd"/>
      <w:r w:rsidRPr="00D62921">
        <w:t>是一个用于配置STM32芯片底层硬件行为（如看门狗和低功耗模式）的重要函数。使用时必须严格遵循解锁、擦除（建议）、配置、上锁的流程，并理解配置需系统复位后才能生效。</w:t>
      </w:r>
    </w:p>
    <w:p w14:paraId="0172883C" w14:textId="77777777" w:rsidR="00D62921" w:rsidRPr="00D62921" w:rsidRDefault="00D62921" w:rsidP="00D62921">
      <w:r w:rsidRPr="00D62921">
        <w:t>希望这些讲解对你有帮助。如果你对STM32 FLASH的其他操作有更多疑问，我很乐意继续探讨。</w:t>
      </w:r>
    </w:p>
    <w:p w14:paraId="580C8088" w14:textId="77777777" w:rsidR="00D62921" w:rsidRPr="00D62921" w:rsidRDefault="00D62921" w:rsidP="00D62921"/>
    <w:p w14:paraId="152C30AB" w14:textId="04B05C55" w:rsidR="00D62921" w:rsidRDefault="00D62921" w:rsidP="001D11AC">
      <w:pPr>
        <w:pStyle w:val="2"/>
      </w:pPr>
      <w:proofErr w:type="spellStart"/>
      <w:r w:rsidRPr="00D62921">
        <w:t>FLASH_GetWriteProtectionOptionByte</w:t>
      </w:r>
      <w:proofErr w:type="spellEnd"/>
      <w:r w:rsidRPr="00D62921">
        <w:t>(</w:t>
      </w:r>
      <w:r>
        <w:rPr>
          <w:rFonts w:hint="eastAsia"/>
        </w:rPr>
        <w:t>)</w:t>
      </w:r>
      <w:r w:rsidR="003F4C96">
        <w:br/>
      </w:r>
      <w:r w:rsidR="003F4C96" w:rsidRPr="003F4C96">
        <w:t>读取STM32微控制器中</w:t>
      </w:r>
      <w:r w:rsidR="003F4C96" w:rsidRPr="003F4C96">
        <w:rPr>
          <w:b/>
          <w:bCs/>
        </w:rPr>
        <w:t>写保护选项字节</w:t>
      </w:r>
      <w:r w:rsidR="003F4C96" w:rsidRPr="003F4C96">
        <w:t>的当前配置状态</w:t>
      </w:r>
    </w:p>
    <w:p w14:paraId="5B2D156A" w14:textId="77777777" w:rsidR="003F4C96" w:rsidRPr="003F4C96" w:rsidRDefault="003F4C96" w:rsidP="003F4C96">
      <w:proofErr w:type="spellStart"/>
      <w:r w:rsidRPr="003F4C96">
        <w:t>FLASH_GetWriteProtectionOptionByte</w:t>
      </w:r>
      <w:proofErr w:type="spellEnd"/>
      <w:r w:rsidRPr="003F4C96">
        <w:t>函数用于读取STM32微控制器中</w:t>
      </w:r>
      <w:r w:rsidRPr="003F4C96">
        <w:rPr>
          <w:b/>
          <w:bCs/>
        </w:rPr>
        <w:t>写保护选项字节</w:t>
      </w:r>
      <w:r w:rsidRPr="003F4C96">
        <w:t>的当前配置状态，从而判断内部FLASH的哪些页（扇区）被设置了写保护。</w:t>
      </w:r>
    </w:p>
    <w:p w14:paraId="6B9B6C1B" w14:textId="77777777" w:rsidR="003F4C96" w:rsidRPr="003F4C96" w:rsidRDefault="003F4C96" w:rsidP="00B4390F">
      <w:pPr>
        <w:pStyle w:val="3"/>
      </w:pPr>
      <w:r w:rsidRPr="003F4C96">
        <w:rPr>
          <w:rFonts w:ascii="Segoe UI Emoji" w:hAnsi="Segoe UI Emoji" w:cs="Segoe UI Emoji"/>
        </w:rPr>
        <w:t>🔍</w:t>
      </w:r>
      <w:r w:rsidRPr="003F4C96">
        <w:t xml:space="preserve"> 函数详解 </w:t>
      </w:r>
    </w:p>
    <w:p w14:paraId="448F3787" w14:textId="77777777" w:rsidR="003F4C96" w:rsidRPr="003F4C96" w:rsidRDefault="003F4C96">
      <w:pPr>
        <w:numPr>
          <w:ilvl w:val="0"/>
          <w:numId w:val="884"/>
        </w:numPr>
      </w:pPr>
      <w:r w:rsidRPr="003F4C96">
        <w:rPr>
          <w:rFonts w:ascii="Times New Roman" w:hAnsi="Times New Roman" w:cs="Times New Roman"/>
        </w:rPr>
        <w:t>​</w:t>
      </w:r>
      <w:r w:rsidRPr="003F4C96">
        <w:rPr>
          <w:b/>
          <w:bCs/>
        </w:rPr>
        <w:t>函数原型</w:t>
      </w:r>
      <w:r w:rsidRPr="003F4C96">
        <w:rPr>
          <w:rFonts w:ascii="Times New Roman" w:hAnsi="Times New Roman" w:cs="Times New Roman"/>
        </w:rPr>
        <w:t>​</w:t>
      </w:r>
      <w:r w:rsidRPr="003F4C96">
        <w:t xml:space="preserve">：uint32_t </w:t>
      </w:r>
      <w:proofErr w:type="spellStart"/>
      <w:r w:rsidRPr="003F4C96">
        <w:t>FLASH_GetWriteProtectionOptionByte</w:t>
      </w:r>
      <w:proofErr w:type="spellEnd"/>
      <w:r w:rsidRPr="003F4C96">
        <w:t>(void)</w:t>
      </w:r>
    </w:p>
    <w:p w14:paraId="4552094A" w14:textId="77777777" w:rsidR="003F4C96" w:rsidRPr="003F4C96" w:rsidRDefault="003F4C96">
      <w:pPr>
        <w:numPr>
          <w:ilvl w:val="0"/>
          <w:numId w:val="884"/>
        </w:numPr>
      </w:pPr>
      <w:r w:rsidRPr="003F4C96">
        <w:rPr>
          <w:rFonts w:ascii="Times New Roman" w:hAnsi="Times New Roman" w:cs="Times New Roman"/>
        </w:rPr>
        <w:t>​</w:t>
      </w:r>
      <w:r w:rsidRPr="003F4C96">
        <w:rPr>
          <w:b/>
          <w:bCs/>
        </w:rPr>
        <w:t>输入参数</w:t>
      </w:r>
      <w:r w:rsidRPr="003F4C96">
        <w:rPr>
          <w:rFonts w:ascii="Times New Roman" w:hAnsi="Times New Roman" w:cs="Times New Roman"/>
        </w:rPr>
        <w:t>​</w:t>
      </w:r>
      <w:r w:rsidRPr="003F4C96">
        <w:t>：无 (void)</w:t>
      </w:r>
    </w:p>
    <w:p w14:paraId="773B2E27" w14:textId="77777777" w:rsidR="003F4C96" w:rsidRPr="003F4C96" w:rsidRDefault="003F4C96">
      <w:pPr>
        <w:numPr>
          <w:ilvl w:val="0"/>
          <w:numId w:val="884"/>
        </w:numPr>
      </w:pPr>
      <w:r w:rsidRPr="003F4C96">
        <w:rPr>
          <w:rFonts w:ascii="Times New Roman" w:hAnsi="Times New Roman" w:cs="Times New Roman"/>
        </w:rPr>
        <w:t>​</w:t>
      </w:r>
      <w:r w:rsidRPr="003F4C96">
        <w:rPr>
          <w:b/>
          <w:bCs/>
        </w:rPr>
        <w:t>返回值</w:t>
      </w:r>
      <w:r w:rsidRPr="003F4C96">
        <w:rPr>
          <w:rFonts w:ascii="Times New Roman" w:hAnsi="Times New Roman" w:cs="Times New Roman"/>
        </w:rPr>
        <w:t>​</w:t>
      </w:r>
      <w:r w:rsidRPr="003F4C96">
        <w:t>：一个 uint32_t类型的值，该值是一个</w:t>
      </w:r>
      <w:r w:rsidRPr="003F4C96">
        <w:rPr>
          <w:b/>
          <w:bCs/>
        </w:rPr>
        <w:t>位掩码</w:t>
      </w:r>
      <w:r w:rsidRPr="003F4C96">
        <w:t>，反映了选项字节中写保护寄存器（WRP0, WRP1, WRP2, WRP3）的状态 。</w:t>
      </w:r>
    </w:p>
    <w:p w14:paraId="346678F1" w14:textId="77777777" w:rsidR="003F4C96" w:rsidRPr="003F4C96" w:rsidRDefault="003F4C96" w:rsidP="00B4390F">
      <w:pPr>
        <w:pStyle w:val="3"/>
      </w:pPr>
      <w:r w:rsidRPr="003F4C96">
        <w:rPr>
          <w:rFonts w:ascii="Segoe UI Emoji" w:hAnsi="Segoe UI Emoji" w:cs="Segoe UI Emoji"/>
        </w:rPr>
        <w:t>⚙️</w:t>
      </w:r>
      <w:r w:rsidRPr="003F4C96">
        <w:t xml:space="preserve"> 工作原理与返回值解析 </w:t>
      </w:r>
    </w:p>
    <w:p w14:paraId="5A3A893F" w14:textId="77777777" w:rsidR="003F4C96" w:rsidRPr="003F4C96" w:rsidRDefault="003F4C96" w:rsidP="003F4C96">
      <w:r w:rsidRPr="003F4C96">
        <w:t>STM32通过</w:t>
      </w:r>
      <w:r w:rsidRPr="003F4C96">
        <w:rPr>
          <w:b/>
          <w:bCs/>
        </w:rPr>
        <w:t>选项字节</w:t>
      </w:r>
      <w:r w:rsidRPr="003F4C96">
        <w:t>来配置芯片的各种特性，其中写保护功能由 WRP0至 WRP3这四个寄存器控制 。这些寄存器中的每一个位（bit）通常对应一个或一组FLASH扇区：</w:t>
      </w:r>
    </w:p>
    <w:p w14:paraId="12B00B9C" w14:textId="77777777" w:rsidR="003F4C96" w:rsidRPr="003F4C96" w:rsidRDefault="003F4C96">
      <w:pPr>
        <w:numPr>
          <w:ilvl w:val="0"/>
          <w:numId w:val="885"/>
        </w:numPr>
      </w:pPr>
      <w:r w:rsidRPr="003F4C96">
        <w:t>当某个位被设置为 0时，表示其对应的FLASH扇区处于</w:t>
      </w:r>
      <w:r w:rsidRPr="003F4C96">
        <w:rPr>
          <w:b/>
          <w:bCs/>
        </w:rPr>
        <w:t>写保护状态</w:t>
      </w:r>
      <w:r w:rsidRPr="003F4C96">
        <w:t>，无法被</w:t>
      </w:r>
      <w:r w:rsidRPr="003F4C96">
        <w:lastRenderedPageBreak/>
        <w:t>擦除或编程 。</w:t>
      </w:r>
    </w:p>
    <w:p w14:paraId="06BA0B5C" w14:textId="77777777" w:rsidR="003F4C96" w:rsidRPr="003F4C96" w:rsidRDefault="003F4C96">
      <w:pPr>
        <w:numPr>
          <w:ilvl w:val="0"/>
          <w:numId w:val="885"/>
        </w:numPr>
      </w:pPr>
      <w:r w:rsidRPr="003F4C96">
        <w:t>当某个位为 1时，表示对应的扇区</w:t>
      </w:r>
      <w:r w:rsidRPr="003F4C96">
        <w:rPr>
          <w:b/>
          <w:bCs/>
        </w:rPr>
        <w:t>未受保护</w:t>
      </w:r>
      <w:r w:rsidRPr="003F4C96">
        <w:rPr>
          <w:rFonts w:ascii="Times New Roman" w:hAnsi="Times New Roman" w:cs="Times New Roman"/>
        </w:rPr>
        <w:t>​</w:t>
      </w:r>
      <w:r w:rsidRPr="003F4C96">
        <w:t xml:space="preserve"> 。</w:t>
      </w:r>
    </w:p>
    <w:p w14:paraId="2A5277EE" w14:textId="77777777" w:rsidR="003F4C96" w:rsidRPr="003F4C96" w:rsidRDefault="003F4C96" w:rsidP="003F4C96">
      <w:proofErr w:type="spellStart"/>
      <w:r w:rsidRPr="003F4C96">
        <w:t>FLASH_GetWriteProtectionOptionByte</w:t>
      </w:r>
      <w:proofErr w:type="spellEnd"/>
      <w:r w:rsidRPr="003F4C96">
        <w:t>函数的作用就是将这四个写保护寄存器的当前值组合成一个32位的无符号整数并返回 。因此，你可以通过检查返回值的特定位来判断特定扇区的保护状态。</w:t>
      </w:r>
    </w:p>
    <w:p w14:paraId="38CF9F15" w14:textId="77777777" w:rsidR="003F4C96" w:rsidRPr="003F4C96" w:rsidRDefault="003F4C96" w:rsidP="003F4C96">
      <w:r w:rsidRPr="003F4C96">
        <w:rPr>
          <w:rFonts w:ascii="Times New Roman" w:hAnsi="Times New Roman" w:cs="Times New Roman"/>
        </w:rPr>
        <w:t>​</w:t>
      </w:r>
      <w:r w:rsidRPr="003F4C96">
        <w:rPr>
          <w:b/>
          <w:bCs/>
        </w:rPr>
        <w:t>常见返回值含义</w:t>
      </w:r>
      <w:r w:rsidRPr="003F4C96">
        <w:rPr>
          <w:rFonts w:ascii="Times New Roman" w:hAnsi="Times New Roman" w:cs="Times New Roman"/>
        </w:rPr>
        <w:t>​</w:t>
      </w:r>
      <w:r w:rsidRPr="003F4C96">
        <w:t>：</w:t>
      </w:r>
    </w:p>
    <w:p w14:paraId="1016B642" w14:textId="77777777" w:rsidR="003F4C96" w:rsidRPr="003F4C96" w:rsidRDefault="003F4C96">
      <w:pPr>
        <w:numPr>
          <w:ilvl w:val="0"/>
          <w:numId w:val="886"/>
        </w:numPr>
      </w:pPr>
      <w:r w:rsidRPr="003F4C96">
        <w:rPr>
          <w:rFonts w:ascii="Times New Roman" w:hAnsi="Times New Roman" w:cs="Times New Roman"/>
        </w:rPr>
        <w:t>​</w:t>
      </w:r>
      <w:r w:rsidRPr="003F4C96">
        <w:rPr>
          <w:b/>
          <w:bCs/>
        </w:rPr>
        <w:t>返回 0xFFFFFFFF</w:t>
      </w:r>
      <w:r w:rsidRPr="003F4C96">
        <w:rPr>
          <w:rFonts w:ascii="Times New Roman" w:hAnsi="Times New Roman" w:cs="Times New Roman"/>
        </w:rPr>
        <w:t>​</w:t>
      </w:r>
      <w:r w:rsidRPr="003F4C96">
        <w:t>：通常表示所有扇区都</w:t>
      </w:r>
      <w:r w:rsidRPr="003F4C96">
        <w:rPr>
          <w:b/>
          <w:bCs/>
        </w:rPr>
        <w:t>没有</w:t>
      </w:r>
      <w:r w:rsidRPr="003F4C96">
        <w:t>启用写保护 。</w:t>
      </w:r>
    </w:p>
    <w:p w14:paraId="525ABC58" w14:textId="77777777" w:rsidR="003F4C96" w:rsidRPr="003F4C96" w:rsidRDefault="003F4C96">
      <w:pPr>
        <w:numPr>
          <w:ilvl w:val="0"/>
          <w:numId w:val="886"/>
        </w:numPr>
      </w:pPr>
      <w:r w:rsidRPr="003F4C96">
        <w:rPr>
          <w:rFonts w:ascii="Times New Roman" w:hAnsi="Times New Roman" w:cs="Times New Roman"/>
        </w:rPr>
        <w:t>​</w:t>
      </w:r>
      <w:r w:rsidRPr="003F4C96">
        <w:rPr>
          <w:b/>
          <w:bCs/>
        </w:rPr>
        <w:t>返回 0x00000000</w:t>
      </w:r>
      <w:r w:rsidRPr="003F4C96">
        <w:rPr>
          <w:rFonts w:ascii="Times New Roman" w:hAnsi="Times New Roman" w:cs="Times New Roman"/>
        </w:rPr>
        <w:t>​</w:t>
      </w:r>
      <w:r w:rsidRPr="003F4C96">
        <w:t>：表示所有扇区都启用了写保护 。</w:t>
      </w:r>
    </w:p>
    <w:p w14:paraId="7DF868E9" w14:textId="77777777" w:rsidR="003F4C96" w:rsidRPr="003F4C96" w:rsidRDefault="003F4C96">
      <w:pPr>
        <w:numPr>
          <w:ilvl w:val="0"/>
          <w:numId w:val="886"/>
        </w:numPr>
      </w:pPr>
      <w:r w:rsidRPr="003F4C96">
        <w:rPr>
          <w:rFonts w:ascii="Times New Roman" w:hAnsi="Times New Roman" w:cs="Times New Roman"/>
        </w:rPr>
        <w:t>​</w:t>
      </w:r>
      <w:r w:rsidRPr="003F4C96">
        <w:rPr>
          <w:b/>
          <w:bCs/>
        </w:rPr>
        <w:t>返回其他值</w:t>
      </w:r>
      <w:r w:rsidRPr="003F4C96">
        <w:rPr>
          <w:rFonts w:ascii="Times New Roman" w:hAnsi="Times New Roman" w:cs="Times New Roman"/>
        </w:rPr>
        <w:t>​</w:t>
      </w:r>
      <w:r w:rsidRPr="003F4C96">
        <w:t>：需要根据芯片型号的具体内存映射来解析。例如，返回值中的某一位为0，可能表示对应的某一组页（如Page 0和Page 1）处于写保护状态 。</w:t>
      </w:r>
    </w:p>
    <w:p w14:paraId="3DDDB6E5" w14:textId="77777777" w:rsidR="003F4C96" w:rsidRPr="003F4C96" w:rsidRDefault="003F4C96" w:rsidP="00B4390F">
      <w:pPr>
        <w:pStyle w:val="3"/>
      </w:pPr>
      <w:r w:rsidRPr="003F4C96">
        <w:rPr>
          <w:rFonts w:ascii="Segoe UI Emoji" w:hAnsi="Segoe UI Emoji" w:cs="Segoe UI Emoji"/>
        </w:rPr>
        <w:t>📝</w:t>
      </w:r>
      <w:r w:rsidRPr="003F4C96">
        <w:t xml:space="preserve"> 典型使用场景 </w:t>
      </w:r>
    </w:p>
    <w:p w14:paraId="7DBE3997" w14:textId="77777777" w:rsidR="003F4C96" w:rsidRPr="003F4C96" w:rsidRDefault="003F4C96" w:rsidP="003F4C96">
      <w:r w:rsidRPr="003F4C96">
        <w:t>这个函数通常用于在修改FLASH内容（如进行IAP升级）前，检查目标地址是否受到写保护，以避免操作失败。</w:t>
      </w:r>
    </w:p>
    <w:p w14:paraId="05B46439" w14:textId="77777777" w:rsidR="003F4C96" w:rsidRPr="003F4C96" w:rsidRDefault="003F4C96" w:rsidP="003F4C96">
      <w:r w:rsidRPr="003F4C96">
        <w:t>下面是一个典型的使用示例，展示了如何读取写保护状态并根据状态提示用户：</w:t>
      </w:r>
    </w:p>
    <w:p w14:paraId="747596AD" w14:textId="77777777" w:rsidR="003F4C96" w:rsidRPr="003F4C96" w:rsidRDefault="003F4C96" w:rsidP="003F4C96">
      <w:r w:rsidRPr="003F4C96">
        <w:t>#include "stm32f10x_flash</w:t>
      </w:r>
      <w:proofErr w:type="gramStart"/>
      <w:r w:rsidRPr="003F4C96">
        <w:t>.h</w:t>
      </w:r>
      <w:proofErr w:type="gramEnd"/>
      <w:r w:rsidRPr="003F4C96">
        <w:t>"</w:t>
      </w:r>
    </w:p>
    <w:p w14:paraId="5E225EFC" w14:textId="77777777" w:rsidR="003F4C96" w:rsidRPr="003F4C96" w:rsidRDefault="003F4C96" w:rsidP="003F4C96"/>
    <w:p w14:paraId="67A2D85D" w14:textId="77777777" w:rsidR="003F4C96" w:rsidRPr="003F4C96" w:rsidRDefault="003F4C96" w:rsidP="003F4C96">
      <w:r w:rsidRPr="003F4C96">
        <w:t>int main(void) {</w:t>
      </w:r>
    </w:p>
    <w:p w14:paraId="6D535A6C" w14:textId="77777777" w:rsidR="003F4C96" w:rsidRPr="003F4C96" w:rsidRDefault="003F4C96" w:rsidP="003F4C96">
      <w:r w:rsidRPr="003F4C96">
        <w:t xml:space="preserve">    // 读取当前的写保护选项字节值</w:t>
      </w:r>
    </w:p>
    <w:p w14:paraId="31C0DDFE" w14:textId="77777777" w:rsidR="003F4C96" w:rsidRPr="003F4C96" w:rsidRDefault="003F4C96" w:rsidP="003F4C96">
      <w:r w:rsidRPr="003F4C96">
        <w:t xml:space="preserve">    uint32_t </w:t>
      </w:r>
      <w:proofErr w:type="spellStart"/>
      <w:r w:rsidRPr="003F4C96">
        <w:t>protection_status</w:t>
      </w:r>
      <w:proofErr w:type="spellEnd"/>
      <w:r w:rsidRPr="003F4C96">
        <w:t xml:space="preserve"> = </w:t>
      </w:r>
      <w:proofErr w:type="spellStart"/>
      <w:r w:rsidRPr="003F4C96">
        <w:t>FLASH_</w:t>
      </w:r>
      <w:proofErr w:type="gramStart"/>
      <w:r w:rsidRPr="003F4C96">
        <w:t>GetWriteProtectionOptionByte</w:t>
      </w:r>
      <w:proofErr w:type="spellEnd"/>
      <w:r w:rsidRPr="003F4C96">
        <w:t>(</w:t>
      </w:r>
      <w:proofErr w:type="gramEnd"/>
      <w:r w:rsidRPr="003F4C96">
        <w:t>);</w:t>
      </w:r>
    </w:p>
    <w:p w14:paraId="4F111D62" w14:textId="77777777" w:rsidR="003F4C96" w:rsidRPr="003F4C96" w:rsidRDefault="003F4C96" w:rsidP="003F4C96"/>
    <w:p w14:paraId="5EA116B6" w14:textId="77777777" w:rsidR="003F4C96" w:rsidRPr="003F4C96" w:rsidRDefault="003F4C96" w:rsidP="003F4C96">
      <w:r w:rsidRPr="003F4C96">
        <w:t xml:space="preserve">    // 判断写保护状态</w:t>
      </w:r>
    </w:p>
    <w:p w14:paraId="64F12359" w14:textId="77777777" w:rsidR="003F4C96" w:rsidRPr="003F4C96" w:rsidRDefault="003F4C96" w:rsidP="003F4C96">
      <w:r w:rsidRPr="003F4C96">
        <w:t xml:space="preserve">    if (</w:t>
      </w:r>
      <w:proofErr w:type="spellStart"/>
      <w:r w:rsidRPr="003F4C96">
        <w:t>protection_status</w:t>
      </w:r>
      <w:proofErr w:type="spellEnd"/>
      <w:r w:rsidRPr="003F4C96">
        <w:t xml:space="preserve"> == 0xFFFFFFFF) {</w:t>
      </w:r>
    </w:p>
    <w:p w14:paraId="11E6085E" w14:textId="77777777" w:rsidR="003F4C96" w:rsidRPr="003F4C96" w:rsidRDefault="003F4C96" w:rsidP="003F4C96">
      <w:r w:rsidRPr="003F4C96">
        <w:t xml:space="preserve">        </w:t>
      </w:r>
      <w:proofErr w:type="spellStart"/>
      <w:r w:rsidRPr="003F4C96">
        <w:t>printf</w:t>
      </w:r>
      <w:proofErr w:type="spellEnd"/>
      <w:r w:rsidRPr="003F4C96">
        <w:t>("所有FLASH页均未设置写保护。\n");</w:t>
      </w:r>
    </w:p>
    <w:p w14:paraId="40DBBB5D" w14:textId="77777777" w:rsidR="003F4C96" w:rsidRPr="003F4C96" w:rsidRDefault="003F4C96" w:rsidP="003F4C96">
      <w:r w:rsidRPr="003F4C96">
        <w:t xml:space="preserve">    } else if (</w:t>
      </w:r>
      <w:proofErr w:type="spellStart"/>
      <w:r w:rsidRPr="003F4C96">
        <w:t>protection_status</w:t>
      </w:r>
      <w:proofErr w:type="spellEnd"/>
      <w:r w:rsidRPr="003F4C96">
        <w:t xml:space="preserve"> == </w:t>
      </w:r>
      <w:proofErr w:type="gramStart"/>
      <w:r w:rsidRPr="003F4C96">
        <w:t>0x00000000) {</w:t>
      </w:r>
      <w:proofErr w:type="gramEnd"/>
    </w:p>
    <w:p w14:paraId="48AFC7FC" w14:textId="77777777" w:rsidR="003F4C96" w:rsidRPr="003F4C96" w:rsidRDefault="003F4C96" w:rsidP="003F4C96">
      <w:r w:rsidRPr="003F4C96">
        <w:t xml:space="preserve">        </w:t>
      </w:r>
      <w:proofErr w:type="spellStart"/>
      <w:r w:rsidRPr="003F4C96">
        <w:t>printf</w:t>
      </w:r>
      <w:proofErr w:type="spellEnd"/>
      <w:r w:rsidRPr="003F4C96">
        <w:t>("所有FLASH页均已被写保护。\n");</w:t>
      </w:r>
    </w:p>
    <w:p w14:paraId="1A97E94A" w14:textId="77777777" w:rsidR="003F4C96" w:rsidRPr="003F4C96" w:rsidRDefault="003F4C96" w:rsidP="003F4C96">
      <w:r w:rsidRPr="003F4C96">
        <w:t xml:space="preserve">    } else {</w:t>
      </w:r>
    </w:p>
    <w:p w14:paraId="50DD6E16" w14:textId="77777777" w:rsidR="003F4C96" w:rsidRPr="003F4C96" w:rsidRDefault="003F4C96" w:rsidP="003F4C96">
      <w:r w:rsidRPr="003F4C96">
        <w:t xml:space="preserve">        </w:t>
      </w:r>
      <w:proofErr w:type="spellStart"/>
      <w:r w:rsidRPr="003F4C96">
        <w:t>printf</w:t>
      </w:r>
      <w:proofErr w:type="spellEnd"/>
      <w:r w:rsidRPr="003F4C96">
        <w:t xml:space="preserve">("部分FLASH页被写保护。状态值: 0x%08lX\n", </w:t>
      </w:r>
      <w:proofErr w:type="spellStart"/>
      <w:r w:rsidRPr="003F4C96">
        <w:t>protection_status</w:t>
      </w:r>
      <w:proofErr w:type="spellEnd"/>
      <w:r w:rsidRPr="003F4C96">
        <w:t>);</w:t>
      </w:r>
    </w:p>
    <w:p w14:paraId="59D5104A" w14:textId="77777777" w:rsidR="003F4C96" w:rsidRPr="003F4C96" w:rsidRDefault="003F4C96" w:rsidP="003F4C96">
      <w:r w:rsidRPr="003F4C96">
        <w:lastRenderedPageBreak/>
        <w:t xml:space="preserve">        // 此处可根据具体芯片手册解析</w:t>
      </w:r>
      <w:proofErr w:type="spellStart"/>
      <w:r w:rsidRPr="003F4C96">
        <w:t>protection_status</w:t>
      </w:r>
      <w:proofErr w:type="spellEnd"/>
      <w:r w:rsidRPr="003F4C96">
        <w:t>的每一位，以确定具体受保护的页</w:t>
      </w:r>
    </w:p>
    <w:p w14:paraId="5DDEDFF7" w14:textId="77777777" w:rsidR="003F4C96" w:rsidRPr="003F4C96" w:rsidRDefault="003F4C96" w:rsidP="003F4C96">
      <w:r w:rsidRPr="003F4C96">
        <w:t xml:space="preserve">    }</w:t>
      </w:r>
    </w:p>
    <w:p w14:paraId="4A42F4F3" w14:textId="77777777" w:rsidR="003F4C96" w:rsidRPr="003F4C96" w:rsidRDefault="003F4C96" w:rsidP="003F4C96"/>
    <w:p w14:paraId="05BBEF8A" w14:textId="77777777" w:rsidR="003F4C96" w:rsidRPr="003F4C96" w:rsidRDefault="003F4C96" w:rsidP="003F4C96">
      <w:r w:rsidRPr="003F4C96">
        <w:t xml:space="preserve">    // ... 其他操作</w:t>
      </w:r>
    </w:p>
    <w:p w14:paraId="15E12BC5" w14:textId="77777777" w:rsidR="003F4C96" w:rsidRPr="003F4C96" w:rsidRDefault="003F4C96" w:rsidP="003F4C96"/>
    <w:p w14:paraId="7A58E59A" w14:textId="77777777" w:rsidR="003F4C96" w:rsidRPr="003F4C96" w:rsidRDefault="003F4C96" w:rsidP="003F4C96">
      <w:r w:rsidRPr="003F4C96">
        <w:t xml:space="preserve">    return 0;</w:t>
      </w:r>
    </w:p>
    <w:p w14:paraId="3F6D3843" w14:textId="77777777" w:rsidR="003F4C96" w:rsidRPr="003F4C96" w:rsidRDefault="003F4C96" w:rsidP="003F4C96">
      <w:r w:rsidRPr="003F4C96">
        <w:t>}</w:t>
      </w:r>
    </w:p>
    <w:p w14:paraId="5C142ACB" w14:textId="77777777" w:rsidR="003F4C96" w:rsidRPr="003F4C96" w:rsidRDefault="003F4C96" w:rsidP="00B4390F">
      <w:pPr>
        <w:pStyle w:val="3"/>
      </w:pPr>
      <w:r w:rsidRPr="003F4C96">
        <w:rPr>
          <w:rFonts w:ascii="Segoe UI Emoji" w:hAnsi="Segoe UI Emoji" w:cs="Segoe UI Emoji"/>
        </w:rPr>
        <w:t>⚠️</w:t>
      </w:r>
      <w:r w:rsidRPr="003F4C96">
        <w:t xml:space="preserve"> 重要注意事项 </w:t>
      </w:r>
    </w:p>
    <w:p w14:paraId="0CBAA064" w14:textId="77777777" w:rsidR="003F4C96" w:rsidRPr="003F4C96" w:rsidRDefault="003F4C96">
      <w:pPr>
        <w:numPr>
          <w:ilvl w:val="0"/>
          <w:numId w:val="887"/>
        </w:numPr>
      </w:pPr>
      <w:r w:rsidRPr="003F4C96">
        <w:rPr>
          <w:rFonts w:ascii="Times New Roman" w:hAnsi="Times New Roman" w:cs="Times New Roman"/>
        </w:rPr>
        <w:t>​</w:t>
      </w:r>
      <w:r w:rsidRPr="003F4C96">
        <w:rPr>
          <w:b/>
          <w:bCs/>
        </w:rPr>
        <w:t>系统复位生效</w:t>
      </w:r>
      <w:r w:rsidRPr="003F4C96">
        <w:rPr>
          <w:rFonts w:ascii="Times New Roman" w:hAnsi="Times New Roman" w:cs="Times New Roman"/>
        </w:rPr>
        <w:t>​</w:t>
      </w:r>
      <w:r w:rsidRPr="003F4C96">
        <w:t>：对写保护配置的任何修改（通过</w:t>
      </w:r>
      <w:proofErr w:type="spellStart"/>
      <w:r w:rsidRPr="003F4C96">
        <w:t>FLASH_EnableWriteProtection</w:t>
      </w:r>
      <w:proofErr w:type="spellEnd"/>
      <w:r w:rsidRPr="003F4C96">
        <w:t>等函数），都必须在</w:t>
      </w:r>
      <w:r w:rsidRPr="003F4C96">
        <w:rPr>
          <w:b/>
          <w:bCs/>
        </w:rPr>
        <w:t>系统复位</w:t>
      </w:r>
      <w:r w:rsidRPr="003F4C96">
        <w:t>后才会生效，新的配置状态才能被</w:t>
      </w:r>
      <w:proofErr w:type="spellStart"/>
      <w:r w:rsidRPr="003F4C96">
        <w:t>FLASH_GetWriteProtectionOptionByte</w:t>
      </w:r>
      <w:proofErr w:type="spellEnd"/>
      <w:r w:rsidRPr="003F4C96">
        <w:t>函数正确读取 。</w:t>
      </w:r>
    </w:p>
    <w:p w14:paraId="6EA7CC5B" w14:textId="77777777" w:rsidR="003F4C96" w:rsidRPr="003F4C96" w:rsidRDefault="003F4C96">
      <w:pPr>
        <w:numPr>
          <w:ilvl w:val="0"/>
          <w:numId w:val="887"/>
        </w:numPr>
      </w:pPr>
      <w:r w:rsidRPr="003F4C96">
        <w:rPr>
          <w:rFonts w:ascii="Times New Roman" w:hAnsi="Times New Roman" w:cs="Times New Roman"/>
        </w:rPr>
        <w:t>​</w:t>
      </w:r>
      <w:r w:rsidRPr="003F4C96">
        <w:rPr>
          <w:b/>
          <w:bCs/>
        </w:rPr>
        <w:t>解除写保护</w:t>
      </w:r>
      <w:r w:rsidRPr="003F4C96">
        <w:rPr>
          <w:rFonts w:ascii="Times New Roman" w:hAnsi="Times New Roman" w:cs="Times New Roman"/>
        </w:rPr>
        <w:t>​</w:t>
      </w:r>
      <w:r w:rsidRPr="003F4C96">
        <w:t>：解除写保护通常需要先调用</w:t>
      </w:r>
      <w:proofErr w:type="spellStart"/>
      <w:r w:rsidRPr="003F4C96">
        <w:t>FLASH_EraseOptionBytes</w:t>
      </w:r>
      <w:proofErr w:type="spellEnd"/>
      <w:r w:rsidRPr="003F4C96">
        <w:t>函数擦除选项字节，然后再重新配置 。与解除读保护会擦除整个主FLASH不同，解除写保护</w:t>
      </w:r>
      <w:r w:rsidRPr="003F4C96">
        <w:rPr>
          <w:b/>
          <w:bCs/>
        </w:rPr>
        <w:t>不会</w:t>
      </w:r>
      <w:r w:rsidRPr="003F4C96">
        <w:t>擦除主FLASH存储区内的用户程序或数据</w:t>
      </w:r>
      <w:proofErr w:type="gramStart"/>
      <w:r w:rsidRPr="003F4C96">
        <w:t xml:space="preserve"> 。</w:t>
      </w:r>
      <w:proofErr w:type="gramEnd"/>
    </w:p>
    <w:p w14:paraId="3657A975" w14:textId="77777777" w:rsidR="003F4C96" w:rsidRPr="003F4C96" w:rsidRDefault="003F4C96">
      <w:pPr>
        <w:numPr>
          <w:ilvl w:val="0"/>
          <w:numId w:val="887"/>
        </w:numPr>
      </w:pPr>
      <w:r w:rsidRPr="003F4C96">
        <w:rPr>
          <w:rFonts w:ascii="Times New Roman" w:hAnsi="Times New Roman" w:cs="Times New Roman"/>
        </w:rPr>
        <w:t>​</w:t>
      </w:r>
      <w:r w:rsidRPr="003F4C96">
        <w:rPr>
          <w:b/>
          <w:bCs/>
        </w:rPr>
        <w:t>谨慎操作</w:t>
      </w:r>
      <w:r w:rsidRPr="003F4C96">
        <w:rPr>
          <w:rFonts w:ascii="Times New Roman" w:hAnsi="Times New Roman" w:cs="Times New Roman"/>
        </w:rPr>
        <w:t>​</w:t>
      </w:r>
      <w:r w:rsidRPr="003F4C96">
        <w:t>：错误地设置写保护（尤其是保护了存储当前运行程序的扇区）可能导致无法通过常规方式更新固件。在进行写保护操作前，务必规划好FLASH的空间分配 。</w:t>
      </w:r>
    </w:p>
    <w:p w14:paraId="5C0CC4A5" w14:textId="77777777" w:rsidR="003F4C96" w:rsidRPr="003F4C96" w:rsidRDefault="003F4C96" w:rsidP="00B4390F">
      <w:pPr>
        <w:pStyle w:val="3"/>
      </w:pPr>
      <w:r w:rsidRPr="003F4C96">
        <w:rPr>
          <w:rFonts w:ascii="Segoe UI Emoji" w:hAnsi="Segoe UI Emoji" w:cs="Segoe UI Emoji"/>
        </w:rPr>
        <w:t>💎</w:t>
      </w:r>
      <w:r w:rsidRPr="003F4C96">
        <w:t xml:space="preserve"> 总结 </w:t>
      </w:r>
    </w:p>
    <w:p w14:paraId="70E0D14B" w14:textId="77777777" w:rsidR="003F4C96" w:rsidRPr="003F4C96" w:rsidRDefault="003F4C96" w:rsidP="003F4C96">
      <w:proofErr w:type="spellStart"/>
      <w:r w:rsidRPr="003F4C96">
        <w:t>FLASH_GetWriteProtectionOptionByte</w:t>
      </w:r>
      <w:proofErr w:type="spellEnd"/>
      <w:r w:rsidRPr="003F4C96">
        <w:t>是一个用于查询STM32内部FLASH写保护状态的重要函数。通过读取并解析其返回值，可以了解芯片存储器的当前保护状态，为安全地进行固件升级或数据存储提供依据。</w:t>
      </w:r>
    </w:p>
    <w:p w14:paraId="7BCA24E6" w14:textId="77777777" w:rsidR="003F4C96" w:rsidRPr="003F4C96" w:rsidRDefault="003F4C96" w:rsidP="003F4C96">
      <w:r w:rsidRPr="003F4C96">
        <w:t>希望这些信息能帮助你更好地理解和使用这个函数。如果你对STM32 FLASH的其他操作有疑问，我很乐意继续探讨。</w:t>
      </w:r>
    </w:p>
    <w:p w14:paraId="33B5C79E" w14:textId="77777777" w:rsidR="00D62921" w:rsidRPr="00D62921" w:rsidRDefault="00D62921" w:rsidP="00D62921"/>
    <w:p w14:paraId="2D626423" w14:textId="4A32EE9D" w:rsidR="00B4390F" w:rsidRDefault="00B4390F" w:rsidP="001D11AC">
      <w:pPr>
        <w:pStyle w:val="2"/>
      </w:pPr>
      <w:proofErr w:type="spellStart"/>
      <w:r w:rsidRPr="00B4390F">
        <w:lastRenderedPageBreak/>
        <w:t>FLASH_GetReadOutProtectionStatus</w:t>
      </w:r>
      <w:proofErr w:type="spellEnd"/>
      <w:r w:rsidRPr="00B4390F">
        <w:t>(</w:t>
      </w:r>
      <w:r>
        <w:rPr>
          <w:rFonts w:hint="eastAsia"/>
        </w:rPr>
        <w:t>)</w:t>
      </w:r>
      <w:r w:rsidR="00462B93">
        <w:br/>
      </w:r>
      <w:r w:rsidR="00462B93" w:rsidRPr="00462B93">
        <w:t>查询STM32微控制器内部Flash存储器的读保护状态</w:t>
      </w:r>
    </w:p>
    <w:p w14:paraId="59F727B2" w14:textId="77777777" w:rsidR="00462B93" w:rsidRPr="00462B93" w:rsidRDefault="00462B93" w:rsidP="00462B93">
      <w:proofErr w:type="spellStart"/>
      <w:r w:rsidRPr="00462B93">
        <w:t>FLASH_GetReadOutProtectionStatus</w:t>
      </w:r>
      <w:proofErr w:type="spellEnd"/>
      <w:r w:rsidRPr="00462B93">
        <w:t>函数用于查询STM32微控制器内部Flash存储器的读保护状态，这是实现芯片程序加密的一个重要查询功能。</w:t>
      </w:r>
    </w:p>
    <w:p w14:paraId="79BAC821" w14:textId="77777777" w:rsidR="00462B93" w:rsidRPr="00462B93" w:rsidRDefault="00462B93" w:rsidP="00D91306">
      <w:pPr>
        <w:pStyle w:val="3"/>
      </w:pPr>
      <w:r w:rsidRPr="00462B93">
        <w:rPr>
          <w:rFonts w:ascii="Segoe UI Emoji" w:hAnsi="Segoe UI Emoji" w:cs="Segoe UI Emoji"/>
        </w:rPr>
        <w:t>🔍</w:t>
      </w:r>
      <w:r w:rsidRPr="00462B93">
        <w:t xml:space="preserve"> 函数详解 </w:t>
      </w:r>
    </w:p>
    <w:p w14:paraId="0D9C8C7B" w14:textId="77777777" w:rsidR="00462B93" w:rsidRPr="00462B93" w:rsidRDefault="00462B93">
      <w:pPr>
        <w:numPr>
          <w:ilvl w:val="0"/>
          <w:numId w:val="888"/>
        </w:numPr>
      </w:pPr>
      <w:r w:rsidRPr="00462B93">
        <w:rPr>
          <w:rFonts w:ascii="Times New Roman" w:hAnsi="Times New Roman" w:cs="Times New Roman"/>
        </w:rPr>
        <w:t>​</w:t>
      </w:r>
      <w:r w:rsidRPr="00462B93">
        <w:rPr>
          <w:b/>
          <w:bCs/>
        </w:rPr>
        <w:t>函数原型</w:t>
      </w:r>
      <w:r w:rsidRPr="00462B93">
        <w:rPr>
          <w:rFonts w:ascii="Times New Roman" w:hAnsi="Times New Roman" w:cs="Times New Roman"/>
        </w:rPr>
        <w:t>​</w:t>
      </w:r>
      <w:r w:rsidRPr="00462B93">
        <w:t>：</w:t>
      </w:r>
      <w:proofErr w:type="spellStart"/>
      <w:r w:rsidRPr="00462B93">
        <w:t>FlagStatus</w:t>
      </w:r>
      <w:proofErr w:type="spellEnd"/>
      <w:r w:rsidRPr="00462B93">
        <w:t xml:space="preserve"> </w:t>
      </w:r>
      <w:proofErr w:type="spellStart"/>
      <w:r w:rsidRPr="00462B93">
        <w:t>FLASH_GetReadOutProtectionStatus</w:t>
      </w:r>
      <w:proofErr w:type="spellEnd"/>
      <w:r w:rsidRPr="00462B93">
        <w:t>(void)</w:t>
      </w:r>
    </w:p>
    <w:p w14:paraId="49C61324" w14:textId="77777777" w:rsidR="00462B93" w:rsidRPr="00462B93" w:rsidRDefault="00462B93">
      <w:pPr>
        <w:numPr>
          <w:ilvl w:val="0"/>
          <w:numId w:val="888"/>
        </w:numPr>
      </w:pPr>
      <w:r w:rsidRPr="00462B93">
        <w:rPr>
          <w:rFonts w:ascii="Times New Roman" w:hAnsi="Times New Roman" w:cs="Times New Roman"/>
        </w:rPr>
        <w:t>​</w:t>
      </w:r>
      <w:r w:rsidRPr="00462B93">
        <w:rPr>
          <w:b/>
          <w:bCs/>
        </w:rPr>
        <w:t>输入参数</w:t>
      </w:r>
      <w:r w:rsidRPr="00462B93">
        <w:rPr>
          <w:rFonts w:ascii="Times New Roman" w:hAnsi="Times New Roman" w:cs="Times New Roman"/>
        </w:rPr>
        <w:t>​</w:t>
      </w:r>
      <w:r w:rsidRPr="00462B93">
        <w:t>：无 (void)</w:t>
      </w:r>
    </w:p>
    <w:p w14:paraId="4ED9185B" w14:textId="77777777" w:rsidR="00462B93" w:rsidRPr="00462B93" w:rsidRDefault="00462B93">
      <w:pPr>
        <w:numPr>
          <w:ilvl w:val="0"/>
          <w:numId w:val="888"/>
        </w:numPr>
      </w:pPr>
      <w:r w:rsidRPr="00462B93">
        <w:rPr>
          <w:rFonts w:ascii="Times New Roman" w:hAnsi="Times New Roman" w:cs="Times New Roman"/>
        </w:rPr>
        <w:t>​</w:t>
      </w:r>
      <w:r w:rsidRPr="00462B93">
        <w:rPr>
          <w:b/>
          <w:bCs/>
        </w:rPr>
        <w:t>返回</w:t>
      </w:r>
      <w:proofErr w:type="gramStart"/>
      <w:r w:rsidRPr="00462B93">
        <w:rPr>
          <w:b/>
          <w:bCs/>
        </w:rPr>
        <w:t>值</w:t>
      </w:r>
      <w:r w:rsidRPr="00462B93">
        <w:rPr>
          <w:rFonts w:ascii="Times New Roman" w:hAnsi="Times New Roman" w:cs="Times New Roman"/>
        </w:rPr>
        <w:t>​</w:t>
      </w:r>
      <w:r w:rsidRPr="00462B93">
        <w:t>：</w:t>
      </w:r>
      <w:proofErr w:type="gramEnd"/>
      <w:r w:rsidRPr="00462B93">
        <w:t xml:space="preserve">返回一个 </w:t>
      </w:r>
      <w:proofErr w:type="spellStart"/>
      <w:r w:rsidRPr="00462B93">
        <w:t>FlagStatus</w:t>
      </w:r>
      <w:proofErr w:type="spellEnd"/>
      <w:r w:rsidRPr="00462B93">
        <w:t>类型的枚举值，该值表示当前的读保护状态。</w:t>
      </w:r>
    </w:p>
    <w:p w14:paraId="79883173" w14:textId="77777777" w:rsidR="00462B93" w:rsidRPr="00462B93" w:rsidRDefault="00462B93">
      <w:pPr>
        <w:numPr>
          <w:ilvl w:val="1"/>
          <w:numId w:val="888"/>
        </w:numPr>
      </w:pPr>
      <w:r w:rsidRPr="00462B93">
        <w:rPr>
          <w:rFonts w:ascii="Times New Roman" w:hAnsi="Times New Roman" w:cs="Times New Roman"/>
        </w:rPr>
        <w:t>​</w:t>
      </w:r>
      <w:proofErr w:type="gramStart"/>
      <w:r w:rsidRPr="00462B93">
        <w:rPr>
          <w:b/>
          <w:bCs/>
        </w:rPr>
        <w:t>SET</w:t>
      </w:r>
      <w:r w:rsidRPr="00462B93">
        <w:rPr>
          <w:rFonts w:ascii="Times New Roman" w:hAnsi="Times New Roman" w:cs="Times New Roman"/>
        </w:rPr>
        <w:t>​</w:t>
      </w:r>
      <w:r w:rsidRPr="00462B93">
        <w:t>：</w:t>
      </w:r>
      <w:proofErr w:type="gramEnd"/>
      <w:r w:rsidRPr="00462B93">
        <w:t>表示读保护已经启用。在此状态下，无法通过调试器（如JTAG或SWD）直接读取Flash内容，从而保护程序代码不被非法读取。</w:t>
      </w:r>
    </w:p>
    <w:p w14:paraId="78DDF32C" w14:textId="77777777" w:rsidR="00462B93" w:rsidRPr="00462B93" w:rsidRDefault="00462B93">
      <w:pPr>
        <w:numPr>
          <w:ilvl w:val="1"/>
          <w:numId w:val="888"/>
        </w:numPr>
      </w:pPr>
      <w:r w:rsidRPr="00462B93">
        <w:rPr>
          <w:rFonts w:ascii="Times New Roman" w:hAnsi="Times New Roman" w:cs="Times New Roman"/>
        </w:rPr>
        <w:t>​</w:t>
      </w:r>
      <w:proofErr w:type="gramStart"/>
      <w:r w:rsidRPr="00462B93">
        <w:rPr>
          <w:b/>
          <w:bCs/>
        </w:rPr>
        <w:t>RESET</w:t>
      </w:r>
      <w:r w:rsidRPr="00462B93">
        <w:rPr>
          <w:rFonts w:ascii="Times New Roman" w:hAnsi="Times New Roman" w:cs="Times New Roman"/>
        </w:rPr>
        <w:t>​</w:t>
      </w:r>
      <w:r w:rsidRPr="00462B93">
        <w:t>：</w:t>
      </w:r>
      <w:proofErr w:type="gramEnd"/>
      <w:r w:rsidRPr="00462B93">
        <w:t>表示读保护未启用，Flash可以被正常读取和编程。</w:t>
      </w:r>
    </w:p>
    <w:p w14:paraId="75C6DC7C" w14:textId="77777777" w:rsidR="00462B93" w:rsidRPr="00462B93" w:rsidRDefault="00462B93" w:rsidP="00D91306">
      <w:pPr>
        <w:pStyle w:val="3"/>
      </w:pPr>
      <w:r w:rsidRPr="00462B93">
        <w:rPr>
          <w:rFonts w:ascii="Segoe UI Emoji" w:hAnsi="Segoe UI Emoji" w:cs="Segoe UI Emoji"/>
        </w:rPr>
        <w:t>⚙️</w:t>
      </w:r>
      <w:r w:rsidRPr="00462B93">
        <w:t xml:space="preserve"> 功能说明与使用场景 </w:t>
      </w:r>
    </w:p>
    <w:p w14:paraId="69058AD6" w14:textId="77777777" w:rsidR="00462B93" w:rsidRPr="00462B93" w:rsidRDefault="00462B93" w:rsidP="00462B93">
      <w:r w:rsidRPr="00462B93">
        <w:t>该函数的核心作用是</w:t>
      </w:r>
      <w:r w:rsidRPr="00462B93">
        <w:rPr>
          <w:b/>
          <w:bCs/>
        </w:rPr>
        <w:t>检查芯片当前是否处于加密状态</w:t>
      </w:r>
      <w:r w:rsidRPr="00462B93">
        <w:t xml:space="preserve">。它通常在与读保护设置函数 </w:t>
      </w:r>
      <w:proofErr w:type="spellStart"/>
      <w:r w:rsidRPr="00462B93">
        <w:t>FLASH_ReadOutProtection</w:t>
      </w:r>
      <w:proofErr w:type="spellEnd"/>
      <w:proofErr w:type="gramStart"/>
      <w:r w:rsidRPr="00462B93">
        <w:t>(ENABLE)</w:t>
      </w:r>
      <w:proofErr w:type="gramEnd"/>
      <w:r w:rsidRPr="00462B93">
        <w:t xml:space="preserve">和解除函数 </w:t>
      </w:r>
      <w:proofErr w:type="spellStart"/>
      <w:r w:rsidRPr="00462B93">
        <w:t>FLASH_ReadOutProtection</w:t>
      </w:r>
      <w:proofErr w:type="spellEnd"/>
      <w:proofErr w:type="gramStart"/>
      <w:r w:rsidRPr="00462B93">
        <w:t>(DISABLE)</w:t>
      </w:r>
      <w:proofErr w:type="gramEnd"/>
      <w:r w:rsidRPr="00462B93">
        <w:t>配合使用时，起到状态判断的作用，以避免重复操作或误操作。</w:t>
      </w:r>
    </w:p>
    <w:p w14:paraId="14AC3572" w14:textId="77777777" w:rsidR="00462B93" w:rsidRPr="00462B93" w:rsidRDefault="00462B93" w:rsidP="00462B93">
      <w:r w:rsidRPr="00462B93">
        <w:t>一个典型的使用场景是，在程序初始化时，先检查读保护状态，如果未开启，则启用它以确保程序后续运行的安全性。</w:t>
      </w:r>
    </w:p>
    <w:p w14:paraId="2D8B1A00" w14:textId="77777777" w:rsidR="00462B93" w:rsidRPr="00462B93" w:rsidRDefault="00462B93" w:rsidP="00462B93">
      <w:r w:rsidRPr="00462B93">
        <w:t>#include "stm32f10x_flash</w:t>
      </w:r>
      <w:proofErr w:type="gramStart"/>
      <w:r w:rsidRPr="00462B93">
        <w:t>.h</w:t>
      </w:r>
      <w:proofErr w:type="gramEnd"/>
      <w:r w:rsidRPr="00462B93">
        <w:t>"</w:t>
      </w:r>
    </w:p>
    <w:p w14:paraId="4C7145B2" w14:textId="77777777" w:rsidR="00462B93" w:rsidRPr="00462B93" w:rsidRDefault="00462B93" w:rsidP="00462B93"/>
    <w:p w14:paraId="308B9362" w14:textId="77777777" w:rsidR="00462B93" w:rsidRPr="00462B93" w:rsidRDefault="00462B93" w:rsidP="00462B93">
      <w:r w:rsidRPr="00462B93">
        <w:t>int main(void) {</w:t>
      </w:r>
    </w:p>
    <w:p w14:paraId="75A1E8A5" w14:textId="77777777" w:rsidR="00462B93" w:rsidRPr="00462B93" w:rsidRDefault="00462B93" w:rsidP="00462B93">
      <w:r w:rsidRPr="00462B93">
        <w:t xml:space="preserve">    /</w:t>
      </w:r>
      <w:proofErr w:type="gramStart"/>
      <w:r w:rsidRPr="00462B93">
        <w:t>/ 检查</w:t>
      </w:r>
      <w:proofErr w:type="gramEnd"/>
      <w:r w:rsidRPr="00462B93">
        <w:t>读保护状态，如果未设置，则设置读保护</w:t>
      </w:r>
    </w:p>
    <w:p w14:paraId="5F66FE2C" w14:textId="77777777" w:rsidR="00462B93" w:rsidRPr="00462B93" w:rsidRDefault="00462B93" w:rsidP="00462B93">
      <w:r w:rsidRPr="00462B93">
        <w:t xml:space="preserve">    if (</w:t>
      </w:r>
      <w:proofErr w:type="spellStart"/>
      <w:r w:rsidRPr="00462B93">
        <w:t>FLASH_</w:t>
      </w:r>
      <w:proofErr w:type="gramStart"/>
      <w:r w:rsidRPr="00462B93">
        <w:t>GetReadOutProtectionStatus</w:t>
      </w:r>
      <w:proofErr w:type="spellEnd"/>
      <w:r w:rsidRPr="00462B93">
        <w:t>(</w:t>
      </w:r>
      <w:proofErr w:type="gramEnd"/>
      <w:r w:rsidRPr="00462B93">
        <w:t>) == RESET) {</w:t>
      </w:r>
    </w:p>
    <w:p w14:paraId="0D31BE1F" w14:textId="77777777" w:rsidR="00462B93" w:rsidRPr="00462B93" w:rsidRDefault="00462B93" w:rsidP="00462B93">
      <w:r w:rsidRPr="00462B93">
        <w:t xml:space="preserve">        </w:t>
      </w:r>
      <w:proofErr w:type="spellStart"/>
      <w:r w:rsidRPr="00462B93">
        <w:t>FLASH_</w:t>
      </w:r>
      <w:proofErr w:type="gramStart"/>
      <w:r w:rsidRPr="00462B93">
        <w:t>Unlock</w:t>
      </w:r>
      <w:proofErr w:type="spellEnd"/>
      <w:r w:rsidRPr="00462B93">
        <w:t>(</w:t>
      </w:r>
      <w:proofErr w:type="gramEnd"/>
      <w:r w:rsidRPr="00462B93">
        <w:t>);</w:t>
      </w:r>
    </w:p>
    <w:p w14:paraId="48576076" w14:textId="77777777" w:rsidR="00462B93" w:rsidRPr="00462B93" w:rsidRDefault="00462B93" w:rsidP="00462B93">
      <w:r w:rsidRPr="00462B93">
        <w:t xml:space="preserve">        </w:t>
      </w:r>
      <w:proofErr w:type="spellStart"/>
      <w:r w:rsidRPr="00462B93">
        <w:t>FLASH_</w:t>
      </w:r>
      <w:proofErr w:type="gramStart"/>
      <w:r w:rsidRPr="00462B93">
        <w:t>ReadOutProtection</w:t>
      </w:r>
      <w:proofErr w:type="spellEnd"/>
      <w:r w:rsidRPr="00462B93">
        <w:t>(</w:t>
      </w:r>
      <w:proofErr w:type="gramEnd"/>
      <w:r w:rsidRPr="00462B93">
        <w:t>ENABLE);</w:t>
      </w:r>
    </w:p>
    <w:p w14:paraId="5B1C675B" w14:textId="77777777" w:rsidR="00462B93" w:rsidRPr="00462B93" w:rsidRDefault="00462B93" w:rsidP="00462B93">
      <w:r w:rsidRPr="00462B93">
        <w:t xml:space="preserve">        </w:t>
      </w:r>
      <w:proofErr w:type="spellStart"/>
      <w:r w:rsidRPr="00462B93">
        <w:t>FLASH_</w:t>
      </w:r>
      <w:proofErr w:type="gramStart"/>
      <w:r w:rsidRPr="00462B93">
        <w:t>Lock</w:t>
      </w:r>
      <w:proofErr w:type="spellEnd"/>
      <w:r w:rsidRPr="00462B93">
        <w:t>(</w:t>
      </w:r>
      <w:proofErr w:type="gramEnd"/>
      <w:r w:rsidRPr="00462B93">
        <w:t>);</w:t>
      </w:r>
    </w:p>
    <w:p w14:paraId="6BB5FBC0" w14:textId="77777777" w:rsidR="00462B93" w:rsidRPr="00462B93" w:rsidRDefault="00462B93" w:rsidP="00462B93">
      <w:r w:rsidRPr="00462B93">
        <w:t xml:space="preserve">    }</w:t>
      </w:r>
    </w:p>
    <w:p w14:paraId="3F87F1F5" w14:textId="77777777" w:rsidR="00462B93" w:rsidRPr="00462B93" w:rsidRDefault="00462B93" w:rsidP="00462B93"/>
    <w:p w14:paraId="5D5A0B8F" w14:textId="77777777" w:rsidR="00462B93" w:rsidRPr="00462B93" w:rsidRDefault="00462B93" w:rsidP="00462B93">
      <w:r w:rsidRPr="00462B93">
        <w:t xml:space="preserve">    // ... 其他应用程序代码</w:t>
      </w:r>
    </w:p>
    <w:p w14:paraId="627A58B2" w14:textId="77777777" w:rsidR="00462B93" w:rsidRPr="00462B93" w:rsidRDefault="00462B93" w:rsidP="00462B93"/>
    <w:p w14:paraId="0AA98626" w14:textId="77777777" w:rsidR="00462B93" w:rsidRPr="00462B93" w:rsidRDefault="00462B93" w:rsidP="00462B93">
      <w:r w:rsidRPr="00462B93">
        <w:t xml:space="preserve">    while (</w:t>
      </w:r>
      <w:proofErr w:type="gramStart"/>
      <w:r w:rsidRPr="00462B93">
        <w:t>1) {</w:t>
      </w:r>
      <w:proofErr w:type="gramEnd"/>
    </w:p>
    <w:p w14:paraId="248C1F59" w14:textId="77777777" w:rsidR="00462B93" w:rsidRPr="00462B93" w:rsidRDefault="00462B93" w:rsidP="00462B93">
      <w:r w:rsidRPr="00462B93">
        <w:t xml:space="preserve">    }</w:t>
      </w:r>
    </w:p>
    <w:p w14:paraId="2E9B4E02" w14:textId="77777777" w:rsidR="00462B93" w:rsidRPr="00462B93" w:rsidRDefault="00462B93" w:rsidP="00462B93">
      <w:r w:rsidRPr="00462B93">
        <w:t>}</w:t>
      </w:r>
    </w:p>
    <w:p w14:paraId="170C70CE" w14:textId="77777777" w:rsidR="00462B93" w:rsidRPr="00462B93" w:rsidRDefault="00462B93" w:rsidP="00D91306">
      <w:pPr>
        <w:pStyle w:val="3"/>
      </w:pPr>
      <w:r w:rsidRPr="00462B93">
        <w:rPr>
          <w:rFonts w:ascii="Segoe UI Emoji" w:hAnsi="Segoe UI Emoji" w:cs="Segoe UI Emoji"/>
        </w:rPr>
        <w:t>⚠️</w:t>
      </w:r>
      <w:r w:rsidRPr="00462B93">
        <w:t xml:space="preserve"> 重要注意事项 </w:t>
      </w:r>
    </w:p>
    <w:p w14:paraId="53504CA7" w14:textId="77777777" w:rsidR="00462B93" w:rsidRPr="00462B93" w:rsidRDefault="00462B93">
      <w:pPr>
        <w:numPr>
          <w:ilvl w:val="0"/>
          <w:numId w:val="889"/>
        </w:numPr>
      </w:pPr>
      <w:r w:rsidRPr="00462B93">
        <w:rPr>
          <w:rFonts w:ascii="Times New Roman" w:hAnsi="Times New Roman" w:cs="Times New Roman"/>
        </w:rPr>
        <w:t>​</w:t>
      </w:r>
      <w:r w:rsidRPr="00462B93">
        <w:rPr>
          <w:b/>
          <w:bCs/>
        </w:rPr>
        <w:t>头文件宏</w:t>
      </w:r>
      <w:proofErr w:type="gramStart"/>
      <w:r w:rsidRPr="00462B93">
        <w:rPr>
          <w:b/>
          <w:bCs/>
        </w:rPr>
        <w:t>定义</w:t>
      </w:r>
      <w:r w:rsidRPr="00462B93">
        <w:rPr>
          <w:rFonts w:ascii="Times New Roman" w:hAnsi="Times New Roman" w:cs="Times New Roman"/>
        </w:rPr>
        <w:t>​</w:t>
      </w:r>
      <w:r w:rsidRPr="00462B93">
        <w:t>：</w:t>
      </w:r>
      <w:proofErr w:type="gramEnd"/>
      <w:r w:rsidRPr="00462B93">
        <w:t>在使用STM32标准外设库时，如果要在程序中操作读保护功能，通常在</w:t>
      </w:r>
      <w:proofErr w:type="gramStart"/>
      <w:r w:rsidRPr="00462B93">
        <w:t>包含 "</w:t>
      </w:r>
      <w:proofErr w:type="gramEnd"/>
      <w:r w:rsidRPr="00462B93">
        <w:t>stm32f10x_flash.h"头文件</w:t>
      </w:r>
      <w:r w:rsidRPr="00462B93">
        <w:rPr>
          <w:b/>
          <w:bCs/>
        </w:rPr>
        <w:t>之前</w:t>
      </w:r>
      <w:r w:rsidRPr="00462B93">
        <w:t>，需要在源文件中定义</w:t>
      </w:r>
      <w:proofErr w:type="gramStart"/>
      <w:r w:rsidRPr="00462B93">
        <w:t>宏 _</w:t>
      </w:r>
      <w:proofErr w:type="gramEnd"/>
      <w:r w:rsidRPr="00462B93">
        <w:t>FLASH_PROG，否则编译可能会报错。</w:t>
      </w:r>
    </w:p>
    <w:p w14:paraId="4A9976E3" w14:textId="77777777" w:rsidR="00462B93" w:rsidRPr="00462B93" w:rsidRDefault="00462B93">
      <w:pPr>
        <w:numPr>
          <w:ilvl w:val="0"/>
          <w:numId w:val="889"/>
        </w:numPr>
        <w:tabs>
          <w:tab w:val="clear" w:pos="720"/>
        </w:tabs>
      </w:pPr>
      <w:proofErr w:type="gramStart"/>
      <w:r w:rsidRPr="00462B93">
        <w:t>#define</w:t>
      </w:r>
      <w:proofErr w:type="gramEnd"/>
      <w:r w:rsidRPr="00462B93">
        <w:t xml:space="preserve"> _FLASH_PROG</w:t>
      </w:r>
    </w:p>
    <w:p w14:paraId="7C72C298" w14:textId="77777777" w:rsidR="00462B93" w:rsidRPr="00462B93" w:rsidRDefault="00462B93" w:rsidP="00462B93">
      <w:r w:rsidRPr="00462B93">
        <w:t>#include "stm32f10x_flash</w:t>
      </w:r>
      <w:proofErr w:type="gramStart"/>
      <w:r w:rsidRPr="00462B93">
        <w:t>.h</w:t>
      </w:r>
      <w:proofErr w:type="gramEnd"/>
      <w:r w:rsidRPr="00462B93">
        <w:t>"</w:t>
      </w:r>
    </w:p>
    <w:p w14:paraId="59A04325" w14:textId="77777777" w:rsidR="00462B93" w:rsidRPr="00462B93" w:rsidRDefault="00462B93">
      <w:pPr>
        <w:numPr>
          <w:ilvl w:val="0"/>
          <w:numId w:val="889"/>
        </w:numPr>
      </w:pPr>
      <w:r w:rsidRPr="00462B93">
        <w:rPr>
          <w:rFonts w:ascii="Times New Roman" w:hAnsi="Times New Roman" w:cs="Times New Roman"/>
        </w:rPr>
        <w:t>​</w:t>
      </w:r>
      <w:r w:rsidRPr="00462B93">
        <w:rPr>
          <w:b/>
          <w:bCs/>
        </w:rPr>
        <w:t>状态</w:t>
      </w:r>
      <w:proofErr w:type="gramStart"/>
      <w:r w:rsidRPr="00462B93">
        <w:rPr>
          <w:b/>
          <w:bCs/>
        </w:rPr>
        <w:t>生效</w:t>
      </w:r>
      <w:r w:rsidRPr="00462B93">
        <w:rPr>
          <w:rFonts w:ascii="Times New Roman" w:hAnsi="Times New Roman" w:cs="Times New Roman"/>
        </w:rPr>
        <w:t>​</w:t>
      </w:r>
      <w:r w:rsidRPr="00462B93">
        <w:t>：</w:t>
      </w:r>
      <w:proofErr w:type="gramEnd"/>
      <w:r w:rsidRPr="00462B93">
        <w:t>读保护状态的改变（启用或禁用）在操作完成后需要</w:t>
      </w:r>
      <w:r w:rsidRPr="00462B93">
        <w:rPr>
          <w:b/>
          <w:bCs/>
        </w:rPr>
        <w:t>系统</w:t>
      </w:r>
      <w:proofErr w:type="gramStart"/>
      <w:r w:rsidRPr="00462B93">
        <w:rPr>
          <w:b/>
          <w:bCs/>
        </w:rPr>
        <w:t>复位</w:t>
      </w:r>
      <w:r w:rsidRPr="00462B93">
        <w:rPr>
          <w:rFonts w:ascii="Times New Roman" w:hAnsi="Times New Roman" w:cs="Times New Roman"/>
        </w:rPr>
        <w:t>​</w:t>
      </w:r>
      <w:r w:rsidRPr="00462B93">
        <w:t>（</w:t>
      </w:r>
      <w:proofErr w:type="gramEnd"/>
      <w:r w:rsidRPr="00462B93">
        <w:t>有时甚至是重新上电）才能完全生效，而不仅仅是软件复位。</w:t>
      </w:r>
    </w:p>
    <w:p w14:paraId="743CBB14" w14:textId="77777777" w:rsidR="00462B93" w:rsidRPr="00462B93" w:rsidRDefault="00462B93">
      <w:pPr>
        <w:numPr>
          <w:ilvl w:val="0"/>
          <w:numId w:val="889"/>
        </w:numPr>
      </w:pPr>
      <w:r w:rsidRPr="00462B93">
        <w:rPr>
          <w:rFonts w:ascii="Times New Roman" w:hAnsi="Times New Roman" w:cs="Times New Roman"/>
        </w:rPr>
        <w:t>​</w:t>
      </w:r>
      <w:r w:rsidRPr="00462B93">
        <w:rPr>
          <w:b/>
          <w:bCs/>
        </w:rPr>
        <w:t>解除保护的后果</w:t>
      </w:r>
      <w:r w:rsidRPr="00462B93">
        <w:rPr>
          <w:rFonts w:ascii="Times New Roman" w:hAnsi="Times New Roman" w:cs="Times New Roman"/>
        </w:rPr>
        <w:t>​</w:t>
      </w:r>
      <w:r w:rsidRPr="00462B93">
        <w:t>：需要特别注意，</w:t>
      </w:r>
      <w:r w:rsidRPr="00462B93">
        <w:rPr>
          <w:rFonts w:ascii="Times New Roman" w:hAnsi="Times New Roman" w:cs="Times New Roman"/>
        </w:rPr>
        <w:t>​</w:t>
      </w:r>
      <w:r w:rsidRPr="00462B93">
        <w:rPr>
          <w:b/>
          <w:bCs/>
        </w:rPr>
        <w:t>解除读保护（</w:t>
      </w:r>
      <w:proofErr w:type="spellStart"/>
      <w:r w:rsidRPr="00462B93">
        <w:rPr>
          <w:b/>
          <w:bCs/>
        </w:rPr>
        <w:t>FLASH_ReadOutProtection</w:t>
      </w:r>
      <w:proofErr w:type="spellEnd"/>
      <w:r w:rsidRPr="00462B93">
        <w:rPr>
          <w:b/>
          <w:bCs/>
        </w:rPr>
        <w:t>(DISABLE)）的操作会触发芯片自动擦除整个主Flash存储区</w:t>
      </w:r>
      <w:r w:rsidRPr="00462B93">
        <w:t>，这意味着当前的程序会被清除。因此，如果在Flash中运行解除保护的程序代码，代码在执行成功后自身也会被擦除。</w:t>
      </w:r>
    </w:p>
    <w:p w14:paraId="58E1E9E5" w14:textId="77777777" w:rsidR="00462B93" w:rsidRPr="00462B93" w:rsidRDefault="00462B93" w:rsidP="00D91306">
      <w:pPr>
        <w:pStyle w:val="3"/>
      </w:pPr>
      <w:r w:rsidRPr="00462B93">
        <w:rPr>
          <w:rFonts w:ascii="Segoe UI Emoji" w:hAnsi="Segoe UI Emoji" w:cs="Segoe UI Emoji"/>
        </w:rPr>
        <w:t>💎</w:t>
      </w:r>
      <w:r w:rsidRPr="00462B93">
        <w:t xml:space="preserve"> 总结 </w:t>
      </w:r>
    </w:p>
    <w:p w14:paraId="6DD6EB4D" w14:textId="77777777" w:rsidR="00462B93" w:rsidRPr="00462B93" w:rsidRDefault="00462B93" w:rsidP="00462B93">
      <w:proofErr w:type="spellStart"/>
      <w:r w:rsidRPr="00462B93">
        <w:t>FLASH_GetReadOutProtectionStatus</w:t>
      </w:r>
      <w:proofErr w:type="spellEnd"/>
      <w:r w:rsidRPr="00462B93">
        <w:t>是一个简单的状态查询函数，它在STM32程序加密流程中扮演着“哨兵”的角色，用于确保读保护操作能够安全、准确地进行。合理使用它，是构建安全可靠产品的基础。</w:t>
      </w:r>
    </w:p>
    <w:p w14:paraId="690DE580" w14:textId="77777777" w:rsidR="00462B93" w:rsidRPr="00462B93" w:rsidRDefault="00462B93" w:rsidP="00462B93">
      <w:r w:rsidRPr="00462B93">
        <w:t>希望这些信息能帮助你更好地理解这个函数。如果你对STM32 Flash的其他操作有疑问，我很乐意继续探讨。</w:t>
      </w:r>
    </w:p>
    <w:p w14:paraId="1DC5A807" w14:textId="77777777" w:rsidR="00443588" w:rsidRPr="00462B93" w:rsidRDefault="00443588" w:rsidP="00443588"/>
    <w:p w14:paraId="3C2911A6" w14:textId="1994D92A" w:rsidR="00760B74" w:rsidRDefault="00760B74" w:rsidP="001D11AC">
      <w:pPr>
        <w:pStyle w:val="2"/>
      </w:pPr>
      <w:proofErr w:type="spellStart"/>
      <w:r w:rsidRPr="00760B74">
        <w:lastRenderedPageBreak/>
        <w:t>FLASH_GetPrefetchBufferStatus</w:t>
      </w:r>
      <w:proofErr w:type="spellEnd"/>
      <w:r w:rsidRPr="00760B74">
        <w:t>(</w:t>
      </w:r>
      <w:r>
        <w:rPr>
          <w:rFonts w:hint="eastAsia"/>
        </w:rPr>
        <w:t>)</w:t>
      </w:r>
      <w:r w:rsidR="009035F0">
        <w:br/>
      </w:r>
      <w:r w:rsidR="009035F0" w:rsidRPr="009035F0">
        <w:t>检查STM32微控制器内部Flash存储器的</w:t>
      </w:r>
      <w:r w:rsidR="009035F0" w:rsidRPr="009035F0">
        <w:rPr>
          <w:b/>
          <w:bCs/>
        </w:rPr>
        <w:t>预取缓冲区</w:t>
      </w:r>
      <w:r w:rsidR="009035F0" w:rsidRPr="009035F0">
        <w:t>当前是启用还是禁用状态</w:t>
      </w:r>
    </w:p>
    <w:p w14:paraId="5DA23E21" w14:textId="77777777" w:rsidR="009035F0" w:rsidRPr="009035F0" w:rsidRDefault="009035F0" w:rsidP="009035F0">
      <w:proofErr w:type="spellStart"/>
      <w:r w:rsidRPr="009035F0">
        <w:t>FLASH_GetPrefetchBufferStatus</w:t>
      </w:r>
      <w:proofErr w:type="spellEnd"/>
      <w:r w:rsidRPr="009035F0">
        <w:t>函数用于检查STM32微控制器内部Flash存储器的</w:t>
      </w:r>
      <w:r w:rsidRPr="009035F0">
        <w:rPr>
          <w:b/>
          <w:bCs/>
        </w:rPr>
        <w:t>预取缓冲区</w:t>
      </w:r>
      <w:r w:rsidRPr="009035F0">
        <w:t>当前是启用还是禁用状态。</w:t>
      </w:r>
    </w:p>
    <w:p w14:paraId="343659EC" w14:textId="77777777" w:rsidR="009035F0" w:rsidRPr="009035F0" w:rsidRDefault="009035F0" w:rsidP="00F92E26">
      <w:pPr>
        <w:pStyle w:val="3"/>
      </w:pPr>
      <w:r w:rsidRPr="009035F0">
        <w:rPr>
          <w:rFonts w:ascii="Segoe UI Emoji" w:hAnsi="Segoe UI Emoji" w:cs="Segoe UI Emoji"/>
        </w:rPr>
        <w:t>🔍</w:t>
      </w:r>
      <w:r w:rsidRPr="009035F0">
        <w:t xml:space="preserve"> 函数详解 </w:t>
      </w:r>
    </w:p>
    <w:p w14:paraId="242475B9" w14:textId="77777777" w:rsidR="009035F0" w:rsidRPr="009035F0" w:rsidRDefault="009035F0">
      <w:pPr>
        <w:numPr>
          <w:ilvl w:val="0"/>
          <w:numId w:val="890"/>
        </w:numPr>
      </w:pPr>
      <w:r w:rsidRPr="009035F0">
        <w:rPr>
          <w:rFonts w:ascii="Times New Roman" w:hAnsi="Times New Roman" w:cs="Times New Roman"/>
        </w:rPr>
        <w:t>​</w:t>
      </w:r>
      <w:r w:rsidRPr="009035F0">
        <w:rPr>
          <w:b/>
          <w:bCs/>
        </w:rPr>
        <w:t>函数原型</w:t>
      </w:r>
      <w:r w:rsidRPr="009035F0">
        <w:rPr>
          <w:rFonts w:ascii="Times New Roman" w:hAnsi="Times New Roman" w:cs="Times New Roman"/>
        </w:rPr>
        <w:t>​</w:t>
      </w:r>
      <w:r w:rsidRPr="009035F0">
        <w:t>：</w:t>
      </w:r>
      <w:proofErr w:type="spellStart"/>
      <w:r w:rsidRPr="009035F0">
        <w:t>FlagStatus</w:t>
      </w:r>
      <w:proofErr w:type="spellEnd"/>
      <w:r w:rsidRPr="009035F0">
        <w:t xml:space="preserve"> </w:t>
      </w:r>
      <w:proofErr w:type="spellStart"/>
      <w:r w:rsidRPr="009035F0">
        <w:t>FLASH_GetPrefetchBufferStatus</w:t>
      </w:r>
      <w:proofErr w:type="spellEnd"/>
      <w:r w:rsidRPr="009035F0">
        <w:t>(void)</w:t>
      </w:r>
    </w:p>
    <w:p w14:paraId="25C4FC85" w14:textId="77777777" w:rsidR="009035F0" w:rsidRPr="009035F0" w:rsidRDefault="009035F0">
      <w:pPr>
        <w:numPr>
          <w:ilvl w:val="0"/>
          <w:numId w:val="890"/>
        </w:numPr>
      </w:pPr>
      <w:r w:rsidRPr="009035F0">
        <w:rPr>
          <w:rFonts w:ascii="Times New Roman" w:hAnsi="Times New Roman" w:cs="Times New Roman"/>
        </w:rPr>
        <w:t>​</w:t>
      </w:r>
      <w:r w:rsidRPr="009035F0">
        <w:rPr>
          <w:b/>
          <w:bCs/>
        </w:rPr>
        <w:t>输入参数</w:t>
      </w:r>
      <w:r w:rsidRPr="009035F0">
        <w:rPr>
          <w:rFonts w:ascii="Times New Roman" w:hAnsi="Times New Roman" w:cs="Times New Roman"/>
        </w:rPr>
        <w:t>​</w:t>
      </w:r>
      <w:r w:rsidRPr="009035F0">
        <w:t>：无 (void)</w:t>
      </w:r>
    </w:p>
    <w:p w14:paraId="11184AA5" w14:textId="77777777" w:rsidR="009035F0" w:rsidRPr="009035F0" w:rsidRDefault="009035F0">
      <w:pPr>
        <w:numPr>
          <w:ilvl w:val="0"/>
          <w:numId w:val="890"/>
        </w:numPr>
      </w:pPr>
      <w:r w:rsidRPr="009035F0">
        <w:rPr>
          <w:rFonts w:ascii="Times New Roman" w:hAnsi="Times New Roman" w:cs="Times New Roman"/>
        </w:rPr>
        <w:t>​</w:t>
      </w:r>
      <w:r w:rsidRPr="009035F0">
        <w:rPr>
          <w:b/>
          <w:bCs/>
        </w:rPr>
        <w:t>返回值</w:t>
      </w:r>
      <w:r w:rsidRPr="009035F0">
        <w:rPr>
          <w:rFonts w:ascii="Times New Roman" w:hAnsi="Times New Roman" w:cs="Times New Roman"/>
        </w:rPr>
        <w:t>​</w:t>
      </w:r>
      <w:r w:rsidRPr="009035F0">
        <w:t xml:space="preserve">：返回一个 </w:t>
      </w:r>
      <w:proofErr w:type="spellStart"/>
      <w:r w:rsidRPr="009035F0">
        <w:t>FlagStatus</w:t>
      </w:r>
      <w:proofErr w:type="spellEnd"/>
      <w:r w:rsidRPr="009035F0">
        <w:t>类型的枚举值，该值表示预取缓冲区的当前状态。</w:t>
      </w:r>
    </w:p>
    <w:p w14:paraId="6BF444A0" w14:textId="77777777" w:rsidR="009035F0" w:rsidRPr="009035F0" w:rsidRDefault="009035F0">
      <w:pPr>
        <w:numPr>
          <w:ilvl w:val="1"/>
          <w:numId w:val="890"/>
        </w:numPr>
      </w:pPr>
      <w:r w:rsidRPr="009035F0">
        <w:rPr>
          <w:rFonts w:ascii="Times New Roman" w:hAnsi="Times New Roman" w:cs="Times New Roman"/>
        </w:rPr>
        <w:t>​</w:t>
      </w:r>
      <w:r w:rsidRPr="009035F0">
        <w:rPr>
          <w:b/>
          <w:bCs/>
        </w:rPr>
        <w:t>SET</w:t>
      </w:r>
      <w:r w:rsidRPr="009035F0">
        <w:rPr>
          <w:rFonts w:ascii="Times New Roman" w:hAnsi="Times New Roman" w:cs="Times New Roman"/>
        </w:rPr>
        <w:t>​</w:t>
      </w:r>
      <w:r w:rsidRPr="009035F0">
        <w:t>：表示预取缓冲区已启用。</w:t>
      </w:r>
    </w:p>
    <w:p w14:paraId="14F9A02B" w14:textId="77777777" w:rsidR="009035F0" w:rsidRPr="009035F0" w:rsidRDefault="009035F0">
      <w:pPr>
        <w:numPr>
          <w:ilvl w:val="1"/>
          <w:numId w:val="890"/>
        </w:numPr>
      </w:pPr>
      <w:r w:rsidRPr="009035F0">
        <w:rPr>
          <w:rFonts w:ascii="Times New Roman" w:hAnsi="Times New Roman" w:cs="Times New Roman"/>
        </w:rPr>
        <w:t>​</w:t>
      </w:r>
      <w:r w:rsidRPr="009035F0">
        <w:rPr>
          <w:b/>
          <w:bCs/>
        </w:rPr>
        <w:t>RESET</w:t>
      </w:r>
      <w:r w:rsidRPr="009035F0">
        <w:rPr>
          <w:rFonts w:ascii="Times New Roman" w:hAnsi="Times New Roman" w:cs="Times New Roman"/>
        </w:rPr>
        <w:t>​</w:t>
      </w:r>
      <w:r w:rsidRPr="009035F0">
        <w:t>：表示预取缓冲区已禁用。</w:t>
      </w:r>
    </w:p>
    <w:p w14:paraId="478256C8" w14:textId="77777777" w:rsidR="009035F0" w:rsidRPr="009035F0" w:rsidRDefault="009035F0" w:rsidP="00F92E26">
      <w:pPr>
        <w:pStyle w:val="3"/>
      </w:pPr>
      <w:r w:rsidRPr="009035F0">
        <w:rPr>
          <w:rFonts w:ascii="Segoe UI Emoji" w:hAnsi="Segoe UI Emoji" w:cs="Segoe UI Emoji"/>
        </w:rPr>
        <w:t>⚙️</w:t>
      </w:r>
      <w:r w:rsidRPr="009035F0">
        <w:t xml:space="preserve"> 预取缓冲区是什么？ </w:t>
      </w:r>
    </w:p>
    <w:p w14:paraId="6E48033B" w14:textId="77777777" w:rsidR="009035F0" w:rsidRPr="009035F0" w:rsidRDefault="009035F0" w:rsidP="009035F0">
      <w:r w:rsidRPr="009035F0">
        <w:t>预取缓冲区是STM32芯片内部用于提升代码执行效率的一种硬件加速机制。其基本工作原理是：当CPU正在执行当前指令时，预取缓冲区会提前从Flash中读取后续可能执行的指令，并将其暂存在一个高速缓冲区中。当CPU需要取下一条指令时，如果指令已经在缓冲区中，就可以快速获取，从而减少CPU等待指令的时间，提高整体运行性能。</w:t>
      </w:r>
    </w:p>
    <w:p w14:paraId="5BB0E0B3" w14:textId="77777777" w:rsidR="009035F0" w:rsidRPr="009035F0" w:rsidRDefault="009035F0" w:rsidP="00F92E26">
      <w:pPr>
        <w:pStyle w:val="3"/>
      </w:pPr>
      <w:r w:rsidRPr="009035F0">
        <w:rPr>
          <w:rFonts w:ascii="Segoe UI Emoji" w:hAnsi="Segoe UI Emoji" w:cs="Segoe UI Emoji"/>
        </w:rPr>
        <w:t>📝</w:t>
      </w:r>
      <w:r w:rsidRPr="009035F0">
        <w:t xml:space="preserve"> 如何使用 </w:t>
      </w:r>
    </w:p>
    <w:p w14:paraId="2BA90D05" w14:textId="77777777" w:rsidR="009035F0" w:rsidRPr="009035F0" w:rsidRDefault="009035F0" w:rsidP="009035F0">
      <w:r w:rsidRPr="009035F0">
        <w:t>这个函数通常用于验证配置是否生效，或者在进行系统优化时检查当前状态。</w:t>
      </w:r>
    </w:p>
    <w:p w14:paraId="0F653211" w14:textId="77777777" w:rsidR="009035F0" w:rsidRPr="009035F0" w:rsidRDefault="009035F0" w:rsidP="009035F0">
      <w:r w:rsidRPr="009035F0">
        <w:t>#include "stm32f10x_flash</w:t>
      </w:r>
      <w:proofErr w:type="gramStart"/>
      <w:r w:rsidRPr="009035F0">
        <w:t>.h</w:t>
      </w:r>
      <w:proofErr w:type="gramEnd"/>
      <w:r w:rsidRPr="009035F0">
        <w:t>"</w:t>
      </w:r>
    </w:p>
    <w:p w14:paraId="383E60F6" w14:textId="77777777" w:rsidR="009035F0" w:rsidRPr="009035F0" w:rsidRDefault="009035F0" w:rsidP="009035F0"/>
    <w:p w14:paraId="4C1A8C57" w14:textId="77777777" w:rsidR="009035F0" w:rsidRPr="009035F0" w:rsidRDefault="009035F0" w:rsidP="009035F0">
      <w:r w:rsidRPr="009035F0">
        <w:t>int main(void) {</w:t>
      </w:r>
    </w:p>
    <w:p w14:paraId="3186D0AE" w14:textId="77777777" w:rsidR="009035F0" w:rsidRPr="009035F0" w:rsidRDefault="009035F0" w:rsidP="009035F0">
      <w:r w:rsidRPr="009035F0">
        <w:t xml:space="preserve">    // 检查预取缓冲区状态</w:t>
      </w:r>
    </w:p>
    <w:p w14:paraId="1C006C58" w14:textId="77777777" w:rsidR="009035F0" w:rsidRPr="009035F0" w:rsidRDefault="009035F0" w:rsidP="009035F0">
      <w:r w:rsidRPr="009035F0">
        <w:t xml:space="preserve">    </w:t>
      </w:r>
      <w:proofErr w:type="spellStart"/>
      <w:r w:rsidRPr="009035F0">
        <w:t>FlagStatus</w:t>
      </w:r>
      <w:proofErr w:type="spellEnd"/>
      <w:r w:rsidRPr="009035F0">
        <w:t xml:space="preserve"> </w:t>
      </w:r>
      <w:proofErr w:type="spellStart"/>
      <w:r w:rsidRPr="009035F0">
        <w:t>PrefetchStatus</w:t>
      </w:r>
      <w:proofErr w:type="spellEnd"/>
      <w:r w:rsidRPr="009035F0">
        <w:t>;</w:t>
      </w:r>
    </w:p>
    <w:p w14:paraId="57492A3C" w14:textId="77777777" w:rsidR="009035F0" w:rsidRPr="009035F0" w:rsidRDefault="009035F0" w:rsidP="009035F0">
      <w:r w:rsidRPr="009035F0">
        <w:t xml:space="preserve">    </w:t>
      </w:r>
      <w:proofErr w:type="spellStart"/>
      <w:r w:rsidRPr="009035F0">
        <w:t>PrefetchStatus</w:t>
      </w:r>
      <w:proofErr w:type="spellEnd"/>
      <w:r w:rsidRPr="009035F0">
        <w:t xml:space="preserve"> = </w:t>
      </w:r>
      <w:proofErr w:type="spellStart"/>
      <w:r w:rsidRPr="009035F0">
        <w:t>FLASH_</w:t>
      </w:r>
      <w:proofErr w:type="gramStart"/>
      <w:r w:rsidRPr="009035F0">
        <w:t>GetPrefetchBufferStatus</w:t>
      </w:r>
      <w:proofErr w:type="spellEnd"/>
      <w:r w:rsidRPr="009035F0">
        <w:t>(</w:t>
      </w:r>
      <w:proofErr w:type="gramEnd"/>
      <w:r w:rsidRPr="009035F0">
        <w:t>);</w:t>
      </w:r>
    </w:p>
    <w:p w14:paraId="2CE61777" w14:textId="77777777" w:rsidR="009035F0" w:rsidRPr="009035F0" w:rsidRDefault="009035F0" w:rsidP="009035F0"/>
    <w:p w14:paraId="121EF7A4" w14:textId="77777777" w:rsidR="009035F0" w:rsidRPr="009035F0" w:rsidRDefault="009035F0" w:rsidP="009035F0">
      <w:r w:rsidRPr="009035F0">
        <w:lastRenderedPageBreak/>
        <w:t xml:space="preserve">    if (</w:t>
      </w:r>
      <w:proofErr w:type="spellStart"/>
      <w:r w:rsidRPr="009035F0">
        <w:t>PrefetchStatus</w:t>
      </w:r>
      <w:proofErr w:type="spellEnd"/>
      <w:r w:rsidRPr="009035F0">
        <w:t xml:space="preserve"> == </w:t>
      </w:r>
      <w:proofErr w:type="gramStart"/>
      <w:r w:rsidRPr="009035F0">
        <w:t>SET) {</w:t>
      </w:r>
      <w:proofErr w:type="gramEnd"/>
    </w:p>
    <w:p w14:paraId="490F0606" w14:textId="77777777" w:rsidR="009035F0" w:rsidRPr="009035F0" w:rsidRDefault="009035F0" w:rsidP="009035F0">
      <w:r w:rsidRPr="009035F0">
        <w:t xml:space="preserve">        // 预取缓冲区已启用</w:t>
      </w:r>
    </w:p>
    <w:p w14:paraId="6066FDE7" w14:textId="77777777" w:rsidR="009035F0" w:rsidRPr="009035F0" w:rsidRDefault="009035F0" w:rsidP="009035F0">
      <w:r w:rsidRPr="009035F0">
        <w:t xml:space="preserve">        </w:t>
      </w:r>
      <w:proofErr w:type="spellStart"/>
      <w:r w:rsidRPr="009035F0">
        <w:t>printf</w:t>
      </w:r>
      <w:proofErr w:type="spellEnd"/>
      <w:r w:rsidRPr="009035F0">
        <w:t>("预取缓冲区已启用。\n");</w:t>
      </w:r>
    </w:p>
    <w:p w14:paraId="6A276C12" w14:textId="77777777" w:rsidR="009035F0" w:rsidRPr="009035F0" w:rsidRDefault="009035F0" w:rsidP="009035F0">
      <w:r w:rsidRPr="009035F0">
        <w:t xml:space="preserve">    } else {</w:t>
      </w:r>
    </w:p>
    <w:p w14:paraId="0569D0A0" w14:textId="77777777" w:rsidR="009035F0" w:rsidRPr="009035F0" w:rsidRDefault="009035F0" w:rsidP="009035F0">
      <w:r w:rsidRPr="009035F0">
        <w:t xml:space="preserve">        // 预取缓冲区未启用</w:t>
      </w:r>
    </w:p>
    <w:p w14:paraId="477534AF" w14:textId="77777777" w:rsidR="009035F0" w:rsidRPr="009035F0" w:rsidRDefault="009035F0" w:rsidP="009035F0">
      <w:r w:rsidRPr="009035F0">
        <w:t xml:space="preserve">        </w:t>
      </w:r>
      <w:proofErr w:type="spellStart"/>
      <w:r w:rsidRPr="009035F0">
        <w:t>printf</w:t>
      </w:r>
      <w:proofErr w:type="spellEnd"/>
      <w:r w:rsidRPr="009035F0">
        <w:t>("预取缓冲区未启用。\n");</w:t>
      </w:r>
    </w:p>
    <w:p w14:paraId="7672FE01" w14:textId="77777777" w:rsidR="009035F0" w:rsidRPr="009035F0" w:rsidRDefault="009035F0" w:rsidP="009035F0">
      <w:r w:rsidRPr="009035F0">
        <w:t xml:space="preserve">    }</w:t>
      </w:r>
    </w:p>
    <w:p w14:paraId="348763CD" w14:textId="77777777" w:rsidR="009035F0" w:rsidRPr="009035F0" w:rsidRDefault="009035F0" w:rsidP="009035F0"/>
    <w:p w14:paraId="490C77A1" w14:textId="77777777" w:rsidR="009035F0" w:rsidRPr="009035F0" w:rsidRDefault="009035F0" w:rsidP="009035F0">
      <w:r w:rsidRPr="009035F0">
        <w:t xml:space="preserve">    // ... 其他应用程序代码</w:t>
      </w:r>
    </w:p>
    <w:p w14:paraId="7E563240" w14:textId="77777777" w:rsidR="009035F0" w:rsidRPr="009035F0" w:rsidRDefault="009035F0" w:rsidP="009035F0"/>
    <w:p w14:paraId="4BD2CE7D" w14:textId="77777777" w:rsidR="009035F0" w:rsidRPr="009035F0" w:rsidRDefault="009035F0" w:rsidP="009035F0">
      <w:r w:rsidRPr="009035F0">
        <w:t xml:space="preserve">    while (</w:t>
      </w:r>
      <w:proofErr w:type="gramStart"/>
      <w:r w:rsidRPr="009035F0">
        <w:t>1) {</w:t>
      </w:r>
      <w:proofErr w:type="gramEnd"/>
    </w:p>
    <w:p w14:paraId="71487A62" w14:textId="77777777" w:rsidR="009035F0" w:rsidRPr="009035F0" w:rsidRDefault="009035F0" w:rsidP="009035F0">
      <w:r w:rsidRPr="009035F0">
        <w:t xml:space="preserve">    }</w:t>
      </w:r>
    </w:p>
    <w:p w14:paraId="048BEDCD" w14:textId="77777777" w:rsidR="009035F0" w:rsidRPr="009035F0" w:rsidRDefault="009035F0" w:rsidP="009035F0">
      <w:r w:rsidRPr="009035F0">
        <w:t>}</w:t>
      </w:r>
    </w:p>
    <w:p w14:paraId="072E900B" w14:textId="77777777" w:rsidR="009035F0" w:rsidRPr="009035F0" w:rsidRDefault="009035F0" w:rsidP="00F92E26">
      <w:pPr>
        <w:pStyle w:val="3"/>
      </w:pPr>
      <w:r w:rsidRPr="009035F0">
        <w:rPr>
          <w:rFonts w:ascii="Segoe UI Emoji" w:hAnsi="Segoe UI Emoji" w:cs="Segoe UI Emoji"/>
        </w:rPr>
        <w:t>⚙️</w:t>
      </w:r>
      <w:r w:rsidRPr="009035F0">
        <w:t xml:space="preserve"> 相关配置函数 </w:t>
      </w:r>
    </w:p>
    <w:p w14:paraId="20589CD0" w14:textId="77777777" w:rsidR="009035F0" w:rsidRPr="009035F0" w:rsidRDefault="009035F0" w:rsidP="009035F0">
      <w:r w:rsidRPr="009035F0">
        <w:t>与预取缓冲区相关的配置函数主要有：</w:t>
      </w:r>
    </w:p>
    <w:p w14:paraId="02848E7D" w14:textId="77777777" w:rsidR="009035F0" w:rsidRPr="009035F0" w:rsidRDefault="009035F0">
      <w:pPr>
        <w:numPr>
          <w:ilvl w:val="0"/>
          <w:numId w:val="891"/>
        </w:numPr>
      </w:pPr>
      <w:proofErr w:type="spellStart"/>
      <w:r w:rsidRPr="009035F0">
        <w:t>FLASH_PrefetchBufferCmd</w:t>
      </w:r>
      <w:proofErr w:type="spellEnd"/>
      <w:r w:rsidRPr="009035F0">
        <w:t>(</w:t>
      </w:r>
      <w:proofErr w:type="spellStart"/>
      <w:r w:rsidRPr="009035F0">
        <w:t>FunctionalState</w:t>
      </w:r>
      <w:proofErr w:type="spellEnd"/>
      <w:r w:rsidRPr="009035F0">
        <w:t xml:space="preserve"> </w:t>
      </w:r>
      <w:proofErr w:type="spellStart"/>
      <w:r w:rsidRPr="009035F0">
        <w:t>NewState</w:t>
      </w:r>
      <w:proofErr w:type="spellEnd"/>
      <w:r w:rsidRPr="009035F0">
        <w:t>)：用于</w:t>
      </w:r>
      <w:r w:rsidRPr="009035F0">
        <w:rPr>
          <w:b/>
          <w:bCs/>
        </w:rPr>
        <w:t>启用或禁用</w:t>
      </w:r>
      <w:r w:rsidRPr="009035F0">
        <w:t>预取缓冲区。通常在系统初始化阶段（如设置时钟后）调用此函数来开启此功能以优化性能。</w:t>
      </w:r>
    </w:p>
    <w:p w14:paraId="325B0A5B" w14:textId="77777777" w:rsidR="009035F0" w:rsidRPr="009035F0" w:rsidRDefault="009035F0">
      <w:pPr>
        <w:numPr>
          <w:ilvl w:val="0"/>
          <w:numId w:val="891"/>
        </w:numPr>
      </w:pPr>
      <w:proofErr w:type="spellStart"/>
      <w:r w:rsidRPr="009035F0">
        <w:t>FLASH_SetLatency</w:t>
      </w:r>
      <w:proofErr w:type="spellEnd"/>
      <w:r w:rsidRPr="009035F0">
        <w:t xml:space="preserve">(uint32_t </w:t>
      </w:r>
      <w:proofErr w:type="spellStart"/>
      <w:r w:rsidRPr="009035F0">
        <w:t>FLASH_Latency</w:t>
      </w:r>
      <w:proofErr w:type="spellEnd"/>
      <w:r w:rsidRPr="009035F0">
        <w:t>)：设置Flash访问的</w:t>
      </w:r>
      <w:r w:rsidRPr="009035F0">
        <w:rPr>
          <w:b/>
          <w:bCs/>
        </w:rPr>
        <w:t>等待周期</w:t>
      </w:r>
      <w:r w:rsidRPr="009035F0">
        <w:t>，这与CPU时钟频率有关，正确的设置是稳定运行的前提，通常与预取缓冲区配合配置。</w:t>
      </w:r>
    </w:p>
    <w:p w14:paraId="69A920B2" w14:textId="77777777" w:rsidR="009035F0" w:rsidRPr="009035F0" w:rsidRDefault="009035F0" w:rsidP="009035F0">
      <w:r w:rsidRPr="009035F0">
        <w:t>一个典型的配置顺序如下：</w:t>
      </w:r>
    </w:p>
    <w:p w14:paraId="18584321" w14:textId="77777777" w:rsidR="009035F0" w:rsidRPr="009035F0" w:rsidRDefault="009035F0" w:rsidP="009035F0">
      <w:r w:rsidRPr="009035F0">
        <w:t>// 设置正确的Flash等待周期（根据系统时钟频率）</w:t>
      </w:r>
    </w:p>
    <w:p w14:paraId="0D140323" w14:textId="77777777" w:rsidR="009035F0" w:rsidRPr="009035F0" w:rsidRDefault="009035F0" w:rsidP="009035F0">
      <w:proofErr w:type="spellStart"/>
      <w:r w:rsidRPr="009035F0">
        <w:t>FLASH_</w:t>
      </w:r>
      <w:proofErr w:type="gramStart"/>
      <w:r w:rsidRPr="009035F0">
        <w:t>SetLatency</w:t>
      </w:r>
      <w:proofErr w:type="spellEnd"/>
      <w:r w:rsidRPr="009035F0">
        <w:t>(</w:t>
      </w:r>
      <w:proofErr w:type="gramEnd"/>
      <w:r w:rsidRPr="009035F0">
        <w:t>FLASH_Latency_2);</w:t>
      </w:r>
    </w:p>
    <w:p w14:paraId="53C90764" w14:textId="77777777" w:rsidR="009035F0" w:rsidRPr="009035F0" w:rsidRDefault="009035F0" w:rsidP="009035F0">
      <w:r w:rsidRPr="009035F0">
        <w:t>// 使能预取缓冲区</w:t>
      </w:r>
    </w:p>
    <w:p w14:paraId="622D7193" w14:textId="77777777" w:rsidR="009035F0" w:rsidRPr="009035F0" w:rsidRDefault="009035F0" w:rsidP="009035F0">
      <w:proofErr w:type="spellStart"/>
      <w:r w:rsidRPr="009035F0">
        <w:t>FLASH_</w:t>
      </w:r>
      <w:proofErr w:type="gramStart"/>
      <w:r w:rsidRPr="009035F0">
        <w:t>PrefetchBufferCmd</w:t>
      </w:r>
      <w:proofErr w:type="spellEnd"/>
      <w:r w:rsidRPr="009035F0">
        <w:t>(</w:t>
      </w:r>
      <w:proofErr w:type="gramEnd"/>
      <w:r w:rsidRPr="009035F0">
        <w:t>ENABLE);</w:t>
      </w:r>
    </w:p>
    <w:p w14:paraId="046B03F9" w14:textId="77777777" w:rsidR="009035F0" w:rsidRPr="009035F0" w:rsidRDefault="009035F0" w:rsidP="00F92E26">
      <w:pPr>
        <w:pStyle w:val="3"/>
      </w:pPr>
      <w:r w:rsidRPr="009035F0">
        <w:rPr>
          <w:rFonts w:ascii="Segoe UI Emoji" w:hAnsi="Segoe UI Emoji" w:cs="Segoe UI Emoji"/>
        </w:rPr>
        <w:lastRenderedPageBreak/>
        <w:t>⚠️</w:t>
      </w:r>
      <w:r w:rsidRPr="009035F0">
        <w:t xml:space="preserve"> 注意要点 </w:t>
      </w:r>
    </w:p>
    <w:p w14:paraId="18842CB2" w14:textId="77777777" w:rsidR="009035F0" w:rsidRPr="009035F0" w:rsidRDefault="009035F0">
      <w:pPr>
        <w:numPr>
          <w:ilvl w:val="0"/>
          <w:numId w:val="892"/>
        </w:numPr>
      </w:pPr>
      <w:r w:rsidRPr="009035F0">
        <w:t>预取缓冲区通常</w:t>
      </w:r>
      <w:r w:rsidRPr="009035F0">
        <w:rPr>
          <w:b/>
          <w:bCs/>
        </w:rPr>
        <w:t>建议开启</w:t>
      </w:r>
      <w:r w:rsidRPr="009035F0">
        <w:t>以提升性能，但在极少数对功耗有极致要求或代码执行顺序极难预测的场景下，可能会考虑关闭它以节省少量功耗。</w:t>
      </w:r>
    </w:p>
    <w:p w14:paraId="21B355D9" w14:textId="77777777" w:rsidR="009035F0" w:rsidRPr="009035F0" w:rsidRDefault="009035F0">
      <w:pPr>
        <w:numPr>
          <w:ilvl w:val="0"/>
          <w:numId w:val="892"/>
        </w:numPr>
      </w:pPr>
      <w:r w:rsidRPr="009035F0">
        <w:t>预取缓冲区的效果与代码的</w:t>
      </w:r>
      <w:r w:rsidRPr="009035F0">
        <w:rPr>
          <w:b/>
          <w:bCs/>
        </w:rPr>
        <w:t>局部性</w:t>
      </w:r>
      <w:r w:rsidRPr="009035F0">
        <w:t>有关。如果代码是顺序执行，提升效果明显；如果存在大量的跳转，效果可能会打折扣。</w:t>
      </w:r>
    </w:p>
    <w:p w14:paraId="77F12D9C" w14:textId="77777777" w:rsidR="009035F0" w:rsidRPr="009035F0" w:rsidRDefault="009035F0">
      <w:pPr>
        <w:numPr>
          <w:ilvl w:val="0"/>
          <w:numId w:val="892"/>
        </w:numPr>
      </w:pPr>
      <w:r w:rsidRPr="009035F0">
        <w:t>对预取缓冲区的操作（启用/禁用）可能会存在一定的延迟才能生效，在要求严格的场景下，可以使用</w:t>
      </w:r>
      <w:proofErr w:type="spellStart"/>
      <w:r w:rsidRPr="009035F0">
        <w:t>FLASH_GetPrefetchBufferStatus</w:t>
      </w:r>
      <w:proofErr w:type="spellEnd"/>
      <w:r w:rsidRPr="009035F0">
        <w:t>函数来确认操作已完成。</w:t>
      </w:r>
    </w:p>
    <w:p w14:paraId="7A6FBA52" w14:textId="77777777" w:rsidR="009035F0" w:rsidRPr="009035F0" w:rsidRDefault="009035F0" w:rsidP="009035F0">
      <w:r w:rsidRPr="009035F0">
        <w:t>希望这些信息能帮助你理解和使用</w:t>
      </w:r>
      <w:proofErr w:type="spellStart"/>
      <w:r w:rsidRPr="009035F0">
        <w:t>FLASH_GetPrefetchBufferStatus</w:t>
      </w:r>
      <w:proofErr w:type="spellEnd"/>
      <w:r w:rsidRPr="009035F0">
        <w:t>函数。如果你对STM32的Flash操作还有其他疑问，我很乐意继续探讨。</w:t>
      </w:r>
    </w:p>
    <w:p w14:paraId="118DAE95" w14:textId="77777777" w:rsidR="00760B74" w:rsidRPr="009035F0" w:rsidRDefault="00760B74" w:rsidP="00760B74"/>
    <w:p w14:paraId="04FEB526" w14:textId="0F595AD5" w:rsidR="00F92E26" w:rsidRDefault="00F92E26" w:rsidP="001D11AC">
      <w:pPr>
        <w:pStyle w:val="2"/>
      </w:pPr>
      <w:proofErr w:type="spellStart"/>
      <w:r w:rsidRPr="00F92E26">
        <w:t>FLASH_ITConfig</w:t>
      </w:r>
      <w:proofErr w:type="spellEnd"/>
      <w:r w:rsidRPr="00F92E26">
        <w:t>(</w:t>
      </w:r>
      <w:r>
        <w:rPr>
          <w:rFonts w:hint="eastAsia"/>
        </w:rPr>
        <w:t>)</w:t>
      </w:r>
      <w:r w:rsidR="001D45C6">
        <w:br/>
      </w:r>
      <w:r w:rsidR="001D45C6" w:rsidRPr="001D45C6">
        <w:t>启用或禁用STM32内部FLASH的特定中断源</w:t>
      </w:r>
    </w:p>
    <w:p w14:paraId="7986BF3D" w14:textId="77777777" w:rsidR="001D45C6" w:rsidRPr="001D45C6" w:rsidRDefault="001D45C6" w:rsidP="001D45C6">
      <w:proofErr w:type="spellStart"/>
      <w:r w:rsidRPr="001D45C6">
        <w:t>FLASH_ITConfig</w:t>
      </w:r>
      <w:proofErr w:type="spellEnd"/>
      <w:r w:rsidRPr="001D45C6">
        <w:t>函数用于启用或禁用STM32内部FLASH的特定中断源。这允许您通过中断方式来处理FLASH操作（如编程或擦除完成）的状态，而非轮询查询。</w:t>
      </w:r>
    </w:p>
    <w:p w14:paraId="41638E68" w14:textId="77777777" w:rsidR="001D45C6" w:rsidRPr="001D45C6" w:rsidRDefault="001D45C6" w:rsidP="00B06BF5">
      <w:pPr>
        <w:pStyle w:val="3"/>
      </w:pPr>
      <w:r w:rsidRPr="001D45C6">
        <w:rPr>
          <w:rFonts w:ascii="Segoe UI Emoji" w:hAnsi="Segoe UI Emoji" w:cs="Segoe UI Emoji"/>
        </w:rPr>
        <w:t>🔍</w:t>
      </w:r>
      <w:r w:rsidRPr="001D45C6">
        <w:t xml:space="preserve"> 函数原型 </w:t>
      </w:r>
    </w:p>
    <w:p w14:paraId="235B0061" w14:textId="77777777" w:rsidR="001D45C6" w:rsidRPr="001D45C6" w:rsidRDefault="001D45C6" w:rsidP="001D45C6">
      <w:r w:rsidRPr="001D45C6">
        <w:t xml:space="preserve">void </w:t>
      </w:r>
      <w:proofErr w:type="spellStart"/>
      <w:r w:rsidRPr="001D45C6">
        <w:t>FLASH_</w:t>
      </w:r>
      <w:proofErr w:type="gramStart"/>
      <w:r w:rsidRPr="001D45C6">
        <w:t>ITConfig</w:t>
      </w:r>
      <w:proofErr w:type="spellEnd"/>
      <w:r w:rsidRPr="001D45C6">
        <w:t>(</w:t>
      </w:r>
      <w:proofErr w:type="gramEnd"/>
      <w:r w:rsidRPr="001D45C6">
        <w:t xml:space="preserve">uint32_t FLASH_IT, </w:t>
      </w:r>
      <w:proofErr w:type="spellStart"/>
      <w:r w:rsidRPr="001D45C6">
        <w:t>FunctionalState</w:t>
      </w:r>
      <w:proofErr w:type="spellEnd"/>
      <w:r w:rsidRPr="001D45C6">
        <w:t xml:space="preserve"> </w:t>
      </w:r>
      <w:proofErr w:type="spellStart"/>
      <w:r w:rsidRPr="001D45C6">
        <w:t>NewState</w:t>
      </w:r>
      <w:proofErr w:type="spellEnd"/>
      <w:r w:rsidRPr="001D45C6">
        <w:t>);</w:t>
      </w:r>
    </w:p>
    <w:p w14:paraId="752A3F7C" w14:textId="77777777" w:rsidR="001D45C6" w:rsidRPr="001D45C6" w:rsidRDefault="001D45C6" w:rsidP="00B06BF5">
      <w:pPr>
        <w:pStyle w:val="3"/>
      </w:pPr>
      <w:r w:rsidRPr="001D45C6">
        <w:rPr>
          <w:rFonts w:ascii="Segoe UI Emoji" w:hAnsi="Segoe UI Emoji" w:cs="Segoe UI Emoji"/>
        </w:rPr>
        <w:t>📖</w:t>
      </w:r>
      <w:r w:rsidRPr="001D45C6">
        <w:t xml:space="preserve"> 参数说明 </w:t>
      </w:r>
    </w:p>
    <w:p w14:paraId="70D2655D" w14:textId="77777777" w:rsidR="001D45C6" w:rsidRPr="001D45C6" w:rsidRDefault="001D45C6">
      <w:pPr>
        <w:numPr>
          <w:ilvl w:val="0"/>
          <w:numId w:val="893"/>
        </w:numPr>
      </w:pPr>
      <w:r w:rsidRPr="001D45C6">
        <w:rPr>
          <w:rFonts w:ascii="Times New Roman" w:hAnsi="Times New Roman" w:cs="Times New Roman"/>
        </w:rPr>
        <w:t>​</w:t>
      </w:r>
      <w:r w:rsidRPr="001D45C6">
        <w:rPr>
          <w:b/>
          <w:bCs/>
        </w:rPr>
        <w:t>FLASH_IT</w:t>
      </w:r>
      <w:r w:rsidRPr="001D45C6">
        <w:rPr>
          <w:rFonts w:ascii="Times New Roman" w:hAnsi="Times New Roman" w:cs="Times New Roman"/>
        </w:rPr>
        <w:t>​</w:t>
      </w:r>
      <w:r w:rsidRPr="001D45C6">
        <w:t>：指定要配置的FLASH中断源。您可以使用标准库中定义的宏来指定，例如 FLASH_IT_ERROR（编程错误中断）、FLASH_IT_EOP（操作结束中断）等。这个参数本质上是一个位掩码，用于选择要启用或禁用的中断。</w:t>
      </w:r>
    </w:p>
    <w:p w14:paraId="5287A196" w14:textId="77777777" w:rsidR="001D45C6" w:rsidRPr="001D45C6" w:rsidRDefault="001D45C6">
      <w:pPr>
        <w:numPr>
          <w:ilvl w:val="0"/>
          <w:numId w:val="893"/>
        </w:numPr>
      </w:pPr>
      <w:r w:rsidRPr="001D45C6">
        <w:rPr>
          <w:rFonts w:ascii="Times New Roman" w:hAnsi="Times New Roman" w:cs="Times New Roman"/>
        </w:rPr>
        <w:t>​</w:t>
      </w:r>
      <w:proofErr w:type="spellStart"/>
      <w:r w:rsidRPr="001D45C6">
        <w:rPr>
          <w:b/>
          <w:bCs/>
        </w:rPr>
        <w:t>NewState</w:t>
      </w:r>
      <w:proofErr w:type="spellEnd"/>
      <w:r w:rsidRPr="001D45C6">
        <w:rPr>
          <w:rFonts w:ascii="Times New Roman" w:hAnsi="Times New Roman" w:cs="Times New Roman"/>
        </w:rPr>
        <w:t>​</w:t>
      </w:r>
      <w:r w:rsidRPr="001D45C6">
        <w:t>：指定中断的新状态。</w:t>
      </w:r>
    </w:p>
    <w:p w14:paraId="384EDAA0" w14:textId="77777777" w:rsidR="001D45C6" w:rsidRPr="001D45C6" w:rsidRDefault="001D45C6">
      <w:pPr>
        <w:numPr>
          <w:ilvl w:val="1"/>
          <w:numId w:val="893"/>
        </w:numPr>
      </w:pPr>
      <w:r w:rsidRPr="001D45C6">
        <w:t>ENABLE：启用所选中断。</w:t>
      </w:r>
    </w:p>
    <w:p w14:paraId="4425EB84" w14:textId="77777777" w:rsidR="001D45C6" w:rsidRPr="001D45C6" w:rsidRDefault="001D45C6">
      <w:pPr>
        <w:numPr>
          <w:ilvl w:val="1"/>
          <w:numId w:val="893"/>
        </w:numPr>
      </w:pPr>
      <w:r w:rsidRPr="001D45C6">
        <w:t>DISABLE：禁用所选中断。</w:t>
      </w:r>
    </w:p>
    <w:p w14:paraId="7DC8F40D" w14:textId="77777777" w:rsidR="001D45C6" w:rsidRPr="001D45C6" w:rsidRDefault="001D45C6" w:rsidP="008B4977">
      <w:pPr>
        <w:pStyle w:val="3"/>
      </w:pPr>
      <w:r w:rsidRPr="001D45C6">
        <w:rPr>
          <w:rFonts w:ascii="Segoe UI Emoji" w:hAnsi="Segoe UI Emoji" w:cs="Segoe UI Emoji"/>
        </w:rPr>
        <w:t>⚙️</w:t>
      </w:r>
      <w:r w:rsidRPr="001D45C6">
        <w:t xml:space="preserve"> 功能详解 </w:t>
      </w:r>
    </w:p>
    <w:p w14:paraId="21479368" w14:textId="77777777" w:rsidR="001D45C6" w:rsidRPr="001D45C6" w:rsidRDefault="001D45C6" w:rsidP="001D45C6">
      <w:r w:rsidRPr="001D45C6">
        <w:t>STM32的FLASH控制器在操作完成或发生错误时，会设置相应的状态标志位。</w:t>
      </w:r>
      <w:proofErr w:type="spellStart"/>
      <w:r w:rsidRPr="001D45C6">
        <w:t>FLASH_ITConfig</w:t>
      </w:r>
      <w:proofErr w:type="spellEnd"/>
      <w:r w:rsidRPr="001D45C6">
        <w:t>函数的作用就是控制这些事件是否能够触发中断请求。</w:t>
      </w:r>
    </w:p>
    <w:p w14:paraId="51EEB9D9" w14:textId="77777777" w:rsidR="001D45C6" w:rsidRPr="001D45C6" w:rsidRDefault="001D45C6" w:rsidP="001D45C6">
      <w:r w:rsidRPr="001D45C6">
        <w:lastRenderedPageBreak/>
        <w:t>常用的中断类型包括：</w:t>
      </w:r>
    </w:p>
    <w:p w14:paraId="4E5C9518" w14:textId="77777777" w:rsidR="001D45C6" w:rsidRPr="001D45C6" w:rsidRDefault="001D45C6">
      <w:pPr>
        <w:numPr>
          <w:ilvl w:val="0"/>
          <w:numId w:val="894"/>
        </w:numPr>
      </w:pPr>
      <w:r w:rsidRPr="001D45C6">
        <w:rPr>
          <w:rFonts w:ascii="Times New Roman" w:hAnsi="Times New Roman" w:cs="Times New Roman"/>
        </w:rPr>
        <w:t>​</w:t>
      </w:r>
      <w:r w:rsidRPr="001D45C6">
        <w:rPr>
          <w:b/>
          <w:bCs/>
        </w:rPr>
        <w:t>操作结束中断 (FLASH_IT_EOP)</w:t>
      </w:r>
      <w:r w:rsidRPr="001D45C6">
        <w:rPr>
          <w:rFonts w:ascii="Times New Roman" w:hAnsi="Times New Roman" w:cs="Times New Roman"/>
          <w:b/>
          <w:bCs/>
        </w:rPr>
        <w:t>​</w:t>
      </w:r>
      <w:r w:rsidRPr="001D45C6">
        <w:rPr>
          <w:rFonts w:ascii="Times New Roman" w:hAnsi="Times New Roman" w:cs="Times New Roman"/>
        </w:rPr>
        <w:t>​</w:t>
      </w:r>
      <w:r w:rsidRPr="001D45C6">
        <w:t>：当一次FLASH编程或擦除操作成功完成时触发。</w:t>
      </w:r>
    </w:p>
    <w:p w14:paraId="50D09CB3" w14:textId="77777777" w:rsidR="001D45C6" w:rsidRPr="001D45C6" w:rsidRDefault="001D45C6">
      <w:pPr>
        <w:numPr>
          <w:ilvl w:val="0"/>
          <w:numId w:val="894"/>
        </w:numPr>
      </w:pPr>
      <w:r w:rsidRPr="001D45C6">
        <w:rPr>
          <w:rFonts w:ascii="Times New Roman" w:hAnsi="Times New Roman" w:cs="Times New Roman"/>
        </w:rPr>
        <w:t>​</w:t>
      </w:r>
      <w:r w:rsidRPr="001D45C6">
        <w:rPr>
          <w:b/>
          <w:bCs/>
        </w:rPr>
        <w:t>错误中断 (FLASH_IT_ERROR)</w:t>
      </w:r>
      <w:r w:rsidRPr="001D45C6">
        <w:rPr>
          <w:rFonts w:ascii="Times New Roman" w:hAnsi="Times New Roman" w:cs="Times New Roman"/>
          <w:b/>
          <w:bCs/>
        </w:rPr>
        <w:t>​</w:t>
      </w:r>
      <w:r w:rsidRPr="001D45C6">
        <w:rPr>
          <w:rFonts w:ascii="Times New Roman" w:hAnsi="Times New Roman" w:cs="Times New Roman"/>
        </w:rPr>
        <w:t>​</w:t>
      </w:r>
      <w:r w:rsidRPr="001D45C6">
        <w:t>：在操作过程中发生错误（如写保护错误、编程错误）时触发。</w:t>
      </w:r>
    </w:p>
    <w:p w14:paraId="6E1856D7" w14:textId="77777777" w:rsidR="001D45C6" w:rsidRPr="001D45C6" w:rsidRDefault="001D45C6" w:rsidP="001D45C6">
      <w:r w:rsidRPr="001D45C6">
        <w:t>启用中断后，当相应事件发生时，CPU会跳转到对应的中断服务函数（ISR）中执行代码，从而实现异步事件处理。</w:t>
      </w:r>
    </w:p>
    <w:p w14:paraId="36C871D0" w14:textId="77777777" w:rsidR="001D45C6" w:rsidRPr="001D45C6" w:rsidRDefault="001D45C6" w:rsidP="008B4977">
      <w:pPr>
        <w:pStyle w:val="3"/>
      </w:pPr>
      <w:r w:rsidRPr="001D45C6">
        <w:rPr>
          <w:rFonts w:ascii="Segoe UI Emoji" w:hAnsi="Segoe UI Emoji" w:cs="Segoe UI Emoji"/>
        </w:rPr>
        <w:t>📝</w:t>
      </w:r>
      <w:r w:rsidRPr="001D45C6">
        <w:t xml:space="preserve"> 标准使用流程 </w:t>
      </w:r>
    </w:p>
    <w:p w14:paraId="42C30E35" w14:textId="77777777" w:rsidR="001D45C6" w:rsidRPr="001D45C6" w:rsidRDefault="001D45C6" w:rsidP="001D45C6">
      <w:r w:rsidRPr="001D45C6">
        <w:t>配置和使用FLASH中断通常遵循以下步骤：</w:t>
      </w:r>
    </w:p>
    <w:p w14:paraId="5004D255" w14:textId="77777777" w:rsidR="001D45C6" w:rsidRPr="001D45C6" w:rsidRDefault="001D45C6">
      <w:pPr>
        <w:numPr>
          <w:ilvl w:val="0"/>
          <w:numId w:val="895"/>
        </w:numPr>
      </w:pPr>
      <w:r w:rsidRPr="001D45C6">
        <w:rPr>
          <w:rFonts w:ascii="Times New Roman" w:hAnsi="Times New Roman" w:cs="Times New Roman"/>
        </w:rPr>
        <w:t>​</w:t>
      </w:r>
      <w:r w:rsidRPr="001D45C6">
        <w:rPr>
          <w:b/>
          <w:bCs/>
        </w:rPr>
        <w:t>配置中断优先级（可选但建议）</w:t>
      </w:r>
      <w:r w:rsidRPr="001D45C6">
        <w:rPr>
          <w:rFonts w:ascii="Times New Roman" w:hAnsi="Times New Roman" w:cs="Times New Roman"/>
          <w:b/>
          <w:bCs/>
        </w:rPr>
        <w:t>​</w:t>
      </w:r>
      <w:r w:rsidRPr="001D45C6">
        <w:rPr>
          <w:rFonts w:ascii="Times New Roman" w:hAnsi="Times New Roman" w:cs="Times New Roman"/>
        </w:rPr>
        <w:t>​</w:t>
      </w:r>
      <w:r w:rsidRPr="001D45C6">
        <w:t>：在NVIC（嵌套向量中断控制器）中设置FLASH中断的优先级。</w:t>
      </w:r>
    </w:p>
    <w:p w14:paraId="6405E0DE" w14:textId="77777777" w:rsidR="001D45C6" w:rsidRPr="001D45C6" w:rsidRDefault="001D45C6">
      <w:pPr>
        <w:numPr>
          <w:ilvl w:val="0"/>
          <w:numId w:val="895"/>
        </w:numPr>
        <w:tabs>
          <w:tab w:val="clear" w:pos="720"/>
        </w:tabs>
      </w:pPr>
      <w:proofErr w:type="spellStart"/>
      <w:r w:rsidRPr="001D45C6">
        <w:t>NVIC_InitTypeDef</w:t>
      </w:r>
      <w:proofErr w:type="spellEnd"/>
      <w:r w:rsidRPr="001D45C6">
        <w:t xml:space="preserve"> </w:t>
      </w:r>
      <w:proofErr w:type="spellStart"/>
      <w:r w:rsidRPr="001D45C6">
        <w:t>NVIC_InitStructure</w:t>
      </w:r>
      <w:proofErr w:type="spellEnd"/>
      <w:r w:rsidRPr="001D45C6">
        <w:t>;</w:t>
      </w:r>
    </w:p>
    <w:p w14:paraId="50908442" w14:textId="77777777" w:rsidR="001D45C6" w:rsidRPr="001D45C6" w:rsidRDefault="001D45C6">
      <w:pPr>
        <w:numPr>
          <w:ilvl w:val="0"/>
          <w:numId w:val="895"/>
        </w:numPr>
        <w:tabs>
          <w:tab w:val="clear" w:pos="720"/>
        </w:tabs>
      </w:pPr>
      <w:proofErr w:type="spellStart"/>
      <w:r w:rsidRPr="001D45C6">
        <w:t>NVIC_InitStructure.NVIC_IRQChannel</w:t>
      </w:r>
      <w:proofErr w:type="spellEnd"/>
      <w:r w:rsidRPr="001D45C6">
        <w:t xml:space="preserve"> = </w:t>
      </w:r>
      <w:proofErr w:type="spellStart"/>
      <w:r w:rsidRPr="001D45C6">
        <w:t>FLASH_IRQn</w:t>
      </w:r>
      <w:proofErr w:type="spellEnd"/>
      <w:r w:rsidRPr="001D45C6">
        <w:t>; // FLASH中断通道</w:t>
      </w:r>
    </w:p>
    <w:p w14:paraId="532EA920" w14:textId="77777777" w:rsidR="001D45C6" w:rsidRPr="001D45C6" w:rsidRDefault="001D45C6">
      <w:pPr>
        <w:numPr>
          <w:ilvl w:val="0"/>
          <w:numId w:val="895"/>
        </w:numPr>
        <w:tabs>
          <w:tab w:val="clear" w:pos="720"/>
        </w:tabs>
      </w:pPr>
      <w:proofErr w:type="spellStart"/>
      <w:r w:rsidRPr="001D45C6">
        <w:t>NVIC_InitStructure.NVIC_IRQChannelPreemptionPriority</w:t>
      </w:r>
      <w:proofErr w:type="spellEnd"/>
      <w:r w:rsidRPr="001D45C6">
        <w:t xml:space="preserve"> = 0;</w:t>
      </w:r>
    </w:p>
    <w:p w14:paraId="401AFF9A" w14:textId="77777777" w:rsidR="001D45C6" w:rsidRPr="001D45C6" w:rsidRDefault="001D45C6">
      <w:pPr>
        <w:numPr>
          <w:ilvl w:val="0"/>
          <w:numId w:val="895"/>
        </w:numPr>
        <w:tabs>
          <w:tab w:val="clear" w:pos="720"/>
        </w:tabs>
      </w:pPr>
      <w:proofErr w:type="spellStart"/>
      <w:r w:rsidRPr="001D45C6">
        <w:t>NVIC_InitStructure.NVIC_IRQChannelSubPriority</w:t>
      </w:r>
      <w:proofErr w:type="spellEnd"/>
      <w:r w:rsidRPr="001D45C6">
        <w:t xml:space="preserve"> = 0;</w:t>
      </w:r>
    </w:p>
    <w:p w14:paraId="66CC7BA7" w14:textId="77777777" w:rsidR="001D45C6" w:rsidRPr="001D45C6" w:rsidRDefault="001D45C6">
      <w:pPr>
        <w:numPr>
          <w:ilvl w:val="0"/>
          <w:numId w:val="895"/>
        </w:numPr>
        <w:tabs>
          <w:tab w:val="clear" w:pos="720"/>
        </w:tabs>
      </w:pPr>
      <w:proofErr w:type="spellStart"/>
      <w:r w:rsidRPr="001D45C6">
        <w:t>NVIC_InitStructure.NVIC_IRQChannelCmd</w:t>
      </w:r>
      <w:proofErr w:type="spellEnd"/>
      <w:r w:rsidRPr="001D45C6">
        <w:t xml:space="preserve"> = ENABLE;</w:t>
      </w:r>
    </w:p>
    <w:p w14:paraId="4DB0A529" w14:textId="77777777" w:rsidR="001D45C6" w:rsidRPr="001D45C6" w:rsidRDefault="001D45C6" w:rsidP="001D45C6">
      <w:proofErr w:type="spellStart"/>
      <w:r w:rsidRPr="001D45C6">
        <w:t>NVIC_Init</w:t>
      </w:r>
      <w:proofErr w:type="spellEnd"/>
      <w:r w:rsidRPr="001D45C6">
        <w:t>(&amp;</w:t>
      </w:r>
      <w:proofErr w:type="spellStart"/>
      <w:r w:rsidRPr="001D45C6">
        <w:t>NVIC_InitStructure</w:t>
      </w:r>
      <w:proofErr w:type="spellEnd"/>
      <w:r w:rsidRPr="001D45C6">
        <w:t>);</w:t>
      </w:r>
    </w:p>
    <w:p w14:paraId="0CBCFA87" w14:textId="77777777" w:rsidR="001D45C6" w:rsidRPr="001D45C6" w:rsidRDefault="001D45C6">
      <w:pPr>
        <w:numPr>
          <w:ilvl w:val="0"/>
          <w:numId w:val="895"/>
        </w:numPr>
      </w:pPr>
      <w:r w:rsidRPr="001D45C6">
        <w:rPr>
          <w:rFonts w:ascii="Times New Roman" w:hAnsi="Times New Roman" w:cs="Times New Roman"/>
        </w:rPr>
        <w:t>​</w:t>
      </w:r>
      <w:r w:rsidRPr="001D45C6">
        <w:rPr>
          <w:b/>
          <w:bCs/>
        </w:rPr>
        <w:t>使能FLASH中断</w:t>
      </w:r>
      <w:r w:rsidRPr="001D45C6">
        <w:rPr>
          <w:rFonts w:ascii="Times New Roman" w:hAnsi="Times New Roman" w:cs="Times New Roman"/>
        </w:rPr>
        <w:t>​</w:t>
      </w:r>
      <w:r w:rsidRPr="001D45C6">
        <w:t xml:space="preserve">：在启动FLASH操作前，使用 </w:t>
      </w:r>
      <w:proofErr w:type="spellStart"/>
      <w:r w:rsidRPr="001D45C6">
        <w:t>FLASH_ITConfig</w:t>
      </w:r>
      <w:proofErr w:type="spellEnd"/>
      <w:r w:rsidRPr="001D45C6">
        <w:t>启用所需的中断。</w:t>
      </w:r>
    </w:p>
    <w:p w14:paraId="48E3BE58" w14:textId="77777777" w:rsidR="001D45C6" w:rsidRPr="001D45C6" w:rsidRDefault="001D45C6">
      <w:pPr>
        <w:numPr>
          <w:ilvl w:val="0"/>
          <w:numId w:val="895"/>
        </w:numPr>
        <w:tabs>
          <w:tab w:val="clear" w:pos="720"/>
        </w:tabs>
      </w:pPr>
      <w:r w:rsidRPr="001D45C6">
        <w:t>// 启用操作结束中断和错误中断</w:t>
      </w:r>
    </w:p>
    <w:p w14:paraId="640A23BD" w14:textId="77777777" w:rsidR="001D45C6" w:rsidRPr="001D45C6" w:rsidRDefault="001D45C6" w:rsidP="001D45C6">
      <w:proofErr w:type="spellStart"/>
      <w:r w:rsidRPr="001D45C6">
        <w:t>FLASH_</w:t>
      </w:r>
      <w:proofErr w:type="gramStart"/>
      <w:r w:rsidRPr="001D45C6">
        <w:t>ITConfig</w:t>
      </w:r>
      <w:proofErr w:type="spellEnd"/>
      <w:r w:rsidRPr="001D45C6">
        <w:t>(</w:t>
      </w:r>
      <w:proofErr w:type="gramEnd"/>
      <w:r w:rsidRPr="001D45C6">
        <w:t>FLASH_IT_EOP | FLASH_IT_ERROR, ENABLE);</w:t>
      </w:r>
    </w:p>
    <w:p w14:paraId="7409E778" w14:textId="77777777" w:rsidR="001D45C6" w:rsidRPr="001D45C6" w:rsidRDefault="001D45C6">
      <w:pPr>
        <w:numPr>
          <w:ilvl w:val="0"/>
          <w:numId w:val="895"/>
        </w:numPr>
      </w:pPr>
      <w:r w:rsidRPr="001D45C6">
        <w:rPr>
          <w:rFonts w:ascii="Times New Roman" w:hAnsi="Times New Roman" w:cs="Times New Roman"/>
        </w:rPr>
        <w:t>​</w:t>
      </w:r>
      <w:r w:rsidRPr="001D45C6">
        <w:rPr>
          <w:b/>
          <w:bCs/>
        </w:rPr>
        <w:t>编写中断服务函数（ISR）</w:t>
      </w:r>
      <w:r w:rsidRPr="001D45C6">
        <w:rPr>
          <w:rFonts w:ascii="Times New Roman" w:hAnsi="Times New Roman" w:cs="Times New Roman"/>
          <w:b/>
          <w:bCs/>
        </w:rPr>
        <w:t>​</w:t>
      </w:r>
      <w:r w:rsidRPr="001D45C6">
        <w:rPr>
          <w:rFonts w:ascii="Times New Roman" w:hAnsi="Times New Roman" w:cs="Times New Roman"/>
        </w:rPr>
        <w:t>​</w:t>
      </w:r>
      <w:r w:rsidRPr="001D45C6">
        <w:t>：编写对应的中断服务函数，并在其中检查事件标志并执行清理操作。</w:t>
      </w:r>
    </w:p>
    <w:p w14:paraId="3B01D051" w14:textId="77777777" w:rsidR="001D45C6" w:rsidRPr="001D45C6" w:rsidRDefault="001D45C6">
      <w:pPr>
        <w:numPr>
          <w:ilvl w:val="0"/>
          <w:numId w:val="895"/>
        </w:numPr>
        <w:tabs>
          <w:tab w:val="clear" w:pos="720"/>
        </w:tabs>
      </w:pPr>
      <w:r w:rsidRPr="001D45C6">
        <w:t xml:space="preserve">void </w:t>
      </w:r>
      <w:proofErr w:type="spellStart"/>
      <w:r w:rsidRPr="001D45C6">
        <w:t>FLASH_IRQHandler</w:t>
      </w:r>
      <w:proofErr w:type="spellEnd"/>
      <w:r w:rsidRPr="001D45C6">
        <w:t>(void) {</w:t>
      </w:r>
    </w:p>
    <w:p w14:paraId="4FA198A7" w14:textId="77777777" w:rsidR="001D45C6" w:rsidRPr="001D45C6" w:rsidRDefault="001D45C6">
      <w:pPr>
        <w:numPr>
          <w:ilvl w:val="0"/>
          <w:numId w:val="895"/>
        </w:numPr>
        <w:tabs>
          <w:tab w:val="clear" w:pos="720"/>
        </w:tabs>
      </w:pPr>
      <w:r w:rsidRPr="001D45C6">
        <w:t xml:space="preserve">    if (</w:t>
      </w:r>
      <w:proofErr w:type="spellStart"/>
      <w:r w:rsidRPr="001D45C6">
        <w:t>FLASH_</w:t>
      </w:r>
      <w:proofErr w:type="gramStart"/>
      <w:r w:rsidRPr="001D45C6">
        <w:t>GetFlagStatus</w:t>
      </w:r>
      <w:proofErr w:type="spellEnd"/>
      <w:r w:rsidRPr="001D45C6">
        <w:t>(</w:t>
      </w:r>
      <w:proofErr w:type="gramEnd"/>
      <w:r w:rsidRPr="001D45C6">
        <w:t>FLASH_FLAG_EOP</w:t>
      </w:r>
      <w:proofErr w:type="gramStart"/>
      <w:r w:rsidRPr="001D45C6">
        <w:t>) !</w:t>
      </w:r>
      <w:proofErr w:type="gramEnd"/>
      <w:r w:rsidRPr="001D45C6">
        <w:t>= RESET) {</w:t>
      </w:r>
    </w:p>
    <w:p w14:paraId="056A27B9" w14:textId="77777777" w:rsidR="001D45C6" w:rsidRPr="001D45C6" w:rsidRDefault="001D45C6">
      <w:pPr>
        <w:numPr>
          <w:ilvl w:val="0"/>
          <w:numId w:val="895"/>
        </w:numPr>
        <w:tabs>
          <w:tab w:val="clear" w:pos="720"/>
        </w:tabs>
      </w:pPr>
      <w:r w:rsidRPr="001D45C6">
        <w:t xml:space="preserve">        // 处理操作成功完成后的逻辑</w:t>
      </w:r>
    </w:p>
    <w:p w14:paraId="54828AA5" w14:textId="77777777" w:rsidR="001D45C6" w:rsidRPr="001D45C6" w:rsidRDefault="001D45C6">
      <w:pPr>
        <w:numPr>
          <w:ilvl w:val="0"/>
          <w:numId w:val="895"/>
        </w:numPr>
        <w:tabs>
          <w:tab w:val="clear" w:pos="720"/>
        </w:tabs>
      </w:pPr>
      <w:r w:rsidRPr="001D45C6">
        <w:t xml:space="preserve">        </w:t>
      </w:r>
      <w:proofErr w:type="spellStart"/>
      <w:r w:rsidRPr="001D45C6">
        <w:t>FLASH_ClearFlag</w:t>
      </w:r>
      <w:proofErr w:type="spellEnd"/>
      <w:r w:rsidRPr="001D45C6">
        <w:t>(FLASH_FLAG_EOP); // 必须清除标志位！</w:t>
      </w:r>
    </w:p>
    <w:p w14:paraId="2F0DBCC0" w14:textId="77777777" w:rsidR="001D45C6" w:rsidRPr="001D45C6" w:rsidRDefault="001D45C6">
      <w:pPr>
        <w:numPr>
          <w:ilvl w:val="0"/>
          <w:numId w:val="895"/>
        </w:numPr>
        <w:tabs>
          <w:tab w:val="clear" w:pos="720"/>
        </w:tabs>
      </w:pPr>
      <w:r w:rsidRPr="001D45C6">
        <w:t xml:space="preserve">    }</w:t>
      </w:r>
    </w:p>
    <w:p w14:paraId="3D0EDF4D" w14:textId="77777777" w:rsidR="001D45C6" w:rsidRPr="001D45C6" w:rsidRDefault="001D45C6">
      <w:pPr>
        <w:numPr>
          <w:ilvl w:val="0"/>
          <w:numId w:val="895"/>
        </w:numPr>
        <w:tabs>
          <w:tab w:val="clear" w:pos="720"/>
        </w:tabs>
      </w:pPr>
      <w:r w:rsidRPr="001D45C6">
        <w:lastRenderedPageBreak/>
        <w:t xml:space="preserve">    if (</w:t>
      </w:r>
      <w:proofErr w:type="spellStart"/>
      <w:r w:rsidRPr="001D45C6">
        <w:t>FLASH_</w:t>
      </w:r>
      <w:proofErr w:type="gramStart"/>
      <w:r w:rsidRPr="001D45C6">
        <w:t>GetFlagStatus</w:t>
      </w:r>
      <w:proofErr w:type="spellEnd"/>
      <w:r w:rsidRPr="001D45C6">
        <w:t>(</w:t>
      </w:r>
      <w:proofErr w:type="gramEnd"/>
      <w:r w:rsidRPr="001D45C6">
        <w:t>FLASH_FLAG_PGERR</w:t>
      </w:r>
      <w:proofErr w:type="gramStart"/>
      <w:r w:rsidRPr="001D45C6">
        <w:t>) !</w:t>
      </w:r>
      <w:proofErr w:type="gramEnd"/>
      <w:r w:rsidRPr="001D45C6">
        <w:t xml:space="preserve">= </w:t>
      </w:r>
      <w:proofErr w:type="gramStart"/>
      <w:r w:rsidRPr="001D45C6">
        <w:t>RESET) {</w:t>
      </w:r>
      <w:proofErr w:type="gramEnd"/>
    </w:p>
    <w:p w14:paraId="7E9966BC" w14:textId="77777777" w:rsidR="001D45C6" w:rsidRPr="001D45C6" w:rsidRDefault="001D45C6">
      <w:pPr>
        <w:numPr>
          <w:ilvl w:val="0"/>
          <w:numId w:val="895"/>
        </w:numPr>
        <w:tabs>
          <w:tab w:val="clear" w:pos="720"/>
        </w:tabs>
      </w:pPr>
      <w:r w:rsidRPr="001D45C6">
        <w:t xml:space="preserve">        // 处理编程错误</w:t>
      </w:r>
    </w:p>
    <w:p w14:paraId="5E072B5D" w14:textId="77777777" w:rsidR="001D45C6" w:rsidRPr="001D45C6" w:rsidRDefault="001D45C6">
      <w:pPr>
        <w:numPr>
          <w:ilvl w:val="0"/>
          <w:numId w:val="895"/>
        </w:numPr>
        <w:tabs>
          <w:tab w:val="clear" w:pos="720"/>
        </w:tabs>
      </w:pPr>
      <w:r w:rsidRPr="001D45C6">
        <w:t xml:space="preserve">        </w:t>
      </w:r>
      <w:proofErr w:type="spellStart"/>
      <w:r w:rsidRPr="001D45C6">
        <w:t>FLASH_</w:t>
      </w:r>
      <w:proofErr w:type="gramStart"/>
      <w:r w:rsidRPr="001D45C6">
        <w:t>ClearFlag</w:t>
      </w:r>
      <w:proofErr w:type="spellEnd"/>
      <w:r w:rsidRPr="001D45C6">
        <w:t>(</w:t>
      </w:r>
      <w:proofErr w:type="gramEnd"/>
      <w:r w:rsidRPr="001D45C6">
        <w:t>FLASH_FLAG_PGERR);</w:t>
      </w:r>
    </w:p>
    <w:p w14:paraId="54176C5F" w14:textId="77777777" w:rsidR="001D45C6" w:rsidRPr="001D45C6" w:rsidRDefault="001D45C6">
      <w:pPr>
        <w:numPr>
          <w:ilvl w:val="0"/>
          <w:numId w:val="895"/>
        </w:numPr>
        <w:tabs>
          <w:tab w:val="clear" w:pos="720"/>
        </w:tabs>
      </w:pPr>
      <w:r w:rsidRPr="001D45C6">
        <w:t xml:space="preserve">    }</w:t>
      </w:r>
    </w:p>
    <w:p w14:paraId="21A54D55" w14:textId="77777777" w:rsidR="001D45C6" w:rsidRPr="001D45C6" w:rsidRDefault="001D45C6">
      <w:pPr>
        <w:numPr>
          <w:ilvl w:val="0"/>
          <w:numId w:val="895"/>
        </w:numPr>
        <w:tabs>
          <w:tab w:val="clear" w:pos="720"/>
        </w:tabs>
      </w:pPr>
      <w:r w:rsidRPr="001D45C6">
        <w:t xml:space="preserve">    // ... 处理其他可能的中断标志</w:t>
      </w:r>
    </w:p>
    <w:p w14:paraId="5D948108" w14:textId="77777777" w:rsidR="001D45C6" w:rsidRPr="001D45C6" w:rsidRDefault="001D45C6" w:rsidP="001D45C6">
      <w:r w:rsidRPr="001D45C6">
        <w:t>}</w:t>
      </w:r>
    </w:p>
    <w:p w14:paraId="2526F0DE" w14:textId="77777777" w:rsidR="001D45C6" w:rsidRPr="001D45C6" w:rsidRDefault="001D45C6">
      <w:pPr>
        <w:numPr>
          <w:ilvl w:val="0"/>
          <w:numId w:val="895"/>
        </w:numPr>
      </w:pPr>
      <w:r w:rsidRPr="001D45C6">
        <w:rPr>
          <w:rFonts w:ascii="Times New Roman" w:hAnsi="Times New Roman" w:cs="Times New Roman"/>
        </w:rPr>
        <w:t>​</w:t>
      </w:r>
      <w:r w:rsidRPr="001D45C6">
        <w:rPr>
          <w:b/>
          <w:bCs/>
        </w:rPr>
        <w:t>执行FLASH操作</w:t>
      </w:r>
      <w:r w:rsidRPr="001D45C6">
        <w:rPr>
          <w:rFonts w:ascii="Times New Roman" w:hAnsi="Times New Roman" w:cs="Times New Roman"/>
        </w:rPr>
        <w:t>​</w:t>
      </w:r>
      <w:r w:rsidRPr="001D45C6">
        <w:t>：在中断使能后，进行解锁、擦除、编程等操作。</w:t>
      </w:r>
    </w:p>
    <w:p w14:paraId="61F329C5" w14:textId="77777777" w:rsidR="001D45C6" w:rsidRPr="001D45C6" w:rsidRDefault="001D45C6">
      <w:pPr>
        <w:numPr>
          <w:ilvl w:val="0"/>
          <w:numId w:val="895"/>
        </w:numPr>
        <w:tabs>
          <w:tab w:val="clear" w:pos="720"/>
        </w:tabs>
      </w:pPr>
      <w:proofErr w:type="spellStart"/>
      <w:r w:rsidRPr="001D45C6">
        <w:t>FLASH_</w:t>
      </w:r>
      <w:proofErr w:type="gramStart"/>
      <w:r w:rsidRPr="001D45C6">
        <w:t>Unlock</w:t>
      </w:r>
      <w:proofErr w:type="spellEnd"/>
      <w:r w:rsidRPr="001D45C6">
        <w:t>(</w:t>
      </w:r>
      <w:proofErr w:type="gramEnd"/>
      <w:r w:rsidRPr="001D45C6">
        <w:t>);</w:t>
      </w:r>
    </w:p>
    <w:p w14:paraId="48966274" w14:textId="77777777" w:rsidR="001D45C6" w:rsidRPr="001D45C6" w:rsidRDefault="001D45C6">
      <w:pPr>
        <w:numPr>
          <w:ilvl w:val="0"/>
          <w:numId w:val="895"/>
        </w:numPr>
        <w:tabs>
          <w:tab w:val="clear" w:pos="720"/>
        </w:tabs>
      </w:pPr>
      <w:r w:rsidRPr="001D45C6">
        <w:t>// ... 进行擦除或编程操作</w:t>
      </w:r>
    </w:p>
    <w:p w14:paraId="4C4BC798" w14:textId="77777777" w:rsidR="001D45C6" w:rsidRPr="001D45C6" w:rsidRDefault="001D45C6" w:rsidP="001D45C6">
      <w:r w:rsidRPr="001D45C6">
        <w:t>// 操作完成后，成功或错误都会触发中断，在中断服务函数中处理</w:t>
      </w:r>
    </w:p>
    <w:p w14:paraId="1234E8B0" w14:textId="77777777" w:rsidR="001D45C6" w:rsidRPr="001D45C6" w:rsidRDefault="001D45C6">
      <w:pPr>
        <w:numPr>
          <w:ilvl w:val="0"/>
          <w:numId w:val="895"/>
        </w:numPr>
      </w:pPr>
      <w:r w:rsidRPr="001D45C6">
        <w:rPr>
          <w:rFonts w:ascii="Times New Roman" w:hAnsi="Times New Roman" w:cs="Times New Roman"/>
        </w:rPr>
        <w:t>​</w:t>
      </w:r>
      <w:r w:rsidRPr="001D45C6">
        <w:rPr>
          <w:b/>
          <w:bCs/>
        </w:rPr>
        <w:t>操作完成后禁用中断（可选）</w:t>
      </w:r>
      <w:r w:rsidRPr="001D45C6">
        <w:rPr>
          <w:rFonts w:ascii="Times New Roman" w:hAnsi="Times New Roman" w:cs="Times New Roman"/>
          <w:b/>
          <w:bCs/>
        </w:rPr>
        <w:t>​</w:t>
      </w:r>
      <w:r w:rsidRPr="001D45C6">
        <w:rPr>
          <w:rFonts w:ascii="Times New Roman" w:hAnsi="Times New Roman" w:cs="Times New Roman"/>
        </w:rPr>
        <w:t>​</w:t>
      </w:r>
      <w:r w:rsidRPr="001D45C6">
        <w:t>：如果后续不再需要FLASH中断，可以将其禁用。</w:t>
      </w:r>
    </w:p>
    <w:p w14:paraId="12CF72F2" w14:textId="77777777" w:rsidR="001D45C6" w:rsidRPr="001D45C6" w:rsidRDefault="001D45C6" w:rsidP="001D45C6">
      <w:proofErr w:type="spellStart"/>
      <w:r w:rsidRPr="001D45C6">
        <w:t>FLASH_</w:t>
      </w:r>
      <w:proofErr w:type="gramStart"/>
      <w:r w:rsidRPr="001D45C6">
        <w:t>ITConfig</w:t>
      </w:r>
      <w:proofErr w:type="spellEnd"/>
      <w:r w:rsidRPr="001D45C6">
        <w:t>(</w:t>
      </w:r>
      <w:proofErr w:type="gramEnd"/>
      <w:r w:rsidRPr="001D45C6">
        <w:t>FLASH_IT_EOP | FLASH_IT_ERROR, DISABLE);</w:t>
      </w:r>
    </w:p>
    <w:p w14:paraId="3B795A92" w14:textId="77777777" w:rsidR="001D45C6" w:rsidRPr="001D45C6" w:rsidRDefault="001D45C6" w:rsidP="008B4977">
      <w:pPr>
        <w:pStyle w:val="3"/>
      </w:pPr>
      <w:r w:rsidRPr="001D45C6">
        <w:rPr>
          <w:rFonts w:ascii="Segoe UI Emoji" w:hAnsi="Segoe UI Emoji" w:cs="Segoe UI Emoji"/>
        </w:rPr>
        <w:t>⚠️</w:t>
      </w:r>
      <w:r w:rsidRPr="001D45C6">
        <w:t xml:space="preserve"> 重要注意事项 </w:t>
      </w:r>
    </w:p>
    <w:p w14:paraId="399476C5" w14:textId="77777777" w:rsidR="001D45C6" w:rsidRPr="001D45C6" w:rsidRDefault="001D45C6">
      <w:pPr>
        <w:numPr>
          <w:ilvl w:val="0"/>
          <w:numId w:val="896"/>
        </w:numPr>
      </w:pPr>
      <w:r w:rsidRPr="001D45C6">
        <w:rPr>
          <w:rFonts w:ascii="Times New Roman" w:hAnsi="Times New Roman" w:cs="Times New Roman"/>
        </w:rPr>
        <w:t>​</w:t>
      </w:r>
      <w:r w:rsidRPr="001D45C6">
        <w:rPr>
          <w:b/>
          <w:bCs/>
        </w:rPr>
        <w:t>清除中断标志</w:t>
      </w:r>
      <w:r w:rsidRPr="001D45C6">
        <w:rPr>
          <w:rFonts w:ascii="Times New Roman" w:hAnsi="Times New Roman" w:cs="Times New Roman"/>
        </w:rPr>
        <w:t>​</w:t>
      </w:r>
      <w:r w:rsidRPr="001D45C6">
        <w:t>：在中断服务函数中，</w:t>
      </w:r>
      <w:r w:rsidRPr="001D45C6">
        <w:rPr>
          <w:rFonts w:ascii="Times New Roman" w:hAnsi="Times New Roman" w:cs="Times New Roman"/>
        </w:rPr>
        <w:t>​</w:t>
      </w:r>
      <w:r w:rsidRPr="001D45C6">
        <w:rPr>
          <w:b/>
          <w:bCs/>
        </w:rPr>
        <w:t>必须</w:t>
      </w:r>
      <w:r w:rsidRPr="001D45C6">
        <w:t xml:space="preserve">使用 </w:t>
      </w:r>
      <w:proofErr w:type="spellStart"/>
      <w:r w:rsidRPr="001D45C6">
        <w:t>FLASH_ClearFlag</w:t>
      </w:r>
      <w:proofErr w:type="spellEnd"/>
      <w:r w:rsidRPr="001D45C6">
        <w:t>()函数清除已处理的中断标志位，否则该中断会持续触发。</w:t>
      </w:r>
    </w:p>
    <w:p w14:paraId="0F9D3458" w14:textId="77777777" w:rsidR="001D45C6" w:rsidRPr="001D45C6" w:rsidRDefault="001D45C6">
      <w:pPr>
        <w:numPr>
          <w:ilvl w:val="0"/>
          <w:numId w:val="896"/>
        </w:numPr>
      </w:pPr>
      <w:r w:rsidRPr="001D45C6">
        <w:rPr>
          <w:rFonts w:ascii="Times New Roman" w:hAnsi="Times New Roman" w:cs="Times New Roman"/>
        </w:rPr>
        <w:t>​</w:t>
      </w:r>
      <w:r w:rsidRPr="001D45C6">
        <w:rPr>
          <w:b/>
          <w:bCs/>
        </w:rPr>
        <w:t>中断服务函数名称</w:t>
      </w:r>
      <w:r w:rsidRPr="001D45C6">
        <w:rPr>
          <w:rFonts w:ascii="Times New Roman" w:hAnsi="Times New Roman" w:cs="Times New Roman"/>
        </w:rPr>
        <w:t>​</w:t>
      </w:r>
      <w:r w:rsidRPr="001D45C6">
        <w:t xml:space="preserve">：中断服务函数的名称必须与启动文件中定义的向量表入口名称一致，通常为 </w:t>
      </w:r>
      <w:proofErr w:type="spellStart"/>
      <w:r w:rsidRPr="001D45C6">
        <w:t>FLASH_IRQHandler</w:t>
      </w:r>
      <w:proofErr w:type="spellEnd"/>
      <w:r w:rsidRPr="001D45C6">
        <w:t>。</w:t>
      </w:r>
    </w:p>
    <w:p w14:paraId="1CEDC01B" w14:textId="77777777" w:rsidR="001D45C6" w:rsidRPr="001D45C6" w:rsidRDefault="001D45C6">
      <w:pPr>
        <w:numPr>
          <w:ilvl w:val="0"/>
          <w:numId w:val="896"/>
        </w:numPr>
      </w:pPr>
      <w:r w:rsidRPr="001D45C6">
        <w:rPr>
          <w:rFonts w:ascii="Times New Roman" w:hAnsi="Times New Roman" w:cs="Times New Roman"/>
        </w:rPr>
        <w:t>​</w:t>
      </w:r>
      <w:r w:rsidRPr="001D45C6">
        <w:rPr>
          <w:b/>
          <w:bCs/>
        </w:rPr>
        <w:t>与状态轮询的对比</w:t>
      </w:r>
      <w:r w:rsidRPr="001D45C6">
        <w:rPr>
          <w:rFonts w:ascii="Times New Roman" w:hAnsi="Times New Roman" w:cs="Times New Roman"/>
        </w:rPr>
        <w:t>​</w:t>
      </w:r>
      <w:r w:rsidRPr="001D45C6">
        <w:t xml:space="preserve">：使用中断方式可以避免CPU在等待FLASH操作完成时处于忙等待状态，提高效率，但编程复杂度相对轮询方式（使用 </w:t>
      </w:r>
      <w:proofErr w:type="spellStart"/>
      <w:r w:rsidRPr="001D45C6">
        <w:t>FLASH_GetFlagStatus</w:t>
      </w:r>
      <w:proofErr w:type="spellEnd"/>
      <w:r w:rsidRPr="001D45C6">
        <w:t>）更高。</w:t>
      </w:r>
    </w:p>
    <w:p w14:paraId="67EF7EC2" w14:textId="77777777" w:rsidR="001D45C6" w:rsidRPr="001D45C6" w:rsidRDefault="001D45C6">
      <w:pPr>
        <w:numPr>
          <w:ilvl w:val="0"/>
          <w:numId w:val="896"/>
        </w:numPr>
      </w:pPr>
      <w:r w:rsidRPr="001D45C6">
        <w:rPr>
          <w:rFonts w:ascii="Times New Roman" w:hAnsi="Times New Roman" w:cs="Times New Roman"/>
        </w:rPr>
        <w:t>​</w:t>
      </w:r>
      <w:r w:rsidRPr="001D45C6">
        <w:rPr>
          <w:b/>
          <w:bCs/>
        </w:rPr>
        <w:t>操作时序</w:t>
      </w:r>
      <w:r w:rsidRPr="001D45C6">
        <w:rPr>
          <w:rFonts w:ascii="Times New Roman" w:hAnsi="Times New Roman" w:cs="Times New Roman"/>
        </w:rPr>
        <w:t>​</w:t>
      </w:r>
      <w:r w:rsidRPr="001D45C6">
        <w:t>：FLASH编程或擦除操作期间，任何尝试读取内部FLASH的操作（包括CPU取指令）都会导致总线阻塞。因此，执行FLASH操作的代码段（特别是中断服务函数）最好在SRAM中运行。</w:t>
      </w:r>
    </w:p>
    <w:p w14:paraId="69DEC618" w14:textId="77777777" w:rsidR="001D45C6" w:rsidRPr="001D45C6" w:rsidRDefault="001D45C6" w:rsidP="001D45C6">
      <w:r w:rsidRPr="001D45C6">
        <w:t xml:space="preserve">希望这些信息能帮助您理解和使用 </w:t>
      </w:r>
      <w:proofErr w:type="spellStart"/>
      <w:r w:rsidRPr="001D45C6">
        <w:t>FLASH_ITConfig</w:t>
      </w:r>
      <w:proofErr w:type="spellEnd"/>
      <w:r w:rsidRPr="001D45C6">
        <w:t>函数。如果您对STM32 FLASH的其他操作有疑问，我很乐意继续探讨。</w:t>
      </w:r>
    </w:p>
    <w:p w14:paraId="4AC75145" w14:textId="77777777" w:rsidR="001D45C6" w:rsidRPr="001D45C6" w:rsidRDefault="001D45C6" w:rsidP="001D45C6"/>
    <w:p w14:paraId="0DFEBFE4" w14:textId="294F438C" w:rsidR="00B06BF5" w:rsidRDefault="00B06BF5" w:rsidP="001D11AC">
      <w:pPr>
        <w:pStyle w:val="2"/>
      </w:pPr>
      <w:proofErr w:type="spellStart"/>
      <w:r w:rsidRPr="00B06BF5">
        <w:lastRenderedPageBreak/>
        <w:t>FLASH_GetFlagStatus</w:t>
      </w:r>
      <w:proofErr w:type="spellEnd"/>
      <w:r w:rsidRPr="00B06BF5">
        <w:t>(</w:t>
      </w:r>
      <w:r>
        <w:rPr>
          <w:rFonts w:hint="eastAsia"/>
        </w:rPr>
        <w:t>)</w:t>
      </w:r>
      <w:r w:rsidR="008B4977">
        <w:br/>
      </w:r>
      <w:r w:rsidR="008B4977" w:rsidRPr="008B4977">
        <w:t>查询STM32内部FLASH控制器的状态标志位</w:t>
      </w:r>
    </w:p>
    <w:p w14:paraId="1340C58E" w14:textId="77777777" w:rsidR="008B4977" w:rsidRPr="008B4977" w:rsidRDefault="008B4977" w:rsidP="008B4977">
      <w:proofErr w:type="spellStart"/>
      <w:r w:rsidRPr="008B4977">
        <w:t>FLASH_GetFlagStatus</w:t>
      </w:r>
      <w:proofErr w:type="spellEnd"/>
      <w:r w:rsidRPr="008B4977">
        <w:t>函数用于查询STM32内部FLASH控制器的状态标志位，这对于判断FLASH操作（如擦除、编程）的完成情况或错误状态至关重要。</w:t>
      </w:r>
    </w:p>
    <w:p w14:paraId="36E79D25" w14:textId="77777777" w:rsidR="008B4977" w:rsidRPr="008B4977" w:rsidRDefault="008B4977" w:rsidP="008644A5">
      <w:pPr>
        <w:pStyle w:val="3"/>
      </w:pPr>
      <w:r w:rsidRPr="008B4977">
        <w:rPr>
          <w:rFonts w:ascii="Segoe UI Emoji" w:hAnsi="Segoe UI Emoji" w:cs="Segoe UI Emoji"/>
        </w:rPr>
        <w:t>🔍</w:t>
      </w:r>
      <w:r w:rsidRPr="008B4977">
        <w:t xml:space="preserve"> 函数详解 </w:t>
      </w:r>
    </w:p>
    <w:p w14:paraId="6E8475FF" w14:textId="77777777" w:rsidR="008B4977" w:rsidRPr="008B4977" w:rsidRDefault="008B4977">
      <w:pPr>
        <w:numPr>
          <w:ilvl w:val="0"/>
          <w:numId w:val="897"/>
        </w:numPr>
      </w:pPr>
      <w:r w:rsidRPr="008B4977">
        <w:rPr>
          <w:rFonts w:ascii="Times New Roman" w:hAnsi="Times New Roman" w:cs="Times New Roman"/>
        </w:rPr>
        <w:t>​</w:t>
      </w:r>
      <w:r w:rsidRPr="008B4977">
        <w:rPr>
          <w:b/>
          <w:bCs/>
        </w:rPr>
        <w:t>函数</w:t>
      </w:r>
      <w:proofErr w:type="gramStart"/>
      <w:r w:rsidRPr="008B4977">
        <w:rPr>
          <w:b/>
          <w:bCs/>
        </w:rPr>
        <w:t>原型</w:t>
      </w:r>
      <w:r w:rsidRPr="008B4977">
        <w:rPr>
          <w:rFonts w:ascii="Times New Roman" w:hAnsi="Times New Roman" w:cs="Times New Roman"/>
        </w:rPr>
        <w:t>​</w:t>
      </w:r>
      <w:r w:rsidRPr="008B4977">
        <w:t>：</w:t>
      </w:r>
      <w:proofErr w:type="spellStart"/>
      <w:proofErr w:type="gramEnd"/>
      <w:r w:rsidRPr="008B4977">
        <w:t>FlagStatus</w:t>
      </w:r>
      <w:proofErr w:type="spellEnd"/>
      <w:r w:rsidRPr="008B4977">
        <w:t xml:space="preserve"> </w:t>
      </w:r>
      <w:proofErr w:type="spellStart"/>
      <w:r w:rsidRPr="008B4977">
        <w:t>FLASH_GetFlagStatus</w:t>
      </w:r>
      <w:proofErr w:type="spellEnd"/>
      <w:proofErr w:type="gramStart"/>
      <w:r w:rsidRPr="008B4977">
        <w:t>(uint32_t FLASH_FLAG)</w:t>
      </w:r>
      <w:proofErr w:type="gramEnd"/>
    </w:p>
    <w:p w14:paraId="6AAFA481" w14:textId="77777777" w:rsidR="008B4977" w:rsidRPr="008B4977" w:rsidRDefault="008B4977">
      <w:pPr>
        <w:numPr>
          <w:ilvl w:val="0"/>
          <w:numId w:val="897"/>
        </w:numPr>
      </w:pPr>
      <w:r w:rsidRPr="008B4977">
        <w:rPr>
          <w:rFonts w:ascii="Times New Roman" w:hAnsi="Times New Roman" w:cs="Times New Roman"/>
        </w:rPr>
        <w:t>​</w:t>
      </w:r>
      <w:r w:rsidRPr="008B4977">
        <w:rPr>
          <w:b/>
          <w:bCs/>
        </w:rPr>
        <w:t>输入参数</w:t>
      </w:r>
      <w:r w:rsidRPr="008B4977">
        <w:rPr>
          <w:rFonts w:ascii="Times New Roman" w:hAnsi="Times New Roman" w:cs="Times New Roman"/>
        </w:rPr>
        <w:t>​</w:t>
      </w:r>
      <w:r w:rsidRPr="008B4977">
        <w:t>：FLASH_FLAG，指定要检查的状态标志位。您可以使用标准库中预定义的宏来选择需要查询的标志 ：</w:t>
      </w:r>
    </w:p>
    <w:p w14:paraId="6F46E637" w14:textId="77777777" w:rsidR="008B4977" w:rsidRPr="008B4977" w:rsidRDefault="008B4977">
      <w:pPr>
        <w:numPr>
          <w:ilvl w:val="1"/>
          <w:numId w:val="897"/>
        </w:numPr>
      </w:pPr>
      <w:r w:rsidRPr="008B4977">
        <w:t>FLASH_FLAG_BSY：FLASH忙标志。当该标志被置位时，表示FLASH控制器正在执行擦除或编程操作，此时不应进行其他FLASH操作 。</w:t>
      </w:r>
    </w:p>
    <w:p w14:paraId="0DFAC7C4" w14:textId="77777777" w:rsidR="008B4977" w:rsidRPr="008B4977" w:rsidRDefault="008B4977">
      <w:pPr>
        <w:numPr>
          <w:ilvl w:val="1"/>
          <w:numId w:val="897"/>
        </w:numPr>
      </w:pPr>
      <w:r w:rsidRPr="008B4977">
        <w:t>FLASH_FLAG_EOP：FLASH操作结束标志。当一次编程或擦除操作成功完成时，该标志会被硬件置位 。</w:t>
      </w:r>
    </w:p>
    <w:p w14:paraId="68CE6060" w14:textId="77777777" w:rsidR="008B4977" w:rsidRPr="008B4977" w:rsidRDefault="008B4977">
      <w:pPr>
        <w:numPr>
          <w:ilvl w:val="1"/>
          <w:numId w:val="897"/>
        </w:numPr>
      </w:pPr>
      <w:r w:rsidRPr="008B4977">
        <w:t>FLASH_FLAG_PGERR：编程错误标志 。</w:t>
      </w:r>
    </w:p>
    <w:p w14:paraId="5054293A" w14:textId="77777777" w:rsidR="008B4977" w:rsidRPr="008B4977" w:rsidRDefault="008B4977">
      <w:pPr>
        <w:numPr>
          <w:ilvl w:val="1"/>
          <w:numId w:val="897"/>
        </w:numPr>
      </w:pPr>
      <w:r w:rsidRPr="008B4977">
        <w:t>FLASH_FLAG_WRPERR：写保护错误标志。当尝试向受写保护的扇区进行编程或擦除时，该标志会被置位 。</w:t>
      </w:r>
    </w:p>
    <w:p w14:paraId="47BE748E" w14:textId="77777777" w:rsidR="008B4977" w:rsidRPr="008B4977" w:rsidRDefault="008B4977">
      <w:pPr>
        <w:numPr>
          <w:ilvl w:val="1"/>
          <w:numId w:val="897"/>
        </w:numPr>
      </w:pPr>
      <w:r w:rsidRPr="008B4977">
        <w:t>FLASH_FLAG_OPTVERR：选项字节加载错误标志（当加载的选项字节与其补码不匹配时置位）。</w:t>
      </w:r>
    </w:p>
    <w:p w14:paraId="708A474C" w14:textId="77777777" w:rsidR="008B4977" w:rsidRPr="008B4977" w:rsidRDefault="008B4977">
      <w:pPr>
        <w:numPr>
          <w:ilvl w:val="0"/>
          <w:numId w:val="897"/>
        </w:numPr>
      </w:pPr>
      <w:r w:rsidRPr="008B4977">
        <w:rPr>
          <w:rFonts w:ascii="Times New Roman" w:hAnsi="Times New Roman" w:cs="Times New Roman"/>
        </w:rPr>
        <w:t>​</w:t>
      </w:r>
      <w:r w:rsidRPr="008B4977">
        <w:rPr>
          <w:b/>
          <w:bCs/>
        </w:rPr>
        <w:t>返回值</w:t>
      </w:r>
      <w:r w:rsidRPr="008B4977">
        <w:rPr>
          <w:rFonts w:ascii="Times New Roman" w:hAnsi="Times New Roman" w:cs="Times New Roman"/>
        </w:rPr>
        <w:t>​</w:t>
      </w:r>
      <w:r w:rsidRPr="008B4977">
        <w:t xml:space="preserve">：返回一个 </w:t>
      </w:r>
      <w:proofErr w:type="spellStart"/>
      <w:r w:rsidRPr="008B4977">
        <w:t>FlagStatus</w:t>
      </w:r>
      <w:proofErr w:type="spellEnd"/>
      <w:r w:rsidRPr="008B4977">
        <w:t>类型的枚举值，该值表示指定标志位的当前状态 。</w:t>
      </w:r>
    </w:p>
    <w:p w14:paraId="03DE150A" w14:textId="77777777" w:rsidR="008B4977" w:rsidRPr="008B4977" w:rsidRDefault="008B4977">
      <w:pPr>
        <w:numPr>
          <w:ilvl w:val="1"/>
          <w:numId w:val="897"/>
        </w:numPr>
      </w:pPr>
      <w:r w:rsidRPr="008B4977">
        <w:rPr>
          <w:rFonts w:ascii="Times New Roman" w:hAnsi="Times New Roman" w:cs="Times New Roman"/>
        </w:rPr>
        <w:t>​</w:t>
      </w:r>
      <w:r w:rsidRPr="008B4977">
        <w:rPr>
          <w:b/>
          <w:bCs/>
        </w:rPr>
        <w:t>SET</w:t>
      </w:r>
      <w:r w:rsidRPr="008B4977">
        <w:rPr>
          <w:rFonts w:ascii="Times New Roman" w:hAnsi="Times New Roman" w:cs="Times New Roman"/>
        </w:rPr>
        <w:t>​</w:t>
      </w:r>
      <w:r w:rsidRPr="008B4977">
        <w:t>：表示指定的标志位处于有效状态（被置位）。</w:t>
      </w:r>
    </w:p>
    <w:p w14:paraId="79D9DFCB" w14:textId="77777777" w:rsidR="008B4977" w:rsidRPr="008B4977" w:rsidRDefault="008B4977">
      <w:pPr>
        <w:numPr>
          <w:ilvl w:val="1"/>
          <w:numId w:val="897"/>
        </w:numPr>
      </w:pPr>
      <w:r w:rsidRPr="008B4977">
        <w:rPr>
          <w:rFonts w:ascii="Times New Roman" w:hAnsi="Times New Roman" w:cs="Times New Roman"/>
        </w:rPr>
        <w:t>​</w:t>
      </w:r>
      <w:r w:rsidRPr="008B4977">
        <w:rPr>
          <w:b/>
          <w:bCs/>
        </w:rPr>
        <w:t>RESET</w:t>
      </w:r>
      <w:r w:rsidRPr="008B4977">
        <w:rPr>
          <w:rFonts w:ascii="Times New Roman" w:hAnsi="Times New Roman" w:cs="Times New Roman"/>
        </w:rPr>
        <w:t>​</w:t>
      </w:r>
      <w:r w:rsidRPr="008B4977">
        <w:t>：表示指定的标志位处于无效状态（被清零）。</w:t>
      </w:r>
    </w:p>
    <w:p w14:paraId="366B73AB" w14:textId="77777777" w:rsidR="008B4977" w:rsidRPr="008B4977" w:rsidRDefault="008B4977" w:rsidP="008644A5">
      <w:pPr>
        <w:pStyle w:val="3"/>
      </w:pPr>
      <w:r w:rsidRPr="008B4977">
        <w:rPr>
          <w:rFonts w:ascii="Segoe UI Emoji" w:hAnsi="Segoe UI Emoji" w:cs="Segoe UI Emoji"/>
        </w:rPr>
        <w:t>⚙️</w:t>
      </w:r>
      <w:r w:rsidRPr="008B4977">
        <w:t xml:space="preserve"> 功能说明与典型用法 </w:t>
      </w:r>
    </w:p>
    <w:p w14:paraId="534149F3" w14:textId="77777777" w:rsidR="008B4977" w:rsidRPr="008B4977" w:rsidRDefault="008B4977" w:rsidP="008B4977">
      <w:r w:rsidRPr="008B4977">
        <w:t>该函数的核心作用是</w:t>
      </w:r>
      <w:r w:rsidRPr="008B4977">
        <w:rPr>
          <w:b/>
          <w:bCs/>
        </w:rPr>
        <w:t>监控FLASH控制器的状态</w:t>
      </w:r>
      <w:r w:rsidRPr="008B4977">
        <w:t xml:space="preserve">。在执行FLASH擦除（如 </w:t>
      </w:r>
      <w:proofErr w:type="spellStart"/>
      <w:r w:rsidRPr="008B4977">
        <w:t>FLASH_ErasePage</w:t>
      </w:r>
      <w:proofErr w:type="spellEnd"/>
      <w:r w:rsidRPr="008B4977">
        <w:t xml:space="preserve">）或编程（如 </w:t>
      </w:r>
      <w:proofErr w:type="spellStart"/>
      <w:r w:rsidRPr="008B4977">
        <w:t>FLASH_ProgramHalfWord</w:t>
      </w:r>
      <w:proofErr w:type="spellEnd"/>
      <w:r w:rsidRPr="008B4977">
        <w:t>）等操作前后，通过查询特定标志位，可以确保操作序列的正确执行并及时发现错误。</w:t>
      </w:r>
    </w:p>
    <w:p w14:paraId="0ABEDF86" w14:textId="77777777" w:rsidR="008B4977" w:rsidRPr="008B4977" w:rsidRDefault="008B4977" w:rsidP="008B4977">
      <w:r w:rsidRPr="008B4977">
        <w:rPr>
          <w:rFonts w:ascii="Times New Roman" w:hAnsi="Times New Roman" w:cs="Times New Roman"/>
        </w:rPr>
        <w:t>​</w:t>
      </w:r>
      <w:r w:rsidRPr="008B4977">
        <w:rPr>
          <w:b/>
          <w:bCs/>
        </w:rPr>
        <w:t>1. 基本使用流程：查询操作状态</w:t>
      </w:r>
      <w:r w:rsidRPr="008B4977">
        <w:rPr>
          <w:rFonts w:ascii="Times New Roman" w:hAnsi="Times New Roman" w:cs="Times New Roman"/>
        </w:rPr>
        <w:t>​</w:t>
      </w:r>
    </w:p>
    <w:p w14:paraId="5791CEE7" w14:textId="77777777" w:rsidR="008B4977" w:rsidRPr="008B4977" w:rsidRDefault="008B4977" w:rsidP="008B4977">
      <w:r w:rsidRPr="008B4977">
        <w:t>在启动一次FLASH操作后，通常需要等待操作完成才能进行下一步。最常见的方法是查询 FLASH_FLAG_BSY标志 。</w:t>
      </w:r>
    </w:p>
    <w:p w14:paraId="0FBB48BD" w14:textId="77777777" w:rsidR="008B4977" w:rsidRPr="008B4977" w:rsidRDefault="008B4977" w:rsidP="008B4977">
      <w:r w:rsidRPr="008B4977">
        <w:lastRenderedPageBreak/>
        <w:t>// 启动页擦除</w:t>
      </w:r>
    </w:p>
    <w:p w14:paraId="1EE245D1" w14:textId="77777777" w:rsidR="008B4977" w:rsidRPr="008B4977" w:rsidRDefault="008B4977" w:rsidP="008B4977">
      <w:proofErr w:type="spellStart"/>
      <w:r w:rsidRPr="008B4977">
        <w:t>FLASH_</w:t>
      </w:r>
      <w:proofErr w:type="gramStart"/>
      <w:r w:rsidRPr="008B4977">
        <w:t>ErasePage</w:t>
      </w:r>
      <w:proofErr w:type="spellEnd"/>
      <w:r w:rsidRPr="008B4977">
        <w:t>(</w:t>
      </w:r>
      <w:proofErr w:type="spellStart"/>
      <w:proofErr w:type="gramEnd"/>
      <w:r w:rsidRPr="008B4977">
        <w:t>PageAddress</w:t>
      </w:r>
      <w:proofErr w:type="spellEnd"/>
      <w:r w:rsidRPr="008B4977">
        <w:t>);</w:t>
      </w:r>
    </w:p>
    <w:p w14:paraId="699D1D84" w14:textId="77777777" w:rsidR="008B4977" w:rsidRPr="008B4977" w:rsidRDefault="008B4977" w:rsidP="008B4977"/>
    <w:p w14:paraId="4B8252CE" w14:textId="77777777" w:rsidR="008B4977" w:rsidRPr="008B4977" w:rsidRDefault="008B4977" w:rsidP="008B4977">
      <w:r w:rsidRPr="008B4977">
        <w:t>// 等待FLASH操作完成（BSY标志清零）</w:t>
      </w:r>
    </w:p>
    <w:p w14:paraId="61AF7A5B" w14:textId="77777777" w:rsidR="008B4977" w:rsidRPr="008B4977" w:rsidRDefault="008B4977" w:rsidP="008B4977">
      <w:r w:rsidRPr="008B4977">
        <w:t>while (</w:t>
      </w:r>
      <w:proofErr w:type="spellStart"/>
      <w:r w:rsidRPr="008B4977">
        <w:t>FLASH_</w:t>
      </w:r>
      <w:proofErr w:type="gramStart"/>
      <w:r w:rsidRPr="008B4977">
        <w:t>GetFlagStatus</w:t>
      </w:r>
      <w:proofErr w:type="spellEnd"/>
      <w:r w:rsidRPr="008B4977">
        <w:t>(</w:t>
      </w:r>
      <w:proofErr w:type="gramEnd"/>
      <w:r w:rsidRPr="008B4977">
        <w:t>FLASH_FLAG_BSY) == SET)</w:t>
      </w:r>
    </w:p>
    <w:p w14:paraId="23F5E6E0" w14:textId="77777777" w:rsidR="008B4977" w:rsidRPr="008B4977" w:rsidRDefault="008B4977" w:rsidP="008B4977">
      <w:r w:rsidRPr="008B4977">
        <w:t>{</w:t>
      </w:r>
    </w:p>
    <w:p w14:paraId="2BA6F5D8" w14:textId="77777777" w:rsidR="008B4977" w:rsidRPr="008B4977" w:rsidRDefault="008B4977" w:rsidP="008B4977">
      <w:r w:rsidRPr="008B4977">
        <w:t xml:space="preserve">    // 等待，直到FLASH控制器不再忙碌</w:t>
      </w:r>
    </w:p>
    <w:p w14:paraId="3F322A79" w14:textId="77777777" w:rsidR="008B4977" w:rsidRPr="008B4977" w:rsidRDefault="008B4977" w:rsidP="008B4977">
      <w:r w:rsidRPr="008B4977">
        <w:t>}</w:t>
      </w:r>
    </w:p>
    <w:p w14:paraId="029436FB" w14:textId="77777777" w:rsidR="008B4977" w:rsidRPr="008B4977" w:rsidRDefault="008B4977" w:rsidP="008B4977"/>
    <w:p w14:paraId="0B0DF88E" w14:textId="77777777" w:rsidR="008B4977" w:rsidRPr="008B4977" w:rsidRDefault="008B4977" w:rsidP="008B4977">
      <w:r w:rsidRPr="008B4977">
        <w:t>// 检查操作是否成功完成（EOP标志是否置位）</w:t>
      </w:r>
    </w:p>
    <w:p w14:paraId="32050A00" w14:textId="77777777" w:rsidR="008B4977" w:rsidRPr="008B4977" w:rsidRDefault="008B4977" w:rsidP="008B4977">
      <w:r w:rsidRPr="008B4977">
        <w:t>if (</w:t>
      </w:r>
      <w:proofErr w:type="spellStart"/>
      <w:r w:rsidRPr="008B4977">
        <w:t>FLASH_</w:t>
      </w:r>
      <w:proofErr w:type="gramStart"/>
      <w:r w:rsidRPr="008B4977">
        <w:t>GetFlagStatus</w:t>
      </w:r>
      <w:proofErr w:type="spellEnd"/>
      <w:r w:rsidRPr="008B4977">
        <w:t>(</w:t>
      </w:r>
      <w:proofErr w:type="gramEnd"/>
      <w:r w:rsidRPr="008B4977">
        <w:t>FLASH_FLAG_EOP) == SET)</w:t>
      </w:r>
    </w:p>
    <w:p w14:paraId="065D6521" w14:textId="77777777" w:rsidR="008B4977" w:rsidRPr="008B4977" w:rsidRDefault="008B4977" w:rsidP="008B4977">
      <w:r w:rsidRPr="008B4977">
        <w:t>{</w:t>
      </w:r>
    </w:p>
    <w:p w14:paraId="47FD63FD" w14:textId="77777777" w:rsidR="008B4977" w:rsidRPr="008B4977" w:rsidRDefault="008B4977" w:rsidP="008B4977">
      <w:r w:rsidRPr="008B4977">
        <w:t xml:space="preserve">    // 操作成功，清除EOP标志</w:t>
      </w:r>
    </w:p>
    <w:p w14:paraId="5EF1BD8F" w14:textId="77777777" w:rsidR="008B4977" w:rsidRPr="008B4977" w:rsidRDefault="008B4977" w:rsidP="008B4977">
      <w:r w:rsidRPr="008B4977">
        <w:t xml:space="preserve">    </w:t>
      </w:r>
      <w:proofErr w:type="spellStart"/>
      <w:r w:rsidRPr="008B4977">
        <w:t>FLASH_</w:t>
      </w:r>
      <w:proofErr w:type="gramStart"/>
      <w:r w:rsidRPr="008B4977">
        <w:t>ClearFlag</w:t>
      </w:r>
      <w:proofErr w:type="spellEnd"/>
      <w:r w:rsidRPr="008B4977">
        <w:t>(</w:t>
      </w:r>
      <w:proofErr w:type="gramEnd"/>
      <w:r w:rsidRPr="008B4977">
        <w:t>FLASH_FLAG_EOP);</w:t>
      </w:r>
    </w:p>
    <w:p w14:paraId="7B01F49B" w14:textId="77777777" w:rsidR="008B4977" w:rsidRPr="008B4977" w:rsidRDefault="008B4977" w:rsidP="008B4977">
      <w:r w:rsidRPr="008B4977">
        <w:t>}</w:t>
      </w:r>
    </w:p>
    <w:p w14:paraId="1511E076" w14:textId="77777777" w:rsidR="008B4977" w:rsidRPr="008B4977" w:rsidRDefault="008B4977" w:rsidP="008B4977">
      <w:r w:rsidRPr="008B4977">
        <w:t>else</w:t>
      </w:r>
    </w:p>
    <w:p w14:paraId="69DCD5F9" w14:textId="77777777" w:rsidR="008B4977" w:rsidRPr="008B4977" w:rsidRDefault="008B4977" w:rsidP="008B4977">
      <w:r w:rsidRPr="008B4977">
        <w:t>{</w:t>
      </w:r>
    </w:p>
    <w:p w14:paraId="580999C2" w14:textId="77777777" w:rsidR="008B4977" w:rsidRPr="008B4977" w:rsidRDefault="008B4977" w:rsidP="008B4977">
      <w:r w:rsidRPr="008B4977">
        <w:t xml:space="preserve">    // 操作可能出错，检查错误标志</w:t>
      </w:r>
    </w:p>
    <w:p w14:paraId="035C7B53" w14:textId="77777777" w:rsidR="008B4977" w:rsidRPr="008B4977" w:rsidRDefault="008B4977" w:rsidP="008B4977">
      <w:r w:rsidRPr="008B4977">
        <w:t xml:space="preserve">    if (</w:t>
      </w:r>
      <w:proofErr w:type="spellStart"/>
      <w:r w:rsidRPr="008B4977">
        <w:t>FLASH_</w:t>
      </w:r>
      <w:proofErr w:type="gramStart"/>
      <w:r w:rsidRPr="008B4977">
        <w:t>GetFlagStatus</w:t>
      </w:r>
      <w:proofErr w:type="spellEnd"/>
      <w:r w:rsidRPr="008B4977">
        <w:t>(</w:t>
      </w:r>
      <w:proofErr w:type="gramEnd"/>
      <w:r w:rsidRPr="008B4977">
        <w:t>FLASH_FLAG_WRPERR) == SET)</w:t>
      </w:r>
    </w:p>
    <w:p w14:paraId="0DF3DC72" w14:textId="77777777" w:rsidR="008B4977" w:rsidRPr="008B4977" w:rsidRDefault="008B4977" w:rsidP="008B4977">
      <w:r w:rsidRPr="008B4977">
        <w:t xml:space="preserve">    {</w:t>
      </w:r>
    </w:p>
    <w:p w14:paraId="5F5CCB38" w14:textId="77777777" w:rsidR="008B4977" w:rsidRPr="008B4977" w:rsidRDefault="008B4977" w:rsidP="008B4977">
      <w:r w:rsidRPr="008B4977">
        <w:t xml:space="preserve">        // 处理写保护错误</w:t>
      </w:r>
    </w:p>
    <w:p w14:paraId="05ECF9F7" w14:textId="77777777" w:rsidR="008B4977" w:rsidRPr="008B4977" w:rsidRDefault="008B4977" w:rsidP="008B4977">
      <w:r w:rsidRPr="008B4977">
        <w:t xml:space="preserve">    }</w:t>
      </w:r>
    </w:p>
    <w:p w14:paraId="6F3E2B4E" w14:textId="77777777" w:rsidR="008B4977" w:rsidRPr="008B4977" w:rsidRDefault="008B4977" w:rsidP="008B4977">
      <w:r w:rsidRPr="008B4977">
        <w:t>}</w:t>
      </w:r>
    </w:p>
    <w:p w14:paraId="3F10407A" w14:textId="77777777" w:rsidR="008B4977" w:rsidRPr="008B4977" w:rsidRDefault="008B4977" w:rsidP="008B4977">
      <w:r w:rsidRPr="008B4977">
        <w:rPr>
          <w:rFonts w:ascii="Times New Roman" w:hAnsi="Times New Roman" w:cs="Times New Roman"/>
        </w:rPr>
        <w:t>​</w:t>
      </w:r>
      <w:r w:rsidRPr="008B4977">
        <w:rPr>
          <w:b/>
          <w:bCs/>
        </w:rPr>
        <w:t>2. 在中断服务函数中的应用</w:t>
      </w:r>
      <w:r w:rsidRPr="008B4977">
        <w:rPr>
          <w:rFonts w:ascii="Times New Roman" w:hAnsi="Times New Roman" w:cs="Times New Roman"/>
        </w:rPr>
        <w:t>​</w:t>
      </w:r>
    </w:p>
    <w:p w14:paraId="6D866CF2" w14:textId="77777777" w:rsidR="008B4977" w:rsidRPr="008B4977" w:rsidRDefault="008B4977" w:rsidP="008B4977">
      <w:r w:rsidRPr="008B4977">
        <w:t xml:space="preserve">当使能了FLASH中断（例如使用 </w:t>
      </w:r>
      <w:proofErr w:type="spellStart"/>
      <w:r w:rsidRPr="008B4977">
        <w:t>FLASH_ITConfig</w:t>
      </w:r>
      <w:proofErr w:type="spellEnd"/>
      <w:r w:rsidRPr="008B4977">
        <w:t>函数）后，在中断服务程序（ISR）中，</w:t>
      </w:r>
      <w:proofErr w:type="spellStart"/>
      <w:r w:rsidRPr="008B4977">
        <w:t>FLASH_GetFlagStatus</w:t>
      </w:r>
      <w:proofErr w:type="spellEnd"/>
      <w:r w:rsidRPr="008B4977">
        <w:t>用于判断具体是哪个事件触发了中断 。</w:t>
      </w:r>
    </w:p>
    <w:p w14:paraId="590E7DF1" w14:textId="77777777" w:rsidR="008B4977" w:rsidRPr="008B4977" w:rsidRDefault="008B4977" w:rsidP="008B4977">
      <w:r w:rsidRPr="008B4977">
        <w:t xml:space="preserve">void </w:t>
      </w:r>
      <w:proofErr w:type="spellStart"/>
      <w:r w:rsidRPr="008B4977">
        <w:t>FLASH_IRQHandler</w:t>
      </w:r>
      <w:proofErr w:type="spellEnd"/>
      <w:r w:rsidRPr="008B4977">
        <w:t>(void)</w:t>
      </w:r>
    </w:p>
    <w:p w14:paraId="1C027479" w14:textId="77777777" w:rsidR="008B4977" w:rsidRPr="008B4977" w:rsidRDefault="008B4977" w:rsidP="008B4977">
      <w:r w:rsidRPr="008B4977">
        <w:lastRenderedPageBreak/>
        <w:t>{</w:t>
      </w:r>
    </w:p>
    <w:p w14:paraId="253B0B58" w14:textId="77777777" w:rsidR="008B4977" w:rsidRPr="008B4977" w:rsidRDefault="008B4977" w:rsidP="008B4977">
      <w:r w:rsidRPr="008B4977">
        <w:t xml:space="preserve">    // 检查是否发生了操作结束中断</w:t>
      </w:r>
    </w:p>
    <w:p w14:paraId="652EEA16" w14:textId="77777777" w:rsidR="008B4977" w:rsidRPr="008B4977" w:rsidRDefault="008B4977" w:rsidP="008B4977">
      <w:r w:rsidRPr="008B4977">
        <w:t xml:space="preserve">    if (</w:t>
      </w:r>
      <w:proofErr w:type="spellStart"/>
      <w:r w:rsidRPr="008B4977">
        <w:t>FLASH_</w:t>
      </w:r>
      <w:proofErr w:type="gramStart"/>
      <w:r w:rsidRPr="008B4977">
        <w:t>GetFlagStatus</w:t>
      </w:r>
      <w:proofErr w:type="spellEnd"/>
      <w:r w:rsidRPr="008B4977">
        <w:t>(</w:t>
      </w:r>
      <w:proofErr w:type="gramEnd"/>
      <w:r w:rsidRPr="008B4977">
        <w:t>FLASH_FLAG_EOP) == SET)</w:t>
      </w:r>
    </w:p>
    <w:p w14:paraId="53D733E5" w14:textId="77777777" w:rsidR="008B4977" w:rsidRPr="008B4977" w:rsidRDefault="008B4977" w:rsidP="008B4977">
      <w:r w:rsidRPr="008B4977">
        <w:t xml:space="preserve">    {</w:t>
      </w:r>
    </w:p>
    <w:p w14:paraId="01EEB33C" w14:textId="77777777" w:rsidR="008B4977" w:rsidRPr="008B4977" w:rsidRDefault="008B4977" w:rsidP="008B4977">
      <w:r w:rsidRPr="008B4977">
        <w:t xml:space="preserve">        // 处理操作完成后的逻辑</w:t>
      </w:r>
    </w:p>
    <w:p w14:paraId="3D5EAC82" w14:textId="77777777" w:rsidR="008B4977" w:rsidRPr="008B4977" w:rsidRDefault="008B4977" w:rsidP="008B4977">
      <w:r w:rsidRPr="008B4977">
        <w:t xml:space="preserve">        </w:t>
      </w:r>
      <w:proofErr w:type="spellStart"/>
      <w:r w:rsidRPr="008B4977">
        <w:t>FLASH_ClearFlag</w:t>
      </w:r>
      <w:proofErr w:type="spellEnd"/>
      <w:r w:rsidRPr="008B4977">
        <w:t>(FLASH_FLAG_EOP); // 必须手动清除标志位</w:t>
      </w:r>
    </w:p>
    <w:p w14:paraId="740CDB68" w14:textId="77777777" w:rsidR="008B4977" w:rsidRPr="008B4977" w:rsidRDefault="008B4977" w:rsidP="008B4977">
      <w:r w:rsidRPr="008B4977">
        <w:t xml:space="preserve">    }</w:t>
      </w:r>
    </w:p>
    <w:p w14:paraId="2C4A1001" w14:textId="77777777" w:rsidR="008B4977" w:rsidRPr="008B4977" w:rsidRDefault="008B4977" w:rsidP="008B4977"/>
    <w:p w14:paraId="3054CD82" w14:textId="77777777" w:rsidR="008B4977" w:rsidRPr="008B4977" w:rsidRDefault="008B4977" w:rsidP="008B4977">
      <w:r w:rsidRPr="008B4977">
        <w:t xml:space="preserve">    // 检查是否发生了写保护错误中断</w:t>
      </w:r>
    </w:p>
    <w:p w14:paraId="405CB138" w14:textId="77777777" w:rsidR="008B4977" w:rsidRPr="008B4977" w:rsidRDefault="008B4977" w:rsidP="008B4977">
      <w:r w:rsidRPr="008B4977">
        <w:t xml:space="preserve">    if (</w:t>
      </w:r>
      <w:proofErr w:type="spellStart"/>
      <w:r w:rsidRPr="008B4977">
        <w:t>FLASH_</w:t>
      </w:r>
      <w:proofErr w:type="gramStart"/>
      <w:r w:rsidRPr="008B4977">
        <w:t>GetFlagStatus</w:t>
      </w:r>
      <w:proofErr w:type="spellEnd"/>
      <w:r w:rsidRPr="008B4977">
        <w:t>(</w:t>
      </w:r>
      <w:proofErr w:type="gramEnd"/>
      <w:r w:rsidRPr="008B4977">
        <w:t>FLASH_FLAG_WRPERR) == SET)</w:t>
      </w:r>
    </w:p>
    <w:p w14:paraId="3F0785A3" w14:textId="77777777" w:rsidR="008B4977" w:rsidRPr="008B4977" w:rsidRDefault="008B4977" w:rsidP="008B4977">
      <w:r w:rsidRPr="008B4977">
        <w:t xml:space="preserve">    {</w:t>
      </w:r>
    </w:p>
    <w:p w14:paraId="1E9EA552" w14:textId="77777777" w:rsidR="008B4977" w:rsidRPr="008B4977" w:rsidRDefault="008B4977" w:rsidP="008B4977">
      <w:r w:rsidRPr="008B4977">
        <w:t xml:space="preserve">        // 处理写保护错误</w:t>
      </w:r>
    </w:p>
    <w:p w14:paraId="4738EBDE" w14:textId="77777777" w:rsidR="008B4977" w:rsidRPr="008B4977" w:rsidRDefault="008B4977" w:rsidP="008B4977">
      <w:r w:rsidRPr="008B4977">
        <w:t xml:space="preserve">        </w:t>
      </w:r>
      <w:proofErr w:type="spellStart"/>
      <w:r w:rsidRPr="008B4977">
        <w:t>FLASH_</w:t>
      </w:r>
      <w:proofErr w:type="gramStart"/>
      <w:r w:rsidRPr="008B4977">
        <w:t>ClearFlag</w:t>
      </w:r>
      <w:proofErr w:type="spellEnd"/>
      <w:r w:rsidRPr="008B4977">
        <w:t>(</w:t>
      </w:r>
      <w:proofErr w:type="gramEnd"/>
      <w:r w:rsidRPr="008B4977">
        <w:t>FLASH_FLAG_WRPERR);</w:t>
      </w:r>
    </w:p>
    <w:p w14:paraId="6DBD7C83" w14:textId="77777777" w:rsidR="008B4977" w:rsidRPr="008B4977" w:rsidRDefault="008B4977" w:rsidP="008B4977">
      <w:r w:rsidRPr="008B4977">
        <w:t xml:space="preserve">    }</w:t>
      </w:r>
    </w:p>
    <w:p w14:paraId="195E97C4" w14:textId="77777777" w:rsidR="008B4977" w:rsidRPr="008B4977" w:rsidRDefault="008B4977" w:rsidP="008B4977">
      <w:r w:rsidRPr="008B4977">
        <w:t xml:space="preserve">    // ... 可以检查其他错误标志</w:t>
      </w:r>
    </w:p>
    <w:p w14:paraId="5CF0FC83" w14:textId="77777777" w:rsidR="008B4977" w:rsidRPr="008B4977" w:rsidRDefault="008B4977" w:rsidP="008B4977">
      <w:r w:rsidRPr="008B4977">
        <w:t>}</w:t>
      </w:r>
    </w:p>
    <w:p w14:paraId="24142447" w14:textId="77777777" w:rsidR="008B4977" w:rsidRPr="008B4977" w:rsidRDefault="008B4977" w:rsidP="00442AA3">
      <w:pPr>
        <w:pStyle w:val="3"/>
      </w:pPr>
      <w:r w:rsidRPr="008B4977">
        <w:rPr>
          <w:rFonts w:ascii="Segoe UI Emoji" w:hAnsi="Segoe UI Emoji" w:cs="Segoe UI Emoji"/>
        </w:rPr>
        <w:t>⚠️</w:t>
      </w:r>
      <w:r w:rsidRPr="008B4977">
        <w:t xml:space="preserve"> 重要注意事项 </w:t>
      </w:r>
    </w:p>
    <w:p w14:paraId="33C086D8" w14:textId="77777777" w:rsidR="008B4977" w:rsidRPr="008B4977" w:rsidRDefault="008B4977">
      <w:pPr>
        <w:numPr>
          <w:ilvl w:val="0"/>
          <w:numId w:val="898"/>
        </w:numPr>
      </w:pPr>
      <w:r w:rsidRPr="008B4977">
        <w:rPr>
          <w:rFonts w:ascii="Times New Roman" w:hAnsi="Times New Roman" w:cs="Times New Roman"/>
        </w:rPr>
        <w:t>​</w:t>
      </w:r>
      <w:r w:rsidRPr="008B4977">
        <w:rPr>
          <w:b/>
          <w:bCs/>
        </w:rPr>
        <w:t>标志位清除</w:t>
      </w:r>
      <w:r w:rsidRPr="008B4977">
        <w:rPr>
          <w:rFonts w:ascii="Times New Roman" w:hAnsi="Times New Roman" w:cs="Times New Roman"/>
        </w:rPr>
        <w:t>​</w:t>
      </w:r>
      <w:r w:rsidRPr="008B4977">
        <w:t>：某些标志位（如 FLASH_FLAG_EOP和错误标志）在置位后</w:t>
      </w:r>
      <w:r w:rsidRPr="008B4977">
        <w:rPr>
          <w:b/>
          <w:bCs/>
        </w:rPr>
        <w:t>不会自动清零</w:t>
      </w:r>
      <w:r w:rsidRPr="008B4977">
        <w:t xml:space="preserve">，必须使用 </w:t>
      </w:r>
      <w:proofErr w:type="spellStart"/>
      <w:r w:rsidRPr="008B4977">
        <w:t>FLASH_ClearFlag</w:t>
      </w:r>
      <w:proofErr w:type="spellEnd"/>
      <w:r w:rsidRPr="008B4977">
        <w:t>(uint32_t FLASH_FLAG)函数手动清除，否则该标志会一直保持有效状态，影响后续的状态判断 。</w:t>
      </w:r>
    </w:p>
    <w:p w14:paraId="7C01D825" w14:textId="77777777" w:rsidR="008B4977" w:rsidRPr="008B4977" w:rsidRDefault="008B4977">
      <w:pPr>
        <w:numPr>
          <w:ilvl w:val="0"/>
          <w:numId w:val="898"/>
        </w:numPr>
      </w:pPr>
      <w:r w:rsidRPr="008B4977">
        <w:rPr>
          <w:rFonts w:ascii="Times New Roman" w:hAnsi="Times New Roman" w:cs="Times New Roman"/>
        </w:rPr>
        <w:t>​</w:t>
      </w:r>
      <w:r w:rsidRPr="008B4977">
        <w:rPr>
          <w:b/>
          <w:bCs/>
        </w:rPr>
        <w:t>库函数差异</w:t>
      </w:r>
      <w:r w:rsidRPr="008B4977">
        <w:rPr>
          <w:rFonts w:ascii="Times New Roman" w:hAnsi="Times New Roman" w:cs="Times New Roman"/>
        </w:rPr>
        <w:t>​</w:t>
      </w:r>
      <w:r w:rsidRPr="008B4977">
        <w:t>：对于使用HAL库的项目，通常会使用 __HAL_FLASH_GET_FLAG宏来替代此函数，功能是类似的 。HAL库也定义了更详细的错误标志，如 HAL_FLASH_ERROR_WRP。</w:t>
      </w:r>
    </w:p>
    <w:p w14:paraId="6DCDEED0" w14:textId="77777777" w:rsidR="008B4977" w:rsidRPr="008B4977" w:rsidRDefault="008B4977">
      <w:pPr>
        <w:numPr>
          <w:ilvl w:val="0"/>
          <w:numId w:val="898"/>
        </w:numPr>
      </w:pPr>
      <w:r w:rsidRPr="008B4977">
        <w:rPr>
          <w:rFonts w:ascii="Times New Roman" w:hAnsi="Times New Roman" w:cs="Times New Roman"/>
        </w:rPr>
        <w:t>​</w:t>
      </w:r>
      <w:r w:rsidRPr="008B4977">
        <w:rPr>
          <w:b/>
          <w:bCs/>
        </w:rPr>
        <w:t>操作完整性</w:t>
      </w:r>
      <w:r w:rsidRPr="008B4977">
        <w:rPr>
          <w:rFonts w:ascii="Times New Roman" w:hAnsi="Times New Roman" w:cs="Times New Roman"/>
        </w:rPr>
        <w:t>​</w:t>
      </w:r>
      <w:r w:rsidRPr="008B4977">
        <w:t>：在执行FLASH写或擦除操作期间，CPU可能会被挂起。因此，执行FLASH操作的代码（特别是状态查询循环）最好在SRAM中运行。</w:t>
      </w:r>
    </w:p>
    <w:p w14:paraId="104F86A5" w14:textId="77777777" w:rsidR="008B4977" w:rsidRPr="008B4977" w:rsidRDefault="008B4977" w:rsidP="00442AA3">
      <w:pPr>
        <w:pStyle w:val="3"/>
      </w:pPr>
      <w:r w:rsidRPr="008B4977">
        <w:rPr>
          <w:rFonts w:ascii="Segoe UI Emoji" w:hAnsi="Segoe UI Emoji" w:cs="Segoe UI Emoji"/>
        </w:rPr>
        <w:t>💎</w:t>
      </w:r>
      <w:r w:rsidRPr="008B4977">
        <w:t xml:space="preserve"> 总结 </w:t>
      </w:r>
    </w:p>
    <w:p w14:paraId="55ED1CC4" w14:textId="77777777" w:rsidR="008B4977" w:rsidRPr="008B4977" w:rsidRDefault="008B4977" w:rsidP="008B4977">
      <w:proofErr w:type="spellStart"/>
      <w:r w:rsidRPr="008B4977">
        <w:t>FLASH_GetFlagStatus</w:t>
      </w:r>
      <w:proofErr w:type="spellEnd"/>
      <w:r w:rsidRPr="008B4977">
        <w:t>是STM32 FLASH操作过程中的一个关键状态查询函数。通过它，可以可靠地判断FLASH控制器是处于忙碌状态、操作成功完成还是发生了错误，</w:t>
      </w:r>
      <w:r w:rsidRPr="008B4977">
        <w:lastRenderedPageBreak/>
        <w:t>从而编写出健壮的FLASH读写程序。</w:t>
      </w:r>
    </w:p>
    <w:p w14:paraId="04756738" w14:textId="77777777" w:rsidR="008B4977" w:rsidRPr="008B4977" w:rsidRDefault="008B4977" w:rsidP="008B4977">
      <w:r w:rsidRPr="008B4977">
        <w:t>希望这个解释对您有帮助！如果您对STM32的FLASH其他操作有更多疑问，我们可以继续探讨。</w:t>
      </w:r>
    </w:p>
    <w:p w14:paraId="69C02BFB" w14:textId="77777777" w:rsidR="00B06BF5" w:rsidRPr="008B4977" w:rsidRDefault="00B06BF5" w:rsidP="00B06BF5"/>
    <w:p w14:paraId="5CF88913" w14:textId="5E88BF7E" w:rsidR="008644A5" w:rsidRDefault="008644A5" w:rsidP="001D11AC">
      <w:pPr>
        <w:pStyle w:val="2"/>
      </w:pPr>
      <w:proofErr w:type="spellStart"/>
      <w:r w:rsidRPr="008644A5">
        <w:t>FLASH_ClearFlag</w:t>
      </w:r>
      <w:proofErr w:type="spellEnd"/>
      <w:r w:rsidRPr="008644A5">
        <w:t>(</w:t>
      </w:r>
      <w:r>
        <w:rPr>
          <w:rFonts w:hint="eastAsia"/>
        </w:rPr>
        <w:t>)</w:t>
      </w:r>
      <w:r w:rsidR="00442AA3">
        <w:br/>
      </w:r>
      <w:r w:rsidR="00442AA3" w:rsidRPr="00C813ED">
        <w:t>清除STM32内部FLASH控制器的状态标志位</w:t>
      </w:r>
    </w:p>
    <w:p w14:paraId="1D2A55AD" w14:textId="77777777" w:rsidR="00C813ED" w:rsidRPr="00C813ED" w:rsidRDefault="00C813ED" w:rsidP="00C813ED">
      <w:proofErr w:type="spellStart"/>
      <w:r w:rsidRPr="00C813ED">
        <w:t>FLASH_ClearFlag</w:t>
      </w:r>
      <w:proofErr w:type="spellEnd"/>
      <w:r w:rsidRPr="00C813ED">
        <w:t>函数用于清除STM32内部FLASH控制器的状态标志位。这些标志位在FLASH操作（如擦除、编程）过程中由硬件自动设置，及时清除它们对于后续操作的顺利进行至关重要。</w:t>
      </w:r>
    </w:p>
    <w:p w14:paraId="7C2583B8" w14:textId="77777777" w:rsidR="00C813ED" w:rsidRPr="00C813ED" w:rsidRDefault="00C813ED" w:rsidP="00F9510A">
      <w:pPr>
        <w:pStyle w:val="3"/>
      </w:pPr>
      <w:r w:rsidRPr="00C813ED">
        <w:rPr>
          <w:rFonts w:ascii="Segoe UI Emoji" w:hAnsi="Segoe UI Emoji" w:cs="Segoe UI Emoji"/>
        </w:rPr>
        <w:t>🔍</w:t>
      </w:r>
      <w:r w:rsidRPr="00C813ED">
        <w:t xml:space="preserve"> 函数原型 </w:t>
      </w:r>
    </w:p>
    <w:p w14:paraId="463B1AB0" w14:textId="77777777" w:rsidR="00C813ED" w:rsidRPr="00C813ED" w:rsidRDefault="00C813ED" w:rsidP="00C813ED">
      <w:r w:rsidRPr="00C813ED">
        <w:t xml:space="preserve">void </w:t>
      </w:r>
      <w:proofErr w:type="spellStart"/>
      <w:r w:rsidRPr="00C813ED">
        <w:t>FLASH_</w:t>
      </w:r>
      <w:proofErr w:type="gramStart"/>
      <w:r w:rsidRPr="00C813ED">
        <w:t>ClearFlag</w:t>
      </w:r>
      <w:proofErr w:type="spellEnd"/>
      <w:r w:rsidRPr="00C813ED">
        <w:t>(</w:t>
      </w:r>
      <w:proofErr w:type="gramEnd"/>
      <w:r w:rsidRPr="00C813ED">
        <w:t>uint32_t FLASH_FLAG);</w:t>
      </w:r>
    </w:p>
    <w:p w14:paraId="647B9AB1" w14:textId="77777777" w:rsidR="00C813ED" w:rsidRPr="00C813ED" w:rsidRDefault="00C813ED">
      <w:pPr>
        <w:numPr>
          <w:ilvl w:val="0"/>
          <w:numId w:val="899"/>
        </w:numPr>
      </w:pPr>
      <w:r w:rsidRPr="00C813ED">
        <w:rPr>
          <w:rFonts w:ascii="Times New Roman" w:hAnsi="Times New Roman" w:cs="Times New Roman"/>
        </w:rPr>
        <w:t>​</w:t>
      </w:r>
      <w:r w:rsidRPr="00C813ED">
        <w:rPr>
          <w:b/>
          <w:bCs/>
        </w:rPr>
        <w:t>参数</w:t>
      </w:r>
      <w:r w:rsidRPr="00C813ED">
        <w:rPr>
          <w:rFonts w:ascii="Times New Roman" w:hAnsi="Times New Roman" w:cs="Times New Roman"/>
        </w:rPr>
        <w:t>​</w:t>
      </w:r>
      <w:r w:rsidRPr="00C813ED">
        <w:t>：FLASH_FLAG，指定要清除的状态标志位。您可以使用位或</w:t>
      </w:r>
      <w:proofErr w:type="gramStart"/>
      <w:r w:rsidRPr="00C813ED">
        <w:t>操作 |</w:t>
      </w:r>
      <w:proofErr w:type="gramEnd"/>
      <w:r w:rsidRPr="00C813ED">
        <w:t>来同时清除多个标志位。</w:t>
      </w:r>
    </w:p>
    <w:p w14:paraId="74EA6073" w14:textId="77777777" w:rsidR="00C813ED" w:rsidRPr="00C813ED" w:rsidRDefault="00C813ED" w:rsidP="00F9510A">
      <w:pPr>
        <w:pStyle w:val="3"/>
      </w:pPr>
      <w:r w:rsidRPr="00C813ED">
        <w:rPr>
          <w:rFonts w:ascii="Segoe UI Emoji" w:hAnsi="Segoe UI Emoji" w:cs="Segoe UI Emoji"/>
        </w:rPr>
        <w:t>📖</w:t>
      </w:r>
      <w:r w:rsidRPr="00C813ED">
        <w:t xml:space="preserve"> 主要功能与常用标志位 </w:t>
      </w:r>
    </w:p>
    <w:p w14:paraId="5E83080C" w14:textId="77777777" w:rsidR="00C813ED" w:rsidRPr="00C813ED" w:rsidRDefault="00C813ED" w:rsidP="00C813ED">
      <w:r w:rsidRPr="00C813ED">
        <w:t>该函数的主要作用是清除FLASH状态寄存器（FLASH_SR）中的特定标志位。常见的标志位包括：</w:t>
      </w:r>
    </w:p>
    <w:p w14:paraId="63D8A054" w14:textId="77777777" w:rsidR="00C813ED" w:rsidRPr="00C813ED" w:rsidRDefault="00C813ED">
      <w:pPr>
        <w:numPr>
          <w:ilvl w:val="0"/>
          <w:numId w:val="900"/>
        </w:numPr>
      </w:pPr>
      <w:r w:rsidRPr="00C813ED">
        <w:t>FLASH_FLAG_EOP：操作结束标志位。当一次编程或擦除操作成功完成时，此标志位会被硬件置位。</w:t>
      </w:r>
    </w:p>
    <w:p w14:paraId="088BACE8" w14:textId="77777777" w:rsidR="00C813ED" w:rsidRPr="00C813ED" w:rsidRDefault="00C813ED">
      <w:pPr>
        <w:numPr>
          <w:ilvl w:val="0"/>
          <w:numId w:val="900"/>
        </w:numPr>
      </w:pPr>
      <w:r w:rsidRPr="00C813ED">
        <w:t>FLASH_FLAG_PGERR：编程错误标志位。在编程过程中发生错误时置位。</w:t>
      </w:r>
    </w:p>
    <w:p w14:paraId="7174F374" w14:textId="77777777" w:rsidR="00C813ED" w:rsidRPr="00C813ED" w:rsidRDefault="00C813ED">
      <w:pPr>
        <w:numPr>
          <w:ilvl w:val="0"/>
          <w:numId w:val="900"/>
        </w:numPr>
      </w:pPr>
      <w:r w:rsidRPr="00C813ED">
        <w:t>FLASH_FLAG_WRPRTERR：写保护错误标志位。当尝试向受写保护的扇区进行编程或擦除时置位。</w:t>
      </w:r>
    </w:p>
    <w:p w14:paraId="2EACABAB" w14:textId="77777777" w:rsidR="00C813ED" w:rsidRPr="00C813ED" w:rsidRDefault="00C813ED">
      <w:pPr>
        <w:numPr>
          <w:ilvl w:val="0"/>
          <w:numId w:val="900"/>
        </w:numPr>
      </w:pPr>
      <w:r w:rsidRPr="00C813ED">
        <w:t>FLASH_FLAG_BSY：Flash忙标志位。表示Flash控制器正在执行操作。</w:t>
      </w:r>
      <w:r w:rsidRPr="00C813ED">
        <w:rPr>
          <w:rFonts w:ascii="Times New Roman" w:hAnsi="Times New Roman" w:cs="Times New Roman"/>
        </w:rPr>
        <w:t>​</w:t>
      </w:r>
      <w:r w:rsidRPr="00C813ED">
        <w:rPr>
          <w:b/>
          <w:bCs/>
        </w:rPr>
        <w:t>请注意，此标志由硬件自动控制，通常无需软件手动清除，它会随着操作完成而自动清零</w:t>
      </w:r>
      <w:r w:rsidRPr="00C813ED">
        <w:t>。</w:t>
      </w:r>
    </w:p>
    <w:p w14:paraId="314282C8" w14:textId="77777777" w:rsidR="00C813ED" w:rsidRPr="00C813ED" w:rsidRDefault="00C813ED" w:rsidP="00F9510A">
      <w:pPr>
        <w:pStyle w:val="3"/>
      </w:pPr>
      <w:r w:rsidRPr="00C813ED">
        <w:rPr>
          <w:rFonts w:ascii="Segoe UI Emoji" w:hAnsi="Segoe UI Emoji" w:cs="Segoe UI Emoji"/>
        </w:rPr>
        <w:t>📝</w:t>
      </w:r>
      <w:r w:rsidRPr="00C813ED">
        <w:t xml:space="preserve"> 使用场景与标准流程 </w:t>
      </w:r>
    </w:p>
    <w:p w14:paraId="5FA00D51" w14:textId="77777777" w:rsidR="00C813ED" w:rsidRPr="00C813ED" w:rsidRDefault="00C813ED" w:rsidP="00C813ED">
      <w:proofErr w:type="spellStart"/>
      <w:r w:rsidRPr="00C813ED">
        <w:t>FLASH_ClearFlag</w:t>
      </w:r>
      <w:proofErr w:type="spellEnd"/>
      <w:r w:rsidRPr="00C813ED">
        <w:t>通常在以下两种场景下被调用：</w:t>
      </w:r>
    </w:p>
    <w:p w14:paraId="1A2BD463" w14:textId="77777777" w:rsidR="00C813ED" w:rsidRPr="00C813ED" w:rsidRDefault="00C813ED">
      <w:pPr>
        <w:numPr>
          <w:ilvl w:val="0"/>
          <w:numId w:val="901"/>
        </w:numPr>
      </w:pPr>
      <w:r w:rsidRPr="00C813ED">
        <w:rPr>
          <w:rFonts w:ascii="Times New Roman" w:hAnsi="Times New Roman" w:cs="Times New Roman"/>
        </w:rPr>
        <w:t>​</w:t>
      </w:r>
      <w:r w:rsidRPr="00C813ED">
        <w:rPr>
          <w:b/>
          <w:bCs/>
        </w:rPr>
        <w:t>在启动一系列FLASH操作之前</w:t>
      </w:r>
      <w:r w:rsidRPr="00C813ED">
        <w:rPr>
          <w:rFonts w:ascii="Times New Roman" w:hAnsi="Times New Roman" w:cs="Times New Roman"/>
        </w:rPr>
        <w:t>​</w:t>
      </w:r>
      <w:r w:rsidRPr="00C813ED">
        <w:t>：在调用擦除或编程函数前，先清除可能挂起的标志位，以确保一个新的、干净的状态。</w:t>
      </w:r>
    </w:p>
    <w:p w14:paraId="1E7FAC63" w14:textId="77777777" w:rsidR="00C813ED" w:rsidRPr="00C813ED" w:rsidRDefault="00C813ED">
      <w:pPr>
        <w:numPr>
          <w:ilvl w:val="0"/>
          <w:numId w:val="901"/>
        </w:numPr>
        <w:tabs>
          <w:tab w:val="clear" w:pos="720"/>
        </w:tabs>
      </w:pPr>
      <w:r w:rsidRPr="00C813ED">
        <w:lastRenderedPageBreak/>
        <w:t>// 解锁后，清除可能存在的旧标志位</w:t>
      </w:r>
    </w:p>
    <w:p w14:paraId="23052450" w14:textId="77777777" w:rsidR="00C813ED" w:rsidRPr="00C813ED" w:rsidRDefault="00C813ED">
      <w:pPr>
        <w:numPr>
          <w:ilvl w:val="0"/>
          <w:numId w:val="901"/>
        </w:numPr>
        <w:tabs>
          <w:tab w:val="clear" w:pos="720"/>
        </w:tabs>
      </w:pPr>
      <w:proofErr w:type="spellStart"/>
      <w:r w:rsidRPr="00C813ED">
        <w:t>FLASH_</w:t>
      </w:r>
      <w:proofErr w:type="gramStart"/>
      <w:r w:rsidRPr="00C813ED">
        <w:t>Unlock</w:t>
      </w:r>
      <w:proofErr w:type="spellEnd"/>
      <w:r w:rsidRPr="00C813ED">
        <w:t>(</w:t>
      </w:r>
      <w:proofErr w:type="gramEnd"/>
      <w:r w:rsidRPr="00C813ED">
        <w:t>);</w:t>
      </w:r>
    </w:p>
    <w:p w14:paraId="174EDC71" w14:textId="77777777" w:rsidR="00C813ED" w:rsidRPr="00C813ED" w:rsidRDefault="00C813ED">
      <w:pPr>
        <w:numPr>
          <w:ilvl w:val="0"/>
          <w:numId w:val="901"/>
        </w:numPr>
        <w:tabs>
          <w:tab w:val="clear" w:pos="720"/>
        </w:tabs>
      </w:pPr>
      <w:proofErr w:type="spellStart"/>
      <w:r w:rsidRPr="00C813ED">
        <w:t>FLASH_</w:t>
      </w:r>
      <w:proofErr w:type="gramStart"/>
      <w:r w:rsidRPr="00C813ED">
        <w:t>ClearFlag</w:t>
      </w:r>
      <w:proofErr w:type="spellEnd"/>
      <w:r w:rsidRPr="00C813ED">
        <w:t>(</w:t>
      </w:r>
      <w:proofErr w:type="gramEnd"/>
      <w:r w:rsidRPr="00C813ED">
        <w:t>FLASH_FLAG_EOP | FLASH_FLAG_PGERR | FLASH_FLAG_WRPRTERR);</w:t>
      </w:r>
    </w:p>
    <w:p w14:paraId="476BAA8D" w14:textId="77777777" w:rsidR="00C813ED" w:rsidRPr="00C813ED" w:rsidRDefault="00C813ED" w:rsidP="00C813ED">
      <w:r w:rsidRPr="00C813ED">
        <w:t>// 接下来进行擦除和编程操作...</w:t>
      </w:r>
    </w:p>
    <w:p w14:paraId="087AB25A" w14:textId="77777777" w:rsidR="00C813ED" w:rsidRPr="00C813ED" w:rsidRDefault="00C813ED">
      <w:pPr>
        <w:numPr>
          <w:ilvl w:val="0"/>
          <w:numId w:val="901"/>
        </w:numPr>
      </w:pPr>
      <w:r w:rsidRPr="00C813ED">
        <w:rPr>
          <w:rFonts w:ascii="Times New Roman" w:hAnsi="Times New Roman" w:cs="Times New Roman"/>
        </w:rPr>
        <w:t>​</w:t>
      </w:r>
      <w:r w:rsidRPr="00C813ED">
        <w:rPr>
          <w:b/>
          <w:bCs/>
        </w:rPr>
        <w:t>在错误处理中</w:t>
      </w:r>
      <w:r w:rsidRPr="00C813ED">
        <w:rPr>
          <w:rFonts w:ascii="Times New Roman" w:hAnsi="Times New Roman" w:cs="Times New Roman"/>
        </w:rPr>
        <w:t>​</w:t>
      </w:r>
      <w:r w:rsidRPr="00C813ED">
        <w:t xml:space="preserve">：当某个FLASH操作（如 </w:t>
      </w:r>
      <w:proofErr w:type="spellStart"/>
      <w:r w:rsidRPr="00C813ED">
        <w:t>FLASH_ErasePage</w:t>
      </w:r>
      <w:proofErr w:type="spellEnd"/>
      <w:r w:rsidRPr="00C813ED">
        <w:t xml:space="preserve">或 </w:t>
      </w:r>
      <w:proofErr w:type="spellStart"/>
      <w:r w:rsidRPr="00C813ED">
        <w:t>FLASH_ProgramHalfWord</w:t>
      </w:r>
      <w:proofErr w:type="spellEnd"/>
      <w:r w:rsidRPr="00C813ED">
        <w:t>）返回错误状态（如 FLASH_ERROR_PG）后，必须清除对应的错误标志位，否则后续的FLASH操作可能会被阻塞。</w:t>
      </w:r>
    </w:p>
    <w:p w14:paraId="6618D2FA" w14:textId="77777777" w:rsidR="00C813ED" w:rsidRPr="00C813ED" w:rsidRDefault="00C813ED">
      <w:pPr>
        <w:numPr>
          <w:ilvl w:val="0"/>
          <w:numId w:val="901"/>
        </w:numPr>
        <w:tabs>
          <w:tab w:val="clear" w:pos="720"/>
        </w:tabs>
      </w:pPr>
      <w:proofErr w:type="spellStart"/>
      <w:r w:rsidRPr="00C813ED">
        <w:t>FLASH_Status</w:t>
      </w:r>
      <w:proofErr w:type="spellEnd"/>
      <w:r w:rsidRPr="00C813ED">
        <w:t xml:space="preserve"> status = </w:t>
      </w:r>
      <w:proofErr w:type="spellStart"/>
      <w:r w:rsidRPr="00C813ED">
        <w:t>FLASH_</w:t>
      </w:r>
      <w:proofErr w:type="gramStart"/>
      <w:r w:rsidRPr="00C813ED">
        <w:t>ErasePage</w:t>
      </w:r>
      <w:proofErr w:type="spellEnd"/>
      <w:r w:rsidRPr="00C813ED">
        <w:t>(</w:t>
      </w:r>
      <w:proofErr w:type="spellStart"/>
      <w:proofErr w:type="gramEnd"/>
      <w:r w:rsidRPr="00C813ED">
        <w:t>PageAddress</w:t>
      </w:r>
      <w:proofErr w:type="spellEnd"/>
      <w:r w:rsidRPr="00C813ED">
        <w:t>);</w:t>
      </w:r>
    </w:p>
    <w:p w14:paraId="6162A812" w14:textId="77777777" w:rsidR="00C813ED" w:rsidRPr="00C813ED" w:rsidRDefault="00C813ED">
      <w:pPr>
        <w:numPr>
          <w:ilvl w:val="0"/>
          <w:numId w:val="901"/>
        </w:numPr>
        <w:tabs>
          <w:tab w:val="clear" w:pos="720"/>
        </w:tabs>
      </w:pPr>
      <w:r w:rsidRPr="00C813ED">
        <w:t>if (</w:t>
      </w:r>
      <w:proofErr w:type="gramStart"/>
      <w:r w:rsidRPr="00C813ED">
        <w:t>status !</w:t>
      </w:r>
      <w:proofErr w:type="gramEnd"/>
      <w:r w:rsidRPr="00C813ED">
        <w:t>= FLASH_COMPLETE) {</w:t>
      </w:r>
    </w:p>
    <w:p w14:paraId="20D69FEB" w14:textId="77777777" w:rsidR="00C813ED" w:rsidRPr="00C813ED" w:rsidRDefault="00C813ED">
      <w:pPr>
        <w:numPr>
          <w:ilvl w:val="0"/>
          <w:numId w:val="901"/>
        </w:numPr>
        <w:tabs>
          <w:tab w:val="clear" w:pos="720"/>
        </w:tabs>
      </w:pPr>
      <w:r w:rsidRPr="00C813ED">
        <w:t xml:space="preserve">    // 如果操作失败，清除错误标志位</w:t>
      </w:r>
    </w:p>
    <w:p w14:paraId="64C1CAFE" w14:textId="77777777" w:rsidR="00C813ED" w:rsidRPr="00C813ED" w:rsidRDefault="00C813ED">
      <w:pPr>
        <w:numPr>
          <w:ilvl w:val="0"/>
          <w:numId w:val="901"/>
        </w:numPr>
        <w:tabs>
          <w:tab w:val="clear" w:pos="720"/>
        </w:tabs>
      </w:pPr>
      <w:r w:rsidRPr="00C813ED">
        <w:t xml:space="preserve">    </w:t>
      </w:r>
      <w:proofErr w:type="spellStart"/>
      <w:r w:rsidRPr="00C813ED">
        <w:t>FLASH_</w:t>
      </w:r>
      <w:proofErr w:type="gramStart"/>
      <w:r w:rsidRPr="00C813ED">
        <w:t>ClearFlag</w:t>
      </w:r>
      <w:proofErr w:type="spellEnd"/>
      <w:r w:rsidRPr="00C813ED">
        <w:t>(</w:t>
      </w:r>
      <w:proofErr w:type="gramEnd"/>
      <w:r w:rsidRPr="00C813ED">
        <w:t>FLASH_FLAG_PGERR | FLASH_FLAG_WRPRTERR);</w:t>
      </w:r>
    </w:p>
    <w:p w14:paraId="79955D31" w14:textId="77777777" w:rsidR="00C813ED" w:rsidRPr="00C813ED" w:rsidRDefault="00C813ED">
      <w:pPr>
        <w:numPr>
          <w:ilvl w:val="0"/>
          <w:numId w:val="901"/>
        </w:numPr>
        <w:tabs>
          <w:tab w:val="clear" w:pos="720"/>
        </w:tabs>
      </w:pPr>
      <w:r w:rsidRPr="00C813ED">
        <w:t xml:space="preserve">    // 进行错误处理...</w:t>
      </w:r>
    </w:p>
    <w:p w14:paraId="722528B8" w14:textId="77777777" w:rsidR="00C813ED" w:rsidRPr="00C813ED" w:rsidRDefault="00C813ED" w:rsidP="00C813ED">
      <w:r w:rsidRPr="00C813ED">
        <w:t>}</w:t>
      </w:r>
    </w:p>
    <w:p w14:paraId="169807DE" w14:textId="77777777" w:rsidR="00C813ED" w:rsidRPr="00C813ED" w:rsidRDefault="00C813ED" w:rsidP="00F9510A">
      <w:pPr>
        <w:pStyle w:val="3"/>
      </w:pPr>
      <w:r w:rsidRPr="00C813ED">
        <w:rPr>
          <w:rFonts w:ascii="Segoe UI Emoji" w:hAnsi="Segoe UI Emoji" w:cs="Segoe UI Emoji"/>
        </w:rPr>
        <w:t>⚠️</w:t>
      </w:r>
      <w:r w:rsidRPr="00C813ED">
        <w:t xml:space="preserve"> 重要注意事项 </w:t>
      </w:r>
    </w:p>
    <w:p w14:paraId="61728E36" w14:textId="77777777" w:rsidR="00C813ED" w:rsidRPr="00C813ED" w:rsidRDefault="00C813ED">
      <w:pPr>
        <w:numPr>
          <w:ilvl w:val="0"/>
          <w:numId w:val="902"/>
        </w:numPr>
      </w:pPr>
      <w:r w:rsidRPr="00C813ED">
        <w:rPr>
          <w:rFonts w:ascii="Times New Roman" w:hAnsi="Times New Roman" w:cs="Times New Roman"/>
        </w:rPr>
        <w:t>​</w:t>
      </w:r>
      <w:r w:rsidRPr="00C813ED">
        <w:rPr>
          <w:b/>
          <w:bCs/>
        </w:rPr>
        <w:t>先解锁后操作</w:t>
      </w:r>
      <w:r w:rsidRPr="00C813ED">
        <w:rPr>
          <w:rFonts w:ascii="Times New Roman" w:hAnsi="Times New Roman" w:cs="Times New Roman"/>
        </w:rPr>
        <w:t>​</w:t>
      </w:r>
      <w:r w:rsidRPr="00C813ED">
        <w:t xml:space="preserve">：调用 </w:t>
      </w:r>
      <w:proofErr w:type="spellStart"/>
      <w:r w:rsidRPr="00C813ED">
        <w:t>FLASH_ClearFlag</w:t>
      </w:r>
      <w:proofErr w:type="spellEnd"/>
      <w:r w:rsidRPr="00C813ED">
        <w:t xml:space="preserve">前，通常需要先使用 </w:t>
      </w:r>
      <w:proofErr w:type="spellStart"/>
      <w:r w:rsidRPr="00C813ED">
        <w:t>FLASH_Unlock</w:t>
      </w:r>
      <w:proofErr w:type="spellEnd"/>
      <w:r w:rsidRPr="00C813ED">
        <w:t>()解锁FLASH控制寄存器。</w:t>
      </w:r>
    </w:p>
    <w:p w14:paraId="02C6A129" w14:textId="77777777" w:rsidR="00C813ED" w:rsidRPr="00C813ED" w:rsidRDefault="00C813ED">
      <w:pPr>
        <w:numPr>
          <w:ilvl w:val="0"/>
          <w:numId w:val="902"/>
        </w:numPr>
      </w:pPr>
      <w:r w:rsidRPr="00C813ED">
        <w:rPr>
          <w:rFonts w:ascii="Times New Roman" w:hAnsi="Times New Roman" w:cs="Times New Roman"/>
        </w:rPr>
        <w:t>​</w:t>
      </w:r>
      <w:r w:rsidRPr="00C813ED">
        <w:rPr>
          <w:b/>
          <w:bCs/>
        </w:rPr>
        <w:t>标志位清除的必要性</w:t>
      </w:r>
      <w:r w:rsidRPr="00C813ED">
        <w:rPr>
          <w:rFonts w:ascii="Times New Roman" w:hAnsi="Times New Roman" w:cs="Times New Roman"/>
        </w:rPr>
        <w:t>​</w:t>
      </w:r>
      <w:r w:rsidRPr="00C813ED">
        <w:t>：某些标志位（如错误标志）在置位后</w:t>
      </w:r>
      <w:r w:rsidRPr="00C813ED">
        <w:rPr>
          <w:b/>
          <w:bCs/>
        </w:rPr>
        <w:t>不会自动清零</w:t>
      </w:r>
      <w:r w:rsidRPr="00C813ED">
        <w:t>。如果不清除，该标志会一直保持有效状态，可能导致后续操作无法进行。</w:t>
      </w:r>
    </w:p>
    <w:p w14:paraId="192158D2" w14:textId="77777777" w:rsidR="00C813ED" w:rsidRPr="00C813ED" w:rsidRDefault="00C813ED" w:rsidP="00F9510A">
      <w:pPr>
        <w:pStyle w:val="3"/>
      </w:pPr>
      <w:r w:rsidRPr="00C813ED">
        <w:rPr>
          <w:rFonts w:ascii="Segoe UI Emoji" w:hAnsi="Segoe UI Emoji" w:cs="Segoe UI Emoji"/>
        </w:rPr>
        <w:t>💎</w:t>
      </w:r>
      <w:r w:rsidRPr="00C813ED">
        <w:t xml:space="preserve"> 总结 </w:t>
      </w:r>
    </w:p>
    <w:p w14:paraId="2F59293D" w14:textId="77777777" w:rsidR="00C813ED" w:rsidRPr="00C813ED" w:rsidRDefault="00C813ED" w:rsidP="00C813ED">
      <w:proofErr w:type="spellStart"/>
      <w:r w:rsidRPr="00C813ED">
        <w:t>FLASH_ClearFlag</w:t>
      </w:r>
      <w:proofErr w:type="spellEnd"/>
      <w:r w:rsidRPr="00C813ED">
        <w:t>是STM32 FLASH操作流程中的一个重要维护函数，用于确保状态寄存器的清洁，避免旧标志位或错误标志位干扰后续操作。正确使用它，是编写健壮可靠的FLASH读写程序的关键一环。</w:t>
      </w:r>
    </w:p>
    <w:p w14:paraId="0A8FD571" w14:textId="77777777" w:rsidR="00C813ED" w:rsidRPr="00C813ED" w:rsidRDefault="00C813ED" w:rsidP="00C813ED">
      <w:r w:rsidRPr="00C813ED">
        <w:t>希望这个解释对您有帮助！如果您对STM32的其他FLASH操作函数还有疑问，我很乐意继续探讨。</w:t>
      </w:r>
    </w:p>
    <w:p w14:paraId="60130D85" w14:textId="77777777" w:rsidR="008644A5" w:rsidRPr="00C813ED" w:rsidRDefault="008644A5" w:rsidP="008644A5"/>
    <w:p w14:paraId="5F6FE8B2" w14:textId="7CDEBB5D" w:rsidR="00C813ED" w:rsidRDefault="00C813ED" w:rsidP="001D11AC">
      <w:pPr>
        <w:pStyle w:val="2"/>
      </w:pPr>
      <w:proofErr w:type="spellStart"/>
      <w:r w:rsidRPr="00C813ED">
        <w:lastRenderedPageBreak/>
        <w:t>FLASH_GetStatus</w:t>
      </w:r>
      <w:proofErr w:type="spellEnd"/>
      <w:r w:rsidRPr="00C813ED">
        <w:t>(</w:t>
      </w:r>
      <w:r>
        <w:rPr>
          <w:rFonts w:hint="eastAsia"/>
        </w:rPr>
        <w:t>)</w:t>
      </w:r>
      <w:r w:rsidR="00F9510A">
        <w:br/>
      </w:r>
      <w:r w:rsidR="00F9510A" w:rsidRPr="00442AA3">
        <w:t>获取STM32内部FLASH控制器的当前操作状态</w:t>
      </w:r>
    </w:p>
    <w:p w14:paraId="0F52A719" w14:textId="77777777" w:rsidR="00442AA3" w:rsidRPr="00442AA3" w:rsidRDefault="00442AA3" w:rsidP="00442AA3">
      <w:proofErr w:type="spellStart"/>
      <w:r w:rsidRPr="00442AA3">
        <w:t>FLASH_GetStatus</w:t>
      </w:r>
      <w:proofErr w:type="spellEnd"/>
      <w:r w:rsidRPr="00442AA3">
        <w:t>函数用于获取STM32内部FLASH控制器的当前操作状态，这对于确保FLASH操作（如擦除、编程）的正确性和可靠性至关重要。</w:t>
      </w:r>
    </w:p>
    <w:p w14:paraId="70E11F47" w14:textId="77777777" w:rsidR="00442AA3" w:rsidRPr="00442AA3" w:rsidRDefault="00442AA3" w:rsidP="003A6C16">
      <w:pPr>
        <w:pStyle w:val="3"/>
      </w:pPr>
      <w:r w:rsidRPr="00442AA3">
        <w:rPr>
          <w:rFonts w:ascii="Segoe UI Emoji" w:hAnsi="Segoe UI Emoji" w:cs="Segoe UI Emoji"/>
        </w:rPr>
        <w:t>🔍</w:t>
      </w:r>
      <w:r w:rsidRPr="00442AA3">
        <w:t xml:space="preserve"> 函数原型与返回值详解 </w:t>
      </w:r>
    </w:p>
    <w:p w14:paraId="0779E5A6" w14:textId="77777777" w:rsidR="00442AA3" w:rsidRPr="00442AA3" w:rsidRDefault="00442AA3" w:rsidP="00442AA3">
      <w:r w:rsidRPr="00442AA3">
        <w:rPr>
          <w:rFonts w:ascii="Times New Roman" w:hAnsi="Times New Roman" w:cs="Times New Roman"/>
        </w:rPr>
        <w:t>​</w:t>
      </w:r>
      <w:r w:rsidRPr="00442AA3">
        <w:rPr>
          <w:b/>
          <w:bCs/>
        </w:rPr>
        <w:t>函数原型</w:t>
      </w:r>
      <w:r w:rsidRPr="00442AA3">
        <w:rPr>
          <w:rFonts w:ascii="Times New Roman" w:hAnsi="Times New Roman" w:cs="Times New Roman"/>
        </w:rPr>
        <w:t>​</w:t>
      </w:r>
      <w:r w:rsidRPr="00442AA3">
        <w:t>：</w:t>
      </w:r>
    </w:p>
    <w:p w14:paraId="6A6BD8B6" w14:textId="77777777" w:rsidR="00442AA3" w:rsidRPr="00442AA3" w:rsidRDefault="00442AA3" w:rsidP="00442AA3">
      <w:proofErr w:type="spellStart"/>
      <w:r w:rsidRPr="00442AA3">
        <w:t>FLASH_Status</w:t>
      </w:r>
      <w:proofErr w:type="spellEnd"/>
      <w:r w:rsidRPr="00442AA3">
        <w:t xml:space="preserve"> </w:t>
      </w:r>
      <w:proofErr w:type="spellStart"/>
      <w:r w:rsidRPr="00442AA3">
        <w:t>FLASH_GetStatus</w:t>
      </w:r>
      <w:proofErr w:type="spellEnd"/>
      <w:r w:rsidRPr="00442AA3">
        <w:t>(void);</w:t>
      </w:r>
    </w:p>
    <w:p w14:paraId="46659BED" w14:textId="77777777" w:rsidR="00442AA3" w:rsidRPr="00442AA3" w:rsidRDefault="00442AA3" w:rsidP="00442AA3">
      <w:r w:rsidRPr="00442AA3">
        <w:rPr>
          <w:rFonts w:ascii="Times New Roman" w:hAnsi="Times New Roman" w:cs="Times New Roman"/>
        </w:rPr>
        <w:t>​</w:t>
      </w:r>
      <w:r w:rsidRPr="00442AA3">
        <w:rPr>
          <w:b/>
          <w:bCs/>
        </w:rPr>
        <w:t>返回值</w:t>
      </w:r>
      <w:r w:rsidRPr="00442AA3">
        <w:rPr>
          <w:rFonts w:ascii="Times New Roman" w:hAnsi="Times New Roman" w:cs="Times New Roman"/>
        </w:rPr>
        <w:t>​</w:t>
      </w:r>
      <w:r w:rsidRPr="00442AA3">
        <w:t>：</w:t>
      </w:r>
    </w:p>
    <w:p w14:paraId="431BBCD2" w14:textId="77777777" w:rsidR="00442AA3" w:rsidRPr="00442AA3" w:rsidRDefault="00442AA3" w:rsidP="00442AA3">
      <w:r w:rsidRPr="00442AA3">
        <w:t xml:space="preserve">该函数返回一个 </w:t>
      </w:r>
      <w:proofErr w:type="spellStart"/>
      <w:r w:rsidRPr="00442AA3">
        <w:t>FLASH_Status</w:t>
      </w:r>
      <w:proofErr w:type="spellEnd"/>
      <w:r w:rsidRPr="00442AA3">
        <w:t>类型的枚举值，该枚举类型在标准外设库中通常定义如下：</w:t>
      </w:r>
    </w:p>
    <w:p w14:paraId="1A27A972" w14:textId="77777777" w:rsidR="00442AA3" w:rsidRPr="00442AA3" w:rsidRDefault="00442AA3" w:rsidP="00442AA3">
      <w:r w:rsidRPr="00442AA3">
        <w:t xml:space="preserve">typedef </w:t>
      </w:r>
      <w:proofErr w:type="spellStart"/>
      <w:r w:rsidRPr="00442AA3">
        <w:t>enum</w:t>
      </w:r>
      <w:proofErr w:type="spellEnd"/>
      <w:r w:rsidRPr="00442AA3">
        <w:t xml:space="preserve"> {</w:t>
      </w:r>
    </w:p>
    <w:p w14:paraId="7E9C3621" w14:textId="77777777" w:rsidR="00442AA3" w:rsidRPr="00442AA3" w:rsidRDefault="00442AA3" w:rsidP="00442AA3">
      <w:r w:rsidRPr="00442AA3">
        <w:t xml:space="preserve">  FLASH_BUSY = 1,       // FLASH忙，表示有操作正在进行</w:t>
      </w:r>
    </w:p>
    <w:p w14:paraId="49D58746" w14:textId="77777777" w:rsidR="00442AA3" w:rsidRPr="00442AA3" w:rsidRDefault="00442AA3" w:rsidP="00442AA3">
      <w:r w:rsidRPr="00442AA3">
        <w:t xml:space="preserve">  FLASH_ERROR_PG,       // 编程错误</w:t>
      </w:r>
    </w:p>
    <w:p w14:paraId="1FB368DD" w14:textId="77777777" w:rsidR="00442AA3" w:rsidRPr="00442AA3" w:rsidRDefault="00442AA3" w:rsidP="00442AA3">
      <w:r w:rsidRPr="00442AA3">
        <w:t xml:space="preserve">  FLASH_ERROR_WRP,      // 写保护错误</w:t>
      </w:r>
    </w:p>
    <w:p w14:paraId="40CAB75C" w14:textId="77777777" w:rsidR="00442AA3" w:rsidRPr="00442AA3" w:rsidRDefault="00442AA3" w:rsidP="00442AA3">
      <w:r w:rsidRPr="00442AA3">
        <w:t xml:space="preserve">  FLASH_COMPLETE,       // 操作成功完成</w:t>
      </w:r>
    </w:p>
    <w:p w14:paraId="3BE90C6E" w14:textId="77777777" w:rsidR="00442AA3" w:rsidRPr="00442AA3" w:rsidRDefault="00442AA3" w:rsidP="00442AA3">
      <w:r w:rsidRPr="00442AA3">
        <w:t xml:space="preserve">  FLASH_TIMEOUT        // 操作超时</w:t>
      </w:r>
    </w:p>
    <w:p w14:paraId="768EA0CA" w14:textId="77777777" w:rsidR="00442AA3" w:rsidRPr="00442AA3" w:rsidRDefault="00442AA3" w:rsidP="00442AA3">
      <w:r w:rsidRPr="00442AA3">
        <w:t xml:space="preserve">} </w:t>
      </w:r>
      <w:proofErr w:type="spellStart"/>
      <w:r w:rsidRPr="00442AA3">
        <w:t>FLASH_Status</w:t>
      </w:r>
      <w:proofErr w:type="spellEnd"/>
      <w:r w:rsidRPr="00442AA3">
        <w:t>;</w:t>
      </w:r>
    </w:p>
    <w:p w14:paraId="58BB5480" w14:textId="77777777" w:rsidR="00442AA3" w:rsidRPr="00442AA3" w:rsidRDefault="00442AA3" w:rsidP="003A6C16">
      <w:pPr>
        <w:pStyle w:val="3"/>
      </w:pPr>
      <w:r w:rsidRPr="00442AA3">
        <w:rPr>
          <w:rFonts w:ascii="Segoe UI Emoji" w:hAnsi="Segoe UI Emoji" w:cs="Segoe UI Emoji"/>
        </w:rPr>
        <w:t>⚙️</w:t>
      </w:r>
      <w:r w:rsidRPr="00442AA3">
        <w:t xml:space="preserve"> 主要功能与应用场景 </w:t>
      </w:r>
    </w:p>
    <w:p w14:paraId="25A59ABA" w14:textId="77777777" w:rsidR="00442AA3" w:rsidRPr="00442AA3" w:rsidRDefault="00442AA3" w:rsidP="00442AA3">
      <w:proofErr w:type="spellStart"/>
      <w:r w:rsidRPr="00442AA3">
        <w:t>FLASH_GetStatus</w:t>
      </w:r>
      <w:proofErr w:type="spellEnd"/>
      <w:r w:rsidRPr="00442AA3">
        <w:t>函数的核心作用是</w:t>
      </w:r>
      <w:r w:rsidRPr="00442AA3">
        <w:rPr>
          <w:b/>
          <w:bCs/>
        </w:rPr>
        <w:t>查询FLASH控制器的状态寄存器</w:t>
      </w:r>
      <w:r w:rsidRPr="00442AA3">
        <w:t>，以判断上一次发起的FLASH操作（如擦除页、编程半字/字）是否完成、是否成功，或者是否发生了某种错误。</w:t>
      </w:r>
    </w:p>
    <w:p w14:paraId="5D2D9E72" w14:textId="77777777" w:rsidR="00442AA3" w:rsidRPr="00442AA3" w:rsidRDefault="00442AA3" w:rsidP="00442AA3">
      <w:r w:rsidRPr="00442AA3">
        <w:t>其主要应用场景包括：</w:t>
      </w:r>
    </w:p>
    <w:p w14:paraId="3A246331" w14:textId="77777777" w:rsidR="00442AA3" w:rsidRPr="00442AA3" w:rsidRDefault="00442AA3">
      <w:pPr>
        <w:numPr>
          <w:ilvl w:val="0"/>
          <w:numId w:val="903"/>
        </w:numPr>
      </w:pPr>
      <w:r w:rsidRPr="00442AA3">
        <w:rPr>
          <w:rFonts w:ascii="Times New Roman" w:hAnsi="Times New Roman" w:cs="Times New Roman"/>
        </w:rPr>
        <w:t>​</w:t>
      </w:r>
      <w:r w:rsidRPr="00442AA3">
        <w:rPr>
          <w:b/>
          <w:bCs/>
        </w:rPr>
        <w:t>判断操作是否完成</w:t>
      </w:r>
      <w:r w:rsidRPr="00442AA3">
        <w:rPr>
          <w:rFonts w:ascii="Times New Roman" w:hAnsi="Times New Roman" w:cs="Times New Roman"/>
        </w:rPr>
        <w:t>​</w:t>
      </w:r>
      <w:r w:rsidRPr="00442AA3">
        <w:t>：在启动擦除或编程操作后，通过循环查询 FLASH_BUSY状态，等待操作完成。</w:t>
      </w:r>
    </w:p>
    <w:p w14:paraId="20FE183C" w14:textId="77777777" w:rsidR="00442AA3" w:rsidRPr="00442AA3" w:rsidRDefault="00442AA3">
      <w:pPr>
        <w:numPr>
          <w:ilvl w:val="0"/>
          <w:numId w:val="903"/>
        </w:numPr>
      </w:pPr>
      <w:r w:rsidRPr="00442AA3">
        <w:rPr>
          <w:rFonts w:ascii="Times New Roman" w:hAnsi="Times New Roman" w:cs="Times New Roman"/>
        </w:rPr>
        <w:t>​</w:t>
      </w:r>
      <w:r w:rsidRPr="00442AA3">
        <w:rPr>
          <w:b/>
          <w:bCs/>
        </w:rPr>
        <w:t>错误处理</w:t>
      </w:r>
      <w:r w:rsidRPr="00442AA3">
        <w:rPr>
          <w:rFonts w:ascii="Times New Roman" w:hAnsi="Times New Roman" w:cs="Times New Roman"/>
        </w:rPr>
        <w:t>​</w:t>
      </w:r>
      <w:r w:rsidRPr="00442AA3">
        <w:t>：如果操作未成功完成，通过检查返回的错误标志（如 FLASH_ERROR_PG或 FLASH_ERROR_WRP），可以确定具体的错误原因，从而进行相应的错误处理。</w:t>
      </w:r>
    </w:p>
    <w:p w14:paraId="4EF46992" w14:textId="77777777" w:rsidR="00442AA3" w:rsidRPr="00442AA3" w:rsidRDefault="00442AA3">
      <w:pPr>
        <w:numPr>
          <w:ilvl w:val="0"/>
          <w:numId w:val="903"/>
        </w:numPr>
      </w:pPr>
      <w:r w:rsidRPr="00442AA3">
        <w:rPr>
          <w:rFonts w:ascii="Times New Roman" w:hAnsi="Times New Roman" w:cs="Times New Roman"/>
        </w:rPr>
        <w:t>​</w:t>
      </w:r>
      <w:r w:rsidRPr="00442AA3">
        <w:rPr>
          <w:b/>
          <w:bCs/>
        </w:rPr>
        <w:t>流程控制</w:t>
      </w:r>
      <w:r w:rsidRPr="00442AA3">
        <w:rPr>
          <w:rFonts w:ascii="Times New Roman" w:hAnsi="Times New Roman" w:cs="Times New Roman"/>
        </w:rPr>
        <w:t>​</w:t>
      </w:r>
      <w:r w:rsidRPr="00442AA3">
        <w:t>：作为整个FLASH操作流程（解锁→擦除→编程→上锁）中的状态判</w:t>
      </w:r>
      <w:r w:rsidRPr="00442AA3">
        <w:lastRenderedPageBreak/>
        <w:t>断环节，确保每一步都正确执行后再进行下一步。</w:t>
      </w:r>
    </w:p>
    <w:p w14:paraId="1182F396" w14:textId="77777777" w:rsidR="00442AA3" w:rsidRPr="00442AA3" w:rsidRDefault="00442AA3" w:rsidP="003A6C16">
      <w:pPr>
        <w:pStyle w:val="3"/>
      </w:pPr>
      <w:r w:rsidRPr="00442AA3">
        <w:rPr>
          <w:rFonts w:ascii="Segoe UI Emoji" w:hAnsi="Segoe UI Emoji" w:cs="Segoe UI Emoji"/>
        </w:rPr>
        <w:t>📝</w:t>
      </w:r>
      <w:r w:rsidRPr="00442AA3">
        <w:t xml:space="preserve"> 典型使用示例 </w:t>
      </w:r>
    </w:p>
    <w:p w14:paraId="67C78A65" w14:textId="77777777" w:rsidR="00442AA3" w:rsidRPr="00442AA3" w:rsidRDefault="00442AA3" w:rsidP="00442AA3">
      <w:r w:rsidRPr="00442AA3">
        <w:t>在实际编程中，</w:t>
      </w:r>
      <w:proofErr w:type="spellStart"/>
      <w:r w:rsidRPr="00442AA3">
        <w:t>FLASH_GetStatus</w:t>
      </w:r>
      <w:proofErr w:type="spellEnd"/>
      <w:r w:rsidRPr="00442AA3">
        <w:t xml:space="preserve">常与 </w:t>
      </w:r>
      <w:proofErr w:type="spellStart"/>
      <w:r w:rsidRPr="00442AA3">
        <w:t>FLASH_WaitForLastOperation</w:t>
      </w:r>
      <w:proofErr w:type="spellEnd"/>
      <w:r w:rsidRPr="00442AA3">
        <w:t>函数配合使用，或者直接用于循环等待和错误判断。</w:t>
      </w:r>
    </w:p>
    <w:p w14:paraId="6D153AC7" w14:textId="77777777" w:rsidR="00442AA3" w:rsidRPr="00442AA3" w:rsidRDefault="00442AA3" w:rsidP="00442AA3">
      <w:r w:rsidRPr="00442AA3">
        <w:t>以下是两个典型的使用示例：</w:t>
      </w:r>
    </w:p>
    <w:p w14:paraId="627CC852" w14:textId="77777777" w:rsidR="00442AA3" w:rsidRPr="00442AA3" w:rsidRDefault="00442AA3" w:rsidP="00442AA3">
      <w:r w:rsidRPr="00442AA3">
        <w:rPr>
          <w:rFonts w:ascii="Times New Roman" w:hAnsi="Times New Roman" w:cs="Times New Roman"/>
        </w:rPr>
        <w:t>​</w:t>
      </w:r>
      <w:r w:rsidRPr="00442AA3">
        <w:rPr>
          <w:b/>
          <w:bCs/>
        </w:rPr>
        <w:t>1. 等待上一次操作完成</w:t>
      </w:r>
      <w:r w:rsidRPr="00442AA3">
        <w:rPr>
          <w:rFonts w:ascii="Times New Roman" w:hAnsi="Times New Roman" w:cs="Times New Roman"/>
        </w:rPr>
        <w:t>​</w:t>
      </w:r>
    </w:p>
    <w:p w14:paraId="681DDE82" w14:textId="77777777" w:rsidR="00442AA3" w:rsidRPr="00442AA3" w:rsidRDefault="00442AA3" w:rsidP="00442AA3">
      <w:r w:rsidRPr="00442AA3">
        <w:t>在进行新的FLASH操作前，通常需要等待当前操作完成。</w:t>
      </w:r>
      <w:proofErr w:type="spellStart"/>
      <w:r w:rsidRPr="00442AA3">
        <w:t>FLASH_WaitForLastOperation</w:t>
      </w:r>
      <w:proofErr w:type="spellEnd"/>
      <w:r w:rsidRPr="00442AA3">
        <w:t xml:space="preserve">函数内部就依赖于 </w:t>
      </w:r>
      <w:proofErr w:type="spellStart"/>
      <w:r w:rsidRPr="00442AA3">
        <w:t>FLASH_GetStatus</w:t>
      </w:r>
      <w:proofErr w:type="spellEnd"/>
      <w:r w:rsidRPr="00442AA3">
        <w:t>来查询状态。</w:t>
      </w:r>
    </w:p>
    <w:p w14:paraId="5CEE1092" w14:textId="77777777" w:rsidR="00442AA3" w:rsidRPr="00442AA3" w:rsidRDefault="00442AA3" w:rsidP="00442AA3">
      <w:proofErr w:type="spellStart"/>
      <w:r w:rsidRPr="00442AA3">
        <w:t>FLASH_Status</w:t>
      </w:r>
      <w:proofErr w:type="spellEnd"/>
      <w:r w:rsidRPr="00442AA3">
        <w:t xml:space="preserve"> status;</w:t>
      </w:r>
    </w:p>
    <w:p w14:paraId="33FE87BB" w14:textId="77777777" w:rsidR="00442AA3" w:rsidRPr="00442AA3" w:rsidRDefault="00442AA3" w:rsidP="00442AA3">
      <w:r w:rsidRPr="00442AA3">
        <w:t xml:space="preserve">status = </w:t>
      </w:r>
      <w:proofErr w:type="spellStart"/>
      <w:r w:rsidRPr="00442AA3">
        <w:t>FLASH_WaitForLastOperation</w:t>
      </w:r>
      <w:proofErr w:type="spellEnd"/>
      <w:r w:rsidRPr="00442AA3">
        <w:t>(0xFFFF); // 使用超时机制等待</w:t>
      </w:r>
    </w:p>
    <w:p w14:paraId="46A9F0D7" w14:textId="77777777" w:rsidR="00442AA3" w:rsidRPr="00442AA3" w:rsidRDefault="00442AA3" w:rsidP="00442AA3">
      <w:r w:rsidRPr="00442AA3">
        <w:t>if (</w:t>
      </w:r>
      <w:proofErr w:type="gramStart"/>
      <w:r w:rsidRPr="00442AA3">
        <w:t>status !</w:t>
      </w:r>
      <w:proofErr w:type="gramEnd"/>
      <w:r w:rsidRPr="00442AA3">
        <w:t>= FLASH_COMPLETE) {</w:t>
      </w:r>
    </w:p>
    <w:p w14:paraId="00895521" w14:textId="77777777" w:rsidR="00442AA3" w:rsidRPr="00442AA3" w:rsidRDefault="00442AA3" w:rsidP="00442AA3">
      <w:r w:rsidRPr="00442AA3">
        <w:t xml:space="preserve">    // 错误处理</w:t>
      </w:r>
    </w:p>
    <w:p w14:paraId="2F93917B" w14:textId="77777777" w:rsidR="00442AA3" w:rsidRPr="00442AA3" w:rsidRDefault="00442AA3" w:rsidP="00442AA3">
      <w:r w:rsidRPr="00442AA3">
        <w:t>}</w:t>
      </w:r>
    </w:p>
    <w:p w14:paraId="4B40E1E4" w14:textId="77777777" w:rsidR="00442AA3" w:rsidRPr="00442AA3" w:rsidRDefault="00442AA3" w:rsidP="00442AA3">
      <w:r w:rsidRPr="00442AA3">
        <w:rPr>
          <w:rFonts w:ascii="Times New Roman" w:hAnsi="Times New Roman" w:cs="Times New Roman"/>
        </w:rPr>
        <w:t>​</w:t>
      </w:r>
      <w:r w:rsidRPr="00442AA3">
        <w:rPr>
          <w:b/>
          <w:bCs/>
        </w:rPr>
        <w:t>2. 在擦除或编程后检查状态</w:t>
      </w:r>
      <w:r w:rsidRPr="00442AA3">
        <w:rPr>
          <w:rFonts w:ascii="Times New Roman" w:hAnsi="Times New Roman" w:cs="Times New Roman"/>
        </w:rPr>
        <w:t>​</w:t>
      </w:r>
    </w:p>
    <w:p w14:paraId="1326D4BD" w14:textId="77777777" w:rsidR="00442AA3" w:rsidRPr="00442AA3" w:rsidRDefault="00442AA3" w:rsidP="00442AA3">
      <w:r w:rsidRPr="00442AA3">
        <w:t xml:space="preserve">在执行完具体的擦除或编程函数后，应检查其返回值（其内部通常也调用了状态检查）或再次显式调用 </w:t>
      </w:r>
      <w:proofErr w:type="spellStart"/>
      <w:r w:rsidRPr="00442AA3">
        <w:t>FLASH_GetStatus</w:t>
      </w:r>
      <w:proofErr w:type="spellEnd"/>
      <w:r w:rsidRPr="00442AA3">
        <w:t>确认最终状态。</w:t>
      </w:r>
    </w:p>
    <w:p w14:paraId="53BC1DD7" w14:textId="77777777" w:rsidR="00442AA3" w:rsidRPr="00442AA3" w:rsidRDefault="00442AA3" w:rsidP="00442AA3">
      <w:r w:rsidRPr="00442AA3">
        <w:t>// 解锁并清除标志位后...</w:t>
      </w:r>
    </w:p>
    <w:p w14:paraId="72D1B05F" w14:textId="77777777" w:rsidR="00442AA3" w:rsidRPr="00442AA3" w:rsidRDefault="00442AA3" w:rsidP="00442AA3">
      <w:proofErr w:type="spellStart"/>
      <w:r w:rsidRPr="00442AA3">
        <w:t>FLASH_Status</w:t>
      </w:r>
      <w:proofErr w:type="spellEnd"/>
      <w:r w:rsidRPr="00442AA3">
        <w:t xml:space="preserve"> </w:t>
      </w:r>
      <w:proofErr w:type="spellStart"/>
      <w:r w:rsidRPr="00442AA3">
        <w:t>erase_status</w:t>
      </w:r>
      <w:proofErr w:type="spellEnd"/>
      <w:r w:rsidRPr="00442AA3">
        <w:t>;</w:t>
      </w:r>
    </w:p>
    <w:p w14:paraId="71682299" w14:textId="77777777" w:rsidR="00442AA3" w:rsidRPr="00442AA3" w:rsidRDefault="00442AA3" w:rsidP="00442AA3">
      <w:proofErr w:type="spellStart"/>
      <w:r w:rsidRPr="00442AA3">
        <w:t>erase_status</w:t>
      </w:r>
      <w:proofErr w:type="spellEnd"/>
      <w:r w:rsidRPr="00442AA3">
        <w:t xml:space="preserve"> = </w:t>
      </w:r>
      <w:proofErr w:type="spellStart"/>
      <w:r w:rsidRPr="00442AA3">
        <w:t>FLASH_ErasePage</w:t>
      </w:r>
      <w:proofErr w:type="spellEnd"/>
      <w:r w:rsidRPr="00442AA3">
        <w:t>(</w:t>
      </w:r>
      <w:proofErr w:type="spellStart"/>
      <w:r w:rsidRPr="00442AA3">
        <w:t>Page_Address</w:t>
      </w:r>
      <w:proofErr w:type="spellEnd"/>
      <w:r w:rsidRPr="00442AA3">
        <w:t>); // 擦除指定页</w:t>
      </w:r>
    </w:p>
    <w:p w14:paraId="43042B9D" w14:textId="77777777" w:rsidR="00442AA3" w:rsidRPr="00442AA3" w:rsidRDefault="00442AA3" w:rsidP="00442AA3"/>
    <w:p w14:paraId="1209EC65" w14:textId="77777777" w:rsidR="00442AA3" w:rsidRPr="00442AA3" w:rsidRDefault="00442AA3" w:rsidP="00442AA3">
      <w:r w:rsidRPr="00442AA3">
        <w:t>if (</w:t>
      </w:r>
      <w:proofErr w:type="spellStart"/>
      <w:r w:rsidRPr="00442AA3">
        <w:t>erase_status</w:t>
      </w:r>
      <w:proofErr w:type="spellEnd"/>
      <w:r w:rsidRPr="00442AA3">
        <w:t xml:space="preserve"> == FLASH_</w:t>
      </w:r>
      <w:proofErr w:type="gramStart"/>
      <w:r w:rsidRPr="00442AA3">
        <w:t>COMPLETE) {</w:t>
      </w:r>
      <w:proofErr w:type="gramEnd"/>
    </w:p>
    <w:p w14:paraId="21BEA7AC" w14:textId="77777777" w:rsidR="00442AA3" w:rsidRPr="00442AA3" w:rsidRDefault="00442AA3" w:rsidP="00442AA3">
      <w:r w:rsidRPr="00442AA3">
        <w:t xml:space="preserve">    // 擦除成功，继续编程操作</w:t>
      </w:r>
    </w:p>
    <w:p w14:paraId="2A33482E" w14:textId="77777777" w:rsidR="00442AA3" w:rsidRPr="00442AA3" w:rsidRDefault="00442AA3" w:rsidP="00442AA3">
      <w:r w:rsidRPr="00442AA3">
        <w:t xml:space="preserve">    </w:t>
      </w:r>
      <w:proofErr w:type="spellStart"/>
      <w:r w:rsidRPr="00442AA3">
        <w:t>FLASH_Status</w:t>
      </w:r>
      <w:proofErr w:type="spellEnd"/>
      <w:r w:rsidRPr="00442AA3">
        <w:t xml:space="preserve"> </w:t>
      </w:r>
      <w:proofErr w:type="spellStart"/>
      <w:r w:rsidRPr="00442AA3">
        <w:t>program_status</w:t>
      </w:r>
      <w:proofErr w:type="spellEnd"/>
      <w:r w:rsidRPr="00442AA3">
        <w:t>;</w:t>
      </w:r>
    </w:p>
    <w:p w14:paraId="0C64C642" w14:textId="77777777" w:rsidR="00442AA3" w:rsidRPr="00442AA3" w:rsidRDefault="00442AA3" w:rsidP="00442AA3">
      <w:r w:rsidRPr="00442AA3">
        <w:t xml:space="preserve">    </w:t>
      </w:r>
      <w:proofErr w:type="spellStart"/>
      <w:r w:rsidRPr="00442AA3">
        <w:t>program_status</w:t>
      </w:r>
      <w:proofErr w:type="spellEnd"/>
      <w:r w:rsidRPr="00442AA3">
        <w:t xml:space="preserve"> = </w:t>
      </w:r>
      <w:proofErr w:type="spellStart"/>
      <w:r w:rsidRPr="00442AA3">
        <w:t>FLASH_</w:t>
      </w:r>
      <w:proofErr w:type="gramStart"/>
      <w:r w:rsidRPr="00442AA3">
        <w:t>ProgramHalfWord</w:t>
      </w:r>
      <w:proofErr w:type="spellEnd"/>
      <w:r w:rsidRPr="00442AA3">
        <w:t>(</w:t>
      </w:r>
      <w:proofErr w:type="gramEnd"/>
      <w:r w:rsidRPr="00442AA3">
        <w:t>Address, Data);</w:t>
      </w:r>
    </w:p>
    <w:p w14:paraId="111698A3" w14:textId="77777777" w:rsidR="00442AA3" w:rsidRPr="00442AA3" w:rsidRDefault="00442AA3" w:rsidP="00442AA3">
      <w:r w:rsidRPr="00442AA3">
        <w:t xml:space="preserve">    if (</w:t>
      </w:r>
      <w:proofErr w:type="spellStart"/>
      <w:r w:rsidRPr="00442AA3">
        <w:t>program_</w:t>
      </w:r>
      <w:proofErr w:type="gramStart"/>
      <w:r w:rsidRPr="00442AA3">
        <w:t>status</w:t>
      </w:r>
      <w:proofErr w:type="spellEnd"/>
      <w:r w:rsidRPr="00442AA3">
        <w:t xml:space="preserve"> !</w:t>
      </w:r>
      <w:proofErr w:type="gramEnd"/>
      <w:r w:rsidRPr="00442AA3">
        <w:t>= FLASH_</w:t>
      </w:r>
      <w:proofErr w:type="gramStart"/>
      <w:r w:rsidRPr="00442AA3">
        <w:t>COMPLETE) {</w:t>
      </w:r>
      <w:proofErr w:type="gramEnd"/>
    </w:p>
    <w:p w14:paraId="2AEA63B5" w14:textId="77777777" w:rsidR="00442AA3" w:rsidRPr="00442AA3" w:rsidRDefault="00442AA3" w:rsidP="00442AA3">
      <w:r w:rsidRPr="00442AA3">
        <w:t xml:space="preserve">        // 编程失败处理</w:t>
      </w:r>
    </w:p>
    <w:p w14:paraId="7CFFDCF5" w14:textId="77777777" w:rsidR="00442AA3" w:rsidRPr="00442AA3" w:rsidRDefault="00442AA3" w:rsidP="00442AA3">
      <w:r w:rsidRPr="00442AA3">
        <w:t xml:space="preserve">    }</w:t>
      </w:r>
    </w:p>
    <w:p w14:paraId="7ECCAAC5" w14:textId="77777777" w:rsidR="00442AA3" w:rsidRPr="00442AA3" w:rsidRDefault="00442AA3" w:rsidP="00442AA3">
      <w:r w:rsidRPr="00442AA3">
        <w:lastRenderedPageBreak/>
        <w:t>} else {</w:t>
      </w:r>
    </w:p>
    <w:p w14:paraId="0CC04CDE" w14:textId="77777777" w:rsidR="00442AA3" w:rsidRPr="00442AA3" w:rsidRDefault="00442AA3" w:rsidP="00442AA3">
      <w:r w:rsidRPr="00442AA3">
        <w:t xml:space="preserve">    // 擦除失败处理，可根据 </w:t>
      </w:r>
      <w:proofErr w:type="spellStart"/>
      <w:r w:rsidRPr="00442AA3">
        <w:t>erase_status</w:t>
      </w:r>
      <w:proofErr w:type="spellEnd"/>
      <w:r w:rsidRPr="00442AA3">
        <w:t xml:space="preserve"> 具体值判断错误类型</w:t>
      </w:r>
    </w:p>
    <w:p w14:paraId="48519985" w14:textId="77777777" w:rsidR="00442AA3" w:rsidRPr="00442AA3" w:rsidRDefault="00442AA3" w:rsidP="00442AA3">
      <w:r w:rsidRPr="00442AA3">
        <w:t xml:space="preserve">    if (</w:t>
      </w:r>
      <w:proofErr w:type="spellStart"/>
      <w:r w:rsidRPr="00442AA3">
        <w:t>erase_status</w:t>
      </w:r>
      <w:proofErr w:type="spellEnd"/>
      <w:r w:rsidRPr="00442AA3">
        <w:t xml:space="preserve"> == FLASH_ERROR_</w:t>
      </w:r>
      <w:proofErr w:type="gramStart"/>
      <w:r w:rsidRPr="00442AA3">
        <w:t>WRP) {</w:t>
      </w:r>
      <w:proofErr w:type="gramEnd"/>
    </w:p>
    <w:p w14:paraId="7D7B57FB" w14:textId="77777777" w:rsidR="00442AA3" w:rsidRPr="00442AA3" w:rsidRDefault="00442AA3" w:rsidP="00442AA3">
      <w:r w:rsidRPr="00442AA3">
        <w:t xml:space="preserve">        // 处理写保护错误</w:t>
      </w:r>
    </w:p>
    <w:p w14:paraId="7FEB421F" w14:textId="77777777" w:rsidR="00442AA3" w:rsidRPr="00442AA3" w:rsidRDefault="00442AA3" w:rsidP="00442AA3">
      <w:r w:rsidRPr="00442AA3">
        <w:t xml:space="preserve">    }</w:t>
      </w:r>
    </w:p>
    <w:p w14:paraId="7F54AEE5" w14:textId="77777777" w:rsidR="00442AA3" w:rsidRPr="00442AA3" w:rsidRDefault="00442AA3" w:rsidP="00442AA3">
      <w:r w:rsidRPr="00442AA3">
        <w:t>}</w:t>
      </w:r>
    </w:p>
    <w:p w14:paraId="6EC68F55" w14:textId="77777777" w:rsidR="00442AA3" w:rsidRPr="00442AA3" w:rsidRDefault="00442AA3" w:rsidP="003A6C16">
      <w:pPr>
        <w:pStyle w:val="3"/>
      </w:pPr>
      <w:r w:rsidRPr="00442AA3">
        <w:rPr>
          <w:rFonts w:ascii="Segoe UI Emoji" w:hAnsi="Segoe UI Emoji" w:cs="Segoe UI Emoji"/>
        </w:rPr>
        <w:t>⚠️</w:t>
      </w:r>
      <w:r w:rsidRPr="00442AA3">
        <w:t xml:space="preserve"> 重要注意事项 </w:t>
      </w:r>
    </w:p>
    <w:p w14:paraId="5275B1BB" w14:textId="77777777" w:rsidR="00442AA3" w:rsidRPr="00442AA3" w:rsidRDefault="00442AA3">
      <w:pPr>
        <w:numPr>
          <w:ilvl w:val="0"/>
          <w:numId w:val="904"/>
        </w:numPr>
      </w:pPr>
      <w:r w:rsidRPr="00442AA3">
        <w:rPr>
          <w:rFonts w:ascii="Times New Roman" w:hAnsi="Times New Roman" w:cs="Times New Roman"/>
        </w:rPr>
        <w:t>​</w:t>
      </w:r>
      <w:r w:rsidRPr="00442AA3">
        <w:rPr>
          <w:b/>
          <w:bCs/>
        </w:rPr>
        <w:t>操作期间CPU暂停</w:t>
      </w:r>
      <w:r w:rsidRPr="00442AA3">
        <w:rPr>
          <w:rFonts w:ascii="Times New Roman" w:hAnsi="Times New Roman" w:cs="Times New Roman"/>
        </w:rPr>
        <w:t>​</w:t>
      </w:r>
      <w:r w:rsidRPr="00442AA3">
        <w:t>：在执行FLASH写或擦除操作期间（即状态为 FLASH_BUSY时），任何尝试读取内部FLASH的操作（包括CPU取指令）都会导致总线阻塞。因此，执行FLASH操作的代码最好存放在内部SRAM中运行。</w:t>
      </w:r>
    </w:p>
    <w:p w14:paraId="08302489" w14:textId="77777777" w:rsidR="00442AA3" w:rsidRPr="00442AA3" w:rsidRDefault="00442AA3">
      <w:pPr>
        <w:numPr>
          <w:ilvl w:val="0"/>
          <w:numId w:val="904"/>
        </w:numPr>
      </w:pPr>
      <w:r w:rsidRPr="00442AA3">
        <w:rPr>
          <w:rFonts w:ascii="Times New Roman" w:hAnsi="Times New Roman" w:cs="Times New Roman"/>
        </w:rPr>
        <w:t>​</w:t>
      </w:r>
      <w:r w:rsidRPr="00442AA3">
        <w:rPr>
          <w:b/>
          <w:bCs/>
        </w:rPr>
        <w:t>清除错误标志</w:t>
      </w:r>
      <w:r w:rsidRPr="00442AA3">
        <w:rPr>
          <w:rFonts w:ascii="Times New Roman" w:hAnsi="Times New Roman" w:cs="Times New Roman"/>
        </w:rPr>
        <w:t>​</w:t>
      </w:r>
      <w:r w:rsidRPr="00442AA3">
        <w:t xml:space="preserve">：在检测到错误状态（如 FLASH_ERROR_PG）后，通常需要调用 </w:t>
      </w:r>
      <w:proofErr w:type="spellStart"/>
      <w:r w:rsidRPr="00442AA3">
        <w:t>FLASH_ClearFlag</w:t>
      </w:r>
      <w:proofErr w:type="spellEnd"/>
      <w:r w:rsidRPr="00442AA3">
        <w:t>()函数清除相应的错误标志位，然后才能进行下一次FLASH操作。</w:t>
      </w:r>
    </w:p>
    <w:p w14:paraId="39F647D4" w14:textId="77777777" w:rsidR="00442AA3" w:rsidRPr="00442AA3" w:rsidRDefault="00442AA3">
      <w:pPr>
        <w:numPr>
          <w:ilvl w:val="0"/>
          <w:numId w:val="904"/>
        </w:numPr>
      </w:pPr>
      <w:r w:rsidRPr="00442AA3">
        <w:rPr>
          <w:rFonts w:ascii="Times New Roman" w:hAnsi="Times New Roman" w:cs="Times New Roman"/>
        </w:rPr>
        <w:t>​</w:t>
      </w:r>
      <w:r w:rsidRPr="00442AA3">
        <w:rPr>
          <w:b/>
          <w:bCs/>
        </w:rPr>
        <w:t>完整的操作</w:t>
      </w:r>
      <w:proofErr w:type="gramStart"/>
      <w:r w:rsidRPr="00442AA3">
        <w:rPr>
          <w:b/>
          <w:bCs/>
        </w:rPr>
        <w:t>流程</w:t>
      </w:r>
      <w:r w:rsidRPr="00442AA3">
        <w:rPr>
          <w:rFonts w:ascii="Times New Roman" w:hAnsi="Times New Roman" w:cs="Times New Roman"/>
        </w:rPr>
        <w:t>​</w:t>
      </w:r>
      <w:r w:rsidRPr="00442AA3">
        <w:t>：</w:t>
      </w:r>
      <w:proofErr w:type="gramEnd"/>
      <w:r w:rsidRPr="00442AA3">
        <w:t>对FLASH进行任何写或擦除操作，都必须遵循严格的流程</w:t>
      </w:r>
      <w:proofErr w:type="gramStart"/>
      <w:r w:rsidRPr="00442AA3">
        <w:t>：</w:t>
      </w:r>
      <w:r w:rsidRPr="00442AA3">
        <w:rPr>
          <w:rFonts w:ascii="Times New Roman" w:hAnsi="Times New Roman" w:cs="Times New Roman"/>
        </w:rPr>
        <w:t>​</w:t>
      </w:r>
      <w:r w:rsidRPr="00442AA3">
        <w:rPr>
          <w:b/>
          <w:bCs/>
        </w:rPr>
        <w:t>解锁</w:t>
      </w:r>
      <w:proofErr w:type="gramEnd"/>
      <w:r w:rsidRPr="00442AA3">
        <w:rPr>
          <w:b/>
          <w:bCs/>
        </w:rPr>
        <w:t>（</w:t>
      </w:r>
      <w:proofErr w:type="spellStart"/>
      <w:r w:rsidRPr="00442AA3">
        <w:rPr>
          <w:b/>
          <w:bCs/>
        </w:rPr>
        <w:t>FLASH_Unlock</w:t>
      </w:r>
      <w:proofErr w:type="spellEnd"/>
      <w:r w:rsidRPr="00442AA3">
        <w:rPr>
          <w:b/>
          <w:bCs/>
        </w:rPr>
        <w:t>）→（可选）清除标志位→擦除（</w:t>
      </w:r>
      <w:proofErr w:type="spellStart"/>
      <w:r w:rsidRPr="00442AA3">
        <w:rPr>
          <w:b/>
          <w:bCs/>
        </w:rPr>
        <w:t>FLASH_ErasePage</w:t>
      </w:r>
      <w:proofErr w:type="spellEnd"/>
      <w:r w:rsidRPr="00442AA3">
        <w:rPr>
          <w:b/>
          <w:bCs/>
        </w:rPr>
        <w:t>）→编程（</w:t>
      </w:r>
      <w:proofErr w:type="spellStart"/>
      <w:r w:rsidRPr="00442AA3">
        <w:rPr>
          <w:b/>
          <w:bCs/>
        </w:rPr>
        <w:t>FLASH_ProgramHalfWord</w:t>
      </w:r>
      <w:proofErr w:type="spellEnd"/>
      <w:r w:rsidRPr="00442AA3">
        <w:rPr>
          <w:b/>
          <w:bCs/>
        </w:rPr>
        <w:t>等）→上锁（</w:t>
      </w:r>
      <w:proofErr w:type="spellStart"/>
      <w:r w:rsidRPr="00442AA3">
        <w:rPr>
          <w:b/>
          <w:bCs/>
        </w:rPr>
        <w:t>FLASH_Lock</w:t>
      </w:r>
      <w:proofErr w:type="spellEnd"/>
      <w:proofErr w:type="gramStart"/>
      <w:r w:rsidRPr="00442AA3">
        <w:rPr>
          <w:b/>
          <w:bCs/>
        </w:rPr>
        <w:t>）</w:t>
      </w:r>
      <w:r w:rsidRPr="00442AA3">
        <w:rPr>
          <w:rFonts w:ascii="Times New Roman" w:hAnsi="Times New Roman" w:cs="Times New Roman"/>
          <w:b/>
          <w:bCs/>
        </w:rPr>
        <w:t>​</w:t>
      </w:r>
      <w:r w:rsidRPr="00442AA3">
        <w:t>。</w:t>
      </w:r>
      <w:proofErr w:type="spellStart"/>
      <w:proofErr w:type="gramEnd"/>
      <w:r w:rsidRPr="00442AA3">
        <w:t>FLASH_GetStatus</w:t>
      </w:r>
      <w:proofErr w:type="spellEnd"/>
      <w:r w:rsidRPr="00442AA3">
        <w:t>是贯穿其中的状态监控保障。</w:t>
      </w:r>
    </w:p>
    <w:p w14:paraId="382E625D" w14:textId="77777777" w:rsidR="00442AA3" w:rsidRPr="00442AA3" w:rsidRDefault="00442AA3" w:rsidP="003A6C16">
      <w:pPr>
        <w:pStyle w:val="3"/>
      </w:pPr>
      <w:r w:rsidRPr="00442AA3">
        <w:rPr>
          <w:rFonts w:ascii="Segoe UI Emoji" w:hAnsi="Segoe UI Emoji" w:cs="Segoe UI Emoji"/>
        </w:rPr>
        <w:t>💎</w:t>
      </w:r>
      <w:r w:rsidRPr="00442AA3">
        <w:t xml:space="preserve"> 总结 </w:t>
      </w:r>
    </w:p>
    <w:p w14:paraId="66805529" w14:textId="77777777" w:rsidR="00442AA3" w:rsidRPr="00442AA3" w:rsidRDefault="00442AA3" w:rsidP="00442AA3">
      <w:proofErr w:type="spellStart"/>
      <w:r w:rsidRPr="00442AA3">
        <w:t>FLASH_GetStatus</w:t>
      </w:r>
      <w:proofErr w:type="spellEnd"/>
      <w:r w:rsidRPr="00442AA3">
        <w:t>是一个关键的状态查询函数，它让你能够实时了解STM32内部FLASH控制器的操作状态，是实现可靠FLASH读写的重要组成部分。正确使用它进行状态判断和错误处理，是编写稳定嵌入式程序的关键。</w:t>
      </w:r>
    </w:p>
    <w:p w14:paraId="644FFBC1" w14:textId="77777777" w:rsidR="00442AA3" w:rsidRPr="00442AA3" w:rsidRDefault="00442AA3" w:rsidP="00442AA3">
      <w:r w:rsidRPr="00442AA3">
        <w:t>希望以上信息能帮助你更好地理解和使用这个函数。如果你对STM32 FLASH的其他操作有疑问，我很乐意继续探讨。</w:t>
      </w:r>
    </w:p>
    <w:p w14:paraId="70D9AAC5" w14:textId="77777777" w:rsidR="00C813ED" w:rsidRPr="00442AA3" w:rsidRDefault="00C813ED" w:rsidP="00C813ED"/>
    <w:p w14:paraId="6BA34CF2" w14:textId="4DC768D9" w:rsidR="00D85ED4" w:rsidRDefault="00D85ED4" w:rsidP="001D11AC">
      <w:pPr>
        <w:pStyle w:val="2"/>
      </w:pPr>
      <w:proofErr w:type="spellStart"/>
      <w:r w:rsidRPr="00D85ED4">
        <w:t>FLASH_WaitForLastOperation</w:t>
      </w:r>
      <w:proofErr w:type="spellEnd"/>
      <w:r w:rsidRPr="00D85ED4">
        <w:t>(</w:t>
      </w:r>
      <w:r>
        <w:rPr>
          <w:rFonts w:hint="eastAsia"/>
        </w:rPr>
        <w:t>)</w:t>
      </w:r>
      <w:r w:rsidR="00805538">
        <w:br/>
      </w:r>
      <w:r w:rsidR="00805538" w:rsidRPr="003A6C16">
        <w:t>确保STM32内部FLASH操作（如擦除或编程）完成</w:t>
      </w:r>
    </w:p>
    <w:p w14:paraId="0446F809" w14:textId="77777777" w:rsidR="003A6C16" w:rsidRPr="003A6C16" w:rsidRDefault="003A6C16" w:rsidP="003A6C16">
      <w:proofErr w:type="spellStart"/>
      <w:r w:rsidRPr="003A6C16">
        <w:t>FLASH_WaitForLastOperation</w:t>
      </w:r>
      <w:proofErr w:type="spellEnd"/>
      <w:r w:rsidRPr="003A6C16">
        <w:t>是一个用于确保STM32内部FLASH操作（如擦除或编程）完成的关键函数。它通过轮询状态标志位，等待当前FLASH操作结束或超时，并</w:t>
      </w:r>
      <w:r w:rsidRPr="003A6C16">
        <w:lastRenderedPageBreak/>
        <w:t>返回操作结果状态。</w:t>
      </w:r>
    </w:p>
    <w:p w14:paraId="31A624B6" w14:textId="77777777" w:rsidR="003A6C16" w:rsidRPr="003A6C16" w:rsidRDefault="003A6C16" w:rsidP="005B2FD9">
      <w:pPr>
        <w:pStyle w:val="3"/>
      </w:pPr>
      <w:r w:rsidRPr="003A6C16">
        <w:rPr>
          <w:rFonts w:ascii="Segoe UI Emoji" w:hAnsi="Segoe UI Emoji" w:cs="Segoe UI Emoji"/>
        </w:rPr>
        <w:t>🔍</w:t>
      </w:r>
      <w:r w:rsidRPr="003A6C16">
        <w:t xml:space="preserve"> 函数原型与参数 </w:t>
      </w:r>
    </w:p>
    <w:p w14:paraId="4DDB151F" w14:textId="77777777" w:rsidR="003A6C16" w:rsidRPr="003A6C16" w:rsidRDefault="003A6C16" w:rsidP="003A6C16">
      <w:proofErr w:type="spellStart"/>
      <w:r w:rsidRPr="003A6C16">
        <w:t>FLASH_Status</w:t>
      </w:r>
      <w:proofErr w:type="spellEnd"/>
      <w:r w:rsidRPr="003A6C16">
        <w:t xml:space="preserve"> </w:t>
      </w:r>
      <w:proofErr w:type="spellStart"/>
      <w:r w:rsidRPr="003A6C16">
        <w:t>FLASH_</w:t>
      </w:r>
      <w:proofErr w:type="gramStart"/>
      <w:r w:rsidRPr="003A6C16">
        <w:t>WaitForLastOperation</w:t>
      </w:r>
      <w:proofErr w:type="spellEnd"/>
      <w:r w:rsidRPr="003A6C16">
        <w:t>(</w:t>
      </w:r>
      <w:proofErr w:type="gramEnd"/>
      <w:r w:rsidRPr="003A6C16">
        <w:t>uint32_t Timeout);</w:t>
      </w:r>
    </w:p>
    <w:p w14:paraId="68C634E4" w14:textId="77777777" w:rsidR="003A6C16" w:rsidRPr="003A6C16" w:rsidRDefault="003A6C16">
      <w:pPr>
        <w:numPr>
          <w:ilvl w:val="0"/>
          <w:numId w:val="905"/>
        </w:numPr>
      </w:pPr>
      <w:r w:rsidRPr="003A6C16">
        <w:rPr>
          <w:rFonts w:ascii="Times New Roman" w:hAnsi="Times New Roman" w:cs="Times New Roman"/>
        </w:rPr>
        <w:t>​</w:t>
      </w:r>
      <w:r w:rsidRPr="003A6C16">
        <w:rPr>
          <w:b/>
          <w:bCs/>
        </w:rPr>
        <w:t>参数 Timeout</w:t>
      </w:r>
      <w:r w:rsidRPr="003A6C16">
        <w:rPr>
          <w:rFonts w:ascii="Times New Roman" w:hAnsi="Times New Roman" w:cs="Times New Roman"/>
        </w:rPr>
        <w:t>​</w:t>
      </w:r>
      <w:r w:rsidRPr="003A6C16">
        <w:t>：指定等待操作完成的</w:t>
      </w:r>
      <w:r w:rsidRPr="003A6C16">
        <w:rPr>
          <w:b/>
          <w:bCs/>
        </w:rPr>
        <w:t>超时时间</w:t>
      </w:r>
      <w:r w:rsidRPr="003A6C16">
        <w:t>。通常以系统时钟周期数或毫秒数为单位。如果设置为 HAL_MAX_DELAY(如 0xFFFFFFFFU)，函数将一直阻塞，直到操作完成。也可以设置一个具体的数值，例如 50000表示等待50秒。</w:t>
      </w:r>
    </w:p>
    <w:p w14:paraId="16E80345" w14:textId="77777777" w:rsidR="003A6C16" w:rsidRPr="003A6C16" w:rsidRDefault="003A6C16">
      <w:pPr>
        <w:numPr>
          <w:ilvl w:val="0"/>
          <w:numId w:val="905"/>
        </w:numPr>
      </w:pPr>
      <w:r w:rsidRPr="003A6C16">
        <w:rPr>
          <w:rFonts w:ascii="Times New Roman" w:hAnsi="Times New Roman" w:cs="Times New Roman"/>
        </w:rPr>
        <w:t>​</w:t>
      </w:r>
      <w:r w:rsidRPr="003A6C16">
        <w:rPr>
          <w:b/>
          <w:bCs/>
        </w:rPr>
        <w:t xml:space="preserve">返回值 </w:t>
      </w:r>
      <w:proofErr w:type="spellStart"/>
      <w:r w:rsidRPr="003A6C16">
        <w:rPr>
          <w:b/>
          <w:bCs/>
        </w:rPr>
        <w:t>FLASH_Status</w:t>
      </w:r>
      <w:proofErr w:type="spellEnd"/>
      <w:r w:rsidRPr="003A6C16">
        <w:rPr>
          <w:rFonts w:ascii="Times New Roman" w:hAnsi="Times New Roman" w:cs="Times New Roman"/>
        </w:rPr>
        <w:t>​</w:t>
      </w:r>
      <w:r w:rsidRPr="003A6C16">
        <w:t>：返回一个枚举值，指示操作的最后状态。常见的状态包括：</w:t>
      </w:r>
    </w:p>
    <w:p w14:paraId="5DD22BE1" w14:textId="77777777" w:rsidR="003A6C16" w:rsidRPr="003A6C16" w:rsidRDefault="003A6C16">
      <w:pPr>
        <w:numPr>
          <w:ilvl w:val="1"/>
          <w:numId w:val="905"/>
        </w:numPr>
      </w:pPr>
      <w:r w:rsidRPr="003A6C16">
        <w:t>FLASH_COMPLETE或 HAL_OK：操作成功完成。</w:t>
      </w:r>
    </w:p>
    <w:p w14:paraId="62EA5152" w14:textId="77777777" w:rsidR="003A6C16" w:rsidRPr="003A6C16" w:rsidRDefault="003A6C16">
      <w:pPr>
        <w:numPr>
          <w:ilvl w:val="1"/>
          <w:numId w:val="905"/>
        </w:numPr>
      </w:pPr>
      <w:r w:rsidRPr="003A6C16">
        <w:t>FLASH_BUSY或 HAL_BUSY：FLASH控制器仍处于忙碌状态（通常在超时情况下返回）。</w:t>
      </w:r>
    </w:p>
    <w:p w14:paraId="523E96EC" w14:textId="77777777" w:rsidR="003A6C16" w:rsidRPr="003A6C16" w:rsidRDefault="003A6C16">
      <w:pPr>
        <w:numPr>
          <w:ilvl w:val="1"/>
          <w:numId w:val="905"/>
        </w:numPr>
      </w:pPr>
      <w:r w:rsidRPr="003A6C16">
        <w:t>FLASH_ERROR_PG：编程错误（例如，尝试向未擦除的地址写入数据）。</w:t>
      </w:r>
    </w:p>
    <w:p w14:paraId="4630B74C" w14:textId="77777777" w:rsidR="003A6C16" w:rsidRPr="003A6C16" w:rsidRDefault="003A6C16">
      <w:pPr>
        <w:numPr>
          <w:ilvl w:val="1"/>
          <w:numId w:val="905"/>
        </w:numPr>
      </w:pPr>
      <w:r w:rsidRPr="003A6C16">
        <w:t>FLASH_ERROR_WRP：写保护错误（尝试向受保护的扇区进行写操作）。</w:t>
      </w:r>
    </w:p>
    <w:p w14:paraId="55F4B719" w14:textId="77777777" w:rsidR="003A6C16" w:rsidRPr="003A6C16" w:rsidRDefault="003A6C16">
      <w:pPr>
        <w:numPr>
          <w:ilvl w:val="1"/>
          <w:numId w:val="905"/>
        </w:numPr>
      </w:pPr>
      <w:r w:rsidRPr="003A6C16">
        <w:t>FLASH_TIMEOUT：等待超时。</w:t>
      </w:r>
    </w:p>
    <w:p w14:paraId="282127C7" w14:textId="77777777" w:rsidR="003A6C16" w:rsidRPr="003A6C16" w:rsidRDefault="003A6C16" w:rsidP="005B2FD9">
      <w:pPr>
        <w:pStyle w:val="3"/>
      </w:pPr>
      <w:r w:rsidRPr="003A6C16">
        <w:rPr>
          <w:rFonts w:ascii="Segoe UI Emoji" w:hAnsi="Segoe UI Emoji" w:cs="Segoe UI Emoji"/>
        </w:rPr>
        <w:t>⚙️</w:t>
      </w:r>
      <w:r w:rsidRPr="003A6C16">
        <w:t xml:space="preserve"> 工作原理与流程 </w:t>
      </w:r>
    </w:p>
    <w:p w14:paraId="1AFFD423" w14:textId="77777777" w:rsidR="003A6C16" w:rsidRPr="003A6C16" w:rsidRDefault="003A6C16" w:rsidP="003A6C16">
      <w:r w:rsidRPr="003A6C16">
        <w:t>该函数的核心是查询FLASH状态寄存器（FLASH_SR）中的</w:t>
      </w:r>
      <w:r w:rsidRPr="003A6C16">
        <w:rPr>
          <w:b/>
          <w:bCs/>
        </w:rPr>
        <w:t>忙碌标志位（BSY/ BUSY）</w:t>
      </w:r>
      <w:r w:rsidRPr="003A6C16">
        <w:rPr>
          <w:rFonts w:ascii="Times New Roman" w:hAnsi="Times New Roman" w:cs="Times New Roman"/>
          <w:b/>
          <w:bCs/>
        </w:rPr>
        <w:t>​</w:t>
      </w:r>
      <w:r w:rsidRPr="003A6C16">
        <w:t>。其内部逻辑通常遵循以下步骤：</w:t>
      </w:r>
    </w:p>
    <w:p w14:paraId="637A0A32" w14:textId="77777777" w:rsidR="003A6C16" w:rsidRPr="003A6C16" w:rsidRDefault="003A6C16">
      <w:pPr>
        <w:numPr>
          <w:ilvl w:val="0"/>
          <w:numId w:val="906"/>
        </w:numPr>
      </w:pPr>
      <w:r w:rsidRPr="003A6C16">
        <w:rPr>
          <w:rFonts w:ascii="Times New Roman" w:hAnsi="Times New Roman" w:cs="Times New Roman"/>
        </w:rPr>
        <w:t>​</w:t>
      </w:r>
      <w:r w:rsidRPr="003A6C16">
        <w:rPr>
          <w:b/>
          <w:bCs/>
        </w:rPr>
        <w:t>等待BSY位清零</w:t>
      </w:r>
      <w:r w:rsidRPr="003A6C16">
        <w:rPr>
          <w:rFonts w:ascii="Times New Roman" w:hAnsi="Times New Roman" w:cs="Times New Roman"/>
        </w:rPr>
        <w:t>​</w:t>
      </w:r>
      <w:r w:rsidRPr="003A6C16">
        <w:t>：函数会在一个循环中持续检查 BSY位。只要该位为1，就表示有FLASH操作正在进行，函数会继续等待。</w:t>
      </w:r>
    </w:p>
    <w:p w14:paraId="5BE604F1" w14:textId="77777777" w:rsidR="003A6C16" w:rsidRPr="003A6C16" w:rsidRDefault="003A6C16">
      <w:pPr>
        <w:numPr>
          <w:ilvl w:val="0"/>
          <w:numId w:val="906"/>
        </w:numPr>
      </w:pPr>
      <w:r w:rsidRPr="003A6C16">
        <w:rPr>
          <w:rFonts w:ascii="Times New Roman" w:hAnsi="Times New Roman" w:cs="Times New Roman"/>
        </w:rPr>
        <w:t>​</w:t>
      </w:r>
      <w:r w:rsidRPr="003A6C16">
        <w:rPr>
          <w:b/>
          <w:bCs/>
        </w:rPr>
        <w:t>检查超时</w:t>
      </w:r>
      <w:r w:rsidRPr="003A6C16">
        <w:rPr>
          <w:rFonts w:ascii="Times New Roman" w:hAnsi="Times New Roman" w:cs="Times New Roman"/>
        </w:rPr>
        <w:t>​</w:t>
      </w:r>
      <w:r w:rsidRPr="003A6C16">
        <w:t>：在等待过程中，函数会同时检查是否超过了指定的 Timeout时间。如果超时，则返回 FLASH_TIMEOUT或 HAL_TIMEOUT。</w:t>
      </w:r>
    </w:p>
    <w:p w14:paraId="22587728" w14:textId="77777777" w:rsidR="003A6C16" w:rsidRPr="003A6C16" w:rsidRDefault="003A6C16">
      <w:pPr>
        <w:numPr>
          <w:ilvl w:val="0"/>
          <w:numId w:val="906"/>
        </w:numPr>
      </w:pPr>
      <w:r w:rsidRPr="003A6C16">
        <w:rPr>
          <w:rFonts w:ascii="Times New Roman" w:hAnsi="Times New Roman" w:cs="Times New Roman"/>
        </w:rPr>
        <w:t>​</w:t>
      </w:r>
      <w:r w:rsidRPr="003A6C16">
        <w:rPr>
          <w:b/>
          <w:bCs/>
        </w:rPr>
        <w:t>检查操作完成标志</w:t>
      </w:r>
      <w:r w:rsidRPr="003A6C16">
        <w:rPr>
          <w:rFonts w:ascii="Times New Roman" w:hAnsi="Times New Roman" w:cs="Times New Roman"/>
        </w:rPr>
        <w:t>​</w:t>
      </w:r>
      <w:r w:rsidRPr="003A6C16">
        <w:t>：当 BSY位清零后，函数会检查</w:t>
      </w:r>
      <w:r w:rsidRPr="003A6C16">
        <w:rPr>
          <w:b/>
          <w:bCs/>
        </w:rPr>
        <w:t>操作结束标志（EOP）</w:t>
      </w:r>
      <w:r w:rsidRPr="003A6C16">
        <w:rPr>
          <w:rFonts w:ascii="Times New Roman" w:hAnsi="Times New Roman" w:cs="Times New Roman"/>
          <w:b/>
          <w:bCs/>
        </w:rPr>
        <w:t>​</w:t>
      </w:r>
      <w:r w:rsidRPr="003A6C16">
        <w:t>。如果该标志被置位，表示上一次操作已成功完成。</w:t>
      </w:r>
    </w:p>
    <w:p w14:paraId="36DFF8B2" w14:textId="77777777" w:rsidR="003A6C16" w:rsidRPr="003A6C16" w:rsidRDefault="003A6C16">
      <w:pPr>
        <w:numPr>
          <w:ilvl w:val="0"/>
          <w:numId w:val="906"/>
        </w:numPr>
      </w:pPr>
      <w:r w:rsidRPr="003A6C16">
        <w:rPr>
          <w:rFonts w:ascii="Times New Roman" w:hAnsi="Times New Roman" w:cs="Times New Roman"/>
        </w:rPr>
        <w:t>​</w:t>
      </w:r>
      <w:r w:rsidRPr="003A6C16">
        <w:rPr>
          <w:b/>
          <w:bCs/>
        </w:rPr>
        <w:t>检查错误标志</w:t>
      </w:r>
      <w:r w:rsidRPr="003A6C16">
        <w:rPr>
          <w:rFonts w:ascii="Times New Roman" w:hAnsi="Times New Roman" w:cs="Times New Roman"/>
        </w:rPr>
        <w:t>​</w:t>
      </w:r>
      <w:r w:rsidRPr="003A6C16">
        <w:t>：函数还会检查各种错误标志位，如编程错误（PGERR）和写保护错误（WRPERR）。如果检测到任何错误标志，则返回相应的错误状态。</w:t>
      </w:r>
    </w:p>
    <w:p w14:paraId="4954A339" w14:textId="77777777" w:rsidR="003A6C16" w:rsidRPr="003A6C16" w:rsidRDefault="003A6C16">
      <w:pPr>
        <w:numPr>
          <w:ilvl w:val="0"/>
          <w:numId w:val="906"/>
        </w:numPr>
      </w:pPr>
      <w:r w:rsidRPr="003A6C16">
        <w:rPr>
          <w:rFonts w:ascii="Times New Roman" w:hAnsi="Times New Roman" w:cs="Times New Roman"/>
        </w:rPr>
        <w:t>​</w:t>
      </w:r>
      <w:r w:rsidRPr="003A6C16">
        <w:rPr>
          <w:b/>
          <w:bCs/>
        </w:rPr>
        <w:t>清除标志</w:t>
      </w:r>
      <w:proofErr w:type="gramStart"/>
      <w:r w:rsidRPr="003A6C16">
        <w:rPr>
          <w:b/>
          <w:bCs/>
        </w:rPr>
        <w:t>位</w:t>
      </w:r>
      <w:r w:rsidRPr="003A6C16">
        <w:rPr>
          <w:rFonts w:ascii="Times New Roman" w:hAnsi="Times New Roman" w:cs="Times New Roman"/>
        </w:rPr>
        <w:t>​</w:t>
      </w:r>
      <w:r w:rsidRPr="003A6C16">
        <w:t>：</w:t>
      </w:r>
      <w:proofErr w:type="gramEnd"/>
      <w:r w:rsidRPr="003A6C16">
        <w:t>在成功检测到 EOP标志后，通常需要</w:t>
      </w:r>
      <w:r w:rsidRPr="003A6C16">
        <w:rPr>
          <w:b/>
          <w:bCs/>
        </w:rPr>
        <w:t>手动清除</w:t>
      </w:r>
      <w:r w:rsidRPr="003A6C16">
        <w:t>该标志以及可能产生的错误标志，为下一次操作做准备。</w:t>
      </w:r>
    </w:p>
    <w:p w14:paraId="4F06A463" w14:textId="77777777" w:rsidR="003A6C16" w:rsidRPr="003A6C16" w:rsidRDefault="003A6C16" w:rsidP="005B2FD9">
      <w:pPr>
        <w:pStyle w:val="3"/>
      </w:pPr>
      <w:r w:rsidRPr="003A6C16">
        <w:rPr>
          <w:rFonts w:ascii="Segoe UI Emoji" w:hAnsi="Segoe UI Emoji" w:cs="Segoe UI Emoji"/>
        </w:rPr>
        <w:lastRenderedPageBreak/>
        <w:t>📝</w:t>
      </w:r>
      <w:r w:rsidRPr="003A6C16">
        <w:t xml:space="preserve"> 在完整FLASH操作中的使用 </w:t>
      </w:r>
    </w:p>
    <w:p w14:paraId="4CDD4C45" w14:textId="77777777" w:rsidR="003A6C16" w:rsidRPr="003A6C16" w:rsidRDefault="003A6C16" w:rsidP="003A6C16">
      <w:proofErr w:type="spellStart"/>
      <w:r w:rsidRPr="003A6C16">
        <w:t>FLASH_WaitForLastOperation</w:t>
      </w:r>
      <w:proofErr w:type="spellEnd"/>
      <w:r w:rsidRPr="003A6C16">
        <w:t>是FLASH擦除和编程流程中的关键一环，用于确保操作序列的同步和可靠。一个典型的使用场景如下：</w:t>
      </w:r>
    </w:p>
    <w:p w14:paraId="60C3D8E4" w14:textId="77777777" w:rsidR="003A6C16" w:rsidRPr="003A6C16" w:rsidRDefault="003A6C16" w:rsidP="003A6C16">
      <w:r w:rsidRPr="003A6C16">
        <w:t>/* 示例：在FLASH页擦除操作中使用该函数 */</w:t>
      </w:r>
    </w:p>
    <w:p w14:paraId="54649D43" w14:textId="77777777" w:rsidR="003A6C16" w:rsidRPr="003A6C16" w:rsidRDefault="003A6C16" w:rsidP="003A6C16">
      <w:proofErr w:type="spellStart"/>
      <w:r w:rsidRPr="003A6C16">
        <w:t>FLASH_Status</w:t>
      </w:r>
      <w:proofErr w:type="spellEnd"/>
      <w:r w:rsidRPr="003A6C16">
        <w:t xml:space="preserve"> status;</w:t>
      </w:r>
    </w:p>
    <w:p w14:paraId="32F1E58A" w14:textId="77777777" w:rsidR="003A6C16" w:rsidRPr="003A6C16" w:rsidRDefault="003A6C16" w:rsidP="003A6C16"/>
    <w:p w14:paraId="04FF9C94" w14:textId="77777777" w:rsidR="003A6C16" w:rsidRPr="003A6C16" w:rsidRDefault="003A6C16" w:rsidP="003A6C16">
      <w:r w:rsidRPr="003A6C16">
        <w:t>// 1. 解锁FLASH</w:t>
      </w:r>
    </w:p>
    <w:p w14:paraId="5D268B24" w14:textId="77777777" w:rsidR="003A6C16" w:rsidRPr="003A6C16" w:rsidRDefault="003A6C16" w:rsidP="003A6C16">
      <w:proofErr w:type="spellStart"/>
      <w:r w:rsidRPr="003A6C16">
        <w:t>FLASH_</w:t>
      </w:r>
      <w:proofErr w:type="gramStart"/>
      <w:r w:rsidRPr="003A6C16">
        <w:t>Unlock</w:t>
      </w:r>
      <w:proofErr w:type="spellEnd"/>
      <w:r w:rsidRPr="003A6C16">
        <w:t>(</w:t>
      </w:r>
      <w:proofErr w:type="gramEnd"/>
      <w:r w:rsidRPr="003A6C16">
        <w:t>);</w:t>
      </w:r>
    </w:p>
    <w:p w14:paraId="2AB4D8D1" w14:textId="77777777" w:rsidR="003A6C16" w:rsidRPr="003A6C16" w:rsidRDefault="003A6C16" w:rsidP="003A6C16"/>
    <w:p w14:paraId="76EEA39D" w14:textId="77777777" w:rsidR="003A6C16" w:rsidRPr="003A6C16" w:rsidRDefault="003A6C16" w:rsidP="003A6C16">
      <w:r w:rsidRPr="003A6C16">
        <w:t>// 2. 发起擦除操作（例如，设置相关寄存器启动擦除）</w:t>
      </w:r>
    </w:p>
    <w:p w14:paraId="3C07A822" w14:textId="77777777" w:rsidR="003A6C16" w:rsidRPr="003A6C16" w:rsidRDefault="003A6C16" w:rsidP="003A6C16"/>
    <w:p w14:paraId="0CCA01FD" w14:textId="77777777" w:rsidR="003A6C16" w:rsidRPr="003A6C16" w:rsidRDefault="003A6C16" w:rsidP="003A6C16">
      <w:r w:rsidRPr="003A6C16">
        <w:t>// 3. 等待擦除操作完成</w:t>
      </w:r>
    </w:p>
    <w:p w14:paraId="3CBAEE06" w14:textId="77777777" w:rsidR="003A6C16" w:rsidRPr="003A6C16" w:rsidRDefault="003A6C16" w:rsidP="003A6C16">
      <w:r w:rsidRPr="003A6C16">
        <w:t xml:space="preserve">status = </w:t>
      </w:r>
      <w:proofErr w:type="spellStart"/>
      <w:r w:rsidRPr="003A6C16">
        <w:t>FLASH_WaitForLastOperation</w:t>
      </w:r>
      <w:proofErr w:type="spellEnd"/>
      <w:r w:rsidRPr="003A6C16">
        <w:t>(50000); // 等待50秒</w:t>
      </w:r>
    </w:p>
    <w:p w14:paraId="6A4A2EF9" w14:textId="77777777" w:rsidR="003A6C16" w:rsidRPr="003A6C16" w:rsidRDefault="003A6C16" w:rsidP="003A6C16"/>
    <w:p w14:paraId="3AF8FBA5" w14:textId="77777777" w:rsidR="003A6C16" w:rsidRPr="003A6C16" w:rsidRDefault="003A6C16" w:rsidP="003A6C16">
      <w:r w:rsidRPr="003A6C16">
        <w:t>// 4. 根据状态进行后续处理</w:t>
      </w:r>
    </w:p>
    <w:p w14:paraId="7CDAC613" w14:textId="77777777" w:rsidR="003A6C16" w:rsidRPr="003A6C16" w:rsidRDefault="003A6C16" w:rsidP="003A6C16">
      <w:r w:rsidRPr="003A6C16">
        <w:t>if (status == FLASH_COMPLETE) {</w:t>
      </w:r>
    </w:p>
    <w:p w14:paraId="6FEDBEA3" w14:textId="77777777" w:rsidR="003A6C16" w:rsidRPr="003A6C16" w:rsidRDefault="003A6C16" w:rsidP="003A6C16">
      <w:r w:rsidRPr="003A6C16">
        <w:t xml:space="preserve">    // 擦除成功，可以进行编程（写入）操作</w:t>
      </w:r>
    </w:p>
    <w:p w14:paraId="0EB7573F" w14:textId="77777777" w:rsidR="003A6C16" w:rsidRPr="003A6C16" w:rsidRDefault="003A6C16" w:rsidP="003A6C16">
      <w:r w:rsidRPr="003A6C16">
        <w:t xml:space="preserve">    // ... (再次调用</w:t>
      </w:r>
      <w:proofErr w:type="spellStart"/>
      <w:r w:rsidRPr="003A6C16">
        <w:t>FLASH_WaitForLastOperation</w:t>
      </w:r>
      <w:proofErr w:type="spellEnd"/>
      <w:r w:rsidRPr="003A6C16">
        <w:t>等待编程操作完成)</w:t>
      </w:r>
    </w:p>
    <w:p w14:paraId="2A9AD23F" w14:textId="77777777" w:rsidR="003A6C16" w:rsidRPr="003A6C16" w:rsidRDefault="003A6C16" w:rsidP="003A6C16">
      <w:r w:rsidRPr="003A6C16">
        <w:t>} else {</w:t>
      </w:r>
    </w:p>
    <w:p w14:paraId="108083DF" w14:textId="77777777" w:rsidR="003A6C16" w:rsidRPr="003A6C16" w:rsidRDefault="003A6C16" w:rsidP="003A6C16">
      <w:r w:rsidRPr="003A6C16">
        <w:t xml:space="preserve">    // 错误处理：打印错误信息或执行安全操作</w:t>
      </w:r>
    </w:p>
    <w:p w14:paraId="2D4FB258" w14:textId="77777777" w:rsidR="003A6C16" w:rsidRPr="003A6C16" w:rsidRDefault="003A6C16" w:rsidP="003A6C16">
      <w:r w:rsidRPr="003A6C16">
        <w:t xml:space="preserve">    // 可能还需要调用 </w:t>
      </w:r>
      <w:proofErr w:type="spellStart"/>
      <w:r w:rsidRPr="003A6C16">
        <w:t>FLASH_ClearFlag</w:t>
      </w:r>
      <w:proofErr w:type="spellEnd"/>
      <w:r w:rsidRPr="003A6C16">
        <w:t>() 清除错误标志</w:t>
      </w:r>
    </w:p>
    <w:p w14:paraId="65799383" w14:textId="77777777" w:rsidR="003A6C16" w:rsidRPr="003A6C16" w:rsidRDefault="003A6C16" w:rsidP="003A6C16">
      <w:r w:rsidRPr="003A6C16">
        <w:t>}</w:t>
      </w:r>
    </w:p>
    <w:p w14:paraId="041CF59D" w14:textId="77777777" w:rsidR="003A6C16" w:rsidRPr="003A6C16" w:rsidRDefault="003A6C16" w:rsidP="003A6C16"/>
    <w:p w14:paraId="66074686" w14:textId="77777777" w:rsidR="003A6C16" w:rsidRPr="003A6C16" w:rsidRDefault="003A6C16" w:rsidP="003A6C16">
      <w:r w:rsidRPr="003A6C16">
        <w:t>// 5. 重新上锁FLASH</w:t>
      </w:r>
    </w:p>
    <w:p w14:paraId="40296F40" w14:textId="77777777" w:rsidR="003A6C16" w:rsidRPr="003A6C16" w:rsidRDefault="003A6C16" w:rsidP="003A6C16">
      <w:proofErr w:type="spellStart"/>
      <w:r w:rsidRPr="003A6C16">
        <w:t>FLASH_</w:t>
      </w:r>
      <w:proofErr w:type="gramStart"/>
      <w:r w:rsidRPr="003A6C16">
        <w:t>Lock</w:t>
      </w:r>
      <w:proofErr w:type="spellEnd"/>
      <w:r w:rsidRPr="003A6C16">
        <w:t>(</w:t>
      </w:r>
      <w:proofErr w:type="gramEnd"/>
      <w:r w:rsidRPr="003A6C16">
        <w:t>);</w:t>
      </w:r>
    </w:p>
    <w:p w14:paraId="109DCBA9" w14:textId="77777777" w:rsidR="003A6C16" w:rsidRPr="003A6C16" w:rsidRDefault="003A6C16" w:rsidP="005B2FD9">
      <w:pPr>
        <w:pStyle w:val="3"/>
      </w:pPr>
      <w:r w:rsidRPr="003A6C16">
        <w:rPr>
          <w:rFonts w:ascii="Segoe UI Emoji" w:hAnsi="Segoe UI Emoji" w:cs="Segoe UI Emoji"/>
        </w:rPr>
        <w:lastRenderedPageBreak/>
        <w:t>⚠️</w:t>
      </w:r>
      <w:r w:rsidRPr="003A6C16">
        <w:t xml:space="preserve"> 重要注意事项 </w:t>
      </w:r>
    </w:p>
    <w:p w14:paraId="109ACAF8" w14:textId="77777777" w:rsidR="003A6C16" w:rsidRPr="003A6C16" w:rsidRDefault="003A6C16">
      <w:pPr>
        <w:numPr>
          <w:ilvl w:val="0"/>
          <w:numId w:val="907"/>
        </w:numPr>
      </w:pPr>
      <w:r w:rsidRPr="003A6C16">
        <w:rPr>
          <w:rFonts w:ascii="Times New Roman" w:hAnsi="Times New Roman" w:cs="Times New Roman"/>
        </w:rPr>
        <w:t>​</w:t>
      </w:r>
      <w:r w:rsidRPr="003A6C16">
        <w:rPr>
          <w:b/>
          <w:bCs/>
        </w:rPr>
        <w:t>代码运行位置</w:t>
      </w:r>
      <w:r w:rsidRPr="003A6C16">
        <w:rPr>
          <w:rFonts w:ascii="Times New Roman" w:hAnsi="Times New Roman" w:cs="Times New Roman"/>
        </w:rPr>
        <w:t>​</w:t>
      </w:r>
      <w:r w:rsidRPr="003A6C16">
        <w:t>：在执行FLASH写或擦除操作期间，任何尝试从内部FLASH读取代码的操作（包括CPU取指令）都会导致总线阻塞。因此，</w:t>
      </w:r>
      <w:r w:rsidRPr="003A6C16">
        <w:rPr>
          <w:rFonts w:ascii="Times New Roman" w:hAnsi="Times New Roman" w:cs="Times New Roman"/>
        </w:rPr>
        <w:t>​</w:t>
      </w:r>
      <w:r w:rsidRPr="003A6C16">
        <w:rPr>
          <w:b/>
          <w:bCs/>
        </w:rPr>
        <w:t>执行FLASH操作（特别是包含等待循环的代码）最好在内部SRAM中运行</w:t>
      </w:r>
      <w:r w:rsidRPr="003A6C16">
        <w:t>。</w:t>
      </w:r>
    </w:p>
    <w:p w14:paraId="1D6944E4" w14:textId="77777777" w:rsidR="003A6C16" w:rsidRPr="003A6C16" w:rsidRDefault="003A6C16">
      <w:pPr>
        <w:numPr>
          <w:ilvl w:val="0"/>
          <w:numId w:val="907"/>
        </w:numPr>
      </w:pPr>
      <w:r w:rsidRPr="003A6C16">
        <w:rPr>
          <w:rFonts w:ascii="Times New Roman" w:hAnsi="Times New Roman" w:cs="Times New Roman"/>
        </w:rPr>
        <w:t>​</w:t>
      </w:r>
      <w:r w:rsidRPr="003A6C16">
        <w:rPr>
          <w:b/>
          <w:bCs/>
        </w:rPr>
        <w:t>标志位清除</w:t>
      </w:r>
      <w:r w:rsidRPr="003A6C16">
        <w:rPr>
          <w:rFonts w:ascii="Times New Roman" w:hAnsi="Times New Roman" w:cs="Times New Roman"/>
        </w:rPr>
        <w:t>​</w:t>
      </w:r>
      <w:r w:rsidRPr="003A6C16">
        <w:t>：EOP和错误标志位在置位后</w:t>
      </w:r>
      <w:r w:rsidRPr="003A6C16">
        <w:rPr>
          <w:b/>
          <w:bCs/>
        </w:rPr>
        <w:t>不会自动清零</w:t>
      </w:r>
      <w:r w:rsidRPr="003A6C16">
        <w:t xml:space="preserve">，必须使用 </w:t>
      </w:r>
      <w:proofErr w:type="spellStart"/>
      <w:r w:rsidRPr="003A6C16">
        <w:t>FLASH_ClearFlag</w:t>
      </w:r>
      <w:proofErr w:type="spellEnd"/>
      <w:r w:rsidRPr="003A6C16">
        <w:t>()等函数手动清除，否则会影响后续操作的状态判断。</w:t>
      </w:r>
    </w:p>
    <w:p w14:paraId="6A84AC87" w14:textId="77777777" w:rsidR="003A6C16" w:rsidRPr="003A6C16" w:rsidRDefault="003A6C16">
      <w:pPr>
        <w:numPr>
          <w:ilvl w:val="0"/>
          <w:numId w:val="907"/>
        </w:numPr>
      </w:pPr>
      <w:r w:rsidRPr="003A6C16">
        <w:rPr>
          <w:rFonts w:ascii="Times New Roman" w:hAnsi="Times New Roman" w:cs="Times New Roman"/>
        </w:rPr>
        <w:t>​</w:t>
      </w:r>
      <w:r w:rsidRPr="003A6C16">
        <w:rPr>
          <w:b/>
          <w:bCs/>
        </w:rPr>
        <w:t>超时设置</w:t>
      </w:r>
      <w:r w:rsidRPr="003A6C16">
        <w:rPr>
          <w:rFonts w:ascii="Times New Roman" w:hAnsi="Times New Roman" w:cs="Times New Roman"/>
        </w:rPr>
        <w:t>​</w:t>
      </w:r>
      <w:r w:rsidRPr="003A6C16">
        <w:t>：合理的超时时间设置很重要。时间太短可能导致在FLASH正常操作完成前就误判为超时；时间太长则可能导致系统在FLASH操作真正出错时响应过慢。</w:t>
      </w:r>
    </w:p>
    <w:p w14:paraId="7EDB9EBD" w14:textId="77777777" w:rsidR="003A6C16" w:rsidRPr="003A6C16" w:rsidRDefault="003A6C16" w:rsidP="005B2FD9">
      <w:pPr>
        <w:pStyle w:val="3"/>
      </w:pPr>
      <w:r w:rsidRPr="003A6C16">
        <w:rPr>
          <w:rFonts w:ascii="Segoe UI Emoji" w:hAnsi="Segoe UI Emoji" w:cs="Segoe UI Emoji"/>
        </w:rPr>
        <w:t>💎</w:t>
      </w:r>
      <w:r w:rsidRPr="003A6C16">
        <w:t xml:space="preserve"> 总结 </w:t>
      </w:r>
    </w:p>
    <w:p w14:paraId="4A65C7D9" w14:textId="77777777" w:rsidR="003A6C16" w:rsidRPr="003A6C16" w:rsidRDefault="003A6C16" w:rsidP="003A6C16">
      <w:proofErr w:type="spellStart"/>
      <w:r w:rsidRPr="003A6C16">
        <w:t>FLASH_WaitForLastOperation</w:t>
      </w:r>
      <w:proofErr w:type="spellEnd"/>
      <w:r w:rsidRPr="003A6C16">
        <w:t>是STM32 FLASH编程中一个非常重要的同步函数。它通过等待BSY标志位并检查错误状态，确保了FLASH擦除和编程操作的可靠性和顺序性。正确理解和使用这个函数，是进行稳定可靠的内部FLASH数据存储的基础。</w:t>
      </w:r>
    </w:p>
    <w:p w14:paraId="3DB0AE2B" w14:textId="77777777" w:rsidR="003A6C16" w:rsidRPr="003A6C16" w:rsidRDefault="003A6C16" w:rsidP="003A6C16">
      <w:r w:rsidRPr="003A6C16">
        <w:t>希望这个解释对您有帮助！如果您对STM32的FLASH其他操作有疑问，我很乐意继续探讨。</w:t>
      </w:r>
    </w:p>
    <w:p w14:paraId="237E4D18" w14:textId="77777777" w:rsidR="00A4043B" w:rsidRPr="003A6C16" w:rsidRDefault="00A4043B" w:rsidP="00A4043B"/>
    <w:p w14:paraId="17AE49D6" w14:textId="31D01A9C" w:rsidR="001D11AC" w:rsidRPr="001D11AC" w:rsidRDefault="001D11AC" w:rsidP="001D11AC">
      <w:pPr>
        <w:pStyle w:val="2"/>
      </w:pPr>
      <w:r>
        <w:rPr>
          <w:rFonts w:hint="eastAsia"/>
        </w:rPr>
        <w:t>1</w:t>
      </w:r>
    </w:p>
    <w:sectPr w:rsidR="001D11AC" w:rsidRPr="001D11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CE7D5" w14:textId="77777777" w:rsidR="00C7369F" w:rsidRDefault="00C7369F" w:rsidP="00A42CB1">
      <w:pPr>
        <w:spacing w:after="0" w:line="240" w:lineRule="auto"/>
      </w:pPr>
      <w:r>
        <w:separator/>
      </w:r>
    </w:p>
  </w:endnote>
  <w:endnote w:type="continuationSeparator" w:id="0">
    <w:p w14:paraId="0827BB6B" w14:textId="77777777" w:rsidR="00C7369F" w:rsidRDefault="00C7369F" w:rsidP="00A42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CCCC0" w14:textId="77777777" w:rsidR="00C7369F" w:rsidRDefault="00C7369F" w:rsidP="00A42CB1">
      <w:pPr>
        <w:spacing w:after="0" w:line="240" w:lineRule="auto"/>
      </w:pPr>
      <w:r>
        <w:separator/>
      </w:r>
    </w:p>
  </w:footnote>
  <w:footnote w:type="continuationSeparator" w:id="0">
    <w:p w14:paraId="1129DACE" w14:textId="77777777" w:rsidR="00C7369F" w:rsidRDefault="00C7369F" w:rsidP="00A42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362D6"/>
    <w:multiLevelType w:val="multilevel"/>
    <w:tmpl w:val="E7B0E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E1F58"/>
    <w:multiLevelType w:val="multilevel"/>
    <w:tmpl w:val="5114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B260DA"/>
    <w:multiLevelType w:val="multilevel"/>
    <w:tmpl w:val="9CD8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C23ECE"/>
    <w:multiLevelType w:val="multilevel"/>
    <w:tmpl w:val="2BC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5567D"/>
    <w:multiLevelType w:val="multilevel"/>
    <w:tmpl w:val="902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E1BEF"/>
    <w:multiLevelType w:val="multilevel"/>
    <w:tmpl w:val="93827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A495B"/>
    <w:multiLevelType w:val="multilevel"/>
    <w:tmpl w:val="E41C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F2323"/>
    <w:multiLevelType w:val="multilevel"/>
    <w:tmpl w:val="73E4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4279D5"/>
    <w:multiLevelType w:val="multilevel"/>
    <w:tmpl w:val="858C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457325"/>
    <w:multiLevelType w:val="multilevel"/>
    <w:tmpl w:val="2F0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6E7F94"/>
    <w:multiLevelType w:val="multilevel"/>
    <w:tmpl w:val="5216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42A18"/>
    <w:multiLevelType w:val="multilevel"/>
    <w:tmpl w:val="0CC2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35AE"/>
    <w:multiLevelType w:val="multilevel"/>
    <w:tmpl w:val="343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104D99"/>
    <w:multiLevelType w:val="multilevel"/>
    <w:tmpl w:val="7C94C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2F6179"/>
    <w:multiLevelType w:val="multilevel"/>
    <w:tmpl w:val="4956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4D7DFE"/>
    <w:multiLevelType w:val="multilevel"/>
    <w:tmpl w:val="C02E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5C349F"/>
    <w:multiLevelType w:val="multilevel"/>
    <w:tmpl w:val="F382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6465DB"/>
    <w:multiLevelType w:val="multilevel"/>
    <w:tmpl w:val="B51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A2312C"/>
    <w:multiLevelType w:val="multilevel"/>
    <w:tmpl w:val="3D4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AB7FD1"/>
    <w:multiLevelType w:val="multilevel"/>
    <w:tmpl w:val="78C2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B50E6D"/>
    <w:multiLevelType w:val="multilevel"/>
    <w:tmpl w:val="3636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E24E6E"/>
    <w:multiLevelType w:val="multilevel"/>
    <w:tmpl w:val="37F86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EC3BE6"/>
    <w:multiLevelType w:val="multilevel"/>
    <w:tmpl w:val="2FCE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0201A3"/>
    <w:multiLevelType w:val="multilevel"/>
    <w:tmpl w:val="F53C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0A3921"/>
    <w:multiLevelType w:val="multilevel"/>
    <w:tmpl w:val="B0EC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2B2DAA"/>
    <w:multiLevelType w:val="multilevel"/>
    <w:tmpl w:val="3FE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4D62F9"/>
    <w:multiLevelType w:val="multilevel"/>
    <w:tmpl w:val="781E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35E6C01"/>
    <w:multiLevelType w:val="multilevel"/>
    <w:tmpl w:val="414A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D93D93"/>
    <w:multiLevelType w:val="multilevel"/>
    <w:tmpl w:val="E7EE1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ED4C1D"/>
    <w:multiLevelType w:val="multilevel"/>
    <w:tmpl w:val="710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457A77"/>
    <w:multiLevelType w:val="multilevel"/>
    <w:tmpl w:val="E936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4D22EA"/>
    <w:multiLevelType w:val="multilevel"/>
    <w:tmpl w:val="288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9D339E"/>
    <w:multiLevelType w:val="multilevel"/>
    <w:tmpl w:val="DD18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4B1231B"/>
    <w:multiLevelType w:val="multilevel"/>
    <w:tmpl w:val="19842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B844B6"/>
    <w:multiLevelType w:val="multilevel"/>
    <w:tmpl w:val="7F3C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C823A4"/>
    <w:multiLevelType w:val="multilevel"/>
    <w:tmpl w:val="F1808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E03F20"/>
    <w:multiLevelType w:val="multilevel"/>
    <w:tmpl w:val="D92C0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4F3210C"/>
    <w:multiLevelType w:val="multilevel"/>
    <w:tmpl w:val="264C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5293890"/>
    <w:multiLevelType w:val="multilevel"/>
    <w:tmpl w:val="5D2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31660B"/>
    <w:multiLevelType w:val="multilevel"/>
    <w:tmpl w:val="20687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5B75DF1"/>
    <w:multiLevelType w:val="multilevel"/>
    <w:tmpl w:val="822C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D61884"/>
    <w:multiLevelType w:val="multilevel"/>
    <w:tmpl w:val="6CEC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5FB137F"/>
    <w:multiLevelType w:val="multilevel"/>
    <w:tmpl w:val="4D26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61C0E67"/>
    <w:multiLevelType w:val="multilevel"/>
    <w:tmpl w:val="5A1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1E4C81"/>
    <w:multiLevelType w:val="multilevel"/>
    <w:tmpl w:val="4E06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6384FBD"/>
    <w:multiLevelType w:val="multilevel"/>
    <w:tmpl w:val="9EDE2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646AFE"/>
    <w:multiLevelType w:val="multilevel"/>
    <w:tmpl w:val="9E80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6E46F8"/>
    <w:multiLevelType w:val="multilevel"/>
    <w:tmpl w:val="D8CE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86700E"/>
    <w:multiLevelType w:val="multilevel"/>
    <w:tmpl w:val="57C6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689758F"/>
    <w:multiLevelType w:val="multilevel"/>
    <w:tmpl w:val="6B00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B86CC1"/>
    <w:multiLevelType w:val="multilevel"/>
    <w:tmpl w:val="F10CE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E644BB"/>
    <w:multiLevelType w:val="multilevel"/>
    <w:tmpl w:val="DCF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1028E0"/>
    <w:multiLevelType w:val="multilevel"/>
    <w:tmpl w:val="CB2E2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7143B2E"/>
    <w:multiLevelType w:val="multilevel"/>
    <w:tmpl w:val="47D2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1E27AC"/>
    <w:multiLevelType w:val="multilevel"/>
    <w:tmpl w:val="50566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75A42E2"/>
    <w:multiLevelType w:val="multilevel"/>
    <w:tmpl w:val="28D4C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803115C"/>
    <w:multiLevelType w:val="multilevel"/>
    <w:tmpl w:val="4A0C1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607446"/>
    <w:multiLevelType w:val="multilevel"/>
    <w:tmpl w:val="BFF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C116B6"/>
    <w:multiLevelType w:val="multilevel"/>
    <w:tmpl w:val="FB0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E8701E"/>
    <w:multiLevelType w:val="multilevel"/>
    <w:tmpl w:val="DE806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9732B4A"/>
    <w:multiLevelType w:val="multilevel"/>
    <w:tmpl w:val="C428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7E655E"/>
    <w:multiLevelType w:val="multilevel"/>
    <w:tmpl w:val="49D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930819"/>
    <w:multiLevelType w:val="multilevel"/>
    <w:tmpl w:val="A26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955A4B"/>
    <w:multiLevelType w:val="multilevel"/>
    <w:tmpl w:val="4E26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9D777F"/>
    <w:multiLevelType w:val="multilevel"/>
    <w:tmpl w:val="0C8E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E30870"/>
    <w:multiLevelType w:val="multilevel"/>
    <w:tmpl w:val="CBD0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FB1265"/>
    <w:multiLevelType w:val="multilevel"/>
    <w:tmpl w:val="9D5EA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A616B1E"/>
    <w:multiLevelType w:val="multilevel"/>
    <w:tmpl w:val="3672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74266F"/>
    <w:multiLevelType w:val="multilevel"/>
    <w:tmpl w:val="3684B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934836"/>
    <w:multiLevelType w:val="multilevel"/>
    <w:tmpl w:val="1F545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CC62F5"/>
    <w:multiLevelType w:val="multilevel"/>
    <w:tmpl w:val="5D249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ADC57BB"/>
    <w:multiLevelType w:val="multilevel"/>
    <w:tmpl w:val="D748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B3928C1"/>
    <w:multiLevelType w:val="multilevel"/>
    <w:tmpl w:val="5280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600E60"/>
    <w:multiLevelType w:val="multilevel"/>
    <w:tmpl w:val="42D68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B7A7787"/>
    <w:multiLevelType w:val="multilevel"/>
    <w:tmpl w:val="6BE4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817619"/>
    <w:multiLevelType w:val="multilevel"/>
    <w:tmpl w:val="DA7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C413ED"/>
    <w:multiLevelType w:val="multilevel"/>
    <w:tmpl w:val="5C9C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FE50B8"/>
    <w:multiLevelType w:val="multilevel"/>
    <w:tmpl w:val="E92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49707E"/>
    <w:multiLevelType w:val="multilevel"/>
    <w:tmpl w:val="C50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5B3AA7"/>
    <w:multiLevelType w:val="multilevel"/>
    <w:tmpl w:val="CB9C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606A64"/>
    <w:multiLevelType w:val="multilevel"/>
    <w:tmpl w:val="7FF6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C6376C4"/>
    <w:multiLevelType w:val="multilevel"/>
    <w:tmpl w:val="32F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6C353C"/>
    <w:multiLevelType w:val="multilevel"/>
    <w:tmpl w:val="D41E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6E7F01"/>
    <w:multiLevelType w:val="multilevel"/>
    <w:tmpl w:val="3E7CA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C891692"/>
    <w:multiLevelType w:val="multilevel"/>
    <w:tmpl w:val="1A407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E55490"/>
    <w:multiLevelType w:val="multilevel"/>
    <w:tmpl w:val="9A5AE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CFD77D9"/>
    <w:multiLevelType w:val="multilevel"/>
    <w:tmpl w:val="0A1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3317C9"/>
    <w:multiLevelType w:val="multilevel"/>
    <w:tmpl w:val="6604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3C6DA8"/>
    <w:multiLevelType w:val="multilevel"/>
    <w:tmpl w:val="26DAD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D4F452C"/>
    <w:multiLevelType w:val="multilevel"/>
    <w:tmpl w:val="F9C8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5E6EBF"/>
    <w:multiLevelType w:val="multilevel"/>
    <w:tmpl w:val="E32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7606FC"/>
    <w:multiLevelType w:val="multilevel"/>
    <w:tmpl w:val="4640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DA11B02"/>
    <w:multiLevelType w:val="multilevel"/>
    <w:tmpl w:val="8DA6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0D4068"/>
    <w:multiLevelType w:val="multilevel"/>
    <w:tmpl w:val="0E169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191839"/>
    <w:multiLevelType w:val="multilevel"/>
    <w:tmpl w:val="0F26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3F4B39"/>
    <w:multiLevelType w:val="multilevel"/>
    <w:tmpl w:val="F71A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6D2822"/>
    <w:multiLevelType w:val="multilevel"/>
    <w:tmpl w:val="9274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AC10F2"/>
    <w:multiLevelType w:val="multilevel"/>
    <w:tmpl w:val="81D2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EE77D3"/>
    <w:multiLevelType w:val="multilevel"/>
    <w:tmpl w:val="33A0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044C58"/>
    <w:multiLevelType w:val="multilevel"/>
    <w:tmpl w:val="25F8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624C5D"/>
    <w:multiLevelType w:val="multilevel"/>
    <w:tmpl w:val="9B50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6266C8"/>
    <w:multiLevelType w:val="multilevel"/>
    <w:tmpl w:val="87A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6E12F8"/>
    <w:multiLevelType w:val="multilevel"/>
    <w:tmpl w:val="C45EE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83517D"/>
    <w:multiLevelType w:val="multilevel"/>
    <w:tmpl w:val="BFBE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DA5F9B"/>
    <w:multiLevelType w:val="multilevel"/>
    <w:tmpl w:val="1B5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E91115"/>
    <w:multiLevelType w:val="multilevel"/>
    <w:tmpl w:val="2CBC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EA46DA"/>
    <w:multiLevelType w:val="multilevel"/>
    <w:tmpl w:val="9BAA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2916EC"/>
    <w:multiLevelType w:val="multilevel"/>
    <w:tmpl w:val="459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5A7817"/>
    <w:multiLevelType w:val="multilevel"/>
    <w:tmpl w:val="C8A0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09966D1"/>
    <w:multiLevelType w:val="multilevel"/>
    <w:tmpl w:val="5666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BF25A5"/>
    <w:multiLevelType w:val="multilevel"/>
    <w:tmpl w:val="C556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F40869"/>
    <w:multiLevelType w:val="multilevel"/>
    <w:tmpl w:val="842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10C3FBC"/>
    <w:multiLevelType w:val="multilevel"/>
    <w:tmpl w:val="BDE6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12A2EA5"/>
    <w:multiLevelType w:val="multilevel"/>
    <w:tmpl w:val="3996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2F7AA9"/>
    <w:multiLevelType w:val="multilevel"/>
    <w:tmpl w:val="16C04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312F1D"/>
    <w:multiLevelType w:val="multilevel"/>
    <w:tmpl w:val="75FA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1510C18"/>
    <w:multiLevelType w:val="multilevel"/>
    <w:tmpl w:val="4C20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95246B"/>
    <w:multiLevelType w:val="multilevel"/>
    <w:tmpl w:val="C7965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1965A3E"/>
    <w:multiLevelType w:val="multilevel"/>
    <w:tmpl w:val="837A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1A17E66"/>
    <w:multiLevelType w:val="multilevel"/>
    <w:tmpl w:val="CF44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A223B8"/>
    <w:multiLevelType w:val="multilevel"/>
    <w:tmpl w:val="F4E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B61D79"/>
    <w:multiLevelType w:val="multilevel"/>
    <w:tmpl w:val="A6A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C01A9D"/>
    <w:multiLevelType w:val="multilevel"/>
    <w:tmpl w:val="60529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1C26D26"/>
    <w:multiLevelType w:val="multilevel"/>
    <w:tmpl w:val="39B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1C43431"/>
    <w:multiLevelType w:val="multilevel"/>
    <w:tmpl w:val="CF0C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1CF57C8"/>
    <w:multiLevelType w:val="multilevel"/>
    <w:tmpl w:val="B5424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1D714B9"/>
    <w:multiLevelType w:val="multilevel"/>
    <w:tmpl w:val="7CEC0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1F06249"/>
    <w:multiLevelType w:val="multilevel"/>
    <w:tmpl w:val="AE5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085FD0"/>
    <w:multiLevelType w:val="multilevel"/>
    <w:tmpl w:val="05502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2214265"/>
    <w:multiLevelType w:val="multilevel"/>
    <w:tmpl w:val="AA14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2382333"/>
    <w:multiLevelType w:val="multilevel"/>
    <w:tmpl w:val="117C0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24E7F82"/>
    <w:multiLevelType w:val="multilevel"/>
    <w:tmpl w:val="EE7C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27B1A86"/>
    <w:multiLevelType w:val="multilevel"/>
    <w:tmpl w:val="74C0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29770EA"/>
    <w:multiLevelType w:val="multilevel"/>
    <w:tmpl w:val="1EE0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2D06302"/>
    <w:multiLevelType w:val="multilevel"/>
    <w:tmpl w:val="3F90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2D517F7"/>
    <w:multiLevelType w:val="multilevel"/>
    <w:tmpl w:val="4088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2E05EE1"/>
    <w:multiLevelType w:val="multilevel"/>
    <w:tmpl w:val="7312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1C4737"/>
    <w:multiLevelType w:val="multilevel"/>
    <w:tmpl w:val="983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3265E05"/>
    <w:multiLevelType w:val="multilevel"/>
    <w:tmpl w:val="4E241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345706A"/>
    <w:multiLevelType w:val="multilevel"/>
    <w:tmpl w:val="E76C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35E3943"/>
    <w:multiLevelType w:val="multilevel"/>
    <w:tmpl w:val="F5D6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3D16BD3"/>
    <w:multiLevelType w:val="multilevel"/>
    <w:tmpl w:val="BA1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3D50472"/>
    <w:multiLevelType w:val="multilevel"/>
    <w:tmpl w:val="63C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0C5019"/>
    <w:multiLevelType w:val="multilevel"/>
    <w:tmpl w:val="4D7C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4251102"/>
    <w:multiLevelType w:val="multilevel"/>
    <w:tmpl w:val="666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4360BB6"/>
    <w:multiLevelType w:val="multilevel"/>
    <w:tmpl w:val="0292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4647DBA"/>
    <w:multiLevelType w:val="multilevel"/>
    <w:tmpl w:val="3D7E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4901657"/>
    <w:multiLevelType w:val="multilevel"/>
    <w:tmpl w:val="8C28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B51D50"/>
    <w:multiLevelType w:val="multilevel"/>
    <w:tmpl w:val="61C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DE31E0"/>
    <w:multiLevelType w:val="multilevel"/>
    <w:tmpl w:val="33F2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4F10AA1"/>
    <w:multiLevelType w:val="multilevel"/>
    <w:tmpl w:val="CFF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FE119D"/>
    <w:multiLevelType w:val="multilevel"/>
    <w:tmpl w:val="E864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0B76EE"/>
    <w:multiLevelType w:val="multilevel"/>
    <w:tmpl w:val="D05E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1D4033"/>
    <w:multiLevelType w:val="multilevel"/>
    <w:tmpl w:val="56BA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55C2698"/>
    <w:multiLevelType w:val="multilevel"/>
    <w:tmpl w:val="C2FCF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8966CB"/>
    <w:multiLevelType w:val="multilevel"/>
    <w:tmpl w:val="9704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B0358C"/>
    <w:multiLevelType w:val="multilevel"/>
    <w:tmpl w:val="139A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5F22120"/>
    <w:multiLevelType w:val="multilevel"/>
    <w:tmpl w:val="25BE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0A2926"/>
    <w:multiLevelType w:val="multilevel"/>
    <w:tmpl w:val="C582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6265502"/>
    <w:multiLevelType w:val="multilevel"/>
    <w:tmpl w:val="CA76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323AAB"/>
    <w:multiLevelType w:val="multilevel"/>
    <w:tmpl w:val="E276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417945"/>
    <w:multiLevelType w:val="multilevel"/>
    <w:tmpl w:val="22B2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4638DA"/>
    <w:multiLevelType w:val="multilevel"/>
    <w:tmpl w:val="7FF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573C0B"/>
    <w:multiLevelType w:val="multilevel"/>
    <w:tmpl w:val="5D7A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66D03A2"/>
    <w:multiLevelType w:val="multilevel"/>
    <w:tmpl w:val="32F66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6851F3D"/>
    <w:multiLevelType w:val="multilevel"/>
    <w:tmpl w:val="1CE0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8D41FC"/>
    <w:multiLevelType w:val="multilevel"/>
    <w:tmpl w:val="274E4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69F02F2"/>
    <w:multiLevelType w:val="multilevel"/>
    <w:tmpl w:val="6920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AE47C5"/>
    <w:multiLevelType w:val="multilevel"/>
    <w:tmpl w:val="0BA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C3764E"/>
    <w:multiLevelType w:val="multilevel"/>
    <w:tmpl w:val="B09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DA6F27"/>
    <w:multiLevelType w:val="multilevel"/>
    <w:tmpl w:val="E06E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6F322FC"/>
    <w:multiLevelType w:val="multilevel"/>
    <w:tmpl w:val="D1E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72F171D"/>
    <w:multiLevelType w:val="multilevel"/>
    <w:tmpl w:val="ADF2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73D3F42"/>
    <w:multiLevelType w:val="multilevel"/>
    <w:tmpl w:val="27D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7746F04"/>
    <w:multiLevelType w:val="multilevel"/>
    <w:tmpl w:val="66B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7E84529"/>
    <w:multiLevelType w:val="multilevel"/>
    <w:tmpl w:val="F30C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7ED1E22"/>
    <w:multiLevelType w:val="multilevel"/>
    <w:tmpl w:val="821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813474B"/>
    <w:multiLevelType w:val="multilevel"/>
    <w:tmpl w:val="B10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827568D"/>
    <w:multiLevelType w:val="multilevel"/>
    <w:tmpl w:val="6694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82F0A6C"/>
    <w:multiLevelType w:val="multilevel"/>
    <w:tmpl w:val="297E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8367432"/>
    <w:multiLevelType w:val="multilevel"/>
    <w:tmpl w:val="C878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89C593E"/>
    <w:multiLevelType w:val="multilevel"/>
    <w:tmpl w:val="C3C4E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A17F09"/>
    <w:multiLevelType w:val="multilevel"/>
    <w:tmpl w:val="95AEE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8A51503"/>
    <w:multiLevelType w:val="multilevel"/>
    <w:tmpl w:val="9596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8B519A8"/>
    <w:multiLevelType w:val="multilevel"/>
    <w:tmpl w:val="D660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8D71B58"/>
    <w:multiLevelType w:val="multilevel"/>
    <w:tmpl w:val="86B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90042D0"/>
    <w:multiLevelType w:val="multilevel"/>
    <w:tmpl w:val="AC4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9266996"/>
    <w:multiLevelType w:val="multilevel"/>
    <w:tmpl w:val="DD386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5174D2"/>
    <w:multiLevelType w:val="multilevel"/>
    <w:tmpl w:val="BA6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97022BE"/>
    <w:multiLevelType w:val="multilevel"/>
    <w:tmpl w:val="F33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986610F"/>
    <w:multiLevelType w:val="multilevel"/>
    <w:tmpl w:val="7776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B603F8"/>
    <w:multiLevelType w:val="multilevel"/>
    <w:tmpl w:val="DE2E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A00166C"/>
    <w:multiLevelType w:val="multilevel"/>
    <w:tmpl w:val="C4AC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A026338"/>
    <w:multiLevelType w:val="multilevel"/>
    <w:tmpl w:val="2BB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A2661FE"/>
    <w:multiLevelType w:val="multilevel"/>
    <w:tmpl w:val="0E2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A655BB8"/>
    <w:multiLevelType w:val="multilevel"/>
    <w:tmpl w:val="FA0C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A8A626D"/>
    <w:multiLevelType w:val="multilevel"/>
    <w:tmpl w:val="98ACA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AA15393"/>
    <w:multiLevelType w:val="multilevel"/>
    <w:tmpl w:val="043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B36B0B"/>
    <w:multiLevelType w:val="multilevel"/>
    <w:tmpl w:val="B980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ACB270D"/>
    <w:multiLevelType w:val="multilevel"/>
    <w:tmpl w:val="A58C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1B247166"/>
    <w:multiLevelType w:val="multilevel"/>
    <w:tmpl w:val="54826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B565FDB"/>
    <w:multiLevelType w:val="multilevel"/>
    <w:tmpl w:val="2D7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B7E5E8D"/>
    <w:multiLevelType w:val="multilevel"/>
    <w:tmpl w:val="4882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B902651"/>
    <w:multiLevelType w:val="multilevel"/>
    <w:tmpl w:val="4AECA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B937E6C"/>
    <w:multiLevelType w:val="multilevel"/>
    <w:tmpl w:val="6CA8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B955205"/>
    <w:multiLevelType w:val="multilevel"/>
    <w:tmpl w:val="C29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C28725B"/>
    <w:multiLevelType w:val="multilevel"/>
    <w:tmpl w:val="DB90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C855895"/>
    <w:multiLevelType w:val="multilevel"/>
    <w:tmpl w:val="2BF2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CB74979"/>
    <w:multiLevelType w:val="multilevel"/>
    <w:tmpl w:val="DDF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CC977A4"/>
    <w:multiLevelType w:val="multilevel"/>
    <w:tmpl w:val="4432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CF5187D"/>
    <w:multiLevelType w:val="multilevel"/>
    <w:tmpl w:val="54EC7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6F72AF"/>
    <w:multiLevelType w:val="multilevel"/>
    <w:tmpl w:val="CE8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7D0C3D"/>
    <w:multiLevelType w:val="multilevel"/>
    <w:tmpl w:val="88665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7E2F43"/>
    <w:multiLevelType w:val="multilevel"/>
    <w:tmpl w:val="B05A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DA577A1"/>
    <w:multiLevelType w:val="multilevel"/>
    <w:tmpl w:val="73947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E1F3084"/>
    <w:multiLevelType w:val="multilevel"/>
    <w:tmpl w:val="E93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E2A76D5"/>
    <w:multiLevelType w:val="multilevel"/>
    <w:tmpl w:val="4C3CF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E457BC7"/>
    <w:multiLevelType w:val="multilevel"/>
    <w:tmpl w:val="BF88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E4B6073"/>
    <w:multiLevelType w:val="multilevel"/>
    <w:tmpl w:val="DE32C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E7411AC"/>
    <w:multiLevelType w:val="multilevel"/>
    <w:tmpl w:val="2D4E6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C224B0"/>
    <w:multiLevelType w:val="multilevel"/>
    <w:tmpl w:val="3A8C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EC6452C"/>
    <w:multiLevelType w:val="multilevel"/>
    <w:tmpl w:val="EAA42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F0C5638"/>
    <w:multiLevelType w:val="multilevel"/>
    <w:tmpl w:val="E66E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F0D7A0F"/>
    <w:multiLevelType w:val="multilevel"/>
    <w:tmpl w:val="A90A8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F4E368F"/>
    <w:multiLevelType w:val="multilevel"/>
    <w:tmpl w:val="953E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F9128D9"/>
    <w:multiLevelType w:val="multilevel"/>
    <w:tmpl w:val="9DF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955419"/>
    <w:multiLevelType w:val="multilevel"/>
    <w:tmpl w:val="0556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FA37144"/>
    <w:multiLevelType w:val="multilevel"/>
    <w:tmpl w:val="170A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E268D0"/>
    <w:multiLevelType w:val="multilevel"/>
    <w:tmpl w:val="646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FEC68C1"/>
    <w:multiLevelType w:val="multilevel"/>
    <w:tmpl w:val="F4A64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FF7797F"/>
    <w:multiLevelType w:val="multilevel"/>
    <w:tmpl w:val="A99C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0300ED8"/>
    <w:multiLevelType w:val="multilevel"/>
    <w:tmpl w:val="28A2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6B6B7D"/>
    <w:multiLevelType w:val="multilevel"/>
    <w:tmpl w:val="CC542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0935F18"/>
    <w:multiLevelType w:val="multilevel"/>
    <w:tmpl w:val="BBE2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10B5029"/>
    <w:multiLevelType w:val="multilevel"/>
    <w:tmpl w:val="1AF2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1573559"/>
    <w:multiLevelType w:val="multilevel"/>
    <w:tmpl w:val="B7B2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1961FD1"/>
    <w:multiLevelType w:val="multilevel"/>
    <w:tmpl w:val="B6CC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1D46D9B"/>
    <w:multiLevelType w:val="multilevel"/>
    <w:tmpl w:val="6794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21A66F5"/>
    <w:multiLevelType w:val="multilevel"/>
    <w:tmpl w:val="FF1A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2387F89"/>
    <w:multiLevelType w:val="multilevel"/>
    <w:tmpl w:val="DAB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23D3518"/>
    <w:multiLevelType w:val="multilevel"/>
    <w:tmpl w:val="2CE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2717170"/>
    <w:multiLevelType w:val="multilevel"/>
    <w:tmpl w:val="5A50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28B67B6"/>
    <w:multiLevelType w:val="multilevel"/>
    <w:tmpl w:val="EBD6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2A136A8"/>
    <w:multiLevelType w:val="multilevel"/>
    <w:tmpl w:val="F2C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2D340F4"/>
    <w:multiLevelType w:val="multilevel"/>
    <w:tmpl w:val="1260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2F010B1"/>
    <w:multiLevelType w:val="multilevel"/>
    <w:tmpl w:val="2190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2F37A8E"/>
    <w:multiLevelType w:val="multilevel"/>
    <w:tmpl w:val="BD02A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3011FF6"/>
    <w:multiLevelType w:val="multilevel"/>
    <w:tmpl w:val="CCDA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3390934"/>
    <w:multiLevelType w:val="multilevel"/>
    <w:tmpl w:val="6662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38B369F"/>
    <w:multiLevelType w:val="multilevel"/>
    <w:tmpl w:val="3D3E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40D42EB"/>
    <w:multiLevelType w:val="multilevel"/>
    <w:tmpl w:val="CB9A7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4230749"/>
    <w:multiLevelType w:val="multilevel"/>
    <w:tmpl w:val="51DE0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43B1FDB"/>
    <w:multiLevelType w:val="multilevel"/>
    <w:tmpl w:val="AED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44A6F00"/>
    <w:multiLevelType w:val="multilevel"/>
    <w:tmpl w:val="57F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45C0E95"/>
    <w:multiLevelType w:val="multilevel"/>
    <w:tmpl w:val="30FA2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489447B"/>
    <w:multiLevelType w:val="multilevel"/>
    <w:tmpl w:val="BC0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49817C3"/>
    <w:multiLevelType w:val="multilevel"/>
    <w:tmpl w:val="7A9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4C60091"/>
    <w:multiLevelType w:val="multilevel"/>
    <w:tmpl w:val="C8A4C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4D948AE"/>
    <w:multiLevelType w:val="multilevel"/>
    <w:tmpl w:val="15B88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4E642A4"/>
    <w:multiLevelType w:val="multilevel"/>
    <w:tmpl w:val="80D0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52420AB"/>
    <w:multiLevelType w:val="multilevel"/>
    <w:tmpl w:val="F350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527117C"/>
    <w:multiLevelType w:val="multilevel"/>
    <w:tmpl w:val="D39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5654F52"/>
    <w:multiLevelType w:val="multilevel"/>
    <w:tmpl w:val="865A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56E1D57"/>
    <w:multiLevelType w:val="multilevel"/>
    <w:tmpl w:val="9A16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5DA6588"/>
    <w:multiLevelType w:val="multilevel"/>
    <w:tmpl w:val="9F10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5E61BE5"/>
    <w:multiLevelType w:val="multilevel"/>
    <w:tmpl w:val="8744D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5F02D63"/>
    <w:multiLevelType w:val="multilevel"/>
    <w:tmpl w:val="BA722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6565C5B"/>
    <w:multiLevelType w:val="multilevel"/>
    <w:tmpl w:val="9B54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69136B0"/>
    <w:multiLevelType w:val="multilevel"/>
    <w:tmpl w:val="54E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6BF17F1"/>
    <w:multiLevelType w:val="multilevel"/>
    <w:tmpl w:val="3EEE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6D2762E"/>
    <w:multiLevelType w:val="multilevel"/>
    <w:tmpl w:val="0B9E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6DC0393"/>
    <w:multiLevelType w:val="multilevel"/>
    <w:tmpl w:val="AD4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6E1312D"/>
    <w:multiLevelType w:val="multilevel"/>
    <w:tmpl w:val="A882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6E72735"/>
    <w:multiLevelType w:val="multilevel"/>
    <w:tmpl w:val="CFF81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7367C9D"/>
    <w:multiLevelType w:val="multilevel"/>
    <w:tmpl w:val="B612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73979F6"/>
    <w:multiLevelType w:val="multilevel"/>
    <w:tmpl w:val="5482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73D1508"/>
    <w:multiLevelType w:val="multilevel"/>
    <w:tmpl w:val="0654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7424617"/>
    <w:multiLevelType w:val="multilevel"/>
    <w:tmpl w:val="52B2E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27AA7174"/>
    <w:multiLevelType w:val="multilevel"/>
    <w:tmpl w:val="66D0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7CF7451"/>
    <w:multiLevelType w:val="multilevel"/>
    <w:tmpl w:val="1FF2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80578B8"/>
    <w:multiLevelType w:val="multilevel"/>
    <w:tmpl w:val="0C3A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82A7F4E"/>
    <w:multiLevelType w:val="multilevel"/>
    <w:tmpl w:val="5296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8642C2C"/>
    <w:multiLevelType w:val="multilevel"/>
    <w:tmpl w:val="9524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8877968"/>
    <w:multiLevelType w:val="multilevel"/>
    <w:tmpl w:val="AF68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8F040D1"/>
    <w:multiLevelType w:val="multilevel"/>
    <w:tmpl w:val="9E0CC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9000FDD"/>
    <w:multiLevelType w:val="multilevel"/>
    <w:tmpl w:val="6FC2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93C1A98"/>
    <w:multiLevelType w:val="multilevel"/>
    <w:tmpl w:val="F050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9513A0B"/>
    <w:multiLevelType w:val="multilevel"/>
    <w:tmpl w:val="CEA0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9722673"/>
    <w:multiLevelType w:val="multilevel"/>
    <w:tmpl w:val="71122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9987840"/>
    <w:multiLevelType w:val="multilevel"/>
    <w:tmpl w:val="E8C8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9B41616"/>
    <w:multiLevelType w:val="multilevel"/>
    <w:tmpl w:val="F49EE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9D221BA"/>
    <w:multiLevelType w:val="multilevel"/>
    <w:tmpl w:val="35E88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A007236"/>
    <w:multiLevelType w:val="multilevel"/>
    <w:tmpl w:val="B484C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A344B9C"/>
    <w:multiLevelType w:val="multilevel"/>
    <w:tmpl w:val="C2885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A39166E"/>
    <w:multiLevelType w:val="multilevel"/>
    <w:tmpl w:val="4070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A5534BD"/>
    <w:multiLevelType w:val="multilevel"/>
    <w:tmpl w:val="D3E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A681079"/>
    <w:multiLevelType w:val="multilevel"/>
    <w:tmpl w:val="3B3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AB77C4A"/>
    <w:multiLevelType w:val="multilevel"/>
    <w:tmpl w:val="FCA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B034031"/>
    <w:multiLevelType w:val="multilevel"/>
    <w:tmpl w:val="9F2E2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B58067D"/>
    <w:multiLevelType w:val="multilevel"/>
    <w:tmpl w:val="3B1E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B78660E"/>
    <w:multiLevelType w:val="multilevel"/>
    <w:tmpl w:val="D1C6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B7A11EC"/>
    <w:multiLevelType w:val="multilevel"/>
    <w:tmpl w:val="76BE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B8A7A4B"/>
    <w:multiLevelType w:val="multilevel"/>
    <w:tmpl w:val="A4D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B8B22E8"/>
    <w:multiLevelType w:val="multilevel"/>
    <w:tmpl w:val="9BEC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BE35EAD"/>
    <w:multiLevelType w:val="multilevel"/>
    <w:tmpl w:val="952A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BF76211"/>
    <w:multiLevelType w:val="multilevel"/>
    <w:tmpl w:val="07C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C795D95"/>
    <w:multiLevelType w:val="multilevel"/>
    <w:tmpl w:val="D68A2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C840E7D"/>
    <w:multiLevelType w:val="multilevel"/>
    <w:tmpl w:val="F928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2C991EBA"/>
    <w:multiLevelType w:val="multilevel"/>
    <w:tmpl w:val="F2B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CAE43E3"/>
    <w:multiLevelType w:val="multilevel"/>
    <w:tmpl w:val="2C7A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CF02E04"/>
    <w:multiLevelType w:val="multilevel"/>
    <w:tmpl w:val="36B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CFA33A5"/>
    <w:multiLevelType w:val="multilevel"/>
    <w:tmpl w:val="F4A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CFE4CF1"/>
    <w:multiLevelType w:val="multilevel"/>
    <w:tmpl w:val="EC0E6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D142379"/>
    <w:multiLevelType w:val="multilevel"/>
    <w:tmpl w:val="060C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D19617A"/>
    <w:multiLevelType w:val="multilevel"/>
    <w:tmpl w:val="88885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D380837"/>
    <w:multiLevelType w:val="multilevel"/>
    <w:tmpl w:val="8950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D514749"/>
    <w:multiLevelType w:val="multilevel"/>
    <w:tmpl w:val="DB0E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D66573A"/>
    <w:multiLevelType w:val="multilevel"/>
    <w:tmpl w:val="470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D9725D3"/>
    <w:multiLevelType w:val="multilevel"/>
    <w:tmpl w:val="B5A8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DAF42CF"/>
    <w:multiLevelType w:val="multilevel"/>
    <w:tmpl w:val="658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DE74378"/>
    <w:multiLevelType w:val="multilevel"/>
    <w:tmpl w:val="3CF88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E1A589F"/>
    <w:multiLevelType w:val="multilevel"/>
    <w:tmpl w:val="1A56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E787479"/>
    <w:multiLevelType w:val="multilevel"/>
    <w:tmpl w:val="0E88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E826E99"/>
    <w:multiLevelType w:val="multilevel"/>
    <w:tmpl w:val="477C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EE42A08"/>
    <w:multiLevelType w:val="multilevel"/>
    <w:tmpl w:val="58A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EFF1714"/>
    <w:multiLevelType w:val="multilevel"/>
    <w:tmpl w:val="211E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F0164A4"/>
    <w:multiLevelType w:val="multilevel"/>
    <w:tmpl w:val="5DEEE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F02231A"/>
    <w:multiLevelType w:val="multilevel"/>
    <w:tmpl w:val="B16A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F2C55AA"/>
    <w:multiLevelType w:val="multilevel"/>
    <w:tmpl w:val="2E1A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2F406D7C"/>
    <w:multiLevelType w:val="multilevel"/>
    <w:tmpl w:val="E9D0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2F4B1AB2"/>
    <w:multiLevelType w:val="multilevel"/>
    <w:tmpl w:val="A8D43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F6F7F99"/>
    <w:multiLevelType w:val="multilevel"/>
    <w:tmpl w:val="A620B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FA46531"/>
    <w:multiLevelType w:val="multilevel"/>
    <w:tmpl w:val="BF92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2FC96004"/>
    <w:multiLevelType w:val="multilevel"/>
    <w:tmpl w:val="8B4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023671F"/>
    <w:multiLevelType w:val="multilevel"/>
    <w:tmpl w:val="AABEB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048034B"/>
    <w:multiLevelType w:val="multilevel"/>
    <w:tmpl w:val="FC781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06C5672"/>
    <w:multiLevelType w:val="multilevel"/>
    <w:tmpl w:val="251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07B2A7B"/>
    <w:multiLevelType w:val="multilevel"/>
    <w:tmpl w:val="C590B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096147E"/>
    <w:multiLevelType w:val="multilevel"/>
    <w:tmpl w:val="B642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0991083"/>
    <w:multiLevelType w:val="multilevel"/>
    <w:tmpl w:val="5E8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0AF7673"/>
    <w:multiLevelType w:val="multilevel"/>
    <w:tmpl w:val="F578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0C07DA5"/>
    <w:multiLevelType w:val="multilevel"/>
    <w:tmpl w:val="F69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0CC4DE3"/>
    <w:multiLevelType w:val="multilevel"/>
    <w:tmpl w:val="8ECED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0E20C96"/>
    <w:multiLevelType w:val="multilevel"/>
    <w:tmpl w:val="1D7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102646B"/>
    <w:multiLevelType w:val="multilevel"/>
    <w:tmpl w:val="5B9A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1065D07"/>
    <w:multiLevelType w:val="multilevel"/>
    <w:tmpl w:val="44FE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1164FB5"/>
    <w:multiLevelType w:val="multilevel"/>
    <w:tmpl w:val="356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15D749A"/>
    <w:multiLevelType w:val="multilevel"/>
    <w:tmpl w:val="118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1C75C44"/>
    <w:multiLevelType w:val="multilevel"/>
    <w:tmpl w:val="C2E2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21B6122"/>
    <w:multiLevelType w:val="multilevel"/>
    <w:tmpl w:val="1BBE9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2552233"/>
    <w:multiLevelType w:val="multilevel"/>
    <w:tmpl w:val="679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25531CB"/>
    <w:multiLevelType w:val="multilevel"/>
    <w:tmpl w:val="F74C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2772B8C"/>
    <w:multiLevelType w:val="multilevel"/>
    <w:tmpl w:val="99E0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2B86C4D"/>
    <w:multiLevelType w:val="multilevel"/>
    <w:tmpl w:val="211CB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3017A6C"/>
    <w:multiLevelType w:val="multilevel"/>
    <w:tmpl w:val="B7BC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31E318D"/>
    <w:multiLevelType w:val="multilevel"/>
    <w:tmpl w:val="4D9C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3284BC5"/>
    <w:multiLevelType w:val="multilevel"/>
    <w:tmpl w:val="2B9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3406A52"/>
    <w:multiLevelType w:val="multilevel"/>
    <w:tmpl w:val="580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34527CF"/>
    <w:multiLevelType w:val="multilevel"/>
    <w:tmpl w:val="BB1C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36B4666"/>
    <w:multiLevelType w:val="multilevel"/>
    <w:tmpl w:val="E0F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3841BBF"/>
    <w:multiLevelType w:val="multilevel"/>
    <w:tmpl w:val="52F01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3877308"/>
    <w:multiLevelType w:val="multilevel"/>
    <w:tmpl w:val="783E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3399357C"/>
    <w:multiLevelType w:val="multilevel"/>
    <w:tmpl w:val="27F8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3A57757"/>
    <w:multiLevelType w:val="multilevel"/>
    <w:tmpl w:val="188CF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34487AB2"/>
    <w:multiLevelType w:val="hybridMultilevel"/>
    <w:tmpl w:val="98AEB70C"/>
    <w:lvl w:ilvl="0" w:tplc="D42A0CE2">
      <w:start w:val="1"/>
      <w:numFmt w:val="bullet"/>
      <w:lvlText w:val=""/>
      <w:lvlPicBulletId w:val="0"/>
      <w:lvlJc w:val="left"/>
      <w:pPr>
        <w:tabs>
          <w:tab w:val="num" w:pos="440"/>
        </w:tabs>
        <w:ind w:left="440" w:firstLine="0"/>
      </w:pPr>
      <w:rPr>
        <w:rFonts w:ascii="Symbol" w:hAnsi="Symbol" w:hint="default"/>
      </w:rPr>
    </w:lvl>
    <w:lvl w:ilvl="1" w:tplc="9DB48518" w:tentative="1">
      <w:start w:val="1"/>
      <w:numFmt w:val="bullet"/>
      <w:lvlText w:val=""/>
      <w:lvlJc w:val="left"/>
      <w:pPr>
        <w:tabs>
          <w:tab w:val="num" w:pos="880"/>
        </w:tabs>
        <w:ind w:left="880" w:firstLine="0"/>
      </w:pPr>
      <w:rPr>
        <w:rFonts w:ascii="Symbol" w:hAnsi="Symbol" w:hint="default"/>
      </w:rPr>
    </w:lvl>
    <w:lvl w:ilvl="2" w:tplc="4B628480" w:tentative="1">
      <w:start w:val="1"/>
      <w:numFmt w:val="bullet"/>
      <w:lvlText w:val=""/>
      <w:lvlJc w:val="left"/>
      <w:pPr>
        <w:tabs>
          <w:tab w:val="num" w:pos="1320"/>
        </w:tabs>
        <w:ind w:left="1320" w:firstLine="0"/>
      </w:pPr>
      <w:rPr>
        <w:rFonts w:ascii="Symbol" w:hAnsi="Symbol" w:hint="default"/>
      </w:rPr>
    </w:lvl>
    <w:lvl w:ilvl="3" w:tplc="A02A1BFC" w:tentative="1">
      <w:start w:val="1"/>
      <w:numFmt w:val="bullet"/>
      <w:lvlText w:val=""/>
      <w:lvlJc w:val="left"/>
      <w:pPr>
        <w:tabs>
          <w:tab w:val="num" w:pos="1760"/>
        </w:tabs>
        <w:ind w:left="1760" w:firstLine="0"/>
      </w:pPr>
      <w:rPr>
        <w:rFonts w:ascii="Symbol" w:hAnsi="Symbol" w:hint="default"/>
      </w:rPr>
    </w:lvl>
    <w:lvl w:ilvl="4" w:tplc="D1403C86" w:tentative="1">
      <w:start w:val="1"/>
      <w:numFmt w:val="bullet"/>
      <w:lvlText w:val=""/>
      <w:lvlJc w:val="left"/>
      <w:pPr>
        <w:tabs>
          <w:tab w:val="num" w:pos="2200"/>
        </w:tabs>
        <w:ind w:left="2200" w:firstLine="0"/>
      </w:pPr>
      <w:rPr>
        <w:rFonts w:ascii="Symbol" w:hAnsi="Symbol" w:hint="default"/>
      </w:rPr>
    </w:lvl>
    <w:lvl w:ilvl="5" w:tplc="3C46A4C4" w:tentative="1">
      <w:start w:val="1"/>
      <w:numFmt w:val="bullet"/>
      <w:lvlText w:val=""/>
      <w:lvlJc w:val="left"/>
      <w:pPr>
        <w:tabs>
          <w:tab w:val="num" w:pos="2640"/>
        </w:tabs>
        <w:ind w:left="2640" w:firstLine="0"/>
      </w:pPr>
      <w:rPr>
        <w:rFonts w:ascii="Symbol" w:hAnsi="Symbol" w:hint="default"/>
      </w:rPr>
    </w:lvl>
    <w:lvl w:ilvl="6" w:tplc="A3F2EB56" w:tentative="1">
      <w:start w:val="1"/>
      <w:numFmt w:val="bullet"/>
      <w:lvlText w:val=""/>
      <w:lvlJc w:val="left"/>
      <w:pPr>
        <w:tabs>
          <w:tab w:val="num" w:pos="3080"/>
        </w:tabs>
        <w:ind w:left="3080" w:firstLine="0"/>
      </w:pPr>
      <w:rPr>
        <w:rFonts w:ascii="Symbol" w:hAnsi="Symbol" w:hint="default"/>
      </w:rPr>
    </w:lvl>
    <w:lvl w:ilvl="7" w:tplc="D8560FCC" w:tentative="1">
      <w:start w:val="1"/>
      <w:numFmt w:val="bullet"/>
      <w:lvlText w:val=""/>
      <w:lvlJc w:val="left"/>
      <w:pPr>
        <w:tabs>
          <w:tab w:val="num" w:pos="3520"/>
        </w:tabs>
        <w:ind w:left="3520" w:firstLine="0"/>
      </w:pPr>
      <w:rPr>
        <w:rFonts w:ascii="Symbol" w:hAnsi="Symbol" w:hint="default"/>
      </w:rPr>
    </w:lvl>
    <w:lvl w:ilvl="8" w:tplc="7B8E62CE" w:tentative="1">
      <w:start w:val="1"/>
      <w:numFmt w:val="bullet"/>
      <w:lvlText w:val=""/>
      <w:lvlJc w:val="left"/>
      <w:pPr>
        <w:tabs>
          <w:tab w:val="num" w:pos="3960"/>
        </w:tabs>
        <w:ind w:left="3960" w:firstLine="0"/>
      </w:pPr>
      <w:rPr>
        <w:rFonts w:ascii="Symbol" w:hAnsi="Symbol" w:hint="default"/>
      </w:rPr>
    </w:lvl>
  </w:abstractNum>
  <w:abstractNum w:abstractNumId="365" w15:restartNumberingAfterBreak="0">
    <w:nsid w:val="34892C73"/>
    <w:multiLevelType w:val="multilevel"/>
    <w:tmpl w:val="C302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49204AC"/>
    <w:multiLevelType w:val="multilevel"/>
    <w:tmpl w:val="BF4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4A37E82"/>
    <w:multiLevelType w:val="multilevel"/>
    <w:tmpl w:val="27C2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4DC0D1C"/>
    <w:multiLevelType w:val="multilevel"/>
    <w:tmpl w:val="3C2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50D7B52"/>
    <w:multiLevelType w:val="multilevel"/>
    <w:tmpl w:val="B870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35147424"/>
    <w:multiLevelType w:val="multilevel"/>
    <w:tmpl w:val="C23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51B1C19"/>
    <w:multiLevelType w:val="multilevel"/>
    <w:tmpl w:val="2598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52D32A3"/>
    <w:multiLevelType w:val="multilevel"/>
    <w:tmpl w:val="8D68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586236C"/>
    <w:multiLevelType w:val="multilevel"/>
    <w:tmpl w:val="3DD4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59D16B6"/>
    <w:multiLevelType w:val="multilevel"/>
    <w:tmpl w:val="14D2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6092E74"/>
    <w:multiLevelType w:val="multilevel"/>
    <w:tmpl w:val="B6D6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62C062A"/>
    <w:multiLevelType w:val="multilevel"/>
    <w:tmpl w:val="6FEC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634389A"/>
    <w:multiLevelType w:val="multilevel"/>
    <w:tmpl w:val="739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6383514"/>
    <w:multiLevelType w:val="multilevel"/>
    <w:tmpl w:val="1B7A7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36575510"/>
    <w:multiLevelType w:val="multilevel"/>
    <w:tmpl w:val="36909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68F49A0"/>
    <w:multiLevelType w:val="multilevel"/>
    <w:tmpl w:val="AA0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6A33ADA"/>
    <w:multiLevelType w:val="multilevel"/>
    <w:tmpl w:val="F5AA3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6AB0547"/>
    <w:multiLevelType w:val="multilevel"/>
    <w:tmpl w:val="371C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36DC4294"/>
    <w:multiLevelType w:val="multilevel"/>
    <w:tmpl w:val="CF9E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6EC285F"/>
    <w:multiLevelType w:val="multilevel"/>
    <w:tmpl w:val="0DFCF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6F762C0"/>
    <w:multiLevelType w:val="multilevel"/>
    <w:tmpl w:val="71F8A7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37027A72"/>
    <w:multiLevelType w:val="multilevel"/>
    <w:tmpl w:val="7C20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7027B5F"/>
    <w:multiLevelType w:val="multilevel"/>
    <w:tmpl w:val="5B3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7100DDE"/>
    <w:multiLevelType w:val="multilevel"/>
    <w:tmpl w:val="4C9A2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73F1E1B"/>
    <w:multiLevelType w:val="multilevel"/>
    <w:tmpl w:val="3E5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768574B"/>
    <w:multiLevelType w:val="multilevel"/>
    <w:tmpl w:val="5AA0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37725B18"/>
    <w:multiLevelType w:val="multilevel"/>
    <w:tmpl w:val="F9A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7C54FFC"/>
    <w:multiLevelType w:val="multilevel"/>
    <w:tmpl w:val="8FEE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7D64672"/>
    <w:multiLevelType w:val="multilevel"/>
    <w:tmpl w:val="6A5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8097D77"/>
    <w:multiLevelType w:val="multilevel"/>
    <w:tmpl w:val="2EEA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8277241"/>
    <w:multiLevelType w:val="multilevel"/>
    <w:tmpl w:val="F92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8293B30"/>
    <w:multiLevelType w:val="multilevel"/>
    <w:tmpl w:val="9A8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8333EB9"/>
    <w:multiLevelType w:val="multilevel"/>
    <w:tmpl w:val="E556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85C714C"/>
    <w:multiLevelType w:val="multilevel"/>
    <w:tmpl w:val="72A0F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8777BF5"/>
    <w:multiLevelType w:val="multilevel"/>
    <w:tmpl w:val="929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8A25C13"/>
    <w:multiLevelType w:val="multilevel"/>
    <w:tmpl w:val="20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8CD61BC"/>
    <w:multiLevelType w:val="multilevel"/>
    <w:tmpl w:val="6B9C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8FC590A"/>
    <w:multiLevelType w:val="multilevel"/>
    <w:tmpl w:val="5722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90946DB"/>
    <w:multiLevelType w:val="multilevel"/>
    <w:tmpl w:val="29E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95A03C9"/>
    <w:multiLevelType w:val="multilevel"/>
    <w:tmpl w:val="C39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95F3746"/>
    <w:multiLevelType w:val="multilevel"/>
    <w:tmpl w:val="6CC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9A94721"/>
    <w:multiLevelType w:val="multilevel"/>
    <w:tmpl w:val="0744F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9DC5AD8"/>
    <w:multiLevelType w:val="multilevel"/>
    <w:tmpl w:val="A5BA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A116E05"/>
    <w:multiLevelType w:val="multilevel"/>
    <w:tmpl w:val="181AF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A4E0FD2"/>
    <w:multiLevelType w:val="multilevel"/>
    <w:tmpl w:val="4E9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A871860"/>
    <w:multiLevelType w:val="multilevel"/>
    <w:tmpl w:val="8C924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AC54AD2"/>
    <w:multiLevelType w:val="multilevel"/>
    <w:tmpl w:val="423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B0B4C16"/>
    <w:multiLevelType w:val="multilevel"/>
    <w:tmpl w:val="3E7A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3B3E6DD8"/>
    <w:multiLevelType w:val="multilevel"/>
    <w:tmpl w:val="7FFC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B4202F1"/>
    <w:multiLevelType w:val="multilevel"/>
    <w:tmpl w:val="FE20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B48055E"/>
    <w:multiLevelType w:val="multilevel"/>
    <w:tmpl w:val="50DEB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BA147D7"/>
    <w:multiLevelType w:val="multilevel"/>
    <w:tmpl w:val="A7B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BCD750C"/>
    <w:multiLevelType w:val="multilevel"/>
    <w:tmpl w:val="2BE66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3BE91DC7"/>
    <w:multiLevelType w:val="multilevel"/>
    <w:tmpl w:val="4966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BE9264D"/>
    <w:multiLevelType w:val="multilevel"/>
    <w:tmpl w:val="0B4C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C1001E9"/>
    <w:multiLevelType w:val="multilevel"/>
    <w:tmpl w:val="DE945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C1244D7"/>
    <w:multiLevelType w:val="multilevel"/>
    <w:tmpl w:val="4796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C356F02"/>
    <w:multiLevelType w:val="multilevel"/>
    <w:tmpl w:val="D5C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C4A3402"/>
    <w:multiLevelType w:val="multilevel"/>
    <w:tmpl w:val="E9BC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CB05A47"/>
    <w:multiLevelType w:val="multilevel"/>
    <w:tmpl w:val="3796C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3CB47934"/>
    <w:multiLevelType w:val="multilevel"/>
    <w:tmpl w:val="418A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CB94790"/>
    <w:multiLevelType w:val="multilevel"/>
    <w:tmpl w:val="22CE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CCD4B0B"/>
    <w:multiLevelType w:val="multilevel"/>
    <w:tmpl w:val="62E2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CE8406D"/>
    <w:multiLevelType w:val="multilevel"/>
    <w:tmpl w:val="BC98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CFE2063"/>
    <w:multiLevelType w:val="multilevel"/>
    <w:tmpl w:val="545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D09460E"/>
    <w:multiLevelType w:val="multilevel"/>
    <w:tmpl w:val="A95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D1178CA"/>
    <w:multiLevelType w:val="multilevel"/>
    <w:tmpl w:val="83B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D1B7669"/>
    <w:multiLevelType w:val="multilevel"/>
    <w:tmpl w:val="CAEC4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3D552A78"/>
    <w:multiLevelType w:val="multilevel"/>
    <w:tmpl w:val="10C8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D6B7DD1"/>
    <w:multiLevelType w:val="multilevel"/>
    <w:tmpl w:val="419A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3D6E5E6E"/>
    <w:multiLevelType w:val="multilevel"/>
    <w:tmpl w:val="E5BCF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D800FC9"/>
    <w:multiLevelType w:val="multilevel"/>
    <w:tmpl w:val="A9885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3D9F343B"/>
    <w:multiLevelType w:val="multilevel"/>
    <w:tmpl w:val="106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DCC0100"/>
    <w:multiLevelType w:val="multilevel"/>
    <w:tmpl w:val="399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DE42671"/>
    <w:multiLevelType w:val="multilevel"/>
    <w:tmpl w:val="FD7E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DE95C0E"/>
    <w:multiLevelType w:val="multilevel"/>
    <w:tmpl w:val="AEB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E27148F"/>
    <w:multiLevelType w:val="multilevel"/>
    <w:tmpl w:val="AB5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E435474"/>
    <w:multiLevelType w:val="multilevel"/>
    <w:tmpl w:val="48E88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3E592CC9"/>
    <w:multiLevelType w:val="multilevel"/>
    <w:tmpl w:val="A4AA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E8774E3"/>
    <w:multiLevelType w:val="multilevel"/>
    <w:tmpl w:val="D6867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3E917C70"/>
    <w:multiLevelType w:val="multilevel"/>
    <w:tmpl w:val="52420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3EAE58DC"/>
    <w:multiLevelType w:val="multilevel"/>
    <w:tmpl w:val="6C9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ED41AE8"/>
    <w:multiLevelType w:val="multilevel"/>
    <w:tmpl w:val="F3BE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F154524"/>
    <w:multiLevelType w:val="multilevel"/>
    <w:tmpl w:val="70BE8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F584FAE"/>
    <w:multiLevelType w:val="multilevel"/>
    <w:tmpl w:val="FEE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F5F6ADD"/>
    <w:multiLevelType w:val="multilevel"/>
    <w:tmpl w:val="D1DED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3F8B712F"/>
    <w:multiLevelType w:val="multilevel"/>
    <w:tmpl w:val="EFF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F920CC4"/>
    <w:multiLevelType w:val="multilevel"/>
    <w:tmpl w:val="F124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0055361"/>
    <w:multiLevelType w:val="multilevel"/>
    <w:tmpl w:val="FBBE6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0360D05"/>
    <w:multiLevelType w:val="multilevel"/>
    <w:tmpl w:val="6AB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0471938"/>
    <w:multiLevelType w:val="multilevel"/>
    <w:tmpl w:val="588E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0A8366C"/>
    <w:multiLevelType w:val="multilevel"/>
    <w:tmpl w:val="285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0CA360C"/>
    <w:multiLevelType w:val="multilevel"/>
    <w:tmpl w:val="39C0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0EF5F0B"/>
    <w:multiLevelType w:val="multilevel"/>
    <w:tmpl w:val="EB8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11C13AF"/>
    <w:multiLevelType w:val="multilevel"/>
    <w:tmpl w:val="BDE8E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16E68DB"/>
    <w:multiLevelType w:val="multilevel"/>
    <w:tmpl w:val="E7CE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19B10C9"/>
    <w:multiLevelType w:val="multilevel"/>
    <w:tmpl w:val="5F56B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1D373B0"/>
    <w:multiLevelType w:val="multilevel"/>
    <w:tmpl w:val="1254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1F52567"/>
    <w:multiLevelType w:val="multilevel"/>
    <w:tmpl w:val="2B70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2144712"/>
    <w:multiLevelType w:val="multilevel"/>
    <w:tmpl w:val="92B0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26268B0"/>
    <w:multiLevelType w:val="multilevel"/>
    <w:tmpl w:val="DBEC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28C46C3"/>
    <w:multiLevelType w:val="multilevel"/>
    <w:tmpl w:val="EFD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2A14BAD"/>
    <w:multiLevelType w:val="multilevel"/>
    <w:tmpl w:val="FFA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2A7305E"/>
    <w:multiLevelType w:val="multilevel"/>
    <w:tmpl w:val="AB3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2B83D65"/>
    <w:multiLevelType w:val="multilevel"/>
    <w:tmpl w:val="227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32931F0"/>
    <w:multiLevelType w:val="multilevel"/>
    <w:tmpl w:val="EA16D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33D3A5D"/>
    <w:multiLevelType w:val="multilevel"/>
    <w:tmpl w:val="9C3C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435B3E5F"/>
    <w:multiLevelType w:val="multilevel"/>
    <w:tmpl w:val="E1C4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3CF2D18"/>
    <w:multiLevelType w:val="multilevel"/>
    <w:tmpl w:val="369A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3D63963"/>
    <w:multiLevelType w:val="multilevel"/>
    <w:tmpl w:val="73C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3E856B1"/>
    <w:multiLevelType w:val="multilevel"/>
    <w:tmpl w:val="100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4217282"/>
    <w:multiLevelType w:val="multilevel"/>
    <w:tmpl w:val="564A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442B76D2"/>
    <w:multiLevelType w:val="multilevel"/>
    <w:tmpl w:val="5668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44D7957"/>
    <w:multiLevelType w:val="multilevel"/>
    <w:tmpl w:val="7C2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453596E"/>
    <w:multiLevelType w:val="multilevel"/>
    <w:tmpl w:val="3C7EF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4AC3D1F"/>
    <w:multiLevelType w:val="multilevel"/>
    <w:tmpl w:val="FF18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4C451A2"/>
    <w:multiLevelType w:val="multilevel"/>
    <w:tmpl w:val="0AE2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50D4AA2"/>
    <w:multiLevelType w:val="multilevel"/>
    <w:tmpl w:val="EEEA3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45156ED7"/>
    <w:multiLevelType w:val="multilevel"/>
    <w:tmpl w:val="1BECB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5354057"/>
    <w:multiLevelType w:val="multilevel"/>
    <w:tmpl w:val="F022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5644D55"/>
    <w:multiLevelType w:val="multilevel"/>
    <w:tmpl w:val="FE10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570144D"/>
    <w:multiLevelType w:val="multilevel"/>
    <w:tmpl w:val="1028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57F5894"/>
    <w:multiLevelType w:val="multilevel"/>
    <w:tmpl w:val="C8969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458960A4"/>
    <w:multiLevelType w:val="multilevel"/>
    <w:tmpl w:val="59A0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58E0E31"/>
    <w:multiLevelType w:val="multilevel"/>
    <w:tmpl w:val="39D65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5C72277"/>
    <w:multiLevelType w:val="multilevel"/>
    <w:tmpl w:val="EC96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6057C13"/>
    <w:multiLevelType w:val="multilevel"/>
    <w:tmpl w:val="81B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60F7F75"/>
    <w:multiLevelType w:val="multilevel"/>
    <w:tmpl w:val="F65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62412E5"/>
    <w:multiLevelType w:val="multilevel"/>
    <w:tmpl w:val="059E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462D6879"/>
    <w:multiLevelType w:val="multilevel"/>
    <w:tmpl w:val="59B8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62F3492"/>
    <w:multiLevelType w:val="multilevel"/>
    <w:tmpl w:val="217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6597C03"/>
    <w:multiLevelType w:val="multilevel"/>
    <w:tmpl w:val="98E6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66A0DC9"/>
    <w:multiLevelType w:val="multilevel"/>
    <w:tmpl w:val="382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67C55CC"/>
    <w:multiLevelType w:val="multilevel"/>
    <w:tmpl w:val="7900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67D7104"/>
    <w:multiLevelType w:val="multilevel"/>
    <w:tmpl w:val="02F2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6B01700"/>
    <w:multiLevelType w:val="multilevel"/>
    <w:tmpl w:val="2E3C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6CE1AA0"/>
    <w:multiLevelType w:val="multilevel"/>
    <w:tmpl w:val="3D92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47067BD1"/>
    <w:multiLevelType w:val="multilevel"/>
    <w:tmpl w:val="B2A2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47165EC5"/>
    <w:multiLevelType w:val="multilevel"/>
    <w:tmpl w:val="1174C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471B24AF"/>
    <w:multiLevelType w:val="multilevel"/>
    <w:tmpl w:val="0220D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71F2B8F"/>
    <w:multiLevelType w:val="multilevel"/>
    <w:tmpl w:val="8E7C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7247193"/>
    <w:multiLevelType w:val="multilevel"/>
    <w:tmpl w:val="BEF2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475E1331"/>
    <w:multiLevelType w:val="multilevel"/>
    <w:tmpl w:val="F2F4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47C45EC5"/>
    <w:multiLevelType w:val="multilevel"/>
    <w:tmpl w:val="D962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7D61BF4"/>
    <w:multiLevelType w:val="multilevel"/>
    <w:tmpl w:val="129A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7EC713C"/>
    <w:multiLevelType w:val="multilevel"/>
    <w:tmpl w:val="D5D4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480C44BA"/>
    <w:multiLevelType w:val="multilevel"/>
    <w:tmpl w:val="8CDA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8216B99"/>
    <w:multiLevelType w:val="multilevel"/>
    <w:tmpl w:val="21F06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482D21E8"/>
    <w:multiLevelType w:val="multilevel"/>
    <w:tmpl w:val="0596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88023D6"/>
    <w:multiLevelType w:val="multilevel"/>
    <w:tmpl w:val="256AC4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8856CCA"/>
    <w:multiLevelType w:val="multilevel"/>
    <w:tmpl w:val="8E9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8885D13"/>
    <w:multiLevelType w:val="multilevel"/>
    <w:tmpl w:val="FA10D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8D83E78"/>
    <w:multiLevelType w:val="multilevel"/>
    <w:tmpl w:val="A49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8DA2731"/>
    <w:multiLevelType w:val="multilevel"/>
    <w:tmpl w:val="6A1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8F64F3D"/>
    <w:multiLevelType w:val="multilevel"/>
    <w:tmpl w:val="31E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90B0034"/>
    <w:multiLevelType w:val="multilevel"/>
    <w:tmpl w:val="16E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91C7838"/>
    <w:multiLevelType w:val="multilevel"/>
    <w:tmpl w:val="BC94E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4945312B"/>
    <w:multiLevelType w:val="multilevel"/>
    <w:tmpl w:val="ECD2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989633B"/>
    <w:multiLevelType w:val="multilevel"/>
    <w:tmpl w:val="2FD2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9BD2F12"/>
    <w:multiLevelType w:val="multilevel"/>
    <w:tmpl w:val="22544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49D53927"/>
    <w:multiLevelType w:val="multilevel"/>
    <w:tmpl w:val="A920B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9E06678"/>
    <w:multiLevelType w:val="multilevel"/>
    <w:tmpl w:val="9C4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9F87FDC"/>
    <w:multiLevelType w:val="multilevel"/>
    <w:tmpl w:val="D18A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9FC7B63"/>
    <w:multiLevelType w:val="multilevel"/>
    <w:tmpl w:val="B94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A986545"/>
    <w:multiLevelType w:val="multilevel"/>
    <w:tmpl w:val="C7A4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4AA90940"/>
    <w:multiLevelType w:val="multilevel"/>
    <w:tmpl w:val="2C3A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AE169A1"/>
    <w:multiLevelType w:val="multilevel"/>
    <w:tmpl w:val="248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AF56967"/>
    <w:multiLevelType w:val="multilevel"/>
    <w:tmpl w:val="A0B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B357CC1"/>
    <w:multiLevelType w:val="multilevel"/>
    <w:tmpl w:val="B5AE7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B815874"/>
    <w:multiLevelType w:val="multilevel"/>
    <w:tmpl w:val="54523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BD038DA"/>
    <w:multiLevelType w:val="multilevel"/>
    <w:tmpl w:val="97A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C022EAC"/>
    <w:multiLevelType w:val="multilevel"/>
    <w:tmpl w:val="5D4A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C535F28"/>
    <w:multiLevelType w:val="multilevel"/>
    <w:tmpl w:val="93C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C580D64"/>
    <w:multiLevelType w:val="multilevel"/>
    <w:tmpl w:val="A8CC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C5D4F83"/>
    <w:multiLevelType w:val="multilevel"/>
    <w:tmpl w:val="48B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CCF5454"/>
    <w:multiLevelType w:val="multilevel"/>
    <w:tmpl w:val="DBC4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4CDC5662"/>
    <w:multiLevelType w:val="multilevel"/>
    <w:tmpl w:val="849C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D2418B7"/>
    <w:multiLevelType w:val="multilevel"/>
    <w:tmpl w:val="A04C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D6D1F96"/>
    <w:multiLevelType w:val="multilevel"/>
    <w:tmpl w:val="0DC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D9A485C"/>
    <w:multiLevelType w:val="multilevel"/>
    <w:tmpl w:val="6A4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DED4517"/>
    <w:multiLevelType w:val="multilevel"/>
    <w:tmpl w:val="A23C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4DFC710D"/>
    <w:multiLevelType w:val="multilevel"/>
    <w:tmpl w:val="B8E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E03192B"/>
    <w:multiLevelType w:val="multilevel"/>
    <w:tmpl w:val="52E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E5268CA"/>
    <w:multiLevelType w:val="multilevel"/>
    <w:tmpl w:val="9E4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E642951"/>
    <w:multiLevelType w:val="multilevel"/>
    <w:tmpl w:val="8DEE6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4E8A51EF"/>
    <w:multiLevelType w:val="multilevel"/>
    <w:tmpl w:val="E5C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EA272B0"/>
    <w:multiLevelType w:val="multilevel"/>
    <w:tmpl w:val="15F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ED32AC2"/>
    <w:multiLevelType w:val="multilevel"/>
    <w:tmpl w:val="3BFE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4F2053C1"/>
    <w:multiLevelType w:val="multilevel"/>
    <w:tmpl w:val="AB06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F3329A3"/>
    <w:multiLevelType w:val="multilevel"/>
    <w:tmpl w:val="F67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F566AAE"/>
    <w:multiLevelType w:val="multilevel"/>
    <w:tmpl w:val="AA947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F5D733D"/>
    <w:multiLevelType w:val="multilevel"/>
    <w:tmpl w:val="5D10C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4F6344A9"/>
    <w:multiLevelType w:val="multilevel"/>
    <w:tmpl w:val="7E0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F792285"/>
    <w:multiLevelType w:val="multilevel"/>
    <w:tmpl w:val="E9D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F9427B8"/>
    <w:multiLevelType w:val="multilevel"/>
    <w:tmpl w:val="DEE2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4FA359A7"/>
    <w:multiLevelType w:val="multilevel"/>
    <w:tmpl w:val="6CC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FA64C4D"/>
    <w:multiLevelType w:val="multilevel"/>
    <w:tmpl w:val="BDE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FB225C8"/>
    <w:multiLevelType w:val="multilevel"/>
    <w:tmpl w:val="408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FDF742A"/>
    <w:multiLevelType w:val="multilevel"/>
    <w:tmpl w:val="76EA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0272791"/>
    <w:multiLevelType w:val="multilevel"/>
    <w:tmpl w:val="5F826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029707A"/>
    <w:multiLevelType w:val="multilevel"/>
    <w:tmpl w:val="840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0755808"/>
    <w:multiLevelType w:val="multilevel"/>
    <w:tmpl w:val="039E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08D6988"/>
    <w:multiLevelType w:val="multilevel"/>
    <w:tmpl w:val="9B0C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09B17C2"/>
    <w:multiLevelType w:val="multilevel"/>
    <w:tmpl w:val="2C8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0B317A8"/>
    <w:multiLevelType w:val="multilevel"/>
    <w:tmpl w:val="6DF03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51060EC6"/>
    <w:multiLevelType w:val="multilevel"/>
    <w:tmpl w:val="F80C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51091759"/>
    <w:multiLevelType w:val="multilevel"/>
    <w:tmpl w:val="B1826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51323741"/>
    <w:multiLevelType w:val="multilevel"/>
    <w:tmpl w:val="DE5C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1475E3D"/>
    <w:multiLevelType w:val="multilevel"/>
    <w:tmpl w:val="2FC27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16D0F94"/>
    <w:multiLevelType w:val="multilevel"/>
    <w:tmpl w:val="C16A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16E3CCC"/>
    <w:multiLevelType w:val="multilevel"/>
    <w:tmpl w:val="57B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17F4D9F"/>
    <w:multiLevelType w:val="multilevel"/>
    <w:tmpl w:val="0C9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194747D"/>
    <w:multiLevelType w:val="multilevel"/>
    <w:tmpl w:val="4646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51AC06D7"/>
    <w:multiLevelType w:val="multilevel"/>
    <w:tmpl w:val="086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1B43A34"/>
    <w:multiLevelType w:val="multilevel"/>
    <w:tmpl w:val="151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1DA4E77"/>
    <w:multiLevelType w:val="multilevel"/>
    <w:tmpl w:val="BC32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1DC2956"/>
    <w:multiLevelType w:val="multilevel"/>
    <w:tmpl w:val="150A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51E166E6"/>
    <w:multiLevelType w:val="multilevel"/>
    <w:tmpl w:val="92181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2467C8B"/>
    <w:multiLevelType w:val="multilevel"/>
    <w:tmpl w:val="494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2572CB0"/>
    <w:multiLevelType w:val="multilevel"/>
    <w:tmpl w:val="49E4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52874B1F"/>
    <w:multiLevelType w:val="multilevel"/>
    <w:tmpl w:val="5B6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2E617CA"/>
    <w:multiLevelType w:val="multilevel"/>
    <w:tmpl w:val="8BB2A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532F6BA1"/>
    <w:multiLevelType w:val="multilevel"/>
    <w:tmpl w:val="8518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34121B5"/>
    <w:multiLevelType w:val="multilevel"/>
    <w:tmpl w:val="86FE4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38C57BC"/>
    <w:multiLevelType w:val="multilevel"/>
    <w:tmpl w:val="3248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3B6346F"/>
    <w:multiLevelType w:val="multilevel"/>
    <w:tmpl w:val="8C6A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41C6D24"/>
    <w:multiLevelType w:val="multilevel"/>
    <w:tmpl w:val="A272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54336B38"/>
    <w:multiLevelType w:val="multilevel"/>
    <w:tmpl w:val="3552D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43651AB"/>
    <w:multiLevelType w:val="multilevel"/>
    <w:tmpl w:val="9DA8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43E0978"/>
    <w:multiLevelType w:val="multilevel"/>
    <w:tmpl w:val="C276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46E3DF7"/>
    <w:multiLevelType w:val="multilevel"/>
    <w:tmpl w:val="F8F0A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4725295"/>
    <w:multiLevelType w:val="multilevel"/>
    <w:tmpl w:val="CAB2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4B444FC"/>
    <w:multiLevelType w:val="multilevel"/>
    <w:tmpl w:val="8EEA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54D95D51"/>
    <w:multiLevelType w:val="multilevel"/>
    <w:tmpl w:val="7CF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4FB76B4"/>
    <w:multiLevelType w:val="multilevel"/>
    <w:tmpl w:val="397CD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55143564"/>
    <w:multiLevelType w:val="multilevel"/>
    <w:tmpl w:val="152A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551C4C32"/>
    <w:multiLevelType w:val="multilevel"/>
    <w:tmpl w:val="D7A2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55223EE8"/>
    <w:multiLevelType w:val="multilevel"/>
    <w:tmpl w:val="FF9CC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569726C"/>
    <w:multiLevelType w:val="multilevel"/>
    <w:tmpl w:val="C8B2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559279CA"/>
    <w:multiLevelType w:val="multilevel"/>
    <w:tmpl w:val="3798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55961105"/>
    <w:multiLevelType w:val="multilevel"/>
    <w:tmpl w:val="5A06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5AD1DE9"/>
    <w:multiLevelType w:val="multilevel"/>
    <w:tmpl w:val="3172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5B960E7"/>
    <w:multiLevelType w:val="multilevel"/>
    <w:tmpl w:val="A556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5DD362C"/>
    <w:multiLevelType w:val="multilevel"/>
    <w:tmpl w:val="DBB2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5FB591B"/>
    <w:multiLevelType w:val="multilevel"/>
    <w:tmpl w:val="7320F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6181970"/>
    <w:multiLevelType w:val="multilevel"/>
    <w:tmpl w:val="2C5C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6251B4B"/>
    <w:multiLevelType w:val="multilevel"/>
    <w:tmpl w:val="80D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63B556B"/>
    <w:multiLevelType w:val="multilevel"/>
    <w:tmpl w:val="4AC4D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6496E2A"/>
    <w:multiLevelType w:val="multilevel"/>
    <w:tmpl w:val="2E8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668282C"/>
    <w:multiLevelType w:val="multilevel"/>
    <w:tmpl w:val="BCA0D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567A565A"/>
    <w:multiLevelType w:val="multilevel"/>
    <w:tmpl w:val="227E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568D1DB5"/>
    <w:multiLevelType w:val="multilevel"/>
    <w:tmpl w:val="B8E4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6EB45C5"/>
    <w:multiLevelType w:val="multilevel"/>
    <w:tmpl w:val="CEB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7011574"/>
    <w:multiLevelType w:val="multilevel"/>
    <w:tmpl w:val="7624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7065190"/>
    <w:multiLevelType w:val="multilevel"/>
    <w:tmpl w:val="9D4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72E450C"/>
    <w:multiLevelType w:val="multilevel"/>
    <w:tmpl w:val="4E36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733780D"/>
    <w:multiLevelType w:val="multilevel"/>
    <w:tmpl w:val="989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73E40DC"/>
    <w:multiLevelType w:val="multilevel"/>
    <w:tmpl w:val="FA2AC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744258A"/>
    <w:multiLevelType w:val="multilevel"/>
    <w:tmpl w:val="909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7831127"/>
    <w:multiLevelType w:val="multilevel"/>
    <w:tmpl w:val="4F56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789633E"/>
    <w:multiLevelType w:val="multilevel"/>
    <w:tmpl w:val="08C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7940F27"/>
    <w:multiLevelType w:val="multilevel"/>
    <w:tmpl w:val="0218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579B0F69"/>
    <w:multiLevelType w:val="multilevel"/>
    <w:tmpl w:val="D2FA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7A06AD1"/>
    <w:multiLevelType w:val="multilevel"/>
    <w:tmpl w:val="397CD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57A405C0"/>
    <w:multiLevelType w:val="multilevel"/>
    <w:tmpl w:val="8D72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7CF57C2"/>
    <w:multiLevelType w:val="multilevel"/>
    <w:tmpl w:val="DEE8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7E11D07"/>
    <w:multiLevelType w:val="multilevel"/>
    <w:tmpl w:val="BE0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8225F5C"/>
    <w:multiLevelType w:val="multilevel"/>
    <w:tmpl w:val="5036A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8336B73"/>
    <w:multiLevelType w:val="multilevel"/>
    <w:tmpl w:val="B30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84466B0"/>
    <w:multiLevelType w:val="multilevel"/>
    <w:tmpl w:val="87483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585C0D3E"/>
    <w:multiLevelType w:val="multilevel"/>
    <w:tmpl w:val="4666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873766D"/>
    <w:multiLevelType w:val="multilevel"/>
    <w:tmpl w:val="2F4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881038E"/>
    <w:multiLevelType w:val="multilevel"/>
    <w:tmpl w:val="220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8B031A0"/>
    <w:multiLevelType w:val="multilevel"/>
    <w:tmpl w:val="F83E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58B309AF"/>
    <w:multiLevelType w:val="multilevel"/>
    <w:tmpl w:val="65BC7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58FC73A4"/>
    <w:multiLevelType w:val="multilevel"/>
    <w:tmpl w:val="6E66D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59654438"/>
    <w:multiLevelType w:val="multilevel"/>
    <w:tmpl w:val="A2EA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596C6032"/>
    <w:multiLevelType w:val="multilevel"/>
    <w:tmpl w:val="651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9FB3494"/>
    <w:multiLevelType w:val="multilevel"/>
    <w:tmpl w:val="BBE0F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9FB410F"/>
    <w:multiLevelType w:val="multilevel"/>
    <w:tmpl w:val="2556C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5A5B218F"/>
    <w:multiLevelType w:val="multilevel"/>
    <w:tmpl w:val="3140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A715BF6"/>
    <w:multiLevelType w:val="multilevel"/>
    <w:tmpl w:val="854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A7A3473"/>
    <w:multiLevelType w:val="multilevel"/>
    <w:tmpl w:val="E048A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5A94354D"/>
    <w:multiLevelType w:val="multilevel"/>
    <w:tmpl w:val="EE3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A9B3CF3"/>
    <w:multiLevelType w:val="multilevel"/>
    <w:tmpl w:val="CA18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ABF1568"/>
    <w:multiLevelType w:val="multilevel"/>
    <w:tmpl w:val="EC38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5AD67B87"/>
    <w:multiLevelType w:val="multilevel"/>
    <w:tmpl w:val="67C6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B131E5E"/>
    <w:multiLevelType w:val="multilevel"/>
    <w:tmpl w:val="6EF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BA46A87"/>
    <w:multiLevelType w:val="multilevel"/>
    <w:tmpl w:val="32C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BAC0C89"/>
    <w:multiLevelType w:val="multilevel"/>
    <w:tmpl w:val="10BC4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C0C146E"/>
    <w:multiLevelType w:val="multilevel"/>
    <w:tmpl w:val="0E9C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5C1679EA"/>
    <w:multiLevelType w:val="multilevel"/>
    <w:tmpl w:val="BD641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5C1F485B"/>
    <w:multiLevelType w:val="multilevel"/>
    <w:tmpl w:val="40D46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5C4B6A97"/>
    <w:multiLevelType w:val="multilevel"/>
    <w:tmpl w:val="C1D6B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5CBB3FFC"/>
    <w:multiLevelType w:val="multilevel"/>
    <w:tmpl w:val="EE56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CFA22FC"/>
    <w:multiLevelType w:val="multilevel"/>
    <w:tmpl w:val="AD6A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D071813"/>
    <w:multiLevelType w:val="multilevel"/>
    <w:tmpl w:val="695EC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5D501B22"/>
    <w:multiLevelType w:val="multilevel"/>
    <w:tmpl w:val="18B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D6B2AEB"/>
    <w:multiLevelType w:val="multilevel"/>
    <w:tmpl w:val="52A4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D721757"/>
    <w:multiLevelType w:val="multilevel"/>
    <w:tmpl w:val="56F0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D746BE3"/>
    <w:multiLevelType w:val="multilevel"/>
    <w:tmpl w:val="43E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5D973DD2"/>
    <w:multiLevelType w:val="multilevel"/>
    <w:tmpl w:val="E8FEE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5DAE1F54"/>
    <w:multiLevelType w:val="multilevel"/>
    <w:tmpl w:val="436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DC35D1F"/>
    <w:multiLevelType w:val="multilevel"/>
    <w:tmpl w:val="5A08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DC935F5"/>
    <w:multiLevelType w:val="multilevel"/>
    <w:tmpl w:val="68BC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5DCF254F"/>
    <w:multiLevelType w:val="multilevel"/>
    <w:tmpl w:val="DF74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DDD367A"/>
    <w:multiLevelType w:val="multilevel"/>
    <w:tmpl w:val="6CC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E1C2123"/>
    <w:multiLevelType w:val="multilevel"/>
    <w:tmpl w:val="C9F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EA64F74"/>
    <w:multiLevelType w:val="multilevel"/>
    <w:tmpl w:val="A4FAB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EDD7F71"/>
    <w:multiLevelType w:val="multilevel"/>
    <w:tmpl w:val="CA20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EEF510C"/>
    <w:multiLevelType w:val="multilevel"/>
    <w:tmpl w:val="FF4A4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5EF347F3"/>
    <w:multiLevelType w:val="multilevel"/>
    <w:tmpl w:val="E0607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5F0508F2"/>
    <w:multiLevelType w:val="multilevel"/>
    <w:tmpl w:val="B18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F2264FF"/>
    <w:multiLevelType w:val="multilevel"/>
    <w:tmpl w:val="C46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F2443B3"/>
    <w:multiLevelType w:val="multilevel"/>
    <w:tmpl w:val="EA64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F2E3FF5"/>
    <w:multiLevelType w:val="multilevel"/>
    <w:tmpl w:val="AB82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5F644B23"/>
    <w:multiLevelType w:val="multilevel"/>
    <w:tmpl w:val="A1188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F660C45"/>
    <w:multiLevelType w:val="multilevel"/>
    <w:tmpl w:val="EEE2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F87012C"/>
    <w:multiLevelType w:val="multilevel"/>
    <w:tmpl w:val="5CC4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F9E0817"/>
    <w:multiLevelType w:val="multilevel"/>
    <w:tmpl w:val="2C5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FA87EEE"/>
    <w:multiLevelType w:val="multilevel"/>
    <w:tmpl w:val="76BC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FB023B5"/>
    <w:multiLevelType w:val="multilevel"/>
    <w:tmpl w:val="22465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FB4533A"/>
    <w:multiLevelType w:val="multilevel"/>
    <w:tmpl w:val="46D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FF03C8E"/>
    <w:multiLevelType w:val="multilevel"/>
    <w:tmpl w:val="BE9E5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60335892"/>
    <w:multiLevelType w:val="multilevel"/>
    <w:tmpl w:val="257E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053210E"/>
    <w:multiLevelType w:val="multilevel"/>
    <w:tmpl w:val="B088F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60544E25"/>
    <w:multiLevelType w:val="multilevel"/>
    <w:tmpl w:val="6C98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609462D2"/>
    <w:multiLevelType w:val="multilevel"/>
    <w:tmpl w:val="AE1A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0A02F21"/>
    <w:multiLevelType w:val="multilevel"/>
    <w:tmpl w:val="8A94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60A5606B"/>
    <w:multiLevelType w:val="multilevel"/>
    <w:tmpl w:val="73F6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0C82EFA"/>
    <w:multiLevelType w:val="multilevel"/>
    <w:tmpl w:val="CF8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0C83228"/>
    <w:multiLevelType w:val="multilevel"/>
    <w:tmpl w:val="D53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10373A5"/>
    <w:multiLevelType w:val="multilevel"/>
    <w:tmpl w:val="9A76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10E3132"/>
    <w:multiLevelType w:val="multilevel"/>
    <w:tmpl w:val="EBCE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61302BB0"/>
    <w:multiLevelType w:val="multilevel"/>
    <w:tmpl w:val="881C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61485975"/>
    <w:multiLevelType w:val="multilevel"/>
    <w:tmpl w:val="31DA0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1793701"/>
    <w:multiLevelType w:val="multilevel"/>
    <w:tmpl w:val="B75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19C76BD"/>
    <w:multiLevelType w:val="multilevel"/>
    <w:tmpl w:val="E54E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1A13AA7"/>
    <w:multiLevelType w:val="multilevel"/>
    <w:tmpl w:val="C1A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1B06C47"/>
    <w:multiLevelType w:val="multilevel"/>
    <w:tmpl w:val="5CA8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1E13659"/>
    <w:multiLevelType w:val="multilevel"/>
    <w:tmpl w:val="637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1EC772D"/>
    <w:multiLevelType w:val="multilevel"/>
    <w:tmpl w:val="9552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1F00529"/>
    <w:multiLevelType w:val="multilevel"/>
    <w:tmpl w:val="56BC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1F71414"/>
    <w:multiLevelType w:val="multilevel"/>
    <w:tmpl w:val="036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21F181F"/>
    <w:multiLevelType w:val="multilevel"/>
    <w:tmpl w:val="0CFE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2436C49"/>
    <w:multiLevelType w:val="multilevel"/>
    <w:tmpl w:val="F11C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25F2749"/>
    <w:multiLevelType w:val="multilevel"/>
    <w:tmpl w:val="9144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27C7D74"/>
    <w:multiLevelType w:val="multilevel"/>
    <w:tmpl w:val="4224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314477D"/>
    <w:multiLevelType w:val="multilevel"/>
    <w:tmpl w:val="9276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3613DBC"/>
    <w:multiLevelType w:val="multilevel"/>
    <w:tmpl w:val="0BC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382347A"/>
    <w:multiLevelType w:val="multilevel"/>
    <w:tmpl w:val="B16E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3947588"/>
    <w:multiLevelType w:val="multilevel"/>
    <w:tmpl w:val="48E8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639F2637"/>
    <w:multiLevelType w:val="multilevel"/>
    <w:tmpl w:val="9EB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4282B5F"/>
    <w:multiLevelType w:val="multilevel"/>
    <w:tmpl w:val="0A5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449200A"/>
    <w:multiLevelType w:val="multilevel"/>
    <w:tmpl w:val="A466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4567DAD"/>
    <w:multiLevelType w:val="multilevel"/>
    <w:tmpl w:val="698C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46D7CB3"/>
    <w:multiLevelType w:val="multilevel"/>
    <w:tmpl w:val="80C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48928D9"/>
    <w:multiLevelType w:val="multilevel"/>
    <w:tmpl w:val="94CA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499118A"/>
    <w:multiLevelType w:val="multilevel"/>
    <w:tmpl w:val="0AB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49D2565"/>
    <w:multiLevelType w:val="multilevel"/>
    <w:tmpl w:val="BA0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49F7758"/>
    <w:multiLevelType w:val="multilevel"/>
    <w:tmpl w:val="7100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64A26458"/>
    <w:multiLevelType w:val="multilevel"/>
    <w:tmpl w:val="8D66F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4DD45B5"/>
    <w:multiLevelType w:val="multilevel"/>
    <w:tmpl w:val="E6F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4FC6039"/>
    <w:multiLevelType w:val="multilevel"/>
    <w:tmpl w:val="74B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5117EAA"/>
    <w:multiLevelType w:val="multilevel"/>
    <w:tmpl w:val="2108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5122878"/>
    <w:multiLevelType w:val="multilevel"/>
    <w:tmpl w:val="9BC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5275030"/>
    <w:multiLevelType w:val="multilevel"/>
    <w:tmpl w:val="FAE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5302F12"/>
    <w:multiLevelType w:val="multilevel"/>
    <w:tmpl w:val="E4EE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65391588"/>
    <w:multiLevelType w:val="multilevel"/>
    <w:tmpl w:val="93B4E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56A5F57"/>
    <w:multiLevelType w:val="multilevel"/>
    <w:tmpl w:val="BBEA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57206A1"/>
    <w:multiLevelType w:val="multilevel"/>
    <w:tmpl w:val="E72A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57C0EE8"/>
    <w:multiLevelType w:val="multilevel"/>
    <w:tmpl w:val="015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5966D68"/>
    <w:multiLevelType w:val="multilevel"/>
    <w:tmpl w:val="D82A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5B054FF"/>
    <w:multiLevelType w:val="multilevel"/>
    <w:tmpl w:val="17FA3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65C63A55"/>
    <w:multiLevelType w:val="multilevel"/>
    <w:tmpl w:val="1C9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5DD1B58"/>
    <w:multiLevelType w:val="multilevel"/>
    <w:tmpl w:val="6BB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5F65BBF"/>
    <w:multiLevelType w:val="multilevel"/>
    <w:tmpl w:val="0B889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63D0046"/>
    <w:multiLevelType w:val="multilevel"/>
    <w:tmpl w:val="40EC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66937379"/>
    <w:multiLevelType w:val="multilevel"/>
    <w:tmpl w:val="7A1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6A34FA3"/>
    <w:multiLevelType w:val="multilevel"/>
    <w:tmpl w:val="ECA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6CC6A74"/>
    <w:multiLevelType w:val="multilevel"/>
    <w:tmpl w:val="6EC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6D67F07"/>
    <w:multiLevelType w:val="multilevel"/>
    <w:tmpl w:val="0CF2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6E23970"/>
    <w:multiLevelType w:val="multilevel"/>
    <w:tmpl w:val="811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70E3E20"/>
    <w:multiLevelType w:val="multilevel"/>
    <w:tmpl w:val="391A2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67225A8E"/>
    <w:multiLevelType w:val="multilevel"/>
    <w:tmpl w:val="981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7307B6D"/>
    <w:multiLevelType w:val="multilevel"/>
    <w:tmpl w:val="BDD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7457D05"/>
    <w:multiLevelType w:val="multilevel"/>
    <w:tmpl w:val="1368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6746338E"/>
    <w:multiLevelType w:val="multilevel"/>
    <w:tmpl w:val="0D76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7696AA7"/>
    <w:multiLevelType w:val="multilevel"/>
    <w:tmpl w:val="C07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7B311A9"/>
    <w:multiLevelType w:val="multilevel"/>
    <w:tmpl w:val="6D0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7BB38EC"/>
    <w:multiLevelType w:val="multilevel"/>
    <w:tmpl w:val="E65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7C77946"/>
    <w:multiLevelType w:val="multilevel"/>
    <w:tmpl w:val="6E52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7E749EB"/>
    <w:multiLevelType w:val="multilevel"/>
    <w:tmpl w:val="F440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7E7576B"/>
    <w:multiLevelType w:val="multilevel"/>
    <w:tmpl w:val="C1E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81822A7"/>
    <w:multiLevelType w:val="multilevel"/>
    <w:tmpl w:val="366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842021C"/>
    <w:multiLevelType w:val="multilevel"/>
    <w:tmpl w:val="26F8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6854241A"/>
    <w:multiLevelType w:val="multilevel"/>
    <w:tmpl w:val="4F3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8A259C1"/>
    <w:multiLevelType w:val="multilevel"/>
    <w:tmpl w:val="F0D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8E44E83"/>
    <w:multiLevelType w:val="multilevel"/>
    <w:tmpl w:val="9906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92C0B01"/>
    <w:multiLevelType w:val="multilevel"/>
    <w:tmpl w:val="B024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95C4ABB"/>
    <w:multiLevelType w:val="multilevel"/>
    <w:tmpl w:val="5896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96E6824"/>
    <w:multiLevelType w:val="multilevel"/>
    <w:tmpl w:val="1918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97F013A"/>
    <w:multiLevelType w:val="multilevel"/>
    <w:tmpl w:val="671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981483E"/>
    <w:multiLevelType w:val="multilevel"/>
    <w:tmpl w:val="5D92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9A660A0"/>
    <w:multiLevelType w:val="multilevel"/>
    <w:tmpl w:val="4484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9D43233"/>
    <w:multiLevelType w:val="multilevel"/>
    <w:tmpl w:val="1898E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A0D48DA"/>
    <w:multiLevelType w:val="multilevel"/>
    <w:tmpl w:val="45147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A691814"/>
    <w:multiLevelType w:val="multilevel"/>
    <w:tmpl w:val="C0B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A766E1A"/>
    <w:multiLevelType w:val="multilevel"/>
    <w:tmpl w:val="6042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A7859F3"/>
    <w:multiLevelType w:val="multilevel"/>
    <w:tmpl w:val="F87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AAD2D3E"/>
    <w:multiLevelType w:val="multilevel"/>
    <w:tmpl w:val="A99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B6D0841"/>
    <w:multiLevelType w:val="multilevel"/>
    <w:tmpl w:val="9286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BB0141F"/>
    <w:multiLevelType w:val="multilevel"/>
    <w:tmpl w:val="2AB2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BE3259D"/>
    <w:multiLevelType w:val="multilevel"/>
    <w:tmpl w:val="4858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BE510DE"/>
    <w:multiLevelType w:val="multilevel"/>
    <w:tmpl w:val="9636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BEC05CA"/>
    <w:multiLevelType w:val="multilevel"/>
    <w:tmpl w:val="9A90F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C0C5414"/>
    <w:multiLevelType w:val="multilevel"/>
    <w:tmpl w:val="77766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6C6409BE"/>
    <w:multiLevelType w:val="multilevel"/>
    <w:tmpl w:val="DE4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CCB643D"/>
    <w:multiLevelType w:val="multilevel"/>
    <w:tmpl w:val="A8BC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CD040DD"/>
    <w:multiLevelType w:val="multilevel"/>
    <w:tmpl w:val="4814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CDE42A0"/>
    <w:multiLevelType w:val="multilevel"/>
    <w:tmpl w:val="47CE2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CFA0980"/>
    <w:multiLevelType w:val="multilevel"/>
    <w:tmpl w:val="46C2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D692448"/>
    <w:multiLevelType w:val="multilevel"/>
    <w:tmpl w:val="1EB6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DD71494"/>
    <w:multiLevelType w:val="multilevel"/>
    <w:tmpl w:val="2D4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E5D2907"/>
    <w:multiLevelType w:val="multilevel"/>
    <w:tmpl w:val="6A8E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E6A16EB"/>
    <w:multiLevelType w:val="multilevel"/>
    <w:tmpl w:val="F5B4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6EBB3DBD"/>
    <w:multiLevelType w:val="multilevel"/>
    <w:tmpl w:val="94924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6EC71A9A"/>
    <w:multiLevelType w:val="multilevel"/>
    <w:tmpl w:val="6214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6EEB79D9"/>
    <w:multiLevelType w:val="multilevel"/>
    <w:tmpl w:val="7AAEF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6F416816"/>
    <w:multiLevelType w:val="multilevel"/>
    <w:tmpl w:val="E79C0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F4E6196"/>
    <w:multiLevelType w:val="multilevel"/>
    <w:tmpl w:val="1D3E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6F9A3180"/>
    <w:multiLevelType w:val="multilevel"/>
    <w:tmpl w:val="7C30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6FCA56F1"/>
    <w:multiLevelType w:val="multilevel"/>
    <w:tmpl w:val="627A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FDA4868"/>
    <w:multiLevelType w:val="multilevel"/>
    <w:tmpl w:val="00028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6FEC6DF3"/>
    <w:multiLevelType w:val="multilevel"/>
    <w:tmpl w:val="836EB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02F13FD"/>
    <w:multiLevelType w:val="multilevel"/>
    <w:tmpl w:val="F6F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076410F"/>
    <w:multiLevelType w:val="multilevel"/>
    <w:tmpl w:val="1BF6E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08310A1"/>
    <w:multiLevelType w:val="multilevel"/>
    <w:tmpl w:val="457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0972535"/>
    <w:multiLevelType w:val="multilevel"/>
    <w:tmpl w:val="45DC8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0A839EB"/>
    <w:multiLevelType w:val="multilevel"/>
    <w:tmpl w:val="766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0CE60AC"/>
    <w:multiLevelType w:val="multilevel"/>
    <w:tmpl w:val="C96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0D140C3"/>
    <w:multiLevelType w:val="multilevel"/>
    <w:tmpl w:val="7824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107570E"/>
    <w:multiLevelType w:val="multilevel"/>
    <w:tmpl w:val="FCE2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10F1A76"/>
    <w:multiLevelType w:val="multilevel"/>
    <w:tmpl w:val="D26E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1272C15"/>
    <w:multiLevelType w:val="multilevel"/>
    <w:tmpl w:val="BE0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1BA422B"/>
    <w:multiLevelType w:val="multilevel"/>
    <w:tmpl w:val="6346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1EE188D"/>
    <w:multiLevelType w:val="multilevel"/>
    <w:tmpl w:val="098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221310C"/>
    <w:multiLevelType w:val="multilevel"/>
    <w:tmpl w:val="C2B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22D7117"/>
    <w:multiLevelType w:val="multilevel"/>
    <w:tmpl w:val="BDCC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723F2293"/>
    <w:multiLevelType w:val="multilevel"/>
    <w:tmpl w:val="4134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2713089"/>
    <w:multiLevelType w:val="multilevel"/>
    <w:tmpl w:val="8C70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72EE5939"/>
    <w:multiLevelType w:val="multilevel"/>
    <w:tmpl w:val="77B261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329380C"/>
    <w:multiLevelType w:val="multilevel"/>
    <w:tmpl w:val="C24C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73845890"/>
    <w:multiLevelType w:val="multilevel"/>
    <w:tmpl w:val="C1D6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3B10DD3"/>
    <w:multiLevelType w:val="multilevel"/>
    <w:tmpl w:val="229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3BA6F43"/>
    <w:multiLevelType w:val="multilevel"/>
    <w:tmpl w:val="72942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3BE1EC1"/>
    <w:multiLevelType w:val="multilevel"/>
    <w:tmpl w:val="EFBEE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3D16426"/>
    <w:multiLevelType w:val="multilevel"/>
    <w:tmpl w:val="856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3E85FA0"/>
    <w:multiLevelType w:val="multilevel"/>
    <w:tmpl w:val="94B0B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3EA2402"/>
    <w:multiLevelType w:val="multilevel"/>
    <w:tmpl w:val="2FF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3FD0721"/>
    <w:multiLevelType w:val="multilevel"/>
    <w:tmpl w:val="6D12B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45817DF"/>
    <w:multiLevelType w:val="multilevel"/>
    <w:tmpl w:val="E9260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745B241F"/>
    <w:multiLevelType w:val="multilevel"/>
    <w:tmpl w:val="E49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47452AB"/>
    <w:multiLevelType w:val="multilevel"/>
    <w:tmpl w:val="563C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74756EEC"/>
    <w:multiLevelType w:val="multilevel"/>
    <w:tmpl w:val="2D96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4801535"/>
    <w:multiLevelType w:val="multilevel"/>
    <w:tmpl w:val="80CC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74924B28"/>
    <w:multiLevelType w:val="multilevel"/>
    <w:tmpl w:val="190A1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74C631E2"/>
    <w:multiLevelType w:val="multilevel"/>
    <w:tmpl w:val="D078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751903D6"/>
    <w:multiLevelType w:val="multilevel"/>
    <w:tmpl w:val="CAA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53D6956"/>
    <w:multiLevelType w:val="multilevel"/>
    <w:tmpl w:val="8DE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5673A9B"/>
    <w:multiLevelType w:val="multilevel"/>
    <w:tmpl w:val="2C809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57F62F2"/>
    <w:multiLevelType w:val="multilevel"/>
    <w:tmpl w:val="776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5C96201"/>
    <w:multiLevelType w:val="multilevel"/>
    <w:tmpl w:val="2E061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764D2BFD"/>
    <w:multiLevelType w:val="multilevel"/>
    <w:tmpl w:val="701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65B63DD"/>
    <w:multiLevelType w:val="multilevel"/>
    <w:tmpl w:val="C6C0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76783223"/>
    <w:multiLevelType w:val="multilevel"/>
    <w:tmpl w:val="5C36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76783787"/>
    <w:multiLevelType w:val="multilevel"/>
    <w:tmpl w:val="D502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769335BD"/>
    <w:multiLevelType w:val="multilevel"/>
    <w:tmpl w:val="B76E7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69F0C57"/>
    <w:multiLevelType w:val="multilevel"/>
    <w:tmpl w:val="2D70A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6AD1193"/>
    <w:multiLevelType w:val="multilevel"/>
    <w:tmpl w:val="C188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70605F6"/>
    <w:multiLevelType w:val="multilevel"/>
    <w:tmpl w:val="AFF4D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7723526C"/>
    <w:multiLevelType w:val="multilevel"/>
    <w:tmpl w:val="837C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774201FC"/>
    <w:multiLevelType w:val="multilevel"/>
    <w:tmpl w:val="B50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7460DA5"/>
    <w:multiLevelType w:val="multilevel"/>
    <w:tmpl w:val="2C6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7536C82"/>
    <w:multiLevelType w:val="multilevel"/>
    <w:tmpl w:val="2904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775F3F92"/>
    <w:multiLevelType w:val="multilevel"/>
    <w:tmpl w:val="3010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77793E09"/>
    <w:multiLevelType w:val="multilevel"/>
    <w:tmpl w:val="6538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777E741D"/>
    <w:multiLevelType w:val="multilevel"/>
    <w:tmpl w:val="B848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7783281A"/>
    <w:multiLevelType w:val="multilevel"/>
    <w:tmpl w:val="67B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7956A2B"/>
    <w:multiLevelType w:val="multilevel"/>
    <w:tmpl w:val="7BF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79A1434"/>
    <w:multiLevelType w:val="multilevel"/>
    <w:tmpl w:val="870E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77D163F9"/>
    <w:multiLevelType w:val="multilevel"/>
    <w:tmpl w:val="439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7DA44A4"/>
    <w:multiLevelType w:val="multilevel"/>
    <w:tmpl w:val="FBA80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8122A0F"/>
    <w:multiLevelType w:val="multilevel"/>
    <w:tmpl w:val="8A54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784E26F2"/>
    <w:multiLevelType w:val="multilevel"/>
    <w:tmpl w:val="8B74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785D4F80"/>
    <w:multiLevelType w:val="multilevel"/>
    <w:tmpl w:val="54DC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8647600"/>
    <w:multiLevelType w:val="multilevel"/>
    <w:tmpl w:val="53C2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8687989"/>
    <w:multiLevelType w:val="multilevel"/>
    <w:tmpl w:val="9FFA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78720B73"/>
    <w:multiLevelType w:val="multilevel"/>
    <w:tmpl w:val="ECD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8797E61"/>
    <w:multiLevelType w:val="multilevel"/>
    <w:tmpl w:val="540C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8B45C2F"/>
    <w:multiLevelType w:val="multilevel"/>
    <w:tmpl w:val="A360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8FB0771"/>
    <w:multiLevelType w:val="multilevel"/>
    <w:tmpl w:val="4BE28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7926048D"/>
    <w:multiLevelType w:val="multilevel"/>
    <w:tmpl w:val="7CF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98D69C6"/>
    <w:multiLevelType w:val="multilevel"/>
    <w:tmpl w:val="5D32C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99807B8"/>
    <w:multiLevelType w:val="multilevel"/>
    <w:tmpl w:val="93D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9AF0F70"/>
    <w:multiLevelType w:val="multilevel"/>
    <w:tmpl w:val="0194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A0F6464"/>
    <w:multiLevelType w:val="multilevel"/>
    <w:tmpl w:val="5108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7A167436"/>
    <w:multiLevelType w:val="multilevel"/>
    <w:tmpl w:val="FDE8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A61382E"/>
    <w:multiLevelType w:val="multilevel"/>
    <w:tmpl w:val="D27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A747B55"/>
    <w:multiLevelType w:val="multilevel"/>
    <w:tmpl w:val="79F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7A89241B"/>
    <w:multiLevelType w:val="multilevel"/>
    <w:tmpl w:val="955C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7A916045"/>
    <w:multiLevelType w:val="multilevel"/>
    <w:tmpl w:val="09A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AB659DF"/>
    <w:multiLevelType w:val="multilevel"/>
    <w:tmpl w:val="0F72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7ABF42A4"/>
    <w:multiLevelType w:val="multilevel"/>
    <w:tmpl w:val="C47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AD47D00"/>
    <w:multiLevelType w:val="multilevel"/>
    <w:tmpl w:val="537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AE863B1"/>
    <w:multiLevelType w:val="multilevel"/>
    <w:tmpl w:val="A7F62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B071980"/>
    <w:multiLevelType w:val="multilevel"/>
    <w:tmpl w:val="D73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B163EDC"/>
    <w:multiLevelType w:val="multilevel"/>
    <w:tmpl w:val="977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B17784F"/>
    <w:multiLevelType w:val="multilevel"/>
    <w:tmpl w:val="8D0A2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B291AFB"/>
    <w:multiLevelType w:val="multilevel"/>
    <w:tmpl w:val="7A76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B537DAF"/>
    <w:multiLevelType w:val="multilevel"/>
    <w:tmpl w:val="E6B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B7926DB"/>
    <w:multiLevelType w:val="multilevel"/>
    <w:tmpl w:val="B5DAF2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B7F036E"/>
    <w:multiLevelType w:val="multilevel"/>
    <w:tmpl w:val="704A3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B8863E4"/>
    <w:multiLevelType w:val="multilevel"/>
    <w:tmpl w:val="01A6B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BCA4C12"/>
    <w:multiLevelType w:val="multilevel"/>
    <w:tmpl w:val="13D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BD20441"/>
    <w:multiLevelType w:val="multilevel"/>
    <w:tmpl w:val="9E40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BE3049F"/>
    <w:multiLevelType w:val="multilevel"/>
    <w:tmpl w:val="C8DA0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BEC59B8"/>
    <w:multiLevelType w:val="multilevel"/>
    <w:tmpl w:val="576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C29114B"/>
    <w:multiLevelType w:val="multilevel"/>
    <w:tmpl w:val="5AEE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C355717"/>
    <w:multiLevelType w:val="multilevel"/>
    <w:tmpl w:val="CAB40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7CA35E94"/>
    <w:multiLevelType w:val="multilevel"/>
    <w:tmpl w:val="33688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CA93FA3"/>
    <w:multiLevelType w:val="multilevel"/>
    <w:tmpl w:val="134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D3824D9"/>
    <w:multiLevelType w:val="multilevel"/>
    <w:tmpl w:val="C1A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D6B4A1E"/>
    <w:multiLevelType w:val="multilevel"/>
    <w:tmpl w:val="3086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DA448E6"/>
    <w:multiLevelType w:val="multilevel"/>
    <w:tmpl w:val="CBD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E194A1C"/>
    <w:multiLevelType w:val="multilevel"/>
    <w:tmpl w:val="9B545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E9D2D79"/>
    <w:multiLevelType w:val="multilevel"/>
    <w:tmpl w:val="7B08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EB95A24"/>
    <w:multiLevelType w:val="multilevel"/>
    <w:tmpl w:val="9B5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ED33502"/>
    <w:multiLevelType w:val="multilevel"/>
    <w:tmpl w:val="A9A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EE14F26"/>
    <w:multiLevelType w:val="multilevel"/>
    <w:tmpl w:val="3312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7EED164E"/>
    <w:multiLevelType w:val="multilevel"/>
    <w:tmpl w:val="B164F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EFF4727"/>
    <w:multiLevelType w:val="multilevel"/>
    <w:tmpl w:val="EEC0E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F0B3010"/>
    <w:multiLevelType w:val="multilevel"/>
    <w:tmpl w:val="023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F6940C3"/>
    <w:multiLevelType w:val="multilevel"/>
    <w:tmpl w:val="8124B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FD27DB7"/>
    <w:multiLevelType w:val="multilevel"/>
    <w:tmpl w:val="6DA4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207379">
    <w:abstractNumId w:val="657"/>
  </w:num>
  <w:num w:numId="2" w16cid:durableId="201140285">
    <w:abstractNumId w:val="75"/>
  </w:num>
  <w:num w:numId="3" w16cid:durableId="922764054">
    <w:abstractNumId w:val="127"/>
  </w:num>
  <w:num w:numId="4" w16cid:durableId="401492032">
    <w:abstractNumId w:val="670"/>
  </w:num>
  <w:num w:numId="5" w16cid:durableId="696395181">
    <w:abstractNumId w:val="876"/>
  </w:num>
  <w:num w:numId="6" w16cid:durableId="1328899333">
    <w:abstractNumId w:val="17"/>
  </w:num>
  <w:num w:numId="7" w16cid:durableId="1945917074">
    <w:abstractNumId w:val="431"/>
  </w:num>
  <w:num w:numId="8" w16cid:durableId="1710715558">
    <w:abstractNumId w:val="770"/>
  </w:num>
  <w:num w:numId="9" w16cid:durableId="234173522">
    <w:abstractNumId w:val="103"/>
  </w:num>
  <w:num w:numId="10" w16cid:durableId="1279986665">
    <w:abstractNumId w:val="804"/>
  </w:num>
  <w:num w:numId="11" w16cid:durableId="848452480">
    <w:abstractNumId w:val="877"/>
  </w:num>
  <w:num w:numId="12" w16cid:durableId="742606531">
    <w:abstractNumId w:val="701"/>
  </w:num>
  <w:num w:numId="13" w16cid:durableId="840697461">
    <w:abstractNumId w:val="399"/>
  </w:num>
  <w:num w:numId="14" w16cid:durableId="165873248">
    <w:abstractNumId w:val="14"/>
  </w:num>
  <w:num w:numId="15" w16cid:durableId="1692564247">
    <w:abstractNumId w:val="396"/>
  </w:num>
  <w:num w:numId="16" w16cid:durableId="442455862">
    <w:abstractNumId w:val="783"/>
  </w:num>
  <w:num w:numId="17" w16cid:durableId="1706129932">
    <w:abstractNumId w:val="81"/>
  </w:num>
  <w:num w:numId="18" w16cid:durableId="205023133">
    <w:abstractNumId w:val="344"/>
  </w:num>
  <w:num w:numId="19" w16cid:durableId="97679238">
    <w:abstractNumId w:val="569"/>
  </w:num>
  <w:num w:numId="20" w16cid:durableId="2022583215">
    <w:abstractNumId w:val="471"/>
  </w:num>
  <w:num w:numId="21" w16cid:durableId="1101608862">
    <w:abstractNumId w:val="613"/>
  </w:num>
  <w:num w:numId="22" w16cid:durableId="472064876">
    <w:abstractNumId w:val="704"/>
  </w:num>
  <w:num w:numId="23" w16cid:durableId="2145543416">
    <w:abstractNumId w:val="302"/>
  </w:num>
  <w:num w:numId="24" w16cid:durableId="1265073440">
    <w:abstractNumId w:val="536"/>
  </w:num>
  <w:num w:numId="25" w16cid:durableId="1650398784">
    <w:abstractNumId w:val="339"/>
  </w:num>
  <w:num w:numId="26" w16cid:durableId="72044988">
    <w:abstractNumId w:val="191"/>
  </w:num>
  <w:num w:numId="27" w16cid:durableId="820580614">
    <w:abstractNumId w:val="179"/>
  </w:num>
  <w:num w:numId="28" w16cid:durableId="949314158">
    <w:abstractNumId w:val="775"/>
  </w:num>
  <w:num w:numId="29" w16cid:durableId="829759075">
    <w:abstractNumId w:val="380"/>
  </w:num>
  <w:num w:numId="30" w16cid:durableId="1052391653">
    <w:abstractNumId w:val="388"/>
  </w:num>
  <w:num w:numId="31" w16cid:durableId="681856451">
    <w:abstractNumId w:val="201"/>
  </w:num>
  <w:num w:numId="32" w16cid:durableId="1636180595">
    <w:abstractNumId w:val="220"/>
  </w:num>
  <w:num w:numId="33" w16cid:durableId="536478332">
    <w:abstractNumId w:val="12"/>
  </w:num>
  <w:num w:numId="34" w16cid:durableId="1506480082">
    <w:abstractNumId w:val="63"/>
  </w:num>
  <w:num w:numId="35" w16cid:durableId="684986506">
    <w:abstractNumId w:val="392"/>
  </w:num>
  <w:num w:numId="36" w16cid:durableId="948657936">
    <w:abstractNumId w:val="221"/>
  </w:num>
  <w:num w:numId="37" w16cid:durableId="1842507487">
    <w:abstractNumId w:val="243"/>
  </w:num>
  <w:num w:numId="38" w16cid:durableId="195237780">
    <w:abstractNumId w:val="585"/>
  </w:num>
  <w:num w:numId="39" w16cid:durableId="1188520743">
    <w:abstractNumId w:val="678"/>
  </w:num>
  <w:num w:numId="40" w16cid:durableId="843276205">
    <w:abstractNumId w:val="73"/>
  </w:num>
  <w:num w:numId="41" w16cid:durableId="539249301">
    <w:abstractNumId w:val="137"/>
  </w:num>
  <w:num w:numId="42" w16cid:durableId="1560940335">
    <w:abstractNumId w:val="519"/>
  </w:num>
  <w:num w:numId="43" w16cid:durableId="185408058">
    <w:abstractNumId w:val="746"/>
  </w:num>
  <w:num w:numId="44" w16cid:durableId="1725833868">
    <w:abstractNumId w:val="268"/>
  </w:num>
  <w:num w:numId="45" w16cid:durableId="927664076">
    <w:abstractNumId w:val="24"/>
  </w:num>
  <w:num w:numId="46" w16cid:durableId="1548568194">
    <w:abstractNumId w:val="774"/>
  </w:num>
  <w:num w:numId="47" w16cid:durableId="1234319538">
    <w:abstractNumId w:val="800"/>
  </w:num>
  <w:num w:numId="48" w16cid:durableId="1356926071">
    <w:abstractNumId w:val="359"/>
  </w:num>
  <w:num w:numId="49" w16cid:durableId="460269094">
    <w:abstractNumId w:val="398"/>
  </w:num>
  <w:num w:numId="50" w16cid:durableId="769206688">
    <w:abstractNumId w:val="509"/>
  </w:num>
  <w:num w:numId="51" w16cid:durableId="1897350820">
    <w:abstractNumId w:val="235"/>
  </w:num>
  <w:num w:numId="52" w16cid:durableId="1505702527">
    <w:abstractNumId w:val="58"/>
  </w:num>
  <w:num w:numId="53" w16cid:durableId="805703021">
    <w:abstractNumId w:val="161"/>
  </w:num>
  <w:num w:numId="54" w16cid:durableId="1196236209">
    <w:abstractNumId w:val="9"/>
  </w:num>
  <w:num w:numId="55" w16cid:durableId="1140004033">
    <w:abstractNumId w:val="310"/>
  </w:num>
  <w:num w:numId="56" w16cid:durableId="1582521687">
    <w:abstractNumId w:val="733"/>
  </w:num>
  <w:num w:numId="57" w16cid:durableId="1246573864">
    <w:abstractNumId w:val="827"/>
  </w:num>
  <w:num w:numId="58" w16cid:durableId="849373358">
    <w:abstractNumId w:val="259"/>
  </w:num>
  <w:num w:numId="59" w16cid:durableId="792944344">
    <w:abstractNumId w:val="686"/>
  </w:num>
  <w:num w:numId="60" w16cid:durableId="1872381633">
    <w:abstractNumId w:val="686"/>
    <w:lvlOverride w:ilvl="1">
      <w:lvl w:ilvl="1">
        <w:numFmt w:val="decimal"/>
        <w:lvlText w:val="%2."/>
        <w:lvlJc w:val="left"/>
      </w:lvl>
    </w:lvlOverride>
  </w:num>
  <w:num w:numId="61" w16cid:durableId="1593901348">
    <w:abstractNumId w:val="761"/>
  </w:num>
  <w:num w:numId="62" w16cid:durableId="1561817809">
    <w:abstractNumId w:val="266"/>
  </w:num>
  <w:num w:numId="63" w16cid:durableId="1142233271">
    <w:abstractNumId w:val="420"/>
  </w:num>
  <w:num w:numId="64" w16cid:durableId="1625961086">
    <w:abstractNumId w:val="857"/>
  </w:num>
  <w:num w:numId="65" w16cid:durableId="785003573">
    <w:abstractNumId w:val="652"/>
  </w:num>
  <w:num w:numId="66" w16cid:durableId="1889026451">
    <w:abstractNumId w:val="350"/>
  </w:num>
  <w:num w:numId="67" w16cid:durableId="2130859431">
    <w:abstractNumId w:val="703"/>
  </w:num>
  <w:num w:numId="68" w16cid:durableId="1616017304">
    <w:abstractNumId w:val="299"/>
  </w:num>
  <w:num w:numId="69" w16cid:durableId="458229606">
    <w:abstractNumId w:val="5"/>
  </w:num>
  <w:num w:numId="70" w16cid:durableId="1124498041">
    <w:abstractNumId w:val="865"/>
  </w:num>
  <w:num w:numId="71" w16cid:durableId="1387484185">
    <w:abstractNumId w:val="659"/>
  </w:num>
  <w:num w:numId="72" w16cid:durableId="15430121">
    <w:abstractNumId w:val="667"/>
  </w:num>
  <w:num w:numId="73" w16cid:durableId="1683051428">
    <w:abstractNumId w:val="102"/>
  </w:num>
  <w:num w:numId="74" w16cid:durableId="904343540">
    <w:abstractNumId w:val="866"/>
  </w:num>
  <w:num w:numId="75" w16cid:durableId="503205431">
    <w:abstractNumId w:val="167"/>
  </w:num>
  <w:num w:numId="76" w16cid:durableId="972252200">
    <w:abstractNumId w:val="781"/>
  </w:num>
  <w:num w:numId="77" w16cid:durableId="1791973909">
    <w:abstractNumId w:val="544"/>
  </w:num>
  <w:num w:numId="78" w16cid:durableId="1805923574">
    <w:abstractNumId w:val="831"/>
  </w:num>
  <w:num w:numId="79" w16cid:durableId="1160386703">
    <w:abstractNumId w:val="681"/>
  </w:num>
  <w:num w:numId="80" w16cid:durableId="278335989">
    <w:abstractNumId w:val="668"/>
  </w:num>
  <w:num w:numId="81" w16cid:durableId="1676761306">
    <w:abstractNumId w:val="386"/>
  </w:num>
  <w:num w:numId="82" w16cid:durableId="1863977647">
    <w:abstractNumId w:val="474"/>
  </w:num>
  <w:num w:numId="83" w16cid:durableId="737479107">
    <w:abstractNumId w:val="288"/>
  </w:num>
  <w:num w:numId="84" w16cid:durableId="1774663937">
    <w:abstractNumId w:val="741"/>
  </w:num>
  <w:num w:numId="85" w16cid:durableId="1966037527">
    <w:abstractNumId w:val="187"/>
  </w:num>
  <w:num w:numId="86" w16cid:durableId="1042945646">
    <w:abstractNumId w:val="532"/>
  </w:num>
  <w:num w:numId="87" w16cid:durableId="1508984385">
    <w:abstractNumId w:val="120"/>
  </w:num>
  <w:num w:numId="88" w16cid:durableId="84227170">
    <w:abstractNumId w:val="778"/>
  </w:num>
  <w:num w:numId="89" w16cid:durableId="1540431381">
    <w:abstractNumId w:val="448"/>
  </w:num>
  <w:num w:numId="90" w16cid:durableId="1566136135">
    <w:abstractNumId w:val="381"/>
  </w:num>
  <w:num w:numId="91" w16cid:durableId="1994063912">
    <w:abstractNumId w:val="629"/>
  </w:num>
  <w:num w:numId="92" w16cid:durableId="1189375581">
    <w:abstractNumId w:val="116"/>
  </w:num>
  <w:num w:numId="93" w16cid:durableId="1243026178">
    <w:abstractNumId w:val="300"/>
  </w:num>
  <w:num w:numId="94" w16cid:durableId="2084601406">
    <w:abstractNumId w:val="717"/>
  </w:num>
  <w:num w:numId="95" w16cid:durableId="1375815148">
    <w:abstractNumId w:val="758"/>
  </w:num>
  <w:num w:numId="96" w16cid:durableId="1740322583">
    <w:abstractNumId w:val="439"/>
  </w:num>
  <w:num w:numId="97" w16cid:durableId="1588149047">
    <w:abstractNumId w:val="323"/>
  </w:num>
  <w:num w:numId="98" w16cid:durableId="683750188">
    <w:abstractNumId w:val="706"/>
  </w:num>
  <w:num w:numId="99" w16cid:durableId="1107383933">
    <w:abstractNumId w:val="110"/>
  </w:num>
  <w:num w:numId="100" w16cid:durableId="1036201364">
    <w:abstractNumId w:val="711"/>
  </w:num>
  <w:num w:numId="101" w16cid:durableId="1757751594">
    <w:abstractNumId w:val="814"/>
  </w:num>
  <w:num w:numId="102" w16cid:durableId="1204052342">
    <w:abstractNumId w:val="68"/>
  </w:num>
  <w:num w:numId="103" w16cid:durableId="1237933373">
    <w:abstractNumId w:val="898"/>
  </w:num>
  <w:num w:numId="104" w16cid:durableId="921717031">
    <w:abstractNumId w:val="539"/>
  </w:num>
  <w:num w:numId="105" w16cid:durableId="713508209">
    <w:abstractNumId w:val="880"/>
  </w:num>
  <w:num w:numId="106" w16cid:durableId="1350911265">
    <w:abstractNumId w:val="571"/>
  </w:num>
  <w:num w:numId="107" w16cid:durableId="1740128384">
    <w:abstractNumId w:val="77"/>
  </w:num>
  <w:num w:numId="108" w16cid:durableId="1529873753">
    <w:abstractNumId w:val="125"/>
  </w:num>
  <w:num w:numId="109" w16cid:durableId="2106147006">
    <w:abstractNumId w:val="29"/>
  </w:num>
  <w:num w:numId="110" w16cid:durableId="1567490137">
    <w:abstractNumId w:val="598"/>
  </w:num>
  <w:num w:numId="111" w16cid:durableId="1183398475">
    <w:abstractNumId w:val="888"/>
  </w:num>
  <w:num w:numId="112" w16cid:durableId="1533691751">
    <w:abstractNumId w:val="239"/>
  </w:num>
  <w:num w:numId="113" w16cid:durableId="528564228">
    <w:abstractNumId w:val="324"/>
  </w:num>
  <w:num w:numId="114" w16cid:durableId="2025856443">
    <w:abstractNumId w:val="621"/>
  </w:num>
  <w:num w:numId="115" w16cid:durableId="1693220269">
    <w:abstractNumId w:val="562"/>
  </w:num>
  <w:num w:numId="116" w16cid:durableId="1478457534">
    <w:abstractNumId w:val="185"/>
  </w:num>
  <w:num w:numId="117" w16cid:durableId="669606549">
    <w:abstractNumId w:val="674"/>
  </w:num>
  <w:num w:numId="118" w16cid:durableId="131531551">
    <w:abstractNumId w:val="142"/>
  </w:num>
  <w:num w:numId="119" w16cid:durableId="1279724731">
    <w:abstractNumId w:val="483"/>
  </w:num>
  <w:num w:numId="120" w16cid:durableId="651373160">
    <w:abstractNumId w:val="868"/>
  </w:num>
  <w:num w:numId="121" w16cid:durableId="413088368">
    <w:abstractNumId w:val="572"/>
  </w:num>
  <w:num w:numId="122" w16cid:durableId="1811284887">
    <w:abstractNumId w:val="293"/>
  </w:num>
  <w:num w:numId="123" w16cid:durableId="1300960300">
    <w:abstractNumId w:val="80"/>
  </w:num>
  <w:num w:numId="124" w16cid:durableId="147871028">
    <w:abstractNumId w:val="195"/>
  </w:num>
  <w:num w:numId="125" w16cid:durableId="312419387">
    <w:abstractNumId w:val="305"/>
  </w:num>
  <w:num w:numId="126" w16cid:durableId="1356686635">
    <w:abstractNumId w:val="265"/>
  </w:num>
  <w:num w:numId="127" w16cid:durableId="1892691419">
    <w:abstractNumId w:val="796"/>
  </w:num>
  <w:num w:numId="128" w16cid:durableId="510998018">
    <w:abstractNumId w:val="96"/>
  </w:num>
  <w:num w:numId="129" w16cid:durableId="115568755">
    <w:abstractNumId w:val="685"/>
  </w:num>
  <w:num w:numId="130" w16cid:durableId="770705734">
    <w:abstractNumId w:val="607"/>
  </w:num>
  <w:num w:numId="131" w16cid:durableId="1922324532">
    <w:abstractNumId w:val="875"/>
  </w:num>
  <w:num w:numId="132" w16cid:durableId="1457868855">
    <w:abstractNumId w:val="755"/>
  </w:num>
  <w:num w:numId="133" w16cid:durableId="1616407614">
    <w:abstractNumId w:val="662"/>
  </w:num>
  <w:num w:numId="134" w16cid:durableId="271284084">
    <w:abstractNumId w:val="451"/>
  </w:num>
  <w:num w:numId="135" w16cid:durableId="31661834">
    <w:abstractNumId w:val="87"/>
  </w:num>
  <w:num w:numId="136" w16cid:durableId="1386635933">
    <w:abstractNumId w:val="173"/>
  </w:num>
  <w:num w:numId="137" w16cid:durableId="453528408">
    <w:abstractNumId w:val="212"/>
  </w:num>
  <w:num w:numId="138" w16cid:durableId="2126655435">
    <w:abstractNumId w:val="751"/>
  </w:num>
  <w:num w:numId="139" w16cid:durableId="164129307">
    <w:abstractNumId w:val="767"/>
  </w:num>
  <w:num w:numId="140" w16cid:durableId="1075862143">
    <w:abstractNumId w:val="188"/>
  </w:num>
  <w:num w:numId="141" w16cid:durableId="289480914">
    <w:abstractNumId w:val="384"/>
  </w:num>
  <w:num w:numId="142" w16cid:durableId="1126697163">
    <w:abstractNumId w:val="216"/>
  </w:num>
  <w:num w:numId="143" w16cid:durableId="379287971">
    <w:abstractNumId w:val="496"/>
  </w:num>
  <w:num w:numId="144" w16cid:durableId="352146739">
    <w:abstractNumId w:val="351"/>
  </w:num>
  <w:num w:numId="145" w16cid:durableId="1631663290">
    <w:abstractNumId w:val="630"/>
  </w:num>
  <w:num w:numId="146" w16cid:durableId="1205870968">
    <w:abstractNumId w:val="458"/>
  </w:num>
  <w:num w:numId="147" w16cid:durableId="1521579247">
    <w:abstractNumId w:val="253"/>
  </w:num>
  <w:num w:numId="148" w16cid:durableId="1202941848">
    <w:abstractNumId w:val="812"/>
  </w:num>
  <w:num w:numId="149" w16cid:durableId="1489635398">
    <w:abstractNumId w:val="214"/>
  </w:num>
  <w:num w:numId="150" w16cid:durableId="658122295">
    <w:abstractNumId w:val="98"/>
  </w:num>
  <w:num w:numId="151" w16cid:durableId="821699888">
    <w:abstractNumId w:val="538"/>
  </w:num>
  <w:num w:numId="152" w16cid:durableId="56974531">
    <w:abstractNumId w:val="335"/>
  </w:num>
  <w:num w:numId="153" w16cid:durableId="1344936835">
    <w:abstractNumId w:val="854"/>
  </w:num>
  <w:num w:numId="154" w16cid:durableId="1064378827">
    <w:abstractNumId w:val="287"/>
  </w:num>
  <w:num w:numId="155" w16cid:durableId="382020906">
    <w:abstractNumId w:val="549"/>
  </w:num>
  <w:num w:numId="156" w16cid:durableId="1327829937">
    <w:abstractNumId w:val="505"/>
  </w:num>
  <w:num w:numId="157" w16cid:durableId="2088841937">
    <w:abstractNumId w:val="298"/>
  </w:num>
  <w:num w:numId="158" w16cid:durableId="53622214">
    <w:abstractNumId w:val="252"/>
  </w:num>
  <w:num w:numId="159" w16cid:durableId="1086922741">
    <w:abstractNumId w:val="197"/>
  </w:num>
  <w:num w:numId="160" w16cid:durableId="850030982">
    <w:abstractNumId w:val="665"/>
  </w:num>
  <w:num w:numId="161" w16cid:durableId="431054961">
    <w:abstractNumId w:val="181"/>
  </w:num>
  <w:num w:numId="162" w16cid:durableId="1881747206">
    <w:abstractNumId w:val="378"/>
  </w:num>
  <w:num w:numId="163" w16cid:durableId="988363440">
    <w:abstractNumId w:val="861"/>
  </w:num>
  <w:num w:numId="164" w16cid:durableId="24867360">
    <w:abstractNumId w:val="577"/>
  </w:num>
  <w:num w:numId="165" w16cid:durableId="906846397">
    <w:abstractNumId w:val="446"/>
  </w:num>
  <w:num w:numId="166" w16cid:durableId="344938209">
    <w:abstractNumId w:val="352"/>
  </w:num>
  <w:num w:numId="167" w16cid:durableId="395473782">
    <w:abstractNumId w:val="375"/>
  </w:num>
  <w:num w:numId="168" w16cid:durableId="1683774462">
    <w:abstractNumId w:val="639"/>
  </w:num>
  <w:num w:numId="169" w16cid:durableId="324480577">
    <w:abstractNumId w:val="570"/>
  </w:num>
  <w:num w:numId="170" w16cid:durableId="944002058">
    <w:abstractNumId w:val="18"/>
  </w:num>
  <w:num w:numId="171" w16cid:durableId="840193690">
    <w:abstractNumId w:val="554"/>
  </w:num>
  <w:num w:numId="172" w16cid:durableId="948701103">
    <w:abstractNumId w:val="54"/>
  </w:num>
  <w:num w:numId="173" w16cid:durableId="1435202616">
    <w:abstractNumId w:val="839"/>
  </w:num>
  <w:num w:numId="174" w16cid:durableId="892547775">
    <w:abstractNumId w:val="40"/>
  </w:num>
  <w:num w:numId="175" w16cid:durableId="44068144">
    <w:abstractNumId w:val="321"/>
  </w:num>
  <w:num w:numId="176" w16cid:durableId="1292637831">
    <w:abstractNumId w:val="596"/>
  </w:num>
  <w:num w:numId="177" w16cid:durableId="564729402">
    <w:abstractNumId w:val="789"/>
  </w:num>
  <w:num w:numId="178" w16cid:durableId="900754124">
    <w:abstractNumId w:val="122"/>
  </w:num>
  <w:num w:numId="179" w16cid:durableId="255091734">
    <w:abstractNumId w:val="168"/>
  </w:num>
  <w:num w:numId="180" w16cid:durableId="1068571622">
    <w:abstractNumId w:val="651"/>
  </w:num>
  <w:num w:numId="181" w16cid:durableId="2037384632">
    <w:abstractNumId w:val="94"/>
  </w:num>
  <w:num w:numId="182" w16cid:durableId="1325427016">
    <w:abstractNumId w:val="632"/>
  </w:num>
  <w:num w:numId="183" w16cid:durableId="306134662">
    <w:abstractNumId w:val="491"/>
  </w:num>
  <w:num w:numId="184" w16cid:durableId="528031001">
    <w:abstractNumId w:val="171"/>
  </w:num>
  <w:num w:numId="185" w16cid:durableId="120612532">
    <w:abstractNumId w:val="245"/>
  </w:num>
  <w:num w:numId="186" w16cid:durableId="1998067153">
    <w:abstractNumId w:val="254"/>
  </w:num>
  <w:num w:numId="187" w16cid:durableId="921910837">
    <w:abstractNumId w:val="34"/>
  </w:num>
  <w:num w:numId="188" w16cid:durableId="1673021194">
    <w:abstractNumId w:val="13"/>
  </w:num>
  <w:num w:numId="189" w16cid:durableId="879586099">
    <w:abstractNumId w:val="202"/>
  </w:num>
  <w:num w:numId="190" w16cid:durableId="1711489286">
    <w:abstractNumId w:val="628"/>
  </w:num>
  <w:num w:numId="191" w16cid:durableId="1167282443">
    <w:abstractNumId w:val="486"/>
  </w:num>
  <w:num w:numId="192" w16cid:durableId="1008602917">
    <w:abstractNumId w:val="3"/>
  </w:num>
  <w:num w:numId="193" w16cid:durableId="200633000">
    <w:abstractNumId w:val="610"/>
  </w:num>
  <w:num w:numId="194" w16cid:durableId="1542202572">
    <w:abstractNumId w:val="647"/>
  </w:num>
  <w:num w:numId="195" w16cid:durableId="1318457477">
    <w:abstractNumId w:val="842"/>
  </w:num>
  <w:num w:numId="196" w16cid:durableId="1561668956">
    <w:abstractNumId w:val="444"/>
  </w:num>
  <w:num w:numId="197" w16cid:durableId="1199703129">
    <w:abstractNumId w:val="236"/>
  </w:num>
  <w:num w:numId="198" w16cid:durableId="685637825">
    <w:abstractNumId w:val="387"/>
  </w:num>
  <w:num w:numId="199" w16cid:durableId="1786852369">
    <w:abstractNumId w:val="903"/>
  </w:num>
  <w:num w:numId="200" w16cid:durableId="648020010">
    <w:abstractNumId w:val="373"/>
  </w:num>
  <w:num w:numId="201" w16cid:durableId="1832871688">
    <w:abstractNumId w:val="855"/>
  </w:num>
  <w:num w:numId="202" w16cid:durableId="413475649">
    <w:abstractNumId w:val="887"/>
  </w:num>
  <w:num w:numId="203" w16cid:durableId="1575046594">
    <w:abstractNumId w:val="599"/>
  </w:num>
  <w:num w:numId="204" w16cid:durableId="1576470210">
    <w:abstractNumId w:val="338"/>
  </w:num>
  <w:num w:numId="205" w16cid:durableId="748120551">
    <w:abstractNumId w:val="535"/>
  </w:num>
  <w:num w:numId="206" w16cid:durableId="1203443493">
    <w:abstractNumId w:val="247"/>
  </w:num>
  <w:num w:numId="207" w16cid:durableId="1607738083">
    <w:abstractNumId w:val="555"/>
  </w:num>
  <w:num w:numId="208" w16cid:durableId="203490429">
    <w:abstractNumId w:val="837"/>
  </w:num>
  <w:num w:numId="209" w16cid:durableId="1361053803">
    <w:abstractNumId w:val="620"/>
  </w:num>
  <w:num w:numId="210" w16cid:durableId="991299888">
    <w:abstractNumId w:val="895"/>
  </w:num>
  <w:num w:numId="211" w16cid:durableId="2096318159">
    <w:abstractNumId w:val="26"/>
  </w:num>
  <w:num w:numId="212" w16cid:durableId="1033454991">
    <w:abstractNumId w:val="210"/>
  </w:num>
  <w:num w:numId="213" w16cid:durableId="2020959511">
    <w:abstractNumId w:val="794"/>
  </w:num>
  <w:num w:numId="214" w16cid:durableId="333193358">
    <w:abstractNumId w:val="119"/>
  </w:num>
  <w:num w:numId="215" w16cid:durableId="1302031270">
    <w:abstractNumId w:val="449"/>
  </w:num>
  <w:num w:numId="216" w16cid:durableId="784277073">
    <w:abstractNumId w:val="30"/>
  </w:num>
  <w:num w:numId="217" w16cid:durableId="1816020200">
    <w:abstractNumId w:val="304"/>
  </w:num>
  <w:num w:numId="218" w16cid:durableId="1088769199">
    <w:abstractNumId w:val="133"/>
  </w:num>
  <w:num w:numId="219" w16cid:durableId="137846663">
    <w:abstractNumId w:val="525"/>
  </w:num>
  <w:num w:numId="220" w16cid:durableId="754320339">
    <w:abstractNumId w:val="409"/>
  </w:num>
  <w:num w:numId="221" w16cid:durableId="913124065">
    <w:abstractNumId w:val="576"/>
  </w:num>
  <w:num w:numId="222" w16cid:durableId="1967151895">
    <w:abstractNumId w:val="314"/>
  </w:num>
  <w:num w:numId="223" w16cid:durableId="546796536">
    <w:abstractNumId w:val="886"/>
  </w:num>
  <w:num w:numId="224" w16cid:durableId="2045716184">
    <w:abstractNumId w:val="886"/>
    <w:lvlOverride w:ilvl="1">
      <w:lvl w:ilvl="1">
        <w:numFmt w:val="bullet"/>
        <w:lvlText w:val="o"/>
        <w:lvlJc w:val="left"/>
        <w:pPr>
          <w:tabs>
            <w:tab w:val="num" w:pos="1440"/>
          </w:tabs>
          <w:ind w:left="1440" w:hanging="360"/>
        </w:pPr>
        <w:rPr>
          <w:rFonts w:ascii="Courier New" w:hAnsi="Courier New" w:hint="default"/>
          <w:sz w:val="20"/>
        </w:rPr>
      </w:lvl>
    </w:lvlOverride>
  </w:num>
  <w:num w:numId="225" w16cid:durableId="477185465">
    <w:abstractNumId w:val="376"/>
  </w:num>
  <w:num w:numId="226" w16cid:durableId="1802966387">
    <w:abstractNumId w:val="660"/>
  </w:num>
  <w:num w:numId="227" w16cid:durableId="165485578">
    <w:abstractNumId w:val="330"/>
  </w:num>
  <w:num w:numId="228" w16cid:durableId="1935432647">
    <w:abstractNumId w:val="608"/>
  </w:num>
  <w:num w:numId="229" w16cid:durableId="652102720">
    <w:abstractNumId w:val="820"/>
  </w:num>
  <w:num w:numId="230" w16cid:durableId="1139107258">
    <w:abstractNumId w:val="710"/>
  </w:num>
  <w:num w:numId="231" w16cid:durableId="1580361918">
    <w:abstractNumId w:val="559"/>
  </w:num>
  <w:num w:numId="232" w16cid:durableId="1794129641">
    <w:abstractNumId w:val="414"/>
  </w:num>
  <w:num w:numId="233" w16cid:durableId="637685260">
    <w:abstractNumId w:val="69"/>
  </w:num>
  <w:num w:numId="234" w16cid:durableId="377826103">
    <w:abstractNumId w:val="862"/>
  </w:num>
  <w:num w:numId="235" w16cid:durableId="1567107702">
    <w:abstractNumId w:val="542"/>
  </w:num>
  <w:num w:numId="236" w16cid:durableId="1485127437">
    <w:abstractNumId w:val="695"/>
  </w:num>
  <w:num w:numId="237" w16cid:durableId="1039090348">
    <w:abstractNumId w:val="455"/>
  </w:num>
  <w:num w:numId="238" w16cid:durableId="581187190">
    <w:abstractNumId w:val="856"/>
  </w:num>
  <w:num w:numId="239" w16cid:durableId="320042107">
    <w:abstractNumId w:val="730"/>
  </w:num>
  <w:num w:numId="240" w16cid:durableId="1312825893">
    <w:abstractNumId w:val="521"/>
  </w:num>
  <w:num w:numId="241" w16cid:durableId="2139256734">
    <w:abstractNumId w:val="811"/>
  </w:num>
  <w:num w:numId="242" w16cid:durableId="950479564">
    <w:abstractNumId w:val="721"/>
  </w:num>
  <w:num w:numId="243" w16cid:durableId="1228765509">
    <w:abstractNumId w:val="463"/>
  </w:num>
  <w:num w:numId="244" w16cid:durableId="1378358769">
    <w:abstractNumId w:val="622"/>
  </w:num>
  <w:num w:numId="245" w16cid:durableId="1737586076">
    <w:abstractNumId w:val="573"/>
  </w:num>
  <w:num w:numId="246" w16cid:durableId="1797332115">
    <w:abstractNumId w:val="671"/>
  </w:num>
  <w:num w:numId="247" w16cid:durableId="1908225975">
    <w:abstractNumId w:val="578"/>
  </w:num>
  <w:num w:numId="248" w16cid:durableId="2022510281">
    <w:abstractNumId w:val="899"/>
  </w:num>
  <w:num w:numId="249" w16cid:durableId="1727945933">
    <w:abstractNumId w:val="518"/>
  </w:num>
  <w:num w:numId="250" w16cid:durableId="701131446">
    <w:abstractNumId w:val="126"/>
  </w:num>
  <w:num w:numId="251" w16cid:durableId="484207492">
    <w:abstractNumId w:val="709"/>
  </w:num>
  <w:num w:numId="252" w16cid:durableId="1012417505">
    <w:abstractNumId w:val="480"/>
  </w:num>
  <w:num w:numId="253" w16cid:durableId="181406208">
    <w:abstractNumId w:val="336"/>
  </w:num>
  <w:num w:numId="254" w16cid:durableId="2126850430">
    <w:abstractNumId w:val="155"/>
  </w:num>
  <w:num w:numId="255" w16cid:durableId="1787380935">
    <w:abstractNumId w:val="296"/>
  </w:num>
  <w:num w:numId="256" w16cid:durableId="1842112769">
    <w:abstractNumId w:val="738"/>
  </w:num>
  <w:num w:numId="257" w16cid:durableId="1892614429">
    <w:abstractNumId w:val="560"/>
  </w:num>
  <w:num w:numId="258" w16cid:durableId="72430803">
    <w:abstractNumId w:val="791"/>
  </w:num>
  <w:num w:numId="259" w16cid:durableId="2093355205">
    <w:abstractNumId w:val="343"/>
  </w:num>
  <w:num w:numId="260" w16cid:durableId="165286832">
    <w:abstractNumId w:val="744"/>
  </w:num>
  <w:num w:numId="261" w16cid:durableId="2090148976">
    <w:abstractNumId w:val="793"/>
  </w:num>
  <w:num w:numId="262" w16cid:durableId="1048838259">
    <w:abstractNumId w:val="750"/>
  </w:num>
  <w:num w:numId="263" w16cid:durableId="159036">
    <w:abstractNumId w:val="308"/>
  </w:num>
  <w:num w:numId="264" w16cid:durableId="261886275">
    <w:abstractNumId w:val="729"/>
  </w:num>
  <w:num w:numId="265" w16cid:durableId="1750926924">
    <w:abstractNumId w:val="860"/>
  </w:num>
  <w:num w:numId="266" w16cid:durableId="526411847">
    <w:abstractNumId w:val="342"/>
  </w:num>
  <w:num w:numId="267" w16cid:durableId="879585636">
    <w:abstractNumId w:val="494"/>
  </w:num>
  <w:num w:numId="268" w16cid:durableId="1818296859">
    <w:abstractNumId w:val="65"/>
  </w:num>
  <w:num w:numId="269" w16cid:durableId="1627275184">
    <w:abstractNumId w:val="400"/>
  </w:num>
  <w:num w:numId="270" w16cid:durableId="1310862214">
    <w:abstractNumId w:val="825"/>
  </w:num>
  <w:num w:numId="271" w16cid:durableId="581527945">
    <w:abstractNumId w:val="503"/>
  </w:num>
  <w:num w:numId="272" w16cid:durableId="1680738861">
    <w:abstractNumId w:val="219"/>
  </w:num>
  <w:num w:numId="273" w16cid:durableId="1700735131">
    <w:abstractNumId w:val="377"/>
  </w:num>
  <w:num w:numId="274" w16cid:durableId="2111122411">
    <w:abstractNumId w:val="682"/>
  </w:num>
  <w:num w:numId="275" w16cid:durableId="641233483">
    <w:abstractNumId w:val="891"/>
  </w:num>
  <w:num w:numId="276" w16cid:durableId="52966333">
    <w:abstractNumId w:val="782"/>
  </w:num>
  <w:num w:numId="277" w16cid:durableId="623460573">
    <w:abstractNumId w:val="51"/>
  </w:num>
  <w:num w:numId="278" w16cid:durableId="1187908990">
    <w:abstractNumId w:val="208"/>
  </w:num>
  <w:num w:numId="279" w16cid:durableId="2092657296">
    <w:abstractNumId w:val="878"/>
  </w:num>
  <w:num w:numId="280" w16cid:durableId="109864643">
    <w:abstractNumId w:val="780"/>
  </w:num>
  <w:num w:numId="281" w16cid:durableId="1553930018">
    <w:abstractNumId w:val="470"/>
  </w:num>
  <w:num w:numId="282" w16cid:durableId="825510814">
    <w:abstractNumId w:val="38"/>
  </w:num>
  <w:num w:numId="283" w16cid:durableId="1493330834">
    <w:abstractNumId w:val="611"/>
  </w:num>
  <w:num w:numId="284" w16cid:durableId="173884563">
    <w:abstractNumId w:val="23"/>
  </w:num>
  <w:num w:numId="285" w16cid:durableId="830485251">
    <w:abstractNumId w:val="371"/>
  </w:num>
  <w:num w:numId="286" w16cid:durableId="1331980102">
    <w:abstractNumId w:val="802"/>
  </w:num>
  <w:num w:numId="287" w16cid:durableId="204997946">
    <w:abstractNumId w:val="849"/>
  </w:num>
  <w:num w:numId="288" w16cid:durableId="241336084">
    <w:abstractNumId w:val="845"/>
  </w:num>
  <w:num w:numId="289" w16cid:durableId="700395419">
    <w:abstractNumId w:val="465"/>
  </w:num>
  <w:num w:numId="290" w16cid:durableId="665014993">
    <w:abstractNumId w:val="363"/>
  </w:num>
  <w:num w:numId="291" w16cid:durableId="1946227829">
    <w:abstractNumId w:val="162"/>
  </w:num>
  <w:num w:numId="292" w16cid:durableId="843397058">
    <w:abstractNumId w:val="61"/>
  </w:num>
  <w:num w:numId="293" w16cid:durableId="683938805">
    <w:abstractNumId w:val="588"/>
  </w:num>
  <w:num w:numId="294" w16cid:durableId="2002387350">
    <w:abstractNumId w:val="586"/>
  </w:num>
  <w:num w:numId="295" w16cid:durableId="1961063323">
    <w:abstractNumId w:val="55"/>
  </w:num>
  <w:num w:numId="296" w16cid:durableId="1453472783">
    <w:abstractNumId w:val="453"/>
  </w:num>
  <w:num w:numId="297" w16cid:durableId="2127383620">
    <w:abstractNumId w:val="524"/>
  </w:num>
  <w:num w:numId="298" w16cid:durableId="929436476">
    <w:abstractNumId w:val="182"/>
  </w:num>
  <w:num w:numId="299" w16cid:durableId="1722246366">
    <w:abstractNumId w:val="846"/>
  </w:num>
  <w:num w:numId="300" w16cid:durableId="1259750591">
    <w:abstractNumId w:val="166"/>
  </w:num>
  <w:num w:numId="301" w16cid:durableId="379791156">
    <w:abstractNumId w:val="663"/>
  </w:num>
  <w:num w:numId="302" w16cid:durableId="1670060992">
    <w:abstractNumId w:val="272"/>
  </w:num>
  <w:num w:numId="303" w16cid:durableId="2007971530">
    <w:abstractNumId w:val="357"/>
  </w:num>
  <w:num w:numId="304" w16cid:durableId="1346714570">
    <w:abstractNumId w:val="533"/>
  </w:num>
  <w:num w:numId="305" w16cid:durableId="951478055">
    <w:abstractNumId w:val="669"/>
  </w:num>
  <w:num w:numId="306" w16cid:durableId="2122263760">
    <w:abstractNumId w:val="59"/>
  </w:num>
  <w:num w:numId="307" w16cid:durableId="1890258357">
    <w:abstractNumId w:val="623"/>
  </w:num>
  <w:num w:numId="308" w16cid:durableId="991324125">
    <w:abstractNumId w:val="638"/>
  </w:num>
  <w:num w:numId="309" w16cid:durableId="1201286629">
    <w:abstractNumId w:val="748"/>
  </w:num>
  <w:num w:numId="310" w16cid:durableId="1998072461">
    <w:abstractNumId w:val="226"/>
  </w:num>
  <w:num w:numId="311" w16cid:durableId="1184368200">
    <w:abstractNumId w:val="311"/>
  </w:num>
  <w:num w:numId="312" w16cid:durableId="1021012935">
    <w:abstractNumId w:val="130"/>
  </w:num>
  <w:num w:numId="313" w16cid:durableId="652490235">
    <w:abstractNumId w:val="364"/>
  </w:num>
  <w:num w:numId="314" w16cid:durableId="273830700">
    <w:abstractNumId w:val="801"/>
  </w:num>
  <w:num w:numId="315" w16cid:durableId="524907837">
    <w:abstractNumId w:val="312"/>
  </w:num>
  <w:num w:numId="316" w16cid:durableId="999503583">
    <w:abstractNumId w:val="66"/>
  </w:num>
  <w:num w:numId="317" w16cid:durableId="1328554762">
    <w:abstractNumId w:val="66"/>
    <w:lvlOverride w:ilvl="2">
      <w:lvl w:ilvl="2">
        <w:numFmt w:val="decimal"/>
        <w:lvlText w:val="%3."/>
        <w:lvlJc w:val="left"/>
      </w:lvl>
    </w:lvlOverride>
  </w:num>
  <w:num w:numId="318" w16cid:durableId="1020014579">
    <w:abstractNumId w:val="705"/>
  </w:num>
  <w:num w:numId="319" w16cid:durableId="1966884278">
    <w:abstractNumId w:val="331"/>
  </w:num>
  <w:num w:numId="320" w16cid:durableId="699401021">
    <w:abstractNumId w:val="129"/>
  </w:num>
  <w:num w:numId="321" w16cid:durableId="183444870">
    <w:abstractNumId w:val="889"/>
  </w:num>
  <w:num w:numId="322" w16cid:durableId="2040931388">
    <w:abstractNumId w:val="459"/>
  </w:num>
  <w:num w:numId="323" w16cid:durableId="218320045">
    <w:abstractNumId w:val="264"/>
  </w:num>
  <w:num w:numId="324" w16cid:durableId="1120608953">
    <w:abstractNumId w:val="529"/>
  </w:num>
  <w:num w:numId="325" w16cid:durableId="854273241">
    <w:abstractNumId w:val="327"/>
  </w:num>
  <w:num w:numId="326" w16cid:durableId="2365625">
    <w:abstractNumId w:val="423"/>
  </w:num>
  <w:num w:numId="327" w16cid:durableId="1765959175">
    <w:abstractNumId w:val="244"/>
  </w:num>
  <w:num w:numId="328" w16cid:durableId="1515918699">
    <w:abstractNumId w:val="680"/>
  </w:num>
  <w:num w:numId="329" w16cid:durableId="506554907">
    <w:abstractNumId w:val="118"/>
  </w:num>
  <w:num w:numId="330" w16cid:durableId="1588687420">
    <w:abstractNumId w:val="527"/>
  </w:num>
  <w:num w:numId="331" w16cid:durableId="469253164">
    <w:abstractNumId w:val="614"/>
  </w:num>
  <w:num w:numId="332" w16cid:durableId="807085393">
    <w:abstractNumId w:val="587"/>
  </w:num>
  <w:num w:numId="333" w16cid:durableId="1699627140">
    <w:abstractNumId w:val="691"/>
  </w:num>
  <w:num w:numId="334" w16cid:durableId="420218343">
    <w:abstractNumId w:val="905"/>
  </w:num>
  <w:num w:numId="335" w16cid:durableId="1385594352">
    <w:abstractNumId w:val="869"/>
  </w:num>
  <w:num w:numId="336" w16cid:durableId="259797751">
    <w:abstractNumId w:val="548"/>
  </w:num>
  <w:num w:numId="337" w16cid:durableId="239412708">
    <w:abstractNumId w:val="563"/>
  </w:num>
  <w:num w:numId="338" w16cid:durableId="1576279079">
    <w:abstractNumId w:val="698"/>
  </w:num>
  <w:num w:numId="339" w16cid:durableId="1142232000">
    <w:abstractNumId w:val="464"/>
  </w:num>
  <w:num w:numId="340" w16cid:durableId="840007425">
    <w:abstractNumId w:val="550"/>
  </w:num>
  <w:num w:numId="341" w16cid:durableId="458571904">
    <w:abstractNumId w:val="498"/>
  </w:num>
  <w:num w:numId="342" w16cid:durableId="436683932">
    <w:abstractNumId w:val="901"/>
  </w:num>
  <w:num w:numId="343" w16cid:durableId="895748844">
    <w:abstractNumId w:val="725"/>
  </w:num>
  <w:num w:numId="344" w16cid:durableId="1149902031">
    <w:abstractNumId w:val="497"/>
  </w:num>
  <w:num w:numId="345" w16cid:durableId="192614559">
    <w:abstractNumId w:val="434"/>
  </w:num>
  <w:num w:numId="346" w16cid:durableId="2073962611">
    <w:abstractNumId w:val="281"/>
  </w:num>
  <w:num w:numId="347" w16cid:durableId="220288405">
    <w:abstractNumId w:val="736"/>
  </w:num>
  <w:num w:numId="348" w16cid:durableId="853350416">
    <w:abstractNumId w:val="45"/>
  </w:num>
  <w:num w:numId="349" w16cid:durableId="1421365613">
    <w:abstractNumId w:val="672"/>
  </w:num>
  <w:num w:numId="350" w16cid:durableId="1104963911">
    <w:abstractNumId w:val="140"/>
  </w:num>
  <w:num w:numId="351" w16cid:durableId="1142385854">
    <w:abstractNumId w:val="223"/>
  </w:num>
  <w:num w:numId="352" w16cid:durableId="556820256">
    <w:abstractNumId w:val="487"/>
  </w:num>
  <w:num w:numId="353" w16cid:durableId="1596282897">
    <w:abstractNumId w:val="589"/>
  </w:num>
  <w:num w:numId="354" w16cid:durableId="809908287">
    <w:abstractNumId w:val="421"/>
  </w:num>
  <w:num w:numId="355" w16cid:durableId="190536858">
    <w:abstractNumId w:val="818"/>
  </w:num>
  <w:num w:numId="356" w16cid:durableId="1098284447">
    <w:abstractNumId w:val="765"/>
  </w:num>
  <w:num w:numId="357" w16cid:durableId="1010439">
    <w:abstractNumId w:val="143"/>
  </w:num>
  <w:num w:numId="358" w16cid:durableId="1898933601">
    <w:abstractNumId w:val="19"/>
  </w:num>
  <w:num w:numId="359" w16cid:durableId="569002271">
    <w:abstractNumId w:val="798"/>
  </w:num>
  <w:num w:numId="360" w16cid:durableId="854802650">
    <w:abstractNumId w:val="370"/>
  </w:num>
  <w:num w:numId="361" w16cid:durableId="536547398">
    <w:abstractNumId w:val="731"/>
  </w:num>
  <w:num w:numId="362" w16cid:durableId="669454119">
    <w:abstractNumId w:val="508"/>
  </w:num>
  <w:num w:numId="363" w16cid:durableId="1616905147">
    <w:abstractNumId w:val="520"/>
  </w:num>
  <w:num w:numId="364" w16cid:durableId="74058292">
    <w:abstractNumId w:val="666"/>
  </w:num>
  <w:num w:numId="365" w16cid:durableId="681081772">
    <w:abstractNumId w:val="262"/>
  </w:num>
  <w:num w:numId="366" w16cid:durableId="1055010041">
    <w:abstractNumId w:val="689"/>
  </w:num>
  <w:num w:numId="367" w16cid:durableId="301160791">
    <w:abstractNumId w:val="128"/>
  </w:num>
  <w:num w:numId="368" w16cid:durableId="787436512">
    <w:abstractNumId w:val="843"/>
  </w:num>
  <w:num w:numId="369" w16cid:durableId="1898739912">
    <w:abstractNumId w:val="561"/>
  </w:num>
  <w:num w:numId="370" w16cid:durableId="1861508586">
    <w:abstractNumId w:val="511"/>
  </w:num>
  <w:num w:numId="371" w16cid:durableId="147940458">
    <w:abstractNumId w:val="131"/>
  </w:num>
  <w:num w:numId="372" w16cid:durableId="1953049646">
    <w:abstractNumId w:val="194"/>
  </w:num>
  <w:num w:numId="373" w16cid:durableId="1449810082">
    <w:abstractNumId w:val="786"/>
  </w:num>
  <w:num w:numId="374" w16cid:durableId="1771118568">
    <w:abstractNumId w:val="277"/>
  </w:num>
  <w:num w:numId="375" w16cid:durableId="1598782041">
    <w:abstractNumId w:val="580"/>
  </w:num>
  <w:num w:numId="376" w16cid:durableId="425615571">
    <w:abstractNumId w:val="890"/>
  </w:num>
  <w:num w:numId="377" w16cid:durableId="1280723650">
    <w:abstractNumId w:val="603"/>
  </w:num>
  <w:num w:numId="378" w16cid:durableId="1063262622">
    <w:abstractNumId w:val="450"/>
  </w:num>
  <w:num w:numId="379" w16cid:durableId="1304002000">
    <w:abstractNumId w:val="551"/>
  </w:num>
  <w:num w:numId="380" w16cid:durableId="1912688412">
    <w:abstractNumId w:val="2"/>
  </w:num>
  <w:num w:numId="381" w16cid:durableId="1657686714">
    <w:abstractNumId w:val="634"/>
  </w:num>
  <w:num w:numId="382" w16cid:durableId="826284668">
    <w:abstractNumId w:val="673"/>
  </w:num>
  <w:num w:numId="383" w16cid:durableId="1856189018">
    <w:abstractNumId w:val="113"/>
  </w:num>
  <w:num w:numId="384" w16cid:durableId="1925842188">
    <w:abstractNumId w:val="228"/>
  </w:num>
  <w:num w:numId="385" w16cid:durableId="1347754989">
    <w:abstractNumId w:val="404"/>
  </w:num>
  <w:num w:numId="386" w16cid:durableId="1685937127">
    <w:abstractNumId w:val="332"/>
  </w:num>
  <w:num w:numId="387" w16cid:durableId="2029335340">
    <w:abstractNumId w:val="250"/>
  </w:num>
  <w:num w:numId="388" w16cid:durableId="964846768">
    <w:abstractNumId w:val="395"/>
  </w:num>
  <w:num w:numId="389" w16cid:durableId="1464613887">
    <w:abstractNumId w:val="597"/>
  </w:num>
  <w:num w:numId="390" w16cid:durableId="147521746">
    <w:abstractNumId w:val="297"/>
  </w:num>
  <w:num w:numId="391" w16cid:durableId="848833342">
    <w:abstractNumId w:val="807"/>
  </w:num>
  <w:num w:numId="392" w16cid:durableId="252782603">
    <w:abstractNumId w:val="382"/>
  </w:num>
  <w:num w:numId="393" w16cid:durableId="1992326651">
    <w:abstractNumId w:val="413"/>
  </w:num>
  <w:num w:numId="394" w16cid:durableId="268700592">
    <w:abstractNumId w:val="407"/>
  </w:num>
  <w:num w:numId="395" w16cid:durableId="189952479">
    <w:abstractNumId w:val="83"/>
  </w:num>
  <w:num w:numId="396" w16cid:durableId="970020346">
    <w:abstractNumId w:val="823"/>
  </w:num>
  <w:num w:numId="397" w16cid:durableId="1395277526">
    <w:abstractNumId w:val="633"/>
  </w:num>
  <w:num w:numId="398" w16cid:durableId="1190290914">
    <w:abstractNumId w:val="172"/>
  </w:num>
  <w:num w:numId="399" w16cid:durableId="1469317965">
    <w:abstractNumId w:val="772"/>
  </w:num>
  <w:num w:numId="400" w16cid:durableId="1693532672">
    <w:abstractNumId w:val="72"/>
  </w:num>
  <w:num w:numId="401" w16cid:durableId="1275135973">
    <w:abstractNumId w:val="49"/>
  </w:num>
  <w:num w:numId="402" w16cid:durableId="191651189">
    <w:abstractNumId w:val="10"/>
  </w:num>
  <w:num w:numId="403" w16cid:durableId="948858126">
    <w:abstractNumId w:val="468"/>
  </w:num>
  <w:num w:numId="404" w16cid:durableId="979960873">
    <w:abstractNumId w:val="85"/>
  </w:num>
  <w:num w:numId="405" w16cid:durableId="730466677">
    <w:abstractNumId w:val="499"/>
  </w:num>
  <w:num w:numId="406" w16cid:durableId="2112357552">
    <w:abstractNumId w:val="645"/>
  </w:num>
  <w:num w:numId="407" w16cid:durableId="1165317647">
    <w:abstractNumId w:val="712"/>
  </w:num>
  <w:num w:numId="408" w16cid:durableId="726798772">
    <w:abstractNumId w:val="199"/>
  </w:num>
  <w:num w:numId="409" w16cid:durableId="1149514273">
    <w:abstractNumId w:val="6"/>
  </w:num>
  <w:num w:numId="410" w16cid:durableId="1581409181">
    <w:abstractNumId w:val="157"/>
  </w:num>
  <w:num w:numId="411" w16cid:durableId="39520425">
    <w:abstractNumId w:val="530"/>
  </w:num>
  <w:num w:numId="412" w16cid:durableId="674651114">
    <w:abstractNumId w:val="238"/>
  </w:num>
  <w:num w:numId="413" w16cid:durableId="1505314683">
    <w:abstractNumId w:val="92"/>
  </w:num>
  <w:num w:numId="414" w16cid:durableId="1151286166">
    <w:abstractNumId w:val="105"/>
  </w:num>
  <w:num w:numId="415" w16cid:durableId="1882478921">
    <w:abstractNumId w:val="615"/>
  </w:num>
  <w:num w:numId="416" w16cid:durableId="489374293">
    <w:abstractNumId w:val="541"/>
  </w:num>
  <w:num w:numId="417" w16cid:durableId="614605790">
    <w:abstractNumId w:val="799"/>
  </w:num>
  <w:num w:numId="418" w16cid:durableId="1540820984">
    <w:abstractNumId w:val="345"/>
  </w:num>
  <w:num w:numId="419" w16cid:durableId="166218029">
    <w:abstractNumId w:val="714"/>
  </w:num>
  <w:num w:numId="420" w16cid:durableId="1176265439">
    <w:abstractNumId w:val="617"/>
  </w:num>
  <w:num w:numId="421" w16cid:durableId="1734424007">
    <w:abstractNumId w:val="41"/>
  </w:num>
  <w:num w:numId="422" w16cid:durableId="246504475">
    <w:abstractNumId w:val="537"/>
  </w:num>
  <w:num w:numId="423" w16cid:durableId="479463966">
    <w:abstractNumId w:val="595"/>
  </w:num>
  <w:num w:numId="424" w16cid:durableId="1304189906">
    <w:abstractNumId w:val="482"/>
  </w:num>
  <w:num w:numId="425" w16cid:durableId="1248075187">
    <w:abstractNumId w:val="150"/>
  </w:num>
  <w:num w:numId="426" w16cid:durableId="474225315">
    <w:abstractNumId w:val="174"/>
  </w:num>
  <w:num w:numId="427" w16cid:durableId="871653666">
    <w:abstractNumId w:val="170"/>
  </w:num>
  <w:num w:numId="428" w16cid:durableId="229116532">
    <w:abstractNumId w:val="590"/>
  </w:num>
  <w:num w:numId="429" w16cid:durableId="1950627372">
    <w:abstractNumId w:val="787"/>
  </w:num>
  <w:num w:numId="430" w16cid:durableId="110981928">
    <w:abstractNumId w:val="438"/>
  </w:num>
  <w:num w:numId="431" w16cid:durableId="500239942">
    <w:abstractNumId w:val="279"/>
  </w:num>
  <w:num w:numId="432" w16cid:durableId="1189949217">
    <w:abstractNumId w:val="89"/>
  </w:num>
  <w:num w:numId="433" w16cid:durableId="381830780">
    <w:abstractNumId w:val="62"/>
  </w:num>
  <w:num w:numId="434" w16cid:durableId="309334022">
    <w:abstractNumId w:val="445"/>
  </w:num>
  <w:num w:numId="435" w16cid:durableId="1281255745">
    <w:abstractNumId w:val="33"/>
  </w:num>
  <w:num w:numId="436" w16cid:durableId="1130511583">
    <w:abstractNumId w:val="564"/>
  </w:num>
  <w:num w:numId="437" w16cid:durableId="146366411">
    <w:abstractNumId w:val="690"/>
  </w:num>
  <w:num w:numId="438" w16cid:durableId="337655069">
    <w:abstractNumId w:val="649"/>
  </w:num>
  <w:num w:numId="439" w16cid:durableId="1437216915">
    <w:abstractNumId w:val="771"/>
  </w:num>
  <w:num w:numId="440" w16cid:durableId="1030837210">
    <w:abstractNumId w:val="838"/>
  </w:num>
  <w:num w:numId="441" w16cid:durableId="1493718614">
    <w:abstractNumId w:val="233"/>
  </w:num>
  <w:num w:numId="442" w16cid:durableId="1521894378">
    <w:abstractNumId w:val="441"/>
  </w:num>
  <w:num w:numId="443" w16cid:durableId="983581924">
    <w:abstractNumId w:val="35"/>
  </w:num>
  <w:num w:numId="444" w16cid:durableId="768547063">
    <w:abstractNumId w:val="724"/>
  </w:num>
  <w:num w:numId="445" w16cid:durableId="919370053">
    <w:abstractNumId w:val="907"/>
  </w:num>
  <w:num w:numId="446" w16cid:durableId="248005617">
    <w:abstractNumId w:val="479"/>
  </w:num>
  <w:num w:numId="447" w16cid:durableId="1769538770">
    <w:abstractNumId w:val="566"/>
  </w:num>
  <w:num w:numId="448" w16cid:durableId="814494371">
    <w:abstractNumId w:val="121"/>
  </w:num>
  <w:num w:numId="449" w16cid:durableId="365447775">
    <w:abstractNumId w:val="42"/>
  </w:num>
  <w:num w:numId="450" w16cid:durableId="2013142705">
    <w:abstractNumId w:val="112"/>
  </w:num>
  <w:num w:numId="451" w16cid:durableId="1709990021">
    <w:abstractNumId w:val="684"/>
  </w:num>
  <w:num w:numId="452" w16cid:durableId="1064718993">
    <w:abstractNumId w:val="900"/>
  </w:num>
  <w:num w:numId="453" w16cid:durableId="949429807">
    <w:abstractNumId w:val="204"/>
  </w:num>
  <w:num w:numId="454" w16cid:durableId="1283804458">
    <w:abstractNumId w:val="326"/>
  </w:num>
  <w:num w:numId="455" w16cid:durableId="962543960">
    <w:abstractNumId w:val="824"/>
  </w:num>
  <w:num w:numId="456" w16cid:durableId="898125912">
    <w:abstractNumId w:val="594"/>
  </w:num>
  <w:num w:numId="457" w16cid:durableId="1434548926">
    <w:abstractNumId w:val="280"/>
  </w:num>
  <w:num w:numId="458" w16cid:durableId="678311606">
    <w:abstractNumId w:val="600"/>
  </w:num>
  <w:num w:numId="459" w16cid:durableId="1346059412">
    <w:abstractNumId w:val="430"/>
  </w:num>
  <w:num w:numId="460" w16cid:durableId="864945861">
    <w:abstractNumId w:val="292"/>
  </w:num>
  <w:num w:numId="461" w16cid:durableId="1429884568">
    <w:abstractNumId w:val="189"/>
  </w:num>
  <w:num w:numId="462" w16cid:durableId="837385544">
    <w:abstractNumId w:val="558"/>
  </w:num>
  <w:num w:numId="463" w16cid:durableId="1326589485">
    <w:abstractNumId w:val="779"/>
  </w:num>
  <w:num w:numId="464" w16cid:durableId="2051567493">
    <w:abstractNumId w:val="151"/>
  </w:num>
  <w:num w:numId="465" w16cid:durableId="1242759900">
    <w:abstractNumId w:val="852"/>
  </w:num>
  <w:num w:numId="466" w16cid:durableId="1081874816">
    <w:abstractNumId w:val="543"/>
  </w:num>
  <w:num w:numId="467" w16cid:durableId="1860703326">
    <w:abstractNumId w:val="95"/>
  </w:num>
  <w:num w:numId="468" w16cid:durableId="1467821281">
    <w:abstractNumId w:val="213"/>
  </w:num>
  <w:num w:numId="469" w16cid:durableId="107942601">
    <w:abstractNumId w:val="184"/>
  </w:num>
  <w:num w:numId="470" w16cid:durableId="1550727052">
    <w:abstractNumId w:val="138"/>
  </w:num>
  <w:num w:numId="471" w16cid:durableId="45684268">
    <w:abstractNumId w:val="315"/>
  </w:num>
  <w:num w:numId="472" w16cid:durableId="160656440">
    <w:abstractNumId w:val="132"/>
  </w:num>
  <w:num w:numId="473" w16cid:durableId="1892885478">
    <w:abstractNumId w:val="726"/>
  </w:num>
  <w:num w:numId="474" w16cid:durableId="1349677036">
    <w:abstractNumId w:val="777"/>
  </w:num>
  <w:num w:numId="475" w16cid:durableId="245119490">
    <w:abstractNumId w:val="44"/>
  </w:num>
  <w:num w:numId="476" w16cid:durableId="715004009">
    <w:abstractNumId w:val="341"/>
  </w:num>
  <w:num w:numId="477" w16cid:durableId="1775049178">
    <w:abstractNumId w:val="643"/>
  </w:num>
  <w:num w:numId="478" w16cid:durableId="460613348">
    <w:abstractNumId w:val="442"/>
  </w:num>
  <w:num w:numId="479" w16cid:durableId="1346397816">
    <w:abstractNumId w:val="858"/>
  </w:num>
  <w:num w:numId="480" w16cid:durableId="250428953">
    <w:abstractNumId w:val="367"/>
  </w:num>
  <w:num w:numId="481" w16cid:durableId="2128229643">
    <w:abstractNumId w:val="719"/>
  </w:num>
  <w:num w:numId="482" w16cid:durableId="1535920376">
    <w:abstractNumId w:val="742"/>
  </w:num>
  <w:num w:numId="483" w16cid:durableId="804278278">
    <w:abstractNumId w:val="200"/>
  </w:num>
  <w:num w:numId="484" w16cid:durableId="1756974162">
    <w:abstractNumId w:val="658"/>
  </w:num>
  <w:num w:numId="485" w16cid:durableId="1355156890">
    <w:abstractNumId w:val="385"/>
  </w:num>
  <w:num w:numId="486" w16cid:durableId="11541990">
    <w:abstractNumId w:val="36"/>
  </w:num>
  <w:num w:numId="487" w16cid:durableId="526985180">
    <w:abstractNumId w:val="567"/>
  </w:num>
  <w:num w:numId="488" w16cid:durableId="2108234477">
    <w:abstractNumId w:val="819"/>
  </w:num>
  <w:num w:numId="489" w16cid:durableId="1405758693">
    <w:abstractNumId w:val="100"/>
  </w:num>
  <w:num w:numId="490" w16cid:durableId="185751233">
    <w:abstractNumId w:val="501"/>
  </w:num>
  <w:num w:numId="491" w16cid:durableId="438456640">
    <w:abstractNumId w:val="22"/>
  </w:num>
  <w:num w:numId="492" w16cid:durableId="399912348">
    <w:abstractNumId w:val="180"/>
  </w:num>
  <w:num w:numId="493" w16cid:durableId="290021441">
    <w:abstractNumId w:val="853"/>
  </w:num>
  <w:num w:numId="494" w16cid:durableId="1957906607">
    <w:abstractNumId w:val="581"/>
  </w:num>
  <w:num w:numId="495" w16cid:durableId="605382823">
    <w:abstractNumId w:val="301"/>
  </w:num>
  <w:num w:numId="496" w16cid:durableId="335544396">
    <w:abstractNumId w:val="159"/>
  </w:num>
  <w:num w:numId="497" w16cid:durableId="973946454">
    <w:abstractNumId w:val="859"/>
  </w:num>
  <w:num w:numId="498" w16cid:durableId="1276986674">
    <w:abstractNumId w:val="401"/>
  </w:num>
  <w:num w:numId="499" w16cid:durableId="2058627998">
    <w:abstractNumId w:val="805"/>
  </w:num>
  <w:num w:numId="500" w16cid:durableId="326523001">
    <w:abstractNumId w:val="7"/>
  </w:num>
  <w:num w:numId="501" w16cid:durableId="2041709475">
    <w:abstractNumId w:val="694"/>
  </w:num>
  <w:num w:numId="502" w16cid:durableId="235477083">
    <w:abstractNumId w:val="111"/>
  </w:num>
  <w:num w:numId="503" w16cid:durableId="925724353">
    <w:abstractNumId w:val="31"/>
  </w:num>
  <w:num w:numId="504" w16cid:durableId="385104902">
    <w:abstractNumId w:val="553"/>
  </w:num>
  <w:num w:numId="505" w16cid:durableId="1513494115">
    <w:abstractNumId w:val="531"/>
  </w:num>
  <w:num w:numId="506" w16cid:durableId="831868254">
    <w:abstractNumId w:val="677"/>
  </w:num>
  <w:num w:numId="507" w16cid:durableId="1629623183">
    <w:abstractNumId w:val="115"/>
  </w:num>
  <w:num w:numId="508" w16cid:durableId="1674839847">
    <w:abstractNumId w:val="773"/>
  </w:num>
  <w:num w:numId="509" w16cid:durableId="1360860972">
    <w:abstractNumId w:val="785"/>
  </w:num>
  <w:num w:numId="510" w16cid:durableId="109709381">
    <w:abstractNumId w:val="383"/>
  </w:num>
  <w:num w:numId="511" w16cid:durableId="1020082359">
    <w:abstractNumId w:val="735"/>
  </w:num>
  <w:num w:numId="512" w16cid:durableId="888566544">
    <w:abstractNumId w:val="282"/>
  </w:num>
  <w:num w:numId="513" w16cid:durableId="1880776668">
    <w:abstractNumId w:val="500"/>
  </w:num>
  <w:num w:numId="514" w16cid:durableId="944071048">
    <w:abstractNumId w:val="713"/>
  </w:num>
  <w:num w:numId="515" w16cid:durableId="990910621">
    <w:abstractNumId w:val="904"/>
  </w:num>
  <w:num w:numId="516" w16cid:durableId="852764191">
    <w:abstractNumId w:val="822"/>
  </w:num>
  <w:num w:numId="517" w16cid:durableId="1532524349">
    <w:abstractNumId w:val="565"/>
  </w:num>
  <w:num w:numId="518" w16cid:durableId="920220417">
    <w:abstractNumId w:val="840"/>
  </w:num>
  <w:num w:numId="519" w16cid:durableId="1482385301">
    <w:abstractNumId w:val="79"/>
  </w:num>
  <w:num w:numId="520" w16cid:durableId="1908297893">
    <w:abstractNumId w:val="526"/>
  </w:num>
  <w:num w:numId="521" w16cid:durableId="194538475">
    <w:abstractNumId w:val="476"/>
  </w:num>
  <w:num w:numId="522" w16cid:durableId="1642922815">
    <w:abstractNumId w:val="864"/>
  </w:num>
  <w:num w:numId="523" w16cid:durableId="1588153031">
    <w:abstractNumId w:val="806"/>
  </w:num>
  <w:num w:numId="524" w16cid:durableId="721443790">
    <w:abstractNumId w:val="584"/>
  </w:num>
  <w:num w:numId="525" w16cid:durableId="2130974328">
    <w:abstractNumId w:val="488"/>
  </w:num>
  <w:num w:numId="526" w16cid:durableId="524179085">
    <w:abstractNumId w:val="74"/>
  </w:num>
  <w:num w:numId="527" w16cid:durableId="347098782">
    <w:abstractNumId w:val="641"/>
  </w:num>
  <w:num w:numId="528" w16cid:durableId="1581597795">
    <w:abstractNumId w:val="612"/>
  </w:num>
  <w:num w:numId="529" w16cid:durableId="923563547">
    <w:abstractNumId w:val="762"/>
  </w:num>
  <w:num w:numId="530" w16cid:durableId="1679235110">
    <w:abstractNumId w:val="84"/>
  </w:num>
  <w:num w:numId="531" w16cid:durableId="895972485">
    <w:abstractNumId w:val="817"/>
  </w:num>
  <w:num w:numId="532" w16cid:durableId="133452403">
    <w:abstractNumId w:val="460"/>
  </w:num>
  <w:num w:numId="533" w16cid:durableId="1577277685">
    <w:abstractNumId w:val="720"/>
  </w:num>
  <w:num w:numId="534" w16cid:durableId="1368674406">
    <w:abstractNumId w:val="4"/>
  </w:num>
  <w:num w:numId="535" w16cid:durableId="825705171">
    <w:abstractNumId w:val="251"/>
  </w:num>
  <w:num w:numId="536" w16cid:durableId="1872525229">
    <w:abstractNumId w:val="354"/>
  </w:num>
  <w:num w:numId="537" w16cid:durableId="859854801">
    <w:abstractNumId w:val="745"/>
  </w:num>
  <w:num w:numId="538" w16cid:durableId="442264620">
    <w:abstractNumId w:val="192"/>
  </w:num>
  <w:num w:numId="539" w16cid:durableId="2051490653">
    <w:abstractNumId w:val="379"/>
  </w:num>
  <w:num w:numId="540" w16cid:durableId="238441050">
    <w:abstractNumId w:val="90"/>
  </w:num>
  <w:num w:numId="541" w16cid:durableId="969360583">
    <w:abstractNumId w:val="728"/>
  </w:num>
  <w:num w:numId="542" w16cid:durableId="2084132652">
    <w:abstractNumId w:val="743"/>
  </w:num>
  <w:num w:numId="543" w16cid:durableId="1848329533">
    <w:abstractNumId w:val="661"/>
  </w:num>
  <w:num w:numId="544" w16cid:durableId="1129588342">
    <w:abstractNumId w:val="642"/>
  </w:num>
  <w:num w:numId="545" w16cid:durableId="204490266">
    <w:abstractNumId w:val="836"/>
  </w:num>
  <w:num w:numId="546" w16cid:durableId="176847567">
    <w:abstractNumId w:val="408"/>
  </w:num>
  <w:num w:numId="547" w16cid:durableId="1939943843">
    <w:abstractNumId w:val="568"/>
  </w:num>
  <w:num w:numId="548" w16cid:durableId="125322958">
    <w:abstractNumId w:val="454"/>
  </w:num>
  <w:num w:numId="549" w16cid:durableId="328944422">
    <w:abstractNumId w:val="227"/>
  </w:num>
  <w:num w:numId="550" w16cid:durableId="919220431">
    <w:abstractNumId w:val="48"/>
  </w:num>
  <w:num w:numId="551" w16cid:durableId="236019461">
    <w:abstractNumId w:val="707"/>
  </w:num>
  <w:num w:numId="552" w16cid:durableId="611983396">
    <w:abstractNumId w:val="784"/>
  </w:num>
  <w:num w:numId="553" w16cid:durableId="240792480">
    <w:abstractNumId w:val="443"/>
  </w:num>
  <w:num w:numId="554" w16cid:durableId="2034647556">
    <w:abstractNumId w:val="754"/>
  </w:num>
  <w:num w:numId="555" w16cid:durableId="1957830077">
    <w:abstractNumId w:val="810"/>
  </w:num>
  <w:num w:numId="556" w16cid:durableId="312177963">
    <w:abstractNumId w:val="808"/>
  </w:num>
  <w:num w:numId="557" w16cid:durableId="2064062406">
    <w:abstractNumId w:val="879"/>
  </w:num>
  <w:num w:numId="558" w16cid:durableId="1802189584">
    <w:abstractNumId w:val="70"/>
  </w:num>
  <w:num w:numId="559" w16cid:durableId="709572020">
    <w:abstractNumId w:val="64"/>
  </w:num>
  <w:num w:numId="560" w16cid:durableId="1936092015">
    <w:abstractNumId w:val="16"/>
  </w:num>
  <w:num w:numId="561" w16cid:durableId="152647946">
    <w:abstractNumId w:val="267"/>
  </w:num>
  <w:num w:numId="562" w16cid:durableId="1845783309">
    <w:abstractNumId w:val="123"/>
  </w:num>
  <w:num w:numId="563" w16cid:durableId="2110395248">
    <w:abstractNumId w:val="57"/>
  </w:num>
  <w:num w:numId="564" w16cid:durableId="1156409899">
    <w:abstractNumId w:val="874"/>
  </w:num>
  <w:num w:numId="565" w16cid:durableId="2026397923">
    <w:abstractNumId w:val="190"/>
  </w:num>
  <w:num w:numId="566" w16cid:durableId="1214194106">
    <w:abstractNumId w:val="797"/>
  </w:num>
  <w:num w:numId="567" w16cid:durableId="611474042">
    <w:abstractNumId w:val="165"/>
  </w:num>
  <w:num w:numId="568" w16cid:durableId="309871196">
    <w:abstractNumId w:val="676"/>
  </w:num>
  <w:num w:numId="569" w16cid:durableId="883062649">
    <w:abstractNumId w:val="816"/>
  </w:num>
  <w:num w:numId="570" w16cid:durableId="1077169957">
    <w:abstractNumId w:val="160"/>
  </w:num>
  <w:num w:numId="571" w16cid:durableId="1923097963">
    <w:abstractNumId w:val="269"/>
  </w:num>
  <w:num w:numId="572" w16cid:durableId="1754551638">
    <w:abstractNumId w:val="718"/>
  </w:num>
  <w:num w:numId="573" w16cid:durableId="356545744">
    <w:abstractNumId w:val="602"/>
  </w:num>
  <w:num w:numId="574" w16cid:durableId="2090687844">
    <w:abstractNumId w:val="424"/>
  </w:num>
  <w:num w:numId="575" w16cid:durableId="536820826">
    <w:abstractNumId w:val="76"/>
  </w:num>
  <w:num w:numId="576" w16cid:durableId="1973167065">
    <w:abstractNumId w:val="592"/>
  </w:num>
  <w:num w:numId="577" w16cid:durableId="110905583">
    <w:abstractNumId w:val="436"/>
  </w:num>
  <w:num w:numId="578" w16cid:durableId="499273576">
    <w:abstractNumId w:val="749"/>
  </w:num>
  <w:num w:numId="579" w16cid:durableId="1995572331">
    <w:abstractNumId w:val="124"/>
  </w:num>
  <w:num w:numId="580" w16cid:durableId="934746030">
    <w:abstractNumId w:val="510"/>
  </w:num>
  <w:num w:numId="581" w16cid:durableId="1959751947">
    <w:abstractNumId w:val="764"/>
  </w:num>
  <w:num w:numId="582" w16cid:durableId="1278296826">
    <w:abstractNumId w:val="522"/>
  </w:num>
  <w:num w:numId="583" w16cid:durableId="1208031601">
    <w:abstractNumId w:val="604"/>
  </w:num>
  <w:num w:numId="584" w16cid:durableId="1769036517">
    <w:abstractNumId w:val="99"/>
  </w:num>
  <w:num w:numId="585" w16cid:durableId="566769545">
    <w:abstractNumId w:val="609"/>
  </w:num>
  <w:num w:numId="586" w16cid:durableId="748649089">
    <w:abstractNumId w:val="303"/>
  </w:num>
  <w:num w:numId="587" w16cid:durableId="116220080">
    <w:abstractNumId w:val="437"/>
  </w:num>
  <w:num w:numId="588" w16cid:durableId="291908176">
    <w:abstractNumId w:val="309"/>
  </w:num>
  <w:num w:numId="589" w16cid:durableId="1194003450">
    <w:abstractNumId w:val="372"/>
  </w:num>
  <w:num w:numId="590" w16cid:durableId="1732075170">
    <w:abstractNumId w:val="473"/>
  </w:num>
  <w:num w:numId="591" w16cid:durableId="1732078714">
    <w:abstractNumId w:val="429"/>
  </w:num>
  <w:num w:numId="592" w16cid:durableId="174655165">
    <w:abstractNumId w:val="21"/>
  </w:num>
  <w:num w:numId="593" w16cid:durableId="188835800">
    <w:abstractNumId w:val="316"/>
  </w:num>
  <w:num w:numId="594" w16cid:durableId="1913539849">
    <w:abstractNumId w:val="32"/>
  </w:num>
  <w:num w:numId="595" w16cid:durableId="99111485">
    <w:abstractNumId w:val="574"/>
  </w:num>
  <w:num w:numId="596" w16cid:durableId="646740890">
    <w:abstractNumId w:val="147"/>
  </w:num>
  <w:num w:numId="597" w16cid:durableId="1159732319">
    <w:abstractNumId w:val="693"/>
  </w:num>
  <w:num w:numId="598" w16cid:durableId="2080398459">
    <w:abstractNumId w:val="307"/>
  </w:num>
  <w:num w:numId="599" w16cid:durableId="1111361112">
    <w:abstractNumId w:val="766"/>
  </w:num>
  <w:num w:numId="600" w16cid:durableId="220872468">
    <w:abstractNumId w:val="627"/>
  </w:num>
  <w:num w:numId="601" w16cid:durableId="736174860">
    <w:abstractNumId w:val="144"/>
  </w:num>
  <w:num w:numId="602" w16cid:durableId="1606770357">
    <w:abstractNumId w:val="230"/>
  </w:num>
  <w:num w:numId="603" w16cid:durableId="502552349">
    <w:abstractNumId w:val="636"/>
  </w:num>
  <w:num w:numId="604" w16cid:durableId="8455560">
    <w:abstractNumId w:val="25"/>
  </w:num>
  <w:num w:numId="605" w16cid:durableId="207963072">
    <w:abstractNumId w:val="835"/>
  </w:num>
  <w:num w:numId="606" w16cid:durableId="543448067">
    <w:abstractNumId w:val="467"/>
  </w:num>
  <w:num w:numId="607" w16cid:durableId="991445821">
    <w:abstractNumId w:val="11"/>
  </w:num>
  <w:num w:numId="608" w16cid:durableId="1288391197">
    <w:abstractNumId w:val="872"/>
  </w:num>
  <w:num w:numId="609" w16cid:durableId="883903864">
    <w:abstractNumId w:val="435"/>
  </w:num>
  <w:num w:numId="610" w16cid:durableId="1283535220">
    <w:abstractNumId w:val="86"/>
  </w:num>
  <w:num w:numId="611" w16cid:durableId="1082263422">
    <w:abstractNumId w:val="114"/>
  </w:num>
  <w:num w:numId="612" w16cid:durableId="977222429">
    <w:abstractNumId w:val="196"/>
  </w:num>
  <w:num w:numId="613" w16cid:durableId="1042756124">
    <w:abstractNumId w:val="809"/>
  </w:num>
  <w:num w:numId="614" w16cid:durableId="2092657478">
    <w:abstractNumId w:val="908"/>
  </w:num>
  <w:num w:numId="615" w16cid:durableId="1361591587">
    <w:abstractNumId w:val="53"/>
  </w:num>
  <w:num w:numId="616" w16cid:durableId="677001321">
    <w:abstractNumId w:val="447"/>
  </w:num>
  <w:num w:numId="617" w16cid:durableId="254825652">
    <w:abstractNumId w:val="885"/>
  </w:num>
  <w:num w:numId="618" w16cid:durableId="464851925">
    <w:abstractNumId w:val="306"/>
  </w:num>
  <w:num w:numId="619" w16cid:durableId="1976833504">
    <w:abstractNumId w:val="556"/>
  </w:num>
  <w:num w:numId="620" w16cid:durableId="1002701228">
    <w:abstractNumId w:val="148"/>
  </w:num>
  <w:num w:numId="621" w16cid:durableId="1446071242">
    <w:abstractNumId w:val="516"/>
  </w:num>
  <w:num w:numId="622" w16cid:durableId="711029651">
    <w:abstractNumId w:val="832"/>
  </w:num>
  <w:num w:numId="623" w16cid:durableId="1373726791">
    <w:abstractNumId w:val="334"/>
  </w:num>
  <w:num w:numId="624" w16cid:durableId="2125492192">
    <w:abstractNumId w:val="156"/>
  </w:num>
  <w:num w:numId="625" w16cid:durableId="1556161074">
    <w:abstractNumId w:val="273"/>
  </w:num>
  <w:num w:numId="626" w16cid:durableId="718240959">
    <w:abstractNumId w:val="366"/>
  </w:num>
  <w:num w:numId="627" w16cid:durableId="1880975065">
    <w:abstractNumId w:val="826"/>
  </w:num>
  <w:num w:numId="628" w16cid:durableId="858005616">
    <w:abstractNumId w:val="225"/>
  </w:num>
  <w:num w:numId="629" w16cid:durableId="490029659">
    <w:abstractNumId w:val="397"/>
  </w:num>
  <w:num w:numId="630" w16cid:durableId="1008097622">
    <w:abstractNumId w:val="815"/>
  </w:num>
  <w:num w:numId="631" w16cid:durableId="1336227457">
    <w:abstractNumId w:val="631"/>
  </w:num>
  <w:num w:numId="632" w16cid:durableId="580525828">
    <w:abstractNumId w:val="702"/>
  </w:num>
  <w:num w:numId="633" w16cid:durableId="1471289147">
    <w:abstractNumId w:val="231"/>
  </w:num>
  <w:num w:numId="634" w16cid:durableId="727999446">
    <w:abstractNumId w:val="93"/>
  </w:num>
  <w:num w:numId="635" w16cid:durableId="1211068231">
    <w:abstractNumId w:val="601"/>
  </w:num>
  <w:num w:numId="636" w16cid:durableId="570888411">
    <w:abstractNumId w:val="284"/>
  </w:num>
  <w:num w:numId="637" w16cid:durableId="600338999">
    <w:abstractNumId w:val="484"/>
  </w:num>
  <w:num w:numId="638" w16cid:durableId="67581782">
    <w:abstractNumId w:val="257"/>
  </w:num>
  <w:num w:numId="639" w16cid:durableId="745881575">
    <w:abstractNumId w:val="283"/>
  </w:num>
  <w:num w:numId="640" w16cid:durableId="910695326">
    <w:abstractNumId w:val="653"/>
  </w:num>
  <w:num w:numId="641" w16cid:durableId="328559541">
    <w:abstractNumId w:val="218"/>
  </w:num>
  <w:num w:numId="642" w16cid:durableId="1549874839">
    <w:abstractNumId w:val="39"/>
  </w:num>
  <w:num w:numId="643" w16cid:durableId="1534415812">
    <w:abstractNumId w:val="389"/>
  </w:num>
  <w:num w:numId="644" w16cid:durableId="1365011605">
    <w:abstractNumId w:val="183"/>
  </w:num>
  <w:num w:numId="645" w16cid:durableId="1561594345">
    <w:abstractNumId w:val="894"/>
  </w:num>
  <w:num w:numId="646" w16cid:durableId="1332753555">
    <w:abstractNumId w:val="248"/>
  </w:num>
  <w:num w:numId="647" w16cid:durableId="71900365">
    <w:abstractNumId w:val="715"/>
  </w:num>
  <w:num w:numId="648" w16cid:durableId="129903740">
    <w:abstractNumId w:val="368"/>
  </w:num>
  <w:num w:numId="649" w16cid:durableId="679086683">
    <w:abstractNumId w:val="258"/>
  </w:num>
  <w:num w:numId="650" w16cid:durableId="1942449142">
    <w:abstractNumId w:val="104"/>
  </w:num>
  <w:num w:numId="651" w16cid:durableId="2102287965">
    <w:abstractNumId w:val="753"/>
  </w:num>
  <w:num w:numId="652" w16cid:durableId="1982533408">
    <w:abstractNumId w:val="591"/>
  </w:num>
  <w:num w:numId="653" w16cid:durableId="386535761">
    <w:abstractNumId w:val="206"/>
  </w:num>
  <w:num w:numId="654" w16cid:durableId="1515919994">
    <w:abstractNumId w:val="415"/>
  </w:num>
  <w:num w:numId="655" w16cid:durableId="638804914">
    <w:abstractNumId w:val="656"/>
  </w:num>
  <w:num w:numId="656" w16cid:durableId="992022105">
    <w:abstractNumId w:val="475"/>
  </w:num>
  <w:num w:numId="657" w16cid:durableId="467432369">
    <w:abstractNumId w:val="776"/>
  </w:num>
  <w:num w:numId="658" w16cid:durableId="1008673751">
    <w:abstractNumId w:val="688"/>
  </w:num>
  <w:num w:numId="659" w16cid:durableId="971326229">
    <w:abstractNumId w:val="490"/>
  </w:num>
  <w:num w:numId="660" w16cid:durableId="1297490582">
    <w:abstractNumId w:val="692"/>
  </w:num>
  <w:num w:numId="661" w16cid:durableId="1668366774">
    <w:abstractNumId w:val="177"/>
  </w:num>
  <w:num w:numId="662" w16cid:durableId="2008246057">
    <w:abstractNumId w:val="313"/>
  </w:num>
  <w:num w:numId="663" w16cid:durableId="1206409345">
    <w:abstractNumId w:val="361"/>
  </w:num>
  <w:num w:numId="664" w16cid:durableId="735975043">
    <w:abstractNumId w:val="136"/>
  </w:num>
  <w:num w:numId="665" w16cid:durableId="145436713">
    <w:abstractNumId w:val="403"/>
  </w:num>
  <w:num w:numId="666" w16cid:durableId="1299217340">
    <w:abstractNumId w:val="0"/>
  </w:num>
  <w:num w:numId="667" w16cid:durableId="706293156">
    <w:abstractNumId w:val="646"/>
  </w:num>
  <w:num w:numId="668" w16cid:durableId="474612950">
    <w:abstractNumId w:val="648"/>
  </w:num>
  <w:num w:numId="669" w16cid:durableId="2010130034">
    <w:abstractNumId w:val="412"/>
  </w:num>
  <w:num w:numId="670" w16cid:durableId="1202131793">
    <w:abstractNumId w:val="747"/>
  </w:num>
  <w:num w:numId="671" w16cid:durableId="1590892606">
    <w:abstractNumId w:val="56"/>
  </w:num>
  <w:num w:numId="672" w16cid:durableId="504244078">
    <w:abstractNumId w:val="290"/>
  </w:num>
  <w:num w:numId="673" w16cid:durableId="451095703">
    <w:abstractNumId w:val="362"/>
  </w:num>
  <w:num w:numId="674" w16cid:durableId="508107597">
    <w:abstractNumId w:val="763"/>
  </w:num>
  <w:num w:numId="675" w16cid:durableId="1959070307">
    <w:abstractNumId w:val="328"/>
  </w:num>
  <w:num w:numId="676" w16cid:durableId="876239469">
    <w:abstractNumId w:val="27"/>
  </w:num>
  <w:num w:numId="677" w16cid:durableId="1627008781">
    <w:abstractNumId w:val="358"/>
  </w:num>
  <w:num w:numId="678" w16cid:durableId="781924099">
    <w:abstractNumId w:val="417"/>
  </w:num>
  <w:num w:numId="679" w16cid:durableId="1807770086">
    <w:abstractNumId w:val="365"/>
  </w:num>
  <w:num w:numId="680" w16cid:durableId="1490052820">
    <w:abstractNumId w:val="883"/>
  </w:num>
  <w:num w:numId="681" w16cid:durableId="343364030">
    <w:abstractNumId w:val="169"/>
  </w:num>
  <w:num w:numId="682" w16cid:durableId="1377730126">
    <w:abstractNumId w:val="768"/>
  </w:num>
  <w:num w:numId="683" w16cid:durableId="1422019743">
    <w:abstractNumId w:val="906"/>
  </w:num>
  <w:num w:numId="684" w16cid:durableId="1019433278">
    <w:abstractNumId w:val="433"/>
  </w:num>
  <w:num w:numId="685" w16cid:durableId="850921986">
    <w:abstractNumId w:val="697"/>
  </w:num>
  <w:num w:numId="686" w16cid:durableId="468673697">
    <w:abstractNumId w:val="240"/>
  </w:num>
  <w:num w:numId="687" w16cid:durableId="1987390842">
    <w:abstractNumId w:val="215"/>
  </w:num>
  <w:num w:numId="688" w16cid:durableId="590771924">
    <w:abstractNumId w:val="260"/>
  </w:num>
  <w:num w:numId="689" w16cid:durableId="1260989587">
    <w:abstractNumId w:val="139"/>
  </w:num>
  <w:num w:numId="690" w16cid:durableId="1385789704">
    <w:abstractNumId w:val="461"/>
  </w:num>
  <w:num w:numId="691" w16cid:durableId="118694658">
    <w:abstractNumId w:val="175"/>
  </w:num>
  <w:num w:numId="692" w16cid:durableId="2518362">
    <w:abstractNumId w:val="333"/>
  </w:num>
  <w:num w:numId="693" w16cid:durableId="1018462093">
    <w:abstractNumId w:val="605"/>
  </w:num>
  <w:num w:numId="694" w16cid:durableId="1538662544">
    <w:abstractNumId w:val="640"/>
  </w:num>
  <w:num w:numId="695" w16cid:durableId="2028601344">
    <w:abstractNumId w:val="557"/>
  </w:num>
  <w:num w:numId="696" w16cid:durableId="1743212021">
    <w:abstractNumId w:val="393"/>
  </w:num>
  <w:num w:numId="697" w16cid:durableId="1957060704">
    <w:abstractNumId w:val="760"/>
  </w:num>
  <w:num w:numId="698" w16cid:durableId="1706176936">
    <w:abstractNumId w:val="285"/>
  </w:num>
  <w:num w:numId="699" w16cid:durableId="880822251">
    <w:abstractNumId w:val="249"/>
  </w:num>
  <w:num w:numId="700" w16cid:durableId="326057073">
    <w:abstractNumId w:val="71"/>
  </w:num>
  <w:num w:numId="701" w16cid:durableId="247279195">
    <w:abstractNumId w:val="472"/>
  </w:num>
  <w:num w:numId="702" w16cid:durableId="644775566">
    <w:abstractNumId w:val="727"/>
  </w:num>
  <w:num w:numId="703" w16cid:durableId="2043163911">
    <w:abstractNumId w:val="270"/>
  </w:num>
  <w:num w:numId="704" w16cid:durableId="967049903">
    <w:abstractNumId w:val="469"/>
  </w:num>
  <w:num w:numId="705" w16cid:durableId="1759672243">
    <w:abstractNumId w:val="317"/>
  </w:num>
  <w:num w:numId="706" w16cid:durableId="1590845061">
    <w:abstractNumId w:val="884"/>
  </w:num>
  <w:num w:numId="707" w16cid:durableId="319969750">
    <w:abstractNumId w:val="514"/>
  </w:num>
  <w:num w:numId="708" w16cid:durableId="816191461">
    <w:abstractNumId w:val="552"/>
  </w:num>
  <w:num w:numId="709" w16cid:durableId="232005211">
    <w:abstractNumId w:val="360"/>
  </w:num>
  <w:num w:numId="710" w16cid:durableId="1551527872">
    <w:abstractNumId w:val="675"/>
  </w:num>
  <w:num w:numId="711" w16cid:durableId="345449241">
    <w:abstractNumId w:val="650"/>
  </w:num>
  <w:num w:numId="712" w16cid:durableId="22094447">
    <w:abstractNumId w:val="834"/>
  </w:num>
  <w:num w:numId="713" w16cid:durableId="1709211083">
    <w:abstractNumId w:val="256"/>
  </w:num>
  <w:num w:numId="714" w16cid:durableId="807476514">
    <w:abstractNumId w:val="534"/>
  </w:num>
  <w:num w:numId="715" w16cid:durableId="1417171883">
    <w:abstractNumId w:val="278"/>
  </w:num>
  <w:num w:numId="716" w16cid:durableId="1284309803">
    <w:abstractNumId w:val="457"/>
  </w:num>
  <w:num w:numId="717" w16cid:durableId="1134443701">
    <w:abstractNumId w:val="289"/>
  </w:num>
  <w:num w:numId="718" w16cid:durableId="1310785998">
    <w:abstractNumId w:val="432"/>
  </w:num>
  <w:num w:numId="719" w16cid:durableId="436951493">
    <w:abstractNumId w:val="683"/>
  </w:num>
  <w:num w:numId="720" w16cid:durableId="1097141848">
    <w:abstractNumId w:val="427"/>
  </w:num>
  <w:num w:numId="721" w16cid:durableId="1894466818">
    <w:abstractNumId w:val="844"/>
  </w:num>
  <w:num w:numId="722" w16cid:durableId="1984120774">
    <w:abstractNumId w:val="466"/>
  </w:num>
  <w:num w:numId="723" w16cid:durableId="1723408774">
    <w:abstractNumId w:val="752"/>
  </w:num>
  <w:num w:numId="724" w16cid:durableId="469247891">
    <w:abstractNumId w:val="506"/>
  </w:num>
  <w:num w:numId="725" w16cid:durableId="1312293667">
    <w:abstractNumId w:val="830"/>
  </w:num>
  <w:num w:numId="726" w16cid:durableId="934551750">
    <w:abstractNumId w:val="78"/>
  </w:num>
  <w:num w:numId="727" w16cid:durableId="2071414758">
    <w:abstractNumId w:val="756"/>
  </w:num>
  <w:num w:numId="728" w16cid:durableId="1320841752">
    <w:abstractNumId w:val="402"/>
  </w:num>
  <w:num w:numId="729" w16cid:durableId="379213793">
    <w:abstractNumId w:val="833"/>
  </w:num>
  <w:num w:numId="730" w16cid:durableId="384568520">
    <w:abstractNumId w:val="329"/>
  </w:num>
  <w:num w:numId="731" w16cid:durableId="962927442">
    <w:abstractNumId w:val="106"/>
  </w:num>
  <w:num w:numId="732" w16cid:durableId="682321083">
    <w:abstractNumId w:val="107"/>
  </w:num>
  <w:num w:numId="733" w16cid:durableId="426387478">
    <w:abstractNumId w:val="507"/>
  </w:num>
  <w:num w:numId="734" w16cid:durableId="84156576">
    <w:abstractNumId w:val="618"/>
  </w:num>
  <w:num w:numId="735" w16cid:durableId="1201210174">
    <w:abstractNumId w:val="347"/>
  </w:num>
  <w:num w:numId="736" w16cid:durableId="700521848">
    <w:abstractNumId w:val="821"/>
  </w:num>
  <w:num w:numId="737" w16cid:durableId="93478428">
    <w:abstractNumId w:val="732"/>
  </w:num>
  <w:num w:numId="738" w16cid:durableId="266696620">
    <w:abstractNumId w:val="356"/>
  </w:num>
  <w:num w:numId="739" w16cid:durableId="294256710">
    <w:abstractNumId w:val="152"/>
  </w:num>
  <w:num w:numId="740" w16cid:durableId="1112939026">
    <w:abstractNumId w:val="164"/>
  </w:num>
  <w:num w:numId="741" w16cid:durableId="1593276999">
    <w:abstractNumId w:val="369"/>
  </w:num>
  <w:num w:numId="742" w16cid:durableId="1826244272">
    <w:abstractNumId w:val="46"/>
  </w:num>
  <w:num w:numId="743" w16cid:durableId="1331298896">
    <w:abstractNumId w:val="696"/>
  </w:num>
  <w:num w:numId="744" w16cid:durableId="1193375193">
    <w:abstractNumId w:val="664"/>
  </w:num>
  <w:num w:numId="745" w16cid:durableId="597450303">
    <w:abstractNumId w:val="579"/>
  </w:num>
  <w:num w:numId="746" w16cid:durableId="907806600">
    <w:abstractNumId w:val="353"/>
  </w:num>
  <w:num w:numId="747" w16cid:durableId="2027709903">
    <w:abstractNumId w:val="134"/>
  </w:num>
  <w:num w:numId="748" w16cid:durableId="1735397743">
    <w:abstractNumId w:val="481"/>
  </w:num>
  <w:num w:numId="749" w16cid:durableId="824667094">
    <w:abstractNumId w:val="679"/>
  </w:num>
  <w:num w:numId="750" w16cid:durableId="1625771587">
    <w:abstractNumId w:val="635"/>
  </w:num>
  <w:num w:numId="751" w16cid:durableId="240523909">
    <w:abstractNumId w:val="88"/>
  </w:num>
  <w:num w:numId="752" w16cid:durableId="1899658062">
    <w:abstractNumId w:val="583"/>
  </w:num>
  <w:num w:numId="753" w16cid:durableId="1213617725">
    <w:abstractNumId w:val="154"/>
  </w:num>
  <w:num w:numId="754" w16cid:durableId="1137336190">
    <w:abstractNumId w:val="82"/>
  </w:num>
  <w:num w:numId="755" w16cid:durableId="1143276966">
    <w:abstractNumId w:val="723"/>
  </w:num>
  <w:num w:numId="756" w16cid:durableId="911354545">
    <w:abstractNumId w:val="873"/>
  </w:num>
  <w:num w:numId="757" w16cid:durableId="301808483">
    <w:abstractNumId w:val="394"/>
  </w:num>
  <w:num w:numId="758" w16cid:durableId="911625974">
    <w:abstractNumId w:val="813"/>
  </w:num>
  <w:num w:numId="759" w16cid:durableId="2008556500">
    <w:abstractNumId w:val="870"/>
  </w:num>
  <w:num w:numId="760" w16cid:durableId="1681618482">
    <w:abstractNumId w:val="687"/>
  </w:num>
  <w:num w:numId="761" w16cid:durableId="2123913324">
    <w:abstractNumId w:val="291"/>
  </w:num>
  <w:num w:numId="762" w16cid:durableId="651835429">
    <w:abstractNumId w:val="209"/>
  </w:num>
  <w:num w:numId="763" w16cid:durableId="50883435">
    <w:abstractNumId w:val="502"/>
  </w:num>
  <w:num w:numId="764" w16cid:durableId="473453141">
    <w:abstractNumId w:val="211"/>
  </w:num>
  <w:num w:numId="765" w16cid:durableId="1743454725">
    <w:abstractNumId w:val="186"/>
  </w:num>
  <w:num w:numId="766" w16cid:durableId="1500199131">
    <w:abstractNumId w:val="790"/>
  </w:num>
  <w:num w:numId="767" w16cid:durableId="1809516183">
    <w:abstractNumId w:val="391"/>
  </w:num>
  <w:num w:numId="768" w16cid:durableId="1553734239">
    <w:abstractNumId w:val="492"/>
  </w:num>
  <w:num w:numId="769" w16cid:durableId="104662626">
    <w:abstractNumId w:val="97"/>
  </w:num>
  <w:num w:numId="770" w16cid:durableId="840706485">
    <w:abstractNumId w:val="734"/>
  </w:num>
  <w:num w:numId="771" w16cid:durableId="1277327887">
    <w:abstractNumId w:val="207"/>
  </w:num>
  <w:num w:numId="772" w16cid:durableId="128476439">
    <w:abstractNumId w:val="512"/>
  </w:num>
  <w:num w:numId="773" w16cid:durableId="890768612">
    <w:abstractNumId w:val="319"/>
  </w:num>
  <w:num w:numId="774" w16cid:durableId="1638532922">
    <w:abstractNumId w:val="237"/>
  </w:num>
  <w:num w:numId="775" w16cid:durableId="1932617167">
    <w:abstractNumId w:val="348"/>
  </w:num>
  <w:num w:numId="776" w16cid:durableId="1058893846">
    <w:abstractNumId w:val="425"/>
  </w:num>
  <w:num w:numId="777" w16cid:durableId="1023096651">
    <w:abstractNumId w:val="271"/>
  </w:num>
  <w:num w:numId="778" w16cid:durableId="1898665592">
    <w:abstractNumId w:val="426"/>
  </w:num>
  <w:num w:numId="779" w16cid:durableId="1776057466">
    <w:abstractNumId w:val="325"/>
  </w:num>
  <w:num w:numId="780" w16cid:durableId="1006128452">
    <w:abstractNumId w:val="410"/>
  </w:num>
  <w:num w:numId="781" w16cid:durableId="314653958">
    <w:abstractNumId w:val="575"/>
  </w:num>
  <w:num w:numId="782" w16cid:durableId="1689256357">
    <w:abstractNumId w:val="504"/>
  </w:num>
  <w:num w:numId="783" w16cid:durableId="823854211">
    <w:abstractNumId w:val="881"/>
  </w:num>
  <w:num w:numId="784" w16cid:durableId="533346843">
    <w:abstractNumId w:val="655"/>
  </w:num>
  <w:num w:numId="785" w16cid:durableId="1841773493">
    <w:abstractNumId w:val="261"/>
  </w:num>
  <w:num w:numId="786" w16cid:durableId="2094426759">
    <w:abstractNumId w:val="513"/>
  </w:num>
  <w:num w:numId="787" w16cid:durableId="1487824204">
    <w:abstractNumId w:val="795"/>
  </w:num>
  <w:num w:numId="788" w16cid:durableId="1416514395">
    <w:abstractNumId w:val="625"/>
  </w:num>
  <w:num w:numId="789" w16cid:durableId="1110901826">
    <w:abstractNumId w:val="737"/>
  </w:num>
  <w:num w:numId="790" w16cid:durableId="1135878122">
    <w:abstractNumId w:val="757"/>
  </w:num>
  <w:num w:numId="791" w16cid:durableId="1131872306">
    <w:abstractNumId w:val="158"/>
  </w:num>
  <w:num w:numId="792" w16cid:durableId="846989987">
    <w:abstractNumId w:val="15"/>
  </w:num>
  <w:num w:numId="793" w16cid:durableId="668362680">
    <w:abstractNumId w:val="863"/>
  </w:num>
  <w:num w:numId="794" w16cid:durableId="1954939900">
    <w:abstractNumId w:val="545"/>
  </w:num>
  <w:num w:numId="795" w16cid:durableId="1032611273">
    <w:abstractNumId w:val="897"/>
  </w:num>
  <w:num w:numId="796" w16cid:durableId="794451029">
    <w:abstractNumId w:val="337"/>
  </w:num>
  <w:num w:numId="797" w16cid:durableId="1412196721">
    <w:abstractNumId w:val="493"/>
  </w:num>
  <w:num w:numId="798" w16cid:durableId="452098834">
    <w:abstractNumId w:val="67"/>
  </w:num>
  <w:num w:numId="799" w16cid:durableId="1375085581">
    <w:abstractNumId w:val="390"/>
  </w:num>
  <w:num w:numId="800" w16cid:durableId="1820341553">
    <w:abstractNumId w:val="792"/>
  </w:num>
  <w:num w:numId="801" w16cid:durableId="1548906718">
    <w:abstractNumId w:val="178"/>
  </w:num>
  <w:num w:numId="802" w16cid:durableId="1634863975">
    <w:abstractNumId w:val="769"/>
  </w:num>
  <w:num w:numId="803" w16cid:durableId="1890073042">
    <w:abstractNumId w:val="882"/>
  </w:num>
  <w:num w:numId="804" w16cid:durableId="1631939021">
    <w:abstractNumId w:val="149"/>
  </w:num>
  <w:num w:numId="805" w16cid:durableId="874849741">
    <w:abstractNumId w:val="515"/>
  </w:num>
  <w:num w:numId="806" w16cid:durableId="1666275321">
    <w:abstractNumId w:val="477"/>
  </w:num>
  <w:num w:numId="807" w16cid:durableId="152645478">
    <w:abstractNumId w:val="828"/>
  </w:num>
  <w:num w:numId="808" w16cid:durableId="971400150">
    <w:abstractNumId w:val="355"/>
  </w:num>
  <w:num w:numId="809" w16cid:durableId="1597470967">
    <w:abstractNumId w:val="909"/>
  </w:num>
  <w:num w:numId="810" w16cid:durableId="1086731707">
    <w:abstractNumId w:val="606"/>
  </w:num>
  <w:num w:numId="811" w16cid:durableId="117728926">
    <w:abstractNumId w:val="275"/>
  </w:num>
  <w:num w:numId="812" w16cid:durableId="241841255">
    <w:abstractNumId w:val="740"/>
  </w:num>
  <w:num w:numId="813" w16cid:durableId="2084643601">
    <w:abstractNumId w:val="637"/>
  </w:num>
  <w:num w:numId="814" w16cid:durableId="128518412">
    <w:abstractNumId w:val="716"/>
  </w:num>
  <w:num w:numId="815" w16cid:durableId="1975721236">
    <w:abstractNumId w:val="624"/>
  </w:num>
  <w:num w:numId="816" w16cid:durableId="1552766309">
    <w:abstractNumId w:val="141"/>
  </w:num>
  <w:num w:numId="817" w16cid:durableId="2064599193">
    <w:abstractNumId w:val="867"/>
  </w:num>
  <w:num w:numId="818" w16cid:durableId="60563580">
    <w:abstractNumId w:val="153"/>
  </w:num>
  <w:num w:numId="819" w16cid:durableId="978192908">
    <w:abstractNumId w:val="722"/>
  </w:num>
  <w:num w:numId="820" w16cid:durableId="2005467588">
    <w:abstractNumId w:val="47"/>
  </w:num>
  <w:num w:numId="821" w16cid:durableId="444466968">
    <w:abstractNumId w:val="135"/>
  </w:num>
  <w:num w:numId="822" w16cid:durableId="1086418281">
    <w:abstractNumId w:val="294"/>
  </w:num>
  <w:num w:numId="823" w16cid:durableId="70738256">
    <w:abstractNumId w:val="902"/>
  </w:num>
  <w:num w:numId="824" w16cid:durableId="1491486812">
    <w:abstractNumId w:val="320"/>
  </w:num>
  <w:num w:numId="825" w16cid:durableId="1590388021">
    <w:abstractNumId w:val="52"/>
  </w:num>
  <w:num w:numId="826" w16cid:durableId="150492704">
    <w:abstractNumId w:val="547"/>
  </w:num>
  <w:num w:numId="827" w16cid:durableId="1338461899">
    <w:abstractNumId w:val="1"/>
  </w:num>
  <w:num w:numId="828" w16cid:durableId="1852064317">
    <w:abstractNumId w:val="176"/>
  </w:num>
  <w:num w:numId="829" w16cid:durableId="74322349">
    <w:abstractNumId w:val="428"/>
  </w:num>
  <w:num w:numId="830" w16cid:durableId="545801835">
    <w:abstractNumId w:val="91"/>
  </w:num>
  <w:num w:numId="831" w16cid:durableId="26181358">
    <w:abstractNumId w:val="374"/>
  </w:num>
  <w:num w:numId="832" w16cid:durableId="741563945">
    <w:abstractNumId w:val="523"/>
  </w:num>
  <w:num w:numId="833" w16cid:durableId="1290433889">
    <w:abstractNumId w:val="145"/>
  </w:num>
  <w:num w:numId="834" w16cid:durableId="1983536496">
    <w:abstractNumId w:val="241"/>
  </w:num>
  <w:num w:numId="835" w16cid:durableId="231351980">
    <w:abstractNumId w:val="418"/>
  </w:num>
  <w:num w:numId="836" w16cid:durableId="552011086">
    <w:abstractNumId w:val="416"/>
  </w:num>
  <w:num w:numId="837" w16cid:durableId="1912110416">
    <w:abstractNumId w:val="8"/>
  </w:num>
  <w:num w:numId="838" w16cid:durableId="657728812">
    <w:abstractNumId w:val="841"/>
  </w:num>
  <w:num w:numId="839" w16cid:durableId="1432627026">
    <w:abstractNumId w:val="485"/>
  </w:num>
  <w:num w:numId="840" w16cid:durableId="1347944463">
    <w:abstractNumId w:val="203"/>
  </w:num>
  <w:num w:numId="841" w16cid:durableId="28842290">
    <w:abstractNumId w:val="295"/>
  </w:num>
  <w:num w:numId="842" w16cid:durableId="79185735">
    <w:abstractNumId w:val="346"/>
  </w:num>
  <w:num w:numId="843" w16cid:durableId="1647120640">
    <w:abstractNumId w:val="146"/>
  </w:num>
  <w:num w:numId="844" w16cid:durableId="2064088887">
    <w:abstractNumId w:val="478"/>
  </w:num>
  <w:num w:numId="845" w16cid:durableId="1041588260">
    <w:abstractNumId w:val="848"/>
  </w:num>
  <w:num w:numId="846" w16cid:durableId="1740708138">
    <w:abstractNumId w:val="37"/>
  </w:num>
  <w:num w:numId="847" w16cid:durableId="1525361874">
    <w:abstractNumId w:val="626"/>
  </w:num>
  <w:num w:numId="848" w16cid:durableId="2080131755">
    <w:abstractNumId w:val="440"/>
  </w:num>
  <w:num w:numId="849" w16cid:durableId="2084061192">
    <w:abstractNumId w:val="198"/>
  </w:num>
  <w:num w:numId="850" w16cid:durableId="1462533700">
    <w:abstractNumId w:val="43"/>
  </w:num>
  <w:num w:numId="851" w16cid:durableId="1695037836">
    <w:abstractNumId w:val="60"/>
  </w:num>
  <w:num w:numId="852" w16cid:durableId="792291919">
    <w:abstractNumId w:val="222"/>
  </w:num>
  <w:num w:numId="853" w16cid:durableId="47799977">
    <w:abstractNumId w:val="699"/>
  </w:num>
  <w:num w:numId="854" w16cid:durableId="2106221788">
    <w:abstractNumId w:val="229"/>
  </w:num>
  <w:num w:numId="855" w16cid:durableId="1251550231">
    <w:abstractNumId w:val="340"/>
  </w:num>
  <w:num w:numId="856" w16cid:durableId="242108827">
    <w:abstractNumId w:val="462"/>
  </w:num>
  <w:num w:numId="857" w16cid:durableId="975331057">
    <w:abstractNumId w:val="546"/>
  </w:num>
  <w:num w:numId="858" w16cid:durableId="547448559">
    <w:abstractNumId w:val="322"/>
  </w:num>
  <w:num w:numId="859" w16cid:durableId="725764304">
    <w:abstractNumId w:val="644"/>
  </w:num>
  <w:num w:numId="860" w16cid:durableId="502597860">
    <w:abstractNumId w:val="255"/>
  </w:num>
  <w:num w:numId="861" w16cid:durableId="66732140">
    <w:abstractNumId w:val="829"/>
  </w:num>
  <w:num w:numId="862" w16cid:durableId="1425419306">
    <w:abstractNumId w:val="700"/>
  </w:num>
  <w:num w:numId="863" w16cid:durableId="1480003831">
    <w:abstractNumId w:val="540"/>
  </w:num>
  <w:num w:numId="864" w16cid:durableId="993221849">
    <w:abstractNumId w:val="234"/>
  </w:num>
  <w:num w:numId="865" w16cid:durableId="2081824008">
    <w:abstractNumId w:val="892"/>
  </w:num>
  <w:num w:numId="866" w16cid:durableId="870917705">
    <w:abstractNumId w:val="422"/>
  </w:num>
  <w:num w:numId="867" w16cid:durableId="2135587672">
    <w:abstractNumId w:val="28"/>
  </w:num>
  <w:num w:numId="868" w16cid:durableId="1038621661">
    <w:abstractNumId w:val="851"/>
  </w:num>
  <w:num w:numId="869" w16cid:durableId="466436918">
    <w:abstractNumId w:val="193"/>
  </w:num>
  <w:num w:numId="870" w16cid:durableId="1930458507">
    <w:abstractNumId w:val="788"/>
  </w:num>
  <w:num w:numId="871" w16cid:durableId="1457945769">
    <w:abstractNumId w:val="739"/>
  </w:num>
  <w:num w:numId="872" w16cid:durableId="1476676948">
    <w:abstractNumId w:val="224"/>
  </w:num>
  <w:num w:numId="873" w16cid:durableId="355161192">
    <w:abstractNumId w:val="616"/>
  </w:num>
  <w:num w:numId="874" w16cid:durableId="1379160223">
    <w:abstractNumId w:val="242"/>
  </w:num>
  <w:num w:numId="875" w16cid:durableId="1019353697">
    <w:abstractNumId w:val="803"/>
  </w:num>
  <w:num w:numId="876" w16cid:durableId="1784766916">
    <w:abstractNumId w:val="217"/>
  </w:num>
  <w:num w:numId="877" w16cid:durableId="241111656">
    <w:abstractNumId w:val="276"/>
  </w:num>
  <w:num w:numId="878" w16cid:durableId="2086103812">
    <w:abstractNumId w:val="406"/>
  </w:num>
  <w:num w:numId="879" w16cid:durableId="1779445682">
    <w:abstractNumId w:val="489"/>
  </w:num>
  <w:num w:numId="880" w16cid:durableId="1669988523">
    <w:abstractNumId w:val="232"/>
  </w:num>
  <w:num w:numId="881" w16cid:durableId="1399403544">
    <w:abstractNumId w:val="893"/>
  </w:num>
  <w:num w:numId="882" w16cid:durableId="1448307559">
    <w:abstractNumId w:val="108"/>
  </w:num>
  <w:num w:numId="883" w16cid:durableId="1822387703">
    <w:abstractNumId w:val="109"/>
  </w:num>
  <w:num w:numId="884" w16cid:durableId="1308431800">
    <w:abstractNumId w:val="419"/>
  </w:num>
  <w:num w:numId="885" w16cid:durableId="535386253">
    <w:abstractNumId w:val="593"/>
  </w:num>
  <w:num w:numId="886" w16cid:durableId="112527212">
    <w:abstractNumId w:val="495"/>
  </w:num>
  <w:num w:numId="887" w16cid:durableId="527958198">
    <w:abstractNumId w:val="452"/>
  </w:num>
  <w:num w:numId="888" w16cid:durableId="1852336965">
    <w:abstractNumId w:val="246"/>
  </w:num>
  <w:num w:numId="889" w16cid:durableId="1526090785">
    <w:abstractNumId w:val="871"/>
  </w:num>
  <w:num w:numId="890" w16cid:durableId="1435175075">
    <w:abstractNumId w:val="163"/>
  </w:num>
  <w:num w:numId="891" w16cid:durableId="763720856">
    <w:abstractNumId w:val="456"/>
  </w:num>
  <w:num w:numId="892" w16cid:durableId="33166115">
    <w:abstractNumId w:val="405"/>
  </w:num>
  <w:num w:numId="893" w16cid:durableId="918292050">
    <w:abstractNumId w:val="582"/>
  </w:num>
  <w:num w:numId="894" w16cid:durableId="1191994267">
    <w:abstractNumId w:val="205"/>
  </w:num>
  <w:num w:numId="895" w16cid:durableId="105317849">
    <w:abstractNumId w:val="117"/>
  </w:num>
  <w:num w:numId="896" w16cid:durableId="1237472748">
    <w:abstractNumId w:val="517"/>
  </w:num>
  <w:num w:numId="897" w16cid:durableId="1520386188">
    <w:abstractNumId w:val="654"/>
  </w:num>
  <w:num w:numId="898" w16cid:durableId="143397736">
    <w:abstractNumId w:val="274"/>
  </w:num>
  <w:num w:numId="899" w16cid:durableId="60451211">
    <w:abstractNumId w:val="318"/>
  </w:num>
  <w:num w:numId="900" w16cid:durableId="257522650">
    <w:abstractNumId w:val="847"/>
  </w:num>
  <w:num w:numId="901" w16cid:durableId="1964770716">
    <w:abstractNumId w:val="286"/>
  </w:num>
  <w:num w:numId="902" w16cid:durableId="1926959601">
    <w:abstractNumId w:val="896"/>
  </w:num>
  <w:num w:numId="903" w16cid:durableId="860240250">
    <w:abstractNumId w:val="263"/>
  </w:num>
  <w:num w:numId="904" w16cid:durableId="494034398">
    <w:abstractNumId w:val="101"/>
  </w:num>
  <w:num w:numId="905" w16cid:durableId="228810135">
    <w:abstractNumId w:val="50"/>
  </w:num>
  <w:num w:numId="906" w16cid:durableId="1301839103">
    <w:abstractNumId w:val="850"/>
  </w:num>
  <w:num w:numId="907" w16cid:durableId="201699">
    <w:abstractNumId w:val="619"/>
  </w:num>
  <w:num w:numId="908" w16cid:durableId="1783768658">
    <w:abstractNumId w:val="349"/>
  </w:num>
  <w:num w:numId="909" w16cid:durableId="1337074495">
    <w:abstractNumId w:val="708"/>
  </w:num>
  <w:num w:numId="910" w16cid:durableId="2140873583">
    <w:abstractNumId w:val="759"/>
  </w:num>
  <w:num w:numId="911" w16cid:durableId="1770538046">
    <w:abstractNumId w:val="20"/>
  </w:num>
  <w:num w:numId="912" w16cid:durableId="1121143127">
    <w:abstractNumId w:val="411"/>
  </w:num>
  <w:num w:numId="913" w16cid:durableId="1644695383">
    <w:abstractNumId w:val="528"/>
  </w:num>
  <w:numIdMacAtCleanup w:val="9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3E1"/>
    <w:rsid w:val="0002104B"/>
    <w:rsid w:val="0002137F"/>
    <w:rsid w:val="0002452C"/>
    <w:rsid w:val="000256CE"/>
    <w:rsid w:val="00031012"/>
    <w:rsid w:val="0003271A"/>
    <w:rsid w:val="00033146"/>
    <w:rsid w:val="000343C6"/>
    <w:rsid w:val="000347F3"/>
    <w:rsid w:val="00034A06"/>
    <w:rsid w:val="00040B14"/>
    <w:rsid w:val="000425DA"/>
    <w:rsid w:val="0004595C"/>
    <w:rsid w:val="00047AC5"/>
    <w:rsid w:val="0005374D"/>
    <w:rsid w:val="00053F77"/>
    <w:rsid w:val="00057F23"/>
    <w:rsid w:val="00065AB5"/>
    <w:rsid w:val="00070176"/>
    <w:rsid w:val="000733D0"/>
    <w:rsid w:val="00081F5A"/>
    <w:rsid w:val="00083FEB"/>
    <w:rsid w:val="00087137"/>
    <w:rsid w:val="00096268"/>
    <w:rsid w:val="00097339"/>
    <w:rsid w:val="000A1FE1"/>
    <w:rsid w:val="000B2374"/>
    <w:rsid w:val="000B2DA3"/>
    <w:rsid w:val="000B3414"/>
    <w:rsid w:val="000C0AA5"/>
    <w:rsid w:val="000C10D9"/>
    <w:rsid w:val="000C2533"/>
    <w:rsid w:val="000C6762"/>
    <w:rsid w:val="000C740F"/>
    <w:rsid w:val="000D0B13"/>
    <w:rsid w:val="000D3E3F"/>
    <w:rsid w:val="000E3024"/>
    <w:rsid w:val="000F1625"/>
    <w:rsid w:val="000F1C33"/>
    <w:rsid w:val="000F263C"/>
    <w:rsid w:val="000F2DC0"/>
    <w:rsid w:val="00100024"/>
    <w:rsid w:val="0010772F"/>
    <w:rsid w:val="00107F19"/>
    <w:rsid w:val="00114D40"/>
    <w:rsid w:val="001155B4"/>
    <w:rsid w:val="0011627C"/>
    <w:rsid w:val="001220BD"/>
    <w:rsid w:val="00122236"/>
    <w:rsid w:val="0012304B"/>
    <w:rsid w:val="00126B09"/>
    <w:rsid w:val="00130564"/>
    <w:rsid w:val="00132CCC"/>
    <w:rsid w:val="00132F07"/>
    <w:rsid w:val="00137046"/>
    <w:rsid w:val="001404EA"/>
    <w:rsid w:val="00141212"/>
    <w:rsid w:val="0014171C"/>
    <w:rsid w:val="001417D9"/>
    <w:rsid w:val="00142D65"/>
    <w:rsid w:val="0014656A"/>
    <w:rsid w:val="00146ECE"/>
    <w:rsid w:val="00150509"/>
    <w:rsid w:val="0015125B"/>
    <w:rsid w:val="00152D1F"/>
    <w:rsid w:val="00155C04"/>
    <w:rsid w:val="00155DE3"/>
    <w:rsid w:val="001625DA"/>
    <w:rsid w:val="001626AA"/>
    <w:rsid w:val="00164E01"/>
    <w:rsid w:val="00164F58"/>
    <w:rsid w:val="00166CD4"/>
    <w:rsid w:val="001725A2"/>
    <w:rsid w:val="00173114"/>
    <w:rsid w:val="0017382F"/>
    <w:rsid w:val="0017588D"/>
    <w:rsid w:val="00176F65"/>
    <w:rsid w:val="00176FF4"/>
    <w:rsid w:val="00180BAA"/>
    <w:rsid w:val="001810D8"/>
    <w:rsid w:val="00185C03"/>
    <w:rsid w:val="001861F6"/>
    <w:rsid w:val="00186289"/>
    <w:rsid w:val="00186473"/>
    <w:rsid w:val="001865EB"/>
    <w:rsid w:val="00186EAA"/>
    <w:rsid w:val="001877A4"/>
    <w:rsid w:val="00192B68"/>
    <w:rsid w:val="001A788C"/>
    <w:rsid w:val="001B018E"/>
    <w:rsid w:val="001B5910"/>
    <w:rsid w:val="001C26A5"/>
    <w:rsid w:val="001C56C2"/>
    <w:rsid w:val="001C686A"/>
    <w:rsid w:val="001D11AC"/>
    <w:rsid w:val="001D45C6"/>
    <w:rsid w:val="001D61B9"/>
    <w:rsid w:val="001D7BC4"/>
    <w:rsid w:val="001E0006"/>
    <w:rsid w:val="001E1FC0"/>
    <w:rsid w:val="001E4561"/>
    <w:rsid w:val="001E5674"/>
    <w:rsid w:val="001E67CD"/>
    <w:rsid w:val="001E770F"/>
    <w:rsid w:val="001E7B28"/>
    <w:rsid w:val="001F0217"/>
    <w:rsid w:val="001F2194"/>
    <w:rsid w:val="001F261F"/>
    <w:rsid w:val="001F2CEA"/>
    <w:rsid w:val="001F326B"/>
    <w:rsid w:val="001F462C"/>
    <w:rsid w:val="001F4826"/>
    <w:rsid w:val="001F58C4"/>
    <w:rsid w:val="0020230A"/>
    <w:rsid w:val="00202D06"/>
    <w:rsid w:val="00206E5B"/>
    <w:rsid w:val="0021270D"/>
    <w:rsid w:val="002135B5"/>
    <w:rsid w:val="0021392C"/>
    <w:rsid w:val="00214901"/>
    <w:rsid w:val="00217CE6"/>
    <w:rsid w:val="00224E43"/>
    <w:rsid w:val="0023084D"/>
    <w:rsid w:val="00230A87"/>
    <w:rsid w:val="00234551"/>
    <w:rsid w:val="0023585A"/>
    <w:rsid w:val="00241EBC"/>
    <w:rsid w:val="0024403D"/>
    <w:rsid w:val="00245975"/>
    <w:rsid w:val="00246426"/>
    <w:rsid w:val="00257564"/>
    <w:rsid w:val="00265A37"/>
    <w:rsid w:val="00266739"/>
    <w:rsid w:val="00266C5D"/>
    <w:rsid w:val="00272248"/>
    <w:rsid w:val="00273957"/>
    <w:rsid w:val="00274BBA"/>
    <w:rsid w:val="00276F18"/>
    <w:rsid w:val="00284C34"/>
    <w:rsid w:val="002904B0"/>
    <w:rsid w:val="002954B0"/>
    <w:rsid w:val="002A06FB"/>
    <w:rsid w:val="002A1C36"/>
    <w:rsid w:val="002A7A40"/>
    <w:rsid w:val="002B5073"/>
    <w:rsid w:val="002B5A81"/>
    <w:rsid w:val="002B66E1"/>
    <w:rsid w:val="002C03D5"/>
    <w:rsid w:val="002C1096"/>
    <w:rsid w:val="002C3E18"/>
    <w:rsid w:val="002C4ABC"/>
    <w:rsid w:val="002C7264"/>
    <w:rsid w:val="002D0EE8"/>
    <w:rsid w:val="002E12CC"/>
    <w:rsid w:val="002E1F92"/>
    <w:rsid w:val="002E3967"/>
    <w:rsid w:val="002E6579"/>
    <w:rsid w:val="002E6FE4"/>
    <w:rsid w:val="002F69D7"/>
    <w:rsid w:val="002F6E82"/>
    <w:rsid w:val="003019F1"/>
    <w:rsid w:val="00301DC7"/>
    <w:rsid w:val="00302F24"/>
    <w:rsid w:val="00303A43"/>
    <w:rsid w:val="00307B86"/>
    <w:rsid w:val="00321E8B"/>
    <w:rsid w:val="00322592"/>
    <w:rsid w:val="003237BB"/>
    <w:rsid w:val="003263B8"/>
    <w:rsid w:val="003276C6"/>
    <w:rsid w:val="00327DE0"/>
    <w:rsid w:val="0033686A"/>
    <w:rsid w:val="003375EC"/>
    <w:rsid w:val="003410F6"/>
    <w:rsid w:val="003427AA"/>
    <w:rsid w:val="00343098"/>
    <w:rsid w:val="00345552"/>
    <w:rsid w:val="00350307"/>
    <w:rsid w:val="00355557"/>
    <w:rsid w:val="003605CB"/>
    <w:rsid w:val="003639E5"/>
    <w:rsid w:val="00364474"/>
    <w:rsid w:val="0036483B"/>
    <w:rsid w:val="00365FFB"/>
    <w:rsid w:val="003667EF"/>
    <w:rsid w:val="0037010D"/>
    <w:rsid w:val="003816AC"/>
    <w:rsid w:val="003823A4"/>
    <w:rsid w:val="00393938"/>
    <w:rsid w:val="00394272"/>
    <w:rsid w:val="003973B8"/>
    <w:rsid w:val="003A21BD"/>
    <w:rsid w:val="003A2EA8"/>
    <w:rsid w:val="003A3BF5"/>
    <w:rsid w:val="003A5FD2"/>
    <w:rsid w:val="003A6A2D"/>
    <w:rsid w:val="003A6C16"/>
    <w:rsid w:val="003B335B"/>
    <w:rsid w:val="003B46ED"/>
    <w:rsid w:val="003B49E9"/>
    <w:rsid w:val="003B551D"/>
    <w:rsid w:val="003C016E"/>
    <w:rsid w:val="003C1DCE"/>
    <w:rsid w:val="003C2000"/>
    <w:rsid w:val="003C2BC0"/>
    <w:rsid w:val="003C5883"/>
    <w:rsid w:val="003D1FDC"/>
    <w:rsid w:val="003D2F63"/>
    <w:rsid w:val="003D50A2"/>
    <w:rsid w:val="003E0AC7"/>
    <w:rsid w:val="003E197A"/>
    <w:rsid w:val="003F1CAF"/>
    <w:rsid w:val="003F4C96"/>
    <w:rsid w:val="00402AB9"/>
    <w:rsid w:val="00410AD2"/>
    <w:rsid w:val="00411D1B"/>
    <w:rsid w:val="00412FAB"/>
    <w:rsid w:val="00413855"/>
    <w:rsid w:val="00420CE9"/>
    <w:rsid w:val="0042108D"/>
    <w:rsid w:val="0042350F"/>
    <w:rsid w:val="00425DBD"/>
    <w:rsid w:val="00426AAC"/>
    <w:rsid w:val="00433B52"/>
    <w:rsid w:val="00437279"/>
    <w:rsid w:val="004402A5"/>
    <w:rsid w:val="00442AA3"/>
    <w:rsid w:val="004431E1"/>
    <w:rsid w:val="00443588"/>
    <w:rsid w:val="00445F47"/>
    <w:rsid w:val="00447339"/>
    <w:rsid w:val="004478AA"/>
    <w:rsid w:val="00453FCB"/>
    <w:rsid w:val="0045472C"/>
    <w:rsid w:val="00454EB2"/>
    <w:rsid w:val="0046149D"/>
    <w:rsid w:val="00462B93"/>
    <w:rsid w:val="00471CA2"/>
    <w:rsid w:val="0047413C"/>
    <w:rsid w:val="004764C2"/>
    <w:rsid w:val="00477BE8"/>
    <w:rsid w:val="004812BA"/>
    <w:rsid w:val="00483213"/>
    <w:rsid w:val="00483407"/>
    <w:rsid w:val="00485338"/>
    <w:rsid w:val="004864C6"/>
    <w:rsid w:val="004905F6"/>
    <w:rsid w:val="004913AB"/>
    <w:rsid w:val="00491C6C"/>
    <w:rsid w:val="004A37DD"/>
    <w:rsid w:val="004A4150"/>
    <w:rsid w:val="004B7671"/>
    <w:rsid w:val="004C1321"/>
    <w:rsid w:val="004C1C70"/>
    <w:rsid w:val="004C1FA1"/>
    <w:rsid w:val="004C2354"/>
    <w:rsid w:val="004C2B2C"/>
    <w:rsid w:val="004C48A9"/>
    <w:rsid w:val="004D11CB"/>
    <w:rsid w:val="004D59B7"/>
    <w:rsid w:val="004D60E2"/>
    <w:rsid w:val="004D6458"/>
    <w:rsid w:val="004D6717"/>
    <w:rsid w:val="004D7C50"/>
    <w:rsid w:val="004E4323"/>
    <w:rsid w:val="004F78EC"/>
    <w:rsid w:val="004F79D6"/>
    <w:rsid w:val="00502F2C"/>
    <w:rsid w:val="0050721F"/>
    <w:rsid w:val="00512949"/>
    <w:rsid w:val="00513B2F"/>
    <w:rsid w:val="00514702"/>
    <w:rsid w:val="00515F22"/>
    <w:rsid w:val="005173E6"/>
    <w:rsid w:val="00517C81"/>
    <w:rsid w:val="005205F5"/>
    <w:rsid w:val="005214F5"/>
    <w:rsid w:val="00521564"/>
    <w:rsid w:val="00521FC8"/>
    <w:rsid w:val="005229E6"/>
    <w:rsid w:val="00527E8D"/>
    <w:rsid w:val="005477B0"/>
    <w:rsid w:val="00547D61"/>
    <w:rsid w:val="0055118D"/>
    <w:rsid w:val="00552935"/>
    <w:rsid w:val="005706D3"/>
    <w:rsid w:val="00574664"/>
    <w:rsid w:val="00575AAE"/>
    <w:rsid w:val="00576442"/>
    <w:rsid w:val="005771E5"/>
    <w:rsid w:val="005846C2"/>
    <w:rsid w:val="005901EF"/>
    <w:rsid w:val="00594BC4"/>
    <w:rsid w:val="005A294A"/>
    <w:rsid w:val="005A5C60"/>
    <w:rsid w:val="005A65E1"/>
    <w:rsid w:val="005A7592"/>
    <w:rsid w:val="005B2867"/>
    <w:rsid w:val="005B2FD6"/>
    <w:rsid w:val="005B2FD9"/>
    <w:rsid w:val="005B43B0"/>
    <w:rsid w:val="005B62E8"/>
    <w:rsid w:val="005B68DD"/>
    <w:rsid w:val="005B75ED"/>
    <w:rsid w:val="005C5DCD"/>
    <w:rsid w:val="005D2639"/>
    <w:rsid w:val="005D449A"/>
    <w:rsid w:val="005D500F"/>
    <w:rsid w:val="005E35BA"/>
    <w:rsid w:val="005E60CA"/>
    <w:rsid w:val="005E6693"/>
    <w:rsid w:val="005F7F5A"/>
    <w:rsid w:val="006002CA"/>
    <w:rsid w:val="00601247"/>
    <w:rsid w:val="00604551"/>
    <w:rsid w:val="0060619B"/>
    <w:rsid w:val="0061085B"/>
    <w:rsid w:val="00616FC2"/>
    <w:rsid w:val="0062030B"/>
    <w:rsid w:val="006236DF"/>
    <w:rsid w:val="00624A36"/>
    <w:rsid w:val="00632262"/>
    <w:rsid w:val="00633A2C"/>
    <w:rsid w:val="006374CF"/>
    <w:rsid w:val="006411BC"/>
    <w:rsid w:val="0064327D"/>
    <w:rsid w:val="006513C9"/>
    <w:rsid w:val="006520C4"/>
    <w:rsid w:val="0065321E"/>
    <w:rsid w:val="00653895"/>
    <w:rsid w:val="0066025E"/>
    <w:rsid w:val="00661612"/>
    <w:rsid w:val="00663324"/>
    <w:rsid w:val="006644BE"/>
    <w:rsid w:val="00664C2C"/>
    <w:rsid w:val="00672BA2"/>
    <w:rsid w:val="00681391"/>
    <w:rsid w:val="00684766"/>
    <w:rsid w:val="0068753B"/>
    <w:rsid w:val="00692657"/>
    <w:rsid w:val="006943E4"/>
    <w:rsid w:val="006954FB"/>
    <w:rsid w:val="006A0E6A"/>
    <w:rsid w:val="006A23A8"/>
    <w:rsid w:val="006B06DE"/>
    <w:rsid w:val="006B3178"/>
    <w:rsid w:val="006B7822"/>
    <w:rsid w:val="006C0FBB"/>
    <w:rsid w:val="006C29F9"/>
    <w:rsid w:val="006C6894"/>
    <w:rsid w:val="006D0298"/>
    <w:rsid w:val="006D2C65"/>
    <w:rsid w:val="006D7764"/>
    <w:rsid w:val="006E225B"/>
    <w:rsid w:val="006E5261"/>
    <w:rsid w:val="006E76E9"/>
    <w:rsid w:val="006F4AA9"/>
    <w:rsid w:val="0070500F"/>
    <w:rsid w:val="00713E4B"/>
    <w:rsid w:val="00715836"/>
    <w:rsid w:val="00726091"/>
    <w:rsid w:val="007276F0"/>
    <w:rsid w:val="00731D5B"/>
    <w:rsid w:val="007344F3"/>
    <w:rsid w:val="007352AE"/>
    <w:rsid w:val="00736A46"/>
    <w:rsid w:val="00757466"/>
    <w:rsid w:val="00760B74"/>
    <w:rsid w:val="00762327"/>
    <w:rsid w:val="00764989"/>
    <w:rsid w:val="00766535"/>
    <w:rsid w:val="00771F65"/>
    <w:rsid w:val="0077274D"/>
    <w:rsid w:val="00775DBC"/>
    <w:rsid w:val="00777F12"/>
    <w:rsid w:val="00784275"/>
    <w:rsid w:val="007916A6"/>
    <w:rsid w:val="00793B00"/>
    <w:rsid w:val="00797F81"/>
    <w:rsid w:val="007A1D2E"/>
    <w:rsid w:val="007A3555"/>
    <w:rsid w:val="007A6DE6"/>
    <w:rsid w:val="007B6750"/>
    <w:rsid w:val="007D09CC"/>
    <w:rsid w:val="007D1729"/>
    <w:rsid w:val="007D691C"/>
    <w:rsid w:val="007E0B3B"/>
    <w:rsid w:val="007E0C25"/>
    <w:rsid w:val="007E25F1"/>
    <w:rsid w:val="007E4046"/>
    <w:rsid w:val="007E4351"/>
    <w:rsid w:val="007E66EF"/>
    <w:rsid w:val="007F4DC9"/>
    <w:rsid w:val="007F4E79"/>
    <w:rsid w:val="007F4E8B"/>
    <w:rsid w:val="00800273"/>
    <w:rsid w:val="00804116"/>
    <w:rsid w:val="00804249"/>
    <w:rsid w:val="0080425D"/>
    <w:rsid w:val="008049DA"/>
    <w:rsid w:val="00804F71"/>
    <w:rsid w:val="00805538"/>
    <w:rsid w:val="00806025"/>
    <w:rsid w:val="00807885"/>
    <w:rsid w:val="0081261C"/>
    <w:rsid w:val="00813D67"/>
    <w:rsid w:val="00816D9E"/>
    <w:rsid w:val="0081760B"/>
    <w:rsid w:val="00817BD0"/>
    <w:rsid w:val="00821B76"/>
    <w:rsid w:val="00822C69"/>
    <w:rsid w:val="0082386B"/>
    <w:rsid w:val="00823A93"/>
    <w:rsid w:val="00824587"/>
    <w:rsid w:val="00832EBC"/>
    <w:rsid w:val="00836CCE"/>
    <w:rsid w:val="008426F2"/>
    <w:rsid w:val="00842958"/>
    <w:rsid w:val="00843A3E"/>
    <w:rsid w:val="008448D4"/>
    <w:rsid w:val="00847030"/>
    <w:rsid w:val="00847474"/>
    <w:rsid w:val="008644A5"/>
    <w:rsid w:val="00870933"/>
    <w:rsid w:val="0087176F"/>
    <w:rsid w:val="00873BE5"/>
    <w:rsid w:val="00874A37"/>
    <w:rsid w:val="00875190"/>
    <w:rsid w:val="00876BBF"/>
    <w:rsid w:val="0087729E"/>
    <w:rsid w:val="00877505"/>
    <w:rsid w:val="008804DE"/>
    <w:rsid w:val="00881555"/>
    <w:rsid w:val="00884A80"/>
    <w:rsid w:val="00886A2B"/>
    <w:rsid w:val="00895847"/>
    <w:rsid w:val="0089733C"/>
    <w:rsid w:val="008A660F"/>
    <w:rsid w:val="008B43EB"/>
    <w:rsid w:val="008B4977"/>
    <w:rsid w:val="008B4EF7"/>
    <w:rsid w:val="008B578D"/>
    <w:rsid w:val="008B6140"/>
    <w:rsid w:val="008C0C33"/>
    <w:rsid w:val="008C484D"/>
    <w:rsid w:val="008C5B45"/>
    <w:rsid w:val="008D0129"/>
    <w:rsid w:val="008D6BDE"/>
    <w:rsid w:val="008D77F6"/>
    <w:rsid w:val="008E0B77"/>
    <w:rsid w:val="008E208F"/>
    <w:rsid w:val="008E6D17"/>
    <w:rsid w:val="008F2DB3"/>
    <w:rsid w:val="008F405A"/>
    <w:rsid w:val="009035F0"/>
    <w:rsid w:val="009060C5"/>
    <w:rsid w:val="009067D7"/>
    <w:rsid w:val="00906944"/>
    <w:rsid w:val="009147A5"/>
    <w:rsid w:val="009151C7"/>
    <w:rsid w:val="0091727C"/>
    <w:rsid w:val="0092162D"/>
    <w:rsid w:val="0092225B"/>
    <w:rsid w:val="00932A32"/>
    <w:rsid w:val="00936404"/>
    <w:rsid w:val="00936926"/>
    <w:rsid w:val="00942D74"/>
    <w:rsid w:val="00943824"/>
    <w:rsid w:val="009438BF"/>
    <w:rsid w:val="009455FF"/>
    <w:rsid w:val="0095033A"/>
    <w:rsid w:val="00950CD4"/>
    <w:rsid w:val="00955965"/>
    <w:rsid w:val="00955ABC"/>
    <w:rsid w:val="00960BFB"/>
    <w:rsid w:val="00962B77"/>
    <w:rsid w:val="00963CCB"/>
    <w:rsid w:val="00966EA5"/>
    <w:rsid w:val="009771ED"/>
    <w:rsid w:val="009777BC"/>
    <w:rsid w:val="00977D34"/>
    <w:rsid w:val="0098100C"/>
    <w:rsid w:val="009843F8"/>
    <w:rsid w:val="00986D1C"/>
    <w:rsid w:val="00992281"/>
    <w:rsid w:val="009934D3"/>
    <w:rsid w:val="00994A71"/>
    <w:rsid w:val="009978D5"/>
    <w:rsid w:val="009A54E4"/>
    <w:rsid w:val="009A6F95"/>
    <w:rsid w:val="009A6F9C"/>
    <w:rsid w:val="009A752A"/>
    <w:rsid w:val="009B3BCE"/>
    <w:rsid w:val="009B5513"/>
    <w:rsid w:val="009B7ADA"/>
    <w:rsid w:val="009C0AC6"/>
    <w:rsid w:val="009C3CA6"/>
    <w:rsid w:val="009C5C64"/>
    <w:rsid w:val="009D1FC6"/>
    <w:rsid w:val="009D3D37"/>
    <w:rsid w:val="009D625B"/>
    <w:rsid w:val="009D6E01"/>
    <w:rsid w:val="009E21AB"/>
    <w:rsid w:val="009E2587"/>
    <w:rsid w:val="009F36C1"/>
    <w:rsid w:val="009F5441"/>
    <w:rsid w:val="009F55B9"/>
    <w:rsid w:val="009F7081"/>
    <w:rsid w:val="00A015D3"/>
    <w:rsid w:val="00A01A4E"/>
    <w:rsid w:val="00A06785"/>
    <w:rsid w:val="00A11D9B"/>
    <w:rsid w:val="00A1288A"/>
    <w:rsid w:val="00A12907"/>
    <w:rsid w:val="00A15D6D"/>
    <w:rsid w:val="00A1645C"/>
    <w:rsid w:val="00A205B6"/>
    <w:rsid w:val="00A22447"/>
    <w:rsid w:val="00A251FC"/>
    <w:rsid w:val="00A30456"/>
    <w:rsid w:val="00A362EE"/>
    <w:rsid w:val="00A4043B"/>
    <w:rsid w:val="00A42CB1"/>
    <w:rsid w:val="00A45629"/>
    <w:rsid w:val="00A55D52"/>
    <w:rsid w:val="00A57D6E"/>
    <w:rsid w:val="00A60D4E"/>
    <w:rsid w:val="00A61D13"/>
    <w:rsid w:val="00A745D0"/>
    <w:rsid w:val="00A75B20"/>
    <w:rsid w:val="00A90424"/>
    <w:rsid w:val="00A9627D"/>
    <w:rsid w:val="00A9635B"/>
    <w:rsid w:val="00AA3AD7"/>
    <w:rsid w:val="00AA6447"/>
    <w:rsid w:val="00AA7B1E"/>
    <w:rsid w:val="00AB16E6"/>
    <w:rsid w:val="00AB58F0"/>
    <w:rsid w:val="00AC06A4"/>
    <w:rsid w:val="00AC0CFB"/>
    <w:rsid w:val="00AC1E92"/>
    <w:rsid w:val="00AC688A"/>
    <w:rsid w:val="00AD591D"/>
    <w:rsid w:val="00AD5C4A"/>
    <w:rsid w:val="00AD733C"/>
    <w:rsid w:val="00AE23B0"/>
    <w:rsid w:val="00AE614B"/>
    <w:rsid w:val="00AF0FCA"/>
    <w:rsid w:val="00AF29A4"/>
    <w:rsid w:val="00AF334A"/>
    <w:rsid w:val="00AF43E0"/>
    <w:rsid w:val="00AF4675"/>
    <w:rsid w:val="00AF491A"/>
    <w:rsid w:val="00AF5C6D"/>
    <w:rsid w:val="00AF794C"/>
    <w:rsid w:val="00AF7D98"/>
    <w:rsid w:val="00B0226B"/>
    <w:rsid w:val="00B02BA0"/>
    <w:rsid w:val="00B039A2"/>
    <w:rsid w:val="00B06BF5"/>
    <w:rsid w:val="00B073E1"/>
    <w:rsid w:val="00B14616"/>
    <w:rsid w:val="00B14825"/>
    <w:rsid w:val="00B252A0"/>
    <w:rsid w:val="00B2781E"/>
    <w:rsid w:val="00B3146A"/>
    <w:rsid w:val="00B322EC"/>
    <w:rsid w:val="00B32531"/>
    <w:rsid w:val="00B33696"/>
    <w:rsid w:val="00B33FF8"/>
    <w:rsid w:val="00B37B03"/>
    <w:rsid w:val="00B436D1"/>
    <w:rsid w:val="00B4390F"/>
    <w:rsid w:val="00B451F9"/>
    <w:rsid w:val="00B45D1A"/>
    <w:rsid w:val="00B51779"/>
    <w:rsid w:val="00B53BCA"/>
    <w:rsid w:val="00B53FD0"/>
    <w:rsid w:val="00B61E53"/>
    <w:rsid w:val="00B628A5"/>
    <w:rsid w:val="00B65A76"/>
    <w:rsid w:val="00B743E0"/>
    <w:rsid w:val="00B74EB8"/>
    <w:rsid w:val="00B7769A"/>
    <w:rsid w:val="00B82EF5"/>
    <w:rsid w:val="00B87CC6"/>
    <w:rsid w:val="00B91CE8"/>
    <w:rsid w:val="00B9354A"/>
    <w:rsid w:val="00B9676C"/>
    <w:rsid w:val="00B96DE8"/>
    <w:rsid w:val="00BA5565"/>
    <w:rsid w:val="00BA5C23"/>
    <w:rsid w:val="00BA5CE1"/>
    <w:rsid w:val="00BB184D"/>
    <w:rsid w:val="00BB7A10"/>
    <w:rsid w:val="00BC1599"/>
    <w:rsid w:val="00BC2342"/>
    <w:rsid w:val="00BC2ACF"/>
    <w:rsid w:val="00BC2EA5"/>
    <w:rsid w:val="00BC33CC"/>
    <w:rsid w:val="00BC372D"/>
    <w:rsid w:val="00BC4259"/>
    <w:rsid w:val="00BC437C"/>
    <w:rsid w:val="00BC46D9"/>
    <w:rsid w:val="00BD2DFF"/>
    <w:rsid w:val="00BD52A5"/>
    <w:rsid w:val="00BD55C3"/>
    <w:rsid w:val="00BD5F60"/>
    <w:rsid w:val="00BD6A7A"/>
    <w:rsid w:val="00BD7E69"/>
    <w:rsid w:val="00BE4BED"/>
    <w:rsid w:val="00BE5C9E"/>
    <w:rsid w:val="00C02837"/>
    <w:rsid w:val="00C03A1E"/>
    <w:rsid w:val="00C10487"/>
    <w:rsid w:val="00C1087A"/>
    <w:rsid w:val="00C12416"/>
    <w:rsid w:val="00C128D4"/>
    <w:rsid w:val="00C12B88"/>
    <w:rsid w:val="00C13769"/>
    <w:rsid w:val="00C13C04"/>
    <w:rsid w:val="00C2586D"/>
    <w:rsid w:val="00C25C94"/>
    <w:rsid w:val="00C25E55"/>
    <w:rsid w:val="00C4739F"/>
    <w:rsid w:val="00C500AD"/>
    <w:rsid w:val="00C53D57"/>
    <w:rsid w:val="00C63311"/>
    <w:rsid w:val="00C64BC5"/>
    <w:rsid w:val="00C71FCE"/>
    <w:rsid w:val="00C7369F"/>
    <w:rsid w:val="00C813ED"/>
    <w:rsid w:val="00C83A16"/>
    <w:rsid w:val="00C8533C"/>
    <w:rsid w:val="00C85A37"/>
    <w:rsid w:val="00C86926"/>
    <w:rsid w:val="00CB11A7"/>
    <w:rsid w:val="00CB3252"/>
    <w:rsid w:val="00CB38AC"/>
    <w:rsid w:val="00CB6CF4"/>
    <w:rsid w:val="00CB7C79"/>
    <w:rsid w:val="00CC1F98"/>
    <w:rsid w:val="00CC2E12"/>
    <w:rsid w:val="00CC4C5E"/>
    <w:rsid w:val="00CD123C"/>
    <w:rsid w:val="00CD3B8A"/>
    <w:rsid w:val="00CD59CA"/>
    <w:rsid w:val="00CD6901"/>
    <w:rsid w:val="00CF09B1"/>
    <w:rsid w:val="00CF60EC"/>
    <w:rsid w:val="00CF65EA"/>
    <w:rsid w:val="00D003CF"/>
    <w:rsid w:val="00D01C8B"/>
    <w:rsid w:val="00D036DE"/>
    <w:rsid w:val="00D065F0"/>
    <w:rsid w:val="00D07476"/>
    <w:rsid w:val="00D076A3"/>
    <w:rsid w:val="00D10387"/>
    <w:rsid w:val="00D10EB2"/>
    <w:rsid w:val="00D1230B"/>
    <w:rsid w:val="00D1231A"/>
    <w:rsid w:val="00D13A29"/>
    <w:rsid w:val="00D15EB5"/>
    <w:rsid w:val="00D170C3"/>
    <w:rsid w:val="00D21F47"/>
    <w:rsid w:val="00D3228D"/>
    <w:rsid w:val="00D347B4"/>
    <w:rsid w:val="00D402D8"/>
    <w:rsid w:val="00D457A3"/>
    <w:rsid w:val="00D45CE0"/>
    <w:rsid w:val="00D46492"/>
    <w:rsid w:val="00D51BB8"/>
    <w:rsid w:val="00D51F0B"/>
    <w:rsid w:val="00D5428E"/>
    <w:rsid w:val="00D54BA0"/>
    <w:rsid w:val="00D62921"/>
    <w:rsid w:val="00D64BB0"/>
    <w:rsid w:val="00D650D8"/>
    <w:rsid w:val="00D77582"/>
    <w:rsid w:val="00D8584C"/>
    <w:rsid w:val="00D85ED4"/>
    <w:rsid w:val="00D877B0"/>
    <w:rsid w:val="00D90281"/>
    <w:rsid w:val="00D90643"/>
    <w:rsid w:val="00D91306"/>
    <w:rsid w:val="00D91741"/>
    <w:rsid w:val="00D95293"/>
    <w:rsid w:val="00DA2C59"/>
    <w:rsid w:val="00DB126D"/>
    <w:rsid w:val="00DB1430"/>
    <w:rsid w:val="00DB195A"/>
    <w:rsid w:val="00DB2E1A"/>
    <w:rsid w:val="00DB45C3"/>
    <w:rsid w:val="00DB546A"/>
    <w:rsid w:val="00DB5DF7"/>
    <w:rsid w:val="00DB75E8"/>
    <w:rsid w:val="00DC2A71"/>
    <w:rsid w:val="00DC6006"/>
    <w:rsid w:val="00DD386B"/>
    <w:rsid w:val="00DD3AB3"/>
    <w:rsid w:val="00DD69FD"/>
    <w:rsid w:val="00DE1978"/>
    <w:rsid w:val="00DE19C6"/>
    <w:rsid w:val="00DE3667"/>
    <w:rsid w:val="00E023EB"/>
    <w:rsid w:val="00E0457F"/>
    <w:rsid w:val="00E0708D"/>
    <w:rsid w:val="00E11380"/>
    <w:rsid w:val="00E130DA"/>
    <w:rsid w:val="00E14BFA"/>
    <w:rsid w:val="00E20D7D"/>
    <w:rsid w:val="00E262DD"/>
    <w:rsid w:val="00E27F6E"/>
    <w:rsid w:val="00E406E8"/>
    <w:rsid w:val="00E467EB"/>
    <w:rsid w:val="00E51449"/>
    <w:rsid w:val="00E51B63"/>
    <w:rsid w:val="00E51F63"/>
    <w:rsid w:val="00E52A80"/>
    <w:rsid w:val="00E61A16"/>
    <w:rsid w:val="00E6549A"/>
    <w:rsid w:val="00E66C96"/>
    <w:rsid w:val="00E71065"/>
    <w:rsid w:val="00E72ECC"/>
    <w:rsid w:val="00E7341B"/>
    <w:rsid w:val="00E750B0"/>
    <w:rsid w:val="00E77F32"/>
    <w:rsid w:val="00E818E5"/>
    <w:rsid w:val="00E82F8C"/>
    <w:rsid w:val="00E844D0"/>
    <w:rsid w:val="00E90D85"/>
    <w:rsid w:val="00E92F90"/>
    <w:rsid w:val="00E94A0C"/>
    <w:rsid w:val="00E96F11"/>
    <w:rsid w:val="00EA078D"/>
    <w:rsid w:val="00EB20B6"/>
    <w:rsid w:val="00EB2CE7"/>
    <w:rsid w:val="00EB38C9"/>
    <w:rsid w:val="00EB3E8F"/>
    <w:rsid w:val="00EB6560"/>
    <w:rsid w:val="00EC028E"/>
    <w:rsid w:val="00EC6155"/>
    <w:rsid w:val="00EC7FC2"/>
    <w:rsid w:val="00ED353F"/>
    <w:rsid w:val="00ED42F5"/>
    <w:rsid w:val="00ED4E5A"/>
    <w:rsid w:val="00ED57F9"/>
    <w:rsid w:val="00ED5D57"/>
    <w:rsid w:val="00EE0A52"/>
    <w:rsid w:val="00EE5EEA"/>
    <w:rsid w:val="00EE65E6"/>
    <w:rsid w:val="00EF4676"/>
    <w:rsid w:val="00EF7641"/>
    <w:rsid w:val="00F04AA6"/>
    <w:rsid w:val="00F05292"/>
    <w:rsid w:val="00F10A54"/>
    <w:rsid w:val="00F12006"/>
    <w:rsid w:val="00F13142"/>
    <w:rsid w:val="00F14089"/>
    <w:rsid w:val="00F21943"/>
    <w:rsid w:val="00F2251E"/>
    <w:rsid w:val="00F2434B"/>
    <w:rsid w:val="00F260AF"/>
    <w:rsid w:val="00F26B8F"/>
    <w:rsid w:val="00F276EE"/>
    <w:rsid w:val="00F30548"/>
    <w:rsid w:val="00F31297"/>
    <w:rsid w:val="00F314D4"/>
    <w:rsid w:val="00F31E8C"/>
    <w:rsid w:val="00F338D7"/>
    <w:rsid w:val="00F357EA"/>
    <w:rsid w:val="00F43798"/>
    <w:rsid w:val="00F44284"/>
    <w:rsid w:val="00F452A4"/>
    <w:rsid w:val="00F471D5"/>
    <w:rsid w:val="00F5244C"/>
    <w:rsid w:val="00F56B06"/>
    <w:rsid w:val="00F616A2"/>
    <w:rsid w:val="00F62B73"/>
    <w:rsid w:val="00F65EE6"/>
    <w:rsid w:val="00F666F0"/>
    <w:rsid w:val="00F721EE"/>
    <w:rsid w:val="00F7504F"/>
    <w:rsid w:val="00F75697"/>
    <w:rsid w:val="00F771F3"/>
    <w:rsid w:val="00F8078E"/>
    <w:rsid w:val="00F82EAA"/>
    <w:rsid w:val="00F83FE6"/>
    <w:rsid w:val="00F849A9"/>
    <w:rsid w:val="00F916DE"/>
    <w:rsid w:val="00F92E26"/>
    <w:rsid w:val="00F94414"/>
    <w:rsid w:val="00F9510A"/>
    <w:rsid w:val="00F96483"/>
    <w:rsid w:val="00FA21D4"/>
    <w:rsid w:val="00FA5E7E"/>
    <w:rsid w:val="00FA641E"/>
    <w:rsid w:val="00FB2B80"/>
    <w:rsid w:val="00FB5A01"/>
    <w:rsid w:val="00FB7B9B"/>
    <w:rsid w:val="00FC113B"/>
    <w:rsid w:val="00FD1090"/>
    <w:rsid w:val="00FD215C"/>
    <w:rsid w:val="00FD2CEE"/>
    <w:rsid w:val="00FD2FDD"/>
    <w:rsid w:val="00FD68B1"/>
    <w:rsid w:val="00FD7963"/>
    <w:rsid w:val="00FE06B6"/>
    <w:rsid w:val="00FE1877"/>
    <w:rsid w:val="00FE1E35"/>
    <w:rsid w:val="00FE3BB9"/>
    <w:rsid w:val="00FF03EC"/>
    <w:rsid w:val="00FF3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7EE22"/>
  <w15:chartTrackingRefBased/>
  <w15:docId w15:val="{50EA0F6D-262F-46F0-8F2F-77AFCEABE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23A8"/>
    <w:pPr>
      <w:widowControl w:val="0"/>
    </w:pPr>
  </w:style>
  <w:style w:type="paragraph" w:styleId="1">
    <w:name w:val="heading 1"/>
    <w:basedOn w:val="a"/>
    <w:next w:val="a"/>
    <w:link w:val="10"/>
    <w:uiPriority w:val="9"/>
    <w:qFormat/>
    <w:rsid w:val="00B073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073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073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073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B073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B073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73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73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73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73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073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073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073E1"/>
    <w:rPr>
      <w:rFonts w:cstheme="majorBidi"/>
      <w:color w:val="0F4761" w:themeColor="accent1" w:themeShade="BF"/>
      <w:sz w:val="28"/>
      <w:szCs w:val="28"/>
    </w:rPr>
  </w:style>
  <w:style w:type="character" w:customStyle="1" w:styleId="50">
    <w:name w:val="标题 5 字符"/>
    <w:basedOn w:val="a0"/>
    <w:link w:val="5"/>
    <w:uiPriority w:val="9"/>
    <w:rsid w:val="00B073E1"/>
    <w:rPr>
      <w:rFonts w:cstheme="majorBidi"/>
      <w:color w:val="0F4761" w:themeColor="accent1" w:themeShade="BF"/>
      <w:sz w:val="24"/>
    </w:rPr>
  </w:style>
  <w:style w:type="character" w:customStyle="1" w:styleId="60">
    <w:name w:val="标题 6 字符"/>
    <w:basedOn w:val="a0"/>
    <w:link w:val="6"/>
    <w:uiPriority w:val="9"/>
    <w:rsid w:val="00B073E1"/>
    <w:rPr>
      <w:rFonts w:cstheme="majorBidi"/>
      <w:b/>
      <w:bCs/>
      <w:color w:val="0F4761" w:themeColor="accent1" w:themeShade="BF"/>
    </w:rPr>
  </w:style>
  <w:style w:type="character" w:customStyle="1" w:styleId="70">
    <w:name w:val="标题 7 字符"/>
    <w:basedOn w:val="a0"/>
    <w:link w:val="7"/>
    <w:uiPriority w:val="9"/>
    <w:semiHidden/>
    <w:rsid w:val="00B073E1"/>
    <w:rPr>
      <w:rFonts w:cstheme="majorBidi"/>
      <w:b/>
      <w:bCs/>
      <w:color w:val="595959" w:themeColor="text1" w:themeTint="A6"/>
    </w:rPr>
  </w:style>
  <w:style w:type="character" w:customStyle="1" w:styleId="80">
    <w:name w:val="标题 8 字符"/>
    <w:basedOn w:val="a0"/>
    <w:link w:val="8"/>
    <w:uiPriority w:val="9"/>
    <w:semiHidden/>
    <w:rsid w:val="00B073E1"/>
    <w:rPr>
      <w:rFonts w:cstheme="majorBidi"/>
      <w:color w:val="595959" w:themeColor="text1" w:themeTint="A6"/>
    </w:rPr>
  </w:style>
  <w:style w:type="character" w:customStyle="1" w:styleId="90">
    <w:name w:val="标题 9 字符"/>
    <w:basedOn w:val="a0"/>
    <w:link w:val="9"/>
    <w:uiPriority w:val="9"/>
    <w:semiHidden/>
    <w:rsid w:val="00B073E1"/>
    <w:rPr>
      <w:rFonts w:eastAsiaTheme="majorEastAsia" w:cstheme="majorBidi"/>
      <w:color w:val="595959" w:themeColor="text1" w:themeTint="A6"/>
    </w:rPr>
  </w:style>
  <w:style w:type="paragraph" w:styleId="a3">
    <w:name w:val="Title"/>
    <w:basedOn w:val="a"/>
    <w:next w:val="a"/>
    <w:link w:val="a4"/>
    <w:uiPriority w:val="10"/>
    <w:qFormat/>
    <w:rsid w:val="00B073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73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73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73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73E1"/>
    <w:pPr>
      <w:spacing w:before="160"/>
      <w:jc w:val="center"/>
    </w:pPr>
    <w:rPr>
      <w:i/>
      <w:iCs/>
      <w:color w:val="404040" w:themeColor="text1" w:themeTint="BF"/>
    </w:rPr>
  </w:style>
  <w:style w:type="character" w:customStyle="1" w:styleId="a8">
    <w:name w:val="引用 字符"/>
    <w:basedOn w:val="a0"/>
    <w:link w:val="a7"/>
    <w:uiPriority w:val="29"/>
    <w:rsid w:val="00B073E1"/>
    <w:rPr>
      <w:i/>
      <w:iCs/>
      <w:color w:val="404040" w:themeColor="text1" w:themeTint="BF"/>
    </w:rPr>
  </w:style>
  <w:style w:type="paragraph" w:styleId="a9">
    <w:name w:val="List Paragraph"/>
    <w:basedOn w:val="a"/>
    <w:uiPriority w:val="34"/>
    <w:qFormat/>
    <w:rsid w:val="00B073E1"/>
    <w:pPr>
      <w:ind w:left="720"/>
      <w:contextualSpacing/>
    </w:pPr>
  </w:style>
  <w:style w:type="character" w:styleId="aa">
    <w:name w:val="Intense Emphasis"/>
    <w:basedOn w:val="a0"/>
    <w:uiPriority w:val="21"/>
    <w:qFormat/>
    <w:rsid w:val="00B073E1"/>
    <w:rPr>
      <w:i/>
      <w:iCs/>
      <w:color w:val="0F4761" w:themeColor="accent1" w:themeShade="BF"/>
    </w:rPr>
  </w:style>
  <w:style w:type="paragraph" w:styleId="ab">
    <w:name w:val="Intense Quote"/>
    <w:basedOn w:val="a"/>
    <w:next w:val="a"/>
    <w:link w:val="ac"/>
    <w:uiPriority w:val="30"/>
    <w:qFormat/>
    <w:rsid w:val="00B07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73E1"/>
    <w:rPr>
      <w:i/>
      <w:iCs/>
      <w:color w:val="0F4761" w:themeColor="accent1" w:themeShade="BF"/>
    </w:rPr>
  </w:style>
  <w:style w:type="character" w:styleId="ad">
    <w:name w:val="Intense Reference"/>
    <w:basedOn w:val="a0"/>
    <w:uiPriority w:val="32"/>
    <w:qFormat/>
    <w:rsid w:val="00B073E1"/>
    <w:rPr>
      <w:b/>
      <w:bCs/>
      <w:smallCaps/>
      <w:color w:val="0F4761" w:themeColor="accent1" w:themeShade="BF"/>
      <w:spacing w:val="5"/>
    </w:rPr>
  </w:style>
  <w:style w:type="paragraph" w:styleId="ae">
    <w:name w:val="header"/>
    <w:basedOn w:val="a"/>
    <w:link w:val="af"/>
    <w:uiPriority w:val="99"/>
    <w:unhideWhenUsed/>
    <w:rsid w:val="00A42CB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42CB1"/>
    <w:rPr>
      <w:sz w:val="18"/>
      <w:szCs w:val="18"/>
    </w:rPr>
  </w:style>
  <w:style w:type="paragraph" w:styleId="af0">
    <w:name w:val="footer"/>
    <w:basedOn w:val="a"/>
    <w:link w:val="af1"/>
    <w:uiPriority w:val="99"/>
    <w:unhideWhenUsed/>
    <w:rsid w:val="00A42CB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42CB1"/>
    <w:rPr>
      <w:sz w:val="18"/>
      <w:szCs w:val="18"/>
    </w:rPr>
  </w:style>
  <w:style w:type="character" w:customStyle="1" w:styleId="fontstyle01">
    <w:name w:val="fontstyle01"/>
    <w:basedOn w:val="a0"/>
    <w:rsid w:val="00B252A0"/>
    <w:rPr>
      <w:rFonts w:ascii="TimesNewRomanPSMT" w:hAnsi="TimesNewRomanPSMT" w:hint="default"/>
      <w:b w:val="0"/>
      <w:bCs w:val="0"/>
      <w:i w:val="0"/>
      <w:iCs w:val="0"/>
      <w:color w:val="000000"/>
      <w:sz w:val="22"/>
      <w:szCs w:val="22"/>
    </w:rPr>
  </w:style>
  <w:style w:type="paragraph" w:styleId="af2">
    <w:name w:val="No Spacing"/>
    <w:uiPriority w:val="1"/>
    <w:qFormat/>
    <w:rsid w:val="00B252A0"/>
    <w:pPr>
      <w:widowControl w:val="0"/>
      <w:spacing w:after="0" w:line="240" w:lineRule="auto"/>
    </w:pPr>
  </w:style>
  <w:style w:type="character" w:customStyle="1" w:styleId="fontstyle21">
    <w:name w:val="fontstyle21"/>
    <w:basedOn w:val="a0"/>
    <w:rsid w:val="00B252A0"/>
    <w:rPr>
      <w:rFonts w:ascii="TimesNewRomanPSMT" w:hAnsi="TimesNewRomanPSMT" w:hint="default"/>
      <w:b w:val="0"/>
      <w:bCs w:val="0"/>
      <w:i w:val="0"/>
      <w:iCs w:val="0"/>
      <w:color w:val="000000"/>
      <w:sz w:val="22"/>
      <w:szCs w:val="22"/>
    </w:rPr>
  </w:style>
  <w:style w:type="paragraph" w:styleId="af3">
    <w:name w:val="Normal (Web)"/>
    <w:basedOn w:val="a"/>
    <w:uiPriority w:val="99"/>
    <w:unhideWhenUsed/>
    <w:rsid w:val="00B252A0"/>
    <w:pPr>
      <w:widowControl/>
      <w:spacing w:before="100" w:beforeAutospacing="1" w:after="100" w:afterAutospacing="1" w:line="240" w:lineRule="auto"/>
    </w:pPr>
    <w:rPr>
      <w:rFonts w:ascii="宋体" w:eastAsia="宋体" w:hAnsi="宋体" w:cs="宋体"/>
      <w:kern w:val="0"/>
      <w:sz w:val="24"/>
      <w14:ligatures w14:val="none"/>
    </w:rPr>
  </w:style>
  <w:style w:type="character" w:styleId="af4">
    <w:name w:val="Strong"/>
    <w:basedOn w:val="a0"/>
    <w:uiPriority w:val="22"/>
    <w:qFormat/>
    <w:rsid w:val="00B252A0"/>
    <w:rPr>
      <w:b/>
      <w:bCs/>
    </w:rPr>
  </w:style>
  <w:style w:type="character" w:styleId="HTML">
    <w:name w:val="HTML Code"/>
    <w:basedOn w:val="a0"/>
    <w:uiPriority w:val="99"/>
    <w:semiHidden/>
    <w:unhideWhenUsed/>
    <w:rsid w:val="00B252A0"/>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4785</TotalTime>
  <Pages>811</Pages>
  <Words>81331</Words>
  <Characters>463593</Characters>
  <Application>Microsoft Office Word</Application>
  <DocSecurity>0</DocSecurity>
  <Lines>3863</Lines>
  <Paragraphs>1087</Paragraphs>
  <ScaleCrop>false</ScaleCrop>
  <Company/>
  <LinksUpToDate>false</LinksUpToDate>
  <CharactersWithSpaces>543837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 GE</dc:creator>
  <cp:keywords/>
  <dc:description/>
  <cp:lastModifiedBy>FEI GE</cp:lastModifiedBy>
  <cp:revision>861</cp:revision>
  <dcterms:created xsi:type="dcterms:W3CDTF">2025-10-01T08:50:00Z</dcterms:created>
  <dcterms:modified xsi:type="dcterms:W3CDTF">2026-09-08T22:15:00Z</dcterms:modified>
</cp:coreProperties>
</file>